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10.xml" ContentType="application/vnd.openxmlformats-officedocument.drawingml.diagramColors+xml"/>
  <Override PartName="/word/diagrams/colors11.xml" ContentType="application/vnd.openxmlformats-officedocument.drawingml.diagramColors+xml"/>
  <Override PartName="/word/diagrams/colors12.xml" ContentType="application/vnd.openxmlformats-officedocument.drawingml.diagramColors+xml"/>
  <Override PartName="/word/diagrams/colors13.xml" ContentType="application/vnd.openxmlformats-officedocument.drawingml.diagramColors+xml"/>
  <Override PartName="/word/diagrams/colors14.xml" ContentType="application/vnd.openxmlformats-officedocument.drawingml.diagramColors+xml"/>
  <Override PartName="/word/diagrams/colors15.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colors5.xml" ContentType="application/vnd.openxmlformats-officedocument.drawingml.diagramColors+xml"/>
  <Override PartName="/word/diagrams/colors6.xml" ContentType="application/vnd.openxmlformats-officedocument.drawingml.diagramColors+xml"/>
  <Override PartName="/word/diagrams/colors7.xml" ContentType="application/vnd.openxmlformats-officedocument.drawingml.diagramColors+xml"/>
  <Override PartName="/word/diagrams/colors8.xml" ContentType="application/vnd.openxmlformats-officedocument.drawingml.diagramColors+xml"/>
  <Override PartName="/word/diagrams/colors9.xml" ContentType="application/vnd.openxmlformats-officedocument.drawingml.diagramColors+xml"/>
  <Override PartName="/word/diagrams/data1.xml" ContentType="application/vnd.openxmlformats-officedocument.drawingml.diagramData+xml"/>
  <Override PartName="/word/diagrams/data10.xml" ContentType="application/vnd.openxmlformats-officedocument.drawingml.diagramData+xml"/>
  <Override PartName="/word/diagrams/data11.xml" ContentType="application/vnd.openxmlformats-officedocument.drawingml.diagramData+xml"/>
  <Override PartName="/word/diagrams/data12.xml" ContentType="application/vnd.openxmlformats-officedocument.drawingml.diagramData+xml"/>
  <Override PartName="/word/diagrams/data13.xml" ContentType="application/vnd.openxmlformats-officedocument.drawingml.diagramData+xml"/>
  <Override PartName="/word/diagrams/data14.xml" ContentType="application/vnd.openxmlformats-officedocument.drawingml.diagramData+xml"/>
  <Override PartName="/word/diagrams/data15.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ata5.xml" ContentType="application/vnd.openxmlformats-officedocument.drawingml.diagramData+xml"/>
  <Override PartName="/word/diagrams/data6.xml" ContentType="application/vnd.openxmlformats-officedocument.drawingml.diagramData+xml"/>
  <Override PartName="/word/diagrams/data7.xml" ContentType="application/vnd.openxmlformats-officedocument.drawingml.diagramData+xml"/>
  <Override PartName="/word/diagrams/data8.xml" ContentType="application/vnd.openxmlformats-officedocument.drawingml.diagramData+xml"/>
  <Override PartName="/word/diagrams/data9.xml" ContentType="application/vnd.openxmlformats-officedocument.drawingml.diagramData+xml"/>
  <Override PartName="/word/diagrams/drawing1.xml" ContentType="application/vnd.ms-office.drawingml.diagramDrawing+xml"/>
  <Override PartName="/word/diagrams/drawing10.xml" ContentType="application/vnd.ms-office.drawingml.diagramDrawing+xml"/>
  <Override PartName="/word/diagrams/drawing11.xml" ContentType="application/vnd.ms-office.drawingml.diagramDrawing+xml"/>
  <Override PartName="/word/diagrams/drawing12.xml" ContentType="application/vnd.ms-office.drawingml.diagramDrawing+xml"/>
  <Override PartName="/word/diagrams/drawing13.xml" ContentType="application/vnd.ms-office.drawingml.diagramDrawing+xml"/>
  <Override PartName="/word/diagrams/drawing14.xml" ContentType="application/vnd.ms-office.drawingml.diagramDrawing+xml"/>
  <Override PartName="/word/diagrams/drawing15.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drawing5.xml" ContentType="application/vnd.ms-office.drawingml.diagramDrawing+xml"/>
  <Override PartName="/word/diagrams/drawing6.xml" ContentType="application/vnd.ms-office.drawingml.diagramDrawing+xml"/>
  <Override PartName="/word/diagrams/drawing7.xml" ContentType="application/vnd.ms-office.drawingml.diagramDrawing+xml"/>
  <Override PartName="/word/diagrams/drawing8.xml" ContentType="application/vnd.ms-office.drawingml.diagramDrawing+xml"/>
  <Override PartName="/word/diagrams/drawing9.xml" ContentType="application/vnd.ms-office.drawingml.diagramDrawing+xml"/>
  <Override PartName="/word/diagrams/layout1.xml" ContentType="application/vnd.openxmlformats-officedocument.drawingml.diagramLayout+xml"/>
  <Override PartName="/word/diagrams/layout10.xml" ContentType="application/vnd.openxmlformats-officedocument.drawingml.diagramLayout+xml"/>
  <Override PartName="/word/diagrams/layout11.xml" ContentType="application/vnd.openxmlformats-officedocument.drawingml.diagramLayout+xml"/>
  <Override PartName="/word/diagrams/layout12.xml" ContentType="application/vnd.openxmlformats-officedocument.drawingml.diagramLayout+xml"/>
  <Override PartName="/word/diagrams/layout13.xml" ContentType="application/vnd.openxmlformats-officedocument.drawingml.diagramLayout+xml"/>
  <Override PartName="/word/diagrams/layout14.xml" ContentType="application/vnd.openxmlformats-officedocument.drawingml.diagramLayout+xml"/>
  <Override PartName="/word/diagrams/layout15.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layout5.xml" ContentType="application/vnd.openxmlformats-officedocument.drawingml.diagramLayout+xml"/>
  <Override PartName="/word/diagrams/layout6.xml" ContentType="application/vnd.openxmlformats-officedocument.drawingml.diagramLayout+xml"/>
  <Override PartName="/word/diagrams/layout7.xml" ContentType="application/vnd.openxmlformats-officedocument.drawingml.diagramLayout+xml"/>
  <Override PartName="/word/diagrams/layout8.xml" ContentType="application/vnd.openxmlformats-officedocument.drawingml.diagramLayout+xml"/>
  <Override PartName="/word/diagrams/layout9.xml" ContentType="application/vnd.openxmlformats-officedocument.drawingml.diagramLayout+xml"/>
  <Override PartName="/word/diagrams/quickStyle1.xml" ContentType="application/vnd.openxmlformats-officedocument.drawingml.diagramStyle+xml"/>
  <Override PartName="/word/diagrams/quickStyle10.xml" ContentType="application/vnd.openxmlformats-officedocument.drawingml.diagramStyle+xml"/>
  <Override PartName="/word/diagrams/quickStyle11.xml" ContentType="application/vnd.openxmlformats-officedocument.drawingml.diagramStyle+xml"/>
  <Override PartName="/word/diagrams/quickStyle12.xml" ContentType="application/vnd.openxmlformats-officedocument.drawingml.diagramStyle+xml"/>
  <Override PartName="/word/diagrams/quickStyle13.xml" ContentType="application/vnd.openxmlformats-officedocument.drawingml.diagramStyle+xml"/>
  <Override PartName="/word/diagrams/quickStyle14.xml" ContentType="application/vnd.openxmlformats-officedocument.drawingml.diagramStyle+xml"/>
  <Override PartName="/word/diagrams/quickStyle15.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iagrams/quickStyle5.xml" ContentType="application/vnd.openxmlformats-officedocument.drawingml.diagramStyle+xml"/>
  <Override PartName="/word/diagrams/quickStyle6.xml" ContentType="application/vnd.openxmlformats-officedocument.drawingml.diagramStyle+xml"/>
  <Override PartName="/word/diagrams/quickStyle7.xml" ContentType="application/vnd.openxmlformats-officedocument.drawingml.diagramStyle+xml"/>
  <Override PartName="/word/diagrams/quickStyle8.xml" ContentType="application/vnd.openxmlformats-officedocument.drawingml.diagramStyle+xml"/>
  <Override PartName="/word/diagrams/quickStyle9.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7E8311">
      <w:pPr>
        <w:ind w:firstLine="480"/>
        <w:rPr>
          <w:rFonts w:cs="Times New Roman"/>
        </w:rPr>
      </w:pPr>
    </w:p>
    <w:p w14:paraId="0976F47A">
      <w:pPr>
        <w:ind w:firstLine="480"/>
        <w:rPr>
          <w:rFonts w:cs="Times New Roman"/>
        </w:rPr>
      </w:pPr>
    </w:p>
    <w:p w14:paraId="338DA2DF">
      <w:pPr>
        <w:ind w:firstLine="480"/>
        <w:rPr>
          <w:rFonts w:cs="Times New Roman"/>
        </w:rPr>
      </w:pPr>
    </w:p>
    <w:p w14:paraId="5BAE017A">
      <w:pPr>
        <w:pStyle w:val="17"/>
        <w:outlineLvl w:val="0"/>
      </w:pPr>
      <w:bookmarkStart w:id="0" w:name="_Toc6829"/>
      <w:bookmarkStart w:id="1" w:name="_Toc16659"/>
      <w:bookmarkStart w:id="2" w:name="_Toc7162"/>
      <w:bookmarkStart w:id="3" w:name="_Toc30977"/>
      <w:bookmarkStart w:id="4" w:name="_Toc185866800"/>
      <w:bookmarkStart w:id="5" w:name="_Toc168403311"/>
      <w:bookmarkStart w:id="6" w:name="_Toc185870724"/>
      <w:bookmarkStart w:id="7" w:name="_Toc184903500"/>
      <w:bookmarkStart w:id="8" w:name="_Toc23340"/>
      <w:bookmarkStart w:id="9" w:name="_Toc184903214"/>
      <w:r>
        <w:rPr>
          <w:rFonts w:hint="eastAsia"/>
        </w:rPr>
        <w:t>上海市国资国企在线监管服务平台大系统建设项目</w:t>
      </w:r>
      <w:bookmarkEnd w:id="0"/>
      <w:bookmarkEnd w:id="1"/>
      <w:bookmarkEnd w:id="2"/>
      <w:bookmarkEnd w:id="3"/>
    </w:p>
    <w:p w14:paraId="3D7B9590">
      <w:pPr>
        <w:pStyle w:val="17"/>
      </w:pPr>
      <w:r>
        <w:rPr>
          <w:rFonts w:hint="eastAsia"/>
        </w:rPr>
        <w:t>（2025年升级改造）</w:t>
      </w:r>
      <w:bookmarkEnd w:id="4"/>
      <w:bookmarkEnd w:id="5"/>
      <w:bookmarkEnd w:id="6"/>
      <w:bookmarkEnd w:id="7"/>
      <w:bookmarkEnd w:id="8"/>
      <w:bookmarkEnd w:id="9"/>
    </w:p>
    <w:p w14:paraId="492592E6">
      <w:pPr>
        <w:pStyle w:val="17"/>
      </w:pPr>
      <w:r>
        <w:rPr>
          <w:rFonts w:hint="eastAsia"/>
        </w:rPr>
        <w:t>可行性研究报告</w:t>
      </w:r>
    </w:p>
    <w:p w14:paraId="41815660">
      <w:pPr>
        <w:pStyle w:val="17"/>
      </w:pPr>
    </w:p>
    <w:p w14:paraId="19DB6C08">
      <w:pPr>
        <w:ind w:firstLine="480"/>
        <w:rPr>
          <w:rFonts w:cs="Times New Roman"/>
        </w:rPr>
      </w:pPr>
    </w:p>
    <w:p w14:paraId="11CC2981">
      <w:pPr>
        <w:ind w:firstLine="480"/>
        <w:rPr>
          <w:rFonts w:cs="Times New Roman"/>
        </w:rPr>
      </w:pPr>
    </w:p>
    <w:p w14:paraId="6060EEFC">
      <w:pPr>
        <w:ind w:firstLine="480"/>
        <w:rPr>
          <w:rFonts w:cs="Times New Roman"/>
        </w:rPr>
      </w:pPr>
    </w:p>
    <w:p w14:paraId="01BD3170">
      <w:pPr>
        <w:ind w:firstLine="480"/>
        <w:rPr>
          <w:rFonts w:cs="Times New Roman"/>
        </w:rPr>
      </w:pPr>
    </w:p>
    <w:p w14:paraId="521E3AC7">
      <w:pPr>
        <w:ind w:firstLine="480"/>
        <w:rPr>
          <w:rFonts w:cs="Times New Roman"/>
        </w:rPr>
      </w:pPr>
    </w:p>
    <w:p w14:paraId="6CC1BAC3">
      <w:pPr>
        <w:ind w:firstLine="480"/>
        <w:rPr>
          <w:rFonts w:cs="Times New Roman"/>
        </w:rPr>
      </w:pPr>
    </w:p>
    <w:p w14:paraId="5F26ACD8">
      <w:pPr>
        <w:ind w:firstLine="480"/>
        <w:rPr>
          <w:rFonts w:cs="Times New Roman"/>
        </w:rPr>
      </w:pPr>
    </w:p>
    <w:p w14:paraId="69C1CAC9">
      <w:pPr>
        <w:ind w:firstLine="480"/>
        <w:rPr>
          <w:rFonts w:cs="Times New Roman"/>
        </w:rPr>
      </w:pPr>
    </w:p>
    <w:p w14:paraId="4A8D6593">
      <w:pPr>
        <w:ind w:firstLine="480"/>
        <w:rPr>
          <w:rFonts w:cs="Times New Roman"/>
        </w:rPr>
      </w:pPr>
    </w:p>
    <w:p w14:paraId="2D7E891A">
      <w:pPr>
        <w:ind w:firstLine="480"/>
        <w:rPr>
          <w:rFonts w:cs="Times New Roman"/>
        </w:rPr>
      </w:pPr>
    </w:p>
    <w:p w14:paraId="6A5E75F9">
      <w:pPr>
        <w:pStyle w:val="15"/>
      </w:pPr>
      <w:r>
        <w:t>建设单位：</w:t>
      </w:r>
      <w:r>
        <w:rPr>
          <w:rFonts w:hint="eastAsia"/>
        </w:rPr>
        <w:t>上海市国有资产监督管理委员会</w:t>
      </w:r>
    </w:p>
    <w:p w14:paraId="44E0AEE5">
      <w:pPr>
        <w:pStyle w:val="15"/>
        <w:outlineLvl w:val="0"/>
      </w:pPr>
      <w:bookmarkStart w:id="10" w:name="_Toc28788"/>
      <w:bookmarkStart w:id="11" w:name="_Toc15763"/>
      <w:bookmarkStart w:id="12" w:name="_Toc17495"/>
      <w:bookmarkStart w:id="13" w:name="_Toc17429"/>
      <w:bookmarkStart w:id="14" w:name="_Toc4136"/>
      <w:bookmarkStart w:id="15" w:name="_Toc185866801"/>
      <w:bookmarkStart w:id="16" w:name="_Toc6339"/>
      <w:bookmarkStart w:id="17" w:name="_Toc2119"/>
      <w:bookmarkStart w:id="18" w:name="_Toc13800"/>
      <w:bookmarkStart w:id="19" w:name="_Toc3039"/>
      <w:bookmarkStart w:id="20" w:name="_Toc16214"/>
      <w:bookmarkStart w:id="21" w:name="_Toc184903501"/>
      <w:bookmarkStart w:id="22" w:name="_Toc168403312"/>
      <w:bookmarkStart w:id="23" w:name="_Toc15620"/>
      <w:bookmarkStart w:id="24" w:name="_Toc22450"/>
      <w:bookmarkStart w:id="25" w:name="_Toc14556"/>
      <w:bookmarkStart w:id="26" w:name="_Toc185870725"/>
      <w:bookmarkStart w:id="27" w:name="_Toc7535"/>
      <w:bookmarkStart w:id="28" w:name="_Toc184903215"/>
      <w:bookmarkStart w:id="29" w:name="_Toc28507"/>
      <w:bookmarkStart w:id="30" w:name="_Toc187418484"/>
      <w:bookmarkStart w:id="31" w:name="_Toc13549"/>
      <w:bookmarkStart w:id="32" w:name="_Toc9207"/>
      <w:bookmarkStart w:id="33" w:name="_Toc17018"/>
      <w:bookmarkStart w:id="34" w:name="_Toc3460"/>
      <w:r>
        <w:t>编制单位：上海信投建设有限公司</w:t>
      </w:r>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7AA24E12">
      <w:pPr>
        <w:pStyle w:val="15"/>
      </w:pPr>
      <w:r>
        <w:rPr>
          <w:rFonts w:hint="eastAsia"/>
        </w:rPr>
        <w:t>2025</w:t>
      </w:r>
      <w:r>
        <w:t>年</w:t>
      </w:r>
      <w:ins w:id="0" w:author="hangyifei" w:date="2025-10-28T15:25:16Z">
        <w:r>
          <w:rPr>
            <w:rFonts w:hint="eastAsia"/>
            <w:lang w:val="en-US" w:eastAsia="zh-CN"/>
          </w:rPr>
          <w:t>1</w:t>
        </w:r>
      </w:ins>
      <w:ins w:id="1" w:author="hangyifei" w:date="2025-10-28T15:26:17Z">
        <w:r>
          <w:rPr>
            <w:rFonts w:hint="eastAsia"/>
            <w:lang w:val="en-US" w:eastAsia="zh-CN"/>
          </w:rPr>
          <w:t>0</w:t>
        </w:r>
      </w:ins>
      <w:r>
        <w:t>月</w:t>
      </w:r>
    </w:p>
    <w:p w14:paraId="3F9A024C">
      <w:pPr>
        <w:tabs>
          <w:tab w:val="left" w:pos="3854"/>
        </w:tabs>
        <w:ind w:firstLine="602"/>
        <w:rPr>
          <w:rFonts w:cs="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r>
        <w:rPr>
          <w:rFonts w:cs="Times New Roman"/>
          <w:b/>
          <w:kern w:val="28"/>
          <w:sz w:val="30"/>
        </w:rPr>
        <w:tab/>
      </w:r>
      <w:r>
        <w:rPr>
          <w:rFonts w:cs="Times New Roman"/>
        </w:rPr>
        <w:tab/>
      </w:r>
    </w:p>
    <w:sdt>
      <w:sdtPr>
        <w:rPr>
          <w:rFonts w:ascii="宋体" w:hAnsi="宋体" w:eastAsia="黑体"/>
          <w:b/>
          <w:kern w:val="28"/>
          <w:sz w:val="21"/>
        </w:rPr>
        <w:id w:val="147456244"/>
        <w15:color w:val="DBDBDB"/>
        <w:docPartObj>
          <w:docPartGallery w:val="Table of Contents"/>
          <w:docPartUnique/>
        </w:docPartObj>
      </w:sdtPr>
      <w:sdtEndPr>
        <w:rPr>
          <w:rFonts w:ascii="Times New Roman" w:hAnsi="Times New Roman" w:eastAsia="黑体" w:cs="Times New Roman"/>
          <w:b/>
          <w:kern w:val="28"/>
          <w:sz w:val="24"/>
        </w:rPr>
      </w:sdtEndPr>
      <w:sdtContent>
        <w:p w14:paraId="1256FDE5">
          <w:pPr>
            <w:ind w:firstLine="0" w:firstLineChars="0"/>
            <w:jc w:val="center"/>
            <w:rPr>
              <w:rFonts w:cs="Times New Roman"/>
            </w:rPr>
          </w:pPr>
          <w:r>
            <w:rPr>
              <w:rFonts w:hint="eastAsia" w:ascii="黑体" w:hAnsi="黑体" w:cs="黑体"/>
              <w:bCs/>
              <w:sz w:val="32"/>
              <w:szCs w:val="32"/>
            </w:rPr>
            <w:t>目录</w:t>
          </w:r>
          <w:r>
            <w:rPr>
              <w:rFonts w:cs="Times New Roman"/>
            </w:rPr>
            <w:fldChar w:fldCharType="begin"/>
          </w:r>
          <w:r>
            <w:rPr>
              <w:rFonts w:cs="Times New Roman"/>
            </w:rPr>
            <w:instrText xml:space="preserve">TOC \o "1-3" \h \u </w:instrText>
          </w:r>
          <w:r>
            <w:rPr>
              <w:rFonts w:cs="Times New Roman"/>
            </w:rPr>
            <w:fldChar w:fldCharType="separate"/>
          </w:r>
        </w:p>
        <w:p w14:paraId="2E56FD54">
          <w:pPr>
            <w:pStyle w:val="14"/>
            <w:tabs>
              <w:tab w:val="right" w:leader="dot" w:pos="8306"/>
            </w:tabs>
            <w:ind w:firstLine="0" w:firstLineChars="0"/>
            <w:rPr>
              <w:rFonts w:cs="Times New Roman"/>
            </w:rPr>
          </w:pPr>
          <w:r>
            <w:fldChar w:fldCharType="begin"/>
          </w:r>
          <w:r>
            <w:instrText xml:space="preserve"> HYPERLINK \l "_Toc8530" </w:instrText>
          </w:r>
          <w:r>
            <w:fldChar w:fldCharType="separate"/>
          </w:r>
          <w:r>
            <w:rPr>
              <w:rFonts w:cs="Times New Roman"/>
              <w:kern w:val="44"/>
            </w:rPr>
            <w:t xml:space="preserve">第一章  </w:t>
          </w:r>
          <w:r>
            <w:rPr>
              <w:rFonts w:cs="Times New Roman"/>
            </w:rPr>
            <w:t>单位概况</w:t>
          </w:r>
          <w:r>
            <w:rPr>
              <w:rFonts w:cs="Times New Roman"/>
            </w:rPr>
            <w:tab/>
          </w:r>
          <w:r>
            <w:rPr>
              <w:rFonts w:cs="Times New Roman"/>
            </w:rPr>
            <w:fldChar w:fldCharType="begin"/>
          </w:r>
          <w:r>
            <w:rPr>
              <w:rFonts w:cs="Times New Roman"/>
            </w:rPr>
            <w:instrText xml:space="preserve"> PAGEREF _Toc8530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5A414FC3">
          <w:pPr>
            <w:pStyle w:val="16"/>
            <w:tabs>
              <w:tab w:val="right" w:leader="dot" w:pos="8306"/>
            </w:tabs>
            <w:ind w:left="480" w:firstLine="0" w:firstLineChars="0"/>
            <w:rPr>
              <w:rFonts w:cs="Times New Roman"/>
            </w:rPr>
          </w:pPr>
          <w:r>
            <w:fldChar w:fldCharType="begin"/>
          </w:r>
          <w:r>
            <w:instrText xml:space="preserve"> HYPERLINK \l "_Toc25173" </w:instrText>
          </w:r>
          <w:r>
            <w:fldChar w:fldCharType="separate"/>
          </w:r>
          <w:r>
            <w:rPr>
              <w:rFonts w:cs="Times New Roman"/>
            </w:rPr>
            <w:t>1.1  业务需求单位概况</w:t>
          </w:r>
          <w:r>
            <w:rPr>
              <w:rFonts w:cs="Times New Roman"/>
            </w:rPr>
            <w:tab/>
          </w:r>
          <w:r>
            <w:rPr>
              <w:rFonts w:cs="Times New Roman"/>
            </w:rPr>
            <w:fldChar w:fldCharType="begin"/>
          </w:r>
          <w:r>
            <w:rPr>
              <w:rFonts w:cs="Times New Roman"/>
            </w:rPr>
            <w:instrText xml:space="preserve"> PAGEREF _Toc25173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169DDA49">
          <w:pPr>
            <w:pStyle w:val="12"/>
            <w:tabs>
              <w:tab w:val="right" w:leader="dot" w:pos="8306"/>
            </w:tabs>
            <w:ind w:left="960" w:firstLine="0" w:firstLineChars="0"/>
            <w:rPr>
              <w:rFonts w:cs="Times New Roman"/>
            </w:rPr>
          </w:pPr>
          <w:r>
            <w:fldChar w:fldCharType="begin"/>
          </w:r>
          <w:r>
            <w:instrText xml:space="preserve"> HYPERLINK \l "_Toc6309" </w:instrText>
          </w:r>
          <w:r>
            <w:fldChar w:fldCharType="separate"/>
          </w:r>
          <w:r>
            <w:rPr>
              <w:rFonts w:cs="Times New Roman"/>
            </w:rPr>
            <w:t>1.1.1  业务需求单位名称</w:t>
          </w:r>
          <w:r>
            <w:rPr>
              <w:rFonts w:cs="Times New Roman"/>
            </w:rPr>
            <w:tab/>
          </w:r>
          <w:r>
            <w:rPr>
              <w:rFonts w:cs="Times New Roman"/>
            </w:rPr>
            <w:fldChar w:fldCharType="begin"/>
          </w:r>
          <w:r>
            <w:rPr>
              <w:rFonts w:cs="Times New Roman"/>
            </w:rPr>
            <w:instrText xml:space="preserve"> PAGEREF _Toc6309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40CBF252">
          <w:pPr>
            <w:pStyle w:val="12"/>
            <w:tabs>
              <w:tab w:val="right" w:leader="dot" w:pos="8306"/>
            </w:tabs>
            <w:ind w:left="960" w:firstLine="0" w:firstLineChars="0"/>
            <w:rPr>
              <w:rFonts w:cs="Times New Roman"/>
            </w:rPr>
          </w:pPr>
          <w:r>
            <w:fldChar w:fldCharType="begin"/>
          </w:r>
          <w:r>
            <w:instrText xml:space="preserve"> HYPERLINK \l "_Toc9689" </w:instrText>
          </w:r>
          <w:r>
            <w:fldChar w:fldCharType="separate"/>
          </w:r>
          <w:r>
            <w:rPr>
              <w:rFonts w:cs="Times New Roman"/>
            </w:rPr>
            <w:t>1.1.2  业务需求单位概况</w:t>
          </w:r>
          <w:r>
            <w:rPr>
              <w:rFonts w:cs="Times New Roman"/>
            </w:rPr>
            <w:tab/>
          </w:r>
          <w:r>
            <w:rPr>
              <w:rFonts w:cs="Times New Roman"/>
            </w:rPr>
            <w:fldChar w:fldCharType="begin"/>
          </w:r>
          <w:r>
            <w:rPr>
              <w:rFonts w:cs="Times New Roman"/>
            </w:rPr>
            <w:instrText xml:space="preserve"> PAGEREF _Toc9689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14:paraId="6B1BF86C">
          <w:pPr>
            <w:pStyle w:val="16"/>
            <w:tabs>
              <w:tab w:val="right" w:leader="dot" w:pos="8306"/>
            </w:tabs>
            <w:ind w:left="480" w:firstLine="0" w:firstLineChars="0"/>
            <w:rPr>
              <w:rFonts w:cs="Times New Roman"/>
            </w:rPr>
          </w:pPr>
          <w:r>
            <w:fldChar w:fldCharType="begin"/>
          </w:r>
          <w:r>
            <w:instrText xml:space="preserve"> HYPERLINK \l "_Toc22850" </w:instrText>
          </w:r>
          <w:r>
            <w:fldChar w:fldCharType="separate"/>
          </w:r>
          <w:r>
            <w:rPr>
              <w:rFonts w:cs="Times New Roman"/>
            </w:rPr>
            <w:t>1.2  项目单位概况</w:t>
          </w:r>
          <w:r>
            <w:rPr>
              <w:rFonts w:cs="Times New Roman"/>
            </w:rPr>
            <w:tab/>
          </w:r>
          <w:r>
            <w:rPr>
              <w:rFonts w:cs="Times New Roman"/>
            </w:rPr>
            <w:fldChar w:fldCharType="begin"/>
          </w:r>
          <w:r>
            <w:rPr>
              <w:rFonts w:cs="Times New Roman"/>
            </w:rPr>
            <w:instrText xml:space="preserve"> PAGEREF _Toc22850 \h </w:instrText>
          </w:r>
          <w:r>
            <w:rPr>
              <w:rFonts w:cs="Times New Roman"/>
            </w:rPr>
            <w:fldChar w:fldCharType="separate"/>
          </w:r>
          <w:r>
            <w:rPr>
              <w:rFonts w:cs="Times New Roman"/>
            </w:rPr>
            <w:t>2</w:t>
          </w:r>
          <w:r>
            <w:rPr>
              <w:rFonts w:cs="Times New Roman"/>
            </w:rPr>
            <w:fldChar w:fldCharType="end"/>
          </w:r>
          <w:r>
            <w:rPr>
              <w:rFonts w:cs="Times New Roman"/>
            </w:rPr>
            <w:fldChar w:fldCharType="end"/>
          </w:r>
        </w:p>
        <w:p w14:paraId="2B162FC3">
          <w:pPr>
            <w:pStyle w:val="14"/>
            <w:tabs>
              <w:tab w:val="right" w:leader="dot" w:pos="8306"/>
            </w:tabs>
            <w:ind w:firstLine="0" w:firstLineChars="0"/>
            <w:rPr>
              <w:rFonts w:cs="Times New Roman"/>
            </w:rPr>
          </w:pPr>
          <w:r>
            <w:fldChar w:fldCharType="begin"/>
          </w:r>
          <w:r>
            <w:instrText xml:space="preserve"> HYPERLINK \l "_Toc11181" </w:instrText>
          </w:r>
          <w:r>
            <w:fldChar w:fldCharType="separate"/>
          </w:r>
          <w:r>
            <w:rPr>
              <w:rFonts w:cs="Times New Roman"/>
              <w:kern w:val="44"/>
            </w:rPr>
            <w:t xml:space="preserve">第二章  </w:t>
          </w:r>
          <w:r>
            <w:rPr>
              <w:rFonts w:cs="Times New Roman"/>
            </w:rPr>
            <w:t>项目概述</w:t>
          </w:r>
          <w:r>
            <w:rPr>
              <w:rFonts w:cs="Times New Roman"/>
            </w:rPr>
            <w:tab/>
          </w:r>
          <w:r>
            <w:rPr>
              <w:rFonts w:cs="Times New Roman"/>
            </w:rPr>
            <w:fldChar w:fldCharType="begin"/>
          </w:r>
          <w:r>
            <w:rPr>
              <w:rFonts w:cs="Times New Roman"/>
            </w:rPr>
            <w:instrText xml:space="preserve"> PAGEREF _Toc11181 \h </w:instrText>
          </w:r>
          <w:r>
            <w:rPr>
              <w:rFonts w:cs="Times New Roman"/>
            </w:rPr>
            <w:fldChar w:fldCharType="separate"/>
          </w:r>
          <w:r>
            <w:rPr>
              <w:rFonts w:cs="Times New Roman"/>
            </w:rPr>
            <w:t>3</w:t>
          </w:r>
          <w:r>
            <w:rPr>
              <w:rFonts w:cs="Times New Roman"/>
            </w:rPr>
            <w:fldChar w:fldCharType="end"/>
          </w:r>
          <w:r>
            <w:rPr>
              <w:rFonts w:cs="Times New Roman"/>
            </w:rPr>
            <w:fldChar w:fldCharType="end"/>
          </w:r>
        </w:p>
        <w:p w14:paraId="0D330E4E">
          <w:pPr>
            <w:pStyle w:val="16"/>
            <w:tabs>
              <w:tab w:val="right" w:leader="dot" w:pos="8306"/>
            </w:tabs>
            <w:ind w:left="480" w:firstLine="0" w:firstLineChars="0"/>
            <w:rPr>
              <w:rFonts w:cs="Times New Roman"/>
            </w:rPr>
          </w:pPr>
          <w:r>
            <w:fldChar w:fldCharType="begin"/>
          </w:r>
          <w:r>
            <w:instrText xml:space="preserve"> HYPERLINK \l "_Toc13676" </w:instrText>
          </w:r>
          <w:r>
            <w:fldChar w:fldCharType="separate"/>
          </w:r>
          <w:r>
            <w:rPr>
              <w:rFonts w:cs="Times New Roman"/>
            </w:rPr>
            <w:t>2.1  项目名称</w:t>
          </w:r>
          <w:r>
            <w:rPr>
              <w:rFonts w:cs="Times New Roman"/>
            </w:rPr>
            <w:tab/>
          </w:r>
          <w:r>
            <w:rPr>
              <w:rFonts w:cs="Times New Roman"/>
            </w:rPr>
            <w:fldChar w:fldCharType="begin"/>
          </w:r>
          <w:r>
            <w:rPr>
              <w:rFonts w:cs="Times New Roman"/>
            </w:rPr>
            <w:instrText xml:space="preserve"> PAGEREF _Toc13676 \h </w:instrText>
          </w:r>
          <w:r>
            <w:rPr>
              <w:rFonts w:cs="Times New Roman"/>
            </w:rPr>
            <w:fldChar w:fldCharType="separate"/>
          </w:r>
          <w:r>
            <w:rPr>
              <w:rFonts w:cs="Times New Roman"/>
            </w:rPr>
            <w:t>3</w:t>
          </w:r>
          <w:r>
            <w:rPr>
              <w:rFonts w:cs="Times New Roman"/>
            </w:rPr>
            <w:fldChar w:fldCharType="end"/>
          </w:r>
          <w:r>
            <w:rPr>
              <w:rFonts w:cs="Times New Roman"/>
            </w:rPr>
            <w:fldChar w:fldCharType="end"/>
          </w:r>
        </w:p>
        <w:p w14:paraId="7AB87E3B">
          <w:pPr>
            <w:pStyle w:val="16"/>
            <w:tabs>
              <w:tab w:val="right" w:leader="dot" w:pos="8306"/>
            </w:tabs>
            <w:ind w:left="480" w:firstLine="0" w:firstLineChars="0"/>
            <w:rPr>
              <w:rFonts w:cs="Times New Roman"/>
            </w:rPr>
          </w:pPr>
          <w:r>
            <w:fldChar w:fldCharType="begin"/>
          </w:r>
          <w:r>
            <w:instrText xml:space="preserve"> HYPERLINK \l "_Toc92" </w:instrText>
          </w:r>
          <w:r>
            <w:fldChar w:fldCharType="separate"/>
          </w:r>
          <w:r>
            <w:rPr>
              <w:rFonts w:cs="Times New Roman"/>
            </w:rPr>
            <w:t>2.2  项目建设单位及负责人</w:t>
          </w:r>
          <w:r>
            <w:rPr>
              <w:rFonts w:cs="Times New Roman"/>
            </w:rPr>
            <w:tab/>
          </w:r>
          <w:r>
            <w:rPr>
              <w:rFonts w:cs="Times New Roman"/>
            </w:rPr>
            <w:fldChar w:fldCharType="begin"/>
          </w:r>
          <w:r>
            <w:rPr>
              <w:rFonts w:cs="Times New Roman"/>
            </w:rPr>
            <w:instrText xml:space="preserve"> PAGEREF _Toc92 \h </w:instrText>
          </w:r>
          <w:r>
            <w:rPr>
              <w:rFonts w:cs="Times New Roman"/>
            </w:rPr>
            <w:fldChar w:fldCharType="separate"/>
          </w:r>
          <w:r>
            <w:rPr>
              <w:rFonts w:cs="Times New Roman"/>
            </w:rPr>
            <w:t>3</w:t>
          </w:r>
          <w:r>
            <w:rPr>
              <w:rFonts w:cs="Times New Roman"/>
            </w:rPr>
            <w:fldChar w:fldCharType="end"/>
          </w:r>
          <w:r>
            <w:rPr>
              <w:rFonts w:cs="Times New Roman"/>
            </w:rPr>
            <w:fldChar w:fldCharType="end"/>
          </w:r>
        </w:p>
        <w:p w14:paraId="12CF8A9B">
          <w:pPr>
            <w:pStyle w:val="16"/>
            <w:tabs>
              <w:tab w:val="right" w:leader="dot" w:pos="8306"/>
            </w:tabs>
            <w:ind w:left="480" w:firstLine="0" w:firstLineChars="0"/>
            <w:rPr>
              <w:rFonts w:cs="Times New Roman"/>
            </w:rPr>
          </w:pPr>
          <w:r>
            <w:fldChar w:fldCharType="begin"/>
          </w:r>
          <w:r>
            <w:instrText xml:space="preserve"> HYPERLINK \l "_Toc25974" </w:instrText>
          </w:r>
          <w:r>
            <w:fldChar w:fldCharType="separate"/>
          </w:r>
          <w:r>
            <w:rPr>
              <w:rFonts w:cs="Times New Roman"/>
            </w:rPr>
            <w:t>2.3  项目建设的背景及依据</w:t>
          </w:r>
          <w:r>
            <w:rPr>
              <w:rFonts w:cs="Times New Roman"/>
            </w:rPr>
            <w:tab/>
          </w:r>
          <w:r>
            <w:rPr>
              <w:rFonts w:cs="Times New Roman"/>
            </w:rPr>
            <w:fldChar w:fldCharType="begin"/>
          </w:r>
          <w:r>
            <w:rPr>
              <w:rFonts w:cs="Times New Roman"/>
            </w:rPr>
            <w:instrText xml:space="preserve"> PAGEREF _Toc25974 \h </w:instrText>
          </w:r>
          <w:r>
            <w:rPr>
              <w:rFonts w:cs="Times New Roman"/>
            </w:rPr>
            <w:fldChar w:fldCharType="separate"/>
          </w:r>
          <w:r>
            <w:rPr>
              <w:rFonts w:cs="Times New Roman"/>
            </w:rPr>
            <w:t>3</w:t>
          </w:r>
          <w:r>
            <w:rPr>
              <w:rFonts w:cs="Times New Roman"/>
            </w:rPr>
            <w:fldChar w:fldCharType="end"/>
          </w:r>
          <w:r>
            <w:rPr>
              <w:rFonts w:cs="Times New Roman"/>
            </w:rPr>
            <w:fldChar w:fldCharType="end"/>
          </w:r>
        </w:p>
        <w:p w14:paraId="3F0528D0">
          <w:pPr>
            <w:pStyle w:val="12"/>
            <w:tabs>
              <w:tab w:val="right" w:leader="dot" w:pos="8306"/>
            </w:tabs>
            <w:ind w:left="960" w:firstLine="0" w:firstLineChars="0"/>
            <w:rPr>
              <w:rFonts w:cs="Times New Roman"/>
            </w:rPr>
          </w:pPr>
          <w:r>
            <w:fldChar w:fldCharType="begin"/>
          </w:r>
          <w:r>
            <w:instrText xml:space="preserve"> HYPERLINK \l "_Toc10523" </w:instrText>
          </w:r>
          <w:r>
            <w:fldChar w:fldCharType="separate"/>
          </w:r>
          <w:r>
            <w:rPr>
              <w:rFonts w:cs="Times New Roman"/>
            </w:rPr>
            <w:t>2.3.1  建设背景</w:t>
          </w:r>
          <w:r>
            <w:rPr>
              <w:rFonts w:cs="Times New Roman"/>
            </w:rPr>
            <w:tab/>
          </w:r>
          <w:r>
            <w:rPr>
              <w:rFonts w:cs="Times New Roman"/>
            </w:rPr>
            <w:fldChar w:fldCharType="begin"/>
          </w:r>
          <w:r>
            <w:rPr>
              <w:rFonts w:cs="Times New Roman"/>
            </w:rPr>
            <w:instrText xml:space="preserve"> PAGEREF _Toc10523 \h </w:instrText>
          </w:r>
          <w:r>
            <w:rPr>
              <w:rFonts w:cs="Times New Roman"/>
            </w:rPr>
            <w:fldChar w:fldCharType="separate"/>
          </w:r>
          <w:r>
            <w:rPr>
              <w:rFonts w:cs="Times New Roman"/>
            </w:rPr>
            <w:t>3</w:t>
          </w:r>
          <w:r>
            <w:rPr>
              <w:rFonts w:cs="Times New Roman"/>
            </w:rPr>
            <w:fldChar w:fldCharType="end"/>
          </w:r>
          <w:r>
            <w:rPr>
              <w:rFonts w:cs="Times New Roman"/>
            </w:rPr>
            <w:fldChar w:fldCharType="end"/>
          </w:r>
        </w:p>
        <w:p w14:paraId="43FB787F">
          <w:pPr>
            <w:pStyle w:val="12"/>
            <w:tabs>
              <w:tab w:val="right" w:leader="dot" w:pos="8306"/>
            </w:tabs>
            <w:ind w:left="960" w:firstLine="0" w:firstLineChars="0"/>
            <w:rPr>
              <w:rFonts w:cs="Times New Roman"/>
            </w:rPr>
          </w:pPr>
          <w:r>
            <w:fldChar w:fldCharType="begin"/>
          </w:r>
          <w:r>
            <w:instrText xml:space="preserve"> HYPERLINK \l "_Toc30529" </w:instrText>
          </w:r>
          <w:r>
            <w:fldChar w:fldCharType="separate"/>
          </w:r>
          <w:r>
            <w:rPr>
              <w:rFonts w:cs="Times New Roman"/>
            </w:rPr>
            <w:t>2.3.2  建设依据</w:t>
          </w:r>
          <w:r>
            <w:rPr>
              <w:rFonts w:cs="Times New Roman"/>
            </w:rPr>
            <w:tab/>
          </w:r>
          <w:r>
            <w:rPr>
              <w:rFonts w:cs="Times New Roman"/>
            </w:rPr>
            <w:fldChar w:fldCharType="begin"/>
          </w:r>
          <w:r>
            <w:rPr>
              <w:rFonts w:cs="Times New Roman"/>
            </w:rPr>
            <w:instrText xml:space="preserve"> PAGEREF _Toc30529 \h </w:instrText>
          </w:r>
          <w:r>
            <w:rPr>
              <w:rFonts w:cs="Times New Roman"/>
            </w:rPr>
            <w:fldChar w:fldCharType="separate"/>
          </w:r>
          <w:r>
            <w:rPr>
              <w:rFonts w:cs="Times New Roman"/>
            </w:rPr>
            <w:t>13</w:t>
          </w:r>
          <w:r>
            <w:rPr>
              <w:rFonts w:cs="Times New Roman"/>
            </w:rPr>
            <w:fldChar w:fldCharType="end"/>
          </w:r>
          <w:r>
            <w:rPr>
              <w:rFonts w:cs="Times New Roman"/>
            </w:rPr>
            <w:fldChar w:fldCharType="end"/>
          </w:r>
        </w:p>
        <w:p w14:paraId="214A7E2D">
          <w:pPr>
            <w:pStyle w:val="16"/>
            <w:tabs>
              <w:tab w:val="right" w:leader="dot" w:pos="8306"/>
            </w:tabs>
            <w:ind w:left="480" w:firstLine="0" w:firstLineChars="0"/>
            <w:rPr>
              <w:rFonts w:cs="Times New Roman"/>
            </w:rPr>
          </w:pPr>
          <w:r>
            <w:fldChar w:fldCharType="begin"/>
          </w:r>
          <w:r>
            <w:instrText xml:space="preserve"> HYPERLINK \l "_Toc11199" </w:instrText>
          </w:r>
          <w:r>
            <w:fldChar w:fldCharType="separate"/>
          </w:r>
          <w:r>
            <w:rPr>
              <w:rFonts w:cs="Times New Roman"/>
            </w:rPr>
            <w:t>2.4  项目建设目标、内容、建设周期</w:t>
          </w:r>
          <w:r>
            <w:rPr>
              <w:rFonts w:cs="Times New Roman"/>
            </w:rPr>
            <w:tab/>
          </w:r>
          <w:r>
            <w:rPr>
              <w:rFonts w:cs="Times New Roman"/>
            </w:rPr>
            <w:fldChar w:fldCharType="begin"/>
          </w:r>
          <w:r>
            <w:rPr>
              <w:rFonts w:cs="Times New Roman"/>
            </w:rPr>
            <w:instrText xml:space="preserve"> PAGEREF _Toc11199 \h </w:instrText>
          </w:r>
          <w:r>
            <w:rPr>
              <w:rFonts w:cs="Times New Roman"/>
            </w:rPr>
            <w:fldChar w:fldCharType="separate"/>
          </w:r>
          <w:r>
            <w:rPr>
              <w:rFonts w:cs="Times New Roman"/>
            </w:rPr>
            <w:t>24</w:t>
          </w:r>
          <w:r>
            <w:rPr>
              <w:rFonts w:cs="Times New Roman"/>
            </w:rPr>
            <w:fldChar w:fldCharType="end"/>
          </w:r>
          <w:r>
            <w:rPr>
              <w:rFonts w:cs="Times New Roman"/>
            </w:rPr>
            <w:fldChar w:fldCharType="end"/>
          </w:r>
        </w:p>
        <w:p w14:paraId="41D73640">
          <w:pPr>
            <w:pStyle w:val="12"/>
            <w:tabs>
              <w:tab w:val="right" w:leader="dot" w:pos="8306"/>
            </w:tabs>
            <w:ind w:left="960" w:firstLine="0" w:firstLineChars="0"/>
            <w:rPr>
              <w:rFonts w:cs="Times New Roman"/>
            </w:rPr>
          </w:pPr>
          <w:r>
            <w:fldChar w:fldCharType="begin"/>
          </w:r>
          <w:r>
            <w:instrText xml:space="preserve"> HYPERLINK \l "_Toc13024" </w:instrText>
          </w:r>
          <w:r>
            <w:fldChar w:fldCharType="separate"/>
          </w:r>
          <w:r>
            <w:rPr>
              <w:rFonts w:cs="Times New Roman"/>
            </w:rPr>
            <w:t>2.4.1  建设目标</w:t>
          </w:r>
          <w:r>
            <w:rPr>
              <w:rFonts w:cs="Times New Roman"/>
            </w:rPr>
            <w:tab/>
          </w:r>
          <w:r>
            <w:rPr>
              <w:rFonts w:cs="Times New Roman"/>
            </w:rPr>
            <w:fldChar w:fldCharType="begin"/>
          </w:r>
          <w:r>
            <w:rPr>
              <w:rFonts w:cs="Times New Roman"/>
            </w:rPr>
            <w:instrText xml:space="preserve"> PAGEREF _Toc13024 \h </w:instrText>
          </w:r>
          <w:r>
            <w:rPr>
              <w:rFonts w:cs="Times New Roman"/>
            </w:rPr>
            <w:fldChar w:fldCharType="separate"/>
          </w:r>
          <w:r>
            <w:rPr>
              <w:rFonts w:cs="Times New Roman"/>
            </w:rPr>
            <w:t>24</w:t>
          </w:r>
          <w:r>
            <w:rPr>
              <w:rFonts w:cs="Times New Roman"/>
            </w:rPr>
            <w:fldChar w:fldCharType="end"/>
          </w:r>
          <w:r>
            <w:rPr>
              <w:rFonts w:cs="Times New Roman"/>
            </w:rPr>
            <w:fldChar w:fldCharType="end"/>
          </w:r>
        </w:p>
        <w:p w14:paraId="78490E09">
          <w:pPr>
            <w:pStyle w:val="12"/>
            <w:tabs>
              <w:tab w:val="right" w:leader="dot" w:pos="8306"/>
            </w:tabs>
            <w:ind w:left="960" w:firstLine="0" w:firstLineChars="0"/>
            <w:rPr>
              <w:rFonts w:cs="Times New Roman"/>
            </w:rPr>
          </w:pPr>
          <w:r>
            <w:fldChar w:fldCharType="begin"/>
          </w:r>
          <w:r>
            <w:instrText xml:space="preserve"> HYPERLINK \l "_Toc27485" </w:instrText>
          </w:r>
          <w:r>
            <w:fldChar w:fldCharType="separate"/>
          </w:r>
          <w:r>
            <w:rPr>
              <w:rFonts w:cs="Times New Roman"/>
            </w:rPr>
            <w:t>2.4.2  建设内容</w:t>
          </w:r>
          <w:r>
            <w:rPr>
              <w:rFonts w:cs="Times New Roman"/>
            </w:rPr>
            <w:tab/>
          </w:r>
          <w:r>
            <w:rPr>
              <w:rFonts w:cs="Times New Roman"/>
            </w:rPr>
            <w:fldChar w:fldCharType="begin"/>
          </w:r>
          <w:r>
            <w:rPr>
              <w:rFonts w:cs="Times New Roman"/>
            </w:rPr>
            <w:instrText xml:space="preserve"> PAGEREF _Toc27485 \h </w:instrText>
          </w:r>
          <w:r>
            <w:rPr>
              <w:rFonts w:cs="Times New Roman"/>
            </w:rPr>
            <w:fldChar w:fldCharType="separate"/>
          </w:r>
          <w:r>
            <w:rPr>
              <w:rFonts w:cs="Times New Roman"/>
            </w:rPr>
            <w:t>34</w:t>
          </w:r>
          <w:r>
            <w:rPr>
              <w:rFonts w:cs="Times New Roman"/>
            </w:rPr>
            <w:fldChar w:fldCharType="end"/>
          </w:r>
          <w:r>
            <w:rPr>
              <w:rFonts w:cs="Times New Roman"/>
            </w:rPr>
            <w:fldChar w:fldCharType="end"/>
          </w:r>
        </w:p>
        <w:p w14:paraId="25AC78D7">
          <w:pPr>
            <w:pStyle w:val="12"/>
            <w:tabs>
              <w:tab w:val="right" w:leader="dot" w:pos="8306"/>
            </w:tabs>
            <w:ind w:left="960" w:firstLine="0" w:firstLineChars="0"/>
            <w:rPr>
              <w:rFonts w:cs="Times New Roman"/>
            </w:rPr>
          </w:pPr>
          <w:r>
            <w:fldChar w:fldCharType="begin"/>
          </w:r>
          <w:r>
            <w:instrText xml:space="preserve"> HYPERLINK \l "_Toc25915" </w:instrText>
          </w:r>
          <w:r>
            <w:fldChar w:fldCharType="separate"/>
          </w:r>
          <w:r>
            <w:rPr>
              <w:rFonts w:cs="Times New Roman"/>
            </w:rPr>
            <w:t>2.4.3  建设周期</w:t>
          </w:r>
          <w:r>
            <w:rPr>
              <w:rFonts w:cs="Times New Roman"/>
            </w:rPr>
            <w:tab/>
          </w:r>
          <w:r>
            <w:rPr>
              <w:rFonts w:cs="Times New Roman"/>
            </w:rPr>
            <w:fldChar w:fldCharType="begin"/>
          </w:r>
          <w:r>
            <w:rPr>
              <w:rFonts w:cs="Times New Roman"/>
            </w:rPr>
            <w:instrText xml:space="preserve"> PAGEREF _Toc25915 \h </w:instrText>
          </w:r>
          <w:r>
            <w:rPr>
              <w:rFonts w:cs="Times New Roman"/>
            </w:rPr>
            <w:fldChar w:fldCharType="separate"/>
          </w:r>
          <w:r>
            <w:rPr>
              <w:rFonts w:cs="Times New Roman"/>
            </w:rPr>
            <w:t>56</w:t>
          </w:r>
          <w:r>
            <w:rPr>
              <w:rFonts w:cs="Times New Roman"/>
            </w:rPr>
            <w:fldChar w:fldCharType="end"/>
          </w:r>
          <w:r>
            <w:rPr>
              <w:rFonts w:cs="Times New Roman"/>
            </w:rPr>
            <w:fldChar w:fldCharType="end"/>
          </w:r>
        </w:p>
        <w:p w14:paraId="64A49676">
          <w:pPr>
            <w:pStyle w:val="16"/>
            <w:tabs>
              <w:tab w:val="right" w:leader="dot" w:pos="8306"/>
            </w:tabs>
            <w:ind w:left="480" w:firstLine="0" w:firstLineChars="0"/>
            <w:rPr>
              <w:rFonts w:cs="Times New Roman"/>
            </w:rPr>
          </w:pPr>
          <w:r>
            <w:fldChar w:fldCharType="begin"/>
          </w:r>
          <w:r>
            <w:instrText xml:space="preserve"> HYPERLINK \l "_Toc9939" </w:instrText>
          </w:r>
          <w:r>
            <w:fldChar w:fldCharType="separate"/>
          </w:r>
          <w:r>
            <w:rPr>
              <w:rFonts w:cs="Times New Roman"/>
            </w:rPr>
            <w:t>2.5  项目效益、项目风险与对策</w:t>
          </w:r>
          <w:r>
            <w:rPr>
              <w:rFonts w:cs="Times New Roman"/>
            </w:rPr>
            <w:tab/>
          </w:r>
          <w:r>
            <w:rPr>
              <w:rFonts w:cs="Times New Roman"/>
            </w:rPr>
            <w:fldChar w:fldCharType="begin"/>
          </w:r>
          <w:r>
            <w:rPr>
              <w:rFonts w:cs="Times New Roman"/>
            </w:rPr>
            <w:instrText xml:space="preserve"> PAGEREF _Toc9939 \h </w:instrText>
          </w:r>
          <w:r>
            <w:rPr>
              <w:rFonts w:cs="Times New Roman"/>
            </w:rPr>
            <w:fldChar w:fldCharType="separate"/>
          </w:r>
          <w:r>
            <w:rPr>
              <w:rFonts w:cs="Times New Roman"/>
            </w:rPr>
            <w:t>56</w:t>
          </w:r>
          <w:r>
            <w:rPr>
              <w:rFonts w:cs="Times New Roman"/>
            </w:rPr>
            <w:fldChar w:fldCharType="end"/>
          </w:r>
          <w:r>
            <w:rPr>
              <w:rFonts w:cs="Times New Roman"/>
            </w:rPr>
            <w:fldChar w:fldCharType="end"/>
          </w:r>
        </w:p>
        <w:p w14:paraId="192D1C37">
          <w:pPr>
            <w:pStyle w:val="12"/>
            <w:tabs>
              <w:tab w:val="right" w:leader="dot" w:pos="8306"/>
            </w:tabs>
            <w:ind w:left="960" w:firstLine="0" w:firstLineChars="0"/>
            <w:rPr>
              <w:rFonts w:cs="Times New Roman"/>
            </w:rPr>
          </w:pPr>
          <w:r>
            <w:fldChar w:fldCharType="begin"/>
          </w:r>
          <w:r>
            <w:instrText xml:space="preserve"> HYPERLINK \l "_Toc18659" </w:instrText>
          </w:r>
          <w:r>
            <w:fldChar w:fldCharType="separate"/>
          </w:r>
          <w:r>
            <w:rPr>
              <w:rFonts w:cs="Times New Roman"/>
            </w:rPr>
            <w:t>2.5.1  项目效益</w:t>
          </w:r>
          <w:r>
            <w:rPr>
              <w:rFonts w:cs="Times New Roman"/>
            </w:rPr>
            <w:tab/>
          </w:r>
          <w:r>
            <w:rPr>
              <w:rFonts w:cs="Times New Roman"/>
            </w:rPr>
            <w:fldChar w:fldCharType="begin"/>
          </w:r>
          <w:r>
            <w:rPr>
              <w:rFonts w:cs="Times New Roman"/>
            </w:rPr>
            <w:instrText xml:space="preserve"> PAGEREF _Toc18659 \h </w:instrText>
          </w:r>
          <w:r>
            <w:rPr>
              <w:rFonts w:cs="Times New Roman"/>
            </w:rPr>
            <w:fldChar w:fldCharType="separate"/>
          </w:r>
          <w:r>
            <w:rPr>
              <w:rFonts w:cs="Times New Roman"/>
            </w:rPr>
            <w:t>56</w:t>
          </w:r>
          <w:r>
            <w:rPr>
              <w:rFonts w:cs="Times New Roman"/>
            </w:rPr>
            <w:fldChar w:fldCharType="end"/>
          </w:r>
          <w:r>
            <w:rPr>
              <w:rFonts w:cs="Times New Roman"/>
            </w:rPr>
            <w:fldChar w:fldCharType="end"/>
          </w:r>
        </w:p>
        <w:p w14:paraId="72A01A4E">
          <w:pPr>
            <w:pStyle w:val="12"/>
            <w:tabs>
              <w:tab w:val="right" w:leader="dot" w:pos="8306"/>
            </w:tabs>
            <w:ind w:left="960" w:firstLine="0" w:firstLineChars="0"/>
            <w:rPr>
              <w:rFonts w:cs="Times New Roman"/>
            </w:rPr>
          </w:pPr>
          <w:r>
            <w:fldChar w:fldCharType="begin"/>
          </w:r>
          <w:r>
            <w:instrText xml:space="preserve"> HYPERLINK \l "_Toc4311" </w:instrText>
          </w:r>
          <w:r>
            <w:fldChar w:fldCharType="separate"/>
          </w:r>
          <w:r>
            <w:rPr>
              <w:rFonts w:cs="Times New Roman"/>
            </w:rPr>
            <w:t>2.5.2  项目风险与对策</w:t>
          </w:r>
          <w:r>
            <w:rPr>
              <w:rFonts w:cs="Times New Roman"/>
            </w:rPr>
            <w:tab/>
          </w:r>
          <w:r>
            <w:rPr>
              <w:rFonts w:cs="Times New Roman"/>
            </w:rPr>
            <w:fldChar w:fldCharType="begin"/>
          </w:r>
          <w:r>
            <w:rPr>
              <w:rFonts w:cs="Times New Roman"/>
            </w:rPr>
            <w:instrText xml:space="preserve"> PAGEREF _Toc4311 \h </w:instrText>
          </w:r>
          <w:r>
            <w:rPr>
              <w:rFonts w:cs="Times New Roman"/>
            </w:rPr>
            <w:fldChar w:fldCharType="separate"/>
          </w:r>
          <w:r>
            <w:rPr>
              <w:rFonts w:cs="Times New Roman"/>
            </w:rPr>
            <w:t>69</w:t>
          </w:r>
          <w:r>
            <w:rPr>
              <w:rFonts w:cs="Times New Roman"/>
            </w:rPr>
            <w:fldChar w:fldCharType="end"/>
          </w:r>
          <w:r>
            <w:rPr>
              <w:rFonts w:cs="Times New Roman"/>
            </w:rPr>
            <w:fldChar w:fldCharType="end"/>
          </w:r>
        </w:p>
        <w:p w14:paraId="031E289D">
          <w:pPr>
            <w:pStyle w:val="16"/>
            <w:tabs>
              <w:tab w:val="right" w:leader="dot" w:pos="8306"/>
            </w:tabs>
            <w:ind w:left="480" w:firstLine="0" w:firstLineChars="0"/>
            <w:rPr>
              <w:rFonts w:cs="Times New Roman"/>
            </w:rPr>
          </w:pPr>
          <w:r>
            <w:fldChar w:fldCharType="begin"/>
          </w:r>
          <w:r>
            <w:instrText xml:space="preserve"> HYPERLINK \l "_Toc18044" </w:instrText>
          </w:r>
          <w:r>
            <w:fldChar w:fldCharType="separate"/>
          </w:r>
          <w:r>
            <w:rPr>
              <w:rFonts w:cs="Times New Roman"/>
            </w:rPr>
            <w:t>2.6  项目成效考核目标（规划指标）</w:t>
          </w:r>
          <w:r>
            <w:rPr>
              <w:rFonts w:cs="Times New Roman"/>
            </w:rPr>
            <w:tab/>
          </w:r>
          <w:r>
            <w:rPr>
              <w:rFonts w:cs="Times New Roman"/>
            </w:rPr>
            <w:fldChar w:fldCharType="begin"/>
          </w:r>
          <w:r>
            <w:rPr>
              <w:rFonts w:cs="Times New Roman"/>
            </w:rPr>
            <w:instrText xml:space="preserve"> PAGEREF _Toc18044 \h </w:instrText>
          </w:r>
          <w:r>
            <w:rPr>
              <w:rFonts w:cs="Times New Roman"/>
            </w:rPr>
            <w:fldChar w:fldCharType="separate"/>
          </w:r>
          <w:r>
            <w:rPr>
              <w:rFonts w:cs="Times New Roman"/>
            </w:rPr>
            <w:t>72</w:t>
          </w:r>
          <w:r>
            <w:rPr>
              <w:rFonts w:cs="Times New Roman"/>
            </w:rPr>
            <w:fldChar w:fldCharType="end"/>
          </w:r>
          <w:r>
            <w:rPr>
              <w:rFonts w:cs="Times New Roman"/>
            </w:rPr>
            <w:fldChar w:fldCharType="end"/>
          </w:r>
        </w:p>
        <w:p w14:paraId="3708AF55">
          <w:pPr>
            <w:pStyle w:val="16"/>
            <w:tabs>
              <w:tab w:val="right" w:leader="dot" w:pos="8306"/>
            </w:tabs>
            <w:ind w:left="480" w:firstLine="0" w:firstLineChars="0"/>
            <w:rPr>
              <w:rFonts w:cs="Times New Roman"/>
            </w:rPr>
          </w:pPr>
          <w:r>
            <w:fldChar w:fldCharType="begin"/>
          </w:r>
          <w:r>
            <w:instrText xml:space="preserve"> HYPERLINK \l "_Toc30013" </w:instrText>
          </w:r>
          <w:r>
            <w:fldChar w:fldCharType="separate"/>
          </w:r>
          <w:r>
            <w:rPr>
              <w:rFonts w:cs="Times New Roman"/>
            </w:rPr>
            <w:t>2.7  投资概况</w:t>
          </w:r>
          <w:r>
            <w:rPr>
              <w:rFonts w:cs="Times New Roman"/>
            </w:rPr>
            <w:tab/>
          </w:r>
          <w:r>
            <w:rPr>
              <w:rFonts w:cs="Times New Roman"/>
            </w:rPr>
            <w:fldChar w:fldCharType="begin"/>
          </w:r>
          <w:r>
            <w:rPr>
              <w:rFonts w:cs="Times New Roman"/>
            </w:rPr>
            <w:instrText xml:space="preserve"> PAGEREF _Toc30013 \h </w:instrText>
          </w:r>
          <w:r>
            <w:rPr>
              <w:rFonts w:cs="Times New Roman"/>
            </w:rPr>
            <w:fldChar w:fldCharType="separate"/>
          </w:r>
          <w:r>
            <w:rPr>
              <w:rFonts w:cs="Times New Roman"/>
            </w:rPr>
            <w:t>73</w:t>
          </w:r>
          <w:r>
            <w:rPr>
              <w:rFonts w:cs="Times New Roman"/>
            </w:rPr>
            <w:fldChar w:fldCharType="end"/>
          </w:r>
          <w:r>
            <w:rPr>
              <w:rFonts w:cs="Times New Roman"/>
            </w:rPr>
            <w:fldChar w:fldCharType="end"/>
          </w:r>
        </w:p>
        <w:p w14:paraId="633B0E5F">
          <w:pPr>
            <w:pStyle w:val="14"/>
            <w:tabs>
              <w:tab w:val="right" w:leader="dot" w:pos="8306"/>
            </w:tabs>
            <w:ind w:firstLine="0" w:firstLineChars="0"/>
            <w:rPr>
              <w:rFonts w:cs="Times New Roman"/>
            </w:rPr>
          </w:pPr>
          <w:r>
            <w:fldChar w:fldCharType="begin"/>
          </w:r>
          <w:r>
            <w:instrText xml:space="preserve"> HYPERLINK \l "_Toc20828" </w:instrText>
          </w:r>
          <w:r>
            <w:fldChar w:fldCharType="separate"/>
          </w:r>
          <w:r>
            <w:rPr>
              <w:rFonts w:cs="Times New Roman"/>
              <w:kern w:val="44"/>
            </w:rPr>
            <w:t xml:space="preserve">第三章  </w:t>
          </w:r>
          <w:r>
            <w:rPr>
              <w:rFonts w:cs="Times New Roman"/>
            </w:rPr>
            <w:t>数字化现状</w:t>
          </w:r>
          <w:r>
            <w:rPr>
              <w:rFonts w:cs="Times New Roman"/>
            </w:rPr>
            <w:tab/>
          </w:r>
          <w:r>
            <w:rPr>
              <w:rFonts w:cs="Times New Roman"/>
            </w:rPr>
            <w:fldChar w:fldCharType="begin"/>
          </w:r>
          <w:r>
            <w:rPr>
              <w:rFonts w:cs="Times New Roman"/>
            </w:rPr>
            <w:instrText xml:space="preserve"> PAGEREF _Toc20828 \h </w:instrText>
          </w:r>
          <w:r>
            <w:rPr>
              <w:rFonts w:cs="Times New Roman"/>
            </w:rPr>
            <w:fldChar w:fldCharType="separate"/>
          </w:r>
          <w:r>
            <w:rPr>
              <w:rFonts w:cs="Times New Roman"/>
            </w:rPr>
            <w:t>74</w:t>
          </w:r>
          <w:r>
            <w:rPr>
              <w:rFonts w:cs="Times New Roman"/>
            </w:rPr>
            <w:fldChar w:fldCharType="end"/>
          </w:r>
          <w:r>
            <w:rPr>
              <w:rFonts w:cs="Times New Roman"/>
            </w:rPr>
            <w:fldChar w:fldCharType="end"/>
          </w:r>
        </w:p>
        <w:p w14:paraId="6BA32FB8">
          <w:pPr>
            <w:pStyle w:val="16"/>
            <w:tabs>
              <w:tab w:val="right" w:leader="dot" w:pos="8306"/>
            </w:tabs>
            <w:ind w:left="480" w:firstLine="0" w:firstLineChars="0"/>
            <w:rPr>
              <w:rFonts w:cs="Times New Roman"/>
            </w:rPr>
          </w:pPr>
          <w:r>
            <w:fldChar w:fldCharType="begin"/>
          </w:r>
          <w:r>
            <w:instrText xml:space="preserve"> HYPERLINK \l "_Toc15753" </w:instrText>
          </w:r>
          <w:r>
            <w:fldChar w:fldCharType="separate"/>
          </w:r>
          <w:r>
            <w:rPr>
              <w:rFonts w:cs="Times New Roman"/>
            </w:rPr>
            <w:t>3.1  单位或本领域数字化建设的整体框架规划或设想</w:t>
          </w:r>
          <w:r>
            <w:rPr>
              <w:rFonts w:cs="Times New Roman"/>
            </w:rPr>
            <w:tab/>
          </w:r>
          <w:r>
            <w:rPr>
              <w:rFonts w:cs="Times New Roman"/>
            </w:rPr>
            <w:fldChar w:fldCharType="begin"/>
          </w:r>
          <w:r>
            <w:rPr>
              <w:rFonts w:cs="Times New Roman"/>
            </w:rPr>
            <w:instrText xml:space="preserve"> PAGEREF _Toc15753 \h </w:instrText>
          </w:r>
          <w:r>
            <w:rPr>
              <w:rFonts w:cs="Times New Roman"/>
            </w:rPr>
            <w:fldChar w:fldCharType="separate"/>
          </w:r>
          <w:r>
            <w:rPr>
              <w:rFonts w:cs="Times New Roman"/>
            </w:rPr>
            <w:t>74</w:t>
          </w:r>
          <w:r>
            <w:rPr>
              <w:rFonts w:cs="Times New Roman"/>
            </w:rPr>
            <w:fldChar w:fldCharType="end"/>
          </w:r>
          <w:r>
            <w:rPr>
              <w:rFonts w:cs="Times New Roman"/>
            </w:rPr>
            <w:fldChar w:fldCharType="end"/>
          </w:r>
        </w:p>
        <w:p w14:paraId="6E6AA48C">
          <w:pPr>
            <w:pStyle w:val="16"/>
            <w:tabs>
              <w:tab w:val="right" w:leader="dot" w:pos="8306"/>
            </w:tabs>
            <w:ind w:left="480" w:firstLine="0" w:firstLineChars="0"/>
            <w:rPr>
              <w:rFonts w:cs="Times New Roman"/>
            </w:rPr>
          </w:pPr>
          <w:r>
            <w:fldChar w:fldCharType="begin"/>
          </w:r>
          <w:r>
            <w:instrText xml:space="preserve"> HYPERLINK \l "_Toc2649" </w:instrText>
          </w:r>
          <w:r>
            <w:fldChar w:fldCharType="separate"/>
          </w:r>
          <w:r>
            <w:rPr>
              <w:rFonts w:cs="Times New Roman"/>
            </w:rPr>
            <w:t>3.2  现有应用系统的情况</w:t>
          </w:r>
          <w:r>
            <w:rPr>
              <w:rFonts w:cs="Times New Roman"/>
            </w:rPr>
            <w:tab/>
          </w:r>
          <w:r>
            <w:rPr>
              <w:rFonts w:cs="Times New Roman"/>
            </w:rPr>
            <w:fldChar w:fldCharType="begin"/>
          </w:r>
          <w:r>
            <w:rPr>
              <w:rFonts w:cs="Times New Roman"/>
            </w:rPr>
            <w:instrText xml:space="preserve"> PAGEREF _Toc2649 \h </w:instrText>
          </w:r>
          <w:r>
            <w:rPr>
              <w:rFonts w:cs="Times New Roman"/>
            </w:rPr>
            <w:fldChar w:fldCharType="separate"/>
          </w:r>
          <w:r>
            <w:rPr>
              <w:rFonts w:cs="Times New Roman"/>
            </w:rPr>
            <w:t>75</w:t>
          </w:r>
          <w:r>
            <w:rPr>
              <w:rFonts w:cs="Times New Roman"/>
            </w:rPr>
            <w:fldChar w:fldCharType="end"/>
          </w:r>
          <w:r>
            <w:rPr>
              <w:rFonts w:cs="Times New Roman"/>
            </w:rPr>
            <w:fldChar w:fldCharType="end"/>
          </w:r>
        </w:p>
        <w:p w14:paraId="0C376EB2">
          <w:pPr>
            <w:pStyle w:val="16"/>
            <w:tabs>
              <w:tab w:val="right" w:leader="dot" w:pos="8306"/>
            </w:tabs>
            <w:ind w:left="480" w:firstLine="0" w:firstLineChars="0"/>
            <w:rPr>
              <w:rFonts w:cs="Times New Roman"/>
            </w:rPr>
          </w:pPr>
          <w:r>
            <w:fldChar w:fldCharType="begin"/>
          </w:r>
          <w:r>
            <w:instrText xml:space="preserve"> HYPERLINK \l "_Toc30482" </w:instrText>
          </w:r>
          <w:r>
            <w:fldChar w:fldCharType="separate"/>
          </w:r>
          <w:r>
            <w:rPr>
              <w:rFonts w:cs="Times New Roman"/>
            </w:rPr>
            <w:t>3.3  现有网络、设备以及其他信息资源情况</w:t>
          </w:r>
          <w:r>
            <w:rPr>
              <w:rFonts w:cs="Times New Roman"/>
            </w:rPr>
            <w:tab/>
          </w:r>
          <w:r>
            <w:rPr>
              <w:rFonts w:cs="Times New Roman"/>
            </w:rPr>
            <w:fldChar w:fldCharType="begin"/>
          </w:r>
          <w:r>
            <w:rPr>
              <w:rFonts w:cs="Times New Roman"/>
            </w:rPr>
            <w:instrText xml:space="preserve"> PAGEREF _Toc30482 \h </w:instrText>
          </w:r>
          <w:r>
            <w:rPr>
              <w:rFonts w:cs="Times New Roman"/>
            </w:rPr>
            <w:fldChar w:fldCharType="separate"/>
          </w:r>
          <w:r>
            <w:rPr>
              <w:rFonts w:cs="Times New Roman"/>
            </w:rPr>
            <w:t>81</w:t>
          </w:r>
          <w:r>
            <w:rPr>
              <w:rFonts w:cs="Times New Roman"/>
            </w:rPr>
            <w:fldChar w:fldCharType="end"/>
          </w:r>
          <w:r>
            <w:rPr>
              <w:rFonts w:cs="Times New Roman"/>
            </w:rPr>
            <w:fldChar w:fldCharType="end"/>
          </w:r>
        </w:p>
        <w:p w14:paraId="459E626E">
          <w:pPr>
            <w:pStyle w:val="16"/>
            <w:tabs>
              <w:tab w:val="right" w:leader="dot" w:pos="8306"/>
            </w:tabs>
            <w:ind w:left="480" w:firstLine="0" w:firstLineChars="0"/>
            <w:rPr>
              <w:rFonts w:cs="Times New Roman"/>
            </w:rPr>
          </w:pPr>
          <w:r>
            <w:fldChar w:fldCharType="begin"/>
          </w:r>
          <w:r>
            <w:instrText xml:space="preserve"> HYPERLINK \l "_Toc25055" </w:instrText>
          </w:r>
          <w:r>
            <w:fldChar w:fldCharType="separate"/>
          </w:r>
          <w:r>
            <w:rPr>
              <w:rFonts w:cs="Times New Roman"/>
            </w:rPr>
            <w:t>3.4  数据资源现状</w:t>
          </w:r>
          <w:r>
            <w:rPr>
              <w:rFonts w:cs="Times New Roman"/>
            </w:rPr>
            <w:tab/>
          </w:r>
          <w:r>
            <w:rPr>
              <w:rFonts w:cs="Times New Roman"/>
            </w:rPr>
            <w:fldChar w:fldCharType="begin"/>
          </w:r>
          <w:r>
            <w:rPr>
              <w:rFonts w:cs="Times New Roman"/>
            </w:rPr>
            <w:instrText xml:space="preserve"> PAGEREF _Toc25055 \h </w:instrText>
          </w:r>
          <w:r>
            <w:rPr>
              <w:rFonts w:cs="Times New Roman"/>
            </w:rPr>
            <w:fldChar w:fldCharType="separate"/>
          </w:r>
          <w:r>
            <w:rPr>
              <w:rFonts w:cs="Times New Roman"/>
            </w:rPr>
            <w:t>82</w:t>
          </w:r>
          <w:r>
            <w:rPr>
              <w:rFonts w:cs="Times New Roman"/>
            </w:rPr>
            <w:fldChar w:fldCharType="end"/>
          </w:r>
          <w:r>
            <w:rPr>
              <w:rFonts w:cs="Times New Roman"/>
            </w:rPr>
            <w:fldChar w:fldCharType="end"/>
          </w:r>
        </w:p>
        <w:p w14:paraId="6832DF8A">
          <w:pPr>
            <w:pStyle w:val="16"/>
            <w:tabs>
              <w:tab w:val="right" w:leader="dot" w:pos="8306"/>
            </w:tabs>
            <w:ind w:left="480" w:firstLine="0" w:firstLineChars="0"/>
            <w:rPr>
              <w:rFonts w:cs="Times New Roman"/>
            </w:rPr>
          </w:pPr>
          <w:r>
            <w:fldChar w:fldCharType="begin"/>
          </w:r>
          <w:r>
            <w:instrText xml:space="preserve"> HYPERLINK \l "_Toc20287" </w:instrText>
          </w:r>
          <w:r>
            <w:fldChar w:fldCharType="separate"/>
          </w:r>
          <w:r>
            <w:rPr>
              <w:rFonts w:cs="Times New Roman"/>
            </w:rPr>
            <w:t>3.5  大模型应用建设现状</w:t>
          </w:r>
          <w:r>
            <w:rPr>
              <w:rFonts w:cs="Times New Roman"/>
            </w:rPr>
            <w:tab/>
          </w:r>
          <w:r>
            <w:rPr>
              <w:rFonts w:cs="Times New Roman"/>
            </w:rPr>
            <w:fldChar w:fldCharType="begin"/>
          </w:r>
          <w:r>
            <w:rPr>
              <w:rFonts w:cs="Times New Roman"/>
            </w:rPr>
            <w:instrText xml:space="preserve"> PAGEREF _Toc20287 \h </w:instrText>
          </w:r>
          <w:r>
            <w:rPr>
              <w:rFonts w:cs="Times New Roman"/>
            </w:rPr>
            <w:fldChar w:fldCharType="separate"/>
          </w:r>
          <w:r>
            <w:rPr>
              <w:rFonts w:cs="Times New Roman"/>
            </w:rPr>
            <w:t>86</w:t>
          </w:r>
          <w:r>
            <w:rPr>
              <w:rFonts w:cs="Times New Roman"/>
            </w:rPr>
            <w:fldChar w:fldCharType="end"/>
          </w:r>
          <w:r>
            <w:rPr>
              <w:rFonts w:cs="Times New Roman"/>
            </w:rPr>
            <w:fldChar w:fldCharType="end"/>
          </w:r>
        </w:p>
        <w:p w14:paraId="02B69936">
          <w:pPr>
            <w:pStyle w:val="16"/>
            <w:tabs>
              <w:tab w:val="right" w:leader="dot" w:pos="8306"/>
            </w:tabs>
            <w:ind w:left="480" w:firstLine="0" w:firstLineChars="0"/>
            <w:rPr>
              <w:rFonts w:cs="Times New Roman"/>
            </w:rPr>
          </w:pPr>
          <w:r>
            <w:fldChar w:fldCharType="begin"/>
          </w:r>
          <w:r>
            <w:instrText xml:space="preserve"> HYPERLINK \l "_Toc31675" </w:instrText>
          </w:r>
          <w:r>
            <w:fldChar w:fldCharType="separate"/>
          </w:r>
          <w:r>
            <w:rPr>
              <w:rFonts w:cs="Times New Roman"/>
            </w:rPr>
            <w:t>3.6  安全建设现状</w:t>
          </w:r>
          <w:r>
            <w:rPr>
              <w:rFonts w:cs="Times New Roman"/>
            </w:rPr>
            <w:tab/>
          </w:r>
          <w:r>
            <w:rPr>
              <w:rFonts w:cs="Times New Roman"/>
            </w:rPr>
            <w:fldChar w:fldCharType="begin"/>
          </w:r>
          <w:r>
            <w:rPr>
              <w:rFonts w:cs="Times New Roman"/>
            </w:rPr>
            <w:instrText xml:space="preserve"> PAGEREF _Toc31675 \h </w:instrText>
          </w:r>
          <w:r>
            <w:rPr>
              <w:rFonts w:cs="Times New Roman"/>
            </w:rPr>
            <w:fldChar w:fldCharType="separate"/>
          </w:r>
          <w:r>
            <w:rPr>
              <w:rFonts w:cs="Times New Roman"/>
            </w:rPr>
            <w:t>86</w:t>
          </w:r>
          <w:r>
            <w:rPr>
              <w:rFonts w:cs="Times New Roman"/>
            </w:rPr>
            <w:fldChar w:fldCharType="end"/>
          </w:r>
          <w:r>
            <w:rPr>
              <w:rFonts w:cs="Times New Roman"/>
            </w:rPr>
            <w:fldChar w:fldCharType="end"/>
          </w:r>
        </w:p>
        <w:p w14:paraId="32206B8F">
          <w:pPr>
            <w:pStyle w:val="14"/>
            <w:tabs>
              <w:tab w:val="right" w:leader="dot" w:pos="8306"/>
            </w:tabs>
            <w:ind w:firstLine="0" w:firstLineChars="0"/>
            <w:rPr>
              <w:rFonts w:cs="Times New Roman"/>
            </w:rPr>
          </w:pPr>
          <w:r>
            <w:fldChar w:fldCharType="begin"/>
          </w:r>
          <w:r>
            <w:instrText xml:space="preserve"> HYPERLINK \l "_Toc24228" </w:instrText>
          </w:r>
          <w:r>
            <w:fldChar w:fldCharType="separate"/>
          </w:r>
          <w:r>
            <w:rPr>
              <w:rFonts w:cs="Times New Roman"/>
              <w:kern w:val="44"/>
            </w:rPr>
            <w:t xml:space="preserve">第四章  </w:t>
          </w:r>
          <w:r>
            <w:rPr>
              <w:rFonts w:cs="Times New Roman"/>
            </w:rPr>
            <w:t>项目建设必要性及需求分析</w:t>
          </w:r>
          <w:r>
            <w:rPr>
              <w:rFonts w:cs="Times New Roman"/>
            </w:rPr>
            <w:tab/>
          </w:r>
          <w:r>
            <w:rPr>
              <w:rFonts w:cs="Times New Roman"/>
            </w:rPr>
            <w:fldChar w:fldCharType="begin"/>
          </w:r>
          <w:r>
            <w:rPr>
              <w:rFonts w:cs="Times New Roman"/>
            </w:rPr>
            <w:instrText xml:space="preserve"> PAGEREF _Toc24228 \h </w:instrText>
          </w:r>
          <w:r>
            <w:rPr>
              <w:rFonts w:cs="Times New Roman"/>
            </w:rPr>
            <w:fldChar w:fldCharType="separate"/>
          </w:r>
          <w:r>
            <w:rPr>
              <w:rFonts w:cs="Times New Roman"/>
            </w:rPr>
            <w:t>89</w:t>
          </w:r>
          <w:r>
            <w:rPr>
              <w:rFonts w:cs="Times New Roman"/>
            </w:rPr>
            <w:fldChar w:fldCharType="end"/>
          </w:r>
          <w:r>
            <w:rPr>
              <w:rFonts w:cs="Times New Roman"/>
            </w:rPr>
            <w:fldChar w:fldCharType="end"/>
          </w:r>
        </w:p>
        <w:p w14:paraId="20CB169C">
          <w:pPr>
            <w:pStyle w:val="16"/>
            <w:tabs>
              <w:tab w:val="right" w:leader="dot" w:pos="8306"/>
            </w:tabs>
            <w:ind w:left="480" w:firstLine="0" w:firstLineChars="0"/>
            <w:rPr>
              <w:rFonts w:cs="Times New Roman"/>
            </w:rPr>
          </w:pPr>
          <w:r>
            <w:fldChar w:fldCharType="begin"/>
          </w:r>
          <w:r>
            <w:instrText xml:space="preserve"> HYPERLINK \l "_Toc27203" </w:instrText>
          </w:r>
          <w:r>
            <w:fldChar w:fldCharType="separate"/>
          </w:r>
          <w:r>
            <w:rPr>
              <w:rFonts w:cs="Times New Roman"/>
            </w:rPr>
            <w:t>4.1  项目建设必要性</w:t>
          </w:r>
          <w:r>
            <w:rPr>
              <w:rFonts w:cs="Times New Roman"/>
            </w:rPr>
            <w:tab/>
          </w:r>
          <w:r>
            <w:rPr>
              <w:rFonts w:cs="Times New Roman"/>
            </w:rPr>
            <w:fldChar w:fldCharType="begin"/>
          </w:r>
          <w:r>
            <w:rPr>
              <w:rFonts w:cs="Times New Roman"/>
            </w:rPr>
            <w:instrText xml:space="preserve"> PAGEREF _Toc27203 \h </w:instrText>
          </w:r>
          <w:r>
            <w:rPr>
              <w:rFonts w:cs="Times New Roman"/>
            </w:rPr>
            <w:fldChar w:fldCharType="separate"/>
          </w:r>
          <w:r>
            <w:rPr>
              <w:rFonts w:cs="Times New Roman"/>
            </w:rPr>
            <w:t>89</w:t>
          </w:r>
          <w:r>
            <w:rPr>
              <w:rFonts w:cs="Times New Roman"/>
            </w:rPr>
            <w:fldChar w:fldCharType="end"/>
          </w:r>
          <w:r>
            <w:rPr>
              <w:rFonts w:cs="Times New Roman"/>
            </w:rPr>
            <w:fldChar w:fldCharType="end"/>
          </w:r>
        </w:p>
        <w:p w14:paraId="2A2F17FE">
          <w:pPr>
            <w:pStyle w:val="12"/>
            <w:tabs>
              <w:tab w:val="right" w:leader="dot" w:pos="8306"/>
            </w:tabs>
            <w:ind w:left="960" w:firstLine="0" w:firstLineChars="0"/>
            <w:rPr>
              <w:rFonts w:cs="Times New Roman"/>
            </w:rPr>
          </w:pPr>
          <w:r>
            <w:fldChar w:fldCharType="begin"/>
          </w:r>
          <w:r>
            <w:instrText xml:space="preserve"> HYPERLINK \l "_Toc8711" </w:instrText>
          </w:r>
          <w:r>
            <w:fldChar w:fldCharType="separate"/>
          </w:r>
          <w:r>
            <w:rPr>
              <w:rFonts w:cs="Times New Roman"/>
            </w:rPr>
            <w:t>4.1.1  平台整体建设必要性</w:t>
          </w:r>
          <w:r>
            <w:rPr>
              <w:rFonts w:cs="Times New Roman"/>
            </w:rPr>
            <w:tab/>
          </w:r>
          <w:r>
            <w:rPr>
              <w:rFonts w:cs="Times New Roman"/>
            </w:rPr>
            <w:fldChar w:fldCharType="begin"/>
          </w:r>
          <w:r>
            <w:rPr>
              <w:rFonts w:cs="Times New Roman"/>
            </w:rPr>
            <w:instrText xml:space="preserve"> PAGEREF _Toc8711 \h </w:instrText>
          </w:r>
          <w:r>
            <w:rPr>
              <w:rFonts w:cs="Times New Roman"/>
            </w:rPr>
            <w:fldChar w:fldCharType="separate"/>
          </w:r>
          <w:r>
            <w:rPr>
              <w:rFonts w:cs="Times New Roman"/>
            </w:rPr>
            <w:t>89</w:t>
          </w:r>
          <w:r>
            <w:rPr>
              <w:rFonts w:cs="Times New Roman"/>
            </w:rPr>
            <w:fldChar w:fldCharType="end"/>
          </w:r>
          <w:r>
            <w:rPr>
              <w:rFonts w:cs="Times New Roman"/>
            </w:rPr>
            <w:fldChar w:fldCharType="end"/>
          </w:r>
        </w:p>
        <w:p w14:paraId="6BB84363">
          <w:pPr>
            <w:pStyle w:val="12"/>
            <w:tabs>
              <w:tab w:val="right" w:leader="dot" w:pos="8306"/>
            </w:tabs>
            <w:ind w:left="960" w:firstLine="0" w:firstLineChars="0"/>
            <w:rPr>
              <w:rFonts w:cs="Times New Roman"/>
            </w:rPr>
          </w:pPr>
          <w:r>
            <w:fldChar w:fldCharType="begin"/>
          </w:r>
          <w:r>
            <w:instrText xml:space="preserve"> HYPERLINK \l "_Toc17348" </w:instrText>
          </w:r>
          <w:r>
            <w:fldChar w:fldCharType="separate"/>
          </w:r>
          <w:r>
            <w:rPr>
              <w:rFonts w:cs="Times New Roman"/>
            </w:rPr>
            <w:t>4.1.2  子系统建设必要性</w:t>
          </w:r>
          <w:r>
            <w:rPr>
              <w:rFonts w:cs="Times New Roman"/>
            </w:rPr>
            <w:tab/>
          </w:r>
          <w:r>
            <w:rPr>
              <w:rFonts w:cs="Times New Roman"/>
            </w:rPr>
            <w:fldChar w:fldCharType="begin"/>
          </w:r>
          <w:r>
            <w:rPr>
              <w:rFonts w:cs="Times New Roman"/>
            </w:rPr>
            <w:instrText xml:space="preserve"> PAGEREF _Toc17348 \h </w:instrText>
          </w:r>
          <w:r>
            <w:rPr>
              <w:rFonts w:cs="Times New Roman"/>
            </w:rPr>
            <w:fldChar w:fldCharType="separate"/>
          </w:r>
          <w:r>
            <w:rPr>
              <w:rFonts w:cs="Times New Roman"/>
            </w:rPr>
            <w:t>90</w:t>
          </w:r>
          <w:r>
            <w:rPr>
              <w:rFonts w:cs="Times New Roman"/>
            </w:rPr>
            <w:fldChar w:fldCharType="end"/>
          </w:r>
          <w:r>
            <w:rPr>
              <w:rFonts w:cs="Times New Roman"/>
            </w:rPr>
            <w:fldChar w:fldCharType="end"/>
          </w:r>
        </w:p>
        <w:p w14:paraId="16FE1E2F">
          <w:pPr>
            <w:pStyle w:val="16"/>
            <w:tabs>
              <w:tab w:val="right" w:leader="dot" w:pos="8306"/>
            </w:tabs>
            <w:ind w:left="480" w:firstLine="0" w:firstLineChars="0"/>
            <w:rPr>
              <w:rFonts w:cs="Times New Roman"/>
            </w:rPr>
          </w:pPr>
          <w:r>
            <w:fldChar w:fldCharType="begin"/>
          </w:r>
          <w:r>
            <w:instrText xml:space="preserve"> HYPERLINK \l "_Toc14491" </w:instrText>
          </w:r>
          <w:r>
            <w:fldChar w:fldCharType="separate"/>
          </w:r>
          <w:r>
            <w:rPr>
              <w:rFonts w:cs="Times New Roman"/>
            </w:rPr>
            <w:t>4.2  建设目标需求分析</w:t>
          </w:r>
          <w:r>
            <w:rPr>
              <w:rFonts w:cs="Times New Roman"/>
            </w:rPr>
            <w:tab/>
          </w:r>
          <w:r>
            <w:rPr>
              <w:rFonts w:cs="Times New Roman"/>
            </w:rPr>
            <w:fldChar w:fldCharType="begin"/>
          </w:r>
          <w:r>
            <w:rPr>
              <w:rFonts w:cs="Times New Roman"/>
            </w:rPr>
            <w:instrText xml:space="preserve"> PAGEREF _Toc14491 \h </w:instrText>
          </w:r>
          <w:r>
            <w:rPr>
              <w:rFonts w:cs="Times New Roman"/>
            </w:rPr>
            <w:fldChar w:fldCharType="separate"/>
          </w:r>
          <w:r>
            <w:rPr>
              <w:rFonts w:cs="Times New Roman"/>
            </w:rPr>
            <w:t>164</w:t>
          </w:r>
          <w:r>
            <w:rPr>
              <w:rFonts w:cs="Times New Roman"/>
            </w:rPr>
            <w:fldChar w:fldCharType="end"/>
          </w:r>
          <w:r>
            <w:rPr>
              <w:rFonts w:cs="Times New Roman"/>
            </w:rPr>
            <w:fldChar w:fldCharType="end"/>
          </w:r>
        </w:p>
        <w:p w14:paraId="2DD8B63C">
          <w:pPr>
            <w:pStyle w:val="12"/>
            <w:tabs>
              <w:tab w:val="right" w:leader="dot" w:pos="8306"/>
            </w:tabs>
            <w:ind w:left="960" w:firstLine="0" w:firstLineChars="0"/>
            <w:rPr>
              <w:rFonts w:cs="Times New Roman"/>
            </w:rPr>
          </w:pPr>
          <w:r>
            <w:fldChar w:fldCharType="begin"/>
          </w:r>
          <w:r>
            <w:instrText xml:space="preserve"> HYPERLINK \l "_Toc27744" </w:instrText>
          </w:r>
          <w:r>
            <w:fldChar w:fldCharType="separate"/>
          </w:r>
          <w:r>
            <w:rPr>
              <w:rFonts w:cs="Times New Roman"/>
            </w:rPr>
            <w:t>4.2.1  预期目标与现状分析</w:t>
          </w:r>
          <w:r>
            <w:rPr>
              <w:rFonts w:cs="Times New Roman"/>
            </w:rPr>
            <w:tab/>
          </w:r>
          <w:r>
            <w:rPr>
              <w:rFonts w:cs="Times New Roman"/>
            </w:rPr>
            <w:fldChar w:fldCharType="begin"/>
          </w:r>
          <w:r>
            <w:rPr>
              <w:rFonts w:cs="Times New Roman"/>
            </w:rPr>
            <w:instrText xml:space="preserve"> PAGEREF _Toc27744 \h </w:instrText>
          </w:r>
          <w:r>
            <w:rPr>
              <w:rFonts w:cs="Times New Roman"/>
            </w:rPr>
            <w:fldChar w:fldCharType="separate"/>
          </w:r>
          <w:r>
            <w:rPr>
              <w:rFonts w:cs="Times New Roman"/>
            </w:rPr>
            <w:t>164</w:t>
          </w:r>
          <w:r>
            <w:rPr>
              <w:rFonts w:cs="Times New Roman"/>
            </w:rPr>
            <w:fldChar w:fldCharType="end"/>
          </w:r>
          <w:r>
            <w:rPr>
              <w:rFonts w:cs="Times New Roman"/>
            </w:rPr>
            <w:fldChar w:fldCharType="end"/>
          </w:r>
        </w:p>
        <w:p w14:paraId="6DD3E85F">
          <w:pPr>
            <w:pStyle w:val="12"/>
            <w:tabs>
              <w:tab w:val="right" w:leader="dot" w:pos="8306"/>
            </w:tabs>
            <w:ind w:left="960" w:firstLine="0" w:firstLineChars="0"/>
            <w:rPr>
              <w:rFonts w:cs="Times New Roman"/>
            </w:rPr>
          </w:pPr>
          <w:r>
            <w:fldChar w:fldCharType="begin"/>
          </w:r>
          <w:r>
            <w:instrText xml:space="preserve"> HYPERLINK \l "_Toc30952" </w:instrText>
          </w:r>
          <w:r>
            <w:fldChar w:fldCharType="separate"/>
          </w:r>
          <w:r>
            <w:rPr>
              <w:rFonts w:cs="Times New Roman"/>
            </w:rPr>
            <w:t>4.2.2  验收标准、具体指标和内容</w:t>
          </w:r>
          <w:r>
            <w:rPr>
              <w:rFonts w:cs="Times New Roman"/>
            </w:rPr>
            <w:tab/>
          </w:r>
          <w:r>
            <w:rPr>
              <w:rFonts w:cs="Times New Roman"/>
            </w:rPr>
            <w:fldChar w:fldCharType="begin"/>
          </w:r>
          <w:r>
            <w:rPr>
              <w:rFonts w:cs="Times New Roman"/>
            </w:rPr>
            <w:instrText xml:space="preserve"> PAGEREF _Toc30952 \h </w:instrText>
          </w:r>
          <w:r>
            <w:rPr>
              <w:rFonts w:cs="Times New Roman"/>
            </w:rPr>
            <w:fldChar w:fldCharType="separate"/>
          </w:r>
          <w:r>
            <w:rPr>
              <w:rFonts w:cs="Times New Roman"/>
            </w:rPr>
            <w:t>212</w:t>
          </w:r>
          <w:r>
            <w:rPr>
              <w:rFonts w:cs="Times New Roman"/>
            </w:rPr>
            <w:fldChar w:fldCharType="end"/>
          </w:r>
          <w:r>
            <w:rPr>
              <w:rFonts w:cs="Times New Roman"/>
            </w:rPr>
            <w:fldChar w:fldCharType="end"/>
          </w:r>
        </w:p>
        <w:p w14:paraId="758676C6">
          <w:pPr>
            <w:pStyle w:val="16"/>
            <w:tabs>
              <w:tab w:val="right" w:leader="dot" w:pos="8306"/>
            </w:tabs>
            <w:ind w:left="480" w:firstLine="0" w:firstLineChars="0"/>
            <w:rPr>
              <w:rFonts w:cs="Times New Roman"/>
            </w:rPr>
          </w:pPr>
          <w:r>
            <w:fldChar w:fldCharType="begin"/>
          </w:r>
          <w:r>
            <w:instrText xml:space="preserve"> HYPERLINK \l "_Toc32694" </w:instrText>
          </w:r>
          <w:r>
            <w:fldChar w:fldCharType="separate"/>
          </w:r>
          <w:r>
            <w:rPr>
              <w:rFonts w:cs="Times New Roman"/>
            </w:rPr>
            <w:t>4.3  业务功能、业务流程、业务量分析</w:t>
          </w:r>
          <w:r>
            <w:rPr>
              <w:rFonts w:cs="Times New Roman"/>
            </w:rPr>
            <w:tab/>
          </w:r>
          <w:r>
            <w:rPr>
              <w:rFonts w:cs="Times New Roman"/>
            </w:rPr>
            <w:fldChar w:fldCharType="begin"/>
          </w:r>
          <w:r>
            <w:rPr>
              <w:rFonts w:cs="Times New Roman"/>
            </w:rPr>
            <w:instrText xml:space="preserve"> PAGEREF _Toc32694 \h </w:instrText>
          </w:r>
          <w:r>
            <w:rPr>
              <w:rFonts w:cs="Times New Roman"/>
            </w:rPr>
            <w:fldChar w:fldCharType="separate"/>
          </w:r>
          <w:r>
            <w:rPr>
              <w:rFonts w:cs="Times New Roman"/>
            </w:rPr>
            <w:t>213</w:t>
          </w:r>
          <w:r>
            <w:rPr>
              <w:rFonts w:cs="Times New Roman"/>
            </w:rPr>
            <w:fldChar w:fldCharType="end"/>
          </w:r>
          <w:r>
            <w:rPr>
              <w:rFonts w:cs="Times New Roman"/>
            </w:rPr>
            <w:fldChar w:fldCharType="end"/>
          </w:r>
        </w:p>
        <w:p w14:paraId="42878A48">
          <w:pPr>
            <w:pStyle w:val="12"/>
            <w:tabs>
              <w:tab w:val="right" w:leader="dot" w:pos="8306"/>
            </w:tabs>
            <w:ind w:left="960" w:firstLine="0" w:firstLineChars="0"/>
            <w:rPr>
              <w:rFonts w:cs="Times New Roman"/>
            </w:rPr>
          </w:pPr>
          <w:r>
            <w:fldChar w:fldCharType="begin"/>
          </w:r>
          <w:r>
            <w:instrText xml:space="preserve"> HYPERLINK \l "_Toc14919" </w:instrText>
          </w:r>
          <w:r>
            <w:fldChar w:fldCharType="separate"/>
          </w:r>
          <w:r>
            <w:rPr>
              <w:rFonts w:cs="Times New Roman"/>
            </w:rPr>
            <w:t>4.3.1  业务功能分析</w:t>
          </w:r>
          <w:r>
            <w:rPr>
              <w:rFonts w:cs="Times New Roman"/>
            </w:rPr>
            <w:tab/>
          </w:r>
          <w:r>
            <w:rPr>
              <w:rFonts w:cs="Times New Roman"/>
            </w:rPr>
            <w:fldChar w:fldCharType="begin"/>
          </w:r>
          <w:r>
            <w:rPr>
              <w:rFonts w:cs="Times New Roman"/>
            </w:rPr>
            <w:instrText xml:space="preserve"> PAGEREF _Toc14919 \h </w:instrText>
          </w:r>
          <w:r>
            <w:rPr>
              <w:rFonts w:cs="Times New Roman"/>
            </w:rPr>
            <w:fldChar w:fldCharType="separate"/>
          </w:r>
          <w:r>
            <w:rPr>
              <w:rFonts w:cs="Times New Roman"/>
            </w:rPr>
            <w:t>213</w:t>
          </w:r>
          <w:r>
            <w:rPr>
              <w:rFonts w:cs="Times New Roman"/>
            </w:rPr>
            <w:fldChar w:fldCharType="end"/>
          </w:r>
          <w:r>
            <w:rPr>
              <w:rFonts w:cs="Times New Roman"/>
            </w:rPr>
            <w:fldChar w:fldCharType="end"/>
          </w:r>
        </w:p>
        <w:p w14:paraId="64D0CBD6">
          <w:pPr>
            <w:pStyle w:val="12"/>
            <w:tabs>
              <w:tab w:val="right" w:leader="dot" w:pos="8306"/>
            </w:tabs>
            <w:ind w:left="960" w:firstLine="0" w:firstLineChars="0"/>
            <w:rPr>
              <w:rFonts w:cs="Times New Roman"/>
            </w:rPr>
          </w:pPr>
          <w:r>
            <w:fldChar w:fldCharType="begin"/>
          </w:r>
          <w:r>
            <w:instrText xml:space="preserve"> HYPERLINK \l "_Toc24855" </w:instrText>
          </w:r>
          <w:r>
            <w:fldChar w:fldCharType="separate"/>
          </w:r>
          <w:r>
            <w:rPr>
              <w:rFonts w:cs="Times New Roman"/>
            </w:rPr>
            <w:t>4.3.2  业务流程分析</w:t>
          </w:r>
          <w:r>
            <w:rPr>
              <w:rFonts w:cs="Times New Roman"/>
            </w:rPr>
            <w:tab/>
          </w:r>
          <w:r>
            <w:rPr>
              <w:rFonts w:cs="Times New Roman"/>
            </w:rPr>
            <w:fldChar w:fldCharType="begin"/>
          </w:r>
          <w:r>
            <w:rPr>
              <w:rFonts w:cs="Times New Roman"/>
            </w:rPr>
            <w:instrText xml:space="preserve"> PAGEREF _Toc24855 \h </w:instrText>
          </w:r>
          <w:r>
            <w:rPr>
              <w:rFonts w:cs="Times New Roman"/>
            </w:rPr>
            <w:fldChar w:fldCharType="separate"/>
          </w:r>
          <w:r>
            <w:rPr>
              <w:rFonts w:cs="Times New Roman"/>
            </w:rPr>
            <w:t>229</w:t>
          </w:r>
          <w:r>
            <w:rPr>
              <w:rFonts w:cs="Times New Roman"/>
            </w:rPr>
            <w:fldChar w:fldCharType="end"/>
          </w:r>
          <w:r>
            <w:rPr>
              <w:rFonts w:cs="Times New Roman"/>
            </w:rPr>
            <w:fldChar w:fldCharType="end"/>
          </w:r>
        </w:p>
        <w:p w14:paraId="3928CF39">
          <w:pPr>
            <w:pStyle w:val="12"/>
            <w:tabs>
              <w:tab w:val="right" w:leader="dot" w:pos="8306"/>
            </w:tabs>
            <w:ind w:left="960" w:firstLine="0" w:firstLineChars="0"/>
            <w:rPr>
              <w:rFonts w:cs="Times New Roman"/>
            </w:rPr>
          </w:pPr>
          <w:r>
            <w:fldChar w:fldCharType="begin"/>
          </w:r>
          <w:r>
            <w:instrText xml:space="preserve"> HYPERLINK \l "_Toc24273" </w:instrText>
          </w:r>
          <w:r>
            <w:fldChar w:fldCharType="separate"/>
          </w:r>
          <w:r>
            <w:rPr>
              <w:rFonts w:cs="Times New Roman"/>
            </w:rPr>
            <w:t>4.3.3  业务量分析</w:t>
          </w:r>
          <w:r>
            <w:rPr>
              <w:rFonts w:cs="Times New Roman"/>
            </w:rPr>
            <w:tab/>
          </w:r>
          <w:r>
            <w:rPr>
              <w:rFonts w:cs="Times New Roman"/>
            </w:rPr>
            <w:fldChar w:fldCharType="begin"/>
          </w:r>
          <w:r>
            <w:rPr>
              <w:rFonts w:cs="Times New Roman"/>
            </w:rPr>
            <w:instrText xml:space="preserve"> PAGEREF _Toc24273 \h </w:instrText>
          </w:r>
          <w:r>
            <w:rPr>
              <w:rFonts w:cs="Times New Roman"/>
            </w:rPr>
            <w:fldChar w:fldCharType="separate"/>
          </w:r>
          <w:r>
            <w:rPr>
              <w:rFonts w:cs="Times New Roman"/>
            </w:rPr>
            <w:t>248</w:t>
          </w:r>
          <w:r>
            <w:rPr>
              <w:rFonts w:cs="Times New Roman"/>
            </w:rPr>
            <w:fldChar w:fldCharType="end"/>
          </w:r>
          <w:r>
            <w:rPr>
              <w:rFonts w:cs="Times New Roman"/>
            </w:rPr>
            <w:fldChar w:fldCharType="end"/>
          </w:r>
        </w:p>
        <w:p w14:paraId="6DA2888F">
          <w:pPr>
            <w:pStyle w:val="16"/>
            <w:tabs>
              <w:tab w:val="right" w:leader="dot" w:pos="8306"/>
            </w:tabs>
            <w:ind w:left="480" w:firstLine="0" w:firstLineChars="0"/>
            <w:rPr>
              <w:rFonts w:cs="Times New Roman"/>
            </w:rPr>
          </w:pPr>
          <w:r>
            <w:fldChar w:fldCharType="begin"/>
          </w:r>
          <w:r>
            <w:instrText xml:space="preserve"> HYPERLINK \l "_Toc28177" </w:instrText>
          </w:r>
          <w:r>
            <w:fldChar w:fldCharType="separate"/>
          </w:r>
          <w:r>
            <w:rPr>
              <w:rFonts w:cs="Times New Roman"/>
            </w:rPr>
            <w:t>4.4  用户角色分析</w:t>
          </w:r>
          <w:r>
            <w:rPr>
              <w:rFonts w:cs="Times New Roman"/>
            </w:rPr>
            <w:tab/>
          </w:r>
          <w:r>
            <w:rPr>
              <w:rFonts w:cs="Times New Roman"/>
            </w:rPr>
            <w:fldChar w:fldCharType="begin"/>
          </w:r>
          <w:r>
            <w:rPr>
              <w:rFonts w:cs="Times New Roman"/>
            </w:rPr>
            <w:instrText xml:space="preserve"> PAGEREF _Toc28177 \h </w:instrText>
          </w:r>
          <w:r>
            <w:rPr>
              <w:rFonts w:cs="Times New Roman"/>
            </w:rPr>
            <w:fldChar w:fldCharType="separate"/>
          </w:r>
          <w:r>
            <w:rPr>
              <w:rFonts w:cs="Times New Roman"/>
            </w:rPr>
            <w:t>253</w:t>
          </w:r>
          <w:r>
            <w:rPr>
              <w:rFonts w:cs="Times New Roman"/>
            </w:rPr>
            <w:fldChar w:fldCharType="end"/>
          </w:r>
          <w:r>
            <w:rPr>
              <w:rFonts w:cs="Times New Roman"/>
            </w:rPr>
            <w:fldChar w:fldCharType="end"/>
          </w:r>
        </w:p>
        <w:p w14:paraId="0F5DC166">
          <w:pPr>
            <w:pStyle w:val="12"/>
            <w:tabs>
              <w:tab w:val="right" w:leader="dot" w:pos="8306"/>
            </w:tabs>
            <w:ind w:left="960" w:firstLine="0" w:firstLineChars="0"/>
            <w:rPr>
              <w:rFonts w:cs="Times New Roman"/>
            </w:rPr>
          </w:pPr>
          <w:r>
            <w:fldChar w:fldCharType="begin"/>
          </w:r>
          <w:r>
            <w:instrText xml:space="preserve"> HYPERLINK \l "_Toc18996" </w:instrText>
          </w:r>
          <w:r>
            <w:fldChar w:fldCharType="separate"/>
          </w:r>
          <w:r>
            <w:rPr>
              <w:rFonts w:cs="Times New Roman"/>
            </w:rPr>
            <w:t>4.4.1  干部人才管理子系统</w:t>
          </w:r>
          <w:r>
            <w:rPr>
              <w:rFonts w:cs="Times New Roman"/>
            </w:rPr>
            <w:tab/>
          </w:r>
          <w:r>
            <w:rPr>
              <w:rFonts w:cs="Times New Roman"/>
            </w:rPr>
            <w:fldChar w:fldCharType="begin"/>
          </w:r>
          <w:r>
            <w:rPr>
              <w:rFonts w:cs="Times New Roman"/>
            </w:rPr>
            <w:instrText xml:space="preserve"> PAGEREF _Toc18996 \h </w:instrText>
          </w:r>
          <w:r>
            <w:rPr>
              <w:rFonts w:cs="Times New Roman"/>
            </w:rPr>
            <w:fldChar w:fldCharType="separate"/>
          </w:r>
          <w:r>
            <w:rPr>
              <w:rFonts w:cs="Times New Roman"/>
            </w:rPr>
            <w:t>253</w:t>
          </w:r>
          <w:r>
            <w:rPr>
              <w:rFonts w:cs="Times New Roman"/>
            </w:rPr>
            <w:fldChar w:fldCharType="end"/>
          </w:r>
          <w:r>
            <w:rPr>
              <w:rFonts w:cs="Times New Roman"/>
            </w:rPr>
            <w:fldChar w:fldCharType="end"/>
          </w:r>
        </w:p>
        <w:p w14:paraId="1AD12BD1">
          <w:pPr>
            <w:pStyle w:val="12"/>
            <w:tabs>
              <w:tab w:val="right" w:leader="dot" w:pos="8306"/>
            </w:tabs>
            <w:ind w:left="960" w:firstLine="0" w:firstLineChars="0"/>
            <w:rPr>
              <w:rFonts w:cs="Times New Roman"/>
            </w:rPr>
          </w:pPr>
          <w:r>
            <w:fldChar w:fldCharType="begin"/>
          </w:r>
          <w:r>
            <w:instrText xml:space="preserve"> HYPERLINK \l "_Toc28307" </w:instrText>
          </w:r>
          <w:r>
            <w:fldChar w:fldCharType="separate"/>
          </w:r>
          <w:r>
            <w:rPr>
              <w:rFonts w:cs="Times New Roman"/>
            </w:rPr>
            <w:t>4.4.2  投资监管管理子系统</w:t>
          </w:r>
          <w:r>
            <w:rPr>
              <w:rFonts w:cs="Times New Roman"/>
            </w:rPr>
            <w:tab/>
          </w:r>
          <w:r>
            <w:rPr>
              <w:rFonts w:cs="Times New Roman"/>
            </w:rPr>
            <w:fldChar w:fldCharType="begin"/>
          </w:r>
          <w:r>
            <w:rPr>
              <w:rFonts w:cs="Times New Roman"/>
            </w:rPr>
            <w:instrText xml:space="preserve"> PAGEREF _Toc28307 \h </w:instrText>
          </w:r>
          <w:r>
            <w:rPr>
              <w:rFonts w:cs="Times New Roman"/>
            </w:rPr>
            <w:fldChar w:fldCharType="separate"/>
          </w:r>
          <w:r>
            <w:rPr>
              <w:rFonts w:cs="Times New Roman"/>
            </w:rPr>
            <w:t>253</w:t>
          </w:r>
          <w:r>
            <w:rPr>
              <w:rFonts w:cs="Times New Roman"/>
            </w:rPr>
            <w:fldChar w:fldCharType="end"/>
          </w:r>
          <w:r>
            <w:rPr>
              <w:rFonts w:cs="Times New Roman"/>
            </w:rPr>
            <w:fldChar w:fldCharType="end"/>
          </w:r>
        </w:p>
        <w:p w14:paraId="658AA885">
          <w:pPr>
            <w:pStyle w:val="12"/>
            <w:tabs>
              <w:tab w:val="right" w:leader="dot" w:pos="8306"/>
            </w:tabs>
            <w:ind w:left="960" w:firstLine="0" w:firstLineChars="0"/>
            <w:rPr>
              <w:rFonts w:cs="Times New Roman"/>
            </w:rPr>
          </w:pPr>
          <w:r>
            <w:fldChar w:fldCharType="begin"/>
          </w:r>
          <w:r>
            <w:instrText xml:space="preserve"> HYPERLINK \l "_Toc5072" </w:instrText>
          </w:r>
          <w:r>
            <w:fldChar w:fldCharType="separate"/>
          </w:r>
          <w:r>
            <w:rPr>
              <w:rFonts w:cs="Times New Roman"/>
            </w:rPr>
            <w:t>4.4.3  市属国企投资基金信息子系统</w:t>
          </w:r>
          <w:r>
            <w:rPr>
              <w:rFonts w:cs="Times New Roman"/>
            </w:rPr>
            <w:tab/>
          </w:r>
          <w:r>
            <w:rPr>
              <w:rFonts w:cs="Times New Roman"/>
            </w:rPr>
            <w:fldChar w:fldCharType="begin"/>
          </w:r>
          <w:r>
            <w:rPr>
              <w:rFonts w:cs="Times New Roman"/>
            </w:rPr>
            <w:instrText xml:space="preserve"> PAGEREF _Toc5072 \h </w:instrText>
          </w:r>
          <w:r>
            <w:rPr>
              <w:rFonts w:cs="Times New Roman"/>
            </w:rPr>
            <w:fldChar w:fldCharType="separate"/>
          </w:r>
          <w:r>
            <w:rPr>
              <w:rFonts w:cs="Times New Roman"/>
            </w:rPr>
            <w:t>254</w:t>
          </w:r>
          <w:r>
            <w:rPr>
              <w:rFonts w:cs="Times New Roman"/>
            </w:rPr>
            <w:fldChar w:fldCharType="end"/>
          </w:r>
          <w:r>
            <w:rPr>
              <w:rFonts w:cs="Times New Roman"/>
            </w:rPr>
            <w:fldChar w:fldCharType="end"/>
          </w:r>
        </w:p>
        <w:p w14:paraId="136FEDFB">
          <w:pPr>
            <w:pStyle w:val="12"/>
            <w:tabs>
              <w:tab w:val="right" w:leader="dot" w:pos="8306"/>
            </w:tabs>
            <w:ind w:left="960" w:firstLine="0" w:firstLineChars="0"/>
            <w:rPr>
              <w:rFonts w:cs="Times New Roman"/>
            </w:rPr>
          </w:pPr>
          <w:r>
            <w:fldChar w:fldCharType="begin"/>
          </w:r>
          <w:r>
            <w:instrText xml:space="preserve"> HYPERLINK \l "_Toc30460" </w:instrText>
          </w:r>
          <w:r>
            <w:fldChar w:fldCharType="separate"/>
          </w:r>
          <w:r>
            <w:rPr>
              <w:rFonts w:cs="Times New Roman"/>
            </w:rPr>
            <w:t>4.4.4  国际化经营子系统</w:t>
          </w:r>
          <w:r>
            <w:rPr>
              <w:rFonts w:cs="Times New Roman"/>
            </w:rPr>
            <w:tab/>
          </w:r>
          <w:r>
            <w:rPr>
              <w:rFonts w:cs="Times New Roman"/>
            </w:rPr>
            <w:fldChar w:fldCharType="begin"/>
          </w:r>
          <w:r>
            <w:rPr>
              <w:rFonts w:cs="Times New Roman"/>
            </w:rPr>
            <w:instrText xml:space="preserve"> PAGEREF _Toc30460 \h </w:instrText>
          </w:r>
          <w:r>
            <w:rPr>
              <w:rFonts w:cs="Times New Roman"/>
            </w:rPr>
            <w:fldChar w:fldCharType="separate"/>
          </w:r>
          <w:r>
            <w:rPr>
              <w:rFonts w:cs="Times New Roman"/>
            </w:rPr>
            <w:t>254</w:t>
          </w:r>
          <w:r>
            <w:rPr>
              <w:rFonts w:cs="Times New Roman"/>
            </w:rPr>
            <w:fldChar w:fldCharType="end"/>
          </w:r>
          <w:r>
            <w:rPr>
              <w:rFonts w:cs="Times New Roman"/>
            </w:rPr>
            <w:fldChar w:fldCharType="end"/>
          </w:r>
        </w:p>
        <w:p w14:paraId="48096CBB">
          <w:pPr>
            <w:pStyle w:val="12"/>
            <w:tabs>
              <w:tab w:val="right" w:leader="dot" w:pos="8306"/>
            </w:tabs>
            <w:ind w:left="960" w:firstLine="0" w:firstLineChars="0"/>
            <w:rPr>
              <w:rFonts w:cs="Times New Roman"/>
            </w:rPr>
          </w:pPr>
          <w:r>
            <w:fldChar w:fldCharType="begin"/>
          </w:r>
          <w:r>
            <w:instrText xml:space="preserve"> HYPERLINK \l "_Toc30463" </w:instrText>
          </w:r>
          <w:r>
            <w:fldChar w:fldCharType="separate"/>
          </w:r>
          <w:r>
            <w:rPr>
              <w:rFonts w:cs="Times New Roman"/>
            </w:rPr>
            <w:t>4.4.5  国企价值评估子系统</w:t>
          </w:r>
          <w:r>
            <w:rPr>
              <w:rFonts w:cs="Times New Roman"/>
            </w:rPr>
            <w:tab/>
          </w:r>
          <w:r>
            <w:rPr>
              <w:rFonts w:cs="Times New Roman"/>
            </w:rPr>
            <w:fldChar w:fldCharType="begin"/>
          </w:r>
          <w:r>
            <w:rPr>
              <w:rFonts w:cs="Times New Roman"/>
            </w:rPr>
            <w:instrText xml:space="preserve"> PAGEREF _Toc30463 \h </w:instrText>
          </w:r>
          <w:r>
            <w:rPr>
              <w:rFonts w:cs="Times New Roman"/>
            </w:rPr>
            <w:fldChar w:fldCharType="separate"/>
          </w:r>
          <w:r>
            <w:rPr>
              <w:rFonts w:cs="Times New Roman"/>
            </w:rPr>
            <w:t>255</w:t>
          </w:r>
          <w:r>
            <w:rPr>
              <w:rFonts w:cs="Times New Roman"/>
            </w:rPr>
            <w:fldChar w:fldCharType="end"/>
          </w:r>
          <w:r>
            <w:rPr>
              <w:rFonts w:cs="Times New Roman"/>
            </w:rPr>
            <w:fldChar w:fldCharType="end"/>
          </w:r>
        </w:p>
        <w:p w14:paraId="2C9D24C4">
          <w:pPr>
            <w:pStyle w:val="12"/>
            <w:tabs>
              <w:tab w:val="right" w:leader="dot" w:pos="8306"/>
            </w:tabs>
            <w:ind w:left="960" w:firstLine="0" w:firstLineChars="0"/>
            <w:rPr>
              <w:rFonts w:cs="Times New Roman"/>
            </w:rPr>
          </w:pPr>
          <w:r>
            <w:fldChar w:fldCharType="begin"/>
          </w:r>
          <w:r>
            <w:instrText xml:space="preserve"> HYPERLINK \l "_Toc21455" </w:instrText>
          </w:r>
          <w:r>
            <w:fldChar w:fldCharType="separate"/>
          </w:r>
          <w:r>
            <w:rPr>
              <w:rFonts w:cs="Times New Roman"/>
            </w:rPr>
            <w:t>4.4.6  全面风险预警管理子系统</w:t>
          </w:r>
          <w:r>
            <w:rPr>
              <w:rFonts w:cs="Times New Roman"/>
            </w:rPr>
            <w:tab/>
          </w:r>
          <w:r>
            <w:rPr>
              <w:rFonts w:cs="Times New Roman"/>
            </w:rPr>
            <w:fldChar w:fldCharType="begin"/>
          </w:r>
          <w:r>
            <w:rPr>
              <w:rFonts w:cs="Times New Roman"/>
            </w:rPr>
            <w:instrText xml:space="preserve"> PAGEREF _Toc21455 \h </w:instrText>
          </w:r>
          <w:r>
            <w:rPr>
              <w:rFonts w:cs="Times New Roman"/>
            </w:rPr>
            <w:fldChar w:fldCharType="separate"/>
          </w:r>
          <w:r>
            <w:rPr>
              <w:rFonts w:cs="Times New Roman"/>
            </w:rPr>
            <w:t>255</w:t>
          </w:r>
          <w:r>
            <w:rPr>
              <w:rFonts w:cs="Times New Roman"/>
            </w:rPr>
            <w:fldChar w:fldCharType="end"/>
          </w:r>
          <w:r>
            <w:rPr>
              <w:rFonts w:cs="Times New Roman"/>
            </w:rPr>
            <w:fldChar w:fldCharType="end"/>
          </w:r>
        </w:p>
        <w:p w14:paraId="23983D16">
          <w:pPr>
            <w:pStyle w:val="12"/>
            <w:tabs>
              <w:tab w:val="right" w:leader="dot" w:pos="8306"/>
            </w:tabs>
            <w:ind w:left="960" w:firstLine="0" w:firstLineChars="0"/>
            <w:rPr>
              <w:rFonts w:cs="Times New Roman"/>
            </w:rPr>
          </w:pPr>
          <w:r>
            <w:fldChar w:fldCharType="begin"/>
          </w:r>
          <w:r>
            <w:instrText xml:space="preserve"> HYPERLINK \l "_Toc23172" </w:instrText>
          </w:r>
          <w:r>
            <w:fldChar w:fldCharType="separate"/>
          </w:r>
          <w:r>
            <w:rPr>
              <w:rFonts w:cs="Times New Roman"/>
            </w:rPr>
            <w:t>4.4.7  国资监管采集子系统</w:t>
          </w:r>
          <w:r>
            <w:rPr>
              <w:rFonts w:cs="Times New Roman"/>
            </w:rPr>
            <w:tab/>
          </w:r>
          <w:r>
            <w:rPr>
              <w:rFonts w:cs="Times New Roman"/>
            </w:rPr>
            <w:fldChar w:fldCharType="begin"/>
          </w:r>
          <w:r>
            <w:rPr>
              <w:rFonts w:cs="Times New Roman"/>
            </w:rPr>
            <w:instrText xml:space="preserve"> PAGEREF _Toc23172 \h </w:instrText>
          </w:r>
          <w:r>
            <w:rPr>
              <w:rFonts w:cs="Times New Roman"/>
            </w:rPr>
            <w:fldChar w:fldCharType="separate"/>
          </w:r>
          <w:r>
            <w:rPr>
              <w:rFonts w:cs="Times New Roman"/>
            </w:rPr>
            <w:t>255</w:t>
          </w:r>
          <w:r>
            <w:rPr>
              <w:rFonts w:cs="Times New Roman"/>
            </w:rPr>
            <w:fldChar w:fldCharType="end"/>
          </w:r>
          <w:r>
            <w:rPr>
              <w:rFonts w:cs="Times New Roman"/>
            </w:rPr>
            <w:fldChar w:fldCharType="end"/>
          </w:r>
        </w:p>
        <w:p w14:paraId="226C2C37">
          <w:pPr>
            <w:pStyle w:val="12"/>
            <w:tabs>
              <w:tab w:val="right" w:leader="dot" w:pos="8306"/>
            </w:tabs>
            <w:ind w:left="960" w:firstLine="0" w:firstLineChars="0"/>
            <w:rPr>
              <w:rFonts w:cs="Times New Roman"/>
            </w:rPr>
          </w:pPr>
          <w:r>
            <w:fldChar w:fldCharType="begin"/>
          </w:r>
          <w:r>
            <w:instrText xml:space="preserve"> HYPERLINK \l "_Toc5094" </w:instrText>
          </w:r>
          <w:r>
            <w:fldChar w:fldCharType="separate"/>
          </w:r>
          <w:r>
            <w:rPr>
              <w:rFonts w:cs="Times New Roman"/>
            </w:rPr>
            <w:t>4.4.8  国资经营预算管理子系统</w:t>
          </w:r>
          <w:r>
            <w:rPr>
              <w:rFonts w:cs="Times New Roman"/>
            </w:rPr>
            <w:tab/>
          </w:r>
          <w:r>
            <w:rPr>
              <w:rFonts w:cs="Times New Roman"/>
            </w:rPr>
            <w:fldChar w:fldCharType="begin"/>
          </w:r>
          <w:r>
            <w:rPr>
              <w:rFonts w:cs="Times New Roman"/>
            </w:rPr>
            <w:instrText xml:space="preserve"> PAGEREF _Toc5094 \h </w:instrText>
          </w:r>
          <w:r>
            <w:rPr>
              <w:rFonts w:cs="Times New Roman"/>
            </w:rPr>
            <w:fldChar w:fldCharType="separate"/>
          </w:r>
          <w:r>
            <w:rPr>
              <w:rFonts w:cs="Times New Roman"/>
            </w:rPr>
            <w:t>256</w:t>
          </w:r>
          <w:r>
            <w:rPr>
              <w:rFonts w:cs="Times New Roman"/>
            </w:rPr>
            <w:fldChar w:fldCharType="end"/>
          </w:r>
          <w:r>
            <w:rPr>
              <w:rFonts w:cs="Times New Roman"/>
            </w:rPr>
            <w:fldChar w:fldCharType="end"/>
          </w:r>
        </w:p>
        <w:p w14:paraId="2AE90ECD">
          <w:pPr>
            <w:pStyle w:val="12"/>
            <w:tabs>
              <w:tab w:val="right" w:leader="dot" w:pos="8306"/>
            </w:tabs>
            <w:ind w:left="960" w:firstLine="0" w:firstLineChars="0"/>
            <w:rPr>
              <w:rFonts w:cs="Times New Roman"/>
            </w:rPr>
          </w:pPr>
          <w:r>
            <w:fldChar w:fldCharType="begin"/>
          </w:r>
          <w:r>
            <w:instrText xml:space="preserve"> HYPERLINK \l "_Toc20585" </w:instrText>
          </w:r>
          <w:r>
            <w:fldChar w:fldCharType="separate"/>
          </w:r>
          <w:r>
            <w:rPr>
              <w:rFonts w:cs="Times New Roman"/>
            </w:rPr>
            <w:t>4.4.9  企业分配事中事后监管子系统</w:t>
          </w:r>
          <w:r>
            <w:rPr>
              <w:rFonts w:cs="Times New Roman"/>
            </w:rPr>
            <w:tab/>
          </w:r>
          <w:r>
            <w:rPr>
              <w:rFonts w:cs="Times New Roman"/>
            </w:rPr>
            <w:fldChar w:fldCharType="begin"/>
          </w:r>
          <w:r>
            <w:rPr>
              <w:rFonts w:cs="Times New Roman"/>
            </w:rPr>
            <w:instrText xml:space="preserve"> PAGEREF _Toc20585 \h </w:instrText>
          </w:r>
          <w:r>
            <w:rPr>
              <w:rFonts w:cs="Times New Roman"/>
            </w:rPr>
            <w:fldChar w:fldCharType="separate"/>
          </w:r>
          <w:r>
            <w:rPr>
              <w:rFonts w:cs="Times New Roman"/>
            </w:rPr>
            <w:t>256</w:t>
          </w:r>
          <w:r>
            <w:rPr>
              <w:rFonts w:cs="Times New Roman"/>
            </w:rPr>
            <w:fldChar w:fldCharType="end"/>
          </w:r>
          <w:r>
            <w:rPr>
              <w:rFonts w:cs="Times New Roman"/>
            </w:rPr>
            <w:fldChar w:fldCharType="end"/>
          </w:r>
        </w:p>
        <w:p w14:paraId="49E999A0">
          <w:pPr>
            <w:pStyle w:val="12"/>
            <w:tabs>
              <w:tab w:val="right" w:leader="dot" w:pos="8306"/>
            </w:tabs>
            <w:ind w:left="960" w:firstLine="0" w:firstLineChars="0"/>
            <w:rPr>
              <w:rFonts w:cs="Times New Roman"/>
            </w:rPr>
          </w:pPr>
          <w:r>
            <w:fldChar w:fldCharType="begin"/>
          </w:r>
          <w:r>
            <w:instrText xml:space="preserve"> HYPERLINK \l "_Toc11608" </w:instrText>
          </w:r>
          <w:r>
            <w:fldChar w:fldCharType="separate"/>
          </w:r>
          <w:r>
            <w:rPr>
              <w:rFonts w:cs="Times New Roman"/>
            </w:rPr>
            <w:t>4.4.10  国有房地资产信息监管子系统</w:t>
          </w:r>
          <w:r>
            <w:rPr>
              <w:rFonts w:cs="Times New Roman"/>
            </w:rPr>
            <w:tab/>
          </w:r>
          <w:r>
            <w:rPr>
              <w:rFonts w:cs="Times New Roman"/>
            </w:rPr>
            <w:fldChar w:fldCharType="begin"/>
          </w:r>
          <w:r>
            <w:rPr>
              <w:rFonts w:cs="Times New Roman"/>
            </w:rPr>
            <w:instrText xml:space="preserve"> PAGEREF _Toc11608 \h </w:instrText>
          </w:r>
          <w:r>
            <w:rPr>
              <w:rFonts w:cs="Times New Roman"/>
            </w:rPr>
            <w:fldChar w:fldCharType="separate"/>
          </w:r>
          <w:r>
            <w:rPr>
              <w:rFonts w:cs="Times New Roman"/>
            </w:rPr>
            <w:t>256</w:t>
          </w:r>
          <w:r>
            <w:rPr>
              <w:rFonts w:cs="Times New Roman"/>
            </w:rPr>
            <w:fldChar w:fldCharType="end"/>
          </w:r>
          <w:r>
            <w:rPr>
              <w:rFonts w:cs="Times New Roman"/>
            </w:rPr>
            <w:fldChar w:fldCharType="end"/>
          </w:r>
        </w:p>
        <w:p w14:paraId="21B77016">
          <w:pPr>
            <w:pStyle w:val="12"/>
            <w:tabs>
              <w:tab w:val="right" w:leader="dot" w:pos="8306"/>
            </w:tabs>
            <w:ind w:left="960" w:firstLine="0" w:firstLineChars="0"/>
            <w:rPr>
              <w:rFonts w:cs="Times New Roman"/>
            </w:rPr>
          </w:pPr>
          <w:r>
            <w:fldChar w:fldCharType="begin"/>
          </w:r>
          <w:r>
            <w:instrText xml:space="preserve"> HYPERLINK \l "_Toc14805" </w:instrText>
          </w:r>
          <w:r>
            <w:fldChar w:fldCharType="separate"/>
          </w:r>
          <w:r>
            <w:rPr>
              <w:rFonts w:cs="Times New Roman"/>
            </w:rPr>
            <w:t>4.4.11  内部审计子系统</w:t>
          </w:r>
          <w:r>
            <w:rPr>
              <w:rFonts w:cs="Times New Roman"/>
            </w:rPr>
            <w:tab/>
          </w:r>
          <w:r>
            <w:rPr>
              <w:rFonts w:cs="Times New Roman"/>
            </w:rPr>
            <w:fldChar w:fldCharType="begin"/>
          </w:r>
          <w:r>
            <w:rPr>
              <w:rFonts w:cs="Times New Roman"/>
            </w:rPr>
            <w:instrText xml:space="preserve"> PAGEREF _Toc14805 \h </w:instrText>
          </w:r>
          <w:r>
            <w:rPr>
              <w:rFonts w:cs="Times New Roman"/>
            </w:rPr>
            <w:fldChar w:fldCharType="separate"/>
          </w:r>
          <w:r>
            <w:rPr>
              <w:rFonts w:cs="Times New Roman"/>
            </w:rPr>
            <w:t>256</w:t>
          </w:r>
          <w:r>
            <w:rPr>
              <w:rFonts w:cs="Times New Roman"/>
            </w:rPr>
            <w:fldChar w:fldCharType="end"/>
          </w:r>
          <w:r>
            <w:rPr>
              <w:rFonts w:cs="Times New Roman"/>
            </w:rPr>
            <w:fldChar w:fldCharType="end"/>
          </w:r>
        </w:p>
        <w:p w14:paraId="1553B11F">
          <w:pPr>
            <w:pStyle w:val="12"/>
            <w:tabs>
              <w:tab w:val="right" w:leader="dot" w:pos="8306"/>
            </w:tabs>
            <w:ind w:left="960" w:firstLine="0" w:firstLineChars="0"/>
            <w:rPr>
              <w:rFonts w:cs="Times New Roman"/>
            </w:rPr>
          </w:pPr>
          <w:r>
            <w:fldChar w:fldCharType="begin"/>
          </w:r>
          <w:r>
            <w:instrText xml:space="preserve"> HYPERLINK \l "_Toc23149" </w:instrText>
          </w:r>
          <w:r>
            <w:fldChar w:fldCharType="separate"/>
          </w:r>
          <w:r>
            <w:rPr>
              <w:rFonts w:cs="Times New Roman"/>
            </w:rPr>
            <w:t>4.4.12  审计整改管理子系统</w:t>
          </w:r>
          <w:r>
            <w:rPr>
              <w:rFonts w:cs="Times New Roman"/>
            </w:rPr>
            <w:tab/>
          </w:r>
          <w:r>
            <w:rPr>
              <w:rFonts w:cs="Times New Roman"/>
            </w:rPr>
            <w:fldChar w:fldCharType="begin"/>
          </w:r>
          <w:r>
            <w:rPr>
              <w:rFonts w:cs="Times New Roman"/>
            </w:rPr>
            <w:instrText xml:space="preserve"> PAGEREF _Toc23149 \h </w:instrText>
          </w:r>
          <w:r>
            <w:rPr>
              <w:rFonts w:cs="Times New Roman"/>
            </w:rPr>
            <w:fldChar w:fldCharType="separate"/>
          </w:r>
          <w:r>
            <w:rPr>
              <w:rFonts w:cs="Times New Roman"/>
            </w:rPr>
            <w:t>257</w:t>
          </w:r>
          <w:r>
            <w:rPr>
              <w:rFonts w:cs="Times New Roman"/>
            </w:rPr>
            <w:fldChar w:fldCharType="end"/>
          </w:r>
          <w:r>
            <w:rPr>
              <w:rFonts w:cs="Times New Roman"/>
            </w:rPr>
            <w:fldChar w:fldCharType="end"/>
          </w:r>
        </w:p>
        <w:p w14:paraId="46BE9D6C">
          <w:pPr>
            <w:pStyle w:val="12"/>
            <w:tabs>
              <w:tab w:val="right" w:leader="dot" w:pos="8306"/>
            </w:tabs>
            <w:ind w:left="960" w:firstLine="0" w:firstLineChars="0"/>
            <w:rPr>
              <w:rFonts w:cs="Times New Roman"/>
            </w:rPr>
          </w:pPr>
          <w:r>
            <w:fldChar w:fldCharType="begin"/>
          </w:r>
          <w:r>
            <w:instrText xml:space="preserve"> HYPERLINK \l "_Toc22186" </w:instrText>
          </w:r>
          <w:r>
            <w:fldChar w:fldCharType="separate"/>
          </w:r>
          <w:r>
            <w:rPr>
              <w:rFonts w:cs="Times New Roman"/>
            </w:rPr>
            <w:t>4.4.13  内部控制测评管理子系统</w:t>
          </w:r>
          <w:r>
            <w:rPr>
              <w:rFonts w:cs="Times New Roman"/>
            </w:rPr>
            <w:tab/>
          </w:r>
          <w:r>
            <w:rPr>
              <w:rFonts w:cs="Times New Roman"/>
            </w:rPr>
            <w:fldChar w:fldCharType="begin"/>
          </w:r>
          <w:r>
            <w:rPr>
              <w:rFonts w:cs="Times New Roman"/>
            </w:rPr>
            <w:instrText xml:space="preserve"> PAGEREF _Toc22186 \h </w:instrText>
          </w:r>
          <w:r>
            <w:rPr>
              <w:rFonts w:cs="Times New Roman"/>
            </w:rPr>
            <w:fldChar w:fldCharType="separate"/>
          </w:r>
          <w:r>
            <w:rPr>
              <w:rFonts w:cs="Times New Roman"/>
            </w:rPr>
            <w:t>257</w:t>
          </w:r>
          <w:r>
            <w:rPr>
              <w:rFonts w:cs="Times New Roman"/>
            </w:rPr>
            <w:fldChar w:fldCharType="end"/>
          </w:r>
          <w:r>
            <w:rPr>
              <w:rFonts w:cs="Times New Roman"/>
            </w:rPr>
            <w:fldChar w:fldCharType="end"/>
          </w:r>
        </w:p>
        <w:p w14:paraId="19AA03B1">
          <w:pPr>
            <w:pStyle w:val="12"/>
            <w:tabs>
              <w:tab w:val="right" w:leader="dot" w:pos="8306"/>
            </w:tabs>
            <w:ind w:left="960" w:firstLine="0" w:firstLineChars="0"/>
            <w:rPr>
              <w:rFonts w:cs="Times New Roman"/>
            </w:rPr>
          </w:pPr>
          <w:r>
            <w:fldChar w:fldCharType="begin"/>
          </w:r>
          <w:r>
            <w:instrText xml:space="preserve"> HYPERLINK \l "_Toc30549" </w:instrText>
          </w:r>
          <w:r>
            <w:fldChar w:fldCharType="separate"/>
          </w:r>
          <w:r>
            <w:rPr>
              <w:rFonts w:cs="Times New Roman"/>
            </w:rPr>
            <w:t>4.4.14  企业服务大厅</w:t>
          </w:r>
          <w:r>
            <w:rPr>
              <w:rFonts w:cs="Times New Roman"/>
            </w:rPr>
            <w:tab/>
          </w:r>
          <w:r>
            <w:rPr>
              <w:rFonts w:cs="Times New Roman"/>
            </w:rPr>
            <w:fldChar w:fldCharType="begin"/>
          </w:r>
          <w:r>
            <w:rPr>
              <w:rFonts w:cs="Times New Roman"/>
            </w:rPr>
            <w:instrText xml:space="preserve"> PAGEREF _Toc30549 \h </w:instrText>
          </w:r>
          <w:r>
            <w:rPr>
              <w:rFonts w:cs="Times New Roman"/>
            </w:rPr>
            <w:fldChar w:fldCharType="separate"/>
          </w:r>
          <w:r>
            <w:rPr>
              <w:rFonts w:cs="Times New Roman"/>
            </w:rPr>
            <w:t>257</w:t>
          </w:r>
          <w:r>
            <w:rPr>
              <w:rFonts w:cs="Times New Roman"/>
            </w:rPr>
            <w:fldChar w:fldCharType="end"/>
          </w:r>
          <w:r>
            <w:rPr>
              <w:rFonts w:cs="Times New Roman"/>
            </w:rPr>
            <w:fldChar w:fldCharType="end"/>
          </w:r>
        </w:p>
        <w:p w14:paraId="2A5C4D68">
          <w:pPr>
            <w:pStyle w:val="12"/>
            <w:tabs>
              <w:tab w:val="right" w:leader="dot" w:pos="8306"/>
            </w:tabs>
            <w:ind w:left="960" w:firstLine="0" w:firstLineChars="0"/>
            <w:rPr>
              <w:rFonts w:cs="Times New Roman"/>
            </w:rPr>
          </w:pPr>
          <w:r>
            <w:fldChar w:fldCharType="begin"/>
          </w:r>
          <w:r>
            <w:instrText xml:space="preserve"> HYPERLINK \l "_Toc1762" </w:instrText>
          </w:r>
          <w:r>
            <w:fldChar w:fldCharType="separate"/>
          </w:r>
          <w:r>
            <w:rPr>
              <w:rFonts w:cs="Times New Roman"/>
            </w:rPr>
            <w:t>4.4.15  国资监管数智管理子系统</w:t>
          </w:r>
          <w:r>
            <w:rPr>
              <w:rFonts w:cs="Times New Roman"/>
            </w:rPr>
            <w:tab/>
          </w:r>
          <w:r>
            <w:rPr>
              <w:rFonts w:cs="Times New Roman"/>
            </w:rPr>
            <w:fldChar w:fldCharType="begin"/>
          </w:r>
          <w:r>
            <w:rPr>
              <w:rFonts w:cs="Times New Roman"/>
            </w:rPr>
            <w:instrText xml:space="preserve"> PAGEREF _Toc1762 \h </w:instrText>
          </w:r>
          <w:r>
            <w:rPr>
              <w:rFonts w:cs="Times New Roman"/>
            </w:rPr>
            <w:fldChar w:fldCharType="separate"/>
          </w:r>
          <w:r>
            <w:rPr>
              <w:rFonts w:cs="Times New Roman"/>
            </w:rPr>
            <w:t>257</w:t>
          </w:r>
          <w:r>
            <w:rPr>
              <w:rFonts w:cs="Times New Roman"/>
            </w:rPr>
            <w:fldChar w:fldCharType="end"/>
          </w:r>
          <w:r>
            <w:rPr>
              <w:rFonts w:cs="Times New Roman"/>
            </w:rPr>
            <w:fldChar w:fldCharType="end"/>
          </w:r>
        </w:p>
        <w:p w14:paraId="321259C9">
          <w:pPr>
            <w:pStyle w:val="12"/>
            <w:tabs>
              <w:tab w:val="right" w:leader="dot" w:pos="8306"/>
            </w:tabs>
            <w:ind w:left="960" w:firstLine="0" w:firstLineChars="0"/>
            <w:rPr>
              <w:rFonts w:cs="Times New Roman"/>
            </w:rPr>
          </w:pPr>
          <w:r>
            <w:fldChar w:fldCharType="begin"/>
          </w:r>
          <w:r>
            <w:instrText xml:space="preserve"> HYPERLINK \l "_Toc11903" </w:instrText>
          </w:r>
          <w:r>
            <w:fldChar w:fldCharType="separate"/>
          </w:r>
          <w:r>
            <w:rPr>
              <w:rFonts w:cs="Times New Roman"/>
            </w:rPr>
            <w:t>4.4.16  全面风险预警子系统（宣传部功能模块）</w:t>
          </w:r>
          <w:r>
            <w:rPr>
              <w:rFonts w:cs="Times New Roman"/>
            </w:rPr>
            <w:tab/>
          </w:r>
          <w:r>
            <w:rPr>
              <w:rFonts w:cs="Times New Roman"/>
            </w:rPr>
            <w:fldChar w:fldCharType="begin"/>
          </w:r>
          <w:r>
            <w:rPr>
              <w:rFonts w:cs="Times New Roman"/>
            </w:rPr>
            <w:instrText xml:space="preserve"> PAGEREF _Toc11903 \h </w:instrText>
          </w:r>
          <w:r>
            <w:rPr>
              <w:rFonts w:cs="Times New Roman"/>
            </w:rPr>
            <w:fldChar w:fldCharType="separate"/>
          </w:r>
          <w:r>
            <w:rPr>
              <w:rFonts w:cs="Times New Roman"/>
            </w:rPr>
            <w:t>258</w:t>
          </w:r>
          <w:r>
            <w:rPr>
              <w:rFonts w:cs="Times New Roman"/>
            </w:rPr>
            <w:fldChar w:fldCharType="end"/>
          </w:r>
          <w:r>
            <w:rPr>
              <w:rFonts w:cs="Times New Roman"/>
            </w:rPr>
            <w:fldChar w:fldCharType="end"/>
          </w:r>
        </w:p>
        <w:p w14:paraId="050B470B">
          <w:pPr>
            <w:pStyle w:val="16"/>
            <w:tabs>
              <w:tab w:val="right" w:leader="dot" w:pos="8306"/>
            </w:tabs>
            <w:ind w:left="480" w:firstLine="0" w:firstLineChars="0"/>
            <w:rPr>
              <w:rFonts w:cs="Times New Roman"/>
            </w:rPr>
          </w:pPr>
          <w:r>
            <w:fldChar w:fldCharType="begin"/>
          </w:r>
          <w:r>
            <w:instrText xml:space="preserve"> HYPERLINK \l "_Toc29704" </w:instrText>
          </w:r>
          <w:r>
            <w:fldChar w:fldCharType="separate"/>
          </w:r>
          <w:r>
            <w:rPr>
              <w:rFonts w:cs="Times New Roman"/>
            </w:rPr>
            <w:t>4.5  信息量分析与预测（资源使用测算）</w:t>
          </w:r>
          <w:r>
            <w:rPr>
              <w:rFonts w:cs="Times New Roman"/>
            </w:rPr>
            <w:tab/>
          </w:r>
          <w:r>
            <w:rPr>
              <w:rFonts w:cs="Times New Roman"/>
            </w:rPr>
            <w:fldChar w:fldCharType="begin"/>
          </w:r>
          <w:r>
            <w:rPr>
              <w:rFonts w:cs="Times New Roman"/>
            </w:rPr>
            <w:instrText xml:space="preserve"> PAGEREF _Toc29704 \h </w:instrText>
          </w:r>
          <w:r>
            <w:rPr>
              <w:rFonts w:cs="Times New Roman"/>
            </w:rPr>
            <w:fldChar w:fldCharType="separate"/>
          </w:r>
          <w:r>
            <w:rPr>
              <w:rFonts w:cs="Times New Roman"/>
            </w:rPr>
            <w:t>258</w:t>
          </w:r>
          <w:r>
            <w:rPr>
              <w:rFonts w:cs="Times New Roman"/>
            </w:rPr>
            <w:fldChar w:fldCharType="end"/>
          </w:r>
          <w:r>
            <w:rPr>
              <w:rFonts w:cs="Times New Roman"/>
            </w:rPr>
            <w:fldChar w:fldCharType="end"/>
          </w:r>
        </w:p>
        <w:p w14:paraId="1CB12E5D">
          <w:pPr>
            <w:pStyle w:val="16"/>
            <w:tabs>
              <w:tab w:val="right" w:leader="dot" w:pos="8306"/>
            </w:tabs>
            <w:ind w:left="480" w:firstLine="0" w:firstLineChars="0"/>
            <w:rPr>
              <w:rFonts w:cs="Times New Roman"/>
            </w:rPr>
          </w:pPr>
          <w:r>
            <w:fldChar w:fldCharType="begin"/>
          </w:r>
          <w:r>
            <w:instrText xml:space="preserve"> HYPERLINK \l "_Toc28868" </w:instrText>
          </w:r>
          <w:r>
            <w:fldChar w:fldCharType="separate"/>
          </w:r>
          <w:r>
            <w:rPr>
              <w:rFonts w:cs="Times New Roman"/>
            </w:rPr>
            <w:t>4.6  系统功能与性能需求分析</w:t>
          </w:r>
          <w:r>
            <w:rPr>
              <w:rFonts w:cs="Times New Roman"/>
            </w:rPr>
            <w:tab/>
          </w:r>
          <w:r>
            <w:rPr>
              <w:rFonts w:cs="Times New Roman"/>
            </w:rPr>
            <w:fldChar w:fldCharType="begin"/>
          </w:r>
          <w:r>
            <w:rPr>
              <w:rFonts w:cs="Times New Roman"/>
            </w:rPr>
            <w:instrText xml:space="preserve"> PAGEREF _Toc28868 \h </w:instrText>
          </w:r>
          <w:r>
            <w:rPr>
              <w:rFonts w:cs="Times New Roman"/>
            </w:rPr>
            <w:fldChar w:fldCharType="separate"/>
          </w:r>
          <w:r>
            <w:rPr>
              <w:rFonts w:cs="Times New Roman"/>
            </w:rPr>
            <w:t>260</w:t>
          </w:r>
          <w:r>
            <w:rPr>
              <w:rFonts w:cs="Times New Roman"/>
            </w:rPr>
            <w:fldChar w:fldCharType="end"/>
          </w:r>
          <w:r>
            <w:rPr>
              <w:rFonts w:cs="Times New Roman"/>
            </w:rPr>
            <w:fldChar w:fldCharType="end"/>
          </w:r>
        </w:p>
        <w:p w14:paraId="544C768F">
          <w:pPr>
            <w:pStyle w:val="12"/>
            <w:tabs>
              <w:tab w:val="right" w:leader="dot" w:pos="8306"/>
            </w:tabs>
            <w:ind w:left="960" w:firstLine="0" w:firstLineChars="0"/>
            <w:rPr>
              <w:rFonts w:cs="Times New Roman"/>
            </w:rPr>
          </w:pPr>
          <w:r>
            <w:fldChar w:fldCharType="begin"/>
          </w:r>
          <w:r>
            <w:instrText xml:space="preserve"> HYPERLINK \l "_Toc19259" </w:instrText>
          </w:r>
          <w:r>
            <w:fldChar w:fldCharType="separate"/>
          </w:r>
          <w:r>
            <w:rPr>
              <w:rFonts w:cs="Times New Roman"/>
            </w:rPr>
            <w:t>4.6.1  系统功能需求分析</w:t>
          </w:r>
          <w:r>
            <w:rPr>
              <w:rFonts w:cs="Times New Roman"/>
            </w:rPr>
            <w:tab/>
          </w:r>
          <w:r>
            <w:rPr>
              <w:rFonts w:cs="Times New Roman"/>
            </w:rPr>
            <w:fldChar w:fldCharType="begin"/>
          </w:r>
          <w:r>
            <w:rPr>
              <w:rFonts w:cs="Times New Roman"/>
            </w:rPr>
            <w:instrText xml:space="preserve"> PAGEREF _Toc19259 \h </w:instrText>
          </w:r>
          <w:r>
            <w:rPr>
              <w:rFonts w:cs="Times New Roman"/>
            </w:rPr>
            <w:fldChar w:fldCharType="separate"/>
          </w:r>
          <w:r>
            <w:rPr>
              <w:rFonts w:cs="Times New Roman"/>
            </w:rPr>
            <w:t>260</w:t>
          </w:r>
          <w:r>
            <w:rPr>
              <w:rFonts w:cs="Times New Roman"/>
            </w:rPr>
            <w:fldChar w:fldCharType="end"/>
          </w:r>
          <w:r>
            <w:rPr>
              <w:rFonts w:cs="Times New Roman"/>
            </w:rPr>
            <w:fldChar w:fldCharType="end"/>
          </w:r>
        </w:p>
        <w:p w14:paraId="146D1E73">
          <w:pPr>
            <w:pStyle w:val="12"/>
            <w:tabs>
              <w:tab w:val="right" w:leader="dot" w:pos="8306"/>
            </w:tabs>
            <w:ind w:left="960" w:firstLine="0" w:firstLineChars="0"/>
            <w:rPr>
              <w:rFonts w:cs="Times New Roman"/>
            </w:rPr>
          </w:pPr>
          <w:r>
            <w:fldChar w:fldCharType="begin"/>
          </w:r>
          <w:r>
            <w:instrText xml:space="preserve"> HYPERLINK \l "_Toc24511" </w:instrText>
          </w:r>
          <w:r>
            <w:fldChar w:fldCharType="separate"/>
          </w:r>
          <w:r>
            <w:rPr>
              <w:rFonts w:cs="Times New Roman"/>
            </w:rPr>
            <w:t>4.6.2  性能需求分析</w:t>
          </w:r>
          <w:r>
            <w:rPr>
              <w:rFonts w:cs="Times New Roman"/>
            </w:rPr>
            <w:tab/>
          </w:r>
          <w:r>
            <w:rPr>
              <w:rFonts w:cs="Times New Roman"/>
            </w:rPr>
            <w:fldChar w:fldCharType="begin"/>
          </w:r>
          <w:r>
            <w:rPr>
              <w:rFonts w:cs="Times New Roman"/>
            </w:rPr>
            <w:instrText xml:space="preserve"> PAGEREF _Toc24511 \h </w:instrText>
          </w:r>
          <w:r>
            <w:rPr>
              <w:rFonts w:cs="Times New Roman"/>
            </w:rPr>
            <w:fldChar w:fldCharType="separate"/>
          </w:r>
          <w:r>
            <w:rPr>
              <w:rFonts w:cs="Times New Roman"/>
            </w:rPr>
            <w:t>278</w:t>
          </w:r>
          <w:r>
            <w:rPr>
              <w:rFonts w:cs="Times New Roman"/>
            </w:rPr>
            <w:fldChar w:fldCharType="end"/>
          </w:r>
          <w:r>
            <w:rPr>
              <w:rFonts w:cs="Times New Roman"/>
            </w:rPr>
            <w:fldChar w:fldCharType="end"/>
          </w:r>
        </w:p>
        <w:p w14:paraId="3935D4BB">
          <w:pPr>
            <w:pStyle w:val="16"/>
            <w:tabs>
              <w:tab w:val="right" w:leader="dot" w:pos="8306"/>
            </w:tabs>
            <w:ind w:left="480" w:firstLine="0" w:firstLineChars="0"/>
            <w:rPr>
              <w:rFonts w:cs="Times New Roman"/>
            </w:rPr>
          </w:pPr>
          <w:r>
            <w:fldChar w:fldCharType="begin"/>
          </w:r>
          <w:r>
            <w:instrText xml:space="preserve"> HYPERLINK \l "_Toc13479" </w:instrText>
          </w:r>
          <w:r>
            <w:fldChar w:fldCharType="separate"/>
          </w:r>
          <w:r>
            <w:rPr>
              <w:rFonts w:cs="Times New Roman"/>
            </w:rPr>
            <w:t>4.7  安全需求分析（针对安全服务）</w:t>
          </w:r>
          <w:r>
            <w:rPr>
              <w:rFonts w:cs="Times New Roman"/>
            </w:rPr>
            <w:tab/>
          </w:r>
          <w:r>
            <w:rPr>
              <w:rFonts w:cs="Times New Roman"/>
            </w:rPr>
            <w:fldChar w:fldCharType="begin"/>
          </w:r>
          <w:r>
            <w:rPr>
              <w:rFonts w:cs="Times New Roman"/>
            </w:rPr>
            <w:instrText xml:space="preserve"> PAGEREF _Toc13479 \h </w:instrText>
          </w:r>
          <w:r>
            <w:rPr>
              <w:rFonts w:cs="Times New Roman"/>
            </w:rPr>
            <w:fldChar w:fldCharType="separate"/>
          </w:r>
          <w:r>
            <w:rPr>
              <w:rFonts w:cs="Times New Roman"/>
            </w:rPr>
            <w:t>278</w:t>
          </w:r>
          <w:r>
            <w:rPr>
              <w:rFonts w:cs="Times New Roman"/>
            </w:rPr>
            <w:fldChar w:fldCharType="end"/>
          </w:r>
          <w:r>
            <w:rPr>
              <w:rFonts w:cs="Times New Roman"/>
            </w:rPr>
            <w:fldChar w:fldCharType="end"/>
          </w:r>
        </w:p>
        <w:p w14:paraId="612ED130">
          <w:pPr>
            <w:pStyle w:val="12"/>
            <w:tabs>
              <w:tab w:val="right" w:leader="dot" w:pos="8306"/>
            </w:tabs>
            <w:ind w:left="960" w:firstLine="0" w:firstLineChars="0"/>
            <w:rPr>
              <w:rFonts w:cs="Times New Roman"/>
            </w:rPr>
          </w:pPr>
          <w:r>
            <w:fldChar w:fldCharType="begin"/>
          </w:r>
          <w:r>
            <w:instrText xml:space="preserve"> HYPERLINK \l "_Toc17414" </w:instrText>
          </w:r>
          <w:r>
            <w:fldChar w:fldCharType="separate"/>
          </w:r>
          <w:r>
            <w:rPr>
              <w:rFonts w:cs="Times New Roman"/>
            </w:rPr>
            <w:t>4.7.1  安全管理需求</w:t>
          </w:r>
          <w:r>
            <w:rPr>
              <w:rFonts w:cs="Times New Roman"/>
            </w:rPr>
            <w:tab/>
          </w:r>
          <w:r>
            <w:rPr>
              <w:rFonts w:cs="Times New Roman"/>
            </w:rPr>
            <w:fldChar w:fldCharType="begin"/>
          </w:r>
          <w:r>
            <w:rPr>
              <w:rFonts w:cs="Times New Roman"/>
            </w:rPr>
            <w:instrText xml:space="preserve"> PAGEREF _Toc17414 \h </w:instrText>
          </w:r>
          <w:r>
            <w:rPr>
              <w:rFonts w:cs="Times New Roman"/>
            </w:rPr>
            <w:fldChar w:fldCharType="separate"/>
          </w:r>
          <w:r>
            <w:rPr>
              <w:rFonts w:cs="Times New Roman"/>
            </w:rPr>
            <w:t>278</w:t>
          </w:r>
          <w:r>
            <w:rPr>
              <w:rFonts w:cs="Times New Roman"/>
            </w:rPr>
            <w:fldChar w:fldCharType="end"/>
          </w:r>
          <w:r>
            <w:rPr>
              <w:rFonts w:cs="Times New Roman"/>
            </w:rPr>
            <w:fldChar w:fldCharType="end"/>
          </w:r>
        </w:p>
        <w:p w14:paraId="5C1C14AC">
          <w:pPr>
            <w:pStyle w:val="12"/>
            <w:tabs>
              <w:tab w:val="right" w:leader="dot" w:pos="8306"/>
            </w:tabs>
            <w:ind w:left="960" w:firstLine="0" w:firstLineChars="0"/>
            <w:rPr>
              <w:rFonts w:cs="Times New Roman"/>
            </w:rPr>
          </w:pPr>
          <w:r>
            <w:fldChar w:fldCharType="begin"/>
          </w:r>
          <w:r>
            <w:instrText xml:space="preserve"> HYPERLINK \l "_Toc23377" </w:instrText>
          </w:r>
          <w:r>
            <w:fldChar w:fldCharType="separate"/>
          </w:r>
          <w:r>
            <w:rPr>
              <w:rFonts w:cs="Times New Roman"/>
            </w:rPr>
            <w:t>4.7.2  网络安全需求</w:t>
          </w:r>
          <w:r>
            <w:rPr>
              <w:rFonts w:cs="Times New Roman"/>
            </w:rPr>
            <w:tab/>
          </w:r>
          <w:r>
            <w:rPr>
              <w:rFonts w:cs="Times New Roman"/>
            </w:rPr>
            <w:fldChar w:fldCharType="begin"/>
          </w:r>
          <w:r>
            <w:rPr>
              <w:rFonts w:cs="Times New Roman"/>
            </w:rPr>
            <w:instrText xml:space="preserve"> PAGEREF _Toc23377 \h </w:instrText>
          </w:r>
          <w:r>
            <w:rPr>
              <w:rFonts w:cs="Times New Roman"/>
            </w:rPr>
            <w:fldChar w:fldCharType="separate"/>
          </w:r>
          <w:r>
            <w:rPr>
              <w:rFonts w:cs="Times New Roman"/>
            </w:rPr>
            <w:t>279</w:t>
          </w:r>
          <w:r>
            <w:rPr>
              <w:rFonts w:cs="Times New Roman"/>
            </w:rPr>
            <w:fldChar w:fldCharType="end"/>
          </w:r>
          <w:r>
            <w:rPr>
              <w:rFonts w:cs="Times New Roman"/>
            </w:rPr>
            <w:fldChar w:fldCharType="end"/>
          </w:r>
        </w:p>
        <w:p w14:paraId="3C51FC73">
          <w:pPr>
            <w:pStyle w:val="12"/>
            <w:tabs>
              <w:tab w:val="right" w:leader="dot" w:pos="8306"/>
            </w:tabs>
            <w:ind w:left="960" w:firstLine="0" w:firstLineChars="0"/>
            <w:rPr>
              <w:rFonts w:cs="Times New Roman"/>
            </w:rPr>
          </w:pPr>
          <w:r>
            <w:fldChar w:fldCharType="begin"/>
          </w:r>
          <w:r>
            <w:instrText xml:space="preserve"> HYPERLINK \l "_Toc13866" </w:instrText>
          </w:r>
          <w:r>
            <w:fldChar w:fldCharType="separate"/>
          </w:r>
          <w:r>
            <w:rPr>
              <w:rFonts w:cs="Times New Roman"/>
            </w:rPr>
            <w:t>4.7.3  系统安全需求</w:t>
          </w:r>
          <w:r>
            <w:rPr>
              <w:rFonts w:cs="Times New Roman"/>
            </w:rPr>
            <w:tab/>
          </w:r>
          <w:r>
            <w:rPr>
              <w:rFonts w:cs="Times New Roman"/>
            </w:rPr>
            <w:fldChar w:fldCharType="begin"/>
          </w:r>
          <w:r>
            <w:rPr>
              <w:rFonts w:cs="Times New Roman"/>
            </w:rPr>
            <w:instrText xml:space="preserve"> PAGEREF _Toc13866 \h </w:instrText>
          </w:r>
          <w:r>
            <w:rPr>
              <w:rFonts w:cs="Times New Roman"/>
            </w:rPr>
            <w:fldChar w:fldCharType="separate"/>
          </w:r>
          <w:r>
            <w:rPr>
              <w:rFonts w:cs="Times New Roman"/>
            </w:rPr>
            <w:t>279</w:t>
          </w:r>
          <w:r>
            <w:rPr>
              <w:rFonts w:cs="Times New Roman"/>
            </w:rPr>
            <w:fldChar w:fldCharType="end"/>
          </w:r>
          <w:r>
            <w:rPr>
              <w:rFonts w:cs="Times New Roman"/>
            </w:rPr>
            <w:fldChar w:fldCharType="end"/>
          </w:r>
        </w:p>
        <w:p w14:paraId="304EAC2F">
          <w:pPr>
            <w:pStyle w:val="12"/>
            <w:tabs>
              <w:tab w:val="right" w:leader="dot" w:pos="8306"/>
            </w:tabs>
            <w:ind w:left="960" w:firstLine="0" w:firstLineChars="0"/>
            <w:rPr>
              <w:rFonts w:cs="Times New Roman"/>
            </w:rPr>
          </w:pPr>
          <w:r>
            <w:fldChar w:fldCharType="begin"/>
          </w:r>
          <w:r>
            <w:instrText xml:space="preserve"> HYPERLINK \l "_Toc12451" </w:instrText>
          </w:r>
          <w:r>
            <w:fldChar w:fldCharType="separate"/>
          </w:r>
          <w:r>
            <w:rPr>
              <w:rFonts w:cs="Times New Roman"/>
            </w:rPr>
            <w:t>4.7.4  数据安全需求</w:t>
          </w:r>
          <w:r>
            <w:rPr>
              <w:rFonts w:cs="Times New Roman"/>
            </w:rPr>
            <w:tab/>
          </w:r>
          <w:r>
            <w:rPr>
              <w:rFonts w:cs="Times New Roman"/>
            </w:rPr>
            <w:fldChar w:fldCharType="begin"/>
          </w:r>
          <w:r>
            <w:rPr>
              <w:rFonts w:cs="Times New Roman"/>
            </w:rPr>
            <w:instrText xml:space="preserve"> PAGEREF _Toc12451 \h </w:instrText>
          </w:r>
          <w:r>
            <w:rPr>
              <w:rFonts w:cs="Times New Roman"/>
            </w:rPr>
            <w:fldChar w:fldCharType="separate"/>
          </w:r>
          <w:r>
            <w:rPr>
              <w:rFonts w:cs="Times New Roman"/>
            </w:rPr>
            <w:t>280</w:t>
          </w:r>
          <w:r>
            <w:rPr>
              <w:rFonts w:cs="Times New Roman"/>
            </w:rPr>
            <w:fldChar w:fldCharType="end"/>
          </w:r>
          <w:r>
            <w:rPr>
              <w:rFonts w:cs="Times New Roman"/>
            </w:rPr>
            <w:fldChar w:fldCharType="end"/>
          </w:r>
        </w:p>
        <w:p w14:paraId="553049D6">
          <w:pPr>
            <w:pStyle w:val="12"/>
            <w:tabs>
              <w:tab w:val="right" w:leader="dot" w:pos="8306"/>
            </w:tabs>
            <w:ind w:left="960" w:firstLine="0" w:firstLineChars="0"/>
            <w:rPr>
              <w:rFonts w:cs="Times New Roman"/>
            </w:rPr>
          </w:pPr>
          <w:r>
            <w:fldChar w:fldCharType="begin"/>
          </w:r>
          <w:r>
            <w:instrText xml:space="preserve"> HYPERLINK \l "_Toc6302" </w:instrText>
          </w:r>
          <w:r>
            <w:fldChar w:fldCharType="separate"/>
          </w:r>
          <w:r>
            <w:rPr>
              <w:rFonts w:cs="Times New Roman"/>
            </w:rPr>
            <w:t>4.7.5  合规性需求</w:t>
          </w:r>
          <w:r>
            <w:rPr>
              <w:rFonts w:cs="Times New Roman"/>
            </w:rPr>
            <w:tab/>
          </w:r>
          <w:r>
            <w:rPr>
              <w:rFonts w:cs="Times New Roman"/>
            </w:rPr>
            <w:fldChar w:fldCharType="begin"/>
          </w:r>
          <w:r>
            <w:rPr>
              <w:rFonts w:cs="Times New Roman"/>
            </w:rPr>
            <w:instrText xml:space="preserve"> PAGEREF _Toc6302 \h </w:instrText>
          </w:r>
          <w:r>
            <w:rPr>
              <w:rFonts w:cs="Times New Roman"/>
            </w:rPr>
            <w:fldChar w:fldCharType="separate"/>
          </w:r>
          <w:r>
            <w:rPr>
              <w:rFonts w:cs="Times New Roman"/>
            </w:rPr>
            <w:t>280</w:t>
          </w:r>
          <w:r>
            <w:rPr>
              <w:rFonts w:cs="Times New Roman"/>
            </w:rPr>
            <w:fldChar w:fldCharType="end"/>
          </w:r>
          <w:r>
            <w:rPr>
              <w:rFonts w:cs="Times New Roman"/>
            </w:rPr>
            <w:fldChar w:fldCharType="end"/>
          </w:r>
        </w:p>
        <w:p w14:paraId="388D6A83">
          <w:pPr>
            <w:pStyle w:val="16"/>
            <w:tabs>
              <w:tab w:val="right" w:leader="dot" w:pos="8306"/>
            </w:tabs>
            <w:ind w:left="480" w:firstLine="0" w:firstLineChars="0"/>
            <w:rPr>
              <w:rFonts w:cs="Times New Roman"/>
            </w:rPr>
          </w:pPr>
          <w:r>
            <w:fldChar w:fldCharType="begin"/>
          </w:r>
          <w:r>
            <w:instrText xml:space="preserve"> HYPERLINK \l "_Toc12587" </w:instrText>
          </w:r>
          <w:r>
            <w:fldChar w:fldCharType="separate"/>
          </w:r>
          <w:r>
            <w:rPr>
              <w:rFonts w:cs="Times New Roman"/>
            </w:rPr>
            <w:t>4.8  数据需求分析（针对数据服务）</w:t>
          </w:r>
          <w:r>
            <w:rPr>
              <w:rFonts w:cs="Times New Roman"/>
            </w:rPr>
            <w:tab/>
          </w:r>
          <w:r>
            <w:rPr>
              <w:rFonts w:cs="Times New Roman"/>
            </w:rPr>
            <w:fldChar w:fldCharType="begin"/>
          </w:r>
          <w:r>
            <w:rPr>
              <w:rFonts w:cs="Times New Roman"/>
            </w:rPr>
            <w:instrText xml:space="preserve"> PAGEREF _Toc12587 \h </w:instrText>
          </w:r>
          <w:r>
            <w:rPr>
              <w:rFonts w:cs="Times New Roman"/>
            </w:rPr>
            <w:fldChar w:fldCharType="separate"/>
          </w:r>
          <w:r>
            <w:rPr>
              <w:rFonts w:cs="Times New Roman"/>
            </w:rPr>
            <w:t>281</w:t>
          </w:r>
          <w:r>
            <w:rPr>
              <w:rFonts w:cs="Times New Roman"/>
            </w:rPr>
            <w:fldChar w:fldCharType="end"/>
          </w:r>
          <w:r>
            <w:rPr>
              <w:rFonts w:cs="Times New Roman"/>
            </w:rPr>
            <w:fldChar w:fldCharType="end"/>
          </w:r>
        </w:p>
        <w:p w14:paraId="243C0047">
          <w:pPr>
            <w:pStyle w:val="12"/>
            <w:tabs>
              <w:tab w:val="right" w:leader="dot" w:pos="8306"/>
            </w:tabs>
            <w:ind w:left="960" w:firstLine="0" w:firstLineChars="0"/>
            <w:rPr>
              <w:rFonts w:cs="Times New Roman"/>
            </w:rPr>
          </w:pPr>
          <w:r>
            <w:fldChar w:fldCharType="begin"/>
          </w:r>
          <w:r>
            <w:instrText xml:space="preserve"> HYPERLINK \l "_Toc12794" </w:instrText>
          </w:r>
          <w:r>
            <w:fldChar w:fldCharType="separate"/>
          </w:r>
          <w:r>
            <w:rPr>
              <w:rFonts w:cs="Times New Roman"/>
            </w:rPr>
            <w:t>4.8.1  干部人才管理子系统</w:t>
          </w:r>
          <w:r>
            <w:rPr>
              <w:rFonts w:cs="Times New Roman"/>
            </w:rPr>
            <w:tab/>
          </w:r>
          <w:r>
            <w:rPr>
              <w:rFonts w:cs="Times New Roman"/>
            </w:rPr>
            <w:fldChar w:fldCharType="begin"/>
          </w:r>
          <w:r>
            <w:rPr>
              <w:rFonts w:cs="Times New Roman"/>
            </w:rPr>
            <w:instrText xml:space="preserve"> PAGEREF _Toc12794 \h </w:instrText>
          </w:r>
          <w:r>
            <w:rPr>
              <w:rFonts w:cs="Times New Roman"/>
            </w:rPr>
            <w:fldChar w:fldCharType="separate"/>
          </w:r>
          <w:r>
            <w:rPr>
              <w:rFonts w:cs="Times New Roman"/>
            </w:rPr>
            <w:t>281</w:t>
          </w:r>
          <w:r>
            <w:rPr>
              <w:rFonts w:cs="Times New Roman"/>
            </w:rPr>
            <w:fldChar w:fldCharType="end"/>
          </w:r>
          <w:r>
            <w:rPr>
              <w:rFonts w:cs="Times New Roman"/>
            </w:rPr>
            <w:fldChar w:fldCharType="end"/>
          </w:r>
        </w:p>
        <w:p w14:paraId="2CE371B8">
          <w:pPr>
            <w:pStyle w:val="12"/>
            <w:tabs>
              <w:tab w:val="right" w:leader="dot" w:pos="8306"/>
            </w:tabs>
            <w:ind w:left="960" w:firstLine="0" w:firstLineChars="0"/>
            <w:rPr>
              <w:rFonts w:cs="Times New Roman"/>
            </w:rPr>
          </w:pPr>
          <w:r>
            <w:fldChar w:fldCharType="begin"/>
          </w:r>
          <w:r>
            <w:instrText xml:space="preserve"> HYPERLINK \l "_Toc23644" </w:instrText>
          </w:r>
          <w:r>
            <w:fldChar w:fldCharType="separate"/>
          </w:r>
          <w:r>
            <w:rPr>
              <w:rFonts w:cs="Times New Roman"/>
            </w:rPr>
            <w:t>4.8.2  市属国企投资基金信息子系统</w:t>
          </w:r>
          <w:r>
            <w:rPr>
              <w:rFonts w:cs="Times New Roman"/>
            </w:rPr>
            <w:tab/>
          </w:r>
          <w:r>
            <w:rPr>
              <w:rFonts w:cs="Times New Roman"/>
            </w:rPr>
            <w:fldChar w:fldCharType="begin"/>
          </w:r>
          <w:r>
            <w:rPr>
              <w:rFonts w:cs="Times New Roman"/>
            </w:rPr>
            <w:instrText xml:space="preserve"> PAGEREF _Toc23644 \h </w:instrText>
          </w:r>
          <w:r>
            <w:rPr>
              <w:rFonts w:cs="Times New Roman"/>
            </w:rPr>
            <w:fldChar w:fldCharType="separate"/>
          </w:r>
          <w:r>
            <w:rPr>
              <w:rFonts w:cs="Times New Roman"/>
            </w:rPr>
            <w:t>281</w:t>
          </w:r>
          <w:r>
            <w:rPr>
              <w:rFonts w:cs="Times New Roman"/>
            </w:rPr>
            <w:fldChar w:fldCharType="end"/>
          </w:r>
          <w:r>
            <w:rPr>
              <w:rFonts w:cs="Times New Roman"/>
            </w:rPr>
            <w:fldChar w:fldCharType="end"/>
          </w:r>
        </w:p>
        <w:p w14:paraId="2C8E7616">
          <w:pPr>
            <w:pStyle w:val="12"/>
            <w:tabs>
              <w:tab w:val="right" w:leader="dot" w:pos="8306"/>
            </w:tabs>
            <w:ind w:left="960" w:firstLine="0" w:firstLineChars="0"/>
            <w:rPr>
              <w:rFonts w:cs="Times New Roman"/>
            </w:rPr>
          </w:pPr>
          <w:r>
            <w:fldChar w:fldCharType="begin"/>
          </w:r>
          <w:r>
            <w:instrText xml:space="preserve"> HYPERLINK \l "_Toc29238" </w:instrText>
          </w:r>
          <w:r>
            <w:fldChar w:fldCharType="separate"/>
          </w:r>
          <w:r>
            <w:rPr>
              <w:rFonts w:cs="Times New Roman"/>
            </w:rPr>
            <w:t>4.8.3  审计整改管理子系统</w:t>
          </w:r>
          <w:r>
            <w:rPr>
              <w:rFonts w:cs="Times New Roman"/>
            </w:rPr>
            <w:tab/>
          </w:r>
          <w:r>
            <w:rPr>
              <w:rFonts w:cs="Times New Roman"/>
            </w:rPr>
            <w:fldChar w:fldCharType="begin"/>
          </w:r>
          <w:r>
            <w:rPr>
              <w:rFonts w:cs="Times New Roman"/>
            </w:rPr>
            <w:instrText xml:space="preserve"> PAGEREF _Toc29238 \h </w:instrText>
          </w:r>
          <w:r>
            <w:rPr>
              <w:rFonts w:cs="Times New Roman"/>
            </w:rPr>
            <w:fldChar w:fldCharType="separate"/>
          </w:r>
          <w:r>
            <w:rPr>
              <w:rFonts w:cs="Times New Roman"/>
            </w:rPr>
            <w:t>282</w:t>
          </w:r>
          <w:r>
            <w:rPr>
              <w:rFonts w:cs="Times New Roman"/>
            </w:rPr>
            <w:fldChar w:fldCharType="end"/>
          </w:r>
          <w:r>
            <w:rPr>
              <w:rFonts w:cs="Times New Roman"/>
            </w:rPr>
            <w:fldChar w:fldCharType="end"/>
          </w:r>
        </w:p>
        <w:p w14:paraId="70550673">
          <w:pPr>
            <w:pStyle w:val="12"/>
            <w:tabs>
              <w:tab w:val="right" w:leader="dot" w:pos="8306"/>
            </w:tabs>
            <w:ind w:left="960" w:firstLine="0" w:firstLineChars="0"/>
            <w:rPr>
              <w:rFonts w:cs="Times New Roman"/>
            </w:rPr>
          </w:pPr>
          <w:r>
            <w:fldChar w:fldCharType="begin"/>
          </w:r>
          <w:r>
            <w:instrText xml:space="preserve"> HYPERLINK \l "_Toc24410" </w:instrText>
          </w:r>
          <w:r>
            <w:fldChar w:fldCharType="separate"/>
          </w:r>
          <w:r>
            <w:rPr>
              <w:rFonts w:cs="Times New Roman"/>
            </w:rPr>
            <w:t>4.8.4  国资监管数智管理子系统</w:t>
          </w:r>
          <w:r>
            <w:rPr>
              <w:rFonts w:cs="Times New Roman"/>
            </w:rPr>
            <w:tab/>
          </w:r>
          <w:r>
            <w:rPr>
              <w:rFonts w:cs="Times New Roman"/>
            </w:rPr>
            <w:fldChar w:fldCharType="begin"/>
          </w:r>
          <w:r>
            <w:rPr>
              <w:rFonts w:cs="Times New Roman"/>
            </w:rPr>
            <w:instrText xml:space="preserve"> PAGEREF _Toc24410 \h </w:instrText>
          </w:r>
          <w:r>
            <w:rPr>
              <w:rFonts w:cs="Times New Roman"/>
            </w:rPr>
            <w:fldChar w:fldCharType="separate"/>
          </w:r>
          <w:r>
            <w:rPr>
              <w:rFonts w:cs="Times New Roman"/>
            </w:rPr>
            <w:t>283</w:t>
          </w:r>
          <w:r>
            <w:rPr>
              <w:rFonts w:cs="Times New Roman"/>
            </w:rPr>
            <w:fldChar w:fldCharType="end"/>
          </w:r>
          <w:r>
            <w:rPr>
              <w:rFonts w:cs="Times New Roman"/>
            </w:rPr>
            <w:fldChar w:fldCharType="end"/>
          </w:r>
        </w:p>
        <w:p w14:paraId="08E56F87">
          <w:pPr>
            <w:pStyle w:val="14"/>
            <w:tabs>
              <w:tab w:val="right" w:leader="dot" w:pos="8306"/>
            </w:tabs>
            <w:ind w:firstLine="0" w:firstLineChars="0"/>
            <w:rPr>
              <w:rFonts w:cs="Times New Roman"/>
            </w:rPr>
          </w:pPr>
          <w:r>
            <w:fldChar w:fldCharType="begin"/>
          </w:r>
          <w:r>
            <w:instrText xml:space="preserve"> HYPERLINK \l "_Toc714" </w:instrText>
          </w:r>
          <w:r>
            <w:fldChar w:fldCharType="separate"/>
          </w:r>
          <w:r>
            <w:rPr>
              <w:rFonts w:cs="Times New Roman"/>
              <w:kern w:val="44"/>
            </w:rPr>
            <w:t xml:space="preserve">第五章  </w:t>
          </w:r>
          <w:r>
            <w:rPr>
              <w:rFonts w:cs="Times New Roman"/>
            </w:rPr>
            <w:t>项目设计方案</w:t>
          </w:r>
          <w:r>
            <w:rPr>
              <w:rFonts w:cs="Times New Roman"/>
            </w:rPr>
            <w:tab/>
          </w:r>
          <w:r>
            <w:rPr>
              <w:rFonts w:cs="Times New Roman"/>
            </w:rPr>
            <w:fldChar w:fldCharType="begin"/>
          </w:r>
          <w:r>
            <w:rPr>
              <w:rFonts w:cs="Times New Roman"/>
            </w:rPr>
            <w:instrText xml:space="preserve"> PAGEREF _Toc714 \h </w:instrText>
          </w:r>
          <w:r>
            <w:rPr>
              <w:rFonts w:cs="Times New Roman"/>
            </w:rPr>
            <w:fldChar w:fldCharType="separate"/>
          </w:r>
          <w:r>
            <w:rPr>
              <w:rFonts w:cs="Times New Roman"/>
            </w:rPr>
            <w:t>284</w:t>
          </w:r>
          <w:r>
            <w:rPr>
              <w:rFonts w:cs="Times New Roman"/>
            </w:rPr>
            <w:fldChar w:fldCharType="end"/>
          </w:r>
          <w:r>
            <w:rPr>
              <w:rFonts w:cs="Times New Roman"/>
            </w:rPr>
            <w:fldChar w:fldCharType="end"/>
          </w:r>
        </w:p>
        <w:p w14:paraId="64F44A5C">
          <w:pPr>
            <w:pStyle w:val="16"/>
            <w:tabs>
              <w:tab w:val="right" w:leader="dot" w:pos="8306"/>
            </w:tabs>
            <w:ind w:left="480" w:firstLine="0" w:firstLineChars="0"/>
            <w:rPr>
              <w:rFonts w:cs="Times New Roman"/>
            </w:rPr>
          </w:pPr>
          <w:r>
            <w:fldChar w:fldCharType="begin"/>
          </w:r>
          <w:r>
            <w:instrText xml:space="preserve"> HYPERLINK \l "_Toc13073" </w:instrText>
          </w:r>
          <w:r>
            <w:fldChar w:fldCharType="separate"/>
          </w:r>
          <w:r>
            <w:rPr>
              <w:rFonts w:cs="Times New Roman"/>
            </w:rPr>
            <w:t>5.1  建设目标、规模与内容</w:t>
          </w:r>
          <w:r>
            <w:rPr>
              <w:rFonts w:cs="Times New Roman"/>
            </w:rPr>
            <w:tab/>
          </w:r>
          <w:r>
            <w:rPr>
              <w:rFonts w:cs="Times New Roman"/>
            </w:rPr>
            <w:fldChar w:fldCharType="begin"/>
          </w:r>
          <w:r>
            <w:rPr>
              <w:rFonts w:cs="Times New Roman"/>
            </w:rPr>
            <w:instrText xml:space="preserve"> PAGEREF _Toc13073 \h </w:instrText>
          </w:r>
          <w:r>
            <w:rPr>
              <w:rFonts w:cs="Times New Roman"/>
            </w:rPr>
            <w:fldChar w:fldCharType="separate"/>
          </w:r>
          <w:r>
            <w:rPr>
              <w:rFonts w:cs="Times New Roman"/>
            </w:rPr>
            <w:t>284</w:t>
          </w:r>
          <w:r>
            <w:rPr>
              <w:rFonts w:cs="Times New Roman"/>
            </w:rPr>
            <w:fldChar w:fldCharType="end"/>
          </w:r>
          <w:r>
            <w:rPr>
              <w:rFonts w:cs="Times New Roman"/>
            </w:rPr>
            <w:fldChar w:fldCharType="end"/>
          </w:r>
        </w:p>
        <w:p w14:paraId="0AD58DBB">
          <w:pPr>
            <w:pStyle w:val="12"/>
            <w:tabs>
              <w:tab w:val="right" w:leader="dot" w:pos="8306"/>
            </w:tabs>
            <w:ind w:left="960" w:firstLine="0" w:firstLineChars="0"/>
            <w:rPr>
              <w:rFonts w:cs="Times New Roman"/>
            </w:rPr>
          </w:pPr>
          <w:r>
            <w:fldChar w:fldCharType="begin"/>
          </w:r>
          <w:r>
            <w:instrText xml:space="preserve"> HYPERLINK \l "_Toc226" </w:instrText>
          </w:r>
          <w:r>
            <w:fldChar w:fldCharType="separate"/>
          </w:r>
          <w:r>
            <w:rPr>
              <w:rFonts w:cs="Times New Roman"/>
            </w:rPr>
            <w:t>5.1.1  建设目标</w:t>
          </w:r>
          <w:r>
            <w:rPr>
              <w:rFonts w:cs="Times New Roman"/>
            </w:rPr>
            <w:tab/>
          </w:r>
          <w:r>
            <w:rPr>
              <w:rFonts w:cs="Times New Roman"/>
            </w:rPr>
            <w:fldChar w:fldCharType="begin"/>
          </w:r>
          <w:r>
            <w:rPr>
              <w:rFonts w:cs="Times New Roman"/>
            </w:rPr>
            <w:instrText xml:space="preserve"> PAGEREF _Toc226 \h </w:instrText>
          </w:r>
          <w:r>
            <w:rPr>
              <w:rFonts w:cs="Times New Roman"/>
            </w:rPr>
            <w:fldChar w:fldCharType="separate"/>
          </w:r>
          <w:r>
            <w:rPr>
              <w:rFonts w:cs="Times New Roman"/>
            </w:rPr>
            <w:t>284</w:t>
          </w:r>
          <w:r>
            <w:rPr>
              <w:rFonts w:cs="Times New Roman"/>
            </w:rPr>
            <w:fldChar w:fldCharType="end"/>
          </w:r>
          <w:r>
            <w:rPr>
              <w:rFonts w:cs="Times New Roman"/>
            </w:rPr>
            <w:fldChar w:fldCharType="end"/>
          </w:r>
        </w:p>
        <w:p w14:paraId="3DAAFE66">
          <w:pPr>
            <w:pStyle w:val="12"/>
            <w:tabs>
              <w:tab w:val="right" w:leader="dot" w:pos="8306"/>
            </w:tabs>
            <w:ind w:left="960" w:firstLine="0" w:firstLineChars="0"/>
            <w:rPr>
              <w:rFonts w:cs="Times New Roman"/>
            </w:rPr>
          </w:pPr>
          <w:r>
            <w:fldChar w:fldCharType="begin"/>
          </w:r>
          <w:r>
            <w:instrText xml:space="preserve"> HYPERLINK \l "_Toc12334" </w:instrText>
          </w:r>
          <w:r>
            <w:fldChar w:fldCharType="separate"/>
          </w:r>
          <w:r>
            <w:rPr>
              <w:rFonts w:cs="Times New Roman"/>
            </w:rPr>
            <w:t>5.1.2  建设规模</w:t>
          </w:r>
          <w:r>
            <w:rPr>
              <w:rFonts w:cs="Times New Roman"/>
            </w:rPr>
            <w:tab/>
          </w:r>
          <w:r>
            <w:rPr>
              <w:rFonts w:cs="Times New Roman"/>
            </w:rPr>
            <w:fldChar w:fldCharType="begin"/>
          </w:r>
          <w:r>
            <w:rPr>
              <w:rFonts w:cs="Times New Roman"/>
            </w:rPr>
            <w:instrText xml:space="preserve"> PAGEREF _Toc12334 \h </w:instrText>
          </w:r>
          <w:r>
            <w:rPr>
              <w:rFonts w:cs="Times New Roman"/>
            </w:rPr>
            <w:fldChar w:fldCharType="separate"/>
          </w:r>
          <w:r>
            <w:rPr>
              <w:rFonts w:cs="Times New Roman"/>
            </w:rPr>
            <w:t>295</w:t>
          </w:r>
          <w:r>
            <w:rPr>
              <w:rFonts w:cs="Times New Roman"/>
            </w:rPr>
            <w:fldChar w:fldCharType="end"/>
          </w:r>
          <w:r>
            <w:rPr>
              <w:rFonts w:cs="Times New Roman"/>
            </w:rPr>
            <w:fldChar w:fldCharType="end"/>
          </w:r>
        </w:p>
        <w:p w14:paraId="63EE631F">
          <w:pPr>
            <w:pStyle w:val="12"/>
            <w:tabs>
              <w:tab w:val="right" w:leader="dot" w:pos="8306"/>
            </w:tabs>
            <w:ind w:left="960" w:firstLine="0" w:firstLineChars="0"/>
            <w:rPr>
              <w:rFonts w:cs="Times New Roman"/>
            </w:rPr>
          </w:pPr>
          <w:r>
            <w:fldChar w:fldCharType="begin"/>
          </w:r>
          <w:r>
            <w:instrText xml:space="preserve"> HYPERLINK \l "_Toc31228" </w:instrText>
          </w:r>
          <w:r>
            <w:fldChar w:fldCharType="separate"/>
          </w:r>
          <w:r>
            <w:rPr>
              <w:rFonts w:cs="Times New Roman"/>
            </w:rPr>
            <w:t>5.1.3  建设内容</w:t>
          </w:r>
          <w:r>
            <w:rPr>
              <w:rFonts w:cs="Times New Roman"/>
            </w:rPr>
            <w:tab/>
          </w:r>
          <w:r>
            <w:rPr>
              <w:rFonts w:cs="Times New Roman"/>
            </w:rPr>
            <w:fldChar w:fldCharType="begin"/>
          </w:r>
          <w:r>
            <w:rPr>
              <w:rFonts w:cs="Times New Roman"/>
            </w:rPr>
            <w:instrText xml:space="preserve"> PAGEREF _Toc31228 \h </w:instrText>
          </w:r>
          <w:r>
            <w:rPr>
              <w:rFonts w:cs="Times New Roman"/>
            </w:rPr>
            <w:fldChar w:fldCharType="separate"/>
          </w:r>
          <w:r>
            <w:rPr>
              <w:rFonts w:cs="Times New Roman"/>
            </w:rPr>
            <w:t>298</w:t>
          </w:r>
          <w:r>
            <w:rPr>
              <w:rFonts w:cs="Times New Roman"/>
            </w:rPr>
            <w:fldChar w:fldCharType="end"/>
          </w:r>
          <w:r>
            <w:rPr>
              <w:rFonts w:cs="Times New Roman"/>
            </w:rPr>
            <w:fldChar w:fldCharType="end"/>
          </w:r>
        </w:p>
        <w:p w14:paraId="4B5D94D2">
          <w:pPr>
            <w:pStyle w:val="16"/>
            <w:tabs>
              <w:tab w:val="right" w:leader="dot" w:pos="8306"/>
            </w:tabs>
            <w:ind w:left="480" w:firstLine="0" w:firstLineChars="0"/>
            <w:rPr>
              <w:rFonts w:cs="Times New Roman"/>
            </w:rPr>
          </w:pPr>
          <w:r>
            <w:fldChar w:fldCharType="begin"/>
          </w:r>
          <w:r>
            <w:instrText xml:space="preserve"> HYPERLINK \l "_Toc28593" </w:instrText>
          </w:r>
          <w:r>
            <w:fldChar w:fldCharType="separate"/>
          </w:r>
          <w:r>
            <w:rPr>
              <w:rFonts w:cs="Times New Roman"/>
            </w:rPr>
            <w:t>5.2  总体架构及技术路线</w:t>
          </w:r>
          <w:r>
            <w:rPr>
              <w:rFonts w:cs="Times New Roman"/>
            </w:rPr>
            <w:tab/>
          </w:r>
          <w:r>
            <w:rPr>
              <w:rFonts w:cs="Times New Roman"/>
            </w:rPr>
            <w:fldChar w:fldCharType="begin"/>
          </w:r>
          <w:r>
            <w:rPr>
              <w:rFonts w:cs="Times New Roman"/>
            </w:rPr>
            <w:instrText xml:space="preserve"> PAGEREF _Toc28593 \h </w:instrText>
          </w:r>
          <w:r>
            <w:rPr>
              <w:rFonts w:cs="Times New Roman"/>
            </w:rPr>
            <w:fldChar w:fldCharType="separate"/>
          </w:r>
          <w:r>
            <w:rPr>
              <w:rFonts w:cs="Times New Roman"/>
            </w:rPr>
            <w:t>321</w:t>
          </w:r>
          <w:r>
            <w:rPr>
              <w:rFonts w:cs="Times New Roman"/>
            </w:rPr>
            <w:fldChar w:fldCharType="end"/>
          </w:r>
          <w:r>
            <w:rPr>
              <w:rFonts w:cs="Times New Roman"/>
            </w:rPr>
            <w:fldChar w:fldCharType="end"/>
          </w:r>
        </w:p>
        <w:p w14:paraId="60232018">
          <w:pPr>
            <w:pStyle w:val="12"/>
            <w:tabs>
              <w:tab w:val="right" w:leader="dot" w:pos="8306"/>
            </w:tabs>
            <w:ind w:left="960" w:firstLine="0" w:firstLineChars="0"/>
            <w:rPr>
              <w:rFonts w:cs="Times New Roman"/>
            </w:rPr>
          </w:pPr>
          <w:r>
            <w:fldChar w:fldCharType="begin"/>
          </w:r>
          <w:r>
            <w:instrText xml:space="preserve"> HYPERLINK \l "_Toc18089" </w:instrText>
          </w:r>
          <w:r>
            <w:fldChar w:fldCharType="separate"/>
          </w:r>
          <w:r>
            <w:rPr>
              <w:rFonts w:cs="Times New Roman"/>
            </w:rPr>
            <w:t>5.2.1  系统架构图</w:t>
          </w:r>
          <w:r>
            <w:rPr>
              <w:rFonts w:cs="Times New Roman"/>
            </w:rPr>
            <w:tab/>
          </w:r>
          <w:r>
            <w:rPr>
              <w:rFonts w:cs="Times New Roman"/>
            </w:rPr>
            <w:fldChar w:fldCharType="begin"/>
          </w:r>
          <w:r>
            <w:rPr>
              <w:rFonts w:cs="Times New Roman"/>
            </w:rPr>
            <w:instrText xml:space="preserve"> PAGEREF _Toc18089 \h </w:instrText>
          </w:r>
          <w:r>
            <w:rPr>
              <w:rFonts w:cs="Times New Roman"/>
            </w:rPr>
            <w:fldChar w:fldCharType="separate"/>
          </w:r>
          <w:r>
            <w:rPr>
              <w:rFonts w:cs="Times New Roman"/>
            </w:rPr>
            <w:t>321</w:t>
          </w:r>
          <w:r>
            <w:rPr>
              <w:rFonts w:cs="Times New Roman"/>
            </w:rPr>
            <w:fldChar w:fldCharType="end"/>
          </w:r>
          <w:r>
            <w:rPr>
              <w:rFonts w:cs="Times New Roman"/>
            </w:rPr>
            <w:fldChar w:fldCharType="end"/>
          </w:r>
        </w:p>
        <w:p w14:paraId="3E931076">
          <w:pPr>
            <w:pStyle w:val="12"/>
            <w:tabs>
              <w:tab w:val="right" w:leader="dot" w:pos="8306"/>
            </w:tabs>
            <w:ind w:left="960" w:firstLine="0" w:firstLineChars="0"/>
            <w:rPr>
              <w:rFonts w:cs="Times New Roman"/>
            </w:rPr>
          </w:pPr>
          <w:r>
            <w:fldChar w:fldCharType="begin"/>
          </w:r>
          <w:r>
            <w:instrText xml:space="preserve"> HYPERLINK \l "_Toc17706" </w:instrText>
          </w:r>
          <w:r>
            <w:fldChar w:fldCharType="separate"/>
          </w:r>
          <w:r>
            <w:rPr>
              <w:rFonts w:cs="Times New Roman"/>
            </w:rPr>
            <w:t>5.2.2  技术路线图</w:t>
          </w:r>
          <w:r>
            <w:rPr>
              <w:rFonts w:cs="Times New Roman"/>
            </w:rPr>
            <w:tab/>
          </w:r>
          <w:r>
            <w:rPr>
              <w:rFonts w:cs="Times New Roman"/>
            </w:rPr>
            <w:fldChar w:fldCharType="begin"/>
          </w:r>
          <w:r>
            <w:rPr>
              <w:rFonts w:cs="Times New Roman"/>
            </w:rPr>
            <w:instrText xml:space="preserve"> PAGEREF _Toc17706 \h </w:instrText>
          </w:r>
          <w:r>
            <w:rPr>
              <w:rFonts w:cs="Times New Roman"/>
            </w:rPr>
            <w:fldChar w:fldCharType="separate"/>
          </w:r>
          <w:r>
            <w:rPr>
              <w:rFonts w:cs="Times New Roman"/>
            </w:rPr>
            <w:t>322</w:t>
          </w:r>
          <w:r>
            <w:rPr>
              <w:rFonts w:cs="Times New Roman"/>
            </w:rPr>
            <w:fldChar w:fldCharType="end"/>
          </w:r>
          <w:r>
            <w:rPr>
              <w:rFonts w:cs="Times New Roman"/>
            </w:rPr>
            <w:fldChar w:fldCharType="end"/>
          </w:r>
        </w:p>
        <w:p w14:paraId="2AEB4D3E">
          <w:pPr>
            <w:pStyle w:val="16"/>
            <w:tabs>
              <w:tab w:val="right" w:leader="dot" w:pos="8306"/>
            </w:tabs>
            <w:ind w:left="480" w:firstLine="0" w:firstLineChars="0"/>
            <w:rPr>
              <w:rFonts w:cs="Times New Roman"/>
            </w:rPr>
          </w:pPr>
          <w:r>
            <w:fldChar w:fldCharType="begin"/>
          </w:r>
          <w:r>
            <w:instrText xml:space="preserve"> HYPERLINK \l "_Toc31832" </w:instrText>
          </w:r>
          <w:r>
            <w:fldChar w:fldCharType="separate"/>
          </w:r>
          <w:r>
            <w:rPr>
              <w:rFonts w:cs="Times New Roman"/>
            </w:rPr>
            <w:t>5.3  标准规范设计</w:t>
          </w:r>
          <w:r>
            <w:rPr>
              <w:rFonts w:cs="Times New Roman"/>
            </w:rPr>
            <w:tab/>
          </w:r>
          <w:r>
            <w:rPr>
              <w:rFonts w:cs="Times New Roman"/>
            </w:rPr>
            <w:fldChar w:fldCharType="begin"/>
          </w:r>
          <w:r>
            <w:rPr>
              <w:rFonts w:cs="Times New Roman"/>
            </w:rPr>
            <w:instrText xml:space="preserve"> PAGEREF _Toc31832 \h </w:instrText>
          </w:r>
          <w:r>
            <w:rPr>
              <w:rFonts w:cs="Times New Roman"/>
            </w:rPr>
            <w:fldChar w:fldCharType="separate"/>
          </w:r>
          <w:r>
            <w:rPr>
              <w:rFonts w:cs="Times New Roman"/>
            </w:rPr>
            <w:t>322</w:t>
          </w:r>
          <w:r>
            <w:rPr>
              <w:rFonts w:cs="Times New Roman"/>
            </w:rPr>
            <w:fldChar w:fldCharType="end"/>
          </w:r>
          <w:r>
            <w:rPr>
              <w:rFonts w:cs="Times New Roman"/>
            </w:rPr>
            <w:fldChar w:fldCharType="end"/>
          </w:r>
        </w:p>
        <w:p w14:paraId="1FFF1D37">
          <w:pPr>
            <w:pStyle w:val="12"/>
            <w:tabs>
              <w:tab w:val="right" w:leader="dot" w:pos="8306"/>
            </w:tabs>
            <w:ind w:left="960" w:firstLine="0" w:firstLineChars="0"/>
            <w:rPr>
              <w:rFonts w:cs="Times New Roman"/>
            </w:rPr>
          </w:pPr>
          <w:r>
            <w:fldChar w:fldCharType="begin"/>
          </w:r>
          <w:r>
            <w:instrText xml:space="preserve"> HYPERLINK \l "_Toc18413" </w:instrText>
          </w:r>
          <w:r>
            <w:fldChar w:fldCharType="separate"/>
          </w:r>
          <w:r>
            <w:rPr>
              <w:rFonts w:cs="Times New Roman"/>
            </w:rPr>
            <w:t>5.3.1  应用系统设计依据</w:t>
          </w:r>
          <w:r>
            <w:rPr>
              <w:rFonts w:cs="Times New Roman"/>
            </w:rPr>
            <w:tab/>
          </w:r>
          <w:r>
            <w:rPr>
              <w:rFonts w:cs="Times New Roman"/>
            </w:rPr>
            <w:fldChar w:fldCharType="begin"/>
          </w:r>
          <w:r>
            <w:rPr>
              <w:rFonts w:cs="Times New Roman"/>
            </w:rPr>
            <w:instrText xml:space="preserve"> PAGEREF _Toc18413 \h </w:instrText>
          </w:r>
          <w:r>
            <w:rPr>
              <w:rFonts w:cs="Times New Roman"/>
            </w:rPr>
            <w:fldChar w:fldCharType="separate"/>
          </w:r>
          <w:r>
            <w:rPr>
              <w:rFonts w:cs="Times New Roman"/>
            </w:rPr>
            <w:t>322</w:t>
          </w:r>
          <w:r>
            <w:rPr>
              <w:rFonts w:cs="Times New Roman"/>
            </w:rPr>
            <w:fldChar w:fldCharType="end"/>
          </w:r>
          <w:r>
            <w:rPr>
              <w:rFonts w:cs="Times New Roman"/>
            </w:rPr>
            <w:fldChar w:fldCharType="end"/>
          </w:r>
        </w:p>
        <w:p w14:paraId="19108AB8">
          <w:pPr>
            <w:pStyle w:val="12"/>
            <w:tabs>
              <w:tab w:val="right" w:leader="dot" w:pos="8306"/>
            </w:tabs>
            <w:ind w:left="960" w:firstLine="0" w:firstLineChars="0"/>
            <w:rPr>
              <w:rFonts w:cs="Times New Roman"/>
            </w:rPr>
          </w:pPr>
          <w:r>
            <w:fldChar w:fldCharType="begin"/>
          </w:r>
          <w:r>
            <w:instrText xml:space="preserve"> HYPERLINK \l "_Toc13890" </w:instrText>
          </w:r>
          <w:r>
            <w:fldChar w:fldCharType="separate"/>
          </w:r>
          <w:r>
            <w:rPr>
              <w:rFonts w:cs="Times New Roman"/>
            </w:rPr>
            <w:t>5.3.2  技术标准</w:t>
          </w:r>
          <w:r>
            <w:rPr>
              <w:rFonts w:cs="Times New Roman"/>
            </w:rPr>
            <w:tab/>
          </w:r>
          <w:r>
            <w:rPr>
              <w:rFonts w:cs="Times New Roman"/>
            </w:rPr>
            <w:fldChar w:fldCharType="begin"/>
          </w:r>
          <w:r>
            <w:rPr>
              <w:rFonts w:cs="Times New Roman"/>
            </w:rPr>
            <w:instrText xml:space="preserve"> PAGEREF _Toc13890 \h </w:instrText>
          </w:r>
          <w:r>
            <w:rPr>
              <w:rFonts w:cs="Times New Roman"/>
            </w:rPr>
            <w:fldChar w:fldCharType="separate"/>
          </w:r>
          <w:r>
            <w:rPr>
              <w:rFonts w:cs="Times New Roman"/>
            </w:rPr>
            <w:t>322</w:t>
          </w:r>
          <w:r>
            <w:rPr>
              <w:rFonts w:cs="Times New Roman"/>
            </w:rPr>
            <w:fldChar w:fldCharType="end"/>
          </w:r>
          <w:r>
            <w:rPr>
              <w:rFonts w:cs="Times New Roman"/>
            </w:rPr>
            <w:fldChar w:fldCharType="end"/>
          </w:r>
        </w:p>
        <w:p w14:paraId="2AA6701D">
          <w:pPr>
            <w:pStyle w:val="12"/>
            <w:tabs>
              <w:tab w:val="right" w:leader="dot" w:pos="8306"/>
            </w:tabs>
            <w:ind w:left="960" w:firstLine="0" w:firstLineChars="0"/>
            <w:rPr>
              <w:rFonts w:cs="Times New Roman"/>
            </w:rPr>
          </w:pPr>
          <w:r>
            <w:fldChar w:fldCharType="begin"/>
          </w:r>
          <w:r>
            <w:instrText xml:space="preserve"> HYPERLINK \l "_Toc19126" </w:instrText>
          </w:r>
          <w:r>
            <w:fldChar w:fldCharType="separate"/>
          </w:r>
          <w:r>
            <w:rPr>
              <w:rFonts w:cs="Times New Roman"/>
            </w:rPr>
            <w:t>5.3.3  开发标准</w:t>
          </w:r>
          <w:r>
            <w:rPr>
              <w:rFonts w:cs="Times New Roman"/>
            </w:rPr>
            <w:tab/>
          </w:r>
          <w:r>
            <w:rPr>
              <w:rFonts w:cs="Times New Roman"/>
            </w:rPr>
            <w:fldChar w:fldCharType="begin"/>
          </w:r>
          <w:r>
            <w:rPr>
              <w:rFonts w:cs="Times New Roman"/>
            </w:rPr>
            <w:instrText xml:space="preserve"> PAGEREF _Toc19126 \h </w:instrText>
          </w:r>
          <w:r>
            <w:rPr>
              <w:rFonts w:cs="Times New Roman"/>
            </w:rPr>
            <w:fldChar w:fldCharType="separate"/>
          </w:r>
          <w:r>
            <w:rPr>
              <w:rFonts w:cs="Times New Roman"/>
            </w:rPr>
            <w:t>323</w:t>
          </w:r>
          <w:r>
            <w:rPr>
              <w:rFonts w:cs="Times New Roman"/>
            </w:rPr>
            <w:fldChar w:fldCharType="end"/>
          </w:r>
          <w:r>
            <w:rPr>
              <w:rFonts w:cs="Times New Roman"/>
            </w:rPr>
            <w:fldChar w:fldCharType="end"/>
          </w:r>
        </w:p>
        <w:p w14:paraId="4E27D603">
          <w:pPr>
            <w:pStyle w:val="12"/>
            <w:tabs>
              <w:tab w:val="right" w:leader="dot" w:pos="8306"/>
            </w:tabs>
            <w:ind w:left="960" w:firstLine="0" w:firstLineChars="0"/>
            <w:rPr>
              <w:rFonts w:cs="Times New Roman"/>
            </w:rPr>
          </w:pPr>
          <w:r>
            <w:fldChar w:fldCharType="begin"/>
          </w:r>
          <w:r>
            <w:instrText xml:space="preserve"> HYPERLINK \l "_Toc14069" </w:instrText>
          </w:r>
          <w:r>
            <w:fldChar w:fldCharType="separate"/>
          </w:r>
          <w:r>
            <w:rPr>
              <w:rFonts w:cs="Times New Roman"/>
            </w:rPr>
            <w:t>5.3.4  数据交换标准</w:t>
          </w:r>
          <w:r>
            <w:rPr>
              <w:rFonts w:cs="Times New Roman"/>
            </w:rPr>
            <w:tab/>
          </w:r>
          <w:r>
            <w:rPr>
              <w:rFonts w:cs="Times New Roman"/>
            </w:rPr>
            <w:fldChar w:fldCharType="begin"/>
          </w:r>
          <w:r>
            <w:rPr>
              <w:rFonts w:cs="Times New Roman"/>
            </w:rPr>
            <w:instrText xml:space="preserve"> PAGEREF _Toc14069 \h </w:instrText>
          </w:r>
          <w:r>
            <w:rPr>
              <w:rFonts w:cs="Times New Roman"/>
            </w:rPr>
            <w:fldChar w:fldCharType="separate"/>
          </w:r>
          <w:r>
            <w:rPr>
              <w:rFonts w:cs="Times New Roman"/>
            </w:rPr>
            <w:t>323</w:t>
          </w:r>
          <w:r>
            <w:rPr>
              <w:rFonts w:cs="Times New Roman"/>
            </w:rPr>
            <w:fldChar w:fldCharType="end"/>
          </w:r>
          <w:r>
            <w:rPr>
              <w:rFonts w:cs="Times New Roman"/>
            </w:rPr>
            <w:fldChar w:fldCharType="end"/>
          </w:r>
        </w:p>
        <w:p w14:paraId="694A03E2">
          <w:pPr>
            <w:pStyle w:val="12"/>
            <w:tabs>
              <w:tab w:val="right" w:leader="dot" w:pos="8306"/>
            </w:tabs>
            <w:ind w:left="960" w:firstLine="0" w:firstLineChars="0"/>
            <w:rPr>
              <w:rFonts w:cs="Times New Roman"/>
            </w:rPr>
          </w:pPr>
          <w:r>
            <w:fldChar w:fldCharType="begin"/>
          </w:r>
          <w:r>
            <w:instrText xml:space="preserve"> HYPERLINK \l "_Toc23954" </w:instrText>
          </w:r>
          <w:r>
            <w:fldChar w:fldCharType="separate"/>
          </w:r>
          <w:r>
            <w:rPr>
              <w:rFonts w:cs="Times New Roman"/>
            </w:rPr>
            <w:t>5.3.5  业务数据标准</w:t>
          </w:r>
          <w:r>
            <w:rPr>
              <w:rFonts w:cs="Times New Roman"/>
            </w:rPr>
            <w:tab/>
          </w:r>
          <w:r>
            <w:rPr>
              <w:rFonts w:cs="Times New Roman"/>
            </w:rPr>
            <w:fldChar w:fldCharType="begin"/>
          </w:r>
          <w:r>
            <w:rPr>
              <w:rFonts w:cs="Times New Roman"/>
            </w:rPr>
            <w:instrText xml:space="preserve"> PAGEREF _Toc23954 \h </w:instrText>
          </w:r>
          <w:r>
            <w:rPr>
              <w:rFonts w:cs="Times New Roman"/>
            </w:rPr>
            <w:fldChar w:fldCharType="separate"/>
          </w:r>
          <w:r>
            <w:rPr>
              <w:rFonts w:cs="Times New Roman"/>
            </w:rPr>
            <w:t>323</w:t>
          </w:r>
          <w:r>
            <w:rPr>
              <w:rFonts w:cs="Times New Roman"/>
            </w:rPr>
            <w:fldChar w:fldCharType="end"/>
          </w:r>
          <w:r>
            <w:rPr>
              <w:rFonts w:cs="Times New Roman"/>
            </w:rPr>
            <w:fldChar w:fldCharType="end"/>
          </w:r>
        </w:p>
        <w:p w14:paraId="5783EA4A">
          <w:pPr>
            <w:pStyle w:val="12"/>
            <w:tabs>
              <w:tab w:val="right" w:leader="dot" w:pos="8306"/>
            </w:tabs>
            <w:ind w:left="960" w:firstLine="0" w:firstLineChars="0"/>
            <w:rPr>
              <w:rFonts w:cs="Times New Roman"/>
            </w:rPr>
          </w:pPr>
          <w:r>
            <w:fldChar w:fldCharType="begin"/>
          </w:r>
          <w:r>
            <w:instrText xml:space="preserve"> HYPERLINK \l "_Toc12059" </w:instrText>
          </w:r>
          <w:r>
            <w:fldChar w:fldCharType="separate"/>
          </w:r>
          <w:r>
            <w:rPr>
              <w:rFonts w:cs="Times New Roman"/>
            </w:rPr>
            <w:t>5.3.6  安全标准</w:t>
          </w:r>
          <w:r>
            <w:rPr>
              <w:rFonts w:cs="Times New Roman"/>
            </w:rPr>
            <w:tab/>
          </w:r>
          <w:r>
            <w:rPr>
              <w:rFonts w:cs="Times New Roman"/>
            </w:rPr>
            <w:fldChar w:fldCharType="begin"/>
          </w:r>
          <w:r>
            <w:rPr>
              <w:rFonts w:cs="Times New Roman"/>
            </w:rPr>
            <w:instrText xml:space="preserve"> PAGEREF _Toc12059 \h </w:instrText>
          </w:r>
          <w:r>
            <w:rPr>
              <w:rFonts w:cs="Times New Roman"/>
            </w:rPr>
            <w:fldChar w:fldCharType="separate"/>
          </w:r>
          <w:r>
            <w:rPr>
              <w:rFonts w:cs="Times New Roman"/>
            </w:rPr>
            <w:t>324</w:t>
          </w:r>
          <w:r>
            <w:rPr>
              <w:rFonts w:cs="Times New Roman"/>
            </w:rPr>
            <w:fldChar w:fldCharType="end"/>
          </w:r>
          <w:r>
            <w:rPr>
              <w:rFonts w:cs="Times New Roman"/>
            </w:rPr>
            <w:fldChar w:fldCharType="end"/>
          </w:r>
        </w:p>
        <w:p w14:paraId="7ABFF604">
          <w:pPr>
            <w:pStyle w:val="14"/>
            <w:tabs>
              <w:tab w:val="right" w:leader="dot" w:pos="8306"/>
            </w:tabs>
            <w:ind w:firstLine="0" w:firstLineChars="0"/>
            <w:rPr>
              <w:rFonts w:cs="Times New Roman"/>
            </w:rPr>
          </w:pPr>
          <w:r>
            <w:fldChar w:fldCharType="begin"/>
          </w:r>
          <w:r>
            <w:instrText xml:space="preserve"> HYPERLINK \l "_Toc5140" </w:instrText>
          </w:r>
          <w:r>
            <w:fldChar w:fldCharType="separate"/>
          </w:r>
          <w:r>
            <w:rPr>
              <w:rFonts w:cs="Times New Roman"/>
              <w:kern w:val="44"/>
            </w:rPr>
            <w:t xml:space="preserve">第六章  </w:t>
          </w:r>
          <w:r>
            <w:rPr>
              <w:rFonts w:cs="Times New Roman"/>
            </w:rPr>
            <w:t>项目建设内容</w:t>
          </w:r>
          <w:r>
            <w:rPr>
              <w:rFonts w:cs="Times New Roman"/>
            </w:rPr>
            <w:tab/>
          </w:r>
          <w:r>
            <w:rPr>
              <w:rFonts w:cs="Times New Roman"/>
            </w:rPr>
            <w:fldChar w:fldCharType="begin"/>
          </w:r>
          <w:r>
            <w:rPr>
              <w:rFonts w:cs="Times New Roman"/>
            </w:rPr>
            <w:instrText xml:space="preserve"> PAGEREF _Toc5140 \h </w:instrText>
          </w:r>
          <w:r>
            <w:rPr>
              <w:rFonts w:cs="Times New Roman"/>
            </w:rPr>
            <w:fldChar w:fldCharType="separate"/>
          </w:r>
          <w:r>
            <w:rPr>
              <w:rFonts w:cs="Times New Roman"/>
            </w:rPr>
            <w:t>325</w:t>
          </w:r>
          <w:r>
            <w:rPr>
              <w:rFonts w:cs="Times New Roman"/>
            </w:rPr>
            <w:fldChar w:fldCharType="end"/>
          </w:r>
          <w:r>
            <w:rPr>
              <w:rFonts w:cs="Times New Roman"/>
            </w:rPr>
            <w:fldChar w:fldCharType="end"/>
          </w:r>
        </w:p>
        <w:p w14:paraId="314DEF31">
          <w:pPr>
            <w:pStyle w:val="16"/>
            <w:tabs>
              <w:tab w:val="right" w:leader="dot" w:pos="8306"/>
            </w:tabs>
            <w:ind w:left="480" w:firstLine="0" w:firstLineChars="0"/>
            <w:rPr>
              <w:rFonts w:cs="Times New Roman"/>
            </w:rPr>
          </w:pPr>
          <w:r>
            <w:fldChar w:fldCharType="begin"/>
          </w:r>
          <w:r>
            <w:instrText xml:space="preserve"> HYPERLINK \l "_Toc7005" </w:instrText>
          </w:r>
          <w:r>
            <w:fldChar w:fldCharType="separate"/>
          </w:r>
          <w:r>
            <w:rPr>
              <w:rFonts w:cs="Times New Roman"/>
            </w:rPr>
            <w:t>6.1  应用系统建设</w:t>
          </w:r>
          <w:r>
            <w:rPr>
              <w:rFonts w:cs="Times New Roman"/>
            </w:rPr>
            <w:tab/>
          </w:r>
          <w:r>
            <w:rPr>
              <w:rFonts w:cs="Times New Roman"/>
            </w:rPr>
            <w:fldChar w:fldCharType="begin"/>
          </w:r>
          <w:r>
            <w:rPr>
              <w:rFonts w:cs="Times New Roman"/>
            </w:rPr>
            <w:instrText xml:space="preserve"> PAGEREF _Toc7005 \h </w:instrText>
          </w:r>
          <w:r>
            <w:rPr>
              <w:rFonts w:cs="Times New Roman"/>
            </w:rPr>
            <w:fldChar w:fldCharType="separate"/>
          </w:r>
          <w:r>
            <w:rPr>
              <w:rFonts w:cs="Times New Roman"/>
            </w:rPr>
            <w:t>325</w:t>
          </w:r>
          <w:r>
            <w:rPr>
              <w:rFonts w:cs="Times New Roman"/>
            </w:rPr>
            <w:fldChar w:fldCharType="end"/>
          </w:r>
          <w:r>
            <w:rPr>
              <w:rFonts w:cs="Times New Roman"/>
            </w:rPr>
            <w:fldChar w:fldCharType="end"/>
          </w:r>
        </w:p>
        <w:p w14:paraId="15DDE878">
          <w:pPr>
            <w:pStyle w:val="12"/>
            <w:tabs>
              <w:tab w:val="right" w:leader="dot" w:pos="8306"/>
            </w:tabs>
            <w:ind w:left="960" w:firstLine="0" w:firstLineChars="0"/>
            <w:rPr>
              <w:rFonts w:cs="Times New Roman"/>
            </w:rPr>
          </w:pPr>
          <w:r>
            <w:fldChar w:fldCharType="begin"/>
          </w:r>
          <w:r>
            <w:instrText xml:space="preserve"> HYPERLINK \l "_Toc23062" </w:instrText>
          </w:r>
          <w:r>
            <w:fldChar w:fldCharType="separate"/>
          </w:r>
          <w:r>
            <w:rPr>
              <w:rFonts w:cs="Times New Roman"/>
            </w:rPr>
            <w:t>6.1.1  干部人才管理子系统</w:t>
          </w:r>
          <w:r>
            <w:rPr>
              <w:rFonts w:cs="Times New Roman"/>
            </w:rPr>
            <w:tab/>
          </w:r>
          <w:r>
            <w:rPr>
              <w:rFonts w:cs="Times New Roman"/>
            </w:rPr>
            <w:fldChar w:fldCharType="begin"/>
          </w:r>
          <w:r>
            <w:rPr>
              <w:rFonts w:cs="Times New Roman"/>
            </w:rPr>
            <w:instrText xml:space="preserve"> PAGEREF _Toc23062 \h </w:instrText>
          </w:r>
          <w:r>
            <w:rPr>
              <w:rFonts w:cs="Times New Roman"/>
            </w:rPr>
            <w:fldChar w:fldCharType="separate"/>
          </w:r>
          <w:r>
            <w:rPr>
              <w:rFonts w:cs="Times New Roman"/>
            </w:rPr>
            <w:t>325</w:t>
          </w:r>
          <w:r>
            <w:rPr>
              <w:rFonts w:cs="Times New Roman"/>
            </w:rPr>
            <w:fldChar w:fldCharType="end"/>
          </w:r>
          <w:r>
            <w:rPr>
              <w:rFonts w:cs="Times New Roman"/>
            </w:rPr>
            <w:fldChar w:fldCharType="end"/>
          </w:r>
        </w:p>
        <w:p w14:paraId="7D2C09E0">
          <w:pPr>
            <w:pStyle w:val="12"/>
            <w:tabs>
              <w:tab w:val="right" w:leader="dot" w:pos="8306"/>
            </w:tabs>
            <w:ind w:left="960" w:firstLine="0" w:firstLineChars="0"/>
            <w:rPr>
              <w:rFonts w:cs="Times New Roman"/>
            </w:rPr>
          </w:pPr>
          <w:r>
            <w:fldChar w:fldCharType="begin"/>
          </w:r>
          <w:r>
            <w:instrText xml:space="preserve"> HYPERLINK \l "_Toc31392" </w:instrText>
          </w:r>
          <w:r>
            <w:fldChar w:fldCharType="separate"/>
          </w:r>
          <w:r>
            <w:rPr>
              <w:rFonts w:cs="Times New Roman"/>
            </w:rPr>
            <w:t>6.1.2  投资监管管理子系统</w:t>
          </w:r>
          <w:r>
            <w:rPr>
              <w:rFonts w:cs="Times New Roman"/>
            </w:rPr>
            <w:tab/>
          </w:r>
          <w:r>
            <w:rPr>
              <w:rFonts w:cs="Times New Roman"/>
            </w:rPr>
            <w:fldChar w:fldCharType="begin"/>
          </w:r>
          <w:r>
            <w:rPr>
              <w:rFonts w:cs="Times New Roman"/>
            </w:rPr>
            <w:instrText xml:space="preserve"> PAGEREF _Toc31392 \h </w:instrText>
          </w:r>
          <w:r>
            <w:rPr>
              <w:rFonts w:cs="Times New Roman"/>
            </w:rPr>
            <w:fldChar w:fldCharType="separate"/>
          </w:r>
          <w:r>
            <w:rPr>
              <w:rFonts w:cs="Times New Roman"/>
            </w:rPr>
            <w:t>346</w:t>
          </w:r>
          <w:r>
            <w:rPr>
              <w:rFonts w:cs="Times New Roman"/>
            </w:rPr>
            <w:fldChar w:fldCharType="end"/>
          </w:r>
          <w:r>
            <w:rPr>
              <w:rFonts w:cs="Times New Roman"/>
            </w:rPr>
            <w:fldChar w:fldCharType="end"/>
          </w:r>
        </w:p>
        <w:p w14:paraId="1D83BEC1">
          <w:pPr>
            <w:pStyle w:val="12"/>
            <w:tabs>
              <w:tab w:val="right" w:leader="dot" w:pos="8306"/>
            </w:tabs>
            <w:ind w:left="960" w:firstLine="0" w:firstLineChars="0"/>
            <w:rPr>
              <w:rFonts w:cs="Times New Roman"/>
            </w:rPr>
          </w:pPr>
          <w:r>
            <w:fldChar w:fldCharType="begin"/>
          </w:r>
          <w:r>
            <w:instrText xml:space="preserve"> HYPERLINK \l "_Toc13205" </w:instrText>
          </w:r>
          <w:r>
            <w:fldChar w:fldCharType="separate"/>
          </w:r>
          <w:r>
            <w:rPr>
              <w:rFonts w:cs="Times New Roman"/>
            </w:rPr>
            <w:t>6.1.3  市属国企投资基金信息子系统</w:t>
          </w:r>
          <w:r>
            <w:rPr>
              <w:rFonts w:cs="Times New Roman"/>
            </w:rPr>
            <w:tab/>
          </w:r>
          <w:r>
            <w:rPr>
              <w:rFonts w:cs="Times New Roman"/>
            </w:rPr>
            <w:fldChar w:fldCharType="begin"/>
          </w:r>
          <w:r>
            <w:rPr>
              <w:rFonts w:cs="Times New Roman"/>
            </w:rPr>
            <w:instrText xml:space="preserve"> PAGEREF _Toc13205 \h </w:instrText>
          </w:r>
          <w:r>
            <w:rPr>
              <w:rFonts w:cs="Times New Roman"/>
            </w:rPr>
            <w:fldChar w:fldCharType="separate"/>
          </w:r>
          <w:r>
            <w:rPr>
              <w:rFonts w:cs="Times New Roman"/>
            </w:rPr>
            <w:t>349</w:t>
          </w:r>
          <w:r>
            <w:rPr>
              <w:rFonts w:cs="Times New Roman"/>
            </w:rPr>
            <w:fldChar w:fldCharType="end"/>
          </w:r>
          <w:r>
            <w:rPr>
              <w:rFonts w:cs="Times New Roman"/>
            </w:rPr>
            <w:fldChar w:fldCharType="end"/>
          </w:r>
        </w:p>
        <w:p w14:paraId="6239A6A3">
          <w:pPr>
            <w:pStyle w:val="12"/>
            <w:tabs>
              <w:tab w:val="right" w:leader="dot" w:pos="8306"/>
            </w:tabs>
            <w:ind w:left="960" w:firstLine="0" w:firstLineChars="0"/>
            <w:rPr>
              <w:rFonts w:cs="Times New Roman"/>
            </w:rPr>
          </w:pPr>
          <w:r>
            <w:fldChar w:fldCharType="begin"/>
          </w:r>
          <w:r>
            <w:instrText xml:space="preserve"> HYPERLINK \l "_Toc26348" </w:instrText>
          </w:r>
          <w:r>
            <w:fldChar w:fldCharType="separate"/>
          </w:r>
          <w:r>
            <w:rPr>
              <w:rFonts w:cs="Times New Roman"/>
            </w:rPr>
            <w:t>6.1.4  国际化经营子系统</w:t>
          </w:r>
          <w:r>
            <w:rPr>
              <w:rFonts w:cs="Times New Roman"/>
            </w:rPr>
            <w:tab/>
          </w:r>
          <w:r>
            <w:rPr>
              <w:rFonts w:cs="Times New Roman"/>
            </w:rPr>
            <w:fldChar w:fldCharType="begin"/>
          </w:r>
          <w:r>
            <w:rPr>
              <w:rFonts w:cs="Times New Roman"/>
            </w:rPr>
            <w:instrText xml:space="preserve"> PAGEREF _Toc26348 \h </w:instrText>
          </w:r>
          <w:r>
            <w:rPr>
              <w:rFonts w:cs="Times New Roman"/>
            </w:rPr>
            <w:fldChar w:fldCharType="separate"/>
          </w:r>
          <w:r>
            <w:rPr>
              <w:rFonts w:cs="Times New Roman"/>
            </w:rPr>
            <w:t>357</w:t>
          </w:r>
          <w:r>
            <w:rPr>
              <w:rFonts w:cs="Times New Roman"/>
            </w:rPr>
            <w:fldChar w:fldCharType="end"/>
          </w:r>
          <w:r>
            <w:rPr>
              <w:rFonts w:cs="Times New Roman"/>
            </w:rPr>
            <w:fldChar w:fldCharType="end"/>
          </w:r>
        </w:p>
        <w:p w14:paraId="58BAA1B7">
          <w:pPr>
            <w:pStyle w:val="12"/>
            <w:tabs>
              <w:tab w:val="right" w:leader="dot" w:pos="8306"/>
            </w:tabs>
            <w:ind w:left="960" w:firstLine="0" w:firstLineChars="0"/>
            <w:rPr>
              <w:rFonts w:cs="Times New Roman"/>
            </w:rPr>
          </w:pPr>
          <w:r>
            <w:fldChar w:fldCharType="begin"/>
          </w:r>
          <w:r>
            <w:instrText xml:space="preserve"> HYPERLINK \l "_Toc26736" </w:instrText>
          </w:r>
          <w:r>
            <w:fldChar w:fldCharType="separate"/>
          </w:r>
          <w:r>
            <w:rPr>
              <w:rFonts w:cs="Times New Roman"/>
            </w:rPr>
            <w:t>6.1.5  国企价值评估子系统</w:t>
          </w:r>
          <w:r>
            <w:rPr>
              <w:rFonts w:cs="Times New Roman"/>
            </w:rPr>
            <w:tab/>
          </w:r>
          <w:r>
            <w:rPr>
              <w:rFonts w:cs="Times New Roman"/>
            </w:rPr>
            <w:fldChar w:fldCharType="begin"/>
          </w:r>
          <w:r>
            <w:rPr>
              <w:rFonts w:cs="Times New Roman"/>
            </w:rPr>
            <w:instrText xml:space="preserve"> PAGEREF _Toc26736 \h </w:instrText>
          </w:r>
          <w:r>
            <w:rPr>
              <w:rFonts w:cs="Times New Roman"/>
            </w:rPr>
            <w:fldChar w:fldCharType="separate"/>
          </w:r>
          <w:r>
            <w:rPr>
              <w:rFonts w:cs="Times New Roman"/>
            </w:rPr>
            <w:t>367</w:t>
          </w:r>
          <w:r>
            <w:rPr>
              <w:rFonts w:cs="Times New Roman"/>
            </w:rPr>
            <w:fldChar w:fldCharType="end"/>
          </w:r>
          <w:r>
            <w:rPr>
              <w:rFonts w:cs="Times New Roman"/>
            </w:rPr>
            <w:fldChar w:fldCharType="end"/>
          </w:r>
        </w:p>
        <w:p w14:paraId="0ADAD5E8">
          <w:pPr>
            <w:pStyle w:val="12"/>
            <w:tabs>
              <w:tab w:val="right" w:leader="dot" w:pos="8306"/>
            </w:tabs>
            <w:ind w:left="960" w:firstLine="0" w:firstLineChars="0"/>
            <w:rPr>
              <w:rFonts w:cs="Times New Roman"/>
            </w:rPr>
          </w:pPr>
          <w:r>
            <w:fldChar w:fldCharType="begin"/>
          </w:r>
          <w:r>
            <w:instrText xml:space="preserve"> HYPERLINK \l "_Toc11961" </w:instrText>
          </w:r>
          <w:r>
            <w:fldChar w:fldCharType="separate"/>
          </w:r>
          <w:r>
            <w:rPr>
              <w:rFonts w:cs="Times New Roman"/>
            </w:rPr>
            <w:t>6.1.6  全面风险预警管理子系统</w:t>
          </w:r>
          <w:r>
            <w:rPr>
              <w:rFonts w:cs="Times New Roman"/>
            </w:rPr>
            <w:tab/>
          </w:r>
          <w:r>
            <w:rPr>
              <w:rFonts w:cs="Times New Roman"/>
            </w:rPr>
            <w:fldChar w:fldCharType="begin"/>
          </w:r>
          <w:r>
            <w:rPr>
              <w:rFonts w:cs="Times New Roman"/>
            </w:rPr>
            <w:instrText xml:space="preserve"> PAGEREF _Toc11961 \h </w:instrText>
          </w:r>
          <w:r>
            <w:rPr>
              <w:rFonts w:cs="Times New Roman"/>
            </w:rPr>
            <w:fldChar w:fldCharType="separate"/>
          </w:r>
          <w:r>
            <w:rPr>
              <w:rFonts w:cs="Times New Roman"/>
            </w:rPr>
            <w:t>377</w:t>
          </w:r>
          <w:r>
            <w:rPr>
              <w:rFonts w:cs="Times New Roman"/>
            </w:rPr>
            <w:fldChar w:fldCharType="end"/>
          </w:r>
          <w:r>
            <w:rPr>
              <w:rFonts w:cs="Times New Roman"/>
            </w:rPr>
            <w:fldChar w:fldCharType="end"/>
          </w:r>
        </w:p>
        <w:p w14:paraId="084CD264">
          <w:pPr>
            <w:pStyle w:val="12"/>
            <w:tabs>
              <w:tab w:val="right" w:leader="dot" w:pos="8306"/>
            </w:tabs>
            <w:ind w:left="960" w:firstLine="0" w:firstLineChars="0"/>
            <w:rPr>
              <w:rFonts w:cs="Times New Roman"/>
            </w:rPr>
          </w:pPr>
          <w:r>
            <w:fldChar w:fldCharType="begin"/>
          </w:r>
          <w:r>
            <w:instrText xml:space="preserve"> HYPERLINK \l "_Toc25357" </w:instrText>
          </w:r>
          <w:r>
            <w:fldChar w:fldCharType="separate"/>
          </w:r>
          <w:r>
            <w:rPr>
              <w:rFonts w:cs="Times New Roman"/>
            </w:rPr>
            <w:t>6.1.7  国资监管采集子系统</w:t>
          </w:r>
          <w:r>
            <w:rPr>
              <w:rFonts w:cs="Times New Roman"/>
            </w:rPr>
            <w:tab/>
          </w:r>
          <w:r>
            <w:rPr>
              <w:rFonts w:cs="Times New Roman"/>
            </w:rPr>
            <w:fldChar w:fldCharType="begin"/>
          </w:r>
          <w:r>
            <w:rPr>
              <w:rFonts w:cs="Times New Roman"/>
            </w:rPr>
            <w:instrText xml:space="preserve"> PAGEREF _Toc25357 \h </w:instrText>
          </w:r>
          <w:r>
            <w:rPr>
              <w:rFonts w:cs="Times New Roman"/>
            </w:rPr>
            <w:fldChar w:fldCharType="separate"/>
          </w:r>
          <w:r>
            <w:rPr>
              <w:rFonts w:cs="Times New Roman"/>
            </w:rPr>
            <w:t>511</w:t>
          </w:r>
          <w:r>
            <w:rPr>
              <w:rFonts w:cs="Times New Roman"/>
            </w:rPr>
            <w:fldChar w:fldCharType="end"/>
          </w:r>
          <w:r>
            <w:rPr>
              <w:rFonts w:cs="Times New Roman"/>
            </w:rPr>
            <w:fldChar w:fldCharType="end"/>
          </w:r>
        </w:p>
        <w:p w14:paraId="06300725">
          <w:pPr>
            <w:pStyle w:val="12"/>
            <w:tabs>
              <w:tab w:val="right" w:leader="dot" w:pos="8306"/>
            </w:tabs>
            <w:ind w:left="960" w:firstLine="0" w:firstLineChars="0"/>
            <w:rPr>
              <w:rFonts w:cs="Times New Roman"/>
            </w:rPr>
          </w:pPr>
          <w:r>
            <w:fldChar w:fldCharType="begin"/>
          </w:r>
          <w:r>
            <w:instrText xml:space="preserve"> HYPERLINK \l "_Toc14713" </w:instrText>
          </w:r>
          <w:r>
            <w:fldChar w:fldCharType="separate"/>
          </w:r>
          <w:r>
            <w:rPr>
              <w:rFonts w:cs="Times New Roman"/>
            </w:rPr>
            <w:t>6.1.8  国资经营预算管理子系统</w:t>
          </w:r>
          <w:r>
            <w:rPr>
              <w:rFonts w:cs="Times New Roman"/>
            </w:rPr>
            <w:tab/>
          </w:r>
          <w:r>
            <w:rPr>
              <w:rFonts w:cs="Times New Roman"/>
            </w:rPr>
            <w:fldChar w:fldCharType="begin"/>
          </w:r>
          <w:r>
            <w:rPr>
              <w:rFonts w:cs="Times New Roman"/>
            </w:rPr>
            <w:instrText xml:space="preserve"> PAGEREF _Toc14713 \h </w:instrText>
          </w:r>
          <w:r>
            <w:rPr>
              <w:rFonts w:cs="Times New Roman"/>
            </w:rPr>
            <w:fldChar w:fldCharType="separate"/>
          </w:r>
          <w:r>
            <w:rPr>
              <w:rFonts w:cs="Times New Roman"/>
            </w:rPr>
            <w:t>607</w:t>
          </w:r>
          <w:r>
            <w:rPr>
              <w:rFonts w:cs="Times New Roman"/>
            </w:rPr>
            <w:fldChar w:fldCharType="end"/>
          </w:r>
          <w:r>
            <w:rPr>
              <w:rFonts w:cs="Times New Roman"/>
            </w:rPr>
            <w:fldChar w:fldCharType="end"/>
          </w:r>
        </w:p>
        <w:p w14:paraId="7B8ECE7C">
          <w:pPr>
            <w:pStyle w:val="12"/>
            <w:tabs>
              <w:tab w:val="right" w:leader="dot" w:pos="8306"/>
            </w:tabs>
            <w:ind w:left="960" w:firstLine="0" w:firstLineChars="0"/>
            <w:rPr>
              <w:rFonts w:cs="Times New Roman"/>
            </w:rPr>
          </w:pPr>
          <w:r>
            <w:fldChar w:fldCharType="begin"/>
          </w:r>
          <w:r>
            <w:instrText xml:space="preserve"> HYPERLINK \l "_Toc301" </w:instrText>
          </w:r>
          <w:r>
            <w:fldChar w:fldCharType="separate"/>
          </w:r>
          <w:r>
            <w:rPr>
              <w:rFonts w:cs="Times New Roman"/>
            </w:rPr>
            <w:t>6.1.9  企业分配事中事后监管子系统</w:t>
          </w:r>
          <w:r>
            <w:rPr>
              <w:rFonts w:cs="Times New Roman"/>
            </w:rPr>
            <w:tab/>
          </w:r>
          <w:r>
            <w:rPr>
              <w:rFonts w:cs="Times New Roman"/>
            </w:rPr>
            <w:fldChar w:fldCharType="begin"/>
          </w:r>
          <w:r>
            <w:rPr>
              <w:rFonts w:cs="Times New Roman"/>
            </w:rPr>
            <w:instrText xml:space="preserve"> PAGEREF _Toc301 \h </w:instrText>
          </w:r>
          <w:r>
            <w:rPr>
              <w:rFonts w:cs="Times New Roman"/>
            </w:rPr>
            <w:fldChar w:fldCharType="separate"/>
          </w:r>
          <w:r>
            <w:rPr>
              <w:rFonts w:cs="Times New Roman"/>
            </w:rPr>
            <w:t>615</w:t>
          </w:r>
          <w:r>
            <w:rPr>
              <w:rFonts w:cs="Times New Roman"/>
            </w:rPr>
            <w:fldChar w:fldCharType="end"/>
          </w:r>
          <w:r>
            <w:rPr>
              <w:rFonts w:cs="Times New Roman"/>
            </w:rPr>
            <w:fldChar w:fldCharType="end"/>
          </w:r>
        </w:p>
        <w:p w14:paraId="30946628">
          <w:pPr>
            <w:pStyle w:val="12"/>
            <w:tabs>
              <w:tab w:val="right" w:leader="dot" w:pos="8306"/>
            </w:tabs>
            <w:ind w:left="960" w:firstLine="0" w:firstLineChars="0"/>
            <w:rPr>
              <w:rFonts w:cs="Times New Roman"/>
            </w:rPr>
          </w:pPr>
          <w:r>
            <w:fldChar w:fldCharType="begin"/>
          </w:r>
          <w:r>
            <w:instrText xml:space="preserve"> HYPERLINK \l "_Toc6548" </w:instrText>
          </w:r>
          <w:r>
            <w:fldChar w:fldCharType="separate"/>
          </w:r>
          <w:r>
            <w:rPr>
              <w:rFonts w:cs="Times New Roman"/>
            </w:rPr>
            <w:t>6.1.10  国有房地资产信息监管子系统</w:t>
          </w:r>
          <w:r>
            <w:rPr>
              <w:rFonts w:cs="Times New Roman"/>
            </w:rPr>
            <w:tab/>
          </w:r>
          <w:r>
            <w:rPr>
              <w:rFonts w:cs="Times New Roman"/>
            </w:rPr>
            <w:fldChar w:fldCharType="begin"/>
          </w:r>
          <w:r>
            <w:rPr>
              <w:rFonts w:cs="Times New Roman"/>
            </w:rPr>
            <w:instrText xml:space="preserve"> PAGEREF _Toc6548 \h </w:instrText>
          </w:r>
          <w:r>
            <w:rPr>
              <w:rFonts w:cs="Times New Roman"/>
            </w:rPr>
            <w:fldChar w:fldCharType="separate"/>
          </w:r>
          <w:r>
            <w:rPr>
              <w:rFonts w:cs="Times New Roman"/>
            </w:rPr>
            <w:t>633</w:t>
          </w:r>
          <w:r>
            <w:rPr>
              <w:rFonts w:cs="Times New Roman"/>
            </w:rPr>
            <w:fldChar w:fldCharType="end"/>
          </w:r>
          <w:r>
            <w:rPr>
              <w:rFonts w:cs="Times New Roman"/>
            </w:rPr>
            <w:fldChar w:fldCharType="end"/>
          </w:r>
        </w:p>
        <w:p w14:paraId="481FD0CA">
          <w:pPr>
            <w:pStyle w:val="12"/>
            <w:tabs>
              <w:tab w:val="right" w:leader="dot" w:pos="8306"/>
            </w:tabs>
            <w:ind w:left="960" w:firstLine="0" w:firstLineChars="0"/>
            <w:rPr>
              <w:rFonts w:cs="Times New Roman"/>
            </w:rPr>
          </w:pPr>
          <w:r>
            <w:fldChar w:fldCharType="begin"/>
          </w:r>
          <w:r>
            <w:instrText xml:space="preserve"> HYPERLINK \l "_Toc20612" </w:instrText>
          </w:r>
          <w:r>
            <w:fldChar w:fldCharType="separate"/>
          </w:r>
          <w:r>
            <w:rPr>
              <w:rFonts w:cs="Times New Roman"/>
            </w:rPr>
            <w:t>6.1.11  内部审计子系统</w:t>
          </w:r>
          <w:r>
            <w:rPr>
              <w:rFonts w:cs="Times New Roman"/>
            </w:rPr>
            <w:tab/>
          </w:r>
          <w:r>
            <w:rPr>
              <w:rFonts w:cs="Times New Roman"/>
            </w:rPr>
            <w:fldChar w:fldCharType="begin"/>
          </w:r>
          <w:r>
            <w:rPr>
              <w:rFonts w:cs="Times New Roman"/>
            </w:rPr>
            <w:instrText xml:space="preserve"> PAGEREF _Toc20612 \h </w:instrText>
          </w:r>
          <w:r>
            <w:rPr>
              <w:rFonts w:cs="Times New Roman"/>
            </w:rPr>
            <w:fldChar w:fldCharType="separate"/>
          </w:r>
          <w:r>
            <w:rPr>
              <w:rFonts w:cs="Times New Roman"/>
            </w:rPr>
            <w:t>635</w:t>
          </w:r>
          <w:r>
            <w:rPr>
              <w:rFonts w:cs="Times New Roman"/>
            </w:rPr>
            <w:fldChar w:fldCharType="end"/>
          </w:r>
          <w:r>
            <w:rPr>
              <w:rFonts w:cs="Times New Roman"/>
            </w:rPr>
            <w:fldChar w:fldCharType="end"/>
          </w:r>
        </w:p>
        <w:p w14:paraId="0799C16F">
          <w:pPr>
            <w:pStyle w:val="12"/>
            <w:tabs>
              <w:tab w:val="right" w:leader="dot" w:pos="8306"/>
            </w:tabs>
            <w:ind w:left="960" w:firstLine="0" w:firstLineChars="0"/>
            <w:rPr>
              <w:rFonts w:cs="Times New Roman"/>
            </w:rPr>
          </w:pPr>
          <w:r>
            <w:fldChar w:fldCharType="begin"/>
          </w:r>
          <w:r>
            <w:instrText xml:space="preserve"> HYPERLINK \l "_Toc32569" </w:instrText>
          </w:r>
          <w:r>
            <w:fldChar w:fldCharType="separate"/>
          </w:r>
          <w:r>
            <w:rPr>
              <w:rFonts w:cs="Times New Roman"/>
            </w:rPr>
            <w:t>6.1.12  审计整改管理子系统</w:t>
          </w:r>
          <w:r>
            <w:rPr>
              <w:rFonts w:cs="Times New Roman"/>
            </w:rPr>
            <w:tab/>
          </w:r>
          <w:r>
            <w:rPr>
              <w:rFonts w:cs="Times New Roman"/>
            </w:rPr>
            <w:fldChar w:fldCharType="begin"/>
          </w:r>
          <w:r>
            <w:rPr>
              <w:rFonts w:cs="Times New Roman"/>
            </w:rPr>
            <w:instrText xml:space="preserve"> PAGEREF _Toc32569 \h </w:instrText>
          </w:r>
          <w:r>
            <w:rPr>
              <w:rFonts w:cs="Times New Roman"/>
            </w:rPr>
            <w:fldChar w:fldCharType="separate"/>
          </w:r>
          <w:r>
            <w:rPr>
              <w:rFonts w:cs="Times New Roman"/>
            </w:rPr>
            <w:t>650</w:t>
          </w:r>
          <w:r>
            <w:rPr>
              <w:rFonts w:cs="Times New Roman"/>
            </w:rPr>
            <w:fldChar w:fldCharType="end"/>
          </w:r>
          <w:r>
            <w:rPr>
              <w:rFonts w:cs="Times New Roman"/>
            </w:rPr>
            <w:fldChar w:fldCharType="end"/>
          </w:r>
        </w:p>
        <w:p w14:paraId="309E6FF4">
          <w:pPr>
            <w:pStyle w:val="12"/>
            <w:tabs>
              <w:tab w:val="right" w:leader="dot" w:pos="8306"/>
            </w:tabs>
            <w:ind w:left="960" w:firstLine="0" w:firstLineChars="0"/>
            <w:rPr>
              <w:rFonts w:cs="Times New Roman"/>
            </w:rPr>
          </w:pPr>
          <w:r>
            <w:fldChar w:fldCharType="begin"/>
          </w:r>
          <w:r>
            <w:instrText xml:space="preserve"> HYPERLINK \l "_Toc15553" </w:instrText>
          </w:r>
          <w:r>
            <w:fldChar w:fldCharType="separate"/>
          </w:r>
          <w:r>
            <w:rPr>
              <w:rFonts w:cs="Times New Roman"/>
            </w:rPr>
            <w:t>6.1.13  内部控制测评管理子系统</w:t>
          </w:r>
          <w:r>
            <w:rPr>
              <w:rFonts w:cs="Times New Roman"/>
            </w:rPr>
            <w:tab/>
          </w:r>
          <w:r>
            <w:rPr>
              <w:rFonts w:cs="Times New Roman"/>
            </w:rPr>
            <w:fldChar w:fldCharType="begin"/>
          </w:r>
          <w:r>
            <w:rPr>
              <w:rFonts w:cs="Times New Roman"/>
            </w:rPr>
            <w:instrText xml:space="preserve"> PAGEREF _Toc15553 \h </w:instrText>
          </w:r>
          <w:r>
            <w:rPr>
              <w:rFonts w:cs="Times New Roman"/>
            </w:rPr>
            <w:fldChar w:fldCharType="separate"/>
          </w:r>
          <w:r>
            <w:rPr>
              <w:rFonts w:cs="Times New Roman"/>
            </w:rPr>
            <w:t>650</w:t>
          </w:r>
          <w:r>
            <w:rPr>
              <w:rFonts w:cs="Times New Roman"/>
            </w:rPr>
            <w:fldChar w:fldCharType="end"/>
          </w:r>
          <w:r>
            <w:rPr>
              <w:rFonts w:cs="Times New Roman"/>
            </w:rPr>
            <w:fldChar w:fldCharType="end"/>
          </w:r>
        </w:p>
        <w:p w14:paraId="4939B90F">
          <w:pPr>
            <w:pStyle w:val="12"/>
            <w:tabs>
              <w:tab w:val="right" w:leader="dot" w:pos="8306"/>
            </w:tabs>
            <w:ind w:left="960" w:firstLine="0" w:firstLineChars="0"/>
            <w:rPr>
              <w:rFonts w:cs="Times New Roman"/>
            </w:rPr>
          </w:pPr>
          <w:r>
            <w:fldChar w:fldCharType="begin"/>
          </w:r>
          <w:r>
            <w:instrText xml:space="preserve"> HYPERLINK \l "_Toc6822" </w:instrText>
          </w:r>
          <w:r>
            <w:fldChar w:fldCharType="separate"/>
          </w:r>
          <w:r>
            <w:rPr>
              <w:rFonts w:cs="Times New Roman"/>
            </w:rPr>
            <w:t>6.1.14  企业服务大厅</w:t>
          </w:r>
          <w:r>
            <w:rPr>
              <w:rFonts w:cs="Times New Roman"/>
            </w:rPr>
            <w:tab/>
          </w:r>
          <w:r>
            <w:rPr>
              <w:rFonts w:cs="Times New Roman"/>
            </w:rPr>
            <w:fldChar w:fldCharType="begin"/>
          </w:r>
          <w:r>
            <w:rPr>
              <w:rFonts w:cs="Times New Roman"/>
            </w:rPr>
            <w:instrText xml:space="preserve"> PAGEREF _Toc6822 \h </w:instrText>
          </w:r>
          <w:r>
            <w:rPr>
              <w:rFonts w:cs="Times New Roman"/>
            </w:rPr>
            <w:fldChar w:fldCharType="separate"/>
          </w:r>
          <w:r>
            <w:rPr>
              <w:rFonts w:cs="Times New Roman"/>
            </w:rPr>
            <w:t>684</w:t>
          </w:r>
          <w:r>
            <w:rPr>
              <w:rFonts w:cs="Times New Roman"/>
            </w:rPr>
            <w:fldChar w:fldCharType="end"/>
          </w:r>
          <w:r>
            <w:rPr>
              <w:rFonts w:cs="Times New Roman"/>
            </w:rPr>
            <w:fldChar w:fldCharType="end"/>
          </w:r>
        </w:p>
        <w:p w14:paraId="467D50FC">
          <w:pPr>
            <w:pStyle w:val="12"/>
            <w:tabs>
              <w:tab w:val="right" w:leader="dot" w:pos="8306"/>
            </w:tabs>
            <w:ind w:left="960" w:firstLine="0" w:firstLineChars="0"/>
            <w:rPr>
              <w:rFonts w:cs="Times New Roman"/>
            </w:rPr>
          </w:pPr>
          <w:r>
            <w:fldChar w:fldCharType="begin"/>
          </w:r>
          <w:r>
            <w:instrText xml:space="preserve"> HYPERLINK \l "_Toc9006" </w:instrText>
          </w:r>
          <w:r>
            <w:fldChar w:fldCharType="separate"/>
          </w:r>
          <w:r>
            <w:rPr>
              <w:rFonts w:cs="Times New Roman"/>
            </w:rPr>
            <w:t>6.1.15  全面风险预警子系统（宣传部功能模块）</w:t>
          </w:r>
          <w:r>
            <w:rPr>
              <w:rFonts w:cs="Times New Roman"/>
            </w:rPr>
            <w:tab/>
          </w:r>
          <w:r>
            <w:rPr>
              <w:rFonts w:cs="Times New Roman"/>
            </w:rPr>
            <w:fldChar w:fldCharType="begin"/>
          </w:r>
          <w:r>
            <w:rPr>
              <w:rFonts w:cs="Times New Roman"/>
            </w:rPr>
            <w:instrText xml:space="preserve"> PAGEREF _Toc9006 \h </w:instrText>
          </w:r>
          <w:r>
            <w:rPr>
              <w:rFonts w:cs="Times New Roman"/>
            </w:rPr>
            <w:fldChar w:fldCharType="separate"/>
          </w:r>
          <w:r>
            <w:rPr>
              <w:rFonts w:cs="Times New Roman"/>
            </w:rPr>
            <w:t>688</w:t>
          </w:r>
          <w:r>
            <w:rPr>
              <w:rFonts w:cs="Times New Roman"/>
            </w:rPr>
            <w:fldChar w:fldCharType="end"/>
          </w:r>
          <w:r>
            <w:rPr>
              <w:rFonts w:cs="Times New Roman"/>
            </w:rPr>
            <w:fldChar w:fldCharType="end"/>
          </w:r>
        </w:p>
        <w:p w14:paraId="5098B9E6">
          <w:pPr>
            <w:pStyle w:val="12"/>
            <w:tabs>
              <w:tab w:val="right" w:leader="dot" w:pos="8306"/>
            </w:tabs>
            <w:ind w:left="960" w:firstLine="0" w:firstLineChars="0"/>
            <w:rPr>
              <w:rFonts w:cs="Times New Roman"/>
            </w:rPr>
          </w:pPr>
          <w:r>
            <w:fldChar w:fldCharType="begin"/>
          </w:r>
          <w:r>
            <w:instrText xml:space="preserve"> HYPERLINK \l "_Toc12767" </w:instrText>
          </w:r>
          <w:r>
            <w:fldChar w:fldCharType="separate"/>
          </w:r>
          <w:r>
            <w:rPr>
              <w:rFonts w:cs="Times New Roman"/>
            </w:rPr>
            <w:t>6.1.16  国资监管数智管理子系统</w:t>
          </w:r>
          <w:r>
            <w:rPr>
              <w:rFonts w:cs="Times New Roman"/>
            </w:rPr>
            <w:tab/>
          </w:r>
          <w:r>
            <w:rPr>
              <w:rFonts w:cs="Times New Roman"/>
            </w:rPr>
            <w:fldChar w:fldCharType="begin"/>
          </w:r>
          <w:r>
            <w:rPr>
              <w:rFonts w:cs="Times New Roman"/>
            </w:rPr>
            <w:instrText xml:space="preserve"> PAGEREF _Toc12767 \h </w:instrText>
          </w:r>
          <w:r>
            <w:rPr>
              <w:rFonts w:cs="Times New Roman"/>
            </w:rPr>
            <w:fldChar w:fldCharType="separate"/>
          </w:r>
          <w:r>
            <w:rPr>
              <w:rFonts w:cs="Times New Roman"/>
            </w:rPr>
            <w:t>733</w:t>
          </w:r>
          <w:r>
            <w:rPr>
              <w:rFonts w:cs="Times New Roman"/>
            </w:rPr>
            <w:fldChar w:fldCharType="end"/>
          </w:r>
          <w:r>
            <w:rPr>
              <w:rFonts w:cs="Times New Roman"/>
            </w:rPr>
            <w:fldChar w:fldCharType="end"/>
          </w:r>
        </w:p>
        <w:p w14:paraId="0E208B0B">
          <w:pPr>
            <w:pStyle w:val="12"/>
            <w:tabs>
              <w:tab w:val="right" w:leader="dot" w:pos="8306"/>
            </w:tabs>
            <w:ind w:left="960" w:firstLine="0" w:firstLineChars="0"/>
            <w:rPr>
              <w:rFonts w:cs="Times New Roman"/>
            </w:rPr>
          </w:pPr>
          <w:r>
            <w:fldChar w:fldCharType="begin"/>
          </w:r>
          <w:r>
            <w:instrText xml:space="preserve"> HYPERLINK \l "_Toc8219" </w:instrText>
          </w:r>
          <w:r>
            <w:fldChar w:fldCharType="separate"/>
          </w:r>
          <w:r>
            <w:rPr>
              <w:rFonts w:cs="Times New Roman"/>
            </w:rPr>
            <w:t>6.1.17  密码应用功能</w:t>
          </w:r>
          <w:r>
            <w:rPr>
              <w:rFonts w:cs="Times New Roman"/>
            </w:rPr>
            <w:tab/>
          </w:r>
          <w:r>
            <w:rPr>
              <w:rFonts w:cs="Times New Roman"/>
            </w:rPr>
            <w:fldChar w:fldCharType="begin"/>
          </w:r>
          <w:r>
            <w:rPr>
              <w:rFonts w:cs="Times New Roman"/>
            </w:rPr>
            <w:instrText xml:space="preserve"> PAGEREF _Toc8219 \h </w:instrText>
          </w:r>
          <w:r>
            <w:rPr>
              <w:rFonts w:cs="Times New Roman"/>
            </w:rPr>
            <w:fldChar w:fldCharType="separate"/>
          </w:r>
          <w:r>
            <w:rPr>
              <w:rFonts w:cs="Times New Roman"/>
            </w:rPr>
            <w:t>799</w:t>
          </w:r>
          <w:r>
            <w:rPr>
              <w:rFonts w:cs="Times New Roman"/>
            </w:rPr>
            <w:fldChar w:fldCharType="end"/>
          </w:r>
          <w:r>
            <w:rPr>
              <w:rFonts w:cs="Times New Roman"/>
            </w:rPr>
            <w:fldChar w:fldCharType="end"/>
          </w:r>
        </w:p>
        <w:p w14:paraId="1182DA59">
          <w:pPr>
            <w:pStyle w:val="16"/>
            <w:tabs>
              <w:tab w:val="right" w:leader="dot" w:pos="8306"/>
            </w:tabs>
            <w:ind w:left="480" w:firstLine="0" w:firstLineChars="0"/>
            <w:rPr>
              <w:rFonts w:cs="Times New Roman"/>
            </w:rPr>
          </w:pPr>
          <w:r>
            <w:fldChar w:fldCharType="begin"/>
          </w:r>
          <w:r>
            <w:instrText xml:space="preserve"> HYPERLINK \l "_Toc3308" </w:instrText>
          </w:r>
          <w:r>
            <w:fldChar w:fldCharType="separate"/>
          </w:r>
          <w:r>
            <w:rPr>
              <w:rFonts w:cs="Times New Roman"/>
            </w:rPr>
            <w:t>6.2  网络架构建设</w:t>
          </w:r>
          <w:r>
            <w:rPr>
              <w:rFonts w:cs="Times New Roman"/>
            </w:rPr>
            <w:tab/>
          </w:r>
          <w:r>
            <w:rPr>
              <w:rFonts w:cs="Times New Roman"/>
            </w:rPr>
            <w:fldChar w:fldCharType="begin"/>
          </w:r>
          <w:r>
            <w:rPr>
              <w:rFonts w:cs="Times New Roman"/>
            </w:rPr>
            <w:instrText xml:space="preserve"> PAGEREF _Toc3308 \h </w:instrText>
          </w:r>
          <w:r>
            <w:rPr>
              <w:rFonts w:cs="Times New Roman"/>
            </w:rPr>
            <w:fldChar w:fldCharType="separate"/>
          </w:r>
          <w:r>
            <w:rPr>
              <w:rFonts w:cs="Times New Roman"/>
            </w:rPr>
            <w:t>800</w:t>
          </w:r>
          <w:r>
            <w:rPr>
              <w:rFonts w:cs="Times New Roman"/>
            </w:rPr>
            <w:fldChar w:fldCharType="end"/>
          </w:r>
          <w:r>
            <w:rPr>
              <w:rFonts w:cs="Times New Roman"/>
            </w:rPr>
            <w:fldChar w:fldCharType="end"/>
          </w:r>
        </w:p>
        <w:p w14:paraId="63FF4865">
          <w:pPr>
            <w:pStyle w:val="16"/>
            <w:tabs>
              <w:tab w:val="right" w:leader="dot" w:pos="8306"/>
            </w:tabs>
            <w:ind w:left="480" w:firstLine="0" w:firstLineChars="0"/>
            <w:rPr>
              <w:rFonts w:cs="Times New Roman"/>
            </w:rPr>
          </w:pPr>
          <w:r>
            <w:fldChar w:fldCharType="begin"/>
          </w:r>
          <w:r>
            <w:instrText xml:space="preserve"> HYPERLINK \l "_Toc19614" </w:instrText>
          </w:r>
          <w:r>
            <w:fldChar w:fldCharType="separate"/>
          </w:r>
          <w:r>
            <w:rPr>
              <w:rFonts w:cs="Times New Roman"/>
            </w:rPr>
            <w:t>6.3  数据库建设和数据治理内容</w:t>
          </w:r>
          <w:r>
            <w:rPr>
              <w:rFonts w:cs="Times New Roman"/>
            </w:rPr>
            <w:tab/>
          </w:r>
          <w:r>
            <w:rPr>
              <w:rFonts w:cs="Times New Roman"/>
            </w:rPr>
            <w:fldChar w:fldCharType="begin"/>
          </w:r>
          <w:r>
            <w:rPr>
              <w:rFonts w:cs="Times New Roman"/>
            </w:rPr>
            <w:instrText xml:space="preserve"> PAGEREF _Toc19614 \h </w:instrText>
          </w:r>
          <w:r>
            <w:rPr>
              <w:rFonts w:cs="Times New Roman"/>
            </w:rPr>
            <w:fldChar w:fldCharType="separate"/>
          </w:r>
          <w:r>
            <w:rPr>
              <w:rFonts w:cs="Times New Roman"/>
            </w:rPr>
            <w:t>801</w:t>
          </w:r>
          <w:r>
            <w:rPr>
              <w:rFonts w:cs="Times New Roman"/>
            </w:rPr>
            <w:fldChar w:fldCharType="end"/>
          </w:r>
          <w:r>
            <w:rPr>
              <w:rFonts w:cs="Times New Roman"/>
            </w:rPr>
            <w:fldChar w:fldCharType="end"/>
          </w:r>
        </w:p>
        <w:p w14:paraId="53893025">
          <w:pPr>
            <w:pStyle w:val="12"/>
            <w:tabs>
              <w:tab w:val="right" w:leader="dot" w:pos="8306"/>
            </w:tabs>
            <w:ind w:left="960" w:firstLine="0" w:firstLineChars="0"/>
            <w:rPr>
              <w:rFonts w:cs="Times New Roman"/>
            </w:rPr>
          </w:pPr>
          <w:r>
            <w:fldChar w:fldCharType="begin"/>
          </w:r>
          <w:r>
            <w:instrText xml:space="preserve"> HYPERLINK \l "_Toc13576" </w:instrText>
          </w:r>
          <w:r>
            <w:fldChar w:fldCharType="separate"/>
          </w:r>
          <w:r>
            <w:rPr>
              <w:rFonts w:cs="Times New Roman"/>
            </w:rPr>
            <w:t>6.3.1  数据库建设</w:t>
          </w:r>
          <w:r>
            <w:rPr>
              <w:rFonts w:cs="Times New Roman"/>
            </w:rPr>
            <w:tab/>
          </w:r>
          <w:r>
            <w:rPr>
              <w:rFonts w:cs="Times New Roman"/>
            </w:rPr>
            <w:fldChar w:fldCharType="begin"/>
          </w:r>
          <w:r>
            <w:rPr>
              <w:rFonts w:cs="Times New Roman"/>
            </w:rPr>
            <w:instrText xml:space="preserve"> PAGEREF _Toc13576 \h </w:instrText>
          </w:r>
          <w:r>
            <w:rPr>
              <w:rFonts w:cs="Times New Roman"/>
            </w:rPr>
            <w:fldChar w:fldCharType="separate"/>
          </w:r>
          <w:r>
            <w:rPr>
              <w:rFonts w:cs="Times New Roman"/>
            </w:rPr>
            <w:t>801</w:t>
          </w:r>
          <w:r>
            <w:rPr>
              <w:rFonts w:cs="Times New Roman"/>
            </w:rPr>
            <w:fldChar w:fldCharType="end"/>
          </w:r>
          <w:r>
            <w:rPr>
              <w:rFonts w:cs="Times New Roman"/>
            </w:rPr>
            <w:fldChar w:fldCharType="end"/>
          </w:r>
        </w:p>
        <w:p w14:paraId="5108D308">
          <w:pPr>
            <w:pStyle w:val="12"/>
            <w:tabs>
              <w:tab w:val="right" w:leader="dot" w:pos="8306"/>
            </w:tabs>
            <w:ind w:left="960" w:firstLine="0" w:firstLineChars="0"/>
            <w:rPr>
              <w:rFonts w:cs="Times New Roman"/>
            </w:rPr>
          </w:pPr>
          <w:r>
            <w:fldChar w:fldCharType="begin"/>
          </w:r>
          <w:r>
            <w:instrText xml:space="preserve"> HYPERLINK \l "_Toc6012" </w:instrText>
          </w:r>
          <w:r>
            <w:fldChar w:fldCharType="separate"/>
          </w:r>
          <w:r>
            <w:rPr>
              <w:rFonts w:cs="Times New Roman"/>
            </w:rPr>
            <w:t>6.4.2  数据服务</w:t>
          </w:r>
          <w:r>
            <w:rPr>
              <w:rFonts w:cs="Times New Roman"/>
            </w:rPr>
            <w:tab/>
          </w:r>
          <w:r>
            <w:rPr>
              <w:rFonts w:cs="Times New Roman"/>
            </w:rPr>
            <w:fldChar w:fldCharType="begin"/>
          </w:r>
          <w:r>
            <w:rPr>
              <w:rFonts w:cs="Times New Roman"/>
            </w:rPr>
            <w:instrText xml:space="preserve"> PAGEREF _Toc6012 \h </w:instrText>
          </w:r>
          <w:r>
            <w:rPr>
              <w:rFonts w:cs="Times New Roman"/>
            </w:rPr>
            <w:fldChar w:fldCharType="separate"/>
          </w:r>
          <w:r>
            <w:rPr>
              <w:rFonts w:cs="Times New Roman"/>
            </w:rPr>
            <w:t>834</w:t>
          </w:r>
          <w:r>
            <w:rPr>
              <w:rFonts w:cs="Times New Roman"/>
            </w:rPr>
            <w:fldChar w:fldCharType="end"/>
          </w:r>
          <w:r>
            <w:rPr>
              <w:rFonts w:cs="Times New Roman"/>
            </w:rPr>
            <w:fldChar w:fldCharType="end"/>
          </w:r>
        </w:p>
        <w:p w14:paraId="5A94C0B5">
          <w:pPr>
            <w:pStyle w:val="16"/>
            <w:tabs>
              <w:tab w:val="right" w:leader="dot" w:pos="8306"/>
            </w:tabs>
            <w:ind w:left="480" w:firstLine="0" w:firstLineChars="0"/>
            <w:rPr>
              <w:rFonts w:cs="Times New Roman"/>
            </w:rPr>
          </w:pPr>
          <w:r>
            <w:fldChar w:fldCharType="begin"/>
          </w:r>
          <w:r>
            <w:instrText xml:space="preserve"> HYPERLINK \l "_Toc9847" </w:instrText>
          </w:r>
          <w:r>
            <w:fldChar w:fldCharType="separate"/>
          </w:r>
          <w:r>
            <w:rPr>
              <w:rFonts w:cs="Times New Roman"/>
            </w:rPr>
            <w:t>6.4  数据上链内容</w:t>
          </w:r>
          <w:r>
            <w:rPr>
              <w:rFonts w:cs="Times New Roman"/>
            </w:rPr>
            <w:tab/>
          </w:r>
          <w:r>
            <w:rPr>
              <w:rFonts w:cs="Times New Roman"/>
            </w:rPr>
            <w:fldChar w:fldCharType="begin"/>
          </w:r>
          <w:r>
            <w:rPr>
              <w:rFonts w:cs="Times New Roman"/>
            </w:rPr>
            <w:instrText xml:space="preserve"> PAGEREF _Toc9847 \h </w:instrText>
          </w:r>
          <w:r>
            <w:rPr>
              <w:rFonts w:cs="Times New Roman"/>
            </w:rPr>
            <w:fldChar w:fldCharType="separate"/>
          </w:r>
          <w:r>
            <w:rPr>
              <w:rFonts w:cs="Times New Roman"/>
            </w:rPr>
            <w:t>849</w:t>
          </w:r>
          <w:r>
            <w:rPr>
              <w:rFonts w:cs="Times New Roman"/>
            </w:rPr>
            <w:fldChar w:fldCharType="end"/>
          </w:r>
          <w:r>
            <w:rPr>
              <w:rFonts w:cs="Times New Roman"/>
            </w:rPr>
            <w:fldChar w:fldCharType="end"/>
          </w:r>
        </w:p>
        <w:p w14:paraId="17B1C1B0">
          <w:pPr>
            <w:pStyle w:val="16"/>
            <w:tabs>
              <w:tab w:val="right" w:leader="dot" w:pos="8306"/>
            </w:tabs>
            <w:ind w:left="480" w:firstLine="0" w:firstLineChars="0"/>
            <w:rPr>
              <w:rFonts w:cs="Times New Roman"/>
            </w:rPr>
          </w:pPr>
          <w:r>
            <w:fldChar w:fldCharType="begin"/>
          </w:r>
          <w:r>
            <w:instrText xml:space="preserve"> HYPERLINK \l "_Toc31286" </w:instrText>
          </w:r>
          <w:r>
            <w:fldChar w:fldCharType="separate"/>
          </w:r>
          <w:r>
            <w:rPr>
              <w:rFonts w:cs="Times New Roman"/>
            </w:rPr>
            <w:t>6.5  新技术应用情况</w:t>
          </w:r>
          <w:r>
            <w:rPr>
              <w:rFonts w:cs="Times New Roman"/>
            </w:rPr>
            <w:tab/>
          </w:r>
          <w:r>
            <w:rPr>
              <w:rFonts w:cs="Times New Roman"/>
            </w:rPr>
            <w:fldChar w:fldCharType="begin"/>
          </w:r>
          <w:r>
            <w:rPr>
              <w:rFonts w:cs="Times New Roman"/>
            </w:rPr>
            <w:instrText xml:space="preserve"> PAGEREF _Toc31286 \h </w:instrText>
          </w:r>
          <w:r>
            <w:rPr>
              <w:rFonts w:cs="Times New Roman"/>
            </w:rPr>
            <w:fldChar w:fldCharType="separate"/>
          </w:r>
          <w:r>
            <w:rPr>
              <w:rFonts w:cs="Times New Roman"/>
            </w:rPr>
            <w:t>849</w:t>
          </w:r>
          <w:r>
            <w:rPr>
              <w:rFonts w:cs="Times New Roman"/>
            </w:rPr>
            <w:fldChar w:fldCharType="end"/>
          </w:r>
          <w:r>
            <w:rPr>
              <w:rFonts w:cs="Times New Roman"/>
            </w:rPr>
            <w:fldChar w:fldCharType="end"/>
          </w:r>
        </w:p>
        <w:p w14:paraId="19603FED">
          <w:pPr>
            <w:pStyle w:val="12"/>
            <w:tabs>
              <w:tab w:val="right" w:leader="dot" w:pos="8306"/>
            </w:tabs>
            <w:ind w:left="960" w:firstLine="0" w:firstLineChars="0"/>
            <w:rPr>
              <w:rFonts w:cs="Times New Roman"/>
            </w:rPr>
          </w:pPr>
          <w:r>
            <w:fldChar w:fldCharType="begin"/>
          </w:r>
          <w:r>
            <w:instrText xml:space="preserve"> HYPERLINK \l "_Toc20951" </w:instrText>
          </w:r>
          <w:r>
            <w:fldChar w:fldCharType="separate"/>
          </w:r>
          <w:r>
            <w:rPr>
              <w:rFonts w:cs="Times New Roman"/>
            </w:rPr>
            <w:t>6.5.1  意向大模型的选择</w:t>
          </w:r>
          <w:r>
            <w:rPr>
              <w:rFonts w:cs="Times New Roman"/>
            </w:rPr>
            <w:tab/>
          </w:r>
          <w:r>
            <w:rPr>
              <w:rFonts w:cs="Times New Roman"/>
            </w:rPr>
            <w:fldChar w:fldCharType="begin"/>
          </w:r>
          <w:r>
            <w:rPr>
              <w:rFonts w:cs="Times New Roman"/>
            </w:rPr>
            <w:instrText xml:space="preserve"> PAGEREF _Toc20951 \h </w:instrText>
          </w:r>
          <w:r>
            <w:rPr>
              <w:rFonts w:cs="Times New Roman"/>
            </w:rPr>
            <w:fldChar w:fldCharType="separate"/>
          </w:r>
          <w:r>
            <w:rPr>
              <w:rFonts w:cs="Times New Roman"/>
            </w:rPr>
            <w:t>849</w:t>
          </w:r>
          <w:r>
            <w:rPr>
              <w:rFonts w:cs="Times New Roman"/>
            </w:rPr>
            <w:fldChar w:fldCharType="end"/>
          </w:r>
          <w:r>
            <w:rPr>
              <w:rFonts w:cs="Times New Roman"/>
            </w:rPr>
            <w:fldChar w:fldCharType="end"/>
          </w:r>
        </w:p>
        <w:p w14:paraId="1C812969">
          <w:pPr>
            <w:pStyle w:val="12"/>
            <w:tabs>
              <w:tab w:val="right" w:leader="dot" w:pos="8306"/>
            </w:tabs>
            <w:ind w:left="960" w:firstLine="0" w:firstLineChars="0"/>
            <w:rPr>
              <w:rFonts w:cs="Times New Roman"/>
            </w:rPr>
          </w:pPr>
          <w:r>
            <w:fldChar w:fldCharType="begin"/>
          </w:r>
          <w:r>
            <w:instrText xml:space="preserve"> HYPERLINK \l "_Toc5000" </w:instrText>
          </w:r>
          <w:r>
            <w:fldChar w:fldCharType="separate"/>
          </w:r>
          <w:r>
            <w:rPr>
              <w:rFonts w:cs="Times New Roman"/>
            </w:rPr>
            <w:t>6.5.2  采用市级政务大模型底座MAP平台开展大模型建设</w:t>
          </w:r>
          <w:r>
            <w:rPr>
              <w:rFonts w:cs="Times New Roman"/>
            </w:rPr>
            <w:tab/>
          </w:r>
          <w:r>
            <w:rPr>
              <w:rFonts w:cs="Times New Roman"/>
            </w:rPr>
            <w:fldChar w:fldCharType="begin"/>
          </w:r>
          <w:r>
            <w:rPr>
              <w:rFonts w:cs="Times New Roman"/>
            </w:rPr>
            <w:instrText xml:space="preserve"> PAGEREF _Toc5000 \h </w:instrText>
          </w:r>
          <w:r>
            <w:rPr>
              <w:rFonts w:cs="Times New Roman"/>
            </w:rPr>
            <w:fldChar w:fldCharType="separate"/>
          </w:r>
          <w:r>
            <w:rPr>
              <w:rFonts w:cs="Times New Roman"/>
            </w:rPr>
            <w:t>849</w:t>
          </w:r>
          <w:r>
            <w:rPr>
              <w:rFonts w:cs="Times New Roman"/>
            </w:rPr>
            <w:fldChar w:fldCharType="end"/>
          </w:r>
          <w:r>
            <w:rPr>
              <w:rFonts w:cs="Times New Roman"/>
            </w:rPr>
            <w:fldChar w:fldCharType="end"/>
          </w:r>
        </w:p>
        <w:p w14:paraId="221E7178">
          <w:pPr>
            <w:pStyle w:val="12"/>
            <w:tabs>
              <w:tab w:val="right" w:leader="dot" w:pos="8306"/>
            </w:tabs>
            <w:ind w:left="960" w:firstLine="0" w:firstLineChars="0"/>
            <w:rPr>
              <w:rFonts w:cs="Times New Roman"/>
            </w:rPr>
          </w:pPr>
          <w:r>
            <w:fldChar w:fldCharType="begin"/>
          </w:r>
          <w:r>
            <w:instrText xml:space="preserve"> HYPERLINK \l "_Toc28967" </w:instrText>
          </w:r>
          <w:r>
            <w:fldChar w:fldCharType="separate"/>
          </w:r>
          <w:r>
            <w:rPr>
              <w:rFonts w:cs="Times New Roman"/>
            </w:rPr>
            <w:t>6.5.3  采用自建方法开展大模型建设（非政务云情况）</w:t>
          </w:r>
          <w:r>
            <w:rPr>
              <w:rFonts w:cs="Times New Roman"/>
            </w:rPr>
            <w:tab/>
          </w:r>
          <w:r>
            <w:rPr>
              <w:rFonts w:cs="Times New Roman"/>
            </w:rPr>
            <w:fldChar w:fldCharType="begin"/>
          </w:r>
          <w:r>
            <w:rPr>
              <w:rFonts w:cs="Times New Roman"/>
            </w:rPr>
            <w:instrText xml:space="preserve"> PAGEREF _Toc28967 \h </w:instrText>
          </w:r>
          <w:r>
            <w:rPr>
              <w:rFonts w:cs="Times New Roman"/>
            </w:rPr>
            <w:fldChar w:fldCharType="separate"/>
          </w:r>
          <w:r>
            <w:rPr>
              <w:rFonts w:cs="Times New Roman"/>
            </w:rPr>
            <w:t>849</w:t>
          </w:r>
          <w:r>
            <w:rPr>
              <w:rFonts w:cs="Times New Roman"/>
            </w:rPr>
            <w:fldChar w:fldCharType="end"/>
          </w:r>
          <w:r>
            <w:rPr>
              <w:rFonts w:cs="Times New Roman"/>
            </w:rPr>
            <w:fldChar w:fldCharType="end"/>
          </w:r>
        </w:p>
        <w:p w14:paraId="04F3D7A6">
          <w:pPr>
            <w:pStyle w:val="12"/>
            <w:tabs>
              <w:tab w:val="right" w:leader="dot" w:pos="8306"/>
            </w:tabs>
            <w:ind w:left="960" w:firstLine="0" w:firstLineChars="0"/>
            <w:rPr>
              <w:rFonts w:cs="Times New Roman"/>
            </w:rPr>
          </w:pPr>
          <w:r>
            <w:fldChar w:fldCharType="begin"/>
          </w:r>
          <w:r>
            <w:instrText xml:space="preserve"> HYPERLINK \l "_Toc15074" </w:instrText>
          </w:r>
          <w:r>
            <w:fldChar w:fldCharType="separate"/>
          </w:r>
          <w:r>
            <w:rPr>
              <w:rFonts w:cs="Times New Roman"/>
            </w:rPr>
            <w:t>6.5.4  接口建设</w:t>
          </w:r>
          <w:r>
            <w:rPr>
              <w:rFonts w:cs="Times New Roman"/>
            </w:rPr>
            <w:tab/>
          </w:r>
          <w:r>
            <w:rPr>
              <w:rFonts w:cs="Times New Roman"/>
            </w:rPr>
            <w:fldChar w:fldCharType="begin"/>
          </w:r>
          <w:r>
            <w:rPr>
              <w:rFonts w:cs="Times New Roman"/>
            </w:rPr>
            <w:instrText xml:space="preserve"> PAGEREF _Toc15074 \h </w:instrText>
          </w:r>
          <w:r>
            <w:rPr>
              <w:rFonts w:cs="Times New Roman"/>
            </w:rPr>
            <w:fldChar w:fldCharType="separate"/>
          </w:r>
          <w:r>
            <w:rPr>
              <w:rFonts w:cs="Times New Roman"/>
            </w:rPr>
            <w:t>849</w:t>
          </w:r>
          <w:r>
            <w:rPr>
              <w:rFonts w:cs="Times New Roman"/>
            </w:rPr>
            <w:fldChar w:fldCharType="end"/>
          </w:r>
          <w:r>
            <w:rPr>
              <w:rFonts w:cs="Times New Roman"/>
            </w:rPr>
            <w:fldChar w:fldCharType="end"/>
          </w:r>
        </w:p>
        <w:p w14:paraId="19A4A09F">
          <w:pPr>
            <w:pStyle w:val="12"/>
            <w:tabs>
              <w:tab w:val="right" w:leader="dot" w:pos="8306"/>
            </w:tabs>
            <w:ind w:left="960" w:firstLine="0" w:firstLineChars="0"/>
            <w:rPr>
              <w:rFonts w:cs="Times New Roman"/>
            </w:rPr>
          </w:pPr>
          <w:r>
            <w:fldChar w:fldCharType="begin"/>
          </w:r>
          <w:r>
            <w:instrText xml:space="preserve"> HYPERLINK \l "_Toc5596" </w:instrText>
          </w:r>
          <w:r>
            <w:fldChar w:fldCharType="separate"/>
          </w:r>
          <w:r>
            <w:rPr>
              <w:rFonts w:cs="Times New Roman"/>
            </w:rPr>
            <w:t>6.5.5  低代码开发的优势</w:t>
          </w:r>
          <w:r>
            <w:rPr>
              <w:rFonts w:cs="Times New Roman"/>
            </w:rPr>
            <w:tab/>
          </w:r>
          <w:r>
            <w:rPr>
              <w:rFonts w:cs="Times New Roman"/>
            </w:rPr>
            <w:fldChar w:fldCharType="begin"/>
          </w:r>
          <w:r>
            <w:rPr>
              <w:rFonts w:cs="Times New Roman"/>
            </w:rPr>
            <w:instrText xml:space="preserve"> PAGEREF _Toc5596 \h </w:instrText>
          </w:r>
          <w:r>
            <w:rPr>
              <w:rFonts w:cs="Times New Roman"/>
            </w:rPr>
            <w:fldChar w:fldCharType="separate"/>
          </w:r>
          <w:r>
            <w:rPr>
              <w:rFonts w:cs="Times New Roman"/>
            </w:rPr>
            <w:t>849</w:t>
          </w:r>
          <w:r>
            <w:rPr>
              <w:rFonts w:cs="Times New Roman"/>
            </w:rPr>
            <w:fldChar w:fldCharType="end"/>
          </w:r>
          <w:r>
            <w:rPr>
              <w:rFonts w:cs="Times New Roman"/>
            </w:rPr>
            <w:fldChar w:fldCharType="end"/>
          </w:r>
        </w:p>
        <w:p w14:paraId="5BB2B8C5">
          <w:pPr>
            <w:pStyle w:val="12"/>
            <w:tabs>
              <w:tab w:val="right" w:leader="dot" w:pos="8306"/>
            </w:tabs>
            <w:ind w:left="960" w:firstLine="0" w:firstLineChars="0"/>
            <w:rPr>
              <w:rFonts w:cs="Times New Roman"/>
            </w:rPr>
          </w:pPr>
          <w:r>
            <w:fldChar w:fldCharType="begin"/>
          </w:r>
          <w:r>
            <w:instrText xml:space="preserve"> HYPERLINK \l "_Toc31902" </w:instrText>
          </w:r>
          <w:r>
            <w:fldChar w:fldCharType="separate"/>
          </w:r>
          <w:r>
            <w:rPr>
              <w:rFonts w:cs="Times New Roman"/>
            </w:rPr>
            <w:t>6.5.6  全体系适配的国产化平台</w:t>
          </w:r>
          <w:r>
            <w:rPr>
              <w:rFonts w:cs="Times New Roman"/>
            </w:rPr>
            <w:tab/>
          </w:r>
          <w:r>
            <w:rPr>
              <w:rFonts w:cs="Times New Roman"/>
            </w:rPr>
            <w:fldChar w:fldCharType="begin"/>
          </w:r>
          <w:r>
            <w:rPr>
              <w:rFonts w:cs="Times New Roman"/>
            </w:rPr>
            <w:instrText xml:space="preserve"> PAGEREF _Toc31902 \h </w:instrText>
          </w:r>
          <w:r>
            <w:rPr>
              <w:rFonts w:cs="Times New Roman"/>
            </w:rPr>
            <w:fldChar w:fldCharType="separate"/>
          </w:r>
          <w:r>
            <w:rPr>
              <w:rFonts w:cs="Times New Roman"/>
            </w:rPr>
            <w:t>850</w:t>
          </w:r>
          <w:r>
            <w:rPr>
              <w:rFonts w:cs="Times New Roman"/>
            </w:rPr>
            <w:fldChar w:fldCharType="end"/>
          </w:r>
          <w:r>
            <w:rPr>
              <w:rFonts w:cs="Times New Roman"/>
            </w:rPr>
            <w:fldChar w:fldCharType="end"/>
          </w:r>
        </w:p>
        <w:p w14:paraId="72674291">
          <w:pPr>
            <w:pStyle w:val="12"/>
            <w:tabs>
              <w:tab w:val="right" w:leader="dot" w:pos="8306"/>
            </w:tabs>
            <w:ind w:left="960" w:firstLine="0" w:firstLineChars="0"/>
            <w:rPr>
              <w:rFonts w:cs="Times New Roman"/>
            </w:rPr>
          </w:pPr>
          <w:r>
            <w:fldChar w:fldCharType="begin"/>
          </w:r>
          <w:r>
            <w:instrText xml:space="preserve"> HYPERLINK \l "_Toc16567" </w:instrText>
          </w:r>
          <w:r>
            <w:fldChar w:fldCharType="separate"/>
          </w:r>
          <w:r>
            <w:rPr>
              <w:rFonts w:cs="Times New Roman"/>
            </w:rPr>
            <w:t>6.5.7  据统一存储模型技术</w:t>
          </w:r>
          <w:r>
            <w:rPr>
              <w:rFonts w:cs="Times New Roman"/>
            </w:rPr>
            <w:tab/>
          </w:r>
          <w:r>
            <w:rPr>
              <w:rFonts w:cs="Times New Roman"/>
            </w:rPr>
            <w:fldChar w:fldCharType="begin"/>
          </w:r>
          <w:r>
            <w:rPr>
              <w:rFonts w:cs="Times New Roman"/>
            </w:rPr>
            <w:instrText xml:space="preserve"> PAGEREF _Toc16567 \h </w:instrText>
          </w:r>
          <w:r>
            <w:rPr>
              <w:rFonts w:cs="Times New Roman"/>
            </w:rPr>
            <w:fldChar w:fldCharType="separate"/>
          </w:r>
          <w:r>
            <w:rPr>
              <w:rFonts w:cs="Times New Roman"/>
            </w:rPr>
            <w:t>851</w:t>
          </w:r>
          <w:r>
            <w:rPr>
              <w:rFonts w:cs="Times New Roman"/>
            </w:rPr>
            <w:fldChar w:fldCharType="end"/>
          </w:r>
          <w:r>
            <w:rPr>
              <w:rFonts w:cs="Times New Roman"/>
            </w:rPr>
            <w:fldChar w:fldCharType="end"/>
          </w:r>
        </w:p>
        <w:p w14:paraId="7E71AF2E">
          <w:pPr>
            <w:pStyle w:val="12"/>
            <w:tabs>
              <w:tab w:val="right" w:leader="dot" w:pos="8306"/>
            </w:tabs>
            <w:ind w:left="960" w:firstLine="0" w:firstLineChars="0"/>
            <w:rPr>
              <w:rFonts w:cs="Times New Roman"/>
            </w:rPr>
          </w:pPr>
          <w:r>
            <w:fldChar w:fldCharType="begin"/>
          </w:r>
          <w:r>
            <w:instrText xml:space="preserve"> HYPERLINK \l "_Toc11526" </w:instrText>
          </w:r>
          <w:r>
            <w:fldChar w:fldCharType="separate"/>
          </w:r>
          <w:r>
            <w:rPr>
              <w:rFonts w:cs="Times New Roman"/>
            </w:rPr>
            <w:t>6.5.8  基于元数据的全局视图技术</w:t>
          </w:r>
          <w:r>
            <w:rPr>
              <w:rFonts w:cs="Times New Roman"/>
            </w:rPr>
            <w:tab/>
          </w:r>
          <w:r>
            <w:rPr>
              <w:rFonts w:cs="Times New Roman"/>
            </w:rPr>
            <w:fldChar w:fldCharType="begin"/>
          </w:r>
          <w:r>
            <w:rPr>
              <w:rFonts w:cs="Times New Roman"/>
            </w:rPr>
            <w:instrText xml:space="preserve"> PAGEREF _Toc11526 \h </w:instrText>
          </w:r>
          <w:r>
            <w:rPr>
              <w:rFonts w:cs="Times New Roman"/>
            </w:rPr>
            <w:fldChar w:fldCharType="separate"/>
          </w:r>
          <w:r>
            <w:rPr>
              <w:rFonts w:cs="Times New Roman"/>
            </w:rPr>
            <w:t>852</w:t>
          </w:r>
          <w:r>
            <w:rPr>
              <w:rFonts w:cs="Times New Roman"/>
            </w:rPr>
            <w:fldChar w:fldCharType="end"/>
          </w:r>
          <w:r>
            <w:rPr>
              <w:rFonts w:cs="Times New Roman"/>
            </w:rPr>
            <w:fldChar w:fldCharType="end"/>
          </w:r>
        </w:p>
        <w:p w14:paraId="6A5A7750">
          <w:pPr>
            <w:pStyle w:val="12"/>
            <w:tabs>
              <w:tab w:val="right" w:leader="dot" w:pos="8306"/>
            </w:tabs>
            <w:ind w:left="960" w:firstLine="0" w:firstLineChars="0"/>
            <w:rPr>
              <w:rFonts w:cs="Times New Roman"/>
            </w:rPr>
          </w:pPr>
          <w:r>
            <w:fldChar w:fldCharType="begin"/>
          </w:r>
          <w:r>
            <w:instrText xml:space="preserve"> HYPERLINK \l "_Toc6459" </w:instrText>
          </w:r>
          <w:r>
            <w:fldChar w:fldCharType="separate"/>
          </w:r>
          <w:r>
            <w:rPr>
              <w:rFonts w:cs="Times New Roman"/>
            </w:rPr>
            <w:t>6.5.9  基层高并发、大批量处理技术</w:t>
          </w:r>
          <w:r>
            <w:rPr>
              <w:rFonts w:cs="Times New Roman"/>
            </w:rPr>
            <w:tab/>
          </w:r>
          <w:r>
            <w:rPr>
              <w:rFonts w:cs="Times New Roman"/>
            </w:rPr>
            <w:fldChar w:fldCharType="begin"/>
          </w:r>
          <w:r>
            <w:rPr>
              <w:rFonts w:cs="Times New Roman"/>
            </w:rPr>
            <w:instrText xml:space="preserve"> PAGEREF _Toc6459 \h </w:instrText>
          </w:r>
          <w:r>
            <w:rPr>
              <w:rFonts w:cs="Times New Roman"/>
            </w:rPr>
            <w:fldChar w:fldCharType="separate"/>
          </w:r>
          <w:r>
            <w:rPr>
              <w:rFonts w:cs="Times New Roman"/>
            </w:rPr>
            <w:t>852</w:t>
          </w:r>
          <w:r>
            <w:rPr>
              <w:rFonts w:cs="Times New Roman"/>
            </w:rPr>
            <w:fldChar w:fldCharType="end"/>
          </w:r>
          <w:r>
            <w:rPr>
              <w:rFonts w:cs="Times New Roman"/>
            </w:rPr>
            <w:fldChar w:fldCharType="end"/>
          </w:r>
        </w:p>
        <w:p w14:paraId="2BA01ECA">
          <w:pPr>
            <w:pStyle w:val="12"/>
            <w:tabs>
              <w:tab w:val="right" w:leader="dot" w:pos="8306"/>
            </w:tabs>
            <w:ind w:left="960" w:firstLine="0" w:firstLineChars="0"/>
            <w:rPr>
              <w:rFonts w:cs="Times New Roman"/>
            </w:rPr>
          </w:pPr>
          <w:r>
            <w:fldChar w:fldCharType="begin"/>
          </w:r>
          <w:r>
            <w:instrText xml:space="preserve"> HYPERLINK \l "_Toc28773" </w:instrText>
          </w:r>
          <w:r>
            <w:fldChar w:fldCharType="separate"/>
          </w:r>
          <w:r>
            <w:rPr>
              <w:rFonts w:cs="Times New Roman"/>
            </w:rPr>
            <w:t>6.5.10  可视化开发技术</w:t>
          </w:r>
          <w:r>
            <w:rPr>
              <w:rFonts w:cs="Times New Roman"/>
            </w:rPr>
            <w:tab/>
          </w:r>
          <w:r>
            <w:rPr>
              <w:rFonts w:cs="Times New Roman"/>
            </w:rPr>
            <w:fldChar w:fldCharType="begin"/>
          </w:r>
          <w:r>
            <w:rPr>
              <w:rFonts w:cs="Times New Roman"/>
            </w:rPr>
            <w:instrText xml:space="preserve"> PAGEREF _Toc28773 \h </w:instrText>
          </w:r>
          <w:r>
            <w:rPr>
              <w:rFonts w:cs="Times New Roman"/>
            </w:rPr>
            <w:fldChar w:fldCharType="separate"/>
          </w:r>
          <w:r>
            <w:rPr>
              <w:rFonts w:cs="Times New Roman"/>
            </w:rPr>
            <w:t>852</w:t>
          </w:r>
          <w:r>
            <w:rPr>
              <w:rFonts w:cs="Times New Roman"/>
            </w:rPr>
            <w:fldChar w:fldCharType="end"/>
          </w:r>
          <w:r>
            <w:rPr>
              <w:rFonts w:cs="Times New Roman"/>
            </w:rPr>
            <w:fldChar w:fldCharType="end"/>
          </w:r>
        </w:p>
        <w:p w14:paraId="38CA0659">
          <w:pPr>
            <w:pStyle w:val="12"/>
            <w:tabs>
              <w:tab w:val="right" w:leader="dot" w:pos="8306"/>
            </w:tabs>
            <w:ind w:left="960" w:firstLine="0" w:firstLineChars="0"/>
            <w:rPr>
              <w:rFonts w:cs="Times New Roman"/>
            </w:rPr>
          </w:pPr>
          <w:r>
            <w:fldChar w:fldCharType="begin"/>
          </w:r>
          <w:r>
            <w:instrText xml:space="preserve"> HYPERLINK \l "_Toc18937" </w:instrText>
          </w:r>
          <w:r>
            <w:fldChar w:fldCharType="separate"/>
          </w:r>
          <w:r>
            <w:rPr>
              <w:rFonts w:cs="Times New Roman"/>
            </w:rPr>
            <w:t>6.5.11  组件化开发</w:t>
          </w:r>
          <w:r>
            <w:rPr>
              <w:rFonts w:cs="Times New Roman"/>
            </w:rPr>
            <w:tab/>
          </w:r>
          <w:r>
            <w:rPr>
              <w:rFonts w:cs="Times New Roman"/>
            </w:rPr>
            <w:fldChar w:fldCharType="begin"/>
          </w:r>
          <w:r>
            <w:rPr>
              <w:rFonts w:cs="Times New Roman"/>
            </w:rPr>
            <w:instrText xml:space="preserve"> PAGEREF _Toc18937 \h </w:instrText>
          </w:r>
          <w:r>
            <w:rPr>
              <w:rFonts w:cs="Times New Roman"/>
            </w:rPr>
            <w:fldChar w:fldCharType="separate"/>
          </w:r>
          <w:r>
            <w:rPr>
              <w:rFonts w:cs="Times New Roman"/>
            </w:rPr>
            <w:t>853</w:t>
          </w:r>
          <w:r>
            <w:rPr>
              <w:rFonts w:cs="Times New Roman"/>
            </w:rPr>
            <w:fldChar w:fldCharType="end"/>
          </w:r>
          <w:r>
            <w:rPr>
              <w:rFonts w:cs="Times New Roman"/>
            </w:rPr>
            <w:fldChar w:fldCharType="end"/>
          </w:r>
        </w:p>
        <w:p w14:paraId="39624B71">
          <w:pPr>
            <w:pStyle w:val="12"/>
            <w:tabs>
              <w:tab w:val="right" w:leader="dot" w:pos="8306"/>
            </w:tabs>
            <w:ind w:left="960" w:firstLine="0" w:firstLineChars="0"/>
            <w:rPr>
              <w:rFonts w:cs="Times New Roman"/>
            </w:rPr>
          </w:pPr>
          <w:r>
            <w:fldChar w:fldCharType="begin"/>
          </w:r>
          <w:r>
            <w:instrText xml:space="preserve"> HYPERLINK \l "_Toc18612" </w:instrText>
          </w:r>
          <w:r>
            <w:fldChar w:fldCharType="separate"/>
          </w:r>
          <w:r>
            <w:rPr>
              <w:rFonts w:cs="Times New Roman"/>
            </w:rPr>
            <w:t>6.5.12  前后端分离，全场景微服务架构</w:t>
          </w:r>
          <w:r>
            <w:rPr>
              <w:rFonts w:cs="Times New Roman"/>
            </w:rPr>
            <w:tab/>
          </w:r>
          <w:r>
            <w:rPr>
              <w:rFonts w:cs="Times New Roman"/>
            </w:rPr>
            <w:fldChar w:fldCharType="begin"/>
          </w:r>
          <w:r>
            <w:rPr>
              <w:rFonts w:cs="Times New Roman"/>
            </w:rPr>
            <w:instrText xml:space="preserve"> PAGEREF _Toc18612 \h </w:instrText>
          </w:r>
          <w:r>
            <w:rPr>
              <w:rFonts w:cs="Times New Roman"/>
            </w:rPr>
            <w:fldChar w:fldCharType="separate"/>
          </w:r>
          <w:r>
            <w:rPr>
              <w:rFonts w:cs="Times New Roman"/>
            </w:rPr>
            <w:t>853</w:t>
          </w:r>
          <w:r>
            <w:rPr>
              <w:rFonts w:cs="Times New Roman"/>
            </w:rPr>
            <w:fldChar w:fldCharType="end"/>
          </w:r>
          <w:r>
            <w:rPr>
              <w:rFonts w:cs="Times New Roman"/>
            </w:rPr>
            <w:fldChar w:fldCharType="end"/>
          </w:r>
        </w:p>
        <w:p w14:paraId="0AF4EFFE">
          <w:pPr>
            <w:pStyle w:val="12"/>
            <w:tabs>
              <w:tab w:val="right" w:leader="dot" w:pos="8306"/>
            </w:tabs>
            <w:ind w:left="960" w:firstLine="0" w:firstLineChars="0"/>
            <w:rPr>
              <w:rFonts w:cs="Times New Roman"/>
            </w:rPr>
          </w:pPr>
          <w:r>
            <w:fldChar w:fldCharType="begin"/>
          </w:r>
          <w:r>
            <w:instrText xml:space="preserve"> HYPERLINK \l "_Toc28682" </w:instrText>
          </w:r>
          <w:r>
            <w:fldChar w:fldCharType="separate"/>
          </w:r>
          <w:r>
            <w:rPr>
              <w:rFonts w:cs="Times New Roman"/>
            </w:rPr>
            <w:t>6.5.13  向量知识库及向量索引技术</w:t>
          </w:r>
          <w:r>
            <w:rPr>
              <w:rFonts w:cs="Times New Roman"/>
            </w:rPr>
            <w:tab/>
          </w:r>
          <w:r>
            <w:rPr>
              <w:rFonts w:cs="Times New Roman"/>
            </w:rPr>
            <w:fldChar w:fldCharType="begin"/>
          </w:r>
          <w:r>
            <w:rPr>
              <w:rFonts w:cs="Times New Roman"/>
            </w:rPr>
            <w:instrText xml:space="preserve"> PAGEREF _Toc28682 \h </w:instrText>
          </w:r>
          <w:r>
            <w:rPr>
              <w:rFonts w:cs="Times New Roman"/>
            </w:rPr>
            <w:fldChar w:fldCharType="separate"/>
          </w:r>
          <w:r>
            <w:rPr>
              <w:rFonts w:cs="Times New Roman"/>
            </w:rPr>
            <w:t>855</w:t>
          </w:r>
          <w:r>
            <w:rPr>
              <w:rFonts w:cs="Times New Roman"/>
            </w:rPr>
            <w:fldChar w:fldCharType="end"/>
          </w:r>
          <w:r>
            <w:rPr>
              <w:rFonts w:cs="Times New Roman"/>
            </w:rPr>
            <w:fldChar w:fldCharType="end"/>
          </w:r>
        </w:p>
        <w:p w14:paraId="71A790C1">
          <w:pPr>
            <w:pStyle w:val="16"/>
            <w:tabs>
              <w:tab w:val="right" w:leader="dot" w:pos="8306"/>
            </w:tabs>
            <w:ind w:left="480" w:firstLine="0" w:firstLineChars="0"/>
            <w:rPr>
              <w:rFonts w:cs="Times New Roman"/>
            </w:rPr>
          </w:pPr>
          <w:r>
            <w:fldChar w:fldCharType="begin"/>
          </w:r>
          <w:r>
            <w:instrText xml:space="preserve"> HYPERLINK \l "_Toc32167" </w:instrText>
          </w:r>
          <w:r>
            <w:fldChar w:fldCharType="separate"/>
          </w:r>
          <w:r>
            <w:rPr>
              <w:rFonts w:cs="Times New Roman"/>
            </w:rPr>
            <w:t>6.6  安全建设内容</w:t>
          </w:r>
          <w:r>
            <w:rPr>
              <w:rFonts w:cs="Times New Roman"/>
            </w:rPr>
            <w:tab/>
          </w:r>
          <w:r>
            <w:rPr>
              <w:rFonts w:cs="Times New Roman"/>
            </w:rPr>
            <w:fldChar w:fldCharType="begin"/>
          </w:r>
          <w:r>
            <w:rPr>
              <w:rFonts w:cs="Times New Roman"/>
            </w:rPr>
            <w:instrText xml:space="preserve"> PAGEREF _Toc32167 \h </w:instrText>
          </w:r>
          <w:r>
            <w:rPr>
              <w:rFonts w:cs="Times New Roman"/>
            </w:rPr>
            <w:fldChar w:fldCharType="separate"/>
          </w:r>
          <w:r>
            <w:rPr>
              <w:rFonts w:cs="Times New Roman"/>
            </w:rPr>
            <w:t>856</w:t>
          </w:r>
          <w:r>
            <w:rPr>
              <w:rFonts w:cs="Times New Roman"/>
            </w:rPr>
            <w:fldChar w:fldCharType="end"/>
          </w:r>
          <w:r>
            <w:rPr>
              <w:rFonts w:cs="Times New Roman"/>
            </w:rPr>
            <w:fldChar w:fldCharType="end"/>
          </w:r>
        </w:p>
        <w:p w14:paraId="44691FC5">
          <w:pPr>
            <w:pStyle w:val="16"/>
            <w:tabs>
              <w:tab w:val="right" w:leader="dot" w:pos="8306"/>
            </w:tabs>
            <w:ind w:left="480" w:firstLine="0" w:firstLineChars="0"/>
            <w:rPr>
              <w:rFonts w:cs="Times New Roman"/>
            </w:rPr>
          </w:pPr>
          <w:r>
            <w:fldChar w:fldCharType="begin"/>
          </w:r>
          <w:r>
            <w:instrText xml:space="preserve"> HYPERLINK \l "_Toc16227" </w:instrText>
          </w:r>
          <w:r>
            <w:fldChar w:fldCharType="separate"/>
          </w:r>
          <w:r>
            <w:rPr>
              <w:rFonts w:cs="Times New Roman"/>
            </w:rPr>
            <w:t>6.7  PaaS服务、工具箱及同行业成熟产品的使用内容</w:t>
          </w:r>
          <w:r>
            <w:rPr>
              <w:rFonts w:cs="Times New Roman"/>
            </w:rPr>
            <w:tab/>
          </w:r>
          <w:r>
            <w:rPr>
              <w:rFonts w:cs="Times New Roman"/>
            </w:rPr>
            <w:fldChar w:fldCharType="begin"/>
          </w:r>
          <w:r>
            <w:rPr>
              <w:rFonts w:cs="Times New Roman"/>
            </w:rPr>
            <w:instrText xml:space="preserve"> PAGEREF _Toc16227 \h </w:instrText>
          </w:r>
          <w:r>
            <w:rPr>
              <w:rFonts w:cs="Times New Roman"/>
            </w:rPr>
            <w:fldChar w:fldCharType="separate"/>
          </w:r>
          <w:r>
            <w:rPr>
              <w:rFonts w:cs="Times New Roman"/>
            </w:rPr>
            <w:t>871</w:t>
          </w:r>
          <w:r>
            <w:rPr>
              <w:rFonts w:cs="Times New Roman"/>
            </w:rPr>
            <w:fldChar w:fldCharType="end"/>
          </w:r>
          <w:r>
            <w:rPr>
              <w:rFonts w:cs="Times New Roman"/>
            </w:rPr>
            <w:fldChar w:fldCharType="end"/>
          </w:r>
        </w:p>
        <w:p w14:paraId="0FF49286">
          <w:pPr>
            <w:pStyle w:val="16"/>
            <w:tabs>
              <w:tab w:val="right" w:leader="dot" w:pos="8306"/>
            </w:tabs>
            <w:ind w:left="480" w:firstLine="0" w:firstLineChars="0"/>
            <w:rPr>
              <w:rFonts w:cs="Times New Roman"/>
            </w:rPr>
          </w:pPr>
          <w:r>
            <w:fldChar w:fldCharType="begin"/>
          </w:r>
          <w:r>
            <w:instrText xml:space="preserve"> HYPERLINK \l "_Toc6691" </w:instrText>
          </w:r>
          <w:r>
            <w:fldChar w:fldCharType="separate"/>
          </w:r>
          <w:r>
            <w:rPr>
              <w:rFonts w:cs="Times New Roman"/>
            </w:rPr>
            <w:t>6.8  终端系统及接口建设</w:t>
          </w:r>
          <w:r>
            <w:rPr>
              <w:rFonts w:cs="Times New Roman"/>
            </w:rPr>
            <w:tab/>
          </w:r>
          <w:r>
            <w:rPr>
              <w:rFonts w:cs="Times New Roman"/>
            </w:rPr>
            <w:fldChar w:fldCharType="begin"/>
          </w:r>
          <w:r>
            <w:rPr>
              <w:rFonts w:cs="Times New Roman"/>
            </w:rPr>
            <w:instrText xml:space="preserve"> PAGEREF _Toc6691 \h </w:instrText>
          </w:r>
          <w:r>
            <w:rPr>
              <w:rFonts w:cs="Times New Roman"/>
            </w:rPr>
            <w:fldChar w:fldCharType="separate"/>
          </w:r>
          <w:r>
            <w:rPr>
              <w:rFonts w:cs="Times New Roman"/>
            </w:rPr>
            <w:t>874</w:t>
          </w:r>
          <w:r>
            <w:rPr>
              <w:rFonts w:cs="Times New Roman"/>
            </w:rPr>
            <w:fldChar w:fldCharType="end"/>
          </w:r>
          <w:r>
            <w:rPr>
              <w:rFonts w:cs="Times New Roman"/>
            </w:rPr>
            <w:fldChar w:fldCharType="end"/>
          </w:r>
        </w:p>
        <w:p w14:paraId="34A5DCDF">
          <w:pPr>
            <w:pStyle w:val="16"/>
            <w:tabs>
              <w:tab w:val="right" w:leader="dot" w:pos="8306"/>
            </w:tabs>
            <w:ind w:left="480" w:firstLine="0" w:firstLineChars="0"/>
            <w:rPr>
              <w:rFonts w:cs="Times New Roman"/>
            </w:rPr>
          </w:pPr>
          <w:r>
            <w:fldChar w:fldCharType="begin"/>
          </w:r>
          <w:r>
            <w:instrText xml:space="preserve"> HYPERLINK \l "_Toc19194" </w:instrText>
          </w:r>
          <w:r>
            <w:fldChar w:fldCharType="separate"/>
          </w:r>
          <w:r>
            <w:rPr>
              <w:rFonts w:cs="Times New Roman"/>
            </w:rPr>
            <w:t>6.9  备份系统建设</w:t>
          </w:r>
          <w:r>
            <w:rPr>
              <w:rFonts w:cs="Times New Roman"/>
            </w:rPr>
            <w:tab/>
          </w:r>
          <w:r>
            <w:rPr>
              <w:rFonts w:cs="Times New Roman"/>
            </w:rPr>
            <w:fldChar w:fldCharType="begin"/>
          </w:r>
          <w:r>
            <w:rPr>
              <w:rFonts w:cs="Times New Roman"/>
            </w:rPr>
            <w:instrText xml:space="preserve"> PAGEREF _Toc19194 \h </w:instrText>
          </w:r>
          <w:r>
            <w:rPr>
              <w:rFonts w:cs="Times New Roman"/>
            </w:rPr>
            <w:fldChar w:fldCharType="separate"/>
          </w:r>
          <w:r>
            <w:rPr>
              <w:rFonts w:cs="Times New Roman"/>
            </w:rPr>
            <w:t>896</w:t>
          </w:r>
          <w:r>
            <w:rPr>
              <w:rFonts w:cs="Times New Roman"/>
            </w:rPr>
            <w:fldChar w:fldCharType="end"/>
          </w:r>
          <w:r>
            <w:rPr>
              <w:rFonts w:cs="Times New Roman"/>
            </w:rPr>
            <w:fldChar w:fldCharType="end"/>
          </w:r>
        </w:p>
        <w:p w14:paraId="5A1727B5">
          <w:pPr>
            <w:pStyle w:val="12"/>
            <w:tabs>
              <w:tab w:val="right" w:leader="dot" w:pos="8306"/>
            </w:tabs>
            <w:ind w:left="960" w:firstLine="0" w:firstLineChars="0"/>
            <w:rPr>
              <w:rFonts w:cs="Times New Roman"/>
            </w:rPr>
          </w:pPr>
          <w:r>
            <w:fldChar w:fldCharType="begin"/>
          </w:r>
          <w:r>
            <w:instrText xml:space="preserve"> HYPERLINK \l "_Toc21091" </w:instrText>
          </w:r>
          <w:r>
            <w:fldChar w:fldCharType="separate"/>
          </w:r>
          <w:r>
            <w:rPr>
              <w:rFonts w:cs="Times New Roman"/>
            </w:rPr>
            <w:t>6.9.1  设计原则</w:t>
          </w:r>
          <w:r>
            <w:rPr>
              <w:rFonts w:cs="Times New Roman"/>
            </w:rPr>
            <w:tab/>
          </w:r>
          <w:r>
            <w:rPr>
              <w:rFonts w:cs="Times New Roman"/>
            </w:rPr>
            <w:fldChar w:fldCharType="begin"/>
          </w:r>
          <w:r>
            <w:rPr>
              <w:rFonts w:cs="Times New Roman"/>
            </w:rPr>
            <w:instrText xml:space="preserve"> PAGEREF _Toc21091 \h </w:instrText>
          </w:r>
          <w:r>
            <w:rPr>
              <w:rFonts w:cs="Times New Roman"/>
            </w:rPr>
            <w:fldChar w:fldCharType="separate"/>
          </w:r>
          <w:r>
            <w:rPr>
              <w:rFonts w:cs="Times New Roman"/>
            </w:rPr>
            <w:t>896</w:t>
          </w:r>
          <w:r>
            <w:rPr>
              <w:rFonts w:cs="Times New Roman"/>
            </w:rPr>
            <w:fldChar w:fldCharType="end"/>
          </w:r>
          <w:r>
            <w:rPr>
              <w:rFonts w:cs="Times New Roman"/>
            </w:rPr>
            <w:fldChar w:fldCharType="end"/>
          </w:r>
        </w:p>
        <w:p w14:paraId="455B3CA5">
          <w:pPr>
            <w:pStyle w:val="12"/>
            <w:tabs>
              <w:tab w:val="right" w:leader="dot" w:pos="8306"/>
            </w:tabs>
            <w:ind w:left="960" w:firstLine="0" w:firstLineChars="0"/>
            <w:rPr>
              <w:rFonts w:cs="Times New Roman"/>
            </w:rPr>
          </w:pPr>
          <w:r>
            <w:fldChar w:fldCharType="begin"/>
          </w:r>
          <w:r>
            <w:instrText xml:space="preserve"> HYPERLINK \l "_Toc5835" </w:instrText>
          </w:r>
          <w:r>
            <w:fldChar w:fldCharType="separate"/>
          </w:r>
          <w:r>
            <w:rPr>
              <w:rFonts w:cs="Times New Roman"/>
            </w:rPr>
            <w:t>6.9.2  灾备策略</w:t>
          </w:r>
          <w:r>
            <w:rPr>
              <w:rFonts w:cs="Times New Roman"/>
            </w:rPr>
            <w:tab/>
          </w:r>
          <w:r>
            <w:rPr>
              <w:rFonts w:cs="Times New Roman"/>
            </w:rPr>
            <w:fldChar w:fldCharType="begin"/>
          </w:r>
          <w:r>
            <w:rPr>
              <w:rFonts w:cs="Times New Roman"/>
            </w:rPr>
            <w:instrText xml:space="preserve"> PAGEREF _Toc5835 \h </w:instrText>
          </w:r>
          <w:r>
            <w:rPr>
              <w:rFonts w:cs="Times New Roman"/>
            </w:rPr>
            <w:fldChar w:fldCharType="separate"/>
          </w:r>
          <w:r>
            <w:rPr>
              <w:rFonts w:cs="Times New Roman"/>
            </w:rPr>
            <w:t>896</w:t>
          </w:r>
          <w:r>
            <w:rPr>
              <w:rFonts w:cs="Times New Roman"/>
            </w:rPr>
            <w:fldChar w:fldCharType="end"/>
          </w:r>
          <w:r>
            <w:rPr>
              <w:rFonts w:cs="Times New Roman"/>
            </w:rPr>
            <w:fldChar w:fldCharType="end"/>
          </w:r>
        </w:p>
        <w:p w14:paraId="58326360">
          <w:pPr>
            <w:pStyle w:val="12"/>
            <w:tabs>
              <w:tab w:val="right" w:leader="dot" w:pos="8306"/>
            </w:tabs>
            <w:ind w:left="960" w:firstLine="0" w:firstLineChars="0"/>
            <w:rPr>
              <w:rFonts w:cs="Times New Roman"/>
            </w:rPr>
          </w:pPr>
          <w:r>
            <w:fldChar w:fldCharType="begin"/>
          </w:r>
          <w:r>
            <w:instrText xml:space="preserve"> HYPERLINK \l "_Toc2874" </w:instrText>
          </w:r>
          <w:r>
            <w:fldChar w:fldCharType="separate"/>
          </w:r>
          <w:r>
            <w:rPr>
              <w:rFonts w:cs="Times New Roman"/>
            </w:rPr>
            <w:t>6.9.3  应急预案</w:t>
          </w:r>
          <w:r>
            <w:rPr>
              <w:rFonts w:cs="Times New Roman"/>
            </w:rPr>
            <w:tab/>
          </w:r>
          <w:r>
            <w:rPr>
              <w:rFonts w:cs="Times New Roman"/>
            </w:rPr>
            <w:fldChar w:fldCharType="begin"/>
          </w:r>
          <w:r>
            <w:rPr>
              <w:rFonts w:cs="Times New Roman"/>
            </w:rPr>
            <w:instrText xml:space="preserve"> PAGEREF _Toc2874 \h </w:instrText>
          </w:r>
          <w:r>
            <w:rPr>
              <w:rFonts w:cs="Times New Roman"/>
            </w:rPr>
            <w:fldChar w:fldCharType="separate"/>
          </w:r>
          <w:r>
            <w:rPr>
              <w:rFonts w:cs="Times New Roman"/>
            </w:rPr>
            <w:t>903</w:t>
          </w:r>
          <w:r>
            <w:rPr>
              <w:rFonts w:cs="Times New Roman"/>
            </w:rPr>
            <w:fldChar w:fldCharType="end"/>
          </w:r>
          <w:r>
            <w:rPr>
              <w:rFonts w:cs="Times New Roman"/>
            </w:rPr>
            <w:fldChar w:fldCharType="end"/>
          </w:r>
        </w:p>
        <w:p w14:paraId="201B471F">
          <w:pPr>
            <w:pStyle w:val="12"/>
            <w:tabs>
              <w:tab w:val="right" w:leader="dot" w:pos="8306"/>
            </w:tabs>
            <w:ind w:left="960" w:firstLine="0" w:firstLineChars="0"/>
            <w:rPr>
              <w:rFonts w:cs="Times New Roman"/>
            </w:rPr>
          </w:pPr>
          <w:r>
            <w:fldChar w:fldCharType="begin"/>
          </w:r>
          <w:r>
            <w:instrText xml:space="preserve"> HYPERLINK \l "_Toc4125" </w:instrText>
          </w:r>
          <w:r>
            <w:fldChar w:fldCharType="separate"/>
          </w:r>
          <w:r>
            <w:rPr>
              <w:rFonts w:cs="Times New Roman"/>
            </w:rPr>
            <w:t>6.9.4  灾备演练方案</w:t>
          </w:r>
          <w:r>
            <w:rPr>
              <w:rFonts w:cs="Times New Roman"/>
            </w:rPr>
            <w:tab/>
          </w:r>
          <w:r>
            <w:rPr>
              <w:rFonts w:cs="Times New Roman"/>
            </w:rPr>
            <w:fldChar w:fldCharType="begin"/>
          </w:r>
          <w:r>
            <w:rPr>
              <w:rFonts w:cs="Times New Roman"/>
            </w:rPr>
            <w:instrText xml:space="preserve"> PAGEREF _Toc4125 \h </w:instrText>
          </w:r>
          <w:r>
            <w:rPr>
              <w:rFonts w:cs="Times New Roman"/>
            </w:rPr>
            <w:fldChar w:fldCharType="separate"/>
          </w:r>
          <w:r>
            <w:rPr>
              <w:rFonts w:cs="Times New Roman"/>
            </w:rPr>
            <w:t>918</w:t>
          </w:r>
          <w:r>
            <w:rPr>
              <w:rFonts w:cs="Times New Roman"/>
            </w:rPr>
            <w:fldChar w:fldCharType="end"/>
          </w:r>
          <w:r>
            <w:rPr>
              <w:rFonts w:cs="Times New Roman"/>
            </w:rPr>
            <w:fldChar w:fldCharType="end"/>
          </w:r>
        </w:p>
        <w:p w14:paraId="518443A8">
          <w:pPr>
            <w:pStyle w:val="16"/>
            <w:tabs>
              <w:tab w:val="right" w:leader="dot" w:pos="8306"/>
            </w:tabs>
            <w:ind w:left="480" w:firstLine="0" w:firstLineChars="0"/>
            <w:rPr>
              <w:rFonts w:cs="Times New Roman"/>
            </w:rPr>
          </w:pPr>
          <w:r>
            <w:fldChar w:fldCharType="begin"/>
          </w:r>
          <w:r>
            <w:instrText xml:space="preserve"> HYPERLINK \l "_Toc23663" </w:instrText>
          </w:r>
          <w:r>
            <w:fldChar w:fldCharType="separate"/>
          </w:r>
          <w:r>
            <w:rPr>
              <w:rFonts w:cs="Times New Roman"/>
            </w:rPr>
            <w:t>6.10  网络系统建设</w:t>
          </w:r>
          <w:r>
            <w:rPr>
              <w:rFonts w:cs="Times New Roman"/>
            </w:rPr>
            <w:tab/>
          </w:r>
          <w:r>
            <w:rPr>
              <w:rFonts w:cs="Times New Roman"/>
            </w:rPr>
            <w:fldChar w:fldCharType="begin"/>
          </w:r>
          <w:r>
            <w:rPr>
              <w:rFonts w:cs="Times New Roman"/>
            </w:rPr>
            <w:instrText xml:space="preserve"> PAGEREF _Toc23663 \h </w:instrText>
          </w:r>
          <w:r>
            <w:rPr>
              <w:rFonts w:cs="Times New Roman"/>
            </w:rPr>
            <w:fldChar w:fldCharType="separate"/>
          </w:r>
          <w:r>
            <w:rPr>
              <w:rFonts w:cs="Times New Roman"/>
            </w:rPr>
            <w:t>924</w:t>
          </w:r>
          <w:r>
            <w:rPr>
              <w:rFonts w:cs="Times New Roman"/>
            </w:rPr>
            <w:fldChar w:fldCharType="end"/>
          </w:r>
          <w:r>
            <w:rPr>
              <w:rFonts w:cs="Times New Roman"/>
            </w:rPr>
            <w:fldChar w:fldCharType="end"/>
          </w:r>
        </w:p>
        <w:p w14:paraId="5A24643D">
          <w:pPr>
            <w:pStyle w:val="16"/>
            <w:tabs>
              <w:tab w:val="right" w:leader="dot" w:pos="8306"/>
            </w:tabs>
            <w:ind w:left="480" w:firstLine="0" w:firstLineChars="0"/>
            <w:rPr>
              <w:rFonts w:cs="Times New Roman"/>
            </w:rPr>
          </w:pPr>
          <w:r>
            <w:fldChar w:fldCharType="begin"/>
          </w:r>
          <w:r>
            <w:instrText xml:space="preserve"> HYPERLINK \l "_Toc17463" </w:instrText>
          </w:r>
          <w:r>
            <w:fldChar w:fldCharType="separate"/>
          </w:r>
          <w:r>
            <w:rPr>
              <w:rFonts w:cs="Times New Roman"/>
            </w:rPr>
            <w:t>6.11  系统配置及软硬件选型分析</w:t>
          </w:r>
          <w:r>
            <w:rPr>
              <w:rFonts w:cs="Times New Roman"/>
            </w:rPr>
            <w:tab/>
          </w:r>
          <w:r>
            <w:rPr>
              <w:rFonts w:cs="Times New Roman"/>
            </w:rPr>
            <w:fldChar w:fldCharType="begin"/>
          </w:r>
          <w:r>
            <w:rPr>
              <w:rFonts w:cs="Times New Roman"/>
            </w:rPr>
            <w:instrText xml:space="preserve"> PAGEREF _Toc17463 \h </w:instrText>
          </w:r>
          <w:r>
            <w:rPr>
              <w:rFonts w:cs="Times New Roman"/>
            </w:rPr>
            <w:fldChar w:fldCharType="separate"/>
          </w:r>
          <w:r>
            <w:rPr>
              <w:rFonts w:cs="Times New Roman"/>
            </w:rPr>
            <w:t>925</w:t>
          </w:r>
          <w:r>
            <w:rPr>
              <w:rFonts w:cs="Times New Roman"/>
            </w:rPr>
            <w:fldChar w:fldCharType="end"/>
          </w:r>
          <w:r>
            <w:rPr>
              <w:rFonts w:cs="Times New Roman"/>
            </w:rPr>
            <w:fldChar w:fldCharType="end"/>
          </w:r>
        </w:p>
        <w:p w14:paraId="41265AB1">
          <w:pPr>
            <w:pStyle w:val="16"/>
            <w:tabs>
              <w:tab w:val="right" w:leader="dot" w:pos="8306"/>
            </w:tabs>
            <w:ind w:left="480" w:firstLine="0" w:firstLineChars="0"/>
            <w:rPr>
              <w:rFonts w:cs="Times New Roman"/>
            </w:rPr>
          </w:pPr>
          <w:r>
            <w:fldChar w:fldCharType="begin"/>
          </w:r>
          <w:r>
            <w:instrText xml:space="preserve"> HYPERLINK \l "_Toc19864" </w:instrText>
          </w:r>
          <w:r>
            <w:fldChar w:fldCharType="separate"/>
          </w:r>
          <w:r>
            <w:rPr>
              <w:rFonts w:cs="Times New Roman"/>
            </w:rPr>
            <w:t>6.12  系统软硬件配置清单</w:t>
          </w:r>
          <w:r>
            <w:rPr>
              <w:rFonts w:cs="Times New Roman"/>
            </w:rPr>
            <w:tab/>
          </w:r>
          <w:r>
            <w:rPr>
              <w:rFonts w:cs="Times New Roman"/>
            </w:rPr>
            <w:fldChar w:fldCharType="begin"/>
          </w:r>
          <w:r>
            <w:rPr>
              <w:rFonts w:cs="Times New Roman"/>
            </w:rPr>
            <w:instrText xml:space="preserve"> PAGEREF _Toc19864 \h </w:instrText>
          </w:r>
          <w:r>
            <w:rPr>
              <w:rFonts w:cs="Times New Roman"/>
            </w:rPr>
            <w:fldChar w:fldCharType="separate"/>
          </w:r>
          <w:r>
            <w:rPr>
              <w:rFonts w:cs="Times New Roman"/>
            </w:rPr>
            <w:t>925</w:t>
          </w:r>
          <w:r>
            <w:rPr>
              <w:rFonts w:cs="Times New Roman"/>
            </w:rPr>
            <w:fldChar w:fldCharType="end"/>
          </w:r>
          <w:r>
            <w:rPr>
              <w:rFonts w:cs="Times New Roman"/>
            </w:rPr>
            <w:fldChar w:fldCharType="end"/>
          </w:r>
        </w:p>
        <w:p w14:paraId="77720CAB">
          <w:pPr>
            <w:pStyle w:val="16"/>
            <w:tabs>
              <w:tab w:val="right" w:leader="dot" w:pos="8306"/>
            </w:tabs>
            <w:ind w:left="480" w:firstLine="0" w:firstLineChars="0"/>
            <w:rPr>
              <w:rFonts w:cs="Times New Roman"/>
            </w:rPr>
          </w:pPr>
          <w:r>
            <w:fldChar w:fldCharType="begin"/>
          </w:r>
          <w:r>
            <w:instrText xml:space="preserve"> HYPERLINK \l "_Toc14969" </w:instrText>
          </w:r>
          <w:r>
            <w:fldChar w:fldCharType="separate"/>
          </w:r>
          <w:r>
            <w:rPr>
              <w:rFonts w:cs="Times New Roman"/>
            </w:rPr>
            <w:t>6.13  系统软硬件物理部署方案</w:t>
          </w:r>
          <w:r>
            <w:rPr>
              <w:rFonts w:cs="Times New Roman"/>
            </w:rPr>
            <w:tab/>
          </w:r>
          <w:r>
            <w:rPr>
              <w:rFonts w:cs="Times New Roman"/>
            </w:rPr>
            <w:fldChar w:fldCharType="begin"/>
          </w:r>
          <w:r>
            <w:rPr>
              <w:rFonts w:cs="Times New Roman"/>
            </w:rPr>
            <w:instrText xml:space="preserve"> PAGEREF _Toc14969 \h </w:instrText>
          </w:r>
          <w:r>
            <w:rPr>
              <w:rFonts w:cs="Times New Roman"/>
            </w:rPr>
            <w:fldChar w:fldCharType="separate"/>
          </w:r>
          <w:r>
            <w:rPr>
              <w:rFonts w:cs="Times New Roman"/>
            </w:rPr>
            <w:t>925</w:t>
          </w:r>
          <w:r>
            <w:rPr>
              <w:rFonts w:cs="Times New Roman"/>
            </w:rPr>
            <w:fldChar w:fldCharType="end"/>
          </w:r>
          <w:r>
            <w:rPr>
              <w:rFonts w:cs="Times New Roman"/>
            </w:rPr>
            <w:fldChar w:fldCharType="end"/>
          </w:r>
        </w:p>
        <w:p w14:paraId="6D5CEA30">
          <w:pPr>
            <w:pStyle w:val="16"/>
            <w:tabs>
              <w:tab w:val="right" w:leader="dot" w:pos="8306"/>
            </w:tabs>
            <w:ind w:left="480" w:firstLine="0" w:firstLineChars="0"/>
            <w:rPr>
              <w:rFonts w:cs="Times New Roman"/>
            </w:rPr>
          </w:pPr>
          <w:r>
            <w:fldChar w:fldCharType="begin"/>
          </w:r>
          <w:r>
            <w:instrText xml:space="preserve"> HYPERLINK \l "_Toc14136" </w:instrText>
          </w:r>
          <w:r>
            <w:fldChar w:fldCharType="separate"/>
          </w:r>
          <w:r>
            <w:rPr>
              <w:rFonts w:cs="Times New Roman"/>
            </w:rPr>
            <w:t>6.14  机房及配套工程设计</w:t>
          </w:r>
          <w:r>
            <w:rPr>
              <w:rFonts w:cs="Times New Roman"/>
            </w:rPr>
            <w:tab/>
          </w:r>
          <w:r>
            <w:rPr>
              <w:rFonts w:cs="Times New Roman"/>
            </w:rPr>
            <w:fldChar w:fldCharType="begin"/>
          </w:r>
          <w:r>
            <w:rPr>
              <w:rFonts w:cs="Times New Roman"/>
            </w:rPr>
            <w:instrText xml:space="preserve"> PAGEREF _Toc14136 \h </w:instrText>
          </w:r>
          <w:r>
            <w:rPr>
              <w:rFonts w:cs="Times New Roman"/>
            </w:rPr>
            <w:fldChar w:fldCharType="separate"/>
          </w:r>
          <w:r>
            <w:rPr>
              <w:rFonts w:cs="Times New Roman"/>
            </w:rPr>
            <w:t>925</w:t>
          </w:r>
          <w:r>
            <w:rPr>
              <w:rFonts w:cs="Times New Roman"/>
            </w:rPr>
            <w:fldChar w:fldCharType="end"/>
          </w:r>
          <w:r>
            <w:rPr>
              <w:rFonts w:cs="Times New Roman"/>
            </w:rPr>
            <w:fldChar w:fldCharType="end"/>
          </w:r>
        </w:p>
        <w:p w14:paraId="20912D33">
          <w:pPr>
            <w:pStyle w:val="12"/>
            <w:tabs>
              <w:tab w:val="right" w:leader="dot" w:pos="8306"/>
            </w:tabs>
            <w:ind w:left="960" w:firstLine="0" w:firstLineChars="0"/>
            <w:rPr>
              <w:rFonts w:cs="Times New Roman"/>
            </w:rPr>
          </w:pPr>
          <w:r>
            <w:fldChar w:fldCharType="begin"/>
          </w:r>
          <w:r>
            <w:instrText xml:space="preserve"> HYPERLINK \l "_Toc7046" </w:instrText>
          </w:r>
          <w:r>
            <w:fldChar w:fldCharType="separate"/>
          </w:r>
          <w:r>
            <w:rPr>
              <w:rFonts w:cs="Times New Roman"/>
            </w:rPr>
            <w:t>6.14.1  机机房布置图</w:t>
          </w:r>
          <w:r>
            <w:rPr>
              <w:rFonts w:cs="Times New Roman"/>
            </w:rPr>
            <w:tab/>
          </w:r>
          <w:r>
            <w:rPr>
              <w:rFonts w:cs="Times New Roman"/>
            </w:rPr>
            <w:fldChar w:fldCharType="begin"/>
          </w:r>
          <w:r>
            <w:rPr>
              <w:rFonts w:cs="Times New Roman"/>
            </w:rPr>
            <w:instrText xml:space="preserve"> PAGEREF _Toc7046 \h </w:instrText>
          </w:r>
          <w:r>
            <w:rPr>
              <w:rFonts w:cs="Times New Roman"/>
            </w:rPr>
            <w:fldChar w:fldCharType="separate"/>
          </w:r>
          <w:r>
            <w:rPr>
              <w:rFonts w:cs="Times New Roman"/>
            </w:rPr>
            <w:t>925</w:t>
          </w:r>
          <w:r>
            <w:rPr>
              <w:rFonts w:cs="Times New Roman"/>
            </w:rPr>
            <w:fldChar w:fldCharType="end"/>
          </w:r>
          <w:r>
            <w:rPr>
              <w:rFonts w:cs="Times New Roman"/>
            </w:rPr>
            <w:fldChar w:fldCharType="end"/>
          </w:r>
        </w:p>
        <w:p w14:paraId="7C7FB772">
          <w:pPr>
            <w:pStyle w:val="12"/>
            <w:tabs>
              <w:tab w:val="right" w:leader="dot" w:pos="8306"/>
            </w:tabs>
            <w:ind w:left="960" w:firstLine="0" w:firstLineChars="0"/>
            <w:rPr>
              <w:rFonts w:cs="Times New Roman"/>
            </w:rPr>
          </w:pPr>
          <w:r>
            <w:fldChar w:fldCharType="begin"/>
          </w:r>
          <w:r>
            <w:instrText xml:space="preserve"> HYPERLINK \l "_Toc12522" </w:instrText>
          </w:r>
          <w:r>
            <w:fldChar w:fldCharType="separate"/>
          </w:r>
          <w:r>
            <w:rPr>
              <w:rFonts w:cs="Times New Roman"/>
            </w:rPr>
            <w:t>6.14.2  机房建设要求</w:t>
          </w:r>
          <w:r>
            <w:rPr>
              <w:rFonts w:cs="Times New Roman"/>
            </w:rPr>
            <w:tab/>
          </w:r>
          <w:r>
            <w:rPr>
              <w:rFonts w:cs="Times New Roman"/>
            </w:rPr>
            <w:fldChar w:fldCharType="begin"/>
          </w:r>
          <w:r>
            <w:rPr>
              <w:rFonts w:cs="Times New Roman"/>
            </w:rPr>
            <w:instrText xml:space="preserve"> PAGEREF _Toc12522 \h </w:instrText>
          </w:r>
          <w:r>
            <w:rPr>
              <w:rFonts w:cs="Times New Roman"/>
            </w:rPr>
            <w:fldChar w:fldCharType="separate"/>
          </w:r>
          <w:r>
            <w:rPr>
              <w:rFonts w:cs="Times New Roman"/>
            </w:rPr>
            <w:t>926</w:t>
          </w:r>
          <w:r>
            <w:rPr>
              <w:rFonts w:cs="Times New Roman"/>
            </w:rPr>
            <w:fldChar w:fldCharType="end"/>
          </w:r>
          <w:r>
            <w:rPr>
              <w:rFonts w:cs="Times New Roman"/>
            </w:rPr>
            <w:fldChar w:fldCharType="end"/>
          </w:r>
        </w:p>
        <w:p w14:paraId="4AAD79EA">
          <w:pPr>
            <w:pStyle w:val="16"/>
            <w:tabs>
              <w:tab w:val="right" w:leader="dot" w:pos="8306"/>
            </w:tabs>
            <w:ind w:left="480" w:firstLine="0" w:firstLineChars="0"/>
            <w:rPr>
              <w:rFonts w:cs="Times New Roman"/>
            </w:rPr>
          </w:pPr>
          <w:r>
            <w:fldChar w:fldCharType="begin"/>
          </w:r>
          <w:r>
            <w:instrText xml:space="preserve"> HYPERLINK \l "_Toc576" </w:instrText>
          </w:r>
          <w:r>
            <w:fldChar w:fldCharType="separate"/>
          </w:r>
          <w:r>
            <w:rPr>
              <w:rFonts w:cs="Times New Roman"/>
            </w:rPr>
            <w:t>6.15  环保、消防、职业安全卫生和节能措施的设计</w:t>
          </w:r>
          <w:r>
            <w:rPr>
              <w:rFonts w:cs="Times New Roman"/>
            </w:rPr>
            <w:tab/>
          </w:r>
          <w:r>
            <w:rPr>
              <w:rFonts w:cs="Times New Roman"/>
            </w:rPr>
            <w:fldChar w:fldCharType="begin"/>
          </w:r>
          <w:r>
            <w:rPr>
              <w:rFonts w:cs="Times New Roman"/>
            </w:rPr>
            <w:instrText xml:space="preserve"> PAGEREF _Toc576 \h </w:instrText>
          </w:r>
          <w:r>
            <w:rPr>
              <w:rFonts w:cs="Times New Roman"/>
            </w:rPr>
            <w:fldChar w:fldCharType="separate"/>
          </w:r>
          <w:r>
            <w:rPr>
              <w:rFonts w:cs="Times New Roman"/>
            </w:rPr>
            <w:t>928</w:t>
          </w:r>
          <w:r>
            <w:rPr>
              <w:rFonts w:cs="Times New Roman"/>
            </w:rPr>
            <w:fldChar w:fldCharType="end"/>
          </w:r>
          <w:r>
            <w:rPr>
              <w:rFonts w:cs="Times New Roman"/>
            </w:rPr>
            <w:fldChar w:fldCharType="end"/>
          </w:r>
        </w:p>
        <w:p w14:paraId="7C2AD641">
          <w:pPr>
            <w:pStyle w:val="12"/>
            <w:tabs>
              <w:tab w:val="right" w:leader="dot" w:pos="8306"/>
            </w:tabs>
            <w:ind w:left="960" w:firstLine="0" w:firstLineChars="0"/>
            <w:rPr>
              <w:rFonts w:cs="Times New Roman"/>
            </w:rPr>
          </w:pPr>
          <w:r>
            <w:fldChar w:fldCharType="begin"/>
          </w:r>
          <w:r>
            <w:instrText xml:space="preserve"> HYPERLINK \l "_Toc27792" </w:instrText>
          </w:r>
          <w:r>
            <w:fldChar w:fldCharType="separate"/>
          </w:r>
          <w:r>
            <w:rPr>
              <w:rFonts w:cs="Times New Roman"/>
            </w:rPr>
            <w:t>6.15.1  环保措施</w:t>
          </w:r>
          <w:r>
            <w:rPr>
              <w:rFonts w:cs="Times New Roman"/>
            </w:rPr>
            <w:tab/>
          </w:r>
          <w:r>
            <w:rPr>
              <w:rFonts w:cs="Times New Roman"/>
            </w:rPr>
            <w:fldChar w:fldCharType="begin"/>
          </w:r>
          <w:r>
            <w:rPr>
              <w:rFonts w:cs="Times New Roman"/>
            </w:rPr>
            <w:instrText xml:space="preserve"> PAGEREF _Toc27792 \h </w:instrText>
          </w:r>
          <w:r>
            <w:rPr>
              <w:rFonts w:cs="Times New Roman"/>
            </w:rPr>
            <w:fldChar w:fldCharType="separate"/>
          </w:r>
          <w:r>
            <w:rPr>
              <w:rFonts w:cs="Times New Roman"/>
            </w:rPr>
            <w:t>928</w:t>
          </w:r>
          <w:r>
            <w:rPr>
              <w:rFonts w:cs="Times New Roman"/>
            </w:rPr>
            <w:fldChar w:fldCharType="end"/>
          </w:r>
          <w:r>
            <w:rPr>
              <w:rFonts w:cs="Times New Roman"/>
            </w:rPr>
            <w:fldChar w:fldCharType="end"/>
          </w:r>
        </w:p>
        <w:p w14:paraId="126A6A10">
          <w:pPr>
            <w:pStyle w:val="12"/>
            <w:tabs>
              <w:tab w:val="right" w:leader="dot" w:pos="8306"/>
            </w:tabs>
            <w:ind w:left="960" w:firstLine="0" w:firstLineChars="0"/>
            <w:rPr>
              <w:rFonts w:cs="Times New Roman"/>
            </w:rPr>
          </w:pPr>
          <w:r>
            <w:fldChar w:fldCharType="begin"/>
          </w:r>
          <w:r>
            <w:instrText xml:space="preserve"> HYPERLINK \l "_Toc23468" </w:instrText>
          </w:r>
          <w:r>
            <w:fldChar w:fldCharType="separate"/>
          </w:r>
          <w:r>
            <w:rPr>
              <w:rFonts w:cs="Times New Roman"/>
            </w:rPr>
            <w:t>6.15.2  消防措施</w:t>
          </w:r>
          <w:r>
            <w:rPr>
              <w:rFonts w:cs="Times New Roman"/>
            </w:rPr>
            <w:tab/>
          </w:r>
          <w:r>
            <w:rPr>
              <w:rFonts w:cs="Times New Roman"/>
            </w:rPr>
            <w:fldChar w:fldCharType="begin"/>
          </w:r>
          <w:r>
            <w:rPr>
              <w:rFonts w:cs="Times New Roman"/>
            </w:rPr>
            <w:instrText xml:space="preserve"> PAGEREF _Toc23468 \h </w:instrText>
          </w:r>
          <w:r>
            <w:rPr>
              <w:rFonts w:cs="Times New Roman"/>
            </w:rPr>
            <w:fldChar w:fldCharType="separate"/>
          </w:r>
          <w:r>
            <w:rPr>
              <w:rFonts w:cs="Times New Roman"/>
            </w:rPr>
            <w:t>928</w:t>
          </w:r>
          <w:r>
            <w:rPr>
              <w:rFonts w:cs="Times New Roman"/>
            </w:rPr>
            <w:fldChar w:fldCharType="end"/>
          </w:r>
          <w:r>
            <w:rPr>
              <w:rFonts w:cs="Times New Roman"/>
            </w:rPr>
            <w:fldChar w:fldCharType="end"/>
          </w:r>
        </w:p>
        <w:p w14:paraId="17739167">
          <w:pPr>
            <w:pStyle w:val="12"/>
            <w:tabs>
              <w:tab w:val="right" w:leader="dot" w:pos="8306"/>
            </w:tabs>
            <w:ind w:left="960" w:firstLine="0" w:firstLineChars="0"/>
            <w:rPr>
              <w:rFonts w:cs="Times New Roman"/>
            </w:rPr>
          </w:pPr>
          <w:r>
            <w:fldChar w:fldCharType="begin"/>
          </w:r>
          <w:r>
            <w:instrText xml:space="preserve"> HYPERLINK \l "_Toc32098" </w:instrText>
          </w:r>
          <w:r>
            <w:fldChar w:fldCharType="separate"/>
          </w:r>
          <w:r>
            <w:rPr>
              <w:rFonts w:cs="Times New Roman"/>
            </w:rPr>
            <w:t>6.15.3  职业安全卫生措施</w:t>
          </w:r>
          <w:r>
            <w:rPr>
              <w:rFonts w:cs="Times New Roman"/>
            </w:rPr>
            <w:tab/>
          </w:r>
          <w:r>
            <w:rPr>
              <w:rFonts w:cs="Times New Roman"/>
            </w:rPr>
            <w:fldChar w:fldCharType="begin"/>
          </w:r>
          <w:r>
            <w:rPr>
              <w:rFonts w:cs="Times New Roman"/>
            </w:rPr>
            <w:instrText xml:space="preserve"> PAGEREF _Toc32098 \h </w:instrText>
          </w:r>
          <w:r>
            <w:rPr>
              <w:rFonts w:cs="Times New Roman"/>
            </w:rPr>
            <w:fldChar w:fldCharType="separate"/>
          </w:r>
          <w:r>
            <w:rPr>
              <w:rFonts w:cs="Times New Roman"/>
            </w:rPr>
            <w:t>929</w:t>
          </w:r>
          <w:r>
            <w:rPr>
              <w:rFonts w:cs="Times New Roman"/>
            </w:rPr>
            <w:fldChar w:fldCharType="end"/>
          </w:r>
          <w:r>
            <w:rPr>
              <w:rFonts w:cs="Times New Roman"/>
            </w:rPr>
            <w:fldChar w:fldCharType="end"/>
          </w:r>
        </w:p>
        <w:p w14:paraId="479DC8A0">
          <w:pPr>
            <w:pStyle w:val="12"/>
            <w:tabs>
              <w:tab w:val="right" w:leader="dot" w:pos="8306"/>
            </w:tabs>
            <w:ind w:left="960" w:firstLine="0" w:firstLineChars="0"/>
            <w:rPr>
              <w:rFonts w:cs="Times New Roman"/>
            </w:rPr>
          </w:pPr>
          <w:r>
            <w:fldChar w:fldCharType="begin"/>
          </w:r>
          <w:r>
            <w:instrText xml:space="preserve"> HYPERLINK \l "_Toc8081" </w:instrText>
          </w:r>
          <w:r>
            <w:fldChar w:fldCharType="separate"/>
          </w:r>
          <w:r>
            <w:rPr>
              <w:rFonts w:cs="Times New Roman"/>
            </w:rPr>
            <w:t>6.15.4  节能措施</w:t>
          </w:r>
          <w:r>
            <w:rPr>
              <w:rFonts w:cs="Times New Roman"/>
            </w:rPr>
            <w:tab/>
          </w:r>
          <w:r>
            <w:rPr>
              <w:rFonts w:cs="Times New Roman"/>
            </w:rPr>
            <w:fldChar w:fldCharType="begin"/>
          </w:r>
          <w:r>
            <w:rPr>
              <w:rFonts w:cs="Times New Roman"/>
            </w:rPr>
            <w:instrText xml:space="preserve"> PAGEREF _Toc8081 \h </w:instrText>
          </w:r>
          <w:r>
            <w:rPr>
              <w:rFonts w:cs="Times New Roman"/>
            </w:rPr>
            <w:fldChar w:fldCharType="separate"/>
          </w:r>
          <w:r>
            <w:rPr>
              <w:rFonts w:cs="Times New Roman"/>
            </w:rPr>
            <w:t>930</w:t>
          </w:r>
          <w:r>
            <w:rPr>
              <w:rFonts w:cs="Times New Roman"/>
            </w:rPr>
            <w:fldChar w:fldCharType="end"/>
          </w:r>
          <w:r>
            <w:rPr>
              <w:rFonts w:cs="Times New Roman"/>
            </w:rPr>
            <w:fldChar w:fldCharType="end"/>
          </w:r>
        </w:p>
        <w:p w14:paraId="0B268269">
          <w:pPr>
            <w:pStyle w:val="16"/>
            <w:tabs>
              <w:tab w:val="right" w:leader="dot" w:pos="8306"/>
            </w:tabs>
            <w:ind w:left="480" w:firstLine="0" w:firstLineChars="0"/>
            <w:rPr>
              <w:rFonts w:cs="Times New Roman"/>
            </w:rPr>
          </w:pPr>
          <w:r>
            <w:fldChar w:fldCharType="begin"/>
          </w:r>
          <w:r>
            <w:instrText xml:space="preserve"> HYPERLINK \l "_Toc26049" </w:instrText>
          </w:r>
          <w:r>
            <w:fldChar w:fldCharType="separate"/>
          </w:r>
          <w:r>
            <w:rPr>
              <w:rFonts w:cs="Times New Roman"/>
            </w:rPr>
            <w:t>6.16  计算和存储资源服务内容</w:t>
          </w:r>
          <w:r>
            <w:rPr>
              <w:rFonts w:cs="Times New Roman"/>
            </w:rPr>
            <w:tab/>
          </w:r>
          <w:r>
            <w:rPr>
              <w:rFonts w:cs="Times New Roman"/>
            </w:rPr>
            <w:fldChar w:fldCharType="begin"/>
          </w:r>
          <w:r>
            <w:rPr>
              <w:rFonts w:cs="Times New Roman"/>
            </w:rPr>
            <w:instrText xml:space="preserve"> PAGEREF _Toc26049 \h </w:instrText>
          </w:r>
          <w:r>
            <w:rPr>
              <w:rFonts w:cs="Times New Roman"/>
            </w:rPr>
            <w:fldChar w:fldCharType="separate"/>
          </w:r>
          <w:r>
            <w:rPr>
              <w:rFonts w:cs="Times New Roman"/>
            </w:rPr>
            <w:t>932</w:t>
          </w:r>
          <w:r>
            <w:rPr>
              <w:rFonts w:cs="Times New Roman"/>
            </w:rPr>
            <w:fldChar w:fldCharType="end"/>
          </w:r>
          <w:r>
            <w:rPr>
              <w:rFonts w:cs="Times New Roman"/>
            </w:rPr>
            <w:fldChar w:fldCharType="end"/>
          </w:r>
        </w:p>
        <w:p w14:paraId="5F65B947">
          <w:pPr>
            <w:pStyle w:val="12"/>
            <w:tabs>
              <w:tab w:val="right" w:leader="dot" w:pos="8306"/>
            </w:tabs>
            <w:ind w:left="960" w:firstLine="0" w:firstLineChars="0"/>
            <w:rPr>
              <w:rFonts w:cs="Times New Roman"/>
            </w:rPr>
          </w:pPr>
          <w:r>
            <w:fldChar w:fldCharType="begin"/>
          </w:r>
          <w:r>
            <w:instrText xml:space="preserve"> HYPERLINK \l "_Toc1258" </w:instrText>
          </w:r>
          <w:r>
            <w:fldChar w:fldCharType="separate"/>
          </w:r>
          <w:r>
            <w:rPr>
              <w:rFonts w:cs="Times New Roman"/>
            </w:rPr>
            <w:t>6.16.1  项目资源申请</w:t>
          </w:r>
          <w:r>
            <w:rPr>
              <w:rFonts w:cs="Times New Roman"/>
            </w:rPr>
            <w:tab/>
          </w:r>
          <w:r>
            <w:rPr>
              <w:rFonts w:cs="Times New Roman"/>
            </w:rPr>
            <w:fldChar w:fldCharType="begin"/>
          </w:r>
          <w:r>
            <w:rPr>
              <w:rFonts w:cs="Times New Roman"/>
            </w:rPr>
            <w:instrText xml:space="preserve"> PAGEREF _Toc1258 \h </w:instrText>
          </w:r>
          <w:r>
            <w:rPr>
              <w:rFonts w:cs="Times New Roman"/>
            </w:rPr>
            <w:fldChar w:fldCharType="separate"/>
          </w:r>
          <w:r>
            <w:rPr>
              <w:rFonts w:cs="Times New Roman"/>
            </w:rPr>
            <w:t>932</w:t>
          </w:r>
          <w:r>
            <w:rPr>
              <w:rFonts w:cs="Times New Roman"/>
            </w:rPr>
            <w:fldChar w:fldCharType="end"/>
          </w:r>
          <w:r>
            <w:rPr>
              <w:rFonts w:cs="Times New Roman"/>
            </w:rPr>
            <w:fldChar w:fldCharType="end"/>
          </w:r>
        </w:p>
        <w:p w14:paraId="5C81CF67">
          <w:pPr>
            <w:pStyle w:val="12"/>
            <w:tabs>
              <w:tab w:val="right" w:leader="dot" w:pos="8306"/>
            </w:tabs>
            <w:ind w:left="960" w:firstLine="0" w:firstLineChars="0"/>
            <w:rPr>
              <w:rFonts w:cs="Times New Roman"/>
            </w:rPr>
          </w:pPr>
          <w:r>
            <w:fldChar w:fldCharType="begin"/>
          </w:r>
          <w:r>
            <w:instrText xml:space="preserve"> HYPERLINK \l "_Toc10869" </w:instrText>
          </w:r>
          <w:r>
            <w:fldChar w:fldCharType="separate"/>
          </w:r>
          <w:r>
            <w:rPr>
              <w:rFonts w:cs="Times New Roman"/>
            </w:rPr>
            <w:t>6.16.2  GPU资源申请</w:t>
          </w:r>
          <w:r>
            <w:rPr>
              <w:rFonts w:cs="Times New Roman"/>
            </w:rPr>
            <w:tab/>
          </w:r>
          <w:r>
            <w:rPr>
              <w:rFonts w:cs="Times New Roman"/>
            </w:rPr>
            <w:fldChar w:fldCharType="begin"/>
          </w:r>
          <w:r>
            <w:rPr>
              <w:rFonts w:cs="Times New Roman"/>
            </w:rPr>
            <w:instrText xml:space="preserve"> PAGEREF _Toc10869 \h </w:instrText>
          </w:r>
          <w:r>
            <w:rPr>
              <w:rFonts w:cs="Times New Roman"/>
            </w:rPr>
            <w:fldChar w:fldCharType="separate"/>
          </w:r>
          <w:r>
            <w:rPr>
              <w:rFonts w:cs="Times New Roman"/>
            </w:rPr>
            <w:t>948</w:t>
          </w:r>
          <w:r>
            <w:rPr>
              <w:rFonts w:cs="Times New Roman"/>
            </w:rPr>
            <w:fldChar w:fldCharType="end"/>
          </w:r>
          <w:r>
            <w:rPr>
              <w:rFonts w:cs="Times New Roman"/>
            </w:rPr>
            <w:fldChar w:fldCharType="end"/>
          </w:r>
        </w:p>
        <w:p w14:paraId="7AFE90DC">
          <w:pPr>
            <w:pStyle w:val="16"/>
            <w:tabs>
              <w:tab w:val="right" w:leader="dot" w:pos="8306"/>
            </w:tabs>
            <w:ind w:left="480" w:firstLine="0" w:firstLineChars="0"/>
            <w:rPr>
              <w:rFonts w:cs="Times New Roman"/>
            </w:rPr>
          </w:pPr>
          <w:r>
            <w:fldChar w:fldCharType="begin"/>
          </w:r>
          <w:r>
            <w:instrText xml:space="preserve"> HYPERLINK \l "_Toc26672" </w:instrText>
          </w:r>
          <w:r>
            <w:fldChar w:fldCharType="separate"/>
          </w:r>
          <w:r>
            <w:rPr>
              <w:rFonts w:cs="Times New Roman"/>
            </w:rPr>
            <w:t>6.17  密码服务资源内容</w:t>
          </w:r>
          <w:r>
            <w:rPr>
              <w:rFonts w:cs="Times New Roman"/>
            </w:rPr>
            <w:tab/>
          </w:r>
          <w:r>
            <w:rPr>
              <w:rFonts w:cs="Times New Roman"/>
            </w:rPr>
            <w:fldChar w:fldCharType="begin"/>
          </w:r>
          <w:r>
            <w:rPr>
              <w:rFonts w:cs="Times New Roman"/>
            </w:rPr>
            <w:instrText xml:space="preserve"> PAGEREF _Toc26672 \h </w:instrText>
          </w:r>
          <w:r>
            <w:rPr>
              <w:rFonts w:cs="Times New Roman"/>
            </w:rPr>
            <w:fldChar w:fldCharType="separate"/>
          </w:r>
          <w:r>
            <w:rPr>
              <w:rFonts w:cs="Times New Roman"/>
            </w:rPr>
            <w:t>949</w:t>
          </w:r>
          <w:r>
            <w:rPr>
              <w:rFonts w:cs="Times New Roman"/>
            </w:rPr>
            <w:fldChar w:fldCharType="end"/>
          </w:r>
          <w:r>
            <w:rPr>
              <w:rFonts w:cs="Times New Roman"/>
            </w:rPr>
            <w:fldChar w:fldCharType="end"/>
          </w:r>
        </w:p>
        <w:p w14:paraId="13083E16">
          <w:pPr>
            <w:pStyle w:val="16"/>
            <w:tabs>
              <w:tab w:val="right" w:leader="dot" w:pos="8306"/>
            </w:tabs>
            <w:ind w:left="480" w:firstLine="0" w:firstLineChars="0"/>
            <w:rPr>
              <w:rFonts w:cs="Times New Roman"/>
            </w:rPr>
          </w:pPr>
          <w:r>
            <w:fldChar w:fldCharType="begin"/>
          </w:r>
          <w:r>
            <w:instrText xml:space="preserve"> HYPERLINK \l "_Toc15775" </w:instrText>
          </w:r>
          <w:r>
            <w:fldChar w:fldCharType="separate"/>
          </w:r>
          <w:r>
            <w:rPr>
              <w:rFonts w:cs="Times New Roman"/>
            </w:rPr>
            <w:t>6.18  成品软件</w:t>
          </w:r>
          <w:r>
            <w:rPr>
              <w:rFonts w:cs="Times New Roman"/>
            </w:rPr>
            <w:tab/>
          </w:r>
          <w:r>
            <w:rPr>
              <w:rFonts w:cs="Times New Roman"/>
            </w:rPr>
            <w:fldChar w:fldCharType="begin"/>
          </w:r>
          <w:r>
            <w:rPr>
              <w:rFonts w:cs="Times New Roman"/>
            </w:rPr>
            <w:instrText xml:space="preserve"> PAGEREF _Toc15775 \h </w:instrText>
          </w:r>
          <w:r>
            <w:rPr>
              <w:rFonts w:cs="Times New Roman"/>
            </w:rPr>
            <w:fldChar w:fldCharType="separate"/>
          </w:r>
          <w:r>
            <w:rPr>
              <w:rFonts w:cs="Times New Roman"/>
            </w:rPr>
            <w:t>950</w:t>
          </w:r>
          <w:r>
            <w:rPr>
              <w:rFonts w:cs="Times New Roman"/>
            </w:rPr>
            <w:fldChar w:fldCharType="end"/>
          </w:r>
          <w:r>
            <w:rPr>
              <w:rFonts w:cs="Times New Roman"/>
            </w:rPr>
            <w:fldChar w:fldCharType="end"/>
          </w:r>
        </w:p>
        <w:p w14:paraId="3E4296B4">
          <w:pPr>
            <w:pStyle w:val="12"/>
            <w:tabs>
              <w:tab w:val="right" w:leader="dot" w:pos="8306"/>
            </w:tabs>
            <w:ind w:left="960" w:firstLine="0" w:firstLineChars="0"/>
            <w:rPr>
              <w:rFonts w:cs="Times New Roman"/>
            </w:rPr>
          </w:pPr>
          <w:r>
            <w:fldChar w:fldCharType="begin"/>
          </w:r>
          <w:r>
            <w:instrText xml:space="preserve"> HYPERLINK \l "_Toc1121" </w:instrText>
          </w:r>
          <w:r>
            <w:fldChar w:fldCharType="separate"/>
          </w:r>
          <w:r>
            <w:rPr>
              <w:rFonts w:cs="Times New Roman"/>
            </w:rPr>
            <w:t>6.18.1  采购必要性</w:t>
          </w:r>
          <w:r>
            <w:rPr>
              <w:rFonts w:cs="Times New Roman"/>
            </w:rPr>
            <w:tab/>
          </w:r>
          <w:r>
            <w:rPr>
              <w:rFonts w:cs="Times New Roman"/>
            </w:rPr>
            <w:fldChar w:fldCharType="begin"/>
          </w:r>
          <w:r>
            <w:rPr>
              <w:rFonts w:cs="Times New Roman"/>
            </w:rPr>
            <w:instrText xml:space="preserve"> PAGEREF _Toc1121 \h </w:instrText>
          </w:r>
          <w:r>
            <w:rPr>
              <w:rFonts w:cs="Times New Roman"/>
            </w:rPr>
            <w:fldChar w:fldCharType="separate"/>
          </w:r>
          <w:r>
            <w:rPr>
              <w:rFonts w:cs="Times New Roman"/>
            </w:rPr>
            <w:t>950</w:t>
          </w:r>
          <w:r>
            <w:rPr>
              <w:rFonts w:cs="Times New Roman"/>
            </w:rPr>
            <w:fldChar w:fldCharType="end"/>
          </w:r>
          <w:r>
            <w:rPr>
              <w:rFonts w:cs="Times New Roman"/>
            </w:rPr>
            <w:fldChar w:fldCharType="end"/>
          </w:r>
        </w:p>
        <w:p w14:paraId="1B9C4086">
          <w:pPr>
            <w:pStyle w:val="12"/>
            <w:tabs>
              <w:tab w:val="right" w:leader="dot" w:pos="8306"/>
            </w:tabs>
            <w:ind w:left="960" w:firstLine="0" w:firstLineChars="0"/>
            <w:rPr>
              <w:rFonts w:cs="Times New Roman"/>
            </w:rPr>
          </w:pPr>
          <w:r>
            <w:fldChar w:fldCharType="begin"/>
          </w:r>
          <w:r>
            <w:instrText xml:space="preserve"> HYPERLINK \l "_Toc16924" </w:instrText>
          </w:r>
          <w:r>
            <w:fldChar w:fldCharType="separate"/>
          </w:r>
          <w:r>
            <w:rPr>
              <w:rFonts w:cs="Times New Roman"/>
            </w:rPr>
            <w:t>6.18.2  采购需求</w:t>
          </w:r>
          <w:r>
            <w:rPr>
              <w:rFonts w:cs="Times New Roman"/>
            </w:rPr>
            <w:tab/>
          </w:r>
          <w:r>
            <w:rPr>
              <w:rFonts w:cs="Times New Roman"/>
            </w:rPr>
            <w:fldChar w:fldCharType="begin"/>
          </w:r>
          <w:r>
            <w:rPr>
              <w:rFonts w:cs="Times New Roman"/>
            </w:rPr>
            <w:instrText xml:space="preserve"> PAGEREF _Toc16924 \h </w:instrText>
          </w:r>
          <w:r>
            <w:rPr>
              <w:rFonts w:cs="Times New Roman"/>
            </w:rPr>
            <w:fldChar w:fldCharType="separate"/>
          </w:r>
          <w:r>
            <w:rPr>
              <w:rFonts w:cs="Times New Roman"/>
            </w:rPr>
            <w:t>951</w:t>
          </w:r>
          <w:r>
            <w:rPr>
              <w:rFonts w:cs="Times New Roman"/>
            </w:rPr>
            <w:fldChar w:fldCharType="end"/>
          </w:r>
          <w:r>
            <w:rPr>
              <w:rFonts w:cs="Times New Roman"/>
            </w:rPr>
            <w:fldChar w:fldCharType="end"/>
          </w:r>
        </w:p>
        <w:p w14:paraId="546412F2">
          <w:pPr>
            <w:pStyle w:val="12"/>
            <w:tabs>
              <w:tab w:val="right" w:leader="dot" w:pos="8306"/>
            </w:tabs>
            <w:ind w:left="960" w:firstLine="0" w:firstLineChars="0"/>
            <w:rPr>
              <w:rFonts w:cs="Times New Roman"/>
            </w:rPr>
          </w:pPr>
          <w:r>
            <w:fldChar w:fldCharType="begin"/>
          </w:r>
          <w:r>
            <w:instrText xml:space="preserve"> HYPERLINK \l "_Toc23898" </w:instrText>
          </w:r>
          <w:r>
            <w:fldChar w:fldCharType="separate"/>
          </w:r>
          <w:r>
            <w:rPr>
              <w:rFonts w:cs="Times New Roman"/>
            </w:rPr>
            <w:t>6.18.3  功能分析</w:t>
          </w:r>
          <w:r>
            <w:rPr>
              <w:rFonts w:cs="Times New Roman"/>
            </w:rPr>
            <w:tab/>
          </w:r>
          <w:r>
            <w:rPr>
              <w:rFonts w:cs="Times New Roman"/>
            </w:rPr>
            <w:fldChar w:fldCharType="begin"/>
          </w:r>
          <w:r>
            <w:rPr>
              <w:rFonts w:cs="Times New Roman"/>
            </w:rPr>
            <w:instrText xml:space="preserve"> PAGEREF _Toc23898 \h </w:instrText>
          </w:r>
          <w:r>
            <w:rPr>
              <w:rFonts w:cs="Times New Roman"/>
            </w:rPr>
            <w:fldChar w:fldCharType="separate"/>
          </w:r>
          <w:r>
            <w:rPr>
              <w:rFonts w:cs="Times New Roman"/>
            </w:rPr>
            <w:t>953</w:t>
          </w:r>
          <w:r>
            <w:rPr>
              <w:rFonts w:cs="Times New Roman"/>
            </w:rPr>
            <w:fldChar w:fldCharType="end"/>
          </w:r>
          <w:r>
            <w:rPr>
              <w:rFonts w:cs="Times New Roman"/>
            </w:rPr>
            <w:fldChar w:fldCharType="end"/>
          </w:r>
        </w:p>
        <w:p w14:paraId="1E37A595">
          <w:pPr>
            <w:pStyle w:val="12"/>
            <w:tabs>
              <w:tab w:val="right" w:leader="dot" w:pos="8306"/>
            </w:tabs>
            <w:ind w:left="960" w:firstLine="0" w:firstLineChars="0"/>
            <w:rPr>
              <w:rFonts w:cs="Times New Roman"/>
            </w:rPr>
          </w:pPr>
          <w:r>
            <w:fldChar w:fldCharType="begin"/>
          </w:r>
          <w:r>
            <w:instrText xml:space="preserve"> HYPERLINK \l "_Toc12032" </w:instrText>
          </w:r>
          <w:r>
            <w:fldChar w:fldCharType="separate"/>
          </w:r>
          <w:r>
            <w:rPr>
              <w:rFonts w:cs="Times New Roman"/>
            </w:rPr>
            <w:t>6.18.4  成品软件采购清单</w:t>
          </w:r>
          <w:r>
            <w:rPr>
              <w:rFonts w:cs="Times New Roman"/>
            </w:rPr>
            <w:tab/>
          </w:r>
          <w:r>
            <w:rPr>
              <w:rFonts w:cs="Times New Roman"/>
            </w:rPr>
            <w:fldChar w:fldCharType="begin"/>
          </w:r>
          <w:r>
            <w:rPr>
              <w:rFonts w:cs="Times New Roman"/>
            </w:rPr>
            <w:instrText xml:space="preserve"> PAGEREF _Toc12032 \h </w:instrText>
          </w:r>
          <w:r>
            <w:rPr>
              <w:rFonts w:cs="Times New Roman"/>
            </w:rPr>
            <w:fldChar w:fldCharType="separate"/>
          </w:r>
          <w:r>
            <w:rPr>
              <w:rFonts w:cs="Times New Roman"/>
            </w:rPr>
            <w:t>956</w:t>
          </w:r>
          <w:r>
            <w:rPr>
              <w:rFonts w:cs="Times New Roman"/>
            </w:rPr>
            <w:fldChar w:fldCharType="end"/>
          </w:r>
          <w:r>
            <w:rPr>
              <w:rFonts w:cs="Times New Roman"/>
            </w:rPr>
            <w:fldChar w:fldCharType="end"/>
          </w:r>
        </w:p>
        <w:p w14:paraId="57D80C89">
          <w:pPr>
            <w:pStyle w:val="14"/>
            <w:tabs>
              <w:tab w:val="right" w:leader="dot" w:pos="8306"/>
            </w:tabs>
            <w:ind w:firstLine="0" w:firstLineChars="0"/>
            <w:rPr>
              <w:rFonts w:cs="Times New Roman"/>
            </w:rPr>
          </w:pPr>
          <w:r>
            <w:fldChar w:fldCharType="begin"/>
          </w:r>
          <w:r>
            <w:instrText xml:space="preserve"> HYPERLINK \l "_Toc11745" </w:instrText>
          </w:r>
          <w:r>
            <w:fldChar w:fldCharType="separate"/>
          </w:r>
          <w:r>
            <w:rPr>
              <w:rFonts w:cs="Times New Roman"/>
              <w:kern w:val="44"/>
            </w:rPr>
            <w:t xml:space="preserve">第七章  </w:t>
          </w:r>
          <w:r>
            <w:rPr>
              <w:rFonts w:cs="Times New Roman"/>
            </w:rPr>
            <w:t>项目预算</w:t>
          </w:r>
          <w:r>
            <w:rPr>
              <w:rFonts w:cs="Times New Roman"/>
            </w:rPr>
            <w:tab/>
          </w:r>
          <w:r>
            <w:rPr>
              <w:rFonts w:cs="Times New Roman"/>
            </w:rPr>
            <w:fldChar w:fldCharType="begin"/>
          </w:r>
          <w:r>
            <w:rPr>
              <w:rFonts w:cs="Times New Roman"/>
            </w:rPr>
            <w:instrText xml:space="preserve"> PAGEREF _Toc11745 \h </w:instrText>
          </w:r>
          <w:r>
            <w:rPr>
              <w:rFonts w:cs="Times New Roman"/>
            </w:rPr>
            <w:fldChar w:fldCharType="separate"/>
          </w:r>
          <w:r>
            <w:rPr>
              <w:rFonts w:cs="Times New Roman"/>
            </w:rPr>
            <w:t>957</w:t>
          </w:r>
          <w:r>
            <w:rPr>
              <w:rFonts w:cs="Times New Roman"/>
            </w:rPr>
            <w:fldChar w:fldCharType="end"/>
          </w:r>
          <w:r>
            <w:rPr>
              <w:rFonts w:cs="Times New Roman"/>
            </w:rPr>
            <w:fldChar w:fldCharType="end"/>
          </w:r>
        </w:p>
        <w:p w14:paraId="1665C195">
          <w:pPr>
            <w:pStyle w:val="16"/>
            <w:tabs>
              <w:tab w:val="right" w:leader="dot" w:pos="8306"/>
            </w:tabs>
            <w:ind w:left="480" w:firstLine="0" w:firstLineChars="0"/>
            <w:rPr>
              <w:rFonts w:cs="Times New Roman"/>
            </w:rPr>
          </w:pPr>
          <w:r>
            <w:fldChar w:fldCharType="begin"/>
          </w:r>
          <w:r>
            <w:instrText xml:space="preserve"> HYPERLINK \l "_Toc31732" </w:instrText>
          </w:r>
          <w:r>
            <w:fldChar w:fldCharType="separate"/>
          </w:r>
          <w:r>
            <w:rPr>
              <w:rFonts w:cs="Times New Roman"/>
            </w:rPr>
            <w:t>7.1  预算编制说明</w:t>
          </w:r>
          <w:r>
            <w:rPr>
              <w:rFonts w:cs="Times New Roman"/>
            </w:rPr>
            <w:tab/>
          </w:r>
          <w:r>
            <w:rPr>
              <w:rFonts w:cs="Times New Roman"/>
            </w:rPr>
            <w:fldChar w:fldCharType="begin"/>
          </w:r>
          <w:r>
            <w:rPr>
              <w:rFonts w:cs="Times New Roman"/>
            </w:rPr>
            <w:instrText xml:space="preserve"> PAGEREF _Toc31732 \h </w:instrText>
          </w:r>
          <w:r>
            <w:rPr>
              <w:rFonts w:cs="Times New Roman"/>
            </w:rPr>
            <w:fldChar w:fldCharType="separate"/>
          </w:r>
          <w:r>
            <w:rPr>
              <w:rFonts w:cs="Times New Roman"/>
            </w:rPr>
            <w:t>957</w:t>
          </w:r>
          <w:r>
            <w:rPr>
              <w:rFonts w:cs="Times New Roman"/>
            </w:rPr>
            <w:fldChar w:fldCharType="end"/>
          </w:r>
          <w:r>
            <w:rPr>
              <w:rFonts w:cs="Times New Roman"/>
            </w:rPr>
            <w:fldChar w:fldCharType="end"/>
          </w:r>
        </w:p>
        <w:p w14:paraId="58C0347D">
          <w:pPr>
            <w:pStyle w:val="16"/>
            <w:tabs>
              <w:tab w:val="right" w:leader="dot" w:pos="8306"/>
            </w:tabs>
            <w:ind w:left="480" w:firstLine="0" w:firstLineChars="0"/>
            <w:rPr>
              <w:rFonts w:cs="Times New Roman"/>
            </w:rPr>
          </w:pPr>
          <w:r>
            <w:fldChar w:fldCharType="begin"/>
          </w:r>
          <w:r>
            <w:instrText xml:space="preserve"> HYPERLINK \l "_Toc32525" </w:instrText>
          </w:r>
          <w:r>
            <w:fldChar w:fldCharType="separate"/>
          </w:r>
          <w:r>
            <w:rPr>
              <w:rFonts w:cs="Times New Roman"/>
            </w:rPr>
            <w:t>7.2  项目软硬件购置及应用系统开发投资估算</w:t>
          </w:r>
          <w:r>
            <w:rPr>
              <w:rFonts w:cs="Times New Roman"/>
            </w:rPr>
            <w:tab/>
          </w:r>
          <w:r>
            <w:rPr>
              <w:rFonts w:cs="Times New Roman"/>
            </w:rPr>
            <w:fldChar w:fldCharType="begin"/>
          </w:r>
          <w:r>
            <w:rPr>
              <w:rFonts w:cs="Times New Roman"/>
            </w:rPr>
            <w:instrText xml:space="preserve"> PAGEREF _Toc32525 \h </w:instrText>
          </w:r>
          <w:r>
            <w:rPr>
              <w:rFonts w:cs="Times New Roman"/>
            </w:rPr>
            <w:fldChar w:fldCharType="separate"/>
          </w:r>
          <w:r>
            <w:rPr>
              <w:rFonts w:cs="Times New Roman"/>
            </w:rPr>
            <w:t>958</w:t>
          </w:r>
          <w:r>
            <w:rPr>
              <w:rFonts w:cs="Times New Roman"/>
            </w:rPr>
            <w:fldChar w:fldCharType="end"/>
          </w:r>
          <w:r>
            <w:rPr>
              <w:rFonts w:cs="Times New Roman"/>
            </w:rPr>
            <w:fldChar w:fldCharType="end"/>
          </w:r>
        </w:p>
        <w:p w14:paraId="60AA8490">
          <w:pPr>
            <w:pStyle w:val="12"/>
            <w:tabs>
              <w:tab w:val="right" w:leader="dot" w:pos="8306"/>
            </w:tabs>
            <w:ind w:left="960" w:firstLine="0" w:firstLineChars="0"/>
            <w:rPr>
              <w:rFonts w:cs="Times New Roman"/>
            </w:rPr>
          </w:pPr>
          <w:r>
            <w:fldChar w:fldCharType="begin"/>
          </w:r>
          <w:r>
            <w:instrText xml:space="preserve"> HYPERLINK \l "_Toc1402" </w:instrText>
          </w:r>
          <w:r>
            <w:fldChar w:fldCharType="separate"/>
          </w:r>
          <w:r>
            <w:rPr>
              <w:rFonts w:cs="Times New Roman"/>
            </w:rPr>
            <w:t>7.2.1  应用软件开发投资估算</w:t>
          </w:r>
          <w:r>
            <w:rPr>
              <w:rFonts w:cs="Times New Roman"/>
            </w:rPr>
            <w:tab/>
          </w:r>
          <w:r>
            <w:rPr>
              <w:rFonts w:cs="Times New Roman"/>
            </w:rPr>
            <w:fldChar w:fldCharType="begin"/>
          </w:r>
          <w:r>
            <w:rPr>
              <w:rFonts w:cs="Times New Roman"/>
            </w:rPr>
            <w:instrText xml:space="preserve"> PAGEREF _Toc1402 \h </w:instrText>
          </w:r>
          <w:r>
            <w:rPr>
              <w:rFonts w:cs="Times New Roman"/>
            </w:rPr>
            <w:fldChar w:fldCharType="separate"/>
          </w:r>
          <w:r>
            <w:rPr>
              <w:rFonts w:cs="Times New Roman"/>
            </w:rPr>
            <w:t>958</w:t>
          </w:r>
          <w:r>
            <w:rPr>
              <w:rFonts w:cs="Times New Roman"/>
            </w:rPr>
            <w:fldChar w:fldCharType="end"/>
          </w:r>
          <w:r>
            <w:rPr>
              <w:rFonts w:cs="Times New Roman"/>
            </w:rPr>
            <w:fldChar w:fldCharType="end"/>
          </w:r>
        </w:p>
        <w:p w14:paraId="08AC6A66">
          <w:pPr>
            <w:pStyle w:val="12"/>
            <w:tabs>
              <w:tab w:val="right" w:leader="dot" w:pos="8306"/>
            </w:tabs>
            <w:ind w:left="960" w:firstLine="0" w:firstLineChars="0"/>
            <w:rPr>
              <w:rFonts w:cs="Times New Roman"/>
            </w:rPr>
          </w:pPr>
          <w:r>
            <w:fldChar w:fldCharType="begin"/>
          </w:r>
          <w:r>
            <w:instrText xml:space="preserve"> HYPERLINK \l "_Toc31733" </w:instrText>
          </w:r>
          <w:r>
            <w:fldChar w:fldCharType="separate"/>
          </w:r>
          <w:r>
            <w:rPr>
              <w:rFonts w:cs="Times New Roman"/>
            </w:rPr>
            <w:t>7.2.2  产品软件、硬件产品、安全产品购置</w:t>
          </w:r>
          <w:r>
            <w:rPr>
              <w:rFonts w:cs="Times New Roman"/>
            </w:rPr>
            <w:tab/>
          </w:r>
          <w:r>
            <w:rPr>
              <w:rFonts w:cs="Times New Roman"/>
            </w:rPr>
            <w:fldChar w:fldCharType="begin"/>
          </w:r>
          <w:r>
            <w:rPr>
              <w:rFonts w:cs="Times New Roman"/>
            </w:rPr>
            <w:instrText xml:space="preserve"> PAGEREF _Toc31733 \h </w:instrText>
          </w:r>
          <w:r>
            <w:rPr>
              <w:rFonts w:cs="Times New Roman"/>
            </w:rPr>
            <w:fldChar w:fldCharType="separate"/>
          </w:r>
          <w:r>
            <w:rPr>
              <w:rFonts w:cs="Times New Roman"/>
            </w:rPr>
            <w:t>1033</w:t>
          </w:r>
          <w:r>
            <w:rPr>
              <w:rFonts w:cs="Times New Roman"/>
            </w:rPr>
            <w:fldChar w:fldCharType="end"/>
          </w:r>
          <w:r>
            <w:rPr>
              <w:rFonts w:cs="Times New Roman"/>
            </w:rPr>
            <w:fldChar w:fldCharType="end"/>
          </w:r>
        </w:p>
        <w:p w14:paraId="597A759D">
          <w:pPr>
            <w:pStyle w:val="12"/>
            <w:tabs>
              <w:tab w:val="right" w:leader="dot" w:pos="8306"/>
            </w:tabs>
            <w:ind w:left="960" w:firstLine="0" w:firstLineChars="0"/>
            <w:rPr>
              <w:rFonts w:cs="Times New Roman"/>
            </w:rPr>
          </w:pPr>
          <w:r>
            <w:fldChar w:fldCharType="begin"/>
          </w:r>
          <w:r>
            <w:instrText xml:space="preserve"> HYPERLINK \l "_Toc4203" </w:instrText>
          </w:r>
          <w:r>
            <w:fldChar w:fldCharType="separate"/>
          </w:r>
          <w:r>
            <w:rPr>
              <w:rFonts w:cs="Times New Roman"/>
            </w:rPr>
            <w:t>7.2.3  数据治理服务投资估算</w:t>
          </w:r>
          <w:r>
            <w:rPr>
              <w:rFonts w:cs="Times New Roman"/>
            </w:rPr>
            <w:tab/>
          </w:r>
          <w:r>
            <w:rPr>
              <w:rFonts w:cs="Times New Roman"/>
            </w:rPr>
            <w:fldChar w:fldCharType="begin"/>
          </w:r>
          <w:r>
            <w:rPr>
              <w:rFonts w:cs="Times New Roman"/>
            </w:rPr>
            <w:instrText xml:space="preserve"> PAGEREF _Toc4203 \h </w:instrText>
          </w:r>
          <w:r>
            <w:rPr>
              <w:rFonts w:cs="Times New Roman"/>
            </w:rPr>
            <w:fldChar w:fldCharType="separate"/>
          </w:r>
          <w:r>
            <w:rPr>
              <w:rFonts w:cs="Times New Roman"/>
            </w:rPr>
            <w:t>1033</w:t>
          </w:r>
          <w:r>
            <w:rPr>
              <w:rFonts w:cs="Times New Roman"/>
            </w:rPr>
            <w:fldChar w:fldCharType="end"/>
          </w:r>
          <w:r>
            <w:rPr>
              <w:rFonts w:cs="Times New Roman"/>
            </w:rPr>
            <w:fldChar w:fldCharType="end"/>
          </w:r>
        </w:p>
        <w:p w14:paraId="49FEE878">
          <w:pPr>
            <w:pStyle w:val="16"/>
            <w:tabs>
              <w:tab w:val="right" w:leader="dot" w:pos="8306"/>
            </w:tabs>
            <w:ind w:left="480" w:firstLine="0" w:firstLineChars="0"/>
            <w:rPr>
              <w:rFonts w:cs="Times New Roman"/>
            </w:rPr>
          </w:pPr>
          <w:r>
            <w:fldChar w:fldCharType="begin"/>
          </w:r>
          <w:r>
            <w:instrText xml:space="preserve"> HYPERLINK \l "_Toc27594" </w:instrText>
          </w:r>
          <w:r>
            <w:fldChar w:fldCharType="separate"/>
          </w:r>
          <w:r>
            <w:rPr>
              <w:rFonts w:cs="Times New Roman"/>
            </w:rPr>
            <w:t>7.3  项目预算分类汇总清单</w:t>
          </w:r>
          <w:r>
            <w:rPr>
              <w:rFonts w:cs="Times New Roman"/>
            </w:rPr>
            <w:tab/>
          </w:r>
          <w:r>
            <w:rPr>
              <w:rFonts w:cs="Times New Roman"/>
            </w:rPr>
            <w:fldChar w:fldCharType="begin"/>
          </w:r>
          <w:r>
            <w:rPr>
              <w:rFonts w:cs="Times New Roman"/>
            </w:rPr>
            <w:instrText xml:space="preserve"> PAGEREF _Toc27594 \h </w:instrText>
          </w:r>
          <w:r>
            <w:rPr>
              <w:rFonts w:cs="Times New Roman"/>
            </w:rPr>
            <w:fldChar w:fldCharType="separate"/>
          </w:r>
          <w:r>
            <w:rPr>
              <w:rFonts w:cs="Times New Roman"/>
            </w:rPr>
            <w:t>1047</w:t>
          </w:r>
          <w:r>
            <w:rPr>
              <w:rFonts w:cs="Times New Roman"/>
            </w:rPr>
            <w:fldChar w:fldCharType="end"/>
          </w:r>
          <w:r>
            <w:rPr>
              <w:rFonts w:cs="Times New Roman"/>
            </w:rPr>
            <w:fldChar w:fldCharType="end"/>
          </w:r>
        </w:p>
        <w:p w14:paraId="532914AA">
          <w:pPr>
            <w:pStyle w:val="16"/>
            <w:tabs>
              <w:tab w:val="right" w:leader="dot" w:pos="8306"/>
            </w:tabs>
            <w:ind w:left="480" w:firstLine="0" w:firstLineChars="0"/>
            <w:rPr>
              <w:rFonts w:cs="Times New Roman"/>
            </w:rPr>
          </w:pPr>
          <w:r>
            <w:fldChar w:fldCharType="begin"/>
          </w:r>
          <w:r>
            <w:instrText xml:space="preserve"> HYPERLINK \l "_Toc19996" </w:instrText>
          </w:r>
          <w:r>
            <w:fldChar w:fldCharType="separate"/>
          </w:r>
          <w:r>
            <w:rPr>
              <w:rFonts w:cs="Times New Roman"/>
            </w:rPr>
            <w:t>7.4  密码应用建设预算清单</w:t>
          </w:r>
          <w:r>
            <w:rPr>
              <w:rFonts w:cs="Times New Roman"/>
            </w:rPr>
            <w:tab/>
          </w:r>
          <w:r>
            <w:rPr>
              <w:rFonts w:cs="Times New Roman"/>
            </w:rPr>
            <w:fldChar w:fldCharType="begin"/>
          </w:r>
          <w:r>
            <w:rPr>
              <w:rFonts w:cs="Times New Roman"/>
            </w:rPr>
            <w:instrText xml:space="preserve"> PAGEREF _Toc19996 \h </w:instrText>
          </w:r>
          <w:r>
            <w:rPr>
              <w:rFonts w:cs="Times New Roman"/>
            </w:rPr>
            <w:fldChar w:fldCharType="separate"/>
          </w:r>
          <w:r>
            <w:rPr>
              <w:rFonts w:cs="Times New Roman"/>
            </w:rPr>
            <w:t>1049</w:t>
          </w:r>
          <w:r>
            <w:rPr>
              <w:rFonts w:cs="Times New Roman"/>
            </w:rPr>
            <w:fldChar w:fldCharType="end"/>
          </w:r>
          <w:r>
            <w:rPr>
              <w:rFonts w:cs="Times New Roman"/>
            </w:rPr>
            <w:fldChar w:fldCharType="end"/>
          </w:r>
        </w:p>
        <w:p w14:paraId="6A0AAC20">
          <w:pPr>
            <w:pStyle w:val="16"/>
            <w:tabs>
              <w:tab w:val="right" w:leader="dot" w:pos="8306"/>
            </w:tabs>
            <w:ind w:left="480" w:firstLine="0" w:firstLineChars="0"/>
            <w:rPr>
              <w:rFonts w:cs="Times New Roman"/>
            </w:rPr>
          </w:pPr>
          <w:r>
            <w:fldChar w:fldCharType="begin"/>
          </w:r>
          <w:r>
            <w:instrText xml:space="preserve"> HYPERLINK \l "_Toc19910" </w:instrText>
          </w:r>
          <w:r>
            <w:fldChar w:fldCharType="separate"/>
          </w:r>
          <w:r>
            <w:rPr>
              <w:rFonts w:cs="Times New Roman"/>
            </w:rPr>
            <w:t>7.5  预算使用计划</w:t>
          </w:r>
          <w:r>
            <w:rPr>
              <w:rFonts w:cs="Times New Roman"/>
            </w:rPr>
            <w:tab/>
          </w:r>
          <w:r>
            <w:rPr>
              <w:rFonts w:cs="Times New Roman"/>
            </w:rPr>
            <w:fldChar w:fldCharType="begin"/>
          </w:r>
          <w:r>
            <w:rPr>
              <w:rFonts w:cs="Times New Roman"/>
            </w:rPr>
            <w:instrText xml:space="preserve"> PAGEREF _Toc19910 \h </w:instrText>
          </w:r>
          <w:r>
            <w:rPr>
              <w:rFonts w:cs="Times New Roman"/>
            </w:rPr>
            <w:fldChar w:fldCharType="separate"/>
          </w:r>
          <w:r>
            <w:rPr>
              <w:rFonts w:cs="Times New Roman"/>
            </w:rPr>
            <w:t>1049</w:t>
          </w:r>
          <w:r>
            <w:rPr>
              <w:rFonts w:cs="Times New Roman"/>
            </w:rPr>
            <w:fldChar w:fldCharType="end"/>
          </w:r>
          <w:r>
            <w:rPr>
              <w:rFonts w:cs="Times New Roman"/>
            </w:rPr>
            <w:fldChar w:fldCharType="end"/>
          </w:r>
        </w:p>
        <w:p w14:paraId="367A36D2">
          <w:pPr>
            <w:pStyle w:val="14"/>
            <w:tabs>
              <w:tab w:val="right" w:leader="dot" w:pos="8306"/>
            </w:tabs>
            <w:ind w:firstLine="0" w:firstLineChars="0"/>
            <w:rPr>
              <w:rFonts w:cs="Times New Roman"/>
            </w:rPr>
          </w:pPr>
          <w:r>
            <w:fldChar w:fldCharType="begin"/>
          </w:r>
          <w:r>
            <w:instrText xml:space="preserve"> HYPERLINK \l "_Toc3865" </w:instrText>
          </w:r>
          <w:r>
            <w:fldChar w:fldCharType="separate"/>
          </w:r>
          <w:r>
            <w:rPr>
              <w:rFonts w:cs="Times New Roman"/>
              <w:kern w:val="44"/>
            </w:rPr>
            <w:t xml:space="preserve">第八章  </w:t>
          </w:r>
          <w:r>
            <w:rPr>
              <w:rFonts w:cs="Times New Roman"/>
            </w:rPr>
            <w:t>项目建设与运行管理</w:t>
          </w:r>
          <w:r>
            <w:rPr>
              <w:rFonts w:cs="Times New Roman"/>
            </w:rPr>
            <w:tab/>
          </w:r>
          <w:r>
            <w:rPr>
              <w:rFonts w:cs="Times New Roman"/>
            </w:rPr>
            <w:fldChar w:fldCharType="begin"/>
          </w:r>
          <w:r>
            <w:rPr>
              <w:rFonts w:cs="Times New Roman"/>
            </w:rPr>
            <w:instrText xml:space="preserve"> PAGEREF _Toc3865 \h </w:instrText>
          </w:r>
          <w:r>
            <w:rPr>
              <w:rFonts w:cs="Times New Roman"/>
            </w:rPr>
            <w:fldChar w:fldCharType="separate"/>
          </w:r>
          <w:r>
            <w:rPr>
              <w:rFonts w:cs="Times New Roman"/>
            </w:rPr>
            <w:t>1050</w:t>
          </w:r>
          <w:r>
            <w:rPr>
              <w:rFonts w:cs="Times New Roman"/>
            </w:rPr>
            <w:fldChar w:fldCharType="end"/>
          </w:r>
          <w:r>
            <w:rPr>
              <w:rFonts w:cs="Times New Roman"/>
            </w:rPr>
            <w:fldChar w:fldCharType="end"/>
          </w:r>
        </w:p>
        <w:p w14:paraId="0995DF0C">
          <w:pPr>
            <w:pStyle w:val="16"/>
            <w:tabs>
              <w:tab w:val="right" w:leader="dot" w:pos="8306"/>
            </w:tabs>
            <w:ind w:left="480" w:firstLine="0" w:firstLineChars="0"/>
            <w:rPr>
              <w:rFonts w:cs="Times New Roman"/>
            </w:rPr>
          </w:pPr>
          <w:r>
            <w:fldChar w:fldCharType="begin"/>
          </w:r>
          <w:r>
            <w:instrText xml:space="preserve"> HYPERLINK \l "_Toc11674" </w:instrText>
          </w:r>
          <w:r>
            <w:fldChar w:fldCharType="separate"/>
          </w:r>
          <w:r>
            <w:rPr>
              <w:rFonts w:cs="Times New Roman"/>
            </w:rPr>
            <w:t>8.1  领导和管理机构</w:t>
          </w:r>
          <w:r>
            <w:rPr>
              <w:rFonts w:cs="Times New Roman"/>
            </w:rPr>
            <w:tab/>
          </w:r>
          <w:r>
            <w:rPr>
              <w:rFonts w:cs="Times New Roman"/>
            </w:rPr>
            <w:fldChar w:fldCharType="begin"/>
          </w:r>
          <w:r>
            <w:rPr>
              <w:rFonts w:cs="Times New Roman"/>
            </w:rPr>
            <w:instrText xml:space="preserve"> PAGEREF _Toc11674 \h </w:instrText>
          </w:r>
          <w:r>
            <w:rPr>
              <w:rFonts w:cs="Times New Roman"/>
            </w:rPr>
            <w:fldChar w:fldCharType="separate"/>
          </w:r>
          <w:r>
            <w:rPr>
              <w:rFonts w:cs="Times New Roman"/>
            </w:rPr>
            <w:t>1050</w:t>
          </w:r>
          <w:r>
            <w:rPr>
              <w:rFonts w:cs="Times New Roman"/>
            </w:rPr>
            <w:fldChar w:fldCharType="end"/>
          </w:r>
          <w:r>
            <w:rPr>
              <w:rFonts w:cs="Times New Roman"/>
            </w:rPr>
            <w:fldChar w:fldCharType="end"/>
          </w:r>
        </w:p>
        <w:p w14:paraId="559A9125">
          <w:pPr>
            <w:pStyle w:val="16"/>
            <w:tabs>
              <w:tab w:val="right" w:leader="dot" w:pos="8306"/>
            </w:tabs>
            <w:ind w:left="480" w:firstLine="0" w:firstLineChars="0"/>
            <w:rPr>
              <w:rFonts w:cs="Times New Roman"/>
            </w:rPr>
          </w:pPr>
          <w:r>
            <w:fldChar w:fldCharType="begin"/>
          </w:r>
          <w:r>
            <w:instrText xml:space="preserve"> HYPERLINK \l "_Toc91" </w:instrText>
          </w:r>
          <w:r>
            <w:fldChar w:fldCharType="separate"/>
          </w:r>
          <w:r>
            <w:rPr>
              <w:rFonts w:cs="Times New Roman"/>
            </w:rPr>
            <w:t>8.2  项目招标方案</w:t>
          </w:r>
          <w:r>
            <w:rPr>
              <w:rFonts w:cs="Times New Roman"/>
            </w:rPr>
            <w:tab/>
          </w:r>
          <w:r>
            <w:rPr>
              <w:rFonts w:cs="Times New Roman"/>
            </w:rPr>
            <w:fldChar w:fldCharType="begin"/>
          </w:r>
          <w:r>
            <w:rPr>
              <w:rFonts w:cs="Times New Roman"/>
            </w:rPr>
            <w:instrText xml:space="preserve"> PAGEREF _Toc91 \h </w:instrText>
          </w:r>
          <w:r>
            <w:rPr>
              <w:rFonts w:cs="Times New Roman"/>
            </w:rPr>
            <w:fldChar w:fldCharType="separate"/>
          </w:r>
          <w:r>
            <w:rPr>
              <w:rFonts w:cs="Times New Roman"/>
            </w:rPr>
            <w:t>1051</w:t>
          </w:r>
          <w:r>
            <w:rPr>
              <w:rFonts w:cs="Times New Roman"/>
            </w:rPr>
            <w:fldChar w:fldCharType="end"/>
          </w:r>
          <w:r>
            <w:rPr>
              <w:rFonts w:cs="Times New Roman"/>
            </w:rPr>
            <w:fldChar w:fldCharType="end"/>
          </w:r>
        </w:p>
        <w:p w14:paraId="25BF24B7">
          <w:pPr>
            <w:pStyle w:val="16"/>
            <w:tabs>
              <w:tab w:val="right" w:leader="dot" w:pos="8306"/>
            </w:tabs>
            <w:ind w:left="480" w:firstLine="0" w:firstLineChars="0"/>
            <w:rPr>
              <w:rFonts w:cs="Times New Roman"/>
            </w:rPr>
          </w:pPr>
          <w:r>
            <w:fldChar w:fldCharType="begin"/>
          </w:r>
          <w:r>
            <w:instrText xml:space="preserve"> HYPERLINK \l "_Toc15421" </w:instrText>
          </w:r>
          <w:r>
            <w:fldChar w:fldCharType="separate"/>
          </w:r>
          <w:r>
            <w:rPr>
              <w:rFonts w:cs="Times New Roman"/>
            </w:rPr>
            <w:t>8.3  项目建设周期</w:t>
          </w:r>
          <w:r>
            <w:rPr>
              <w:rFonts w:cs="Times New Roman"/>
            </w:rPr>
            <w:tab/>
          </w:r>
          <w:r>
            <w:rPr>
              <w:rFonts w:cs="Times New Roman"/>
            </w:rPr>
            <w:fldChar w:fldCharType="begin"/>
          </w:r>
          <w:r>
            <w:rPr>
              <w:rFonts w:cs="Times New Roman"/>
            </w:rPr>
            <w:instrText xml:space="preserve"> PAGEREF _Toc15421 \h </w:instrText>
          </w:r>
          <w:r>
            <w:rPr>
              <w:rFonts w:cs="Times New Roman"/>
            </w:rPr>
            <w:fldChar w:fldCharType="separate"/>
          </w:r>
          <w:r>
            <w:rPr>
              <w:rFonts w:cs="Times New Roman"/>
            </w:rPr>
            <w:t>1051</w:t>
          </w:r>
          <w:r>
            <w:rPr>
              <w:rFonts w:cs="Times New Roman"/>
            </w:rPr>
            <w:fldChar w:fldCharType="end"/>
          </w:r>
          <w:r>
            <w:rPr>
              <w:rFonts w:cs="Times New Roman"/>
            </w:rPr>
            <w:fldChar w:fldCharType="end"/>
          </w:r>
        </w:p>
        <w:p w14:paraId="30F04604">
          <w:pPr>
            <w:pStyle w:val="16"/>
            <w:tabs>
              <w:tab w:val="right" w:leader="dot" w:pos="8306"/>
            </w:tabs>
            <w:ind w:left="480" w:firstLine="0" w:firstLineChars="0"/>
            <w:rPr>
              <w:rFonts w:cs="Times New Roman"/>
            </w:rPr>
          </w:pPr>
          <w:r>
            <w:fldChar w:fldCharType="begin"/>
          </w:r>
          <w:r>
            <w:instrText xml:space="preserve"> HYPERLINK \l "_Toc28500" </w:instrText>
          </w:r>
          <w:r>
            <w:fldChar w:fldCharType="separate"/>
          </w:r>
          <w:r>
            <w:rPr>
              <w:rFonts w:cs="Times New Roman"/>
            </w:rPr>
            <w:t>8.4  项目具体实施进度、质量、资金管理方案</w:t>
          </w:r>
          <w:r>
            <w:rPr>
              <w:rFonts w:cs="Times New Roman"/>
            </w:rPr>
            <w:tab/>
          </w:r>
          <w:r>
            <w:rPr>
              <w:rFonts w:cs="Times New Roman"/>
            </w:rPr>
            <w:fldChar w:fldCharType="begin"/>
          </w:r>
          <w:r>
            <w:rPr>
              <w:rFonts w:cs="Times New Roman"/>
            </w:rPr>
            <w:instrText xml:space="preserve"> PAGEREF _Toc28500 \h </w:instrText>
          </w:r>
          <w:r>
            <w:rPr>
              <w:rFonts w:cs="Times New Roman"/>
            </w:rPr>
            <w:fldChar w:fldCharType="separate"/>
          </w:r>
          <w:r>
            <w:rPr>
              <w:rFonts w:cs="Times New Roman"/>
            </w:rPr>
            <w:t>1051</w:t>
          </w:r>
          <w:r>
            <w:rPr>
              <w:rFonts w:cs="Times New Roman"/>
            </w:rPr>
            <w:fldChar w:fldCharType="end"/>
          </w:r>
          <w:r>
            <w:rPr>
              <w:rFonts w:cs="Times New Roman"/>
            </w:rPr>
            <w:fldChar w:fldCharType="end"/>
          </w:r>
        </w:p>
        <w:p w14:paraId="0CBAD083">
          <w:pPr>
            <w:pStyle w:val="12"/>
            <w:tabs>
              <w:tab w:val="right" w:leader="dot" w:pos="8306"/>
            </w:tabs>
            <w:ind w:left="960" w:firstLine="0" w:firstLineChars="0"/>
            <w:rPr>
              <w:rFonts w:cs="Times New Roman"/>
            </w:rPr>
          </w:pPr>
          <w:r>
            <w:fldChar w:fldCharType="begin"/>
          </w:r>
          <w:r>
            <w:instrText xml:space="preserve"> HYPERLINK \l "_Toc22607" </w:instrText>
          </w:r>
          <w:r>
            <w:fldChar w:fldCharType="separate"/>
          </w:r>
          <w:r>
            <w:rPr>
              <w:rFonts w:cs="Times New Roman"/>
            </w:rPr>
            <w:t>8.4.1  项目具体实施进度</w:t>
          </w:r>
          <w:r>
            <w:rPr>
              <w:rFonts w:cs="Times New Roman"/>
            </w:rPr>
            <w:tab/>
          </w:r>
          <w:r>
            <w:rPr>
              <w:rFonts w:cs="Times New Roman"/>
            </w:rPr>
            <w:fldChar w:fldCharType="begin"/>
          </w:r>
          <w:r>
            <w:rPr>
              <w:rFonts w:cs="Times New Roman"/>
            </w:rPr>
            <w:instrText xml:space="preserve"> PAGEREF _Toc22607 \h </w:instrText>
          </w:r>
          <w:r>
            <w:rPr>
              <w:rFonts w:cs="Times New Roman"/>
            </w:rPr>
            <w:fldChar w:fldCharType="separate"/>
          </w:r>
          <w:r>
            <w:rPr>
              <w:rFonts w:cs="Times New Roman"/>
            </w:rPr>
            <w:t>1051</w:t>
          </w:r>
          <w:r>
            <w:rPr>
              <w:rFonts w:cs="Times New Roman"/>
            </w:rPr>
            <w:fldChar w:fldCharType="end"/>
          </w:r>
          <w:r>
            <w:rPr>
              <w:rFonts w:cs="Times New Roman"/>
            </w:rPr>
            <w:fldChar w:fldCharType="end"/>
          </w:r>
        </w:p>
        <w:p w14:paraId="75DDE8E2">
          <w:pPr>
            <w:pStyle w:val="12"/>
            <w:tabs>
              <w:tab w:val="right" w:leader="dot" w:pos="8306"/>
            </w:tabs>
            <w:ind w:left="960" w:firstLine="0" w:firstLineChars="0"/>
            <w:rPr>
              <w:rFonts w:cs="Times New Roman"/>
            </w:rPr>
          </w:pPr>
          <w:r>
            <w:fldChar w:fldCharType="begin"/>
          </w:r>
          <w:r>
            <w:instrText xml:space="preserve"> HYPERLINK \l "_Toc13135" </w:instrText>
          </w:r>
          <w:r>
            <w:fldChar w:fldCharType="separate"/>
          </w:r>
          <w:r>
            <w:rPr>
              <w:rFonts w:cs="Times New Roman"/>
            </w:rPr>
            <w:t>8.4.2  项目质量管理方案</w:t>
          </w:r>
          <w:r>
            <w:rPr>
              <w:rFonts w:cs="Times New Roman"/>
            </w:rPr>
            <w:tab/>
          </w:r>
          <w:r>
            <w:rPr>
              <w:rFonts w:cs="Times New Roman"/>
            </w:rPr>
            <w:fldChar w:fldCharType="begin"/>
          </w:r>
          <w:r>
            <w:rPr>
              <w:rFonts w:cs="Times New Roman"/>
            </w:rPr>
            <w:instrText xml:space="preserve"> PAGEREF _Toc13135 \h </w:instrText>
          </w:r>
          <w:r>
            <w:rPr>
              <w:rFonts w:cs="Times New Roman"/>
            </w:rPr>
            <w:fldChar w:fldCharType="separate"/>
          </w:r>
          <w:r>
            <w:rPr>
              <w:rFonts w:cs="Times New Roman"/>
            </w:rPr>
            <w:t>1052</w:t>
          </w:r>
          <w:r>
            <w:rPr>
              <w:rFonts w:cs="Times New Roman"/>
            </w:rPr>
            <w:fldChar w:fldCharType="end"/>
          </w:r>
          <w:r>
            <w:rPr>
              <w:rFonts w:cs="Times New Roman"/>
            </w:rPr>
            <w:fldChar w:fldCharType="end"/>
          </w:r>
        </w:p>
        <w:p w14:paraId="5D3C2840">
          <w:pPr>
            <w:pStyle w:val="12"/>
            <w:tabs>
              <w:tab w:val="right" w:leader="dot" w:pos="8306"/>
            </w:tabs>
            <w:ind w:left="960" w:firstLine="0" w:firstLineChars="0"/>
            <w:rPr>
              <w:rFonts w:cs="Times New Roman"/>
            </w:rPr>
          </w:pPr>
          <w:r>
            <w:fldChar w:fldCharType="begin"/>
          </w:r>
          <w:r>
            <w:instrText xml:space="preserve"> HYPERLINK \l "_Toc19048" </w:instrText>
          </w:r>
          <w:r>
            <w:fldChar w:fldCharType="separate"/>
          </w:r>
          <w:r>
            <w:rPr>
              <w:rFonts w:cs="Times New Roman"/>
            </w:rPr>
            <w:t>8.4.3  项目资金管理</w:t>
          </w:r>
          <w:r>
            <w:rPr>
              <w:rFonts w:cs="Times New Roman"/>
            </w:rPr>
            <w:tab/>
          </w:r>
          <w:r>
            <w:rPr>
              <w:rFonts w:cs="Times New Roman"/>
            </w:rPr>
            <w:fldChar w:fldCharType="begin"/>
          </w:r>
          <w:r>
            <w:rPr>
              <w:rFonts w:cs="Times New Roman"/>
            </w:rPr>
            <w:instrText xml:space="preserve"> PAGEREF _Toc19048 \h </w:instrText>
          </w:r>
          <w:r>
            <w:rPr>
              <w:rFonts w:cs="Times New Roman"/>
            </w:rPr>
            <w:fldChar w:fldCharType="separate"/>
          </w:r>
          <w:r>
            <w:rPr>
              <w:rFonts w:cs="Times New Roman"/>
            </w:rPr>
            <w:t>1054</w:t>
          </w:r>
          <w:r>
            <w:rPr>
              <w:rFonts w:cs="Times New Roman"/>
            </w:rPr>
            <w:fldChar w:fldCharType="end"/>
          </w:r>
          <w:r>
            <w:rPr>
              <w:rFonts w:cs="Times New Roman"/>
            </w:rPr>
            <w:fldChar w:fldCharType="end"/>
          </w:r>
        </w:p>
        <w:p w14:paraId="67E10CB8">
          <w:pPr>
            <w:pStyle w:val="16"/>
            <w:tabs>
              <w:tab w:val="right" w:leader="dot" w:pos="8306"/>
            </w:tabs>
            <w:ind w:left="480" w:firstLine="0" w:firstLineChars="0"/>
            <w:rPr>
              <w:rFonts w:cs="Times New Roman"/>
            </w:rPr>
          </w:pPr>
          <w:r>
            <w:fldChar w:fldCharType="begin"/>
          </w:r>
          <w:r>
            <w:instrText xml:space="preserve"> HYPERLINK \l "_Toc3838" </w:instrText>
          </w:r>
          <w:r>
            <w:fldChar w:fldCharType="separate"/>
          </w:r>
          <w:r>
            <w:rPr>
              <w:rFonts w:cs="Times New Roman"/>
            </w:rPr>
            <w:t>8.5  相关管理制度</w:t>
          </w:r>
          <w:r>
            <w:rPr>
              <w:rFonts w:cs="Times New Roman"/>
            </w:rPr>
            <w:tab/>
          </w:r>
          <w:r>
            <w:rPr>
              <w:rFonts w:cs="Times New Roman"/>
            </w:rPr>
            <w:fldChar w:fldCharType="begin"/>
          </w:r>
          <w:r>
            <w:rPr>
              <w:rFonts w:cs="Times New Roman"/>
            </w:rPr>
            <w:instrText xml:space="preserve"> PAGEREF _Toc3838 \h </w:instrText>
          </w:r>
          <w:r>
            <w:rPr>
              <w:rFonts w:cs="Times New Roman"/>
            </w:rPr>
            <w:fldChar w:fldCharType="separate"/>
          </w:r>
          <w:r>
            <w:rPr>
              <w:rFonts w:cs="Times New Roman"/>
            </w:rPr>
            <w:t>1054</w:t>
          </w:r>
          <w:r>
            <w:rPr>
              <w:rFonts w:cs="Times New Roman"/>
            </w:rPr>
            <w:fldChar w:fldCharType="end"/>
          </w:r>
          <w:r>
            <w:rPr>
              <w:rFonts w:cs="Times New Roman"/>
            </w:rPr>
            <w:fldChar w:fldCharType="end"/>
          </w:r>
        </w:p>
        <w:p w14:paraId="3FB1D725">
          <w:pPr>
            <w:pStyle w:val="14"/>
            <w:tabs>
              <w:tab w:val="right" w:leader="dot" w:pos="8306"/>
            </w:tabs>
            <w:ind w:firstLine="0" w:firstLineChars="0"/>
            <w:rPr>
              <w:rFonts w:cs="Times New Roman"/>
            </w:rPr>
          </w:pPr>
          <w:r>
            <w:fldChar w:fldCharType="begin"/>
          </w:r>
          <w:r>
            <w:instrText xml:space="preserve"> HYPERLINK \l "_Toc23820" </w:instrText>
          </w:r>
          <w:r>
            <w:fldChar w:fldCharType="separate"/>
          </w:r>
          <w:r>
            <w:rPr>
              <w:rFonts w:cs="Times New Roman"/>
              <w:kern w:val="44"/>
            </w:rPr>
            <w:t xml:space="preserve">第九章  </w:t>
          </w:r>
          <w:r>
            <w:rPr>
              <w:rFonts w:cs="Times New Roman"/>
            </w:rPr>
            <w:t>其他</w:t>
          </w:r>
          <w:r>
            <w:rPr>
              <w:rFonts w:cs="Times New Roman"/>
            </w:rPr>
            <w:tab/>
          </w:r>
          <w:r>
            <w:rPr>
              <w:rFonts w:cs="Times New Roman"/>
            </w:rPr>
            <w:fldChar w:fldCharType="begin"/>
          </w:r>
          <w:r>
            <w:rPr>
              <w:rFonts w:cs="Times New Roman"/>
            </w:rPr>
            <w:instrText xml:space="preserve"> PAGEREF _Toc23820 \h </w:instrText>
          </w:r>
          <w:r>
            <w:rPr>
              <w:rFonts w:cs="Times New Roman"/>
            </w:rPr>
            <w:fldChar w:fldCharType="separate"/>
          </w:r>
          <w:r>
            <w:rPr>
              <w:rFonts w:cs="Times New Roman"/>
            </w:rPr>
            <w:t>1055</w:t>
          </w:r>
          <w:r>
            <w:rPr>
              <w:rFonts w:cs="Times New Roman"/>
            </w:rPr>
            <w:fldChar w:fldCharType="end"/>
          </w:r>
          <w:r>
            <w:rPr>
              <w:rFonts w:cs="Times New Roman"/>
            </w:rPr>
            <w:fldChar w:fldCharType="end"/>
          </w:r>
        </w:p>
        <w:p w14:paraId="24977A4A">
          <w:pPr>
            <w:pStyle w:val="16"/>
            <w:tabs>
              <w:tab w:val="right" w:leader="dot" w:pos="8306"/>
            </w:tabs>
            <w:ind w:left="480" w:firstLine="0" w:firstLineChars="0"/>
            <w:rPr>
              <w:rFonts w:cs="Times New Roman"/>
            </w:rPr>
          </w:pPr>
          <w:r>
            <w:fldChar w:fldCharType="begin"/>
          </w:r>
          <w:r>
            <w:instrText xml:space="preserve"> HYPERLINK \l "_Toc13088" </w:instrText>
          </w:r>
          <w:r>
            <w:fldChar w:fldCharType="separate"/>
          </w:r>
          <w:r>
            <w:rPr>
              <w:rFonts w:cs="Times New Roman"/>
            </w:rPr>
            <w:t>9.1  项目预算编制有关的政策、技术、经济资料</w:t>
          </w:r>
          <w:r>
            <w:rPr>
              <w:rFonts w:cs="Times New Roman"/>
            </w:rPr>
            <w:tab/>
          </w:r>
          <w:r>
            <w:rPr>
              <w:rFonts w:cs="Times New Roman"/>
            </w:rPr>
            <w:fldChar w:fldCharType="begin"/>
          </w:r>
          <w:r>
            <w:rPr>
              <w:rFonts w:cs="Times New Roman"/>
            </w:rPr>
            <w:instrText xml:space="preserve"> PAGEREF _Toc13088 \h </w:instrText>
          </w:r>
          <w:r>
            <w:rPr>
              <w:rFonts w:cs="Times New Roman"/>
            </w:rPr>
            <w:fldChar w:fldCharType="separate"/>
          </w:r>
          <w:r>
            <w:rPr>
              <w:rFonts w:cs="Times New Roman"/>
            </w:rPr>
            <w:t>1055</w:t>
          </w:r>
          <w:r>
            <w:rPr>
              <w:rFonts w:cs="Times New Roman"/>
            </w:rPr>
            <w:fldChar w:fldCharType="end"/>
          </w:r>
          <w:r>
            <w:rPr>
              <w:rFonts w:cs="Times New Roman"/>
            </w:rPr>
            <w:fldChar w:fldCharType="end"/>
          </w:r>
        </w:p>
        <w:p w14:paraId="623B262C">
          <w:pPr>
            <w:pStyle w:val="16"/>
            <w:tabs>
              <w:tab w:val="right" w:leader="dot" w:pos="8306"/>
            </w:tabs>
            <w:ind w:left="480" w:firstLine="0" w:firstLineChars="0"/>
            <w:rPr>
              <w:rFonts w:cs="Times New Roman"/>
            </w:rPr>
          </w:pPr>
          <w:r>
            <w:fldChar w:fldCharType="begin"/>
          </w:r>
          <w:r>
            <w:instrText xml:space="preserve"> HYPERLINK \l "_Toc29983" </w:instrText>
          </w:r>
          <w:r>
            <w:fldChar w:fldCharType="separate"/>
          </w:r>
          <w:r>
            <w:rPr>
              <w:rFonts w:cs="Times New Roman"/>
            </w:rPr>
            <w:t>9.2  系统软硬件物理布置图</w:t>
          </w:r>
          <w:r>
            <w:rPr>
              <w:rFonts w:cs="Times New Roman"/>
            </w:rPr>
            <w:tab/>
          </w:r>
          <w:r>
            <w:rPr>
              <w:rFonts w:cs="Times New Roman"/>
            </w:rPr>
            <w:fldChar w:fldCharType="begin"/>
          </w:r>
          <w:r>
            <w:rPr>
              <w:rFonts w:cs="Times New Roman"/>
            </w:rPr>
            <w:instrText xml:space="preserve"> PAGEREF _Toc29983 \h </w:instrText>
          </w:r>
          <w:r>
            <w:rPr>
              <w:rFonts w:cs="Times New Roman"/>
            </w:rPr>
            <w:fldChar w:fldCharType="separate"/>
          </w:r>
          <w:r>
            <w:rPr>
              <w:rFonts w:cs="Times New Roman"/>
            </w:rPr>
            <w:t>1056</w:t>
          </w:r>
          <w:r>
            <w:rPr>
              <w:rFonts w:cs="Times New Roman"/>
            </w:rPr>
            <w:fldChar w:fldCharType="end"/>
          </w:r>
          <w:r>
            <w:rPr>
              <w:rFonts w:cs="Times New Roman"/>
            </w:rPr>
            <w:fldChar w:fldCharType="end"/>
          </w:r>
        </w:p>
        <w:p w14:paraId="12345628">
          <w:pPr>
            <w:pStyle w:val="16"/>
            <w:tabs>
              <w:tab w:val="right" w:leader="dot" w:pos="8306"/>
            </w:tabs>
            <w:ind w:left="480" w:firstLine="0" w:firstLineChars="0"/>
            <w:rPr>
              <w:rFonts w:cs="Times New Roman"/>
            </w:rPr>
          </w:pPr>
          <w:r>
            <w:fldChar w:fldCharType="begin"/>
          </w:r>
          <w:r>
            <w:instrText xml:space="preserve"> HYPERLINK \l "_Toc5026" </w:instrText>
          </w:r>
          <w:r>
            <w:fldChar w:fldCharType="separate"/>
          </w:r>
          <w:r>
            <w:rPr>
              <w:rFonts w:cs="Times New Roman"/>
            </w:rPr>
            <w:t>9.3  相关研究成果</w:t>
          </w:r>
          <w:r>
            <w:rPr>
              <w:rFonts w:cs="Times New Roman"/>
            </w:rPr>
            <w:tab/>
          </w:r>
          <w:r>
            <w:rPr>
              <w:rFonts w:cs="Times New Roman"/>
            </w:rPr>
            <w:fldChar w:fldCharType="begin"/>
          </w:r>
          <w:r>
            <w:rPr>
              <w:rFonts w:cs="Times New Roman"/>
            </w:rPr>
            <w:instrText xml:space="preserve"> PAGEREF _Toc5026 \h </w:instrText>
          </w:r>
          <w:r>
            <w:rPr>
              <w:rFonts w:cs="Times New Roman"/>
            </w:rPr>
            <w:fldChar w:fldCharType="separate"/>
          </w:r>
          <w:r>
            <w:rPr>
              <w:rFonts w:cs="Times New Roman"/>
            </w:rPr>
            <w:t>1056</w:t>
          </w:r>
          <w:r>
            <w:rPr>
              <w:rFonts w:cs="Times New Roman"/>
            </w:rPr>
            <w:fldChar w:fldCharType="end"/>
          </w:r>
          <w:r>
            <w:rPr>
              <w:rFonts w:cs="Times New Roman"/>
            </w:rPr>
            <w:fldChar w:fldCharType="end"/>
          </w:r>
        </w:p>
        <w:p w14:paraId="7CD9ECC8">
          <w:pPr>
            <w:pStyle w:val="15"/>
            <w:rPr>
              <w:rFonts w:cs="Times New Roman"/>
            </w:rPr>
            <w:sectPr>
              <w:footerReference r:id="rId11" w:type="default"/>
              <w:type w:val="oddPage"/>
              <w:pgSz w:w="11906" w:h="16838"/>
              <w:pgMar w:top="1440" w:right="1800" w:bottom="1440" w:left="1800" w:header="851" w:footer="992" w:gutter="0"/>
              <w:pgNumType w:fmt="upperRoman" w:start="1"/>
              <w:cols w:space="425" w:num="1"/>
              <w:docGrid w:type="lines" w:linePitch="312" w:charSpace="0"/>
            </w:sectPr>
          </w:pPr>
          <w:r>
            <w:rPr>
              <w:rFonts w:cs="Times New Roman"/>
            </w:rPr>
            <w:fldChar w:fldCharType="end"/>
          </w:r>
        </w:p>
      </w:sdtContent>
    </w:sdt>
    <w:p w14:paraId="4F5DB3F5">
      <w:pPr>
        <w:pStyle w:val="2"/>
        <w:numPr>
          <w:ilvl w:val="0"/>
          <w:numId w:val="0"/>
        </w:numPr>
      </w:pPr>
      <w:bookmarkStart w:id="35" w:name="_Toc8530"/>
      <w:r>
        <w:rPr>
          <w:rFonts w:hint="eastAsia" w:cs="宋体"/>
        </w:rPr>
        <w:t xml:space="preserve">第一章  </w:t>
      </w:r>
      <w:r>
        <w:rPr>
          <w:rFonts w:hint="eastAsia"/>
        </w:rPr>
        <w:t>单位概况</w:t>
      </w:r>
      <w:bookmarkEnd w:id="35"/>
    </w:p>
    <w:p w14:paraId="58CDAF38">
      <w:pPr>
        <w:pStyle w:val="3"/>
        <w:numPr>
          <w:ilvl w:val="1"/>
          <w:numId w:val="0"/>
        </w:numPr>
      </w:pPr>
      <w:bookmarkStart w:id="36" w:name="_Toc25173"/>
      <w:r>
        <w:rPr>
          <w:rFonts w:hint="eastAsia" w:ascii="Times New Roman" w:hAnsi="Times New Roman" w:cs="宋体"/>
        </w:rPr>
        <w:t xml:space="preserve">1.1  </w:t>
      </w:r>
      <w:r>
        <w:rPr>
          <w:rFonts w:hint="eastAsia"/>
        </w:rPr>
        <w:t>业务需求单位概况</w:t>
      </w:r>
      <w:bookmarkEnd w:id="36"/>
    </w:p>
    <w:p w14:paraId="65C7E2CA">
      <w:pPr>
        <w:pStyle w:val="4"/>
        <w:numPr>
          <w:ilvl w:val="2"/>
          <w:numId w:val="0"/>
        </w:numPr>
      </w:pPr>
      <w:bookmarkStart w:id="37" w:name="_Toc6309"/>
      <w:r>
        <w:rPr>
          <w:rFonts w:hint="eastAsia" w:ascii="Times New Roman" w:hAnsi="Times New Roman" w:cs="宋体"/>
        </w:rPr>
        <w:t xml:space="preserve">1.1.1  </w:t>
      </w:r>
      <w:r>
        <w:rPr>
          <w:rFonts w:hint="eastAsia"/>
        </w:rPr>
        <w:t>业务需求单位名称</w:t>
      </w:r>
      <w:bookmarkEnd w:id="37"/>
    </w:p>
    <w:p w14:paraId="40544B5B">
      <w:pPr>
        <w:ind w:firstLine="480"/>
        <w:rPr>
          <w:rFonts w:cs="Times New Roman"/>
        </w:rPr>
      </w:pPr>
      <w:r>
        <w:rPr>
          <w:rFonts w:cs="Times New Roman"/>
        </w:rPr>
        <w:t>上海市国有资产监督管理委员会。</w:t>
      </w:r>
    </w:p>
    <w:p w14:paraId="7CDBB214">
      <w:pPr>
        <w:pStyle w:val="4"/>
        <w:numPr>
          <w:ilvl w:val="2"/>
          <w:numId w:val="0"/>
        </w:numPr>
      </w:pPr>
      <w:bookmarkStart w:id="38" w:name="_Toc9689"/>
      <w:r>
        <w:rPr>
          <w:rFonts w:hint="eastAsia" w:ascii="Times New Roman" w:hAnsi="Times New Roman" w:cs="宋体"/>
        </w:rPr>
        <w:t xml:space="preserve">1.1.2  </w:t>
      </w:r>
      <w:r>
        <w:rPr>
          <w:rFonts w:hint="eastAsia"/>
        </w:rPr>
        <w:t>业务需求单位概况</w:t>
      </w:r>
      <w:bookmarkEnd w:id="38"/>
    </w:p>
    <w:p w14:paraId="134BA92C">
      <w:pPr>
        <w:ind w:firstLine="480"/>
        <w:rPr>
          <w:rFonts w:cs="Times New Roman"/>
        </w:rPr>
      </w:pPr>
      <w:r>
        <w:rPr>
          <w:rFonts w:cs="Times New Roman"/>
        </w:rPr>
        <w:t>上海市国有资产监督管理委员会职能：</w:t>
      </w:r>
    </w:p>
    <w:p w14:paraId="58A5B2DB">
      <w:pPr>
        <w:ind w:firstLine="480"/>
        <w:rPr>
          <w:rFonts w:cs="Times New Roman"/>
        </w:rPr>
      </w:pPr>
      <w:r>
        <w:rPr>
          <w:rFonts w:cs="Times New Roman"/>
        </w:rPr>
        <w:t>（1）贯彻落实加强党对国资国企改革发展工作集中统一领导的要求，保证市委、市政府重大决策在所监管企业贯彻落实并组织督促检查。积极推进所监管企业党的建设，确保所监管企业党组织按照党章等规定发挥重要作用。</w:t>
      </w:r>
    </w:p>
    <w:p w14:paraId="67CB6C66">
      <w:pPr>
        <w:ind w:firstLine="480"/>
        <w:rPr>
          <w:rFonts w:cs="Times New Roman"/>
        </w:rPr>
      </w:pPr>
      <w:r>
        <w:rPr>
          <w:rFonts w:cs="Times New Roman"/>
        </w:rPr>
        <w:t>（2）根据市政府授权，按照国有资产监督管理有关法律法规履行出资人职责，以管资本为主，监管国家出资企业的国有资产，加强国有资产的管理工作，促进国资国企高质量发展。</w:t>
      </w:r>
    </w:p>
    <w:p w14:paraId="020A7407">
      <w:pPr>
        <w:ind w:firstLine="480"/>
        <w:rPr>
          <w:rFonts w:cs="Times New Roman"/>
        </w:rPr>
      </w:pPr>
      <w:r>
        <w:rPr>
          <w:rFonts w:cs="Times New Roman"/>
        </w:rPr>
        <w:t>（3）负责国家出资企业的国有资产基础管理，研究起草有关国有资产监督管理的地方性法规、规章草案，拟订有关政策，并组织实施。依法对各区国有资产监督管理工作进行指导和监督。</w:t>
      </w:r>
    </w:p>
    <w:p w14:paraId="6611E464">
      <w:pPr>
        <w:ind w:firstLine="480"/>
        <w:rPr>
          <w:rFonts w:cs="Times New Roman"/>
        </w:rPr>
      </w:pPr>
      <w:r>
        <w:rPr>
          <w:rFonts w:cs="Times New Roman"/>
        </w:rPr>
        <w:t>（4）加强对国家出资企业发展战略和规划的管理，强化所监管企业创新发展，推动所监管金融企业服务实体经济，推进全市国有经济布局和结构的战略性调整。通过加强主业管理等方式，管好所监管企业投资方向。</w:t>
      </w:r>
    </w:p>
    <w:p w14:paraId="5773C4D8">
      <w:pPr>
        <w:ind w:firstLine="480"/>
        <w:rPr>
          <w:rFonts w:cs="Times New Roman"/>
        </w:rPr>
      </w:pPr>
      <w:r>
        <w:rPr>
          <w:rFonts w:cs="Times New Roman"/>
        </w:rPr>
        <w:t>（5）规范国有资本运作，组织指导国有资本投资、运营公司开展国有资本运营。</w:t>
      </w:r>
    </w:p>
    <w:p w14:paraId="0F536E42">
      <w:pPr>
        <w:ind w:firstLine="480"/>
        <w:rPr>
          <w:rFonts w:cs="Times New Roman"/>
        </w:rPr>
      </w:pPr>
      <w:r>
        <w:rPr>
          <w:rFonts w:cs="Times New Roman"/>
        </w:rPr>
        <w:t>（6）指导推进所监管企业改革和重组，推进中国特色现代企业制度建设，推动完善公司治理结构。</w:t>
      </w:r>
    </w:p>
    <w:p w14:paraId="0EB9A103">
      <w:pPr>
        <w:ind w:firstLine="480"/>
        <w:rPr>
          <w:rFonts w:cs="Times New Roman"/>
        </w:rPr>
      </w:pPr>
      <w:r>
        <w:rPr>
          <w:rFonts w:cs="Times New Roman"/>
        </w:rPr>
        <w:t>（7）负责所监管企业国有产权登记和资产评估管理工作，审核所监管企业资本金变动和股权转让等事项，监督、规范国有产权交易。</w:t>
      </w:r>
    </w:p>
    <w:p w14:paraId="0262AB10">
      <w:pPr>
        <w:ind w:firstLine="480"/>
        <w:rPr>
          <w:rFonts w:cs="Times New Roman"/>
        </w:rPr>
      </w:pPr>
    </w:p>
    <w:p w14:paraId="1E49366B">
      <w:pPr>
        <w:ind w:firstLine="480"/>
        <w:rPr>
          <w:rFonts w:cs="Times New Roman"/>
        </w:rPr>
      </w:pPr>
      <w:r>
        <w:rPr>
          <w:rFonts w:hint="eastAsia" w:cs="Times New Roman"/>
        </w:rPr>
        <w:t>（8）</w:t>
      </w:r>
      <w:r>
        <w:rPr>
          <w:rFonts w:cs="Times New Roman"/>
        </w:rPr>
        <w:t>负责国家出资企业国有资产的清产核资和资产统计等工作，对所监管企业重大财务事项进行监管。负责组织所监管企业上交国有资本收益，参与制定</w:t>
      </w:r>
      <w:r>
        <w:rPr>
          <w:rFonts w:hint="eastAsia" w:cs="Times New Roman"/>
        </w:rPr>
        <w:t>。</w:t>
      </w:r>
    </w:p>
    <w:p w14:paraId="79B963C9">
      <w:pPr>
        <w:ind w:firstLine="480"/>
        <w:rPr>
          <w:rFonts w:cs="Times New Roman"/>
        </w:rPr>
      </w:pPr>
      <w:r>
        <w:rPr>
          <w:rFonts w:cs="Times New Roman"/>
        </w:rPr>
        <w:t>国有资本经营预算有关管理制度和办法，负责国有资本经营预算编制和执行等工作。</w:t>
      </w:r>
    </w:p>
    <w:p w14:paraId="583620B6">
      <w:pPr>
        <w:ind w:firstLine="480"/>
        <w:rPr>
          <w:rFonts w:cs="Times New Roman"/>
        </w:rPr>
      </w:pPr>
      <w:r>
        <w:rPr>
          <w:rFonts w:cs="Times New Roman"/>
        </w:rPr>
        <w:t>（9）负责对所监管企业国有资产的保值增值情况进行监管。按照有关分工，负责所监管企业工资分配管理工作，制定所监管企业负责人收入分配政策，并组织实施。</w:t>
      </w:r>
    </w:p>
    <w:p w14:paraId="2F91C859">
      <w:pPr>
        <w:ind w:firstLine="480"/>
        <w:rPr>
          <w:rFonts w:cs="Times New Roman"/>
        </w:rPr>
      </w:pPr>
      <w:r>
        <w:rPr>
          <w:rFonts w:cs="Times New Roman"/>
        </w:rPr>
        <w:t>（10）协助市委做好市委管理的企业领导人员的有关管理工作。按照干部管理权限，对所监管企业负责人进行任免、考核，并根据其经营业绩进行奖惩，建立符合社会主义市场经济体制和中国特色现代企业制度要求的选人、用人机制，完善经营者激励和约束制度。指导所监管企业人才工作。</w:t>
      </w:r>
    </w:p>
    <w:p w14:paraId="06BFDD32">
      <w:pPr>
        <w:ind w:firstLine="480"/>
        <w:rPr>
          <w:rFonts w:cs="Times New Roman"/>
        </w:rPr>
      </w:pPr>
      <w:r>
        <w:rPr>
          <w:rFonts w:cs="Times New Roman"/>
        </w:rPr>
        <w:t>（11）负责监督检查所监管企业贯彻落实有关法律、法规、规章和规范性文件的情况。负责分类处置、督办和核查监督工作中发现的问题，组织开展国有资产重大损失调查。</w:t>
      </w:r>
    </w:p>
    <w:p w14:paraId="099578FF">
      <w:pPr>
        <w:ind w:firstLine="480"/>
        <w:rPr>
          <w:rFonts w:cs="Times New Roman"/>
        </w:rPr>
      </w:pPr>
      <w:r>
        <w:rPr>
          <w:rFonts w:cs="Times New Roman"/>
        </w:rPr>
        <w:t>（12）完成市委、市政府交办的其他任务。</w:t>
      </w:r>
    </w:p>
    <w:p w14:paraId="464F7A18">
      <w:pPr>
        <w:pStyle w:val="3"/>
        <w:numPr>
          <w:ilvl w:val="1"/>
          <w:numId w:val="0"/>
        </w:numPr>
      </w:pPr>
      <w:bookmarkStart w:id="39" w:name="_Toc22850"/>
      <w:r>
        <w:rPr>
          <w:rFonts w:hint="eastAsia" w:ascii="Times New Roman" w:hAnsi="Times New Roman" w:cs="宋体"/>
        </w:rPr>
        <w:t xml:space="preserve">1.2  </w:t>
      </w:r>
      <w:r>
        <w:rPr>
          <w:rFonts w:hint="eastAsia"/>
        </w:rPr>
        <w:t>项目单位概况</w:t>
      </w:r>
      <w:bookmarkEnd w:id="39"/>
    </w:p>
    <w:p w14:paraId="720BD20B">
      <w:pPr>
        <w:ind w:firstLine="480"/>
      </w:pPr>
      <w:r>
        <w:rPr>
          <w:rFonts w:hint="eastAsia"/>
        </w:rPr>
        <w:t>与业务需求单位一致。</w:t>
      </w:r>
    </w:p>
    <w:p w14:paraId="4A85DC58">
      <w:pPr>
        <w:pStyle w:val="2"/>
        <w:numPr>
          <w:ilvl w:val="0"/>
          <w:numId w:val="0"/>
        </w:numPr>
      </w:pPr>
      <w:bookmarkStart w:id="40" w:name="_Toc11181"/>
      <w:r>
        <w:rPr>
          <w:rFonts w:hint="eastAsia" w:cs="宋体"/>
        </w:rPr>
        <w:t xml:space="preserve">第二章  </w:t>
      </w:r>
      <w:r>
        <w:t>项目概述</w:t>
      </w:r>
      <w:bookmarkEnd w:id="40"/>
    </w:p>
    <w:p w14:paraId="0C62E8A0">
      <w:pPr>
        <w:pStyle w:val="3"/>
        <w:numPr>
          <w:ilvl w:val="1"/>
          <w:numId w:val="0"/>
        </w:numPr>
      </w:pPr>
      <w:bookmarkStart w:id="41" w:name="_Toc13676"/>
      <w:r>
        <w:rPr>
          <w:rFonts w:hint="eastAsia" w:ascii="Times New Roman" w:hAnsi="Times New Roman" w:cs="宋体"/>
        </w:rPr>
        <w:t xml:space="preserve">2.1  </w:t>
      </w:r>
      <w:r>
        <w:t>项目名称</w:t>
      </w:r>
      <w:bookmarkEnd w:id="41"/>
    </w:p>
    <w:p w14:paraId="4982EEA2">
      <w:pPr>
        <w:ind w:firstLine="480"/>
        <w:rPr>
          <w:rFonts w:cs="Times New Roman"/>
        </w:rPr>
      </w:pPr>
      <w:r>
        <w:rPr>
          <w:rFonts w:hint="eastAsia" w:cs="Times New Roman"/>
        </w:rPr>
        <w:t>上海市国资国企在线监管服务平台大系统</w:t>
      </w:r>
      <w:r>
        <w:rPr>
          <w:rFonts w:cs="Times New Roman"/>
        </w:rPr>
        <w:t>（以下简称“监管平台”）。</w:t>
      </w:r>
    </w:p>
    <w:p w14:paraId="3F0992A5">
      <w:pPr>
        <w:pStyle w:val="3"/>
        <w:numPr>
          <w:ilvl w:val="1"/>
          <w:numId w:val="0"/>
        </w:numPr>
      </w:pPr>
      <w:bookmarkStart w:id="42" w:name="_Toc92"/>
      <w:r>
        <w:rPr>
          <w:rFonts w:hint="eastAsia" w:ascii="Times New Roman" w:hAnsi="Times New Roman" w:cs="宋体"/>
        </w:rPr>
        <w:t xml:space="preserve">2.2  </w:t>
      </w:r>
      <w:r>
        <w:t>项目建设单位及负责人</w:t>
      </w:r>
      <w:bookmarkEnd w:id="42"/>
    </w:p>
    <w:p w14:paraId="6D4B9CF4">
      <w:pPr>
        <w:ind w:firstLine="480"/>
        <w:rPr>
          <w:rFonts w:cs="Times New Roman"/>
        </w:rPr>
      </w:pPr>
      <w:r>
        <w:rPr>
          <w:rFonts w:cs="Times New Roman"/>
        </w:rPr>
        <w:t>建设单位：上海市国有资产监督管理委员会</w:t>
      </w:r>
    </w:p>
    <w:p w14:paraId="08D134C1">
      <w:pPr>
        <w:ind w:firstLine="480"/>
        <w:rPr>
          <w:rFonts w:cs="Times New Roman"/>
        </w:rPr>
      </w:pPr>
      <w:r>
        <w:rPr>
          <w:rFonts w:cs="Times New Roman"/>
        </w:rPr>
        <w:t>业务负责人：蒋恩骏</w:t>
      </w:r>
    </w:p>
    <w:p w14:paraId="5CE18A2E">
      <w:pPr>
        <w:pStyle w:val="3"/>
        <w:numPr>
          <w:ilvl w:val="1"/>
          <w:numId w:val="0"/>
        </w:numPr>
      </w:pPr>
      <w:bookmarkStart w:id="43" w:name="_Toc25974"/>
      <w:r>
        <w:rPr>
          <w:rFonts w:hint="eastAsia" w:ascii="Times New Roman" w:hAnsi="Times New Roman" w:cs="宋体"/>
        </w:rPr>
        <w:t xml:space="preserve">2.3  </w:t>
      </w:r>
      <w:r>
        <w:t>项目建设的背景及依据</w:t>
      </w:r>
      <w:bookmarkEnd w:id="43"/>
      <w:r>
        <w:rPr>
          <w:rFonts w:hint="eastAsia"/>
        </w:rPr>
        <w:tab/>
      </w:r>
    </w:p>
    <w:p w14:paraId="537EFE25">
      <w:pPr>
        <w:pStyle w:val="4"/>
        <w:numPr>
          <w:ilvl w:val="2"/>
          <w:numId w:val="0"/>
        </w:numPr>
      </w:pPr>
      <w:bookmarkStart w:id="44" w:name="_Toc10523"/>
      <w:r>
        <w:rPr>
          <w:rFonts w:hint="eastAsia" w:ascii="Times New Roman" w:hAnsi="Times New Roman" w:cs="宋体"/>
        </w:rPr>
        <w:t xml:space="preserve">2.3.1  </w:t>
      </w:r>
      <w:r>
        <w:t>建设背景</w:t>
      </w:r>
      <w:bookmarkEnd w:id="44"/>
    </w:p>
    <w:p w14:paraId="49E8BFCF">
      <w:pPr>
        <w:pStyle w:val="5"/>
        <w:numPr>
          <w:ilvl w:val="3"/>
          <w:numId w:val="0"/>
        </w:numPr>
      </w:pPr>
      <w:r>
        <w:rPr>
          <w:rFonts w:hint="eastAsia" w:cs="宋体"/>
        </w:rPr>
        <w:t xml:space="preserve">2.3.1.1  </w:t>
      </w:r>
      <w:r>
        <w:rPr>
          <w:rFonts w:hint="eastAsia"/>
        </w:rPr>
        <w:t>整体背景</w:t>
      </w:r>
    </w:p>
    <w:p w14:paraId="01135766">
      <w:pPr>
        <w:pStyle w:val="6"/>
        <w:numPr>
          <w:ilvl w:val="4"/>
          <w:numId w:val="0"/>
        </w:numPr>
      </w:pPr>
      <w:r>
        <w:rPr>
          <w:rFonts w:hint="eastAsia" w:eastAsia="宋体" w:cs="宋体"/>
        </w:rPr>
        <w:t xml:space="preserve">2.3.1.1.1  </w:t>
      </w:r>
      <w:r>
        <w:rPr>
          <w:rFonts w:hint="eastAsia"/>
        </w:rPr>
        <w:t>党中央、国务院高度重视网络安全和信息化工作</w:t>
      </w:r>
    </w:p>
    <w:p w14:paraId="5E0C8672">
      <w:pPr>
        <w:ind w:firstLine="480"/>
        <w:rPr>
          <w:rFonts w:cs="Times New Roman"/>
        </w:rPr>
      </w:pPr>
      <w:r>
        <w:rPr>
          <w:rFonts w:cs="Times New Roman"/>
        </w:rPr>
        <w:t>党的十八大以来，以习近平同志为核心的党中央高度重视网络安全和信息化工作，高瞻远瞩、把握大势，提出一系列新理念新思想新战略，形成内涵丰富、博大精深、科学系统的网络强国战略。习近平总书记在2018年的全国网信工作会议上明确提出，要以信息化推进国家治理体系和治理能力现代化，统筹发展电子政务，构建一体化在线服务平台。</w:t>
      </w:r>
    </w:p>
    <w:p w14:paraId="218EAB91">
      <w:pPr>
        <w:ind w:firstLine="480"/>
        <w:rPr>
          <w:rFonts w:cs="Times New Roman"/>
        </w:rPr>
      </w:pPr>
      <w:r>
        <w:rPr>
          <w:rFonts w:cs="Times New Roman"/>
        </w:rPr>
        <w:t>党中央、国务院先后出台一系列数字政府建设相关政策文件，包括《关于加快推进全国一体化在线政务服务平台建设的指导意见》（国发〔2018〕27号）《关于加强数字政府建设的指导意见》（国发〔2022〕14号）《数字中国建设整体布局规划》等，为全方位推进数字政府高质量建设提供了政策保障和实践指引，打通了“放管服”改革的经脉，逐步</w:t>
      </w:r>
      <w:r>
        <w:rPr>
          <w:rFonts w:hint="eastAsia" w:cs="Times New Roman"/>
        </w:rPr>
        <w:t>实</w:t>
      </w:r>
      <w:r>
        <w:rPr>
          <w:rFonts w:cs="Times New Roman"/>
        </w:rPr>
        <w:t>现政务服务</w:t>
      </w:r>
      <w:r>
        <w:rPr>
          <w:rFonts w:hint="eastAsia" w:cs="Times New Roman"/>
        </w:rPr>
        <w:t>“一网通办”</w:t>
      </w:r>
      <w:r>
        <w:rPr>
          <w:rFonts w:cs="Times New Roman"/>
        </w:rPr>
        <w:t>和企业群众办事“只进一扇门”</w:t>
      </w:r>
      <w:r>
        <w:rPr>
          <w:rFonts w:hint="eastAsia" w:cs="Times New Roman"/>
        </w:rPr>
        <w:t>、</w:t>
      </w:r>
      <w:r>
        <w:rPr>
          <w:rFonts w:cs="Times New Roman"/>
        </w:rPr>
        <w:t>“最多跑一次”，推动经济发展提质增效和转型升级。</w:t>
      </w:r>
    </w:p>
    <w:p w14:paraId="7958AB0B">
      <w:pPr>
        <w:ind w:firstLine="480"/>
        <w:rPr>
          <w:rFonts w:cs="Times New Roman"/>
        </w:rPr>
      </w:pPr>
      <w:r>
        <w:rPr>
          <w:rFonts w:cs="Times New Roman"/>
        </w:rPr>
        <w:t>国务院国资委2019年深入实施国资监管信息化建设“三年行动计划”，持续推进各主题应用建设，加强部门间的信息共享、业务协同，不断深化数据监测层级，努力建立横向到边、纵向到底的实时动态监管体系，实现重大专项工作和综合业务的监管全覆盖。2024年9月，国务院国资委党委发文，提出要加快国资国企在线监管系统建设和实用化水平提升，探索“三重一大”等重大事项的穿透式监管，做到“放得活”又“管得住”，持续推动监管向基层企业延伸、向数据企业延伸。</w:t>
      </w:r>
    </w:p>
    <w:p w14:paraId="59A6CF3D">
      <w:pPr>
        <w:pStyle w:val="6"/>
        <w:numPr>
          <w:ilvl w:val="4"/>
          <w:numId w:val="0"/>
        </w:numPr>
      </w:pPr>
      <w:r>
        <w:rPr>
          <w:rFonts w:hint="eastAsia" w:eastAsia="宋体" w:cs="宋体"/>
        </w:rPr>
        <w:t xml:space="preserve">2.3.1.1.2  </w:t>
      </w:r>
      <w:r>
        <w:rPr>
          <w:rFonts w:hint="eastAsia"/>
        </w:rPr>
        <w:t>国资委党委高度重视国资监管信息化工作</w:t>
      </w:r>
    </w:p>
    <w:p w14:paraId="6F6935F1">
      <w:pPr>
        <w:ind w:firstLine="480"/>
        <w:rPr>
          <w:rFonts w:cs="Times New Roman"/>
        </w:rPr>
      </w:pPr>
      <w:r>
        <w:rPr>
          <w:rFonts w:cs="Times New Roman"/>
        </w:rPr>
        <w:t>党中央、国务院高度重视国资监管工作。党的十八大、十九大对完善各类国有资产管理体制作出重大部署，党的二十大继续强调深化国资国企改革。习近平总书记多次强调要以管资本为主加强国有资产监管，明确提出要加快国资国企改革，要求做强做优做大国有资本，加快实现从管企业向管资本转变。党的十九届四中全会明确提出形成以管资本为主的国有资产监管体系。</w:t>
      </w:r>
    </w:p>
    <w:p w14:paraId="32475623">
      <w:pPr>
        <w:ind w:firstLine="480"/>
        <w:rPr>
          <w:rFonts w:cs="Times New Roman"/>
        </w:rPr>
      </w:pPr>
      <w:r>
        <w:rPr>
          <w:rFonts w:cs="Times New Roman"/>
        </w:rPr>
        <w:t>《国务院国资委以管资本为主推进职能转变方案》（国办发〔2017〕38号）明确要求，重点管好国有资本布局、规范资本运作、提高资本回报、维护资本安全，加强出资人监督，切实防止国有资产流失和重大风险事件发生，确保国有资产保值增值，以增强活力、提高效率为中心深化中央企业改革，创新驱动、调整布局、瘦身健体、提质增效，提升国际化经营水平，做强做优做大中央企业。国资委正在加快调整优化监管职能和方式，推进国有资产监管机构职能转变，进一步提高国有资本运营和配置效率。</w:t>
      </w:r>
    </w:p>
    <w:p w14:paraId="75C052A8">
      <w:pPr>
        <w:ind w:firstLine="480"/>
        <w:rPr>
          <w:rFonts w:cs="Times New Roman"/>
        </w:rPr>
      </w:pPr>
      <w:r>
        <w:rPr>
          <w:rFonts w:cs="Times New Roman"/>
        </w:rPr>
        <w:t>近年来，国务院以及国资委通过《关于深化国有企业改革的指导意见》《国企改革三年行动方案（2020－2022年）》《关于印发&lt;全国性国资国企在线监管系统建设工作方案&gt;的通知》《关于加快推进全国国资国企在线监管系统建设工作的通知》等一系列的通知，在国资国企范围内大力推进企业深化改革的同时，逐步逐级在全国各省、直辖市、自治区推进国资国企监管信息化建设。</w:t>
      </w:r>
    </w:p>
    <w:p w14:paraId="6E2FDDFB">
      <w:pPr>
        <w:ind w:firstLine="480"/>
        <w:rPr>
          <w:rFonts w:cs="Times New Roman"/>
        </w:rPr>
      </w:pPr>
      <w:r>
        <w:rPr>
          <w:rFonts w:cs="Times New Roman"/>
        </w:rPr>
        <w:t>《改革国有资本授权经营体制方案》（国发〔2019〕9号）提出搭建实时在线的国资监管平台</w:t>
      </w:r>
      <w:r>
        <w:rPr>
          <w:rFonts w:hint="eastAsia" w:cs="Times New Roman"/>
        </w:rPr>
        <w:t>，</w:t>
      </w:r>
      <w:r>
        <w:rPr>
          <w:rFonts w:cs="Times New Roman"/>
        </w:rPr>
        <w:t>出资人代表机构要加快优化监管流程、创新监管手段，充分运用信息技术，整合包括产权、投资和财务在内的信息系统，搭建连通出资人代表机构与企业的网络平台，实现监管信息系统全覆盖和实时在线监管。建立模块化、专业化的信息采集、分析和报告机制，加强信息共享，增强监管的针对性和及时性。</w:t>
      </w:r>
    </w:p>
    <w:p w14:paraId="3D63D634">
      <w:pPr>
        <w:ind w:firstLine="480"/>
        <w:jc w:val="left"/>
        <w:rPr>
          <w:rFonts w:cs="Times New Roman"/>
        </w:rPr>
      </w:pPr>
      <w:r>
        <w:rPr>
          <w:rFonts w:cs="Times New Roman"/>
        </w:rPr>
        <w:t>《关于进一步推动构建国资监管大格局有关工作的通知》（国资发法规〔2019〕117号）提出要统一国资监管数据标准，发布国资国企在线监管系统接口规范，建立健全国资监管数据管理制度，各地国资委要加快本地在线监管系统建设，重点做好“三重一大”决策运行、大额资金支出动态监测、财务、产权、投资、责任追究等应用建设，促进形成上下联动的信息化监管格局。</w:t>
      </w:r>
    </w:p>
    <w:p w14:paraId="3A1D51A6">
      <w:pPr>
        <w:ind w:firstLine="480"/>
        <w:rPr>
          <w:rFonts w:cs="Times New Roman"/>
        </w:rPr>
      </w:pPr>
      <w:r>
        <w:rPr>
          <w:rFonts w:cs="Times New Roman"/>
        </w:rPr>
        <w:t>2019年11月国务院国资委发布《全国性国资国企在线监管系统建设工作方案》（国资厅发〔2019〕35号）《国务院国资委关于成立国资国企网络信息安全在线监管平台建设推进小组的通知》（国资厅〔2019〕424号），指出应结合各地方信息化发展水平，利用3年左右时间，在覆盖国务院国资委和中央企业的基础上，建成覆盖省、市两级国资委和所监管企业的全国性国资国企在线监管系统，构建全国国资国企在线监管一体化统计口径，逐步建立和完善全国国资国企横向到边、纵向到底的实时动态监管体系，推动全国国资监管工作步调一致、同向发力。国务院国资委全面掌握各级国资委所监管国有企业生产经营情况，各级国资委以管资本为主实现对所监管企业的在线监管，国有企业从运营层面实现对各级法人和管理主体的在线监管。</w:t>
      </w:r>
    </w:p>
    <w:p w14:paraId="11D20F18">
      <w:pPr>
        <w:ind w:firstLine="480"/>
        <w:rPr>
          <w:rFonts w:cs="Times New Roman"/>
        </w:rPr>
      </w:pPr>
      <w:r>
        <w:rPr>
          <w:rFonts w:cs="Times New Roman"/>
        </w:rPr>
        <w:t>监管平台的建设有助于完善国有资产管理体系，构建国资国企在线监管一体化统计口径，逐步建立和完善实时动态的监管体系，切实提升国有资产的监管效能，有效落实国有资产保值增值责任，加快构建国资监管大格局、形成了国资监管“一盘棋”。</w:t>
      </w:r>
    </w:p>
    <w:p w14:paraId="4299D1A1">
      <w:pPr>
        <w:ind w:firstLine="480"/>
        <w:rPr>
          <w:rFonts w:cs="Times New Roman"/>
        </w:rPr>
      </w:pPr>
      <w:r>
        <w:rPr>
          <w:rFonts w:cs="Times New Roman"/>
        </w:rPr>
        <w:t>2024年1月，国务院国资委召开地方国资委负责人会议，研究部署2024年国资国企工作重点任务，提出要强化国资监管，提升专业化、体系化、法治化、高效化监管水平，完善全国国资国企在线监督系统，优化监管方式，强化出资人服务意识，为企业提供更有温度、更有效率的务实服务。</w:t>
      </w:r>
    </w:p>
    <w:p w14:paraId="220BD306">
      <w:pPr>
        <w:pStyle w:val="6"/>
        <w:numPr>
          <w:ilvl w:val="4"/>
          <w:numId w:val="0"/>
        </w:numPr>
      </w:pPr>
      <w:r>
        <w:rPr>
          <w:rFonts w:hint="eastAsia" w:eastAsia="宋体" w:cs="宋体"/>
        </w:rPr>
        <w:t xml:space="preserve">2.3.1.1.3  </w:t>
      </w:r>
      <w:r>
        <w:rPr>
          <w:rFonts w:hint="eastAsia"/>
        </w:rPr>
        <w:t>上海市高度重视国有资产监管信息化工作</w:t>
      </w:r>
    </w:p>
    <w:p w14:paraId="3AAB563C">
      <w:pPr>
        <w:ind w:firstLine="480"/>
        <w:rPr>
          <w:rFonts w:cs="Times New Roman"/>
        </w:rPr>
      </w:pPr>
      <w:r>
        <w:rPr>
          <w:rFonts w:cs="Times New Roman"/>
        </w:rPr>
        <w:t>2023年1月召开的全市优化营商环境建设大会上，陈吉宁书记就“要用好数字化手段为优化营商环境赋能，促进政府职能转变和服务效率提升”再次强调：“加快推进区块链、人工智能等技术的全场景应用，构建线上线下全面融合的服务体系。通过数据归集与整合、应用开发与升级，牵引审批改革和流程再造”的总体要求。</w:t>
      </w:r>
    </w:p>
    <w:p w14:paraId="5A181975">
      <w:pPr>
        <w:ind w:firstLine="480"/>
        <w:rPr>
          <w:rFonts w:cs="Times New Roman"/>
        </w:rPr>
      </w:pPr>
      <w:r>
        <w:rPr>
          <w:rFonts w:cs="Times New Roman"/>
        </w:rPr>
        <w:t>上海市委、市政府高度重视大数据、人工智能、互联网等在政务改革创新中的作用，推出系列针对性重大政策和举措。上海市正在推进区域性国资国企综合改革试验，上海市国资委在新时代下的职能定位基本明确，由此带来的上级要求、组织保障、优质资源和内在动力，是上海市国资国企监管信息化工作跨越式发展的难得机遇。</w:t>
      </w:r>
    </w:p>
    <w:p w14:paraId="6995794A">
      <w:pPr>
        <w:ind w:firstLine="480"/>
        <w:rPr>
          <w:rFonts w:cs="Times New Roman"/>
        </w:rPr>
      </w:pPr>
      <w:r>
        <w:rPr>
          <w:rFonts w:cs="Times New Roman"/>
        </w:rPr>
        <w:t>2021年9月27日上海市国资委印发《关于推进本市国资国企数字化转型的实施意见》（沪国资创新〔2021〕276号）要求以在线化、数字化、智能化赋能国资监管方式优化和监管效能提升，构建动态、协同、可视化的数字监管服务新模式。完善工作体系，与国务院国资委、全市数字化转型保持同步，在政策配套、数据报送、系统建设、组织保障、资源配备等方面做好衔接；推动市属国企系统全员、全面、全力融入数字化监管进程，明确阶段性任务。夯实监管基础，建立国资监管数据指标体系，科学有序推进企业上云和信创工作，绘制直观准确的国有企业“监管画像”。提升监管能效,实施数字化运营管控项目，形成“三重一大”、投资、财务、产权、项目、资金、监督追责、内控、法规、党建等业务闭环管理。</w:t>
      </w:r>
    </w:p>
    <w:p w14:paraId="265AF948">
      <w:pPr>
        <w:ind w:firstLine="480"/>
        <w:rPr>
          <w:rFonts w:cs="Times New Roman"/>
        </w:rPr>
      </w:pPr>
      <w:r>
        <w:rPr>
          <w:rFonts w:cs="Times New Roman"/>
        </w:rPr>
        <w:t>《上海市国有资产监督管理委员会信息化建设三年行动计划（2020-2022年）》要求，建设精简、集成、复用的应用技术和服务支撑能力，充分融合、改造、提</w:t>
      </w:r>
      <w:r>
        <w:rPr>
          <w:rFonts w:hint="eastAsia" w:cs="Times New Roman"/>
        </w:rPr>
        <w:tab/>
      </w:r>
      <w:r>
        <w:rPr>
          <w:rFonts w:cs="Times New Roman"/>
        </w:rPr>
        <w:t>开专题会议，指出加快推进</w:t>
      </w:r>
      <w:r>
        <w:rPr>
          <w:rFonts w:hint="eastAsia" w:cs="Times New Roman"/>
        </w:rPr>
        <w:t>上海市国资国企在线监管服务平台大系统</w:t>
      </w:r>
      <w:r>
        <w:rPr>
          <w:rFonts w:cs="Times New Roman"/>
        </w:rPr>
        <w:t>上线运行，推进各类应用资源整合，实现用户账户、身份、管理权限、访问入口统一，促进监管数据共享。</w:t>
      </w:r>
    </w:p>
    <w:p w14:paraId="0B19FA21">
      <w:pPr>
        <w:ind w:firstLine="480"/>
        <w:rPr>
          <w:rFonts w:cs="Times New Roman"/>
        </w:rPr>
      </w:pPr>
      <w:r>
        <w:rPr>
          <w:rFonts w:cs="Times New Roman"/>
        </w:rPr>
        <w:t>上海市国资委根据三年行动计划的要求，开展研究如何构建国资监管动态化、协同化、智能化和可视化的新模式，实现共享赋能、监管提升；探索监管平台的实施方案、技术支撑、安全保障、迭代升级以及国产设备及软件兼容性等工作。上海市国资委面向委机关和直属事业单位、监管企业等用户，探索打造满足国务院国资委、市国资委数据采集、数据共享、数据应用需求的监管平台。</w:t>
      </w:r>
    </w:p>
    <w:p w14:paraId="7E9D7596">
      <w:pPr>
        <w:pStyle w:val="5"/>
        <w:numPr>
          <w:ilvl w:val="3"/>
          <w:numId w:val="0"/>
        </w:numPr>
      </w:pPr>
      <w:r>
        <w:rPr>
          <w:rFonts w:hint="eastAsia" w:cs="宋体"/>
        </w:rPr>
        <w:t xml:space="preserve">2.3.1.2  </w:t>
      </w:r>
      <w:r>
        <w:rPr>
          <w:rFonts w:hint="eastAsia"/>
        </w:rPr>
        <w:t>子系统背景</w:t>
      </w:r>
    </w:p>
    <w:p w14:paraId="79B50522">
      <w:pPr>
        <w:pStyle w:val="6"/>
        <w:numPr>
          <w:ilvl w:val="4"/>
          <w:numId w:val="0"/>
        </w:numPr>
        <w:rPr>
          <w:rFonts w:eastAsia="宋体"/>
        </w:rPr>
      </w:pPr>
      <w:r>
        <w:rPr>
          <w:rFonts w:hint="eastAsia" w:eastAsia="宋体" w:cs="宋体"/>
        </w:rPr>
        <w:t xml:space="preserve">2.3.1.2.1  </w:t>
      </w:r>
      <w:r>
        <w:rPr>
          <w:rFonts w:hint="eastAsia" w:eastAsia="宋体"/>
        </w:rPr>
        <w:t>干部人才管理子系统</w:t>
      </w:r>
    </w:p>
    <w:p w14:paraId="3092DD1E">
      <w:pPr>
        <w:ind w:firstLine="480"/>
      </w:pPr>
      <w:r>
        <w:rPr>
          <w:rFonts w:hint="eastAsia"/>
        </w:rPr>
        <w:t>在全市组织系统信息化水平不断提升的背景下，进一步推动国资系统干部人才信息的系统化、规范化、信息化、安全化管理，更加全面、准确、实时地反映干部情况，有助于为干部选拔任用、教育培训、干部监督、考核评价等方面工作提供更好的工作支持。建设干部人才管理子系统，是新时期组干工作更好服务国资国企高质量发展的必然要求。</w:t>
      </w:r>
    </w:p>
    <w:p w14:paraId="0D3993CE">
      <w:pPr>
        <w:pStyle w:val="6"/>
        <w:numPr>
          <w:ilvl w:val="4"/>
          <w:numId w:val="0"/>
        </w:numPr>
      </w:pPr>
      <w:r>
        <w:rPr>
          <w:rFonts w:hint="eastAsia" w:eastAsia="宋体" w:cs="宋体"/>
        </w:rPr>
        <w:t xml:space="preserve">2.3.1.2.2  </w:t>
      </w:r>
      <w:r>
        <w:rPr>
          <w:rFonts w:hint="eastAsia"/>
        </w:rPr>
        <w:t>投资监管管理子系统</w:t>
      </w:r>
    </w:p>
    <w:p w14:paraId="74E7F962">
      <w:pPr>
        <w:ind w:firstLine="480"/>
      </w:pPr>
      <w:r>
        <w:rPr>
          <w:rFonts w:hint="eastAsia"/>
        </w:rPr>
        <w:t>为贯彻落实国资国企改革发展的总体要求，进一步加强企业投资监管,做好2025年度投资计划编制和2024年度投资计划完成情况总结工作，加强年度投资项目管理，进一步推进企业投资对主业的支撑，构建主业集中度和投资约束的关联机制，特建设本项目。</w:t>
      </w:r>
    </w:p>
    <w:p w14:paraId="0257239C">
      <w:pPr>
        <w:pStyle w:val="6"/>
        <w:numPr>
          <w:ilvl w:val="4"/>
          <w:numId w:val="0"/>
        </w:numPr>
      </w:pPr>
      <w:r>
        <w:rPr>
          <w:rFonts w:hint="eastAsia" w:eastAsia="宋体" w:cs="宋体"/>
        </w:rPr>
        <w:t xml:space="preserve">2.3.1.2.3  </w:t>
      </w:r>
      <w:r>
        <w:rPr>
          <w:rFonts w:hint="eastAsia"/>
        </w:rPr>
        <w:t>市属国企投资基金信息子系统</w:t>
      </w:r>
    </w:p>
    <w:p w14:paraId="63FDC6A6">
      <w:pPr>
        <w:ind w:firstLine="480"/>
      </w:pPr>
      <w:r>
        <w:rPr>
          <w:rFonts w:hint="eastAsia"/>
        </w:rPr>
        <w:t>近年来，在上海市委市政府领导下，上海市国资委积极引导市属国企规范私募股权投资基金业务管理，优化资源配置和产业布局，在服务国家和地方重大战略方面发挥积极作用。为进一步促进市属国企私募基金业务健康发展，切实发挥国资基金的功能作用，市国资委快构建设优化市属国企投资基金信息管理体系。</w:t>
      </w:r>
    </w:p>
    <w:p w14:paraId="19BACA3E">
      <w:pPr>
        <w:pStyle w:val="6"/>
        <w:numPr>
          <w:ilvl w:val="4"/>
          <w:numId w:val="0"/>
        </w:numPr>
      </w:pPr>
      <w:r>
        <w:rPr>
          <w:rFonts w:hint="eastAsia" w:eastAsia="宋体" w:cs="宋体"/>
        </w:rPr>
        <w:t xml:space="preserve">2.3.1.2.4  </w:t>
      </w:r>
      <w:r>
        <w:rPr>
          <w:rFonts w:hint="eastAsia"/>
        </w:rPr>
        <w:t>国际化经营子系统</w:t>
      </w:r>
    </w:p>
    <w:p w14:paraId="2DED6146">
      <w:pPr>
        <w:ind w:firstLine="480"/>
      </w:pPr>
      <w:r>
        <w:rPr>
          <w:rFonts w:hint="eastAsia"/>
        </w:rPr>
        <w:t>为了加强对企业境外投资布局的事前事中事后服务支持，指导企业研究形成相关国际化经营领域风险防控和应对措施。根据要求在原有的境外数据填报子系统基础上进行融合、升级，整合后形成国际化经营子系统，以规范数据填报流程，提升数据处理能力，满足国资委对1200余户在国外经营的企业经营数据的采集和分析要求。该系统将成为响应国资委需求的关键工具，通过提升数据处理的效率、准确性和可靠性，为监管企业提供强有力的数据支持。</w:t>
      </w:r>
    </w:p>
    <w:p w14:paraId="06B98F7A">
      <w:pPr>
        <w:pStyle w:val="6"/>
        <w:numPr>
          <w:ilvl w:val="4"/>
          <w:numId w:val="0"/>
        </w:numPr>
      </w:pPr>
      <w:r>
        <w:rPr>
          <w:rFonts w:hint="eastAsia" w:eastAsia="宋体" w:cs="宋体"/>
        </w:rPr>
        <w:t xml:space="preserve">2.3.1.2.5  </w:t>
      </w:r>
      <w:r>
        <w:rPr>
          <w:rFonts w:hint="eastAsia"/>
        </w:rPr>
        <w:t>国企价值评估子系统</w:t>
      </w:r>
    </w:p>
    <w:p w14:paraId="17C1F505">
      <w:pPr>
        <w:ind w:firstLine="480"/>
      </w:pPr>
      <w:r>
        <w:rPr>
          <w:rFonts w:hint="eastAsia"/>
        </w:rPr>
        <w:t>在国务院国资委和“十四五”规划的指导下，上海市国资委需进一步增强国资评估管理功能，将监管与服务双管齐下，在监管国有企业经济行为价值门槛作用基础上关注国有资产的价值管理。国有资产评估管理是国有资本出资人定价管理的重要手段，是国有产权变动中维护出资人权益的价值门槛和重要保证，也是规范国有企业混合所有制改制的三关之一。随着国企改革和经济发展的不断深入，国有经济市场竞争力不断提升，各种业务模式类型不断拓展，业务的扩张导致评估管理事项增多，要更好充分发挥资产评估的价值门槛作用，为全面推进国有企业改革发展，推动国资在资本市场、产权市场有序流动，保障国有资本权益提供坚实的价值监管基础就需要切实提高国资评估管理工作的水平。</w:t>
      </w:r>
    </w:p>
    <w:p w14:paraId="06E16F0D">
      <w:pPr>
        <w:ind w:firstLine="480"/>
      </w:pPr>
      <w:r>
        <w:rPr>
          <w:rFonts w:hint="eastAsia"/>
        </w:rPr>
        <w:t>《上海市国资委2023年工作要点》要求加强全面风险协同管理。构建涵盖战略风险、业绩风险和运营风险的风险管理框架，强化风险防控工作协同联动，进一步形成监管合力。探索建立市国资委系统风险稳定基金，推动企业设置审计工作委员会，不断提升风险防范处置能力。持续推进重点领域关键环节的风险排查和监督治理，明确重大风险事项化解清单，推动重点子企业风险监控常态化。需研究国有企业基金份额估值方法，制定国有企业基金份额价值规则，进行价值判断，帮助国有基金份额的买卖双方更高效、更快达成转让的交易。</w:t>
      </w:r>
    </w:p>
    <w:p w14:paraId="116DFBF9">
      <w:pPr>
        <w:ind w:firstLine="480"/>
      </w:pPr>
      <w:r>
        <w:rPr>
          <w:rFonts w:hint="eastAsia"/>
        </w:rPr>
        <w:t>上海市国资委随着日常业务工作复杂多变的数据规则，以及快速迭代的新需求，现有系统需进行升级及数据运维服务，因此需要升级企业价值指数系统及数据运维服务，增加无形资产类别，优化评估算法规则，优化审阅报告，清洗抓取数据，升级画像算法，实现国有基金份额估值，满足评估处日常工作要求。</w:t>
      </w:r>
    </w:p>
    <w:p w14:paraId="4368466A">
      <w:pPr>
        <w:pStyle w:val="6"/>
        <w:numPr>
          <w:ilvl w:val="4"/>
          <w:numId w:val="0"/>
        </w:numPr>
      </w:pPr>
      <w:r>
        <w:rPr>
          <w:rFonts w:hint="eastAsia" w:eastAsia="宋体" w:cs="宋体"/>
        </w:rPr>
        <w:t xml:space="preserve">2.3.1.2.6  </w:t>
      </w:r>
      <w:r>
        <w:rPr>
          <w:rFonts w:hint="eastAsia"/>
        </w:rPr>
        <w:t>全面风险预警管理子系统</w:t>
      </w:r>
    </w:p>
    <w:p w14:paraId="12622AE0">
      <w:pPr>
        <w:ind w:firstLine="480"/>
      </w:pPr>
      <w:r>
        <w:rPr>
          <w:rFonts w:hint="eastAsia"/>
        </w:rPr>
        <w:t>市委市政府印发《上海市贯彻&lt;国有企业改革深化提升行动方案（2023-2025年）&gt;的实施方案》中明确要求，加快建设覆盖主业、资金、投资、金融、法律、公司治理、舆情及外部风险的全面风险预警管理子系统，强化风险识别、预警预判。上海市国资委承担着促进国资国企高质量发展，国有资产保值增值的监管职责，需要推进企业不断完善风险防控“四个机制”建设，强化企业风险意识，提升企业识别风险、管理风险的能力。</w:t>
      </w:r>
    </w:p>
    <w:p w14:paraId="5B138919">
      <w:pPr>
        <w:pStyle w:val="6"/>
        <w:numPr>
          <w:ilvl w:val="4"/>
          <w:numId w:val="0"/>
        </w:numPr>
      </w:pPr>
      <w:r>
        <w:rPr>
          <w:rFonts w:hint="eastAsia" w:eastAsia="宋体" w:cs="宋体"/>
        </w:rPr>
        <w:t xml:space="preserve">2.3.1.2.7  </w:t>
      </w:r>
      <w:r>
        <w:rPr>
          <w:rFonts w:hint="eastAsia"/>
        </w:rPr>
        <w:t>国资监管采集子系统</w:t>
      </w:r>
    </w:p>
    <w:p w14:paraId="177F66FD">
      <w:pPr>
        <w:ind w:firstLine="480"/>
      </w:pPr>
      <w:r>
        <w:rPr>
          <w:rFonts w:hint="eastAsia"/>
        </w:rPr>
        <w:t>随着信息化建设的不断深入，企业数据采集、分析和应用变得尤为重要。为响应国资委对监管企业财务数据实时、准确、高效采集的需求，提高数据使用效率，确保数据决策支撑和监督服务的有效性，基于国资委的要求，对企业财务月报、年报内容、财务预算情况等内容进行了详细的需求分析。在此基础上，我们规划并建设财务数据采集子系统，以规范数据采集流程，提升数据处理能力，满足国资委对44家监管企业财务年报、月报、预算数据的采集和分析要求。该系统将成为响应国资委需求的关键工具，通过提升数据处理的效率、准确性和可靠性，为监管企业提供强有力的数据支持。</w:t>
      </w:r>
    </w:p>
    <w:p w14:paraId="0D9EC8C3">
      <w:pPr>
        <w:pStyle w:val="6"/>
        <w:numPr>
          <w:ilvl w:val="4"/>
          <w:numId w:val="0"/>
        </w:numPr>
      </w:pPr>
      <w:r>
        <w:rPr>
          <w:rFonts w:hint="eastAsia" w:eastAsia="宋体" w:cs="宋体"/>
        </w:rPr>
        <w:t xml:space="preserve">2.3.1.2.8  </w:t>
      </w:r>
      <w:r>
        <w:rPr>
          <w:rFonts w:hint="eastAsia"/>
        </w:rPr>
        <w:t>国资经营预算管理子系统</w:t>
      </w:r>
    </w:p>
    <w:p w14:paraId="1F8893F1">
      <w:pPr>
        <w:ind w:firstLine="480"/>
      </w:pPr>
      <w:r>
        <w:rPr>
          <w:rFonts w:hint="eastAsia"/>
        </w:rPr>
        <w:t xml:space="preserve">2019年5月31日，中共上海市委 上海市人民政府发布《关于我市全面实施预算绩效管理的事实意见》（沪委发〔2019〕12号），明确预算绩效信息系统应用覆盖各部门、各单位。加快推进预算绩效管理信息系统一体化建设，打破各部门、各单位预算、绩效、业务、财务、资产的“信息孤岛”实现信息共享。 2020年12月31日，上海市国有资产监督管理委员会、上海市财政局联合发布《上海市市级国有资本经营支出预算绩效管理办法（试行）》（沪国资委评价〔2020〕466号），总体目标要求：“国资经营预算应在预算决策、编制、执行、决算等各环节，切实加强国有资本经营支出预算事前、事中、事后绩效管理，实现国有资本经营预算资金的优化配置；应按照聚焦重点、持续完善的原则，有效推动国资经营预算绩效管理的实施。 </w:t>
      </w:r>
    </w:p>
    <w:p w14:paraId="55A059BE">
      <w:pPr>
        <w:ind w:firstLine="480"/>
      </w:pPr>
      <w:r>
        <w:rPr>
          <w:rFonts w:hint="eastAsia"/>
        </w:rPr>
        <w:t>在此背景下，构建一套智能化、标签化、全流程覆盖的国资经营预算管理子系统，成为提升国资监管效能、实现数字化转型的必然选择。</w:t>
      </w:r>
    </w:p>
    <w:p w14:paraId="039FBC06">
      <w:pPr>
        <w:pStyle w:val="6"/>
        <w:numPr>
          <w:ilvl w:val="4"/>
          <w:numId w:val="0"/>
        </w:numPr>
      </w:pPr>
      <w:r>
        <w:rPr>
          <w:rFonts w:hint="eastAsia" w:eastAsia="宋体" w:cs="宋体"/>
        </w:rPr>
        <w:t xml:space="preserve">2.3.1.2.9  </w:t>
      </w:r>
      <w:r>
        <w:rPr>
          <w:rFonts w:hint="eastAsia"/>
        </w:rPr>
        <w:t>企业分配事中事后监管子系统</w:t>
      </w:r>
    </w:p>
    <w:p w14:paraId="21FCD82C">
      <w:pPr>
        <w:ind w:firstLine="480"/>
      </w:pPr>
      <w:r>
        <w:rPr>
          <w:rFonts w:hint="eastAsia"/>
        </w:rPr>
        <w:t>为做好2025年度收入分配工作，通过“制度+创新”的手段加强动态监管，优化工作流程、提高工作效率，根据《国务院关于改革国有企业工资决定机制的意见》（国发〔2018〕16号）、《上海市人民政府关于本市改革国有企业工资决定机制的实施意见》（沪府规〔2019〕7号）、《关于市国资委监管企业工资决定机制改革的实施办法》（沪国资委分配﹝2019﹞76号）等文件要求，根据国资委的要求，对企业收入分配、职工薪酬等内容进行需求分析，并在此基础上做好收入分配数据采集工作，同时提供好相应系统服务。</w:t>
      </w:r>
    </w:p>
    <w:p w14:paraId="7BFDC6FA">
      <w:pPr>
        <w:pStyle w:val="6"/>
        <w:numPr>
          <w:ilvl w:val="4"/>
          <w:numId w:val="0"/>
        </w:numPr>
        <w:rPr>
          <w:rFonts w:eastAsia="宋体"/>
        </w:rPr>
      </w:pPr>
      <w:r>
        <w:rPr>
          <w:rFonts w:hint="eastAsia" w:eastAsia="宋体" w:cs="宋体"/>
        </w:rPr>
        <w:t xml:space="preserve">2.3.1.2.10  </w:t>
      </w:r>
      <w:r>
        <w:rPr>
          <w:rFonts w:hint="eastAsia" w:eastAsia="宋体"/>
        </w:rPr>
        <w:t>国有房地资产信息监管子系统</w:t>
      </w:r>
    </w:p>
    <w:p w14:paraId="51C77176">
      <w:pPr>
        <w:ind w:firstLine="480"/>
      </w:pPr>
      <w:r>
        <w:rPr>
          <w:rFonts w:hint="eastAsia"/>
        </w:rPr>
        <w:t>为推进土地资源高质量利用，盘活存量土地资源，促进国企高质量发展，对现有房地资产产权管理系统进行优化升级，建立不动产租赁动态监测系统，为企业实施存量土地资源盘活工作提供数据支持和决策支撑。</w:t>
      </w:r>
    </w:p>
    <w:p w14:paraId="6B589375">
      <w:pPr>
        <w:pStyle w:val="6"/>
        <w:numPr>
          <w:ilvl w:val="4"/>
          <w:numId w:val="0"/>
        </w:numPr>
      </w:pPr>
      <w:r>
        <w:rPr>
          <w:rFonts w:hint="eastAsia" w:eastAsia="宋体" w:cs="宋体"/>
        </w:rPr>
        <w:t xml:space="preserve">2.3.1.2.11  </w:t>
      </w:r>
      <w:r>
        <w:rPr>
          <w:rFonts w:hint="eastAsia"/>
        </w:rPr>
        <w:t>内部审计子系统</w:t>
      </w:r>
    </w:p>
    <w:p w14:paraId="401DD64E">
      <w:pPr>
        <w:ind w:firstLine="480"/>
      </w:pPr>
      <w:r>
        <w:rPr>
          <w:rFonts w:hint="eastAsia"/>
        </w:rPr>
        <w:t>为满足上海市国资委对监管企业审计工作监管力度的加强与优化需求，特别是针对监管企业内审数据采集与分析的要求，对企业内审季报、内审月报、重要事项报备、一事一报等内容进行需求分析，并在此基础上做好内部审计数据采集及数据分析工作，同时提供与之相配套的系统服务，为企业内部审计工作的高效开展提供有力支持。</w:t>
      </w:r>
    </w:p>
    <w:p w14:paraId="53B35044">
      <w:pPr>
        <w:pStyle w:val="6"/>
        <w:numPr>
          <w:ilvl w:val="4"/>
          <w:numId w:val="0"/>
        </w:numPr>
      </w:pPr>
      <w:r>
        <w:rPr>
          <w:rFonts w:hint="eastAsia" w:eastAsia="宋体" w:cs="宋体"/>
        </w:rPr>
        <w:t xml:space="preserve">2.3.1.2.12  </w:t>
      </w:r>
      <w:r>
        <w:rPr>
          <w:rFonts w:hint="eastAsia"/>
        </w:rPr>
        <w:t>审计整改管理子系统</w:t>
      </w:r>
    </w:p>
    <w:p w14:paraId="211B2A0E">
      <w:pPr>
        <w:ind w:firstLine="480"/>
      </w:pPr>
      <w:r>
        <w:rPr>
          <w:rFonts w:hint="eastAsia"/>
        </w:rPr>
        <w:t>审计整改服务的建设背景主要源于对提升监管企业审计整改效率与效果的高度需求。随着上海市国资委对监管企业监督管理的不断深化，特别是对审计发现问题整改工作的重视程度日益增强，传统的整改跟踪与管理方式已难以满足当前高效、精准的管理要求。</w:t>
      </w:r>
    </w:p>
    <w:p w14:paraId="2A291D66">
      <w:pPr>
        <w:ind w:firstLine="480"/>
      </w:pPr>
      <w:r>
        <w:rPr>
          <w:rFonts w:hint="eastAsia"/>
        </w:rPr>
        <w:t>在此背景下，审计整改服务的建设显得尤为重要。该系统旨在通过信息化手段，实现对审计发现问题整改过程的全面记录、实时监控与深度分析，包括但不限于整改任务的分配、进度跟踪、成果验收以及整改效果的评估等环节。通过系统化、标准化的管理，可以有效避免整改工作的遗漏、延误或执行不力，确保每一项审计发现都能得到及时、彻底的解决。</w:t>
      </w:r>
    </w:p>
    <w:p w14:paraId="0659A262">
      <w:pPr>
        <w:pStyle w:val="6"/>
        <w:numPr>
          <w:ilvl w:val="4"/>
          <w:numId w:val="0"/>
        </w:numPr>
      </w:pPr>
      <w:r>
        <w:rPr>
          <w:rFonts w:hint="eastAsia" w:eastAsia="宋体" w:cs="宋体"/>
        </w:rPr>
        <w:t xml:space="preserve">2.3.1.2.13  </w:t>
      </w:r>
      <w:r>
        <w:rPr>
          <w:rFonts w:hint="eastAsia"/>
        </w:rPr>
        <w:t>内部控制测评管理子系统</w:t>
      </w:r>
    </w:p>
    <w:p w14:paraId="37B7324A">
      <w:pPr>
        <w:ind w:firstLine="480"/>
      </w:pPr>
      <w:r>
        <w:rPr>
          <w:rFonts w:hint="eastAsia"/>
        </w:rPr>
        <w:t>为了加强对上海市国资委监管企业审计工作的有效监管，确保国有资产的安全与高效运营，必须满足对监管企业内部控制信息数据的全面采集与分析需求。根据国资委的明确要求，对企业内部控制的19个关键流程进行深入的需求分析工作。这19个流程涵盖了企业运营的各个关键环节，包括人力资源、财务报告、风险管理、采购与销售等。</w:t>
      </w:r>
    </w:p>
    <w:p w14:paraId="0A110C90">
      <w:pPr>
        <w:ind w:firstLine="480"/>
      </w:pPr>
      <w:r>
        <w:rPr>
          <w:rFonts w:hint="eastAsia"/>
        </w:rPr>
        <w:t>对企业内部控制的测评不仅包括企业自身的内部测评，还应当引入独立的第三方评测机构，以客观公正的视角审视和评价企业的内控体系。第三方评测有助于发现企业自身可能忽视的问题和短板，从而推动企业持续完善内部控制体系。</w:t>
      </w:r>
    </w:p>
    <w:p w14:paraId="4B1BB552">
      <w:pPr>
        <w:ind w:firstLine="480"/>
      </w:pPr>
      <w:r>
        <w:rPr>
          <w:rFonts w:hint="eastAsia"/>
        </w:rPr>
        <w:t>在此基础上，还应当积极构建或优化专门的内部控制测评系统，提供相应的技术服务平台，支持企业高效开展内控测评工作。</w:t>
      </w:r>
    </w:p>
    <w:p w14:paraId="0107EFCC">
      <w:pPr>
        <w:pStyle w:val="6"/>
        <w:numPr>
          <w:ilvl w:val="4"/>
          <w:numId w:val="0"/>
        </w:numPr>
      </w:pPr>
      <w:r>
        <w:rPr>
          <w:rFonts w:hint="eastAsia" w:eastAsia="宋体" w:cs="宋体"/>
        </w:rPr>
        <w:t xml:space="preserve">2.3.1.2.14  </w:t>
      </w:r>
      <w:r>
        <w:rPr>
          <w:rFonts w:hint="eastAsia"/>
        </w:rPr>
        <w:t>企业服务大厅</w:t>
      </w:r>
    </w:p>
    <w:p w14:paraId="288712E4">
      <w:pPr>
        <w:ind w:firstLine="480"/>
      </w:pPr>
      <w:r>
        <w:rPr>
          <w:rFonts w:hint="eastAsia"/>
        </w:rPr>
        <w:t>2020年9月，市国资委成立市国资系统企业服务大厅平台，其中线上服务大厅依托全市“一网通办”在线政务服务平台和市国资监管网（市国资委系统VPN网）建成线上国资审批服务总门户，并于桂箐路15号设有线下服务大厅，线下服务大厅与线上服务大厅同步规划、同步建设，成为协同联动的实体办理窗口，实行一窗受理，统一办理，并提供“一站式”“全链条”服务。</w:t>
      </w:r>
    </w:p>
    <w:p w14:paraId="60EC8DFE">
      <w:pPr>
        <w:ind w:firstLine="480"/>
      </w:pPr>
      <w:r>
        <w:rPr>
          <w:rFonts w:hint="eastAsia"/>
        </w:rPr>
        <w:t>在委领导的关心支持和各处室的通力配合下，按照“成熟一批、公布一批、实施一批”的原则，明确“市国资系统企业服务大厅”平台是对企业（单位）办事的一门式服务窗口，逐步形成“企业侧”“机关侧”的规范办理环境和模式，并逐步将50余个审批服务事项纳入市国资系统企业服务大厅平台办理，部分监管事项为方便工作开展也逐步纳入办理。目前，服务大厅平台初步实现对企业审批服务的标准化、规范化、信息化、平台化、协同化，便捷化。</w:t>
      </w:r>
    </w:p>
    <w:p w14:paraId="6E103475">
      <w:pPr>
        <w:ind w:firstLine="480"/>
      </w:pPr>
      <w:r>
        <w:rPr>
          <w:rFonts w:hint="eastAsia"/>
        </w:rPr>
        <w:t>随着服务大厅平台建设的深入推进，纳入平台办理的类型逐渐丰富，办理的数量不断增加，办理的对象日益增多，对办理事项的管理、办理流程的规范、办理材料的精简、办理方式的优化等需求越来越紧迫。且国资监管网络仅覆盖到一级集团层面，二级及二级集团以下企业的监管网络暂无法全面覆盖。</w:t>
      </w:r>
    </w:p>
    <w:p w14:paraId="7EB9534D">
      <w:pPr>
        <w:ind w:firstLine="480"/>
      </w:pPr>
      <w:r>
        <w:rPr>
          <w:rFonts w:hint="eastAsia"/>
        </w:rPr>
        <w:t>为打通信息壁垒，提升上海市国资委监管的功能和作用，加强对企业国有资产的监督管理工作，进一步提升监管的针对性、有效性、系统性，须以上海国资国企核心价值理念为指引，以“集约化、标准化、规范化”为建设原则，以切实提升国资国企服务能力和服务规范为工作目标，深化市国资系统企业服务大厅建设。</w:t>
      </w:r>
    </w:p>
    <w:p w14:paraId="26BDB945">
      <w:pPr>
        <w:pStyle w:val="6"/>
        <w:numPr>
          <w:ilvl w:val="4"/>
          <w:numId w:val="0"/>
        </w:numPr>
      </w:pPr>
      <w:r>
        <w:rPr>
          <w:rFonts w:hint="eastAsia" w:eastAsia="宋体" w:cs="宋体"/>
        </w:rPr>
        <w:t xml:space="preserve">2.3.1.2.15  </w:t>
      </w:r>
      <w:r>
        <w:rPr>
          <w:rFonts w:hint="eastAsia"/>
        </w:rPr>
        <w:t>国资监管数智管理子系统</w:t>
      </w:r>
    </w:p>
    <w:p w14:paraId="57794F20">
      <w:pPr>
        <w:ind w:firstLine="480"/>
      </w:pPr>
      <w:r>
        <w:rPr>
          <w:rFonts w:hint="eastAsia"/>
        </w:rPr>
        <w:t>在国际经济格局加速变革、全球科技革命孕育突破、国资国企改革纵深推进的背景下，国资监管的内容和要求也发生了重大变化，传统的监管方式已不能满足当前国资监管的现实需求，按照本轮国资委机构改革提出的“强化跨部门信息和数据交互，建设全系统、全级次、全过程的数智化监管系统，真正打造一个国资委”的总体要求，通过全面加强数字化、智能化应用，探索构建国资国企一体化监管服务新范式。而达成此目标的重中之重就是夯实数据基础，构建具有国资委特色的国资监管数智能力体系。</w:t>
      </w:r>
    </w:p>
    <w:p w14:paraId="63DD6E44">
      <w:pPr>
        <w:ind w:firstLine="480"/>
      </w:pPr>
      <w:r>
        <w:rPr>
          <w:rFonts w:hint="eastAsia"/>
        </w:rPr>
        <w:t>一方面，委内打造矩阵式监管能力亟需国资监管数智平台支撑。围绕高效办成国资监管“一件事”，强化数据驱动的监督协同，整合优化监管门户和企业服务大厅功能，推进监管数据和事项集中报送等场景，需要整合监管数据资源，而全面风险预警、智慧审计、国资智能管理等应用场景也需要通过数据资源平台和资源“图书馆”为委内业务场景提供决策赋能。</w:t>
      </w:r>
    </w:p>
    <w:p w14:paraId="40DC1945">
      <w:pPr>
        <w:ind w:firstLine="480"/>
      </w:pPr>
      <w:r>
        <w:rPr>
          <w:rFonts w:hint="eastAsia"/>
        </w:rPr>
        <w:t>另一方面，对企构建穿透式监管能力亟需国资监管数智平台支撑。按照穿透式监管及各处室的要求，监管业务数据需要实现“集团、重点子企业、全级次”三级穿透，尤其是在产权、财务、投资、薪酬、司库以及重点专项任务等监管领域，需要实现数据动态更新；监管应用需要从企业推送报数，向接口主动抓取、数据横向校核过渡；监管企业同步建设国企监管平台，监管数据需要高效获取。</w:t>
      </w:r>
    </w:p>
    <w:p w14:paraId="56C23B7D">
      <w:pPr>
        <w:ind w:firstLine="480"/>
      </w:pPr>
      <w:r>
        <w:rPr>
          <w:rFonts w:hint="eastAsia"/>
        </w:rPr>
        <w:t>综上所述，国资委全面深化国资数字化监管体系的工作，亟需优先深化国资监管数据资源平台建设，打通市国资委与监管企业、区国资委的数据通道，持续推进国资监管业务数据全面汇聚上云，加强数据治理和有序归集，推进数据协同共享，着力在算力、数据、算法上下功夫，坚持以数据为核心要素，发挥数据作为新型生产要素和国家基础性战略资源重要作用，管好、用好国资国企数据资源，促进构建以数据要素和算法驱动的智能监管新范式，加快推进国资监管体系智能化升级，助力决策科学化、治理精准化、服务高效化。</w:t>
      </w:r>
    </w:p>
    <w:p w14:paraId="747118ED">
      <w:pPr>
        <w:pStyle w:val="6"/>
        <w:numPr>
          <w:ilvl w:val="4"/>
          <w:numId w:val="0"/>
        </w:numPr>
      </w:pPr>
      <w:r>
        <w:rPr>
          <w:rFonts w:hint="eastAsia" w:eastAsia="宋体" w:cs="宋体"/>
        </w:rPr>
        <w:t xml:space="preserve">2.3.1.2.16  </w:t>
      </w:r>
      <w:r>
        <w:rPr>
          <w:rFonts w:hint="eastAsia"/>
        </w:rPr>
        <w:t>全面风险预警子系统（宣传部功能模块）</w:t>
      </w:r>
    </w:p>
    <w:p w14:paraId="31D6393B">
      <w:pPr>
        <w:ind w:firstLine="480"/>
      </w:pPr>
      <w:r>
        <w:rPr>
          <w:rFonts w:hint="eastAsia"/>
        </w:rPr>
        <w:t>为深入贯彻党的二十大报告精神，落实总书记关于健全国家安全体系的工作要求，磨砺增强防范化解风险本领，扎实推进市委、市政府决策部署，促进宣传部下属企业持续健康发展，坚定执行“风险不确定性管理”的方针，建设市委宣传部风险预警平台，以提升风险管理能力，构建闭环式风险预警管理机制。</w:t>
      </w:r>
    </w:p>
    <w:p w14:paraId="025E4D1A">
      <w:pPr>
        <w:pStyle w:val="4"/>
        <w:numPr>
          <w:ilvl w:val="2"/>
          <w:numId w:val="0"/>
        </w:numPr>
      </w:pPr>
      <w:bookmarkStart w:id="45" w:name="_Toc30529"/>
      <w:r>
        <w:rPr>
          <w:rFonts w:hint="eastAsia" w:ascii="Times New Roman" w:hAnsi="Times New Roman" w:cs="宋体"/>
        </w:rPr>
        <w:t xml:space="preserve">2.3.2  </w:t>
      </w:r>
      <w:r>
        <w:t>建设依据</w:t>
      </w:r>
      <w:bookmarkEnd w:id="45"/>
    </w:p>
    <w:p w14:paraId="76C0888D">
      <w:pPr>
        <w:pStyle w:val="5"/>
        <w:numPr>
          <w:ilvl w:val="3"/>
          <w:numId w:val="0"/>
        </w:numPr>
      </w:pPr>
      <w:r>
        <w:rPr>
          <w:rFonts w:hint="eastAsia" w:cs="宋体"/>
        </w:rPr>
        <w:t xml:space="preserve">2.3.2.1  </w:t>
      </w:r>
      <w:r>
        <w:rPr>
          <w:rFonts w:hint="eastAsia"/>
        </w:rPr>
        <w:t>整体建设依据</w:t>
      </w:r>
    </w:p>
    <w:p w14:paraId="53438C93">
      <w:pPr>
        <w:ind w:firstLine="482"/>
        <w:rPr>
          <w:rFonts w:cs="Times New Roman"/>
        </w:rPr>
      </w:pPr>
      <w:r>
        <w:rPr>
          <w:rFonts w:cs="Times New Roman"/>
          <w:b/>
          <w:bCs/>
        </w:rPr>
        <w:t>1、《中共中央、国务院关于深化国有企业改革的指导意见》（中发〔2015〕22号）：</w:t>
      </w:r>
      <w:r>
        <w:rPr>
          <w:rFonts w:cs="Times New Roman"/>
        </w:rPr>
        <w:t>提出国企改革的目标，即国有资产监管制度更加成熟，相关法律法规更加健全，监管手段和方式不断优化，监管的科学性、针对性、有效性进一步提高，经营性国有资产实现集中统一监管，国有资产保值增值责任全面落实。</w:t>
      </w:r>
    </w:p>
    <w:p w14:paraId="6174BDD7">
      <w:pPr>
        <w:ind w:firstLine="482"/>
        <w:rPr>
          <w:rFonts w:cs="Times New Roman"/>
        </w:rPr>
      </w:pPr>
      <w:r>
        <w:rPr>
          <w:rFonts w:cs="Times New Roman"/>
          <w:b/>
          <w:bCs/>
        </w:rPr>
        <w:t>2、《国务院关于改革和完善国有资产管理体制的若干意见》（国发〔2015〕63号）：</w:t>
      </w:r>
      <w:r>
        <w:rPr>
          <w:rFonts w:cs="Times New Roman"/>
        </w:rPr>
        <w:t>提出建立出资人监管信息化工作平台，推进监管工作协同，实现信息共享和动态监管。完善国有资产和国有企业信息公开制度，设立统一的信息公开网络平台，在不涉及国家秘密和企业商业秘密的前提下，依法依规及时准确地披露国有资本整体运营情况、企业国有资产保值增值及经营业绩考核总体情况、国有资产监管制度和监督检查情况，以及国有企业公司治理和管理架构、财务状况关联交易、企业负责人薪酬等信息，建设阳光国企。</w:t>
      </w:r>
    </w:p>
    <w:p w14:paraId="56A3C429">
      <w:pPr>
        <w:ind w:firstLine="482"/>
        <w:rPr>
          <w:rFonts w:cs="Times New Roman"/>
        </w:rPr>
      </w:pPr>
      <w:r>
        <w:rPr>
          <w:rFonts w:cs="Times New Roman"/>
          <w:b/>
          <w:bCs/>
        </w:rPr>
        <w:t>3、国务院国资委发布《关于做好国资国企网络信息安全在线监管平台建设工作的通知》（国资厅发〔2021〕190号）：</w:t>
      </w:r>
      <w:r>
        <w:rPr>
          <w:rFonts w:cs="Times New Roman"/>
        </w:rPr>
        <w:t>按照“以数据为驱动、专网为承载、应用为支撑、标准为指引、机制为保障”的基本原则，在国资委和中央企业两个层面建成安全监管平台，推动国资央企网络安全态势感知和安全屏障全覆盖，进一步压紧压实网络安全责任，探索国资监管“一盘棋”向网络空间延伸，实现国资央企网络信息安全能力水平整体提升：建立统一高效的国资国企和国家有关重点领域网络安全风险报告、情报共享、研判处置协作机制，形成共建、共享、共赢的良性工作格局，防范化解重大网络安全风险。</w:t>
      </w:r>
    </w:p>
    <w:p w14:paraId="63A937AD">
      <w:pPr>
        <w:ind w:firstLine="482"/>
        <w:rPr>
          <w:rFonts w:cs="Times New Roman"/>
          <w:b/>
          <w:bCs/>
        </w:rPr>
      </w:pPr>
      <w:r>
        <w:rPr>
          <w:rFonts w:cs="Times New Roman"/>
          <w:b/>
          <w:bCs/>
        </w:rPr>
        <w:t>4、2019年11月国务院国资委发布《全国性国资国企在线监管系统建设工作方案》（国资厅发〔2019〕35号）：</w:t>
      </w:r>
    </w:p>
    <w:p w14:paraId="6DC9DF6E">
      <w:pPr>
        <w:ind w:firstLine="480"/>
        <w:rPr>
          <w:rFonts w:cs="Times New Roman"/>
        </w:rPr>
      </w:pPr>
      <w:r>
        <w:rPr>
          <w:rFonts w:cs="Times New Roman"/>
        </w:rPr>
        <w:t>国务院国资委将建立统筹协调机制，逐年明确年度重点工作任务，重点做好以下几个方面工作：</w:t>
      </w:r>
    </w:p>
    <w:p w14:paraId="748D7B44">
      <w:pPr>
        <w:ind w:firstLine="480"/>
        <w:rPr>
          <w:rFonts w:cs="Times New Roman"/>
        </w:rPr>
      </w:pPr>
      <w:r>
        <w:rPr>
          <w:rFonts w:cs="Times New Roman"/>
        </w:rPr>
        <w:t>（1）形成统一国资监管数据标准。国务院国资委将研究制定统一的国资监管数据标准，基本形成“3+N”国资监管数据指标体系，即企业组织机构、企业“三重一大”决策、国资监管信息系统用户等3个基本信息库和N个国资监管业务数据指标库，发布国资国企在线监管系统接口规范，建立健全国资监管数据管理制度。</w:t>
      </w:r>
    </w:p>
    <w:p w14:paraId="72BEC6BA">
      <w:pPr>
        <w:ind w:firstLine="480"/>
        <w:rPr>
          <w:rFonts w:cs="Times New Roman"/>
        </w:rPr>
      </w:pPr>
      <w:r>
        <w:rPr>
          <w:rFonts w:cs="Times New Roman"/>
        </w:rPr>
        <w:t>（2）加快省级国资国企在线监管系统建设，同步推动所属企业管控信息化协同提升。各地方国资委重点加快“三重一大”决策运行、大额资金支出动态监测、财务、产权、投资、责任追究、党建等重点应用建设，促进形成上下联动监管格局。在建设过程中，既要满足系统建设统一规范的基本要求，也要统筹结合本地区国资国企自身特点。</w:t>
      </w:r>
    </w:p>
    <w:p w14:paraId="1BDAC47C">
      <w:pPr>
        <w:ind w:firstLine="482"/>
        <w:rPr>
          <w:rFonts w:cs="Times New Roman"/>
        </w:rPr>
      </w:pPr>
      <w:r>
        <w:rPr>
          <w:rFonts w:cs="Times New Roman"/>
          <w:b/>
          <w:bCs/>
        </w:rPr>
        <w:t>5、《关于加强中央企业内部控制体系建设与监督工作的实施意见》（国资发监督规〔2019〕101号）：</w:t>
      </w:r>
      <w:r>
        <w:rPr>
          <w:rFonts w:cs="Times New Roman"/>
        </w:rPr>
        <w:t>指出提升内控体系信息化水平。各中央企业要结合国资监管信息化建设要求，加强内控信息化建设力度</w:t>
      </w:r>
      <w:r>
        <w:rPr>
          <w:rFonts w:hint="eastAsia" w:cs="Times New Roman"/>
        </w:rPr>
        <w:t>，</w:t>
      </w:r>
      <w:r>
        <w:rPr>
          <w:rFonts w:cs="Times New Roman"/>
        </w:rPr>
        <w:t>进一步提升企业的管控能力。内控体系建设部门要与业务部门、审计部门、信息化建设部门协同配合，推动企业“三重一大”、投资和项目管理、财务和资产物资采购、全面风险管理、人力资源等企业管控信息系统的集成应用，逐步实现内控体系与业务信息系统互联互通、有机融合。要进一步梳理和规范业务系统的审批流程及各层级管理人员权限设置，将内控体系管控措施嵌入各类业务信息系统，确保自动识别并终止超越权限、逾越程序和审核材料不健全等行为，促使各项经营管理决策和执行活动可控制、可追溯、可检查，有效减少人为违规操纵因素。企业管控能力和信息化基础较好的企业要逐步探索利用大数据、云计算、人工智能等技术,实现内控体系实时监测、自动预警、监督评价等在线监管功能，进一步提升信息化和智能化水平。</w:t>
      </w:r>
    </w:p>
    <w:p w14:paraId="32B086B7">
      <w:pPr>
        <w:ind w:firstLine="482"/>
        <w:rPr>
          <w:rFonts w:cs="Times New Roman"/>
        </w:rPr>
      </w:pPr>
      <w:r>
        <w:rPr>
          <w:rFonts w:cs="Times New Roman"/>
          <w:b/>
          <w:bCs/>
        </w:rPr>
        <w:t>6、《关于进一步推动构建国资监管大格局有关工作的通知》（国务院国资委国资发法规〔2019〕117号）：</w:t>
      </w:r>
      <w:r>
        <w:rPr>
          <w:rFonts w:cs="Times New Roman"/>
        </w:rPr>
        <w:t>各级国资委要以习近平新时代中国特色社会主义思想为指导，贯彻落实党中央关于推进国家治理体系和治理能力现代化的决策部署，力争用2-3年时间推动实现机构职能上下贯通、法规制度协同一致、行权履职规范统一、改革发展统筹有序、党的领导坚强有力、系统合力明显增强，加快形成国资监管一盘棋。各级国资委要加强组织领导，把指导监督工作摆在更突出、更重要的位置，强化指导协调和监督检查，加快形成指导监督有效、相互支持有力、沟通协调有方、共同发展有序的工作机制，凝聚国资监管事业蓬勃发展的系统合力。</w:t>
      </w:r>
    </w:p>
    <w:p w14:paraId="392CE0C4">
      <w:pPr>
        <w:ind w:firstLine="482"/>
        <w:rPr>
          <w:rFonts w:cs="Times New Roman"/>
          <w:b/>
          <w:bCs/>
        </w:rPr>
      </w:pPr>
      <w:r>
        <w:rPr>
          <w:rFonts w:cs="Times New Roman"/>
          <w:b/>
          <w:bCs/>
        </w:rPr>
        <w:t>7、《上海市国资委2023年工作要点》：</w:t>
      </w:r>
    </w:p>
    <w:p w14:paraId="09B78138">
      <w:pPr>
        <w:ind w:firstLine="480"/>
        <w:rPr>
          <w:rFonts w:cs="Times New Roman"/>
        </w:rPr>
      </w:pPr>
      <w:r>
        <w:rPr>
          <w:rFonts w:cs="Times New Roman"/>
        </w:rPr>
        <w:t>加强全面风险协同管理。构建涵盖战略风险、业绩风险和运营风险的风险管理框架，强化风险防控工作协同联动，进一步形成监管合力。探索建立市国资委系统风险稳定基金，推动企业设置审计工作委员会，不断提升风险防范处置能力。持续推进重点领域关键环节的风险排查和监督治理，明确重大风险事项化解清单，推动重点子企业风险监控常态化。</w:t>
      </w:r>
    </w:p>
    <w:p w14:paraId="5FE4F5CB">
      <w:pPr>
        <w:ind w:firstLine="480"/>
        <w:rPr>
          <w:rFonts w:cs="Times New Roman"/>
        </w:rPr>
      </w:pPr>
      <w:r>
        <w:rPr>
          <w:rFonts w:cs="Times New Roman"/>
        </w:rPr>
        <w:t>推进监管信息化建设。完善上海国资国企在线监管服务平台功能，加快监管数据汇聚，拓宽国资监管专网覆盖范围。推进数字监管，构建国资监管数据全流程标准体系，加强网络和数据安全管理。完善企业价值评估指数系统，推动国资评估管理向“价值管理”转变。深化企业服务大厅建设，持续推进线上线下业务融合。</w:t>
      </w:r>
    </w:p>
    <w:p w14:paraId="6DB64C47">
      <w:pPr>
        <w:ind w:firstLine="482"/>
        <w:rPr>
          <w:rFonts w:cs="Times New Roman"/>
          <w:b/>
          <w:bCs/>
        </w:rPr>
      </w:pPr>
      <w:r>
        <w:rPr>
          <w:rFonts w:cs="Times New Roman"/>
          <w:b/>
          <w:bCs/>
        </w:rPr>
        <w:t>8、《上海市国资国企发展“十四五”规划》：</w:t>
      </w:r>
    </w:p>
    <w:p w14:paraId="05993057">
      <w:pPr>
        <w:ind w:firstLine="480"/>
        <w:rPr>
          <w:rFonts w:cs="Times New Roman"/>
        </w:rPr>
      </w:pPr>
      <w:r>
        <w:rPr>
          <w:rFonts w:cs="Times New Roman"/>
        </w:rPr>
        <w:t>坚持科学监管。完善以管资本为主的国有资产监管体制，深化经营性国有资产统一监管，强化监督协同，防止国有资产流失，提高监管系统性、针对性、有效性。</w:t>
      </w:r>
    </w:p>
    <w:p w14:paraId="60E0267C">
      <w:pPr>
        <w:ind w:firstLine="480"/>
        <w:rPr>
          <w:rFonts w:cs="Times New Roman"/>
        </w:rPr>
      </w:pPr>
      <w:r>
        <w:rPr>
          <w:rFonts w:cs="Times New Roman"/>
        </w:rPr>
        <w:t>建立健全数据治理体系，构筑数字赋能平台，探索数据资产管理，强化系统整合和大数据汇集分析，重塑数据驱动业务发展模式，打造数字化生态体系。</w:t>
      </w:r>
    </w:p>
    <w:p w14:paraId="12315BAF">
      <w:pPr>
        <w:ind w:firstLine="480"/>
        <w:rPr>
          <w:rFonts w:cs="Times New Roman"/>
        </w:rPr>
      </w:pPr>
      <w:r>
        <w:rPr>
          <w:rFonts w:cs="Times New Roman"/>
        </w:rPr>
        <w:t>完善国资监管大格局。建立健全机构职能上下贯通、监管制度衔接规范、行权履职协同高效、改革发展统筹有序、系统合力明显增强的国资监管大格局。构建“1+3+N”的国有资本管理架构，进一步明确和优化市国资委、平台公司、监管企业的权责边界和联动机制。</w:t>
      </w:r>
    </w:p>
    <w:p w14:paraId="0A970CFD">
      <w:pPr>
        <w:ind w:firstLine="480"/>
        <w:rPr>
          <w:rFonts w:cs="Times New Roman"/>
        </w:rPr>
      </w:pPr>
      <w:r>
        <w:rPr>
          <w:rFonts w:cs="Times New Roman"/>
        </w:rPr>
        <w:t>推进国资监管数字化智能化。建立健全国资监管数据指标体系，统一数据采集和用户身份管理，实现国资监管资源整合、信息共享和业务协同。促进信息化与监管业务深度融合，实现国资国企实时在线动态监管全覆盖，建立横向到边、纵向到底、全面协同的数字化智能化监管体系。建立智能化监测</w:t>
      </w:r>
      <w:r>
        <w:rPr>
          <w:rFonts w:hint="eastAsia" w:cs="Times New Roman"/>
        </w:rPr>
        <w:t>算法</w:t>
      </w:r>
      <w:r>
        <w:rPr>
          <w:rFonts w:cs="Times New Roman"/>
        </w:rPr>
        <w:t>，打造直观准确的“企业画像”，形成数字化运营、数字化监管、数字化评估等新型管控体系，提升国资运营质量和风险识别能力。</w:t>
      </w:r>
    </w:p>
    <w:p w14:paraId="5FD9F32A">
      <w:pPr>
        <w:ind w:firstLine="480"/>
        <w:rPr>
          <w:rFonts w:cs="Times New Roman"/>
        </w:rPr>
      </w:pPr>
      <w:r>
        <w:rPr>
          <w:rFonts w:cs="Times New Roman"/>
        </w:rPr>
        <w:t>加强重点领域风险防范管控。进一步强化风险防控意识，加强经济运行动态、资本市场指标变化等的监测预警、评估和研判。</w:t>
      </w:r>
    </w:p>
    <w:p w14:paraId="4752875F">
      <w:pPr>
        <w:ind w:firstLine="482"/>
        <w:rPr>
          <w:rFonts w:cs="Times New Roman"/>
        </w:rPr>
      </w:pPr>
      <w:r>
        <w:rPr>
          <w:rFonts w:hint="eastAsia" w:cs="Times New Roman"/>
          <w:b/>
          <w:bCs/>
        </w:rPr>
        <w:t>9、关于印发《国资监管系统全面智能化升级方案》的通知（国资厅[2024]275号）</w:t>
      </w:r>
    </w:p>
    <w:p w14:paraId="44201DAE">
      <w:pPr>
        <w:pStyle w:val="5"/>
        <w:numPr>
          <w:ilvl w:val="3"/>
          <w:numId w:val="0"/>
        </w:numPr>
      </w:pPr>
      <w:r>
        <w:rPr>
          <w:rFonts w:hint="eastAsia" w:cs="宋体"/>
        </w:rPr>
        <w:t xml:space="preserve">2.3.2.2  </w:t>
      </w:r>
      <w:r>
        <w:rPr>
          <w:rFonts w:hint="eastAsia"/>
        </w:rPr>
        <w:t>子系统建设依据</w:t>
      </w:r>
    </w:p>
    <w:p w14:paraId="1F1F71B5">
      <w:pPr>
        <w:pStyle w:val="6"/>
        <w:numPr>
          <w:ilvl w:val="4"/>
          <w:numId w:val="0"/>
        </w:numPr>
        <w:rPr>
          <w:rFonts w:eastAsia="宋体"/>
        </w:rPr>
      </w:pPr>
      <w:r>
        <w:rPr>
          <w:rFonts w:hint="eastAsia" w:eastAsia="宋体" w:cs="宋体"/>
        </w:rPr>
        <w:t xml:space="preserve">2.3.2.2.1  </w:t>
      </w:r>
      <w:r>
        <w:rPr>
          <w:rFonts w:hint="eastAsia" w:eastAsia="宋体"/>
        </w:rPr>
        <w:t>干部人才管理子系统</w:t>
      </w:r>
    </w:p>
    <w:p w14:paraId="1459E9E6">
      <w:pPr>
        <w:ind w:firstLine="482"/>
        <w:rPr>
          <w:b/>
          <w:bCs/>
        </w:rPr>
      </w:pPr>
      <w:r>
        <w:rPr>
          <w:rFonts w:hint="eastAsia"/>
          <w:b/>
          <w:bCs/>
        </w:rPr>
        <w:t>1、干部人才工作相关文件</w:t>
      </w:r>
    </w:p>
    <w:p w14:paraId="586ED86C">
      <w:pPr>
        <w:ind w:firstLine="480"/>
      </w:pPr>
      <w:r>
        <w:rPr>
          <w:rFonts w:hint="eastAsia"/>
        </w:rPr>
        <w:t>《中国共产党组织工作条例》《党政领导干部选拔任用工作条例》《关于加强干部选拔任用纪实工作的若干意见》《关于进一步从严管理干部档案的通知》等文件。</w:t>
      </w:r>
    </w:p>
    <w:p w14:paraId="2F718618">
      <w:pPr>
        <w:ind w:firstLine="482"/>
        <w:rPr>
          <w:b/>
          <w:bCs/>
        </w:rPr>
      </w:pPr>
      <w:r>
        <w:rPr>
          <w:rFonts w:hint="eastAsia"/>
          <w:b/>
          <w:bCs/>
        </w:rPr>
        <w:t>2、标准规范类依据</w:t>
      </w:r>
    </w:p>
    <w:p w14:paraId="31321EE9">
      <w:pPr>
        <w:ind w:firstLine="480"/>
      </w:pPr>
      <w:r>
        <w:rPr>
          <w:rFonts w:hint="eastAsia"/>
        </w:rPr>
        <w:t>ZB202—2017全国组织系统信息系统总体设计要求；</w:t>
      </w:r>
    </w:p>
    <w:p w14:paraId="6AD8A277">
      <w:pPr>
        <w:ind w:firstLine="480"/>
      </w:pPr>
      <w:r>
        <w:rPr>
          <w:rFonts w:hint="eastAsia"/>
        </w:rPr>
        <w:t>ZB201—2017全国组织系统信息化标准化工作指南；</w:t>
      </w:r>
    </w:p>
    <w:p w14:paraId="13DD968F">
      <w:pPr>
        <w:ind w:firstLine="480"/>
      </w:pPr>
      <w:r>
        <w:rPr>
          <w:rFonts w:hint="eastAsia"/>
        </w:rPr>
        <w:t>ZB211-2019全国组织系统信息资源分类；</w:t>
      </w:r>
    </w:p>
    <w:p w14:paraId="36E5B202">
      <w:pPr>
        <w:ind w:firstLine="480"/>
      </w:pPr>
      <w:r>
        <w:rPr>
          <w:rFonts w:hint="eastAsia"/>
        </w:rPr>
        <w:t>ZB210-2019全国组织系统信息资源核心元数据；</w:t>
      </w:r>
    </w:p>
    <w:p w14:paraId="24EACA33">
      <w:pPr>
        <w:ind w:firstLine="480"/>
      </w:pPr>
      <w:r>
        <w:rPr>
          <w:rFonts w:hint="eastAsia"/>
        </w:rPr>
        <w:t>ZB212-2019全国组织系统信息资源标识符编码规则；</w:t>
      </w:r>
    </w:p>
    <w:p w14:paraId="5E5BC757">
      <w:pPr>
        <w:ind w:firstLine="480"/>
      </w:pPr>
      <w:r>
        <w:rPr>
          <w:rFonts w:hint="eastAsia"/>
        </w:rPr>
        <w:t>ZB216—2017全国组织系统统一身份认证与管理规范；</w:t>
      </w:r>
    </w:p>
    <w:p w14:paraId="01FB3305">
      <w:pPr>
        <w:ind w:firstLine="480"/>
      </w:pPr>
      <w:r>
        <w:rPr>
          <w:rFonts w:hint="eastAsia"/>
        </w:rPr>
        <w:t>ZB213—2017全国组织系统信息共享交换平台技术接口规范；</w:t>
      </w:r>
    </w:p>
    <w:p w14:paraId="1CE0F533">
      <w:pPr>
        <w:ind w:firstLine="480"/>
      </w:pPr>
      <w:r>
        <w:rPr>
          <w:rFonts w:hint="eastAsia"/>
        </w:rPr>
        <w:t>GB/T33870-2017《领导干部档案数字化技术规范》；</w:t>
      </w:r>
    </w:p>
    <w:p w14:paraId="7D2B69B6">
      <w:pPr>
        <w:ind w:firstLine="480"/>
      </w:pPr>
      <w:r>
        <w:rPr>
          <w:rFonts w:hint="eastAsia"/>
        </w:rPr>
        <w:t>ZB208-2017全国公务员信息库信息采集与报送规范（数据元）；</w:t>
      </w:r>
    </w:p>
    <w:p w14:paraId="05836734">
      <w:pPr>
        <w:ind w:firstLine="480"/>
      </w:pPr>
      <w:r>
        <w:rPr>
          <w:rFonts w:hint="eastAsia"/>
        </w:rPr>
        <w:t>ZB208-2017全国公务员信息库信息采集与报送规范（代码集）；</w:t>
      </w:r>
    </w:p>
    <w:p w14:paraId="1D1AE194">
      <w:pPr>
        <w:ind w:firstLine="480"/>
      </w:pPr>
      <w:r>
        <w:rPr>
          <w:rFonts w:hint="eastAsia"/>
        </w:rPr>
        <w:t>《全国组织、干部、人事管理信息第1部分：数据元》；</w:t>
      </w:r>
    </w:p>
    <w:p w14:paraId="2B4C9A46">
      <w:pPr>
        <w:ind w:firstLine="480"/>
      </w:pPr>
      <w:r>
        <w:rPr>
          <w:rFonts w:hint="eastAsia"/>
        </w:rPr>
        <w:t>《全国组织、干部、人事管理信息第2部分：信息分类代码集》。</w:t>
      </w:r>
    </w:p>
    <w:p w14:paraId="34C7290D">
      <w:pPr>
        <w:ind w:firstLine="482"/>
        <w:rPr>
          <w:b/>
          <w:bCs/>
        </w:rPr>
      </w:pPr>
      <w:r>
        <w:rPr>
          <w:rFonts w:hint="eastAsia"/>
          <w:b/>
          <w:bCs/>
        </w:rPr>
        <w:t>3、安全标准规范</w:t>
      </w:r>
    </w:p>
    <w:p w14:paraId="577EA559">
      <w:pPr>
        <w:ind w:firstLine="480"/>
      </w:pPr>
      <w:r>
        <w:rPr>
          <w:rFonts w:hint="eastAsia"/>
        </w:rPr>
        <w:t>GB17859-1999《计算机信息系统安全等级保护划分准则》；</w:t>
      </w:r>
    </w:p>
    <w:p w14:paraId="309A2811">
      <w:pPr>
        <w:ind w:firstLine="480"/>
      </w:pPr>
      <w:r>
        <w:rPr>
          <w:rFonts w:hint="eastAsia"/>
        </w:rPr>
        <w:t>GB25058-2010《信息安全技术信息系统安全等级保护实施指南》；</w:t>
      </w:r>
    </w:p>
    <w:p w14:paraId="24FFDAC3">
      <w:pPr>
        <w:ind w:firstLine="480"/>
      </w:pPr>
      <w:r>
        <w:rPr>
          <w:rFonts w:hint="eastAsia"/>
        </w:rPr>
        <w:t>GB/T22240-2008《信息安全技术信息系统安全保护等级定级指南》；</w:t>
      </w:r>
    </w:p>
    <w:p w14:paraId="0678225E">
      <w:pPr>
        <w:ind w:firstLine="480"/>
      </w:pPr>
      <w:r>
        <w:rPr>
          <w:rFonts w:hint="eastAsia"/>
        </w:rPr>
        <w:t>GB/T22239-2008《信息安全技术信息系统安全等级保护基本要求》；</w:t>
      </w:r>
    </w:p>
    <w:p w14:paraId="49CB141D">
      <w:pPr>
        <w:ind w:firstLine="480"/>
      </w:pPr>
      <w:r>
        <w:rPr>
          <w:rFonts w:hint="eastAsia"/>
        </w:rPr>
        <w:t>ZB217—2017《全国组织系统信息安全总体要求》。</w:t>
      </w:r>
    </w:p>
    <w:p w14:paraId="0ECF7D92">
      <w:pPr>
        <w:pStyle w:val="6"/>
        <w:numPr>
          <w:ilvl w:val="4"/>
          <w:numId w:val="0"/>
        </w:numPr>
      </w:pPr>
      <w:r>
        <w:rPr>
          <w:rFonts w:hint="eastAsia" w:eastAsia="宋体" w:cs="宋体"/>
        </w:rPr>
        <w:t xml:space="preserve">2.3.2.2.2  </w:t>
      </w:r>
      <w:r>
        <w:rPr>
          <w:rFonts w:hint="eastAsia"/>
        </w:rPr>
        <w:t>投资监管管理子系统</w:t>
      </w:r>
    </w:p>
    <w:p w14:paraId="49110622">
      <w:pPr>
        <w:ind w:firstLine="480"/>
        <w:rPr>
          <w:rFonts w:cs="Times New Roman"/>
        </w:rPr>
      </w:pPr>
      <w:r>
        <w:rPr>
          <w:rFonts w:hint="eastAsia" w:cs="Times New Roman"/>
        </w:rPr>
        <w:t>《上海市国资委监管企业投资监督管理办法》（沪国资委规划〔2021〕62号）</w:t>
      </w:r>
    </w:p>
    <w:p w14:paraId="2D2513C1">
      <w:pPr>
        <w:ind w:firstLine="480"/>
        <w:rPr>
          <w:rFonts w:cs="Times New Roman"/>
        </w:rPr>
      </w:pPr>
      <w:r>
        <w:rPr>
          <w:rFonts w:hint="eastAsia" w:cs="Times New Roman"/>
        </w:rPr>
        <w:t>《市国资委关于编制2025年度投资计划及总结2024年度投资完成情况的通知》（沪国资委规创〔2025〕74号）</w:t>
      </w:r>
    </w:p>
    <w:p w14:paraId="02739EF2">
      <w:pPr>
        <w:pStyle w:val="6"/>
        <w:numPr>
          <w:ilvl w:val="4"/>
          <w:numId w:val="0"/>
        </w:numPr>
      </w:pPr>
      <w:r>
        <w:rPr>
          <w:rFonts w:hint="eastAsia" w:eastAsia="宋体" w:cs="宋体"/>
        </w:rPr>
        <w:t xml:space="preserve">2.3.2.2.3  </w:t>
      </w:r>
      <w:r>
        <w:rPr>
          <w:rFonts w:hint="eastAsia"/>
        </w:rPr>
        <w:t>市属国企投资基金信息子系统</w:t>
      </w:r>
    </w:p>
    <w:p w14:paraId="28A55680">
      <w:pPr>
        <w:ind w:firstLine="480"/>
        <w:rPr>
          <w:rFonts w:cs="Times New Roman"/>
        </w:rPr>
      </w:pPr>
      <w:r>
        <w:rPr>
          <w:rFonts w:hint="eastAsia" w:cs="Times New Roman"/>
        </w:rPr>
        <w:t>上海市国资委于2024年8月印发《市国资委监管企业私募股权投资基金业务管理办法》，明确“开展基金业务的监管企业应当建立基金业务信息化管理系统，加强对投资决策、投后管理、项目退出等重点环节的在线监测，运用信息化手段建立健全基金风险预警和防范机制，提升基金业务管控水平。监管企业应及时完整填报市国资委相关信息系统，信息填报质量将作为企业基金业务管控能力评价的重要参考。”通过信息平台的服务和相关信息收集，为相关管理人员全面掌握市属国企投资基金的募投管退等全过程情况提供支持，运用大数据分析技术科学研判资金的管理效能，加强投资领域偏离管控，提高基金运作效率，增加资金的循环使用效率，明确责任主体提升管理水平提供承载。</w:t>
      </w:r>
    </w:p>
    <w:p w14:paraId="69F422E6">
      <w:pPr>
        <w:ind w:firstLine="480"/>
        <w:rPr>
          <w:rFonts w:cs="Times New Roman"/>
        </w:rPr>
      </w:pPr>
      <w:r>
        <w:rPr>
          <w:rFonts w:hint="eastAsia" w:cs="Times New Roman"/>
        </w:rPr>
        <w:t>上海市国资委于2024年12月印发《市国资委监管企业私募股权投资基金考核评价及尽职免责指引（试行）》，用于指导市国资委监管企业实控基金管理人和实控基金的考核评价及尽职免责相关工作。明确“基金考核评价包括实控基金绩效评价和实控基金管理人绩效考核。”、“监管企业应当注重对基金的整体评价，不以单一项目亏损作为基金负面评价标准，实控基金绩效评价内容一般应包含国资功能维度、基金运营维度、财务回报维度。国资功能维度指标主要评价基金落实重大战略、服务主责主业、促进科技创新、推动产业发展情况等。基金运营维度指标主要评价基金合伙协议执行、投资和退出进度、信息披露及报送情况等。财务回报维度指标主要评价基金投资收益水平、资金使用效率情况等。”</w:t>
      </w:r>
    </w:p>
    <w:p w14:paraId="55EBBD73">
      <w:pPr>
        <w:pStyle w:val="6"/>
        <w:numPr>
          <w:ilvl w:val="4"/>
          <w:numId w:val="0"/>
        </w:numPr>
      </w:pPr>
      <w:r>
        <w:rPr>
          <w:rFonts w:hint="eastAsia" w:eastAsia="宋体" w:cs="宋体"/>
        </w:rPr>
        <w:t xml:space="preserve">2.3.2.2.4  </w:t>
      </w:r>
      <w:r>
        <w:rPr>
          <w:rFonts w:hint="eastAsia"/>
        </w:rPr>
        <w:t>国际化经营子系统</w:t>
      </w:r>
    </w:p>
    <w:p w14:paraId="4FCFD432">
      <w:pPr>
        <w:ind w:firstLine="480"/>
      </w:pPr>
      <w:r>
        <w:rPr>
          <w:rFonts w:hint="eastAsia"/>
        </w:rPr>
        <w:t>依据《中央企业境外国有资产监督管理暂行办法》、《市国资委关于对市政协十四届二次会议第0809号提案的答复函》要求，进一步加强和规范本市有国际化经营的监管企业数据管理，提高国有企业国际化经营资产管理水平，优化国有产权配置，防止相关国际化经营公司的国有资产流失。</w:t>
      </w:r>
    </w:p>
    <w:p w14:paraId="730C5FD2">
      <w:pPr>
        <w:pStyle w:val="6"/>
        <w:numPr>
          <w:ilvl w:val="4"/>
          <w:numId w:val="0"/>
        </w:numPr>
      </w:pPr>
      <w:r>
        <w:rPr>
          <w:rFonts w:hint="eastAsia" w:eastAsia="宋体" w:cs="宋体"/>
        </w:rPr>
        <w:t xml:space="preserve">2.3.2.2.5  </w:t>
      </w:r>
      <w:r>
        <w:rPr>
          <w:rFonts w:hint="eastAsia"/>
        </w:rPr>
        <w:t>国企价值评估子系统</w:t>
      </w:r>
    </w:p>
    <w:p w14:paraId="3CC4FD71">
      <w:pPr>
        <w:ind w:firstLine="480"/>
      </w:pPr>
      <w:r>
        <w:rPr>
          <w:rFonts w:hint="eastAsia"/>
        </w:rPr>
        <w:t>系统根据《国务院国有资产监督管理委员会令第12号》文件，第二章第七条要求，对国资企业所涉及的相关经济行为提供价值评估的系统工具，文件要求如下：</w:t>
      </w:r>
    </w:p>
    <w:p w14:paraId="6C3B9F28">
      <w:pPr>
        <w:ind w:firstLine="480"/>
      </w:pPr>
      <w:r>
        <w:rPr>
          <w:rFonts w:hint="eastAsia"/>
        </w:rPr>
        <w:t>第二章资产评估</w:t>
      </w:r>
    </w:p>
    <w:p w14:paraId="4655A9D5">
      <w:pPr>
        <w:ind w:firstLine="480"/>
      </w:pPr>
      <w:r>
        <w:rPr>
          <w:rFonts w:hint="eastAsia"/>
        </w:rPr>
        <w:t>第七条</w:t>
      </w:r>
    </w:p>
    <w:p w14:paraId="5F612439">
      <w:pPr>
        <w:ind w:firstLine="480"/>
      </w:pPr>
      <w:r>
        <w:rPr>
          <w:rFonts w:hint="eastAsia"/>
        </w:rPr>
        <w:t>企业有下列行为之一的，可以不对相关国有资产进行评估：</w:t>
      </w:r>
    </w:p>
    <w:p w14:paraId="2CB7825D">
      <w:pPr>
        <w:ind w:firstLine="480"/>
      </w:pPr>
      <w:r>
        <w:rPr>
          <w:rFonts w:hint="eastAsia"/>
        </w:rPr>
        <w:t>（二）国有独资企业与其下属独资企业（事业单位）之间或其下属独资企业</w:t>
      </w:r>
    </w:p>
    <w:p w14:paraId="1710F398">
      <w:pPr>
        <w:ind w:firstLine="480"/>
      </w:pPr>
      <w:r>
        <w:rPr>
          <w:rFonts w:hint="eastAsia"/>
        </w:rPr>
        <w:t>（事业单位）之间的合并、资产（产权）置换和无偿划转。</w:t>
      </w:r>
    </w:p>
    <w:p w14:paraId="005DBE7A">
      <w:pPr>
        <w:ind w:firstLine="480"/>
      </w:pPr>
      <w:r>
        <w:rPr>
          <w:rFonts w:hint="eastAsia"/>
        </w:rPr>
        <w:t>2021年9月27日市国资委印发《关于推进本市国资国企数字化转型的实施意见》要求以在线化、数字化、智能化赋能国资监管方式优化和监管效能提升，构建动态、协同、可视化的数字监管服务新模式。完善工作体系，与国务院国资委、全市数字化转型保持同步，在政策配套、数据报送、系统建设、组织保障、资源配备等方面做好衔接；推动市属国企系统全员、全面、全力融入数字化监管进程，明确阶段性任务。夯实监管基础，建立国资监管数据指标体系，科学有序推进企业上云和信创工作，绘制直观准确的国有企业“监管画像”。提升监管能效,实施数字化运营管控项目，形成“三重一大”、投资、财务、产权、项目、资金、监督追责、内控、法规、党建等业务闭环管理。</w:t>
      </w:r>
    </w:p>
    <w:p w14:paraId="276100E6">
      <w:pPr>
        <w:ind w:firstLine="480"/>
      </w:pPr>
      <w:r>
        <w:rPr>
          <w:rFonts w:hint="eastAsia"/>
        </w:rPr>
        <w:t>根据国务院国资委8号文《关于优化中央企业资产评估管理有关事项的通知》（国资发产权规〔2024〕8号）的关键原文及其具体出处如下：</w:t>
      </w:r>
    </w:p>
    <w:p w14:paraId="4F6C4255">
      <w:pPr>
        <w:ind w:firstLine="480"/>
      </w:pPr>
      <w:r>
        <w:rPr>
          <w:rFonts w:hint="eastAsia"/>
        </w:rPr>
        <w:t>五、知识产权等资产的定价机制</w:t>
      </w:r>
    </w:p>
    <w:p w14:paraId="0739A9BF">
      <w:pPr>
        <w:ind w:firstLine="480"/>
      </w:pPr>
      <w:r>
        <w:rPr>
          <w:rFonts w:hint="eastAsia"/>
        </w:rPr>
        <w:t>原文表述：</w:t>
      </w:r>
    </w:p>
    <w:p w14:paraId="4A31C952">
      <w:pPr>
        <w:ind w:firstLine="480"/>
      </w:pPr>
      <w:r>
        <w:rPr>
          <w:rFonts w:hint="eastAsia"/>
        </w:rPr>
        <w:t>"科技成果、知识产权、数据资产流转时，应首选评估或估值方式；确有难度的，可通过挂牌交易、拍卖、询价等方式确定价格"​​</w:t>
      </w:r>
    </w:p>
    <w:p w14:paraId="73052CD2">
      <w:pPr>
        <w:ind w:firstLine="480"/>
      </w:pPr>
      <w:r>
        <w:rPr>
          <w:rFonts w:hint="eastAsia"/>
        </w:rPr>
        <w:t>出现位置​：第四部分“健全完善知识产权、科技成果、数据资产等资产交易流转定价方式”，强调多元化定价路径。</w:t>
      </w:r>
    </w:p>
    <w:p w14:paraId="289572EB">
      <w:pPr>
        <w:pStyle w:val="6"/>
        <w:numPr>
          <w:ilvl w:val="4"/>
          <w:numId w:val="0"/>
        </w:numPr>
      </w:pPr>
      <w:r>
        <w:rPr>
          <w:rFonts w:hint="eastAsia" w:eastAsia="宋体" w:cs="宋体"/>
        </w:rPr>
        <w:t xml:space="preserve">2.3.2.2.6  </w:t>
      </w:r>
      <w:r>
        <w:rPr>
          <w:rFonts w:hint="eastAsia"/>
        </w:rPr>
        <w:t>全面风险预警管理子系统</w:t>
      </w:r>
    </w:p>
    <w:p w14:paraId="08667A51">
      <w:pPr>
        <w:ind w:firstLine="480"/>
        <w:rPr>
          <w:rFonts w:cs="Times New Roman"/>
        </w:rPr>
      </w:pPr>
      <w:r>
        <w:rPr>
          <w:rFonts w:cs="Times New Roman"/>
        </w:rPr>
        <w:t>依据《上海市贯彻&lt;国有企业改革深化提升行动方案（2023-2025年）&gt;的实施方案》、《中央企业全面风险管理指引》（国资发改革[2006]108号）要求，各监管企业要学习贯彻习近平总书记考察上海重要讲话精神，深入推进国企改革深化提升行动，做好稳增长、防风险和强管理三项工作。一是全面推动稳增长、提效益、促发展，不断提高国有经济回报。稳增长方面，要着力强化目标引领，突出重点领域；提效益方面，要着力细化目标分解，抓好过程管理；促发展方面，要着力优化资源配置，加强国资收益支持力度，加强存量资源盘活。二是要推动风险管理主动前置、全面覆盖、规范有效，不断提升防风险工作成效。要树立正确发展理念，坚持走高质量发展之路；要推动风险预警管理全覆盖，抓“早”抓“小”，及时发现倾向性、苗头性问题；要持续开展风险排查，实施风险清单化管理；要高效推进风险化解处置，及时止损挽损；要强化风险源头治理，健全完善内控及风险管理机制。</w:t>
      </w:r>
    </w:p>
    <w:p w14:paraId="5E6F19D7">
      <w:pPr>
        <w:pStyle w:val="6"/>
        <w:numPr>
          <w:ilvl w:val="4"/>
          <w:numId w:val="0"/>
        </w:numPr>
      </w:pPr>
      <w:r>
        <w:rPr>
          <w:rFonts w:hint="eastAsia" w:eastAsia="宋体" w:cs="宋体"/>
        </w:rPr>
        <w:t xml:space="preserve">2.3.2.2.7  </w:t>
      </w:r>
      <w:r>
        <w:rPr>
          <w:rFonts w:hint="eastAsia"/>
        </w:rPr>
        <w:t>国资监管采集子系统</w:t>
      </w:r>
    </w:p>
    <w:p w14:paraId="673F3195">
      <w:pPr>
        <w:ind w:firstLine="480"/>
        <w:rPr>
          <w:rFonts w:cs="Times New Roman"/>
        </w:rPr>
      </w:pPr>
      <w:r>
        <w:rPr>
          <w:rFonts w:cs="Times New Roman"/>
        </w:rPr>
        <w:t>依据《中央企业财务决算报告管理办法（国务院国有资产监督管理委员会令第5号）》、《国家电子政务标准化指南》、《上海市政府信息公开规定》。</w:t>
      </w:r>
    </w:p>
    <w:p w14:paraId="7E5E1138">
      <w:pPr>
        <w:ind w:firstLine="480"/>
        <w:rPr>
          <w:rFonts w:cs="Times New Roman"/>
        </w:rPr>
      </w:pPr>
      <w:r>
        <w:rPr>
          <w:rFonts w:cs="Times New Roman"/>
        </w:rPr>
        <w:t>为全面贯彻党的十九大和十九届二中、三中、四中全会精神，认真落实党中央、国务院关于全面推进电子政务的决策部署，推动电子政务标准化发展，优化电子政务标准体系，完善电子政务标准，突破关键技术标准，强化标准实施与监督，增强电子政务标准化服务能力，为推进国家电子政务健康协调可持续发展、走有中国特色电子政务发展道路，推进国家治理体系和治理能力现代化，提供有力支撑。</w:t>
      </w:r>
    </w:p>
    <w:p w14:paraId="79C7875A">
      <w:pPr>
        <w:ind w:firstLine="480"/>
        <w:rPr>
          <w:rFonts w:cs="Times New Roman"/>
        </w:rPr>
      </w:pPr>
      <w:r>
        <w:rPr>
          <w:rFonts w:cs="Times New Roman"/>
        </w:rPr>
        <w:t>为更好的规范企业数据采集机制、对监管企业融资担保、资金出借、发债审批等事项的相关跟踪，提高企业数据使用效率，做好监管企业动态监测及其他相关工作，需要建设财务数据采集子系统相关功能，同时为相关业务处室提供相应系统及服务以满足国资委对44家监管企业每年的财务年报、财务月报、财务预算、境外企业情况数据的采集、数据分析工作以及各项监管要求。</w:t>
      </w:r>
    </w:p>
    <w:p w14:paraId="76A08B31">
      <w:pPr>
        <w:pStyle w:val="6"/>
        <w:numPr>
          <w:ilvl w:val="4"/>
          <w:numId w:val="0"/>
        </w:numPr>
      </w:pPr>
      <w:r>
        <w:rPr>
          <w:rFonts w:hint="eastAsia" w:eastAsia="宋体" w:cs="宋体"/>
        </w:rPr>
        <w:t xml:space="preserve">2.3.2.2.8  </w:t>
      </w:r>
      <w:r>
        <w:rPr>
          <w:rFonts w:hint="eastAsia"/>
        </w:rPr>
        <w:t>国资经营预算管理子系统</w:t>
      </w:r>
    </w:p>
    <w:p w14:paraId="0808CE9D">
      <w:pPr>
        <w:ind w:firstLine="480"/>
      </w:pPr>
      <w:r>
        <w:rPr>
          <w:rFonts w:hint="eastAsia"/>
        </w:rPr>
        <w:t>依据《关于我市全面实施预算绩效管理的事实意见》（沪委发〔2019〕12号）、《上海市市级国有资本经营支出预算绩效管理办法（试行）》（沪国资委评价〔2020〕466号）要求，在预算决策、编制、执行、决算等各环节，切实加强国有资本经营支出预算事前、事中、事后绩效管理，实现国有资本经营预算资金的优化配置；按照聚焦重点、持续完善的原则，有效推动国资经营预算绩效管理的实施。</w:t>
      </w:r>
    </w:p>
    <w:p w14:paraId="54EB2198">
      <w:pPr>
        <w:pStyle w:val="6"/>
        <w:numPr>
          <w:ilvl w:val="4"/>
          <w:numId w:val="0"/>
        </w:numPr>
      </w:pPr>
      <w:r>
        <w:rPr>
          <w:rFonts w:hint="eastAsia" w:eastAsia="宋体" w:cs="宋体"/>
        </w:rPr>
        <w:t xml:space="preserve">2.3.2.2.9  </w:t>
      </w:r>
      <w:r>
        <w:rPr>
          <w:rFonts w:hint="eastAsia"/>
        </w:rPr>
        <w:t>企业分配事中事后监管子系统</w:t>
      </w:r>
    </w:p>
    <w:p w14:paraId="5B74A5C6">
      <w:pPr>
        <w:ind w:firstLine="480"/>
      </w:pPr>
      <w:r>
        <w:rPr>
          <w:rFonts w:hint="eastAsia"/>
        </w:rPr>
        <w:t>《国务院关于改革国有企业工资决定机制的意见》（国发〔2018〕16号）</w:t>
      </w:r>
    </w:p>
    <w:p w14:paraId="250889CD">
      <w:pPr>
        <w:ind w:firstLine="480"/>
      </w:pPr>
      <w:r>
        <w:rPr>
          <w:rFonts w:hint="eastAsia"/>
        </w:rPr>
        <w:t>随着社会主义市场经济体制逐步健全和国有企业改革不断深化，现行国有企业工资决定机制还存在市场化分配程度不高、分配秩序不够规范、监管体制尚不健全等问题，已难以适应改革发展需要。</w:t>
      </w:r>
    </w:p>
    <w:p w14:paraId="539B5463">
      <w:pPr>
        <w:ind w:firstLine="480"/>
      </w:pPr>
      <w:r>
        <w:rPr>
          <w:rFonts w:hint="eastAsia"/>
        </w:rPr>
        <w:t>《上海市人民政府关于本市改革国有企业工资决定机制的实施意见》（沪府规〔2019〕7号）</w:t>
      </w:r>
    </w:p>
    <w:p w14:paraId="09014EC8">
      <w:pPr>
        <w:ind w:firstLine="480"/>
      </w:pPr>
      <w:r>
        <w:rPr>
          <w:rFonts w:hint="eastAsia"/>
        </w:rPr>
        <w:t>国有企业在经济社会发展中具有重要地位。国有企业工资决定机制改革是完善国有企业现代企业制度的重要内容，是深化收入分配制度改革的重要任务，事关国有企业健康发展，事关国有企业职工切身利益，事关收入分配合理有序。</w:t>
      </w:r>
    </w:p>
    <w:p w14:paraId="123808F4">
      <w:pPr>
        <w:ind w:firstLine="480"/>
      </w:pPr>
      <w:r>
        <w:rPr>
          <w:rFonts w:hint="eastAsia"/>
        </w:rPr>
        <w:t>《关于市国资委监管企业工资决定机制改革的实施办法》（沪国资委分配﹝2019﹞76号）等文件要求</w:t>
      </w:r>
    </w:p>
    <w:p w14:paraId="0ABC3842">
      <w:pPr>
        <w:ind w:firstLine="480"/>
      </w:pPr>
      <w:r>
        <w:rPr>
          <w:rFonts w:hint="eastAsia"/>
        </w:rPr>
        <w:t>为贯彻落实市政府《关于本市改革国有企业工资决定机制的实施意见》（沪府规〔2019〕7号）的精神，指导监管企业建立健全与劳动力市场基本适应、与企业经济效益和劳动生产率挂钩的工资决定和正常增长机制，完善国有企业工资分配监管体制，促进收入分配更合理、更有序，制定本实施办法。</w:t>
      </w:r>
    </w:p>
    <w:p w14:paraId="71C6F79E">
      <w:pPr>
        <w:pStyle w:val="6"/>
        <w:numPr>
          <w:ilvl w:val="4"/>
          <w:numId w:val="0"/>
        </w:numPr>
        <w:rPr>
          <w:rFonts w:eastAsia="宋体"/>
        </w:rPr>
      </w:pPr>
      <w:r>
        <w:rPr>
          <w:rFonts w:hint="eastAsia" w:eastAsia="宋体" w:cs="宋体"/>
        </w:rPr>
        <w:t xml:space="preserve">2.3.2.2.10  </w:t>
      </w:r>
      <w:r>
        <w:rPr>
          <w:rFonts w:hint="eastAsia" w:eastAsia="宋体"/>
        </w:rPr>
        <w:t>国有房地资产信息监管子系统</w:t>
      </w:r>
    </w:p>
    <w:p w14:paraId="791658B6">
      <w:pPr>
        <w:ind w:firstLine="480"/>
      </w:pPr>
      <w:r>
        <w:rPr>
          <w:rFonts w:hint="eastAsia"/>
        </w:rPr>
        <w:t>2024年3月15日，根据市领导听取《</w:t>
      </w:r>
      <w:r>
        <w:rPr>
          <w:rFonts w:hint="eastAsia"/>
          <w:b/>
          <w:bCs/>
        </w:rPr>
        <w:t>关于进一步优化不动产租赁规范管理工作方案的报告</w:t>
      </w:r>
      <w:r>
        <w:rPr>
          <w:rFonts w:hint="eastAsia"/>
        </w:rPr>
        <w:t>》，提出相关工作要求，综合处对不动产租赁规范管理下一步工作进行系统谋划，形成工作方案。</w:t>
      </w:r>
    </w:p>
    <w:p w14:paraId="6956491B">
      <w:pPr>
        <w:ind w:firstLine="480"/>
      </w:pPr>
      <w:r>
        <w:rPr>
          <w:rFonts w:hint="eastAsia"/>
        </w:rPr>
        <w:t>根据市领导工作要求，综合处对不动产租赁规范管理下一步工作进行系统谋划，立足完善租赁监管体系、提升平台运营能力、强化企业主体责任三个维度进行探索研究，重点从开展租赁评估、建立不动产租赁监测系统、建立专项沟通机制、优化平台运营模式和服务能力、开展租赁专项考核、形成存量低效租赁清退整治方案等六方面形成工作方案。</w:t>
      </w:r>
    </w:p>
    <w:p w14:paraId="2E3F8EEA">
      <w:pPr>
        <w:pStyle w:val="6"/>
        <w:numPr>
          <w:ilvl w:val="4"/>
          <w:numId w:val="0"/>
        </w:numPr>
      </w:pPr>
      <w:r>
        <w:rPr>
          <w:rFonts w:hint="eastAsia" w:eastAsia="宋体" w:cs="宋体"/>
        </w:rPr>
        <w:t xml:space="preserve">2.3.2.2.11  </w:t>
      </w:r>
      <w:r>
        <w:rPr>
          <w:rFonts w:hint="eastAsia"/>
        </w:rPr>
        <w:t>内部审计子系统</w:t>
      </w:r>
    </w:p>
    <w:p w14:paraId="575A7562">
      <w:pPr>
        <w:ind w:firstLine="480"/>
        <w:rPr>
          <w:rFonts w:cs="Times New Roman"/>
        </w:rPr>
      </w:pPr>
      <w:r>
        <w:rPr>
          <w:rFonts w:cs="Times New Roman"/>
        </w:rPr>
        <w:t>根据《审计署关于内部审计工作的规定》（2018年1月12日审计署令第11号公布自2018年3月1日起施行）的指导，完善上海市国资委监管企业的相关内部审计工作，明确内部审计工作要点中的内容与完成标准，有效保障企业的内审工作完成情况及处室相关年度工作报告。</w:t>
      </w:r>
    </w:p>
    <w:p w14:paraId="44560A4A">
      <w:pPr>
        <w:ind w:firstLine="480"/>
        <w:rPr>
          <w:rFonts w:cs="Times New Roman"/>
        </w:rPr>
      </w:pPr>
      <w:r>
        <w:rPr>
          <w:rFonts w:cs="Times New Roman"/>
        </w:rPr>
        <w:t>为了加强内部审计工作，建立健全内部审计制度，提升内部审计工作质量，充分发挥内部审计作用，根据《中华人民共和国审计法》《中华人民共和国审计法实施条例》以及国家其他有关规定，制定本规定。</w:t>
      </w:r>
    </w:p>
    <w:p w14:paraId="33D5A2FB">
      <w:pPr>
        <w:ind w:firstLine="480"/>
        <w:rPr>
          <w:rFonts w:cs="Times New Roman"/>
        </w:rPr>
      </w:pPr>
      <w:r>
        <w:rPr>
          <w:rFonts w:cs="Times New Roman"/>
        </w:rPr>
        <w:t>依法属于审计机关审计监督对象的单位（以下统称单位）的内部审计工作，以及审计机关对单位内部审计工作的业务指导和监督，适用本规定。</w:t>
      </w:r>
    </w:p>
    <w:p w14:paraId="25DA58D1">
      <w:pPr>
        <w:pStyle w:val="6"/>
        <w:numPr>
          <w:ilvl w:val="4"/>
          <w:numId w:val="0"/>
        </w:numPr>
      </w:pPr>
      <w:r>
        <w:rPr>
          <w:rFonts w:hint="eastAsia" w:eastAsia="宋体" w:cs="宋体"/>
        </w:rPr>
        <w:t xml:space="preserve">2.3.2.2.12  </w:t>
      </w:r>
      <w:r>
        <w:rPr>
          <w:rFonts w:hint="eastAsia"/>
        </w:rPr>
        <w:t>审计整改管理子系统</w:t>
      </w:r>
    </w:p>
    <w:p w14:paraId="448E1767">
      <w:pPr>
        <w:ind w:firstLine="480"/>
      </w:pPr>
      <w:r>
        <w:rPr>
          <w:rFonts w:hint="eastAsia"/>
        </w:rPr>
        <w:t>根据《中华人民共和国审计法实施条例》（国务院令第571号）的指导，完善上海市国资委监管企业的相关内部审计工作，明确内部审计工作要点中的内容与完成标准，有效保障企业的审计整改管理工作完成情况及处室相关年度工作报告。</w:t>
      </w:r>
    </w:p>
    <w:p w14:paraId="1A249D37">
      <w:pPr>
        <w:ind w:firstLine="480"/>
      </w:pPr>
      <w:r>
        <w:rPr>
          <w:rFonts w:hint="eastAsia"/>
        </w:rPr>
        <w:t>审计机关对本级人民政府财政部门具体组织本级预算执行的情况，本级预算收入征收部门征收预算收入的情况，与本级人民政府财政部门直接发生预算缴款、拨款关系的部门、单位的预算执行情况和决算，下级人民政府的预算执行情况和决算，以及其他财政收支情况，依法进行审计监督。经本级人民政府批准，审计机关对其他取得财政资金的单位和项目接受、运用财政资金的真实、合法和效益情况，依法进行审计监督。</w:t>
      </w:r>
    </w:p>
    <w:p w14:paraId="09B015CF">
      <w:pPr>
        <w:ind w:firstLine="480"/>
      </w:pPr>
      <w:r>
        <w:rPr>
          <w:rFonts w:hint="eastAsia"/>
        </w:rPr>
        <w:t>审计署对中央银行及其分支机构履行职责所发生的各项财务收支，依法进行审计监督。</w:t>
      </w:r>
    </w:p>
    <w:p w14:paraId="43415CF9">
      <w:pPr>
        <w:ind w:firstLine="480"/>
      </w:pPr>
      <w:r>
        <w:rPr>
          <w:rFonts w:hint="eastAsia"/>
        </w:rPr>
        <w:t>审计署向国务院总理提出的中央预算执行和其他财政收支情况审计结果报告，应当包括对中央银行的财务收支的审计情况。</w:t>
      </w:r>
    </w:p>
    <w:p w14:paraId="3D988DD4">
      <w:pPr>
        <w:pStyle w:val="6"/>
        <w:numPr>
          <w:ilvl w:val="4"/>
          <w:numId w:val="0"/>
        </w:numPr>
      </w:pPr>
      <w:r>
        <w:rPr>
          <w:rFonts w:hint="eastAsia" w:eastAsia="宋体" w:cs="宋体"/>
        </w:rPr>
        <w:t xml:space="preserve">2.3.2.2.13  </w:t>
      </w:r>
      <w:r>
        <w:rPr>
          <w:rFonts w:hint="eastAsia"/>
        </w:rPr>
        <w:t>内部控制测评管理子系统</w:t>
      </w:r>
    </w:p>
    <w:p w14:paraId="2085E1E6">
      <w:pPr>
        <w:ind w:firstLine="480"/>
        <w:rPr>
          <w:rFonts w:cs="Times New Roman"/>
        </w:rPr>
      </w:pPr>
      <w:r>
        <w:rPr>
          <w:rFonts w:cs="Times New Roman"/>
        </w:rPr>
        <w:t>根据《关于印发《关于加强中央企业内部控制体系建设与监督工作的实施意见》的通知》国资发监督规〔2019〕101号和《关于印发企业内部控制配套指引的通知》财会〔201</w:t>
      </w:r>
      <w:r>
        <w:rPr>
          <w:rFonts w:hint="eastAsia" w:cs="Times New Roman"/>
        </w:rPr>
        <w:t>0</w:t>
      </w:r>
      <w:r>
        <w:rPr>
          <w:rFonts w:cs="Times New Roman"/>
        </w:rPr>
        <w:t>〕11号的相关指导精神，为了进一步加强上海市国资委监管企业内部控制工作的监督与管理，确保各企业建立健全并有效执行内部控制制度，明确具体的工作要求和标准，以保证执业质量符合行业规范和监管要求。</w:t>
      </w:r>
    </w:p>
    <w:p w14:paraId="4B37ECE7">
      <w:pPr>
        <w:ind w:firstLine="480"/>
        <w:rPr>
          <w:rFonts w:cs="Times New Roman"/>
        </w:rPr>
      </w:pPr>
      <w:r>
        <w:rPr>
          <w:rFonts w:cs="Times New Roman"/>
        </w:rPr>
        <w:t>同时，为了满足对监管企业内控信息数据的采集、分析需求，以及对内部控制评测过程的管理要求，需要构建一个完善的内部控制评测管理子系统。该系统应涵盖企业日常运营各个环节的风险识别、评估与控制，并通过信息化手段实现对内控执行情况的实时监控、定期自评与持续改进，确保企业内控体系始终处于高效、合规的状态。</w:t>
      </w:r>
    </w:p>
    <w:p w14:paraId="3B88242C">
      <w:pPr>
        <w:pStyle w:val="6"/>
        <w:numPr>
          <w:ilvl w:val="4"/>
          <w:numId w:val="0"/>
        </w:numPr>
      </w:pPr>
      <w:r>
        <w:rPr>
          <w:rFonts w:hint="eastAsia" w:eastAsia="宋体" w:cs="宋体"/>
        </w:rPr>
        <w:t xml:space="preserve">2.3.2.2.14  </w:t>
      </w:r>
      <w:r>
        <w:rPr>
          <w:rFonts w:hint="eastAsia"/>
        </w:rPr>
        <w:t>企业服务大厅</w:t>
      </w:r>
    </w:p>
    <w:p w14:paraId="70E0860C">
      <w:pPr>
        <w:ind w:firstLine="480"/>
        <w:rPr>
          <w:rFonts w:cs="Times New Roman"/>
        </w:rPr>
      </w:pPr>
      <w:r>
        <w:rPr>
          <w:rFonts w:hint="eastAsia" w:cs="Times New Roman"/>
        </w:rPr>
        <w:t>《国务院关于在市场监管领域全面推行部门联合“双国资委涉企事项网上服务大厅建设方案随机、一公开”监管的意见》（国发〔2019〕5 号）</w:t>
      </w:r>
    </w:p>
    <w:p w14:paraId="708360EF">
      <w:pPr>
        <w:pStyle w:val="6"/>
        <w:numPr>
          <w:ilvl w:val="4"/>
          <w:numId w:val="0"/>
        </w:numPr>
      </w:pPr>
      <w:r>
        <w:rPr>
          <w:rFonts w:hint="eastAsia" w:eastAsia="宋体" w:cs="宋体"/>
        </w:rPr>
        <w:t xml:space="preserve">2.3.2.2.15  </w:t>
      </w:r>
      <w:r>
        <w:rPr>
          <w:rFonts w:hint="eastAsia"/>
        </w:rPr>
        <w:t>国资监管数智管理子系统</w:t>
      </w:r>
    </w:p>
    <w:p w14:paraId="7B2AA449">
      <w:pPr>
        <w:ind w:firstLine="480"/>
      </w:pPr>
      <w:r>
        <w:rPr>
          <w:rFonts w:hint="eastAsia"/>
        </w:rPr>
        <w:t>《国有企业改革深化提升行动方案（2023-2025年）》（中办国办，2023年）</w:t>
      </w:r>
    </w:p>
    <w:p w14:paraId="2DED8147">
      <w:pPr>
        <w:ind w:firstLine="480"/>
      </w:pPr>
      <w:r>
        <w:rPr>
          <w:rFonts w:hint="eastAsia"/>
        </w:rPr>
        <w:t>《国资监管数字化智能化提升专项行动》（国务院国资委，2021年）：“以构建逻辑统一的国资国企在线监管系统为主线，分阶段推进在线监管系统智能化，强化数据共享、风险预警能力。目标包括强化数据共享、风险智能辨识、网络信息安全等能力，覆盖中央、地方、企业三级监管体系”</w:t>
      </w:r>
    </w:p>
    <w:p w14:paraId="0B8544E8">
      <w:pPr>
        <w:ind w:firstLine="480"/>
      </w:pPr>
      <w:r>
        <w:rPr>
          <w:rFonts w:hint="eastAsia"/>
        </w:rPr>
        <w:t>《国资监管系统全面智能化升级方案》（国务院国资委，2024年12月）：“以问题和目标为导向，加快推进国资监管系统全面智能化升级，着力在数据、算法、算力上下功夫，促进构建以数据要素和算法驱动的智能监管新范式。坚持以数据为核心要素，发挥数据作为新型生产要素和国家基础性战略资源重要作用，坚持以业务应用需求为牵引，以各监管业务“点”上的智能化应用促进“面”上的智能化发展，稳中求进、点面结合，汇聚形成立体全方位的智能应用集合，努力实现监管系统好用和管用。”</w:t>
      </w:r>
    </w:p>
    <w:p w14:paraId="12B13008">
      <w:pPr>
        <w:ind w:firstLine="480"/>
      </w:pPr>
      <w:r>
        <w:rPr>
          <w:rFonts w:hint="eastAsia"/>
        </w:rPr>
        <w:t>《关于全面深化上海国资数字化监管体系建设设想的汇报》（上海市国资委信息化管理处，2025年3月）：“构建国资国企大数据体系，全面增强国资系统数据汇聚能力，形成专业资源库。推动数据供需对接、协同共享，减轻企业数据报送成本和负担，提高监管数据综合利用效率。”</w:t>
      </w:r>
    </w:p>
    <w:p w14:paraId="328C5BC7">
      <w:pPr>
        <w:ind w:firstLine="480"/>
      </w:pPr>
      <w:r>
        <w:rPr>
          <w:rFonts w:hint="eastAsia"/>
        </w:rPr>
        <w:t>《国资国企信息化三年行动计划（2023-2025）》（上海市国资委）：“加快监管数据汇聚，推进数字监管，构建国资监管数据全流程标准体系，加强网络和数据安全管理。”</w:t>
      </w:r>
    </w:p>
    <w:p w14:paraId="4DA9B5F6">
      <w:pPr>
        <w:pStyle w:val="6"/>
        <w:numPr>
          <w:ilvl w:val="4"/>
          <w:numId w:val="0"/>
        </w:numPr>
      </w:pPr>
      <w:r>
        <w:rPr>
          <w:rFonts w:hint="eastAsia" w:eastAsia="宋体" w:cs="宋体"/>
        </w:rPr>
        <w:t xml:space="preserve">2.3.2.2.16  </w:t>
      </w:r>
      <w:r>
        <w:rPr>
          <w:rFonts w:hint="eastAsia"/>
        </w:rPr>
        <w:t>全面风险预警子系统（宣传部功能模块）</w:t>
      </w:r>
    </w:p>
    <w:p w14:paraId="02B681F3">
      <w:pPr>
        <w:ind w:firstLine="480"/>
      </w:pPr>
      <w:r>
        <w:rPr>
          <w:rFonts w:hint="eastAsia"/>
        </w:rPr>
        <w:t>依据《中央企业全面风险管理指引》（国资发改革</w:t>
      </w:r>
      <w:r>
        <w:rPr>
          <w:rFonts w:cs="Times New Roman"/>
        </w:rPr>
        <w:t>〔2</w:t>
      </w:r>
      <w:r>
        <w:rPr>
          <w:rFonts w:hint="eastAsia" w:cs="Times New Roman"/>
        </w:rPr>
        <w:t>006</w:t>
      </w:r>
      <w:r>
        <w:rPr>
          <w:rFonts w:cs="Times New Roman"/>
        </w:rPr>
        <w:t>〕</w:t>
      </w:r>
      <w:r>
        <w:rPr>
          <w:rFonts w:hint="eastAsia"/>
        </w:rPr>
        <w:t>108号）要求，各监管企业要学习贯彻习近平总书记考察上海重要讲话精神，深入推进国企改革深化提升行动，做好稳增长、防风险和强管理三项工作，深入贯彻党的二十大报告精神，落实总书记关于健全国家安全体系的工作要求，磨砺增强防范化解风险本领，扎实推进市委、市政府决策部署，促进宣传部下属企业持续健康发展，坚定执行“风险不确定性管理”的方针，建设市委宣传部风险预警平台，以提升风险管理能力，构建闭环式风险预警管理机制。推动风险管理主动前置、全面覆盖、规范有效，不断提升防风险工作成效。</w:t>
      </w:r>
    </w:p>
    <w:p w14:paraId="2EA40A1D">
      <w:pPr>
        <w:pStyle w:val="3"/>
        <w:numPr>
          <w:ilvl w:val="1"/>
          <w:numId w:val="0"/>
        </w:numPr>
      </w:pPr>
      <w:bookmarkStart w:id="46" w:name="_Toc11199"/>
      <w:r>
        <w:rPr>
          <w:rFonts w:hint="eastAsia" w:ascii="Times New Roman" w:hAnsi="Times New Roman" w:cs="宋体"/>
        </w:rPr>
        <w:t xml:space="preserve">2.4  </w:t>
      </w:r>
      <w:r>
        <w:t>项目建设目标、内容、建设周期</w:t>
      </w:r>
      <w:bookmarkEnd w:id="46"/>
    </w:p>
    <w:p w14:paraId="6624D546">
      <w:pPr>
        <w:pStyle w:val="4"/>
        <w:numPr>
          <w:ilvl w:val="2"/>
          <w:numId w:val="0"/>
        </w:numPr>
      </w:pPr>
      <w:bookmarkStart w:id="47" w:name="_Toc13024"/>
      <w:r>
        <w:rPr>
          <w:rFonts w:hint="eastAsia" w:ascii="Times New Roman" w:hAnsi="Times New Roman" w:cs="宋体"/>
        </w:rPr>
        <w:t xml:space="preserve">2.4.1  </w:t>
      </w:r>
      <w:r>
        <w:t>建设目标</w:t>
      </w:r>
      <w:bookmarkEnd w:id="47"/>
    </w:p>
    <w:p w14:paraId="2E16CE00">
      <w:pPr>
        <w:pStyle w:val="5"/>
        <w:numPr>
          <w:ilvl w:val="3"/>
          <w:numId w:val="0"/>
        </w:numPr>
      </w:pPr>
      <w:r>
        <w:rPr>
          <w:rFonts w:hint="eastAsia" w:cs="宋体"/>
        </w:rPr>
        <w:t xml:space="preserve">2.4.1.1  </w:t>
      </w:r>
      <w:r>
        <w:rPr>
          <w:rFonts w:hint="eastAsia"/>
        </w:rPr>
        <w:t>整体目标</w:t>
      </w:r>
    </w:p>
    <w:p w14:paraId="3BE99B3C">
      <w:pPr>
        <w:ind w:firstLine="480"/>
        <w:rPr>
          <w:rFonts w:cs="Times New Roman"/>
        </w:rPr>
      </w:pPr>
      <w:r>
        <w:rPr>
          <w:rFonts w:cs="Times New Roman"/>
        </w:rPr>
        <w:t>通过综合监管平台的建设，构建上海市国资国企在线监管的一体化平台，逐步建立和完善横向到边、纵向到底的实时动态监管体系，以管资本为主实现对所监管企业的在线监管。</w:t>
      </w:r>
    </w:p>
    <w:p w14:paraId="0BF52058">
      <w:pPr>
        <w:ind w:firstLine="480"/>
        <w:rPr>
          <w:rFonts w:cs="Times New Roman"/>
        </w:rPr>
      </w:pPr>
      <w:r>
        <w:rPr>
          <w:rFonts w:cs="Times New Roman"/>
        </w:rPr>
        <w:t>通过</w:t>
      </w:r>
      <w:r>
        <w:rPr>
          <w:rFonts w:hint="eastAsia" w:cs="Times New Roman"/>
        </w:rPr>
        <w:t>上海市国资国企在线监管服务平台大系统</w:t>
      </w:r>
      <w:r>
        <w:rPr>
          <w:rFonts w:cs="Times New Roman"/>
        </w:rPr>
        <w:t>的建设，覆盖上海市国资委监管工作职能，贴合其对产权管理、投资管理、收入分配管理等工作事项以及数据采集报送的信息化建设需求。实现对国有企业在经营、投资、财务管理、企业治理、内部控制等方面的信息的及时、高效监管，通过监管平台的统一规划，实现子系统之间的数据互通共享，真正实现对国有资本多方位、多角度的动态分析，助力构建国资监管大格局，提升国资监管能级和水平，形成国资监管一盘棋。</w:t>
      </w:r>
    </w:p>
    <w:p w14:paraId="55E697C0">
      <w:pPr>
        <w:pStyle w:val="5"/>
        <w:numPr>
          <w:ilvl w:val="3"/>
          <w:numId w:val="0"/>
        </w:numPr>
      </w:pPr>
      <w:r>
        <w:rPr>
          <w:rFonts w:hint="eastAsia" w:cs="宋体"/>
        </w:rPr>
        <w:t xml:space="preserve">2.4.1.2  </w:t>
      </w:r>
      <w:r>
        <w:rPr>
          <w:rFonts w:hint="eastAsia"/>
        </w:rPr>
        <w:t>子系统目标</w:t>
      </w:r>
    </w:p>
    <w:p w14:paraId="0A587B0B">
      <w:pPr>
        <w:pStyle w:val="6"/>
        <w:numPr>
          <w:ilvl w:val="4"/>
          <w:numId w:val="0"/>
        </w:numPr>
        <w:rPr>
          <w:rFonts w:eastAsia="宋体"/>
        </w:rPr>
      </w:pPr>
      <w:r>
        <w:rPr>
          <w:rFonts w:hint="eastAsia" w:eastAsia="宋体" w:cs="宋体"/>
        </w:rPr>
        <w:t xml:space="preserve">2.4.1.2.1  </w:t>
      </w:r>
      <w:r>
        <w:rPr>
          <w:rFonts w:hint="eastAsia" w:eastAsia="宋体"/>
        </w:rPr>
        <w:t>干部人才管理子系统</w:t>
      </w:r>
    </w:p>
    <w:p w14:paraId="7F7503BF">
      <w:pPr>
        <w:ind w:firstLine="480"/>
      </w:pPr>
      <w:r>
        <w:rPr>
          <w:rFonts w:hint="eastAsia"/>
        </w:rPr>
        <w:t>根据上海市委组织部干部工作信息化建设相关要求，国资委干部人才管理子系统建设将紧密围绕“大数据”理念，以资源整合为基础推进开放共享，围绕机制协同与平台协作，鼓励发展创新，加强干部信息化工作综合统筹，提升干部工作科学化水平，在“创新、协调、绿色、开放、共享”新发展理念统筹指导下，以“整合、共享、协同、创新、安全”为核心，以流程优化与理念革新为方向，以推进信息化与组织业务深度融合为主线，以数据共享与综合分析利用为抓手，以标准规范与机制建设为保障，打造“全面感知、广泛互联、精细管理”的组织人事管理总体框架，构建综合一体化的组织人事工作信息化平台，进而赋能干部人才工作高质量发展。</w:t>
      </w:r>
    </w:p>
    <w:p w14:paraId="471DC3C7">
      <w:pPr>
        <w:ind w:firstLine="480"/>
      </w:pPr>
      <w:r>
        <w:rPr>
          <w:rFonts w:hint="eastAsia"/>
        </w:rPr>
        <w:t>本系统通过建设干部管理数据标准规范体系，梳理现有干部信息化的数据资源、应用平台资源、基础设施资源，搭建干部管理总体架构，汇聚各项与干部相关的基础数据、业务数据、外部有关数据，构建与实际建设单位的紧密贴合的干部数据中心，建设更加全面、科学、智能的业务应用系统，增强数据分析挖掘能力，实现数据标准规范化、干部工作一体化、业务工作流程化、干部管理全程化、干部培训体系化，加强信息资源的综合开发利用，提升干部研判分析的科学化、智能化水平，更好地为系统上海市国资委委内、直属事业单位及监管企业的领导班子和领导干部的宏观管理工作提供科学分析与决策支撑。</w:t>
      </w:r>
    </w:p>
    <w:p w14:paraId="5BEC79D7">
      <w:pPr>
        <w:ind w:firstLine="480"/>
      </w:pPr>
      <w:r>
        <w:rPr>
          <w:rFonts w:hint="eastAsia"/>
        </w:rPr>
        <w:t>具体建设目标如下：</w:t>
      </w:r>
    </w:p>
    <w:p w14:paraId="1A0B1110">
      <w:pPr>
        <w:ind w:firstLine="480"/>
      </w:pPr>
      <w:r>
        <w:rPr>
          <w:rFonts w:hint="eastAsia"/>
        </w:rPr>
        <w:t>1、提升干部管理效率。通过多维度信息的系统管理，提高信息查询、更新和维护的效率，降低管理成本。</w:t>
      </w:r>
    </w:p>
    <w:p w14:paraId="359A5221">
      <w:pPr>
        <w:ind w:firstLine="480"/>
      </w:pPr>
      <w:r>
        <w:rPr>
          <w:rFonts w:hint="eastAsia"/>
        </w:rPr>
        <w:t>2、优化干部数据结构。整合并分析各类干部数据，为科学决策提供数据支持。</w:t>
      </w:r>
    </w:p>
    <w:p w14:paraId="7C4D821E">
      <w:pPr>
        <w:ind w:firstLine="480"/>
      </w:pPr>
      <w:r>
        <w:rPr>
          <w:rFonts w:hint="eastAsia"/>
        </w:rPr>
        <w:t>3、促进信息共享与传递。支持数据的输入、输出，方便不同单位间的数据传递与共享，提供多种格式的数据交互，增强数据的通用性和灵活性。</w:t>
      </w:r>
    </w:p>
    <w:p w14:paraId="4485B9B3">
      <w:pPr>
        <w:ind w:firstLine="480"/>
      </w:pPr>
      <w:r>
        <w:rPr>
          <w:rFonts w:hint="eastAsia"/>
        </w:rPr>
        <w:t>4、增强数据准确性和规范性。通过数据校核功能，确保数据的完整性和规范性。</w:t>
      </w:r>
    </w:p>
    <w:p w14:paraId="5931EB28">
      <w:pPr>
        <w:ind w:firstLine="480"/>
      </w:pPr>
      <w:r>
        <w:rPr>
          <w:rFonts w:hint="eastAsia"/>
        </w:rPr>
        <w:t>5、提升信息查询与使用的便捷性。构建多维度的信息查询体系，提高用户查询信息的便捷性和准确性。同时，具备移动查询功能。</w:t>
      </w:r>
    </w:p>
    <w:p w14:paraId="6B174348">
      <w:pPr>
        <w:ind w:firstLine="480"/>
      </w:pPr>
      <w:r>
        <w:rPr>
          <w:rFonts w:hint="eastAsia"/>
        </w:rPr>
        <w:t>6、强化系统管理与安全性。通过用户管理、分级授权、信息集管理等系统管理功能，实现权限的层次化与精细化控制，确保安全性和灵活性。</w:t>
      </w:r>
    </w:p>
    <w:p w14:paraId="767D149E">
      <w:pPr>
        <w:ind w:firstLine="480"/>
      </w:pPr>
      <w:r>
        <w:rPr>
          <w:rFonts w:hint="eastAsia"/>
        </w:rPr>
        <w:t>7、加强组织架构管理。通过机构基本信息管理、机构结构树管理，满足复杂组织结构的管理需求。</w:t>
      </w:r>
    </w:p>
    <w:p w14:paraId="378CEE28">
      <w:pPr>
        <w:ind w:firstLine="480"/>
      </w:pPr>
      <w:r>
        <w:rPr>
          <w:rFonts w:hint="eastAsia"/>
        </w:rPr>
        <w:t>8、赋能条线工作。通过流程化的模块设置，为教育培训、外事管理、干部监督、会议管理、档案管理等工作增效赋能。</w:t>
      </w:r>
    </w:p>
    <w:p w14:paraId="349938A4">
      <w:pPr>
        <w:ind w:firstLine="480"/>
      </w:pPr>
      <w:r>
        <w:rPr>
          <w:rFonts w:hint="eastAsia"/>
        </w:rPr>
        <w:t>通过信息化、安全化、智能化的手段提供技术支持与保障，推动系统干部人才管理工作的优化与提升。</w:t>
      </w:r>
    </w:p>
    <w:p w14:paraId="751EC9AF">
      <w:pPr>
        <w:pStyle w:val="6"/>
        <w:numPr>
          <w:ilvl w:val="4"/>
          <w:numId w:val="0"/>
        </w:numPr>
      </w:pPr>
      <w:r>
        <w:rPr>
          <w:rFonts w:hint="eastAsia" w:eastAsia="宋体" w:cs="宋体"/>
        </w:rPr>
        <w:t xml:space="preserve">2.4.1.2.2  </w:t>
      </w:r>
      <w:r>
        <w:rPr>
          <w:rFonts w:hint="eastAsia"/>
        </w:rPr>
        <w:t>投资监管管理子系统</w:t>
      </w:r>
    </w:p>
    <w:p w14:paraId="392C442C">
      <w:pPr>
        <w:ind w:firstLine="480"/>
      </w:pPr>
      <w:r>
        <w:rPr>
          <w:rFonts w:hint="eastAsia"/>
        </w:rPr>
        <w:t>市国资委各产业处室会同规划创新处指导相关企业投资计划、前报告、前备案等事项。点面结合、聚焦重点，对年度投资的完成情况、资金安排、实施效果、存在问题等进行汇总分析。拟提供市国资委对监管企业及下属合并会计报表范围内企业的投资项目的计划和执行的管理功能，通过本系统，市国资委能清晰地掌握企业投资项目的总体情况、投资特点、重大投资项目情况和执行总体概况。</w:t>
      </w:r>
    </w:p>
    <w:p w14:paraId="724020BA">
      <w:pPr>
        <w:pStyle w:val="6"/>
        <w:numPr>
          <w:ilvl w:val="4"/>
          <w:numId w:val="0"/>
        </w:numPr>
      </w:pPr>
      <w:r>
        <w:rPr>
          <w:rFonts w:hint="eastAsia" w:eastAsia="宋体" w:cs="宋体"/>
        </w:rPr>
        <w:t xml:space="preserve">2.4.1.2.3  </w:t>
      </w:r>
      <w:r>
        <w:rPr>
          <w:rFonts w:hint="eastAsia"/>
        </w:rPr>
        <w:t>市属国企投资基金信息子系统</w:t>
      </w:r>
    </w:p>
    <w:p w14:paraId="21346A1F">
      <w:pPr>
        <w:ind w:firstLine="480"/>
        <w:rPr>
          <w:rFonts w:cs="Times New Roman"/>
        </w:rPr>
      </w:pPr>
      <w:r>
        <w:rPr>
          <w:rFonts w:hint="eastAsia" w:cs="Times New Roman"/>
        </w:rPr>
        <w:t>以国家和市级要求为指引，服务本市产业发展为导向，建设“市属国企投资基金信息子系统”，赋能企业，发现优质企业，支持企业集团和管理人工作需要，进一步深化市属国企投资基金信息及其关联数据的全覆盖和精细化管理，为市级专项资金数据驾驶舱的数据对接提供稳定、高质量的数据支撑。通过本项目的建设，将达成以下目标：</w:t>
      </w:r>
    </w:p>
    <w:p w14:paraId="72D7E620">
      <w:pPr>
        <w:ind w:firstLine="480"/>
        <w:rPr>
          <w:rFonts w:cs="Times New Roman"/>
        </w:rPr>
      </w:pPr>
      <w:r>
        <w:rPr>
          <w:rFonts w:hint="eastAsia" w:cs="Times New Roman"/>
        </w:rPr>
        <w:t>1、奠定上海市属国企投资基金信息的数据基础。通过全面汇聚市属国企投资基金信息及其关联数据，为市级支持资金数据驾驶舱建设提供全面、稳定、高质量的数据支撑。</w:t>
      </w:r>
    </w:p>
    <w:p w14:paraId="5FA442AC">
      <w:pPr>
        <w:ind w:firstLine="480"/>
        <w:rPr>
          <w:rFonts w:cs="Times New Roman"/>
        </w:rPr>
      </w:pPr>
      <w:r>
        <w:rPr>
          <w:rFonts w:hint="eastAsia" w:cs="Times New Roman"/>
        </w:rPr>
        <w:t>2、打造数据驱动的业务支撑引擎。以数据分析平台建设与业务的结合为出发点，实现对资产的精细化、数字化、智能化管理，实现对市属国企投资基金的全面洞察和动态跟踪，同时透过对、产业及被投企业的穿透式分析，全面提升资产经营决策水平，实现保值增值提供数据支撑。</w:t>
      </w:r>
    </w:p>
    <w:p w14:paraId="3B9EB3CD">
      <w:pPr>
        <w:ind w:firstLine="480"/>
        <w:rPr>
          <w:rFonts w:cs="Times New Roman"/>
        </w:rPr>
      </w:pPr>
      <w:r>
        <w:rPr>
          <w:rFonts w:hint="eastAsia" w:cs="Times New Roman"/>
        </w:rPr>
        <w:t>3、赋能企业智能化应用水平，提高服务管理与决策能力。利用平台优势资源，为企业进行智能化赋能，提高企业的基金管理和分析决策水平，有效发现优质企业，全面支持企业集团和管理人工作需要，使得上海的国企投资形成良性循环，加速贯彻落实国企投资管理和改革，带动产业发展。</w:t>
      </w:r>
    </w:p>
    <w:p w14:paraId="526487DA">
      <w:pPr>
        <w:pStyle w:val="6"/>
        <w:numPr>
          <w:ilvl w:val="4"/>
          <w:numId w:val="0"/>
        </w:numPr>
      </w:pPr>
      <w:r>
        <w:rPr>
          <w:rFonts w:hint="eastAsia" w:eastAsia="宋体" w:cs="宋体"/>
        </w:rPr>
        <w:t xml:space="preserve">2.4.1.2.4  </w:t>
      </w:r>
      <w:r>
        <w:rPr>
          <w:rFonts w:hint="eastAsia"/>
        </w:rPr>
        <w:t>国际化经营子系统</w:t>
      </w:r>
    </w:p>
    <w:p w14:paraId="75BCA1DD">
      <w:pPr>
        <w:ind w:firstLine="480"/>
      </w:pPr>
      <w:r>
        <w:rPr>
          <w:rFonts w:hint="eastAsia"/>
        </w:rPr>
        <w:t>依据国资委现有监管要求，对监管集团企业国际化经营数据进行管理，要求企业对该数据按期、按质、真实的进行填报，建设目标为：</w:t>
      </w:r>
    </w:p>
    <w:p w14:paraId="609A9C29">
      <w:pPr>
        <w:ind w:firstLine="480"/>
      </w:pPr>
      <w:r>
        <w:rPr>
          <w:rFonts w:hint="eastAsia"/>
        </w:rPr>
        <w:t>1、完成数据填报的开发工作。</w:t>
      </w:r>
    </w:p>
    <w:p w14:paraId="2665BAEC">
      <w:pPr>
        <w:ind w:firstLine="480"/>
      </w:pPr>
      <w:r>
        <w:rPr>
          <w:rFonts w:hint="eastAsia"/>
        </w:rPr>
        <w:t>2、完成报表审核的开发工作。</w:t>
      </w:r>
    </w:p>
    <w:p w14:paraId="27C0A409">
      <w:pPr>
        <w:ind w:firstLine="480"/>
      </w:pPr>
      <w:r>
        <w:rPr>
          <w:rFonts w:hint="eastAsia"/>
        </w:rPr>
        <w:t>3、完成集团汇总的开发工作。</w:t>
      </w:r>
    </w:p>
    <w:p w14:paraId="2461BEDE">
      <w:pPr>
        <w:ind w:firstLine="480"/>
      </w:pPr>
      <w:r>
        <w:rPr>
          <w:rFonts w:hint="eastAsia"/>
        </w:rPr>
        <w:t>4、完成数据查询的开发工作。</w:t>
      </w:r>
    </w:p>
    <w:p w14:paraId="54E41D12">
      <w:pPr>
        <w:ind w:firstLine="480"/>
      </w:pPr>
      <w:r>
        <w:rPr>
          <w:rFonts w:hint="eastAsia"/>
        </w:rPr>
        <w:t>5、完成国际化经营数据分析的开发工作。</w:t>
      </w:r>
    </w:p>
    <w:p w14:paraId="4E3C0DE2">
      <w:pPr>
        <w:ind w:firstLine="480"/>
      </w:pPr>
      <w:r>
        <w:rPr>
          <w:rFonts w:hint="eastAsia"/>
        </w:rPr>
        <w:t>6、完成全市国际化经营数据审核的服务工作。</w:t>
      </w:r>
    </w:p>
    <w:p w14:paraId="70ED88D7">
      <w:pPr>
        <w:ind w:firstLine="480"/>
      </w:pPr>
      <w:r>
        <w:rPr>
          <w:rFonts w:hint="eastAsia"/>
        </w:rPr>
        <w:t>7、完成历史数据整合制作工作。</w:t>
      </w:r>
    </w:p>
    <w:p w14:paraId="63A795F7">
      <w:pPr>
        <w:pStyle w:val="6"/>
        <w:numPr>
          <w:ilvl w:val="4"/>
          <w:numId w:val="0"/>
        </w:numPr>
      </w:pPr>
      <w:r>
        <w:rPr>
          <w:rFonts w:hint="eastAsia" w:eastAsia="宋体" w:cs="宋体"/>
        </w:rPr>
        <w:t xml:space="preserve">2.4.1.2.5  </w:t>
      </w:r>
      <w:r>
        <w:rPr>
          <w:rFonts w:hint="eastAsia"/>
        </w:rPr>
        <w:t>国企价值评估子系统</w:t>
      </w:r>
    </w:p>
    <w:p w14:paraId="2F311A4B">
      <w:pPr>
        <w:ind w:firstLine="480"/>
      </w:pPr>
      <w:r>
        <w:rPr>
          <w:rFonts w:hint="eastAsia"/>
        </w:rPr>
        <w:t>面向国企改革发展目标要求，为更好发挥国资评估监管职能，利用新一代信息技术，实现企业价值指数系统升级及数据运维服务，增加委估无形资产类别，优化升级评估算法，实现企业无形资产价值评估服务、审核清单、报告优化、系统联动优化、不动产数据处理、国有上市公司画像、基金份额估值等应用功能，为国资管理部门进行国企和国资管理、布局、考核、评估、监管等业务提供智能化支撑，为评估审计机构以及国有企业提供准确信息服务。</w:t>
      </w:r>
    </w:p>
    <w:p w14:paraId="09CA88DD">
      <w:pPr>
        <w:pStyle w:val="6"/>
        <w:numPr>
          <w:ilvl w:val="4"/>
          <w:numId w:val="0"/>
        </w:numPr>
      </w:pPr>
      <w:r>
        <w:rPr>
          <w:rFonts w:hint="eastAsia" w:eastAsia="宋体" w:cs="宋体"/>
        </w:rPr>
        <w:t xml:space="preserve">2.4.1.2.6  </w:t>
      </w:r>
      <w:r>
        <w:rPr>
          <w:rFonts w:hint="eastAsia"/>
        </w:rPr>
        <w:t>全面风险预警管理子系统</w:t>
      </w:r>
    </w:p>
    <w:p w14:paraId="39F1430D">
      <w:pPr>
        <w:ind w:firstLine="480"/>
      </w:pPr>
      <w:r>
        <w:rPr>
          <w:rFonts w:hint="eastAsia"/>
        </w:rPr>
        <w:t>1、完成全面风险预警管理子系统首页的风险动态、风险报告、版本公告等功能开发。</w:t>
      </w:r>
    </w:p>
    <w:p w14:paraId="77A62F79">
      <w:pPr>
        <w:ind w:firstLine="480"/>
      </w:pPr>
      <w:r>
        <w:rPr>
          <w:rFonts w:hint="eastAsia"/>
        </w:rPr>
        <w:t>2、完成总览看板、实体企业看板、金融领域看板的升级改造工作。</w:t>
      </w:r>
    </w:p>
    <w:p w14:paraId="3D78286C">
      <w:pPr>
        <w:ind w:firstLine="480"/>
      </w:pPr>
      <w:r>
        <w:rPr>
          <w:rFonts w:hint="eastAsia"/>
        </w:rPr>
        <w:t>3、完成集团风险自动报告、企业风险自动报告、风险问询函自动报告、重大风险清单自动报告等内容的开发。</w:t>
      </w:r>
    </w:p>
    <w:p w14:paraId="45B38DA0">
      <w:pPr>
        <w:ind w:firstLine="480"/>
      </w:pPr>
      <w:r>
        <w:rPr>
          <w:rFonts w:hint="eastAsia"/>
        </w:rPr>
        <w:t>4、完成预警分类规则中的产业发展类企业R值模型、城市保障类企业R值模型、投资运营类企业R值模型、银行类企业R值模型、证券类企业R值模型、保险类企业R值模型、财务公司类企业R值模型、融资租赁类企业R值模型、信托公司类企业R值模型开发工作。</w:t>
      </w:r>
    </w:p>
    <w:p w14:paraId="144D1D87">
      <w:pPr>
        <w:ind w:firstLine="480"/>
      </w:pPr>
      <w:r>
        <w:rPr>
          <w:rFonts w:hint="eastAsia"/>
        </w:rPr>
        <w:t>5、完成风险地图的开发工作。</w:t>
      </w:r>
    </w:p>
    <w:p w14:paraId="6D7274D2">
      <w:pPr>
        <w:ind w:firstLine="480"/>
      </w:pPr>
      <w:r>
        <w:rPr>
          <w:rFonts w:hint="eastAsia"/>
        </w:rPr>
        <w:t>6、完成风险预警函的升级改造工作。</w:t>
      </w:r>
    </w:p>
    <w:p w14:paraId="5AF87FA5">
      <w:pPr>
        <w:ind w:firstLine="480"/>
      </w:pPr>
      <w:r>
        <w:rPr>
          <w:rFonts w:hint="eastAsia"/>
        </w:rPr>
        <w:t>7、完成风险清单填报及相关规则的升级改造工作</w:t>
      </w:r>
    </w:p>
    <w:p w14:paraId="0A45B164">
      <w:pPr>
        <w:ind w:firstLine="480"/>
      </w:pPr>
      <w:r>
        <w:rPr>
          <w:rFonts w:hint="eastAsia"/>
        </w:rPr>
        <w:t>8、完成事件敞口情况表、领域敞口情况表等两个维度的风险清单统计。</w:t>
      </w:r>
    </w:p>
    <w:p w14:paraId="2EB2F1A4">
      <w:pPr>
        <w:ind w:firstLine="480"/>
      </w:pPr>
      <w:r>
        <w:rPr>
          <w:rFonts w:hint="eastAsia"/>
        </w:rPr>
        <w:t>9、完成全面风险预警（H5）的开发工作。</w:t>
      </w:r>
    </w:p>
    <w:p w14:paraId="21ECEFC8">
      <w:pPr>
        <w:pStyle w:val="6"/>
        <w:numPr>
          <w:ilvl w:val="4"/>
          <w:numId w:val="0"/>
        </w:numPr>
      </w:pPr>
      <w:r>
        <w:rPr>
          <w:rFonts w:hint="eastAsia" w:eastAsia="宋体" w:cs="宋体"/>
        </w:rPr>
        <w:t xml:space="preserve">2.4.1.2.7  </w:t>
      </w:r>
      <w:r>
        <w:rPr>
          <w:rFonts w:hint="eastAsia"/>
        </w:rPr>
        <w:t>国资监管采集子系统</w:t>
      </w:r>
    </w:p>
    <w:p w14:paraId="19B77EE9">
      <w:pPr>
        <w:ind w:firstLine="480"/>
        <w:rPr>
          <w:rFonts w:cs="Times New Roman"/>
        </w:rPr>
      </w:pPr>
      <w:r>
        <w:rPr>
          <w:rFonts w:hint="eastAsia" w:cs="Times New Roman"/>
        </w:rPr>
        <w:t>依据国资委现有监管要求，对财务年报、月报、财务预算、融资担保、发债审批、境外企业情况等内容按月度或年度进行收集，并对收集的数据要求企业进行审核、汇总、提交，充分发挥该项工作的决策支撑和监督服务作用。</w:t>
      </w:r>
    </w:p>
    <w:p w14:paraId="2F8C6D6A">
      <w:pPr>
        <w:ind w:firstLine="480"/>
        <w:rPr>
          <w:rFonts w:cs="Times New Roman"/>
        </w:rPr>
      </w:pPr>
      <w:r>
        <w:rPr>
          <w:rFonts w:hint="eastAsia" w:cs="Times New Roman"/>
        </w:rPr>
        <w:t>预期达成的目标为：完成财务数据采集子系统的优化建设</w:t>
      </w:r>
    </w:p>
    <w:p w14:paraId="394E3AE6">
      <w:pPr>
        <w:ind w:firstLine="480"/>
        <w:rPr>
          <w:rFonts w:cs="Times New Roman"/>
        </w:rPr>
      </w:pPr>
      <w:r>
        <w:rPr>
          <w:rFonts w:hint="eastAsia" w:cs="Times New Roman"/>
        </w:rPr>
        <w:t>完成财务数据采集：实现对企业年报、月报数据、预算数据、融资担保、发债审批、境外企业情况等内容的采集，提升数据使用效率。</w:t>
      </w:r>
    </w:p>
    <w:p w14:paraId="093656A9">
      <w:pPr>
        <w:ind w:firstLine="480"/>
        <w:rPr>
          <w:rFonts w:cs="Times New Roman"/>
        </w:rPr>
      </w:pPr>
      <w:r>
        <w:rPr>
          <w:rFonts w:hint="eastAsia" w:cs="Times New Roman"/>
        </w:rPr>
        <w:t>提升数据处理能力：通过系统建设，提高数据处理的速度和准确性，确保数据质量。</w:t>
      </w:r>
    </w:p>
    <w:p w14:paraId="04A7415A">
      <w:pPr>
        <w:ind w:firstLine="480"/>
        <w:rPr>
          <w:rFonts w:cs="Times New Roman"/>
        </w:rPr>
      </w:pPr>
      <w:r>
        <w:rPr>
          <w:rFonts w:hint="eastAsia" w:cs="Times New Roman"/>
        </w:rPr>
        <w:t>支持决策和监督：为国资委提供决策支撑和监督服务，通过数据分析揭示企业运营状况，及时发现和解决问题。</w:t>
      </w:r>
    </w:p>
    <w:p w14:paraId="1F82D6C4">
      <w:pPr>
        <w:ind w:firstLine="480"/>
        <w:rPr>
          <w:rFonts w:cs="Times New Roman"/>
        </w:rPr>
      </w:pPr>
      <w:r>
        <w:rPr>
          <w:rFonts w:hint="eastAsia" w:cs="Times New Roman"/>
        </w:rPr>
        <w:t>实现数据共享：通过系统建设，实现数据共享，提高数据资源的利用效率，支持跨部门、跨层级的数据交换和协作。</w:t>
      </w:r>
    </w:p>
    <w:p w14:paraId="7975D219">
      <w:pPr>
        <w:ind w:firstLine="480"/>
        <w:rPr>
          <w:rFonts w:cs="Times New Roman"/>
        </w:rPr>
      </w:pPr>
      <w:r>
        <w:rPr>
          <w:rFonts w:hint="eastAsia" w:cs="Times New Roman"/>
        </w:rPr>
        <w:t>技术升级与创新：采用新技术、新应用，提高系统的性能和用户体验，如智能审核、智能查询等，以支持更高效的数据处理和分析。</w:t>
      </w:r>
    </w:p>
    <w:p w14:paraId="380A126D">
      <w:pPr>
        <w:pStyle w:val="6"/>
        <w:numPr>
          <w:ilvl w:val="4"/>
          <w:numId w:val="0"/>
        </w:numPr>
      </w:pPr>
      <w:r>
        <w:rPr>
          <w:rFonts w:hint="eastAsia" w:eastAsia="宋体" w:cs="宋体"/>
        </w:rPr>
        <w:t xml:space="preserve">2.4.1.2.8  </w:t>
      </w:r>
      <w:r>
        <w:rPr>
          <w:rFonts w:hint="eastAsia"/>
        </w:rPr>
        <w:t>国资经营预算管理子系统</w:t>
      </w:r>
    </w:p>
    <w:p w14:paraId="7571B77C">
      <w:pPr>
        <w:ind w:firstLine="480"/>
      </w:pPr>
      <w:r>
        <w:rPr>
          <w:rFonts w:hint="eastAsia"/>
        </w:rPr>
        <w:t>完成了枚举字典管理、业务指标管理、模板设计管理、Excel表格导入、附件文档管理、数据预览管理及数据检索查询等功能的开发工作，实现了从基础数据定义、业务指标配置、模板设计到数据导入、文档管理、预览查看及检索查询的全流程功能覆盖，为系统的数据管理与业务操作提供了完整的工具支撑。</w:t>
      </w:r>
    </w:p>
    <w:p w14:paraId="269912B9">
      <w:pPr>
        <w:pStyle w:val="6"/>
        <w:numPr>
          <w:ilvl w:val="4"/>
          <w:numId w:val="0"/>
        </w:numPr>
      </w:pPr>
      <w:r>
        <w:rPr>
          <w:rFonts w:hint="eastAsia" w:eastAsia="宋体" w:cs="宋体"/>
        </w:rPr>
        <w:t xml:space="preserve">2.4.1.2.9  </w:t>
      </w:r>
      <w:r>
        <w:rPr>
          <w:rFonts w:hint="eastAsia"/>
        </w:rPr>
        <w:t>企业分配事中事后监管子系统</w:t>
      </w:r>
    </w:p>
    <w:p w14:paraId="597014A7">
      <w:pPr>
        <w:ind w:firstLine="480"/>
        <w:rPr>
          <w:rFonts w:cs="Times New Roman"/>
        </w:rPr>
      </w:pPr>
      <w:r>
        <w:rPr>
          <w:rFonts w:hint="eastAsia" w:cs="Times New Roman"/>
        </w:rPr>
        <w:t>1、完成收入分配相关数据的采集，提高数据使用效率。</w:t>
      </w:r>
    </w:p>
    <w:p w14:paraId="3BD53584">
      <w:pPr>
        <w:ind w:firstLine="480"/>
        <w:rPr>
          <w:rFonts w:cs="Times New Roman"/>
        </w:rPr>
      </w:pPr>
      <w:r>
        <w:rPr>
          <w:rFonts w:hint="eastAsia" w:cs="Times New Roman"/>
        </w:rPr>
        <w:t>2、完善收入分配监管体系，建立数据审核、预警、查询机制，提高数据质量。</w:t>
      </w:r>
    </w:p>
    <w:p w14:paraId="7D72E38A">
      <w:pPr>
        <w:ind w:firstLine="480"/>
        <w:rPr>
          <w:rFonts w:cs="Times New Roman"/>
        </w:rPr>
      </w:pPr>
      <w:r>
        <w:rPr>
          <w:rFonts w:hint="eastAsia" w:cs="Times New Roman"/>
        </w:rPr>
        <w:t>3、建立与外部数据共享机制，形成业务联动效应，提升业务监管能力。</w:t>
      </w:r>
    </w:p>
    <w:p w14:paraId="3B901620">
      <w:pPr>
        <w:pStyle w:val="6"/>
        <w:numPr>
          <w:ilvl w:val="4"/>
          <w:numId w:val="0"/>
        </w:numPr>
        <w:rPr>
          <w:rFonts w:eastAsia="宋体"/>
        </w:rPr>
      </w:pPr>
      <w:r>
        <w:rPr>
          <w:rFonts w:hint="eastAsia" w:eastAsia="宋体" w:cs="宋体"/>
        </w:rPr>
        <w:t xml:space="preserve">2.4.1.2.10  </w:t>
      </w:r>
      <w:r>
        <w:rPr>
          <w:rFonts w:hint="eastAsia" w:eastAsia="宋体"/>
        </w:rPr>
        <w:t>国有房地资产信息监管子系统</w:t>
      </w:r>
    </w:p>
    <w:p w14:paraId="21ADA02B">
      <w:pPr>
        <w:ind w:firstLine="480"/>
      </w:pPr>
      <w:r>
        <w:rPr>
          <w:rFonts w:hint="eastAsia"/>
        </w:rPr>
        <w:t>增加国资国企不动产租赁监测的功能，通过与租赁平台、监管企业不动产管理系统对接等多种方式，分层分类实现不动产租赁数据监测全覆盖</w:t>
      </w:r>
    </w:p>
    <w:p w14:paraId="1CE66398">
      <w:pPr>
        <w:ind w:firstLine="480"/>
      </w:pPr>
      <w:r>
        <w:t>1、</w:t>
      </w:r>
      <w:r>
        <w:rPr>
          <w:rFonts w:hint="eastAsia"/>
        </w:rPr>
        <w:t>租赁信息模块</w:t>
      </w:r>
    </w:p>
    <w:p w14:paraId="4D878D1E">
      <w:pPr>
        <w:ind w:firstLine="480"/>
      </w:pPr>
      <w:r>
        <w:rPr>
          <w:rFonts w:hint="eastAsia"/>
        </w:rPr>
        <w:t>整合上海交易集团租赁平台的线上数据和监管企业的线下数据，提供监管企业线下数据填报功能，支持填报数据校验，实现线上化，并提供在线查询、导出、打标签功能。</w:t>
      </w:r>
    </w:p>
    <w:p w14:paraId="643D9C00">
      <w:pPr>
        <w:ind w:firstLine="482"/>
        <w:rPr>
          <w:b/>
          <w:bCs/>
        </w:rPr>
      </w:pPr>
      <w:r>
        <w:rPr>
          <w:rFonts w:hint="eastAsia"/>
          <w:b/>
          <w:bCs/>
        </w:rPr>
        <w:t>2、分析统计功能</w:t>
      </w:r>
    </w:p>
    <w:p w14:paraId="2A969F9E">
      <w:pPr>
        <w:ind w:firstLine="480"/>
        <w:rPr>
          <w:color w:val="FF0000"/>
        </w:rPr>
      </w:pPr>
      <w:r>
        <w:rPr>
          <w:rFonts w:hint="eastAsia"/>
        </w:rPr>
        <w:t>通过多维度分析结果，构建</w:t>
      </w:r>
      <w:r>
        <w:rPr>
          <w:rFonts w:ascii="Segoe UI" w:hAnsi="Segoe UI" w:eastAsia="Segoe UI" w:cs="Segoe UI"/>
          <w:shd w:val="clear" w:color="auto" w:fill="FFFFFF"/>
        </w:rPr>
        <w:t>具有高度直观性</w:t>
      </w:r>
      <w:r>
        <w:rPr>
          <w:rFonts w:hint="eastAsia"/>
        </w:rPr>
        <w:t>的不动产租赁分析看板，为处室人员和监管企业提供可视化的决策辅助工具，提升不动产租赁管理的效率和透明度，规范租赁行为，优化资源配置。</w:t>
      </w:r>
    </w:p>
    <w:p w14:paraId="6F762E49">
      <w:pPr>
        <w:pStyle w:val="6"/>
        <w:numPr>
          <w:ilvl w:val="4"/>
          <w:numId w:val="0"/>
        </w:numPr>
      </w:pPr>
      <w:r>
        <w:rPr>
          <w:rFonts w:hint="eastAsia" w:eastAsia="宋体" w:cs="宋体"/>
        </w:rPr>
        <w:t xml:space="preserve">2.4.1.2.11  </w:t>
      </w:r>
      <w:r>
        <w:rPr>
          <w:rFonts w:hint="eastAsia"/>
        </w:rPr>
        <w:t>内部审计子系统</w:t>
      </w:r>
    </w:p>
    <w:p w14:paraId="23DAA813">
      <w:pPr>
        <w:ind w:firstLine="480"/>
        <w:rPr>
          <w:rFonts w:cs="Times New Roman"/>
        </w:rPr>
      </w:pPr>
      <w:r>
        <w:rPr>
          <w:rFonts w:hint="eastAsia" w:cs="Times New Roman"/>
        </w:rPr>
        <w:t>1、月报模块：对月报任务中有关联的枚举进行了联动优化，使多个枚举之前有了关联性；增加表内数据自动汇总功能，并形成一张完整的自动汇总数据表，为企业的分析提高了效率；建立批量数据及报告导入功能，企业只需要在特定的模板中批量上传数据和报告，系统会自动完成建表和上传相关数据的功能，有效的减少了企业的工作压力。</w:t>
      </w:r>
    </w:p>
    <w:p w14:paraId="166E96A1">
      <w:pPr>
        <w:ind w:firstLine="480"/>
        <w:rPr>
          <w:rFonts w:cs="Times New Roman"/>
        </w:rPr>
      </w:pPr>
      <w:r>
        <w:rPr>
          <w:rFonts w:hint="eastAsia" w:cs="Times New Roman"/>
        </w:rPr>
        <w:t>2、资源节点功能补充：扩展优化了月报、一事一报、重要事项报备单中资源节点按钮，可对资源节点内指标自定义灵活配置，增加相关联指标的逻辑判断功能；资源节点建立完成后自动跳转到相关报表内，提升企业填报效率。</w:t>
      </w:r>
    </w:p>
    <w:p w14:paraId="2B955B08">
      <w:pPr>
        <w:ind w:firstLine="480"/>
        <w:rPr>
          <w:rFonts w:cs="Times New Roman"/>
        </w:rPr>
      </w:pPr>
      <w:r>
        <w:rPr>
          <w:rFonts w:hint="eastAsia" w:cs="Times New Roman"/>
        </w:rPr>
        <w:t>3、浮动行按钮自定义：根据国资委要求，对系统中每个浮动行增加醒目的加减行按钮。</w:t>
      </w:r>
    </w:p>
    <w:p w14:paraId="1BD212C2">
      <w:pPr>
        <w:ind w:firstLine="480"/>
        <w:rPr>
          <w:rFonts w:cs="Times New Roman"/>
        </w:rPr>
      </w:pPr>
      <w:r>
        <w:rPr>
          <w:rFonts w:hint="eastAsia" w:cs="Times New Roman"/>
        </w:rPr>
        <w:t>4、报表行高自定义：根据国资委要求，可对系统中的报表行高自定义调整。</w:t>
      </w:r>
    </w:p>
    <w:p w14:paraId="65264F93">
      <w:pPr>
        <w:ind w:firstLine="480"/>
        <w:rPr>
          <w:rFonts w:cs="Times New Roman"/>
        </w:rPr>
      </w:pPr>
      <w:r>
        <w:rPr>
          <w:rFonts w:hint="eastAsia" w:cs="Times New Roman"/>
        </w:rPr>
        <w:t>5、汇总表数据锁定功能：增加汇总表数据锁定功能，防止误操作导致自动汇总数据改变。</w:t>
      </w:r>
    </w:p>
    <w:p w14:paraId="09C7B5F6">
      <w:pPr>
        <w:ind w:firstLine="480"/>
        <w:rPr>
          <w:rFonts w:cs="Times New Roman"/>
        </w:rPr>
      </w:pPr>
      <w:r>
        <w:rPr>
          <w:rFonts w:hint="eastAsia" w:cs="Times New Roman"/>
        </w:rPr>
        <w:t>6、报表显示权限功能：增加报表显示权限功能，对企业外部人员访问内审系统进行权限分流。</w:t>
      </w:r>
    </w:p>
    <w:p w14:paraId="4D9C6600">
      <w:pPr>
        <w:ind w:firstLine="480"/>
        <w:rPr>
          <w:rFonts w:cs="Times New Roman"/>
        </w:rPr>
      </w:pPr>
      <w:r>
        <w:rPr>
          <w:rFonts w:hint="eastAsia" w:cs="Times New Roman"/>
        </w:rPr>
        <w:t>7、内审分析模块：根据国资委要求，建立内审系统的分析模块，对各任务相关数据进行汇总分析、相关报告生成及分析指标自定义查询等内容。</w:t>
      </w:r>
    </w:p>
    <w:p w14:paraId="0401DA5B">
      <w:pPr>
        <w:pStyle w:val="6"/>
        <w:numPr>
          <w:ilvl w:val="4"/>
          <w:numId w:val="0"/>
        </w:numPr>
      </w:pPr>
      <w:r>
        <w:rPr>
          <w:rFonts w:hint="eastAsia" w:eastAsia="宋体" w:cs="宋体"/>
        </w:rPr>
        <w:t xml:space="preserve">2.4.1.2.12  </w:t>
      </w:r>
      <w:r>
        <w:rPr>
          <w:rFonts w:hint="eastAsia"/>
        </w:rPr>
        <w:t>审计整改管理子系统</w:t>
      </w:r>
    </w:p>
    <w:p w14:paraId="56228C0E">
      <w:pPr>
        <w:ind w:firstLine="480"/>
      </w:pPr>
      <w:r>
        <w:rPr>
          <w:rFonts w:hint="eastAsia"/>
        </w:rPr>
        <w:t>本审计整改服务子系统的建设旨在全面提升上海市国资委对监管企业审计整改工作的管理效率与质量，具体目标如下：</w:t>
      </w:r>
    </w:p>
    <w:p w14:paraId="0663DB5E">
      <w:pPr>
        <w:ind w:firstLine="480"/>
      </w:pPr>
      <w:r>
        <w:rPr>
          <w:rFonts w:hint="eastAsia"/>
        </w:rPr>
        <w:t>审计整改子系统数据融合服务：</w:t>
      </w:r>
    </w:p>
    <w:p w14:paraId="3FE3564D">
      <w:pPr>
        <w:ind w:firstLine="480"/>
      </w:pPr>
      <w:r>
        <w:rPr>
          <w:rFonts w:hint="eastAsia"/>
        </w:rPr>
        <w:t>1、对2025年度审计报告的Excel底稿数据标签进行取数，对工作指南管理中的2025年度审计问题分类、2025年度审计问题的业务领域（一级分类）、2025年度审计问题的业务领域（二级分类）、2025年度的审计问题的分级标题、2025年度整改项目类型、2025年度未消耗问题数、2025年度审计报告时间等16个表单相关内容结合审计报告在系统中设置筛选条件，根据审计问题的类型（专项审计、经济责任审计）配置数据字段校验审核规则（例如:"问题小标题"不为空，请修改！）完成数据融合加工，同时进行数据质量检查，剖析数据结构、内容、关系和潜在问题。</w:t>
      </w:r>
    </w:p>
    <w:p w14:paraId="0F72A7CF">
      <w:pPr>
        <w:ind w:firstLine="480"/>
      </w:pPr>
      <w:r>
        <w:rPr>
          <w:rFonts w:hint="eastAsia"/>
        </w:rPr>
        <w:t>2、对2025年度审计报告进行2025年度整改项目立项，2025年度（专项）审计问题录入、2025年度（经责）审计问题录入、2025年度审计问题整改结果录入，2025年度审计问题后续整改结果录入的数据进行数据转换，具体操作为系统配置数据转换导入模板（例如：项目编号、涉及的函号、审计建议等），统一修订数据格式并通过数据导入功能导入。对2025年度工作报告（年度）、2025年度工作报告（半年度）共计7个数据表设置数据字段校验审核规则完成数据融合加工，同时进行数据质量检查。</w:t>
      </w:r>
    </w:p>
    <w:p w14:paraId="3C9C6FE4">
      <w:pPr>
        <w:ind w:firstLine="480"/>
      </w:pPr>
      <w:r>
        <w:rPr>
          <w:rFonts w:hint="eastAsia"/>
        </w:rPr>
        <w:t>3、对2025年度审计查询及报表管理中的全部问题及整改结果查询、2025年度所有问题及整改结果查询、2025年度消耗率报表、2025年度项目进度表、2025年度季度报表、2025年度经济责任审计问题集中整改阶段整改结果一览表等相关内容的数据进行数据字段选取、根据业务需求在系统中设置取数规则（例如：设置查询语句仅展示涉及重点子企业的问题），同时根据2025年度审计报告所提供的数据在系统内使用SQL查询、数据检查脚本等方式来完成数据融合加工，同时进行数据质量检查，（主要检查重点子企业信息，涉及业务处室，整改最晚完成时间等重要信息是否与报告一致）。</w:t>
      </w:r>
    </w:p>
    <w:p w14:paraId="587D4070">
      <w:pPr>
        <w:ind w:firstLine="480"/>
      </w:pPr>
      <w:r>
        <w:rPr>
          <w:rFonts w:hint="eastAsia"/>
        </w:rPr>
        <w:t>4、对2025年度审计整改子系统全资源表、生成2025年度工作报告（年度）视图、生成2025年度工作报告（半年度）视图的数据根据数据标签在系统中对重复、错误、不完整的数据按照系统中配置的规则进行数据质量检查后进行删除、修正、补全操作，对未生成在系统全资源表中的数据点击“新增”按钮生成数据，对2025年度工作报告视图中的插入数据页面进行更新（例如：将“第四季度汇总”口径变更为“半年度汇总”口径，重新配置取数规则），完成数据融合加工，同时进行数据质量检查。</w:t>
      </w:r>
    </w:p>
    <w:p w14:paraId="581DF4E2">
      <w:pPr>
        <w:ind w:firstLine="480"/>
      </w:pPr>
      <w:r>
        <w:rPr>
          <w:rFonts w:hint="eastAsia"/>
        </w:rPr>
        <w:t>5、对审计整改现有线下历史资料文件进行梳理，设计数据转换规则、数据清洗规则，并由相关人员完成历史数据补录工作，补录内容涉及数量约为1200件，在系统整改立项中根据历史资料文件的具体年份（例如：2023年）选择对应的时间节点，完成立项的补录，同时在审计问题录入模块中选择对应年份的数据导入模板并配置，点击导入按钮完成审计问题的补录，设置数据字段校验规则对补录数据进行校验（例如：校验检查历史年度的重点子企业名单等），完成数据融合加工，同时进行数据质量检查。</w:t>
      </w:r>
    </w:p>
    <w:p w14:paraId="10486709">
      <w:pPr>
        <w:pStyle w:val="6"/>
        <w:numPr>
          <w:ilvl w:val="4"/>
          <w:numId w:val="0"/>
        </w:numPr>
      </w:pPr>
      <w:r>
        <w:rPr>
          <w:rFonts w:hint="eastAsia" w:eastAsia="宋体" w:cs="宋体"/>
        </w:rPr>
        <w:t xml:space="preserve">2.4.1.2.13  </w:t>
      </w:r>
      <w:r>
        <w:rPr>
          <w:rFonts w:hint="eastAsia"/>
        </w:rPr>
        <w:t>内部控制测评管理子系统</w:t>
      </w:r>
    </w:p>
    <w:p w14:paraId="44A56B15">
      <w:pPr>
        <w:ind w:firstLine="480"/>
      </w:pPr>
      <w:r>
        <w:rPr>
          <w:rFonts w:hint="eastAsia"/>
        </w:rPr>
        <w:t>根据市国资委的要求，此次建设目标：</w:t>
      </w:r>
    </w:p>
    <w:p w14:paraId="1909E1EB">
      <w:pPr>
        <w:ind w:firstLine="480"/>
      </w:pPr>
      <w:r>
        <w:rPr>
          <w:rFonts w:hint="eastAsia"/>
        </w:rPr>
        <w:t>1、抽样单位测评：对测评抽样单位功能进行优化，新增抽样范围表格导入功能，并对业务总量指标选择、业务总量占比计算功能进行升级。</w:t>
      </w:r>
    </w:p>
    <w:p w14:paraId="2B2CAD51">
      <w:pPr>
        <w:ind w:firstLine="480"/>
      </w:pPr>
      <w:r>
        <w:rPr>
          <w:rFonts w:hint="eastAsia"/>
        </w:rPr>
        <w:t>2、内控管理树形：对内控管理树形功能进行升级，新增内控管理树形提取、内树形管理、抽样树形显示、填报树形显示、汇总树形显示、填报状态统计等功能。</w:t>
      </w:r>
    </w:p>
    <w:p w14:paraId="6C01D810">
      <w:pPr>
        <w:ind w:firstLine="480"/>
      </w:pPr>
      <w:r>
        <w:rPr>
          <w:rFonts w:hint="eastAsia"/>
        </w:rPr>
        <w:t>3、内容填报功能：对数据填报功能进行升级，提升用户使用体验。新增EXCEL表格数据导入、管理提升评价提醒功能。</w:t>
      </w:r>
    </w:p>
    <w:p w14:paraId="1DCABD46">
      <w:pPr>
        <w:ind w:firstLine="480"/>
      </w:pPr>
      <w:r>
        <w:rPr>
          <w:rFonts w:hint="eastAsia"/>
        </w:rPr>
        <w:t>4、内控自动报告：根据内控填报内容生成文档报告。</w:t>
      </w:r>
    </w:p>
    <w:p w14:paraId="05CBE9CB">
      <w:pPr>
        <w:pStyle w:val="6"/>
        <w:numPr>
          <w:ilvl w:val="4"/>
          <w:numId w:val="0"/>
        </w:numPr>
      </w:pPr>
      <w:r>
        <w:rPr>
          <w:rFonts w:hint="eastAsia" w:eastAsia="宋体" w:cs="宋体"/>
        </w:rPr>
        <w:t xml:space="preserve">2.4.1.2.14  </w:t>
      </w:r>
      <w:r>
        <w:rPr>
          <w:rFonts w:hint="eastAsia"/>
        </w:rPr>
        <w:t>企业服务大厅</w:t>
      </w:r>
    </w:p>
    <w:p w14:paraId="7AD4CF88">
      <w:pPr>
        <w:ind w:firstLine="482"/>
        <w:rPr>
          <w:rFonts w:cs="Times New Roman"/>
          <w:b/>
          <w:bCs/>
        </w:rPr>
      </w:pPr>
      <w:r>
        <w:rPr>
          <w:rFonts w:hint="eastAsia" w:cs="Times New Roman"/>
          <w:b/>
          <w:bCs/>
        </w:rPr>
        <w:t>1、政策文件系统</w:t>
      </w:r>
    </w:p>
    <w:p w14:paraId="512A9CDA">
      <w:pPr>
        <w:ind w:firstLine="480"/>
        <w:rPr>
          <w:rFonts w:cs="Times New Roman"/>
        </w:rPr>
      </w:pPr>
      <w:r>
        <w:rPr>
          <w:rFonts w:hint="eastAsia" w:cs="Times New Roman"/>
        </w:rPr>
        <w:t>通过建立全面且规范的政策法规数据库，实现国资监管文件的高效入库管理，为企业提供集中化、结构化的政策数据中心，方便内部对政策文件的统一管理与维护。通过系统对各类别政策法规（综合监管、国资布局、国企改革等）的有效整合与呈现，为企业在各个业务领域的决策提供有力的政策支持，促进企业合规运营，推动国资监管工作的科学化、规范化，助力企业在复杂多变的政策环境中稳健发展。</w:t>
      </w:r>
    </w:p>
    <w:p w14:paraId="6AD02831">
      <w:pPr>
        <w:ind w:firstLine="482"/>
        <w:rPr>
          <w:rFonts w:cs="Times New Roman"/>
          <w:b/>
          <w:bCs/>
        </w:rPr>
      </w:pPr>
      <w:r>
        <w:rPr>
          <w:rFonts w:hint="eastAsia" w:cs="Times New Roman"/>
          <w:b/>
          <w:bCs/>
        </w:rPr>
        <w:t>2、监管企业稳增长工作周报</w:t>
      </w:r>
    </w:p>
    <w:p w14:paraId="4EA2C734">
      <w:pPr>
        <w:ind w:firstLine="480"/>
        <w:rPr>
          <w:rFonts w:cs="Times New Roman"/>
        </w:rPr>
      </w:pPr>
      <w:r>
        <w:rPr>
          <w:rFonts w:hint="eastAsia" w:cs="Times New Roman"/>
        </w:rPr>
        <w:t>为了有效地引导企业发展，避免潜在风险，需要建立一套全面的稳增长工作周报数据信息采集体系。通过采集下属企业数据信息，并由一级企业集团报送，实现线上报送、及时查询的要求，从而使相关人员能够随时掌握工作进展，及时发现问题并采取相应措施。透明化的状态监控有助于提升工作协同性和沟通效率、增强监管时效性、提升决策精准度、优化资源配置，显著提升决策效率与质量，推动经济持续稳定发展。</w:t>
      </w:r>
    </w:p>
    <w:p w14:paraId="55C0E2D7">
      <w:pPr>
        <w:ind w:firstLine="482"/>
        <w:rPr>
          <w:rFonts w:cs="Times New Roman"/>
          <w:b/>
          <w:bCs/>
        </w:rPr>
      </w:pPr>
      <w:r>
        <w:rPr>
          <w:rFonts w:hint="eastAsia" w:cs="Times New Roman"/>
          <w:b/>
          <w:bCs/>
        </w:rPr>
        <w:t>3、党员教育初步排摸</w:t>
      </w:r>
    </w:p>
    <w:p w14:paraId="63CB40D9">
      <w:pPr>
        <w:ind w:firstLine="480"/>
        <w:rPr>
          <w:rFonts w:cs="Times New Roman"/>
        </w:rPr>
      </w:pPr>
      <w:r>
        <w:rPr>
          <w:rFonts w:hint="eastAsia" w:cs="Times New Roman"/>
        </w:rPr>
        <w:t>通过党员教育初步排摸系统的建设，实现数据的填报、流程审批与权限配置功能，将原本繁琐、可能存在差异的人工流程进行标准化整合，提高数据处理效率，打破企业集团内部以及与市国资系统之间的信息壁垒，实现党员教育相关数据的集中管理与共享。</w:t>
      </w:r>
    </w:p>
    <w:p w14:paraId="0783B082">
      <w:pPr>
        <w:ind w:firstLine="482"/>
        <w:rPr>
          <w:rFonts w:cs="Times New Roman"/>
          <w:b/>
          <w:bCs/>
        </w:rPr>
      </w:pPr>
      <w:r>
        <w:rPr>
          <w:rFonts w:hint="eastAsia" w:cs="Times New Roman"/>
          <w:b/>
          <w:bCs/>
        </w:rPr>
        <w:t>4、重大法律纠纷案件上报</w:t>
      </w:r>
    </w:p>
    <w:p w14:paraId="62171F60">
      <w:pPr>
        <w:ind w:firstLine="480"/>
        <w:rPr>
          <w:rFonts w:cs="Times New Roman"/>
        </w:rPr>
      </w:pPr>
      <w:r>
        <w:rPr>
          <w:rFonts w:hint="eastAsia" w:cs="Times New Roman"/>
        </w:rPr>
        <w:t>通过重大法律纠纷案件上报平台系统的建设，构建市国资委监管企业上报重大案件统计表填报及权限配置体系，规范填报流程，明确各层级人员权限，确保填报工作有序开展，减少人工操作步骤，提升填报便捷性。通过实时更新企业审核状态，使相关各方随时掌握案件上报进度，以便及时采取相应措施，保障案件处理流程的透明性和高效性。</w:t>
      </w:r>
    </w:p>
    <w:p w14:paraId="2C1B8FE6">
      <w:pPr>
        <w:pStyle w:val="6"/>
        <w:numPr>
          <w:ilvl w:val="4"/>
          <w:numId w:val="0"/>
        </w:numPr>
      </w:pPr>
      <w:r>
        <w:rPr>
          <w:rFonts w:hint="eastAsia" w:eastAsia="宋体" w:cs="宋体"/>
        </w:rPr>
        <w:t xml:space="preserve">2.4.1.2.15  </w:t>
      </w:r>
      <w:r>
        <w:rPr>
          <w:rFonts w:hint="eastAsia"/>
        </w:rPr>
        <w:t>国资监管数智管理子系统</w:t>
      </w:r>
    </w:p>
    <w:p w14:paraId="386C4538">
      <w:pPr>
        <w:ind w:firstLine="480"/>
      </w:pPr>
      <w:r>
        <w:rPr>
          <w:rFonts w:hint="eastAsia"/>
        </w:rPr>
        <w:t>按照国资委本轮机构改革提出的“强化跨部门信息和数据交互，建设全系统、全级次、全过程的数智化监管系统，真正打造一个国资委”的总体要求，重点在于解决国资委内部“数据要素”作用发挥不够，数据运营体系尚未建立完善，数据资源质量参差不齐，数据共享利用不足、应用系统难以赋能等问题，聚焦于汇聚国资监管应用数据（全面风险预警、国资监管财务数据采集、企业分配、内部审计等系统）、随申办政务云数据（OA系统）和第三方采购数据（司法大数据等），按照国资监管的要求制定统一明确的国资监管数据标准，指导企业监管平台建设，通过监管企业与委机关跨网数据实时交互，按照数据标准统一采集汇聚监管企业数据，实现委机关与监管企业数据共享，完善国资监管信息资源目录，实现标准统一、布局合理、管理协同、安全可信的国资监管数据归集，推动数据集约集成建设、有序流通和共享应用，打破信息孤岛，完善基础数据库、主题库和专题库建设，形成国资委数据资产，推动国资国企数据高效共享和综合利用，赋能全面风险预警等应用。</w:t>
      </w:r>
    </w:p>
    <w:p w14:paraId="2CA846F1">
      <w:pPr>
        <w:ind w:firstLine="480"/>
      </w:pPr>
      <w:r>
        <w:rPr>
          <w:rFonts w:hint="eastAsia"/>
        </w:rPr>
        <w:t>依托数据能力，汇聚政策法规、公文档案、监管数据、研究报告、外部数据等数据资源，进行集中治理、语料训练和权限管控，形成资源“图书馆”，提供安全、高效、精准的国资监管个性化搜索、问答、写作、校核等功能，丰富监管场景，提升国资监管的实时性、精准性和有效性，推动传统监管向智慧监管转变，全面提升监管能力，切实提高机关决策力和执行力。</w:t>
      </w:r>
    </w:p>
    <w:p w14:paraId="4EB65DF9">
      <w:pPr>
        <w:ind w:firstLine="480"/>
      </w:pPr>
      <w:r>
        <w:rPr>
          <w:rFonts w:hint="eastAsia"/>
        </w:rPr>
        <w:t>按照 “夯实基础集约建设、重点攻坚急用先行、规范治理长效运营”的工作思路，国资监管数智平台建设应分步骤进行，2025年底首先重点推进公开监管信息、语料及委内应用系统的部分数据汇聚，打造架构先进的数据资源平台，试点一体化、智能化数据治理与运营，构建高质量资源“图书馆”，对信息进行初步深度理解和学习优化，赋能国资监管个性化搜索、写作、校核等应用；2026年底，优化升级国资监管数据资源平台的数据实时抓取和分析处理能力，加快推进企业监管平台建设，逐步实现企业全级次监管数据向国资监管云汇聚，实现国资委监管可视化展示。完成主要国资监管模型的汇聚和共享共用，持续进行监管信息的深度理解、优化学习，并实现相关的主动预判与适配，以支撑司库、薪酬等重点领域穿透式监管应用取得明显成效；2027年底，进一步夯实国资监管数据资源体系，打通云网一体化算力资源大动脉，畅通国资企业数据资源大循环，实现监管企业全口径、全级次监管数据上云汇聚、分级管理、实时采集和高效利用，国资监管数据能力对企业全面共享赋能。</w:t>
      </w:r>
    </w:p>
    <w:p w14:paraId="453FEBCE">
      <w:pPr>
        <w:ind w:firstLine="480"/>
      </w:pPr>
      <w:r>
        <w:rPr>
          <w:rFonts w:hint="eastAsia"/>
        </w:rPr>
        <w:t>本期项目主要侧重国资委基础数据能力的构建。建设国资委国资监管数据资源平台，打造国资委的数据资源目录，通过多源异构数据采集技术，目标是实现国资委内部应用系统监管数据（如产权、投资、财务、审计、项目、股权、资产等）的采集、存储、治理、加工、共享、开放和应用，加强数据全生命周期质量管理，建立健全数据质量反馈整改机制，基于委内处室需求和数据治理情况，形成数据供需对接能力，及时响应合规合理数据共享需求。本期建设中，优先探索汇聚公开的政策法规、公文档案、监管数据、研究报告、外部数据等数据资源，完成资源“图书馆”建设，实现监管信息的深度理解和学习，初步形成国资监管个性化搜索、写作、校核应用能力，发挥知识服务赋能作用。在后期的建设中，再逐步探索国资监管业务数据的相关应用赋能，发挥主动预判、风险识别、跨场景协同等能力。</w:t>
      </w:r>
    </w:p>
    <w:p w14:paraId="40460937">
      <w:pPr>
        <w:pStyle w:val="6"/>
        <w:numPr>
          <w:ilvl w:val="4"/>
          <w:numId w:val="0"/>
        </w:numPr>
      </w:pPr>
      <w:r>
        <w:rPr>
          <w:rFonts w:hint="eastAsia" w:eastAsia="宋体" w:cs="宋体"/>
        </w:rPr>
        <w:t xml:space="preserve">2.4.1.2.16  </w:t>
      </w:r>
      <w:r>
        <w:rPr>
          <w:rFonts w:hint="eastAsia"/>
        </w:rPr>
        <w:t>全面风险预警子系统（宣传部功能模块）</w:t>
      </w:r>
    </w:p>
    <w:p w14:paraId="59DC527A">
      <w:pPr>
        <w:ind w:firstLine="480"/>
      </w:pPr>
      <w:r>
        <w:rPr>
          <w:rFonts w:hint="eastAsia"/>
        </w:rPr>
        <w:t>宣传部预警看板：完成宣传部风险总览看板、企业总览看板、分领域风险看板、基础信息看板等内容的建设及配置。</w:t>
      </w:r>
    </w:p>
    <w:p w14:paraId="745507CE">
      <w:pPr>
        <w:ind w:firstLine="480"/>
      </w:pPr>
      <w:r>
        <w:rPr>
          <w:rFonts w:hint="eastAsia"/>
        </w:rPr>
        <w:t>宣传部风险预警流程：完成宣传部风险问询函及风险清单流程配置等内容。</w:t>
      </w:r>
    </w:p>
    <w:p w14:paraId="7D1962D7">
      <w:pPr>
        <w:pStyle w:val="4"/>
        <w:numPr>
          <w:ilvl w:val="2"/>
          <w:numId w:val="0"/>
        </w:numPr>
      </w:pPr>
      <w:bookmarkStart w:id="48" w:name="_Toc27485"/>
      <w:r>
        <w:rPr>
          <w:rFonts w:hint="eastAsia" w:ascii="Times New Roman" w:hAnsi="Times New Roman" w:cs="宋体"/>
        </w:rPr>
        <w:t xml:space="preserve">2.4.2  </w:t>
      </w:r>
      <w:r>
        <w:t>建设内容</w:t>
      </w:r>
      <w:bookmarkEnd w:id="48"/>
    </w:p>
    <w:p w14:paraId="51F1DFCB">
      <w:pPr>
        <w:ind w:firstLine="480"/>
      </w:pPr>
      <w:r>
        <w:rPr>
          <w:rFonts w:hint="eastAsia"/>
        </w:rPr>
        <w:t>本次上海市国资国企在线监管服务平台大系统建设项目（2025年升级改造）申报内容包含平台的升级改造（涵盖子系统新建、升级改造、系统合并），以及对应的软件采购、数据服务费用。</w:t>
      </w:r>
    </w:p>
    <w:p w14:paraId="47235B2B">
      <w:pPr>
        <w:ind w:firstLine="480"/>
      </w:pPr>
      <w:r>
        <w:rPr>
          <w:rFonts w:hint="eastAsia"/>
        </w:rPr>
        <w:t>其中，平台升级改造包含平台子系统的新建、升级改造。新建子系统范围包含市干部人才管理子系统、市属国企投资基金信息子系统、国资经营预算管理子系统、全面风险预警子系统（宣传部功能模块）、国资监管数智管理子系统；升级改造范围包含投资监管管理子系统、国际化经营子系统、国企价值评估子系统、全面风险预警管理子系统、国资监管采集子系统、企业分配事中事后监管子系统、国有房地资产信息监管子系统、内部审计子系统、内部控制测评管理子系统企业服务大厅。原境外数据填报子系统，进行功能新增与整合后改名为国际化经营子系统。</w:t>
      </w:r>
    </w:p>
    <w:p w14:paraId="326D5418">
      <w:pPr>
        <w:ind w:firstLine="480"/>
      </w:pPr>
      <w:r>
        <w:rPr>
          <w:rFonts w:hint="eastAsia"/>
        </w:rPr>
        <w:t>此外，该项目还包含平台运行维护费用，是指对已建的监管企业持牌金融信息管理子系统、股权和分红激励信息管理子系统、审计整改管理子系统、违规责任追究子系统、监管门户、企业服务大厅进行运维服务，以及将配套监管平台开展数据服务、云资源服务、安全服务、视频会议服务等，以确保平台的稳定、可靠运行。以上服务部分的申报在《上海市国资国企在线监管服务平台大系统（2025年运维项目）可行性研究报告》中另行说明。</w:t>
      </w:r>
    </w:p>
    <w:p w14:paraId="273FDD89">
      <w:pPr>
        <w:pStyle w:val="5"/>
        <w:numPr>
          <w:ilvl w:val="3"/>
          <w:numId w:val="0"/>
        </w:numPr>
      </w:pPr>
      <w:r>
        <w:rPr>
          <w:rFonts w:hint="eastAsia" w:cs="宋体"/>
        </w:rPr>
        <w:t xml:space="preserve">2.4.2.1  </w:t>
      </w:r>
      <w:r>
        <w:rPr>
          <w:rFonts w:hint="eastAsia"/>
        </w:rPr>
        <w:t>干部人才管理子系统</w:t>
      </w:r>
    </w:p>
    <w:p w14:paraId="582288D1">
      <w:pPr>
        <w:ind w:firstLine="480"/>
      </w:pPr>
      <w:r>
        <w:rPr>
          <w:rFonts w:hint="eastAsia"/>
        </w:rPr>
        <w:t>本项目建设内容包括常用功能、基础数据管理、综合统计查询、人员进出管理、移动端查询、干部任免审批表、干部日常、干部任免、干部监督、教育培训、档案管理等。在系统建设和升级改造过程中密切配合国资委国资监管数据治理工作，同步完成相关业务数据的入仓归集工作。具体如下：</w:t>
      </w:r>
    </w:p>
    <w:p w14:paraId="3FE78EAC">
      <w:pPr>
        <w:ind w:firstLine="480"/>
      </w:pPr>
      <w:r>
        <w:rPr>
          <w:rFonts w:hint="eastAsia"/>
        </w:rPr>
        <w:t>1、常用功能</w:t>
      </w:r>
    </w:p>
    <w:p w14:paraId="315920AC">
      <w:pPr>
        <w:ind w:firstLine="480"/>
      </w:pPr>
      <w:r>
        <w:rPr>
          <w:rFonts w:hint="eastAsia"/>
        </w:rPr>
        <w:t>常用功能主要用于当前用户大量使用的功能操作的汇总，用户可以快速进入到功能操作页面，简化页面点击的操作，快速进入所进行的业务界面进行操作。常用功能提供工作台、政策法规、组工园地等功能。</w:t>
      </w:r>
    </w:p>
    <w:p w14:paraId="43472533">
      <w:pPr>
        <w:ind w:firstLine="480"/>
      </w:pPr>
      <w:r>
        <w:rPr>
          <w:rFonts w:hint="eastAsia"/>
        </w:rPr>
        <w:t>2、基础数据管理</w:t>
      </w:r>
    </w:p>
    <w:p w14:paraId="1B6AF0A5">
      <w:pPr>
        <w:ind w:firstLine="480"/>
      </w:pPr>
      <w:r>
        <w:rPr>
          <w:rFonts w:hint="eastAsia"/>
        </w:rPr>
        <w:t>基础数据管理汇聚各项与干部人员相关的组织架构数据、干部数据，构建委内的统一基础数据资源，建设更加全面、科学、智能的业务应用系统，增强数据分析挖掘支持能力。</w:t>
      </w:r>
    </w:p>
    <w:p w14:paraId="709E989E">
      <w:pPr>
        <w:ind w:firstLine="480"/>
      </w:pPr>
      <w:r>
        <w:rPr>
          <w:rFonts w:hint="eastAsia"/>
        </w:rPr>
        <w:t>3、综合统计查询</w:t>
      </w:r>
    </w:p>
    <w:p w14:paraId="0F51EBD3">
      <w:pPr>
        <w:ind w:firstLine="480"/>
      </w:pPr>
      <w:r>
        <w:rPr>
          <w:rFonts w:hint="eastAsia"/>
        </w:rPr>
        <w:t>综合统计查询通过对定义好的数据标签检索的方式，建立多维度的数据查询项（例如：职务、职级、年龄、性别、岗位领域、毕业学校、最高学历、党派、民族、籍贯、现任职务等），可根据领导用户实际查询需求，通过多条件的组合方式，实现根据多个维度内容进行综合查询，并提供根据不同维度信息的统计与分析，综合统计查询提供自定义条件查询、标签条件查询、表册管理及查询、分类统计等功能。</w:t>
      </w:r>
    </w:p>
    <w:p w14:paraId="54D0AC08">
      <w:pPr>
        <w:ind w:firstLine="480"/>
      </w:pPr>
      <w:r>
        <w:rPr>
          <w:rFonts w:hint="eastAsia"/>
        </w:rPr>
        <w:t>4、人员进出管理</w:t>
      </w:r>
    </w:p>
    <w:p w14:paraId="64649974">
      <w:pPr>
        <w:ind w:firstLine="480"/>
      </w:pPr>
      <w:r>
        <w:rPr>
          <w:rFonts w:hint="eastAsia"/>
        </w:rPr>
        <w:t>人员进出管理对干部人员进人业务、出人业务进行统一管理，实现干部人事信息的动态更新。人员进出管理提供进人调动、出人管理。</w:t>
      </w:r>
    </w:p>
    <w:p w14:paraId="025FDC39">
      <w:pPr>
        <w:ind w:firstLine="480"/>
      </w:pPr>
      <w:r>
        <w:rPr>
          <w:rFonts w:hint="eastAsia"/>
        </w:rPr>
        <w:t>5、移动端查询</w:t>
      </w:r>
    </w:p>
    <w:p w14:paraId="32902B75">
      <w:pPr>
        <w:ind w:firstLine="480"/>
      </w:pPr>
      <w:r>
        <w:rPr>
          <w:rFonts w:hint="eastAsia"/>
        </w:rPr>
        <w:t>移动端查询建立移动终端的干部信息展示和可视化分析展现，方便领导及其他用户灵活快速地查看查找，随时随地调阅干部人员的相关资料，了解干部人事的整体情况。提供移动端基本信息展示、可视化分析。</w:t>
      </w:r>
    </w:p>
    <w:p w14:paraId="5FDFFC8C">
      <w:pPr>
        <w:ind w:firstLine="480"/>
      </w:pPr>
      <w:r>
        <w:rPr>
          <w:rFonts w:hint="eastAsia"/>
        </w:rPr>
        <w:t>6、干部任免审批表</w:t>
      </w:r>
    </w:p>
    <w:p w14:paraId="2EE87DEC">
      <w:pPr>
        <w:ind w:firstLine="480"/>
      </w:pPr>
      <w:r>
        <w:rPr>
          <w:rFonts w:hint="eastAsia"/>
        </w:rPr>
        <w:t>干部任免审批表以任免表为管理界面，所见即所得的形式进行干部信息的管理，当选中某项信息时，自动切换到对应的信息子集进行管理工作。干部任免审批表提供基本信息管理、职务信息管理、职级信息管理、经历简历综述、学历/学位管理、奖惩管理、考察考核管理、家庭成员管理、其它关键信息、人员排序、照片录像维护、信息集维护、单个干审表信息校验等功能。</w:t>
      </w:r>
    </w:p>
    <w:p w14:paraId="28339244">
      <w:pPr>
        <w:ind w:firstLine="480"/>
      </w:pPr>
      <w:r>
        <w:rPr>
          <w:rFonts w:hint="eastAsia"/>
        </w:rPr>
        <w:t>7、干部日常</w:t>
      </w:r>
    </w:p>
    <w:p w14:paraId="5D7EF1C6">
      <w:pPr>
        <w:ind w:firstLine="480"/>
      </w:pPr>
      <w:r>
        <w:rPr>
          <w:rFonts w:hint="eastAsia"/>
        </w:rPr>
        <w:t>干部日常对干部相关的日常事项进行管理，包括证件管理、因私出国境、表彰奖励等功能。</w:t>
      </w:r>
    </w:p>
    <w:p w14:paraId="6A0E262C">
      <w:pPr>
        <w:ind w:firstLine="480"/>
      </w:pPr>
      <w:r>
        <w:rPr>
          <w:rFonts w:hint="eastAsia"/>
        </w:rPr>
        <w:t>8、干部任免</w:t>
      </w:r>
    </w:p>
    <w:p w14:paraId="3BDB5FBE">
      <w:pPr>
        <w:ind w:firstLine="480"/>
      </w:pPr>
      <w:r>
        <w:rPr>
          <w:rFonts w:hint="eastAsia"/>
        </w:rPr>
        <w:t>干部任免提供干部任免会议的全流程管理，提供干部任免会议管理、任免人员管理和PPT生成等功能。</w:t>
      </w:r>
    </w:p>
    <w:p w14:paraId="69F4DC3B">
      <w:pPr>
        <w:ind w:firstLine="480"/>
      </w:pPr>
      <w:r>
        <w:rPr>
          <w:rFonts w:hint="eastAsia"/>
        </w:rPr>
        <w:t>9、干部监督</w:t>
      </w:r>
    </w:p>
    <w:p w14:paraId="71B1A5F6">
      <w:pPr>
        <w:ind w:firstLine="480"/>
      </w:pPr>
      <w:r>
        <w:rPr>
          <w:rFonts w:hint="eastAsia"/>
        </w:rPr>
        <w:t>干部监督对各种干部监督事项进行统一管理，提供对个人有关事项报告数据、干部兼职、外部监察系统对接的综合管理，从而实现规范干部监督管理，加强控制和提高工作的效率。</w:t>
      </w:r>
    </w:p>
    <w:p w14:paraId="4738C91A">
      <w:pPr>
        <w:ind w:firstLine="480"/>
      </w:pPr>
      <w:r>
        <w:rPr>
          <w:rFonts w:hint="eastAsia"/>
        </w:rPr>
        <w:t>10、教育培训</w:t>
      </w:r>
    </w:p>
    <w:p w14:paraId="6887B24D">
      <w:pPr>
        <w:ind w:firstLine="480"/>
      </w:pPr>
      <w:r>
        <w:rPr>
          <w:rFonts w:hint="eastAsia"/>
        </w:rPr>
        <w:t>教育培训提供对干部教育培训工作中培训班的管理，实现对干部教育培训工作“培训通知—培训报名—培训记录—培训统计分析”的全过程的精细化管理。教育培训中培训班管理提供培训班管理、通知报名、统计情况等功能。</w:t>
      </w:r>
    </w:p>
    <w:p w14:paraId="38D0153B">
      <w:pPr>
        <w:ind w:firstLine="480"/>
      </w:pPr>
      <w:r>
        <w:rPr>
          <w:rFonts w:hint="eastAsia"/>
        </w:rPr>
        <w:t>11、档案管理</w:t>
      </w:r>
    </w:p>
    <w:p w14:paraId="21CB496F">
      <w:pPr>
        <w:ind w:firstLine="480"/>
      </w:pPr>
      <w:r>
        <w:rPr>
          <w:rFonts w:hint="eastAsia"/>
        </w:rPr>
        <w:t>为确保国资委组工人事信息的完整性及准确性，系统预留档案管理接口，实现与档案系统的对接，提供档案接口预留功能。</w:t>
      </w:r>
    </w:p>
    <w:p w14:paraId="0ECCE85E">
      <w:pPr>
        <w:pStyle w:val="5"/>
        <w:numPr>
          <w:ilvl w:val="3"/>
          <w:numId w:val="0"/>
        </w:numPr>
      </w:pPr>
      <w:r>
        <w:rPr>
          <w:rFonts w:hint="eastAsia" w:cs="宋体"/>
        </w:rPr>
        <w:t xml:space="preserve">2.4.2.2  </w:t>
      </w:r>
      <w:r>
        <w:rPr>
          <w:rFonts w:hint="eastAsia"/>
        </w:rPr>
        <w:t>投资监管管理子系统</w:t>
      </w:r>
    </w:p>
    <w:p w14:paraId="65FB04BC">
      <w:pPr>
        <w:ind w:firstLine="480"/>
      </w:pPr>
      <w:r>
        <w:rPr>
          <w:rFonts w:hint="eastAsia"/>
        </w:rPr>
        <w:t>包含数据上报和审核功能，数据报表和查询功能，涉及业务报备程序、年度投资计划、投资计划年中调整和年度投资执行情况的流程优化、填报优化和权限优化，在系统建设和升级改造过程中密切配合国资委国资监管数据治理工作，同步完成相关业务数据的入仓归集工作。</w:t>
      </w:r>
    </w:p>
    <w:p w14:paraId="69F18F0A">
      <w:pPr>
        <w:pStyle w:val="5"/>
        <w:numPr>
          <w:ilvl w:val="3"/>
          <w:numId w:val="0"/>
        </w:numPr>
      </w:pPr>
      <w:r>
        <w:rPr>
          <w:rFonts w:hint="eastAsia" w:cs="宋体"/>
        </w:rPr>
        <w:t xml:space="preserve">2.4.2.3  </w:t>
      </w:r>
      <w:r>
        <w:rPr>
          <w:rFonts w:hint="eastAsia"/>
        </w:rPr>
        <w:t>市属国企投资基金信息子系统</w:t>
      </w:r>
    </w:p>
    <w:p w14:paraId="73095E4D">
      <w:pPr>
        <w:ind w:firstLine="480"/>
      </w:pPr>
      <w:r>
        <w:rPr>
          <w:rFonts w:hint="eastAsia"/>
        </w:rPr>
        <w:t>市属国企投资基金信息系统将积极推进国资基金管理工作的数字化转型，拥抱新型的信息化技术。实现线上的基金信息报送，形成数据平台，构建数据的融合治理中枢，并针对治理后的基金数据，依据业务需要开展全面的数据分析支撑，在系统建设和升级改造过程中密切配合国资委国资监管数据治理工作，同步完成相关业务数据的入仓归集工作。。</w:t>
      </w:r>
    </w:p>
    <w:p w14:paraId="4973B0D9">
      <w:pPr>
        <w:ind w:firstLine="480"/>
      </w:pPr>
      <w:r>
        <w:rPr>
          <w:rFonts w:hint="eastAsia"/>
        </w:rPr>
        <w:t>基金报送服务提供面向国资企业基金数据上报的完整流程。分别针对实控基金（GP）和参投基金（LP）上报过程，实现数据的智能辅助上报，审核处理的业务流程。</w:t>
      </w:r>
    </w:p>
    <w:p w14:paraId="76545EDA">
      <w:pPr>
        <w:ind w:firstLine="480"/>
      </w:pPr>
      <w:r>
        <w:rPr>
          <w:rFonts w:hint="eastAsia"/>
        </w:rPr>
        <w:t>数据平台为整个系统的基础，将LP数据、GP数据等数据做全面的采集汇聚；对国资委现有存量历史基金报送数据，也将汇入数据平台同等管理。根据场景对数据的处理要求，数据分析中枢提供全面的数据计算支撑能力。数据在采集整合后进行数据清洗和预处理；在完成初步清洗后，还需要基于数据的阈值要求、格式类型、主题归属等规则要求做进一步的数据质量管理，形成对数据的精加工过程。完成了数据校验后的数据，再根据业务的需要，实现分权查看历史明细数据和分场景数据整合统计情况的报表功能。</w:t>
      </w:r>
    </w:p>
    <w:p w14:paraId="1DC7D239">
      <w:pPr>
        <w:ind w:firstLine="480"/>
      </w:pPr>
      <w:r>
        <w:rPr>
          <w:rFonts w:hint="eastAsia"/>
        </w:rPr>
        <w:t>基金分析服务，面向国资基金管理的主要业务场景，对市属国企投资基金进行结构分析、模块分析、对比分析，并且利用新型信息化技术完进行智能分析，形成图形化看板展示效果。利用全面的服务能力，提高国资管理机构控制投资风险的水平，辅助投资决策能力。</w:t>
      </w:r>
    </w:p>
    <w:p w14:paraId="15D8A675">
      <w:pPr>
        <w:pStyle w:val="5"/>
        <w:numPr>
          <w:ilvl w:val="3"/>
          <w:numId w:val="0"/>
        </w:numPr>
      </w:pPr>
      <w:r>
        <w:rPr>
          <w:rFonts w:hint="eastAsia" w:cs="宋体"/>
        </w:rPr>
        <w:t xml:space="preserve">2.4.2.4  </w:t>
      </w:r>
      <w:r>
        <w:rPr>
          <w:rFonts w:hint="eastAsia"/>
        </w:rPr>
        <w:t>国际化经营子系统</w:t>
      </w:r>
    </w:p>
    <w:p w14:paraId="33769080">
      <w:pPr>
        <w:ind w:firstLine="480"/>
      </w:pPr>
      <w:r>
        <w:rPr>
          <w:rFonts w:hint="eastAsia"/>
        </w:rPr>
        <w:t>1、数据填报：包含企业目录树、数据录入、公式计算、数据填报工具栏等功能，满足国资监管企业数据填报的要求。</w:t>
      </w:r>
    </w:p>
    <w:p w14:paraId="6692489A">
      <w:pPr>
        <w:ind w:firstLine="480"/>
      </w:pPr>
      <w:r>
        <w:rPr>
          <w:rFonts w:hint="eastAsia"/>
        </w:rPr>
        <w:t>2、报表审核：包含表内审核、表间审核、全表审核等功能，依据设置的各类报表公式对数据报表进行审核，提高报表的数据质量。</w:t>
      </w:r>
    </w:p>
    <w:p w14:paraId="14F82E70">
      <w:pPr>
        <w:ind w:firstLine="480"/>
      </w:pPr>
      <w:r>
        <w:rPr>
          <w:rFonts w:hint="eastAsia"/>
        </w:rPr>
        <w:t>3、集团汇总：包含叠加汇总、非固定行列报表汇总、汇总节点检查等功能，满足集团汇总下级企业填报的固定格式、非固定格式报表数据的要求，并检查汇总数据的准确性。</w:t>
      </w:r>
    </w:p>
    <w:p w14:paraId="101A4725">
      <w:pPr>
        <w:ind w:firstLine="480"/>
      </w:pPr>
      <w:r>
        <w:rPr>
          <w:rFonts w:hint="eastAsia"/>
        </w:rPr>
        <w:t>4、数据查询：包含模板查询、自定义查询、报送统计查询、数据填报通知等功能，提升企业填报、查询数据的效率。</w:t>
      </w:r>
    </w:p>
    <w:p w14:paraId="5B2822B8">
      <w:pPr>
        <w:ind w:firstLine="480"/>
      </w:pPr>
      <w:r>
        <w:rPr>
          <w:rFonts w:hint="eastAsia"/>
        </w:rPr>
        <w:t>5、国际化经营企业数据分析：根据监管要求对国际化经营企业的国别、洲别、区域等情况进行数据分析，分析内容将通过分析页面进行展示，每个分析页面要素包括世界地图、页面绘制、图表控件制作等内容。</w:t>
      </w:r>
    </w:p>
    <w:p w14:paraId="2DC8C33D">
      <w:pPr>
        <w:ind w:firstLine="480"/>
      </w:pPr>
      <w:r>
        <w:rPr>
          <w:rFonts w:hint="eastAsia"/>
        </w:rPr>
        <w:t>6、国际化经营数据审核：协助国资委完成内国际化经营数据约1200户企业的数据统计、数据审核、汇总节点检查、封面检查等工作，为业务处室提供excel、word等形式的数据审核统计报表制作。</w:t>
      </w:r>
    </w:p>
    <w:p w14:paraId="09F6BF33">
      <w:pPr>
        <w:ind w:firstLine="480"/>
      </w:pPr>
      <w:r>
        <w:rPr>
          <w:rFonts w:hint="eastAsia"/>
        </w:rPr>
        <w:t>7、数据整合制作：根据国资委要求，对国际化经营历史数据进行整理并导入至国际化经营子系统中。预计需要导入3年数据。</w:t>
      </w:r>
    </w:p>
    <w:p w14:paraId="5A11B84E">
      <w:pPr>
        <w:ind w:firstLine="480"/>
      </w:pPr>
      <w:r>
        <w:rPr>
          <w:rFonts w:hint="eastAsia"/>
        </w:rPr>
        <w:t>在系统建设和升级改造过程中密切配合国资委国资监管数据治理工作，同步完成相关业务数据的入仓归集工作。</w:t>
      </w:r>
    </w:p>
    <w:p w14:paraId="74D86BB0">
      <w:pPr>
        <w:pStyle w:val="5"/>
        <w:numPr>
          <w:ilvl w:val="3"/>
          <w:numId w:val="0"/>
        </w:numPr>
      </w:pPr>
      <w:r>
        <w:rPr>
          <w:rFonts w:hint="eastAsia" w:cs="宋体"/>
        </w:rPr>
        <w:t xml:space="preserve">2.4.2.5  </w:t>
      </w:r>
      <w:r>
        <w:rPr>
          <w:rFonts w:hint="eastAsia"/>
        </w:rPr>
        <w:t>国企价值评估子系统</w:t>
      </w:r>
    </w:p>
    <w:p w14:paraId="2DA83999">
      <w:pPr>
        <w:ind w:firstLine="480"/>
      </w:pPr>
      <w:r>
        <w:rPr>
          <w:rFonts w:hint="eastAsia"/>
        </w:rPr>
        <w:t>本项目是对企业价值指数系统进行升级及数据运维服务，充分对标《国资国企发展“十四五”规划》、《关于优化中央企业资产评估管理有关事项的通知》及《国企改革三年行动方案（2020-2022年）》，强调国资国企改革发展走深走实，使国资监管迈上新台阶，推进国资监管数字化智能化，在系统建设和升级改造过程中密切配合国资委国资监管数据治理工作，同步完成相关业务数据的入仓归集工作。主要建设内容如下：</w:t>
      </w:r>
    </w:p>
    <w:p w14:paraId="29B66366">
      <w:pPr>
        <w:ind w:firstLine="480"/>
      </w:pPr>
      <w:r>
        <w:rPr>
          <w:rFonts w:hint="eastAsia"/>
        </w:rPr>
        <w:t>应用系统建设部分：</w:t>
      </w:r>
    </w:p>
    <w:p w14:paraId="550FF81A">
      <w:pPr>
        <w:ind w:firstLine="480"/>
      </w:pPr>
      <w:r>
        <w:rPr>
          <w:rFonts w:hint="eastAsia"/>
        </w:rPr>
        <w:t>1、审核报告优化（升级改造）</w:t>
      </w:r>
    </w:p>
    <w:p w14:paraId="60ADD230">
      <w:pPr>
        <w:ind w:firstLine="480"/>
      </w:pPr>
      <w:r>
        <w:rPr>
          <w:rFonts w:hint="eastAsia"/>
        </w:rPr>
        <w:t>将系统中专家审阅意见，系统预检问题，汇总到审阅报告。审阅报告加入系统预检问题，三大算法评估结果数据，加入配置功能，按照选择内容模块，自动生成审阅报告。</w:t>
      </w:r>
    </w:p>
    <w:p w14:paraId="076565FD">
      <w:pPr>
        <w:ind w:firstLine="480"/>
      </w:pPr>
      <w:r>
        <w:rPr>
          <w:rFonts w:hint="eastAsia"/>
        </w:rPr>
        <w:t>2、估算报告优化（升级改造）</w:t>
      </w:r>
    </w:p>
    <w:p w14:paraId="580659A0">
      <w:pPr>
        <w:ind w:firstLine="480"/>
      </w:pPr>
      <w:r>
        <w:rPr>
          <w:rFonts w:hint="eastAsia"/>
        </w:rPr>
        <w:t>将上市公司批量估算结果汇总，并按照应用模板自动生成有关上市公司评估结果的结论描述。对市属上市公司进行批量估算，并显示批量估算结果。</w:t>
      </w:r>
    </w:p>
    <w:p w14:paraId="06A92A3E">
      <w:pPr>
        <w:ind w:firstLine="480"/>
      </w:pPr>
      <w:r>
        <w:rPr>
          <w:rFonts w:hint="eastAsia"/>
        </w:rPr>
        <w:t>3、审核要点管理（新建）</w:t>
      </w:r>
    </w:p>
    <w:p w14:paraId="22C63B35">
      <w:pPr>
        <w:ind w:firstLine="480"/>
      </w:pPr>
      <w:r>
        <w:rPr>
          <w:rFonts w:hint="eastAsia"/>
        </w:rPr>
        <w:t>审核要点管理后台：审核目录管理功能，审核条目文件上传，审核要点节点增删改查，调整顺序等。审核要点前台展示和查询：审核清单电子书显示，审核条目搜索查询功能。</w:t>
      </w:r>
    </w:p>
    <w:p w14:paraId="29DA19F3">
      <w:pPr>
        <w:ind w:firstLine="480"/>
      </w:pPr>
      <w:r>
        <w:rPr>
          <w:rFonts w:hint="eastAsia"/>
        </w:rPr>
        <w:t>4、审阅文件识别（新建）</w:t>
      </w:r>
    </w:p>
    <w:p w14:paraId="2F2253DF">
      <w:pPr>
        <w:ind w:firstLine="480"/>
      </w:pPr>
      <w:r>
        <w:rPr>
          <w:rFonts w:hint="eastAsia"/>
        </w:rPr>
        <w:t>对pdf中出现的财报，资产明细表等数据进行识别，修改，和入库。</w:t>
      </w:r>
    </w:p>
    <w:p w14:paraId="52F86E9F">
      <w:pPr>
        <w:ind w:firstLine="480"/>
      </w:pPr>
      <w:r>
        <w:rPr>
          <w:rFonts w:hint="eastAsia"/>
        </w:rPr>
        <w:t>5、审阅条件可设置（新建）</w:t>
      </w:r>
    </w:p>
    <w:p w14:paraId="1FB8B716">
      <w:pPr>
        <w:ind w:firstLine="480"/>
      </w:pPr>
      <w:r>
        <w:rPr>
          <w:rFonts w:hint="eastAsia"/>
        </w:rPr>
        <w:t>对审阅的强制条件进行勾选，随后系统判断是否退回重申，还是继续后续评审工作。</w:t>
      </w:r>
    </w:p>
    <w:p w14:paraId="0C547AFF">
      <w:pPr>
        <w:ind w:firstLine="480"/>
      </w:pPr>
      <w:r>
        <w:rPr>
          <w:rFonts w:hint="eastAsia"/>
        </w:rPr>
        <w:t>6、估值算法升级改造</w:t>
      </w:r>
    </w:p>
    <w:p w14:paraId="1FFF3E5D">
      <w:pPr>
        <w:ind w:firstLine="480"/>
      </w:pPr>
      <w:r>
        <w:rPr>
          <w:rFonts w:hint="eastAsia"/>
        </w:rPr>
        <w:t>1）收益法算法升级（升级改造）</w:t>
      </w:r>
    </w:p>
    <w:p w14:paraId="1E083254">
      <w:pPr>
        <w:ind w:firstLine="480"/>
      </w:pPr>
      <w:r>
        <w:rPr>
          <w:rFonts w:hint="eastAsia"/>
        </w:rPr>
        <w:t>收益法算法和参考值根据评估专家意见进行修正，更新，和重新估算验证。如更新估值年期，更新利润预测算法，更新金融类企业折现率算法等。</w:t>
      </w:r>
    </w:p>
    <w:p w14:paraId="3B7F915D">
      <w:pPr>
        <w:ind w:firstLine="480"/>
      </w:pPr>
      <w:r>
        <w:rPr>
          <w:rFonts w:hint="eastAsia"/>
        </w:rPr>
        <w:t>2）市场法算法升级（升级改造）</w:t>
      </w:r>
    </w:p>
    <w:p w14:paraId="27F87640">
      <w:pPr>
        <w:ind w:firstLine="480"/>
      </w:pPr>
      <w:r>
        <w:rPr>
          <w:rFonts w:hint="eastAsia"/>
        </w:rPr>
        <w:t>市场法算法和参考值根据评估专家意见进行修正，更新，和重新估算验证。如区分金融类和非金融类企业财报取值，优化价值乘数选取逻辑，优化可比公司选取逻辑等。</w:t>
      </w:r>
    </w:p>
    <w:p w14:paraId="01DD4A73">
      <w:pPr>
        <w:ind w:firstLine="480"/>
      </w:pPr>
      <w:r>
        <w:rPr>
          <w:rFonts w:hint="eastAsia"/>
        </w:rPr>
        <w:t>7、无形资产评估功能（新建）</w:t>
      </w:r>
    </w:p>
    <w:p w14:paraId="217DBF0C">
      <w:pPr>
        <w:ind w:firstLine="480"/>
      </w:pPr>
      <w:r>
        <w:rPr>
          <w:rFonts w:hint="eastAsia"/>
        </w:rPr>
        <w:t>包含数据录入、外部数据抓取功能，并将无形资产中的专利、软件、商标、域名、著作权等进行算法建模，实现支持对这些无形资产项目的估值。</w:t>
      </w:r>
    </w:p>
    <w:p w14:paraId="7016FBB6">
      <w:pPr>
        <w:ind w:firstLine="480"/>
      </w:pPr>
      <w:r>
        <w:rPr>
          <w:rFonts w:hint="eastAsia"/>
        </w:rPr>
        <w:t>8、统计模块（新建）</w:t>
      </w:r>
    </w:p>
    <w:p w14:paraId="3CC3697B">
      <w:pPr>
        <w:ind w:firstLine="480"/>
      </w:pPr>
      <w:r>
        <w:rPr>
          <w:rFonts w:hint="eastAsia"/>
        </w:rPr>
        <w:t>1）不动产评估详细数据统计表：</w:t>
      </w:r>
    </w:p>
    <w:p w14:paraId="2FB270F8">
      <w:pPr>
        <w:ind w:firstLine="480"/>
      </w:pPr>
      <w:r>
        <w:rPr>
          <w:rFonts w:hint="eastAsia"/>
        </w:rPr>
        <w:t>对所有房地产评估的项目详情数据做列表统计，同时提供按时间，按企业，筛选功能。</w:t>
      </w:r>
    </w:p>
    <w:p w14:paraId="6BA4B966">
      <w:pPr>
        <w:ind w:firstLine="480"/>
      </w:pPr>
      <w:r>
        <w:rPr>
          <w:rFonts w:hint="eastAsia"/>
        </w:rPr>
        <w:t>2）审阅项目详细数据统计表：</w:t>
      </w:r>
    </w:p>
    <w:p w14:paraId="2969800F">
      <w:pPr>
        <w:ind w:firstLine="480"/>
      </w:pPr>
      <w:r>
        <w:rPr>
          <w:rFonts w:hint="eastAsia"/>
        </w:rPr>
        <w:t>对所有审阅项目详情数据做列表统计，同时提供按时间，按企业，筛选功能。</w:t>
      </w:r>
    </w:p>
    <w:p w14:paraId="4F62789E">
      <w:pPr>
        <w:ind w:firstLine="480"/>
      </w:pPr>
      <w:r>
        <w:rPr>
          <w:rFonts w:hint="eastAsia"/>
        </w:rPr>
        <w:t>3）估算项目详细数据统计表：</w:t>
      </w:r>
    </w:p>
    <w:p w14:paraId="0FBA35F2">
      <w:pPr>
        <w:ind w:firstLine="480"/>
      </w:pPr>
      <w:r>
        <w:rPr>
          <w:rFonts w:hint="eastAsia"/>
        </w:rPr>
        <w:t>对所有估算的项目详情数据做列表统计，同时提供按时间，按企业，筛选功能。</w:t>
      </w:r>
    </w:p>
    <w:p w14:paraId="75B431A5">
      <w:pPr>
        <w:ind w:firstLine="480"/>
      </w:pPr>
      <w:r>
        <w:rPr>
          <w:rFonts w:hint="eastAsia"/>
        </w:rPr>
        <w:t>9、国有上市企业价值季报管理（新建）</w:t>
      </w:r>
    </w:p>
    <w:p w14:paraId="1CE171A4">
      <w:pPr>
        <w:ind w:firstLine="480"/>
      </w:pPr>
      <w:r>
        <w:rPr>
          <w:rFonts w:hint="eastAsia"/>
        </w:rPr>
        <w:t>对每季度形成的企业价值季报，年报等，提供上传，查询，查看等管理功能。</w:t>
      </w:r>
    </w:p>
    <w:p w14:paraId="0FD16D3C">
      <w:pPr>
        <w:pStyle w:val="5"/>
        <w:numPr>
          <w:ilvl w:val="3"/>
          <w:numId w:val="0"/>
        </w:numPr>
      </w:pPr>
      <w:r>
        <w:rPr>
          <w:rFonts w:hint="eastAsia" w:cs="宋体"/>
        </w:rPr>
        <w:t xml:space="preserve">2.4.2.6  </w:t>
      </w:r>
      <w:r>
        <w:rPr>
          <w:rFonts w:hint="eastAsia"/>
        </w:rPr>
        <w:t>全面风险预警管理子系统</w:t>
      </w:r>
    </w:p>
    <w:p w14:paraId="7058434D">
      <w:pPr>
        <w:ind w:firstLine="480"/>
      </w:pPr>
      <w:r>
        <w:rPr>
          <w:rFonts w:hint="eastAsia"/>
        </w:rPr>
        <w:t>根据市国资委的要求，此次建设内容包括：</w:t>
      </w:r>
    </w:p>
    <w:p w14:paraId="051ADD22">
      <w:pPr>
        <w:ind w:firstLine="480"/>
      </w:pPr>
      <w:r>
        <w:rPr>
          <w:rFonts w:hint="eastAsia"/>
        </w:rPr>
        <w:t>风险首页模块：包含风险动态、风险报告、版本公告等功能。</w:t>
      </w:r>
    </w:p>
    <w:p w14:paraId="72A21413">
      <w:pPr>
        <w:ind w:firstLine="480"/>
      </w:pPr>
      <w:r>
        <w:rPr>
          <w:rFonts w:hint="eastAsia"/>
        </w:rPr>
        <w:t>风险看板模块：包含总览看板、实体企业看板、金融领域看板等44个看板内容建设，完善看板对应的预警区间配置及风险指标配置功能项。</w:t>
      </w:r>
    </w:p>
    <w:p w14:paraId="4EE91BFB">
      <w:pPr>
        <w:ind w:firstLine="480"/>
      </w:pPr>
      <w:r>
        <w:rPr>
          <w:rFonts w:hint="eastAsia"/>
        </w:rPr>
        <w:t>风险报告模块：包含集团风险自动报告、企业风险自动报告、风险问询函自动报告、重大风险清单自动报告等内容。</w:t>
      </w:r>
    </w:p>
    <w:p w14:paraId="5FE3486B">
      <w:pPr>
        <w:ind w:firstLine="480"/>
      </w:pPr>
      <w:r>
        <w:rPr>
          <w:rFonts w:hint="eastAsia"/>
        </w:rPr>
        <w:t>综合R值模型：包含产业发展类企业R值模型、城市保障类企业R值模型、投资运营类企业R值模型、银行类企业R值模型、证券类企业R值模型、保险类企业R值模型、财务公司类企业R值模型、融资租赁类企业R值模型、信托公司类企业R值模型等建设内容，同时基于算法计算规则，实现模型的自动化训练及优化。</w:t>
      </w:r>
    </w:p>
    <w:p w14:paraId="2D5E21B7">
      <w:pPr>
        <w:ind w:firstLine="480"/>
      </w:pPr>
      <w:r>
        <w:rPr>
          <w:rFonts w:hint="eastAsia"/>
        </w:rPr>
        <w:t>风险地图模块：包含股权占比、风险概况、风险提示等相关功能建设。</w:t>
      </w:r>
    </w:p>
    <w:p w14:paraId="0F403217">
      <w:pPr>
        <w:ind w:firstLine="480"/>
      </w:pPr>
      <w:r>
        <w:rPr>
          <w:rFonts w:hint="eastAsia"/>
        </w:rPr>
        <w:t>预警函模板管理：包括债务风险、现金流风险、融资担保风险、主业领域整体风险、资金占用风险等8个问询函规则升级改造。</w:t>
      </w:r>
    </w:p>
    <w:p w14:paraId="2CCE5035">
      <w:pPr>
        <w:ind w:firstLine="480"/>
      </w:pPr>
      <w:r>
        <w:rPr>
          <w:rFonts w:hint="eastAsia"/>
        </w:rPr>
        <w:t>风险清单填报：包括剩余风险敞口-责任口径规则、债务/现金流风险敞口规则、融资担保风险敞口规则、往来款回收风险敞口规则、主业领域整体风险敞口规则、资金占用风险敞口规则等13个清单规则升级改造。</w:t>
      </w:r>
    </w:p>
    <w:p w14:paraId="01E7CF69">
      <w:pPr>
        <w:ind w:firstLine="480"/>
      </w:pPr>
      <w:r>
        <w:rPr>
          <w:rFonts w:hint="eastAsia"/>
        </w:rPr>
        <w:t>风险清单统计模块：包含事件敞口情况表、领域敞口情况表等两个维度的风险清单统计。</w:t>
      </w:r>
    </w:p>
    <w:p w14:paraId="350C8D91">
      <w:pPr>
        <w:ind w:firstLine="480"/>
      </w:pPr>
      <w:r>
        <w:rPr>
          <w:rFonts w:hint="eastAsia"/>
        </w:rPr>
        <w:t>全面风险预警（H5）：根据市国资委需求制作全面风险预警H5界面。包含风险总览-综合R值排序、风险总览-红灯亮灯排序、风险总览-剩余风险敞口分布、风险总览-新增重大风险事件、风险总览-预警识别风险动态、风险总览-舆情热点风险动态、风险总览-法律诉讼风险动态、企业分析-基本信息、企业分析-风险总览、企业分析-风险事件、企业分析-亮灯领域等页面。</w:t>
      </w:r>
    </w:p>
    <w:p w14:paraId="3D9FC3C7">
      <w:pPr>
        <w:ind w:firstLine="480"/>
      </w:pPr>
      <w:r>
        <w:rPr>
          <w:rFonts w:hint="eastAsia"/>
        </w:rPr>
        <w:t>在系统建设和升级改造过程中密切配合国资委国资监管数据治理工作，同步完成相关业务数据的入仓归集工作。</w:t>
      </w:r>
    </w:p>
    <w:p w14:paraId="35267A71">
      <w:pPr>
        <w:pStyle w:val="5"/>
        <w:numPr>
          <w:ilvl w:val="3"/>
          <w:numId w:val="0"/>
        </w:numPr>
      </w:pPr>
      <w:r>
        <w:rPr>
          <w:rFonts w:hint="eastAsia" w:cs="宋体"/>
        </w:rPr>
        <w:t xml:space="preserve">2.4.2.7  </w:t>
      </w:r>
      <w:r>
        <w:rPr>
          <w:rFonts w:hint="eastAsia"/>
        </w:rPr>
        <w:t>国资监管采集子系统</w:t>
      </w:r>
    </w:p>
    <w:p w14:paraId="20341007">
      <w:pPr>
        <w:ind w:firstLine="480"/>
      </w:pPr>
      <w:r>
        <w:rPr>
          <w:rFonts w:hint="eastAsia"/>
        </w:rPr>
        <w:t>根据市国资委的要求，此次建设内容包括：</w:t>
      </w:r>
    </w:p>
    <w:p w14:paraId="0857A142">
      <w:pPr>
        <w:ind w:firstLine="480"/>
      </w:pPr>
      <w:r>
        <w:rPr>
          <w:rFonts w:hint="eastAsia"/>
        </w:rPr>
        <w:t>1、完善数据审核功能：集成表内、表间、套表审核、枚举审核、重复项审核等多类审核于一个功能界面，实现一站式修订和上报。实现企业数据状态统计，实时监控和管理监管企业集团及下属子公司数据上报情况，对上报迟缓单位进行催报与提醒。优化审核结果的数据定位，通过点击错误数据直接定位到填报指标的实际位置。提供审核错误结果的多角度展示，包括“需修改”、“需说明”、“需核对”等页签，并添加错误数量统计。实现2024年度上海市国有企业财务决算报表、2024年度资产统计（国有企业类）报表、2024年度资产统计（集体企业类）报表、2025年度国有企业财务月度报表、2025年度上海市国有企业财务预算报表、融资担保及发债备案、2024年国有企业财务评价书附表数据的填报、审核、采集。</w:t>
      </w:r>
    </w:p>
    <w:p w14:paraId="24D203BF">
      <w:pPr>
        <w:ind w:firstLine="480"/>
      </w:pPr>
      <w:r>
        <w:rPr>
          <w:rFonts w:hint="eastAsia"/>
        </w:rPr>
        <w:t>2、优化数据填报功能：实现针对某个指标汇总后层层查询涉及直接子节点相关单位及数据的功能。改进浮动表的数据填报，确保企业上报数据填报数行能准确定位某行列及相关单位内容。支持通过预设的Excel模板进行导出，允许用户将财务软件中的科目数据对接至模板中，子系统支持批量导入Excel模板数据。支持枚举下拉框同事多选不同层级的选项。</w:t>
      </w:r>
    </w:p>
    <w:p w14:paraId="27E674A7">
      <w:pPr>
        <w:ind w:firstLine="480"/>
      </w:pPr>
      <w:r>
        <w:rPr>
          <w:rFonts w:hint="eastAsia"/>
        </w:rPr>
        <w:t>3、增强数据查询功能：</w:t>
      </w:r>
    </w:p>
    <w:p w14:paraId="4F160255">
      <w:pPr>
        <w:ind w:firstLine="480"/>
      </w:pPr>
      <w:r>
        <w:rPr>
          <w:rFonts w:hint="eastAsia"/>
        </w:rPr>
        <w:t>实现单位选择功能，主要体现系统中各个企业的层级关系，并以树形结构展现，支持单个企业勾选以及批量多选。</w:t>
      </w:r>
    </w:p>
    <w:p w14:paraId="1A6464A7">
      <w:pPr>
        <w:ind w:firstLine="480"/>
      </w:pPr>
      <w:r>
        <w:rPr>
          <w:rFonts w:hint="eastAsia"/>
        </w:rPr>
        <w:t>实现科目选择功能，展现系统中各个科目的层级关系，支持单个科目勾选以及批量多选。</w:t>
      </w:r>
    </w:p>
    <w:p w14:paraId="1876121E">
      <w:pPr>
        <w:ind w:firstLine="480"/>
      </w:pPr>
      <w:r>
        <w:rPr>
          <w:rFonts w:hint="eastAsia"/>
        </w:rPr>
        <w:t>实现模板选择功能，支持保存已选单位和科目，形成自定义模板保存，并通过该查询模板查询平台中报表数据。</w:t>
      </w:r>
    </w:p>
    <w:p w14:paraId="04A1CC43">
      <w:pPr>
        <w:ind w:firstLine="480"/>
      </w:pPr>
      <w:r>
        <w:rPr>
          <w:rFonts w:hint="eastAsia"/>
        </w:rPr>
        <w:t>实现任务选择功能，支持右键快捷选择当前子节点、直接子节点，同时支持反选与清除。</w:t>
      </w:r>
    </w:p>
    <w:p w14:paraId="4E25E521">
      <w:pPr>
        <w:ind w:firstLine="480"/>
      </w:pPr>
      <w:r>
        <w:rPr>
          <w:rFonts w:hint="eastAsia"/>
        </w:rPr>
        <w:t>实现查询结果功能，根据选择科目、单位、任务，查询数据库内指标数据，以科目或任务为维度进行查询，支持Excel导出。</w:t>
      </w:r>
    </w:p>
    <w:p w14:paraId="1ED40512">
      <w:pPr>
        <w:ind w:firstLine="480"/>
      </w:pPr>
      <w:r>
        <w:rPr>
          <w:rFonts w:hint="eastAsia"/>
        </w:rPr>
        <w:t>实现数据源配置，后台支持配置连接不同数据库调取不同数据源数据。</w:t>
      </w:r>
    </w:p>
    <w:p w14:paraId="46D35476">
      <w:pPr>
        <w:ind w:firstLine="480"/>
      </w:pPr>
      <w:r>
        <w:rPr>
          <w:rFonts w:hint="eastAsia"/>
        </w:rPr>
        <w:t>实现公司基准树节点配置，支持excel批量导入以及逐一增删改查等。</w:t>
      </w:r>
    </w:p>
    <w:p w14:paraId="345C134D">
      <w:pPr>
        <w:ind w:firstLine="480"/>
      </w:pPr>
      <w:r>
        <w:rPr>
          <w:rFonts w:hint="eastAsia"/>
        </w:rPr>
        <w:t>实现指标管理功能，后台支持配置不同指标对应的科目，以科目编号作为唯一标识符，支持excel批量导入以及逐一增删改查等。</w:t>
      </w:r>
    </w:p>
    <w:p w14:paraId="4B5D420B">
      <w:pPr>
        <w:ind w:firstLine="480"/>
      </w:pPr>
      <w:r>
        <w:rPr>
          <w:rFonts w:hint="eastAsia"/>
        </w:rPr>
        <w:t>实现科目配置功能，支持在同一科门在不同任务下配置绑定不同的指标，支持excel批量导入以及逐一增删改查等。</w:t>
      </w:r>
    </w:p>
    <w:p w14:paraId="53BB8E5D">
      <w:pPr>
        <w:ind w:firstLine="480"/>
      </w:pPr>
      <w:r>
        <w:rPr>
          <w:rFonts w:hint="eastAsia"/>
        </w:rPr>
        <w:t>实现字典管理功能，支持设置不同主键字典，自定义菜单后台权限等。</w:t>
      </w:r>
    </w:p>
    <w:p w14:paraId="5D5174FA">
      <w:pPr>
        <w:ind w:firstLine="480"/>
      </w:pPr>
      <w:r>
        <w:rPr>
          <w:rFonts w:hint="eastAsia"/>
        </w:rPr>
        <w:t>4、经济运行分析页面（H5）：</w:t>
      </w:r>
    </w:p>
    <w:p w14:paraId="190189F1">
      <w:pPr>
        <w:ind w:firstLine="480"/>
      </w:pPr>
      <w:r>
        <w:rPr>
          <w:rFonts w:hint="eastAsia"/>
        </w:rPr>
        <w:t>根据市国资委需求，开发国资总览、纳统指标、行业分析、企业分析等内容，建设共计58个功能页面，这些页面将提供对财务数据、经济指标进行动态监测与展现。</w:t>
      </w:r>
    </w:p>
    <w:p w14:paraId="6B15A456">
      <w:pPr>
        <w:ind w:firstLine="480"/>
      </w:pPr>
      <w:r>
        <w:rPr>
          <w:rFonts w:hint="eastAsia"/>
        </w:rPr>
        <w:t>在系统建设和升级改造过程中密切配合国资委国资监管数据治理工作，同步完成相关业务数据的入仓归集工作。</w:t>
      </w:r>
    </w:p>
    <w:p w14:paraId="384E6384">
      <w:pPr>
        <w:pStyle w:val="5"/>
        <w:numPr>
          <w:ilvl w:val="3"/>
          <w:numId w:val="0"/>
        </w:numPr>
      </w:pPr>
      <w:r>
        <w:rPr>
          <w:rFonts w:hint="eastAsia" w:cs="宋体"/>
        </w:rPr>
        <w:t xml:space="preserve">2.4.2.8  </w:t>
      </w:r>
      <w:r>
        <w:rPr>
          <w:rFonts w:hint="eastAsia"/>
        </w:rPr>
        <w:t>国资经营预算管理子系统</w:t>
      </w:r>
    </w:p>
    <w:p w14:paraId="324C8490">
      <w:pPr>
        <w:ind w:firstLine="480"/>
      </w:pPr>
      <w:r>
        <w:rPr>
          <w:rFonts w:hint="eastAsia"/>
        </w:rPr>
        <w:t>1、枚举字典管理：基于主数据表所设置的分层分类标签，生成初始标签，支持管理员通过前端界面新增标签，后端自动更新标签树，确保标签实时生效。</w:t>
      </w:r>
    </w:p>
    <w:p w14:paraId="3C865856">
      <w:pPr>
        <w:ind w:firstLine="480"/>
      </w:pPr>
      <w:r>
        <w:rPr>
          <w:rFonts w:hint="eastAsia"/>
        </w:rPr>
        <w:t>2、业务指标管理：基于主数据表设置具体业务指标，设置维度包括指标名称、指标代码、指标类型、指标长度等要素。</w:t>
      </w:r>
    </w:p>
    <w:p w14:paraId="08F7B4C9">
      <w:pPr>
        <w:ind w:firstLine="480"/>
      </w:pPr>
      <w:r>
        <w:rPr>
          <w:rFonts w:hint="eastAsia"/>
        </w:rPr>
        <w:t>3、模板设计管理：包括模板组管理、模板管理、模板编辑、模板指标设置等功能。</w:t>
      </w:r>
    </w:p>
    <w:p w14:paraId="21DF38D2">
      <w:pPr>
        <w:ind w:firstLine="480"/>
      </w:pPr>
      <w:r>
        <w:rPr>
          <w:rFonts w:hint="eastAsia"/>
        </w:rPr>
        <w:t>4、Excel表格导入：将Excel表格的数据批量导入至系统对应的模板中。</w:t>
      </w:r>
    </w:p>
    <w:p w14:paraId="0B9393CE">
      <w:pPr>
        <w:ind w:firstLine="480"/>
      </w:pPr>
      <w:r>
        <w:rPr>
          <w:rFonts w:hint="eastAsia"/>
        </w:rPr>
        <w:t>5、附件文档管理：对国资预算项目相关文档进行分类存储，支持文件夹嵌套与标签关联。</w:t>
      </w:r>
    </w:p>
    <w:p w14:paraId="3799EC33">
      <w:pPr>
        <w:ind w:firstLine="480"/>
      </w:pPr>
      <w:r>
        <w:t>6、</w:t>
      </w:r>
      <w:r>
        <w:rPr>
          <w:rFonts w:hint="eastAsia"/>
        </w:rPr>
        <w:t>数据预览管理：据导入的业务数据，生成相关数据报表预览界面，用户可在数据预览界面中检查导入的数据准确性与完整性。</w:t>
      </w:r>
    </w:p>
    <w:p w14:paraId="27073A5E">
      <w:pPr>
        <w:ind w:firstLine="480"/>
      </w:pPr>
      <w:r>
        <w:t>7、</w:t>
      </w:r>
      <w:r>
        <w:rPr>
          <w:rFonts w:hint="eastAsia"/>
        </w:rPr>
        <w:t>数据检索查询：可将用户所导入的数据通过列表方式查询展示并支持导出。包括条件过滤查询、自定义查询功能。</w:t>
      </w:r>
    </w:p>
    <w:p w14:paraId="5B56F9D2">
      <w:pPr>
        <w:ind w:firstLine="480"/>
      </w:pPr>
      <w:r>
        <w:rPr>
          <w:rFonts w:hint="eastAsia"/>
        </w:rPr>
        <w:t>在系统建设和升级改造过程中密切配合国资委国资监管数据治理工作，同步完成相关业务数据的入仓归集工作。</w:t>
      </w:r>
    </w:p>
    <w:p w14:paraId="32BAC6AE">
      <w:pPr>
        <w:pStyle w:val="5"/>
        <w:numPr>
          <w:ilvl w:val="3"/>
          <w:numId w:val="0"/>
        </w:numPr>
      </w:pPr>
      <w:r>
        <w:rPr>
          <w:rFonts w:hint="eastAsia" w:cs="宋体"/>
        </w:rPr>
        <w:t xml:space="preserve">2.4.2.9  </w:t>
      </w:r>
      <w:r>
        <w:rPr>
          <w:rFonts w:hint="eastAsia"/>
        </w:rPr>
        <w:t>企业分配事中事后监管子系统</w:t>
      </w:r>
    </w:p>
    <w:p w14:paraId="4264CF70">
      <w:pPr>
        <w:ind w:firstLine="480"/>
      </w:pPr>
      <w:r>
        <w:rPr>
          <w:rFonts w:hint="eastAsia"/>
        </w:rPr>
        <w:t>根据市国资委的要求，在系统建设和升级改造过程中密切配合国资委国资监管数据治理工作，同步完成相关业务数据的入仓归集工作。此次建设内容包括：</w:t>
      </w:r>
    </w:p>
    <w:p w14:paraId="3076C771">
      <w:pPr>
        <w:ind w:firstLine="482"/>
        <w:rPr>
          <w:b/>
          <w:bCs/>
        </w:rPr>
      </w:pPr>
      <w:r>
        <w:rPr>
          <w:rFonts w:hint="eastAsia"/>
          <w:b/>
          <w:bCs/>
        </w:rPr>
        <w:t>1、数据传输管理</w:t>
      </w:r>
    </w:p>
    <w:p w14:paraId="57CE0607">
      <w:pPr>
        <w:ind w:firstLine="480"/>
      </w:pPr>
      <w:r>
        <w:rPr>
          <w:rFonts w:hint="eastAsia"/>
        </w:rPr>
        <w:t>（1）</w:t>
      </w:r>
      <w:r>
        <w:t>Excel</w:t>
      </w:r>
      <w:r>
        <w:rPr>
          <w:rFonts w:hint="eastAsia"/>
        </w:rPr>
        <w:t>固定报表及浮动行导入：在收入分配年报表任务中，新增通过系统下载</w:t>
      </w:r>
      <w:r>
        <w:t>excel</w:t>
      </w:r>
      <w:r>
        <w:rPr>
          <w:rFonts w:hint="eastAsia"/>
        </w:rPr>
        <w:t>标准固定报表模板进行数据填报，将完成后的</w:t>
      </w:r>
      <w:r>
        <w:t>excel</w:t>
      </w:r>
      <w:r>
        <w:rPr>
          <w:rFonts w:hint="eastAsia"/>
        </w:rPr>
        <w:t>报表数据可通过</w:t>
      </w:r>
      <w:r>
        <w:t>excel</w:t>
      </w:r>
      <w:r>
        <w:rPr>
          <w:rFonts w:hint="eastAsia"/>
        </w:rPr>
        <w:t>导入功能将数据导入进系统以及可在</w:t>
      </w:r>
      <w:r>
        <w:t>excel</w:t>
      </w:r>
      <w:r>
        <w:rPr>
          <w:rFonts w:hint="eastAsia"/>
        </w:rPr>
        <w:t>指定浮动行区域进行加行填报，并将浮动行数据导入进系统。</w:t>
      </w:r>
    </w:p>
    <w:p w14:paraId="15CA1B6E">
      <w:pPr>
        <w:ind w:firstLine="480"/>
      </w:pPr>
      <w:r>
        <w:rPr>
          <w:rFonts w:hint="eastAsia"/>
        </w:rPr>
        <w:t>（2）薪酬调查审核工具：在收入分配年报表任务中，新建设单机版审核工具，对企业线下填报的</w:t>
      </w:r>
      <w:r>
        <w:t>excel</w:t>
      </w:r>
      <w:r>
        <w:rPr>
          <w:rFonts w:hint="eastAsia"/>
        </w:rPr>
        <w:t>报表数据进行逻辑性审核、合理性审核。通过设置公式和规则，工具可以分析出每户企业填报数据的错误情况及不合理情况，并进行提示，减少人工检查的疏漏性，提高数据检查效率</w:t>
      </w:r>
      <w:r>
        <w:rPr>
          <w:rFonts w:hint="eastAsia" w:ascii="宋体" w:hAnsi="宋体" w:cs="宋体"/>
        </w:rPr>
        <w:t>。</w:t>
      </w:r>
    </w:p>
    <w:p w14:paraId="058AF91F">
      <w:pPr>
        <w:ind w:firstLine="482"/>
        <w:rPr>
          <w:b/>
          <w:bCs/>
        </w:rPr>
      </w:pPr>
      <w:r>
        <w:rPr>
          <w:rFonts w:hint="eastAsia"/>
          <w:b/>
          <w:bCs/>
        </w:rPr>
        <w:t>2、指标预警管理</w:t>
      </w:r>
    </w:p>
    <w:p w14:paraId="3F83C98B">
      <w:pPr>
        <w:ind w:firstLine="480"/>
      </w:pPr>
      <w:r>
        <w:rPr>
          <w:rFonts w:hint="eastAsia"/>
        </w:rPr>
        <w:t>（1）国资快报指标异常波动预警功能：对于企业月度数据工效不匹配情况、人数、人均工资波动异常情况，企业未及时上报原因，依据国资监管要求，系统完善企业用户上报说明方式，新增了通过弹窗提醒方式提醒企业用户，提醒企业及时监控异常情况，并填报造成波动数据的情况说明，并对情况说明进行导出。</w:t>
      </w:r>
    </w:p>
    <w:p w14:paraId="3DD7A493">
      <w:pPr>
        <w:ind w:firstLine="480"/>
      </w:pPr>
      <w:r>
        <w:rPr>
          <w:rFonts w:hint="eastAsia"/>
        </w:rPr>
        <w:t>（2）智能分析底稿模板：根据国资委要求对监管企业职工人工成本自动化生成报告进行完善，系统可通过系统界面左侧菜单栏传输按钮，选择“数据导出(监管企业职工人工成本报告)”,进行导出智能分析底稿模板，系统导出的模板涉及完善并新增内容包括：excel数据底稿亮灯规则调整、完善企业规范简称及分类排序、分类合计，追加经济效益指标列，职工人工成本总额及平均人数信息等，word文字生成报告部分，完善财务指标表表格及文字，工效同比偏离较大情况表。</w:t>
      </w:r>
    </w:p>
    <w:p w14:paraId="14D17565">
      <w:pPr>
        <w:ind w:firstLine="480"/>
      </w:pPr>
      <w:r>
        <w:rPr>
          <w:rFonts w:hint="eastAsia"/>
        </w:rPr>
        <w:t>（3）人工成本预算统计功能：根据上海市国资委对人工成本预算统计工作的需求，新建人工成本预算统计功能，用于2025年度上海市国有企业人工成本预算报表数据的导入、审核、采集。主要建设内容包括：</w:t>
      </w:r>
    </w:p>
    <w:p w14:paraId="42915CF0">
      <w:pPr>
        <w:ind w:firstLine="480"/>
      </w:pPr>
      <w:r>
        <w:rPr>
          <w:rFonts w:hint="eastAsia"/>
        </w:rPr>
        <w:t>人工成本预算任务：新建“2025年人工成本预算”的数据申报任务，根据2025年度人工成本预算报表内容需求，任务包含“企业封面表”、“人工成本预算表（汇总）”、“人工成本预算表（母公司/子企业）”共计3张数据报表。</w:t>
      </w:r>
    </w:p>
    <w:p w14:paraId="5DA73455">
      <w:pPr>
        <w:ind w:firstLine="480"/>
      </w:pPr>
      <w:r>
        <w:rPr>
          <w:rFonts w:hint="eastAsia"/>
        </w:rPr>
        <w:t>审核规则：根据2025年人工成本预算审核要求，新建数据审核规则约66个。通过审核规则功能，可对数据进行报表内部勾稽关系审核及报表间勾稽关系审核，确保上报数据的准确性。</w:t>
      </w:r>
    </w:p>
    <w:p w14:paraId="728F9637">
      <w:pPr>
        <w:ind w:firstLine="480"/>
      </w:pPr>
      <w:r>
        <w:rPr>
          <w:rFonts w:hint="eastAsia"/>
        </w:rPr>
        <w:t>（4）人工成本执行定报统计功能：根据上海市国资委对人工成本执行定报统计工作的需求，新建人工成本执行定报统计功能，用于2025年度上海市国有企业人工成本执行定报数据的填报、审核、采集。主要建设内容包括：</w:t>
      </w:r>
    </w:p>
    <w:p w14:paraId="0982A70F">
      <w:pPr>
        <w:ind w:firstLine="480"/>
      </w:pPr>
      <w:r>
        <w:rPr>
          <w:rFonts w:hint="eastAsia"/>
        </w:rPr>
        <w:t>人工成本执行定报任务：新建“2025年人工成本执行定报”的数据申报任务，根据2025年度人工成本执行定报表内容需求，任务包含“企业基本信息”、“人工成本执行情况定报”、“人工成本执行情况定报（汇总）”共计3张数据报表。</w:t>
      </w:r>
    </w:p>
    <w:p w14:paraId="744F8D4A">
      <w:pPr>
        <w:ind w:firstLine="480"/>
      </w:pPr>
      <w:r>
        <w:rPr>
          <w:rFonts w:hint="eastAsia"/>
        </w:rPr>
        <w:t>提取方案：根据根据2025年度人工成本执行定报表数据的填报要求，新建数据提取方案4个。通过提取方案，提取预算（月报用）、提取预算（季报用）、提取预算（半年报用）、提取本年报数据。</w:t>
      </w:r>
    </w:p>
    <w:p w14:paraId="2AEC3B7B">
      <w:pPr>
        <w:ind w:firstLine="480"/>
      </w:pPr>
      <w:r>
        <w:rPr>
          <w:rFonts w:hint="eastAsia"/>
        </w:rPr>
        <w:t>审核规则：根据2025年人工成本执行定报审核要求，新建数据审核规则约629个。通过审核规则功能，可对数据进行报表内部勾稽关系审核及报表间勾稽关系审核，确保上报数据的准确性。</w:t>
      </w:r>
    </w:p>
    <w:p w14:paraId="43B2B13B">
      <w:pPr>
        <w:ind w:firstLine="480"/>
      </w:pPr>
      <w:r>
        <w:rPr>
          <w:rFonts w:hint="eastAsia"/>
        </w:rPr>
        <w:t>功能测试：对新增的各项内容进行功能性测试，确保功能的正常使用。</w:t>
      </w:r>
    </w:p>
    <w:p w14:paraId="3945EC37">
      <w:pPr>
        <w:ind w:firstLine="480"/>
      </w:pPr>
      <w:r>
        <w:rPr>
          <w:rFonts w:hint="eastAsia"/>
        </w:rPr>
        <w:t>（5）收入分配年报表统计功能：根据上海市国资委对收入分配年报表统计工作的需求，新建收入分配年报表统计功能，用于2024年度上海市国有企业收入分配年报表数据的填报、审核、采集。主要建设内容包括：</w:t>
      </w:r>
    </w:p>
    <w:p w14:paraId="4A83D445">
      <w:pPr>
        <w:ind w:firstLine="480"/>
      </w:pPr>
      <w:r>
        <w:rPr>
          <w:rFonts w:hint="eastAsia"/>
        </w:rPr>
        <w:t>收入分配年报表任务：新建“2024年收入分配年报表”的数据申报任务，根据2024年度收入分配年报表内容需求，任务包含“企业编码信息”、“职工薪酬相关信息”、“收入分配年报集团总部和本市子企业补充表”、“集团总部（国资委直接出资）职工薪酬”、“子企业职工薪酬”、“港澳台及国外子企业-国内派遣”等约9张数据报表。</w:t>
      </w:r>
    </w:p>
    <w:p w14:paraId="3E73302F">
      <w:pPr>
        <w:ind w:firstLine="480"/>
      </w:pPr>
      <w:r>
        <w:rPr>
          <w:rFonts w:hint="eastAsia"/>
        </w:rPr>
        <w:t>提取方案：根据根据2024年收入分配年报表数据的填报要求，新建数据提取方案2个。通过提取方案，提取上年年报数据，提取封面。</w:t>
      </w:r>
    </w:p>
    <w:p w14:paraId="640C6219">
      <w:pPr>
        <w:ind w:firstLine="480"/>
      </w:pPr>
      <w:r>
        <w:rPr>
          <w:rFonts w:hint="eastAsia"/>
        </w:rPr>
        <w:t>审核规则：根据2024年收入分配年报表审核要求，新建数据审核规则约931个。通过审核规则功能，可对数据进行报表内部勾稽关系审核及报表间勾稽关系审核，确保上报数据的准确性。</w:t>
      </w:r>
    </w:p>
    <w:p w14:paraId="4A1C4FEB">
      <w:pPr>
        <w:ind w:firstLine="480"/>
      </w:pPr>
      <w:r>
        <w:rPr>
          <w:rFonts w:hint="eastAsia"/>
        </w:rPr>
        <w:t>功能测试：对新增的各项内容进行功能性测试，确保功能的正常使用。</w:t>
      </w:r>
    </w:p>
    <w:p w14:paraId="3B32C75C">
      <w:pPr>
        <w:ind w:firstLine="480"/>
      </w:pPr>
      <w:r>
        <w:rPr>
          <w:rFonts w:hint="eastAsia"/>
        </w:rPr>
        <w:t>（6）国务院薪酬调查统计功能：根据上海市国资委对国务院薪酬调查统计工作的需求，新建国务院薪酬调查统计功能，用于2025年度上海市国有企业国务院薪酬调查数据的填报、审核、采集。主要建设内容包括：</w:t>
      </w:r>
    </w:p>
    <w:p w14:paraId="2616D7DC">
      <w:pPr>
        <w:ind w:firstLine="480"/>
      </w:pPr>
      <w:r>
        <w:rPr>
          <w:rFonts w:hint="eastAsia"/>
        </w:rPr>
        <w:t>国务院薪酬调查任务：新建“2025年国务院薪酬调查”的数据申报任务，根据2025年度国务院薪酬调查内容需求，任务包含“企业编码信息”、“职工薪酬相关信息”、“集团总部（国资委直接出资）职工薪酬”、“子企业职工薪酬”、“港澳台及国外子企业-国内派遣”等约7张数据报表。</w:t>
      </w:r>
    </w:p>
    <w:p w14:paraId="5563D8AE">
      <w:pPr>
        <w:ind w:firstLine="480"/>
      </w:pPr>
      <w:r>
        <w:rPr>
          <w:rFonts w:hint="eastAsia"/>
        </w:rPr>
        <w:t>提取方案：根据根据2025年国务院薪酬调查的填报要求，新建数据提取方案3个。通过提取方案，提取封面数据、提取上年数据、提取年报数据。</w:t>
      </w:r>
    </w:p>
    <w:p w14:paraId="727C692B">
      <w:pPr>
        <w:ind w:firstLine="480"/>
      </w:pPr>
      <w:r>
        <w:rPr>
          <w:rFonts w:hint="eastAsia"/>
        </w:rPr>
        <w:t>审核规则：根据2025年国务院薪酬调查审核要求，新建数据审核规则约923个。通过审核规则功能，可对数据进行报表内部勾稽关系审核及报表间勾稽关系审核，确保上报数据的准确性。</w:t>
      </w:r>
    </w:p>
    <w:p w14:paraId="29DB8E49">
      <w:pPr>
        <w:ind w:firstLine="480"/>
      </w:pPr>
      <w:r>
        <w:rPr>
          <w:rFonts w:hint="eastAsia"/>
        </w:rPr>
        <w:t>数据目录：国务院国资委发布的薪酬调查汇总指标实现对接和数据导入，将报表数据进行格式转换并导出整理审核，并上传国务院国资委平台系统。</w:t>
      </w:r>
    </w:p>
    <w:p w14:paraId="66EE3D24">
      <w:pPr>
        <w:ind w:firstLine="480"/>
      </w:pPr>
      <w:r>
        <w:rPr>
          <w:rFonts w:hint="eastAsia"/>
        </w:rPr>
        <w:t>功能测试：对新增的各项内容进行功能性测试，确保功能的正常使用。</w:t>
      </w:r>
    </w:p>
    <w:p w14:paraId="5CAC77E0">
      <w:pPr>
        <w:ind w:firstLine="480"/>
      </w:pPr>
      <w:r>
        <w:rPr>
          <w:rFonts w:hint="eastAsia"/>
        </w:rPr>
        <w:t>（7）工资效益联动评价表统计功能：根据上海市国资委对工资效益联动评价表统计工作的需求，新建工资效益联动评价表统计功能，用于上海市国有企业工资效益联动评价表数据的填报、审核、采集。主要建设内容包括：</w:t>
      </w:r>
    </w:p>
    <w:p w14:paraId="5F7FB87F">
      <w:pPr>
        <w:ind w:firstLine="480"/>
      </w:pPr>
      <w:r>
        <w:rPr>
          <w:rFonts w:hint="eastAsia"/>
        </w:rPr>
        <w:t>工资效益联动评价表任务：新建“2024年工资总额清算”、“2025年工资总额预算”的数据申报任务，根据工资效益联动评价表内容需求，任务包含“企业基本信息”、“工资总额清算表（竞争或金融类、总部）”、“工资总额清算表（竞争或金融类、单户表）”、“工资总额清算表（功能保障类、总部）”等约18张数据报表。</w:t>
      </w:r>
    </w:p>
    <w:p w14:paraId="41D5BE19">
      <w:pPr>
        <w:ind w:firstLine="480"/>
      </w:pPr>
      <w:r>
        <w:rPr>
          <w:rFonts w:hint="eastAsia"/>
        </w:rPr>
        <w:t>提取方案：根据工资效益联动评价表的填报要求，新建数据提取方案3个。通过提取方案，提取封面数据、提取上年数据、提取本年数据。</w:t>
      </w:r>
    </w:p>
    <w:p w14:paraId="3FEA9661">
      <w:pPr>
        <w:ind w:firstLine="480"/>
      </w:pPr>
      <w:r>
        <w:rPr>
          <w:rFonts w:hint="eastAsia"/>
        </w:rPr>
        <w:t>审核规则：根据2025年国务院薪酬调查审核要求，新建数据审核规则约853个。通过审核规则功能，可对数据进行报表内部勾稽关系审核及报表间勾稽关系审核，确保上报数据的准确性。</w:t>
      </w:r>
    </w:p>
    <w:p w14:paraId="2597E427">
      <w:pPr>
        <w:ind w:firstLine="480"/>
      </w:pPr>
      <w:r>
        <w:rPr>
          <w:rFonts w:hint="eastAsia"/>
        </w:rPr>
        <w:t>功能测试：对新增的各项内容进行功能性测试，确保功能的正常使用。</w:t>
      </w:r>
    </w:p>
    <w:p w14:paraId="4F1868A2">
      <w:pPr>
        <w:ind w:firstLine="480"/>
      </w:pPr>
      <w:r>
        <w:rPr>
          <w:rFonts w:hint="eastAsia"/>
        </w:rPr>
        <w:t>（8）人工成本情况表统计功能：根据上海市国资委对人工成本情况表统计工作的需求，新建人工成本情况表统计功能，用于2024年上海市国有企业人工成本情况表数据的填报、审核、采集。主要建设内容包括：</w:t>
      </w:r>
    </w:p>
    <w:p w14:paraId="7672FF17">
      <w:pPr>
        <w:ind w:firstLine="480"/>
      </w:pPr>
      <w:r>
        <w:rPr>
          <w:rFonts w:hint="eastAsia"/>
        </w:rPr>
        <w:t>人工成本情况表任务：新建“2024年人工成本情况表”的数据申报任务，根据工资效益联动评价表内容需求，任务包含“封面表”、“人力资源情况表（企财09表）”、“工资总额清算表（竞争或金融类、单户表）”、“人工成本主要分析指标表（计算机自动生成）”共3张数据报表。</w:t>
      </w:r>
    </w:p>
    <w:p w14:paraId="34B1194E">
      <w:pPr>
        <w:ind w:firstLine="480"/>
      </w:pPr>
      <w:r>
        <w:rPr>
          <w:rFonts w:hint="eastAsia"/>
        </w:rPr>
        <w:t>数据转换方案：整理和上传人工成本情况数据，从国有企业财务决算任务中传输相关数据。</w:t>
      </w:r>
    </w:p>
    <w:p w14:paraId="09249A3C">
      <w:pPr>
        <w:ind w:firstLine="480"/>
      </w:pPr>
      <w:r>
        <w:rPr>
          <w:rFonts w:hint="eastAsia"/>
        </w:rPr>
        <w:t>功能测试：对新增的各项内容进行功能性测试，确保功能的正常使用。</w:t>
      </w:r>
    </w:p>
    <w:p w14:paraId="5C3D9B8E">
      <w:pPr>
        <w:ind w:firstLine="480"/>
      </w:pPr>
      <w:r>
        <w:rPr>
          <w:rFonts w:hint="eastAsia"/>
        </w:rPr>
        <w:t>（9）人工成本月报表统计功能：根据上海市国资委对人工成本月报表统计工作的需求，新建人工成本月报表统计功能，用于2025年上海市国有企业人工成本月报表数据的导入、审核、采集。主要建设内容包括：</w:t>
      </w:r>
    </w:p>
    <w:p w14:paraId="4285736C">
      <w:pPr>
        <w:ind w:firstLine="480"/>
      </w:pPr>
      <w:r>
        <w:rPr>
          <w:rFonts w:hint="eastAsia"/>
        </w:rPr>
        <w:t>人工成本月报表任务：新建“2025年人工成本月报表”的数据申报任务，根据人工成本月报表内容需求，任务包含“封面表”、“快报同环比对比（其他经济指标）”、“快报同环比对比（其他经济指标合并）”共3张数据报表。</w:t>
      </w:r>
    </w:p>
    <w:p w14:paraId="14A9D219">
      <w:pPr>
        <w:ind w:firstLine="480"/>
      </w:pPr>
      <w:r>
        <w:rPr>
          <w:rFonts w:hint="eastAsia"/>
        </w:rPr>
        <w:t>审核规则：根据2025年人工成本月报表审核要求，新建数据审核规则约100个。通过审核规则功能，可对数据进行报表内部勾稽关系审核及报表间勾稽关系审核，确保上报数据的准确性。</w:t>
      </w:r>
    </w:p>
    <w:p w14:paraId="51EDD715">
      <w:pPr>
        <w:ind w:firstLine="480"/>
      </w:pPr>
      <w:r>
        <w:rPr>
          <w:rFonts w:hint="eastAsia"/>
        </w:rPr>
        <w:t>数据转换方案：树形建设、3张报表数据转换对接、根据月报数据按照分析模板生成相应报告并发布，主要目的是将月报数据进行分类分析，掌握监管企业各集团工资总额月度变化情况。</w:t>
      </w:r>
    </w:p>
    <w:p w14:paraId="2C611DD7">
      <w:pPr>
        <w:ind w:firstLine="480"/>
      </w:pPr>
      <w:r>
        <w:rPr>
          <w:rFonts w:hint="eastAsia"/>
        </w:rPr>
        <w:t>校验优化：将财务预算、月报数据接入收入分配，根据审核要求，强化审核要点，简化审核步骤，设置审核校验 ，提示审核内容，导出审核结果</w:t>
      </w:r>
    </w:p>
    <w:p w14:paraId="24C29973">
      <w:pPr>
        <w:ind w:firstLine="480"/>
      </w:pPr>
      <w:r>
        <w:rPr>
          <w:rFonts w:hint="eastAsia"/>
        </w:rPr>
        <w:t>功能测试：对新增的各项内容进行功能性测试，确保功能的正常使用。</w:t>
      </w:r>
    </w:p>
    <w:p w14:paraId="58858A2C">
      <w:pPr>
        <w:ind w:firstLine="480"/>
      </w:pPr>
      <w:r>
        <w:rPr>
          <w:rFonts w:hint="eastAsia"/>
        </w:rPr>
        <w:t>（11）快速查询模板功能：根据要求对系统中已有数据进行抓取、汇总并制作相应的分析报表查询模板，具体分析报表包括但不限于历年基数与据实列支的项目情况表、清算评价表、收入分配情况分析报告附表，企业树形表通过打标签形式制作快速查询模板表（无人，特殊单列类型，是否纳入,特殊企业情况等等）。</w:t>
      </w:r>
    </w:p>
    <w:p w14:paraId="16129912">
      <w:pPr>
        <w:ind w:firstLine="480"/>
      </w:pPr>
      <w:r>
        <w:rPr>
          <w:rFonts w:hint="eastAsia"/>
        </w:rPr>
        <w:t>（12）预算偏离预警：完善数据预警机制，保障委内业务监管需求。提升收入分配体系的预警预判能力，建立预警闭环管理机制，新增了将月度快报数据与预算数据相结合，计算每月执行率情况，设置审核公式，对预算执行偏离度较大的企业进行提醒。</w:t>
      </w:r>
    </w:p>
    <w:p w14:paraId="62870E45">
      <w:pPr>
        <w:ind w:firstLine="482"/>
        <w:rPr>
          <w:b/>
          <w:bCs/>
        </w:rPr>
      </w:pPr>
      <w:r>
        <w:rPr>
          <w:rFonts w:hint="eastAsia"/>
          <w:b/>
          <w:bCs/>
        </w:rPr>
        <w:t>3、数据查询管理</w:t>
      </w:r>
    </w:p>
    <w:p w14:paraId="723B58E3">
      <w:pPr>
        <w:ind w:firstLine="480"/>
      </w:pPr>
      <w:r>
        <w:rPr>
          <w:rFonts w:hint="eastAsia"/>
        </w:rPr>
        <w:t>收入分配附件查询：建立附件索引目录，支持分类查询管理。健全附件管理内容及共享机制。允许用户通过输入查询条件，点击查询按钮，显示所有符合条件的信息，帮助用户快速找到所需的附件信息</w:t>
      </w:r>
      <w:r>
        <w:rPr>
          <w:rFonts w:hint="eastAsia" w:ascii="宋体" w:hAnsi="宋体" w:cs="宋体"/>
        </w:rPr>
        <w:t>。</w:t>
      </w:r>
    </w:p>
    <w:p w14:paraId="69CDE4EA">
      <w:pPr>
        <w:ind w:firstLine="482"/>
        <w:rPr>
          <w:b/>
          <w:bCs/>
        </w:rPr>
      </w:pPr>
      <w:r>
        <w:rPr>
          <w:rFonts w:hint="eastAsia"/>
          <w:b/>
          <w:bCs/>
        </w:rPr>
        <w:t>4、系统功能改进</w:t>
      </w:r>
    </w:p>
    <w:p w14:paraId="1AD3C6F1">
      <w:pPr>
        <w:ind w:firstLine="480"/>
      </w:pPr>
      <w:r>
        <w:rPr>
          <w:rFonts w:hint="eastAsia"/>
        </w:rPr>
        <w:t>（1）浮动表汇总：针对收入分配年报表任务，帮助企业统计低收入人群岗位分布汇总信息</w:t>
      </w:r>
      <w:r>
        <w:t>,</w:t>
      </w:r>
      <w:r>
        <w:rPr>
          <w:rFonts w:hint="eastAsia"/>
        </w:rPr>
        <w:t>新增了针对浮动报表的单元格进行浮动行汇总，并可针对汇总结果进行数据筛选、排序。浮动报表可以动态展示人员的汇总数据，帮助企业实时监控公司的人员变动明细状况</w:t>
      </w:r>
      <w:r>
        <w:rPr>
          <w:rFonts w:hint="eastAsia" w:ascii="宋体" w:hAnsi="宋体" w:cs="宋体"/>
        </w:rPr>
        <w:t>。</w:t>
      </w:r>
    </w:p>
    <w:p w14:paraId="4983CE89">
      <w:pPr>
        <w:ind w:firstLine="480"/>
      </w:pPr>
      <w:r>
        <w:rPr>
          <w:rFonts w:hint="eastAsia"/>
        </w:rPr>
        <w:t>（2）快速查询文件</w:t>
      </w:r>
      <w:r>
        <w:t>/</w:t>
      </w:r>
      <w:r>
        <w:rPr>
          <w:rFonts w:hint="eastAsia"/>
        </w:rPr>
        <w:t>日期指标：完善工资决定机制基本情况任务中，新增了企业工资决定机制方案文件名称及上传日期快速查阅及导出功能</w:t>
      </w:r>
      <w:r>
        <w:t>,</w:t>
      </w:r>
      <w:r>
        <w:rPr>
          <w:rFonts w:hint="eastAsia"/>
        </w:rPr>
        <w:t>文件类型指标、日期类型指标可通过快速查询界面进行查询，用户可直观查看系统上传的文件名与上传时间，并可通过快速查询导出</w:t>
      </w:r>
      <w:r>
        <w:t>excel</w:t>
      </w:r>
      <w:r>
        <w:rPr>
          <w:rFonts w:hint="eastAsia"/>
        </w:rPr>
        <w:t>查询结果。</w:t>
      </w:r>
    </w:p>
    <w:p w14:paraId="60974671">
      <w:pPr>
        <w:ind w:firstLine="480"/>
      </w:pPr>
      <w:r>
        <w:rPr>
          <w:rFonts w:hint="eastAsia"/>
        </w:rPr>
        <w:t>（3）纵向打印支持：依据企业专项复核报告打印需求</w:t>
      </w:r>
      <w:r>
        <w:t>,</w:t>
      </w:r>
      <w:r>
        <w:rPr>
          <w:rFonts w:hint="eastAsia"/>
        </w:rPr>
        <w:t>新增了将报表内容以</w:t>
      </w:r>
      <w:r>
        <w:t>A4</w:t>
      </w:r>
      <w:r>
        <w:rPr>
          <w:rFonts w:hint="eastAsia"/>
        </w:rPr>
        <w:t>纸垂直格式打印或显示，展示详细的人工成本或经济效益指标数据，这种格式使得数据的流向更加清晰，便于用户进行报表归档和深度洞察</w:t>
      </w:r>
      <w:r>
        <w:rPr>
          <w:rFonts w:hint="eastAsia" w:ascii="宋体" w:hAnsi="宋体" w:cs="宋体"/>
        </w:rPr>
        <w:t>。</w:t>
      </w:r>
    </w:p>
    <w:p w14:paraId="267653BD">
      <w:pPr>
        <w:pStyle w:val="5"/>
        <w:numPr>
          <w:ilvl w:val="3"/>
          <w:numId w:val="0"/>
        </w:numPr>
      </w:pPr>
      <w:r>
        <w:rPr>
          <w:rFonts w:hint="eastAsia" w:cs="宋体"/>
        </w:rPr>
        <w:t xml:space="preserve">2.4.2.10  </w:t>
      </w:r>
      <w:r>
        <w:rPr>
          <w:rFonts w:hint="eastAsia"/>
        </w:rPr>
        <w:t>国有房地资产信息监管子系统</w:t>
      </w:r>
    </w:p>
    <w:p w14:paraId="247748B6">
      <w:pPr>
        <w:ind w:firstLine="482"/>
        <w:rPr>
          <w:b/>
          <w:bCs/>
        </w:rPr>
      </w:pPr>
      <w:r>
        <w:rPr>
          <w:rFonts w:hint="eastAsia"/>
          <w:b/>
          <w:bCs/>
        </w:rPr>
        <w:t>1、租赁信息模块：</w:t>
      </w:r>
    </w:p>
    <w:p w14:paraId="0F2D39CC">
      <w:pPr>
        <w:ind w:firstLine="480"/>
      </w:pPr>
      <w:r>
        <w:rPr>
          <w:rFonts w:hint="eastAsia"/>
        </w:rPr>
        <w:t>包括不动产租赁明细表、重大项目、一般项目、可不公开项目等4张报表，实现了不动产租赁数据的系统接入和在线查询功能。支持处室人员对监管企业填报的房地资产信息添加相关标签，并根据标签进行亮灯预警。支持监管企业查询和填报上传数据，并对上传的数据进行校验。</w:t>
      </w:r>
    </w:p>
    <w:p w14:paraId="550F0C1E">
      <w:pPr>
        <w:ind w:firstLine="482"/>
        <w:rPr>
          <w:b/>
          <w:bCs/>
        </w:rPr>
      </w:pPr>
      <w:r>
        <w:rPr>
          <w:rFonts w:hint="eastAsia"/>
          <w:b/>
          <w:bCs/>
        </w:rPr>
        <w:t>2、分析统计功能：</w:t>
      </w:r>
    </w:p>
    <w:p w14:paraId="3D50BFE7">
      <w:pPr>
        <w:ind w:firstLine="480"/>
      </w:pPr>
      <w:r>
        <w:rPr>
          <w:rFonts w:hint="eastAsia"/>
        </w:rPr>
        <w:t>通过对房屋/土地（场地）租赁情况的多维度分析,生成不动产租赁分析看板。以地图形式直观展示本市不动产租赁总体情况和风险预警数量；在看板集中展示可租总面积、出租率、重大项目转租率、平均年租金、租金净单价等关键指标；支持按房屋/土地（场地）所属地段、所属板块、所属区、所属街道等维度对出租率、平均年租金、用途、重大项目合同期限等指标进行查询分析。</w:t>
      </w:r>
    </w:p>
    <w:p w14:paraId="5DDED510">
      <w:pPr>
        <w:ind w:firstLine="480"/>
      </w:pPr>
      <w:r>
        <w:rPr>
          <w:rFonts w:hint="eastAsia"/>
        </w:rPr>
        <w:t>在系统建设和升级改造过程中密切配合国资委国资监管数据治理工作，同步完成相关业务数据的入仓归集工作。</w:t>
      </w:r>
    </w:p>
    <w:p w14:paraId="48A09FFA">
      <w:pPr>
        <w:pStyle w:val="5"/>
        <w:numPr>
          <w:ilvl w:val="3"/>
          <w:numId w:val="0"/>
        </w:numPr>
      </w:pPr>
      <w:r>
        <w:rPr>
          <w:rFonts w:hint="eastAsia" w:cs="宋体"/>
        </w:rPr>
        <w:t xml:space="preserve">2.4.2.11  </w:t>
      </w:r>
      <w:r>
        <w:rPr>
          <w:rFonts w:hint="eastAsia"/>
        </w:rPr>
        <w:t>内部审计子系统</w:t>
      </w:r>
    </w:p>
    <w:p w14:paraId="55261981">
      <w:pPr>
        <w:ind w:firstLine="480"/>
      </w:pPr>
      <w:r>
        <w:rPr>
          <w:rFonts w:hint="eastAsia"/>
        </w:rPr>
        <w:t>根据市国资委的要求，此次建设内容包括：</w:t>
      </w:r>
    </w:p>
    <w:p w14:paraId="31AD41FB">
      <w:pPr>
        <w:ind w:firstLine="480"/>
      </w:pPr>
      <w:r>
        <w:rPr>
          <w:rFonts w:hint="eastAsia"/>
        </w:rPr>
        <w:t>月报项目数据自动汇总：新增月报汇总功能，为一份报告在系统中建立一张对应的项目表单，用户在建完表单填写数据，在点击保存后数据会自动汇总到企业汇总表中，多份项目表单的数据汇总后是会自动累加的，修改更新数据也是会自动汇总。</w:t>
      </w:r>
    </w:p>
    <w:p w14:paraId="5EC90509">
      <w:pPr>
        <w:ind w:firstLine="480"/>
      </w:pPr>
      <w:r>
        <w:rPr>
          <w:rFonts w:hint="eastAsia"/>
        </w:rPr>
        <w:t>枚举联动功能：根据国资委要求，新增枚举指标联动功能，将有关联的两个枚举之间进行联动，后一个枚举的选项内容会根据前一个枚举的选择而变化。</w:t>
      </w:r>
    </w:p>
    <w:p w14:paraId="60D315B7">
      <w:pPr>
        <w:ind w:firstLine="480"/>
      </w:pPr>
      <w:r>
        <w:rPr>
          <w:rFonts w:hint="eastAsia"/>
        </w:rPr>
        <w:t>批量数据/报告（自动建表）导入功能：根据国资委要求，新增数据/报告批量导入功能，对excel模板进行月报相关表样的置入，企业将特定excel模板分发各相关人员进行数据填报，再统一将已完成的excel和对应的分析报告，通过该功能导入到月报任务中，系统后台会自动建立对应excel模板的报表，并将相关数据和分析报告导入到报表中，同时，配置相关业务逻辑公式，会对逻辑不符的报表以文字说明的方式进行弹窗提醒。</w:t>
      </w:r>
    </w:p>
    <w:p w14:paraId="1CF4F974">
      <w:pPr>
        <w:ind w:firstLine="480"/>
      </w:pPr>
      <w:r>
        <w:rPr>
          <w:rFonts w:hint="eastAsia"/>
        </w:rPr>
        <w:t>资源节点指标自定义：优化月报、一事一报、重要事项报备单任务中资源节点功能，新增资源节点后台配置项，可在系统后台灵活配置各任务的资源节点中相关业务字段，同时支持多种类型的字段，如文本、枚举等。</w:t>
      </w:r>
    </w:p>
    <w:p w14:paraId="7D12A729">
      <w:pPr>
        <w:ind w:firstLine="480"/>
      </w:pPr>
      <w:r>
        <w:rPr>
          <w:rFonts w:hint="eastAsia"/>
        </w:rPr>
        <w:t>资源节点指标逻辑判断功能：根据国资委要求，新增月报、一事一报、重要事项报备单资源节点中相关字段的逻辑判断公式，并编制配套的文字说明进行提醒。</w:t>
      </w:r>
    </w:p>
    <w:p w14:paraId="4FA3CFCC">
      <w:pPr>
        <w:ind w:firstLine="480"/>
      </w:pPr>
      <w:r>
        <w:rPr>
          <w:rFonts w:hint="eastAsia"/>
        </w:rPr>
        <w:t>资源节点自动跳转到报表功能：根据国资委要求，优化企业通过资源节点建立相关报表后需手动点击进入报表问题，新增通过资源节点建立相关报表后系统会自动跳转到报表填报界面。</w:t>
      </w:r>
    </w:p>
    <w:p w14:paraId="5A67A158">
      <w:pPr>
        <w:ind w:firstLine="480"/>
      </w:pPr>
      <w:r>
        <w:rPr>
          <w:rFonts w:hint="eastAsia"/>
        </w:rPr>
        <w:t>浮动行按钮自定义：根据国资委要求，在内审系统中所有浮动行前面新增加减行按钮，并在按钮上增加文字提醒。</w:t>
      </w:r>
    </w:p>
    <w:p w14:paraId="54A59DCF">
      <w:pPr>
        <w:ind w:firstLine="480"/>
      </w:pPr>
      <w:r>
        <w:rPr>
          <w:rFonts w:hint="eastAsia"/>
        </w:rPr>
        <w:t>报表行高自定义：根据国资委要求，内审系统中新增报表的行高可根据用户需求自行调整。</w:t>
      </w:r>
    </w:p>
    <w:p w14:paraId="70A3FD2A">
      <w:pPr>
        <w:ind w:firstLine="480"/>
      </w:pPr>
      <w:r>
        <w:rPr>
          <w:rFonts w:hint="eastAsia"/>
        </w:rPr>
        <w:t>汇总表数据锁定功能：确保内审系统中自动汇总表数据准确，新增汇总表数据锁定功能，当用户编辑自动汇总表时，会提醒该表数据不可编辑。</w:t>
      </w:r>
    </w:p>
    <w:p w14:paraId="5E3434D5">
      <w:pPr>
        <w:ind w:firstLine="480"/>
      </w:pPr>
      <w:r>
        <w:rPr>
          <w:rFonts w:hint="eastAsia"/>
        </w:rPr>
        <w:t>报表显示权限功能：为适应国资委审计集中管理要求，对外部或特定人员访问内审系统时，可对他们的访问权限进行限制，新增外部或特定人员指定报表显示权限。</w:t>
      </w:r>
    </w:p>
    <w:p w14:paraId="13DBC3E5">
      <w:pPr>
        <w:ind w:firstLine="480"/>
      </w:pPr>
      <w:r>
        <w:rPr>
          <w:rFonts w:hint="eastAsia"/>
        </w:rPr>
        <w:t>月报、季报、一事一报、重要情况报备单分析子模块：根据国资委要求，对月报、季报、一事一报、重要情况报备单的数据进行分析，分析模块中包含对应任务的重点关注指标，同时以图、表等方式进行展示；展示界面具有交互性，可对相关指标进行详细分析；具备各任务分析指标自动定义查询功能，提供多样的分析结果。</w:t>
      </w:r>
    </w:p>
    <w:p w14:paraId="70F6ECF9">
      <w:pPr>
        <w:ind w:firstLine="480"/>
      </w:pPr>
      <w:r>
        <w:rPr>
          <w:rFonts w:hint="eastAsia"/>
        </w:rPr>
        <w:t>分析报告导出功能：根据国资委要求，对分析模块中的相关图、表及指定模板等的分析报告导出。</w:t>
      </w:r>
    </w:p>
    <w:p w14:paraId="4BEE02EB">
      <w:pPr>
        <w:ind w:firstLine="480"/>
      </w:pPr>
      <w:r>
        <w:rPr>
          <w:rFonts w:hint="eastAsia"/>
        </w:rPr>
        <w:t>内审分析模块后台管理：对分析模块中的后台功能进行管理，包括角色、公式、指标、查询模板、分析报告模板等进行配置。</w:t>
      </w:r>
    </w:p>
    <w:p w14:paraId="04F2D1F5">
      <w:pPr>
        <w:ind w:firstLine="480"/>
      </w:pPr>
      <w:r>
        <w:rPr>
          <w:rFonts w:hint="eastAsia"/>
        </w:rPr>
        <w:t>在系统建设和升级改造过程中密切配合国资委国资监管数据治理工作，同步完成相关业务数据的入仓归集工作。</w:t>
      </w:r>
    </w:p>
    <w:p w14:paraId="726D5CA6">
      <w:pPr>
        <w:pStyle w:val="5"/>
        <w:numPr>
          <w:ilvl w:val="3"/>
          <w:numId w:val="0"/>
        </w:numPr>
      </w:pPr>
      <w:r>
        <w:rPr>
          <w:rFonts w:hint="eastAsia" w:cs="宋体"/>
        </w:rPr>
        <w:t xml:space="preserve">2.4.2.12  </w:t>
      </w:r>
      <w:r>
        <w:rPr>
          <w:rFonts w:hint="eastAsia"/>
        </w:rPr>
        <w:t>审计整改管理子系统</w:t>
      </w:r>
    </w:p>
    <w:p w14:paraId="6888326E">
      <w:pPr>
        <w:ind w:firstLine="480"/>
      </w:pPr>
      <w:r>
        <w:rPr>
          <w:rFonts w:hint="eastAsia"/>
        </w:rPr>
        <w:t>根据市国资委的要求，在系统建设和升级改造过程中密切配合国资委国资监管数据治理工作，同步完成相关业务数据的入仓归集工作。此次建设内容包括：</w:t>
      </w:r>
    </w:p>
    <w:p w14:paraId="4C0395FA">
      <w:pPr>
        <w:ind w:firstLine="480"/>
      </w:pPr>
      <w:r>
        <w:rPr>
          <w:rFonts w:hint="eastAsia"/>
        </w:rPr>
        <w:t>审计整改子系统数据融合服务：</w:t>
      </w:r>
    </w:p>
    <w:p w14:paraId="409D86DD">
      <w:pPr>
        <w:ind w:firstLine="480"/>
      </w:pPr>
      <w:r>
        <w:rPr>
          <w:rFonts w:hint="eastAsia"/>
        </w:rPr>
        <w:t>1、根据审计处对审计整改子系统信息化数据的要求，对2025年度审计报告的Excel底稿数据标签进行取数，对工作指南管理中的2025年度审计问题分类、2025年度审计问题的业务领域（一级分类）、2025年度审计问题的业务领域（二级分类）、2025年度的审计问题的分级标题、2025年度整改项目类型、2025年度未消耗问题数、2025年度审计报告时间等16个表单相关内容结合审计报告在系统中设置筛选条件，根据审计问题的类型（专项审计、经济责任审计）配置数据字段校验审核规则（例如:"问题小标题"不为空，请修改！）完成数据融合加工，同时进行数据质量检查，剖析数据结构、内容、关系和潜在问题。输出内容为2025年度审计整改问题情况数据集，涉及数据约10万条，全面提升审计整改数据的质量。整改方案、整改结果及持续整改管理的表单及数据整理服务：对整改方案中整改项目立项、（专项）审计问题录入、（经责）审计问题录入，整改结果中的整改结果录入，持续整改管理中的后续整改结果录入的数据进行整理维护工作，并根据国资委要求，定期对整改结果管理中的生成工作报告（年度）和生成工作报告（季度）的模板，据国资委要求每月对上述内容进行维护。</w:t>
      </w:r>
    </w:p>
    <w:p w14:paraId="764BAD77">
      <w:pPr>
        <w:ind w:firstLine="480"/>
      </w:pPr>
      <w:r>
        <w:rPr>
          <w:rFonts w:hint="eastAsia"/>
        </w:rPr>
        <w:t>2、根据审计处对审计整改子系统信息化数据的要求，对2025年度审计报告进行2025年度整改项目立项，2025年度（专项）审计问题录入、2025年度（经责）审计问题录入、2025年度审计问题整改结果录入，2025年度审计问题后续整改结果录入的数据进行数据转换，具体操作为系统配置数据转换导入模板（例如：项目编号、涉及的函号、审计建议等），统一修订数据格式并通过数据导入功能导入。对2025年度工作报告（年度）、2025年度工作报告（半年度）共计7个数据表设置数据字段校验审核规则完成数据融合加工，同时进行数据质量检查。具体输出内容为2025年度审计整改问题方案及结果数据集，涉及数据约20万条，全面提升审计整改数据的质量。</w:t>
      </w:r>
    </w:p>
    <w:p w14:paraId="504A9E9F">
      <w:pPr>
        <w:ind w:firstLine="480"/>
      </w:pPr>
      <w:r>
        <w:rPr>
          <w:rFonts w:hint="eastAsia"/>
        </w:rPr>
        <w:t>3、根据审计处对审计整改子系统信息化数据的要求，对2025年度审计查询及报表管理中的全部问题及整改结果查询、2025年度所有问题及整改结果查询、2025年度消耗率报表、2025年度项目进度表、2025年度季度报表、2025年度经济责任审计问题集中整改阶段整改结果一览表等相关内容的数据进行数据字段选取、根据业务需求在系统中设置取数规则（例如：设置查询语句仅展示涉及重点子企业的问题），同时根据2025年度审计报告所提供的数据在系统内使用SQL查询、数据检查脚本等方式来完成数据融合加工，同时进行数据质量检查，（主要检查重点子企业信息，涉及业务处室，整改最晚完成时间等重要信息是否与报告一致）。输出内容为2025年度审计查询及报表管理统计数据集，涉及数据约80万条，全面提升审计整改数据的质量。</w:t>
      </w:r>
    </w:p>
    <w:p w14:paraId="59B42548">
      <w:pPr>
        <w:ind w:firstLine="480"/>
      </w:pPr>
      <w:r>
        <w:rPr>
          <w:rFonts w:hint="eastAsia"/>
        </w:rPr>
        <w:t>4、根据审计处对审计整改子系统信息化数据的要求，对2025年度审计整改子系统全资源表、生成2025年度工作报告（年度）视图、生成2025年度工作报告（半年度）视图的数据根据数据标签在系统中对重复、错误、不完整的数据按照系统中配置的规则进行数据质量检查后进行删除、修正、补全操作，对未生成在系统全资源表中的数据点击“新增”按钮生成数据，对2025年度工作报告视图中的插入数据页面进行更新（例如：将“第四季度汇总”口径变更为“半年度汇总”口径，重新配置取数规则），完成数据融合加工，同时进行数据质量检查。输出内容为2025年度全资源报表数据集，涉及数据约30万条，全面提升审计整改数据的质量。</w:t>
      </w:r>
    </w:p>
    <w:p w14:paraId="6F072E18">
      <w:pPr>
        <w:ind w:firstLine="480"/>
      </w:pPr>
      <w:r>
        <w:rPr>
          <w:rFonts w:hint="eastAsia"/>
        </w:rPr>
        <w:t>5、根据审计处对审计整改子系统信息化数据的要求，对审计整改现有线下历史资料文件进行梳理，设计数据转换规则、数据清洗规则，并由相关人员完成历史数据补录工作，补录内容涉及数量约为1200件，在系统整改立项中根据历史资料文件的具体年份（例如：2023年）选择对应的时间节点，完成立项的补录，同时在审计问题录入模块中选择对应年份的数据导入模板并配置，点击导入按钮完成审计问题的补录，设置数据字段校验规则对补录数据进行校验（例如：校验检查历史年度的重点子企业名单等），完成数据融合加工，同时进行数据质量检查。输出内容为历史年度审计整改问题情况数据集，涉及数据约20万条，全面提升审计整改数据的质量。</w:t>
      </w:r>
    </w:p>
    <w:p w14:paraId="018040FD">
      <w:pPr>
        <w:pStyle w:val="5"/>
        <w:numPr>
          <w:ilvl w:val="3"/>
          <w:numId w:val="0"/>
        </w:numPr>
      </w:pPr>
      <w:r>
        <w:rPr>
          <w:rFonts w:hint="eastAsia" w:cs="宋体"/>
        </w:rPr>
        <w:t xml:space="preserve">2.4.2.13  </w:t>
      </w:r>
      <w:r>
        <w:rPr>
          <w:rFonts w:hint="eastAsia"/>
        </w:rPr>
        <w:t>内部控制测评管理子系统</w:t>
      </w:r>
    </w:p>
    <w:p w14:paraId="3049DD89">
      <w:pPr>
        <w:ind w:firstLine="480"/>
      </w:pPr>
      <w:r>
        <w:rPr>
          <w:rFonts w:hint="eastAsia"/>
        </w:rPr>
        <w:t>抽样范围表格导入：将事务所确定的19个内控测评流程中企业抽样范围的EXCEL表格模板文件导入至内控测评系统中。</w:t>
      </w:r>
    </w:p>
    <w:p w14:paraId="1CC4B062">
      <w:pPr>
        <w:ind w:firstLine="480"/>
      </w:pPr>
      <w:r>
        <w:rPr>
          <w:rFonts w:hint="eastAsia"/>
        </w:rPr>
        <w:t>业务总量指标选择：通过选取国资委财务决算报表参数的全部报表中的指标作为参考的业务指标，并可以通过加、减、乘、除等计算符及计算函数形成组合的业务指标，用作内控测评流程抽样范围确定的参考指标。</w:t>
      </w:r>
    </w:p>
    <w:p w14:paraId="40AF55E3">
      <w:pPr>
        <w:ind w:firstLine="480"/>
      </w:pPr>
      <w:r>
        <w:rPr>
          <w:rFonts w:hint="eastAsia"/>
        </w:rPr>
        <w:t>业务总量占比计算：根据各个内控测评流程选择的参考业务指标，计算抽样企业业务总量占集团业务总量的比例。</w:t>
      </w:r>
    </w:p>
    <w:p w14:paraId="217EC317">
      <w:pPr>
        <w:ind w:firstLine="480"/>
      </w:pPr>
      <w:r>
        <w:rPr>
          <w:rFonts w:hint="eastAsia"/>
        </w:rPr>
        <w:t>内控管理树形提取：该功能可将上年度的内控测评企业树形进行提取，用做本年度内控测评工作的初始企业树形。</w:t>
      </w:r>
    </w:p>
    <w:p w14:paraId="170F0E71">
      <w:pPr>
        <w:ind w:firstLine="480"/>
      </w:pPr>
      <w:r>
        <w:rPr>
          <w:rFonts w:hint="eastAsia"/>
        </w:rPr>
        <w:t>内控树形管理：通过该功能对本集团的内控测评企业树形进行管理。</w:t>
      </w:r>
    </w:p>
    <w:p w14:paraId="37A9CAA9">
      <w:pPr>
        <w:ind w:firstLine="480"/>
      </w:pPr>
      <w:r>
        <w:rPr>
          <w:rFonts w:hint="eastAsia"/>
        </w:rPr>
        <w:t>抽样树形显示：在抽样阶段只有国资委下属需要进行内控测评的一级集团可以供用户进行选择，并填写内控测评抽样范围表格。</w:t>
      </w:r>
    </w:p>
    <w:p w14:paraId="07D0856C">
      <w:pPr>
        <w:ind w:firstLine="480"/>
      </w:pPr>
      <w:r>
        <w:rPr>
          <w:rFonts w:hint="eastAsia"/>
        </w:rPr>
        <w:t>填报树形显示：抽样数据填报时，在树形结构显示时只显示抽样的单位，未抽样的单位不进行显示。</w:t>
      </w:r>
    </w:p>
    <w:p w14:paraId="659B3369">
      <w:pPr>
        <w:ind w:firstLine="480"/>
      </w:pPr>
      <w:r>
        <w:rPr>
          <w:rFonts w:hint="eastAsia"/>
        </w:rPr>
        <w:t>汇总树形显示：在内控测评数据汇总时，只需要显示一级集团。</w:t>
      </w:r>
    </w:p>
    <w:p w14:paraId="0E101F4F">
      <w:pPr>
        <w:ind w:firstLine="480"/>
      </w:pPr>
      <w:r>
        <w:rPr>
          <w:rFonts w:hint="eastAsia"/>
        </w:rPr>
        <w:t>填报状态统计：该功能可实现集团下属的所有抽样单位、各个内控测评流程表的填报状态的统计，形成填报状态表。</w:t>
      </w:r>
    </w:p>
    <w:p w14:paraId="1B8DDD36">
      <w:pPr>
        <w:ind w:firstLine="480"/>
      </w:pPr>
      <w:r>
        <w:rPr>
          <w:rFonts w:hint="eastAsia"/>
        </w:rPr>
        <w:t>EXCEL表格数据导入：对将Excel表内控测评数据批量导入至内控测评系统中。</w:t>
      </w:r>
    </w:p>
    <w:p w14:paraId="2C6C2D58">
      <w:pPr>
        <w:ind w:firstLine="480"/>
      </w:pPr>
      <w:r>
        <w:rPr>
          <w:rFonts w:hint="eastAsia"/>
        </w:rPr>
        <w:t>管理提升评价：为防止管理提升评价表漏填的情况，内控测评需要中的汇总功能需要新增自动校验功能。</w:t>
      </w:r>
    </w:p>
    <w:p w14:paraId="4D1462CF">
      <w:pPr>
        <w:ind w:firstLine="480"/>
      </w:pPr>
      <w:r>
        <w:rPr>
          <w:rFonts w:hint="eastAsia"/>
        </w:rPr>
        <w:t>内部控制测评功能：实现2024年度上海市委管企业内部控制测评报表数据的填报、审核、采集。</w:t>
      </w:r>
    </w:p>
    <w:p w14:paraId="221F70E0">
      <w:pPr>
        <w:ind w:firstLine="480"/>
      </w:pPr>
      <w:r>
        <w:rPr>
          <w:rFonts w:hint="eastAsia"/>
        </w:rPr>
        <w:t>数据汇总模板：实现当年度的内控测评数据汇总情况数据的自动生成。</w:t>
      </w:r>
    </w:p>
    <w:p w14:paraId="2B39F467">
      <w:pPr>
        <w:ind w:firstLine="480"/>
      </w:pPr>
      <w:r>
        <w:rPr>
          <w:rFonts w:hint="eastAsia"/>
        </w:rPr>
        <w:t>自动报告模板：根据内控测评报告文档的内容新建相应的数据底稿模板及报告文档模板。</w:t>
      </w:r>
    </w:p>
    <w:p w14:paraId="6961E1A4">
      <w:pPr>
        <w:ind w:firstLine="480"/>
      </w:pPr>
      <w:r>
        <w:rPr>
          <w:rFonts w:hint="eastAsia"/>
        </w:rPr>
        <w:t>报告生成：实现根据内控测评数据一键生成当年度的内控测评报告文件（Word文档）。</w:t>
      </w:r>
    </w:p>
    <w:p w14:paraId="6B1A42B1">
      <w:pPr>
        <w:ind w:firstLine="480"/>
      </w:pPr>
      <w:r>
        <w:rPr>
          <w:rFonts w:hint="eastAsia"/>
        </w:rPr>
        <w:t>在系统建设和升级改造过程中密切配合国资委国资监管数据治理工作，同步完成相关业务数据的入仓归集工作。</w:t>
      </w:r>
    </w:p>
    <w:p w14:paraId="697D72A4">
      <w:pPr>
        <w:pStyle w:val="5"/>
        <w:numPr>
          <w:ilvl w:val="3"/>
          <w:numId w:val="0"/>
        </w:numPr>
      </w:pPr>
      <w:r>
        <w:rPr>
          <w:rFonts w:hint="eastAsia" w:cs="宋体"/>
        </w:rPr>
        <w:t xml:space="preserve">2.4.2.14  </w:t>
      </w:r>
      <w:r>
        <w:rPr>
          <w:rFonts w:hint="eastAsia"/>
        </w:rPr>
        <w:t>企业服务大厅</w:t>
      </w:r>
    </w:p>
    <w:p w14:paraId="0CA3DE9D">
      <w:pPr>
        <w:ind w:firstLine="480" w:firstLineChars="0"/>
        <w:rPr>
          <w:rFonts w:cs="Times New Roman"/>
        </w:rPr>
      </w:pPr>
      <w:r>
        <w:rPr>
          <w:rFonts w:hint="eastAsia" w:cs="Times New Roman"/>
        </w:rPr>
        <w:t>建设企业服务大厅平台，涵盖政策咨询、审批管理、综合服务、党建工作、监督检查、重点工作、业务系统及信息反馈模块，包括政策文件系统、监管企业稳增长工作周报、党员教育初步排摸、重大法律纠纷案件上报系统，实现对企业审批服务的标准化、规范化、信息化、平台化、协同化，便捷化。在系统建设和升级改造过程中密切配合国资委国资监管数据治理工作，同步完成相关业务数据的入仓归集工作。</w:t>
      </w:r>
    </w:p>
    <w:p w14:paraId="059FE922">
      <w:pPr>
        <w:pStyle w:val="5"/>
        <w:numPr>
          <w:ilvl w:val="3"/>
          <w:numId w:val="0"/>
        </w:numPr>
      </w:pPr>
      <w:r>
        <w:rPr>
          <w:rFonts w:hint="eastAsia" w:cs="宋体"/>
        </w:rPr>
        <w:t xml:space="preserve">2.4.2.15  </w:t>
      </w:r>
      <w:r>
        <w:rPr>
          <w:rFonts w:hint="eastAsia"/>
        </w:rPr>
        <w:t>国资监管数智管理子系统</w:t>
      </w:r>
    </w:p>
    <w:p w14:paraId="62BF6463">
      <w:pPr>
        <w:ind w:firstLine="482"/>
        <w:rPr>
          <w:b/>
          <w:bCs/>
        </w:rPr>
      </w:pPr>
      <w:r>
        <w:rPr>
          <w:rFonts w:hint="eastAsia"/>
          <w:b/>
          <w:bCs/>
        </w:rPr>
        <w:t>1、资源“图书馆”</w:t>
      </w:r>
    </w:p>
    <w:p w14:paraId="637B1C27">
      <w:pPr>
        <w:ind w:firstLine="480"/>
      </w:pPr>
      <w:r>
        <w:rPr>
          <w:rFonts w:hint="eastAsia"/>
        </w:rPr>
        <w:t>资源“图书馆”主要存储国资委业务相关的政策法规、文件文章、学习素材、领导人思想等公共知识；国资委内部各业务应用系统中存储的公文档案、监管数据、研究报告等内部专有知识以及国资委个人、处室和全委所存储的文件、材料以及外部采购数据等知识。通过数据预处理、分词、特征提取、存储与索引等方式处理，构建符合国资委实际需求的国资知识中心，为后续的知识检索、个性化问答等应用提供语料基础。资源“图书馆”支持知识的多维展示和文件集中管理，能够按照库、文件夹、文件、用户、岗位、角色、部门等权限要素构建数据分类访问机制，确保文件可以被合规访问和使用。</w:t>
      </w:r>
    </w:p>
    <w:p w14:paraId="04F3FD7B">
      <w:pPr>
        <w:ind w:firstLine="482"/>
        <w:rPr>
          <w:b/>
          <w:bCs/>
        </w:rPr>
      </w:pPr>
      <w:r>
        <w:rPr>
          <w:rFonts w:hint="eastAsia"/>
          <w:b/>
          <w:bCs/>
        </w:rPr>
        <w:t>2、国资监管数据资源平台</w:t>
      </w:r>
    </w:p>
    <w:p w14:paraId="1F500E15">
      <w:pPr>
        <w:ind w:firstLine="480"/>
      </w:pPr>
      <w:r>
        <w:rPr>
          <w:rFonts w:hint="eastAsia"/>
        </w:rPr>
        <w:t>国资监管数据资源平台利用数据数仓等技术，通过国资监管数据统一共享交换体系，提供相关的数据全生命周期管理工具，实现为国资监管应用系统（如全面风险预警、国资监管财务数据采集、企业分配、内部审计等系统）数据、随申办政务云系统（如OA等系统）数据和第三方采购数据（如司法大数据等）为主体的数据采集、治理、存储和交换服务。完善形成全委统一的国资监管信息资源目录，为国资监管数据采集、汇聚、存储、使用、共享和开发利用提供统一明确的国资监管数据标准，逐步提升数据质量和数据共享的有效性、及时性、针对性，推进国资监管数据资产化管理。打造数据服务门户，提供数据目录管理等能力，提供统一的数据供需对接的平台，及时响应合规合理数据供需共享需求，明确不同监管数据可交换可公开的范围、领域和相应要求，明确数据分类分级确权原则，实现数据跨部门、跨地域、跨系统、跨企业、跨业务有序流通和共享应用，同时着力提升数据质量，通过建立健全数据质量管理体系，实时监控并持续改进数据的完整性、一致性和准确性，从而为市国资委的信息共享、数据分析、业务决策和智能应用提供坚实的数据保障能力。</w:t>
      </w:r>
    </w:p>
    <w:p w14:paraId="1CCEAC88">
      <w:pPr>
        <w:ind w:firstLine="482"/>
      </w:pPr>
      <w:r>
        <w:rPr>
          <w:rFonts w:hint="eastAsia"/>
          <w:b/>
          <w:bCs/>
        </w:rPr>
        <w:t>3、国资智能管理平台</w:t>
      </w:r>
    </w:p>
    <w:p w14:paraId="3E4A31B2">
      <w:pPr>
        <w:ind w:firstLine="480"/>
      </w:pPr>
      <w:bookmarkStart w:id="49" w:name="OLE_LINK1"/>
      <w:r>
        <w:rPr>
          <w:rFonts w:hint="eastAsia"/>
        </w:rPr>
        <w:t>（1）国资监管个性化搜索</w:t>
      </w:r>
    </w:p>
    <w:p w14:paraId="3F614D0F">
      <w:pPr>
        <w:ind w:firstLine="480"/>
      </w:pPr>
      <w:r>
        <w:rPr>
          <w:rFonts w:hint="eastAsia"/>
        </w:rPr>
        <w:t>构建深度适配国资监管业务语境的意图理解及对应检索能力，精准捕捉国资委用户输入关键词或语句片段中蕴含的监管需求，系统依托国资专属资源“图书馆”，实现对全库内容的全面检索与主动匹配，以此筛选出与用户权限、监管领域高度契合的内容，并提供贴合国资业务分类的检索主题和基于监管工作关联性的搜索推荐功能。</w:t>
      </w:r>
    </w:p>
    <w:p w14:paraId="12D618A9">
      <w:pPr>
        <w:ind w:firstLine="480"/>
      </w:pPr>
      <w:r>
        <w:rPr>
          <w:rFonts w:hint="eastAsia"/>
        </w:rPr>
        <w:t>（2）国资监管个性化问答</w:t>
      </w:r>
    </w:p>
    <w:p w14:paraId="5723CFD6">
      <w:pPr>
        <w:ind w:firstLine="480"/>
      </w:pPr>
      <w:r>
        <w:rPr>
          <w:rFonts w:hint="eastAsia"/>
        </w:rPr>
        <w:t>国资监管个性化问答功能提供便捷贴合监管场景的问答服务，支持用户通过文字提问或上传监管文件进行咨询。系统依据用户在国资体系内的权限和核心业务需求，精准定位问题核心，并从构建的国资监管专业知识资源库中高效检索相关信息。该功能能够提供监管业务针对性强、内容详实的解答，并支持基于当前咨询内容与用户进行连续的深入交流，有效协助用户全面探究和解决复杂监管问题。</w:t>
      </w:r>
    </w:p>
    <w:p w14:paraId="3A7CC790">
      <w:pPr>
        <w:ind w:firstLine="480"/>
      </w:pPr>
      <w:r>
        <w:rPr>
          <w:rFonts w:hint="eastAsia"/>
        </w:rPr>
        <w:t>（3）国资监管个性化写作</w:t>
      </w:r>
    </w:p>
    <w:p w14:paraId="1CB3140F">
      <w:pPr>
        <w:ind w:firstLine="480"/>
      </w:pPr>
      <w:r>
        <w:rPr>
          <w:rFonts w:hint="eastAsia"/>
        </w:rPr>
        <w:t>国资监管个性化写作功能聚焦国资监管文书的规范性与专业性，为用户提供全面的写作支持。它提供多种贴合监管场景的写作模式，包括国资监管文书标题辅助拟定、关键词引导创作以及分步骤的写作向导，覆盖法定文书、事务文书及其他多种国资监管业务文体。该功能具备强大的文本处理能力，可辅助完成国资监管文件的模仿创作、内容扩展、精炼摘要、后续撰写及语言润色，有效应对不同场景和类型的行文需求。同时，系统内置丰富的公文素材库与范文库，方便用户快速查阅参考，显著提升文章写作的质量与效率。</w:t>
      </w:r>
    </w:p>
    <w:p w14:paraId="6000B3AE">
      <w:pPr>
        <w:ind w:firstLine="480"/>
      </w:pPr>
      <w:r>
        <w:rPr>
          <w:rFonts w:hint="eastAsia"/>
        </w:rPr>
        <w:t>（4）国资监管个性化校核</w:t>
      </w:r>
    </w:p>
    <w:p w14:paraId="2C86FCEF">
      <w:pPr>
        <w:ind w:firstLine="480"/>
        <w:rPr>
          <w:rFonts w:hint="eastAsia"/>
        </w:rPr>
      </w:pPr>
      <w:r>
        <w:rPr>
          <w:rFonts w:hint="eastAsia"/>
        </w:rPr>
        <w:t>国资监管个性化校核基于适配国资监管业务的纠偏能力对国资委相关文件内容展开全方位、多层次的深度剖析，快速准确排查文中错误。从国资监管文本规范性、地名、领导排序、职务排序、敏感词、法律法规等维度出发，深度理解和识别国资监管文书中常见常犯的各类错误，并提供自动校对、智能纠错、在线纠错等功能，确保国资监管文书在语言文字、思想导向、法律合规以及内容引用等方面的准确性、规范性且符合国资监管要求。</w:t>
      </w:r>
      <w:bookmarkEnd w:id="49"/>
    </w:p>
    <w:p w14:paraId="124F190D">
      <w:pPr>
        <w:ind w:firstLine="480"/>
      </w:pPr>
      <w:r>
        <w:rPr>
          <w:rFonts w:hint="eastAsia"/>
        </w:rPr>
        <w:t>在系统建设和升级改造过程中密切配合国资委国资监管数据治理工作，同步完成相关业务数据的入仓归集工作。</w:t>
      </w:r>
    </w:p>
    <w:p w14:paraId="7F80BB92">
      <w:pPr>
        <w:pStyle w:val="5"/>
        <w:numPr>
          <w:ilvl w:val="3"/>
          <w:numId w:val="0"/>
        </w:numPr>
      </w:pPr>
      <w:r>
        <w:rPr>
          <w:rFonts w:hint="eastAsia" w:cs="宋体"/>
        </w:rPr>
        <w:t xml:space="preserve">2.4.2.16  </w:t>
      </w:r>
      <w:r>
        <w:rPr>
          <w:rFonts w:hint="eastAsia"/>
        </w:rPr>
        <w:t>全面风险预警子系统（宣传部功能模块）</w:t>
      </w:r>
    </w:p>
    <w:p w14:paraId="08A8C48E">
      <w:pPr>
        <w:ind w:firstLine="480"/>
      </w:pPr>
      <w:r>
        <w:rPr>
          <w:rFonts w:hint="eastAsia"/>
        </w:rPr>
        <w:t>根据市委宣传部的要求，在系统建设和升级改造过程中密切配合国资委国资监管数据治理工作，同步完成相关业务数据的入仓归集工作。此次建设内容包括：</w:t>
      </w:r>
    </w:p>
    <w:p w14:paraId="4D894072">
      <w:pPr>
        <w:ind w:firstLine="480"/>
      </w:pPr>
      <w:r>
        <w:rPr>
          <w:rFonts w:hint="eastAsia"/>
        </w:rPr>
        <w:t>1、风险预警综合评级看板：</w:t>
      </w:r>
    </w:p>
    <w:p w14:paraId="257A2C7C">
      <w:pPr>
        <w:ind w:firstLine="480"/>
      </w:pPr>
      <w:r>
        <w:rPr>
          <w:rFonts w:hint="eastAsia"/>
        </w:rPr>
        <w:t>根据企业风险亮灯（红灯）情况，对相应指标的风险程度进行评级。该评级需要定义一套基于不同风险水平划分的风险评级体系，分为低风险、中风险和高风险等级。风险评估方法包括定量分析、定性判断、统计算法等，根据指标的性质和可获得的数据进行选择，并结合专业知识和经验进行综合判断。</w:t>
      </w:r>
    </w:p>
    <w:p w14:paraId="5B094712">
      <w:pPr>
        <w:ind w:firstLine="480"/>
      </w:pPr>
      <w:r>
        <w:rPr>
          <w:rFonts w:hint="eastAsia"/>
        </w:rPr>
        <w:t>2、宣传部总览看板：</w:t>
      </w:r>
    </w:p>
    <w:p w14:paraId="0DF855F5">
      <w:pPr>
        <w:ind w:firstLine="480"/>
      </w:pPr>
      <w:r>
        <w:rPr>
          <w:rFonts w:hint="eastAsia"/>
        </w:rPr>
        <w:t>包含宣传部总览看板-综合R值年度看板、宣传部总览看板-综合R值月度看板、宣传部总览看板-风险敞口年度看板、宣传部总览看板-风险敞口月度看板、宣传部总览看板-领域敞口年度看板、宣传部总览看板-领域敞口月度看板、宣传部总览看板-风险清单年度看板、宣传部总览看板-风险清单月度看板，并基于算法计算规则，实现各看板中综合R值模型的自动化训练及优化。</w:t>
      </w:r>
    </w:p>
    <w:p w14:paraId="0B06585F">
      <w:pPr>
        <w:ind w:firstLine="480"/>
      </w:pPr>
      <w:r>
        <w:rPr>
          <w:rFonts w:hint="eastAsia"/>
        </w:rPr>
        <w:t>3、宣传部风险管理看板：</w:t>
      </w:r>
    </w:p>
    <w:p w14:paraId="0D78E91D">
      <w:pPr>
        <w:ind w:firstLine="480"/>
      </w:pPr>
      <w:r>
        <w:rPr>
          <w:rFonts w:hint="eastAsia"/>
        </w:rPr>
        <w:t>包含宣传部风险管理-风险问询函列表看板、宣传部风险管理-风险问询函详情看板、宣传部风险管理-风险清单管理看板、宣传部风险管理-风险清单详情看板、宣传部风险管理-风险清单全览表看板、宣传部风险管理-风险清单过录表看板、宣传部风险管理-集团审核通过时间看板、宣传部风险管理-联系人看板。</w:t>
      </w:r>
    </w:p>
    <w:p w14:paraId="7293C4A4">
      <w:pPr>
        <w:ind w:firstLine="480"/>
      </w:pPr>
      <w:r>
        <w:rPr>
          <w:rFonts w:hint="eastAsia"/>
        </w:rPr>
        <w:t>4、企业总览看板：</w:t>
      </w:r>
    </w:p>
    <w:p w14:paraId="29EBAFE1">
      <w:pPr>
        <w:ind w:firstLine="480"/>
      </w:pPr>
      <w:r>
        <w:rPr>
          <w:rFonts w:hint="eastAsia"/>
        </w:rPr>
        <w:t>包含企业总览-综合R值年度看板、企业总览-综合R值月度看板、企业总览-风险敞口年度看板、企业总览-风险敞口月度看板、企业总览-领域风险敞口年度看板、企业总览-领域风险敞口月度看板，并基于算法计算规则，实现各看板中综合R值模型的自动化训练及优化。</w:t>
      </w:r>
    </w:p>
    <w:p w14:paraId="51C71E95">
      <w:pPr>
        <w:ind w:firstLine="480"/>
      </w:pPr>
      <w:r>
        <w:rPr>
          <w:rFonts w:hint="eastAsia"/>
        </w:rPr>
        <w:t>5、风险地图看板：</w:t>
      </w:r>
    </w:p>
    <w:p w14:paraId="5EED1DC8">
      <w:pPr>
        <w:ind w:firstLine="480"/>
      </w:pPr>
      <w:r>
        <w:rPr>
          <w:rFonts w:hint="eastAsia"/>
        </w:rPr>
        <w:t>对各集团风险情况进行梳理、运算、整合，并以年度为单位制作各集团总览-全面风险地图看板，来展现各集团在所选年度的重大风险详情。用户可在“选择企业”的树形中选择想要查看的集团名称。该看板主要根据监管企业风险分布情况对集团企业各领域风险进行整体展示。</w:t>
      </w:r>
    </w:p>
    <w:p w14:paraId="499C71D3">
      <w:pPr>
        <w:ind w:firstLine="480"/>
      </w:pPr>
      <w:r>
        <w:rPr>
          <w:rFonts w:hint="eastAsia"/>
        </w:rPr>
        <w:t>6、资金领域看板：</w:t>
      </w:r>
    </w:p>
    <w:p w14:paraId="11C78246">
      <w:pPr>
        <w:ind w:firstLine="480"/>
      </w:pPr>
      <w:r>
        <w:rPr>
          <w:rFonts w:hint="eastAsia"/>
        </w:rPr>
        <w:t>包含宣传部资金风险年度看板、宣传部资金风险月度看板，完善看板对应的预警区间配置及风险指标配置功能项。</w:t>
      </w:r>
    </w:p>
    <w:p w14:paraId="2DDD6A02">
      <w:pPr>
        <w:ind w:firstLine="480"/>
      </w:pPr>
      <w:r>
        <w:rPr>
          <w:rFonts w:hint="eastAsia"/>
        </w:rPr>
        <w:t>7、主业领域看板：</w:t>
      </w:r>
    </w:p>
    <w:p w14:paraId="22389982">
      <w:pPr>
        <w:ind w:firstLine="480"/>
      </w:pPr>
      <w:r>
        <w:rPr>
          <w:rFonts w:hint="eastAsia"/>
        </w:rPr>
        <w:t>包含宣传部主业风险年度看板、宣传部主业风险月度看板，完善看板对应的预警区间配置及风险指标配置功能项。</w:t>
      </w:r>
    </w:p>
    <w:p w14:paraId="7065CE57">
      <w:pPr>
        <w:ind w:firstLine="480"/>
      </w:pPr>
      <w:r>
        <w:rPr>
          <w:rFonts w:hint="eastAsia"/>
        </w:rPr>
        <w:t>8、投资领域看板：</w:t>
      </w:r>
    </w:p>
    <w:p w14:paraId="0CA9CFB4">
      <w:pPr>
        <w:ind w:firstLine="480"/>
      </w:pPr>
      <w:r>
        <w:rPr>
          <w:rFonts w:hint="eastAsia"/>
        </w:rPr>
        <w:t>包含宣传部投资风险年度看板，完善看板对应的风险指标配置功能项。</w:t>
      </w:r>
    </w:p>
    <w:p w14:paraId="6991D5AD">
      <w:pPr>
        <w:ind w:firstLine="480"/>
      </w:pPr>
      <w:r>
        <w:rPr>
          <w:rFonts w:hint="eastAsia"/>
        </w:rPr>
        <w:t>9、治理领域看板：</w:t>
      </w:r>
    </w:p>
    <w:p w14:paraId="1ABF2AE9">
      <w:pPr>
        <w:ind w:firstLine="480"/>
      </w:pPr>
      <w:r>
        <w:rPr>
          <w:rFonts w:hint="eastAsia"/>
        </w:rPr>
        <w:t>包含宣传部治理风险年度看板-参股、宣传部治理风险年度看板-控股、宣传部治理风险年度看板-应控未控看板，完善看板对应的风险指标配置功能项。</w:t>
      </w:r>
    </w:p>
    <w:p w14:paraId="32DDF70D">
      <w:pPr>
        <w:ind w:firstLine="480"/>
      </w:pPr>
      <w:r>
        <w:rPr>
          <w:rFonts w:hint="eastAsia"/>
        </w:rPr>
        <w:t>11、基金领域看板：</w:t>
      </w:r>
    </w:p>
    <w:p w14:paraId="085B6F5D">
      <w:pPr>
        <w:ind w:firstLine="480"/>
      </w:pPr>
      <w:r>
        <w:rPr>
          <w:rFonts w:hint="eastAsia"/>
        </w:rPr>
        <w:t>包含宣传部基金风险年度看板，完善看板对应的风险指标配置功能项。</w:t>
      </w:r>
    </w:p>
    <w:p w14:paraId="36CBFAC2">
      <w:pPr>
        <w:ind w:firstLine="480"/>
      </w:pPr>
      <w:r>
        <w:rPr>
          <w:rFonts w:hint="eastAsia"/>
        </w:rPr>
        <w:t>12、外部领域看板：</w:t>
      </w:r>
    </w:p>
    <w:p w14:paraId="4A5FB240">
      <w:pPr>
        <w:ind w:firstLine="480"/>
      </w:pPr>
      <w:r>
        <w:rPr>
          <w:rFonts w:hint="eastAsia"/>
        </w:rPr>
        <w:t>包含外部风险年度看板（境外投资项目）、外部风险年度看板（汇率、利率），完善看板对应的风险指标配置功能项。</w:t>
      </w:r>
    </w:p>
    <w:p w14:paraId="54462FEB">
      <w:pPr>
        <w:ind w:firstLine="480"/>
      </w:pPr>
      <w:r>
        <w:rPr>
          <w:rFonts w:hint="eastAsia"/>
        </w:rPr>
        <w:t>13、舆情领域看板：</w:t>
      </w:r>
    </w:p>
    <w:p w14:paraId="23A92F14">
      <w:pPr>
        <w:ind w:firstLine="480"/>
      </w:pPr>
      <w:r>
        <w:rPr>
          <w:rFonts w:hint="eastAsia"/>
        </w:rPr>
        <w:t>包含宣传部舆情风险月度看板，完善看板对应的风险指标配置功能项。</w:t>
      </w:r>
    </w:p>
    <w:p w14:paraId="2C7FCA8A">
      <w:pPr>
        <w:ind w:firstLine="480"/>
      </w:pPr>
      <w:r>
        <w:rPr>
          <w:rFonts w:hint="eastAsia"/>
        </w:rPr>
        <w:t>14、法律领域看板：</w:t>
      </w:r>
    </w:p>
    <w:p w14:paraId="3D89D36B">
      <w:pPr>
        <w:ind w:firstLine="480"/>
      </w:pPr>
      <w:r>
        <w:rPr>
          <w:rFonts w:hint="eastAsia"/>
        </w:rPr>
        <w:t>包含宣传部法律风险年度看板，完善看板对应的风险指标配置功能项。</w:t>
      </w:r>
    </w:p>
    <w:p w14:paraId="6B808E0E">
      <w:pPr>
        <w:ind w:firstLine="480"/>
      </w:pPr>
      <w:r>
        <w:rPr>
          <w:rFonts w:hint="eastAsia"/>
        </w:rPr>
        <w:t>15、基础信息看板：</w:t>
      </w:r>
    </w:p>
    <w:p w14:paraId="3DD6954A">
      <w:pPr>
        <w:ind w:firstLine="480"/>
      </w:pPr>
      <w:r>
        <w:rPr>
          <w:rFonts w:hint="eastAsia"/>
        </w:rPr>
        <w:t>包含宣传部企业信息看板、快报信息看板、行业对标看板。</w:t>
      </w:r>
    </w:p>
    <w:p w14:paraId="6C2A086E">
      <w:pPr>
        <w:ind w:firstLine="480"/>
      </w:pPr>
      <w:r>
        <w:rPr>
          <w:rFonts w:hint="eastAsia"/>
        </w:rPr>
        <w:t>16、风险预警函管理及处置：</w:t>
      </w:r>
    </w:p>
    <w:p w14:paraId="239247EB">
      <w:pPr>
        <w:ind w:firstLine="480"/>
      </w:pPr>
      <w:r>
        <w:rPr>
          <w:rFonts w:hint="eastAsia"/>
        </w:rPr>
        <w:t>包含宣传部问询函模板配置、宣传部问询函节点配置、宣传部问询函内容填报、宣传部风险清单输出等功能。</w:t>
      </w:r>
    </w:p>
    <w:p w14:paraId="3DDDC1D6">
      <w:pPr>
        <w:pStyle w:val="4"/>
        <w:numPr>
          <w:ilvl w:val="2"/>
          <w:numId w:val="0"/>
        </w:numPr>
      </w:pPr>
      <w:bookmarkStart w:id="50" w:name="_Toc25915"/>
      <w:r>
        <w:rPr>
          <w:rFonts w:hint="eastAsia" w:ascii="Times New Roman" w:hAnsi="Times New Roman" w:cs="宋体"/>
        </w:rPr>
        <w:t xml:space="preserve">2.4.3  </w:t>
      </w:r>
      <w:r>
        <w:t>建设周期</w:t>
      </w:r>
      <w:bookmarkEnd w:id="50"/>
    </w:p>
    <w:p w14:paraId="7F6202CF">
      <w:pPr>
        <w:ind w:firstLine="480"/>
        <w:rPr>
          <w:rFonts w:cs="Times New Roman"/>
        </w:rPr>
      </w:pPr>
      <w:r>
        <w:rPr>
          <w:rFonts w:cs="Times New Roman"/>
        </w:rPr>
        <w:t>建设周期为</w:t>
      </w:r>
      <w:r>
        <w:rPr>
          <w:rFonts w:hint="eastAsia" w:cs="Times New Roman"/>
        </w:rPr>
        <w:t>2</w:t>
      </w:r>
      <w:r>
        <w:rPr>
          <w:rFonts w:cs="Times New Roman"/>
        </w:rPr>
        <w:t>个月。</w:t>
      </w:r>
    </w:p>
    <w:p w14:paraId="6E12B7C2">
      <w:pPr>
        <w:pStyle w:val="3"/>
        <w:numPr>
          <w:ilvl w:val="1"/>
          <w:numId w:val="0"/>
        </w:numPr>
      </w:pPr>
      <w:bookmarkStart w:id="51" w:name="_Toc9939"/>
      <w:r>
        <w:rPr>
          <w:rFonts w:hint="eastAsia" w:ascii="Times New Roman" w:hAnsi="Times New Roman" w:cs="宋体"/>
        </w:rPr>
        <w:t xml:space="preserve">2.5  </w:t>
      </w:r>
      <w:r>
        <w:t>项目效益、项目风险与对策</w:t>
      </w:r>
      <w:bookmarkEnd w:id="51"/>
    </w:p>
    <w:p w14:paraId="5F20715B">
      <w:pPr>
        <w:pStyle w:val="4"/>
        <w:numPr>
          <w:ilvl w:val="2"/>
          <w:numId w:val="0"/>
        </w:numPr>
      </w:pPr>
      <w:bookmarkStart w:id="52" w:name="_Toc18659"/>
      <w:r>
        <w:rPr>
          <w:rFonts w:hint="eastAsia" w:ascii="Times New Roman" w:hAnsi="Times New Roman" w:cs="宋体"/>
        </w:rPr>
        <w:t xml:space="preserve">2.5.1  </w:t>
      </w:r>
      <w:r>
        <w:t>项目效益</w:t>
      </w:r>
      <w:bookmarkEnd w:id="52"/>
    </w:p>
    <w:p w14:paraId="7AA98ED7">
      <w:pPr>
        <w:ind w:firstLine="482"/>
        <w:rPr>
          <w:rFonts w:cs="Times New Roman"/>
          <w:b/>
          <w:bCs/>
        </w:rPr>
      </w:pPr>
      <w:r>
        <w:rPr>
          <w:rFonts w:cs="Times New Roman"/>
          <w:b/>
          <w:bCs/>
        </w:rPr>
        <w:t>（一）提升监管效率</w:t>
      </w:r>
    </w:p>
    <w:p w14:paraId="55D9C5B1">
      <w:pPr>
        <w:ind w:firstLine="480"/>
        <w:rPr>
          <w:rFonts w:cs="Times New Roman"/>
        </w:rPr>
      </w:pPr>
      <w:r>
        <w:rPr>
          <w:rFonts w:cs="Times New Roman"/>
        </w:rPr>
        <w:t>1、提升监管时效与准确性</w:t>
      </w:r>
    </w:p>
    <w:p w14:paraId="1E81ED3F">
      <w:pPr>
        <w:ind w:firstLine="480"/>
        <w:rPr>
          <w:rFonts w:cs="Times New Roman"/>
        </w:rPr>
      </w:pPr>
      <w:r>
        <w:rPr>
          <w:rFonts w:cs="Times New Roman"/>
        </w:rPr>
        <w:t>上海市国资委对监管企业的数据采集多以报表文件方式传输，管理复杂，工作量大，导致信息传递速度、准确性无法保证。建设上海国资国企监管服务系统，监管企业、委托监管单位、区国资委将监管数据归集并转化为规范格式报送至上海市国资委，能够提升监管的时效性、准确性，支撑国资监管决策。</w:t>
      </w:r>
    </w:p>
    <w:p w14:paraId="79774A79">
      <w:pPr>
        <w:ind w:firstLine="480"/>
        <w:rPr>
          <w:rFonts w:cs="Times New Roman"/>
        </w:rPr>
      </w:pPr>
      <w:r>
        <w:rPr>
          <w:rFonts w:cs="Times New Roman"/>
        </w:rPr>
        <w:t>2、事前事中事后全覆盖全链路管理</w:t>
      </w:r>
    </w:p>
    <w:p w14:paraId="7070F3D3">
      <w:pPr>
        <w:ind w:firstLine="480"/>
        <w:rPr>
          <w:rFonts w:cs="Times New Roman"/>
        </w:rPr>
      </w:pPr>
      <w:r>
        <w:rPr>
          <w:rFonts w:cs="Times New Roman"/>
        </w:rPr>
        <w:t>打造事前制度规范、事中动态监管、事后监督问责的全覆盖监管体系。严格执行“三重一大”集体决策机制，健全国有企业违规经营投资责任追究工作体系，加强投资监管，建立健全投后管理及后评价机制。加强风险自查与监督问责，及时预防和化解债务、金融、经营等风险。</w:t>
      </w:r>
    </w:p>
    <w:p w14:paraId="3846C6D6">
      <w:pPr>
        <w:ind w:firstLine="480"/>
        <w:rPr>
          <w:rFonts w:cs="Times New Roman"/>
        </w:rPr>
      </w:pPr>
      <w:r>
        <w:rPr>
          <w:rFonts w:cs="Times New Roman"/>
        </w:rPr>
        <w:t>3、加强数据共享与综合利用</w:t>
      </w:r>
    </w:p>
    <w:p w14:paraId="0E46C9DA">
      <w:pPr>
        <w:ind w:firstLine="480"/>
        <w:rPr>
          <w:rFonts w:cs="Times New Roman"/>
        </w:rPr>
      </w:pPr>
      <w:r>
        <w:rPr>
          <w:rFonts w:cs="Times New Roman"/>
        </w:rPr>
        <w:t>上海市国资委采集大量监管信息，建立统一的数据规范标准，能够提升委内各科室业务数据共享、数据综合利用率，并且通过全业务、多年度监管数据进行集中、统一的管理，支持进行数据的综合分析，为决策提供辅助支持。</w:t>
      </w:r>
    </w:p>
    <w:p w14:paraId="4CBA55F5">
      <w:pPr>
        <w:ind w:firstLine="482"/>
        <w:rPr>
          <w:rFonts w:cs="Times New Roman"/>
          <w:b/>
          <w:bCs/>
        </w:rPr>
      </w:pPr>
      <w:r>
        <w:rPr>
          <w:rFonts w:cs="Times New Roman"/>
          <w:b/>
          <w:bCs/>
        </w:rPr>
        <w:t>（二）实现国有资产的保值增值</w:t>
      </w:r>
    </w:p>
    <w:p w14:paraId="238086D3">
      <w:pPr>
        <w:ind w:firstLine="480"/>
        <w:rPr>
          <w:rFonts w:cs="Times New Roman"/>
        </w:rPr>
      </w:pPr>
      <w:r>
        <w:rPr>
          <w:rFonts w:cs="Times New Roman"/>
        </w:rPr>
        <w:t>为更好地履行国资监管职责，通过监管系统的建设，打造一个上海市国资国企监管的一体化平台。实现上海市国资委与监管企业、委托监管单位、区国资委之间信息的实时交互，网络互联互通，提高国资监管的效率和能力。提升国有企业合规管理和抗风险能力，最终实现国有资产的保值增值。</w:t>
      </w:r>
    </w:p>
    <w:p w14:paraId="14C118EF">
      <w:pPr>
        <w:pStyle w:val="5"/>
        <w:numPr>
          <w:ilvl w:val="3"/>
          <w:numId w:val="0"/>
        </w:numPr>
      </w:pPr>
      <w:r>
        <w:rPr>
          <w:rFonts w:hint="eastAsia" w:cs="宋体"/>
        </w:rPr>
        <w:t xml:space="preserve">2.5.1.1  </w:t>
      </w:r>
      <w:r>
        <w:rPr>
          <w:rFonts w:hint="eastAsia"/>
        </w:rPr>
        <w:t>干部人才管理子系统</w:t>
      </w:r>
    </w:p>
    <w:p w14:paraId="4EE638DA">
      <w:pPr>
        <w:ind w:firstLine="482"/>
        <w:rPr>
          <w:b/>
          <w:bCs/>
        </w:rPr>
      </w:pPr>
      <w:r>
        <w:rPr>
          <w:rFonts w:hint="eastAsia"/>
          <w:b/>
          <w:bCs/>
        </w:rPr>
        <w:t>1、经济效益</w:t>
      </w:r>
    </w:p>
    <w:p w14:paraId="711FED97">
      <w:pPr>
        <w:ind w:firstLine="480"/>
      </w:pPr>
      <w:r>
        <w:rPr>
          <w:rFonts w:hint="eastAsia"/>
        </w:rPr>
        <w:t>本项目为政务信息化投资项目，项目建成以后主要效益主要体现在减少委内相关业务部门在干部人事日常工作中的工作负担，减少手工整理数据的繁琐，减轻了日常工作中的人力物力的消耗，提高了工作效率。项目建成后人事管理部门可更加地明确业务职能，特别是业务部门通过信息化提高了业务协同、决策能力和管理能力，关乎国家的可持续发展，科学决策和资源优化，间接地产生经济效益。</w:t>
      </w:r>
    </w:p>
    <w:p w14:paraId="70EAB75C">
      <w:pPr>
        <w:ind w:firstLine="480"/>
      </w:pPr>
      <w:r>
        <w:rPr>
          <w:rFonts w:hint="eastAsia"/>
        </w:rPr>
        <w:t>通过本项目建设，大力推进市国资委干部人才管理工作的信息化发展建设、增强组织工作科学化、规范化、智能化水平，为全委的干部、党员、人才提供服务平台。在当今大数据时代，充分运用大数据理念，在统一的平台上通过对干部人才数据资源的整合，推进数据资源综合开发利用，将不断提升组织工作的科学化水平，夯实从严管党治党、从严管理干部的工作基础，为社会治理体系与治理能力现代化提供有力支撑。</w:t>
      </w:r>
    </w:p>
    <w:p w14:paraId="778927D9">
      <w:pPr>
        <w:ind w:firstLine="480"/>
      </w:pPr>
      <w:r>
        <w:rPr>
          <w:rFonts w:hint="eastAsia"/>
        </w:rPr>
        <w:t>2、社会效益</w:t>
      </w:r>
    </w:p>
    <w:p w14:paraId="63CAB188">
      <w:pPr>
        <w:ind w:firstLine="480"/>
      </w:pPr>
      <w:r>
        <w:rPr>
          <w:rFonts w:hint="eastAsia"/>
        </w:rPr>
        <w:t>本项目将实现集中统筹建设，节约建设资金。依据“统筹规划、集中建设”的原则，避免了各个业务条线分散建设、分散投入。</w:t>
      </w:r>
    </w:p>
    <w:p w14:paraId="7209986D">
      <w:pPr>
        <w:ind w:firstLine="480"/>
      </w:pPr>
      <w:r>
        <w:rPr>
          <w:rFonts w:hint="eastAsia"/>
        </w:rPr>
        <w:t>本项目提供统一的安全保障体系，实现安全保障资源的共建共享，提升安全防护能级的同时也节约了安全资源投入；本项目在满足市国资委干部人才业务管理需求的基础上，为各直属事业单位、监管企业提供统一的应用平台框架与接口，相关基础性应用框架既可以大大节约各单位个性化应用开发成本，同时也减少与市级平台的数据对接成本。</w:t>
      </w:r>
    </w:p>
    <w:p w14:paraId="75298E9F">
      <w:pPr>
        <w:ind w:firstLine="480"/>
      </w:pPr>
      <w:r>
        <w:rPr>
          <w:rFonts w:hint="eastAsia"/>
        </w:rPr>
        <w:t>通过本项目的建设，优化干部人才管理的业务流程、提升干部人才管理部门的工作效率，减少了人力成本的投入，也减少了不同层级单位之间的沟通交流成本，通过专题数据中心、安全保障体系建设，实现对各类资源的统筹汇聚，减少以往人工交换数据、汇聚数据、整理数据的工作成本。</w:t>
      </w:r>
    </w:p>
    <w:p w14:paraId="565161DF">
      <w:pPr>
        <w:pStyle w:val="5"/>
        <w:numPr>
          <w:ilvl w:val="3"/>
          <w:numId w:val="0"/>
        </w:numPr>
      </w:pPr>
      <w:r>
        <w:rPr>
          <w:rFonts w:hint="eastAsia" w:cs="宋体"/>
        </w:rPr>
        <w:t xml:space="preserve">2.5.1.2  </w:t>
      </w:r>
      <w:r>
        <w:rPr>
          <w:rFonts w:hint="eastAsia"/>
        </w:rPr>
        <w:t>投资监管管理子系统</w:t>
      </w:r>
    </w:p>
    <w:p w14:paraId="0B248873">
      <w:pPr>
        <w:ind w:firstLine="482"/>
        <w:rPr>
          <w:b/>
          <w:bCs/>
        </w:rPr>
      </w:pPr>
      <w:r>
        <w:rPr>
          <w:rFonts w:hint="eastAsia"/>
          <w:b/>
          <w:bCs/>
        </w:rPr>
        <w:t>1、经济效益</w:t>
      </w:r>
    </w:p>
    <w:p w14:paraId="13934E7D">
      <w:pPr>
        <w:ind w:firstLine="480"/>
      </w:pPr>
      <w:r>
        <w:rPr>
          <w:rFonts w:hint="eastAsia"/>
        </w:rPr>
        <w:t>优化资源配置：依据《上海市国资委监管企业投资监督管理办法》，监管促使企业投资决策更为审慎。在编制年度投资计划时，企业会更精准地将资源投向优势产业与高潜力项目，避免盲目投资与资源浪费，提升资产回报率，优化企业整体经济效益。​</w:t>
      </w:r>
    </w:p>
    <w:p w14:paraId="1536D96B">
      <w:pPr>
        <w:ind w:firstLine="480"/>
      </w:pPr>
      <w:r>
        <w:rPr>
          <w:rFonts w:hint="eastAsia"/>
        </w:rPr>
        <w:t>提升企业盈利能力：政策要求企业对投资项目进行严格的可行性研究与效益评估。在2025年度投资计划编制过程中，企业筛选出盈利能力强、回收期短的项目进行投资，有助于提升企业的营业收入与利润水平，增强企业的市场竞争力与抗风险能力。</w:t>
      </w:r>
    </w:p>
    <w:p w14:paraId="743FA6B3">
      <w:pPr>
        <w:ind w:firstLine="480"/>
      </w:pPr>
      <w:r>
        <w:rPr>
          <w:rFonts w:hint="eastAsia"/>
        </w:rPr>
        <w:t>2、社会效益</w:t>
      </w:r>
    </w:p>
    <w:p w14:paraId="48EB1025">
      <w:pPr>
        <w:ind w:firstLine="480"/>
      </w:pPr>
      <w:r>
        <w:rPr>
          <w:rFonts w:hint="eastAsia"/>
        </w:rPr>
        <w:t>促进产业升级：投资监管引导企业投资符合上海市产业发展战略的项目，推动传统产业转型升级，培育新兴产业。例如，企业在高端制造业、新能源、人工智能等领域的投资，带动相关产业链发展，提升上海产业的整体水平，促进产业结构优化，对城市经济可持续发展具有重要意义。​</w:t>
      </w:r>
    </w:p>
    <w:p w14:paraId="7CD743AA">
      <w:pPr>
        <w:ind w:firstLine="480"/>
      </w:pPr>
      <w:r>
        <w:rPr>
          <w:rFonts w:hint="eastAsia"/>
        </w:rPr>
        <w:t>增加就业机会：随着企业投资项目的落地与实施，无论是新建项目还是现有项目的扩能改造，都将创造直接和间接的就业岗位。从项目建设阶段的建筑施工、设备安装，到运营阶段的生产、管理、销售等环节，为不同技能水平的劳动力提供就业机会，对缓解就业压力、维护社会稳定发挥积极作用。</w:t>
      </w:r>
    </w:p>
    <w:p w14:paraId="694BC3FF">
      <w:pPr>
        <w:pStyle w:val="5"/>
        <w:numPr>
          <w:ilvl w:val="3"/>
          <w:numId w:val="0"/>
        </w:numPr>
      </w:pPr>
      <w:r>
        <w:rPr>
          <w:rFonts w:hint="eastAsia" w:cs="宋体"/>
        </w:rPr>
        <w:t xml:space="preserve">2.5.1.3  </w:t>
      </w:r>
      <w:r>
        <w:rPr>
          <w:rFonts w:hint="eastAsia"/>
        </w:rPr>
        <w:t>市属国企投资基金信息子系统</w:t>
      </w:r>
    </w:p>
    <w:p w14:paraId="1AAAF591">
      <w:pPr>
        <w:ind w:firstLine="480"/>
        <w:rPr>
          <w:rFonts w:cs="Times New Roman"/>
        </w:rPr>
      </w:pPr>
      <w:r>
        <w:rPr>
          <w:rFonts w:hint="eastAsia" w:cs="Times New Roman"/>
        </w:rPr>
        <w:t>通过建设市属国企投资基金信息系统，汇集市属国资相关直投基金或母基金备案信息、资金托管与使用、管理团队、被投项目等数据，利用多种统计和智能分析算法进行研判，构建管理者驾驶舱，让决策者直观了解市属国企投资基金的募资规模情况、投资情况、运营情况、退出情况及相关产业领域带动情况，更加准确地把握基金运营动态、更加科学地组建和指导基金运作，为市属国企投资基金健康可持续发展提供决策辅助。</w:t>
      </w:r>
    </w:p>
    <w:p w14:paraId="2B9B6CAE">
      <w:pPr>
        <w:ind w:firstLine="480"/>
        <w:rPr>
          <w:rFonts w:cs="Times New Roman"/>
        </w:rPr>
      </w:pPr>
      <w:r>
        <w:rPr>
          <w:rFonts w:hint="eastAsia" w:cs="Times New Roman"/>
        </w:rPr>
        <w:t>此外，构建市属国企投资基金信息系统有助于相关职能部门更加全面、准确、及时地掌握最新基金运行状况和关键运行指标，特别是基金在支持本地企业发展和打造产业集群方面所呈现的社会经济效益，进一步增强国有基金投资管理能力，提升基金治理现代化水平。</w:t>
      </w:r>
    </w:p>
    <w:p w14:paraId="04A5211D">
      <w:pPr>
        <w:pStyle w:val="5"/>
        <w:numPr>
          <w:ilvl w:val="3"/>
          <w:numId w:val="0"/>
        </w:numPr>
      </w:pPr>
      <w:r>
        <w:rPr>
          <w:rFonts w:hint="eastAsia" w:cs="宋体"/>
        </w:rPr>
        <w:t xml:space="preserve">2.5.1.4  </w:t>
      </w:r>
      <w:r>
        <w:rPr>
          <w:rFonts w:hint="eastAsia"/>
        </w:rPr>
        <w:t>国际化经营子系统</w:t>
      </w:r>
    </w:p>
    <w:p w14:paraId="4DF3F71A">
      <w:pPr>
        <w:ind w:firstLine="480"/>
      </w:pPr>
      <w:r>
        <w:rPr>
          <w:rFonts w:hint="eastAsia"/>
        </w:rPr>
        <w:t>1、经济效益</w:t>
      </w:r>
    </w:p>
    <w:p w14:paraId="235B88AC">
      <w:pPr>
        <w:ind w:firstLine="480"/>
      </w:pPr>
      <w:r>
        <w:rPr>
          <w:rFonts w:hint="eastAsia"/>
        </w:rPr>
        <w:t>通过及时发现和纠正企业国际化经营投资行为，能够有效防止国有资产流失，有效降低监管集团的经济损失，为企业保护资产安全提供有力支持。</w:t>
      </w:r>
    </w:p>
    <w:p w14:paraId="0996FB5D">
      <w:pPr>
        <w:ind w:firstLine="480"/>
      </w:pPr>
      <w:r>
        <w:rPr>
          <w:rFonts w:hint="eastAsia"/>
        </w:rPr>
        <w:t>通过体系化的数据采集和流程优化，减少人工操作，降低数据报送错误率和重复工作，从而节省人力成本和财务成本。</w:t>
      </w:r>
    </w:p>
    <w:p w14:paraId="0035E034">
      <w:pPr>
        <w:ind w:firstLine="480"/>
      </w:pPr>
      <w:r>
        <w:rPr>
          <w:rFonts w:hint="eastAsia"/>
        </w:rPr>
        <w:t>通过提升数据治理与数据分析水平，增加数据使用频率，提高数据交换量和数据存储量，从而提升数据资产的价值。</w:t>
      </w:r>
    </w:p>
    <w:p w14:paraId="2DE6CDF5">
      <w:pPr>
        <w:ind w:firstLine="480"/>
      </w:pPr>
      <w:r>
        <w:rPr>
          <w:rFonts w:hint="eastAsia"/>
        </w:rPr>
        <w:t>2、社会效益</w:t>
      </w:r>
    </w:p>
    <w:p w14:paraId="0A780A26">
      <w:pPr>
        <w:ind w:firstLine="480"/>
      </w:pPr>
      <w:r>
        <w:rPr>
          <w:rFonts w:hint="eastAsia"/>
        </w:rPr>
        <w:t>（1）服务覆盖面扩大：通过数字化手段，扩大服务覆盖面，使更多监管企业受益。</w:t>
      </w:r>
    </w:p>
    <w:p w14:paraId="3A2A0303">
      <w:pPr>
        <w:ind w:firstLine="480"/>
      </w:pPr>
      <w:r>
        <w:rPr>
          <w:rFonts w:hint="eastAsia"/>
        </w:rPr>
        <w:t>（2）办事效率提升：简化业务流程，减少办事时间，提高政府服务的响应速度和办事效率。</w:t>
      </w:r>
    </w:p>
    <w:p w14:paraId="78C24E32">
      <w:pPr>
        <w:ind w:firstLine="480"/>
      </w:pPr>
      <w:r>
        <w:rPr>
          <w:rFonts w:hint="eastAsia"/>
        </w:rPr>
        <w:t>（3）数据准确率提高：提高数据质量，确保决策支持的准确性，提升政府公信力。</w:t>
      </w:r>
    </w:p>
    <w:p w14:paraId="513ED8A3">
      <w:pPr>
        <w:ind w:firstLine="480"/>
      </w:pPr>
      <w:r>
        <w:rPr>
          <w:rFonts w:hint="eastAsia"/>
        </w:rPr>
        <w:t>（4）环境效益：通过数字化管理减少纸张等办公用品的使用，降低碳排放，提升环境质量。</w:t>
      </w:r>
    </w:p>
    <w:p w14:paraId="7309C472">
      <w:pPr>
        <w:ind w:firstLine="480"/>
      </w:pPr>
      <w:r>
        <w:rPr>
          <w:rFonts w:hint="eastAsia"/>
        </w:rPr>
        <w:t>（5）社会稳定性增强：通过及时准确的数据发布和社会预警系统，增强社会稳定性。</w:t>
      </w:r>
    </w:p>
    <w:p w14:paraId="58C24472">
      <w:pPr>
        <w:pStyle w:val="5"/>
        <w:numPr>
          <w:ilvl w:val="3"/>
          <w:numId w:val="0"/>
        </w:numPr>
      </w:pPr>
      <w:r>
        <w:rPr>
          <w:rFonts w:hint="eastAsia" w:cs="宋体"/>
        </w:rPr>
        <w:t xml:space="preserve">2.5.1.5  </w:t>
      </w:r>
      <w:r>
        <w:rPr>
          <w:rFonts w:hint="eastAsia"/>
        </w:rPr>
        <w:t>国企价值评估子系统</w:t>
      </w:r>
    </w:p>
    <w:p w14:paraId="2FC8AD25">
      <w:pPr>
        <w:ind w:firstLine="482"/>
        <w:rPr>
          <w:b/>
          <w:bCs/>
        </w:rPr>
      </w:pPr>
      <w:r>
        <w:rPr>
          <w:rFonts w:hint="eastAsia"/>
          <w:b/>
          <w:bCs/>
        </w:rPr>
        <w:t>1、经济效益</w:t>
      </w:r>
    </w:p>
    <w:p w14:paraId="40A73537">
      <w:pPr>
        <w:ind w:firstLine="480"/>
      </w:pPr>
      <w:r>
        <w:rPr>
          <w:rFonts w:hint="eastAsia"/>
        </w:rPr>
        <w:t>根据国务院国资委和上海市国资委要求，本项目进行企业价值指数系统升级及数据运维服务，按实际需要进行业务流程定制开发，从市国资委现有系统的整体安全性、功能复用性、信息资源的共享利用率进行综合考虑，从而从全局上和根本上避免重复建设，节省改造及运维采购。通过统一建设、协同共享，实现企业价值指数系统升级等。</w:t>
      </w:r>
    </w:p>
    <w:p w14:paraId="69B15179">
      <w:pPr>
        <w:ind w:firstLine="482"/>
        <w:rPr>
          <w:b/>
          <w:bCs/>
        </w:rPr>
      </w:pPr>
      <w:r>
        <w:rPr>
          <w:rFonts w:hint="eastAsia"/>
          <w:b/>
          <w:bCs/>
        </w:rPr>
        <w:t>2、社会效益</w:t>
      </w:r>
    </w:p>
    <w:p w14:paraId="528F8EA2">
      <w:pPr>
        <w:ind w:firstLine="480"/>
      </w:pPr>
      <w:r>
        <w:rPr>
          <w:rFonts w:hint="eastAsia"/>
        </w:rPr>
        <w:t>通过本项目实现市国资委现有系统升级及数据运维服务，并为之提供有效手段，满足市国资委用户和评估处日常工作要求，进而提高办公效率，减轻工作人员工作负担，节约办公经费，实现国有资产信息化、决策可选化，使得委内各处室能够良好、高效、低成本的运行，使得领导能够对国有资产实现有效的监督和管理。通过本项目优化现有系统功能，优化评估方法，在提高效率的基础上，增加预测精度。</w:t>
      </w:r>
    </w:p>
    <w:p w14:paraId="685FCA78">
      <w:pPr>
        <w:pStyle w:val="5"/>
        <w:numPr>
          <w:ilvl w:val="3"/>
          <w:numId w:val="0"/>
        </w:numPr>
      </w:pPr>
      <w:r>
        <w:rPr>
          <w:rFonts w:hint="eastAsia" w:cs="宋体"/>
        </w:rPr>
        <w:t xml:space="preserve">2.5.1.6  </w:t>
      </w:r>
      <w:r>
        <w:rPr>
          <w:rFonts w:hint="eastAsia"/>
        </w:rPr>
        <w:t>全面风险预警管理子系统</w:t>
      </w:r>
    </w:p>
    <w:p w14:paraId="3DE753D5">
      <w:pPr>
        <w:ind w:firstLine="482"/>
        <w:rPr>
          <w:rFonts w:cs="Times New Roman"/>
          <w:b/>
          <w:bCs/>
        </w:rPr>
      </w:pPr>
      <w:r>
        <w:rPr>
          <w:rFonts w:hint="eastAsia" w:cs="Times New Roman"/>
          <w:b/>
          <w:bCs/>
        </w:rPr>
        <w:t>1、</w:t>
      </w:r>
      <w:r>
        <w:rPr>
          <w:rFonts w:cs="Times New Roman"/>
          <w:b/>
          <w:bCs/>
        </w:rPr>
        <w:t>经济效益</w:t>
      </w:r>
    </w:p>
    <w:p w14:paraId="6E87DDFB">
      <w:pPr>
        <w:ind w:firstLine="480"/>
        <w:rPr>
          <w:rFonts w:cs="Times New Roman"/>
        </w:rPr>
      </w:pPr>
      <w:r>
        <w:rPr>
          <w:rFonts w:hint="eastAsia" w:cs="Times New Roman"/>
        </w:rPr>
        <w:t>（1）</w:t>
      </w:r>
      <w:r>
        <w:rPr>
          <w:rFonts w:cs="Times New Roman"/>
        </w:rPr>
        <w:t>提高企业风险预警效率与效果</w:t>
      </w:r>
    </w:p>
    <w:p w14:paraId="6D5BCA96">
      <w:pPr>
        <w:ind w:firstLine="480"/>
        <w:rPr>
          <w:rFonts w:cs="Times New Roman"/>
        </w:rPr>
      </w:pPr>
      <w:r>
        <w:rPr>
          <w:rFonts w:cs="Times New Roman"/>
        </w:rPr>
        <w:t>全面风险预警管理子系统通过信息化手段，对风险控制的各个环节进行高效、精准的预警和管理。这不仅可以显著提高风险问询的执行效率，确保各项应对措施得到及时、有效的执行，提升风险预警的整体效果。</w:t>
      </w:r>
    </w:p>
    <w:p w14:paraId="7577C59D">
      <w:pPr>
        <w:ind w:firstLine="480"/>
        <w:rPr>
          <w:rFonts w:cs="Times New Roman"/>
        </w:rPr>
      </w:pPr>
      <w:r>
        <w:rPr>
          <w:rFonts w:hint="eastAsia" w:cs="Times New Roman"/>
        </w:rPr>
        <w:t>（2）</w:t>
      </w:r>
      <w:r>
        <w:rPr>
          <w:rFonts w:cs="Times New Roman"/>
        </w:rPr>
        <w:t>降低企业风险管理成本</w:t>
      </w:r>
    </w:p>
    <w:p w14:paraId="0EE5123F">
      <w:pPr>
        <w:ind w:firstLine="480"/>
        <w:rPr>
          <w:rFonts w:cs="Times New Roman"/>
        </w:rPr>
      </w:pPr>
      <w:r>
        <w:rPr>
          <w:rFonts w:cs="Times New Roman"/>
        </w:rPr>
        <w:t>减少人力成本：传统的风险预警工作往往需要大量的人力资源，包括审计、检查、问询等环节。而全面风险预警管理子系统可以通过预设</w:t>
      </w:r>
      <w:r>
        <w:rPr>
          <w:rFonts w:hint="eastAsia" w:cs="Times New Roman"/>
        </w:rPr>
        <w:t>算法</w:t>
      </w:r>
      <w:r>
        <w:rPr>
          <w:rFonts w:cs="Times New Roman"/>
        </w:rPr>
        <w:t>自动化处理部分测算工作，从而减少了对人工的依赖，降低了人力成本。</w:t>
      </w:r>
    </w:p>
    <w:p w14:paraId="04F9B842">
      <w:pPr>
        <w:ind w:firstLine="480"/>
        <w:rPr>
          <w:rFonts w:cs="Times New Roman"/>
        </w:rPr>
      </w:pPr>
      <w:r>
        <w:rPr>
          <w:rFonts w:cs="Times New Roman"/>
        </w:rPr>
        <w:t>节约时间成本：通过信息化手段，全面风险预警管理子系统可以迅速完成预警工作，并生成详细的预警报告，为企业决策层提供及时、准确的信息支持。这有助于企业快速响应市场变化，降低时间成本。</w:t>
      </w:r>
    </w:p>
    <w:p w14:paraId="7B1E6662">
      <w:pPr>
        <w:ind w:firstLine="480"/>
        <w:rPr>
          <w:rFonts w:cs="Times New Roman"/>
        </w:rPr>
      </w:pPr>
      <w:r>
        <w:rPr>
          <w:rFonts w:hint="eastAsia" w:cs="Times New Roman"/>
        </w:rPr>
        <w:t>（3）</w:t>
      </w:r>
      <w:r>
        <w:rPr>
          <w:rFonts w:cs="Times New Roman"/>
        </w:rPr>
        <w:t>增强企业竞争力</w:t>
      </w:r>
    </w:p>
    <w:p w14:paraId="584AB676">
      <w:pPr>
        <w:ind w:firstLine="480"/>
        <w:rPr>
          <w:rFonts w:cs="Times New Roman"/>
        </w:rPr>
      </w:pPr>
      <w:r>
        <w:rPr>
          <w:rFonts w:cs="Times New Roman"/>
        </w:rPr>
        <w:t>提升风险管理能力：全面风险预警子系统能够全面、准确地评估企业面临的各种风险，并为企业提供有效的风险应对措施。这有助于企业提升风险管理能力，降低经营风险，从而增强企业的竞争力。</w:t>
      </w:r>
    </w:p>
    <w:p w14:paraId="4546A642">
      <w:pPr>
        <w:ind w:firstLine="480"/>
        <w:rPr>
          <w:rFonts w:cs="Times New Roman"/>
        </w:rPr>
      </w:pPr>
      <w:r>
        <w:rPr>
          <w:rFonts w:hint="eastAsia" w:cs="Times New Roman"/>
        </w:rPr>
        <w:t>（4）</w:t>
      </w:r>
      <w:r>
        <w:rPr>
          <w:rFonts w:cs="Times New Roman"/>
        </w:rPr>
        <w:t>促进可持续发展</w:t>
      </w:r>
    </w:p>
    <w:p w14:paraId="42650034">
      <w:pPr>
        <w:ind w:firstLine="480"/>
        <w:rPr>
          <w:rFonts w:cs="Times New Roman"/>
        </w:rPr>
      </w:pPr>
      <w:r>
        <w:rPr>
          <w:rFonts w:cs="Times New Roman"/>
        </w:rPr>
        <w:t>提升企业形象：通过加强风险管理，企业可以树立良好的企业形象，增强投资者和消费者的信心。这有助于企业吸引更多的投资和消费者，扩大市场份额，提升企业的经济效益。</w:t>
      </w:r>
    </w:p>
    <w:p w14:paraId="37C596A5">
      <w:pPr>
        <w:ind w:firstLine="482"/>
        <w:rPr>
          <w:rFonts w:cs="Times New Roman"/>
          <w:b/>
          <w:bCs/>
        </w:rPr>
      </w:pPr>
      <w:r>
        <w:rPr>
          <w:rFonts w:hint="eastAsia" w:cs="Times New Roman"/>
          <w:b/>
          <w:bCs/>
        </w:rPr>
        <w:t>2、社会效益</w:t>
      </w:r>
    </w:p>
    <w:p w14:paraId="323103EB">
      <w:pPr>
        <w:ind w:firstLine="480"/>
        <w:rPr>
          <w:rFonts w:cs="Times New Roman"/>
        </w:rPr>
      </w:pPr>
      <w:r>
        <w:rPr>
          <w:rFonts w:hint="eastAsia" w:cs="Times New Roman"/>
        </w:rPr>
        <w:t>（1）提升企业管理水平</w:t>
      </w:r>
    </w:p>
    <w:p w14:paraId="1D702F41">
      <w:pPr>
        <w:ind w:firstLine="480"/>
        <w:rPr>
          <w:rFonts w:cs="Times New Roman"/>
        </w:rPr>
      </w:pPr>
      <w:r>
        <w:rPr>
          <w:rFonts w:hint="eastAsia" w:cs="Times New Roman"/>
        </w:rPr>
        <w:t>全面风险预警子系统通过对企业风险点的全面评估与监测，有助于企业及时发现管理上的漏洞与不足，从而推动企业进行针对性的改进与优化。这不仅提升了企业的管理水平，还增强了企业的市场竞争力，为企业的稳健发展奠定了坚实基础。这种管理水平的提升，对于整个社会经济环境的优化也起到了积极作用。</w:t>
      </w:r>
    </w:p>
    <w:p w14:paraId="73D1A521">
      <w:pPr>
        <w:ind w:firstLine="480"/>
        <w:rPr>
          <w:rFonts w:cs="Times New Roman"/>
        </w:rPr>
      </w:pPr>
      <w:r>
        <w:rPr>
          <w:rFonts w:hint="eastAsia" w:cs="Times New Roman"/>
        </w:rPr>
        <w:t>（2）增强企业风险防控能力</w:t>
      </w:r>
    </w:p>
    <w:p w14:paraId="4CB8DEFF">
      <w:pPr>
        <w:ind w:firstLine="480"/>
        <w:rPr>
          <w:rFonts w:cs="Times New Roman"/>
        </w:rPr>
      </w:pPr>
      <w:r>
        <w:rPr>
          <w:rFonts w:hint="eastAsia" w:cs="Times New Roman"/>
        </w:rPr>
        <w:t>全面风险预警子系统能够对企业风险进行及时识别与评估，帮助企业制定有效的风险防控措施。这有助于降低企业的经营风险，减少经济损失，保障企业的可持续发展。同时，企业风险防控能力的提升，也对于整个社会经济体系的稳定与安全具有重要意义。</w:t>
      </w:r>
    </w:p>
    <w:p w14:paraId="6B4FA7CA">
      <w:pPr>
        <w:ind w:firstLine="480"/>
        <w:rPr>
          <w:rFonts w:cs="Times New Roman"/>
        </w:rPr>
      </w:pPr>
      <w:r>
        <w:rPr>
          <w:rFonts w:hint="eastAsia" w:cs="Times New Roman"/>
        </w:rPr>
        <w:t>（3）推动社会诚信体系建设</w:t>
      </w:r>
    </w:p>
    <w:p w14:paraId="69E4D156">
      <w:pPr>
        <w:ind w:firstLine="480"/>
        <w:rPr>
          <w:rFonts w:cs="Times New Roman"/>
        </w:rPr>
      </w:pPr>
      <w:r>
        <w:rPr>
          <w:rFonts w:hint="eastAsia" w:cs="Times New Roman"/>
        </w:rPr>
        <w:t>全面风险预警管理子系统的实施，有助于推动企业诚信经营，加强企业自律。通过内控测评，企业能够及时发现并纠正自身存在的问题，不断提升自身的诚信度。这有助于推动社会诚信体系的建设，提高整个社会的诚信水平，为社会的和谐与发展创造有利条件。</w:t>
      </w:r>
    </w:p>
    <w:p w14:paraId="0A3FD23F">
      <w:pPr>
        <w:pStyle w:val="5"/>
        <w:numPr>
          <w:ilvl w:val="3"/>
          <w:numId w:val="0"/>
        </w:numPr>
      </w:pPr>
      <w:r>
        <w:rPr>
          <w:rFonts w:hint="eastAsia" w:cs="宋体"/>
        </w:rPr>
        <w:t xml:space="preserve">2.5.1.7  </w:t>
      </w:r>
      <w:r>
        <w:rPr>
          <w:rFonts w:hint="eastAsia"/>
        </w:rPr>
        <w:t>国资监管采集子系统</w:t>
      </w:r>
    </w:p>
    <w:p w14:paraId="4D7173FB">
      <w:pPr>
        <w:ind w:firstLine="482"/>
        <w:rPr>
          <w:b/>
          <w:bCs/>
        </w:rPr>
      </w:pPr>
      <w:r>
        <w:rPr>
          <w:rFonts w:hint="eastAsia"/>
          <w:b/>
          <w:bCs/>
        </w:rPr>
        <w:t>1、经济效益</w:t>
      </w:r>
    </w:p>
    <w:p w14:paraId="147B4DC3">
      <w:pPr>
        <w:ind w:firstLine="480"/>
        <w:rPr>
          <w:rFonts w:cs="Times New Roman"/>
        </w:rPr>
      </w:pPr>
      <w:r>
        <w:rPr>
          <w:rFonts w:cs="Times New Roman"/>
        </w:rPr>
        <w:t>成本节约：通过自动化数据采集和流程优化，减少人工操作，降低错误率和重复工作，从而节省人力成本和财务成本。</w:t>
      </w:r>
    </w:p>
    <w:p w14:paraId="5962E2B1">
      <w:pPr>
        <w:ind w:firstLine="480"/>
        <w:rPr>
          <w:rFonts w:cs="Times New Roman"/>
        </w:rPr>
      </w:pPr>
      <w:r>
        <w:rPr>
          <w:rFonts w:cs="Times New Roman"/>
        </w:rPr>
        <w:t>资源优化：提高硬件设备和软件产品的利用率，通过系统化管理减少资源浪费。</w:t>
      </w:r>
    </w:p>
    <w:p w14:paraId="419F8AA0">
      <w:pPr>
        <w:ind w:firstLine="480"/>
        <w:rPr>
          <w:rFonts w:cs="Times New Roman"/>
        </w:rPr>
      </w:pPr>
      <w:r>
        <w:rPr>
          <w:rFonts w:cs="Times New Roman"/>
        </w:rPr>
        <w:t>数据服务与数据治理水平提升：通过提升数据服务与数据治理水平，增加数据调用量，提高数据交换量和数据存储量，从而提升数据资产的价值。</w:t>
      </w:r>
    </w:p>
    <w:p w14:paraId="2095EC4D">
      <w:pPr>
        <w:ind w:firstLine="480"/>
        <w:rPr>
          <w:rFonts w:cs="Times New Roman"/>
        </w:rPr>
      </w:pPr>
      <w:r>
        <w:rPr>
          <w:rFonts w:cs="Times New Roman"/>
        </w:rPr>
        <w:t>系统可靠性增强：提高系统的稳定性和可靠性，减少系统故障时间，从而降低运维成本和提高工作效率。</w:t>
      </w:r>
    </w:p>
    <w:p w14:paraId="32970716">
      <w:pPr>
        <w:ind w:firstLine="482"/>
        <w:rPr>
          <w:rFonts w:cs="Times New Roman"/>
          <w:b/>
          <w:bCs/>
        </w:rPr>
      </w:pPr>
      <w:r>
        <w:rPr>
          <w:rFonts w:hint="eastAsia" w:cs="Times New Roman"/>
          <w:b/>
          <w:bCs/>
        </w:rPr>
        <w:t>2、社会效益</w:t>
      </w:r>
    </w:p>
    <w:p w14:paraId="66F7AAE9">
      <w:pPr>
        <w:ind w:firstLine="480"/>
        <w:rPr>
          <w:rFonts w:cs="Times New Roman"/>
        </w:rPr>
      </w:pPr>
      <w:r>
        <w:rPr>
          <w:rFonts w:hint="eastAsia" w:cs="Times New Roman"/>
        </w:rPr>
        <w:t>服务覆盖面扩大：通过数字化手段，扩大服务覆盖面，使更多监管企业受益。</w:t>
      </w:r>
    </w:p>
    <w:p w14:paraId="46649744">
      <w:pPr>
        <w:ind w:firstLine="480"/>
        <w:rPr>
          <w:rFonts w:cs="Times New Roman"/>
        </w:rPr>
      </w:pPr>
      <w:r>
        <w:rPr>
          <w:rFonts w:hint="eastAsia" w:cs="Times New Roman"/>
        </w:rPr>
        <w:t>办事效率提升：简化业务流程，减少办事时间，提高政府服务的响应速度和办事效率。</w:t>
      </w:r>
    </w:p>
    <w:p w14:paraId="1C0BF7C1">
      <w:pPr>
        <w:ind w:firstLine="480"/>
        <w:rPr>
          <w:rFonts w:cs="Times New Roman"/>
        </w:rPr>
      </w:pPr>
      <w:r>
        <w:rPr>
          <w:rFonts w:hint="eastAsia" w:cs="Times New Roman"/>
        </w:rPr>
        <w:t>数据准确率提高：提高数据质量，确保决策支持的准确性，提升政府公信力。</w:t>
      </w:r>
    </w:p>
    <w:p w14:paraId="122C57BF">
      <w:pPr>
        <w:ind w:firstLine="480"/>
        <w:rPr>
          <w:rFonts w:cs="Times New Roman"/>
        </w:rPr>
      </w:pPr>
      <w:r>
        <w:rPr>
          <w:rFonts w:hint="eastAsia" w:cs="Times New Roman"/>
        </w:rPr>
        <w:t>环境效益：通过数字化管理减少纸张等办公用品的使用，降低碳排放，提升环境质量。</w:t>
      </w:r>
    </w:p>
    <w:p w14:paraId="4A2EE971">
      <w:pPr>
        <w:ind w:firstLine="480"/>
        <w:rPr>
          <w:rFonts w:cs="Times New Roman"/>
        </w:rPr>
      </w:pPr>
      <w:r>
        <w:rPr>
          <w:rFonts w:hint="eastAsia" w:cs="Times New Roman"/>
        </w:rPr>
        <w:t>社会稳定性增强：通过及时准确的数据发布和社会预警系统，增强社会稳定性。</w:t>
      </w:r>
    </w:p>
    <w:p w14:paraId="04BE7097">
      <w:pPr>
        <w:pStyle w:val="5"/>
        <w:numPr>
          <w:ilvl w:val="3"/>
          <w:numId w:val="0"/>
        </w:numPr>
      </w:pPr>
      <w:r>
        <w:rPr>
          <w:rFonts w:hint="eastAsia" w:cs="宋体"/>
        </w:rPr>
        <w:t xml:space="preserve">2.5.1.8  </w:t>
      </w:r>
      <w:r>
        <w:rPr>
          <w:rFonts w:hint="eastAsia"/>
        </w:rPr>
        <w:t>国资经营预算管理子系统</w:t>
      </w:r>
    </w:p>
    <w:p w14:paraId="18F210D9">
      <w:pPr>
        <w:ind w:firstLine="482"/>
        <w:rPr>
          <w:b/>
          <w:bCs/>
        </w:rPr>
      </w:pPr>
      <w:r>
        <w:rPr>
          <w:rFonts w:hint="eastAsia"/>
          <w:b/>
          <w:bCs/>
        </w:rPr>
        <w:t>1、经济效益</w:t>
      </w:r>
    </w:p>
    <w:p w14:paraId="197D0CF5">
      <w:pPr>
        <w:ind w:firstLine="480"/>
      </w:pPr>
      <w:r>
        <w:rPr>
          <w:rFonts w:hint="eastAsia"/>
        </w:rPr>
        <w:t>资本配置优化：国资经营预算通过科学规划和合理分配国有资本，确保资金投向高效益领域，避免资源浪费。这不仅提升了资本使用效率，还促进了国有企业的可持续发展。</w:t>
      </w:r>
    </w:p>
    <w:p w14:paraId="6D66C85A">
      <w:pPr>
        <w:ind w:firstLine="480"/>
      </w:pPr>
      <w:r>
        <w:rPr>
          <w:rFonts w:hint="eastAsia"/>
        </w:rPr>
        <w:t>企业效益提升：通过预算管理，国有企业能够更好地控制成本、提高运营效率，从而增强盈利能力。</w:t>
      </w:r>
    </w:p>
    <w:p w14:paraId="1B210B20">
      <w:pPr>
        <w:ind w:firstLine="480"/>
      </w:pPr>
      <w:r>
        <w:rPr>
          <w:rFonts w:hint="eastAsia"/>
        </w:rPr>
        <w:t>促进保值增值：预算管理以实现国有资本的保值增值为核心目标，通过利润分配、投资回报等手段，确保国有资产在市场化运作中实现价值最大化。</w:t>
      </w:r>
    </w:p>
    <w:p w14:paraId="5DB489CA">
      <w:pPr>
        <w:ind w:firstLine="482"/>
        <w:rPr>
          <w:b/>
          <w:bCs/>
        </w:rPr>
      </w:pPr>
      <w:r>
        <w:rPr>
          <w:rFonts w:hint="eastAsia"/>
          <w:b/>
          <w:bCs/>
        </w:rPr>
        <w:t>2、社会效益</w:t>
      </w:r>
    </w:p>
    <w:p w14:paraId="7216E8F1">
      <w:pPr>
        <w:ind w:firstLine="480"/>
      </w:pPr>
      <w:r>
        <w:rPr>
          <w:rFonts w:hint="eastAsia"/>
        </w:rPr>
        <w:t>（1）</w:t>
      </w:r>
      <w:r>
        <w:t>推动可持续发展</w:t>
      </w:r>
    </w:p>
    <w:p w14:paraId="73F3483A">
      <w:pPr>
        <w:ind w:firstLine="480"/>
      </w:pPr>
      <w:r>
        <w:t>绿色经济发展：国资经营预算管理鼓励国有企业投资环保、新能源等领域，推动绿色技术创新，助力实现“双碳”目标。</w:t>
      </w:r>
    </w:p>
    <w:p w14:paraId="5726E1D0">
      <w:pPr>
        <w:ind w:firstLine="480"/>
      </w:pPr>
      <w:r>
        <w:t>社会责任履行：通过预算安排，国有企业能够更好地履行社会责任。</w:t>
      </w:r>
    </w:p>
    <w:p w14:paraId="09B1D570">
      <w:pPr>
        <w:ind w:firstLine="480"/>
      </w:pPr>
      <w:r>
        <w:rPr>
          <w:rFonts w:hint="eastAsia"/>
        </w:rPr>
        <w:t>（2）</w:t>
      </w:r>
      <w:r>
        <w:t>促进就业与社会稳定</w:t>
      </w:r>
    </w:p>
    <w:p w14:paraId="0655DA3F">
      <w:pPr>
        <w:ind w:firstLine="480"/>
      </w:pPr>
      <w:r>
        <w:t>创造就业机会：国资经营预算支持国有企业扩大生产经营规模，从而创造更多就业岗位，缓解社会就业压力。</w:t>
      </w:r>
    </w:p>
    <w:p w14:paraId="26A24AFA">
      <w:pPr>
        <w:ind w:firstLine="480"/>
      </w:pPr>
      <w:r>
        <w:t>维护社会稳定：通过合理分配国有资本收益，支持地方经济发展和社会建设，减少社会矛盾，增强社会和谐。</w:t>
      </w:r>
    </w:p>
    <w:p w14:paraId="3B23131D">
      <w:pPr>
        <w:ind w:firstLine="480"/>
      </w:pPr>
      <w:r>
        <w:rPr>
          <w:rFonts w:hint="eastAsia"/>
        </w:rPr>
        <w:t>（3）</w:t>
      </w:r>
      <w:r>
        <w:t>服务国家战略目标</w:t>
      </w:r>
    </w:p>
    <w:p w14:paraId="4BA12583">
      <w:pPr>
        <w:ind w:firstLine="480"/>
      </w:pPr>
      <w:r>
        <w:t>助力科技创新：国资经营预算管理为国有企业研发创新提供资金支持，推动关键技术突破，提升国家科技竞争力。</w:t>
      </w:r>
    </w:p>
    <w:p w14:paraId="0028F49A">
      <w:pPr>
        <w:ind w:firstLine="480"/>
      </w:pPr>
      <w:r>
        <w:t>支持乡村振兴：通过预算安排，引导国有资本流向农村基础设施建设和农业现代化领域，助力乡村振兴战略实施。</w:t>
      </w:r>
    </w:p>
    <w:p w14:paraId="3E3C5B89">
      <w:pPr>
        <w:pStyle w:val="5"/>
        <w:numPr>
          <w:ilvl w:val="3"/>
          <w:numId w:val="0"/>
        </w:numPr>
      </w:pPr>
      <w:r>
        <w:rPr>
          <w:rFonts w:hint="eastAsia" w:cs="宋体"/>
        </w:rPr>
        <w:t xml:space="preserve">2.5.1.9  </w:t>
      </w:r>
      <w:r>
        <w:rPr>
          <w:rFonts w:hint="eastAsia"/>
        </w:rPr>
        <w:t>企业分配事中事后监管子系统</w:t>
      </w:r>
    </w:p>
    <w:p w14:paraId="2C907B54">
      <w:pPr>
        <w:ind w:firstLine="482"/>
        <w:rPr>
          <w:rFonts w:cs="Times New Roman"/>
          <w:b/>
          <w:bCs/>
        </w:rPr>
      </w:pPr>
      <w:r>
        <w:rPr>
          <w:rFonts w:hint="eastAsia" w:cs="Times New Roman"/>
          <w:b/>
          <w:bCs/>
        </w:rPr>
        <w:t>1、经济效益</w:t>
      </w:r>
    </w:p>
    <w:p w14:paraId="3DD7FE3D">
      <w:pPr>
        <w:ind w:firstLine="480"/>
        <w:rPr>
          <w:rFonts w:cs="Times New Roman"/>
        </w:rPr>
      </w:pPr>
      <w:r>
        <w:rPr>
          <w:rFonts w:cs="Times New Roman"/>
        </w:rPr>
        <w:t>帮助减少国有企业收入分配不合理，国有企业工资决定机制市场化分配程度不高、分配秩序不规范、监管体制不健全等问题，助力国有企业实行工资总额同经济效益挂钩办法，帮助监管企业建立健全与劳动力市场基本适应、与企业经济效益和劳动生产率挂钩的工资决定和正常增长机制。</w:t>
      </w:r>
    </w:p>
    <w:p w14:paraId="224130E5">
      <w:pPr>
        <w:ind w:firstLine="482"/>
        <w:rPr>
          <w:rFonts w:cs="Times New Roman"/>
          <w:b/>
          <w:bCs/>
        </w:rPr>
      </w:pPr>
      <w:r>
        <w:rPr>
          <w:rFonts w:hint="eastAsia" w:cs="Times New Roman"/>
          <w:b/>
          <w:bCs/>
        </w:rPr>
        <w:t>2、社会效益</w:t>
      </w:r>
    </w:p>
    <w:p w14:paraId="39FD86A7">
      <w:pPr>
        <w:ind w:firstLine="480"/>
        <w:rPr>
          <w:rFonts w:cs="Times New Roman"/>
        </w:rPr>
      </w:pPr>
      <w:r>
        <w:rPr>
          <w:rFonts w:hint="eastAsia" w:cs="Times New Roman"/>
        </w:rPr>
        <w:t>积极响应国家政策文件，国有企业工资决定机制改革是完善国有企业现代企业制度的重要内容，是深化收入分配制度改革的重要任务；该项目促进国有企业健康发展,关注职工切身利益,助力收入分配合理有序。</w:t>
      </w:r>
    </w:p>
    <w:p w14:paraId="4E2376C1">
      <w:pPr>
        <w:ind w:firstLine="480"/>
        <w:rPr>
          <w:rFonts w:cs="Times New Roman"/>
        </w:rPr>
      </w:pPr>
      <w:r>
        <w:rPr>
          <w:rFonts w:hint="eastAsia" w:cs="Times New Roman"/>
        </w:rPr>
        <w:t>基础设施完善，业务流程简化、业务数据精准度提升，落实44家监管企业监管需求，提高用户满意度。</w:t>
      </w:r>
    </w:p>
    <w:p w14:paraId="418FABE5">
      <w:pPr>
        <w:pStyle w:val="5"/>
        <w:numPr>
          <w:ilvl w:val="3"/>
          <w:numId w:val="0"/>
        </w:numPr>
      </w:pPr>
      <w:r>
        <w:rPr>
          <w:rFonts w:hint="eastAsia" w:cs="宋体"/>
        </w:rPr>
        <w:t xml:space="preserve">2.5.1.10  </w:t>
      </w:r>
      <w:r>
        <w:rPr>
          <w:rFonts w:hint="eastAsia"/>
        </w:rPr>
        <w:t>国有房地资产信息监管子系统</w:t>
      </w:r>
    </w:p>
    <w:p w14:paraId="3FC24B9B">
      <w:pPr>
        <w:ind w:firstLine="482"/>
        <w:rPr>
          <w:rFonts w:cs="Times New Roman"/>
          <w:b/>
          <w:bCs/>
        </w:rPr>
      </w:pPr>
      <w:r>
        <w:rPr>
          <w:rFonts w:hint="eastAsia" w:cs="Times New Roman"/>
          <w:b/>
          <w:bCs/>
        </w:rPr>
        <w:t>1、经济效益</w:t>
      </w:r>
    </w:p>
    <w:p w14:paraId="1BDB43DD">
      <w:pPr>
        <w:ind w:firstLine="480"/>
        <w:rPr>
          <w:rFonts w:cs="Times New Roman"/>
        </w:rPr>
      </w:pPr>
      <w:r>
        <w:rPr>
          <w:rFonts w:hint="eastAsia" w:cs="Times New Roman"/>
        </w:rPr>
        <w:t>通过数字化手段，国资不动产租赁平台能够实现资产信息的统一录入、分类管理与实时更新，提高资产利用效率。租户可以在平台上快速找到合适的不动产资源，减少空置率，提升整体资源利用率。</w:t>
      </w:r>
    </w:p>
    <w:p w14:paraId="45C744DC">
      <w:pPr>
        <w:ind w:firstLine="482"/>
        <w:rPr>
          <w:rFonts w:cs="Times New Roman"/>
          <w:b/>
          <w:bCs/>
        </w:rPr>
      </w:pPr>
      <w:r>
        <w:rPr>
          <w:rFonts w:hint="eastAsia" w:cs="Times New Roman"/>
          <w:b/>
          <w:bCs/>
        </w:rPr>
        <w:t>2、社会效益</w:t>
      </w:r>
    </w:p>
    <w:p w14:paraId="08A98205">
      <w:pPr>
        <w:ind w:firstLine="480"/>
        <w:rPr>
          <w:rFonts w:cs="Times New Roman"/>
        </w:rPr>
      </w:pPr>
      <w:r>
        <w:rPr>
          <w:rFonts w:hint="eastAsia" w:cs="Times New Roman"/>
        </w:rPr>
        <w:t>平台通过制定统一的租赁标准和流程，规范市场行为，减少租赁过程中的纠纷和风险。公开透明的租赁流程增强市场的公信力，减少信息不对称现象。同时，为监管部门提供数据支持，便于其进行市场分析和政策制定。</w:t>
      </w:r>
    </w:p>
    <w:p w14:paraId="69EDA1FA">
      <w:pPr>
        <w:pStyle w:val="5"/>
        <w:numPr>
          <w:ilvl w:val="3"/>
          <w:numId w:val="0"/>
        </w:numPr>
      </w:pPr>
      <w:r>
        <w:rPr>
          <w:rFonts w:hint="eastAsia" w:cs="宋体"/>
        </w:rPr>
        <w:t xml:space="preserve">2.5.1.11  </w:t>
      </w:r>
      <w:r>
        <w:rPr>
          <w:rFonts w:hint="eastAsia"/>
        </w:rPr>
        <w:t>内部审计子系统</w:t>
      </w:r>
    </w:p>
    <w:p w14:paraId="5C6BDB72">
      <w:pPr>
        <w:ind w:firstLine="482"/>
        <w:rPr>
          <w:rFonts w:cs="Times New Roman"/>
          <w:b/>
          <w:bCs/>
        </w:rPr>
      </w:pPr>
      <w:r>
        <w:rPr>
          <w:rFonts w:hint="eastAsia" w:cs="Times New Roman"/>
          <w:b/>
          <w:bCs/>
        </w:rPr>
        <w:t>1、经济效益</w:t>
      </w:r>
    </w:p>
    <w:p w14:paraId="30CE8646">
      <w:pPr>
        <w:ind w:firstLine="480"/>
        <w:rPr>
          <w:rFonts w:cs="Times New Roman"/>
        </w:rPr>
      </w:pPr>
      <w:r>
        <w:rPr>
          <w:rFonts w:hint="eastAsia" w:cs="Times New Roman"/>
        </w:rPr>
        <w:t>通过项目实施，企业能够减少在数据处理、存储、分析等方面的成本。如内审子系统的建设可能通过自动化和智能化手段降低人力成本。</w:t>
      </w:r>
    </w:p>
    <w:p w14:paraId="7E01E772">
      <w:pPr>
        <w:ind w:firstLine="480"/>
        <w:rPr>
          <w:rFonts w:cs="Times New Roman"/>
        </w:rPr>
      </w:pPr>
      <w:r>
        <w:rPr>
          <w:rFonts w:hint="eastAsia" w:cs="Times New Roman"/>
        </w:rPr>
        <w:t>通过内审系统发现各企业在审计过程中的问题点及可能涉及资金，从而减少企业的损失。</w:t>
      </w:r>
    </w:p>
    <w:p w14:paraId="2A18ED36">
      <w:pPr>
        <w:ind w:firstLine="480"/>
        <w:rPr>
          <w:rFonts w:cs="Times New Roman"/>
        </w:rPr>
      </w:pPr>
      <w:r>
        <w:rPr>
          <w:rFonts w:hint="eastAsia" w:cs="Times New Roman"/>
        </w:rPr>
        <w:t>建立内审分析模块统计分析企业经营情况，预测企业风险点同时增强企业的监管力度。</w:t>
      </w:r>
    </w:p>
    <w:p w14:paraId="19510092">
      <w:pPr>
        <w:ind w:firstLine="480"/>
        <w:rPr>
          <w:rFonts w:cs="Times New Roman"/>
        </w:rPr>
      </w:pPr>
      <w:r>
        <w:rPr>
          <w:rFonts w:hint="eastAsia" w:cs="Times New Roman"/>
        </w:rPr>
        <w:t>项目实施后，企业能够更快地获取和处理数据，提高审计工作的效率和质量。</w:t>
      </w:r>
    </w:p>
    <w:p w14:paraId="538F8D3F">
      <w:pPr>
        <w:ind w:firstLine="480"/>
        <w:rPr>
          <w:rFonts w:cs="Times New Roman"/>
        </w:rPr>
      </w:pPr>
      <w:r>
        <w:rPr>
          <w:rFonts w:hint="eastAsia" w:cs="Times New Roman"/>
        </w:rPr>
        <w:t>通过提供高效、准确的审计服务，企业能够在市场上获得更高的声誉和竞争力。</w:t>
      </w:r>
    </w:p>
    <w:p w14:paraId="452A8A2B">
      <w:pPr>
        <w:ind w:firstLine="480"/>
        <w:rPr>
          <w:rFonts w:cs="Times New Roman"/>
        </w:rPr>
      </w:pPr>
      <w:r>
        <w:rPr>
          <w:rFonts w:hint="eastAsia" w:cs="Times New Roman"/>
        </w:rPr>
        <w:t>项目实施过程中可能引入新的技术和管理方法，激发企业的创新活力。</w:t>
      </w:r>
    </w:p>
    <w:p w14:paraId="0C037D20">
      <w:pPr>
        <w:ind w:firstLine="482"/>
        <w:rPr>
          <w:rFonts w:cs="Times New Roman"/>
          <w:b/>
          <w:bCs/>
        </w:rPr>
      </w:pPr>
      <w:r>
        <w:rPr>
          <w:rFonts w:hint="eastAsia" w:cs="Times New Roman"/>
          <w:b/>
          <w:bCs/>
        </w:rPr>
        <w:t>2、社会效益</w:t>
      </w:r>
    </w:p>
    <w:p w14:paraId="7CE3DE82">
      <w:pPr>
        <w:ind w:firstLine="480"/>
        <w:rPr>
          <w:rFonts w:cs="Times New Roman"/>
        </w:rPr>
      </w:pPr>
      <w:r>
        <w:rPr>
          <w:rFonts w:hint="eastAsia" w:cs="Times New Roman"/>
        </w:rPr>
        <w:t>项目可能创造直接的就业机会，如审计数据中心的建设和运营需要一定数量的专业人员。</w:t>
      </w:r>
    </w:p>
    <w:p w14:paraId="4CDC0FAC">
      <w:pPr>
        <w:ind w:firstLine="480"/>
        <w:rPr>
          <w:rFonts w:cs="Times New Roman"/>
        </w:rPr>
      </w:pPr>
      <w:r>
        <w:rPr>
          <w:rFonts w:hint="eastAsia" w:cs="Times New Roman"/>
        </w:rPr>
        <w:t>增强社会信任：通过提供透明、准确的审计服务，项目有助于增强社会对企业和政府的信任度。</w:t>
      </w:r>
    </w:p>
    <w:p w14:paraId="3152096F">
      <w:pPr>
        <w:pStyle w:val="5"/>
        <w:numPr>
          <w:ilvl w:val="3"/>
          <w:numId w:val="0"/>
        </w:numPr>
      </w:pPr>
      <w:r>
        <w:rPr>
          <w:rFonts w:hint="eastAsia" w:cs="宋体"/>
        </w:rPr>
        <w:t xml:space="preserve">2.5.1.12  </w:t>
      </w:r>
      <w:r>
        <w:rPr>
          <w:rFonts w:hint="eastAsia"/>
        </w:rPr>
        <w:t>审计整改管理子系统</w:t>
      </w:r>
    </w:p>
    <w:p w14:paraId="3340B9E5">
      <w:pPr>
        <w:ind w:firstLine="482"/>
        <w:rPr>
          <w:b/>
          <w:bCs/>
        </w:rPr>
      </w:pPr>
      <w:r>
        <w:rPr>
          <w:rFonts w:hint="eastAsia"/>
          <w:b/>
          <w:bCs/>
        </w:rPr>
        <w:t>1、经济效益</w:t>
      </w:r>
    </w:p>
    <w:p w14:paraId="55286679">
      <w:pPr>
        <w:ind w:firstLine="480"/>
      </w:pPr>
      <w:r>
        <w:rPr>
          <w:rFonts w:hint="eastAsia"/>
        </w:rPr>
        <w:t>通过审计整改服务的实施，企业可以识别和消除不必要的开支，优化资源配置，从而降低运营成本。</w:t>
      </w:r>
    </w:p>
    <w:p w14:paraId="09F01976">
      <w:pPr>
        <w:ind w:firstLine="480"/>
      </w:pPr>
      <w:r>
        <w:rPr>
          <w:rFonts w:hint="eastAsia"/>
        </w:rPr>
        <w:t>审计整改服务可以帮助企业建立健全的内部控制体系，提高管理效率和决策水平。这有助于企业更好地应对市场变化，把握发展机遇，从而实现可持续发展。</w:t>
      </w:r>
    </w:p>
    <w:p w14:paraId="5B0D6DC0">
      <w:pPr>
        <w:ind w:firstLine="482"/>
        <w:rPr>
          <w:b/>
          <w:bCs/>
        </w:rPr>
      </w:pPr>
      <w:r>
        <w:rPr>
          <w:rFonts w:hint="eastAsia"/>
          <w:b/>
          <w:bCs/>
        </w:rPr>
        <w:t>2、社会效益</w:t>
      </w:r>
    </w:p>
    <w:p w14:paraId="2D384D32">
      <w:pPr>
        <w:ind w:firstLine="480"/>
      </w:pPr>
      <w:r>
        <w:rPr>
          <w:rFonts w:hint="eastAsia"/>
        </w:rPr>
        <w:t>审计整改服务通过揭示被审计单位在执行国家政策和法规方面的问题，推动其进行整改，从而确保国家政策和法规得到有效落实。</w:t>
      </w:r>
    </w:p>
    <w:p w14:paraId="63F646F6">
      <w:pPr>
        <w:ind w:firstLine="480"/>
      </w:pPr>
      <w:r>
        <w:rPr>
          <w:rFonts w:hint="eastAsia"/>
        </w:rPr>
        <w:t>审计整改服务可以揭示服务提供单位在资源配置、资金使用、服务流程等方面的问题，推动其进行整改，从而提升服务质量和效率，满足企业的需求。</w:t>
      </w:r>
    </w:p>
    <w:p w14:paraId="7A0D365D">
      <w:pPr>
        <w:pStyle w:val="5"/>
        <w:numPr>
          <w:ilvl w:val="3"/>
          <w:numId w:val="0"/>
        </w:numPr>
      </w:pPr>
      <w:r>
        <w:rPr>
          <w:rFonts w:hint="eastAsia" w:cs="宋体"/>
        </w:rPr>
        <w:t xml:space="preserve">2.5.1.13  </w:t>
      </w:r>
      <w:r>
        <w:rPr>
          <w:rFonts w:hint="eastAsia"/>
        </w:rPr>
        <w:t>内部控制测评管理子系统</w:t>
      </w:r>
    </w:p>
    <w:p w14:paraId="67EB764F">
      <w:pPr>
        <w:ind w:firstLine="482"/>
        <w:rPr>
          <w:rFonts w:cs="Times New Roman"/>
          <w:b/>
          <w:bCs/>
        </w:rPr>
      </w:pPr>
      <w:r>
        <w:rPr>
          <w:rFonts w:hint="eastAsia" w:cs="Times New Roman"/>
          <w:b/>
          <w:bCs/>
        </w:rPr>
        <w:t>1、经济效益</w:t>
      </w:r>
    </w:p>
    <w:p w14:paraId="4F269D86">
      <w:pPr>
        <w:ind w:firstLine="480"/>
        <w:rPr>
          <w:rFonts w:cs="Times New Roman"/>
        </w:rPr>
      </w:pPr>
      <w:r>
        <w:rPr>
          <w:rFonts w:hint="eastAsia" w:cs="Times New Roman"/>
        </w:rPr>
        <w:t>（1）提高内部控制效率与效果</w:t>
      </w:r>
    </w:p>
    <w:p w14:paraId="1775FBF1">
      <w:pPr>
        <w:ind w:firstLine="480"/>
        <w:rPr>
          <w:rFonts w:cs="Times New Roman"/>
        </w:rPr>
      </w:pPr>
      <w:r>
        <w:rPr>
          <w:rFonts w:hint="eastAsia" w:cs="Times New Roman"/>
        </w:rPr>
        <w:t>内控测评管理子系统通过信息化手段，对内部控制的各个环节进行高效、精准的测评和管理。这不仅可以显著提高内部控制的执行效率，确保各项控制措施得到及时、有效的执行，还可以提升内部控制的整体效果，降低企业因内部控制失效而面临的风险。</w:t>
      </w:r>
    </w:p>
    <w:p w14:paraId="244F135C">
      <w:pPr>
        <w:ind w:firstLine="480"/>
        <w:rPr>
          <w:rFonts w:cs="Times New Roman"/>
        </w:rPr>
      </w:pPr>
      <w:r>
        <w:rPr>
          <w:rFonts w:hint="eastAsia" w:cs="Times New Roman"/>
        </w:rPr>
        <w:t>（2）降低运营成本</w:t>
      </w:r>
    </w:p>
    <w:p w14:paraId="08A67CDA">
      <w:pPr>
        <w:ind w:firstLine="480"/>
        <w:rPr>
          <w:rFonts w:cs="Times New Roman"/>
        </w:rPr>
      </w:pPr>
      <w:r>
        <w:rPr>
          <w:rFonts w:hint="eastAsia" w:cs="Times New Roman"/>
        </w:rPr>
        <w:t>减少人力成本：传统的内部控制测评工作往往需要大量的人力资源，包括审计、检查、测试等环节。而内控测评管理子系统可以自动化处理部分测评工作，从而减少了对人工的依赖，降低了人力成本。</w:t>
      </w:r>
    </w:p>
    <w:p w14:paraId="76107528">
      <w:pPr>
        <w:ind w:firstLine="480"/>
        <w:rPr>
          <w:rFonts w:cs="Times New Roman"/>
        </w:rPr>
      </w:pPr>
      <w:r>
        <w:rPr>
          <w:rFonts w:hint="eastAsia" w:cs="Times New Roman"/>
        </w:rPr>
        <w:t>节约时间成本：通过信息化手段，内控测评管理子系统可以迅速完成测评工作，并生成详细的测评报告，为企业决策层提供及时、准确的信息支持。这有助于企业快速响应市场变化，降低时间成本。</w:t>
      </w:r>
    </w:p>
    <w:p w14:paraId="706B880C">
      <w:pPr>
        <w:ind w:firstLine="480"/>
        <w:rPr>
          <w:rFonts w:cs="Times New Roman"/>
        </w:rPr>
      </w:pPr>
      <w:r>
        <w:rPr>
          <w:rFonts w:hint="eastAsia" w:cs="Times New Roman"/>
        </w:rPr>
        <w:t>（3）增强企业竞争力</w:t>
      </w:r>
    </w:p>
    <w:p w14:paraId="684F32C3">
      <w:pPr>
        <w:ind w:firstLine="480"/>
        <w:rPr>
          <w:rFonts w:cs="Times New Roman"/>
        </w:rPr>
      </w:pPr>
      <w:r>
        <w:rPr>
          <w:rFonts w:hint="eastAsia" w:cs="Times New Roman"/>
        </w:rPr>
        <w:t>提升风险管理能力：内控测评管理子系统能够全面、准确地评估企业面临的各种风险，并为企业提供有效的风险应对措施。这有助于企业提升风险管理能力，降低经营风险，从而增强企业的竞争力。</w:t>
      </w:r>
    </w:p>
    <w:p w14:paraId="415B4D2A">
      <w:pPr>
        <w:ind w:firstLine="480"/>
        <w:rPr>
          <w:rFonts w:cs="Times New Roman"/>
        </w:rPr>
      </w:pPr>
      <w:r>
        <w:rPr>
          <w:rFonts w:hint="eastAsia" w:cs="Times New Roman"/>
        </w:rPr>
        <w:t>优化资源配置：通过内控测评管理子系统，企业可以更加清晰地了解各项资源的配置情况和使用效率。这有助于企业优化资源配置，提高资源利用效率，进而提升企业的经济效益。</w:t>
      </w:r>
    </w:p>
    <w:p w14:paraId="66AC146E">
      <w:pPr>
        <w:ind w:firstLine="480"/>
        <w:rPr>
          <w:rFonts w:cs="Times New Roman"/>
        </w:rPr>
      </w:pPr>
      <w:r>
        <w:rPr>
          <w:rFonts w:hint="eastAsia" w:cs="Times New Roman"/>
        </w:rPr>
        <w:t>（4）促进可持续发展</w:t>
      </w:r>
    </w:p>
    <w:p w14:paraId="7298A76F">
      <w:pPr>
        <w:ind w:firstLine="480"/>
        <w:rPr>
          <w:rFonts w:cs="Times New Roman"/>
        </w:rPr>
      </w:pPr>
      <w:r>
        <w:rPr>
          <w:rFonts w:hint="eastAsia" w:cs="Times New Roman"/>
        </w:rPr>
        <w:t>保障企业合规经营：内控测评管理子系统能够确保企业的各项经营活动符合法律法规和监管要求，避免企业因违规操作而面临的法律风险和声誉损失。这有助于企业保持合规经营，为企业的可持续发展奠定基础。</w:t>
      </w:r>
    </w:p>
    <w:p w14:paraId="655C479B">
      <w:pPr>
        <w:ind w:firstLine="480"/>
        <w:rPr>
          <w:rFonts w:cs="Times New Roman"/>
        </w:rPr>
      </w:pPr>
      <w:r>
        <w:rPr>
          <w:rFonts w:hint="eastAsia" w:cs="Times New Roman"/>
        </w:rPr>
        <w:t>提升企业形象：通过加强内部控制和风险管理，企业可以树立良好的企业形象，增强投资者和消费者的信心。这有助于企业吸引更多的投资和消费者，扩大市场份额，提升企业的经济效益。</w:t>
      </w:r>
    </w:p>
    <w:p w14:paraId="2033EFEF">
      <w:pPr>
        <w:ind w:firstLine="482"/>
        <w:rPr>
          <w:rFonts w:cs="Times New Roman"/>
          <w:b/>
          <w:bCs/>
        </w:rPr>
      </w:pPr>
      <w:r>
        <w:rPr>
          <w:rFonts w:hint="eastAsia" w:cs="Times New Roman"/>
          <w:b/>
          <w:bCs/>
        </w:rPr>
        <w:t>2、社会效益</w:t>
      </w:r>
    </w:p>
    <w:p w14:paraId="03886983">
      <w:pPr>
        <w:ind w:firstLine="480"/>
        <w:rPr>
          <w:rFonts w:cs="Times New Roman"/>
        </w:rPr>
      </w:pPr>
      <w:r>
        <w:rPr>
          <w:rFonts w:hint="eastAsia" w:cs="Times New Roman"/>
        </w:rPr>
        <w:t>（1）提升企业管理水平</w:t>
      </w:r>
    </w:p>
    <w:p w14:paraId="23447738">
      <w:pPr>
        <w:ind w:firstLine="480"/>
        <w:rPr>
          <w:rFonts w:cs="Times New Roman"/>
        </w:rPr>
      </w:pPr>
      <w:r>
        <w:rPr>
          <w:rFonts w:hint="eastAsia" w:cs="Times New Roman"/>
        </w:rPr>
        <w:t>内控测评管理子系统通过对企业内部控制的全面评估与监测，有助于企业及时发现管理上的漏洞与不足，从而推动企业进行针对性的改进与优化。这不仅提升了企业的管理水平，还增强了企业的市场竞争力，为企业的稳健发展奠定了坚实基础。这种管理水平的提升，对于整个社会经济环境的优化也起到了积极作用。</w:t>
      </w:r>
    </w:p>
    <w:p w14:paraId="149E74C4">
      <w:pPr>
        <w:ind w:firstLine="480"/>
        <w:rPr>
          <w:rFonts w:cs="Times New Roman"/>
        </w:rPr>
      </w:pPr>
      <w:r>
        <w:rPr>
          <w:rFonts w:hint="eastAsia" w:cs="Times New Roman"/>
        </w:rPr>
        <w:t>（2）保障经济活动合规合法</w:t>
      </w:r>
    </w:p>
    <w:p w14:paraId="1DF23961">
      <w:pPr>
        <w:ind w:firstLine="480"/>
        <w:rPr>
          <w:rFonts w:cs="Times New Roman"/>
        </w:rPr>
      </w:pPr>
      <w:r>
        <w:rPr>
          <w:rFonts w:hint="eastAsia" w:cs="Times New Roman"/>
        </w:rPr>
        <w:t>内控测评管理子系统能够确保企业经济活动的合规性与合法性，防止企业运营过程中出现违法的经济行为。这不仅有助于维护市场秩序，保护消费者权益，还促进了社会经济的健康发展。通过内控测评，企业能够自觉遵守法律法规，树立良好的企业形象，为社会的和谐稳定做出贡献。</w:t>
      </w:r>
    </w:p>
    <w:p w14:paraId="708FFE39">
      <w:pPr>
        <w:ind w:firstLine="480"/>
        <w:rPr>
          <w:rFonts w:cs="Times New Roman"/>
        </w:rPr>
      </w:pPr>
      <w:r>
        <w:rPr>
          <w:rFonts w:hint="eastAsia" w:cs="Times New Roman"/>
        </w:rPr>
        <w:t>（3）增强企业风险防控能力</w:t>
      </w:r>
    </w:p>
    <w:p w14:paraId="5F18D58E">
      <w:pPr>
        <w:ind w:firstLine="480"/>
        <w:rPr>
          <w:rFonts w:cs="Times New Roman"/>
        </w:rPr>
      </w:pPr>
      <w:r>
        <w:rPr>
          <w:rFonts w:hint="eastAsia" w:cs="Times New Roman"/>
        </w:rPr>
        <w:t>内控测评管理子系统能够对企业风险进行及时识别与评估，帮助企业制定有效的风险防控措施。这有助于降低企业的经营风险，减少经济损失，保障企业的可持续发展。同时，企业风险防控能力的提升，也对于整个社会经济体系的稳定与安全具有重要意义。</w:t>
      </w:r>
    </w:p>
    <w:p w14:paraId="56C5845F">
      <w:pPr>
        <w:ind w:firstLine="480"/>
        <w:rPr>
          <w:rFonts w:cs="Times New Roman"/>
        </w:rPr>
      </w:pPr>
      <w:r>
        <w:rPr>
          <w:rFonts w:hint="eastAsia" w:cs="Times New Roman"/>
        </w:rPr>
        <w:t>（4）促进企业内部人员行为规范</w:t>
      </w:r>
    </w:p>
    <w:p w14:paraId="72741DE7">
      <w:pPr>
        <w:ind w:firstLine="480"/>
        <w:rPr>
          <w:rFonts w:cs="Times New Roman"/>
        </w:rPr>
      </w:pPr>
      <w:r>
        <w:rPr>
          <w:rFonts w:hint="eastAsia" w:cs="Times New Roman"/>
        </w:rPr>
        <w:t>内控测评管理子系统通过加强企业内部管理，提升了企业内部人员的风险责任意识。企业内部人员能够切实认识到自身行为对于企业整体发展的重要性，从而自主地规范自身工作行为，确保企业内部工作符合各项制度要求。这种行为规范不仅有助于提升企业的运营效率，还促进了企业文化的建设，为企业的长远发展提供了有力保障。</w:t>
      </w:r>
    </w:p>
    <w:p w14:paraId="6BAC2E9C">
      <w:pPr>
        <w:ind w:firstLine="480"/>
        <w:rPr>
          <w:rFonts w:cs="Times New Roman"/>
        </w:rPr>
      </w:pPr>
      <w:r>
        <w:rPr>
          <w:rFonts w:hint="eastAsia" w:cs="Times New Roman"/>
        </w:rPr>
        <w:t>（5）推动社会诚信体系建设</w:t>
      </w:r>
    </w:p>
    <w:p w14:paraId="47851513">
      <w:pPr>
        <w:ind w:firstLine="480"/>
        <w:rPr>
          <w:rFonts w:cs="Times New Roman"/>
        </w:rPr>
      </w:pPr>
      <w:r>
        <w:rPr>
          <w:rFonts w:hint="eastAsia" w:cs="Times New Roman"/>
        </w:rPr>
        <w:t>内控测评管理子系统的实施，有助于推动企业诚信经营，加强企业自律。通过内控测评，企业能够及时发现并纠正自身存在的问题，不断提升自身的诚信度。这有助于推动社会诚信体系的建设，提高整个社会的诚信水平，为社会的和谐与发展创造有利条件。</w:t>
      </w:r>
    </w:p>
    <w:p w14:paraId="57866439">
      <w:pPr>
        <w:pStyle w:val="5"/>
        <w:numPr>
          <w:ilvl w:val="3"/>
          <w:numId w:val="0"/>
        </w:numPr>
      </w:pPr>
      <w:r>
        <w:rPr>
          <w:rFonts w:hint="eastAsia" w:cs="宋体"/>
        </w:rPr>
        <w:t xml:space="preserve">2.5.1.14  </w:t>
      </w:r>
      <w:r>
        <w:rPr>
          <w:rFonts w:hint="eastAsia"/>
        </w:rPr>
        <w:t>企业服务大厅</w:t>
      </w:r>
    </w:p>
    <w:p w14:paraId="59BFD53E">
      <w:pPr>
        <w:ind w:firstLine="482"/>
        <w:rPr>
          <w:rFonts w:cs="Times New Roman"/>
          <w:b/>
          <w:bCs/>
        </w:rPr>
      </w:pPr>
      <w:r>
        <w:rPr>
          <w:rFonts w:hint="eastAsia" w:cs="Times New Roman"/>
          <w:b/>
          <w:bCs/>
        </w:rPr>
        <w:t>1、经济效益</w:t>
      </w:r>
    </w:p>
    <w:p w14:paraId="2F649300">
      <w:pPr>
        <w:ind w:firstLine="480"/>
        <w:rPr>
          <w:rFonts w:cs="Times New Roman"/>
        </w:rPr>
      </w:pPr>
      <w:r>
        <w:rPr>
          <w:rFonts w:hint="eastAsia" w:cs="Times New Roman"/>
        </w:rPr>
        <w:t>提升企业运营效率，降低成本：通过建设企业服务大厅平台，实现企业政策文件学习、数据填报、工作上报及市国资委审批、监管和服务事项的一站式办纳管与办理。企业无需在多个部门和系统间来回奔波，节省大量时间和人力成本。</w:t>
      </w:r>
    </w:p>
    <w:p w14:paraId="40683AEC">
      <w:pPr>
        <w:ind w:firstLine="480"/>
        <w:rPr>
          <w:rFonts w:cs="Times New Roman"/>
        </w:rPr>
      </w:pPr>
      <w:r>
        <w:rPr>
          <w:rFonts w:hint="eastAsia" w:cs="Times New Roman"/>
        </w:rPr>
        <w:t>优化资源配置，促进产业发展：通过“集约化、标准化、规范化”建设，企业服务大厅平台整合各类服务事项和，便于政府精准掌握企业需求和行业动态。这有助于政府合理配置资源，引导产业政策向重点领域和关键环节倾斜，促进产业结构优化升级，提升产业竞争力，推动区域经济高质量发展。</w:t>
      </w:r>
    </w:p>
    <w:p w14:paraId="79A933FE">
      <w:pPr>
        <w:ind w:firstLine="480"/>
        <w:rPr>
          <w:rFonts w:cs="Times New Roman"/>
        </w:rPr>
      </w:pPr>
      <w:r>
        <w:rPr>
          <w:rFonts w:hint="eastAsia" w:cs="Times New Roman"/>
        </w:rPr>
        <w:t>提高监管效能，减少经济损失：服务大厅的监督检查模块加强对企业审批、监管事项的全过程监控，确保企业合规运营。及时发现和纠正企业违规行为，避免因违规造成的经济处罚、信誉损失以及资源浪费，保障市场秩序稳定，维护企业和社会的经济利益。</w:t>
      </w:r>
    </w:p>
    <w:p w14:paraId="6B3C8351">
      <w:pPr>
        <w:ind w:firstLine="482"/>
        <w:rPr>
          <w:rFonts w:cs="Times New Roman"/>
          <w:b/>
          <w:bCs/>
        </w:rPr>
      </w:pPr>
      <w:r>
        <w:rPr>
          <w:rFonts w:hint="eastAsia" w:cs="Times New Roman"/>
          <w:b/>
          <w:bCs/>
        </w:rPr>
        <w:t>2、社会效益</w:t>
      </w:r>
    </w:p>
    <w:p w14:paraId="0B86B7EF">
      <w:pPr>
        <w:ind w:firstLine="480"/>
        <w:rPr>
          <w:rFonts w:cs="Times New Roman"/>
        </w:rPr>
      </w:pPr>
      <w:r>
        <w:rPr>
          <w:rFonts w:hint="eastAsia" w:cs="Times New Roman"/>
        </w:rPr>
        <w:t>提升公共服务水平，增强企业满意度：企业服务大厅为企业提供标准化、规范化、便捷化的服务，显著提升公共服务质量和水平。企业能更便捷地获取政策咨询、办理各类事项，从而增强对政府的信任和满意度，促进政企关系和谐发展。</w:t>
      </w:r>
    </w:p>
    <w:p w14:paraId="4A4B08E4">
      <w:pPr>
        <w:ind w:firstLine="480"/>
        <w:rPr>
          <w:rFonts w:cs="Times New Roman"/>
        </w:rPr>
      </w:pPr>
      <w:r>
        <w:rPr>
          <w:rFonts w:hint="eastAsia" w:cs="Times New Roman"/>
        </w:rPr>
        <w:t>促进信息公开与透明，推动社会公平：平台的信息反馈模块使企业和公众能够及时了解审批、监管和服务事项的办理进度和结果，增强政府工作透明度。同时，统一的服务标准和规范办理流程，确保所有企业在同等条件下享受服务，促进社会公平公正。</w:t>
      </w:r>
    </w:p>
    <w:p w14:paraId="3BA0EE17">
      <w:pPr>
        <w:ind w:firstLine="480"/>
        <w:rPr>
          <w:rFonts w:cs="Times New Roman"/>
        </w:rPr>
      </w:pPr>
      <w:r>
        <w:rPr>
          <w:rFonts w:hint="eastAsia" w:cs="Times New Roman"/>
        </w:rPr>
        <w:t>助力党建引领，强化社会责任：党建工作模块在企业服务大厅中的设立，加强了党建对企业发展的引领作用，推动企业积极履行社会责任，在环境保护、安全生产、员工权益保障等方面发挥更大作用，促进社会可持续发展，营造良好的社会氛围。</w:t>
      </w:r>
    </w:p>
    <w:p w14:paraId="27DACB56">
      <w:pPr>
        <w:pStyle w:val="5"/>
        <w:numPr>
          <w:ilvl w:val="3"/>
          <w:numId w:val="0"/>
        </w:numPr>
      </w:pPr>
      <w:r>
        <w:rPr>
          <w:rFonts w:hint="eastAsia" w:cs="宋体"/>
        </w:rPr>
        <w:t xml:space="preserve">2.5.1.15  </w:t>
      </w:r>
      <w:r>
        <w:rPr>
          <w:rFonts w:hint="eastAsia"/>
        </w:rPr>
        <w:t>国资监管数智管理子系统</w:t>
      </w:r>
    </w:p>
    <w:p w14:paraId="0FB77A10">
      <w:pPr>
        <w:ind w:firstLine="482"/>
        <w:rPr>
          <w:b/>
          <w:bCs/>
        </w:rPr>
      </w:pPr>
      <w:r>
        <w:rPr>
          <w:rFonts w:hint="eastAsia"/>
          <w:b/>
          <w:bCs/>
        </w:rPr>
        <w:t>1、经济效益</w:t>
      </w:r>
    </w:p>
    <w:p w14:paraId="0CD266CC">
      <w:pPr>
        <w:ind w:firstLine="480"/>
      </w:pPr>
      <w:r>
        <w:rPr>
          <w:rFonts w:hint="eastAsia"/>
        </w:rPr>
        <w:t>侧重国资委基础数据能力的构建。通过构建统一数据资源目录与标准化数据共享机制，系统性降低数据重复建设与治理成本。依托跨部门数据共享协同，显著减少多头填报、重复治理等资源浪费问题，消除因标准缺失导致的数据冗余与转换损耗；通过建立统一数据规范与共性治理规则，优化全流程数据治理效率，提升数据资产复用价值。整体上，通过数据资源的整合流通与标准化治理框架建设，持续释放数据资产价值，为国资委科学决策、精准监管及跨部门协作提供可持续的经济效益支撑</w:t>
      </w:r>
    </w:p>
    <w:p w14:paraId="7EBE4F50">
      <w:pPr>
        <w:ind w:firstLine="480"/>
      </w:pPr>
      <w:r>
        <w:rPr>
          <w:rFonts w:hint="eastAsia"/>
        </w:rPr>
        <w:t>同时，通过资源“图书馆”建设有机融合多源异构数据资源，构建覆盖监管全要素的信息服务体系，显著提升数据资产转化效率。平台集成政策法规、监管实践与行业研究成果，形成结构化知识网络，有效避免信息检索耗损；依托深度理解、检索、自动核验与辅助生成等能力，大幅压缩政策解读、公文起草等高频场景的时间成本，提升知识复用精准度。而且知识资产的持续沉淀与智能应用赋能，不仅强化监管协同效率，更为国资创新决策与风险防控提供可持续的知识资本支撑。</w:t>
      </w:r>
    </w:p>
    <w:p w14:paraId="65F59A89">
      <w:pPr>
        <w:ind w:firstLine="482"/>
        <w:rPr>
          <w:b/>
          <w:bCs/>
        </w:rPr>
      </w:pPr>
      <w:r>
        <w:rPr>
          <w:rFonts w:hint="eastAsia"/>
          <w:b/>
          <w:bCs/>
        </w:rPr>
        <w:t>2、社会效益</w:t>
      </w:r>
    </w:p>
    <w:p w14:paraId="1A3657F5">
      <w:pPr>
        <w:ind w:firstLine="480"/>
      </w:pPr>
      <w:r>
        <w:rPr>
          <w:rFonts w:hint="eastAsia"/>
        </w:rPr>
        <w:t>通过构建国资监管数据资源平台，以数据资产化驱动监管能力现代化，为国有资产全生命周期管理注入核心动能。平台以统一数据资源目录为枢纽，打通市国资委与监管企业、区国资委的数据通道，打通产权、投资、财务等核心业务系统的多源异构数据壁垒，实现监管数据的全域汇聚与标准化治理，从根本上解决数据碎片化、标准不统一导致的监管盲区问题。通过建立覆盖“采-存-治-用”的全流程质量管理体系与动态反馈机制，既保障数据资产的真实性、一致性，又构建起数据供给侧与需求侧的高效对接通道，实现数据服务从“被动响应”向“主动赋能”升级。通过结构化数据资产与辅助分析工具，支撑穿透式监管与风险主动预警，强化对国有资本流动的精准把控，提升监管效能；激活跨部门、跨层级的数据要素流通，助力构建“监管-运营-服务”一体化生态。</w:t>
      </w:r>
    </w:p>
    <w:p w14:paraId="31D911D8">
      <w:pPr>
        <w:ind w:firstLine="480"/>
      </w:pPr>
      <w:r>
        <w:rPr>
          <w:rFonts w:hint="eastAsia"/>
        </w:rPr>
        <w:t>同时，资源“图书馆”建设以数据驱动与知识赋能为双核，构建起覆盖“数据整合-知识提炼-智能应用”的全链条价值创造体系。通过多源知识资源的深度聚合与结构化治理，不仅打破传统信息碎片化壁垒，更将分散的监管经验转化为可复用、可迭代的数字资产，显著提升知识资源的战略储备能力。智能工具链的嵌入重塑监管工作范式，使政策解读、知识检索等高频场景效率跃升，推动监管模式从“经验驱动”向“数据+知识”双轮驱动转型。长远来看，平台沉淀的知识资产将持续赋能国资监管创新，助力构建“精准研判-动态预警-智能决策”的现代化治理体系，为国有经济高质量发展注入可持续的智慧动能。</w:t>
      </w:r>
    </w:p>
    <w:p w14:paraId="6F8E5C04">
      <w:pPr>
        <w:pStyle w:val="5"/>
        <w:numPr>
          <w:ilvl w:val="3"/>
          <w:numId w:val="0"/>
        </w:numPr>
      </w:pPr>
      <w:r>
        <w:rPr>
          <w:rFonts w:hint="eastAsia" w:cs="宋体"/>
        </w:rPr>
        <w:t xml:space="preserve">2.5.1.16  </w:t>
      </w:r>
      <w:r>
        <w:rPr>
          <w:rFonts w:hint="eastAsia"/>
        </w:rPr>
        <w:t>全面风险预警子系统（宣传部功能模块）</w:t>
      </w:r>
    </w:p>
    <w:p w14:paraId="436CE968">
      <w:pPr>
        <w:ind w:firstLine="480"/>
      </w:pPr>
      <w:r>
        <w:rPr>
          <w:rFonts w:hint="eastAsia"/>
        </w:rPr>
        <w:t>1、经济效益</w:t>
      </w:r>
    </w:p>
    <w:p w14:paraId="4443209C">
      <w:pPr>
        <w:ind w:firstLine="480"/>
      </w:pPr>
      <w:r>
        <w:rPr>
          <w:rFonts w:hint="eastAsia"/>
        </w:rPr>
        <w:t>通过按期预警、实时监测的服务，能够对风险控制的各个环节进行高效、精准的预警和管理，有效防止国有资产流失，显著降低因违规行为所引发的直接经济损失，为企业保值增值提供有力支持。</w:t>
      </w:r>
    </w:p>
    <w:p w14:paraId="5E46D4BD">
      <w:pPr>
        <w:ind w:firstLine="480"/>
      </w:pPr>
      <w:r>
        <w:rPr>
          <w:rFonts w:hint="eastAsia"/>
        </w:rPr>
        <w:t>我们提供的服务能够对企业债务、经营等信息进行实时监控和预警，帮助企业预先识别并有效规避潜在风险，全面、准确地评估企业面临的各种风险，并为企业提供有效的风险应对措施。</w:t>
      </w:r>
    </w:p>
    <w:p w14:paraId="5E5C4F38">
      <w:pPr>
        <w:ind w:firstLine="480"/>
      </w:pPr>
      <w:r>
        <w:rPr>
          <w:rFonts w:hint="eastAsia"/>
        </w:rPr>
        <w:t>通过信息化手段，全面风险预警子系统（宣传部功能模块）可以迅速完成预警工作，并生成详细的预警报告，为企业决策层提供及时、准确的信息支持。这有助于企业快速响应市场变化，降低时间成本。</w:t>
      </w:r>
    </w:p>
    <w:p w14:paraId="1657FB27">
      <w:pPr>
        <w:ind w:firstLine="480"/>
      </w:pPr>
      <w:r>
        <w:rPr>
          <w:rFonts w:hint="eastAsia"/>
        </w:rPr>
        <w:t>2、社会效益</w:t>
      </w:r>
    </w:p>
    <w:p w14:paraId="484AB88C">
      <w:pPr>
        <w:ind w:firstLine="480"/>
      </w:pPr>
      <w:r>
        <w:rPr>
          <w:rFonts w:hint="eastAsia"/>
        </w:rPr>
        <w:t>（1）</w:t>
      </w:r>
      <w:r>
        <w:t>提升企业风险防控能力</w:t>
      </w:r>
      <w:r>
        <w:rPr>
          <w:rFonts w:hint="eastAsia"/>
        </w:rPr>
        <w:t>：全面风险预警子系统（宣传部功能模块）</w:t>
      </w:r>
      <w:r>
        <w:t>通过对企业风险点的评估与监测，有助于提升企业的管理水平，增强了企业的市场竞争力，为企业的稳健发展奠定坚实的基础。同时，企业风险防控能力的提升，也对于整个社会经济体系的稳定与安全具有重要意义。</w:t>
      </w:r>
    </w:p>
    <w:p w14:paraId="7596A13B">
      <w:pPr>
        <w:ind w:firstLine="480"/>
      </w:pPr>
      <w:r>
        <w:rPr>
          <w:rFonts w:hint="eastAsia"/>
        </w:rPr>
        <w:t>（2）</w:t>
      </w:r>
      <w:r>
        <w:t>推动社会诚信体系建设</w:t>
      </w:r>
      <w:r>
        <w:rPr>
          <w:rFonts w:hint="eastAsia"/>
        </w:rPr>
        <w:t>：</w:t>
      </w:r>
      <w:r>
        <w:t>宣传部风险预警管理子系统的实施，有助于推动企业诚信经营，加强企业自律。通过内控测评，企业能够及时发现并纠正自身存在的问题，不断提升自身的诚信度。这有助于推动社会诚信体系的建设，提高整个社会的诚信水平，为社会的和谐与发展创造有利条件。</w:t>
      </w:r>
    </w:p>
    <w:p w14:paraId="2EB4547D">
      <w:pPr>
        <w:pStyle w:val="4"/>
        <w:numPr>
          <w:ilvl w:val="2"/>
          <w:numId w:val="0"/>
        </w:numPr>
      </w:pPr>
      <w:bookmarkStart w:id="53" w:name="_Toc4311"/>
      <w:r>
        <w:rPr>
          <w:rFonts w:hint="eastAsia" w:ascii="Times New Roman" w:hAnsi="Times New Roman" w:cs="宋体"/>
        </w:rPr>
        <w:t xml:space="preserve">2.5.2  </w:t>
      </w:r>
      <w:r>
        <w:t>项目风险与对策</w:t>
      </w:r>
      <w:bookmarkEnd w:id="53"/>
    </w:p>
    <w:p w14:paraId="571A0338">
      <w:pPr>
        <w:pStyle w:val="5"/>
        <w:numPr>
          <w:ilvl w:val="3"/>
          <w:numId w:val="0"/>
        </w:numPr>
      </w:pPr>
      <w:r>
        <w:rPr>
          <w:rFonts w:hint="eastAsia" w:cs="宋体"/>
        </w:rPr>
        <w:t xml:space="preserve">2.5.2.1  </w:t>
      </w:r>
      <w:r>
        <w:t>项目实施的外部风险及控制措施</w:t>
      </w:r>
    </w:p>
    <w:p w14:paraId="1BFA63F2">
      <w:pPr>
        <w:ind w:firstLine="480"/>
        <w:rPr>
          <w:rFonts w:cs="Times New Roman"/>
        </w:rPr>
      </w:pPr>
      <w:r>
        <w:rPr>
          <w:rFonts w:cs="Times New Roman"/>
        </w:rPr>
        <w:t>项目外部风险主要是指超出项目经理乃至整个项目组织控制范围和影响力的干扰因素，主要内容包括：</w:t>
      </w:r>
    </w:p>
    <w:p w14:paraId="6FD90444">
      <w:pPr>
        <w:ind w:firstLine="480"/>
        <w:rPr>
          <w:rFonts w:cs="Times New Roman"/>
        </w:rPr>
      </w:pPr>
      <w:r>
        <w:rPr>
          <w:rFonts w:cs="Times New Roman"/>
        </w:rPr>
        <w:t>1、市场和政策的变化：一方面，国资监管法律法规体系持续健全，需求方可能根据政策进行需求调整的可能性较大，新产品、新服务的不断更新替换可能导致项目建设方向的急剧改变；行业的迅猛发展也会带来更多的新标准与新趋势；另一方面，与IT项目管理相关的政策从无到有不断涌现，给实施项目设置越来越多的约束。</w:t>
      </w:r>
    </w:p>
    <w:p w14:paraId="73859E3C">
      <w:pPr>
        <w:ind w:firstLine="480"/>
        <w:rPr>
          <w:rFonts w:cs="Times New Roman"/>
        </w:rPr>
      </w:pPr>
      <w:r>
        <w:rPr>
          <w:rFonts w:cs="Times New Roman"/>
        </w:rPr>
        <w:t>2、不可抗力及资源危机：火灾、洪水、地震、疫情等不可抗力对项目建设的影响不可忽视，电力等资源短缺等问题也会严重阻碍项目的开展，但这些风险具有较大的随机性，使得项目组织很难预测。</w:t>
      </w:r>
    </w:p>
    <w:p w14:paraId="6814559C">
      <w:pPr>
        <w:ind w:firstLine="480"/>
        <w:rPr>
          <w:rFonts w:cs="Times New Roman"/>
        </w:rPr>
      </w:pPr>
      <w:r>
        <w:rPr>
          <w:rFonts w:cs="Times New Roman"/>
        </w:rPr>
        <w:t>3、外部入侵：安全漏洞和黑客攻击等因素都会对IT项目管理造成重大的损失，这些因素一般也是危害严重而又很难事先控制的。</w:t>
      </w:r>
    </w:p>
    <w:p w14:paraId="6F253E93">
      <w:pPr>
        <w:ind w:firstLine="480"/>
        <w:rPr>
          <w:rFonts w:cs="Times New Roman"/>
        </w:rPr>
      </w:pPr>
      <w:r>
        <w:rPr>
          <w:rFonts w:cs="Times New Roman"/>
        </w:rPr>
        <w:t>4、相关法律问题。</w:t>
      </w:r>
    </w:p>
    <w:p w14:paraId="02DE85BE">
      <w:pPr>
        <w:ind w:firstLine="480"/>
        <w:rPr>
          <w:rFonts w:cs="Times New Roman"/>
        </w:rPr>
      </w:pPr>
      <w:r>
        <w:rPr>
          <w:rFonts w:cs="Times New Roman"/>
        </w:rPr>
        <w:t>针对以上问题，采取以下控制措施。一是项目组要及时关注项目相关的市场动态、政策走向、标准设立与行业趋势，按需求及时进行沟通调整。二是面对自然灾害，项目组需建立灵活的项目推进机制与方法，根据项目实际情况选择远程办公、远程部署等方法，尽量将影响降到最低。三是项目需建立异地容灾备份等模式，保障项目在面对危害时能够继续推进。四是项目需签订内容明确、严谨详实的法律合同，避免法律风险。</w:t>
      </w:r>
    </w:p>
    <w:p w14:paraId="2DBD72B6">
      <w:pPr>
        <w:pStyle w:val="5"/>
        <w:numPr>
          <w:ilvl w:val="3"/>
          <w:numId w:val="0"/>
        </w:numPr>
      </w:pPr>
      <w:r>
        <w:rPr>
          <w:rFonts w:hint="eastAsia" w:cs="宋体"/>
        </w:rPr>
        <w:t xml:space="preserve">2.5.2.2  </w:t>
      </w:r>
      <w:r>
        <w:t>项目实施的内部风险及控制措施</w:t>
      </w:r>
    </w:p>
    <w:p w14:paraId="57E67BCC">
      <w:pPr>
        <w:pStyle w:val="6"/>
        <w:numPr>
          <w:ilvl w:val="4"/>
          <w:numId w:val="0"/>
        </w:numPr>
      </w:pPr>
      <w:r>
        <w:rPr>
          <w:rFonts w:hint="eastAsia" w:eastAsia="宋体" w:cs="宋体"/>
        </w:rPr>
        <w:t xml:space="preserve">2.5.2.2.1  </w:t>
      </w:r>
      <w:r>
        <w:rPr>
          <w:rFonts w:hint="eastAsia"/>
        </w:rPr>
        <w:t>需求风险</w:t>
      </w:r>
    </w:p>
    <w:p w14:paraId="40281D1F">
      <w:pPr>
        <w:ind w:firstLine="480"/>
        <w:rPr>
          <w:rFonts w:cs="Times New Roman"/>
        </w:rPr>
      </w:pPr>
      <w:r>
        <w:rPr>
          <w:rFonts w:cs="Times New Roman"/>
        </w:rPr>
        <w:t>项目早期确定需求时面临了一些不确定性，在项目进展过程中得不到解决，如果不控制与需求相关的风险因素，这些问题将会对项目的成功造成很大威胁，面临的需求风险，比如：（1）对项目缺少清晰的认识；（2）对项目需求缺少认同；（3）确定需求时用户参与不够；（4）没有优先需求；（5）由于不确定需要导致新的市场；（6）不断变化的需求；（7）缺少有效的需求变化管理过程；（8）对需求变化缺少相关分析等。</w:t>
      </w:r>
    </w:p>
    <w:p w14:paraId="5DF20A32">
      <w:pPr>
        <w:ind w:firstLine="480"/>
        <w:rPr>
          <w:rFonts w:cs="Times New Roman"/>
        </w:rPr>
      </w:pPr>
      <w:r>
        <w:rPr>
          <w:rFonts w:cs="Times New Roman"/>
        </w:rPr>
        <w:t>为解决需求风险，项目组需要对于项目需求有着深刻的认识。需要通过对项目需求方、项目供给方等主体进行全面、多维的调研与分析，并时刻将项目需求放在首位，及时沟通需求细节与变化，才能规避需求风险。</w:t>
      </w:r>
    </w:p>
    <w:p w14:paraId="297E1B7F">
      <w:pPr>
        <w:pStyle w:val="6"/>
        <w:numPr>
          <w:ilvl w:val="4"/>
          <w:numId w:val="0"/>
        </w:numPr>
      </w:pPr>
      <w:r>
        <w:rPr>
          <w:rFonts w:hint="eastAsia" w:eastAsia="宋体" w:cs="宋体"/>
        </w:rPr>
        <w:t xml:space="preserve">2.5.2.2.2  </w:t>
      </w:r>
      <w:r>
        <w:rPr>
          <w:rFonts w:hint="eastAsia"/>
        </w:rPr>
        <w:t>技术风险</w:t>
      </w:r>
    </w:p>
    <w:p w14:paraId="65F1B039">
      <w:pPr>
        <w:ind w:firstLine="480"/>
        <w:rPr>
          <w:rFonts w:cs="Times New Roman"/>
        </w:rPr>
      </w:pPr>
      <w:r>
        <w:rPr>
          <w:rFonts w:cs="Times New Roman"/>
        </w:rPr>
        <w:t>随着软件技术的飞速发展，项目成员如果不能跟上技术的更新迭代，势必会影响项目完成度。技术风险因素主要包括：（1）缺乏培训；（2）对方法、工具和技术理解不够；（3）应用领域的经验不足；（4）新的技术和开发方法应用等。</w:t>
      </w:r>
    </w:p>
    <w:p w14:paraId="040279CA">
      <w:pPr>
        <w:ind w:firstLine="480"/>
        <w:rPr>
          <w:rFonts w:cs="Times New Roman"/>
        </w:rPr>
      </w:pPr>
      <w:r>
        <w:rPr>
          <w:rFonts w:cs="Times New Roman"/>
        </w:rPr>
        <w:t>因此，项目组首先可以通过对项目人员进行培训、为项目团队招聘合适的人才等措施提升团队的技术素养。其次，项目组可以通过聘请专家、顾问，对项目的整体建设方案、关键建设节点的材料及进度进行审核与论证。同时，系统的设计要兼顾先进性与成熟性，确保有充足的、经验丰富的开发人员保障项目的实施。</w:t>
      </w:r>
    </w:p>
    <w:p w14:paraId="6E06F041">
      <w:pPr>
        <w:pStyle w:val="6"/>
        <w:numPr>
          <w:ilvl w:val="4"/>
          <w:numId w:val="0"/>
        </w:numPr>
      </w:pPr>
      <w:r>
        <w:rPr>
          <w:rFonts w:hint="eastAsia" w:eastAsia="宋体" w:cs="宋体"/>
        </w:rPr>
        <w:t xml:space="preserve">2.5.2.2.3  </w:t>
      </w:r>
      <w:r>
        <w:t>管理风险</w:t>
      </w:r>
    </w:p>
    <w:p w14:paraId="1B3BDE75">
      <w:pPr>
        <w:ind w:firstLine="480"/>
        <w:rPr>
          <w:rFonts w:cs="Times New Roman"/>
        </w:rPr>
      </w:pPr>
      <w:r>
        <w:rPr>
          <w:rFonts w:cs="Times New Roman"/>
        </w:rPr>
        <w:t>项目实施过程中，必须协调多个主体参与。主体的配合和支持程度将影响项目的实施成果。项目可能涉及的管理风险主要包括：（1）组织架构、责任体系、任务计划的定义不够充分；（2）项目没有进行及时的项目管理，导致实际项目状态不明确；（3）项目制度不全面，项目建设过程不规范；（4）项目存在不切实际的承诺；（5）项目主体之间没有建立合理的沟通机制，存在言路阻塞的问题等。</w:t>
      </w:r>
    </w:p>
    <w:p w14:paraId="62D1F742">
      <w:pPr>
        <w:ind w:firstLine="480"/>
        <w:rPr>
          <w:rFonts w:cs="Times New Roman"/>
        </w:rPr>
      </w:pPr>
      <w:r>
        <w:rPr>
          <w:rFonts w:cs="Times New Roman"/>
        </w:rPr>
        <w:t>针对管理风险问题，项目可以成立专业的组织领导机构和执行机构，保证全员对项目的重视，积极投身项目建设中；其次要健全项目制度，加强内外协调能力；同时要加强项目过程管理，保证项目各环节的状态确认和留档；此外，还需要建立项目内部的沟通机制，确保项目之间沟通顺畅。</w:t>
      </w:r>
    </w:p>
    <w:p w14:paraId="2C078721">
      <w:pPr>
        <w:pStyle w:val="6"/>
        <w:numPr>
          <w:ilvl w:val="4"/>
          <w:numId w:val="0"/>
        </w:numPr>
      </w:pPr>
      <w:r>
        <w:rPr>
          <w:rFonts w:hint="eastAsia" w:eastAsia="宋体" w:cs="宋体"/>
        </w:rPr>
        <w:t xml:space="preserve">2.5.2.2.4  </w:t>
      </w:r>
      <w:r>
        <w:t>安全风险</w:t>
      </w:r>
    </w:p>
    <w:p w14:paraId="37D7C2E6">
      <w:pPr>
        <w:ind w:firstLine="480"/>
        <w:rPr>
          <w:rFonts w:cs="Times New Roman"/>
        </w:rPr>
      </w:pPr>
      <w:r>
        <w:rPr>
          <w:rFonts w:cs="Times New Roman"/>
        </w:rPr>
        <w:t>项目可能存在的安全风险包括：（1）数据加密技术不够安全，数据存在泄漏可能；（2）数据库过小不能满足需要；（3）防止黑客攻击技术不够，存在外部入侵风险；（4）缺乏质量跟踪，数据、系统质量不尽人意；（5）软件产品核心技术保密安全意识淡薄，技术人员流失、变更，很有可能会导致产品的泄密等问题。</w:t>
      </w:r>
    </w:p>
    <w:p w14:paraId="6B5CB716">
      <w:pPr>
        <w:ind w:firstLine="480"/>
        <w:rPr>
          <w:rFonts w:cs="Times New Roman"/>
        </w:rPr>
      </w:pPr>
      <w:r>
        <w:rPr>
          <w:rFonts w:cs="Times New Roman"/>
        </w:rPr>
        <w:t>项目的开展要积极考虑对于系统安全维护和权限保密，保证系统后续的安全、稳定运行与国家数据的安全。因此，项目组首先需要积极采取稳定性高的数据加密、系统防护技术，防范外部恶意入侵，保障系统与数据的安全；其次精确计算预期数据量，保障数据库的应用效果；同时还需要建立数据质量、系统质量的反馈机制，避免数据与系统质量的不足造成后续安全风险；此外还需要加强对技术人员的教育培训，并通过签订保密合同等方式，保障核心技术不外泄。</w:t>
      </w:r>
    </w:p>
    <w:p w14:paraId="5EE8B669">
      <w:pPr>
        <w:pStyle w:val="3"/>
        <w:numPr>
          <w:ilvl w:val="1"/>
          <w:numId w:val="0"/>
        </w:numPr>
      </w:pPr>
      <w:bookmarkStart w:id="54" w:name="_Toc18044"/>
      <w:r>
        <w:rPr>
          <w:rFonts w:hint="eastAsia" w:ascii="Times New Roman" w:hAnsi="Times New Roman" w:cs="宋体"/>
        </w:rPr>
        <w:t xml:space="preserve">2.6  </w:t>
      </w:r>
      <w:r>
        <w:rPr>
          <w:rFonts w:hint="eastAsia"/>
        </w:rPr>
        <w:t>项目成效考核目标（规划指标）</w:t>
      </w:r>
      <w:bookmarkEnd w:id="54"/>
    </w:p>
    <w:p w14:paraId="20AAB7E2">
      <w:pPr>
        <w:pStyle w:val="22"/>
        <w:numPr>
          <w:ilvl w:val="8"/>
          <w:numId w:val="0"/>
        </w:numPr>
        <w:rPr>
          <w:rFonts w:hint="default"/>
        </w:rPr>
      </w:pPr>
      <w:r>
        <w:rPr>
          <w:rFonts w:hint="default" w:cs="Times New Roman"/>
        </w:rPr>
        <w:t xml:space="preserve">表2.1  </w:t>
      </w:r>
      <w:r>
        <w:t>项目成效考核目标</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0"/>
        <w:gridCol w:w="891"/>
        <w:gridCol w:w="1036"/>
        <w:gridCol w:w="1906"/>
        <w:gridCol w:w="2436"/>
        <w:gridCol w:w="1653"/>
      </w:tblGrid>
      <w:tr w14:paraId="4EB09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5" w:hRule="atLeast"/>
          <w:jc w:val="center"/>
        </w:trPr>
        <w:tc>
          <w:tcPr>
            <w:tcW w:w="0" w:type="auto"/>
            <w:vAlign w:val="center"/>
          </w:tcPr>
          <w:p w14:paraId="505D157E">
            <w:pPr>
              <w:pStyle w:val="30"/>
            </w:pPr>
            <w:r>
              <w:t>序号</w:t>
            </w:r>
          </w:p>
        </w:tc>
        <w:tc>
          <w:tcPr>
            <w:tcW w:w="0" w:type="auto"/>
            <w:vAlign w:val="center"/>
          </w:tcPr>
          <w:p w14:paraId="1E0E6C0D">
            <w:pPr>
              <w:pStyle w:val="30"/>
            </w:pPr>
            <w:r>
              <w:t>一级指标</w:t>
            </w:r>
          </w:p>
        </w:tc>
        <w:tc>
          <w:tcPr>
            <w:tcW w:w="0" w:type="auto"/>
            <w:vAlign w:val="center"/>
          </w:tcPr>
          <w:p w14:paraId="2A53EA11">
            <w:pPr>
              <w:pStyle w:val="30"/>
            </w:pPr>
            <w:r>
              <w:t>二级指标</w:t>
            </w:r>
          </w:p>
        </w:tc>
        <w:tc>
          <w:tcPr>
            <w:tcW w:w="0" w:type="auto"/>
            <w:vAlign w:val="center"/>
          </w:tcPr>
          <w:p w14:paraId="7047629E">
            <w:pPr>
              <w:pStyle w:val="30"/>
            </w:pPr>
            <w:r>
              <w:t>三级指标</w:t>
            </w:r>
          </w:p>
        </w:tc>
        <w:tc>
          <w:tcPr>
            <w:tcW w:w="0" w:type="auto"/>
            <w:vAlign w:val="center"/>
          </w:tcPr>
          <w:p w14:paraId="7D9F3C6F">
            <w:pPr>
              <w:pStyle w:val="30"/>
            </w:pPr>
            <w:r>
              <w:t>四级指标</w:t>
            </w:r>
          </w:p>
        </w:tc>
        <w:tc>
          <w:tcPr>
            <w:tcW w:w="0" w:type="auto"/>
            <w:vAlign w:val="center"/>
          </w:tcPr>
          <w:p w14:paraId="60DE6409">
            <w:pPr>
              <w:pStyle w:val="30"/>
            </w:pPr>
            <w:r>
              <w:t>指标值</w:t>
            </w:r>
          </w:p>
        </w:tc>
      </w:tr>
      <w:tr w14:paraId="45613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674CF70C">
            <w:pPr>
              <w:pStyle w:val="30"/>
            </w:pPr>
            <w:r>
              <w:t>1</w:t>
            </w:r>
          </w:p>
        </w:tc>
        <w:tc>
          <w:tcPr>
            <w:tcW w:w="0" w:type="auto"/>
            <w:vMerge w:val="restart"/>
            <w:vAlign w:val="center"/>
          </w:tcPr>
          <w:p w14:paraId="0EAE69BE">
            <w:pPr>
              <w:pStyle w:val="30"/>
            </w:pPr>
            <w:r>
              <w:t>通用指标</w:t>
            </w:r>
          </w:p>
        </w:tc>
        <w:tc>
          <w:tcPr>
            <w:tcW w:w="0" w:type="auto"/>
            <w:vMerge w:val="restart"/>
            <w:vAlign w:val="center"/>
          </w:tcPr>
          <w:p w14:paraId="541B6475">
            <w:pPr>
              <w:pStyle w:val="30"/>
            </w:pPr>
            <w:r>
              <w:t>产出指标</w:t>
            </w:r>
          </w:p>
        </w:tc>
        <w:tc>
          <w:tcPr>
            <w:tcW w:w="0" w:type="auto"/>
            <w:vMerge w:val="restart"/>
            <w:vAlign w:val="center"/>
          </w:tcPr>
          <w:p w14:paraId="39E9AC74">
            <w:pPr>
              <w:pStyle w:val="30"/>
            </w:pPr>
            <w:r>
              <w:t>产出质量</w:t>
            </w:r>
          </w:p>
        </w:tc>
        <w:tc>
          <w:tcPr>
            <w:tcW w:w="0" w:type="auto"/>
            <w:vAlign w:val="center"/>
          </w:tcPr>
          <w:p w14:paraId="5489B0B6">
            <w:pPr>
              <w:pStyle w:val="30"/>
            </w:pPr>
            <w:r>
              <w:t>一次性验收合格率</w:t>
            </w:r>
          </w:p>
        </w:tc>
        <w:tc>
          <w:tcPr>
            <w:tcW w:w="0" w:type="auto"/>
            <w:vAlign w:val="center"/>
          </w:tcPr>
          <w:p w14:paraId="414D1666">
            <w:pPr>
              <w:pStyle w:val="30"/>
            </w:pPr>
            <w:r>
              <w:t>≥ 90%</w:t>
            </w:r>
          </w:p>
        </w:tc>
      </w:tr>
      <w:tr w14:paraId="6B5AB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0" w:hRule="atLeast"/>
          <w:jc w:val="center"/>
        </w:trPr>
        <w:tc>
          <w:tcPr>
            <w:tcW w:w="0" w:type="auto"/>
            <w:vAlign w:val="center"/>
          </w:tcPr>
          <w:p w14:paraId="3C9087D6">
            <w:pPr>
              <w:pStyle w:val="30"/>
            </w:pPr>
            <w:r>
              <w:t>2</w:t>
            </w:r>
          </w:p>
        </w:tc>
        <w:tc>
          <w:tcPr>
            <w:tcW w:w="0" w:type="auto"/>
            <w:vMerge w:val="continue"/>
            <w:vAlign w:val="center"/>
          </w:tcPr>
          <w:p w14:paraId="0FB7E4D4">
            <w:pPr>
              <w:pStyle w:val="30"/>
            </w:pPr>
          </w:p>
        </w:tc>
        <w:tc>
          <w:tcPr>
            <w:tcW w:w="0" w:type="auto"/>
            <w:vMerge w:val="continue"/>
            <w:vAlign w:val="center"/>
          </w:tcPr>
          <w:p w14:paraId="1CD24274">
            <w:pPr>
              <w:pStyle w:val="30"/>
            </w:pPr>
          </w:p>
        </w:tc>
        <w:tc>
          <w:tcPr>
            <w:tcW w:w="0" w:type="auto"/>
            <w:vMerge w:val="continue"/>
            <w:vAlign w:val="center"/>
          </w:tcPr>
          <w:p w14:paraId="494C20C6">
            <w:pPr>
              <w:pStyle w:val="30"/>
            </w:pPr>
          </w:p>
        </w:tc>
        <w:tc>
          <w:tcPr>
            <w:tcW w:w="0" w:type="auto"/>
            <w:vAlign w:val="center"/>
          </w:tcPr>
          <w:p w14:paraId="08923475">
            <w:pPr>
              <w:pStyle w:val="30"/>
            </w:pPr>
            <w:r>
              <w:t>安全事件发生次数</w:t>
            </w:r>
          </w:p>
        </w:tc>
        <w:tc>
          <w:tcPr>
            <w:tcW w:w="0" w:type="auto"/>
            <w:vAlign w:val="center"/>
          </w:tcPr>
          <w:p w14:paraId="6BF32EE3">
            <w:pPr>
              <w:pStyle w:val="30"/>
            </w:pPr>
            <w:r>
              <w:t>0</w:t>
            </w:r>
          </w:p>
        </w:tc>
      </w:tr>
      <w:tr w14:paraId="2BE24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0" w:type="auto"/>
            <w:vAlign w:val="center"/>
          </w:tcPr>
          <w:p w14:paraId="12564845">
            <w:pPr>
              <w:pStyle w:val="30"/>
            </w:pPr>
            <w:r>
              <w:t>3</w:t>
            </w:r>
          </w:p>
        </w:tc>
        <w:tc>
          <w:tcPr>
            <w:tcW w:w="0" w:type="auto"/>
            <w:vMerge w:val="continue"/>
            <w:vAlign w:val="center"/>
          </w:tcPr>
          <w:p w14:paraId="131F2BCD">
            <w:pPr>
              <w:pStyle w:val="30"/>
            </w:pPr>
          </w:p>
        </w:tc>
        <w:tc>
          <w:tcPr>
            <w:tcW w:w="0" w:type="auto"/>
            <w:vMerge w:val="continue"/>
            <w:vAlign w:val="center"/>
          </w:tcPr>
          <w:p w14:paraId="2DE01BCF">
            <w:pPr>
              <w:pStyle w:val="30"/>
            </w:pPr>
          </w:p>
        </w:tc>
        <w:tc>
          <w:tcPr>
            <w:tcW w:w="0" w:type="auto"/>
            <w:vMerge w:val="continue"/>
            <w:vAlign w:val="center"/>
          </w:tcPr>
          <w:p w14:paraId="0997A0DB">
            <w:pPr>
              <w:pStyle w:val="30"/>
            </w:pPr>
          </w:p>
        </w:tc>
        <w:tc>
          <w:tcPr>
            <w:tcW w:w="0" w:type="auto"/>
            <w:vAlign w:val="center"/>
          </w:tcPr>
          <w:p w14:paraId="19029E12">
            <w:pPr>
              <w:pStyle w:val="30"/>
            </w:pPr>
            <w:r>
              <w:rPr>
                <w:rFonts w:hint="eastAsia"/>
              </w:rPr>
              <w:t>系统稳定性</w:t>
            </w:r>
          </w:p>
        </w:tc>
        <w:tc>
          <w:tcPr>
            <w:tcW w:w="0" w:type="auto"/>
            <w:vAlign w:val="center"/>
          </w:tcPr>
          <w:p w14:paraId="1476C7F9">
            <w:pPr>
              <w:pStyle w:val="30"/>
            </w:pPr>
            <w:r>
              <w:t>99%</w:t>
            </w:r>
          </w:p>
        </w:tc>
      </w:tr>
      <w:tr w14:paraId="4EB2D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0" w:type="auto"/>
            <w:vAlign w:val="center"/>
          </w:tcPr>
          <w:p w14:paraId="23DB59EC">
            <w:pPr>
              <w:pStyle w:val="30"/>
            </w:pPr>
            <w:r>
              <w:t>4</w:t>
            </w:r>
          </w:p>
        </w:tc>
        <w:tc>
          <w:tcPr>
            <w:tcW w:w="0" w:type="auto"/>
            <w:vMerge w:val="continue"/>
            <w:vAlign w:val="center"/>
          </w:tcPr>
          <w:p w14:paraId="31156CBB">
            <w:pPr>
              <w:pStyle w:val="30"/>
            </w:pPr>
          </w:p>
        </w:tc>
        <w:tc>
          <w:tcPr>
            <w:tcW w:w="0" w:type="auto"/>
            <w:vMerge w:val="continue"/>
            <w:vAlign w:val="center"/>
          </w:tcPr>
          <w:p w14:paraId="1DF90C0A">
            <w:pPr>
              <w:pStyle w:val="30"/>
            </w:pPr>
          </w:p>
        </w:tc>
        <w:tc>
          <w:tcPr>
            <w:tcW w:w="0" w:type="auto"/>
            <w:vMerge w:val="continue"/>
            <w:vAlign w:val="center"/>
          </w:tcPr>
          <w:p w14:paraId="764FA7C2">
            <w:pPr>
              <w:pStyle w:val="30"/>
            </w:pPr>
          </w:p>
        </w:tc>
        <w:tc>
          <w:tcPr>
            <w:tcW w:w="0" w:type="auto"/>
            <w:vAlign w:val="center"/>
          </w:tcPr>
          <w:p w14:paraId="68E3AC4B">
            <w:pPr>
              <w:pStyle w:val="30"/>
            </w:pPr>
            <w:r>
              <w:rPr>
                <w:rFonts w:hint="eastAsia"/>
              </w:rPr>
              <w:t>软件测试</w:t>
            </w:r>
          </w:p>
        </w:tc>
        <w:tc>
          <w:tcPr>
            <w:tcW w:w="0" w:type="auto"/>
            <w:vAlign w:val="center"/>
          </w:tcPr>
          <w:p w14:paraId="0155ABF7">
            <w:pPr>
              <w:pStyle w:val="30"/>
            </w:pPr>
            <w:r>
              <w:t>通过</w:t>
            </w:r>
          </w:p>
        </w:tc>
      </w:tr>
      <w:tr w14:paraId="2334D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0" w:type="auto"/>
            <w:vAlign w:val="center"/>
          </w:tcPr>
          <w:p w14:paraId="3E579AD9">
            <w:pPr>
              <w:pStyle w:val="30"/>
            </w:pPr>
            <w:r>
              <w:t>5</w:t>
            </w:r>
          </w:p>
        </w:tc>
        <w:tc>
          <w:tcPr>
            <w:tcW w:w="0" w:type="auto"/>
            <w:vMerge w:val="continue"/>
            <w:vAlign w:val="center"/>
          </w:tcPr>
          <w:p w14:paraId="41DC59D0">
            <w:pPr>
              <w:pStyle w:val="30"/>
            </w:pPr>
          </w:p>
        </w:tc>
        <w:tc>
          <w:tcPr>
            <w:tcW w:w="0" w:type="auto"/>
            <w:vMerge w:val="continue"/>
            <w:vAlign w:val="center"/>
          </w:tcPr>
          <w:p w14:paraId="3D6E5861">
            <w:pPr>
              <w:pStyle w:val="30"/>
            </w:pPr>
          </w:p>
        </w:tc>
        <w:tc>
          <w:tcPr>
            <w:tcW w:w="0" w:type="auto"/>
            <w:vMerge w:val="continue"/>
            <w:vAlign w:val="center"/>
          </w:tcPr>
          <w:p w14:paraId="4D415695">
            <w:pPr>
              <w:pStyle w:val="30"/>
            </w:pPr>
          </w:p>
        </w:tc>
        <w:tc>
          <w:tcPr>
            <w:tcW w:w="0" w:type="auto"/>
            <w:vAlign w:val="center"/>
          </w:tcPr>
          <w:p w14:paraId="5EA367B2">
            <w:pPr>
              <w:pStyle w:val="30"/>
            </w:pPr>
            <w:r>
              <w:rPr>
                <w:rFonts w:hint="eastAsia"/>
              </w:rPr>
              <w:t>密码测试</w:t>
            </w:r>
          </w:p>
        </w:tc>
        <w:tc>
          <w:tcPr>
            <w:tcW w:w="0" w:type="auto"/>
            <w:vAlign w:val="center"/>
          </w:tcPr>
          <w:p w14:paraId="3DCE0223">
            <w:pPr>
              <w:pStyle w:val="30"/>
            </w:pPr>
            <w:r>
              <w:t>通过</w:t>
            </w:r>
          </w:p>
        </w:tc>
      </w:tr>
      <w:tr w14:paraId="45BC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3D223BE3">
            <w:pPr>
              <w:pStyle w:val="30"/>
            </w:pPr>
            <w:r>
              <w:t>6</w:t>
            </w:r>
          </w:p>
        </w:tc>
        <w:tc>
          <w:tcPr>
            <w:tcW w:w="0" w:type="auto"/>
            <w:vMerge w:val="continue"/>
            <w:vAlign w:val="center"/>
          </w:tcPr>
          <w:p w14:paraId="65604822">
            <w:pPr>
              <w:pStyle w:val="30"/>
            </w:pPr>
          </w:p>
        </w:tc>
        <w:tc>
          <w:tcPr>
            <w:tcW w:w="0" w:type="auto"/>
            <w:vMerge w:val="continue"/>
            <w:vAlign w:val="center"/>
          </w:tcPr>
          <w:p w14:paraId="39BC23EF">
            <w:pPr>
              <w:pStyle w:val="30"/>
            </w:pPr>
          </w:p>
        </w:tc>
        <w:tc>
          <w:tcPr>
            <w:tcW w:w="0" w:type="auto"/>
            <w:vMerge w:val="continue"/>
            <w:vAlign w:val="center"/>
          </w:tcPr>
          <w:p w14:paraId="01BB4AAA">
            <w:pPr>
              <w:pStyle w:val="30"/>
            </w:pPr>
          </w:p>
        </w:tc>
        <w:tc>
          <w:tcPr>
            <w:tcW w:w="0" w:type="auto"/>
            <w:vAlign w:val="center"/>
          </w:tcPr>
          <w:p w14:paraId="092C1023">
            <w:pPr>
              <w:pStyle w:val="30"/>
            </w:pPr>
            <w:r>
              <w:t>网络安全等级达标</w:t>
            </w:r>
          </w:p>
        </w:tc>
        <w:tc>
          <w:tcPr>
            <w:tcW w:w="0" w:type="auto"/>
            <w:vAlign w:val="center"/>
          </w:tcPr>
          <w:p w14:paraId="7A73C0EA">
            <w:pPr>
              <w:pStyle w:val="30"/>
            </w:pPr>
            <w:r>
              <w:t>三级</w:t>
            </w:r>
          </w:p>
        </w:tc>
      </w:tr>
      <w:tr w14:paraId="0647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0" w:type="auto"/>
            <w:vAlign w:val="center"/>
          </w:tcPr>
          <w:p w14:paraId="796A46A3">
            <w:pPr>
              <w:pStyle w:val="30"/>
            </w:pPr>
            <w:r>
              <w:t>7</w:t>
            </w:r>
          </w:p>
        </w:tc>
        <w:tc>
          <w:tcPr>
            <w:tcW w:w="0" w:type="auto"/>
            <w:vMerge w:val="continue"/>
            <w:vAlign w:val="center"/>
          </w:tcPr>
          <w:p w14:paraId="7D24D618">
            <w:pPr>
              <w:pStyle w:val="30"/>
            </w:pPr>
          </w:p>
        </w:tc>
        <w:tc>
          <w:tcPr>
            <w:tcW w:w="0" w:type="auto"/>
            <w:vMerge w:val="continue"/>
            <w:vAlign w:val="center"/>
          </w:tcPr>
          <w:p w14:paraId="093652BB">
            <w:pPr>
              <w:pStyle w:val="30"/>
            </w:pPr>
          </w:p>
        </w:tc>
        <w:tc>
          <w:tcPr>
            <w:tcW w:w="0" w:type="auto"/>
            <w:vMerge w:val="continue"/>
            <w:vAlign w:val="center"/>
          </w:tcPr>
          <w:p w14:paraId="041074BA">
            <w:pPr>
              <w:pStyle w:val="30"/>
            </w:pPr>
          </w:p>
        </w:tc>
        <w:tc>
          <w:tcPr>
            <w:tcW w:w="0" w:type="auto"/>
            <w:vAlign w:val="center"/>
          </w:tcPr>
          <w:p w14:paraId="065ABE2B">
            <w:pPr>
              <w:pStyle w:val="30"/>
            </w:pPr>
            <w:r>
              <w:rPr>
                <w:rFonts w:hint="eastAsia"/>
              </w:rPr>
              <w:t>安全测试</w:t>
            </w:r>
          </w:p>
        </w:tc>
        <w:tc>
          <w:tcPr>
            <w:tcW w:w="0" w:type="auto"/>
            <w:vAlign w:val="center"/>
          </w:tcPr>
          <w:p w14:paraId="623E2CBE">
            <w:pPr>
              <w:pStyle w:val="30"/>
            </w:pPr>
            <w:r>
              <w:rPr>
                <w:rFonts w:hint="eastAsia"/>
              </w:rPr>
              <w:t>通过</w:t>
            </w:r>
          </w:p>
        </w:tc>
      </w:tr>
      <w:tr w14:paraId="536F6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0" w:type="auto"/>
            <w:vAlign w:val="center"/>
          </w:tcPr>
          <w:p w14:paraId="7D29F218">
            <w:pPr>
              <w:pStyle w:val="30"/>
            </w:pPr>
            <w:r>
              <w:t>8</w:t>
            </w:r>
          </w:p>
        </w:tc>
        <w:tc>
          <w:tcPr>
            <w:tcW w:w="0" w:type="auto"/>
            <w:vMerge w:val="continue"/>
            <w:vAlign w:val="center"/>
          </w:tcPr>
          <w:p w14:paraId="4D397F8C">
            <w:pPr>
              <w:pStyle w:val="30"/>
            </w:pPr>
          </w:p>
        </w:tc>
        <w:tc>
          <w:tcPr>
            <w:tcW w:w="0" w:type="auto"/>
            <w:vMerge w:val="continue"/>
            <w:vAlign w:val="center"/>
          </w:tcPr>
          <w:p w14:paraId="31DF0F60">
            <w:pPr>
              <w:pStyle w:val="30"/>
            </w:pPr>
          </w:p>
        </w:tc>
        <w:tc>
          <w:tcPr>
            <w:tcW w:w="0" w:type="auto"/>
            <w:vAlign w:val="center"/>
          </w:tcPr>
          <w:p w14:paraId="555DB6D5">
            <w:pPr>
              <w:pStyle w:val="30"/>
            </w:pPr>
            <w:r>
              <w:t>产出时效</w:t>
            </w:r>
          </w:p>
        </w:tc>
        <w:tc>
          <w:tcPr>
            <w:tcW w:w="0" w:type="auto"/>
            <w:vAlign w:val="center"/>
          </w:tcPr>
          <w:p w14:paraId="073BE4DF">
            <w:pPr>
              <w:pStyle w:val="30"/>
            </w:pPr>
            <w:r>
              <w:t>项目建设周期</w:t>
            </w:r>
          </w:p>
        </w:tc>
        <w:tc>
          <w:tcPr>
            <w:tcW w:w="0" w:type="auto"/>
            <w:vAlign w:val="center"/>
          </w:tcPr>
          <w:p w14:paraId="1FC7EA2C">
            <w:pPr>
              <w:pStyle w:val="30"/>
            </w:pPr>
            <w:r>
              <w:rPr>
                <w:rFonts w:hint="eastAsia"/>
              </w:rPr>
              <w:t>2</w:t>
            </w:r>
            <w:r>
              <w:t xml:space="preserve"> 个月</w:t>
            </w:r>
          </w:p>
        </w:tc>
      </w:tr>
      <w:tr w14:paraId="77C4A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73935027">
            <w:pPr>
              <w:pStyle w:val="30"/>
            </w:pPr>
            <w:r>
              <w:t>9</w:t>
            </w:r>
          </w:p>
        </w:tc>
        <w:tc>
          <w:tcPr>
            <w:tcW w:w="0" w:type="auto"/>
            <w:vMerge w:val="continue"/>
            <w:vAlign w:val="center"/>
          </w:tcPr>
          <w:p w14:paraId="7576D988">
            <w:pPr>
              <w:pStyle w:val="30"/>
            </w:pPr>
          </w:p>
        </w:tc>
        <w:tc>
          <w:tcPr>
            <w:tcW w:w="0" w:type="auto"/>
            <w:vMerge w:val="continue"/>
            <w:vAlign w:val="center"/>
          </w:tcPr>
          <w:p w14:paraId="6B842FDD">
            <w:pPr>
              <w:pStyle w:val="30"/>
            </w:pPr>
          </w:p>
        </w:tc>
        <w:tc>
          <w:tcPr>
            <w:tcW w:w="0" w:type="auto"/>
            <w:vAlign w:val="center"/>
          </w:tcPr>
          <w:p w14:paraId="492D1C0F">
            <w:pPr>
              <w:pStyle w:val="30"/>
            </w:pPr>
            <w:r>
              <w:t>产出数量</w:t>
            </w:r>
          </w:p>
        </w:tc>
        <w:tc>
          <w:tcPr>
            <w:tcW w:w="0" w:type="auto"/>
            <w:vAlign w:val="center"/>
          </w:tcPr>
          <w:p w14:paraId="629A3F24">
            <w:pPr>
              <w:pStyle w:val="30"/>
            </w:pPr>
            <w:r>
              <w:rPr>
                <w:rFonts w:hint="eastAsia"/>
              </w:rPr>
              <w:t>软件开发完成率</w:t>
            </w:r>
          </w:p>
        </w:tc>
        <w:tc>
          <w:tcPr>
            <w:tcW w:w="0" w:type="auto"/>
            <w:vAlign w:val="center"/>
          </w:tcPr>
          <w:p w14:paraId="52754429">
            <w:pPr>
              <w:pStyle w:val="30"/>
            </w:pPr>
            <w:r>
              <w:t>100%</w:t>
            </w:r>
          </w:p>
        </w:tc>
      </w:tr>
      <w:tr w14:paraId="6CA92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0" w:type="auto"/>
            <w:vAlign w:val="center"/>
          </w:tcPr>
          <w:p w14:paraId="4EDEB56B">
            <w:pPr>
              <w:pStyle w:val="30"/>
            </w:pPr>
            <w:r>
              <w:t>10</w:t>
            </w:r>
          </w:p>
        </w:tc>
        <w:tc>
          <w:tcPr>
            <w:tcW w:w="0" w:type="auto"/>
            <w:vMerge w:val="continue"/>
            <w:vAlign w:val="center"/>
          </w:tcPr>
          <w:p w14:paraId="50E2AA01">
            <w:pPr>
              <w:pStyle w:val="30"/>
            </w:pPr>
          </w:p>
        </w:tc>
        <w:tc>
          <w:tcPr>
            <w:tcW w:w="0" w:type="auto"/>
            <w:vAlign w:val="center"/>
          </w:tcPr>
          <w:p w14:paraId="22A0C3EE">
            <w:pPr>
              <w:pStyle w:val="30"/>
            </w:pPr>
            <w:r>
              <w:t>应用系统</w:t>
            </w:r>
          </w:p>
        </w:tc>
        <w:tc>
          <w:tcPr>
            <w:tcW w:w="0" w:type="auto"/>
            <w:vAlign w:val="center"/>
          </w:tcPr>
          <w:p w14:paraId="0C893397">
            <w:pPr>
              <w:pStyle w:val="30"/>
            </w:pPr>
            <w:r>
              <w:t>基础数据共性系统水平</w:t>
            </w:r>
          </w:p>
        </w:tc>
        <w:tc>
          <w:tcPr>
            <w:tcW w:w="0" w:type="auto"/>
            <w:vAlign w:val="center"/>
          </w:tcPr>
          <w:p w14:paraId="068CEF31">
            <w:pPr>
              <w:pStyle w:val="30"/>
            </w:pPr>
            <w:r>
              <w:t>数据准确率</w:t>
            </w:r>
            <w:r>
              <w:rPr>
                <w:rFonts w:hint="eastAsia"/>
              </w:rPr>
              <w:t>4，</w:t>
            </w:r>
          </w:p>
        </w:tc>
        <w:tc>
          <w:tcPr>
            <w:tcW w:w="0" w:type="auto"/>
            <w:vAlign w:val="center"/>
          </w:tcPr>
          <w:p w14:paraId="67C0DB47">
            <w:pPr>
              <w:pStyle w:val="30"/>
            </w:pPr>
            <w:r>
              <w:t>准确率：100%</w:t>
            </w:r>
          </w:p>
        </w:tc>
      </w:tr>
      <w:tr w14:paraId="31BA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0" w:type="auto"/>
            <w:vAlign w:val="center"/>
          </w:tcPr>
          <w:p w14:paraId="2F55F1FF">
            <w:pPr>
              <w:pStyle w:val="30"/>
            </w:pPr>
            <w:r>
              <w:t>11</w:t>
            </w:r>
          </w:p>
        </w:tc>
        <w:tc>
          <w:tcPr>
            <w:tcW w:w="0" w:type="auto"/>
            <w:vMerge w:val="continue"/>
            <w:vAlign w:val="center"/>
          </w:tcPr>
          <w:p w14:paraId="0F3182F4">
            <w:pPr>
              <w:pStyle w:val="30"/>
            </w:pPr>
          </w:p>
        </w:tc>
        <w:tc>
          <w:tcPr>
            <w:tcW w:w="0" w:type="auto"/>
            <w:vAlign w:val="center"/>
          </w:tcPr>
          <w:p w14:paraId="797990C5">
            <w:pPr>
              <w:pStyle w:val="30"/>
            </w:pPr>
            <w:r>
              <w:t>应用系统</w:t>
            </w:r>
          </w:p>
        </w:tc>
        <w:tc>
          <w:tcPr>
            <w:tcW w:w="0" w:type="auto"/>
            <w:vAlign w:val="center"/>
          </w:tcPr>
          <w:p w14:paraId="47B3D65E">
            <w:pPr>
              <w:pStyle w:val="30"/>
            </w:pPr>
            <w:r>
              <w:t>数据服务与数据治理水平</w:t>
            </w:r>
          </w:p>
        </w:tc>
        <w:tc>
          <w:tcPr>
            <w:tcW w:w="0" w:type="auto"/>
            <w:vAlign w:val="center"/>
          </w:tcPr>
          <w:p w14:paraId="5933B747">
            <w:pPr>
              <w:pStyle w:val="30"/>
            </w:pPr>
            <w:r>
              <w:t>数据源覆盖度</w:t>
            </w:r>
          </w:p>
        </w:tc>
        <w:tc>
          <w:tcPr>
            <w:tcW w:w="0" w:type="auto"/>
            <w:vAlign w:val="center"/>
          </w:tcPr>
          <w:p w14:paraId="300B048C">
            <w:pPr>
              <w:pStyle w:val="30"/>
            </w:pPr>
            <w:r>
              <w:t>覆盖率：100%</w:t>
            </w:r>
          </w:p>
        </w:tc>
      </w:tr>
      <w:tr w14:paraId="0507D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509B22AF">
            <w:pPr>
              <w:pStyle w:val="30"/>
            </w:pPr>
            <w:r>
              <w:t>12</w:t>
            </w:r>
          </w:p>
        </w:tc>
        <w:tc>
          <w:tcPr>
            <w:tcW w:w="0" w:type="auto"/>
            <w:vMerge w:val="continue"/>
            <w:vAlign w:val="center"/>
          </w:tcPr>
          <w:p w14:paraId="6A8E7700">
            <w:pPr>
              <w:pStyle w:val="30"/>
            </w:pPr>
          </w:p>
        </w:tc>
        <w:tc>
          <w:tcPr>
            <w:tcW w:w="0" w:type="auto"/>
            <w:vAlign w:val="center"/>
          </w:tcPr>
          <w:p w14:paraId="76783C9F">
            <w:pPr>
              <w:pStyle w:val="30"/>
            </w:pPr>
            <w:r>
              <w:t>安全体系</w:t>
            </w:r>
          </w:p>
        </w:tc>
        <w:tc>
          <w:tcPr>
            <w:tcW w:w="0" w:type="auto"/>
            <w:vAlign w:val="center"/>
          </w:tcPr>
          <w:p w14:paraId="7DBAA91A">
            <w:pPr>
              <w:pStyle w:val="30"/>
            </w:pPr>
            <w:r>
              <w:t>安全建设水平</w:t>
            </w:r>
          </w:p>
        </w:tc>
        <w:tc>
          <w:tcPr>
            <w:tcW w:w="0" w:type="auto"/>
            <w:vAlign w:val="center"/>
          </w:tcPr>
          <w:p w14:paraId="7CF648B2">
            <w:pPr>
              <w:pStyle w:val="30"/>
            </w:pPr>
            <w:r>
              <w:t>数据安全措施</w:t>
            </w:r>
          </w:p>
        </w:tc>
        <w:tc>
          <w:tcPr>
            <w:tcW w:w="0" w:type="auto"/>
            <w:vAlign w:val="center"/>
          </w:tcPr>
          <w:p w14:paraId="0F4FD76B">
            <w:pPr>
              <w:pStyle w:val="30"/>
            </w:pPr>
            <w:r>
              <w:t>安全措施：有</w:t>
            </w:r>
          </w:p>
        </w:tc>
      </w:tr>
      <w:tr w14:paraId="43B5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18A98556">
            <w:pPr>
              <w:pStyle w:val="30"/>
            </w:pPr>
            <w:r>
              <w:t>13</w:t>
            </w:r>
          </w:p>
        </w:tc>
        <w:tc>
          <w:tcPr>
            <w:tcW w:w="0" w:type="auto"/>
            <w:vMerge w:val="continue"/>
            <w:vAlign w:val="center"/>
          </w:tcPr>
          <w:p w14:paraId="3A6CE4B9">
            <w:pPr>
              <w:pStyle w:val="30"/>
            </w:pPr>
          </w:p>
        </w:tc>
        <w:tc>
          <w:tcPr>
            <w:tcW w:w="0" w:type="auto"/>
            <w:vAlign w:val="center"/>
          </w:tcPr>
          <w:p w14:paraId="7E8F54AF">
            <w:pPr>
              <w:pStyle w:val="30"/>
            </w:pPr>
            <w:r>
              <w:t>安全体系</w:t>
            </w:r>
          </w:p>
        </w:tc>
        <w:tc>
          <w:tcPr>
            <w:tcW w:w="0" w:type="auto"/>
            <w:vAlign w:val="center"/>
          </w:tcPr>
          <w:p w14:paraId="5BB0C8B7">
            <w:pPr>
              <w:pStyle w:val="30"/>
            </w:pPr>
            <w:r>
              <w:t>安全建设水平</w:t>
            </w:r>
          </w:p>
        </w:tc>
        <w:tc>
          <w:tcPr>
            <w:tcW w:w="0" w:type="auto"/>
            <w:vAlign w:val="center"/>
          </w:tcPr>
          <w:p w14:paraId="2810FA29">
            <w:pPr>
              <w:pStyle w:val="30"/>
            </w:pPr>
            <w:r>
              <w:t>网络安全措施</w:t>
            </w:r>
          </w:p>
        </w:tc>
        <w:tc>
          <w:tcPr>
            <w:tcW w:w="0" w:type="auto"/>
            <w:vAlign w:val="center"/>
          </w:tcPr>
          <w:p w14:paraId="2E59BD07">
            <w:pPr>
              <w:pStyle w:val="30"/>
            </w:pPr>
            <w:r>
              <w:t>安全措施：有</w:t>
            </w:r>
          </w:p>
        </w:tc>
      </w:tr>
      <w:tr w14:paraId="2A97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2761733E">
            <w:pPr>
              <w:pStyle w:val="30"/>
            </w:pPr>
            <w:r>
              <w:t>14</w:t>
            </w:r>
          </w:p>
        </w:tc>
        <w:tc>
          <w:tcPr>
            <w:tcW w:w="0" w:type="auto"/>
            <w:vMerge w:val="continue"/>
            <w:vAlign w:val="center"/>
          </w:tcPr>
          <w:p w14:paraId="608EC9F1">
            <w:pPr>
              <w:pStyle w:val="30"/>
            </w:pPr>
          </w:p>
        </w:tc>
        <w:tc>
          <w:tcPr>
            <w:tcW w:w="0" w:type="auto"/>
            <w:vAlign w:val="center"/>
          </w:tcPr>
          <w:p w14:paraId="60E61A22">
            <w:pPr>
              <w:pStyle w:val="30"/>
            </w:pPr>
            <w:r>
              <w:t>安全体系</w:t>
            </w:r>
          </w:p>
        </w:tc>
        <w:tc>
          <w:tcPr>
            <w:tcW w:w="0" w:type="auto"/>
            <w:vAlign w:val="center"/>
          </w:tcPr>
          <w:p w14:paraId="768586A8">
            <w:pPr>
              <w:pStyle w:val="30"/>
            </w:pPr>
            <w:r>
              <w:t>安全建设水平</w:t>
            </w:r>
          </w:p>
        </w:tc>
        <w:tc>
          <w:tcPr>
            <w:tcW w:w="0" w:type="auto"/>
            <w:vAlign w:val="center"/>
          </w:tcPr>
          <w:p w14:paraId="7B8BC1FB">
            <w:pPr>
              <w:pStyle w:val="30"/>
            </w:pPr>
            <w:r>
              <w:t>系统安全措施</w:t>
            </w:r>
          </w:p>
        </w:tc>
        <w:tc>
          <w:tcPr>
            <w:tcW w:w="0" w:type="auto"/>
            <w:vAlign w:val="center"/>
          </w:tcPr>
          <w:p w14:paraId="3B9DAA34">
            <w:pPr>
              <w:pStyle w:val="30"/>
            </w:pPr>
            <w:r>
              <w:t>安全措施：有</w:t>
            </w:r>
          </w:p>
        </w:tc>
      </w:tr>
      <w:tr w14:paraId="75DF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0ABD8318">
            <w:pPr>
              <w:pStyle w:val="30"/>
            </w:pPr>
            <w:r>
              <w:t>15</w:t>
            </w:r>
          </w:p>
        </w:tc>
        <w:tc>
          <w:tcPr>
            <w:tcW w:w="0" w:type="auto"/>
            <w:vMerge w:val="continue"/>
            <w:vAlign w:val="center"/>
          </w:tcPr>
          <w:p w14:paraId="235AF5A1">
            <w:pPr>
              <w:pStyle w:val="30"/>
            </w:pPr>
          </w:p>
        </w:tc>
        <w:tc>
          <w:tcPr>
            <w:tcW w:w="0" w:type="auto"/>
            <w:vAlign w:val="center"/>
          </w:tcPr>
          <w:p w14:paraId="738DE705">
            <w:pPr>
              <w:pStyle w:val="30"/>
            </w:pPr>
            <w:r>
              <w:t>安全体系</w:t>
            </w:r>
          </w:p>
        </w:tc>
        <w:tc>
          <w:tcPr>
            <w:tcW w:w="0" w:type="auto"/>
            <w:vAlign w:val="center"/>
          </w:tcPr>
          <w:p w14:paraId="25E49A3D">
            <w:pPr>
              <w:pStyle w:val="30"/>
            </w:pPr>
            <w:r>
              <w:t>安全建设水平</w:t>
            </w:r>
          </w:p>
        </w:tc>
        <w:tc>
          <w:tcPr>
            <w:tcW w:w="0" w:type="auto"/>
            <w:vAlign w:val="center"/>
          </w:tcPr>
          <w:p w14:paraId="4DFDCD88">
            <w:pPr>
              <w:pStyle w:val="30"/>
            </w:pPr>
            <w:r>
              <w:t>终端设备安全管理覆盖率</w:t>
            </w:r>
          </w:p>
        </w:tc>
        <w:tc>
          <w:tcPr>
            <w:tcW w:w="0" w:type="auto"/>
            <w:vAlign w:val="center"/>
          </w:tcPr>
          <w:p w14:paraId="1CC2BD2A">
            <w:pPr>
              <w:pStyle w:val="30"/>
            </w:pPr>
            <w:r>
              <w:t>100%</w:t>
            </w:r>
          </w:p>
        </w:tc>
      </w:tr>
      <w:tr w14:paraId="6AA91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2282CE54">
            <w:pPr>
              <w:pStyle w:val="30"/>
            </w:pPr>
            <w:r>
              <w:t>16</w:t>
            </w:r>
          </w:p>
        </w:tc>
        <w:tc>
          <w:tcPr>
            <w:tcW w:w="0" w:type="auto"/>
            <w:vMerge w:val="continue"/>
            <w:vAlign w:val="center"/>
          </w:tcPr>
          <w:p w14:paraId="0F3240F7">
            <w:pPr>
              <w:pStyle w:val="30"/>
            </w:pPr>
          </w:p>
        </w:tc>
        <w:tc>
          <w:tcPr>
            <w:tcW w:w="0" w:type="auto"/>
            <w:vAlign w:val="center"/>
          </w:tcPr>
          <w:p w14:paraId="15F2EC0B">
            <w:pPr>
              <w:pStyle w:val="30"/>
            </w:pPr>
            <w:r>
              <w:t>系统可用性</w:t>
            </w:r>
          </w:p>
        </w:tc>
        <w:tc>
          <w:tcPr>
            <w:tcW w:w="0" w:type="auto"/>
            <w:vAlign w:val="center"/>
          </w:tcPr>
          <w:p w14:paraId="23563133">
            <w:pPr>
              <w:pStyle w:val="30"/>
            </w:pPr>
            <w:r>
              <w:t>服务持续性</w:t>
            </w:r>
          </w:p>
        </w:tc>
        <w:tc>
          <w:tcPr>
            <w:tcW w:w="0" w:type="auto"/>
            <w:vAlign w:val="center"/>
          </w:tcPr>
          <w:p w14:paraId="3CAA24C7">
            <w:pPr>
              <w:pStyle w:val="30"/>
            </w:pPr>
            <w:r>
              <w:t>系统正常运行时间占比</w:t>
            </w:r>
          </w:p>
        </w:tc>
        <w:tc>
          <w:tcPr>
            <w:tcW w:w="0" w:type="auto"/>
            <w:vAlign w:val="center"/>
          </w:tcPr>
          <w:p w14:paraId="6651C96C">
            <w:pPr>
              <w:pStyle w:val="30"/>
            </w:pPr>
            <w:r>
              <w:t>99%</w:t>
            </w:r>
          </w:p>
        </w:tc>
      </w:tr>
      <w:tr w14:paraId="78657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7456CC02">
            <w:pPr>
              <w:pStyle w:val="30"/>
            </w:pPr>
            <w:r>
              <w:t>17</w:t>
            </w:r>
          </w:p>
        </w:tc>
        <w:tc>
          <w:tcPr>
            <w:tcW w:w="0" w:type="auto"/>
            <w:vMerge w:val="continue"/>
            <w:vAlign w:val="center"/>
          </w:tcPr>
          <w:p w14:paraId="40DD6568">
            <w:pPr>
              <w:pStyle w:val="30"/>
            </w:pPr>
          </w:p>
        </w:tc>
        <w:tc>
          <w:tcPr>
            <w:tcW w:w="0" w:type="auto"/>
            <w:vAlign w:val="center"/>
          </w:tcPr>
          <w:p w14:paraId="08882A37">
            <w:pPr>
              <w:pStyle w:val="30"/>
            </w:pPr>
            <w:r>
              <w:t>数据管理</w:t>
            </w:r>
          </w:p>
        </w:tc>
        <w:tc>
          <w:tcPr>
            <w:tcW w:w="0" w:type="auto"/>
            <w:vAlign w:val="center"/>
          </w:tcPr>
          <w:p w14:paraId="6AC834E1">
            <w:pPr>
              <w:pStyle w:val="30"/>
            </w:pPr>
            <w:r>
              <w:t>数据质量</w:t>
            </w:r>
          </w:p>
        </w:tc>
        <w:tc>
          <w:tcPr>
            <w:tcW w:w="0" w:type="auto"/>
            <w:vAlign w:val="center"/>
          </w:tcPr>
          <w:p w14:paraId="1DA17EB9">
            <w:pPr>
              <w:pStyle w:val="30"/>
            </w:pPr>
            <w:r>
              <w:t>核心数据缺失率</w:t>
            </w:r>
          </w:p>
        </w:tc>
        <w:tc>
          <w:tcPr>
            <w:tcW w:w="0" w:type="auto"/>
            <w:vAlign w:val="center"/>
          </w:tcPr>
          <w:p w14:paraId="578730BC">
            <w:pPr>
              <w:pStyle w:val="30"/>
            </w:pPr>
            <w:r>
              <w:t>0%</w:t>
            </w:r>
          </w:p>
        </w:tc>
      </w:tr>
      <w:tr w14:paraId="2BA33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67D0CA1E">
            <w:pPr>
              <w:pStyle w:val="30"/>
            </w:pPr>
            <w:r>
              <w:t>18</w:t>
            </w:r>
          </w:p>
        </w:tc>
        <w:tc>
          <w:tcPr>
            <w:tcW w:w="0" w:type="auto"/>
            <w:vMerge w:val="restart"/>
            <w:vAlign w:val="center"/>
          </w:tcPr>
          <w:p w14:paraId="4FE6CBD2">
            <w:pPr>
              <w:pStyle w:val="30"/>
            </w:pPr>
            <w:r>
              <w:t>业务指标</w:t>
            </w:r>
          </w:p>
        </w:tc>
        <w:tc>
          <w:tcPr>
            <w:tcW w:w="0" w:type="auto"/>
            <w:vAlign w:val="center"/>
          </w:tcPr>
          <w:p w14:paraId="642618D8">
            <w:pPr>
              <w:pStyle w:val="30"/>
            </w:pPr>
            <w:r>
              <w:t>系统性能</w:t>
            </w:r>
          </w:p>
        </w:tc>
        <w:tc>
          <w:tcPr>
            <w:tcW w:w="0" w:type="auto"/>
            <w:vAlign w:val="center"/>
          </w:tcPr>
          <w:p w14:paraId="24940357">
            <w:pPr>
              <w:pStyle w:val="30"/>
            </w:pPr>
            <w:r>
              <w:t>响应速度</w:t>
            </w:r>
          </w:p>
        </w:tc>
        <w:tc>
          <w:tcPr>
            <w:tcW w:w="0" w:type="auto"/>
            <w:vAlign w:val="center"/>
          </w:tcPr>
          <w:p w14:paraId="5D50F785">
            <w:pPr>
              <w:pStyle w:val="30"/>
            </w:pPr>
            <w:r>
              <w:t>接口调用响应速度</w:t>
            </w:r>
          </w:p>
        </w:tc>
        <w:tc>
          <w:tcPr>
            <w:tcW w:w="0" w:type="auto"/>
            <w:vAlign w:val="center"/>
          </w:tcPr>
          <w:p w14:paraId="06349E22">
            <w:pPr>
              <w:pStyle w:val="30"/>
            </w:pPr>
            <w:r>
              <w:t>2 秒</w:t>
            </w:r>
          </w:p>
        </w:tc>
      </w:tr>
      <w:tr w14:paraId="57462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2FC0F7EC">
            <w:pPr>
              <w:pStyle w:val="30"/>
            </w:pPr>
            <w:r>
              <w:t>19</w:t>
            </w:r>
          </w:p>
        </w:tc>
        <w:tc>
          <w:tcPr>
            <w:tcW w:w="0" w:type="auto"/>
            <w:vMerge w:val="continue"/>
            <w:vAlign w:val="center"/>
          </w:tcPr>
          <w:p w14:paraId="18F3D461">
            <w:pPr>
              <w:pStyle w:val="30"/>
            </w:pPr>
          </w:p>
        </w:tc>
        <w:tc>
          <w:tcPr>
            <w:tcW w:w="0" w:type="auto"/>
            <w:vMerge w:val="restart"/>
            <w:vAlign w:val="center"/>
          </w:tcPr>
          <w:p w14:paraId="5D275731">
            <w:pPr>
              <w:pStyle w:val="30"/>
            </w:pPr>
            <w:r>
              <w:t>产出指标</w:t>
            </w:r>
          </w:p>
        </w:tc>
        <w:tc>
          <w:tcPr>
            <w:tcW w:w="0" w:type="auto"/>
            <w:vMerge w:val="restart"/>
            <w:vAlign w:val="center"/>
          </w:tcPr>
          <w:p w14:paraId="4948D75B">
            <w:pPr>
              <w:pStyle w:val="30"/>
            </w:pPr>
            <w:r>
              <w:t>产出质量</w:t>
            </w:r>
          </w:p>
        </w:tc>
        <w:tc>
          <w:tcPr>
            <w:tcW w:w="0" w:type="auto"/>
            <w:vAlign w:val="center"/>
          </w:tcPr>
          <w:p w14:paraId="0A7A8EC3">
            <w:pPr>
              <w:pStyle w:val="30"/>
            </w:pPr>
            <w:r>
              <w:t>平均故障修复时间</w:t>
            </w:r>
          </w:p>
        </w:tc>
        <w:tc>
          <w:tcPr>
            <w:tcW w:w="0" w:type="auto"/>
            <w:vAlign w:val="center"/>
          </w:tcPr>
          <w:p w14:paraId="1AC37402">
            <w:pPr>
              <w:pStyle w:val="30"/>
            </w:pPr>
            <w:r>
              <w:t>2-4 小时</w:t>
            </w:r>
          </w:p>
        </w:tc>
      </w:tr>
      <w:tr w14:paraId="28CD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3971AA5B">
            <w:pPr>
              <w:pStyle w:val="30"/>
            </w:pPr>
            <w:r>
              <w:t>20</w:t>
            </w:r>
          </w:p>
        </w:tc>
        <w:tc>
          <w:tcPr>
            <w:tcW w:w="0" w:type="auto"/>
            <w:vMerge w:val="continue"/>
            <w:vAlign w:val="center"/>
          </w:tcPr>
          <w:p w14:paraId="58A13874">
            <w:pPr>
              <w:pStyle w:val="30"/>
            </w:pPr>
          </w:p>
        </w:tc>
        <w:tc>
          <w:tcPr>
            <w:tcW w:w="0" w:type="auto"/>
            <w:vMerge w:val="continue"/>
            <w:vAlign w:val="center"/>
          </w:tcPr>
          <w:p w14:paraId="3BFF9A59">
            <w:pPr>
              <w:pStyle w:val="30"/>
            </w:pPr>
          </w:p>
        </w:tc>
        <w:tc>
          <w:tcPr>
            <w:tcW w:w="0" w:type="auto"/>
            <w:vMerge w:val="continue"/>
            <w:vAlign w:val="center"/>
          </w:tcPr>
          <w:p w14:paraId="57D12ADD">
            <w:pPr>
              <w:pStyle w:val="30"/>
            </w:pPr>
          </w:p>
        </w:tc>
        <w:tc>
          <w:tcPr>
            <w:tcW w:w="0" w:type="auto"/>
            <w:vAlign w:val="center"/>
          </w:tcPr>
          <w:p w14:paraId="0E6634A8">
            <w:pPr>
              <w:pStyle w:val="30"/>
            </w:pPr>
            <w:r>
              <w:t>系统平均响应时间</w:t>
            </w:r>
          </w:p>
        </w:tc>
        <w:tc>
          <w:tcPr>
            <w:tcW w:w="0" w:type="auto"/>
            <w:vAlign w:val="center"/>
          </w:tcPr>
          <w:p w14:paraId="01FED8BE">
            <w:pPr>
              <w:pStyle w:val="30"/>
            </w:pPr>
            <w:r>
              <w:t>&lt;= 200ms</w:t>
            </w:r>
          </w:p>
        </w:tc>
      </w:tr>
      <w:tr w14:paraId="42CDC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73327F6C">
            <w:pPr>
              <w:pStyle w:val="30"/>
            </w:pPr>
            <w:r>
              <w:t>21</w:t>
            </w:r>
          </w:p>
        </w:tc>
        <w:tc>
          <w:tcPr>
            <w:tcW w:w="0" w:type="auto"/>
            <w:vMerge w:val="continue"/>
            <w:vAlign w:val="center"/>
          </w:tcPr>
          <w:p w14:paraId="734F4FE3">
            <w:pPr>
              <w:pStyle w:val="30"/>
            </w:pPr>
          </w:p>
        </w:tc>
        <w:tc>
          <w:tcPr>
            <w:tcW w:w="0" w:type="auto"/>
            <w:vMerge w:val="continue"/>
            <w:vAlign w:val="center"/>
          </w:tcPr>
          <w:p w14:paraId="44B8A8D5">
            <w:pPr>
              <w:pStyle w:val="30"/>
            </w:pPr>
          </w:p>
        </w:tc>
        <w:tc>
          <w:tcPr>
            <w:tcW w:w="0" w:type="auto"/>
            <w:vMerge w:val="continue"/>
            <w:vAlign w:val="center"/>
          </w:tcPr>
          <w:p w14:paraId="7B31C679">
            <w:pPr>
              <w:pStyle w:val="30"/>
            </w:pPr>
          </w:p>
        </w:tc>
        <w:tc>
          <w:tcPr>
            <w:tcW w:w="0" w:type="auto"/>
            <w:vAlign w:val="center"/>
          </w:tcPr>
          <w:p w14:paraId="3F97FAA8">
            <w:pPr>
              <w:pStyle w:val="30"/>
            </w:pPr>
            <w:r>
              <w:t>吞吐量</w:t>
            </w:r>
          </w:p>
        </w:tc>
        <w:tc>
          <w:tcPr>
            <w:tcW w:w="0" w:type="auto"/>
            <w:vAlign w:val="center"/>
          </w:tcPr>
          <w:p w14:paraId="4477CBAF">
            <w:pPr>
              <w:pStyle w:val="30"/>
            </w:pPr>
            <w:r>
              <w:t>&gt;= 1000 请求 / 秒</w:t>
            </w:r>
          </w:p>
        </w:tc>
      </w:tr>
      <w:tr w14:paraId="430F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0" w:type="auto"/>
            <w:vAlign w:val="center"/>
          </w:tcPr>
          <w:p w14:paraId="6C02AA34">
            <w:pPr>
              <w:pStyle w:val="30"/>
            </w:pPr>
            <w:r>
              <w:t>22</w:t>
            </w:r>
          </w:p>
        </w:tc>
        <w:tc>
          <w:tcPr>
            <w:tcW w:w="0" w:type="auto"/>
            <w:vMerge w:val="continue"/>
            <w:vAlign w:val="center"/>
          </w:tcPr>
          <w:p w14:paraId="3D488C45">
            <w:pPr>
              <w:pStyle w:val="30"/>
            </w:pPr>
          </w:p>
        </w:tc>
        <w:tc>
          <w:tcPr>
            <w:tcW w:w="0" w:type="auto"/>
            <w:vMerge w:val="continue"/>
            <w:vAlign w:val="center"/>
          </w:tcPr>
          <w:p w14:paraId="233A04D1">
            <w:pPr>
              <w:pStyle w:val="30"/>
            </w:pPr>
          </w:p>
        </w:tc>
        <w:tc>
          <w:tcPr>
            <w:tcW w:w="0" w:type="auto"/>
            <w:vMerge w:val="continue"/>
            <w:vAlign w:val="center"/>
          </w:tcPr>
          <w:p w14:paraId="03D77FED">
            <w:pPr>
              <w:pStyle w:val="30"/>
            </w:pPr>
          </w:p>
        </w:tc>
        <w:tc>
          <w:tcPr>
            <w:tcW w:w="0" w:type="auto"/>
            <w:vAlign w:val="center"/>
          </w:tcPr>
          <w:p w14:paraId="7D534AD6">
            <w:pPr>
              <w:pStyle w:val="30"/>
            </w:pPr>
            <w:r>
              <w:t>智能搜索推理速度（首次输出）</w:t>
            </w:r>
          </w:p>
        </w:tc>
        <w:tc>
          <w:tcPr>
            <w:tcW w:w="0" w:type="auto"/>
            <w:vAlign w:val="center"/>
          </w:tcPr>
          <w:p w14:paraId="7F6AE63B">
            <w:pPr>
              <w:pStyle w:val="30"/>
            </w:pPr>
            <w:r>
              <w:t>&lt;= 5 秒</w:t>
            </w:r>
          </w:p>
        </w:tc>
      </w:tr>
      <w:tr w14:paraId="7F3D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3E200DF7">
            <w:pPr>
              <w:pStyle w:val="30"/>
            </w:pPr>
            <w:r>
              <w:t>23</w:t>
            </w:r>
          </w:p>
        </w:tc>
        <w:tc>
          <w:tcPr>
            <w:tcW w:w="0" w:type="auto"/>
            <w:vMerge w:val="continue"/>
            <w:vAlign w:val="center"/>
          </w:tcPr>
          <w:p w14:paraId="6EC49A17">
            <w:pPr>
              <w:pStyle w:val="30"/>
            </w:pPr>
          </w:p>
        </w:tc>
        <w:tc>
          <w:tcPr>
            <w:tcW w:w="0" w:type="auto"/>
            <w:vMerge w:val="continue"/>
            <w:vAlign w:val="center"/>
          </w:tcPr>
          <w:p w14:paraId="07584AA3">
            <w:pPr>
              <w:pStyle w:val="30"/>
            </w:pPr>
          </w:p>
        </w:tc>
        <w:tc>
          <w:tcPr>
            <w:tcW w:w="0" w:type="auto"/>
            <w:vMerge w:val="continue"/>
            <w:vAlign w:val="center"/>
          </w:tcPr>
          <w:p w14:paraId="61340071">
            <w:pPr>
              <w:pStyle w:val="30"/>
            </w:pPr>
          </w:p>
        </w:tc>
        <w:tc>
          <w:tcPr>
            <w:tcW w:w="0" w:type="auto"/>
            <w:vAlign w:val="center"/>
          </w:tcPr>
          <w:p w14:paraId="2301D5DB">
            <w:pPr>
              <w:pStyle w:val="30"/>
            </w:pPr>
            <w:r>
              <w:t>一般网页响应速度</w:t>
            </w:r>
          </w:p>
        </w:tc>
        <w:tc>
          <w:tcPr>
            <w:tcW w:w="0" w:type="auto"/>
            <w:vAlign w:val="center"/>
          </w:tcPr>
          <w:p w14:paraId="1875EE21">
            <w:pPr>
              <w:pStyle w:val="30"/>
            </w:pPr>
            <w:r>
              <w:t>3-5 秒</w:t>
            </w:r>
          </w:p>
        </w:tc>
      </w:tr>
      <w:tr w14:paraId="5846A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5" w:hRule="atLeast"/>
          <w:jc w:val="center"/>
        </w:trPr>
        <w:tc>
          <w:tcPr>
            <w:tcW w:w="0" w:type="auto"/>
            <w:vAlign w:val="center"/>
          </w:tcPr>
          <w:p w14:paraId="68A67B21">
            <w:pPr>
              <w:pStyle w:val="30"/>
            </w:pPr>
            <w:r>
              <w:t>24</w:t>
            </w:r>
          </w:p>
        </w:tc>
        <w:tc>
          <w:tcPr>
            <w:tcW w:w="0" w:type="auto"/>
            <w:vMerge w:val="continue"/>
            <w:vAlign w:val="center"/>
          </w:tcPr>
          <w:p w14:paraId="55CE97C0">
            <w:pPr>
              <w:pStyle w:val="30"/>
            </w:pPr>
          </w:p>
        </w:tc>
        <w:tc>
          <w:tcPr>
            <w:tcW w:w="0" w:type="auto"/>
            <w:vMerge w:val="continue"/>
            <w:vAlign w:val="center"/>
          </w:tcPr>
          <w:p w14:paraId="71A076C4">
            <w:pPr>
              <w:pStyle w:val="30"/>
            </w:pPr>
          </w:p>
        </w:tc>
        <w:tc>
          <w:tcPr>
            <w:tcW w:w="0" w:type="auto"/>
            <w:vMerge w:val="continue"/>
            <w:vAlign w:val="center"/>
          </w:tcPr>
          <w:p w14:paraId="33F92B20">
            <w:pPr>
              <w:pStyle w:val="30"/>
            </w:pPr>
          </w:p>
        </w:tc>
        <w:tc>
          <w:tcPr>
            <w:tcW w:w="0" w:type="auto"/>
            <w:vAlign w:val="center"/>
          </w:tcPr>
          <w:p w14:paraId="78F83015">
            <w:pPr>
              <w:pStyle w:val="30"/>
            </w:pPr>
            <w:r>
              <w:t>无故障时间（连续运行时间）</w:t>
            </w:r>
          </w:p>
        </w:tc>
        <w:tc>
          <w:tcPr>
            <w:tcW w:w="0" w:type="auto"/>
            <w:vAlign w:val="center"/>
          </w:tcPr>
          <w:p w14:paraId="64597E14">
            <w:pPr>
              <w:pStyle w:val="30"/>
            </w:pPr>
            <w:r>
              <w:t>30 天以上</w:t>
            </w:r>
          </w:p>
        </w:tc>
      </w:tr>
      <w:tr w14:paraId="6DF1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29891284">
            <w:pPr>
              <w:pStyle w:val="30"/>
            </w:pPr>
            <w:r>
              <w:t>25</w:t>
            </w:r>
          </w:p>
        </w:tc>
        <w:tc>
          <w:tcPr>
            <w:tcW w:w="0" w:type="auto"/>
            <w:vMerge w:val="continue"/>
            <w:vAlign w:val="center"/>
          </w:tcPr>
          <w:p w14:paraId="0A981445">
            <w:pPr>
              <w:pStyle w:val="30"/>
            </w:pPr>
          </w:p>
        </w:tc>
        <w:tc>
          <w:tcPr>
            <w:tcW w:w="0" w:type="auto"/>
            <w:vAlign w:val="center"/>
          </w:tcPr>
          <w:p w14:paraId="074E4508">
            <w:pPr>
              <w:pStyle w:val="30"/>
            </w:pPr>
            <w:r>
              <w:t>应用系统</w:t>
            </w:r>
          </w:p>
        </w:tc>
        <w:tc>
          <w:tcPr>
            <w:tcW w:w="0" w:type="auto"/>
            <w:vAlign w:val="center"/>
          </w:tcPr>
          <w:p w14:paraId="60BAEC97">
            <w:pPr>
              <w:pStyle w:val="30"/>
            </w:pPr>
            <w:r>
              <w:t>用户使用情况</w:t>
            </w:r>
          </w:p>
        </w:tc>
        <w:tc>
          <w:tcPr>
            <w:tcW w:w="0" w:type="auto"/>
            <w:vAlign w:val="center"/>
          </w:tcPr>
          <w:p w14:paraId="7E134EE5">
            <w:pPr>
              <w:pStyle w:val="30"/>
            </w:pPr>
            <w:r>
              <w:t>用户覆盖率</w:t>
            </w:r>
          </w:p>
        </w:tc>
        <w:tc>
          <w:tcPr>
            <w:tcW w:w="0" w:type="auto"/>
            <w:vAlign w:val="center"/>
          </w:tcPr>
          <w:p w14:paraId="45C69290">
            <w:pPr>
              <w:pStyle w:val="30"/>
            </w:pPr>
            <w:r>
              <w:t>≥90%</w:t>
            </w:r>
          </w:p>
        </w:tc>
      </w:tr>
      <w:tr w14:paraId="25616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654A6E70">
            <w:pPr>
              <w:pStyle w:val="30"/>
            </w:pPr>
            <w:r>
              <w:t>26</w:t>
            </w:r>
          </w:p>
        </w:tc>
        <w:tc>
          <w:tcPr>
            <w:tcW w:w="0" w:type="auto"/>
            <w:vMerge w:val="continue"/>
            <w:vAlign w:val="center"/>
          </w:tcPr>
          <w:p w14:paraId="737BBA17">
            <w:pPr>
              <w:pStyle w:val="30"/>
            </w:pPr>
          </w:p>
        </w:tc>
        <w:tc>
          <w:tcPr>
            <w:tcW w:w="0" w:type="auto"/>
            <w:vAlign w:val="center"/>
          </w:tcPr>
          <w:p w14:paraId="6C9F0AC6">
            <w:pPr>
              <w:pStyle w:val="30"/>
            </w:pPr>
            <w:r>
              <w:t>满意度指标</w:t>
            </w:r>
          </w:p>
        </w:tc>
        <w:tc>
          <w:tcPr>
            <w:tcW w:w="0" w:type="auto"/>
            <w:vAlign w:val="center"/>
          </w:tcPr>
          <w:p w14:paraId="2C6D490A">
            <w:pPr>
              <w:pStyle w:val="30"/>
            </w:pPr>
            <w:r>
              <w:t>服务对象满意度</w:t>
            </w:r>
          </w:p>
        </w:tc>
        <w:tc>
          <w:tcPr>
            <w:tcW w:w="0" w:type="auto"/>
            <w:vAlign w:val="center"/>
          </w:tcPr>
          <w:p w14:paraId="7797C8E4">
            <w:pPr>
              <w:pStyle w:val="30"/>
            </w:pPr>
            <w:r>
              <w:t>信息系统用户满意度</w:t>
            </w:r>
          </w:p>
        </w:tc>
        <w:tc>
          <w:tcPr>
            <w:tcW w:w="0" w:type="auto"/>
            <w:vAlign w:val="center"/>
          </w:tcPr>
          <w:p w14:paraId="1502BEE1">
            <w:pPr>
              <w:pStyle w:val="30"/>
            </w:pPr>
            <w:r>
              <w:t>≥90%</w:t>
            </w:r>
          </w:p>
        </w:tc>
      </w:tr>
      <w:tr w14:paraId="592A1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25D9A14F">
            <w:pPr>
              <w:pStyle w:val="30"/>
            </w:pPr>
            <w:r>
              <w:t>27</w:t>
            </w:r>
          </w:p>
        </w:tc>
        <w:tc>
          <w:tcPr>
            <w:tcW w:w="0" w:type="auto"/>
            <w:vMerge w:val="continue"/>
            <w:vAlign w:val="center"/>
          </w:tcPr>
          <w:p w14:paraId="290E27FF">
            <w:pPr>
              <w:pStyle w:val="30"/>
            </w:pPr>
          </w:p>
        </w:tc>
        <w:tc>
          <w:tcPr>
            <w:tcW w:w="0" w:type="auto"/>
            <w:vMerge w:val="restart"/>
            <w:vAlign w:val="center"/>
          </w:tcPr>
          <w:p w14:paraId="1F212261">
            <w:pPr>
              <w:pStyle w:val="30"/>
            </w:pPr>
            <w:r>
              <w:t>效益指标</w:t>
            </w:r>
          </w:p>
        </w:tc>
        <w:tc>
          <w:tcPr>
            <w:tcW w:w="0" w:type="auto"/>
            <w:vAlign w:val="center"/>
          </w:tcPr>
          <w:p w14:paraId="55309451">
            <w:pPr>
              <w:pStyle w:val="30"/>
            </w:pPr>
            <w:r>
              <w:t>社会效益</w:t>
            </w:r>
          </w:p>
        </w:tc>
        <w:tc>
          <w:tcPr>
            <w:tcW w:w="0" w:type="auto"/>
            <w:vAlign w:val="center"/>
          </w:tcPr>
          <w:p w14:paraId="43B6C04A">
            <w:pPr>
              <w:pStyle w:val="30"/>
            </w:pPr>
            <w:r>
              <w:t>提升监管企业管理水平</w:t>
            </w:r>
          </w:p>
        </w:tc>
        <w:tc>
          <w:tcPr>
            <w:tcW w:w="0" w:type="auto"/>
            <w:vAlign w:val="center"/>
          </w:tcPr>
          <w:p w14:paraId="54FBC10E">
            <w:pPr>
              <w:pStyle w:val="30"/>
            </w:pPr>
            <w:r>
              <w:t>是</w:t>
            </w:r>
          </w:p>
        </w:tc>
      </w:tr>
      <w:tr w14:paraId="53DDB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3FE80F4B">
            <w:pPr>
              <w:pStyle w:val="30"/>
            </w:pPr>
            <w:r>
              <w:t>28</w:t>
            </w:r>
          </w:p>
        </w:tc>
        <w:tc>
          <w:tcPr>
            <w:tcW w:w="0" w:type="auto"/>
            <w:vMerge w:val="continue"/>
            <w:vAlign w:val="center"/>
          </w:tcPr>
          <w:p w14:paraId="449F836B">
            <w:pPr>
              <w:pStyle w:val="30"/>
            </w:pPr>
          </w:p>
        </w:tc>
        <w:tc>
          <w:tcPr>
            <w:tcW w:w="0" w:type="auto"/>
            <w:vMerge w:val="continue"/>
            <w:vAlign w:val="center"/>
          </w:tcPr>
          <w:p w14:paraId="36816B2D">
            <w:pPr>
              <w:pStyle w:val="30"/>
            </w:pPr>
          </w:p>
        </w:tc>
        <w:tc>
          <w:tcPr>
            <w:tcW w:w="0" w:type="auto"/>
            <w:vAlign w:val="center"/>
          </w:tcPr>
          <w:p w14:paraId="1DF965E1">
            <w:pPr>
              <w:pStyle w:val="30"/>
            </w:pPr>
            <w:r>
              <w:t>经济效益</w:t>
            </w:r>
          </w:p>
        </w:tc>
        <w:tc>
          <w:tcPr>
            <w:tcW w:w="0" w:type="auto"/>
            <w:vAlign w:val="center"/>
          </w:tcPr>
          <w:p w14:paraId="03C63BFD">
            <w:pPr>
              <w:pStyle w:val="30"/>
            </w:pPr>
            <w:r>
              <w:t>促进国有资产保值增值</w:t>
            </w:r>
          </w:p>
        </w:tc>
        <w:tc>
          <w:tcPr>
            <w:tcW w:w="0" w:type="auto"/>
            <w:vAlign w:val="center"/>
          </w:tcPr>
          <w:p w14:paraId="66F804D1">
            <w:pPr>
              <w:pStyle w:val="30"/>
            </w:pPr>
            <w:r>
              <w:t>是</w:t>
            </w:r>
          </w:p>
        </w:tc>
      </w:tr>
      <w:tr w14:paraId="2FE3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0" w:type="auto"/>
            <w:vAlign w:val="center"/>
          </w:tcPr>
          <w:p w14:paraId="7AD096A5">
            <w:pPr>
              <w:pStyle w:val="30"/>
            </w:pPr>
            <w:r>
              <w:t>29</w:t>
            </w:r>
          </w:p>
        </w:tc>
        <w:tc>
          <w:tcPr>
            <w:tcW w:w="0" w:type="auto"/>
            <w:vMerge w:val="continue"/>
            <w:vAlign w:val="center"/>
          </w:tcPr>
          <w:p w14:paraId="2F302D0E">
            <w:pPr>
              <w:pStyle w:val="30"/>
            </w:pPr>
          </w:p>
        </w:tc>
        <w:tc>
          <w:tcPr>
            <w:tcW w:w="0" w:type="auto"/>
            <w:vMerge w:val="continue"/>
            <w:vAlign w:val="center"/>
          </w:tcPr>
          <w:p w14:paraId="663D4854">
            <w:pPr>
              <w:pStyle w:val="30"/>
            </w:pPr>
          </w:p>
        </w:tc>
        <w:tc>
          <w:tcPr>
            <w:tcW w:w="0" w:type="auto"/>
            <w:vAlign w:val="center"/>
          </w:tcPr>
          <w:p w14:paraId="580C9AFA">
            <w:pPr>
              <w:pStyle w:val="30"/>
            </w:pPr>
            <w:r>
              <w:t>生态效益</w:t>
            </w:r>
          </w:p>
        </w:tc>
        <w:tc>
          <w:tcPr>
            <w:tcW w:w="0" w:type="auto"/>
            <w:vAlign w:val="center"/>
          </w:tcPr>
          <w:p w14:paraId="76A24833">
            <w:pPr>
              <w:pStyle w:val="30"/>
            </w:pPr>
            <w:r>
              <w:t>保障国有资本可持续发展</w:t>
            </w:r>
          </w:p>
        </w:tc>
        <w:tc>
          <w:tcPr>
            <w:tcW w:w="0" w:type="auto"/>
            <w:vAlign w:val="center"/>
          </w:tcPr>
          <w:p w14:paraId="4AB8D57F">
            <w:pPr>
              <w:pStyle w:val="30"/>
            </w:pPr>
            <w:r>
              <w:t>是</w:t>
            </w:r>
          </w:p>
        </w:tc>
      </w:tr>
    </w:tbl>
    <w:p w14:paraId="3CC6BFE8">
      <w:pPr>
        <w:ind w:firstLine="480"/>
      </w:pPr>
    </w:p>
    <w:p w14:paraId="2FBCFAFA">
      <w:pPr>
        <w:pStyle w:val="3"/>
        <w:numPr>
          <w:ilvl w:val="1"/>
          <w:numId w:val="0"/>
        </w:numPr>
      </w:pPr>
      <w:bookmarkStart w:id="55" w:name="_Toc30013"/>
      <w:r>
        <w:rPr>
          <w:rFonts w:hint="eastAsia" w:ascii="Times New Roman" w:hAnsi="Times New Roman" w:cs="宋体"/>
        </w:rPr>
        <w:t xml:space="preserve">2.7  </w:t>
      </w:r>
      <w:r>
        <w:t>投资概况</w:t>
      </w:r>
      <w:bookmarkEnd w:id="55"/>
    </w:p>
    <w:p w14:paraId="7FF51E89">
      <w:pPr>
        <w:ind w:firstLine="480"/>
        <w:rPr>
          <w:rFonts w:cs="Times New Roman"/>
        </w:rPr>
      </w:pPr>
      <w:r>
        <w:rPr>
          <w:rFonts w:hint="eastAsia" w:cs="Times New Roman"/>
        </w:rPr>
        <w:t>项目总投资：1180.06万元，其中建设费用为1064万元，应用软件开发为969万元，软件产品为48万元，数据服务为47万元，其他费用116.06万元（总计算基数为1982.92万元，包含运维服务内容，其中咨询费与监理费按建设类基数1064万元、运维类基数918.92万元等比例划分）。</w:t>
      </w:r>
    </w:p>
    <w:p w14:paraId="79A1662D">
      <w:pPr>
        <w:ind w:firstLine="480"/>
        <w:rPr>
          <w:rFonts w:cs="Times New Roman"/>
        </w:rPr>
      </w:pPr>
      <w:r>
        <w:rPr>
          <w:rFonts w:cs="Times New Roman"/>
        </w:rPr>
        <w:t>资金来源：本项目</w:t>
      </w:r>
      <w:r>
        <w:rPr>
          <w:rFonts w:hint="eastAsia" w:cs="Times New Roman"/>
        </w:rPr>
        <w:t>建设费用来源全部为国资经营预算资金</w:t>
      </w:r>
      <w:r>
        <w:rPr>
          <w:rFonts w:cs="Times New Roman"/>
        </w:rPr>
        <w:t>。</w:t>
      </w:r>
    </w:p>
    <w:p w14:paraId="3FD9C8A7">
      <w:pPr>
        <w:pStyle w:val="2"/>
        <w:numPr>
          <w:ilvl w:val="0"/>
          <w:numId w:val="0"/>
        </w:numPr>
      </w:pPr>
      <w:bookmarkStart w:id="56" w:name="_Toc20828"/>
      <w:r>
        <w:rPr>
          <w:rFonts w:hint="eastAsia" w:cs="宋体"/>
        </w:rPr>
        <w:t xml:space="preserve">第三章  </w:t>
      </w:r>
      <w:r>
        <w:rPr>
          <w:rFonts w:hint="eastAsia"/>
        </w:rPr>
        <w:t>数字</w:t>
      </w:r>
      <w:r>
        <w:t>化现状</w:t>
      </w:r>
      <w:bookmarkEnd w:id="56"/>
    </w:p>
    <w:p w14:paraId="20F395B2">
      <w:pPr>
        <w:pStyle w:val="3"/>
        <w:numPr>
          <w:ilvl w:val="1"/>
          <w:numId w:val="0"/>
        </w:numPr>
      </w:pPr>
      <w:bookmarkStart w:id="57" w:name="_Toc15753"/>
      <w:r>
        <w:rPr>
          <w:rFonts w:hint="eastAsia" w:ascii="Times New Roman" w:hAnsi="Times New Roman" w:cs="宋体"/>
        </w:rPr>
        <w:t xml:space="preserve">3.1  </w:t>
      </w:r>
      <w:r>
        <w:rPr>
          <w:rFonts w:hint="eastAsia"/>
        </w:rPr>
        <w:t>单位或本领域数字化建设的整体框架规划或设想</w:t>
      </w:r>
      <w:bookmarkEnd w:id="57"/>
    </w:p>
    <w:p w14:paraId="3BC29E23">
      <w:pPr>
        <w:ind w:firstLine="480"/>
        <w:rPr>
          <w:rFonts w:cs="Times New Roman"/>
        </w:rPr>
      </w:pPr>
      <w:r>
        <w:rPr>
          <w:rFonts w:cs="Times New Roman"/>
        </w:rPr>
        <w:t>不断推进国资监管数字化智能化。坚持以共性平台服务为技术支撑，坚持</w:t>
      </w:r>
      <w:r>
        <w:rPr>
          <w:rFonts w:hint="eastAsia" w:cs="Times New Roman"/>
        </w:rPr>
        <w:t>“</w:t>
      </w:r>
      <w:r>
        <w:rPr>
          <w:rFonts w:cs="Times New Roman"/>
        </w:rPr>
        <w:t>统一规划、统一建设、统一配置、统一赋能</w:t>
      </w:r>
      <w:r>
        <w:rPr>
          <w:rFonts w:hint="eastAsia" w:cs="Times New Roman"/>
        </w:rPr>
        <w:t>”</w:t>
      </w:r>
      <w:r>
        <w:rPr>
          <w:rFonts w:cs="Times New Roman"/>
        </w:rPr>
        <w:t>，持续夯实国资委信息化基础能力。侧重网信基础能力构建向加强网信资源整合，提升管理能级转变、侧重监管应用建设向加强系统集成联动，推进应用场景智能创新转变。建立健全国资监管数据指标体系，统一数据采集和用户身份管理，实现国资监管资源整合、信息共享和业务协同。促进信息化与监管业务深度融合，实现国资国企实时在线动态监管全覆盖，建立横向到边、纵向到底、全面协同的数字化智能化监管体系。</w:t>
      </w:r>
    </w:p>
    <w:p w14:paraId="343981B4">
      <w:pPr>
        <w:ind w:firstLine="480"/>
        <w:rPr>
          <w:rFonts w:cs="Times New Roman"/>
        </w:rPr>
      </w:pPr>
      <w:r>
        <w:rPr>
          <w:rFonts w:cs="Times New Roman"/>
        </w:rPr>
        <w:t>在整体信息化建设过程中，按照国家和本市有关规定，持续建立健全市国资委</w:t>
      </w:r>
      <w:r>
        <w:rPr>
          <w:rFonts w:hint="eastAsia" w:cs="Times New Roman"/>
        </w:rPr>
        <w:t>“</w:t>
      </w:r>
      <w:r>
        <w:rPr>
          <w:rFonts w:cs="Times New Roman"/>
        </w:rPr>
        <w:t>1+M+N</w:t>
      </w:r>
      <w:r>
        <w:rPr>
          <w:rFonts w:hint="eastAsia" w:cs="Times New Roman"/>
        </w:rPr>
        <w:t>”</w:t>
      </w:r>
      <w:r>
        <w:rPr>
          <w:rFonts w:cs="Times New Roman"/>
        </w:rPr>
        <w:t>信息化制度体系，即</w:t>
      </w:r>
      <w:r>
        <w:rPr>
          <w:rFonts w:hint="eastAsia" w:cs="Times New Roman"/>
        </w:rPr>
        <w:t>“</w:t>
      </w:r>
      <w:r>
        <w:rPr>
          <w:rFonts w:cs="Times New Roman"/>
        </w:rPr>
        <w:t>1个管理办法+M个工作细则+N个工作附件</w:t>
      </w:r>
      <w:r>
        <w:rPr>
          <w:rFonts w:hint="eastAsia" w:cs="Times New Roman"/>
        </w:rPr>
        <w:t>”</w:t>
      </w:r>
      <w:r>
        <w:rPr>
          <w:rFonts w:cs="Times New Roman"/>
        </w:rPr>
        <w:t>，健全上海市国资委信息化服务体系。不断建立健全机构职能上下贯通、监管制度衔接规范、行权履职协同高效、改革发展统筹有序、系统合力明显增强的国资监管大格局。信息化建设遵循以下原则：</w:t>
      </w:r>
    </w:p>
    <w:p w14:paraId="1D3199D4">
      <w:pPr>
        <w:ind w:firstLine="482"/>
        <w:rPr>
          <w:rFonts w:cs="Times New Roman"/>
          <w:b/>
          <w:bCs/>
        </w:rPr>
      </w:pPr>
      <w:r>
        <w:rPr>
          <w:rFonts w:hint="eastAsia" w:cs="Times New Roman"/>
          <w:b/>
          <w:bCs/>
        </w:rPr>
        <w:t>1、</w:t>
      </w:r>
      <w:r>
        <w:rPr>
          <w:rFonts w:cs="Times New Roman"/>
          <w:b/>
          <w:bCs/>
        </w:rPr>
        <w:t>统筹规划</w:t>
      </w:r>
    </w:p>
    <w:p w14:paraId="12E71FC7">
      <w:pPr>
        <w:ind w:firstLine="480"/>
        <w:rPr>
          <w:rFonts w:cs="Times New Roman"/>
        </w:rPr>
      </w:pPr>
      <w:r>
        <w:rPr>
          <w:rFonts w:cs="Times New Roman"/>
        </w:rPr>
        <w:t>从国资国企发展全局出发，加强信息化工作的统一领导、统筹规划和集约建设，牢固树立国资国企一体化观念，建设国资国企务统一信息管理平台，推进政务信息系统整合，避免重复建设和资源浪费，整体上提升国资国企信息化工作科学化、体系化、标准化水平。</w:t>
      </w:r>
    </w:p>
    <w:p w14:paraId="47BACCE4">
      <w:pPr>
        <w:ind w:firstLine="482"/>
        <w:rPr>
          <w:rFonts w:cs="Times New Roman"/>
          <w:b/>
          <w:bCs/>
        </w:rPr>
      </w:pPr>
      <w:r>
        <w:rPr>
          <w:rFonts w:hint="eastAsia" w:cs="Times New Roman"/>
          <w:b/>
          <w:bCs/>
        </w:rPr>
        <w:t>2、</w:t>
      </w:r>
      <w:r>
        <w:rPr>
          <w:rFonts w:cs="Times New Roman"/>
          <w:b/>
          <w:bCs/>
        </w:rPr>
        <w:t>问题导向</w:t>
      </w:r>
    </w:p>
    <w:p w14:paraId="64531820">
      <w:pPr>
        <w:ind w:firstLine="480"/>
        <w:rPr>
          <w:rFonts w:cs="Times New Roman"/>
        </w:rPr>
      </w:pPr>
      <w:r>
        <w:rPr>
          <w:rFonts w:cs="Times New Roman"/>
        </w:rPr>
        <w:t>聚焦国资国企信息化建设应用条块独立、基础数据分散、技术路线多样、底座支撑薄弱、服务难于应变等不足，从应用、数据、技术、服务等方面进行一体化规划，持续深化上海国资委政务系统整合，体系化推进市国资委国资监管综合业务系统迭代升级，补齐发展缺板、提升服务能力。</w:t>
      </w:r>
    </w:p>
    <w:p w14:paraId="62D16089">
      <w:pPr>
        <w:ind w:firstLine="482"/>
        <w:rPr>
          <w:rFonts w:cs="Times New Roman"/>
          <w:b/>
          <w:bCs/>
        </w:rPr>
      </w:pPr>
      <w:r>
        <w:rPr>
          <w:rFonts w:hint="eastAsia" w:cs="Times New Roman"/>
          <w:b/>
          <w:bCs/>
        </w:rPr>
        <w:t>3、</w:t>
      </w:r>
      <w:r>
        <w:rPr>
          <w:rFonts w:cs="Times New Roman"/>
          <w:b/>
          <w:bCs/>
        </w:rPr>
        <w:t>创新驱动</w:t>
      </w:r>
    </w:p>
    <w:p w14:paraId="15714A9A">
      <w:pPr>
        <w:ind w:firstLine="480"/>
        <w:rPr>
          <w:rFonts w:cs="Times New Roman"/>
        </w:rPr>
      </w:pPr>
      <w:r>
        <w:rPr>
          <w:rFonts w:cs="Times New Roman"/>
        </w:rPr>
        <w:t>基于“大平台+微服务应用”架构，以业务敏捷性为目标，深度融合信息化新理念、新技术、新模式、新应用，优化升级集功能中心、业务中心、技术中心于一体的国资国企一体化系统。</w:t>
      </w:r>
    </w:p>
    <w:p w14:paraId="3647BFD3">
      <w:pPr>
        <w:ind w:firstLine="482"/>
        <w:rPr>
          <w:rFonts w:cs="Times New Roman"/>
          <w:b/>
          <w:bCs/>
        </w:rPr>
      </w:pPr>
      <w:r>
        <w:rPr>
          <w:rFonts w:hint="eastAsia" w:cs="Times New Roman"/>
          <w:b/>
          <w:bCs/>
        </w:rPr>
        <w:t>4、</w:t>
      </w:r>
      <w:r>
        <w:rPr>
          <w:rFonts w:cs="Times New Roman"/>
          <w:b/>
          <w:bCs/>
        </w:rPr>
        <w:t>协同共享</w:t>
      </w:r>
    </w:p>
    <w:p w14:paraId="7996DF3C">
      <w:pPr>
        <w:ind w:firstLine="480"/>
        <w:rPr>
          <w:rFonts w:cs="Times New Roman"/>
        </w:rPr>
      </w:pPr>
      <w:r>
        <w:rPr>
          <w:rFonts w:cs="Times New Roman"/>
        </w:rPr>
        <w:t>理顺体制机制，明确责任分工，强化条块衔接、纵横联动和政企互动，打通数据信息链和业务服务链，加强信息共享和业务协同，充分发挥信息化整体效能。</w:t>
      </w:r>
    </w:p>
    <w:p w14:paraId="2BFEFBFB">
      <w:pPr>
        <w:ind w:firstLine="482"/>
        <w:rPr>
          <w:rFonts w:cs="Times New Roman"/>
          <w:b/>
          <w:bCs/>
        </w:rPr>
      </w:pPr>
      <w:r>
        <w:rPr>
          <w:rFonts w:hint="eastAsia" w:cs="Times New Roman"/>
          <w:b/>
          <w:bCs/>
        </w:rPr>
        <w:t>5、</w:t>
      </w:r>
      <w:r>
        <w:rPr>
          <w:rFonts w:cs="Times New Roman"/>
          <w:b/>
          <w:bCs/>
        </w:rPr>
        <w:t>安全可控</w:t>
      </w:r>
    </w:p>
    <w:p w14:paraId="70159756">
      <w:pPr>
        <w:ind w:firstLine="480"/>
        <w:rPr>
          <w:rFonts w:cs="Times New Roman"/>
        </w:rPr>
      </w:pPr>
      <w:r>
        <w:rPr>
          <w:rFonts w:cs="Times New Roman"/>
        </w:rPr>
        <w:t>强化关键信息基础设施和重要信息系统安全保障，坚持底线思维，加强数据安全和个人信息保护，严格落实等级保护和分级保护制度。增强网络安全动态防御和态势感知能力，保障平台网络安全水平。基于安全可控的政务云环境构建业务系统。</w:t>
      </w:r>
    </w:p>
    <w:p w14:paraId="075B9F34">
      <w:pPr>
        <w:pStyle w:val="3"/>
        <w:numPr>
          <w:ilvl w:val="1"/>
          <w:numId w:val="0"/>
        </w:numPr>
      </w:pPr>
      <w:bookmarkStart w:id="58" w:name="_Toc2649"/>
      <w:r>
        <w:rPr>
          <w:rFonts w:hint="eastAsia" w:ascii="Times New Roman" w:hAnsi="Times New Roman" w:cs="宋体"/>
        </w:rPr>
        <w:t xml:space="preserve">3.2  </w:t>
      </w:r>
      <w:r>
        <w:t>现有应用系统的情况</w:t>
      </w:r>
      <w:bookmarkEnd w:id="58"/>
    </w:p>
    <w:p w14:paraId="60F7432A">
      <w:pPr>
        <w:ind w:firstLine="480"/>
      </w:pPr>
      <w:r>
        <w:rPr>
          <w:rFonts w:hint="eastAsia"/>
        </w:rPr>
        <w:t>主要包括三重一大决策运行监管、投资监管信息管理、监管企业创新调查信息管理、国企改革深化提升行动量化指标采集、监管企业持牌金融信息管理、国企价值评估、内部控制测评管理、内部审计、审计整改管理、违规责任追究、外国有资产摸底调查、全面风险预警管理、国资监管采集、薪酬备案管理、企业分配事中事后监管、股权和分红激励信息管理、国有房地资产信息管理、老于部服务管理、监管门户、企业服务大厅、统一用户和权限管理等软件功能开发。</w:t>
      </w:r>
    </w:p>
    <w:p w14:paraId="08D881B8">
      <w:pPr>
        <w:ind w:firstLine="480"/>
        <w:rPr>
          <w:rFonts w:cs="Times New Roman"/>
        </w:rPr>
      </w:pPr>
      <w:r>
        <w:rPr>
          <w:rFonts w:hint="eastAsia" w:cs="Times New Roman"/>
        </w:rPr>
        <w:t>2025年，上海市国资国企在线监管服务平台大系统进行常规运维及升级改造，具体情况如下。</w:t>
      </w:r>
    </w:p>
    <w:p w14:paraId="74F5330D">
      <w:pPr>
        <w:pStyle w:val="22"/>
        <w:numPr>
          <w:ilvl w:val="8"/>
          <w:numId w:val="0"/>
        </w:numPr>
        <w:rPr>
          <w:rFonts w:hint="default"/>
        </w:rPr>
      </w:pPr>
      <w:r>
        <w:rPr>
          <w:rFonts w:hint="default" w:cs="Times New Roman"/>
        </w:rPr>
        <w:t xml:space="preserve">表3.1  </w:t>
      </w:r>
      <w:r>
        <w:t>现有应用系统的情况</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5"/>
        <w:gridCol w:w="1087"/>
        <w:gridCol w:w="1600"/>
        <w:gridCol w:w="2776"/>
        <w:gridCol w:w="1149"/>
        <w:gridCol w:w="1312"/>
      </w:tblGrid>
      <w:tr w14:paraId="7C71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9" w:type="pct"/>
            <w:vAlign w:val="center"/>
          </w:tcPr>
          <w:p w14:paraId="7DB4774D">
            <w:pPr>
              <w:pStyle w:val="30"/>
            </w:pPr>
            <w:r>
              <w:rPr>
                <w:rFonts w:hint="eastAsia"/>
              </w:rPr>
              <w:t>序号</w:t>
            </w:r>
          </w:p>
        </w:tc>
        <w:tc>
          <w:tcPr>
            <w:tcW w:w="638" w:type="pct"/>
            <w:vAlign w:val="center"/>
          </w:tcPr>
          <w:p w14:paraId="0F51AF4D">
            <w:pPr>
              <w:pStyle w:val="30"/>
            </w:pPr>
            <w:r>
              <w:rPr>
                <w:rFonts w:hint="eastAsia"/>
              </w:rPr>
              <w:t>系统名称</w:t>
            </w:r>
          </w:p>
        </w:tc>
        <w:tc>
          <w:tcPr>
            <w:tcW w:w="939" w:type="pct"/>
            <w:vAlign w:val="center"/>
          </w:tcPr>
          <w:p w14:paraId="4BBEC6DB">
            <w:pPr>
              <w:pStyle w:val="30"/>
            </w:pPr>
            <w:r>
              <w:rPr>
                <w:rFonts w:hint="eastAsia"/>
              </w:rPr>
              <w:t>所属大系统</w:t>
            </w:r>
          </w:p>
        </w:tc>
        <w:tc>
          <w:tcPr>
            <w:tcW w:w="1629" w:type="pct"/>
            <w:vAlign w:val="center"/>
          </w:tcPr>
          <w:p w14:paraId="70DFAE00">
            <w:pPr>
              <w:pStyle w:val="30"/>
            </w:pPr>
            <w:r>
              <w:rPr>
                <w:rFonts w:hint="eastAsia"/>
              </w:rPr>
              <w:t>主要功能</w:t>
            </w:r>
          </w:p>
        </w:tc>
        <w:tc>
          <w:tcPr>
            <w:tcW w:w="674" w:type="pct"/>
            <w:vAlign w:val="center"/>
          </w:tcPr>
          <w:p w14:paraId="50232C29">
            <w:pPr>
              <w:pStyle w:val="30"/>
            </w:pPr>
            <w:r>
              <w:rPr>
                <w:rFonts w:hint="eastAsia"/>
              </w:rPr>
              <w:t>核心场景</w:t>
            </w:r>
          </w:p>
        </w:tc>
        <w:tc>
          <w:tcPr>
            <w:tcW w:w="769" w:type="pct"/>
            <w:vAlign w:val="center"/>
          </w:tcPr>
          <w:p w14:paraId="70620BF7">
            <w:pPr>
              <w:pStyle w:val="30"/>
            </w:pPr>
            <w:r>
              <w:rPr>
                <w:rFonts w:hint="eastAsia"/>
              </w:rPr>
              <w:t>对应职责</w:t>
            </w:r>
          </w:p>
        </w:tc>
      </w:tr>
      <w:tr w14:paraId="6270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349" w:type="pct"/>
            <w:vAlign w:val="center"/>
          </w:tcPr>
          <w:p w14:paraId="3A665956">
            <w:pPr>
              <w:pStyle w:val="30"/>
            </w:pPr>
            <w:r>
              <w:rPr>
                <w:rFonts w:hint="eastAsia"/>
              </w:rPr>
              <w:t>1</w:t>
            </w:r>
          </w:p>
        </w:tc>
        <w:tc>
          <w:tcPr>
            <w:tcW w:w="638" w:type="pct"/>
            <w:vAlign w:val="center"/>
          </w:tcPr>
          <w:p w14:paraId="037E0FFD">
            <w:pPr>
              <w:pStyle w:val="30"/>
            </w:pPr>
            <w:r>
              <w:rPr>
                <w:rFonts w:hint="eastAsia"/>
              </w:rPr>
              <w:t>三重一大决策运行监管系统</w:t>
            </w:r>
          </w:p>
        </w:tc>
        <w:tc>
          <w:tcPr>
            <w:tcW w:w="939" w:type="pct"/>
            <w:vAlign w:val="center"/>
          </w:tcPr>
          <w:p w14:paraId="163804ED">
            <w:pPr>
              <w:pStyle w:val="30"/>
            </w:pPr>
            <w:r>
              <w:rPr>
                <w:rFonts w:hint="eastAsia"/>
              </w:rPr>
              <w:t>上海市国资国企在线监管服务平台大系统</w:t>
            </w:r>
          </w:p>
        </w:tc>
        <w:tc>
          <w:tcPr>
            <w:tcW w:w="1629" w:type="pct"/>
            <w:vAlign w:val="center"/>
          </w:tcPr>
          <w:p w14:paraId="7E21AB6C">
            <w:pPr>
              <w:pStyle w:val="30"/>
            </w:pPr>
            <w:r>
              <w:rPr>
                <w:rFonts w:hint="eastAsia"/>
              </w:rPr>
              <w:t>对监管集团企业“三重一大”决策事项清单和具体事项决策会议流程的全过程监督。</w:t>
            </w:r>
          </w:p>
        </w:tc>
        <w:tc>
          <w:tcPr>
            <w:tcW w:w="674" w:type="pct"/>
            <w:vAlign w:val="center"/>
          </w:tcPr>
          <w:p w14:paraId="6CBA3855">
            <w:pPr>
              <w:pStyle w:val="30"/>
            </w:pPr>
            <w:r>
              <w:rPr>
                <w:rFonts w:hint="eastAsia"/>
              </w:rPr>
              <w:t>委内业务处室</w:t>
            </w:r>
            <w:r>
              <w:rPr>
                <w:rFonts w:hint="eastAsia"/>
              </w:rPr>
              <w:br w:type="textWrapping"/>
            </w:r>
            <w:r>
              <w:rPr>
                <w:rFonts w:hint="eastAsia"/>
              </w:rPr>
              <w:t>用户、国资监</w:t>
            </w:r>
            <w:r>
              <w:rPr>
                <w:rFonts w:hint="eastAsia"/>
              </w:rPr>
              <w:br w:type="textWrapping"/>
            </w:r>
            <w:r>
              <w:rPr>
                <w:rFonts w:hint="eastAsia"/>
              </w:rPr>
              <w:t>管企业用户</w:t>
            </w:r>
          </w:p>
        </w:tc>
        <w:tc>
          <w:tcPr>
            <w:tcW w:w="769" w:type="pct"/>
            <w:vAlign w:val="center"/>
          </w:tcPr>
          <w:p w14:paraId="3F0FF683">
            <w:pPr>
              <w:pStyle w:val="30"/>
            </w:pPr>
            <w:r>
              <w:rPr>
                <w:rFonts w:hint="eastAsia"/>
              </w:rPr>
              <w:t>监督 “三重一大”决策事项清单及会议流程。</w:t>
            </w:r>
          </w:p>
        </w:tc>
      </w:tr>
      <w:tr w14:paraId="7F402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349" w:type="pct"/>
            <w:vAlign w:val="center"/>
          </w:tcPr>
          <w:p w14:paraId="1C7AB7D8">
            <w:pPr>
              <w:pStyle w:val="30"/>
            </w:pPr>
            <w:r>
              <w:rPr>
                <w:rFonts w:hint="eastAsia"/>
              </w:rPr>
              <w:t>2</w:t>
            </w:r>
          </w:p>
        </w:tc>
        <w:tc>
          <w:tcPr>
            <w:tcW w:w="638" w:type="pct"/>
            <w:vAlign w:val="center"/>
          </w:tcPr>
          <w:p w14:paraId="2AEBA42D">
            <w:pPr>
              <w:pStyle w:val="30"/>
            </w:pPr>
            <w:r>
              <w:rPr>
                <w:rFonts w:hint="eastAsia"/>
              </w:rPr>
              <w:t>投资监管信息系统</w:t>
            </w:r>
          </w:p>
        </w:tc>
        <w:tc>
          <w:tcPr>
            <w:tcW w:w="939" w:type="pct"/>
            <w:vAlign w:val="center"/>
          </w:tcPr>
          <w:p w14:paraId="2D06097F">
            <w:pPr>
              <w:pStyle w:val="30"/>
            </w:pPr>
            <w:r>
              <w:rPr>
                <w:rFonts w:hint="eastAsia"/>
              </w:rPr>
              <w:t>上海市国资国企在线监管服务平台大系统</w:t>
            </w:r>
          </w:p>
        </w:tc>
        <w:tc>
          <w:tcPr>
            <w:tcW w:w="1629" w:type="pct"/>
            <w:vAlign w:val="center"/>
          </w:tcPr>
          <w:p w14:paraId="5BA71AFC">
            <w:pPr>
              <w:pStyle w:val="30"/>
            </w:pPr>
            <w:r>
              <w:rPr>
                <w:rFonts w:hint="eastAsia"/>
              </w:rPr>
              <w:t>实现数据上报和审核功能，实现报送数据的明细查询，提供报表形式的数据查询、导出和打印；提供相关的数据分析服务。</w:t>
            </w:r>
          </w:p>
        </w:tc>
        <w:tc>
          <w:tcPr>
            <w:tcW w:w="674" w:type="pct"/>
            <w:vAlign w:val="center"/>
          </w:tcPr>
          <w:p w14:paraId="34C32B2F">
            <w:pPr>
              <w:pStyle w:val="30"/>
            </w:pPr>
            <w:r>
              <w:rPr>
                <w:rFonts w:hint="eastAsia"/>
              </w:rPr>
              <w:t>委内业务处室</w:t>
            </w:r>
            <w:r>
              <w:rPr>
                <w:rFonts w:hint="eastAsia"/>
              </w:rPr>
              <w:br w:type="textWrapping"/>
            </w:r>
            <w:r>
              <w:rPr>
                <w:rFonts w:hint="eastAsia"/>
              </w:rPr>
              <w:t>用户、国资监</w:t>
            </w:r>
            <w:r>
              <w:rPr>
                <w:rFonts w:hint="eastAsia"/>
              </w:rPr>
              <w:br w:type="textWrapping"/>
            </w:r>
            <w:r>
              <w:rPr>
                <w:rFonts w:hint="eastAsia"/>
              </w:rPr>
              <w:t>管企业用户</w:t>
            </w:r>
          </w:p>
        </w:tc>
        <w:tc>
          <w:tcPr>
            <w:tcW w:w="769" w:type="pct"/>
            <w:vAlign w:val="center"/>
          </w:tcPr>
          <w:p w14:paraId="3E5C8AA8">
            <w:pPr>
              <w:pStyle w:val="30"/>
            </w:pPr>
            <w:r>
              <w:rPr>
                <w:rFonts w:hint="eastAsia"/>
              </w:rPr>
              <w:t>上报/审核投资数据，提供查询、导出及分析服务。</w:t>
            </w:r>
          </w:p>
        </w:tc>
      </w:tr>
      <w:tr w14:paraId="2F39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0" w:hRule="atLeast"/>
          <w:jc w:val="center"/>
        </w:trPr>
        <w:tc>
          <w:tcPr>
            <w:tcW w:w="349" w:type="pct"/>
            <w:vAlign w:val="center"/>
          </w:tcPr>
          <w:p w14:paraId="5C331BC2">
            <w:pPr>
              <w:pStyle w:val="30"/>
            </w:pPr>
            <w:r>
              <w:rPr>
                <w:rFonts w:hint="eastAsia"/>
              </w:rPr>
              <w:t>3</w:t>
            </w:r>
          </w:p>
        </w:tc>
        <w:tc>
          <w:tcPr>
            <w:tcW w:w="638" w:type="pct"/>
            <w:vAlign w:val="center"/>
          </w:tcPr>
          <w:p w14:paraId="2FBCD17F">
            <w:pPr>
              <w:pStyle w:val="30"/>
            </w:pPr>
            <w:r>
              <w:rPr>
                <w:rFonts w:hint="eastAsia"/>
              </w:rPr>
              <w:t>监管企业创新调查信息管理系统</w:t>
            </w:r>
          </w:p>
        </w:tc>
        <w:tc>
          <w:tcPr>
            <w:tcW w:w="939" w:type="pct"/>
            <w:vAlign w:val="center"/>
          </w:tcPr>
          <w:p w14:paraId="79BDBDD0">
            <w:pPr>
              <w:pStyle w:val="30"/>
            </w:pPr>
            <w:r>
              <w:rPr>
                <w:rFonts w:hint="eastAsia"/>
              </w:rPr>
              <w:t>上海市国资国企在线监管服务平台大系统</w:t>
            </w:r>
          </w:p>
        </w:tc>
        <w:tc>
          <w:tcPr>
            <w:tcW w:w="1629" w:type="pct"/>
            <w:vAlign w:val="center"/>
          </w:tcPr>
          <w:p w14:paraId="7F27DC1B">
            <w:pPr>
              <w:pStyle w:val="30"/>
            </w:pPr>
            <w:r>
              <w:rPr>
                <w:rFonts w:hint="eastAsia"/>
              </w:rPr>
              <w:t>以固定周期申报企业基本信息、企业创新发展情况、重大项目情况、创新类私募股权基金情况、数字化转型情况、品牌情况等数据</w:t>
            </w:r>
          </w:p>
        </w:tc>
        <w:tc>
          <w:tcPr>
            <w:tcW w:w="674" w:type="pct"/>
            <w:vAlign w:val="center"/>
          </w:tcPr>
          <w:p w14:paraId="3733E847">
            <w:pPr>
              <w:pStyle w:val="30"/>
            </w:pPr>
            <w:r>
              <w:rPr>
                <w:rFonts w:hint="eastAsia"/>
              </w:rPr>
              <w:t>委内业务处室</w:t>
            </w:r>
            <w:r>
              <w:rPr>
                <w:rFonts w:hint="eastAsia"/>
              </w:rPr>
              <w:br w:type="textWrapping"/>
            </w:r>
            <w:r>
              <w:rPr>
                <w:rFonts w:hint="eastAsia"/>
              </w:rPr>
              <w:t>用户、国资监</w:t>
            </w:r>
            <w:r>
              <w:rPr>
                <w:rFonts w:hint="eastAsia"/>
              </w:rPr>
              <w:br w:type="textWrapping"/>
            </w:r>
            <w:r>
              <w:rPr>
                <w:rFonts w:hint="eastAsia"/>
              </w:rPr>
              <w:t>管企业用户</w:t>
            </w:r>
          </w:p>
        </w:tc>
        <w:tc>
          <w:tcPr>
            <w:tcW w:w="769" w:type="pct"/>
            <w:vAlign w:val="center"/>
          </w:tcPr>
          <w:p w14:paraId="5D62B7FE">
            <w:pPr>
              <w:pStyle w:val="30"/>
            </w:pPr>
            <w:r>
              <w:rPr>
                <w:rFonts w:hint="eastAsia"/>
              </w:rPr>
              <w:t>定期采集企业创新发展、项目、基金等数据。</w:t>
            </w:r>
          </w:p>
        </w:tc>
      </w:tr>
      <w:tr w14:paraId="047CB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349" w:type="pct"/>
            <w:vAlign w:val="center"/>
          </w:tcPr>
          <w:p w14:paraId="4C190AF8">
            <w:pPr>
              <w:pStyle w:val="30"/>
            </w:pPr>
            <w:r>
              <w:rPr>
                <w:rFonts w:hint="eastAsia"/>
              </w:rPr>
              <w:t>4</w:t>
            </w:r>
          </w:p>
        </w:tc>
        <w:tc>
          <w:tcPr>
            <w:tcW w:w="638" w:type="pct"/>
            <w:vAlign w:val="center"/>
          </w:tcPr>
          <w:p w14:paraId="77C6A2DC">
            <w:pPr>
              <w:pStyle w:val="30"/>
            </w:pPr>
            <w:r>
              <w:rPr>
                <w:rFonts w:hint="eastAsia"/>
              </w:rPr>
              <w:t>国企改革深化提升行动量化指标采集</w:t>
            </w:r>
            <w:r>
              <w:rPr>
                <w:rFonts w:hint="eastAsia"/>
              </w:rPr>
              <w:br w:type="textWrapping"/>
            </w:r>
            <w:r>
              <w:rPr>
                <w:rFonts w:hint="eastAsia"/>
              </w:rPr>
              <w:t>系统</w:t>
            </w:r>
          </w:p>
        </w:tc>
        <w:tc>
          <w:tcPr>
            <w:tcW w:w="939" w:type="pct"/>
            <w:vAlign w:val="center"/>
          </w:tcPr>
          <w:p w14:paraId="1A62B8CD">
            <w:pPr>
              <w:pStyle w:val="30"/>
            </w:pPr>
            <w:r>
              <w:rPr>
                <w:rFonts w:hint="eastAsia"/>
              </w:rPr>
              <w:t>上海市国资国企在线监管服务平台大系统</w:t>
            </w:r>
          </w:p>
        </w:tc>
        <w:tc>
          <w:tcPr>
            <w:tcW w:w="1629" w:type="pct"/>
            <w:vAlign w:val="center"/>
          </w:tcPr>
          <w:p w14:paraId="58585315">
            <w:pPr>
              <w:pStyle w:val="30"/>
            </w:pPr>
            <w:r>
              <w:rPr>
                <w:rFonts w:hint="eastAsia"/>
              </w:rPr>
              <w:t>收集改革业务指标流程数据、进行数据审核，数据汇总后上报国务院国资委，并生成集团的上报数据汇总报表。</w:t>
            </w:r>
          </w:p>
        </w:tc>
        <w:tc>
          <w:tcPr>
            <w:tcW w:w="674" w:type="pct"/>
            <w:vAlign w:val="center"/>
          </w:tcPr>
          <w:p w14:paraId="4F7838D3">
            <w:pPr>
              <w:pStyle w:val="30"/>
            </w:pPr>
            <w:r>
              <w:rPr>
                <w:rFonts w:hint="eastAsia"/>
              </w:rPr>
              <w:t>委内业务处室</w:t>
            </w:r>
            <w:r>
              <w:rPr>
                <w:rFonts w:hint="eastAsia"/>
              </w:rPr>
              <w:br w:type="textWrapping"/>
            </w:r>
            <w:r>
              <w:rPr>
                <w:rFonts w:hint="eastAsia"/>
              </w:rPr>
              <w:t>用户、 国资监</w:t>
            </w:r>
            <w:r>
              <w:rPr>
                <w:rFonts w:hint="eastAsia"/>
              </w:rPr>
              <w:br w:type="textWrapping"/>
            </w:r>
            <w:r>
              <w:rPr>
                <w:rFonts w:hint="eastAsia"/>
              </w:rPr>
              <w:t>管企业用户</w:t>
            </w:r>
          </w:p>
        </w:tc>
        <w:tc>
          <w:tcPr>
            <w:tcW w:w="769" w:type="pct"/>
            <w:vAlign w:val="center"/>
          </w:tcPr>
          <w:p w14:paraId="5228DB94">
            <w:pPr>
              <w:pStyle w:val="30"/>
            </w:pPr>
            <w:r>
              <w:rPr>
                <w:rFonts w:hint="eastAsia"/>
              </w:rPr>
              <w:t>收集审核改革指标数据，汇总上报并生成报表。</w:t>
            </w:r>
          </w:p>
        </w:tc>
      </w:tr>
      <w:tr w14:paraId="6075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0" w:hRule="atLeast"/>
          <w:jc w:val="center"/>
        </w:trPr>
        <w:tc>
          <w:tcPr>
            <w:tcW w:w="349" w:type="pct"/>
            <w:vAlign w:val="center"/>
          </w:tcPr>
          <w:p w14:paraId="3E847D9F">
            <w:pPr>
              <w:pStyle w:val="30"/>
            </w:pPr>
            <w:r>
              <w:rPr>
                <w:rFonts w:hint="eastAsia"/>
              </w:rPr>
              <w:t>5</w:t>
            </w:r>
          </w:p>
        </w:tc>
        <w:tc>
          <w:tcPr>
            <w:tcW w:w="638" w:type="pct"/>
            <w:vAlign w:val="center"/>
          </w:tcPr>
          <w:p w14:paraId="7BD41C11">
            <w:pPr>
              <w:pStyle w:val="30"/>
            </w:pPr>
            <w:r>
              <w:rPr>
                <w:rFonts w:hint="eastAsia"/>
              </w:rPr>
              <w:t>监管企业持牌金融信息管理系统</w:t>
            </w:r>
          </w:p>
        </w:tc>
        <w:tc>
          <w:tcPr>
            <w:tcW w:w="939" w:type="pct"/>
            <w:vAlign w:val="center"/>
          </w:tcPr>
          <w:p w14:paraId="1345BA2E">
            <w:pPr>
              <w:pStyle w:val="30"/>
            </w:pPr>
            <w:r>
              <w:rPr>
                <w:rFonts w:hint="eastAsia"/>
              </w:rPr>
              <w:t>上海市国资国企在线监管服务平台大系统</w:t>
            </w:r>
          </w:p>
        </w:tc>
        <w:tc>
          <w:tcPr>
            <w:tcW w:w="1629" w:type="pct"/>
            <w:vAlign w:val="center"/>
          </w:tcPr>
          <w:p w14:paraId="75042FE1">
            <w:pPr>
              <w:pStyle w:val="30"/>
            </w:pPr>
            <w:r>
              <w:rPr>
                <w:rFonts w:hint="eastAsia"/>
              </w:rPr>
              <w:t>收集并报送企业金融数据，提供数据分析与可视化展示服务。</w:t>
            </w:r>
          </w:p>
        </w:tc>
        <w:tc>
          <w:tcPr>
            <w:tcW w:w="674" w:type="pct"/>
            <w:vAlign w:val="center"/>
          </w:tcPr>
          <w:p w14:paraId="3CADBB48">
            <w:pPr>
              <w:pStyle w:val="30"/>
            </w:pPr>
            <w:r>
              <w:rPr>
                <w:rFonts w:hint="eastAsia"/>
              </w:rPr>
              <w:t>委内业务处室</w:t>
            </w:r>
            <w:r>
              <w:rPr>
                <w:rFonts w:hint="eastAsia"/>
              </w:rPr>
              <w:br w:type="textWrapping"/>
            </w:r>
            <w:r>
              <w:rPr>
                <w:rFonts w:hint="eastAsia"/>
              </w:rPr>
              <w:t>用户、 国资监</w:t>
            </w:r>
            <w:r>
              <w:rPr>
                <w:rFonts w:hint="eastAsia"/>
              </w:rPr>
              <w:br w:type="textWrapping"/>
            </w:r>
            <w:r>
              <w:rPr>
                <w:rFonts w:hint="eastAsia"/>
              </w:rPr>
              <w:t>管企业用户</w:t>
            </w:r>
          </w:p>
        </w:tc>
        <w:tc>
          <w:tcPr>
            <w:tcW w:w="769" w:type="pct"/>
            <w:vAlign w:val="center"/>
          </w:tcPr>
          <w:p w14:paraId="6FF68C66">
            <w:pPr>
              <w:pStyle w:val="30"/>
            </w:pPr>
            <w:r>
              <w:rPr>
                <w:rFonts w:hint="eastAsia"/>
              </w:rPr>
              <w:t>收集报送金融数据，提供可视化分析。</w:t>
            </w:r>
          </w:p>
        </w:tc>
      </w:tr>
      <w:tr w14:paraId="7605E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349" w:type="pct"/>
            <w:vAlign w:val="center"/>
          </w:tcPr>
          <w:p w14:paraId="0800D3DD">
            <w:pPr>
              <w:pStyle w:val="30"/>
            </w:pPr>
            <w:r>
              <w:rPr>
                <w:rFonts w:hint="eastAsia"/>
              </w:rPr>
              <w:t>6</w:t>
            </w:r>
          </w:p>
        </w:tc>
        <w:tc>
          <w:tcPr>
            <w:tcW w:w="638" w:type="pct"/>
            <w:vAlign w:val="center"/>
          </w:tcPr>
          <w:p w14:paraId="22CC807B">
            <w:pPr>
              <w:pStyle w:val="30"/>
            </w:pPr>
            <w:r>
              <w:rPr>
                <w:rFonts w:hint="eastAsia"/>
              </w:rPr>
              <w:t>企业价值评估指数系统（含基金份额估值模块）</w:t>
            </w:r>
          </w:p>
        </w:tc>
        <w:tc>
          <w:tcPr>
            <w:tcW w:w="939" w:type="pct"/>
            <w:vAlign w:val="center"/>
          </w:tcPr>
          <w:p w14:paraId="1A69B532">
            <w:pPr>
              <w:pStyle w:val="30"/>
            </w:pPr>
            <w:r>
              <w:rPr>
                <w:rFonts w:hint="eastAsia"/>
              </w:rPr>
              <w:t>上海市国资国企在线监管服务平台大系统</w:t>
            </w:r>
          </w:p>
        </w:tc>
        <w:tc>
          <w:tcPr>
            <w:tcW w:w="1629" w:type="pct"/>
            <w:vAlign w:val="center"/>
          </w:tcPr>
          <w:p w14:paraId="6458EFB7">
            <w:pPr>
              <w:pStyle w:val="30"/>
            </w:pPr>
            <w:r>
              <w:rPr>
                <w:rFonts w:hint="eastAsia"/>
              </w:rPr>
              <w:t>收集项目评估报告 、评估说明、审计报表、资产明细表等文件，对数据审核后，通过收益法、市场法、资产基础法3种算法</w:t>
            </w:r>
            <w:r>
              <w:rPr>
                <w:rFonts w:hint="eastAsia"/>
              </w:rPr>
              <w:br w:type="textWrapping"/>
            </w:r>
            <w:r>
              <w:rPr>
                <w:rFonts w:hint="eastAsia"/>
              </w:rPr>
              <w:t>进行估值，并进行相应的数据分析。</w:t>
            </w:r>
          </w:p>
        </w:tc>
        <w:tc>
          <w:tcPr>
            <w:tcW w:w="674" w:type="pct"/>
            <w:vAlign w:val="center"/>
          </w:tcPr>
          <w:p w14:paraId="42F1344B">
            <w:pPr>
              <w:pStyle w:val="30"/>
            </w:pPr>
            <w:r>
              <w:rPr>
                <w:rFonts w:hint="eastAsia"/>
              </w:rPr>
              <w:t>委内业务处室</w:t>
            </w:r>
            <w:r>
              <w:rPr>
                <w:rFonts w:hint="eastAsia"/>
              </w:rPr>
              <w:br w:type="textWrapping"/>
            </w:r>
            <w:r>
              <w:rPr>
                <w:rFonts w:hint="eastAsia"/>
              </w:rPr>
              <w:t>用户、 国资监</w:t>
            </w:r>
            <w:r>
              <w:rPr>
                <w:rFonts w:hint="eastAsia"/>
              </w:rPr>
              <w:br w:type="textWrapping"/>
            </w:r>
            <w:r>
              <w:rPr>
                <w:rFonts w:hint="eastAsia"/>
              </w:rPr>
              <w:t>管企业用户</w:t>
            </w:r>
          </w:p>
        </w:tc>
        <w:tc>
          <w:tcPr>
            <w:tcW w:w="769" w:type="pct"/>
            <w:vAlign w:val="center"/>
          </w:tcPr>
          <w:p w14:paraId="3A7001E7">
            <w:pPr>
              <w:pStyle w:val="30"/>
            </w:pPr>
            <w:r>
              <w:rPr>
                <w:rFonts w:hint="eastAsia"/>
              </w:rPr>
              <w:t>审核评估文件，运用算法估值并分析数据。</w:t>
            </w:r>
          </w:p>
        </w:tc>
      </w:tr>
      <w:tr w14:paraId="47FD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349" w:type="pct"/>
            <w:vAlign w:val="center"/>
          </w:tcPr>
          <w:p w14:paraId="5A919332">
            <w:pPr>
              <w:pStyle w:val="30"/>
            </w:pPr>
            <w:r>
              <w:rPr>
                <w:rFonts w:hint="eastAsia"/>
              </w:rPr>
              <w:t>7</w:t>
            </w:r>
          </w:p>
        </w:tc>
        <w:tc>
          <w:tcPr>
            <w:tcW w:w="638" w:type="pct"/>
            <w:vAlign w:val="center"/>
          </w:tcPr>
          <w:p w14:paraId="1DC8D57C">
            <w:pPr>
              <w:pStyle w:val="30"/>
            </w:pPr>
            <w:r>
              <w:rPr>
                <w:rFonts w:hint="eastAsia"/>
              </w:rPr>
              <w:t>内部控制测评管理系统</w:t>
            </w:r>
          </w:p>
        </w:tc>
        <w:tc>
          <w:tcPr>
            <w:tcW w:w="939" w:type="pct"/>
            <w:vAlign w:val="center"/>
          </w:tcPr>
          <w:p w14:paraId="3CB2B43D">
            <w:pPr>
              <w:pStyle w:val="30"/>
            </w:pPr>
            <w:r>
              <w:rPr>
                <w:rFonts w:hint="eastAsia"/>
              </w:rPr>
              <w:t>上海市国资国企在线监管服务平台大系统</w:t>
            </w:r>
          </w:p>
        </w:tc>
        <w:tc>
          <w:tcPr>
            <w:tcW w:w="1629" w:type="pct"/>
            <w:vAlign w:val="center"/>
          </w:tcPr>
          <w:p w14:paraId="2EB958DC">
            <w:pPr>
              <w:pStyle w:val="30"/>
            </w:pPr>
            <w:r>
              <w:rPr>
                <w:rFonts w:hint="eastAsia"/>
              </w:rPr>
              <w:t>通过内控测评流程对监管单位进行内控测评，计算内控得分，形成企业内控指数；对测评中发现的内控缺陷进行汇总分析，并作</w:t>
            </w:r>
            <w:r>
              <w:rPr>
                <w:rFonts w:hint="eastAsia"/>
              </w:rPr>
              <w:br w:type="textWrapping"/>
            </w:r>
            <w:r>
              <w:rPr>
                <w:rFonts w:hint="eastAsia"/>
              </w:rPr>
              <w:t>为次年整改分析的依据。</w:t>
            </w:r>
          </w:p>
        </w:tc>
        <w:tc>
          <w:tcPr>
            <w:tcW w:w="674" w:type="pct"/>
            <w:vAlign w:val="center"/>
          </w:tcPr>
          <w:p w14:paraId="1792BB74">
            <w:pPr>
              <w:pStyle w:val="30"/>
            </w:pPr>
            <w:r>
              <w:rPr>
                <w:rFonts w:hint="eastAsia"/>
              </w:rPr>
              <w:t>委内业务处室</w:t>
            </w:r>
            <w:r>
              <w:rPr>
                <w:rFonts w:hint="eastAsia"/>
              </w:rPr>
              <w:br w:type="textWrapping"/>
            </w:r>
            <w:r>
              <w:rPr>
                <w:rFonts w:hint="eastAsia"/>
              </w:rPr>
              <w:t>用户、 国资监</w:t>
            </w:r>
            <w:r>
              <w:rPr>
                <w:rFonts w:hint="eastAsia"/>
              </w:rPr>
              <w:br w:type="textWrapping"/>
            </w:r>
            <w:r>
              <w:rPr>
                <w:rFonts w:hint="eastAsia"/>
              </w:rPr>
              <w:t>管企业用户</w:t>
            </w:r>
          </w:p>
        </w:tc>
        <w:tc>
          <w:tcPr>
            <w:tcW w:w="769" w:type="pct"/>
            <w:vAlign w:val="center"/>
          </w:tcPr>
          <w:p w14:paraId="732E0836">
            <w:pPr>
              <w:pStyle w:val="30"/>
            </w:pPr>
            <w:r>
              <w:rPr>
                <w:rFonts w:hint="eastAsia"/>
              </w:rPr>
              <w:t>开展内控测评，计算得分，分析缺陷并提供整改依据。</w:t>
            </w:r>
          </w:p>
        </w:tc>
      </w:tr>
      <w:tr w14:paraId="60321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0" w:hRule="atLeast"/>
          <w:jc w:val="center"/>
        </w:trPr>
        <w:tc>
          <w:tcPr>
            <w:tcW w:w="349" w:type="pct"/>
            <w:vAlign w:val="center"/>
          </w:tcPr>
          <w:p w14:paraId="7374ADD4">
            <w:pPr>
              <w:pStyle w:val="30"/>
            </w:pPr>
            <w:r>
              <w:rPr>
                <w:rFonts w:hint="eastAsia"/>
              </w:rPr>
              <w:t>8</w:t>
            </w:r>
          </w:p>
        </w:tc>
        <w:tc>
          <w:tcPr>
            <w:tcW w:w="638" w:type="pct"/>
            <w:vAlign w:val="center"/>
          </w:tcPr>
          <w:p w14:paraId="5E3D8C29">
            <w:pPr>
              <w:pStyle w:val="30"/>
            </w:pPr>
            <w:r>
              <w:rPr>
                <w:rFonts w:hint="eastAsia"/>
              </w:rPr>
              <w:t>内部审计系统</w:t>
            </w:r>
          </w:p>
        </w:tc>
        <w:tc>
          <w:tcPr>
            <w:tcW w:w="939" w:type="pct"/>
            <w:vAlign w:val="center"/>
          </w:tcPr>
          <w:p w14:paraId="7A36DB54">
            <w:pPr>
              <w:pStyle w:val="30"/>
            </w:pPr>
            <w:r>
              <w:rPr>
                <w:rFonts w:hint="eastAsia"/>
              </w:rPr>
              <w:t>上海市国资国企在线监管服务平台大系统</w:t>
            </w:r>
          </w:p>
        </w:tc>
        <w:tc>
          <w:tcPr>
            <w:tcW w:w="1629" w:type="pct"/>
            <w:vAlign w:val="center"/>
          </w:tcPr>
          <w:p w14:paraId="25892EF0">
            <w:pPr>
              <w:pStyle w:val="30"/>
            </w:pPr>
            <w:r>
              <w:rPr>
                <w:rFonts w:hint="eastAsia"/>
              </w:rPr>
              <w:t>对国资委监管企业内部审计工作情况、工作月报等内容进行收集，并根完成内审分析报告；对监管企业进行重大审计情况（一</w:t>
            </w:r>
            <w:r>
              <w:rPr>
                <w:rFonts w:hint="eastAsia"/>
              </w:rPr>
              <w:br w:type="textWrapping"/>
            </w:r>
            <w:r>
              <w:rPr>
                <w:rFonts w:hint="eastAsia"/>
              </w:rPr>
              <w:t>事一报）、内审重要情况的报备。</w:t>
            </w:r>
          </w:p>
        </w:tc>
        <w:tc>
          <w:tcPr>
            <w:tcW w:w="674" w:type="pct"/>
            <w:vAlign w:val="center"/>
          </w:tcPr>
          <w:p w14:paraId="1ADA65C3">
            <w:pPr>
              <w:pStyle w:val="30"/>
            </w:pPr>
            <w:r>
              <w:rPr>
                <w:rFonts w:hint="eastAsia"/>
              </w:rPr>
              <w:t>委内业务处室</w:t>
            </w:r>
            <w:r>
              <w:rPr>
                <w:rFonts w:hint="eastAsia"/>
              </w:rPr>
              <w:br w:type="textWrapping"/>
            </w:r>
            <w:r>
              <w:rPr>
                <w:rFonts w:hint="eastAsia"/>
              </w:rPr>
              <w:t>用户、 国资监</w:t>
            </w:r>
            <w:r>
              <w:rPr>
                <w:rFonts w:hint="eastAsia"/>
              </w:rPr>
              <w:br w:type="textWrapping"/>
            </w:r>
            <w:r>
              <w:rPr>
                <w:rFonts w:hint="eastAsia"/>
              </w:rPr>
              <w:t>管企业用户</w:t>
            </w:r>
          </w:p>
        </w:tc>
        <w:tc>
          <w:tcPr>
            <w:tcW w:w="769" w:type="pct"/>
            <w:vAlign w:val="center"/>
          </w:tcPr>
          <w:p w14:paraId="477EA2A3">
            <w:pPr>
              <w:pStyle w:val="30"/>
            </w:pPr>
            <w:r>
              <w:rPr>
                <w:rFonts w:hint="eastAsia"/>
              </w:rPr>
              <w:t>收集内审工作数据，生成分析报告，报备重大审计事项。</w:t>
            </w:r>
          </w:p>
        </w:tc>
      </w:tr>
      <w:tr w14:paraId="01F59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0" w:hRule="atLeast"/>
          <w:jc w:val="center"/>
        </w:trPr>
        <w:tc>
          <w:tcPr>
            <w:tcW w:w="349" w:type="pct"/>
            <w:vAlign w:val="center"/>
          </w:tcPr>
          <w:p w14:paraId="7C593CB5">
            <w:pPr>
              <w:pStyle w:val="30"/>
            </w:pPr>
            <w:r>
              <w:rPr>
                <w:rFonts w:hint="eastAsia"/>
              </w:rPr>
              <w:t>9</w:t>
            </w:r>
          </w:p>
        </w:tc>
        <w:tc>
          <w:tcPr>
            <w:tcW w:w="638" w:type="pct"/>
            <w:vAlign w:val="center"/>
          </w:tcPr>
          <w:p w14:paraId="067AD495">
            <w:pPr>
              <w:pStyle w:val="30"/>
            </w:pPr>
            <w:r>
              <w:rPr>
                <w:rFonts w:hint="eastAsia"/>
              </w:rPr>
              <w:t>审计整改管理系统</w:t>
            </w:r>
          </w:p>
        </w:tc>
        <w:tc>
          <w:tcPr>
            <w:tcW w:w="939" w:type="pct"/>
            <w:vAlign w:val="center"/>
          </w:tcPr>
          <w:p w14:paraId="313A101A">
            <w:pPr>
              <w:pStyle w:val="30"/>
            </w:pPr>
            <w:r>
              <w:rPr>
                <w:rFonts w:hint="eastAsia"/>
              </w:rPr>
              <w:t>上海市国资国企在线监管服务平台大系统</w:t>
            </w:r>
          </w:p>
        </w:tc>
        <w:tc>
          <w:tcPr>
            <w:tcW w:w="1629" w:type="pct"/>
            <w:vAlign w:val="center"/>
          </w:tcPr>
          <w:p w14:paraId="1B888339">
            <w:pPr>
              <w:pStyle w:val="30"/>
            </w:pPr>
            <w:r>
              <w:rPr>
                <w:rFonts w:hint="eastAsia"/>
              </w:rPr>
              <w:t>审计整改数据支持、数据分析等功能，配套数据服务实现审计整改资料电子化。</w:t>
            </w:r>
          </w:p>
        </w:tc>
        <w:tc>
          <w:tcPr>
            <w:tcW w:w="674" w:type="pct"/>
            <w:vAlign w:val="center"/>
          </w:tcPr>
          <w:p w14:paraId="5F1EEA03">
            <w:pPr>
              <w:pStyle w:val="30"/>
            </w:pPr>
            <w:r>
              <w:rPr>
                <w:rFonts w:hint="eastAsia"/>
              </w:rPr>
              <w:t>委内业务处室</w:t>
            </w:r>
            <w:r>
              <w:rPr>
                <w:rFonts w:hint="eastAsia"/>
              </w:rPr>
              <w:br w:type="textWrapping"/>
            </w:r>
            <w:r>
              <w:rPr>
                <w:rFonts w:hint="eastAsia"/>
              </w:rPr>
              <w:t>用户、 国资监</w:t>
            </w:r>
            <w:r>
              <w:rPr>
                <w:rFonts w:hint="eastAsia"/>
              </w:rPr>
              <w:br w:type="textWrapping"/>
            </w:r>
            <w:r>
              <w:rPr>
                <w:rFonts w:hint="eastAsia"/>
              </w:rPr>
              <w:t>管企业用户</w:t>
            </w:r>
          </w:p>
        </w:tc>
        <w:tc>
          <w:tcPr>
            <w:tcW w:w="769" w:type="pct"/>
            <w:vAlign w:val="center"/>
          </w:tcPr>
          <w:p w14:paraId="400459CB">
            <w:pPr>
              <w:pStyle w:val="30"/>
            </w:pPr>
            <w:r>
              <w:rPr>
                <w:rFonts w:hint="eastAsia"/>
              </w:rPr>
              <w:t>支持整改数据管理，实现资料电子化。</w:t>
            </w:r>
          </w:p>
        </w:tc>
      </w:tr>
      <w:tr w14:paraId="5597A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0" w:hRule="atLeast"/>
          <w:jc w:val="center"/>
        </w:trPr>
        <w:tc>
          <w:tcPr>
            <w:tcW w:w="349" w:type="pct"/>
            <w:vAlign w:val="center"/>
          </w:tcPr>
          <w:p w14:paraId="46F035E3">
            <w:pPr>
              <w:pStyle w:val="30"/>
            </w:pPr>
            <w:r>
              <w:rPr>
                <w:rFonts w:hint="eastAsia"/>
              </w:rPr>
              <w:t>10</w:t>
            </w:r>
          </w:p>
        </w:tc>
        <w:tc>
          <w:tcPr>
            <w:tcW w:w="638" w:type="pct"/>
            <w:vAlign w:val="center"/>
          </w:tcPr>
          <w:p w14:paraId="085023A8">
            <w:pPr>
              <w:pStyle w:val="30"/>
            </w:pPr>
            <w:r>
              <w:rPr>
                <w:rFonts w:hint="eastAsia"/>
              </w:rPr>
              <w:t>违规责任追究系统</w:t>
            </w:r>
          </w:p>
        </w:tc>
        <w:tc>
          <w:tcPr>
            <w:tcW w:w="939" w:type="pct"/>
            <w:vAlign w:val="center"/>
          </w:tcPr>
          <w:p w14:paraId="05749484">
            <w:pPr>
              <w:pStyle w:val="30"/>
            </w:pPr>
            <w:r>
              <w:rPr>
                <w:rFonts w:hint="eastAsia"/>
              </w:rPr>
              <w:t>上海市国资国企在线监管服务平台大系统</w:t>
            </w:r>
          </w:p>
        </w:tc>
        <w:tc>
          <w:tcPr>
            <w:tcW w:w="1629" w:type="pct"/>
            <w:vAlign w:val="center"/>
          </w:tcPr>
          <w:p w14:paraId="64722D12">
            <w:pPr>
              <w:pStyle w:val="30"/>
            </w:pPr>
            <w:r>
              <w:rPr>
                <w:rFonts w:hint="eastAsia"/>
              </w:rPr>
              <w:t>违规责任追究工作平台 、与国务院国资委及上海市市属国有企业上传下达的工作平台、建设与纪</w:t>
            </w:r>
            <w:r>
              <w:rPr>
                <w:rFonts w:hint="eastAsia"/>
              </w:rPr>
              <w:br w:type="textWrapping"/>
            </w:r>
            <w:r>
              <w:rPr>
                <w:rFonts w:hint="eastAsia"/>
              </w:rPr>
              <w:t>检监察、司法等相互交流、相互协作的工作平台。按照受理、初步核实、分类处置、核查、处理、申诉和整改等程序进行，实现违规追责全过程管理。</w:t>
            </w:r>
          </w:p>
        </w:tc>
        <w:tc>
          <w:tcPr>
            <w:tcW w:w="674" w:type="pct"/>
            <w:vAlign w:val="center"/>
          </w:tcPr>
          <w:p w14:paraId="0B37F052">
            <w:pPr>
              <w:pStyle w:val="30"/>
            </w:pPr>
            <w:r>
              <w:rPr>
                <w:rFonts w:hint="eastAsia"/>
              </w:rPr>
              <w:t>委内业务处室</w:t>
            </w:r>
            <w:r>
              <w:rPr>
                <w:rFonts w:hint="eastAsia"/>
              </w:rPr>
              <w:br w:type="textWrapping"/>
            </w:r>
            <w:r>
              <w:rPr>
                <w:rFonts w:hint="eastAsia"/>
              </w:rPr>
              <w:t>用户、 国资监</w:t>
            </w:r>
            <w:r>
              <w:rPr>
                <w:rFonts w:hint="eastAsia"/>
              </w:rPr>
              <w:br w:type="textWrapping"/>
            </w:r>
            <w:r>
              <w:rPr>
                <w:rFonts w:hint="eastAsia"/>
              </w:rPr>
              <w:t>管企业用户</w:t>
            </w:r>
          </w:p>
        </w:tc>
        <w:tc>
          <w:tcPr>
            <w:tcW w:w="769" w:type="pct"/>
            <w:vAlign w:val="center"/>
          </w:tcPr>
          <w:p w14:paraId="7C0B3906">
            <w:pPr>
              <w:pStyle w:val="30"/>
            </w:pPr>
            <w:r>
              <w:rPr>
                <w:rFonts w:hint="eastAsia"/>
              </w:rPr>
              <w:t>搭建追责平台，按流程管理违规事项，对接多部门协作。</w:t>
            </w:r>
          </w:p>
        </w:tc>
      </w:tr>
      <w:tr w14:paraId="02664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0" w:hRule="atLeast"/>
          <w:jc w:val="center"/>
        </w:trPr>
        <w:tc>
          <w:tcPr>
            <w:tcW w:w="349" w:type="pct"/>
            <w:vAlign w:val="center"/>
          </w:tcPr>
          <w:p w14:paraId="35F13C2D">
            <w:pPr>
              <w:pStyle w:val="30"/>
            </w:pPr>
            <w:r>
              <w:rPr>
                <w:rFonts w:hint="eastAsia"/>
              </w:rPr>
              <w:t>11</w:t>
            </w:r>
          </w:p>
        </w:tc>
        <w:tc>
          <w:tcPr>
            <w:tcW w:w="638" w:type="pct"/>
            <w:vAlign w:val="center"/>
          </w:tcPr>
          <w:p w14:paraId="029E4DA3">
            <w:pPr>
              <w:pStyle w:val="30"/>
            </w:pPr>
            <w:r>
              <w:rPr>
                <w:rFonts w:hint="eastAsia"/>
              </w:rPr>
              <w:t>境外国有资产摸底调查系统</w:t>
            </w:r>
          </w:p>
        </w:tc>
        <w:tc>
          <w:tcPr>
            <w:tcW w:w="939" w:type="pct"/>
            <w:vAlign w:val="center"/>
          </w:tcPr>
          <w:p w14:paraId="0E151E0A">
            <w:pPr>
              <w:pStyle w:val="30"/>
            </w:pPr>
            <w:r>
              <w:rPr>
                <w:rFonts w:hint="eastAsia"/>
              </w:rPr>
              <w:t>上海市国资国企在线监管服务平台大系统</w:t>
            </w:r>
          </w:p>
        </w:tc>
        <w:tc>
          <w:tcPr>
            <w:tcW w:w="1629" w:type="pct"/>
            <w:vAlign w:val="center"/>
          </w:tcPr>
          <w:p w14:paraId="5B2E2579">
            <w:pPr>
              <w:pStyle w:val="30"/>
            </w:pPr>
            <w:r>
              <w:rPr>
                <w:rFonts w:hint="eastAsia"/>
              </w:rPr>
              <w:t>集团本部、境外企业、承接境外工程项目实施主体的相关境外管控和境外企业基本信息的数据收集功能。</w:t>
            </w:r>
          </w:p>
        </w:tc>
        <w:tc>
          <w:tcPr>
            <w:tcW w:w="674" w:type="pct"/>
            <w:vAlign w:val="center"/>
          </w:tcPr>
          <w:p w14:paraId="14607A83">
            <w:pPr>
              <w:pStyle w:val="30"/>
            </w:pPr>
            <w:r>
              <w:rPr>
                <w:rFonts w:hint="eastAsia"/>
              </w:rPr>
              <w:t>委内业务处室</w:t>
            </w:r>
            <w:r>
              <w:rPr>
                <w:rFonts w:hint="eastAsia"/>
              </w:rPr>
              <w:br w:type="textWrapping"/>
            </w:r>
            <w:r>
              <w:rPr>
                <w:rFonts w:hint="eastAsia"/>
              </w:rPr>
              <w:t>用户、 国资监</w:t>
            </w:r>
            <w:r>
              <w:rPr>
                <w:rFonts w:hint="eastAsia"/>
              </w:rPr>
              <w:br w:type="textWrapping"/>
            </w:r>
            <w:r>
              <w:rPr>
                <w:rFonts w:hint="eastAsia"/>
              </w:rPr>
              <w:t>管企业用户</w:t>
            </w:r>
          </w:p>
        </w:tc>
        <w:tc>
          <w:tcPr>
            <w:tcW w:w="769" w:type="pct"/>
            <w:vAlign w:val="center"/>
          </w:tcPr>
          <w:p w14:paraId="5448A81D">
            <w:pPr>
              <w:pStyle w:val="30"/>
            </w:pPr>
            <w:r>
              <w:rPr>
                <w:rFonts w:hint="eastAsia"/>
              </w:rPr>
              <w:t>采集境外资产管控及企业基本信息。</w:t>
            </w:r>
          </w:p>
        </w:tc>
      </w:tr>
      <w:tr w14:paraId="28920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349" w:type="pct"/>
            <w:vAlign w:val="center"/>
          </w:tcPr>
          <w:p w14:paraId="28C010B1">
            <w:pPr>
              <w:pStyle w:val="30"/>
            </w:pPr>
            <w:r>
              <w:rPr>
                <w:rFonts w:hint="eastAsia"/>
              </w:rPr>
              <w:t>12</w:t>
            </w:r>
          </w:p>
        </w:tc>
        <w:tc>
          <w:tcPr>
            <w:tcW w:w="638" w:type="pct"/>
            <w:vAlign w:val="center"/>
          </w:tcPr>
          <w:p w14:paraId="6B4D29C5">
            <w:pPr>
              <w:pStyle w:val="30"/>
            </w:pPr>
            <w:r>
              <w:rPr>
                <w:rFonts w:hint="eastAsia"/>
              </w:rPr>
              <w:t>全面风险预警管理系统</w:t>
            </w:r>
          </w:p>
        </w:tc>
        <w:tc>
          <w:tcPr>
            <w:tcW w:w="939" w:type="pct"/>
            <w:vAlign w:val="center"/>
          </w:tcPr>
          <w:p w14:paraId="0A4868C0">
            <w:pPr>
              <w:pStyle w:val="30"/>
            </w:pPr>
            <w:r>
              <w:rPr>
                <w:rFonts w:hint="eastAsia"/>
              </w:rPr>
              <w:t>上海市国资国企在线监管服务平台大系统</w:t>
            </w:r>
          </w:p>
        </w:tc>
        <w:tc>
          <w:tcPr>
            <w:tcW w:w="1629" w:type="pct"/>
            <w:vAlign w:val="center"/>
          </w:tcPr>
          <w:p w14:paraId="16E73CBC">
            <w:pPr>
              <w:pStyle w:val="30"/>
            </w:pPr>
            <w:r>
              <w:rPr>
                <w:rFonts w:hint="eastAsia"/>
              </w:rPr>
              <w:t>主要针对企业、集团资金风险、经营风险、投资风险、等风险事项开展全面的数据采集、数据处理、模型建设、可视化分析等工作。</w:t>
            </w:r>
          </w:p>
        </w:tc>
        <w:tc>
          <w:tcPr>
            <w:tcW w:w="674" w:type="pct"/>
            <w:vAlign w:val="center"/>
          </w:tcPr>
          <w:p w14:paraId="4011A781">
            <w:pPr>
              <w:pStyle w:val="30"/>
            </w:pPr>
            <w:r>
              <w:rPr>
                <w:rFonts w:hint="eastAsia"/>
              </w:rPr>
              <w:t>委内业务处室</w:t>
            </w:r>
            <w:r>
              <w:rPr>
                <w:rFonts w:hint="eastAsia"/>
              </w:rPr>
              <w:br w:type="textWrapping"/>
            </w:r>
            <w:r>
              <w:rPr>
                <w:rFonts w:hint="eastAsia"/>
              </w:rPr>
              <w:t>用户、 国资监</w:t>
            </w:r>
            <w:r>
              <w:rPr>
                <w:rFonts w:hint="eastAsia"/>
              </w:rPr>
              <w:br w:type="textWrapping"/>
            </w:r>
            <w:r>
              <w:rPr>
                <w:rFonts w:hint="eastAsia"/>
              </w:rPr>
              <w:t>管企业用户</w:t>
            </w:r>
          </w:p>
        </w:tc>
        <w:tc>
          <w:tcPr>
            <w:tcW w:w="769" w:type="pct"/>
            <w:vAlign w:val="center"/>
          </w:tcPr>
          <w:p w14:paraId="0053C3FA">
            <w:pPr>
              <w:pStyle w:val="30"/>
            </w:pPr>
            <w:r>
              <w:rPr>
                <w:rFonts w:hint="eastAsia"/>
              </w:rPr>
              <w:t>采集处理风险数据，建设模型并可视化分析。</w:t>
            </w:r>
          </w:p>
        </w:tc>
      </w:tr>
      <w:tr w14:paraId="14CCB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0" w:hRule="atLeast"/>
          <w:jc w:val="center"/>
        </w:trPr>
        <w:tc>
          <w:tcPr>
            <w:tcW w:w="349" w:type="pct"/>
            <w:vAlign w:val="center"/>
          </w:tcPr>
          <w:p w14:paraId="04EC6AEA">
            <w:pPr>
              <w:pStyle w:val="30"/>
            </w:pPr>
            <w:r>
              <w:rPr>
                <w:rFonts w:hint="eastAsia"/>
              </w:rPr>
              <w:t>13</w:t>
            </w:r>
          </w:p>
        </w:tc>
        <w:tc>
          <w:tcPr>
            <w:tcW w:w="638" w:type="pct"/>
            <w:vAlign w:val="center"/>
          </w:tcPr>
          <w:p w14:paraId="7CCE4FB2">
            <w:pPr>
              <w:pStyle w:val="30"/>
            </w:pPr>
            <w:r>
              <w:rPr>
                <w:rFonts w:hint="eastAsia"/>
              </w:rPr>
              <w:t>国资监管采集系统</w:t>
            </w:r>
          </w:p>
        </w:tc>
        <w:tc>
          <w:tcPr>
            <w:tcW w:w="939" w:type="pct"/>
            <w:vAlign w:val="center"/>
          </w:tcPr>
          <w:p w14:paraId="11D464D1">
            <w:pPr>
              <w:pStyle w:val="30"/>
            </w:pPr>
            <w:r>
              <w:rPr>
                <w:rFonts w:hint="eastAsia"/>
              </w:rPr>
              <w:t>上海市国资国企在线监管服务平台大系统</w:t>
            </w:r>
          </w:p>
        </w:tc>
        <w:tc>
          <w:tcPr>
            <w:tcW w:w="1629" w:type="pct"/>
            <w:vAlign w:val="center"/>
          </w:tcPr>
          <w:p w14:paraId="1C2C50DD">
            <w:pPr>
              <w:pStyle w:val="30"/>
            </w:pPr>
            <w:r>
              <w:rPr>
                <w:rFonts w:hint="eastAsia"/>
              </w:rPr>
              <w:t>对企业月报数据 、预算数据、融资担保等内容的数据进行采集，并且进行数据审核，审核后的数据汇总并报送国务院国资委。</w:t>
            </w:r>
          </w:p>
        </w:tc>
        <w:tc>
          <w:tcPr>
            <w:tcW w:w="674" w:type="pct"/>
            <w:vAlign w:val="center"/>
          </w:tcPr>
          <w:p w14:paraId="6B26E4D5">
            <w:pPr>
              <w:pStyle w:val="30"/>
            </w:pPr>
            <w:r>
              <w:rPr>
                <w:rFonts w:hint="eastAsia"/>
              </w:rPr>
              <w:t>委内业务处室</w:t>
            </w:r>
            <w:r>
              <w:rPr>
                <w:rFonts w:hint="eastAsia"/>
              </w:rPr>
              <w:br w:type="textWrapping"/>
            </w:r>
            <w:r>
              <w:rPr>
                <w:rFonts w:hint="eastAsia"/>
              </w:rPr>
              <w:t>用户、 国资监</w:t>
            </w:r>
            <w:r>
              <w:rPr>
                <w:rFonts w:hint="eastAsia"/>
              </w:rPr>
              <w:br w:type="textWrapping"/>
            </w:r>
            <w:r>
              <w:rPr>
                <w:rFonts w:hint="eastAsia"/>
              </w:rPr>
              <w:t>管企业用户</w:t>
            </w:r>
          </w:p>
        </w:tc>
        <w:tc>
          <w:tcPr>
            <w:tcW w:w="769" w:type="pct"/>
            <w:vAlign w:val="center"/>
          </w:tcPr>
          <w:p w14:paraId="4E25A235">
            <w:pPr>
              <w:pStyle w:val="30"/>
            </w:pPr>
            <w:r>
              <w:rPr>
                <w:rFonts w:hint="eastAsia"/>
              </w:rPr>
              <w:t>采集审核企业月报、预算等数据，汇总报送。</w:t>
            </w:r>
          </w:p>
        </w:tc>
      </w:tr>
      <w:tr w14:paraId="100AC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0" w:hRule="atLeast"/>
          <w:jc w:val="center"/>
        </w:trPr>
        <w:tc>
          <w:tcPr>
            <w:tcW w:w="349" w:type="pct"/>
            <w:vAlign w:val="center"/>
          </w:tcPr>
          <w:p w14:paraId="0D44B499">
            <w:pPr>
              <w:pStyle w:val="30"/>
            </w:pPr>
            <w:r>
              <w:rPr>
                <w:rFonts w:hint="eastAsia"/>
              </w:rPr>
              <w:t>14</w:t>
            </w:r>
          </w:p>
        </w:tc>
        <w:tc>
          <w:tcPr>
            <w:tcW w:w="638" w:type="pct"/>
            <w:vAlign w:val="center"/>
          </w:tcPr>
          <w:p w14:paraId="1FD0FBEB">
            <w:pPr>
              <w:pStyle w:val="30"/>
            </w:pPr>
            <w:r>
              <w:rPr>
                <w:rFonts w:hint="eastAsia"/>
              </w:rPr>
              <w:t>薪酬备案管理</w:t>
            </w:r>
          </w:p>
        </w:tc>
        <w:tc>
          <w:tcPr>
            <w:tcW w:w="939" w:type="pct"/>
            <w:vAlign w:val="center"/>
          </w:tcPr>
          <w:p w14:paraId="2F5D31E6">
            <w:pPr>
              <w:pStyle w:val="30"/>
            </w:pPr>
            <w:r>
              <w:rPr>
                <w:rFonts w:hint="eastAsia"/>
              </w:rPr>
              <w:t>上海市国资国企在线监管服务平台大系统</w:t>
            </w:r>
          </w:p>
        </w:tc>
        <w:tc>
          <w:tcPr>
            <w:tcW w:w="1629" w:type="pct"/>
            <w:vAlign w:val="center"/>
          </w:tcPr>
          <w:p w14:paraId="255021FE">
            <w:pPr>
              <w:pStyle w:val="30"/>
            </w:pPr>
            <w:r>
              <w:rPr>
                <w:rFonts w:hint="eastAsia"/>
              </w:rPr>
              <w:t>通过模板收集各企业备案信息和薪酬基础信息，并进行数据对比审核。建立每个企业领导人的考核目标及配置考核权重，对考核</w:t>
            </w:r>
            <w:r>
              <w:rPr>
                <w:rFonts w:hint="eastAsia"/>
              </w:rPr>
              <w:br w:type="textWrapping"/>
            </w:r>
            <w:r>
              <w:rPr>
                <w:rFonts w:hint="eastAsia"/>
              </w:rPr>
              <w:t>目标完成情况进行录入并评定。</w:t>
            </w:r>
          </w:p>
        </w:tc>
        <w:tc>
          <w:tcPr>
            <w:tcW w:w="674" w:type="pct"/>
            <w:vAlign w:val="center"/>
          </w:tcPr>
          <w:p w14:paraId="0E34D429">
            <w:pPr>
              <w:pStyle w:val="30"/>
            </w:pPr>
            <w:r>
              <w:rPr>
                <w:rFonts w:hint="eastAsia"/>
              </w:rPr>
              <w:t>委内业务处室</w:t>
            </w:r>
            <w:r>
              <w:rPr>
                <w:rFonts w:hint="eastAsia"/>
              </w:rPr>
              <w:br w:type="textWrapping"/>
            </w:r>
            <w:r>
              <w:rPr>
                <w:rFonts w:hint="eastAsia"/>
              </w:rPr>
              <w:t>用户、 国资监</w:t>
            </w:r>
            <w:r>
              <w:rPr>
                <w:rFonts w:hint="eastAsia"/>
              </w:rPr>
              <w:br w:type="textWrapping"/>
            </w:r>
            <w:r>
              <w:rPr>
                <w:rFonts w:hint="eastAsia"/>
              </w:rPr>
              <w:t>管企业用户</w:t>
            </w:r>
          </w:p>
        </w:tc>
        <w:tc>
          <w:tcPr>
            <w:tcW w:w="769" w:type="pct"/>
            <w:vAlign w:val="center"/>
          </w:tcPr>
          <w:p w14:paraId="1BBBD5EE">
            <w:pPr>
              <w:pStyle w:val="30"/>
            </w:pPr>
            <w:r>
              <w:rPr>
                <w:rFonts w:hint="eastAsia"/>
              </w:rPr>
              <w:t>收集薪酬数据并审核，建立考核目标及评定。</w:t>
            </w:r>
          </w:p>
        </w:tc>
      </w:tr>
      <w:tr w14:paraId="4FF25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0" w:hRule="atLeast"/>
          <w:jc w:val="center"/>
        </w:trPr>
        <w:tc>
          <w:tcPr>
            <w:tcW w:w="349" w:type="pct"/>
            <w:vAlign w:val="center"/>
          </w:tcPr>
          <w:p w14:paraId="084023DF">
            <w:pPr>
              <w:pStyle w:val="30"/>
            </w:pPr>
            <w:r>
              <w:rPr>
                <w:rFonts w:hint="eastAsia"/>
              </w:rPr>
              <w:t>15</w:t>
            </w:r>
          </w:p>
        </w:tc>
        <w:tc>
          <w:tcPr>
            <w:tcW w:w="638" w:type="pct"/>
            <w:vAlign w:val="center"/>
          </w:tcPr>
          <w:p w14:paraId="1FACD005">
            <w:pPr>
              <w:pStyle w:val="30"/>
            </w:pPr>
            <w:r>
              <w:rPr>
                <w:rFonts w:hint="eastAsia"/>
              </w:rPr>
              <w:t>企业分配事中事后监管系统</w:t>
            </w:r>
          </w:p>
        </w:tc>
        <w:tc>
          <w:tcPr>
            <w:tcW w:w="939" w:type="pct"/>
            <w:vAlign w:val="center"/>
          </w:tcPr>
          <w:p w14:paraId="43B51786">
            <w:pPr>
              <w:pStyle w:val="30"/>
            </w:pPr>
            <w:r>
              <w:rPr>
                <w:rFonts w:hint="eastAsia"/>
              </w:rPr>
              <w:t>上海市国资国企在线监管服务平台大系统</w:t>
            </w:r>
          </w:p>
        </w:tc>
        <w:tc>
          <w:tcPr>
            <w:tcW w:w="1629" w:type="pct"/>
            <w:vAlign w:val="center"/>
          </w:tcPr>
          <w:p w14:paraId="15544301">
            <w:pPr>
              <w:pStyle w:val="30"/>
            </w:pPr>
            <w:r>
              <w:rPr>
                <w:rFonts w:hint="eastAsia"/>
              </w:rPr>
              <w:t>定期收集收入分配年报表、人工成本决算表、人工成本预算表等内容，并对数据进行审核、汇总，完成相关数据汇总分析工作。</w:t>
            </w:r>
          </w:p>
        </w:tc>
        <w:tc>
          <w:tcPr>
            <w:tcW w:w="674" w:type="pct"/>
            <w:vAlign w:val="center"/>
          </w:tcPr>
          <w:p w14:paraId="5C9B303D">
            <w:pPr>
              <w:pStyle w:val="30"/>
            </w:pPr>
            <w:r>
              <w:rPr>
                <w:rFonts w:hint="eastAsia"/>
              </w:rPr>
              <w:t>委内业务处室</w:t>
            </w:r>
            <w:r>
              <w:rPr>
                <w:rFonts w:hint="eastAsia"/>
              </w:rPr>
              <w:br w:type="textWrapping"/>
            </w:r>
            <w:r>
              <w:rPr>
                <w:rFonts w:hint="eastAsia"/>
              </w:rPr>
              <w:t>用户、 国资监</w:t>
            </w:r>
            <w:r>
              <w:rPr>
                <w:rFonts w:hint="eastAsia"/>
              </w:rPr>
              <w:br w:type="textWrapping"/>
            </w:r>
            <w:r>
              <w:rPr>
                <w:rFonts w:hint="eastAsia"/>
              </w:rPr>
              <w:t>管企业用户</w:t>
            </w:r>
          </w:p>
        </w:tc>
        <w:tc>
          <w:tcPr>
            <w:tcW w:w="769" w:type="pct"/>
            <w:vAlign w:val="center"/>
          </w:tcPr>
          <w:p w14:paraId="48967AD0">
            <w:pPr>
              <w:pStyle w:val="30"/>
            </w:pPr>
            <w:r>
              <w:rPr>
                <w:rFonts w:hint="eastAsia"/>
              </w:rPr>
              <w:t>收集审核收入分配数据，汇总分析人工成本。</w:t>
            </w:r>
          </w:p>
        </w:tc>
      </w:tr>
      <w:tr w14:paraId="05837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349" w:type="pct"/>
            <w:vAlign w:val="center"/>
          </w:tcPr>
          <w:p w14:paraId="1E2FA62E">
            <w:pPr>
              <w:pStyle w:val="30"/>
            </w:pPr>
            <w:r>
              <w:rPr>
                <w:rFonts w:hint="eastAsia"/>
              </w:rPr>
              <w:t>16</w:t>
            </w:r>
          </w:p>
        </w:tc>
        <w:tc>
          <w:tcPr>
            <w:tcW w:w="638" w:type="pct"/>
            <w:vAlign w:val="center"/>
          </w:tcPr>
          <w:p w14:paraId="2506F446">
            <w:pPr>
              <w:pStyle w:val="30"/>
            </w:pPr>
            <w:r>
              <w:rPr>
                <w:rFonts w:hint="eastAsia"/>
              </w:rPr>
              <w:t>股权和分红激励信息管理系统</w:t>
            </w:r>
          </w:p>
        </w:tc>
        <w:tc>
          <w:tcPr>
            <w:tcW w:w="939" w:type="pct"/>
            <w:vAlign w:val="center"/>
          </w:tcPr>
          <w:p w14:paraId="16D5F8CD">
            <w:pPr>
              <w:pStyle w:val="30"/>
            </w:pPr>
            <w:r>
              <w:rPr>
                <w:rFonts w:hint="eastAsia"/>
              </w:rPr>
              <w:t>上海市国资国企在线监管服务平台大系统</w:t>
            </w:r>
          </w:p>
        </w:tc>
        <w:tc>
          <w:tcPr>
            <w:tcW w:w="1629" w:type="pct"/>
            <w:vAlign w:val="center"/>
          </w:tcPr>
          <w:p w14:paraId="29B67C02">
            <w:pPr>
              <w:pStyle w:val="30"/>
            </w:pPr>
            <w:r>
              <w:rPr>
                <w:rFonts w:hint="eastAsia"/>
              </w:rPr>
              <w:t>固定周期上报企业基本信息、企业管理层信息、股权分红激励计划等数据，经分配处审核后报送数据，并反馈计划执行状态及变更情况。</w:t>
            </w:r>
          </w:p>
        </w:tc>
        <w:tc>
          <w:tcPr>
            <w:tcW w:w="674" w:type="pct"/>
            <w:vAlign w:val="center"/>
          </w:tcPr>
          <w:p w14:paraId="58C020A8">
            <w:pPr>
              <w:pStyle w:val="30"/>
            </w:pPr>
            <w:r>
              <w:rPr>
                <w:rFonts w:hint="eastAsia"/>
              </w:rPr>
              <w:t>委内业务处室</w:t>
            </w:r>
            <w:r>
              <w:rPr>
                <w:rFonts w:hint="eastAsia"/>
              </w:rPr>
              <w:br w:type="textWrapping"/>
            </w:r>
            <w:r>
              <w:rPr>
                <w:rFonts w:hint="eastAsia"/>
              </w:rPr>
              <w:t>用户、 国资监</w:t>
            </w:r>
            <w:r>
              <w:rPr>
                <w:rFonts w:hint="eastAsia"/>
              </w:rPr>
              <w:br w:type="textWrapping"/>
            </w:r>
            <w:r>
              <w:rPr>
                <w:rFonts w:hint="eastAsia"/>
              </w:rPr>
              <w:t>管企业用户</w:t>
            </w:r>
          </w:p>
        </w:tc>
        <w:tc>
          <w:tcPr>
            <w:tcW w:w="769" w:type="pct"/>
            <w:vAlign w:val="center"/>
          </w:tcPr>
          <w:p w14:paraId="5DB1B541">
            <w:pPr>
              <w:pStyle w:val="30"/>
            </w:pPr>
            <w:r>
              <w:rPr>
                <w:rFonts w:hint="eastAsia"/>
              </w:rPr>
              <w:t>定期采集激励计划数据，审核报送并反馈状态。</w:t>
            </w:r>
          </w:p>
        </w:tc>
      </w:tr>
      <w:tr w14:paraId="0D108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349" w:type="pct"/>
            <w:vAlign w:val="center"/>
          </w:tcPr>
          <w:p w14:paraId="1EB39FF9">
            <w:pPr>
              <w:pStyle w:val="30"/>
            </w:pPr>
            <w:r>
              <w:rPr>
                <w:rFonts w:hint="eastAsia"/>
              </w:rPr>
              <w:t>17</w:t>
            </w:r>
          </w:p>
        </w:tc>
        <w:tc>
          <w:tcPr>
            <w:tcW w:w="638" w:type="pct"/>
            <w:vAlign w:val="center"/>
          </w:tcPr>
          <w:p w14:paraId="6C0CDCE2">
            <w:pPr>
              <w:pStyle w:val="30"/>
            </w:pPr>
            <w:r>
              <w:rPr>
                <w:rFonts w:hint="eastAsia"/>
              </w:rPr>
              <w:t>国有房地资产信息管理系统</w:t>
            </w:r>
          </w:p>
        </w:tc>
        <w:tc>
          <w:tcPr>
            <w:tcW w:w="939" w:type="pct"/>
            <w:vAlign w:val="center"/>
          </w:tcPr>
          <w:p w14:paraId="4482CA9B">
            <w:pPr>
              <w:pStyle w:val="30"/>
            </w:pPr>
            <w:r>
              <w:rPr>
                <w:rFonts w:hint="eastAsia"/>
              </w:rPr>
              <w:t>上海市国资国企在线监管服务平台大系统</w:t>
            </w:r>
          </w:p>
        </w:tc>
        <w:tc>
          <w:tcPr>
            <w:tcW w:w="1629" w:type="pct"/>
            <w:vAlign w:val="center"/>
          </w:tcPr>
          <w:p w14:paraId="68A36390">
            <w:pPr>
              <w:pStyle w:val="30"/>
            </w:pPr>
            <w:r>
              <w:rPr>
                <w:rFonts w:hint="eastAsia"/>
              </w:rPr>
              <w:t>房地数据的集中上报，与联交所系统实现审核数据互通，形成相关数据报表与数据分析。</w:t>
            </w:r>
          </w:p>
        </w:tc>
        <w:tc>
          <w:tcPr>
            <w:tcW w:w="674" w:type="pct"/>
            <w:vAlign w:val="center"/>
          </w:tcPr>
          <w:p w14:paraId="5F2F818C">
            <w:pPr>
              <w:pStyle w:val="30"/>
            </w:pPr>
            <w:r>
              <w:rPr>
                <w:rFonts w:hint="eastAsia"/>
              </w:rPr>
              <w:t>委内业务处室</w:t>
            </w:r>
            <w:r>
              <w:rPr>
                <w:rFonts w:hint="eastAsia"/>
              </w:rPr>
              <w:br w:type="textWrapping"/>
            </w:r>
            <w:r>
              <w:rPr>
                <w:rFonts w:hint="eastAsia"/>
              </w:rPr>
              <w:t>用户、 国资监</w:t>
            </w:r>
            <w:r>
              <w:rPr>
                <w:rFonts w:hint="eastAsia"/>
              </w:rPr>
              <w:br w:type="textWrapping"/>
            </w:r>
            <w:r>
              <w:rPr>
                <w:rFonts w:hint="eastAsia"/>
              </w:rPr>
              <w:t>管企业用户</w:t>
            </w:r>
          </w:p>
        </w:tc>
        <w:tc>
          <w:tcPr>
            <w:tcW w:w="769" w:type="pct"/>
            <w:vAlign w:val="center"/>
          </w:tcPr>
          <w:p w14:paraId="3C89C9D3">
            <w:pPr>
              <w:pStyle w:val="30"/>
            </w:pPr>
            <w:r>
              <w:rPr>
                <w:rFonts w:hint="eastAsia"/>
              </w:rPr>
              <w:t>集中上报房地数据，对接联交所并生成报表。</w:t>
            </w:r>
          </w:p>
        </w:tc>
      </w:tr>
      <w:tr w14:paraId="47A69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0" w:hRule="atLeast"/>
          <w:jc w:val="center"/>
        </w:trPr>
        <w:tc>
          <w:tcPr>
            <w:tcW w:w="349" w:type="pct"/>
            <w:vAlign w:val="center"/>
          </w:tcPr>
          <w:p w14:paraId="4E406A36">
            <w:pPr>
              <w:pStyle w:val="30"/>
            </w:pPr>
            <w:r>
              <w:rPr>
                <w:rFonts w:hint="eastAsia"/>
              </w:rPr>
              <w:t>18</w:t>
            </w:r>
          </w:p>
        </w:tc>
        <w:tc>
          <w:tcPr>
            <w:tcW w:w="638" w:type="pct"/>
            <w:vAlign w:val="center"/>
          </w:tcPr>
          <w:p w14:paraId="18376D64">
            <w:pPr>
              <w:pStyle w:val="30"/>
            </w:pPr>
            <w:r>
              <w:rPr>
                <w:rFonts w:hint="eastAsia"/>
              </w:rPr>
              <w:t>老干部服务管理系统</w:t>
            </w:r>
          </w:p>
        </w:tc>
        <w:tc>
          <w:tcPr>
            <w:tcW w:w="939" w:type="pct"/>
            <w:vAlign w:val="center"/>
          </w:tcPr>
          <w:p w14:paraId="216C4BA7">
            <w:pPr>
              <w:pStyle w:val="30"/>
            </w:pPr>
            <w:r>
              <w:rPr>
                <w:rFonts w:hint="eastAsia"/>
              </w:rPr>
              <w:t>上海市国资国企在线监管服务平台大系统</w:t>
            </w:r>
          </w:p>
        </w:tc>
        <w:tc>
          <w:tcPr>
            <w:tcW w:w="1629" w:type="pct"/>
            <w:vAlign w:val="center"/>
          </w:tcPr>
          <w:p w14:paraId="529F1398">
            <w:pPr>
              <w:pStyle w:val="30"/>
            </w:pPr>
            <w:r>
              <w:rPr>
                <w:rFonts w:hint="eastAsia"/>
              </w:rPr>
              <w:t>对各种离休干部、机关（事业）退休干部和市管退休干部信息进行管理，实现对干部服务事项、相关经费的审批流程，对相关数</w:t>
            </w:r>
            <w:r>
              <w:rPr>
                <w:rFonts w:hint="eastAsia"/>
              </w:rPr>
              <w:br w:type="textWrapping"/>
            </w:r>
            <w:r>
              <w:rPr>
                <w:rFonts w:hint="eastAsia"/>
              </w:rPr>
              <w:t>据进行汇总分析。</w:t>
            </w:r>
          </w:p>
        </w:tc>
        <w:tc>
          <w:tcPr>
            <w:tcW w:w="674" w:type="pct"/>
            <w:vAlign w:val="center"/>
          </w:tcPr>
          <w:p w14:paraId="3BBF8476">
            <w:pPr>
              <w:pStyle w:val="30"/>
            </w:pPr>
            <w:r>
              <w:rPr>
                <w:rFonts w:hint="eastAsia"/>
              </w:rPr>
              <w:t>委内业务处室</w:t>
            </w:r>
            <w:r>
              <w:rPr>
                <w:rFonts w:hint="eastAsia"/>
              </w:rPr>
              <w:br w:type="textWrapping"/>
            </w:r>
            <w:r>
              <w:rPr>
                <w:rFonts w:hint="eastAsia"/>
              </w:rPr>
              <w:t>用户、 国资监</w:t>
            </w:r>
            <w:r>
              <w:rPr>
                <w:rFonts w:hint="eastAsia"/>
              </w:rPr>
              <w:br w:type="textWrapping"/>
            </w:r>
            <w:r>
              <w:rPr>
                <w:rFonts w:hint="eastAsia"/>
              </w:rPr>
              <w:t>管企业用户</w:t>
            </w:r>
          </w:p>
        </w:tc>
        <w:tc>
          <w:tcPr>
            <w:tcW w:w="769" w:type="pct"/>
            <w:vAlign w:val="center"/>
          </w:tcPr>
          <w:p w14:paraId="3D497F54">
            <w:pPr>
              <w:pStyle w:val="30"/>
            </w:pPr>
            <w:r>
              <w:rPr>
                <w:rFonts w:hint="eastAsia"/>
              </w:rPr>
              <w:t>管理干部信息，审批服务事项及经费，汇总分析数据。</w:t>
            </w:r>
          </w:p>
        </w:tc>
      </w:tr>
      <w:tr w14:paraId="151B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0" w:hRule="atLeast"/>
          <w:jc w:val="center"/>
        </w:trPr>
        <w:tc>
          <w:tcPr>
            <w:tcW w:w="349" w:type="pct"/>
            <w:vAlign w:val="center"/>
          </w:tcPr>
          <w:p w14:paraId="5D449229">
            <w:pPr>
              <w:pStyle w:val="30"/>
            </w:pPr>
            <w:r>
              <w:rPr>
                <w:rFonts w:hint="eastAsia"/>
              </w:rPr>
              <w:t>19</w:t>
            </w:r>
          </w:p>
        </w:tc>
        <w:tc>
          <w:tcPr>
            <w:tcW w:w="638" w:type="pct"/>
            <w:vAlign w:val="center"/>
          </w:tcPr>
          <w:p w14:paraId="2AA80A3C">
            <w:pPr>
              <w:pStyle w:val="30"/>
            </w:pPr>
            <w:r>
              <w:rPr>
                <w:rFonts w:hint="eastAsia"/>
              </w:rPr>
              <w:t>监管门户</w:t>
            </w:r>
          </w:p>
        </w:tc>
        <w:tc>
          <w:tcPr>
            <w:tcW w:w="939" w:type="pct"/>
            <w:vAlign w:val="center"/>
          </w:tcPr>
          <w:p w14:paraId="0B9D6363">
            <w:pPr>
              <w:pStyle w:val="30"/>
            </w:pPr>
            <w:r>
              <w:rPr>
                <w:rFonts w:hint="eastAsia"/>
              </w:rPr>
              <w:t>上海市国资国企在线监管服务平台大系统</w:t>
            </w:r>
          </w:p>
        </w:tc>
        <w:tc>
          <w:tcPr>
            <w:tcW w:w="1629" w:type="pct"/>
            <w:vAlign w:val="center"/>
          </w:tcPr>
          <w:p w14:paraId="2FFA7A4C">
            <w:pPr>
              <w:pStyle w:val="30"/>
            </w:pPr>
            <w:r>
              <w:rPr>
                <w:rFonts w:hint="eastAsia"/>
              </w:rPr>
              <w:t>面向国资委委内业务处室，聚合综合监测展示、监管应用、国企党建、监管信息、信息公开、舆情、监管报告、市值管理、专题</w:t>
            </w:r>
            <w:r>
              <w:rPr>
                <w:rFonts w:hint="eastAsia"/>
              </w:rPr>
              <w:br w:type="textWrapping"/>
            </w:r>
            <w:r>
              <w:rPr>
                <w:rFonts w:hint="eastAsia"/>
              </w:rPr>
              <w:t>分析、政策法规等内容，提供统一聚合、统一搜索，并对接线上服务大厅、机关人事、政务OA、国资监管数据云等应用。</w:t>
            </w:r>
          </w:p>
        </w:tc>
        <w:tc>
          <w:tcPr>
            <w:tcW w:w="674" w:type="pct"/>
            <w:vAlign w:val="center"/>
          </w:tcPr>
          <w:p w14:paraId="37328B54">
            <w:pPr>
              <w:pStyle w:val="30"/>
            </w:pPr>
            <w:r>
              <w:rPr>
                <w:rFonts w:hint="eastAsia"/>
              </w:rPr>
              <w:t>全委</w:t>
            </w:r>
          </w:p>
        </w:tc>
        <w:tc>
          <w:tcPr>
            <w:tcW w:w="769" w:type="pct"/>
            <w:vAlign w:val="center"/>
          </w:tcPr>
          <w:p w14:paraId="2917E790">
            <w:pPr>
              <w:pStyle w:val="30"/>
            </w:pPr>
            <w:r>
              <w:rPr>
                <w:rFonts w:hint="eastAsia"/>
              </w:rPr>
              <w:t>聚合监管信息及应用，提供统一搜索与系统对接。</w:t>
            </w:r>
          </w:p>
        </w:tc>
      </w:tr>
      <w:tr w14:paraId="4DF2B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349" w:type="pct"/>
            <w:vAlign w:val="center"/>
          </w:tcPr>
          <w:p w14:paraId="549FA5B1">
            <w:pPr>
              <w:pStyle w:val="30"/>
            </w:pPr>
            <w:r>
              <w:rPr>
                <w:rFonts w:hint="eastAsia"/>
              </w:rPr>
              <w:t>20</w:t>
            </w:r>
          </w:p>
        </w:tc>
        <w:tc>
          <w:tcPr>
            <w:tcW w:w="638" w:type="pct"/>
            <w:vAlign w:val="center"/>
          </w:tcPr>
          <w:p w14:paraId="0BA46B4B">
            <w:pPr>
              <w:pStyle w:val="30"/>
            </w:pPr>
            <w:r>
              <w:rPr>
                <w:rFonts w:hint="eastAsia"/>
              </w:rPr>
              <w:t>企业服务大厅</w:t>
            </w:r>
          </w:p>
        </w:tc>
        <w:tc>
          <w:tcPr>
            <w:tcW w:w="939" w:type="pct"/>
            <w:vAlign w:val="center"/>
          </w:tcPr>
          <w:p w14:paraId="3DB4D69E">
            <w:pPr>
              <w:pStyle w:val="30"/>
            </w:pPr>
            <w:r>
              <w:rPr>
                <w:rFonts w:hint="eastAsia"/>
              </w:rPr>
              <w:t>上海市国资国企在线监管服务平台大系统</w:t>
            </w:r>
          </w:p>
        </w:tc>
        <w:tc>
          <w:tcPr>
            <w:tcW w:w="1629" w:type="pct"/>
            <w:vAlign w:val="center"/>
          </w:tcPr>
          <w:p w14:paraId="5D9A31FB">
            <w:pPr>
              <w:pStyle w:val="30"/>
            </w:pPr>
            <w:r>
              <w:rPr>
                <w:rFonts w:hint="eastAsia"/>
              </w:rPr>
              <w:t>面向监管单位，实现对监管应用的问题、任务、通知等的聚合管理，对委内、监管企业流程审批进度的实时管控监督。</w:t>
            </w:r>
          </w:p>
        </w:tc>
        <w:tc>
          <w:tcPr>
            <w:tcW w:w="674" w:type="pct"/>
            <w:vAlign w:val="center"/>
          </w:tcPr>
          <w:p w14:paraId="7F7C4811">
            <w:pPr>
              <w:pStyle w:val="30"/>
            </w:pPr>
            <w:r>
              <w:rPr>
                <w:rFonts w:hint="eastAsia"/>
              </w:rPr>
              <w:t>国资监管企业</w:t>
            </w:r>
            <w:r>
              <w:rPr>
                <w:rFonts w:hint="eastAsia"/>
              </w:rPr>
              <w:br w:type="textWrapping"/>
            </w:r>
            <w:r>
              <w:rPr>
                <w:rFonts w:hint="eastAsia"/>
              </w:rPr>
              <w:t>用户</w:t>
            </w:r>
          </w:p>
        </w:tc>
        <w:tc>
          <w:tcPr>
            <w:tcW w:w="769" w:type="pct"/>
            <w:vAlign w:val="center"/>
          </w:tcPr>
          <w:p w14:paraId="5DE5A4DE">
            <w:pPr>
              <w:pStyle w:val="30"/>
            </w:pPr>
            <w:r>
              <w:rPr>
                <w:rFonts w:hint="eastAsia"/>
              </w:rPr>
              <w:t>管理企业端任务 / 通知，监督流程审批进度。</w:t>
            </w:r>
          </w:p>
        </w:tc>
      </w:tr>
      <w:tr w14:paraId="13EF1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349" w:type="pct"/>
            <w:vAlign w:val="center"/>
          </w:tcPr>
          <w:p w14:paraId="73CA2AAA">
            <w:pPr>
              <w:pStyle w:val="30"/>
            </w:pPr>
            <w:r>
              <w:rPr>
                <w:rFonts w:hint="eastAsia"/>
              </w:rPr>
              <w:t>21</w:t>
            </w:r>
          </w:p>
        </w:tc>
        <w:tc>
          <w:tcPr>
            <w:tcW w:w="638" w:type="pct"/>
            <w:vAlign w:val="center"/>
          </w:tcPr>
          <w:p w14:paraId="2DD3AF86">
            <w:pPr>
              <w:pStyle w:val="30"/>
            </w:pPr>
            <w:r>
              <w:rPr>
                <w:rFonts w:hint="eastAsia"/>
              </w:rPr>
              <w:t>统一用户和权限管理</w:t>
            </w:r>
          </w:p>
        </w:tc>
        <w:tc>
          <w:tcPr>
            <w:tcW w:w="939" w:type="pct"/>
            <w:vAlign w:val="center"/>
          </w:tcPr>
          <w:p w14:paraId="2D017395">
            <w:pPr>
              <w:pStyle w:val="30"/>
            </w:pPr>
            <w:r>
              <w:rPr>
                <w:rFonts w:hint="eastAsia"/>
              </w:rPr>
              <w:t>上海市国资国企在线监管服务平台大系统</w:t>
            </w:r>
          </w:p>
        </w:tc>
        <w:tc>
          <w:tcPr>
            <w:tcW w:w="1629" w:type="pct"/>
            <w:vAlign w:val="center"/>
          </w:tcPr>
          <w:p w14:paraId="2BBBF50B">
            <w:pPr>
              <w:pStyle w:val="30"/>
            </w:pPr>
            <w:r>
              <w:rPr>
                <w:rFonts w:hint="eastAsia"/>
              </w:rPr>
              <w:t>国资委在线监管服务平台基础支撑能力。</w:t>
            </w:r>
          </w:p>
        </w:tc>
        <w:tc>
          <w:tcPr>
            <w:tcW w:w="674" w:type="pct"/>
            <w:vAlign w:val="center"/>
          </w:tcPr>
          <w:p w14:paraId="64B47FA2">
            <w:pPr>
              <w:pStyle w:val="30"/>
            </w:pPr>
            <w:r>
              <w:rPr>
                <w:rFonts w:hint="eastAsia"/>
              </w:rPr>
              <w:t>全委、 国资监</w:t>
            </w:r>
            <w:r>
              <w:rPr>
                <w:rFonts w:hint="eastAsia"/>
              </w:rPr>
              <w:br w:type="textWrapping"/>
            </w:r>
            <w:r>
              <w:rPr>
                <w:rFonts w:hint="eastAsia"/>
              </w:rPr>
              <w:t>管企业用户</w:t>
            </w:r>
          </w:p>
        </w:tc>
        <w:tc>
          <w:tcPr>
            <w:tcW w:w="769" w:type="pct"/>
            <w:vAlign w:val="center"/>
          </w:tcPr>
          <w:p w14:paraId="7B91657B">
            <w:pPr>
              <w:pStyle w:val="30"/>
            </w:pPr>
            <w:r>
              <w:rPr>
                <w:rFonts w:hint="eastAsia"/>
              </w:rPr>
              <w:t>提供平台用户及权限的基础支撑。</w:t>
            </w:r>
          </w:p>
        </w:tc>
      </w:tr>
    </w:tbl>
    <w:p w14:paraId="55F7EC9C">
      <w:pPr>
        <w:ind w:firstLine="0" w:firstLineChars="0"/>
      </w:pPr>
    </w:p>
    <w:p w14:paraId="233D0161">
      <w:pPr>
        <w:pStyle w:val="22"/>
        <w:numPr>
          <w:ilvl w:val="8"/>
          <w:numId w:val="0"/>
        </w:numPr>
        <w:rPr>
          <w:rFonts w:hint="default"/>
        </w:rPr>
      </w:pPr>
      <w:r>
        <w:rPr>
          <w:rFonts w:hint="default" w:cs="Times New Roman"/>
        </w:rPr>
        <w:t xml:space="preserve">表3.2  </w:t>
      </w:r>
      <w:r>
        <w:t>系统建设情况</w:t>
      </w:r>
    </w:p>
    <w:tbl>
      <w:tblPr>
        <w:tblStyle w:val="18"/>
        <w:tblW w:w="4998" w:type="pct"/>
        <w:jc w:val="center"/>
        <w:tblLayout w:type="autofit"/>
        <w:tblCellMar>
          <w:top w:w="0" w:type="dxa"/>
          <w:left w:w="108" w:type="dxa"/>
          <w:bottom w:w="0" w:type="dxa"/>
          <w:right w:w="108" w:type="dxa"/>
        </w:tblCellMar>
      </w:tblPr>
      <w:tblGrid>
        <w:gridCol w:w="793"/>
        <w:gridCol w:w="5202"/>
        <w:gridCol w:w="2524"/>
      </w:tblGrid>
      <w:tr w14:paraId="074800F9">
        <w:tblPrEx>
          <w:tblCellMar>
            <w:top w:w="0" w:type="dxa"/>
            <w:left w:w="108" w:type="dxa"/>
            <w:bottom w:w="0" w:type="dxa"/>
            <w:right w:w="108" w:type="dxa"/>
          </w:tblCellMar>
        </w:tblPrEx>
        <w:trPr>
          <w:trHeight w:val="540" w:hRule="atLeast"/>
          <w:jc w:val="center"/>
        </w:trPr>
        <w:tc>
          <w:tcPr>
            <w:tcW w:w="465" w:type="pct"/>
            <w:tcBorders>
              <w:top w:val="single" w:color="000000" w:sz="4" w:space="0"/>
              <w:left w:val="single" w:color="000000" w:sz="4" w:space="0"/>
              <w:bottom w:val="single" w:color="000000" w:sz="4" w:space="0"/>
              <w:right w:val="single" w:color="000000" w:sz="4" w:space="0"/>
            </w:tcBorders>
            <w:vAlign w:val="center"/>
          </w:tcPr>
          <w:p w14:paraId="766A9E82">
            <w:pPr>
              <w:pStyle w:val="30"/>
            </w:pPr>
            <w:r>
              <w:t>序号</w:t>
            </w:r>
          </w:p>
        </w:tc>
        <w:tc>
          <w:tcPr>
            <w:tcW w:w="3052" w:type="pct"/>
            <w:tcBorders>
              <w:top w:val="single" w:color="000000" w:sz="4" w:space="0"/>
              <w:left w:val="single" w:color="000000" w:sz="4" w:space="0"/>
              <w:bottom w:val="single" w:color="000000" w:sz="4" w:space="0"/>
              <w:right w:val="single" w:color="000000" w:sz="4" w:space="0"/>
            </w:tcBorders>
            <w:vAlign w:val="center"/>
          </w:tcPr>
          <w:p w14:paraId="734FCADF">
            <w:pPr>
              <w:pStyle w:val="30"/>
            </w:pPr>
            <w:r>
              <w:t>子系统名称</w:t>
            </w:r>
          </w:p>
        </w:tc>
        <w:tc>
          <w:tcPr>
            <w:tcW w:w="1481" w:type="pct"/>
            <w:tcBorders>
              <w:top w:val="single" w:color="000000" w:sz="4" w:space="0"/>
              <w:left w:val="single" w:color="000000" w:sz="4" w:space="0"/>
              <w:bottom w:val="single" w:color="000000" w:sz="4" w:space="0"/>
              <w:right w:val="single" w:color="000000" w:sz="4" w:space="0"/>
            </w:tcBorders>
            <w:vAlign w:val="center"/>
          </w:tcPr>
          <w:p w14:paraId="5726D1B5">
            <w:pPr>
              <w:pStyle w:val="30"/>
            </w:pPr>
            <w:r>
              <w:t>申报内容</w:t>
            </w:r>
          </w:p>
        </w:tc>
      </w:tr>
      <w:tr w14:paraId="7BF9BA8C">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vAlign w:val="center"/>
          </w:tcPr>
          <w:p w14:paraId="7059F95E">
            <w:pPr>
              <w:pStyle w:val="30"/>
            </w:pPr>
            <w:r>
              <w:t>1</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46C06BBB">
            <w:pPr>
              <w:pStyle w:val="30"/>
            </w:pPr>
            <w:r>
              <w:rPr>
                <w:rFonts w:hint="eastAsia"/>
              </w:rPr>
              <w:t>干部人才管理子系统</w:t>
            </w:r>
          </w:p>
        </w:tc>
        <w:tc>
          <w:tcPr>
            <w:tcW w:w="1481" w:type="pct"/>
            <w:tcBorders>
              <w:top w:val="single" w:color="000000" w:sz="4" w:space="0"/>
              <w:left w:val="single" w:color="000000" w:sz="4" w:space="0"/>
              <w:bottom w:val="single" w:color="000000" w:sz="4" w:space="0"/>
              <w:right w:val="single" w:color="000000" w:sz="4" w:space="0"/>
            </w:tcBorders>
            <w:vAlign w:val="center"/>
          </w:tcPr>
          <w:p w14:paraId="5EF1C404">
            <w:pPr>
              <w:pStyle w:val="30"/>
            </w:pPr>
            <w:r>
              <w:t>新建</w:t>
            </w:r>
          </w:p>
        </w:tc>
      </w:tr>
      <w:tr w14:paraId="7613AFCC">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noWrap/>
            <w:vAlign w:val="center"/>
          </w:tcPr>
          <w:p w14:paraId="367678AF">
            <w:pPr>
              <w:pStyle w:val="30"/>
            </w:pPr>
            <w:r>
              <w:t>2</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7A0093BC">
            <w:pPr>
              <w:pStyle w:val="30"/>
            </w:pPr>
            <w:r>
              <w:t>投资监管管理子系统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03307C0D">
            <w:pPr>
              <w:pStyle w:val="30"/>
            </w:pPr>
            <w:r>
              <w:t>升级改造</w:t>
            </w:r>
          </w:p>
        </w:tc>
      </w:tr>
      <w:tr w14:paraId="739AA9B8">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vAlign w:val="center"/>
          </w:tcPr>
          <w:p w14:paraId="6C4C2456">
            <w:pPr>
              <w:pStyle w:val="30"/>
            </w:pPr>
            <w:r>
              <w:t>3</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401AF87E">
            <w:pPr>
              <w:pStyle w:val="30"/>
            </w:pPr>
            <w:r>
              <w:t>市属国企投资基金信息子系统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65BBE059">
            <w:pPr>
              <w:pStyle w:val="30"/>
            </w:pPr>
            <w:r>
              <w:t>新建/数据服务</w:t>
            </w:r>
          </w:p>
        </w:tc>
      </w:tr>
      <w:tr w14:paraId="2F8B0157">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noWrap/>
            <w:vAlign w:val="center"/>
          </w:tcPr>
          <w:p w14:paraId="0F6DED8F">
            <w:pPr>
              <w:pStyle w:val="30"/>
            </w:pPr>
            <w:r>
              <w:t>4</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073F4837">
            <w:pPr>
              <w:pStyle w:val="30"/>
            </w:pPr>
            <w:r>
              <w:t>国际化经营子系统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21C2217A">
            <w:pPr>
              <w:pStyle w:val="30"/>
            </w:pPr>
            <w:r>
              <w:t>升级改造/数据服务</w:t>
            </w:r>
          </w:p>
        </w:tc>
      </w:tr>
      <w:tr w14:paraId="6E038063">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vAlign w:val="center"/>
          </w:tcPr>
          <w:p w14:paraId="02BF2D0B">
            <w:pPr>
              <w:pStyle w:val="30"/>
            </w:pPr>
            <w:r>
              <w:t>5</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7B2FA894">
            <w:pPr>
              <w:pStyle w:val="30"/>
            </w:pPr>
            <w:r>
              <w:t>全面风险预警管理子系统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6E632EB3">
            <w:pPr>
              <w:pStyle w:val="30"/>
            </w:pPr>
            <w:r>
              <w:t>升级改造/数据服务</w:t>
            </w:r>
          </w:p>
        </w:tc>
      </w:tr>
      <w:tr w14:paraId="0DBD896C">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noWrap/>
            <w:vAlign w:val="center"/>
          </w:tcPr>
          <w:p w14:paraId="17613D72">
            <w:pPr>
              <w:pStyle w:val="30"/>
            </w:pPr>
            <w:r>
              <w:t>6</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087EEC0D">
            <w:pPr>
              <w:pStyle w:val="30"/>
            </w:pPr>
            <w:r>
              <w:t>国资监管采集子系统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08325397">
            <w:pPr>
              <w:pStyle w:val="30"/>
            </w:pPr>
            <w:r>
              <w:t>升级改造/数据服务</w:t>
            </w:r>
          </w:p>
        </w:tc>
      </w:tr>
      <w:tr w14:paraId="7FE35B76">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vAlign w:val="center"/>
          </w:tcPr>
          <w:p w14:paraId="3B4DA53D">
            <w:pPr>
              <w:pStyle w:val="30"/>
            </w:pPr>
            <w:r>
              <w:t>7</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2CC8E70F">
            <w:pPr>
              <w:pStyle w:val="30"/>
            </w:pPr>
            <w:r>
              <w:t>国资经营预算管理子系统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3254F262">
            <w:pPr>
              <w:pStyle w:val="30"/>
            </w:pPr>
            <w:r>
              <w:t>新建</w:t>
            </w:r>
          </w:p>
        </w:tc>
      </w:tr>
      <w:tr w14:paraId="5E97A2A7">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noWrap/>
            <w:vAlign w:val="center"/>
          </w:tcPr>
          <w:p w14:paraId="5038B11B">
            <w:pPr>
              <w:pStyle w:val="30"/>
            </w:pPr>
            <w:r>
              <w:t>8</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29EF40BC">
            <w:pPr>
              <w:pStyle w:val="30"/>
            </w:pPr>
            <w:r>
              <w:t>企业分配事中事后监管子系统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5A9343A9">
            <w:pPr>
              <w:pStyle w:val="30"/>
            </w:pPr>
            <w:r>
              <w:t>升级改造/数据服务</w:t>
            </w:r>
          </w:p>
        </w:tc>
      </w:tr>
      <w:tr w14:paraId="18D3D75E">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vAlign w:val="center"/>
          </w:tcPr>
          <w:p w14:paraId="7A47CEF6">
            <w:pPr>
              <w:pStyle w:val="30"/>
            </w:pPr>
            <w:r>
              <w:t>9</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2FDB9B98">
            <w:pPr>
              <w:pStyle w:val="30"/>
            </w:pPr>
            <w:r>
              <w:t>国有房地资产信息监管子系统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16ECE32C">
            <w:pPr>
              <w:pStyle w:val="30"/>
            </w:pPr>
            <w:r>
              <w:t>升级改造/数据服务</w:t>
            </w:r>
          </w:p>
        </w:tc>
      </w:tr>
      <w:tr w14:paraId="6B7E42FB">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noWrap/>
            <w:vAlign w:val="center"/>
          </w:tcPr>
          <w:p w14:paraId="11F9F676">
            <w:pPr>
              <w:pStyle w:val="30"/>
            </w:pPr>
            <w:r>
              <w:t>10</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3D70C105">
            <w:pPr>
              <w:pStyle w:val="30"/>
            </w:pPr>
            <w:r>
              <w:t>内部审计子系统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29A9A07A">
            <w:pPr>
              <w:pStyle w:val="30"/>
            </w:pPr>
            <w:r>
              <w:t>升级改造/数据服务</w:t>
            </w:r>
          </w:p>
        </w:tc>
      </w:tr>
      <w:tr w14:paraId="17D67C1F">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vAlign w:val="center"/>
          </w:tcPr>
          <w:p w14:paraId="65DC8F24">
            <w:pPr>
              <w:pStyle w:val="30"/>
            </w:pPr>
            <w:r>
              <w:t>11</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596C50F0">
            <w:pPr>
              <w:pStyle w:val="30"/>
            </w:pPr>
            <w:r>
              <w:t>审计整改管理子系统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2B69E081">
            <w:pPr>
              <w:pStyle w:val="30"/>
            </w:pPr>
            <w:r>
              <w:t>数据服务</w:t>
            </w:r>
          </w:p>
        </w:tc>
      </w:tr>
      <w:tr w14:paraId="0E989825">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noWrap/>
            <w:vAlign w:val="center"/>
          </w:tcPr>
          <w:p w14:paraId="1A648123">
            <w:pPr>
              <w:pStyle w:val="30"/>
            </w:pPr>
            <w:r>
              <w:t>12</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1CBAE752">
            <w:pPr>
              <w:pStyle w:val="30"/>
            </w:pPr>
            <w:r>
              <w:t>内部控制测评管理子系统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4948F2D4">
            <w:pPr>
              <w:pStyle w:val="30"/>
            </w:pPr>
            <w:r>
              <w:t>升级改造/数据服务</w:t>
            </w:r>
          </w:p>
        </w:tc>
      </w:tr>
      <w:tr w14:paraId="42F7C5C4">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vAlign w:val="center"/>
          </w:tcPr>
          <w:p w14:paraId="0F1170DA">
            <w:pPr>
              <w:pStyle w:val="30"/>
            </w:pPr>
            <w:r>
              <w:t>13</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2B231185">
            <w:pPr>
              <w:pStyle w:val="30"/>
            </w:pPr>
            <w:r>
              <w:t>企业服务大厅</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7B63E93D">
            <w:pPr>
              <w:pStyle w:val="30"/>
            </w:pPr>
            <w:r>
              <w:t>升级改造</w:t>
            </w:r>
          </w:p>
        </w:tc>
      </w:tr>
      <w:tr w14:paraId="55E80D1D">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noWrap/>
            <w:vAlign w:val="center"/>
          </w:tcPr>
          <w:p w14:paraId="366ACCBE">
            <w:pPr>
              <w:pStyle w:val="30"/>
            </w:pPr>
            <w:r>
              <w:t>14</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3A3D5503">
            <w:pPr>
              <w:pStyle w:val="30"/>
            </w:pPr>
            <w:r>
              <w:t>国资监管数智管理子系统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5DF33293">
            <w:pPr>
              <w:pStyle w:val="30"/>
            </w:pPr>
            <w:r>
              <w:t>新建</w:t>
            </w:r>
          </w:p>
        </w:tc>
      </w:tr>
      <w:tr w14:paraId="1BC0769E">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vAlign w:val="center"/>
          </w:tcPr>
          <w:p w14:paraId="424BF7F6">
            <w:pPr>
              <w:pStyle w:val="30"/>
            </w:pPr>
            <w:r>
              <w:t>15</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77747DD1">
            <w:pPr>
              <w:pStyle w:val="30"/>
            </w:pPr>
            <w:r>
              <w:t>全面风险预警子系统（宣传部功能模块）</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4B0BB8E1">
            <w:pPr>
              <w:pStyle w:val="30"/>
            </w:pPr>
            <w:r>
              <w:t>新建/数据服务</w:t>
            </w:r>
          </w:p>
        </w:tc>
      </w:tr>
      <w:tr w14:paraId="10B76EBC">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noWrap/>
            <w:vAlign w:val="center"/>
          </w:tcPr>
          <w:p w14:paraId="41934DEF">
            <w:pPr>
              <w:pStyle w:val="30"/>
            </w:pPr>
            <w:r>
              <w:t>16</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4B21AF0D">
            <w:pPr>
              <w:pStyle w:val="30"/>
            </w:pPr>
            <w:r>
              <w:t>监管企业持牌金融信息管理子系统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66456EC5">
            <w:pPr>
              <w:pStyle w:val="30"/>
            </w:pPr>
            <w:r>
              <w:t>运维</w:t>
            </w:r>
          </w:p>
        </w:tc>
      </w:tr>
      <w:tr w14:paraId="6ABA3B53">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vAlign w:val="center"/>
          </w:tcPr>
          <w:p w14:paraId="681FDCBD">
            <w:pPr>
              <w:pStyle w:val="30"/>
            </w:pPr>
            <w:r>
              <w:t>17</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29643293">
            <w:pPr>
              <w:pStyle w:val="30"/>
            </w:pPr>
            <w:r>
              <w:t>股权和分红激励信息管理子系统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03F50B2C">
            <w:pPr>
              <w:pStyle w:val="30"/>
            </w:pPr>
            <w:r>
              <w:t>运维</w:t>
            </w:r>
          </w:p>
        </w:tc>
      </w:tr>
      <w:tr w14:paraId="1536A280">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noWrap/>
            <w:vAlign w:val="center"/>
          </w:tcPr>
          <w:p w14:paraId="0582BCAB">
            <w:pPr>
              <w:pStyle w:val="30"/>
            </w:pPr>
            <w:r>
              <w:t>18</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038C939D">
            <w:pPr>
              <w:pStyle w:val="30"/>
            </w:pPr>
            <w:r>
              <w:t>审计整改管理子系统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430796F2">
            <w:pPr>
              <w:pStyle w:val="30"/>
            </w:pPr>
            <w:r>
              <w:t>运维</w:t>
            </w:r>
          </w:p>
        </w:tc>
      </w:tr>
      <w:tr w14:paraId="2FC2B559">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vAlign w:val="center"/>
          </w:tcPr>
          <w:p w14:paraId="6C04C125">
            <w:pPr>
              <w:pStyle w:val="30"/>
            </w:pPr>
            <w:r>
              <w:t>19</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0D728E92">
            <w:pPr>
              <w:pStyle w:val="30"/>
            </w:pPr>
            <w:r>
              <w:t>违规责任追究子系统</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7ED440B1">
            <w:pPr>
              <w:pStyle w:val="30"/>
            </w:pPr>
            <w:r>
              <w:t>运维</w:t>
            </w:r>
          </w:p>
        </w:tc>
      </w:tr>
      <w:tr w14:paraId="3D8E3DEC">
        <w:tblPrEx>
          <w:tblCellMar>
            <w:top w:w="0" w:type="dxa"/>
            <w:left w:w="108" w:type="dxa"/>
            <w:bottom w:w="0" w:type="dxa"/>
            <w:right w:w="108" w:type="dxa"/>
          </w:tblCellMar>
        </w:tblPrEx>
        <w:trPr>
          <w:trHeight w:val="270" w:hRule="atLeast"/>
          <w:jc w:val="center"/>
        </w:trPr>
        <w:tc>
          <w:tcPr>
            <w:tcW w:w="465" w:type="pct"/>
            <w:tcBorders>
              <w:top w:val="single" w:color="000000" w:sz="4" w:space="0"/>
              <w:left w:val="single" w:color="000000" w:sz="4" w:space="0"/>
              <w:bottom w:val="single" w:color="000000" w:sz="4" w:space="0"/>
              <w:right w:val="single" w:color="000000" w:sz="4" w:space="0"/>
            </w:tcBorders>
            <w:noWrap/>
            <w:vAlign w:val="center"/>
          </w:tcPr>
          <w:p w14:paraId="5BB3D24D">
            <w:pPr>
              <w:pStyle w:val="30"/>
            </w:pPr>
            <w:r>
              <w:t>20</w:t>
            </w:r>
          </w:p>
        </w:tc>
        <w:tc>
          <w:tcPr>
            <w:tcW w:w="3052" w:type="pct"/>
            <w:tcBorders>
              <w:top w:val="single" w:color="000000" w:sz="4" w:space="0"/>
              <w:left w:val="single" w:color="000000" w:sz="4" w:space="0"/>
              <w:bottom w:val="single" w:color="000000" w:sz="4" w:space="0"/>
              <w:right w:val="single" w:color="000000" w:sz="4" w:space="0"/>
            </w:tcBorders>
            <w:noWrap/>
            <w:vAlign w:val="center"/>
          </w:tcPr>
          <w:p w14:paraId="1C97ABF1">
            <w:pPr>
              <w:pStyle w:val="30"/>
            </w:pPr>
            <w:r>
              <w:t>监管门户</w:t>
            </w:r>
          </w:p>
        </w:tc>
        <w:tc>
          <w:tcPr>
            <w:tcW w:w="1481" w:type="pct"/>
            <w:tcBorders>
              <w:top w:val="single" w:color="000000" w:sz="4" w:space="0"/>
              <w:left w:val="single" w:color="000000" w:sz="4" w:space="0"/>
              <w:bottom w:val="single" w:color="000000" w:sz="4" w:space="0"/>
              <w:right w:val="single" w:color="000000" w:sz="4" w:space="0"/>
            </w:tcBorders>
            <w:noWrap/>
            <w:vAlign w:val="center"/>
          </w:tcPr>
          <w:p w14:paraId="01ABF979">
            <w:pPr>
              <w:pStyle w:val="30"/>
            </w:pPr>
            <w:r>
              <w:t>运维</w:t>
            </w:r>
          </w:p>
        </w:tc>
      </w:tr>
    </w:tbl>
    <w:p w14:paraId="14EA4B99">
      <w:pPr>
        <w:ind w:firstLine="482"/>
        <w:rPr>
          <w:rFonts w:cs="Times New Roman"/>
          <w:b/>
          <w:bCs/>
        </w:rPr>
      </w:pPr>
      <w:r>
        <w:rPr>
          <w:rFonts w:cs="Times New Roman"/>
          <w:b/>
          <w:bCs/>
        </w:rPr>
        <w:t>建设情况说明：</w:t>
      </w:r>
    </w:p>
    <w:p w14:paraId="7B62F449">
      <w:pPr>
        <w:ind w:firstLine="480"/>
        <w:rPr>
          <w:rFonts w:cs="Times New Roman"/>
        </w:rPr>
      </w:pPr>
      <w:r>
        <w:rPr>
          <w:rFonts w:cs="Times New Roman"/>
        </w:rPr>
        <w:t>升级改造：上海市国资委前期以购买服务形式获得的信息操作系统服务，通过功能升级与信创改造后，产权归属上海市国资委并投入使用；</w:t>
      </w:r>
    </w:p>
    <w:p w14:paraId="1E428E35">
      <w:pPr>
        <w:ind w:firstLine="480"/>
        <w:rPr>
          <w:rFonts w:cs="Times New Roman"/>
        </w:rPr>
      </w:pPr>
      <w:r>
        <w:rPr>
          <w:rFonts w:hint="eastAsia" w:cs="Times New Roman"/>
        </w:rPr>
        <w:t>新建：是指本监管平台中2024年未建设该子系统，于2025年进行系统新建，范围包括新建所需的应用软件开发、相关产品（硬件设备、产品软件安全产品）和服务。</w:t>
      </w:r>
    </w:p>
    <w:p w14:paraId="7A563A21">
      <w:pPr>
        <w:ind w:firstLine="480"/>
        <w:rPr>
          <w:rFonts w:cs="Times New Roman"/>
        </w:rPr>
      </w:pPr>
      <w:r>
        <w:rPr>
          <w:rFonts w:hint="eastAsia" w:cs="Times New Roman"/>
        </w:rPr>
        <w:t>升级改造：是指本监管平台2024年及之前年份已建设该子系统，2025年需对该子系统进行升级改造，范围包括升级改造所需的应用软件开发、相关产品和服务。</w:t>
      </w:r>
    </w:p>
    <w:p w14:paraId="5900EAA4">
      <w:pPr>
        <w:ind w:firstLine="480"/>
        <w:rPr>
          <w:rFonts w:cs="Times New Roman"/>
        </w:rPr>
      </w:pPr>
      <w:r>
        <w:rPr>
          <w:rFonts w:hint="eastAsia" w:cs="Times New Roman"/>
        </w:rPr>
        <w:t>运维：指对已有信息系统进行运行维护的项目，范围包括为保障已有信息系统软件、硬件正常使用所需的硬件设备维护服务、软件维护服务等。</w:t>
      </w:r>
    </w:p>
    <w:p w14:paraId="133669BA">
      <w:pPr>
        <w:pStyle w:val="22"/>
        <w:numPr>
          <w:ilvl w:val="8"/>
          <w:numId w:val="0"/>
        </w:numPr>
        <w:rPr>
          <w:rFonts w:hint="default"/>
        </w:rPr>
      </w:pPr>
      <w:r>
        <w:rPr>
          <w:rFonts w:hint="default" w:cs="Times New Roman"/>
        </w:rPr>
        <w:t xml:space="preserve">表3.3  </w:t>
      </w:r>
      <w:r>
        <w:t>目前系统情况</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2369"/>
        <w:gridCol w:w="5454"/>
      </w:tblGrid>
      <w:tr w14:paraId="69B96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2982B760">
            <w:pPr>
              <w:pStyle w:val="30"/>
            </w:pPr>
            <w:r>
              <w:t>序号</w:t>
            </w:r>
          </w:p>
        </w:tc>
        <w:tc>
          <w:tcPr>
            <w:tcW w:w="1390" w:type="pct"/>
            <w:noWrap/>
            <w:vAlign w:val="center"/>
          </w:tcPr>
          <w:p w14:paraId="16C19733">
            <w:pPr>
              <w:pStyle w:val="30"/>
            </w:pPr>
            <w:r>
              <w:t>处室</w:t>
            </w:r>
          </w:p>
        </w:tc>
        <w:tc>
          <w:tcPr>
            <w:tcW w:w="3200" w:type="pct"/>
            <w:noWrap/>
            <w:vAlign w:val="center"/>
          </w:tcPr>
          <w:p w14:paraId="1BD23148">
            <w:pPr>
              <w:pStyle w:val="30"/>
            </w:pPr>
            <w:r>
              <w:t>系统名称</w:t>
            </w:r>
          </w:p>
        </w:tc>
      </w:tr>
      <w:tr w14:paraId="66E7E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07F1D22D">
            <w:pPr>
              <w:pStyle w:val="30"/>
            </w:pPr>
            <w:r>
              <w:t>1</w:t>
            </w:r>
          </w:p>
        </w:tc>
        <w:tc>
          <w:tcPr>
            <w:tcW w:w="1390" w:type="pct"/>
            <w:noWrap/>
            <w:vAlign w:val="center"/>
          </w:tcPr>
          <w:p w14:paraId="6318CDF4">
            <w:pPr>
              <w:pStyle w:val="30"/>
            </w:pPr>
            <w:r>
              <w:t>党办&amp;公司治理处</w:t>
            </w:r>
          </w:p>
        </w:tc>
        <w:tc>
          <w:tcPr>
            <w:tcW w:w="3200" w:type="pct"/>
            <w:noWrap/>
            <w:vAlign w:val="center"/>
          </w:tcPr>
          <w:p w14:paraId="49A20007">
            <w:pPr>
              <w:pStyle w:val="30"/>
            </w:pPr>
            <w:r>
              <w:t>三重一大决策运行监管系统</w:t>
            </w:r>
          </w:p>
        </w:tc>
      </w:tr>
      <w:tr w14:paraId="04157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69728FCA">
            <w:pPr>
              <w:pStyle w:val="30"/>
            </w:pPr>
            <w:r>
              <w:t>2</w:t>
            </w:r>
          </w:p>
        </w:tc>
        <w:tc>
          <w:tcPr>
            <w:tcW w:w="1390" w:type="pct"/>
            <w:noWrap/>
            <w:vAlign w:val="center"/>
          </w:tcPr>
          <w:p w14:paraId="6B032241">
            <w:pPr>
              <w:pStyle w:val="30"/>
            </w:pPr>
            <w:r>
              <w:t>规划发展处</w:t>
            </w:r>
          </w:p>
        </w:tc>
        <w:tc>
          <w:tcPr>
            <w:tcW w:w="3200" w:type="pct"/>
            <w:noWrap/>
            <w:vAlign w:val="center"/>
          </w:tcPr>
          <w:p w14:paraId="72460AB3">
            <w:pPr>
              <w:pStyle w:val="30"/>
            </w:pPr>
            <w:r>
              <w:t>投资监管管理子系统</w:t>
            </w:r>
          </w:p>
        </w:tc>
      </w:tr>
      <w:tr w14:paraId="68301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463F2A2E">
            <w:pPr>
              <w:pStyle w:val="30"/>
            </w:pPr>
            <w:r>
              <w:t>3</w:t>
            </w:r>
          </w:p>
        </w:tc>
        <w:tc>
          <w:tcPr>
            <w:tcW w:w="1390" w:type="pct"/>
            <w:noWrap/>
            <w:vAlign w:val="center"/>
          </w:tcPr>
          <w:p w14:paraId="00420713">
            <w:pPr>
              <w:pStyle w:val="30"/>
            </w:pPr>
            <w:r>
              <w:t>创新发展处</w:t>
            </w:r>
          </w:p>
        </w:tc>
        <w:tc>
          <w:tcPr>
            <w:tcW w:w="3200" w:type="pct"/>
            <w:noWrap/>
            <w:vAlign w:val="center"/>
          </w:tcPr>
          <w:p w14:paraId="001607A6">
            <w:pPr>
              <w:pStyle w:val="30"/>
            </w:pPr>
            <w:r>
              <w:t>监管企业创新调查信息管理子系统</w:t>
            </w:r>
          </w:p>
        </w:tc>
      </w:tr>
      <w:tr w14:paraId="0165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170BB65F">
            <w:pPr>
              <w:pStyle w:val="30"/>
            </w:pPr>
            <w:r>
              <w:t>4</w:t>
            </w:r>
          </w:p>
        </w:tc>
        <w:tc>
          <w:tcPr>
            <w:tcW w:w="1390" w:type="pct"/>
            <w:noWrap/>
            <w:vAlign w:val="center"/>
          </w:tcPr>
          <w:p w14:paraId="37601BA0">
            <w:pPr>
              <w:pStyle w:val="30"/>
            </w:pPr>
            <w:r>
              <w:t>企业改革处</w:t>
            </w:r>
          </w:p>
        </w:tc>
        <w:tc>
          <w:tcPr>
            <w:tcW w:w="3200" w:type="pct"/>
            <w:noWrap/>
            <w:vAlign w:val="center"/>
          </w:tcPr>
          <w:p w14:paraId="7D109D0B">
            <w:pPr>
              <w:pStyle w:val="30"/>
            </w:pPr>
            <w:r>
              <w:t>国企改革深化提升行动量化指标采集子系统</w:t>
            </w:r>
          </w:p>
        </w:tc>
      </w:tr>
      <w:tr w14:paraId="05C91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31C32E85">
            <w:pPr>
              <w:pStyle w:val="30"/>
            </w:pPr>
            <w:r>
              <w:t>5</w:t>
            </w:r>
          </w:p>
        </w:tc>
        <w:tc>
          <w:tcPr>
            <w:tcW w:w="1390" w:type="pct"/>
            <w:noWrap/>
            <w:vAlign w:val="center"/>
          </w:tcPr>
          <w:p w14:paraId="27DC8248">
            <w:pPr>
              <w:pStyle w:val="30"/>
            </w:pPr>
            <w:r>
              <w:t>金融企业发展处</w:t>
            </w:r>
          </w:p>
        </w:tc>
        <w:tc>
          <w:tcPr>
            <w:tcW w:w="3200" w:type="pct"/>
            <w:noWrap/>
            <w:vAlign w:val="center"/>
          </w:tcPr>
          <w:p w14:paraId="517EBA97">
            <w:pPr>
              <w:pStyle w:val="30"/>
            </w:pPr>
            <w:r>
              <w:t>监管企业持牌金融信息管理子系统</w:t>
            </w:r>
          </w:p>
        </w:tc>
      </w:tr>
      <w:tr w14:paraId="3AC41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0FA0ABB7">
            <w:pPr>
              <w:pStyle w:val="30"/>
            </w:pPr>
            <w:r>
              <w:t>6</w:t>
            </w:r>
          </w:p>
        </w:tc>
        <w:tc>
          <w:tcPr>
            <w:tcW w:w="1390" w:type="pct"/>
            <w:noWrap/>
            <w:vAlign w:val="center"/>
          </w:tcPr>
          <w:p w14:paraId="21E851D7">
            <w:pPr>
              <w:pStyle w:val="30"/>
            </w:pPr>
            <w:r>
              <w:t>金融企业发展处</w:t>
            </w:r>
          </w:p>
        </w:tc>
        <w:tc>
          <w:tcPr>
            <w:tcW w:w="3200" w:type="pct"/>
            <w:noWrap/>
            <w:vAlign w:val="center"/>
          </w:tcPr>
          <w:p w14:paraId="68986E15">
            <w:pPr>
              <w:pStyle w:val="30"/>
            </w:pPr>
            <w:r>
              <w:t>国企投资基金信息报送子系统</w:t>
            </w:r>
          </w:p>
        </w:tc>
      </w:tr>
      <w:tr w14:paraId="485E6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0FF3D17C">
            <w:pPr>
              <w:pStyle w:val="30"/>
            </w:pPr>
            <w:r>
              <w:t>7</w:t>
            </w:r>
          </w:p>
        </w:tc>
        <w:tc>
          <w:tcPr>
            <w:tcW w:w="1390" w:type="pct"/>
            <w:noWrap/>
            <w:vAlign w:val="center"/>
          </w:tcPr>
          <w:p w14:paraId="17B848B5">
            <w:pPr>
              <w:pStyle w:val="30"/>
            </w:pPr>
            <w:r>
              <w:t>评估管理处</w:t>
            </w:r>
          </w:p>
        </w:tc>
        <w:tc>
          <w:tcPr>
            <w:tcW w:w="3200" w:type="pct"/>
            <w:noWrap/>
            <w:vAlign w:val="center"/>
          </w:tcPr>
          <w:p w14:paraId="13CA063F">
            <w:pPr>
              <w:pStyle w:val="30"/>
            </w:pPr>
            <w:r>
              <w:t>国企价值评估子系统</w:t>
            </w:r>
          </w:p>
        </w:tc>
      </w:tr>
      <w:tr w14:paraId="53AB4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68592B20">
            <w:pPr>
              <w:pStyle w:val="30"/>
            </w:pPr>
            <w:r>
              <w:t>8</w:t>
            </w:r>
          </w:p>
        </w:tc>
        <w:tc>
          <w:tcPr>
            <w:tcW w:w="1390" w:type="pct"/>
            <w:noWrap/>
            <w:vAlign w:val="center"/>
          </w:tcPr>
          <w:p w14:paraId="3FD8498F">
            <w:pPr>
              <w:pStyle w:val="30"/>
            </w:pPr>
            <w:r>
              <w:t>审计监督处</w:t>
            </w:r>
          </w:p>
        </w:tc>
        <w:tc>
          <w:tcPr>
            <w:tcW w:w="3200" w:type="pct"/>
            <w:noWrap/>
            <w:vAlign w:val="center"/>
          </w:tcPr>
          <w:p w14:paraId="678AD21B">
            <w:pPr>
              <w:pStyle w:val="30"/>
            </w:pPr>
            <w:r>
              <w:t>内部审计子系统</w:t>
            </w:r>
          </w:p>
        </w:tc>
      </w:tr>
      <w:tr w14:paraId="36EB5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6D3DD7B6">
            <w:pPr>
              <w:pStyle w:val="30"/>
            </w:pPr>
            <w:r>
              <w:t>9</w:t>
            </w:r>
          </w:p>
        </w:tc>
        <w:tc>
          <w:tcPr>
            <w:tcW w:w="1390" w:type="pct"/>
            <w:noWrap/>
            <w:vAlign w:val="center"/>
          </w:tcPr>
          <w:p w14:paraId="788949F0">
            <w:pPr>
              <w:pStyle w:val="30"/>
            </w:pPr>
            <w:r>
              <w:t>审计监督处</w:t>
            </w:r>
          </w:p>
        </w:tc>
        <w:tc>
          <w:tcPr>
            <w:tcW w:w="3200" w:type="pct"/>
            <w:noWrap/>
            <w:vAlign w:val="center"/>
          </w:tcPr>
          <w:p w14:paraId="45E680E3">
            <w:pPr>
              <w:pStyle w:val="30"/>
            </w:pPr>
            <w:r>
              <w:t>审计整改管理子系统</w:t>
            </w:r>
          </w:p>
        </w:tc>
      </w:tr>
      <w:tr w14:paraId="45A9F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7CC1BCB2">
            <w:pPr>
              <w:pStyle w:val="30"/>
            </w:pPr>
            <w:r>
              <w:t>10</w:t>
            </w:r>
          </w:p>
        </w:tc>
        <w:tc>
          <w:tcPr>
            <w:tcW w:w="1390" w:type="pct"/>
            <w:noWrap/>
            <w:vAlign w:val="center"/>
          </w:tcPr>
          <w:p w14:paraId="2F70FF9C">
            <w:pPr>
              <w:pStyle w:val="30"/>
            </w:pPr>
            <w:r>
              <w:t>审计监督处</w:t>
            </w:r>
          </w:p>
        </w:tc>
        <w:tc>
          <w:tcPr>
            <w:tcW w:w="3200" w:type="pct"/>
            <w:noWrap/>
            <w:vAlign w:val="center"/>
          </w:tcPr>
          <w:p w14:paraId="1D0AE2C2">
            <w:pPr>
              <w:pStyle w:val="30"/>
            </w:pPr>
            <w:r>
              <w:t>境外国有资产摸底调查子系统</w:t>
            </w:r>
          </w:p>
        </w:tc>
      </w:tr>
      <w:tr w14:paraId="59178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23E42414">
            <w:pPr>
              <w:pStyle w:val="30"/>
            </w:pPr>
            <w:r>
              <w:t>11</w:t>
            </w:r>
          </w:p>
        </w:tc>
        <w:tc>
          <w:tcPr>
            <w:tcW w:w="1390" w:type="pct"/>
            <w:noWrap/>
            <w:vAlign w:val="center"/>
          </w:tcPr>
          <w:p w14:paraId="0248D55B">
            <w:pPr>
              <w:pStyle w:val="30"/>
            </w:pPr>
            <w:r>
              <w:t>审计监督处</w:t>
            </w:r>
          </w:p>
        </w:tc>
        <w:tc>
          <w:tcPr>
            <w:tcW w:w="3200" w:type="pct"/>
            <w:noWrap/>
            <w:vAlign w:val="center"/>
          </w:tcPr>
          <w:p w14:paraId="3F2DBF7A">
            <w:pPr>
              <w:pStyle w:val="30"/>
            </w:pPr>
            <w:r>
              <w:t>内部控制测评管理子系统</w:t>
            </w:r>
          </w:p>
        </w:tc>
      </w:tr>
      <w:tr w14:paraId="64743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7698BBDA">
            <w:pPr>
              <w:pStyle w:val="30"/>
            </w:pPr>
            <w:r>
              <w:t>12</w:t>
            </w:r>
          </w:p>
        </w:tc>
        <w:tc>
          <w:tcPr>
            <w:tcW w:w="1390" w:type="pct"/>
            <w:noWrap/>
            <w:vAlign w:val="center"/>
          </w:tcPr>
          <w:p w14:paraId="5C6B8711">
            <w:pPr>
              <w:pStyle w:val="30"/>
            </w:pPr>
            <w:r>
              <w:t>审计监督处</w:t>
            </w:r>
          </w:p>
        </w:tc>
        <w:tc>
          <w:tcPr>
            <w:tcW w:w="3200" w:type="pct"/>
            <w:noWrap/>
            <w:vAlign w:val="center"/>
          </w:tcPr>
          <w:p w14:paraId="24296E2B">
            <w:pPr>
              <w:pStyle w:val="30"/>
            </w:pPr>
            <w:r>
              <w:t>违规责任追究子系统</w:t>
            </w:r>
          </w:p>
        </w:tc>
      </w:tr>
      <w:tr w14:paraId="5C429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5A56852B">
            <w:pPr>
              <w:pStyle w:val="30"/>
            </w:pPr>
            <w:r>
              <w:t>13</w:t>
            </w:r>
          </w:p>
        </w:tc>
        <w:tc>
          <w:tcPr>
            <w:tcW w:w="1390" w:type="pct"/>
            <w:noWrap/>
            <w:vAlign w:val="center"/>
          </w:tcPr>
          <w:p w14:paraId="443FA8F9">
            <w:pPr>
              <w:pStyle w:val="30"/>
            </w:pPr>
            <w:r>
              <w:t>财务评价处</w:t>
            </w:r>
          </w:p>
        </w:tc>
        <w:tc>
          <w:tcPr>
            <w:tcW w:w="3200" w:type="pct"/>
            <w:noWrap/>
            <w:vAlign w:val="center"/>
          </w:tcPr>
          <w:p w14:paraId="594236F1">
            <w:pPr>
              <w:pStyle w:val="30"/>
            </w:pPr>
            <w:r>
              <w:t>全面风险预警管理子系统</w:t>
            </w:r>
          </w:p>
        </w:tc>
      </w:tr>
      <w:tr w14:paraId="2100A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01B1CBC5">
            <w:pPr>
              <w:pStyle w:val="30"/>
            </w:pPr>
            <w:r>
              <w:t>14</w:t>
            </w:r>
          </w:p>
        </w:tc>
        <w:tc>
          <w:tcPr>
            <w:tcW w:w="1390" w:type="pct"/>
            <w:noWrap/>
            <w:vAlign w:val="center"/>
          </w:tcPr>
          <w:p w14:paraId="1CE303A9">
            <w:pPr>
              <w:pStyle w:val="30"/>
            </w:pPr>
            <w:r>
              <w:t>财务评价处</w:t>
            </w:r>
          </w:p>
        </w:tc>
        <w:tc>
          <w:tcPr>
            <w:tcW w:w="3200" w:type="pct"/>
            <w:noWrap/>
            <w:vAlign w:val="center"/>
          </w:tcPr>
          <w:p w14:paraId="4C101BA0">
            <w:pPr>
              <w:pStyle w:val="30"/>
            </w:pPr>
            <w:r>
              <w:t>国资监管采集子系统</w:t>
            </w:r>
          </w:p>
        </w:tc>
      </w:tr>
      <w:tr w14:paraId="01AFC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301CB38B">
            <w:pPr>
              <w:pStyle w:val="30"/>
            </w:pPr>
            <w:r>
              <w:t>15</w:t>
            </w:r>
          </w:p>
        </w:tc>
        <w:tc>
          <w:tcPr>
            <w:tcW w:w="1390" w:type="pct"/>
            <w:noWrap/>
            <w:vAlign w:val="center"/>
          </w:tcPr>
          <w:p w14:paraId="58209F4E">
            <w:pPr>
              <w:pStyle w:val="30"/>
            </w:pPr>
            <w:r>
              <w:t>业绩考核处</w:t>
            </w:r>
          </w:p>
        </w:tc>
        <w:tc>
          <w:tcPr>
            <w:tcW w:w="3200" w:type="pct"/>
            <w:noWrap/>
            <w:vAlign w:val="center"/>
          </w:tcPr>
          <w:p w14:paraId="768C5BEF">
            <w:pPr>
              <w:pStyle w:val="30"/>
            </w:pPr>
            <w:r>
              <w:t>薪酬备案管理子系统</w:t>
            </w:r>
          </w:p>
        </w:tc>
      </w:tr>
      <w:tr w14:paraId="44F2B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50B9DABE">
            <w:pPr>
              <w:pStyle w:val="30"/>
            </w:pPr>
            <w:r>
              <w:t>16</w:t>
            </w:r>
          </w:p>
        </w:tc>
        <w:tc>
          <w:tcPr>
            <w:tcW w:w="1390" w:type="pct"/>
            <w:noWrap/>
            <w:vAlign w:val="center"/>
          </w:tcPr>
          <w:p w14:paraId="05097D4D">
            <w:pPr>
              <w:pStyle w:val="30"/>
            </w:pPr>
            <w:r>
              <w:t>分配保障处</w:t>
            </w:r>
          </w:p>
        </w:tc>
        <w:tc>
          <w:tcPr>
            <w:tcW w:w="3200" w:type="pct"/>
            <w:noWrap/>
            <w:vAlign w:val="center"/>
          </w:tcPr>
          <w:p w14:paraId="5818A805">
            <w:pPr>
              <w:pStyle w:val="30"/>
            </w:pPr>
            <w:r>
              <w:t>股权和分红激励信息管理子系统</w:t>
            </w:r>
          </w:p>
        </w:tc>
      </w:tr>
      <w:tr w14:paraId="4BF7F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2EA5D3DF">
            <w:pPr>
              <w:pStyle w:val="30"/>
            </w:pPr>
            <w:r>
              <w:t>17</w:t>
            </w:r>
          </w:p>
        </w:tc>
        <w:tc>
          <w:tcPr>
            <w:tcW w:w="1390" w:type="pct"/>
            <w:noWrap/>
            <w:vAlign w:val="center"/>
          </w:tcPr>
          <w:p w14:paraId="2ABDE81B">
            <w:pPr>
              <w:pStyle w:val="30"/>
            </w:pPr>
            <w:r>
              <w:t>分配保障处</w:t>
            </w:r>
          </w:p>
        </w:tc>
        <w:tc>
          <w:tcPr>
            <w:tcW w:w="3200" w:type="pct"/>
            <w:noWrap/>
            <w:vAlign w:val="center"/>
          </w:tcPr>
          <w:p w14:paraId="527E2255">
            <w:pPr>
              <w:pStyle w:val="30"/>
            </w:pPr>
            <w:r>
              <w:t>企业分配事中事后监管子系统</w:t>
            </w:r>
          </w:p>
        </w:tc>
      </w:tr>
      <w:tr w14:paraId="5E34A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03EB7CB9">
            <w:pPr>
              <w:pStyle w:val="30"/>
            </w:pPr>
            <w:r>
              <w:t>18</w:t>
            </w:r>
          </w:p>
        </w:tc>
        <w:tc>
          <w:tcPr>
            <w:tcW w:w="1390" w:type="pct"/>
            <w:noWrap/>
            <w:vAlign w:val="center"/>
          </w:tcPr>
          <w:p w14:paraId="7C1C8139">
            <w:pPr>
              <w:pStyle w:val="30"/>
            </w:pPr>
            <w:r>
              <w:t>综合协同处</w:t>
            </w:r>
          </w:p>
        </w:tc>
        <w:tc>
          <w:tcPr>
            <w:tcW w:w="3200" w:type="pct"/>
            <w:noWrap/>
            <w:vAlign w:val="center"/>
          </w:tcPr>
          <w:p w14:paraId="6C965480">
            <w:pPr>
              <w:pStyle w:val="30"/>
            </w:pPr>
            <w:r>
              <w:t>国有房地资产信息监管子系统</w:t>
            </w:r>
          </w:p>
        </w:tc>
      </w:tr>
      <w:tr w14:paraId="661D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253D0636">
            <w:pPr>
              <w:pStyle w:val="30"/>
            </w:pPr>
            <w:r>
              <w:t>19</w:t>
            </w:r>
          </w:p>
        </w:tc>
        <w:tc>
          <w:tcPr>
            <w:tcW w:w="1390" w:type="pct"/>
            <w:noWrap/>
            <w:vAlign w:val="center"/>
          </w:tcPr>
          <w:p w14:paraId="31240682">
            <w:pPr>
              <w:pStyle w:val="30"/>
            </w:pPr>
            <w:r>
              <w:t>老干部处</w:t>
            </w:r>
          </w:p>
        </w:tc>
        <w:tc>
          <w:tcPr>
            <w:tcW w:w="3200" w:type="pct"/>
            <w:noWrap/>
            <w:vAlign w:val="center"/>
          </w:tcPr>
          <w:p w14:paraId="4E1A683E">
            <w:pPr>
              <w:pStyle w:val="30"/>
            </w:pPr>
            <w:r>
              <w:t>老干部服务管理子系统</w:t>
            </w:r>
          </w:p>
        </w:tc>
      </w:tr>
      <w:tr w14:paraId="4BB43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239FED5E">
            <w:pPr>
              <w:pStyle w:val="30"/>
            </w:pPr>
            <w:r>
              <w:t>20</w:t>
            </w:r>
          </w:p>
        </w:tc>
        <w:tc>
          <w:tcPr>
            <w:tcW w:w="1390" w:type="pct"/>
            <w:noWrap/>
            <w:vAlign w:val="center"/>
          </w:tcPr>
          <w:p w14:paraId="4961EA57">
            <w:pPr>
              <w:pStyle w:val="30"/>
            </w:pPr>
            <w:r>
              <w:t>信息化管理处</w:t>
            </w:r>
          </w:p>
        </w:tc>
        <w:tc>
          <w:tcPr>
            <w:tcW w:w="3200" w:type="pct"/>
            <w:noWrap/>
            <w:vAlign w:val="center"/>
          </w:tcPr>
          <w:p w14:paraId="4C67F87A">
            <w:pPr>
              <w:pStyle w:val="30"/>
            </w:pPr>
            <w:r>
              <w:t>国资智搜子系统</w:t>
            </w:r>
          </w:p>
        </w:tc>
      </w:tr>
      <w:tr w14:paraId="20FD7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5BB7ED9C">
            <w:pPr>
              <w:pStyle w:val="30"/>
            </w:pPr>
            <w:r>
              <w:t>21</w:t>
            </w:r>
          </w:p>
        </w:tc>
        <w:tc>
          <w:tcPr>
            <w:tcW w:w="1390" w:type="pct"/>
            <w:noWrap/>
            <w:vAlign w:val="center"/>
          </w:tcPr>
          <w:p w14:paraId="3A235A54">
            <w:pPr>
              <w:pStyle w:val="30"/>
            </w:pPr>
            <w:r>
              <w:t>信息化管理处</w:t>
            </w:r>
          </w:p>
        </w:tc>
        <w:tc>
          <w:tcPr>
            <w:tcW w:w="3200" w:type="pct"/>
            <w:noWrap/>
            <w:vAlign w:val="center"/>
          </w:tcPr>
          <w:p w14:paraId="794D2E7D">
            <w:pPr>
              <w:pStyle w:val="30"/>
            </w:pPr>
            <w:r>
              <w:t>监管门户</w:t>
            </w:r>
          </w:p>
        </w:tc>
      </w:tr>
      <w:tr w14:paraId="148FE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408" w:type="pct"/>
            <w:noWrap/>
            <w:vAlign w:val="center"/>
          </w:tcPr>
          <w:p w14:paraId="3735B79D">
            <w:pPr>
              <w:pStyle w:val="30"/>
            </w:pPr>
            <w:r>
              <w:t>22</w:t>
            </w:r>
          </w:p>
        </w:tc>
        <w:tc>
          <w:tcPr>
            <w:tcW w:w="1390" w:type="pct"/>
            <w:noWrap/>
            <w:vAlign w:val="center"/>
          </w:tcPr>
          <w:p w14:paraId="22D1C03A">
            <w:pPr>
              <w:pStyle w:val="30"/>
            </w:pPr>
            <w:r>
              <w:t>信息化管理处</w:t>
            </w:r>
          </w:p>
        </w:tc>
        <w:tc>
          <w:tcPr>
            <w:tcW w:w="3200" w:type="pct"/>
            <w:noWrap/>
            <w:vAlign w:val="center"/>
          </w:tcPr>
          <w:p w14:paraId="63C841C4">
            <w:pPr>
              <w:pStyle w:val="30"/>
            </w:pPr>
            <w:r>
              <w:t>企业服务大厅</w:t>
            </w:r>
          </w:p>
        </w:tc>
      </w:tr>
    </w:tbl>
    <w:p w14:paraId="70ADEC27">
      <w:pPr>
        <w:ind w:firstLine="0" w:firstLineChars="0"/>
        <w:rPr>
          <w:rFonts w:cs="Times New Roman"/>
        </w:rPr>
      </w:pPr>
    </w:p>
    <w:p w14:paraId="5B498169">
      <w:pPr>
        <w:pStyle w:val="3"/>
        <w:numPr>
          <w:ilvl w:val="1"/>
          <w:numId w:val="0"/>
        </w:numPr>
      </w:pPr>
      <w:bookmarkStart w:id="59" w:name="_Toc30482"/>
      <w:r>
        <w:rPr>
          <w:rFonts w:hint="eastAsia" w:ascii="Times New Roman" w:hAnsi="Times New Roman" w:cs="宋体"/>
        </w:rPr>
        <w:t xml:space="preserve">3.3  </w:t>
      </w:r>
      <w:r>
        <w:t>现有网络、设备以及其他信息资源情况</w:t>
      </w:r>
      <w:bookmarkEnd w:id="59"/>
    </w:p>
    <w:p w14:paraId="2DF6930E">
      <w:pPr>
        <w:ind w:firstLine="480"/>
      </w:pPr>
      <w:r>
        <w:rPr>
          <w:rFonts w:hint="eastAsia"/>
        </w:rPr>
        <w:t>整体通信网络物理组成包含中心机房，国资委应用在企业应用区域（计算资源区）、运维管理区域、互联网服务区、出口安全区、核心交换机区、加密专网区六部分组成。</w:t>
      </w:r>
    </w:p>
    <w:p w14:paraId="677447DD">
      <w:pPr>
        <w:pStyle w:val="25"/>
      </w:pPr>
      <w:r>
        <w:drawing>
          <wp:inline distT="0" distB="0" distL="0" distR="0">
            <wp:extent cx="5264150" cy="3206750"/>
            <wp:effectExtent l="0" t="0" r="8890" b="8890"/>
            <wp:docPr id="1114" name="Image1" descr="C:\Users\stnc\AppData\Local\Temp\WeChat Files\5826c3f7896df3ee2f7d8f0bc9fb7d3.png"/>
            <wp:cNvGraphicFramePr/>
            <a:graphic xmlns:a="http://schemas.openxmlformats.org/drawingml/2006/main">
              <a:graphicData uri="http://schemas.openxmlformats.org/drawingml/2006/picture">
                <pic:pic xmlns:pic="http://schemas.openxmlformats.org/drawingml/2006/picture">
                  <pic:nvPicPr>
                    <pic:cNvPr id="1114" name="Image1" descr="C:\Users\stnc\AppData\Local\Temp\WeChat Files\5826c3f7896df3ee2f7d8f0bc9fb7d3.png"/>
                    <pic:cNvPicPr/>
                  </pic:nvPicPr>
                  <pic:blipFill>
                    <a:blip r:embed="rId15" cstate="print"/>
                    <a:srcRect/>
                    <a:stretch>
                      <a:fillRect/>
                    </a:stretch>
                  </pic:blipFill>
                  <pic:spPr>
                    <a:xfrm>
                      <a:off x="0" y="0"/>
                      <a:ext cx="5264150" cy="3206750"/>
                    </a:xfrm>
                    <a:prstGeom prst="rect">
                      <a:avLst/>
                    </a:prstGeom>
                    <a:ln>
                      <a:noFill/>
                    </a:ln>
                  </pic:spPr>
                </pic:pic>
              </a:graphicData>
            </a:graphic>
          </wp:inline>
        </w:drawing>
      </w:r>
    </w:p>
    <w:p w14:paraId="72F5E9EF">
      <w:pPr>
        <w:pStyle w:val="21"/>
        <w:numPr>
          <w:ilvl w:val="7"/>
          <w:numId w:val="0"/>
        </w:numPr>
        <w:rPr>
          <w:rFonts w:hint="default"/>
        </w:rPr>
      </w:pPr>
      <w:r>
        <w:rPr>
          <w:rFonts w:ascii="宋体" w:hAnsi="宋体" w:cs="宋体"/>
        </w:rPr>
        <w:t xml:space="preserve">图3.2  </w:t>
      </w:r>
      <w:r>
        <w:t>网络拓扑图</w:t>
      </w:r>
    </w:p>
    <w:p w14:paraId="5F1C714E">
      <w:pPr>
        <w:ind w:firstLine="480"/>
      </w:pPr>
      <w:r>
        <w:rPr>
          <w:rFonts w:hint="eastAsia"/>
        </w:rPr>
        <w:t>互联网服务区：互联系网出口</w:t>
      </w:r>
    </w:p>
    <w:p w14:paraId="6133A45C">
      <w:pPr>
        <w:ind w:firstLine="480"/>
      </w:pPr>
      <w:r>
        <w:rPr>
          <w:rFonts w:hint="eastAsia"/>
        </w:rPr>
        <w:t>出口安全区：通过防火墙、IPS/IDC等安全设备，实时监控和防御网络攻击，保护内部系统免受外部攻击和威胁。</w:t>
      </w:r>
    </w:p>
    <w:p w14:paraId="15355443">
      <w:pPr>
        <w:ind w:firstLine="480"/>
      </w:pPr>
      <w:r>
        <w:rPr>
          <w:rFonts w:hint="eastAsia"/>
        </w:rPr>
        <w:t>核心交换区：用于各个分区的互联与通信，实现各分区间网络互联和数据传输</w:t>
      </w:r>
    </w:p>
    <w:p w14:paraId="39EE44F7">
      <w:pPr>
        <w:ind w:firstLine="480"/>
      </w:pPr>
      <w:r>
        <w:rPr>
          <w:rFonts w:hint="eastAsia"/>
        </w:rPr>
        <w:t>加密专网区：通过加密专网为各企业用户提供接入服务</w:t>
      </w:r>
    </w:p>
    <w:p w14:paraId="04D87B2B">
      <w:pPr>
        <w:ind w:firstLine="480"/>
      </w:pPr>
      <w:r>
        <w:rPr>
          <w:rFonts w:hint="eastAsia"/>
        </w:rPr>
        <w:t>计算资源区：提供国资委应用服务，汇聚企业区采集的数据处理后，向国务院国资委上报或与其他单位数据交换。</w:t>
      </w:r>
    </w:p>
    <w:p w14:paraId="7FF9E660">
      <w:pPr>
        <w:ind w:firstLine="480"/>
      </w:pPr>
      <w:r>
        <w:rPr>
          <w:rFonts w:hint="eastAsia"/>
        </w:rPr>
        <w:t>运维管理区：安全运维管理区域，设计部署各类安全设备管理端、部署了堡垒机、SSLVPN、日志审计服务器。</w:t>
      </w:r>
    </w:p>
    <w:p w14:paraId="3107F533">
      <w:pPr>
        <w:ind w:firstLine="480"/>
        <w:rPr>
          <w:rFonts w:cs="Times New Roman"/>
        </w:rPr>
      </w:pPr>
      <w:r>
        <w:rPr>
          <w:rFonts w:hint="eastAsia"/>
        </w:rPr>
        <w:t>计算资源区部署了约150台云主机，分别作为21个子系统的应用服务器和数据库服务器。云主机间VPC进行安全隔离.</w:t>
      </w:r>
    </w:p>
    <w:p w14:paraId="195676FA">
      <w:pPr>
        <w:pStyle w:val="3"/>
        <w:numPr>
          <w:ilvl w:val="1"/>
          <w:numId w:val="0"/>
        </w:numPr>
      </w:pPr>
      <w:bookmarkStart w:id="60" w:name="_Toc25055"/>
      <w:bookmarkStart w:id="61" w:name="_Toc197703274"/>
      <w:r>
        <w:rPr>
          <w:rFonts w:hint="eastAsia" w:ascii="Times New Roman" w:hAnsi="Times New Roman" w:cs="宋体"/>
        </w:rPr>
        <w:t xml:space="preserve">3.4  </w:t>
      </w:r>
      <w:r>
        <w:rPr>
          <w:rFonts w:hint="eastAsia"/>
        </w:rPr>
        <w:t>数据资源现状</w:t>
      </w:r>
      <w:bookmarkEnd w:id="60"/>
      <w:bookmarkEnd w:id="61"/>
    </w:p>
    <w:p w14:paraId="251F194F">
      <w:pPr>
        <w:pStyle w:val="22"/>
        <w:numPr>
          <w:ilvl w:val="8"/>
          <w:numId w:val="0"/>
        </w:numPr>
        <w:rPr>
          <w:rFonts w:hint="default"/>
        </w:rPr>
      </w:pPr>
      <w:r>
        <w:rPr>
          <w:rFonts w:hint="default" w:cs="Times New Roman"/>
        </w:rPr>
        <w:t xml:space="preserve">表3.4  </w:t>
      </w:r>
      <w:r>
        <w:t>数据资源现状</w:t>
      </w:r>
    </w:p>
    <w:tbl>
      <w:tblPr>
        <w:tblStyle w:val="2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4"/>
        <w:gridCol w:w="1374"/>
        <w:gridCol w:w="2339"/>
        <w:gridCol w:w="1143"/>
        <w:gridCol w:w="456"/>
        <w:gridCol w:w="456"/>
        <w:gridCol w:w="464"/>
        <w:gridCol w:w="788"/>
        <w:gridCol w:w="935"/>
      </w:tblGrid>
      <w:tr w14:paraId="0EE5C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351A9FED">
            <w:pPr>
              <w:pStyle w:val="30"/>
              <w:rPr>
                <w:rFonts w:eastAsia="Times New Roman"/>
              </w:rPr>
            </w:pPr>
            <w:r>
              <w:rPr>
                <w:rFonts w:eastAsia="Times New Roman"/>
              </w:rPr>
              <w:t>序号</w:t>
            </w:r>
          </w:p>
        </w:tc>
        <w:tc>
          <w:tcPr>
            <w:tcW w:w="806" w:type="pct"/>
            <w:vAlign w:val="center"/>
          </w:tcPr>
          <w:p w14:paraId="597611BA">
            <w:pPr>
              <w:pStyle w:val="30"/>
              <w:rPr>
                <w:rFonts w:eastAsia="Times New Roman"/>
              </w:rPr>
            </w:pPr>
            <w:r>
              <w:rPr>
                <w:rFonts w:eastAsia="Times New Roman"/>
              </w:rPr>
              <w:t>系统名称</w:t>
            </w:r>
          </w:p>
        </w:tc>
        <w:tc>
          <w:tcPr>
            <w:tcW w:w="1372" w:type="pct"/>
            <w:vAlign w:val="center"/>
          </w:tcPr>
          <w:p w14:paraId="2192E31D">
            <w:pPr>
              <w:pStyle w:val="30"/>
              <w:rPr>
                <w:rFonts w:eastAsia="Times New Roman"/>
              </w:rPr>
            </w:pPr>
            <w:r>
              <w:rPr>
                <w:rFonts w:eastAsia="Times New Roman"/>
              </w:rPr>
              <w:t>主要数据项</w:t>
            </w:r>
          </w:p>
        </w:tc>
        <w:tc>
          <w:tcPr>
            <w:tcW w:w="670" w:type="pct"/>
            <w:vAlign w:val="center"/>
          </w:tcPr>
          <w:p w14:paraId="1B1FA182">
            <w:pPr>
              <w:pStyle w:val="30"/>
              <w:rPr>
                <w:rFonts w:eastAsia="Times New Roman"/>
              </w:rPr>
            </w:pPr>
            <w:r>
              <w:rPr>
                <w:rFonts w:eastAsia="Times New Roman"/>
              </w:rPr>
              <w:t>数据量</w:t>
            </w:r>
          </w:p>
        </w:tc>
        <w:tc>
          <w:tcPr>
            <w:tcW w:w="267" w:type="pct"/>
            <w:vAlign w:val="center"/>
          </w:tcPr>
          <w:p w14:paraId="2783C721">
            <w:pPr>
              <w:pStyle w:val="30"/>
              <w:rPr>
                <w:rFonts w:eastAsia="Times New Roman"/>
              </w:rPr>
            </w:pPr>
            <w:r>
              <w:rPr>
                <w:rFonts w:eastAsia="Times New Roman"/>
              </w:rPr>
              <w:t>是否编目</w:t>
            </w:r>
          </w:p>
        </w:tc>
        <w:tc>
          <w:tcPr>
            <w:tcW w:w="267" w:type="pct"/>
            <w:vAlign w:val="center"/>
          </w:tcPr>
          <w:p w14:paraId="057AFABC">
            <w:pPr>
              <w:pStyle w:val="30"/>
              <w:rPr>
                <w:rFonts w:eastAsia="Times New Roman"/>
              </w:rPr>
            </w:pPr>
            <w:r>
              <w:rPr>
                <w:rFonts w:eastAsia="Times New Roman"/>
              </w:rPr>
              <w:t>是否共享</w:t>
            </w:r>
          </w:p>
        </w:tc>
        <w:tc>
          <w:tcPr>
            <w:tcW w:w="272" w:type="pct"/>
            <w:vAlign w:val="center"/>
          </w:tcPr>
          <w:p w14:paraId="59F1A52F">
            <w:pPr>
              <w:pStyle w:val="30"/>
              <w:rPr>
                <w:rFonts w:eastAsia="Times New Roman"/>
              </w:rPr>
            </w:pPr>
            <w:r>
              <w:rPr>
                <w:rFonts w:eastAsia="Times New Roman"/>
              </w:rPr>
              <w:t>是否上链</w:t>
            </w:r>
          </w:p>
        </w:tc>
        <w:tc>
          <w:tcPr>
            <w:tcW w:w="462" w:type="pct"/>
            <w:vAlign w:val="center"/>
          </w:tcPr>
          <w:p w14:paraId="265AE055">
            <w:pPr>
              <w:pStyle w:val="30"/>
              <w:rPr>
                <w:rFonts w:eastAsia="Times New Roman"/>
              </w:rPr>
            </w:pPr>
            <w:r>
              <w:rPr>
                <w:rFonts w:eastAsia="Times New Roman"/>
              </w:rPr>
              <w:t>是否提供社会化服务</w:t>
            </w:r>
          </w:p>
        </w:tc>
        <w:tc>
          <w:tcPr>
            <w:tcW w:w="548" w:type="pct"/>
            <w:vAlign w:val="center"/>
          </w:tcPr>
          <w:p w14:paraId="075CD1B5">
            <w:pPr>
              <w:pStyle w:val="30"/>
              <w:rPr>
                <w:rFonts w:eastAsia="Times New Roman"/>
              </w:rPr>
            </w:pPr>
            <w:r>
              <w:rPr>
                <w:rFonts w:eastAsia="Times New Roman"/>
              </w:rPr>
              <w:t>是否形成公共数据</w:t>
            </w:r>
          </w:p>
        </w:tc>
      </w:tr>
      <w:tr w14:paraId="080FC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1F5FC55B">
            <w:pPr>
              <w:pStyle w:val="30"/>
              <w:rPr>
                <w:rFonts w:eastAsia="Times New Roman"/>
              </w:rPr>
            </w:pPr>
            <w:r>
              <w:rPr>
                <w:rFonts w:hint="eastAsia" w:eastAsia="Times New Roman"/>
              </w:rPr>
              <w:t>1</w:t>
            </w:r>
          </w:p>
        </w:tc>
        <w:tc>
          <w:tcPr>
            <w:tcW w:w="806" w:type="pct"/>
            <w:vAlign w:val="center"/>
          </w:tcPr>
          <w:p w14:paraId="38230907">
            <w:pPr>
              <w:pStyle w:val="30"/>
              <w:rPr>
                <w:rFonts w:eastAsia="Times New Roman"/>
              </w:rPr>
            </w:pPr>
            <w:r>
              <w:rPr>
                <w:rFonts w:eastAsia="Times New Roman"/>
              </w:rPr>
              <w:t>三重一大决策运行监管子系统</w:t>
            </w:r>
          </w:p>
        </w:tc>
        <w:tc>
          <w:tcPr>
            <w:tcW w:w="1372" w:type="pct"/>
            <w:vAlign w:val="center"/>
          </w:tcPr>
          <w:p w14:paraId="331E2AA2">
            <w:pPr>
              <w:pStyle w:val="30"/>
              <w:rPr>
                <w:rFonts w:eastAsia="Times New Roman"/>
              </w:rPr>
            </w:pPr>
            <w:r>
              <w:rPr>
                <w:rFonts w:hint="eastAsia" w:eastAsia="Times New Roman"/>
              </w:rPr>
              <w:t>结构化数据：主要包括基础类数据、流程类数据、权限类数据、日志类数据等；</w:t>
            </w:r>
          </w:p>
          <w:p w14:paraId="27566192">
            <w:pPr>
              <w:pStyle w:val="30"/>
              <w:rPr>
                <w:rFonts w:eastAsia="Times New Roman"/>
              </w:rPr>
            </w:pPr>
            <w:r>
              <w:rPr>
                <w:rFonts w:hint="eastAsia" w:eastAsia="Times New Roman"/>
              </w:rPr>
              <w:t>结构化数据：用户上传的非结构化数据，比如excel、PDF文档。</w:t>
            </w:r>
          </w:p>
        </w:tc>
        <w:tc>
          <w:tcPr>
            <w:tcW w:w="670" w:type="pct"/>
            <w:vAlign w:val="center"/>
          </w:tcPr>
          <w:p w14:paraId="37E9D3EA">
            <w:pPr>
              <w:pStyle w:val="30"/>
              <w:rPr>
                <w:rFonts w:eastAsia="Times New Roman"/>
              </w:rPr>
            </w:pPr>
            <w:r>
              <w:rPr>
                <w:rFonts w:hint="eastAsia" w:eastAsia="Times New Roman"/>
              </w:rPr>
              <w:t>2500G</w:t>
            </w:r>
          </w:p>
        </w:tc>
        <w:tc>
          <w:tcPr>
            <w:tcW w:w="267" w:type="pct"/>
            <w:vAlign w:val="center"/>
          </w:tcPr>
          <w:p w14:paraId="2073827D">
            <w:pPr>
              <w:pStyle w:val="30"/>
              <w:rPr>
                <w:rFonts w:eastAsia="Times New Roman"/>
              </w:rPr>
            </w:pPr>
            <w:r>
              <w:rPr>
                <w:rFonts w:hint="eastAsia" w:eastAsia="Times New Roman"/>
              </w:rPr>
              <w:t>否</w:t>
            </w:r>
          </w:p>
        </w:tc>
        <w:tc>
          <w:tcPr>
            <w:tcW w:w="267" w:type="pct"/>
            <w:vAlign w:val="center"/>
          </w:tcPr>
          <w:p w14:paraId="0A61BE05">
            <w:pPr>
              <w:pStyle w:val="30"/>
              <w:rPr>
                <w:rFonts w:eastAsia="Times New Roman"/>
              </w:rPr>
            </w:pPr>
            <w:r>
              <w:rPr>
                <w:rFonts w:hint="eastAsia" w:eastAsia="Times New Roman"/>
              </w:rPr>
              <w:t>否</w:t>
            </w:r>
          </w:p>
        </w:tc>
        <w:tc>
          <w:tcPr>
            <w:tcW w:w="272" w:type="pct"/>
            <w:vAlign w:val="center"/>
          </w:tcPr>
          <w:p w14:paraId="62C379AA">
            <w:pPr>
              <w:pStyle w:val="30"/>
              <w:rPr>
                <w:rFonts w:eastAsia="Times New Roman"/>
              </w:rPr>
            </w:pPr>
            <w:r>
              <w:rPr>
                <w:rFonts w:hint="eastAsia" w:eastAsia="Times New Roman"/>
              </w:rPr>
              <w:t>否</w:t>
            </w:r>
          </w:p>
        </w:tc>
        <w:tc>
          <w:tcPr>
            <w:tcW w:w="462" w:type="pct"/>
            <w:vAlign w:val="center"/>
          </w:tcPr>
          <w:p w14:paraId="001F6347">
            <w:pPr>
              <w:pStyle w:val="30"/>
              <w:rPr>
                <w:rFonts w:eastAsia="Times New Roman"/>
              </w:rPr>
            </w:pPr>
            <w:r>
              <w:rPr>
                <w:rFonts w:hint="eastAsia" w:eastAsia="Times New Roman"/>
              </w:rPr>
              <w:t>否</w:t>
            </w:r>
          </w:p>
        </w:tc>
        <w:tc>
          <w:tcPr>
            <w:tcW w:w="548" w:type="pct"/>
            <w:vAlign w:val="center"/>
          </w:tcPr>
          <w:p w14:paraId="4F303937">
            <w:pPr>
              <w:pStyle w:val="30"/>
              <w:rPr>
                <w:rFonts w:eastAsia="Times New Roman"/>
              </w:rPr>
            </w:pPr>
            <w:r>
              <w:rPr>
                <w:rFonts w:hint="eastAsia" w:eastAsia="Times New Roman"/>
              </w:rPr>
              <w:t>否</w:t>
            </w:r>
          </w:p>
        </w:tc>
      </w:tr>
      <w:tr w14:paraId="61FFC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5FBBC528">
            <w:pPr>
              <w:pStyle w:val="30"/>
              <w:rPr>
                <w:rFonts w:eastAsia="Times New Roman"/>
              </w:rPr>
            </w:pPr>
            <w:r>
              <w:rPr>
                <w:rFonts w:hint="eastAsia" w:eastAsia="Times New Roman"/>
              </w:rPr>
              <w:t>2</w:t>
            </w:r>
          </w:p>
        </w:tc>
        <w:tc>
          <w:tcPr>
            <w:tcW w:w="806" w:type="pct"/>
            <w:vAlign w:val="center"/>
          </w:tcPr>
          <w:p w14:paraId="41878924">
            <w:pPr>
              <w:pStyle w:val="30"/>
              <w:rPr>
                <w:rFonts w:eastAsia="Times New Roman"/>
              </w:rPr>
            </w:pPr>
            <w:r>
              <w:rPr>
                <w:rFonts w:eastAsia="Times New Roman"/>
              </w:rPr>
              <w:t>监管企业创新调查信息管理子系统</w:t>
            </w:r>
          </w:p>
        </w:tc>
        <w:tc>
          <w:tcPr>
            <w:tcW w:w="1372" w:type="pct"/>
            <w:vAlign w:val="center"/>
          </w:tcPr>
          <w:p w14:paraId="07A4FC5A">
            <w:pPr>
              <w:pStyle w:val="30"/>
              <w:rPr>
                <w:rFonts w:eastAsia="Times New Roman"/>
              </w:rPr>
            </w:pPr>
            <w:r>
              <w:rPr>
                <w:rFonts w:hint="eastAsia" w:eastAsia="Times New Roman"/>
              </w:rPr>
              <w:t>基本信息主表、控股信息表、参股信息表、“推动发展一批”信息表、“优化调整一批”信息表、“清理退出一批”信息表等</w:t>
            </w:r>
          </w:p>
        </w:tc>
        <w:tc>
          <w:tcPr>
            <w:tcW w:w="670" w:type="pct"/>
            <w:vAlign w:val="center"/>
          </w:tcPr>
          <w:p w14:paraId="5F71CD1A">
            <w:pPr>
              <w:pStyle w:val="30"/>
              <w:rPr>
                <w:rFonts w:eastAsia="Times New Roman"/>
              </w:rPr>
            </w:pPr>
            <w:r>
              <w:rPr>
                <w:rFonts w:hint="eastAsia" w:eastAsia="Times New Roman"/>
              </w:rPr>
              <w:t>500G</w:t>
            </w:r>
          </w:p>
        </w:tc>
        <w:tc>
          <w:tcPr>
            <w:tcW w:w="267" w:type="pct"/>
            <w:vAlign w:val="center"/>
          </w:tcPr>
          <w:p w14:paraId="2BD6586E">
            <w:pPr>
              <w:pStyle w:val="30"/>
              <w:rPr>
                <w:rFonts w:eastAsia="Times New Roman"/>
              </w:rPr>
            </w:pPr>
            <w:r>
              <w:rPr>
                <w:rFonts w:hint="eastAsia" w:eastAsia="Times New Roman"/>
              </w:rPr>
              <w:t>否</w:t>
            </w:r>
          </w:p>
        </w:tc>
        <w:tc>
          <w:tcPr>
            <w:tcW w:w="267" w:type="pct"/>
            <w:vAlign w:val="center"/>
          </w:tcPr>
          <w:p w14:paraId="590B42B6">
            <w:pPr>
              <w:pStyle w:val="30"/>
              <w:rPr>
                <w:rFonts w:eastAsia="Times New Roman"/>
              </w:rPr>
            </w:pPr>
            <w:r>
              <w:rPr>
                <w:rFonts w:hint="eastAsia" w:eastAsia="Times New Roman"/>
              </w:rPr>
              <w:t>否</w:t>
            </w:r>
          </w:p>
        </w:tc>
        <w:tc>
          <w:tcPr>
            <w:tcW w:w="272" w:type="pct"/>
            <w:vAlign w:val="center"/>
          </w:tcPr>
          <w:p w14:paraId="200B1649">
            <w:pPr>
              <w:pStyle w:val="30"/>
              <w:rPr>
                <w:rFonts w:eastAsia="Times New Roman"/>
              </w:rPr>
            </w:pPr>
            <w:r>
              <w:rPr>
                <w:rFonts w:hint="eastAsia" w:eastAsia="Times New Roman"/>
              </w:rPr>
              <w:t>否</w:t>
            </w:r>
          </w:p>
        </w:tc>
        <w:tc>
          <w:tcPr>
            <w:tcW w:w="462" w:type="pct"/>
            <w:vAlign w:val="center"/>
          </w:tcPr>
          <w:p w14:paraId="6462C403">
            <w:pPr>
              <w:pStyle w:val="30"/>
              <w:rPr>
                <w:rFonts w:eastAsia="Times New Roman"/>
              </w:rPr>
            </w:pPr>
            <w:r>
              <w:rPr>
                <w:rFonts w:hint="eastAsia" w:eastAsia="Times New Roman"/>
              </w:rPr>
              <w:t>否</w:t>
            </w:r>
          </w:p>
        </w:tc>
        <w:tc>
          <w:tcPr>
            <w:tcW w:w="548" w:type="pct"/>
            <w:vAlign w:val="center"/>
          </w:tcPr>
          <w:p w14:paraId="3C068A98">
            <w:pPr>
              <w:pStyle w:val="30"/>
              <w:rPr>
                <w:rFonts w:eastAsia="Times New Roman"/>
              </w:rPr>
            </w:pPr>
            <w:r>
              <w:rPr>
                <w:rFonts w:hint="eastAsia" w:eastAsia="Times New Roman"/>
              </w:rPr>
              <w:t>否</w:t>
            </w:r>
          </w:p>
        </w:tc>
      </w:tr>
      <w:tr w14:paraId="540F5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2D2CD9A3">
            <w:pPr>
              <w:pStyle w:val="30"/>
              <w:rPr>
                <w:rFonts w:eastAsia="Times New Roman"/>
              </w:rPr>
            </w:pPr>
            <w:r>
              <w:rPr>
                <w:rFonts w:hint="eastAsia" w:eastAsia="Times New Roman"/>
              </w:rPr>
              <w:t>3</w:t>
            </w:r>
          </w:p>
        </w:tc>
        <w:tc>
          <w:tcPr>
            <w:tcW w:w="806" w:type="pct"/>
            <w:vAlign w:val="center"/>
          </w:tcPr>
          <w:p w14:paraId="2CA61A68">
            <w:pPr>
              <w:pStyle w:val="30"/>
              <w:rPr>
                <w:rFonts w:eastAsia="Times New Roman"/>
              </w:rPr>
            </w:pPr>
            <w:r>
              <w:rPr>
                <w:rFonts w:eastAsia="Times New Roman"/>
              </w:rPr>
              <w:t>投资监管信息</w:t>
            </w:r>
            <w:r>
              <w:rPr>
                <w:rFonts w:hint="eastAsia" w:eastAsia="Times New Roman"/>
              </w:rPr>
              <w:t>管理</w:t>
            </w:r>
            <w:r>
              <w:rPr>
                <w:rFonts w:eastAsia="Times New Roman"/>
              </w:rPr>
              <w:t>子系统</w:t>
            </w:r>
          </w:p>
        </w:tc>
        <w:tc>
          <w:tcPr>
            <w:tcW w:w="1372" w:type="pct"/>
            <w:vAlign w:val="center"/>
          </w:tcPr>
          <w:p w14:paraId="7B4FD99A">
            <w:pPr>
              <w:pStyle w:val="30"/>
              <w:rPr>
                <w:rFonts w:eastAsia="Times New Roman"/>
              </w:rPr>
            </w:pPr>
            <w:r>
              <w:rPr>
                <w:rFonts w:hint="eastAsia" w:eastAsia="Times New Roman"/>
              </w:rPr>
              <w:t>项目情况报告（PDF等）</w:t>
            </w:r>
          </w:p>
        </w:tc>
        <w:tc>
          <w:tcPr>
            <w:tcW w:w="670" w:type="pct"/>
            <w:vMerge w:val="restart"/>
            <w:vAlign w:val="center"/>
          </w:tcPr>
          <w:p w14:paraId="415BD046">
            <w:pPr>
              <w:pStyle w:val="30"/>
              <w:rPr>
                <w:rFonts w:eastAsia="Times New Roman"/>
              </w:rPr>
            </w:pPr>
            <w:r>
              <w:rPr>
                <w:rFonts w:hint="eastAsia" w:eastAsia="Times New Roman"/>
              </w:rPr>
              <w:t>4024G</w:t>
            </w:r>
          </w:p>
        </w:tc>
        <w:tc>
          <w:tcPr>
            <w:tcW w:w="267" w:type="pct"/>
            <w:vAlign w:val="center"/>
          </w:tcPr>
          <w:p w14:paraId="7A51D37C">
            <w:pPr>
              <w:pStyle w:val="30"/>
              <w:rPr>
                <w:rFonts w:eastAsia="Times New Roman"/>
              </w:rPr>
            </w:pPr>
            <w:r>
              <w:rPr>
                <w:rFonts w:hint="eastAsia" w:eastAsia="Times New Roman"/>
              </w:rPr>
              <w:t>否</w:t>
            </w:r>
          </w:p>
        </w:tc>
        <w:tc>
          <w:tcPr>
            <w:tcW w:w="267" w:type="pct"/>
            <w:vAlign w:val="center"/>
          </w:tcPr>
          <w:p w14:paraId="302B35E2">
            <w:pPr>
              <w:pStyle w:val="30"/>
              <w:rPr>
                <w:rFonts w:eastAsia="Times New Roman"/>
              </w:rPr>
            </w:pPr>
            <w:r>
              <w:rPr>
                <w:rFonts w:hint="eastAsia" w:eastAsia="Times New Roman"/>
              </w:rPr>
              <w:t>否</w:t>
            </w:r>
          </w:p>
        </w:tc>
        <w:tc>
          <w:tcPr>
            <w:tcW w:w="272" w:type="pct"/>
            <w:vAlign w:val="center"/>
          </w:tcPr>
          <w:p w14:paraId="04BEE011">
            <w:pPr>
              <w:pStyle w:val="30"/>
              <w:rPr>
                <w:rFonts w:eastAsia="Times New Roman"/>
              </w:rPr>
            </w:pPr>
            <w:r>
              <w:rPr>
                <w:rFonts w:hint="eastAsia" w:eastAsia="Times New Roman"/>
              </w:rPr>
              <w:t>否</w:t>
            </w:r>
          </w:p>
        </w:tc>
        <w:tc>
          <w:tcPr>
            <w:tcW w:w="462" w:type="pct"/>
            <w:vAlign w:val="center"/>
          </w:tcPr>
          <w:p w14:paraId="29A6B229">
            <w:pPr>
              <w:pStyle w:val="30"/>
              <w:rPr>
                <w:rFonts w:eastAsia="Times New Roman"/>
              </w:rPr>
            </w:pPr>
            <w:r>
              <w:rPr>
                <w:rFonts w:hint="eastAsia" w:eastAsia="Times New Roman"/>
              </w:rPr>
              <w:t>否</w:t>
            </w:r>
          </w:p>
        </w:tc>
        <w:tc>
          <w:tcPr>
            <w:tcW w:w="548" w:type="pct"/>
            <w:vAlign w:val="center"/>
          </w:tcPr>
          <w:p w14:paraId="7B0D9B65">
            <w:pPr>
              <w:pStyle w:val="30"/>
              <w:rPr>
                <w:rFonts w:eastAsia="Times New Roman"/>
              </w:rPr>
            </w:pPr>
            <w:r>
              <w:rPr>
                <w:rFonts w:hint="eastAsia" w:eastAsia="Times New Roman"/>
              </w:rPr>
              <w:t>否</w:t>
            </w:r>
          </w:p>
        </w:tc>
      </w:tr>
      <w:tr w14:paraId="0B1EB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31" w:type="pct"/>
            <w:vAlign w:val="center"/>
          </w:tcPr>
          <w:p w14:paraId="6C6F33F1">
            <w:pPr>
              <w:pStyle w:val="30"/>
              <w:rPr>
                <w:rFonts w:eastAsia="Times New Roman"/>
              </w:rPr>
            </w:pPr>
            <w:r>
              <w:rPr>
                <w:rFonts w:hint="eastAsia" w:eastAsia="Times New Roman"/>
              </w:rPr>
              <w:t>4</w:t>
            </w:r>
          </w:p>
        </w:tc>
        <w:tc>
          <w:tcPr>
            <w:tcW w:w="806" w:type="pct"/>
            <w:vAlign w:val="center"/>
          </w:tcPr>
          <w:p w14:paraId="0128A32F">
            <w:pPr>
              <w:pStyle w:val="30"/>
              <w:rPr>
                <w:rFonts w:eastAsia="Times New Roman"/>
              </w:rPr>
            </w:pPr>
            <w:r>
              <w:rPr>
                <w:rFonts w:eastAsia="Times New Roman"/>
              </w:rPr>
              <w:t>国企改革深化提升行动量化指标采集子系统</w:t>
            </w:r>
          </w:p>
        </w:tc>
        <w:tc>
          <w:tcPr>
            <w:tcW w:w="1372" w:type="pct"/>
            <w:vAlign w:val="center"/>
          </w:tcPr>
          <w:p w14:paraId="0F08F4A7">
            <w:pPr>
              <w:pStyle w:val="30"/>
              <w:rPr>
                <w:rFonts w:eastAsia="Times New Roman"/>
              </w:rPr>
            </w:pPr>
            <w:r>
              <w:rPr>
                <w:rFonts w:hint="eastAsia" w:eastAsia="Times New Roman"/>
              </w:rPr>
              <w:t>各个监管企业的国企改革进度和指标数据</w:t>
            </w:r>
          </w:p>
        </w:tc>
        <w:tc>
          <w:tcPr>
            <w:tcW w:w="670" w:type="pct"/>
            <w:vMerge w:val="continue"/>
            <w:vAlign w:val="center"/>
          </w:tcPr>
          <w:p w14:paraId="659E7572">
            <w:pPr>
              <w:pStyle w:val="30"/>
              <w:rPr>
                <w:rFonts w:eastAsia="Times New Roman"/>
              </w:rPr>
            </w:pPr>
          </w:p>
        </w:tc>
        <w:tc>
          <w:tcPr>
            <w:tcW w:w="267" w:type="pct"/>
            <w:vAlign w:val="center"/>
          </w:tcPr>
          <w:p w14:paraId="0B0C8666">
            <w:pPr>
              <w:pStyle w:val="30"/>
              <w:rPr>
                <w:rFonts w:eastAsia="Times New Roman"/>
              </w:rPr>
            </w:pPr>
            <w:r>
              <w:rPr>
                <w:rFonts w:hint="eastAsia" w:eastAsia="Times New Roman"/>
              </w:rPr>
              <w:t>否</w:t>
            </w:r>
          </w:p>
        </w:tc>
        <w:tc>
          <w:tcPr>
            <w:tcW w:w="267" w:type="pct"/>
            <w:vAlign w:val="center"/>
          </w:tcPr>
          <w:p w14:paraId="7A8CA91B">
            <w:pPr>
              <w:pStyle w:val="30"/>
              <w:rPr>
                <w:rFonts w:eastAsia="Times New Roman"/>
              </w:rPr>
            </w:pPr>
            <w:r>
              <w:rPr>
                <w:rFonts w:hint="eastAsia" w:eastAsia="Times New Roman"/>
              </w:rPr>
              <w:t>否</w:t>
            </w:r>
          </w:p>
        </w:tc>
        <w:tc>
          <w:tcPr>
            <w:tcW w:w="272" w:type="pct"/>
            <w:vAlign w:val="center"/>
          </w:tcPr>
          <w:p w14:paraId="0140578A">
            <w:pPr>
              <w:pStyle w:val="30"/>
              <w:rPr>
                <w:rFonts w:eastAsia="Times New Roman"/>
              </w:rPr>
            </w:pPr>
            <w:r>
              <w:rPr>
                <w:rFonts w:hint="eastAsia" w:eastAsia="Times New Roman"/>
              </w:rPr>
              <w:t>否</w:t>
            </w:r>
          </w:p>
        </w:tc>
        <w:tc>
          <w:tcPr>
            <w:tcW w:w="462" w:type="pct"/>
            <w:vAlign w:val="center"/>
          </w:tcPr>
          <w:p w14:paraId="1C6AFDCF">
            <w:pPr>
              <w:pStyle w:val="30"/>
              <w:rPr>
                <w:rFonts w:eastAsia="Times New Roman"/>
              </w:rPr>
            </w:pPr>
            <w:r>
              <w:rPr>
                <w:rFonts w:hint="eastAsia" w:eastAsia="Times New Roman"/>
              </w:rPr>
              <w:t>否</w:t>
            </w:r>
          </w:p>
        </w:tc>
        <w:tc>
          <w:tcPr>
            <w:tcW w:w="548" w:type="pct"/>
            <w:vAlign w:val="center"/>
          </w:tcPr>
          <w:p w14:paraId="4F97BC46">
            <w:pPr>
              <w:pStyle w:val="30"/>
              <w:rPr>
                <w:rFonts w:eastAsia="Times New Roman"/>
              </w:rPr>
            </w:pPr>
            <w:r>
              <w:rPr>
                <w:rFonts w:hint="eastAsia" w:eastAsia="Times New Roman"/>
              </w:rPr>
              <w:t>否</w:t>
            </w:r>
          </w:p>
        </w:tc>
      </w:tr>
      <w:tr w14:paraId="3A0C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34B04A14">
            <w:pPr>
              <w:pStyle w:val="30"/>
              <w:rPr>
                <w:rFonts w:eastAsia="Times New Roman"/>
              </w:rPr>
            </w:pPr>
            <w:r>
              <w:rPr>
                <w:rFonts w:hint="eastAsia" w:eastAsia="Times New Roman"/>
              </w:rPr>
              <w:t>5</w:t>
            </w:r>
          </w:p>
        </w:tc>
        <w:tc>
          <w:tcPr>
            <w:tcW w:w="806" w:type="pct"/>
            <w:vAlign w:val="center"/>
          </w:tcPr>
          <w:p w14:paraId="6A16B21C">
            <w:pPr>
              <w:pStyle w:val="30"/>
              <w:rPr>
                <w:rFonts w:eastAsia="Times New Roman"/>
              </w:rPr>
            </w:pPr>
            <w:r>
              <w:rPr>
                <w:rFonts w:eastAsia="Times New Roman"/>
              </w:rPr>
              <w:t>监管企业持牌金融信息管理子系统</w:t>
            </w:r>
          </w:p>
        </w:tc>
        <w:tc>
          <w:tcPr>
            <w:tcW w:w="1372" w:type="pct"/>
            <w:vAlign w:val="center"/>
          </w:tcPr>
          <w:p w14:paraId="03BBDC01">
            <w:pPr>
              <w:pStyle w:val="30"/>
              <w:rPr>
                <w:rFonts w:eastAsia="Times New Roman"/>
              </w:rPr>
            </w:pPr>
            <w:r>
              <w:rPr>
                <w:rFonts w:hint="eastAsia" w:eastAsia="Times New Roman"/>
              </w:rPr>
              <w:t>基本信息主表、控股信息表、参股信息表、“推动发展一批”信息表、“优化调整一批”信息表、“清理退出一批”信息表等</w:t>
            </w:r>
          </w:p>
        </w:tc>
        <w:tc>
          <w:tcPr>
            <w:tcW w:w="670" w:type="pct"/>
            <w:vMerge w:val="continue"/>
            <w:vAlign w:val="center"/>
          </w:tcPr>
          <w:p w14:paraId="58F3C131">
            <w:pPr>
              <w:pStyle w:val="30"/>
              <w:rPr>
                <w:rFonts w:eastAsia="Times New Roman"/>
              </w:rPr>
            </w:pPr>
          </w:p>
        </w:tc>
        <w:tc>
          <w:tcPr>
            <w:tcW w:w="267" w:type="pct"/>
            <w:vAlign w:val="center"/>
          </w:tcPr>
          <w:p w14:paraId="1A4762CC">
            <w:pPr>
              <w:pStyle w:val="30"/>
              <w:rPr>
                <w:rFonts w:eastAsia="Times New Roman"/>
              </w:rPr>
            </w:pPr>
            <w:r>
              <w:rPr>
                <w:rFonts w:hint="eastAsia" w:eastAsia="Times New Roman"/>
              </w:rPr>
              <w:t>否</w:t>
            </w:r>
          </w:p>
        </w:tc>
        <w:tc>
          <w:tcPr>
            <w:tcW w:w="267" w:type="pct"/>
            <w:vAlign w:val="center"/>
          </w:tcPr>
          <w:p w14:paraId="3FA5F876">
            <w:pPr>
              <w:pStyle w:val="30"/>
              <w:rPr>
                <w:rFonts w:eastAsia="Times New Roman"/>
              </w:rPr>
            </w:pPr>
            <w:r>
              <w:rPr>
                <w:rFonts w:hint="eastAsia" w:eastAsia="Times New Roman"/>
              </w:rPr>
              <w:t>否</w:t>
            </w:r>
          </w:p>
        </w:tc>
        <w:tc>
          <w:tcPr>
            <w:tcW w:w="272" w:type="pct"/>
            <w:vAlign w:val="center"/>
          </w:tcPr>
          <w:p w14:paraId="5D39A43A">
            <w:pPr>
              <w:pStyle w:val="30"/>
              <w:rPr>
                <w:rFonts w:eastAsia="Times New Roman"/>
              </w:rPr>
            </w:pPr>
            <w:r>
              <w:rPr>
                <w:rFonts w:hint="eastAsia" w:eastAsia="Times New Roman"/>
              </w:rPr>
              <w:t>否</w:t>
            </w:r>
          </w:p>
        </w:tc>
        <w:tc>
          <w:tcPr>
            <w:tcW w:w="462" w:type="pct"/>
            <w:vAlign w:val="center"/>
          </w:tcPr>
          <w:p w14:paraId="075E2B5A">
            <w:pPr>
              <w:pStyle w:val="30"/>
              <w:rPr>
                <w:rFonts w:eastAsia="Times New Roman"/>
              </w:rPr>
            </w:pPr>
            <w:r>
              <w:rPr>
                <w:rFonts w:hint="eastAsia" w:eastAsia="Times New Roman"/>
              </w:rPr>
              <w:t>否</w:t>
            </w:r>
          </w:p>
        </w:tc>
        <w:tc>
          <w:tcPr>
            <w:tcW w:w="548" w:type="pct"/>
            <w:vAlign w:val="center"/>
          </w:tcPr>
          <w:p w14:paraId="42B1CCD9">
            <w:pPr>
              <w:pStyle w:val="30"/>
              <w:rPr>
                <w:rFonts w:eastAsia="Times New Roman"/>
              </w:rPr>
            </w:pPr>
            <w:r>
              <w:rPr>
                <w:rFonts w:hint="eastAsia" w:eastAsia="Times New Roman"/>
              </w:rPr>
              <w:t>否</w:t>
            </w:r>
          </w:p>
        </w:tc>
      </w:tr>
      <w:tr w14:paraId="5D5D9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0CB0DFD0">
            <w:pPr>
              <w:pStyle w:val="30"/>
              <w:rPr>
                <w:rFonts w:eastAsia="Times New Roman"/>
              </w:rPr>
            </w:pPr>
            <w:r>
              <w:rPr>
                <w:rFonts w:hint="eastAsia" w:eastAsia="Times New Roman"/>
              </w:rPr>
              <w:t>6</w:t>
            </w:r>
          </w:p>
        </w:tc>
        <w:tc>
          <w:tcPr>
            <w:tcW w:w="806" w:type="pct"/>
            <w:vAlign w:val="center"/>
          </w:tcPr>
          <w:p w14:paraId="7886F12C">
            <w:pPr>
              <w:pStyle w:val="30"/>
              <w:rPr>
                <w:rFonts w:eastAsia="Times New Roman"/>
              </w:rPr>
            </w:pPr>
            <w:r>
              <w:rPr>
                <w:rFonts w:eastAsia="Times New Roman"/>
              </w:rPr>
              <w:t>境外国有资产摸底调查子系统</w:t>
            </w:r>
          </w:p>
        </w:tc>
        <w:tc>
          <w:tcPr>
            <w:tcW w:w="1372" w:type="pct"/>
            <w:vAlign w:val="center"/>
          </w:tcPr>
          <w:p w14:paraId="6BDF112E">
            <w:pPr>
              <w:pStyle w:val="30"/>
              <w:rPr>
                <w:rFonts w:eastAsia="Times New Roman"/>
              </w:rPr>
            </w:pPr>
            <w:r>
              <w:rPr>
                <w:rFonts w:hint="eastAsia" w:eastAsia="Times New Roman"/>
              </w:rPr>
              <w:t>企业管控情况相关信息、境外企业管控情况相关信息、境外工程调查相关信息等。</w:t>
            </w:r>
          </w:p>
        </w:tc>
        <w:tc>
          <w:tcPr>
            <w:tcW w:w="670" w:type="pct"/>
            <w:vMerge w:val="continue"/>
            <w:vAlign w:val="center"/>
          </w:tcPr>
          <w:p w14:paraId="67A2F6A3">
            <w:pPr>
              <w:pStyle w:val="30"/>
              <w:rPr>
                <w:rFonts w:eastAsia="Times New Roman"/>
              </w:rPr>
            </w:pPr>
          </w:p>
        </w:tc>
        <w:tc>
          <w:tcPr>
            <w:tcW w:w="267" w:type="pct"/>
            <w:vAlign w:val="center"/>
          </w:tcPr>
          <w:p w14:paraId="71DCBED4">
            <w:pPr>
              <w:pStyle w:val="30"/>
              <w:rPr>
                <w:rFonts w:eastAsia="Times New Roman"/>
              </w:rPr>
            </w:pPr>
            <w:r>
              <w:rPr>
                <w:rFonts w:hint="eastAsia" w:eastAsia="Times New Roman"/>
              </w:rPr>
              <w:t>否</w:t>
            </w:r>
          </w:p>
        </w:tc>
        <w:tc>
          <w:tcPr>
            <w:tcW w:w="267" w:type="pct"/>
            <w:vAlign w:val="center"/>
          </w:tcPr>
          <w:p w14:paraId="3C91AF45">
            <w:pPr>
              <w:pStyle w:val="30"/>
              <w:rPr>
                <w:rFonts w:eastAsia="Times New Roman"/>
              </w:rPr>
            </w:pPr>
            <w:r>
              <w:rPr>
                <w:rFonts w:hint="eastAsia" w:eastAsia="Times New Roman"/>
              </w:rPr>
              <w:t>否</w:t>
            </w:r>
          </w:p>
        </w:tc>
        <w:tc>
          <w:tcPr>
            <w:tcW w:w="272" w:type="pct"/>
            <w:vAlign w:val="center"/>
          </w:tcPr>
          <w:p w14:paraId="3BFDC568">
            <w:pPr>
              <w:pStyle w:val="30"/>
              <w:rPr>
                <w:rFonts w:eastAsia="Times New Roman"/>
              </w:rPr>
            </w:pPr>
            <w:r>
              <w:rPr>
                <w:rFonts w:hint="eastAsia" w:eastAsia="Times New Roman"/>
              </w:rPr>
              <w:t>否</w:t>
            </w:r>
          </w:p>
        </w:tc>
        <w:tc>
          <w:tcPr>
            <w:tcW w:w="462" w:type="pct"/>
            <w:vAlign w:val="center"/>
          </w:tcPr>
          <w:p w14:paraId="118AEA5F">
            <w:pPr>
              <w:pStyle w:val="30"/>
              <w:rPr>
                <w:rFonts w:eastAsia="Times New Roman"/>
              </w:rPr>
            </w:pPr>
            <w:r>
              <w:rPr>
                <w:rFonts w:hint="eastAsia" w:eastAsia="Times New Roman"/>
              </w:rPr>
              <w:t>否</w:t>
            </w:r>
          </w:p>
        </w:tc>
        <w:tc>
          <w:tcPr>
            <w:tcW w:w="548" w:type="pct"/>
            <w:vAlign w:val="center"/>
          </w:tcPr>
          <w:p w14:paraId="194DEBD9">
            <w:pPr>
              <w:pStyle w:val="30"/>
              <w:rPr>
                <w:rFonts w:eastAsia="Times New Roman"/>
              </w:rPr>
            </w:pPr>
            <w:r>
              <w:rPr>
                <w:rFonts w:hint="eastAsia" w:eastAsia="Times New Roman"/>
              </w:rPr>
              <w:t>否</w:t>
            </w:r>
          </w:p>
        </w:tc>
      </w:tr>
      <w:tr w14:paraId="26013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69E46A7B">
            <w:pPr>
              <w:pStyle w:val="30"/>
              <w:rPr>
                <w:rFonts w:eastAsia="Times New Roman"/>
              </w:rPr>
            </w:pPr>
            <w:r>
              <w:rPr>
                <w:rFonts w:hint="eastAsia" w:eastAsia="Times New Roman"/>
              </w:rPr>
              <w:t>7</w:t>
            </w:r>
          </w:p>
        </w:tc>
        <w:tc>
          <w:tcPr>
            <w:tcW w:w="806" w:type="pct"/>
            <w:vAlign w:val="center"/>
          </w:tcPr>
          <w:p w14:paraId="7AD5ECE9">
            <w:pPr>
              <w:pStyle w:val="30"/>
              <w:rPr>
                <w:rFonts w:eastAsia="Times New Roman"/>
              </w:rPr>
            </w:pPr>
            <w:r>
              <w:rPr>
                <w:rFonts w:eastAsia="Times New Roman"/>
              </w:rPr>
              <w:t>股权和分红激励信息管理子系统</w:t>
            </w:r>
          </w:p>
        </w:tc>
        <w:tc>
          <w:tcPr>
            <w:tcW w:w="1372" w:type="pct"/>
            <w:vAlign w:val="center"/>
          </w:tcPr>
          <w:p w14:paraId="7BEEACFD">
            <w:pPr>
              <w:pStyle w:val="30"/>
              <w:rPr>
                <w:rFonts w:eastAsia="Times New Roman"/>
              </w:rPr>
            </w:pPr>
            <w:r>
              <w:rPr>
                <w:rFonts w:eastAsia="Times New Roman"/>
              </w:rPr>
              <w:t>基本信息主表、控股信息表、参股信息表、</w:t>
            </w:r>
            <w:r>
              <w:rPr>
                <w:rFonts w:hint="eastAsia" w:eastAsia="Times New Roman"/>
              </w:rPr>
              <w:t>“</w:t>
            </w:r>
            <w:r>
              <w:rPr>
                <w:rFonts w:eastAsia="Times New Roman"/>
              </w:rPr>
              <w:t>推动发展一批</w:t>
            </w:r>
            <w:r>
              <w:rPr>
                <w:rFonts w:hint="eastAsia" w:eastAsia="Times New Roman"/>
              </w:rPr>
              <w:t>”</w:t>
            </w:r>
            <w:r>
              <w:rPr>
                <w:rFonts w:eastAsia="Times New Roman"/>
              </w:rPr>
              <w:t>信息表、</w:t>
            </w:r>
            <w:r>
              <w:rPr>
                <w:rFonts w:hint="eastAsia" w:eastAsia="Times New Roman"/>
              </w:rPr>
              <w:t>“</w:t>
            </w:r>
            <w:r>
              <w:rPr>
                <w:rFonts w:eastAsia="Times New Roman"/>
              </w:rPr>
              <w:t>优化调整一批</w:t>
            </w:r>
            <w:r>
              <w:rPr>
                <w:rFonts w:hint="eastAsia" w:eastAsia="Times New Roman"/>
              </w:rPr>
              <w:t>”</w:t>
            </w:r>
            <w:r>
              <w:rPr>
                <w:rFonts w:eastAsia="Times New Roman"/>
              </w:rPr>
              <w:t>信息表、</w:t>
            </w:r>
            <w:r>
              <w:rPr>
                <w:rFonts w:hint="eastAsia" w:eastAsia="Times New Roman"/>
              </w:rPr>
              <w:t>“</w:t>
            </w:r>
            <w:r>
              <w:rPr>
                <w:rFonts w:eastAsia="Times New Roman"/>
              </w:rPr>
              <w:t>清理退出一批</w:t>
            </w:r>
            <w:r>
              <w:rPr>
                <w:rFonts w:hint="eastAsia" w:eastAsia="Times New Roman"/>
              </w:rPr>
              <w:t>”</w:t>
            </w:r>
            <w:r>
              <w:rPr>
                <w:rFonts w:eastAsia="Times New Roman"/>
              </w:rPr>
              <w:t>信息表等</w:t>
            </w:r>
          </w:p>
        </w:tc>
        <w:tc>
          <w:tcPr>
            <w:tcW w:w="670" w:type="pct"/>
            <w:vMerge w:val="continue"/>
            <w:vAlign w:val="center"/>
          </w:tcPr>
          <w:p w14:paraId="0E6F59FA">
            <w:pPr>
              <w:pStyle w:val="30"/>
              <w:rPr>
                <w:rFonts w:eastAsia="Times New Roman"/>
              </w:rPr>
            </w:pPr>
          </w:p>
        </w:tc>
        <w:tc>
          <w:tcPr>
            <w:tcW w:w="267" w:type="pct"/>
            <w:vAlign w:val="center"/>
          </w:tcPr>
          <w:p w14:paraId="60DB8D3B">
            <w:pPr>
              <w:pStyle w:val="30"/>
              <w:rPr>
                <w:rFonts w:eastAsia="Times New Roman"/>
              </w:rPr>
            </w:pPr>
            <w:r>
              <w:rPr>
                <w:rFonts w:hint="eastAsia" w:eastAsia="Times New Roman"/>
              </w:rPr>
              <w:t>否</w:t>
            </w:r>
          </w:p>
        </w:tc>
        <w:tc>
          <w:tcPr>
            <w:tcW w:w="267" w:type="pct"/>
            <w:vAlign w:val="center"/>
          </w:tcPr>
          <w:p w14:paraId="61C6003A">
            <w:pPr>
              <w:pStyle w:val="30"/>
              <w:rPr>
                <w:rFonts w:eastAsia="Times New Roman"/>
              </w:rPr>
            </w:pPr>
            <w:r>
              <w:rPr>
                <w:rFonts w:hint="eastAsia" w:eastAsia="Times New Roman"/>
              </w:rPr>
              <w:t>否</w:t>
            </w:r>
          </w:p>
        </w:tc>
        <w:tc>
          <w:tcPr>
            <w:tcW w:w="272" w:type="pct"/>
            <w:vAlign w:val="center"/>
          </w:tcPr>
          <w:p w14:paraId="04038B37">
            <w:pPr>
              <w:pStyle w:val="30"/>
              <w:rPr>
                <w:rFonts w:eastAsia="Times New Roman"/>
              </w:rPr>
            </w:pPr>
            <w:r>
              <w:rPr>
                <w:rFonts w:hint="eastAsia" w:eastAsia="Times New Roman"/>
              </w:rPr>
              <w:t>否</w:t>
            </w:r>
          </w:p>
        </w:tc>
        <w:tc>
          <w:tcPr>
            <w:tcW w:w="462" w:type="pct"/>
            <w:vAlign w:val="center"/>
          </w:tcPr>
          <w:p w14:paraId="17005DCD">
            <w:pPr>
              <w:pStyle w:val="30"/>
              <w:rPr>
                <w:rFonts w:eastAsia="Times New Roman"/>
              </w:rPr>
            </w:pPr>
            <w:r>
              <w:rPr>
                <w:rFonts w:hint="eastAsia" w:eastAsia="Times New Roman"/>
              </w:rPr>
              <w:t>否</w:t>
            </w:r>
          </w:p>
        </w:tc>
        <w:tc>
          <w:tcPr>
            <w:tcW w:w="548" w:type="pct"/>
            <w:vAlign w:val="center"/>
          </w:tcPr>
          <w:p w14:paraId="041B4A62">
            <w:pPr>
              <w:pStyle w:val="30"/>
              <w:rPr>
                <w:rFonts w:eastAsia="Times New Roman"/>
              </w:rPr>
            </w:pPr>
            <w:r>
              <w:rPr>
                <w:rFonts w:hint="eastAsia" w:eastAsia="Times New Roman"/>
              </w:rPr>
              <w:t>否</w:t>
            </w:r>
          </w:p>
        </w:tc>
      </w:tr>
      <w:tr w14:paraId="4B86A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183FD366">
            <w:pPr>
              <w:pStyle w:val="30"/>
              <w:rPr>
                <w:rFonts w:eastAsia="Times New Roman"/>
              </w:rPr>
            </w:pPr>
            <w:r>
              <w:rPr>
                <w:rFonts w:hint="eastAsia" w:eastAsia="Times New Roman"/>
              </w:rPr>
              <w:t>8</w:t>
            </w:r>
          </w:p>
        </w:tc>
        <w:tc>
          <w:tcPr>
            <w:tcW w:w="806" w:type="pct"/>
            <w:vAlign w:val="center"/>
          </w:tcPr>
          <w:p w14:paraId="639DB656">
            <w:pPr>
              <w:pStyle w:val="30"/>
              <w:rPr>
                <w:rFonts w:eastAsia="Times New Roman"/>
              </w:rPr>
            </w:pPr>
            <w:r>
              <w:rPr>
                <w:rFonts w:hint="eastAsia" w:eastAsia="Times New Roman"/>
              </w:rPr>
              <w:t>国有房地资产信息监管子系统</w:t>
            </w:r>
          </w:p>
        </w:tc>
        <w:tc>
          <w:tcPr>
            <w:tcW w:w="1372" w:type="pct"/>
            <w:vAlign w:val="center"/>
          </w:tcPr>
          <w:p w14:paraId="3468E99E">
            <w:pPr>
              <w:pStyle w:val="30"/>
              <w:rPr>
                <w:rFonts w:eastAsia="Times New Roman"/>
              </w:rPr>
            </w:pPr>
            <w:r>
              <w:rPr>
                <w:rFonts w:hint="eastAsia" w:eastAsia="Times New Roman"/>
              </w:rPr>
              <w:t>房地权证数据、房地出租出借数据、房地价值数据</w:t>
            </w:r>
          </w:p>
        </w:tc>
        <w:tc>
          <w:tcPr>
            <w:tcW w:w="670" w:type="pct"/>
            <w:vMerge w:val="continue"/>
            <w:vAlign w:val="center"/>
          </w:tcPr>
          <w:p w14:paraId="37D72D36">
            <w:pPr>
              <w:pStyle w:val="30"/>
              <w:rPr>
                <w:rFonts w:eastAsia="Times New Roman"/>
              </w:rPr>
            </w:pPr>
          </w:p>
        </w:tc>
        <w:tc>
          <w:tcPr>
            <w:tcW w:w="267" w:type="pct"/>
            <w:vAlign w:val="center"/>
          </w:tcPr>
          <w:p w14:paraId="54EE5026">
            <w:pPr>
              <w:pStyle w:val="30"/>
              <w:rPr>
                <w:rFonts w:eastAsia="Times New Roman"/>
              </w:rPr>
            </w:pPr>
            <w:r>
              <w:rPr>
                <w:rFonts w:hint="eastAsia" w:eastAsia="Times New Roman"/>
              </w:rPr>
              <w:t>否</w:t>
            </w:r>
          </w:p>
        </w:tc>
        <w:tc>
          <w:tcPr>
            <w:tcW w:w="267" w:type="pct"/>
            <w:vAlign w:val="center"/>
          </w:tcPr>
          <w:p w14:paraId="5585B259">
            <w:pPr>
              <w:pStyle w:val="30"/>
              <w:rPr>
                <w:rFonts w:eastAsia="Times New Roman"/>
              </w:rPr>
            </w:pPr>
            <w:r>
              <w:rPr>
                <w:rFonts w:hint="eastAsia" w:eastAsia="Times New Roman"/>
              </w:rPr>
              <w:t>否</w:t>
            </w:r>
          </w:p>
        </w:tc>
        <w:tc>
          <w:tcPr>
            <w:tcW w:w="272" w:type="pct"/>
            <w:vAlign w:val="center"/>
          </w:tcPr>
          <w:p w14:paraId="0517D36E">
            <w:pPr>
              <w:pStyle w:val="30"/>
              <w:rPr>
                <w:rFonts w:eastAsia="Times New Roman"/>
              </w:rPr>
            </w:pPr>
            <w:r>
              <w:rPr>
                <w:rFonts w:hint="eastAsia" w:eastAsia="Times New Roman"/>
              </w:rPr>
              <w:t>否</w:t>
            </w:r>
          </w:p>
        </w:tc>
        <w:tc>
          <w:tcPr>
            <w:tcW w:w="462" w:type="pct"/>
            <w:vAlign w:val="center"/>
          </w:tcPr>
          <w:p w14:paraId="7E16E74B">
            <w:pPr>
              <w:pStyle w:val="30"/>
              <w:rPr>
                <w:rFonts w:eastAsia="Times New Roman"/>
              </w:rPr>
            </w:pPr>
            <w:r>
              <w:rPr>
                <w:rFonts w:hint="eastAsia" w:eastAsia="Times New Roman"/>
              </w:rPr>
              <w:t>否</w:t>
            </w:r>
          </w:p>
        </w:tc>
        <w:tc>
          <w:tcPr>
            <w:tcW w:w="548" w:type="pct"/>
            <w:vAlign w:val="center"/>
          </w:tcPr>
          <w:p w14:paraId="4FB41B43">
            <w:pPr>
              <w:pStyle w:val="30"/>
              <w:rPr>
                <w:rFonts w:eastAsia="Times New Roman"/>
              </w:rPr>
            </w:pPr>
            <w:r>
              <w:rPr>
                <w:rFonts w:hint="eastAsia" w:eastAsia="Times New Roman"/>
              </w:rPr>
              <w:t>否</w:t>
            </w:r>
          </w:p>
        </w:tc>
      </w:tr>
      <w:tr w14:paraId="638C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088C4949">
            <w:pPr>
              <w:pStyle w:val="30"/>
              <w:rPr>
                <w:rFonts w:eastAsia="Times New Roman"/>
              </w:rPr>
            </w:pPr>
            <w:r>
              <w:rPr>
                <w:rFonts w:hint="eastAsia" w:eastAsia="Times New Roman"/>
              </w:rPr>
              <w:t>9</w:t>
            </w:r>
          </w:p>
        </w:tc>
        <w:tc>
          <w:tcPr>
            <w:tcW w:w="806" w:type="pct"/>
            <w:vAlign w:val="center"/>
          </w:tcPr>
          <w:p w14:paraId="08E4240E">
            <w:pPr>
              <w:pStyle w:val="30"/>
              <w:rPr>
                <w:rFonts w:eastAsia="Times New Roman"/>
              </w:rPr>
            </w:pPr>
            <w:r>
              <w:rPr>
                <w:rFonts w:eastAsia="Times New Roman"/>
              </w:rPr>
              <w:t>老干部服务管理子系统</w:t>
            </w:r>
          </w:p>
        </w:tc>
        <w:tc>
          <w:tcPr>
            <w:tcW w:w="1372" w:type="pct"/>
            <w:vAlign w:val="center"/>
          </w:tcPr>
          <w:p w14:paraId="3347D8D8">
            <w:pPr>
              <w:pStyle w:val="30"/>
              <w:rPr>
                <w:rFonts w:eastAsia="Times New Roman"/>
              </w:rPr>
            </w:pPr>
            <w:r>
              <w:rPr>
                <w:rFonts w:hint="eastAsia" w:eastAsia="Times New Roman"/>
              </w:rPr>
              <w:t>结构化数据：基础类数据、流程类数据、权限类数据日志类数据等；非结构化数据：包括用户上传的非结构化数据，比如 Excel、Word、PDF以及各种类型的图片数据。</w:t>
            </w:r>
          </w:p>
        </w:tc>
        <w:tc>
          <w:tcPr>
            <w:tcW w:w="670" w:type="pct"/>
            <w:vMerge w:val="continue"/>
            <w:vAlign w:val="center"/>
          </w:tcPr>
          <w:p w14:paraId="6656B34E">
            <w:pPr>
              <w:pStyle w:val="30"/>
              <w:rPr>
                <w:rFonts w:eastAsia="Times New Roman"/>
              </w:rPr>
            </w:pPr>
          </w:p>
        </w:tc>
        <w:tc>
          <w:tcPr>
            <w:tcW w:w="267" w:type="pct"/>
            <w:vAlign w:val="center"/>
          </w:tcPr>
          <w:p w14:paraId="27299333">
            <w:pPr>
              <w:pStyle w:val="30"/>
              <w:rPr>
                <w:rFonts w:eastAsia="Times New Roman"/>
              </w:rPr>
            </w:pPr>
            <w:r>
              <w:rPr>
                <w:rFonts w:hint="eastAsia" w:eastAsia="Times New Roman"/>
              </w:rPr>
              <w:t>否</w:t>
            </w:r>
          </w:p>
        </w:tc>
        <w:tc>
          <w:tcPr>
            <w:tcW w:w="267" w:type="pct"/>
            <w:vAlign w:val="center"/>
          </w:tcPr>
          <w:p w14:paraId="0100D988">
            <w:pPr>
              <w:pStyle w:val="30"/>
              <w:rPr>
                <w:rFonts w:eastAsia="Times New Roman"/>
              </w:rPr>
            </w:pPr>
            <w:r>
              <w:rPr>
                <w:rFonts w:hint="eastAsia" w:eastAsia="Times New Roman"/>
              </w:rPr>
              <w:t>否</w:t>
            </w:r>
          </w:p>
        </w:tc>
        <w:tc>
          <w:tcPr>
            <w:tcW w:w="272" w:type="pct"/>
            <w:vAlign w:val="center"/>
          </w:tcPr>
          <w:p w14:paraId="18A5ED42">
            <w:pPr>
              <w:pStyle w:val="30"/>
              <w:rPr>
                <w:rFonts w:eastAsia="Times New Roman"/>
              </w:rPr>
            </w:pPr>
            <w:r>
              <w:rPr>
                <w:rFonts w:hint="eastAsia" w:eastAsia="Times New Roman"/>
              </w:rPr>
              <w:t>否</w:t>
            </w:r>
          </w:p>
        </w:tc>
        <w:tc>
          <w:tcPr>
            <w:tcW w:w="462" w:type="pct"/>
            <w:vAlign w:val="center"/>
          </w:tcPr>
          <w:p w14:paraId="308BAEF5">
            <w:pPr>
              <w:pStyle w:val="30"/>
              <w:rPr>
                <w:rFonts w:eastAsia="Times New Roman"/>
              </w:rPr>
            </w:pPr>
            <w:r>
              <w:rPr>
                <w:rFonts w:hint="eastAsia" w:eastAsia="Times New Roman"/>
              </w:rPr>
              <w:t>否</w:t>
            </w:r>
          </w:p>
        </w:tc>
        <w:tc>
          <w:tcPr>
            <w:tcW w:w="548" w:type="pct"/>
            <w:vAlign w:val="center"/>
          </w:tcPr>
          <w:p w14:paraId="79C3B1E6">
            <w:pPr>
              <w:pStyle w:val="30"/>
              <w:rPr>
                <w:rFonts w:eastAsia="Times New Roman"/>
              </w:rPr>
            </w:pPr>
            <w:r>
              <w:rPr>
                <w:rFonts w:hint="eastAsia" w:eastAsia="Times New Roman"/>
              </w:rPr>
              <w:t>否</w:t>
            </w:r>
          </w:p>
        </w:tc>
      </w:tr>
      <w:tr w14:paraId="7673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27A08824">
            <w:pPr>
              <w:pStyle w:val="30"/>
              <w:rPr>
                <w:rFonts w:eastAsia="Times New Roman"/>
              </w:rPr>
            </w:pPr>
            <w:r>
              <w:rPr>
                <w:rFonts w:hint="eastAsia" w:eastAsia="Times New Roman"/>
              </w:rPr>
              <w:t>10</w:t>
            </w:r>
          </w:p>
        </w:tc>
        <w:tc>
          <w:tcPr>
            <w:tcW w:w="806" w:type="pct"/>
            <w:vAlign w:val="center"/>
          </w:tcPr>
          <w:p w14:paraId="54939CF3">
            <w:pPr>
              <w:pStyle w:val="30"/>
              <w:rPr>
                <w:rFonts w:eastAsia="Times New Roman"/>
              </w:rPr>
            </w:pPr>
            <w:r>
              <w:rPr>
                <w:rFonts w:eastAsia="Times New Roman"/>
              </w:rPr>
              <w:t>监管门户</w:t>
            </w:r>
          </w:p>
        </w:tc>
        <w:tc>
          <w:tcPr>
            <w:tcW w:w="1372" w:type="pct"/>
            <w:vAlign w:val="center"/>
          </w:tcPr>
          <w:p w14:paraId="3DF9083E">
            <w:pPr>
              <w:pStyle w:val="30"/>
              <w:rPr>
                <w:rFonts w:eastAsia="Times New Roman"/>
              </w:rPr>
            </w:pPr>
            <w:r>
              <w:rPr>
                <w:rFonts w:hint="eastAsia" w:eastAsia="Times New Roman"/>
              </w:rPr>
              <w:t>结构化数据：结构化数据：基础类数据、流程类数据、权限类数据日志类数据等；非结构化数据：包括用户上传的非结构化数据，比如 Excel、Word、PDF以及各种类型的图片数据。</w:t>
            </w:r>
          </w:p>
        </w:tc>
        <w:tc>
          <w:tcPr>
            <w:tcW w:w="670" w:type="pct"/>
            <w:vMerge w:val="continue"/>
            <w:vAlign w:val="center"/>
          </w:tcPr>
          <w:p w14:paraId="15BE16EE">
            <w:pPr>
              <w:pStyle w:val="30"/>
              <w:rPr>
                <w:rFonts w:eastAsia="Times New Roman"/>
              </w:rPr>
            </w:pPr>
          </w:p>
        </w:tc>
        <w:tc>
          <w:tcPr>
            <w:tcW w:w="267" w:type="pct"/>
            <w:vAlign w:val="center"/>
          </w:tcPr>
          <w:p w14:paraId="38826B39">
            <w:pPr>
              <w:pStyle w:val="30"/>
              <w:rPr>
                <w:rFonts w:eastAsia="Times New Roman"/>
              </w:rPr>
            </w:pPr>
            <w:r>
              <w:rPr>
                <w:rFonts w:hint="eastAsia" w:eastAsia="Times New Roman"/>
              </w:rPr>
              <w:t>否</w:t>
            </w:r>
          </w:p>
        </w:tc>
        <w:tc>
          <w:tcPr>
            <w:tcW w:w="267" w:type="pct"/>
            <w:vAlign w:val="center"/>
          </w:tcPr>
          <w:p w14:paraId="7E583D79">
            <w:pPr>
              <w:pStyle w:val="30"/>
              <w:rPr>
                <w:rFonts w:eastAsia="Times New Roman"/>
              </w:rPr>
            </w:pPr>
            <w:r>
              <w:rPr>
                <w:rFonts w:hint="eastAsia" w:eastAsia="Times New Roman"/>
              </w:rPr>
              <w:t>否</w:t>
            </w:r>
          </w:p>
        </w:tc>
        <w:tc>
          <w:tcPr>
            <w:tcW w:w="272" w:type="pct"/>
            <w:vAlign w:val="center"/>
          </w:tcPr>
          <w:p w14:paraId="1A3B4E02">
            <w:pPr>
              <w:pStyle w:val="30"/>
              <w:rPr>
                <w:rFonts w:eastAsia="Times New Roman"/>
              </w:rPr>
            </w:pPr>
            <w:r>
              <w:rPr>
                <w:rFonts w:hint="eastAsia" w:eastAsia="Times New Roman"/>
              </w:rPr>
              <w:t>否</w:t>
            </w:r>
          </w:p>
        </w:tc>
        <w:tc>
          <w:tcPr>
            <w:tcW w:w="462" w:type="pct"/>
            <w:vAlign w:val="center"/>
          </w:tcPr>
          <w:p w14:paraId="702C70B9">
            <w:pPr>
              <w:pStyle w:val="30"/>
              <w:rPr>
                <w:rFonts w:eastAsia="Times New Roman"/>
              </w:rPr>
            </w:pPr>
            <w:r>
              <w:rPr>
                <w:rFonts w:hint="eastAsia" w:eastAsia="Times New Roman"/>
              </w:rPr>
              <w:t>否</w:t>
            </w:r>
          </w:p>
        </w:tc>
        <w:tc>
          <w:tcPr>
            <w:tcW w:w="548" w:type="pct"/>
            <w:vAlign w:val="center"/>
          </w:tcPr>
          <w:p w14:paraId="73ED6CC7">
            <w:pPr>
              <w:pStyle w:val="30"/>
              <w:rPr>
                <w:rFonts w:eastAsia="Times New Roman"/>
              </w:rPr>
            </w:pPr>
            <w:r>
              <w:rPr>
                <w:rFonts w:hint="eastAsia" w:eastAsia="Times New Roman"/>
              </w:rPr>
              <w:t>否</w:t>
            </w:r>
          </w:p>
        </w:tc>
      </w:tr>
      <w:tr w14:paraId="361C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36C67279">
            <w:pPr>
              <w:pStyle w:val="30"/>
              <w:rPr>
                <w:rFonts w:eastAsia="Times New Roman"/>
              </w:rPr>
            </w:pPr>
            <w:r>
              <w:rPr>
                <w:rFonts w:hint="eastAsia" w:eastAsia="Times New Roman"/>
              </w:rPr>
              <w:t>11</w:t>
            </w:r>
          </w:p>
        </w:tc>
        <w:tc>
          <w:tcPr>
            <w:tcW w:w="806" w:type="pct"/>
            <w:vAlign w:val="center"/>
          </w:tcPr>
          <w:p w14:paraId="76224BB8">
            <w:pPr>
              <w:pStyle w:val="30"/>
              <w:rPr>
                <w:rFonts w:eastAsia="Times New Roman"/>
              </w:rPr>
            </w:pPr>
            <w:r>
              <w:rPr>
                <w:rFonts w:eastAsia="Times New Roman"/>
              </w:rPr>
              <w:t>企业服务大厅</w:t>
            </w:r>
          </w:p>
        </w:tc>
        <w:tc>
          <w:tcPr>
            <w:tcW w:w="1372" w:type="pct"/>
            <w:vAlign w:val="center"/>
          </w:tcPr>
          <w:p w14:paraId="1CBFC1CA">
            <w:pPr>
              <w:pStyle w:val="30"/>
              <w:rPr>
                <w:rFonts w:eastAsia="Times New Roman"/>
              </w:rPr>
            </w:pPr>
            <w:r>
              <w:rPr>
                <w:rFonts w:hint="eastAsia" w:eastAsia="Times New Roman"/>
              </w:rPr>
              <w:t>结构化数据：结构化数据：基础类数据、流程类数据、权限类数据日志类数据等；非结构化数据：包括用户上传的非结构化数据，比如 Excel、Word、PDF以及各种类型的图片数据。</w:t>
            </w:r>
          </w:p>
        </w:tc>
        <w:tc>
          <w:tcPr>
            <w:tcW w:w="670" w:type="pct"/>
            <w:vMerge w:val="continue"/>
            <w:vAlign w:val="center"/>
          </w:tcPr>
          <w:p w14:paraId="037A2440">
            <w:pPr>
              <w:pStyle w:val="30"/>
              <w:rPr>
                <w:rFonts w:eastAsia="Times New Roman"/>
              </w:rPr>
            </w:pPr>
          </w:p>
        </w:tc>
        <w:tc>
          <w:tcPr>
            <w:tcW w:w="267" w:type="pct"/>
            <w:vAlign w:val="center"/>
          </w:tcPr>
          <w:p w14:paraId="7FCD51C2">
            <w:pPr>
              <w:pStyle w:val="30"/>
              <w:rPr>
                <w:rFonts w:eastAsia="Times New Roman"/>
              </w:rPr>
            </w:pPr>
            <w:r>
              <w:rPr>
                <w:rFonts w:hint="eastAsia" w:eastAsia="Times New Roman"/>
              </w:rPr>
              <w:t>否</w:t>
            </w:r>
          </w:p>
        </w:tc>
        <w:tc>
          <w:tcPr>
            <w:tcW w:w="267" w:type="pct"/>
            <w:vAlign w:val="center"/>
          </w:tcPr>
          <w:p w14:paraId="02C68D9F">
            <w:pPr>
              <w:pStyle w:val="30"/>
              <w:rPr>
                <w:rFonts w:eastAsia="Times New Roman"/>
              </w:rPr>
            </w:pPr>
            <w:r>
              <w:rPr>
                <w:rFonts w:hint="eastAsia" w:eastAsia="Times New Roman"/>
              </w:rPr>
              <w:t>否</w:t>
            </w:r>
          </w:p>
        </w:tc>
        <w:tc>
          <w:tcPr>
            <w:tcW w:w="272" w:type="pct"/>
            <w:vAlign w:val="center"/>
          </w:tcPr>
          <w:p w14:paraId="1633AFE8">
            <w:pPr>
              <w:pStyle w:val="30"/>
              <w:rPr>
                <w:rFonts w:eastAsia="Times New Roman"/>
              </w:rPr>
            </w:pPr>
            <w:r>
              <w:rPr>
                <w:rFonts w:hint="eastAsia" w:eastAsia="Times New Roman"/>
              </w:rPr>
              <w:t>否</w:t>
            </w:r>
          </w:p>
        </w:tc>
        <w:tc>
          <w:tcPr>
            <w:tcW w:w="462" w:type="pct"/>
            <w:vAlign w:val="center"/>
          </w:tcPr>
          <w:p w14:paraId="57F01207">
            <w:pPr>
              <w:pStyle w:val="30"/>
              <w:rPr>
                <w:rFonts w:eastAsia="Times New Roman"/>
              </w:rPr>
            </w:pPr>
            <w:r>
              <w:rPr>
                <w:rFonts w:hint="eastAsia" w:eastAsia="Times New Roman"/>
              </w:rPr>
              <w:t>否</w:t>
            </w:r>
          </w:p>
        </w:tc>
        <w:tc>
          <w:tcPr>
            <w:tcW w:w="548" w:type="pct"/>
            <w:vAlign w:val="center"/>
          </w:tcPr>
          <w:p w14:paraId="2FF0709C">
            <w:pPr>
              <w:pStyle w:val="30"/>
              <w:rPr>
                <w:rFonts w:eastAsia="Times New Roman"/>
              </w:rPr>
            </w:pPr>
            <w:r>
              <w:rPr>
                <w:rFonts w:hint="eastAsia" w:eastAsia="Times New Roman"/>
              </w:rPr>
              <w:t>否</w:t>
            </w:r>
          </w:p>
        </w:tc>
      </w:tr>
      <w:tr w14:paraId="74869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0A86617F">
            <w:pPr>
              <w:pStyle w:val="30"/>
              <w:rPr>
                <w:rFonts w:eastAsia="Times New Roman"/>
              </w:rPr>
            </w:pPr>
            <w:r>
              <w:rPr>
                <w:rFonts w:hint="eastAsia" w:eastAsia="Times New Roman"/>
              </w:rPr>
              <w:t>12</w:t>
            </w:r>
          </w:p>
        </w:tc>
        <w:tc>
          <w:tcPr>
            <w:tcW w:w="806" w:type="pct"/>
            <w:vAlign w:val="center"/>
          </w:tcPr>
          <w:p w14:paraId="6056EE1F">
            <w:pPr>
              <w:pStyle w:val="30"/>
              <w:rPr>
                <w:rFonts w:eastAsia="Times New Roman"/>
              </w:rPr>
            </w:pPr>
            <w:r>
              <w:rPr>
                <w:rFonts w:eastAsia="Times New Roman"/>
              </w:rPr>
              <w:t>全面风险预警管理子系统</w:t>
            </w:r>
          </w:p>
        </w:tc>
        <w:tc>
          <w:tcPr>
            <w:tcW w:w="1372" w:type="pct"/>
            <w:vAlign w:val="center"/>
          </w:tcPr>
          <w:p w14:paraId="01FA02D1">
            <w:pPr>
              <w:pStyle w:val="30"/>
              <w:rPr>
                <w:rFonts w:eastAsia="Times New Roman"/>
              </w:rPr>
            </w:pPr>
            <w:r>
              <w:rPr>
                <w:rFonts w:hint="eastAsia" w:eastAsia="Times New Roman"/>
              </w:rPr>
              <w:t>结构化数据：业务报表数据、业务流程数据、审核类交互信息等；</w:t>
            </w:r>
          </w:p>
          <w:p w14:paraId="6F4AC073">
            <w:pPr>
              <w:pStyle w:val="30"/>
              <w:rPr>
                <w:rFonts w:eastAsia="Times New Roman"/>
              </w:rPr>
            </w:pPr>
            <w:r>
              <w:rPr>
                <w:rFonts w:hint="eastAsia" w:eastAsia="Times New Roman"/>
              </w:rPr>
              <w:t>非结构化数据：数据补充类文档、数据统计类文档、数据分析类文档等内容；其他Word、Excel、PDF等格式通过子系统上传的非结构化数据信息。</w:t>
            </w:r>
          </w:p>
        </w:tc>
        <w:tc>
          <w:tcPr>
            <w:tcW w:w="670" w:type="pct"/>
            <w:vAlign w:val="center"/>
          </w:tcPr>
          <w:p w14:paraId="21C5E249">
            <w:pPr>
              <w:pStyle w:val="30"/>
              <w:rPr>
                <w:rFonts w:eastAsia="Times New Roman"/>
              </w:rPr>
            </w:pPr>
            <w:r>
              <w:rPr>
                <w:rFonts w:hint="eastAsia" w:eastAsia="Times New Roman"/>
              </w:rPr>
              <w:t>700G</w:t>
            </w:r>
          </w:p>
        </w:tc>
        <w:tc>
          <w:tcPr>
            <w:tcW w:w="267" w:type="pct"/>
            <w:vAlign w:val="center"/>
          </w:tcPr>
          <w:p w14:paraId="3F86C14B">
            <w:pPr>
              <w:pStyle w:val="30"/>
              <w:rPr>
                <w:rFonts w:eastAsia="Times New Roman"/>
              </w:rPr>
            </w:pPr>
            <w:r>
              <w:rPr>
                <w:rFonts w:hint="eastAsia" w:eastAsia="Times New Roman"/>
              </w:rPr>
              <w:t>否</w:t>
            </w:r>
          </w:p>
        </w:tc>
        <w:tc>
          <w:tcPr>
            <w:tcW w:w="267" w:type="pct"/>
            <w:vAlign w:val="center"/>
          </w:tcPr>
          <w:p w14:paraId="2FB22B9F">
            <w:pPr>
              <w:pStyle w:val="30"/>
              <w:rPr>
                <w:rFonts w:eastAsia="Times New Roman"/>
              </w:rPr>
            </w:pPr>
            <w:r>
              <w:rPr>
                <w:rFonts w:hint="eastAsia" w:eastAsia="Times New Roman"/>
              </w:rPr>
              <w:t>否</w:t>
            </w:r>
          </w:p>
        </w:tc>
        <w:tc>
          <w:tcPr>
            <w:tcW w:w="272" w:type="pct"/>
            <w:vAlign w:val="center"/>
          </w:tcPr>
          <w:p w14:paraId="61403047">
            <w:pPr>
              <w:pStyle w:val="30"/>
              <w:rPr>
                <w:rFonts w:eastAsia="Times New Roman"/>
              </w:rPr>
            </w:pPr>
            <w:r>
              <w:rPr>
                <w:rFonts w:hint="eastAsia" w:eastAsia="Times New Roman"/>
              </w:rPr>
              <w:t>否</w:t>
            </w:r>
          </w:p>
        </w:tc>
        <w:tc>
          <w:tcPr>
            <w:tcW w:w="462" w:type="pct"/>
            <w:vAlign w:val="center"/>
          </w:tcPr>
          <w:p w14:paraId="7688F280">
            <w:pPr>
              <w:pStyle w:val="30"/>
              <w:rPr>
                <w:rFonts w:eastAsia="Times New Roman"/>
              </w:rPr>
            </w:pPr>
            <w:r>
              <w:rPr>
                <w:rFonts w:hint="eastAsia" w:eastAsia="Times New Roman"/>
              </w:rPr>
              <w:t>否</w:t>
            </w:r>
          </w:p>
        </w:tc>
        <w:tc>
          <w:tcPr>
            <w:tcW w:w="548" w:type="pct"/>
            <w:vAlign w:val="center"/>
          </w:tcPr>
          <w:p w14:paraId="7ECC091D">
            <w:pPr>
              <w:pStyle w:val="30"/>
              <w:rPr>
                <w:rFonts w:eastAsia="Times New Roman"/>
              </w:rPr>
            </w:pPr>
            <w:r>
              <w:rPr>
                <w:rFonts w:hint="eastAsia" w:eastAsia="Times New Roman"/>
              </w:rPr>
              <w:t>否</w:t>
            </w:r>
          </w:p>
        </w:tc>
      </w:tr>
      <w:tr w14:paraId="3D18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6B69ACE3">
            <w:pPr>
              <w:pStyle w:val="30"/>
              <w:rPr>
                <w:rFonts w:eastAsia="Times New Roman"/>
              </w:rPr>
            </w:pPr>
            <w:r>
              <w:rPr>
                <w:rFonts w:hint="eastAsia" w:eastAsia="Times New Roman"/>
              </w:rPr>
              <w:t>13</w:t>
            </w:r>
          </w:p>
        </w:tc>
        <w:tc>
          <w:tcPr>
            <w:tcW w:w="806" w:type="pct"/>
            <w:vAlign w:val="center"/>
          </w:tcPr>
          <w:p w14:paraId="501A76C7">
            <w:pPr>
              <w:pStyle w:val="30"/>
              <w:rPr>
                <w:rFonts w:eastAsia="Times New Roman"/>
              </w:rPr>
            </w:pPr>
            <w:r>
              <w:rPr>
                <w:rFonts w:eastAsia="Times New Roman"/>
              </w:rPr>
              <w:t>企业分配事中事后监管子系统</w:t>
            </w:r>
          </w:p>
        </w:tc>
        <w:tc>
          <w:tcPr>
            <w:tcW w:w="1372" w:type="pct"/>
            <w:vAlign w:val="center"/>
          </w:tcPr>
          <w:p w14:paraId="224B82F1">
            <w:pPr>
              <w:pStyle w:val="30"/>
              <w:rPr>
                <w:rFonts w:eastAsia="Times New Roman"/>
              </w:rPr>
            </w:pPr>
            <w:r>
              <w:rPr>
                <w:rFonts w:hint="eastAsia" w:eastAsia="Times New Roman"/>
              </w:rPr>
              <w:t>结构化数据：业务报表数据、业务流程数据、审核类交互信息等；</w:t>
            </w:r>
          </w:p>
          <w:p w14:paraId="45EB1870">
            <w:pPr>
              <w:pStyle w:val="30"/>
              <w:rPr>
                <w:rFonts w:eastAsia="Times New Roman"/>
              </w:rPr>
            </w:pPr>
            <w:r>
              <w:rPr>
                <w:rFonts w:hint="eastAsia" w:eastAsia="Times New Roman"/>
              </w:rPr>
              <w:t>非结构化数据：数据补充类文档、数据统计类文档、数据分析类文档等内容；其他Word、Excel、PDF等格式通过子系统上传的非结构化数据信息。</w:t>
            </w:r>
          </w:p>
        </w:tc>
        <w:tc>
          <w:tcPr>
            <w:tcW w:w="670" w:type="pct"/>
            <w:vAlign w:val="center"/>
          </w:tcPr>
          <w:p w14:paraId="67156610">
            <w:pPr>
              <w:pStyle w:val="30"/>
              <w:rPr>
                <w:rFonts w:eastAsia="Times New Roman"/>
              </w:rPr>
            </w:pPr>
            <w:r>
              <w:rPr>
                <w:rFonts w:hint="eastAsia" w:eastAsia="Times New Roman"/>
              </w:rPr>
              <w:t>4400G</w:t>
            </w:r>
          </w:p>
        </w:tc>
        <w:tc>
          <w:tcPr>
            <w:tcW w:w="267" w:type="pct"/>
            <w:vAlign w:val="center"/>
          </w:tcPr>
          <w:p w14:paraId="3AF96ACD">
            <w:pPr>
              <w:pStyle w:val="30"/>
              <w:rPr>
                <w:rFonts w:eastAsia="Times New Roman"/>
              </w:rPr>
            </w:pPr>
            <w:r>
              <w:rPr>
                <w:rFonts w:hint="eastAsia" w:eastAsia="Times New Roman"/>
              </w:rPr>
              <w:t>否</w:t>
            </w:r>
          </w:p>
        </w:tc>
        <w:tc>
          <w:tcPr>
            <w:tcW w:w="267" w:type="pct"/>
            <w:vAlign w:val="center"/>
          </w:tcPr>
          <w:p w14:paraId="0D82FF09">
            <w:pPr>
              <w:pStyle w:val="30"/>
              <w:rPr>
                <w:rFonts w:eastAsia="Times New Roman"/>
              </w:rPr>
            </w:pPr>
            <w:r>
              <w:rPr>
                <w:rFonts w:hint="eastAsia" w:eastAsia="Times New Roman"/>
              </w:rPr>
              <w:t>否</w:t>
            </w:r>
          </w:p>
        </w:tc>
        <w:tc>
          <w:tcPr>
            <w:tcW w:w="272" w:type="pct"/>
            <w:vAlign w:val="center"/>
          </w:tcPr>
          <w:p w14:paraId="757EB776">
            <w:pPr>
              <w:pStyle w:val="30"/>
              <w:rPr>
                <w:rFonts w:eastAsia="Times New Roman"/>
              </w:rPr>
            </w:pPr>
            <w:r>
              <w:rPr>
                <w:rFonts w:hint="eastAsia" w:eastAsia="Times New Roman"/>
              </w:rPr>
              <w:t>否</w:t>
            </w:r>
          </w:p>
        </w:tc>
        <w:tc>
          <w:tcPr>
            <w:tcW w:w="462" w:type="pct"/>
            <w:vAlign w:val="center"/>
          </w:tcPr>
          <w:p w14:paraId="195116BE">
            <w:pPr>
              <w:pStyle w:val="30"/>
              <w:rPr>
                <w:rFonts w:eastAsia="Times New Roman"/>
              </w:rPr>
            </w:pPr>
            <w:r>
              <w:rPr>
                <w:rFonts w:hint="eastAsia" w:eastAsia="Times New Roman"/>
              </w:rPr>
              <w:t>否</w:t>
            </w:r>
          </w:p>
        </w:tc>
        <w:tc>
          <w:tcPr>
            <w:tcW w:w="548" w:type="pct"/>
            <w:vAlign w:val="center"/>
          </w:tcPr>
          <w:p w14:paraId="56E227A7">
            <w:pPr>
              <w:pStyle w:val="30"/>
              <w:rPr>
                <w:rFonts w:eastAsia="Times New Roman"/>
              </w:rPr>
            </w:pPr>
            <w:r>
              <w:rPr>
                <w:rFonts w:hint="eastAsia" w:eastAsia="Times New Roman"/>
              </w:rPr>
              <w:t>否</w:t>
            </w:r>
          </w:p>
        </w:tc>
      </w:tr>
      <w:tr w14:paraId="78C6E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5DD4B387">
            <w:pPr>
              <w:pStyle w:val="30"/>
              <w:rPr>
                <w:rFonts w:eastAsia="Times New Roman"/>
              </w:rPr>
            </w:pPr>
            <w:r>
              <w:rPr>
                <w:rFonts w:hint="eastAsia" w:eastAsia="Times New Roman"/>
              </w:rPr>
              <w:t>14</w:t>
            </w:r>
          </w:p>
        </w:tc>
        <w:tc>
          <w:tcPr>
            <w:tcW w:w="806" w:type="pct"/>
            <w:vAlign w:val="center"/>
          </w:tcPr>
          <w:p w14:paraId="43F82865">
            <w:pPr>
              <w:pStyle w:val="30"/>
              <w:rPr>
                <w:rFonts w:eastAsia="Times New Roman"/>
              </w:rPr>
            </w:pPr>
            <w:r>
              <w:rPr>
                <w:rFonts w:eastAsia="Times New Roman"/>
              </w:rPr>
              <w:t>统一用户和权限管理</w:t>
            </w:r>
          </w:p>
        </w:tc>
        <w:tc>
          <w:tcPr>
            <w:tcW w:w="1372" w:type="pct"/>
            <w:vAlign w:val="center"/>
          </w:tcPr>
          <w:p w14:paraId="2232892E">
            <w:pPr>
              <w:pStyle w:val="30"/>
              <w:rPr>
                <w:rFonts w:eastAsia="Times New Roman"/>
              </w:rPr>
            </w:pPr>
            <w:r>
              <w:rPr>
                <w:rFonts w:hint="eastAsia" w:eastAsia="Times New Roman"/>
              </w:rPr>
              <w:t>结构化数据：结构化数据：基础类数据、流程类数据、权限类数据日志类数据等；非结构化数据：包括用户上传的非结构化数据，比如 Excel、Word、PDF以及各种类型的图片数据。</w:t>
            </w:r>
          </w:p>
        </w:tc>
        <w:tc>
          <w:tcPr>
            <w:tcW w:w="670" w:type="pct"/>
            <w:vAlign w:val="center"/>
          </w:tcPr>
          <w:p w14:paraId="07C55F10">
            <w:pPr>
              <w:pStyle w:val="30"/>
              <w:rPr>
                <w:rFonts w:eastAsia="Times New Roman"/>
              </w:rPr>
            </w:pPr>
            <w:r>
              <w:rPr>
                <w:rFonts w:hint="eastAsia" w:eastAsia="Times New Roman"/>
              </w:rPr>
              <w:t>2700G</w:t>
            </w:r>
          </w:p>
        </w:tc>
        <w:tc>
          <w:tcPr>
            <w:tcW w:w="267" w:type="pct"/>
            <w:vAlign w:val="center"/>
          </w:tcPr>
          <w:p w14:paraId="39DCA8E0">
            <w:pPr>
              <w:pStyle w:val="30"/>
              <w:rPr>
                <w:rFonts w:eastAsia="Times New Roman"/>
              </w:rPr>
            </w:pPr>
            <w:r>
              <w:rPr>
                <w:rFonts w:hint="eastAsia" w:eastAsia="Times New Roman"/>
              </w:rPr>
              <w:t>否</w:t>
            </w:r>
          </w:p>
        </w:tc>
        <w:tc>
          <w:tcPr>
            <w:tcW w:w="267" w:type="pct"/>
            <w:vAlign w:val="center"/>
          </w:tcPr>
          <w:p w14:paraId="61477ED4">
            <w:pPr>
              <w:pStyle w:val="30"/>
              <w:rPr>
                <w:rFonts w:eastAsia="Times New Roman"/>
              </w:rPr>
            </w:pPr>
            <w:r>
              <w:rPr>
                <w:rFonts w:hint="eastAsia" w:eastAsia="Times New Roman"/>
              </w:rPr>
              <w:t>否</w:t>
            </w:r>
          </w:p>
        </w:tc>
        <w:tc>
          <w:tcPr>
            <w:tcW w:w="272" w:type="pct"/>
            <w:vAlign w:val="center"/>
          </w:tcPr>
          <w:p w14:paraId="0ED9629C">
            <w:pPr>
              <w:pStyle w:val="30"/>
              <w:rPr>
                <w:rFonts w:eastAsia="Times New Roman"/>
              </w:rPr>
            </w:pPr>
            <w:r>
              <w:rPr>
                <w:rFonts w:hint="eastAsia" w:eastAsia="Times New Roman"/>
              </w:rPr>
              <w:t>否</w:t>
            </w:r>
          </w:p>
        </w:tc>
        <w:tc>
          <w:tcPr>
            <w:tcW w:w="462" w:type="pct"/>
            <w:vAlign w:val="center"/>
          </w:tcPr>
          <w:p w14:paraId="44A8BB1C">
            <w:pPr>
              <w:pStyle w:val="30"/>
              <w:rPr>
                <w:rFonts w:eastAsia="Times New Roman"/>
              </w:rPr>
            </w:pPr>
            <w:r>
              <w:rPr>
                <w:rFonts w:hint="eastAsia" w:eastAsia="Times New Roman"/>
              </w:rPr>
              <w:t>否</w:t>
            </w:r>
          </w:p>
        </w:tc>
        <w:tc>
          <w:tcPr>
            <w:tcW w:w="548" w:type="pct"/>
            <w:vAlign w:val="center"/>
          </w:tcPr>
          <w:p w14:paraId="181F031B">
            <w:pPr>
              <w:pStyle w:val="30"/>
              <w:rPr>
                <w:rFonts w:eastAsia="Times New Roman"/>
              </w:rPr>
            </w:pPr>
            <w:r>
              <w:rPr>
                <w:rFonts w:hint="eastAsia" w:eastAsia="Times New Roman"/>
              </w:rPr>
              <w:t>否</w:t>
            </w:r>
          </w:p>
        </w:tc>
      </w:tr>
      <w:tr w14:paraId="669A3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016A856D">
            <w:pPr>
              <w:pStyle w:val="30"/>
              <w:rPr>
                <w:rFonts w:eastAsia="Times New Roman"/>
              </w:rPr>
            </w:pPr>
            <w:r>
              <w:rPr>
                <w:rFonts w:hint="eastAsia" w:eastAsia="Times New Roman"/>
              </w:rPr>
              <w:t>15</w:t>
            </w:r>
          </w:p>
        </w:tc>
        <w:tc>
          <w:tcPr>
            <w:tcW w:w="806" w:type="pct"/>
            <w:vAlign w:val="center"/>
          </w:tcPr>
          <w:p w14:paraId="6E8D50A1">
            <w:pPr>
              <w:pStyle w:val="30"/>
              <w:rPr>
                <w:rFonts w:eastAsia="Times New Roman"/>
              </w:rPr>
            </w:pPr>
            <w:r>
              <w:rPr>
                <w:rFonts w:eastAsia="Times New Roman"/>
              </w:rPr>
              <w:t>国企价值评估子系统</w:t>
            </w:r>
          </w:p>
        </w:tc>
        <w:tc>
          <w:tcPr>
            <w:tcW w:w="1372" w:type="pct"/>
            <w:vAlign w:val="center"/>
          </w:tcPr>
          <w:p w14:paraId="3E5B2CDF">
            <w:pPr>
              <w:pStyle w:val="30"/>
              <w:rPr>
                <w:rFonts w:eastAsia="Times New Roman"/>
              </w:rPr>
            </w:pPr>
            <w:r>
              <w:rPr>
                <w:rFonts w:hint="eastAsia" w:eastAsia="Times New Roman"/>
              </w:rPr>
              <w:t>结构化数据：A股上市企业资产负债表、A股上市企业利润表等</w:t>
            </w:r>
          </w:p>
        </w:tc>
        <w:tc>
          <w:tcPr>
            <w:tcW w:w="670" w:type="pct"/>
            <w:vAlign w:val="center"/>
          </w:tcPr>
          <w:p w14:paraId="4AD53A1B">
            <w:pPr>
              <w:pStyle w:val="30"/>
              <w:rPr>
                <w:rFonts w:eastAsia="Times New Roman"/>
              </w:rPr>
            </w:pPr>
            <w:r>
              <w:rPr>
                <w:rFonts w:hint="eastAsia" w:eastAsia="Times New Roman"/>
              </w:rPr>
              <w:t>6600G</w:t>
            </w:r>
          </w:p>
        </w:tc>
        <w:tc>
          <w:tcPr>
            <w:tcW w:w="267" w:type="pct"/>
            <w:vAlign w:val="center"/>
          </w:tcPr>
          <w:p w14:paraId="71230881">
            <w:pPr>
              <w:pStyle w:val="30"/>
              <w:rPr>
                <w:rFonts w:eastAsia="Times New Roman"/>
              </w:rPr>
            </w:pPr>
            <w:r>
              <w:rPr>
                <w:rFonts w:hint="eastAsia" w:eastAsia="Times New Roman"/>
              </w:rPr>
              <w:t>否</w:t>
            </w:r>
          </w:p>
        </w:tc>
        <w:tc>
          <w:tcPr>
            <w:tcW w:w="267" w:type="pct"/>
            <w:vAlign w:val="center"/>
          </w:tcPr>
          <w:p w14:paraId="680A2FE0">
            <w:pPr>
              <w:pStyle w:val="30"/>
              <w:rPr>
                <w:rFonts w:eastAsia="Times New Roman"/>
              </w:rPr>
            </w:pPr>
            <w:r>
              <w:rPr>
                <w:rFonts w:hint="eastAsia" w:eastAsia="Times New Roman"/>
              </w:rPr>
              <w:t>否</w:t>
            </w:r>
          </w:p>
        </w:tc>
        <w:tc>
          <w:tcPr>
            <w:tcW w:w="272" w:type="pct"/>
            <w:vAlign w:val="center"/>
          </w:tcPr>
          <w:p w14:paraId="69DB9DAF">
            <w:pPr>
              <w:pStyle w:val="30"/>
              <w:rPr>
                <w:rFonts w:eastAsia="Times New Roman"/>
              </w:rPr>
            </w:pPr>
            <w:r>
              <w:rPr>
                <w:rFonts w:hint="eastAsia" w:eastAsia="Times New Roman"/>
              </w:rPr>
              <w:t>否</w:t>
            </w:r>
          </w:p>
        </w:tc>
        <w:tc>
          <w:tcPr>
            <w:tcW w:w="462" w:type="pct"/>
            <w:vAlign w:val="center"/>
          </w:tcPr>
          <w:p w14:paraId="293D1F56">
            <w:pPr>
              <w:pStyle w:val="30"/>
              <w:rPr>
                <w:rFonts w:eastAsia="Times New Roman"/>
              </w:rPr>
            </w:pPr>
            <w:r>
              <w:rPr>
                <w:rFonts w:hint="eastAsia" w:eastAsia="Times New Roman"/>
              </w:rPr>
              <w:t>否</w:t>
            </w:r>
          </w:p>
        </w:tc>
        <w:tc>
          <w:tcPr>
            <w:tcW w:w="548" w:type="pct"/>
            <w:vAlign w:val="center"/>
          </w:tcPr>
          <w:p w14:paraId="28E7FB23">
            <w:pPr>
              <w:pStyle w:val="30"/>
              <w:rPr>
                <w:rFonts w:eastAsia="Times New Roman"/>
              </w:rPr>
            </w:pPr>
            <w:r>
              <w:rPr>
                <w:rFonts w:hint="eastAsia" w:eastAsia="Times New Roman"/>
              </w:rPr>
              <w:t>否</w:t>
            </w:r>
          </w:p>
        </w:tc>
      </w:tr>
      <w:tr w14:paraId="1A345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468FD194">
            <w:pPr>
              <w:pStyle w:val="30"/>
              <w:rPr>
                <w:rFonts w:eastAsia="Times New Roman"/>
              </w:rPr>
            </w:pPr>
            <w:r>
              <w:rPr>
                <w:rFonts w:hint="eastAsia" w:eastAsia="Times New Roman"/>
              </w:rPr>
              <w:t>16</w:t>
            </w:r>
          </w:p>
        </w:tc>
        <w:tc>
          <w:tcPr>
            <w:tcW w:w="806" w:type="pct"/>
            <w:vAlign w:val="center"/>
          </w:tcPr>
          <w:p w14:paraId="1667F6A1">
            <w:pPr>
              <w:pStyle w:val="30"/>
              <w:rPr>
                <w:rFonts w:eastAsia="Times New Roman"/>
              </w:rPr>
            </w:pPr>
            <w:r>
              <w:rPr>
                <w:rFonts w:eastAsia="Times New Roman"/>
              </w:rPr>
              <w:t>内部控制评测管理子系统</w:t>
            </w:r>
          </w:p>
        </w:tc>
        <w:tc>
          <w:tcPr>
            <w:tcW w:w="1372" w:type="pct"/>
            <w:vAlign w:val="center"/>
          </w:tcPr>
          <w:p w14:paraId="2D6D4C7D">
            <w:pPr>
              <w:pStyle w:val="30"/>
              <w:rPr>
                <w:rFonts w:eastAsia="Times New Roman"/>
              </w:rPr>
            </w:pPr>
            <w:r>
              <w:rPr>
                <w:rFonts w:hint="eastAsia" w:eastAsia="Times New Roman"/>
              </w:rPr>
              <w:t>结构化数据：业务报表数据、业务流程数据、审核类交互信息等；</w:t>
            </w:r>
          </w:p>
          <w:p w14:paraId="551C349F">
            <w:pPr>
              <w:pStyle w:val="30"/>
              <w:rPr>
                <w:rFonts w:eastAsia="Times New Roman"/>
              </w:rPr>
            </w:pPr>
            <w:r>
              <w:rPr>
                <w:rFonts w:hint="eastAsia" w:eastAsia="Times New Roman"/>
              </w:rPr>
              <w:t>非结构化数据：数据补充类文档、数据统计类文档、数据分析类文档等内容。以及其他Word、Excel、PDF等格式通过子系统上传的非结构化数据信息。</w:t>
            </w:r>
          </w:p>
        </w:tc>
        <w:tc>
          <w:tcPr>
            <w:tcW w:w="670" w:type="pct"/>
            <w:vAlign w:val="center"/>
          </w:tcPr>
          <w:p w14:paraId="361B901A">
            <w:pPr>
              <w:pStyle w:val="30"/>
              <w:rPr>
                <w:rFonts w:eastAsia="Times New Roman"/>
              </w:rPr>
            </w:pPr>
            <w:r>
              <w:rPr>
                <w:rFonts w:hint="eastAsia" w:eastAsia="Times New Roman"/>
              </w:rPr>
              <w:t>1600G</w:t>
            </w:r>
          </w:p>
        </w:tc>
        <w:tc>
          <w:tcPr>
            <w:tcW w:w="267" w:type="pct"/>
            <w:vAlign w:val="center"/>
          </w:tcPr>
          <w:p w14:paraId="5A741534">
            <w:pPr>
              <w:pStyle w:val="30"/>
              <w:rPr>
                <w:rFonts w:eastAsia="Times New Roman"/>
              </w:rPr>
            </w:pPr>
            <w:r>
              <w:rPr>
                <w:rFonts w:hint="eastAsia" w:eastAsia="Times New Roman"/>
              </w:rPr>
              <w:t>否</w:t>
            </w:r>
          </w:p>
        </w:tc>
        <w:tc>
          <w:tcPr>
            <w:tcW w:w="267" w:type="pct"/>
            <w:vAlign w:val="center"/>
          </w:tcPr>
          <w:p w14:paraId="325E4AFA">
            <w:pPr>
              <w:pStyle w:val="30"/>
              <w:rPr>
                <w:rFonts w:eastAsia="Times New Roman"/>
              </w:rPr>
            </w:pPr>
            <w:r>
              <w:rPr>
                <w:rFonts w:hint="eastAsia" w:eastAsia="Times New Roman"/>
              </w:rPr>
              <w:t>否</w:t>
            </w:r>
          </w:p>
        </w:tc>
        <w:tc>
          <w:tcPr>
            <w:tcW w:w="272" w:type="pct"/>
            <w:vAlign w:val="center"/>
          </w:tcPr>
          <w:p w14:paraId="666F1F8D">
            <w:pPr>
              <w:pStyle w:val="30"/>
              <w:rPr>
                <w:rFonts w:eastAsia="Times New Roman"/>
              </w:rPr>
            </w:pPr>
            <w:r>
              <w:rPr>
                <w:rFonts w:hint="eastAsia" w:eastAsia="Times New Roman"/>
              </w:rPr>
              <w:t>否</w:t>
            </w:r>
          </w:p>
        </w:tc>
        <w:tc>
          <w:tcPr>
            <w:tcW w:w="462" w:type="pct"/>
            <w:vAlign w:val="center"/>
          </w:tcPr>
          <w:p w14:paraId="501A500B">
            <w:pPr>
              <w:pStyle w:val="30"/>
              <w:rPr>
                <w:rFonts w:eastAsia="Times New Roman"/>
              </w:rPr>
            </w:pPr>
            <w:r>
              <w:rPr>
                <w:rFonts w:hint="eastAsia" w:eastAsia="Times New Roman"/>
              </w:rPr>
              <w:t>否</w:t>
            </w:r>
          </w:p>
        </w:tc>
        <w:tc>
          <w:tcPr>
            <w:tcW w:w="548" w:type="pct"/>
            <w:vAlign w:val="center"/>
          </w:tcPr>
          <w:p w14:paraId="1C7D9E73">
            <w:pPr>
              <w:pStyle w:val="30"/>
              <w:rPr>
                <w:rFonts w:eastAsia="Times New Roman"/>
              </w:rPr>
            </w:pPr>
            <w:r>
              <w:rPr>
                <w:rFonts w:hint="eastAsia" w:eastAsia="Times New Roman"/>
              </w:rPr>
              <w:t>否</w:t>
            </w:r>
          </w:p>
        </w:tc>
      </w:tr>
      <w:tr w14:paraId="0D9BE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65E82293">
            <w:pPr>
              <w:pStyle w:val="30"/>
              <w:rPr>
                <w:rFonts w:eastAsia="Times New Roman"/>
              </w:rPr>
            </w:pPr>
            <w:r>
              <w:rPr>
                <w:rFonts w:hint="eastAsia" w:eastAsia="Times New Roman"/>
              </w:rPr>
              <w:t>17</w:t>
            </w:r>
          </w:p>
        </w:tc>
        <w:tc>
          <w:tcPr>
            <w:tcW w:w="806" w:type="pct"/>
            <w:vAlign w:val="center"/>
          </w:tcPr>
          <w:p w14:paraId="15835252">
            <w:pPr>
              <w:pStyle w:val="30"/>
              <w:rPr>
                <w:rFonts w:eastAsia="Times New Roman"/>
              </w:rPr>
            </w:pPr>
            <w:r>
              <w:rPr>
                <w:rFonts w:eastAsia="Times New Roman"/>
              </w:rPr>
              <w:t>内部审计子系统</w:t>
            </w:r>
          </w:p>
        </w:tc>
        <w:tc>
          <w:tcPr>
            <w:tcW w:w="1372" w:type="pct"/>
            <w:vAlign w:val="center"/>
          </w:tcPr>
          <w:p w14:paraId="69F9E35C">
            <w:pPr>
              <w:pStyle w:val="30"/>
              <w:rPr>
                <w:rFonts w:eastAsia="Times New Roman"/>
              </w:rPr>
            </w:pPr>
            <w:r>
              <w:rPr>
                <w:rFonts w:hint="eastAsia" w:eastAsia="Times New Roman"/>
              </w:rPr>
              <w:t>结构化数据：基础类数据、业务类数据、流程类数据、权限类数据、日志类数据等；</w:t>
            </w:r>
          </w:p>
          <w:p w14:paraId="32943CE1">
            <w:pPr>
              <w:pStyle w:val="30"/>
              <w:rPr>
                <w:rFonts w:eastAsia="Times New Roman"/>
              </w:rPr>
            </w:pPr>
            <w:r>
              <w:rPr>
                <w:rFonts w:hint="eastAsia" w:eastAsia="Times New Roman"/>
              </w:rPr>
              <w:t>非结构化数据：Word文件、Excel文件、PDF文件、各种类型的图片文件等</w:t>
            </w:r>
          </w:p>
        </w:tc>
        <w:tc>
          <w:tcPr>
            <w:tcW w:w="670" w:type="pct"/>
            <w:vAlign w:val="center"/>
          </w:tcPr>
          <w:p w14:paraId="7BF05243">
            <w:pPr>
              <w:pStyle w:val="30"/>
              <w:rPr>
                <w:rFonts w:eastAsia="Times New Roman"/>
              </w:rPr>
            </w:pPr>
            <w:r>
              <w:rPr>
                <w:rFonts w:hint="eastAsia" w:eastAsia="Times New Roman"/>
              </w:rPr>
              <w:t>500G</w:t>
            </w:r>
          </w:p>
        </w:tc>
        <w:tc>
          <w:tcPr>
            <w:tcW w:w="267" w:type="pct"/>
            <w:vAlign w:val="center"/>
          </w:tcPr>
          <w:p w14:paraId="4D90BBF7">
            <w:pPr>
              <w:pStyle w:val="30"/>
              <w:rPr>
                <w:rFonts w:eastAsia="Times New Roman"/>
              </w:rPr>
            </w:pPr>
            <w:r>
              <w:rPr>
                <w:rFonts w:hint="eastAsia" w:eastAsia="Times New Roman"/>
              </w:rPr>
              <w:t>否</w:t>
            </w:r>
          </w:p>
        </w:tc>
        <w:tc>
          <w:tcPr>
            <w:tcW w:w="267" w:type="pct"/>
            <w:vAlign w:val="center"/>
          </w:tcPr>
          <w:p w14:paraId="4487D4A9">
            <w:pPr>
              <w:pStyle w:val="30"/>
              <w:rPr>
                <w:rFonts w:eastAsia="Times New Roman"/>
              </w:rPr>
            </w:pPr>
            <w:r>
              <w:rPr>
                <w:rFonts w:hint="eastAsia" w:eastAsia="Times New Roman"/>
              </w:rPr>
              <w:t>否</w:t>
            </w:r>
          </w:p>
        </w:tc>
        <w:tc>
          <w:tcPr>
            <w:tcW w:w="272" w:type="pct"/>
            <w:vAlign w:val="center"/>
          </w:tcPr>
          <w:p w14:paraId="29F640BF">
            <w:pPr>
              <w:pStyle w:val="30"/>
              <w:rPr>
                <w:rFonts w:eastAsia="Times New Roman"/>
              </w:rPr>
            </w:pPr>
            <w:r>
              <w:rPr>
                <w:rFonts w:hint="eastAsia" w:eastAsia="Times New Roman"/>
              </w:rPr>
              <w:t>否</w:t>
            </w:r>
          </w:p>
        </w:tc>
        <w:tc>
          <w:tcPr>
            <w:tcW w:w="462" w:type="pct"/>
            <w:vAlign w:val="center"/>
          </w:tcPr>
          <w:p w14:paraId="671EA1B2">
            <w:pPr>
              <w:pStyle w:val="30"/>
              <w:rPr>
                <w:rFonts w:eastAsia="Times New Roman"/>
              </w:rPr>
            </w:pPr>
            <w:r>
              <w:rPr>
                <w:rFonts w:hint="eastAsia" w:eastAsia="Times New Roman"/>
              </w:rPr>
              <w:t>否</w:t>
            </w:r>
          </w:p>
        </w:tc>
        <w:tc>
          <w:tcPr>
            <w:tcW w:w="548" w:type="pct"/>
            <w:vAlign w:val="center"/>
          </w:tcPr>
          <w:p w14:paraId="1D2E205A">
            <w:pPr>
              <w:pStyle w:val="30"/>
              <w:rPr>
                <w:rFonts w:eastAsia="Times New Roman"/>
              </w:rPr>
            </w:pPr>
            <w:r>
              <w:rPr>
                <w:rFonts w:hint="eastAsia" w:eastAsia="Times New Roman"/>
              </w:rPr>
              <w:t>否</w:t>
            </w:r>
          </w:p>
        </w:tc>
      </w:tr>
      <w:tr w14:paraId="0F89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31AFCA11">
            <w:pPr>
              <w:pStyle w:val="30"/>
              <w:rPr>
                <w:rFonts w:eastAsia="Times New Roman"/>
              </w:rPr>
            </w:pPr>
            <w:r>
              <w:rPr>
                <w:rFonts w:hint="eastAsia" w:eastAsia="Times New Roman"/>
              </w:rPr>
              <w:t>18</w:t>
            </w:r>
          </w:p>
        </w:tc>
        <w:tc>
          <w:tcPr>
            <w:tcW w:w="806" w:type="pct"/>
            <w:vAlign w:val="center"/>
          </w:tcPr>
          <w:p w14:paraId="3FE7B32F">
            <w:pPr>
              <w:pStyle w:val="30"/>
              <w:rPr>
                <w:rFonts w:eastAsia="Times New Roman"/>
              </w:rPr>
            </w:pPr>
            <w:r>
              <w:rPr>
                <w:rFonts w:eastAsia="Times New Roman"/>
              </w:rPr>
              <w:t>审计整改管理子系统</w:t>
            </w:r>
          </w:p>
        </w:tc>
        <w:tc>
          <w:tcPr>
            <w:tcW w:w="1372" w:type="pct"/>
            <w:vAlign w:val="center"/>
          </w:tcPr>
          <w:p w14:paraId="36D1F714">
            <w:pPr>
              <w:pStyle w:val="30"/>
              <w:rPr>
                <w:rFonts w:eastAsia="Times New Roman"/>
              </w:rPr>
            </w:pPr>
            <w:r>
              <w:rPr>
                <w:rFonts w:hint="eastAsia" w:eastAsia="Times New Roman"/>
              </w:rPr>
              <w:t>结构化数据：基础类数据、流程类数据、权限类数据、日志类数据等；</w:t>
            </w:r>
          </w:p>
          <w:p w14:paraId="30008E69">
            <w:pPr>
              <w:pStyle w:val="30"/>
              <w:rPr>
                <w:rFonts w:eastAsia="Times New Roman"/>
              </w:rPr>
            </w:pPr>
            <w:r>
              <w:rPr>
                <w:rFonts w:hint="eastAsia" w:eastAsia="Times New Roman"/>
              </w:rPr>
              <w:t>非结构化数据：用户上传的非结构化数据，比如Word、Excel、PDF以及各种类型的图片数据。</w:t>
            </w:r>
          </w:p>
        </w:tc>
        <w:tc>
          <w:tcPr>
            <w:tcW w:w="670" w:type="pct"/>
            <w:vAlign w:val="center"/>
          </w:tcPr>
          <w:p w14:paraId="20642B50">
            <w:pPr>
              <w:pStyle w:val="30"/>
              <w:rPr>
                <w:rFonts w:eastAsia="Times New Roman"/>
              </w:rPr>
            </w:pPr>
            <w:r>
              <w:rPr>
                <w:rFonts w:hint="eastAsia" w:eastAsia="Times New Roman"/>
              </w:rPr>
              <w:t>400G</w:t>
            </w:r>
          </w:p>
        </w:tc>
        <w:tc>
          <w:tcPr>
            <w:tcW w:w="267" w:type="pct"/>
            <w:vAlign w:val="center"/>
          </w:tcPr>
          <w:p w14:paraId="3DDE5562">
            <w:pPr>
              <w:pStyle w:val="30"/>
              <w:rPr>
                <w:rFonts w:eastAsia="Times New Roman"/>
              </w:rPr>
            </w:pPr>
            <w:r>
              <w:rPr>
                <w:rFonts w:hint="eastAsia" w:eastAsia="Times New Roman"/>
              </w:rPr>
              <w:t>否</w:t>
            </w:r>
          </w:p>
        </w:tc>
        <w:tc>
          <w:tcPr>
            <w:tcW w:w="267" w:type="pct"/>
            <w:vAlign w:val="center"/>
          </w:tcPr>
          <w:p w14:paraId="157E68B8">
            <w:pPr>
              <w:pStyle w:val="30"/>
              <w:rPr>
                <w:rFonts w:eastAsia="Times New Roman"/>
              </w:rPr>
            </w:pPr>
            <w:r>
              <w:rPr>
                <w:rFonts w:hint="eastAsia" w:eastAsia="Times New Roman"/>
              </w:rPr>
              <w:t>否</w:t>
            </w:r>
          </w:p>
        </w:tc>
        <w:tc>
          <w:tcPr>
            <w:tcW w:w="272" w:type="pct"/>
            <w:vAlign w:val="center"/>
          </w:tcPr>
          <w:p w14:paraId="2D8425B3">
            <w:pPr>
              <w:pStyle w:val="30"/>
              <w:rPr>
                <w:rFonts w:eastAsia="Times New Roman"/>
              </w:rPr>
            </w:pPr>
            <w:r>
              <w:rPr>
                <w:rFonts w:hint="eastAsia" w:eastAsia="Times New Roman"/>
              </w:rPr>
              <w:t>否</w:t>
            </w:r>
          </w:p>
        </w:tc>
        <w:tc>
          <w:tcPr>
            <w:tcW w:w="462" w:type="pct"/>
            <w:vAlign w:val="center"/>
          </w:tcPr>
          <w:p w14:paraId="41A7091D">
            <w:pPr>
              <w:pStyle w:val="30"/>
              <w:rPr>
                <w:rFonts w:eastAsia="Times New Roman"/>
              </w:rPr>
            </w:pPr>
            <w:r>
              <w:rPr>
                <w:rFonts w:hint="eastAsia" w:eastAsia="Times New Roman"/>
              </w:rPr>
              <w:t>否</w:t>
            </w:r>
          </w:p>
        </w:tc>
        <w:tc>
          <w:tcPr>
            <w:tcW w:w="548" w:type="pct"/>
            <w:vAlign w:val="center"/>
          </w:tcPr>
          <w:p w14:paraId="40156325">
            <w:pPr>
              <w:pStyle w:val="30"/>
              <w:rPr>
                <w:rFonts w:eastAsia="Times New Roman"/>
              </w:rPr>
            </w:pPr>
            <w:r>
              <w:rPr>
                <w:rFonts w:hint="eastAsia" w:eastAsia="Times New Roman"/>
              </w:rPr>
              <w:t>否</w:t>
            </w:r>
          </w:p>
        </w:tc>
      </w:tr>
      <w:tr w14:paraId="2F1B8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222D78C6">
            <w:pPr>
              <w:pStyle w:val="30"/>
              <w:rPr>
                <w:rFonts w:eastAsia="Times New Roman"/>
              </w:rPr>
            </w:pPr>
            <w:r>
              <w:rPr>
                <w:rFonts w:hint="eastAsia" w:eastAsia="Times New Roman"/>
              </w:rPr>
              <w:t>19</w:t>
            </w:r>
          </w:p>
        </w:tc>
        <w:tc>
          <w:tcPr>
            <w:tcW w:w="806" w:type="pct"/>
            <w:vAlign w:val="center"/>
          </w:tcPr>
          <w:p w14:paraId="457EF9BA">
            <w:pPr>
              <w:pStyle w:val="30"/>
              <w:rPr>
                <w:rFonts w:eastAsia="Times New Roman"/>
              </w:rPr>
            </w:pPr>
            <w:r>
              <w:rPr>
                <w:rFonts w:eastAsia="Times New Roman"/>
              </w:rPr>
              <w:t>违规责任追究子系统</w:t>
            </w:r>
          </w:p>
        </w:tc>
        <w:tc>
          <w:tcPr>
            <w:tcW w:w="1372" w:type="pct"/>
            <w:vAlign w:val="center"/>
          </w:tcPr>
          <w:p w14:paraId="333F3E72">
            <w:pPr>
              <w:pStyle w:val="30"/>
              <w:rPr>
                <w:rFonts w:eastAsia="Times New Roman"/>
              </w:rPr>
            </w:pPr>
            <w:r>
              <w:rPr>
                <w:rFonts w:hint="eastAsia" w:eastAsia="Times New Roman"/>
              </w:rPr>
              <w:t>结构化数据：基础类数据、业务类数据、流程类数据、权限类数据、日志类数据等；</w:t>
            </w:r>
          </w:p>
          <w:p w14:paraId="1C4B6825">
            <w:pPr>
              <w:pStyle w:val="30"/>
              <w:rPr>
                <w:rFonts w:eastAsia="Times New Roman"/>
              </w:rPr>
            </w:pPr>
            <w:r>
              <w:rPr>
                <w:rFonts w:hint="eastAsia" w:eastAsia="Times New Roman"/>
              </w:rPr>
              <w:t>非结构化数据：Word文件、Excel文件、PDF文件、各种类型的图片文件等</w:t>
            </w:r>
          </w:p>
        </w:tc>
        <w:tc>
          <w:tcPr>
            <w:tcW w:w="670" w:type="pct"/>
            <w:vAlign w:val="center"/>
          </w:tcPr>
          <w:p w14:paraId="13E706EC">
            <w:pPr>
              <w:pStyle w:val="30"/>
              <w:rPr>
                <w:rFonts w:eastAsia="Times New Roman"/>
              </w:rPr>
            </w:pPr>
            <w:r>
              <w:rPr>
                <w:rFonts w:hint="eastAsia" w:eastAsia="Times New Roman"/>
              </w:rPr>
              <w:t>1924G</w:t>
            </w:r>
          </w:p>
        </w:tc>
        <w:tc>
          <w:tcPr>
            <w:tcW w:w="267" w:type="pct"/>
            <w:vAlign w:val="center"/>
          </w:tcPr>
          <w:p w14:paraId="2101370C">
            <w:pPr>
              <w:pStyle w:val="30"/>
              <w:rPr>
                <w:rFonts w:eastAsia="Times New Roman"/>
              </w:rPr>
            </w:pPr>
            <w:r>
              <w:rPr>
                <w:rFonts w:hint="eastAsia" w:eastAsia="Times New Roman"/>
              </w:rPr>
              <w:t>否</w:t>
            </w:r>
          </w:p>
        </w:tc>
        <w:tc>
          <w:tcPr>
            <w:tcW w:w="267" w:type="pct"/>
            <w:vAlign w:val="center"/>
          </w:tcPr>
          <w:p w14:paraId="46A97A63">
            <w:pPr>
              <w:pStyle w:val="30"/>
              <w:rPr>
                <w:rFonts w:eastAsia="Times New Roman"/>
              </w:rPr>
            </w:pPr>
            <w:r>
              <w:rPr>
                <w:rFonts w:hint="eastAsia" w:eastAsia="Times New Roman"/>
              </w:rPr>
              <w:t>否</w:t>
            </w:r>
          </w:p>
        </w:tc>
        <w:tc>
          <w:tcPr>
            <w:tcW w:w="272" w:type="pct"/>
            <w:vAlign w:val="center"/>
          </w:tcPr>
          <w:p w14:paraId="6EC8F630">
            <w:pPr>
              <w:pStyle w:val="30"/>
              <w:rPr>
                <w:rFonts w:eastAsia="Times New Roman"/>
              </w:rPr>
            </w:pPr>
            <w:r>
              <w:rPr>
                <w:rFonts w:hint="eastAsia" w:eastAsia="Times New Roman"/>
              </w:rPr>
              <w:t>否</w:t>
            </w:r>
          </w:p>
        </w:tc>
        <w:tc>
          <w:tcPr>
            <w:tcW w:w="462" w:type="pct"/>
            <w:vAlign w:val="center"/>
          </w:tcPr>
          <w:p w14:paraId="2E99818E">
            <w:pPr>
              <w:pStyle w:val="30"/>
              <w:rPr>
                <w:rFonts w:eastAsia="Times New Roman"/>
              </w:rPr>
            </w:pPr>
            <w:r>
              <w:rPr>
                <w:rFonts w:hint="eastAsia" w:eastAsia="Times New Roman"/>
              </w:rPr>
              <w:t>否</w:t>
            </w:r>
          </w:p>
        </w:tc>
        <w:tc>
          <w:tcPr>
            <w:tcW w:w="548" w:type="pct"/>
            <w:vAlign w:val="center"/>
          </w:tcPr>
          <w:p w14:paraId="520BF0A3">
            <w:pPr>
              <w:pStyle w:val="30"/>
              <w:rPr>
                <w:rFonts w:eastAsia="Times New Roman"/>
              </w:rPr>
            </w:pPr>
            <w:r>
              <w:rPr>
                <w:rFonts w:hint="eastAsia" w:eastAsia="Times New Roman"/>
              </w:rPr>
              <w:t>否</w:t>
            </w:r>
          </w:p>
        </w:tc>
      </w:tr>
      <w:tr w14:paraId="0561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4DCCAD93">
            <w:pPr>
              <w:pStyle w:val="30"/>
              <w:rPr>
                <w:rFonts w:eastAsia="Times New Roman"/>
              </w:rPr>
            </w:pPr>
            <w:r>
              <w:rPr>
                <w:rFonts w:hint="eastAsia" w:eastAsia="Times New Roman"/>
              </w:rPr>
              <w:t>20</w:t>
            </w:r>
          </w:p>
        </w:tc>
        <w:tc>
          <w:tcPr>
            <w:tcW w:w="806" w:type="pct"/>
            <w:vAlign w:val="center"/>
          </w:tcPr>
          <w:p w14:paraId="402BB66C">
            <w:pPr>
              <w:pStyle w:val="30"/>
              <w:rPr>
                <w:rFonts w:eastAsia="Times New Roman"/>
              </w:rPr>
            </w:pPr>
            <w:r>
              <w:rPr>
                <w:rFonts w:eastAsia="Times New Roman"/>
              </w:rPr>
              <w:t>国资监管采集子系统</w:t>
            </w:r>
          </w:p>
        </w:tc>
        <w:tc>
          <w:tcPr>
            <w:tcW w:w="1372" w:type="pct"/>
            <w:vAlign w:val="center"/>
          </w:tcPr>
          <w:p w14:paraId="680214CA">
            <w:pPr>
              <w:pStyle w:val="30"/>
              <w:rPr>
                <w:rFonts w:eastAsia="Times New Roman"/>
              </w:rPr>
            </w:pPr>
            <w:r>
              <w:rPr>
                <w:rFonts w:hint="eastAsia" w:eastAsia="Times New Roman"/>
              </w:rPr>
              <w:t>结构化数据：业务数据信息、基础数据信息、权限数据信息、子系统日志信息；</w:t>
            </w:r>
          </w:p>
          <w:p w14:paraId="32E47521">
            <w:pPr>
              <w:pStyle w:val="30"/>
              <w:rPr>
                <w:rFonts w:eastAsia="Times New Roman"/>
              </w:rPr>
            </w:pPr>
            <w:r>
              <w:rPr>
                <w:rFonts w:hint="eastAsia" w:eastAsia="Times New Roman"/>
              </w:rPr>
              <w:t>非结构化数据：数据补充类文档、数据统计类文档、数据分析类文档等内容。其他Word、Excel、PDF等格式通过子系统上传的非结构化数据信息。</w:t>
            </w:r>
          </w:p>
        </w:tc>
        <w:tc>
          <w:tcPr>
            <w:tcW w:w="670" w:type="pct"/>
            <w:vAlign w:val="center"/>
          </w:tcPr>
          <w:p w14:paraId="016E5479">
            <w:pPr>
              <w:pStyle w:val="30"/>
              <w:rPr>
                <w:rFonts w:eastAsia="Times New Roman"/>
              </w:rPr>
            </w:pPr>
            <w:r>
              <w:rPr>
                <w:rFonts w:hint="eastAsia" w:eastAsia="Times New Roman"/>
              </w:rPr>
              <w:t>2648G</w:t>
            </w:r>
          </w:p>
        </w:tc>
        <w:tc>
          <w:tcPr>
            <w:tcW w:w="267" w:type="pct"/>
            <w:vAlign w:val="center"/>
          </w:tcPr>
          <w:p w14:paraId="00AB6580">
            <w:pPr>
              <w:pStyle w:val="30"/>
              <w:rPr>
                <w:rFonts w:eastAsia="Times New Roman"/>
              </w:rPr>
            </w:pPr>
            <w:r>
              <w:rPr>
                <w:rFonts w:hint="eastAsia" w:eastAsia="Times New Roman"/>
              </w:rPr>
              <w:t>否</w:t>
            </w:r>
          </w:p>
        </w:tc>
        <w:tc>
          <w:tcPr>
            <w:tcW w:w="267" w:type="pct"/>
            <w:vAlign w:val="center"/>
          </w:tcPr>
          <w:p w14:paraId="4A61942D">
            <w:pPr>
              <w:pStyle w:val="30"/>
              <w:rPr>
                <w:rFonts w:eastAsia="Times New Roman"/>
              </w:rPr>
            </w:pPr>
            <w:r>
              <w:rPr>
                <w:rFonts w:hint="eastAsia" w:eastAsia="Times New Roman"/>
              </w:rPr>
              <w:t>否</w:t>
            </w:r>
          </w:p>
        </w:tc>
        <w:tc>
          <w:tcPr>
            <w:tcW w:w="272" w:type="pct"/>
            <w:vAlign w:val="center"/>
          </w:tcPr>
          <w:p w14:paraId="1C7E5BED">
            <w:pPr>
              <w:pStyle w:val="30"/>
              <w:rPr>
                <w:rFonts w:eastAsia="Times New Roman"/>
              </w:rPr>
            </w:pPr>
            <w:r>
              <w:rPr>
                <w:rFonts w:hint="eastAsia" w:eastAsia="Times New Roman"/>
              </w:rPr>
              <w:t>否</w:t>
            </w:r>
          </w:p>
        </w:tc>
        <w:tc>
          <w:tcPr>
            <w:tcW w:w="462" w:type="pct"/>
            <w:vAlign w:val="center"/>
          </w:tcPr>
          <w:p w14:paraId="36994899">
            <w:pPr>
              <w:pStyle w:val="30"/>
              <w:rPr>
                <w:rFonts w:eastAsia="Times New Roman"/>
              </w:rPr>
            </w:pPr>
            <w:r>
              <w:rPr>
                <w:rFonts w:hint="eastAsia" w:eastAsia="Times New Roman"/>
              </w:rPr>
              <w:t>否</w:t>
            </w:r>
          </w:p>
        </w:tc>
        <w:tc>
          <w:tcPr>
            <w:tcW w:w="548" w:type="pct"/>
            <w:vAlign w:val="center"/>
          </w:tcPr>
          <w:p w14:paraId="3182E395">
            <w:pPr>
              <w:pStyle w:val="30"/>
              <w:rPr>
                <w:rFonts w:eastAsia="Times New Roman"/>
              </w:rPr>
            </w:pPr>
            <w:r>
              <w:rPr>
                <w:rFonts w:hint="eastAsia" w:eastAsia="Times New Roman"/>
              </w:rPr>
              <w:t>否</w:t>
            </w:r>
          </w:p>
        </w:tc>
      </w:tr>
      <w:tr w14:paraId="14916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 w:type="pct"/>
            <w:vAlign w:val="center"/>
          </w:tcPr>
          <w:p w14:paraId="0E83E9F3">
            <w:pPr>
              <w:pStyle w:val="30"/>
              <w:rPr>
                <w:rFonts w:eastAsia="Times New Roman"/>
              </w:rPr>
            </w:pPr>
            <w:r>
              <w:rPr>
                <w:rFonts w:hint="eastAsia" w:eastAsia="Times New Roman"/>
              </w:rPr>
              <w:t>21</w:t>
            </w:r>
          </w:p>
        </w:tc>
        <w:tc>
          <w:tcPr>
            <w:tcW w:w="806" w:type="pct"/>
            <w:vAlign w:val="center"/>
          </w:tcPr>
          <w:p w14:paraId="75B2C8AB">
            <w:pPr>
              <w:pStyle w:val="30"/>
              <w:rPr>
                <w:rFonts w:eastAsia="Times New Roman"/>
              </w:rPr>
            </w:pPr>
            <w:r>
              <w:rPr>
                <w:rFonts w:eastAsia="Times New Roman"/>
              </w:rPr>
              <w:t>薪酬备案管理</w:t>
            </w:r>
            <w:r>
              <w:rPr>
                <w:rFonts w:hint="eastAsia" w:eastAsia="Times New Roman"/>
              </w:rPr>
              <w:t>子</w:t>
            </w:r>
            <w:r>
              <w:rPr>
                <w:rFonts w:eastAsia="Times New Roman"/>
              </w:rPr>
              <w:t>系统</w:t>
            </w:r>
          </w:p>
        </w:tc>
        <w:tc>
          <w:tcPr>
            <w:tcW w:w="1372" w:type="pct"/>
            <w:vAlign w:val="center"/>
          </w:tcPr>
          <w:p w14:paraId="66C94D91">
            <w:pPr>
              <w:pStyle w:val="30"/>
              <w:rPr>
                <w:rFonts w:eastAsia="Times New Roman"/>
              </w:rPr>
            </w:pPr>
            <w:r>
              <w:rPr>
                <w:rFonts w:hint="eastAsia" w:eastAsia="Times New Roman"/>
              </w:rPr>
              <w:t>结构化数据：业务数据信息、基础数据信息、权限数据信息、子系统日志信息；</w:t>
            </w:r>
          </w:p>
          <w:p w14:paraId="53B1A0D8">
            <w:pPr>
              <w:pStyle w:val="30"/>
              <w:rPr>
                <w:rFonts w:eastAsia="Times New Roman"/>
              </w:rPr>
            </w:pPr>
            <w:r>
              <w:rPr>
                <w:rFonts w:hint="eastAsia" w:eastAsia="Times New Roman"/>
              </w:rPr>
              <w:t>非结构化数据：数据补充类文档、数据统计类文档、数据分析类文档等内容。其他Word、Excel、PDF等格式通过子系统上传的非结构化数据信息。</w:t>
            </w:r>
          </w:p>
        </w:tc>
        <w:tc>
          <w:tcPr>
            <w:tcW w:w="670" w:type="pct"/>
            <w:vAlign w:val="center"/>
          </w:tcPr>
          <w:p w14:paraId="60747142">
            <w:pPr>
              <w:pStyle w:val="30"/>
              <w:rPr>
                <w:rFonts w:eastAsia="Times New Roman"/>
              </w:rPr>
            </w:pPr>
            <w:r>
              <w:rPr>
                <w:rFonts w:hint="eastAsia" w:eastAsia="Times New Roman"/>
              </w:rPr>
              <w:t>1400G</w:t>
            </w:r>
          </w:p>
        </w:tc>
        <w:tc>
          <w:tcPr>
            <w:tcW w:w="267" w:type="pct"/>
            <w:vAlign w:val="center"/>
          </w:tcPr>
          <w:p w14:paraId="6E29D54E">
            <w:pPr>
              <w:pStyle w:val="30"/>
              <w:rPr>
                <w:rFonts w:eastAsia="Times New Roman"/>
              </w:rPr>
            </w:pPr>
            <w:r>
              <w:rPr>
                <w:rFonts w:hint="eastAsia" w:eastAsia="Times New Roman"/>
              </w:rPr>
              <w:t>否</w:t>
            </w:r>
          </w:p>
        </w:tc>
        <w:tc>
          <w:tcPr>
            <w:tcW w:w="267" w:type="pct"/>
            <w:vAlign w:val="center"/>
          </w:tcPr>
          <w:p w14:paraId="55E8F37E">
            <w:pPr>
              <w:pStyle w:val="30"/>
              <w:rPr>
                <w:rFonts w:eastAsia="Times New Roman"/>
              </w:rPr>
            </w:pPr>
            <w:r>
              <w:rPr>
                <w:rFonts w:hint="eastAsia" w:eastAsia="Times New Roman"/>
              </w:rPr>
              <w:t>否</w:t>
            </w:r>
          </w:p>
        </w:tc>
        <w:tc>
          <w:tcPr>
            <w:tcW w:w="272" w:type="pct"/>
            <w:vAlign w:val="center"/>
          </w:tcPr>
          <w:p w14:paraId="64D200D0">
            <w:pPr>
              <w:pStyle w:val="30"/>
              <w:rPr>
                <w:rFonts w:eastAsia="Times New Roman"/>
              </w:rPr>
            </w:pPr>
            <w:r>
              <w:rPr>
                <w:rFonts w:hint="eastAsia" w:eastAsia="Times New Roman"/>
              </w:rPr>
              <w:t>否</w:t>
            </w:r>
          </w:p>
        </w:tc>
        <w:tc>
          <w:tcPr>
            <w:tcW w:w="462" w:type="pct"/>
            <w:vAlign w:val="center"/>
          </w:tcPr>
          <w:p w14:paraId="677615CF">
            <w:pPr>
              <w:pStyle w:val="30"/>
              <w:rPr>
                <w:rFonts w:eastAsia="Times New Roman"/>
              </w:rPr>
            </w:pPr>
            <w:r>
              <w:rPr>
                <w:rFonts w:hint="eastAsia" w:eastAsia="Times New Roman"/>
              </w:rPr>
              <w:t>否</w:t>
            </w:r>
          </w:p>
        </w:tc>
        <w:tc>
          <w:tcPr>
            <w:tcW w:w="548" w:type="pct"/>
            <w:vAlign w:val="center"/>
          </w:tcPr>
          <w:p w14:paraId="382F95C5">
            <w:pPr>
              <w:pStyle w:val="30"/>
              <w:rPr>
                <w:rFonts w:eastAsia="Times New Roman"/>
              </w:rPr>
            </w:pPr>
            <w:r>
              <w:rPr>
                <w:rFonts w:hint="eastAsia" w:eastAsia="Times New Roman"/>
              </w:rPr>
              <w:t>否</w:t>
            </w:r>
          </w:p>
        </w:tc>
      </w:tr>
    </w:tbl>
    <w:p w14:paraId="29E16B05">
      <w:pPr>
        <w:pStyle w:val="3"/>
        <w:numPr>
          <w:ilvl w:val="1"/>
          <w:numId w:val="0"/>
        </w:numPr>
      </w:pPr>
      <w:bookmarkStart w:id="62" w:name="_Toc20287"/>
      <w:bookmarkStart w:id="63" w:name="_Toc197703275"/>
      <w:r>
        <w:rPr>
          <w:rFonts w:hint="eastAsia" w:ascii="Times New Roman" w:hAnsi="Times New Roman" w:cs="宋体"/>
        </w:rPr>
        <w:t xml:space="preserve">3.5  </w:t>
      </w:r>
      <w:r>
        <w:rPr>
          <w:rFonts w:hint="eastAsia"/>
        </w:rPr>
        <w:t>大模型应用建设现状</w:t>
      </w:r>
      <w:bookmarkEnd w:id="62"/>
      <w:bookmarkEnd w:id="63"/>
    </w:p>
    <w:p w14:paraId="47D36699">
      <w:pPr>
        <w:ind w:firstLine="480"/>
      </w:pPr>
      <w:r>
        <w:rPr>
          <w:rFonts w:hint="eastAsia"/>
        </w:rPr>
        <w:t>无。</w:t>
      </w:r>
    </w:p>
    <w:p w14:paraId="1413D5E0">
      <w:pPr>
        <w:pStyle w:val="3"/>
        <w:numPr>
          <w:ilvl w:val="1"/>
          <w:numId w:val="0"/>
        </w:numPr>
      </w:pPr>
      <w:bookmarkStart w:id="64" w:name="_Toc31675"/>
      <w:r>
        <w:rPr>
          <w:rFonts w:hint="eastAsia" w:ascii="Times New Roman" w:hAnsi="Times New Roman" w:cs="宋体"/>
        </w:rPr>
        <w:t xml:space="preserve">3.6  </w:t>
      </w:r>
      <w:r>
        <w:rPr>
          <w:rFonts w:hint="eastAsia"/>
        </w:rPr>
        <w:t>安全建设现状</w:t>
      </w:r>
      <w:bookmarkEnd w:id="64"/>
    </w:p>
    <w:p w14:paraId="5800A121">
      <w:pPr>
        <w:ind w:firstLine="480"/>
      </w:pPr>
      <w:r>
        <w:rPr>
          <w:rFonts w:hint="eastAsia"/>
        </w:rPr>
        <w:t>上海市国资国企在线监管服务平台大系统作为守护国有资产的“数字中枢”，在数据治理与业务协同中发挥关键作用。为贯彻中央国家领导对国资国企网络信息安全的重要批示，上海国资委根据国家要求，打造以国资监管为主体，构建安全保障机制和协同共享机制，提供与上海国资国企在线监管服务相匹配的安全保障体系。通过在安全物理环境、安全通信网络、安全区域边界、安全计算环境、安全管理中心和安全管理等方面进行安全规划与建设，完善事前预防、事中感知、事后审计及追查的综合防控能力，并通过安全维护保障体系和长效工作机制，开展持续的安全维护，加强对重要信息系统的安全保障，保障上海市国资委国资监管业务的安全性和稳定性。</w:t>
      </w:r>
    </w:p>
    <w:p w14:paraId="2B325604">
      <w:pPr>
        <w:ind w:firstLine="480"/>
      </w:pPr>
      <w:r>
        <w:rPr>
          <w:rFonts w:hint="eastAsia"/>
        </w:rPr>
        <w:t>但在当前复杂多变的信息安全形势下，无论是外部黑客入侵、内部恶意使用，还是大多数情况下内部用户无意造成的漏洞，安全管理手段都正在变得越来越不够用。而同时，勒索病毒爆发、信息泄露、媒体舆论炒作、上级领导问责、法律法规监管等等，都在无形中让上海市国资委的信息安全管理压力越来越大。</w:t>
      </w:r>
    </w:p>
    <w:p w14:paraId="451AA7ED">
      <w:pPr>
        <w:ind w:firstLine="480"/>
      </w:pPr>
      <w:r>
        <w:rPr>
          <w:rFonts w:hint="eastAsia"/>
        </w:rPr>
        <w:t>当前，传统的安全防护体系正遭遇效能瓶颈。仅依靠应用负载均衡服务、网络访问控制服务等基础防护手段，在面对高级持续性威胁难以构建抵御新型漏洞的铜墙铁壁。在此背景下，上海市国资国企在线监管服务平台大系统的信息安全管理亟通过战略规划与技术迭代，构建更智能、更动态、更立体的安全防护体系。一方面，根据GB/T31168-2023《信息安全技术云计算服务安全能力要求》标准明确建立覆盖通信保护、维护管理、审计增强等核心领域的安全能力框架，与上海市国资国企在线监管服务平台大系统承载的敏感数据保护需求高度契合。另一方面，传统“边界防护+漏洞修补”模式已难以应对新型攻击，标准中提出的“增强服务”等要求，推动安全体系从被动响应向主动升级转型。</w:t>
      </w:r>
    </w:p>
    <w:p w14:paraId="2AA90C16">
      <w:pPr>
        <w:ind w:firstLine="480"/>
      </w:pPr>
      <w:r>
        <w:rPr>
          <w:rFonts w:hint="eastAsia"/>
        </w:rPr>
        <w:t>依据标准落地构建“技术-管理-生态”三位一体的新型防御体系升级服务，不仅能有效防范高级持续性威胁、数据泄露等新型风险，更能使网络与信息系统在物理安全、网络安全、主机安全、应用安全、数据安全、管理安全各个层面确保实现“看得见、用得好、管得住”的安全目标，从而推动上海市国资国企在线监管服务平台大系统安全能力的持续进化，为国有资产数字化转型筑牢安全底座。这既是应对数字化深水区挑战的必然选择，更是护航国有资本战略转型、支撑数据安全性建设的关键性基础设施投资。</w:t>
      </w:r>
    </w:p>
    <w:p w14:paraId="32416B6E">
      <w:pPr>
        <w:ind w:firstLine="480"/>
      </w:pPr>
      <w:r>
        <w:rPr>
          <w:rFonts w:hint="eastAsia"/>
        </w:rPr>
        <w:t>风险动态管控：建立覆盖系统漏洞、恶意攻击等多维度的风险评估与持续监控机制，实现风险可量化、可追踪、可应对。</w:t>
      </w:r>
    </w:p>
    <w:p w14:paraId="12C320B9">
      <w:pPr>
        <w:ind w:firstLine="480"/>
      </w:pPr>
      <w:r>
        <w:rPr>
          <w:rFonts w:hint="eastAsia"/>
        </w:rPr>
        <w:t>能力等级跃升：建立覆盖访问控制、审计管理、维护管理等核心领域的安全能力框架，重点强化标准中 "增强要求" 的落地实施，使安全能力从合规性达标向主动防御演进。</w:t>
      </w:r>
    </w:p>
    <w:p w14:paraId="62CB10CD">
      <w:pPr>
        <w:ind w:firstLine="480"/>
      </w:pPr>
      <w:r>
        <w:rPr>
          <w:rFonts w:hint="eastAsia"/>
        </w:rPr>
        <w:t>主动防御体系构建：构筑立体化、纵深、可追溯的网络安全预警防控能力，形成安全、合规、全面、稳定、高效网络安全纵深防御体系，实现从被动响应向主动防御的技术转型。</w:t>
      </w:r>
    </w:p>
    <w:p w14:paraId="23508023">
      <w:pPr>
        <w:ind w:firstLine="480"/>
      </w:pPr>
      <w:r>
        <w:rPr>
          <w:rFonts w:hint="eastAsia"/>
        </w:rPr>
        <w:t>数据全生命周期保护：建立数据分类分级机制，实现数据存储加密、迁移防护和流动管控，确保境内运营数据不出境，敏感数据访问可追溯。</w:t>
      </w:r>
    </w:p>
    <w:p w14:paraId="62507543">
      <w:pPr>
        <w:ind w:firstLine="480"/>
      </w:pPr>
      <w:r>
        <w:rPr>
          <w:rFonts w:hint="eastAsia"/>
        </w:rPr>
        <w:t>安全管理能力提升：构建"技术-管理-生态"-三位一体架构，通过安全策略与规程实现人员权限动态管理，建立7×24小时应急响应机制，确保安全事件响应时间控制在分钟级。</w:t>
      </w:r>
    </w:p>
    <w:p w14:paraId="43AF6E2C">
      <w:pPr>
        <w:ind w:firstLine="480"/>
      </w:pPr>
      <w:r>
        <w:rPr>
          <w:rFonts w:hint="eastAsia"/>
        </w:rPr>
        <w:t>通过动态防御、主动防御、精准防御的有机融合，构建覆盖事前预防、事中处置、事后溯源的全链条防护能力，为国家关键数据资产提供全面保护，为数字经济战略实施筑牢安全屏障。从而实现国资监管云将形成具备"动态风险可视、主动防御智能、数据安全可控、管理响应敏捷" 特征的新型安全体系。</w:t>
      </w:r>
    </w:p>
    <w:p w14:paraId="3C2257DD">
      <w:pPr>
        <w:pStyle w:val="22"/>
        <w:numPr>
          <w:ilvl w:val="8"/>
          <w:numId w:val="0"/>
        </w:numPr>
        <w:rPr>
          <w:rFonts w:hint="default"/>
        </w:rPr>
      </w:pPr>
      <w:r>
        <w:rPr>
          <w:rFonts w:hint="default" w:cs="Times New Roman"/>
        </w:rPr>
        <w:t xml:space="preserve">表3.5  </w:t>
      </w:r>
      <w:r>
        <w:t>等级保护三级系统</w:t>
      </w:r>
    </w:p>
    <w:tbl>
      <w:tblPr>
        <w:tblStyle w:val="2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
        <w:gridCol w:w="2820"/>
        <w:gridCol w:w="3870"/>
        <w:gridCol w:w="1354"/>
      </w:tblGrid>
      <w:tr w14:paraId="34C95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0C9196E0">
            <w:pPr>
              <w:pStyle w:val="30"/>
              <w:rPr>
                <w:rFonts w:eastAsia="Times New Roman"/>
              </w:rPr>
            </w:pPr>
            <w:r>
              <w:rPr>
                <w:rFonts w:eastAsia="Times New Roman"/>
              </w:rPr>
              <w:t>序号</w:t>
            </w:r>
          </w:p>
        </w:tc>
        <w:tc>
          <w:tcPr>
            <w:tcW w:w="1655" w:type="pct"/>
            <w:vAlign w:val="center"/>
          </w:tcPr>
          <w:p w14:paraId="4855BDD5">
            <w:pPr>
              <w:pStyle w:val="30"/>
              <w:rPr>
                <w:rFonts w:eastAsia="Times New Roman"/>
              </w:rPr>
            </w:pPr>
            <w:r>
              <w:rPr>
                <w:rFonts w:eastAsia="Times New Roman"/>
              </w:rPr>
              <w:t>所属大系统</w:t>
            </w:r>
          </w:p>
        </w:tc>
        <w:tc>
          <w:tcPr>
            <w:tcW w:w="2271" w:type="pct"/>
            <w:vAlign w:val="center"/>
          </w:tcPr>
          <w:p w14:paraId="1C605F89">
            <w:pPr>
              <w:pStyle w:val="30"/>
              <w:rPr>
                <w:rFonts w:eastAsia="Times New Roman"/>
              </w:rPr>
            </w:pPr>
            <w:r>
              <w:rPr>
                <w:rFonts w:eastAsia="Times New Roman"/>
              </w:rPr>
              <w:t>系统名称</w:t>
            </w:r>
          </w:p>
        </w:tc>
        <w:tc>
          <w:tcPr>
            <w:tcW w:w="794" w:type="pct"/>
            <w:vAlign w:val="center"/>
          </w:tcPr>
          <w:p w14:paraId="383DC55D">
            <w:pPr>
              <w:pStyle w:val="30"/>
              <w:rPr>
                <w:rFonts w:eastAsia="Times New Roman"/>
              </w:rPr>
            </w:pPr>
            <w:r>
              <w:rPr>
                <w:rFonts w:eastAsia="Times New Roman"/>
              </w:rPr>
              <w:t>密码保障系统情况</w:t>
            </w:r>
          </w:p>
        </w:tc>
      </w:tr>
      <w:tr w14:paraId="0BDC1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jc w:val="center"/>
        </w:trPr>
        <w:tc>
          <w:tcPr>
            <w:tcW w:w="279" w:type="pct"/>
            <w:vAlign w:val="center"/>
          </w:tcPr>
          <w:p w14:paraId="2BE5BAF4">
            <w:pPr>
              <w:pStyle w:val="30"/>
              <w:rPr>
                <w:rFonts w:eastAsia="Times New Roman"/>
              </w:rPr>
            </w:pPr>
            <w:r>
              <w:rPr>
                <w:rFonts w:hint="eastAsia" w:eastAsia="Times New Roman"/>
              </w:rPr>
              <w:t>1</w:t>
            </w:r>
          </w:p>
        </w:tc>
        <w:tc>
          <w:tcPr>
            <w:tcW w:w="1655" w:type="pct"/>
            <w:vAlign w:val="center"/>
          </w:tcPr>
          <w:p w14:paraId="2741EE18">
            <w:pPr>
              <w:pStyle w:val="30"/>
              <w:rPr>
                <w:rFonts w:eastAsia="Times New Roman"/>
              </w:rPr>
            </w:pPr>
            <w:r>
              <w:rPr>
                <w:rFonts w:hint="eastAsia" w:eastAsia="Times New Roman"/>
              </w:rPr>
              <w:t>上海市国资国企在线监管服务平台大系统</w:t>
            </w:r>
          </w:p>
        </w:tc>
        <w:tc>
          <w:tcPr>
            <w:tcW w:w="2271" w:type="pct"/>
            <w:vAlign w:val="center"/>
          </w:tcPr>
          <w:p w14:paraId="2757E530">
            <w:pPr>
              <w:pStyle w:val="30"/>
              <w:rPr>
                <w:rFonts w:eastAsia="Times New Roman"/>
              </w:rPr>
            </w:pPr>
            <w:r>
              <w:rPr>
                <w:rFonts w:eastAsia="Times New Roman"/>
              </w:rPr>
              <w:t>三重一大决策运行监管子系统</w:t>
            </w:r>
          </w:p>
        </w:tc>
        <w:tc>
          <w:tcPr>
            <w:tcW w:w="794" w:type="pct"/>
            <w:vAlign w:val="center"/>
          </w:tcPr>
          <w:p w14:paraId="72002D70">
            <w:pPr>
              <w:pStyle w:val="30"/>
              <w:rPr>
                <w:rFonts w:eastAsia="Times New Roman"/>
              </w:rPr>
            </w:pPr>
            <w:r>
              <w:rPr>
                <w:rFonts w:eastAsia="Times New Roman"/>
              </w:rPr>
              <w:t>已建成</w:t>
            </w:r>
          </w:p>
        </w:tc>
      </w:tr>
      <w:tr w14:paraId="31A8F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16076546">
            <w:pPr>
              <w:pStyle w:val="30"/>
              <w:rPr>
                <w:rFonts w:eastAsia="Times New Roman"/>
              </w:rPr>
            </w:pPr>
            <w:r>
              <w:rPr>
                <w:rFonts w:hint="eastAsia" w:eastAsia="Times New Roman"/>
              </w:rPr>
              <w:t>2</w:t>
            </w:r>
          </w:p>
        </w:tc>
        <w:tc>
          <w:tcPr>
            <w:tcW w:w="1655" w:type="pct"/>
            <w:vAlign w:val="center"/>
          </w:tcPr>
          <w:p w14:paraId="34C4D8D7">
            <w:pPr>
              <w:pStyle w:val="30"/>
              <w:rPr>
                <w:rFonts w:eastAsia="Times New Roman"/>
              </w:rPr>
            </w:pPr>
            <w:r>
              <w:rPr>
                <w:rFonts w:hint="eastAsia" w:eastAsia="Times New Roman"/>
              </w:rPr>
              <w:t>上海市国资国企在线监管服务平台大系统</w:t>
            </w:r>
          </w:p>
        </w:tc>
        <w:tc>
          <w:tcPr>
            <w:tcW w:w="2271" w:type="pct"/>
            <w:vAlign w:val="center"/>
          </w:tcPr>
          <w:p w14:paraId="7EBF8299">
            <w:pPr>
              <w:pStyle w:val="30"/>
              <w:rPr>
                <w:rFonts w:eastAsia="Times New Roman"/>
              </w:rPr>
            </w:pPr>
            <w:r>
              <w:rPr>
                <w:rFonts w:eastAsia="Times New Roman"/>
              </w:rPr>
              <w:t>投资监管信息子系统</w:t>
            </w:r>
          </w:p>
        </w:tc>
        <w:tc>
          <w:tcPr>
            <w:tcW w:w="794" w:type="pct"/>
            <w:vAlign w:val="center"/>
          </w:tcPr>
          <w:p w14:paraId="14022743">
            <w:pPr>
              <w:pStyle w:val="30"/>
              <w:rPr>
                <w:rFonts w:eastAsia="Times New Roman"/>
              </w:rPr>
            </w:pPr>
            <w:r>
              <w:rPr>
                <w:rFonts w:eastAsia="Times New Roman"/>
              </w:rPr>
              <w:t>已建成</w:t>
            </w:r>
          </w:p>
        </w:tc>
      </w:tr>
      <w:tr w14:paraId="5A37F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3AEF4975">
            <w:pPr>
              <w:pStyle w:val="30"/>
              <w:rPr>
                <w:rFonts w:eastAsia="Times New Roman"/>
              </w:rPr>
            </w:pPr>
            <w:r>
              <w:rPr>
                <w:rFonts w:hint="eastAsia" w:eastAsia="Times New Roman"/>
              </w:rPr>
              <w:t>3</w:t>
            </w:r>
          </w:p>
        </w:tc>
        <w:tc>
          <w:tcPr>
            <w:tcW w:w="1655" w:type="pct"/>
            <w:vAlign w:val="center"/>
          </w:tcPr>
          <w:p w14:paraId="08E1D91C">
            <w:pPr>
              <w:pStyle w:val="30"/>
              <w:rPr>
                <w:rFonts w:eastAsia="Times New Roman"/>
              </w:rPr>
            </w:pPr>
            <w:r>
              <w:rPr>
                <w:rFonts w:hint="eastAsia" w:eastAsia="Times New Roman"/>
              </w:rPr>
              <w:t>上海市国资国企在线监管服务平台大系统</w:t>
            </w:r>
          </w:p>
        </w:tc>
        <w:tc>
          <w:tcPr>
            <w:tcW w:w="2271" w:type="pct"/>
            <w:vAlign w:val="center"/>
          </w:tcPr>
          <w:p w14:paraId="5B52C536">
            <w:pPr>
              <w:pStyle w:val="30"/>
              <w:rPr>
                <w:rFonts w:eastAsia="Times New Roman"/>
              </w:rPr>
            </w:pPr>
            <w:r>
              <w:rPr>
                <w:rFonts w:eastAsia="Times New Roman"/>
              </w:rPr>
              <w:t>监管企业创新调查信息管理子系统</w:t>
            </w:r>
          </w:p>
        </w:tc>
        <w:tc>
          <w:tcPr>
            <w:tcW w:w="794" w:type="pct"/>
            <w:vAlign w:val="center"/>
          </w:tcPr>
          <w:p w14:paraId="116491BF">
            <w:pPr>
              <w:pStyle w:val="30"/>
              <w:rPr>
                <w:rFonts w:eastAsia="Times New Roman"/>
              </w:rPr>
            </w:pPr>
            <w:r>
              <w:rPr>
                <w:rFonts w:eastAsia="Times New Roman"/>
              </w:rPr>
              <w:t>已建成</w:t>
            </w:r>
          </w:p>
        </w:tc>
      </w:tr>
      <w:tr w14:paraId="1FF4F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3076BD6F">
            <w:pPr>
              <w:pStyle w:val="30"/>
              <w:rPr>
                <w:rFonts w:eastAsia="Times New Roman"/>
              </w:rPr>
            </w:pPr>
            <w:r>
              <w:rPr>
                <w:rFonts w:hint="eastAsia" w:eastAsia="Times New Roman"/>
              </w:rPr>
              <w:t>4</w:t>
            </w:r>
          </w:p>
        </w:tc>
        <w:tc>
          <w:tcPr>
            <w:tcW w:w="1655" w:type="pct"/>
            <w:vAlign w:val="center"/>
          </w:tcPr>
          <w:p w14:paraId="564E1940">
            <w:pPr>
              <w:pStyle w:val="30"/>
              <w:rPr>
                <w:rFonts w:eastAsia="Times New Roman"/>
              </w:rPr>
            </w:pPr>
            <w:r>
              <w:rPr>
                <w:rFonts w:hint="eastAsia" w:eastAsia="Times New Roman"/>
              </w:rPr>
              <w:t>上海市国资国企在线监管服务平台大系统</w:t>
            </w:r>
          </w:p>
        </w:tc>
        <w:tc>
          <w:tcPr>
            <w:tcW w:w="2271" w:type="pct"/>
            <w:vAlign w:val="center"/>
          </w:tcPr>
          <w:p w14:paraId="0D2B827F">
            <w:pPr>
              <w:pStyle w:val="30"/>
              <w:rPr>
                <w:rFonts w:eastAsia="Times New Roman"/>
              </w:rPr>
            </w:pPr>
            <w:r>
              <w:rPr>
                <w:rFonts w:eastAsia="Times New Roman"/>
              </w:rPr>
              <w:t>国企改革深化提升行动量化指标采集子系统</w:t>
            </w:r>
          </w:p>
        </w:tc>
        <w:tc>
          <w:tcPr>
            <w:tcW w:w="794" w:type="pct"/>
            <w:vAlign w:val="center"/>
          </w:tcPr>
          <w:p w14:paraId="5939F83C">
            <w:pPr>
              <w:pStyle w:val="30"/>
              <w:rPr>
                <w:rFonts w:eastAsia="Times New Roman"/>
              </w:rPr>
            </w:pPr>
            <w:r>
              <w:rPr>
                <w:rFonts w:eastAsia="Times New Roman"/>
              </w:rPr>
              <w:t>已建成</w:t>
            </w:r>
          </w:p>
        </w:tc>
      </w:tr>
      <w:tr w14:paraId="0472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136EC852">
            <w:pPr>
              <w:pStyle w:val="30"/>
              <w:rPr>
                <w:rFonts w:eastAsia="Times New Roman"/>
              </w:rPr>
            </w:pPr>
            <w:r>
              <w:rPr>
                <w:rFonts w:hint="eastAsia" w:eastAsia="Times New Roman"/>
              </w:rPr>
              <w:t>5</w:t>
            </w:r>
          </w:p>
        </w:tc>
        <w:tc>
          <w:tcPr>
            <w:tcW w:w="1655" w:type="pct"/>
            <w:vAlign w:val="center"/>
          </w:tcPr>
          <w:p w14:paraId="1C07A6C4">
            <w:pPr>
              <w:pStyle w:val="30"/>
              <w:rPr>
                <w:rFonts w:eastAsia="Times New Roman"/>
              </w:rPr>
            </w:pPr>
            <w:r>
              <w:rPr>
                <w:rFonts w:hint="eastAsia" w:eastAsia="Times New Roman"/>
              </w:rPr>
              <w:t>上海市国资国企在线监管服务平台大系统</w:t>
            </w:r>
          </w:p>
        </w:tc>
        <w:tc>
          <w:tcPr>
            <w:tcW w:w="2271" w:type="pct"/>
            <w:vAlign w:val="center"/>
          </w:tcPr>
          <w:p w14:paraId="6C9570C9">
            <w:pPr>
              <w:pStyle w:val="30"/>
              <w:rPr>
                <w:rFonts w:eastAsia="Times New Roman"/>
              </w:rPr>
            </w:pPr>
            <w:r>
              <w:rPr>
                <w:rFonts w:eastAsia="Times New Roman"/>
              </w:rPr>
              <w:t>监管企业持牌金融信息管理子系统</w:t>
            </w:r>
          </w:p>
        </w:tc>
        <w:tc>
          <w:tcPr>
            <w:tcW w:w="794" w:type="pct"/>
            <w:vAlign w:val="center"/>
          </w:tcPr>
          <w:p w14:paraId="3C14C914">
            <w:pPr>
              <w:pStyle w:val="30"/>
              <w:rPr>
                <w:rFonts w:eastAsia="Times New Roman"/>
              </w:rPr>
            </w:pPr>
            <w:r>
              <w:rPr>
                <w:rFonts w:eastAsia="Times New Roman"/>
              </w:rPr>
              <w:t>已建成</w:t>
            </w:r>
          </w:p>
        </w:tc>
      </w:tr>
      <w:tr w14:paraId="62974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45244A77">
            <w:pPr>
              <w:pStyle w:val="30"/>
              <w:rPr>
                <w:rFonts w:eastAsia="Times New Roman"/>
              </w:rPr>
            </w:pPr>
            <w:r>
              <w:rPr>
                <w:rFonts w:hint="eastAsia" w:eastAsia="Times New Roman"/>
              </w:rPr>
              <w:t>6</w:t>
            </w:r>
          </w:p>
        </w:tc>
        <w:tc>
          <w:tcPr>
            <w:tcW w:w="1655" w:type="pct"/>
            <w:vAlign w:val="center"/>
          </w:tcPr>
          <w:p w14:paraId="1C4988FB">
            <w:pPr>
              <w:pStyle w:val="30"/>
              <w:rPr>
                <w:rFonts w:eastAsia="Times New Roman"/>
              </w:rPr>
            </w:pPr>
            <w:r>
              <w:rPr>
                <w:rFonts w:hint="eastAsia" w:eastAsia="Times New Roman"/>
              </w:rPr>
              <w:t>上海市国资国企在线监管服务平台大系统</w:t>
            </w:r>
          </w:p>
        </w:tc>
        <w:tc>
          <w:tcPr>
            <w:tcW w:w="2271" w:type="pct"/>
            <w:vAlign w:val="center"/>
          </w:tcPr>
          <w:p w14:paraId="4C18BF2D">
            <w:pPr>
              <w:pStyle w:val="30"/>
              <w:rPr>
                <w:rFonts w:eastAsia="Times New Roman"/>
              </w:rPr>
            </w:pPr>
            <w:r>
              <w:rPr>
                <w:rFonts w:eastAsia="Times New Roman"/>
              </w:rPr>
              <w:t>国企价值评估子系统</w:t>
            </w:r>
          </w:p>
        </w:tc>
        <w:tc>
          <w:tcPr>
            <w:tcW w:w="794" w:type="pct"/>
            <w:vAlign w:val="center"/>
          </w:tcPr>
          <w:p w14:paraId="6C6B11D0">
            <w:pPr>
              <w:pStyle w:val="30"/>
              <w:rPr>
                <w:rFonts w:eastAsia="Times New Roman"/>
              </w:rPr>
            </w:pPr>
            <w:r>
              <w:rPr>
                <w:rFonts w:eastAsia="Times New Roman"/>
              </w:rPr>
              <w:t>已建成</w:t>
            </w:r>
          </w:p>
        </w:tc>
      </w:tr>
      <w:tr w14:paraId="20C73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6127208A">
            <w:pPr>
              <w:pStyle w:val="30"/>
              <w:rPr>
                <w:rFonts w:eastAsia="Times New Roman"/>
              </w:rPr>
            </w:pPr>
            <w:r>
              <w:rPr>
                <w:rFonts w:hint="eastAsia" w:eastAsia="Times New Roman"/>
              </w:rPr>
              <w:t>7</w:t>
            </w:r>
          </w:p>
        </w:tc>
        <w:tc>
          <w:tcPr>
            <w:tcW w:w="1655" w:type="pct"/>
            <w:vAlign w:val="center"/>
          </w:tcPr>
          <w:p w14:paraId="351840C6">
            <w:pPr>
              <w:pStyle w:val="30"/>
              <w:rPr>
                <w:rFonts w:eastAsia="Times New Roman"/>
              </w:rPr>
            </w:pPr>
            <w:r>
              <w:rPr>
                <w:rFonts w:hint="eastAsia" w:eastAsia="Times New Roman"/>
              </w:rPr>
              <w:t>上海市国资国企在线监管服务平台大系统</w:t>
            </w:r>
          </w:p>
        </w:tc>
        <w:tc>
          <w:tcPr>
            <w:tcW w:w="2271" w:type="pct"/>
            <w:vAlign w:val="center"/>
          </w:tcPr>
          <w:p w14:paraId="7E79C252">
            <w:pPr>
              <w:pStyle w:val="30"/>
              <w:rPr>
                <w:rFonts w:eastAsia="Times New Roman"/>
              </w:rPr>
            </w:pPr>
            <w:r>
              <w:rPr>
                <w:rFonts w:eastAsia="Times New Roman"/>
              </w:rPr>
              <w:t>内部控制评测管理子系统</w:t>
            </w:r>
          </w:p>
        </w:tc>
        <w:tc>
          <w:tcPr>
            <w:tcW w:w="794" w:type="pct"/>
            <w:vAlign w:val="center"/>
          </w:tcPr>
          <w:p w14:paraId="2020AE31">
            <w:pPr>
              <w:pStyle w:val="30"/>
              <w:rPr>
                <w:rFonts w:eastAsia="Times New Roman"/>
              </w:rPr>
            </w:pPr>
            <w:r>
              <w:rPr>
                <w:rFonts w:eastAsia="Times New Roman"/>
              </w:rPr>
              <w:t>已建成</w:t>
            </w:r>
          </w:p>
        </w:tc>
      </w:tr>
      <w:tr w14:paraId="40A41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16B89720">
            <w:pPr>
              <w:pStyle w:val="30"/>
              <w:rPr>
                <w:rFonts w:eastAsia="Times New Roman"/>
              </w:rPr>
            </w:pPr>
            <w:r>
              <w:rPr>
                <w:rFonts w:hint="eastAsia" w:eastAsia="Times New Roman"/>
              </w:rPr>
              <w:t>8</w:t>
            </w:r>
          </w:p>
        </w:tc>
        <w:tc>
          <w:tcPr>
            <w:tcW w:w="1655" w:type="pct"/>
            <w:vAlign w:val="center"/>
          </w:tcPr>
          <w:p w14:paraId="428A548E">
            <w:pPr>
              <w:pStyle w:val="30"/>
              <w:rPr>
                <w:rFonts w:eastAsia="Times New Roman"/>
              </w:rPr>
            </w:pPr>
            <w:r>
              <w:rPr>
                <w:rFonts w:hint="eastAsia" w:eastAsia="Times New Roman"/>
              </w:rPr>
              <w:t>上海市国资国企在线监管服务平台大系统</w:t>
            </w:r>
          </w:p>
        </w:tc>
        <w:tc>
          <w:tcPr>
            <w:tcW w:w="2271" w:type="pct"/>
            <w:vAlign w:val="center"/>
          </w:tcPr>
          <w:p w14:paraId="4FDAB2B0">
            <w:pPr>
              <w:pStyle w:val="30"/>
              <w:rPr>
                <w:rFonts w:eastAsia="Times New Roman"/>
              </w:rPr>
            </w:pPr>
            <w:r>
              <w:rPr>
                <w:rFonts w:eastAsia="Times New Roman"/>
              </w:rPr>
              <w:t>内部审计子系统</w:t>
            </w:r>
          </w:p>
        </w:tc>
        <w:tc>
          <w:tcPr>
            <w:tcW w:w="794" w:type="pct"/>
            <w:vAlign w:val="center"/>
          </w:tcPr>
          <w:p w14:paraId="1405E162">
            <w:pPr>
              <w:pStyle w:val="30"/>
              <w:rPr>
                <w:rFonts w:eastAsia="Times New Roman"/>
              </w:rPr>
            </w:pPr>
            <w:r>
              <w:rPr>
                <w:rFonts w:eastAsia="Times New Roman"/>
              </w:rPr>
              <w:t>已建成</w:t>
            </w:r>
          </w:p>
        </w:tc>
      </w:tr>
      <w:tr w14:paraId="7145D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734A129E">
            <w:pPr>
              <w:pStyle w:val="30"/>
              <w:rPr>
                <w:rFonts w:eastAsia="Times New Roman"/>
              </w:rPr>
            </w:pPr>
            <w:r>
              <w:rPr>
                <w:rFonts w:hint="eastAsia" w:eastAsia="Times New Roman"/>
              </w:rPr>
              <w:t>9</w:t>
            </w:r>
          </w:p>
        </w:tc>
        <w:tc>
          <w:tcPr>
            <w:tcW w:w="1655" w:type="pct"/>
            <w:vAlign w:val="center"/>
          </w:tcPr>
          <w:p w14:paraId="7BB91FFF">
            <w:pPr>
              <w:pStyle w:val="30"/>
              <w:rPr>
                <w:rFonts w:eastAsia="Times New Roman"/>
              </w:rPr>
            </w:pPr>
            <w:r>
              <w:rPr>
                <w:rFonts w:hint="eastAsia" w:eastAsia="Times New Roman"/>
              </w:rPr>
              <w:t>上海市国资国企在线监管服务平台大系统</w:t>
            </w:r>
          </w:p>
        </w:tc>
        <w:tc>
          <w:tcPr>
            <w:tcW w:w="2271" w:type="pct"/>
            <w:vAlign w:val="center"/>
          </w:tcPr>
          <w:p w14:paraId="080D695C">
            <w:pPr>
              <w:pStyle w:val="30"/>
              <w:rPr>
                <w:rFonts w:eastAsia="Times New Roman"/>
              </w:rPr>
            </w:pPr>
            <w:r>
              <w:rPr>
                <w:rFonts w:eastAsia="Times New Roman"/>
              </w:rPr>
              <w:t>审计整改管理子系统</w:t>
            </w:r>
          </w:p>
        </w:tc>
        <w:tc>
          <w:tcPr>
            <w:tcW w:w="794" w:type="pct"/>
            <w:vAlign w:val="center"/>
          </w:tcPr>
          <w:p w14:paraId="058F9B4F">
            <w:pPr>
              <w:pStyle w:val="30"/>
              <w:rPr>
                <w:rFonts w:eastAsia="Times New Roman"/>
              </w:rPr>
            </w:pPr>
            <w:r>
              <w:rPr>
                <w:rFonts w:eastAsia="Times New Roman"/>
              </w:rPr>
              <w:t>已建成</w:t>
            </w:r>
          </w:p>
        </w:tc>
      </w:tr>
      <w:tr w14:paraId="030CF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1E871215">
            <w:pPr>
              <w:pStyle w:val="30"/>
              <w:rPr>
                <w:rFonts w:eastAsia="Times New Roman"/>
              </w:rPr>
            </w:pPr>
            <w:r>
              <w:rPr>
                <w:rFonts w:hint="eastAsia" w:eastAsia="Times New Roman"/>
              </w:rPr>
              <w:t>10</w:t>
            </w:r>
          </w:p>
        </w:tc>
        <w:tc>
          <w:tcPr>
            <w:tcW w:w="1655" w:type="pct"/>
            <w:vAlign w:val="center"/>
          </w:tcPr>
          <w:p w14:paraId="3ECD8353">
            <w:pPr>
              <w:pStyle w:val="30"/>
              <w:rPr>
                <w:rFonts w:eastAsia="Times New Roman"/>
              </w:rPr>
            </w:pPr>
            <w:r>
              <w:rPr>
                <w:rFonts w:hint="eastAsia" w:eastAsia="Times New Roman"/>
              </w:rPr>
              <w:t>上海市国资国企在线监管服务平台大系统</w:t>
            </w:r>
          </w:p>
        </w:tc>
        <w:tc>
          <w:tcPr>
            <w:tcW w:w="2271" w:type="pct"/>
            <w:vAlign w:val="center"/>
          </w:tcPr>
          <w:p w14:paraId="6D33DCDE">
            <w:pPr>
              <w:pStyle w:val="30"/>
              <w:rPr>
                <w:rFonts w:eastAsia="Times New Roman"/>
              </w:rPr>
            </w:pPr>
            <w:r>
              <w:rPr>
                <w:rFonts w:eastAsia="Times New Roman"/>
              </w:rPr>
              <w:t>违规责任追究子系统</w:t>
            </w:r>
          </w:p>
        </w:tc>
        <w:tc>
          <w:tcPr>
            <w:tcW w:w="794" w:type="pct"/>
            <w:vAlign w:val="center"/>
          </w:tcPr>
          <w:p w14:paraId="79AD290E">
            <w:pPr>
              <w:pStyle w:val="30"/>
              <w:rPr>
                <w:rFonts w:eastAsia="Times New Roman"/>
              </w:rPr>
            </w:pPr>
            <w:r>
              <w:rPr>
                <w:rFonts w:eastAsia="Times New Roman"/>
              </w:rPr>
              <w:t>已建成</w:t>
            </w:r>
          </w:p>
        </w:tc>
      </w:tr>
      <w:tr w14:paraId="6BB9F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23EEB55B">
            <w:pPr>
              <w:pStyle w:val="30"/>
              <w:rPr>
                <w:rFonts w:eastAsia="Times New Roman"/>
              </w:rPr>
            </w:pPr>
            <w:r>
              <w:rPr>
                <w:rFonts w:hint="eastAsia" w:eastAsia="Times New Roman"/>
              </w:rPr>
              <w:t>11</w:t>
            </w:r>
          </w:p>
        </w:tc>
        <w:tc>
          <w:tcPr>
            <w:tcW w:w="1655" w:type="pct"/>
            <w:vAlign w:val="center"/>
          </w:tcPr>
          <w:p w14:paraId="17B03489">
            <w:pPr>
              <w:pStyle w:val="30"/>
              <w:rPr>
                <w:rFonts w:eastAsia="Times New Roman"/>
              </w:rPr>
            </w:pPr>
            <w:r>
              <w:rPr>
                <w:rFonts w:hint="eastAsia" w:eastAsia="Times New Roman"/>
              </w:rPr>
              <w:t>上海市国资国企在线监管服务平台大系统</w:t>
            </w:r>
          </w:p>
        </w:tc>
        <w:tc>
          <w:tcPr>
            <w:tcW w:w="2271" w:type="pct"/>
            <w:vAlign w:val="center"/>
          </w:tcPr>
          <w:p w14:paraId="5DDC3965">
            <w:pPr>
              <w:pStyle w:val="30"/>
              <w:rPr>
                <w:rFonts w:eastAsia="Times New Roman"/>
              </w:rPr>
            </w:pPr>
            <w:r>
              <w:rPr>
                <w:rFonts w:eastAsia="Times New Roman"/>
              </w:rPr>
              <w:t>境外国有资产摸底调查子系统</w:t>
            </w:r>
          </w:p>
        </w:tc>
        <w:tc>
          <w:tcPr>
            <w:tcW w:w="794" w:type="pct"/>
            <w:vAlign w:val="center"/>
          </w:tcPr>
          <w:p w14:paraId="6492B86C">
            <w:pPr>
              <w:pStyle w:val="30"/>
              <w:rPr>
                <w:rFonts w:eastAsia="Times New Roman"/>
              </w:rPr>
            </w:pPr>
            <w:r>
              <w:rPr>
                <w:rFonts w:eastAsia="Times New Roman"/>
              </w:rPr>
              <w:t>已建成</w:t>
            </w:r>
          </w:p>
        </w:tc>
      </w:tr>
      <w:tr w14:paraId="08CE3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57D96698">
            <w:pPr>
              <w:pStyle w:val="30"/>
              <w:rPr>
                <w:rFonts w:eastAsia="Times New Roman"/>
              </w:rPr>
            </w:pPr>
            <w:r>
              <w:rPr>
                <w:rFonts w:hint="eastAsia" w:eastAsia="Times New Roman"/>
              </w:rPr>
              <w:t>12</w:t>
            </w:r>
          </w:p>
        </w:tc>
        <w:tc>
          <w:tcPr>
            <w:tcW w:w="1655" w:type="pct"/>
            <w:vAlign w:val="center"/>
          </w:tcPr>
          <w:p w14:paraId="4A41C5FC">
            <w:pPr>
              <w:pStyle w:val="30"/>
              <w:rPr>
                <w:rFonts w:eastAsia="Times New Roman"/>
              </w:rPr>
            </w:pPr>
            <w:r>
              <w:rPr>
                <w:rFonts w:hint="eastAsia" w:eastAsia="Times New Roman"/>
              </w:rPr>
              <w:t>上海市国资国企在线监管服务平台大系统</w:t>
            </w:r>
          </w:p>
        </w:tc>
        <w:tc>
          <w:tcPr>
            <w:tcW w:w="2271" w:type="pct"/>
            <w:vAlign w:val="center"/>
          </w:tcPr>
          <w:p w14:paraId="58553C8C">
            <w:pPr>
              <w:pStyle w:val="30"/>
              <w:rPr>
                <w:rFonts w:eastAsia="Times New Roman"/>
              </w:rPr>
            </w:pPr>
            <w:r>
              <w:rPr>
                <w:rFonts w:eastAsia="Times New Roman"/>
              </w:rPr>
              <w:t>国资监管采集子系统</w:t>
            </w:r>
          </w:p>
        </w:tc>
        <w:tc>
          <w:tcPr>
            <w:tcW w:w="794" w:type="pct"/>
            <w:vAlign w:val="center"/>
          </w:tcPr>
          <w:p w14:paraId="5900A531">
            <w:pPr>
              <w:pStyle w:val="30"/>
              <w:rPr>
                <w:rFonts w:eastAsia="Times New Roman"/>
              </w:rPr>
            </w:pPr>
            <w:r>
              <w:rPr>
                <w:rFonts w:eastAsia="Times New Roman"/>
              </w:rPr>
              <w:t>已建成</w:t>
            </w:r>
          </w:p>
        </w:tc>
      </w:tr>
      <w:tr w14:paraId="59503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6B04B1DB">
            <w:pPr>
              <w:pStyle w:val="30"/>
              <w:rPr>
                <w:rFonts w:eastAsia="Times New Roman"/>
              </w:rPr>
            </w:pPr>
            <w:r>
              <w:rPr>
                <w:rFonts w:hint="eastAsia" w:eastAsia="Times New Roman"/>
              </w:rPr>
              <w:t>13</w:t>
            </w:r>
          </w:p>
        </w:tc>
        <w:tc>
          <w:tcPr>
            <w:tcW w:w="1655" w:type="pct"/>
            <w:vAlign w:val="center"/>
          </w:tcPr>
          <w:p w14:paraId="2E280343">
            <w:pPr>
              <w:pStyle w:val="30"/>
              <w:rPr>
                <w:rFonts w:eastAsia="Times New Roman"/>
              </w:rPr>
            </w:pPr>
            <w:r>
              <w:rPr>
                <w:rFonts w:hint="eastAsia" w:eastAsia="Times New Roman"/>
              </w:rPr>
              <w:t>上海市国资国企在线监管服务平台大系统</w:t>
            </w:r>
          </w:p>
        </w:tc>
        <w:tc>
          <w:tcPr>
            <w:tcW w:w="2271" w:type="pct"/>
            <w:vAlign w:val="center"/>
          </w:tcPr>
          <w:p w14:paraId="5011FFF9">
            <w:pPr>
              <w:pStyle w:val="30"/>
              <w:rPr>
                <w:rFonts w:eastAsia="Times New Roman"/>
              </w:rPr>
            </w:pPr>
            <w:r>
              <w:rPr>
                <w:rFonts w:eastAsia="Times New Roman"/>
              </w:rPr>
              <w:t>薪酬备案管理</w:t>
            </w:r>
            <w:r>
              <w:rPr>
                <w:rFonts w:hint="eastAsia" w:eastAsia="Times New Roman"/>
              </w:rPr>
              <w:t>子</w:t>
            </w:r>
            <w:r>
              <w:rPr>
                <w:rFonts w:eastAsia="Times New Roman"/>
              </w:rPr>
              <w:t>系统</w:t>
            </w:r>
          </w:p>
        </w:tc>
        <w:tc>
          <w:tcPr>
            <w:tcW w:w="794" w:type="pct"/>
            <w:vAlign w:val="center"/>
          </w:tcPr>
          <w:p w14:paraId="5D95DD1B">
            <w:pPr>
              <w:pStyle w:val="30"/>
              <w:rPr>
                <w:rFonts w:eastAsia="Times New Roman"/>
              </w:rPr>
            </w:pPr>
            <w:r>
              <w:rPr>
                <w:rFonts w:eastAsia="Times New Roman"/>
              </w:rPr>
              <w:t>已建成</w:t>
            </w:r>
          </w:p>
        </w:tc>
      </w:tr>
      <w:tr w14:paraId="1F1E9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74C12079">
            <w:pPr>
              <w:pStyle w:val="30"/>
              <w:rPr>
                <w:rFonts w:eastAsia="Times New Roman"/>
              </w:rPr>
            </w:pPr>
            <w:r>
              <w:rPr>
                <w:rFonts w:hint="eastAsia" w:eastAsia="Times New Roman"/>
              </w:rPr>
              <w:t>14</w:t>
            </w:r>
          </w:p>
        </w:tc>
        <w:tc>
          <w:tcPr>
            <w:tcW w:w="1655" w:type="pct"/>
            <w:vAlign w:val="center"/>
          </w:tcPr>
          <w:p w14:paraId="3007B8DF">
            <w:pPr>
              <w:pStyle w:val="30"/>
              <w:rPr>
                <w:rFonts w:eastAsia="Times New Roman"/>
              </w:rPr>
            </w:pPr>
            <w:r>
              <w:rPr>
                <w:rFonts w:hint="eastAsia" w:eastAsia="Times New Roman"/>
              </w:rPr>
              <w:t>上海市国资国企在线监管服务平台大系统</w:t>
            </w:r>
          </w:p>
        </w:tc>
        <w:tc>
          <w:tcPr>
            <w:tcW w:w="2271" w:type="pct"/>
            <w:vAlign w:val="center"/>
          </w:tcPr>
          <w:p w14:paraId="334C00AE">
            <w:pPr>
              <w:pStyle w:val="30"/>
              <w:rPr>
                <w:rFonts w:eastAsia="Times New Roman"/>
              </w:rPr>
            </w:pPr>
            <w:r>
              <w:rPr>
                <w:rFonts w:eastAsia="Times New Roman"/>
              </w:rPr>
              <w:t>企业分配事中事后监管子系统</w:t>
            </w:r>
          </w:p>
        </w:tc>
        <w:tc>
          <w:tcPr>
            <w:tcW w:w="794" w:type="pct"/>
            <w:vAlign w:val="center"/>
          </w:tcPr>
          <w:p w14:paraId="05C2D97F">
            <w:pPr>
              <w:pStyle w:val="30"/>
              <w:rPr>
                <w:rFonts w:eastAsia="Times New Roman"/>
              </w:rPr>
            </w:pPr>
            <w:r>
              <w:rPr>
                <w:rFonts w:eastAsia="Times New Roman"/>
              </w:rPr>
              <w:t>已建成</w:t>
            </w:r>
          </w:p>
        </w:tc>
      </w:tr>
      <w:tr w14:paraId="12564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74CC4F9D">
            <w:pPr>
              <w:pStyle w:val="30"/>
              <w:rPr>
                <w:rFonts w:eastAsia="Times New Roman"/>
              </w:rPr>
            </w:pPr>
            <w:r>
              <w:rPr>
                <w:rFonts w:hint="eastAsia" w:eastAsia="Times New Roman"/>
              </w:rPr>
              <w:t>15</w:t>
            </w:r>
          </w:p>
        </w:tc>
        <w:tc>
          <w:tcPr>
            <w:tcW w:w="1655" w:type="pct"/>
            <w:vAlign w:val="center"/>
          </w:tcPr>
          <w:p w14:paraId="5D173FEE">
            <w:pPr>
              <w:pStyle w:val="30"/>
              <w:rPr>
                <w:rFonts w:eastAsia="Times New Roman"/>
              </w:rPr>
            </w:pPr>
            <w:r>
              <w:rPr>
                <w:rFonts w:hint="eastAsia" w:eastAsia="Times New Roman"/>
              </w:rPr>
              <w:t>上海市国资国企在线监管服务平台大系统</w:t>
            </w:r>
          </w:p>
        </w:tc>
        <w:tc>
          <w:tcPr>
            <w:tcW w:w="2271" w:type="pct"/>
            <w:vAlign w:val="center"/>
          </w:tcPr>
          <w:p w14:paraId="5FFC7E14">
            <w:pPr>
              <w:pStyle w:val="30"/>
              <w:rPr>
                <w:rFonts w:eastAsia="Times New Roman"/>
              </w:rPr>
            </w:pPr>
            <w:r>
              <w:rPr>
                <w:rFonts w:eastAsia="Times New Roman"/>
              </w:rPr>
              <w:t>股权和分红激励信息管理子系统</w:t>
            </w:r>
          </w:p>
        </w:tc>
        <w:tc>
          <w:tcPr>
            <w:tcW w:w="794" w:type="pct"/>
            <w:vAlign w:val="center"/>
          </w:tcPr>
          <w:p w14:paraId="747D9F54">
            <w:pPr>
              <w:pStyle w:val="30"/>
              <w:rPr>
                <w:rFonts w:eastAsia="Times New Roman"/>
              </w:rPr>
            </w:pPr>
            <w:r>
              <w:rPr>
                <w:rFonts w:eastAsia="Times New Roman"/>
              </w:rPr>
              <w:t>已建成</w:t>
            </w:r>
          </w:p>
        </w:tc>
      </w:tr>
      <w:tr w14:paraId="42439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11E5A5D3">
            <w:pPr>
              <w:pStyle w:val="30"/>
              <w:rPr>
                <w:rFonts w:eastAsia="Times New Roman"/>
              </w:rPr>
            </w:pPr>
            <w:r>
              <w:rPr>
                <w:rFonts w:hint="eastAsia" w:eastAsia="Times New Roman"/>
              </w:rPr>
              <w:t>16</w:t>
            </w:r>
          </w:p>
        </w:tc>
        <w:tc>
          <w:tcPr>
            <w:tcW w:w="1655" w:type="pct"/>
            <w:vAlign w:val="center"/>
          </w:tcPr>
          <w:p w14:paraId="32173F9C">
            <w:pPr>
              <w:pStyle w:val="30"/>
              <w:rPr>
                <w:rFonts w:eastAsia="Times New Roman"/>
              </w:rPr>
            </w:pPr>
            <w:r>
              <w:rPr>
                <w:rFonts w:hint="eastAsia" w:eastAsia="Times New Roman"/>
              </w:rPr>
              <w:t>上海市国资国企在线监管服务平台大系统</w:t>
            </w:r>
          </w:p>
        </w:tc>
        <w:tc>
          <w:tcPr>
            <w:tcW w:w="2271" w:type="pct"/>
            <w:vAlign w:val="center"/>
          </w:tcPr>
          <w:p w14:paraId="40F000BD">
            <w:pPr>
              <w:pStyle w:val="30"/>
              <w:rPr>
                <w:rFonts w:eastAsia="Times New Roman"/>
              </w:rPr>
            </w:pPr>
            <w:r>
              <w:rPr>
                <w:rFonts w:hint="eastAsia" w:eastAsia="Times New Roman"/>
              </w:rPr>
              <w:t>国有房地资产信息监管子系统</w:t>
            </w:r>
          </w:p>
        </w:tc>
        <w:tc>
          <w:tcPr>
            <w:tcW w:w="794" w:type="pct"/>
            <w:vAlign w:val="center"/>
          </w:tcPr>
          <w:p w14:paraId="52592DEC">
            <w:pPr>
              <w:pStyle w:val="30"/>
              <w:rPr>
                <w:rFonts w:eastAsia="Times New Roman"/>
              </w:rPr>
            </w:pPr>
            <w:r>
              <w:rPr>
                <w:rFonts w:eastAsia="Times New Roman"/>
              </w:rPr>
              <w:t>已建成</w:t>
            </w:r>
          </w:p>
        </w:tc>
      </w:tr>
      <w:tr w14:paraId="6BBAA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366CD94C">
            <w:pPr>
              <w:pStyle w:val="30"/>
              <w:rPr>
                <w:rFonts w:eastAsia="Times New Roman"/>
              </w:rPr>
            </w:pPr>
            <w:r>
              <w:rPr>
                <w:rFonts w:hint="eastAsia" w:eastAsia="Times New Roman"/>
              </w:rPr>
              <w:t>17</w:t>
            </w:r>
          </w:p>
        </w:tc>
        <w:tc>
          <w:tcPr>
            <w:tcW w:w="1655" w:type="pct"/>
            <w:vAlign w:val="center"/>
          </w:tcPr>
          <w:p w14:paraId="08D90DF5">
            <w:pPr>
              <w:pStyle w:val="30"/>
              <w:rPr>
                <w:rFonts w:eastAsia="Times New Roman"/>
              </w:rPr>
            </w:pPr>
            <w:r>
              <w:rPr>
                <w:rFonts w:hint="eastAsia" w:eastAsia="Times New Roman"/>
              </w:rPr>
              <w:t>上海市国资国企在线监管服务平台大系统</w:t>
            </w:r>
          </w:p>
        </w:tc>
        <w:tc>
          <w:tcPr>
            <w:tcW w:w="2271" w:type="pct"/>
            <w:vAlign w:val="center"/>
          </w:tcPr>
          <w:p w14:paraId="09F91F36">
            <w:pPr>
              <w:pStyle w:val="30"/>
              <w:rPr>
                <w:rFonts w:eastAsia="Times New Roman"/>
              </w:rPr>
            </w:pPr>
            <w:r>
              <w:rPr>
                <w:rFonts w:eastAsia="Times New Roman"/>
              </w:rPr>
              <w:t>老干部服务管理子系统</w:t>
            </w:r>
          </w:p>
        </w:tc>
        <w:tc>
          <w:tcPr>
            <w:tcW w:w="794" w:type="pct"/>
            <w:vAlign w:val="center"/>
          </w:tcPr>
          <w:p w14:paraId="352F1EBA">
            <w:pPr>
              <w:pStyle w:val="30"/>
              <w:rPr>
                <w:rFonts w:eastAsia="Times New Roman"/>
              </w:rPr>
            </w:pPr>
            <w:r>
              <w:rPr>
                <w:rFonts w:eastAsia="Times New Roman"/>
              </w:rPr>
              <w:t>已建成</w:t>
            </w:r>
          </w:p>
        </w:tc>
      </w:tr>
      <w:tr w14:paraId="38E84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72262971">
            <w:pPr>
              <w:pStyle w:val="30"/>
              <w:rPr>
                <w:rFonts w:eastAsia="Times New Roman"/>
              </w:rPr>
            </w:pPr>
            <w:r>
              <w:rPr>
                <w:rFonts w:hint="eastAsia" w:eastAsia="Times New Roman"/>
              </w:rPr>
              <w:t>18</w:t>
            </w:r>
          </w:p>
        </w:tc>
        <w:tc>
          <w:tcPr>
            <w:tcW w:w="1655" w:type="pct"/>
            <w:vAlign w:val="center"/>
          </w:tcPr>
          <w:p w14:paraId="3D10CF29">
            <w:pPr>
              <w:pStyle w:val="30"/>
              <w:rPr>
                <w:rFonts w:eastAsia="Times New Roman"/>
              </w:rPr>
            </w:pPr>
            <w:r>
              <w:rPr>
                <w:rFonts w:hint="eastAsia" w:eastAsia="Times New Roman"/>
              </w:rPr>
              <w:t>上海市国资国企在线监管服务平台大系统</w:t>
            </w:r>
          </w:p>
        </w:tc>
        <w:tc>
          <w:tcPr>
            <w:tcW w:w="2271" w:type="pct"/>
            <w:vAlign w:val="center"/>
          </w:tcPr>
          <w:p w14:paraId="48E81C27">
            <w:pPr>
              <w:pStyle w:val="30"/>
              <w:rPr>
                <w:rFonts w:eastAsia="Times New Roman"/>
              </w:rPr>
            </w:pPr>
            <w:r>
              <w:rPr>
                <w:rFonts w:eastAsia="Times New Roman"/>
              </w:rPr>
              <w:t>监管门户</w:t>
            </w:r>
          </w:p>
        </w:tc>
        <w:tc>
          <w:tcPr>
            <w:tcW w:w="794" w:type="pct"/>
            <w:vAlign w:val="center"/>
          </w:tcPr>
          <w:p w14:paraId="0B8CF038">
            <w:pPr>
              <w:pStyle w:val="30"/>
              <w:rPr>
                <w:rFonts w:eastAsia="Times New Roman"/>
              </w:rPr>
            </w:pPr>
            <w:r>
              <w:rPr>
                <w:rFonts w:eastAsia="Times New Roman"/>
              </w:rPr>
              <w:t>已建成</w:t>
            </w:r>
          </w:p>
        </w:tc>
      </w:tr>
      <w:tr w14:paraId="04B2B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41AAD9E0">
            <w:pPr>
              <w:pStyle w:val="30"/>
              <w:rPr>
                <w:rFonts w:eastAsia="Times New Roman"/>
              </w:rPr>
            </w:pPr>
            <w:r>
              <w:rPr>
                <w:rFonts w:hint="eastAsia" w:eastAsia="Times New Roman"/>
              </w:rPr>
              <w:t>19</w:t>
            </w:r>
          </w:p>
        </w:tc>
        <w:tc>
          <w:tcPr>
            <w:tcW w:w="1655" w:type="pct"/>
            <w:vAlign w:val="center"/>
          </w:tcPr>
          <w:p w14:paraId="527542E9">
            <w:pPr>
              <w:pStyle w:val="30"/>
              <w:rPr>
                <w:rFonts w:eastAsia="Times New Roman"/>
              </w:rPr>
            </w:pPr>
            <w:r>
              <w:rPr>
                <w:rFonts w:hint="eastAsia" w:eastAsia="Times New Roman"/>
              </w:rPr>
              <w:t>上海市国资国企在线监管服务平台大系统</w:t>
            </w:r>
          </w:p>
        </w:tc>
        <w:tc>
          <w:tcPr>
            <w:tcW w:w="2271" w:type="pct"/>
            <w:vAlign w:val="center"/>
          </w:tcPr>
          <w:p w14:paraId="7794CAFE">
            <w:pPr>
              <w:pStyle w:val="30"/>
              <w:rPr>
                <w:rFonts w:eastAsia="Times New Roman"/>
              </w:rPr>
            </w:pPr>
            <w:r>
              <w:rPr>
                <w:rFonts w:eastAsia="Times New Roman"/>
              </w:rPr>
              <w:t>企业服务大厅</w:t>
            </w:r>
          </w:p>
        </w:tc>
        <w:tc>
          <w:tcPr>
            <w:tcW w:w="794" w:type="pct"/>
            <w:vAlign w:val="center"/>
          </w:tcPr>
          <w:p w14:paraId="223C7720">
            <w:pPr>
              <w:pStyle w:val="30"/>
              <w:rPr>
                <w:rFonts w:eastAsia="Times New Roman"/>
              </w:rPr>
            </w:pPr>
            <w:r>
              <w:rPr>
                <w:rFonts w:eastAsia="Times New Roman"/>
              </w:rPr>
              <w:t>已建成</w:t>
            </w:r>
          </w:p>
        </w:tc>
      </w:tr>
      <w:tr w14:paraId="698C2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57E505C1">
            <w:pPr>
              <w:pStyle w:val="30"/>
              <w:rPr>
                <w:rFonts w:eastAsia="Times New Roman"/>
              </w:rPr>
            </w:pPr>
            <w:r>
              <w:rPr>
                <w:rFonts w:hint="eastAsia" w:eastAsia="Times New Roman"/>
              </w:rPr>
              <w:t>20</w:t>
            </w:r>
          </w:p>
        </w:tc>
        <w:tc>
          <w:tcPr>
            <w:tcW w:w="1655" w:type="pct"/>
            <w:vAlign w:val="center"/>
          </w:tcPr>
          <w:p w14:paraId="081A9E73">
            <w:pPr>
              <w:pStyle w:val="30"/>
              <w:rPr>
                <w:rFonts w:eastAsia="Times New Roman"/>
              </w:rPr>
            </w:pPr>
            <w:r>
              <w:rPr>
                <w:rFonts w:hint="eastAsia" w:eastAsia="Times New Roman"/>
              </w:rPr>
              <w:t>上海市国资国企在线监管服务平台大系统</w:t>
            </w:r>
          </w:p>
        </w:tc>
        <w:tc>
          <w:tcPr>
            <w:tcW w:w="2271" w:type="pct"/>
            <w:vAlign w:val="center"/>
          </w:tcPr>
          <w:p w14:paraId="003D5362">
            <w:pPr>
              <w:pStyle w:val="30"/>
              <w:rPr>
                <w:rFonts w:eastAsia="Times New Roman"/>
              </w:rPr>
            </w:pPr>
            <w:r>
              <w:rPr>
                <w:rFonts w:eastAsia="Times New Roman"/>
              </w:rPr>
              <w:t>统一用户和权限管理</w:t>
            </w:r>
          </w:p>
        </w:tc>
        <w:tc>
          <w:tcPr>
            <w:tcW w:w="794" w:type="pct"/>
            <w:vAlign w:val="center"/>
          </w:tcPr>
          <w:p w14:paraId="4BB49385">
            <w:pPr>
              <w:pStyle w:val="30"/>
              <w:rPr>
                <w:rFonts w:eastAsia="Times New Roman"/>
              </w:rPr>
            </w:pPr>
            <w:r>
              <w:rPr>
                <w:rFonts w:eastAsia="Times New Roman"/>
              </w:rPr>
              <w:t>已建成</w:t>
            </w:r>
          </w:p>
        </w:tc>
      </w:tr>
      <w:tr w14:paraId="79E0D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4019E730">
            <w:pPr>
              <w:pStyle w:val="30"/>
              <w:rPr>
                <w:rFonts w:eastAsia="Times New Roman"/>
              </w:rPr>
            </w:pPr>
            <w:r>
              <w:rPr>
                <w:rFonts w:hint="eastAsia" w:eastAsia="Times New Roman"/>
              </w:rPr>
              <w:t>21</w:t>
            </w:r>
          </w:p>
        </w:tc>
        <w:tc>
          <w:tcPr>
            <w:tcW w:w="1655" w:type="pct"/>
            <w:vAlign w:val="center"/>
          </w:tcPr>
          <w:p w14:paraId="3CC6EEB6">
            <w:pPr>
              <w:pStyle w:val="30"/>
              <w:rPr>
                <w:rFonts w:eastAsia="Times New Roman"/>
              </w:rPr>
            </w:pPr>
            <w:r>
              <w:rPr>
                <w:rFonts w:hint="eastAsia" w:eastAsia="Times New Roman"/>
              </w:rPr>
              <w:t>上海市国资国企在线监管服务平台大系统</w:t>
            </w:r>
          </w:p>
        </w:tc>
        <w:tc>
          <w:tcPr>
            <w:tcW w:w="2271" w:type="pct"/>
            <w:vAlign w:val="center"/>
          </w:tcPr>
          <w:p w14:paraId="36C08087">
            <w:pPr>
              <w:pStyle w:val="30"/>
              <w:rPr>
                <w:rFonts w:eastAsia="Times New Roman"/>
              </w:rPr>
            </w:pPr>
            <w:r>
              <w:rPr>
                <w:rFonts w:eastAsia="Times New Roman"/>
              </w:rPr>
              <w:t>全面风险预警管理子系统</w:t>
            </w:r>
          </w:p>
        </w:tc>
        <w:tc>
          <w:tcPr>
            <w:tcW w:w="794" w:type="pct"/>
            <w:vAlign w:val="center"/>
          </w:tcPr>
          <w:p w14:paraId="120F8EAB">
            <w:pPr>
              <w:pStyle w:val="30"/>
              <w:rPr>
                <w:rFonts w:eastAsia="Times New Roman"/>
              </w:rPr>
            </w:pPr>
            <w:r>
              <w:rPr>
                <w:rFonts w:eastAsia="Times New Roman"/>
              </w:rPr>
              <w:t>已建成</w:t>
            </w:r>
          </w:p>
        </w:tc>
      </w:tr>
    </w:tbl>
    <w:p w14:paraId="42C4F765">
      <w:pPr>
        <w:ind w:firstLine="480"/>
      </w:pPr>
    </w:p>
    <w:p w14:paraId="1953B356">
      <w:pPr>
        <w:pStyle w:val="2"/>
        <w:numPr>
          <w:ilvl w:val="0"/>
          <w:numId w:val="0"/>
        </w:numPr>
      </w:pPr>
      <w:bookmarkStart w:id="65" w:name="_Toc24228"/>
      <w:r>
        <w:rPr>
          <w:rFonts w:hint="eastAsia" w:cs="宋体"/>
        </w:rPr>
        <w:t xml:space="preserve">第四章  </w:t>
      </w:r>
      <w:r>
        <w:t>项目建设必要性及需求分析</w:t>
      </w:r>
      <w:bookmarkEnd w:id="65"/>
    </w:p>
    <w:p w14:paraId="3B13B552">
      <w:pPr>
        <w:pStyle w:val="3"/>
        <w:numPr>
          <w:ilvl w:val="1"/>
          <w:numId w:val="0"/>
        </w:numPr>
      </w:pPr>
      <w:bookmarkStart w:id="66" w:name="_Toc27203"/>
      <w:r>
        <w:rPr>
          <w:rFonts w:hint="eastAsia" w:ascii="Times New Roman" w:hAnsi="Times New Roman" w:cs="宋体"/>
        </w:rPr>
        <w:t xml:space="preserve">4.1  </w:t>
      </w:r>
      <w:r>
        <w:t>项目建设必要性</w:t>
      </w:r>
      <w:bookmarkEnd w:id="66"/>
    </w:p>
    <w:p w14:paraId="7E1FE4C6">
      <w:pPr>
        <w:pStyle w:val="4"/>
        <w:numPr>
          <w:ilvl w:val="2"/>
          <w:numId w:val="0"/>
        </w:numPr>
      </w:pPr>
      <w:bookmarkStart w:id="67" w:name="_Toc8711"/>
      <w:r>
        <w:rPr>
          <w:rFonts w:hint="eastAsia" w:ascii="Times New Roman" w:hAnsi="Times New Roman" w:cs="宋体"/>
        </w:rPr>
        <w:t xml:space="preserve">4.1.1  </w:t>
      </w:r>
      <w:r>
        <w:rPr>
          <w:rFonts w:hint="eastAsia"/>
        </w:rPr>
        <w:t>平台整体建设必要性</w:t>
      </w:r>
      <w:bookmarkEnd w:id="67"/>
    </w:p>
    <w:p w14:paraId="289885E7">
      <w:pPr>
        <w:ind w:firstLine="480"/>
      </w:pPr>
      <w:r>
        <w:rPr>
          <w:rFonts w:hint="eastAsia"/>
        </w:rPr>
        <w:t>国务院国资委《全国性国资国企在线监管系统建设方案》（国资厅发〔2019〕35号）要求各地加快推进在线监管系统建设，促进形成上下联动的信息化监管格局。</w:t>
      </w:r>
    </w:p>
    <w:p w14:paraId="7E55C010">
      <w:pPr>
        <w:ind w:firstLine="480"/>
      </w:pPr>
      <w:r>
        <w:rPr>
          <w:rFonts w:hint="eastAsia"/>
        </w:rPr>
        <w:t>《上海市国资委2023年工作要点》要求编制新一轮《国资国企信息化三年行动计划》（2023-2025）。完善上海市国资国企在线监管服务平台大系统功能，加快监管数据汇聚，拓宽国资监管专网覆盖范围。要求加强全面风险协同管理。构建涵盖战略风险、业绩风险和运营风险的风险管理框架，强化风险防控工作协同联动，进一步形成监管合力。探索建立市国资委系统风险稳定基金，推动企业设置审计工作委员会，不断提升风险防范处置能力。持续推进重点领域关键环节的风险排查和监督治理，明确重大风险事项化解清单，推动重点监管企业风险监控常态化。</w:t>
      </w:r>
    </w:p>
    <w:p w14:paraId="3AB61B27">
      <w:pPr>
        <w:ind w:firstLine="480"/>
      </w:pPr>
      <w:r>
        <w:rPr>
          <w:rFonts w:hint="eastAsia"/>
        </w:rPr>
        <w:t>上海市国资委信息化建设三年行动计划明确三年内要建成国内领先的国资国企在线监管服务平台，构建国资监管动态化、协同化、智能化和可视化的新模式，实现共享赋能、监管提升。</w:t>
      </w:r>
    </w:p>
    <w:p w14:paraId="773C6C06">
      <w:pPr>
        <w:ind w:firstLine="480"/>
      </w:pPr>
      <w:r>
        <w:rPr>
          <w:rFonts w:hint="eastAsia"/>
        </w:rPr>
        <w:t>2021年9月27日上海市国资委印发《关于推进本市国资国企数字化转型的实施意见》（沪国资创新〔2021〕276号）要求以在线化、数字化、智能化赋能国资监管方式优化和监管效能提升，构建动态、协同、可视化的数字监管服务新模式。</w:t>
      </w:r>
    </w:p>
    <w:p w14:paraId="64091F9C">
      <w:pPr>
        <w:ind w:firstLine="480"/>
      </w:pPr>
    </w:p>
    <w:p w14:paraId="4D0E8035">
      <w:pPr>
        <w:pStyle w:val="4"/>
        <w:numPr>
          <w:ilvl w:val="2"/>
          <w:numId w:val="0"/>
        </w:numPr>
      </w:pPr>
      <w:bookmarkStart w:id="68" w:name="_Toc17348"/>
      <w:r>
        <w:rPr>
          <w:rFonts w:hint="eastAsia" w:ascii="Times New Roman" w:hAnsi="Times New Roman" w:cs="宋体"/>
        </w:rPr>
        <w:t xml:space="preserve">4.1.2  </w:t>
      </w:r>
      <w:r>
        <w:rPr>
          <w:rFonts w:hint="eastAsia"/>
        </w:rPr>
        <w:t>子系统建设必要性</w:t>
      </w:r>
      <w:bookmarkEnd w:id="68"/>
    </w:p>
    <w:p w14:paraId="4059579B">
      <w:pPr>
        <w:pStyle w:val="5"/>
        <w:numPr>
          <w:ilvl w:val="3"/>
          <w:numId w:val="0"/>
        </w:numPr>
      </w:pPr>
      <w:r>
        <w:rPr>
          <w:rFonts w:hint="eastAsia" w:cs="宋体"/>
        </w:rPr>
        <w:t xml:space="preserve">4.1.2.1  </w:t>
      </w:r>
      <w:r>
        <w:rPr>
          <w:rFonts w:hint="eastAsia"/>
        </w:rPr>
        <w:t>干部人才管理子系统</w:t>
      </w:r>
    </w:p>
    <w:p w14:paraId="3E82B3CB">
      <w:pPr>
        <w:pStyle w:val="22"/>
        <w:numPr>
          <w:ilvl w:val="8"/>
          <w:numId w:val="0"/>
        </w:numPr>
        <w:rPr>
          <w:rFonts w:hint="default"/>
        </w:rPr>
      </w:pPr>
      <w:r>
        <w:rPr>
          <w:rFonts w:hint="default" w:cs="Times New Roman"/>
        </w:rPr>
        <w:t xml:space="preserve">表4.1  </w:t>
      </w:r>
      <w:r>
        <w:t>政策对照清单</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5"/>
        <w:gridCol w:w="1933"/>
        <w:gridCol w:w="1657"/>
        <w:gridCol w:w="4277"/>
      </w:tblGrid>
      <w:tr w14:paraId="6031B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 w:type="pct"/>
            <w:vMerge w:val="restart"/>
            <w:vAlign w:val="center"/>
          </w:tcPr>
          <w:p w14:paraId="37384E76">
            <w:pPr>
              <w:pStyle w:val="30"/>
            </w:pPr>
            <w:r>
              <w:rPr>
                <w:rFonts w:hint="eastAsia"/>
              </w:rPr>
              <w:t>序号</w:t>
            </w:r>
          </w:p>
        </w:tc>
        <w:tc>
          <w:tcPr>
            <w:tcW w:w="1134" w:type="pct"/>
            <w:vMerge w:val="restart"/>
            <w:vAlign w:val="center"/>
          </w:tcPr>
          <w:p w14:paraId="0626C4EF">
            <w:pPr>
              <w:pStyle w:val="30"/>
            </w:pPr>
            <w:r>
              <w:rPr>
                <w:rFonts w:hint="eastAsia"/>
              </w:rPr>
              <w:t>主要建设内容</w:t>
            </w:r>
          </w:p>
        </w:tc>
        <w:tc>
          <w:tcPr>
            <w:tcW w:w="3481" w:type="pct"/>
            <w:gridSpan w:val="2"/>
            <w:vAlign w:val="center"/>
          </w:tcPr>
          <w:p w14:paraId="185DC3EB">
            <w:pPr>
              <w:pStyle w:val="30"/>
            </w:pPr>
            <w:r>
              <w:rPr>
                <w:rFonts w:hint="eastAsia"/>
              </w:rPr>
              <w:t>建设必要性</w:t>
            </w:r>
          </w:p>
        </w:tc>
      </w:tr>
      <w:tr w14:paraId="42905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84" w:type="pct"/>
            <w:vMerge w:val="continue"/>
            <w:vAlign w:val="center"/>
          </w:tcPr>
          <w:p w14:paraId="6F903762">
            <w:pPr>
              <w:pStyle w:val="30"/>
            </w:pPr>
          </w:p>
        </w:tc>
        <w:tc>
          <w:tcPr>
            <w:tcW w:w="1134" w:type="pct"/>
            <w:vMerge w:val="continue"/>
            <w:vAlign w:val="center"/>
          </w:tcPr>
          <w:p w14:paraId="0AA98C89">
            <w:pPr>
              <w:pStyle w:val="30"/>
            </w:pPr>
          </w:p>
        </w:tc>
        <w:tc>
          <w:tcPr>
            <w:tcW w:w="972" w:type="pct"/>
            <w:vAlign w:val="center"/>
          </w:tcPr>
          <w:p w14:paraId="258126D5">
            <w:pPr>
              <w:pStyle w:val="30"/>
            </w:pPr>
            <w:r>
              <w:rPr>
                <w:rFonts w:hint="eastAsia"/>
              </w:rPr>
              <w:t>政策文件及工作批示</w:t>
            </w:r>
          </w:p>
        </w:tc>
        <w:tc>
          <w:tcPr>
            <w:tcW w:w="2509" w:type="pct"/>
            <w:vAlign w:val="center"/>
          </w:tcPr>
          <w:p w14:paraId="66BB82A8">
            <w:pPr>
              <w:pStyle w:val="30"/>
            </w:pPr>
            <w:r>
              <w:rPr>
                <w:rFonts w:hint="eastAsia"/>
              </w:rPr>
              <w:t>具体摘要</w:t>
            </w:r>
          </w:p>
        </w:tc>
      </w:tr>
      <w:tr w14:paraId="76F0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 w:type="pct"/>
            <w:vAlign w:val="center"/>
          </w:tcPr>
          <w:p w14:paraId="36CA1202">
            <w:pPr>
              <w:pStyle w:val="30"/>
            </w:pPr>
            <w:r>
              <w:rPr>
                <w:rFonts w:hint="eastAsia"/>
              </w:rPr>
              <w:t>1</w:t>
            </w:r>
          </w:p>
        </w:tc>
        <w:tc>
          <w:tcPr>
            <w:tcW w:w="1134" w:type="pct"/>
            <w:vAlign w:val="center"/>
          </w:tcPr>
          <w:p w14:paraId="01219EE3">
            <w:pPr>
              <w:pStyle w:val="30"/>
            </w:pPr>
            <w:r>
              <w:rPr>
                <w:rFonts w:hint="eastAsia"/>
              </w:rPr>
              <w:t>常用功能、基础数据管理、综合统计查询、人员进出管理、移动端查询、干部任免审批表、干部日常、干部任免、干部监督、教育培训、档案管理</w:t>
            </w:r>
          </w:p>
        </w:tc>
        <w:tc>
          <w:tcPr>
            <w:tcW w:w="972" w:type="pct"/>
            <w:vAlign w:val="center"/>
          </w:tcPr>
          <w:p w14:paraId="01D91ADF">
            <w:pPr>
              <w:pStyle w:val="30"/>
            </w:pPr>
            <w:r>
              <w:rPr>
                <w:rFonts w:hint="eastAsia"/>
              </w:rPr>
              <w:t>关于建设市国资委系统干部人才工作综合管理系统的请示</w:t>
            </w:r>
          </w:p>
        </w:tc>
        <w:tc>
          <w:tcPr>
            <w:tcW w:w="2509" w:type="pct"/>
            <w:vAlign w:val="center"/>
          </w:tcPr>
          <w:p w14:paraId="00E89D88">
            <w:pPr>
              <w:pStyle w:val="30"/>
            </w:pPr>
            <w:r>
              <w:rPr>
                <w:rFonts w:hint="eastAsia"/>
              </w:rPr>
              <w:t>根据上海市委组织部信息化工作规划和大数据行动计划的整体部署，以及《2021-2025 上海组织系统信息化发展暨组织工作数字化转型规划纲要》的具体要求，上海市国资委积极落实智慧干部（公务员）信息化建设任务。通过建设“干部人才管理子系统”，实现干部信息的集中管理、动态更新和高效利用，提升组织工作的系统性、规范性和科学性。</w:t>
            </w:r>
          </w:p>
        </w:tc>
      </w:tr>
    </w:tbl>
    <w:p w14:paraId="72F26625">
      <w:pPr>
        <w:ind w:firstLine="480"/>
      </w:pPr>
      <w:r>
        <w:rPr>
          <w:rFonts w:hint="eastAsia"/>
        </w:rPr>
        <w:t>1、贯彻响应上海市委组织部信息化工作规划，提升组织工作效能</w:t>
      </w:r>
    </w:p>
    <w:p w14:paraId="58458FC1">
      <w:pPr>
        <w:ind w:firstLine="480"/>
      </w:pPr>
      <w:r>
        <w:rPr>
          <w:rFonts w:hint="eastAsia"/>
        </w:rPr>
        <w:t>为更好推进上海城市数字化转型，赋能全市组织工作高质量发展，统筹组织系统信息化建设，根据上海市委组织部信息化工作规划和大数据行动计划的整体部署，以及《2021-2025上海组织系统信息化发展暨组织工作数字化转型规划纲要》的具体要求，上海市国资委积极响应并落实智慧干部（公务员）信息化建设任务。通过建设“干部人才管理子系统”，实现干部信息的集中管理、动态更新和高效利用，从而提升组织工作的系统性、规范性和科学性。这一举措不仅符合上海市委组织部信息化工作规划的总体方向，也是上海市国资委提升工作效能、适应新时代组织工作要求的必然选择。</w:t>
      </w:r>
    </w:p>
    <w:p w14:paraId="7FA8B1C1">
      <w:pPr>
        <w:ind w:firstLine="480"/>
      </w:pPr>
      <w:r>
        <w:rPr>
          <w:rFonts w:hint="eastAsia"/>
        </w:rPr>
        <w:t>2、应对上海市国资委内、直属事业单位及监管企业的领导班子和领导干部的宏观管理工作的信息化发展不平衡现状，推动委内干部人才管理工作信息化建设与应用</w:t>
      </w:r>
    </w:p>
    <w:p w14:paraId="05B846BB">
      <w:pPr>
        <w:ind w:firstLine="480"/>
      </w:pPr>
      <w:r>
        <w:rPr>
          <w:rFonts w:hint="eastAsia"/>
        </w:rPr>
        <w:t>当前，委内、直属事业单位及监管企业干部系统信息化发展存在不平衡、不充分的问题，本项目正是为了应对这一现状，推动委内委内、直属事业单位及监管企业的领导班子和领导等干部人才管理工作信息化建设与应用，实现对委内干部信息的全面管理、动态监测和实时分析，提高干部工作的信息化水平和效率。同时，这也将推动国资委在业务流程优化、智能辅助干部业务工作等方面的创新，提升国资委开展组织工作开展的整体效能和竞争力。此外，建设符合标准的干部管理工作平台还能够为上海市国资委未来与上海市委组织部的数据对接打下坚实基础，推动全市组织系统的整体发展和进步。</w:t>
      </w:r>
    </w:p>
    <w:p w14:paraId="097E331A">
      <w:pPr>
        <w:ind w:firstLine="480"/>
      </w:pPr>
      <w:r>
        <w:rPr>
          <w:rFonts w:hint="eastAsia"/>
        </w:rPr>
        <w:t>上海市国资委干部人才管理子系统是贯彻上海市委组织部信息化工作规划、满足全市统一标准与要求以及应对全市信息化发展现状的必然选择。通过干部人才管理子系统的建设和运营，将能够提升全委干部人才管理工作的信息化水平、加强与其他系统之间的信息共享和业务协同、推动全市组织系统的整体发展和进步，为建设高素质专业化干部队伍提供有力支撑。同时，这也将为上海市国资委提供更高效、更便捷的服务体验，推动组织工作的现代化转型和创新发展。</w:t>
      </w:r>
    </w:p>
    <w:p w14:paraId="497B24A4">
      <w:pPr>
        <w:pStyle w:val="5"/>
        <w:numPr>
          <w:ilvl w:val="3"/>
          <w:numId w:val="0"/>
        </w:numPr>
      </w:pPr>
      <w:r>
        <w:rPr>
          <w:rFonts w:hint="eastAsia" w:cs="宋体"/>
        </w:rPr>
        <w:t xml:space="preserve">4.1.2.2  </w:t>
      </w:r>
      <w:r>
        <w:rPr>
          <w:rFonts w:hint="eastAsia"/>
        </w:rPr>
        <w:t>投资监管管理子系统</w:t>
      </w:r>
    </w:p>
    <w:p w14:paraId="14398A43">
      <w:pPr>
        <w:pStyle w:val="22"/>
        <w:numPr>
          <w:ilvl w:val="8"/>
          <w:numId w:val="0"/>
        </w:numPr>
        <w:rPr>
          <w:rFonts w:hint="default"/>
        </w:rPr>
      </w:pPr>
      <w:r>
        <w:rPr>
          <w:rFonts w:hint="default" w:cs="Times New Roman"/>
        </w:rPr>
        <w:t xml:space="preserve">表4.2  </w:t>
      </w:r>
      <w:r>
        <w:t>政策对照清单</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
        <w:gridCol w:w="2134"/>
        <w:gridCol w:w="3479"/>
        <w:gridCol w:w="2401"/>
      </w:tblGrid>
      <w:tr w14:paraId="3F5F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 w:type="pct"/>
            <w:vMerge w:val="restart"/>
            <w:vAlign w:val="center"/>
          </w:tcPr>
          <w:p w14:paraId="7E79E847">
            <w:pPr>
              <w:pStyle w:val="30"/>
            </w:pPr>
            <w:r>
              <w:t>序号</w:t>
            </w:r>
          </w:p>
        </w:tc>
        <w:tc>
          <w:tcPr>
            <w:tcW w:w="1252" w:type="pct"/>
            <w:vMerge w:val="restart"/>
            <w:vAlign w:val="center"/>
          </w:tcPr>
          <w:p w14:paraId="25D0F7FC">
            <w:pPr>
              <w:pStyle w:val="30"/>
            </w:pPr>
            <w:r>
              <w:t>主要建设内容</w:t>
            </w:r>
          </w:p>
        </w:tc>
        <w:tc>
          <w:tcPr>
            <w:tcW w:w="3449" w:type="pct"/>
            <w:gridSpan w:val="2"/>
            <w:vAlign w:val="center"/>
          </w:tcPr>
          <w:p w14:paraId="5CC652B1">
            <w:pPr>
              <w:pStyle w:val="30"/>
            </w:pPr>
            <w:r>
              <w:t>建设必要性</w:t>
            </w:r>
          </w:p>
        </w:tc>
      </w:tr>
      <w:tr w14:paraId="2848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 w:type="pct"/>
            <w:vMerge w:val="continue"/>
            <w:vAlign w:val="center"/>
          </w:tcPr>
          <w:p w14:paraId="40C699EA">
            <w:pPr>
              <w:pStyle w:val="30"/>
            </w:pPr>
          </w:p>
        </w:tc>
        <w:tc>
          <w:tcPr>
            <w:tcW w:w="1252" w:type="pct"/>
            <w:vMerge w:val="continue"/>
            <w:vAlign w:val="center"/>
          </w:tcPr>
          <w:p w14:paraId="1E0B7E20">
            <w:pPr>
              <w:pStyle w:val="30"/>
            </w:pPr>
          </w:p>
        </w:tc>
        <w:tc>
          <w:tcPr>
            <w:tcW w:w="2041" w:type="pct"/>
            <w:vAlign w:val="center"/>
          </w:tcPr>
          <w:p w14:paraId="39F25C7B">
            <w:pPr>
              <w:pStyle w:val="30"/>
            </w:pPr>
            <w:r>
              <w:t>政策文件及工作批示</w:t>
            </w:r>
          </w:p>
        </w:tc>
        <w:tc>
          <w:tcPr>
            <w:tcW w:w="1408" w:type="pct"/>
            <w:vAlign w:val="center"/>
          </w:tcPr>
          <w:p w14:paraId="21D29FC5">
            <w:pPr>
              <w:pStyle w:val="30"/>
            </w:pPr>
            <w:r>
              <w:t>具体摘要</w:t>
            </w:r>
          </w:p>
        </w:tc>
      </w:tr>
      <w:tr w14:paraId="22918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48" w:hRule="atLeast"/>
          <w:jc w:val="center"/>
        </w:trPr>
        <w:tc>
          <w:tcPr>
            <w:tcW w:w="298" w:type="pct"/>
            <w:vMerge w:val="restart"/>
            <w:vAlign w:val="center"/>
          </w:tcPr>
          <w:p w14:paraId="6F54A45E">
            <w:pPr>
              <w:pStyle w:val="30"/>
            </w:pPr>
            <w:r>
              <w:t>1</w:t>
            </w:r>
          </w:p>
          <w:p w14:paraId="1D32AA0E">
            <w:pPr>
              <w:pStyle w:val="30"/>
            </w:pPr>
            <w:r>
              <w:t>…</w:t>
            </w:r>
          </w:p>
        </w:tc>
        <w:tc>
          <w:tcPr>
            <w:tcW w:w="1252" w:type="pct"/>
            <w:vMerge w:val="restart"/>
            <w:vAlign w:val="center"/>
          </w:tcPr>
          <w:p w14:paraId="3BB290F6">
            <w:pPr>
              <w:pStyle w:val="30"/>
            </w:pPr>
            <w:r>
              <w:t>数据上报和审核功能、数据报表和查询功能的流程优化、填报优化</w:t>
            </w:r>
          </w:p>
        </w:tc>
        <w:tc>
          <w:tcPr>
            <w:tcW w:w="2041" w:type="pct"/>
            <w:vAlign w:val="center"/>
          </w:tcPr>
          <w:p w14:paraId="4C6FF7D8">
            <w:pPr>
              <w:pStyle w:val="30"/>
            </w:pPr>
            <w:r>
              <w:t>市国资委关于编制2025年度投资计划及总结2024年度投资完成情况的通知（沪国资委规创【2025】74号）</w:t>
            </w:r>
          </w:p>
          <w:p w14:paraId="7E84086F">
            <w:pPr>
              <w:pStyle w:val="30"/>
            </w:pPr>
          </w:p>
        </w:tc>
        <w:tc>
          <w:tcPr>
            <w:tcW w:w="1408" w:type="pct"/>
            <w:vAlign w:val="center"/>
          </w:tcPr>
          <w:p w14:paraId="2A448AE7">
            <w:pPr>
              <w:pStyle w:val="30"/>
            </w:pPr>
            <w:r>
              <w:t>各产业处室会同规划创新处指导相关企业投资计划、前报告、前备案等事项。</w:t>
            </w:r>
          </w:p>
        </w:tc>
      </w:tr>
      <w:tr w14:paraId="521D9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 w:type="pct"/>
            <w:vMerge w:val="continue"/>
            <w:vAlign w:val="center"/>
          </w:tcPr>
          <w:p w14:paraId="45040D53">
            <w:pPr>
              <w:pStyle w:val="30"/>
            </w:pPr>
          </w:p>
        </w:tc>
        <w:tc>
          <w:tcPr>
            <w:tcW w:w="1252" w:type="pct"/>
            <w:vMerge w:val="continue"/>
            <w:vAlign w:val="center"/>
          </w:tcPr>
          <w:p w14:paraId="477FF940">
            <w:pPr>
              <w:pStyle w:val="30"/>
            </w:pPr>
          </w:p>
        </w:tc>
        <w:tc>
          <w:tcPr>
            <w:tcW w:w="2041" w:type="pct"/>
            <w:vAlign w:val="center"/>
          </w:tcPr>
          <w:p w14:paraId="1389ECC3">
            <w:pPr>
              <w:pStyle w:val="30"/>
            </w:pPr>
            <w:r>
              <w:t>需求调研确认单</w:t>
            </w:r>
          </w:p>
          <w:p w14:paraId="2D4CA685">
            <w:pPr>
              <w:pStyle w:val="30"/>
            </w:pPr>
          </w:p>
        </w:tc>
        <w:tc>
          <w:tcPr>
            <w:tcW w:w="1408" w:type="pct"/>
            <w:vAlign w:val="center"/>
          </w:tcPr>
          <w:p w14:paraId="709D0033">
            <w:pPr>
              <w:pStyle w:val="30"/>
            </w:pPr>
          </w:p>
        </w:tc>
      </w:tr>
    </w:tbl>
    <w:p w14:paraId="53C74864">
      <w:pPr>
        <w:ind w:firstLine="480"/>
      </w:pPr>
    </w:p>
    <w:p w14:paraId="1F30FED8">
      <w:pPr>
        <w:pStyle w:val="5"/>
        <w:numPr>
          <w:ilvl w:val="3"/>
          <w:numId w:val="0"/>
        </w:numPr>
      </w:pPr>
      <w:r>
        <w:rPr>
          <w:rFonts w:hint="eastAsia" w:cs="宋体"/>
        </w:rPr>
        <w:t xml:space="preserve">4.1.2.3  </w:t>
      </w:r>
      <w:r>
        <w:rPr>
          <w:rFonts w:hint="eastAsia"/>
        </w:rPr>
        <w:t>市属国企投资基金信息子系统</w:t>
      </w:r>
    </w:p>
    <w:p w14:paraId="35AD6821">
      <w:pPr>
        <w:ind w:firstLine="480"/>
      </w:pPr>
      <w:r>
        <w:rPr>
          <w:rFonts w:hint="eastAsia"/>
        </w:rPr>
        <w:t>为健全以管资本为主的国有资产监管体制，深化国有资本投资、运营公司改革，科学合理界定政府及国资监管机构，明确国有资本投资、运营公司和所持股企业的权利边界，国家相继出台了各类政策指引和规范，用以健全管资本为主的国有资产监管体制，深化国有资本投资、运营公司改革，科学合理界定政府及国资监管机构、国有资本投资、运营公司和所持股企业的权利边界。迫切需要尽快构建信息化技术平台，推动上述监管工作的落地。</w:t>
      </w:r>
    </w:p>
    <w:p w14:paraId="588094A6">
      <w:pPr>
        <w:pStyle w:val="22"/>
        <w:numPr>
          <w:ilvl w:val="8"/>
          <w:numId w:val="0"/>
        </w:numPr>
        <w:rPr>
          <w:rFonts w:hint="default"/>
        </w:rPr>
      </w:pPr>
      <w:r>
        <w:rPr>
          <w:rFonts w:hint="default" w:cs="Times New Roman"/>
        </w:rPr>
        <w:t xml:space="preserve">表4.3  </w:t>
      </w:r>
      <w:r>
        <w:t>政策对照清单</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87"/>
        <w:gridCol w:w="2754"/>
        <w:gridCol w:w="1768"/>
        <w:gridCol w:w="3413"/>
      </w:tblGrid>
      <w:tr w14:paraId="2A308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 w:type="pct"/>
            <w:vMerge w:val="restart"/>
            <w:vAlign w:val="center"/>
          </w:tcPr>
          <w:p w14:paraId="57D39C44">
            <w:pPr>
              <w:pStyle w:val="30"/>
            </w:pPr>
            <w:r>
              <w:t>序号</w:t>
            </w:r>
          </w:p>
        </w:tc>
        <w:tc>
          <w:tcPr>
            <w:tcW w:w="1615" w:type="pct"/>
            <w:vMerge w:val="restart"/>
            <w:vAlign w:val="center"/>
          </w:tcPr>
          <w:p w14:paraId="6C1EAF1F">
            <w:pPr>
              <w:pStyle w:val="30"/>
            </w:pPr>
            <w:r>
              <w:t>主要建设内容</w:t>
            </w:r>
          </w:p>
        </w:tc>
        <w:tc>
          <w:tcPr>
            <w:tcW w:w="3039" w:type="pct"/>
            <w:gridSpan w:val="2"/>
            <w:vAlign w:val="center"/>
          </w:tcPr>
          <w:p w14:paraId="703130F8">
            <w:pPr>
              <w:pStyle w:val="30"/>
            </w:pPr>
            <w:r>
              <w:t>建设必要性</w:t>
            </w:r>
          </w:p>
        </w:tc>
      </w:tr>
      <w:tr w14:paraId="03414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 w:type="pct"/>
            <w:vMerge w:val="continue"/>
            <w:vAlign w:val="center"/>
          </w:tcPr>
          <w:p w14:paraId="23744030">
            <w:pPr>
              <w:pStyle w:val="30"/>
            </w:pPr>
          </w:p>
        </w:tc>
        <w:tc>
          <w:tcPr>
            <w:tcW w:w="1615" w:type="pct"/>
            <w:vMerge w:val="continue"/>
            <w:vAlign w:val="center"/>
          </w:tcPr>
          <w:p w14:paraId="3DCF4369">
            <w:pPr>
              <w:pStyle w:val="30"/>
            </w:pPr>
          </w:p>
        </w:tc>
        <w:tc>
          <w:tcPr>
            <w:tcW w:w="1037" w:type="pct"/>
            <w:vAlign w:val="center"/>
          </w:tcPr>
          <w:p w14:paraId="5359E20B">
            <w:pPr>
              <w:pStyle w:val="30"/>
            </w:pPr>
            <w:r>
              <w:t>政策文件及工作批示</w:t>
            </w:r>
          </w:p>
        </w:tc>
        <w:tc>
          <w:tcPr>
            <w:tcW w:w="2002" w:type="pct"/>
            <w:vAlign w:val="center"/>
          </w:tcPr>
          <w:p w14:paraId="3A41A41A">
            <w:pPr>
              <w:pStyle w:val="30"/>
            </w:pPr>
            <w:r>
              <w:t>具体摘要</w:t>
            </w:r>
          </w:p>
        </w:tc>
      </w:tr>
      <w:tr w14:paraId="00A7E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4" w:type="pct"/>
            <w:vAlign w:val="center"/>
          </w:tcPr>
          <w:p w14:paraId="7A41FEEA">
            <w:pPr>
              <w:pStyle w:val="30"/>
            </w:pPr>
            <w:r>
              <w:t>1</w:t>
            </w:r>
          </w:p>
        </w:tc>
        <w:tc>
          <w:tcPr>
            <w:tcW w:w="1615" w:type="pct"/>
            <w:vAlign w:val="center"/>
          </w:tcPr>
          <w:p w14:paraId="50DD588F">
            <w:pPr>
              <w:pStyle w:val="30"/>
            </w:pPr>
            <w:r>
              <w:t>基金报送：</w:t>
            </w:r>
          </w:p>
          <w:p w14:paraId="569B58F7">
            <w:pPr>
              <w:pStyle w:val="30"/>
            </w:pPr>
            <w:r>
              <w:t>GP/LP基金报送信息管理，GP/LP基金管理人信息报送，GP/LP基金信息管理报送，GP/LP数据校验计算，是数据监测和管控工作的基础。</w:t>
            </w:r>
          </w:p>
          <w:p w14:paraId="20B0CE9A">
            <w:pPr>
              <w:pStyle w:val="30"/>
            </w:pPr>
            <w:r>
              <w:t>数据报表：</w:t>
            </w:r>
          </w:p>
          <w:p w14:paraId="39F2BFBD">
            <w:pPr>
              <w:pStyle w:val="30"/>
            </w:pPr>
            <w:r>
              <w:t>实现基金管理人及基金信息的数据展示。包括历年数据对比，本集团基金情况，实控和参投基金数据分类统计。全面进行数据监测。</w:t>
            </w:r>
          </w:p>
          <w:p w14:paraId="30B28EAD">
            <w:pPr>
              <w:pStyle w:val="30"/>
            </w:pPr>
            <w:r>
              <w:t>数据分析看板：</w:t>
            </w:r>
          </w:p>
          <w:p w14:paraId="4D185498">
            <w:pPr>
              <w:pStyle w:val="30"/>
            </w:pPr>
            <w:r>
              <w:t>面向国资基金管理的主要业务场景，对市属国企投资基金进行结构分析、模块分析、对比分析，绩效分析。并形成看板展示，包括整体概览分析，分类专题分析，分类投资概览，年度投资情况，基金详情。</w:t>
            </w:r>
          </w:p>
        </w:tc>
        <w:tc>
          <w:tcPr>
            <w:tcW w:w="1037" w:type="pct"/>
            <w:vAlign w:val="center"/>
          </w:tcPr>
          <w:p w14:paraId="39722B94">
            <w:pPr>
              <w:pStyle w:val="30"/>
            </w:pPr>
            <w:r>
              <w:t>上海市国资委于2024年8月印发《市国资委监管企业私募股权投资基金业务管理办法》。</w:t>
            </w:r>
          </w:p>
        </w:tc>
        <w:tc>
          <w:tcPr>
            <w:tcW w:w="2002" w:type="pct"/>
            <w:vAlign w:val="center"/>
          </w:tcPr>
          <w:p w14:paraId="6BFE96DE">
            <w:pPr>
              <w:pStyle w:val="30"/>
            </w:pPr>
            <w:r>
              <w:t>开展基金业务的监管企业应当建立基金业务信息化管理系统，加强对投资决策、投后管理、项目退出等重点环节的在线监测，运用信息化手段建立健全基金风险预警和防范机制，提升基金业务管控水平。监管企业应及时完整填报市国资委相关信息系统。</w:t>
            </w:r>
          </w:p>
          <w:p w14:paraId="20EEB524">
            <w:pPr>
              <w:pStyle w:val="30"/>
            </w:pPr>
            <w:r>
              <w:t>在基金的运作管理中，一些问题也逐步显现，如基金信息碎片化、存在限制资金、产业带动性不够、投管退等环节监管薄弱等，影响了基金的运作效率和功能发挥，需通过信息化手段为支撑，以构建精准管理体系和支持体系为抓手，进一步提升市属国企投资基金的资本效能。</w:t>
            </w:r>
          </w:p>
        </w:tc>
      </w:tr>
    </w:tbl>
    <w:p w14:paraId="4576CA0C">
      <w:pPr>
        <w:ind w:firstLine="0" w:firstLineChars="0"/>
      </w:pPr>
    </w:p>
    <w:p w14:paraId="793204C0">
      <w:pPr>
        <w:pStyle w:val="5"/>
        <w:numPr>
          <w:ilvl w:val="3"/>
          <w:numId w:val="0"/>
        </w:numPr>
      </w:pPr>
      <w:r>
        <w:rPr>
          <w:rFonts w:hint="eastAsia" w:cs="宋体"/>
        </w:rPr>
        <w:t xml:space="preserve">4.1.2.4  </w:t>
      </w:r>
      <w:r>
        <w:rPr>
          <w:rFonts w:hint="eastAsia"/>
        </w:rPr>
        <w:t>国际化经营子系统</w:t>
      </w:r>
    </w:p>
    <w:p w14:paraId="0EED2F9E">
      <w:pPr>
        <w:pStyle w:val="22"/>
        <w:numPr>
          <w:ilvl w:val="8"/>
          <w:numId w:val="0"/>
        </w:numPr>
        <w:rPr>
          <w:rFonts w:hint="default"/>
        </w:rPr>
      </w:pPr>
      <w:r>
        <w:rPr>
          <w:rFonts w:hint="default" w:cs="Times New Roman"/>
        </w:rPr>
        <w:t xml:space="preserve">表4.4  </w:t>
      </w:r>
      <w:r>
        <w:t>政策对照清单</w:t>
      </w:r>
    </w:p>
    <w:tbl>
      <w:tblPr>
        <w:tblStyle w:val="18"/>
        <w:tblW w:w="0" w:type="auto"/>
        <w:tblInd w:w="4" w:type="dxa"/>
        <w:tblLayout w:type="autofit"/>
        <w:tblCellMar>
          <w:top w:w="0" w:type="dxa"/>
          <w:left w:w="108" w:type="dxa"/>
          <w:bottom w:w="0" w:type="dxa"/>
          <w:right w:w="108" w:type="dxa"/>
        </w:tblCellMar>
      </w:tblPr>
      <w:tblGrid>
        <w:gridCol w:w="584"/>
        <w:gridCol w:w="1659"/>
        <w:gridCol w:w="2690"/>
        <w:gridCol w:w="3585"/>
      </w:tblGrid>
      <w:tr w14:paraId="4B6A022F">
        <w:tblPrEx>
          <w:tblCellMar>
            <w:top w:w="0" w:type="dxa"/>
            <w:left w:w="108" w:type="dxa"/>
            <w:bottom w:w="0" w:type="dxa"/>
            <w:right w:w="108" w:type="dxa"/>
          </w:tblCellMar>
        </w:tblPrEx>
        <w:trPr>
          <w:trHeight w:val="285" w:hRule="atLeast"/>
        </w:trPr>
        <w:tc>
          <w:tcPr>
            <w:tcW w:w="584" w:type="dxa"/>
            <w:vMerge w:val="restart"/>
            <w:tcBorders>
              <w:top w:val="single" w:color="000000" w:sz="4" w:space="0"/>
              <w:left w:val="single" w:color="000000" w:sz="4" w:space="0"/>
              <w:bottom w:val="single" w:color="000000" w:sz="4" w:space="0"/>
              <w:right w:val="single" w:color="000000" w:sz="4" w:space="0"/>
            </w:tcBorders>
            <w:vAlign w:val="center"/>
          </w:tcPr>
          <w:p w14:paraId="3C48693C">
            <w:pPr>
              <w:pStyle w:val="30"/>
            </w:pPr>
            <w:bookmarkStart w:id="69" w:name="OLE_LINK119"/>
            <w:r>
              <w:rPr>
                <w:rFonts w:hint="eastAsia"/>
              </w:rPr>
              <w:t>序号</w:t>
            </w:r>
          </w:p>
        </w:tc>
        <w:tc>
          <w:tcPr>
            <w:tcW w:w="1659" w:type="dxa"/>
            <w:vMerge w:val="restart"/>
            <w:tcBorders>
              <w:top w:val="single" w:color="000000" w:sz="4" w:space="0"/>
              <w:left w:val="single" w:color="000000" w:sz="4" w:space="0"/>
              <w:bottom w:val="single" w:color="000000" w:sz="4" w:space="0"/>
              <w:right w:val="single" w:color="000000" w:sz="4" w:space="0"/>
            </w:tcBorders>
            <w:vAlign w:val="center"/>
          </w:tcPr>
          <w:p w14:paraId="40F9FC69">
            <w:pPr>
              <w:pStyle w:val="30"/>
            </w:pPr>
            <w:r>
              <w:rPr>
                <w:rFonts w:hint="eastAsia"/>
              </w:rPr>
              <w:t>主要建设内容</w:t>
            </w:r>
          </w:p>
        </w:tc>
        <w:tc>
          <w:tcPr>
            <w:tcW w:w="6275" w:type="dxa"/>
            <w:gridSpan w:val="2"/>
            <w:tcBorders>
              <w:top w:val="single" w:color="000000" w:sz="4" w:space="0"/>
              <w:left w:val="single" w:color="000000" w:sz="4" w:space="0"/>
              <w:bottom w:val="single" w:color="000000" w:sz="4" w:space="0"/>
              <w:right w:val="single" w:color="000000" w:sz="4" w:space="0"/>
            </w:tcBorders>
            <w:vAlign w:val="center"/>
          </w:tcPr>
          <w:p w14:paraId="51552B46">
            <w:pPr>
              <w:pStyle w:val="30"/>
            </w:pPr>
            <w:r>
              <w:rPr>
                <w:rFonts w:hint="eastAsia"/>
              </w:rPr>
              <w:t>建设必要性</w:t>
            </w:r>
          </w:p>
        </w:tc>
      </w:tr>
      <w:tr w14:paraId="5EB92D02">
        <w:tblPrEx>
          <w:tblCellMar>
            <w:top w:w="0" w:type="dxa"/>
            <w:left w:w="108" w:type="dxa"/>
            <w:bottom w:w="0" w:type="dxa"/>
            <w:right w:w="108" w:type="dxa"/>
          </w:tblCellMar>
        </w:tblPrEx>
        <w:trPr>
          <w:trHeight w:val="285" w:hRule="atLeast"/>
        </w:trPr>
        <w:tc>
          <w:tcPr>
            <w:tcW w:w="584" w:type="dxa"/>
            <w:vMerge w:val="continue"/>
            <w:tcBorders>
              <w:top w:val="single" w:color="000000" w:sz="4" w:space="0"/>
              <w:left w:val="single" w:color="000000" w:sz="4" w:space="0"/>
              <w:bottom w:val="single" w:color="000000" w:sz="4" w:space="0"/>
              <w:right w:val="single" w:color="000000" w:sz="4" w:space="0"/>
            </w:tcBorders>
            <w:vAlign w:val="center"/>
          </w:tcPr>
          <w:p w14:paraId="3CE2922D">
            <w:pPr>
              <w:pStyle w:val="30"/>
            </w:pPr>
          </w:p>
        </w:tc>
        <w:tc>
          <w:tcPr>
            <w:tcW w:w="1659" w:type="dxa"/>
            <w:vMerge w:val="continue"/>
            <w:tcBorders>
              <w:top w:val="single" w:color="000000" w:sz="4" w:space="0"/>
              <w:left w:val="single" w:color="000000" w:sz="4" w:space="0"/>
              <w:bottom w:val="single" w:color="auto" w:sz="4" w:space="0"/>
              <w:right w:val="single" w:color="000000" w:sz="4" w:space="0"/>
            </w:tcBorders>
            <w:vAlign w:val="center"/>
          </w:tcPr>
          <w:p w14:paraId="5B0E9EAA">
            <w:pPr>
              <w:pStyle w:val="30"/>
            </w:pPr>
          </w:p>
        </w:tc>
        <w:tc>
          <w:tcPr>
            <w:tcW w:w="2690" w:type="dxa"/>
            <w:tcBorders>
              <w:top w:val="single" w:color="000000" w:sz="4" w:space="0"/>
              <w:left w:val="single" w:color="000000" w:sz="4" w:space="0"/>
              <w:bottom w:val="single" w:color="auto" w:sz="4" w:space="0"/>
              <w:right w:val="single" w:color="000000" w:sz="4" w:space="0"/>
            </w:tcBorders>
            <w:vAlign w:val="center"/>
          </w:tcPr>
          <w:p w14:paraId="5AE9C330">
            <w:pPr>
              <w:pStyle w:val="30"/>
            </w:pPr>
            <w:r>
              <w:rPr>
                <w:rFonts w:hint="eastAsia"/>
              </w:rPr>
              <w:t>政策文件及工作批示</w:t>
            </w:r>
          </w:p>
        </w:tc>
        <w:tc>
          <w:tcPr>
            <w:tcW w:w="3585" w:type="dxa"/>
            <w:tcBorders>
              <w:top w:val="single" w:color="000000" w:sz="4" w:space="0"/>
              <w:left w:val="single" w:color="000000" w:sz="4" w:space="0"/>
              <w:bottom w:val="single" w:color="auto" w:sz="4" w:space="0"/>
              <w:right w:val="single" w:color="000000" w:sz="4" w:space="0"/>
            </w:tcBorders>
            <w:vAlign w:val="center"/>
          </w:tcPr>
          <w:p w14:paraId="54F1E3B3">
            <w:pPr>
              <w:pStyle w:val="30"/>
            </w:pPr>
            <w:r>
              <w:rPr>
                <w:rFonts w:hint="eastAsia"/>
              </w:rPr>
              <w:t>具体摘要</w:t>
            </w:r>
          </w:p>
        </w:tc>
      </w:tr>
      <w:tr w14:paraId="4672504D">
        <w:tblPrEx>
          <w:tblCellMar>
            <w:top w:w="0" w:type="dxa"/>
            <w:left w:w="108" w:type="dxa"/>
            <w:bottom w:w="0" w:type="dxa"/>
            <w:right w:w="108" w:type="dxa"/>
          </w:tblCellMar>
        </w:tblPrEx>
        <w:trPr>
          <w:trHeight w:val="1401" w:hRule="atLeast"/>
        </w:trPr>
        <w:tc>
          <w:tcPr>
            <w:tcW w:w="584" w:type="dxa"/>
            <w:tcBorders>
              <w:top w:val="single" w:color="000000" w:sz="4" w:space="0"/>
              <w:left w:val="single" w:color="000000" w:sz="4" w:space="0"/>
              <w:bottom w:val="single" w:color="000000" w:sz="4" w:space="0"/>
              <w:right w:val="single" w:color="auto" w:sz="4" w:space="0"/>
            </w:tcBorders>
            <w:vAlign w:val="center"/>
          </w:tcPr>
          <w:p w14:paraId="01007D8C">
            <w:pPr>
              <w:pStyle w:val="30"/>
            </w:pPr>
            <w:r>
              <w:rPr>
                <w:rFonts w:hint="eastAsia"/>
              </w:rPr>
              <w:t>1</w:t>
            </w:r>
          </w:p>
        </w:tc>
        <w:tc>
          <w:tcPr>
            <w:tcW w:w="1659" w:type="dxa"/>
            <w:tcBorders>
              <w:top w:val="single" w:color="auto" w:sz="4" w:space="0"/>
              <w:left w:val="single" w:color="auto" w:sz="4" w:space="0"/>
              <w:bottom w:val="single" w:color="auto" w:sz="4" w:space="0"/>
              <w:right w:val="single" w:color="000000" w:sz="4" w:space="0"/>
            </w:tcBorders>
          </w:tcPr>
          <w:p w14:paraId="0ADD12D8">
            <w:pPr>
              <w:pStyle w:val="30"/>
            </w:pPr>
            <w:r>
              <w:rPr>
                <w:rFonts w:hint="eastAsia"/>
              </w:rPr>
              <w:t>叠加汇总、非固定行列报表汇总、汇总节点检查、模板查询、自定义查询、报送统计查询、境外企业分析、境外数据审核、数据整合制作</w:t>
            </w:r>
          </w:p>
        </w:tc>
        <w:tc>
          <w:tcPr>
            <w:tcW w:w="2690" w:type="dxa"/>
            <w:tcBorders>
              <w:top w:val="single" w:color="auto" w:sz="4" w:space="0"/>
              <w:left w:val="single" w:color="000000" w:sz="4" w:space="0"/>
              <w:bottom w:val="single" w:color="auto" w:sz="4" w:space="0"/>
              <w:right w:val="single" w:color="000000" w:sz="4" w:space="0"/>
            </w:tcBorders>
            <w:vAlign w:val="center"/>
          </w:tcPr>
          <w:p w14:paraId="5E2897AC">
            <w:pPr>
              <w:pStyle w:val="30"/>
            </w:pPr>
            <w:r>
              <w:rPr>
                <w:rFonts w:hint="eastAsia"/>
              </w:rPr>
              <w:t>中央企业境外国有资产监督管理暂行办法（国资委令第26号）</w:t>
            </w:r>
          </w:p>
        </w:tc>
        <w:tc>
          <w:tcPr>
            <w:tcW w:w="3585" w:type="dxa"/>
            <w:tcBorders>
              <w:top w:val="single" w:color="auto" w:sz="4" w:space="0"/>
              <w:left w:val="single" w:color="000000" w:sz="4" w:space="0"/>
              <w:bottom w:val="single" w:color="auto" w:sz="4" w:space="0"/>
              <w:right w:val="single" w:color="auto" w:sz="4" w:space="0"/>
            </w:tcBorders>
            <w:vAlign w:val="center"/>
          </w:tcPr>
          <w:p w14:paraId="564F9775">
            <w:pPr>
              <w:pStyle w:val="30"/>
            </w:pPr>
            <w:r>
              <w:rPr>
                <w:rFonts w:hint="eastAsia"/>
              </w:rPr>
              <w:t>为加强国务院国有资产监督管理委员会（以下简称国资委）履行出资人职责的企业（以下简称中央企业）境外国有资产监督管理，规范境外企业经营行为，维护境外国有资产权益，防止国有资产流失，根据《中华人民共和国企业国有资产法》和《企业国有资产监督管理暂行条例》及相关法律、行政法规，制定本办法。地方国有资产监督管理机构可以参照本办法制定所出资企业境外国有资产管理制度。</w:t>
            </w:r>
          </w:p>
        </w:tc>
      </w:tr>
      <w:bookmarkEnd w:id="69"/>
    </w:tbl>
    <w:p w14:paraId="2A7F69EC">
      <w:pPr>
        <w:pStyle w:val="5"/>
        <w:numPr>
          <w:ilvl w:val="3"/>
          <w:numId w:val="0"/>
        </w:numPr>
      </w:pPr>
      <w:r>
        <w:rPr>
          <w:rFonts w:hint="eastAsia" w:cs="宋体"/>
        </w:rPr>
        <w:t xml:space="preserve">4.1.2.5  </w:t>
      </w:r>
      <w:r>
        <w:rPr>
          <w:rFonts w:hint="eastAsia"/>
        </w:rPr>
        <w:t>国企价值评估子系统</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
        <w:gridCol w:w="2017"/>
        <w:gridCol w:w="2448"/>
        <w:gridCol w:w="3582"/>
      </w:tblGrid>
      <w:tr w14:paraId="110E5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Merge w:val="restart"/>
            <w:vAlign w:val="center"/>
          </w:tcPr>
          <w:p w14:paraId="750F554D">
            <w:pPr>
              <w:pStyle w:val="30"/>
            </w:pPr>
            <w:r>
              <w:t>序号</w:t>
            </w:r>
          </w:p>
        </w:tc>
        <w:tc>
          <w:tcPr>
            <w:tcW w:w="1183" w:type="pct"/>
            <w:vMerge w:val="restart"/>
            <w:vAlign w:val="center"/>
          </w:tcPr>
          <w:p w14:paraId="6848719E">
            <w:pPr>
              <w:pStyle w:val="30"/>
            </w:pPr>
            <w:r>
              <w:t>主要建设内容</w:t>
            </w:r>
          </w:p>
        </w:tc>
        <w:tc>
          <w:tcPr>
            <w:tcW w:w="3537" w:type="pct"/>
            <w:gridSpan w:val="2"/>
            <w:vAlign w:val="center"/>
          </w:tcPr>
          <w:p w14:paraId="3E3BA3F9">
            <w:pPr>
              <w:pStyle w:val="30"/>
            </w:pPr>
            <w:r>
              <w:t>建设必要性</w:t>
            </w:r>
          </w:p>
        </w:tc>
      </w:tr>
      <w:tr w14:paraId="1B59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Merge w:val="continue"/>
            <w:vAlign w:val="center"/>
          </w:tcPr>
          <w:p w14:paraId="6F52D6CE">
            <w:pPr>
              <w:pStyle w:val="30"/>
            </w:pPr>
          </w:p>
        </w:tc>
        <w:tc>
          <w:tcPr>
            <w:tcW w:w="1183" w:type="pct"/>
            <w:vMerge w:val="continue"/>
            <w:vAlign w:val="center"/>
          </w:tcPr>
          <w:p w14:paraId="5807935F">
            <w:pPr>
              <w:pStyle w:val="30"/>
            </w:pPr>
          </w:p>
        </w:tc>
        <w:tc>
          <w:tcPr>
            <w:tcW w:w="1436" w:type="pct"/>
            <w:vAlign w:val="center"/>
          </w:tcPr>
          <w:p w14:paraId="35AD8B23">
            <w:pPr>
              <w:pStyle w:val="30"/>
            </w:pPr>
            <w:r>
              <w:t>政策文件及工作批示</w:t>
            </w:r>
          </w:p>
        </w:tc>
        <w:tc>
          <w:tcPr>
            <w:tcW w:w="2101" w:type="pct"/>
            <w:vAlign w:val="center"/>
          </w:tcPr>
          <w:p w14:paraId="5DBF9F92">
            <w:pPr>
              <w:pStyle w:val="30"/>
            </w:pPr>
            <w:r>
              <w:t>具体摘要</w:t>
            </w:r>
          </w:p>
        </w:tc>
      </w:tr>
      <w:tr w14:paraId="75A4C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5486A3AB">
            <w:pPr>
              <w:pStyle w:val="30"/>
            </w:pPr>
            <w:r>
              <w:t>1</w:t>
            </w:r>
          </w:p>
        </w:tc>
        <w:tc>
          <w:tcPr>
            <w:tcW w:w="1183" w:type="pct"/>
            <w:vAlign w:val="center"/>
          </w:tcPr>
          <w:p w14:paraId="4C41A712">
            <w:pPr>
              <w:pStyle w:val="30"/>
            </w:pPr>
            <w:r>
              <w:t>企业价值评估功能，用资产基础法，市场法，收益法，三种评估</w:t>
            </w:r>
            <w:r>
              <w:rPr>
                <w:rFonts w:hint="eastAsia"/>
              </w:rPr>
              <w:t>算法</w:t>
            </w:r>
            <w:r>
              <w:t>，对企业申报内容，用系统</w:t>
            </w:r>
            <w:r>
              <w:rPr>
                <w:rFonts w:hint="eastAsia"/>
              </w:rPr>
              <w:t>算法</w:t>
            </w:r>
            <w:r>
              <w:t>进行评估。</w:t>
            </w:r>
          </w:p>
        </w:tc>
        <w:tc>
          <w:tcPr>
            <w:tcW w:w="1436" w:type="pct"/>
            <w:vAlign w:val="center"/>
          </w:tcPr>
          <w:p w14:paraId="0DB3301D">
            <w:pPr>
              <w:pStyle w:val="30"/>
            </w:pPr>
            <w:r>
              <w:t>《国务院国有资产监督管理委员会令第12号》文件，第二章第六条和第七条要求</w:t>
            </w:r>
          </w:p>
        </w:tc>
        <w:tc>
          <w:tcPr>
            <w:tcW w:w="2101" w:type="pct"/>
            <w:vAlign w:val="center"/>
          </w:tcPr>
          <w:p w14:paraId="2E498275">
            <w:pPr>
              <w:pStyle w:val="30"/>
            </w:pPr>
            <w:r>
              <w:t>企业有下列行为之一的，应当对相关资产进行评估：</w:t>
            </w:r>
          </w:p>
          <w:p w14:paraId="551E85A4">
            <w:pPr>
              <w:pStyle w:val="30"/>
            </w:pPr>
            <w:r>
              <w:t>（一）整体或者部分改建为有限责任公司或者股份有限公司；</w:t>
            </w:r>
          </w:p>
          <w:p w14:paraId="0EF9B4D4">
            <w:pPr>
              <w:pStyle w:val="30"/>
            </w:pPr>
            <w:r>
              <w:t>（二）以非货币资产对外投资；</w:t>
            </w:r>
          </w:p>
          <w:p w14:paraId="1C9AF119">
            <w:pPr>
              <w:pStyle w:val="30"/>
            </w:pPr>
            <w:r>
              <w:t>（三）合并、分立、破产、解散；（四）非上市公司国有股东股权比例变动；</w:t>
            </w:r>
          </w:p>
          <w:p w14:paraId="7F201BE1">
            <w:pPr>
              <w:pStyle w:val="30"/>
            </w:pPr>
            <w:r>
              <w:t>（五）产权转让；</w:t>
            </w:r>
          </w:p>
          <w:p w14:paraId="0DDA71BD">
            <w:pPr>
              <w:pStyle w:val="30"/>
            </w:pPr>
            <w:r>
              <w:t>（六）资产转让、置换；</w:t>
            </w:r>
          </w:p>
          <w:p w14:paraId="104A21D3">
            <w:pPr>
              <w:pStyle w:val="30"/>
            </w:pPr>
            <w:r>
              <w:t>（七）整体资产或者部分资产租赁给非国有单位；</w:t>
            </w:r>
          </w:p>
          <w:p w14:paraId="07005E0B">
            <w:pPr>
              <w:pStyle w:val="30"/>
            </w:pPr>
            <w:r>
              <w:t>（八）以非货币资产偿还债务；</w:t>
            </w:r>
          </w:p>
          <w:p w14:paraId="34247CED">
            <w:pPr>
              <w:pStyle w:val="30"/>
            </w:pPr>
            <w:r>
              <w:t>（九）资产涉讼；</w:t>
            </w:r>
          </w:p>
          <w:p w14:paraId="76D95B06">
            <w:pPr>
              <w:pStyle w:val="30"/>
            </w:pPr>
            <w:r>
              <w:t>（十）收购非国有单位的资产；</w:t>
            </w:r>
          </w:p>
          <w:p w14:paraId="0B85E799">
            <w:pPr>
              <w:pStyle w:val="30"/>
            </w:pPr>
            <w:r>
              <w:t>（十一）接受非国有单位以非货币资产出资；</w:t>
            </w:r>
          </w:p>
          <w:p w14:paraId="2B129A25">
            <w:pPr>
              <w:pStyle w:val="30"/>
            </w:pPr>
            <w:r>
              <w:t>（十二）接受非国有单位以非货币资产抵债；</w:t>
            </w:r>
          </w:p>
          <w:p w14:paraId="03B054D0">
            <w:pPr>
              <w:pStyle w:val="30"/>
            </w:pPr>
            <w:r>
              <w:t>（十三）法律、行政法规规定的其他需要进行资产评估的事项。</w:t>
            </w:r>
          </w:p>
          <w:p w14:paraId="1EB25B19">
            <w:pPr>
              <w:pStyle w:val="30"/>
            </w:pPr>
            <w:r>
              <w:t>第七条</w:t>
            </w:r>
          </w:p>
          <w:p w14:paraId="3B5D9604">
            <w:pPr>
              <w:pStyle w:val="30"/>
            </w:pPr>
            <w:r>
              <w:t>企业有下列行为之一的，可以不对相关国有资产进行评估：</w:t>
            </w:r>
          </w:p>
          <w:p w14:paraId="1050D951">
            <w:pPr>
              <w:pStyle w:val="30"/>
            </w:pPr>
            <w:r>
              <w:t>（一）经各级人民政府或其国有资产监督管理机构批准，对企业整体或者部</w:t>
            </w:r>
          </w:p>
          <w:p w14:paraId="08ADC54E">
            <w:pPr>
              <w:pStyle w:val="30"/>
            </w:pPr>
            <w:r>
              <w:t>分资产实施无偿划转；</w:t>
            </w:r>
          </w:p>
          <w:p w14:paraId="0D7702C0">
            <w:pPr>
              <w:pStyle w:val="30"/>
            </w:pPr>
            <w:r>
              <w:t>（二）国有独资企业与其下属独资企业（事业单位）之间或其下属独资企业</w:t>
            </w:r>
          </w:p>
          <w:p w14:paraId="29B1492E">
            <w:pPr>
              <w:pStyle w:val="30"/>
            </w:pPr>
            <w:r>
              <w:t>（事业单位）之间的合并、资产（产权）置换和无偿划转。</w:t>
            </w:r>
          </w:p>
          <w:p w14:paraId="115143DA">
            <w:pPr>
              <w:pStyle w:val="30"/>
            </w:pPr>
          </w:p>
        </w:tc>
      </w:tr>
      <w:tr w14:paraId="47858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4DCE5725">
            <w:pPr>
              <w:pStyle w:val="30"/>
            </w:pPr>
            <w:r>
              <w:t>2</w:t>
            </w:r>
          </w:p>
        </w:tc>
        <w:tc>
          <w:tcPr>
            <w:tcW w:w="1183" w:type="pct"/>
            <w:vAlign w:val="center"/>
          </w:tcPr>
          <w:p w14:paraId="7FF1F63D">
            <w:pPr>
              <w:pStyle w:val="30"/>
            </w:pPr>
            <w:r>
              <w:t>建设企业价值智能评估系统，减轻人力审核负担，提升审核效率</w:t>
            </w:r>
          </w:p>
        </w:tc>
        <w:tc>
          <w:tcPr>
            <w:tcW w:w="1436" w:type="pct"/>
            <w:vAlign w:val="center"/>
          </w:tcPr>
          <w:p w14:paraId="00806D29">
            <w:pPr>
              <w:pStyle w:val="30"/>
            </w:pPr>
            <w:r>
              <w:t>2023年1月召开的2023年全市优化营商环境建设大会上，陈吉宁书记就“要用好数字化手段为优化营商环境赋能，促进政府职能转变和服务效率提升”</w:t>
            </w:r>
          </w:p>
        </w:tc>
        <w:tc>
          <w:tcPr>
            <w:tcW w:w="2101" w:type="pct"/>
            <w:vAlign w:val="center"/>
          </w:tcPr>
          <w:p w14:paraId="59E8800E">
            <w:pPr>
              <w:pStyle w:val="30"/>
            </w:pPr>
            <w:r>
              <w:t>强调：“加快推进区块链、人工智能等技术的全场景应用，构建线上线下全面融合的服务体系。通过数据归集与整合、应用开发与升级，牵引审批改革和流程再造”的总体要求。</w:t>
            </w:r>
          </w:p>
        </w:tc>
      </w:tr>
      <w:tr w14:paraId="1C022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67D2D17F">
            <w:pPr>
              <w:pStyle w:val="30"/>
            </w:pPr>
            <w:r>
              <w:rPr>
                <w:rFonts w:hint="eastAsia"/>
              </w:rPr>
              <w:t>3</w:t>
            </w:r>
          </w:p>
        </w:tc>
        <w:tc>
          <w:tcPr>
            <w:tcW w:w="1183" w:type="pct"/>
            <w:vAlign w:val="center"/>
          </w:tcPr>
          <w:p w14:paraId="1DBBDE6A">
            <w:pPr>
              <w:pStyle w:val="30"/>
            </w:pPr>
            <w:r>
              <w:t>企业价值指数系统，审阅模块，提供系统自动审核手段，对申报文件中的财报及数据指标进行正确性合理性审核。</w:t>
            </w:r>
          </w:p>
        </w:tc>
        <w:tc>
          <w:tcPr>
            <w:tcW w:w="1436" w:type="pct"/>
            <w:vAlign w:val="center"/>
          </w:tcPr>
          <w:p w14:paraId="4B5043DA">
            <w:pPr>
              <w:pStyle w:val="30"/>
            </w:pPr>
            <w:r>
              <w:t>2021年9月27日市国资委印发《关于推进本市国资国企数字化转型的实施意见》</w:t>
            </w:r>
          </w:p>
        </w:tc>
        <w:tc>
          <w:tcPr>
            <w:tcW w:w="2101" w:type="pct"/>
            <w:vAlign w:val="center"/>
          </w:tcPr>
          <w:p w14:paraId="6147D6A3">
            <w:pPr>
              <w:pStyle w:val="30"/>
            </w:pPr>
            <w:r>
              <w:t>要求以在线化、数字化、智能化赋能国资监管方式优化和监管效能提升，构建动态、协同、可视化的数字监管服务新模式。完善工作体系，与国务院国资委、全市数字化转型保持同步，在政策配套、数据报送、系统建设、组织保障、资源配备等方面做好衔接；推动市属国企系统全员、全面、全力融入数字化监管进程，明确阶段性任务。夯实监管基础，建立国资监管数据指标体系，科学有序推进企业上云和信创工作，绘制直观准确的国有企业“监管画像”。提升监管能效,实施数字化运营管控项目，形成“三重一大”、投资、财务、产权、项目、资金、监督追责、内控、法规、党建等业务闭环管理。</w:t>
            </w:r>
          </w:p>
        </w:tc>
      </w:tr>
      <w:tr w14:paraId="6D75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189C2CD1">
            <w:pPr>
              <w:pStyle w:val="30"/>
            </w:pPr>
            <w:r>
              <w:t>4</w:t>
            </w:r>
          </w:p>
        </w:tc>
        <w:tc>
          <w:tcPr>
            <w:tcW w:w="1183" w:type="pct"/>
            <w:vAlign w:val="center"/>
          </w:tcPr>
          <w:p w14:paraId="3A70012D">
            <w:pPr>
              <w:pStyle w:val="30"/>
            </w:pPr>
            <w:r>
              <w:t>企业价值评估系统，估算模块，对企业上报的申报数据进行重新估算，找出系统估算跟人工估算间的差距，发现不合理的估算结果。</w:t>
            </w:r>
          </w:p>
        </w:tc>
        <w:tc>
          <w:tcPr>
            <w:tcW w:w="1436" w:type="pct"/>
            <w:vAlign w:val="center"/>
          </w:tcPr>
          <w:p w14:paraId="75E9FE7A">
            <w:pPr>
              <w:pStyle w:val="30"/>
            </w:pPr>
            <w:r>
              <w:t>《上海市国资委2023年工作要点》</w:t>
            </w:r>
          </w:p>
        </w:tc>
        <w:tc>
          <w:tcPr>
            <w:tcW w:w="2101" w:type="pct"/>
            <w:vAlign w:val="center"/>
          </w:tcPr>
          <w:p w14:paraId="2CD47413">
            <w:pPr>
              <w:pStyle w:val="30"/>
            </w:pPr>
            <w:r>
              <w:t>加强全面风险协同管理。构建涵盖战略风险、业绩风险和运营风险的风险管理框架，强化风险防控工作协同联动，进一步形成监管合力。探索建立市国资委系统风险稳定基金，推动企业设置审计工作委员会，不断提升风险防范处置能力。持续推进重点领域关键环节的风险排查和监督治理，明确重大风险事项化解清单，推动重点子企业风险监控常态化</w:t>
            </w:r>
          </w:p>
        </w:tc>
      </w:tr>
      <w:tr w14:paraId="69F26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9" w:type="pct"/>
            <w:vAlign w:val="center"/>
          </w:tcPr>
          <w:p w14:paraId="5AD91E6C">
            <w:pPr>
              <w:pStyle w:val="30"/>
            </w:pPr>
            <w:r>
              <w:t>5</w:t>
            </w:r>
          </w:p>
        </w:tc>
        <w:tc>
          <w:tcPr>
            <w:tcW w:w="1183" w:type="pct"/>
            <w:vAlign w:val="center"/>
          </w:tcPr>
          <w:p w14:paraId="5670F092">
            <w:pPr>
              <w:pStyle w:val="30"/>
            </w:pPr>
            <w:r>
              <w:t>企业价值评估系统，估算模块，对无形资产部分进行评估能力扩充。对不动产添加批量评估功能。同时对国务院国资委系统进行案例适配和系统对接。</w:t>
            </w:r>
          </w:p>
        </w:tc>
        <w:tc>
          <w:tcPr>
            <w:tcW w:w="1436" w:type="pct"/>
            <w:vAlign w:val="center"/>
          </w:tcPr>
          <w:p w14:paraId="45C9FAFD">
            <w:pPr>
              <w:pStyle w:val="30"/>
            </w:pPr>
            <w:r>
              <w:t>国务院国资委8号文《关于优化中央企业资产评估管理有关事项的通知》（国资发产权规〔2024〕8号）</w:t>
            </w:r>
          </w:p>
        </w:tc>
        <w:tc>
          <w:tcPr>
            <w:tcW w:w="2101" w:type="pct"/>
            <w:vAlign w:val="center"/>
          </w:tcPr>
          <w:p w14:paraId="70AE8F9A">
            <w:pPr>
              <w:pStyle w:val="30"/>
            </w:pPr>
            <w:r>
              <w:t>​​"推动国有经济布局优化和结构调整，助力企业实现高质量发展，优化企业国有资产评估管理"​​</w:t>
            </w:r>
          </w:p>
          <w:p w14:paraId="73C80306">
            <w:pPr>
              <w:pStyle w:val="30"/>
            </w:pPr>
            <w:r>
              <w:t>"中央企业应当对资产评估项目实施分类管理，综合考虑评估目的、评估标的资产规模、评估标的特点等因素，合理确定本集团重大资产评估项目划分标准"​​</w:t>
            </w:r>
          </w:p>
          <w:p w14:paraId="5B28F597">
            <w:pPr>
              <w:pStyle w:val="30"/>
            </w:pPr>
            <w:r>
              <w:t>​"参股股权退出、处置成本较高且账面原值低于500万元的资产处置、能够通过公开市场获取市场价格的房产出售或租赁等情形，可以不进行资产评估"​</w:t>
            </w:r>
          </w:p>
          <w:p w14:paraId="4D6277CC">
            <w:pPr>
              <w:pStyle w:val="30"/>
            </w:pPr>
            <w:r>
              <w:t>​​"标的为境外企业或资产、并购上市公司、战略性新兴产业企业、有限合伙企业份额等情形，可采用估值方式定价"​​</w:t>
            </w:r>
          </w:p>
          <w:p w14:paraId="559AB40F">
            <w:pPr>
              <w:pStyle w:val="30"/>
            </w:pPr>
            <w:r>
              <w:t>​​"科技成果、知识产权、数据资产流转时，应首选评估或估值方式；确有难度的，可通过挂牌交易、拍卖、询价等方式确定价格"​​</w:t>
            </w:r>
          </w:p>
          <w:p w14:paraId="2AFA9352">
            <w:pPr>
              <w:pStyle w:val="30"/>
            </w:pPr>
            <w:r>
              <w:t>​​"交易价格低于评估价90%或高于评估价110%时，需经批准单位论证合理性；参考估值区间时，交易价应在区间内"</w:t>
            </w:r>
          </w:p>
        </w:tc>
      </w:tr>
    </w:tbl>
    <w:p w14:paraId="141429D5">
      <w:pPr>
        <w:ind w:firstLine="480"/>
      </w:pPr>
      <w:r>
        <w:rPr>
          <w:rFonts w:hint="eastAsia"/>
        </w:rPr>
        <w:t>1.政策要求</w:t>
      </w:r>
    </w:p>
    <w:p w14:paraId="649599A8">
      <w:pPr>
        <w:ind w:firstLine="480"/>
      </w:pPr>
      <w:r>
        <w:rPr>
          <w:rFonts w:hint="eastAsia"/>
        </w:rPr>
        <w:t>系统根据《国务院国有资产监督管理委员会令第12号》文件，第二章第六条和第七条要求，对国资企业所涉及的相关经济行为提供价值评估的系统工具，文件要求如下：</w:t>
      </w:r>
    </w:p>
    <w:p w14:paraId="5A34B498">
      <w:pPr>
        <w:ind w:firstLine="480"/>
      </w:pPr>
      <w:r>
        <w:rPr>
          <w:rFonts w:hint="eastAsia"/>
        </w:rPr>
        <w:t>第二章资产评估</w:t>
      </w:r>
    </w:p>
    <w:p w14:paraId="33012102">
      <w:pPr>
        <w:ind w:firstLine="480"/>
      </w:pPr>
      <w:r>
        <w:rPr>
          <w:rFonts w:hint="eastAsia"/>
        </w:rPr>
        <w:t>第六条</w:t>
      </w:r>
    </w:p>
    <w:p w14:paraId="4D5C11E2">
      <w:pPr>
        <w:ind w:firstLine="480"/>
      </w:pPr>
      <w:r>
        <w:rPr>
          <w:rFonts w:hint="eastAsia"/>
        </w:rPr>
        <w:t>企业有下列行为之一的，应当对相关资产进行评估：</w:t>
      </w:r>
    </w:p>
    <w:p w14:paraId="6026E1DE">
      <w:pPr>
        <w:ind w:firstLine="480"/>
      </w:pPr>
      <w:r>
        <w:rPr>
          <w:rFonts w:hint="eastAsia"/>
        </w:rPr>
        <w:t>（一）整体或者部分改建为有限责任公司或者股份有限公司；</w:t>
      </w:r>
    </w:p>
    <w:p w14:paraId="4EB3E886">
      <w:pPr>
        <w:ind w:firstLine="480"/>
      </w:pPr>
      <w:r>
        <w:rPr>
          <w:rFonts w:hint="eastAsia"/>
        </w:rPr>
        <w:t>（二）以非货币资产对外投资；</w:t>
      </w:r>
    </w:p>
    <w:p w14:paraId="66EC4594">
      <w:pPr>
        <w:ind w:firstLine="480"/>
      </w:pPr>
      <w:r>
        <w:rPr>
          <w:rFonts w:hint="eastAsia"/>
        </w:rPr>
        <w:t>（三）合并、分立、破产、解散；（四）非上市公司国有股东股权比例变动；</w:t>
      </w:r>
    </w:p>
    <w:p w14:paraId="113623FF">
      <w:pPr>
        <w:ind w:firstLine="480"/>
      </w:pPr>
      <w:r>
        <w:rPr>
          <w:rFonts w:hint="eastAsia"/>
        </w:rPr>
        <w:t>（五）产权转让；</w:t>
      </w:r>
    </w:p>
    <w:p w14:paraId="650FB052">
      <w:pPr>
        <w:ind w:firstLine="480"/>
      </w:pPr>
      <w:r>
        <w:rPr>
          <w:rFonts w:hint="eastAsia"/>
        </w:rPr>
        <w:t>（六）资产转让、置换；</w:t>
      </w:r>
    </w:p>
    <w:p w14:paraId="25EC2CF5">
      <w:pPr>
        <w:ind w:firstLine="480"/>
      </w:pPr>
      <w:r>
        <w:rPr>
          <w:rFonts w:hint="eastAsia"/>
        </w:rPr>
        <w:t>（七）整体资产或者部分资产租赁给非国有单位；</w:t>
      </w:r>
    </w:p>
    <w:p w14:paraId="70856D72">
      <w:pPr>
        <w:ind w:firstLine="480"/>
      </w:pPr>
      <w:r>
        <w:rPr>
          <w:rFonts w:hint="eastAsia"/>
        </w:rPr>
        <w:t>（八）以非货币资产偿还债务；</w:t>
      </w:r>
    </w:p>
    <w:p w14:paraId="49C4A254">
      <w:pPr>
        <w:ind w:firstLine="480"/>
      </w:pPr>
      <w:r>
        <w:rPr>
          <w:rFonts w:hint="eastAsia"/>
        </w:rPr>
        <w:t>（九）资产涉讼；</w:t>
      </w:r>
    </w:p>
    <w:p w14:paraId="17944A5C">
      <w:pPr>
        <w:ind w:firstLine="480"/>
      </w:pPr>
      <w:r>
        <w:rPr>
          <w:rFonts w:hint="eastAsia"/>
        </w:rPr>
        <w:t>（十）收购非国有单位的资产；</w:t>
      </w:r>
    </w:p>
    <w:p w14:paraId="2EF556BB">
      <w:pPr>
        <w:ind w:firstLine="480"/>
      </w:pPr>
      <w:r>
        <w:rPr>
          <w:rFonts w:hint="eastAsia"/>
        </w:rPr>
        <w:t>（十一）接受非国有单位以非货币资产出资；</w:t>
      </w:r>
    </w:p>
    <w:p w14:paraId="150D1D53">
      <w:pPr>
        <w:ind w:firstLine="480"/>
      </w:pPr>
      <w:r>
        <w:rPr>
          <w:rFonts w:hint="eastAsia"/>
        </w:rPr>
        <w:t>（十二）接受非国有单位以非货币资产抵债；</w:t>
      </w:r>
    </w:p>
    <w:p w14:paraId="332AC761">
      <w:pPr>
        <w:ind w:firstLine="480"/>
      </w:pPr>
      <w:r>
        <w:rPr>
          <w:rFonts w:hint="eastAsia"/>
        </w:rPr>
        <w:t>（十三）法律、行政法规规定的其他需要进行资产评估的事项。</w:t>
      </w:r>
    </w:p>
    <w:p w14:paraId="0B2F9FFF">
      <w:pPr>
        <w:ind w:firstLine="480"/>
      </w:pPr>
      <w:r>
        <w:rPr>
          <w:rFonts w:hint="eastAsia"/>
        </w:rPr>
        <w:t>第七条</w:t>
      </w:r>
    </w:p>
    <w:p w14:paraId="3D199F40">
      <w:pPr>
        <w:ind w:firstLine="480"/>
      </w:pPr>
      <w:r>
        <w:rPr>
          <w:rFonts w:hint="eastAsia"/>
        </w:rPr>
        <w:t>企业有下列行为之一的，可以不对相关国有资产进行评估：</w:t>
      </w:r>
    </w:p>
    <w:p w14:paraId="1AFF3B23">
      <w:pPr>
        <w:ind w:firstLine="480"/>
      </w:pPr>
      <w:r>
        <w:rPr>
          <w:rFonts w:hint="eastAsia"/>
        </w:rPr>
        <w:t>（一）经各级人民政府或其国有资产监督管理机构批准，对企业整体或者部</w:t>
      </w:r>
    </w:p>
    <w:p w14:paraId="4C8C5BDF">
      <w:pPr>
        <w:ind w:firstLine="480"/>
      </w:pPr>
      <w:r>
        <w:rPr>
          <w:rFonts w:hint="eastAsia"/>
        </w:rPr>
        <w:t>分资产实施无偿划转；</w:t>
      </w:r>
    </w:p>
    <w:p w14:paraId="3FAD4FA8">
      <w:pPr>
        <w:ind w:firstLine="480"/>
      </w:pPr>
      <w:r>
        <w:rPr>
          <w:rFonts w:hint="eastAsia"/>
        </w:rPr>
        <w:t>（二）国有独资企业与其下属独资企业（事业单位）之间或其下属独资企业</w:t>
      </w:r>
    </w:p>
    <w:p w14:paraId="76D5AB1B">
      <w:pPr>
        <w:ind w:firstLine="480"/>
      </w:pPr>
      <w:r>
        <w:rPr>
          <w:rFonts w:hint="eastAsia"/>
        </w:rPr>
        <w:t>（事业单位）之间的合并、资产（产权）置换和无偿划转。</w:t>
      </w:r>
    </w:p>
    <w:p w14:paraId="7E122B28">
      <w:pPr>
        <w:ind w:firstLine="480"/>
      </w:pPr>
      <w:r>
        <w:rPr>
          <w:rFonts w:hint="eastAsia"/>
        </w:rPr>
        <w:t>2、减轻企业负担，优化营商环境的必要之举</w:t>
      </w:r>
    </w:p>
    <w:p w14:paraId="1A0EA395">
      <w:pPr>
        <w:ind w:firstLine="480"/>
      </w:pPr>
      <w:r>
        <w:rPr>
          <w:rFonts w:hint="eastAsia"/>
        </w:rPr>
        <w:t>2023年1月召开的2023年全市优化营商环境建设大会上，陈吉宁书记就“要用好数字化手段为优化营商环境赋能，促进政府职能转变和服务效率提升”再次强调：“加快推进区块链、人工智能等技术的全场景应用，构建线上线下全面融合的服务体系。通过数据归集与整合、应用开发与升级，牵引审批改革和流程再造”的总体要求。</w:t>
      </w:r>
    </w:p>
    <w:p w14:paraId="3EA63CF5">
      <w:pPr>
        <w:ind w:firstLine="480"/>
      </w:pPr>
      <w:r>
        <w:rPr>
          <w:rFonts w:hint="eastAsia"/>
        </w:rPr>
        <w:t>3、完善数字监管，强化数据治理</w:t>
      </w:r>
    </w:p>
    <w:p w14:paraId="0A7D54D4">
      <w:pPr>
        <w:ind w:firstLine="480"/>
      </w:pPr>
      <w:r>
        <w:rPr>
          <w:rFonts w:hint="eastAsia"/>
        </w:rPr>
        <w:t>2021年9月27日市国资委印发《关于推进本市国资国企数字化转型的实施意见》要求以在线化、数字化、智能化赋能国资监管方式优化和监管效能提升，构建动态、协同、可视化的数字监管服务新模式。完善工作体系，与国务院国资委、全市数字化转型保持同步，在政策配套、数据报送、系统建设、组织保障、资源配备等方面做好衔接；推动市属国企系统全员、全面、全力融入数字化监管进程，明确阶段性任务。夯实监管基础，建立国资监管数据指标体系，科学有序推进企业上云和信创工作，绘制直观准确的国有企业“监管画像”。提升监管能效,实施数字化运营管控项目，形成“三重一大”、投资、财务、产权、项目、资金、监督追责、内控、法规、党建等业务闭环管理。</w:t>
      </w:r>
    </w:p>
    <w:p w14:paraId="052C09FB">
      <w:pPr>
        <w:ind w:firstLine="480"/>
      </w:pPr>
      <w:r>
        <w:rPr>
          <w:rFonts w:hint="eastAsia"/>
        </w:rPr>
        <w:t>4、加强全面风险协同管理</w:t>
      </w:r>
    </w:p>
    <w:p w14:paraId="0587A82C">
      <w:pPr>
        <w:ind w:firstLine="480"/>
      </w:pPr>
      <w:r>
        <w:rPr>
          <w:rFonts w:hint="eastAsia"/>
        </w:rPr>
        <w:t>《上海市国资委2023年工作要点》要求加强全面风险协同管理。构建涵盖战略风险、业绩风险和运营风险的风险管理框架，强化风险防控工作协同联动，进一步形成监管合力。探索建立市国资委系统风险稳定基金，推动企业设置审计工作委员会，不断提升风险防范处置能力。持续推进重点领域关键环节的风险排查和监督治理，明确重大风险事项化解清单，推动重点子企业风险监控常态化。</w:t>
      </w:r>
    </w:p>
    <w:p w14:paraId="404B4620">
      <w:pPr>
        <w:ind w:firstLine="480"/>
      </w:pPr>
      <w:r>
        <w:rPr>
          <w:rFonts w:hint="eastAsia"/>
        </w:rPr>
        <w:t>5.企业价值指数系统升级</w:t>
      </w:r>
    </w:p>
    <w:p w14:paraId="22CDFE90">
      <w:pPr>
        <w:ind w:firstLine="480"/>
      </w:pPr>
      <w:r>
        <w:rPr>
          <w:rFonts w:hint="eastAsia"/>
        </w:rPr>
        <w:t>上海市国资委随着日常业务工作复杂多变的数据规则，以及快速迭代的新需求，现有系统需进行升级及数据运维服务，因此需要升级企业价值指数系统及数据运维服务，增加无形资产类别，优化评估算法，优化审阅报告，清洗抓取数据，升级画像算法，实现国有基金份额估值，满足评估处日常工作要求。</w:t>
      </w:r>
    </w:p>
    <w:p w14:paraId="53AB91FC">
      <w:pPr>
        <w:pStyle w:val="5"/>
        <w:numPr>
          <w:ilvl w:val="3"/>
          <w:numId w:val="0"/>
        </w:numPr>
      </w:pPr>
      <w:r>
        <w:rPr>
          <w:rFonts w:hint="eastAsia" w:cs="宋体"/>
        </w:rPr>
        <w:t xml:space="preserve">4.1.2.6  </w:t>
      </w:r>
      <w:r>
        <w:rPr>
          <w:rFonts w:hint="eastAsia"/>
        </w:rPr>
        <w:t>全面风险预警管理子系统</w:t>
      </w:r>
    </w:p>
    <w:p w14:paraId="780C48CF">
      <w:pPr>
        <w:ind w:firstLine="480"/>
        <w:rPr>
          <w:rFonts w:cs="Times New Roman"/>
        </w:rPr>
      </w:pPr>
      <w:r>
        <w:rPr>
          <w:rFonts w:cs="Times New Roman"/>
        </w:rPr>
        <w:t>依据《上海市贯彻&lt;国有企业改革深化提升行动方案（2023-2025年）&gt;的实施方案》、《中央企业全面风险管理指引》（国资发改革</w:t>
      </w:r>
      <w:r>
        <w:rPr>
          <w:rFonts w:cs="Times New Roman"/>
          <w:color w:val="000000"/>
          <w:kern w:val="0"/>
          <w:sz w:val="22"/>
          <w:szCs w:val="22"/>
        </w:rPr>
        <w:t>〔20</w:t>
      </w:r>
      <w:r>
        <w:rPr>
          <w:rFonts w:hint="eastAsia" w:cs="Times New Roman"/>
          <w:color w:val="000000"/>
          <w:kern w:val="0"/>
          <w:sz w:val="22"/>
          <w:szCs w:val="22"/>
        </w:rPr>
        <w:t>06</w:t>
      </w:r>
      <w:r>
        <w:rPr>
          <w:rFonts w:cs="Times New Roman"/>
          <w:color w:val="000000"/>
          <w:kern w:val="0"/>
          <w:sz w:val="22"/>
          <w:szCs w:val="22"/>
        </w:rPr>
        <w:t>〕</w:t>
      </w:r>
      <w:r>
        <w:rPr>
          <w:rFonts w:cs="Times New Roman"/>
        </w:rPr>
        <w:t>108号）要求，各监管企业要学习贯彻习近平总书记考察上海重要讲话精神，深入推进国企改革深化提升行动，做好稳增长、防风险和强管理三项工作。</w:t>
      </w:r>
    </w:p>
    <w:p w14:paraId="0A522C5B">
      <w:pPr>
        <w:pStyle w:val="22"/>
        <w:numPr>
          <w:ilvl w:val="8"/>
          <w:numId w:val="0"/>
        </w:numPr>
        <w:rPr>
          <w:rFonts w:hint="default"/>
        </w:rPr>
      </w:pPr>
      <w:r>
        <w:rPr>
          <w:rFonts w:hint="default" w:cs="Times New Roman"/>
        </w:rPr>
        <w:t xml:space="preserve">表4.5  </w:t>
      </w:r>
      <w:r>
        <w:t>政策对照清单</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
        <w:gridCol w:w="1294"/>
        <w:gridCol w:w="1383"/>
        <w:gridCol w:w="5237"/>
        <w:gridCol w:w="15"/>
      </w:tblGrid>
      <w:tr w14:paraId="4C905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48" w:type="pct"/>
            <w:vMerge w:val="restart"/>
            <w:vAlign w:val="center"/>
          </w:tcPr>
          <w:p w14:paraId="0D7C5BFB">
            <w:pPr>
              <w:pStyle w:val="30"/>
            </w:pPr>
            <w:r>
              <w:rPr>
                <w:rFonts w:hint="eastAsia"/>
              </w:rPr>
              <w:t>序号</w:t>
            </w:r>
          </w:p>
        </w:tc>
        <w:tc>
          <w:tcPr>
            <w:tcW w:w="759" w:type="pct"/>
            <w:vMerge w:val="restart"/>
            <w:vAlign w:val="center"/>
          </w:tcPr>
          <w:p w14:paraId="76E15325">
            <w:pPr>
              <w:pStyle w:val="30"/>
            </w:pPr>
            <w:r>
              <w:rPr>
                <w:rFonts w:hint="eastAsia"/>
              </w:rPr>
              <w:t>主要建设内容</w:t>
            </w:r>
          </w:p>
        </w:tc>
        <w:tc>
          <w:tcPr>
            <w:tcW w:w="3892" w:type="pct"/>
            <w:gridSpan w:val="3"/>
            <w:vAlign w:val="center"/>
          </w:tcPr>
          <w:p w14:paraId="3D3F9DAA">
            <w:pPr>
              <w:pStyle w:val="30"/>
            </w:pPr>
            <w:r>
              <w:rPr>
                <w:rFonts w:hint="eastAsia"/>
              </w:rPr>
              <w:t>建设必要性</w:t>
            </w:r>
          </w:p>
        </w:tc>
      </w:tr>
      <w:tr w14:paraId="5D9EA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85" w:hRule="atLeast"/>
          <w:jc w:val="center"/>
        </w:trPr>
        <w:tc>
          <w:tcPr>
            <w:tcW w:w="348" w:type="pct"/>
            <w:vMerge w:val="continue"/>
            <w:vAlign w:val="center"/>
          </w:tcPr>
          <w:p w14:paraId="58D5AFE9">
            <w:pPr>
              <w:pStyle w:val="30"/>
            </w:pPr>
          </w:p>
        </w:tc>
        <w:tc>
          <w:tcPr>
            <w:tcW w:w="759" w:type="pct"/>
            <w:vMerge w:val="continue"/>
            <w:vAlign w:val="center"/>
          </w:tcPr>
          <w:p w14:paraId="18CA51F1">
            <w:pPr>
              <w:pStyle w:val="30"/>
            </w:pPr>
          </w:p>
        </w:tc>
        <w:tc>
          <w:tcPr>
            <w:tcW w:w="811" w:type="pct"/>
            <w:vAlign w:val="center"/>
          </w:tcPr>
          <w:p w14:paraId="24B64B4A">
            <w:pPr>
              <w:pStyle w:val="30"/>
            </w:pPr>
            <w:r>
              <w:rPr>
                <w:rFonts w:hint="eastAsia"/>
              </w:rPr>
              <w:t>政策文件及工作批示</w:t>
            </w:r>
          </w:p>
        </w:tc>
        <w:tc>
          <w:tcPr>
            <w:tcW w:w="3072" w:type="pct"/>
            <w:vAlign w:val="center"/>
          </w:tcPr>
          <w:p w14:paraId="00732D54">
            <w:pPr>
              <w:pStyle w:val="30"/>
            </w:pPr>
            <w:r>
              <w:rPr>
                <w:rFonts w:hint="eastAsia"/>
              </w:rPr>
              <w:t>具体摘要</w:t>
            </w:r>
          </w:p>
        </w:tc>
      </w:tr>
      <w:tr w14:paraId="1AF9E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29BA5DA1">
            <w:pPr>
              <w:pStyle w:val="30"/>
            </w:pPr>
            <w:r>
              <w:t>1</w:t>
            </w:r>
          </w:p>
        </w:tc>
        <w:tc>
          <w:tcPr>
            <w:tcW w:w="759" w:type="pct"/>
            <w:vAlign w:val="center"/>
          </w:tcPr>
          <w:p w14:paraId="6DA6B730">
            <w:pPr>
              <w:pStyle w:val="30"/>
            </w:pPr>
            <w:r>
              <w:rPr>
                <w:rFonts w:hint="eastAsia"/>
              </w:rPr>
              <w:t>首页-风险事件类动态</w:t>
            </w:r>
          </w:p>
        </w:tc>
        <w:tc>
          <w:tcPr>
            <w:tcW w:w="811" w:type="pct"/>
            <w:vAlign w:val="center"/>
          </w:tcPr>
          <w:p w14:paraId="2FCE9424">
            <w:pPr>
              <w:pStyle w:val="30"/>
            </w:pPr>
            <w:r>
              <w:rPr>
                <w:rFonts w:hint="eastAsia"/>
              </w:rPr>
              <w:t>《中央企业全面风险管理指引》（国资发改革[2006]108号）</w:t>
            </w:r>
          </w:p>
        </w:tc>
        <w:tc>
          <w:tcPr>
            <w:tcW w:w="3072" w:type="pct"/>
            <w:vAlign w:val="center"/>
          </w:tcPr>
          <w:p w14:paraId="2315EB8B">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43DE4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00C84881">
            <w:pPr>
              <w:pStyle w:val="30"/>
            </w:pPr>
            <w:r>
              <w:t>2</w:t>
            </w:r>
          </w:p>
        </w:tc>
        <w:tc>
          <w:tcPr>
            <w:tcW w:w="759" w:type="pct"/>
            <w:vAlign w:val="center"/>
          </w:tcPr>
          <w:p w14:paraId="1E9222EE">
            <w:pPr>
              <w:pStyle w:val="30"/>
            </w:pPr>
            <w:r>
              <w:rPr>
                <w:rFonts w:hint="eastAsia"/>
              </w:rPr>
              <w:t>首页-预警识别类动态</w:t>
            </w:r>
          </w:p>
        </w:tc>
        <w:tc>
          <w:tcPr>
            <w:tcW w:w="811" w:type="pct"/>
            <w:vAlign w:val="center"/>
          </w:tcPr>
          <w:p w14:paraId="6752C26D">
            <w:pPr>
              <w:pStyle w:val="30"/>
            </w:pPr>
            <w:r>
              <w:rPr>
                <w:rFonts w:hint="eastAsia"/>
              </w:rPr>
              <w:t>《中央企业全面风险管理指引》（国资发改革[2006]108号）</w:t>
            </w:r>
          </w:p>
        </w:tc>
        <w:tc>
          <w:tcPr>
            <w:tcW w:w="3072" w:type="pct"/>
            <w:vAlign w:val="center"/>
          </w:tcPr>
          <w:p w14:paraId="6CF9BD41">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77CCF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42413DF5">
            <w:pPr>
              <w:pStyle w:val="30"/>
            </w:pPr>
            <w:r>
              <w:t>3</w:t>
            </w:r>
          </w:p>
        </w:tc>
        <w:tc>
          <w:tcPr>
            <w:tcW w:w="759" w:type="pct"/>
            <w:vAlign w:val="center"/>
          </w:tcPr>
          <w:p w14:paraId="5BF2B379">
            <w:pPr>
              <w:pStyle w:val="30"/>
            </w:pPr>
            <w:r>
              <w:rPr>
                <w:rFonts w:hint="eastAsia"/>
              </w:rPr>
              <w:t>首页-负面舆情类动态</w:t>
            </w:r>
          </w:p>
        </w:tc>
        <w:tc>
          <w:tcPr>
            <w:tcW w:w="811" w:type="pct"/>
            <w:vAlign w:val="center"/>
          </w:tcPr>
          <w:p w14:paraId="08DC1023">
            <w:pPr>
              <w:pStyle w:val="30"/>
            </w:pPr>
            <w:r>
              <w:rPr>
                <w:rFonts w:hint="eastAsia"/>
              </w:rPr>
              <w:t>《中央企业全面风险管理指引》（国资发改革[2006]108号）</w:t>
            </w:r>
          </w:p>
        </w:tc>
        <w:tc>
          <w:tcPr>
            <w:tcW w:w="3072" w:type="pct"/>
            <w:vAlign w:val="center"/>
          </w:tcPr>
          <w:p w14:paraId="7D63C6C2">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45ACC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0DDC6DC1">
            <w:pPr>
              <w:pStyle w:val="30"/>
            </w:pPr>
            <w:r>
              <w:t>4</w:t>
            </w:r>
          </w:p>
        </w:tc>
        <w:tc>
          <w:tcPr>
            <w:tcW w:w="759" w:type="pct"/>
            <w:vAlign w:val="center"/>
          </w:tcPr>
          <w:p w14:paraId="5C6B4ADF">
            <w:pPr>
              <w:pStyle w:val="30"/>
            </w:pPr>
            <w:r>
              <w:rPr>
                <w:rFonts w:hint="eastAsia"/>
              </w:rPr>
              <w:t>首页-法律诉讼类动态</w:t>
            </w:r>
          </w:p>
        </w:tc>
        <w:tc>
          <w:tcPr>
            <w:tcW w:w="811" w:type="pct"/>
            <w:vAlign w:val="center"/>
          </w:tcPr>
          <w:p w14:paraId="1B242AF9">
            <w:pPr>
              <w:pStyle w:val="30"/>
            </w:pPr>
            <w:r>
              <w:rPr>
                <w:rFonts w:hint="eastAsia"/>
              </w:rPr>
              <w:t>《中央企业全面风险管理指引》（国资发改革[2006]108号）</w:t>
            </w:r>
          </w:p>
        </w:tc>
        <w:tc>
          <w:tcPr>
            <w:tcW w:w="3072" w:type="pct"/>
            <w:vAlign w:val="center"/>
          </w:tcPr>
          <w:p w14:paraId="559163C1">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3345A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0F4F8903">
            <w:pPr>
              <w:pStyle w:val="30"/>
            </w:pPr>
            <w:r>
              <w:t>5</w:t>
            </w:r>
          </w:p>
        </w:tc>
        <w:tc>
          <w:tcPr>
            <w:tcW w:w="759" w:type="pct"/>
            <w:vAlign w:val="center"/>
          </w:tcPr>
          <w:p w14:paraId="794801F7">
            <w:pPr>
              <w:pStyle w:val="30"/>
            </w:pPr>
            <w:r>
              <w:rPr>
                <w:rFonts w:hint="eastAsia"/>
              </w:rPr>
              <w:t>首页-风险报告上传</w:t>
            </w:r>
          </w:p>
        </w:tc>
        <w:tc>
          <w:tcPr>
            <w:tcW w:w="811" w:type="pct"/>
            <w:vAlign w:val="center"/>
          </w:tcPr>
          <w:p w14:paraId="5A8064AE">
            <w:pPr>
              <w:pStyle w:val="30"/>
            </w:pPr>
            <w:r>
              <w:rPr>
                <w:rFonts w:hint="eastAsia"/>
              </w:rPr>
              <w:t>《中央企业全面风险管理指引》（国资发改革[2006]108号）</w:t>
            </w:r>
          </w:p>
        </w:tc>
        <w:tc>
          <w:tcPr>
            <w:tcW w:w="3072" w:type="pct"/>
            <w:vAlign w:val="center"/>
          </w:tcPr>
          <w:p w14:paraId="0AA33C1C">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4709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1294EC4D">
            <w:pPr>
              <w:pStyle w:val="30"/>
            </w:pPr>
            <w:r>
              <w:t>6</w:t>
            </w:r>
          </w:p>
        </w:tc>
        <w:tc>
          <w:tcPr>
            <w:tcW w:w="759" w:type="pct"/>
            <w:vAlign w:val="center"/>
          </w:tcPr>
          <w:p w14:paraId="7639FB78">
            <w:pPr>
              <w:pStyle w:val="30"/>
            </w:pPr>
            <w:r>
              <w:rPr>
                <w:rFonts w:hint="eastAsia"/>
              </w:rPr>
              <w:t>首页-风险报告查阅</w:t>
            </w:r>
          </w:p>
        </w:tc>
        <w:tc>
          <w:tcPr>
            <w:tcW w:w="811" w:type="pct"/>
            <w:vAlign w:val="center"/>
          </w:tcPr>
          <w:p w14:paraId="29711EF6">
            <w:pPr>
              <w:pStyle w:val="30"/>
            </w:pPr>
            <w:r>
              <w:rPr>
                <w:rFonts w:hint="eastAsia"/>
              </w:rPr>
              <w:t>《中央企业全面风险管理指引》（国资发改革[2006]108号）</w:t>
            </w:r>
          </w:p>
        </w:tc>
        <w:tc>
          <w:tcPr>
            <w:tcW w:w="3072" w:type="pct"/>
            <w:vAlign w:val="center"/>
          </w:tcPr>
          <w:p w14:paraId="73BD7A49">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5D5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4A235B70">
            <w:pPr>
              <w:pStyle w:val="30"/>
            </w:pPr>
            <w:r>
              <w:t>7</w:t>
            </w:r>
          </w:p>
        </w:tc>
        <w:tc>
          <w:tcPr>
            <w:tcW w:w="759" w:type="pct"/>
            <w:vAlign w:val="center"/>
          </w:tcPr>
          <w:p w14:paraId="4977B725">
            <w:pPr>
              <w:pStyle w:val="30"/>
            </w:pPr>
            <w:r>
              <w:rPr>
                <w:rFonts w:hint="eastAsia"/>
              </w:rPr>
              <w:t>首页-版本公告</w:t>
            </w:r>
          </w:p>
        </w:tc>
        <w:tc>
          <w:tcPr>
            <w:tcW w:w="811" w:type="pct"/>
            <w:vAlign w:val="center"/>
          </w:tcPr>
          <w:p w14:paraId="10B9F005">
            <w:pPr>
              <w:pStyle w:val="30"/>
            </w:pPr>
            <w:r>
              <w:rPr>
                <w:rFonts w:hint="eastAsia"/>
              </w:rPr>
              <w:t>《中央企业全面风险管理指引》（国资发改革[2006]108号）</w:t>
            </w:r>
          </w:p>
        </w:tc>
        <w:tc>
          <w:tcPr>
            <w:tcW w:w="3072" w:type="pct"/>
            <w:vAlign w:val="center"/>
          </w:tcPr>
          <w:p w14:paraId="4839A0AB">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441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50F8A796">
            <w:pPr>
              <w:pStyle w:val="30"/>
            </w:pPr>
            <w:r>
              <w:t>8</w:t>
            </w:r>
          </w:p>
        </w:tc>
        <w:tc>
          <w:tcPr>
            <w:tcW w:w="759" w:type="pct"/>
            <w:vAlign w:val="center"/>
          </w:tcPr>
          <w:p w14:paraId="6E420CF7">
            <w:pPr>
              <w:pStyle w:val="30"/>
            </w:pPr>
            <w:r>
              <w:rPr>
                <w:rFonts w:hint="eastAsia"/>
              </w:rPr>
              <w:t>国资委总览——按时间趋势查看年度看板</w:t>
            </w:r>
          </w:p>
        </w:tc>
        <w:tc>
          <w:tcPr>
            <w:tcW w:w="811" w:type="pct"/>
            <w:vAlign w:val="center"/>
          </w:tcPr>
          <w:p w14:paraId="76F85A03">
            <w:pPr>
              <w:pStyle w:val="30"/>
            </w:pPr>
            <w:r>
              <w:rPr>
                <w:rFonts w:hint="eastAsia"/>
              </w:rPr>
              <w:t>《中央企业全面风险管理指引》（国资发改革[2006]108号）</w:t>
            </w:r>
          </w:p>
        </w:tc>
        <w:tc>
          <w:tcPr>
            <w:tcW w:w="3072" w:type="pct"/>
            <w:vAlign w:val="center"/>
          </w:tcPr>
          <w:p w14:paraId="30A20FB7">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D43F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756CF31E">
            <w:pPr>
              <w:pStyle w:val="30"/>
            </w:pPr>
            <w:r>
              <w:t>9</w:t>
            </w:r>
          </w:p>
        </w:tc>
        <w:tc>
          <w:tcPr>
            <w:tcW w:w="759" w:type="pct"/>
            <w:vAlign w:val="center"/>
          </w:tcPr>
          <w:p w14:paraId="6FB7BD8E">
            <w:pPr>
              <w:pStyle w:val="30"/>
            </w:pPr>
            <w:r>
              <w:rPr>
                <w:rFonts w:hint="eastAsia"/>
              </w:rPr>
              <w:t>国资委总览——按亮灯结果查看年度看板</w:t>
            </w:r>
          </w:p>
        </w:tc>
        <w:tc>
          <w:tcPr>
            <w:tcW w:w="811" w:type="pct"/>
            <w:vAlign w:val="center"/>
          </w:tcPr>
          <w:p w14:paraId="76EFF3EF">
            <w:pPr>
              <w:pStyle w:val="30"/>
            </w:pPr>
            <w:r>
              <w:rPr>
                <w:rFonts w:hint="eastAsia"/>
              </w:rPr>
              <w:t>《中央企业全面风险管理指引》（国资发改革[2006]108号）</w:t>
            </w:r>
          </w:p>
        </w:tc>
        <w:tc>
          <w:tcPr>
            <w:tcW w:w="3072" w:type="pct"/>
            <w:vAlign w:val="center"/>
          </w:tcPr>
          <w:p w14:paraId="6E6E01B2">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09B7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044731E7">
            <w:pPr>
              <w:pStyle w:val="30"/>
            </w:pPr>
            <w:r>
              <w:t>10</w:t>
            </w:r>
          </w:p>
        </w:tc>
        <w:tc>
          <w:tcPr>
            <w:tcW w:w="759" w:type="pct"/>
            <w:vAlign w:val="center"/>
          </w:tcPr>
          <w:p w14:paraId="3A521913">
            <w:pPr>
              <w:pStyle w:val="30"/>
            </w:pPr>
            <w:r>
              <w:rPr>
                <w:rFonts w:hint="eastAsia"/>
              </w:rPr>
              <w:t>国资委总览——按时间趋势查看月度看板</w:t>
            </w:r>
          </w:p>
        </w:tc>
        <w:tc>
          <w:tcPr>
            <w:tcW w:w="811" w:type="pct"/>
            <w:vAlign w:val="center"/>
          </w:tcPr>
          <w:p w14:paraId="7A98C38B">
            <w:pPr>
              <w:pStyle w:val="30"/>
            </w:pPr>
            <w:r>
              <w:rPr>
                <w:rFonts w:hint="eastAsia"/>
              </w:rPr>
              <w:t>《中央企业全面风险管理指引》（国资发改革[2006]108号）</w:t>
            </w:r>
          </w:p>
        </w:tc>
        <w:tc>
          <w:tcPr>
            <w:tcW w:w="3072" w:type="pct"/>
            <w:vAlign w:val="center"/>
          </w:tcPr>
          <w:p w14:paraId="51929CF0">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8902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6823C6B2">
            <w:pPr>
              <w:pStyle w:val="30"/>
            </w:pPr>
            <w:r>
              <w:t>11</w:t>
            </w:r>
          </w:p>
        </w:tc>
        <w:tc>
          <w:tcPr>
            <w:tcW w:w="759" w:type="pct"/>
            <w:vAlign w:val="center"/>
          </w:tcPr>
          <w:p w14:paraId="3F8A89EF">
            <w:pPr>
              <w:pStyle w:val="30"/>
            </w:pPr>
            <w:r>
              <w:rPr>
                <w:rFonts w:hint="eastAsia"/>
              </w:rPr>
              <w:t>国资委总览——按亮灯结果查看月度看板</w:t>
            </w:r>
          </w:p>
        </w:tc>
        <w:tc>
          <w:tcPr>
            <w:tcW w:w="811" w:type="pct"/>
            <w:vAlign w:val="center"/>
          </w:tcPr>
          <w:p w14:paraId="40DA7103">
            <w:pPr>
              <w:pStyle w:val="30"/>
            </w:pPr>
            <w:r>
              <w:rPr>
                <w:rFonts w:hint="eastAsia"/>
              </w:rPr>
              <w:t>《中央企业全面风险管理指引》（国资发改革[2006]108号）</w:t>
            </w:r>
          </w:p>
        </w:tc>
        <w:tc>
          <w:tcPr>
            <w:tcW w:w="3072" w:type="pct"/>
            <w:vAlign w:val="center"/>
          </w:tcPr>
          <w:p w14:paraId="172E5C1B">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8B15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7E29DD91">
            <w:pPr>
              <w:pStyle w:val="30"/>
            </w:pPr>
            <w:r>
              <w:t>12</w:t>
            </w:r>
          </w:p>
        </w:tc>
        <w:tc>
          <w:tcPr>
            <w:tcW w:w="759" w:type="pct"/>
            <w:vAlign w:val="center"/>
          </w:tcPr>
          <w:p w14:paraId="27260321">
            <w:pPr>
              <w:pStyle w:val="30"/>
            </w:pPr>
            <w:r>
              <w:rPr>
                <w:rFonts w:hint="eastAsia"/>
              </w:rPr>
              <w:t>集团总览——按时间趋势查看年度看板</w:t>
            </w:r>
          </w:p>
        </w:tc>
        <w:tc>
          <w:tcPr>
            <w:tcW w:w="811" w:type="pct"/>
            <w:vAlign w:val="center"/>
          </w:tcPr>
          <w:p w14:paraId="7852E1C6">
            <w:pPr>
              <w:pStyle w:val="30"/>
            </w:pPr>
            <w:r>
              <w:rPr>
                <w:rFonts w:hint="eastAsia"/>
              </w:rPr>
              <w:t>《中央企业全面风险管理指引》（国资发改革[2006]108号）</w:t>
            </w:r>
          </w:p>
        </w:tc>
        <w:tc>
          <w:tcPr>
            <w:tcW w:w="3072" w:type="pct"/>
            <w:vAlign w:val="center"/>
          </w:tcPr>
          <w:p w14:paraId="1EAC7280">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FE0B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2790E6E7">
            <w:pPr>
              <w:pStyle w:val="30"/>
            </w:pPr>
            <w:r>
              <w:t>13</w:t>
            </w:r>
          </w:p>
        </w:tc>
        <w:tc>
          <w:tcPr>
            <w:tcW w:w="759" w:type="pct"/>
            <w:vAlign w:val="center"/>
          </w:tcPr>
          <w:p w14:paraId="7CF7029B">
            <w:pPr>
              <w:pStyle w:val="30"/>
            </w:pPr>
            <w:r>
              <w:rPr>
                <w:rFonts w:hint="eastAsia"/>
              </w:rPr>
              <w:t>集团总览——按亮灯结果查看年度看板</w:t>
            </w:r>
          </w:p>
        </w:tc>
        <w:tc>
          <w:tcPr>
            <w:tcW w:w="811" w:type="pct"/>
            <w:vAlign w:val="center"/>
          </w:tcPr>
          <w:p w14:paraId="2B2BFA95">
            <w:pPr>
              <w:pStyle w:val="30"/>
            </w:pPr>
            <w:r>
              <w:rPr>
                <w:rFonts w:hint="eastAsia"/>
              </w:rPr>
              <w:t>《中央企业全面风险管理指引》（国资发改革[2006]108号）</w:t>
            </w:r>
          </w:p>
        </w:tc>
        <w:tc>
          <w:tcPr>
            <w:tcW w:w="3072" w:type="pct"/>
            <w:vAlign w:val="center"/>
          </w:tcPr>
          <w:p w14:paraId="5138ECC9">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71756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3C2DBA95">
            <w:pPr>
              <w:pStyle w:val="30"/>
            </w:pPr>
            <w:r>
              <w:t>14</w:t>
            </w:r>
          </w:p>
        </w:tc>
        <w:tc>
          <w:tcPr>
            <w:tcW w:w="759" w:type="pct"/>
            <w:vAlign w:val="center"/>
          </w:tcPr>
          <w:p w14:paraId="415BC789">
            <w:pPr>
              <w:pStyle w:val="30"/>
            </w:pPr>
            <w:r>
              <w:rPr>
                <w:rFonts w:hint="eastAsia"/>
              </w:rPr>
              <w:t>集团总览——综合R值亮灯分析年度看板</w:t>
            </w:r>
          </w:p>
        </w:tc>
        <w:tc>
          <w:tcPr>
            <w:tcW w:w="811" w:type="pct"/>
            <w:vAlign w:val="center"/>
          </w:tcPr>
          <w:p w14:paraId="7902B1B3">
            <w:pPr>
              <w:pStyle w:val="30"/>
            </w:pPr>
            <w:r>
              <w:rPr>
                <w:rFonts w:hint="eastAsia"/>
              </w:rPr>
              <w:t>《中央企业全面风险管理指引》（国资发改革[2006]108号）</w:t>
            </w:r>
          </w:p>
        </w:tc>
        <w:tc>
          <w:tcPr>
            <w:tcW w:w="3072" w:type="pct"/>
            <w:vAlign w:val="center"/>
          </w:tcPr>
          <w:p w14:paraId="7768258C">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F50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3EF38840">
            <w:pPr>
              <w:pStyle w:val="30"/>
            </w:pPr>
            <w:r>
              <w:t>15</w:t>
            </w:r>
          </w:p>
        </w:tc>
        <w:tc>
          <w:tcPr>
            <w:tcW w:w="759" w:type="pct"/>
            <w:vAlign w:val="center"/>
          </w:tcPr>
          <w:p w14:paraId="1FBEE6E1">
            <w:pPr>
              <w:pStyle w:val="30"/>
            </w:pPr>
            <w:r>
              <w:rPr>
                <w:rFonts w:hint="eastAsia"/>
              </w:rPr>
              <w:t>集团总览——按时间趋势查看月度看板</w:t>
            </w:r>
          </w:p>
        </w:tc>
        <w:tc>
          <w:tcPr>
            <w:tcW w:w="811" w:type="pct"/>
            <w:vAlign w:val="center"/>
          </w:tcPr>
          <w:p w14:paraId="79AC013A">
            <w:pPr>
              <w:pStyle w:val="30"/>
            </w:pPr>
            <w:r>
              <w:rPr>
                <w:rFonts w:hint="eastAsia"/>
              </w:rPr>
              <w:t>《中央企业全面风险管理指引》（国资发改革[2006]108号）</w:t>
            </w:r>
          </w:p>
        </w:tc>
        <w:tc>
          <w:tcPr>
            <w:tcW w:w="3072" w:type="pct"/>
            <w:vAlign w:val="center"/>
          </w:tcPr>
          <w:p w14:paraId="56B816D0">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7AD8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6E79773D">
            <w:pPr>
              <w:pStyle w:val="30"/>
            </w:pPr>
            <w:r>
              <w:t>16</w:t>
            </w:r>
          </w:p>
        </w:tc>
        <w:tc>
          <w:tcPr>
            <w:tcW w:w="759" w:type="pct"/>
            <w:vAlign w:val="center"/>
          </w:tcPr>
          <w:p w14:paraId="44E053F9">
            <w:pPr>
              <w:pStyle w:val="30"/>
            </w:pPr>
            <w:r>
              <w:rPr>
                <w:rFonts w:hint="eastAsia"/>
              </w:rPr>
              <w:t>集团总览——按亮灯结果查看月度看板</w:t>
            </w:r>
          </w:p>
        </w:tc>
        <w:tc>
          <w:tcPr>
            <w:tcW w:w="811" w:type="pct"/>
            <w:vAlign w:val="center"/>
          </w:tcPr>
          <w:p w14:paraId="6D025830">
            <w:pPr>
              <w:pStyle w:val="30"/>
            </w:pPr>
            <w:r>
              <w:rPr>
                <w:rFonts w:hint="eastAsia"/>
              </w:rPr>
              <w:t>《中央企业全面风险管理指引》（国资发改革[2006]108号）</w:t>
            </w:r>
          </w:p>
        </w:tc>
        <w:tc>
          <w:tcPr>
            <w:tcW w:w="3072" w:type="pct"/>
            <w:vAlign w:val="center"/>
          </w:tcPr>
          <w:p w14:paraId="0DFE1663">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EA5F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07D2C47C">
            <w:pPr>
              <w:pStyle w:val="30"/>
            </w:pPr>
            <w:r>
              <w:t>17</w:t>
            </w:r>
          </w:p>
        </w:tc>
        <w:tc>
          <w:tcPr>
            <w:tcW w:w="759" w:type="pct"/>
            <w:vAlign w:val="center"/>
          </w:tcPr>
          <w:p w14:paraId="3BC87B79">
            <w:pPr>
              <w:pStyle w:val="30"/>
            </w:pPr>
            <w:r>
              <w:rPr>
                <w:rFonts w:hint="eastAsia"/>
              </w:rPr>
              <w:t>集团总览——综合R值亮灯分析月度看板</w:t>
            </w:r>
          </w:p>
        </w:tc>
        <w:tc>
          <w:tcPr>
            <w:tcW w:w="811" w:type="pct"/>
            <w:vAlign w:val="center"/>
          </w:tcPr>
          <w:p w14:paraId="1535B42A">
            <w:pPr>
              <w:pStyle w:val="30"/>
            </w:pPr>
            <w:r>
              <w:rPr>
                <w:rFonts w:hint="eastAsia"/>
              </w:rPr>
              <w:t>《中央企业全面风险管理指引》（国资发改革[2006]108号）</w:t>
            </w:r>
          </w:p>
        </w:tc>
        <w:tc>
          <w:tcPr>
            <w:tcW w:w="3072" w:type="pct"/>
            <w:vAlign w:val="center"/>
          </w:tcPr>
          <w:p w14:paraId="484D759E">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FB39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20101AEF">
            <w:pPr>
              <w:pStyle w:val="30"/>
            </w:pPr>
            <w:r>
              <w:t>18</w:t>
            </w:r>
          </w:p>
        </w:tc>
        <w:tc>
          <w:tcPr>
            <w:tcW w:w="759" w:type="pct"/>
            <w:vAlign w:val="center"/>
          </w:tcPr>
          <w:p w14:paraId="24E5FC5F">
            <w:pPr>
              <w:pStyle w:val="30"/>
            </w:pPr>
            <w:r>
              <w:rPr>
                <w:rFonts w:hint="eastAsia"/>
              </w:rPr>
              <w:t>企业总览——按风险地图查看年度看板</w:t>
            </w:r>
          </w:p>
        </w:tc>
        <w:tc>
          <w:tcPr>
            <w:tcW w:w="811" w:type="pct"/>
            <w:vAlign w:val="center"/>
          </w:tcPr>
          <w:p w14:paraId="260F8F2C">
            <w:pPr>
              <w:pStyle w:val="30"/>
            </w:pPr>
            <w:r>
              <w:rPr>
                <w:rFonts w:hint="eastAsia"/>
              </w:rPr>
              <w:t>《中央企业全面风险管理指引》（国资发改革[2006]108号）</w:t>
            </w:r>
          </w:p>
        </w:tc>
        <w:tc>
          <w:tcPr>
            <w:tcW w:w="3072" w:type="pct"/>
            <w:vAlign w:val="center"/>
          </w:tcPr>
          <w:p w14:paraId="3DF4497A">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3A55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072F8374">
            <w:pPr>
              <w:pStyle w:val="30"/>
            </w:pPr>
            <w:r>
              <w:t>19</w:t>
            </w:r>
          </w:p>
        </w:tc>
        <w:tc>
          <w:tcPr>
            <w:tcW w:w="759" w:type="pct"/>
            <w:vAlign w:val="center"/>
          </w:tcPr>
          <w:p w14:paraId="44D2B1B6">
            <w:pPr>
              <w:pStyle w:val="30"/>
            </w:pPr>
            <w:r>
              <w:rPr>
                <w:rFonts w:hint="eastAsia"/>
              </w:rPr>
              <w:t>企业总览——按亮灯结果查看年度看板</w:t>
            </w:r>
          </w:p>
        </w:tc>
        <w:tc>
          <w:tcPr>
            <w:tcW w:w="811" w:type="pct"/>
            <w:vAlign w:val="center"/>
          </w:tcPr>
          <w:p w14:paraId="61F87246">
            <w:pPr>
              <w:pStyle w:val="30"/>
            </w:pPr>
            <w:r>
              <w:rPr>
                <w:rFonts w:hint="eastAsia"/>
              </w:rPr>
              <w:t>《中央企业全面风险管理指引》（国资发改革[2006]108号）</w:t>
            </w:r>
          </w:p>
        </w:tc>
        <w:tc>
          <w:tcPr>
            <w:tcW w:w="3072" w:type="pct"/>
            <w:vAlign w:val="center"/>
          </w:tcPr>
          <w:p w14:paraId="1344DB7F">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15CC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094002C9">
            <w:pPr>
              <w:pStyle w:val="30"/>
            </w:pPr>
            <w:r>
              <w:t>20</w:t>
            </w:r>
          </w:p>
        </w:tc>
        <w:tc>
          <w:tcPr>
            <w:tcW w:w="759" w:type="pct"/>
            <w:vAlign w:val="center"/>
          </w:tcPr>
          <w:p w14:paraId="77B790EA">
            <w:pPr>
              <w:pStyle w:val="30"/>
            </w:pPr>
            <w:r>
              <w:rPr>
                <w:rFonts w:hint="eastAsia"/>
              </w:rPr>
              <w:t>企业总览——综合R值亮灯分析年度看板</w:t>
            </w:r>
          </w:p>
        </w:tc>
        <w:tc>
          <w:tcPr>
            <w:tcW w:w="811" w:type="pct"/>
            <w:vAlign w:val="center"/>
          </w:tcPr>
          <w:p w14:paraId="583F4E2D">
            <w:pPr>
              <w:pStyle w:val="30"/>
            </w:pPr>
            <w:r>
              <w:rPr>
                <w:rFonts w:hint="eastAsia"/>
              </w:rPr>
              <w:t>《中央企业全面风险管理指引》（国资发改革[2006]108号）</w:t>
            </w:r>
          </w:p>
        </w:tc>
        <w:tc>
          <w:tcPr>
            <w:tcW w:w="3072" w:type="pct"/>
            <w:vAlign w:val="center"/>
          </w:tcPr>
          <w:p w14:paraId="0FA70737">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8ACD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636D280A">
            <w:pPr>
              <w:pStyle w:val="30"/>
            </w:pPr>
            <w:r>
              <w:t>21</w:t>
            </w:r>
          </w:p>
        </w:tc>
        <w:tc>
          <w:tcPr>
            <w:tcW w:w="759" w:type="pct"/>
            <w:vAlign w:val="center"/>
          </w:tcPr>
          <w:p w14:paraId="6DA60642">
            <w:pPr>
              <w:pStyle w:val="30"/>
            </w:pPr>
            <w:r>
              <w:rPr>
                <w:rFonts w:hint="eastAsia"/>
              </w:rPr>
              <w:t>企业总览——按风险地图查看月度看板</w:t>
            </w:r>
          </w:p>
        </w:tc>
        <w:tc>
          <w:tcPr>
            <w:tcW w:w="811" w:type="pct"/>
            <w:vAlign w:val="center"/>
          </w:tcPr>
          <w:p w14:paraId="154B1122">
            <w:pPr>
              <w:pStyle w:val="30"/>
            </w:pPr>
            <w:r>
              <w:rPr>
                <w:rFonts w:hint="eastAsia"/>
              </w:rPr>
              <w:t>《中央企业全面风险管理指引》（国资发改革[2006]108号）</w:t>
            </w:r>
          </w:p>
        </w:tc>
        <w:tc>
          <w:tcPr>
            <w:tcW w:w="3072" w:type="pct"/>
            <w:vAlign w:val="center"/>
          </w:tcPr>
          <w:p w14:paraId="7BDD0244">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18EE2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4ADC8D8D">
            <w:pPr>
              <w:pStyle w:val="30"/>
            </w:pPr>
            <w:r>
              <w:t>22</w:t>
            </w:r>
          </w:p>
        </w:tc>
        <w:tc>
          <w:tcPr>
            <w:tcW w:w="759" w:type="pct"/>
            <w:vAlign w:val="center"/>
          </w:tcPr>
          <w:p w14:paraId="0A2F314B">
            <w:pPr>
              <w:pStyle w:val="30"/>
            </w:pPr>
            <w:r>
              <w:rPr>
                <w:rFonts w:hint="eastAsia"/>
              </w:rPr>
              <w:t>企业总览——按亮灯结果查看月度看板</w:t>
            </w:r>
          </w:p>
        </w:tc>
        <w:tc>
          <w:tcPr>
            <w:tcW w:w="811" w:type="pct"/>
            <w:vAlign w:val="center"/>
          </w:tcPr>
          <w:p w14:paraId="4F82C045">
            <w:pPr>
              <w:pStyle w:val="30"/>
            </w:pPr>
            <w:r>
              <w:rPr>
                <w:rFonts w:hint="eastAsia"/>
              </w:rPr>
              <w:t>《中央企业全面风险管理指引》（国资发改革[2006]108号）</w:t>
            </w:r>
          </w:p>
        </w:tc>
        <w:tc>
          <w:tcPr>
            <w:tcW w:w="3072" w:type="pct"/>
            <w:vAlign w:val="center"/>
          </w:tcPr>
          <w:p w14:paraId="6616EF7B">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2DCAC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03911F1D">
            <w:pPr>
              <w:pStyle w:val="30"/>
            </w:pPr>
            <w:r>
              <w:t>23</w:t>
            </w:r>
          </w:p>
        </w:tc>
        <w:tc>
          <w:tcPr>
            <w:tcW w:w="759" w:type="pct"/>
            <w:vAlign w:val="center"/>
          </w:tcPr>
          <w:p w14:paraId="71633C47">
            <w:pPr>
              <w:pStyle w:val="30"/>
            </w:pPr>
            <w:r>
              <w:rPr>
                <w:rFonts w:hint="eastAsia"/>
              </w:rPr>
              <w:t>企业总览——综合R值亮灯分析月度看板</w:t>
            </w:r>
          </w:p>
        </w:tc>
        <w:tc>
          <w:tcPr>
            <w:tcW w:w="811" w:type="pct"/>
            <w:vAlign w:val="center"/>
          </w:tcPr>
          <w:p w14:paraId="070C5819">
            <w:pPr>
              <w:pStyle w:val="30"/>
            </w:pPr>
            <w:r>
              <w:rPr>
                <w:rFonts w:hint="eastAsia"/>
              </w:rPr>
              <w:t>《中央企业全面风险管理指引》（国资发改革[2006]108号）</w:t>
            </w:r>
          </w:p>
        </w:tc>
        <w:tc>
          <w:tcPr>
            <w:tcW w:w="3072" w:type="pct"/>
            <w:vAlign w:val="center"/>
          </w:tcPr>
          <w:p w14:paraId="7F9C648F">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1FBE4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57FFB30C">
            <w:pPr>
              <w:pStyle w:val="30"/>
            </w:pPr>
            <w:r>
              <w:t>24</w:t>
            </w:r>
          </w:p>
        </w:tc>
        <w:tc>
          <w:tcPr>
            <w:tcW w:w="759" w:type="pct"/>
            <w:vAlign w:val="center"/>
          </w:tcPr>
          <w:p w14:paraId="0784B7EB">
            <w:pPr>
              <w:pStyle w:val="30"/>
            </w:pPr>
            <w:r>
              <w:rPr>
                <w:rFonts w:hint="eastAsia"/>
              </w:rPr>
              <w:t>资金领域亮灯数量年度看板（含浮窗）</w:t>
            </w:r>
          </w:p>
        </w:tc>
        <w:tc>
          <w:tcPr>
            <w:tcW w:w="811" w:type="pct"/>
            <w:vAlign w:val="center"/>
          </w:tcPr>
          <w:p w14:paraId="09905CB6">
            <w:pPr>
              <w:pStyle w:val="30"/>
            </w:pPr>
            <w:r>
              <w:rPr>
                <w:rFonts w:hint="eastAsia"/>
              </w:rPr>
              <w:t>《中央企业全面风险管理指引》（国资发改革[2006]108号）</w:t>
            </w:r>
          </w:p>
        </w:tc>
        <w:tc>
          <w:tcPr>
            <w:tcW w:w="3072" w:type="pct"/>
            <w:vAlign w:val="center"/>
          </w:tcPr>
          <w:p w14:paraId="02415749">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EC24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610D881A">
            <w:pPr>
              <w:pStyle w:val="30"/>
            </w:pPr>
            <w:r>
              <w:t>25</w:t>
            </w:r>
          </w:p>
        </w:tc>
        <w:tc>
          <w:tcPr>
            <w:tcW w:w="759" w:type="pct"/>
            <w:vAlign w:val="center"/>
          </w:tcPr>
          <w:p w14:paraId="5F2B37D8">
            <w:pPr>
              <w:pStyle w:val="30"/>
            </w:pPr>
            <w:r>
              <w:rPr>
                <w:rFonts w:hint="eastAsia"/>
              </w:rPr>
              <w:t>资金领域亮灯数量月度看板（含浮窗）</w:t>
            </w:r>
          </w:p>
        </w:tc>
        <w:tc>
          <w:tcPr>
            <w:tcW w:w="811" w:type="pct"/>
            <w:vAlign w:val="center"/>
          </w:tcPr>
          <w:p w14:paraId="180A309D">
            <w:pPr>
              <w:pStyle w:val="30"/>
            </w:pPr>
            <w:r>
              <w:rPr>
                <w:rFonts w:hint="eastAsia"/>
              </w:rPr>
              <w:t>《中央企业全面风险管理指引》（国资发改革[2006]108号）</w:t>
            </w:r>
          </w:p>
        </w:tc>
        <w:tc>
          <w:tcPr>
            <w:tcW w:w="3072" w:type="pct"/>
            <w:vAlign w:val="center"/>
          </w:tcPr>
          <w:p w14:paraId="59F7B407">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38E7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4DD7ACD8">
            <w:pPr>
              <w:pStyle w:val="30"/>
            </w:pPr>
            <w:r>
              <w:t>26</w:t>
            </w:r>
          </w:p>
        </w:tc>
        <w:tc>
          <w:tcPr>
            <w:tcW w:w="759" w:type="pct"/>
            <w:vAlign w:val="center"/>
          </w:tcPr>
          <w:p w14:paraId="660EB1E8">
            <w:pPr>
              <w:pStyle w:val="30"/>
            </w:pPr>
            <w:r>
              <w:rPr>
                <w:rFonts w:hint="eastAsia"/>
              </w:rPr>
              <w:t>主业领域亮灯数量年度看板（含浮窗）</w:t>
            </w:r>
          </w:p>
        </w:tc>
        <w:tc>
          <w:tcPr>
            <w:tcW w:w="811" w:type="pct"/>
            <w:vAlign w:val="center"/>
          </w:tcPr>
          <w:p w14:paraId="5CCC1082">
            <w:pPr>
              <w:pStyle w:val="30"/>
            </w:pPr>
            <w:r>
              <w:rPr>
                <w:rFonts w:hint="eastAsia"/>
              </w:rPr>
              <w:t>《中央企业全面风险管理指引》（国资发改革[2006]108号）</w:t>
            </w:r>
          </w:p>
        </w:tc>
        <w:tc>
          <w:tcPr>
            <w:tcW w:w="3072" w:type="pct"/>
            <w:vAlign w:val="center"/>
          </w:tcPr>
          <w:p w14:paraId="1BA23567">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3A471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22266063">
            <w:pPr>
              <w:pStyle w:val="30"/>
            </w:pPr>
            <w:r>
              <w:t>27</w:t>
            </w:r>
          </w:p>
        </w:tc>
        <w:tc>
          <w:tcPr>
            <w:tcW w:w="759" w:type="pct"/>
            <w:vAlign w:val="center"/>
          </w:tcPr>
          <w:p w14:paraId="354C8923">
            <w:pPr>
              <w:pStyle w:val="30"/>
            </w:pPr>
            <w:r>
              <w:rPr>
                <w:rFonts w:hint="eastAsia"/>
              </w:rPr>
              <w:t>主业领域亮灯数量月度看板（含浮窗）</w:t>
            </w:r>
          </w:p>
        </w:tc>
        <w:tc>
          <w:tcPr>
            <w:tcW w:w="811" w:type="pct"/>
            <w:vAlign w:val="center"/>
          </w:tcPr>
          <w:p w14:paraId="5435CF04">
            <w:pPr>
              <w:pStyle w:val="30"/>
            </w:pPr>
            <w:r>
              <w:rPr>
                <w:rFonts w:hint="eastAsia"/>
              </w:rPr>
              <w:t>《中央企业全面风险管理指引》（国资发改革[2006]108号）</w:t>
            </w:r>
          </w:p>
        </w:tc>
        <w:tc>
          <w:tcPr>
            <w:tcW w:w="3072" w:type="pct"/>
            <w:vAlign w:val="center"/>
          </w:tcPr>
          <w:p w14:paraId="2F53BB59">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4D9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5486B809">
            <w:pPr>
              <w:pStyle w:val="30"/>
            </w:pPr>
            <w:r>
              <w:t>28</w:t>
            </w:r>
          </w:p>
        </w:tc>
        <w:tc>
          <w:tcPr>
            <w:tcW w:w="759" w:type="pct"/>
            <w:vAlign w:val="center"/>
          </w:tcPr>
          <w:p w14:paraId="4F4F1C0B">
            <w:pPr>
              <w:pStyle w:val="30"/>
            </w:pPr>
            <w:r>
              <w:rPr>
                <w:rFonts w:hint="eastAsia"/>
              </w:rPr>
              <w:t>投资领域亮灯数量年度看板</w:t>
            </w:r>
          </w:p>
        </w:tc>
        <w:tc>
          <w:tcPr>
            <w:tcW w:w="811" w:type="pct"/>
            <w:vAlign w:val="center"/>
          </w:tcPr>
          <w:p w14:paraId="28F3A59E">
            <w:pPr>
              <w:pStyle w:val="30"/>
            </w:pPr>
            <w:r>
              <w:rPr>
                <w:rFonts w:hint="eastAsia"/>
              </w:rPr>
              <w:t>《中央企业全面风险管理指引》（国资发改革[2006]108号）</w:t>
            </w:r>
          </w:p>
        </w:tc>
        <w:tc>
          <w:tcPr>
            <w:tcW w:w="3072" w:type="pct"/>
            <w:vAlign w:val="center"/>
          </w:tcPr>
          <w:p w14:paraId="26256D26">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42DF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18D2C5F4">
            <w:pPr>
              <w:pStyle w:val="30"/>
            </w:pPr>
            <w:r>
              <w:t>29</w:t>
            </w:r>
          </w:p>
        </w:tc>
        <w:tc>
          <w:tcPr>
            <w:tcW w:w="759" w:type="pct"/>
            <w:vAlign w:val="center"/>
          </w:tcPr>
          <w:p w14:paraId="6900DEC8">
            <w:pPr>
              <w:pStyle w:val="30"/>
            </w:pPr>
            <w:r>
              <w:rPr>
                <w:rFonts w:hint="eastAsia"/>
              </w:rPr>
              <w:t>治理领域亮灯数量年度看板</w:t>
            </w:r>
          </w:p>
        </w:tc>
        <w:tc>
          <w:tcPr>
            <w:tcW w:w="811" w:type="pct"/>
            <w:vAlign w:val="center"/>
          </w:tcPr>
          <w:p w14:paraId="616F80E3">
            <w:pPr>
              <w:pStyle w:val="30"/>
            </w:pPr>
            <w:r>
              <w:rPr>
                <w:rFonts w:hint="eastAsia"/>
              </w:rPr>
              <w:t>《中央企业全面风险管理指引》（国资发改革[2006]108号）</w:t>
            </w:r>
          </w:p>
        </w:tc>
        <w:tc>
          <w:tcPr>
            <w:tcW w:w="3072" w:type="pct"/>
            <w:vAlign w:val="center"/>
          </w:tcPr>
          <w:p w14:paraId="0DB06354">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2B9FE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098DE4CB">
            <w:pPr>
              <w:pStyle w:val="30"/>
            </w:pPr>
            <w:r>
              <w:t>30</w:t>
            </w:r>
          </w:p>
        </w:tc>
        <w:tc>
          <w:tcPr>
            <w:tcW w:w="759" w:type="pct"/>
            <w:vAlign w:val="center"/>
          </w:tcPr>
          <w:p w14:paraId="238F00B6">
            <w:pPr>
              <w:pStyle w:val="30"/>
            </w:pPr>
            <w:r>
              <w:rPr>
                <w:rFonts w:hint="eastAsia"/>
              </w:rPr>
              <w:t>外部领域亮灯数量年度看板</w:t>
            </w:r>
          </w:p>
        </w:tc>
        <w:tc>
          <w:tcPr>
            <w:tcW w:w="811" w:type="pct"/>
            <w:vAlign w:val="center"/>
          </w:tcPr>
          <w:p w14:paraId="401B0C1A">
            <w:pPr>
              <w:pStyle w:val="30"/>
            </w:pPr>
            <w:r>
              <w:rPr>
                <w:rFonts w:hint="eastAsia"/>
              </w:rPr>
              <w:t>《中央企业全面风险管理指引》（国资发改革[2006]108号）</w:t>
            </w:r>
          </w:p>
        </w:tc>
        <w:tc>
          <w:tcPr>
            <w:tcW w:w="3072" w:type="pct"/>
            <w:vAlign w:val="center"/>
          </w:tcPr>
          <w:p w14:paraId="68AC0DF2">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7F4F4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309C3DA7">
            <w:pPr>
              <w:pStyle w:val="30"/>
            </w:pPr>
            <w:r>
              <w:t>31</w:t>
            </w:r>
          </w:p>
        </w:tc>
        <w:tc>
          <w:tcPr>
            <w:tcW w:w="759" w:type="pct"/>
            <w:vAlign w:val="center"/>
          </w:tcPr>
          <w:p w14:paraId="74F607EE">
            <w:pPr>
              <w:pStyle w:val="30"/>
            </w:pPr>
            <w:r>
              <w:rPr>
                <w:rFonts w:hint="eastAsia"/>
              </w:rPr>
              <w:t>基金领域亮灯数量年度看板</w:t>
            </w:r>
          </w:p>
        </w:tc>
        <w:tc>
          <w:tcPr>
            <w:tcW w:w="811" w:type="pct"/>
            <w:vAlign w:val="center"/>
          </w:tcPr>
          <w:p w14:paraId="1D9B349E">
            <w:pPr>
              <w:pStyle w:val="30"/>
            </w:pPr>
            <w:r>
              <w:rPr>
                <w:rFonts w:hint="eastAsia"/>
              </w:rPr>
              <w:t>《中央企业全面风险管理指引》（国资发改革[2006]108号）</w:t>
            </w:r>
          </w:p>
        </w:tc>
        <w:tc>
          <w:tcPr>
            <w:tcW w:w="3072" w:type="pct"/>
            <w:vAlign w:val="center"/>
          </w:tcPr>
          <w:p w14:paraId="663E4E50">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1FC0A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1F5A1EFA">
            <w:pPr>
              <w:pStyle w:val="30"/>
            </w:pPr>
            <w:r>
              <w:t>32</w:t>
            </w:r>
          </w:p>
        </w:tc>
        <w:tc>
          <w:tcPr>
            <w:tcW w:w="759" w:type="pct"/>
            <w:vAlign w:val="center"/>
          </w:tcPr>
          <w:p w14:paraId="5F630D99">
            <w:pPr>
              <w:pStyle w:val="30"/>
            </w:pPr>
            <w:r>
              <w:rPr>
                <w:rFonts w:hint="eastAsia"/>
              </w:rPr>
              <w:t>金融企业风险总览</w:t>
            </w:r>
          </w:p>
        </w:tc>
        <w:tc>
          <w:tcPr>
            <w:tcW w:w="811" w:type="pct"/>
            <w:vAlign w:val="center"/>
          </w:tcPr>
          <w:p w14:paraId="760D89EF">
            <w:pPr>
              <w:pStyle w:val="30"/>
            </w:pPr>
            <w:r>
              <w:rPr>
                <w:rFonts w:hint="eastAsia"/>
              </w:rPr>
              <w:t>《中央企业全面风险管理指引》（国资发改革[2006]108号）</w:t>
            </w:r>
          </w:p>
        </w:tc>
        <w:tc>
          <w:tcPr>
            <w:tcW w:w="3072" w:type="pct"/>
            <w:vAlign w:val="center"/>
          </w:tcPr>
          <w:p w14:paraId="0071907C">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2C3F6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3CA7C755">
            <w:pPr>
              <w:pStyle w:val="30"/>
            </w:pPr>
            <w:r>
              <w:t>33</w:t>
            </w:r>
          </w:p>
        </w:tc>
        <w:tc>
          <w:tcPr>
            <w:tcW w:w="759" w:type="pct"/>
            <w:vAlign w:val="center"/>
          </w:tcPr>
          <w:p w14:paraId="0B96E821">
            <w:pPr>
              <w:pStyle w:val="30"/>
            </w:pPr>
            <w:r>
              <w:rPr>
                <w:rFonts w:hint="eastAsia"/>
              </w:rPr>
              <w:t>银行类企业风险地图</w:t>
            </w:r>
          </w:p>
        </w:tc>
        <w:tc>
          <w:tcPr>
            <w:tcW w:w="811" w:type="pct"/>
            <w:vAlign w:val="center"/>
          </w:tcPr>
          <w:p w14:paraId="3753E67F">
            <w:pPr>
              <w:pStyle w:val="30"/>
            </w:pPr>
            <w:r>
              <w:rPr>
                <w:rFonts w:hint="eastAsia"/>
              </w:rPr>
              <w:t>《中央企业全面风险管理指引》（国资发改革[2006]108号）</w:t>
            </w:r>
          </w:p>
        </w:tc>
        <w:tc>
          <w:tcPr>
            <w:tcW w:w="3072" w:type="pct"/>
            <w:vAlign w:val="center"/>
          </w:tcPr>
          <w:p w14:paraId="28BE6BEE">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4FE88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16B1B412">
            <w:pPr>
              <w:pStyle w:val="30"/>
            </w:pPr>
            <w:r>
              <w:t>34</w:t>
            </w:r>
          </w:p>
        </w:tc>
        <w:tc>
          <w:tcPr>
            <w:tcW w:w="759" w:type="pct"/>
            <w:vAlign w:val="center"/>
          </w:tcPr>
          <w:p w14:paraId="3A55D089">
            <w:pPr>
              <w:pStyle w:val="30"/>
            </w:pPr>
            <w:r>
              <w:rPr>
                <w:rFonts w:hint="eastAsia"/>
              </w:rPr>
              <w:t>银行类企业亮灯结果</w:t>
            </w:r>
          </w:p>
        </w:tc>
        <w:tc>
          <w:tcPr>
            <w:tcW w:w="811" w:type="pct"/>
            <w:vAlign w:val="center"/>
          </w:tcPr>
          <w:p w14:paraId="092DE1E1">
            <w:pPr>
              <w:pStyle w:val="30"/>
            </w:pPr>
            <w:r>
              <w:rPr>
                <w:rFonts w:hint="eastAsia"/>
              </w:rPr>
              <w:t>《中央企业全面风险管理指引》（国资发改革[2006]108号）</w:t>
            </w:r>
          </w:p>
        </w:tc>
        <w:tc>
          <w:tcPr>
            <w:tcW w:w="3072" w:type="pct"/>
            <w:vAlign w:val="center"/>
          </w:tcPr>
          <w:p w14:paraId="403F1A81">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7F68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27CF0911">
            <w:pPr>
              <w:pStyle w:val="30"/>
            </w:pPr>
            <w:r>
              <w:t>35</w:t>
            </w:r>
          </w:p>
        </w:tc>
        <w:tc>
          <w:tcPr>
            <w:tcW w:w="759" w:type="pct"/>
            <w:vAlign w:val="center"/>
          </w:tcPr>
          <w:p w14:paraId="4C9BA791">
            <w:pPr>
              <w:pStyle w:val="30"/>
            </w:pPr>
            <w:r>
              <w:rPr>
                <w:rFonts w:hint="eastAsia"/>
              </w:rPr>
              <w:t>证券类企业风险地图</w:t>
            </w:r>
          </w:p>
        </w:tc>
        <w:tc>
          <w:tcPr>
            <w:tcW w:w="811" w:type="pct"/>
            <w:vAlign w:val="center"/>
          </w:tcPr>
          <w:p w14:paraId="0A785014">
            <w:pPr>
              <w:pStyle w:val="30"/>
            </w:pPr>
            <w:r>
              <w:rPr>
                <w:rFonts w:hint="eastAsia"/>
              </w:rPr>
              <w:t>《中央企业全面风险管理指引》（国资发改革[2006]108号）</w:t>
            </w:r>
          </w:p>
        </w:tc>
        <w:tc>
          <w:tcPr>
            <w:tcW w:w="3072" w:type="pct"/>
            <w:vAlign w:val="center"/>
          </w:tcPr>
          <w:p w14:paraId="44A4C00B">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73BB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5ED2D5FD">
            <w:pPr>
              <w:pStyle w:val="30"/>
            </w:pPr>
            <w:r>
              <w:t>36</w:t>
            </w:r>
          </w:p>
        </w:tc>
        <w:tc>
          <w:tcPr>
            <w:tcW w:w="759" w:type="pct"/>
            <w:vAlign w:val="center"/>
          </w:tcPr>
          <w:p w14:paraId="59683216">
            <w:pPr>
              <w:pStyle w:val="30"/>
            </w:pPr>
            <w:r>
              <w:rPr>
                <w:rFonts w:hint="eastAsia"/>
              </w:rPr>
              <w:t>证券类企业亮灯结果</w:t>
            </w:r>
          </w:p>
        </w:tc>
        <w:tc>
          <w:tcPr>
            <w:tcW w:w="811" w:type="pct"/>
            <w:vAlign w:val="center"/>
          </w:tcPr>
          <w:p w14:paraId="0D565468">
            <w:pPr>
              <w:pStyle w:val="30"/>
            </w:pPr>
            <w:r>
              <w:rPr>
                <w:rFonts w:hint="eastAsia"/>
              </w:rPr>
              <w:t>《中央企业全面风险管理指引》（国资发改革[2006]108号）</w:t>
            </w:r>
          </w:p>
        </w:tc>
        <w:tc>
          <w:tcPr>
            <w:tcW w:w="3072" w:type="pct"/>
            <w:vAlign w:val="center"/>
          </w:tcPr>
          <w:p w14:paraId="43F0C829">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7EE3A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18F94F22">
            <w:pPr>
              <w:pStyle w:val="30"/>
            </w:pPr>
            <w:r>
              <w:t>37</w:t>
            </w:r>
          </w:p>
        </w:tc>
        <w:tc>
          <w:tcPr>
            <w:tcW w:w="759" w:type="pct"/>
            <w:vAlign w:val="center"/>
          </w:tcPr>
          <w:p w14:paraId="2F5D801A">
            <w:pPr>
              <w:pStyle w:val="30"/>
            </w:pPr>
            <w:r>
              <w:rPr>
                <w:rFonts w:hint="eastAsia"/>
              </w:rPr>
              <w:t>保险类企业风险地图</w:t>
            </w:r>
          </w:p>
        </w:tc>
        <w:tc>
          <w:tcPr>
            <w:tcW w:w="811" w:type="pct"/>
            <w:vAlign w:val="center"/>
          </w:tcPr>
          <w:p w14:paraId="31083A7D">
            <w:pPr>
              <w:pStyle w:val="30"/>
            </w:pPr>
            <w:r>
              <w:rPr>
                <w:rFonts w:hint="eastAsia"/>
              </w:rPr>
              <w:t>《中央企业全面风险管理指引》（国资发改革[2006]108号）</w:t>
            </w:r>
          </w:p>
        </w:tc>
        <w:tc>
          <w:tcPr>
            <w:tcW w:w="3072" w:type="pct"/>
            <w:vAlign w:val="center"/>
          </w:tcPr>
          <w:p w14:paraId="23B8AD78">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B001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7EDE730C">
            <w:pPr>
              <w:pStyle w:val="30"/>
            </w:pPr>
            <w:r>
              <w:t>38</w:t>
            </w:r>
          </w:p>
        </w:tc>
        <w:tc>
          <w:tcPr>
            <w:tcW w:w="759" w:type="pct"/>
            <w:vAlign w:val="center"/>
          </w:tcPr>
          <w:p w14:paraId="36F080AE">
            <w:pPr>
              <w:pStyle w:val="30"/>
            </w:pPr>
            <w:r>
              <w:rPr>
                <w:rFonts w:hint="eastAsia"/>
              </w:rPr>
              <w:t>保险类企业亮灯结果</w:t>
            </w:r>
          </w:p>
        </w:tc>
        <w:tc>
          <w:tcPr>
            <w:tcW w:w="811" w:type="pct"/>
            <w:vAlign w:val="center"/>
          </w:tcPr>
          <w:p w14:paraId="43856DA6">
            <w:pPr>
              <w:pStyle w:val="30"/>
            </w:pPr>
            <w:r>
              <w:rPr>
                <w:rFonts w:hint="eastAsia"/>
              </w:rPr>
              <w:t>《中央企业全面风险管理指引》（国资发改革[2006]108号）</w:t>
            </w:r>
          </w:p>
        </w:tc>
        <w:tc>
          <w:tcPr>
            <w:tcW w:w="3072" w:type="pct"/>
            <w:vAlign w:val="center"/>
          </w:tcPr>
          <w:p w14:paraId="70CC5C5B">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7CBA1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7D14068C">
            <w:pPr>
              <w:pStyle w:val="30"/>
            </w:pPr>
            <w:r>
              <w:t>39</w:t>
            </w:r>
          </w:p>
        </w:tc>
        <w:tc>
          <w:tcPr>
            <w:tcW w:w="759" w:type="pct"/>
            <w:vAlign w:val="center"/>
          </w:tcPr>
          <w:p w14:paraId="044C2C36">
            <w:pPr>
              <w:pStyle w:val="30"/>
            </w:pPr>
            <w:r>
              <w:rPr>
                <w:rFonts w:hint="eastAsia"/>
              </w:rPr>
              <w:t>财务公司类企业风险地图</w:t>
            </w:r>
          </w:p>
        </w:tc>
        <w:tc>
          <w:tcPr>
            <w:tcW w:w="811" w:type="pct"/>
            <w:vAlign w:val="center"/>
          </w:tcPr>
          <w:p w14:paraId="7948D720">
            <w:pPr>
              <w:pStyle w:val="30"/>
            </w:pPr>
            <w:r>
              <w:rPr>
                <w:rFonts w:hint="eastAsia"/>
              </w:rPr>
              <w:t>《中央企业全面风险管理指引》（国资发改革[2006]108号）</w:t>
            </w:r>
          </w:p>
        </w:tc>
        <w:tc>
          <w:tcPr>
            <w:tcW w:w="3072" w:type="pct"/>
            <w:vAlign w:val="center"/>
          </w:tcPr>
          <w:p w14:paraId="7A71D9B6">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F609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0AB6EA8A">
            <w:pPr>
              <w:pStyle w:val="30"/>
            </w:pPr>
            <w:r>
              <w:t>40</w:t>
            </w:r>
          </w:p>
        </w:tc>
        <w:tc>
          <w:tcPr>
            <w:tcW w:w="759" w:type="pct"/>
            <w:vAlign w:val="center"/>
          </w:tcPr>
          <w:p w14:paraId="26506A34">
            <w:pPr>
              <w:pStyle w:val="30"/>
            </w:pPr>
            <w:r>
              <w:rPr>
                <w:rFonts w:hint="eastAsia"/>
              </w:rPr>
              <w:t>财务公司类企业亮灯结果</w:t>
            </w:r>
          </w:p>
        </w:tc>
        <w:tc>
          <w:tcPr>
            <w:tcW w:w="811" w:type="pct"/>
            <w:vAlign w:val="center"/>
          </w:tcPr>
          <w:p w14:paraId="76071DF6">
            <w:pPr>
              <w:pStyle w:val="30"/>
            </w:pPr>
            <w:r>
              <w:rPr>
                <w:rFonts w:hint="eastAsia"/>
              </w:rPr>
              <w:t>《中央企业全面风险管理指引》（国资发改革[2006]108号）</w:t>
            </w:r>
          </w:p>
        </w:tc>
        <w:tc>
          <w:tcPr>
            <w:tcW w:w="3072" w:type="pct"/>
            <w:vAlign w:val="center"/>
          </w:tcPr>
          <w:p w14:paraId="0A1554BD">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8365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68D64D66">
            <w:pPr>
              <w:pStyle w:val="30"/>
            </w:pPr>
            <w:r>
              <w:t>41</w:t>
            </w:r>
          </w:p>
        </w:tc>
        <w:tc>
          <w:tcPr>
            <w:tcW w:w="759" w:type="pct"/>
            <w:vAlign w:val="center"/>
          </w:tcPr>
          <w:p w14:paraId="00642617">
            <w:pPr>
              <w:pStyle w:val="30"/>
            </w:pPr>
            <w:r>
              <w:rPr>
                <w:rFonts w:hint="eastAsia"/>
              </w:rPr>
              <w:t>财务公司类企业综合R值亮灯分析</w:t>
            </w:r>
          </w:p>
        </w:tc>
        <w:tc>
          <w:tcPr>
            <w:tcW w:w="811" w:type="pct"/>
            <w:vAlign w:val="center"/>
          </w:tcPr>
          <w:p w14:paraId="1D15E047">
            <w:pPr>
              <w:pStyle w:val="30"/>
            </w:pPr>
            <w:r>
              <w:rPr>
                <w:rFonts w:hint="eastAsia"/>
              </w:rPr>
              <w:t>《中央企业全面风险管理指引》（国资发改革[2006]108号）</w:t>
            </w:r>
          </w:p>
        </w:tc>
        <w:tc>
          <w:tcPr>
            <w:tcW w:w="3072" w:type="pct"/>
            <w:vAlign w:val="center"/>
          </w:tcPr>
          <w:p w14:paraId="6B49C5CE">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032C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28028902">
            <w:pPr>
              <w:pStyle w:val="30"/>
            </w:pPr>
            <w:r>
              <w:t>42</w:t>
            </w:r>
          </w:p>
        </w:tc>
        <w:tc>
          <w:tcPr>
            <w:tcW w:w="759" w:type="pct"/>
            <w:vAlign w:val="center"/>
          </w:tcPr>
          <w:p w14:paraId="044EEA4C">
            <w:pPr>
              <w:pStyle w:val="30"/>
            </w:pPr>
            <w:r>
              <w:rPr>
                <w:rFonts w:hint="eastAsia"/>
              </w:rPr>
              <w:t>信托公司类企业风险地图</w:t>
            </w:r>
          </w:p>
        </w:tc>
        <w:tc>
          <w:tcPr>
            <w:tcW w:w="811" w:type="pct"/>
            <w:vAlign w:val="center"/>
          </w:tcPr>
          <w:p w14:paraId="627F0D8B">
            <w:pPr>
              <w:pStyle w:val="30"/>
            </w:pPr>
            <w:r>
              <w:rPr>
                <w:rFonts w:hint="eastAsia"/>
              </w:rPr>
              <w:t>《中央企业全面风险管理指引》（国资发改革[2006]108号）</w:t>
            </w:r>
          </w:p>
        </w:tc>
        <w:tc>
          <w:tcPr>
            <w:tcW w:w="3072" w:type="pct"/>
            <w:vAlign w:val="center"/>
          </w:tcPr>
          <w:p w14:paraId="3F378695">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10AD0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477BA9CE">
            <w:pPr>
              <w:pStyle w:val="30"/>
            </w:pPr>
            <w:r>
              <w:t>43</w:t>
            </w:r>
          </w:p>
        </w:tc>
        <w:tc>
          <w:tcPr>
            <w:tcW w:w="759" w:type="pct"/>
            <w:vAlign w:val="center"/>
          </w:tcPr>
          <w:p w14:paraId="6E2E14D5">
            <w:pPr>
              <w:pStyle w:val="30"/>
            </w:pPr>
            <w:r>
              <w:rPr>
                <w:rFonts w:hint="eastAsia"/>
              </w:rPr>
              <w:t>信托公司类企业亮灯结果</w:t>
            </w:r>
          </w:p>
        </w:tc>
        <w:tc>
          <w:tcPr>
            <w:tcW w:w="811" w:type="pct"/>
            <w:vAlign w:val="center"/>
          </w:tcPr>
          <w:p w14:paraId="78E216C7">
            <w:pPr>
              <w:pStyle w:val="30"/>
            </w:pPr>
            <w:r>
              <w:rPr>
                <w:rFonts w:hint="eastAsia"/>
              </w:rPr>
              <w:t>《中央企业全面风险管理指引》（国资发改革[2006]108号）</w:t>
            </w:r>
          </w:p>
        </w:tc>
        <w:tc>
          <w:tcPr>
            <w:tcW w:w="3072" w:type="pct"/>
            <w:vAlign w:val="center"/>
          </w:tcPr>
          <w:p w14:paraId="1490C39C">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73CEB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57EABE44">
            <w:pPr>
              <w:pStyle w:val="30"/>
            </w:pPr>
            <w:r>
              <w:t>44</w:t>
            </w:r>
          </w:p>
        </w:tc>
        <w:tc>
          <w:tcPr>
            <w:tcW w:w="759" w:type="pct"/>
            <w:vAlign w:val="center"/>
          </w:tcPr>
          <w:p w14:paraId="63920D18">
            <w:pPr>
              <w:pStyle w:val="30"/>
            </w:pPr>
            <w:r>
              <w:rPr>
                <w:rFonts w:hint="eastAsia"/>
              </w:rPr>
              <w:t>信托公司类企业业务行业集中度分析</w:t>
            </w:r>
          </w:p>
        </w:tc>
        <w:tc>
          <w:tcPr>
            <w:tcW w:w="811" w:type="pct"/>
            <w:vAlign w:val="center"/>
          </w:tcPr>
          <w:p w14:paraId="750D3C1D">
            <w:pPr>
              <w:pStyle w:val="30"/>
            </w:pPr>
            <w:r>
              <w:rPr>
                <w:rFonts w:hint="eastAsia"/>
              </w:rPr>
              <w:t>《中央企业全面风险管理指引》（国资发改革[2006]108号）</w:t>
            </w:r>
          </w:p>
        </w:tc>
        <w:tc>
          <w:tcPr>
            <w:tcW w:w="3072" w:type="pct"/>
            <w:vAlign w:val="center"/>
          </w:tcPr>
          <w:p w14:paraId="17C8220B">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4E7D0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5D37EA13">
            <w:pPr>
              <w:pStyle w:val="30"/>
            </w:pPr>
            <w:r>
              <w:t>45</w:t>
            </w:r>
          </w:p>
        </w:tc>
        <w:tc>
          <w:tcPr>
            <w:tcW w:w="759" w:type="pct"/>
            <w:vAlign w:val="center"/>
          </w:tcPr>
          <w:p w14:paraId="451BBE08">
            <w:pPr>
              <w:pStyle w:val="30"/>
            </w:pPr>
            <w:r>
              <w:rPr>
                <w:rFonts w:hint="eastAsia"/>
              </w:rPr>
              <w:t>信托公司类企业客户行业集中度分析</w:t>
            </w:r>
          </w:p>
        </w:tc>
        <w:tc>
          <w:tcPr>
            <w:tcW w:w="811" w:type="pct"/>
            <w:vAlign w:val="center"/>
          </w:tcPr>
          <w:p w14:paraId="54561EA8">
            <w:pPr>
              <w:pStyle w:val="30"/>
            </w:pPr>
            <w:r>
              <w:rPr>
                <w:rFonts w:hint="eastAsia"/>
              </w:rPr>
              <w:t>《中央企业全面风险管理指引》（国资发改革[2006]108号）</w:t>
            </w:r>
          </w:p>
        </w:tc>
        <w:tc>
          <w:tcPr>
            <w:tcW w:w="3072" w:type="pct"/>
            <w:vAlign w:val="center"/>
          </w:tcPr>
          <w:p w14:paraId="06E30680">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A050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2E53A192">
            <w:pPr>
              <w:pStyle w:val="30"/>
            </w:pPr>
            <w:r>
              <w:t>46</w:t>
            </w:r>
          </w:p>
        </w:tc>
        <w:tc>
          <w:tcPr>
            <w:tcW w:w="759" w:type="pct"/>
            <w:vAlign w:val="center"/>
          </w:tcPr>
          <w:p w14:paraId="596A394D">
            <w:pPr>
              <w:pStyle w:val="30"/>
            </w:pPr>
            <w:r>
              <w:rPr>
                <w:rFonts w:hint="eastAsia"/>
              </w:rPr>
              <w:t>信托公司类企业综合R值亮灯分析</w:t>
            </w:r>
          </w:p>
        </w:tc>
        <w:tc>
          <w:tcPr>
            <w:tcW w:w="811" w:type="pct"/>
            <w:vAlign w:val="center"/>
          </w:tcPr>
          <w:p w14:paraId="5B2521F4">
            <w:pPr>
              <w:pStyle w:val="30"/>
            </w:pPr>
            <w:r>
              <w:rPr>
                <w:rFonts w:hint="eastAsia"/>
              </w:rPr>
              <w:t>《中央企业全面风险管理指引》（国资发改革[2006]108号）</w:t>
            </w:r>
          </w:p>
        </w:tc>
        <w:tc>
          <w:tcPr>
            <w:tcW w:w="3072" w:type="pct"/>
            <w:vAlign w:val="center"/>
          </w:tcPr>
          <w:p w14:paraId="3A946575">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441BC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5F177066">
            <w:pPr>
              <w:pStyle w:val="30"/>
            </w:pPr>
            <w:r>
              <w:t>47</w:t>
            </w:r>
          </w:p>
        </w:tc>
        <w:tc>
          <w:tcPr>
            <w:tcW w:w="759" w:type="pct"/>
            <w:vAlign w:val="center"/>
          </w:tcPr>
          <w:p w14:paraId="213FE388">
            <w:pPr>
              <w:pStyle w:val="30"/>
            </w:pPr>
            <w:r>
              <w:rPr>
                <w:rFonts w:hint="eastAsia"/>
              </w:rPr>
              <w:t>融资租赁类企业风险地图</w:t>
            </w:r>
          </w:p>
        </w:tc>
        <w:tc>
          <w:tcPr>
            <w:tcW w:w="811" w:type="pct"/>
            <w:vAlign w:val="center"/>
          </w:tcPr>
          <w:p w14:paraId="2B089028">
            <w:pPr>
              <w:pStyle w:val="30"/>
            </w:pPr>
            <w:r>
              <w:rPr>
                <w:rFonts w:hint="eastAsia"/>
              </w:rPr>
              <w:t>《中央企业全面风险管理指引》（国资发改革[2006]108号）</w:t>
            </w:r>
          </w:p>
        </w:tc>
        <w:tc>
          <w:tcPr>
            <w:tcW w:w="3072" w:type="pct"/>
            <w:vAlign w:val="center"/>
          </w:tcPr>
          <w:p w14:paraId="028F0768">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41167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79E46292">
            <w:pPr>
              <w:pStyle w:val="30"/>
            </w:pPr>
            <w:r>
              <w:t>48</w:t>
            </w:r>
          </w:p>
        </w:tc>
        <w:tc>
          <w:tcPr>
            <w:tcW w:w="759" w:type="pct"/>
            <w:vAlign w:val="center"/>
          </w:tcPr>
          <w:p w14:paraId="49A67B3E">
            <w:pPr>
              <w:pStyle w:val="30"/>
            </w:pPr>
            <w:r>
              <w:rPr>
                <w:rFonts w:hint="eastAsia"/>
              </w:rPr>
              <w:t>融资租赁类企业亮灯结果</w:t>
            </w:r>
          </w:p>
        </w:tc>
        <w:tc>
          <w:tcPr>
            <w:tcW w:w="811" w:type="pct"/>
            <w:vAlign w:val="center"/>
          </w:tcPr>
          <w:p w14:paraId="12D2CB46">
            <w:pPr>
              <w:pStyle w:val="30"/>
            </w:pPr>
            <w:r>
              <w:rPr>
                <w:rFonts w:hint="eastAsia"/>
              </w:rPr>
              <w:t>《中央企业全面风险管理指引》（国资发改革[2006]108号）</w:t>
            </w:r>
          </w:p>
        </w:tc>
        <w:tc>
          <w:tcPr>
            <w:tcW w:w="3072" w:type="pct"/>
            <w:vAlign w:val="center"/>
          </w:tcPr>
          <w:p w14:paraId="3BCCF66D">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D584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16E12E85">
            <w:pPr>
              <w:pStyle w:val="30"/>
            </w:pPr>
            <w:r>
              <w:t>49</w:t>
            </w:r>
          </w:p>
        </w:tc>
        <w:tc>
          <w:tcPr>
            <w:tcW w:w="759" w:type="pct"/>
            <w:vAlign w:val="center"/>
          </w:tcPr>
          <w:p w14:paraId="57C26CC5">
            <w:pPr>
              <w:pStyle w:val="30"/>
            </w:pPr>
            <w:r>
              <w:rPr>
                <w:rFonts w:hint="eastAsia"/>
              </w:rPr>
              <w:t>融资租赁类企业业务行业集中度分析</w:t>
            </w:r>
          </w:p>
        </w:tc>
        <w:tc>
          <w:tcPr>
            <w:tcW w:w="811" w:type="pct"/>
            <w:vAlign w:val="center"/>
          </w:tcPr>
          <w:p w14:paraId="58D3B435">
            <w:pPr>
              <w:pStyle w:val="30"/>
            </w:pPr>
            <w:r>
              <w:rPr>
                <w:rFonts w:hint="eastAsia"/>
              </w:rPr>
              <w:t>《中央企业全面风险管理指引》（国资发改革[2006]108号）</w:t>
            </w:r>
          </w:p>
        </w:tc>
        <w:tc>
          <w:tcPr>
            <w:tcW w:w="3072" w:type="pct"/>
            <w:vAlign w:val="center"/>
          </w:tcPr>
          <w:p w14:paraId="4CB52BA5">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9859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1E1C37C0">
            <w:pPr>
              <w:pStyle w:val="30"/>
            </w:pPr>
            <w:r>
              <w:t>50</w:t>
            </w:r>
          </w:p>
        </w:tc>
        <w:tc>
          <w:tcPr>
            <w:tcW w:w="759" w:type="pct"/>
            <w:vAlign w:val="center"/>
          </w:tcPr>
          <w:p w14:paraId="3B937DBE">
            <w:pPr>
              <w:pStyle w:val="30"/>
            </w:pPr>
            <w:r>
              <w:rPr>
                <w:rFonts w:hint="eastAsia"/>
              </w:rPr>
              <w:t>融资租赁类企业综合R值亮灯分析</w:t>
            </w:r>
          </w:p>
        </w:tc>
        <w:tc>
          <w:tcPr>
            <w:tcW w:w="811" w:type="pct"/>
            <w:vAlign w:val="center"/>
          </w:tcPr>
          <w:p w14:paraId="244BB652">
            <w:pPr>
              <w:pStyle w:val="30"/>
            </w:pPr>
            <w:r>
              <w:rPr>
                <w:rFonts w:hint="eastAsia"/>
              </w:rPr>
              <w:t>《中央企业全面风险管理指引》（国资发改革[2006]108号）</w:t>
            </w:r>
          </w:p>
        </w:tc>
        <w:tc>
          <w:tcPr>
            <w:tcW w:w="3072" w:type="pct"/>
            <w:vAlign w:val="center"/>
          </w:tcPr>
          <w:p w14:paraId="079E2888">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4261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75845FE9">
            <w:pPr>
              <w:pStyle w:val="30"/>
            </w:pPr>
            <w:r>
              <w:t>51</w:t>
            </w:r>
          </w:p>
        </w:tc>
        <w:tc>
          <w:tcPr>
            <w:tcW w:w="759" w:type="pct"/>
            <w:vAlign w:val="center"/>
          </w:tcPr>
          <w:p w14:paraId="726057D1">
            <w:pPr>
              <w:pStyle w:val="30"/>
            </w:pPr>
            <w:r>
              <w:rPr>
                <w:rFonts w:hint="eastAsia"/>
              </w:rPr>
              <w:t>其他金融/投资企业看板</w:t>
            </w:r>
          </w:p>
        </w:tc>
        <w:tc>
          <w:tcPr>
            <w:tcW w:w="811" w:type="pct"/>
            <w:vAlign w:val="center"/>
          </w:tcPr>
          <w:p w14:paraId="7515D599">
            <w:pPr>
              <w:pStyle w:val="30"/>
            </w:pPr>
            <w:r>
              <w:rPr>
                <w:rFonts w:hint="eastAsia"/>
              </w:rPr>
              <w:t>《中央企业全面风险管理指引》（国资发改革[2006]108号）</w:t>
            </w:r>
          </w:p>
        </w:tc>
        <w:tc>
          <w:tcPr>
            <w:tcW w:w="3072" w:type="pct"/>
            <w:vAlign w:val="center"/>
          </w:tcPr>
          <w:p w14:paraId="61B04557">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44AAB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21BE8F57">
            <w:pPr>
              <w:pStyle w:val="30"/>
            </w:pPr>
            <w:r>
              <w:rPr>
                <w:rFonts w:hint="eastAsia"/>
              </w:rPr>
              <w:t>5</w:t>
            </w:r>
            <w:r>
              <w:t>2</w:t>
            </w:r>
          </w:p>
        </w:tc>
        <w:tc>
          <w:tcPr>
            <w:tcW w:w="759" w:type="pct"/>
            <w:vAlign w:val="center"/>
          </w:tcPr>
          <w:p w14:paraId="268DBDDF">
            <w:pPr>
              <w:pStyle w:val="30"/>
            </w:pPr>
            <w:r>
              <w:rPr>
                <w:rFonts w:hint="eastAsia"/>
              </w:rPr>
              <w:t>集团月度风险自动报告</w:t>
            </w:r>
          </w:p>
        </w:tc>
        <w:tc>
          <w:tcPr>
            <w:tcW w:w="811" w:type="pct"/>
            <w:vAlign w:val="center"/>
          </w:tcPr>
          <w:p w14:paraId="26B9CF82">
            <w:pPr>
              <w:pStyle w:val="30"/>
            </w:pPr>
            <w:r>
              <w:rPr>
                <w:rFonts w:hint="eastAsia"/>
              </w:rPr>
              <w:t>《中央企业全面风险管理指引》（国资发改革[2006]108号）</w:t>
            </w:r>
          </w:p>
        </w:tc>
        <w:tc>
          <w:tcPr>
            <w:tcW w:w="3072" w:type="pct"/>
            <w:vAlign w:val="center"/>
          </w:tcPr>
          <w:p w14:paraId="415A6A3F">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7ECA6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64944EBC">
            <w:pPr>
              <w:pStyle w:val="30"/>
            </w:pPr>
            <w:r>
              <w:t>53</w:t>
            </w:r>
          </w:p>
        </w:tc>
        <w:tc>
          <w:tcPr>
            <w:tcW w:w="759" w:type="pct"/>
            <w:vAlign w:val="center"/>
          </w:tcPr>
          <w:p w14:paraId="289D7B3C">
            <w:pPr>
              <w:pStyle w:val="30"/>
            </w:pPr>
            <w:r>
              <w:rPr>
                <w:rFonts w:hint="eastAsia"/>
              </w:rPr>
              <w:t>企业月度风险自动报告</w:t>
            </w:r>
          </w:p>
        </w:tc>
        <w:tc>
          <w:tcPr>
            <w:tcW w:w="811" w:type="pct"/>
            <w:vAlign w:val="center"/>
          </w:tcPr>
          <w:p w14:paraId="3C8D66B8">
            <w:pPr>
              <w:pStyle w:val="30"/>
            </w:pPr>
            <w:r>
              <w:rPr>
                <w:rFonts w:hint="eastAsia"/>
              </w:rPr>
              <w:t>《中央企业全面风险管理指引》（国资发改革[2006]108号）</w:t>
            </w:r>
          </w:p>
        </w:tc>
        <w:tc>
          <w:tcPr>
            <w:tcW w:w="3072" w:type="pct"/>
            <w:vAlign w:val="center"/>
          </w:tcPr>
          <w:p w14:paraId="17AA63FB">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91B6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357BBE68">
            <w:pPr>
              <w:pStyle w:val="30"/>
            </w:pPr>
            <w:r>
              <w:rPr>
                <w:rFonts w:hint="eastAsia"/>
              </w:rPr>
              <w:t>5</w:t>
            </w:r>
            <w:r>
              <w:t>4</w:t>
            </w:r>
          </w:p>
        </w:tc>
        <w:tc>
          <w:tcPr>
            <w:tcW w:w="759" w:type="pct"/>
            <w:vAlign w:val="center"/>
          </w:tcPr>
          <w:p w14:paraId="67446BBA">
            <w:pPr>
              <w:pStyle w:val="30"/>
            </w:pPr>
            <w:r>
              <w:rPr>
                <w:rFonts w:hint="eastAsia"/>
              </w:rPr>
              <w:t>风险问询函自动报告</w:t>
            </w:r>
          </w:p>
        </w:tc>
        <w:tc>
          <w:tcPr>
            <w:tcW w:w="811" w:type="pct"/>
            <w:vAlign w:val="center"/>
          </w:tcPr>
          <w:p w14:paraId="46E5B781">
            <w:pPr>
              <w:pStyle w:val="30"/>
            </w:pPr>
            <w:r>
              <w:rPr>
                <w:rFonts w:hint="eastAsia"/>
              </w:rPr>
              <w:t>《中央企业全面风险管理指引》（国资发改革[2006]108号）</w:t>
            </w:r>
          </w:p>
        </w:tc>
        <w:tc>
          <w:tcPr>
            <w:tcW w:w="3072" w:type="pct"/>
            <w:vAlign w:val="center"/>
          </w:tcPr>
          <w:p w14:paraId="75BDB025">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15443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7AFC41CC">
            <w:pPr>
              <w:pStyle w:val="30"/>
            </w:pPr>
            <w:r>
              <w:rPr>
                <w:rFonts w:hint="eastAsia"/>
              </w:rPr>
              <w:t>5</w:t>
            </w:r>
            <w:r>
              <w:t>5</w:t>
            </w:r>
          </w:p>
        </w:tc>
        <w:tc>
          <w:tcPr>
            <w:tcW w:w="759" w:type="pct"/>
            <w:vAlign w:val="center"/>
          </w:tcPr>
          <w:p w14:paraId="3A751D8E">
            <w:pPr>
              <w:pStyle w:val="30"/>
            </w:pPr>
            <w:r>
              <w:rPr>
                <w:rFonts w:hint="eastAsia"/>
              </w:rPr>
              <w:t>重大风险清单自动报告</w:t>
            </w:r>
          </w:p>
        </w:tc>
        <w:tc>
          <w:tcPr>
            <w:tcW w:w="811" w:type="pct"/>
            <w:vAlign w:val="center"/>
          </w:tcPr>
          <w:p w14:paraId="39FBA089">
            <w:pPr>
              <w:pStyle w:val="30"/>
            </w:pPr>
            <w:r>
              <w:rPr>
                <w:rFonts w:hint="eastAsia"/>
              </w:rPr>
              <w:t>《中央企业全面风险管理指引》（国资发改革[2006]108号）</w:t>
            </w:r>
          </w:p>
        </w:tc>
        <w:tc>
          <w:tcPr>
            <w:tcW w:w="3072" w:type="pct"/>
            <w:vAlign w:val="center"/>
          </w:tcPr>
          <w:p w14:paraId="054A7A58">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2ADE0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75BA5CF6">
            <w:pPr>
              <w:pStyle w:val="30"/>
            </w:pPr>
            <w:r>
              <w:t>56</w:t>
            </w:r>
          </w:p>
        </w:tc>
        <w:tc>
          <w:tcPr>
            <w:tcW w:w="759" w:type="pct"/>
            <w:vAlign w:val="center"/>
          </w:tcPr>
          <w:p w14:paraId="098D3FFB">
            <w:pPr>
              <w:pStyle w:val="30"/>
            </w:pPr>
            <w:r>
              <w:rPr>
                <w:rFonts w:hint="eastAsia"/>
              </w:rPr>
              <w:t>产业发展类企业R值模型</w:t>
            </w:r>
          </w:p>
        </w:tc>
        <w:tc>
          <w:tcPr>
            <w:tcW w:w="811" w:type="pct"/>
            <w:vAlign w:val="center"/>
          </w:tcPr>
          <w:p w14:paraId="0ADC4858">
            <w:pPr>
              <w:pStyle w:val="30"/>
            </w:pPr>
            <w:r>
              <w:rPr>
                <w:rFonts w:hint="eastAsia"/>
              </w:rPr>
              <w:t>《中央企业全面风险管理指引》（国资发改革[2006]108号）</w:t>
            </w:r>
          </w:p>
        </w:tc>
        <w:tc>
          <w:tcPr>
            <w:tcW w:w="3072" w:type="pct"/>
            <w:vAlign w:val="center"/>
          </w:tcPr>
          <w:p w14:paraId="3FD0085F">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458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2367BDDE">
            <w:pPr>
              <w:pStyle w:val="30"/>
            </w:pPr>
            <w:r>
              <w:t>57</w:t>
            </w:r>
          </w:p>
        </w:tc>
        <w:tc>
          <w:tcPr>
            <w:tcW w:w="759" w:type="pct"/>
            <w:vAlign w:val="center"/>
          </w:tcPr>
          <w:p w14:paraId="5DEBAC83">
            <w:pPr>
              <w:pStyle w:val="30"/>
            </w:pPr>
            <w:r>
              <w:rPr>
                <w:rFonts w:hint="eastAsia"/>
              </w:rPr>
              <w:t>城市保障类企业R值模型</w:t>
            </w:r>
          </w:p>
        </w:tc>
        <w:tc>
          <w:tcPr>
            <w:tcW w:w="811" w:type="pct"/>
            <w:vAlign w:val="center"/>
          </w:tcPr>
          <w:p w14:paraId="354606A4">
            <w:pPr>
              <w:pStyle w:val="30"/>
            </w:pPr>
            <w:r>
              <w:rPr>
                <w:rFonts w:hint="eastAsia"/>
              </w:rPr>
              <w:t>《中央企业全面风险管理指引》（国资发改革[2006]108号）</w:t>
            </w:r>
          </w:p>
        </w:tc>
        <w:tc>
          <w:tcPr>
            <w:tcW w:w="3072" w:type="pct"/>
            <w:vAlign w:val="center"/>
          </w:tcPr>
          <w:p w14:paraId="5A798E61">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2A796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3F0699E9">
            <w:pPr>
              <w:pStyle w:val="30"/>
            </w:pPr>
            <w:r>
              <w:t>58</w:t>
            </w:r>
          </w:p>
        </w:tc>
        <w:tc>
          <w:tcPr>
            <w:tcW w:w="759" w:type="pct"/>
            <w:vAlign w:val="center"/>
          </w:tcPr>
          <w:p w14:paraId="7B4B5968">
            <w:pPr>
              <w:pStyle w:val="30"/>
            </w:pPr>
            <w:r>
              <w:rPr>
                <w:rFonts w:hint="eastAsia"/>
              </w:rPr>
              <w:t>投资运营类企业R值模型</w:t>
            </w:r>
          </w:p>
        </w:tc>
        <w:tc>
          <w:tcPr>
            <w:tcW w:w="811" w:type="pct"/>
            <w:vAlign w:val="center"/>
          </w:tcPr>
          <w:p w14:paraId="14B1DBDA">
            <w:pPr>
              <w:pStyle w:val="30"/>
            </w:pPr>
            <w:r>
              <w:rPr>
                <w:rFonts w:hint="eastAsia"/>
              </w:rPr>
              <w:t>《中央企业全面风险管理指引》（国资发改革[2006]108号）</w:t>
            </w:r>
          </w:p>
        </w:tc>
        <w:tc>
          <w:tcPr>
            <w:tcW w:w="3072" w:type="pct"/>
            <w:vAlign w:val="center"/>
          </w:tcPr>
          <w:p w14:paraId="064BF16C">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EC28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0EFED375">
            <w:pPr>
              <w:pStyle w:val="30"/>
            </w:pPr>
            <w:r>
              <w:t>59</w:t>
            </w:r>
          </w:p>
        </w:tc>
        <w:tc>
          <w:tcPr>
            <w:tcW w:w="759" w:type="pct"/>
            <w:vAlign w:val="center"/>
          </w:tcPr>
          <w:p w14:paraId="6102EA19">
            <w:pPr>
              <w:pStyle w:val="30"/>
            </w:pPr>
            <w:r>
              <w:rPr>
                <w:rFonts w:hint="eastAsia"/>
              </w:rPr>
              <w:t>银行类企业R值模型</w:t>
            </w:r>
          </w:p>
        </w:tc>
        <w:tc>
          <w:tcPr>
            <w:tcW w:w="811" w:type="pct"/>
            <w:vAlign w:val="center"/>
          </w:tcPr>
          <w:p w14:paraId="47DB9C92">
            <w:pPr>
              <w:pStyle w:val="30"/>
            </w:pPr>
            <w:r>
              <w:rPr>
                <w:rFonts w:hint="eastAsia"/>
              </w:rPr>
              <w:t>《中央企业全面风险管理指引》（国资发改革[2006]108号）</w:t>
            </w:r>
          </w:p>
        </w:tc>
        <w:tc>
          <w:tcPr>
            <w:tcW w:w="3072" w:type="pct"/>
            <w:vAlign w:val="center"/>
          </w:tcPr>
          <w:p w14:paraId="4F125E8F">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391B9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579286AB">
            <w:pPr>
              <w:pStyle w:val="30"/>
            </w:pPr>
            <w:r>
              <w:t>60</w:t>
            </w:r>
          </w:p>
        </w:tc>
        <w:tc>
          <w:tcPr>
            <w:tcW w:w="759" w:type="pct"/>
            <w:vAlign w:val="center"/>
          </w:tcPr>
          <w:p w14:paraId="2B453F7D">
            <w:pPr>
              <w:pStyle w:val="30"/>
            </w:pPr>
            <w:r>
              <w:rPr>
                <w:rFonts w:hint="eastAsia"/>
              </w:rPr>
              <w:t>证券类企业R值模型</w:t>
            </w:r>
          </w:p>
        </w:tc>
        <w:tc>
          <w:tcPr>
            <w:tcW w:w="811" w:type="pct"/>
            <w:vAlign w:val="center"/>
          </w:tcPr>
          <w:p w14:paraId="1AA1716F">
            <w:pPr>
              <w:pStyle w:val="30"/>
            </w:pPr>
            <w:r>
              <w:rPr>
                <w:rFonts w:hint="eastAsia"/>
              </w:rPr>
              <w:t>《中央企业全面风险管理指引》（国资发改革[2006]108号）</w:t>
            </w:r>
          </w:p>
        </w:tc>
        <w:tc>
          <w:tcPr>
            <w:tcW w:w="3072" w:type="pct"/>
            <w:vAlign w:val="center"/>
          </w:tcPr>
          <w:p w14:paraId="3E896CB1">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EB85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71E61265">
            <w:pPr>
              <w:pStyle w:val="30"/>
            </w:pPr>
            <w:r>
              <w:t>61</w:t>
            </w:r>
          </w:p>
        </w:tc>
        <w:tc>
          <w:tcPr>
            <w:tcW w:w="759" w:type="pct"/>
            <w:vAlign w:val="center"/>
          </w:tcPr>
          <w:p w14:paraId="225CAC5F">
            <w:pPr>
              <w:pStyle w:val="30"/>
            </w:pPr>
            <w:r>
              <w:rPr>
                <w:rFonts w:hint="eastAsia"/>
              </w:rPr>
              <w:t>保险类企业R值模型</w:t>
            </w:r>
          </w:p>
        </w:tc>
        <w:tc>
          <w:tcPr>
            <w:tcW w:w="811" w:type="pct"/>
            <w:vAlign w:val="center"/>
          </w:tcPr>
          <w:p w14:paraId="584D7FC4">
            <w:pPr>
              <w:pStyle w:val="30"/>
            </w:pPr>
            <w:r>
              <w:rPr>
                <w:rFonts w:hint="eastAsia"/>
              </w:rPr>
              <w:t>《中央企业全面风险管理指引》（国资发改革[2006]108号）</w:t>
            </w:r>
          </w:p>
        </w:tc>
        <w:tc>
          <w:tcPr>
            <w:tcW w:w="3072" w:type="pct"/>
            <w:vAlign w:val="center"/>
          </w:tcPr>
          <w:p w14:paraId="302B7871">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8476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5047B512">
            <w:pPr>
              <w:pStyle w:val="30"/>
            </w:pPr>
            <w:r>
              <w:t>62</w:t>
            </w:r>
          </w:p>
        </w:tc>
        <w:tc>
          <w:tcPr>
            <w:tcW w:w="759" w:type="pct"/>
            <w:vAlign w:val="center"/>
          </w:tcPr>
          <w:p w14:paraId="69FA5CA9">
            <w:pPr>
              <w:pStyle w:val="30"/>
            </w:pPr>
            <w:r>
              <w:rPr>
                <w:rFonts w:hint="eastAsia"/>
              </w:rPr>
              <w:t>财务公司类企业R值模型</w:t>
            </w:r>
          </w:p>
        </w:tc>
        <w:tc>
          <w:tcPr>
            <w:tcW w:w="811" w:type="pct"/>
            <w:vAlign w:val="center"/>
          </w:tcPr>
          <w:p w14:paraId="44C1B987">
            <w:pPr>
              <w:pStyle w:val="30"/>
            </w:pPr>
            <w:r>
              <w:rPr>
                <w:rFonts w:hint="eastAsia"/>
              </w:rPr>
              <w:t>《中央企业全面风险管理指引》（国资发改革[2006]108号）</w:t>
            </w:r>
          </w:p>
        </w:tc>
        <w:tc>
          <w:tcPr>
            <w:tcW w:w="3072" w:type="pct"/>
            <w:vAlign w:val="center"/>
          </w:tcPr>
          <w:p w14:paraId="56F74CBA">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57F6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179B212B">
            <w:pPr>
              <w:pStyle w:val="30"/>
            </w:pPr>
            <w:r>
              <w:t>63</w:t>
            </w:r>
          </w:p>
        </w:tc>
        <w:tc>
          <w:tcPr>
            <w:tcW w:w="759" w:type="pct"/>
            <w:vAlign w:val="center"/>
          </w:tcPr>
          <w:p w14:paraId="355424B8">
            <w:pPr>
              <w:pStyle w:val="30"/>
            </w:pPr>
            <w:r>
              <w:rPr>
                <w:rFonts w:hint="eastAsia"/>
              </w:rPr>
              <w:t>融资租赁类企业R值模型</w:t>
            </w:r>
          </w:p>
        </w:tc>
        <w:tc>
          <w:tcPr>
            <w:tcW w:w="811" w:type="pct"/>
            <w:vAlign w:val="center"/>
          </w:tcPr>
          <w:p w14:paraId="78118639">
            <w:pPr>
              <w:pStyle w:val="30"/>
            </w:pPr>
            <w:r>
              <w:rPr>
                <w:rFonts w:hint="eastAsia"/>
              </w:rPr>
              <w:t>《中央企业全面风险管理指引》（国资发改革[2006]108号）</w:t>
            </w:r>
          </w:p>
        </w:tc>
        <w:tc>
          <w:tcPr>
            <w:tcW w:w="3072" w:type="pct"/>
            <w:vAlign w:val="center"/>
          </w:tcPr>
          <w:p w14:paraId="535741AD">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2B1DB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1359A607">
            <w:pPr>
              <w:pStyle w:val="30"/>
            </w:pPr>
            <w:r>
              <w:t>64</w:t>
            </w:r>
          </w:p>
        </w:tc>
        <w:tc>
          <w:tcPr>
            <w:tcW w:w="759" w:type="pct"/>
            <w:vAlign w:val="center"/>
          </w:tcPr>
          <w:p w14:paraId="714307DF">
            <w:pPr>
              <w:pStyle w:val="30"/>
            </w:pPr>
            <w:r>
              <w:rPr>
                <w:rFonts w:hint="eastAsia"/>
              </w:rPr>
              <w:t>信托公司类企业R值模型</w:t>
            </w:r>
          </w:p>
        </w:tc>
        <w:tc>
          <w:tcPr>
            <w:tcW w:w="811" w:type="pct"/>
            <w:vAlign w:val="center"/>
          </w:tcPr>
          <w:p w14:paraId="3391F218">
            <w:pPr>
              <w:pStyle w:val="30"/>
            </w:pPr>
            <w:r>
              <w:rPr>
                <w:rFonts w:hint="eastAsia"/>
              </w:rPr>
              <w:t>《中央企业全面风险管理指引》（国资发改革[2006]108号）</w:t>
            </w:r>
          </w:p>
        </w:tc>
        <w:tc>
          <w:tcPr>
            <w:tcW w:w="3072" w:type="pct"/>
            <w:vAlign w:val="center"/>
          </w:tcPr>
          <w:p w14:paraId="010154C5">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24484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2E51C786">
            <w:pPr>
              <w:pStyle w:val="30"/>
            </w:pPr>
            <w:r>
              <w:t>65</w:t>
            </w:r>
          </w:p>
        </w:tc>
        <w:tc>
          <w:tcPr>
            <w:tcW w:w="759" w:type="pct"/>
            <w:vAlign w:val="center"/>
          </w:tcPr>
          <w:p w14:paraId="126038CF">
            <w:pPr>
              <w:pStyle w:val="30"/>
            </w:pPr>
            <w:r>
              <w:rPr>
                <w:rFonts w:hint="eastAsia"/>
              </w:rPr>
              <w:t>风险地图-股权占比</w:t>
            </w:r>
          </w:p>
        </w:tc>
        <w:tc>
          <w:tcPr>
            <w:tcW w:w="811" w:type="pct"/>
            <w:vAlign w:val="center"/>
          </w:tcPr>
          <w:p w14:paraId="10702638">
            <w:pPr>
              <w:pStyle w:val="30"/>
            </w:pPr>
            <w:r>
              <w:rPr>
                <w:rFonts w:hint="eastAsia"/>
              </w:rPr>
              <w:t>《中央企业全面风险管理指引》（国资发改革[2006]108号）</w:t>
            </w:r>
          </w:p>
        </w:tc>
        <w:tc>
          <w:tcPr>
            <w:tcW w:w="3072" w:type="pct"/>
            <w:vAlign w:val="center"/>
          </w:tcPr>
          <w:p w14:paraId="3976F957">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3320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042FC951">
            <w:pPr>
              <w:pStyle w:val="30"/>
            </w:pPr>
            <w:r>
              <w:t>66</w:t>
            </w:r>
          </w:p>
        </w:tc>
        <w:tc>
          <w:tcPr>
            <w:tcW w:w="759" w:type="pct"/>
            <w:vAlign w:val="center"/>
          </w:tcPr>
          <w:p w14:paraId="384AD575">
            <w:pPr>
              <w:pStyle w:val="30"/>
            </w:pPr>
            <w:r>
              <w:rPr>
                <w:rFonts w:hint="eastAsia"/>
              </w:rPr>
              <w:t>风险地图-风险概况</w:t>
            </w:r>
          </w:p>
        </w:tc>
        <w:tc>
          <w:tcPr>
            <w:tcW w:w="811" w:type="pct"/>
            <w:vAlign w:val="center"/>
          </w:tcPr>
          <w:p w14:paraId="29EBC9B7">
            <w:pPr>
              <w:pStyle w:val="30"/>
            </w:pPr>
            <w:r>
              <w:rPr>
                <w:rFonts w:hint="eastAsia"/>
              </w:rPr>
              <w:t>《中央企业全面风险管理指引》（国资发改革[2006]108号）</w:t>
            </w:r>
          </w:p>
        </w:tc>
        <w:tc>
          <w:tcPr>
            <w:tcW w:w="3072" w:type="pct"/>
            <w:vAlign w:val="center"/>
          </w:tcPr>
          <w:p w14:paraId="55A62DA6">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3BC3C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12436D8F">
            <w:pPr>
              <w:pStyle w:val="30"/>
            </w:pPr>
            <w:r>
              <w:t>67</w:t>
            </w:r>
          </w:p>
        </w:tc>
        <w:tc>
          <w:tcPr>
            <w:tcW w:w="759" w:type="pct"/>
            <w:vAlign w:val="center"/>
          </w:tcPr>
          <w:p w14:paraId="3FCEB3E8">
            <w:pPr>
              <w:pStyle w:val="30"/>
            </w:pPr>
            <w:r>
              <w:rPr>
                <w:rFonts w:hint="eastAsia"/>
              </w:rPr>
              <w:t>风险地图-风险提示</w:t>
            </w:r>
          </w:p>
        </w:tc>
        <w:tc>
          <w:tcPr>
            <w:tcW w:w="811" w:type="pct"/>
            <w:vAlign w:val="center"/>
          </w:tcPr>
          <w:p w14:paraId="77D8A485">
            <w:pPr>
              <w:pStyle w:val="30"/>
            </w:pPr>
            <w:r>
              <w:rPr>
                <w:rFonts w:hint="eastAsia"/>
              </w:rPr>
              <w:t>《中央企业全面风险管理指引》（国资发改革[2006]108号）</w:t>
            </w:r>
          </w:p>
        </w:tc>
        <w:tc>
          <w:tcPr>
            <w:tcW w:w="3072" w:type="pct"/>
            <w:vAlign w:val="center"/>
          </w:tcPr>
          <w:p w14:paraId="4D2C68F8">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4879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6098EB53">
            <w:pPr>
              <w:pStyle w:val="30"/>
            </w:pPr>
            <w:r>
              <w:t>68</w:t>
            </w:r>
          </w:p>
        </w:tc>
        <w:tc>
          <w:tcPr>
            <w:tcW w:w="759" w:type="pct"/>
            <w:vAlign w:val="center"/>
          </w:tcPr>
          <w:p w14:paraId="6588AED5">
            <w:pPr>
              <w:pStyle w:val="30"/>
            </w:pPr>
            <w:r>
              <w:rPr>
                <w:rFonts w:hint="eastAsia"/>
              </w:rPr>
              <w:t>债务风险问询函触发规则</w:t>
            </w:r>
          </w:p>
        </w:tc>
        <w:tc>
          <w:tcPr>
            <w:tcW w:w="811" w:type="pct"/>
            <w:vAlign w:val="center"/>
          </w:tcPr>
          <w:p w14:paraId="47A81FDC">
            <w:pPr>
              <w:pStyle w:val="30"/>
            </w:pPr>
            <w:r>
              <w:rPr>
                <w:rFonts w:hint="eastAsia"/>
              </w:rPr>
              <w:t>《中央企业全面风险管理指引》（国资发改革[2006]108号）</w:t>
            </w:r>
          </w:p>
        </w:tc>
        <w:tc>
          <w:tcPr>
            <w:tcW w:w="3072" w:type="pct"/>
            <w:vAlign w:val="center"/>
          </w:tcPr>
          <w:p w14:paraId="17DB05C7">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062F6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74A616D8">
            <w:pPr>
              <w:pStyle w:val="30"/>
            </w:pPr>
            <w:r>
              <w:t>69</w:t>
            </w:r>
          </w:p>
        </w:tc>
        <w:tc>
          <w:tcPr>
            <w:tcW w:w="759" w:type="pct"/>
            <w:vAlign w:val="center"/>
          </w:tcPr>
          <w:p w14:paraId="22C752DC">
            <w:pPr>
              <w:pStyle w:val="30"/>
            </w:pPr>
            <w:r>
              <w:rPr>
                <w:rFonts w:hint="eastAsia"/>
              </w:rPr>
              <w:t>债务风险问询函文字内容规则</w:t>
            </w:r>
          </w:p>
        </w:tc>
        <w:tc>
          <w:tcPr>
            <w:tcW w:w="811" w:type="pct"/>
            <w:vAlign w:val="center"/>
          </w:tcPr>
          <w:p w14:paraId="53C27519">
            <w:pPr>
              <w:pStyle w:val="30"/>
            </w:pPr>
            <w:r>
              <w:rPr>
                <w:rFonts w:hint="eastAsia"/>
              </w:rPr>
              <w:t>《中央企业全面风险管理指引》（国资发改革[2006]108号）</w:t>
            </w:r>
          </w:p>
        </w:tc>
        <w:tc>
          <w:tcPr>
            <w:tcW w:w="3072" w:type="pct"/>
            <w:vAlign w:val="center"/>
          </w:tcPr>
          <w:p w14:paraId="66131C3E">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17DF9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6291F5C8">
            <w:pPr>
              <w:pStyle w:val="30"/>
            </w:pPr>
            <w:r>
              <w:t>70</w:t>
            </w:r>
          </w:p>
        </w:tc>
        <w:tc>
          <w:tcPr>
            <w:tcW w:w="759" w:type="pct"/>
            <w:vAlign w:val="center"/>
          </w:tcPr>
          <w:p w14:paraId="148ED380">
            <w:pPr>
              <w:pStyle w:val="30"/>
            </w:pPr>
            <w:r>
              <w:rPr>
                <w:rFonts w:hint="eastAsia"/>
              </w:rPr>
              <w:t>现金流风险问询函触发规则</w:t>
            </w:r>
          </w:p>
        </w:tc>
        <w:tc>
          <w:tcPr>
            <w:tcW w:w="811" w:type="pct"/>
            <w:vAlign w:val="center"/>
          </w:tcPr>
          <w:p w14:paraId="465480CF">
            <w:pPr>
              <w:pStyle w:val="30"/>
            </w:pPr>
            <w:r>
              <w:rPr>
                <w:rFonts w:hint="eastAsia"/>
              </w:rPr>
              <w:t>《中央企业全面风险管理指引》（国资发改革[2006]108号）</w:t>
            </w:r>
          </w:p>
        </w:tc>
        <w:tc>
          <w:tcPr>
            <w:tcW w:w="3072" w:type="pct"/>
            <w:vAlign w:val="center"/>
          </w:tcPr>
          <w:p w14:paraId="32DE5E97">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2304C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77671261">
            <w:pPr>
              <w:pStyle w:val="30"/>
            </w:pPr>
            <w:r>
              <w:t>71</w:t>
            </w:r>
          </w:p>
        </w:tc>
        <w:tc>
          <w:tcPr>
            <w:tcW w:w="759" w:type="pct"/>
            <w:vAlign w:val="center"/>
          </w:tcPr>
          <w:p w14:paraId="48390594">
            <w:pPr>
              <w:pStyle w:val="30"/>
            </w:pPr>
            <w:r>
              <w:rPr>
                <w:rFonts w:hint="eastAsia"/>
              </w:rPr>
              <w:t>现金流风险问询函文字内容规则</w:t>
            </w:r>
          </w:p>
        </w:tc>
        <w:tc>
          <w:tcPr>
            <w:tcW w:w="811" w:type="pct"/>
            <w:vAlign w:val="center"/>
          </w:tcPr>
          <w:p w14:paraId="4E97DFCC">
            <w:pPr>
              <w:pStyle w:val="30"/>
            </w:pPr>
            <w:r>
              <w:rPr>
                <w:rFonts w:hint="eastAsia"/>
              </w:rPr>
              <w:t>《中央企业全面风险管理指引》（国资发改革[2006]108号）</w:t>
            </w:r>
          </w:p>
        </w:tc>
        <w:tc>
          <w:tcPr>
            <w:tcW w:w="3072" w:type="pct"/>
            <w:vAlign w:val="center"/>
          </w:tcPr>
          <w:p w14:paraId="33717791">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6E9D9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08BCA219">
            <w:pPr>
              <w:pStyle w:val="30"/>
            </w:pPr>
            <w:r>
              <w:t>72</w:t>
            </w:r>
          </w:p>
        </w:tc>
        <w:tc>
          <w:tcPr>
            <w:tcW w:w="759" w:type="pct"/>
            <w:vAlign w:val="center"/>
          </w:tcPr>
          <w:p w14:paraId="47A345AA">
            <w:pPr>
              <w:pStyle w:val="30"/>
            </w:pPr>
            <w:r>
              <w:rPr>
                <w:rFonts w:hint="eastAsia"/>
              </w:rPr>
              <w:t>融资担保风险问询函触发规则</w:t>
            </w:r>
          </w:p>
        </w:tc>
        <w:tc>
          <w:tcPr>
            <w:tcW w:w="811" w:type="pct"/>
            <w:vAlign w:val="center"/>
          </w:tcPr>
          <w:p w14:paraId="5DB46784">
            <w:pPr>
              <w:pStyle w:val="30"/>
            </w:pPr>
            <w:r>
              <w:rPr>
                <w:rFonts w:hint="eastAsia"/>
              </w:rPr>
              <w:t>《中央企业全面风险管理指引》（国资发改革[2006]108号）</w:t>
            </w:r>
          </w:p>
        </w:tc>
        <w:tc>
          <w:tcPr>
            <w:tcW w:w="3072" w:type="pct"/>
            <w:vAlign w:val="center"/>
          </w:tcPr>
          <w:p w14:paraId="6CF42E35">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74FD0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3005F27F">
            <w:pPr>
              <w:pStyle w:val="30"/>
            </w:pPr>
            <w:r>
              <w:t>73</w:t>
            </w:r>
          </w:p>
        </w:tc>
        <w:tc>
          <w:tcPr>
            <w:tcW w:w="759" w:type="pct"/>
            <w:vAlign w:val="center"/>
          </w:tcPr>
          <w:p w14:paraId="6F34CE12">
            <w:pPr>
              <w:pStyle w:val="30"/>
            </w:pPr>
            <w:r>
              <w:rPr>
                <w:rFonts w:hint="eastAsia"/>
              </w:rPr>
              <w:t>融资担保风险问询函文字内容规则</w:t>
            </w:r>
          </w:p>
        </w:tc>
        <w:tc>
          <w:tcPr>
            <w:tcW w:w="811" w:type="pct"/>
            <w:vAlign w:val="center"/>
          </w:tcPr>
          <w:p w14:paraId="57D283DF">
            <w:pPr>
              <w:pStyle w:val="30"/>
            </w:pPr>
            <w:r>
              <w:rPr>
                <w:rFonts w:hint="eastAsia"/>
              </w:rPr>
              <w:t>《中央企业全面风险管理指引》（国资发改革[2006]108号）</w:t>
            </w:r>
          </w:p>
        </w:tc>
        <w:tc>
          <w:tcPr>
            <w:tcW w:w="3072" w:type="pct"/>
            <w:vAlign w:val="center"/>
          </w:tcPr>
          <w:p w14:paraId="4219DB40">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3DE2E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2AE4CDEA">
            <w:pPr>
              <w:pStyle w:val="30"/>
            </w:pPr>
            <w:r>
              <w:t>74</w:t>
            </w:r>
          </w:p>
        </w:tc>
        <w:tc>
          <w:tcPr>
            <w:tcW w:w="759" w:type="pct"/>
            <w:vAlign w:val="center"/>
          </w:tcPr>
          <w:p w14:paraId="26BC5550">
            <w:pPr>
              <w:pStyle w:val="30"/>
            </w:pPr>
            <w:r>
              <w:rPr>
                <w:rFonts w:hint="eastAsia"/>
              </w:rPr>
              <w:t>主业领域整体风险问询函触发规则</w:t>
            </w:r>
          </w:p>
        </w:tc>
        <w:tc>
          <w:tcPr>
            <w:tcW w:w="811" w:type="pct"/>
            <w:vAlign w:val="center"/>
          </w:tcPr>
          <w:p w14:paraId="2221A698">
            <w:pPr>
              <w:pStyle w:val="30"/>
            </w:pPr>
            <w:r>
              <w:rPr>
                <w:rFonts w:hint="eastAsia"/>
              </w:rPr>
              <w:t>《中央企业全面风险管理指引》（国资发改革[2006]108号）</w:t>
            </w:r>
          </w:p>
        </w:tc>
        <w:tc>
          <w:tcPr>
            <w:tcW w:w="3072" w:type="pct"/>
            <w:vAlign w:val="center"/>
          </w:tcPr>
          <w:p w14:paraId="0000E878">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24A92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460AEC46">
            <w:pPr>
              <w:pStyle w:val="30"/>
            </w:pPr>
            <w:r>
              <w:t>75</w:t>
            </w:r>
          </w:p>
        </w:tc>
        <w:tc>
          <w:tcPr>
            <w:tcW w:w="759" w:type="pct"/>
            <w:vAlign w:val="center"/>
          </w:tcPr>
          <w:p w14:paraId="2C171AD7">
            <w:pPr>
              <w:pStyle w:val="30"/>
            </w:pPr>
            <w:r>
              <w:rPr>
                <w:rFonts w:hint="eastAsia"/>
              </w:rPr>
              <w:t>主业领域整体风险问询函文字内容规则</w:t>
            </w:r>
          </w:p>
        </w:tc>
        <w:tc>
          <w:tcPr>
            <w:tcW w:w="811" w:type="pct"/>
            <w:vAlign w:val="center"/>
          </w:tcPr>
          <w:p w14:paraId="0D6D62AE">
            <w:pPr>
              <w:pStyle w:val="30"/>
            </w:pPr>
            <w:r>
              <w:rPr>
                <w:rFonts w:hint="eastAsia"/>
              </w:rPr>
              <w:t>《中央企业全面风险管理指引》（国资发改革[2006]108号）</w:t>
            </w:r>
          </w:p>
        </w:tc>
        <w:tc>
          <w:tcPr>
            <w:tcW w:w="3072" w:type="pct"/>
            <w:vAlign w:val="center"/>
          </w:tcPr>
          <w:p w14:paraId="386F6602">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4B73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0880C54D">
            <w:pPr>
              <w:pStyle w:val="30"/>
            </w:pPr>
            <w:r>
              <w:t>76</w:t>
            </w:r>
          </w:p>
        </w:tc>
        <w:tc>
          <w:tcPr>
            <w:tcW w:w="759" w:type="pct"/>
            <w:vAlign w:val="center"/>
          </w:tcPr>
          <w:p w14:paraId="4F1DDD6F">
            <w:pPr>
              <w:pStyle w:val="30"/>
            </w:pPr>
            <w:r>
              <w:rPr>
                <w:rFonts w:hint="eastAsia"/>
              </w:rPr>
              <w:t>资金占用风险问询函触发规则</w:t>
            </w:r>
          </w:p>
        </w:tc>
        <w:tc>
          <w:tcPr>
            <w:tcW w:w="811" w:type="pct"/>
            <w:vAlign w:val="center"/>
          </w:tcPr>
          <w:p w14:paraId="47C4C995">
            <w:pPr>
              <w:pStyle w:val="30"/>
            </w:pPr>
            <w:r>
              <w:rPr>
                <w:rFonts w:hint="eastAsia"/>
              </w:rPr>
              <w:t>《中央企业全面风险管理指引》（国资发改革[2006]108号）</w:t>
            </w:r>
          </w:p>
        </w:tc>
        <w:tc>
          <w:tcPr>
            <w:tcW w:w="3072" w:type="pct"/>
            <w:vAlign w:val="center"/>
          </w:tcPr>
          <w:p w14:paraId="6376464C">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11892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33426163">
            <w:pPr>
              <w:pStyle w:val="30"/>
            </w:pPr>
            <w:r>
              <w:t>77</w:t>
            </w:r>
          </w:p>
        </w:tc>
        <w:tc>
          <w:tcPr>
            <w:tcW w:w="759" w:type="pct"/>
            <w:vAlign w:val="center"/>
          </w:tcPr>
          <w:p w14:paraId="149ECEC3">
            <w:pPr>
              <w:pStyle w:val="30"/>
            </w:pPr>
            <w:r>
              <w:rPr>
                <w:rFonts w:hint="eastAsia"/>
              </w:rPr>
              <w:t>资金占用风险问询函文字内容规则</w:t>
            </w:r>
          </w:p>
        </w:tc>
        <w:tc>
          <w:tcPr>
            <w:tcW w:w="811" w:type="pct"/>
            <w:vAlign w:val="center"/>
          </w:tcPr>
          <w:p w14:paraId="2B6EC05E">
            <w:pPr>
              <w:pStyle w:val="30"/>
            </w:pPr>
            <w:r>
              <w:rPr>
                <w:rFonts w:hint="eastAsia"/>
              </w:rPr>
              <w:t>《中央企业全面风险管理指引》（国资发改革[2006]108号）</w:t>
            </w:r>
          </w:p>
        </w:tc>
        <w:tc>
          <w:tcPr>
            <w:tcW w:w="3072" w:type="pct"/>
            <w:vAlign w:val="center"/>
          </w:tcPr>
          <w:p w14:paraId="52D6B276">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19E5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562929E9">
            <w:pPr>
              <w:pStyle w:val="30"/>
            </w:pPr>
            <w:r>
              <w:t>78</w:t>
            </w:r>
          </w:p>
        </w:tc>
        <w:tc>
          <w:tcPr>
            <w:tcW w:w="759" w:type="pct"/>
            <w:vAlign w:val="center"/>
          </w:tcPr>
          <w:p w14:paraId="0439AA3D">
            <w:pPr>
              <w:pStyle w:val="30"/>
            </w:pPr>
            <w:r>
              <w:rPr>
                <w:rFonts w:hint="eastAsia"/>
              </w:rPr>
              <w:t>过度投资风险问询函触发规则</w:t>
            </w:r>
          </w:p>
        </w:tc>
        <w:tc>
          <w:tcPr>
            <w:tcW w:w="811" w:type="pct"/>
            <w:vAlign w:val="center"/>
          </w:tcPr>
          <w:p w14:paraId="33448A6D">
            <w:pPr>
              <w:pStyle w:val="30"/>
            </w:pPr>
            <w:r>
              <w:rPr>
                <w:rFonts w:hint="eastAsia"/>
              </w:rPr>
              <w:t>《中央企业全面风险管理指引》（国资发改革[2006]108号）</w:t>
            </w:r>
          </w:p>
        </w:tc>
        <w:tc>
          <w:tcPr>
            <w:tcW w:w="3072" w:type="pct"/>
            <w:vAlign w:val="center"/>
          </w:tcPr>
          <w:p w14:paraId="677F4E23">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210BF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1660FAA0">
            <w:pPr>
              <w:pStyle w:val="30"/>
            </w:pPr>
            <w:r>
              <w:t>79</w:t>
            </w:r>
          </w:p>
        </w:tc>
        <w:tc>
          <w:tcPr>
            <w:tcW w:w="759" w:type="pct"/>
            <w:vAlign w:val="center"/>
          </w:tcPr>
          <w:p w14:paraId="217B89DE">
            <w:pPr>
              <w:pStyle w:val="30"/>
            </w:pPr>
            <w:r>
              <w:rPr>
                <w:rFonts w:hint="eastAsia"/>
              </w:rPr>
              <w:t>过度投资风险问询函文字内容规则</w:t>
            </w:r>
          </w:p>
        </w:tc>
        <w:tc>
          <w:tcPr>
            <w:tcW w:w="811" w:type="pct"/>
            <w:vAlign w:val="center"/>
          </w:tcPr>
          <w:p w14:paraId="1B64D6E7">
            <w:pPr>
              <w:pStyle w:val="30"/>
            </w:pPr>
            <w:r>
              <w:rPr>
                <w:rFonts w:hint="eastAsia"/>
              </w:rPr>
              <w:t>《中央企业全面风险管理指引》（国资发改革[2006]108号）</w:t>
            </w:r>
          </w:p>
        </w:tc>
        <w:tc>
          <w:tcPr>
            <w:tcW w:w="3072" w:type="pct"/>
            <w:vAlign w:val="center"/>
          </w:tcPr>
          <w:p w14:paraId="069519D0">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3CA0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62D1B2FA">
            <w:pPr>
              <w:pStyle w:val="30"/>
            </w:pPr>
            <w:r>
              <w:t>80</w:t>
            </w:r>
          </w:p>
        </w:tc>
        <w:tc>
          <w:tcPr>
            <w:tcW w:w="759" w:type="pct"/>
            <w:vAlign w:val="center"/>
          </w:tcPr>
          <w:p w14:paraId="21CBFCC2">
            <w:pPr>
              <w:pStyle w:val="30"/>
            </w:pPr>
            <w:r>
              <w:rPr>
                <w:rFonts w:hint="eastAsia"/>
              </w:rPr>
              <w:t>投资减值风险问询函触发规则</w:t>
            </w:r>
          </w:p>
        </w:tc>
        <w:tc>
          <w:tcPr>
            <w:tcW w:w="811" w:type="pct"/>
            <w:vAlign w:val="center"/>
          </w:tcPr>
          <w:p w14:paraId="29AC7372">
            <w:pPr>
              <w:pStyle w:val="30"/>
            </w:pPr>
            <w:r>
              <w:rPr>
                <w:rFonts w:hint="eastAsia"/>
              </w:rPr>
              <w:t>《中央企业全面风险管理指引》（国资发改革[2006]108号）</w:t>
            </w:r>
          </w:p>
        </w:tc>
        <w:tc>
          <w:tcPr>
            <w:tcW w:w="3072" w:type="pct"/>
            <w:vAlign w:val="center"/>
          </w:tcPr>
          <w:p w14:paraId="57D5B581">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10BC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04ED8002">
            <w:pPr>
              <w:pStyle w:val="30"/>
            </w:pPr>
            <w:r>
              <w:t>81</w:t>
            </w:r>
          </w:p>
        </w:tc>
        <w:tc>
          <w:tcPr>
            <w:tcW w:w="759" w:type="pct"/>
            <w:vAlign w:val="center"/>
          </w:tcPr>
          <w:p w14:paraId="265470D8">
            <w:pPr>
              <w:pStyle w:val="30"/>
            </w:pPr>
            <w:r>
              <w:rPr>
                <w:rFonts w:hint="eastAsia"/>
              </w:rPr>
              <w:t>投资减值风险问询函文字内容规则</w:t>
            </w:r>
          </w:p>
        </w:tc>
        <w:tc>
          <w:tcPr>
            <w:tcW w:w="811" w:type="pct"/>
            <w:vAlign w:val="center"/>
          </w:tcPr>
          <w:p w14:paraId="1079D714">
            <w:pPr>
              <w:pStyle w:val="30"/>
            </w:pPr>
            <w:r>
              <w:rPr>
                <w:rFonts w:hint="eastAsia"/>
              </w:rPr>
              <w:t>《中央企业全面风险管理指引》（国资发改革[2006]108号）</w:t>
            </w:r>
          </w:p>
        </w:tc>
        <w:tc>
          <w:tcPr>
            <w:tcW w:w="3072" w:type="pct"/>
            <w:vAlign w:val="center"/>
          </w:tcPr>
          <w:p w14:paraId="2D3CCE1E">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310B4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1C996E82">
            <w:pPr>
              <w:pStyle w:val="30"/>
            </w:pPr>
            <w:r>
              <w:rPr>
                <w:rFonts w:hint="eastAsia"/>
              </w:rPr>
              <w:t>8</w:t>
            </w:r>
            <w:r>
              <w:t>2</w:t>
            </w:r>
          </w:p>
        </w:tc>
        <w:tc>
          <w:tcPr>
            <w:tcW w:w="759" w:type="pct"/>
            <w:vAlign w:val="center"/>
          </w:tcPr>
          <w:p w14:paraId="45314153">
            <w:pPr>
              <w:pStyle w:val="30"/>
            </w:pPr>
            <w:r>
              <w:rPr>
                <w:rFonts w:hint="eastAsia"/>
              </w:rPr>
              <w:t>参股企业经营不善风险问询函触发规则</w:t>
            </w:r>
          </w:p>
        </w:tc>
        <w:tc>
          <w:tcPr>
            <w:tcW w:w="811" w:type="pct"/>
            <w:vAlign w:val="center"/>
          </w:tcPr>
          <w:p w14:paraId="0DA3EDAA">
            <w:pPr>
              <w:pStyle w:val="30"/>
            </w:pPr>
            <w:r>
              <w:rPr>
                <w:rFonts w:hint="eastAsia"/>
              </w:rPr>
              <w:t>《中央企业全面风险管理指引》（国资发改革[2006]108号）</w:t>
            </w:r>
          </w:p>
        </w:tc>
        <w:tc>
          <w:tcPr>
            <w:tcW w:w="3072" w:type="pct"/>
            <w:vAlign w:val="center"/>
          </w:tcPr>
          <w:p w14:paraId="64E1446F">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521D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17B9109C">
            <w:pPr>
              <w:pStyle w:val="30"/>
            </w:pPr>
            <w:r>
              <w:rPr>
                <w:rFonts w:hint="eastAsia"/>
              </w:rPr>
              <w:t>8</w:t>
            </w:r>
            <w:r>
              <w:t>3</w:t>
            </w:r>
          </w:p>
        </w:tc>
        <w:tc>
          <w:tcPr>
            <w:tcW w:w="759" w:type="pct"/>
            <w:vAlign w:val="center"/>
          </w:tcPr>
          <w:p w14:paraId="31BEF5E8">
            <w:pPr>
              <w:pStyle w:val="30"/>
            </w:pPr>
            <w:r>
              <w:rPr>
                <w:rFonts w:hint="eastAsia"/>
              </w:rPr>
              <w:t>参股企业经营不善风险问询函文字内容规则</w:t>
            </w:r>
          </w:p>
        </w:tc>
        <w:tc>
          <w:tcPr>
            <w:tcW w:w="811" w:type="pct"/>
            <w:vAlign w:val="center"/>
          </w:tcPr>
          <w:p w14:paraId="05EC98D5">
            <w:pPr>
              <w:pStyle w:val="30"/>
            </w:pPr>
            <w:r>
              <w:rPr>
                <w:rFonts w:hint="eastAsia"/>
              </w:rPr>
              <w:t>《中央企业全面风险管理指引》（国资发改革[2006]108号）</w:t>
            </w:r>
          </w:p>
        </w:tc>
        <w:tc>
          <w:tcPr>
            <w:tcW w:w="3072" w:type="pct"/>
            <w:vAlign w:val="center"/>
          </w:tcPr>
          <w:p w14:paraId="60AFC4CC">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40CF0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559F3E2C">
            <w:pPr>
              <w:pStyle w:val="30"/>
            </w:pPr>
            <w:r>
              <w:t>84</w:t>
            </w:r>
          </w:p>
        </w:tc>
        <w:tc>
          <w:tcPr>
            <w:tcW w:w="759" w:type="pct"/>
            <w:vAlign w:val="center"/>
          </w:tcPr>
          <w:p w14:paraId="59210502">
            <w:pPr>
              <w:pStyle w:val="30"/>
            </w:pPr>
            <w:r>
              <w:rPr>
                <w:rFonts w:hint="eastAsia"/>
              </w:rPr>
              <w:t>剩余风险敞口-责任口径规则</w:t>
            </w:r>
          </w:p>
        </w:tc>
        <w:tc>
          <w:tcPr>
            <w:tcW w:w="811" w:type="pct"/>
            <w:vAlign w:val="center"/>
          </w:tcPr>
          <w:p w14:paraId="62CA1490">
            <w:pPr>
              <w:pStyle w:val="30"/>
            </w:pPr>
            <w:r>
              <w:rPr>
                <w:rFonts w:hint="eastAsia"/>
              </w:rPr>
              <w:t>《中央企业全面风险管理指引》（国资发改革[2006]108号）</w:t>
            </w:r>
          </w:p>
        </w:tc>
        <w:tc>
          <w:tcPr>
            <w:tcW w:w="3072" w:type="pct"/>
            <w:vAlign w:val="center"/>
          </w:tcPr>
          <w:p w14:paraId="7D83B54C">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4219A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626897E7">
            <w:pPr>
              <w:pStyle w:val="30"/>
            </w:pPr>
            <w:r>
              <w:t>85</w:t>
            </w:r>
          </w:p>
        </w:tc>
        <w:tc>
          <w:tcPr>
            <w:tcW w:w="759" w:type="pct"/>
            <w:vAlign w:val="center"/>
          </w:tcPr>
          <w:p w14:paraId="619856E0">
            <w:pPr>
              <w:pStyle w:val="30"/>
            </w:pPr>
            <w:r>
              <w:rPr>
                <w:rFonts w:hint="eastAsia"/>
              </w:rPr>
              <w:t>债务/现金流风险敞口规则</w:t>
            </w:r>
          </w:p>
        </w:tc>
        <w:tc>
          <w:tcPr>
            <w:tcW w:w="811" w:type="pct"/>
            <w:vAlign w:val="center"/>
          </w:tcPr>
          <w:p w14:paraId="2C49C709">
            <w:pPr>
              <w:pStyle w:val="30"/>
            </w:pPr>
            <w:r>
              <w:rPr>
                <w:rFonts w:hint="eastAsia"/>
              </w:rPr>
              <w:t>《中央企业全面风险管理指引》（国资发改革[2006]108号）</w:t>
            </w:r>
          </w:p>
        </w:tc>
        <w:tc>
          <w:tcPr>
            <w:tcW w:w="3072" w:type="pct"/>
            <w:vAlign w:val="center"/>
          </w:tcPr>
          <w:p w14:paraId="2565812F">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42584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6CCA325F">
            <w:pPr>
              <w:pStyle w:val="30"/>
            </w:pPr>
            <w:r>
              <w:t>86</w:t>
            </w:r>
          </w:p>
        </w:tc>
        <w:tc>
          <w:tcPr>
            <w:tcW w:w="759" w:type="pct"/>
            <w:vAlign w:val="center"/>
          </w:tcPr>
          <w:p w14:paraId="23FB6A76">
            <w:pPr>
              <w:pStyle w:val="30"/>
            </w:pPr>
            <w:r>
              <w:rPr>
                <w:rFonts w:hint="eastAsia"/>
              </w:rPr>
              <w:t>融资担保风险敞口规则</w:t>
            </w:r>
          </w:p>
        </w:tc>
        <w:tc>
          <w:tcPr>
            <w:tcW w:w="811" w:type="pct"/>
            <w:vAlign w:val="center"/>
          </w:tcPr>
          <w:p w14:paraId="7F3005C2">
            <w:pPr>
              <w:pStyle w:val="30"/>
            </w:pPr>
            <w:r>
              <w:rPr>
                <w:rFonts w:hint="eastAsia"/>
              </w:rPr>
              <w:t>《中央企业全面风险管理指引》（国资发改革[2006]108号）</w:t>
            </w:r>
          </w:p>
        </w:tc>
        <w:tc>
          <w:tcPr>
            <w:tcW w:w="3072" w:type="pct"/>
            <w:vAlign w:val="center"/>
          </w:tcPr>
          <w:p w14:paraId="7059DBF5">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2045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4FFD2BD4">
            <w:pPr>
              <w:pStyle w:val="30"/>
            </w:pPr>
            <w:r>
              <w:t>87</w:t>
            </w:r>
          </w:p>
        </w:tc>
        <w:tc>
          <w:tcPr>
            <w:tcW w:w="759" w:type="pct"/>
            <w:vAlign w:val="center"/>
          </w:tcPr>
          <w:p w14:paraId="3E8738FC">
            <w:pPr>
              <w:pStyle w:val="30"/>
            </w:pPr>
            <w:r>
              <w:rPr>
                <w:rFonts w:hint="eastAsia"/>
              </w:rPr>
              <w:t>往来款回收风险敞口规则</w:t>
            </w:r>
          </w:p>
        </w:tc>
        <w:tc>
          <w:tcPr>
            <w:tcW w:w="811" w:type="pct"/>
            <w:vAlign w:val="center"/>
          </w:tcPr>
          <w:p w14:paraId="64A1F4A2">
            <w:pPr>
              <w:pStyle w:val="30"/>
            </w:pPr>
            <w:r>
              <w:rPr>
                <w:rFonts w:hint="eastAsia"/>
              </w:rPr>
              <w:t>《中央企业全面风险管理指引》（国资发改革[2006]108号）</w:t>
            </w:r>
          </w:p>
        </w:tc>
        <w:tc>
          <w:tcPr>
            <w:tcW w:w="3072" w:type="pct"/>
            <w:vAlign w:val="center"/>
          </w:tcPr>
          <w:p w14:paraId="3432E9EE">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33D61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18AA3C82">
            <w:pPr>
              <w:pStyle w:val="30"/>
            </w:pPr>
            <w:r>
              <w:t>88</w:t>
            </w:r>
          </w:p>
        </w:tc>
        <w:tc>
          <w:tcPr>
            <w:tcW w:w="759" w:type="pct"/>
            <w:vAlign w:val="center"/>
          </w:tcPr>
          <w:p w14:paraId="55E00FD5">
            <w:pPr>
              <w:pStyle w:val="30"/>
            </w:pPr>
            <w:r>
              <w:rPr>
                <w:rFonts w:hint="eastAsia"/>
              </w:rPr>
              <w:t>主业领域整体风险敞口规则</w:t>
            </w:r>
          </w:p>
        </w:tc>
        <w:tc>
          <w:tcPr>
            <w:tcW w:w="811" w:type="pct"/>
            <w:vAlign w:val="center"/>
          </w:tcPr>
          <w:p w14:paraId="0FCC3899">
            <w:pPr>
              <w:pStyle w:val="30"/>
            </w:pPr>
            <w:r>
              <w:rPr>
                <w:rFonts w:hint="eastAsia"/>
              </w:rPr>
              <w:t>《中央企业全面风险管理指引》（国资发改革[2006]108号）</w:t>
            </w:r>
          </w:p>
        </w:tc>
        <w:tc>
          <w:tcPr>
            <w:tcW w:w="3072" w:type="pct"/>
            <w:vAlign w:val="center"/>
          </w:tcPr>
          <w:p w14:paraId="28A3ED5F">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36587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37BBA5B5">
            <w:pPr>
              <w:pStyle w:val="30"/>
            </w:pPr>
            <w:r>
              <w:t>89</w:t>
            </w:r>
          </w:p>
        </w:tc>
        <w:tc>
          <w:tcPr>
            <w:tcW w:w="759" w:type="pct"/>
            <w:vAlign w:val="center"/>
          </w:tcPr>
          <w:p w14:paraId="34D0F143">
            <w:pPr>
              <w:pStyle w:val="30"/>
            </w:pPr>
            <w:r>
              <w:rPr>
                <w:rFonts w:hint="eastAsia"/>
              </w:rPr>
              <w:t>资金占用风险敞口规则</w:t>
            </w:r>
          </w:p>
        </w:tc>
        <w:tc>
          <w:tcPr>
            <w:tcW w:w="811" w:type="pct"/>
            <w:vAlign w:val="center"/>
          </w:tcPr>
          <w:p w14:paraId="4EC46F61">
            <w:pPr>
              <w:pStyle w:val="30"/>
            </w:pPr>
            <w:r>
              <w:rPr>
                <w:rFonts w:hint="eastAsia"/>
              </w:rPr>
              <w:t>《中央企业全面风险管理指引》（国资发改革[2006]108号）</w:t>
            </w:r>
          </w:p>
        </w:tc>
        <w:tc>
          <w:tcPr>
            <w:tcW w:w="3072" w:type="pct"/>
            <w:vAlign w:val="center"/>
          </w:tcPr>
          <w:p w14:paraId="60F1C67C">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48C8D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7A31DCA1">
            <w:pPr>
              <w:pStyle w:val="30"/>
            </w:pPr>
            <w:r>
              <w:t>90</w:t>
            </w:r>
          </w:p>
        </w:tc>
        <w:tc>
          <w:tcPr>
            <w:tcW w:w="759" w:type="pct"/>
            <w:vAlign w:val="center"/>
          </w:tcPr>
          <w:p w14:paraId="65EA0665">
            <w:pPr>
              <w:pStyle w:val="30"/>
            </w:pPr>
            <w:r>
              <w:rPr>
                <w:rFonts w:hint="eastAsia"/>
              </w:rPr>
              <w:t>创新投入不足风险敞口规则</w:t>
            </w:r>
          </w:p>
        </w:tc>
        <w:tc>
          <w:tcPr>
            <w:tcW w:w="811" w:type="pct"/>
            <w:vAlign w:val="center"/>
          </w:tcPr>
          <w:p w14:paraId="5E043EE9">
            <w:pPr>
              <w:pStyle w:val="30"/>
            </w:pPr>
            <w:r>
              <w:rPr>
                <w:rFonts w:hint="eastAsia"/>
              </w:rPr>
              <w:t>《中央企业全面风险管理指引》（国资发改革[2006]108号）</w:t>
            </w:r>
          </w:p>
        </w:tc>
        <w:tc>
          <w:tcPr>
            <w:tcW w:w="3072" w:type="pct"/>
            <w:vAlign w:val="center"/>
          </w:tcPr>
          <w:p w14:paraId="63EE51E6">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26151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5CA98768">
            <w:pPr>
              <w:pStyle w:val="30"/>
            </w:pPr>
            <w:r>
              <w:t>91</w:t>
            </w:r>
          </w:p>
        </w:tc>
        <w:tc>
          <w:tcPr>
            <w:tcW w:w="759" w:type="pct"/>
            <w:vAlign w:val="center"/>
          </w:tcPr>
          <w:p w14:paraId="6EBC9418">
            <w:pPr>
              <w:pStyle w:val="30"/>
            </w:pPr>
            <w:r>
              <w:rPr>
                <w:rFonts w:hint="eastAsia"/>
              </w:rPr>
              <w:t>主业偏离风险敞口规则</w:t>
            </w:r>
          </w:p>
        </w:tc>
        <w:tc>
          <w:tcPr>
            <w:tcW w:w="811" w:type="pct"/>
            <w:vAlign w:val="center"/>
          </w:tcPr>
          <w:p w14:paraId="538A4B76">
            <w:pPr>
              <w:pStyle w:val="30"/>
            </w:pPr>
            <w:r>
              <w:rPr>
                <w:rFonts w:hint="eastAsia"/>
              </w:rPr>
              <w:t>《中央企业全面风险管理指引》（国资发改革[2006]108号）</w:t>
            </w:r>
          </w:p>
        </w:tc>
        <w:tc>
          <w:tcPr>
            <w:tcW w:w="3072" w:type="pct"/>
            <w:vAlign w:val="center"/>
          </w:tcPr>
          <w:p w14:paraId="7B7DD9B0">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5B1D6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131540E6">
            <w:pPr>
              <w:pStyle w:val="30"/>
            </w:pPr>
            <w:r>
              <w:t>92</w:t>
            </w:r>
          </w:p>
        </w:tc>
        <w:tc>
          <w:tcPr>
            <w:tcW w:w="759" w:type="pct"/>
            <w:vAlign w:val="center"/>
          </w:tcPr>
          <w:p w14:paraId="31677A8B">
            <w:pPr>
              <w:pStyle w:val="30"/>
            </w:pPr>
            <w:r>
              <w:rPr>
                <w:rFonts w:hint="eastAsia"/>
              </w:rPr>
              <w:t>行业下行风险敞口规则</w:t>
            </w:r>
          </w:p>
        </w:tc>
        <w:tc>
          <w:tcPr>
            <w:tcW w:w="811" w:type="pct"/>
            <w:vAlign w:val="center"/>
          </w:tcPr>
          <w:p w14:paraId="69D4E8CE">
            <w:pPr>
              <w:pStyle w:val="30"/>
            </w:pPr>
            <w:r>
              <w:rPr>
                <w:rFonts w:hint="eastAsia"/>
              </w:rPr>
              <w:t>《中央企业全面风险管理指引》（国资发改革[2006]108号）</w:t>
            </w:r>
          </w:p>
        </w:tc>
        <w:tc>
          <w:tcPr>
            <w:tcW w:w="3072" w:type="pct"/>
            <w:vAlign w:val="center"/>
          </w:tcPr>
          <w:p w14:paraId="27F41D86">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2349A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12E10D9D">
            <w:pPr>
              <w:pStyle w:val="30"/>
            </w:pPr>
            <w:r>
              <w:t>93</w:t>
            </w:r>
          </w:p>
        </w:tc>
        <w:tc>
          <w:tcPr>
            <w:tcW w:w="759" w:type="pct"/>
            <w:vAlign w:val="center"/>
          </w:tcPr>
          <w:p w14:paraId="5ED4050B">
            <w:pPr>
              <w:pStyle w:val="30"/>
            </w:pPr>
            <w:r>
              <w:rPr>
                <w:rFonts w:hint="eastAsia"/>
              </w:rPr>
              <w:t>过度投资风险敞口规则</w:t>
            </w:r>
          </w:p>
        </w:tc>
        <w:tc>
          <w:tcPr>
            <w:tcW w:w="811" w:type="pct"/>
            <w:vAlign w:val="center"/>
          </w:tcPr>
          <w:p w14:paraId="06D25C01">
            <w:pPr>
              <w:pStyle w:val="30"/>
            </w:pPr>
            <w:r>
              <w:rPr>
                <w:rFonts w:hint="eastAsia"/>
              </w:rPr>
              <w:t>《中央企业全面风险管理指引》（国资发改革[2006]108号）</w:t>
            </w:r>
          </w:p>
        </w:tc>
        <w:tc>
          <w:tcPr>
            <w:tcW w:w="3072" w:type="pct"/>
            <w:vAlign w:val="center"/>
          </w:tcPr>
          <w:p w14:paraId="4F204025">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31427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5B3CADFE">
            <w:pPr>
              <w:pStyle w:val="30"/>
            </w:pPr>
            <w:r>
              <w:t>94</w:t>
            </w:r>
          </w:p>
        </w:tc>
        <w:tc>
          <w:tcPr>
            <w:tcW w:w="759" w:type="pct"/>
            <w:vAlign w:val="center"/>
          </w:tcPr>
          <w:p w14:paraId="41EBC164">
            <w:pPr>
              <w:pStyle w:val="30"/>
            </w:pPr>
            <w:r>
              <w:rPr>
                <w:rFonts w:hint="eastAsia"/>
              </w:rPr>
              <w:t>投资减值风险敞口规则</w:t>
            </w:r>
          </w:p>
        </w:tc>
        <w:tc>
          <w:tcPr>
            <w:tcW w:w="811" w:type="pct"/>
            <w:vAlign w:val="center"/>
          </w:tcPr>
          <w:p w14:paraId="0C66E42F">
            <w:pPr>
              <w:pStyle w:val="30"/>
            </w:pPr>
            <w:r>
              <w:rPr>
                <w:rFonts w:hint="eastAsia"/>
              </w:rPr>
              <w:t>《中央企业全面风险管理指引》（国资发改革[2006]108号）</w:t>
            </w:r>
          </w:p>
        </w:tc>
        <w:tc>
          <w:tcPr>
            <w:tcW w:w="3072" w:type="pct"/>
            <w:vAlign w:val="center"/>
          </w:tcPr>
          <w:p w14:paraId="624CA428">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77AD5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5EFBEAE3">
            <w:pPr>
              <w:pStyle w:val="30"/>
            </w:pPr>
            <w:r>
              <w:rPr>
                <w:rFonts w:hint="eastAsia"/>
              </w:rPr>
              <w:t>9</w:t>
            </w:r>
            <w:r>
              <w:t>5</w:t>
            </w:r>
          </w:p>
        </w:tc>
        <w:tc>
          <w:tcPr>
            <w:tcW w:w="759" w:type="pct"/>
            <w:vAlign w:val="center"/>
          </w:tcPr>
          <w:p w14:paraId="016EE002">
            <w:pPr>
              <w:pStyle w:val="30"/>
            </w:pPr>
            <w:r>
              <w:rPr>
                <w:rFonts w:hint="eastAsia"/>
              </w:rPr>
              <w:t>对赌协议未完成风险敞口规则</w:t>
            </w:r>
          </w:p>
        </w:tc>
        <w:tc>
          <w:tcPr>
            <w:tcW w:w="811" w:type="pct"/>
            <w:vAlign w:val="center"/>
          </w:tcPr>
          <w:p w14:paraId="15946287">
            <w:pPr>
              <w:pStyle w:val="30"/>
            </w:pPr>
            <w:r>
              <w:rPr>
                <w:rFonts w:hint="eastAsia"/>
              </w:rPr>
              <w:t>《中央企业全面风险管理指引》（国资发改革[2006]108号）</w:t>
            </w:r>
          </w:p>
        </w:tc>
        <w:tc>
          <w:tcPr>
            <w:tcW w:w="3072" w:type="pct"/>
            <w:vAlign w:val="center"/>
          </w:tcPr>
          <w:p w14:paraId="7894988D">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5D9FE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545" w:hRule="atLeast"/>
          <w:jc w:val="center"/>
        </w:trPr>
        <w:tc>
          <w:tcPr>
            <w:tcW w:w="348" w:type="pct"/>
            <w:vAlign w:val="center"/>
          </w:tcPr>
          <w:p w14:paraId="500EAF16">
            <w:pPr>
              <w:pStyle w:val="30"/>
            </w:pPr>
            <w:r>
              <w:rPr>
                <w:rFonts w:hint="eastAsia"/>
              </w:rPr>
              <w:t>9</w:t>
            </w:r>
            <w:r>
              <w:t>6</w:t>
            </w:r>
          </w:p>
        </w:tc>
        <w:tc>
          <w:tcPr>
            <w:tcW w:w="759" w:type="pct"/>
            <w:vAlign w:val="center"/>
          </w:tcPr>
          <w:p w14:paraId="5E5FC7D1">
            <w:pPr>
              <w:pStyle w:val="30"/>
            </w:pPr>
            <w:r>
              <w:rPr>
                <w:rFonts w:hint="eastAsia"/>
              </w:rPr>
              <w:t>参股企业经营不善风险敞口规则</w:t>
            </w:r>
          </w:p>
        </w:tc>
        <w:tc>
          <w:tcPr>
            <w:tcW w:w="811" w:type="pct"/>
            <w:vAlign w:val="center"/>
          </w:tcPr>
          <w:p w14:paraId="1B817B30">
            <w:pPr>
              <w:pStyle w:val="30"/>
            </w:pPr>
            <w:r>
              <w:rPr>
                <w:rFonts w:hint="eastAsia"/>
              </w:rPr>
              <w:t>《中央企业全面风险管理指引》（国资发改革[2006]108号）</w:t>
            </w:r>
          </w:p>
        </w:tc>
        <w:tc>
          <w:tcPr>
            <w:tcW w:w="3072" w:type="pct"/>
            <w:vAlign w:val="center"/>
          </w:tcPr>
          <w:p w14:paraId="515FA73E">
            <w:pPr>
              <w:pStyle w:val="30"/>
            </w:pPr>
            <w:r>
              <w:rPr>
                <w:rFonts w:hint="eastAsia"/>
              </w:rPr>
              <w:t>企业应本着</w:t>
            </w:r>
            <w:r>
              <w:t>从实际出发，务求实效的原则，以对重大风险、重大事件（指重大风险发生后的事实）的管理和重要流程的内部控制为重点，积极开展全面风险管理工作。具备条件的企业应全面推进，尽快建立全面风险管理体系</w:t>
            </w:r>
          </w:p>
        </w:tc>
      </w:tr>
      <w:tr w14:paraId="21D2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5AA02964">
            <w:pPr>
              <w:pStyle w:val="30"/>
            </w:pPr>
            <w:r>
              <w:rPr>
                <w:rFonts w:hint="eastAsia"/>
              </w:rPr>
              <w:t>9</w:t>
            </w:r>
            <w:r>
              <w:t>7</w:t>
            </w:r>
          </w:p>
        </w:tc>
        <w:tc>
          <w:tcPr>
            <w:tcW w:w="759" w:type="pct"/>
            <w:vAlign w:val="center"/>
          </w:tcPr>
          <w:p w14:paraId="4D60C37C">
            <w:pPr>
              <w:pStyle w:val="30"/>
            </w:pPr>
            <w:r>
              <w:rPr>
                <w:rFonts w:hint="eastAsia"/>
              </w:rPr>
              <w:t>事件敞口情况表（含导出）</w:t>
            </w:r>
          </w:p>
        </w:tc>
        <w:tc>
          <w:tcPr>
            <w:tcW w:w="811" w:type="pct"/>
            <w:vAlign w:val="center"/>
          </w:tcPr>
          <w:p w14:paraId="143843F1">
            <w:pPr>
              <w:pStyle w:val="30"/>
            </w:pPr>
            <w:r>
              <w:rPr>
                <w:rFonts w:hint="eastAsia"/>
              </w:rPr>
              <w:t>《中央企业全面风险管理指引》（国资发改革[2006]108号）</w:t>
            </w:r>
          </w:p>
        </w:tc>
        <w:tc>
          <w:tcPr>
            <w:tcW w:w="3072" w:type="pct"/>
            <w:vAlign w:val="center"/>
          </w:tcPr>
          <w:p w14:paraId="4D932A80">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D076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1A38CBC4">
            <w:pPr>
              <w:pStyle w:val="30"/>
            </w:pPr>
            <w:r>
              <w:rPr>
                <w:rFonts w:hint="eastAsia"/>
              </w:rPr>
              <w:t>9</w:t>
            </w:r>
            <w:r>
              <w:t>8</w:t>
            </w:r>
          </w:p>
        </w:tc>
        <w:tc>
          <w:tcPr>
            <w:tcW w:w="759" w:type="pct"/>
            <w:vAlign w:val="center"/>
          </w:tcPr>
          <w:p w14:paraId="0FEDD26E">
            <w:pPr>
              <w:pStyle w:val="30"/>
            </w:pPr>
            <w:r>
              <w:rPr>
                <w:rFonts w:hint="eastAsia"/>
              </w:rPr>
              <w:t>领域敞口情况表（含导出）</w:t>
            </w:r>
          </w:p>
        </w:tc>
        <w:tc>
          <w:tcPr>
            <w:tcW w:w="811" w:type="pct"/>
            <w:vAlign w:val="center"/>
          </w:tcPr>
          <w:p w14:paraId="31AE9097">
            <w:pPr>
              <w:pStyle w:val="30"/>
            </w:pPr>
            <w:r>
              <w:rPr>
                <w:rFonts w:hint="eastAsia"/>
              </w:rPr>
              <w:t>《中央企业全面风险管理指引》（国资发改革[2006]108号）</w:t>
            </w:r>
          </w:p>
        </w:tc>
        <w:tc>
          <w:tcPr>
            <w:tcW w:w="3072" w:type="pct"/>
            <w:vAlign w:val="center"/>
          </w:tcPr>
          <w:p w14:paraId="10EDC767">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6A5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6FE1E971">
            <w:pPr>
              <w:pStyle w:val="30"/>
            </w:pPr>
            <w:r>
              <w:rPr>
                <w:rFonts w:hint="eastAsia"/>
              </w:rPr>
              <w:t>9</w:t>
            </w:r>
            <w:r>
              <w:t>9</w:t>
            </w:r>
          </w:p>
        </w:tc>
        <w:tc>
          <w:tcPr>
            <w:tcW w:w="759" w:type="pct"/>
            <w:vAlign w:val="center"/>
          </w:tcPr>
          <w:p w14:paraId="48C57828">
            <w:pPr>
              <w:pStyle w:val="30"/>
            </w:pPr>
            <w:r>
              <w:rPr>
                <w:rFonts w:hint="eastAsia"/>
              </w:rPr>
              <w:t>预警指标维护</w:t>
            </w:r>
          </w:p>
        </w:tc>
        <w:tc>
          <w:tcPr>
            <w:tcW w:w="811" w:type="pct"/>
            <w:vAlign w:val="center"/>
          </w:tcPr>
          <w:p w14:paraId="5A9F63C8">
            <w:pPr>
              <w:pStyle w:val="30"/>
            </w:pPr>
            <w:r>
              <w:rPr>
                <w:rFonts w:hint="eastAsia"/>
              </w:rPr>
              <w:t>《中央企业全面风险管理指引》（国资发改革[2006]108号）</w:t>
            </w:r>
          </w:p>
        </w:tc>
        <w:tc>
          <w:tcPr>
            <w:tcW w:w="3072" w:type="pct"/>
            <w:vAlign w:val="center"/>
          </w:tcPr>
          <w:p w14:paraId="2FC3D3E9">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20E83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134D0365">
            <w:pPr>
              <w:pStyle w:val="30"/>
            </w:pPr>
            <w:r>
              <w:t>100</w:t>
            </w:r>
          </w:p>
        </w:tc>
        <w:tc>
          <w:tcPr>
            <w:tcW w:w="759" w:type="pct"/>
            <w:vAlign w:val="center"/>
          </w:tcPr>
          <w:p w14:paraId="0C87EF45">
            <w:pPr>
              <w:pStyle w:val="30"/>
            </w:pPr>
            <w:r>
              <w:rPr>
                <w:rFonts w:hint="eastAsia"/>
              </w:rPr>
              <w:t>预警区间维护</w:t>
            </w:r>
          </w:p>
        </w:tc>
        <w:tc>
          <w:tcPr>
            <w:tcW w:w="811" w:type="pct"/>
            <w:vAlign w:val="center"/>
          </w:tcPr>
          <w:p w14:paraId="55F2D8AC">
            <w:pPr>
              <w:pStyle w:val="30"/>
            </w:pPr>
            <w:r>
              <w:rPr>
                <w:rFonts w:hint="eastAsia"/>
              </w:rPr>
              <w:t>《中央企业全面风险管理指引》（国资发改革[2006]108号）</w:t>
            </w:r>
          </w:p>
        </w:tc>
        <w:tc>
          <w:tcPr>
            <w:tcW w:w="3072" w:type="pct"/>
            <w:vAlign w:val="center"/>
          </w:tcPr>
          <w:p w14:paraId="606F1793">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2BF5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2430" w:hRule="atLeast"/>
          <w:jc w:val="center"/>
        </w:trPr>
        <w:tc>
          <w:tcPr>
            <w:tcW w:w="348" w:type="pct"/>
            <w:vAlign w:val="center"/>
          </w:tcPr>
          <w:p w14:paraId="0830CA24">
            <w:pPr>
              <w:pStyle w:val="30"/>
            </w:pPr>
            <w:r>
              <w:t>101</w:t>
            </w:r>
          </w:p>
        </w:tc>
        <w:tc>
          <w:tcPr>
            <w:tcW w:w="759" w:type="pct"/>
            <w:vAlign w:val="center"/>
          </w:tcPr>
          <w:p w14:paraId="52C76B31">
            <w:pPr>
              <w:pStyle w:val="30"/>
            </w:pPr>
            <w:r>
              <w:rPr>
                <w:rFonts w:hint="eastAsia"/>
              </w:rPr>
              <w:t>模型训练优化</w:t>
            </w:r>
          </w:p>
        </w:tc>
        <w:tc>
          <w:tcPr>
            <w:tcW w:w="811" w:type="pct"/>
            <w:vAlign w:val="center"/>
          </w:tcPr>
          <w:p w14:paraId="476825C5">
            <w:pPr>
              <w:pStyle w:val="30"/>
            </w:pPr>
            <w:r>
              <w:rPr>
                <w:rFonts w:hint="eastAsia"/>
              </w:rPr>
              <w:t>《中央企业全面风险管理指引》（国资发改革[2006]108号）</w:t>
            </w:r>
          </w:p>
        </w:tc>
        <w:tc>
          <w:tcPr>
            <w:tcW w:w="3072" w:type="pct"/>
            <w:vAlign w:val="center"/>
          </w:tcPr>
          <w:p w14:paraId="017DD0C9">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107C9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1210" w:hRule="atLeast"/>
          <w:jc w:val="center"/>
        </w:trPr>
        <w:tc>
          <w:tcPr>
            <w:tcW w:w="348" w:type="pct"/>
            <w:vAlign w:val="center"/>
          </w:tcPr>
          <w:p w14:paraId="117207FD">
            <w:pPr>
              <w:pStyle w:val="30"/>
            </w:pPr>
            <w:r>
              <w:t>102</w:t>
            </w:r>
          </w:p>
        </w:tc>
        <w:tc>
          <w:tcPr>
            <w:tcW w:w="759" w:type="pct"/>
            <w:vAlign w:val="center"/>
          </w:tcPr>
          <w:p w14:paraId="5EA92A1C">
            <w:pPr>
              <w:pStyle w:val="30"/>
            </w:pPr>
            <w:bookmarkStart w:id="70" w:name="OLE_LINK40"/>
            <w:bookmarkStart w:id="71" w:name="OLE_LINK41"/>
            <w:r>
              <w:rPr>
                <w:rFonts w:hint="eastAsia"/>
              </w:rPr>
              <w:t>H</w:t>
            </w:r>
            <w:r>
              <w:t>5-</w:t>
            </w:r>
            <w:r>
              <w:rPr>
                <w:rFonts w:hint="eastAsia"/>
              </w:rPr>
              <w:t>综合R值/亮灯-</w:t>
            </w:r>
            <w:bookmarkEnd w:id="70"/>
            <w:bookmarkEnd w:id="71"/>
            <w:r>
              <w:rPr>
                <w:rFonts w:hint="eastAsia"/>
              </w:rPr>
              <w:t>综合R值排序</w:t>
            </w:r>
          </w:p>
        </w:tc>
        <w:tc>
          <w:tcPr>
            <w:tcW w:w="811" w:type="pct"/>
            <w:vAlign w:val="center"/>
          </w:tcPr>
          <w:p w14:paraId="1AC14CAA">
            <w:pPr>
              <w:pStyle w:val="30"/>
            </w:pPr>
            <w:r>
              <w:rPr>
                <w:rFonts w:hint="eastAsia"/>
              </w:rPr>
              <w:t>《中央企业全面风险管理指引》（国资发改革[2006]108号）</w:t>
            </w:r>
          </w:p>
        </w:tc>
        <w:tc>
          <w:tcPr>
            <w:tcW w:w="3072" w:type="pct"/>
            <w:vAlign w:val="center"/>
          </w:tcPr>
          <w:p w14:paraId="04A6DD18">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844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986" w:hRule="atLeast"/>
          <w:jc w:val="center"/>
        </w:trPr>
        <w:tc>
          <w:tcPr>
            <w:tcW w:w="348" w:type="pct"/>
            <w:vAlign w:val="center"/>
          </w:tcPr>
          <w:p w14:paraId="16017603">
            <w:pPr>
              <w:pStyle w:val="30"/>
            </w:pPr>
            <w:r>
              <w:rPr>
                <w:rFonts w:hint="eastAsia"/>
              </w:rPr>
              <w:t>1</w:t>
            </w:r>
            <w:r>
              <w:t>03</w:t>
            </w:r>
          </w:p>
        </w:tc>
        <w:tc>
          <w:tcPr>
            <w:tcW w:w="759" w:type="pct"/>
            <w:vAlign w:val="center"/>
          </w:tcPr>
          <w:p w14:paraId="51190F81">
            <w:pPr>
              <w:pStyle w:val="30"/>
            </w:pPr>
            <w:r>
              <w:rPr>
                <w:rFonts w:hint="eastAsia"/>
              </w:rPr>
              <w:t>H</w:t>
            </w:r>
            <w:r>
              <w:t>5-</w:t>
            </w:r>
            <w:r>
              <w:rPr>
                <w:rFonts w:hint="eastAsia"/>
              </w:rPr>
              <w:t>综合R值/亮灯-红灯亮灯排序</w:t>
            </w:r>
          </w:p>
        </w:tc>
        <w:tc>
          <w:tcPr>
            <w:tcW w:w="811" w:type="pct"/>
            <w:vAlign w:val="center"/>
          </w:tcPr>
          <w:p w14:paraId="4974AD77">
            <w:pPr>
              <w:pStyle w:val="30"/>
            </w:pPr>
            <w:r>
              <w:rPr>
                <w:rFonts w:hint="eastAsia"/>
              </w:rPr>
              <w:t>《中央企业全面风险管理指引》（国资发改革[2006]108号）</w:t>
            </w:r>
          </w:p>
        </w:tc>
        <w:tc>
          <w:tcPr>
            <w:tcW w:w="3072" w:type="pct"/>
            <w:vAlign w:val="center"/>
          </w:tcPr>
          <w:p w14:paraId="1C2F93C3">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15050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844" w:hRule="atLeast"/>
          <w:jc w:val="center"/>
        </w:trPr>
        <w:tc>
          <w:tcPr>
            <w:tcW w:w="348" w:type="pct"/>
            <w:vAlign w:val="center"/>
          </w:tcPr>
          <w:p w14:paraId="20F233F4">
            <w:pPr>
              <w:pStyle w:val="30"/>
            </w:pPr>
            <w:r>
              <w:rPr>
                <w:rFonts w:hint="eastAsia"/>
              </w:rPr>
              <w:t>1</w:t>
            </w:r>
            <w:r>
              <w:t>04</w:t>
            </w:r>
          </w:p>
        </w:tc>
        <w:tc>
          <w:tcPr>
            <w:tcW w:w="759" w:type="pct"/>
            <w:vAlign w:val="center"/>
          </w:tcPr>
          <w:p w14:paraId="06BFD396">
            <w:pPr>
              <w:pStyle w:val="30"/>
            </w:pPr>
            <w:r>
              <w:rPr>
                <w:rFonts w:hint="eastAsia"/>
              </w:rPr>
              <w:t>H</w:t>
            </w:r>
            <w:r>
              <w:t>5-</w:t>
            </w:r>
            <w:r>
              <w:rPr>
                <w:rFonts w:hint="eastAsia"/>
              </w:rPr>
              <w:t>风险敞口-剩余风险敞口分布</w:t>
            </w:r>
          </w:p>
        </w:tc>
        <w:tc>
          <w:tcPr>
            <w:tcW w:w="811" w:type="pct"/>
            <w:vAlign w:val="center"/>
          </w:tcPr>
          <w:p w14:paraId="0824E0F6">
            <w:pPr>
              <w:pStyle w:val="30"/>
            </w:pPr>
            <w:r>
              <w:rPr>
                <w:rFonts w:hint="eastAsia"/>
              </w:rPr>
              <w:t>《中央企业全面风险管理指引》（国资发改革[2006]108号）</w:t>
            </w:r>
          </w:p>
        </w:tc>
        <w:tc>
          <w:tcPr>
            <w:tcW w:w="3072" w:type="pct"/>
            <w:vAlign w:val="center"/>
          </w:tcPr>
          <w:p w14:paraId="09D6EB14">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EC0A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686" w:hRule="atLeast"/>
          <w:jc w:val="center"/>
        </w:trPr>
        <w:tc>
          <w:tcPr>
            <w:tcW w:w="348" w:type="pct"/>
            <w:vAlign w:val="center"/>
          </w:tcPr>
          <w:p w14:paraId="7D6144E2">
            <w:pPr>
              <w:pStyle w:val="30"/>
            </w:pPr>
            <w:r>
              <w:rPr>
                <w:rFonts w:hint="eastAsia"/>
              </w:rPr>
              <w:t>1</w:t>
            </w:r>
            <w:r>
              <w:t>05</w:t>
            </w:r>
          </w:p>
        </w:tc>
        <w:tc>
          <w:tcPr>
            <w:tcW w:w="759" w:type="pct"/>
            <w:vAlign w:val="center"/>
          </w:tcPr>
          <w:p w14:paraId="179C9035">
            <w:pPr>
              <w:pStyle w:val="30"/>
            </w:pPr>
            <w:r>
              <w:rPr>
                <w:rFonts w:hint="eastAsia"/>
              </w:rPr>
              <w:t>H</w:t>
            </w:r>
            <w:r>
              <w:t>5-</w:t>
            </w:r>
            <w:r>
              <w:rPr>
                <w:rFonts w:hint="eastAsia"/>
              </w:rPr>
              <w:t>风险敞口-新增重大风险事件</w:t>
            </w:r>
          </w:p>
        </w:tc>
        <w:tc>
          <w:tcPr>
            <w:tcW w:w="811" w:type="pct"/>
            <w:vAlign w:val="center"/>
          </w:tcPr>
          <w:p w14:paraId="6C550FB4">
            <w:pPr>
              <w:pStyle w:val="30"/>
            </w:pPr>
            <w:r>
              <w:rPr>
                <w:rFonts w:hint="eastAsia"/>
              </w:rPr>
              <w:t>《中央企业全面风险管理指引》（国资发改革[2006]108号）</w:t>
            </w:r>
          </w:p>
        </w:tc>
        <w:tc>
          <w:tcPr>
            <w:tcW w:w="3072" w:type="pct"/>
            <w:vAlign w:val="center"/>
          </w:tcPr>
          <w:p w14:paraId="16484D0D">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8A79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686" w:hRule="atLeast"/>
          <w:jc w:val="center"/>
        </w:trPr>
        <w:tc>
          <w:tcPr>
            <w:tcW w:w="348" w:type="pct"/>
            <w:vAlign w:val="center"/>
          </w:tcPr>
          <w:p w14:paraId="707FA3FD">
            <w:pPr>
              <w:pStyle w:val="30"/>
            </w:pPr>
            <w:r>
              <w:rPr>
                <w:rFonts w:hint="eastAsia"/>
              </w:rPr>
              <w:t>1</w:t>
            </w:r>
            <w:r>
              <w:t>06</w:t>
            </w:r>
          </w:p>
        </w:tc>
        <w:tc>
          <w:tcPr>
            <w:tcW w:w="759" w:type="pct"/>
            <w:vAlign w:val="center"/>
          </w:tcPr>
          <w:p w14:paraId="6BC30922">
            <w:pPr>
              <w:pStyle w:val="30"/>
            </w:pPr>
            <w:r>
              <w:rPr>
                <w:rFonts w:hint="eastAsia"/>
              </w:rPr>
              <w:t>H</w:t>
            </w:r>
            <w:r>
              <w:t>5-</w:t>
            </w:r>
            <w:r>
              <w:rPr>
                <w:rFonts w:hint="eastAsia"/>
              </w:rPr>
              <w:t>风险动态-预警识别风险动态</w:t>
            </w:r>
          </w:p>
        </w:tc>
        <w:tc>
          <w:tcPr>
            <w:tcW w:w="811" w:type="pct"/>
            <w:vAlign w:val="center"/>
          </w:tcPr>
          <w:p w14:paraId="344250AB">
            <w:pPr>
              <w:pStyle w:val="30"/>
            </w:pPr>
            <w:r>
              <w:rPr>
                <w:rFonts w:hint="eastAsia"/>
              </w:rPr>
              <w:t>《中央企业全面风险管理指引》（国资发改革[2006]108号）</w:t>
            </w:r>
          </w:p>
        </w:tc>
        <w:tc>
          <w:tcPr>
            <w:tcW w:w="3072" w:type="pct"/>
            <w:vAlign w:val="center"/>
          </w:tcPr>
          <w:p w14:paraId="6F1D7893">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3D0EE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686" w:hRule="atLeast"/>
          <w:jc w:val="center"/>
        </w:trPr>
        <w:tc>
          <w:tcPr>
            <w:tcW w:w="348" w:type="pct"/>
            <w:vAlign w:val="center"/>
          </w:tcPr>
          <w:p w14:paraId="2F9A868A">
            <w:pPr>
              <w:pStyle w:val="30"/>
            </w:pPr>
            <w:r>
              <w:rPr>
                <w:rFonts w:hint="eastAsia"/>
              </w:rPr>
              <w:t>1</w:t>
            </w:r>
            <w:r>
              <w:t>07</w:t>
            </w:r>
          </w:p>
        </w:tc>
        <w:tc>
          <w:tcPr>
            <w:tcW w:w="759" w:type="pct"/>
            <w:vAlign w:val="center"/>
          </w:tcPr>
          <w:p w14:paraId="56282E1A">
            <w:pPr>
              <w:pStyle w:val="30"/>
            </w:pPr>
            <w:r>
              <w:rPr>
                <w:rFonts w:hint="eastAsia"/>
              </w:rPr>
              <w:t>H</w:t>
            </w:r>
            <w:r>
              <w:t>5-</w:t>
            </w:r>
            <w:r>
              <w:rPr>
                <w:rFonts w:hint="eastAsia"/>
              </w:rPr>
              <w:t>风险动态-舆情热点风险动态</w:t>
            </w:r>
          </w:p>
        </w:tc>
        <w:tc>
          <w:tcPr>
            <w:tcW w:w="811" w:type="pct"/>
            <w:vAlign w:val="center"/>
          </w:tcPr>
          <w:p w14:paraId="5E7D90B5">
            <w:pPr>
              <w:pStyle w:val="30"/>
            </w:pPr>
            <w:r>
              <w:rPr>
                <w:rFonts w:hint="eastAsia"/>
              </w:rPr>
              <w:t>《中央企业全面风险管理指引》（国资发改革[2006]108号）</w:t>
            </w:r>
          </w:p>
        </w:tc>
        <w:tc>
          <w:tcPr>
            <w:tcW w:w="3072" w:type="pct"/>
            <w:vAlign w:val="center"/>
          </w:tcPr>
          <w:p w14:paraId="122553DC">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790D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686" w:hRule="atLeast"/>
          <w:jc w:val="center"/>
        </w:trPr>
        <w:tc>
          <w:tcPr>
            <w:tcW w:w="348" w:type="pct"/>
            <w:vAlign w:val="center"/>
          </w:tcPr>
          <w:p w14:paraId="0087383E">
            <w:pPr>
              <w:pStyle w:val="30"/>
            </w:pPr>
            <w:r>
              <w:t>108</w:t>
            </w:r>
          </w:p>
        </w:tc>
        <w:tc>
          <w:tcPr>
            <w:tcW w:w="759" w:type="pct"/>
            <w:vAlign w:val="center"/>
          </w:tcPr>
          <w:p w14:paraId="5E855759">
            <w:pPr>
              <w:pStyle w:val="30"/>
            </w:pPr>
            <w:bookmarkStart w:id="72" w:name="OLE_LINK42"/>
            <w:r>
              <w:rPr>
                <w:rFonts w:hint="eastAsia"/>
              </w:rPr>
              <w:t>H</w:t>
            </w:r>
            <w:r>
              <w:t>5-</w:t>
            </w:r>
            <w:bookmarkEnd w:id="72"/>
            <w:r>
              <w:rPr>
                <w:rFonts w:hint="eastAsia"/>
              </w:rPr>
              <w:t>风险动态-法律诉讼风险动态</w:t>
            </w:r>
          </w:p>
        </w:tc>
        <w:tc>
          <w:tcPr>
            <w:tcW w:w="811" w:type="pct"/>
            <w:vAlign w:val="center"/>
          </w:tcPr>
          <w:p w14:paraId="3C74CD58">
            <w:pPr>
              <w:pStyle w:val="30"/>
            </w:pPr>
            <w:r>
              <w:rPr>
                <w:rFonts w:hint="eastAsia"/>
              </w:rPr>
              <w:t>《中央企业全面风险管理指引》（国资发改革[2006]108号）</w:t>
            </w:r>
          </w:p>
        </w:tc>
        <w:tc>
          <w:tcPr>
            <w:tcW w:w="3072" w:type="pct"/>
            <w:vAlign w:val="center"/>
          </w:tcPr>
          <w:p w14:paraId="67F6905E">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12FD7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686" w:hRule="atLeast"/>
          <w:jc w:val="center"/>
        </w:trPr>
        <w:tc>
          <w:tcPr>
            <w:tcW w:w="348" w:type="pct"/>
            <w:vAlign w:val="center"/>
          </w:tcPr>
          <w:p w14:paraId="102DF29D">
            <w:pPr>
              <w:pStyle w:val="30"/>
            </w:pPr>
            <w:r>
              <w:rPr>
                <w:rFonts w:hint="eastAsia"/>
              </w:rPr>
              <w:t>1</w:t>
            </w:r>
            <w:r>
              <w:t>09</w:t>
            </w:r>
          </w:p>
        </w:tc>
        <w:tc>
          <w:tcPr>
            <w:tcW w:w="759" w:type="pct"/>
            <w:vAlign w:val="center"/>
          </w:tcPr>
          <w:p w14:paraId="4DC1367E">
            <w:pPr>
              <w:pStyle w:val="30"/>
            </w:pPr>
            <w:r>
              <w:rPr>
                <w:rFonts w:hint="eastAsia"/>
              </w:rPr>
              <w:t>H</w:t>
            </w:r>
            <w:r>
              <w:t>5-</w:t>
            </w:r>
            <w:r>
              <w:rPr>
                <w:rFonts w:hint="eastAsia"/>
              </w:rPr>
              <w:t>基本信息</w:t>
            </w:r>
          </w:p>
        </w:tc>
        <w:tc>
          <w:tcPr>
            <w:tcW w:w="811" w:type="pct"/>
            <w:vAlign w:val="center"/>
          </w:tcPr>
          <w:p w14:paraId="0854683A">
            <w:pPr>
              <w:pStyle w:val="30"/>
            </w:pPr>
            <w:r>
              <w:rPr>
                <w:rFonts w:hint="eastAsia"/>
              </w:rPr>
              <w:t>《中央企业全面风险管理指引》（国资发改革[2006]108号）</w:t>
            </w:r>
          </w:p>
        </w:tc>
        <w:tc>
          <w:tcPr>
            <w:tcW w:w="3072" w:type="pct"/>
            <w:vAlign w:val="center"/>
          </w:tcPr>
          <w:p w14:paraId="292F347D">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30F3B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686" w:hRule="atLeast"/>
          <w:jc w:val="center"/>
        </w:trPr>
        <w:tc>
          <w:tcPr>
            <w:tcW w:w="348" w:type="pct"/>
            <w:vAlign w:val="center"/>
          </w:tcPr>
          <w:p w14:paraId="215DBB35">
            <w:pPr>
              <w:pStyle w:val="30"/>
            </w:pPr>
            <w:r>
              <w:rPr>
                <w:rFonts w:hint="eastAsia"/>
              </w:rPr>
              <w:t>1</w:t>
            </w:r>
            <w:r>
              <w:t>10</w:t>
            </w:r>
          </w:p>
        </w:tc>
        <w:tc>
          <w:tcPr>
            <w:tcW w:w="759" w:type="pct"/>
            <w:vAlign w:val="center"/>
          </w:tcPr>
          <w:p w14:paraId="23E3AFD4">
            <w:pPr>
              <w:pStyle w:val="30"/>
            </w:pPr>
            <w:r>
              <w:rPr>
                <w:rFonts w:hint="eastAsia"/>
              </w:rPr>
              <w:t>H</w:t>
            </w:r>
            <w:r>
              <w:t>5-</w:t>
            </w:r>
            <w:r>
              <w:rPr>
                <w:rFonts w:hint="eastAsia"/>
              </w:rPr>
              <w:t>风险总览</w:t>
            </w:r>
          </w:p>
        </w:tc>
        <w:tc>
          <w:tcPr>
            <w:tcW w:w="811" w:type="pct"/>
            <w:vAlign w:val="center"/>
          </w:tcPr>
          <w:p w14:paraId="70DD2E1B">
            <w:pPr>
              <w:pStyle w:val="30"/>
            </w:pPr>
            <w:r>
              <w:rPr>
                <w:rFonts w:hint="eastAsia"/>
              </w:rPr>
              <w:t>《中央企业全面风险管理指引》（国资发改革[2006]108号）</w:t>
            </w:r>
          </w:p>
        </w:tc>
        <w:tc>
          <w:tcPr>
            <w:tcW w:w="3072" w:type="pct"/>
            <w:vAlign w:val="center"/>
          </w:tcPr>
          <w:p w14:paraId="703EB6B2">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3C88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686" w:hRule="atLeast"/>
          <w:jc w:val="center"/>
        </w:trPr>
        <w:tc>
          <w:tcPr>
            <w:tcW w:w="348" w:type="pct"/>
            <w:vAlign w:val="center"/>
          </w:tcPr>
          <w:p w14:paraId="100BA2D1">
            <w:pPr>
              <w:pStyle w:val="30"/>
            </w:pPr>
            <w:r>
              <w:rPr>
                <w:rFonts w:hint="eastAsia"/>
              </w:rPr>
              <w:t>1</w:t>
            </w:r>
            <w:r>
              <w:t>11</w:t>
            </w:r>
          </w:p>
        </w:tc>
        <w:tc>
          <w:tcPr>
            <w:tcW w:w="759" w:type="pct"/>
            <w:vAlign w:val="center"/>
          </w:tcPr>
          <w:p w14:paraId="2971EEEA">
            <w:pPr>
              <w:pStyle w:val="30"/>
            </w:pPr>
            <w:r>
              <w:rPr>
                <w:rFonts w:hint="eastAsia"/>
              </w:rPr>
              <w:t>H</w:t>
            </w:r>
            <w:r>
              <w:t>5-</w:t>
            </w:r>
            <w:r>
              <w:rPr>
                <w:rFonts w:hint="eastAsia"/>
              </w:rPr>
              <w:t>风险事件</w:t>
            </w:r>
          </w:p>
        </w:tc>
        <w:tc>
          <w:tcPr>
            <w:tcW w:w="811" w:type="pct"/>
            <w:vAlign w:val="center"/>
          </w:tcPr>
          <w:p w14:paraId="12E74953">
            <w:pPr>
              <w:pStyle w:val="30"/>
            </w:pPr>
            <w:r>
              <w:rPr>
                <w:rFonts w:hint="eastAsia"/>
              </w:rPr>
              <w:t>《中央企业全面风险管理指引》（国资发改革[2006]108号）</w:t>
            </w:r>
          </w:p>
        </w:tc>
        <w:tc>
          <w:tcPr>
            <w:tcW w:w="3072" w:type="pct"/>
            <w:vAlign w:val="center"/>
          </w:tcPr>
          <w:p w14:paraId="4DF49F1D">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85A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pct"/>
          <w:trHeight w:val="686" w:hRule="atLeast"/>
          <w:jc w:val="center"/>
        </w:trPr>
        <w:tc>
          <w:tcPr>
            <w:tcW w:w="348" w:type="pct"/>
            <w:vAlign w:val="center"/>
          </w:tcPr>
          <w:p w14:paraId="6B9C482B">
            <w:pPr>
              <w:pStyle w:val="30"/>
            </w:pPr>
            <w:r>
              <w:rPr>
                <w:rFonts w:hint="eastAsia"/>
              </w:rPr>
              <w:t>1</w:t>
            </w:r>
            <w:r>
              <w:t>12</w:t>
            </w:r>
          </w:p>
        </w:tc>
        <w:tc>
          <w:tcPr>
            <w:tcW w:w="759" w:type="pct"/>
            <w:vAlign w:val="center"/>
          </w:tcPr>
          <w:p w14:paraId="658984FE">
            <w:pPr>
              <w:pStyle w:val="30"/>
            </w:pPr>
            <w:r>
              <w:rPr>
                <w:rFonts w:hint="eastAsia"/>
              </w:rPr>
              <w:t>H</w:t>
            </w:r>
            <w:r>
              <w:t>5-</w:t>
            </w:r>
            <w:r>
              <w:rPr>
                <w:rFonts w:hint="eastAsia"/>
              </w:rPr>
              <w:t>亮灯领域</w:t>
            </w:r>
          </w:p>
        </w:tc>
        <w:tc>
          <w:tcPr>
            <w:tcW w:w="811" w:type="pct"/>
            <w:vAlign w:val="center"/>
          </w:tcPr>
          <w:p w14:paraId="67BFE959">
            <w:pPr>
              <w:pStyle w:val="30"/>
            </w:pPr>
            <w:r>
              <w:rPr>
                <w:rFonts w:hint="eastAsia"/>
              </w:rPr>
              <w:t>《中央企业全面风险管理指引》（国资发改革[2006]108号）</w:t>
            </w:r>
          </w:p>
        </w:tc>
        <w:tc>
          <w:tcPr>
            <w:tcW w:w="3072" w:type="pct"/>
            <w:vAlign w:val="center"/>
          </w:tcPr>
          <w:p w14:paraId="4867FCCF">
            <w:pPr>
              <w:pStyle w:val="30"/>
            </w:pPr>
            <w:r>
              <w:rPr>
                <w:rFonts w:hint="eastAsia"/>
              </w:rPr>
              <w:t>本指引所称全面风险管理，指企业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bl>
    <w:p w14:paraId="1F113895">
      <w:pPr>
        <w:ind w:firstLine="480"/>
        <w:rPr>
          <w:rFonts w:cs="Times New Roman"/>
        </w:rPr>
      </w:pPr>
    </w:p>
    <w:p w14:paraId="72B480B8">
      <w:pPr>
        <w:pStyle w:val="5"/>
        <w:numPr>
          <w:ilvl w:val="3"/>
          <w:numId w:val="0"/>
        </w:numPr>
      </w:pPr>
      <w:r>
        <w:rPr>
          <w:rFonts w:hint="eastAsia" w:cs="宋体"/>
        </w:rPr>
        <w:t xml:space="preserve">4.1.2.7  </w:t>
      </w:r>
      <w:r>
        <w:rPr>
          <w:rFonts w:hint="eastAsia"/>
        </w:rPr>
        <w:t>国资监管采集子系统</w:t>
      </w:r>
    </w:p>
    <w:p w14:paraId="11BB15D2">
      <w:pPr>
        <w:pStyle w:val="22"/>
        <w:numPr>
          <w:ilvl w:val="8"/>
          <w:numId w:val="0"/>
        </w:numPr>
        <w:rPr>
          <w:rFonts w:hint="default"/>
        </w:rPr>
      </w:pPr>
      <w:r>
        <w:rPr>
          <w:rFonts w:hint="default" w:cs="Times New Roman"/>
        </w:rPr>
        <w:t xml:space="preserve">表4.6  </w:t>
      </w:r>
      <w:r>
        <w:t>政策对照清单</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1"/>
        <w:gridCol w:w="1262"/>
        <w:gridCol w:w="1863"/>
        <w:gridCol w:w="4906"/>
      </w:tblGrid>
      <w:tr w14:paraId="5B77D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jc w:val="center"/>
        </w:trPr>
        <w:tc>
          <w:tcPr>
            <w:tcW w:w="288" w:type="pct"/>
            <w:vMerge w:val="restart"/>
            <w:vAlign w:val="center"/>
          </w:tcPr>
          <w:p w14:paraId="5140E03F">
            <w:pPr>
              <w:pStyle w:val="30"/>
            </w:pPr>
            <w:r>
              <w:rPr>
                <w:rFonts w:hint="eastAsia"/>
              </w:rPr>
              <w:t>序号</w:t>
            </w:r>
          </w:p>
        </w:tc>
        <w:tc>
          <w:tcPr>
            <w:tcW w:w="740" w:type="pct"/>
            <w:vMerge w:val="restart"/>
            <w:vAlign w:val="center"/>
          </w:tcPr>
          <w:p w14:paraId="40E7AB40">
            <w:pPr>
              <w:pStyle w:val="30"/>
            </w:pPr>
            <w:r>
              <w:rPr>
                <w:rFonts w:hint="eastAsia"/>
              </w:rPr>
              <w:t>主要建设内容</w:t>
            </w:r>
          </w:p>
        </w:tc>
        <w:tc>
          <w:tcPr>
            <w:tcW w:w="3971" w:type="pct"/>
            <w:gridSpan w:val="2"/>
            <w:vAlign w:val="center"/>
          </w:tcPr>
          <w:p w14:paraId="12A19257">
            <w:pPr>
              <w:pStyle w:val="30"/>
            </w:pPr>
            <w:r>
              <w:rPr>
                <w:rFonts w:hint="eastAsia"/>
              </w:rPr>
              <w:t>建设必要性</w:t>
            </w:r>
          </w:p>
        </w:tc>
      </w:tr>
      <w:tr w14:paraId="5F0E4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3" w:hRule="atLeast"/>
          <w:jc w:val="center"/>
        </w:trPr>
        <w:tc>
          <w:tcPr>
            <w:tcW w:w="288" w:type="pct"/>
            <w:vMerge w:val="continue"/>
            <w:vAlign w:val="center"/>
          </w:tcPr>
          <w:p w14:paraId="1E7912A8">
            <w:pPr>
              <w:pStyle w:val="30"/>
            </w:pPr>
          </w:p>
        </w:tc>
        <w:tc>
          <w:tcPr>
            <w:tcW w:w="740" w:type="pct"/>
            <w:vMerge w:val="continue"/>
            <w:vAlign w:val="center"/>
          </w:tcPr>
          <w:p w14:paraId="25CD6A22">
            <w:pPr>
              <w:pStyle w:val="30"/>
            </w:pPr>
          </w:p>
        </w:tc>
        <w:tc>
          <w:tcPr>
            <w:tcW w:w="1093" w:type="pct"/>
            <w:vAlign w:val="center"/>
          </w:tcPr>
          <w:p w14:paraId="546D6F8B">
            <w:pPr>
              <w:pStyle w:val="30"/>
            </w:pPr>
            <w:r>
              <w:rPr>
                <w:rFonts w:hint="eastAsia"/>
              </w:rPr>
              <w:t>政策文件及工作批示</w:t>
            </w:r>
          </w:p>
        </w:tc>
        <w:tc>
          <w:tcPr>
            <w:tcW w:w="2878" w:type="pct"/>
            <w:vAlign w:val="center"/>
          </w:tcPr>
          <w:p w14:paraId="055D157F">
            <w:pPr>
              <w:pStyle w:val="30"/>
            </w:pPr>
            <w:r>
              <w:rPr>
                <w:rFonts w:hint="eastAsia"/>
              </w:rPr>
              <w:t>具体摘要</w:t>
            </w:r>
          </w:p>
        </w:tc>
      </w:tr>
      <w:tr w14:paraId="5179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42FE5BFC">
            <w:pPr>
              <w:pStyle w:val="30"/>
            </w:pPr>
            <w:r>
              <w:rPr>
                <w:rFonts w:hint="eastAsia"/>
              </w:rPr>
              <w:t>1</w:t>
            </w:r>
          </w:p>
        </w:tc>
        <w:tc>
          <w:tcPr>
            <w:tcW w:w="740" w:type="pct"/>
            <w:vAlign w:val="center"/>
          </w:tcPr>
          <w:p w14:paraId="331BB8D3">
            <w:pPr>
              <w:pStyle w:val="30"/>
            </w:pPr>
            <w:r>
              <w:rPr>
                <w:rFonts w:hint="eastAsia"/>
              </w:rPr>
              <w:t>数据审核功能完善</w:t>
            </w:r>
          </w:p>
        </w:tc>
        <w:tc>
          <w:tcPr>
            <w:tcW w:w="1093" w:type="pct"/>
            <w:vAlign w:val="center"/>
          </w:tcPr>
          <w:p w14:paraId="498E4E2B">
            <w:pPr>
              <w:pStyle w:val="30"/>
            </w:pPr>
            <w:r>
              <w:rPr>
                <w:rFonts w:hint="eastAsia"/>
              </w:rPr>
              <w:t>中央企业财务决算报告管理办法（国务院国有资产监督管理委员会令第5号）</w:t>
            </w:r>
          </w:p>
        </w:tc>
        <w:tc>
          <w:tcPr>
            <w:tcW w:w="2878" w:type="pct"/>
            <w:vAlign w:val="center"/>
          </w:tcPr>
          <w:p w14:paraId="7359A774">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30CF6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4E7387ED">
            <w:pPr>
              <w:pStyle w:val="30"/>
            </w:pPr>
            <w:r>
              <w:rPr>
                <w:rFonts w:hint="eastAsia"/>
              </w:rPr>
              <w:t>2</w:t>
            </w:r>
          </w:p>
        </w:tc>
        <w:tc>
          <w:tcPr>
            <w:tcW w:w="740" w:type="pct"/>
            <w:vAlign w:val="center"/>
          </w:tcPr>
          <w:p w14:paraId="413262DE">
            <w:pPr>
              <w:pStyle w:val="30"/>
            </w:pPr>
            <w:r>
              <w:rPr>
                <w:rFonts w:hint="eastAsia"/>
              </w:rPr>
              <w:t>数据填报功能完善</w:t>
            </w:r>
          </w:p>
        </w:tc>
        <w:tc>
          <w:tcPr>
            <w:tcW w:w="1093" w:type="pct"/>
            <w:vAlign w:val="center"/>
          </w:tcPr>
          <w:p w14:paraId="4507BB56">
            <w:pPr>
              <w:pStyle w:val="30"/>
            </w:pPr>
            <w:r>
              <w:rPr>
                <w:rFonts w:hint="eastAsia"/>
              </w:rPr>
              <w:t>中央企业财务决算报告管理办法（国务院国有资产监督管理委员会令第5号）</w:t>
            </w:r>
          </w:p>
        </w:tc>
        <w:tc>
          <w:tcPr>
            <w:tcW w:w="2878" w:type="pct"/>
            <w:vAlign w:val="center"/>
          </w:tcPr>
          <w:p w14:paraId="54AAA02B">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4D548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1FD065C0">
            <w:pPr>
              <w:pStyle w:val="30"/>
            </w:pPr>
            <w:r>
              <w:rPr>
                <w:rFonts w:hint="eastAsia"/>
              </w:rPr>
              <w:t>3</w:t>
            </w:r>
          </w:p>
        </w:tc>
        <w:tc>
          <w:tcPr>
            <w:tcW w:w="740" w:type="pct"/>
            <w:vAlign w:val="center"/>
          </w:tcPr>
          <w:p w14:paraId="18DC2FC6">
            <w:pPr>
              <w:pStyle w:val="30"/>
            </w:pPr>
            <w:r>
              <w:rPr>
                <w:rFonts w:hint="eastAsia"/>
              </w:rPr>
              <w:t>数据查询功能-单位选择功能</w:t>
            </w:r>
          </w:p>
        </w:tc>
        <w:tc>
          <w:tcPr>
            <w:tcW w:w="1093" w:type="pct"/>
            <w:vAlign w:val="center"/>
          </w:tcPr>
          <w:p w14:paraId="52217B2C">
            <w:pPr>
              <w:pStyle w:val="30"/>
            </w:pPr>
            <w:r>
              <w:rPr>
                <w:rFonts w:hint="eastAsia"/>
              </w:rPr>
              <w:t>中央企业财务决算报告管理办法（国务院国有资产监督管理委员会令第5号）</w:t>
            </w:r>
          </w:p>
        </w:tc>
        <w:tc>
          <w:tcPr>
            <w:tcW w:w="2878" w:type="pct"/>
            <w:vAlign w:val="center"/>
          </w:tcPr>
          <w:p w14:paraId="697F2252">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13298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3FCE5F5B">
            <w:pPr>
              <w:pStyle w:val="30"/>
            </w:pPr>
            <w:r>
              <w:rPr>
                <w:rFonts w:hint="eastAsia"/>
              </w:rPr>
              <w:t>4</w:t>
            </w:r>
          </w:p>
        </w:tc>
        <w:tc>
          <w:tcPr>
            <w:tcW w:w="740" w:type="pct"/>
            <w:vAlign w:val="center"/>
          </w:tcPr>
          <w:p w14:paraId="6B2CFBC6">
            <w:pPr>
              <w:pStyle w:val="30"/>
            </w:pPr>
            <w:r>
              <w:rPr>
                <w:rFonts w:hint="eastAsia"/>
              </w:rPr>
              <w:t>数据查询功能-科目选择功能</w:t>
            </w:r>
          </w:p>
        </w:tc>
        <w:tc>
          <w:tcPr>
            <w:tcW w:w="1093" w:type="pct"/>
            <w:vAlign w:val="center"/>
          </w:tcPr>
          <w:p w14:paraId="37C3D357">
            <w:pPr>
              <w:pStyle w:val="30"/>
            </w:pPr>
            <w:r>
              <w:rPr>
                <w:rFonts w:hint="eastAsia"/>
              </w:rPr>
              <w:t>中央企业财务决算报告管理办法（国务院国有资产监督管理委员会令第5号）</w:t>
            </w:r>
          </w:p>
        </w:tc>
        <w:tc>
          <w:tcPr>
            <w:tcW w:w="2878" w:type="pct"/>
            <w:vAlign w:val="center"/>
          </w:tcPr>
          <w:p w14:paraId="6E8F868C">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6A9BB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3C7EE838">
            <w:pPr>
              <w:pStyle w:val="30"/>
            </w:pPr>
            <w:r>
              <w:rPr>
                <w:rFonts w:hint="eastAsia"/>
              </w:rPr>
              <w:t>5</w:t>
            </w:r>
          </w:p>
        </w:tc>
        <w:tc>
          <w:tcPr>
            <w:tcW w:w="740" w:type="pct"/>
            <w:vAlign w:val="center"/>
          </w:tcPr>
          <w:p w14:paraId="6B9F7506">
            <w:pPr>
              <w:pStyle w:val="30"/>
            </w:pPr>
            <w:r>
              <w:rPr>
                <w:rFonts w:hint="eastAsia"/>
              </w:rPr>
              <w:t>数据查询功能-模板选择功能</w:t>
            </w:r>
          </w:p>
        </w:tc>
        <w:tc>
          <w:tcPr>
            <w:tcW w:w="1093" w:type="pct"/>
            <w:vAlign w:val="center"/>
          </w:tcPr>
          <w:p w14:paraId="5F59485C">
            <w:pPr>
              <w:pStyle w:val="30"/>
            </w:pPr>
            <w:r>
              <w:rPr>
                <w:rFonts w:hint="eastAsia"/>
              </w:rPr>
              <w:t>中央企业财务决算报告管理办法（国务院国有资产监督管理委员会令第5号）</w:t>
            </w:r>
          </w:p>
        </w:tc>
        <w:tc>
          <w:tcPr>
            <w:tcW w:w="2878" w:type="pct"/>
            <w:vAlign w:val="center"/>
          </w:tcPr>
          <w:p w14:paraId="7F39E1E3">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1A74D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72538675">
            <w:pPr>
              <w:pStyle w:val="30"/>
            </w:pPr>
            <w:r>
              <w:rPr>
                <w:rFonts w:hint="eastAsia"/>
              </w:rPr>
              <w:t>6</w:t>
            </w:r>
          </w:p>
        </w:tc>
        <w:tc>
          <w:tcPr>
            <w:tcW w:w="740" w:type="pct"/>
            <w:vAlign w:val="center"/>
          </w:tcPr>
          <w:p w14:paraId="095A2926">
            <w:pPr>
              <w:pStyle w:val="30"/>
            </w:pPr>
            <w:r>
              <w:rPr>
                <w:rFonts w:hint="eastAsia"/>
              </w:rPr>
              <w:t>数据查询功能-任务选择功能</w:t>
            </w:r>
          </w:p>
        </w:tc>
        <w:tc>
          <w:tcPr>
            <w:tcW w:w="1093" w:type="pct"/>
            <w:vAlign w:val="center"/>
          </w:tcPr>
          <w:p w14:paraId="62E946FB">
            <w:pPr>
              <w:pStyle w:val="30"/>
            </w:pPr>
            <w:r>
              <w:rPr>
                <w:rFonts w:hint="eastAsia"/>
              </w:rPr>
              <w:t>中央企业财务决算报告管理办法（国务院国有资产监督管理委员会令第5号）</w:t>
            </w:r>
          </w:p>
        </w:tc>
        <w:tc>
          <w:tcPr>
            <w:tcW w:w="2878" w:type="pct"/>
            <w:vAlign w:val="center"/>
          </w:tcPr>
          <w:p w14:paraId="2A550385">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3A4DC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0EFE2617">
            <w:pPr>
              <w:pStyle w:val="30"/>
            </w:pPr>
            <w:r>
              <w:rPr>
                <w:rFonts w:hint="eastAsia"/>
              </w:rPr>
              <w:t>7</w:t>
            </w:r>
          </w:p>
        </w:tc>
        <w:tc>
          <w:tcPr>
            <w:tcW w:w="740" w:type="pct"/>
            <w:vAlign w:val="center"/>
          </w:tcPr>
          <w:p w14:paraId="4707E73E">
            <w:pPr>
              <w:pStyle w:val="30"/>
            </w:pPr>
            <w:r>
              <w:rPr>
                <w:rFonts w:hint="eastAsia"/>
              </w:rPr>
              <w:t>数据查询功能-查询结果功能</w:t>
            </w:r>
          </w:p>
        </w:tc>
        <w:tc>
          <w:tcPr>
            <w:tcW w:w="1093" w:type="pct"/>
            <w:vAlign w:val="center"/>
          </w:tcPr>
          <w:p w14:paraId="153F19C8">
            <w:pPr>
              <w:pStyle w:val="30"/>
            </w:pPr>
            <w:r>
              <w:rPr>
                <w:rFonts w:hint="eastAsia"/>
              </w:rPr>
              <w:t>中央企业财务决算报告管理办法（国务院国有资产监督管理委员会令第5号）</w:t>
            </w:r>
          </w:p>
        </w:tc>
        <w:tc>
          <w:tcPr>
            <w:tcW w:w="2878" w:type="pct"/>
            <w:vAlign w:val="center"/>
          </w:tcPr>
          <w:p w14:paraId="30CCC27B">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62DD0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547FBC9A">
            <w:pPr>
              <w:pStyle w:val="30"/>
            </w:pPr>
            <w:r>
              <w:rPr>
                <w:rFonts w:hint="eastAsia"/>
              </w:rPr>
              <w:t>8</w:t>
            </w:r>
          </w:p>
        </w:tc>
        <w:tc>
          <w:tcPr>
            <w:tcW w:w="740" w:type="pct"/>
            <w:vAlign w:val="center"/>
          </w:tcPr>
          <w:p w14:paraId="437334EA">
            <w:pPr>
              <w:pStyle w:val="30"/>
            </w:pPr>
            <w:r>
              <w:rPr>
                <w:rFonts w:hint="eastAsia"/>
              </w:rPr>
              <w:t>数据查询功能-数据源配置</w:t>
            </w:r>
          </w:p>
        </w:tc>
        <w:tc>
          <w:tcPr>
            <w:tcW w:w="1093" w:type="pct"/>
            <w:vAlign w:val="center"/>
          </w:tcPr>
          <w:p w14:paraId="35C1CE19">
            <w:pPr>
              <w:pStyle w:val="30"/>
            </w:pPr>
            <w:r>
              <w:rPr>
                <w:rFonts w:hint="eastAsia"/>
              </w:rPr>
              <w:t>中央企业财务决算报告管理办法（国务院国有资产监督管理委员会令第5号）</w:t>
            </w:r>
          </w:p>
        </w:tc>
        <w:tc>
          <w:tcPr>
            <w:tcW w:w="2878" w:type="pct"/>
            <w:vAlign w:val="center"/>
          </w:tcPr>
          <w:p w14:paraId="670C6DCC">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508E5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546FABCF">
            <w:pPr>
              <w:pStyle w:val="30"/>
            </w:pPr>
            <w:r>
              <w:rPr>
                <w:rFonts w:hint="eastAsia"/>
              </w:rPr>
              <w:t>9</w:t>
            </w:r>
          </w:p>
        </w:tc>
        <w:tc>
          <w:tcPr>
            <w:tcW w:w="740" w:type="pct"/>
            <w:vAlign w:val="center"/>
          </w:tcPr>
          <w:p w14:paraId="5B1F132B">
            <w:pPr>
              <w:pStyle w:val="30"/>
            </w:pPr>
            <w:r>
              <w:rPr>
                <w:rFonts w:hint="eastAsia"/>
              </w:rPr>
              <w:t>数据查询功能-公司基准树节点配置</w:t>
            </w:r>
          </w:p>
        </w:tc>
        <w:tc>
          <w:tcPr>
            <w:tcW w:w="1093" w:type="pct"/>
            <w:vAlign w:val="center"/>
          </w:tcPr>
          <w:p w14:paraId="522F32D5">
            <w:pPr>
              <w:pStyle w:val="30"/>
            </w:pPr>
            <w:r>
              <w:rPr>
                <w:rFonts w:hint="eastAsia"/>
              </w:rPr>
              <w:t>中央企业财务决算报告管理办法（国务院国有资产监督管理委员会令第5号）</w:t>
            </w:r>
          </w:p>
        </w:tc>
        <w:tc>
          <w:tcPr>
            <w:tcW w:w="2878" w:type="pct"/>
            <w:vAlign w:val="center"/>
          </w:tcPr>
          <w:p w14:paraId="77BE09E4">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501C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0044F913">
            <w:pPr>
              <w:pStyle w:val="30"/>
            </w:pPr>
            <w:r>
              <w:rPr>
                <w:rFonts w:hint="eastAsia"/>
              </w:rPr>
              <w:t>10</w:t>
            </w:r>
          </w:p>
        </w:tc>
        <w:tc>
          <w:tcPr>
            <w:tcW w:w="740" w:type="pct"/>
            <w:vAlign w:val="center"/>
          </w:tcPr>
          <w:p w14:paraId="7113EF9E">
            <w:pPr>
              <w:pStyle w:val="30"/>
            </w:pPr>
            <w:r>
              <w:rPr>
                <w:rFonts w:hint="eastAsia"/>
              </w:rPr>
              <w:t>数据查询功能-指标管理功能</w:t>
            </w:r>
          </w:p>
        </w:tc>
        <w:tc>
          <w:tcPr>
            <w:tcW w:w="1093" w:type="pct"/>
            <w:vAlign w:val="center"/>
          </w:tcPr>
          <w:p w14:paraId="24DC7690">
            <w:pPr>
              <w:pStyle w:val="30"/>
            </w:pPr>
            <w:r>
              <w:rPr>
                <w:rFonts w:hint="eastAsia"/>
              </w:rPr>
              <w:t>中央企业财务决算报告管理办法（国务院国有资产监督管理委员会令第5号）</w:t>
            </w:r>
          </w:p>
        </w:tc>
        <w:tc>
          <w:tcPr>
            <w:tcW w:w="2878" w:type="pct"/>
            <w:vAlign w:val="center"/>
          </w:tcPr>
          <w:p w14:paraId="38BD4569">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3FB36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7305E855">
            <w:pPr>
              <w:pStyle w:val="30"/>
            </w:pPr>
            <w:r>
              <w:rPr>
                <w:rFonts w:hint="eastAsia"/>
              </w:rPr>
              <w:t>11</w:t>
            </w:r>
          </w:p>
        </w:tc>
        <w:tc>
          <w:tcPr>
            <w:tcW w:w="740" w:type="pct"/>
            <w:vAlign w:val="center"/>
          </w:tcPr>
          <w:p w14:paraId="44AEFE1D">
            <w:pPr>
              <w:pStyle w:val="30"/>
            </w:pPr>
            <w:r>
              <w:rPr>
                <w:rFonts w:hint="eastAsia"/>
              </w:rPr>
              <w:t>数据查询功能-科目配置功能</w:t>
            </w:r>
          </w:p>
        </w:tc>
        <w:tc>
          <w:tcPr>
            <w:tcW w:w="1093" w:type="pct"/>
            <w:vAlign w:val="center"/>
          </w:tcPr>
          <w:p w14:paraId="0857747B">
            <w:pPr>
              <w:pStyle w:val="30"/>
            </w:pPr>
            <w:r>
              <w:rPr>
                <w:rFonts w:hint="eastAsia"/>
              </w:rPr>
              <w:t>中央企业财务决算报告管理办法（国务院国有资产监督管理委员会令第5号）</w:t>
            </w:r>
          </w:p>
        </w:tc>
        <w:tc>
          <w:tcPr>
            <w:tcW w:w="2878" w:type="pct"/>
            <w:vAlign w:val="center"/>
          </w:tcPr>
          <w:p w14:paraId="1E1C5346">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5813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618D4AEE">
            <w:pPr>
              <w:pStyle w:val="30"/>
            </w:pPr>
            <w:r>
              <w:rPr>
                <w:rFonts w:hint="eastAsia"/>
              </w:rPr>
              <w:t>12</w:t>
            </w:r>
          </w:p>
        </w:tc>
        <w:tc>
          <w:tcPr>
            <w:tcW w:w="740" w:type="pct"/>
            <w:vAlign w:val="center"/>
          </w:tcPr>
          <w:p w14:paraId="048075E4">
            <w:pPr>
              <w:pStyle w:val="30"/>
            </w:pPr>
            <w:r>
              <w:rPr>
                <w:rFonts w:hint="eastAsia"/>
              </w:rPr>
              <w:t>数据查询功能-字典管理功能</w:t>
            </w:r>
          </w:p>
        </w:tc>
        <w:tc>
          <w:tcPr>
            <w:tcW w:w="1093" w:type="pct"/>
            <w:vAlign w:val="center"/>
          </w:tcPr>
          <w:p w14:paraId="4F374EBE">
            <w:pPr>
              <w:pStyle w:val="30"/>
            </w:pPr>
            <w:r>
              <w:rPr>
                <w:rFonts w:hint="eastAsia"/>
              </w:rPr>
              <w:t>中央企业财务决算报告管理办法（国务院国有资产监督管理委员会令第5号）</w:t>
            </w:r>
          </w:p>
        </w:tc>
        <w:tc>
          <w:tcPr>
            <w:tcW w:w="2878" w:type="pct"/>
            <w:vAlign w:val="center"/>
          </w:tcPr>
          <w:p w14:paraId="17D4C197">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4A13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011FCB51">
            <w:pPr>
              <w:pStyle w:val="30"/>
            </w:pPr>
            <w:r>
              <w:rPr>
                <w:rFonts w:hint="eastAsia"/>
              </w:rPr>
              <w:t>13</w:t>
            </w:r>
          </w:p>
        </w:tc>
        <w:tc>
          <w:tcPr>
            <w:tcW w:w="740" w:type="pct"/>
            <w:vAlign w:val="center"/>
          </w:tcPr>
          <w:p w14:paraId="3BC792D4">
            <w:pPr>
              <w:pStyle w:val="30"/>
            </w:pPr>
            <w:r>
              <w:rPr>
                <w:rFonts w:hint="eastAsia"/>
              </w:rPr>
              <w:t>经济运行分析平台首页</w:t>
            </w:r>
          </w:p>
        </w:tc>
        <w:tc>
          <w:tcPr>
            <w:tcW w:w="1093" w:type="pct"/>
            <w:vAlign w:val="center"/>
          </w:tcPr>
          <w:p w14:paraId="7258B5E4">
            <w:pPr>
              <w:pStyle w:val="30"/>
            </w:pPr>
            <w:r>
              <w:rPr>
                <w:rFonts w:hint="eastAsia"/>
              </w:rPr>
              <w:t>中央企业财务决算报告管理办法（国务院国有资产监督管理委员会令第5号）</w:t>
            </w:r>
          </w:p>
        </w:tc>
        <w:tc>
          <w:tcPr>
            <w:tcW w:w="2878" w:type="pct"/>
            <w:vAlign w:val="center"/>
          </w:tcPr>
          <w:p w14:paraId="5046E031">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628CA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6C4B4C4C">
            <w:pPr>
              <w:pStyle w:val="30"/>
            </w:pPr>
            <w:r>
              <w:rPr>
                <w:rFonts w:hint="eastAsia"/>
              </w:rPr>
              <w:t>14</w:t>
            </w:r>
          </w:p>
        </w:tc>
        <w:tc>
          <w:tcPr>
            <w:tcW w:w="740" w:type="pct"/>
            <w:vAlign w:val="center"/>
          </w:tcPr>
          <w:p w14:paraId="1FBB019D">
            <w:pPr>
              <w:pStyle w:val="30"/>
            </w:pPr>
            <w:r>
              <w:rPr>
                <w:rFonts w:hint="eastAsia"/>
              </w:rPr>
              <w:t>主要经济指标汇总</w:t>
            </w:r>
          </w:p>
        </w:tc>
        <w:tc>
          <w:tcPr>
            <w:tcW w:w="1093" w:type="pct"/>
            <w:vAlign w:val="center"/>
          </w:tcPr>
          <w:p w14:paraId="64399D34">
            <w:pPr>
              <w:pStyle w:val="30"/>
            </w:pPr>
            <w:r>
              <w:rPr>
                <w:rFonts w:hint="eastAsia"/>
              </w:rPr>
              <w:t>中央企业财务决算报告管理办法（国务院国有资产监督管理委员会令第5号）</w:t>
            </w:r>
          </w:p>
        </w:tc>
        <w:tc>
          <w:tcPr>
            <w:tcW w:w="2878" w:type="pct"/>
            <w:vAlign w:val="center"/>
          </w:tcPr>
          <w:p w14:paraId="1150C470">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5D925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494C5892">
            <w:pPr>
              <w:pStyle w:val="30"/>
            </w:pPr>
            <w:r>
              <w:rPr>
                <w:rFonts w:hint="eastAsia"/>
              </w:rPr>
              <w:t>15</w:t>
            </w:r>
          </w:p>
        </w:tc>
        <w:tc>
          <w:tcPr>
            <w:tcW w:w="740" w:type="pct"/>
            <w:vAlign w:val="center"/>
          </w:tcPr>
          <w:p w14:paraId="10EEA5B2">
            <w:pPr>
              <w:pStyle w:val="30"/>
            </w:pPr>
            <w:r>
              <w:rPr>
                <w:rFonts w:hint="eastAsia"/>
              </w:rPr>
              <w:t>主要经济指标详情</w:t>
            </w:r>
          </w:p>
        </w:tc>
        <w:tc>
          <w:tcPr>
            <w:tcW w:w="1093" w:type="pct"/>
            <w:vAlign w:val="center"/>
          </w:tcPr>
          <w:p w14:paraId="2E574A2C">
            <w:pPr>
              <w:pStyle w:val="30"/>
            </w:pPr>
            <w:r>
              <w:rPr>
                <w:rFonts w:hint="eastAsia"/>
              </w:rPr>
              <w:t>中央企业财务决算报告管理办法（国务院国有资产监督管理委员会令第5号）</w:t>
            </w:r>
          </w:p>
        </w:tc>
        <w:tc>
          <w:tcPr>
            <w:tcW w:w="2878" w:type="pct"/>
            <w:vAlign w:val="center"/>
          </w:tcPr>
          <w:p w14:paraId="65C54FC6">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2A721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5338CE72">
            <w:pPr>
              <w:pStyle w:val="30"/>
            </w:pPr>
            <w:r>
              <w:rPr>
                <w:rFonts w:hint="eastAsia"/>
              </w:rPr>
              <w:t>16</w:t>
            </w:r>
          </w:p>
        </w:tc>
        <w:tc>
          <w:tcPr>
            <w:tcW w:w="740" w:type="pct"/>
            <w:vAlign w:val="center"/>
          </w:tcPr>
          <w:p w14:paraId="4554CBC6">
            <w:pPr>
              <w:pStyle w:val="30"/>
            </w:pPr>
            <w:r>
              <w:rPr>
                <w:rFonts w:hint="eastAsia"/>
              </w:rPr>
              <w:t>市国资委监管企业详情</w:t>
            </w:r>
          </w:p>
        </w:tc>
        <w:tc>
          <w:tcPr>
            <w:tcW w:w="1093" w:type="pct"/>
            <w:vAlign w:val="center"/>
          </w:tcPr>
          <w:p w14:paraId="611A3508">
            <w:pPr>
              <w:pStyle w:val="30"/>
            </w:pPr>
            <w:r>
              <w:rPr>
                <w:rFonts w:hint="eastAsia"/>
              </w:rPr>
              <w:t>中央企业财务决算报告管理办法（国务院国2有资产监督管理委员会令第5号）</w:t>
            </w:r>
          </w:p>
        </w:tc>
        <w:tc>
          <w:tcPr>
            <w:tcW w:w="2878" w:type="pct"/>
            <w:vAlign w:val="center"/>
          </w:tcPr>
          <w:p w14:paraId="45716666">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373E0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772FB0DD">
            <w:pPr>
              <w:pStyle w:val="30"/>
            </w:pPr>
            <w:r>
              <w:rPr>
                <w:rFonts w:hint="eastAsia"/>
              </w:rPr>
              <w:t>17</w:t>
            </w:r>
          </w:p>
        </w:tc>
        <w:tc>
          <w:tcPr>
            <w:tcW w:w="740" w:type="pct"/>
            <w:vAlign w:val="center"/>
          </w:tcPr>
          <w:p w14:paraId="7BA10B0A">
            <w:pPr>
              <w:pStyle w:val="30"/>
            </w:pPr>
            <w:r>
              <w:rPr>
                <w:rFonts w:hint="eastAsia"/>
              </w:rPr>
              <w:t>委托监管企业详情</w:t>
            </w:r>
          </w:p>
        </w:tc>
        <w:tc>
          <w:tcPr>
            <w:tcW w:w="1093" w:type="pct"/>
            <w:vAlign w:val="center"/>
          </w:tcPr>
          <w:p w14:paraId="6C31691B">
            <w:pPr>
              <w:pStyle w:val="30"/>
            </w:pPr>
            <w:r>
              <w:rPr>
                <w:rFonts w:hint="eastAsia"/>
              </w:rPr>
              <w:t>中央企业财务决算报告管理办法（国务院国有资产监督管理委员会令第5号）</w:t>
            </w:r>
          </w:p>
        </w:tc>
        <w:tc>
          <w:tcPr>
            <w:tcW w:w="2878" w:type="pct"/>
            <w:vAlign w:val="center"/>
          </w:tcPr>
          <w:p w14:paraId="3E9A0EFE">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6CDCB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627454BD">
            <w:pPr>
              <w:pStyle w:val="30"/>
            </w:pPr>
            <w:r>
              <w:rPr>
                <w:rFonts w:hint="eastAsia"/>
              </w:rPr>
              <w:t>18</w:t>
            </w:r>
          </w:p>
        </w:tc>
        <w:tc>
          <w:tcPr>
            <w:tcW w:w="740" w:type="pct"/>
            <w:vAlign w:val="center"/>
          </w:tcPr>
          <w:p w14:paraId="23E3B67F">
            <w:pPr>
              <w:pStyle w:val="30"/>
            </w:pPr>
            <w:r>
              <w:rPr>
                <w:rFonts w:hint="eastAsia"/>
              </w:rPr>
              <w:t>区属企业-条形统计</w:t>
            </w:r>
          </w:p>
        </w:tc>
        <w:tc>
          <w:tcPr>
            <w:tcW w:w="1093" w:type="pct"/>
            <w:vAlign w:val="center"/>
          </w:tcPr>
          <w:p w14:paraId="71DCE5D3">
            <w:pPr>
              <w:pStyle w:val="30"/>
            </w:pPr>
            <w:r>
              <w:rPr>
                <w:rFonts w:hint="eastAsia"/>
              </w:rPr>
              <w:t>中央企业财务决算报告管理办法（国务院国有资产监督管理委员会令第5号）</w:t>
            </w:r>
          </w:p>
        </w:tc>
        <w:tc>
          <w:tcPr>
            <w:tcW w:w="2878" w:type="pct"/>
            <w:vAlign w:val="center"/>
          </w:tcPr>
          <w:p w14:paraId="4269B8A1">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4D5D4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6B811496">
            <w:pPr>
              <w:pStyle w:val="30"/>
            </w:pPr>
            <w:r>
              <w:rPr>
                <w:rFonts w:hint="eastAsia"/>
              </w:rPr>
              <w:t>19</w:t>
            </w:r>
          </w:p>
        </w:tc>
        <w:tc>
          <w:tcPr>
            <w:tcW w:w="740" w:type="pct"/>
            <w:vAlign w:val="center"/>
          </w:tcPr>
          <w:p w14:paraId="51FFADE9">
            <w:pPr>
              <w:pStyle w:val="30"/>
            </w:pPr>
            <w:r>
              <w:rPr>
                <w:rFonts w:hint="eastAsia"/>
              </w:rPr>
              <w:t>区属企业-表格详情</w:t>
            </w:r>
          </w:p>
        </w:tc>
        <w:tc>
          <w:tcPr>
            <w:tcW w:w="1093" w:type="pct"/>
            <w:vAlign w:val="center"/>
          </w:tcPr>
          <w:p w14:paraId="58BFA161">
            <w:pPr>
              <w:pStyle w:val="30"/>
            </w:pPr>
            <w:r>
              <w:rPr>
                <w:rFonts w:hint="eastAsia"/>
              </w:rPr>
              <w:t>中央企业财务决算报告管理办法（国务院国有资产监督管理委员会令第5号）</w:t>
            </w:r>
          </w:p>
        </w:tc>
        <w:tc>
          <w:tcPr>
            <w:tcW w:w="2878" w:type="pct"/>
            <w:vAlign w:val="center"/>
          </w:tcPr>
          <w:p w14:paraId="4A9EE8FE">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1C70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0DA87992">
            <w:pPr>
              <w:pStyle w:val="30"/>
            </w:pPr>
            <w:r>
              <w:rPr>
                <w:rFonts w:hint="eastAsia"/>
              </w:rPr>
              <w:t>20</w:t>
            </w:r>
          </w:p>
        </w:tc>
        <w:tc>
          <w:tcPr>
            <w:tcW w:w="740" w:type="pct"/>
            <w:vAlign w:val="center"/>
          </w:tcPr>
          <w:p w14:paraId="134C841F">
            <w:pPr>
              <w:pStyle w:val="30"/>
            </w:pPr>
            <w:r>
              <w:rPr>
                <w:rFonts w:hint="eastAsia"/>
              </w:rPr>
              <w:t>财务分析指标汇总</w:t>
            </w:r>
          </w:p>
        </w:tc>
        <w:tc>
          <w:tcPr>
            <w:tcW w:w="1093" w:type="pct"/>
            <w:vAlign w:val="center"/>
          </w:tcPr>
          <w:p w14:paraId="797567EF">
            <w:pPr>
              <w:pStyle w:val="30"/>
            </w:pPr>
            <w:r>
              <w:rPr>
                <w:rFonts w:hint="eastAsia"/>
              </w:rPr>
              <w:t>中央企业财务决算报告管理办法（国务院国有资产监督管理委员会令第5号）</w:t>
            </w:r>
          </w:p>
        </w:tc>
        <w:tc>
          <w:tcPr>
            <w:tcW w:w="2878" w:type="pct"/>
            <w:vAlign w:val="center"/>
          </w:tcPr>
          <w:p w14:paraId="28213163">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5E64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226AFCC5">
            <w:pPr>
              <w:pStyle w:val="30"/>
            </w:pPr>
            <w:r>
              <w:rPr>
                <w:rFonts w:hint="eastAsia"/>
              </w:rPr>
              <w:t>21</w:t>
            </w:r>
          </w:p>
        </w:tc>
        <w:tc>
          <w:tcPr>
            <w:tcW w:w="740" w:type="pct"/>
            <w:vAlign w:val="center"/>
          </w:tcPr>
          <w:p w14:paraId="7D6FCCD5">
            <w:pPr>
              <w:pStyle w:val="30"/>
            </w:pPr>
            <w:r>
              <w:rPr>
                <w:rFonts w:hint="eastAsia"/>
              </w:rPr>
              <w:t>财务分析指标详情</w:t>
            </w:r>
          </w:p>
        </w:tc>
        <w:tc>
          <w:tcPr>
            <w:tcW w:w="1093" w:type="pct"/>
            <w:vAlign w:val="center"/>
          </w:tcPr>
          <w:p w14:paraId="4511FB38">
            <w:pPr>
              <w:pStyle w:val="30"/>
            </w:pPr>
            <w:r>
              <w:rPr>
                <w:rFonts w:hint="eastAsia"/>
              </w:rPr>
              <w:t>中央企业财务决算报告管理办法（国务院国有资产监督管理委员会令第5号）</w:t>
            </w:r>
          </w:p>
        </w:tc>
        <w:tc>
          <w:tcPr>
            <w:tcW w:w="2878" w:type="pct"/>
            <w:vAlign w:val="center"/>
          </w:tcPr>
          <w:p w14:paraId="5DDF664A">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5150D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3D9FEBD6">
            <w:pPr>
              <w:pStyle w:val="30"/>
            </w:pPr>
            <w:r>
              <w:rPr>
                <w:rFonts w:hint="eastAsia"/>
              </w:rPr>
              <w:t>22</w:t>
            </w:r>
          </w:p>
        </w:tc>
        <w:tc>
          <w:tcPr>
            <w:tcW w:w="740" w:type="pct"/>
            <w:vAlign w:val="center"/>
          </w:tcPr>
          <w:p w14:paraId="3B2742DD">
            <w:pPr>
              <w:pStyle w:val="30"/>
            </w:pPr>
            <w:r>
              <w:rPr>
                <w:rFonts w:hint="eastAsia"/>
              </w:rPr>
              <w:t>市国资委监管企业详情</w:t>
            </w:r>
          </w:p>
        </w:tc>
        <w:tc>
          <w:tcPr>
            <w:tcW w:w="1093" w:type="pct"/>
            <w:vAlign w:val="center"/>
          </w:tcPr>
          <w:p w14:paraId="6C3CF51E">
            <w:pPr>
              <w:pStyle w:val="30"/>
            </w:pPr>
            <w:r>
              <w:rPr>
                <w:rFonts w:hint="eastAsia"/>
              </w:rPr>
              <w:t>中央企业财务决算报告管理办法（国务院国有资产监督管理委员会令第5号）</w:t>
            </w:r>
          </w:p>
        </w:tc>
        <w:tc>
          <w:tcPr>
            <w:tcW w:w="2878" w:type="pct"/>
            <w:vAlign w:val="center"/>
          </w:tcPr>
          <w:p w14:paraId="7994821F">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0B884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24D93E27">
            <w:pPr>
              <w:pStyle w:val="30"/>
            </w:pPr>
            <w:r>
              <w:rPr>
                <w:rFonts w:hint="eastAsia"/>
              </w:rPr>
              <w:t>23</w:t>
            </w:r>
          </w:p>
        </w:tc>
        <w:tc>
          <w:tcPr>
            <w:tcW w:w="740" w:type="pct"/>
            <w:vAlign w:val="center"/>
          </w:tcPr>
          <w:p w14:paraId="3D32353C">
            <w:pPr>
              <w:pStyle w:val="30"/>
            </w:pPr>
            <w:r>
              <w:rPr>
                <w:rFonts w:hint="eastAsia"/>
              </w:rPr>
              <w:t>委托监管企业详情</w:t>
            </w:r>
          </w:p>
        </w:tc>
        <w:tc>
          <w:tcPr>
            <w:tcW w:w="1093" w:type="pct"/>
            <w:vAlign w:val="center"/>
          </w:tcPr>
          <w:p w14:paraId="4A311B2F">
            <w:pPr>
              <w:pStyle w:val="30"/>
            </w:pPr>
            <w:r>
              <w:rPr>
                <w:rFonts w:hint="eastAsia"/>
              </w:rPr>
              <w:t>中央企业财务决算报告管理办法（国务院国有资产监督管理委员会令第5号）</w:t>
            </w:r>
          </w:p>
        </w:tc>
        <w:tc>
          <w:tcPr>
            <w:tcW w:w="2878" w:type="pct"/>
            <w:vAlign w:val="center"/>
          </w:tcPr>
          <w:p w14:paraId="58ECB27D">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7B26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06DDB5AE">
            <w:pPr>
              <w:pStyle w:val="30"/>
            </w:pPr>
            <w:r>
              <w:rPr>
                <w:rFonts w:hint="eastAsia"/>
              </w:rPr>
              <w:t>24</w:t>
            </w:r>
          </w:p>
        </w:tc>
        <w:tc>
          <w:tcPr>
            <w:tcW w:w="740" w:type="pct"/>
            <w:vAlign w:val="center"/>
          </w:tcPr>
          <w:p w14:paraId="028F9B52">
            <w:pPr>
              <w:pStyle w:val="30"/>
            </w:pPr>
            <w:r>
              <w:rPr>
                <w:rFonts w:hint="eastAsia"/>
              </w:rPr>
              <w:t>区属企业-条形统计</w:t>
            </w:r>
          </w:p>
        </w:tc>
        <w:tc>
          <w:tcPr>
            <w:tcW w:w="1093" w:type="pct"/>
            <w:vAlign w:val="center"/>
          </w:tcPr>
          <w:p w14:paraId="5A465ABA">
            <w:pPr>
              <w:pStyle w:val="30"/>
            </w:pPr>
            <w:r>
              <w:rPr>
                <w:rFonts w:hint="eastAsia"/>
              </w:rPr>
              <w:t>中央企业财务决算报告管理办法（国务院国有资产监督管理委员会令第5号）</w:t>
            </w:r>
          </w:p>
        </w:tc>
        <w:tc>
          <w:tcPr>
            <w:tcW w:w="2878" w:type="pct"/>
            <w:vAlign w:val="center"/>
          </w:tcPr>
          <w:p w14:paraId="5813656B">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62B10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1128C85D">
            <w:pPr>
              <w:pStyle w:val="30"/>
            </w:pPr>
            <w:r>
              <w:rPr>
                <w:rFonts w:hint="eastAsia"/>
              </w:rPr>
              <w:t>25</w:t>
            </w:r>
          </w:p>
        </w:tc>
        <w:tc>
          <w:tcPr>
            <w:tcW w:w="740" w:type="pct"/>
            <w:vAlign w:val="center"/>
          </w:tcPr>
          <w:p w14:paraId="649B48DC">
            <w:pPr>
              <w:pStyle w:val="30"/>
            </w:pPr>
            <w:r>
              <w:rPr>
                <w:rFonts w:hint="eastAsia"/>
              </w:rPr>
              <w:t>区属企业-表格详情</w:t>
            </w:r>
          </w:p>
        </w:tc>
        <w:tc>
          <w:tcPr>
            <w:tcW w:w="1093" w:type="pct"/>
            <w:vAlign w:val="center"/>
          </w:tcPr>
          <w:p w14:paraId="34471F27">
            <w:pPr>
              <w:pStyle w:val="30"/>
            </w:pPr>
            <w:r>
              <w:rPr>
                <w:rFonts w:hint="eastAsia"/>
              </w:rPr>
              <w:t>中央企业财务决算报告管理办法（国务院国有资产监督管理委员会令第5号）</w:t>
            </w:r>
          </w:p>
        </w:tc>
        <w:tc>
          <w:tcPr>
            <w:tcW w:w="2878" w:type="pct"/>
            <w:vAlign w:val="center"/>
          </w:tcPr>
          <w:p w14:paraId="2782DEFB">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76E3E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3C29C997">
            <w:pPr>
              <w:pStyle w:val="30"/>
            </w:pPr>
            <w:r>
              <w:rPr>
                <w:rFonts w:hint="eastAsia"/>
              </w:rPr>
              <w:t>26</w:t>
            </w:r>
          </w:p>
        </w:tc>
        <w:tc>
          <w:tcPr>
            <w:tcW w:w="740" w:type="pct"/>
            <w:vAlign w:val="center"/>
          </w:tcPr>
          <w:p w14:paraId="2A277907">
            <w:pPr>
              <w:pStyle w:val="30"/>
            </w:pPr>
            <w:r>
              <w:rPr>
                <w:rFonts w:hint="eastAsia"/>
              </w:rPr>
              <w:t>金融企业汇总</w:t>
            </w:r>
          </w:p>
        </w:tc>
        <w:tc>
          <w:tcPr>
            <w:tcW w:w="1093" w:type="pct"/>
            <w:vAlign w:val="center"/>
          </w:tcPr>
          <w:p w14:paraId="475ACCD9">
            <w:pPr>
              <w:pStyle w:val="30"/>
            </w:pPr>
            <w:r>
              <w:rPr>
                <w:rFonts w:hint="eastAsia"/>
              </w:rPr>
              <w:t>中央企业财务决算报告管理办法（国务院国有资产监督管理委员会令第5号）</w:t>
            </w:r>
          </w:p>
        </w:tc>
        <w:tc>
          <w:tcPr>
            <w:tcW w:w="2878" w:type="pct"/>
            <w:vAlign w:val="center"/>
          </w:tcPr>
          <w:p w14:paraId="0171695E">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3B1E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20494D2E">
            <w:pPr>
              <w:pStyle w:val="30"/>
            </w:pPr>
            <w:r>
              <w:rPr>
                <w:rFonts w:hint="eastAsia"/>
              </w:rPr>
              <w:t>27</w:t>
            </w:r>
          </w:p>
        </w:tc>
        <w:tc>
          <w:tcPr>
            <w:tcW w:w="740" w:type="pct"/>
            <w:vAlign w:val="center"/>
          </w:tcPr>
          <w:p w14:paraId="3722ADA9">
            <w:pPr>
              <w:pStyle w:val="30"/>
            </w:pPr>
            <w:r>
              <w:rPr>
                <w:rFonts w:hint="eastAsia"/>
              </w:rPr>
              <w:t>工业企业柱状图统计</w:t>
            </w:r>
          </w:p>
        </w:tc>
        <w:tc>
          <w:tcPr>
            <w:tcW w:w="1093" w:type="pct"/>
            <w:vAlign w:val="center"/>
          </w:tcPr>
          <w:p w14:paraId="486CFEF7">
            <w:pPr>
              <w:pStyle w:val="30"/>
            </w:pPr>
            <w:r>
              <w:rPr>
                <w:rFonts w:hint="eastAsia"/>
              </w:rPr>
              <w:t>中央企业财务决算报告管理办法（国务院国有资产监督管理委员会令第5号）</w:t>
            </w:r>
          </w:p>
        </w:tc>
        <w:tc>
          <w:tcPr>
            <w:tcW w:w="2878" w:type="pct"/>
            <w:vAlign w:val="center"/>
          </w:tcPr>
          <w:p w14:paraId="187E2A04">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38DDA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20B6D71B">
            <w:pPr>
              <w:pStyle w:val="30"/>
            </w:pPr>
            <w:r>
              <w:rPr>
                <w:rFonts w:hint="eastAsia"/>
              </w:rPr>
              <w:t>28</w:t>
            </w:r>
          </w:p>
        </w:tc>
        <w:tc>
          <w:tcPr>
            <w:tcW w:w="740" w:type="pct"/>
            <w:vAlign w:val="center"/>
          </w:tcPr>
          <w:p w14:paraId="2166EEE4">
            <w:pPr>
              <w:pStyle w:val="30"/>
            </w:pPr>
            <w:r>
              <w:rPr>
                <w:rFonts w:hint="eastAsia"/>
              </w:rPr>
              <w:t>工业企业表格详情</w:t>
            </w:r>
          </w:p>
        </w:tc>
        <w:tc>
          <w:tcPr>
            <w:tcW w:w="1093" w:type="pct"/>
            <w:vAlign w:val="center"/>
          </w:tcPr>
          <w:p w14:paraId="04E770A1">
            <w:pPr>
              <w:pStyle w:val="30"/>
            </w:pPr>
            <w:r>
              <w:rPr>
                <w:rFonts w:hint="eastAsia"/>
              </w:rPr>
              <w:t>中央企业财务决算报告管理办法（国务院国有资产监督管理委员会令第5号）</w:t>
            </w:r>
          </w:p>
        </w:tc>
        <w:tc>
          <w:tcPr>
            <w:tcW w:w="2878" w:type="pct"/>
            <w:vAlign w:val="center"/>
          </w:tcPr>
          <w:p w14:paraId="3DD89520">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1E13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2B873DC5">
            <w:pPr>
              <w:pStyle w:val="30"/>
            </w:pPr>
            <w:r>
              <w:rPr>
                <w:rFonts w:hint="eastAsia"/>
              </w:rPr>
              <w:t>29</w:t>
            </w:r>
          </w:p>
        </w:tc>
        <w:tc>
          <w:tcPr>
            <w:tcW w:w="740" w:type="pct"/>
            <w:vAlign w:val="center"/>
          </w:tcPr>
          <w:p w14:paraId="7E5985DB">
            <w:pPr>
              <w:pStyle w:val="30"/>
            </w:pPr>
            <w:r>
              <w:rPr>
                <w:rFonts w:hint="eastAsia"/>
              </w:rPr>
              <w:t>商业企业柱状图统计</w:t>
            </w:r>
          </w:p>
        </w:tc>
        <w:tc>
          <w:tcPr>
            <w:tcW w:w="1093" w:type="pct"/>
            <w:vAlign w:val="center"/>
          </w:tcPr>
          <w:p w14:paraId="4B7113DA">
            <w:pPr>
              <w:pStyle w:val="30"/>
            </w:pPr>
            <w:r>
              <w:rPr>
                <w:rFonts w:hint="eastAsia"/>
              </w:rPr>
              <w:t>中央企业财务决算报告管理办法（国务院国有资产监督管理委员会令第5号）</w:t>
            </w:r>
          </w:p>
        </w:tc>
        <w:tc>
          <w:tcPr>
            <w:tcW w:w="2878" w:type="pct"/>
            <w:vAlign w:val="center"/>
          </w:tcPr>
          <w:p w14:paraId="4C135E3F">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3742C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6CF1E90E">
            <w:pPr>
              <w:pStyle w:val="30"/>
            </w:pPr>
            <w:r>
              <w:rPr>
                <w:rFonts w:hint="eastAsia"/>
              </w:rPr>
              <w:t>30</w:t>
            </w:r>
          </w:p>
        </w:tc>
        <w:tc>
          <w:tcPr>
            <w:tcW w:w="740" w:type="pct"/>
            <w:vAlign w:val="center"/>
          </w:tcPr>
          <w:p w14:paraId="1786BA78">
            <w:pPr>
              <w:pStyle w:val="30"/>
            </w:pPr>
            <w:r>
              <w:rPr>
                <w:rFonts w:hint="eastAsia"/>
              </w:rPr>
              <w:t>商业企业表格详情</w:t>
            </w:r>
          </w:p>
        </w:tc>
        <w:tc>
          <w:tcPr>
            <w:tcW w:w="1093" w:type="pct"/>
            <w:vAlign w:val="center"/>
          </w:tcPr>
          <w:p w14:paraId="26AC5527">
            <w:pPr>
              <w:pStyle w:val="30"/>
            </w:pPr>
            <w:r>
              <w:rPr>
                <w:rFonts w:hint="eastAsia"/>
              </w:rPr>
              <w:t>中央企业财务决算报告管理办法（国务院国有资产监督管理委员会令第5号）</w:t>
            </w:r>
          </w:p>
        </w:tc>
        <w:tc>
          <w:tcPr>
            <w:tcW w:w="2878" w:type="pct"/>
            <w:vAlign w:val="center"/>
          </w:tcPr>
          <w:p w14:paraId="3C4B7E8D">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2D8F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181A874C">
            <w:pPr>
              <w:pStyle w:val="30"/>
            </w:pPr>
            <w:r>
              <w:rPr>
                <w:rFonts w:hint="eastAsia"/>
              </w:rPr>
              <w:t>31</w:t>
            </w:r>
          </w:p>
        </w:tc>
        <w:tc>
          <w:tcPr>
            <w:tcW w:w="740" w:type="pct"/>
            <w:vAlign w:val="center"/>
          </w:tcPr>
          <w:p w14:paraId="4CC52349">
            <w:pPr>
              <w:pStyle w:val="30"/>
            </w:pPr>
            <w:r>
              <w:rPr>
                <w:rFonts w:hint="eastAsia"/>
              </w:rPr>
              <w:t>建筑业企业汇总</w:t>
            </w:r>
          </w:p>
        </w:tc>
        <w:tc>
          <w:tcPr>
            <w:tcW w:w="1093" w:type="pct"/>
            <w:vAlign w:val="center"/>
          </w:tcPr>
          <w:p w14:paraId="41E77598">
            <w:pPr>
              <w:pStyle w:val="30"/>
            </w:pPr>
            <w:r>
              <w:rPr>
                <w:rFonts w:hint="eastAsia"/>
              </w:rPr>
              <w:t>中央企业财务决算报告管理办法（国务院国有资产监督管理委员会令第5号）</w:t>
            </w:r>
          </w:p>
        </w:tc>
        <w:tc>
          <w:tcPr>
            <w:tcW w:w="2878" w:type="pct"/>
            <w:vAlign w:val="center"/>
          </w:tcPr>
          <w:p w14:paraId="67972C65">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143F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65C97290">
            <w:pPr>
              <w:pStyle w:val="30"/>
            </w:pPr>
            <w:r>
              <w:rPr>
                <w:rFonts w:hint="eastAsia"/>
              </w:rPr>
              <w:t>32</w:t>
            </w:r>
          </w:p>
        </w:tc>
        <w:tc>
          <w:tcPr>
            <w:tcW w:w="740" w:type="pct"/>
            <w:vAlign w:val="center"/>
          </w:tcPr>
          <w:p w14:paraId="7C3CD9DF">
            <w:pPr>
              <w:pStyle w:val="30"/>
            </w:pPr>
            <w:r>
              <w:rPr>
                <w:rFonts w:hint="eastAsia"/>
              </w:rPr>
              <w:t>企业分析汇总界面</w:t>
            </w:r>
          </w:p>
        </w:tc>
        <w:tc>
          <w:tcPr>
            <w:tcW w:w="1093" w:type="pct"/>
            <w:vAlign w:val="center"/>
          </w:tcPr>
          <w:p w14:paraId="457F3EDE">
            <w:pPr>
              <w:pStyle w:val="30"/>
            </w:pPr>
            <w:r>
              <w:rPr>
                <w:rFonts w:hint="eastAsia"/>
              </w:rPr>
              <w:t>中央企业财务决算报告管理办法（国务院国有资产监督管理委员会令第5号）</w:t>
            </w:r>
          </w:p>
        </w:tc>
        <w:tc>
          <w:tcPr>
            <w:tcW w:w="2878" w:type="pct"/>
            <w:vAlign w:val="center"/>
          </w:tcPr>
          <w:p w14:paraId="3D9B920E">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70AC0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50123AEA">
            <w:pPr>
              <w:pStyle w:val="30"/>
            </w:pPr>
            <w:r>
              <w:rPr>
                <w:rFonts w:hint="eastAsia"/>
              </w:rPr>
              <w:t>33</w:t>
            </w:r>
          </w:p>
        </w:tc>
        <w:tc>
          <w:tcPr>
            <w:tcW w:w="740" w:type="pct"/>
            <w:vAlign w:val="center"/>
          </w:tcPr>
          <w:p w14:paraId="666B0829">
            <w:pPr>
              <w:pStyle w:val="30"/>
            </w:pPr>
            <w:r>
              <w:rPr>
                <w:rFonts w:hint="eastAsia"/>
              </w:rPr>
              <w:t>经济指标汇总</w:t>
            </w:r>
          </w:p>
        </w:tc>
        <w:tc>
          <w:tcPr>
            <w:tcW w:w="1093" w:type="pct"/>
            <w:vAlign w:val="center"/>
          </w:tcPr>
          <w:p w14:paraId="3324EEFA">
            <w:pPr>
              <w:pStyle w:val="30"/>
            </w:pPr>
            <w:r>
              <w:rPr>
                <w:rFonts w:hint="eastAsia"/>
              </w:rPr>
              <w:t>中央企业财务决算报告管理办法（国务院国有资产监督管理委员会令第5号）</w:t>
            </w:r>
          </w:p>
        </w:tc>
        <w:tc>
          <w:tcPr>
            <w:tcW w:w="2878" w:type="pct"/>
            <w:vAlign w:val="center"/>
          </w:tcPr>
          <w:p w14:paraId="2AF0BDBF">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30800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11E71394">
            <w:pPr>
              <w:pStyle w:val="30"/>
            </w:pPr>
            <w:r>
              <w:rPr>
                <w:rFonts w:hint="eastAsia"/>
              </w:rPr>
              <w:t>34</w:t>
            </w:r>
          </w:p>
        </w:tc>
        <w:tc>
          <w:tcPr>
            <w:tcW w:w="740" w:type="pct"/>
            <w:vAlign w:val="center"/>
          </w:tcPr>
          <w:p w14:paraId="68E6DCEB">
            <w:pPr>
              <w:pStyle w:val="30"/>
            </w:pPr>
            <w:r>
              <w:rPr>
                <w:rFonts w:hint="eastAsia"/>
              </w:rPr>
              <w:t>经济指标详情</w:t>
            </w:r>
          </w:p>
        </w:tc>
        <w:tc>
          <w:tcPr>
            <w:tcW w:w="1093" w:type="pct"/>
            <w:vAlign w:val="center"/>
          </w:tcPr>
          <w:p w14:paraId="7BB6207F">
            <w:pPr>
              <w:pStyle w:val="30"/>
            </w:pPr>
            <w:r>
              <w:rPr>
                <w:rFonts w:hint="eastAsia"/>
              </w:rPr>
              <w:t>中央企业财务决算报告管理办法（国务院国有资产监督管理委员会令第5号）</w:t>
            </w:r>
          </w:p>
        </w:tc>
        <w:tc>
          <w:tcPr>
            <w:tcW w:w="2878" w:type="pct"/>
            <w:vAlign w:val="center"/>
          </w:tcPr>
          <w:p w14:paraId="1509B561">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4C3F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3B79CD07">
            <w:pPr>
              <w:pStyle w:val="30"/>
            </w:pPr>
            <w:r>
              <w:rPr>
                <w:rFonts w:hint="eastAsia"/>
              </w:rPr>
              <w:t>35</w:t>
            </w:r>
          </w:p>
        </w:tc>
        <w:tc>
          <w:tcPr>
            <w:tcW w:w="740" w:type="pct"/>
            <w:vAlign w:val="center"/>
          </w:tcPr>
          <w:p w14:paraId="4ABB6A79">
            <w:pPr>
              <w:pStyle w:val="30"/>
            </w:pPr>
            <w:r>
              <w:rPr>
                <w:rFonts w:hint="eastAsia"/>
              </w:rPr>
              <w:t>业务板块详情</w:t>
            </w:r>
          </w:p>
        </w:tc>
        <w:tc>
          <w:tcPr>
            <w:tcW w:w="1093" w:type="pct"/>
            <w:vAlign w:val="center"/>
          </w:tcPr>
          <w:p w14:paraId="12F07123">
            <w:pPr>
              <w:pStyle w:val="30"/>
            </w:pPr>
            <w:r>
              <w:rPr>
                <w:rFonts w:hint="eastAsia"/>
              </w:rPr>
              <w:t>中央企业财务决算报告管理办法（国务院国有资产监督管理委员会令第5号）</w:t>
            </w:r>
          </w:p>
        </w:tc>
        <w:tc>
          <w:tcPr>
            <w:tcW w:w="2878" w:type="pct"/>
            <w:vAlign w:val="center"/>
          </w:tcPr>
          <w:p w14:paraId="2D3102A4">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23234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28EA1E52">
            <w:pPr>
              <w:pStyle w:val="30"/>
            </w:pPr>
            <w:r>
              <w:rPr>
                <w:rFonts w:hint="eastAsia"/>
              </w:rPr>
              <w:t>36</w:t>
            </w:r>
          </w:p>
        </w:tc>
        <w:tc>
          <w:tcPr>
            <w:tcW w:w="740" w:type="pct"/>
            <w:vAlign w:val="center"/>
          </w:tcPr>
          <w:p w14:paraId="3899E8E3">
            <w:pPr>
              <w:pStyle w:val="30"/>
            </w:pPr>
            <w:r>
              <w:rPr>
                <w:rFonts w:hint="eastAsia"/>
              </w:rPr>
              <w:t>财务指标全览</w:t>
            </w:r>
          </w:p>
        </w:tc>
        <w:tc>
          <w:tcPr>
            <w:tcW w:w="1093" w:type="pct"/>
            <w:vAlign w:val="center"/>
          </w:tcPr>
          <w:p w14:paraId="03880FAE">
            <w:pPr>
              <w:pStyle w:val="30"/>
            </w:pPr>
            <w:r>
              <w:rPr>
                <w:rFonts w:hint="eastAsia"/>
              </w:rPr>
              <w:t>中央企业财务决算报告管理办法（国务院国有资产监督管理委员会令第5号）</w:t>
            </w:r>
          </w:p>
        </w:tc>
        <w:tc>
          <w:tcPr>
            <w:tcW w:w="2878" w:type="pct"/>
            <w:vAlign w:val="center"/>
          </w:tcPr>
          <w:p w14:paraId="15CE3711">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406F6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1C064DE4">
            <w:pPr>
              <w:pStyle w:val="30"/>
            </w:pPr>
            <w:r>
              <w:rPr>
                <w:rFonts w:hint="eastAsia"/>
              </w:rPr>
              <w:t>37</w:t>
            </w:r>
          </w:p>
        </w:tc>
        <w:tc>
          <w:tcPr>
            <w:tcW w:w="740" w:type="pct"/>
            <w:vAlign w:val="center"/>
          </w:tcPr>
          <w:p w14:paraId="38E6E4F1">
            <w:pPr>
              <w:pStyle w:val="30"/>
            </w:pPr>
            <w:r>
              <w:rPr>
                <w:rFonts w:hint="eastAsia"/>
              </w:rPr>
              <w:t>业务指标汇总</w:t>
            </w:r>
          </w:p>
        </w:tc>
        <w:tc>
          <w:tcPr>
            <w:tcW w:w="1093" w:type="pct"/>
            <w:vAlign w:val="center"/>
          </w:tcPr>
          <w:p w14:paraId="0CE9C579">
            <w:pPr>
              <w:pStyle w:val="30"/>
            </w:pPr>
            <w:r>
              <w:rPr>
                <w:rFonts w:hint="eastAsia"/>
              </w:rPr>
              <w:t>中央企业财务决算报告管理办法（国务院国有资产监督管理委员会令第5号）</w:t>
            </w:r>
          </w:p>
        </w:tc>
        <w:tc>
          <w:tcPr>
            <w:tcW w:w="2878" w:type="pct"/>
            <w:vAlign w:val="center"/>
          </w:tcPr>
          <w:p w14:paraId="7F497737">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284D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0C8394B0">
            <w:pPr>
              <w:pStyle w:val="30"/>
            </w:pPr>
            <w:r>
              <w:rPr>
                <w:rFonts w:hint="eastAsia"/>
              </w:rPr>
              <w:t>38</w:t>
            </w:r>
          </w:p>
        </w:tc>
        <w:tc>
          <w:tcPr>
            <w:tcW w:w="740" w:type="pct"/>
            <w:vAlign w:val="center"/>
          </w:tcPr>
          <w:p w14:paraId="2EEBE0EE">
            <w:pPr>
              <w:pStyle w:val="30"/>
            </w:pPr>
            <w:r>
              <w:rPr>
                <w:rFonts w:hint="eastAsia"/>
              </w:rPr>
              <w:t>整车销量柱形图</w:t>
            </w:r>
          </w:p>
        </w:tc>
        <w:tc>
          <w:tcPr>
            <w:tcW w:w="1093" w:type="pct"/>
            <w:vAlign w:val="center"/>
          </w:tcPr>
          <w:p w14:paraId="2A20DEC2">
            <w:pPr>
              <w:pStyle w:val="30"/>
            </w:pPr>
            <w:r>
              <w:rPr>
                <w:rFonts w:hint="eastAsia"/>
              </w:rPr>
              <w:t>中央企业财务决算报告管理办法（国务院国有资产监督管理委员会令第5号）</w:t>
            </w:r>
          </w:p>
        </w:tc>
        <w:tc>
          <w:tcPr>
            <w:tcW w:w="2878" w:type="pct"/>
            <w:vAlign w:val="center"/>
          </w:tcPr>
          <w:p w14:paraId="4A0E7937">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3E0EA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2E95AA1A">
            <w:pPr>
              <w:pStyle w:val="30"/>
            </w:pPr>
            <w:r>
              <w:rPr>
                <w:rFonts w:hint="eastAsia"/>
              </w:rPr>
              <w:t>39</w:t>
            </w:r>
          </w:p>
        </w:tc>
        <w:tc>
          <w:tcPr>
            <w:tcW w:w="740" w:type="pct"/>
            <w:vAlign w:val="center"/>
          </w:tcPr>
          <w:p w14:paraId="3EAB6B41">
            <w:pPr>
              <w:pStyle w:val="30"/>
            </w:pPr>
            <w:r>
              <w:rPr>
                <w:rFonts w:hint="eastAsia"/>
              </w:rPr>
              <w:t>整车销量表格详情</w:t>
            </w:r>
          </w:p>
        </w:tc>
        <w:tc>
          <w:tcPr>
            <w:tcW w:w="1093" w:type="pct"/>
            <w:vAlign w:val="center"/>
          </w:tcPr>
          <w:p w14:paraId="513E8536">
            <w:pPr>
              <w:pStyle w:val="30"/>
            </w:pPr>
            <w:r>
              <w:rPr>
                <w:rFonts w:hint="eastAsia"/>
              </w:rPr>
              <w:t>中央企业财务决算报告管理办法（国务院国有资产监督管理委员会令第5号）</w:t>
            </w:r>
          </w:p>
        </w:tc>
        <w:tc>
          <w:tcPr>
            <w:tcW w:w="2878" w:type="pct"/>
            <w:vAlign w:val="center"/>
          </w:tcPr>
          <w:p w14:paraId="66895855">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5BAD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5445E3CF">
            <w:pPr>
              <w:pStyle w:val="30"/>
            </w:pPr>
            <w:r>
              <w:rPr>
                <w:rFonts w:hint="eastAsia"/>
              </w:rPr>
              <w:t>40</w:t>
            </w:r>
          </w:p>
        </w:tc>
        <w:tc>
          <w:tcPr>
            <w:tcW w:w="740" w:type="pct"/>
            <w:vAlign w:val="center"/>
          </w:tcPr>
          <w:p w14:paraId="18416B19">
            <w:pPr>
              <w:pStyle w:val="30"/>
            </w:pPr>
            <w:r>
              <w:rPr>
                <w:rFonts w:hint="eastAsia"/>
              </w:rPr>
              <w:t>市占率柱形图</w:t>
            </w:r>
          </w:p>
        </w:tc>
        <w:tc>
          <w:tcPr>
            <w:tcW w:w="1093" w:type="pct"/>
            <w:vAlign w:val="center"/>
          </w:tcPr>
          <w:p w14:paraId="20B64AF7">
            <w:pPr>
              <w:pStyle w:val="30"/>
            </w:pPr>
            <w:r>
              <w:rPr>
                <w:rFonts w:hint="eastAsia"/>
              </w:rPr>
              <w:t>中央企业财务决算报告管理办法（国务院国有资产监督管理委员会令第5号）</w:t>
            </w:r>
          </w:p>
        </w:tc>
        <w:tc>
          <w:tcPr>
            <w:tcW w:w="2878" w:type="pct"/>
            <w:vAlign w:val="center"/>
          </w:tcPr>
          <w:p w14:paraId="0C66B801">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2D2C8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3415F98D">
            <w:pPr>
              <w:pStyle w:val="30"/>
            </w:pPr>
            <w:r>
              <w:rPr>
                <w:rFonts w:hint="eastAsia"/>
              </w:rPr>
              <w:t>41</w:t>
            </w:r>
          </w:p>
        </w:tc>
        <w:tc>
          <w:tcPr>
            <w:tcW w:w="740" w:type="pct"/>
            <w:vAlign w:val="center"/>
          </w:tcPr>
          <w:p w14:paraId="4A1364F9">
            <w:pPr>
              <w:pStyle w:val="30"/>
            </w:pPr>
            <w:r>
              <w:rPr>
                <w:rFonts w:hint="eastAsia"/>
              </w:rPr>
              <w:t>市占率表格详情</w:t>
            </w:r>
          </w:p>
        </w:tc>
        <w:tc>
          <w:tcPr>
            <w:tcW w:w="1093" w:type="pct"/>
            <w:vAlign w:val="center"/>
          </w:tcPr>
          <w:p w14:paraId="65157A9F">
            <w:pPr>
              <w:pStyle w:val="30"/>
            </w:pPr>
            <w:r>
              <w:rPr>
                <w:rFonts w:hint="eastAsia"/>
              </w:rPr>
              <w:t>中央企业财务决算报告管理办法（国务院国有资产监督管理委员会令第5号）</w:t>
            </w:r>
          </w:p>
        </w:tc>
        <w:tc>
          <w:tcPr>
            <w:tcW w:w="2878" w:type="pct"/>
            <w:vAlign w:val="center"/>
          </w:tcPr>
          <w:p w14:paraId="040E219F">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3AACE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214CB927">
            <w:pPr>
              <w:pStyle w:val="30"/>
            </w:pPr>
            <w:r>
              <w:rPr>
                <w:rFonts w:hint="eastAsia"/>
              </w:rPr>
              <w:t>42</w:t>
            </w:r>
          </w:p>
        </w:tc>
        <w:tc>
          <w:tcPr>
            <w:tcW w:w="740" w:type="pct"/>
            <w:vAlign w:val="center"/>
          </w:tcPr>
          <w:p w14:paraId="1767C5AB">
            <w:pPr>
              <w:pStyle w:val="30"/>
            </w:pPr>
            <w:r>
              <w:rPr>
                <w:rFonts w:hint="eastAsia"/>
              </w:rPr>
              <w:t>自主品牌占比柱形图</w:t>
            </w:r>
          </w:p>
        </w:tc>
        <w:tc>
          <w:tcPr>
            <w:tcW w:w="1093" w:type="pct"/>
            <w:vAlign w:val="center"/>
          </w:tcPr>
          <w:p w14:paraId="0316E2F4">
            <w:pPr>
              <w:pStyle w:val="30"/>
            </w:pPr>
            <w:r>
              <w:rPr>
                <w:rFonts w:hint="eastAsia"/>
              </w:rPr>
              <w:t>中央企业财务决算报告管理办法（国务院国有资产监督管理委员会令第5号）</w:t>
            </w:r>
          </w:p>
        </w:tc>
        <w:tc>
          <w:tcPr>
            <w:tcW w:w="2878" w:type="pct"/>
            <w:vAlign w:val="center"/>
          </w:tcPr>
          <w:p w14:paraId="200D561A">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78658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15C36D22">
            <w:pPr>
              <w:pStyle w:val="30"/>
            </w:pPr>
            <w:r>
              <w:rPr>
                <w:rFonts w:hint="eastAsia"/>
              </w:rPr>
              <w:t>43</w:t>
            </w:r>
          </w:p>
        </w:tc>
        <w:tc>
          <w:tcPr>
            <w:tcW w:w="740" w:type="pct"/>
            <w:vAlign w:val="center"/>
          </w:tcPr>
          <w:p w14:paraId="053E74CA">
            <w:pPr>
              <w:pStyle w:val="30"/>
            </w:pPr>
            <w:r>
              <w:rPr>
                <w:rFonts w:hint="eastAsia"/>
              </w:rPr>
              <w:t>自主品牌占比表格详情</w:t>
            </w:r>
          </w:p>
        </w:tc>
        <w:tc>
          <w:tcPr>
            <w:tcW w:w="1093" w:type="pct"/>
            <w:vAlign w:val="center"/>
          </w:tcPr>
          <w:p w14:paraId="48132F24">
            <w:pPr>
              <w:pStyle w:val="30"/>
            </w:pPr>
            <w:r>
              <w:rPr>
                <w:rFonts w:hint="eastAsia"/>
              </w:rPr>
              <w:t>中央企业财务决算报告管理办法（国务院国有资产监督管理委员会令第5号）</w:t>
            </w:r>
          </w:p>
        </w:tc>
        <w:tc>
          <w:tcPr>
            <w:tcW w:w="2878" w:type="pct"/>
            <w:vAlign w:val="center"/>
          </w:tcPr>
          <w:p w14:paraId="2304560A">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4CA0A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6B291D5F">
            <w:pPr>
              <w:pStyle w:val="30"/>
            </w:pPr>
            <w:r>
              <w:rPr>
                <w:rFonts w:hint="eastAsia"/>
              </w:rPr>
              <w:t>44</w:t>
            </w:r>
          </w:p>
        </w:tc>
        <w:tc>
          <w:tcPr>
            <w:tcW w:w="740" w:type="pct"/>
            <w:vAlign w:val="center"/>
          </w:tcPr>
          <w:p w14:paraId="2358A858">
            <w:pPr>
              <w:pStyle w:val="30"/>
            </w:pPr>
            <w:r>
              <w:rPr>
                <w:rFonts w:hint="eastAsia"/>
              </w:rPr>
              <w:t>新能源汽车渗透率条形图</w:t>
            </w:r>
          </w:p>
        </w:tc>
        <w:tc>
          <w:tcPr>
            <w:tcW w:w="1093" w:type="pct"/>
            <w:vAlign w:val="center"/>
          </w:tcPr>
          <w:p w14:paraId="1B3F01ED">
            <w:pPr>
              <w:pStyle w:val="30"/>
            </w:pPr>
            <w:r>
              <w:rPr>
                <w:rFonts w:hint="eastAsia"/>
              </w:rPr>
              <w:t>中央企业财务决算报告管理办法（国务院国有资产监督管理委员会令第5号）</w:t>
            </w:r>
          </w:p>
        </w:tc>
        <w:tc>
          <w:tcPr>
            <w:tcW w:w="2878" w:type="pct"/>
            <w:vAlign w:val="center"/>
          </w:tcPr>
          <w:p w14:paraId="5B399F49">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72205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4ABCE1A8">
            <w:pPr>
              <w:pStyle w:val="30"/>
            </w:pPr>
            <w:r>
              <w:rPr>
                <w:rFonts w:hint="eastAsia"/>
              </w:rPr>
              <w:t>45</w:t>
            </w:r>
          </w:p>
        </w:tc>
        <w:tc>
          <w:tcPr>
            <w:tcW w:w="740" w:type="pct"/>
            <w:vAlign w:val="center"/>
          </w:tcPr>
          <w:p w14:paraId="4B29C777">
            <w:pPr>
              <w:pStyle w:val="30"/>
            </w:pPr>
            <w:r>
              <w:rPr>
                <w:rFonts w:hint="eastAsia"/>
              </w:rPr>
              <w:t>新能源汽车渗透率表格详情</w:t>
            </w:r>
          </w:p>
        </w:tc>
        <w:tc>
          <w:tcPr>
            <w:tcW w:w="1093" w:type="pct"/>
            <w:vAlign w:val="center"/>
          </w:tcPr>
          <w:p w14:paraId="1CD60D7A">
            <w:pPr>
              <w:pStyle w:val="30"/>
            </w:pPr>
            <w:r>
              <w:rPr>
                <w:rFonts w:hint="eastAsia"/>
              </w:rPr>
              <w:t>中央企业财务决算报告管理办法（国务院国有资产监督管理委员会令第5号）</w:t>
            </w:r>
          </w:p>
        </w:tc>
        <w:tc>
          <w:tcPr>
            <w:tcW w:w="2878" w:type="pct"/>
            <w:vAlign w:val="center"/>
          </w:tcPr>
          <w:p w14:paraId="5ACFD4B7">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1ED74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5CC45277">
            <w:pPr>
              <w:pStyle w:val="30"/>
            </w:pPr>
            <w:r>
              <w:rPr>
                <w:rFonts w:hint="eastAsia"/>
              </w:rPr>
              <w:t>46</w:t>
            </w:r>
          </w:p>
        </w:tc>
        <w:tc>
          <w:tcPr>
            <w:tcW w:w="740" w:type="pct"/>
            <w:vAlign w:val="center"/>
          </w:tcPr>
          <w:p w14:paraId="729C9A09">
            <w:pPr>
              <w:pStyle w:val="30"/>
            </w:pPr>
            <w:r>
              <w:rPr>
                <w:rFonts w:hint="eastAsia"/>
              </w:rPr>
              <w:t>自主品牌占比柱形图</w:t>
            </w:r>
          </w:p>
        </w:tc>
        <w:tc>
          <w:tcPr>
            <w:tcW w:w="1093" w:type="pct"/>
            <w:vAlign w:val="center"/>
          </w:tcPr>
          <w:p w14:paraId="7CCE404E">
            <w:pPr>
              <w:pStyle w:val="30"/>
            </w:pPr>
            <w:r>
              <w:rPr>
                <w:rFonts w:hint="eastAsia"/>
              </w:rPr>
              <w:t>中央企业财务决算报告管理办法（国务院国有资产监督管理委员会令第5号）</w:t>
            </w:r>
          </w:p>
        </w:tc>
        <w:tc>
          <w:tcPr>
            <w:tcW w:w="2878" w:type="pct"/>
            <w:vAlign w:val="center"/>
          </w:tcPr>
          <w:p w14:paraId="0F85E60D">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6C16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430B4267">
            <w:pPr>
              <w:pStyle w:val="30"/>
            </w:pPr>
            <w:r>
              <w:rPr>
                <w:rFonts w:hint="eastAsia"/>
              </w:rPr>
              <w:t>47</w:t>
            </w:r>
          </w:p>
        </w:tc>
        <w:tc>
          <w:tcPr>
            <w:tcW w:w="740" w:type="pct"/>
            <w:vAlign w:val="center"/>
          </w:tcPr>
          <w:p w14:paraId="21FF4BCD">
            <w:pPr>
              <w:pStyle w:val="30"/>
            </w:pPr>
            <w:r>
              <w:rPr>
                <w:rFonts w:hint="eastAsia"/>
              </w:rPr>
              <w:t>自主品牌占比表格详情</w:t>
            </w:r>
          </w:p>
        </w:tc>
        <w:tc>
          <w:tcPr>
            <w:tcW w:w="1093" w:type="pct"/>
            <w:vAlign w:val="center"/>
          </w:tcPr>
          <w:p w14:paraId="5A0BBDE7">
            <w:pPr>
              <w:pStyle w:val="30"/>
            </w:pPr>
            <w:r>
              <w:rPr>
                <w:rFonts w:hint="eastAsia"/>
              </w:rPr>
              <w:t>中央企业财务决算报告管理办法（国务院国有资产监督管理委员会令第5号）</w:t>
            </w:r>
          </w:p>
        </w:tc>
        <w:tc>
          <w:tcPr>
            <w:tcW w:w="2878" w:type="pct"/>
            <w:vAlign w:val="center"/>
          </w:tcPr>
          <w:p w14:paraId="0F813D3C">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6CF07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42A9ADA5">
            <w:pPr>
              <w:pStyle w:val="30"/>
            </w:pPr>
            <w:r>
              <w:rPr>
                <w:rFonts w:hint="eastAsia"/>
              </w:rPr>
              <w:t>48</w:t>
            </w:r>
          </w:p>
        </w:tc>
        <w:tc>
          <w:tcPr>
            <w:tcW w:w="740" w:type="pct"/>
            <w:vAlign w:val="center"/>
          </w:tcPr>
          <w:p w14:paraId="02777C85">
            <w:pPr>
              <w:pStyle w:val="30"/>
            </w:pPr>
            <w:r>
              <w:rPr>
                <w:rFonts w:hint="eastAsia"/>
              </w:rPr>
              <w:t>经营分析条形图统计</w:t>
            </w:r>
          </w:p>
        </w:tc>
        <w:tc>
          <w:tcPr>
            <w:tcW w:w="1093" w:type="pct"/>
            <w:vAlign w:val="center"/>
          </w:tcPr>
          <w:p w14:paraId="3CF0AB2C">
            <w:pPr>
              <w:pStyle w:val="30"/>
            </w:pPr>
            <w:r>
              <w:rPr>
                <w:rFonts w:hint="eastAsia"/>
              </w:rPr>
              <w:t>中央企业财务决算报告管理办法（国务院国有资产监督管理委员会令第5号）</w:t>
            </w:r>
          </w:p>
        </w:tc>
        <w:tc>
          <w:tcPr>
            <w:tcW w:w="2878" w:type="pct"/>
            <w:vAlign w:val="center"/>
          </w:tcPr>
          <w:p w14:paraId="77E37AF2">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213AD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60FBB9D7">
            <w:pPr>
              <w:pStyle w:val="30"/>
            </w:pPr>
            <w:r>
              <w:rPr>
                <w:rFonts w:hint="eastAsia"/>
              </w:rPr>
              <w:t>49</w:t>
            </w:r>
          </w:p>
        </w:tc>
        <w:tc>
          <w:tcPr>
            <w:tcW w:w="740" w:type="pct"/>
            <w:vAlign w:val="center"/>
          </w:tcPr>
          <w:p w14:paraId="341548E5">
            <w:pPr>
              <w:pStyle w:val="30"/>
            </w:pPr>
            <w:r>
              <w:rPr>
                <w:rFonts w:hint="eastAsia"/>
              </w:rPr>
              <w:t>经营分析表格详情</w:t>
            </w:r>
          </w:p>
        </w:tc>
        <w:tc>
          <w:tcPr>
            <w:tcW w:w="1093" w:type="pct"/>
            <w:vAlign w:val="center"/>
          </w:tcPr>
          <w:p w14:paraId="2F9A403A">
            <w:pPr>
              <w:pStyle w:val="30"/>
            </w:pPr>
            <w:r>
              <w:rPr>
                <w:rFonts w:hint="eastAsia"/>
              </w:rPr>
              <w:t>中央企业财务决算报告管理办法（国务院国有资产监督管理委员会令第5号）</w:t>
            </w:r>
          </w:p>
        </w:tc>
        <w:tc>
          <w:tcPr>
            <w:tcW w:w="2878" w:type="pct"/>
            <w:vAlign w:val="center"/>
          </w:tcPr>
          <w:p w14:paraId="4B9EAC0A">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14D9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68D477DC">
            <w:pPr>
              <w:pStyle w:val="30"/>
            </w:pPr>
            <w:r>
              <w:rPr>
                <w:rFonts w:hint="eastAsia"/>
              </w:rPr>
              <w:t>50</w:t>
            </w:r>
          </w:p>
        </w:tc>
        <w:tc>
          <w:tcPr>
            <w:tcW w:w="740" w:type="pct"/>
            <w:vAlign w:val="center"/>
          </w:tcPr>
          <w:p w14:paraId="3A07269D">
            <w:pPr>
              <w:pStyle w:val="30"/>
            </w:pPr>
            <w:r>
              <w:rPr>
                <w:rFonts w:hint="eastAsia"/>
              </w:rPr>
              <w:t>经济指标汇总</w:t>
            </w:r>
          </w:p>
        </w:tc>
        <w:tc>
          <w:tcPr>
            <w:tcW w:w="1093" w:type="pct"/>
            <w:vAlign w:val="center"/>
          </w:tcPr>
          <w:p w14:paraId="3F6119E5">
            <w:pPr>
              <w:pStyle w:val="30"/>
            </w:pPr>
            <w:r>
              <w:rPr>
                <w:rFonts w:hint="eastAsia"/>
              </w:rPr>
              <w:t>中央企业财务决算报告管理办法（国务院国有资产监督管理委员会令第5号）</w:t>
            </w:r>
          </w:p>
        </w:tc>
        <w:tc>
          <w:tcPr>
            <w:tcW w:w="2878" w:type="pct"/>
            <w:vAlign w:val="center"/>
          </w:tcPr>
          <w:p w14:paraId="0B2B3D43">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413B0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06DA6D34">
            <w:pPr>
              <w:pStyle w:val="30"/>
            </w:pPr>
            <w:r>
              <w:rPr>
                <w:rFonts w:hint="eastAsia"/>
              </w:rPr>
              <w:t>51</w:t>
            </w:r>
          </w:p>
        </w:tc>
        <w:tc>
          <w:tcPr>
            <w:tcW w:w="740" w:type="pct"/>
            <w:vAlign w:val="center"/>
          </w:tcPr>
          <w:p w14:paraId="049C2442">
            <w:pPr>
              <w:pStyle w:val="30"/>
            </w:pPr>
            <w:r>
              <w:rPr>
                <w:rFonts w:hint="eastAsia"/>
              </w:rPr>
              <w:t>经济指标详情</w:t>
            </w:r>
          </w:p>
        </w:tc>
        <w:tc>
          <w:tcPr>
            <w:tcW w:w="1093" w:type="pct"/>
            <w:vAlign w:val="center"/>
          </w:tcPr>
          <w:p w14:paraId="7527AC93">
            <w:pPr>
              <w:pStyle w:val="30"/>
            </w:pPr>
            <w:r>
              <w:rPr>
                <w:rFonts w:hint="eastAsia"/>
              </w:rPr>
              <w:t>中央企业财务决算报告管理办法（国务院国有资产监督管理委员会令第5号）</w:t>
            </w:r>
          </w:p>
        </w:tc>
        <w:tc>
          <w:tcPr>
            <w:tcW w:w="2878" w:type="pct"/>
            <w:vAlign w:val="center"/>
          </w:tcPr>
          <w:p w14:paraId="0E1470E0">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306B6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0FFDC7C8">
            <w:pPr>
              <w:pStyle w:val="30"/>
            </w:pPr>
            <w:r>
              <w:rPr>
                <w:rFonts w:hint="eastAsia"/>
              </w:rPr>
              <w:t>52</w:t>
            </w:r>
          </w:p>
        </w:tc>
        <w:tc>
          <w:tcPr>
            <w:tcW w:w="740" w:type="pct"/>
            <w:vAlign w:val="center"/>
          </w:tcPr>
          <w:p w14:paraId="15E5FCD4">
            <w:pPr>
              <w:pStyle w:val="30"/>
            </w:pPr>
            <w:r>
              <w:rPr>
                <w:rFonts w:hint="eastAsia"/>
              </w:rPr>
              <w:t>业务板块详情</w:t>
            </w:r>
          </w:p>
        </w:tc>
        <w:tc>
          <w:tcPr>
            <w:tcW w:w="1093" w:type="pct"/>
            <w:vAlign w:val="center"/>
          </w:tcPr>
          <w:p w14:paraId="33211B32">
            <w:pPr>
              <w:pStyle w:val="30"/>
            </w:pPr>
            <w:r>
              <w:rPr>
                <w:rFonts w:hint="eastAsia"/>
              </w:rPr>
              <w:t>中央企业财务决算报告管理办法（国务院国有资产监督管理委员会令第5号）</w:t>
            </w:r>
          </w:p>
        </w:tc>
        <w:tc>
          <w:tcPr>
            <w:tcW w:w="2878" w:type="pct"/>
            <w:vAlign w:val="center"/>
          </w:tcPr>
          <w:p w14:paraId="181D2043">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0096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2481AF80">
            <w:pPr>
              <w:pStyle w:val="30"/>
            </w:pPr>
            <w:r>
              <w:rPr>
                <w:rFonts w:hint="eastAsia"/>
              </w:rPr>
              <w:t>53</w:t>
            </w:r>
          </w:p>
        </w:tc>
        <w:tc>
          <w:tcPr>
            <w:tcW w:w="740" w:type="pct"/>
            <w:vAlign w:val="center"/>
          </w:tcPr>
          <w:p w14:paraId="1E369460">
            <w:pPr>
              <w:pStyle w:val="30"/>
            </w:pPr>
            <w:r>
              <w:rPr>
                <w:rFonts w:hint="eastAsia"/>
              </w:rPr>
              <w:t>财务指标全览</w:t>
            </w:r>
          </w:p>
        </w:tc>
        <w:tc>
          <w:tcPr>
            <w:tcW w:w="1093" w:type="pct"/>
            <w:vAlign w:val="center"/>
          </w:tcPr>
          <w:p w14:paraId="2EE6D64E">
            <w:pPr>
              <w:pStyle w:val="30"/>
            </w:pPr>
            <w:r>
              <w:rPr>
                <w:rFonts w:hint="eastAsia"/>
              </w:rPr>
              <w:t>中央企业财务决算报告管理办法（国务院国有资产监督管理委员会令第5号）</w:t>
            </w:r>
          </w:p>
        </w:tc>
        <w:tc>
          <w:tcPr>
            <w:tcW w:w="2878" w:type="pct"/>
            <w:vAlign w:val="center"/>
          </w:tcPr>
          <w:p w14:paraId="68B84759">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512A7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195AE469">
            <w:pPr>
              <w:pStyle w:val="30"/>
            </w:pPr>
            <w:r>
              <w:rPr>
                <w:rFonts w:hint="eastAsia"/>
              </w:rPr>
              <w:t>54</w:t>
            </w:r>
          </w:p>
        </w:tc>
        <w:tc>
          <w:tcPr>
            <w:tcW w:w="740" w:type="pct"/>
            <w:vAlign w:val="center"/>
          </w:tcPr>
          <w:p w14:paraId="4EF95A40">
            <w:pPr>
              <w:pStyle w:val="30"/>
            </w:pPr>
            <w:r>
              <w:rPr>
                <w:rFonts w:hint="eastAsia"/>
              </w:rPr>
              <w:t>业务指标汇总</w:t>
            </w:r>
          </w:p>
        </w:tc>
        <w:tc>
          <w:tcPr>
            <w:tcW w:w="1093" w:type="pct"/>
            <w:vAlign w:val="center"/>
          </w:tcPr>
          <w:p w14:paraId="4F0820E1">
            <w:pPr>
              <w:pStyle w:val="30"/>
            </w:pPr>
            <w:r>
              <w:rPr>
                <w:rFonts w:hint="eastAsia"/>
              </w:rPr>
              <w:t>中央企业财务决算报告管理办法（国务院国有资产监督管理委员会令第5号）</w:t>
            </w:r>
          </w:p>
        </w:tc>
        <w:tc>
          <w:tcPr>
            <w:tcW w:w="2878" w:type="pct"/>
            <w:vAlign w:val="center"/>
          </w:tcPr>
          <w:p w14:paraId="05E22ECF">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6F1C1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6446701F">
            <w:pPr>
              <w:pStyle w:val="30"/>
            </w:pPr>
            <w:r>
              <w:rPr>
                <w:rFonts w:hint="eastAsia"/>
              </w:rPr>
              <w:t>55</w:t>
            </w:r>
          </w:p>
        </w:tc>
        <w:tc>
          <w:tcPr>
            <w:tcW w:w="740" w:type="pct"/>
            <w:vAlign w:val="center"/>
          </w:tcPr>
          <w:p w14:paraId="7D483BFC">
            <w:pPr>
              <w:pStyle w:val="30"/>
            </w:pPr>
            <w:r>
              <w:rPr>
                <w:rFonts w:hint="eastAsia"/>
              </w:rPr>
              <w:t>新承接订单（装备类、工程类）柱形图</w:t>
            </w:r>
          </w:p>
        </w:tc>
        <w:tc>
          <w:tcPr>
            <w:tcW w:w="1093" w:type="pct"/>
            <w:vAlign w:val="center"/>
          </w:tcPr>
          <w:p w14:paraId="573233DF">
            <w:pPr>
              <w:pStyle w:val="30"/>
            </w:pPr>
            <w:r>
              <w:rPr>
                <w:rFonts w:hint="eastAsia"/>
              </w:rPr>
              <w:t>中央企业财务决算报告管理办法（国务院国有资产监督管理委员会令第5号）</w:t>
            </w:r>
          </w:p>
        </w:tc>
        <w:tc>
          <w:tcPr>
            <w:tcW w:w="2878" w:type="pct"/>
            <w:vAlign w:val="center"/>
          </w:tcPr>
          <w:p w14:paraId="3BFCDFA2">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7E188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2413C02D">
            <w:pPr>
              <w:pStyle w:val="30"/>
            </w:pPr>
            <w:r>
              <w:rPr>
                <w:rFonts w:hint="eastAsia"/>
              </w:rPr>
              <w:t>56</w:t>
            </w:r>
          </w:p>
        </w:tc>
        <w:tc>
          <w:tcPr>
            <w:tcW w:w="740" w:type="pct"/>
            <w:vAlign w:val="center"/>
          </w:tcPr>
          <w:p w14:paraId="24C03C77">
            <w:pPr>
              <w:pStyle w:val="30"/>
            </w:pPr>
            <w:r>
              <w:rPr>
                <w:rFonts w:hint="eastAsia"/>
              </w:rPr>
              <w:t>新承接订单（装备类、工程类）表格详情</w:t>
            </w:r>
          </w:p>
        </w:tc>
        <w:tc>
          <w:tcPr>
            <w:tcW w:w="1093" w:type="pct"/>
            <w:vAlign w:val="center"/>
          </w:tcPr>
          <w:p w14:paraId="7DDC6AF5">
            <w:pPr>
              <w:pStyle w:val="30"/>
            </w:pPr>
            <w:r>
              <w:rPr>
                <w:rFonts w:hint="eastAsia"/>
              </w:rPr>
              <w:t>中央企业财务决算报告管理办法（国务院国有资产监督管理委员会令第5号）</w:t>
            </w:r>
          </w:p>
        </w:tc>
        <w:tc>
          <w:tcPr>
            <w:tcW w:w="2878" w:type="pct"/>
            <w:vAlign w:val="center"/>
          </w:tcPr>
          <w:p w14:paraId="0C002F05">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66D57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0E63373B">
            <w:pPr>
              <w:pStyle w:val="30"/>
            </w:pPr>
            <w:r>
              <w:rPr>
                <w:rFonts w:hint="eastAsia"/>
              </w:rPr>
              <w:t>57</w:t>
            </w:r>
          </w:p>
        </w:tc>
        <w:tc>
          <w:tcPr>
            <w:tcW w:w="740" w:type="pct"/>
            <w:vAlign w:val="center"/>
          </w:tcPr>
          <w:p w14:paraId="0F4A901A">
            <w:pPr>
              <w:pStyle w:val="30"/>
            </w:pPr>
            <w:r>
              <w:rPr>
                <w:rFonts w:hint="eastAsia"/>
              </w:rPr>
              <w:t>风电产品交付量柱形图</w:t>
            </w:r>
          </w:p>
        </w:tc>
        <w:tc>
          <w:tcPr>
            <w:tcW w:w="1093" w:type="pct"/>
            <w:vAlign w:val="center"/>
          </w:tcPr>
          <w:p w14:paraId="3A86FBBB">
            <w:pPr>
              <w:pStyle w:val="30"/>
            </w:pPr>
            <w:r>
              <w:rPr>
                <w:rFonts w:hint="eastAsia"/>
              </w:rPr>
              <w:t>中央企业财务决算报告管理办法（国务院国有资产监督管理委员会令第5号）</w:t>
            </w:r>
          </w:p>
        </w:tc>
        <w:tc>
          <w:tcPr>
            <w:tcW w:w="2878" w:type="pct"/>
            <w:vAlign w:val="center"/>
          </w:tcPr>
          <w:p w14:paraId="6773F6F1">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2340A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271ECB1B">
            <w:pPr>
              <w:pStyle w:val="30"/>
            </w:pPr>
            <w:r>
              <w:rPr>
                <w:rFonts w:hint="eastAsia"/>
              </w:rPr>
              <w:t>58</w:t>
            </w:r>
          </w:p>
        </w:tc>
        <w:tc>
          <w:tcPr>
            <w:tcW w:w="740" w:type="pct"/>
            <w:vAlign w:val="center"/>
          </w:tcPr>
          <w:p w14:paraId="636294FC">
            <w:pPr>
              <w:pStyle w:val="30"/>
            </w:pPr>
            <w:r>
              <w:rPr>
                <w:rFonts w:hint="eastAsia"/>
              </w:rPr>
              <w:t>风电产品交付量表格详情</w:t>
            </w:r>
          </w:p>
        </w:tc>
        <w:tc>
          <w:tcPr>
            <w:tcW w:w="1093" w:type="pct"/>
            <w:vAlign w:val="center"/>
          </w:tcPr>
          <w:p w14:paraId="57FA8101">
            <w:pPr>
              <w:pStyle w:val="30"/>
            </w:pPr>
            <w:r>
              <w:rPr>
                <w:rFonts w:hint="eastAsia"/>
              </w:rPr>
              <w:t>中央企业财务决算报告管理办法（国务院国有资产监督管理委员会令第5号）</w:t>
            </w:r>
          </w:p>
        </w:tc>
        <w:tc>
          <w:tcPr>
            <w:tcW w:w="2878" w:type="pct"/>
            <w:vAlign w:val="center"/>
          </w:tcPr>
          <w:p w14:paraId="4033EE10">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21513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028BB01B">
            <w:pPr>
              <w:pStyle w:val="30"/>
            </w:pPr>
            <w:r>
              <w:rPr>
                <w:rFonts w:hint="eastAsia"/>
              </w:rPr>
              <w:t>59</w:t>
            </w:r>
          </w:p>
        </w:tc>
        <w:tc>
          <w:tcPr>
            <w:tcW w:w="740" w:type="pct"/>
            <w:vAlign w:val="center"/>
          </w:tcPr>
          <w:p w14:paraId="43EFAB3D">
            <w:pPr>
              <w:pStyle w:val="30"/>
            </w:pPr>
            <w:r>
              <w:rPr>
                <w:rFonts w:hint="eastAsia"/>
              </w:rPr>
              <w:t>电梯销量柱形图</w:t>
            </w:r>
          </w:p>
        </w:tc>
        <w:tc>
          <w:tcPr>
            <w:tcW w:w="1093" w:type="pct"/>
            <w:vAlign w:val="center"/>
          </w:tcPr>
          <w:p w14:paraId="5C891C2D">
            <w:pPr>
              <w:pStyle w:val="30"/>
            </w:pPr>
            <w:r>
              <w:rPr>
                <w:rFonts w:hint="eastAsia"/>
              </w:rPr>
              <w:t>中央企业财务决算报告管理办法（国务院国有资产监督管理委员会令第5号）</w:t>
            </w:r>
          </w:p>
        </w:tc>
        <w:tc>
          <w:tcPr>
            <w:tcW w:w="2878" w:type="pct"/>
            <w:vAlign w:val="center"/>
          </w:tcPr>
          <w:p w14:paraId="130AD31A">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21588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44AC56CE">
            <w:pPr>
              <w:pStyle w:val="30"/>
            </w:pPr>
            <w:r>
              <w:rPr>
                <w:rFonts w:hint="eastAsia"/>
              </w:rPr>
              <w:t>60</w:t>
            </w:r>
          </w:p>
        </w:tc>
        <w:tc>
          <w:tcPr>
            <w:tcW w:w="740" w:type="pct"/>
            <w:vAlign w:val="center"/>
          </w:tcPr>
          <w:p w14:paraId="228AE8E4">
            <w:pPr>
              <w:pStyle w:val="30"/>
            </w:pPr>
            <w:r>
              <w:rPr>
                <w:rFonts w:hint="eastAsia"/>
              </w:rPr>
              <w:t>电梯销量表格详情</w:t>
            </w:r>
          </w:p>
        </w:tc>
        <w:tc>
          <w:tcPr>
            <w:tcW w:w="1093" w:type="pct"/>
            <w:vAlign w:val="center"/>
          </w:tcPr>
          <w:p w14:paraId="46153451">
            <w:pPr>
              <w:pStyle w:val="30"/>
            </w:pPr>
            <w:r>
              <w:rPr>
                <w:rFonts w:hint="eastAsia"/>
              </w:rPr>
              <w:t>中央企业财务决算报告管理办法（国务院国有资产监督管理委员会令第5号）</w:t>
            </w:r>
          </w:p>
        </w:tc>
        <w:tc>
          <w:tcPr>
            <w:tcW w:w="2878" w:type="pct"/>
            <w:vAlign w:val="center"/>
          </w:tcPr>
          <w:p w14:paraId="3684D7D3">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19F4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5D8C810A">
            <w:pPr>
              <w:pStyle w:val="30"/>
            </w:pPr>
            <w:r>
              <w:rPr>
                <w:rFonts w:hint="eastAsia"/>
              </w:rPr>
              <w:t>61</w:t>
            </w:r>
          </w:p>
        </w:tc>
        <w:tc>
          <w:tcPr>
            <w:tcW w:w="740" w:type="pct"/>
            <w:vAlign w:val="center"/>
          </w:tcPr>
          <w:p w14:paraId="723F4861">
            <w:pPr>
              <w:pStyle w:val="30"/>
            </w:pPr>
            <w:r>
              <w:rPr>
                <w:rFonts w:hint="eastAsia"/>
              </w:rPr>
              <w:t>输配电元器件销量条形图</w:t>
            </w:r>
          </w:p>
        </w:tc>
        <w:tc>
          <w:tcPr>
            <w:tcW w:w="1093" w:type="pct"/>
            <w:vAlign w:val="center"/>
          </w:tcPr>
          <w:p w14:paraId="00C892B9">
            <w:pPr>
              <w:pStyle w:val="30"/>
            </w:pPr>
            <w:r>
              <w:rPr>
                <w:rFonts w:hint="eastAsia"/>
              </w:rPr>
              <w:t>中央企业财务决算报告管理办法（国务院国有资产监督管理委员会令第5号）</w:t>
            </w:r>
          </w:p>
        </w:tc>
        <w:tc>
          <w:tcPr>
            <w:tcW w:w="2878" w:type="pct"/>
            <w:vAlign w:val="center"/>
          </w:tcPr>
          <w:p w14:paraId="29B182D3">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30F05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56E9FD10">
            <w:pPr>
              <w:pStyle w:val="30"/>
            </w:pPr>
            <w:r>
              <w:rPr>
                <w:rFonts w:hint="eastAsia"/>
              </w:rPr>
              <w:t>62</w:t>
            </w:r>
          </w:p>
        </w:tc>
        <w:tc>
          <w:tcPr>
            <w:tcW w:w="740" w:type="pct"/>
            <w:vAlign w:val="center"/>
          </w:tcPr>
          <w:p w14:paraId="699E4203">
            <w:pPr>
              <w:pStyle w:val="30"/>
            </w:pPr>
            <w:r>
              <w:rPr>
                <w:rFonts w:hint="eastAsia"/>
              </w:rPr>
              <w:t>输配电元器件销量表格详情</w:t>
            </w:r>
          </w:p>
        </w:tc>
        <w:tc>
          <w:tcPr>
            <w:tcW w:w="1093" w:type="pct"/>
            <w:vAlign w:val="center"/>
          </w:tcPr>
          <w:p w14:paraId="77576486">
            <w:pPr>
              <w:pStyle w:val="30"/>
            </w:pPr>
            <w:r>
              <w:rPr>
                <w:rFonts w:hint="eastAsia"/>
              </w:rPr>
              <w:t>中央企业财务决算报告管理办法（国务院国有资产监督管理委员会令第5号）</w:t>
            </w:r>
          </w:p>
        </w:tc>
        <w:tc>
          <w:tcPr>
            <w:tcW w:w="2878" w:type="pct"/>
            <w:vAlign w:val="center"/>
          </w:tcPr>
          <w:p w14:paraId="6EB8570C">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48363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0F382E4A">
            <w:pPr>
              <w:pStyle w:val="30"/>
            </w:pPr>
            <w:r>
              <w:rPr>
                <w:rFonts w:hint="eastAsia"/>
              </w:rPr>
              <w:t>63</w:t>
            </w:r>
          </w:p>
        </w:tc>
        <w:tc>
          <w:tcPr>
            <w:tcW w:w="740" w:type="pct"/>
            <w:vAlign w:val="center"/>
          </w:tcPr>
          <w:p w14:paraId="79549184">
            <w:pPr>
              <w:pStyle w:val="30"/>
            </w:pPr>
            <w:r>
              <w:rPr>
                <w:rFonts w:hint="eastAsia"/>
              </w:rPr>
              <w:t>锅炉销量柱形图</w:t>
            </w:r>
          </w:p>
        </w:tc>
        <w:tc>
          <w:tcPr>
            <w:tcW w:w="1093" w:type="pct"/>
            <w:vAlign w:val="center"/>
          </w:tcPr>
          <w:p w14:paraId="3C5F5D7B">
            <w:pPr>
              <w:pStyle w:val="30"/>
            </w:pPr>
            <w:r>
              <w:rPr>
                <w:rFonts w:hint="eastAsia"/>
              </w:rPr>
              <w:t>中央企业财务决算报告管理办法（国务院国有资产监督管理委员会令第5号）</w:t>
            </w:r>
          </w:p>
        </w:tc>
        <w:tc>
          <w:tcPr>
            <w:tcW w:w="2878" w:type="pct"/>
            <w:vAlign w:val="center"/>
          </w:tcPr>
          <w:p w14:paraId="3191FA25">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12A76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639D2F32">
            <w:pPr>
              <w:pStyle w:val="30"/>
            </w:pPr>
            <w:r>
              <w:rPr>
                <w:rFonts w:hint="eastAsia"/>
              </w:rPr>
              <w:t>64</w:t>
            </w:r>
          </w:p>
        </w:tc>
        <w:tc>
          <w:tcPr>
            <w:tcW w:w="740" w:type="pct"/>
            <w:vAlign w:val="center"/>
          </w:tcPr>
          <w:p w14:paraId="202883F5">
            <w:pPr>
              <w:pStyle w:val="30"/>
            </w:pPr>
            <w:r>
              <w:rPr>
                <w:rFonts w:hint="eastAsia"/>
              </w:rPr>
              <w:t>锅炉销量表格详情</w:t>
            </w:r>
          </w:p>
        </w:tc>
        <w:tc>
          <w:tcPr>
            <w:tcW w:w="1093" w:type="pct"/>
            <w:vAlign w:val="center"/>
          </w:tcPr>
          <w:p w14:paraId="4D5B0BF8">
            <w:pPr>
              <w:pStyle w:val="30"/>
            </w:pPr>
            <w:r>
              <w:rPr>
                <w:rFonts w:hint="eastAsia"/>
              </w:rPr>
              <w:t>中央企业财务决算报告管理办法（国务院国有资产监督管理委员会令第5号）</w:t>
            </w:r>
          </w:p>
        </w:tc>
        <w:tc>
          <w:tcPr>
            <w:tcW w:w="2878" w:type="pct"/>
            <w:vAlign w:val="center"/>
          </w:tcPr>
          <w:p w14:paraId="38E70B40">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44F4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3C393764">
            <w:pPr>
              <w:pStyle w:val="30"/>
            </w:pPr>
            <w:r>
              <w:rPr>
                <w:rFonts w:hint="eastAsia"/>
              </w:rPr>
              <w:t>65</w:t>
            </w:r>
          </w:p>
        </w:tc>
        <w:tc>
          <w:tcPr>
            <w:tcW w:w="740" w:type="pct"/>
            <w:vAlign w:val="center"/>
          </w:tcPr>
          <w:p w14:paraId="7A0EC8C6">
            <w:pPr>
              <w:pStyle w:val="30"/>
            </w:pPr>
            <w:r>
              <w:rPr>
                <w:rFonts w:hint="eastAsia"/>
              </w:rPr>
              <w:t>燃气轮机销量柱形图</w:t>
            </w:r>
          </w:p>
        </w:tc>
        <w:tc>
          <w:tcPr>
            <w:tcW w:w="1093" w:type="pct"/>
            <w:vAlign w:val="center"/>
          </w:tcPr>
          <w:p w14:paraId="24393EC8">
            <w:pPr>
              <w:pStyle w:val="30"/>
            </w:pPr>
            <w:r>
              <w:rPr>
                <w:rFonts w:hint="eastAsia"/>
              </w:rPr>
              <w:t>中央企业财务决算报告管理办法（国务院国有资产监督管理委员会令第5号）</w:t>
            </w:r>
          </w:p>
        </w:tc>
        <w:tc>
          <w:tcPr>
            <w:tcW w:w="2878" w:type="pct"/>
            <w:vAlign w:val="center"/>
          </w:tcPr>
          <w:p w14:paraId="432A3308">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6C508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75A3FA41">
            <w:pPr>
              <w:pStyle w:val="30"/>
            </w:pPr>
            <w:r>
              <w:rPr>
                <w:rFonts w:hint="eastAsia"/>
              </w:rPr>
              <w:t>66</w:t>
            </w:r>
          </w:p>
        </w:tc>
        <w:tc>
          <w:tcPr>
            <w:tcW w:w="740" w:type="pct"/>
            <w:vAlign w:val="center"/>
          </w:tcPr>
          <w:p w14:paraId="2EC488B3">
            <w:pPr>
              <w:pStyle w:val="30"/>
            </w:pPr>
            <w:r>
              <w:rPr>
                <w:rFonts w:hint="eastAsia"/>
              </w:rPr>
              <w:t>燃气轮机销量表格详情</w:t>
            </w:r>
          </w:p>
        </w:tc>
        <w:tc>
          <w:tcPr>
            <w:tcW w:w="1093" w:type="pct"/>
            <w:vAlign w:val="center"/>
          </w:tcPr>
          <w:p w14:paraId="44BD02E2">
            <w:pPr>
              <w:pStyle w:val="30"/>
            </w:pPr>
            <w:r>
              <w:rPr>
                <w:rFonts w:hint="eastAsia"/>
              </w:rPr>
              <w:t>中央企业财务决算报告管理办法（国务院国有资产监督管理委员会令第5号）</w:t>
            </w:r>
          </w:p>
        </w:tc>
        <w:tc>
          <w:tcPr>
            <w:tcW w:w="2878" w:type="pct"/>
            <w:vAlign w:val="center"/>
          </w:tcPr>
          <w:p w14:paraId="2224795C">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75370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699AE345">
            <w:pPr>
              <w:pStyle w:val="30"/>
            </w:pPr>
            <w:r>
              <w:rPr>
                <w:rFonts w:hint="eastAsia"/>
              </w:rPr>
              <w:t>67</w:t>
            </w:r>
          </w:p>
        </w:tc>
        <w:tc>
          <w:tcPr>
            <w:tcW w:w="740" w:type="pct"/>
            <w:vAlign w:val="center"/>
          </w:tcPr>
          <w:p w14:paraId="760DC161">
            <w:pPr>
              <w:pStyle w:val="30"/>
            </w:pPr>
            <w:r>
              <w:rPr>
                <w:rFonts w:hint="eastAsia"/>
              </w:rPr>
              <w:t>经营分析条形图</w:t>
            </w:r>
          </w:p>
        </w:tc>
        <w:tc>
          <w:tcPr>
            <w:tcW w:w="1093" w:type="pct"/>
            <w:vAlign w:val="center"/>
          </w:tcPr>
          <w:p w14:paraId="08C094FC">
            <w:pPr>
              <w:pStyle w:val="30"/>
            </w:pPr>
            <w:r>
              <w:rPr>
                <w:rFonts w:hint="eastAsia"/>
              </w:rPr>
              <w:t>中央企业财务决算报告管理办法（国务院国有资产监督管理委员会令第5号）</w:t>
            </w:r>
          </w:p>
        </w:tc>
        <w:tc>
          <w:tcPr>
            <w:tcW w:w="2878" w:type="pct"/>
            <w:vAlign w:val="center"/>
          </w:tcPr>
          <w:p w14:paraId="5F204D01">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7ECC2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5B339858">
            <w:pPr>
              <w:pStyle w:val="30"/>
            </w:pPr>
            <w:r>
              <w:rPr>
                <w:rFonts w:hint="eastAsia"/>
              </w:rPr>
              <w:t>68</w:t>
            </w:r>
          </w:p>
        </w:tc>
        <w:tc>
          <w:tcPr>
            <w:tcW w:w="740" w:type="pct"/>
            <w:vAlign w:val="center"/>
          </w:tcPr>
          <w:p w14:paraId="65684374">
            <w:pPr>
              <w:pStyle w:val="30"/>
            </w:pPr>
            <w:r>
              <w:rPr>
                <w:rFonts w:hint="eastAsia"/>
              </w:rPr>
              <w:t>经营分析表格详情</w:t>
            </w:r>
          </w:p>
        </w:tc>
        <w:tc>
          <w:tcPr>
            <w:tcW w:w="1093" w:type="pct"/>
            <w:vAlign w:val="center"/>
          </w:tcPr>
          <w:p w14:paraId="6BF0B106">
            <w:pPr>
              <w:pStyle w:val="30"/>
            </w:pPr>
            <w:r>
              <w:rPr>
                <w:rFonts w:hint="eastAsia"/>
              </w:rPr>
              <w:t>中央企业财务决算报告管理办法（国务院国有资产监督管理委员会令第5号）</w:t>
            </w:r>
          </w:p>
        </w:tc>
        <w:tc>
          <w:tcPr>
            <w:tcW w:w="2878" w:type="pct"/>
            <w:vAlign w:val="center"/>
          </w:tcPr>
          <w:p w14:paraId="0BC42500">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735A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7821B3AE">
            <w:pPr>
              <w:pStyle w:val="30"/>
            </w:pPr>
            <w:r>
              <w:rPr>
                <w:rFonts w:hint="eastAsia"/>
              </w:rPr>
              <w:t>69</w:t>
            </w:r>
          </w:p>
        </w:tc>
        <w:tc>
          <w:tcPr>
            <w:tcW w:w="740" w:type="pct"/>
            <w:vAlign w:val="center"/>
          </w:tcPr>
          <w:p w14:paraId="3FF70FA0">
            <w:pPr>
              <w:pStyle w:val="30"/>
            </w:pPr>
            <w:r>
              <w:rPr>
                <w:rFonts w:hint="eastAsia"/>
              </w:rPr>
              <w:t>业务指标-食品板块</w:t>
            </w:r>
          </w:p>
        </w:tc>
        <w:tc>
          <w:tcPr>
            <w:tcW w:w="1093" w:type="pct"/>
            <w:vAlign w:val="center"/>
          </w:tcPr>
          <w:p w14:paraId="041F38E2">
            <w:pPr>
              <w:pStyle w:val="30"/>
            </w:pPr>
            <w:r>
              <w:rPr>
                <w:rFonts w:hint="eastAsia"/>
              </w:rPr>
              <w:t>中央企业财务决算报告管理办法（国务院国有资产监督管理委员会令第5号）</w:t>
            </w:r>
          </w:p>
        </w:tc>
        <w:tc>
          <w:tcPr>
            <w:tcW w:w="2878" w:type="pct"/>
            <w:vAlign w:val="center"/>
          </w:tcPr>
          <w:p w14:paraId="3CD5DBB7">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30AAA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7FC4B04D">
            <w:pPr>
              <w:pStyle w:val="30"/>
            </w:pPr>
            <w:r>
              <w:rPr>
                <w:rFonts w:hint="eastAsia"/>
              </w:rPr>
              <w:t>70</w:t>
            </w:r>
          </w:p>
        </w:tc>
        <w:tc>
          <w:tcPr>
            <w:tcW w:w="740" w:type="pct"/>
            <w:vAlign w:val="center"/>
          </w:tcPr>
          <w:p w14:paraId="37AC75FB">
            <w:pPr>
              <w:pStyle w:val="30"/>
            </w:pPr>
            <w:r>
              <w:rPr>
                <w:rFonts w:hint="eastAsia"/>
              </w:rPr>
              <w:t>业务指标-房产板块</w:t>
            </w:r>
          </w:p>
        </w:tc>
        <w:tc>
          <w:tcPr>
            <w:tcW w:w="1093" w:type="pct"/>
            <w:vAlign w:val="center"/>
          </w:tcPr>
          <w:p w14:paraId="6E36E956">
            <w:pPr>
              <w:pStyle w:val="30"/>
            </w:pPr>
            <w:r>
              <w:rPr>
                <w:rFonts w:hint="eastAsia"/>
              </w:rPr>
              <w:t>中央企业财务决算报告管理办法（国务院国有资产监督管理委员会令第5号）</w:t>
            </w:r>
          </w:p>
        </w:tc>
        <w:tc>
          <w:tcPr>
            <w:tcW w:w="2878" w:type="pct"/>
            <w:vAlign w:val="center"/>
          </w:tcPr>
          <w:p w14:paraId="4BA26933">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r w14:paraId="6CC8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8" w:hRule="atLeast"/>
          <w:jc w:val="center"/>
        </w:trPr>
        <w:tc>
          <w:tcPr>
            <w:tcW w:w="288" w:type="pct"/>
            <w:vAlign w:val="center"/>
          </w:tcPr>
          <w:p w14:paraId="1D8F1BB8">
            <w:pPr>
              <w:pStyle w:val="30"/>
            </w:pPr>
            <w:r>
              <w:rPr>
                <w:rFonts w:hint="eastAsia"/>
              </w:rPr>
              <w:t>71</w:t>
            </w:r>
          </w:p>
        </w:tc>
        <w:tc>
          <w:tcPr>
            <w:tcW w:w="740" w:type="pct"/>
            <w:vAlign w:val="center"/>
          </w:tcPr>
          <w:p w14:paraId="1627250F">
            <w:pPr>
              <w:pStyle w:val="30"/>
            </w:pPr>
            <w:r>
              <w:rPr>
                <w:rFonts w:hint="eastAsia"/>
              </w:rPr>
              <w:t>业务指标-原料价格</w:t>
            </w:r>
          </w:p>
        </w:tc>
        <w:tc>
          <w:tcPr>
            <w:tcW w:w="1093" w:type="pct"/>
            <w:vAlign w:val="center"/>
          </w:tcPr>
          <w:p w14:paraId="76C5614D">
            <w:pPr>
              <w:pStyle w:val="30"/>
            </w:pPr>
            <w:r>
              <w:rPr>
                <w:rFonts w:hint="eastAsia"/>
              </w:rPr>
              <w:t>中央企业财务决算报告管理办法（国务院国有资产监督管理委员会令第5号）</w:t>
            </w:r>
          </w:p>
        </w:tc>
        <w:tc>
          <w:tcPr>
            <w:tcW w:w="2878" w:type="pct"/>
            <w:vAlign w:val="center"/>
          </w:tcPr>
          <w:p w14:paraId="0D32B14D">
            <w:pPr>
              <w:pStyle w:val="30"/>
            </w:pPr>
            <w:r>
              <w:rPr>
                <w:rFonts w:hint="eastAsia"/>
              </w:rPr>
              <w:t>为加强国务院国有资产监督管理委员会（以下简称国资委）所出资企业（以下简称企业）的财务监督，规范企业年度财务决算报告编制工作，全面了解和掌握企业资产质量、经营效益状况，依据《企业国有资产监督管理暂行条例》和国家有关财务会计制度规定，制定本办法。</w:t>
            </w:r>
          </w:p>
        </w:tc>
      </w:tr>
    </w:tbl>
    <w:p w14:paraId="63044000">
      <w:pPr>
        <w:ind w:firstLine="480"/>
        <w:rPr>
          <w:rFonts w:cs="Times New Roman"/>
        </w:rPr>
      </w:pPr>
    </w:p>
    <w:p w14:paraId="35183650">
      <w:pPr>
        <w:pStyle w:val="5"/>
        <w:numPr>
          <w:ilvl w:val="3"/>
          <w:numId w:val="0"/>
        </w:numPr>
      </w:pPr>
      <w:r>
        <w:rPr>
          <w:rFonts w:hint="eastAsia" w:cs="宋体"/>
        </w:rPr>
        <w:t xml:space="preserve">4.1.2.8  </w:t>
      </w:r>
      <w:r>
        <w:rPr>
          <w:rFonts w:hint="eastAsia"/>
        </w:rPr>
        <w:t>国资经营预算管理子系统</w:t>
      </w:r>
    </w:p>
    <w:p w14:paraId="7CE86DA1">
      <w:pPr>
        <w:pStyle w:val="22"/>
        <w:numPr>
          <w:ilvl w:val="8"/>
          <w:numId w:val="0"/>
        </w:numPr>
        <w:rPr>
          <w:rFonts w:hint="default"/>
        </w:rPr>
      </w:pPr>
      <w:r>
        <w:rPr>
          <w:rFonts w:hint="default" w:cs="Times New Roman"/>
        </w:rPr>
        <w:t xml:space="preserve">表4.7  </w:t>
      </w:r>
      <w:r>
        <w:t>政策对照清单</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7"/>
        <w:gridCol w:w="1064"/>
        <w:gridCol w:w="1375"/>
        <w:gridCol w:w="5541"/>
        <w:gridCol w:w="15"/>
      </w:tblGrid>
      <w:tr w14:paraId="44DC5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0" w:type="auto"/>
            <w:vMerge w:val="restart"/>
            <w:vAlign w:val="center"/>
          </w:tcPr>
          <w:p w14:paraId="7BC2C022">
            <w:pPr>
              <w:pStyle w:val="30"/>
            </w:pPr>
            <w:r>
              <w:rPr>
                <w:rFonts w:hint="eastAsia"/>
              </w:rPr>
              <w:t>序号</w:t>
            </w:r>
          </w:p>
        </w:tc>
        <w:tc>
          <w:tcPr>
            <w:tcW w:w="0" w:type="auto"/>
            <w:vMerge w:val="restart"/>
            <w:vAlign w:val="center"/>
          </w:tcPr>
          <w:p w14:paraId="7951C1EC">
            <w:pPr>
              <w:pStyle w:val="30"/>
            </w:pPr>
            <w:r>
              <w:rPr>
                <w:rFonts w:hint="eastAsia"/>
              </w:rPr>
              <w:t>主要建设内容</w:t>
            </w:r>
          </w:p>
        </w:tc>
        <w:tc>
          <w:tcPr>
            <w:tcW w:w="6931" w:type="dxa"/>
            <w:gridSpan w:val="3"/>
            <w:vAlign w:val="center"/>
          </w:tcPr>
          <w:p w14:paraId="50897863">
            <w:pPr>
              <w:pStyle w:val="30"/>
            </w:pPr>
            <w:r>
              <w:rPr>
                <w:rFonts w:hint="eastAsia"/>
              </w:rPr>
              <w:t>建设必要性</w:t>
            </w:r>
          </w:p>
        </w:tc>
      </w:tr>
      <w:tr w14:paraId="4B77C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85" w:hRule="atLeast"/>
          <w:jc w:val="center"/>
        </w:trPr>
        <w:tc>
          <w:tcPr>
            <w:tcW w:w="0" w:type="auto"/>
            <w:vMerge w:val="continue"/>
            <w:vAlign w:val="center"/>
          </w:tcPr>
          <w:p w14:paraId="554212E6">
            <w:pPr>
              <w:pStyle w:val="30"/>
            </w:pPr>
          </w:p>
        </w:tc>
        <w:tc>
          <w:tcPr>
            <w:tcW w:w="0" w:type="auto"/>
            <w:vMerge w:val="continue"/>
            <w:vAlign w:val="center"/>
          </w:tcPr>
          <w:p w14:paraId="62DBE548">
            <w:pPr>
              <w:pStyle w:val="30"/>
            </w:pPr>
          </w:p>
        </w:tc>
        <w:tc>
          <w:tcPr>
            <w:tcW w:w="1375" w:type="dxa"/>
            <w:vAlign w:val="center"/>
          </w:tcPr>
          <w:p w14:paraId="28F7F24B">
            <w:pPr>
              <w:pStyle w:val="30"/>
            </w:pPr>
            <w:r>
              <w:rPr>
                <w:rFonts w:hint="eastAsia"/>
              </w:rPr>
              <w:t>政策文件及工作批示</w:t>
            </w:r>
          </w:p>
        </w:tc>
        <w:tc>
          <w:tcPr>
            <w:tcW w:w="0" w:type="auto"/>
            <w:vAlign w:val="center"/>
          </w:tcPr>
          <w:p w14:paraId="4B16F9BE">
            <w:pPr>
              <w:pStyle w:val="30"/>
            </w:pPr>
            <w:r>
              <w:rPr>
                <w:rFonts w:hint="eastAsia"/>
              </w:rPr>
              <w:t>具体摘要</w:t>
            </w:r>
          </w:p>
        </w:tc>
      </w:tr>
      <w:tr w14:paraId="2C735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4D271BDD">
            <w:pPr>
              <w:pStyle w:val="30"/>
            </w:pPr>
            <w:bookmarkStart w:id="73" w:name="_Hlk195451819"/>
            <w:r>
              <w:t>1</w:t>
            </w:r>
          </w:p>
        </w:tc>
        <w:tc>
          <w:tcPr>
            <w:tcW w:w="0" w:type="auto"/>
            <w:vAlign w:val="center"/>
          </w:tcPr>
          <w:p w14:paraId="7064BD28">
            <w:pPr>
              <w:pStyle w:val="30"/>
            </w:pPr>
            <w:r>
              <w:rPr>
                <w:rFonts w:hint="eastAsia"/>
              </w:rPr>
              <w:t>枚举字典管理</w:t>
            </w:r>
          </w:p>
        </w:tc>
        <w:tc>
          <w:tcPr>
            <w:tcW w:w="1375" w:type="dxa"/>
            <w:vAlign w:val="center"/>
          </w:tcPr>
          <w:p w14:paraId="63B9997F">
            <w:pPr>
              <w:pStyle w:val="30"/>
            </w:pPr>
            <w:r>
              <w:rPr>
                <w:rFonts w:hint="eastAsia"/>
              </w:rPr>
              <w:t>《关于我市全面实施预算绩效管理的事实意见》（沪委发〔2019〕12号）</w:t>
            </w:r>
          </w:p>
        </w:tc>
        <w:tc>
          <w:tcPr>
            <w:tcW w:w="0" w:type="auto"/>
            <w:vAlign w:val="center"/>
          </w:tcPr>
          <w:p w14:paraId="6242819D">
            <w:pPr>
              <w:pStyle w:val="30"/>
            </w:pPr>
            <w:bookmarkStart w:id="74" w:name="OLE_LINK122"/>
            <w:r>
              <w:rPr>
                <w:rFonts w:hint="eastAsia"/>
              </w:rPr>
              <w:t>切实改变预算资金分配的固化格局，加快建成全方位、全过程、全覆盖的预算绩效管理新体系，形成以注重结果导向、强调成本效益、硬化责任约束为主要特征的新型预算管理模式，持续推动政府效能提高和财政资金聚力增效，为实现上海经济社会更高质量发展提供更加有效的财政政策支持、体制机制支撑和综合财力保障。</w:t>
            </w:r>
            <w:bookmarkEnd w:id="74"/>
          </w:p>
        </w:tc>
      </w:tr>
      <w:tr w14:paraId="12605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5F6F45A3">
            <w:pPr>
              <w:pStyle w:val="30"/>
            </w:pPr>
            <w:r>
              <w:t>2</w:t>
            </w:r>
          </w:p>
        </w:tc>
        <w:tc>
          <w:tcPr>
            <w:tcW w:w="0" w:type="auto"/>
            <w:vAlign w:val="center"/>
          </w:tcPr>
          <w:p w14:paraId="4ACF5B47">
            <w:pPr>
              <w:pStyle w:val="30"/>
            </w:pPr>
            <w:r>
              <w:rPr>
                <w:rFonts w:hint="eastAsia"/>
              </w:rPr>
              <w:t>业务指标管理</w:t>
            </w:r>
          </w:p>
        </w:tc>
        <w:tc>
          <w:tcPr>
            <w:tcW w:w="1375" w:type="dxa"/>
            <w:vAlign w:val="center"/>
          </w:tcPr>
          <w:p w14:paraId="0FED7D33">
            <w:pPr>
              <w:pStyle w:val="30"/>
            </w:pPr>
            <w:r>
              <w:rPr>
                <w:rFonts w:hint="eastAsia"/>
              </w:rPr>
              <w:t>《关于我市全面实施预算绩效管理的事实意见》（沪委发〔2019〕12号）</w:t>
            </w:r>
          </w:p>
        </w:tc>
        <w:tc>
          <w:tcPr>
            <w:tcW w:w="5541" w:type="dxa"/>
            <w:vAlign w:val="center"/>
          </w:tcPr>
          <w:p w14:paraId="24E8CF2B">
            <w:pPr>
              <w:pStyle w:val="30"/>
            </w:pPr>
            <w:r>
              <w:rPr>
                <w:rFonts w:hint="eastAsia"/>
              </w:rPr>
              <w:t>切实改变预算资金分配的固化格局，加快建成全方位、全过程、全覆盖的预算绩效管理新体系，形成以注重结果导向、强调成本效益、硬化责任约束为主要特征的新型预算管理模式，持续推动政府效能提高和财政资金聚力增效，为实现上海经济社会更高质量发展提供更加有效的财政政策支持、体制机制支撑和综合财力保障。</w:t>
            </w:r>
          </w:p>
        </w:tc>
      </w:tr>
      <w:tr w14:paraId="53358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15CD00FF">
            <w:pPr>
              <w:pStyle w:val="30"/>
            </w:pPr>
            <w:r>
              <w:t>3</w:t>
            </w:r>
          </w:p>
        </w:tc>
        <w:tc>
          <w:tcPr>
            <w:tcW w:w="0" w:type="auto"/>
            <w:vAlign w:val="center"/>
          </w:tcPr>
          <w:p w14:paraId="74ABFEF1">
            <w:pPr>
              <w:pStyle w:val="30"/>
            </w:pPr>
            <w:r>
              <w:rPr>
                <w:rFonts w:hint="eastAsia"/>
              </w:rPr>
              <w:t>模板组管理</w:t>
            </w:r>
          </w:p>
        </w:tc>
        <w:tc>
          <w:tcPr>
            <w:tcW w:w="1375" w:type="dxa"/>
            <w:vAlign w:val="center"/>
          </w:tcPr>
          <w:p w14:paraId="05604842">
            <w:pPr>
              <w:pStyle w:val="30"/>
            </w:pPr>
            <w:r>
              <w:rPr>
                <w:rFonts w:hint="eastAsia"/>
              </w:rPr>
              <w:t>《关于我市全面实施预算绩效管理的事实意见》（沪委发〔2019〕12号）</w:t>
            </w:r>
          </w:p>
        </w:tc>
        <w:tc>
          <w:tcPr>
            <w:tcW w:w="5541" w:type="dxa"/>
            <w:vAlign w:val="center"/>
          </w:tcPr>
          <w:p w14:paraId="59C0C43F">
            <w:pPr>
              <w:pStyle w:val="30"/>
            </w:pPr>
            <w:r>
              <w:rPr>
                <w:rFonts w:hint="eastAsia"/>
              </w:rPr>
              <w:t>切实改变预算资金分配的固化格局，加快建成全方位、全过程、全覆盖的预算绩效管理新体系，形成以注重结果导向、强调成本效益、硬化责任约束为主要特征的新型预算管理模式，持续推动政府效能提高和财政资金聚力增效，为实现上海经济社会更高质量发展提供更加有效的财政政策支持、体制机制支撑和综合财力保障。</w:t>
            </w:r>
          </w:p>
        </w:tc>
      </w:tr>
      <w:tr w14:paraId="37A80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48A9FBF4">
            <w:pPr>
              <w:pStyle w:val="30"/>
            </w:pPr>
            <w:r>
              <w:t>4</w:t>
            </w:r>
          </w:p>
        </w:tc>
        <w:tc>
          <w:tcPr>
            <w:tcW w:w="0" w:type="auto"/>
          </w:tcPr>
          <w:p w14:paraId="3C33A5D8">
            <w:pPr>
              <w:pStyle w:val="30"/>
            </w:pPr>
            <w:r>
              <w:rPr>
                <w:rFonts w:hint="eastAsia"/>
              </w:rPr>
              <w:t>模板管理</w:t>
            </w:r>
          </w:p>
        </w:tc>
        <w:tc>
          <w:tcPr>
            <w:tcW w:w="1375" w:type="dxa"/>
            <w:vAlign w:val="center"/>
          </w:tcPr>
          <w:p w14:paraId="246E2005">
            <w:pPr>
              <w:pStyle w:val="30"/>
            </w:pPr>
            <w:r>
              <w:rPr>
                <w:rFonts w:hint="eastAsia"/>
              </w:rPr>
              <w:t>《关于我市全面实施预算绩效管理的事实意见》（沪委发〔2019〕12号）</w:t>
            </w:r>
          </w:p>
        </w:tc>
        <w:tc>
          <w:tcPr>
            <w:tcW w:w="5541" w:type="dxa"/>
            <w:vAlign w:val="center"/>
          </w:tcPr>
          <w:p w14:paraId="2FCF1D69">
            <w:pPr>
              <w:pStyle w:val="30"/>
            </w:pPr>
            <w:r>
              <w:rPr>
                <w:rFonts w:hint="eastAsia"/>
              </w:rPr>
              <w:t>切实改变预算资金分配的固化格局，加快建成全方位、全过程、全覆盖的预算绩效管理新体系，形成以注重结果导向、强调成本效益、硬化责任约束为主要特征的新型预算管理模式，持续推动政府效能提高和财政资金聚力增效，为实现上海经济社会更高质量发展提供更加有效的财政政策支持、体制机制支撑和综合财力保障。</w:t>
            </w:r>
          </w:p>
        </w:tc>
      </w:tr>
      <w:tr w14:paraId="48A12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43BFE900">
            <w:pPr>
              <w:pStyle w:val="30"/>
            </w:pPr>
            <w:r>
              <w:t>5</w:t>
            </w:r>
          </w:p>
        </w:tc>
        <w:tc>
          <w:tcPr>
            <w:tcW w:w="0" w:type="auto"/>
          </w:tcPr>
          <w:p w14:paraId="345A7F71">
            <w:pPr>
              <w:pStyle w:val="30"/>
            </w:pPr>
            <w:r>
              <w:rPr>
                <w:rFonts w:hint="eastAsia"/>
              </w:rPr>
              <w:t>模板编辑</w:t>
            </w:r>
          </w:p>
        </w:tc>
        <w:tc>
          <w:tcPr>
            <w:tcW w:w="1375" w:type="dxa"/>
            <w:vAlign w:val="center"/>
          </w:tcPr>
          <w:p w14:paraId="0ED7CEBF">
            <w:pPr>
              <w:pStyle w:val="30"/>
            </w:pPr>
            <w:r>
              <w:rPr>
                <w:rFonts w:hint="eastAsia"/>
              </w:rPr>
              <w:t>《关于我市全面实施预算绩效管理的事实意见》（沪委发〔2019〕12号）</w:t>
            </w:r>
          </w:p>
        </w:tc>
        <w:tc>
          <w:tcPr>
            <w:tcW w:w="5541" w:type="dxa"/>
            <w:vAlign w:val="center"/>
          </w:tcPr>
          <w:p w14:paraId="08232DD0">
            <w:pPr>
              <w:pStyle w:val="30"/>
            </w:pPr>
            <w:r>
              <w:rPr>
                <w:rFonts w:hint="eastAsia"/>
              </w:rPr>
              <w:t>切实改变预算资金分配的固化格局，加快建成全方位、全过程、全覆盖的预算绩效管理新体系，形成以注重结果导向、强调成本效益、硬化责任约束为主要特征的新型预算管理模式，持续推动政府效能提高和财政资金聚力增效，为实现上海经济社会更高质量发展提供更加有效的财政政策支持、体制机制支撑和综合财力保障。</w:t>
            </w:r>
          </w:p>
        </w:tc>
      </w:tr>
      <w:tr w14:paraId="1AA02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6AA5182D">
            <w:pPr>
              <w:pStyle w:val="30"/>
            </w:pPr>
            <w:r>
              <w:t>6</w:t>
            </w:r>
          </w:p>
        </w:tc>
        <w:tc>
          <w:tcPr>
            <w:tcW w:w="0" w:type="auto"/>
          </w:tcPr>
          <w:p w14:paraId="5A9D5D4C">
            <w:pPr>
              <w:pStyle w:val="30"/>
            </w:pPr>
            <w:r>
              <w:rPr>
                <w:rFonts w:hint="eastAsia"/>
              </w:rPr>
              <w:t>模板指标设置</w:t>
            </w:r>
          </w:p>
        </w:tc>
        <w:tc>
          <w:tcPr>
            <w:tcW w:w="1375" w:type="dxa"/>
            <w:vAlign w:val="center"/>
          </w:tcPr>
          <w:p w14:paraId="62111C7A">
            <w:pPr>
              <w:pStyle w:val="30"/>
            </w:pPr>
            <w:r>
              <w:rPr>
                <w:rFonts w:hint="eastAsia"/>
              </w:rPr>
              <w:t>《关于我市全面实施预算绩效管理的事实意见》（沪委发〔2019〕12号）</w:t>
            </w:r>
          </w:p>
        </w:tc>
        <w:tc>
          <w:tcPr>
            <w:tcW w:w="5541" w:type="dxa"/>
            <w:vAlign w:val="center"/>
          </w:tcPr>
          <w:p w14:paraId="457E556D">
            <w:pPr>
              <w:pStyle w:val="30"/>
            </w:pPr>
            <w:r>
              <w:rPr>
                <w:rFonts w:hint="eastAsia"/>
              </w:rPr>
              <w:t>切实改变预算资金分配的固化格局，加快建成全方位、全过程、全覆盖的预算绩效管理新体系，形成以注重结果导向、强调成本效益、硬化责任约束为主要特征的新型预算管理模式，持续推动政府效能提高和财政资金聚力增效，为实现上海经济社会更高质量发展提供更加有效的财政政策支持、体制机制支撑和综合财力保障。</w:t>
            </w:r>
          </w:p>
        </w:tc>
      </w:tr>
      <w:tr w14:paraId="7ED3C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0BF94F77">
            <w:pPr>
              <w:pStyle w:val="30"/>
            </w:pPr>
            <w:r>
              <w:t>7</w:t>
            </w:r>
          </w:p>
        </w:tc>
        <w:tc>
          <w:tcPr>
            <w:tcW w:w="0" w:type="auto"/>
          </w:tcPr>
          <w:p w14:paraId="766A2E11">
            <w:pPr>
              <w:pStyle w:val="30"/>
            </w:pPr>
            <w:r>
              <w:rPr>
                <w:rFonts w:hint="eastAsia"/>
              </w:rPr>
              <w:t>Excel表格导入</w:t>
            </w:r>
          </w:p>
        </w:tc>
        <w:tc>
          <w:tcPr>
            <w:tcW w:w="1375" w:type="dxa"/>
            <w:vAlign w:val="center"/>
          </w:tcPr>
          <w:p w14:paraId="627637F6">
            <w:pPr>
              <w:pStyle w:val="30"/>
            </w:pPr>
            <w:r>
              <w:rPr>
                <w:rFonts w:hint="eastAsia"/>
              </w:rPr>
              <w:t>《关于我市全面实施预算绩效管理的事实意见》（沪委发〔2019〕12号）</w:t>
            </w:r>
          </w:p>
        </w:tc>
        <w:tc>
          <w:tcPr>
            <w:tcW w:w="5541" w:type="dxa"/>
            <w:vAlign w:val="center"/>
          </w:tcPr>
          <w:p w14:paraId="6C4DC6E2">
            <w:pPr>
              <w:pStyle w:val="30"/>
            </w:pPr>
            <w:r>
              <w:rPr>
                <w:rFonts w:hint="eastAsia"/>
              </w:rPr>
              <w:t>切实改变预算资金分配的固化格局，加快建成全方位、全过程、全覆盖的预算绩效管理新体系，形成以注重结果导向、强调成本效益、硬化责任约束为主要特征的新型预算管理模式，持续推动政府效能提高和财政资金聚力增效，为实现上海经济社会更高质量发展提供更加有效的财政政策支持、体制机制支撑和综合财力保障。</w:t>
            </w:r>
          </w:p>
        </w:tc>
      </w:tr>
      <w:tr w14:paraId="74AAA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1DDBC376">
            <w:pPr>
              <w:pStyle w:val="30"/>
            </w:pPr>
            <w:r>
              <w:t>8</w:t>
            </w:r>
          </w:p>
        </w:tc>
        <w:tc>
          <w:tcPr>
            <w:tcW w:w="0" w:type="auto"/>
          </w:tcPr>
          <w:p w14:paraId="12E6566B">
            <w:pPr>
              <w:pStyle w:val="30"/>
            </w:pPr>
            <w:r>
              <w:rPr>
                <w:rFonts w:hint="eastAsia"/>
              </w:rPr>
              <w:t>附件文档管理</w:t>
            </w:r>
          </w:p>
        </w:tc>
        <w:tc>
          <w:tcPr>
            <w:tcW w:w="1375" w:type="dxa"/>
            <w:vAlign w:val="center"/>
          </w:tcPr>
          <w:p w14:paraId="298E0477">
            <w:pPr>
              <w:pStyle w:val="30"/>
            </w:pPr>
            <w:r>
              <w:rPr>
                <w:rFonts w:hint="eastAsia"/>
              </w:rPr>
              <w:t>《关于我市全面实施预算绩效管理的事实意见》（沪委发〔2019〕12号）</w:t>
            </w:r>
          </w:p>
        </w:tc>
        <w:tc>
          <w:tcPr>
            <w:tcW w:w="5541" w:type="dxa"/>
            <w:vAlign w:val="center"/>
          </w:tcPr>
          <w:p w14:paraId="484E088B">
            <w:pPr>
              <w:pStyle w:val="30"/>
            </w:pPr>
            <w:r>
              <w:rPr>
                <w:rFonts w:hint="eastAsia"/>
              </w:rPr>
              <w:t>切实改变预算资金分配的固化格局，加快建成全方位、全过程、全覆盖的预算绩效管理新体系，形成以注重结果导向、强调成本效益、硬化责任约束为主要特征的新型预算管理模式，持续推动政府效能提高和财政资金聚力增效，为实现上海经济社会更高质量发展提供更加有效的财政政策支持、体制机制支撑和综合财力保障。</w:t>
            </w:r>
          </w:p>
        </w:tc>
      </w:tr>
      <w:tr w14:paraId="18ED6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5221F2B6">
            <w:pPr>
              <w:pStyle w:val="30"/>
            </w:pPr>
            <w:r>
              <w:t>9</w:t>
            </w:r>
          </w:p>
        </w:tc>
        <w:tc>
          <w:tcPr>
            <w:tcW w:w="0" w:type="auto"/>
          </w:tcPr>
          <w:p w14:paraId="7B69133E">
            <w:pPr>
              <w:pStyle w:val="30"/>
            </w:pPr>
            <w:r>
              <w:rPr>
                <w:rFonts w:hint="eastAsia"/>
              </w:rPr>
              <w:t>数据预览管理</w:t>
            </w:r>
          </w:p>
        </w:tc>
        <w:tc>
          <w:tcPr>
            <w:tcW w:w="1375" w:type="dxa"/>
            <w:vAlign w:val="center"/>
          </w:tcPr>
          <w:p w14:paraId="09143DA5">
            <w:pPr>
              <w:pStyle w:val="30"/>
            </w:pPr>
            <w:r>
              <w:rPr>
                <w:rFonts w:hint="eastAsia"/>
              </w:rPr>
              <w:t>《关于我市全面实施预算绩效管理的事实意见》（沪委发〔2019〕12号）</w:t>
            </w:r>
          </w:p>
        </w:tc>
        <w:tc>
          <w:tcPr>
            <w:tcW w:w="5541" w:type="dxa"/>
            <w:vAlign w:val="center"/>
          </w:tcPr>
          <w:p w14:paraId="688D89D4">
            <w:pPr>
              <w:pStyle w:val="30"/>
            </w:pPr>
            <w:r>
              <w:rPr>
                <w:rFonts w:hint="eastAsia"/>
              </w:rPr>
              <w:t>切实改变预算资金分配的固化格局，加快建成全方位、全过程、全覆盖的预算绩效管理新体系，形成以注重结果导向、强调成本效益、硬化责任约束为主要特征的新型预算管理模式，持续推动政府效能提高和财政资金聚力增效，为实现上海经济社会更高质量发展提供更加有效的财政政策支持、体制机制支撑和综合财力保障。</w:t>
            </w:r>
          </w:p>
        </w:tc>
      </w:tr>
      <w:tr w14:paraId="0FD68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67AC2841">
            <w:pPr>
              <w:pStyle w:val="30"/>
            </w:pPr>
            <w:r>
              <w:t>10</w:t>
            </w:r>
          </w:p>
        </w:tc>
        <w:tc>
          <w:tcPr>
            <w:tcW w:w="0" w:type="auto"/>
          </w:tcPr>
          <w:p w14:paraId="529121A0">
            <w:pPr>
              <w:pStyle w:val="30"/>
            </w:pPr>
            <w:r>
              <w:rPr>
                <w:rFonts w:hint="eastAsia"/>
              </w:rPr>
              <w:t>条件过滤查询</w:t>
            </w:r>
          </w:p>
        </w:tc>
        <w:tc>
          <w:tcPr>
            <w:tcW w:w="1375" w:type="dxa"/>
            <w:vAlign w:val="center"/>
          </w:tcPr>
          <w:p w14:paraId="24C3D310">
            <w:pPr>
              <w:pStyle w:val="30"/>
            </w:pPr>
            <w:r>
              <w:rPr>
                <w:rFonts w:hint="eastAsia"/>
              </w:rPr>
              <w:t>《关于我市全面实施预算绩效管理的事实意见》（沪委发〔2019〕12号）</w:t>
            </w:r>
          </w:p>
        </w:tc>
        <w:tc>
          <w:tcPr>
            <w:tcW w:w="5541" w:type="dxa"/>
            <w:vAlign w:val="center"/>
          </w:tcPr>
          <w:p w14:paraId="0784E1C9">
            <w:pPr>
              <w:pStyle w:val="30"/>
            </w:pPr>
            <w:r>
              <w:rPr>
                <w:rFonts w:hint="eastAsia"/>
              </w:rPr>
              <w:t>切实改变预算资金分配的固化格局，加快建成全方位、全过程、全覆盖的预算绩效管理新体系，形成以注重结果导向、强调成本效益、硬化责任约束为主要特征的新型预算管理模式，持续推动政府效能提高和财政资金聚力增效，为实现上海经济社会更高质量发展提供更加有效的财政政策支持、体制机制支撑和综合财力保障。</w:t>
            </w:r>
          </w:p>
        </w:tc>
      </w:tr>
      <w:tr w14:paraId="0BB37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352F0E1A">
            <w:pPr>
              <w:pStyle w:val="30"/>
            </w:pPr>
            <w:r>
              <w:t>11</w:t>
            </w:r>
          </w:p>
        </w:tc>
        <w:tc>
          <w:tcPr>
            <w:tcW w:w="0" w:type="auto"/>
          </w:tcPr>
          <w:p w14:paraId="693CD7AE">
            <w:pPr>
              <w:pStyle w:val="30"/>
            </w:pPr>
            <w:r>
              <w:rPr>
                <w:rFonts w:hint="eastAsia"/>
              </w:rPr>
              <w:t>自定义查询</w:t>
            </w:r>
          </w:p>
        </w:tc>
        <w:tc>
          <w:tcPr>
            <w:tcW w:w="1375" w:type="dxa"/>
            <w:vAlign w:val="center"/>
          </w:tcPr>
          <w:p w14:paraId="5E2B1F0D">
            <w:pPr>
              <w:pStyle w:val="30"/>
            </w:pPr>
            <w:r>
              <w:rPr>
                <w:rFonts w:hint="eastAsia"/>
              </w:rPr>
              <w:t>《关于我市全面实施预算绩效管理的事实意见》（沪委发〔2019〕12号）</w:t>
            </w:r>
          </w:p>
        </w:tc>
        <w:tc>
          <w:tcPr>
            <w:tcW w:w="5541" w:type="dxa"/>
            <w:vAlign w:val="center"/>
          </w:tcPr>
          <w:p w14:paraId="375324B1">
            <w:pPr>
              <w:pStyle w:val="30"/>
            </w:pPr>
            <w:r>
              <w:rPr>
                <w:rFonts w:hint="eastAsia"/>
              </w:rPr>
              <w:t>切实改变预算资金分配的固化格局，加快建成全方位、全过程、全覆盖的预算绩效管理新体系，形成以注重结果导向、强调成本效益、硬化责任约束为主要特征的新型预算管理模式，持续推动政府效能提高和财政资金聚力增效，为实现上海经济社会更高质量发展提供更加有效的财政政策支持、体制机制支撑和综合财力保障。</w:t>
            </w:r>
          </w:p>
        </w:tc>
      </w:tr>
      <w:bookmarkEnd w:id="73"/>
    </w:tbl>
    <w:p w14:paraId="7E89BA1A">
      <w:pPr>
        <w:ind w:firstLine="0" w:firstLineChars="0"/>
      </w:pPr>
    </w:p>
    <w:p w14:paraId="04B56299">
      <w:pPr>
        <w:pStyle w:val="5"/>
        <w:numPr>
          <w:ilvl w:val="3"/>
          <w:numId w:val="0"/>
        </w:numPr>
      </w:pPr>
      <w:r>
        <w:rPr>
          <w:rFonts w:hint="eastAsia" w:cs="宋体"/>
        </w:rPr>
        <w:t xml:space="preserve">4.1.2.9  </w:t>
      </w:r>
      <w:r>
        <w:rPr>
          <w:rFonts w:hint="eastAsia"/>
        </w:rPr>
        <w:t>企业分配事中事后监管子系统</w:t>
      </w:r>
    </w:p>
    <w:p w14:paraId="3D943178">
      <w:pPr>
        <w:pStyle w:val="22"/>
        <w:numPr>
          <w:ilvl w:val="8"/>
          <w:numId w:val="0"/>
        </w:numPr>
        <w:rPr>
          <w:rFonts w:hint="default"/>
        </w:rPr>
      </w:pPr>
      <w:r>
        <w:rPr>
          <w:rFonts w:hint="default" w:cs="Times New Roman"/>
        </w:rPr>
        <w:t xml:space="preserve">表4.8  </w:t>
      </w:r>
      <w:r>
        <w:t>政策对照清单</w:t>
      </w:r>
    </w:p>
    <w:tbl>
      <w:tblPr>
        <w:tblStyle w:val="1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9"/>
        <w:gridCol w:w="2252"/>
        <w:gridCol w:w="2608"/>
        <w:gridCol w:w="2971"/>
      </w:tblGrid>
      <w:tr w14:paraId="0B12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5" w:type="pct"/>
            <w:vMerge w:val="restart"/>
            <w:vAlign w:val="center"/>
          </w:tcPr>
          <w:p w14:paraId="793A90AC">
            <w:pPr>
              <w:pStyle w:val="30"/>
            </w:pPr>
            <w:r>
              <w:rPr>
                <w:rFonts w:hint="eastAsia"/>
              </w:rPr>
              <w:t>序号</w:t>
            </w:r>
          </w:p>
        </w:tc>
        <w:tc>
          <w:tcPr>
            <w:tcW w:w="1321" w:type="pct"/>
            <w:vMerge w:val="restart"/>
            <w:vAlign w:val="center"/>
          </w:tcPr>
          <w:p w14:paraId="56CD0CA5">
            <w:pPr>
              <w:pStyle w:val="30"/>
            </w:pPr>
            <w:r>
              <w:rPr>
                <w:rFonts w:hint="eastAsia"/>
              </w:rPr>
              <w:t>主要建设内容</w:t>
            </w:r>
          </w:p>
        </w:tc>
        <w:tc>
          <w:tcPr>
            <w:tcW w:w="3273" w:type="pct"/>
            <w:gridSpan w:val="2"/>
            <w:vAlign w:val="center"/>
          </w:tcPr>
          <w:p w14:paraId="136B0104">
            <w:pPr>
              <w:pStyle w:val="30"/>
            </w:pPr>
            <w:r>
              <w:rPr>
                <w:rFonts w:hint="eastAsia"/>
              </w:rPr>
              <w:t>建设必要性</w:t>
            </w:r>
          </w:p>
        </w:tc>
      </w:tr>
      <w:tr w14:paraId="7BA39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5" w:type="pct"/>
            <w:vMerge w:val="continue"/>
            <w:vAlign w:val="center"/>
          </w:tcPr>
          <w:p w14:paraId="694C9BC1">
            <w:pPr>
              <w:pStyle w:val="30"/>
            </w:pPr>
          </w:p>
        </w:tc>
        <w:tc>
          <w:tcPr>
            <w:tcW w:w="1321" w:type="pct"/>
            <w:vMerge w:val="continue"/>
            <w:vAlign w:val="center"/>
          </w:tcPr>
          <w:p w14:paraId="3B003925">
            <w:pPr>
              <w:pStyle w:val="30"/>
            </w:pPr>
          </w:p>
        </w:tc>
        <w:tc>
          <w:tcPr>
            <w:tcW w:w="1530" w:type="pct"/>
            <w:vAlign w:val="center"/>
          </w:tcPr>
          <w:p w14:paraId="129D07DA">
            <w:pPr>
              <w:pStyle w:val="30"/>
            </w:pPr>
            <w:r>
              <w:rPr>
                <w:rFonts w:hint="eastAsia"/>
              </w:rPr>
              <w:t>政策文件及工作批示</w:t>
            </w:r>
          </w:p>
        </w:tc>
        <w:tc>
          <w:tcPr>
            <w:tcW w:w="1742" w:type="pct"/>
            <w:vAlign w:val="center"/>
          </w:tcPr>
          <w:p w14:paraId="2D42EDA5">
            <w:pPr>
              <w:pStyle w:val="30"/>
            </w:pPr>
            <w:r>
              <w:rPr>
                <w:rFonts w:hint="eastAsia"/>
              </w:rPr>
              <w:t>具体摘要</w:t>
            </w:r>
          </w:p>
        </w:tc>
      </w:tr>
      <w:tr w14:paraId="6D78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5" w:type="pct"/>
            <w:vAlign w:val="center"/>
          </w:tcPr>
          <w:p w14:paraId="4DC9ED20">
            <w:pPr>
              <w:pStyle w:val="30"/>
            </w:pPr>
            <w:r>
              <w:t>1</w:t>
            </w:r>
          </w:p>
        </w:tc>
        <w:tc>
          <w:tcPr>
            <w:tcW w:w="1321" w:type="pct"/>
            <w:vAlign w:val="center"/>
          </w:tcPr>
          <w:p w14:paraId="569AC6DB">
            <w:pPr>
              <w:pStyle w:val="30"/>
            </w:pPr>
            <w:r>
              <w:rPr>
                <w:rFonts w:hint="eastAsia"/>
              </w:rPr>
              <w:t>数据传输管理</w:t>
            </w:r>
          </w:p>
        </w:tc>
        <w:tc>
          <w:tcPr>
            <w:tcW w:w="1530" w:type="pct"/>
            <w:vAlign w:val="center"/>
          </w:tcPr>
          <w:p w14:paraId="0ACB9E6C">
            <w:pPr>
              <w:pStyle w:val="30"/>
            </w:pPr>
            <w:r>
              <w:rPr>
                <w:rFonts w:hint="eastAsia"/>
              </w:rPr>
              <w:t>《国务院关于改革国有企业工资决定机制的意见》（国发〔2018〕16号）</w:t>
            </w:r>
          </w:p>
        </w:tc>
        <w:tc>
          <w:tcPr>
            <w:tcW w:w="1742" w:type="pct"/>
            <w:vAlign w:val="center"/>
          </w:tcPr>
          <w:p w14:paraId="40894710">
            <w:pPr>
              <w:pStyle w:val="30"/>
            </w:pPr>
            <w:r>
              <w:rPr>
                <w:rFonts w:hint="eastAsia"/>
              </w:rPr>
              <w:t>加强和改进政府对国有企业工资分配的宏观指导和调控。人力资源社会保障部门负责建立企业薪酬调查和信息发布制度，定期发布不同职业的劳动力市场工资价位和行业人工成本信息；</w:t>
            </w:r>
          </w:p>
        </w:tc>
      </w:tr>
      <w:tr w14:paraId="4260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5" w:type="pct"/>
            <w:vAlign w:val="center"/>
          </w:tcPr>
          <w:p w14:paraId="3009E82E">
            <w:pPr>
              <w:pStyle w:val="30"/>
            </w:pPr>
            <w:r>
              <w:t>2</w:t>
            </w:r>
          </w:p>
        </w:tc>
        <w:tc>
          <w:tcPr>
            <w:tcW w:w="1321" w:type="pct"/>
            <w:vAlign w:val="center"/>
          </w:tcPr>
          <w:p w14:paraId="071CF2C6">
            <w:pPr>
              <w:pStyle w:val="30"/>
            </w:pPr>
            <w:r>
              <w:rPr>
                <w:rFonts w:hint="eastAsia"/>
              </w:rPr>
              <w:t>指标预警管理</w:t>
            </w:r>
          </w:p>
        </w:tc>
        <w:tc>
          <w:tcPr>
            <w:tcW w:w="1530" w:type="pct"/>
            <w:vAlign w:val="center"/>
          </w:tcPr>
          <w:p w14:paraId="7C9A4308">
            <w:pPr>
              <w:pStyle w:val="30"/>
            </w:pPr>
            <w:r>
              <w:rPr>
                <w:rFonts w:hint="eastAsia"/>
              </w:rPr>
              <w:t>《关于市国资委监管企业工资决定机制改革的实施办法》 沪国资委分配﹝2019﹞76号</w:t>
            </w:r>
          </w:p>
        </w:tc>
        <w:tc>
          <w:tcPr>
            <w:tcW w:w="1742" w:type="pct"/>
            <w:vAlign w:val="center"/>
          </w:tcPr>
          <w:p w14:paraId="450A9772">
            <w:pPr>
              <w:pStyle w:val="30"/>
            </w:pPr>
            <w:r>
              <w:rPr>
                <w:rFonts w:hint="eastAsia"/>
              </w:rPr>
              <w:t>监管企业按照国家和本市工资收入分配宏观政策要求，根据企业发展战略、薪酬策略、经营状况、任务目标、经济效益和社会效益，综合考虑劳动生产率和人工成本投入产出率、职工工资水平市场对标等情况，结合企业工资指导线，合理确定年度工资总额。</w:t>
            </w:r>
          </w:p>
        </w:tc>
      </w:tr>
      <w:tr w14:paraId="67712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5" w:type="pct"/>
            <w:vAlign w:val="center"/>
          </w:tcPr>
          <w:p w14:paraId="16EE2945">
            <w:pPr>
              <w:pStyle w:val="30"/>
            </w:pPr>
            <w:r>
              <w:t>3</w:t>
            </w:r>
          </w:p>
        </w:tc>
        <w:tc>
          <w:tcPr>
            <w:tcW w:w="1321" w:type="pct"/>
            <w:vAlign w:val="center"/>
          </w:tcPr>
          <w:p w14:paraId="49B1FC21">
            <w:pPr>
              <w:pStyle w:val="30"/>
            </w:pPr>
            <w:r>
              <w:rPr>
                <w:rFonts w:hint="eastAsia"/>
              </w:rPr>
              <w:t>数据查询管理</w:t>
            </w:r>
          </w:p>
        </w:tc>
        <w:tc>
          <w:tcPr>
            <w:tcW w:w="1530" w:type="pct"/>
            <w:vAlign w:val="center"/>
          </w:tcPr>
          <w:p w14:paraId="4C226371">
            <w:pPr>
              <w:pStyle w:val="30"/>
            </w:pPr>
            <w:r>
              <w:rPr>
                <w:rFonts w:hint="eastAsia"/>
              </w:rPr>
              <w:t>《上海市人民政府关于本市改革国有企业工资决定机制的实施意见》（沪府规〔2019〕7号）</w:t>
            </w:r>
          </w:p>
        </w:tc>
        <w:tc>
          <w:tcPr>
            <w:tcW w:w="1742" w:type="pct"/>
            <w:vAlign w:val="center"/>
          </w:tcPr>
          <w:p w14:paraId="5E4DBDA4">
            <w:pPr>
              <w:pStyle w:val="30"/>
            </w:pPr>
            <w:r>
              <w:rPr>
                <w:rFonts w:hint="eastAsia"/>
              </w:rPr>
              <w:t>完善国有企业工资分配内部监督机制。国有企业董事会应依照法定程序决定工资分配事项，加强对工资分配决议执行情况的监督。监事会应根据职责，落实对工资分配的监督责任。</w:t>
            </w:r>
          </w:p>
        </w:tc>
      </w:tr>
      <w:tr w14:paraId="5EE6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5" w:type="pct"/>
            <w:vAlign w:val="center"/>
          </w:tcPr>
          <w:p w14:paraId="7A67222B">
            <w:pPr>
              <w:pStyle w:val="30"/>
            </w:pPr>
            <w:r>
              <w:t>4</w:t>
            </w:r>
          </w:p>
        </w:tc>
        <w:tc>
          <w:tcPr>
            <w:tcW w:w="1321" w:type="pct"/>
            <w:vAlign w:val="center"/>
          </w:tcPr>
          <w:p w14:paraId="6196B4F8">
            <w:pPr>
              <w:pStyle w:val="30"/>
            </w:pPr>
            <w:r>
              <w:rPr>
                <w:rFonts w:hint="eastAsia"/>
              </w:rPr>
              <w:t>系统功能改进</w:t>
            </w:r>
          </w:p>
        </w:tc>
        <w:tc>
          <w:tcPr>
            <w:tcW w:w="1530" w:type="pct"/>
            <w:vAlign w:val="center"/>
          </w:tcPr>
          <w:p w14:paraId="6DA976EA">
            <w:pPr>
              <w:pStyle w:val="30"/>
            </w:pPr>
            <w:r>
              <w:rPr>
                <w:rFonts w:hint="eastAsia"/>
              </w:rPr>
              <w:t>《关于市国资委监管企业工资决定机制改革的实施办法》 沪国资委分配﹝2019﹞76号</w:t>
            </w:r>
          </w:p>
        </w:tc>
        <w:tc>
          <w:tcPr>
            <w:tcW w:w="1742" w:type="pct"/>
            <w:vAlign w:val="center"/>
          </w:tcPr>
          <w:p w14:paraId="1943F3A2">
            <w:pPr>
              <w:pStyle w:val="30"/>
            </w:pPr>
            <w:r>
              <w:rPr>
                <w:rFonts w:hint="eastAsia"/>
              </w:rPr>
              <w:t>为贯彻落实市政府《关于本市改革国有企业工资决定机制的实施意见》（沪府规〔2019〕7号）的精神，指导监管企业建立健全与劳动力市场基本适应、与企业经济效益和劳动生产率挂钩的工资决定和正常增长机制，完善国有企业工资分配监管体制，促进收入分配更合理、更有序</w:t>
            </w:r>
          </w:p>
        </w:tc>
      </w:tr>
    </w:tbl>
    <w:p w14:paraId="45506390">
      <w:pPr>
        <w:ind w:firstLine="480"/>
        <w:rPr>
          <w:rFonts w:cs="Times New Roman"/>
        </w:rPr>
      </w:pPr>
    </w:p>
    <w:p w14:paraId="38086766">
      <w:pPr>
        <w:pStyle w:val="5"/>
        <w:numPr>
          <w:ilvl w:val="3"/>
          <w:numId w:val="0"/>
        </w:numPr>
      </w:pPr>
      <w:r>
        <w:rPr>
          <w:rFonts w:hint="eastAsia" w:cs="宋体"/>
        </w:rPr>
        <w:t xml:space="preserve">4.1.2.10  </w:t>
      </w:r>
      <w:r>
        <w:rPr>
          <w:rFonts w:hint="eastAsia"/>
        </w:rPr>
        <w:t>国有房地资产信息监管子系统</w:t>
      </w:r>
    </w:p>
    <w:p w14:paraId="357396F6">
      <w:pPr>
        <w:pStyle w:val="22"/>
        <w:numPr>
          <w:ilvl w:val="8"/>
          <w:numId w:val="0"/>
        </w:numPr>
        <w:rPr>
          <w:rFonts w:hint="default"/>
        </w:rPr>
      </w:pPr>
      <w:r>
        <w:rPr>
          <w:rFonts w:hint="default" w:cs="Times New Roman"/>
        </w:rPr>
        <w:t xml:space="preserve">表4.9  </w:t>
      </w:r>
      <w:r>
        <w:t>政策对照清单</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2078"/>
        <w:gridCol w:w="1415"/>
        <w:gridCol w:w="4306"/>
      </w:tblGrid>
      <w:tr w14:paraId="0AE81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vMerge w:val="restart"/>
            <w:vAlign w:val="center"/>
          </w:tcPr>
          <w:p w14:paraId="2E732C37">
            <w:pPr>
              <w:pStyle w:val="30"/>
            </w:pPr>
            <w:r>
              <w:rPr>
                <w:rFonts w:hint="eastAsia"/>
              </w:rPr>
              <w:t>序号</w:t>
            </w:r>
          </w:p>
        </w:tc>
        <w:tc>
          <w:tcPr>
            <w:tcW w:w="1219" w:type="pct"/>
            <w:vMerge w:val="restart"/>
            <w:vAlign w:val="center"/>
          </w:tcPr>
          <w:p w14:paraId="13741373">
            <w:pPr>
              <w:pStyle w:val="30"/>
            </w:pPr>
            <w:r>
              <w:rPr>
                <w:rFonts w:hint="eastAsia"/>
              </w:rPr>
              <w:t>主要建设内容</w:t>
            </w:r>
          </w:p>
        </w:tc>
        <w:tc>
          <w:tcPr>
            <w:tcW w:w="3356" w:type="pct"/>
            <w:gridSpan w:val="2"/>
            <w:vAlign w:val="center"/>
          </w:tcPr>
          <w:p w14:paraId="671AD19B">
            <w:pPr>
              <w:pStyle w:val="30"/>
            </w:pPr>
            <w:r>
              <w:rPr>
                <w:rFonts w:hint="eastAsia"/>
              </w:rPr>
              <w:t>建设必要性</w:t>
            </w:r>
          </w:p>
        </w:tc>
      </w:tr>
      <w:tr w14:paraId="58453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vMerge w:val="continue"/>
            <w:vAlign w:val="center"/>
          </w:tcPr>
          <w:p w14:paraId="04861DB1">
            <w:pPr>
              <w:pStyle w:val="30"/>
            </w:pPr>
          </w:p>
        </w:tc>
        <w:tc>
          <w:tcPr>
            <w:tcW w:w="1219" w:type="pct"/>
            <w:vMerge w:val="continue"/>
            <w:vAlign w:val="center"/>
          </w:tcPr>
          <w:p w14:paraId="282DC64D">
            <w:pPr>
              <w:pStyle w:val="30"/>
            </w:pPr>
          </w:p>
        </w:tc>
        <w:tc>
          <w:tcPr>
            <w:tcW w:w="830" w:type="pct"/>
            <w:vAlign w:val="center"/>
          </w:tcPr>
          <w:p w14:paraId="7F1D37E2">
            <w:pPr>
              <w:pStyle w:val="30"/>
            </w:pPr>
            <w:r>
              <w:rPr>
                <w:rFonts w:hint="eastAsia"/>
              </w:rPr>
              <w:t>政策文件及工作批示</w:t>
            </w:r>
          </w:p>
        </w:tc>
        <w:tc>
          <w:tcPr>
            <w:tcW w:w="2525" w:type="pct"/>
            <w:vAlign w:val="center"/>
          </w:tcPr>
          <w:p w14:paraId="1EF5D6FC">
            <w:pPr>
              <w:pStyle w:val="30"/>
            </w:pPr>
            <w:r>
              <w:rPr>
                <w:rFonts w:hint="eastAsia"/>
              </w:rPr>
              <w:t>具体摘要</w:t>
            </w:r>
          </w:p>
        </w:tc>
      </w:tr>
      <w:tr w14:paraId="53907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4" w:type="pct"/>
            <w:vAlign w:val="center"/>
          </w:tcPr>
          <w:p w14:paraId="72F5EE81">
            <w:pPr>
              <w:pStyle w:val="30"/>
            </w:pPr>
            <w:r>
              <w:rPr>
                <w:rFonts w:hint="eastAsia"/>
              </w:rPr>
              <w:t>1</w:t>
            </w:r>
          </w:p>
        </w:tc>
        <w:tc>
          <w:tcPr>
            <w:tcW w:w="1219" w:type="pct"/>
            <w:vAlign w:val="center"/>
          </w:tcPr>
          <w:p w14:paraId="5FCBB3D6">
            <w:pPr>
              <w:pStyle w:val="30"/>
            </w:pPr>
            <w:r>
              <w:rPr>
                <w:rFonts w:hint="eastAsia"/>
              </w:rPr>
              <w:t>1、租赁信息模块：对接上海交易集团租赁平台，支持企业在线查询、导出、填报，支持处室人员打标签。</w:t>
            </w:r>
          </w:p>
          <w:p w14:paraId="24BF0504">
            <w:pPr>
              <w:pStyle w:val="30"/>
            </w:pPr>
            <w:r>
              <w:rPr>
                <w:rFonts w:hint="eastAsia"/>
              </w:rPr>
              <w:t>2、分析统计功能：通过对租赁情况的多维度分析，构建不动产租赁分析看板，实现租赁数据可视化。</w:t>
            </w:r>
          </w:p>
        </w:tc>
        <w:tc>
          <w:tcPr>
            <w:tcW w:w="830" w:type="pct"/>
            <w:vAlign w:val="center"/>
          </w:tcPr>
          <w:p w14:paraId="4F302FFC">
            <w:pPr>
              <w:pStyle w:val="30"/>
            </w:pPr>
            <w:r>
              <w:rPr>
                <w:rFonts w:hint="eastAsia"/>
              </w:rPr>
              <w:t>关于进一步优化不动产租赁规范管理工作方案的报告</w:t>
            </w:r>
          </w:p>
        </w:tc>
        <w:tc>
          <w:tcPr>
            <w:tcW w:w="2525" w:type="pct"/>
            <w:vAlign w:val="center"/>
          </w:tcPr>
          <w:p w14:paraId="06ADC5F8">
            <w:pPr>
              <w:pStyle w:val="30"/>
            </w:pPr>
            <w:r>
              <w:rPr>
                <w:rFonts w:hint="eastAsia"/>
              </w:rPr>
              <w:t>3月15日，华源副市长和赵祝平副秘书长听取了市国资委关于推动市属国企不动产租赁规范管理工作的报告，并提出了相关工作要求。根据市领导的工作要求，综合处对不动产租赁规范管理下一步工作进行了系统谋划，形成了工作方案。</w:t>
            </w:r>
          </w:p>
        </w:tc>
      </w:tr>
    </w:tbl>
    <w:p w14:paraId="6781421D">
      <w:pPr>
        <w:ind w:firstLine="480"/>
      </w:pPr>
    </w:p>
    <w:p w14:paraId="64D23FEE">
      <w:pPr>
        <w:pStyle w:val="5"/>
        <w:numPr>
          <w:ilvl w:val="3"/>
          <w:numId w:val="0"/>
        </w:numPr>
      </w:pPr>
      <w:r>
        <w:rPr>
          <w:rFonts w:hint="eastAsia" w:cs="宋体"/>
        </w:rPr>
        <w:t xml:space="preserve">4.1.2.11  </w:t>
      </w:r>
      <w:r>
        <w:rPr>
          <w:rFonts w:hint="eastAsia"/>
        </w:rPr>
        <w:t>内部审计子系统</w:t>
      </w:r>
    </w:p>
    <w:p w14:paraId="70EB6ECA">
      <w:pPr>
        <w:pStyle w:val="22"/>
        <w:numPr>
          <w:ilvl w:val="8"/>
          <w:numId w:val="0"/>
        </w:numPr>
        <w:rPr>
          <w:rFonts w:hint="default"/>
        </w:rPr>
      </w:pPr>
      <w:r>
        <w:rPr>
          <w:rFonts w:hint="default" w:cs="Times New Roman"/>
        </w:rPr>
        <w:t xml:space="preserve">表4.10  </w:t>
      </w:r>
      <w:r>
        <w:t>政策对照清单</w:t>
      </w:r>
    </w:p>
    <w:tbl>
      <w:tblPr>
        <w:tblStyle w:val="1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1437"/>
        <w:gridCol w:w="2536"/>
        <w:gridCol w:w="3736"/>
      </w:tblGrid>
      <w:tr w14:paraId="42949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 w:type="pct"/>
            <w:vMerge w:val="restart"/>
            <w:vAlign w:val="center"/>
          </w:tcPr>
          <w:p w14:paraId="130639B7">
            <w:pPr>
              <w:pStyle w:val="30"/>
            </w:pPr>
            <w:r>
              <w:rPr>
                <w:rFonts w:hint="eastAsia"/>
              </w:rPr>
              <w:t>序号</w:t>
            </w:r>
          </w:p>
        </w:tc>
        <w:tc>
          <w:tcPr>
            <w:tcW w:w="843" w:type="pct"/>
            <w:vMerge w:val="restart"/>
            <w:vAlign w:val="center"/>
          </w:tcPr>
          <w:p w14:paraId="70E0DE8B">
            <w:pPr>
              <w:pStyle w:val="30"/>
            </w:pPr>
            <w:r>
              <w:rPr>
                <w:rFonts w:hint="eastAsia"/>
              </w:rPr>
              <w:t>主要建设内容</w:t>
            </w:r>
          </w:p>
        </w:tc>
        <w:tc>
          <w:tcPr>
            <w:tcW w:w="3680" w:type="pct"/>
            <w:gridSpan w:val="2"/>
            <w:vAlign w:val="center"/>
          </w:tcPr>
          <w:p w14:paraId="7DC67C1E">
            <w:pPr>
              <w:pStyle w:val="30"/>
            </w:pPr>
            <w:r>
              <w:rPr>
                <w:rFonts w:hint="eastAsia"/>
              </w:rPr>
              <w:t>建设必要性</w:t>
            </w:r>
          </w:p>
        </w:tc>
      </w:tr>
      <w:tr w14:paraId="54DFF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 w:type="pct"/>
            <w:vMerge w:val="continue"/>
            <w:vAlign w:val="center"/>
          </w:tcPr>
          <w:p w14:paraId="590DA628">
            <w:pPr>
              <w:pStyle w:val="30"/>
            </w:pPr>
          </w:p>
        </w:tc>
        <w:tc>
          <w:tcPr>
            <w:tcW w:w="843" w:type="pct"/>
            <w:vMerge w:val="continue"/>
            <w:vAlign w:val="center"/>
          </w:tcPr>
          <w:p w14:paraId="7BAC2099">
            <w:pPr>
              <w:pStyle w:val="30"/>
            </w:pPr>
          </w:p>
        </w:tc>
        <w:tc>
          <w:tcPr>
            <w:tcW w:w="1488" w:type="pct"/>
            <w:vAlign w:val="center"/>
          </w:tcPr>
          <w:p w14:paraId="156B8625">
            <w:pPr>
              <w:pStyle w:val="30"/>
            </w:pPr>
            <w:r>
              <w:rPr>
                <w:rFonts w:hint="eastAsia"/>
              </w:rPr>
              <w:t>政策文件及工作批示</w:t>
            </w:r>
          </w:p>
        </w:tc>
        <w:tc>
          <w:tcPr>
            <w:tcW w:w="2191" w:type="pct"/>
            <w:vAlign w:val="center"/>
          </w:tcPr>
          <w:p w14:paraId="5905F6F5">
            <w:pPr>
              <w:pStyle w:val="30"/>
            </w:pPr>
            <w:r>
              <w:rPr>
                <w:rFonts w:hint="eastAsia"/>
              </w:rPr>
              <w:t>具体摘要</w:t>
            </w:r>
          </w:p>
        </w:tc>
      </w:tr>
      <w:tr w14:paraId="74D9A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 w:type="pct"/>
            <w:vAlign w:val="center"/>
          </w:tcPr>
          <w:p w14:paraId="2E957DBC">
            <w:pPr>
              <w:pStyle w:val="30"/>
            </w:pPr>
            <w:r>
              <w:rPr>
                <w:rFonts w:hint="eastAsia"/>
              </w:rPr>
              <w:t>1</w:t>
            </w:r>
          </w:p>
        </w:tc>
        <w:tc>
          <w:tcPr>
            <w:tcW w:w="843" w:type="pct"/>
            <w:vAlign w:val="center"/>
          </w:tcPr>
          <w:p w14:paraId="38056F5D">
            <w:pPr>
              <w:pStyle w:val="30"/>
            </w:pPr>
            <w:r>
              <w:rPr>
                <w:rFonts w:hint="eastAsia"/>
              </w:rPr>
              <w:t>月报项目数据自动汇总</w:t>
            </w:r>
          </w:p>
        </w:tc>
        <w:tc>
          <w:tcPr>
            <w:tcW w:w="1488" w:type="pct"/>
            <w:vAlign w:val="center"/>
          </w:tcPr>
          <w:p w14:paraId="438E0300">
            <w:pPr>
              <w:pStyle w:val="30"/>
            </w:pPr>
            <w:r>
              <w:rPr>
                <w:rFonts w:hint="eastAsia"/>
              </w:rPr>
              <w:t>《审计署关于内部审计工作的规定》（2018年1月12日审计署令第11号公布自2018年3月1日起施行）</w:t>
            </w:r>
          </w:p>
        </w:tc>
        <w:tc>
          <w:tcPr>
            <w:tcW w:w="2191" w:type="pct"/>
            <w:vAlign w:val="center"/>
          </w:tcPr>
          <w:p w14:paraId="3A15E407">
            <w:pPr>
              <w:pStyle w:val="30"/>
            </w:pPr>
            <w:r>
              <w:t>依法属于审计机关审计监督对象的单位（以下统称单位）的内部审计工作，以及审计机关对单位内部审计工作的业务指导和监督，适用本规定。</w:t>
            </w:r>
          </w:p>
        </w:tc>
      </w:tr>
      <w:tr w14:paraId="6F1B4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 w:type="pct"/>
            <w:vAlign w:val="center"/>
          </w:tcPr>
          <w:p w14:paraId="5E3DA561">
            <w:pPr>
              <w:pStyle w:val="30"/>
            </w:pPr>
            <w:r>
              <w:t>2</w:t>
            </w:r>
          </w:p>
        </w:tc>
        <w:tc>
          <w:tcPr>
            <w:tcW w:w="843" w:type="pct"/>
            <w:vAlign w:val="center"/>
          </w:tcPr>
          <w:p w14:paraId="7DFE5546">
            <w:pPr>
              <w:pStyle w:val="30"/>
            </w:pPr>
            <w:r>
              <w:rPr>
                <w:rFonts w:hint="eastAsia"/>
              </w:rPr>
              <w:t>枚举联动功能</w:t>
            </w:r>
          </w:p>
        </w:tc>
        <w:tc>
          <w:tcPr>
            <w:tcW w:w="1488" w:type="pct"/>
            <w:vAlign w:val="center"/>
          </w:tcPr>
          <w:p w14:paraId="211A52DF">
            <w:pPr>
              <w:pStyle w:val="30"/>
            </w:pPr>
            <w:r>
              <w:rPr>
                <w:rFonts w:hint="eastAsia"/>
              </w:rPr>
              <w:t>《审计署关于内部审计工作的规定》（2018年1月12日审计署令第11号公布自2018年3月1日起施行）</w:t>
            </w:r>
          </w:p>
        </w:tc>
        <w:tc>
          <w:tcPr>
            <w:tcW w:w="2191" w:type="pct"/>
            <w:vAlign w:val="center"/>
          </w:tcPr>
          <w:p w14:paraId="09E9F2FB">
            <w:pPr>
              <w:pStyle w:val="30"/>
            </w:pPr>
            <w:r>
              <w:t>依法属于审计机关审计监督对象的单位（以下统称单位）的内部审计工作，以及审计机关对单位内部审计工作的业务指导和监督，适用本规定。</w:t>
            </w:r>
          </w:p>
        </w:tc>
      </w:tr>
      <w:tr w14:paraId="6826B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 w:type="pct"/>
            <w:vAlign w:val="center"/>
          </w:tcPr>
          <w:p w14:paraId="03E548B7">
            <w:pPr>
              <w:pStyle w:val="30"/>
            </w:pPr>
            <w:r>
              <w:rPr>
                <w:rFonts w:hint="eastAsia"/>
              </w:rPr>
              <w:t>3</w:t>
            </w:r>
          </w:p>
        </w:tc>
        <w:tc>
          <w:tcPr>
            <w:tcW w:w="843" w:type="pct"/>
            <w:vAlign w:val="center"/>
          </w:tcPr>
          <w:p w14:paraId="0E234A82">
            <w:pPr>
              <w:pStyle w:val="30"/>
            </w:pPr>
            <w:r>
              <w:rPr>
                <w:rFonts w:hint="eastAsia"/>
              </w:rPr>
              <w:t>批量数据/报告（自动建表）导入功能</w:t>
            </w:r>
          </w:p>
        </w:tc>
        <w:tc>
          <w:tcPr>
            <w:tcW w:w="1488" w:type="pct"/>
            <w:vAlign w:val="center"/>
          </w:tcPr>
          <w:p w14:paraId="7AEE0F47">
            <w:pPr>
              <w:pStyle w:val="30"/>
            </w:pPr>
            <w:r>
              <w:rPr>
                <w:rFonts w:hint="eastAsia"/>
              </w:rPr>
              <w:t>《审计署关于内部审计工作的规定》（2018年1月12日审计署令第11号公布自2018年3月1日起施行）</w:t>
            </w:r>
          </w:p>
        </w:tc>
        <w:tc>
          <w:tcPr>
            <w:tcW w:w="2191" w:type="pct"/>
            <w:vAlign w:val="center"/>
          </w:tcPr>
          <w:p w14:paraId="19CCFD86">
            <w:pPr>
              <w:pStyle w:val="30"/>
            </w:pPr>
            <w:r>
              <w:t>依法属于审计机关审计监督对象的单位（以下统称单位）的内部审计工作，以及审计机关对单位内部审计工作的业务指导和监督，适用本规定。</w:t>
            </w:r>
          </w:p>
        </w:tc>
      </w:tr>
      <w:tr w14:paraId="4ADB8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 w:type="pct"/>
            <w:vAlign w:val="center"/>
          </w:tcPr>
          <w:p w14:paraId="2F951B23">
            <w:pPr>
              <w:pStyle w:val="30"/>
            </w:pPr>
            <w:r>
              <w:rPr>
                <w:rFonts w:hint="eastAsia"/>
              </w:rPr>
              <w:t>4</w:t>
            </w:r>
          </w:p>
        </w:tc>
        <w:tc>
          <w:tcPr>
            <w:tcW w:w="843" w:type="pct"/>
            <w:vAlign w:val="center"/>
          </w:tcPr>
          <w:p w14:paraId="063ECB89">
            <w:pPr>
              <w:pStyle w:val="30"/>
            </w:pPr>
            <w:r>
              <w:rPr>
                <w:rFonts w:hint="eastAsia"/>
              </w:rPr>
              <w:t>资源节点指标自定义</w:t>
            </w:r>
          </w:p>
        </w:tc>
        <w:tc>
          <w:tcPr>
            <w:tcW w:w="1488" w:type="pct"/>
            <w:vAlign w:val="center"/>
          </w:tcPr>
          <w:p w14:paraId="3212F4A0">
            <w:pPr>
              <w:pStyle w:val="30"/>
            </w:pPr>
            <w:r>
              <w:rPr>
                <w:rFonts w:hint="eastAsia"/>
              </w:rPr>
              <w:t>《审计署关于内部审计工作的规定》（2018年1月12日审计署令第11号公布自2018年3月1日起施行）</w:t>
            </w:r>
          </w:p>
        </w:tc>
        <w:tc>
          <w:tcPr>
            <w:tcW w:w="2191" w:type="pct"/>
            <w:vAlign w:val="center"/>
          </w:tcPr>
          <w:p w14:paraId="1C3F7E43">
            <w:pPr>
              <w:pStyle w:val="30"/>
            </w:pPr>
            <w:r>
              <w:t>依法属于审计机关审计监督对象的单位（以下统称单位）的内部审计工作，以及审计机关对单位内部审计工作的业务指导和监督，适用本规定。</w:t>
            </w:r>
          </w:p>
        </w:tc>
      </w:tr>
      <w:tr w14:paraId="09A09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 w:type="pct"/>
            <w:vAlign w:val="center"/>
          </w:tcPr>
          <w:p w14:paraId="629ED79F">
            <w:pPr>
              <w:pStyle w:val="30"/>
            </w:pPr>
            <w:r>
              <w:rPr>
                <w:rFonts w:hint="eastAsia"/>
              </w:rPr>
              <w:t>5</w:t>
            </w:r>
          </w:p>
        </w:tc>
        <w:tc>
          <w:tcPr>
            <w:tcW w:w="843" w:type="pct"/>
            <w:vAlign w:val="center"/>
          </w:tcPr>
          <w:p w14:paraId="02C2DC76">
            <w:pPr>
              <w:pStyle w:val="30"/>
            </w:pPr>
            <w:r>
              <w:rPr>
                <w:rFonts w:hint="eastAsia"/>
              </w:rPr>
              <w:t>资源节点指标逻辑判断功能</w:t>
            </w:r>
          </w:p>
        </w:tc>
        <w:tc>
          <w:tcPr>
            <w:tcW w:w="1488" w:type="pct"/>
            <w:vAlign w:val="center"/>
          </w:tcPr>
          <w:p w14:paraId="08904B59">
            <w:pPr>
              <w:pStyle w:val="30"/>
            </w:pPr>
            <w:r>
              <w:rPr>
                <w:rFonts w:hint="eastAsia"/>
              </w:rPr>
              <w:t>《审计署关于内部审计工作的规定》（2018年1月12日审计署令第11号公布自2018年3月1日起施行）</w:t>
            </w:r>
          </w:p>
        </w:tc>
        <w:tc>
          <w:tcPr>
            <w:tcW w:w="2191" w:type="pct"/>
            <w:vAlign w:val="center"/>
          </w:tcPr>
          <w:p w14:paraId="22A75CD1">
            <w:pPr>
              <w:pStyle w:val="30"/>
            </w:pPr>
            <w:r>
              <w:t>依法属于审计机关审计监督对象的单位（以下统称单位）的内部审计工作，以及审计机关对单位内部审计工作的业务指导和监督，适用本规定。</w:t>
            </w:r>
          </w:p>
        </w:tc>
      </w:tr>
      <w:tr w14:paraId="4F53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 w:type="pct"/>
            <w:vAlign w:val="center"/>
          </w:tcPr>
          <w:p w14:paraId="70411787">
            <w:pPr>
              <w:pStyle w:val="30"/>
            </w:pPr>
            <w:r>
              <w:rPr>
                <w:rFonts w:hint="eastAsia"/>
              </w:rPr>
              <w:t>6</w:t>
            </w:r>
          </w:p>
        </w:tc>
        <w:tc>
          <w:tcPr>
            <w:tcW w:w="843" w:type="pct"/>
            <w:vAlign w:val="center"/>
          </w:tcPr>
          <w:p w14:paraId="0C3090F7">
            <w:pPr>
              <w:pStyle w:val="30"/>
            </w:pPr>
            <w:r>
              <w:rPr>
                <w:rFonts w:hint="eastAsia"/>
              </w:rPr>
              <w:t>资源节点自动跳转到报表功能</w:t>
            </w:r>
          </w:p>
        </w:tc>
        <w:tc>
          <w:tcPr>
            <w:tcW w:w="1488" w:type="pct"/>
            <w:vAlign w:val="center"/>
          </w:tcPr>
          <w:p w14:paraId="3E3619CA">
            <w:pPr>
              <w:pStyle w:val="30"/>
            </w:pPr>
            <w:r>
              <w:rPr>
                <w:rFonts w:hint="eastAsia"/>
              </w:rPr>
              <w:t>《审计署关于内部审计工作的规定》（2018年1月12日审计署令第11号公布自2018年3月1日起施行）</w:t>
            </w:r>
          </w:p>
        </w:tc>
        <w:tc>
          <w:tcPr>
            <w:tcW w:w="2191" w:type="pct"/>
            <w:vAlign w:val="center"/>
          </w:tcPr>
          <w:p w14:paraId="3C882DDA">
            <w:pPr>
              <w:pStyle w:val="30"/>
            </w:pPr>
            <w:r>
              <w:t>依法属于审计机关审计监督对象的单位（以下统称单位）的内部审计工作，以及审计机关对单位内部审计工作的业务指导和监督，适用本规定。</w:t>
            </w:r>
          </w:p>
        </w:tc>
      </w:tr>
      <w:tr w14:paraId="6F47A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 w:type="pct"/>
            <w:vAlign w:val="center"/>
          </w:tcPr>
          <w:p w14:paraId="617979EB">
            <w:pPr>
              <w:pStyle w:val="30"/>
            </w:pPr>
            <w:r>
              <w:rPr>
                <w:rFonts w:hint="eastAsia"/>
              </w:rPr>
              <w:t>7</w:t>
            </w:r>
          </w:p>
        </w:tc>
        <w:tc>
          <w:tcPr>
            <w:tcW w:w="843" w:type="pct"/>
            <w:vAlign w:val="center"/>
          </w:tcPr>
          <w:p w14:paraId="0C47277B">
            <w:pPr>
              <w:pStyle w:val="30"/>
            </w:pPr>
            <w:r>
              <w:rPr>
                <w:rFonts w:hint="eastAsia"/>
              </w:rPr>
              <w:t>浮动行按钮自定义</w:t>
            </w:r>
          </w:p>
        </w:tc>
        <w:tc>
          <w:tcPr>
            <w:tcW w:w="1488" w:type="pct"/>
            <w:vAlign w:val="center"/>
          </w:tcPr>
          <w:p w14:paraId="20C25DDF">
            <w:pPr>
              <w:pStyle w:val="30"/>
            </w:pPr>
            <w:r>
              <w:rPr>
                <w:rFonts w:hint="eastAsia"/>
              </w:rPr>
              <w:t>《审计署关于内部审计工作的规定》（2018年1月12日审计署令第11号公布自2018年3月1日起施行）</w:t>
            </w:r>
          </w:p>
        </w:tc>
        <w:tc>
          <w:tcPr>
            <w:tcW w:w="2191" w:type="pct"/>
            <w:vAlign w:val="center"/>
          </w:tcPr>
          <w:p w14:paraId="5B97F2BA">
            <w:pPr>
              <w:pStyle w:val="30"/>
            </w:pPr>
            <w:r>
              <w:t>依法属于审计机关审计监督对象的单位（以下统称单位）的内部审计工作，以及审计机关对单位内部审计工作的业务指导和监督，适用本规定。</w:t>
            </w:r>
          </w:p>
        </w:tc>
      </w:tr>
      <w:tr w14:paraId="0B241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 w:type="pct"/>
            <w:vAlign w:val="center"/>
          </w:tcPr>
          <w:p w14:paraId="2A85A29F">
            <w:pPr>
              <w:pStyle w:val="30"/>
            </w:pPr>
            <w:r>
              <w:rPr>
                <w:rFonts w:hint="eastAsia"/>
              </w:rPr>
              <w:t>8</w:t>
            </w:r>
          </w:p>
        </w:tc>
        <w:tc>
          <w:tcPr>
            <w:tcW w:w="843" w:type="pct"/>
            <w:vAlign w:val="center"/>
          </w:tcPr>
          <w:p w14:paraId="63BC6788">
            <w:pPr>
              <w:pStyle w:val="30"/>
            </w:pPr>
            <w:r>
              <w:rPr>
                <w:rFonts w:hint="eastAsia"/>
              </w:rPr>
              <w:t>报表行高自定义</w:t>
            </w:r>
          </w:p>
        </w:tc>
        <w:tc>
          <w:tcPr>
            <w:tcW w:w="1488" w:type="pct"/>
          </w:tcPr>
          <w:p w14:paraId="4DDCA7F8">
            <w:pPr>
              <w:pStyle w:val="30"/>
            </w:pPr>
            <w:r>
              <w:rPr>
                <w:rFonts w:hint="eastAsia"/>
              </w:rPr>
              <w:t>《审计署关于内部审计工作的规定》（2018年1月12日审计署令第11号公布自2018年3月1日起施行）</w:t>
            </w:r>
          </w:p>
        </w:tc>
        <w:tc>
          <w:tcPr>
            <w:tcW w:w="2191" w:type="pct"/>
            <w:vAlign w:val="center"/>
          </w:tcPr>
          <w:p w14:paraId="2524AD96">
            <w:pPr>
              <w:pStyle w:val="30"/>
            </w:pPr>
            <w:r>
              <w:t>依法属于审计机关审计监督对象的单位（以下统称单位）的内部审计工作，以及审计机关对单位内部审计工作的业务指导和监督，适用本规定。</w:t>
            </w:r>
          </w:p>
        </w:tc>
      </w:tr>
      <w:tr w14:paraId="4CB2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 w:type="pct"/>
            <w:vAlign w:val="center"/>
          </w:tcPr>
          <w:p w14:paraId="0325E780">
            <w:pPr>
              <w:pStyle w:val="30"/>
            </w:pPr>
            <w:r>
              <w:rPr>
                <w:rFonts w:hint="eastAsia"/>
              </w:rPr>
              <w:t>9</w:t>
            </w:r>
          </w:p>
        </w:tc>
        <w:tc>
          <w:tcPr>
            <w:tcW w:w="843" w:type="pct"/>
            <w:vAlign w:val="center"/>
          </w:tcPr>
          <w:p w14:paraId="602EBA9E">
            <w:pPr>
              <w:pStyle w:val="30"/>
            </w:pPr>
            <w:r>
              <w:rPr>
                <w:rFonts w:hint="eastAsia"/>
              </w:rPr>
              <w:t>汇总表数据锁定功能</w:t>
            </w:r>
          </w:p>
        </w:tc>
        <w:tc>
          <w:tcPr>
            <w:tcW w:w="1488" w:type="pct"/>
          </w:tcPr>
          <w:p w14:paraId="7BBA242D">
            <w:pPr>
              <w:pStyle w:val="30"/>
            </w:pPr>
            <w:r>
              <w:rPr>
                <w:rFonts w:hint="eastAsia"/>
              </w:rPr>
              <w:t>《审计署关于内部审计工作的规定》（2018年1月12日审计署令第11号公布自2018年3月1日起施行）</w:t>
            </w:r>
          </w:p>
        </w:tc>
        <w:tc>
          <w:tcPr>
            <w:tcW w:w="2191" w:type="pct"/>
            <w:vAlign w:val="center"/>
          </w:tcPr>
          <w:p w14:paraId="2F0ACEF4">
            <w:pPr>
              <w:pStyle w:val="30"/>
            </w:pPr>
            <w:r>
              <w:t>依法属于审计机关审计监督对象的单位（以下统称单位）的内部审计工作，以及审计机关对单位内部审计工作的业务指导和监督，适用本规定。</w:t>
            </w:r>
          </w:p>
        </w:tc>
      </w:tr>
      <w:tr w14:paraId="70FD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 w:type="pct"/>
            <w:vAlign w:val="center"/>
          </w:tcPr>
          <w:p w14:paraId="6DC7FBB2">
            <w:pPr>
              <w:pStyle w:val="30"/>
            </w:pPr>
            <w:r>
              <w:rPr>
                <w:rFonts w:hint="eastAsia"/>
              </w:rPr>
              <w:t>1</w:t>
            </w:r>
            <w:r>
              <w:t>0</w:t>
            </w:r>
          </w:p>
        </w:tc>
        <w:tc>
          <w:tcPr>
            <w:tcW w:w="843" w:type="pct"/>
            <w:vAlign w:val="center"/>
          </w:tcPr>
          <w:p w14:paraId="2C0FE083">
            <w:pPr>
              <w:pStyle w:val="30"/>
            </w:pPr>
            <w:r>
              <w:rPr>
                <w:rFonts w:hint="eastAsia"/>
              </w:rPr>
              <w:t>报表显示权限功能</w:t>
            </w:r>
          </w:p>
        </w:tc>
        <w:tc>
          <w:tcPr>
            <w:tcW w:w="1488" w:type="pct"/>
          </w:tcPr>
          <w:p w14:paraId="7824DD60">
            <w:pPr>
              <w:pStyle w:val="30"/>
            </w:pPr>
            <w:r>
              <w:rPr>
                <w:rFonts w:hint="eastAsia"/>
              </w:rPr>
              <w:t>《审计署关于内部审计工作的规定》（2018年1月12日审计署令第11号公布自2018年3月1日起施行）</w:t>
            </w:r>
          </w:p>
        </w:tc>
        <w:tc>
          <w:tcPr>
            <w:tcW w:w="2191" w:type="pct"/>
            <w:vAlign w:val="center"/>
          </w:tcPr>
          <w:p w14:paraId="394D9945">
            <w:pPr>
              <w:pStyle w:val="30"/>
            </w:pPr>
            <w:r>
              <w:t>依法属于审计机关审计监督对象的单位（以下统称单位）的内部审计工作，以及审计机关对单位内部审计工作的业务指导和监督，适用本规定。</w:t>
            </w:r>
          </w:p>
        </w:tc>
      </w:tr>
      <w:tr w14:paraId="0FDD4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 w:type="pct"/>
            <w:vAlign w:val="center"/>
          </w:tcPr>
          <w:p w14:paraId="53BD9A05">
            <w:pPr>
              <w:pStyle w:val="30"/>
            </w:pPr>
            <w:r>
              <w:rPr>
                <w:rFonts w:hint="eastAsia"/>
              </w:rPr>
              <w:t>1</w:t>
            </w:r>
            <w:r>
              <w:t>1</w:t>
            </w:r>
          </w:p>
        </w:tc>
        <w:tc>
          <w:tcPr>
            <w:tcW w:w="843" w:type="pct"/>
            <w:vAlign w:val="center"/>
          </w:tcPr>
          <w:p w14:paraId="2BCA953F">
            <w:pPr>
              <w:pStyle w:val="30"/>
            </w:pPr>
            <w:r>
              <w:rPr>
                <w:rFonts w:hint="eastAsia"/>
              </w:rPr>
              <w:t>月报、季报、一事一报、重要情况报备单分析子模块</w:t>
            </w:r>
          </w:p>
        </w:tc>
        <w:tc>
          <w:tcPr>
            <w:tcW w:w="1488" w:type="pct"/>
          </w:tcPr>
          <w:p w14:paraId="15CC6D27">
            <w:pPr>
              <w:pStyle w:val="30"/>
            </w:pPr>
            <w:r>
              <w:rPr>
                <w:rFonts w:hint="eastAsia"/>
              </w:rPr>
              <w:t>《审计署关于内部审计工作的规定》（2018年1月12日审计署令第11号公布自2018年3月1日起施行）</w:t>
            </w:r>
          </w:p>
        </w:tc>
        <w:tc>
          <w:tcPr>
            <w:tcW w:w="2191" w:type="pct"/>
            <w:vAlign w:val="center"/>
          </w:tcPr>
          <w:p w14:paraId="5E842DC9">
            <w:pPr>
              <w:pStyle w:val="30"/>
            </w:pPr>
            <w:r>
              <w:t>为了加强内部审计工作，建立健全内部审计制度，提升内部审计工作质量，充分发挥内部审计作用，根据《中华人民共和国审计法》《中华人民共和国审计法实施条例》以及国家其他有关规定，制定本规定。</w:t>
            </w:r>
          </w:p>
        </w:tc>
      </w:tr>
      <w:tr w14:paraId="7220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 w:type="pct"/>
            <w:vAlign w:val="center"/>
          </w:tcPr>
          <w:p w14:paraId="384C9A16">
            <w:pPr>
              <w:pStyle w:val="30"/>
            </w:pPr>
            <w:r>
              <w:rPr>
                <w:rFonts w:hint="eastAsia"/>
              </w:rPr>
              <w:t>1</w:t>
            </w:r>
            <w:r>
              <w:t>2</w:t>
            </w:r>
          </w:p>
        </w:tc>
        <w:tc>
          <w:tcPr>
            <w:tcW w:w="843" w:type="pct"/>
            <w:vAlign w:val="center"/>
          </w:tcPr>
          <w:p w14:paraId="6DC0138F">
            <w:pPr>
              <w:pStyle w:val="30"/>
            </w:pPr>
            <w:r>
              <w:rPr>
                <w:rFonts w:hint="eastAsia"/>
              </w:rPr>
              <w:t>分析报告导出功能</w:t>
            </w:r>
          </w:p>
        </w:tc>
        <w:tc>
          <w:tcPr>
            <w:tcW w:w="1488" w:type="pct"/>
          </w:tcPr>
          <w:p w14:paraId="7CBB3F6B">
            <w:pPr>
              <w:pStyle w:val="30"/>
            </w:pPr>
            <w:r>
              <w:rPr>
                <w:rFonts w:hint="eastAsia"/>
              </w:rPr>
              <w:t>《审计署关于内部审计工作的规定》（2018年1月12日审计署令第11号公布自2018年3月1日起施行）</w:t>
            </w:r>
          </w:p>
        </w:tc>
        <w:tc>
          <w:tcPr>
            <w:tcW w:w="2191" w:type="pct"/>
            <w:vAlign w:val="center"/>
          </w:tcPr>
          <w:p w14:paraId="367CF06C">
            <w:pPr>
              <w:pStyle w:val="30"/>
            </w:pPr>
            <w:r>
              <w:t>为了加强内部审计工作，建立健全内部审计制度，提升内部审计工作质量，充分发挥内部审计作用，根据《中华人民共和国审计法》《中华人民共和国审计法实施条例》以及国家其他有关规定，制定本规定。</w:t>
            </w:r>
          </w:p>
        </w:tc>
      </w:tr>
      <w:tr w14:paraId="72CE5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6" w:type="pct"/>
            <w:vAlign w:val="center"/>
          </w:tcPr>
          <w:p w14:paraId="5557CC52">
            <w:pPr>
              <w:pStyle w:val="30"/>
            </w:pPr>
            <w:r>
              <w:rPr>
                <w:rFonts w:hint="eastAsia"/>
              </w:rPr>
              <w:t>1</w:t>
            </w:r>
            <w:r>
              <w:t>3</w:t>
            </w:r>
          </w:p>
        </w:tc>
        <w:tc>
          <w:tcPr>
            <w:tcW w:w="843" w:type="pct"/>
            <w:vAlign w:val="center"/>
          </w:tcPr>
          <w:p w14:paraId="244645A0">
            <w:pPr>
              <w:pStyle w:val="30"/>
            </w:pPr>
            <w:r>
              <w:rPr>
                <w:rFonts w:hint="eastAsia"/>
              </w:rPr>
              <w:t>内审分析模块后台管理</w:t>
            </w:r>
          </w:p>
        </w:tc>
        <w:tc>
          <w:tcPr>
            <w:tcW w:w="1488" w:type="pct"/>
          </w:tcPr>
          <w:p w14:paraId="36E9CAD1">
            <w:pPr>
              <w:pStyle w:val="30"/>
            </w:pPr>
            <w:r>
              <w:rPr>
                <w:rFonts w:hint="eastAsia"/>
              </w:rPr>
              <w:t>《审计署关于内部审计工作的规定》（2018年1月12日审计署令第11号公布自2018年3月1日起施行）</w:t>
            </w:r>
          </w:p>
        </w:tc>
        <w:tc>
          <w:tcPr>
            <w:tcW w:w="2191" w:type="pct"/>
            <w:vAlign w:val="center"/>
          </w:tcPr>
          <w:p w14:paraId="4216768A">
            <w:pPr>
              <w:pStyle w:val="30"/>
            </w:pPr>
            <w:r>
              <w:t>为了加强内部审计工作，建立健全内部审计制度，提升内部审计工作质量，充分发挥内部审计作用，根据《中华人民共和国审计法》《中华人民共和国审计法实施条例》以及国家其他有关规定，制定本规定。</w:t>
            </w:r>
          </w:p>
        </w:tc>
      </w:tr>
    </w:tbl>
    <w:p w14:paraId="702B55A8">
      <w:pPr>
        <w:ind w:firstLine="480"/>
      </w:pPr>
    </w:p>
    <w:p w14:paraId="498201A5">
      <w:pPr>
        <w:ind w:firstLine="480"/>
        <w:rPr>
          <w:rFonts w:cs="Times New Roman"/>
        </w:rPr>
      </w:pPr>
    </w:p>
    <w:p w14:paraId="1B85FB46">
      <w:pPr>
        <w:pStyle w:val="5"/>
        <w:numPr>
          <w:ilvl w:val="3"/>
          <w:numId w:val="0"/>
        </w:numPr>
      </w:pPr>
      <w:r>
        <w:rPr>
          <w:rFonts w:hint="eastAsia" w:cs="宋体"/>
        </w:rPr>
        <w:t xml:space="preserve">4.1.2.12  </w:t>
      </w:r>
      <w:r>
        <w:rPr>
          <w:rFonts w:hint="eastAsia"/>
        </w:rPr>
        <w:t>审计整改管理子系统</w:t>
      </w:r>
    </w:p>
    <w:p w14:paraId="7E056838">
      <w:pPr>
        <w:pStyle w:val="22"/>
        <w:numPr>
          <w:ilvl w:val="8"/>
          <w:numId w:val="0"/>
        </w:numPr>
        <w:rPr>
          <w:rFonts w:hint="default"/>
        </w:rPr>
      </w:pPr>
      <w:r>
        <w:rPr>
          <w:rFonts w:hint="default" w:cs="Times New Roman"/>
        </w:rPr>
        <w:t xml:space="preserve">表4.11  </w:t>
      </w:r>
      <w:r>
        <w:t>政策对照清单</w:t>
      </w:r>
    </w:p>
    <w:tbl>
      <w:tblPr>
        <w:tblStyle w:val="19"/>
        <w:tblW w:w="488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1278"/>
        <w:gridCol w:w="1984"/>
        <w:gridCol w:w="4251"/>
      </w:tblGrid>
      <w:tr w14:paraId="2B51B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 w:type="pct"/>
            <w:vMerge w:val="restart"/>
            <w:vAlign w:val="center"/>
          </w:tcPr>
          <w:p w14:paraId="307C2A99">
            <w:pPr>
              <w:pStyle w:val="30"/>
            </w:pPr>
            <w:r>
              <w:rPr>
                <w:rFonts w:hint="eastAsia"/>
              </w:rPr>
              <w:t>序号</w:t>
            </w:r>
          </w:p>
        </w:tc>
        <w:tc>
          <w:tcPr>
            <w:tcW w:w="767" w:type="pct"/>
            <w:vMerge w:val="restart"/>
            <w:vAlign w:val="center"/>
          </w:tcPr>
          <w:p w14:paraId="267B0BF8">
            <w:pPr>
              <w:pStyle w:val="30"/>
            </w:pPr>
            <w:r>
              <w:rPr>
                <w:rFonts w:hint="eastAsia"/>
              </w:rPr>
              <w:t>主要建设内容</w:t>
            </w:r>
          </w:p>
        </w:tc>
        <w:tc>
          <w:tcPr>
            <w:tcW w:w="3743" w:type="pct"/>
            <w:gridSpan w:val="2"/>
            <w:vAlign w:val="center"/>
          </w:tcPr>
          <w:p w14:paraId="59870182">
            <w:pPr>
              <w:pStyle w:val="30"/>
            </w:pPr>
            <w:r>
              <w:rPr>
                <w:rFonts w:hint="eastAsia"/>
              </w:rPr>
              <w:t>建设必要性</w:t>
            </w:r>
          </w:p>
        </w:tc>
      </w:tr>
      <w:tr w14:paraId="624E8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 w:type="pct"/>
            <w:vMerge w:val="continue"/>
            <w:vAlign w:val="center"/>
          </w:tcPr>
          <w:p w14:paraId="7A17719A">
            <w:pPr>
              <w:pStyle w:val="30"/>
            </w:pPr>
          </w:p>
        </w:tc>
        <w:tc>
          <w:tcPr>
            <w:tcW w:w="767" w:type="pct"/>
            <w:vMerge w:val="continue"/>
            <w:vAlign w:val="center"/>
          </w:tcPr>
          <w:p w14:paraId="706E0E6A">
            <w:pPr>
              <w:pStyle w:val="30"/>
            </w:pPr>
          </w:p>
        </w:tc>
        <w:tc>
          <w:tcPr>
            <w:tcW w:w="1191" w:type="pct"/>
            <w:vAlign w:val="center"/>
          </w:tcPr>
          <w:p w14:paraId="492BE0E2">
            <w:pPr>
              <w:pStyle w:val="30"/>
            </w:pPr>
            <w:r>
              <w:rPr>
                <w:rFonts w:hint="eastAsia"/>
              </w:rPr>
              <w:t>政策文件及工作批示</w:t>
            </w:r>
          </w:p>
        </w:tc>
        <w:tc>
          <w:tcPr>
            <w:tcW w:w="2552" w:type="pct"/>
            <w:vAlign w:val="center"/>
          </w:tcPr>
          <w:p w14:paraId="335F18FE">
            <w:pPr>
              <w:pStyle w:val="30"/>
            </w:pPr>
            <w:r>
              <w:rPr>
                <w:rFonts w:hint="eastAsia"/>
              </w:rPr>
              <w:t>具体摘要</w:t>
            </w:r>
          </w:p>
        </w:tc>
      </w:tr>
      <w:tr w14:paraId="1C149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0" w:type="pct"/>
            <w:vAlign w:val="center"/>
          </w:tcPr>
          <w:p w14:paraId="79D41090">
            <w:pPr>
              <w:pStyle w:val="30"/>
            </w:pPr>
            <w:r>
              <w:rPr>
                <w:rFonts w:hint="eastAsia"/>
              </w:rPr>
              <w:t>1</w:t>
            </w:r>
          </w:p>
        </w:tc>
        <w:tc>
          <w:tcPr>
            <w:tcW w:w="767" w:type="pct"/>
            <w:vAlign w:val="center"/>
          </w:tcPr>
          <w:p w14:paraId="578C5E25">
            <w:pPr>
              <w:pStyle w:val="30"/>
            </w:pPr>
            <w:bookmarkStart w:id="75" w:name="_Hlk200355176"/>
            <w:r>
              <w:rPr>
                <w:rFonts w:hint="eastAsia"/>
              </w:rPr>
              <w:t>审计整改子系统数据融合服务</w:t>
            </w:r>
            <w:bookmarkEnd w:id="75"/>
          </w:p>
        </w:tc>
        <w:tc>
          <w:tcPr>
            <w:tcW w:w="1191" w:type="pct"/>
            <w:vAlign w:val="center"/>
          </w:tcPr>
          <w:p w14:paraId="3F0498C5">
            <w:pPr>
              <w:pStyle w:val="30"/>
            </w:pPr>
            <w:r>
              <w:rPr>
                <w:rFonts w:hint="eastAsia"/>
              </w:rPr>
              <w:t>《“十四五”国家审计工作发展规划》（中央审计委员会办公室、审计署2021年06月22日印发）</w:t>
            </w:r>
          </w:p>
        </w:tc>
        <w:tc>
          <w:tcPr>
            <w:tcW w:w="2552" w:type="pct"/>
            <w:vAlign w:val="center"/>
          </w:tcPr>
          <w:p w14:paraId="2E65838D">
            <w:pPr>
              <w:pStyle w:val="30"/>
            </w:pPr>
            <w:r>
              <w:rPr>
                <w:rFonts w:hint="eastAsia"/>
              </w:rPr>
              <w:t>根据《“十四五”国家审计工作发展规划》（中央审计委员会办公室、审计署2021年06月22日印发）的相关指导精神：明确提出"坚持科技强审，加强审计信息化建设"，要求各级审计机关"充分运用大数据等技术手段"。这一政策导向使得审计整改数据治理不再是可选项，而是审计数字化转型的必由之路。</w:t>
            </w:r>
          </w:p>
          <w:p w14:paraId="077484BA">
            <w:pPr>
              <w:pStyle w:val="30"/>
            </w:pPr>
            <w:r>
              <w:t>审计整改作为审计工作的"下半篇文章"，其数据治理水平直接关系到审计监督效能的发挥</w:t>
            </w:r>
            <w:r>
              <w:rPr>
                <w:rFonts w:hint="eastAsia"/>
              </w:rPr>
              <w:t>。为了全面提升上海市国资委对监管企业审计整改工作的管理效率与质量，实现对审计发现问题整改过程的全面记录、实时监控与深度分析。</w:t>
            </w:r>
          </w:p>
        </w:tc>
      </w:tr>
    </w:tbl>
    <w:p w14:paraId="5D2B6AE6">
      <w:pPr>
        <w:ind w:firstLine="480"/>
      </w:pPr>
    </w:p>
    <w:p w14:paraId="65B0D1D1">
      <w:pPr>
        <w:pStyle w:val="5"/>
        <w:numPr>
          <w:ilvl w:val="3"/>
          <w:numId w:val="0"/>
        </w:numPr>
      </w:pPr>
      <w:r>
        <w:rPr>
          <w:rFonts w:hint="eastAsia" w:cs="宋体"/>
        </w:rPr>
        <w:t xml:space="preserve">4.1.2.13  </w:t>
      </w:r>
      <w:r>
        <w:rPr>
          <w:rFonts w:hint="eastAsia"/>
        </w:rPr>
        <w:t>内部控制测评管理子系统</w:t>
      </w:r>
    </w:p>
    <w:p w14:paraId="4B6E3E14">
      <w:pPr>
        <w:ind w:firstLine="480"/>
        <w:rPr>
          <w:rFonts w:cs="Times New Roman"/>
        </w:rPr>
      </w:pPr>
      <w:r>
        <w:rPr>
          <w:rFonts w:cs="Times New Roman"/>
        </w:rPr>
        <w:t>根据《关于印发《关于加强中央企业内部控制体系建设与监督工作的实施意见》的通知》和《关于印发企业内部控制配套指引的通知》财会</w:t>
      </w:r>
      <w:r>
        <w:rPr>
          <w:rFonts w:cs="Times New Roman"/>
          <w:color w:val="000000"/>
          <w:kern w:val="0"/>
          <w:sz w:val="22"/>
          <w:szCs w:val="22"/>
        </w:rPr>
        <w:t>〔201</w:t>
      </w:r>
      <w:r>
        <w:rPr>
          <w:rFonts w:hint="eastAsia" w:cs="Times New Roman"/>
          <w:color w:val="000000"/>
          <w:kern w:val="0"/>
          <w:sz w:val="22"/>
          <w:szCs w:val="22"/>
        </w:rPr>
        <w:t>0</w:t>
      </w:r>
      <w:r>
        <w:rPr>
          <w:rFonts w:cs="Times New Roman"/>
          <w:color w:val="000000"/>
          <w:kern w:val="0"/>
          <w:sz w:val="22"/>
          <w:szCs w:val="22"/>
        </w:rPr>
        <w:t>〕</w:t>
      </w:r>
      <w:r>
        <w:rPr>
          <w:rFonts w:cs="Times New Roman"/>
        </w:rPr>
        <w:t>11号的相关指导精神，为了进一步加强上海市国资委监管企业内部控制工作的监督与管理，确保各企业建立健全并有效执行内部控制制度，明确具体的工作要求和标准，以保证执业质量符合行业规范和监管要求。</w:t>
      </w:r>
    </w:p>
    <w:p w14:paraId="5F506878">
      <w:pPr>
        <w:ind w:firstLine="480"/>
        <w:rPr>
          <w:rFonts w:cs="Times New Roman"/>
        </w:rPr>
      </w:pPr>
      <w:r>
        <w:rPr>
          <w:rFonts w:cs="Times New Roman"/>
        </w:rPr>
        <w:t>同时，为了满足对监管企业内控信息数据的采集、分析需求，以及对内部控制评测过程的管理要求，需要构建一个完善的内部控制评测管理子系统。</w:t>
      </w:r>
    </w:p>
    <w:p w14:paraId="2AC4B051">
      <w:pPr>
        <w:pStyle w:val="22"/>
        <w:numPr>
          <w:ilvl w:val="8"/>
          <w:numId w:val="0"/>
        </w:numPr>
        <w:rPr>
          <w:rFonts w:hint="default"/>
        </w:rPr>
      </w:pPr>
      <w:r>
        <w:rPr>
          <w:rFonts w:hint="default" w:cs="Times New Roman"/>
        </w:rPr>
        <w:t xml:space="preserve">表4.12  </w:t>
      </w:r>
      <w:r>
        <w:t>政策对照清单</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2746"/>
        <w:gridCol w:w="2506"/>
        <w:gridCol w:w="2812"/>
      </w:tblGrid>
      <w:tr w14:paraId="79E48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51" w:type="pct"/>
            <w:vMerge w:val="restart"/>
            <w:vAlign w:val="center"/>
          </w:tcPr>
          <w:p w14:paraId="56ACDC68">
            <w:pPr>
              <w:pStyle w:val="30"/>
            </w:pPr>
            <w:r>
              <w:rPr>
                <w:rFonts w:hint="eastAsia"/>
              </w:rPr>
              <w:t>序号</w:t>
            </w:r>
          </w:p>
        </w:tc>
        <w:tc>
          <w:tcPr>
            <w:tcW w:w="1617" w:type="pct"/>
            <w:vMerge w:val="restart"/>
            <w:vAlign w:val="center"/>
          </w:tcPr>
          <w:p w14:paraId="40905879">
            <w:pPr>
              <w:pStyle w:val="30"/>
            </w:pPr>
            <w:r>
              <w:rPr>
                <w:rFonts w:hint="eastAsia"/>
              </w:rPr>
              <w:t>主要建设内容</w:t>
            </w:r>
          </w:p>
        </w:tc>
        <w:tc>
          <w:tcPr>
            <w:tcW w:w="3131" w:type="pct"/>
            <w:gridSpan w:val="2"/>
            <w:vAlign w:val="center"/>
          </w:tcPr>
          <w:p w14:paraId="7C9EF9DD">
            <w:pPr>
              <w:pStyle w:val="30"/>
            </w:pPr>
            <w:r>
              <w:rPr>
                <w:rFonts w:hint="eastAsia"/>
              </w:rPr>
              <w:t>建设必要性</w:t>
            </w:r>
          </w:p>
        </w:tc>
      </w:tr>
      <w:tr w14:paraId="31E8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251" w:type="pct"/>
            <w:vMerge w:val="continue"/>
            <w:vAlign w:val="center"/>
          </w:tcPr>
          <w:p w14:paraId="4E1B1544">
            <w:pPr>
              <w:pStyle w:val="30"/>
            </w:pPr>
          </w:p>
        </w:tc>
        <w:tc>
          <w:tcPr>
            <w:tcW w:w="1617" w:type="pct"/>
            <w:vMerge w:val="continue"/>
            <w:vAlign w:val="center"/>
          </w:tcPr>
          <w:p w14:paraId="000B9EF5">
            <w:pPr>
              <w:pStyle w:val="30"/>
            </w:pPr>
          </w:p>
        </w:tc>
        <w:tc>
          <w:tcPr>
            <w:tcW w:w="1476" w:type="pct"/>
            <w:vAlign w:val="center"/>
          </w:tcPr>
          <w:p w14:paraId="58DDDAE5">
            <w:pPr>
              <w:pStyle w:val="30"/>
            </w:pPr>
            <w:r>
              <w:rPr>
                <w:rFonts w:hint="eastAsia"/>
              </w:rPr>
              <w:t>政策文件及工作批示</w:t>
            </w:r>
          </w:p>
        </w:tc>
        <w:tc>
          <w:tcPr>
            <w:tcW w:w="1654" w:type="pct"/>
            <w:vAlign w:val="center"/>
          </w:tcPr>
          <w:p w14:paraId="52235E61">
            <w:pPr>
              <w:pStyle w:val="30"/>
            </w:pPr>
            <w:r>
              <w:rPr>
                <w:rFonts w:hint="eastAsia"/>
              </w:rPr>
              <w:t>具体摘要</w:t>
            </w:r>
          </w:p>
        </w:tc>
      </w:tr>
      <w:tr w14:paraId="422EB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251" w:type="pct"/>
            <w:vAlign w:val="center"/>
          </w:tcPr>
          <w:p w14:paraId="433E1AA6">
            <w:pPr>
              <w:pStyle w:val="30"/>
            </w:pPr>
            <w:r>
              <w:t>1</w:t>
            </w:r>
          </w:p>
        </w:tc>
        <w:tc>
          <w:tcPr>
            <w:tcW w:w="1617" w:type="pct"/>
            <w:vAlign w:val="center"/>
          </w:tcPr>
          <w:p w14:paraId="40913882">
            <w:pPr>
              <w:pStyle w:val="30"/>
            </w:pPr>
            <w:r>
              <w:rPr>
                <w:rFonts w:hint="eastAsia"/>
              </w:rPr>
              <w:t>抽样范围表格导入</w:t>
            </w:r>
          </w:p>
        </w:tc>
        <w:tc>
          <w:tcPr>
            <w:tcW w:w="1476" w:type="pct"/>
            <w:vAlign w:val="center"/>
          </w:tcPr>
          <w:p w14:paraId="1E31A3C7">
            <w:pPr>
              <w:pStyle w:val="30"/>
            </w:pPr>
            <w:r>
              <w:rPr>
                <w:rFonts w:hint="eastAsia"/>
              </w:rPr>
              <w:t>关于印发《关于加强中央企业内部控制体系建设与监督工作的实施意见》的通知(国资发监督规〔2019〕101号)</w:t>
            </w:r>
          </w:p>
        </w:tc>
        <w:tc>
          <w:tcPr>
            <w:tcW w:w="1654" w:type="pct"/>
            <w:vAlign w:val="center"/>
          </w:tcPr>
          <w:p w14:paraId="7164C6E2">
            <w:pPr>
              <w:pStyle w:val="30"/>
            </w:pPr>
            <w:r>
              <w:rPr>
                <w:rFonts w:hint="eastAsia"/>
              </w:rPr>
              <w:t>优化内控体系。建立健全以风险管理为导向、合规管理监督为重点，严格、规范、全面、有效的内控体系。</w:t>
            </w:r>
          </w:p>
        </w:tc>
      </w:tr>
      <w:tr w14:paraId="14F4B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251" w:type="pct"/>
            <w:vAlign w:val="center"/>
          </w:tcPr>
          <w:p w14:paraId="14670BDE">
            <w:pPr>
              <w:pStyle w:val="30"/>
            </w:pPr>
            <w:r>
              <w:t>2</w:t>
            </w:r>
          </w:p>
        </w:tc>
        <w:tc>
          <w:tcPr>
            <w:tcW w:w="1617" w:type="pct"/>
            <w:vAlign w:val="center"/>
          </w:tcPr>
          <w:p w14:paraId="503EFEB1">
            <w:pPr>
              <w:pStyle w:val="30"/>
            </w:pPr>
            <w:r>
              <w:rPr>
                <w:rFonts w:hint="eastAsia"/>
              </w:rPr>
              <w:t>业务总量指标选择</w:t>
            </w:r>
          </w:p>
        </w:tc>
        <w:tc>
          <w:tcPr>
            <w:tcW w:w="1476" w:type="pct"/>
            <w:vAlign w:val="center"/>
          </w:tcPr>
          <w:p w14:paraId="1BBDAB3D">
            <w:pPr>
              <w:pStyle w:val="30"/>
            </w:pPr>
            <w:r>
              <w:rPr>
                <w:rFonts w:hint="eastAsia"/>
              </w:rPr>
              <w:t>关于印发《关于加强中央企业内部控制体系建设与监督工作的实施意见》的通知(国资发监督规〔2019〕101号)</w:t>
            </w:r>
          </w:p>
        </w:tc>
        <w:tc>
          <w:tcPr>
            <w:tcW w:w="1654" w:type="pct"/>
            <w:vAlign w:val="center"/>
          </w:tcPr>
          <w:p w14:paraId="565EFBF4">
            <w:pPr>
              <w:pStyle w:val="30"/>
            </w:pPr>
            <w:r>
              <w:rPr>
                <w:rFonts w:hint="eastAsia"/>
              </w:rPr>
              <w:t>优化内控体系。建立健全以风险管理为导向、合规管理监督为重点，严格、规范、全面、有效的内控体系。</w:t>
            </w:r>
          </w:p>
        </w:tc>
      </w:tr>
      <w:tr w14:paraId="6CEDD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251" w:type="pct"/>
            <w:vAlign w:val="center"/>
          </w:tcPr>
          <w:p w14:paraId="0A9EE818">
            <w:pPr>
              <w:pStyle w:val="30"/>
            </w:pPr>
            <w:r>
              <w:t>3</w:t>
            </w:r>
          </w:p>
        </w:tc>
        <w:tc>
          <w:tcPr>
            <w:tcW w:w="1617" w:type="pct"/>
            <w:noWrap/>
            <w:vAlign w:val="center"/>
          </w:tcPr>
          <w:p w14:paraId="0D3AA32F">
            <w:pPr>
              <w:pStyle w:val="30"/>
            </w:pPr>
            <w:r>
              <w:rPr>
                <w:rFonts w:hint="eastAsia"/>
              </w:rPr>
              <w:t>业务总量占比计算</w:t>
            </w:r>
          </w:p>
        </w:tc>
        <w:tc>
          <w:tcPr>
            <w:tcW w:w="1476" w:type="pct"/>
            <w:vAlign w:val="center"/>
          </w:tcPr>
          <w:p w14:paraId="1D92F9F9">
            <w:pPr>
              <w:pStyle w:val="30"/>
            </w:pPr>
            <w:r>
              <w:rPr>
                <w:rFonts w:hint="eastAsia"/>
              </w:rPr>
              <w:t>关于印发《关于加强中央企业内部控制体系建设与监督工作的实施意见》的通知(国资发监督规〔2019〕101号)</w:t>
            </w:r>
          </w:p>
        </w:tc>
        <w:tc>
          <w:tcPr>
            <w:tcW w:w="1654" w:type="pct"/>
            <w:vAlign w:val="center"/>
          </w:tcPr>
          <w:p w14:paraId="2A8C8C44">
            <w:pPr>
              <w:pStyle w:val="30"/>
            </w:pPr>
            <w:r>
              <w:rPr>
                <w:rFonts w:hint="eastAsia"/>
              </w:rPr>
              <w:t>优化内控体系。建立健全以风险管理为导向、合规管理监督为重点，严格、规范、全面、有效的内控体系。</w:t>
            </w:r>
          </w:p>
        </w:tc>
      </w:tr>
      <w:tr w14:paraId="3A746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251" w:type="pct"/>
            <w:vAlign w:val="center"/>
          </w:tcPr>
          <w:p w14:paraId="7BAFAB50">
            <w:pPr>
              <w:pStyle w:val="30"/>
            </w:pPr>
            <w:r>
              <w:t>4</w:t>
            </w:r>
          </w:p>
        </w:tc>
        <w:tc>
          <w:tcPr>
            <w:tcW w:w="1617" w:type="pct"/>
            <w:noWrap/>
            <w:vAlign w:val="center"/>
          </w:tcPr>
          <w:p w14:paraId="1D4C24A9">
            <w:pPr>
              <w:pStyle w:val="30"/>
            </w:pPr>
            <w:r>
              <w:rPr>
                <w:rFonts w:hint="eastAsia"/>
              </w:rPr>
              <w:t>内控管理树形提取</w:t>
            </w:r>
          </w:p>
        </w:tc>
        <w:tc>
          <w:tcPr>
            <w:tcW w:w="1476" w:type="pct"/>
            <w:vAlign w:val="center"/>
          </w:tcPr>
          <w:p w14:paraId="0D271FF8">
            <w:pPr>
              <w:pStyle w:val="30"/>
            </w:pPr>
            <w:r>
              <w:rPr>
                <w:rFonts w:hint="eastAsia"/>
              </w:rPr>
              <w:t>关于印发《关于加强中央企业内部控制体系建设与监督工作的实施意见》的通知(国资发监督规〔2019〕101号)</w:t>
            </w:r>
          </w:p>
        </w:tc>
        <w:tc>
          <w:tcPr>
            <w:tcW w:w="1654" w:type="pct"/>
            <w:vAlign w:val="center"/>
          </w:tcPr>
          <w:p w14:paraId="310225E4">
            <w:pPr>
              <w:pStyle w:val="30"/>
            </w:pPr>
            <w:r>
              <w:rPr>
                <w:rFonts w:hint="eastAsia"/>
              </w:rPr>
              <w:t>优化内控体系。建立健全以风险管理为导向、合规管理监督为重点，严格、规范、全面、有效的内控体系。</w:t>
            </w:r>
          </w:p>
        </w:tc>
      </w:tr>
      <w:tr w14:paraId="161A2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251" w:type="pct"/>
            <w:vAlign w:val="center"/>
          </w:tcPr>
          <w:p w14:paraId="1F0147BF">
            <w:pPr>
              <w:pStyle w:val="30"/>
            </w:pPr>
            <w:r>
              <w:t>5</w:t>
            </w:r>
          </w:p>
        </w:tc>
        <w:tc>
          <w:tcPr>
            <w:tcW w:w="1617" w:type="pct"/>
            <w:noWrap/>
            <w:vAlign w:val="center"/>
          </w:tcPr>
          <w:p w14:paraId="0F2A2CDA">
            <w:pPr>
              <w:pStyle w:val="30"/>
            </w:pPr>
            <w:r>
              <w:rPr>
                <w:rFonts w:hint="eastAsia"/>
              </w:rPr>
              <w:t>内控树形管理</w:t>
            </w:r>
          </w:p>
        </w:tc>
        <w:tc>
          <w:tcPr>
            <w:tcW w:w="1476" w:type="pct"/>
            <w:vAlign w:val="center"/>
          </w:tcPr>
          <w:p w14:paraId="60075F17">
            <w:pPr>
              <w:pStyle w:val="30"/>
            </w:pPr>
            <w:r>
              <w:rPr>
                <w:rFonts w:hint="eastAsia"/>
              </w:rPr>
              <w:t>关于印发《关于加强中央企业内部控制体系建设与监督工作的实施意见》的通知(国资发监督规〔2019〕101号)</w:t>
            </w:r>
          </w:p>
        </w:tc>
        <w:tc>
          <w:tcPr>
            <w:tcW w:w="1654" w:type="pct"/>
            <w:vAlign w:val="center"/>
          </w:tcPr>
          <w:p w14:paraId="15D7E287">
            <w:pPr>
              <w:pStyle w:val="30"/>
            </w:pPr>
            <w:r>
              <w:rPr>
                <w:rFonts w:hint="eastAsia"/>
              </w:rPr>
              <w:t>优化内控体系。建立健全以风险管理为导向、合规管理监督为重点，严格、规范、全面、有效的内控体系。</w:t>
            </w:r>
          </w:p>
        </w:tc>
      </w:tr>
      <w:tr w14:paraId="2E228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251" w:type="pct"/>
            <w:vAlign w:val="center"/>
          </w:tcPr>
          <w:p w14:paraId="0382DCED">
            <w:pPr>
              <w:pStyle w:val="30"/>
            </w:pPr>
            <w:r>
              <w:t>6</w:t>
            </w:r>
          </w:p>
        </w:tc>
        <w:tc>
          <w:tcPr>
            <w:tcW w:w="1617" w:type="pct"/>
            <w:noWrap/>
            <w:vAlign w:val="center"/>
          </w:tcPr>
          <w:p w14:paraId="4E622BE4">
            <w:pPr>
              <w:pStyle w:val="30"/>
            </w:pPr>
            <w:r>
              <w:rPr>
                <w:rFonts w:hint="eastAsia"/>
              </w:rPr>
              <w:t>抽样树形显示</w:t>
            </w:r>
          </w:p>
        </w:tc>
        <w:tc>
          <w:tcPr>
            <w:tcW w:w="1476" w:type="pct"/>
            <w:vAlign w:val="center"/>
          </w:tcPr>
          <w:p w14:paraId="273AA1B9">
            <w:pPr>
              <w:pStyle w:val="30"/>
            </w:pPr>
            <w:r>
              <w:rPr>
                <w:rFonts w:hint="eastAsia"/>
              </w:rPr>
              <w:t>关于印发《关于加强中央企业内部控制体系建设与监督工作的实施意见》的通知(国资发监督规〔2019〕101号)</w:t>
            </w:r>
          </w:p>
        </w:tc>
        <w:tc>
          <w:tcPr>
            <w:tcW w:w="1654" w:type="pct"/>
            <w:vAlign w:val="center"/>
          </w:tcPr>
          <w:p w14:paraId="0F5AEC29">
            <w:pPr>
              <w:pStyle w:val="30"/>
            </w:pPr>
            <w:r>
              <w:rPr>
                <w:rFonts w:hint="eastAsia"/>
              </w:rPr>
              <w:t>优化内控体系。建立健全以风险管理为导向、合规管理监督为重点，严格、规范、全面、有效的内控体系。</w:t>
            </w:r>
          </w:p>
        </w:tc>
      </w:tr>
      <w:tr w14:paraId="31703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251" w:type="pct"/>
            <w:vAlign w:val="center"/>
          </w:tcPr>
          <w:p w14:paraId="7E60E0AA">
            <w:pPr>
              <w:pStyle w:val="30"/>
            </w:pPr>
            <w:r>
              <w:t>7</w:t>
            </w:r>
          </w:p>
        </w:tc>
        <w:tc>
          <w:tcPr>
            <w:tcW w:w="1617" w:type="pct"/>
            <w:noWrap/>
            <w:vAlign w:val="center"/>
          </w:tcPr>
          <w:p w14:paraId="6597DAB5">
            <w:pPr>
              <w:pStyle w:val="30"/>
            </w:pPr>
            <w:r>
              <w:rPr>
                <w:rFonts w:hint="eastAsia"/>
              </w:rPr>
              <w:t>填报树形显示</w:t>
            </w:r>
          </w:p>
        </w:tc>
        <w:tc>
          <w:tcPr>
            <w:tcW w:w="1476" w:type="pct"/>
            <w:vAlign w:val="center"/>
          </w:tcPr>
          <w:p w14:paraId="0DAE42D3">
            <w:pPr>
              <w:pStyle w:val="30"/>
            </w:pPr>
            <w:r>
              <w:rPr>
                <w:rFonts w:hint="eastAsia"/>
              </w:rPr>
              <w:t>关于印发《关于加强中央企业内部控制体系建设与监督工作的实施意见》的通知(国资发监督规〔2019〕101号)</w:t>
            </w:r>
          </w:p>
        </w:tc>
        <w:tc>
          <w:tcPr>
            <w:tcW w:w="1654" w:type="pct"/>
            <w:vAlign w:val="center"/>
          </w:tcPr>
          <w:p w14:paraId="71464FCC">
            <w:pPr>
              <w:pStyle w:val="30"/>
            </w:pPr>
            <w:r>
              <w:rPr>
                <w:rFonts w:hint="eastAsia"/>
              </w:rPr>
              <w:t>优化内控体系。建立健全以风险管理为导向、合规管理监督为重点，严格、规范、全面、有效的内控体系。</w:t>
            </w:r>
          </w:p>
        </w:tc>
      </w:tr>
      <w:tr w14:paraId="4849E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251" w:type="pct"/>
            <w:vAlign w:val="center"/>
          </w:tcPr>
          <w:p w14:paraId="3953F481">
            <w:pPr>
              <w:pStyle w:val="30"/>
            </w:pPr>
            <w:r>
              <w:t>8</w:t>
            </w:r>
          </w:p>
        </w:tc>
        <w:tc>
          <w:tcPr>
            <w:tcW w:w="1617" w:type="pct"/>
            <w:noWrap/>
            <w:vAlign w:val="center"/>
          </w:tcPr>
          <w:p w14:paraId="64D7BA0D">
            <w:pPr>
              <w:pStyle w:val="30"/>
            </w:pPr>
            <w:r>
              <w:rPr>
                <w:rFonts w:hint="eastAsia"/>
              </w:rPr>
              <w:t>汇总树形显示</w:t>
            </w:r>
          </w:p>
        </w:tc>
        <w:tc>
          <w:tcPr>
            <w:tcW w:w="1476" w:type="pct"/>
            <w:vAlign w:val="center"/>
          </w:tcPr>
          <w:p w14:paraId="43095F9C">
            <w:pPr>
              <w:pStyle w:val="30"/>
            </w:pPr>
            <w:r>
              <w:rPr>
                <w:rFonts w:hint="eastAsia"/>
              </w:rPr>
              <w:t>关于印发《关于加强中央企业内部控制体系建设与监督工作的实施意见》的通知(国资发监督规〔2019〕101号)</w:t>
            </w:r>
          </w:p>
        </w:tc>
        <w:tc>
          <w:tcPr>
            <w:tcW w:w="1654" w:type="pct"/>
            <w:vAlign w:val="center"/>
          </w:tcPr>
          <w:p w14:paraId="59A5CA2C">
            <w:pPr>
              <w:pStyle w:val="30"/>
            </w:pPr>
            <w:r>
              <w:rPr>
                <w:rFonts w:hint="eastAsia"/>
              </w:rPr>
              <w:t>优化内控体系。建立健全以风险管理为导向、合规管理监督为重点，严格、规范、全面、有效的内控体系。</w:t>
            </w:r>
          </w:p>
        </w:tc>
      </w:tr>
      <w:tr w14:paraId="30BED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251" w:type="pct"/>
            <w:vAlign w:val="center"/>
          </w:tcPr>
          <w:p w14:paraId="5618F740">
            <w:pPr>
              <w:pStyle w:val="30"/>
            </w:pPr>
            <w:r>
              <w:t>9</w:t>
            </w:r>
          </w:p>
        </w:tc>
        <w:tc>
          <w:tcPr>
            <w:tcW w:w="1617" w:type="pct"/>
            <w:noWrap/>
            <w:vAlign w:val="center"/>
          </w:tcPr>
          <w:p w14:paraId="16D2396E">
            <w:pPr>
              <w:pStyle w:val="30"/>
            </w:pPr>
            <w:r>
              <w:rPr>
                <w:rFonts w:hint="eastAsia"/>
              </w:rPr>
              <w:t>填报状态统计</w:t>
            </w:r>
          </w:p>
        </w:tc>
        <w:tc>
          <w:tcPr>
            <w:tcW w:w="1476" w:type="pct"/>
            <w:vAlign w:val="center"/>
          </w:tcPr>
          <w:p w14:paraId="19F1E903">
            <w:pPr>
              <w:pStyle w:val="30"/>
            </w:pPr>
            <w:r>
              <w:rPr>
                <w:rFonts w:hint="eastAsia"/>
              </w:rPr>
              <w:t>关于印发《关于加强中央企业内部控制体系建设与监督工作的实施意见》的通知(国资发监督规〔2019〕101号)</w:t>
            </w:r>
          </w:p>
        </w:tc>
        <w:tc>
          <w:tcPr>
            <w:tcW w:w="1654" w:type="pct"/>
            <w:vAlign w:val="center"/>
          </w:tcPr>
          <w:p w14:paraId="7084C678">
            <w:pPr>
              <w:pStyle w:val="30"/>
            </w:pPr>
            <w:r>
              <w:rPr>
                <w:rFonts w:hint="eastAsia"/>
              </w:rPr>
              <w:t>优化内控体系。建立健全以风险管理为导向、合规管理监督为重点，严格、规范、全面、有效的内控体系。</w:t>
            </w:r>
          </w:p>
        </w:tc>
      </w:tr>
      <w:tr w14:paraId="38473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251" w:type="pct"/>
            <w:vAlign w:val="center"/>
          </w:tcPr>
          <w:p w14:paraId="23DD4E4F">
            <w:pPr>
              <w:pStyle w:val="30"/>
            </w:pPr>
            <w:r>
              <w:t>10</w:t>
            </w:r>
          </w:p>
        </w:tc>
        <w:tc>
          <w:tcPr>
            <w:tcW w:w="1617" w:type="pct"/>
            <w:noWrap/>
            <w:vAlign w:val="center"/>
          </w:tcPr>
          <w:p w14:paraId="7C11EF62">
            <w:pPr>
              <w:pStyle w:val="30"/>
            </w:pPr>
            <w:r>
              <w:rPr>
                <w:rFonts w:hint="eastAsia"/>
              </w:rPr>
              <w:t>EXCEL表格数据导入</w:t>
            </w:r>
          </w:p>
        </w:tc>
        <w:tc>
          <w:tcPr>
            <w:tcW w:w="1476" w:type="pct"/>
            <w:vAlign w:val="center"/>
          </w:tcPr>
          <w:p w14:paraId="571975C4">
            <w:pPr>
              <w:pStyle w:val="30"/>
            </w:pPr>
            <w:r>
              <w:rPr>
                <w:rFonts w:hint="eastAsia"/>
              </w:rPr>
              <w:t>关于印发《关于加强中央企业内部控制体系建设与监督工作的实施意见》的通知(国资发监督规〔2019〕101号)</w:t>
            </w:r>
          </w:p>
        </w:tc>
        <w:tc>
          <w:tcPr>
            <w:tcW w:w="1654" w:type="pct"/>
            <w:vAlign w:val="center"/>
          </w:tcPr>
          <w:p w14:paraId="06C7C117">
            <w:pPr>
              <w:pStyle w:val="30"/>
            </w:pPr>
            <w:r>
              <w:rPr>
                <w:rFonts w:hint="eastAsia"/>
              </w:rPr>
              <w:t>优化内控体系。建立健全以风险管理为导向、合规管理监督为重点，严格、规范、全面、有效的内控体系。</w:t>
            </w:r>
          </w:p>
        </w:tc>
      </w:tr>
      <w:tr w14:paraId="39D2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251" w:type="pct"/>
            <w:vAlign w:val="center"/>
          </w:tcPr>
          <w:p w14:paraId="200FA03C">
            <w:pPr>
              <w:pStyle w:val="30"/>
            </w:pPr>
            <w:r>
              <w:t>11</w:t>
            </w:r>
          </w:p>
        </w:tc>
        <w:tc>
          <w:tcPr>
            <w:tcW w:w="1617" w:type="pct"/>
            <w:noWrap/>
            <w:vAlign w:val="center"/>
          </w:tcPr>
          <w:p w14:paraId="1282E8E1">
            <w:pPr>
              <w:pStyle w:val="30"/>
            </w:pPr>
            <w:r>
              <w:rPr>
                <w:rFonts w:hint="eastAsia"/>
              </w:rPr>
              <w:t>管理提升评价</w:t>
            </w:r>
          </w:p>
        </w:tc>
        <w:tc>
          <w:tcPr>
            <w:tcW w:w="1476" w:type="pct"/>
            <w:vAlign w:val="center"/>
          </w:tcPr>
          <w:p w14:paraId="432CB35D">
            <w:pPr>
              <w:pStyle w:val="30"/>
            </w:pPr>
            <w:r>
              <w:rPr>
                <w:rFonts w:hint="eastAsia"/>
              </w:rPr>
              <w:t>关于印发《关于加强中央企业内部控制体系建设与监督工作的实施意见》的通知(国资发监督规〔2019〕101号)</w:t>
            </w:r>
          </w:p>
        </w:tc>
        <w:tc>
          <w:tcPr>
            <w:tcW w:w="1654" w:type="pct"/>
            <w:vAlign w:val="center"/>
          </w:tcPr>
          <w:p w14:paraId="24E9D665">
            <w:pPr>
              <w:pStyle w:val="30"/>
            </w:pPr>
            <w:r>
              <w:rPr>
                <w:rFonts w:hint="eastAsia"/>
              </w:rPr>
              <w:t>优化内控体系。建立健全以风险管理为导向、合规管理监督为重点，严格、规范、全面、有效的内控体系。</w:t>
            </w:r>
          </w:p>
        </w:tc>
      </w:tr>
      <w:tr w14:paraId="28883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251" w:type="pct"/>
            <w:vAlign w:val="center"/>
          </w:tcPr>
          <w:p w14:paraId="62FD5414">
            <w:pPr>
              <w:pStyle w:val="30"/>
            </w:pPr>
            <w:r>
              <w:t>12</w:t>
            </w:r>
          </w:p>
        </w:tc>
        <w:tc>
          <w:tcPr>
            <w:tcW w:w="1617" w:type="pct"/>
            <w:noWrap/>
            <w:vAlign w:val="center"/>
          </w:tcPr>
          <w:p w14:paraId="2B8F6E57">
            <w:pPr>
              <w:pStyle w:val="30"/>
            </w:pPr>
            <w:r>
              <w:rPr>
                <w:rFonts w:hint="eastAsia"/>
              </w:rPr>
              <w:t>自动报告</w:t>
            </w:r>
          </w:p>
        </w:tc>
        <w:tc>
          <w:tcPr>
            <w:tcW w:w="1476" w:type="pct"/>
            <w:vAlign w:val="center"/>
          </w:tcPr>
          <w:p w14:paraId="3888C8BC">
            <w:pPr>
              <w:pStyle w:val="30"/>
            </w:pPr>
            <w:r>
              <w:rPr>
                <w:rFonts w:hint="eastAsia"/>
              </w:rPr>
              <w:t>关于印发《关于加强中央企业内部控制体系建设与监督工作的实施意见》的通知(国资发监督规〔2019〕101号)</w:t>
            </w:r>
          </w:p>
        </w:tc>
        <w:tc>
          <w:tcPr>
            <w:tcW w:w="1654" w:type="pct"/>
            <w:vAlign w:val="center"/>
          </w:tcPr>
          <w:p w14:paraId="7289B8EC">
            <w:pPr>
              <w:pStyle w:val="30"/>
            </w:pPr>
            <w:r>
              <w:rPr>
                <w:rFonts w:hint="eastAsia"/>
              </w:rPr>
              <w:t>优化内控体系。建立健全以风险管理为导向、合规管理监督为重点，严格、规范、全面、有效的内控体系。</w:t>
            </w:r>
          </w:p>
        </w:tc>
      </w:tr>
    </w:tbl>
    <w:p w14:paraId="0C36ADC3">
      <w:pPr>
        <w:ind w:firstLine="480"/>
        <w:rPr>
          <w:rFonts w:cs="Times New Roman"/>
        </w:rPr>
      </w:pPr>
    </w:p>
    <w:p w14:paraId="28B4D73A">
      <w:pPr>
        <w:pStyle w:val="5"/>
        <w:numPr>
          <w:ilvl w:val="3"/>
          <w:numId w:val="0"/>
        </w:numPr>
      </w:pPr>
      <w:r>
        <w:rPr>
          <w:rFonts w:hint="eastAsia" w:cs="宋体"/>
        </w:rPr>
        <w:t xml:space="preserve">4.1.2.14  </w:t>
      </w:r>
      <w:r>
        <w:rPr>
          <w:rFonts w:hint="eastAsia"/>
        </w:rPr>
        <w:t>企业服务大厅</w:t>
      </w:r>
    </w:p>
    <w:p w14:paraId="3CB18730">
      <w:pPr>
        <w:ind w:firstLine="480"/>
      </w:pPr>
      <w:r>
        <w:rPr>
          <w:rFonts w:hint="eastAsia"/>
        </w:rPr>
        <w:t>1、监管企业稳增长工作周报</w:t>
      </w:r>
    </w:p>
    <w:p w14:paraId="019C2258">
      <w:pPr>
        <w:ind w:firstLine="480"/>
      </w:pPr>
      <w:r>
        <w:rPr>
          <w:rFonts w:hint="eastAsia"/>
        </w:rPr>
        <w:t>随着经济的迅猛发展，对市场动态的敏锐捕捉与快速响应变得至关重要，而传统监管模式无法及时掌握企业的经营动态，其所带来的滞后性对经济健康持续的发展构成了不利影响，限制了政策制定与调整的及时性。</w:t>
      </w:r>
    </w:p>
    <w:p w14:paraId="5DDE3EA4">
      <w:pPr>
        <w:ind w:firstLine="480"/>
      </w:pPr>
      <w:r>
        <w:rPr>
          <w:rFonts w:hint="eastAsia"/>
        </w:rPr>
        <w:t>此外，企业自身发展的多元化和复杂性增加。不同类型、规模的企业在市场中面临着各种机遇和挑战，其经营数据的多样性和变化频率不断提高。若缺少对企业经营信息的及时捕捉，一方面，导致监管政策无法及时适应企业的实际发展状况，从而制约企业的健康成长和市场的有序竞争；另一方面增加经济运行的不确定性和风险，影响整体经济的稳定性和可持续发展。</w:t>
      </w:r>
    </w:p>
    <w:p w14:paraId="32160E05">
      <w:pPr>
        <w:ind w:firstLine="480"/>
      </w:pPr>
      <w:r>
        <w:rPr>
          <w:rFonts w:hint="eastAsia"/>
        </w:rPr>
        <w:t>因此，开展监管企业稳增长工作周报的平台建设，对于企业的稳健运营、风险预警、决策支持、政策调整、内部沟通等方面都具有重要意义。</w:t>
      </w:r>
    </w:p>
    <w:p w14:paraId="13249F19">
      <w:pPr>
        <w:ind w:firstLine="480"/>
      </w:pPr>
      <w:r>
        <w:rPr>
          <w:rFonts w:hint="eastAsia"/>
        </w:rPr>
        <w:t>2、党员教育初步排摸</w:t>
      </w:r>
    </w:p>
    <w:p w14:paraId="7EF84E48">
      <w:pPr>
        <w:ind w:firstLine="480"/>
      </w:pPr>
      <w:r>
        <w:rPr>
          <w:rFonts w:hint="eastAsia"/>
        </w:rPr>
        <w:t>党员教育是党建工作的重要组成部分。通过建设党员教育初步排摸系统，利用信息化手段快速处理数据，极大地减少人工操作环节，提升党建工作的信息化、现代化水平。同时，确保对党员教育情况有全面、准确的了解，为后续针对性地开展党员教育活动提供有力支撑，提升党员教育管理水平。</w:t>
      </w:r>
    </w:p>
    <w:p w14:paraId="16E015F2">
      <w:pPr>
        <w:pStyle w:val="5"/>
        <w:numPr>
          <w:ilvl w:val="3"/>
          <w:numId w:val="0"/>
        </w:numPr>
      </w:pPr>
      <w:r>
        <w:rPr>
          <w:rFonts w:hint="eastAsia" w:cs="宋体"/>
        </w:rPr>
        <w:t xml:space="preserve">4.1.2.15  </w:t>
      </w:r>
      <w:r>
        <w:rPr>
          <w:rFonts w:hint="eastAsia"/>
        </w:rPr>
        <w:t>国资监管数智管理子系统</w:t>
      </w:r>
    </w:p>
    <w:tbl>
      <w:tblPr>
        <w:tblStyle w:val="19"/>
        <w:tblW w:w="486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8"/>
        <w:gridCol w:w="1382"/>
        <w:gridCol w:w="2675"/>
        <w:gridCol w:w="3244"/>
      </w:tblGrid>
      <w:tr w14:paraId="3A7EC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1" w:type="pct"/>
            <w:vMerge w:val="restart"/>
            <w:tcMar>
              <w:left w:w="108" w:type="dxa"/>
              <w:right w:w="108" w:type="dxa"/>
            </w:tcMar>
            <w:vAlign w:val="center"/>
          </w:tcPr>
          <w:p w14:paraId="2DB6AD12">
            <w:pPr>
              <w:pStyle w:val="30"/>
            </w:pPr>
            <w:r>
              <w:rPr>
                <w:rFonts w:hint="eastAsia"/>
              </w:rPr>
              <w:t>序号</w:t>
            </w:r>
          </w:p>
        </w:tc>
        <w:tc>
          <w:tcPr>
            <w:tcW w:w="832" w:type="pct"/>
            <w:vMerge w:val="restart"/>
            <w:tcMar>
              <w:left w:w="108" w:type="dxa"/>
              <w:right w:w="108" w:type="dxa"/>
            </w:tcMar>
            <w:vAlign w:val="center"/>
          </w:tcPr>
          <w:p w14:paraId="541A624E">
            <w:pPr>
              <w:pStyle w:val="30"/>
            </w:pPr>
            <w:r>
              <w:rPr>
                <w:rFonts w:hint="eastAsia"/>
              </w:rPr>
              <w:t>主要建设内容</w:t>
            </w:r>
          </w:p>
        </w:tc>
        <w:tc>
          <w:tcPr>
            <w:tcW w:w="3566" w:type="pct"/>
            <w:gridSpan w:val="2"/>
            <w:tcMar>
              <w:left w:w="108" w:type="dxa"/>
              <w:right w:w="108" w:type="dxa"/>
            </w:tcMar>
            <w:vAlign w:val="center"/>
          </w:tcPr>
          <w:p w14:paraId="133A3137">
            <w:pPr>
              <w:pStyle w:val="30"/>
            </w:pPr>
            <w:r>
              <w:rPr>
                <w:rFonts w:hint="eastAsia"/>
              </w:rPr>
              <w:t>建设必要性</w:t>
            </w:r>
          </w:p>
        </w:tc>
      </w:tr>
      <w:tr w14:paraId="1960B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1" w:type="pct"/>
            <w:vMerge w:val="continue"/>
            <w:tcMar>
              <w:left w:w="108" w:type="dxa"/>
              <w:right w:w="108" w:type="dxa"/>
            </w:tcMar>
            <w:vAlign w:val="center"/>
          </w:tcPr>
          <w:p w14:paraId="2D9F262F">
            <w:pPr>
              <w:pStyle w:val="30"/>
            </w:pPr>
          </w:p>
        </w:tc>
        <w:tc>
          <w:tcPr>
            <w:tcW w:w="832" w:type="pct"/>
            <w:vMerge w:val="continue"/>
            <w:tcMar>
              <w:left w:w="108" w:type="dxa"/>
              <w:right w:w="108" w:type="dxa"/>
            </w:tcMar>
            <w:vAlign w:val="center"/>
          </w:tcPr>
          <w:p w14:paraId="4D889BC3">
            <w:pPr>
              <w:pStyle w:val="30"/>
            </w:pPr>
          </w:p>
        </w:tc>
        <w:tc>
          <w:tcPr>
            <w:tcW w:w="1611" w:type="pct"/>
            <w:tcMar>
              <w:left w:w="108" w:type="dxa"/>
              <w:right w:w="108" w:type="dxa"/>
            </w:tcMar>
            <w:vAlign w:val="center"/>
          </w:tcPr>
          <w:p w14:paraId="0CCC54A5">
            <w:pPr>
              <w:pStyle w:val="30"/>
            </w:pPr>
            <w:r>
              <w:rPr>
                <w:rFonts w:hint="eastAsia"/>
              </w:rPr>
              <w:t>政策文件及工作批示</w:t>
            </w:r>
          </w:p>
        </w:tc>
        <w:tc>
          <w:tcPr>
            <w:tcW w:w="1954" w:type="pct"/>
            <w:tcMar>
              <w:left w:w="108" w:type="dxa"/>
              <w:right w:w="108" w:type="dxa"/>
            </w:tcMar>
            <w:vAlign w:val="center"/>
          </w:tcPr>
          <w:p w14:paraId="15D7F863">
            <w:pPr>
              <w:pStyle w:val="30"/>
            </w:pPr>
            <w:r>
              <w:rPr>
                <w:rFonts w:hint="eastAsia"/>
              </w:rPr>
              <w:t>具体摘要</w:t>
            </w:r>
          </w:p>
        </w:tc>
      </w:tr>
      <w:tr w14:paraId="29315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1" w:type="pct"/>
            <w:vMerge w:val="restart"/>
            <w:tcMar>
              <w:left w:w="108" w:type="dxa"/>
              <w:right w:w="108" w:type="dxa"/>
            </w:tcMar>
            <w:vAlign w:val="center"/>
          </w:tcPr>
          <w:p w14:paraId="2F0690B8">
            <w:pPr>
              <w:pStyle w:val="30"/>
            </w:pPr>
            <w:r>
              <w:rPr>
                <w:rFonts w:hint="eastAsia"/>
              </w:rPr>
              <w:t>1</w:t>
            </w:r>
          </w:p>
        </w:tc>
        <w:tc>
          <w:tcPr>
            <w:tcW w:w="832" w:type="pct"/>
            <w:vMerge w:val="restart"/>
            <w:tcMar>
              <w:left w:w="108" w:type="dxa"/>
              <w:right w:w="108" w:type="dxa"/>
            </w:tcMar>
            <w:vAlign w:val="center"/>
          </w:tcPr>
          <w:p w14:paraId="29EAAD8D">
            <w:pPr>
              <w:pStyle w:val="30"/>
            </w:pPr>
            <w:r>
              <w:rPr>
                <w:rFonts w:hint="eastAsia"/>
              </w:rPr>
              <w:t>资源“图书馆”</w:t>
            </w:r>
          </w:p>
        </w:tc>
        <w:tc>
          <w:tcPr>
            <w:tcW w:w="1611" w:type="pct"/>
            <w:tcMar>
              <w:left w:w="108" w:type="dxa"/>
              <w:right w:w="108" w:type="dxa"/>
            </w:tcMar>
            <w:vAlign w:val="center"/>
          </w:tcPr>
          <w:p w14:paraId="2B10B15F">
            <w:pPr>
              <w:pStyle w:val="30"/>
            </w:pPr>
            <w:r>
              <w:rPr>
                <w:rFonts w:hint="eastAsia"/>
              </w:rPr>
              <w:t>国务院国资委《国资监管系统全面智能化升级方案》</w:t>
            </w:r>
          </w:p>
        </w:tc>
        <w:tc>
          <w:tcPr>
            <w:tcW w:w="1954" w:type="pct"/>
            <w:tcMar>
              <w:left w:w="108" w:type="dxa"/>
              <w:right w:w="108" w:type="dxa"/>
            </w:tcMar>
            <w:vAlign w:val="center"/>
          </w:tcPr>
          <w:p w14:paraId="3A71575D">
            <w:pPr>
              <w:pStyle w:val="30"/>
            </w:pPr>
            <w:r>
              <w:rPr>
                <w:rFonts w:hint="eastAsia"/>
              </w:rPr>
              <w:t>推动电子公文资源库、数字档案馆等建设，持续提升机关办文、办会、办事全流程线上运转效率，支撑委机关公文智能写作等场景，更好为领导决策、机关运行、信息共享提供保障。</w:t>
            </w:r>
          </w:p>
        </w:tc>
      </w:tr>
      <w:tr w14:paraId="6A68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1" w:type="pct"/>
            <w:vMerge w:val="continue"/>
            <w:tcMar>
              <w:left w:w="108" w:type="dxa"/>
              <w:right w:w="108" w:type="dxa"/>
            </w:tcMar>
            <w:vAlign w:val="center"/>
          </w:tcPr>
          <w:p w14:paraId="6558D208">
            <w:pPr>
              <w:pStyle w:val="30"/>
            </w:pPr>
          </w:p>
        </w:tc>
        <w:tc>
          <w:tcPr>
            <w:tcW w:w="832" w:type="pct"/>
            <w:vMerge w:val="continue"/>
            <w:tcMar>
              <w:left w:w="108" w:type="dxa"/>
              <w:right w:w="108" w:type="dxa"/>
            </w:tcMar>
            <w:vAlign w:val="center"/>
          </w:tcPr>
          <w:p w14:paraId="1B7E5BEB">
            <w:pPr>
              <w:pStyle w:val="30"/>
            </w:pPr>
          </w:p>
        </w:tc>
        <w:tc>
          <w:tcPr>
            <w:tcW w:w="1611" w:type="pct"/>
            <w:tcMar>
              <w:left w:w="108" w:type="dxa"/>
              <w:right w:w="108" w:type="dxa"/>
            </w:tcMar>
            <w:vAlign w:val="center"/>
          </w:tcPr>
          <w:p w14:paraId="59990622">
            <w:pPr>
              <w:pStyle w:val="30"/>
            </w:pPr>
            <w:r>
              <w:rPr>
                <w:rFonts w:hint="eastAsia"/>
              </w:rPr>
              <w:t>上海市国资委《上海市国资国企信息化工作要点》</w:t>
            </w:r>
          </w:p>
        </w:tc>
        <w:tc>
          <w:tcPr>
            <w:tcW w:w="1954" w:type="pct"/>
            <w:tcMar>
              <w:left w:w="108" w:type="dxa"/>
              <w:right w:w="108" w:type="dxa"/>
            </w:tcMar>
            <w:vAlign w:val="center"/>
          </w:tcPr>
          <w:p w14:paraId="5E8D364B">
            <w:pPr>
              <w:pStyle w:val="30"/>
            </w:pPr>
            <w:r>
              <w:rPr>
                <w:rFonts w:hint="eastAsia"/>
              </w:rPr>
              <w:t>推进“国资资源图书馆”的建设。依托数据中台和智能应用，汇聚政策法规、公文档案、监管数据、研究报告、外部数据等数据资源，进行集中治理、语料训练和权限管控，形成国资监管知识中心，提供安全、高效、精准的“智搜”能力，发挥知识服务赋能作用。</w:t>
            </w:r>
          </w:p>
        </w:tc>
      </w:tr>
      <w:tr w14:paraId="2C216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1" w:type="pct"/>
            <w:vMerge w:val="continue"/>
            <w:tcMar>
              <w:left w:w="108" w:type="dxa"/>
              <w:right w:w="108" w:type="dxa"/>
            </w:tcMar>
            <w:vAlign w:val="center"/>
          </w:tcPr>
          <w:p w14:paraId="501A0617">
            <w:pPr>
              <w:pStyle w:val="30"/>
            </w:pPr>
          </w:p>
        </w:tc>
        <w:tc>
          <w:tcPr>
            <w:tcW w:w="832" w:type="pct"/>
            <w:vMerge w:val="continue"/>
            <w:tcMar>
              <w:left w:w="108" w:type="dxa"/>
              <w:right w:w="108" w:type="dxa"/>
            </w:tcMar>
            <w:vAlign w:val="center"/>
          </w:tcPr>
          <w:p w14:paraId="11689060">
            <w:pPr>
              <w:pStyle w:val="30"/>
            </w:pPr>
          </w:p>
        </w:tc>
        <w:tc>
          <w:tcPr>
            <w:tcW w:w="1611" w:type="pct"/>
            <w:tcMar>
              <w:left w:w="108" w:type="dxa"/>
              <w:right w:w="108" w:type="dxa"/>
            </w:tcMar>
            <w:vAlign w:val="center"/>
          </w:tcPr>
          <w:p w14:paraId="73777B8D">
            <w:pPr>
              <w:pStyle w:val="30"/>
            </w:pPr>
            <w:r>
              <w:rPr>
                <w:rFonts w:hint="eastAsia"/>
              </w:rPr>
              <w:t>上海市国资委信息化处《关于全面深化上海国资数字化监管体系建设设想的汇报》</w:t>
            </w:r>
          </w:p>
        </w:tc>
        <w:tc>
          <w:tcPr>
            <w:tcW w:w="1954" w:type="pct"/>
            <w:tcMar>
              <w:left w:w="108" w:type="dxa"/>
              <w:right w:w="108" w:type="dxa"/>
            </w:tcMar>
            <w:vAlign w:val="center"/>
          </w:tcPr>
          <w:p w14:paraId="49CBD7C5">
            <w:pPr>
              <w:pStyle w:val="30"/>
            </w:pPr>
            <w:r>
              <w:rPr>
                <w:rFonts w:hint="eastAsia"/>
              </w:rPr>
              <w:t>推进“国资智库”建设。依托数据中台和智能应用，汇聚政策法规、公文档案、监管数据、研究报告、外部数据等数据资源，进行集中治理、语料训练和权限管控，形成国资监管知识中心，提供安全、高效、精准的“智搜”能力，发挥知识服务赋能作用。</w:t>
            </w:r>
          </w:p>
        </w:tc>
      </w:tr>
      <w:tr w14:paraId="050BC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1" w:type="pct"/>
            <w:vMerge w:val="restart"/>
            <w:tcMar>
              <w:left w:w="108" w:type="dxa"/>
              <w:right w:w="108" w:type="dxa"/>
            </w:tcMar>
            <w:vAlign w:val="center"/>
          </w:tcPr>
          <w:p w14:paraId="1906149D">
            <w:pPr>
              <w:pStyle w:val="30"/>
            </w:pPr>
            <w:r>
              <w:rPr>
                <w:rFonts w:hint="eastAsia"/>
              </w:rPr>
              <w:t>2</w:t>
            </w:r>
          </w:p>
        </w:tc>
        <w:tc>
          <w:tcPr>
            <w:tcW w:w="832" w:type="pct"/>
            <w:vMerge w:val="restart"/>
            <w:tcMar>
              <w:left w:w="108" w:type="dxa"/>
              <w:right w:w="108" w:type="dxa"/>
            </w:tcMar>
            <w:vAlign w:val="center"/>
          </w:tcPr>
          <w:p w14:paraId="1951937E">
            <w:pPr>
              <w:pStyle w:val="30"/>
            </w:pPr>
            <w:r>
              <w:rPr>
                <w:rFonts w:hint="eastAsia"/>
              </w:rPr>
              <w:t>国资监管数据资源平台</w:t>
            </w:r>
          </w:p>
        </w:tc>
        <w:tc>
          <w:tcPr>
            <w:tcW w:w="1611" w:type="pct"/>
            <w:tcMar>
              <w:left w:w="108" w:type="dxa"/>
              <w:right w:w="108" w:type="dxa"/>
            </w:tcMar>
            <w:vAlign w:val="center"/>
          </w:tcPr>
          <w:p w14:paraId="6994150C">
            <w:pPr>
              <w:pStyle w:val="30"/>
            </w:pPr>
            <w:r>
              <w:rPr>
                <w:rFonts w:hint="eastAsia"/>
              </w:rPr>
              <w:t>国务院国资委《国资监管系统全面智能化升级方案》</w:t>
            </w:r>
          </w:p>
        </w:tc>
        <w:tc>
          <w:tcPr>
            <w:tcW w:w="1954" w:type="pct"/>
            <w:tcMar>
              <w:left w:w="108" w:type="dxa"/>
              <w:right w:w="108" w:type="dxa"/>
            </w:tcMar>
            <w:vAlign w:val="center"/>
          </w:tcPr>
          <w:p w14:paraId="70F86A1D">
            <w:pPr>
              <w:pStyle w:val="30"/>
            </w:pPr>
            <w:r>
              <w:rPr>
                <w:rFonts w:hint="eastAsia"/>
              </w:rPr>
              <w:t>打造数据资源一中心。健全数据管理体系，优化数据管理组织，完善数据管理细则，加强数据架构设计，形成高质量监管数据集，强化一体化、智能化数据运营。提升大数据平台能力，打造架构先进的数据底座，推进监管数据全量汇聚。</w:t>
            </w:r>
          </w:p>
        </w:tc>
      </w:tr>
      <w:tr w14:paraId="1B30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1" w:type="pct"/>
            <w:vMerge w:val="continue"/>
            <w:tcMar>
              <w:left w:w="108" w:type="dxa"/>
              <w:right w:w="108" w:type="dxa"/>
            </w:tcMar>
            <w:vAlign w:val="center"/>
          </w:tcPr>
          <w:p w14:paraId="2F8EDBF8">
            <w:pPr>
              <w:pStyle w:val="30"/>
            </w:pPr>
          </w:p>
        </w:tc>
        <w:tc>
          <w:tcPr>
            <w:tcW w:w="832" w:type="pct"/>
            <w:vMerge w:val="continue"/>
            <w:tcMar>
              <w:left w:w="108" w:type="dxa"/>
              <w:right w:w="108" w:type="dxa"/>
            </w:tcMar>
            <w:vAlign w:val="center"/>
          </w:tcPr>
          <w:p w14:paraId="16997617">
            <w:pPr>
              <w:pStyle w:val="30"/>
            </w:pPr>
          </w:p>
        </w:tc>
        <w:tc>
          <w:tcPr>
            <w:tcW w:w="1611" w:type="pct"/>
            <w:tcMar>
              <w:left w:w="108" w:type="dxa"/>
              <w:right w:w="108" w:type="dxa"/>
            </w:tcMar>
            <w:vAlign w:val="center"/>
          </w:tcPr>
          <w:p w14:paraId="1853FE4A">
            <w:pPr>
              <w:pStyle w:val="30"/>
            </w:pPr>
            <w:r>
              <w:rPr>
                <w:rFonts w:hint="eastAsia"/>
              </w:rPr>
              <w:t>上海市国资委《上海市国资国企信息化工作要点》</w:t>
            </w:r>
          </w:p>
        </w:tc>
        <w:tc>
          <w:tcPr>
            <w:tcW w:w="1954" w:type="pct"/>
            <w:tcMar>
              <w:left w:w="108" w:type="dxa"/>
              <w:right w:w="108" w:type="dxa"/>
            </w:tcMar>
            <w:vAlign w:val="center"/>
          </w:tcPr>
          <w:p w14:paraId="694F1D9E">
            <w:pPr>
              <w:pStyle w:val="30"/>
            </w:pPr>
            <w:r>
              <w:rPr>
                <w:rFonts w:hint="eastAsia"/>
              </w:rPr>
              <w:t>深化监管数据资源平台建设。建设国资监管大数据平台，推进监管数据纳入目录进行动态管理，实现监管数据集中汇聚、源头治理和分级管理，避免重复采集，消除“数据烟囱”。上线监管数据供需对接功能，推动监管数据与国务院国资委、本市各级政府部门、各级企业等安全共享、综合利用。</w:t>
            </w:r>
          </w:p>
        </w:tc>
      </w:tr>
      <w:tr w14:paraId="1AFB3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1" w:type="pct"/>
            <w:vMerge w:val="continue"/>
            <w:tcMar>
              <w:left w:w="108" w:type="dxa"/>
              <w:right w:w="108" w:type="dxa"/>
            </w:tcMar>
            <w:vAlign w:val="center"/>
          </w:tcPr>
          <w:p w14:paraId="234F87C2">
            <w:pPr>
              <w:pStyle w:val="30"/>
            </w:pPr>
          </w:p>
        </w:tc>
        <w:tc>
          <w:tcPr>
            <w:tcW w:w="832" w:type="pct"/>
            <w:vMerge w:val="continue"/>
            <w:tcMar>
              <w:left w:w="108" w:type="dxa"/>
              <w:right w:w="108" w:type="dxa"/>
            </w:tcMar>
            <w:vAlign w:val="center"/>
          </w:tcPr>
          <w:p w14:paraId="3D17E14A">
            <w:pPr>
              <w:pStyle w:val="30"/>
            </w:pPr>
          </w:p>
        </w:tc>
        <w:tc>
          <w:tcPr>
            <w:tcW w:w="1611" w:type="pct"/>
            <w:tcMar>
              <w:left w:w="108" w:type="dxa"/>
              <w:right w:w="108" w:type="dxa"/>
            </w:tcMar>
            <w:vAlign w:val="center"/>
          </w:tcPr>
          <w:p w14:paraId="582A961E">
            <w:pPr>
              <w:pStyle w:val="30"/>
            </w:pPr>
            <w:r>
              <w:rPr>
                <w:rFonts w:hint="eastAsia"/>
              </w:rPr>
              <w:t>上海市国资委信息化处《关于全面深化上海国资数字化监管体系建设设想的汇报》</w:t>
            </w:r>
          </w:p>
        </w:tc>
        <w:tc>
          <w:tcPr>
            <w:tcW w:w="1954" w:type="pct"/>
            <w:tcMar>
              <w:left w:w="108" w:type="dxa"/>
              <w:right w:w="108" w:type="dxa"/>
            </w:tcMar>
            <w:vAlign w:val="center"/>
          </w:tcPr>
          <w:p w14:paraId="74CDEC9D">
            <w:pPr>
              <w:pStyle w:val="30"/>
            </w:pPr>
            <w:r>
              <w:rPr>
                <w:rFonts w:hint="eastAsia"/>
              </w:rPr>
              <w:t>构建监管数据中台。实现数据规划、产生、采集、存储、加工、共享、开放、应用、销毁等环节的数据治理在线管控。形成一体化数据资源目录，完善基础数据库、主题库和专题库建设，推动国资国企数据高效共享和综合利用，赋能全面风险预警等应用</w:t>
            </w:r>
          </w:p>
        </w:tc>
      </w:tr>
      <w:tr w14:paraId="6F846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1" w:type="pct"/>
            <w:vMerge w:val="restart"/>
            <w:tcMar>
              <w:left w:w="108" w:type="dxa"/>
              <w:right w:w="108" w:type="dxa"/>
            </w:tcMar>
            <w:vAlign w:val="center"/>
          </w:tcPr>
          <w:p w14:paraId="334F787E">
            <w:pPr>
              <w:pStyle w:val="30"/>
            </w:pPr>
            <w:r>
              <w:rPr>
                <w:rFonts w:hint="eastAsia"/>
              </w:rPr>
              <w:t>3</w:t>
            </w:r>
          </w:p>
        </w:tc>
        <w:tc>
          <w:tcPr>
            <w:tcW w:w="832" w:type="pct"/>
            <w:vMerge w:val="restart"/>
            <w:tcMar>
              <w:left w:w="108" w:type="dxa"/>
              <w:right w:w="108" w:type="dxa"/>
            </w:tcMar>
            <w:vAlign w:val="center"/>
          </w:tcPr>
          <w:p w14:paraId="0ACE503F">
            <w:pPr>
              <w:pStyle w:val="30"/>
            </w:pPr>
            <w:r>
              <w:rPr>
                <w:rFonts w:hint="eastAsia"/>
              </w:rPr>
              <w:t>国资智能管理平台</w:t>
            </w:r>
          </w:p>
        </w:tc>
        <w:tc>
          <w:tcPr>
            <w:tcW w:w="1611" w:type="pct"/>
            <w:tcMar>
              <w:left w:w="108" w:type="dxa"/>
              <w:right w:w="108" w:type="dxa"/>
            </w:tcMar>
            <w:vAlign w:val="center"/>
          </w:tcPr>
          <w:p w14:paraId="27E92587">
            <w:pPr>
              <w:pStyle w:val="30"/>
            </w:pPr>
            <w:r>
              <w:rPr>
                <w:rFonts w:hint="eastAsia"/>
              </w:rPr>
              <w:t>国务院国资委《国资监管系统全面智能化升级方案》</w:t>
            </w:r>
          </w:p>
        </w:tc>
        <w:tc>
          <w:tcPr>
            <w:tcW w:w="1954" w:type="pct"/>
            <w:tcMar>
              <w:left w:w="108" w:type="dxa"/>
              <w:right w:w="108" w:type="dxa"/>
            </w:tcMar>
            <w:vAlign w:val="center"/>
          </w:tcPr>
          <w:p w14:paraId="36517F10">
            <w:pPr>
              <w:pStyle w:val="30"/>
            </w:pPr>
            <w:r>
              <w:rPr>
                <w:rFonts w:hint="eastAsia"/>
              </w:rPr>
              <w:t>探索人工智能能力建设，引入人工智能能力应用于监管业务场景，探索构建国资监管大模型；坚持以业务应用需求为牵引，以各监管业务“点”上的智能化应用促进“面”上的智能化发展，稳中求进、点面结合，汇聚形成立体全方位的智能应用集合。</w:t>
            </w:r>
          </w:p>
        </w:tc>
      </w:tr>
      <w:tr w14:paraId="2333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1" w:type="pct"/>
            <w:vMerge w:val="continue"/>
            <w:tcMar>
              <w:left w:w="108" w:type="dxa"/>
              <w:right w:w="108" w:type="dxa"/>
            </w:tcMar>
            <w:vAlign w:val="center"/>
          </w:tcPr>
          <w:p w14:paraId="4644E145">
            <w:pPr>
              <w:pStyle w:val="30"/>
            </w:pPr>
          </w:p>
        </w:tc>
        <w:tc>
          <w:tcPr>
            <w:tcW w:w="832" w:type="pct"/>
            <w:vMerge w:val="continue"/>
            <w:tcMar>
              <w:left w:w="108" w:type="dxa"/>
              <w:right w:w="108" w:type="dxa"/>
            </w:tcMar>
            <w:vAlign w:val="center"/>
          </w:tcPr>
          <w:p w14:paraId="5B82E6B6">
            <w:pPr>
              <w:pStyle w:val="30"/>
            </w:pPr>
          </w:p>
        </w:tc>
        <w:tc>
          <w:tcPr>
            <w:tcW w:w="1611" w:type="pct"/>
            <w:tcMar>
              <w:left w:w="108" w:type="dxa"/>
              <w:right w:w="108" w:type="dxa"/>
            </w:tcMar>
            <w:vAlign w:val="center"/>
          </w:tcPr>
          <w:p w14:paraId="47D9BB5E">
            <w:pPr>
              <w:pStyle w:val="30"/>
            </w:pPr>
            <w:r>
              <w:rPr>
                <w:rFonts w:hint="eastAsia"/>
              </w:rPr>
              <w:t>上海市国资委信息化处《关于全面深化上海国资数字化监管体系建设设想的汇报》</w:t>
            </w:r>
          </w:p>
        </w:tc>
        <w:tc>
          <w:tcPr>
            <w:tcW w:w="1954" w:type="pct"/>
            <w:tcMar>
              <w:left w:w="108" w:type="dxa"/>
              <w:right w:w="108" w:type="dxa"/>
            </w:tcMar>
            <w:vAlign w:val="center"/>
          </w:tcPr>
          <w:p w14:paraId="06F5EA88">
            <w:pPr>
              <w:pStyle w:val="30"/>
            </w:pPr>
            <w:r>
              <w:rPr>
                <w:rFonts w:hint="eastAsia"/>
              </w:rPr>
              <w:t>配置智能办公应用工具，提供办公“智写、智核”能力，支撑委机关公文智能写作、智能校核等场景。</w:t>
            </w:r>
          </w:p>
        </w:tc>
      </w:tr>
    </w:tbl>
    <w:p w14:paraId="7D7231B8">
      <w:pPr>
        <w:ind w:firstLine="482"/>
        <w:rPr>
          <w:b/>
          <w:bCs/>
        </w:rPr>
      </w:pPr>
      <w:r>
        <w:rPr>
          <w:rFonts w:hint="eastAsia"/>
          <w:b/>
          <w:bCs/>
        </w:rPr>
        <w:t>一、建设数据资源平台的必要性</w:t>
      </w:r>
    </w:p>
    <w:p w14:paraId="20EA6525">
      <w:pPr>
        <w:ind w:firstLine="480"/>
      </w:pPr>
      <w:r>
        <w:rPr>
          <w:rFonts w:hint="eastAsia"/>
        </w:rPr>
        <w:t>目前市国资监管体系的数据治理和综合利用水平有待提升，数据采集标准不一，汇聚后缺乏有效治理和整合，数据共享利用率低，缺少各类监管模型的支撑。亟待根据实际业务痛点，个性化建设国资监管数据资源平台，打通市国资委与监管企业、区国资委的数据通道，监管企业与委机关跨网数据实时交互，按照数据标准统一采集汇聚监管企业数据，实现委机关与监管企业数据共享，推进监管数据纳入目录进行动态管理，实现监管数据集中汇聚、源头治理和分级管理，避免重复采集，消除“数据烟囱”。</w:t>
      </w:r>
    </w:p>
    <w:p w14:paraId="5B36F550">
      <w:pPr>
        <w:ind w:firstLine="480"/>
      </w:pPr>
      <w:r>
        <w:rPr>
          <w:rFonts w:hint="eastAsia"/>
        </w:rPr>
        <w:t>国资委的国资监管数据是国家经济安全的“核心资产”，其特殊性在于“敏感程度高、安全责任重、监管链条长”，国资监管数据资源平台须动态适配中央-地方-行业三级政策体系，标准化产品无法预置持续演变的国资专属合规规则，且缺乏差异化细则的灵活配置能力。从国资监管网络环境、监管数据的特殊性及其核心监管目标出发，国资监管数据不适合通过大数据中心的数据管理平台能力进行数据管理，也不适合直接作为公共数据纳入第三方大数据中心共享，需在数据开放与安全保护之间实现精准平衡。因此需要基于国资监管专网构建专属的国资监管数据资源平台，从安全角度，构建覆盖技术防护（加密、访问控制）、制度保障（分级分类、审计问责）、法律合规（数据安全法、国资法规）的全方位体系；从敏感属性，聚焦产权、财务、风险等核心数据，严防泄露、篡改或滥用，确保国有资产保值增值和国家经济稳定，最终实现可控、可查、安全的国资监管数据的汇聚、治理和共享应用。</w:t>
      </w:r>
    </w:p>
    <w:p w14:paraId="666DD2BB">
      <w:pPr>
        <w:ind w:firstLine="480"/>
      </w:pPr>
      <w:r>
        <w:rPr>
          <w:rFonts w:hint="eastAsia"/>
        </w:rPr>
        <w:t>国资委数据资源若作为公共数据归集主要存在以下问题：</w:t>
      </w:r>
    </w:p>
    <w:p w14:paraId="1E3A3384">
      <w:pPr>
        <w:ind w:firstLine="480"/>
      </w:pPr>
      <w:r>
        <w:rPr>
          <w:rFonts w:hint="eastAsia"/>
        </w:rPr>
        <w:t>1.数据确权问题。国资监管数据的数据归属权在产生这些数据的国有企业，市国资委仅有查看权，没有决定这些数据是否能共享的权力。</w:t>
      </w:r>
    </w:p>
    <w:p w14:paraId="39D711CA">
      <w:pPr>
        <w:ind w:firstLine="480"/>
      </w:pPr>
      <w:r>
        <w:rPr>
          <w:rFonts w:hint="eastAsia"/>
        </w:rPr>
        <w:t>2.商业风险。国资监管数据涉及企业内部经营情况，一旦泄露，会对企业经营造成重大影响，给企业带来重大损失。</w:t>
      </w:r>
    </w:p>
    <w:p w14:paraId="0AD24D20">
      <w:pPr>
        <w:ind w:firstLine="480"/>
      </w:pPr>
      <w:r>
        <w:rPr>
          <w:rFonts w:hint="eastAsia"/>
        </w:rPr>
        <w:t>3.法律问题。部分国有企业为上市公司，上市公司必须按照《上市公司信息披露管理办法》进行信息披露，否则将违反《证券法》相关规定。</w:t>
      </w:r>
    </w:p>
    <w:p w14:paraId="40E576D4">
      <w:pPr>
        <w:ind w:firstLine="480"/>
      </w:pPr>
      <w:r>
        <w:rPr>
          <w:rFonts w:hint="eastAsia"/>
        </w:rPr>
        <w:t>4.安全问题。部分国资监管数据涉及</w:t>
      </w:r>
      <w:ins w:id="2" w:author="hangyifei" w:date="2025-08-12T14:39:35Z">
        <w:r>
          <w:rPr>
            <w:rFonts w:hint="eastAsia"/>
            <w:lang w:val="en-US" w:eastAsia="zh-CN"/>
          </w:rPr>
          <w:t>核心</w:t>
        </w:r>
      </w:ins>
      <w:ins w:id="3" w:author="hangyifei" w:date="2025-08-12T14:39:37Z">
        <w:r>
          <w:rPr>
            <w:rFonts w:hint="eastAsia"/>
            <w:lang w:val="en-US" w:eastAsia="zh-CN"/>
          </w:rPr>
          <w:t>业务</w:t>
        </w:r>
      </w:ins>
      <w:r>
        <w:rPr>
          <w:rFonts w:hint="eastAsia"/>
        </w:rPr>
        <w:t>，无法共享。</w:t>
      </w:r>
    </w:p>
    <w:p w14:paraId="3E0C7151">
      <w:pPr>
        <w:ind w:firstLine="480"/>
      </w:pPr>
      <w:r>
        <w:rPr>
          <w:rFonts w:hint="eastAsia"/>
        </w:rPr>
        <w:t>以下分别从网络可控、数据安全、数据敏感和数据合规等方面来阐述国资委自建数据资源平台的必要性。</w:t>
      </w:r>
    </w:p>
    <w:p w14:paraId="7E640325">
      <w:pPr>
        <w:ind w:firstLine="482"/>
        <w:rPr>
          <w:b/>
          <w:bCs/>
        </w:rPr>
      </w:pPr>
      <w:r>
        <w:rPr>
          <w:rFonts w:hint="eastAsia"/>
          <w:b/>
          <w:bCs/>
        </w:rPr>
        <w:t>（一）国资专网自主可控的特殊必要性</w:t>
      </w:r>
    </w:p>
    <w:p w14:paraId="5DD990A9">
      <w:pPr>
        <w:ind w:firstLine="480"/>
      </w:pPr>
      <w:r>
        <w:rPr>
          <w:rFonts w:hint="eastAsia"/>
        </w:rPr>
        <w:t>国资委作为国有资产的监管机构，其数据平台需支撑国企改革、资产监管、风险防控等核心业务，涉及监管企业大量敏感数据和实时性要求高的业务场景（如企业财务数据、产权投资信息等）。国资专网可针对性地设计网络架构（如带宽分配、延迟优化、数据优先级策略），确保关键业务的高效运行，而政务外网作为政务通用网络平台，难以满足此类定制化需求。同时需要避免资源竞争与性能瓶颈，国资专网的独立性可规避资源竞争问题，保障数据传输的稳定性和响应速度，尤其在高并发或紧急任务（如国资监管预警）中体现优势。</w:t>
      </w:r>
    </w:p>
    <w:p w14:paraId="7E8F84B9">
      <w:pPr>
        <w:ind w:firstLine="482"/>
        <w:rPr>
          <w:b/>
          <w:bCs/>
        </w:rPr>
      </w:pPr>
      <w:r>
        <w:rPr>
          <w:rFonts w:hint="eastAsia"/>
          <w:b/>
          <w:bCs/>
        </w:rPr>
        <w:t>（二）国资监管数据安全可控的特殊必要性</w:t>
      </w:r>
    </w:p>
    <w:p w14:paraId="62E3AB89">
      <w:pPr>
        <w:ind w:firstLine="480"/>
      </w:pPr>
      <w:r>
        <w:rPr>
          <w:rFonts w:hint="eastAsia"/>
        </w:rPr>
        <w:t>国资监管数据与国家经济安全关联度极高，直接涉及国有资产的分布、运营、变动等核心信息，涵盖国有企业的财务状况、产权结构、投资布局、重大项目等关键数据。这些数据不仅反映企业微观经营情况，更关系到国家宏观经济调控、产业安全和资源配置，一旦泄露或被篡改，可能影响市场稳定、引发金融风险，甚至危害国家安全（例如能源、军工、关键基础设施等领域的国资数据）。同时，国资监管数据分级分类严格。根据《数据安全法》《企业国有资产法》等法规，国资数据需按敏感程度分级管理：核心数据：如国有产权交易细节（价格、受让方信息）、企业战略规划、境外投资布局、高管薪酬与考核数据等，涉及企业核心竞争力和国有资产保值增值，泄露可能导致利益输送或市场不公平竞争。重要数据：如财务报表、资产负债情况、重大投资项目进展、行业统计分析数据等，虽不直接涉及国家安全，但可能影响市场预期或被恶意利用（如操纵股价、商业间谍行为）。一般数据：如企业基本工商信息、非敏感业务流程数据等，需在合规前提下有限开放。</w:t>
      </w:r>
    </w:p>
    <w:p w14:paraId="53388A33">
      <w:pPr>
        <w:ind w:firstLine="482"/>
        <w:rPr>
          <w:b/>
          <w:bCs/>
        </w:rPr>
      </w:pPr>
      <w:r>
        <w:rPr>
          <w:rFonts w:hint="eastAsia"/>
          <w:b/>
          <w:bCs/>
        </w:rPr>
        <w:t>（三）国资监管数据敏感的特殊必要性</w:t>
      </w:r>
    </w:p>
    <w:p w14:paraId="3B1AA1CA">
      <w:pPr>
        <w:ind w:firstLine="480"/>
      </w:pPr>
      <w:r>
        <w:rPr>
          <w:rFonts w:hint="eastAsia"/>
        </w:rPr>
        <w:t>国资监管数据具有多重敏感属性叠加的特征。经济敏感性：财务评价数据（如企业净利润、资产负债率）、考核分配数据（如业绩考核指标、薪酬体系）直接反映企业经营效益和高管激励机制，公开可能影响资本市场对企业的估值，或引发行业竞争格局变化。产权敏感性：产权管理处掌握的企业股权结构、资产转让记录、资产评估报告等数据，涉及国有产权变动的合法性和合规性，若泄露可能导致产权纠纷、国有资产流失风险。战略敏感性：规划创新处的科技创新规划、重大科技专项布局数据，涉及国家产业升级方向和核心技术突破，属于企业战略机密，可能被竞争对手利用。同时，个人信息与企业隐私交织。考核分配数据中可能包含高管及员工的薪酬、绩效、职业履历等个人信息，需同时遵守《个人信息保护法》，防止个人隐私泄露；而企业未公开的商业决策（如并购计划、市场拓展策略）作为商业秘密，一旦泄露可能损害企业竞争力。</w:t>
      </w:r>
    </w:p>
    <w:p w14:paraId="07BDA55E">
      <w:pPr>
        <w:ind w:firstLine="482"/>
        <w:rPr>
          <w:b/>
          <w:bCs/>
        </w:rPr>
      </w:pPr>
      <w:r>
        <w:rPr>
          <w:rFonts w:hint="eastAsia"/>
          <w:b/>
          <w:bCs/>
        </w:rPr>
        <w:t>（四）国资监管数据合规严苛的必要性</w:t>
      </w:r>
    </w:p>
    <w:p w14:paraId="117DB89B">
      <w:pPr>
        <w:ind w:firstLine="480"/>
      </w:pPr>
      <w:r>
        <w:rPr>
          <w:rFonts w:hint="eastAsia"/>
        </w:rPr>
        <w:t>国资监管数据需严格遵循《企业国有资产监督管理暂行条例》《中央企业数据分类分级指南》等规定，数据的采集、存储、共享、销毁全流程需留痕审计，确保合规性。例如：数据共享需经多级审批，仅限授权主体（如国资委内部处室、上级监管部门、司法机关）在职责范围内使用；涉及上市企业的国资数据需与证券监管要求衔接，避免内幕信息泄露影响市场公平。</w:t>
      </w:r>
    </w:p>
    <w:p w14:paraId="1F1FC14A">
      <w:pPr>
        <w:pStyle w:val="5"/>
        <w:numPr>
          <w:ilvl w:val="3"/>
          <w:numId w:val="0"/>
        </w:numPr>
      </w:pPr>
      <w:r>
        <w:rPr>
          <w:rFonts w:hint="eastAsia" w:cs="宋体"/>
        </w:rPr>
        <w:t xml:space="preserve">4.1.2.16  </w:t>
      </w:r>
      <w:r>
        <w:rPr>
          <w:rFonts w:hint="eastAsia"/>
        </w:rPr>
        <w:t>全面风险预警子系统（宣传部功能模块）</w:t>
      </w:r>
    </w:p>
    <w:p w14:paraId="20470974">
      <w:pPr>
        <w:pStyle w:val="22"/>
        <w:numPr>
          <w:ilvl w:val="8"/>
          <w:numId w:val="0"/>
        </w:numPr>
        <w:rPr>
          <w:rFonts w:hint="default"/>
        </w:rPr>
      </w:pPr>
      <w:r>
        <w:rPr>
          <w:rFonts w:hint="default" w:cs="Times New Roman"/>
        </w:rPr>
        <w:t xml:space="preserve">表4.13  </w:t>
      </w:r>
      <w:r>
        <w:t>政策对照清单</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
        <w:gridCol w:w="1071"/>
        <w:gridCol w:w="1384"/>
        <w:gridCol w:w="5558"/>
        <w:gridCol w:w="15"/>
      </w:tblGrid>
      <w:tr w14:paraId="02ABF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0" w:type="auto"/>
            <w:vMerge w:val="restart"/>
            <w:vAlign w:val="center"/>
          </w:tcPr>
          <w:p w14:paraId="60426B40">
            <w:pPr>
              <w:pStyle w:val="30"/>
            </w:pPr>
            <w:r>
              <w:rPr>
                <w:rFonts w:hint="eastAsia"/>
              </w:rPr>
              <w:t>序号</w:t>
            </w:r>
          </w:p>
        </w:tc>
        <w:tc>
          <w:tcPr>
            <w:tcW w:w="0" w:type="auto"/>
            <w:vMerge w:val="restart"/>
            <w:vAlign w:val="center"/>
          </w:tcPr>
          <w:p w14:paraId="6F19545B">
            <w:pPr>
              <w:pStyle w:val="30"/>
            </w:pPr>
            <w:r>
              <w:rPr>
                <w:rFonts w:hint="eastAsia"/>
              </w:rPr>
              <w:t>主要建设内容</w:t>
            </w:r>
          </w:p>
        </w:tc>
        <w:tc>
          <w:tcPr>
            <w:tcW w:w="6671" w:type="dxa"/>
            <w:gridSpan w:val="3"/>
            <w:vAlign w:val="center"/>
          </w:tcPr>
          <w:p w14:paraId="39C62CA8">
            <w:pPr>
              <w:pStyle w:val="30"/>
            </w:pPr>
            <w:r>
              <w:rPr>
                <w:rFonts w:hint="eastAsia"/>
              </w:rPr>
              <w:t>建设必要性</w:t>
            </w:r>
          </w:p>
        </w:tc>
      </w:tr>
      <w:tr w14:paraId="3E8F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85" w:hRule="atLeast"/>
          <w:jc w:val="center"/>
        </w:trPr>
        <w:tc>
          <w:tcPr>
            <w:tcW w:w="0" w:type="auto"/>
            <w:vMerge w:val="continue"/>
            <w:vAlign w:val="center"/>
          </w:tcPr>
          <w:p w14:paraId="1B337F7B">
            <w:pPr>
              <w:pStyle w:val="30"/>
            </w:pPr>
          </w:p>
        </w:tc>
        <w:tc>
          <w:tcPr>
            <w:tcW w:w="0" w:type="auto"/>
            <w:vMerge w:val="continue"/>
            <w:vAlign w:val="center"/>
          </w:tcPr>
          <w:p w14:paraId="21AE5067">
            <w:pPr>
              <w:pStyle w:val="30"/>
            </w:pPr>
          </w:p>
        </w:tc>
        <w:tc>
          <w:tcPr>
            <w:tcW w:w="1384" w:type="dxa"/>
            <w:vAlign w:val="center"/>
          </w:tcPr>
          <w:p w14:paraId="374F4B2C">
            <w:pPr>
              <w:pStyle w:val="30"/>
            </w:pPr>
            <w:r>
              <w:rPr>
                <w:rFonts w:hint="eastAsia"/>
              </w:rPr>
              <w:t>政策文件及工作批示</w:t>
            </w:r>
          </w:p>
        </w:tc>
        <w:tc>
          <w:tcPr>
            <w:tcW w:w="0" w:type="auto"/>
            <w:vAlign w:val="center"/>
          </w:tcPr>
          <w:p w14:paraId="7803A2F5">
            <w:pPr>
              <w:pStyle w:val="30"/>
            </w:pPr>
            <w:r>
              <w:rPr>
                <w:rFonts w:hint="eastAsia"/>
              </w:rPr>
              <w:t>具体摘要</w:t>
            </w:r>
          </w:p>
        </w:tc>
      </w:tr>
      <w:tr w14:paraId="7A1BB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25D0A3D9">
            <w:pPr>
              <w:pStyle w:val="30"/>
            </w:pPr>
            <w:r>
              <w:t>1</w:t>
            </w:r>
          </w:p>
        </w:tc>
        <w:tc>
          <w:tcPr>
            <w:tcW w:w="0" w:type="auto"/>
            <w:vAlign w:val="center"/>
          </w:tcPr>
          <w:p w14:paraId="502A7214">
            <w:pPr>
              <w:pStyle w:val="30"/>
            </w:pPr>
            <w:r>
              <w:rPr>
                <w:rFonts w:hint="eastAsia"/>
              </w:rPr>
              <w:t>风险预警综合评级</w:t>
            </w:r>
          </w:p>
        </w:tc>
        <w:tc>
          <w:tcPr>
            <w:tcW w:w="1384" w:type="dxa"/>
            <w:vAlign w:val="center"/>
          </w:tcPr>
          <w:p w14:paraId="07675697">
            <w:pPr>
              <w:pStyle w:val="30"/>
            </w:pPr>
            <w:r>
              <w:rPr>
                <w:rFonts w:hint="eastAsia"/>
              </w:rPr>
              <w:t>《中央企业全面风险管理指引》（国资发改革[2006]108号）</w:t>
            </w:r>
          </w:p>
        </w:tc>
        <w:tc>
          <w:tcPr>
            <w:tcW w:w="0" w:type="auto"/>
            <w:vAlign w:val="center"/>
          </w:tcPr>
          <w:p w14:paraId="227192DC">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F8F6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146117DA">
            <w:pPr>
              <w:pStyle w:val="30"/>
            </w:pPr>
            <w:r>
              <w:t>2</w:t>
            </w:r>
          </w:p>
        </w:tc>
        <w:tc>
          <w:tcPr>
            <w:tcW w:w="0" w:type="auto"/>
            <w:vAlign w:val="center"/>
          </w:tcPr>
          <w:p w14:paraId="6BDCB0AD">
            <w:pPr>
              <w:pStyle w:val="30"/>
            </w:pPr>
            <w:r>
              <w:rPr>
                <w:rFonts w:hint="eastAsia"/>
              </w:rPr>
              <w:t>宣传部总览看板-综合R值年度看板</w:t>
            </w:r>
          </w:p>
        </w:tc>
        <w:tc>
          <w:tcPr>
            <w:tcW w:w="1384" w:type="dxa"/>
            <w:vAlign w:val="center"/>
          </w:tcPr>
          <w:p w14:paraId="0C72DCAE">
            <w:pPr>
              <w:pStyle w:val="30"/>
            </w:pPr>
            <w:r>
              <w:rPr>
                <w:rFonts w:hint="eastAsia"/>
              </w:rPr>
              <w:t>《中央企业全面风险管理指引》（国资发改革[2006]108号）</w:t>
            </w:r>
          </w:p>
        </w:tc>
        <w:tc>
          <w:tcPr>
            <w:tcW w:w="0" w:type="auto"/>
          </w:tcPr>
          <w:p w14:paraId="2D88AE31">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D81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6AE3F79F">
            <w:pPr>
              <w:pStyle w:val="30"/>
            </w:pPr>
            <w:r>
              <w:t>3</w:t>
            </w:r>
          </w:p>
        </w:tc>
        <w:tc>
          <w:tcPr>
            <w:tcW w:w="0" w:type="auto"/>
          </w:tcPr>
          <w:p w14:paraId="469F6CF2">
            <w:pPr>
              <w:pStyle w:val="30"/>
            </w:pPr>
            <w:r>
              <w:rPr>
                <w:rFonts w:hint="eastAsia"/>
              </w:rPr>
              <w:t>宣传部总览看板-综合R值月度看板</w:t>
            </w:r>
          </w:p>
        </w:tc>
        <w:tc>
          <w:tcPr>
            <w:tcW w:w="1384" w:type="dxa"/>
            <w:vAlign w:val="center"/>
          </w:tcPr>
          <w:p w14:paraId="6D236630">
            <w:pPr>
              <w:pStyle w:val="30"/>
            </w:pPr>
            <w:r>
              <w:rPr>
                <w:rFonts w:hint="eastAsia"/>
              </w:rPr>
              <w:t>《中央企业全面风险管理指引》（国资发改革[2006]108号）</w:t>
            </w:r>
          </w:p>
        </w:tc>
        <w:tc>
          <w:tcPr>
            <w:tcW w:w="0" w:type="auto"/>
          </w:tcPr>
          <w:p w14:paraId="02143D52">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20BA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3F8BC608">
            <w:pPr>
              <w:pStyle w:val="30"/>
            </w:pPr>
            <w:r>
              <w:t>4</w:t>
            </w:r>
          </w:p>
        </w:tc>
        <w:tc>
          <w:tcPr>
            <w:tcW w:w="0" w:type="auto"/>
          </w:tcPr>
          <w:p w14:paraId="7038FA85">
            <w:pPr>
              <w:pStyle w:val="30"/>
            </w:pPr>
            <w:r>
              <w:rPr>
                <w:rFonts w:hint="eastAsia"/>
              </w:rPr>
              <w:t>宣传部总览看板-风险敞口年度看板</w:t>
            </w:r>
          </w:p>
        </w:tc>
        <w:tc>
          <w:tcPr>
            <w:tcW w:w="1384" w:type="dxa"/>
            <w:vAlign w:val="center"/>
          </w:tcPr>
          <w:p w14:paraId="54EFA372">
            <w:pPr>
              <w:pStyle w:val="30"/>
            </w:pPr>
            <w:r>
              <w:rPr>
                <w:rFonts w:hint="eastAsia"/>
              </w:rPr>
              <w:t>《中央企业全面风险管理指引》（国资发改革[2006]108号）</w:t>
            </w:r>
          </w:p>
        </w:tc>
        <w:tc>
          <w:tcPr>
            <w:tcW w:w="0" w:type="auto"/>
          </w:tcPr>
          <w:p w14:paraId="085E323F">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14D6A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257FC16B">
            <w:pPr>
              <w:pStyle w:val="30"/>
            </w:pPr>
            <w:r>
              <w:t>5</w:t>
            </w:r>
          </w:p>
        </w:tc>
        <w:tc>
          <w:tcPr>
            <w:tcW w:w="0" w:type="auto"/>
          </w:tcPr>
          <w:p w14:paraId="312BE350">
            <w:pPr>
              <w:pStyle w:val="30"/>
            </w:pPr>
            <w:r>
              <w:rPr>
                <w:rFonts w:hint="eastAsia"/>
              </w:rPr>
              <w:t>宣传部总览看板-风险敞口月度看板</w:t>
            </w:r>
          </w:p>
        </w:tc>
        <w:tc>
          <w:tcPr>
            <w:tcW w:w="1384" w:type="dxa"/>
            <w:vAlign w:val="center"/>
          </w:tcPr>
          <w:p w14:paraId="7BBC4BCD">
            <w:pPr>
              <w:pStyle w:val="30"/>
            </w:pPr>
            <w:r>
              <w:rPr>
                <w:rFonts w:hint="eastAsia"/>
              </w:rPr>
              <w:t>《中央企业全面风险管理指引》（国资发改革[2006]108号）</w:t>
            </w:r>
          </w:p>
        </w:tc>
        <w:tc>
          <w:tcPr>
            <w:tcW w:w="0" w:type="auto"/>
          </w:tcPr>
          <w:p w14:paraId="01B4EC37">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E86A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0AC9332F">
            <w:pPr>
              <w:pStyle w:val="30"/>
            </w:pPr>
            <w:r>
              <w:t>6</w:t>
            </w:r>
          </w:p>
        </w:tc>
        <w:tc>
          <w:tcPr>
            <w:tcW w:w="0" w:type="auto"/>
          </w:tcPr>
          <w:p w14:paraId="63BD35BD">
            <w:pPr>
              <w:pStyle w:val="30"/>
            </w:pPr>
            <w:r>
              <w:rPr>
                <w:rFonts w:hint="eastAsia"/>
              </w:rPr>
              <w:t>宣传部总览看板-领域敞口年度看板</w:t>
            </w:r>
          </w:p>
        </w:tc>
        <w:tc>
          <w:tcPr>
            <w:tcW w:w="1384" w:type="dxa"/>
            <w:vAlign w:val="center"/>
          </w:tcPr>
          <w:p w14:paraId="6CC37F2E">
            <w:pPr>
              <w:pStyle w:val="30"/>
            </w:pPr>
            <w:r>
              <w:rPr>
                <w:rFonts w:hint="eastAsia"/>
              </w:rPr>
              <w:t>《中央企业全面风险管理指引》（国资发改革[2006]108号）</w:t>
            </w:r>
          </w:p>
        </w:tc>
        <w:tc>
          <w:tcPr>
            <w:tcW w:w="0" w:type="auto"/>
          </w:tcPr>
          <w:p w14:paraId="22F2FAA7">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64BE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6E6A0EB1">
            <w:pPr>
              <w:pStyle w:val="30"/>
            </w:pPr>
            <w:r>
              <w:t>7</w:t>
            </w:r>
          </w:p>
        </w:tc>
        <w:tc>
          <w:tcPr>
            <w:tcW w:w="0" w:type="auto"/>
          </w:tcPr>
          <w:p w14:paraId="75C2930F">
            <w:pPr>
              <w:pStyle w:val="30"/>
            </w:pPr>
            <w:r>
              <w:rPr>
                <w:rFonts w:hint="eastAsia"/>
              </w:rPr>
              <w:t>宣传部总览看板-领域敞口月度看板</w:t>
            </w:r>
          </w:p>
        </w:tc>
        <w:tc>
          <w:tcPr>
            <w:tcW w:w="1384" w:type="dxa"/>
            <w:vAlign w:val="center"/>
          </w:tcPr>
          <w:p w14:paraId="4490A2E8">
            <w:pPr>
              <w:pStyle w:val="30"/>
            </w:pPr>
            <w:r>
              <w:rPr>
                <w:rFonts w:hint="eastAsia"/>
              </w:rPr>
              <w:t>《中央企业全面风险管理指引》（国资发改革[2006]108号）</w:t>
            </w:r>
          </w:p>
        </w:tc>
        <w:tc>
          <w:tcPr>
            <w:tcW w:w="0" w:type="auto"/>
          </w:tcPr>
          <w:p w14:paraId="7BC66CE1">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1C05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2836B49E">
            <w:pPr>
              <w:pStyle w:val="30"/>
            </w:pPr>
            <w:r>
              <w:t>8</w:t>
            </w:r>
          </w:p>
        </w:tc>
        <w:tc>
          <w:tcPr>
            <w:tcW w:w="0" w:type="auto"/>
          </w:tcPr>
          <w:p w14:paraId="55BBCDCA">
            <w:pPr>
              <w:pStyle w:val="30"/>
            </w:pPr>
            <w:r>
              <w:rPr>
                <w:rFonts w:hint="eastAsia"/>
              </w:rPr>
              <w:t>宣传部总览看板-风险清单年度看板</w:t>
            </w:r>
          </w:p>
        </w:tc>
        <w:tc>
          <w:tcPr>
            <w:tcW w:w="1384" w:type="dxa"/>
            <w:vAlign w:val="center"/>
          </w:tcPr>
          <w:p w14:paraId="20D2A7A9">
            <w:pPr>
              <w:pStyle w:val="30"/>
            </w:pPr>
            <w:r>
              <w:rPr>
                <w:rFonts w:hint="eastAsia"/>
              </w:rPr>
              <w:t>《中央企业全面风险管理指引》（国资发改革[2006]108号）</w:t>
            </w:r>
          </w:p>
        </w:tc>
        <w:tc>
          <w:tcPr>
            <w:tcW w:w="0" w:type="auto"/>
          </w:tcPr>
          <w:p w14:paraId="4C76B9BD">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AC1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4B9A467C">
            <w:pPr>
              <w:pStyle w:val="30"/>
            </w:pPr>
            <w:r>
              <w:t>9</w:t>
            </w:r>
          </w:p>
        </w:tc>
        <w:tc>
          <w:tcPr>
            <w:tcW w:w="0" w:type="auto"/>
          </w:tcPr>
          <w:p w14:paraId="788ED23F">
            <w:pPr>
              <w:pStyle w:val="30"/>
            </w:pPr>
            <w:r>
              <w:rPr>
                <w:rFonts w:hint="eastAsia"/>
              </w:rPr>
              <w:t>宣传部总览看板-风险清单月度看板</w:t>
            </w:r>
          </w:p>
        </w:tc>
        <w:tc>
          <w:tcPr>
            <w:tcW w:w="1384" w:type="dxa"/>
            <w:vAlign w:val="center"/>
          </w:tcPr>
          <w:p w14:paraId="1A24AB82">
            <w:pPr>
              <w:pStyle w:val="30"/>
            </w:pPr>
            <w:r>
              <w:rPr>
                <w:rFonts w:hint="eastAsia"/>
              </w:rPr>
              <w:t>《中央企业全面风险管理指引》（国资发改革[2006]108号）</w:t>
            </w:r>
          </w:p>
        </w:tc>
        <w:tc>
          <w:tcPr>
            <w:tcW w:w="0" w:type="auto"/>
          </w:tcPr>
          <w:p w14:paraId="0BD44E01">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D8A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13491AC5">
            <w:pPr>
              <w:pStyle w:val="30"/>
            </w:pPr>
            <w:r>
              <w:t>10</w:t>
            </w:r>
          </w:p>
        </w:tc>
        <w:tc>
          <w:tcPr>
            <w:tcW w:w="0" w:type="auto"/>
          </w:tcPr>
          <w:p w14:paraId="7694A0EC">
            <w:pPr>
              <w:pStyle w:val="30"/>
            </w:pPr>
            <w:r>
              <w:rPr>
                <w:rFonts w:hint="eastAsia"/>
              </w:rPr>
              <w:t>宣传部风险管理-风险问询函列表看板</w:t>
            </w:r>
          </w:p>
        </w:tc>
        <w:tc>
          <w:tcPr>
            <w:tcW w:w="1384" w:type="dxa"/>
            <w:vAlign w:val="center"/>
          </w:tcPr>
          <w:p w14:paraId="3EEE8821">
            <w:pPr>
              <w:pStyle w:val="30"/>
            </w:pPr>
            <w:r>
              <w:rPr>
                <w:rFonts w:hint="eastAsia"/>
              </w:rPr>
              <w:t>《中央企业全面风险管理指引》（国资发改革[2006]108号）</w:t>
            </w:r>
          </w:p>
        </w:tc>
        <w:tc>
          <w:tcPr>
            <w:tcW w:w="0" w:type="auto"/>
          </w:tcPr>
          <w:p w14:paraId="5FE92058">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FC62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1EDA36C2">
            <w:pPr>
              <w:pStyle w:val="30"/>
            </w:pPr>
            <w:r>
              <w:t>11</w:t>
            </w:r>
          </w:p>
        </w:tc>
        <w:tc>
          <w:tcPr>
            <w:tcW w:w="0" w:type="auto"/>
          </w:tcPr>
          <w:p w14:paraId="34736A06">
            <w:pPr>
              <w:pStyle w:val="30"/>
            </w:pPr>
            <w:r>
              <w:rPr>
                <w:rFonts w:hint="eastAsia"/>
              </w:rPr>
              <w:t>宣传部风险管理-风险问询函详情看板</w:t>
            </w:r>
          </w:p>
        </w:tc>
        <w:tc>
          <w:tcPr>
            <w:tcW w:w="1384" w:type="dxa"/>
            <w:vAlign w:val="center"/>
          </w:tcPr>
          <w:p w14:paraId="4AB72ED6">
            <w:pPr>
              <w:pStyle w:val="30"/>
            </w:pPr>
            <w:r>
              <w:rPr>
                <w:rFonts w:hint="eastAsia"/>
              </w:rPr>
              <w:t>《中央企业全面风险管理指引》（国资发改革[2006]108号）</w:t>
            </w:r>
          </w:p>
        </w:tc>
        <w:tc>
          <w:tcPr>
            <w:tcW w:w="0" w:type="auto"/>
          </w:tcPr>
          <w:p w14:paraId="708CAC98">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4ECEE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512439DD">
            <w:pPr>
              <w:pStyle w:val="30"/>
            </w:pPr>
            <w:r>
              <w:t>12</w:t>
            </w:r>
          </w:p>
        </w:tc>
        <w:tc>
          <w:tcPr>
            <w:tcW w:w="0" w:type="auto"/>
          </w:tcPr>
          <w:p w14:paraId="75CCB92F">
            <w:pPr>
              <w:pStyle w:val="30"/>
            </w:pPr>
            <w:r>
              <w:rPr>
                <w:rFonts w:hint="eastAsia"/>
              </w:rPr>
              <w:t>宣传部风险管理-风险清单管理看板</w:t>
            </w:r>
          </w:p>
        </w:tc>
        <w:tc>
          <w:tcPr>
            <w:tcW w:w="1384" w:type="dxa"/>
            <w:vAlign w:val="center"/>
          </w:tcPr>
          <w:p w14:paraId="49E9417A">
            <w:pPr>
              <w:pStyle w:val="30"/>
            </w:pPr>
            <w:r>
              <w:rPr>
                <w:rFonts w:hint="eastAsia"/>
              </w:rPr>
              <w:t>《中央企业全面风险管理指引》（国资发改革[2006]108号）</w:t>
            </w:r>
          </w:p>
        </w:tc>
        <w:tc>
          <w:tcPr>
            <w:tcW w:w="0" w:type="auto"/>
          </w:tcPr>
          <w:p w14:paraId="1481B379">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1377E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7383621E">
            <w:pPr>
              <w:pStyle w:val="30"/>
            </w:pPr>
            <w:r>
              <w:t>13</w:t>
            </w:r>
          </w:p>
        </w:tc>
        <w:tc>
          <w:tcPr>
            <w:tcW w:w="0" w:type="auto"/>
          </w:tcPr>
          <w:p w14:paraId="12581FC6">
            <w:pPr>
              <w:pStyle w:val="30"/>
            </w:pPr>
            <w:r>
              <w:rPr>
                <w:rFonts w:hint="eastAsia"/>
              </w:rPr>
              <w:t>宣传部风险管理-风险清单详情看板</w:t>
            </w:r>
          </w:p>
        </w:tc>
        <w:tc>
          <w:tcPr>
            <w:tcW w:w="1384" w:type="dxa"/>
            <w:vAlign w:val="center"/>
          </w:tcPr>
          <w:p w14:paraId="59C7A09B">
            <w:pPr>
              <w:pStyle w:val="30"/>
            </w:pPr>
            <w:r>
              <w:rPr>
                <w:rFonts w:hint="eastAsia"/>
              </w:rPr>
              <w:t>《中央企业全面风险管理指引》（国资发改革[2006]108号）</w:t>
            </w:r>
          </w:p>
        </w:tc>
        <w:tc>
          <w:tcPr>
            <w:tcW w:w="0" w:type="auto"/>
          </w:tcPr>
          <w:p w14:paraId="5A69448E">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133C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7A8522C3">
            <w:pPr>
              <w:pStyle w:val="30"/>
            </w:pPr>
            <w:r>
              <w:t>14</w:t>
            </w:r>
          </w:p>
        </w:tc>
        <w:tc>
          <w:tcPr>
            <w:tcW w:w="0" w:type="auto"/>
          </w:tcPr>
          <w:p w14:paraId="60938CBF">
            <w:pPr>
              <w:pStyle w:val="30"/>
            </w:pPr>
            <w:r>
              <w:rPr>
                <w:rFonts w:hint="eastAsia"/>
              </w:rPr>
              <w:t>宣传部风险管理-风险清单全览表看板</w:t>
            </w:r>
          </w:p>
        </w:tc>
        <w:tc>
          <w:tcPr>
            <w:tcW w:w="1384" w:type="dxa"/>
            <w:vAlign w:val="center"/>
          </w:tcPr>
          <w:p w14:paraId="178B699C">
            <w:pPr>
              <w:pStyle w:val="30"/>
            </w:pPr>
            <w:r>
              <w:rPr>
                <w:rFonts w:hint="eastAsia"/>
              </w:rPr>
              <w:t>《中央企业全面风险管理指引》（国资发改革[2006]108号）</w:t>
            </w:r>
          </w:p>
        </w:tc>
        <w:tc>
          <w:tcPr>
            <w:tcW w:w="0" w:type="auto"/>
          </w:tcPr>
          <w:p w14:paraId="5A5F4090">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F52C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1E5E6CE3">
            <w:pPr>
              <w:pStyle w:val="30"/>
            </w:pPr>
            <w:r>
              <w:t>15</w:t>
            </w:r>
          </w:p>
        </w:tc>
        <w:tc>
          <w:tcPr>
            <w:tcW w:w="0" w:type="auto"/>
          </w:tcPr>
          <w:p w14:paraId="27840D6B">
            <w:pPr>
              <w:pStyle w:val="30"/>
            </w:pPr>
            <w:r>
              <w:rPr>
                <w:rFonts w:hint="eastAsia"/>
              </w:rPr>
              <w:t>宣传部风险管理-风险清单过录表看板</w:t>
            </w:r>
          </w:p>
        </w:tc>
        <w:tc>
          <w:tcPr>
            <w:tcW w:w="1384" w:type="dxa"/>
            <w:vAlign w:val="center"/>
          </w:tcPr>
          <w:p w14:paraId="10038A41">
            <w:pPr>
              <w:pStyle w:val="30"/>
            </w:pPr>
            <w:r>
              <w:rPr>
                <w:rFonts w:hint="eastAsia"/>
              </w:rPr>
              <w:t>《中央企业全面风险管理指引》（国资发改革[2006]108号）</w:t>
            </w:r>
          </w:p>
        </w:tc>
        <w:tc>
          <w:tcPr>
            <w:tcW w:w="0" w:type="auto"/>
          </w:tcPr>
          <w:p w14:paraId="72DBA4EB">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7A51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567276E9">
            <w:pPr>
              <w:pStyle w:val="30"/>
            </w:pPr>
            <w:r>
              <w:t>16</w:t>
            </w:r>
          </w:p>
        </w:tc>
        <w:tc>
          <w:tcPr>
            <w:tcW w:w="0" w:type="auto"/>
          </w:tcPr>
          <w:p w14:paraId="0048A363">
            <w:pPr>
              <w:pStyle w:val="30"/>
            </w:pPr>
            <w:r>
              <w:rPr>
                <w:rFonts w:hint="eastAsia"/>
              </w:rPr>
              <w:t>宣传部风险管理-集团审核通过时间看板</w:t>
            </w:r>
          </w:p>
        </w:tc>
        <w:tc>
          <w:tcPr>
            <w:tcW w:w="1384" w:type="dxa"/>
            <w:vAlign w:val="center"/>
          </w:tcPr>
          <w:p w14:paraId="7DB0BF2A">
            <w:pPr>
              <w:pStyle w:val="30"/>
            </w:pPr>
            <w:r>
              <w:rPr>
                <w:rFonts w:hint="eastAsia"/>
              </w:rPr>
              <w:t>《中央企业全面风险管理指引》（国资发改革[2006]108号）</w:t>
            </w:r>
          </w:p>
        </w:tc>
        <w:tc>
          <w:tcPr>
            <w:tcW w:w="0" w:type="auto"/>
          </w:tcPr>
          <w:p w14:paraId="00A2A2ED">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1B490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1435B968">
            <w:pPr>
              <w:pStyle w:val="30"/>
            </w:pPr>
            <w:r>
              <w:t>17</w:t>
            </w:r>
          </w:p>
        </w:tc>
        <w:tc>
          <w:tcPr>
            <w:tcW w:w="0" w:type="auto"/>
          </w:tcPr>
          <w:p w14:paraId="6C16751D">
            <w:pPr>
              <w:pStyle w:val="30"/>
            </w:pPr>
            <w:r>
              <w:rPr>
                <w:rFonts w:hint="eastAsia"/>
              </w:rPr>
              <w:t>宣传部风险管理-联系人看板</w:t>
            </w:r>
          </w:p>
        </w:tc>
        <w:tc>
          <w:tcPr>
            <w:tcW w:w="1384" w:type="dxa"/>
            <w:vAlign w:val="center"/>
          </w:tcPr>
          <w:p w14:paraId="3497CB6D">
            <w:pPr>
              <w:pStyle w:val="30"/>
            </w:pPr>
            <w:r>
              <w:rPr>
                <w:rFonts w:hint="eastAsia"/>
              </w:rPr>
              <w:t>《中央企业全面风险管理指引》（国资发改革[2006]108号）</w:t>
            </w:r>
          </w:p>
        </w:tc>
        <w:tc>
          <w:tcPr>
            <w:tcW w:w="0" w:type="auto"/>
          </w:tcPr>
          <w:p w14:paraId="3E63F209">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29645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5C174D90">
            <w:pPr>
              <w:pStyle w:val="30"/>
            </w:pPr>
            <w:r>
              <w:t>18</w:t>
            </w:r>
          </w:p>
        </w:tc>
        <w:tc>
          <w:tcPr>
            <w:tcW w:w="0" w:type="auto"/>
            <w:vAlign w:val="center"/>
          </w:tcPr>
          <w:p w14:paraId="05076D86">
            <w:pPr>
              <w:pStyle w:val="30"/>
            </w:pPr>
            <w:r>
              <w:rPr>
                <w:rFonts w:hint="eastAsia"/>
              </w:rPr>
              <w:t>企业总览-综合R值年度看板</w:t>
            </w:r>
          </w:p>
        </w:tc>
        <w:tc>
          <w:tcPr>
            <w:tcW w:w="1384" w:type="dxa"/>
            <w:vAlign w:val="center"/>
          </w:tcPr>
          <w:p w14:paraId="090169DA">
            <w:pPr>
              <w:pStyle w:val="30"/>
            </w:pPr>
            <w:r>
              <w:rPr>
                <w:rFonts w:hint="eastAsia"/>
              </w:rPr>
              <w:t>《中央企业全面风险管理指引》（国资发改革[2006]108号）</w:t>
            </w:r>
          </w:p>
        </w:tc>
        <w:tc>
          <w:tcPr>
            <w:tcW w:w="0" w:type="auto"/>
          </w:tcPr>
          <w:p w14:paraId="16467E34">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322E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09A7B8E8">
            <w:pPr>
              <w:pStyle w:val="30"/>
            </w:pPr>
            <w:r>
              <w:t>19</w:t>
            </w:r>
          </w:p>
        </w:tc>
        <w:tc>
          <w:tcPr>
            <w:tcW w:w="0" w:type="auto"/>
            <w:vAlign w:val="center"/>
          </w:tcPr>
          <w:p w14:paraId="026D4F29">
            <w:pPr>
              <w:pStyle w:val="30"/>
            </w:pPr>
            <w:r>
              <w:rPr>
                <w:rFonts w:hint="eastAsia"/>
              </w:rPr>
              <w:t>企业总览-综合R值月度看板</w:t>
            </w:r>
          </w:p>
        </w:tc>
        <w:tc>
          <w:tcPr>
            <w:tcW w:w="1384" w:type="dxa"/>
            <w:vAlign w:val="center"/>
          </w:tcPr>
          <w:p w14:paraId="3682982F">
            <w:pPr>
              <w:pStyle w:val="30"/>
            </w:pPr>
            <w:r>
              <w:rPr>
                <w:rFonts w:hint="eastAsia"/>
              </w:rPr>
              <w:t>《中央企业全面风险管理指引》（国资发改革[2006]108号）</w:t>
            </w:r>
          </w:p>
        </w:tc>
        <w:tc>
          <w:tcPr>
            <w:tcW w:w="0" w:type="auto"/>
          </w:tcPr>
          <w:p w14:paraId="4B151712">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36B3A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6E55376C">
            <w:pPr>
              <w:pStyle w:val="30"/>
            </w:pPr>
            <w:r>
              <w:t>20</w:t>
            </w:r>
          </w:p>
        </w:tc>
        <w:tc>
          <w:tcPr>
            <w:tcW w:w="0" w:type="auto"/>
            <w:vAlign w:val="center"/>
          </w:tcPr>
          <w:p w14:paraId="563C28CA">
            <w:pPr>
              <w:pStyle w:val="30"/>
            </w:pPr>
            <w:r>
              <w:rPr>
                <w:rFonts w:hint="eastAsia"/>
              </w:rPr>
              <w:t>企业总览-风险敞口年度看板</w:t>
            </w:r>
          </w:p>
        </w:tc>
        <w:tc>
          <w:tcPr>
            <w:tcW w:w="1384" w:type="dxa"/>
            <w:vAlign w:val="center"/>
          </w:tcPr>
          <w:p w14:paraId="5CF5B635">
            <w:pPr>
              <w:pStyle w:val="30"/>
            </w:pPr>
            <w:r>
              <w:rPr>
                <w:rFonts w:hint="eastAsia"/>
              </w:rPr>
              <w:t>《中央企业全面风险管理指引》（国资发改革[2006]108号）</w:t>
            </w:r>
          </w:p>
        </w:tc>
        <w:tc>
          <w:tcPr>
            <w:tcW w:w="0" w:type="auto"/>
          </w:tcPr>
          <w:p w14:paraId="595BED83">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2A709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2537B045">
            <w:pPr>
              <w:pStyle w:val="30"/>
            </w:pPr>
            <w:r>
              <w:t>21</w:t>
            </w:r>
          </w:p>
        </w:tc>
        <w:tc>
          <w:tcPr>
            <w:tcW w:w="0" w:type="auto"/>
            <w:vAlign w:val="center"/>
          </w:tcPr>
          <w:p w14:paraId="64720508">
            <w:pPr>
              <w:pStyle w:val="30"/>
            </w:pPr>
            <w:r>
              <w:rPr>
                <w:rFonts w:hint="eastAsia"/>
              </w:rPr>
              <w:t>企业总览-风险敞口月度看板</w:t>
            </w:r>
          </w:p>
        </w:tc>
        <w:tc>
          <w:tcPr>
            <w:tcW w:w="1384" w:type="dxa"/>
            <w:vAlign w:val="center"/>
          </w:tcPr>
          <w:p w14:paraId="0537E611">
            <w:pPr>
              <w:pStyle w:val="30"/>
            </w:pPr>
            <w:r>
              <w:rPr>
                <w:rFonts w:hint="eastAsia"/>
              </w:rPr>
              <w:t>《中央企业全面风险管理指引》（国资发改革[2006]108号）</w:t>
            </w:r>
          </w:p>
        </w:tc>
        <w:tc>
          <w:tcPr>
            <w:tcW w:w="0" w:type="auto"/>
          </w:tcPr>
          <w:p w14:paraId="4C81CBB4">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73F4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3C058ED7">
            <w:pPr>
              <w:pStyle w:val="30"/>
            </w:pPr>
            <w:r>
              <w:t>22</w:t>
            </w:r>
          </w:p>
        </w:tc>
        <w:tc>
          <w:tcPr>
            <w:tcW w:w="0" w:type="auto"/>
            <w:vAlign w:val="center"/>
          </w:tcPr>
          <w:p w14:paraId="3C459297">
            <w:pPr>
              <w:pStyle w:val="30"/>
            </w:pPr>
            <w:r>
              <w:rPr>
                <w:rFonts w:hint="eastAsia"/>
              </w:rPr>
              <w:t>企业总览-领域风险敞口年度看板</w:t>
            </w:r>
          </w:p>
        </w:tc>
        <w:tc>
          <w:tcPr>
            <w:tcW w:w="1384" w:type="dxa"/>
            <w:vAlign w:val="center"/>
          </w:tcPr>
          <w:p w14:paraId="54158571">
            <w:pPr>
              <w:pStyle w:val="30"/>
            </w:pPr>
            <w:r>
              <w:rPr>
                <w:rFonts w:hint="eastAsia"/>
              </w:rPr>
              <w:t>《中央企业全面风险管理指引》（国资发改革[2006]108号）</w:t>
            </w:r>
          </w:p>
        </w:tc>
        <w:tc>
          <w:tcPr>
            <w:tcW w:w="0" w:type="auto"/>
          </w:tcPr>
          <w:p w14:paraId="58AD310B">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2D43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21F5051B">
            <w:pPr>
              <w:pStyle w:val="30"/>
            </w:pPr>
            <w:r>
              <w:t>23</w:t>
            </w:r>
          </w:p>
        </w:tc>
        <w:tc>
          <w:tcPr>
            <w:tcW w:w="0" w:type="auto"/>
            <w:vAlign w:val="center"/>
          </w:tcPr>
          <w:p w14:paraId="4FD1ABB5">
            <w:pPr>
              <w:pStyle w:val="30"/>
            </w:pPr>
            <w:r>
              <w:rPr>
                <w:rFonts w:hint="eastAsia"/>
              </w:rPr>
              <w:t>企业总览-领域风险敞口月度看板</w:t>
            </w:r>
          </w:p>
        </w:tc>
        <w:tc>
          <w:tcPr>
            <w:tcW w:w="1384" w:type="dxa"/>
            <w:vAlign w:val="center"/>
          </w:tcPr>
          <w:p w14:paraId="39B522DC">
            <w:pPr>
              <w:pStyle w:val="30"/>
            </w:pPr>
            <w:r>
              <w:rPr>
                <w:rFonts w:hint="eastAsia"/>
              </w:rPr>
              <w:t>《中央企业全面风险管理指引》（国资发改革[2006]108号）</w:t>
            </w:r>
          </w:p>
        </w:tc>
        <w:tc>
          <w:tcPr>
            <w:tcW w:w="0" w:type="auto"/>
          </w:tcPr>
          <w:p w14:paraId="75071F2C">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5075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1B0C6280">
            <w:pPr>
              <w:pStyle w:val="30"/>
            </w:pPr>
            <w:r>
              <w:t>24</w:t>
            </w:r>
          </w:p>
        </w:tc>
        <w:tc>
          <w:tcPr>
            <w:tcW w:w="0" w:type="auto"/>
            <w:vAlign w:val="center"/>
          </w:tcPr>
          <w:p w14:paraId="452B8C16">
            <w:pPr>
              <w:pStyle w:val="30"/>
            </w:pPr>
            <w:r>
              <w:rPr>
                <w:rFonts w:hint="eastAsia"/>
              </w:rPr>
              <w:t>宣传部风险地图年度看板</w:t>
            </w:r>
          </w:p>
        </w:tc>
        <w:tc>
          <w:tcPr>
            <w:tcW w:w="1384" w:type="dxa"/>
            <w:vAlign w:val="center"/>
          </w:tcPr>
          <w:p w14:paraId="32A9FBB0">
            <w:pPr>
              <w:pStyle w:val="30"/>
            </w:pPr>
            <w:r>
              <w:rPr>
                <w:rFonts w:hint="eastAsia"/>
              </w:rPr>
              <w:t>《中央企业全面风险管理指引》（国资发改革[2006]108号）</w:t>
            </w:r>
          </w:p>
        </w:tc>
        <w:tc>
          <w:tcPr>
            <w:tcW w:w="0" w:type="auto"/>
          </w:tcPr>
          <w:p w14:paraId="3E2964A8">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74EDA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150AFC23">
            <w:pPr>
              <w:pStyle w:val="30"/>
            </w:pPr>
            <w:r>
              <w:t>25</w:t>
            </w:r>
          </w:p>
        </w:tc>
        <w:tc>
          <w:tcPr>
            <w:tcW w:w="0" w:type="auto"/>
            <w:vAlign w:val="center"/>
          </w:tcPr>
          <w:p w14:paraId="61778455">
            <w:pPr>
              <w:pStyle w:val="30"/>
            </w:pPr>
            <w:r>
              <w:rPr>
                <w:rFonts w:hint="eastAsia"/>
              </w:rPr>
              <w:t>宣传部资金风险年度看板</w:t>
            </w:r>
          </w:p>
        </w:tc>
        <w:tc>
          <w:tcPr>
            <w:tcW w:w="1384" w:type="dxa"/>
            <w:vAlign w:val="center"/>
          </w:tcPr>
          <w:p w14:paraId="411CA4DE">
            <w:pPr>
              <w:pStyle w:val="30"/>
            </w:pPr>
            <w:r>
              <w:rPr>
                <w:rFonts w:hint="eastAsia"/>
              </w:rPr>
              <w:t>《中央企业全面风险管理指引》（国资发改革[2006]108号）</w:t>
            </w:r>
          </w:p>
        </w:tc>
        <w:tc>
          <w:tcPr>
            <w:tcW w:w="0" w:type="auto"/>
          </w:tcPr>
          <w:p w14:paraId="02EDB963">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1CF9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5CCD07F6">
            <w:pPr>
              <w:pStyle w:val="30"/>
            </w:pPr>
            <w:r>
              <w:t>26</w:t>
            </w:r>
          </w:p>
        </w:tc>
        <w:tc>
          <w:tcPr>
            <w:tcW w:w="0" w:type="auto"/>
            <w:vAlign w:val="center"/>
          </w:tcPr>
          <w:p w14:paraId="40B749B3">
            <w:pPr>
              <w:pStyle w:val="30"/>
            </w:pPr>
            <w:r>
              <w:rPr>
                <w:rFonts w:hint="eastAsia"/>
              </w:rPr>
              <w:t>宣传部资金风险月度看板</w:t>
            </w:r>
          </w:p>
        </w:tc>
        <w:tc>
          <w:tcPr>
            <w:tcW w:w="1384" w:type="dxa"/>
            <w:vAlign w:val="center"/>
          </w:tcPr>
          <w:p w14:paraId="52932FFE">
            <w:pPr>
              <w:pStyle w:val="30"/>
            </w:pPr>
            <w:r>
              <w:rPr>
                <w:rFonts w:hint="eastAsia"/>
              </w:rPr>
              <w:t>《中央企业全面风险管理指引》（国资发改革[2006]108号）</w:t>
            </w:r>
          </w:p>
        </w:tc>
        <w:tc>
          <w:tcPr>
            <w:tcW w:w="0" w:type="auto"/>
          </w:tcPr>
          <w:p w14:paraId="73A5068D">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34DEE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2188CFDE">
            <w:pPr>
              <w:pStyle w:val="30"/>
            </w:pPr>
            <w:r>
              <w:t>27</w:t>
            </w:r>
          </w:p>
        </w:tc>
        <w:tc>
          <w:tcPr>
            <w:tcW w:w="0" w:type="auto"/>
            <w:vAlign w:val="center"/>
          </w:tcPr>
          <w:p w14:paraId="189B4EB8">
            <w:pPr>
              <w:pStyle w:val="30"/>
            </w:pPr>
            <w:r>
              <w:rPr>
                <w:rFonts w:hint="eastAsia"/>
              </w:rPr>
              <w:t>宣传部主业风险年度看板</w:t>
            </w:r>
          </w:p>
        </w:tc>
        <w:tc>
          <w:tcPr>
            <w:tcW w:w="1384" w:type="dxa"/>
            <w:vAlign w:val="center"/>
          </w:tcPr>
          <w:p w14:paraId="19279EDF">
            <w:pPr>
              <w:pStyle w:val="30"/>
            </w:pPr>
            <w:r>
              <w:rPr>
                <w:rFonts w:hint="eastAsia"/>
              </w:rPr>
              <w:t>《中央企业全面风险管理指引》（国资发改革[2006]108号）</w:t>
            </w:r>
          </w:p>
        </w:tc>
        <w:tc>
          <w:tcPr>
            <w:tcW w:w="0" w:type="auto"/>
          </w:tcPr>
          <w:p w14:paraId="20068311">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6824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65CC0018">
            <w:pPr>
              <w:pStyle w:val="30"/>
            </w:pPr>
            <w:r>
              <w:t>28</w:t>
            </w:r>
          </w:p>
        </w:tc>
        <w:tc>
          <w:tcPr>
            <w:tcW w:w="0" w:type="auto"/>
            <w:vAlign w:val="center"/>
          </w:tcPr>
          <w:p w14:paraId="5E2C8630">
            <w:pPr>
              <w:pStyle w:val="30"/>
            </w:pPr>
            <w:r>
              <w:rPr>
                <w:rFonts w:hint="eastAsia"/>
              </w:rPr>
              <w:t>宣传部主业风险月度看板</w:t>
            </w:r>
          </w:p>
        </w:tc>
        <w:tc>
          <w:tcPr>
            <w:tcW w:w="1384" w:type="dxa"/>
            <w:vAlign w:val="center"/>
          </w:tcPr>
          <w:p w14:paraId="6D24C7BC">
            <w:pPr>
              <w:pStyle w:val="30"/>
            </w:pPr>
            <w:r>
              <w:rPr>
                <w:rFonts w:hint="eastAsia"/>
              </w:rPr>
              <w:t>《中央企业全面风险管理指引》（国资发改革[2006]108号）</w:t>
            </w:r>
          </w:p>
        </w:tc>
        <w:tc>
          <w:tcPr>
            <w:tcW w:w="0" w:type="auto"/>
          </w:tcPr>
          <w:p w14:paraId="370F7181">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4D7E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2EB4A8FE">
            <w:pPr>
              <w:pStyle w:val="30"/>
            </w:pPr>
            <w:r>
              <w:t>29</w:t>
            </w:r>
          </w:p>
        </w:tc>
        <w:tc>
          <w:tcPr>
            <w:tcW w:w="0" w:type="auto"/>
            <w:vAlign w:val="center"/>
          </w:tcPr>
          <w:p w14:paraId="63C3EAC5">
            <w:pPr>
              <w:pStyle w:val="30"/>
            </w:pPr>
            <w:r>
              <w:rPr>
                <w:rFonts w:hint="eastAsia"/>
              </w:rPr>
              <w:t>宣传部投资风险年度看板</w:t>
            </w:r>
          </w:p>
        </w:tc>
        <w:tc>
          <w:tcPr>
            <w:tcW w:w="1384" w:type="dxa"/>
            <w:vAlign w:val="center"/>
          </w:tcPr>
          <w:p w14:paraId="6E1260E1">
            <w:pPr>
              <w:pStyle w:val="30"/>
            </w:pPr>
            <w:r>
              <w:rPr>
                <w:rFonts w:hint="eastAsia"/>
              </w:rPr>
              <w:t>《中央企业全面风险管理指引》（国资发改革[2006]108号）</w:t>
            </w:r>
          </w:p>
        </w:tc>
        <w:tc>
          <w:tcPr>
            <w:tcW w:w="0" w:type="auto"/>
          </w:tcPr>
          <w:p w14:paraId="521B855C">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2479C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6A471115">
            <w:pPr>
              <w:pStyle w:val="30"/>
            </w:pPr>
            <w:r>
              <w:t>30</w:t>
            </w:r>
          </w:p>
        </w:tc>
        <w:tc>
          <w:tcPr>
            <w:tcW w:w="0" w:type="auto"/>
            <w:vAlign w:val="center"/>
          </w:tcPr>
          <w:p w14:paraId="436732E9">
            <w:pPr>
              <w:pStyle w:val="30"/>
            </w:pPr>
            <w:r>
              <w:rPr>
                <w:rFonts w:hint="eastAsia"/>
              </w:rPr>
              <w:t>宣传部治理风险年度看板-参股</w:t>
            </w:r>
          </w:p>
        </w:tc>
        <w:tc>
          <w:tcPr>
            <w:tcW w:w="1384" w:type="dxa"/>
            <w:vAlign w:val="center"/>
          </w:tcPr>
          <w:p w14:paraId="6918FE24">
            <w:pPr>
              <w:pStyle w:val="30"/>
            </w:pPr>
            <w:r>
              <w:rPr>
                <w:rFonts w:hint="eastAsia"/>
              </w:rPr>
              <w:t>《中央企业全面风险管理指引》（国资发改革[2006]108号）</w:t>
            </w:r>
          </w:p>
        </w:tc>
        <w:tc>
          <w:tcPr>
            <w:tcW w:w="0" w:type="auto"/>
          </w:tcPr>
          <w:p w14:paraId="7EDAA1B0">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762EB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6F7C3E8C">
            <w:pPr>
              <w:pStyle w:val="30"/>
            </w:pPr>
            <w:r>
              <w:t>31</w:t>
            </w:r>
          </w:p>
        </w:tc>
        <w:tc>
          <w:tcPr>
            <w:tcW w:w="0" w:type="auto"/>
            <w:vAlign w:val="center"/>
          </w:tcPr>
          <w:p w14:paraId="0C7879CC">
            <w:pPr>
              <w:pStyle w:val="30"/>
            </w:pPr>
            <w:r>
              <w:rPr>
                <w:rFonts w:hint="eastAsia"/>
              </w:rPr>
              <w:t>宣传部治理风险年度看板-控股</w:t>
            </w:r>
          </w:p>
        </w:tc>
        <w:tc>
          <w:tcPr>
            <w:tcW w:w="1384" w:type="dxa"/>
            <w:vAlign w:val="center"/>
          </w:tcPr>
          <w:p w14:paraId="04E5412F">
            <w:pPr>
              <w:pStyle w:val="30"/>
            </w:pPr>
            <w:r>
              <w:rPr>
                <w:rFonts w:hint="eastAsia"/>
              </w:rPr>
              <w:t>《中央企业全面风险管理指引》（国资发改革[2006]108号）</w:t>
            </w:r>
          </w:p>
        </w:tc>
        <w:tc>
          <w:tcPr>
            <w:tcW w:w="0" w:type="auto"/>
          </w:tcPr>
          <w:p w14:paraId="6A0252C8">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A7C2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784A225F">
            <w:pPr>
              <w:pStyle w:val="30"/>
            </w:pPr>
            <w:r>
              <w:t>32</w:t>
            </w:r>
          </w:p>
        </w:tc>
        <w:tc>
          <w:tcPr>
            <w:tcW w:w="0" w:type="auto"/>
            <w:vAlign w:val="center"/>
          </w:tcPr>
          <w:p w14:paraId="4F1585A1">
            <w:pPr>
              <w:pStyle w:val="30"/>
            </w:pPr>
            <w:r>
              <w:rPr>
                <w:rFonts w:hint="eastAsia"/>
              </w:rPr>
              <w:t>宣传部治理风险年度看板-应控未控</w:t>
            </w:r>
          </w:p>
        </w:tc>
        <w:tc>
          <w:tcPr>
            <w:tcW w:w="1384" w:type="dxa"/>
            <w:vAlign w:val="center"/>
          </w:tcPr>
          <w:p w14:paraId="07B459B8">
            <w:pPr>
              <w:pStyle w:val="30"/>
            </w:pPr>
            <w:r>
              <w:rPr>
                <w:rFonts w:hint="eastAsia"/>
              </w:rPr>
              <w:t>《中央企业全面风险管理指引》（国资发改革[2006]108号）</w:t>
            </w:r>
          </w:p>
        </w:tc>
        <w:tc>
          <w:tcPr>
            <w:tcW w:w="0" w:type="auto"/>
          </w:tcPr>
          <w:p w14:paraId="2CE28E5C">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8BA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57047B2C">
            <w:pPr>
              <w:pStyle w:val="30"/>
            </w:pPr>
            <w:r>
              <w:t>33</w:t>
            </w:r>
          </w:p>
        </w:tc>
        <w:tc>
          <w:tcPr>
            <w:tcW w:w="0" w:type="auto"/>
            <w:vAlign w:val="center"/>
          </w:tcPr>
          <w:p w14:paraId="61F6211F">
            <w:pPr>
              <w:pStyle w:val="30"/>
            </w:pPr>
            <w:r>
              <w:rPr>
                <w:rFonts w:hint="eastAsia"/>
              </w:rPr>
              <w:t>宣传部基金风险年度看板</w:t>
            </w:r>
          </w:p>
        </w:tc>
        <w:tc>
          <w:tcPr>
            <w:tcW w:w="1384" w:type="dxa"/>
            <w:vAlign w:val="center"/>
          </w:tcPr>
          <w:p w14:paraId="3A618FCF">
            <w:pPr>
              <w:pStyle w:val="30"/>
            </w:pPr>
            <w:r>
              <w:rPr>
                <w:rFonts w:hint="eastAsia"/>
              </w:rPr>
              <w:t>《中央企业全面风险管理指引》（国资发改革[2006]108号）</w:t>
            </w:r>
          </w:p>
        </w:tc>
        <w:tc>
          <w:tcPr>
            <w:tcW w:w="0" w:type="auto"/>
          </w:tcPr>
          <w:p w14:paraId="4BD6C11B">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D560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07DD5D70">
            <w:pPr>
              <w:pStyle w:val="30"/>
            </w:pPr>
            <w:r>
              <w:t>34</w:t>
            </w:r>
          </w:p>
        </w:tc>
        <w:tc>
          <w:tcPr>
            <w:tcW w:w="0" w:type="auto"/>
            <w:vAlign w:val="center"/>
          </w:tcPr>
          <w:p w14:paraId="525657F8">
            <w:pPr>
              <w:pStyle w:val="30"/>
            </w:pPr>
            <w:r>
              <w:rPr>
                <w:rFonts w:hint="eastAsia"/>
              </w:rPr>
              <w:t>宣传部外部风险年度看板-境外投资项目</w:t>
            </w:r>
          </w:p>
        </w:tc>
        <w:tc>
          <w:tcPr>
            <w:tcW w:w="1384" w:type="dxa"/>
            <w:vAlign w:val="center"/>
          </w:tcPr>
          <w:p w14:paraId="5579AD78">
            <w:pPr>
              <w:pStyle w:val="30"/>
            </w:pPr>
            <w:r>
              <w:rPr>
                <w:rFonts w:hint="eastAsia"/>
              </w:rPr>
              <w:t>《中央企业全面风险管理指引》（国资发改革[2006]108号）</w:t>
            </w:r>
          </w:p>
        </w:tc>
        <w:tc>
          <w:tcPr>
            <w:tcW w:w="0" w:type="auto"/>
          </w:tcPr>
          <w:p w14:paraId="3800AF68">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5570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3889D59B">
            <w:pPr>
              <w:pStyle w:val="30"/>
            </w:pPr>
            <w:r>
              <w:t>35</w:t>
            </w:r>
          </w:p>
        </w:tc>
        <w:tc>
          <w:tcPr>
            <w:tcW w:w="0" w:type="auto"/>
            <w:vAlign w:val="center"/>
          </w:tcPr>
          <w:p w14:paraId="1AD46E68">
            <w:pPr>
              <w:pStyle w:val="30"/>
            </w:pPr>
            <w:r>
              <w:rPr>
                <w:rFonts w:hint="eastAsia"/>
              </w:rPr>
              <w:t>宣传部外部风险年度看板-汇率利率</w:t>
            </w:r>
          </w:p>
        </w:tc>
        <w:tc>
          <w:tcPr>
            <w:tcW w:w="1384" w:type="dxa"/>
            <w:vAlign w:val="center"/>
          </w:tcPr>
          <w:p w14:paraId="629C501D">
            <w:pPr>
              <w:pStyle w:val="30"/>
            </w:pPr>
            <w:r>
              <w:rPr>
                <w:rFonts w:hint="eastAsia"/>
              </w:rPr>
              <w:t>《中央企业全面风险管理指引》（国资发改革[2006]108号）</w:t>
            </w:r>
          </w:p>
        </w:tc>
        <w:tc>
          <w:tcPr>
            <w:tcW w:w="0" w:type="auto"/>
          </w:tcPr>
          <w:p w14:paraId="21BA5B8D">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40DB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761E8582">
            <w:pPr>
              <w:pStyle w:val="30"/>
            </w:pPr>
            <w:r>
              <w:t>36</w:t>
            </w:r>
          </w:p>
        </w:tc>
        <w:tc>
          <w:tcPr>
            <w:tcW w:w="0" w:type="auto"/>
            <w:vAlign w:val="center"/>
          </w:tcPr>
          <w:p w14:paraId="0BF4CB9C">
            <w:pPr>
              <w:pStyle w:val="30"/>
            </w:pPr>
            <w:r>
              <w:rPr>
                <w:rFonts w:hint="eastAsia"/>
              </w:rPr>
              <w:t>宣传部舆情风险年度看板</w:t>
            </w:r>
          </w:p>
        </w:tc>
        <w:tc>
          <w:tcPr>
            <w:tcW w:w="1384" w:type="dxa"/>
            <w:vAlign w:val="center"/>
          </w:tcPr>
          <w:p w14:paraId="4933CB0E">
            <w:pPr>
              <w:pStyle w:val="30"/>
            </w:pPr>
            <w:r>
              <w:rPr>
                <w:rFonts w:hint="eastAsia"/>
              </w:rPr>
              <w:t>《中央企业全面风险管理指引》（国资发改革[2006]108号）</w:t>
            </w:r>
          </w:p>
        </w:tc>
        <w:tc>
          <w:tcPr>
            <w:tcW w:w="0" w:type="auto"/>
          </w:tcPr>
          <w:p w14:paraId="6301B871">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57C20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2D463572">
            <w:pPr>
              <w:pStyle w:val="30"/>
            </w:pPr>
            <w:r>
              <w:t>37</w:t>
            </w:r>
          </w:p>
        </w:tc>
        <w:tc>
          <w:tcPr>
            <w:tcW w:w="0" w:type="auto"/>
            <w:vAlign w:val="center"/>
          </w:tcPr>
          <w:p w14:paraId="797D1EDE">
            <w:pPr>
              <w:pStyle w:val="30"/>
            </w:pPr>
            <w:r>
              <w:rPr>
                <w:rFonts w:hint="eastAsia"/>
              </w:rPr>
              <w:t>宣传部法律风险年度看板</w:t>
            </w:r>
          </w:p>
        </w:tc>
        <w:tc>
          <w:tcPr>
            <w:tcW w:w="1384" w:type="dxa"/>
            <w:vAlign w:val="center"/>
          </w:tcPr>
          <w:p w14:paraId="50161D4A">
            <w:pPr>
              <w:pStyle w:val="30"/>
            </w:pPr>
            <w:r>
              <w:rPr>
                <w:rFonts w:hint="eastAsia"/>
              </w:rPr>
              <w:t>《中央企业全面风险管理指引》（国资发改革[2006]108号）</w:t>
            </w:r>
          </w:p>
        </w:tc>
        <w:tc>
          <w:tcPr>
            <w:tcW w:w="0" w:type="auto"/>
          </w:tcPr>
          <w:p w14:paraId="7B6E766C">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0B53C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495C8117">
            <w:pPr>
              <w:pStyle w:val="30"/>
            </w:pPr>
            <w:bookmarkStart w:id="76" w:name="_Hlk195284088"/>
            <w:r>
              <w:t>38</w:t>
            </w:r>
          </w:p>
        </w:tc>
        <w:tc>
          <w:tcPr>
            <w:tcW w:w="0" w:type="auto"/>
            <w:vAlign w:val="center"/>
          </w:tcPr>
          <w:p w14:paraId="7CD11B08">
            <w:pPr>
              <w:pStyle w:val="30"/>
            </w:pPr>
            <w:r>
              <w:rPr>
                <w:rFonts w:hint="eastAsia"/>
              </w:rPr>
              <w:t>宣传部企业信息看板</w:t>
            </w:r>
          </w:p>
        </w:tc>
        <w:tc>
          <w:tcPr>
            <w:tcW w:w="1384" w:type="dxa"/>
            <w:vAlign w:val="center"/>
          </w:tcPr>
          <w:p w14:paraId="7D06ED46">
            <w:pPr>
              <w:pStyle w:val="30"/>
            </w:pPr>
            <w:r>
              <w:rPr>
                <w:rFonts w:hint="eastAsia"/>
              </w:rPr>
              <w:t>《中央企业全面风险管理指引》（国资发改革[2006]108号）</w:t>
            </w:r>
          </w:p>
        </w:tc>
        <w:tc>
          <w:tcPr>
            <w:tcW w:w="0" w:type="auto"/>
          </w:tcPr>
          <w:p w14:paraId="0DC9A1E0">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bookmarkEnd w:id="76"/>
      <w:tr w14:paraId="0F9F3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2774578B">
            <w:pPr>
              <w:pStyle w:val="30"/>
            </w:pPr>
            <w:r>
              <w:t>39</w:t>
            </w:r>
          </w:p>
        </w:tc>
        <w:tc>
          <w:tcPr>
            <w:tcW w:w="0" w:type="auto"/>
            <w:vAlign w:val="center"/>
          </w:tcPr>
          <w:p w14:paraId="354F2512">
            <w:pPr>
              <w:pStyle w:val="30"/>
            </w:pPr>
            <w:r>
              <w:rPr>
                <w:rFonts w:hint="eastAsia"/>
              </w:rPr>
              <w:t>宣传部快报信息看板</w:t>
            </w:r>
          </w:p>
        </w:tc>
        <w:tc>
          <w:tcPr>
            <w:tcW w:w="1384" w:type="dxa"/>
            <w:vAlign w:val="center"/>
          </w:tcPr>
          <w:p w14:paraId="384DF882">
            <w:pPr>
              <w:pStyle w:val="30"/>
            </w:pPr>
            <w:r>
              <w:rPr>
                <w:rFonts w:hint="eastAsia"/>
              </w:rPr>
              <w:t>《中央企业全面风险管理指引》（国资发改革[2006]108号）</w:t>
            </w:r>
          </w:p>
        </w:tc>
        <w:tc>
          <w:tcPr>
            <w:tcW w:w="0" w:type="auto"/>
          </w:tcPr>
          <w:p w14:paraId="22436C52">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340BF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6A399950">
            <w:pPr>
              <w:pStyle w:val="30"/>
            </w:pPr>
            <w:r>
              <w:rPr>
                <w:rFonts w:hint="eastAsia"/>
              </w:rPr>
              <w:t>4</w:t>
            </w:r>
            <w:r>
              <w:t>0</w:t>
            </w:r>
          </w:p>
        </w:tc>
        <w:tc>
          <w:tcPr>
            <w:tcW w:w="0" w:type="auto"/>
            <w:vAlign w:val="center"/>
          </w:tcPr>
          <w:p w14:paraId="3EBB82E8">
            <w:pPr>
              <w:pStyle w:val="30"/>
            </w:pPr>
            <w:r>
              <w:rPr>
                <w:rFonts w:hint="eastAsia"/>
              </w:rPr>
              <w:t>宣传部行业对标看板</w:t>
            </w:r>
          </w:p>
        </w:tc>
        <w:tc>
          <w:tcPr>
            <w:tcW w:w="1384" w:type="dxa"/>
            <w:vAlign w:val="center"/>
          </w:tcPr>
          <w:p w14:paraId="3A99C6E3">
            <w:pPr>
              <w:pStyle w:val="30"/>
            </w:pPr>
            <w:r>
              <w:rPr>
                <w:rFonts w:hint="eastAsia"/>
              </w:rPr>
              <w:t>《中央企业全面风险管理指引》（国资发改革[2006]108号）</w:t>
            </w:r>
          </w:p>
        </w:tc>
        <w:tc>
          <w:tcPr>
            <w:tcW w:w="0" w:type="auto"/>
          </w:tcPr>
          <w:p w14:paraId="386FCCAE">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38AB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4B039D92">
            <w:pPr>
              <w:pStyle w:val="30"/>
            </w:pPr>
            <w:r>
              <w:rPr>
                <w:rFonts w:hint="eastAsia"/>
              </w:rPr>
              <w:t>4</w:t>
            </w:r>
            <w:r>
              <w:t>1</w:t>
            </w:r>
          </w:p>
        </w:tc>
        <w:tc>
          <w:tcPr>
            <w:tcW w:w="0" w:type="auto"/>
            <w:vAlign w:val="center"/>
          </w:tcPr>
          <w:p w14:paraId="64C0BA23">
            <w:pPr>
              <w:pStyle w:val="30"/>
            </w:pPr>
            <w:r>
              <w:rPr>
                <w:rFonts w:hint="eastAsia"/>
              </w:rPr>
              <w:t>宣传部问询函模板配置</w:t>
            </w:r>
          </w:p>
        </w:tc>
        <w:tc>
          <w:tcPr>
            <w:tcW w:w="1384" w:type="dxa"/>
            <w:vAlign w:val="center"/>
          </w:tcPr>
          <w:p w14:paraId="50B1B139">
            <w:pPr>
              <w:pStyle w:val="30"/>
            </w:pPr>
            <w:r>
              <w:rPr>
                <w:rFonts w:hint="eastAsia"/>
              </w:rPr>
              <w:t>《中央企业全面风险管理指引》（国资发改革[2006]108号）</w:t>
            </w:r>
          </w:p>
        </w:tc>
        <w:tc>
          <w:tcPr>
            <w:tcW w:w="0" w:type="auto"/>
          </w:tcPr>
          <w:p w14:paraId="4BE8AFBF">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69981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1776626C">
            <w:pPr>
              <w:pStyle w:val="30"/>
            </w:pPr>
            <w:r>
              <w:rPr>
                <w:rFonts w:hint="eastAsia"/>
              </w:rPr>
              <w:t>4</w:t>
            </w:r>
            <w:r>
              <w:t>2</w:t>
            </w:r>
          </w:p>
        </w:tc>
        <w:tc>
          <w:tcPr>
            <w:tcW w:w="0" w:type="auto"/>
            <w:vAlign w:val="center"/>
          </w:tcPr>
          <w:p w14:paraId="33AA8E78">
            <w:pPr>
              <w:pStyle w:val="30"/>
            </w:pPr>
            <w:r>
              <w:rPr>
                <w:rFonts w:hint="eastAsia"/>
              </w:rPr>
              <w:t>宣传部问询函节点配置</w:t>
            </w:r>
          </w:p>
        </w:tc>
        <w:tc>
          <w:tcPr>
            <w:tcW w:w="1384" w:type="dxa"/>
            <w:vAlign w:val="center"/>
          </w:tcPr>
          <w:p w14:paraId="31286524">
            <w:pPr>
              <w:pStyle w:val="30"/>
            </w:pPr>
            <w:r>
              <w:rPr>
                <w:rFonts w:hint="eastAsia"/>
              </w:rPr>
              <w:t>《中央企业全面风险管理指引》（国资发改革[2006]108号）</w:t>
            </w:r>
          </w:p>
        </w:tc>
        <w:tc>
          <w:tcPr>
            <w:tcW w:w="0" w:type="auto"/>
          </w:tcPr>
          <w:p w14:paraId="75BCDDDB">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3F64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0B58BBD0">
            <w:pPr>
              <w:pStyle w:val="30"/>
            </w:pPr>
            <w:r>
              <w:rPr>
                <w:rFonts w:hint="eastAsia"/>
              </w:rPr>
              <w:t>4</w:t>
            </w:r>
            <w:r>
              <w:t>3</w:t>
            </w:r>
          </w:p>
        </w:tc>
        <w:tc>
          <w:tcPr>
            <w:tcW w:w="0" w:type="auto"/>
            <w:vAlign w:val="center"/>
          </w:tcPr>
          <w:p w14:paraId="6629E231">
            <w:pPr>
              <w:pStyle w:val="30"/>
            </w:pPr>
            <w:r>
              <w:rPr>
                <w:rFonts w:hint="eastAsia"/>
              </w:rPr>
              <w:t>宣传部问询函内容填报</w:t>
            </w:r>
          </w:p>
        </w:tc>
        <w:tc>
          <w:tcPr>
            <w:tcW w:w="1384" w:type="dxa"/>
            <w:vAlign w:val="center"/>
          </w:tcPr>
          <w:p w14:paraId="6FD76483">
            <w:pPr>
              <w:pStyle w:val="30"/>
            </w:pPr>
            <w:r>
              <w:rPr>
                <w:rFonts w:hint="eastAsia"/>
              </w:rPr>
              <w:t>《中央企业全面风险管理指引》（国资发改革[2006]108号）</w:t>
            </w:r>
          </w:p>
        </w:tc>
        <w:tc>
          <w:tcPr>
            <w:tcW w:w="0" w:type="auto"/>
          </w:tcPr>
          <w:p w14:paraId="3537F951">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r w14:paraId="7611C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15" w:type="dxa"/>
          <w:trHeight w:val="2430" w:hRule="atLeast"/>
          <w:jc w:val="center"/>
        </w:trPr>
        <w:tc>
          <w:tcPr>
            <w:tcW w:w="0" w:type="auto"/>
            <w:vAlign w:val="center"/>
          </w:tcPr>
          <w:p w14:paraId="07A398DE">
            <w:pPr>
              <w:pStyle w:val="30"/>
            </w:pPr>
            <w:r>
              <w:rPr>
                <w:rFonts w:hint="eastAsia"/>
              </w:rPr>
              <w:t>4</w:t>
            </w:r>
            <w:r>
              <w:t>4</w:t>
            </w:r>
          </w:p>
        </w:tc>
        <w:tc>
          <w:tcPr>
            <w:tcW w:w="0" w:type="auto"/>
            <w:vAlign w:val="center"/>
          </w:tcPr>
          <w:p w14:paraId="2A2C2DE1">
            <w:pPr>
              <w:pStyle w:val="30"/>
            </w:pPr>
            <w:r>
              <w:rPr>
                <w:rFonts w:hint="eastAsia"/>
              </w:rPr>
              <w:t>宣传部风险清单输出</w:t>
            </w:r>
          </w:p>
        </w:tc>
        <w:tc>
          <w:tcPr>
            <w:tcW w:w="1384" w:type="dxa"/>
            <w:vAlign w:val="center"/>
          </w:tcPr>
          <w:p w14:paraId="7BE8D12C">
            <w:pPr>
              <w:pStyle w:val="30"/>
            </w:pPr>
            <w:r>
              <w:rPr>
                <w:rFonts w:hint="eastAsia"/>
              </w:rPr>
              <w:t>《中央企业全面风险管理指引》（国资发改革[2006]108号）</w:t>
            </w:r>
          </w:p>
        </w:tc>
        <w:tc>
          <w:tcPr>
            <w:tcW w:w="0" w:type="auto"/>
          </w:tcPr>
          <w:p w14:paraId="2DAD8D48">
            <w:pPr>
              <w:pStyle w:val="30"/>
            </w:pPr>
            <w:r>
              <w:rPr>
                <w:rFonts w:hint="eastAsia"/>
              </w:rPr>
              <w:t>围绕总体经营目标，通过在企业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tc>
      </w:tr>
    </w:tbl>
    <w:p w14:paraId="22EE1BA0">
      <w:pPr>
        <w:ind w:firstLine="480"/>
      </w:pPr>
    </w:p>
    <w:p w14:paraId="23A6957B">
      <w:pPr>
        <w:pStyle w:val="3"/>
        <w:numPr>
          <w:ilvl w:val="1"/>
          <w:numId w:val="0"/>
        </w:numPr>
      </w:pPr>
      <w:bookmarkStart w:id="77" w:name="_Toc14491"/>
      <w:r>
        <w:rPr>
          <w:rFonts w:hint="eastAsia" w:ascii="Times New Roman" w:hAnsi="Times New Roman" w:cs="宋体"/>
        </w:rPr>
        <w:t xml:space="preserve">4.2  </w:t>
      </w:r>
      <w:r>
        <w:t>建设目标需求分析</w:t>
      </w:r>
      <w:bookmarkEnd w:id="77"/>
    </w:p>
    <w:p w14:paraId="48C146AE">
      <w:pPr>
        <w:pStyle w:val="4"/>
        <w:numPr>
          <w:ilvl w:val="2"/>
          <w:numId w:val="0"/>
        </w:numPr>
      </w:pPr>
      <w:bookmarkStart w:id="78" w:name="_Toc27744"/>
      <w:r>
        <w:rPr>
          <w:rFonts w:hint="eastAsia" w:ascii="Times New Roman" w:hAnsi="Times New Roman" w:cs="宋体"/>
        </w:rPr>
        <w:t xml:space="preserve">4.2.1  </w:t>
      </w:r>
      <w:r>
        <w:t>预期目标与现状分析</w:t>
      </w:r>
      <w:bookmarkEnd w:id="78"/>
    </w:p>
    <w:p w14:paraId="39C1677D">
      <w:pPr>
        <w:pStyle w:val="5"/>
        <w:numPr>
          <w:ilvl w:val="3"/>
          <w:numId w:val="0"/>
        </w:numPr>
      </w:pPr>
      <w:r>
        <w:rPr>
          <w:rFonts w:hint="eastAsia" w:cs="宋体"/>
        </w:rPr>
        <w:t xml:space="preserve">4.2.1.1  </w:t>
      </w:r>
      <w:r>
        <w:rPr>
          <w:rFonts w:hint="eastAsia"/>
        </w:rPr>
        <w:t>干部人才管理子系统</w:t>
      </w:r>
    </w:p>
    <w:p w14:paraId="4BABFDED">
      <w:pPr>
        <w:pStyle w:val="22"/>
        <w:numPr>
          <w:ilvl w:val="8"/>
          <w:numId w:val="0"/>
        </w:numPr>
        <w:rPr>
          <w:rFonts w:hint="default"/>
        </w:rPr>
      </w:pPr>
      <w:r>
        <w:rPr>
          <w:rFonts w:hint="default" w:cs="Times New Roman"/>
        </w:rPr>
        <w:t xml:space="preserve">表4.14  </w:t>
      </w:r>
      <w:r>
        <w:t>预期目标与现状分析</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1710"/>
        <w:gridCol w:w="2425"/>
        <w:gridCol w:w="3608"/>
      </w:tblGrid>
      <w:tr w14:paraId="62E51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Align w:val="center"/>
          </w:tcPr>
          <w:p w14:paraId="20394CEF">
            <w:pPr>
              <w:pStyle w:val="30"/>
            </w:pPr>
            <w:r>
              <w:rPr>
                <w:rFonts w:hint="eastAsia"/>
              </w:rPr>
              <w:t>序号</w:t>
            </w:r>
          </w:p>
        </w:tc>
        <w:tc>
          <w:tcPr>
            <w:tcW w:w="1003" w:type="pct"/>
            <w:vAlign w:val="center"/>
          </w:tcPr>
          <w:p w14:paraId="51492C83">
            <w:pPr>
              <w:pStyle w:val="30"/>
            </w:pPr>
            <w:r>
              <w:rPr>
                <w:rFonts w:hint="eastAsia"/>
              </w:rPr>
              <w:t>业务/功能</w:t>
            </w:r>
          </w:p>
        </w:tc>
        <w:tc>
          <w:tcPr>
            <w:tcW w:w="1422" w:type="pct"/>
            <w:vAlign w:val="center"/>
          </w:tcPr>
          <w:p w14:paraId="7F3D8690">
            <w:pPr>
              <w:pStyle w:val="30"/>
            </w:pPr>
            <w:r>
              <w:t>目前现状</w:t>
            </w:r>
          </w:p>
        </w:tc>
        <w:tc>
          <w:tcPr>
            <w:tcW w:w="2116" w:type="pct"/>
            <w:vAlign w:val="center"/>
          </w:tcPr>
          <w:p w14:paraId="76602E82">
            <w:pPr>
              <w:pStyle w:val="30"/>
            </w:pPr>
            <w:r>
              <w:rPr>
                <w:rFonts w:hint="eastAsia"/>
              </w:rPr>
              <w:t>预期</w:t>
            </w:r>
            <w:r>
              <w:t>目标</w:t>
            </w:r>
          </w:p>
        </w:tc>
      </w:tr>
      <w:tr w14:paraId="17B2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Align w:val="center"/>
          </w:tcPr>
          <w:p w14:paraId="098FC9C9">
            <w:pPr>
              <w:pStyle w:val="30"/>
            </w:pPr>
            <w:r>
              <w:rPr>
                <w:rFonts w:hint="eastAsia"/>
              </w:rPr>
              <w:t>1</w:t>
            </w:r>
          </w:p>
        </w:tc>
        <w:tc>
          <w:tcPr>
            <w:tcW w:w="1003" w:type="pct"/>
            <w:vAlign w:val="center"/>
          </w:tcPr>
          <w:p w14:paraId="6C3CE1E8">
            <w:pPr>
              <w:pStyle w:val="30"/>
            </w:pPr>
            <w:r>
              <w:rPr>
                <w:rFonts w:hint="eastAsia"/>
              </w:rPr>
              <w:t>常用功能</w:t>
            </w:r>
          </w:p>
        </w:tc>
        <w:tc>
          <w:tcPr>
            <w:tcW w:w="1422" w:type="pct"/>
            <w:vMerge w:val="restart"/>
            <w:vAlign w:val="center"/>
          </w:tcPr>
          <w:p w14:paraId="76B382D4">
            <w:pPr>
              <w:pStyle w:val="30"/>
            </w:pPr>
            <w:r>
              <w:rPr>
                <w:rFonts w:hint="eastAsia"/>
              </w:rPr>
              <w:t>本子系统为新建，目前无相关系统</w:t>
            </w:r>
          </w:p>
          <w:p w14:paraId="5FAF0177">
            <w:pPr>
              <w:pStyle w:val="30"/>
            </w:pPr>
          </w:p>
        </w:tc>
        <w:tc>
          <w:tcPr>
            <w:tcW w:w="2116" w:type="pct"/>
            <w:vAlign w:val="center"/>
          </w:tcPr>
          <w:p w14:paraId="57D81536">
            <w:pPr>
              <w:pStyle w:val="30"/>
            </w:pPr>
            <w:r>
              <w:rPr>
                <w:rFonts w:hint="eastAsia"/>
              </w:rPr>
              <w:t>旨在快速启动打开用户常用应用，节省用户时间和存储空间，显著提高工作效率</w:t>
            </w:r>
          </w:p>
        </w:tc>
      </w:tr>
      <w:tr w14:paraId="6ADB2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Align w:val="center"/>
          </w:tcPr>
          <w:p w14:paraId="385BC7AB">
            <w:pPr>
              <w:pStyle w:val="30"/>
            </w:pPr>
            <w:r>
              <w:rPr>
                <w:rFonts w:hint="eastAsia"/>
              </w:rPr>
              <w:t>2</w:t>
            </w:r>
          </w:p>
        </w:tc>
        <w:tc>
          <w:tcPr>
            <w:tcW w:w="1003" w:type="pct"/>
            <w:vAlign w:val="center"/>
          </w:tcPr>
          <w:p w14:paraId="3407C0B1">
            <w:pPr>
              <w:pStyle w:val="30"/>
            </w:pPr>
            <w:r>
              <w:rPr>
                <w:rFonts w:hint="eastAsia"/>
              </w:rPr>
              <w:t>基础数据管理</w:t>
            </w:r>
          </w:p>
        </w:tc>
        <w:tc>
          <w:tcPr>
            <w:tcW w:w="1422" w:type="pct"/>
            <w:vMerge w:val="continue"/>
            <w:vAlign w:val="center"/>
          </w:tcPr>
          <w:p w14:paraId="28780A6A">
            <w:pPr>
              <w:pStyle w:val="30"/>
            </w:pPr>
          </w:p>
        </w:tc>
        <w:tc>
          <w:tcPr>
            <w:tcW w:w="2116" w:type="pct"/>
            <w:vAlign w:val="center"/>
          </w:tcPr>
          <w:p w14:paraId="20343C42">
            <w:pPr>
              <w:pStyle w:val="30"/>
            </w:pPr>
            <w:r>
              <w:rPr>
                <w:rFonts w:hint="eastAsia"/>
              </w:rPr>
              <w:t>组织架构管理：明确各单位的上下级领导及指导关系，确保内部高效、有序、协调地运转；</w:t>
            </w:r>
          </w:p>
          <w:p w14:paraId="0EF868DA">
            <w:pPr>
              <w:pStyle w:val="30"/>
            </w:pPr>
            <w:r>
              <w:rPr>
                <w:rFonts w:hint="eastAsia"/>
              </w:rPr>
              <w:t>干部信息管理旨在实现对各类干部信息的采集填报、更新转移、动态维护及汇集，提高干部信息维护的效率，降低管理成本</w:t>
            </w:r>
          </w:p>
        </w:tc>
      </w:tr>
      <w:tr w14:paraId="1D8FC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Align w:val="center"/>
          </w:tcPr>
          <w:p w14:paraId="73A10F14">
            <w:pPr>
              <w:pStyle w:val="30"/>
            </w:pPr>
            <w:r>
              <w:rPr>
                <w:rFonts w:hint="eastAsia"/>
              </w:rPr>
              <w:t>3</w:t>
            </w:r>
          </w:p>
        </w:tc>
        <w:tc>
          <w:tcPr>
            <w:tcW w:w="1003" w:type="pct"/>
            <w:vAlign w:val="center"/>
          </w:tcPr>
          <w:p w14:paraId="04CC5B8B">
            <w:pPr>
              <w:pStyle w:val="30"/>
            </w:pPr>
            <w:r>
              <w:rPr>
                <w:rFonts w:hint="eastAsia"/>
              </w:rPr>
              <w:t>综合统计查询</w:t>
            </w:r>
          </w:p>
        </w:tc>
        <w:tc>
          <w:tcPr>
            <w:tcW w:w="1422" w:type="pct"/>
            <w:vMerge w:val="continue"/>
            <w:vAlign w:val="center"/>
          </w:tcPr>
          <w:p w14:paraId="2EE09EEA">
            <w:pPr>
              <w:pStyle w:val="30"/>
            </w:pPr>
          </w:p>
        </w:tc>
        <w:tc>
          <w:tcPr>
            <w:tcW w:w="2116" w:type="pct"/>
            <w:vAlign w:val="center"/>
          </w:tcPr>
          <w:p w14:paraId="7A3D526B">
            <w:pPr>
              <w:pStyle w:val="30"/>
            </w:pPr>
            <w:r>
              <w:rPr>
                <w:rFonts w:hint="eastAsia"/>
              </w:rPr>
              <w:t>旨在为用户提供更全面和深入的数据分析，帮助用户从不同角度理解干部人事各类数据之间的关系和趋势，从而优化业务流程，做出更准确的决策</w:t>
            </w:r>
            <w:r>
              <w:t>‌</w:t>
            </w:r>
          </w:p>
        </w:tc>
      </w:tr>
      <w:tr w14:paraId="7991D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Align w:val="center"/>
          </w:tcPr>
          <w:p w14:paraId="2F56EC08">
            <w:pPr>
              <w:pStyle w:val="30"/>
            </w:pPr>
            <w:r>
              <w:rPr>
                <w:rFonts w:hint="eastAsia"/>
              </w:rPr>
              <w:t>4</w:t>
            </w:r>
          </w:p>
        </w:tc>
        <w:tc>
          <w:tcPr>
            <w:tcW w:w="1003" w:type="pct"/>
            <w:vAlign w:val="center"/>
          </w:tcPr>
          <w:p w14:paraId="34A9CBF8">
            <w:pPr>
              <w:pStyle w:val="30"/>
            </w:pPr>
            <w:r>
              <w:rPr>
                <w:rFonts w:hint="eastAsia"/>
              </w:rPr>
              <w:t>人员进出管理</w:t>
            </w:r>
          </w:p>
        </w:tc>
        <w:tc>
          <w:tcPr>
            <w:tcW w:w="1422" w:type="pct"/>
            <w:vMerge w:val="continue"/>
            <w:vAlign w:val="center"/>
          </w:tcPr>
          <w:p w14:paraId="7102B37F">
            <w:pPr>
              <w:pStyle w:val="30"/>
            </w:pPr>
          </w:p>
        </w:tc>
        <w:tc>
          <w:tcPr>
            <w:tcW w:w="2116" w:type="pct"/>
            <w:vAlign w:val="center"/>
          </w:tcPr>
          <w:p w14:paraId="0FACF724">
            <w:pPr>
              <w:pStyle w:val="30"/>
            </w:pPr>
            <w:r>
              <w:rPr>
                <w:rFonts w:hint="eastAsia"/>
              </w:rPr>
              <w:t>旨在实现对干部进出情况的登记维护</w:t>
            </w:r>
          </w:p>
        </w:tc>
      </w:tr>
      <w:tr w14:paraId="4613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Align w:val="center"/>
          </w:tcPr>
          <w:p w14:paraId="6B1A387F">
            <w:pPr>
              <w:pStyle w:val="30"/>
            </w:pPr>
            <w:r>
              <w:rPr>
                <w:rFonts w:hint="eastAsia"/>
              </w:rPr>
              <w:t>5</w:t>
            </w:r>
          </w:p>
        </w:tc>
        <w:tc>
          <w:tcPr>
            <w:tcW w:w="1003" w:type="pct"/>
            <w:vAlign w:val="center"/>
          </w:tcPr>
          <w:p w14:paraId="67F64EF4">
            <w:pPr>
              <w:pStyle w:val="30"/>
            </w:pPr>
            <w:r>
              <w:rPr>
                <w:rFonts w:hint="eastAsia"/>
              </w:rPr>
              <w:t>移动端查询</w:t>
            </w:r>
          </w:p>
        </w:tc>
        <w:tc>
          <w:tcPr>
            <w:tcW w:w="1422" w:type="pct"/>
            <w:vMerge w:val="continue"/>
            <w:vAlign w:val="center"/>
          </w:tcPr>
          <w:p w14:paraId="6F3FD95A">
            <w:pPr>
              <w:pStyle w:val="30"/>
            </w:pPr>
          </w:p>
        </w:tc>
        <w:tc>
          <w:tcPr>
            <w:tcW w:w="2116" w:type="pct"/>
            <w:vAlign w:val="center"/>
          </w:tcPr>
          <w:p w14:paraId="7F82556A">
            <w:pPr>
              <w:pStyle w:val="30"/>
            </w:pPr>
            <w:r>
              <w:rPr>
                <w:rFonts w:hint="eastAsia"/>
              </w:rPr>
              <w:t>灵活快速地查看查找，随时随地调阅干部人员的相关资料，了解干部人事的整体情况</w:t>
            </w:r>
          </w:p>
        </w:tc>
      </w:tr>
      <w:tr w14:paraId="088A5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Align w:val="center"/>
          </w:tcPr>
          <w:p w14:paraId="012AD924">
            <w:pPr>
              <w:pStyle w:val="30"/>
            </w:pPr>
            <w:r>
              <w:rPr>
                <w:rFonts w:hint="eastAsia"/>
              </w:rPr>
              <w:t>6</w:t>
            </w:r>
          </w:p>
        </w:tc>
        <w:tc>
          <w:tcPr>
            <w:tcW w:w="1003" w:type="pct"/>
            <w:vAlign w:val="center"/>
          </w:tcPr>
          <w:p w14:paraId="63D8F246">
            <w:pPr>
              <w:pStyle w:val="30"/>
            </w:pPr>
            <w:r>
              <w:rPr>
                <w:rFonts w:hint="eastAsia"/>
              </w:rPr>
              <w:t>干部任免审批表</w:t>
            </w:r>
          </w:p>
        </w:tc>
        <w:tc>
          <w:tcPr>
            <w:tcW w:w="1422" w:type="pct"/>
            <w:vMerge w:val="continue"/>
            <w:vAlign w:val="center"/>
          </w:tcPr>
          <w:p w14:paraId="14D34A1D">
            <w:pPr>
              <w:pStyle w:val="30"/>
            </w:pPr>
          </w:p>
        </w:tc>
        <w:tc>
          <w:tcPr>
            <w:tcW w:w="2116" w:type="pct"/>
            <w:vAlign w:val="center"/>
          </w:tcPr>
          <w:p w14:paraId="08CF01F2">
            <w:pPr>
              <w:pStyle w:val="30"/>
            </w:pPr>
            <w:r>
              <w:rPr>
                <w:rFonts w:hint="eastAsia"/>
              </w:rPr>
              <w:t>满足2025年2月修订的关于《干部任免审批表》的格式规范，满足各种格式导入导出需要</w:t>
            </w:r>
          </w:p>
        </w:tc>
      </w:tr>
      <w:tr w14:paraId="18895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Align w:val="center"/>
          </w:tcPr>
          <w:p w14:paraId="3E6CAB25">
            <w:pPr>
              <w:pStyle w:val="30"/>
            </w:pPr>
            <w:r>
              <w:rPr>
                <w:rFonts w:hint="eastAsia"/>
              </w:rPr>
              <w:t>7</w:t>
            </w:r>
          </w:p>
        </w:tc>
        <w:tc>
          <w:tcPr>
            <w:tcW w:w="1003" w:type="pct"/>
            <w:vAlign w:val="center"/>
          </w:tcPr>
          <w:p w14:paraId="69EE8F98">
            <w:pPr>
              <w:pStyle w:val="30"/>
            </w:pPr>
            <w:r>
              <w:rPr>
                <w:rFonts w:hint="eastAsia"/>
              </w:rPr>
              <w:t>干部日常</w:t>
            </w:r>
          </w:p>
        </w:tc>
        <w:tc>
          <w:tcPr>
            <w:tcW w:w="1422" w:type="pct"/>
            <w:vMerge w:val="continue"/>
            <w:vAlign w:val="center"/>
          </w:tcPr>
          <w:p w14:paraId="00079C4E">
            <w:pPr>
              <w:pStyle w:val="30"/>
            </w:pPr>
          </w:p>
        </w:tc>
        <w:tc>
          <w:tcPr>
            <w:tcW w:w="2116" w:type="pct"/>
            <w:vAlign w:val="center"/>
          </w:tcPr>
          <w:p w14:paraId="3F0406E5">
            <w:pPr>
              <w:pStyle w:val="30"/>
            </w:pPr>
            <w:r>
              <w:rPr>
                <w:rFonts w:hint="eastAsia"/>
              </w:rPr>
              <w:t>旨在提高工作效率、显著减少人为错误、增强信息透明度、实现日常干部管理的全过程留痕</w:t>
            </w:r>
          </w:p>
        </w:tc>
      </w:tr>
      <w:tr w14:paraId="16DB1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Align w:val="center"/>
          </w:tcPr>
          <w:p w14:paraId="69265BD5">
            <w:pPr>
              <w:pStyle w:val="30"/>
            </w:pPr>
            <w:r>
              <w:rPr>
                <w:rFonts w:hint="eastAsia"/>
              </w:rPr>
              <w:t>8</w:t>
            </w:r>
          </w:p>
        </w:tc>
        <w:tc>
          <w:tcPr>
            <w:tcW w:w="1003" w:type="pct"/>
            <w:vAlign w:val="center"/>
          </w:tcPr>
          <w:p w14:paraId="7F9DEAFE">
            <w:pPr>
              <w:pStyle w:val="30"/>
            </w:pPr>
            <w:r>
              <w:rPr>
                <w:rFonts w:hint="eastAsia"/>
              </w:rPr>
              <w:t>干部任免</w:t>
            </w:r>
          </w:p>
        </w:tc>
        <w:tc>
          <w:tcPr>
            <w:tcW w:w="1422" w:type="pct"/>
            <w:vMerge w:val="continue"/>
            <w:vAlign w:val="center"/>
          </w:tcPr>
          <w:p w14:paraId="684D12B3">
            <w:pPr>
              <w:pStyle w:val="30"/>
            </w:pPr>
          </w:p>
        </w:tc>
        <w:tc>
          <w:tcPr>
            <w:tcW w:w="2116" w:type="pct"/>
            <w:vAlign w:val="center"/>
          </w:tcPr>
          <w:p w14:paraId="6FD343C0">
            <w:pPr>
              <w:pStyle w:val="30"/>
            </w:pPr>
            <w:r>
              <w:rPr>
                <w:rFonts w:hint="eastAsia"/>
              </w:rPr>
              <w:t>提供干部任免会议的全流程管理，实现无纸化会议管理，提高会议效率，保证干部任免信息透明度</w:t>
            </w:r>
          </w:p>
        </w:tc>
      </w:tr>
      <w:tr w14:paraId="391D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Align w:val="center"/>
          </w:tcPr>
          <w:p w14:paraId="6F1DAC85">
            <w:pPr>
              <w:pStyle w:val="30"/>
            </w:pPr>
            <w:r>
              <w:rPr>
                <w:rFonts w:hint="eastAsia"/>
              </w:rPr>
              <w:t>9</w:t>
            </w:r>
          </w:p>
        </w:tc>
        <w:tc>
          <w:tcPr>
            <w:tcW w:w="1003" w:type="pct"/>
            <w:vAlign w:val="center"/>
          </w:tcPr>
          <w:p w14:paraId="6070608D">
            <w:pPr>
              <w:pStyle w:val="30"/>
            </w:pPr>
            <w:r>
              <w:rPr>
                <w:rFonts w:hint="eastAsia"/>
              </w:rPr>
              <w:t>干部监督</w:t>
            </w:r>
          </w:p>
        </w:tc>
        <w:tc>
          <w:tcPr>
            <w:tcW w:w="1422" w:type="pct"/>
            <w:vMerge w:val="continue"/>
            <w:vAlign w:val="center"/>
          </w:tcPr>
          <w:p w14:paraId="5234F356">
            <w:pPr>
              <w:pStyle w:val="30"/>
            </w:pPr>
          </w:p>
        </w:tc>
        <w:tc>
          <w:tcPr>
            <w:tcW w:w="2116" w:type="pct"/>
            <w:vAlign w:val="center"/>
          </w:tcPr>
          <w:p w14:paraId="54681C95">
            <w:pPr>
              <w:pStyle w:val="30"/>
            </w:pPr>
            <w:r>
              <w:rPr>
                <w:rFonts w:hint="eastAsia"/>
              </w:rPr>
              <w:t>实现规范干部监督管理，加强控制和提高工作的效率</w:t>
            </w:r>
          </w:p>
        </w:tc>
      </w:tr>
      <w:tr w14:paraId="7FB6F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Align w:val="center"/>
          </w:tcPr>
          <w:p w14:paraId="371F849C">
            <w:pPr>
              <w:pStyle w:val="30"/>
            </w:pPr>
            <w:r>
              <w:rPr>
                <w:rFonts w:hint="eastAsia"/>
              </w:rPr>
              <w:t>10</w:t>
            </w:r>
          </w:p>
        </w:tc>
        <w:tc>
          <w:tcPr>
            <w:tcW w:w="1003" w:type="pct"/>
            <w:vAlign w:val="center"/>
          </w:tcPr>
          <w:p w14:paraId="4F2F2A50">
            <w:pPr>
              <w:pStyle w:val="30"/>
            </w:pPr>
            <w:r>
              <w:rPr>
                <w:rFonts w:hint="eastAsia"/>
              </w:rPr>
              <w:t>教育培训</w:t>
            </w:r>
          </w:p>
        </w:tc>
        <w:tc>
          <w:tcPr>
            <w:tcW w:w="1422" w:type="pct"/>
            <w:vMerge w:val="continue"/>
            <w:vAlign w:val="center"/>
          </w:tcPr>
          <w:p w14:paraId="5F773081">
            <w:pPr>
              <w:pStyle w:val="30"/>
            </w:pPr>
          </w:p>
        </w:tc>
        <w:tc>
          <w:tcPr>
            <w:tcW w:w="2116" w:type="pct"/>
            <w:vAlign w:val="center"/>
          </w:tcPr>
          <w:p w14:paraId="7A8C9ED9">
            <w:pPr>
              <w:pStyle w:val="30"/>
            </w:pPr>
            <w:r>
              <w:rPr>
                <w:rFonts w:hint="eastAsia"/>
              </w:rPr>
              <w:t>实现对干部教育培训工作“培训通知—培训报名—培训记录—培训统计分析”的全过程的精细化管理</w:t>
            </w:r>
          </w:p>
        </w:tc>
      </w:tr>
      <w:tr w14:paraId="417A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 w:type="pct"/>
            <w:vAlign w:val="center"/>
          </w:tcPr>
          <w:p w14:paraId="2840DFFC">
            <w:pPr>
              <w:pStyle w:val="30"/>
            </w:pPr>
            <w:r>
              <w:rPr>
                <w:rFonts w:hint="eastAsia"/>
              </w:rPr>
              <w:t>11</w:t>
            </w:r>
          </w:p>
        </w:tc>
        <w:tc>
          <w:tcPr>
            <w:tcW w:w="1003" w:type="pct"/>
            <w:vAlign w:val="center"/>
          </w:tcPr>
          <w:p w14:paraId="5BDD9598">
            <w:pPr>
              <w:pStyle w:val="30"/>
            </w:pPr>
            <w:r>
              <w:rPr>
                <w:rFonts w:hint="eastAsia"/>
              </w:rPr>
              <w:t>档案管理</w:t>
            </w:r>
          </w:p>
        </w:tc>
        <w:tc>
          <w:tcPr>
            <w:tcW w:w="1422" w:type="pct"/>
            <w:vMerge w:val="continue"/>
            <w:vAlign w:val="center"/>
          </w:tcPr>
          <w:p w14:paraId="5EC0DA42">
            <w:pPr>
              <w:pStyle w:val="30"/>
            </w:pPr>
          </w:p>
        </w:tc>
        <w:tc>
          <w:tcPr>
            <w:tcW w:w="2116" w:type="pct"/>
            <w:vAlign w:val="center"/>
          </w:tcPr>
          <w:p w14:paraId="2782015A">
            <w:pPr>
              <w:pStyle w:val="30"/>
            </w:pPr>
            <w:r>
              <w:rPr>
                <w:rFonts w:hint="eastAsia"/>
              </w:rPr>
              <w:t>旨在实现组工人事信息与档案管理的互联互通</w:t>
            </w:r>
          </w:p>
        </w:tc>
      </w:tr>
    </w:tbl>
    <w:p w14:paraId="1732EF64">
      <w:pPr>
        <w:ind w:firstLine="480"/>
      </w:pPr>
    </w:p>
    <w:p w14:paraId="18168222">
      <w:pPr>
        <w:pStyle w:val="5"/>
        <w:numPr>
          <w:ilvl w:val="3"/>
          <w:numId w:val="0"/>
        </w:numPr>
      </w:pPr>
      <w:r>
        <w:rPr>
          <w:rFonts w:hint="eastAsia" w:cs="宋体"/>
        </w:rPr>
        <w:t xml:space="preserve">4.2.1.2  </w:t>
      </w:r>
      <w:r>
        <w:rPr>
          <w:rFonts w:hint="eastAsia"/>
        </w:rPr>
        <w:t>投资监管管理子系统</w:t>
      </w:r>
    </w:p>
    <w:p w14:paraId="328B0BAC">
      <w:pPr>
        <w:pStyle w:val="22"/>
        <w:numPr>
          <w:ilvl w:val="8"/>
          <w:numId w:val="0"/>
        </w:numPr>
        <w:rPr>
          <w:rFonts w:hint="default"/>
        </w:rPr>
      </w:pPr>
      <w:r>
        <w:rPr>
          <w:rFonts w:hint="default" w:cs="Times New Roman"/>
        </w:rPr>
        <w:t xml:space="preserve">表4.15  </w:t>
      </w:r>
      <w:r>
        <w:t>预期目标与现状分析</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9"/>
        <w:gridCol w:w="829"/>
        <w:gridCol w:w="1294"/>
        <w:gridCol w:w="5870"/>
      </w:tblGrid>
      <w:tr w14:paraId="19986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Align w:val="center"/>
          </w:tcPr>
          <w:p w14:paraId="1B4B9D9A">
            <w:pPr>
              <w:pStyle w:val="30"/>
            </w:pPr>
            <w:r>
              <w:t>序号</w:t>
            </w:r>
          </w:p>
        </w:tc>
        <w:tc>
          <w:tcPr>
            <w:tcW w:w="486" w:type="pct"/>
            <w:vAlign w:val="center"/>
          </w:tcPr>
          <w:p w14:paraId="3EE9E7CD">
            <w:pPr>
              <w:pStyle w:val="30"/>
            </w:pPr>
            <w:r>
              <w:t>业务/功能</w:t>
            </w:r>
          </w:p>
        </w:tc>
        <w:tc>
          <w:tcPr>
            <w:tcW w:w="759" w:type="pct"/>
            <w:vAlign w:val="center"/>
          </w:tcPr>
          <w:p w14:paraId="2E6E688F">
            <w:pPr>
              <w:pStyle w:val="30"/>
            </w:pPr>
            <w:r>
              <w:t>目前现状</w:t>
            </w:r>
          </w:p>
        </w:tc>
        <w:tc>
          <w:tcPr>
            <w:tcW w:w="3442" w:type="pct"/>
            <w:vAlign w:val="center"/>
          </w:tcPr>
          <w:p w14:paraId="5CADFB8E">
            <w:pPr>
              <w:pStyle w:val="30"/>
            </w:pPr>
            <w:r>
              <w:t>预期目标</w:t>
            </w:r>
          </w:p>
        </w:tc>
      </w:tr>
      <w:tr w14:paraId="75D8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Align w:val="center"/>
          </w:tcPr>
          <w:p w14:paraId="07996600">
            <w:pPr>
              <w:pStyle w:val="30"/>
            </w:pPr>
            <w:r>
              <w:rPr>
                <w:rFonts w:hint="eastAsia"/>
              </w:rPr>
              <w:t>1</w:t>
            </w:r>
          </w:p>
        </w:tc>
        <w:tc>
          <w:tcPr>
            <w:tcW w:w="486" w:type="pct"/>
            <w:vAlign w:val="center"/>
          </w:tcPr>
          <w:p w14:paraId="22EAC3CD">
            <w:pPr>
              <w:pStyle w:val="30"/>
            </w:pPr>
            <w:r>
              <w:t>报备程序</w:t>
            </w:r>
          </w:p>
        </w:tc>
        <w:tc>
          <w:tcPr>
            <w:tcW w:w="759" w:type="pct"/>
            <w:vMerge w:val="restart"/>
            <w:vAlign w:val="center"/>
          </w:tcPr>
          <w:p w14:paraId="236652FC">
            <w:pPr>
              <w:pStyle w:val="30"/>
            </w:pPr>
            <w:r>
              <w:t>流程：规划创新处审核</w:t>
            </w:r>
          </w:p>
          <w:p w14:paraId="278A5A46">
            <w:pPr>
              <w:pStyle w:val="30"/>
            </w:pPr>
            <w:r>
              <w:t>权限：规划创新处查看</w:t>
            </w:r>
          </w:p>
        </w:tc>
        <w:tc>
          <w:tcPr>
            <w:tcW w:w="3442" w:type="pct"/>
            <w:vAlign w:val="center"/>
          </w:tcPr>
          <w:p w14:paraId="01B60946">
            <w:pPr>
              <w:pStyle w:val="30"/>
            </w:pPr>
            <w:r>
              <w:t>流程：由主办处室和会签处室审核；由产业处室按照户管企业进行审核；产业处室由处长确认收到后，指定处室人员办理；会签处室确认收到后，增加企业提醒。</w:t>
            </w:r>
          </w:p>
          <w:p w14:paraId="3F8E6DBD">
            <w:pPr>
              <w:pStyle w:val="30"/>
            </w:pPr>
            <w:r>
              <w:t>权限：产业处室可查看户管企业数据；委领导、正副处长可查看所有。</w:t>
            </w:r>
          </w:p>
          <w:p w14:paraId="5614C50D">
            <w:pPr>
              <w:pStyle w:val="30"/>
            </w:pPr>
            <w:r>
              <w:t>填报：产业处室可以对审批项目的主业和非主业进行修改。</w:t>
            </w:r>
          </w:p>
        </w:tc>
      </w:tr>
      <w:tr w14:paraId="31F0E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Align w:val="center"/>
          </w:tcPr>
          <w:p w14:paraId="0A3F1B55">
            <w:pPr>
              <w:pStyle w:val="30"/>
            </w:pPr>
            <w:r>
              <w:rPr>
                <w:rFonts w:hint="eastAsia"/>
              </w:rPr>
              <w:t>2</w:t>
            </w:r>
          </w:p>
        </w:tc>
        <w:tc>
          <w:tcPr>
            <w:tcW w:w="486" w:type="pct"/>
            <w:vAlign w:val="center"/>
          </w:tcPr>
          <w:p w14:paraId="32083278">
            <w:pPr>
              <w:pStyle w:val="30"/>
            </w:pPr>
            <w:r>
              <w:t>投资计划</w:t>
            </w:r>
          </w:p>
        </w:tc>
        <w:tc>
          <w:tcPr>
            <w:tcW w:w="759" w:type="pct"/>
            <w:vMerge w:val="continue"/>
            <w:vAlign w:val="center"/>
          </w:tcPr>
          <w:p w14:paraId="7F84EDF9">
            <w:pPr>
              <w:pStyle w:val="30"/>
            </w:pPr>
          </w:p>
        </w:tc>
        <w:tc>
          <w:tcPr>
            <w:tcW w:w="3442" w:type="pct"/>
            <w:vMerge w:val="restart"/>
            <w:vAlign w:val="center"/>
          </w:tcPr>
          <w:p w14:paraId="29AA5521">
            <w:pPr>
              <w:pStyle w:val="30"/>
            </w:pPr>
            <w:r>
              <w:t>流程：由产业处室按照户管企业进行审核；产业处室由处长确认收到后，指定处室人员办理。</w:t>
            </w:r>
          </w:p>
          <w:p w14:paraId="0690AD95">
            <w:pPr>
              <w:pStyle w:val="30"/>
            </w:pPr>
            <w:r>
              <w:t>权限：产业处室可查看户管企业数据；委领导、正副处长可查看所有。</w:t>
            </w:r>
          </w:p>
          <w:p w14:paraId="775FD164">
            <w:pPr>
              <w:pStyle w:val="30"/>
            </w:pPr>
            <w:r>
              <w:t>填报：产业处室可以对审批项目的主业和非主业进行修改。</w:t>
            </w:r>
          </w:p>
        </w:tc>
      </w:tr>
      <w:tr w14:paraId="5FD3D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Align w:val="center"/>
          </w:tcPr>
          <w:p w14:paraId="01BD5DD9">
            <w:pPr>
              <w:pStyle w:val="30"/>
            </w:pPr>
            <w:r>
              <w:rPr>
                <w:rFonts w:hint="eastAsia"/>
              </w:rPr>
              <w:t>3</w:t>
            </w:r>
          </w:p>
        </w:tc>
        <w:tc>
          <w:tcPr>
            <w:tcW w:w="486" w:type="pct"/>
            <w:vAlign w:val="center"/>
          </w:tcPr>
          <w:p w14:paraId="58C5FD56">
            <w:pPr>
              <w:pStyle w:val="30"/>
            </w:pPr>
            <w:r>
              <w:t>投资执行情况</w:t>
            </w:r>
          </w:p>
        </w:tc>
        <w:tc>
          <w:tcPr>
            <w:tcW w:w="759" w:type="pct"/>
            <w:vMerge w:val="continue"/>
            <w:vAlign w:val="center"/>
          </w:tcPr>
          <w:p w14:paraId="3E94AC3A">
            <w:pPr>
              <w:pStyle w:val="30"/>
            </w:pPr>
          </w:p>
        </w:tc>
        <w:tc>
          <w:tcPr>
            <w:tcW w:w="3442" w:type="pct"/>
            <w:vMerge w:val="continue"/>
            <w:vAlign w:val="center"/>
          </w:tcPr>
          <w:p w14:paraId="68A011B2">
            <w:pPr>
              <w:pStyle w:val="30"/>
            </w:pPr>
          </w:p>
        </w:tc>
      </w:tr>
      <w:tr w14:paraId="67CA1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0" w:type="pct"/>
            <w:vAlign w:val="center"/>
          </w:tcPr>
          <w:p w14:paraId="5D068F12">
            <w:pPr>
              <w:pStyle w:val="30"/>
            </w:pPr>
            <w:r>
              <w:rPr>
                <w:rFonts w:hint="eastAsia"/>
              </w:rPr>
              <w:t>4</w:t>
            </w:r>
          </w:p>
        </w:tc>
        <w:tc>
          <w:tcPr>
            <w:tcW w:w="486" w:type="pct"/>
            <w:vAlign w:val="center"/>
          </w:tcPr>
          <w:p w14:paraId="5FAB8359">
            <w:pPr>
              <w:pStyle w:val="30"/>
            </w:pPr>
            <w:r>
              <w:t>投资年中调整</w:t>
            </w:r>
          </w:p>
        </w:tc>
        <w:tc>
          <w:tcPr>
            <w:tcW w:w="759" w:type="pct"/>
            <w:vMerge w:val="continue"/>
            <w:vAlign w:val="center"/>
          </w:tcPr>
          <w:p w14:paraId="51DAD70E">
            <w:pPr>
              <w:pStyle w:val="30"/>
            </w:pPr>
          </w:p>
        </w:tc>
        <w:tc>
          <w:tcPr>
            <w:tcW w:w="3442" w:type="pct"/>
            <w:vMerge w:val="continue"/>
            <w:vAlign w:val="center"/>
          </w:tcPr>
          <w:p w14:paraId="5379193D">
            <w:pPr>
              <w:pStyle w:val="30"/>
            </w:pPr>
          </w:p>
        </w:tc>
      </w:tr>
    </w:tbl>
    <w:p w14:paraId="4F83EA72">
      <w:pPr>
        <w:ind w:firstLine="480"/>
      </w:pPr>
    </w:p>
    <w:p w14:paraId="12C5F7DA">
      <w:pPr>
        <w:pStyle w:val="5"/>
        <w:numPr>
          <w:ilvl w:val="3"/>
          <w:numId w:val="0"/>
        </w:numPr>
      </w:pPr>
      <w:r>
        <w:rPr>
          <w:rFonts w:hint="eastAsia" w:cs="宋体"/>
        </w:rPr>
        <w:t xml:space="preserve">4.2.1.3  </w:t>
      </w:r>
      <w:r>
        <w:rPr>
          <w:rFonts w:hint="eastAsia"/>
        </w:rPr>
        <w:t>市属国企投资基金信息子系统</w:t>
      </w:r>
    </w:p>
    <w:p w14:paraId="4FC210E7">
      <w:pPr>
        <w:ind w:firstLine="480"/>
        <w:rPr>
          <w:rFonts w:cs="Times New Roman"/>
        </w:rPr>
      </w:pPr>
      <w:r>
        <w:rPr>
          <w:rFonts w:hint="eastAsia" w:cs="Times New Roman"/>
        </w:rPr>
        <w:t>自2021年国资委筹建国资企业投资基金信息线上报送和数据分析工作以来，受限于外部厂商系统平台，不利于投资基金相关信息数据的本地化管控及投资基金信息数据后续的扩展应用。迫切需要建设自主信息平台，实现线上报送业务流程，以及数据本地化管理，并支持多样化的数据统计及智能分析功能。</w:t>
      </w:r>
    </w:p>
    <w:p w14:paraId="630F5C49">
      <w:pPr>
        <w:pStyle w:val="22"/>
        <w:numPr>
          <w:ilvl w:val="8"/>
          <w:numId w:val="0"/>
        </w:numPr>
        <w:rPr>
          <w:rFonts w:hint="default"/>
        </w:rPr>
      </w:pPr>
      <w:r>
        <w:rPr>
          <w:rFonts w:hint="default" w:cs="Times New Roman"/>
        </w:rPr>
        <w:t xml:space="preserve">表4.16  </w:t>
      </w:r>
      <w:r>
        <w:t>预期目标与现状分析</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2273"/>
        <w:gridCol w:w="2298"/>
        <w:gridCol w:w="3170"/>
      </w:tblGrid>
      <w:tr w14:paraId="5083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F544BB6">
            <w:pPr>
              <w:pStyle w:val="30"/>
            </w:pPr>
            <w:r>
              <w:t>序号</w:t>
            </w:r>
          </w:p>
        </w:tc>
        <w:tc>
          <w:tcPr>
            <w:tcW w:w="1333" w:type="pct"/>
            <w:vAlign w:val="center"/>
          </w:tcPr>
          <w:p w14:paraId="3FE9743C">
            <w:pPr>
              <w:pStyle w:val="30"/>
            </w:pPr>
            <w:r>
              <w:t>业务/功能</w:t>
            </w:r>
          </w:p>
        </w:tc>
        <w:tc>
          <w:tcPr>
            <w:tcW w:w="1348" w:type="pct"/>
            <w:vAlign w:val="center"/>
          </w:tcPr>
          <w:p w14:paraId="7A1D09F2">
            <w:pPr>
              <w:pStyle w:val="30"/>
            </w:pPr>
            <w:r>
              <w:t>目前现状</w:t>
            </w:r>
          </w:p>
        </w:tc>
        <w:tc>
          <w:tcPr>
            <w:tcW w:w="1859" w:type="pct"/>
            <w:vAlign w:val="center"/>
          </w:tcPr>
          <w:p w14:paraId="4713752F">
            <w:pPr>
              <w:pStyle w:val="30"/>
            </w:pPr>
            <w:r>
              <w:t>预期目标</w:t>
            </w:r>
          </w:p>
        </w:tc>
      </w:tr>
      <w:tr w14:paraId="0FA5C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EA13462">
            <w:pPr>
              <w:pStyle w:val="30"/>
            </w:pPr>
            <w:r>
              <w:t>1</w:t>
            </w:r>
          </w:p>
        </w:tc>
        <w:tc>
          <w:tcPr>
            <w:tcW w:w="1333" w:type="pct"/>
            <w:vAlign w:val="center"/>
          </w:tcPr>
          <w:p w14:paraId="69636D23">
            <w:pPr>
              <w:pStyle w:val="30"/>
            </w:pPr>
            <w:r>
              <w:t>基金报送：</w:t>
            </w:r>
          </w:p>
          <w:p w14:paraId="265EDA3E">
            <w:pPr>
              <w:pStyle w:val="30"/>
            </w:pPr>
            <w:r>
              <w:t>GP/LP基金报送信息管理，GP/LP基金管理人信息报送，GP/LP基金信息管理报送，GP/LP数据校验计算，是数据监测和管控工作的基础。</w:t>
            </w:r>
          </w:p>
        </w:tc>
        <w:tc>
          <w:tcPr>
            <w:tcW w:w="1348" w:type="pct"/>
            <w:vAlign w:val="center"/>
          </w:tcPr>
          <w:p w14:paraId="1FE74009">
            <w:pPr>
              <w:pStyle w:val="30"/>
            </w:pPr>
            <w:r>
              <w:t>依赖外部厂商平台，代为采集数据。</w:t>
            </w:r>
          </w:p>
        </w:tc>
        <w:tc>
          <w:tcPr>
            <w:tcW w:w="1859" w:type="pct"/>
            <w:vAlign w:val="center"/>
          </w:tcPr>
          <w:p w14:paraId="05906600">
            <w:pPr>
              <w:pStyle w:val="30"/>
            </w:pPr>
            <w:r>
              <w:t>创建自建应用平台和数据平台，通过系统平台收集集团和企业的基金报送数据，完成相关采集工作。</w:t>
            </w:r>
          </w:p>
        </w:tc>
      </w:tr>
      <w:tr w14:paraId="1C98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4FC36FD">
            <w:pPr>
              <w:pStyle w:val="30"/>
            </w:pPr>
            <w:r>
              <w:t>2、</w:t>
            </w:r>
          </w:p>
        </w:tc>
        <w:tc>
          <w:tcPr>
            <w:tcW w:w="1333" w:type="pct"/>
            <w:vAlign w:val="center"/>
          </w:tcPr>
          <w:p w14:paraId="3AD687AA">
            <w:pPr>
              <w:pStyle w:val="30"/>
            </w:pPr>
            <w:r>
              <w:t>数据报表：</w:t>
            </w:r>
          </w:p>
          <w:p w14:paraId="531F52FB">
            <w:pPr>
              <w:pStyle w:val="30"/>
            </w:pPr>
            <w:r>
              <w:t>实现基金管理人及基金信息的数据展示。包括历年数据对比，本集团基金情况，实控和参投基金数据分类统计。全面进行数据监测。</w:t>
            </w:r>
          </w:p>
        </w:tc>
        <w:tc>
          <w:tcPr>
            <w:tcW w:w="1348" w:type="pct"/>
            <w:vAlign w:val="center"/>
          </w:tcPr>
          <w:p w14:paraId="73BF594C">
            <w:pPr>
              <w:pStyle w:val="30"/>
            </w:pPr>
            <w:r>
              <w:t>依赖外部厂商平台，代为分析统计。</w:t>
            </w:r>
          </w:p>
        </w:tc>
        <w:tc>
          <w:tcPr>
            <w:tcW w:w="1859" w:type="pct"/>
            <w:vAlign w:val="center"/>
          </w:tcPr>
          <w:p w14:paraId="0ED1AAF4">
            <w:pPr>
              <w:pStyle w:val="30"/>
            </w:pPr>
            <w:r>
              <w:t>创建自建数据分析平台，对采集到集市内的基金数据进行数据清洗，加工，融合。形成多样化明细和统计报表。</w:t>
            </w:r>
          </w:p>
        </w:tc>
      </w:tr>
      <w:tr w14:paraId="3902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10437229">
            <w:pPr>
              <w:pStyle w:val="30"/>
            </w:pPr>
            <w:r>
              <w:t>3、</w:t>
            </w:r>
          </w:p>
        </w:tc>
        <w:tc>
          <w:tcPr>
            <w:tcW w:w="1333" w:type="pct"/>
            <w:vAlign w:val="center"/>
          </w:tcPr>
          <w:p w14:paraId="067F35F0">
            <w:pPr>
              <w:pStyle w:val="30"/>
            </w:pPr>
            <w:r>
              <w:t>数据分析看板：</w:t>
            </w:r>
          </w:p>
          <w:p w14:paraId="5944DDA7">
            <w:pPr>
              <w:pStyle w:val="30"/>
            </w:pPr>
            <w:r>
              <w:t>面向国资基金管理的主要业务场景，对市属国企投资基金进行结构分析、模块分析、对比分析，绩效分析。并形成看板展示，包括整体概览分析，分类专题分析，分类投资概览，年度投资情况，基金详情。</w:t>
            </w:r>
          </w:p>
        </w:tc>
        <w:tc>
          <w:tcPr>
            <w:tcW w:w="1348" w:type="pct"/>
            <w:vAlign w:val="center"/>
          </w:tcPr>
          <w:p w14:paraId="41F8229D">
            <w:pPr>
              <w:pStyle w:val="30"/>
            </w:pPr>
            <w:r>
              <w:t>依赖外部厂商平台，形成数据分析结果和看板展示。</w:t>
            </w:r>
          </w:p>
        </w:tc>
        <w:tc>
          <w:tcPr>
            <w:tcW w:w="1859" w:type="pct"/>
            <w:vAlign w:val="center"/>
          </w:tcPr>
          <w:p w14:paraId="6754BDCB">
            <w:pPr>
              <w:pStyle w:val="30"/>
            </w:pPr>
            <w:r>
              <w:t>创建自建数据看板功能，利用技术手段，进行数据分析并形成多样化看板。</w:t>
            </w:r>
          </w:p>
        </w:tc>
      </w:tr>
    </w:tbl>
    <w:p w14:paraId="1F2CC87D">
      <w:pPr>
        <w:pStyle w:val="5"/>
        <w:numPr>
          <w:ilvl w:val="3"/>
          <w:numId w:val="0"/>
        </w:numPr>
      </w:pPr>
      <w:r>
        <w:rPr>
          <w:rFonts w:hint="eastAsia" w:cs="宋体"/>
        </w:rPr>
        <w:t xml:space="preserve">4.2.1.4  </w:t>
      </w:r>
      <w:r>
        <w:rPr>
          <w:rFonts w:hint="eastAsia"/>
        </w:rPr>
        <w:t>国际化经营子系统</w:t>
      </w:r>
    </w:p>
    <w:p w14:paraId="141419E3">
      <w:pPr>
        <w:pStyle w:val="22"/>
        <w:numPr>
          <w:ilvl w:val="8"/>
          <w:numId w:val="0"/>
        </w:numPr>
        <w:rPr>
          <w:rFonts w:hint="default"/>
        </w:rPr>
      </w:pPr>
      <w:r>
        <w:rPr>
          <w:rFonts w:hint="default" w:cs="Times New Roman"/>
        </w:rPr>
        <w:t xml:space="preserve">表4.17  </w:t>
      </w:r>
      <w:r>
        <w:t>预期目标与现状分析</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1"/>
        <w:gridCol w:w="1379"/>
        <w:gridCol w:w="1236"/>
        <w:gridCol w:w="5336"/>
      </w:tblGrid>
      <w:tr w14:paraId="36084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6231CEF6">
            <w:pPr>
              <w:pStyle w:val="30"/>
            </w:pPr>
            <w:r>
              <w:t>序号</w:t>
            </w:r>
          </w:p>
        </w:tc>
        <w:tc>
          <w:tcPr>
            <w:tcW w:w="809" w:type="pct"/>
            <w:vAlign w:val="center"/>
          </w:tcPr>
          <w:p w14:paraId="2BDDA7BB">
            <w:pPr>
              <w:pStyle w:val="30"/>
            </w:pPr>
            <w:r>
              <w:t>业务/功能</w:t>
            </w:r>
          </w:p>
        </w:tc>
        <w:tc>
          <w:tcPr>
            <w:tcW w:w="725" w:type="pct"/>
            <w:vAlign w:val="center"/>
          </w:tcPr>
          <w:p w14:paraId="71788E24">
            <w:pPr>
              <w:pStyle w:val="30"/>
            </w:pPr>
            <w:r>
              <w:t>目前现状</w:t>
            </w:r>
          </w:p>
        </w:tc>
        <w:tc>
          <w:tcPr>
            <w:tcW w:w="3130" w:type="pct"/>
            <w:vAlign w:val="center"/>
          </w:tcPr>
          <w:p w14:paraId="38F1F9C8">
            <w:pPr>
              <w:pStyle w:val="30"/>
            </w:pPr>
            <w:r>
              <w:t>预期目标</w:t>
            </w:r>
          </w:p>
        </w:tc>
      </w:tr>
      <w:tr w14:paraId="5D14B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77919A76">
            <w:pPr>
              <w:pStyle w:val="30"/>
            </w:pPr>
            <w:r>
              <w:rPr>
                <w:rFonts w:hint="eastAsia"/>
              </w:rPr>
              <w:t>1</w:t>
            </w:r>
          </w:p>
        </w:tc>
        <w:tc>
          <w:tcPr>
            <w:tcW w:w="809" w:type="pct"/>
            <w:vAlign w:val="center"/>
          </w:tcPr>
          <w:p w14:paraId="27DF89D8">
            <w:pPr>
              <w:pStyle w:val="30"/>
            </w:pPr>
            <w:r>
              <w:t>叠加汇总</w:t>
            </w:r>
          </w:p>
        </w:tc>
        <w:tc>
          <w:tcPr>
            <w:tcW w:w="725" w:type="pct"/>
            <w:vAlign w:val="center"/>
          </w:tcPr>
          <w:p w14:paraId="45B7E960">
            <w:pPr>
              <w:pStyle w:val="30"/>
            </w:pPr>
            <w:r>
              <w:t>无该功能</w:t>
            </w:r>
          </w:p>
        </w:tc>
        <w:tc>
          <w:tcPr>
            <w:tcW w:w="3130" w:type="pct"/>
            <w:vAlign w:val="center"/>
          </w:tcPr>
          <w:p w14:paraId="3B80F3C6">
            <w:pPr>
              <w:pStyle w:val="30"/>
            </w:pPr>
            <w:r>
              <w:t>可将用户填报的下属企业单户数据报表（固定行列报表）通过用户所选择的汇总节点，将数据汇总到集团</w:t>
            </w:r>
          </w:p>
        </w:tc>
      </w:tr>
      <w:tr w14:paraId="17B01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7F7C9034">
            <w:pPr>
              <w:pStyle w:val="30"/>
            </w:pPr>
            <w:r>
              <w:rPr>
                <w:rFonts w:hint="eastAsia"/>
              </w:rPr>
              <w:t>2</w:t>
            </w:r>
          </w:p>
        </w:tc>
        <w:tc>
          <w:tcPr>
            <w:tcW w:w="809" w:type="pct"/>
            <w:vAlign w:val="center"/>
          </w:tcPr>
          <w:p w14:paraId="68B51D0A">
            <w:pPr>
              <w:pStyle w:val="30"/>
            </w:pPr>
            <w:r>
              <w:t>非固定行列报表汇总</w:t>
            </w:r>
          </w:p>
        </w:tc>
        <w:tc>
          <w:tcPr>
            <w:tcW w:w="725" w:type="pct"/>
            <w:vAlign w:val="center"/>
          </w:tcPr>
          <w:p w14:paraId="0727F61B">
            <w:pPr>
              <w:pStyle w:val="30"/>
            </w:pPr>
            <w:r>
              <w:t>无该功能</w:t>
            </w:r>
          </w:p>
        </w:tc>
        <w:tc>
          <w:tcPr>
            <w:tcW w:w="3130" w:type="pct"/>
            <w:vAlign w:val="center"/>
          </w:tcPr>
          <w:p w14:paraId="23192BBF">
            <w:pPr>
              <w:pStyle w:val="30"/>
            </w:pPr>
            <w:r>
              <w:t>该汇总是将下级企业所填的所有当前非固定行列报表中的数据汇总至集团当前报表中</w:t>
            </w:r>
          </w:p>
        </w:tc>
      </w:tr>
      <w:tr w14:paraId="2EA4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58B84516">
            <w:pPr>
              <w:pStyle w:val="30"/>
            </w:pPr>
            <w:r>
              <w:rPr>
                <w:rFonts w:hint="eastAsia"/>
              </w:rPr>
              <w:t>3</w:t>
            </w:r>
          </w:p>
        </w:tc>
        <w:tc>
          <w:tcPr>
            <w:tcW w:w="809" w:type="pct"/>
            <w:vAlign w:val="center"/>
          </w:tcPr>
          <w:p w14:paraId="303F4D29">
            <w:pPr>
              <w:pStyle w:val="30"/>
            </w:pPr>
            <w:r>
              <w:t>汇总节点检查</w:t>
            </w:r>
          </w:p>
        </w:tc>
        <w:tc>
          <w:tcPr>
            <w:tcW w:w="725" w:type="pct"/>
            <w:vAlign w:val="center"/>
          </w:tcPr>
          <w:p w14:paraId="077FF484">
            <w:pPr>
              <w:pStyle w:val="30"/>
            </w:pPr>
            <w:r>
              <w:t>无该功能</w:t>
            </w:r>
          </w:p>
        </w:tc>
        <w:tc>
          <w:tcPr>
            <w:tcW w:w="3130" w:type="pct"/>
            <w:vAlign w:val="center"/>
          </w:tcPr>
          <w:p w14:paraId="52D41E87">
            <w:pPr>
              <w:pStyle w:val="30"/>
            </w:pPr>
            <w:r>
              <w:t>该功能是为了保障集团或下属企业修改了数据，但未进行汇总操作的数据检查</w:t>
            </w:r>
          </w:p>
        </w:tc>
      </w:tr>
      <w:tr w14:paraId="53407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675A798D">
            <w:pPr>
              <w:pStyle w:val="30"/>
            </w:pPr>
            <w:r>
              <w:rPr>
                <w:rFonts w:hint="eastAsia"/>
              </w:rPr>
              <w:t>4</w:t>
            </w:r>
          </w:p>
        </w:tc>
        <w:tc>
          <w:tcPr>
            <w:tcW w:w="809" w:type="pct"/>
            <w:vAlign w:val="center"/>
          </w:tcPr>
          <w:p w14:paraId="14F60651">
            <w:pPr>
              <w:pStyle w:val="30"/>
            </w:pPr>
            <w:r>
              <w:t>模板查询</w:t>
            </w:r>
          </w:p>
        </w:tc>
        <w:tc>
          <w:tcPr>
            <w:tcW w:w="725" w:type="pct"/>
            <w:vAlign w:val="center"/>
          </w:tcPr>
          <w:p w14:paraId="3D5D2113">
            <w:pPr>
              <w:pStyle w:val="30"/>
            </w:pPr>
            <w:r>
              <w:t>无该功能</w:t>
            </w:r>
          </w:p>
        </w:tc>
        <w:tc>
          <w:tcPr>
            <w:tcW w:w="3130" w:type="pct"/>
            <w:vAlign w:val="center"/>
          </w:tcPr>
          <w:p w14:paraId="38CAB2F7">
            <w:pPr>
              <w:pStyle w:val="30"/>
            </w:pPr>
            <w:r>
              <w:t>模板查询是通过子系统预设的指标查询模板，对用户填列数据进行筛选查询</w:t>
            </w:r>
          </w:p>
        </w:tc>
      </w:tr>
      <w:tr w14:paraId="36E14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6B4D985A">
            <w:pPr>
              <w:pStyle w:val="30"/>
            </w:pPr>
            <w:r>
              <w:rPr>
                <w:rFonts w:hint="eastAsia"/>
              </w:rPr>
              <w:t>5</w:t>
            </w:r>
          </w:p>
        </w:tc>
        <w:tc>
          <w:tcPr>
            <w:tcW w:w="809" w:type="pct"/>
            <w:vAlign w:val="center"/>
          </w:tcPr>
          <w:p w14:paraId="1ADA9308">
            <w:pPr>
              <w:pStyle w:val="30"/>
            </w:pPr>
            <w:r>
              <w:t>自定义查询</w:t>
            </w:r>
          </w:p>
        </w:tc>
        <w:tc>
          <w:tcPr>
            <w:tcW w:w="725" w:type="pct"/>
            <w:vAlign w:val="center"/>
          </w:tcPr>
          <w:p w14:paraId="4E4767C2">
            <w:pPr>
              <w:pStyle w:val="30"/>
            </w:pPr>
            <w:r>
              <w:t>无该功能</w:t>
            </w:r>
          </w:p>
        </w:tc>
        <w:tc>
          <w:tcPr>
            <w:tcW w:w="3130" w:type="pct"/>
            <w:vAlign w:val="center"/>
          </w:tcPr>
          <w:p w14:paraId="24644CC1">
            <w:pPr>
              <w:pStyle w:val="30"/>
            </w:pPr>
            <w:r>
              <w:t>自定义查询功能支持用户自定义选择报表中的指标字段，并根据选择的指标进行条件设置</w:t>
            </w:r>
          </w:p>
        </w:tc>
      </w:tr>
      <w:tr w14:paraId="4D7EF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7ABA95E2">
            <w:pPr>
              <w:pStyle w:val="30"/>
            </w:pPr>
            <w:r>
              <w:rPr>
                <w:rFonts w:hint="eastAsia"/>
              </w:rPr>
              <w:t>6</w:t>
            </w:r>
          </w:p>
        </w:tc>
        <w:tc>
          <w:tcPr>
            <w:tcW w:w="809" w:type="pct"/>
            <w:vAlign w:val="center"/>
          </w:tcPr>
          <w:p w14:paraId="63150B97">
            <w:pPr>
              <w:pStyle w:val="30"/>
            </w:pPr>
            <w:r>
              <w:t>报送统计查询</w:t>
            </w:r>
          </w:p>
        </w:tc>
        <w:tc>
          <w:tcPr>
            <w:tcW w:w="725" w:type="pct"/>
            <w:vAlign w:val="center"/>
          </w:tcPr>
          <w:p w14:paraId="396A8FE0">
            <w:pPr>
              <w:pStyle w:val="30"/>
            </w:pPr>
            <w:r>
              <w:t>无该功能</w:t>
            </w:r>
          </w:p>
        </w:tc>
        <w:tc>
          <w:tcPr>
            <w:tcW w:w="3130" w:type="pct"/>
            <w:vAlign w:val="center"/>
          </w:tcPr>
          <w:p w14:paraId="481E4D0E">
            <w:pPr>
              <w:pStyle w:val="30"/>
            </w:pPr>
            <w:r>
              <w:t>报送统计查询功能可查询系统中所有企业数据报送状态，并对企业数据填报情况进行统计</w:t>
            </w:r>
          </w:p>
        </w:tc>
      </w:tr>
      <w:tr w14:paraId="105A0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1A476819">
            <w:pPr>
              <w:pStyle w:val="30"/>
            </w:pPr>
            <w:r>
              <w:rPr>
                <w:rFonts w:hint="eastAsia"/>
              </w:rPr>
              <w:t>7</w:t>
            </w:r>
          </w:p>
        </w:tc>
        <w:tc>
          <w:tcPr>
            <w:tcW w:w="809" w:type="pct"/>
            <w:vAlign w:val="center"/>
          </w:tcPr>
          <w:p w14:paraId="40714C3E">
            <w:pPr>
              <w:pStyle w:val="30"/>
            </w:pPr>
            <w:r>
              <w:t>数据填报通知</w:t>
            </w:r>
          </w:p>
        </w:tc>
        <w:tc>
          <w:tcPr>
            <w:tcW w:w="725" w:type="pct"/>
            <w:vAlign w:val="center"/>
          </w:tcPr>
          <w:p w14:paraId="5586B319">
            <w:pPr>
              <w:pStyle w:val="30"/>
            </w:pPr>
            <w:r>
              <w:t>无该功能</w:t>
            </w:r>
          </w:p>
        </w:tc>
        <w:tc>
          <w:tcPr>
            <w:tcW w:w="3130" w:type="pct"/>
            <w:vAlign w:val="center"/>
          </w:tcPr>
          <w:p w14:paraId="2B91B859">
            <w:pPr>
              <w:pStyle w:val="30"/>
            </w:pPr>
            <w:r>
              <w:t>将通过短信的方式通知填报企业进行数据填报、数据提交</w:t>
            </w:r>
          </w:p>
        </w:tc>
      </w:tr>
      <w:tr w14:paraId="21041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68FB3186">
            <w:pPr>
              <w:pStyle w:val="30"/>
            </w:pPr>
            <w:r>
              <w:rPr>
                <w:rFonts w:hint="eastAsia"/>
              </w:rPr>
              <w:t>8</w:t>
            </w:r>
          </w:p>
        </w:tc>
        <w:tc>
          <w:tcPr>
            <w:tcW w:w="809" w:type="pct"/>
            <w:vAlign w:val="center"/>
          </w:tcPr>
          <w:p w14:paraId="07A7DD51">
            <w:pPr>
              <w:pStyle w:val="30"/>
            </w:pPr>
            <w:r>
              <w:t>境外企业分析</w:t>
            </w:r>
          </w:p>
        </w:tc>
        <w:tc>
          <w:tcPr>
            <w:tcW w:w="725" w:type="pct"/>
            <w:vAlign w:val="center"/>
          </w:tcPr>
          <w:p w14:paraId="4DE214A9">
            <w:pPr>
              <w:pStyle w:val="30"/>
            </w:pPr>
            <w:r>
              <w:t>无该功能</w:t>
            </w:r>
          </w:p>
        </w:tc>
        <w:tc>
          <w:tcPr>
            <w:tcW w:w="3130" w:type="pct"/>
            <w:vAlign w:val="center"/>
          </w:tcPr>
          <w:p w14:paraId="753F85FC">
            <w:pPr>
              <w:pStyle w:val="30"/>
            </w:pPr>
            <w:r>
              <w:t>根据监管要求对境外企业的国别、洲别、区域等情况进行数据分析</w:t>
            </w:r>
          </w:p>
        </w:tc>
      </w:tr>
      <w:tr w14:paraId="0346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353254C6">
            <w:pPr>
              <w:pStyle w:val="30"/>
            </w:pPr>
            <w:r>
              <w:rPr>
                <w:rFonts w:hint="eastAsia"/>
              </w:rPr>
              <w:t>9</w:t>
            </w:r>
          </w:p>
        </w:tc>
        <w:tc>
          <w:tcPr>
            <w:tcW w:w="809" w:type="pct"/>
            <w:vAlign w:val="center"/>
          </w:tcPr>
          <w:p w14:paraId="66EAF9CF">
            <w:pPr>
              <w:pStyle w:val="30"/>
            </w:pPr>
            <w:r>
              <w:t>境外数据审核</w:t>
            </w:r>
          </w:p>
        </w:tc>
        <w:tc>
          <w:tcPr>
            <w:tcW w:w="725" w:type="pct"/>
            <w:vAlign w:val="center"/>
          </w:tcPr>
          <w:p w14:paraId="5F7E57C8">
            <w:pPr>
              <w:pStyle w:val="30"/>
            </w:pPr>
            <w:r>
              <w:t>无该服务</w:t>
            </w:r>
          </w:p>
        </w:tc>
        <w:tc>
          <w:tcPr>
            <w:tcW w:w="3130" w:type="pct"/>
            <w:vAlign w:val="center"/>
          </w:tcPr>
          <w:p w14:paraId="0CFA8ED8">
            <w:pPr>
              <w:pStyle w:val="30"/>
            </w:pPr>
            <w:r>
              <w:t>新建项目服务</w:t>
            </w:r>
          </w:p>
        </w:tc>
      </w:tr>
      <w:tr w14:paraId="31BCE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 w:type="pct"/>
            <w:vAlign w:val="center"/>
          </w:tcPr>
          <w:p w14:paraId="467259EF">
            <w:pPr>
              <w:pStyle w:val="30"/>
            </w:pPr>
            <w:r>
              <w:t>1</w:t>
            </w:r>
            <w:r>
              <w:rPr>
                <w:rFonts w:hint="eastAsia"/>
              </w:rPr>
              <w:t>0</w:t>
            </w:r>
          </w:p>
        </w:tc>
        <w:tc>
          <w:tcPr>
            <w:tcW w:w="809" w:type="pct"/>
            <w:vAlign w:val="center"/>
          </w:tcPr>
          <w:p w14:paraId="2BF10151">
            <w:pPr>
              <w:pStyle w:val="30"/>
            </w:pPr>
            <w:r>
              <w:t>数据整合制作</w:t>
            </w:r>
          </w:p>
        </w:tc>
        <w:tc>
          <w:tcPr>
            <w:tcW w:w="725" w:type="pct"/>
            <w:vAlign w:val="center"/>
          </w:tcPr>
          <w:p w14:paraId="57CC4296">
            <w:pPr>
              <w:pStyle w:val="30"/>
            </w:pPr>
            <w:r>
              <w:t>无该功能</w:t>
            </w:r>
          </w:p>
        </w:tc>
        <w:tc>
          <w:tcPr>
            <w:tcW w:w="3130" w:type="pct"/>
            <w:vAlign w:val="center"/>
          </w:tcPr>
          <w:p w14:paraId="52235D3E">
            <w:pPr>
              <w:pStyle w:val="30"/>
            </w:pPr>
            <w:r>
              <w:t>新建项目服务</w:t>
            </w:r>
          </w:p>
        </w:tc>
      </w:tr>
    </w:tbl>
    <w:p w14:paraId="37891EDB">
      <w:pPr>
        <w:ind w:firstLine="0" w:firstLineChars="0"/>
      </w:pPr>
    </w:p>
    <w:p w14:paraId="2271839D">
      <w:pPr>
        <w:pStyle w:val="5"/>
        <w:numPr>
          <w:ilvl w:val="3"/>
          <w:numId w:val="0"/>
        </w:numPr>
      </w:pPr>
      <w:r>
        <w:rPr>
          <w:rFonts w:hint="eastAsia" w:cs="宋体"/>
        </w:rPr>
        <w:t xml:space="preserve">4.2.1.5  </w:t>
      </w:r>
      <w:r>
        <w:rPr>
          <w:rFonts w:hint="eastAsia"/>
        </w:rPr>
        <w:t>国企价值评估子系统</w:t>
      </w:r>
    </w:p>
    <w:p w14:paraId="77D2DF85">
      <w:pPr>
        <w:ind w:firstLine="480"/>
      </w:pPr>
      <w:r>
        <w:rPr>
          <w:rFonts w:hint="eastAsia"/>
        </w:rPr>
        <w:t>聚焦数字化时代的新趋势、新要求，坚决贯彻落实市国资委决策要求，随着市国资委日常业务工作复杂多变的数据规则，以及快速迭代的新需求，本项目以流程再造为核心，以全过程监管为手段，在华为云环境下，实现企业价值指数系统升级及数据运维服务，提高市国资委工作效率。建设企业无形资产价值评估服务、审核清单、报告优化、系统联动优化、不动产数据处理、国有上市公司画像、估值算法升级、基金份额估值等功能，满足产权处和评估处日常工作要求。</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2003"/>
        <w:gridCol w:w="2569"/>
        <w:gridCol w:w="3169"/>
      </w:tblGrid>
      <w:tr w14:paraId="1BB69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FD5E813">
            <w:pPr>
              <w:pStyle w:val="30"/>
            </w:pPr>
            <w:r>
              <w:t>序号</w:t>
            </w:r>
          </w:p>
        </w:tc>
        <w:tc>
          <w:tcPr>
            <w:tcW w:w="1175" w:type="pct"/>
            <w:vAlign w:val="center"/>
          </w:tcPr>
          <w:p w14:paraId="7C351D5B">
            <w:pPr>
              <w:pStyle w:val="30"/>
            </w:pPr>
            <w:r>
              <w:t>业务/功能</w:t>
            </w:r>
          </w:p>
        </w:tc>
        <w:tc>
          <w:tcPr>
            <w:tcW w:w="1507" w:type="pct"/>
            <w:vAlign w:val="center"/>
          </w:tcPr>
          <w:p w14:paraId="1CB42106">
            <w:pPr>
              <w:pStyle w:val="30"/>
            </w:pPr>
            <w:r>
              <w:t>目前现状</w:t>
            </w:r>
          </w:p>
        </w:tc>
        <w:tc>
          <w:tcPr>
            <w:tcW w:w="1859" w:type="pct"/>
            <w:vAlign w:val="center"/>
          </w:tcPr>
          <w:p w14:paraId="4563AB7C">
            <w:pPr>
              <w:pStyle w:val="30"/>
            </w:pPr>
            <w:r>
              <w:t>预期目标</w:t>
            </w:r>
          </w:p>
        </w:tc>
      </w:tr>
      <w:tr w14:paraId="059F2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70EDC62">
            <w:pPr>
              <w:pStyle w:val="30"/>
            </w:pPr>
            <w:r>
              <w:t>1</w:t>
            </w:r>
          </w:p>
        </w:tc>
        <w:tc>
          <w:tcPr>
            <w:tcW w:w="1175" w:type="pct"/>
            <w:vAlign w:val="center"/>
          </w:tcPr>
          <w:p w14:paraId="20298541">
            <w:pPr>
              <w:pStyle w:val="30"/>
            </w:pPr>
            <w:r>
              <w:t>审核报告优化</w:t>
            </w:r>
          </w:p>
          <w:p w14:paraId="73E9C66F">
            <w:pPr>
              <w:pStyle w:val="30"/>
            </w:pPr>
            <w:r>
              <w:t>（升级改造）</w:t>
            </w:r>
          </w:p>
        </w:tc>
        <w:tc>
          <w:tcPr>
            <w:tcW w:w="1507" w:type="pct"/>
            <w:vAlign w:val="center"/>
          </w:tcPr>
          <w:p w14:paraId="6A6E7686">
            <w:pPr>
              <w:pStyle w:val="30"/>
            </w:pPr>
            <w:r>
              <w:t>仅限于使用报告模板，系统根据专家意见填入专家意见表</w:t>
            </w:r>
          </w:p>
        </w:tc>
        <w:tc>
          <w:tcPr>
            <w:tcW w:w="1859" w:type="pct"/>
            <w:vAlign w:val="center"/>
          </w:tcPr>
          <w:p w14:paraId="2AC5E998">
            <w:pPr>
              <w:pStyle w:val="30"/>
            </w:pPr>
            <w:r>
              <w:t>系统可自动记录专家审阅意见，可对文件基础问题进行自动识别，生成全面、详尽的审阅报告。并支持对上市公司进行批量估算，将估算结果自动生成估算报告进行汇总展示</w:t>
            </w:r>
          </w:p>
        </w:tc>
      </w:tr>
      <w:tr w14:paraId="3165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613CFE0">
            <w:pPr>
              <w:pStyle w:val="30"/>
            </w:pPr>
            <w:r>
              <w:t>2</w:t>
            </w:r>
          </w:p>
        </w:tc>
        <w:tc>
          <w:tcPr>
            <w:tcW w:w="1175" w:type="pct"/>
            <w:vAlign w:val="center"/>
          </w:tcPr>
          <w:p w14:paraId="011AB0E0">
            <w:pPr>
              <w:pStyle w:val="30"/>
            </w:pPr>
            <w:r>
              <w:t>估算报告优化</w:t>
            </w:r>
          </w:p>
          <w:p w14:paraId="78003572">
            <w:pPr>
              <w:pStyle w:val="30"/>
            </w:pPr>
            <w:r>
              <w:t>（升级改造）</w:t>
            </w:r>
          </w:p>
        </w:tc>
        <w:tc>
          <w:tcPr>
            <w:tcW w:w="1507" w:type="pct"/>
            <w:vAlign w:val="center"/>
          </w:tcPr>
          <w:p w14:paraId="3B0F5FD6">
            <w:pPr>
              <w:pStyle w:val="30"/>
            </w:pPr>
            <w:r>
              <w:t>之前估算功能不支持批量上市公司估算结果的生成和导出</w:t>
            </w:r>
          </w:p>
        </w:tc>
        <w:tc>
          <w:tcPr>
            <w:tcW w:w="1859" w:type="pct"/>
            <w:vAlign w:val="center"/>
          </w:tcPr>
          <w:p w14:paraId="57DC58B3">
            <w:pPr>
              <w:pStyle w:val="30"/>
            </w:pPr>
            <w:r>
              <w:t>系统支持对上市公司进行批量估算，并将估算结果自动生成报告进行汇总展示。支持根据评估基准日进行筛选，筛选结果支持导出。</w:t>
            </w:r>
          </w:p>
          <w:p w14:paraId="3B43C191">
            <w:pPr>
              <w:pStyle w:val="30"/>
            </w:pPr>
            <w:r>
              <w:t>系统支持将评估结果导出为Excel文件，包括汇总数据、明细数据、估值数据等多种报告数据，估值数据报告包括股票名称、股票代码、所属行业、发展阶段、年期、市值、画像值等信息。</w:t>
            </w:r>
          </w:p>
        </w:tc>
      </w:tr>
      <w:tr w14:paraId="5FD3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21A3514E">
            <w:pPr>
              <w:pStyle w:val="30"/>
            </w:pPr>
            <w:r>
              <w:t>3</w:t>
            </w:r>
          </w:p>
        </w:tc>
        <w:tc>
          <w:tcPr>
            <w:tcW w:w="1175" w:type="pct"/>
            <w:vAlign w:val="center"/>
          </w:tcPr>
          <w:p w14:paraId="1172E199">
            <w:pPr>
              <w:pStyle w:val="30"/>
            </w:pPr>
            <w:r>
              <w:t>审核要点管理后台</w:t>
            </w:r>
          </w:p>
          <w:p w14:paraId="7F457043">
            <w:pPr>
              <w:pStyle w:val="30"/>
            </w:pPr>
            <w:r>
              <w:t>（新建）</w:t>
            </w:r>
          </w:p>
        </w:tc>
        <w:tc>
          <w:tcPr>
            <w:tcW w:w="1507" w:type="pct"/>
            <w:vAlign w:val="center"/>
          </w:tcPr>
          <w:p w14:paraId="25F0B7B2">
            <w:pPr>
              <w:pStyle w:val="30"/>
            </w:pPr>
            <w:r>
              <w:t>审核要点只在审核文档目录相关给出提示，对整个审核清单无法全面 查看。</w:t>
            </w:r>
          </w:p>
        </w:tc>
        <w:tc>
          <w:tcPr>
            <w:tcW w:w="1859" w:type="pct"/>
            <w:vAlign w:val="center"/>
          </w:tcPr>
          <w:p w14:paraId="1EC3FD29">
            <w:pPr>
              <w:pStyle w:val="30"/>
            </w:pPr>
            <w:r>
              <w:t>审核目录管理功能，审核条目文件上传，审核要点节点增删改查，调整顺序等。支持工作人员自行维护审核清单，上传和修改和调整目录结构等。</w:t>
            </w:r>
          </w:p>
        </w:tc>
      </w:tr>
      <w:tr w14:paraId="446DE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B20FA80">
            <w:pPr>
              <w:pStyle w:val="30"/>
            </w:pPr>
            <w:r>
              <w:t>4</w:t>
            </w:r>
          </w:p>
        </w:tc>
        <w:tc>
          <w:tcPr>
            <w:tcW w:w="1175" w:type="pct"/>
            <w:vAlign w:val="center"/>
          </w:tcPr>
          <w:p w14:paraId="1B36DF5D">
            <w:pPr>
              <w:pStyle w:val="30"/>
            </w:pPr>
            <w:r>
              <w:t>审核要点前台展示和查询</w:t>
            </w:r>
          </w:p>
          <w:p w14:paraId="2323A49D">
            <w:pPr>
              <w:pStyle w:val="30"/>
            </w:pPr>
            <w:r>
              <w:t>（新建）</w:t>
            </w:r>
          </w:p>
        </w:tc>
        <w:tc>
          <w:tcPr>
            <w:tcW w:w="1507" w:type="pct"/>
            <w:vAlign w:val="center"/>
          </w:tcPr>
          <w:p w14:paraId="296EECDC">
            <w:pPr>
              <w:pStyle w:val="30"/>
            </w:pPr>
            <w:r>
              <w:t>同上</w:t>
            </w:r>
          </w:p>
        </w:tc>
        <w:tc>
          <w:tcPr>
            <w:tcW w:w="1859" w:type="pct"/>
            <w:vAlign w:val="center"/>
          </w:tcPr>
          <w:p w14:paraId="1F8174E3">
            <w:pPr>
              <w:pStyle w:val="30"/>
            </w:pPr>
            <w:r>
              <w:t>审核清单电子书显示，审核条目搜索查询功能</w:t>
            </w:r>
          </w:p>
        </w:tc>
      </w:tr>
      <w:tr w14:paraId="2E7BB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8617E47">
            <w:pPr>
              <w:pStyle w:val="30"/>
            </w:pPr>
            <w:r>
              <w:t>5</w:t>
            </w:r>
          </w:p>
        </w:tc>
        <w:tc>
          <w:tcPr>
            <w:tcW w:w="1175" w:type="pct"/>
            <w:vAlign w:val="center"/>
          </w:tcPr>
          <w:p w14:paraId="5F365517">
            <w:pPr>
              <w:pStyle w:val="30"/>
            </w:pPr>
            <w:r>
              <w:t>估值功能-收益法算法升级</w:t>
            </w:r>
          </w:p>
          <w:p w14:paraId="426B3164">
            <w:pPr>
              <w:pStyle w:val="30"/>
            </w:pPr>
            <w:r>
              <w:t>（升级改造）</w:t>
            </w:r>
          </w:p>
        </w:tc>
        <w:tc>
          <w:tcPr>
            <w:tcW w:w="1507" w:type="pct"/>
            <w:vAlign w:val="center"/>
          </w:tcPr>
          <w:p w14:paraId="2552A198">
            <w:pPr>
              <w:pStyle w:val="30"/>
            </w:pPr>
            <w:r>
              <w:t>收益预测方法，预测年期等方法都需要调整。</w:t>
            </w:r>
          </w:p>
        </w:tc>
        <w:tc>
          <w:tcPr>
            <w:tcW w:w="1859" w:type="pct"/>
            <w:vAlign w:val="center"/>
          </w:tcPr>
          <w:p w14:paraId="6E0E1D02">
            <w:pPr>
              <w:pStyle w:val="30"/>
            </w:pPr>
            <w:r>
              <w:t>收益法算法和参考值根据评估专家意见进行修正，更新，和从新估算验证</w:t>
            </w:r>
          </w:p>
        </w:tc>
      </w:tr>
      <w:tr w14:paraId="03BBB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B726F2E">
            <w:pPr>
              <w:pStyle w:val="30"/>
            </w:pPr>
            <w:r>
              <w:t>6</w:t>
            </w:r>
          </w:p>
        </w:tc>
        <w:tc>
          <w:tcPr>
            <w:tcW w:w="1175" w:type="pct"/>
            <w:vAlign w:val="center"/>
          </w:tcPr>
          <w:p w14:paraId="5020270E">
            <w:pPr>
              <w:pStyle w:val="30"/>
            </w:pPr>
            <w:r>
              <w:t>估值功能-市场法算法升级</w:t>
            </w:r>
          </w:p>
          <w:p w14:paraId="7C871AC6">
            <w:pPr>
              <w:pStyle w:val="30"/>
            </w:pPr>
            <w:r>
              <w:t>（升级改造）</w:t>
            </w:r>
          </w:p>
        </w:tc>
        <w:tc>
          <w:tcPr>
            <w:tcW w:w="1507" w:type="pct"/>
            <w:vAlign w:val="center"/>
          </w:tcPr>
          <w:p w14:paraId="661B2433">
            <w:pPr>
              <w:pStyle w:val="30"/>
            </w:pPr>
            <w:r>
              <w:t>市场法价值比例选择规则，缺乏流动折扣设置，算法公式等都需要做调整。</w:t>
            </w:r>
          </w:p>
        </w:tc>
        <w:tc>
          <w:tcPr>
            <w:tcW w:w="1859" w:type="pct"/>
            <w:vAlign w:val="center"/>
          </w:tcPr>
          <w:p w14:paraId="3A48A58C">
            <w:pPr>
              <w:pStyle w:val="30"/>
            </w:pPr>
            <w:r>
              <w:t>市场法价值比率的选择根据专家要求的规则自动选择。</w:t>
            </w:r>
          </w:p>
          <w:p w14:paraId="1003D0B7">
            <w:pPr>
              <w:pStyle w:val="30"/>
            </w:pPr>
            <w:r>
              <w:t>2.缺乏流通性折扣配置功能增加根据行业不同来进行不同的设置功能。</w:t>
            </w:r>
          </w:p>
          <w:p w14:paraId="7D6AC2AF">
            <w:pPr>
              <w:pStyle w:val="30"/>
            </w:pPr>
            <w:r>
              <w:t>3.市场法算法公式的优化，比如息税折旧摊销利润，企业价值计算公式</w:t>
            </w:r>
          </w:p>
        </w:tc>
      </w:tr>
      <w:tr w14:paraId="14CC1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40EFDE7">
            <w:pPr>
              <w:pStyle w:val="30"/>
            </w:pPr>
            <w:r>
              <w:t>7</w:t>
            </w:r>
          </w:p>
        </w:tc>
        <w:tc>
          <w:tcPr>
            <w:tcW w:w="1175" w:type="pct"/>
            <w:vAlign w:val="center"/>
          </w:tcPr>
          <w:p w14:paraId="5E2F6613">
            <w:pPr>
              <w:pStyle w:val="30"/>
            </w:pPr>
            <w:r>
              <w:t>无形资产评估</w:t>
            </w:r>
          </w:p>
          <w:p w14:paraId="5B6BDAF7">
            <w:pPr>
              <w:pStyle w:val="30"/>
            </w:pPr>
            <w:r>
              <w:t>（新建）</w:t>
            </w:r>
          </w:p>
        </w:tc>
        <w:tc>
          <w:tcPr>
            <w:tcW w:w="1507" w:type="pct"/>
            <w:vAlign w:val="center"/>
          </w:tcPr>
          <w:p w14:paraId="53BC1D6E">
            <w:pPr>
              <w:pStyle w:val="30"/>
            </w:pPr>
            <w:r>
              <w:t>对专利，著作权，商标，域名等资产，没有做区分 ，未提供估值工具</w:t>
            </w:r>
          </w:p>
        </w:tc>
        <w:tc>
          <w:tcPr>
            <w:tcW w:w="1859" w:type="pct"/>
            <w:vAlign w:val="center"/>
          </w:tcPr>
          <w:p w14:paraId="72C1EDC8">
            <w:pPr>
              <w:pStyle w:val="30"/>
            </w:pPr>
            <w:r>
              <w:t>专利，著作权，商标，域名等资产，提供算法，参考数据，评估依据等。</w:t>
            </w:r>
          </w:p>
        </w:tc>
      </w:tr>
      <w:tr w14:paraId="144DF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747F8F1C">
            <w:pPr>
              <w:pStyle w:val="30"/>
            </w:pPr>
            <w:r>
              <w:t>8</w:t>
            </w:r>
          </w:p>
        </w:tc>
        <w:tc>
          <w:tcPr>
            <w:tcW w:w="1175" w:type="pct"/>
            <w:vAlign w:val="center"/>
          </w:tcPr>
          <w:p w14:paraId="5CA225E6">
            <w:pPr>
              <w:pStyle w:val="30"/>
            </w:pPr>
            <w:r>
              <w:t>审阅文件识别（新建）</w:t>
            </w:r>
          </w:p>
        </w:tc>
        <w:tc>
          <w:tcPr>
            <w:tcW w:w="1507" w:type="pct"/>
            <w:vAlign w:val="center"/>
          </w:tcPr>
          <w:p w14:paraId="5394C4CA">
            <w:pPr>
              <w:pStyle w:val="30"/>
            </w:pPr>
            <w:r>
              <w:t>目前仅支持word文档 的部分内容识别，不支持表格数据抓取 。</w:t>
            </w:r>
          </w:p>
        </w:tc>
        <w:tc>
          <w:tcPr>
            <w:tcW w:w="1859" w:type="pct"/>
            <w:vAlign w:val="center"/>
          </w:tcPr>
          <w:p w14:paraId="0D4E6A3A">
            <w:pPr>
              <w:pStyle w:val="30"/>
            </w:pPr>
            <w:r>
              <w:t>对pdf中出现的财报，资产明细表等数据进行识别，修改，和入库。</w:t>
            </w:r>
          </w:p>
        </w:tc>
      </w:tr>
      <w:tr w14:paraId="5E96F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0EBCF611">
            <w:pPr>
              <w:pStyle w:val="30"/>
            </w:pPr>
            <w:r>
              <w:t>9</w:t>
            </w:r>
          </w:p>
        </w:tc>
        <w:tc>
          <w:tcPr>
            <w:tcW w:w="1175" w:type="pct"/>
            <w:vAlign w:val="center"/>
          </w:tcPr>
          <w:p w14:paraId="023891F8">
            <w:pPr>
              <w:pStyle w:val="30"/>
            </w:pPr>
            <w:r>
              <w:t>审阅条件可设置（新建）</w:t>
            </w:r>
          </w:p>
        </w:tc>
        <w:tc>
          <w:tcPr>
            <w:tcW w:w="1507" w:type="pct"/>
            <w:vAlign w:val="center"/>
          </w:tcPr>
          <w:p w14:paraId="4F447584">
            <w:pPr>
              <w:pStyle w:val="30"/>
            </w:pPr>
            <w:r>
              <w:t>不支持审阅条件设置。</w:t>
            </w:r>
          </w:p>
        </w:tc>
        <w:tc>
          <w:tcPr>
            <w:tcW w:w="1859" w:type="pct"/>
            <w:vAlign w:val="center"/>
          </w:tcPr>
          <w:p w14:paraId="105D190F">
            <w:pPr>
              <w:pStyle w:val="30"/>
            </w:pPr>
            <w:r>
              <w:t>对审阅的强制条件进行勾选，随后系统判断是否退回重申，还是继续后续评审工作。</w:t>
            </w:r>
          </w:p>
        </w:tc>
      </w:tr>
      <w:tr w14:paraId="1AC00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1CA6FC5">
            <w:pPr>
              <w:pStyle w:val="30"/>
            </w:pPr>
            <w:r>
              <w:t>10</w:t>
            </w:r>
          </w:p>
        </w:tc>
        <w:tc>
          <w:tcPr>
            <w:tcW w:w="1175" w:type="pct"/>
            <w:vAlign w:val="center"/>
          </w:tcPr>
          <w:p w14:paraId="2E2EC3A4">
            <w:pPr>
              <w:pStyle w:val="30"/>
            </w:pPr>
            <w:r>
              <w:t>统计模块（新建）</w:t>
            </w:r>
          </w:p>
        </w:tc>
        <w:tc>
          <w:tcPr>
            <w:tcW w:w="1507" w:type="pct"/>
            <w:vAlign w:val="center"/>
          </w:tcPr>
          <w:p w14:paraId="531433B5">
            <w:pPr>
              <w:pStyle w:val="30"/>
            </w:pPr>
            <w:r>
              <w:t>无审阅项目，估算项目及不动产评估的详细数据统计</w:t>
            </w:r>
          </w:p>
        </w:tc>
        <w:tc>
          <w:tcPr>
            <w:tcW w:w="1859" w:type="pct"/>
            <w:vAlign w:val="center"/>
          </w:tcPr>
          <w:p w14:paraId="49108B62">
            <w:pPr>
              <w:pStyle w:val="30"/>
            </w:pPr>
            <w:r>
              <w:t>提供审阅项目，估算项目及不动产评估的详细数据统计</w:t>
            </w:r>
          </w:p>
        </w:tc>
      </w:tr>
      <w:tr w14:paraId="618F2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3BD4C79">
            <w:pPr>
              <w:pStyle w:val="30"/>
            </w:pPr>
            <w:r>
              <w:t>11</w:t>
            </w:r>
          </w:p>
        </w:tc>
        <w:tc>
          <w:tcPr>
            <w:tcW w:w="1175" w:type="pct"/>
            <w:vAlign w:val="center"/>
          </w:tcPr>
          <w:p w14:paraId="202B9BC5">
            <w:pPr>
              <w:pStyle w:val="30"/>
            </w:pPr>
            <w:r>
              <w:t>价值季报管理</w:t>
            </w:r>
          </w:p>
        </w:tc>
        <w:tc>
          <w:tcPr>
            <w:tcW w:w="1507" w:type="pct"/>
            <w:vAlign w:val="center"/>
          </w:tcPr>
          <w:p w14:paraId="440397ED">
            <w:pPr>
              <w:pStyle w:val="30"/>
            </w:pPr>
            <w:r>
              <w:t>系统中无季报存储和展示。</w:t>
            </w:r>
          </w:p>
        </w:tc>
        <w:tc>
          <w:tcPr>
            <w:tcW w:w="1859" w:type="pct"/>
            <w:vAlign w:val="center"/>
          </w:tcPr>
          <w:p w14:paraId="58E84440">
            <w:pPr>
              <w:pStyle w:val="30"/>
            </w:pPr>
            <w:r>
              <w:t>对每季度形成的企业价值季报，年报等，进提供上传，查询，查看等管理功能</w:t>
            </w:r>
          </w:p>
        </w:tc>
      </w:tr>
    </w:tbl>
    <w:p w14:paraId="4CCAE6CD">
      <w:pPr>
        <w:ind w:firstLine="480"/>
      </w:pPr>
    </w:p>
    <w:p w14:paraId="1F0526E8">
      <w:pPr>
        <w:pStyle w:val="5"/>
        <w:numPr>
          <w:ilvl w:val="3"/>
          <w:numId w:val="0"/>
        </w:numPr>
      </w:pPr>
      <w:r>
        <w:rPr>
          <w:rFonts w:hint="eastAsia" w:cs="宋体"/>
        </w:rPr>
        <w:t xml:space="preserve">4.2.1.6  </w:t>
      </w:r>
      <w:r>
        <w:rPr>
          <w:rFonts w:hint="eastAsia"/>
        </w:rPr>
        <w:t>全面风险预警管理子系统</w:t>
      </w:r>
    </w:p>
    <w:p w14:paraId="23B2635B">
      <w:pPr>
        <w:pStyle w:val="22"/>
        <w:numPr>
          <w:ilvl w:val="8"/>
          <w:numId w:val="0"/>
        </w:numPr>
        <w:rPr>
          <w:rFonts w:hint="default"/>
        </w:rPr>
      </w:pPr>
      <w:r>
        <w:rPr>
          <w:rFonts w:hint="default" w:cs="Times New Roman"/>
        </w:rPr>
        <w:t xml:space="preserve">表4.18  </w:t>
      </w:r>
      <w:r>
        <w:t>预期目标与现状分析</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57" w:type="dxa"/>
          <w:bottom w:w="0" w:type="dxa"/>
          <w:right w:w="57" w:type="dxa"/>
        </w:tblCellMar>
      </w:tblPr>
      <w:tblGrid>
        <w:gridCol w:w="594"/>
        <w:gridCol w:w="940"/>
        <w:gridCol w:w="1180"/>
        <w:gridCol w:w="711"/>
        <w:gridCol w:w="4992"/>
      </w:tblGrid>
      <w:tr w14:paraId="2E013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70" w:hRule="atLeast"/>
          <w:jc w:val="center"/>
        </w:trPr>
        <w:tc>
          <w:tcPr>
            <w:tcW w:w="353" w:type="pct"/>
            <w:shd w:val="clear" w:color="auto" w:fill="FFFFFF"/>
            <w:vAlign w:val="center"/>
          </w:tcPr>
          <w:p w14:paraId="0D9A6211">
            <w:pPr>
              <w:pStyle w:val="30"/>
            </w:pPr>
            <w:r>
              <w:rPr>
                <w:rFonts w:hint="eastAsia"/>
              </w:rPr>
              <w:t>一级功能</w:t>
            </w:r>
          </w:p>
        </w:tc>
        <w:tc>
          <w:tcPr>
            <w:tcW w:w="558" w:type="pct"/>
            <w:shd w:val="clear" w:color="auto" w:fill="FFFFFF"/>
            <w:vAlign w:val="center"/>
          </w:tcPr>
          <w:p w14:paraId="76B0EF01">
            <w:pPr>
              <w:pStyle w:val="30"/>
            </w:pPr>
            <w:r>
              <w:rPr>
                <w:rFonts w:hint="eastAsia"/>
              </w:rPr>
              <w:t>二级功能</w:t>
            </w:r>
          </w:p>
        </w:tc>
        <w:tc>
          <w:tcPr>
            <w:tcW w:w="700" w:type="pct"/>
            <w:shd w:val="clear" w:color="auto" w:fill="FFFFFF"/>
            <w:vAlign w:val="center"/>
          </w:tcPr>
          <w:p w14:paraId="7CCDE87B">
            <w:pPr>
              <w:pStyle w:val="30"/>
            </w:pPr>
            <w:r>
              <w:rPr>
                <w:rFonts w:hint="eastAsia"/>
              </w:rPr>
              <w:t>三级功能</w:t>
            </w:r>
          </w:p>
        </w:tc>
        <w:tc>
          <w:tcPr>
            <w:tcW w:w="422" w:type="pct"/>
            <w:shd w:val="clear" w:color="auto" w:fill="FFFFFF"/>
            <w:vAlign w:val="center"/>
          </w:tcPr>
          <w:p w14:paraId="025C9EEA">
            <w:pPr>
              <w:pStyle w:val="30"/>
            </w:pPr>
            <w:r>
              <w:rPr>
                <w:rFonts w:hint="eastAsia"/>
              </w:rPr>
              <w:t>目前现状</w:t>
            </w:r>
          </w:p>
        </w:tc>
        <w:tc>
          <w:tcPr>
            <w:tcW w:w="2964" w:type="pct"/>
            <w:shd w:val="clear" w:color="auto" w:fill="FFFFFF"/>
            <w:vAlign w:val="center"/>
          </w:tcPr>
          <w:p w14:paraId="36491D99">
            <w:pPr>
              <w:pStyle w:val="30"/>
            </w:pPr>
            <w:r>
              <w:rPr>
                <w:rFonts w:hint="eastAsia"/>
              </w:rPr>
              <w:t>预期目标</w:t>
            </w:r>
          </w:p>
        </w:tc>
      </w:tr>
      <w:tr w14:paraId="7F60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40" w:hRule="atLeast"/>
          <w:jc w:val="center"/>
        </w:trPr>
        <w:tc>
          <w:tcPr>
            <w:tcW w:w="353" w:type="pct"/>
            <w:vMerge w:val="restart"/>
            <w:shd w:val="clear" w:color="auto" w:fill="FFFFFF"/>
            <w:vAlign w:val="center"/>
          </w:tcPr>
          <w:p w14:paraId="00D9660C">
            <w:pPr>
              <w:pStyle w:val="30"/>
            </w:pPr>
            <w:r>
              <w:rPr>
                <w:rFonts w:hint="eastAsia"/>
              </w:rPr>
              <w:t>风险首页模块</w:t>
            </w:r>
          </w:p>
        </w:tc>
        <w:tc>
          <w:tcPr>
            <w:tcW w:w="558" w:type="pct"/>
            <w:vMerge w:val="restart"/>
            <w:shd w:val="clear" w:color="auto" w:fill="FFFFFF"/>
            <w:vAlign w:val="center"/>
          </w:tcPr>
          <w:p w14:paraId="2F2C8572">
            <w:pPr>
              <w:pStyle w:val="30"/>
            </w:pPr>
            <w:r>
              <w:rPr>
                <w:rFonts w:hint="eastAsia"/>
              </w:rPr>
              <w:t>风险动态</w:t>
            </w:r>
          </w:p>
        </w:tc>
        <w:tc>
          <w:tcPr>
            <w:tcW w:w="700" w:type="pct"/>
            <w:shd w:val="clear" w:color="auto" w:fill="FFFFFF"/>
            <w:vAlign w:val="center"/>
          </w:tcPr>
          <w:p w14:paraId="5A082AE6">
            <w:pPr>
              <w:pStyle w:val="30"/>
            </w:pPr>
            <w:r>
              <w:rPr>
                <w:rFonts w:hint="eastAsia"/>
              </w:rPr>
              <w:t>风险事件类动态</w:t>
            </w:r>
          </w:p>
        </w:tc>
        <w:tc>
          <w:tcPr>
            <w:tcW w:w="422" w:type="pct"/>
            <w:shd w:val="clear" w:color="auto" w:fill="FFFFFF"/>
            <w:vAlign w:val="center"/>
          </w:tcPr>
          <w:p w14:paraId="06629FA6">
            <w:pPr>
              <w:pStyle w:val="30"/>
            </w:pPr>
            <w:r>
              <w:rPr>
                <w:rFonts w:hint="eastAsia"/>
              </w:rPr>
              <w:t>无该规则</w:t>
            </w:r>
          </w:p>
        </w:tc>
        <w:tc>
          <w:tcPr>
            <w:tcW w:w="2964" w:type="pct"/>
            <w:shd w:val="clear" w:color="auto" w:fill="FFFFFF"/>
            <w:vAlign w:val="center"/>
          </w:tcPr>
          <w:p w14:paraId="10935642">
            <w:pPr>
              <w:pStyle w:val="30"/>
            </w:pPr>
            <w:r>
              <w:t>根据国资委需求设置风险事件类风险动态生成规则，新增展现监管企业重大风险事件动态详情。</w:t>
            </w:r>
          </w:p>
        </w:tc>
      </w:tr>
      <w:tr w14:paraId="19A1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40" w:hRule="atLeast"/>
          <w:jc w:val="center"/>
        </w:trPr>
        <w:tc>
          <w:tcPr>
            <w:tcW w:w="353" w:type="pct"/>
            <w:vMerge w:val="continue"/>
            <w:vAlign w:val="center"/>
          </w:tcPr>
          <w:p w14:paraId="43E072AC">
            <w:pPr>
              <w:pStyle w:val="30"/>
            </w:pPr>
          </w:p>
        </w:tc>
        <w:tc>
          <w:tcPr>
            <w:tcW w:w="558" w:type="pct"/>
            <w:vMerge w:val="continue"/>
            <w:vAlign w:val="center"/>
          </w:tcPr>
          <w:p w14:paraId="149BFC3D">
            <w:pPr>
              <w:pStyle w:val="30"/>
            </w:pPr>
          </w:p>
        </w:tc>
        <w:tc>
          <w:tcPr>
            <w:tcW w:w="700" w:type="pct"/>
            <w:shd w:val="clear" w:color="auto" w:fill="FFFFFF"/>
            <w:vAlign w:val="center"/>
          </w:tcPr>
          <w:p w14:paraId="3F287C23">
            <w:pPr>
              <w:pStyle w:val="30"/>
            </w:pPr>
            <w:r>
              <w:rPr>
                <w:rFonts w:hint="eastAsia"/>
              </w:rPr>
              <w:t>预警识别类动态</w:t>
            </w:r>
          </w:p>
        </w:tc>
        <w:tc>
          <w:tcPr>
            <w:tcW w:w="422" w:type="pct"/>
            <w:shd w:val="clear" w:color="auto" w:fill="FFFFFF"/>
            <w:vAlign w:val="center"/>
          </w:tcPr>
          <w:p w14:paraId="0F2F2B9A">
            <w:pPr>
              <w:pStyle w:val="30"/>
            </w:pPr>
            <w:r>
              <w:rPr>
                <w:rFonts w:hint="eastAsia"/>
              </w:rPr>
              <w:t>无该规则</w:t>
            </w:r>
          </w:p>
        </w:tc>
        <w:tc>
          <w:tcPr>
            <w:tcW w:w="2964" w:type="pct"/>
            <w:shd w:val="clear" w:color="auto" w:fill="FFFFFF"/>
            <w:vAlign w:val="center"/>
          </w:tcPr>
          <w:p w14:paraId="1FA8611A">
            <w:pPr>
              <w:pStyle w:val="30"/>
            </w:pPr>
            <w:r>
              <w:t>根据国资委需求设置预警识别类风险动态生成规则，新增展现监管企业风险预警指标亮灯动态详情。</w:t>
            </w:r>
          </w:p>
        </w:tc>
      </w:tr>
      <w:tr w14:paraId="1E4F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40" w:hRule="atLeast"/>
          <w:jc w:val="center"/>
        </w:trPr>
        <w:tc>
          <w:tcPr>
            <w:tcW w:w="353" w:type="pct"/>
            <w:vMerge w:val="continue"/>
            <w:vAlign w:val="center"/>
          </w:tcPr>
          <w:p w14:paraId="75B7556E">
            <w:pPr>
              <w:pStyle w:val="30"/>
            </w:pPr>
          </w:p>
        </w:tc>
        <w:tc>
          <w:tcPr>
            <w:tcW w:w="558" w:type="pct"/>
            <w:vMerge w:val="continue"/>
            <w:vAlign w:val="center"/>
          </w:tcPr>
          <w:p w14:paraId="15555D51">
            <w:pPr>
              <w:pStyle w:val="30"/>
            </w:pPr>
          </w:p>
        </w:tc>
        <w:tc>
          <w:tcPr>
            <w:tcW w:w="700" w:type="pct"/>
            <w:shd w:val="clear" w:color="auto" w:fill="FFFFFF"/>
            <w:vAlign w:val="center"/>
          </w:tcPr>
          <w:p w14:paraId="06E9A5C0">
            <w:pPr>
              <w:pStyle w:val="30"/>
            </w:pPr>
            <w:r>
              <w:rPr>
                <w:rFonts w:hint="eastAsia"/>
              </w:rPr>
              <w:t>负面舆情类动态</w:t>
            </w:r>
          </w:p>
        </w:tc>
        <w:tc>
          <w:tcPr>
            <w:tcW w:w="422" w:type="pct"/>
            <w:shd w:val="clear" w:color="auto" w:fill="FFFFFF"/>
            <w:vAlign w:val="center"/>
          </w:tcPr>
          <w:p w14:paraId="4C886880">
            <w:pPr>
              <w:pStyle w:val="30"/>
            </w:pPr>
            <w:r>
              <w:rPr>
                <w:rFonts w:hint="eastAsia"/>
              </w:rPr>
              <w:t>无该规则</w:t>
            </w:r>
          </w:p>
        </w:tc>
        <w:tc>
          <w:tcPr>
            <w:tcW w:w="2964" w:type="pct"/>
            <w:shd w:val="clear" w:color="auto" w:fill="FFFFFF"/>
            <w:vAlign w:val="center"/>
          </w:tcPr>
          <w:p w14:paraId="281DE7B8">
            <w:pPr>
              <w:pStyle w:val="30"/>
            </w:pPr>
            <w:r>
              <w:t>根据国资委需求设置负面舆情类风险动态生成规则，新增展现监管企业新增舆情或重大公告的动态详情。</w:t>
            </w:r>
          </w:p>
        </w:tc>
      </w:tr>
      <w:tr w14:paraId="6D47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40" w:hRule="atLeast"/>
          <w:jc w:val="center"/>
        </w:trPr>
        <w:tc>
          <w:tcPr>
            <w:tcW w:w="353" w:type="pct"/>
            <w:vMerge w:val="continue"/>
            <w:vAlign w:val="center"/>
          </w:tcPr>
          <w:p w14:paraId="61C76A11">
            <w:pPr>
              <w:pStyle w:val="30"/>
            </w:pPr>
          </w:p>
        </w:tc>
        <w:tc>
          <w:tcPr>
            <w:tcW w:w="558" w:type="pct"/>
            <w:vMerge w:val="continue"/>
            <w:vAlign w:val="center"/>
          </w:tcPr>
          <w:p w14:paraId="3A3D0490">
            <w:pPr>
              <w:pStyle w:val="30"/>
            </w:pPr>
          </w:p>
        </w:tc>
        <w:tc>
          <w:tcPr>
            <w:tcW w:w="700" w:type="pct"/>
            <w:shd w:val="clear" w:color="auto" w:fill="FFFFFF"/>
            <w:vAlign w:val="center"/>
          </w:tcPr>
          <w:p w14:paraId="51E4E1DA">
            <w:pPr>
              <w:pStyle w:val="30"/>
            </w:pPr>
            <w:r>
              <w:rPr>
                <w:rFonts w:hint="eastAsia"/>
              </w:rPr>
              <w:t>法律诉讼类动态</w:t>
            </w:r>
          </w:p>
        </w:tc>
        <w:tc>
          <w:tcPr>
            <w:tcW w:w="422" w:type="pct"/>
            <w:shd w:val="clear" w:color="auto" w:fill="FFFFFF"/>
            <w:vAlign w:val="center"/>
          </w:tcPr>
          <w:p w14:paraId="54B9445B">
            <w:pPr>
              <w:pStyle w:val="30"/>
            </w:pPr>
            <w:r>
              <w:rPr>
                <w:rFonts w:hint="eastAsia"/>
              </w:rPr>
              <w:t>无该规则</w:t>
            </w:r>
          </w:p>
        </w:tc>
        <w:tc>
          <w:tcPr>
            <w:tcW w:w="2964" w:type="pct"/>
            <w:shd w:val="clear" w:color="auto" w:fill="FFFFFF"/>
            <w:vAlign w:val="center"/>
          </w:tcPr>
          <w:p w14:paraId="628040EE">
            <w:pPr>
              <w:pStyle w:val="30"/>
            </w:pPr>
            <w:r>
              <w:t>根据国资委需求设置法律诉讼类风险动态生成规则，新增展现监管企业新增重大诉讼风险动态详情。</w:t>
            </w:r>
          </w:p>
        </w:tc>
      </w:tr>
      <w:tr w14:paraId="0F92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40" w:hRule="atLeast"/>
          <w:jc w:val="center"/>
        </w:trPr>
        <w:tc>
          <w:tcPr>
            <w:tcW w:w="353" w:type="pct"/>
            <w:vMerge w:val="continue"/>
            <w:vAlign w:val="center"/>
          </w:tcPr>
          <w:p w14:paraId="790B440F">
            <w:pPr>
              <w:pStyle w:val="30"/>
            </w:pPr>
          </w:p>
        </w:tc>
        <w:tc>
          <w:tcPr>
            <w:tcW w:w="558" w:type="pct"/>
            <w:vMerge w:val="restart"/>
            <w:shd w:val="clear" w:color="auto" w:fill="FFFFFF"/>
            <w:vAlign w:val="center"/>
          </w:tcPr>
          <w:p w14:paraId="403EEB8F">
            <w:pPr>
              <w:pStyle w:val="30"/>
            </w:pPr>
            <w:r>
              <w:rPr>
                <w:rFonts w:hint="eastAsia"/>
              </w:rPr>
              <w:t>风险报告</w:t>
            </w:r>
          </w:p>
        </w:tc>
        <w:tc>
          <w:tcPr>
            <w:tcW w:w="700" w:type="pct"/>
            <w:shd w:val="clear" w:color="auto" w:fill="FFFFFF"/>
            <w:vAlign w:val="center"/>
          </w:tcPr>
          <w:p w14:paraId="48DFAD62">
            <w:pPr>
              <w:pStyle w:val="30"/>
            </w:pPr>
            <w:r>
              <w:rPr>
                <w:rFonts w:hint="eastAsia"/>
              </w:rPr>
              <w:t>风险报告上传</w:t>
            </w:r>
          </w:p>
        </w:tc>
        <w:tc>
          <w:tcPr>
            <w:tcW w:w="422" w:type="pct"/>
            <w:shd w:val="clear" w:color="auto" w:fill="FFFFFF"/>
            <w:vAlign w:val="center"/>
          </w:tcPr>
          <w:p w14:paraId="480B59AC">
            <w:pPr>
              <w:pStyle w:val="30"/>
            </w:pPr>
            <w:r>
              <w:rPr>
                <w:rFonts w:hint="eastAsia"/>
              </w:rPr>
              <w:t>无该功能</w:t>
            </w:r>
          </w:p>
        </w:tc>
        <w:tc>
          <w:tcPr>
            <w:tcW w:w="2964" w:type="pct"/>
            <w:shd w:val="clear" w:color="auto" w:fill="FFFFFF"/>
            <w:vAlign w:val="center"/>
          </w:tcPr>
          <w:p w14:paraId="767C09DA">
            <w:pPr>
              <w:pStyle w:val="30"/>
            </w:pPr>
            <w:r>
              <w:rPr>
                <w:rFonts w:hint="eastAsia"/>
              </w:rPr>
              <w:t>新增对各类风险报告进行上传，并按照报告类别不同分为下载，系统将支持PDF、Excel等文件格式。</w:t>
            </w:r>
          </w:p>
        </w:tc>
      </w:tr>
      <w:tr w14:paraId="1E16F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1090C816">
            <w:pPr>
              <w:pStyle w:val="30"/>
            </w:pPr>
          </w:p>
        </w:tc>
        <w:tc>
          <w:tcPr>
            <w:tcW w:w="558" w:type="pct"/>
            <w:vMerge w:val="continue"/>
            <w:vAlign w:val="center"/>
          </w:tcPr>
          <w:p w14:paraId="1D58B5C8">
            <w:pPr>
              <w:pStyle w:val="30"/>
            </w:pPr>
          </w:p>
        </w:tc>
        <w:tc>
          <w:tcPr>
            <w:tcW w:w="700" w:type="pct"/>
            <w:shd w:val="clear" w:color="auto" w:fill="FFFFFF"/>
            <w:vAlign w:val="center"/>
          </w:tcPr>
          <w:p w14:paraId="6F427F90">
            <w:pPr>
              <w:pStyle w:val="30"/>
            </w:pPr>
            <w:r>
              <w:rPr>
                <w:rFonts w:hint="eastAsia"/>
              </w:rPr>
              <w:t>风险报告查阅</w:t>
            </w:r>
          </w:p>
        </w:tc>
        <w:tc>
          <w:tcPr>
            <w:tcW w:w="422" w:type="pct"/>
            <w:shd w:val="clear" w:color="auto" w:fill="FFFFFF"/>
            <w:vAlign w:val="center"/>
          </w:tcPr>
          <w:p w14:paraId="6524A335">
            <w:pPr>
              <w:pStyle w:val="30"/>
            </w:pPr>
            <w:r>
              <w:rPr>
                <w:rFonts w:hint="eastAsia"/>
              </w:rPr>
              <w:t>无该功能</w:t>
            </w:r>
          </w:p>
        </w:tc>
        <w:tc>
          <w:tcPr>
            <w:tcW w:w="2964" w:type="pct"/>
            <w:shd w:val="clear" w:color="auto" w:fill="FFFFFF"/>
            <w:vAlign w:val="center"/>
          </w:tcPr>
          <w:p w14:paraId="499617AC">
            <w:pPr>
              <w:pStyle w:val="30"/>
            </w:pPr>
            <w:r>
              <w:rPr>
                <w:rFonts w:hint="eastAsia"/>
              </w:rPr>
              <w:t>新增对各类风险报告进行上传、下载，系统将支持PDF、Excel等文件格式。</w:t>
            </w:r>
          </w:p>
        </w:tc>
      </w:tr>
      <w:tr w14:paraId="0386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353" w:type="pct"/>
            <w:vMerge w:val="continue"/>
            <w:vAlign w:val="center"/>
          </w:tcPr>
          <w:p w14:paraId="73470A3A">
            <w:pPr>
              <w:pStyle w:val="30"/>
            </w:pPr>
          </w:p>
        </w:tc>
        <w:tc>
          <w:tcPr>
            <w:tcW w:w="558" w:type="pct"/>
            <w:shd w:val="clear" w:color="auto" w:fill="FFFFFF"/>
            <w:vAlign w:val="center"/>
          </w:tcPr>
          <w:p w14:paraId="07604078">
            <w:pPr>
              <w:pStyle w:val="30"/>
            </w:pPr>
            <w:r>
              <w:rPr>
                <w:rFonts w:hint="eastAsia"/>
              </w:rPr>
              <w:t>版本公告</w:t>
            </w:r>
          </w:p>
        </w:tc>
        <w:tc>
          <w:tcPr>
            <w:tcW w:w="700" w:type="pct"/>
            <w:shd w:val="clear" w:color="auto" w:fill="FFFFFF"/>
            <w:vAlign w:val="center"/>
          </w:tcPr>
          <w:p w14:paraId="1295F691">
            <w:pPr>
              <w:pStyle w:val="30"/>
            </w:pPr>
          </w:p>
        </w:tc>
        <w:tc>
          <w:tcPr>
            <w:tcW w:w="422" w:type="pct"/>
            <w:shd w:val="clear" w:color="auto" w:fill="FFFFFF"/>
            <w:vAlign w:val="center"/>
          </w:tcPr>
          <w:p w14:paraId="1E20CA48">
            <w:pPr>
              <w:pStyle w:val="30"/>
            </w:pPr>
            <w:r>
              <w:rPr>
                <w:rFonts w:hint="eastAsia"/>
              </w:rPr>
              <w:t>无该功能</w:t>
            </w:r>
          </w:p>
        </w:tc>
        <w:tc>
          <w:tcPr>
            <w:tcW w:w="2964" w:type="pct"/>
            <w:shd w:val="clear" w:color="auto" w:fill="FFFFFF"/>
            <w:vAlign w:val="center"/>
          </w:tcPr>
          <w:p w14:paraId="6AFCE912">
            <w:pPr>
              <w:pStyle w:val="30"/>
            </w:pPr>
            <w:r>
              <w:rPr>
                <w:rFonts w:hint="eastAsia"/>
              </w:rPr>
              <w:t>根据国资委需求新增子系统版本更新说明功能模块，以记录系统更新、调整或新增的功能模块。</w:t>
            </w:r>
          </w:p>
        </w:tc>
      </w:tr>
      <w:tr w14:paraId="5E68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restart"/>
            <w:shd w:val="clear" w:color="auto" w:fill="FFFFFF"/>
            <w:vAlign w:val="center"/>
          </w:tcPr>
          <w:p w14:paraId="5200DB4B">
            <w:pPr>
              <w:pStyle w:val="30"/>
            </w:pPr>
            <w:r>
              <w:rPr>
                <w:rFonts w:hint="eastAsia"/>
              </w:rPr>
              <w:t>风险看板模块</w:t>
            </w:r>
          </w:p>
        </w:tc>
        <w:tc>
          <w:tcPr>
            <w:tcW w:w="558" w:type="pct"/>
            <w:vMerge w:val="restart"/>
            <w:shd w:val="clear" w:color="auto" w:fill="FFFFFF"/>
            <w:vAlign w:val="center"/>
          </w:tcPr>
          <w:p w14:paraId="05E9A351">
            <w:pPr>
              <w:pStyle w:val="30"/>
            </w:pPr>
            <w:r>
              <w:rPr>
                <w:rFonts w:hint="eastAsia"/>
              </w:rPr>
              <w:t>国资委总览——风险评级看板</w:t>
            </w:r>
          </w:p>
        </w:tc>
        <w:tc>
          <w:tcPr>
            <w:tcW w:w="700" w:type="pct"/>
            <w:shd w:val="clear" w:color="auto" w:fill="FFFFFF"/>
            <w:vAlign w:val="center"/>
          </w:tcPr>
          <w:p w14:paraId="6F2B1072">
            <w:pPr>
              <w:pStyle w:val="30"/>
            </w:pPr>
            <w:r>
              <w:rPr>
                <w:rFonts w:hint="eastAsia"/>
              </w:rPr>
              <w:t>国资委总览——按时间趋势查看年度看板</w:t>
            </w:r>
          </w:p>
        </w:tc>
        <w:tc>
          <w:tcPr>
            <w:tcW w:w="422" w:type="pct"/>
            <w:shd w:val="clear" w:color="auto" w:fill="FFFFFF"/>
            <w:vAlign w:val="center"/>
          </w:tcPr>
          <w:p w14:paraId="6222E431">
            <w:pPr>
              <w:pStyle w:val="30"/>
            </w:pPr>
            <w:r>
              <w:rPr>
                <w:rFonts w:hint="eastAsia"/>
              </w:rPr>
              <w:t>缺少数据规则</w:t>
            </w:r>
          </w:p>
        </w:tc>
        <w:tc>
          <w:tcPr>
            <w:tcW w:w="2964" w:type="pct"/>
            <w:shd w:val="clear" w:color="auto" w:fill="FFFFFF"/>
            <w:vAlign w:val="center"/>
          </w:tcPr>
          <w:p w14:paraId="6F991286">
            <w:pPr>
              <w:pStyle w:val="30"/>
            </w:pPr>
            <w:r>
              <w:t>对国资委监管企业风险情况进行梳理、运算、整合，完善以年度为单位制作国资委总览——按时间趋势查看年度看板，新增展现国资委整体的风险R值及其变化趋势、风险评级等内容。测试看板中数据内容的准确性及完整性。</w:t>
            </w:r>
          </w:p>
        </w:tc>
      </w:tr>
      <w:tr w14:paraId="56289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6ECF33FB">
            <w:pPr>
              <w:pStyle w:val="30"/>
            </w:pPr>
          </w:p>
        </w:tc>
        <w:tc>
          <w:tcPr>
            <w:tcW w:w="558" w:type="pct"/>
            <w:vMerge w:val="continue"/>
            <w:vAlign w:val="center"/>
          </w:tcPr>
          <w:p w14:paraId="1E0A1A6C">
            <w:pPr>
              <w:pStyle w:val="30"/>
            </w:pPr>
          </w:p>
        </w:tc>
        <w:tc>
          <w:tcPr>
            <w:tcW w:w="700" w:type="pct"/>
            <w:shd w:val="clear" w:color="auto" w:fill="FFFFFF"/>
            <w:vAlign w:val="center"/>
          </w:tcPr>
          <w:p w14:paraId="04A46CFE">
            <w:pPr>
              <w:pStyle w:val="30"/>
            </w:pPr>
            <w:r>
              <w:rPr>
                <w:rFonts w:hint="eastAsia"/>
              </w:rPr>
              <w:t>国资委总览——按亮灯结果查看年度看板</w:t>
            </w:r>
          </w:p>
        </w:tc>
        <w:tc>
          <w:tcPr>
            <w:tcW w:w="422" w:type="pct"/>
            <w:shd w:val="clear" w:color="auto" w:fill="FFFFFF"/>
            <w:vAlign w:val="center"/>
          </w:tcPr>
          <w:p w14:paraId="32F5F1E3">
            <w:pPr>
              <w:pStyle w:val="30"/>
            </w:pPr>
            <w:r>
              <w:rPr>
                <w:rFonts w:hint="eastAsia"/>
              </w:rPr>
              <w:t>缺少数据规则</w:t>
            </w:r>
          </w:p>
        </w:tc>
        <w:tc>
          <w:tcPr>
            <w:tcW w:w="2964" w:type="pct"/>
            <w:shd w:val="clear" w:color="auto" w:fill="FFFFFF"/>
            <w:vAlign w:val="center"/>
          </w:tcPr>
          <w:p w14:paraId="204D7259">
            <w:pPr>
              <w:pStyle w:val="30"/>
            </w:pPr>
            <w:r>
              <w:t>对国资委监管企业风险情况进行梳理、运算、整合，完善以年度为单位制作国资委总览——按亮灯结果查看年度看板，新增展现国资委整体组成风险R值的各项指标的数值及亮灯详情。测试看板中数据内容的准确性及完整性。</w:t>
            </w:r>
          </w:p>
        </w:tc>
      </w:tr>
      <w:tr w14:paraId="1FC6E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6DE344D6">
            <w:pPr>
              <w:pStyle w:val="30"/>
            </w:pPr>
          </w:p>
        </w:tc>
        <w:tc>
          <w:tcPr>
            <w:tcW w:w="558" w:type="pct"/>
            <w:vMerge w:val="continue"/>
            <w:vAlign w:val="center"/>
          </w:tcPr>
          <w:p w14:paraId="42D4B72F">
            <w:pPr>
              <w:pStyle w:val="30"/>
            </w:pPr>
          </w:p>
        </w:tc>
        <w:tc>
          <w:tcPr>
            <w:tcW w:w="700" w:type="pct"/>
            <w:shd w:val="clear" w:color="auto" w:fill="FFFFFF"/>
            <w:vAlign w:val="center"/>
          </w:tcPr>
          <w:p w14:paraId="75846036">
            <w:pPr>
              <w:pStyle w:val="30"/>
            </w:pPr>
            <w:r>
              <w:rPr>
                <w:rFonts w:hint="eastAsia"/>
              </w:rPr>
              <w:t>国资委总览——按时间趋势查看月度看板</w:t>
            </w:r>
          </w:p>
        </w:tc>
        <w:tc>
          <w:tcPr>
            <w:tcW w:w="422" w:type="pct"/>
            <w:shd w:val="clear" w:color="auto" w:fill="FFFFFF"/>
            <w:vAlign w:val="center"/>
          </w:tcPr>
          <w:p w14:paraId="726BE529">
            <w:pPr>
              <w:pStyle w:val="30"/>
            </w:pPr>
            <w:r>
              <w:rPr>
                <w:rFonts w:hint="eastAsia"/>
              </w:rPr>
              <w:t>缺少数据规则</w:t>
            </w:r>
          </w:p>
        </w:tc>
        <w:tc>
          <w:tcPr>
            <w:tcW w:w="2964" w:type="pct"/>
            <w:shd w:val="clear" w:color="auto" w:fill="FFFFFF"/>
            <w:vAlign w:val="center"/>
          </w:tcPr>
          <w:p w14:paraId="30434550">
            <w:pPr>
              <w:pStyle w:val="30"/>
            </w:pPr>
            <w:r>
              <w:t>对国资委监管企业风险情况进行梳理、运算、整合，完善以月度为单位制作国资委总览——按时间趋势查看月度看板，新增展现国资委整体的风险R值及其变化趋势、风险评级等内容。测试看板中数据内容的准确性及完整性。</w:t>
            </w:r>
          </w:p>
        </w:tc>
      </w:tr>
      <w:tr w14:paraId="71E8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2D50D3DE">
            <w:pPr>
              <w:pStyle w:val="30"/>
            </w:pPr>
          </w:p>
        </w:tc>
        <w:tc>
          <w:tcPr>
            <w:tcW w:w="558" w:type="pct"/>
            <w:vMerge w:val="continue"/>
            <w:vAlign w:val="center"/>
          </w:tcPr>
          <w:p w14:paraId="10DCAE90">
            <w:pPr>
              <w:pStyle w:val="30"/>
            </w:pPr>
          </w:p>
        </w:tc>
        <w:tc>
          <w:tcPr>
            <w:tcW w:w="700" w:type="pct"/>
            <w:shd w:val="clear" w:color="auto" w:fill="FFFFFF"/>
            <w:vAlign w:val="center"/>
          </w:tcPr>
          <w:p w14:paraId="7D2185A7">
            <w:pPr>
              <w:pStyle w:val="30"/>
            </w:pPr>
            <w:r>
              <w:rPr>
                <w:rFonts w:hint="eastAsia"/>
              </w:rPr>
              <w:t>国资委总览——按亮灯结果查看月度看板</w:t>
            </w:r>
          </w:p>
        </w:tc>
        <w:tc>
          <w:tcPr>
            <w:tcW w:w="422" w:type="pct"/>
            <w:shd w:val="clear" w:color="auto" w:fill="FFFFFF"/>
            <w:vAlign w:val="center"/>
          </w:tcPr>
          <w:p w14:paraId="0A11527B">
            <w:pPr>
              <w:pStyle w:val="30"/>
            </w:pPr>
            <w:r>
              <w:rPr>
                <w:rFonts w:hint="eastAsia"/>
              </w:rPr>
              <w:t>缺少数据规则</w:t>
            </w:r>
          </w:p>
        </w:tc>
        <w:tc>
          <w:tcPr>
            <w:tcW w:w="2964" w:type="pct"/>
            <w:shd w:val="clear" w:color="auto" w:fill="FFFFFF"/>
            <w:vAlign w:val="center"/>
          </w:tcPr>
          <w:p w14:paraId="5595E112">
            <w:pPr>
              <w:pStyle w:val="30"/>
            </w:pPr>
            <w:r>
              <w:t>对国资委监管企业风险情况进行梳理、运算、整合，完善以月度为单位制作国资委总览——按亮灯结果查看月度看板，新增展现国资委整体组成风险R值的各项指标的数值及亮灯详情。测试看板中数据内容的准确性及完整性。</w:t>
            </w:r>
          </w:p>
        </w:tc>
      </w:tr>
      <w:tr w14:paraId="6D7A6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76C7063E">
            <w:pPr>
              <w:pStyle w:val="30"/>
            </w:pPr>
          </w:p>
        </w:tc>
        <w:tc>
          <w:tcPr>
            <w:tcW w:w="558" w:type="pct"/>
            <w:vMerge w:val="restart"/>
            <w:shd w:val="clear" w:color="auto" w:fill="FFFFFF"/>
            <w:vAlign w:val="center"/>
          </w:tcPr>
          <w:p w14:paraId="4C478277">
            <w:pPr>
              <w:pStyle w:val="30"/>
            </w:pPr>
            <w:r>
              <w:rPr>
                <w:rFonts w:hint="eastAsia"/>
              </w:rPr>
              <w:t>集团总览——风险评级看板</w:t>
            </w:r>
          </w:p>
        </w:tc>
        <w:tc>
          <w:tcPr>
            <w:tcW w:w="700" w:type="pct"/>
            <w:shd w:val="clear" w:color="auto" w:fill="FFFFFF"/>
            <w:vAlign w:val="center"/>
          </w:tcPr>
          <w:p w14:paraId="6E64F881">
            <w:pPr>
              <w:pStyle w:val="30"/>
            </w:pPr>
            <w:r>
              <w:rPr>
                <w:rFonts w:hint="eastAsia"/>
              </w:rPr>
              <w:t>按时间趋势查看年度看板</w:t>
            </w:r>
          </w:p>
        </w:tc>
        <w:tc>
          <w:tcPr>
            <w:tcW w:w="422" w:type="pct"/>
            <w:shd w:val="clear" w:color="auto" w:fill="FFFFFF"/>
            <w:vAlign w:val="center"/>
          </w:tcPr>
          <w:p w14:paraId="329E4E92">
            <w:pPr>
              <w:pStyle w:val="30"/>
            </w:pPr>
            <w:r>
              <w:rPr>
                <w:rFonts w:hint="eastAsia"/>
              </w:rPr>
              <w:t>缺少数据规则</w:t>
            </w:r>
          </w:p>
        </w:tc>
        <w:tc>
          <w:tcPr>
            <w:tcW w:w="2964" w:type="pct"/>
            <w:shd w:val="clear" w:color="auto" w:fill="FFFFFF"/>
            <w:vAlign w:val="center"/>
          </w:tcPr>
          <w:p w14:paraId="7E390B7B">
            <w:pPr>
              <w:pStyle w:val="30"/>
            </w:pPr>
            <w:r>
              <w:rPr>
                <w:rFonts w:hint="eastAsia"/>
              </w:rPr>
              <w:t>对国资委监管一级集团风险情况进行梳理、运算、整合，完善以年度为单位制作集团总览——按时间趋势查看年度看板，新增展现各一级集团的风险R值及其变化趋势、风险评级等内容。测试看板中数据内容的准确性及完整性。</w:t>
            </w:r>
          </w:p>
        </w:tc>
      </w:tr>
      <w:tr w14:paraId="4558B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0B2A228F">
            <w:pPr>
              <w:pStyle w:val="30"/>
            </w:pPr>
          </w:p>
        </w:tc>
        <w:tc>
          <w:tcPr>
            <w:tcW w:w="558" w:type="pct"/>
            <w:vMerge w:val="continue"/>
            <w:vAlign w:val="center"/>
          </w:tcPr>
          <w:p w14:paraId="6A7C8936">
            <w:pPr>
              <w:pStyle w:val="30"/>
            </w:pPr>
          </w:p>
        </w:tc>
        <w:tc>
          <w:tcPr>
            <w:tcW w:w="700" w:type="pct"/>
            <w:shd w:val="clear" w:color="auto" w:fill="FFFFFF"/>
            <w:vAlign w:val="center"/>
          </w:tcPr>
          <w:p w14:paraId="46A8BE79">
            <w:pPr>
              <w:pStyle w:val="30"/>
            </w:pPr>
            <w:r>
              <w:rPr>
                <w:rFonts w:hint="eastAsia"/>
              </w:rPr>
              <w:t>按亮灯结果查看年度看板</w:t>
            </w:r>
          </w:p>
        </w:tc>
        <w:tc>
          <w:tcPr>
            <w:tcW w:w="422" w:type="pct"/>
            <w:shd w:val="clear" w:color="auto" w:fill="FFFFFF"/>
            <w:vAlign w:val="center"/>
          </w:tcPr>
          <w:p w14:paraId="52A00A56">
            <w:pPr>
              <w:pStyle w:val="30"/>
            </w:pPr>
            <w:r>
              <w:rPr>
                <w:rFonts w:hint="eastAsia"/>
              </w:rPr>
              <w:t>缺少数据规则</w:t>
            </w:r>
          </w:p>
        </w:tc>
        <w:tc>
          <w:tcPr>
            <w:tcW w:w="2964" w:type="pct"/>
            <w:shd w:val="clear" w:color="auto" w:fill="FFFFFF"/>
            <w:vAlign w:val="center"/>
          </w:tcPr>
          <w:p w14:paraId="60B97209">
            <w:pPr>
              <w:pStyle w:val="30"/>
            </w:pPr>
            <w:r>
              <w:rPr>
                <w:rFonts w:hint="eastAsia"/>
              </w:rPr>
              <w:t>对国资委监管一级集团风险情况进行梳理、运算、整合，完善以年度为单位制作集团总览——按亮灯结果查看年度看板，新增展现各一级集团组成风险R值的各项指标的数值及亮灯详情。测试看板中数据内容的准确性及完整性。针对企业相关数据，对全面风险中的综合R值相关风险指标配置功能项进行完善，并针对该领域看板中的指标进行指标设置、公式设置、指标校验等内容。</w:t>
            </w:r>
          </w:p>
        </w:tc>
      </w:tr>
      <w:tr w14:paraId="16C6A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425" w:hRule="atLeast"/>
          <w:jc w:val="center"/>
        </w:trPr>
        <w:tc>
          <w:tcPr>
            <w:tcW w:w="353" w:type="pct"/>
            <w:vMerge w:val="continue"/>
            <w:vAlign w:val="center"/>
          </w:tcPr>
          <w:p w14:paraId="77D45BB2">
            <w:pPr>
              <w:pStyle w:val="30"/>
            </w:pPr>
          </w:p>
        </w:tc>
        <w:tc>
          <w:tcPr>
            <w:tcW w:w="558" w:type="pct"/>
            <w:vMerge w:val="continue"/>
            <w:vAlign w:val="center"/>
          </w:tcPr>
          <w:p w14:paraId="28CEC250">
            <w:pPr>
              <w:pStyle w:val="30"/>
            </w:pPr>
          </w:p>
        </w:tc>
        <w:tc>
          <w:tcPr>
            <w:tcW w:w="700" w:type="pct"/>
            <w:shd w:val="clear" w:color="auto" w:fill="FFFFFF"/>
            <w:vAlign w:val="center"/>
          </w:tcPr>
          <w:p w14:paraId="1F013A47">
            <w:pPr>
              <w:pStyle w:val="30"/>
            </w:pPr>
            <w:r>
              <w:rPr>
                <w:rFonts w:hint="eastAsia"/>
              </w:rPr>
              <w:t>综合R值亮灯分析年度看板</w:t>
            </w:r>
          </w:p>
        </w:tc>
        <w:tc>
          <w:tcPr>
            <w:tcW w:w="422" w:type="pct"/>
            <w:shd w:val="clear" w:color="auto" w:fill="FFFFFF"/>
            <w:vAlign w:val="center"/>
          </w:tcPr>
          <w:p w14:paraId="0D2566A6">
            <w:pPr>
              <w:pStyle w:val="30"/>
            </w:pPr>
            <w:r>
              <w:rPr>
                <w:rFonts w:hint="eastAsia"/>
              </w:rPr>
              <w:t>缺少数据规则</w:t>
            </w:r>
          </w:p>
        </w:tc>
        <w:tc>
          <w:tcPr>
            <w:tcW w:w="2964" w:type="pct"/>
            <w:shd w:val="clear" w:color="auto" w:fill="FFFFFF"/>
            <w:vAlign w:val="center"/>
          </w:tcPr>
          <w:p w14:paraId="6EDFB243">
            <w:pPr>
              <w:pStyle w:val="30"/>
            </w:pPr>
            <w:r>
              <w:rPr>
                <w:rFonts w:hint="eastAsia"/>
              </w:rPr>
              <w:t>对国资委监管一级集团风险情况进行梳理、运算、整合，完善以年度为单位制作集团总览——综合R值亮灯分析年度看板，新增包括：通过树状图的形式对各一级集团风险指标及高风险重点子企业综合R值进行展示。测试看板中数据内容的准确性及完整性。</w:t>
            </w:r>
          </w:p>
        </w:tc>
      </w:tr>
      <w:tr w14:paraId="737A4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5E963B00">
            <w:pPr>
              <w:pStyle w:val="30"/>
            </w:pPr>
          </w:p>
        </w:tc>
        <w:tc>
          <w:tcPr>
            <w:tcW w:w="558" w:type="pct"/>
            <w:vMerge w:val="continue"/>
            <w:vAlign w:val="center"/>
          </w:tcPr>
          <w:p w14:paraId="446250DB">
            <w:pPr>
              <w:pStyle w:val="30"/>
            </w:pPr>
          </w:p>
        </w:tc>
        <w:tc>
          <w:tcPr>
            <w:tcW w:w="700" w:type="pct"/>
            <w:shd w:val="clear" w:color="auto" w:fill="FFFFFF"/>
            <w:vAlign w:val="center"/>
          </w:tcPr>
          <w:p w14:paraId="0AC4C3F1">
            <w:pPr>
              <w:pStyle w:val="30"/>
            </w:pPr>
            <w:r>
              <w:rPr>
                <w:rFonts w:hint="eastAsia"/>
              </w:rPr>
              <w:t>按时间趋势查看月度看板</w:t>
            </w:r>
          </w:p>
        </w:tc>
        <w:tc>
          <w:tcPr>
            <w:tcW w:w="422" w:type="pct"/>
            <w:shd w:val="clear" w:color="auto" w:fill="FFFFFF"/>
            <w:vAlign w:val="center"/>
          </w:tcPr>
          <w:p w14:paraId="399DBAFC">
            <w:pPr>
              <w:pStyle w:val="30"/>
            </w:pPr>
            <w:r>
              <w:rPr>
                <w:rFonts w:hint="eastAsia"/>
              </w:rPr>
              <w:t>缺少数据规则</w:t>
            </w:r>
          </w:p>
        </w:tc>
        <w:tc>
          <w:tcPr>
            <w:tcW w:w="2964" w:type="pct"/>
            <w:shd w:val="clear" w:color="auto" w:fill="FFFFFF"/>
            <w:vAlign w:val="center"/>
          </w:tcPr>
          <w:p w14:paraId="731B257E">
            <w:pPr>
              <w:pStyle w:val="30"/>
            </w:pPr>
            <w:r>
              <w:rPr>
                <w:rFonts w:hint="eastAsia"/>
              </w:rPr>
              <w:t>对国资委监管一级集团风险情况进行梳理、运算、整合，完善以月度为单位制作集团总览——按时间趋势查看月度看板，新增展现各一级集团的风险R值及其变化趋势、风险评级等内容。测试看板中数据内容的准确性及完整性。</w:t>
            </w:r>
          </w:p>
        </w:tc>
      </w:tr>
      <w:tr w14:paraId="1EA2D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35B73F30">
            <w:pPr>
              <w:pStyle w:val="30"/>
            </w:pPr>
          </w:p>
        </w:tc>
        <w:tc>
          <w:tcPr>
            <w:tcW w:w="558" w:type="pct"/>
            <w:vMerge w:val="continue"/>
            <w:vAlign w:val="center"/>
          </w:tcPr>
          <w:p w14:paraId="51FFE596">
            <w:pPr>
              <w:pStyle w:val="30"/>
            </w:pPr>
          </w:p>
        </w:tc>
        <w:tc>
          <w:tcPr>
            <w:tcW w:w="700" w:type="pct"/>
            <w:shd w:val="clear" w:color="auto" w:fill="FFFFFF"/>
            <w:vAlign w:val="center"/>
          </w:tcPr>
          <w:p w14:paraId="61177A77">
            <w:pPr>
              <w:pStyle w:val="30"/>
            </w:pPr>
            <w:r>
              <w:rPr>
                <w:rFonts w:hint="eastAsia"/>
              </w:rPr>
              <w:t>按亮灯结果查看月度看板</w:t>
            </w:r>
          </w:p>
        </w:tc>
        <w:tc>
          <w:tcPr>
            <w:tcW w:w="422" w:type="pct"/>
            <w:shd w:val="clear" w:color="auto" w:fill="FFFFFF"/>
            <w:vAlign w:val="center"/>
          </w:tcPr>
          <w:p w14:paraId="5CC2124D">
            <w:pPr>
              <w:pStyle w:val="30"/>
            </w:pPr>
            <w:r>
              <w:rPr>
                <w:rFonts w:hint="eastAsia"/>
              </w:rPr>
              <w:t>缺少数据规则</w:t>
            </w:r>
          </w:p>
        </w:tc>
        <w:tc>
          <w:tcPr>
            <w:tcW w:w="2964" w:type="pct"/>
            <w:shd w:val="clear" w:color="auto" w:fill="FFFFFF"/>
            <w:vAlign w:val="center"/>
          </w:tcPr>
          <w:p w14:paraId="1C450378">
            <w:pPr>
              <w:pStyle w:val="30"/>
            </w:pPr>
            <w:r>
              <w:rPr>
                <w:rFonts w:hint="eastAsia"/>
              </w:rPr>
              <w:t>对国资委监管一级集团风险情况进行梳理、运算、整合，完善以月度为单位制作集团总览——按亮灯结果查看月度看板，新增展现各一级集团组成风险R值的各项指标的数值及亮灯详情。测试看板中数据内容的准确性及完整性。针对企业相关数据，对全面风险中的综合R值相关风险指标配置功能项进行完善，并针对该领域看板中的指标进行指标设置、公式设置、指标校验等内容。</w:t>
            </w:r>
          </w:p>
        </w:tc>
      </w:tr>
      <w:tr w14:paraId="65AD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425" w:hRule="atLeast"/>
          <w:jc w:val="center"/>
        </w:trPr>
        <w:tc>
          <w:tcPr>
            <w:tcW w:w="353" w:type="pct"/>
            <w:vMerge w:val="continue"/>
            <w:vAlign w:val="center"/>
          </w:tcPr>
          <w:p w14:paraId="67335F96">
            <w:pPr>
              <w:pStyle w:val="30"/>
            </w:pPr>
          </w:p>
        </w:tc>
        <w:tc>
          <w:tcPr>
            <w:tcW w:w="558" w:type="pct"/>
            <w:vMerge w:val="continue"/>
            <w:vAlign w:val="center"/>
          </w:tcPr>
          <w:p w14:paraId="38E6EB43">
            <w:pPr>
              <w:pStyle w:val="30"/>
            </w:pPr>
          </w:p>
        </w:tc>
        <w:tc>
          <w:tcPr>
            <w:tcW w:w="700" w:type="pct"/>
            <w:shd w:val="clear" w:color="auto" w:fill="FFFFFF"/>
            <w:vAlign w:val="center"/>
          </w:tcPr>
          <w:p w14:paraId="0DDC4727">
            <w:pPr>
              <w:pStyle w:val="30"/>
            </w:pPr>
            <w:r>
              <w:rPr>
                <w:rFonts w:hint="eastAsia"/>
              </w:rPr>
              <w:t>综合R值亮灯分析月度看板</w:t>
            </w:r>
          </w:p>
        </w:tc>
        <w:tc>
          <w:tcPr>
            <w:tcW w:w="422" w:type="pct"/>
            <w:shd w:val="clear" w:color="auto" w:fill="FFFFFF"/>
            <w:vAlign w:val="center"/>
          </w:tcPr>
          <w:p w14:paraId="56A26687">
            <w:pPr>
              <w:pStyle w:val="30"/>
            </w:pPr>
            <w:r>
              <w:rPr>
                <w:rFonts w:hint="eastAsia"/>
              </w:rPr>
              <w:t>缺少数据规则</w:t>
            </w:r>
          </w:p>
        </w:tc>
        <w:tc>
          <w:tcPr>
            <w:tcW w:w="2964" w:type="pct"/>
            <w:shd w:val="clear" w:color="auto" w:fill="FFFFFF"/>
            <w:vAlign w:val="center"/>
          </w:tcPr>
          <w:p w14:paraId="2F442E33">
            <w:pPr>
              <w:pStyle w:val="30"/>
            </w:pPr>
            <w:r>
              <w:rPr>
                <w:rFonts w:hint="eastAsia"/>
              </w:rPr>
              <w:t>对国资委监管一级集团风险情况进行梳理、运算、整合，完善以月度为单位制作集团总览——综合R值亮灯分析月度看板，新增包括：通过树状图的形式对各一级集团风险指标及高风险重点子企业综合R值进行展示。测试看板中数据内容的准确性及完整性。</w:t>
            </w:r>
          </w:p>
        </w:tc>
      </w:tr>
      <w:tr w14:paraId="2A89C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3C3B3FCF">
            <w:pPr>
              <w:pStyle w:val="30"/>
            </w:pPr>
          </w:p>
        </w:tc>
        <w:tc>
          <w:tcPr>
            <w:tcW w:w="558" w:type="pct"/>
            <w:vMerge w:val="restart"/>
            <w:shd w:val="clear" w:color="auto" w:fill="FFFFFF"/>
            <w:vAlign w:val="center"/>
          </w:tcPr>
          <w:p w14:paraId="480BC8A2">
            <w:pPr>
              <w:pStyle w:val="30"/>
            </w:pPr>
            <w:r>
              <w:rPr>
                <w:rFonts w:hint="eastAsia"/>
              </w:rPr>
              <w:t>企业总览——风险评级看板</w:t>
            </w:r>
          </w:p>
        </w:tc>
        <w:tc>
          <w:tcPr>
            <w:tcW w:w="700" w:type="pct"/>
            <w:shd w:val="clear" w:color="auto" w:fill="FFFFFF"/>
            <w:vAlign w:val="center"/>
          </w:tcPr>
          <w:p w14:paraId="071CBFEE">
            <w:pPr>
              <w:pStyle w:val="30"/>
            </w:pPr>
            <w:r>
              <w:rPr>
                <w:rFonts w:hint="eastAsia"/>
              </w:rPr>
              <w:t>按风险地图查看年度看板</w:t>
            </w:r>
          </w:p>
        </w:tc>
        <w:tc>
          <w:tcPr>
            <w:tcW w:w="422" w:type="pct"/>
            <w:shd w:val="clear" w:color="auto" w:fill="FFFFFF"/>
            <w:vAlign w:val="center"/>
          </w:tcPr>
          <w:p w14:paraId="74FBAF1A">
            <w:pPr>
              <w:pStyle w:val="30"/>
            </w:pPr>
            <w:r>
              <w:rPr>
                <w:rFonts w:hint="eastAsia"/>
              </w:rPr>
              <w:t>缺少数据规则</w:t>
            </w:r>
          </w:p>
        </w:tc>
        <w:tc>
          <w:tcPr>
            <w:tcW w:w="2964" w:type="pct"/>
            <w:shd w:val="clear" w:color="auto" w:fill="FFFFFF"/>
            <w:vAlign w:val="center"/>
          </w:tcPr>
          <w:p w14:paraId="767967A3">
            <w:pPr>
              <w:pStyle w:val="30"/>
            </w:pPr>
            <w:r>
              <w:rPr>
                <w:rFonts w:hint="eastAsia"/>
              </w:rPr>
              <w:t>对国资委监管重点子企业风险情况进行梳理、运算、整合，完善以年度为单位制作企业总览——按风险地图查看年度看板，新增展现各监管重点子企业的风险情况。测试看板中数据内容的准确性及完整性。</w:t>
            </w:r>
          </w:p>
        </w:tc>
      </w:tr>
      <w:tr w14:paraId="6F133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02B0F01C">
            <w:pPr>
              <w:pStyle w:val="30"/>
            </w:pPr>
          </w:p>
        </w:tc>
        <w:tc>
          <w:tcPr>
            <w:tcW w:w="558" w:type="pct"/>
            <w:vMerge w:val="continue"/>
            <w:vAlign w:val="center"/>
          </w:tcPr>
          <w:p w14:paraId="58F808AF">
            <w:pPr>
              <w:pStyle w:val="30"/>
            </w:pPr>
          </w:p>
        </w:tc>
        <w:tc>
          <w:tcPr>
            <w:tcW w:w="700" w:type="pct"/>
            <w:shd w:val="clear" w:color="auto" w:fill="FFFFFF"/>
            <w:vAlign w:val="center"/>
          </w:tcPr>
          <w:p w14:paraId="3E72095A">
            <w:pPr>
              <w:pStyle w:val="30"/>
            </w:pPr>
            <w:r>
              <w:rPr>
                <w:rFonts w:hint="eastAsia"/>
              </w:rPr>
              <w:t>按亮灯结果查看年度看板</w:t>
            </w:r>
          </w:p>
        </w:tc>
        <w:tc>
          <w:tcPr>
            <w:tcW w:w="422" w:type="pct"/>
            <w:shd w:val="clear" w:color="auto" w:fill="FFFFFF"/>
            <w:vAlign w:val="center"/>
          </w:tcPr>
          <w:p w14:paraId="37DDA221">
            <w:pPr>
              <w:pStyle w:val="30"/>
            </w:pPr>
            <w:r>
              <w:rPr>
                <w:rFonts w:hint="eastAsia"/>
              </w:rPr>
              <w:t>缺少数据规则</w:t>
            </w:r>
          </w:p>
        </w:tc>
        <w:tc>
          <w:tcPr>
            <w:tcW w:w="2964" w:type="pct"/>
            <w:shd w:val="clear" w:color="auto" w:fill="FFFFFF"/>
            <w:vAlign w:val="center"/>
          </w:tcPr>
          <w:p w14:paraId="4CA19D0F">
            <w:pPr>
              <w:pStyle w:val="30"/>
            </w:pPr>
            <w:r>
              <w:rPr>
                <w:rFonts w:hint="eastAsia"/>
              </w:rPr>
              <w:t>对国资委监管重点子企业风险情况进行梳理、运算、整合，完善以年度为单位制作企业总览——按亮灯结果查看年度看板，新增展现各监管重点子企业组成风险R值的各项指标的数值及亮灯详情。测试看板中数据内容的准确性及完整性。针对企业相关数据，对全面风险中的综合R值相关风险指标配置功能项进行完善，并针对该领域看板中的指标进行指标设置、公式设置、指标校验等内容。</w:t>
            </w:r>
          </w:p>
        </w:tc>
      </w:tr>
      <w:tr w14:paraId="15352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4F2ADF1E">
            <w:pPr>
              <w:pStyle w:val="30"/>
            </w:pPr>
          </w:p>
        </w:tc>
        <w:tc>
          <w:tcPr>
            <w:tcW w:w="558" w:type="pct"/>
            <w:vMerge w:val="continue"/>
            <w:vAlign w:val="center"/>
          </w:tcPr>
          <w:p w14:paraId="3ABE7105">
            <w:pPr>
              <w:pStyle w:val="30"/>
            </w:pPr>
          </w:p>
        </w:tc>
        <w:tc>
          <w:tcPr>
            <w:tcW w:w="700" w:type="pct"/>
            <w:shd w:val="clear" w:color="auto" w:fill="FFFFFF"/>
            <w:vAlign w:val="center"/>
          </w:tcPr>
          <w:p w14:paraId="37028E9B">
            <w:pPr>
              <w:pStyle w:val="30"/>
            </w:pPr>
            <w:r>
              <w:rPr>
                <w:rFonts w:hint="eastAsia"/>
              </w:rPr>
              <w:t>综合R值亮灯分析年度看板</w:t>
            </w:r>
          </w:p>
        </w:tc>
        <w:tc>
          <w:tcPr>
            <w:tcW w:w="422" w:type="pct"/>
            <w:shd w:val="clear" w:color="auto" w:fill="FFFFFF"/>
            <w:vAlign w:val="center"/>
          </w:tcPr>
          <w:p w14:paraId="78259637">
            <w:pPr>
              <w:pStyle w:val="30"/>
            </w:pPr>
            <w:r>
              <w:rPr>
                <w:rFonts w:hint="eastAsia"/>
              </w:rPr>
              <w:t>缺少数据规则</w:t>
            </w:r>
          </w:p>
        </w:tc>
        <w:tc>
          <w:tcPr>
            <w:tcW w:w="2964" w:type="pct"/>
            <w:shd w:val="clear" w:color="auto" w:fill="FFFFFF"/>
            <w:vAlign w:val="center"/>
          </w:tcPr>
          <w:p w14:paraId="5500A7E0">
            <w:pPr>
              <w:pStyle w:val="30"/>
            </w:pPr>
            <w:r>
              <w:rPr>
                <w:rFonts w:hint="eastAsia"/>
              </w:rPr>
              <w:t>对国资委监管重点子企业风险情况进行梳理、运算、整合，完善以年度为单位制作企业总览——综合R值亮灯分析年度看板，新增包括：通过树状图的形式对各监管重点子企业风险指标进行展示。测试看板中数据内容的准确性及完整性。</w:t>
            </w:r>
          </w:p>
        </w:tc>
      </w:tr>
      <w:tr w14:paraId="35FA1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33DDE868">
            <w:pPr>
              <w:pStyle w:val="30"/>
            </w:pPr>
          </w:p>
        </w:tc>
        <w:tc>
          <w:tcPr>
            <w:tcW w:w="558" w:type="pct"/>
            <w:vMerge w:val="continue"/>
            <w:vAlign w:val="center"/>
          </w:tcPr>
          <w:p w14:paraId="6329B991">
            <w:pPr>
              <w:pStyle w:val="30"/>
            </w:pPr>
          </w:p>
        </w:tc>
        <w:tc>
          <w:tcPr>
            <w:tcW w:w="700" w:type="pct"/>
            <w:shd w:val="clear" w:color="auto" w:fill="FFFFFF"/>
            <w:vAlign w:val="center"/>
          </w:tcPr>
          <w:p w14:paraId="52C0DD12">
            <w:pPr>
              <w:pStyle w:val="30"/>
            </w:pPr>
            <w:r>
              <w:rPr>
                <w:rFonts w:hint="eastAsia"/>
              </w:rPr>
              <w:t>按风险地图查看月度看板</w:t>
            </w:r>
          </w:p>
        </w:tc>
        <w:tc>
          <w:tcPr>
            <w:tcW w:w="422" w:type="pct"/>
            <w:shd w:val="clear" w:color="auto" w:fill="FFFFFF"/>
            <w:vAlign w:val="center"/>
          </w:tcPr>
          <w:p w14:paraId="4BEDDCDF">
            <w:pPr>
              <w:pStyle w:val="30"/>
            </w:pPr>
            <w:r>
              <w:rPr>
                <w:rFonts w:hint="eastAsia"/>
              </w:rPr>
              <w:t>缺少数据规则</w:t>
            </w:r>
          </w:p>
        </w:tc>
        <w:tc>
          <w:tcPr>
            <w:tcW w:w="2964" w:type="pct"/>
            <w:shd w:val="clear" w:color="auto" w:fill="FFFFFF"/>
            <w:vAlign w:val="center"/>
          </w:tcPr>
          <w:p w14:paraId="7F3F2EF9">
            <w:pPr>
              <w:pStyle w:val="30"/>
            </w:pPr>
            <w:r>
              <w:rPr>
                <w:rFonts w:hint="eastAsia"/>
              </w:rPr>
              <w:t>对国资委监管重点子企业风险情况进行梳理、运算、整合，完善以月度为单位制作企业总览——按风险地图查看月度看板，新增展现各监管重点子企业的风险情况。测试看板中数据内容的准确性及完整性。</w:t>
            </w:r>
          </w:p>
        </w:tc>
      </w:tr>
      <w:tr w14:paraId="1510D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554882D8">
            <w:pPr>
              <w:pStyle w:val="30"/>
            </w:pPr>
          </w:p>
        </w:tc>
        <w:tc>
          <w:tcPr>
            <w:tcW w:w="558" w:type="pct"/>
            <w:vMerge w:val="continue"/>
            <w:vAlign w:val="center"/>
          </w:tcPr>
          <w:p w14:paraId="59D08AA9">
            <w:pPr>
              <w:pStyle w:val="30"/>
            </w:pPr>
          </w:p>
        </w:tc>
        <w:tc>
          <w:tcPr>
            <w:tcW w:w="700" w:type="pct"/>
            <w:shd w:val="clear" w:color="auto" w:fill="FFFFFF"/>
            <w:vAlign w:val="center"/>
          </w:tcPr>
          <w:p w14:paraId="30644857">
            <w:pPr>
              <w:pStyle w:val="30"/>
            </w:pPr>
            <w:r>
              <w:rPr>
                <w:rFonts w:hint="eastAsia"/>
              </w:rPr>
              <w:t>按亮灯结果查看月度看板</w:t>
            </w:r>
          </w:p>
        </w:tc>
        <w:tc>
          <w:tcPr>
            <w:tcW w:w="422" w:type="pct"/>
            <w:shd w:val="clear" w:color="auto" w:fill="FFFFFF"/>
            <w:vAlign w:val="center"/>
          </w:tcPr>
          <w:p w14:paraId="12380E5F">
            <w:pPr>
              <w:pStyle w:val="30"/>
            </w:pPr>
            <w:r>
              <w:rPr>
                <w:rFonts w:hint="eastAsia"/>
              </w:rPr>
              <w:t>缺少数据规则</w:t>
            </w:r>
          </w:p>
        </w:tc>
        <w:tc>
          <w:tcPr>
            <w:tcW w:w="2964" w:type="pct"/>
            <w:shd w:val="clear" w:color="auto" w:fill="FFFFFF"/>
            <w:vAlign w:val="center"/>
          </w:tcPr>
          <w:p w14:paraId="0B8C010C">
            <w:pPr>
              <w:pStyle w:val="30"/>
            </w:pPr>
            <w:r>
              <w:rPr>
                <w:rFonts w:hint="eastAsia"/>
              </w:rPr>
              <w:t>对国资委监管重点子企业风险情况进行梳理、运算、整合，完善以月度为单位制作企业总览——按亮灯结果查看月度看板，新增展现各监管重点子企业组成风险R值的各项指标的数值及亮灯详情。测试看板中数据内容的准确性及完整性。针对企业相关数据，对全面风险中的综合R值相关风险指标配置功能项进行完善，并针对该领域看板中的指标进行指标设置、公式设置、指标校验等内容。</w:t>
            </w:r>
          </w:p>
        </w:tc>
      </w:tr>
      <w:tr w14:paraId="2BBB2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41CCBCBC">
            <w:pPr>
              <w:pStyle w:val="30"/>
            </w:pPr>
          </w:p>
        </w:tc>
        <w:tc>
          <w:tcPr>
            <w:tcW w:w="558" w:type="pct"/>
            <w:vMerge w:val="continue"/>
            <w:vAlign w:val="center"/>
          </w:tcPr>
          <w:p w14:paraId="66715428">
            <w:pPr>
              <w:pStyle w:val="30"/>
            </w:pPr>
          </w:p>
        </w:tc>
        <w:tc>
          <w:tcPr>
            <w:tcW w:w="700" w:type="pct"/>
            <w:shd w:val="clear" w:color="auto" w:fill="FFFFFF"/>
            <w:vAlign w:val="center"/>
          </w:tcPr>
          <w:p w14:paraId="24B676E6">
            <w:pPr>
              <w:pStyle w:val="30"/>
            </w:pPr>
            <w:r>
              <w:rPr>
                <w:rFonts w:hint="eastAsia"/>
              </w:rPr>
              <w:t>综合R值亮灯分析月度看板</w:t>
            </w:r>
          </w:p>
        </w:tc>
        <w:tc>
          <w:tcPr>
            <w:tcW w:w="422" w:type="pct"/>
            <w:shd w:val="clear" w:color="auto" w:fill="FFFFFF"/>
            <w:vAlign w:val="center"/>
          </w:tcPr>
          <w:p w14:paraId="06FC0C68">
            <w:pPr>
              <w:pStyle w:val="30"/>
            </w:pPr>
            <w:r>
              <w:rPr>
                <w:rFonts w:hint="eastAsia"/>
              </w:rPr>
              <w:t>缺少数据规则</w:t>
            </w:r>
          </w:p>
        </w:tc>
        <w:tc>
          <w:tcPr>
            <w:tcW w:w="2964" w:type="pct"/>
            <w:shd w:val="clear" w:color="auto" w:fill="FFFFFF"/>
            <w:vAlign w:val="center"/>
          </w:tcPr>
          <w:p w14:paraId="0E74A3C3">
            <w:pPr>
              <w:pStyle w:val="30"/>
            </w:pPr>
            <w:r>
              <w:rPr>
                <w:rFonts w:hint="eastAsia"/>
              </w:rPr>
              <w:t>对国资委监管重点子企业风险情况进行梳理、运算、整合，完善以月度为单位制作企业总览——综合R值亮灯分析月度看板，新增包括：通过树状图的形式对各监管重点子企业风险指标进行展示。测试看板中数据内容的准确性及完整性。</w:t>
            </w:r>
          </w:p>
        </w:tc>
      </w:tr>
      <w:tr w14:paraId="5E479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55" w:hRule="atLeast"/>
          <w:jc w:val="center"/>
        </w:trPr>
        <w:tc>
          <w:tcPr>
            <w:tcW w:w="353" w:type="pct"/>
            <w:vMerge w:val="continue"/>
            <w:vAlign w:val="center"/>
          </w:tcPr>
          <w:p w14:paraId="4629C1E1">
            <w:pPr>
              <w:pStyle w:val="30"/>
            </w:pPr>
          </w:p>
        </w:tc>
        <w:tc>
          <w:tcPr>
            <w:tcW w:w="558" w:type="pct"/>
            <w:vMerge w:val="restart"/>
            <w:shd w:val="clear" w:color="auto" w:fill="FFFFFF"/>
            <w:vAlign w:val="center"/>
          </w:tcPr>
          <w:p w14:paraId="4AFFC1D5">
            <w:pPr>
              <w:pStyle w:val="30"/>
            </w:pPr>
            <w:r>
              <w:rPr>
                <w:rFonts w:hint="eastAsia"/>
              </w:rPr>
              <w:t>实体企业看板</w:t>
            </w:r>
          </w:p>
        </w:tc>
        <w:tc>
          <w:tcPr>
            <w:tcW w:w="700" w:type="pct"/>
            <w:shd w:val="clear" w:color="auto" w:fill="FFFFFF"/>
            <w:vAlign w:val="center"/>
          </w:tcPr>
          <w:p w14:paraId="50BBF433">
            <w:pPr>
              <w:pStyle w:val="30"/>
            </w:pPr>
            <w:r>
              <w:rPr>
                <w:rFonts w:hint="eastAsia"/>
              </w:rPr>
              <w:t>资金领域亮灯数量年度看板（含浮窗）</w:t>
            </w:r>
          </w:p>
        </w:tc>
        <w:tc>
          <w:tcPr>
            <w:tcW w:w="422" w:type="pct"/>
            <w:shd w:val="clear" w:color="auto" w:fill="FFFFFF"/>
            <w:vAlign w:val="center"/>
          </w:tcPr>
          <w:p w14:paraId="559430FA">
            <w:pPr>
              <w:pStyle w:val="30"/>
            </w:pPr>
            <w:r>
              <w:rPr>
                <w:rFonts w:hint="eastAsia"/>
              </w:rPr>
              <w:t>缺少数据规则</w:t>
            </w:r>
          </w:p>
        </w:tc>
        <w:tc>
          <w:tcPr>
            <w:tcW w:w="2964" w:type="pct"/>
            <w:shd w:val="clear" w:color="auto" w:fill="FFFFFF"/>
            <w:vAlign w:val="center"/>
          </w:tcPr>
          <w:p w14:paraId="3127C89A">
            <w:pPr>
              <w:pStyle w:val="30"/>
            </w:pPr>
            <w:r>
              <w:rPr>
                <w:rFonts w:hint="eastAsia"/>
              </w:rPr>
              <w:t>完善以年度为单位，根据企业资金风险的预警内容制作相应数据看板，将测算好的预警区间与预警指标进行关联，完善预警区间配置功能，通过预警区间配置、预警区间校验等工作对预警指标的亮灯进行控制。并新增弹窗展现国资委整体在所选年度资金领域的亮灯详情。同时通过浮窗展现该领域指标区间阈值。测试看板中数据内容的准确性及完整性。针对企业相关数据，对全面风险中的资金风险领域的风险指标配置功能项进行完善，并针对该领域看板中的指标进行指标设置、公式设置、指标校验等内容。</w:t>
            </w:r>
          </w:p>
        </w:tc>
      </w:tr>
      <w:tr w14:paraId="1583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55" w:hRule="atLeast"/>
          <w:jc w:val="center"/>
        </w:trPr>
        <w:tc>
          <w:tcPr>
            <w:tcW w:w="353" w:type="pct"/>
            <w:vMerge w:val="continue"/>
            <w:vAlign w:val="center"/>
          </w:tcPr>
          <w:p w14:paraId="7B866EF9">
            <w:pPr>
              <w:pStyle w:val="30"/>
            </w:pPr>
          </w:p>
        </w:tc>
        <w:tc>
          <w:tcPr>
            <w:tcW w:w="558" w:type="pct"/>
            <w:vMerge w:val="continue"/>
            <w:vAlign w:val="center"/>
          </w:tcPr>
          <w:p w14:paraId="6F5C3C64">
            <w:pPr>
              <w:pStyle w:val="30"/>
            </w:pPr>
          </w:p>
        </w:tc>
        <w:tc>
          <w:tcPr>
            <w:tcW w:w="700" w:type="pct"/>
            <w:shd w:val="clear" w:color="auto" w:fill="FFFFFF"/>
            <w:vAlign w:val="center"/>
          </w:tcPr>
          <w:p w14:paraId="4085C4EF">
            <w:pPr>
              <w:pStyle w:val="30"/>
            </w:pPr>
            <w:r>
              <w:rPr>
                <w:rFonts w:hint="eastAsia"/>
              </w:rPr>
              <w:t>资金领域亮灯数量月度看板（含浮窗）</w:t>
            </w:r>
          </w:p>
        </w:tc>
        <w:tc>
          <w:tcPr>
            <w:tcW w:w="422" w:type="pct"/>
            <w:shd w:val="clear" w:color="auto" w:fill="FFFFFF"/>
            <w:vAlign w:val="center"/>
          </w:tcPr>
          <w:p w14:paraId="66E0E15C">
            <w:pPr>
              <w:pStyle w:val="30"/>
            </w:pPr>
            <w:r>
              <w:rPr>
                <w:rFonts w:hint="eastAsia"/>
              </w:rPr>
              <w:t>缺少数据规则</w:t>
            </w:r>
          </w:p>
        </w:tc>
        <w:tc>
          <w:tcPr>
            <w:tcW w:w="2964" w:type="pct"/>
            <w:shd w:val="clear" w:color="auto" w:fill="FFFFFF"/>
            <w:vAlign w:val="center"/>
          </w:tcPr>
          <w:p w14:paraId="5C326CC6">
            <w:pPr>
              <w:pStyle w:val="30"/>
            </w:pPr>
            <w:r>
              <w:rPr>
                <w:rFonts w:hint="eastAsia"/>
              </w:rPr>
              <w:t>完善以月度为单位，根据企业资金风险的预警内容制作相应数据看板，将测算好的预警区间与预警指标进行关联，完善预警区间配置功能，通过预警区间配置、预警区间校验等工作对预警指标的亮灯进行控制。并新增弹窗展现国资委整体在所选月度资金领域的亮灯详情。同时通过浮窗展现该领域指标区间阈值。测试看板中数据内容的准确性及完整性。针对企业相关数据，对全面风险中的资金风险领域的风险指标配置功能项进行完善，并针对该领域看板中的指标进行指标设置、公式设置、指标校验等内容。</w:t>
            </w:r>
          </w:p>
        </w:tc>
      </w:tr>
      <w:tr w14:paraId="4CD2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55" w:hRule="atLeast"/>
          <w:jc w:val="center"/>
        </w:trPr>
        <w:tc>
          <w:tcPr>
            <w:tcW w:w="353" w:type="pct"/>
            <w:vMerge w:val="continue"/>
            <w:vAlign w:val="center"/>
          </w:tcPr>
          <w:p w14:paraId="7B5FAC37">
            <w:pPr>
              <w:pStyle w:val="30"/>
            </w:pPr>
          </w:p>
        </w:tc>
        <w:tc>
          <w:tcPr>
            <w:tcW w:w="558" w:type="pct"/>
            <w:vMerge w:val="continue"/>
            <w:vAlign w:val="center"/>
          </w:tcPr>
          <w:p w14:paraId="205EC6C6">
            <w:pPr>
              <w:pStyle w:val="30"/>
            </w:pPr>
          </w:p>
        </w:tc>
        <w:tc>
          <w:tcPr>
            <w:tcW w:w="700" w:type="pct"/>
            <w:shd w:val="clear" w:color="auto" w:fill="FFFFFF"/>
            <w:vAlign w:val="center"/>
          </w:tcPr>
          <w:p w14:paraId="6EFC5917">
            <w:pPr>
              <w:pStyle w:val="30"/>
            </w:pPr>
            <w:r>
              <w:rPr>
                <w:rFonts w:hint="eastAsia"/>
              </w:rPr>
              <w:t>主业领域亮灯数量年度看板（含浮窗）</w:t>
            </w:r>
          </w:p>
        </w:tc>
        <w:tc>
          <w:tcPr>
            <w:tcW w:w="422" w:type="pct"/>
            <w:shd w:val="clear" w:color="auto" w:fill="FFFFFF"/>
            <w:vAlign w:val="center"/>
          </w:tcPr>
          <w:p w14:paraId="61F2CC47">
            <w:pPr>
              <w:pStyle w:val="30"/>
            </w:pPr>
            <w:r>
              <w:rPr>
                <w:rFonts w:hint="eastAsia"/>
              </w:rPr>
              <w:t>缺少数据规则</w:t>
            </w:r>
          </w:p>
        </w:tc>
        <w:tc>
          <w:tcPr>
            <w:tcW w:w="2964" w:type="pct"/>
            <w:shd w:val="clear" w:color="auto" w:fill="FFFFFF"/>
            <w:vAlign w:val="center"/>
          </w:tcPr>
          <w:p w14:paraId="3A93A2A0">
            <w:pPr>
              <w:pStyle w:val="30"/>
            </w:pPr>
            <w:r>
              <w:rPr>
                <w:rFonts w:hint="eastAsia"/>
              </w:rPr>
              <w:t>完善以年度为单位，根据企业主业风险的预警内容制作相应数据看板，将测算好的预警区间与预警指标进行关联，完善预警区间配置功能，通过预警区间配置、预警区间校验等工作对预警指标的亮灯进行控制。并新增弹窗展现国资委整体在所选年度主业领域的亮灯详情。同时通过浮窗展现该领域指标区间阈值。测试看板中数据内容的准确性及完整性。针对企业相关数据，对全面风险中的主业风险领域的风险指标配置功能项进行完善，并针对该领域看板中的指标进行指标设置、公式设置、指标校验等内容。</w:t>
            </w:r>
          </w:p>
        </w:tc>
      </w:tr>
      <w:tr w14:paraId="26CDD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55" w:hRule="atLeast"/>
          <w:jc w:val="center"/>
        </w:trPr>
        <w:tc>
          <w:tcPr>
            <w:tcW w:w="353" w:type="pct"/>
            <w:vMerge w:val="continue"/>
            <w:vAlign w:val="center"/>
          </w:tcPr>
          <w:p w14:paraId="470469F3">
            <w:pPr>
              <w:pStyle w:val="30"/>
            </w:pPr>
          </w:p>
        </w:tc>
        <w:tc>
          <w:tcPr>
            <w:tcW w:w="558" w:type="pct"/>
            <w:vMerge w:val="continue"/>
            <w:vAlign w:val="center"/>
          </w:tcPr>
          <w:p w14:paraId="0F616419">
            <w:pPr>
              <w:pStyle w:val="30"/>
            </w:pPr>
          </w:p>
        </w:tc>
        <w:tc>
          <w:tcPr>
            <w:tcW w:w="700" w:type="pct"/>
            <w:shd w:val="clear" w:color="auto" w:fill="FFFFFF"/>
            <w:vAlign w:val="center"/>
          </w:tcPr>
          <w:p w14:paraId="2649DE3D">
            <w:pPr>
              <w:pStyle w:val="30"/>
            </w:pPr>
            <w:r>
              <w:rPr>
                <w:rFonts w:hint="eastAsia"/>
              </w:rPr>
              <w:t>主业领域亮灯数量月度看板（含浮窗）</w:t>
            </w:r>
          </w:p>
        </w:tc>
        <w:tc>
          <w:tcPr>
            <w:tcW w:w="422" w:type="pct"/>
            <w:shd w:val="clear" w:color="auto" w:fill="FFFFFF"/>
            <w:vAlign w:val="center"/>
          </w:tcPr>
          <w:p w14:paraId="7ADF84C0">
            <w:pPr>
              <w:pStyle w:val="30"/>
            </w:pPr>
            <w:r>
              <w:rPr>
                <w:rFonts w:hint="eastAsia"/>
              </w:rPr>
              <w:t>缺少数据规则</w:t>
            </w:r>
          </w:p>
        </w:tc>
        <w:tc>
          <w:tcPr>
            <w:tcW w:w="2964" w:type="pct"/>
            <w:shd w:val="clear" w:color="auto" w:fill="FFFFFF"/>
            <w:vAlign w:val="center"/>
          </w:tcPr>
          <w:p w14:paraId="6BF4BB99">
            <w:pPr>
              <w:pStyle w:val="30"/>
            </w:pPr>
            <w:r>
              <w:rPr>
                <w:rFonts w:hint="eastAsia"/>
              </w:rPr>
              <w:t>完善以月度为单位，根据企业主业风险的预警内容制作相应数据看板，将测算好的预警区间与预警指标进行关联，完善预警区间配置功能，通过预警区间配置、预警区间校验等工作对预警指标的亮灯进行控制。并新增弹窗展现国资委整体在所选月度主业领域的亮灯详情。同时通过浮窗展现该领域指标区间阈值。测试看板中数据内容的准确性及完整性。针对企业相关数据，对全面风险中的主业风险领域的风险指标配置功能项进行完善，并针对该领域看板中的指标进行指标设置、公式设置、指标校验等内容。</w:t>
            </w:r>
          </w:p>
        </w:tc>
      </w:tr>
      <w:tr w14:paraId="7F39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55" w:hRule="atLeast"/>
          <w:jc w:val="center"/>
        </w:trPr>
        <w:tc>
          <w:tcPr>
            <w:tcW w:w="353" w:type="pct"/>
            <w:vMerge w:val="continue"/>
            <w:vAlign w:val="center"/>
          </w:tcPr>
          <w:p w14:paraId="415FAAFE">
            <w:pPr>
              <w:pStyle w:val="30"/>
            </w:pPr>
          </w:p>
        </w:tc>
        <w:tc>
          <w:tcPr>
            <w:tcW w:w="558" w:type="pct"/>
            <w:vMerge w:val="continue"/>
            <w:vAlign w:val="center"/>
          </w:tcPr>
          <w:p w14:paraId="0E2FAB97">
            <w:pPr>
              <w:pStyle w:val="30"/>
            </w:pPr>
          </w:p>
        </w:tc>
        <w:tc>
          <w:tcPr>
            <w:tcW w:w="700" w:type="pct"/>
            <w:shd w:val="clear" w:color="auto" w:fill="FFFFFF"/>
            <w:vAlign w:val="center"/>
          </w:tcPr>
          <w:p w14:paraId="55D6871C">
            <w:pPr>
              <w:pStyle w:val="30"/>
            </w:pPr>
            <w:r>
              <w:rPr>
                <w:rFonts w:hint="eastAsia"/>
              </w:rPr>
              <w:t>投资领域亮灯数量年度看板</w:t>
            </w:r>
          </w:p>
        </w:tc>
        <w:tc>
          <w:tcPr>
            <w:tcW w:w="422" w:type="pct"/>
            <w:shd w:val="clear" w:color="auto" w:fill="FFFFFF"/>
            <w:vAlign w:val="center"/>
          </w:tcPr>
          <w:p w14:paraId="220A3369">
            <w:pPr>
              <w:pStyle w:val="30"/>
            </w:pPr>
            <w:r>
              <w:rPr>
                <w:rFonts w:hint="eastAsia"/>
              </w:rPr>
              <w:t>缺少数据规则</w:t>
            </w:r>
          </w:p>
        </w:tc>
        <w:tc>
          <w:tcPr>
            <w:tcW w:w="2964" w:type="pct"/>
            <w:shd w:val="clear" w:color="auto" w:fill="FFFFFF"/>
            <w:vAlign w:val="center"/>
          </w:tcPr>
          <w:p w14:paraId="7C630EBE">
            <w:pPr>
              <w:pStyle w:val="30"/>
            </w:pPr>
            <w:r>
              <w:rPr>
                <w:rFonts w:hint="eastAsia"/>
              </w:rPr>
              <w:t>完善以年度为单位，根据企业投资风险的预警内容制作相应数据看板，新增弹窗展现国资委整体在所选年度投资领域的亮灯详情。测试看板中数据内容的准确性及完整性。针对企业相关数据，对全面风险中的投资风险领域的风险指标配置功能项进行完善，并针对该领域看板中的指标进行指标设置、公式设置、指标校验等内容。</w:t>
            </w:r>
          </w:p>
        </w:tc>
      </w:tr>
      <w:tr w14:paraId="2B8EA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55" w:hRule="atLeast"/>
          <w:jc w:val="center"/>
        </w:trPr>
        <w:tc>
          <w:tcPr>
            <w:tcW w:w="353" w:type="pct"/>
            <w:vMerge w:val="continue"/>
            <w:vAlign w:val="center"/>
          </w:tcPr>
          <w:p w14:paraId="5FCDC381">
            <w:pPr>
              <w:pStyle w:val="30"/>
            </w:pPr>
          </w:p>
        </w:tc>
        <w:tc>
          <w:tcPr>
            <w:tcW w:w="558" w:type="pct"/>
            <w:vMerge w:val="continue"/>
            <w:vAlign w:val="center"/>
          </w:tcPr>
          <w:p w14:paraId="73D22612">
            <w:pPr>
              <w:pStyle w:val="30"/>
            </w:pPr>
          </w:p>
        </w:tc>
        <w:tc>
          <w:tcPr>
            <w:tcW w:w="700" w:type="pct"/>
            <w:shd w:val="clear" w:color="auto" w:fill="FFFFFF"/>
            <w:vAlign w:val="center"/>
          </w:tcPr>
          <w:p w14:paraId="600B6431">
            <w:pPr>
              <w:pStyle w:val="30"/>
            </w:pPr>
            <w:r>
              <w:rPr>
                <w:rFonts w:hint="eastAsia"/>
              </w:rPr>
              <w:t>治理领域亮灯数量年度看板</w:t>
            </w:r>
          </w:p>
        </w:tc>
        <w:tc>
          <w:tcPr>
            <w:tcW w:w="422" w:type="pct"/>
            <w:shd w:val="clear" w:color="auto" w:fill="FFFFFF"/>
            <w:vAlign w:val="center"/>
          </w:tcPr>
          <w:p w14:paraId="300F9C1F">
            <w:pPr>
              <w:pStyle w:val="30"/>
            </w:pPr>
            <w:r>
              <w:rPr>
                <w:rFonts w:hint="eastAsia"/>
              </w:rPr>
              <w:t>缺少数据规则</w:t>
            </w:r>
          </w:p>
        </w:tc>
        <w:tc>
          <w:tcPr>
            <w:tcW w:w="2964" w:type="pct"/>
            <w:shd w:val="clear" w:color="auto" w:fill="FFFFFF"/>
            <w:vAlign w:val="center"/>
          </w:tcPr>
          <w:p w14:paraId="61E50F73">
            <w:pPr>
              <w:pStyle w:val="30"/>
            </w:pPr>
            <w:r>
              <w:rPr>
                <w:rFonts w:hint="eastAsia"/>
              </w:rPr>
              <w:t>完善以年度为单位，根据企业治理风险的预警内容制作相应数据看板，新增弹窗展现国资委整体在所选年度治理领域的亮灯详情。测试看板中数据内容的准确性及完整性。针对企业相关数据，对全面风险中的治理风险领域的风险指标配置功能项进行完善，并针对该领域看板中的指标进行指标设置、公式设置、指标校验等内容。</w:t>
            </w:r>
          </w:p>
        </w:tc>
      </w:tr>
      <w:tr w14:paraId="1F717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55" w:hRule="atLeast"/>
          <w:jc w:val="center"/>
        </w:trPr>
        <w:tc>
          <w:tcPr>
            <w:tcW w:w="353" w:type="pct"/>
            <w:vMerge w:val="continue"/>
            <w:vAlign w:val="center"/>
          </w:tcPr>
          <w:p w14:paraId="1A7CF4A3">
            <w:pPr>
              <w:pStyle w:val="30"/>
            </w:pPr>
          </w:p>
        </w:tc>
        <w:tc>
          <w:tcPr>
            <w:tcW w:w="558" w:type="pct"/>
            <w:vMerge w:val="continue"/>
            <w:vAlign w:val="center"/>
          </w:tcPr>
          <w:p w14:paraId="46C1C849">
            <w:pPr>
              <w:pStyle w:val="30"/>
            </w:pPr>
          </w:p>
        </w:tc>
        <w:tc>
          <w:tcPr>
            <w:tcW w:w="700" w:type="pct"/>
            <w:shd w:val="clear" w:color="auto" w:fill="FFFFFF"/>
            <w:vAlign w:val="center"/>
          </w:tcPr>
          <w:p w14:paraId="132D85C5">
            <w:pPr>
              <w:pStyle w:val="30"/>
            </w:pPr>
            <w:r>
              <w:rPr>
                <w:rFonts w:hint="eastAsia"/>
              </w:rPr>
              <w:t>外部领域亮灯数量年度看板</w:t>
            </w:r>
          </w:p>
        </w:tc>
        <w:tc>
          <w:tcPr>
            <w:tcW w:w="422" w:type="pct"/>
            <w:shd w:val="clear" w:color="auto" w:fill="FFFFFF"/>
            <w:vAlign w:val="center"/>
          </w:tcPr>
          <w:p w14:paraId="54718399">
            <w:pPr>
              <w:pStyle w:val="30"/>
            </w:pPr>
            <w:r>
              <w:rPr>
                <w:rFonts w:hint="eastAsia"/>
              </w:rPr>
              <w:t>缺少数据规则</w:t>
            </w:r>
          </w:p>
        </w:tc>
        <w:tc>
          <w:tcPr>
            <w:tcW w:w="2964" w:type="pct"/>
            <w:shd w:val="clear" w:color="auto" w:fill="FFFFFF"/>
            <w:vAlign w:val="center"/>
          </w:tcPr>
          <w:p w14:paraId="21D264CB">
            <w:pPr>
              <w:pStyle w:val="30"/>
            </w:pPr>
            <w:r>
              <w:rPr>
                <w:rFonts w:hint="eastAsia"/>
              </w:rPr>
              <w:t>完善以年度为单位，根据企业外部风险的预警内容制作相应数据看板，新增弹窗展现国资委整体在所选年度外部领域的亮灯详情。测试看板中数据内容的准确性及完整性。针对企业相关数据，对全面风险中的外部风险领域的风险指标配置功能项进行完善，并针对该领域看板中的指标进行指标设置、公式设置、指标校验等内容。</w:t>
            </w:r>
          </w:p>
        </w:tc>
      </w:tr>
      <w:tr w14:paraId="7989A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55" w:hRule="atLeast"/>
          <w:jc w:val="center"/>
        </w:trPr>
        <w:tc>
          <w:tcPr>
            <w:tcW w:w="353" w:type="pct"/>
            <w:vMerge w:val="continue"/>
            <w:vAlign w:val="center"/>
          </w:tcPr>
          <w:p w14:paraId="5FAB9460">
            <w:pPr>
              <w:pStyle w:val="30"/>
            </w:pPr>
          </w:p>
        </w:tc>
        <w:tc>
          <w:tcPr>
            <w:tcW w:w="558" w:type="pct"/>
            <w:vMerge w:val="continue"/>
            <w:vAlign w:val="center"/>
          </w:tcPr>
          <w:p w14:paraId="546814F2">
            <w:pPr>
              <w:pStyle w:val="30"/>
            </w:pPr>
          </w:p>
        </w:tc>
        <w:tc>
          <w:tcPr>
            <w:tcW w:w="700" w:type="pct"/>
            <w:shd w:val="clear" w:color="auto" w:fill="FFFFFF"/>
            <w:vAlign w:val="center"/>
          </w:tcPr>
          <w:p w14:paraId="37F85B3C">
            <w:pPr>
              <w:pStyle w:val="30"/>
            </w:pPr>
            <w:r>
              <w:rPr>
                <w:rFonts w:hint="eastAsia"/>
              </w:rPr>
              <w:t>基金领域亮灯数量年度看板</w:t>
            </w:r>
          </w:p>
        </w:tc>
        <w:tc>
          <w:tcPr>
            <w:tcW w:w="422" w:type="pct"/>
            <w:shd w:val="clear" w:color="auto" w:fill="FFFFFF"/>
            <w:vAlign w:val="center"/>
          </w:tcPr>
          <w:p w14:paraId="4DD0E609">
            <w:pPr>
              <w:pStyle w:val="30"/>
            </w:pPr>
            <w:r>
              <w:rPr>
                <w:rFonts w:hint="eastAsia"/>
              </w:rPr>
              <w:t>缺少数据规则</w:t>
            </w:r>
          </w:p>
        </w:tc>
        <w:tc>
          <w:tcPr>
            <w:tcW w:w="2964" w:type="pct"/>
            <w:shd w:val="clear" w:color="auto" w:fill="FFFFFF"/>
            <w:vAlign w:val="center"/>
          </w:tcPr>
          <w:p w14:paraId="6215CDEB">
            <w:pPr>
              <w:pStyle w:val="30"/>
            </w:pPr>
            <w:r>
              <w:rPr>
                <w:rFonts w:hint="eastAsia"/>
              </w:rPr>
              <w:t>完善以年度为单位，根据企业基金风险的预警内容制作相应数据看板，新增弹窗展现国资委整体在所选年度基金领域的亮灯详情。测试看板中数据内容的准确性及完整性。针对企业相关数据，对全面风险中的基金风险领域的风险指标配置功能项进行完善，并针对该领域看板中的指标进行指标设置、公式设置、指标校验等内容。</w:t>
            </w:r>
          </w:p>
        </w:tc>
      </w:tr>
      <w:tr w14:paraId="2655F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55" w:hRule="atLeast"/>
          <w:jc w:val="center"/>
        </w:trPr>
        <w:tc>
          <w:tcPr>
            <w:tcW w:w="353" w:type="pct"/>
            <w:vMerge w:val="continue"/>
            <w:vAlign w:val="center"/>
          </w:tcPr>
          <w:p w14:paraId="3167932A">
            <w:pPr>
              <w:pStyle w:val="30"/>
            </w:pPr>
          </w:p>
        </w:tc>
        <w:tc>
          <w:tcPr>
            <w:tcW w:w="558" w:type="pct"/>
            <w:vMerge w:val="restart"/>
            <w:shd w:val="clear" w:color="auto" w:fill="FFFFFF"/>
            <w:vAlign w:val="center"/>
          </w:tcPr>
          <w:p w14:paraId="6D8573D1">
            <w:pPr>
              <w:pStyle w:val="30"/>
            </w:pPr>
            <w:r>
              <w:rPr>
                <w:rFonts w:hint="eastAsia"/>
              </w:rPr>
              <w:t>金融领域看板</w:t>
            </w:r>
          </w:p>
        </w:tc>
        <w:tc>
          <w:tcPr>
            <w:tcW w:w="700" w:type="pct"/>
            <w:shd w:val="clear" w:color="auto" w:fill="FFFFFF"/>
            <w:vAlign w:val="center"/>
          </w:tcPr>
          <w:p w14:paraId="33B916A8">
            <w:pPr>
              <w:pStyle w:val="30"/>
            </w:pPr>
            <w:r>
              <w:rPr>
                <w:rFonts w:hint="eastAsia"/>
              </w:rPr>
              <w:t>金融企业风险总览</w:t>
            </w:r>
          </w:p>
        </w:tc>
        <w:tc>
          <w:tcPr>
            <w:tcW w:w="422" w:type="pct"/>
            <w:shd w:val="clear" w:color="auto" w:fill="FFFFFF"/>
            <w:vAlign w:val="center"/>
          </w:tcPr>
          <w:p w14:paraId="5EA6FD14">
            <w:pPr>
              <w:pStyle w:val="30"/>
            </w:pPr>
            <w:r>
              <w:rPr>
                <w:rFonts w:hint="eastAsia"/>
              </w:rPr>
              <w:t>缺少数据规则</w:t>
            </w:r>
          </w:p>
        </w:tc>
        <w:tc>
          <w:tcPr>
            <w:tcW w:w="2964" w:type="pct"/>
            <w:shd w:val="clear" w:color="auto" w:fill="FFFFFF"/>
            <w:vAlign w:val="center"/>
          </w:tcPr>
          <w:p w14:paraId="4747BE22">
            <w:pPr>
              <w:pStyle w:val="30"/>
            </w:pPr>
            <w:r>
              <w:t>对国资委监管金融企业风险情况进行梳理、运算、整合，完善并制作国资委金融企业总览预警看板，新增展现国资委金融企业整体风险情况。测试看板中数据内容的准确性及完整性。</w:t>
            </w:r>
          </w:p>
        </w:tc>
      </w:tr>
      <w:tr w14:paraId="2DFAA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4C0AF6DE">
            <w:pPr>
              <w:pStyle w:val="30"/>
            </w:pPr>
          </w:p>
        </w:tc>
        <w:tc>
          <w:tcPr>
            <w:tcW w:w="558" w:type="pct"/>
            <w:vMerge w:val="continue"/>
            <w:vAlign w:val="center"/>
          </w:tcPr>
          <w:p w14:paraId="5BAD8361">
            <w:pPr>
              <w:pStyle w:val="30"/>
            </w:pPr>
          </w:p>
        </w:tc>
        <w:tc>
          <w:tcPr>
            <w:tcW w:w="700" w:type="pct"/>
            <w:shd w:val="clear" w:color="auto" w:fill="FFFFFF"/>
            <w:vAlign w:val="center"/>
          </w:tcPr>
          <w:p w14:paraId="2A960D30">
            <w:pPr>
              <w:pStyle w:val="30"/>
            </w:pPr>
            <w:r>
              <w:rPr>
                <w:rFonts w:hint="eastAsia"/>
              </w:rPr>
              <w:t>银行类企业风险地图</w:t>
            </w:r>
          </w:p>
        </w:tc>
        <w:tc>
          <w:tcPr>
            <w:tcW w:w="422" w:type="pct"/>
            <w:shd w:val="clear" w:color="auto" w:fill="FFFFFF"/>
            <w:vAlign w:val="center"/>
          </w:tcPr>
          <w:p w14:paraId="5984A1F5">
            <w:pPr>
              <w:pStyle w:val="30"/>
            </w:pPr>
            <w:r>
              <w:rPr>
                <w:rFonts w:hint="eastAsia"/>
              </w:rPr>
              <w:t>缺少数据规则</w:t>
            </w:r>
          </w:p>
        </w:tc>
        <w:tc>
          <w:tcPr>
            <w:tcW w:w="2964" w:type="pct"/>
            <w:shd w:val="clear" w:color="auto" w:fill="FFFFFF"/>
            <w:vAlign w:val="center"/>
          </w:tcPr>
          <w:p w14:paraId="504624B2">
            <w:pPr>
              <w:pStyle w:val="30"/>
            </w:pPr>
            <w:r>
              <w:t>完善对国资委监管银行类企业风险情况进行梳理、运算、整合，并以月度为单位制作银行——按风险地图查看风险看板，新增展现银行类企业的风险整体情况。测试看板中数据内容的准确性及完整性。</w:t>
            </w:r>
          </w:p>
        </w:tc>
      </w:tr>
      <w:tr w14:paraId="3E12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031A0C20">
            <w:pPr>
              <w:pStyle w:val="30"/>
            </w:pPr>
          </w:p>
        </w:tc>
        <w:tc>
          <w:tcPr>
            <w:tcW w:w="558" w:type="pct"/>
            <w:vMerge w:val="continue"/>
            <w:vAlign w:val="center"/>
          </w:tcPr>
          <w:p w14:paraId="194FCEAA">
            <w:pPr>
              <w:pStyle w:val="30"/>
            </w:pPr>
          </w:p>
        </w:tc>
        <w:tc>
          <w:tcPr>
            <w:tcW w:w="700" w:type="pct"/>
            <w:shd w:val="clear" w:color="auto" w:fill="FFFFFF"/>
            <w:vAlign w:val="center"/>
          </w:tcPr>
          <w:p w14:paraId="25B81B97">
            <w:pPr>
              <w:pStyle w:val="30"/>
            </w:pPr>
            <w:r>
              <w:rPr>
                <w:rFonts w:hint="eastAsia"/>
              </w:rPr>
              <w:t>银行类企业亮灯结果</w:t>
            </w:r>
          </w:p>
        </w:tc>
        <w:tc>
          <w:tcPr>
            <w:tcW w:w="422" w:type="pct"/>
            <w:shd w:val="clear" w:color="auto" w:fill="FFFFFF"/>
            <w:vAlign w:val="center"/>
          </w:tcPr>
          <w:p w14:paraId="23073371">
            <w:pPr>
              <w:pStyle w:val="30"/>
            </w:pPr>
            <w:r>
              <w:rPr>
                <w:rFonts w:hint="eastAsia"/>
              </w:rPr>
              <w:t>缺少数据规则</w:t>
            </w:r>
          </w:p>
        </w:tc>
        <w:tc>
          <w:tcPr>
            <w:tcW w:w="2964" w:type="pct"/>
            <w:shd w:val="clear" w:color="auto" w:fill="FFFFFF"/>
            <w:vAlign w:val="center"/>
          </w:tcPr>
          <w:p w14:paraId="664D49BE">
            <w:pPr>
              <w:pStyle w:val="30"/>
            </w:pPr>
            <w:r>
              <w:t>对国资委监管银行类企业风险情况进行梳理、运算、整合，完善以月度为单位制作银行——按亮灯结果查看月度看板，新增展现银行类企业组成风险R值的各项指标的数值及亮灯详情。测试看板中数据内容的准确性及完整性。</w:t>
            </w:r>
          </w:p>
        </w:tc>
      </w:tr>
      <w:tr w14:paraId="0B881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7911AFDA">
            <w:pPr>
              <w:pStyle w:val="30"/>
            </w:pPr>
          </w:p>
        </w:tc>
        <w:tc>
          <w:tcPr>
            <w:tcW w:w="558" w:type="pct"/>
            <w:vMerge w:val="continue"/>
            <w:vAlign w:val="center"/>
          </w:tcPr>
          <w:p w14:paraId="36943A6D">
            <w:pPr>
              <w:pStyle w:val="30"/>
            </w:pPr>
          </w:p>
        </w:tc>
        <w:tc>
          <w:tcPr>
            <w:tcW w:w="700" w:type="pct"/>
            <w:shd w:val="clear" w:color="auto" w:fill="FFFFFF"/>
            <w:vAlign w:val="center"/>
          </w:tcPr>
          <w:p w14:paraId="6F9247BA">
            <w:pPr>
              <w:pStyle w:val="30"/>
            </w:pPr>
            <w:r>
              <w:rPr>
                <w:rFonts w:hint="eastAsia"/>
              </w:rPr>
              <w:t>证券类企业风险地图</w:t>
            </w:r>
          </w:p>
        </w:tc>
        <w:tc>
          <w:tcPr>
            <w:tcW w:w="422" w:type="pct"/>
            <w:shd w:val="clear" w:color="auto" w:fill="FFFFFF"/>
            <w:vAlign w:val="center"/>
          </w:tcPr>
          <w:p w14:paraId="59D6AC7F">
            <w:pPr>
              <w:pStyle w:val="30"/>
            </w:pPr>
            <w:r>
              <w:rPr>
                <w:rFonts w:hint="eastAsia"/>
              </w:rPr>
              <w:t>缺少数据规则</w:t>
            </w:r>
          </w:p>
        </w:tc>
        <w:tc>
          <w:tcPr>
            <w:tcW w:w="2964" w:type="pct"/>
            <w:shd w:val="clear" w:color="auto" w:fill="FFFFFF"/>
            <w:vAlign w:val="center"/>
          </w:tcPr>
          <w:p w14:paraId="1BA45CC8">
            <w:pPr>
              <w:pStyle w:val="30"/>
            </w:pPr>
            <w:r>
              <w:t>完善对国资委监管证券类企业风险情况进行梳理、运算、整合，并以月度为单位制作证券——按风险地图查看风险看板，新增展现证券类企业的风险整体情况。测试看板中数据内容的准确性及完整性。</w:t>
            </w:r>
          </w:p>
        </w:tc>
      </w:tr>
      <w:tr w14:paraId="2D713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7E6349E9">
            <w:pPr>
              <w:pStyle w:val="30"/>
            </w:pPr>
          </w:p>
        </w:tc>
        <w:tc>
          <w:tcPr>
            <w:tcW w:w="558" w:type="pct"/>
            <w:vMerge w:val="continue"/>
            <w:vAlign w:val="center"/>
          </w:tcPr>
          <w:p w14:paraId="42175E3D">
            <w:pPr>
              <w:pStyle w:val="30"/>
            </w:pPr>
          </w:p>
        </w:tc>
        <w:tc>
          <w:tcPr>
            <w:tcW w:w="700" w:type="pct"/>
            <w:shd w:val="clear" w:color="auto" w:fill="FFFFFF"/>
            <w:vAlign w:val="center"/>
          </w:tcPr>
          <w:p w14:paraId="158727E6">
            <w:pPr>
              <w:pStyle w:val="30"/>
            </w:pPr>
            <w:r>
              <w:rPr>
                <w:rFonts w:hint="eastAsia"/>
              </w:rPr>
              <w:t>证券类企业亮灯结果</w:t>
            </w:r>
          </w:p>
        </w:tc>
        <w:tc>
          <w:tcPr>
            <w:tcW w:w="422" w:type="pct"/>
            <w:shd w:val="clear" w:color="auto" w:fill="FFFFFF"/>
            <w:vAlign w:val="center"/>
          </w:tcPr>
          <w:p w14:paraId="7D125EF2">
            <w:pPr>
              <w:pStyle w:val="30"/>
            </w:pPr>
            <w:r>
              <w:rPr>
                <w:rFonts w:hint="eastAsia"/>
              </w:rPr>
              <w:t>缺少数据规则</w:t>
            </w:r>
          </w:p>
        </w:tc>
        <w:tc>
          <w:tcPr>
            <w:tcW w:w="2964" w:type="pct"/>
            <w:shd w:val="clear" w:color="auto" w:fill="FFFFFF"/>
            <w:vAlign w:val="center"/>
          </w:tcPr>
          <w:p w14:paraId="44D15330">
            <w:pPr>
              <w:pStyle w:val="30"/>
            </w:pPr>
            <w:r>
              <w:t>对国资委监管证券类企业风险情况进行梳理、运算、整合，完善以月度为单位制作证券——按亮灯结果查看月度看板，新增展现证券类企业组成风险R值的各项指标的数值及亮灯详情。测试看板中数据内容的准确性及完整性。</w:t>
            </w:r>
          </w:p>
        </w:tc>
      </w:tr>
      <w:tr w14:paraId="41818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6BD351C1">
            <w:pPr>
              <w:pStyle w:val="30"/>
            </w:pPr>
          </w:p>
        </w:tc>
        <w:tc>
          <w:tcPr>
            <w:tcW w:w="558" w:type="pct"/>
            <w:vMerge w:val="continue"/>
            <w:vAlign w:val="center"/>
          </w:tcPr>
          <w:p w14:paraId="24F44A08">
            <w:pPr>
              <w:pStyle w:val="30"/>
            </w:pPr>
          </w:p>
        </w:tc>
        <w:tc>
          <w:tcPr>
            <w:tcW w:w="700" w:type="pct"/>
            <w:shd w:val="clear" w:color="auto" w:fill="FFFFFF"/>
            <w:vAlign w:val="center"/>
          </w:tcPr>
          <w:p w14:paraId="4AC8E48E">
            <w:pPr>
              <w:pStyle w:val="30"/>
            </w:pPr>
            <w:r>
              <w:rPr>
                <w:rFonts w:hint="eastAsia"/>
              </w:rPr>
              <w:t>保险类企业风险地图</w:t>
            </w:r>
          </w:p>
        </w:tc>
        <w:tc>
          <w:tcPr>
            <w:tcW w:w="422" w:type="pct"/>
            <w:shd w:val="clear" w:color="auto" w:fill="FFFFFF"/>
            <w:vAlign w:val="center"/>
          </w:tcPr>
          <w:p w14:paraId="17F4F8A6">
            <w:pPr>
              <w:pStyle w:val="30"/>
            </w:pPr>
            <w:r>
              <w:rPr>
                <w:rFonts w:hint="eastAsia"/>
              </w:rPr>
              <w:t>缺少数据规则</w:t>
            </w:r>
          </w:p>
        </w:tc>
        <w:tc>
          <w:tcPr>
            <w:tcW w:w="2964" w:type="pct"/>
            <w:shd w:val="clear" w:color="auto" w:fill="FFFFFF"/>
            <w:vAlign w:val="center"/>
          </w:tcPr>
          <w:p w14:paraId="2BF3C2B6">
            <w:pPr>
              <w:pStyle w:val="30"/>
            </w:pPr>
            <w:r>
              <w:t>对国资委监管保险类企业风险情况进行梳理、运算、整合，完善以月度为单位制作保险——按风险地图查看风险看板，新增展现保险类企业的风险整体情况。测试看板中数据内容的准确性及完整性。</w:t>
            </w:r>
          </w:p>
        </w:tc>
      </w:tr>
      <w:tr w14:paraId="39F31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205BA773">
            <w:pPr>
              <w:pStyle w:val="30"/>
            </w:pPr>
          </w:p>
        </w:tc>
        <w:tc>
          <w:tcPr>
            <w:tcW w:w="558" w:type="pct"/>
            <w:vMerge w:val="continue"/>
            <w:vAlign w:val="center"/>
          </w:tcPr>
          <w:p w14:paraId="7733B48D">
            <w:pPr>
              <w:pStyle w:val="30"/>
            </w:pPr>
          </w:p>
        </w:tc>
        <w:tc>
          <w:tcPr>
            <w:tcW w:w="700" w:type="pct"/>
            <w:shd w:val="clear" w:color="auto" w:fill="FFFFFF"/>
            <w:vAlign w:val="center"/>
          </w:tcPr>
          <w:p w14:paraId="15A273E5">
            <w:pPr>
              <w:pStyle w:val="30"/>
            </w:pPr>
            <w:r>
              <w:rPr>
                <w:rFonts w:hint="eastAsia"/>
              </w:rPr>
              <w:t>保险类企业亮灯结果</w:t>
            </w:r>
          </w:p>
        </w:tc>
        <w:tc>
          <w:tcPr>
            <w:tcW w:w="422" w:type="pct"/>
            <w:shd w:val="clear" w:color="auto" w:fill="FFFFFF"/>
            <w:vAlign w:val="center"/>
          </w:tcPr>
          <w:p w14:paraId="1444D69C">
            <w:pPr>
              <w:pStyle w:val="30"/>
            </w:pPr>
            <w:r>
              <w:rPr>
                <w:rFonts w:hint="eastAsia"/>
              </w:rPr>
              <w:t>缺少数据规则</w:t>
            </w:r>
          </w:p>
        </w:tc>
        <w:tc>
          <w:tcPr>
            <w:tcW w:w="2964" w:type="pct"/>
            <w:shd w:val="clear" w:color="auto" w:fill="FFFFFF"/>
            <w:vAlign w:val="center"/>
          </w:tcPr>
          <w:p w14:paraId="2FE9DDEA">
            <w:pPr>
              <w:pStyle w:val="30"/>
            </w:pPr>
            <w:r>
              <w:t>对国资委监管保险类企业风险情况进行梳理、运算、整合，完善以月度为单位制作保险——按亮灯结果查看月度看板，新增展现保险类企业组成风险R值的各项指标的数值及亮灯详情。测试看板中数据内容的准确性及完整性。</w:t>
            </w:r>
          </w:p>
        </w:tc>
      </w:tr>
      <w:tr w14:paraId="21953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3E198B8B">
            <w:pPr>
              <w:pStyle w:val="30"/>
            </w:pPr>
          </w:p>
        </w:tc>
        <w:tc>
          <w:tcPr>
            <w:tcW w:w="558" w:type="pct"/>
            <w:vMerge w:val="continue"/>
            <w:vAlign w:val="center"/>
          </w:tcPr>
          <w:p w14:paraId="750B362C">
            <w:pPr>
              <w:pStyle w:val="30"/>
            </w:pPr>
          </w:p>
        </w:tc>
        <w:tc>
          <w:tcPr>
            <w:tcW w:w="700" w:type="pct"/>
            <w:shd w:val="clear" w:color="auto" w:fill="FFFFFF"/>
            <w:vAlign w:val="center"/>
          </w:tcPr>
          <w:p w14:paraId="4A2A3EA7">
            <w:pPr>
              <w:pStyle w:val="30"/>
            </w:pPr>
            <w:r>
              <w:rPr>
                <w:rFonts w:hint="eastAsia"/>
              </w:rPr>
              <w:t>财务公司类企业风险地图</w:t>
            </w:r>
          </w:p>
        </w:tc>
        <w:tc>
          <w:tcPr>
            <w:tcW w:w="422" w:type="pct"/>
            <w:shd w:val="clear" w:color="auto" w:fill="FFFFFF"/>
            <w:vAlign w:val="center"/>
          </w:tcPr>
          <w:p w14:paraId="51B2727F">
            <w:pPr>
              <w:pStyle w:val="30"/>
            </w:pPr>
            <w:r>
              <w:rPr>
                <w:rFonts w:hint="eastAsia"/>
              </w:rPr>
              <w:t>缺少数据规则</w:t>
            </w:r>
          </w:p>
        </w:tc>
        <w:tc>
          <w:tcPr>
            <w:tcW w:w="2964" w:type="pct"/>
            <w:shd w:val="clear" w:color="auto" w:fill="FFFFFF"/>
            <w:vAlign w:val="center"/>
          </w:tcPr>
          <w:p w14:paraId="45DF4635">
            <w:pPr>
              <w:pStyle w:val="30"/>
            </w:pPr>
            <w:r>
              <w:t>对国资委监管财务公司类企业风险情况进行梳理、运算、整合，完善以月度为单位制作财务公司——按风险地图查看风险看板，新增展现财务公司类企业的风险整体情况。测试看板中数据内容的准确性及完整性。</w:t>
            </w:r>
          </w:p>
        </w:tc>
      </w:tr>
      <w:tr w14:paraId="62922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7396EC94">
            <w:pPr>
              <w:pStyle w:val="30"/>
            </w:pPr>
          </w:p>
        </w:tc>
        <w:tc>
          <w:tcPr>
            <w:tcW w:w="558" w:type="pct"/>
            <w:vMerge w:val="continue"/>
            <w:vAlign w:val="center"/>
          </w:tcPr>
          <w:p w14:paraId="7FFEE7DE">
            <w:pPr>
              <w:pStyle w:val="30"/>
            </w:pPr>
          </w:p>
        </w:tc>
        <w:tc>
          <w:tcPr>
            <w:tcW w:w="700" w:type="pct"/>
            <w:shd w:val="clear" w:color="auto" w:fill="FFFFFF"/>
            <w:vAlign w:val="center"/>
          </w:tcPr>
          <w:p w14:paraId="71122475">
            <w:pPr>
              <w:pStyle w:val="30"/>
            </w:pPr>
            <w:r>
              <w:rPr>
                <w:rFonts w:hint="eastAsia"/>
              </w:rPr>
              <w:t>财务公司类企业亮灯结果</w:t>
            </w:r>
          </w:p>
        </w:tc>
        <w:tc>
          <w:tcPr>
            <w:tcW w:w="422" w:type="pct"/>
            <w:shd w:val="clear" w:color="auto" w:fill="FFFFFF"/>
            <w:vAlign w:val="center"/>
          </w:tcPr>
          <w:p w14:paraId="600DA399">
            <w:pPr>
              <w:pStyle w:val="30"/>
            </w:pPr>
            <w:r>
              <w:rPr>
                <w:rFonts w:hint="eastAsia"/>
              </w:rPr>
              <w:t>缺少数据规则</w:t>
            </w:r>
          </w:p>
        </w:tc>
        <w:tc>
          <w:tcPr>
            <w:tcW w:w="2964" w:type="pct"/>
            <w:shd w:val="clear" w:color="auto" w:fill="FFFFFF"/>
            <w:vAlign w:val="center"/>
          </w:tcPr>
          <w:p w14:paraId="064A119B">
            <w:pPr>
              <w:pStyle w:val="30"/>
            </w:pPr>
            <w:r>
              <w:t>对国资委监管财务公司类企业风险情况进行梳理、运算、整合，完善以月度为单位制作财务公司——按亮灯结果查看月度看板，新增展现财务公司类企业组成风险R值的各项指标的数值及亮灯详情。测试看板中数据内容的准确性及完整性。</w:t>
            </w:r>
          </w:p>
        </w:tc>
      </w:tr>
      <w:tr w14:paraId="45324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1BC0EFAF">
            <w:pPr>
              <w:pStyle w:val="30"/>
            </w:pPr>
          </w:p>
        </w:tc>
        <w:tc>
          <w:tcPr>
            <w:tcW w:w="558" w:type="pct"/>
            <w:vMerge w:val="continue"/>
            <w:vAlign w:val="center"/>
          </w:tcPr>
          <w:p w14:paraId="53B7C79E">
            <w:pPr>
              <w:pStyle w:val="30"/>
            </w:pPr>
          </w:p>
        </w:tc>
        <w:tc>
          <w:tcPr>
            <w:tcW w:w="700" w:type="pct"/>
            <w:shd w:val="clear" w:color="auto" w:fill="FFFFFF"/>
            <w:vAlign w:val="center"/>
          </w:tcPr>
          <w:p w14:paraId="4C71D755">
            <w:pPr>
              <w:pStyle w:val="30"/>
            </w:pPr>
            <w:r>
              <w:rPr>
                <w:rFonts w:hint="eastAsia"/>
              </w:rPr>
              <w:t>财务公司类企业综合R值亮灯分析</w:t>
            </w:r>
          </w:p>
        </w:tc>
        <w:tc>
          <w:tcPr>
            <w:tcW w:w="422" w:type="pct"/>
            <w:shd w:val="clear" w:color="auto" w:fill="FFFFFF"/>
            <w:vAlign w:val="center"/>
          </w:tcPr>
          <w:p w14:paraId="465EB70A">
            <w:pPr>
              <w:pStyle w:val="30"/>
            </w:pPr>
            <w:r>
              <w:rPr>
                <w:rFonts w:hint="eastAsia"/>
              </w:rPr>
              <w:t>缺少数据规则</w:t>
            </w:r>
          </w:p>
        </w:tc>
        <w:tc>
          <w:tcPr>
            <w:tcW w:w="2964" w:type="pct"/>
            <w:shd w:val="clear" w:color="auto" w:fill="FFFFFF"/>
            <w:vAlign w:val="center"/>
          </w:tcPr>
          <w:p w14:paraId="3AA0C856">
            <w:pPr>
              <w:pStyle w:val="30"/>
            </w:pPr>
            <w:r>
              <w:t>对国资委监管财务公司类企业风险情况进行梳理、运算、整合，完善以月度为单位制作财务公司——综合R值亮灯分析月度看板，新增包括：通过树状图的形式对财务公司类企业风险指标进行展示。测试看板中数据内容的准确性及完整性。</w:t>
            </w:r>
          </w:p>
        </w:tc>
      </w:tr>
      <w:tr w14:paraId="68478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35B0B297">
            <w:pPr>
              <w:pStyle w:val="30"/>
            </w:pPr>
          </w:p>
        </w:tc>
        <w:tc>
          <w:tcPr>
            <w:tcW w:w="558" w:type="pct"/>
            <w:vMerge w:val="continue"/>
            <w:vAlign w:val="center"/>
          </w:tcPr>
          <w:p w14:paraId="56C0291D">
            <w:pPr>
              <w:pStyle w:val="30"/>
            </w:pPr>
          </w:p>
        </w:tc>
        <w:tc>
          <w:tcPr>
            <w:tcW w:w="700" w:type="pct"/>
            <w:shd w:val="clear" w:color="auto" w:fill="FFFFFF"/>
            <w:vAlign w:val="center"/>
          </w:tcPr>
          <w:p w14:paraId="24F62AB5">
            <w:pPr>
              <w:pStyle w:val="30"/>
            </w:pPr>
            <w:r>
              <w:rPr>
                <w:rFonts w:hint="eastAsia"/>
              </w:rPr>
              <w:t>信托公司类企业风险地图</w:t>
            </w:r>
          </w:p>
        </w:tc>
        <w:tc>
          <w:tcPr>
            <w:tcW w:w="422" w:type="pct"/>
            <w:shd w:val="clear" w:color="auto" w:fill="FFFFFF"/>
            <w:vAlign w:val="center"/>
          </w:tcPr>
          <w:p w14:paraId="12D12E2F">
            <w:pPr>
              <w:pStyle w:val="30"/>
            </w:pPr>
            <w:r>
              <w:rPr>
                <w:rFonts w:hint="eastAsia"/>
              </w:rPr>
              <w:t>缺少数据规则</w:t>
            </w:r>
          </w:p>
        </w:tc>
        <w:tc>
          <w:tcPr>
            <w:tcW w:w="2964" w:type="pct"/>
            <w:shd w:val="clear" w:color="auto" w:fill="FFFFFF"/>
            <w:vAlign w:val="center"/>
          </w:tcPr>
          <w:p w14:paraId="7DE57F09">
            <w:pPr>
              <w:pStyle w:val="30"/>
            </w:pPr>
            <w:r>
              <w:t>对国资委监管信托公司类企业风险情况进行梳理、运算、整合，完善以月度为单位制作信托公司——按风险地图查看风险看板，新增展现信托公司类企业的风险整体情况。测试看板中数据内容的准确性及完整性。</w:t>
            </w:r>
          </w:p>
        </w:tc>
      </w:tr>
      <w:tr w14:paraId="75995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1ABE116D">
            <w:pPr>
              <w:pStyle w:val="30"/>
            </w:pPr>
          </w:p>
        </w:tc>
        <w:tc>
          <w:tcPr>
            <w:tcW w:w="558" w:type="pct"/>
            <w:vMerge w:val="continue"/>
            <w:vAlign w:val="center"/>
          </w:tcPr>
          <w:p w14:paraId="08AF467D">
            <w:pPr>
              <w:pStyle w:val="30"/>
            </w:pPr>
          </w:p>
        </w:tc>
        <w:tc>
          <w:tcPr>
            <w:tcW w:w="700" w:type="pct"/>
            <w:shd w:val="clear" w:color="auto" w:fill="FFFFFF"/>
            <w:vAlign w:val="center"/>
          </w:tcPr>
          <w:p w14:paraId="472FCC40">
            <w:pPr>
              <w:pStyle w:val="30"/>
            </w:pPr>
            <w:r>
              <w:rPr>
                <w:rFonts w:hint="eastAsia"/>
              </w:rPr>
              <w:t>信托公司类企业亮灯结果</w:t>
            </w:r>
          </w:p>
        </w:tc>
        <w:tc>
          <w:tcPr>
            <w:tcW w:w="422" w:type="pct"/>
            <w:shd w:val="clear" w:color="auto" w:fill="FFFFFF"/>
            <w:vAlign w:val="center"/>
          </w:tcPr>
          <w:p w14:paraId="0FBB9EDA">
            <w:pPr>
              <w:pStyle w:val="30"/>
            </w:pPr>
            <w:r>
              <w:rPr>
                <w:rFonts w:hint="eastAsia"/>
              </w:rPr>
              <w:t>缺少数据规则</w:t>
            </w:r>
          </w:p>
        </w:tc>
        <w:tc>
          <w:tcPr>
            <w:tcW w:w="2964" w:type="pct"/>
            <w:shd w:val="clear" w:color="auto" w:fill="FFFFFF"/>
            <w:vAlign w:val="center"/>
          </w:tcPr>
          <w:p w14:paraId="2BC9BE61">
            <w:pPr>
              <w:pStyle w:val="30"/>
            </w:pPr>
            <w:r>
              <w:t>对国资委监管信托公司类企业风险情况进行梳理、运算、整合，完善以月度为单位制作信托公司——按亮灯结果查看月度看板，新增展现信托公司类企业组成风险R值的各项指标的数值及亮灯详情。测试看板中数据内容的准确性及完整性。</w:t>
            </w:r>
          </w:p>
        </w:tc>
      </w:tr>
      <w:tr w14:paraId="7CAD5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16AC351C">
            <w:pPr>
              <w:pStyle w:val="30"/>
            </w:pPr>
          </w:p>
        </w:tc>
        <w:tc>
          <w:tcPr>
            <w:tcW w:w="558" w:type="pct"/>
            <w:vMerge w:val="continue"/>
            <w:vAlign w:val="center"/>
          </w:tcPr>
          <w:p w14:paraId="677E2200">
            <w:pPr>
              <w:pStyle w:val="30"/>
            </w:pPr>
          </w:p>
        </w:tc>
        <w:tc>
          <w:tcPr>
            <w:tcW w:w="700" w:type="pct"/>
            <w:shd w:val="clear" w:color="auto" w:fill="FFFFFF"/>
            <w:vAlign w:val="center"/>
          </w:tcPr>
          <w:p w14:paraId="6CEB47FE">
            <w:pPr>
              <w:pStyle w:val="30"/>
            </w:pPr>
            <w:r>
              <w:rPr>
                <w:rFonts w:hint="eastAsia"/>
              </w:rPr>
              <w:t>信托公司类企业业务行业集中度分析</w:t>
            </w:r>
          </w:p>
        </w:tc>
        <w:tc>
          <w:tcPr>
            <w:tcW w:w="422" w:type="pct"/>
            <w:shd w:val="clear" w:color="auto" w:fill="FFFFFF"/>
            <w:vAlign w:val="center"/>
          </w:tcPr>
          <w:p w14:paraId="1935CDFE">
            <w:pPr>
              <w:pStyle w:val="30"/>
            </w:pPr>
            <w:r>
              <w:rPr>
                <w:rFonts w:hint="eastAsia"/>
              </w:rPr>
              <w:t>缺少数据规则</w:t>
            </w:r>
          </w:p>
        </w:tc>
        <w:tc>
          <w:tcPr>
            <w:tcW w:w="2964" w:type="pct"/>
            <w:shd w:val="clear" w:color="auto" w:fill="FFFFFF"/>
            <w:vAlign w:val="center"/>
          </w:tcPr>
          <w:p w14:paraId="402C4059">
            <w:pPr>
              <w:pStyle w:val="30"/>
            </w:pPr>
            <w:r>
              <w:t>信托业务行业集中度分析，并以季度为单位制作行业集中度分布，新增展现信托公司业务的行业分布情况。</w:t>
            </w:r>
          </w:p>
        </w:tc>
      </w:tr>
      <w:tr w14:paraId="7DE1A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55" w:hRule="atLeast"/>
          <w:jc w:val="center"/>
        </w:trPr>
        <w:tc>
          <w:tcPr>
            <w:tcW w:w="353" w:type="pct"/>
            <w:vMerge w:val="continue"/>
            <w:vAlign w:val="center"/>
          </w:tcPr>
          <w:p w14:paraId="21DDDA61">
            <w:pPr>
              <w:pStyle w:val="30"/>
            </w:pPr>
          </w:p>
        </w:tc>
        <w:tc>
          <w:tcPr>
            <w:tcW w:w="558" w:type="pct"/>
            <w:vMerge w:val="continue"/>
            <w:vAlign w:val="center"/>
          </w:tcPr>
          <w:p w14:paraId="570F7528">
            <w:pPr>
              <w:pStyle w:val="30"/>
            </w:pPr>
          </w:p>
        </w:tc>
        <w:tc>
          <w:tcPr>
            <w:tcW w:w="700" w:type="pct"/>
            <w:shd w:val="clear" w:color="auto" w:fill="FFFFFF"/>
            <w:vAlign w:val="center"/>
          </w:tcPr>
          <w:p w14:paraId="070E6909">
            <w:pPr>
              <w:pStyle w:val="30"/>
            </w:pPr>
            <w:r>
              <w:rPr>
                <w:rFonts w:hint="eastAsia"/>
              </w:rPr>
              <w:t>信托公司类企业客户行业集中度分析</w:t>
            </w:r>
          </w:p>
        </w:tc>
        <w:tc>
          <w:tcPr>
            <w:tcW w:w="422" w:type="pct"/>
            <w:shd w:val="clear" w:color="auto" w:fill="FFFFFF"/>
            <w:vAlign w:val="center"/>
          </w:tcPr>
          <w:p w14:paraId="4EE02827">
            <w:pPr>
              <w:pStyle w:val="30"/>
            </w:pPr>
            <w:r>
              <w:rPr>
                <w:rFonts w:hint="eastAsia"/>
              </w:rPr>
              <w:t>缺少数据规则</w:t>
            </w:r>
          </w:p>
        </w:tc>
        <w:tc>
          <w:tcPr>
            <w:tcW w:w="2964" w:type="pct"/>
            <w:shd w:val="clear" w:color="auto" w:fill="FFFFFF"/>
            <w:vAlign w:val="center"/>
          </w:tcPr>
          <w:p w14:paraId="08714E9E">
            <w:pPr>
              <w:pStyle w:val="30"/>
            </w:pPr>
            <w:r>
              <w:t>信托业务客户集中度分析，并以季度为单位制作客户集中度分布（单一客户、单一集团），新增展现信托公司业务的客户集中度情况。</w:t>
            </w:r>
          </w:p>
        </w:tc>
      </w:tr>
      <w:tr w14:paraId="70F74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55B05260">
            <w:pPr>
              <w:pStyle w:val="30"/>
            </w:pPr>
          </w:p>
        </w:tc>
        <w:tc>
          <w:tcPr>
            <w:tcW w:w="558" w:type="pct"/>
            <w:vMerge w:val="continue"/>
            <w:vAlign w:val="center"/>
          </w:tcPr>
          <w:p w14:paraId="68551566">
            <w:pPr>
              <w:pStyle w:val="30"/>
            </w:pPr>
          </w:p>
        </w:tc>
        <w:tc>
          <w:tcPr>
            <w:tcW w:w="700" w:type="pct"/>
            <w:shd w:val="clear" w:color="auto" w:fill="FFFFFF"/>
            <w:vAlign w:val="center"/>
          </w:tcPr>
          <w:p w14:paraId="2322D2CE">
            <w:pPr>
              <w:pStyle w:val="30"/>
            </w:pPr>
            <w:r>
              <w:rPr>
                <w:rFonts w:hint="eastAsia"/>
              </w:rPr>
              <w:t>信托公司类企业综合R值亮灯分析</w:t>
            </w:r>
          </w:p>
        </w:tc>
        <w:tc>
          <w:tcPr>
            <w:tcW w:w="422" w:type="pct"/>
            <w:shd w:val="clear" w:color="auto" w:fill="FFFFFF"/>
            <w:vAlign w:val="center"/>
          </w:tcPr>
          <w:p w14:paraId="09FE0022">
            <w:pPr>
              <w:pStyle w:val="30"/>
            </w:pPr>
            <w:r>
              <w:rPr>
                <w:rFonts w:hint="eastAsia"/>
              </w:rPr>
              <w:t>缺少数据规则</w:t>
            </w:r>
          </w:p>
        </w:tc>
        <w:tc>
          <w:tcPr>
            <w:tcW w:w="2964" w:type="pct"/>
            <w:shd w:val="clear" w:color="auto" w:fill="FFFFFF"/>
            <w:vAlign w:val="center"/>
          </w:tcPr>
          <w:p w14:paraId="7057BCEA">
            <w:pPr>
              <w:pStyle w:val="30"/>
            </w:pPr>
            <w:r>
              <w:t>对国资委监管信托公司类企业风险情况进行梳理、运算、整合，完善以月度为单位制作信托公司——综合R值亮灯分析月度看板，新增包括：通过树状图的形式对信托公司类企业风险指标进行展示。测试看板中数据内容的准确性及完整性。</w:t>
            </w:r>
          </w:p>
        </w:tc>
      </w:tr>
      <w:tr w14:paraId="596E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5AAECA29">
            <w:pPr>
              <w:pStyle w:val="30"/>
            </w:pPr>
          </w:p>
        </w:tc>
        <w:tc>
          <w:tcPr>
            <w:tcW w:w="558" w:type="pct"/>
            <w:vMerge w:val="continue"/>
            <w:vAlign w:val="center"/>
          </w:tcPr>
          <w:p w14:paraId="7E8E5E55">
            <w:pPr>
              <w:pStyle w:val="30"/>
            </w:pPr>
          </w:p>
        </w:tc>
        <w:tc>
          <w:tcPr>
            <w:tcW w:w="700" w:type="pct"/>
            <w:shd w:val="clear" w:color="auto" w:fill="FFFFFF"/>
            <w:vAlign w:val="center"/>
          </w:tcPr>
          <w:p w14:paraId="36C5E21C">
            <w:pPr>
              <w:pStyle w:val="30"/>
            </w:pPr>
            <w:r>
              <w:rPr>
                <w:rFonts w:hint="eastAsia"/>
              </w:rPr>
              <w:t>融资租赁类企业风险地图</w:t>
            </w:r>
          </w:p>
        </w:tc>
        <w:tc>
          <w:tcPr>
            <w:tcW w:w="422" w:type="pct"/>
            <w:shd w:val="clear" w:color="auto" w:fill="FFFFFF"/>
            <w:vAlign w:val="center"/>
          </w:tcPr>
          <w:p w14:paraId="60801021">
            <w:pPr>
              <w:pStyle w:val="30"/>
            </w:pPr>
            <w:r>
              <w:rPr>
                <w:rFonts w:hint="eastAsia"/>
              </w:rPr>
              <w:t>缺少数据规则</w:t>
            </w:r>
          </w:p>
        </w:tc>
        <w:tc>
          <w:tcPr>
            <w:tcW w:w="2964" w:type="pct"/>
            <w:shd w:val="clear" w:color="auto" w:fill="FFFFFF"/>
            <w:vAlign w:val="center"/>
          </w:tcPr>
          <w:p w14:paraId="2BF7B887">
            <w:pPr>
              <w:pStyle w:val="30"/>
            </w:pPr>
            <w:r>
              <w:t>对国资委监管融资租赁类企业风险情况进行梳理、运算、整合，完善以月度为单位制作融资租赁——按风险地图查看风险看板，新增展现融资租赁类企业的风险整体情况。测试看板中数据内容的准确性及完整性。</w:t>
            </w:r>
          </w:p>
        </w:tc>
      </w:tr>
      <w:tr w14:paraId="6556E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0BCDD674">
            <w:pPr>
              <w:pStyle w:val="30"/>
            </w:pPr>
          </w:p>
        </w:tc>
        <w:tc>
          <w:tcPr>
            <w:tcW w:w="558" w:type="pct"/>
            <w:vMerge w:val="continue"/>
            <w:vAlign w:val="center"/>
          </w:tcPr>
          <w:p w14:paraId="72A8E466">
            <w:pPr>
              <w:pStyle w:val="30"/>
            </w:pPr>
          </w:p>
        </w:tc>
        <w:tc>
          <w:tcPr>
            <w:tcW w:w="700" w:type="pct"/>
            <w:shd w:val="clear" w:color="auto" w:fill="FFFFFF"/>
            <w:vAlign w:val="center"/>
          </w:tcPr>
          <w:p w14:paraId="544F091A">
            <w:pPr>
              <w:pStyle w:val="30"/>
            </w:pPr>
            <w:r>
              <w:rPr>
                <w:rFonts w:hint="eastAsia"/>
              </w:rPr>
              <w:t>融资租赁类企业亮灯结果</w:t>
            </w:r>
          </w:p>
        </w:tc>
        <w:tc>
          <w:tcPr>
            <w:tcW w:w="422" w:type="pct"/>
            <w:shd w:val="clear" w:color="auto" w:fill="FFFFFF"/>
            <w:vAlign w:val="center"/>
          </w:tcPr>
          <w:p w14:paraId="771D0195">
            <w:pPr>
              <w:pStyle w:val="30"/>
            </w:pPr>
            <w:r>
              <w:rPr>
                <w:rFonts w:hint="eastAsia"/>
              </w:rPr>
              <w:t>缺少数据规则</w:t>
            </w:r>
          </w:p>
        </w:tc>
        <w:tc>
          <w:tcPr>
            <w:tcW w:w="2964" w:type="pct"/>
            <w:shd w:val="clear" w:color="auto" w:fill="FFFFFF"/>
            <w:vAlign w:val="center"/>
          </w:tcPr>
          <w:p w14:paraId="2ED2BAD9">
            <w:pPr>
              <w:pStyle w:val="30"/>
            </w:pPr>
            <w:r>
              <w:t>对国资委监管融资租赁类企业风险情况进行梳理、运算、整合，完善以月度为单位制作融资租赁——按亮灯结果查看月度看板，新增展现融资租赁类企业组成风险R值的各项指标的数值及亮灯详情。测试看板中数据内容的准确性及完整性。</w:t>
            </w:r>
          </w:p>
        </w:tc>
      </w:tr>
      <w:tr w14:paraId="3062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528CD178">
            <w:pPr>
              <w:pStyle w:val="30"/>
            </w:pPr>
          </w:p>
        </w:tc>
        <w:tc>
          <w:tcPr>
            <w:tcW w:w="558" w:type="pct"/>
            <w:vMerge w:val="continue"/>
            <w:vAlign w:val="center"/>
          </w:tcPr>
          <w:p w14:paraId="7F4CB7CA">
            <w:pPr>
              <w:pStyle w:val="30"/>
            </w:pPr>
          </w:p>
        </w:tc>
        <w:tc>
          <w:tcPr>
            <w:tcW w:w="700" w:type="pct"/>
            <w:shd w:val="clear" w:color="auto" w:fill="FFFFFF"/>
            <w:vAlign w:val="center"/>
          </w:tcPr>
          <w:p w14:paraId="3D33C05C">
            <w:pPr>
              <w:pStyle w:val="30"/>
            </w:pPr>
            <w:r>
              <w:rPr>
                <w:rFonts w:hint="eastAsia"/>
              </w:rPr>
              <w:t>融资租赁类企业业务行业集中度分析</w:t>
            </w:r>
          </w:p>
        </w:tc>
        <w:tc>
          <w:tcPr>
            <w:tcW w:w="422" w:type="pct"/>
            <w:shd w:val="clear" w:color="auto" w:fill="FFFFFF"/>
            <w:vAlign w:val="center"/>
          </w:tcPr>
          <w:p w14:paraId="05676C8E">
            <w:pPr>
              <w:pStyle w:val="30"/>
            </w:pPr>
            <w:r>
              <w:rPr>
                <w:rFonts w:hint="eastAsia"/>
              </w:rPr>
              <w:t>缺少数据规则</w:t>
            </w:r>
          </w:p>
        </w:tc>
        <w:tc>
          <w:tcPr>
            <w:tcW w:w="2964" w:type="pct"/>
            <w:shd w:val="clear" w:color="auto" w:fill="FFFFFF"/>
            <w:vAlign w:val="center"/>
          </w:tcPr>
          <w:p w14:paraId="6BBC42F9">
            <w:pPr>
              <w:pStyle w:val="30"/>
            </w:pPr>
            <w:r>
              <w:t>融资租赁行业集中度分析，并以季度为单位制作行业集中度分布，新增展现融资租赁业务的行业分布情况。</w:t>
            </w:r>
          </w:p>
        </w:tc>
      </w:tr>
      <w:tr w14:paraId="44814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43EE5D20">
            <w:pPr>
              <w:pStyle w:val="30"/>
            </w:pPr>
          </w:p>
        </w:tc>
        <w:tc>
          <w:tcPr>
            <w:tcW w:w="558" w:type="pct"/>
            <w:vMerge w:val="continue"/>
            <w:vAlign w:val="center"/>
          </w:tcPr>
          <w:p w14:paraId="2A777F06">
            <w:pPr>
              <w:pStyle w:val="30"/>
            </w:pPr>
          </w:p>
        </w:tc>
        <w:tc>
          <w:tcPr>
            <w:tcW w:w="700" w:type="pct"/>
            <w:shd w:val="clear" w:color="auto" w:fill="FFFFFF"/>
            <w:vAlign w:val="center"/>
          </w:tcPr>
          <w:p w14:paraId="4550E052">
            <w:pPr>
              <w:pStyle w:val="30"/>
            </w:pPr>
            <w:r>
              <w:rPr>
                <w:rFonts w:hint="eastAsia"/>
              </w:rPr>
              <w:t>融资租赁类企业综合R值亮灯分析</w:t>
            </w:r>
          </w:p>
        </w:tc>
        <w:tc>
          <w:tcPr>
            <w:tcW w:w="422" w:type="pct"/>
            <w:shd w:val="clear" w:color="auto" w:fill="FFFFFF"/>
            <w:vAlign w:val="center"/>
          </w:tcPr>
          <w:p w14:paraId="4ABA8D25">
            <w:pPr>
              <w:pStyle w:val="30"/>
            </w:pPr>
            <w:r>
              <w:rPr>
                <w:rFonts w:hint="eastAsia"/>
              </w:rPr>
              <w:t>缺少数据规则</w:t>
            </w:r>
          </w:p>
        </w:tc>
        <w:tc>
          <w:tcPr>
            <w:tcW w:w="2964" w:type="pct"/>
            <w:shd w:val="clear" w:color="auto" w:fill="FFFFFF"/>
            <w:vAlign w:val="center"/>
          </w:tcPr>
          <w:p w14:paraId="71C598BC">
            <w:pPr>
              <w:pStyle w:val="30"/>
            </w:pPr>
            <w:r>
              <w:t>对国资委监管融资租赁类企业风险情况进行梳理、运算、整合，完善以月度为单位制作融资租赁——综合R值亮灯分析月度看板，新增包括：通过树状图的形式对融资租赁类企业风险指标进行展示。测试看板中数据内容的准确性及完整性。</w:t>
            </w:r>
          </w:p>
        </w:tc>
      </w:tr>
      <w:tr w14:paraId="24766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2F365F7F">
            <w:pPr>
              <w:pStyle w:val="30"/>
            </w:pPr>
          </w:p>
        </w:tc>
        <w:tc>
          <w:tcPr>
            <w:tcW w:w="558" w:type="pct"/>
            <w:vMerge w:val="continue"/>
            <w:vAlign w:val="center"/>
          </w:tcPr>
          <w:p w14:paraId="53FA6400">
            <w:pPr>
              <w:pStyle w:val="30"/>
            </w:pPr>
          </w:p>
        </w:tc>
        <w:tc>
          <w:tcPr>
            <w:tcW w:w="700" w:type="pct"/>
            <w:shd w:val="clear" w:color="auto" w:fill="FFFFFF"/>
            <w:vAlign w:val="center"/>
          </w:tcPr>
          <w:p w14:paraId="47DB3E2C">
            <w:pPr>
              <w:pStyle w:val="30"/>
            </w:pPr>
            <w:r>
              <w:rPr>
                <w:rFonts w:hint="eastAsia"/>
              </w:rPr>
              <w:t>其他金融/投资企业看板</w:t>
            </w:r>
          </w:p>
        </w:tc>
        <w:tc>
          <w:tcPr>
            <w:tcW w:w="422" w:type="pct"/>
            <w:shd w:val="clear" w:color="auto" w:fill="FFFFFF"/>
            <w:vAlign w:val="center"/>
          </w:tcPr>
          <w:p w14:paraId="40ED0696">
            <w:pPr>
              <w:pStyle w:val="30"/>
            </w:pPr>
            <w:r>
              <w:rPr>
                <w:rFonts w:hint="eastAsia"/>
              </w:rPr>
              <w:t>缺少数据规则</w:t>
            </w:r>
          </w:p>
        </w:tc>
        <w:tc>
          <w:tcPr>
            <w:tcW w:w="2964" w:type="pct"/>
            <w:shd w:val="clear" w:color="auto" w:fill="FFFFFF"/>
            <w:vAlign w:val="center"/>
          </w:tcPr>
          <w:p w14:paraId="602271D8">
            <w:pPr>
              <w:pStyle w:val="30"/>
            </w:pPr>
            <w:r>
              <w:t>对国资委监管其他金融/投资企业风险情况进行梳理、运算、整合，完善制作其他金融/投资企业预警看板，新增展现其他金融/投资企业风险预警情况。测试看板中数据内容的准确性及完整性。</w:t>
            </w:r>
          </w:p>
        </w:tc>
      </w:tr>
      <w:tr w14:paraId="2904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restart"/>
            <w:vAlign w:val="center"/>
          </w:tcPr>
          <w:p w14:paraId="6D0DA2AA">
            <w:pPr>
              <w:pStyle w:val="30"/>
            </w:pPr>
            <w:r>
              <w:rPr>
                <w:rFonts w:hint="eastAsia"/>
              </w:rPr>
              <w:t>自动报告</w:t>
            </w:r>
          </w:p>
        </w:tc>
        <w:tc>
          <w:tcPr>
            <w:tcW w:w="558" w:type="pct"/>
            <w:vAlign w:val="center"/>
          </w:tcPr>
          <w:p w14:paraId="3F2642A7">
            <w:pPr>
              <w:pStyle w:val="30"/>
            </w:pPr>
            <w:r>
              <w:rPr>
                <w:rFonts w:hint="eastAsia"/>
              </w:rPr>
              <w:t>集团月度风险自动报告</w:t>
            </w:r>
          </w:p>
        </w:tc>
        <w:tc>
          <w:tcPr>
            <w:tcW w:w="700" w:type="pct"/>
            <w:shd w:val="clear" w:color="auto" w:fill="FFFFFF"/>
            <w:vAlign w:val="center"/>
          </w:tcPr>
          <w:p w14:paraId="39D7D3EA">
            <w:pPr>
              <w:pStyle w:val="30"/>
            </w:pPr>
          </w:p>
        </w:tc>
        <w:tc>
          <w:tcPr>
            <w:tcW w:w="422" w:type="pct"/>
            <w:shd w:val="clear" w:color="auto" w:fill="FFFFFF"/>
            <w:vAlign w:val="center"/>
          </w:tcPr>
          <w:p w14:paraId="27E98A48">
            <w:pPr>
              <w:pStyle w:val="30"/>
            </w:pPr>
            <w:r>
              <w:rPr>
                <w:rFonts w:hint="eastAsia"/>
              </w:rPr>
              <w:t>无该功能</w:t>
            </w:r>
          </w:p>
        </w:tc>
        <w:tc>
          <w:tcPr>
            <w:tcW w:w="2964" w:type="pct"/>
            <w:shd w:val="clear" w:color="auto" w:fill="FFFFFF"/>
            <w:vAlign w:val="center"/>
          </w:tcPr>
          <w:p w14:paraId="456AB091">
            <w:pPr>
              <w:pStyle w:val="30"/>
            </w:pPr>
            <w:r>
              <w:rPr>
                <w:rFonts w:hint="eastAsia"/>
              </w:rPr>
              <w:t>根据用户选定的时间节点，对集团综合R值、风险亮灯、8大风险领域、风险事件情况进行统计，并输出自动报告。该报告包含产业发展类、城市保障类、投资运营类三个类型。</w:t>
            </w:r>
          </w:p>
        </w:tc>
      </w:tr>
      <w:tr w14:paraId="79C90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2C6DF85C">
            <w:pPr>
              <w:pStyle w:val="30"/>
            </w:pPr>
          </w:p>
        </w:tc>
        <w:tc>
          <w:tcPr>
            <w:tcW w:w="558" w:type="pct"/>
            <w:vAlign w:val="center"/>
          </w:tcPr>
          <w:p w14:paraId="11DDB798">
            <w:pPr>
              <w:pStyle w:val="30"/>
            </w:pPr>
            <w:r>
              <w:rPr>
                <w:rFonts w:hint="eastAsia"/>
              </w:rPr>
              <w:t>企业月度风险自动报告</w:t>
            </w:r>
          </w:p>
        </w:tc>
        <w:tc>
          <w:tcPr>
            <w:tcW w:w="700" w:type="pct"/>
            <w:shd w:val="clear" w:color="auto" w:fill="FFFFFF"/>
            <w:vAlign w:val="center"/>
          </w:tcPr>
          <w:p w14:paraId="01D8F15A">
            <w:pPr>
              <w:pStyle w:val="30"/>
            </w:pPr>
          </w:p>
        </w:tc>
        <w:tc>
          <w:tcPr>
            <w:tcW w:w="422" w:type="pct"/>
            <w:shd w:val="clear" w:color="auto" w:fill="FFFFFF"/>
            <w:vAlign w:val="center"/>
          </w:tcPr>
          <w:p w14:paraId="7AAFC6D5">
            <w:pPr>
              <w:pStyle w:val="30"/>
            </w:pPr>
            <w:r>
              <w:rPr>
                <w:rFonts w:hint="eastAsia"/>
              </w:rPr>
              <w:t>无该功能</w:t>
            </w:r>
          </w:p>
        </w:tc>
        <w:tc>
          <w:tcPr>
            <w:tcW w:w="2964" w:type="pct"/>
            <w:shd w:val="clear" w:color="auto" w:fill="FFFFFF"/>
            <w:vAlign w:val="center"/>
          </w:tcPr>
          <w:p w14:paraId="446BE1FA">
            <w:pPr>
              <w:pStyle w:val="30"/>
            </w:pPr>
            <w:r>
              <w:rPr>
                <w:rFonts w:hint="eastAsia"/>
              </w:rPr>
              <w:t>根据用户选定的时间节点，对重点子企业综合R值、风险亮灯、风险事件情况进行统计，并输出自动报告。该报告包含产业发展类、城市保障类、投资运营类、金融服务类四个类型。</w:t>
            </w:r>
          </w:p>
        </w:tc>
      </w:tr>
      <w:tr w14:paraId="33B8E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2F912FEA">
            <w:pPr>
              <w:pStyle w:val="30"/>
            </w:pPr>
          </w:p>
        </w:tc>
        <w:tc>
          <w:tcPr>
            <w:tcW w:w="558" w:type="pct"/>
            <w:vAlign w:val="center"/>
          </w:tcPr>
          <w:p w14:paraId="6FE7F6A7">
            <w:pPr>
              <w:pStyle w:val="30"/>
            </w:pPr>
            <w:r>
              <w:rPr>
                <w:rFonts w:hint="eastAsia"/>
              </w:rPr>
              <w:t>风险问询函自动报告</w:t>
            </w:r>
          </w:p>
        </w:tc>
        <w:tc>
          <w:tcPr>
            <w:tcW w:w="700" w:type="pct"/>
            <w:shd w:val="clear" w:color="auto" w:fill="FFFFFF"/>
            <w:vAlign w:val="center"/>
          </w:tcPr>
          <w:p w14:paraId="30EE4BEC">
            <w:pPr>
              <w:pStyle w:val="30"/>
            </w:pPr>
          </w:p>
        </w:tc>
        <w:tc>
          <w:tcPr>
            <w:tcW w:w="422" w:type="pct"/>
            <w:shd w:val="clear" w:color="auto" w:fill="FFFFFF"/>
            <w:vAlign w:val="center"/>
          </w:tcPr>
          <w:p w14:paraId="40E35BE6">
            <w:pPr>
              <w:pStyle w:val="30"/>
            </w:pPr>
            <w:r>
              <w:rPr>
                <w:rFonts w:hint="eastAsia"/>
              </w:rPr>
              <w:t>无该功能</w:t>
            </w:r>
          </w:p>
        </w:tc>
        <w:tc>
          <w:tcPr>
            <w:tcW w:w="2964" w:type="pct"/>
            <w:shd w:val="clear" w:color="auto" w:fill="FFFFFF"/>
            <w:vAlign w:val="center"/>
          </w:tcPr>
          <w:p w14:paraId="6D49651D">
            <w:pPr>
              <w:pStyle w:val="30"/>
            </w:pPr>
            <w:r>
              <w:rPr>
                <w:rFonts w:hint="eastAsia"/>
              </w:rPr>
              <w:t>根据用户选定的风险事件，对所选风险问询函的类别、风险主体、反馈情况、反馈内容进行统计，并输出自动报告。</w:t>
            </w:r>
          </w:p>
        </w:tc>
      </w:tr>
      <w:tr w14:paraId="16761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140" w:hRule="atLeast"/>
          <w:jc w:val="center"/>
        </w:trPr>
        <w:tc>
          <w:tcPr>
            <w:tcW w:w="353" w:type="pct"/>
            <w:vMerge w:val="continue"/>
            <w:vAlign w:val="center"/>
          </w:tcPr>
          <w:p w14:paraId="584ADC5C">
            <w:pPr>
              <w:pStyle w:val="30"/>
            </w:pPr>
          </w:p>
        </w:tc>
        <w:tc>
          <w:tcPr>
            <w:tcW w:w="558" w:type="pct"/>
            <w:vAlign w:val="center"/>
          </w:tcPr>
          <w:p w14:paraId="4AF4A238">
            <w:pPr>
              <w:pStyle w:val="30"/>
            </w:pPr>
            <w:r>
              <w:rPr>
                <w:rFonts w:hint="eastAsia"/>
              </w:rPr>
              <w:t>重大风险清单自动报告</w:t>
            </w:r>
          </w:p>
        </w:tc>
        <w:tc>
          <w:tcPr>
            <w:tcW w:w="700" w:type="pct"/>
            <w:shd w:val="clear" w:color="auto" w:fill="FFFFFF"/>
            <w:vAlign w:val="center"/>
          </w:tcPr>
          <w:p w14:paraId="26000E4B">
            <w:pPr>
              <w:pStyle w:val="30"/>
            </w:pPr>
          </w:p>
        </w:tc>
        <w:tc>
          <w:tcPr>
            <w:tcW w:w="422" w:type="pct"/>
            <w:shd w:val="clear" w:color="auto" w:fill="FFFFFF"/>
            <w:vAlign w:val="center"/>
          </w:tcPr>
          <w:p w14:paraId="6B3125D1">
            <w:pPr>
              <w:pStyle w:val="30"/>
            </w:pPr>
            <w:r>
              <w:rPr>
                <w:rFonts w:hint="eastAsia"/>
              </w:rPr>
              <w:t>无该功能</w:t>
            </w:r>
          </w:p>
        </w:tc>
        <w:tc>
          <w:tcPr>
            <w:tcW w:w="2964" w:type="pct"/>
            <w:shd w:val="clear" w:color="auto" w:fill="FFFFFF"/>
            <w:vAlign w:val="center"/>
          </w:tcPr>
          <w:p w14:paraId="5784A335">
            <w:pPr>
              <w:pStyle w:val="30"/>
            </w:pPr>
            <w:r>
              <w:rPr>
                <w:rFonts w:hint="eastAsia"/>
              </w:rPr>
              <w:t>根据用户选定的风险事件，对所选重大风险清单的类别、风险主体、风险程度、风险阶段、风险敞口金额等内容进行统计，并输出自动报告。</w:t>
            </w:r>
          </w:p>
        </w:tc>
      </w:tr>
      <w:tr w14:paraId="6C8A5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restart"/>
            <w:shd w:val="clear" w:color="auto" w:fill="FFFFFF"/>
            <w:vAlign w:val="center"/>
          </w:tcPr>
          <w:p w14:paraId="4A96C93B">
            <w:pPr>
              <w:pStyle w:val="30"/>
            </w:pPr>
            <w:r>
              <w:rPr>
                <w:rFonts w:hint="eastAsia"/>
              </w:rPr>
              <w:t>综合R值模型</w:t>
            </w:r>
          </w:p>
        </w:tc>
        <w:tc>
          <w:tcPr>
            <w:tcW w:w="558" w:type="pct"/>
            <w:shd w:val="clear" w:color="auto" w:fill="FFFFFF"/>
            <w:vAlign w:val="center"/>
          </w:tcPr>
          <w:p w14:paraId="15B2C6C2">
            <w:pPr>
              <w:pStyle w:val="30"/>
            </w:pPr>
            <w:r>
              <w:rPr>
                <w:rFonts w:hint="eastAsia"/>
              </w:rPr>
              <w:t>产业发展类企业R值模型</w:t>
            </w:r>
          </w:p>
        </w:tc>
        <w:tc>
          <w:tcPr>
            <w:tcW w:w="700" w:type="pct"/>
            <w:shd w:val="clear" w:color="auto" w:fill="FFFFFF"/>
            <w:vAlign w:val="center"/>
          </w:tcPr>
          <w:p w14:paraId="067FD0A7">
            <w:pPr>
              <w:pStyle w:val="30"/>
            </w:pPr>
            <w:r>
              <w:rPr>
                <w:rFonts w:hint="eastAsia"/>
              </w:rPr>
              <w:t>权重规则</w:t>
            </w:r>
          </w:p>
        </w:tc>
        <w:tc>
          <w:tcPr>
            <w:tcW w:w="422" w:type="pct"/>
            <w:shd w:val="clear" w:color="auto" w:fill="FFFFFF"/>
            <w:vAlign w:val="center"/>
          </w:tcPr>
          <w:p w14:paraId="707457C7">
            <w:pPr>
              <w:pStyle w:val="30"/>
            </w:pPr>
            <w:r>
              <w:rPr>
                <w:rFonts w:hint="eastAsia"/>
              </w:rPr>
              <w:t>无该功能</w:t>
            </w:r>
          </w:p>
        </w:tc>
        <w:tc>
          <w:tcPr>
            <w:tcW w:w="2964" w:type="pct"/>
            <w:shd w:val="clear" w:color="auto" w:fill="FFFFFF"/>
            <w:vAlign w:val="center"/>
          </w:tcPr>
          <w:p w14:paraId="3A586794">
            <w:pPr>
              <w:pStyle w:val="30"/>
            </w:pPr>
            <w:r>
              <w:rPr>
                <w:rFonts w:hint="eastAsia"/>
              </w:rPr>
              <w:t>基于收入、利润总额因子，开发集团与重点子企业风险权重计算规则，并自动计算综合R值。同时基于算法计算规则，实现模型的自动化训练及优化，该自动化训练过程主要包括数据域的划分、数据特征画像、数据处理、算法选择和模型迭代。</w:t>
            </w:r>
          </w:p>
        </w:tc>
      </w:tr>
      <w:tr w14:paraId="66E6A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131F9B3B">
            <w:pPr>
              <w:pStyle w:val="30"/>
            </w:pPr>
          </w:p>
        </w:tc>
        <w:tc>
          <w:tcPr>
            <w:tcW w:w="558" w:type="pct"/>
            <w:shd w:val="clear" w:color="auto" w:fill="FFFFFF"/>
            <w:vAlign w:val="center"/>
          </w:tcPr>
          <w:p w14:paraId="3E92D736">
            <w:pPr>
              <w:pStyle w:val="30"/>
            </w:pPr>
            <w:r>
              <w:rPr>
                <w:rFonts w:hint="eastAsia"/>
              </w:rPr>
              <w:t>城市保障类企业R值模型</w:t>
            </w:r>
          </w:p>
        </w:tc>
        <w:tc>
          <w:tcPr>
            <w:tcW w:w="700" w:type="pct"/>
            <w:shd w:val="clear" w:color="auto" w:fill="FFFFFF"/>
            <w:vAlign w:val="center"/>
          </w:tcPr>
          <w:p w14:paraId="225715F9">
            <w:pPr>
              <w:pStyle w:val="30"/>
            </w:pPr>
            <w:r>
              <w:rPr>
                <w:rFonts w:hint="eastAsia"/>
              </w:rPr>
              <w:t>权重规则</w:t>
            </w:r>
          </w:p>
        </w:tc>
        <w:tc>
          <w:tcPr>
            <w:tcW w:w="422" w:type="pct"/>
            <w:shd w:val="clear" w:color="auto" w:fill="FFFFFF"/>
            <w:vAlign w:val="center"/>
          </w:tcPr>
          <w:p w14:paraId="01F2C5C1">
            <w:pPr>
              <w:pStyle w:val="30"/>
            </w:pPr>
            <w:r>
              <w:rPr>
                <w:rFonts w:hint="eastAsia"/>
              </w:rPr>
              <w:t>无该功能</w:t>
            </w:r>
          </w:p>
        </w:tc>
        <w:tc>
          <w:tcPr>
            <w:tcW w:w="2964" w:type="pct"/>
            <w:shd w:val="clear" w:color="auto" w:fill="FFFFFF"/>
            <w:vAlign w:val="center"/>
          </w:tcPr>
          <w:p w14:paraId="59993DDA">
            <w:pPr>
              <w:pStyle w:val="30"/>
            </w:pPr>
            <w:r>
              <w:rPr>
                <w:rFonts w:hint="eastAsia"/>
              </w:rPr>
              <w:t>基于总资产因子，开发集团与重点子企业风险权重计算规则，并自动计算综合R值。同时基于算法计算规则，实现模型的自动化训练及优化，该自动化训练过程主要包括数据域的划分、数据特征画像、数据处理、算法选择和模型迭代。</w:t>
            </w:r>
          </w:p>
        </w:tc>
      </w:tr>
      <w:tr w14:paraId="2C788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3A537C15">
            <w:pPr>
              <w:pStyle w:val="30"/>
            </w:pPr>
          </w:p>
        </w:tc>
        <w:tc>
          <w:tcPr>
            <w:tcW w:w="558" w:type="pct"/>
            <w:shd w:val="clear" w:color="auto" w:fill="FFFFFF"/>
            <w:vAlign w:val="center"/>
          </w:tcPr>
          <w:p w14:paraId="2FCC12BD">
            <w:pPr>
              <w:pStyle w:val="30"/>
            </w:pPr>
            <w:r>
              <w:rPr>
                <w:rFonts w:hint="eastAsia"/>
              </w:rPr>
              <w:t>投资运营类企业R值模型</w:t>
            </w:r>
          </w:p>
        </w:tc>
        <w:tc>
          <w:tcPr>
            <w:tcW w:w="700" w:type="pct"/>
            <w:shd w:val="clear" w:color="auto" w:fill="FFFFFF"/>
            <w:vAlign w:val="center"/>
          </w:tcPr>
          <w:p w14:paraId="42F79FB9">
            <w:pPr>
              <w:pStyle w:val="30"/>
            </w:pPr>
            <w:r>
              <w:rPr>
                <w:rFonts w:hint="eastAsia"/>
              </w:rPr>
              <w:t>权重规则</w:t>
            </w:r>
          </w:p>
        </w:tc>
        <w:tc>
          <w:tcPr>
            <w:tcW w:w="422" w:type="pct"/>
            <w:shd w:val="clear" w:color="auto" w:fill="FFFFFF"/>
            <w:vAlign w:val="center"/>
          </w:tcPr>
          <w:p w14:paraId="30B7457D">
            <w:pPr>
              <w:pStyle w:val="30"/>
            </w:pPr>
            <w:r>
              <w:rPr>
                <w:rFonts w:hint="eastAsia"/>
              </w:rPr>
              <w:t>无该功能</w:t>
            </w:r>
          </w:p>
        </w:tc>
        <w:tc>
          <w:tcPr>
            <w:tcW w:w="2964" w:type="pct"/>
            <w:shd w:val="clear" w:color="auto" w:fill="FFFFFF"/>
            <w:vAlign w:val="center"/>
          </w:tcPr>
          <w:p w14:paraId="01F1989E">
            <w:pPr>
              <w:pStyle w:val="30"/>
            </w:pPr>
            <w:r>
              <w:rPr>
                <w:rFonts w:hint="eastAsia"/>
              </w:rPr>
              <w:t>基于净利润、净资产因子，开发集团与重点子企业风险权重计算规则，并自动计算综合R值。同时基于算法计算规则，实现模型的自动化训练及优化，该自动化训练过程主要包括数据域的划分、数据特征画像、数据处理、算法选择和模型迭代。</w:t>
            </w:r>
          </w:p>
        </w:tc>
      </w:tr>
      <w:tr w14:paraId="0ACD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27FE0D07">
            <w:pPr>
              <w:pStyle w:val="30"/>
            </w:pPr>
          </w:p>
        </w:tc>
        <w:tc>
          <w:tcPr>
            <w:tcW w:w="558" w:type="pct"/>
            <w:shd w:val="clear" w:color="auto" w:fill="FFFFFF"/>
            <w:vAlign w:val="center"/>
          </w:tcPr>
          <w:p w14:paraId="58468CF3">
            <w:pPr>
              <w:pStyle w:val="30"/>
            </w:pPr>
            <w:r>
              <w:rPr>
                <w:rFonts w:hint="eastAsia"/>
              </w:rPr>
              <w:t>银行类企业R值模型</w:t>
            </w:r>
          </w:p>
        </w:tc>
        <w:tc>
          <w:tcPr>
            <w:tcW w:w="700" w:type="pct"/>
            <w:shd w:val="clear" w:color="auto" w:fill="FFFFFF"/>
            <w:vAlign w:val="center"/>
          </w:tcPr>
          <w:p w14:paraId="259A2417">
            <w:pPr>
              <w:pStyle w:val="30"/>
            </w:pPr>
          </w:p>
        </w:tc>
        <w:tc>
          <w:tcPr>
            <w:tcW w:w="422" w:type="pct"/>
            <w:shd w:val="clear" w:color="auto" w:fill="FFFFFF"/>
            <w:vAlign w:val="center"/>
          </w:tcPr>
          <w:p w14:paraId="256749B8">
            <w:pPr>
              <w:pStyle w:val="30"/>
            </w:pPr>
            <w:r>
              <w:rPr>
                <w:rFonts w:hint="eastAsia"/>
              </w:rPr>
              <w:t>无该功能</w:t>
            </w:r>
          </w:p>
        </w:tc>
        <w:tc>
          <w:tcPr>
            <w:tcW w:w="2964" w:type="pct"/>
            <w:shd w:val="clear" w:color="auto" w:fill="FFFFFF"/>
            <w:vAlign w:val="center"/>
          </w:tcPr>
          <w:p w14:paraId="0683D6A3">
            <w:pPr>
              <w:pStyle w:val="30"/>
            </w:pPr>
            <w:r>
              <w:rPr>
                <w:rFonts w:hint="eastAsia"/>
              </w:rPr>
              <w:t>利用银行类企业R值模型对银行类企业整体风险情况进行评价。同时基于算法计算规则，实现模型的自动化训练及优化，该自动化训练过程主要包括数据域的划分、数据特征画像、数据处理、算法选择和模型迭代。</w:t>
            </w:r>
          </w:p>
        </w:tc>
      </w:tr>
      <w:tr w14:paraId="1FBD2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18212FC0">
            <w:pPr>
              <w:pStyle w:val="30"/>
            </w:pPr>
          </w:p>
        </w:tc>
        <w:tc>
          <w:tcPr>
            <w:tcW w:w="558" w:type="pct"/>
            <w:shd w:val="clear" w:color="auto" w:fill="FFFFFF"/>
            <w:vAlign w:val="center"/>
          </w:tcPr>
          <w:p w14:paraId="4C3192D2">
            <w:pPr>
              <w:pStyle w:val="30"/>
            </w:pPr>
            <w:r>
              <w:rPr>
                <w:rFonts w:hint="eastAsia"/>
              </w:rPr>
              <w:t>证券类企业R值模型</w:t>
            </w:r>
          </w:p>
        </w:tc>
        <w:tc>
          <w:tcPr>
            <w:tcW w:w="700" w:type="pct"/>
            <w:shd w:val="clear" w:color="auto" w:fill="FFFFFF"/>
            <w:vAlign w:val="center"/>
          </w:tcPr>
          <w:p w14:paraId="24DA535D">
            <w:pPr>
              <w:pStyle w:val="30"/>
            </w:pPr>
          </w:p>
        </w:tc>
        <w:tc>
          <w:tcPr>
            <w:tcW w:w="422" w:type="pct"/>
            <w:shd w:val="clear" w:color="auto" w:fill="FFFFFF"/>
            <w:vAlign w:val="center"/>
          </w:tcPr>
          <w:p w14:paraId="66BCDECA">
            <w:pPr>
              <w:pStyle w:val="30"/>
            </w:pPr>
            <w:r>
              <w:rPr>
                <w:rFonts w:hint="eastAsia"/>
              </w:rPr>
              <w:t>无该功能</w:t>
            </w:r>
          </w:p>
        </w:tc>
        <w:tc>
          <w:tcPr>
            <w:tcW w:w="2964" w:type="pct"/>
            <w:shd w:val="clear" w:color="auto" w:fill="FFFFFF"/>
            <w:vAlign w:val="center"/>
          </w:tcPr>
          <w:p w14:paraId="76BBDA93">
            <w:pPr>
              <w:pStyle w:val="30"/>
            </w:pPr>
            <w:r>
              <w:rPr>
                <w:rFonts w:hint="eastAsia"/>
              </w:rPr>
              <w:t>利用证券类企业R值模型对证券类企业整体风险情况进行评价。同时基于算法计算规则，实现模型的自动化训练及优化，该自动化训练过程主要包括数据域的划分、数据特征画像、数据处理、算法选择和模型迭代。</w:t>
            </w:r>
          </w:p>
        </w:tc>
      </w:tr>
      <w:tr w14:paraId="1F8D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36C85E8B">
            <w:pPr>
              <w:pStyle w:val="30"/>
            </w:pPr>
          </w:p>
        </w:tc>
        <w:tc>
          <w:tcPr>
            <w:tcW w:w="558" w:type="pct"/>
            <w:shd w:val="clear" w:color="auto" w:fill="FFFFFF"/>
            <w:vAlign w:val="center"/>
          </w:tcPr>
          <w:p w14:paraId="3FDFC75F">
            <w:pPr>
              <w:pStyle w:val="30"/>
            </w:pPr>
            <w:r>
              <w:rPr>
                <w:rFonts w:hint="eastAsia"/>
              </w:rPr>
              <w:t>保险类企业R值模型</w:t>
            </w:r>
          </w:p>
        </w:tc>
        <w:tc>
          <w:tcPr>
            <w:tcW w:w="700" w:type="pct"/>
            <w:shd w:val="clear" w:color="auto" w:fill="FFFFFF"/>
            <w:vAlign w:val="center"/>
          </w:tcPr>
          <w:p w14:paraId="06F06F4B">
            <w:pPr>
              <w:pStyle w:val="30"/>
            </w:pPr>
          </w:p>
        </w:tc>
        <w:tc>
          <w:tcPr>
            <w:tcW w:w="422" w:type="pct"/>
            <w:shd w:val="clear" w:color="auto" w:fill="FFFFFF"/>
            <w:vAlign w:val="center"/>
          </w:tcPr>
          <w:p w14:paraId="50EA3350">
            <w:pPr>
              <w:pStyle w:val="30"/>
            </w:pPr>
            <w:r>
              <w:rPr>
                <w:rFonts w:hint="eastAsia"/>
              </w:rPr>
              <w:t>无该功能</w:t>
            </w:r>
          </w:p>
        </w:tc>
        <w:tc>
          <w:tcPr>
            <w:tcW w:w="2964" w:type="pct"/>
            <w:shd w:val="clear" w:color="auto" w:fill="FFFFFF"/>
            <w:vAlign w:val="center"/>
          </w:tcPr>
          <w:p w14:paraId="43BF5E34">
            <w:pPr>
              <w:pStyle w:val="30"/>
            </w:pPr>
            <w:r>
              <w:rPr>
                <w:rFonts w:hint="eastAsia"/>
              </w:rPr>
              <w:t>利用保险类企业R值模型对保险类企业整体风险情况进行评价。同时基于算法计算规则，实现模型的自动化训练及优化，该自动化训练过程主要包括数据域的划分、数据特征画像、数据处理、算法选择和模型迭代。</w:t>
            </w:r>
          </w:p>
        </w:tc>
      </w:tr>
      <w:tr w14:paraId="03A24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1ADB79CF">
            <w:pPr>
              <w:pStyle w:val="30"/>
            </w:pPr>
          </w:p>
        </w:tc>
        <w:tc>
          <w:tcPr>
            <w:tcW w:w="558" w:type="pct"/>
            <w:shd w:val="clear" w:color="auto" w:fill="FFFFFF"/>
            <w:vAlign w:val="center"/>
          </w:tcPr>
          <w:p w14:paraId="70DCC9EC">
            <w:pPr>
              <w:pStyle w:val="30"/>
            </w:pPr>
            <w:r>
              <w:rPr>
                <w:rFonts w:hint="eastAsia"/>
              </w:rPr>
              <w:t>财务公司类企业R值模型</w:t>
            </w:r>
          </w:p>
        </w:tc>
        <w:tc>
          <w:tcPr>
            <w:tcW w:w="700" w:type="pct"/>
            <w:shd w:val="clear" w:color="auto" w:fill="FFFFFF"/>
            <w:vAlign w:val="center"/>
          </w:tcPr>
          <w:p w14:paraId="613B46C3">
            <w:pPr>
              <w:pStyle w:val="30"/>
            </w:pPr>
          </w:p>
        </w:tc>
        <w:tc>
          <w:tcPr>
            <w:tcW w:w="422" w:type="pct"/>
            <w:shd w:val="clear" w:color="auto" w:fill="FFFFFF"/>
            <w:vAlign w:val="center"/>
          </w:tcPr>
          <w:p w14:paraId="3A169390">
            <w:pPr>
              <w:pStyle w:val="30"/>
            </w:pPr>
            <w:r>
              <w:rPr>
                <w:rFonts w:hint="eastAsia"/>
              </w:rPr>
              <w:t>无该功能</w:t>
            </w:r>
          </w:p>
        </w:tc>
        <w:tc>
          <w:tcPr>
            <w:tcW w:w="2964" w:type="pct"/>
            <w:shd w:val="clear" w:color="auto" w:fill="FFFFFF"/>
            <w:vAlign w:val="center"/>
          </w:tcPr>
          <w:p w14:paraId="0F27C44C">
            <w:pPr>
              <w:pStyle w:val="30"/>
            </w:pPr>
            <w:r>
              <w:rPr>
                <w:rFonts w:hint="eastAsia"/>
              </w:rPr>
              <w:t>利用财务公司类企业R值模型对财务公司类企业整体风险情况进行评价。同时基于算法计算规则，实现模型的自动化训练及优化，该自动化训练过程主要包括数据域的划分、数据特征画像、数据处理、算法选择和模型迭代。</w:t>
            </w:r>
          </w:p>
        </w:tc>
      </w:tr>
      <w:tr w14:paraId="3CB4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03AEA21A">
            <w:pPr>
              <w:pStyle w:val="30"/>
            </w:pPr>
          </w:p>
        </w:tc>
        <w:tc>
          <w:tcPr>
            <w:tcW w:w="558" w:type="pct"/>
            <w:shd w:val="clear" w:color="auto" w:fill="FFFFFF"/>
            <w:vAlign w:val="center"/>
          </w:tcPr>
          <w:p w14:paraId="5D8D5FBD">
            <w:pPr>
              <w:pStyle w:val="30"/>
            </w:pPr>
            <w:r>
              <w:rPr>
                <w:rFonts w:hint="eastAsia"/>
              </w:rPr>
              <w:t>融资租赁类企业R值模型</w:t>
            </w:r>
          </w:p>
        </w:tc>
        <w:tc>
          <w:tcPr>
            <w:tcW w:w="700" w:type="pct"/>
            <w:shd w:val="clear" w:color="auto" w:fill="FFFFFF"/>
            <w:vAlign w:val="center"/>
          </w:tcPr>
          <w:p w14:paraId="139EBA84">
            <w:pPr>
              <w:pStyle w:val="30"/>
            </w:pPr>
          </w:p>
        </w:tc>
        <w:tc>
          <w:tcPr>
            <w:tcW w:w="422" w:type="pct"/>
            <w:shd w:val="clear" w:color="auto" w:fill="FFFFFF"/>
            <w:vAlign w:val="center"/>
          </w:tcPr>
          <w:p w14:paraId="4B662029">
            <w:pPr>
              <w:pStyle w:val="30"/>
            </w:pPr>
            <w:r>
              <w:rPr>
                <w:rFonts w:hint="eastAsia"/>
              </w:rPr>
              <w:t>无该功能</w:t>
            </w:r>
          </w:p>
        </w:tc>
        <w:tc>
          <w:tcPr>
            <w:tcW w:w="2964" w:type="pct"/>
            <w:shd w:val="clear" w:color="auto" w:fill="FFFFFF"/>
            <w:vAlign w:val="center"/>
          </w:tcPr>
          <w:p w14:paraId="27ECA64E">
            <w:pPr>
              <w:pStyle w:val="30"/>
            </w:pPr>
            <w:r>
              <w:rPr>
                <w:rFonts w:hint="eastAsia"/>
              </w:rPr>
              <w:t>利用融资租赁类企业R值模型对融资租赁类企业整体风险情况进行评价。同时基于算法计算规则，实现模型的自动化训练及优化，该自动化训练过程主要包括数据域的划分、数据特征画像、数据处理、算法选择和模型迭代。</w:t>
            </w:r>
          </w:p>
        </w:tc>
      </w:tr>
      <w:tr w14:paraId="2E172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7BD9C170">
            <w:pPr>
              <w:pStyle w:val="30"/>
            </w:pPr>
          </w:p>
        </w:tc>
        <w:tc>
          <w:tcPr>
            <w:tcW w:w="558" w:type="pct"/>
            <w:shd w:val="clear" w:color="auto" w:fill="FFFFFF"/>
            <w:vAlign w:val="center"/>
          </w:tcPr>
          <w:p w14:paraId="6BDED9C0">
            <w:pPr>
              <w:pStyle w:val="30"/>
            </w:pPr>
            <w:r>
              <w:rPr>
                <w:rFonts w:hint="eastAsia"/>
              </w:rPr>
              <w:t>信托公司类企业R值模型</w:t>
            </w:r>
          </w:p>
        </w:tc>
        <w:tc>
          <w:tcPr>
            <w:tcW w:w="700" w:type="pct"/>
            <w:shd w:val="clear" w:color="auto" w:fill="FFFFFF"/>
            <w:vAlign w:val="center"/>
          </w:tcPr>
          <w:p w14:paraId="5F548286">
            <w:pPr>
              <w:pStyle w:val="30"/>
            </w:pPr>
          </w:p>
        </w:tc>
        <w:tc>
          <w:tcPr>
            <w:tcW w:w="422" w:type="pct"/>
            <w:shd w:val="clear" w:color="auto" w:fill="FFFFFF"/>
            <w:vAlign w:val="center"/>
          </w:tcPr>
          <w:p w14:paraId="48203E8C">
            <w:pPr>
              <w:pStyle w:val="30"/>
            </w:pPr>
            <w:r>
              <w:rPr>
                <w:rFonts w:hint="eastAsia"/>
              </w:rPr>
              <w:t>无该功能</w:t>
            </w:r>
          </w:p>
        </w:tc>
        <w:tc>
          <w:tcPr>
            <w:tcW w:w="2964" w:type="pct"/>
            <w:shd w:val="clear" w:color="auto" w:fill="FFFFFF"/>
            <w:vAlign w:val="center"/>
          </w:tcPr>
          <w:p w14:paraId="180C61F8">
            <w:pPr>
              <w:pStyle w:val="30"/>
            </w:pPr>
            <w:r>
              <w:rPr>
                <w:rFonts w:hint="eastAsia"/>
              </w:rPr>
              <w:t>利用信托公司类企业R值模型对信托公司类企业整体风险情况进行评价。同时基于算法计算规则，实现模型的自动化训练及优化，该自动化训练过程主要包括数据域的划分、数据特征画像、数据处理、算法选择和模型迭代。</w:t>
            </w:r>
          </w:p>
        </w:tc>
      </w:tr>
      <w:tr w14:paraId="1861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40" w:hRule="atLeast"/>
          <w:jc w:val="center"/>
        </w:trPr>
        <w:tc>
          <w:tcPr>
            <w:tcW w:w="353" w:type="pct"/>
            <w:vMerge w:val="restart"/>
            <w:shd w:val="clear" w:color="auto" w:fill="FFFFFF"/>
            <w:vAlign w:val="center"/>
          </w:tcPr>
          <w:p w14:paraId="49B909D0">
            <w:pPr>
              <w:pStyle w:val="30"/>
            </w:pPr>
            <w:r>
              <w:rPr>
                <w:rFonts w:hint="eastAsia"/>
              </w:rPr>
              <w:t>风险地图模块</w:t>
            </w:r>
          </w:p>
        </w:tc>
        <w:tc>
          <w:tcPr>
            <w:tcW w:w="558" w:type="pct"/>
            <w:shd w:val="clear" w:color="auto" w:fill="FFFFFF"/>
            <w:vAlign w:val="center"/>
          </w:tcPr>
          <w:p w14:paraId="5ABA3CC3">
            <w:pPr>
              <w:pStyle w:val="30"/>
            </w:pPr>
            <w:r>
              <w:rPr>
                <w:rFonts w:hint="eastAsia"/>
              </w:rPr>
              <w:t>股权占比</w:t>
            </w:r>
          </w:p>
        </w:tc>
        <w:tc>
          <w:tcPr>
            <w:tcW w:w="700" w:type="pct"/>
            <w:shd w:val="clear" w:color="auto" w:fill="FFFFFF"/>
            <w:vAlign w:val="center"/>
          </w:tcPr>
          <w:p w14:paraId="35B9FAA1">
            <w:pPr>
              <w:pStyle w:val="30"/>
            </w:pPr>
          </w:p>
        </w:tc>
        <w:tc>
          <w:tcPr>
            <w:tcW w:w="422" w:type="pct"/>
            <w:shd w:val="clear" w:color="auto" w:fill="FFFFFF"/>
            <w:vAlign w:val="center"/>
          </w:tcPr>
          <w:p w14:paraId="3AD0BAA5">
            <w:pPr>
              <w:pStyle w:val="30"/>
            </w:pPr>
            <w:r>
              <w:rPr>
                <w:rFonts w:hint="eastAsia"/>
              </w:rPr>
              <w:t>无该功能</w:t>
            </w:r>
          </w:p>
        </w:tc>
        <w:tc>
          <w:tcPr>
            <w:tcW w:w="2964" w:type="pct"/>
            <w:shd w:val="clear" w:color="auto" w:fill="FFFFFF"/>
            <w:vAlign w:val="center"/>
          </w:tcPr>
          <w:p w14:paraId="749522B5">
            <w:pPr>
              <w:pStyle w:val="30"/>
            </w:pPr>
            <w:r>
              <w:rPr>
                <w:rFonts w:hint="eastAsia"/>
              </w:rPr>
              <w:t>股权占比模块主要展现各集团股权与风险分布情况。系统将以树状图的形式来展现股权比例。</w:t>
            </w:r>
          </w:p>
        </w:tc>
      </w:tr>
      <w:tr w14:paraId="1FB88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40" w:hRule="atLeast"/>
          <w:jc w:val="center"/>
        </w:trPr>
        <w:tc>
          <w:tcPr>
            <w:tcW w:w="353" w:type="pct"/>
            <w:vMerge w:val="continue"/>
            <w:vAlign w:val="center"/>
          </w:tcPr>
          <w:p w14:paraId="6AC4E976">
            <w:pPr>
              <w:pStyle w:val="30"/>
            </w:pPr>
          </w:p>
        </w:tc>
        <w:tc>
          <w:tcPr>
            <w:tcW w:w="558" w:type="pct"/>
            <w:shd w:val="clear" w:color="auto" w:fill="FFFFFF"/>
            <w:vAlign w:val="center"/>
          </w:tcPr>
          <w:p w14:paraId="1F3D4011">
            <w:pPr>
              <w:pStyle w:val="30"/>
            </w:pPr>
            <w:r>
              <w:rPr>
                <w:rFonts w:hint="eastAsia"/>
              </w:rPr>
              <w:t>风险概况</w:t>
            </w:r>
          </w:p>
        </w:tc>
        <w:tc>
          <w:tcPr>
            <w:tcW w:w="700" w:type="pct"/>
            <w:shd w:val="clear" w:color="auto" w:fill="FFFFFF"/>
            <w:vAlign w:val="center"/>
          </w:tcPr>
          <w:p w14:paraId="0BCF8ABF">
            <w:pPr>
              <w:pStyle w:val="30"/>
            </w:pPr>
          </w:p>
        </w:tc>
        <w:tc>
          <w:tcPr>
            <w:tcW w:w="422" w:type="pct"/>
            <w:shd w:val="clear" w:color="auto" w:fill="FFFFFF"/>
            <w:vAlign w:val="center"/>
          </w:tcPr>
          <w:p w14:paraId="340A6833">
            <w:pPr>
              <w:pStyle w:val="30"/>
            </w:pPr>
            <w:r>
              <w:rPr>
                <w:rFonts w:hint="eastAsia"/>
              </w:rPr>
              <w:t>无该功能</w:t>
            </w:r>
          </w:p>
        </w:tc>
        <w:tc>
          <w:tcPr>
            <w:tcW w:w="2964" w:type="pct"/>
            <w:shd w:val="clear" w:color="auto" w:fill="FFFFFF"/>
            <w:vAlign w:val="center"/>
          </w:tcPr>
          <w:p w14:paraId="0E4C49D1">
            <w:pPr>
              <w:pStyle w:val="30"/>
            </w:pPr>
            <w:r>
              <w:rPr>
                <w:rFonts w:hint="eastAsia"/>
              </w:rPr>
              <w:t>展现各集团风险分布情况，并通过红、黄、绿等颜色对高风险、中风险、低风险的子企业进行区分显示。</w:t>
            </w:r>
          </w:p>
        </w:tc>
      </w:tr>
      <w:tr w14:paraId="49BA0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40" w:hRule="atLeast"/>
          <w:jc w:val="center"/>
        </w:trPr>
        <w:tc>
          <w:tcPr>
            <w:tcW w:w="353" w:type="pct"/>
            <w:vMerge w:val="continue"/>
            <w:vAlign w:val="center"/>
          </w:tcPr>
          <w:p w14:paraId="067439A7">
            <w:pPr>
              <w:pStyle w:val="30"/>
            </w:pPr>
          </w:p>
        </w:tc>
        <w:tc>
          <w:tcPr>
            <w:tcW w:w="558" w:type="pct"/>
            <w:shd w:val="clear" w:color="auto" w:fill="FFFFFF"/>
            <w:vAlign w:val="center"/>
          </w:tcPr>
          <w:p w14:paraId="33D474C4">
            <w:pPr>
              <w:pStyle w:val="30"/>
            </w:pPr>
            <w:r>
              <w:rPr>
                <w:rFonts w:hint="eastAsia"/>
              </w:rPr>
              <w:t>风险提示</w:t>
            </w:r>
          </w:p>
        </w:tc>
        <w:tc>
          <w:tcPr>
            <w:tcW w:w="700" w:type="pct"/>
            <w:shd w:val="clear" w:color="auto" w:fill="FFFFFF"/>
            <w:vAlign w:val="center"/>
          </w:tcPr>
          <w:p w14:paraId="78904669">
            <w:pPr>
              <w:pStyle w:val="30"/>
            </w:pPr>
          </w:p>
        </w:tc>
        <w:tc>
          <w:tcPr>
            <w:tcW w:w="422" w:type="pct"/>
            <w:shd w:val="clear" w:color="auto" w:fill="FFFFFF"/>
            <w:vAlign w:val="center"/>
          </w:tcPr>
          <w:p w14:paraId="51EA27B9">
            <w:pPr>
              <w:pStyle w:val="30"/>
            </w:pPr>
            <w:r>
              <w:rPr>
                <w:rFonts w:hint="eastAsia"/>
              </w:rPr>
              <w:t>无该功能</w:t>
            </w:r>
          </w:p>
        </w:tc>
        <w:tc>
          <w:tcPr>
            <w:tcW w:w="2964" w:type="pct"/>
            <w:shd w:val="clear" w:color="auto" w:fill="FFFFFF"/>
            <w:vAlign w:val="center"/>
          </w:tcPr>
          <w:p w14:paraId="1F02CE88">
            <w:pPr>
              <w:pStyle w:val="30"/>
            </w:pPr>
            <w:r>
              <w:rPr>
                <w:rFonts w:hint="eastAsia"/>
              </w:rPr>
              <w:t>对于已经下发风险问询函或重大风险清单的企业，在右侧空白处进行文字提示。</w:t>
            </w:r>
          </w:p>
        </w:tc>
      </w:tr>
      <w:tr w14:paraId="50809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540" w:hRule="atLeast"/>
          <w:jc w:val="center"/>
        </w:trPr>
        <w:tc>
          <w:tcPr>
            <w:tcW w:w="353" w:type="pct"/>
            <w:vMerge w:val="restart"/>
            <w:shd w:val="clear" w:color="auto" w:fill="FFFFFF"/>
            <w:vAlign w:val="center"/>
          </w:tcPr>
          <w:p w14:paraId="00C1A03F">
            <w:pPr>
              <w:pStyle w:val="30"/>
            </w:pPr>
            <w:r>
              <w:rPr>
                <w:rFonts w:hint="eastAsia"/>
              </w:rPr>
              <w:t>预警函模版管理</w:t>
            </w:r>
          </w:p>
        </w:tc>
        <w:tc>
          <w:tcPr>
            <w:tcW w:w="558" w:type="pct"/>
            <w:vMerge w:val="restart"/>
            <w:shd w:val="clear" w:color="auto" w:fill="FFFFFF"/>
            <w:vAlign w:val="center"/>
          </w:tcPr>
          <w:p w14:paraId="1F2D3E72">
            <w:pPr>
              <w:pStyle w:val="30"/>
            </w:pPr>
            <w:r>
              <w:rPr>
                <w:rFonts w:hint="eastAsia"/>
              </w:rPr>
              <w:t>债务风险</w:t>
            </w:r>
          </w:p>
        </w:tc>
        <w:tc>
          <w:tcPr>
            <w:tcW w:w="700" w:type="pct"/>
            <w:shd w:val="clear" w:color="auto" w:fill="FFFFFF"/>
            <w:vAlign w:val="center"/>
          </w:tcPr>
          <w:p w14:paraId="25C15FAD">
            <w:pPr>
              <w:pStyle w:val="30"/>
            </w:pPr>
            <w:r>
              <w:rPr>
                <w:rFonts w:hint="eastAsia"/>
              </w:rPr>
              <w:t>债务风险问询函触发规则</w:t>
            </w:r>
          </w:p>
        </w:tc>
        <w:tc>
          <w:tcPr>
            <w:tcW w:w="422" w:type="pct"/>
            <w:shd w:val="clear" w:color="auto" w:fill="FFFFFF"/>
            <w:vAlign w:val="center"/>
          </w:tcPr>
          <w:p w14:paraId="06804109">
            <w:pPr>
              <w:pStyle w:val="30"/>
            </w:pPr>
            <w:r>
              <w:rPr>
                <w:rFonts w:hint="eastAsia"/>
              </w:rPr>
              <w:t>无该规则</w:t>
            </w:r>
          </w:p>
        </w:tc>
        <w:tc>
          <w:tcPr>
            <w:tcW w:w="2964" w:type="pct"/>
            <w:shd w:val="clear" w:color="auto" w:fill="FFFFFF"/>
            <w:vAlign w:val="center"/>
          </w:tcPr>
          <w:p w14:paraId="014BB58D">
            <w:pPr>
              <w:pStyle w:val="30"/>
            </w:pPr>
            <w:r>
              <w:t>完善债务风险类别的风险风险问询函触发逻辑，新增开发该类别风险问询函读取指标信息的输入模板，并进行相应的指标公式配置。</w:t>
            </w:r>
          </w:p>
        </w:tc>
      </w:tr>
      <w:tr w14:paraId="2FE96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6F61FC9E">
            <w:pPr>
              <w:pStyle w:val="30"/>
            </w:pPr>
          </w:p>
        </w:tc>
        <w:tc>
          <w:tcPr>
            <w:tcW w:w="558" w:type="pct"/>
            <w:vMerge w:val="continue"/>
            <w:vAlign w:val="center"/>
          </w:tcPr>
          <w:p w14:paraId="1D2527C5">
            <w:pPr>
              <w:pStyle w:val="30"/>
            </w:pPr>
          </w:p>
        </w:tc>
        <w:tc>
          <w:tcPr>
            <w:tcW w:w="700" w:type="pct"/>
            <w:shd w:val="clear" w:color="auto" w:fill="FFFFFF"/>
            <w:vAlign w:val="center"/>
          </w:tcPr>
          <w:p w14:paraId="35737979">
            <w:pPr>
              <w:pStyle w:val="30"/>
            </w:pPr>
            <w:r>
              <w:rPr>
                <w:rFonts w:hint="eastAsia"/>
              </w:rPr>
              <w:t>债务风险问询函文字内容规则</w:t>
            </w:r>
          </w:p>
        </w:tc>
        <w:tc>
          <w:tcPr>
            <w:tcW w:w="422" w:type="pct"/>
            <w:shd w:val="clear" w:color="auto" w:fill="FFFFFF"/>
            <w:vAlign w:val="center"/>
          </w:tcPr>
          <w:p w14:paraId="2A07E6AF">
            <w:pPr>
              <w:pStyle w:val="30"/>
            </w:pPr>
            <w:r>
              <w:rPr>
                <w:rFonts w:hint="eastAsia"/>
              </w:rPr>
              <w:t>无该规则</w:t>
            </w:r>
          </w:p>
        </w:tc>
        <w:tc>
          <w:tcPr>
            <w:tcW w:w="2964" w:type="pct"/>
            <w:shd w:val="clear" w:color="auto" w:fill="FFFFFF"/>
            <w:vAlign w:val="center"/>
          </w:tcPr>
          <w:p w14:paraId="0C29853E">
            <w:pPr>
              <w:pStyle w:val="30"/>
            </w:pPr>
            <w:r>
              <w:t>完善债务风险类别的风险风险问询函内容需求，新增开发该类别风险问询函文字内容自动输出模板，并在相应的风险问询函详情界面中对生成的问询函详情内容进行展示。</w:t>
            </w:r>
          </w:p>
        </w:tc>
      </w:tr>
      <w:tr w14:paraId="22242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275A0436">
            <w:pPr>
              <w:pStyle w:val="30"/>
            </w:pPr>
          </w:p>
        </w:tc>
        <w:tc>
          <w:tcPr>
            <w:tcW w:w="558" w:type="pct"/>
            <w:vMerge w:val="restart"/>
            <w:shd w:val="clear" w:color="auto" w:fill="FFFFFF"/>
            <w:vAlign w:val="center"/>
          </w:tcPr>
          <w:p w14:paraId="4360666E">
            <w:pPr>
              <w:pStyle w:val="30"/>
            </w:pPr>
            <w:r>
              <w:rPr>
                <w:rFonts w:hint="eastAsia"/>
              </w:rPr>
              <w:t>现金流风险</w:t>
            </w:r>
          </w:p>
        </w:tc>
        <w:tc>
          <w:tcPr>
            <w:tcW w:w="700" w:type="pct"/>
            <w:shd w:val="clear" w:color="auto" w:fill="FFFFFF"/>
            <w:vAlign w:val="center"/>
          </w:tcPr>
          <w:p w14:paraId="6446697E">
            <w:pPr>
              <w:pStyle w:val="30"/>
            </w:pPr>
            <w:r>
              <w:rPr>
                <w:rFonts w:hint="eastAsia"/>
              </w:rPr>
              <w:t>现金流风险问询函触发规则</w:t>
            </w:r>
          </w:p>
        </w:tc>
        <w:tc>
          <w:tcPr>
            <w:tcW w:w="422" w:type="pct"/>
            <w:shd w:val="clear" w:color="auto" w:fill="FFFFFF"/>
            <w:vAlign w:val="center"/>
          </w:tcPr>
          <w:p w14:paraId="7C49F750">
            <w:pPr>
              <w:pStyle w:val="30"/>
            </w:pPr>
            <w:r>
              <w:rPr>
                <w:rFonts w:hint="eastAsia"/>
              </w:rPr>
              <w:t>无该规则</w:t>
            </w:r>
          </w:p>
        </w:tc>
        <w:tc>
          <w:tcPr>
            <w:tcW w:w="2964" w:type="pct"/>
            <w:shd w:val="clear" w:color="auto" w:fill="FFFFFF"/>
            <w:vAlign w:val="center"/>
          </w:tcPr>
          <w:p w14:paraId="3CA1B186">
            <w:pPr>
              <w:pStyle w:val="30"/>
            </w:pPr>
            <w:r>
              <w:t>完善现金流风险类别的风险风险问询函触发逻辑，新增开发该类别风险问询函读取指标信息的输入模板，并进行相应的指标公式配置。</w:t>
            </w:r>
          </w:p>
        </w:tc>
      </w:tr>
      <w:tr w14:paraId="58A3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5FD613F9">
            <w:pPr>
              <w:pStyle w:val="30"/>
            </w:pPr>
          </w:p>
        </w:tc>
        <w:tc>
          <w:tcPr>
            <w:tcW w:w="558" w:type="pct"/>
            <w:vMerge w:val="continue"/>
            <w:vAlign w:val="center"/>
          </w:tcPr>
          <w:p w14:paraId="32C92C92">
            <w:pPr>
              <w:pStyle w:val="30"/>
            </w:pPr>
          </w:p>
        </w:tc>
        <w:tc>
          <w:tcPr>
            <w:tcW w:w="700" w:type="pct"/>
            <w:shd w:val="clear" w:color="auto" w:fill="FFFFFF"/>
            <w:vAlign w:val="center"/>
          </w:tcPr>
          <w:p w14:paraId="6ABFB334">
            <w:pPr>
              <w:pStyle w:val="30"/>
            </w:pPr>
            <w:r>
              <w:rPr>
                <w:rFonts w:hint="eastAsia"/>
              </w:rPr>
              <w:t>现金流风险问询函文字内容规则</w:t>
            </w:r>
          </w:p>
        </w:tc>
        <w:tc>
          <w:tcPr>
            <w:tcW w:w="422" w:type="pct"/>
            <w:shd w:val="clear" w:color="auto" w:fill="FFFFFF"/>
            <w:vAlign w:val="center"/>
          </w:tcPr>
          <w:p w14:paraId="574ACDBF">
            <w:pPr>
              <w:pStyle w:val="30"/>
            </w:pPr>
            <w:r>
              <w:rPr>
                <w:rFonts w:hint="eastAsia"/>
              </w:rPr>
              <w:t>无该规则</w:t>
            </w:r>
          </w:p>
        </w:tc>
        <w:tc>
          <w:tcPr>
            <w:tcW w:w="2964" w:type="pct"/>
            <w:shd w:val="clear" w:color="auto" w:fill="FFFFFF"/>
            <w:vAlign w:val="center"/>
          </w:tcPr>
          <w:p w14:paraId="6BC3FBE4">
            <w:pPr>
              <w:pStyle w:val="30"/>
            </w:pPr>
            <w:r>
              <w:t>完善现金流风险类别的风险风险问询函内容需求，新增开发该类别风险问询函文字内容自动输出模板，并在相应的风险问询函详情界面中对生成的问询函详情内容进行展示。</w:t>
            </w:r>
          </w:p>
        </w:tc>
      </w:tr>
      <w:tr w14:paraId="2B0F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0943EA63">
            <w:pPr>
              <w:pStyle w:val="30"/>
            </w:pPr>
          </w:p>
        </w:tc>
        <w:tc>
          <w:tcPr>
            <w:tcW w:w="558" w:type="pct"/>
            <w:vMerge w:val="restart"/>
            <w:shd w:val="clear" w:color="auto" w:fill="FFFFFF"/>
            <w:vAlign w:val="center"/>
          </w:tcPr>
          <w:p w14:paraId="0D8390C4">
            <w:pPr>
              <w:pStyle w:val="30"/>
            </w:pPr>
            <w:r>
              <w:rPr>
                <w:rFonts w:hint="eastAsia"/>
              </w:rPr>
              <w:t>融资担保风险</w:t>
            </w:r>
          </w:p>
        </w:tc>
        <w:tc>
          <w:tcPr>
            <w:tcW w:w="700" w:type="pct"/>
            <w:shd w:val="clear" w:color="auto" w:fill="FFFFFF"/>
            <w:vAlign w:val="center"/>
          </w:tcPr>
          <w:p w14:paraId="0B55568B">
            <w:pPr>
              <w:pStyle w:val="30"/>
            </w:pPr>
            <w:r>
              <w:rPr>
                <w:rFonts w:hint="eastAsia"/>
              </w:rPr>
              <w:t>融资担保风险问询函触发规则</w:t>
            </w:r>
          </w:p>
        </w:tc>
        <w:tc>
          <w:tcPr>
            <w:tcW w:w="422" w:type="pct"/>
            <w:shd w:val="clear" w:color="auto" w:fill="FFFFFF"/>
            <w:vAlign w:val="center"/>
          </w:tcPr>
          <w:p w14:paraId="63E5D3D5">
            <w:pPr>
              <w:pStyle w:val="30"/>
            </w:pPr>
            <w:r>
              <w:rPr>
                <w:rFonts w:hint="eastAsia"/>
              </w:rPr>
              <w:t>无该规则</w:t>
            </w:r>
          </w:p>
        </w:tc>
        <w:tc>
          <w:tcPr>
            <w:tcW w:w="2964" w:type="pct"/>
            <w:shd w:val="clear" w:color="auto" w:fill="FFFFFF"/>
            <w:vAlign w:val="center"/>
          </w:tcPr>
          <w:p w14:paraId="02FC7B35">
            <w:pPr>
              <w:pStyle w:val="30"/>
            </w:pPr>
            <w:r>
              <w:t>完善现金流风险类别的风险风险问询函触发逻辑，新增开发该类别风险问询函读取指标信息的输入模板，并进行相应的指标公式配置。</w:t>
            </w:r>
          </w:p>
        </w:tc>
      </w:tr>
      <w:tr w14:paraId="05B88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06B596FB">
            <w:pPr>
              <w:pStyle w:val="30"/>
            </w:pPr>
          </w:p>
        </w:tc>
        <w:tc>
          <w:tcPr>
            <w:tcW w:w="558" w:type="pct"/>
            <w:vMerge w:val="continue"/>
            <w:vAlign w:val="center"/>
          </w:tcPr>
          <w:p w14:paraId="7F6DD83F">
            <w:pPr>
              <w:pStyle w:val="30"/>
            </w:pPr>
          </w:p>
        </w:tc>
        <w:tc>
          <w:tcPr>
            <w:tcW w:w="700" w:type="pct"/>
            <w:shd w:val="clear" w:color="auto" w:fill="FFFFFF"/>
            <w:vAlign w:val="center"/>
          </w:tcPr>
          <w:p w14:paraId="340DEA84">
            <w:pPr>
              <w:pStyle w:val="30"/>
            </w:pPr>
            <w:r>
              <w:rPr>
                <w:rFonts w:hint="eastAsia"/>
              </w:rPr>
              <w:t>融资担保风险问询函文字内容规则</w:t>
            </w:r>
          </w:p>
        </w:tc>
        <w:tc>
          <w:tcPr>
            <w:tcW w:w="422" w:type="pct"/>
            <w:shd w:val="clear" w:color="auto" w:fill="FFFFFF"/>
            <w:vAlign w:val="center"/>
          </w:tcPr>
          <w:p w14:paraId="14EA86B9">
            <w:pPr>
              <w:pStyle w:val="30"/>
            </w:pPr>
            <w:r>
              <w:rPr>
                <w:rFonts w:hint="eastAsia"/>
              </w:rPr>
              <w:t>无该规则</w:t>
            </w:r>
          </w:p>
        </w:tc>
        <w:tc>
          <w:tcPr>
            <w:tcW w:w="2964" w:type="pct"/>
            <w:shd w:val="clear" w:color="auto" w:fill="FFFFFF"/>
            <w:vAlign w:val="center"/>
          </w:tcPr>
          <w:p w14:paraId="043F269A">
            <w:pPr>
              <w:pStyle w:val="30"/>
            </w:pPr>
            <w:r>
              <w:t>完善现金流风险类别的风险风险问询函内容需求，新增开发该类别风险问询函文字内容自动输出模板，并在相应的风险问询函详情界面中对生成的问询函详情内容进行展示。</w:t>
            </w:r>
          </w:p>
        </w:tc>
      </w:tr>
      <w:tr w14:paraId="06229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136077E5">
            <w:pPr>
              <w:pStyle w:val="30"/>
            </w:pPr>
          </w:p>
        </w:tc>
        <w:tc>
          <w:tcPr>
            <w:tcW w:w="558" w:type="pct"/>
            <w:vMerge w:val="restart"/>
            <w:shd w:val="clear" w:color="auto" w:fill="FFFFFF"/>
            <w:vAlign w:val="center"/>
          </w:tcPr>
          <w:p w14:paraId="76E44941">
            <w:pPr>
              <w:pStyle w:val="30"/>
            </w:pPr>
            <w:r>
              <w:rPr>
                <w:rFonts w:hint="eastAsia"/>
              </w:rPr>
              <w:t>主业领域整体风险</w:t>
            </w:r>
          </w:p>
        </w:tc>
        <w:tc>
          <w:tcPr>
            <w:tcW w:w="700" w:type="pct"/>
            <w:shd w:val="clear" w:color="auto" w:fill="FFFFFF"/>
            <w:vAlign w:val="center"/>
          </w:tcPr>
          <w:p w14:paraId="2EDB443E">
            <w:pPr>
              <w:pStyle w:val="30"/>
            </w:pPr>
            <w:r>
              <w:rPr>
                <w:rFonts w:hint="eastAsia"/>
              </w:rPr>
              <w:t>主业领域整体风险问询函触发规则</w:t>
            </w:r>
          </w:p>
        </w:tc>
        <w:tc>
          <w:tcPr>
            <w:tcW w:w="422" w:type="pct"/>
            <w:shd w:val="clear" w:color="auto" w:fill="FFFFFF"/>
            <w:vAlign w:val="center"/>
          </w:tcPr>
          <w:p w14:paraId="2CD5BB4B">
            <w:pPr>
              <w:pStyle w:val="30"/>
            </w:pPr>
            <w:r>
              <w:rPr>
                <w:rFonts w:hint="eastAsia"/>
              </w:rPr>
              <w:t>无该规则</w:t>
            </w:r>
          </w:p>
        </w:tc>
        <w:tc>
          <w:tcPr>
            <w:tcW w:w="2964" w:type="pct"/>
            <w:shd w:val="clear" w:color="auto" w:fill="FFFFFF"/>
            <w:vAlign w:val="center"/>
          </w:tcPr>
          <w:p w14:paraId="1E7EEBA3">
            <w:pPr>
              <w:pStyle w:val="30"/>
            </w:pPr>
            <w:r>
              <w:t>完善主业领域整体风险类别的风险风险问询函触发逻辑，新增开发该类别风险问询函读取指标信息的输入模板，并进行相应的指标公式配置。</w:t>
            </w:r>
          </w:p>
        </w:tc>
      </w:tr>
      <w:tr w14:paraId="20EB5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78608EBD">
            <w:pPr>
              <w:pStyle w:val="30"/>
            </w:pPr>
          </w:p>
        </w:tc>
        <w:tc>
          <w:tcPr>
            <w:tcW w:w="558" w:type="pct"/>
            <w:vMerge w:val="continue"/>
            <w:vAlign w:val="center"/>
          </w:tcPr>
          <w:p w14:paraId="2B50F274">
            <w:pPr>
              <w:pStyle w:val="30"/>
            </w:pPr>
          </w:p>
        </w:tc>
        <w:tc>
          <w:tcPr>
            <w:tcW w:w="700" w:type="pct"/>
            <w:shd w:val="clear" w:color="auto" w:fill="FFFFFF"/>
            <w:vAlign w:val="center"/>
          </w:tcPr>
          <w:p w14:paraId="5B72277A">
            <w:pPr>
              <w:pStyle w:val="30"/>
            </w:pPr>
            <w:r>
              <w:rPr>
                <w:rFonts w:hint="eastAsia"/>
              </w:rPr>
              <w:t>主业领域整体风险问询函文字内容规则</w:t>
            </w:r>
          </w:p>
        </w:tc>
        <w:tc>
          <w:tcPr>
            <w:tcW w:w="422" w:type="pct"/>
            <w:shd w:val="clear" w:color="auto" w:fill="FFFFFF"/>
            <w:vAlign w:val="center"/>
          </w:tcPr>
          <w:p w14:paraId="45615D45">
            <w:pPr>
              <w:pStyle w:val="30"/>
            </w:pPr>
            <w:r>
              <w:rPr>
                <w:rFonts w:hint="eastAsia"/>
              </w:rPr>
              <w:t>无该规则</w:t>
            </w:r>
          </w:p>
        </w:tc>
        <w:tc>
          <w:tcPr>
            <w:tcW w:w="2964" w:type="pct"/>
            <w:shd w:val="clear" w:color="auto" w:fill="FFFFFF"/>
            <w:vAlign w:val="center"/>
          </w:tcPr>
          <w:p w14:paraId="4343F3C3">
            <w:pPr>
              <w:pStyle w:val="30"/>
            </w:pPr>
            <w:r>
              <w:t>完善主业领域整体风险类别的风险风险问询函内容需求，新增开发该类别风险问询函文字内容自动输出模板，并在相应的风险问询函详情界面中对生成的问询函详情内容进行展示。</w:t>
            </w:r>
          </w:p>
        </w:tc>
      </w:tr>
      <w:tr w14:paraId="70358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7F3E20FE">
            <w:pPr>
              <w:pStyle w:val="30"/>
            </w:pPr>
          </w:p>
        </w:tc>
        <w:tc>
          <w:tcPr>
            <w:tcW w:w="558" w:type="pct"/>
            <w:vMerge w:val="restart"/>
            <w:shd w:val="clear" w:color="auto" w:fill="FFFFFF"/>
            <w:vAlign w:val="center"/>
          </w:tcPr>
          <w:p w14:paraId="0D84AC82">
            <w:pPr>
              <w:pStyle w:val="30"/>
            </w:pPr>
            <w:r>
              <w:rPr>
                <w:rFonts w:hint="eastAsia"/>
              </w:rPr>
              <w:t>资金占用风险</w:t>
            </w:r>
          </w:p>
        </w:tc>
        <w:tc>
          <w:tcPr>
            <w:tcW w:w="700" w:type="pct"/>
            <w:shd w:val="clear" w:color="auto" w:fill="FFFFFF"/>
            <w:vAlign w:val="center"/>
          </w:tcPr>
          <w:p w14:paraId="35DAB0FF">
            <w:pPr>
              <w:pStyle w:val="30"/>
            </w:pPr>
            <w:r>
              <w:rPr>
                <w:rFonts w:hint="eastAsia"/>
              </w:rPr>
              <w:t>资金占用风险问询函触发规则</w:t>
            </w:r>
          </w:p>
        </w:tc>
        <w:tc>
          <w:tcPr>
            <w:tcW w:w="422" w:type="pct"/>
            <w:shd w:val="clear" w:color="auto" w:fill="FFFFFF"/>
            <w:vAlign w:val="center"/>
          </w:tcPr>
          <w:p w14:paraId="21C50234">
            <w:pPr>
              <w:pStyle w:val="30"/>
            </w:pPr>
            <w:r>
              <w:rPr>
                <w:rFonts w:hint="eastAsia"/>
              </w:rPr>
              <w:t>无该规则</w:t>
            </w:r>
          </w:p>
        </w:tc>
        <w:tc>
          <w:tcPr>
            <w:tcW w:w="2964" w:type="pct"/>
            <w:shd w:val="clear" w:color="auto" w:fill="FFFFFF"/>
            <w:vAlign w:val="center"/>
          </w:tcPr>
          <w:p w14:paraId="1DF23705">
            <w:pPr>
              <w:pStyle w:val="30"/>
            </w:pPr>
            <w:r>
              <w:t>完善资金占用风险类别的风险风险问询函触发逻辑，新增开发该类别风险问询函读取指标信息的输入模板，并进行相应的指标公式配置。</w:t>
            </w:r>
          </w:p>
        </w:tc>
      </w:tr>
      <w:tr w14:paraId="0ABA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4FCEC2A5">
            <w:pPr>
              <w:pStyle w:val="30"/>
            </w:pPr>
          </w:p>
        </w:tc>
        <w:tc>
          <w:tcPr>
            <w:tcW w:w="558" w:type="pct"/>
            <w:vMerge w:val="continue"/>
            <w:vAlign w:val="center"/>
          </w:tcPr>
          <w:p w14:paraId="4A0E21DC">
            <w:pPr>
              <w:pStyle w:val="30"/>
            </w:pPr>
          </w:p>
        </w:tc>
        <w:tc>
          <w:tcPr>
            <w:tcW w:w="700" w:type="pct"/>
            <w:shd w:val="clear" w:color="auto" w:fill="FFFFFF"/>
            <w:vAlign w:val="center"/>
          </w:tcPr>
          <w:p w14:paraId="1B35E0AC">
            <w:pPr>
              <w:pStyle w:val="30"/>
            </w:pPr>
            <w:r>
              <w:rPr>
                <w:rFonts w:hint="eastAsia"/>
              </w:rPr>
              <w:t>资金占用风险问询函文字内容规则</w:t>
            </w:r>
          </w:p>
        </w:tc>
        <w:tc>
          <w:tcPr>
            <w:tcW w:w="422" w:type="pct"/>
            <w:shd w:val="clear" w:color="auto" w:fill="FFFFFF"/>
            <w:vAlign w:val="center"/>
          </w:tcPr>
          <w:p w14:paraId="7CF8E199">
            <w:pPr>
              <w:pStyle w:val="30"/>
            </w:pPr>
            <w:r>
              <w:rPr>
                <w:rFonts w:hint="eastAsia"/>
              </w:rPr>
              <w:t>无该规则</w:t>
            </w:r>
          </w:p>
        </w:tc>
        <w:tc>
          <w:tcPr>
            <w:tcW w:w="2964" w:type="pct"/>
            <w:shd w:val="clear" w:color="auto" w:fill="FFFFFF"/>
            <w:vAlign w:val="center"/>
          </w:tcPr>
          <w:p w14:paraId="72F3B6D8">
            <w:pPr>
              <w:pStyle w:val="30"/>
            </w:pPr>
            <w:r>
              <w:t>完善资金占用风险类别的风险风险问询函内容需求，新增开发该类别风险问询函文字内容自动输出模板，并在相应的风险问询函详情界面中对生成的问询函详情内容进行展示。</w:t>
            </w:r>
          </w:p>
        </w:tc>
      </w:tr>
      <w:tr w14:paraId="0C633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2F7BA22A">
            <w:pPr>
              <w:pStyle w:val="30"/>
            </w:pPr>
          </w:p>
        </w:tc>
        <w:tc>
          <w:tcPr>
            <w:tcW w:w="558" w:type="pct"/>
            <w:vMerge w:val="restart"/>
            <w:shd w:val="clear" w:color="auto" w:fill="FFFFFF"/>
            <w:vAlign w:val="center"/>
          </w:tcPr>
          <w:p w14:paraId="3508EA0B">
            <w:pPr>
              <w:pStyle w:val="30"/>
            </w:pPr>
            <w:r>
              <w:rPr>
                <w:rFonts w:hint="eastAsia"/>
              </w:rPr>
              <w:t>过度投资风险</w:t>
            </w:r>
          </w:p>
        </w:tc>
        <w:tc>
          <w:tcPr>
            <w:tcW w:w="700" w:type="pct"/>
            <w:shd w:val="clear" w:color="auto" w:fill="FFFFFF"/>
            <w:vAlign w:val="center"/>
          </w:tcPr>
          <w:p w14:paraId="32077818">
            <w:pPr>
              <w:pStyle w:val="30"/>
            </w:pPr>
            <w:r>
              <w:rPr>
                <w:rFonts w:hint="eastAsia"/>
              </w:rPr>
              <w:t>过度投资风险问询函触发规则</w:t>
            </w:r>
          </w:p>
        </w:tc>
        <w:tc>
          <w:tcPr>
            <w:tcW w:w="422" w:type="pct"/>
            <w:shd w:val="clear" w:color="auto" w:fill="FFFFFF"/>
            <w:vAlign w:val="center"/>
          </w:tcPr>
          <w:p w14:paraId="63971139">
            <w:pPr>
              <w:pStyle w:val="30"/>
            </w:pPr>
            <w:r>
              <w:rPr>
                <w:rFonts w:hint="eastAsia"/>
              </w:rPr>
              <w:t>无该规则</w:t>
            </w:r>
          </w:p>
        </w:tc>
        <w:tc>
          <w:tcPr>
            <w:tcW w:w="2964" w:type="pct"/>
            <w:shd w:val="clear" w:color="auto" w:fill="FFFFFF"/>
            <w:vAlign w:val="center"/>
          </w:tcPr>
          <w:p w14:paraId="357CB61D">
            <w:pPr>
              <w:pStyle w:val="30"/>
            </w:pPr>
            <w:r>
              <w:t>完善过度投资风险类别的风险风险问询函触发逻辑，新增开发该类别风险问询函读取指标信息的输入模板，并进行相应的指标公式配置。</w:t>
            </w:r>
          </w:p>
        </w:tc>
      </w:tr>
      <w:tr w14:paraId="79666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55C50A70">
            <w:pPr>
              <w:pStyle w:val="30"/>
            </w:pPr>
          </w:p>
        </w:tc>
        <w:tc>
          <w:tcPr>
            <w:tcW w:w="558" w:type="pct"/>
            <w:vMerge w:val="continue"/>
            <w:vAlign w:val="center"/>
          </w:tcPr>
          <w:p w14:paraId="032E564A">
            <w:pPr>
              <w:pStyle w:val="30"/>
            </w:pPr>
          </w:p>
        </w:tc>
        <w:tc>
          <w:tcPr>
            <w:tcW w:w="700" w:type="pct"/>
            <w:shd w:val="clear" w:color="auto" w:fill="FFFFFF"/>
            <w:vAlign w:val="center"/>
          </w:tcPr>
          <w:p w14:paraId="23B10211">
            <w:pPr>
              <w:pStyle w:val="30"/>
            </w:pPr>
            <w:r>
              <w:rPr>
                <w:rFonts w:hint="eastAsia"/>
              </w:rPr>
              <w:t>过度投资风险问询函文字内容规则</w:t>
            </w:r>
          </w:p>
        </w:tc>
        <w:tc>
          <w:tcPr>
            <w:tcW w:w="422" w:type="pct"/>
            <w:shd w:val="clear" w:color="auto" w:fill="FFFFFF"/>
            <w:vAlign w:val="center"/>
          </w:tcPr>
          <w:p w14:paraId="58A90DF5">
            <w:pPr>
              <w:pStyle w:val="30"/>
            </w:pPr>
            <w:r>
              <w:rPr>
                <w:rFonts w:hint="eastAsia"/>
              </w:rPr>
              <w:t>无该规则</w:t>
            </w:r>
          </w:p>
        </w:tc>
        <w:tc>
          <w:tcPr>
            <w:tcW w:w="2964" w:type="pct"/>
            <w:shd w:val="clear" w:color="auto" w:fill="FFFFFF"/>
            <w:vAlign w:val="center"/>
          </w:tcPr>
          <w:p w14:paraId="6889614B">
            <w:pPr>
              <w:pStyle w:val="30"/>
            </w:pPr>
            <w:r>
              <w:t>完善过度投资风险类别的风险风险问询函内容需求，新增开发该类别风险问询函文字内容自动输出模板，并在相应的风险问询函详情界面中对生成的问询函详情内容进行展示。</w:t>
            </w:r>
          </w:p>
        </w:tc>
      </w:tr>
      <w:tr w14:paraId="2268F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6963773E">
            <w:pPr>
              <w:pStyle w:val="30"/>
            </w:pPr>
          </w:p>
        </w:tc>
        <w:tc>
          <w:tcPr>
            <w:tcW w:w="558" w:type="pct"/>
            <w:vMerge w:val="restart"/>
            <w:shd w:val="clear" w:color="auto" w:fill="FFFFFF"/>
            <w:vAlign w:val="center"/>
          </w:tcPr>
          <w:p w14:paraId="27E27C70">
            <w:pPr>
              <w:pStyle w:val="30"/>
            </w:pPr>
            <w:r>
              <w:rPr>
                <w:rFonts w:hint="eastAsia"/>
              </w:rPr>
              <w:t>投资减值风险</w:t>
            </w:r>
          </w:p>
        </w:tc>
        <w:tc>
          <w:tcPr>
            <w:tcW w:w="700" w:type="pct"/>
            <w:shd w:val="clear" w:color="auto" w:fill="FFFFFF"/>
            <w:vAlign w:val="center"/>
          </w:tcPr>
          <w:p w14:paraId="36CC9248">
            <w:pPr>
              <w:pStyle w:val="30"/>
            </w:pPr>
            <w:r>
              <w:rPr>
                <w:rFonts w:hint="eastAsia"/>
              </w:rPr>
              <w:t>投资减值风险问询函触发规则</w:t>
            </w:r>
          </w:p>
        </w:tc>
        <w:tc>
          <w:tcPr>
            <w:tcW w:w="422" w:type="pct"/>
            <w:shd w:val="clear" w:color="auto" w:fill="FFFFFF"/>
            <w:vAlign w:val="center"/>
          </w:tcPr>
          <w:p w14:paraId="61149378">
            <w:pPr>
              <w:pStyle w:val="30"/>
            </w:pPr>
            <w:r>
              <w:rPr>
                <w:rFonts w:hint="eastAsia"/>
              </w:rPr>
              <w:t>无该规则</w:t>
            </w:r>
          </w:p>
        </w:tc>
        <w:tc>
          <w:tcPr>
            <w:tcW w:w="2964" w:type="pct"/>
            <w:shd w:val="clear" w:color="auto" w:fill="FFFFFF"/>
            <w:vAlign w:val="center"/>
          </w:tcPr>
          <w:p w14:paraId="6D6A4F16">
            <w:pPr>
              <w:pStyle w:val="30"/>
            </w:pPr>
            <w:r>
              <w:t>完善投资减值风险类别的风险风险问询函触发逻辑，新增开发该类别风险问询函读取指标信息的输入模板，并进行相应的指标公式配置。</w:t>
            </w:r>
          </w:p>
        </w:tc>
      </w:tr>
      <w:tr w14:paraId="6572D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3129F1E1">
            <w:pPr>
              <w:pStyle w:val="30"/>
            </w:pPr>
          </w:p>
        </w:tc>
        <w:tc>
          <w:tcPr>
            <w:tcW w:w="558" w:type="pct"/>
            <w:vMerge w:val="continue"/>
            <w:vAlign w:val="center"/>
          </w:tcPr>
          <w:p w14:paraId="31310421">
            <w:pPr>
              <w:pStyle w:val="30"/>
            </w:pPr>
          </w:p>
        </w:tc>
        <w:tc>
          <w:tcPr>
            <w:tcW w:w="700" w:type="pct"/>
            <w:shd w:val="clear" w:color="auto" w:fill="FFFFFF"/>
            <w:vAlign w:val="center"/>
          </w:tcPr>
          <w:p w14:paraId="40783317">
            <w:pPr>
              <w:pStyle w:val="30"/>
            </w:pPr>
            <w:r>
              <w:rPr>
                <w:rFonts w:hint="eastAsia"/>
              </w:rPr>
              <w:t>投资减值风险问询函文字内容规则</w:t>
            </w:r>
          </w:p>
        </w:tc>
        <w:tc>
          <w:tcPr>
            <w:tcW w:w="422" w:type="pct"/>
            <w:shd w:val="clear" w:color="auto" w:fill="FFFFFF"/>
            <w:vAlign w:val="center"/>
          </w:tcPr>
          <w:p w14:paraId="5E4CCFAC">
            <w:pPr>
              <w:pStyle w:val="30"/>
            </w:pPr>
            <w:r>
              <w:rPr>
                <w:rFonts w:hint="eastAsia"/>
              </w:rPr>
              <w:t>无该规则</w:t>
            </w:r>
          </w:p>
        </w:tc>
        <w:tc>
          <w:tcPr>
            <w:tcW w:w="2964" w:type="pct"/>
            <w:shd w:val="clear" w:color="auto" w:fill="FFFFFF"/>
            <w:vAlign w:val="center"/>
          </w:tcPr>
          <w:p w14:paraId="43C7DCEA">
            <w:pPr>
              <w:pStyle w:val="30"/>
            </w:pPr>
            <w:r>
              <w:t>完善投资减值风险类别的风险风险问询函内容需求，新增开发该类别风险问询函文字内容自动输出模板，并在相应的风险问询函详情界面中对生成的问询函详情内容进行展示。</w:t>
            </w:r>
          </w:p>
        </w:tc>
      </w:tr>
      <w:tr w14:paraId="4E529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01DFB20D">
            <w:pPr>
              <w:pStyle w:val="30"/>
            </w:pPr>
          </w:p>
        </w:tc>
        <w:tc>
          <w:tcPr>
            <w:tcW w:w="558" w:type="pct"/>
            <w:vMerge w:val="restart"/>
            <w:shd w:val="clear" w:color="auto" w:fill="FFFFFF"/>
            <w:vAlign w:val="center"/>
          </w:tcPr>
          <w:p w14:paraId="7DBE4E2C">
            <w:pPr>
              <w:pStyle w:val="30"/>
            </w:pPr>
            <w:r>
              <w:rPr>
                <w:rFonts w:hint="eastAsia"/>
              </w:rPr>
              <w:t>参股企业经营不善风险</w:t>
            </w:r>
          </w:p>
        </w:tc>
        <w:tc>
          <w:tcPr>
            <w:tcW w:w="700" w:type="pct"/>
            <w:shd w:val="clear" w:color="auto" w:fill="FFFFFF"/>
            <w:vAlign w:val="center"/>
          </w:tcPr>
          <w:p w14:paraId="08C9E9B2">
            <w:pPr>
              <w:pStyle w:val="30"/>
            </w:pPr>
            <w:r>
              <w:rPr>
                <w:rFonts w:hint="eastAsia"/>
              </w:rPr>
              <w:t>参股企业经营不善风险问询函触发规则</w:t>
            </w:r>
          </w:p>
        </w:tc>
        <w:tc>
          <w:tcPr>
            <w:tcW w:w="422" w:type="pct"/>
            <w:shd w:val="clear" w:color="auto" w:fill="FFFFFF"/>
            <w:vAlign w:val="center"/>
          </w:tcPr>
          <w:p w14:paraId="451717DF">
            <w:pPr>
              <w:pStyle w:val="30"/>
            </w:pPr>
            <w:r>
              <w:rPr>
                <w:rFonts w:hint="eastAsia"/>
              </w:rPr>
              <w:t>无该规则</w:t>
            </w:r>
          </w:p>
        </w:tc>
        <w:tc>
          <w:tcPr>
            <w:tcW w:w="2964" w:type="pct"/>
            <w:shd w:val="clear" w:color="auto" w:fill="FFFFFF"/>
            <w:vAlign w:val="center"/>
          </w:tcPr>
          <w:p w14:paraId="21FBA76C">
            <w:pPr>
              <w:pStyle w:val="30"/>
            </w:pPr>
            <w:r>
              <w:t>完善参股企业经营不善风险类别的风险风险问询函触发逻辑，新增开发该类别风险问询函读取指标信息的输入模板，并进行相应的指标公式配置。</w:t>
            </w:r>
          </w:p>
        </w:tc>
      </w:tr>
      <w:tr w14:paraId="3E17C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080" w:hRule="atLeast"/>
          <w:jc w:val="center"/>
        </w:trPr>
        <w:tc>
          <w:tcPr>
            <w:tcW w:w="353" w:type="pct"/>
            <w:vMerge w:val="continue"/>
            <w:vAlign w:val="center"/>
          </w:tcPr>
          <w:p w14:paraId="50D6C7FF">
            <w:pPr>
              <w:pStyle w:val="30"/>
            </w:pPr>
          </w:p>
        </w:tc>
        <w:tc>
          <w:tcPr>
            <w:tcW w:w="558" w:type="pct"/>
            <w:vMerge w:val="continue"/>
            <w:vAlign w:val="center"/>
          </w:tcPr>
          <w:p w14:paraId="5AC34F56">
            <w:pPr>
              <w:pStyle w:val="30"/>
            </w:pPr>
          </w:p>
        </w:tc>
        <w:tc>
          <w:tcPr>
            <w:tcW w:w="700" w:type="pct"/>
            <w:shd w:val="clear" w:color="auto" w:fill="FFFFFF"/>
            <w:vAlign w:val="center"/>
          </w:tcPr>
          <w:p w14:paraId="11C77DF2">
            <w:pPr>
              <w:pStyle w:val="30"/>
            </w:pPr>
            <w:r>
              <w:rPr>
                <w:rFonts w:hint="eastAsia"/>
              </w:rPr>
              <w:t>参股企业经营不善风险问询函文字内容规则</w:t>
            </w:r>
          </w:p>
        </w:tc>
        <w:tc>
          <w:tcPr>
            <w:tcW w:w="422" w:type="pct"/>
            <w:shd w:val="clear" w:color="auto" w:fill="FFFFFF"/>
            <w:vAlign w:val="center"/>
          </w:tcPr>
          <w:p w14:paraId="2D376F60">
            <w:pPr>
              <w:pStyle w:val="30"/>
            </w:pPr>
            <w:r>
              <w:rPr>
                <w:rFonts w:hint="eastAsia"/>
              </w:rPr>
              <w:t>无该规则</w:t>
            </w:r>
          </w:p>
        </w:tc>
        <w:tc>
          <w:tcPr>
            <w:tcW w:w="2964" w:type="pct"/>
            <w:shd w:val="clear" w:color="auto" w:fill="FFFFFF"/>
            <w:vAlign w:val="center"/>
          </w:tcPr>
          <w:p w14:paraId="42B89423">
            <w:pPr>
              <w:pStyle w:val="30"/>
            </w:pPr>
            <w:r>
              <w:t>完善参股企业经营不善风险类别的风险风险问询函内容需求，新增开发该类别风险问询函文字内容自动输出模板，并在相应的风险问询函详情界面中对生成的问询函详情内容进行展示。</w:t>
            </w:r>
          </w:p>
        </w:tc>
      </w:tr>
      <w:tr w14:paraId="3E8A4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080" w:hRule="atLeast"/>
          <w:jc w:val="center"/>
        </w:trPr>
        <w:tc>
          <w:tcPr>
            <w:tcW w:w="353" w:type="pct"/>
            <w:vMerge w:val="restart"/>
            <w:shd w:val="clear" w:color="auto" w:fill="FFFFFF"/>
            <w:vAlign w:val="center"/>
          </w:tcPr>
          <w:p w14:paraId="319AE61C">
            <w:pPr>
              <w:pStyle w:val="30"/>
            </w:pPr>
            <w:r>
              <w:rPr>
                <w:rFonts w:hint="eastAsia"/>
              </w:rPr>
              <w:t>风险清单填报</w:t>
            </w:r>
          </w:p>
        </w:tc>
        <w:tc>
          <w:tcPr>
            <w:tcW w:w="558" w:type="pct"/>
            <w:shd w:val="clear" w:color="auto" w:fill="FFFFFF"/>
            <w:vAlign w:val="center"/>
          </w:tcPr>
          <w:p w14:paraId="1E7A7E24">
            <w:pPr>
              <w:pStyle w:val="30"/>
            </w:pPr>
            <w:r>
              <w:rPr>
                <w:rFonts w:hint="eastAsia"/>
              </w:rPr>
              <w:t>剩余风险敞口-责任口径规则</w:t>
            </w:r>
          </w:p>
        </w:tc>
        <w:tc>
          <w:tcPr>
            <w:tcW w:w="700" w:type="pct"/>
            <w:shd w:val="clear" w:color="auto" w:fill="FFFFFF"/>
            <w:vAlign w:val="center"/>
          </w:tcPr>
          <w:p w14:paraId="5C45E6DF">
            <w:pPr>
              <w:pStyle w:val="30"/>
            </w:pPr>
          </w:p>
        </w:tc>
        <w:tc>
          <w:tcPr>
            <w:tcW w:w="422" w:type="pct"/>
            <w:shd w:val="clear" w:color="auto" w:fill="FFFFFF"/>
            <w:vAlign w:val="center"/>
          </w:tcPr>
          <w:p w14:paraId="00B6D0E8">
            <w:pPr>
              <w:pStyle w:val="30"/>
            </w:pPr>
            <w:r>
              <w:rPr>
                <w:rFonts w:hint="eastAsia"/>
              </w:rPr>
              <w:t>无该规则</w:t>
            </w:r>
          </w:p>
        </w:tc>
        <w:tc>
          <w:tcPr>
            <w:tcW w:w="2964" w:type="pct"/>
            <w:shd w:val="clear" w:color="auto" w:fill="FFFFFF"/>
            <w:vAlign w:val="center"/>
          </w:tcPr>
          <w:p w14:paraId="00790A3C">
            <w:pPr>
              <w:pStyle w:val="30"/>
            </w:pPr>
            <w:r>
              <w:t>根据剩余风险敞口-责任口径的计算逻辑，新增对所有风险特征配置计算公式，并在界面中进行展示。</w:t>
            </w:r>
          </w:p>
        </w:tc>
      </w:tr>
      <w:tr w14:paraId="5707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5A679015">
            <w:pPr>
              <w:pStyle w:val="30"/>
            </w:pPr>
          </w:p>
        </w:tc>
        <w:tc>
          <w:tcPr>
            <w:tcW w:w="558" w:type="pct"/>
            <w:shd w:val="clear" w:color="auto" w:fill="FFFFFF"/>
            <w:vAlign w:val="center"/>
          </w:tcPr>
          <w:p w14:paraId="520F6E43">
            <w:pPr>
              <w:pStyle w:val="30"/>
            </w:pPr>
            <w:r>
              <w:rPr>
                <w:rFonts w:hint="eastAsia"/>
              </w:rPr>
              <w:t>债务/现金流风险敞口规则</w:t>
            </w:r>
          </w:p>
        </w:tc>
        <w:tc>
          <w:tcPr>
            <w:tcW w:w="700" w:type="pct"/>
            <w:shd w:val="clear" w:color="auto" w:fill="FFFFFF"/>
            <w:vAlign w:val="center"/>
          </w:tcPr>
          <w:p w14:paraId="3505EB1D">
            <w:pPr>
              <w:pStyle w:val="30"/>
            </w:pPr>
          </w:p>
        </w:tc>
        <w:tc>
          <w:tcPr>
            <w:tcW w:w="422" w:type="pct"/>
            <w:shd w:val="clear" w:color="auto" w:fill="FFFFFF"/>
            <w:vAlign w:val="center"/>
          </w:tcPr>
          <w:p w14:paraId="3F198B28">
            <w:pPr>
              <w:pStyle w:val="30"/>
            </w:pPr>
            <w:r>
              <w:rPr>
                <w:rFonts w:hint="eastAsia"/>
              </w:rPr>
              <w:t>无该规则</w:t>
            </w:r>
          </w:p>
        </w:tc>
        <w:tc>
          <w:tcPr>
            <w:tcW w:w="2964" w:type="pct"/>
            <w:shd w:val="clear" w:color="auto" w:fill="FFFFFF"/>
            <w:vAlign w:val="center"/>
          </w:tcPr>
          <w:p w14:paraId="51FC4C48">
            <w:pPr>
              <w:pStyle w:val="30"/>
            </w:pPr>
            <w:r>
              <w:t>完善债务/现金流风险类别的风险敞口计算逻辑，新增包括：配置该类别总体风险敞口、已确认风险损失、挽回损失与压降金额、剩余风险敞口的计算公式，并制作相应的界面供企业进行数据的填报。</w:t>
            </w:r>
          </w:p>
        </w:tc>
      </w:tr>
      <w:tr w14:paraId="7409B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4BA211A5">
            <w:pPr>
              <w:pStyle w:val="30"/>
            </w:pPr>
          </w:p>
        </w:tc>
        <w:tc>
          <w:tcPr>
            <w:tcW w:w="558" w:type="pct"/>
            <w:shd w:val="clear" w:color="auto" w:fill="FFFFFF"/>
            <w:vAlign w:val="center"/>
          </w:tcPr>
          <w:p w14:paraId="238BCA73">
            <w:pPr>
              <w:pStyle w:val="30"/>
            </w:pPr>
            <w:r>
              <w:rPr>
                <w:rFonts w:hint="eastAsia"/>
              </w:rPr>
              <w:t>融资担保风险敞口规则</w:t>
            </w:r>
          </w:p>
        </w:tc>
        <w:tc>
          <w:tcPr>
            <w:tcW w:w="700" w:type="pct"/>
            <w:shd w:val="clear" w:color="auto" w:fill="FFFFFF"/>
            <w:vAlign w:val="center"/>
          </w:tcPr>
          <w:p w14:paraId="44E259A5">
            <w:pPr>
              <w:pStyle w:val="30"/>
            </w:pPr>
          </w:p>
        </w:tc>
        <w:tc>
          <w:tcPr>
            <w:tcW w:w="422" w:type="pct"/>
            <w:shd w:val="clear" w:color="auto" w:fill="FFFFFF"/>
            <w:vAlign w:val="center"/>
          </w:tcPr>
          <w:p w14:paraId="3A95EDCD">
            <w:pPr>
              <w:pStyle w:val="30"/>
            </w:pPr>
            <w:r>
              <w:rPr>
                <w:rFonts w:hint="eastAsia"/>
              </w:rPr>
              <w:t>无该规则</w:t>
            </w:r>
          </w:p>
        </w:tc>
        <w:tc>
          <w:tcPr>
            <w:tcW w:w="2964" w:type="pct"/>
            <w:shd w:val="clear" w:color="auto" w:fill="FFFFFF"/>
            <w:vAlign w:val="center"/>
          </w:tcPr>
          <w:p w14:paraId="24D0A9AA">
            <w:pPr>
              <w:pStyle w:val="30"/>
            </w:pPr>
            <w:r>
              <w:t>完善融资担保风险类别的风险敞口计算逻辑，新增包括：配置该类别总体风险敞口、已确认风险损失、挽回损失与压降金额、剩余风险敞口的计算公式，并制作相应的界面供企业进行数据的填报。</w:t>
            </w:r>
          </w:p>
        </w:tc>
      </w:tr>
      <w:tr w14:paraId="4F33E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32C80518">
            <w:pPr>
              <w:pStyle w:val="30"/>
            </w:pPr>
          </w:p>
        </w:tc>
        <w:tc>
          <w:tcPr>
            <w:tcW w:w="558" w:type="pct"/>
            <w:shd w:val="clear" w:color="auto" w:fill="FFFFFF"/>
            <w:vAlign w:val="center"/>
          </w:tcPr>
          <w:p w14:paraId="3E782FC7">
            <w:pPr>
              <w:pStyle w:val="30"/>
            </w:pPr>
            <w:r>
              <w:rPr>
                <w:rFonts w:hint="eastAsia"/>
              </w:rPr>
              <w:t>往来款回收风险敞口规则</w:t>
            </w:r>
          </w:p>
        </w:tc>
        <w:tc>
          <w:tcPr>
            <w:tcW w:w="700" w:type="pct"/>
            <w:shd w:val="clear" w:color="auto" w:fill="FFFFFF"/>
            <w:vAlign w:val="center"/>
          </w:tcPr>
          <w:p w14:paraId="23CDB8C4">
            <w:pPr>
              <w:pStyle w:val="30"/>
            </w:pPr>
          </w:p>
        </w:tc>
        <w:tc>
          <w:tcPr>
            <w:tcW w:w="422" w:type="pct"/>
            <w:shd w:val="clear" w:color="auto" w:fill="FFFFFF"/>
            <w:vAlign w:val="center"/>
          </w:tcPr>
          <w:p w14:paraId="2635F805">
            <w:pPr>
              <w:pStyle w:val="30"/>
            </w:pPr>
            <w:r>
              <w:rPr>
                <w:rFonts w:hint="eastAsia"/>
              </w:rPr>
              <w:t>无该规则</w:t>
            </w:r>
          </w:p>
        </w:tc>
        <w:tc>
          <w:tcPr>
            <w:tcW w:w="2964" w:type="pct"/>
            <w:shd w:val="clear" w:color="auto" w:fill="FFFFFF"/>
            <w:vAlign w:val="center"/>
          </w:tcPr>
          <w:p w14:paraId="7F788FDC">
            <w:pPr>
              <w:pStyle w:val="30"/>
            </w:pPr>
            <w:r>
              <w:t>完善往来款回收风险类别的风险敞口计算逻辑，新增包括：配置该类别总体风险敞口、已确认风险损失、挽回损失与压降金额、剩余风险敞口的计算公式，并制作相应的界面供企业进行数据的填报。</w:t>
            </w:r>
          </w:p>
        </w:tc>
      </w:tr>
      <w:tr w14:paraId="55723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080" w:hRule="atLeast"/>
          <w:jc w:val="center"/>
        </w:trPr>
        <w:tc>
          <w:tcPr>
            <w:tcW w:w="353" w:type="pct"/>
            <w:vMerge w:val="continue"/>
            <w:vAlign w:val="center"/>
          </w:tcPr>
          <w:p w14:paraId="150C852B">
            <w:pPr>
              <w:pStyle w:val="30"/>
            </w:pPr>
          </w:p>
        </w:tc>
        <w:tc>
          <w:tcPr>
            <w:tcW w:w="558" w:type="pct"/>
            <w:shd w:val="clear" w:color="auto" w:fill="FFFFFF"/>
            <w:vAlign w:val="center"/>
          </w:tcPr>
          <w:p w14:paraId="1C5D884F">
            <w:pPr>
              <w:pStyle w:val="30"/>
            </w:pPr>
            <w:r>
              <w:rPr>
                <w:rFonts w:hint="eastAsia"/>
              </w:rPr>
              <w:t>主业领域整体风险敞口规则</w:t>
            </w:r>
          </w:p>
        </w:tc>
        <w:tc>
          <w:tcPr>
            <w:tcW w:w="700" w:type="pct"/>
            <w:shd w:val="clear" w:color="auto" w:fill="FFFFFF"/>
            <w:vAlign w:val="center"/>
          </w:tcPr>
          <w:p w14:paraId="4B42EF54">
            <w:pPr>
              <w:pStyle w:val="30"/>
            </w:pPr>
          </w:p>
        </w:tc>
        <w:tc>
          <w:tcPr>
            <w:tcW w:w="422" w:type="pct"/>
            <w:shd w:val="clear" w:color="auto" w:fill="FFFFFF"/>
            <w:vAlign w:val="center"/>
          </w:tcPr>
          <w:p w14:paraId="61E43EEF">
            <w:pPr>
              <w:pStyle w:val="30"/>
            </w:pPr>
            <w:r>
              <w:rPr>
                <w:rFonts w:hint="eastAsia"/>
              </w:rPr>
              <w:t>无该规则</w:t>
            </w:r>
          </w:p>
        </w:tc>
        <w:tc>
          <w:tcPr>
            <w:tcW w:w="2964" w:type="pct"/>
            <w:shd w:val="clear" w:color="auto" w:fill="FFFFFF"/>
            <w:vAlign w:val="center"/>
          </w:tcPr>
          <w:p w14:paraId="0C4F335D">
            <w:pPr>
              <w:pStyle w:val="30"/>
            </w:pPr>
            <w:r>
              <w:t>完善主业领域整体风险类别的风险敞口计算逻辑，新增包括：配置该类别总体风险敞口、已确认风险损失、挽回损失与压降金额、剩余风险敞口的计算公式，并制作相应的界面供企业进行数据的填报。</w:t>
            </w:r>
          </w:p>
        </w:tc>
      </w:tr>
      <w:tr w14:paraId="57EE5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19AC286B">
            <w:pPr>
              <w:pStyle w:val="30"/>
            </w:pPr>
          </w:p>
        </w:tc>
        <w:tc>
          <w:tcPr>
            <w:tcW w:w="558" w:type="pct"/>
            <w:shd w:val="clear" w:color="auto" w:fill="FFFFFF"/>
            <w:vAlign w:val="center"/>
          </w:tcPr>
          <w:p w14:paraId="7C974637">
            <w:pPr>
              <w:pStyle w:val="30"/>
            </w:pPr>
            <w:r>
              <w:rPr>
                <w:rFonts w:hint="eastAsia"/>
              </w:rPr>
              <w:t>资金占用风险敞口规则</w:t>
            </w:r>
          </w:p>
        </w:tc>
        <w:tc>
          <w:tcPr>
            <w:tcW w:w="700" w:type="pct"/>
            <w:shd w:val="clear" w:color="auto" w:fill="FFFFFF"/>
            <w:vAlign w:val="center"/>
          </w:tcPr>
          <w:p w14:paraId="526DB8C5">
            <w:pPr>
              <w:pStyle w:val="30"/>
            </w:pPr>
          </w:p>
        </w:tc>
        <w:tc>
          <w:tcPr>
            <w:tcW w:w="422" w:type="pct"/>
            <w:shd w:val="clear" w:color="auto" w:fill="FFFFFF"/>
            <w:vAlign w:val="center"/>
          </w:tcPr>
          <w:p w14:paraId="56564318">
            <w:pPr>
              <w:pStyle w:val="30"/>
            </w:pPr>
            <w:r>
              <w:rPr>
                <w:rFonts w:hint="eastAsia"/>
              </w:rPr>
              <w:t>无该规则</w:t>
            </w:r>
          </w:p>
        </w:tc>
        <w:tc>
          <w:tcPr>
            <w:tcW w:w="2964" w:type="pct"/>
            <w:shd w:val="clear" w:color="auto" w:fill="FFFFFF"/>
            <w:vAlign w:val="center"/>
          </w:tcPr>
          <w:p w14:paraId="4658CE47">
            <w:pPr>
              <w:pStyle w:val="30"/>
            </w:pPr>
            <w:r>
              <w:t>完善资金占用风险类别的风险敞口计算逻辑，新增包括：配置该类别总体风险敞口、已确认风险损失、挽回损失与压降金额、剩余风险敞口的计算公式，并制作相应的界面供企业进行数据的填报。</w:t>
            </w:r>
          </w:p>
        </w:tc>
      </w:tr>
      <w:tr w14:paraId="3013B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080" w:hRule="atLeast"/>
          <w:jc w:val="center"/>
        </w:trPr>
        <w:tc>
          <w:tcPr>
            <w:tcW w:w="353" w:type="pct"/>
            <w:vMerge w:val="continue"/>
            <w:vAlign w:val="center"/>
          </w:tcPr>
          <w:p w14:paraId="6E5E7043">
            <w:pPr>
              <w:pStyle w:val="30"/>
            </w:pPr>
          </w:p>
        </w:tc>
        <w:tc>
          <w:tcPr>
            <w:tcW w:w="558" w:type="pct"/>
            <w:shd w:val="clear" w:color="auto" w:fill="FFFFFF"/>
            <w:vAlign w:val="center"/>
          </w:tcPr>
          <w:p w14:paraId="3805A02B">
            <w:pPr>
              <w:pStyle w:val="30"/>
            </w:pPr>
            <w:r>
              <w:rPr>
                <w:rFonts w:hint="eastAsia"/>
              </w:rPr>
              <w:t>创新投入不足风险敞口规则</w:t>
            </w:r>
          </w:p>
        </w:tc>
        <w:tc>
          <w:tcPr>
            <w:tcW w:w="700" w:type="pct"/>
            <w:shd w:val="clear" w:color="auto" w:fill="FFFFFF"/>
            <w:vAlign w:val="center"/>
          </w:tcPr>
          <w:p w14:paraId="4ADE65C4">
            <w:pPr>
              <w:pStyle w:val="30"/>
            </w:pPr>
          </w:p>
        </w:tc>
        <w:tc>
          <w:tcPr>
            <w:tcW w:w="422" w:type="pct"/>
            <w:shd w:val="clear" w:color="auto" w:fill="FFFFFF"/>
            <w:vAlign w:val="center"/>
          </w:tcPr>
          <w:p w14:paraId="50F2E95E">
            <w:pPr>
              <w:pStyle w:val="30"/>
            </w:pPr>
            <w:r>
              <w:rPr>
                <w:rFonts w:hint="eastAsia"/>
              </w:rPr>
              <w:t>无该规则</w:t>
            </w:r>
          </w:p>
        </w:tc>
        <w:tc>
          <w:tcPr>
            <w:tcW w:w="2964" w:type="pct"/>
            <w:shd w:val="clear" w:color="auto" w:fill="FFFFFF"/>
            <w:vAlign w:val="center"/>
          </w:tcPr>
          <w:p w14:paraId="11EF9AD6">
            <w:pPr>
              <w:pStyle w:val="30"/>
            </w:pPr>
            <w:r>
              <w:t>完善创新投入不足风险类别的风险敞口计算逻辑，新增包括：配置该类别总体风险敞口、已确认风险损失、挽回损失与压降金额、剩余风险敞口的计算公式，并制作相应的界面供企业进行数据的填报。</w:t>
            </w:r>
          </w:p>
        </w:tc>
      </w:tr>
      <w:tr w14:paraId="2A70C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7F2693FD">
            <w:pPr>
              <w:pStyle w:val="30"/>
            </w:pPr>
          </w:p>
        </w:tc>
        <w:tc>
          <w:tcPr>
            <w:tcW w:w="558" w:type="pct"/>
            <w:shd w:val="clear" w:color="auto" w:fill="FFFFFF"/>
            <w:vAlign w:val="center"/>
          </w:tcPr>
          <w:p w14:paraId="06083C5C">
            <w:pPr>
              <w:pStyle w:val="30"/>
            </w:pPr>
            <w:r>
              <w:rPr>
                <w:rFonts w:hint="eastAsia"/>
              </w:rPr>
              <w:t>主业偏离风险敞口规则</w:t>
            </w:r>
          </w:p>
        </w:tc>
        <w:tc>
          <w:tcPr>
            <w:tcW w:w="700" w:type="pct"/>
            <w:shd w:val="clear" w:color="auto" w:fill="FFFFFF"/>
            <w:vAlign w:val="center"/>
          </w:tcPr>
          <w:p w14:paraId="05005B2F">
            <w:pPr>
              <w:pStyle w:val="30"/>
            </w:pPr>
          </w:p>
        </w:tc>
        <w:tc>
          <w:tcPr>
            <w:tcW w:w="422" w:type="pct"/>
            <w:shd w:val="clear" w:color="auto" w:fill="FFFFFF"/>
            <w:vAlign w:val="center"/>
          </w:tcPr>
          <w:p w14:paraId="79B6D1AB">
            <w:pPr>
              <w:pStyle w:val="30"/>
            </w:pPr>
            <w:r>
              <w:rPr>
                <w:rFonts w:hint="eastAsia"/>
              </w:rPr>
              <w:t>无该规则</w:t>
            </w:r>
          </w:p>
        </w:tc>
        <w:tc>
          <w:tcPr>
            <w:tcW w:w="2964" w:type="pct"/>
            <w:shd w:val="clear" w:color="auto" w:fill="FFFFFF"/>
            <w:vAlign w:val="center"/>
          </w:tcPr>
          <w:p w14:paraId="759684C7">
            <w:pPr>
              <w:pStyle w:val="30"/>
            </w:pPr>
            <w:r>
              <w:t>完善主业偏离风险类别的风险敞口计算逻辑，新增包括：配置该类别总体风险敞口、已确认风险损失、挽回损失与压降金额、剩余风险敞口的计算公式，并制作相应的界面供企业进行数据的填报。</w:t>
            </w:r>
          </w:p>
        </w:tc>
      </w:tr>
      <w:tr w14:paraId="3FE6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43F48274">
            <w:pPr>
              <w:pStyle w:val="30"/>
            </w:pPr>
          </w:p>
        </w:tc>
        <w:tc>
          <w:tcPr>
            <w:tcW w:w="558" w:type="pct"/>
            <w:shd w:val="clear" w:color="auto" w:fill="FFFFFF"/>
            <w:vAlign w:val="center"/>
          </w:tcPr>
          <w:p w14:paraId="163D68DF">
            <w:pPr>
              <w:pStyle w:val="30"/>
            </w:pPr>
            <w:r>
              <w:rPr>
                <w:rFonts w:hint="eastAsia"/>
              </w:rPr>
              <w:t>行业下行风险敞口规则</w:t>
            </w:r>
          </w:p>
        </w:tc>
        <w:tc>
          <w:tcPr>
            <w:tcW w:w="700" w:type="pct"/>
            <w:shd w:val="clear" w:color="auto" w:fill="FFFFFF"/>
            <w:vAlign w:val="center"/>
          </w:tcPr>
          <w:p w14:paraId="4CECE67D">
            <w:pPr>
              <w:pStyle w:val="30"/>
            </w:pPr>
          </w:p>
        </w:tc>
        <w:tc>
          <w:tcPr>
            <w:tcW w:w="422" w:type="pct"/>
            <w:shd w:val="clear" w:color="auto" w:fill="FFFFFF"/>
            <w:vAlign w:val="center"/>
          </w:tcPr>
          <w:p w14:paraId="37531B15">
            <w:pPr>
              <w:pStyle w:val="30"/>
            </w:pPr>
            <w:r>
              <w:rPr>
                <w:rFonts w:hint="eastAsia"/>
              </w:rPr>
              <w:t>无该规则</w:t>
            </w:r>
          </w:p>
        </w:tc>
        <w:tc>
          <w:tcPr>
            <w:tcW w:w="2964" w:type="pct"/>
            <w:shd w:val="clear" w:color="auto" w:fill="FFFFFF"/>
            <w:vAlign w:val="center"/>
          </w:tcPr>
          <w:p w14:paraId="0A42CE06">
            <w:pPr>
              <w:pStyle w:val="30"/>
            </w:pPr>
            <w:r>
              <w:t>完善行业下行风险类别的风险敞口计算逻辑，新增包括：配置该类别总体风险敞口、已确认风险损失、挽回损失与压降金额、剩余风险敞口的计算公式，并制作相应的界面供企业进行数据的填报。</w:t>
            </w:r>
          </w:p>
        </w:tc>
      </w:tr>
      <w:tr w14:paraId="6F0A8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0498C5C1">
            <w:pPr>
              <w:pStyle w:val="30"/>
            </w:pPr>
          </w:p>
        </w:tc>
        <w:tc>
          <w:tcPr>
            <w:tcW w:w="558" w:type="pct"/>
            <w:shd w:val="clear" w:color="auto" w:fill="FFFFFF"/>
            <w:vAlign w:val="center"/>
          </w:tcPr>
          <w:p w14:paraId="73E722B9">
            <w:pPr>
              <w:pStyle w:val="30"/>
            </w:pPr>
            <w:r>
              <w:rPr>
                <w:rFonts w:hint="eastAsia"/>
              </w:rPr>
              <w:t>过度投资风险敞口规则</w:t>
            </w:r>
          </w:p>
        </w:tc>
        <w:tc>
          <w:tcPr>
            <w:tcW w:w="700" w:type="pct"/>
            <w:shd w:val="clear" w:color="auto" w:fill="FFFFFF"/>
            <w:vAlign w:val="center"/>
          </w:tcPr>
          <w:p w14:paraId="052C1A75">
            <w:pPr>
              <w:pStyle w:val="30"/>
            </w:pPr>
          </w:p>
        </w:tc>
        <w:tc>
          <w:tcPr>
            <w:tcW w:w="422" w:type="pct"/>
            <w:shd w:val="clear" w:color="auto" w:fill="FFFFFF"/>
            <w:vAlign w:val="center"/>
          </w:tcPr>
          <w:p w14:paraId="07FFA8BD">
            <w:pPr>
              <w:pStyle w:val="30"/>
            </w:pPr>
            <w:r>
              <w:rPr>
                <w:rFonts w:hint="eastAsia"/>
              </w:rPr>
              <w:t>无该规则</w:t>
            </w:r>
          </w:p>
        </w:tc>
        <w:tc>
          <w:tcPr>
            <w:tcW w:w="2964" w:type="pct"/>
            <w:shd w:val="clear" w:color="auto" w:fill="FFFFFF"/>
            <w:vAlign w:val="center"/>
          </w:tcPr>
          <w:p w14:paraId="75F910E8">
            <w:pPr>
              <w:pStyle w:val="30"/>
            </w:pPr>
            <w:r>
              <w:t>完善过度投资风险类别的风险敞口计算逻辑，新增包括：配置该类别总体风险敞口、已确认风险损失、挽回损失与压降金额、剩余风险敞口的计算公式，并制作相应的界面供企业进行数据的填报。</w:t>
            </w:r>
          </w:p>
        </w:tc>
      </w:tr>
      <w:tr w14:paraId="0DE1E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810" w:hRule="atLeast"/>
          <w:jc w:val="center"/>
        </w:trPr>
        <w:tc>
          <w:tcPr>
            <w:tcW w:w="353" w:type="pct"/>
            <w:vMerge w:val="continue"/>
            <w:vAlign w:val="center"/>
          </w:tcPr>
          <w:p w14:paraId="011ACB63">
            <w:pPr>
              <w:pStyle w:val="30"/>
            </w:pPr>
          </w:p>
        </w:tc>
        <w:tc>
          <w:tcPr>
            <w:tcW w:w="558" w:type="pct"/>
            <w:shd w:val="clear" w:color="auto" w:fill="FFFFFF"/>
            <w:vAlign w:val="center"/>
          </w:tcPr>
          <w:p w14:paraId="7BF951BA">
            <w:pPr>
              <w:pStyle w:val="30"/>
            </w:pPr>
            <w:r>
              <w:rPr>
                <w:rFonts w:hint="eastAsia"/>
              </w:rPr>
              <w:t>投资减值风险敞口规则</w:t>
            </w:r>
          </w:p>
        </w:tc>
        <w:tc>
          <w:tcPr>
            <w:tcW w:w="700" w:type="pct"/>
            <w:shd w:val="clear" w:color="auto" w:fill="FFFFFF"/>
            <w:vAlign w:val="center"/>
          </w:tcPr>
          <w:p w14:paraId="26C158B0">
            <w:pPr>
              <w:pStyle w:val="30"/>
            </w:pPr>
          </w:p>
        </w:tc>
        <w:tc>
          <w:tcPr>
            <w:tcW w:w="422" w:type="pct"/>
            <w:shd w:val="clear" w:color="auto" w:fill="FFFFFF"/>
            <w:vAlign w:val="center"/>
          </w:tcPr>
          <w:p w14:paraId="62743093">
            <w:pPr>
              <w:pStyle w:val="30"/>
            </w:pPr>
            <w:r>
              <w:rPr>
                <w:rFonts w:hint="eastAsia"/>
              </w:rPr>
              <w:t>无该规则</w:t>
            </w:r>
          </w:p>
        </w:tc>
        <w:tc>
          <w:tcPr>
            <w:tcW w:w="2964" w:type="pct"/>
            <w:shd w:val="clear" w:color="auto" w:fill="FFFFFF"/>
            <w:vAlign w:val="center"/>
          </w:tcPr>
          <w:p w14:paraId="1E787309">
            <w:pPr>
              <w:pStyle w:val="30"/>
            </w:pPr>
            <w:r>
              <w:t>完善投资减值风险类别的风险敞口计算逻辑，新增包括：配置该类别总体风险敞口、已确认风险损失、挽回损失与压降金额、剩余风险敞口的计算公式，并制作相应的界面供企业进行数据的填报。</w:t>
            </w:r>
          </w:p>
        </w:tc>
      </w:tr>
      <w:tr w14:paraId="447E9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080" w:hRule="atLeast"/>
          <w:jc w:val="center"/>
        </w:trPr>
        <w:tc>
          <w:tcPr>
            <w:tcW w:w="353" w:type="pct"/>
            <w:vMerge w:val="continue"/>
            <w:vAlign w:val="center"/>
          </w:tcPr>
          <w:p w14:paraId="2F95A93E">
            <w:pPr>
              <w:pStyle w:val="30"/>
            </w:pPr>
          </w:p>
        </w:tc>
        <w:tc>
          <w:tcPr>
            <w:tcW w:w="558" w:type="pct"/>
            <w:shd w:val="clear" w:color="auto" w:fill="FFFFFF"/>
            <w:vAlign w:val="center"/>
          </w:tcPr>
          <w:p w14:paraId="1B8A8D43">
            <w:pPr>
              <w:pStyle w:val="30"/>
            </w:pPr>
            <w:r>
              <w:rPr>
                <w:rFonts w:hint="eastAsia"/>
              </w:rPr>
              <w:t>对赌协议未完成风险敞口规则</w:t>
            </w:r>
          </w:p>
        </w:tc>
        <w:tc>
          <w:tcPr>
            <w:tcW w:w="700" w:type="pct"/>
            <w:shd w:val="clear" w:color="auto" w:fill="FFFFFF"/>
            <w:vAlign w:val="center"/>
          </w:tcPr>
          <w:p w14:paraId="2D59FFBC">
            <w:pPr>
              <w:pStyle w:val="30"/>
            </w:pPr>
          </w:p>
        </w:tc>
        <w:tc>
          <w:tcPr>
            <w:tcW w:w="422" w:type="pct"/>
            <w:shd w:val="clear" w:color="auto" w:fill="FFFFFF"/>
            <w:vAlign w:val="center"/>
          </w:tcPr>
          <w:p w14:paraId="70B49235">
            <w:pPr>
              <w:pStyle w:val="30"/>
            </w:pPr>
            <w:r>
              <w:rPr>
                <w:rFonts w:hint="eastAsia"/>
              </w:rPr>
              <w:t>无该规则</w:t>
            </w:r>
          </w:p>
        </w:tc>
        <w:tc>
          <w:tcPr>
            <w:tcW w:w="2964" w:type="pct"/>
            <w:shd w:val="clear" w:color="auto" w:fill="FFFFFF"/>
            <w:vAlign w:val="center"/>
          </w:tcPr>
          <w:p w14:paraId="5A59DCF6">
            <w:pPr>
              <w:pStyle w:val="30"/>
            </w:pPr>
            <w:r>
              <w:t>完善对赌协议未完成风险类别的风险敞口计算逻辑，新增包括：配置该类别总体风险敞口、已确认风险损失、挽回损失与压降金额、剩余风险敞口的计算公式，并制作相应的界面供企业进行数据的填报。</w:t>
            </w:r>
          </w:p>
        </w:tc>
      </w:tr>
      <w:tr w14:paraId="297EF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1080" w:hRule="atLeast"/>
          <w:jc w:val="center"/>
        </w:trPr>
        <w:tc>
          <w:tcPr>
            <w:tcW w:w="353" w:type="pct"/>
            <w:vMerge w:val="continue"/>
            <w:vAlign w:val="center"/>
          </w:tcPr>
          <w:p w14:paraId="4879033D">
            <w:pPr>
              <w:pStyle w:val="30"/>
            </w:pPr>
          </w:p>
        </w:tc>
        <w:tc>
          <w:tcPr>
            <w:tcW w:w="558" w:type="pct"/>
            <w:shd w:val="clear" w:color="auto" w:fill="FFFFFF"/>
            <w:vAlign w:val="center"/>
          </w:tcPr>
          <w:p w14:paraId="657E0A5B">
            <w:pPr>
              <w:pStyle w:val="30"/>
            </w:pPr>
            <w:r>
              <w:rPr>
                <w:rFonts w:hint="eastAsia"/>
              </w:rPr>
              <w:t>参股企业经营不善风险敞口规则</w:t>
            </w:r>
          </w:p>
        </w:tc>
        <w:tc>
          <w:tcPr>
            <w:tcW w:w="700" w:type="pct"/>
            <w:shd w:val="clear" w:color="auto" w:fill="FFFFFF"/>
            <w:vAlign w:val="center"/>
          </w:tcPr>
          <w:p w14:paraId="2F60450A">
            <w:pPr>
              <w:pStyle w:val="30"/>
            </w:pPr>
          </w:p>
        </w:tc>
        <w:tc>
          <w:tcPr>
            <w:tcW w:w="422" w:type="pct"/>
            <w:shd w:val="clear" w:color="auto" w:fill="FFFFFF"/>
            <w:vAlign w:val="center"/>
          </w:tcPr>
          <w:p w14:paraId="1B454D67">
            <w:pPr>
              <w:pStyle w:val="30"/>
            </w:pPr>
            <w:r>
              <w:rPr>
                <w:rFonts w:hint="eastAsia"/>
              </w:rPr>
              <w:t>无该规则</w:t>
            </w:r>
          </w:p>
        </w:tc>
        <w:tc>
          <w:tcPr>
            <w:tcW w:w="2964" w:type="pct"/>
            <w:shd w:val="clear" w:color="auto" w:fill="FFFFFF"/>
            <w:vAlign w:val="center"/>
          </w:tcPr>
          <w:p w14:paraId="4CB727CF">
            <w:pPr>
              <w:pStyle w:val="30"/>
            </w:pPr>
            <w:r>
              <w:t>完善参股企业经营不善风险类别的风险敞口计算逻辑，新增包括：配置该类别总体风险敞口、已确认风险损失、挽回损失与压降金额、剩余风险敞口的计算公式，并制作相应的界面供企业进行数据的填报。</w:t>
            </w:r>
          </w:p>
        </w:tc>
      </w:tr>
      <w:tr w14:paraId="64D06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353" w:type="pct"/>
            <w:vMerge w:val="restart"/>
            <w:shd w:val="clear" w:color="auto" w:fill="FFFFFF"/>
            <w:vAlign w:val="center"/>
          </w:tcPr>
          <w:p w14:paraId="07C8494B">
            <w:pPr>
              <w:pStyle w:val="30"/>
            </w:pPr>
            <w:r>
              <w:rPr>
                <w:rFonts w:hint="eastAsia"/>
              </w:rPr>
              <w:t>风险清单统计</w:t>
            </w:r>
          </w:p>
        </w:tc>
        <w:tc>
          <w:tcPr>
            <w:tcW w:w="558" w:type="pct"/>
            <w:shd w:val="clear" w:color="auto" w:fill="FFFFFF"/>
            <w:vAlign w:val="center"/>
          </w:tcPr>
          <w:p w14:paraId="29B07F50">
            <w:pPr>
              <w:pStyle w:val="30"/>
            </w:pPr>
            <w:r>
              <w:rPr>
                <w:rFonts w:hint="eastAsia"/>
              </w:rPr>
              <w:t>事件敞口情况表（含导出）</w:t>
            </w:r>
          </w:p>
        </w:tc>
        <w:tc>
          <w:tcPr>
            <w:tcW w:w="700" w:type="pct"/>
            <w:shd w:val="clear" w:color="auto" w:fill="FFFFFF"/>
            <w:vAlign w:val="center"/>
          </w:tcPr>
          <w:p w14:paraId="7310FB53">
            <w:pPr>
              <w:pStyle w:val="30"/>
            </w:pPr>
          </w:p>
        </w:tc>
        <w:tc>
          <w:tcPr>
            <w:tcW w:w="422" w:type="pct"/>
            <w:shd w:val="clear" w:color="auto" w:fill="FFFFFF"/>
            <w:vAlign w:val="center"/>
          </w:tcPr>
          <w:p w14:paraId="6D868221">
            <w:pPr>
              <w:pStyle w:val="30"/>
            </w:pPr>
            <w:r>
              <w:rPr>
                <w:rFonts w:hint="eastAsia"/>
              </w:rPr>
              <w:t>无该功能</w:t>
            </w:r>
          </w:p>
        </w:tc>
        <w:tc>
          <w:tcPr>
            <w:tcW w:w="2964" w:type="pct"/>
            <w:shd w:val="clear" w:color="auto" w:fill="FFFFFF"/>
            <w:vAlign w:val="center"/>
          </w:tcPr>
          <w:p w14:paraId="5C3B2A3E">
            <w:pPr>
              <w:pStyle w:val="30"/>
            </w:pPr>
            <w:r>
              <w:rPr>
                <w:rFonts w:hint="eastAsia"/>
              </w:rPr>
              <w:t>根据市国资委需求制作事件敞口情况统计表，统计年初及各季度重大风险事件数量、总风险敞口、剩余风险敞口、挽回损失、已确认损失等内容，并按照金融、非金融领域进行区分统计。</w:t>
            </w:r>
          </w:p>
        </w:tc>
      </w:tr>
      <w:tr w14:paraId="7A6B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353" w:type="pct"/>
            <w:vMerge w:val="continue"/>
            <w:shd w:val="clear" w:color="auto" w:fill="FFFFFF"/>
            <w:vAlign w:val="center"/>
          </w:tcPr>
          <w:p w14:paraId="2A558B10">
            <w:pPr>
              <w:pStyle w:val="30"/>
            </w:pPr>
          </w:p>
        </w:tc>
        <w:tc>
          <w:tcPr>
            <w:tcW w:w="558" w:type="pct"/>
            <w:shd w:val="clear" w:color="auto" w:fill="FFFFFF"/>
            <w:vAlign w:val="center"/>
          </w:tcPr>
          <w:p w14:paraId="2EC4A52D">
            <w:pPr>
              <w:pStyle w:val="30"/>
            </w:pPr>
            <w:r>
              <w:rPr>
                <w:rFonts w:hint="eastAsia"/>
              </w:rPr>
              <w:t>领域敞口情况表（含导出）</w:t>
            </w:r>
          </w:p>
        </w:tc>
        <w:tc>
          <w:tcPr>
            <w:tcW w:w="700" w:type="pct"/>
            <w:shd w:val="clear" w:color="auto" w:fill="FFFFFF"/>
            <w:vAlign w:val="center"/>
          </w:tcPr>
          <w:p w14:paraId="49018A4F">
            <w:pPr>
              <w:pStyle w:val="30"/>
            </w:pPr>
          </w:p>
        </w:tc>
        <w:tc>
          <w:tcPr>
            <w:tcW w:w="422" w:type="pct"/>
            <w:shd w:val="clear" w:color="auto" w:fill="FFFFFF"/>
            <w:vAlign w:val="center"/>
          </w:tcPr>
          <w:p w14:paraId="5B23E62B">
            <w:pPr>
              <w:pStyle w:val="30"/>
            </w:pPr>
            <w:r>
              <w:rPr>
                <w:rFonts w:hint="eastAsia"/>
              </w:rPr>
              <w:t>无该功能</w:t>
            </w:r>
          </w:p>
        </w:tc>
        <w:tc>
          <w:tcPr>
            <w:tcW w:w="2964" w:type="pct"/>
            <w:shd w:val="clear" w:color="auto" w:fill="FFFFFF"/>
            <w:vAlign w:val="center"/>
          </w:tcPr>
          <w:p w14:paraId="0B41E7ED">
            <w:pPr>
              <w:pStyle w:val="30"/>
            </w:pPr>
            <w:r>
              <w:rPr>
                <w:rFonts w:hint="eastAsia"/>
              </w:rPr>
              <w:t>根据市国资委需求制作领域敞口情况统计表，统计各季度重大风险事件数量、总风险敞口、剩余风险敞口、挽回损失、已确认损失等内容在八个风险领域的分布情况。</w:t>
            </w:r>
          </w:p>
        </w:tc>
      </w:tr>
      <w:tr w14:paraId="60D1C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353" w:type="pct"/>
            <w:vMerge w:val="restart"/>
            <w:shd w:val="clear" w:color="auto" w:fill="FFFFFF"/>
            <w:vAlign w:val="center"/>
          </w:tcPr>
          <w:p w14:paraId="7A343D6B">
            <w:pPr>
              <w:pStyle w:val="30"/>
            </w:pPr>
            <w:r>
              <w:rPr>
                <w:rFonts w:hint="eastAsia"/>
              </w:rPr>
              <w:t>全面风险预警H</w:t>
            </w:r>
            <w:r>
              <w:t>5</w:t>
            </w:r>
          </w:p>
        </w:tc>
        <w:tc>
          <w:tcPr>
            <w:tcW w:w="558" w:type="pct"/>
            <w:vMerge w:val="restart"/>
            <w:shd w:val="clear" w:color="auto" w:fill="FFFFFF"/>
            <w:vAlign w:val="center"/>
          </w:tcPr>
          <w:p w14:paraId="41252230">
            <w:pPr>
              <w:pStyle w:val="30"/>
            </w:pPr>
            <w:r>
              <w:rPr>
                <w:rFonts w:hint="eastAsia"/>
              </w:rPr>
              <w:t>综合R值/亮灯</w:t>
            </w:r>
          </w:p>
        </w:tc>
        <w:tc>
          <w:tcPr>
            <w:tcW w:w="700" w:type="pct"/>
            <w:shd w:val="clear" w:color="auto" w:fill="FFFFFF"/>
            <w:vAlign w:val="center"/>
          </w:tcPr>
          <w:p w14:paraId="489D7011">
            <w:pPr>
              <w:pStyle w:val="30"/>
            </w:pPr>
            <w:r>
              <w:rPr>
                <w:rFonts w:hint="eastAsia"/>
              </w:rPr>
              <w:t>综合R值排序</w:t>
            </w:r>
          </w:p>
        </w:tc>
        <w:tc>
          <w:tcPr>
            <w:tcW w:w="422" w:type="pct"/>
            <w:shd w:val="clear" w:color="auto" w:fill="FFFFFF"/>
            <w:vAlign w:val="center"/>
          </w:tcPr>
          <w:p w14:paraId="5AE113D7">
            <w:pPr>
              <w:pStyle w:val="30"/>
            </w:pPr>
            <w:r>
              <w:rPr>
                <w:rFonts w:hint="eastAsia"/>
              </w:rPr>
              <w:t>无该功能</w:t>
            </w:r>
          </w:p>
        </w:tc>
        <w:tc>
          <w:tcPr>
            <w:tcW w:w="2964" w:type="pct"/>
            <w:shd w:val="clear" w:color="auto" w:fill="FFFFFF"/>
            <w:vAlign w:val="center"/>
          </w:tcPr>
          <w:p w14:paraId="07C30CE1">
            <w:pPr>
              <w:pStyle w:val="30"/>
            </w:pPr>
            <w:r>
              <w:rPr>
                <w:rFonts w:hint="eastAsia"/>
              </w:rPr>
              <w:t>根据国资委需求制作监管一级集团综合R值排行榜，来展现各集团综合R值结果及波动情况。</w:t>
            </w:r>
          </w:p>
        </w:tc>
      </w:tr>
      <w:tr w14:paraId="67A39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353" w:type="pct"/>
            <w:vMerge w:val="continue"/>
            <w:shd w:val="clear" w:color="auto" w:fill="FFFFFF"/>
            <w:vAlign w:val="center"/>
          </w:tcPr>
          <w:p w14:paraId="6B6CB3CC">
            <w:pPr>
              <w:pStyle w:val="30"/>
            </w:pPr>
          </w:p>
        </w:tc>
        <w:tc>
          <w:tcPr>
            <w:tcW w:w="558" w:type="pct"/>
            <w:vMerge w:val="continue"/>
            <w:shd w:val="clear" w:color="auto" w:fill="FFFFFF"/>
            <w:vAlign w:val="center"/>
          </w:tcPr>
          <w:p w14:paraId="443A7E43">
            <w:pPr>
              <w:pStyle w:val="30"/>
            </w:pPr>
          </w:p>
        </w:tc>
        <w:tc>
          <w:tcPr>
            <w:tcW w:w="700" w:type="pct"/>
            <w:shd w:val="clear" w:color="auto" w:fill="FFFFFF"/>
            <w:vAlign w:val="center"/>
          </w:tcPr>
          <w:p w14:paraId="130AB293">
            <w:pPr>
              <w:pStyle w:val="30"/>
            </w:pPr>
            <w:r>
              <w:rPr>
                <w:rFonts w:hint="eastAsia"/>
              </w:rPr>
              <w:t>红灯亮灯排序</w:t>
            </w:r>
          </w:p>
        </w:tc>
        <w:tc>
          <w:tcPr>
            <w:tcW w:w="422" w:type="pct"/>
            <w:shd w:val="clear" w:color="auto" w:fill="FFFFFF"/>
            <w:vAlign w:val="center"/>
          </w:tcPr>
          <w:p w14:paraId="1C7169E7">
            <w:pPr>
              <w:pStyle w:val="30"/>
            </w:pPr>
            <w:r>
              <w:rPr>
                <w:rFonts w:hint="eastAsia"/>
              </w:rPr>
              <w:t>无该功能</w:t>
            </w:r>
          </w:p>
        </w:tc>
        <w:tc>
          <w:tcPr>
            <w:tcW w:w="2964" w:type="pct"/>
            <w:shd w:val="clear" w:color="auto" w:fill="FFFFFF"/>
            <w:vAlign w:val="center"/>
          </w:tcPr>
          <w:p w14:paraId="45F874BF">
            <w:pPr>
              <w:pStyle w:val="30"/>
            </w:pPr>
            <w:r>
              <w:rPr>
                <w:rFonts w:hint="eastAsia"/>
              </w:rPr>
              <w:t>根据国资委需求制作监管一级集团红灯数量排行榜，来展现各集团红灯数量详情及波动情况。</w:t>
            </w:r>
          </w:p>
        </w:tc>
      </w:tr>
      <w:tr w14:paraId="30023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353" w:type="pct"/>
            <w:vMerge w:val="continue"/>
            <w:shd w:val="clear" w:color="auto" w:fill="FFFFFF"/>
            <w:vAlign w:val="center"/>
          </w:tcPr>
          <w:p w14:paraId="099FF995">
            <w:pPr>
              <w:pStyle w:val="30"/>
            </w:pPr>
          </w:p>
        </w:tc>
        <w:tc>
          <w:tcPr>
            <w:tcW w:w="558" w:type="pct"/>
            <w:vMerge w:val="restart"/>
            <w:shd w:val="clear" w:color="auto" w:fill="FFFFFF"/>
            <w:vAlign w:val="center"/>
          </w:tcPr>
          <w:p w14:paraId="59368F1C">
            <w:pPr>
              <w:pStyle w:val="30"/>
            </w:pPr>
            <w:r>
              <w:rPr>
                <w:rFonts w:hint="eastAsia"/>
              </w:rPr>
              <w:t>风险敞口</w:t>
            </w:r>
          </w:p>
        </w:tc>
        <w:tc>
          <w:tcPr>
            <w:tcW w:w="700" w:type="pct"/>
            <w:shd w:val="clear" w:color="auto" w:fill="FFFFFF"/>
            <w:vAlign w:val="center"/>
          </w:tcPr>
          <w:p w14:paraId="1D1D180A">
            <w:pPr>
              <w:pStyle w:val="30"/>
            </w:pPr>
            <w:r>
              <w:rPr>
                <w:rFonts w:hint="eastAsia"/>
              </w:rPr>
              <w:t>剩余风险敞口分布</w:t>
            </w:r>
          </w:p>
        </w:tc>
        <w:tc>
          <w:tcPr>
            <w:tcW w:w="422" w:type="pct"/>
            <w:shd w:val="clear" w:color="auto" w:fill="FFFFFF"/>
            <w:vAlign w:val="center"/>
          </w:tcPr>
          <w:p w14:paraId="002FFC92">
            <w:pPr>
              <w:pStyle w:val="30"/>
            </w:pPr>
            <w:r>
              <w:rPr>
                <w:rFonts w:hint="eastAsia"/>
              </w:rPr>
              <w:t>无该功能</w:t>
            </w:r>
          </w:p>
        </w:tc>
        <w:tc>
          <w:tcPr>
            <w:tcW w:w="2964" w:type="pct"/>
            <w:shd w:val="clear" w:color="auto" w:fill="FFFFFF"/>
            <w:vAlign w:val="center"/>
          </w:tcPr>
          <w:p w14:paraId="4BF924B6">
            <w:pPr>
              <w:pStyle w:val="30"/>
            </w:pPr>
            <w:r>
              <w:rPr>
                <w:rFonts w:hint="eastAsia"/>
              </w:rPr>
              <w:t>根据国资委需求制作剩余风险敞口分布页面，来展现剩余风险敞口在资金领域、主业领域、金融领域、境外领域及其他领域的分布情况。</w:t>
            </w:r>
          </w:p>
        </w:tc>
      </w:tr>
      <w:tr w14:paraId="14889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353" w:type="pct"/>
            <w:vMerge w:val="continue"/>
            <w:shd w:val="clear" w:color="auto" w:fill="FFFFFF"/>
            <w:vAlign w:val="center"/>
          </w:tcPr>
          <w:p w14:paraId="5F53C0C7">
            <w:pPr>
              <w:pStyle w:val="30"/>
            </w:pPr>
          </w:p>
        </w:tc>
        <w:tc>
          <w:tcPr>
            <w:tcW w:w="558" w:type="pct"/>
            <w:vMerge w:val="continue"/>
            <w:shd w:val="clear" w:color="auto" w:fill="FFFFFF"/>
            <w:vAlign w:val="center"/>
          </w:tcPr>
          <w:p w14:paraId="2B1770B4">
            <w:pPr>
              <w:pStyle w:val="30"/>
            </w:pPr>
          </w:p>
        </w:tc>
        <w:tc>
          <w:tcPr>
            <w:tcW w:w="700" w:type="pct"/>
            <w:shd w:val="clear" w:color="auto" w:fill="FFFFFF"/>
            <w:vAlign w:val="center"/>
          </w:tcPr>
          <w:p w14:paraId="3D4B7E23">
            <w:pPr>
              <w:pStyle w:val="30"/>
            </w:pPr>
            <w:r>
              <w:rPr>
                <w:rFonts w:hint="eastAsia"/>
              </w:rPr>
              <w:t>新增重大风险事件</w:t>
            </w:r>
          </w:p>
        </w:tc>
        <w:tc>
          <w:tcPr>
            <w:tcW w:w="422" w:type="pct"/>
            <w:shd w:val="clear" w:color="auto" w:fill="FFFFFF"/>
            <w:vAlign w:val="center"/>
          </w:tcPr>
          <w:p w14:paraId="1432C8E7">
            <w:pPr>
              <w:pStyle w:val="30"/>
            </w:pPr>
            <w:r>
              <w:rPr>
                <w:rFonts w:hint="eastAsia"/>
              </w:rPr>
              <w:t>无该功能</w:t>
            </w:r>
          </w:p>
        </w:tc>
        <w:tc>
          <w:tcPr>
            <w:tcW w:w="2964" w:type="pct"/>
            <w:shd w:val="clear" w:color="auto" w:fill="FFFFFF"/>
            <w:vAlign w:val="center"/>
          </w:tcPr>
          <w:p w14:paraId="7B5204A1">
            <w:pPr>
              <w:pStyle w:val="30"/>
            </w:pPr>
            <w:r>
              <w:rPr>
                <w:rFonts w:hint="eastAsia"/>
              </w:rPr>
              <w:t>根据国资委需求制作重大风险事件全览页面，来展现市国资委监管企业当前或新增重大风险事项详情。</w:t>
            </w:r>
          </w:p>
        </w:tc>
      </w:tr>
      <w:tr w14:paraId="21C1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353" w:type="pct"/>
            <w:vMerge w:val="continue"/>
            <w:shd w:val="clear" w:color="auto" w:fill="FFFFFF"/>
            <w:vAlign w:val="center"/>
          </w:tcPr>
          <w:p w14:paraId="56EDF9C6">
            <w:pPr>
              <w:pStyle w:val="30"/>
            </w:pPr>
          </w:p>
        </w:tc>
        <w:tc>
          <w:tcPr>
            <w:tcW w:w="558" w:type="pct"/>
            <w:vMerge w:val="restart"/>
            <w:shd w:val="clear" w:color="auto" w:fill="FFFFFF"/>
            <w:vAlign w:val="center"/>
          </w:tcPr>
          <w:p w14:paraId="029400FE">
            <w:pPr>
              <w:pStyle w:val="30"/>
            </w:pPr>
            <w:r>
              <w:rPr>
                <w:rFonts w:hint="eastAsia"/>
              </w:rPr>
              <w:t>风险动态</w:t>
            </w:r>
          </w:p>
        </w:tc>
        <w:tc>
          <w:tcPr>
            <w:tcW w:w="700" w:type="pct"/>
            <w:shd w:val="clear" w:color="auto" w:fill="FFFFFF"/>
            <w:vAlign w:val="center"/>
          </w:tcPr>
          <w:p w14:paraId="02F6BE82">
            <w:pPr>
              <w:pStyle w:val="30"/>
            </w:pPr>
            <w:r>
              <w:rPr>
                <w:rFonts w:hint="eastAsia"/>
              </w:rPr>
              <w:t>预警识别风险动态</w:t>
            </w:r>
          </w:p>
        </w:tc>
        <w:tc>
          <w:tcPr>
            <w:tcW w:w="422" w:type="pct"/>
            <w:shd w:val="clear" w:color="auto" w:fill="FFFFFF"/>
            <w:vAlign w:val="center"/>
          </w:tcPr>
          <w:p w14:paraId="4EF7377A">
            <w:pPr>
              <w:pStyle w:val="30"/>
            </w:pPr>
            <w:r>
              <w:rPr>
                <w:rFonts w:hint="eastAsia"/>
              </w:rPr>
              <w:t>无该功能</w:t>
            </w:r>
          </w:p>
        </w:tc>
        <w:tc>
          <w:tcPr>
            <w:tcW w:w="2964" w:type="pct"/>
            <w:shd w:val="clear" w:color="auto" w:fill="FFFFFF"/>
            <w:vAlign w:val="center"/>
          </w:tcPr>
          <w:p w14:paraId="7D182146">
            <w:pPr>
              <w:pStyle w:val="30"/>
            </w:pPr>
            <w:r>
              <w:rPr>
                <w:rFonts w:hint="eastAsia"/>
              </w:rPr>
              <w:t>根据国资委需求设置预警识别类风险动态生成规则，展现监管企业风险预警指标亮灯动态详情。</w:t>
            </w:r>
          </w:p>
        </w:tc>
      </w:tr>
      <w:tr w14:paraId="6869C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353" w:type="pct"/>
            <w:vMerge w:val="continue"/>
            <w:shd w:val="clear" w:color="auto" w:fill="FFFFFF"/>
            <w:vAlign w:val="center"/>
          </w:tcPr>
          <w:p w14:paraId="141D8689">
            <w:pPr>
              <w:pStyle w:val="30"/>
            </w:pPr>
          </w:p>
        </w:tc>
        <w:tc>
          <w:tcPr>
            <w:tcW w:w="558" w:type="pct"/>
            <w:vMerge w:val="continue"/>
            <w:shd w:val="clear" w:color="auto" w:fill="FFFFFF"/>
            <w:vAlign w:val="center"/>
          </w:tcPr>
          <w:p w14:paraId="4BBEF78E">
            <w:pPr>
              <w:pStyle w:val="30"/>
            </w:pPr>
          </w:p>
        </w:tc>
        <w:tc>
          <w:tcPr>
            <w:tcW w:w="700" w:type="pct"/>
            <w:shd w:val="clear" w:color="auto" w:fill="FFFFFF"/>
            <w:vAlign w:val="center"/>
          </w:tcPr>
          <w:p w14:paraId="782BEEDB">
            <w:pPr>
              <w:pStyle w:val="30"/>
            </w:pPr>
            <w:r>
              <w:rPr>
                <w:rFonts w:hint="eastAsia"/>
              </w:rPr>
              <w:t>舆情热点风险动态</w:t>
            </w:r>
          </w:p>
        </w:tc>
        <w:tc>
          <w:tcPr>
            <w:tcW w:w="422" w:type="pct"/>
            <w:shd w:val="clear" w:color="auto" w:fill="FFFFFF"/>
            <w:vAlign w:val="center"/>
          </w:tcPr>
          <w:p w14:paraId="48773375">
            <w:pPr>
              <w:pStyle w:val="30"/>
            </w:pPr>
            <w:r>
              <w:rPr>
                <w:rFonts w:hint="eastAsia"/>
              </w:rPr>
              <w:t>无该功能</w:t>
            </w:r>
          </w:p>
        </w:tc>
        <w:tc>
          <w:tcPr>
            <w:tcW w:w="2964" w:type="pct"/>
            <w:shd w:val="clear" w:color="auto" w:fill="FFFFFF"/>
            <w:vAlign w:val="center"/>
          </w:tcPr>
          <w:p w14:paraId="1FFDD890">
            <w:pPr>
              <w:pStyle w:val="30"/>
            </w:pPr>
            <w:r>
              <w:rPr>
                <w:rFonts w:hint="eastAsia"/>
              </w:rPr>
              <w:t>根据国资委需求设置舆情热点类风险动态生成规则，展现监管企业新增舆情或重大公告的动态详情。</w:t>
            </w:r>
          </w:p>
        </w:tc>
      </w:tr>
      <w:tr w14:paraId="6B0F2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353" w:type="pct"/>
            <w:vMerge w:val="continue"/>
            <w:shd w:val="clear" w:color="auto" w:fill="FFFFFF"/>
            <w:vAlign w:val="center"/>
          </w:tcPr>
          <w:p w14:paraId="3C821376">
            <w:pPr>
              <w:pStyle w:val="30"/>
            </w:pPr>
          </w:p>
        </w:tc>
        <w:tc>
          <w:tcPr>
            <w:tcW w:w="558" w:type="pct"/>
            <w:vMerge w:val="continue"/>
            <w:shd w:val="clear" w:color="auto" w:fill="FFFFFF"/>
            <w:vAlign w:val="center"/>
          </w:tcPr>
          <w:p w14:paraId="65315CE6">
            <w:pPr>
              <w:pStyle w:val="30"/>
            </w:pPr>
          </w:p>
        </w:tc>
        <w:tc>
          <w:tcPr>
            <w:tcW w:w="700" w:type="pct"/>
            <w:shd w:val="clear" w:color="auto" w:fill="FFFFFF"/>
            <w:vAlign w:val="center"/>
          </w:tcPr>
          <w:p w14:paraId="31C5C4E3">
            <w:pPr>
              <w:pStyle w:val="30"/>
            </w:pPr>
            <w:r>
              <w:rPr>
                <w:rFonts w:hint="eastAsia"/>
              </w:rPr>
              <w:t>法律诉讼风险动态</w:t>
            </w:r>
          </w:p>
        </w:tc>
        <w:tc>
          <w:tcPr>
            <w:tcW w:w="422" w:type="pct"/>
            <w:shd w:val="clear" w:color="auto" w:fill="FFFFFF"/>
            <w:vAlign w:val="center"/>
          </w:tcPr>
          <w:p w14:paraId="0B1F106F">
            <w:pPr>
              <w:pStyle w:val="30"/>
            </w:pPr>
            <w:r>
              <w:rPr>
                <w:rFonts w:hint="eastAsia"/>
              </w:rPr>
              <w:t>无该功能</w:t>
            </w:r>
          </w:p>
        </w:tc>
        <w:tc>
          <w:tcPr>
            <w:tcW w:w="2964" w:type="pct"/>
            <w:shd w:val="clear" w:color="auto" w:fill="FFFFFF"/>
            <w:vAlign w:val="center"/>
          </w:tcPr>
          <w:p w14:paraId="41C62F3E">
            <w:pPr>
              <w:pStyle w:val="30"/>
            </w:pPr>
            <w:r>
              <w:rPr>
                <w:rFonts w:hint="eastAsia"/>
              </w:rPr>
              <w:t>根据国资委需求设置法律诉讼类风险动态生成规则，展现监管企业新增重大诉讼风险动态详情。</w:t>
            </w:r>
          </w:p>
        </w:tc>
      </w:tr>
      <w:tr w14:paraId="18B37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353" w:type="pct"/>
            <w:vMerge w:val="continue"/>
            <w:shd w:val="clear" w:color="auto" w:fill="FFFFFF"/>
            <w:vAlign w:val="center"/>
          </w:tcPr>
          <w:p w14:paraId="3FEBB20E">
            <w:pPr>
              <w:pStyle w:val="30"/>
            </w:pPr>
          </w:p>
        </w:tc>
        <w:tc>
          <w:tcPr>
            <w:tcW w:w="558" w:type="pct"/>
            <w:shd w:val="clear" w:color="auto" w:fill="FFFFFF"/>
            <w:vAlign w:val="center"/>
          </w:tcPr>
          <w:p w14:paraId="501A9A3A">
            <w:pPr>
              <w:pStyle w:val="30"/>
            </w:pPr>
            <w:r>
              <w:rPr>
                <w:rFonts w:hint="eastAsia"/>
              </w:rPr>
              <w:t>基本信息</w:t>
            </w:r>
          </w:p>
        </w:tc>
        <w:tc>
          <w:tcPr>
            <w:tcW w:w="700" w:type="pct"/>
            <w:shd w:val="clear" w:color="auto" w:fill="FFFFFF"/>
            <w:vAlign w:val="center"/>
          </w:tcPr>
          <w:p w14:paraId="279B866D">
            <w:pPr>
              <w:pStyle w:val="30"/>
            </w:pPr>
          </w:p>
        </w:tc>
        <w:tc>
          <w:tcPr>
            <w:tcW w:w="422" w:type="pct"/>
            <w:shd w:val="clear" w:color="auto" w:fill="FFFFFF"/>
            <w:vAlign w:val="center"/>
          </w:tcPr>
          <w:p w14:paraId="1480D7E5">
            <w:pPr>
              <w:pStyle w:val="30"/>
            </w:pPr>
            <w:r>
              <w:rPr>
                <w:rFonts w:hint="eastAsia"/>
              </w:rPr>
              <w:t>无该功能</w:t>
            </w:r>
          </w:p>
        </w:tc>
        <w:tc>
          <w:tcPr>
            <w:tcW w:w="2964" w:type="pct"/>
            <w:shd w:val="clear" w:color="auto" w:fill="FFFFFF"/>
            <w:vAlign w:val="center"/>
          </w:tcPr>
          <w:p w14:paraId="2DE72CEE">
            <w:pPr>
              <w:pStyle w:val="30"/>
            </w:pPr>
            <w:r>
              <w:rPr>
                <w:rFonts w:hint="eastAsia"/>
              </w:rPr>
              <w:t>根据国资委需求制作监管一级集团基本信息全览页面，页面展现主要包括企业股权结构信息、企业快报信息等内容。</w:t>
            </w:r>
          </w:p>
        </w:tc>
      </w:tr>
      <w:tr w14:paraId="0F04F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353" w:type="pct"/>
            <w:vMerge w:val="continue"/>
            <w:shd w:val="clear" w:color="auto" w:fill="FFFFFF"/>
            <w:vAlign w:val="center"/>
          </w:tcPr>
          <w:p w14:paraId="38F1DFC9">
            <w:pPr>
              <w:pStyle w:val="30"/>
            </w:pPr>
          </w:p>
        </w:tc>
        <w:tc>
          <w:tcPr>
            <w:tcW w:w="558" w:type="pct"/>
            <w:shd w:val="clear" w:color="auto" w:fill="FFFFFF"/>
            <w:vAlign w:val="center"/>
          </w:tcPr>
          <w:p w14:paraId="3222E5D5">
            <w:pPr>
              <w:pStyle w:val="30"/>
            </w:pPr>
            <w:r>
              <w:rPr>
                <w:rFonts w:hint="eastAsia"/>
              </w:rPr>
              <w:t>风险总览</w:t>
            </w:r>
          </w:p>
        </w:tc>
        <w:tc>
          <w:tcPr>
            <w:tcW w:w="700" w:type="pct"/>
            <w:shd w:val="clear" w:color="auto" w:fill="FFFFFF"/>
            <w:vAlign w:val="center"/>
          </w:tcPr>
          <w:p w14:paraId="7FD7DE9D">
            <w:pPr>
              <w:pStyle w:val="30"/>
            </w:pPr>
          </w:p>
        </w:tc>
        <w:tc>
          <w:tcPr>
            <w:tcW w:w="422" w:type="pct"/>
            <w:shd w:val="clear" w:color="auto" w:fill="FFFFFF"/>
            <w:vAlign w:val="center"/>
          </w:tcPr>
          <w:p w14:paraId="17841CC2">
            <w:pPr>
              <w:pStyle w:val="30"/>
            </w:pPr>
            <w:r>
              <w:rPr>
                <w:rFonts w:hint="eastAsia"/>
              </w:rPr>
              <w:t>无该功能</w:t>
            </w:r>
          </w:p>
        </w:tc>
        <w:tc>
          <w:tcPr>
            <w:tcW w:w="2964" w:type="pct"/>
            <w:shd w:val="clear" w:color="auto" w:fill="FFFFFF"/>
            <w:vAlign w:val="center"/>
          </w:tcPr>
          <w:p w14:paraId="424FEB5C">
            <w:pPr>
              <w:pStyle w:val="30"/>
            </w:pPr>
            <w:r>
              <w:rPr>
                <w:rFonts w:hint="eastAsia"/>
              </w:rPr>
              <w:t>根据国资委需求制作监管一级集团风险总览页面，页面展现主要包括综合R值及其变动趋势、红灯数量及其变动趋势、集团整体风险地图等内容。</w:t>
            </w:r>
          </w:p>
        </w:tc>
      </w:tr>
      <w:tr w14:paraId="36C5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353" w:type="pct"/>
            <w:vMerge w:val="continue"/>
            <w:shd w:val="clear" w:color="auto" w:fill="FFFFFF"/>
            <w:vAlign w:val="center"/>
          </w:tcPr>
          <w:p w14:paraId="4D124313">
            <w:pPr>
              <w:pStyle w:val="30"/>
            </w:pPr>
          </w:p>
        </w:tc>
        <w:tc>
          <w:tcPr>
            <w:tcW w:w="558" w:type="pct"/>
            <w:shd w:val="clear" w:color="auto" w:fill="FFFFFF"/>
            <w:vAlign w:val="center"/>
          </w:tcPr>
          <w:p w14:paraId="50A40386">
            <w:pPr>
              <w:pStyle w:val="30"/>
            </w:pPr>
            <w:r>
              <w:rPr>
                <w:rFonts w:hint="eastAsia"/>
              </w:rPr>
              <w:t>风险事件</w:t>
            </w:r>
          </w:p>
        </w:tc>
        <w:tc>
          <w:tcPr>
            <w:tcW w:w="700" w:type="pct"/>
            <w:shd w:val="clear" w:color="auto" w:fill="FFFFFF"/>
            <w:vAlign w:val="center"/>
          </w:tcPr>
          <w:p w14:paraId="3F27FA6E">
            <w:pPr>
              <w:pStyle w:val="30"/>
            </w:pPr>
          </w:p>
        </w:tc>
        <w:tc>
          <w:tcPr>
            <w:tcW w:w="422" w:type="pct"/>
            <w:shd w:val="clear" w:color="auto" w:fill="FFFFFF"/>
            <w:vAlign w:val="center"/>
          </w:tcPr>
          <w:p w14:paraId="7BBF2420">
            <w:pPr>
              <w:pStyle w:val="30"/>
            </w:pPr>
            <w:r>
              <w:rPr>
                <w:rFonts w:hint="eastAsia"/>
              </w:rPr>
              <w:t>无该功能</w:t>
            </w:r>
          </w:p>
        </w:tc>
        <w:tc>
          <w:tcPr>
            <w:tcW w:w="2964" w:type="pct"/>
            <w:shd w:val="clear" w:color="auto" w:fill="FFFFFF"/>
            <w:vAlign w:val="center"/>
          </w:tcPr>
          <w:p w14:paraId="6ED9DB7B">
            <w:pPr>
              <w:pStyle w:val="30"/>
            </w:pPr>
            <w:r>
              <w:rPr>
                <w:rFonts w:hint="eastAsia"/>
              </w:rPr>
              <w:t>根据国资委需求制作监管一级集团风险事件全览页面，页面展现主要包括风险总敞口、风险资本率、当前重大风险事件等内容。</w:t>
            </w:r>
          </w:p>
        </w:tc>
      </w:tr>
      <w:tr w14:paraId="4DD58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353" w:type="pct"/>
            <w:vMerge w:val="continue"/>
            <w:shd w:val="clear" w:color="auto" w:fill="FFFFFF"/>
            <w:vAlign w:val="center"/>
          </w:tcPr>
          <w:p w14:paraId="605FB09D">
            <w:pPr>
              <w:pStyle w:val="30"/>
            </w:pPr>
          </w:p>
        </w:tc>
        <w:tc>
          <w:tcPr>
            <w:tcW w:w="558" w:type="pct"/>
            <w:shd w:val="clear" w:color="auto" w:fill="FFFFFF"/>
            <w:vAlign w:val="center"/>
          </w:tcPr>
          <w:p w14:paraId="520758BE">
            <w:pPr>
              <w:pStyle w:val="30"/>
            </w:pPr>
            <w:r>
              <w:rPr>
                <w:rFonts w:hint="eastAsia"/>
              </w:rPr>
              <w:t>亮灯领域</w:t>
            </w:r>
          </w:p>
        </w:tc>
        <w:tc>
          <w:tcPr>
            <w:tcW w:w="700" w:type="pct"/>
            <w:shd w:val="clear" w:color="auto" w:fill="FFFFFF"/>
            <w:vAlign w:val="center"/>
          </w:tcPr>
          <w:p w14:paraId="7EE44577">
            <w:pPr>
              <w:pStyle w:val="30"/>
            </w:pPr>
          </w:p>
        </w:tc>
        <w:tc>
          <w:tcPr>
            <w:tcW w:w="422" w:type="pct"/>
            <w:shd w:val="clear" w:color="auto" w:fill="FFFFFF"/>
            <w:vAlign w:val="center"/>
          </w:tcPr>
          <w:p w14:paraId="1649DB45">
            <w:pPr>
              <w:pStyle w:val="30"/>
            </w:pPr>
            <w:r>
              <w:rPr>
                <w:rFonts w:hint="eastAsia"/>
              </w:rPr>
              <w:t>无该功能</w:t>
            </w:r>
          </w:p>
        </w:tc>
        <w:tc>
          <w:tcPr>
            <w:tcW w:w="2964" w:type="pct"/>
            <w:shd w:val="clear" w:color="auto" w:fill="FFFFFF"/>
            <w:vAlign w:val="center"/>
          </w:tcPr>
          <w:p w14:paraId="2A6DB56B">
            <w:pPr>
              <w:pStyle w:val="30"/>
            </w:pPr>
            <w:r>
              <w:rPr>
                <w:rFonts w:hint="eastAsia"/>
              </w:rPr>
              <w:t>根据国资委需求制作监管一级集团亮灯领域全览页面，页面展现主要包括风险领域、风险类别、风险指标、亮灯趋势等内容。</w:t>
            </w:r>
          </w:p>
        </w:tc>
      </w:tr>
      <w:tr w14:paraId="7DA86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1612" w:type="pct"/>
            <w:gridSpan w:val="3"/>
            <w:shd w:val="clear" w:color="auto" w:fill="FFFFFF"/>
            <w:vAlign w:val="center"/>
          </w:tcPr>
          <w:p w14:paraId="14449957">
            <w:pPr>
              <w:pStyle w:val="30"/>
            </w:pPr>
            <w:r>
              <w:rPr>
                <w:rFonts w:hint="eastAsia"/>
              </w:rPr>
              <w:t>预警指标维护</w:t>
            </w:r>
          </w:p>
        </w:tc>
        <w:tc>
          <w:tcPr>
            <w:tcW w:w="422" w:type="pct"/>
            <w:shd w:val="clear" w:color="auto" w:fill="FFFFFF"/>
            <w:vAlign w:val="center"/>
          </w:tcPr>
          <w:p w14:paraId="26BB5EBF">
            <w:pPr>
              <w:pStyle w:val="30"/>
            </w:pPr>
            <w:r>
              <w:rPr>
                <w:rFonts w:hint="eastAsia"/>
              </w:rPr>
              <w:t>数据服务</w:t>
            </w:r>
          </w:p>
        </w:tc>
        <w:tc>
          <w:tcPr>
            <w:tcW w:w="2964" w:type="pct"/>
            <w:shd w:val="clear" w:color="auto" w:fill="FFFFFF"/>
            <w:vAlign w:val="center"/>
          </w:tcPr>
          <w:p w14:paraId="7D2E8B71">
            <w:pPr>
              <w:pStyle w:val="30"/>
            </w:pPr>
            <w:r>
              <w:rPr>
                <w:rFonts w:hint="eastAsia"/>
              </w:rPr>
              <w:t>持续服务</w:t>
            </w:r>
          </w:p>
        </w:tc>
      </w:tr>
      <w:tr w14:paraId="3D4A0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1612" w:type="pct"/>
            <w:gridSpan w:val="3"/>
            <w:shd w:val="clear" w:color="auto" w:fill="FFFFFF"/>
            <w:vAlign w:val="center"/>
          </w:tcPr>
          <w:p w14:paraId="40A6306E">
            <w:pPr>
              <w:pStyle w:val="30"/>
            </w:pPr>
            <w:r>
              <w:rPr>
                <w:rFonts w:hint="eastAsia"/>
              </w:rPr>
              <w:t>预警区间维护</w:t>
            </w:r>
          </w:p>
        </w:tc>
        <w:tc>
          <w:tcPr>
            <w:tcW w:w="422" w:type="pct"/>
            <w:shd w:val="clear" w:color="auto" w:fill="FFFFFF"/>
            <w:vAlign w:val="center"/>
          </w:tcPr>
          <w:p w14:paraId="429CB205">
            <w:pPr>
              <w:pStyle w:val="30"/>
            </w:pPr>
            <w:r>
              <w:rPr>
                <w:rFonts w:hint="eastAsia"/>
              </w:rPr>
              <w:t>数据服务</w:t>
            </w:r>
          </w:p>
        </w:tc>
        <w:tc>
          <w:tcPr>
            <w:tcW w:w="2964" w:type="pct"/>
            <w:shd w:val="clear" w:color="auto" w:fill="FFFFFF"/>
            <w:vAlign w:val="center"/>
          </w:tcPr>
          <w:p w14:paraId="10663D4A">
            <w:pPr>
              <w:pStyle w:val="30"/>
            </w:pPr>
            <w:r>
              <w:rPr>
                <w:rFonts w:hint="eastAsia"/>
              </w:rPr>
              <w:t>持续服务</w:t>
            </w:r>
          </w:p>
        </w:tc>
      </w:tr>
      <w:tr w14:paraId="3FF3C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57" w:type="dxa"/>
            <w:bottom w:w="0" w:type="dxa"/>
            <w:right w:w="57" w:type="dxa"/>
          </w:tblCellMar>
        </w:tblPrEx>
        <w:trPr>
          <w:trHeight w:val="270" w:hRule="atLeast"/>
          <w:jc w:val="center"/>
        </w:trPr>
        <w:tc>
          <w:tcPr>
            <w:tcW w:w="1612" w:type="pct"/>
            <w:gridSpan w:val="3"/>
            <w:shd w:val="clear" w:color="auto" w:fill="FFFFFF"/>
            <w:vAlign w:val="center"/>
          </w:tcPr>
          <w:p w14:paraId="5B098B13">
            <w:pPr>
              <w:pStyle w:val="30"/>
            </w:pPr>
            <w:r>
              <w:rPr>
                <w:rFonts w:hint="eastAsia"/>
              </w:rPr>
              <w:t>模型训练优化</w:t>
            </w:r>
          </w:p>
        </w:tc>
        <w:tc>
          <w:tcPr>
            <w:tcW w:w="422" w:type="pct"/>
            <w:shd w:val="clear" w:color="auto" w:fill="FFFFFF"/>
            <w:vAlign w:val="center"/>
          </w:tcPr>
          <w:p w14:paraId="18292CA6">
            <w:pPr>
              <w:pStyle w:val="30"/>
            </w:pPr>
            <w:r>
              <w:rPr>
                <w:rFonts w:hint="eastAsia"/>
              </w:rPr>
              <w:t>数据服务</w:t>
            </w:r>
          </w:p>
        </w:tc>
        <w:tc>
          <w:tcPr>
            <w:tcW w:w="2964" w:type="pct"/>
            <w:shd w:val="clear" w:color="auto" w:fill="FFFFFF"/>
            <w:vAlign w:val="center"/>
          </w:tcPr>
          <w:p w14:paraId="7EA2A07C">
            <w:pPr>
              <w:pStyle w:val="30"/>
            </w:pPr>
            <w:r>
              <w:rPr>
                <w:rFonts w:hint="eastAsia"/>
              </w:rPr>
              <w:t>持续服务</w:t>
            </w:r>
          </w:p>
        </w:tc>
      </w:tr>
    </w:tbl>
    <w:p w14:paraId="052C569A">
      <w:pPr>
        <w:ind w:firstLine="480"/>
        <w:rPr>
          <w:rFonts w:cs="Times New Roman"/>
        </w:rPr>
      </w:pPr>
    </w:p>
    <w:p w14:paraId="11030799">
      <w:pPr>
        <w:pStyle w:val="5"/>
        <w:numPr>
          <w:ilvl w:val="3"/>
          <w:numId w:val="0"/>
        </w:numPr>
      </w:pPr>
      <w:r>
        <w:rPr>
          <w:rFonts w:hint="eastAsia" w:cs="宋体"/>
        </w:rPr>
        <w:t xml:space="preserve">4.2.1.7  </w:t>
      </w:r>
      <w:r>
        <w:rPr>
          <w:rFonts w:hint="eastAsia"/>
        </w:rPr>
        <w:t>国资监管采集子系统</w:t>
      </w:r>
    </w:p>
    <w:p w14:paraId="3C472E28">
      <w:pPr>
        <w:pStyle w:val="22"/>
        <w:numPr>
          <w:ilvl w:val="8"/>
          <w:numId w:val="0"/>
        </w:numPr>
        <w:rPr>
          <w:rFonts w:hint="default"/>
        </w:rPr>
      </w:pPr>
      <w:r>
        <w:rPr>
          <w:rFonts w:hint="default" w:cs="Times New Roman"/>
        </w:rPr>
        <w:t xml:space="preserve">表4.19  </w:t>
      </w:r>
      <w:r>
        <w:t>预期目标与现状分析</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1454"/>
        <w:gridCol w:w="3118"/>
        <w:gridCol w:w="3169"/>
      </w:tblGrid>
      <w:tr w14:paraId="1BFC1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11C28981">
            <w:pPr>
              <w:pStyle w:val="30"/>
            </w:pPr>
            <w:bookmarkStart w:id="79" w:name="OLE_LINK78"/>
            <w:r>
              <w:t>序号</w:t>
            </w:r>
          </w:p>
        </w:tc>
        <w:tc>
          <w:tcPr>
            <w:tcW w:w="853" w:type="pct"/>
            <w:vAlign w:val="center"/>
          </w:tcPr>
          <w:p w14:paraId="6F21CC96">
            <w:pPr>
              <w:pStyle w:val="30"/>
            </w:pPr>
            <w:r>
              <w:t>业务/功能</w:t>
            </w:r>
          </w:p>
        </w:tc>
        <w:tc>
          <w:tcPr>
            <w:tcW w:w="1829" w:type="pct"/>
            <w:vAlign w:val="center"/>
          </w:tcPr>
          <w:p w14:paraId="7EB29591">
            <w:pPr>
              <w:pStyle w:val="30"/>
            </w:pPr>
            <w:r>
              <w:t>目前现状</w:t>
            </w:r>
          </w:p>
        </w:tc>
        <w:tc>
          <w:tcPr>
            <w:tcW w:w="1858" w:type="pct"/>
            <w:vAlign w:val="center"/>
          </w:tcPr>
          <w:p w14:paraId="2420DE47">
            <w:pPr>
              <w:pStyle w:val="30"/>
            </w:pPr>
            <w:r>
              <w:t>预期目标</w:t>
            </w:r>
          </w:p>
        </w:tc>
      </w:tr>
      <w:tr w14:paraId="18929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30A569E8">
            <w:pPr>
              <w:pStyle w:val="30"/>
            </w:pPr>
            <w:r>
              <w:t>1</w:t>
            </w:r>
          </w:p>
        </w:tc>
        <w:tc>
          <w:tcPr>
            <w:tcW w:w="853" w:type="pct"/>
            <w:vAlign w:val="center"/>
          </w:tcPr>
          <w:p w14:paraId="54DCBF5F">
            <w:pPr>
              <w:pStyle w:val="30"/>
            </w:pPr>
            <w:r>
              <w:t>数据审核功能完善</w:t>
            </w:r>
          </w:p>
        </w:tc>
        <w:tc>
          <w:tcPr>
            <w:tcW w:w="1829" w:type="pct"/>
            <w:vAlign w:val="center"/>
          </w:tcPr>
          <w:p w14:paraId="33A69467">
            <w:pPr>
              <w:pStyle w:val="30"/>
            </w:pPr>
            <w:r>
              <w:t>（1）审核流程分散：</w:t>
            </w:r>
            <w:r>
              <w:br w:type="textWrapping"/>
            </w:r>
            <w:r>
              <w:t>目前，系统可能缺乏一个集成的审核界面，导致表内、表间、套表审核以及枚举审核和重复项审核等功能分散在不同的模块中，增加了审核工作的复杂性和时间成本。</w:t>
            </w:r>
            <w:r>
              <w:br w:type="textWrapping"/>
            </w:r>
            <w:r>
              <w:t>（2）数据监控不足：</w:t>
            </w:r>
            <w:r>
              <w:br w:type="textWrapping"/>
            </w:r>
            <w:r>
              <w:t>企业数据状态的实时监控可能不够完善，导致监管企业集团及其子公司在数据上报方面存在迟报或漏报的情况，缺乏有效的催报和提醒机制。</w:t>
            </w:r>
            <w:r>
              <w:br w:type="textWrapping"/>
            </w:r>
            <w:r>
              <w:t>（3）错误定位不便：</w:t>
            </w:r>
            <w:r>
              <w:br w:type="textWrapping"/>
            </w:r>
            <w:r>
              <w:t>在审核过程中，定位数据错误可能不够直观，用户无法直接从审核结果跳转到填报指标的具体位置，影响了审核效率和准确性。</w:t>
            </w:r>
            <w:r>
              <w:br w:type="textWrapping"/>
            </w:r>
            <w:r>
              <w:t>（4）审核界面不灵活：</w:t>
            </w:r>
            <w:r>
              <w:br w:type="textWrapping"/>
            </w:r>
            <w:r>
              <w:t>审核界面的设计可能不够人性化，例如错误框的位置固定，不支持在界面底部和右侧之间切换，这可能限制了用户的工作效率。</w:t>
            </w:r>
            <w:r>
              <w:br w:type="textWrapping"/>
            </w:r>
            <w:r>
              <w:t>（5）错误分类不明确：</w:t>
            </w:r>
            <w:r>
              <w:br w:type="textWrapping"/>
            </w:r>
            <w:r>
              <w:t>审核结果中的错误分类可能不够详细，缺少对“需修改”、“需说明”、“需核对”等错误数量的明确统计，导致用户难以快速把握审核结果的重点。</w:t>
            </w:r>
          </w:p>
        </w:tc>
        <w:tc>
          <w:tcPr>
            <w:tcW w:w="1858" w:type="pct"/>
            <w:vAlign w:val="center"/>
          </w:tcPr>
          <w:p w14:paraId="1897F4AF">
            <w:pPr>
              <w:pStyle w:val="30"/>
            </w:pPr>
            <w:r>
              <w:t>（1）集成化审核界面：</w:t>
            </w:r>
            <w:r>
              <w:br w:type="textWrapping"/>
            </w:r>
            <w:r>
              <w:t>开发一个集成的审核界面，将各类审核功能统一整合，使得在一个界面内即可完成所有审核任务，从而提高审核工作的效率和准确性。</w:t>
            </w:r>
            <w:r>
              <w:br w:type="textWrapping"/>
            </w:r>
            <w:r>
              <w:t>（2）强化数据监控：</w:t>
            </w:r>
            <w:r>
              <w:br w:type="textWrapping"/>
            </w:r>
            <w:r>
              <w:t>实现一个数据监控系统，能够实时监控企业数据上报情况，及时对迟报单位进行催报和提醒，确保数据上报的及时性和完整性。</w:t>
            </w:r>
            <w:r>
              <w:br w:type="textWrapping"/>
            </w:r>
            <w:r>
              <w:t>（3）直观错误定位：</w:t>
            </w:r>
            <w:r>
              <w:br w:type="textWrapping"/>
            </w:r>
            <w:r>
              <w:t>改进审核结果，使得用户能够通过点击错误信息直接定位到填报指标的实际位置，简化审核流程，提升用户体验。</w:t>
            </w:r>
            <w:r>
              <w:br w:type="textWrapping"/>
            </w:r>
            <w:r>
              <w:t>（4）灵活的审核界面设计：</w:t>
            </w:r>
            <w:r>
              <w:br w:type="textWrapping"/>
            </w:r>
            <w:r>
              <w:t>设计一个灵活的审核界面，支持错误框在界面底部和右侧之间的切换，以适应不同用户的操作习惯，提高审核工作的灵活性。</w:t>
            </w:r>
            <w:r>
              <w:br w:type="textWrapping"/>
            </w:r>
            <w:r>
              <w:t>（5）详细的错误分类统计：</w:t>
            </w:r>
            <w:r>
              <w:br w:type="textWrapping"/>
            </w:r>
            <w:r>
              <w:t>在审核结果中增加对错误数量的详细分类统计，明确区分“需修改”、“需说明”、“需核对”等错误类型，帮助用户快速识别和处理审核中发现的问题。</w:t>
            </w:r>
          </w:p>
        </w:tc>
      </w:tr>
      <w:tr w14:paraId="6625C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B07038E">
            <w:pPr>
              <w:pStyle w:val="30"/>
            </w:pPr>
            <w:r>
              <w:t>2</w:t>
            </w:r>
          </w:p>
        </w:tc>
        <w:tc>
          <w:tcPr>
            <w:tcW w:w="853" w:type="pct"/>
            <w:vAlign w:val="center"/>
          </w:tcPr>
          <w:p w14:paraId="67204B61">
            <w:pPr>
              <w:pStyle w:val="30"/>
            </w:pPr>
            <w:r>
              <w:t>数据填报功能完善</w:t>
            </w:r>
          </w:p>
        </w:tc>
        <w:tc>
          <w:tcPr>
            <w:tcW w:w="1829" w:type="pct"/>
            <w:vAlign w:val="center"/>
          </w:tcPr>
          <w:p w14:paraId="5CF8BE8C">
            <w:pPr>
              <w:pStyle w:val="30"/>
            </w:pPr>
            <w:r>
              <w:t>（1）查询效率低：</w:t>
            </w:r>
            <w:r>
              <w:br w:type="textWrapping"/>
            </w:r>
            <w:r>
              <w:t>目前的系统可能不支持高效的数据汇总和查询，导致用户在进行指标汇总和层层查询时效率较低，特别是涉及直接下级节点相关单位及数据时。</w:t>
            </w:r>
            <w:r>
              <w:br w:type="textWrapping"/>
            </w:r>
            <w:r>
              <w:t>（2）数据定位不准确：</w:t>
            </w:r>
            <w:r>
              <w:br w:type="textWrapping"/>
            </w:r>
            <w:r>
              <w:t>在填报浮动表时，系统可能无法准确识别和定位某一行列及相关单位内容，这可能导致用户在填报数据时出现错误。</w:t>
            </w:r>
            <w:r>
              <w:br w:type="textWrapping"/>
            </w:r>
            <w:r>
              <w:t>（3）数据导出和导入功能有限：</w:t>
            </w:r>
            <w:r>
              <w:br w:type="textWrapping"/>
            </w:r>
            <w:r>
              <w:t>系统可能缺乏有效的数据导出和导入功能，用户无法方便地将财务软件中的科目数据对接至模板中，且不支持批量导入功能。</w:t>
            </w:r>
            <w:r>
              <w:br w:type="textWrapping"/>
            </w:r>
            <w:r>
              <w:t>（4）枚举下拉框功能不足：</w:t>
            </w:r>
            <w:r>
              <w:br w:type="textWrapping"/>
            </w:r>
            <w:r>
              <w:t>系统可能不支持枚举下拉框的多选功能，用户无法同时选择不同层级的选项，这限制了用户在填报数据时的灵活性。</w:t>
            </w:r>
          </w:p>
        </w:tc>
        <w:tc>
          <w:tcPr>
            <w:tcW w:w="1858" w:type="pct"/>
            <w:vAlign w:val="center"/>
          </w:tcPr>
          <w:p w14:paraId="4DB2F9CB">
            <w:pPr>
              <w:pStyle w:val="30"/>
            </w:pPr>
            <w:r>
              <w:t>（1）提高查询效率：</w:t>
            </w:r>
            <w:r>
              <w:br w:type="textWrapping"/>
            </w:r>
            <w:r>
              <w:t>优化数据查询流程，实现快速的数据汇总和查询功能，特别是在涉及多个下级节点和相关单位数据时，提高用户的工作效率。</w:t>
            </w:r>
            <w:r>
              <w:br w:type="textWrapping"/>
            </w:r>
            <w:r>
              <w:t>（2）精确数据定位：</w:t>
            </w:r>
            <w:r>
              <w:br w:type="textWrapping"/>
            </w:r>
            <w:r>
              <w:t>改进浮动表的数据填报功能，确保用户能够准确快速地定位到填报数据的行列及相关单位内容，减少填报错误。</w:t>
            </w:r>
            <w:r>
              <w:br w:type="textWrapping"/>
            </w:r>
            <w:r>
              <w:t>（3）增强数据导出和导入功能：</w:t>
            </w:r>
            <w:r>
              <w:br w:type="textWrapping"/>
            </w:r>
            <w:r>
              <w:t>开发预设的Excel模板导出功能，允许用户将财务软件中的科目数据直接对接至模板中，并支持批量导入功能，简化数据准备和上传过程。</w:t>
            </w:r>
            <w:r>
              <w:br w:type="textWrapping"/>
            </w:r>
            <w:r>
              <w:t>（4）扩展枚举下拉框功能：</w:t>
            </w:r>
            <w:r>
              <w:br w:type="textWrapping"/>
            </w:r>
            <w:r>
              <w:t>增强枚举下拉框的多选能力，允许用户同时选择不同层级的选项，提高数据填报的灵活性和效率</w:t>
            </w:r>
          </w:p>
        </w:tc>
      </w:tr>
      <w:tr w14:paraId="5D9E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16B130B">
            <w:pPr>
              <w:pStyle w:val="30"/>
            </w:pPr>
            <w:r>
              <w:rPr>
                <w:rFonts w:hint="eastAsia"/>
              </w:rPr>
              <w:t>3</w:t>
            </w:r>
          </w:p>
        </w:tc>
        <w:tc>
          <w:tcPr>
            <w:tcW w:w="853" w:type="pct"/>
            <w:vAlign w:val="center"/>
          </w:tcPr>
          <w:p w14:paraId="13C65D3F">
            <w:pPr>
              <w:pStyle w:val="30"/>
            </w:pPr>
            <w:r>
              <w:t>数据查询功能</w:t>
            </w:r>
          </w:p>
        </w:tc>
        <w:tc>
          <w:tcPr>
            <w:tcW w:w="1829" w:type="pct"/>
            <w:vAlign w:val="center"/>
          </w:tcPr>
          <w:p w14:paraId="3BF401F8">
            <w:pPr>
              <w:pStyle w:val="30"/>
            </w:pPr>
            <w:r>
              <w:t>（1）单位层级展示不直观：</w:t>
            </w:r>
            <w:r>
              <w:br w:type="textWrapping"/>
            </w:r>
            <w:r>
              <w:t>系统中的企业层级关系可能未以清晰直观的树形结构展现，导致用户难以快速理解和操作。</w:t>
            </w:r>
            <w:r>
              <w:br w:type="textWrapping"/>
            </w:r>
            <w:r>
              <w:t>（2）单位与科目选择功能有限：</w:t>
            </w:r>
            <w:r>
              <w:br w:type="textWrapping"/>
            </w:r>
            <w:r>
              <w:t>用户在选择单位和科目时可能缺乏便捷的右键快捷操作，不支持批量多选和反选功能，影响效率。</w:t>
            </w:r>
            <w:r>
              <w:br w:type="textWrapping"/>
            </w:r>
            <w:r>
              <w:t>（3）模板保存和应用不便：</w:t>
            </w:r>
            <w:r>
              <w:br w:type="textWrapping"/>
            </w:r>
            <w:r>
              <w:t>系统可能不支持保存自定义的单位和科目查询模板，用户无法快速应用之前的查询设置。</w:t>
            </w:r>
            <w:r>
              <w:br w:type="textWrapping"/>
            </w:r>
            <w:r>
              <w:t>（4）任务选择不够灵活：</w:t>
            </w:r>
            <w:r>
              <w:br w:type="textWrapping"/>
            </w:r>
            <w:r>
              <w:t>任务选择功能可能不够灵活，不支持右键快捷操作，影响用户对任务节点的管理效率。</w:t>
            </w:r>
            <w:r>
              <w:br w:type="textWrapping"/>
            </w:r>
            <w:r>
              <w:t>（5）查询结果导出功能单一：</w:t>
            </w:r>
            <w:r>
              <w:br w:type="textWrapping"/>
            </w:r>
            <w:r>
              <w:t>查询结果可能仅支持基本的数据库查询，不支持以科目或任务为维度进行查询，也不支持自动查询和Excel导出。</w:t>
            </w:r>
            <w:r>
              <w:br w:type="textWrapping"/>
            </w:r>
            <w:r>
              <w:t>（6）数据源配置复杂：</w:t>
            </w:r>
            <w:r>
              <w:br w:type="textWrapping"/>
            </w:r>
            <w:r>
              <w:t>后台数据源配置可能过于复杂，不支持轻松连接不同数据库调取不同数据源数据。</w:t>
            </w:r>
            <w:r>
              <w:br w:type="textWrapping"/>
            </w:r>
            <w:r>
              <w:t>（7）公司基准树节点配置不灵活：</w:t>
            </w:r>
            <w:r>
              <w:br w:type="textWrapping"/>
            </w:r>
            <w:r>
              <w:t>公司基准树节点配置可能不支持批量导入和增删改查，限制了用户的管理效率。</w:t>
            </w:r>
            <w:r>
              <w:br w:type="textWrapping"/>
            </w:r>
            <w:r>
              <w:t>（8）指标与科目配置不便捷：</w:t>
            </w:r>
            <w:r>
              <w:br w:type="textWrapping"/>
            </w:r>
            <w:r>
              <w:t>配置指标和科目时可能不支持批量操作，缺乏灵活性和效率。</w:t>
            </w:r>
            <w:r>
              <w:br w:type="textWrapping"/>
            </w:r>
            <w:r>
              <w:t>（9）字典管理功能不足：</w:t>
            </w:r>
            <w:r>
              <w:br w:type="textWrapping"/>
            </w:r>
            <w:r>
              <w:t>字典管理功能可能不支持自定义菜单后台权限，限制了系统的灵活性和安全性。</w:t>
            </w:r>
          </w:p>
        </w:tc>
        <w:tc>
          <w:tcPr>
            <w:tcW w:w="1858" w:type="pct"/>
            <w:vAlign w:val="center"/>
          </w:tcPr>
          <w:p w14:paraId="1AFC56E5">
            <w:pPr>
              <w:pStyle w:val="30"/>
            </w:pPr>
            <w:r>
              <w:t>（1）优化单位层级展示：</w:t>
            </w:r>
            <w:r>
              <w:br w:type="textWrapping"/>
            </w:r>
            <w:r>
              <w:t>改进系统中的企业层级关系展示，使其以清晰直观的树形结构展现，支持右键快捷操作，包括选择当前子节点和直接子节点。</w:t>
            </w:r>
            <w:r>
              <w:br w:type="textWrapping"/>
            </w:r>
            <w:r>
              <w:t>（2）增强单位和科目选择功能：</w:t>
            </w:r>
            <w:r>
              <w:br w:type="textWrapping"/>
            </w:r>
            <w:r>
              <w:t>增强单位和科目的选择功能，支持批量多选、反选和清除，提高用户操作的灵活性和效率。</w:t>
            </w:r>
            <w:r>
              <w:br w:type="textWrapping"/>
            </w:r>
            <w:r>
              <w:t>（3）实现模板保存和应用：</w:t>
            </w:r>
            <w:r>
              <w:br w:type="textWrapping"/>
            </w:r>
            <w:r>
              <w:t>允许用户保存自定义的查询模板，方便后续快速应用相同的查询设置。</w:t>
            </w:r>
            <w:r>
              <w:br w:type="textWrapping"/>
            </w:r>
            <w:r>
              <w:t>（4）提高任务选择灵活性：</w:t>
            </w:r>
            <w:r>
              <w:br w:type="textWrapping"/>
            </w:r>
            <w:r>
              <w:t>增强任务选择功能，支持右键快捷操作，简化用户对任务节点的管理。</w:t>
            </w:r>
            <w:r>
              <w:br w:type="textWrapping"/>
            </w:r>
            <w:r>
              <w:t>（5）扩展查询结果导出功能：</w:t>
            </w:r>
            <w:r>
              <w:br w:type="textWrapping"/>
            </w:r>
            <w:r>
              <w:t>支持以科目或任务为维度进行查询，并允许自动查询和Excel导出，提高数据的可访问性和可用性。</w:t>
            </w:r>
            <w:r>
              <w:br w:type="textWrapping"/>
            </w:r>
            <w:r>
              <w:t>（6）简化数据源配置：</w:t>
            </w:r>
            <w:r>
              <w:br w:type="textWrapping"/>
            </w:r>
            <w:r>
              <w:t>简化后台数据源配置过程，支持轻松连接不同数据库调取不同数据源数据。</w:t>
            </w:r>
            <w:r>
              <w:br w:type="textWrapping"/>
            </w:r>
            <w:r>
              <w:t>（7）灵活配置公司基准树节点：</w:t>
            </w:r>
            <w:r>
              <w:br w:type="textWrapping"/>
            </w:r>
            <w:r>
              <w:t>支持excel批量导入以及逐一增删改查公司基准树节点，提高用户的管理效率。</w:t>
            </w:r>
            <w:r>
              <w:br w:type="textWrapping"/>
            </w:r>
            <w:r>
              <w:t>（8）便捷配置指标与科目：</w:t>
            </w:r>
            <w:r>
              <w:br w:type="textWrapping"/>
            </w:r>
            <w:r>
              <w:t>支持批量操作配置指标和科目，提高配置效率和灵活性。</w:t>
            </w:r>
            <w:r>
              <w:br w:type="textWrapping"/>
            </w:r>
            <w:r>
              <w:t>（9）扩展字典管理功能：</w:t>
            </w:r>
            <w:r>
              <w:br w:type="textWrapping"/>
            </w:r>
            <w:r>
              <w:t>支持自定义菜单后台权限，增强系统的灵活性和安全性。</w:t>
            </w:r>
          </w:p>
        </w:tc>
      </w:tr>
      <w:tr w14:paraId="40891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1E02AE2E">
            <w:pPr>
              <w:pStyle w:val="30"/>
            </w:pPr>
            <w:r>
              <w:rPr>
                <w:rFonts w:hint="eastAsia"/>
              </w:rPr>
              <w:t>4</w:t>
            </w:r>
          </w:p>
        </w:tc>
        <w:tc>
          <w:tcPr>
            <w:tcW w:w="853" w:type="pct"/>
            <w:vAlign w:val="center"/>
          </w:tcPr>
          <w:p w14:paraId="67E0DD18">
            <w:pPr>
              <w:pStyle w:val="30"/>
            </w:pPr>
            <w:r>
              <w:rPr>
                <w:rFonts w:hint="eastAsia"/>
              </w:rPr>
              <w:t>经济运行分析平台首页</w:t>
            </w:r>
          </w:p>
        </w:tc>
        <w:tc>
          <w:tcPr>
            <w:tcW w:w="1829" w:type="pct"/>
            <w:vAlign w:val="center"/>
          </w:tcPr>
          <w:p w14:paraId="388EDF60">
            <w:pPr>
              <w:pStyle w:val="30"/>
            </w:pPr>
            <w:r>
              <w:rPr>
                <w:rFonts w:hint="eastAsia"/>
              </w:rPr>
              <w:t>无此界面</w:t>
            </w:r>
          </w:p>
        </w:tc>
        <w:tc>
          <w:tcPr>
            <w:tcW w:w="1858" w:type="pct"/>
            <w:vAlign w:val="center"/>
          </w:tcPr>
          <w:p w14:paraId="5C1C30CD">
            <w:pPr>
              <w:pStyle w:val="30"/>
            </w:pPr>
            <w:r>
              <w:rPr>
                <w:rFonts w:hint="eastAsia"/>
              </w:rPr>
              <w:t>对上海市国资委监管企业、委托监管企业、区属企业经济及财务类指标进行梳理、统计，并展现企业经济运行整体情况。包含国资总览、纳统指标、行业分析、企业分析四个入口。</w:t>
            </w:r>
          </w:p>
        </w:tc>
      </w:tr>
      <w:tr w14:paraId="5F4B9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6D95E50">
            <w:pPr>
              <w:pStyle w:val="30"/>
            </w:pPr>
            <w:r>
              <w:rPr>
                <w:rFonts w:hint="eastAsia"/>
              </w:rPr>
              <w:t>5</w:t>
            </w:r>
          </w:p>
        </w:tc>
        <w:tc>
          <w:tcPr>
            <w:tcW w:w="853" w:type="pct"/>
            <w:vAlign w:val="center"/>
          </w:tcPr>
          <w:p w14:paraId="3C0419D3">
            <w:pPr>
              <w:pStyle w:val="30"/>
            </w:pPr>
            <w:r>
              <w:rPr>
                <w:rFonts w:hint="eastAsia"/>
              </w:rPr>
              <w:t>主要经济指标汇总</w:t>
            </w:r>
          </w:p>
        </w:tc>
        <w:tc>
          <w:tcPr>
            <w:tcW w:w="1829" w:type="pct"/>
            <w:vAlign w:val="center"/>
          </w:tcPr>
          <w:p w14:paraId="045F89AD">
            <w:pPr>
              <w:pStyle w:val="30"/>
            </w:pPr>
            <w:r>
              <w:rPr>
                <w:rFonts w:hint="eastAsia"/>
              </w:rPr>
              <w:t>无此界面</w:t>
            </w:r>
          </w:p>
        </w:tc>
        <w:tc>
          <w:tcPr>
            <w:tcW w:w="1858" w:type="pct"/>
            <w:vAlign w:val="center"/>
          </w:tcPr>
          <w:p w14:paraId="6031530A">
            <w:pPr>
              <w:pStyle w:val="30"/>
            </w:pPr>
            <w:r>
              <w:rPr>
                <w:rFonts w:hint="eastAsia"/>
              </w:rPr>
              <w:t>对上海市国资委监管企业、委托监管企业、区属企业经济指标进行梳理、统计，展现营业收入等15个经济指标名称、指标值、同比情况。该页面主要包括净利润、利润总额、归母净利润、营业收入、固定资产投资、在沪缴纳税费、企业增加值、职工薪酬总额、主业利润、资产总额、负债总额、归母所有者权益、所属境内外上市公司市值、货币资金、带息负债总额等内容。</w:t>
            </w:r>
          </w:p>
        </w:tc>
      </w:tr>
      <w:tr w14:paraId="2B51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713B74B8">
            <w:pPr>
              <w:pStyle w:val="30"/>
            </w:pPr>
            <w:r>
              <w:rPr>
                <w:rFonts w:hint="eastAsia"/>
              </w:rPr>
              <w:t>6</w:t>
            </w:r>
          </w:p>
        </w:tc>
        <w:tc>
          <w:tcPr>
            <w:tcW w:w="853" w:type="pct"/>
            <w:vAlign w:val="center"/>
          </w:tcPr>
          <w:p w14:paraId="10F99CC0">
            <w:pPr>
              <w:pStyle w:val="30"/>
            </w:pPr>
            <w:r>
              <w:rPr>
                <w:rFonts w:hint="eastAsia"/>
              </w:rPr>
              <w:t>主要经济指标详情</w:t>
            </w:r>
          </w:p>
        </w:tc>
        <w:tc>
          <w:tcPr>
            <w:tcW w:w="1829" w:type="pct"/>
            <w:vAlign w:val="center"/>
          </w:tcPr>
          <w:p w14:paraId="52FF266C">
            <w:pPr>
              <w:pStyle w:val="30"/>
            </w:pPr>
            <w:r>
              <w:rPr>
                <w:rFonts w:hint="eastAsia"/>
              </w:rPr>
              <w:t>无此界面</w:t>
            </w:r>
          </w:p>
        </w:tc>
        <w:tc>
          <w:tcPr>
            <w:tcW w:w="1858" w:type="pct"/>
            <w:vAlign w:val="center"/>
          </w:tcPr>
          <w:p w14:paraId="2171F1AD">
            <w:pPr>
              <w:pStyle w:val="30"/>
            </w:pPr>
            <w:r>
              <w:rPr>
                <w:rFonts w:hint="eastAsia"/>
              </w:rPr>
              <w:t>对上海市国资委监管企业、委托监管企业、区属企业经济指标进行梳理、统计，展现营业收入等15个经济指标在市国资委监管企业、委托监管企业、区属企业指标值分布情况。该页面可选指标包括净利润、利润总额、归母净利润、营业收入、固定资产投资、在沪缴纳税费、企业增加值、职工薪酬总额、主业利润、资产总额、负债总额、归母所有者权益、所属境内外上市公司市值、货币资金、带息负债总额等内容。</w:t>
            </w:r>
          </w:p>
        </w:tc>
      </w:tr>
      <w:tr w14:paraId="7D55E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5D148FA">
            <w:pPr>
              <w:pStyle w:val="30"/>
            </w:pPr>
            <w:r>
              <w:rPr>
                <w:rFonts w:hint="eastAsia"/>
              </w:rPr>
              <w:t>7</w:t>
            </w:r>
          </w:p>
        </w:tc>
        <w:tc>
          <w:tcPr>
            <w:tcW w:w="853" w:type="pct"/>
            <w:vAlign w:val="center"/>
          </w:tcPr>
          <w:p w14:paraId="28E97EF4">
            <w:pPr>
              <w:pStyle w:val="30"/>
            </w:pPr>
            <w:r>
              <w:rPr>
                <w:rFonts w:hint="eastAsia"/>
              </w:rPr>
              <w:t>市国资委监管企业详情</w:t>
            </w:r>
          </w:p>
        </w:tc>
        <w:tc>
          <w:tcPr>
            <w:tcW w:w="1829" w:type="pct"/>
            <w:vAlign w:val="center"/>
          </w:tcPr>
          <w:p w14:paraId="20B83235">
            <w:pPr>
              <w:pStyle w:val="30"/>
            </w:pPr>
            <w:r>
              <w:rPr>
                <w:rFonts w:hint="eastAsia"/>
              </w:rPr>
              <w:t>无此界面</w:t>
            </w:r>
          </w:p>
        </w:tc>
        <w:tc>
          <w:tcPr>
            <w:tcW w:w="1858" w:type="pct"/>
            <w:vAlign w:val="center"/>
          </w:tcPr>
          <w:p w14:paraId="556ACD61">
            <w:pPr>
              <w:pStyle w:val="30"/>
            </w:pPr>
            <w:r>
              <w:rPr>
                <w:rFonts w:hint="eastAsia"/>
              </w:rPr>
              <w:t>对上海市国资委监管企业经济指标进行梳理、统计，展现营业收入等15个经济指标变动情况。用户选择包括净利润、利润总额、归母净利润、营业收入、固定资产投资、在沪缴纳税费、企业增加值、职工薪酬总额、主业利润、资产总额、负债总额、归母所有者权益、所属境内外上市公司市值、货币资金、带息负债总额中的任一指标后，页面将展现所选指标在产业发展类、城市保障类、投资运营类及金融服务类企业中的分布详情。</w:t>
            </w:r>
          </w:p>
        </w:tc>
      </w:tr>
      <w:tr w14:paraId="1236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4E27AAA">
            <w:pPr>
              <w:pStyle w:val="30"/>
            </w:pPr>
            <w:r>
              <w:rPr>
                <w:rFonts w:hint="eastAsia"/>
              </w:rPr>
              <w:t>8</w:t>
            </w:r>
          </w:p>
        </w:tc>
        <w:tc>
          <w:tcPr>
            <w:tcW w:w="853" w:type="pct"/>
            <w:vAlign w:val="center"/>
          </w:tcPr>
          <w:p w14:paraId="5F88B9AD">
            <w:pPr>
              <w:pStyle w:val="30"/>
            </w:pPr>
            <w:r>
              <w:rPr>
                <w:rFonts w:hint="eastAsia"/>
              </w:rPr>
              <w:t>委托监管企业详情</w:t>
            </w:r>
          </w:p>
        </w:tc>
        <w:tc>
          <w:tcPr>
            <w:tcW w:w="1829" w:type="pct"/>
            <w:vAlign w:val="center"/>
          </w:tcPr>
          <w:p w14:paraId="1B480D99">
            <w:pPr>
              <w:pStyle w:val="30"/>
            </w:pPr>
            <w:r>
              <w:rPr>
                <w:rFonts w:hint="eastAsia"/>
              </w:rPr>
              <w:t>无此界面</w:t>
            </w:r>
          </w:p>
        </w:tc>
        <w:tc>
          <w:tcPr>
            <w:tcW w:w="1858" w:type="pct"/>
            <w:vAlign w:val="center"/>
          </w:tcPr>
          <w:p w14:paraId="363E61B4">
            <w:pPr>
              <w:pStyle w:val="30"/>
            </w:pPr>
            <w:r>
              <w:rPr>
                <w:rFonts w:hint="eastAsia"/>
              </w:rPr>
              <w:t>对委托监管企业详情经济指标进行梳理、统计，展现营业收入等15个经济指标变动情况。用户选择包括净利润、利润总额、归母净利润、营业收入、固定资产投资、在沪缴纳税费、企业增加值、职工薪酬总额、主业利润、资产总额、负债总额、归母所有者权益、所属境内外上市公司市值、货币资金、带息负债总额中的任一指标后，页面将展现所选指标在宣传部、科学与教育类、社会服务与机关服务类、卫生类企业中的分布详情。</w:t>
            </w:r>
          </w:p>
        </w:tc>
      </w:tr>
      <w:tr w14:paraId="69259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185867F">
            <w:pPr>
              <w:pStyle w:val="30"/>
            </w:pPr>
            <w:r>
              <w:rPr>
                <w:rFonts w:hint="eastAsia"/>
              </w:rPr>
              <w:t>9</w:t>
            </w:r>
          </w:p>
        </w:tc>
        <w:tc>
          <w:tcPr>
            <w:tcW w:w="853" w:type="pct"/>
            <w:vAlign w:val="center"/>
          </w:tcPr>
          <w:p w14:paraId="5A85AA93">
            <w:pPr>
              <w:pStyle w:val="30"/>
            </w:pPr>
            <w:r>
              <w:rPr>
                <w:rFonts w:hint="eastAsia"/>
              </w:rPr>
              <w:t>区属企业-条形统计</w:t>
            </w:r>
          </w:p>
        </w:tc>
        <w:tc>
          <w:tcPr>
            <w:tcW w:w="1829" w:type="pct"/>
            <w:vAlign w:val="center"/>
          </w:tcPr>
          <w:p w14:paraId="54EDAD95">
            <w:pPr>
              <w:pStyle w:val="30"/>
            </w:pPr>
            <w:r>
              <w:rPr>
                <w:rFonts w:hint="eastAsia"/>
              </w:rPr>
              <w:t>无此界面</w:t>
            </w:r>
          </w:p>
        </w:tc>
        <w:tc>
          <w:tcPr>
            <w:tcW w:w="1858" w:type="pct"/>
            <w:vAlign w:val="center"/>
          </w:tcPr>
          <w:p w14:paraId="3D290159">
            <w:pPr>
              <w:pStyle w:val="30"/>
            </w:pPr>
            <w:r>
              <w:rPr>
                <w:rFonts w:hint="eastAsia"/>
              </w:rPr>
              <w:t>对区属企业经济指标进行梳理、统计，展现营业收入等15个经济指标变动情况。用户选择包括净利润、利润总额、归母净利润、营业收入、固定资产投资、在沪缴纳税费、企业增加值、职工薪酬总额、主业利润、资产总额、负债总额、归母所有者权益、所属境内外上市公司市值、货币资金、带息负债总额中的任一指标后，页面将展现所选指标在黄浦区、静安区等16个区县中的分布详情。</w:t>
            </w:r>
          </w:p>
        </w:tc>
      </w:tr>
      <w:tr w14:paraId="2A41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19717CB">
            <w:pPr>
              <w:pStyle w:val="30"/>
            </w:pPr>
            <w:r>
              <w:rPr>
                <w:rFonts w:hint="eastAsia"/>
              </w:rPr>
              <w:t>10</w:t>
            </w:r>
          </w:p>
        </w:tc>
        <w:tc>
          <w:tcPr>
            <w:tcW w:w="853" w:type="pct"/>
            <w:vAlign w:val="center"/>
          </w:tcPr>
          <w:p w14:paraId="7C789F3C">
            <w:pPr>
              <w:pStyle w:val="30"/>
            </w:pPr>
            <w:r>
              <w:rPr>
                <w:rFonts w:hint="eastAsia"/>
              </w:rPr>
              <w:t>区属企业-表格详情</w:t>
            </w:r>
          </w:p>
        </w:tc>
        <w:tc>
          <w:tcPr>
            <w:tcW w:w="1829" w:type="pct"/>
            <w:vAlign w:val="center"/>
          </w:tcPr>
          <w:p w14:paraId="3A81AE7E">
            <w:pPr>
              <w:pStyle w:val="30"/>
            </w:pPr>
            <w:r>
              <w:rPr>
                <w:rFonts w:hint="eastAsia"/>
              </w:rPr>
              <w:t>无此界面</w:t>
            </w:r>
          </w:p>
        </w:tc>
        <w:tc>
          <w:tcPr>
            <w:tcW w:w="1858" w:type="pct"/>
            <w:vAlign w:val="center"/>
          </w:tcPr>
          <w:p w14:paraId="1C0FEE9E">
            <w:pPr>
              <w:pStyle w:val="30"/>
            </w:pPr>
            <w:r>
              <w:rPr>
                <w:rFonts w:hint="eastAsia"/>
              </w:rPr>
              <w:t>对区属企业经济指标进行梳理、统计，展现营业收入等15个经济指标变动情况。用户选择包括净利润、利润总额、归母净利润、营业收入、固定资产投资、在沪缴纳税费、企业增加值、职工薪酬总额、主业利润、资产总额、负债总额、归母所有者权益、所属境内外上市公司市值、货币资金、带息负债总额中的任一指标后，页面将展现所选指标在黄浦区、静安区等16个区县中的具体数值。</w:t>
            </w:r>
          </w:p>
        </w:tc>
      </w:tr>
      <w:tr w14:paraId="45042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3DDC9E84">
            <w:pPr>
              <w:pStyle w:val="30"/>
            </w:pPr>
            <w:r>
              <w:rPr>
                <w:rFonts w:hint="eastAsia"/>
              </w:rPr>
              <w:t>11</w:t>
            </w:r>
          </w:p>
        </w:tc>
        <w:tc>
          <w:tcPr>
            <w:tcW w:w="853" w:type="pct"/>
            <w:vAlign w:val="center"/>
          </w:tcPr>
          <w:p w14:paraId="53BA138E">
            <w:pPr>
              <w:pStyle w:val="30"/>
            </w:pPr>
            <w:r>
              <w:rPr>
                <w:rFonts w:hint="eastAsia"/>
              </w:rPr>
              <w:t>财务分析指标汇总</w:t>
            </w:r>
          </w:p>
        </w:tc>
        <w:tc>
          <w:tcPr>
            <w:tcW w:w="1829" w:type="pct"/>
            <w:vAlign w:val="center"/>
          </w:tcPr>
          <w:p w14:paraId="248D141E">
            <w:pPr>
              <w:pStyle w:val="30"/>
            </w:pPr>
            <w:r>
              <w:rPr>
                <w:rFonts w:hint="eastAsia"/>
              </w:rPr>
              <w:t>无此界面</w:t>
            </w:r>
          </w:p>
        </w:tc>
        <w:tc>
          <w:tcPr>
            <w:tcW w:w="1858" w:type="pct"/>
            <w:vAlign w:val="center"/>
          </w:tcPr>
          <w:p w14:paraId="53497B18">
            <w:pPr>
              <w:pStyle w:val="30"/>
            </w:pPr>
            <w:r>
              <w:rPr>
                <w:rFonts w:hint="eastAsia"/>
              </w:rPr>
              <w:t>对上海市国资委监管企业、委托监管企业、区属企业财务指标进行梳理、统计，展现资产负债率等15个经济指标名称、指标值、同比情况。该页面主要包括资产负债率、净资产收益率、研发经费投入强度、营业收现率、人均利润(万/人)、有息负债率、利息保障倍数、毛利率、营业利润率、总资产报酬率、应收账款周转率、存货周转率、固定资产周转率、营业收入三年增长率、投资规模三年增长率等内容。</w:t>
            </w:r>
          </w:p>
        </w:tc>
      </w:tr>
      <w:tr w14:paraId="4828E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BDB6D5C">
            <w:pPr>
              <w:pStyle w:val="30"/>
            </w:pPr>
            <w:bookmarkStart w:id="80" w:name="_Hlk194401593"/>
            <w:r>
              <w:rPr>
                <w:rFonts w:hint="eastAsia"/>
              </w:rPr>
              <w:t>12</w:t>
            </w:r>
          </w:p>
        </w:tc>
        <w:tc>
          <w:tcPr>
            <w:tcW w:w="853" w:type="pct"/>
            <w:vAlign w:val="center"/>
          </w:tcPr>
          <w:p w14:paraId="3BFF4840">
            <w:pPr>
              <w:pStyle w:val="30"/>
            </w:pPr>
            <w:r>
              <w:rPr>
                <w:rFonts w:hint="eastAsia"/>
              </w:rPr>
              <w:t>财务分析指标详情</w:t>
            </w:r>
          </w:p>
        </w:tc>
        <w:tc>
          <w:tcPr>
            <w:tcW w:w="1829" w:type="pct"/>
            <w:vAlign w:val="center"/>
          </w:tcPr>
          <w:p w14:paraId="4B839352">
            <w:pPr>
              <w:pStyle w:val="30"/>
            </w:pPr>
            <w:r>
              <w:rPr>
                <w:rFonts w:hint="eastAsia"/>
              </w:rPr>
              <w:t>无此界面</w:t>
            </w:r>
          </w:p>
        </w:tc>
        <w:tc>
          <w:tcPr>
            <w:tcW w:w="1858" w:type="pct"/>
            <w:vAlign w:val="center"/>
          </w:tcPr>
          <w:p w14:paraId="11B782FD">
            <w:pPr>
              <w:pStyle w:val="30"/>
            </w:pPr>
            <w:r>
              <w:rPr>
                <w:rFonts w:hint="eastAsia"/>
              </w:rPr>
              <w:t>对上海市国资委监管企业、委托监管企业、区属企业经济及财务类指标进行梳理、统计，并展现企业经济运行整体情况。包含国资总览、纳统指标、行业分析、企业分析四个入口。</w:t>
            </w:r>
          </w:p>
        </w:tc>
      </w:tr>
      <w:bookmarkEnd w:id="80"/>
      <w:tr w14:paraId="4EC2D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35A116F">
            <w:pPr>
              <w:pStyle w:val="30"/>
            </w:pPr>
            <w:r>
              <w:rPr>
                <w:rFonts w:hint="eastAsia"/>
              </w:rPr>
              <w:t>13</w:t>
            </w:r>
          </w:p>
        </w:tc>
        <w:tc>
          <w:tcPr>
            <w:tcW w:w="853" w:type="pct"/>
            <w:vAlign w:val="center"/>
          </w:tcPr>
          <w:p w14:paraId="115BC411">
            <w:pPr>
              <w:pStyle w:val="30"/>
            </w:pPr>
            <w:r>
              <w:rPr>
                <w:rFonts w:hint="eastAsia"/>
              </w:rPr>
              <w:t>市国资委监管企业详情</w:t>
            </w:r>
          </w:p>
        </w:tc>
        <w:tc>
          <w:tcPr>
            <w:tcW w:w="1829" w:type="pct"/>
            <w:vAlign w:val="center"/>
          </w:tcPr>
          <w:p w14:paraId="087D7381">
            <w:pPr>
              <w:pStyle w:val="30"/>
            </w:pPr>
            <w:r>
              <w:rPr>
                <w:rFonts w:hint="eastAsia"/>
              </w:rPr>
              <w:t>无此界面</w:t>
            </w:r>
          </w:p>
        </w:tc>
        <w:tc>
          <w:tcPr>
            <w:tcW w:w="1858" w:type="pct"/>
            <w:vAlign w:val="center"/>
          </w:tcPr>
          <w:p w14:paraId="4FC4DF99">
            <w:pPr>
              <w:pStyle w:val="30"/>
            </w:pPr>
            <w:r>
              <w:rPr>
                <w:rFonts w:hint="eastAsia"/>
              </w:rPr>
              <w:t>对上海市国资委监管企业、委托监管企业、区属企业经济指标进行梳理、统计，展现营业收入等15个经济指标名称、指标值、同比情况。</w:t>
            </w:r>
          </w:p>
        </w:tc>
      </w:tr>
      <w:tr w14:paraId="3F4BD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23075575">
            <w:pPr>
              <w:pStyle w:val="30"/>
            </w:pPr>
            <w:r>
              <w:rPr>
                <w:rFonts w:hint="eastAsia"/>
              </w:rPr>
              <w:t>14</w:t>
            </w:r>
          </w:p>
        </w:tc>
        <w:tc>
          <w:tcPr>
            <w:tcW w:w="853" w:type="pct"/>
            <w:vAlign w:val="center"/>
          </w:tcPr>
          <w:p w14:paraId="6B663C4C">
            <w:pPr>
              <w:pStyle w:val="30"/>
            </w:pPr>
            <w:r>
              <w:rPr>
                <w:rFonts w:hint="eastAsia"/>
              </w:rPr>
              <w:t>委托监管企业详情</w:t>
            </w:r>
          </w:p>
        </w:tc>
        <w:tc>
          <w:tcPr>
            <w:tcW w:w="1829" w:type="pct"/>
            <w:vAlign w:val="center"/>
          </w:tcPr>
          <w:p w14:paraId="4C2424CC">
            <w:pPr>
              <w:pStyle w:val="30"/>
            </w:pPr>
            <w:r>
              <w:rPr>
                <w:rFonts w:hint="eastAsia"/>
              </w:rPr>
              <w:t>无此界面</w:t>
            </w:r>
          </w:p>
        </w:tc>
        <w:tc>
          <w:tcPr>
            <w:tcW w:w="1858" w:type="pct"/>
            <w:vAlign w:val="center"/>
          </w:tcPr>
          <w:p w14:paraId="21A4833F">
            <w:pPr>
              <w:pStyle w:val="30"/>
            </w:pPr>
            <w:r>
              <w:rPr>
                <w:rFonts w:hint="eastAsia"/>
              </w:rPr>
              <w:t>对上海市国资委监管企业、委托监管企业、区属企业经济指标进行梳理、统计，展现营业收入等15个经济指标在市国资委监管企业、委托监管企业、区属企业指标值分布情况。</w:t>
            </w:r>
          </w:p>
        </w:tc>
      </w:tr>
      <w:tr w14:paraId="61ABD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BDA9CDB">
            <w:pPr>
              <w:pStyle w:val="30"/>
            </w:pPr>
            <w:r>
              <w:rPr>
                <w:rFonts w:hint="eastAsia"/>
              </w:rPr>
              <w:t>15</w:t>
            </w:r>
          </w:p>
        </w:tc>
        <w:tc>
          <w:tcPr>
            <w:tcW w:w="853" w:type="pct"/>
            <w:vAlign w:val="center"/>
          </w:tcPr>
          <w:p w14:paraId="6CC05C44">
            <w:pPr>
              <w:pStyle w:val="30"/>
            </w:pPr>
            <w:r>
              <w:rPr>
                <w:rFonts w:hint="eastAsia"/>
              </w:rPr>
              <w:t>区属企业-条形统计</w:t>
            </w:r>
          </w:p>
        </w:tc>
        <w:tc>
          <w:tcPr>
            <w:tcW w:w="1829" w:type="pct"/>
            <w:vAlign w:val="center"/>
          </w:tcPr>
          <w:p w14:paraId="2AA08D52">
            <w:pPr>
              <w:pStyle w:val="30"/>
            </w:pPr>
            <w:r>
              <w:rPr>
                <w:rFonts w:hint="eastAsia"/>
              </w:rPr>
              <w:t>无此界面</w:t>
            </w:r>
          </w:p>
        </w:tc>
        <w:tc>
          <w:tcPr>
            <w:tcW w:w="1858" w:type="pct"/>
            <w:vAlign w:val="center"/>
          </w:tcPr>
          <w:p w14:paraId="6C5A5CED">
            <w:pPr>
              <w:pStyle w:val="30"/>
            </w:pPr>
            <w:r>
              <w:rPr>
                <w:rFonts w:hint="eastAsia"/>
              </w:rPr>
              <w:t>对上海市国资委监管企业经济指标进行梳理、统计，展现营业收入等15个经济指标变动情况。</w:t>
            </w:r>
          </w:p>
        </w:tc>
      </w:tr>
      <w:tr w14:paraId="11257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1962CC00">
            <w:pPr>
              <w:pStyle w:val="30"/>
            </w:pPr>
            <w:r>
              <w:rPr>
                <w:rFonts w:hint="eastAsia"/>
              </w:rPr>
              <w:t>16</w:t>
            </w:r>
          </w:p>
        </w:tc>
        <w:tc>
          <w:tcPr>
            <w:tcW w:w="853" w:type="pct"/>
            <w:vAlign w:val="center"/>
          </w:tcPr>
          <w:p w14:paraId="7E38D34B">
            <w:pPr>
              <w:pStyle w:val="30"/>
            </w:pPr>
            <w:r>
              <w:rPr>
                <w:rFonts w:hint="eastAsia"/>
              </w:rPr>
              <w:t>区属企业-表格详情</w:t>
            </w:r>
          </w:p>
        </w:tc>
        <w:tc>
          <w:tcPr>
            <w:tcW w:w="1829" w:type="pct"/>
            <w:vAlign w:val="center"/>
          </w:tcPr>
          <w:p w14:paraId="650EE665">
            <w:pPr>
              <w:pStyle w:val="30"/>
            </w:pPr>
            <w:r>
              <w:rPr>
                <w:rFonts w:hint="eastAsia"/>
              </w:rPr>
              <w:t>无此界面</w:t>
            </w:r>
          </w:p>
        </w:tc>
        <w:tc>
          <w:tcPr>
            <w:tcW w:w="1858" w:type="pct"/>
            <w:vAlign w:val="center"/>
          </w:tcPr>
          <w:p w14:paraId="07A99E2A">
            <w:pPr>
              <w:pStyle w:val="30"/>
            </w:pPr>
            <w:r>
              <w:rPr>
                <w:rFonts w:hint="eastAsia"/>
              </w:rPr>
              <w:t>对委托监管企业经济指标进行梳理、统计，展现营业收入等15个经济指标变动情况。</w:t>
            </w:r>
          </w:p>
        </w:tc>
      </w:tr>
      <w:tr w14:paraId="7BD4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4C11902">
            <w:pPr>
              <w:pStyle w:val="30"/>
            </w:pPr>
            <w:r>
              <w:rPr>
                <w:rFonts w:hint="eastAsia"/>
              </w:rPr>
              <w:t>17</w:t>
            </w:r>
          </w:p>
        </w:tc>
        <w:tc>
          <w:tcPr>
            <w:tcW w:w="853" w:type="pct"/>
            <w:vAlign w:val="center"/>
          </w:tcPr>
          <w:p w14:paraId="5EE94561">
            <w:pPr>
              <w:pStyle w:val="30"/>
            </w:pPr>
            <w:r>
              <w:rPr>
                <w:rFonts w:hint="eastAsia"/>
              </w:rPr>
              <w:t>金融企业汇总</w:t>
            </w:r>
          </w:p>
        </w:tc>
        <w:tc>
          <w:tcPr>
            <w:tcW w:w="1829" w:type="pct"/>
            <w:vAlign w:val="center"/>
          </w:tcPr>
          <w:p w14:paraId="36178A68">
            <w:pPr>
              <w:pStyle w:val="30"/>
            </w:pPr>
            <w:r>
              <w:rPr>
                <w:rFonts w:hint="eastAsia"/>
              </w:rPr>
              <w:t>无此界面</w:t>
            </w:r>
          </w:p>
        </w:tc>
        <w:tc>
          <w:tcPr>
            <w:tcW w:w="1858" w:type="pct"/>
            <w:vAlign w:val="center"/>
          </w:tcPr>
          <w:p w14:paraId="40258E66">
            <w:pPr>
              <w:pStyle w:val="30"/>
            </w:pPr>
            <w:r>
              <w:rPr>
                <w:rFonts w:hint="eastAsia"/>
              </w:rPr>
              <w:t>对区属企业经济指标进行梳理、统计，展现营业收入等15个经济指标变动情况。</w:t>
            </w:r>
          </w:p>
        </w:tc>
      </w:tr>
      <w:tr w14:paraId="2B86C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2AA37C6B">
            <w:pPr>
              <w:pStyle w:val="30"/>
            </w:pPr>
            <w:r>
              <w:rPr>
                <w:rFonts w:hint="eastAsia"/>
              </w:rPr>
              <w:t>18</w:t>
            </w:r>
          </w:p>
        </w:tc>
        <w:tc>
          <w:tcPr>
            <w:tcW w:w="853" w:type="pct"/>
            <w:vAlign w:val="center"/>
          </w:tcPr>
          <w:p w14:paraId="5CE8D323">
            <w:pPr>
              <w:pStyle w:val="30"/>
            </w:pPr>
            <w:r>
              <w:rPr>
                <w:rFonts w:hint="eastAsia"/>
              </w:rPr>
              <w:t>工业企业柱状图统计</w:t>
            </w:r>
          </w:p>
        </w:tc>
        <w:tc>
          <w:tcPr>
            <w:tcW w:w="1829" w:type="pct"/>
            <w:vAlign w:val="center"/>
          </w:tcPr>
          <w:p w14:paraId="6AF8BD61">
            <w:pPr>
              <w:pStyle w:val="30"/>
            </w:pPr>
            <w:r>
              <w:rPr>
                <w:rFonts w:hint="eastAsia"/>
              </w:rPr>
              <w:t>无此界面</w:t>
            </w:r>
          </w:p>
        </w:tc>
        <w:tc>
          <w:tcPr>
            <w:tcW w:w="1858" w:type="pct"/>
            <w:vAlign w:val="center"/>
          </w:tcPr>
          <w:p w14:paraId="63862002">
            <w:pPr>
              <w:pStyle w:val="30"/>
            </w:pPr>
            <w:r>
              <w:rPr>
                <w:rFonts w:hint="eastAsia"/>
              </w:rPr>
              <w:t>对区属企业经济指标进行梳理、统计，展现营业收入等15个经济指标数值详情。</w:t>
            </w:r>
          </w:p>
        </w:tc>
      </w:tr>
      <w:tr w14:paraId="1E5AC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D17B35D">
            <w:pPr>
              <w:pStyle w:val="30"/>
            </w:pPr>
            <w:r>
              <w:rPr>
                <w:rFonts w:hint="eastAsia"/>
              </w:rPr>
              <w:t>19</w:t>
            </w:r>
          </w:p>
        </w:tc>
        <w:tc>
          <w:tcPr>
            <w:tcW w:w="853" w:type="pct"/>
            <w:vAlign w:val="center"/>
          </w:tcPr>
          <w:p w14:paraId="4148D7D1">
            <w:pPr>
              <w:pStyle w:val="30"/>
            </w:pPr>
            <w:r>
              <w:rPr>
                <w:rFonts w:hint="eastAsia"/>
              </w:rPr>
              <w:t>工业企业表格详情</w:t>
            </w:r>
          </w:p>
        </w:tc>
        <w:tc>
          <w:tcPr>
            <w:tcW w:w="1829" w:type="pct"/>
            <w:vAlign w:val="center"/>
          </w:tcPr>
          <w:p w14:paraId="228C4F75">
            <w:pPr>
              <w:pStyle w:val="30"/>
            </w:pPr>
            <w:r>
              <w:rPr>
                <w:rFonts w:hint="eastAsia"/>
              </w:rPr>
              <w:t>无此界面</w:t>
            </w:r>
          </w:p>
        </w:tc>
        <w:tc>
          <w:tcPr>
            <w:tcW w:w="1858" w:type="pct"/>
            <w:vAlign w:val="center"/>
          </w:tcPr>
          <w:p w14:paraId="7BD10FDF">
            <w:pPr>
              <w:pStyle w:val="30"/>
            </w:pPr>
            <w:r>
              <w:rPr>
                <w:rFonts w:hint="eastAsia"/>
              </w:rPr>
              <w:t>对上海市国资委监管企业、委托监管企业、区属企业财务指标进行梳理、统计，展现资产负债率等15个财务指标名称、指标值、同比情况。</w:t>
            </w:r>
          </w:p>
        </w:tc>
      </w:tr>
      <w:tr w14:paraId="4903A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1C541507">
            <w:pPr>
              <w:pStyle w:val="30"/>
            </w:pPr>
            <w:r>
              <w:rPr>
                <w:rFonts w:hint="eastAsia"/>
              </w:rPr>
              <w:t>20</w:t>
            </w:r>
          </w:p>
        </w:tc>
        <w:tc>
          <w:tcPr>
            <w:tcW w:w="853" w:type="pct"/>
            <w:vAlign w:val="center"/>
          </w:tcPr>
          <w:p w14:paraId="60B76763">
            <w:pPr>
              <w:pStyle w:val="30"/>
            </w:pPr>
            <w:r>
              <w:rPr>
                <w:rFonts w:hint="eastAsia"/>
              </w:rPr>
              <w:t>商业企业柱状图统计</w:t>
            </w:r>
          </w:p>
        </w:tc>
        <w:tc>
          <w:tcPr>
            <w:tcW w:w="1829" w:type="pct"/>
            <w:vAlign w:val="center"/>
          </w:tcPr>
          <w:p w14:paraId="7706237E">
            <w:pPr>
              <w:pStyle w:val="30"/>
            </w:pPr>
            <w:r>
              <w:rPr>
                <w:rFonts w:hint="eastAsia"/>
              </w:rPr>
              <w:t>无此界面</w:t>
            </w:r>
          </w:p>
        </w:tc>
        <w:tc>
          <w:tcPr>
            <w:tcW w:w="1858" w:type="pct"/>
            <w:vAlign w:val="center"/>
          </w:tcPr>
          <w:p w14:paraId="418C9382">
            <w:pPr>
              <w:pStyle w:val="30"/>
            </w:pPr>
            <w:r>
              <w:rPr>
                <w:rFonts w:hint="eastAsia"/>
              </w:rPr>
              <w:t>对上海市国资委监管企业、委托监管企业、区属企业财务指标进行梳理、统计，展现资产负债率等15个财务指标在市国资委监管企业、委托监管企业、区属企业指标值分布情况。</w:t>
            </w:r>
          </w:p>
        </w:tc>
      </w:tr>
      <w:tr w14:paraId="789CD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2CA0C8E3">
            <w:pPr>
              <w:pStyle w:val="30"/>
            </w:pPr>
            <w:r>
              <w:rPr>
                <w:rFonts w:hint="eastAsia"/>
              </w:rPr>
              <w:t>21</w:t>
            </w:r>
          </w:p>
        </w:tc>
        <w:tc>
          <w:tcPr>
            <w:tcW w:w="853" w:type="pct"/>
            <w:vAlign w:val="center"/>
          </w:tcPr>
          <w:p w14:paraId="2F477D77">
            <w:pPr>
              <w:pStyle w:val="30"/>
            </w:pPr>
            <w:r>
              <w:rPr>
                <w:rFonts w:hint="eastAsia"/>
              </w:rPr>
              <w:t>商业企业表格详情</w:t>
            </w:r>
          </w:p>
        </w:tc>
        <w:tc>
          <w:tcPr>
            <w:tcW w:w="1829" w:type="pct"/>
            <w:vAlign w:val="center"/>
          </w:tcPr>
          <w:p w14:paraId="64A4FF44">
            <w:pPr>
              <w:pStyle w:val="30"/>
            </w:pPr>
            <w:r>
              <w:rPr>
                <w:rFonts w:hint="eastAsia"/>
              </w:rPr>
              <w:t>无此界面</w:t>
            </w:r>
          </w:p>
        </w:tc>
        <w:tc>
          <w:tcPr>
            <w:tcW w:w="1858" w:type="pct"/>
            <w:vAlign w:val="center"/>
          </w:tcPr>
          <w:p w14:paraId="28E1C705">
            <w:pPr>
              <w:pStyle w:val="30"/>
            </w:pPr>
            <w:r>
              <w:rPr>
                <w:rFonts w:hint="eastAsia"/>
              </w:rPr>
              <w:t>对上海市国资委监管企业财务指标进行梳理、统计，展现资产负债率等15个财务指标变动情况。</w:t>
            </w:r>
          </w:p>
        </w:tc>
      </w:tr>
      <w:tr w14:paraId="6EF06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335F10D6">
            <w:pPr>
              <w:pStyle w:val="30"/>
            </w:pPr>
            <w:r>
              <w:rPr>
                <w:rFonts w:hint="eastAsia"/>
              </w:rPr>
              <w:t>2</w:t>
            </w:r>
            <w:r>
              <w:t>2</w:t>
            </w:r>
          </w:p>
        </w:tc>
        <w:tc>
          <w:tcPr>
            <w:tcW w:w="853" w:type="pct"/>
            <w:vAlign w:val="center"/>
          </w:tcPr>
          <w:p w14:paraId="6115BC54">
            <w:pPr>
              <w:pStyle w:val="30"/>
            </w:pPr>
            <w:r>
              <w:rPr>
                <w:rFonts w:hint="eastAsia"/>
              </w:rPr>
              <w:t>建筑业企业汇总</w:t>
            </w:r>
          </w:p>
        </w:tc>
        <w:tc>
          <w:tcPr>
            <w:tcW w:w="1829" w:type="pct"/>
            <w:vAlign w:val="center"/>
          </w:tcPr>
          <w:p w14:paraId="19E6D383">
            <w:pPr>
              <w:pStyle w:val="30"/>
            </w:pPr>
            <w:r>
              <w:rPr>
                <w:rFonts w:hint="eastAsia"/>
              </w:rPr>
              <w:t>无此界面</w:t>
            </w:r>
          </w:p>
        </w:tc>
        <w:tc>
          <w:tcPr>
            <w:tcW w:w="1858" w:type="pct"/>
            <w:vAlign w:val="center"/>
          </w:tcPr>
          <w:p w14:paraId="474CF8C5">
            <w:pPr>
              <w:pStyle w:val="30"/>
            </w:pPr>
            <w:r>
              <w:rPr>
                <w:rFonts w:hint="eastAsia"/>
              </w:rPr>
              <w:t>对委托监管企业财务指标进行梳理、统计，展现资产负债率等15个财务指标变动情况。</w:t>
            </w:r>
          </w:p>
        </w:tc>
      </w:tr>
      <w:tr w14:paraId="0BB5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18F3D009">
            <w:pPr>
              <w:pStyle w:val="30"/>
            </w:pPr>
            <w:r>
              <w:rPr>
                <w:rFonts w:hint="eastAsia"/>
              </w:rPr>
              <w:t>2</w:t>
            </w:r>
            <w:r>
              <w:t>3</w:t>
            </w:r>
          </w:p>
        </w:tc>
        <w:tc>
          <w:tcPr>
            <w:tcW w:w="853" w:type="pct"/>
            <w:vAlign w:val="center"/>
          </w:tcPr>
          <w:p w14:paraId="5C80A715">
            <w:pPr>
              <w:pStyle w:val="30"/>
            </w:pPr>
            <w:r>
              <w:rPr>
                <w:rFonts w:hint="eastAsia"/>
              </w:rPr>
              <w:t>企业分析汇总界面</w:t>
            </w:r>
          </w:p>
        </w:tc>
        <w:tc>
          <w:tcPr>
            <w:tcW w:w="1829" w:type="pct"/>
            <w:vAlign w:val="center"/>
          </w:tcPr>
          <w:p w14:paraId="4E96CB36">
            <w:pPr>
              <w:pStyle w:val="30"/>
            </w:pPr>
            <w:r>
              <w:rPr>
                <w:rFonts w:hint="eastAsia"/>
              </w:rPr>
              <w:t>无此界面</w:t>
            </w:r>
          </w:p>
        </w:tc>
        <w:tc>
          <w:tcPr>
            <w:tcW w:w="1858" w:type="pct"/>
            <w:vAlign w:val="center"/>
          </w:tcPr>
          <w:p w14:paraId="09FEB6C1">
            <w:pPr>
              <w:pStyle w:val="30"/>
            </w:pPr>
            <w:r>
              <w:rPr>
                <w:rFonts w:hint="eastAsia"/>
              </w:rPr>
              <w:t>对区属企业财务指标进行梳理、统计，展现资产负债率等15个财务指标变动情况。</w:t>
            </w:r>
          </w:p>
        </w:tc>
      </w:tr>
      <w:tr w14:paraId="60A9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679388D">
            <w:pPr>
              <w:pStyle w:val="30"/>
            </w:pPr>
            <w:r>
              <w:rPr>
                <w:rFonts w:hint="eastAsia"/>
              </w:rPr>
              <w:t>2</w:t>
            </w:r>
            <w:r>
              <w:t>4</w:t>
            </w:r>
          </w:p>
        </w:tc>
        <w:tc>
          <w:tcPr>
            <w:tcW w:w="853" w:type="pct"/>
            <w:vAlign w:val="center"/>
          </w:tcPr>
          <w:p w14:paraId="037B66EC">
            <w:pPr>
              <w:pStyle w:val="30"/>
            </w:pPr>
            <w:bookmarkStart w:id="81" w:name="OLE_LINK4"/>
            <w:bookmarkStart w:id="82" w:name="OLE_LINK3"/>
            <w:r>
              <w:rPr>
                <w:rFonts w:hint="eastAsia"/>
              </w:rPr>
              <w:t>上汽集团</w:t>
            </w:r>
            <w:bookmarkEnd w:id="81"/>
            <w:bookmarkEnd w:id="82"/>
            <w:r>
              <w:rPr>
                <w:rFonts w:hint="eastAsia"/>
              </w:rPr>
              <w:t>经济指标汇总</w:t>
            </w:r>
          </w:p>
        </w:tc>
        <w:tc>
          <w:tcPr>
            <w:tcW w:w="1829" w:type="pct"/>
            <w:vAlign w:val="center"/>
          </w:tcPr>
          <w:p w14:paraId="30281C37">
            <w:pPr>
              <w:pStyle w:val="30"/>
            </w:pPr>
            <w:r>
              <w:rPr>
                <w:rFonts w:hint="eastAsia"/>
              </w:rPr>
              <w:t>无此界面</w:t>
            </w:r>
          </w:p>
        </w:tc>
        <w:tc>
          <w:tcPr>
            <w:tcW w:w="1858" w:type="pct"/>
            <w:vAlign w:val="center"/>
          </w:tcPr>
          <w:p w14:paraId="0DCF3177">
            <w:pPr>
              <w:pStyle w:val="30"/>
            </w:pPr>
            <w:r>
              <w:rPr>
                <w:rFonts w:hint="eastAsia"/>
              </w:rPr>
              <w:t>对区属企业财务指标进行梳理、统计，展现资产负债率等15个财务指标数值详情。</w:t>
            </w:r>
          </w:p>
        </w:tc>
      </w:tr>
      <w:tr w14:paraId="35696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CED7F8B">
            <w:pPr>
              <w:pStyle w:val="30"/>
            </w:pPr>
            <w:r>
              <w:rPr>
                <w:rFonts w:hint="eastAsia"/>
              </w:rPr>
              <w:t>2</w:t>
            </w:r>
            <w:r>
              <w:t>5</w:t>
            </w:r>
          </w:p>
        </w:tc>
        <w:tc>
          <w:tcPr>
            <w:tcW w:w="853" w:type="pct"/>
            <w:vAlign w:val="center"/>
          </w:tcPr>
          <w:p w14:paraId="1E42DD07">
            <w:pPr>
              <w:pStyle w:val="30"/>
            </w:pPr>
            <w:r>
              <w:rPr>
                <w:rFonts w:hint="eastAsia"/>
              </w:rPr>
              <w:t>上汽集团经济指标详情</w:t>
            </w:r>
          </w:p>
        </w:tc>
        <w:tc>
          <w:tcPr>
            <w:tcW w:w="1829" w:type="pct"/>
            <w:vAlign w:val="center"/>
          </w:tcPr>
          <w:p w14:paraId="06260DBE">
            <w:pPr>
              <w:pStyle w:val="30"/>
            </w:pPr>
            <w:r>
              <w:rPr>
                <w:rFonts w:hint="eastAsia"/>
              </w:rPr>
              <w:t>无此界面</w:t>
            </w:r>
          </w:p>
        </w:tc>
        <w:tc>
          <w:tcPr>
            <w:tcW w:w="1858" w:type="pct"/>
            <w:vAlign w:val="center"/>
          </w:tcPr>
          <w:p w14:paraId="7CE9EE56">
            <w:pPr>
              <w:pStyle w:val="30"/>
            </w:pPr>
            <w:r>
              <w:rPr>
                <w:rFonts w:hint="eastAsia"/>
              </w:rPr>
              <w:t>对上海市国资委监管7家金融企业纳统指标进行梳理、统计，并展现企业纳统指标数值详情。</w:t>
            </w:r>
          </w:p>
        </w:tc>
      </w:tr>
      <w:tr w14:paraId="60330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26DE0D79">
            <w:pPr>
              <w:pStyle w:val="30"/>
            </w:pPr>
            <w:r>
              <w:rPr>
                <w:rFonts w:hint="eastAsia"/>
              </w:rPr>
              <w:t>2</w:t>
            </w:r>
            <w:r>
              <w:t>6</w:t>
            </w:r>
          </w:p>
        </w:tc>
        <w:tc>
          <w:tcPr>
            <w:tcW w:w="853" w:type="pct"/>
            <w:vAlign w:val="center"/>
          </w:tcPr>
          <w:p w14:paraId="2FB7AF07">
            <w:pPr>
              <w:pStyle w:val="30"/>
            </w:pPr>
            <w:r>
              <w:rPr>
                <w:rFonts w:hint="eastAsia"/>
              </w:rPr>
              <w:t>上汽集团业务板块详情</w:t>
            </w:r>
          </w:p>
        </w:tc>
        <w:tc>
          <w:tcPr>
            <w:tcW w:w="1829" w:type="pct"/>
            <w:vAlign w:val="center"/>
          </w:tcPr>
          <w:p w14:paraId="34C271BE">
            <w:pPr>
              <w:pStyle w:val="30"/>
            </w:pPr>
            <w:r>
              <w:rPr>
                <w:rFonts w:hint="eastAsia"/>
              </w:rPr>
              <w:t>无此界面</w:t>
            </w:r>
          </w:p>
        </w:tc>
        <w:tc>
          <w:tcPr>
            <w:tcW w:w="1858" w:type="pct"/>
            <w:vAlign w:val="center"/>
          </w:tcPr>
          <w:p w14:paraId="22924377">
            <w:pPr>
              <w:pStyle w:val="30"/>
            </w:pPr>
            <w:r>
              <w:rPr>
                <w:rFonts w:hint="eastAsia"/>
              </w:rPr>
              <w:t>对上海市国资委监管工业企业纳统指标进行梳理、统计，并展现9家重点工业企业在沪工业总产值及增速柱状图。</w:t>
            </w:r>
          </w:p>
        </w:tc>
      </w:tr>
      <w:tr w14:paraId="2C1A7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202C35D6">
            <w:pPr>
              <w:pStyle w:val="30"/>
            </w:pPr>
            <w:r>
              <w:rPr>
                <w:rFonts w:hint="eastAsia"/>
              </w:rPr>
              <w:t>2</w:t>
            </w:r>
            <w:r>
              <w:t>7</w:t>
            </w:r>
          </w:p>
        </w:tc>
        <w:tc>
          <w:tcPr>
            <w:tcW w:w="853" w:type="pct"/>
            <w:vAlign w:val="center"/>
          </w:tcPr>
          <w:p w14:paraId="5B1A0611">
            <w:pPr>
              <w:pStyle w:val="30"/>
            </w:pPr>
            <w:r>
              <w:rPr>
                <w:rFonts w:hint="eastAsia"/>
              </w:rPr>
              <w:t>上汽集团财务指标全览</w:t>
            </w:r>
          </w:p>
        </w:tc>
        <w:tc>
          <w:tcPr>
            <w:tcW w:w="1829" w:type="pct"/>
            <w:vAlign w:val="center"/>
          </w:tcPr>
          <w:p w14:paraId="1067A447">
            <w:pPr>
              <w:pStyle w:val="30"/>
            </w:pPr>
            <w:r>
              <w:rPr>
                <w:rFonts w:hint="eastAsia"/>
              </w:rPr>
              <w:t>无此界面</w:t>
            </w:r>
          </w:p>
        </w:tc>
        <w:tc>
          <w:tcPr>
            <w:tcW w:w="1858" w:type="pct"/>
            <w:vAlign w:val="center"/>
          </w:tcPr>
          <w:p w14:paraId="7315F30F">
            <w:pPr>
              <w:pStyle w:val="30"/>
            </w:pPr>
            <w:r>
              <w:rPr>
                <w:rFonts w:hint="eastAsia"/>
              </w:rPr>
              <w:t>对上海市国资委监管工业企业纳统指标进行梳理、统计，并展现9家重点工业企业在沪工业总产值及增速按集团分布详情表格。</w:t>
            </w:r>
          </w:p>
        </w:tc>
      </w:tr>
      <w:tr w14:paraId="7CA7D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0ED23BD5">
            <w:pPr>
              <w:pStyle w:val="30"/>
            </w:pPr>
            <w:r>
              <w:t>28</w:t>
            </w:r>
          </w:p>
        </w:tc>
        <w:tc>
          <w:tcPr>
            <w:tcW w:w="853" w:type="pct"/>
            <w:vAlign w:val="center"/>
          </w:tcPr>
          <w:p w14:paraId="324E10C7">
            <w:pPr>
              <w:pStyle w:val="30"/>
            </w:pPr>
            <w:r>
              <w:rPr>
                <w:rFonts w:hint="eastAsia"/>
              </w:rPr>
              <w:t>上汽集团业务指标汇总</w:t>
            </w:r>
          </w:p>
        </w:tc>
        <w:tc>
          <w:tcPr>
            <w:tcW w:w="1829" w:type="pct"/>
            <w:vAlign w:val="center"/>
          </w:tcPr>
          <w:p w14:paraId="77E6772F">
            <w:pPr>
              <w:pStyle w:val="30"/>
            </w:pPr>
            <w:r>
              <w:rPr>
                <w:rFonts w:hint="eastAsia"/>
              </w:rPr>
              <w:t>无此界面</w:t>
            </w:r>
          </w:p>
        </w:tc>
        <w:tc>
          <w:tcPr>
            <w:tcW w:w="1858" w:type="pct"/>
            <w:vAlign w:val="center"/>
          </w:tcPr>
          <w:p w14:paraId="5F773E8F">
            <w:pPr>
              <w:pStyle w:val="30"/>
            </w:pPr>
            <w:r>
              <w:rPr>
                <w:rFonts w:hint="eastAsia"/>
              </w:rPr>
              <w:t>对上海市国资委监管商业企业纳统指标进行梳理、统计，并展现5家商贸类企业在沪商品销售总额及增速柱状图。</w:t>
            </w:r>
          </w:p>
        </w:tc>
      </w:tr>
      <w:tr w14:paraId="7FB4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D018AE2">
            <w:pPr>
              <w:pStyle w:val="30"/>
            </w:pPr>
            <w:r>
              <w:t>29</w:t>
            </w:r>
          </w:p>
        </w:tc>
        <w:tc>
          <w:tcPr>
            <w:tcW w:w="853" w:type="pct"/>
            <w:vAlign w:val="center"/>
          </w:tcPr>
          <w:p w14:paraId="4F39CE40">
            <w:pPr>
              <w:pStyle w:val="30"/>
            </w:pPr>
            <w:r>
              <w:rPr>
                <w:rFonts w:hint="eastAsia"/>
              </w:rPr>
              <w:t>整车销量柱形图</w:t>
            </w:r>
          </w:p>
        </w:tc>
        <w:tc>
          <w:tcPr>
            <w:tcW w:w="1829" w:type="pct"/>
            <w:vAlign w:val="center"/>
          </w:tcPr>
          <w:p w14:paraId="77AA5865">
            <w:pPr>
              <w:pStyle w:val="30"/>
            </w:pPr>
            <w:r>
              <w:rPr>
                <w:rFonts w:hint="eastAsia"/>
              </w:rPr>
              <w:t>无此界面</w:t>
            </w:r>
          </w:p>
        </w:tc>
        <w:tc>
          <w:tcPr>
            <w:tcW w:w="1858" w:type="pct"/>
            <w:vAlign w:val="center"/>
          </w:tcPr>
          <w:p w14:paraId="5D0E1127">
            <w:pPr>
              <w:pStyle w:val="30"/>
            </w:pPr>
            <w:r>
              <w:rPr>
                <w:rFonts w:hint="eastAsia"/>
              </w:rPr>
              <w:t>对上海市国资委监管商业企业纳统指标进行梳理、统计，并展现5家商贸类企业在沪商品销售总额及增速按集团分布详情表格。</w:t>
            </w:r>
          </w:p>
        </w:tc>
      </w:tr>
      <w:tr w14:paraId="74E36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9DED5C2">
            <w:pPr>
              <w:pStyle w:val="30"/>
            </w:pPr>
            <w:r>
              <w:t>30</w:t>
            </w:r>
          </w:p>
        </w:tc>
        <w:tc>
          <w:tcPr>
            <w:tcW w:w="853" w:type="pct"/>
            <w:vAlign w:val="center"/>
          </w:tcPr>
          <w:p w14:paraId="54BB599A">
            <w:pPr>
              <w:pStyle w:val="30"/>
            </w:pPr>
            <w:r>
              <w:rPr>
                <w:rFonts w:hint="eastAsia"/>
              </w:rPr>
              <w:t>整车销量表格详情</w:t>
            </w:r>
          </w:p>
        </w:tc>
        <w:tc>
          <w:tcPr>
            <w:tcW w:w="1829" w:type="pct"/>
            <w:vAlign w:val="center"/>
          </w:tcPr>
          <w:p w14:paraId="326958E4">
            <w:pPr>
              <w:pStyle w:val="30"/>
            </w:pPr>
            <w:r>
              <w:rPr>
                <w:rFonts w:hint="eastAsia"/>
              </w:rPr>
              <w:t>无此界面</w:t>
            </w:r>
          </w:p>
        </w:tc>
        <w:tc>
          <w:tcPr>
            <w:tcW w:w="1858" w:type="pct"/>
            <w:vAlign w:val="center"/>
          </w:tcPr>
          <w:p w14:paraId="0E83E48B">
            <w:pPr>
              <w:pStyle w:val="30"/>
            </w:pPr>
            <w:r>
              <w:rPr>
                <w:rFonts w:hint="eastAsia"/>
              </w:rPr>
              <w:t>对上海市国资委监管建筑类企业纳统指标进行梳理、统计，并展现企业纳统指标数值详情。</w:t>
            </w:r>
          </w:p>
        </w:tc>
      </w:tr>
      <w:tr w14:paraId="100B4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303FD57">
            <w:pPr>
              <w:pStyle w:val="30"/>
            </w:pPr>
            <w:r>
              <w:rPr>
                <w:rFonts w:hint="eastAsia"/>
              </w:rPr>
              <w:t>3</w:t>
            </w:r>
            <w:r>
              <w:t>1</w:t>
            </w:r>
          </w:p>
        </w:tc>
        <w:tc>
          <w:tcPr>
            <w:tcW w:w="853" w:type="pct"/>
            <w:vAlign w:val="center"/>
          </w:tcPr>
          <w:p w14:paraId="5B1AE1B9">
            <w:pPr>
              <w:pStyle w:val="30"/>
            </w:pPr>
            <w:r>
              <w:rPr>
                <w:rFonts w:hint="eastAsia"/>
              </w:rPr>
              <w:t>市占率柱形图</w:t>
            </w:r>
          </w:p>
        </w:tc>
        <w:tc>
          <w:tcPr>
            <w:tcW w:w="1829" w:type="pct"/>
            <w:vAlign w:val="center"/>
          </w:tcPr>
          <w:p w14:paraId="31525E5C">
            <w:pPr>
              <w:pStyle w:val="30"/>
            </w:pPr>
            <w:r>
              <w:rPr>
                <w:rFonts w:hint="eastAsia"/>
              </w:rPr>
              <w:t>无此界面</w:t>
            </w:r>
          </w:p>
        </w:tc>
        <w:tc>
          <w:tcPr>
            <w:tcW w:w="1858" w:type="pct"/>
            <w:vAlign w:val="center"/>
          </w:tcPr>
          <w:p w14:paraId="3FFAB555">
            <w:pPr>
              <w:pStyle w:val="30"/>
            </w:pPr>
            <w:r>
              <w:rPr>
                <w:rFonts w:hint="eastAsia"/>
              </w:rPr>
              <w:t>对上海市国资委监管各一级集团进行梳理，并制作一级集团卡片汇总界面。</w:t>
            </w:r>
          </w:p>
        </w:tc>
      </w:tr>
      <w:tr w14:paraId="3F167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1B260291">
            <w:pPr>
              <w:pStyle w:val="30"/>
            </w:pPr>
            <w:r>
              <w:rPr>
                <w:rFonts w:hint="eastAsia"/>
              </w:rPr>
              <w:t>3</w:t>
            </w:r>
            <w:r>
              <w:t>2</w:t>
            </w:r>
          </w:p>
        </w:tc>
        <w:tc>
          <w:tcPr>
            <w:tcW w:w="853" w:type="pct"/>
            <w:vAlign w:val="center"/>
          </w:tcPr>
          <w:p w14:paraId="1C3D2BFA">
            <w:pPr>
              <w:pStyle w:val="30"/>
            </w:pPr>
            <w:r>
              <w:rPr>
                <w:rFonts w:hint="eastAsia"/>
              </w:rPr>
              <w:t>市占率表格详情</w:t>
            </w:r>
          </w:p>
        </w:tc>
        <w:tc>
          <w:tcPr>
            <w:tcW w:w="1829" w:type="pct"/>
            <w:vAlign w:val="center"/>
          </w:tcPr>
          <w:p w14:paraId="71CCCB3E">
            <w:pPr>
              <w:pStyle w:val="30"/>
            </w:pPr>
            <w:r>
              <w:rPr>
                <w:rFonts w:hint="eastAsia"/>
              </w:rPr>
              <w:t>无此界面</w:t>
            </w:r>
          </w:p>
        </w:tc>
        <w:tc>
          <w:tcPr>
            <w:tcW w:w="1858" w:type="pct"/>
            <w:vAlign w:val="center"/>
          </w:tcPr>
          <w:p w14:paraId="589DF6EB">
            <w:pPr>
              <w:pStyle w:val="30"/>
            </w:pPr>
            <w:r>
              <w:rPr>
                <w:rFonts w:hint="eastAsia"/>
              </w:rPr>
              <w:t>对上汽集团经济指标进行梳理，并展现营业收入等5个指标名称、指标值、同比、预算完成率等内容。</w:t>
            </w:r>
          </w:p>
        </w:tc>
      </w:tr>
      <w:tr w14:paraId="5372B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BD4AF5B">
            <w:pPr>
              <w:pStyle w:val="30"/>
            </w:pPr>
            <w:r>
              <w:rPr>
                <w:rFonts w:hint="eastAsia"/>
              </w:rPr>
              <w:t>3</w:t>
            </w:r>
            <w:r>
              <w:t>3</w:t>
            </w:r>
          </w:p>
        </w:tc>
        <w:tc>
          <w:tcPr>
            <w:tcW w:w="853" w:type="pct"/>
            <w:vAlign w:val="center"/>
          </w:tcPr>
          <w:p w14:paraId="09581958">
            <w:pPr>
              <w:pStyle w:val="30"/>
            </w:pPr>
            <w:r>
              <w:rPr>
                <w:rFonts w:hint="eastAsia"/>
              </w:rPr>
              <w:t>自主品牌占比柱形图</w:t>
            </w:r>
          </w:p>
        </w:tc>
        <w:tc>
          <w:tcPr>
            <w:tcW w:w="1829" w:type="pct"/>
            <w:vAlign w:val="center"/>
          </w:tcPr>
          <w:p w14:paraId="13D0EBEF">
            <w:pPr>
              <w:pStyle w:val="30"/>
            </w:pPr>
            <w:r>
              <w:rPr>
                <w:rFonts w:hint="eastAsia"/>
              </w:rPr>
              <w:t>无此界面</w:t>
            </w:r>
          </w:p>
        </w:tc>
        <w:tc>
          <w:tcPr>
            <w:tcW w:w="1858" w:type="pct"/>
            <w:vAlign w:val="center"/>
          </w:tcPr>
          <w:p w14:paraId="50F7F4AF">
            <w:pPr>
              <w:pStyle w:val="30"/>
            </w:pPr>
            <w:r>
              <w:rPr>
                <w:rFonts w:hint="eastAsia"/>
              </w:rPr>
              <w:t>对上汽集团经济指标进行梳理，并展现营业收入等5个指标下拉展现趋势、板块详情。</w:t>
            </w:r>
          </w:p>
        </w:tc>
      </w:tr>
      <w:tr w14:paraId="7A85E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7288D3F6">
            <w:pPr>
              <w:pStyle w:val="30"/>
            </w:pPr>
            <w:r>
              <w:rPr>
                <w:rFonts w:hint="eastAsia"/>
              </w:rPr>
              <w:t>3</w:t>
            </w:r>
            <w:r>
              <w:t>4</w:t>
            </w:r>
          </w:p>
        </w:tc>
        <w:tc>
          <w:tcPr>
            <w:tcW w:w="853" w:type="pct"/>
            <w:vAlign w:val="center"/>
          </w:tcPr>
          <w:p w14:paraId="06388326">
            <w:pPr>
              <w:pStyle w:val="30"/>
            </w:pPr>
            <w:r>
              <w:rPr>
                <w:rFonts w:hint="eastAsia"/>
              </w:rPr>
              <w:t>自主品牌占比表格详情</w:t>
            </w:r>
          </w:p>
        </w:tc>
        <w:tc>
          <w:tcPr>
            <w:tcW w:w="1829" w:type="pct"/>
            <w:vAlign w:val="center"/>
          </w:tcPr>
          <w:p w14:paraId="410C092B">
            <w:pPr>
              <w:pStyle w:val="30"/>
            </w:pPr>
            <w:r>
              <w:rPr>
                <w:rFonts w:hint="eastAsia"/>
              </w:rPr>
              <w:t>无此界面</w:t>
            </w:r>
          </w:p>
        </w:tc>
        <w:tc>
          <w:tcPr>
            <w:tcW w:w="1858" w:type="pct"/>
            <w:vAlign w:val="center"/>
          </w:tcPr>
          <w:p w14:paraId="05C89197">
            <w:pPr>
              <w:pStyle w:val="30"/>
            </w:pPr>
            <w:r>
              <w:rPr>
                <w:rFonts w:hint="eastAsia"/>
              </w:rPr>
              <w:t>对上汽集团经济指标进行梳理，并展现营业收入等5个指标下拉展现趋势、板块详情，业务板块二次展开。</w:t>
            </w:r>
          </w:p>
        </w:tc>
      </w:tr>
      <w:tr w14:paraId="6B978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7F1F4BE1">
            <w:pPr>
              <w:pStyle w:val="30"/>
            </w:pPr>
            <w:r>
              <w:rPr>
                <w:rFonts w:hint="eastAsia"/>
              </w:rPr>
              <w:t>3</w:t>
            </w:r>
            <w:r>
              <w:t>5</w:t>
            </w:r>
          </w:p>
        </w:tc>
        <w:tc>
          <w:tcPr>
            <w:tcW w:w="853" w:type="pct"/>
            <w:vAlign w:val="center"/>
          </w:tcPr>
          <w:p w14:paraId="6EAEF0F2">
            <w:pPr>
              <w:pStyle w:val="30"/>
            </w:pPr>
            <w:r>
              <w:rPr>
                <w:rFonts w:hint="eastAsia"/>
              </w:rPr>
              <w:t>新能源汽车渗透率条形图</w:t>
            </w:r>
          </w:p>
        </w:tc>
        <w:tc>
          <w:tcPr>
            <w:tcW w:w="1829" w:type="pct"/>
            <w:vAlign w:val="center"/>
          </w:tcPr>
          <w:p w14:paraId="485E57A5">
            <w:pPr>
              <w:pStyle w:val="30"/>
            </w:pPr>
            <w:r>
              <w:rPr>
                <w:rFonts w:hint="eastAsia"/>
              </w:rPr>
              <w:t>无此界面</w:t>
            </w:r>
          </w:p>
        </w:tc>
        <w:tc>
          <w:tcPr>
            <w:tcW w:w="1858" w:type="pct"/>
            <w:vAlign w:val="center"/>
          </w:tcPr>
          <w:p w14:paraId="665525C9">
            <w:pPr>
              <w:pStyle w:val="30"/>
            </w:pPr>
            <w:r>
              <w:rPr>
                <w:rFonts w:hint="eastAsia"/>
              </w:rPr>
              <w:t>对上汽集团财务指标进行梳理，用户点击更多财务指标转至财务指标列表。</w:t>
            </w:r>
          </w:p>
        </w:tc>
      </w:tr>
      <w:tr w14:paraId="5FA15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30764D07">
            <w:pPr>
              <w:pStyle w:val="30"/>
            </w:pPr>
            <w:r>
              <w:rPr>
                <w:rFonts w:hint="eastAsia"/>
              </w:rPr>
              <w:t>3</w:t>
            </w:r>
            <w:r>
              <w:t>6</w:t>
            </w:r>
          </w:p>
        </w:tc>
        <w:tc>
          <w:tcPr>
            <w:tcW w:w="853" w:type="pct"/>
            <w:vAlign w:val="center"/>
          </w:tcPr>
          <w:p w14:paraId="4575CD40">
            <w:pPr>
              <w:pStyle w:val="30"/>
            </w:pPr>
            <w:r>
              <w:rPr>
                <w:rFonts w:hint="eastAsia"/>
              </w:rPr>
              <w:t>新能源汽车渗透率表格详情</w:t>
            </w:r>
          </w:p>
        </w:tc>
        <w:tc>
          <w:tcPr>
            <w:tcW w:w="1829" w:type="pct"/>
            <w:vAlign w:val="center"/>
          </w:tcPr>
          <w:p w14:paraId="534FE392">
            <w:pPr>
              <w:pStyle w:val="30"/>
            </w:pPr>
            <w:r>
              <w:rPr>
                <w:rFonts w:hint="eastAsia"/>
              </w:rPr>
              <w:t>无此界面</w:t>
            </w:r>
          </w:p>
        </w:tc>
        <w:tc>
          <w:tcPr>
            <w:tcW w:w="1858" w:type="pct"/>
            <w:vAlign w:val="center"/>
          </w:tcPr>
          <w:p w14:paraId="3ADA3148">
            <w:pPr>
              <w:pStyle w:val="30"/>
            </w:pPr>
            <w:r>
              <w:rPr>
                <w:rFonts w:hint="eastAsia"/>
              </w:rPr>
              <w:t>对上汽集团业务指标进行梳理，并展现整车销量等指标的指标名称、指标值、同比、预算完成率等内容。</w:t>
            </w:r>
          </w:p>
        </w:tc>
      </w:tr>
      <w:tr w14:paraId="10E7C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BA48469">
            <w:pPr>
              <w:pStyle w:val="30"/>
            </w:pPr>
            <w:r>
              <w:rPr>
                <w:rFonts w:hint="eastAsia"/>
              </w:rPr>
              <w:t>3</w:t>
            </w:r>
            <w:r>
              <w:t>7</w:t>
            </w:r>
          </w:p>
        </w:tc>
        <w:tc>
          <w:tcPr>
            <w:tcW w:w="853" w:type="pct"/>
            <w:vAlign w:val="center"/>
          </w:tcPr>
          <w:p w14:paraId="01787B60">
            <w:pPr>
              <w:pStyle w:val="30"/>
            </w:pPr>
            <w:bookmarkStart w:id="83" w:name="OLE_LINK9"/>
            <w:bookmarkStart w:id="84" w:name="OLE_LINK10"/>
            <w:r>
              <w:rPr>
                <w:rFonts w:hint="eastAsia"/>
              </w:rPr>
              <w:t>出口海外</w:t>
            </w:r>
            <w:bookmarkEnd w:id="83"/>
            <w:bookmarkEnd w:id="84"/>
            <w:r>
              <w:rPr>
                <w:rFonts w:hint="eastAsia"/>
              </w:rPr>
              <w:t>占比柱形图</w:t>
            </w:r>
          </w:p>
        </w:tc>
        <w:tc>
          <w:tcPr>
            <w:tcW w:w="1829" w:type="pct"/>
            <w:vAlign w:val="center"/>
          </w:tcPr>
          <w:p w14:paraId="0621D371">
            <w:pPr>
              <w:pStyle w:val="30"/>
            </w:pPr>
            <w:r>
              <w:rPr>
                <w:rFonts w:hint="eastAsia"/>
              </w:rPr>
              <w:t>无此界面</w:t>
            </w:r>
          </w:p>
        </w:tc>
        <w:tc>
          <w:tcPr>
            <w:tcW w:w="1858" w:type="pct"/>
            <w:vAlign w:val="center"/>
          </w:tcPr>
          <w:p w14:paraId="5AB9470E">
            <w:pPr>
              <w:pStyle w:val="30"/>
            </w:pPr>
            <w:r>
              <w:rPr>
                <w:rFonts w:hint="eastAsia"/>
              </w:rPr>
              <w:t>对上汽集团业务指标进行梳理，并展现集团整体整车销量变动趋势及各企业整车销量情况。</w:t>
            </w:r>
          </w:p>
        </w:tc>
      </w:tr>
      <w:tr w14:paraId="03FC1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25F65AA9">
            <w:pPr>
              <w:pStyle w:val="30"/>
            </w:pPr>
            <w:r>
              <w:t>38</w:t>
            </w:r>
          </w:p>
        </w:tc>
        <w:tc>
          <w:tcPr>
            <w:tcW w:w="853" w:type="pct"/>
            <w:vAlign w:val="center"/>
          </w:tcPr>
          <w:p w14:paraId="7700CA1A">
            <w:pPr>
              <w:pStyle w:val="30"/>
            </w:pPr>
            <w:r>
              <w:rPr>
                <w:rFonts w:hint="eastAsia"/>
              </w:rPr>
              <w:t>出口海外占比表格详情</w:t>
            </w:r>
          </w:p>
        </w:tc>
        <w:tc>
          <w:tcPr>
            <w:tcW w:w="1829" w:type="pct"/>
            <w:vAlign w:val="center"/>
          </w:tcPr>
          <w:p w14:paraId="745636F0">
            <w:pPr>
              <w:pStyle w:val="30"/>
            </w:pPr>
            <w:r>
              <w:rPr>
                <w:rFonts w:hint="eastAsia"/>
              </w:rPr>
              <w:t>无此界面</w:t>
            </w:r>
          </w:p>
        </w:tc>
        <w:tc>
          <w:tcPr>
            <w:tcW w:w="1858" w:type="pct"/>
            <w:vAlign w:val="center"/>
          </w:tcPr>
          <w:p w14:paraId="2A8679D1">
            <w:pPr>
              <w:pStyle w:val="30"/>
            </w:pPr>
            <w:r>
              <w:rPr>
                <w:rFonts w:hint="eastAsia"/>
              </w:rPr>
              <w:t>对上汽集团业务指标进行梳理，展现集团整体及各企业整车销量数量详情。</w:t>
            </w:r>
          </w:p>
        </w:tc>
      </w:tr>
      <w:tr w14:paraId="42255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7A31547E">
            <w:pPr>
              <w:pStyle w:val="30"/>
            </w:pPr>
            <w:r>
              <w:t>39</w:t>
            </w:r>
          </w:p>
        </w:tc>
        <w:tc>
          <w:tcPr>
            <w:tcW w:w="853" w:type="pct"/>
            <w:vAlign w:val="center"/>
          </w:tcPr>
          <w:p w14:paraId="518365D3">
            <w:pPr>
              <w:pStyle w:val="30"/>
            </w:pPr>
            <w:r>
              <w:rPr>
                <w:rFonts w:hint="eastAsia"/>
              </w:rPr>
              <w:t>上汽集团经营分析条形图统计</w:t>
            </w:r>
          </w:p>
        </w:tc>
        <w:tc>
          <w:tcPr>
            <w:tcW w:w="1829" w:type="pct"/>
            <w:vAlign w:val="center"/>
          </w:tcPr>
          <w:p w14:paraId="38E639D4">
            <w:pPr>
              <w:pStyle w:val="30"/>
            </w:pPr>
            <w:r>
              <w:rPr>
                <w:rFonts w:hint="eastAsia"/>
              </w:rPr>
              <w:t>无此界面</w:t>
            </w:r>
          </w:p>
        </w:tc>
        <w:tc>
          <w:tcPr>
            <w:tcW w:w="1858" w:type="pct"/>
            <w:vAlign w:val="center"/>
          </w:tcPr>
          <w:p w14:paraId="73453C40">
            <w:pPr>
              <w:pStyle w:val="30"/>
            </w:pPr>
            <w:r>
              <w:rPr>
                <w:rFonts w:hint="eastAsia"/>
              </w:rPr>
              <w:t>对上汽集团业务指标进行梳理，并展现集团整体市占率变动趋势及各企业市占率情况。</w:t>
            </w:r>
          </w:p>
        </w:tc>
      </w:tr>
      <w:tr w14:paraId="6A998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2CECC757">
            <w:pPr>
              <w:pStyle w:val="30"/>
            </w:pPr>
            <w:r>
              <w:rPr>
                <w:rFonts w:hint="eastAsia"/>
              </w:rPr>
              <w:t>4</w:t>
            </w:r>
            <w:r>
              <w:t>0</w:t>
            </w:r>
          </w:p>
        </w:tc>
        <w:tc>
          <w:tcPr>
            <w:tcW w:w="853" w:type="pct"/>
            <w:vAlign w:val="center"/>
          </w:tcPr>
          <w:p w14:paraId="12A826E1">
            <w:pPr>
              <w:pStyle w:val="30"/>
            </w:pPr>
            <w:r>
              <w:rPr>
                <w:rFonts w:hint="eastAsia"/>
              </w:rPr>
              <w:t>上汽集团经营分析表格详情</w:t>
            </w:r>
          </w:p>
        </w:tc>
        <w:tc>
          <w:tcPr>
            <w:tcW w:w="1829" w:type="pct"/>
            <w:vAlign w:val="center"/>
          </w:tcPr>
          <w:p w14:paraId="57E84A26">
            <w:pPr>
              <w:pStyle w:val="30"/>
            </w:pPr>
            <w:r>
              <w:rPr>
                <w:rFonts w:hint="eastAsia"/>
              </w:rPr>
              <w:t>无此界面</w:t>
            </w:r>
          </w:p>
        </w:tc>
        <w:tc>
          <w:tcPr>
            <w:tcW w:w="1858" w:type="pct"/>
            <w:vAlign w:val="center"/>
          </w:tcPr>
          <w:p w14:paraId="0571676E">
            <w:pPr>
              <w:pStyle w:val="30"/>
            </w:pPr>
            <w:r>
              <w:rPr>
                <w:rFonts w:hint="eastAsia"/>
              </w:rPr>
              <w:t>对上汽集团业务指标进行梳理，展现集团整体及各企业市占率变动详情。</w:t>
            </w:r>
          </w:p>
        </w:tc>
      </w:tr>
      <w:tr w14:paraId="67FB8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201D1F80">
            <w:pPr>
              <w:pStyle w:val="30"/>
            </w:pPr>
            <w:r>
              <w:rPr>
                <w:rFonts w:hint="eastAsia"/>
              </w:rPr>
              <w:t>4</w:t>
            </w:r>
            <w:r>
              <w:t>1</w:t>
            </w:r>
          </w:p>
        </w:tc>
        <w:tc>
          <w:tcPr>
            <w:tcW w:w="853" w:type="pct"/>
            <w:vAlign w:val="center"/>
          </w:tcPr>
          <w:p w14:paraId="184E46FF">
            <w:pPr>
              <w:pStyle w:val="30"/>
            </w:pPr>
            <w:r>
              <w:rPr>
                <w:rFonts w:hint="eastAsia"/>
              </w:rPr>
              <w:t>电气集团经济指标汇总</w:t>
            </w:r>
          </w:p>
        </w:tc>
        <w:tc>
          <w:tcPr>
            <w:tcW w:w="1829" w:type="pct"/>
            <w:vAlign w:val="center"/>
          </w:tcPr>
          <w:p w14:paraId="0E0661C8">
            <w:pPr>
              <w:pStyle w:val="30"/>
            </w:pPr>
            <w:r>
              <w:rPr>
                <w:rFonts w:hint="eastAsia"/>
              </w:rPr>
              <w:t>无此界面</w:t>
            </w:r>
          </w:p>
        </w:tc>
        <w:tc>
          <w:tcPr>
            <w:tcW w:w="1858" w:type="pct"/>
            <w:vAlign w:val="center"/>
          </w:tcPr>
          <w:p w14:paraId="25E1F187">
            <w:pPr>
              <w:pStyle w:val="30"/>
            </w:pPr>
            <w:r>
              <w:rPr>
                <w:rFonts w:hint="eastAsia"/>
              </w:rPr>
              <w:t>对上汽集团业务指标进行梳理，并展现集团整体自主品牌占比变动趋势及各企业自主品牌占比情况。</w:t>
            </w:r>
          </w:p>
        </w:tc>
      </w:tr>
      <w:tr w14:paraId="7C0C7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367F0653">
            <w:pPr>
              <w:pStyle w:val="30"/>
            </w:pPr>
            <w:r>
              <w:rPr>
                <w:rFonts w:hint="eastAsia"/>
              </w:rPr>
              <w:t>4</w:t>
            </w:r>
            <w:r>
              <w:t>2</w:t>
            </w:r>
          </w:p>
        </w:tc>
        <w:tc>
          <w:tcPr>
            <w:tcW w:w="853" w:type="pct"/>
            <w:vAlign w:val="center"/>
          </w:tcPr>
          <w:p w14:paraId="42226FF9">
            <w:pPr>
              <w:pStyle w:val="30"/>
            </w:pPr>
            <w:r>
              <w:rPr>
                <w:rFonts w:hint="eastAsia"/>
              </w:rPr>
              <w:t>电气集团经济指标详情</w:t>
            </w:r>
          </w:p>
        </w:tc>
        <w:tc>
          <w:tcPr>
            <w:tcW w:w="1829" w:type="pct"/>
            <w:vAlign w:val="center"/>
          </w:tcPr>
          <w:p w14:paraId="3E2E8AC9">
            <w:pPr>
              <w:pStyle w:val="30"/>
            </w:pPr>
            <w:r>
              <w:rPr>
                <w:rFonts w:hint="eastAsia"/>
              </w:rPr>
              <w:t>无此界面</w:t>
            </w:r>
          </w:p>
        </w:tc>
        <w:tc>
          <w:tcPr>
            <w:tcW w:w="1858" w:type="pct"/>
            <w:vAlign w:val="center"/>
          </w:tcPr>
          <w:p w14:paraId="1A8F0701">
            <w:pPr>
              <w:pStyle w:val="30"/>
            </w:pPr>
            <w:r>
              <w:rPr>
                <w:rFonts w:hint="eastAsia"/>
              </w:rPr>
              <w:t>对上汽集团业务指标进行梳理，展现集团整体及各企业自主品牌占比详情。</w:t>
            </w:r>
          </w:p>
        </w:tc>
      </w:tr>
      <w:tr w14:paraId="65707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06457296">
            <w:pPr>
              <w:pStyle w:val="30"/>
            </w:pPr>
            <w:r>
              <w:rPr>
                <w:rFonts w:hint="eastAsia"/>
              </w:rPr>
              <w:t>4</w:t>
            </w:r>
            <w:r>
              <w:t>3</w:t>
            </w:r>
          </w:p>
        </w:tc>
        <w:tc>
          <w:tcPr>
            <w:tcW w:w="853" w:type="pct"/>
            <w:vAlign w:val="center"/>
          </w:tcPr>
          <w:p w14:paraId="31499C2A">
            <w:pPr>
              <w:pStyle w:val="30"/>
            </w:pPr>
            <w:r>
              <w:rPr>
                <w:rFonts w:hint="eastAsia"/>
              </w:rPr>
              <w:t>电气集团业务板块详情</w:t>
            </w:r>
          </w:p>
        </w:tc>
        <w:tc>
          <w:tcPr>
            <w:tcW w:w="1829" w:type="pct"/>
            <w:vAlign w:val="center"/>
          </w:tcPr>
          <w:p w14:paraId="6FF8CF85">
            <w:pPr>
              <w:pStyle w:val="30"/>
            </w:pPr>
            <w:r>
              <w:rPr>
                <w:rFonts w:hint="eastAsia"/>
              </w:rPr>
              <w:t>无此界面</w:t>
            </w:r>
          </w:p>
        </w:tc>
        <w:tc>
          <w:tcPr>
            <w:tcW w:w="1858" w:type="pct"/>
            <w:vAlign w:val="center"/>
          </w:tcPr>
          <w:p w14:paraId="373E2078">
            <w:pPr>
              <w:pStyle w:val="30"/>
            </w:pPr>
            <w:r>
              <w:rPr>
                <w:rFonts w:hint="eastAsia"/>
              </w:rPr>
              <w:t>对上汽集团业务指标进行梳理，并展现集团整体新能源汽车渗透率变动趋势及各企业新能源汽车渗透率情况。</w:t>
            </w:r>
          </w:p>
        </w:tc>
      </w:tr>
      <w:tr w14:paraId="7F7D1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27C024B4">
            <w:pPr>
              <w:pStyle w:val="30"/>
            </w:pPr>
            <w:r>
              <w:rPr>
                <w:rFonts w:hint="eastAsia"/>
              </w:rPr>
              <w:t>4</w:t>
            </w:r>
            <w:r>
              <w:t>4</w:t>
            </w:r>
          </w:p>
        </w:tc>
        <w:tc>
          <w:tcPr>
            <w:tcW w:w="853" w:type="pct"/>
            <w:vAlign w:val="center"/>
          </w:tcPr>
          <w:p w14:paraId="114CD241">
            <w:pPr>
              <w:pStyle w:val="30"/>
            </w:pPr>
            <w:r>
              <w:rPr>
                <w:rFonts w:hint="eastAsia"/>
              </w:rPr>
              <w:t>电气集团财务指标全览</w:t>
            </w:r>
          </w:p>
        </w:tc>
        <w:tc>
          <w:tcPr>
            <w:tcW w:w="1829" w:type="pct"/>
            <w:vAlign w:val="center"/>
          </w:tcPr>
          <w:p w14:paraId="4B2AB851">
            <w:pPr>
              <w:pStyle w:val="30"/>
            </w:pPr>
            <w:r>
              <w:rPr>
                <w:rFonts w:hint="eastAsia"/>
              </w:rPr>
              <w:t>无此界面</w:t>
            </w:r>
          </w:p>
        </w:tc>
        <w:tc>
          <w:tcPr>
            <w:tcW w:w="1858" w:type="pct"/>
            <w:vAlign w:val="center"/>
          </w:tcPr>
          <w:p w14:paraId="40EDD7D0">
            <w:pPr>
              <w:pStyle w:val="30"/>
            </w:pPr>
            <w:r>
              <w:rPr>
                <w:rFonts w:hint="eastAsia"/>
              </w:rPr>
              <w:t>对上汽集团业务指标进行梳理，展现集团整体及各企业新能源汽车渗透率详情。</w:t>
            </w:r>
          </w:p>
        </w:tc>
      </w:tr>
      <w:tr w14:paraId="06FC5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7E1A438B">
            <w:pPr>
              <w:pStyle w:val="30"/>
            </w:pPr>
            <w:r>
              <w:rPr>
                <w:rFonts w:hint="eastAsia"/>
              </w:rPr>
              <w:t>4</w:t>
            </w:r>
            <w:r>
              <w:t>5</w:t>
            </w:r>
          </w:p>
        </w:tc>
        <w:tc>
          <w:tcPr>
            <w:tcW w:w="853" w:type="pct"/>
            <w:vAlign w:val="center"/>
          </w:tcPr>
          <w:p w14:paraId="509E2CE6">
            <w:pPr>
              <w:pStyle w:val="30"/>
            </w:pPr>
            <w:r>
              <w:rPr>
                <w:rFonts w:hint="eastAsia"/>
              </w:rPr>
              <w:t>电气集团业务指标汇总</w:t>
            </w:r>
          </w:p>
        </w:tc>
        <w:tc>
          <w:tcPr>
            <w:tcW w:w="1829" w:type="pct"/>
            <w:vAlign w:val="center"/>
          </w:tcPr>
          <w:p w14:paraId="5F2D41B4">
            <w:pPr>
              <w:pStyle w:val="30"/>
            </w:pPr>
            <w:r>
              <w:rPr>
                <w:rFonts w:hint="eastAsia"/>
              </w:rPr>
              <w:t>无此界面</w:t>
            </w:r>
          </w:p>
        </w:tc>
        <w:tc>
          <w:tcPr>
            <w:tcW w:w="1858" w:type="pct"/>
            <w:vAlign w:val="center"/>
          </w:tcPr>
          <w:p w14:paraId="663E8189">
            <w:pPr>
              <w:pStyle w:val="30"/>
            </w:pPr>
            <w:r>
              <w:rPr>
                <w:rFonts w:hint="eastAsia"/>
              </w:rPr>
              <w:t>对上汽集团业务指标进行梳理，并展现集团整体出口海外占比变动趋势及各企业出口海外占比情况。</w:t>
            </w:r>
          </w:p>
        </w:tc>
      </w:tr>
      <w:tr w14:paraId="457C5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1A44C6F2">
            <w:pPr>
              <w:pStyle w:val="30"/>
            </w:pPr>
            <w:r>
              <w:rPr>
                <w:rFonts w:hint="eastAsia"/>
              </w:rPr>
              <w:t>4</w:t>
            </w:r>
            <w:r>
              <w:t>6</w:t>
            </w:r>
          </w:p>
        </w:tc>
        <w:tc>
          <w:tcPr>
            <w:tcW w:w="853" w:type="pct"/>
            <w:vAlign w:val="center"/>
          </w:tcPr>
          <w:p w14:paraId="5B90E397">
            <w:pPr>
              <w:pStyle w:val="30"/>
            </w:pPr>
            <w:bookmarkStart w:id="85" w:name="OLE_LINK6"/>
            <w:bookmarkStart w:id="86" w:name="OLE_LINK5"/>
            <w:r>
              <w:rPr>
                <w:rFonts w:hint="eastAsia"/>
              </w:rPr>
              <w:t>新承接订单（装备类、工程类）柱形图</w:t>
            </w:r>
            <w:bookmarkEnd w:id="85"/>
            <w:bookmarkEnd w:id="86"/>
          </w:p>
        </w:tc>
        <w:tc>
          <w:tcPr>
            <w:tcW w:w="1829" w:type="pct"/>
            <w:vAlign w:val="center"/>
          </w:tcPr>
          <w:p w14:paraId="6078021A">
            <w:pPr>
              <w:pStyle w:val="30"/>
            </w:pPr>
            <w:r>
              <w:rPr>
                <w:rFonts w:hint="eastAsia"/>
              </w:rPr>
              <w:t>无此界面</w:t>
            </w:r>
          </w:p>
        </w:tc>
        <w:tc>
          <w:tcPr>
            <w:tcW w:w="1858" w:type="pct"/>
            <w:vAlign w:val="center"/>
          </w:tcPr>
          <w:p w14:paraId="76F58F03">
            <w:pPr>
              <w:pStyle w:val="30"/>
            </w:pPr>
            <w:r>
              <w:rPr>
                <w:rFonts w:hint="eastAsia"/>
              </w:rPr>
              <w:t>对上汽集团业务指标进行梳理，展现集团整体及各企业出口海外占比详情。</w:t>
            </w:r>
          </w:p>
        </w:tc>
      </w:tr>
      <w:tr w14:paraId="58C5D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D56A07B">
            <w:pPr>
              <w:pStyle w:val="30"/>
            </w:pPr>
            <w:r>
              <w:t>47</w:t>
            </w:r>
          </w:p>
        </w:tc>
        <w:tc>
          <w:tcPr>
            <w:tcW w:w="853" w:type="pct"/>
            <w:vAlign w:val="center"/>
          </w:tcPr>
          <w:p w14:paraId="0F577CD5">
            <w:pPr>
              <w:pStyle w:val="30"/>
            </w:pPr>
            <w:r>
              <w:rPr>
                <w:rFonts w:hint="eastAsia"/>
              </w:rPr>
              <w:t>新承接订单（装备类、工程类）表格详情</w:t>
            </w:r>
          </w:p>
        </w:tc>
        <w:tc>
          <w:tcPr>
            <w:tcW w:w="1829" w:type="pct"/>
            <w:vAlign w:val="center"/>
          </w:tcPr>
          <w:p w14:paraId="2A5CAB4E">
            <w:pPr>
              <w:pStyle w:val="30"/>
            </w:pPr>
            <w:r>
              <w:rPr>
                <w:rFonts w:hint="eastAsia"/>
              </w:rPr>
              <w:t>无此界面</w:t>
            </w:r>
          </w:p>
        </w:tc>
        <w:tc>
          <w:tcPr>
            <w:tcW w:w="1858" w:type="pct"/>
            <w:vAlign w:val="center"/>
          </w:tcPr>
          <w:p w14:paraId="4024A474">
            <w:pPr>
              <w:pStyle w:val="30"/>
            </w:pPr>
            <w:r>
              <w:rPr>
                <w:rFonts w:hint="eastAsia"/>
              </w:rPr>
              <w:t>对上汽集团销量、盈利进行分析，综合考量收入影响因素、利润影响因素，生成经营分析输出结果。</w:t>
            </w:r>
          </w:p>
        </w:tc>
      </w:tr>
      <w:tr w14:paraId="2F21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39C28B18">
            <w:pPr>
              <w:pStyle w:val="30"/>
            </w:pPr>
            <w:r>
              <w:t>48</w:t>
            </w:r>
          </w:p>
        </w:tc>
        <w:tc>
          <w:tcPr>
            <w:tcW w:w="853" w:type="pct"/>
            <w:vAlign w:val="center"/>
          </w:tcPr>
          <w:p w14:paraId="775EF4B4">
            <w:pPr>
              <w:pStyle w:val="30"/>
            </w:pPr>
            <w:bookmarkStart w:id="87" w:name="OLE_LINK11"/>
            <w:bookmarkStart w:id="88" w:name="OLE_LINK12"/>
            <w:r>
              <w:rPr>
                <w:rFonts w:hint="eastAsia"/>
              </w:rPr>
              <w:t>风电产品交付量</w:t>
            </w:r>
            <w:bookmarkEnd w:id="87"/>
            <w:bookmarkEnd w:id="88"/>
            <w:r>
              <w:rPr>
                <w:rFonts w:hint="eastAsia"/>
              </w:rPr>
              <w:t>柱形图</w:t>
            </w:r>
          </w:p>
        </w:tc>
        <w:tc>
          <w:tcPr>
            <w:tcW w:w="1829" w:type="pct"/>
            <w:vAlign w:val="center"/>
          </w:tcPr>
          <w:p w14:paraId="10DE8731">
            <w:pPr>
              <w:pStyle w:val="30"/>
            </w:pPr>
            <w:r>
              <w:rPr>
                <w:rFonts w:hint="eastAsia"/>
              </w:rPr>
              <w:t>无此界面</w:t>
            </w:r>
          </w:p>
        </w:tc>
        <w:tc>
          <w:tcPr>
            <w:tcW w:w="1858" w:type="pct"/>
            <w:vAlign w:val="center"/>
          </w:tcPr>
          <w:p w14:paraId="43F5288F">
            <w:pPr>
              <w:pStyle w:val="30"/>
            </w:pPr>
            <w:r>
              <w:rPr>
                <w:rFonts w:hint="eastAsia"/>
              </w:rPr>
              <w:t>对上汽集团销量、盈利进行分析，综合考量收入影响因素、利润影响因素，并在表格中展现经营分析数据详情。</w:t>
            </w:r>
          </w:p>
        </w:tc>
      </w:tr>
      <w:tr w14:paraId="6788E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3FCB62F1">
            <w:pPr>
              <w:pStyle w:val="30"/>
            </w:pPr>
            <w:r>
              <w:t>49</w:t>
            </w:r>
          </w:p>
        </w:tc>
        <w:tc>
          <w:tcPr>
            <w:tcW w:w="853" w:type="pct"/>
            <w:vAlign w:val="center"/>
          </w:tcPr>
          <w:p w14:paraId="789F9475">
            <w:pPr>
              <w:pStyle w:val="30"/>
            </w:pPr>
            <w:r>
              <w:rPr>
                <w:rFonts w:hint="eastAsia"/>
              </w:rPr>
              <w:t>风电产品交付量表格详情</w:t>
            </w:r>
          </w:p>
        </w:tc>
        <w:tc>
          <w:tcPr>
            <w:tcW w:w="1829" w:type="pct"/>
            <w:vAlign w:val="center"/>
          </w:tcPr>
          <w:p w14:paraId="1D0F55B3">
            <w:pPr>
              <w:pStyle w:val="30"/>
            </w:pPr>
            <w:r>
              <w:rPr>
                <w:rFonts w:hint="eastAsia"/>
              </w:rPr>
              <w:t>无此界面</w:t>
            </w:r>
          </w:p>
        </w:tc>
        <w:tc>
          <w:tcPr>
            <w:tcW w:w="1858" w:type="pct"/>
            <w:vAlign w:val="center"/>
          </w:tcPr>
          <w:p w14:paraId="70577DFB">
            <w:pPr>
              <w:pStyle w:val="30"/>
            </w:pPr>
            <w:r>
              <w:rPr>
                <w:rFonts w:hint="eastAsia"/>
              </w:rPr>
              <w:t>对电气集团经济指标进行梳理，并展现营业收入等5个指标名称、指标值、同比、预算完成率等内容。</w:t>
            </w:r>
          </w:p>
        </w:tc>
      </w:tr>
      <w:tr w14:paraId="040CD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0AA22583">
            <w:pPr>
              <w:pStyle w:val="30"/>
            </w:pPr>
            <w:r>
              <w:rPr>
                <w:rFonts w:hint="eastAsia"/>
              </w:rPr>
              <w:t>5</w:t>
            </w:r>
            <w:r>
              <w:t>0</w:t>
            </w:r>
          </w:p>
        </w:tc>
        <w:tc>
          <w:tcPr>
            <w:tcW w:w="853" w:type="pct"/>
            <w:vAlign w:val="center"/>
          </w:tcPr>
          <w:p w14:paraId="0985C5B2">
            <w:pPr>
              <w:pStyle w:val="30"/>
            </w:pPr>
            <w:r>
              <w:rPr>
                <w:rFonts w:hint="eastAsia"/>
              </w:rPr>
              <w:t>电梯销量柱形图</w:t>
            </w:r>
          </w:p>
        </w:tc>
        <w:tc>
          <w:tcPr>
            <w:tcW w:w="1829" w:type="pct"/>
            <w:vAlign w:val="center"/>
          </w:tcPr>
          <w:p w14:paraId="6BFDEC7E">
            <w:pPr>
              <w:pStyle w:val="30"/>
            </w:pPr>
            <w:r>
              <w:rPr>
                <w:rFonts w:hint="eastAsia"/>
              </w:rPr>
              <w:t>无此界面</w:t>
            </w:r>
          </w:p>
        </w:tc>
        <w:tc>
          <w:tcPr>
            <w:tcW w:w="1858" w:type="pct"/>
            <w:vAlign w:val="center"/>
          </w:tcPr>
          <w:p w14:paraId="07668BC6">
            <w:pPr>
              <w:pStyle w:val="30"/>
            </w:pPr>
            <w:r>
              <w:rPr>
                <w:rFonts w:hint="eastAsia"/>
              </w:rPr>
              <w:t>对电气集团经济指标进行梳理，并展现营业收入等5个指标下拉展现趋势、板块详情。</w:t>
            </w:r>
          </w:p>
        </w:tc>
      </w:tr>
      <w:tr w14:paraId="29AC7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7AB7A4BA">
            <w:pPr>
              <w:pStyle w:val="30"/>
            </w:pPr>
            <w:r>
              <w:rPr>
                <w:rFonts w:hint="eastAsia"/>
              </w:rPr>
              <w:t>5</w:t>
            </w:r>
            <w:r>
              <w:t>1</w:t>
            </w:r>
          </w:p>
        </w:tc>
        <w:tc>
          <w:tcPr>
            <w:tcW w:w="853" w:type="pct"/>
            <w:vAlign w:val="center"/>
          </w:tcPr>
          <w:p w14:paraId="72378035">
            <w:pPr>
              <w:pStyle w:val="30"/>
            </w:pPr>
            <w:r>
              <w:rPr>
                <w:rFonts w:hint="eastAsia"/>
              </w:rPr>
              <w:t>电梯销量表格详情</w:t>
            </w:r>
          </w:p>
        </w:tc>
        <w:tc>
          <w:tcPr>
            <w:tcW w:w="1829" w:type="pct"/>
            <w:vAlign w:val="center"/>
          </w:tcPr>
          <w:p w14:paraId="563E6F35">
            <w:pPr>
              <w:pStyle w:val="30"/>
            </w:pPr>
            <w:r>
              <w:rPr>
                <w:rFonts w:hint="eastAsia"/>
              </w:rPr>
              <w:t>无此界面</w:t>
            </w:r>
          </w:p>
        </w:tc>
        <w:tc>
          <w:tcPr>
            <w:tcW w:w="1858" w:type="pct"/>
            <w:vAlign w:val="center"/>
          </w:tcPr>
          <w:p w14:paraId="343D2B22">
            <w:pPr>
              <w:pStyle w:val="30"/>
            </w:pPr>
            <w:r>
              <w:rPr>
                <w:rFonts w:hint="eastAsia"/>
              </w:rPr>
              <w:t>对电气集团经济指标进行梳理，并展现营业收入等5个指标下拉展现趋势、板块详情，业务板块二次展开。</w:t>
            </w:r>
          </w:p>
        </w:tc>
      </w:tr>
      <w:tr w14:paraId="58D11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8CCDEB1">
            <w:pPr>
              <w:pStyle w:val="30"/>
            </w:pPr>
            <w:r>
              <w:rPr>
                <w:rFonts w:hint="eastAsia"/>
              </w:rPr>
              <w:t>5</w:t>
            </w:r>
            <w:r>
              <w:t>2</w:t>
            </w:r>
          </w:p>
        </w:tc>
        <w:tc>
          <w:tcPr>
            <w:tcW w:w="853" w:type="pct"/>
            <w:vAlign w:val="center"/>
          </w:tcPr>
          <w:p w14:paraId="4688155A">
            <w:pPr>
              <w:pStyle w:val="30"/>
            </w:pPr>
            <w:r>
              <w:rPr>
                <w:rFonts w:hint="eastAsia"/>
              </w:rPr>
              <w:t>输配电元器件销量条形图</w:t>
            </w:r>
          </w:p>
        </w:tc>
        <w:tc>
          <w:tcPr>
            <w:tcW w:w="1829" w:type="pct"/>
            <w:vAlign w:val="center"/>
          </w:tcPr>
          <w:p w14:paraId="6DA7EA7F">
            <w:pPr>
              <w:pStyle w:val="30"/>
            </w:pPr>
            <w:r>
              <w:rPr>
                <w:rFonts w:hint="eastAsia"/>
              </w:rPr>
              <w:t>无此界面</w:t>
            </w:r>
          </w:p>
        </w:tc>
        <w:tc>
          <w:tcPr>
            <w:tcW w:w="1858" w:type="pct"/>
            <w:vAlign w:val="center"/>
          </w:tcPr>
          <w:p w14:paraId="5DDBEAF1">
            <w:pPr>
              <w:pStyle w:val="30"/>
            </w:pPr>
            <w:r>
              <w:rPr>
                <w:rFonts w:hint="eastAsia"/>
              </w:rPr>
              <w:t>对电气集团财务指标进行梳理，用户点击更多财务指标转至财务指标列表。</w:t>
            </w:r>
          </w:p>
        </w:tc>
      </w:tr>
      <w:tr w14:paraId="5EF33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7E495FE">
            <w:pPr>
              <w:pStyle w:val="30"/>
            </w:pPr>
            <w:r>
              <w:rPr>
                <w:rFonts w:hint="eastAsia"/>
              </w:rPr>
              <w:t>5</w:t>
            </w:r>
            <w:r>
              <w:t>3</w:t>
            </w:r>
          </w:p>
        </w:tc>
        <w:tc>
          <w:tcPr>
            <w:tcW w:w="853" w:type="pct"/>
            <w:vAlign w:val="center"/>
          </w:tcPr>
          <w:p w14:paraId="475B2257">
            <w:pPr>
              <w:pStyle w:val="30"/>
            </w:pPr>
            <w:r>
              <w:rPr>
                <w:rFonts w:hint="eastAsia"/>
              </w:rPr>
              <w:t>输配电元器件销量表格详情</w:t>
            </w:r>
          </w:p>
        </w:tc>
        <w:tc>
          <w:tcPr>
            <w:tcW w:w="1829" w:type="pct"/>
            <w:vAlign w:val="center"/>
          </w:tcPr>
          <w:p w14:paraId="0E41411F">
            <w:pPr>
              <w:pStyle w:val="30"/>
            </w:pPr>
            <w:r>
              <w:rPr>
                <w:rFonts w:hint="eastAsia"/>
              </w:rPr>
              <w:t>无此界面</w:t>
            </w:r>
          </w:p>
        </w:tc>
        <w:tc>
          <w:tcPr>
            <w:tcW w:w="1858" w:type="pct"/>
            <w:vAlign w:val="center"/>
          </w:tcPr>
          <w:p w14:paraId="786BE9BF">
            <w:pPr>
              <w:pStyle w:val="30"/>
            </w:pPr>
            <w:r>
              <w:rPr>
                <w:rFonts w:hint="eastAsia"/>
              </w:rPr>
              <w:t>对电气集团业务指标进行梳理，并展现新承接订单（装备类、工程类）柱形图等指标的指标名称、指标值、同比、预算完成率等内容。</w:t>
            </w:r>
          </w:p>
        </w:tc>
      </w:tr>
      <w:tr w14:paraId="0D822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3405D8EA">
            <w:pPr>
              <w:pStyle w:val="30"/>
            </w:pPr>
            <w:r>
              <w:rPr>
                <w:rFonts w:hint="eastAsia"/>
              </w:rPr>
              <w:t>5</w:t>
            </w:r>
            <w:r>
              <w:t>4</w:t>
            </w:r>
          </w:p>
        </w:tc>
        <w:tc>
          <w:tcPr>
            <w:tcW w:w="853" w:type="pct"/>
            <w:vAlign w:val="center"/>
          </w:tcPr>
          <w:p w14:paraId="5F5F4F97">
            <w:pPr>
              <w:pStyle w:val="30"/>
            </w:pPr>
            <w:r>
              <w:rPr>
                <w:rFonts w:hint="eastAsia"/>
              </w:rPr>
              <w:t>锅炉销量柱形图</w:t>
            </w:r>
          </w:p>
        </w:tc>
        <w:tc>
          <w:tcPr>
            <w:tcW w:w="1829" w:type="pct"/>
            <w:vAlign w:val="center"/>
          </w:tcPr>
          <w:p w14:paraId="667D31BD">
            <w:pPr>
              <w:pStyle w:val="30"/>
            </w:pPr>
            <w:r>
              <w:rPr>
                <w:rFonts w:hint="eastAsia"/>
              </w:rPr>
              <w:t>无此界面</w:t>
            </w:r>
          </w:p>
        </w:tc>
        <w:tc>
          <w:tcPr>
            <w:tcW w:w="1858" w:type="pct"/>
            <w:vAlign w:val="center"/>
          </w:tcPr>
          <w:p w14:paraId="6BEA105A">
            <w:pPr>
              <w:pStyle w:val="30"/>
            </w:pPr>
            <w:r>
              <w:rPr>
                <w:rFonts w:hint="eastAsia"/>
              </w:rPr>
              <w:t>对电气集团业务指标进行梳理，并展现集团整体新承接订单（装备类、工程类）变动趋势及各企业新承接订单（装备类、工程类）情况。</w:t>
            </w:r>
          </w:p>
        </w:tc>
      </w:tr>
      <w:tr w14:paraId="1A3E2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6211B1A">
            <w:pPr>
              <w:pStyle w:val="30"/>
            </w:pPr>
            <w:r>
              <w:rPr>
                <w:rFonts w:hint="eastAsia"/>
              </w:rPr>
              <w:t>5</w:t>
            </w:r>
            <w:r>
              <w:t>5</w:t>
            </w:r>
          </w:p>
        </w:tc>
        <w:tc>
          <w:tcPr>
            <w:tcW w:w="853" w:type="pct"/>
            <w:vAlign w:val="center"/>
          </w:tcPr>
          <w:p w14:paraId="4F1988D0">
            <w:pPr>
              <w:pStyle w:val="30"/>
            </w:pPr>
            <w:r>
              <w:rPr>
                <w:rFonts w:hint="eastAsia"/>
              </w:rPr>
              <w:t>锅炉销量表格详情</w:t>
            </w:r>
          </w:p>
        </w:tc>
        <w:tc>
          <w:tcPr>
            <w:tcW w:w="1829" w:type="pct"/>
            <w:vAlign w:val="center"/>
          </w:tcPr>
          <w:p w14:paraId="21A281A2">
            <w:pPr>
              <w:pStyle w:val="30"/>
            </w:pPr>
            <w:r>
              <w:rPr>
                <w:rFonts w:hint="eastAsia"/>
              </w:rPr>
              <w:t>无此界面</w:t>
            </w:r>
          </w:p>
        </w:tc>
        <w:tc>
          <w:tcPr>
            <w:tcW w:w="1858" w:type="pct"/>
            <w:vAlign w:val="center"/>
          </w:tcPr>
          <w:p w14:paraId="7253F72B">
            <w:pPr>
              <w:pStyle w:val="30"/>
            </w:pPr>
            <w:r>
              <w:rPr>
                <w:rFonts w:hint="eastAsia"/>
              </w:rPr>
              <w:t>对电气集团业务指标进行梳理，展现集团整体及各企业新承接订单（装备类、工程类）详情。</w:t>
            </w:r>
          </w:p>
        </w:tc>
      </w:tr>
      <w:tr w14:paraId="1FB2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E336D6F">
            <w:pPr>
              <w:pStyle w:val="30"/>
            </w:pPr>
            <w:r>
              <w:rPr>
                <w:rFonts w:hint="eastAsia"/>
              </w:rPr>
              <w:t>5</w:t>
            </w:r>
            <w:r>
              <w:t>6</w:t>
            </w:r>
          </w:p>
        </w:tc>
        <w:tc>
          <w:tcPr>
            <w:tcW w:w="853" w:type="pct"/>
            <w:vAlign w:val="center"/>
          </w:tcPr>
          <w:p w14:paraId="75FA1649">
            <w:pPr>
              <w:pStyle w:val="30"/>
            </w:pPr>
            <w:r>
              <w:rPr>
                <w:rFonts w:hint="eastAsia"/>
              </w:rPr>
              <w:t>燃气轮机销量柱形图</w:t>
            </w:r>
          </w:p>
        </w:tc>
        <w:tc>
          <w:tcPr>
            <w:tcW w:w="1829" w:type="pct"/>
            <w:vAlign w:val="center"/>
          </w:tcPr>
          <w:p w14:paraId="1635DBFE">
            <w:pPr>
              <w:pStyle w:val="30"/>
            </w:pPr>
            <w:r>
              <w:rPr>
                <w:rFonts w:hint="eastAsia"/>
              </w:rPr>
              <w:t>无此界面</w:t>
            </w:r>
          </w:p>
        </w:tc>
        <w:tc>
          <w:tcPr>
            <w:tcW w:w="1858" w:type="pct"/>
            <w:vAlign w:val="center"/>
          </w:tcPr>
          <w:p w14:paraId="2B456149">
            <w:pPr>
              <w:pStyle w:val="30"/>
            </w:pPr>
            <w:r>
              <w:rPr>
                <w:rFonts w:hint="eastAsia"/>
              </w:rPr>
              <w:t>对电气集团业务指标进行梳理，并展现集团整体风电产品交付量变动趋势及各企业风电产品交付量情况。</w:t>
            </w:r>
          </w:p>
        </w:tc>
      </w:tr>
      <w:tr w14:paraId="7C4D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0BF6846A">
            <w:pPr>
              <w:pStyle w:val="30"/>
            </w:pPr>
            <w:r>
              <w:t>57</w:t>
            </w:r>
          </w:p>
        </w:tc>
        <w:tc>
          <w:tcPr>
            <w:tcW w:w="853" w:type="pct"/>
            <w:vAlign w:val="center"/>
          </w:tcPr>
          <w:p w14:paraId="0B42A0B1">
            <w:pPr>
              <w:pStyle w:val="30"/>
            </w:pPr>
            <w:r>
              <w:rPr>
                <w:rFonts w:hint="eastAsia"/>
              </w:rPr>
              <w:t>燃气轮机销量表格详情</w:t>
            </w:r>
          </w:p>
        </w:tc>
        <w:tc>
          <w:tcPr>
            <w:tcW w:w="1829" w:type="pct"/>
            <w:vAlign w:val="center"/>
          </w:tcPr>
          <w:p w14:paraId="161B5309">
            <w:pPr>
              <w:pStyle w:val="30"/>
            </w:pPr>
            <w:r>
              <w:rPr>
                <w:rFonts w:hint="eastAsia"/>
              </w:rPr>
              <w:t>无此界面</w:t>
            </w:r>
          </w:p>
        </w:tc>
        <w:tc>
          <w:tcPr>
            <w:tcW w:w="1858" w:type="pct"/>
            <w:vAlign w:val="center"/>
          </w:tcPr>
          <w:p w14:paraId="314D449B">
            <w:pPr>
              <w:pStyle w:val="30"/>
            </w:pPr>
            <w:r>
              <w:rPr>
                <w:rFonts w:hint="eastAsia"/>
              </w:rPr>
              <w:t>对电气集团业务指标进行梳理，展现集团整体及各企业风电产品交付量详情。</w:t>
            </w:r>
          </w:p>
        </w:tc>
      </w:tr>
      <w:tr w14:paraId="0078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D0A423D">
            <w:pPr>
              <w:pStyle w:val="30"/>
            </w:pPr>
            <w:r>
              <w:t>58</w:t>
            </w:r>
          </w:p>
        </w:tc>
        <w:tc>
          <w:tcPr>
            <w:tcW w:w="853" w:type="pct"/>
            <w:vAlign w:val="center"/>
          </w:tcPr>
          <w:p w14:paraId="1D9BF41B">
            <w:pPr>
              <w:pStyle w:val="30"/>
            </w:pPr>
            <w:r>
              <w:rPr>
                <w:rFonts w:hint="eastAsia"/>
              </w:rPr>
              <w:t>电气集团经营分析条形图</w:t>
            </w:r>
          </w:p>
        </w:tc>
        <w:tc>
          <w:tcPr>
            <w:tcW w:w="1829" w:type="pct"/>
            <w:vAlign w:val="center"/>
          </w:tcPr>
          <w:p w14:paraId="02F07067">
            <w:pPr>
              <w:pStyle w:val="30"/>
            </w:pPr>
            <w:r>
              <w:rPr>
                <w:rFonts w:hint="eastAsia"/>
              </w:rPr>
              <w:t>无此界面</w:t>
            </w:r>
          </w:p>
        </w:tc>
        <w:tc>
          <w:tcPr>
            <w:tcW w:w="1858" w:type="pct"/>
            <w:vAlign w:val="center"/>
          </w:tcPr>
          <w:p w14:paraId="5D14C28F">
            <w:pPr>
              <w:pStyle w:val="30"/>
            </w:pPr>
            <w:r>
              <w:rPr>
                <w:rFonts w:hint="eastAsia"/>
              </w:rPr>
              <w:t>对电气集团业务指标进行梳理，并展现集团整体电梯销量变动趋势及各企业电梯销量情况。</w:t>
            </w:r>
          </w:p>
        </w:tc>
      </w:tr>
      <w:tr w14:paraId="7D9DD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34C61E84">
            <w:pPr>
              <w:pStyle w:val="30"/>
            </w:pPr>
            <w:r>
              <w:t>59</w:t>
            </w:r>
          </w:p>
        </w:tc>
        <w:tc>
          <w:tcPr>
            <w:tcW w:w="853" w:type="pct"/>
            <w:vAlign w:val="center"/>
          </w:tcPr>
          <w:p w14:paraId="2F8D6E2B">
            <w:pPr>
              <w:pStyle w:val="30"/>
            </w:pPr>
            <w:r>
              <w:rPr>
                <w:rFonts w:hint="eastAsia"/>
              </w:rPr>
              <w:t>电气集团经营分析表格详情</w:t>
            </w:r>
          </w:p>
        </w:tc>
        <w:tc>
          <w:tcPr>
            <w:tcW w:w="1829" w:type="pct"/>
            <w:vAlign w:val="center"/>
          </w:tcPr>
          <w:p w14:paraId="5FC84026">
            <w:pPr>
              <w:pStyle w:val="30"/>
            </w:pPr>
            <w:r>
              <w:rPr>
                <w:rFonts w:hint="eastAsia"/>
              </w:rPr>
              <w:t>无此界面</w:t>
            </w:r>
          </w:p>
        </w:tc>
        <w:tc>
          <w:tcPr>
            <w:tcW w:w="1858" w:type="pct"/>
            <w:vAlign w:val="center"/>
          </w:tcPr>
          <w:p w14:paraId="2051CFCE">
            <w:pPr>
              <w:pStyle w:val="30"/>
            </w:pPr>
            <w:r>
              <w:rPr>
                <w:rFonts w:hint="eastAsia"/>
              </w:rPr>
              <w:t>对电气集团业务指标进行梳理，展现集团整体及各企业电梯销量详情。</w:t>
            </w:r>
          </w:p>
        </w:tc>
      </w:tr>
      <w:tr w14:paraId="687E1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2AC6A74B">
            <w:pPr>
              <w:pStyle w:val="30"/>
            </w:pPr>
            <w:r>
              <w:rPr>
                <w:rFonts w:hint="eastAsia"/>
              </w:rPr>
              <w:t>6</w:t>
            </w:r>
            <w:r>
              <w:t>0</w:t>
            </w:r>
          </w:p>
        </w:tc>
        <w:tc>
          <w:tcPr>
            <w:tcW w:w="853" w:type="pct"/>
            <w:vAlign w:val="center"/>
          </w:tcPr>
          <w:p w14:paraId="220CB619">
            <w:pPr>
              <w:pStyle w:val="30"/>
            </w:pPr>
            <w:bookmarkStart w:id="89" w:name="OLE_LINK7"/>
            <w:bookmarkStart w:id="90" w:name="OLE_LINK8"/>
            <w:r>
              <w:rPr>
                <w:rFonts w:hint="eastAsia"/>
              </w:rPr>
              <w:t>光明集团</w:t>
            </w:r>
            <w:bookmarkEnd w:id="89"/>
            <w:bookmarkEnd w:id="90"/>
            <w:r>
              <w:rPr>
                <w:rFonts w:hint="eastAsia"/>
              </w:rPr>
              <w:t>经济指标汇总</w:t>
            </w:r>
          </w:p>
        </w:tc>
        <w:tc>
          <w:tcPr>
            <w:tcW w:w="1829" w:type="pct"/>
            <w:vAlign w:val="center"/>
          </w:tcPr>
          <w:p w14:paraId="5CB2AC5B">
            <w:pPr>
              <w:pStyle w:val="30"/>
            </w:pPr>
            <w:r>
              <w:rPr>
                <w:rFonts w:hint="eastAsia"/>
              </w:rPr>
              <w:t>无此界面</w:t>
            </w:r>
          </w:p>
        </w:tc>
        <w:tc>
          <w:tcPr>
            <w:tcW w:w="1858" w:type="pct"/>
            <w:vAlign w:val="center"/>
          </w:tcPr>
          <w:p w14:paraId="4D8AFFA4">
            <w:pPr>
              <w:pStyle w:val="30"/>
            </w:pPr>
            <w:r>
              <w:rPr>
                <w:rFonts w:hint="eastAsia"/>
              </w:rPr>
              <w:t>对电气集团业务指标进行梳理，并展现集团整体输配电元器件销量变动趋势及各企业输配电元器件销量情况。</w:t>
            </w:r>
          </w:p>
        </w:tc>
      </w:tr>
      <w:tr w14:paraId="0569D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80F019F">
            <w:pPr>
              <w:pStyle w:val="30"/>
            </w:pPr>
            <w:r>
              <w:rPr>
                <w:rFonts w:hint="eastAsia"/>
              </w:rPr>
              <w:t>6</w:t>
            </w:r>
            <w:r>
              <w:t>1</w:t>
            </w:r>
          </w:p>
        </w:tc>
        <w:tc>
          <w:tcPr>
            <w:tcW w:w="853" w:type="pct"/>
            <w:vAlign w:val="center"/>
          </w:tcPr>
          <w:p w14:paraId="02BDFA58">
            <w:pPr>
              <w:pStyle w:val="30"/>
            </w:pPr>
            <w:r>
              <w:rPr>
                <w:rFonts w:hint="eastAsia"/>
              </w:rPr>
              <w:t>光明集团经济指标详情</w:t>
            </w:r>
          </w:p>
        </w:tc>
        <w:tc>
          <w:tcPr>
            <w:tcW w:w="1829" w:type="pct"/>
            <w:vAlign w:val="center"/>
          </w:tcPr>
          <w:p w14:paraId="4D39C3AE">
            <w:pPr>
              <w:pStyle w:val="30"/>
            </w:pPr>
            <w:r>
              <w:rPr>
                <w:rFonts w:hint="eastAsia"/>
              </w:rPr>
              <w:t>无此界面</w:t>
            </w:r>
          </w:p>
        </w:tc>
        <w:tc>
          <w:tcPr>
            <w:tcW w:w="1858" w:type="pct"/>
            <w:vAlign w:val="center"/>
          </w:tcPr>
          <w:p w14:paraId="3C14CF84">
            <w:pPr>
              <w:pStyle w:val="30"/>
            </w:pPr>
            <w:r>
              <w:rPr>
                <w:rFonts w:hint="eastAsia"/>
              </w:rPr>
              <w:t>对电气集团业务指标进行梳理，展现集团整体及各企业输配电元器件销量详情。</w:t>
            </w:r>
          </w:p>
        </w:tc>
      </w:tr>
      <w:tr w14:paraId="01EED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91AD5A6">
            <w:pPr>
              <w:pStyle w:val="30"/>
            </w:pPr>
            <w:r>
              <w:rPr>
                <w:rFonts w:hint="eastAsia"/>
              </w:rPr>
              <w:t>6</w:t>
            </w:r>
            <w:r>
              <w:t>2</w:t>
            </w:r>
          </w:p>
        </w:tc>
        <w:tc>
          <w:tcPr>
            <w:tcW w:w="853" w:type="pct"/>
            <w:vAlign w:val="center"/>
          </w:tcPr>
          <w:p w14:paraId="25832350">
            <w:pPr>
              <w:pStyle w:val="30"/>
            </w:pPr>
            <w:r>
              <w:rPr>
                <w:rFonts w:hint="eastAsia"/>
              </w:rPr>
              <w:t>业务指标-食品板块</w:t>
            </w:r>
          </w:p>
        </w:tc>
        <w:tc>
          <w:tcPr>
            <w:tcW w:w="1829" w:type="pct"/>
            <w:vAlign w:val="center"/>
          </w:tcPr>
          <w:p w14:paraId="32EE7E05">
            <w:pPr>
              <w:pStyle w:val="30"/>
            </w:pPr>
            <w:r>
              <w:rPr>
                <w:rFonts w:hint="eastAsia"/>
              </w:rPr>
              <w:t>无此界面</w:t>
            </w:r>
          </w:p>
        </w:tc>
        <w:tc>
          <w:tcPr>
            <w:tcW w:w="1858" w:type="pct"/>
            <w:vAlign w:val="center"/>
          </w:tcPr>
          <w:p w14:paraId="02654403">
            <w:pPr>
              <w:pStyle w:val="30"/>
            </w:pPr>
            <w:r>
              <w:rPr>
                <w:rFonts w:hint="eastAsia"/>
              </w:rPr>
              <w:t>对电气集团业务指标进行梳理，并展现集团整体电锅炉量变动趋势及各企业锅炉销量情况。</w:t>
            </w:r>
          </w:p>
        </w:tc>
      </w:tr>
      <w:tr w14:paraId="6673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1E50E21">
            <w:pPr>
              <w:pStyle w:val="30"/>
            </w:pPr>
            <w:r>
              <w:rPr>
                <w:rFonts w:hint="eastAsia"/>
              </w:rPr>
              <w:t>6</w:t>
            </w:r>
            <w:r>
              <w:t>3</w:t>
            </w:r>
          </w:p>
        </w:tc>
        <w:tc>
          <w:tcPr>
            <w:tcW w:w="853" w:type="pct"/>
            <w:vAlign w:val="center"/>
          </w:tcPr>
          <w:p w14:paraId="0B5BD610">
            <w:pPr>
              <w:pStyle w:val="30"/>
            </w:pPr>
            <w:r>
              <w:rPr>
                <w:rFonts w:hint="eastAsia"/>
              </w:rPr>
              <w:t>业务指标-房产板块</w:t>
            </w:r>
          </w:p>
        </w:tc>
        <w:tc>
          <w:tcPr>
            <w:tcW w:w="1829" w:type="pct"/>
            <w:vAlign w:val="center"/>
          </w:tcPr>
          <w:p w14:paraId="5D2FD9FC">
            <w:pPr>
              <w:pStyle w:val="30"/>
            </w:pPr>
            <w:r>
              <w:rPr>
                <w:rFonts w:hint="eastAsia"/>
              </w:rPr>
              <w:t>无此界面</w:t>
            </w:r>
          </w:p>
        </w:tc>
        <w:tc>
          <w:tcPr>
            <w:tcW w:w="1858" w:type="pct"/>
            <w:vAlign w:val="center"/>
          </w:tcPr>
          <w:p w14:paraId="0FCA7EE7">
            <w:pPr>
              <w:pStyle w:val="30"/>
            </w:pPr>
            <w:r>
              <w:rPr>
                <w:rFonts w:hint="eastAsia"/>
              </w:rPr>
              <w:t>对电气集团业务指标进行梳理，展现集团整体及各企业锅炉销量详情。</w:t>
            </w:r>
          </w:p>
        </w:tc>
      </w:tr>
      <w:tr w14:paraId="4F80F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9078758">
            <w:pPr>
              <w:pStyle w:val="30"/>
            </w:pPr>
            <w:r>
              <w:rPr>
                <w:rFonts w:hint="eastAsia"/>
              </w:rPr>
              <w:t>6</w:t>
            </w:r>
            <w:r>
              <w:t>4</w:t>
            </w:r>
          </w:p>
        </w:tc>
        <w:tc>
          <w:tcPr>
            <w:tcW w:w="853" w:type="pct"/>
            <w:vAlign w:val="center"/>
          </w:tcPr>
          <w:p w14:paraId="60E02165">
            <w:pPr>
              <w:pStyle w:val="30"/>
            </w:pPr>
            <w:r>
              <w:rPr>
                <w:rFonts w:hint="eastAsia"/>
              </w:rPr>
              <w:t>业务指标-原料价格</w:t>
            </w:r>
          </w:p>
        </w:tc>
        <w:tc>
          <w:tcPr>
            <w:tcW w:w="1829" w:type="pct"/>
            <w:vAlign w:val="center"/>
          </w:tcPr>
          <w:p w14:paraId="116E0526">
            <w:pPr>
              <w:pStyle w:val="30"/>
            </w:pPr>
            <w:r>
              <w:rPr>
                <w:rFonts w:hint="eastAsia"/>
              </w:rPr>
              <w:t>无此界面</w:t>
            </w:r>
          </w:p>
        </w:tc>
        <w:tc>
          <w:tcPr>
            <w:tcW w:w="1858" w:type="pct"/>
            <w:vAlign w:val="center"/>
          </w:tcPr>
          <w:p w14:paraId="44C83408">
            <w:pPr>
              <w:pStyle w:val="30"/>
            </w:pPr>
            <w:r>
              <w:rPr>
                <w:rFonts w:hint="eastAsia"/>
              </w:rPr>
              <w:t>对电气集团业务指标进行梳理，并展现集团整体燃气轮机销量变动趋势及各企业燃气轮机销量情况。</w:t>
            </w:r>
          </w:p>
        </w:tc>
      </w:tr>
      <w:bookmarkEnd w:id="79"/>
    </w:tbl>
    <w:p w14:paraId="2291EAB0">
      <w:pPr>
        <w:ind w:firstLine="482"/>
        <w:rPr>
          <w:rFonts w:cs="Times New Roman"/>
          <w:b/>
          <w:bCs/>
        </w:rPr>
      </w:pPr>
    </w:p>
    <w:p w14:paraId="52E524EC">
      <w:pPr>
        <w:pStyle w:val="5"/>
        <w:numPr>
          <w:ilvl w:val="3"/>
          <w:numId w:val="0"/>
        </w:numPr>
      </w:pPr>
      <w:r>
        <w:rPr>
          <w:rFonts w:hint="eastAsia" w:cs="宋体"/>
        </w:rPr>
        <w:t xml:space="preserve">4.2.1.8  </w:t>
      </w:r>
      <w:r>
        <w:rPr>
          <w:rFonts w:hint="eastAsia"/>
        </w:rPr>
        <w:t>国资经营预算管理子系统</w:t>
      </w:r>
    </w:p>
    <w:p w14:paraId="3BC65A69">
      <w:pPr>
        <w:pStyle w:val="22"/>
        <w:numPr>
          <w:ilvl w:val="8"/>
          <w:numId w:val="0"/>
        </w:numPr>
        <w:rPr>
          <w:rFonts w:hint="default"/>
        </w:rPr>
      </w:pPr>
      <w:r>
        <w:rPr>
          <w:rFonts w:hint="default" w:cs="Times New Roman"/>
        </w:rPr>
        <w:t xml:space="preserve">表4.20  </w:t>
      </w:r>
      <w:r>
        <w:t>预期目标与现状分析</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1715"/>
        <w:gridCol w:w="2858"/>
        <w:gridCol w:w="3168"/>
      </w:tblGrid>
      <w:tr w14:paraId="03719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3873E78">
            <w:pPr>
              <w:pStyle w:val="30"/>
            </w:pPr>
            <w:bookmarkStart w:id="91" w:name="OLE_LINK129"/>
            <w:r>
              <w:t>序号</w:t>
            </w:r>
          </w:p>
        </w:tc>
        <w:tc>
          <w:tcPr>
            <w:tcW w:w="1006" w:type="pct"/>
            <w:vAlign w:val="center"/>
          </w:tcPr>
          <w:p w14:paraId="367450A5">
            <w:pPr>
              <w:pStyle w:val="30"/>
            </w:pPr>
            <w:r>
              <w:t>业务/功能</w:t>
            </w:r>
          </w:p>
        </w:tc>
        <w:tc>
          <w:tcPr>
            <w:tcW w:w="1676" w:type="pct"/>
            <w:vAlign w:val="center"/>
          </w:tcPr>
          <w:p w14:paraId="2746959F">
            <w:pPr>
              <w:pStyle w:val="30"/>
            </w:pPr>
            <w:r>
              <w:t>目前现状</w:t>
            </w:r>
          </w:p>
        </w:tc>
        <w:tc>
          <w:tcPr>
            <w:tcW w:w="1858" w:type="pct"/>
            <w:vAlign w:val="center"/>
          </w:tcPr>
          <w:p w14:paraId="59E6B9C5">
            <w:pPr>
              <w:pStyle w:val="30"/>
            </w:pPr>
            <w:r>
              <w:t>预期目标</w:t>
            </w:r>
          </w:p>
        </w:tc>
      </w:tr>
      <w:tr w14:paraId="60B3A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3903782F">
            <w:pPr>
              <w:pStyle w:val="30"/>
            </w:pPr>
            <w:r>
              <w:t>1</w:t>
            </w:r>
          </w:p>
        </w:tc>
        <w:tc>
          <w:tcPr>
            <w:tcW w:w="1006" w:type="pct"/>
            <w:vAlign w:val="center"/>
          </w:tcPr>
          <w:p w14:paraId="55267C3D">
            <w:pPr>
              <w:pStyle w:val="30"/>
            </w:pPr>
            <w:r>
              <w:t>枚举字典管理</w:t>
            </w:r>
          </w:p>
        </w:tc>
        <w:tc>
          <w:tcPr>
            <w:tcW w:w="1676" w:type="pct"/>
            <w:vAlign w:val="center"/>
          </w:tcPr>
          <w:p w14:paraId="40790FD8">
            <w:pPr>
              <w:pStyle w:val="30"/>
            </w:pPr>
            <w:r>
              <w:t>无该功能</w:t>
            </w:r>
          </w:p>
        </w:tc>
        <w:tc>
          <w:tcPr>
            <w:tcW w:w="1858" w:type="pct"/>
            <w:vAlign w:val="center"/>
          </w:tcPr>
          <w:p w14:paraId="7F61A995">
            <w:pPr>
              <w:pStyle w:val="30"/>
            </w:pPr>
            <w:r>
              <w:t>支持基于主数据表所设置的分层分类标签，生成初始标签</w:t>
            </w:r>
          </w:p>
        </w:tc>
      </w:tr>
      <w:tr w14:paraId="635B8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79ADD7D">
            <w:pPr>
              <w:pStyle w:val="30"/>
            </w:pPr>
            <w:r>
              <w:t>2</w:t>
            </w:r>
          </w:p>
        </w:tc>
        <w:tc>
          <w:tcPr>
            <w:tcW w:w="1006" w:type="pct"/>
            <w:vAlign w:val="center"/>
          </w:tcPr>
          <w:p w14:paraId="3B2FF75A">
            <w:pPr>
              <w:pStyle w:val="30"/>
            </w:pPr>
            <w:r>
              <w:t>业务指标管理</w:t>
            </w:r>
          </w:p>
        </w:tc>
        <w:tc>
          <w:tcPr>
            <w:tcW w:w="1676" w:type="pct"/>
            <w:vAlign w:val="center"/>
          </w:tcPr>
          <w:p w14:paraId="3A310399">
            <w:pPr>
              <w:pStyle w:val="30"/>
            </w:pPr>
            <w:r>
              <w:t>无该功能</w:t>
            </w:r>
          </w:p>
        </w:tc>
        <w:tc>
          <w:tcPr>
            <w:tcW w:w="1858" w:type="pct"/>
            <w:vAlign w:val="center"/>
          </w:tcPr>
          <w:p w14:paraId="0563DE80">
            <w:pPr>
              <w:pStyle w:val="30"/>
            </w:pPr>
            <w:r>
              <w:t>基于主数据表设置具体业务指标，设置维度包括指标名称、指标代码、指标类型、指标长度等要素。</w:t>
            </w:r>
          </w:p>
        </w:tc>
      </w:tr>
      <w:tr w14:paraId="707C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94E5590">
            <w:pPr>
              <w:pStyle w:val="30"/>
            </w:pPr>
            <w:r>
              <w:t>3</w:t>
            </w:r>
          </w:p>
        </w:tc>
        <w:tc>
          <w:tcPr>
            <w:tcW w:w="1006" w:type="pct"/>
            <w:vAlign w:val="center"/>
          </w:tcPr>
          <w:p w14:paraId="5D3543E9">
            <w:pPr>
              <w:pStyle w:val="30"/>
            </w:pPr>
            <w:r>
              <w:t>模板组管理</w:t>
            </w:r>
          </w:p>
        </w:tc>
        <w:tc>
          <w:tcPr>
            <w:tcW w:w="1676" w:type="pct"/>
            <w:vAlign w:val="center"/>
          </w:tcPr>
          <w:p w14:paraId="5F7B303D">
            <w:pPr>
              <w:pStyle w:val="30"/>
            </w:pPr>
            <w:r>
              <w:t>无该功能</w:t>
            </w:r>
          </w:p>
        </w:tc>
        <w:tc>
          <w:tcPr>
            <w:tcW w:w="1858" w:type="pct"/>
            <w:vAlign w:val="center"/>
          </w:tcPr>
          <w:p w14:paraId="13F671E6">
            <w:pPr>
              <w:pStyle w:val="30"/>
            </w:pPr>
            <w:r>
              <w:t>模板组管理包括模板分组新增、模板分组修改、模板分组删除等功能。</w:t>
            </w:r>
          </w:p>
        </w:tc>
      </w:tr>
      <w:tr w14:paraId="01C71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9D46D30">
            <w:pPr>
              <w:pStyle w:val="30"/>
            </w:pPr>
            <w:r>
              <w:t>4</w:t>
            </w:r>
          </w:p>
        </w:tc>
        <w:tc>
          <w:tcPr>
            <w:tcW w:w="1006" w:type="pct"/>
            <w:vAlign w:val="center"/>
          </w:tcPr>
          <w:p w14:paraId="156DAC39">
            <w:pPr>
              <w:pStyle w:val="30"/>
            </w:pPr>
            <w:r>
              <w:t>模板管理</w:t>
            </w:r>
          </w:p>
        </w:tc>
        <w:tc>
          <w:tcPr>
            <w:tcW w:w="1676" w:type="pct"/>
            <w:vAlign w:val="center"/>
          </w:tcPr>
          <w:p w14:paraId="2B74BBC2">
            <w:pPr>
              <w:pStyle w:val="30"/>
            </w:pPr>
            <w:r>
              <w:t>无该功能</w:t>
            </w:r>
          </w:p>
        </w:tc>
        <w:tc>
          <w:tcPr>
            <w:tcW w:w="1858" w:type="pct"/>
            <w:vAlign w:val="center"/>
          </w:tcPr>
          <w:p w14:paraId="3853CC08">
            <w:pPr>
              <w:pStyle w:val="30"/>
            </w:pPr>
            <w:r>
              <w:t>模板管理包括模板新增、模板修改、模板删除、模板导入、模板导出、模板查询等功能。</w:t>
            </w:r>
          </w:p>
        </w:tc>
      </w:tr>
      <w:tr w14:paraId="75322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EE92AC7">
            <w:pPr>
              <w:pStyle w:val="30"/>
            </w:pPr>
            <w:r>
              <w:t>5</w:t>
            </w:r>
          </w:p>
        </w:tc>
        <w:tc>
          <w:tcPr>
            <w:tcW w:w="1006" w:type="pct"/>
            <w:vAlign w:val="center"/>
          </w:tcPr>
          <w:p w14:paraId="621AE2D2">
            <w:pPr>
              <w:pStyle w:val="30"/>
            </w:pPr>
            <w:r>
              <w:t>模板编辑</w:t>
            </w:r>
          </w:p>
        </w:tc>
        <w:tc>
          <w:tcPr>
            <w:tcW w:w="1676" w:type="pct"/>
            <w:vAlign w:val="center"/>
          </w:tcPr>
          <w:p w14:paraId="3C7C6A8E">
            <w:pPr>
              <w:pStyle w:val="30"/>
            </w:pPr>
            <w:r>
              <w:t>无该功能</w:t>
            </w:r>
          </w:p>
        </w:tc>
        <w:tc>
          <w:tcPr>
            <w:tcW w:w="1858" w:type="pct"/>
            <w:vAlign w:val="center"/>
          </w:tcPr>
          <w:p w14:paraId="0C10A261">
            <w:pPr>
              <w:pStyle w:val="30"/>
            </w:pPr>
            <w:r>
              <w:t>通过类excel表的编辑模式，对模板进行设计、编辑。</w:t>
            </w:r>
          </w:p>
        </w:tc>
      </w:tr>
      <w:tr w14:paraId="6A065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1F058BFD">
            <w:pPr>
              <w:pStyle w:val="30"/>
            </w:pPr>
            <w:r>
              <w:t>6</w:t>
            </w:r>
          </w:p>
        </w:tc>
        <w:tc>
          <w:tcPr>
            <w:tcW w:w="1006" w:type="pct"/>
            <w:vAlign w:val="center"/>
          </w:tcPr>
          <w:p w14:paraId="32D831F7">
            <w:pPr>
              <w:pStyle w:val="30"/>
            </w:pPr>
            <w:r>
              <w:t>模板指标设置</w:t>
            </w:r>
          </w:p>
        </w:tc>
        <w:tc>
          <w:tcPr>
            <w:tcW w:w="1676" w:type="pct"/>
            <w:vAlign w:val="center"/>
          </w:tcPr>
          <w:p w14:paraId="2B01AE64">
            <w:pPr>
              <w:pStyle w:val="30"/>
            </w:pPr>
            <w:r>
              <w:t>无该功能</w:t>
            </w:r>
          </w:p>
        </w:tc>
        <w:tc>
          <w:tcPr>
            <w:tcW w:w="1858" w:type="pct"/>
            <w:vAlign w:val="center"/>
          </w:tcPr>
          <w:p w14:paraId="7A8C0E1D">
            <w:pPr>
              <w:pStyle w:val="30"/>
            </w:pPr>
            <w:r>
              <w:t>通过模板指标设置功能将设置好的业务指标与报表模板中有业务数据的单元格进行关联。</w:t>
            </w:r>
          </w:p>
        </w:tc>
      </w:tr>
      <w:tr w14:paraId="03D5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11019ACC">
            <w:pPr>
              <w:pStyle w:val="30"/>
            </w:pPr>
            <w:r>
              <w:t>7</w:t>
            </w:r>
          </w:p>
        </w:tc>
        <w:tc>
          <w:tcPr>
            <w:tcW w:w="1006" w:type="pct"/>
            <w:vAlign w:val="center"/>
          </w:tcPr>
          <w:p w14:paraId="059C35B7">
            <w:pPr>
              <w:pStyle w:val="30"/>
            </w:pPr>
            <w:r>
              <w:t>Excel表格导入</w:t>
            </w:r>
          </w:p>
        </w:tc>
        <w:tc>
          <w:tcPr>
            <w:tcW w:w="1676" w:type="pct"/>
            <w:vAlign w:val="center"/>
          </w:tcPr>
          <w:p w14:paraId="54C56A65">
            <w:pPr>
              <w:pStyle w:val="30"/>
            </w:pPr>
            <w:r>
              <w:t>无该功能</w:t>
            </w:r>
          </w:p>
        </w:tc>
        <w:tc>
          <w:tcPr>
            <w:tcW w:w="1858" w:type="pct"/>
            <w:vAlign w:val="center"/>
          </w:tcPr>
          <w:p w14:paraId="348F9862">
            <w:pPr>
              <w:pStyle w:val="30"/>
            </w:pPr>
            <w:r>
              <w:t>用户可将Excel表格的数据批量导入至系统对应的模板中。</w:t>
            </w:r>
          </w:p>
        </w:tc>
      </w:tr>
      <w:tr w14:paraId="6043D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374601EF">
            <w:pPr>
              <w:pStyle w:val="30"/>
            </w:pPr>
            <w:r>
              <w:t>8</w:t>
            </w:r>
          </w:p>
        </w:tc>
        <w:tc>
          <w:tcPr>
            <w:tcW w:w="1006" w:type="pct"/>
            <w:vAlign w:val="center"/>
          </w:tcPr>
          <w:p w14:paraId="13C50A37">
            <w:pPr>
              <w:pStyle w:val="30"/>
            </w:pPr>
            <w:r>
              <w:t>附件文档管理</w:t>
            </w:r>
          </w:p>
        </w:tc>
        <w:tc>
          <w:tcPr>
            <w:tcW w:w="1676" w:type="pct"/>
            <w:vAlign w:val="center"/>
          </w:tcPr>
          <w:p w14:paraId="09259209">
            <w:pPr>
              <w:pStyle w:val="30"/>
            </w:pPr>
            <w:r>
              <w:t>无该功能</w:t>
            </w:r>
          </w:p>
        </w:tc>
        <w:tc>
          <w:tcPr>
            <w:tcW w:w="1858" w:type="pct"/>
            <w:vAlign w:val="center"/>
          </w:tcPr>
          <w:p w14:paraId="016023A3">
            <w:pPr>
              <w:pStyle w:val="30"/>
            </w:pPr>
            <w:r>
              <w:t>对国资预算项目相关文档进行分类存储，支持文件夹嵌套与标签关联。</w:t>
            </w:r>
          </w:p>
        </w:tc>
      </w:tr>
      <w:tr w14:paraId="10787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25E19109">
            <w:pPr>
              <w:pStyle w:val="30"/>
            </w:pPr>
            <w:r>
              <w:t>9</w:t>
            </w:r>
          </w:p>
        </w:tc>
        <w:tc>
          <w:tcPr>
            <w:tcW w:w="1006" w:type="pct"/>
            <w:vAlign w:val="center"/>
          </w:tcPr>
          <w:p w14:paraId="5985D3AB">
            <w:pPr>
              <w:pStyle w:val="30"/>
            </w:pPr>
            <w:r>
              <w:t>数据预览管理</w:t>
            </w:r>
          </w:p>
        </w:tc>
        <w:tc>
          <w:tcPr>
            <w:tcW w:w="1676" w:type="pct"/>
            <w:vAlign w:val="center"/>
          </w:tcPr>
          <w:p w14:paraId="7E16394F">
            <w:pPr>
              <w:pStyle w:val="30"/>
            </w:pPr>
            <w:r>
              <w:t>无该功能</w:t>
            </w:r>
          </w:p>
        </w:tc>
        <w:tc>
          <w:tcPr>
            <w:tcW w:w="1858" w:type="pct"/>
            <w:vAlign w:val="center"/>
          </w:tcPr>
          <w:p w14:paraId="35A18502">
            <w:pPr>
              <w:pStyle w:val="30"/>
            </w:pPr>
            <w:r>
              <w:t>根据导入的业务数据，生成相关数据报表预览界面，用户可在数据预览界面中检查导入的数据准确性与完整性。</w:t>
            </w:r>
          </w:p>
        </w:tc>
      </w:tr>
      <w:tr w14:paraId="6882E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7902C22C">
            <w:pPr>
              <w:pStyle w:val="30"/>
            </w:pPr>
            <w:r>
              <w:t>10</w:t>
            </w:r>
          </w:p>
        </w:tc>
        <w:tc>
          <w:tcPr>
            <w:tcW w:w="1006" w:type="pct"/>
            <w:vAlign w:val="center"/>
          </w:tcPr>
          <w:p w14:paraId="79E00658">
            <w:pPr>
              <w:pStyle w:val="30"/>
            </w:pPr>
            <w:r>
              <w:t>条件过滤查询</w:t>
            </w:r>
          </w:p>
        </w:tc>
        <w:tc>
          <w:tcPr>
            <w:tcW w:w="1676" w:type="pct"/>
            <w:vAlign w:val="center"/>
          </w:tcPr>
          <w:p w14:paraId="2260619F">
            <w:pPr>
              <w:pStyle w:val="30"/>
            </w:pPr>
            <w:r>
              <w:t>无该功能</w:t>
            </w:r>
          </w:p>
        </w:tc>
        <w:tc>
          <w:tcPr>
            <w:tcW w:w="1858" w:type="pct"/>
            <w:vAlign w:val="center"/>
          </w:tcPr>
          <w:p w14:paraId="668DC9C8">
            <w:pPr>
              <w:pStyle w:val="30"/>
            </w:pPr>
            <w:r>
              <w:t>条件查询可根据年份（2020-2023）、企业类型（央企、地方国企）、标签（“科技创新”“重点工程”）等条件进行数据的快速检索查询。</w:t>
            </w:r>
          </w:p>
        </w:tc>
      </w:tr>
      <w:tr w14:paraId="5F5A2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7FE245AD">
            <w:pPr>
              <w:pStyle w:val="30"/>
            </w:pPr>
            <w:r>
              <w:t>11</w:t>
            </w:r>
          </w:p>
        </w:tc>
        <w:tc>
          <w:tcPr>
            <w:tcW w:w="1006" w:type="pct"/>
            <w:vAlign w:val="center"/>
          </w:tcPr>
          <w:p w14:paraId="2697E7CC">
            <w:pPr>
              <w:pStyle w:val="30"/>
            </w:pPr>
            <w:r>
              <w:t>自定义查询</w:t>
            </w:r>
          </w:p>
        </w:tc>
        <w:tc>
          <w:tcPr>
            <w:tcW w:w="1676" w:type="pct"/>
            <w:vAlign w:val="center"/>
          </w:tcPr>
          <w:p w14:paraId="2CA450F5">
            <w:pPr>
              <w:pStyle w:val="30"/>
            </w:pPr>
            <w:r>
              <w:t>无该功能</w:t>
            </w:r>
          </w:p>
        </w:tc>
        <w:tc>
          <w:tcPr>
            <w:tcW w:w="1858" w:type="pct"/>
            <w:vAlign w:val="center"/>
          </w:tcPr>
          <w:p w14:paraId="36C2844C">
            <w:pPr>
              <w:pStyle w:val="30"/>
            </w:pPr>
            <w:r>
              <w:t>通过自定义查询，用户可根据自身查询的需要自定义选择需要查询的业务指标、企业、数据期间进行数据的查询、展示。</w:t>
            </w:r>
          </w:p>
        </w:tc>
      </w:tr>
      <w:bookmarkEnd w:id="91"/>
    </w:tbl>
    <w:p w14:paraId="1FC0B621">
      <w:pPr>
        <w:ind w:firstLine="480"/>
      </w:pPr>
    </w:p>
    <w:p w14:paraId="3F17C291">
      <w:pPr>
        <w:pStyle w:val="5"/>
        <w:numPr>
          <w:ilvl w:val="3"/>
          <w:numId w:val="0"/>
        </w:numPr>
      </w:pPr>
      <w:r>
        <w:rPr>
          <w:rFonts w:hint="eastAsia" w:cs="宋体"/>
        </w:rPr>
        <w:t xml:space="preserve">4.2.1.9  </w:t>
      </w:r>
      <w:r>
        <w:rPr>
          <w:rFonts w:hint="eastAsia"/>
        </w:rPr>
        <w:t>企业分配事中事后监管子系统</w:t>
      </w:r>
    </w:p>
    <w:p w14:paraId="0D8FFF75">
      <w:pPr>
        <w:pStyle w:val="22"/>
        <w:numPr>
          <w:ilvl w:val="8"/>
          <w:numId w:val="0"/>
        </w:numPr>
        <w:rPr>
          <w:rFonts w:hint="default"/>
        </w:rPr>
      </w:pPr>
      <w:r>
        <w:rPr>
          <w:rFonts w:hint="default" w:cs="Times New Roman"/>
        </w:rPr>
        <w:t xml:space="preserve">表4.21  </w:t>
      </w:r>
      <w:r>
        <w:t>预期目标与现状分析</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
        <w:gridCol w:w="1384"/>
        <w:gridCol w:w="3199"/>
        <w:gridCol w:w="3208"/>
      </w:tblGrid>
      <w:tr w14:paraId="3FCF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tcPr>
          <w:p w14:paraId="6847E99E">
            <w:pPr>
              <w:pStyle w:val="30"/>
            </w:pPr>
            <w:r>
              <w:rPr>
                <w:rFonts w:hint="eastAsia"/>
              </w:rPr>
              <w:t>序号</w:t>
            </w:r>
          </w:p>
        </w:tc>
        <w:tc>
          <w:tcPr>
            <w:tcW w:w="812" w:type="pct"/>
          </w:tcPr>
          <w:p w14:paraId="29DA427E">
            <w:pPr>
              <w:pStyle w:val="30"/>
            </w:pPr>
            <w:r>
              <w:rPr>
                <w:rFonts w:hint="eastAsia"/>
              </w:rPr>
              <w:t>业务/功能</w:t>
            </w:r>
          </w:p>
        </w:tc>
        <w:tc>
          <w:tcPr>
            <w:tcW w:w="1877" w:type="pct"/>
            <w:vAlign w:val="center"/>
          </w:tcPr>
          <w:p w14:paraId="3535AB6C">
            <w:pPr>
              <w:pStyle w:val="30"/>
            </w:pPr>
            <w:r>
              <w:rPr>
                <w:rFonts w:hint="eastAsia"/>
              </w:rPr>
              <w:t>目前现状</w:t>
            </w:r>
          </w:p>
        </w:tc>
        <w:tc>
          <w:tcPr>
            <w:tcW w:w="1882" w:type="pct"/>
            <w:vAlign w:val="center"/>
          </w:tcPr>
          <w:p w14:paraId="66FE2B4B">
            <w:pPr>
              <w:pStyle w:val="30"/>
            </w:pPr>
            <w:r>
              <w:rPr>
                <w:rFonts w:hint="eastAsia"/>
              </w:rPr>
              <w:t>预期目标</w:t>
            </w:r>
          </w:p>
        </w:tc>
      </w:tr>
      <w:tr w14:paraId="5D8F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5" w:hRule="atLeast"/>
          <w:jc w:val="center"/>
        </w:trPr>
        <w:tc>
          <w:tcPr>
            <w:tcW w:w="427" w:type="pct"/>
            <w:vAlign w:val="center"/>
          </w:tcPr>
          <w:p w14:paraId="21F8D418">
            <w:pPr>
              <w:pStyle w:val="30"/>
            </w:pPr>
            <w:r>
              <w:rPr>
                <w:rFonts w:hint="eastAsia"/>
              </w:rPr>
              <w:t>1</w:t>
            </w:r>
          </w:p>
        </w:tc>
        <w:tc>
          <w:tcPr>
            <w:tcW w:w="812" w:type="pct"/>
            <w:vAlign w:val="center"/>
          </w:tcPr>
          <w:p w14:paraId="61ED54B0">
            <w:pPr>
              <w:pStyle w:val="30"/>
            </w:pPr>
            <w:r>
              <w:rPr>
                <w:rFonts w:hint="eastAsia"/>
              </w:rPr>
              <w:t>excel固定报表及浮动行导入</w:t>
            </w:r>
          </w:p>
        </w:tc>
        <w:tc>
          <w:tcPr>
            <w:tcW w:w="1877" w:type="pct"/>
            <w:vAlign w:val="center"/>
          </w:tcPr>
          <w:p w14:paraId="68D6D813">
            <w:pPr>
              <w:pStyle w:val="30"/>
            </w:pPr>
            <w:r>
              <w:rPr>
                <w:rFonts w:hint="eastAsia"/>
              </w:rPr>
              <w:t>无该功能</w:t>
            </w:r>
          </w:p>
        </w:tc>
        <w:tc>
          <w:tcPr>
            <w:tcW w:w="1882" w:type="pct"/>
            <w:vAlign w:val="center"/>
          </w:tcPr>
          <w:p w14:paraId="152C3F93">
            <w:pPr>
              <w:pStyle w:val="30"/>
            </w:pPr>
            <w:r>
              <w:rPr>
                <w:rFonts w:hint="eastAsia"/>
              </w:rPr>
              <w:t>目前现状不能在收入分配年报表任务中，通过系统下载excel标准固定报表模板进行数据填报，将完成后的excel报表数据可通过excel导入功能将数据导入进系统以及可在excel指定浮动行区域进行加行填报，并将浮动行数据导入进系统。</w:t>
            </w:r>
          </w:p>
        </w:tc>
      </w:tr>
      <w:tr w14:paraId="41ABF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6B495FA8">
            <w:pPr>
              <w:pStyle w:val="30"/>
            </w:pPr>
            <w:r>
              <w:rPr>
                <w:rFonts w:hint="eastAsia"/>
              </w:rPr>
              <w:t>2</w:t>
            </w:r>
          </w:p>
        </w:tc>
        <w:tc>
          <w:tcPr>
            <w:tcW w:w="812" w:type="pct"/>
            <w:vAlign w:val="center"/>
          </w:tcPr>
          <w:p w14:paraId="78E799AD">
            <w:pPr>
              <w:pStyle w:val="30"/>
            </w:pPr>
            <w:r>
              <w:rPr>
                <w:rFonts w:hint="eastAsia"/>
              </w:rPr>
              <w:t>薪酬调查审核工具</w:t>
            </w:r>
          </w:p>
        </w:tc>
        <w:tc>
          <w:tcPr>
            <w:tcW w:w="1877" w:type="pct"/>
            <w:vAlign w:val="center"/>
          </w:tcPr>
          <w:p w14:paraId="67FF868B">
            <w:pPr>
              <w:pStyle w:val="30"/>
            </w:pPr>
            <w:r>
              <w:rPr>
                <w:rFonts w:hint="eastAsia"/>
              </w:rPr>
              <w:t>无该功能</w:t>
            </w:r>
          </w:p>
        </w:tc>
        <w:tc>
          <w:tcPr>
            <w:tcW w:w="1882" w:type="pct"/>
            <w:vAlign w:val="center"/>
          </w:tcPr>
          <w:p w14:paraId="50D976B6">
            <w:pPr>
              <w:pStyle w:val="30"/>
            </w:pPr>
            <w:r>
              <w:rPr>
                <w:rFonts w:hint="eastAsia"/>
              </w:rPr>
              <w:t>目前现状不能在收入分配年报表任务中，通过审核工具，对企业线下填报的excel报表数据进行逻辑性审核、合理性审核。通过设置公式和规则，工具可以分析出每户企业填报数据的错误情况及不合理情况，并进行提示，减少人工检查的疏漏性，提高数据检查效率</w:t>
            </w:r>
            <w:r>
              <w:t>‌</w:t>
            </w:r>
            <w:r>
              <w:rPr>
                <w:rFonts w:hint="eastAsia"/>
              </w:rPr>
              <w:t>。</w:t>
            </w:r>
          </w:p>
        </w:tc>
      </w:tr>
      <w:tr w14:paraId="69492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7CA523E8">
            <w:pPr>
              <w:pStyle w:val="30"/>
            </w:pPr>
            <w:r>
              <w:rPr>
                <w:rFonts w:hint="eastAsia"/>
              </w:rPr>
              <w:t>3</w:t>
            </w:r>
          </w:p>
        </w:tc>
        <w:tc>
          <w:tcPr>
            <w:tcW w:w="812" w:type="pct"/>
            <w:vAlign w:val="center"/>
          </w:tcPr>
          <w:p w14:paraId="665F80A7">
            <w:pPr>
              <w:pStyle w:val="30"/>
            </w:pPr>
            <w:r>
              <w:rPr>
                <w:rFonts w:hint="eastAsia"/>
              </w:rPr>
              <w:t>国资快报指标异常波动预警功能</w:t>
            </w:r>
          </w:p>
        </w:tc>
        <w:tc>
          <w:tcPr>
            <w:tcW w:w="1877" w:type="pct"/>
            <w:vAlign w:val="center"/>
          </w:tcPr>
          <w:p w14:paraId="78D76CCB">
            <w:pPr>
              <w:pStyle w:val="30"/>
            </w:pPr>
            <w:r>
              <w:rPr>
                <w:rFonts w:hint="eastAsia"/>
              </w:rPr>
              <w:t>对于企业月度数据工效不匹配情况、人数、人均工资波动异常情况，现阶段没有通过弹窗提醒方式提醒企业用户，提醒企业及时监控异常情况，并填报造成波动数据的情况说明，并对情况说明进行导出。</w:t>
            </w:r>
          </w:p>
        </w:tc>
        <w:tc>
          <w:tcPr>
            <w:tcW w:w="1882" w:type="pct"/>
            <w:vAlign w:val="center"/>
          </w:tcPr>
          <w:p w14:paraId="7B7597B0">
            <w:pPr>
              <w:pStyle w:val="30"/>
            </w:pPr>
            <w:r>
              <w:rPr>
                <w:rFonts w:hint="eastAsia"/>
              </w:rPr>
              <w:t>对于企业月度数据工效不匹配情况、人数、人均工资波动异常情况，企业未及时上报原因，依据国资监管要求，预期完善企业用户上报说明方式，新增了通过弹窗提醒方式提醒企业用户，提醒企业及时监控异常情况，并填报造成波动数据的情况说明，并对情况说明进行导出。</w:t>
            </w:r>
          </w:p>
        </w:tc>
      </w:tr>
      <w:tr w14:paraId="7ADB5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35D6CF36">
            <w:pPr>
              <w:pStyle w:val="30"/>
            </w:pPr>
            <w:r>
              <w:rPr>
                <w:rFonts w:hint="eastAsia"/>
              </w:rPr>
              <w:t>4</w:t>
            </w:r>
          </w:p>
        </w:tc>
        <w:tc>
          <w:tcPr>
            <w:tcW w:w="812" w:type="pct"/>
            <w:vAlign w:val="center"/>
          </w:tcPr>
          <w:p w14:paraId="0CD81300">
            <w:pPr>
              <w:pStyle w:val="30"/>
            </w:pPr>
            <w:r>
              <w:rPr>
                <w:rFonts w:hint="eastAsia"/>
              </w:rPr>
              <w:t>智能分析底稿模板</w:t>
            </w:r>
          </w:p>
        </w:tc>
        <w:tc>
          <w:tcPr>
            <w:tcW w:w="1877" w:type="pct"/>
            <w:vAlign w:val="center"/>
          </w:tcPr>
          <w:p w14:paraId="585DAC4F">
            <w:pPr>
              <w:pStyle w:val="30"/>
            </w:pPr>
            <w:r>
              <w:rPr>
                <w:rFonts w:hint="eastAsia"/>
              </w:rPr>
              <w:t>现阶段没有excel数据底稿亮灯规则调整、完善企业规范简称及分类排序、分类合计，追加经济效益指标列，职工人工成本总额及平均人数信息等，word文字生成报告部分，完善财务指标表表格及文字，工效同比偏离较大对比表。</w:t>
            </w:r>
          </w:p>
        </w:tc>
        <w:tc>
          <w:tcPr>
            <w:tcW w:w="1882" w:type="pct"/>
            <w:vAlign w:val="center"/>
          </w:tcPr>
          <w:p w14:paraId="1CA82D37">
            <w:pPr>
              <w:pStyle w:val="30"/>
            </w:pPr>
            <w:r>
              <w:rPr>
                <w:rFonts w:hint="eastAsia"/>
              </w:rPr>
              <w:t>根据国资委要求对监管企业职工人工成本自动化生成报告进行完善，系统可通过系统界面左侧菜单栏传输按钮，选择“数据导出(监管企业职工人工成本报告)”,进行导出智能分析底稿模板，系统导出的模板涉及完善并新增内容包括：excel数据底稿亮灯规则调整、完善企业规范简称及分类排序、分类合计，追加经济效益指标列，职工人工成本总额及平均人数信息等，word文字生成报告部分，完善财务指标表表格及文字，工效同比偏离较大情况表。</w:t>
            </w:r>
          </w:p>
        </w:tc>
      </w:tr>
      <w:tr w14:paraId="4AFFB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4C31203E">
            <w:pPr>
              <w:pStyle w:val="30"/>
            </w:pPr>
            <w:r>
              <w:rPr>
                <w:rFonts w:hint="eastAsia"/>
              </w:rPr>
              <w:t>5</w:t>
            </w:r>
          </w:p>
        </w:tc>
        <w:tc>
          <w:tcPr>
            <w:tcW w:w="812" w:type="pct"/>
            <w:vAlign w:val="center"/>
          </w:tcPr>
          <w:p w14:paraId="13AEBC46">
            <w:pPr>
              <w:pStyle w:val="30"/>
            </w:pPr>
            <w:r>
              <w:rPr>
                <w:rFonts w:hint="eastAsia"/>
              </w:rPr>
              <w:t>人工成本预算统计功能</w:t>
            </w:r>
          </w:p>
        </w:tc>
        <w:tc>
          <w:tcPr>
            <w:tcW w:w="1877" w:type="pct"/>
            <w:vAlign w:val="center"/>
          </w:tcPr>
          <w:p w14:paraId="3179836D">
            <w:pPr>
              <w:pStyle w:val="30"/>
            </w:pPr>
            <w:r>
              <w:rPr>
                <w:rFonts w:hint="eastAsia"/>
              </w:rPr>
              <w:t>无该功能</w:t>
            </w:r>
          </w:p>
        </w:tc>
        <w:tc>
          <w:tcPr>
            <w:tcW w:w="1882" w:type="pct"/>
            <w:vAlign w:val="center"/>
          </w:tcPr>
          <w:p w14:paraId="1DB3B6B4">
            <w:pPr>
              <w:pStyle w:val="30"/>
            </w:pPr>
            <w:r>
              <w:rPr>
                <w:rFonts w:hint="eastAsia"/>
              </w:rPr>
              <w:t>根据上海市国资委对人工成本预算统计工作的需求，新建人工成本预算统计功能，用于2025年度上海市国有企业人工成本预算报表数据的导入、审核、采集。主要建设内容包括：</w:t>
            </w:r>
          </w:p>
          <w:p w14:paraId="1274E385">
            <w:pPr>
              <w:pStyle w:val="30"/>
            </w:pPr>
            <w:r>
              <w:rPr>
                <w:rFonts w:hint="eastAsia"/>
              </w:rPr>
              <w:t>1. 人工成本预算任务：新建“2025年人工成本预算”的数据申报任务，根据2025年度人工成本预算报表内容需求，任务包含“企业封面表”、“人工成本预算表（汇总）”、“人工成本预算表（母公司/子企业）”共计3张数据报表。</w:t>
            </w:r>
          </w:p>
          <w:p w14:paraId="29492DC6">
            <w:pPr>
              <w:pStyle w:val="30"/>
            </w:pPr>
            <w:r>
              <w:rPr>
                <w:rFonts w:hint="eastAsia"/>
              </w:rPr>
              <w:t>2. 审核规则：根据2025年人工成本预算审核要求，新建数据审核规则约66个。通过审核规则功能，可对数据进行报表内部勾稽关系审核及报表间勾稽关系审核，确保上报数据的准确性。</w:t>
            </w:r>
          </w:p>
          <w:p w14:paraId="776DD134">
            <w:pPr>
              <w:pStyle w:val="30"/>
            </w:pPr>
            <w:r>
              <w:rPr>
                <w:rFonts w:hint="eastAsia"/>
              </w:rPr>
              <w:t>3. 功能测试：对新增的各项内容进行功能性测试，确保功能的正常使用。</w:t>
            </w:r>
          </w:p>
        </w:tc>
      </w:tr>
      <w:tr w14:paraId="1C2FA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4EC2086A">
            <w:pPr>
              <w:pStyle w:val="30"/>
            </w:pPr>
            <w:r>
              <w:rPr>
                <w:rFonts w:hint="eastAsia"/>
              </w:rPr>
              <w:t>6</w:t>
            </w:r>
          </w:p>
        </w:tc>
        <w:tc>
          <w:tcPr>
            <w:tcW w:w="812" w:type="pct"/>
            <w:vAlign w:val="center"/>
          </w:tcPr>
          <w:p w14:paraId="04C9A89F">
            <w:pPr>
              <w:pStyle w:val="30"/>
            </w:pPr>
            <w:r>
              <w:rPr>
                <w:rFonts w:hint="eastAsia"/>
              </w:rPr>
              <w:t>人工成本执行定报统计功能</w:t>
            </w:r>
          </w:p>
        </w:tc>
        <w:tc>
          <w:tcPr>
            <w:tcW w:w="1877" w:type="pct"/>
            <w:vAlign w:val="center"/>
          </w:tcPr>
          <w:p w14:paraId="475694A2">
            <w:pPr>
              <w:pStyle w:val="30"/>
            </w:pPr>
            <w:r>
              <w:rPr>
                <w:rFonts w:hint="eastAsia"/>
              </w:rPr>
              <w:t>无该功能</w:t>
            </w:r>
          </w:p>
        </w:tc>
        <w:tc>
          <w:tcPr>
            <w:tcW w:w="1882" w:type="pct"/>
            <w:vAlign w:val="center"/>
          </w:tcPr>
          <w:p w14:paraId="5F90DF85">
            <w:pPr>
              <w:pStyle w:val="30"/>
            </w:pPr>
            <w:r>
              <w:rPr>
                <w:rFonts w:hint="eastAsia"/>
              </w:rPr>
              <w:t>根据上海市国资委对人工成本执行定报统计工作的需求，新建人工成本执行定报统计功能，用于2025年度上海市国有企业人工成本执行定报数据的填报、审核、采集。主要建设内容包括：</w:t>
            </w:r>
          </w:p>
          <w:p w14:paraId="53DBD4E5">
            <w:pPr>
              <w:pStyle w:val="30"/>
            </w:pPr>
            <w:r>
              <w:rPr>
                <w:rFonts w:hint="eastAsia"/>
              </w:rPr>
              <w:t>1. 人工成本执行定报任务：新建“2025年人工成本执行定报”的数据申报任务，根据2025年度人工成本执行定报表内容需求，任务包含“企业基本信息”、“人工成本执行情况定报”、“人工成本执行情况定报（汇总）”共计3张数据报表。</w:t>
            </w:r>
          </w:p>
          <w:p w14:paraId="33833E64">
            <w:pPr>
              <w:pStyle w:val="30"/>
            </w:pPr>
            <w:r>
              <w:rPr>
                <w:rFonts w:hint="eastAsia"/>
              </w:rPr>
              <w:t>2. 提取方案：根据根据2025年度人工成本执行定报表数据的填报要求，新建数据提取方案4个。通过提取方案，提取预算（月报用）、提取预算（季报用）、提取预算（半年报用）、提取本年报数据。</w:t>
            </w:r>
          </w:p>
          <w:p w14:paraId="4CFD5D11">
            <w:pPr>
              <w:pStyle w:val="30"/>
            </w:pPr>
            <w:r>
              <w:rPr>
                <w:rFonts w:hint="eastAsia"/>
              </w:rPr>
              <w:t>3. 审核规则：根据2025年人工成本执行定报审核要求，新建数据审核规则约629个。通过审核规则功能，可对数据进行报表内部勾稽关系审核及报表间勾稽关系审核，确保上报数据的准确性。</w:t>
            </w:r>
          </w:p>
          <w:p w14:paraId="2EE82DBE">
            <w:pPr>
              <w:pStyle w:val="30"/>
            </w:pPr>
            <w:r>
              <w:rPr>
                <w:rFonts w:hint="eastAsia"/>
              </w:rPr>
              <w:t>4. 功能测试：对新增的各项内容进行功能性测试，确保功能的正常使用。</w:t>
            </w:r>
          </w:p>
        </w:tc>
      </w:tr>
      <w:tr w14:paraId="2A76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6A2662DF">
            <w:pPr>
              <w:pStyle w:val="30"/>
            </w:pPr>
            <w:r>
              <w:rPr>
                <w:rFonts w:hint="eastAsia"/>
              </w:rPr>
              <w:t>7</w:t>
            </w:r>
          </w:p>
        </w:tc>
        <w:tc>
          <w:tcPr>
            <w:tcW w:w="812" w:type="pct"/>
            <w:vAlign w:val="center"/>
          </w:tcPr>
          <w:p w14:paraId="5DABF33B">
            <w:pPr>
              <w:pStyle w:val="30"/>
            </w:pPr>
            <w:r>
              <w:rPr>
                <w:rFonts w:hint="eastAsia"/>
              </w:rPr>
              <w:t>收入分配年报表统计功能</w:t>
            </w:r>
          </w:p>
        </w:tc>
        <w:tc>
          <w:tcPr>
            <w:tcW w:w="1877" w:type="pct"/>
            <w:vAlign w:val="center"/>
          </w:tcPr>
          <w:p w14:paraId="289EFFB1">
            <w:pPr>
              <w:pStyle w:val="30"/>
            </w:pPr>
            <w:r>
              <w:rPr>
                <w:rFonts w:hint="eastAsia"/>
              </w:rPr>
              <w:t>无该功能</w:t>
            </w:r>
          </w:p>
        </w:tc>
        <w:tc>
          <w:tcPr>
            <w:tcW w:w="1882" w:type="pct"/>
            <w:vAlign w:val="center"/>
          </w:tcPr>
          <w:p w14:paraId="76C3FA4C">
            <w:pPr>
              <w:pStyle w:val="30"/>
            </w:pPr>
            <w:r>
              <w:rPr>
                <w:rFonts w:hint="eastAsia"/>
              </w:rPr>
              <w:t>根据上海市国资委对收入分配年报表统计工作的需求，新建收入分配年报表统计功能，用于2024年度上海市国有企业收入分配年报表数据的填报、审核、采集。主要建设内容包括：</w:t>
            </w:r>
          </w:p>
          <w:p w14:paraId="57661D02">
            <w:pPr>
              <w:pStyle w:val="30"/>
            </w:pPr>
            <w:r>
              <w:rPr>
                <w:rFonts w:hint="eastAsia"/>
              </w:rPr>
              <w:t>1. 收入分配年报表任务：新建“2024年收入分配年报表”的数据申报任务，根据2024年度收入分配年报表内容需求，任务包含“企业编码信息”、“职工薪酬相关信息”、“收入分配年报集团总部和本市子企业补充表”、“集团总部（国资委直接出资）职工薪酬”、“子企业职工薪酬”、“港澳台及国外子企业-国内派遣”等约9张数据报表。</w:t>
            </w:r>
          </w:p>
          <w:p w14:paraId="0373C90C">
            <w:pPr>
              <w:pStyle w:val="30"/>
            </w:pPr>
            <w:r>
              <w:rPr>
                <w:rFonts w:hint="eastAsia"/>
              </w:rPr>
              <w:t>2. 提取方案：根据根据2024年收入分配年报表数据的填报要求，新建数据提取方案2个。通过提取方案，提取上年年报数据，提取封面。</w:t>
            </w:r>
          </w:p>
          <w:p w14:paraId="0BF47361">
            <w:pPr>
              <w:pStyle w:val="30"/>
            </w:pPr>
            <w:r>
              <w:rPr>
                <w:rFonts w:hint="eastAsia"/>
              </w:rPr>
              <w:t>3. 审核规则：根据2024年收入分配年报表审核要求，新建数据审核规则约931个。通过审核规则功能，可对数据进行报表内部勾稽关系审核及报表间勾稽关系审核，确保上报数据的准确性。</w:t>
            </w:r>
          </w:p>
          <w:p w14:paraId="3BFB158C">
            <w:pPr>
              <w:pStyle w:val="30"/>
            </w:pPr>
            <w:r>
              <w:rPr>
                <w:rFonts w:hint="eastAsia"/>
              </w:rPr>
              <w:t>4. 功能测试：对新增的各项内容进行功能性测试，确保功能的正常使用。</w:t>
            </w:r>
          </w:p>
        </w:tc>
      </w:tr>
      <w:tr w14:paraId="71089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1DA8048A">
            <w:pPr>
              <w:pStyle w:val="30"/>
            </w:pPr>
            <w:r>
              <w:rPr>
                <w:rFonts w:hint="eastAsia"/>
              </w:rPr>
              <w:t>8</w:t>
            </w:r>
          </w:p>
        </w:tc>
        <w:tc>
          <w:tcPr>
            <w:tcW w:w="812" w:type="pct"/>
            <w:vAlign w:val="center"/>
          </w:tcPr>
          <w:p w14:paraId="51C2D66F">
            <w:pPr>
              <w:pStyle w:val="30"/>
            </w:pPr>
            <w:r>
              <w:rPr>
                <w:rFonts w:hint="eastAsia"/>
              </w:rPr>
              <w:t>国务院薪酬调查统计功能</w:t>
            </w:r>
          </w:p>
        </w:tc>
        <w:tc>
          <w:tcPr>
            <w:tcW w:w="1877" w:type="pct"/>
            <w:vAlign w:val="center"/>
          </w:tcPr>
          <w:p w14:paraId="3AA931EC">
            <w:pPr>
              <w:pStyle w:val="30"/>
            </w:pPr>
            <w:r>
              <w:rPr>
                <w:rFonts w:hint="eastAsia"/>
              </w:rPr>
              <w:t>无该功能</w:t>
            </w:r>
          </w:p>
        </w:tc>
        <w:tc>
          <w:tcPr>
            <w:tcW w:w="1882" w:type="pct"/>
            <w:vAlign w:val="center"/>
          </w:tcPr>
          <w:p w14:paraId="07ECFD29">
            <w:pPr>
              <w:pStyle w:val="30"/>
            </w:pPr>
            <w:r>
              <w:rPr>
                <w:rFonts w:hint="eastAsia"/>
              </w:rPr>
              <w:t>根据上海市国资委对国务院薪酬调查统计工作的需求，新建国务院薪酬调查统计功能，用于2025年度上海市国有企业国务院薪酬调查数据的填报、审核、采集。主要建设内容包括：</w:t>
            </w:r>
          </w:p>
          <w:p w14:paraId="29B8B9E1">
            <w:pPr>
              <w:pStyle w:val="30"/>
            </w:pPr>
            <w:r>
              <w:rPr>
                <w:rFonts w:hint="eastAsia"/>
              </w:rPr>
              <w:t>1. 国务院薪酬调查任务：新建“2025年国务院薪酬调查”的数据申报任务，根据2025年度国务院薪酬调查内容需求，任务包含“企业编码信息”、“职工薪酬相关信息”、“集团总部（国资委直接出资）职工薪酬”、“子企业职工薪酬”、“港澳台及国外子企业-国内派遣”等约7张数据报表。</w:t>
            </w:r>
          </w:p>
          <w:p w14:paraId="2EBFB81E">
            <w:pPr>
              <w:pStyle w:val="30"/>
            </w:pPr>
            <w:r>
              <w:rPr>
                <w:rFonts w:hint="eastAsia"/>
              </w:rPr>
              <w:t>2. 提取方案：根据根据2025年国务院薪酬调查的填报要求，新建数据提取方案3个。通过提取方案，提取封面数据、提取上年数据、提取年报数据。</w:t>
            </w:r>
          </w:p>
          <w:p w14:paraId="0C072667">
            <w:pPr>
              <w:pStyle w:val="30"/>
            </w:pPr>
            <w:r>
              <w:rPr>
                <w:rFonts w:hint="eastAsia"/>
              </w:rPr>
              <w:t>3. 审核规则：根据2025年国务院薪酬调查审核要求，新建数据审核规则约923个。通过审核规则功能，可对数据进行报表内部勾稽关系审核及报表间勾稽关系审核，确保上报数据的准确性。</w:t>
            </w:r>
          </w:p>
          <w:p w14:paraId="0958E62F">
            <w:pPr>
              <w:pStyle w:val="30"/>
            </w:pPr>
            <w:r>
              <w:rPr>
                <w:rFonts w:hint="eastAsia"/>
              </w:rPr>
              <w:t>4. 数据目录：国务院国资委发布的薪酬调查汇总指标实现对接和数据导入，将报表数据进行格式转换并导出整理审核，并上传国务院国资委平台系统。</w:t>
            </w:r>
          </w:p>
          <w:p w14:paraId="3283455C">
            <w:pPr>
              <w:pStyle w:val="30"/>
            </w:pPr>
            <w:r>
              <w:rPr>
                <w:rFonts w:hint="eastAsia"/>
              </w:rPr>
              <w:t>5. 功能测试：对新增的各项内容进行功能性测试，确保功能的正常使用。</w:t>
            </w:r>
          </w:p>
        </w:tc>
      </w:tr>
      <w:tr w14:paraId="07C29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723B0B13">
            <w:pPr>
              <w:pStyle w:val="30"/>
            </w:pPr>
            <w:r>
              <w:rPr>
                <w:rFonts w:hint="eastAsia"/>
              </w:rPr>
              <w:t>9</w:t>
            </w:r>
          </w:p>
        </w:tc>
        <w:tc>
          <w:tcPr>
            <w:tcW w:w="812" w:type="pct"/>
            <w:vAlign w:val="center"/>
          </w:tcPr>
          <w:p w14:paraId="5E24CEF6">
            <w:pPr>
              <w:pStyle w:val="30"/>
            </w:pPr>
            <w:r>
              <w:rPr>
                <w:rFonts w:hint="eastAsia"/>
              </w:rPr>
              <w:t>工资效益联动评价表统计功能</w:t>
            </w:r>
          </w:p>
        </w:tc>
        <w:tc>
          <w:tcPr>
            <w:tcW w:w="1877" w:type="pct"/>
            <w:vAlign w:val="center"/>
          </w:tcPr>
          <w:p w14:paraId="4524A555">
            <w:pPr>
              <w:pStyle w:val="30"/>
            </w:pPr>
            <w:r>
              <w:rPr>
                <w:rFonts w:hint="eastAsia"/>
              </w:rPr>
              <w:t>无该功能</w:t>
            </w:r>
          </w:p>
        </w:tc>
        <w:tc>
          <w:tcPr>
            <w:tcW w:w="1882" w:type="pct"/>
            <w:vAlign w:val="center"/>
          </w:tcPr>
          <w:p w14:paraId="29E79249">
            <w:pPr>
              <w:pStyle w:val="30"/>
            </w:pPr>
            <w:r>
              <w:rPr>
                <w:rFonts w:hint="eastAsia"/>
              </w:rPr>
              <w:t>根据上海市国资委对工资效益联动评价表统计工作的需求，新建工资效益联动评价表统计功能，用于上海市国有企业工资效益联动评价表数据的填报、审核、采集。主要建设内容包括：</w:t>
            </w:r>
          </w:p>
          <w:p w14:paraId="33E3BD48">
            <w:pPr>
              <w:pStyle w:val="30"/>
            </w:pPr>
            <w:r>
              <w:rPr>
                <w:rFonts w:hint="eastAsia"/>
              </w:rPr>
              <w:t>1. 工资效益联动评价表任务：新建“2024年工资总额清算”、“2025年工资总额预算”的数据申报任务，根据工资效益联动评价表内容需求，任务包含“企业基本信息”、“工资总额清算表（竞争或金融类、总部）”、“工资总额清算表（竞争或金融类、单户表）”、“工资总额清算表（功能保障类、总部）”等约18张数据报表。</w:t>
            </w:r>
          </w:p>
          <w:p w14:paraId="42E146ED">
            <w:pPr>
              <w:pStyle w:val="30"/>
            </w:pPr>
            <w:r>
              <w:rPr>
                <w:rFonts w:hint="eastAsia"/>
              </w:rPr>
              <w:t>2. 提取方案：根据工资效益联动评价表的填报要求，新建数据提取方案3个。通过提取方案，提取封面数据、提取上年数据、提取本年数据。</w:t>
            </w:r>
          </w:p>
          <w:p w14:paraId="576ACEC8">
            <w:pPr>
              <w:pStyle w:val="30"/>
            </w:pPr>
            <w:r>
              <w:rPr>
                <w:rFonts w:hint="eastAsia"/>
              </w:rPr>
              <w:t>3. 审核规则：根据2025年国务院薪酬调查审核要求，新建数据审核规则约853个。通过审核规则功能，可对数据进行报表内部勾稽关系审核及报表间勾稽关系审核，确保上报数据的准确性。</w:t>
            </w:r>
          </w:p>
          <w:p w14:paraId="378BC2F2">
            <w:pPr>
              <w:pStyle w:val="30"/>
            </w:pPr>
            <w:r>
              <w:rPr>
                <w:rFonts w:hint="eastAsia"/>
              </w:rPr>
              <w:t>4. 功能测试：对新增的各项内容进行功能性测试，确保功能的正常使用。</w:t>
            </w:r>
          </w:p>
        </w:tc>
      </w:tr>
      <w:tr w14:paraId="6BB1C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4EBA9EFE">
            <w:pPr>
              <w:pStyle w:val="30"/>
            </w:pPr>
            <w:r>
              <w:rPr>
                <w:rFonts w:hint="eastAsia"/>
              </w:rPr>
              <w:t>10</w:t>
            </w:r>
          </w:p>
        </w:tc>
        <w:tc>
          <w:tcPr>
            <w:tcW w:w="812" w:type="pct"/>
            <w:vAlign w:val="center"/>
          </w:tcPr>
          <w:p w14:paraId="687255A8">
            <w:pPr>
              <w:pStyle w:val="30"/>
            </w:pPr>
            <w:r>
              <w:rPr>
                <w:rFonts w:hint="eastAsia"/>
              </w:rPr>
              <w:t>人工成本情况表统计功能</w:t>
            </w:r>
          </w:p>
        </w:tc>
        <w:tc>
          <w:tcPr>
            <w:tcW w:w="1877" w:type="pct"/>
            <w:vAlign w:val="center"/>
          </w:tcPr>
          <w:p w14:paraId="054CF0A4">
            <w:pPr>
              <w:pStyle w:val="30"/>
            </w:pPr>
            <w:r>
              <w:rPr>
                <w:rFonts w:hint="eastAsia"/>
              </w:rPr>
              <w:t>无该功能</w:t>
            </w:r>
          </w:p>
        </w:tc>
        <w:tc>
          <w:tcPr>
            <w:tcW w:w="1882" w:type="pct"/>
            <w:vAlign w:val="center"/>
          </w:tcPr>
          <w:p w14:paraId="73B8788D">
            <w:pPr>
              <w:pStyle w:val="30"/>
            </w:pPr>
            <w:r>
              <w:rPr>
                <w:rFonts w:hint="eastAsia"/>
              </w:rPr>
              <w:t>根据上海市国资委对人工成本情况表统计工作的需求，新建人工成本情况表统计功能，用于2024年上海市国有企业人工成本情况表数据的填报、审核、采集。主要建设内容包括：</w:t>
            </w:r>
          </w:p>
          <w:p w14:paraId="06F5A32D">
            <w:pPr>
              <w:pStyle w:val="30"/>
            </w:pPr>
            <w:r>
              <w:rPr>
                <w:rFonts w:hint="eastAsia"/>
              </w:rPr>
              <w:t>1. 人工成本情况表任务：新建“2024年人工成本情况表”的数据申报任务，根据工资效益联动评价表内容需求，任务包含“封面表”、“人力资源情况表（企财09表）”、“工资总额清算表（竞争或金融类、单户表）”、“人工成本主要分析指标表（计算机自动生成）”共3张数据报表。</w:t>
            </w:r>
          </w:p>
          <w:p w14:paraId="1881A2D5">
            <w:pPr>
              <w:pStyle w:val="30"/>
            </w:pPr>
            <w:r>
              <w:rPr>
                <w:rFonts w:hint="eastAsia"/>
              </w:rPr>
              <w:t>2. 数据转换方案：整理和上传人工成本情况数据，从国有企业财务决算任务中传输相关数据。</w:t>
            </w:r>
          </w:p>
          <w:p w14:paraId="405082AC">
            <w:pPr>
              <w:pStyle w:val="30"/>
            </w:pPr>
            <w:r>
              <w:rPr>
                <w:rFonts w:hint="eastAsia"/>
              </w:rPr>
              <w:t>3.. 功能测试：对新增的各项内容进行功能性测试，确保功能的正常使用。</w:t>
            </w:r>
          </w:p>
        </w:tc>
      </w:tr>
      <w:tr w14:paraId="54947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1EAA4F81">
            <w:pPr>
              <w:pStyle w:val="30"/>
            </w:pPr>
            <w:r>
              <w:rPr>
                <w:rFonts w:hint="eastAsia"/>
              </w:rPr>
              <w:t>11</w:t>
            </w:r>
          </w:p>
        </w:tc>
        <w:tc>
          <w:tcPr>
            <w:tcW w:w="812" w:type="pct"/>
            <w:vAlign w:val="center"/>
          </w:tcPr>
          <w:p w14:paraId="06B8BA72">
            <w:pPr>
              <w:pStyle w:val="30"/>
            </w:pPr>
            <w:r>
              <w:rPr>
                <w:rFonts w:hint="eastAsia"/>
              </w:rPr>
              <w:t>人工成本月报表统计功能</w:t>
            </w:r>
          </w:p>
        </w:tc>
        <w:tc>
          <w:tcPr>
            <w:tcW w:w="1877" w:type="pct"/>
            <w:vAlign w:val="center"/>
          </w:tcPr>
          <w:p w14:paraId="77D54BD3">
            <w:pPr>
              <w:pStyle w:val="30"/>
            </w:pPr>
            <w:r>
              <w:rPr>
                <w:rFonts w:hint="eastAsia"/>
              </w:rPr>
              <w:t>无该功能</w:t>
            </w:r>
          </w:p>
        </w:tc>
        <w:tc>
          <w:tcPr>
            <w:tcW w:w="1882" w:type="pct"/>
            <w:vAlign w:val="center"/>
          </w:tcPr>
          <w:p w14:paraId="4CCAE87E">
            <w:pPr>
              <w:pStyle w:val="30"/>
            </w:pPr>
            <w:r>
              <w:rPr>
                <w:rFonts w:hint="eastAsia"/>
              </w:rPr>
              <w:t>根据上海市国资委对人工成本月报表统计工作的需求，新建人工成本月报表统计功能，用于2025年上海市国有企业人工成本月报表数据的导入、审核、采集。主要建设内容包括：</w:t>
            </w:r>
          </w:p>
          <w:p w14:paraId="1F4619F2">
            <w:pPr>
              <w:pStyle w:val="30"/>
            </w:pPr>
            <w:r>
              <w:rPr>
                <w:rFonts w:hint="eastAsia"/>
              </w:rPr>
              <w:t>1. 人工成本月报表任务：新建“2025年人工成本月报表”的数据申报任务，根据人工成本月报表内容需求，任务包含“封面表”、“快报同环比对比（其他经济指标）”、“快报同环比对比（其他经济指标合并）”共3张数据报表。</w:t>
            </w:r>
          </w:p>
          <w:p w14:paraId="5F5E092B">
            <w:pPr>
              <w:pStyle w:val="30"/>
            </w:pPr>
            <w:r>
              <w:rPr>
                <w:rFonts w:hint="eastAsia"/>
              </w:rPr>
              <w:t>2. 审核规则：根据2025年人工成本月报表审核要求，新建数据审核规则约100个。通过审核规则功能，可对数据进行报表内部勾稽关系审核及报表间勾稽关系审核，确保上报数据的准确性。</w:t>
            </w:r>
          </w:p>
          <w:p w14:paraId="35928F90">
            <w:pPr>
              <w:pStyle w:val="30"/>
            </w:pPr>
            <w:r>
              <w:rPr>
                <w:rFonts w:hint="eastAsia"/>
              </w:rPr>
              <w:t>3、数据转换方案：树形建设、3张报表数据转换对接、根据月报数据按照分析模板生成相应报告并发布，主要目的是将月报数据进行分类分析，掌握监管企业各集团工资总额月度变化情况。</w:t>
            </w:r>
          </w:p>
          <w:p w14:paraId="529A5217">
            <w:pPr>
              <w:pStyle w:val="30"/>
            </w:pPr>
            <w:r>
              <w:rPr>
                <w:rFonts w:hint="eastAsia"/>
              </w:rPr>
              <w:t>4. 校验优化：将财务预算、月报数据接入收入分配，根据审核要求，强化审核要点，简化审核步骤，设置审核校验 ，提示审核内容，导出审核结果</w:t>
            </w:r>
          </w:p>
          <w:p w14:paraId="054C20D7">
            <w:pPr>
              <w:pStyle w:val="30"/>
            </w:pPr>
            <w:r>
              <w:rPr>
                <w:rFonts w:hint="eastAsia"/>
              </w:rPr>
              <w:t>5.. 功能测试：对新增的各项内容进行功能性测试，确保功能的正常使用。</w:t>
            </w:r>
          </w:p>
        </w:tc>
      </w:tr>
      <w:tr w14:paraId="27C6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5F51A09B">
            <w:pPr>
              <w:pStyle w:val="30"/>
            </w:pPr>
            <w:r>
              <w:rPr>
                <w:rFonts w:hint="eastAsia"/>
              </w:rPr>
              <w:t>12</w:t>
            </w:r>
          </w:p>
        </w:tc>
        <w:tc>
          <w:tcPr>
            <w:tcW w:w="812" w:type="pct"/>
            <w:vAlign w:val="center"/>
          </w:tcPr>
          <w:p w14:paraId="598B375E">
            <w:pPr>
              <w:pStyle w:val="30"/>
            </w:pPr>
            <w:r>
              <w:rPr>
                <w:rFonts w:hint="eastAsia"/>
              </w:rPr>
              <w:t>快速查询模板功能</w:t>
            </w:r>
          </w:p>
        </w:tc>
        <w:tc>
          <w:tcPr>
            <w:tcW w:w="1877" w:type="pct"/>
            <w:vAlign w:val="center"/>
          </w:tcPr>
          <w:p w14:paraId="4CD801EA">
            <w:pPr>
              <w:pStyle w:val="30"/>
            </w:pPr>
            <w:r>
              <w:rPr>
                <w:rFonts w:hint="eastAsia"/>
              </w:rPr>
              <w:t>无该功能</w:t>
            </w:r>
          </w:p>
        </w:tc>
        <w:tc>
          <w:tcPr>
            <w:tcW w:w="1882" w:type="pct"/>
            <w:vAlign w:val="center"/>
          </w:tcPr>
          <w:p w14:paraId="15CE5603">
            <w:pPr>
              <w:pStyle w:val="30"/>
            </w:pPr>
            <w:r>
              <w:rPr>
                <w:rFonts w:hint="eastAsia"/>
              </w:rPr>
              <w:t>根据要求对系统中已有数据进行抓取、汇总并制作相应的分析报表查询模板，具体分析报表包括但不限于历年基数与据实列支的项目情况表、清算评价表、收入分配情况分析报告附表，企业树形表通过打标签形式制作快速查询模板表（无人，特殊单列类型，是否纳入,特殊企业情况等等）。</w:t>
            </w:r>
          </w:p>
        </w:tc>
      </w:tr>
      <w:tr w14:paraId="08D9B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01B95898">
            <w:pPr>
              <w:pStyle w:val="30"/>
            </w:pPr>
            <w:r>
              <w:rPr>
                <w:rFonts w:hint="eastAsia"/>
              </w:rPr>
              <w:t>13</w:t>
            </w:r>
          </w:p>
        </w:tc>
        <w:tc>
          <w:tcPr>
            <w:tcW w:w="812" w:type="pct"/>
            <w:vAlign w:val="center"/>
          </w:tcPr>
          <w:p w14:paraId="3E886129">
            <w:pPr>
              <w:pStyle w:val="30"/>
            </w:pPr>
            <w:r>
              <w:rPr>
                <w:rFonts w:hint="eastAsia"/>
              </w:rPr>
              <w:t>预算偏离度预警</w:t>
            </w:r>
          </w:p>
        </w:tc>
        <w:tc>
          <w:tcPr>
            <w:tcW w:w="1877" w:type="pct"/>
            <w:vAlign w:val="center"/>
          </w:tcPr>
          <w:p w14:paraId="1104469B">
            <w:pPr>
              <w:pStyle w:val="30"/>
            </w:pPr>
            <w:r>
              <w:rPr>
                <w:rFonts w:hint="eastAsia"/>
              </w:rPr>
              <w:t>现阶段系统没有月度快报数据与预算数据相关计算内容。</w:t>
            </w:r>
          </w:p>
        </w:tc>
        <w:tc>
          <w:tcPr>
            <w:tcW w:w="1882" w:type="pct"/>
            <w:vAlign w:val="center"/>
          </w:tcPr>
          <w:p w14:paraId="6C155138">
            <w:pPr>
              <w:pStyle w:val="30"/>
            </w:pPr>
            <w:r>
              <w:rPr>
                <w:rFonts w:hint="eastAsia"/>
              </w:rPr>
              <w:t>需要完善数据预警机制，保障委内业务监管需求。提升收入分配体系的预警预判能力，建立预警闭环管理机制，新增了将月度快报数据与预算数据相结合，计算每月执行率情况，设置审核公式，对预算执行偏离度较大的企业进行提醒。</w:t>
            </w:r>
          </w:p>
        </w:tc>
      </w:tr>
      <w:tr w14:paraId="2C1C5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228BB02F">
            <w:pPr>
              <w:pStyle w:val="30"/>
            </w:pPr>
            <w:r>
              <w:rPr>
                <w:rFonts w:hint="eastAsia"/>
              </w:rPr>
              <w:t>14</w:t>
            </w:r>
          </w:p>
        </w:tc>
        <w:tc>
          <w:tcPr>
            <w:tcW w:w="812" w:type="pct"/>
            <w:vAlign w:val="center"/>
          </w:tcPr>
          <w:p w14:paraId="63F2C1CE">
            <w:pPr>
              <w:pStyle w:val="30"/>
            </w:pPr>
            <w:r>
              <w:rPr>
                <w:rFonts w:hint="eastAsia"/>
              </w:rPr>
              <w:t>收入分配附件查询</w:t>
            </w:r>
          </w:p>
        </w:tc>
        <w:tc>
          <w:tcPr>
            <w:tcW w:w="1877" w:type="pct"/>
            <w:vAlign w:val="center"/>
          </w:tcPr>
          <w:p w14:paraId="7301E7A8">
            <w:pPr>
              <w:pStyle w:val="30"/>
            </w:pPr>
            <w:r>
              <w:rPr>
                <w:rFonts w:hint="eastAsia"/>
              </w:rPr>
              <w:t>无该功能。</w:t>
            </w:r>
          </w:p>
        </w:tc>
        <w:tc>
          <w:tcPr>
            <w:tcW w:w="1882" w:type="pct"/>
            <w:vAlign w:val="center"/>
          </w:tcPr>
          <w:p w14:paraId="2B21007C">
            <w:pPr>
              <w:pStyle w:val="30"/>
            </w:pPr>
            <w:r>
              <w:rPr>
                <w:rFonts w:hint="eastAsia"/>
              </w:rPr>
              <w:t>需要建立附件索引目录，支持分类查询管理。健全附件管理内容及共享机制。允许用户通过输入查询条件，点击查询按钮，显示所有符合条件的信息，帮助用户快速找到所需的附件信息</w:t>
            </w:r>
            <w:r>
              <w:t>‌</w:t>
            </w:r>
            <w:r>
              <w:rPr>
                <w:rFonts w:hint="eastAsia"/>
              </w:rPr>
              <w:t>。</w:t>
            </w:r>
          </w:p>
        </w:tc>
      </w:tr>
      <w:tr w14:paraId="5505B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554D8062">
            <w:pPr>
              <w:pStyle w:val="30"/>
            </w:pPr>
            <w:r>
              <w:rPr>
                <w:rFonts w:hint="eastAsia"/>
              </w:rPr>
              <w:t>15</w:t>
            </w:r>
          </w:p>
        </w:tc>
        <w:tc>
          <w:tcPr>
            <w:tcW w:w="812" w:type="pct"/>
            <w:vAlign w:val="center"/>
          </w:tcPr>
          <w:p w14:paraId="19431847">
            <w:pPr>
              <w:pStyle w:val="30"/>
            </w:pPr>
            <w:r>
              <w:rPr>
                <w:rFonts w:hint="eastAsia"/>
              </w:rPr>
              <w:t>浮动表汇总</w:t>
            </w:r>
          </w:p>
        </w:tc>
        <w:tc>
          <w:tcPr>
            <w:tcW w:w="1877" w:type="pct"/>
            <w:vAlign w:val="center"/>
          </w:tcPr>
          <w:p w14:paraId="3E072C1E">
            <w:pPr>
              <w:pStyle w:val="30"/>
            </w:pPr>
            <w:r>
              <w:rPr>
                <w:rFonts w:hint="eastAsia"/>
              </w:rPr>
              <w:t>现阶段系统没有针对浮动报表的单元格进行浮动行汇总功能，并可针对汇总结果进行数据筛选、排序。浮动报表可以动态展示人员的汇总数据，帮助企业实时监控公司的人员变动明细状况</w:t>
            </w:r>
            <w:r>
              <w:t>‌</w:t>
            </w:r>
            <w:r>
              <w:rPr>
                <w:rFonts w:hint="eastAsia"/>
              </w:rPr>
              <w:t>。</w:t>
            </w:r>
          </w:p>
        </w:tc>
        <w:tc>
          <w:tcPr>
            <w:tcW w:w="1882" w:type="pct"/>
            <w:vAlign w:val="center"/>
          </w:tcPr>
          <w:p w14:paraId="343449F3">
            <w:pPr>
              <w:pStyle w:val="30"/>
            </w:pPr>
            <w:r>
              <w:rPr>
                <w:rFonts w:hint="eastAsia"/>
              </w:rPr>
              <w:t>需要针对收入分配年报表任务，帮助企业统计低收入人群岗位分布汇总信息,新增了针对浮动报表的单元格进行浮动行汇总，并可针对汇总结果进行数据筛选、排序。浮动报表可以动态展示人员的汇总数据，帮助企业实时监控公司的人员变动明细状况</w:t>
            </w:r>
            <w:r>
              <w:t>‌</w:t>
            </w:r>
            <w:r>
              <w:rPr>
                <w:rFonts w:hint="eastAsia"/>
              </w:rPr>
              <w:t>。</w:t>
            </w:r>
          </w:p>
        </w:tc>
      </w:tr>
      <w:tr w14:paraId="304D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57E20E03">
            <w:pPr>
              <w:pStyle w:val="30"/>
            </w:pPr>
            <w:r>
              <w:rPr>
                <w:rFonts w:hint="eastAsia"/>
              </w:rPr>
              <w:t>16</w:t>
            </w:r>
          </w:p>
        </w:tc>
        <w:tc>
          <w:tcPr>
            <w:tcW w:w="812" w:type="pct"/>
            <w:vAlign w:val="center"/>
          </w:tcPr>
          <w:p w14:paraId="16406E19">
            <w:pPr>
              <w:pStyle w:val="30"/>
            </w:pPr>
            <w:r>
              <w:rPr>
                <w:rFonts w:hint="eastAsia"/>
              </w:rPr>
              <w:t>快速查询文件/日期指标</w:t>
            </w:r>
          </w:p>
        </w:tc>
        <w:tc>
          <w:tcPr>
            <w:tcW w:w="1877" w:type="pct"/>
            <w:vAlign w:val="center"/>
          </w:tcPr>
          <w:p w14:paraId="40CC62DD">
            <w:pPr>
              <w:pStyle w:val="30"/>
            </w:pPr>
            <w:r>
              <w:rPr>
                <w:rFonts w:hint="eastAsia"/>
              </w:rPr>
              <w:t>现阶段没有企业工资决定机制方案文件名称及上传日期快速查阅及导出功能,文件类型指标、日期类型指标可通过快速查询界面进行查询，用户可直观查看系统上传的文件名与上传时间，并可通过快速查询导出excel查询结果。</w:t>
            </w:r>
          </w:p>
        </w:tc>
        <w:tc>
          <w:tcPr>
            <w:tcW w:w="1882" w:type="pct"/>
            <w:vAlign w:val="center"/>
          </w:tcPr>
          <w:p w14:paraId="7BF99172">
            <w:pPr>
              <w:pStyle w:val="30"/>
            </w:pPr>
            <w:r>
              <w:rPr>
                <w:rFonts w:hint="eastAsia"/>
              </w:rPr>
              <w:t>完善工资决定机制基本情况任务中，新增了企业工资决定机制方案文件名称及上传日期快速查阅及导出功能,文件类型指标、日期类型指标可通过快速查询界面进行查询，用户可直观查看系统上传的文件名与上传时间，并可通过快速查询导出excel查询结果。</w:t>
            </w:r>
          </w:p>
        </w:tc>
      </w:tr>
      <w:tr w14:paraId="2B726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7" w:type="pct"/>
            <w:vAlign w:val="center"/>
          </w:tcPr>
          <w:p w14:paraId="33102F0F">
            <w:pPr>
              <w:pStyle w:val="30"/>
            </w:pPr>
            <w:r>
              <w:rPr>
                <w:rFonts w:hint="eastAsia"/>
              </w:rPr>
              <w:t>17</w:t>
            </w:r>
          </w:p>
        </w:tc>
        <w:tc>
          <w:tcPr>
            <w:tcW w:w="812" w:type="pct"/>
            <w:vAlign w:val="center"/>
          </w:tcPr>
          <w:p w14:paraId="0EEA2446">
            <w:pPr>
              <w:pStyle w:val="30"/>
            </w:pPr>
            <w:r>
              <w:rPr>
                <w:rFonts w:hint="eastAsia"/>
              </w:rPr>
              <w:t>纵向打印支持</w:t>
            </w:r>
          </w:p>
        </w:tc>
        <w:tc>
          <w:tcPr>
            <w:tcW w:w="1877" w:type="pct"/>
            <w:vAlign w:val="center"/>
          </w:tcPr>
          <w:p w14:paraId="477E5264">
            <w:pPr>
              <w:pStyle w:val="30"/>
            </w:pPr>
            <w:r>
              <w:rPr>
                <w:rFonts w:hint="eastAsia"/>
              </w:rPr>
              <w:t>现阶段系统没有报表内容以A4纸垂直格式打印或显示，展示详细的人工成本或经济效益指标数据，这种格式使得数据的流向更加清晰，便于用户进行报表归档和深度洞察</w:t>
            </w:r>
            <w:r>
              <w:t>‌</w:t>
            </w:r>
            <w:r>
              <w:rPr>
                <w:rFonts w:hint="eastAsia"/>
              </w:rPr>
              <w:t>。</w:t>
            </w:r>
          </w:p>
        </w:tc>
        <w:tc>
          <w:tcPr>
            <w:tcW w:w="1882" w:type="pct"/>
            <w:vAlign w:val="center"/>
          </w:tcPr>
          <w:p w14:paraId="542BB2AC">
            <w:pPr>
              <w:pStyle w:val="30"/>
            </w:pPr>
            <w:r>
              <w:rPr>
                <w:rFonts w:hint="eastAsia"/>
              </w:rPr>
              <w:t>需要依据企业专项复核报告打印需求,新增了将报表内容以A4纸垂直格式打印或显示，展示详细的人工成本或经济效益指标数据，这种格式使得数据的流向更加清晰，便于用户进行报表归档和深度洞察</w:t>
            </w:r>
            <w:r>
              <w:t>‌</w:t>
            </w:r>
            <w:r>
              <w:rPr>
                <w:rFonts w:hint="eastAsia"/>
              </w:rPr>
              <w:t>。</w:t>
            </w:r>
          </w:p>
        </w:tc>
      </w:tr>
    </w:tbl>
    <w:p w14:paraId="5E5A38A1">
      <w:pPr>
        <w:ind w:firstLine="480"/>
      </w:pPr>
    </w:p>
    <w:p w14:paraId="463B5686">
      <w:pPr>
        <w:pStyle w:val="5"/>
        <w:numPr>
          <w:ilvl w:val="3"/>
          <w:numId w:val="0"/>
        </w:numPr>
      </w:pPr>
      <w:r>
        <w:rPr>
          <w:rFonts w:hint="eastAsia" w:cs="宋体"/>
        </w:rPr>
        <w:t xml:space="preserve">4.2.1.10  </w:t>
      </w:r>
      <w:r>
        <w:rPr>
          <w:rFonts w:hint="eastAsia"/>
        </w:rPr>
        <w:t>国有房地资产信息监管子系统</w:t>
      </w:r>
    </w:p>
    <w:p w14:paraId="6D732AF1">
      <w:pPr>
        <w:pStyle w:val="22"/>
        <w:numPr>
          <w:ilvl w:val="8"/>
          <w:numId w:val="0"/>
        </w:numPr>
        <w:rPr>
          <w:rFonts w:hint="default"/>
        </w:rPr>
      </w:pPr>
      <w:r>
        <w:rPr>
          <w:rFonts w:hint="default" w:cs="Times New Roman"/>
        </w:rPr>
        <w:t xml:space="preserve">表4.22  </w:t>
      </w:r>
      <w:r>
        <w:t>预期目标与现状分析</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1714"/>
        <w:gridCol w:w="2858"/>
        <w:gridCol w:w="3169"/>
      </w:tblGrid>
      <w:tr w14:paraId="4E43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76435EB3">
            <w:pPr>
              <w:pStyle w:val="30"/>
            </w:pPr>
            <w:r>
              <w:rPr>
                <w:rFonts w:hint="eastAsia"/>
              </w:rPr>
              <w:t>序号</w:t>
            </w:r>
          </w:p>
        </w:tc>
        <w:tc>
          <w:tcPr>
            <w:tcW w:w="1005" w:type="pct"/>
            <w:vAlign w:val="center"/>
          </w:tcPr>
          <w:p w14:paraId="119502AC">
            <w:pPr>
              <w:pStyle w:val="30"/>
            </w:pPr>
            <w:r>
              <w:rPr>
                <w:rFonts w:hint="eastAsia"/>
              </w:rPr>
              <w:t>业务/功能</w:t>
            </w:r>
          </w:p>
        </w:tc>
        <w:tc>
          <w:tcPr>
            <w:tcW w:w="1676" w:type="pct"/>
            <w:vAlign w:val="center"/>
          </w:tcPr>
          <w:p w14:paraId="1C944DE3">
            <w:pPr>
              <w:pStyle w:val="30"/>
            </w:pPr>
            <w:r>
              <w:t>目前现状</w:t>
            </w:r>
          </w:p>
        </w:tc>
        <w:tc>
          <w:tcPr>
            <w:tcW w:w="1858" w:type="pct"/>
            <w:vAlign w:val="center"/>
          </w:tcPr>
          <w:p w14:paraId="007CC94C">
            <w:pPr>
              <w:pStyle w:val="30"/>
            </w:pPr>
            <w:r>
              <w:rPr>
                <w:rFonts w:hint="eastAsia"/>
              </w:rPr>
              <w:t>预期</w:t>
            </w:r>
            <w:r>
              <w:t>目标</w:t>
            </w:r>
          </w:p>
        </w:tc>
      </w:tr>
      <w:tr w14:paraId="1779D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7E90D58F">
            <w:pPr>
              <w:pStyle w:val="30"/>
            </w:pPr>
            <w:r>
              <w:rPr>
                <w:rFonts w:hint="eastAsia"/>
              </w:rPr>
              <w:t>1</w:t>
            </w:r>
          </w:p>
        </w:tc>
        <w:tc>
          <w:tcPr>
            <w:tcW w:w="1005" w:type="pct"/>
            <w:vAlign w:val="center"/>
          </w:tcPr>
          <w:p w14:paraId="155DD5AC">
            <w:pPr>
              <w:pStyle w:val="30"/>
            </w:pPr>
            <w:r>
              <w:rPr>
                <w:rFonts w:hint="eastAsia"/>
              </w:rPr>
              <w:t>数据采集</w:t>
            </w:r>
          </w:p>
        </w:tc>
        <w:tc>
          <w:tcPr>
            <w:tcW w:w="1676" w:type="pct"/>
            <w:vAlign w:val="center"/>
          </w:tcPr>
          <w:p w14:paraId="4BDAF1BD">
            <w:pPr>
              <w:pStyle w:val="30"/>
            </w:pPr>
            <w:r>
              <w:rPr>
                <w:rFonts w:hint="eastAsia"/>
              </w:rPr>
              <w:t>手工采集44家监管企业的不动产数据，包括不动产租赁重大房屋、重大土地（场地）租赁明细。</w:t>
            </w:r>
          </w:p>
        </w:tc>
        <w:tc>
          <w:tcPr>
            <w:tcW w:w="1858" w:type="pct"/>
            <w:vAlign w:val="center"/>
          </w:tcPr>
          <w:p w14:paraId="2978B9BA">
            <w:pPr>
              <w:pStyle w:val="30"/>
            </w:pPr>
            <w:r>
              <w:rPr>
                <w:rFonts w:hint="eastAsia"/>
              </w:rPr>
              <w:t>对接上海交易集团租赁平台实时获取重大项目的披露与交易信息、一般项目的披露信息；对接监管企业，通过填报方式采集一般项目的交易信息和可不公开项目的披露与交易信息。</w:t>
            </w:r>
          </w:p>
        </w:tc>
      </w:tr>
      <w:tr w14:paraId="20136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37E4F00C">
            <w:pPr>
              <w:pStyle w:val="30"/>
            </w:pPr>
            <w:r>
              <w:rPr>
                <w:rFonts w:hint="eastAsia"/>
              </w:rPr>
              <w:t>2</w:t>
            </w:r>
          </w:p>
        </w:tc>
        <w:tc>
          <w:tcPr>
            <w:tcW w:w="1005" w:type="pct"/>
            <w:vAlign w:val="center"/>
          </w:tcPr>
          <w:p w14:paraId="64D9CBB5">
            <w:pPr>
              <w:pStyle w:val="30"/>
            </w:pPr>
            <w:r>
              <w:rPr>
                <w:rFonts w:hint="eastAsia"/>
              </w:rPr>
              <w:t>数据清洗</w:t>
            </w:r>
          </w:p>
        </w:tc>
        <w:tc>
          <w:tcPr>
            <w:tcW w:w="1676" w:type="pct"/>
            <w:vAlign w:val="center"/>
          </w:tcPr>
          <w:p w14:paraId="1268C64F">
            <w:pPr>
              <w:pStyle w:val="30"/>
            </w:pPr>
            <w:r>
              <w:rPr>
                <w:rFonts w:hint="eastAsia"/>
              </w:rPr>
              <w:t>手工清洗采集后的数据</w:t>
            </w:r>
          </w:p>
        </w:tc>
        <w:tc>
          <w:tcPr>
            <w:tcW w:w="1858" w:type="pct"/>
            <w:vAlign w:val="center"/>
          </w:tcPr>
          <w:p w14:paraId="588C7939">
            <w:pPr>
              <w:pStyle w:val="30"/>
            </w:pPr>
            <w:r>
              <w:rPr>
                <w:rFonts w:hint="eastAsia"/>
              </w:rPr>
              <w:t>对线下数据的重复值、错失值、错误值进行清洗，合并形成租赁数据宽表</w:t>
            </w:r>
          </w:p>
        </w:tc>
      </w:tr>
      <w:tr w14:paraId="79B2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2344EBAD">
            <w:pPr>
              <w:pStyle w:val="30"/>
            </w:pPr>
            <w:r>
              <w:rPr>
                <w:rFonts w:hint="eastAsia"/>
              </w:rPr>
              <w:t>3</w:t>
            </w:r>
          </w:p>
        </w:tc>
        <w:tc>
          <w:tcPr>
            <w:tcW w:w="1005" w:type="pct"/>
            <w:vAlign w:val="center"/>
          </w:tcPr>
          <w:p w14:paraId="26121F52">
            <w:pPr>
              <w:pStyle w:val="30"/>
            </w:pPr>
            <w:r>
              <w:rPr>
                <w:rFonts w:hint="eastAsia"/>
              </w:rPr>
              <w:t>数据加工</w:t>
            </w:r>
          </w:p>
        </w:tc>
        <w:tc>
          <w:tcPr>
            <w:tcW w:w="1676" w:type="pct"/>
            <w:vAlign w:val="center"/>
          </w:tcPr>
          <w:p w14:paraId="20484D9B">
            <w:pPr>
              <w:pStyle w:val="30"/>
            </w:pPr>
            <w:r>
              <w:rPr>
                <w:rFonts w:hint="eastAsia"/>
              </w:rPr>
              <w:t>未使用</w:t>
            </w:r>
          </w:p>
        </w:tc>
        <w:tc>
          <w:tcPr>
            <w:tcW w:w="1858" w:type="pct"/>
            <w:vAlign w:val="center"/>
          </w:tcPr>
          <w:p w14:paraId="10D5EB5C">
            <w:pPr>
              <w:pStyle w:val="30"/>
            </w:pPr>
            <w:r>
              <w:rPr>
                <w:rFonts w:hint="eastAsia"/>
              </w:rPr>
              <w:t>对坐落地址进行加工，生成对应的所属街道</w:t>
            </w:r>
          </w:p>
        </w:tc>
      </w:tr>
      <w:tr w14:paraId="09314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CE76105">
            <w:pPr>
              <w:pStyle w:val="30"/>
            </w:pPr>
            <w:r>
              <w:rPr>
                <w:rFonts w:hint="eastAsia"/>
              </w:rPr>
              <w:t>4</w:t>
            </w:r>
          </w:p>
        </w:tc>
        <w:tc>
          <w:tcPr>
            <w:tcW w:w="1005" w:type="pct"/>
            <w:vAlign w:val="center"/>
          </w:tcPr>
          <w:p w14:paraId="3381E20C">
            <w:pPr>
              <w:pStyle w:val="30"/>
            </w:pPr>
            <w:r>
              <w:rPr>
                <w:rFonts w:hint="eastAsia"/>
              </w:rPr>
              <w:t>数据看板</w:t>
            </w:r>
          </w:p>
        </w:tc>
        <w:tc>
          <w:tcPr>
            <w:tcW w:w="1676" w:type="pct"/>
            <w:vAlign w:val="center"/>
          </w:tcPr>
          <w:p w14:paraId="18C9A90C">
            <w:pPr>
              <w:pStyle w:val="30"/>
            </w:pPr>
            <w:r>
              <w:rPr>
                <w:rFonts w:hint="eastAsia"/>
              </w:rPr>
              <w:t>未建</w:t>
            </w:r>
          </w:p>
        </w:tc>
        <w:tc>
          <w:tcPr>
            <w:tcW w:w="1858" w:type="pct"/>
            <w:vAlign w:val="center"/>
          </w:tcPr>
          <w:p w14:paraId="0B66FE2A">
            <w:pPr>
              <w:pStyle w:val="30"/>
            </w:pPr>
            <w:r>
              <w:rPr>
                <w:rFonts w:hint="eastAsia"/>
              </w:rPr>
              <w:t>支持查询、填报和导出不动产租赁数据，支持多维度分析并以地图、图表等形式展示不动产租赁的情况。</w:t>
            </w:r>
          </w:p>
        </w:tc>
      </w:tr>
      <w:tr w14:paraId="4F63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433205F1">
            <w:pPr>
              <w:pStyle w:val="30"/>
            </w:pPr>
            <w:r>
              <w:t>5</w:t>
            </w:r>
          </w:p>
        </w:tc>
        <w:tc>
          <w:tcPr>
            <w:tcW w:w="1005" w:type="pct"/>
            <w:vAlign w:val="center"/>
          </w:tcPr>
          <w:p w14:paraId="711AC850">
            <w:pPr>
              <w:pStyle w:val="30"/>
            </w:pPr>
            <w:r>
              <w:rPr>
                <w:rFonts w:hint="eastAsia"/>
              </w:rPr>
              <w:t>数据</w:t>
            </w:r>
            <w:r>
              <w:t>报表</w:t>
            </w:r>
          </w:p>
        </w:tc>
        <w:tc>
          <w:tcPr>
            <w:tcW w:w="1676" w:type="pct"/>
            <w:vAlign w:val="center"/>
          </w:tcPr>
          <w:p w14:paraId="2B839622">
            <w:pPr>
              <w:pStyle w:val="30"/>
            </w:pPr>
            <w:r>
              <w:rPr>
                <w:rFonts w:hint="eastAsia"/>
              </w:rPr>
              <w:t>未建</w:t>
            </w:r>
          </w:p>
        </w:tc>
        <w:tc>
          <w:tcPr>
            <w:tcW w:w="1858" w:type="pct"/>
            <w:vAlign w:val="center"/>
          </w:tcPr>
          <w:p w14:paraId="72234D92">
            <w:pPr>
              <w:pStyle w:val="30"/>
            </w:pPr>
            <w:r>
              <w:rPr>
                <w:rFonts w:hint="eastAsia"/>
              </w:rPr>
              <w:t>支持在线查询、导出</w:t>
            </w:r>
            <w:r>
              <w:t>，</w:t>
            </w:r>
            <w:r>
              <w:rPr>
                <w:rFonts w:hint="eastAsia"/>
              </w:rPr>
              <w:t>支持监管企业上传线下数据，并对上传数据进行校验，同时，支持处室人员对低效租赁信息打标签进行亮灯预警。</w:t>
            </w:r>
          </w:p>
        </w:tc>
      </w:tr>
    </w:tbl>
    <w:p w14:paraId="43F7B6DC">
      <w:pPr>
        <w:ind w:firstLine="0" w:firstLineChars="0"/>
      </w:pPr>
    </w:p>
    <w:p w14:paraId="112EF6E2">
      <w:pPr>
        <w:pStyle w:val="5"/>
        <w:numPr>
          <w:ilvl w:val="3"/>
          <w:numId w:val="0"/>
        </w:numPr>
      </w:pPr>
      <w:r>
        <w:rPr>
          <w:rFonts w:hint="eastAsia" w:cs="宋体"/>
        </w:rPr>
        <w:t xml:space="preserve">4.2.1.11  </w:t>
      </w:r>
      <w:r>
        <w:rPr>
          <w:rFonts w:hint="eastAsia"/>
        </w:rPr>
        <w:t>内部审计子系统</w:t>
      </w:r>
    </w:p>
    <w:p w14:paraId="51C1F13A">
      <w:pPr>
        <w:pStyle w:val="22"/>
        <w:numPr>
          <w:ilvl w:val="8"/>
          <w:numId w:val="0"/>
        </w:numPr>
        <w:rPr>
          <w:rFonts w:hint="default"/>
        </w:rPr>
      </w:pPr>
      <w:r>
        <w:rPr>
          <w:rFonts w:hint="default" w:cs="Times New Roman"/>
        </w:rPr>
        <w:t xml:space="preserve">表4.23  </w:t>
      </w:r>
      <w:r>
        <w:t>预期目标与现状分析</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1715"/>
        <w:gridCol w:w="2858"/>
        <w:gridCol w:w="3168"/>
      </w:tblGrid>
      <w:tr w14:paraId="1D393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18500F98">
            <w:pPr>
              <w:pStyle w:val="30"/>
            </w:pPr>
            <w:r>
              <w:rPr>
                <w:rFonts w:hint="eastAsia"/>
              </w:rPr>
              <w:t>序号</w:t>
            </w:r>
          </w:p>
        </w:tc>
        <w:tc>
          <w:tcPr>
            <w:tcW w:w="1006" w:type="pct"/>
            <w:vAlign w:val="center"/>
          </w:tcPr>
          <w:p w14:paraId="527305AC">
            <w:pPr>
              <w:pStyle w:val="30"/>
            </w:pPr>
            <w:r>
              <w:rPr>
                <w:rFonts w:hint="eastAsia"/>
              </w:rPr>
              <w:t>业务/功能</w:t>
            </w:r>
          </w:p>
        </w:tc>
        <w:tc>
          <w:tcPr>
            <w:tcW w:w="1676" w:type="pct"/>
            <w:vAlign w:val="center"/>
          </w:tcPr>
          <w:p w14:paraId="21AD6DF4">
            <w:pPr>
              <w:pStyle w:val="30"/>
            </w:pPr>
            <w:r>
              <w:t>目前现状</w:t>
            </w:r>
          </w:p>
        </w:tc>
        <w:tc>
          <w:tcPr>
            <w:tcW w:w="1858" w:type="pct"/>
            <w:vAlign w:val="center"/>
          </w:tcPr>
          <w:p w14:paraId="155FF4A6">
            <w:pPr>
              <w:pStyle w:val="30"/>
            </w:pPr>
            <w:r>
              <w:rPr>
                <w:rFonts w:hint="eastAsia"/>
              </w:rPr>
              <w:t>预期</w:t>
            </w:r>
            <w:r>
              <w:t>目标</w:t>
            </w:r>
          </w:p>
        </w:tc>
      </w:tr>
      <w:tr w14:paraId="65E1B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36183119">
            <w:pPr>
              <w:pStyle w:val="30"/>
            </w:pPr>
            <w:r>
              <w:rPr>
                <w:rFonts w:hint="eastAsia"/>
              </w:rPr>
              <w:t>1</w:t>
            </w:r>
          </w:p>
        </w:tc>
        <w:tc>
          <w:tcPr>
            <w:tcW w:w="1006" w:type="pct"/>
            <w:vAlign w:val="center"/>
          </w:tcPr>
          <w:p w14:paraId="59205CDB">
            <w:pPr>
              <w:pStyle w:val="30"/>
            </w:pPr>
            <w:r>
              <w:rPr>
                <w:rFonts w:hint="eastAsia"/>
              </w:rPr>
              <w:t>月报项目数据自动汇总</w:t>
            </w:r>
          </w:p>
        </w:tc>
        <w:tc>
          <w:tcPr>
            <w:tcW w:w="1676" w:type="pct"/>
            <w:vAlign w:val="center"/>
          </w:tcPr>
          <w:p w14:paraId="4997100E">
            <w:pPr>
              <w:pStyle w:val="30"/>
            </w:pPr>
            <w:r>
              <w:rPr>
                <w:rFonts w:hint="eastAsia"/>
              </w:rPr>
              <w:t>缺少智能化功能，许多操作需要企业手动触发</w:t>
            </w:r>
          </w:p>
        </w:tc>
        <w:tc>
          <w:tcPr>
            <w:tcW w:w="1858" w:type="pct"/>
            <w:vAlign w:val="center"/>
          </w:tcPr>
          <w:p w14:paraId="434FC267">
            <w:pPr>
              <w:pStyle w:val="30"/>
            </w:pPr>
            <w:r>
              <w:rPr>
                <w:rFonts w:hint="eastAsia"/>
              </w:rPr>
              <w:t>简化用户操作步骤，增加自动导入数据及建表功能，调高用户使用感受</w:t>
            </w:r>
          </w:p>
        </w:tc>
      </w:tr>
      <w:tr w14:paraId="508D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1E43ACB9">
            <w:pPr>
              <w:pStyle w:val="30"/>
            </w:pPr>
            <w:r>
              <w:rPr>
                <w:rFonts w:hint="eastAsia"/>
              </w:rPr>
              <w:t>2</w:t>
            </w:r>
          </w:p>
        </w:tc>
        <w:tc>
          <w:tcPr>
            <w:tcW w:w="1006" w:type="pct"/>
            <w:vAlign w:val="center"/>
          </w:tcPr>
          <w:p w14:paraId="254600D0">
            <w:pPr>
              <w:pStyle w:val="30"/>
            </w:pPr>
            <w:r>
              <w:rPr>
                <w:rFonts w:hint="eastAsia"/>
              </w:rPr>
              <w:t>枚举联动功能</w:t>
            </w:r>
          </w:p>
        </w:tc>
        <w:tc>
          <w:tcPr>
            <w:tcW w:w="1676" w:type="pct"/>
            <w:vAlign w:val="center"/>
          </w:tcPr>
          <w:p w14:paraId="0999E99B">
            <w:pPr>
              <w:pStyle w:val="30"/>
            </w:pPr>
            <w:r>
              <w:rPr>
                <w:rFonts w:hint="eastAsia"/>
              </w:rPr>
              <w:t>多个枚举之间没有勾稽关系</w:t>
            </w:r>
          </w:p>
        </w:tc>
        <w:tc>
          <w:tcPr>
            <w:tcW w:w="1858" w:type="pct"/>
            <w:vAlign w:val="center"/>
          </w:tcPr>
          <w:p w14:paraId="70A3A211">
            <w:pPr>
              <w:pStyle w:val="30"/>
            </w:pPr>
            <w:r>
              <w:rPr>
                <w:rFonts w:hint="eastAsia"/>
              </w:rPr>
              <w:t>将有关联的两个枚举之间进行联动，后一个枚举的选项内容会根据前一个枚举的选择而变化</w:t>
            </w:r>
          </w:p>
        </w:tc>
      </w:tr>
      <w:tr w14:paraId="2347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AB49389">
            <w:pPr>
              <w:pStyle w:val="30"/>
            </w:pPr>
            <w:r>
              <w:rPr>
                <w:rFonts w:hint="eastAsia"/>
              </w:rPr>
              <w:t>3</w:t>
            </w:r>
          </w:p>
        </w:tc>
        <w:tc>
          <w:tcPr>
            <w:tcW w:w="1006" w:type="pct"/>
            <w:vAlign w:val="center"/>
          </w:tcPr>
          <w:p w14:paraId="5C8CCAA1">
            <w:pPr>
              <w:pStyle w:val="30"/>
            </w:pPr>
            <w:r>
              <w:rPr>
                <w:rFonts w:hint="eastAsia"/>
              </w:rPr>
              <w:t>批量数据/报告（自动建表）导入功能</w:t>
            </w:r>
          </w:p>
        </w:tc>
        <w:tc>
          <w:tcPr>
            <w:tcW w:w="1676" w:type="pct"/>
            <w:vAlign w:val="center"/>
          </w:tcPr>
          <w:p w14:paraId="204676DB">
            <w:pPr>
              <w:pStyle w:val="30"/>
            </w:pPr>
            <w:r>
              <w:rPr>
                <w:rFonts w:hint="eastAsia"/>
              </w:rPr>
              <w:t>需先在系统中一一建好对应报表才可以批量导入数据，且报告不支持批量导入</w:t>
            </w:r>
          </w:p>
        </w:tc>
        <w:tc>
          <w:tcPr>
            <w:tcW w:w="1858" w:type="pct"/>
            <w:vAlign w:val="center"/>
          </w:tcPr>
          <w:p w14:paraId="4A4A6668">
            <w:pPr>
              <w:pStyle w:val="30"/>
            </w:pPr>
            <w:r>
              <w:rPr>
                <w:rFonts w:hint="eastAsia"/>
              </w:rPr>
              <w:t>统后台会自动建立对应模板的报表，并将相关数据和分析报告导入到报表中</w:t>
            </w:r>
          </w:p>
        </w:tc>
      </w:tr>
      <w:tr w14:paraId="1FE0C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08719106">
            <w:pPr>
              <w:pStyle w:val="30"/>
            </w:pPr>
            <w:r>
              <w:rPr>
                <w:rFonts w:hint="eastAsia"/>
              </w:rPr>
              <w:t>4</w:t>
            </w:r>
          </w:p>
        </w:tc>
        <w:tc>
          <w:tcPr>
            <w:tcW w:w="1006" w:type="pct"/>
            <w:vAlign w:val="center"/>
          </w:tcPr>
          <w:p w14:paraId="07D54BE7">
            <w:pPr>
              <w:pStyle w:val="30"/>
            </w:pPr>
            <w:r>
              <w:rPr>
                <w:rFonts w:hint="eastAsia"/>
              </w:rPr>
              <w:t>资源节点指标自定义</w:t>
            </w:r>
          </w:p>
        </w:tc>
        <w:tc>
          <w:tcPr>
            <w:tcW w:w="1676" w:type="pct"/>
            <w:vAlign w:val="center"/>
          </w:tcPr>
          <w:p w14:paraId="1CCDA3A7">
            <w:pPr>
              <w:pStyle w:val="30"/>
            </w:pPr>
            <w:r>
              <w:rPr>
                <w:rFonts w:hint="eastAsia"/>
              </w:rPr>
              <w:t>资源节点内的指标是预先设定好的，只能通过开发修改指标</w:t>
            </w:r>
          </w:p>
        </w:tc>
        <w:tc>
          <w:tcPr>
            <w:tcW w:w="1858" w:type="pct"/>
            <w:vAlign w:val="center"/>
          </w:tcPr>
          <w:p w14:paraId="180C0321">
            <w:pPr>
              <w:pStyle w:val="30"/>
            </w:pPr>
            <w:r>
              <w:rPr>
                <w:rFonts w:hint="eastAsia"/>
              </w:rPr>
              <w:t>新增资源节点后台配置项，可在系统后台灵活配置各任务的资源节点中相关业务字段</w:t>
            </w:r>
          </w:p>
        </w:tc>
      </w:tr>
      <w:tr w14:paraId="6098C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0DDB79B0">
            <w:pPr>
              <w:pStyle w:val="30"/>
            </w:pPr>
            <w:r>
              <w:rPr>
                <w:rFonts w:hint="eastAsia"/>
              </w:rPr>
              <w:t>5</w:t>
            </w:r>
          </w:p>
        </w:tc>
        <w:tc>
          <w:tcPr>
            <w:tcW w:w="1006" w:type="pct"/>
            <w:vAlign w:val="center"/>
          </w:tcPr>
          <w:p w14:paraId="37D809FD">
            <w:pPr>
              <w:pStyle w:val="30"/>
            </w:pPr>
            <w:r>
              <w:rPr>
                <w:rFonts w:hint="eastAsia"/>
              </w:rPr>
              <w:t>资源节点指标逻辑判断功能</w:t>
            </w:r>
          </w:p>
        </w:tc>
        <w:tc>
          <w:tcPr>
            <w:tcW w:w="1676" w:type="pct"/>
            <w:vAlign w:val="center"/>
          </w:tcPr>
          <w:p w14:paraId="7603F976">
            <w:pPr>
              <w:pStyle w:val="30"/>
            </w:pPr>
            <w:r>
              <w:rPr>
                <w:rFonts w:hint="eastAsia"/>
              </w:rPr>
              <w:t>资源节点内指标无勾稽关系</w:t>
            </w:r>
          </w:p>
        </w:tc>
        <w:tc>
          <w:tcPr>
            <w:tcW w:w="1858" w:type="pct"/>
            <w:vAlign w:val="center"/>
          </w:tcPr>
          <w:p w14:paraId="118619CF">
            <w:pPr>
              <w:pStyle w:val="30"/>
            </w:pPr>
            <w:r>
              <w:rPr>
                <w:rFonts w:hint="eastAsia"/>
              </w:rPr>
              <w:t>新增资源节点中相关字段的逻辑判断公式，并编制配套的文字说明进行提醒</w:t>
            </w:r>
          </w:p>
        </w:tc>
      </w:tr>
      <w:tr w14:paraId="2746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08D3DBA">
            <w:pPr>
              <w:pStyle w:val="30"/>
            </w:pPr>
            <w:r>
              <w:rPr>
                <w:rFonts w:hint="eastAsia"/>
              </w:rPr>
              <w:t>6</w:t>
            </w:r>
          </w:p>
        </w:tc>
        <w:tc>
          <w:tcPr>
            <w:tcW w:w="1006" w:type="pct"/>
            <w:vAlign w:val="center"/>
          </w:tcPr>
          <w:p w14:paraId="2585E7F5">
            <w:pPr>
              <w:pStyle w:val="30"/>
            </w:pPr>
            <w:r>
              <w:rPr>
                <w:rFonts w:hint="eastAsia"/>
              </w:rPr>
              <w:t>资源节点自动跳转到报表功能</w:t>
            </w:r>
          </w:p>
        </w:tc>
        <w:tc>
          <w:tcPr>
            <w:tcW w:w="1676" w:type="pct"/>
            <w:vAlign w:val="center"/>
          </w:tcPr>
          <w:p w14:paraId="1D205E40">
            <w:pPr>
              <w:pStyle w:val="30"/>
            </w:pPr>
            <w:r>
              <w:rPr>
                <w:rFonts w:hint="eastAsia"/>
              </w:rPr>
              <w:t>关键按钮在二级目录下，缺少逻辑指引</w:t>
            </w:r>
          </w:p>
        </w:tc>
        <w:tc>
          <w:tcPr>
            <w:tcW w:w="1858" w:type="pct"/>
            <w:vAlign w:val="center"/>
          </w:tcPr>
          <w:p w14:paraId="7DCC7239">
            <w:pPr>
              <w:pStyle w:val="30"/>
            </w:pPr>
            <w:r>
              <w:rPr>
                <w:rFonts w:hint="eastAsia"/>
              </w:rPr>
              <w:t>相关功能按键醒目易懂，有逻辑报错指引，关联表格自动跳转</w:t>
            </w:r>
          </w:p>
        </w:tc>
      </w:tr>
      <w:tr w14:paraId="03E3D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4D8A6E0">
            <w:pPr>
              <w:pStyle w:val="30"/>
            </w:pPr>
            <w:r>
              <w:rPr>
                <w:rFonts w:hint="eastAsia"/>
              </w:rPr>
              <w:t>7</w:t>
            </w:r>
          </w:p>
        </w:tc>
        <w:tc>
          <w:tcPr>
            <w:tcW w:w="1006" w:type="pct"/>
            <w:vAlign w:val="center"/>
          </w:tcPr>
          <w:p w14:paraId="6686C307">
            <w:pPr>
              <w:pStyle w:val="30"/>
            </w:pPr>
            <w:r>
              <w:rPr>
                <w:rFonts w:hint="eastAsia"/>
              </w:rPr>
              <w:t>浮动行按钮自定义</w:t>
            </w:r>
          </w:p>
        </w:tc>
        <w:tc>
          <w:tcPr>
            <w:tcW w:w="1676" w:type="pct"/>
            <w:vAlign w:val="center"/>
          </w:tcPr>
          <w:p w14:paraId="5AF4D3B6">
            <w:pPr>
              <w:pStyle w:val="30"/>
            </w:pPr>
            <w:r>
              <w:rPr>
                <w:rFonts w:hint="eastAsia"/>
              </w:rPr>
              <w:t>按钮在二级目录下</w:t>
            </w:r>
          </w:p>
        </w:tc>
        <w:tc>
          <w:tcPr>
            <w:tcW w:w="1858" w:type="pct"/>
            <w:vAlign w:val="center"/>
          </w:tcPr>
          <w:p w14:paraId="7D6AC3BB">
            <w:pPr>
              <w:pStyle w:val="30"/>
            </w:pPr>
            <w:r>
              <w:rPr>
                <w:rFonts w:hint="eastAsia"/>
              </w:rPr>
              <w:t>浮动行每行前都有醒目按钮</w:t>
            </w:r>
          </w:p>
        </w:tc>
      </w:tr>
      <w:tr w14:paraId="2055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784DB03">
            <w:pPr>
              <w:pStyle w:val="30"/>
            </w:pPr>
            <w:r>
              <w:rPr>
                <w:rFonts w:hint="eastAsia"/>
              </w:rPr>
              <w:t>8</w:t>
            </w:r>
          </w:p>
        </w:tc>
        <w:tc>
          <w:tcPr>
            <w:tcW w:w="1006" w:type="pct"/>
            <w:vAlign w:val="center"/>
          </w:tcPr>
          <w:p w14:paraId="1ED2ED8A">
            <w:pPr>
              <w:pStyle w:val="30"/>
            </w:pPr>
            <w:r>
              <w:rPr>
                <w:rFonts w:hint="eastAsia"/>
              </w:rPr>
              <w:t>报表行高自定义</w:t>
            </w:r>
          </w:p>
        </w:tc>
        <w:tc>
          <w:tcPr>
            <w:tcW w:w="1676" w:type="pct"/>
            <w:vAlign w:val="center"/>
          </w:tcPr>
          <w:p w14:paraId="1CEF8CBE">
            <w:pPr>
              <w:pStyle w:val="30"/>
            </w:pPr>
            <w:r>
              <w:rPr>
                <w:rFonts w:hint="eastAsia"/>
              </w:rPr>
              <w:t>无法改变行高</w:t>
            </w:r>
          </w:p>
        </w:tc>
        <w:tc>
          <w:tcPr>
            <w:tcW w:w="1858" w:type="pct"/>
            <w:vAlign w:val="center"/>
          </w:tcPr>
          <w:p w14:paraId="2CF7250C">
            <w:pPr>
              <w:pStyle w:val="30"/>
            </w:pPr>
            <w:r>
              <w:rPr>
                <w:rFonts w:hint="eastAsia"/>
              </w:rPr>
              <w:t>根据用户需求自行调整行高</w:t>
            </w:r>
          </w:p>
        </w:tc>
      </w:tr>
      <w:tr w14:paraId="4D83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7B5C51B7">
            <w:pPr>
              <w:pStyle w:val="30"/>
            </w:pPr>
            <w:r>
              <w:rPr>
                <w:rFonts w:hint="eastAsia"/>
              </w:rPr>
              <w:t>9</w:t>
            </w:r>
          </w:p>
        </w:tc>
        <w:tc>
          <w:tcPr>
            <w:tcW w:w="1006" w:type="pct"/>
            <w:vAlign w:val="center"/>
          </w:tcPr>
          <w:p w14:paraId="1FB7C35B">
            <w:pPr>
              <w:pStyle w:val="30"/>
            </w:pPr>
            <w:r>
              <w:rPr>
                <w:rFonts w:hint="eastAsia"/>
              </w:rPr>
              <w:t>汇总表数据锁定功能</w:t>
            </w:r>
          </w:p>
        </w:tc>
        <w:tc>
          <w:tcPr>
            <w:tcW w:w="1676" w:type="pct"/>
            <w:vAlign w:val="center"/>
          </w:tcPr>
          <w:p w14:paraId="67CE46DC">
            <w:pPr>
              <w:pStyle w:val="30"/>
            </w:pPr>
            <w:r>
              <w:rPr>
                <w:rFonts w:hint="eastAsia"/>
              </w:rPr>
              <w:t>自动汇总表数据可编辑</w:t>
            </w:r>
          </w:p>
        </w:tc>
        <w:tc>
          <w:tcPr>
            <w:tcW w:w="1858" w:type="pct"/>
            <w:vAlign w:val="center"/>
          </w:tcPr>
          <w:p w14:paraId="6F8146BA">
            <w:pPr>
              <w:pStyle w:val="30"/>
            </w:pPr>
            <w:r>
              <w:rPr>
                <w:rFonts w:hint="eastAsia"/>
              </w:rPr>
              <w:t>无法改变自动汇总的数据</w:t>
            </w:r>
          </w:p>
        </w:tc>
      </w:tr>
      <w:tr w14:paraId="54BA5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3F740BE3">
            <w:pPr>
              <w:pStyle w:val="30"/>
            </w:pPr>
            <w:r>
              <w:rPr>
                <w:rFonts w:hint="eastAsia"/>
              </w:rPr>
              <w:t>1</w:t>
            </w:r>
            <w:r>
              <w:t>0</w:t>
            </w:r>
          </w:p>
        </w:tc>
        <w:tc>
          <w:tcPr>
            <w:tcW w:w="1006" w:type="pct"/>
            <w:vAlign w:val="center"/>
          </w:tcPr>
          <w:p w14:paraId="61F8D523">
            <w:pPr>
              <w:pStyle w:val="30"/>
            </w:pPr>
            <w:r>
              <w:rPr>
                <w:rFonts w:hint="eastAsia"/>
              </w:rPr>
              <w:t>报表显示权限功能</w:t>
            </w:r>
          </w:p>
        </w:tc>
        <w:tc>
          <w:tcPr>
            <w:tcW w:w="1676" w:type="pct"/>
            <w:vAlign w:val="center"/>
          </w:tcPr>
          <w:p w14:paraId="2215791B">
            <w:pPr>
              <w:pStyle w:val="30"/>
            </w:pPr>
            <w:r>
              <w:rPr>
                <w:rFonts w:hint="eastAsia"/>
              </w:rPr>
              <w:t>非相关人员未做权限限制</w:t>
            </w:r>
          </w:p>
        </w:tc>
        <w:tc>
          <w:tcPr>
            <w:tcW w:w="1858" w:type="pct"/>
            <w:vAlign w:val="center"/>
          </w:tcPr>
          <w:p w14:paraId="2CD3CF09">
            <w:pPr>
              <w:pStyle w:val="30"/>
            </w:pPr>
            <w:r>
              <w:rPr>
                <w:rFonts w:hint="eastAsia"/>
              </w:rPr>
              <w:t>对指定人员进行指定权限配置</w:t>
            </w:r>
          </w:p>
        </w:tc>
      </w:tr>
      <w:tr w14:paraId="08D7E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0BCFAA29">
            <w:pPr>
              <w:pStyle w:val="30"/>
            </w:pPr>
            <w:r>
              <w:rPr>
                <w:rFonts w:hint="eastAsia"/>
              </w:rPr>
              <w:t>1</w:t>
            </w:r>
            <w:r>
              <w:t>1</w:t>
            </w:r>
          </w:p>
        </w:tc>
        <w:tc>
          <w:tcPr>
            <w:tcW w:w="1006" w:type="pct"/>
            <w:vAlign w:val="center"/>
          </w:tcPr>
          <w:p w14:paraId="38BFA16A">
            <w:pPr>
              <w:pStyle w:val="30"/>
            </w:pPr>
            <w:r>
              <w:rPr>
                <w:rFonts w:hint="eastAsia"/>
              </w:rPr>
              <w:t>月报、季报、一事一报、重要情况报备单分析子模块</w:t>
            </w:r>
          </w:p>
        </w:tc>
        <w:tc>
          <w:tcPr>
            <w:tcW w:w="1676" w:type="pct"/>
            <w:vAlign w:val="center"/>
          </w:tcPr>
          <w:p w14:paraId="2AA03407">
            <w:pPr>
              <w:pStyle w:val="30"/>
            </w:pPr>
            <w:r>
              <w:rPr>
                <w:rFonts w:hint="eastAsia"/>
              </w:rPr>
              <w:t>无分析模块</w:t>
            </w:r>
          </w:p>
        </w:tc>
        <w:tc>
          <w:tcPr>
            <w:tcW w:w="1858" w:type="pct"/>
            <w:vAlign w:val="center"/>
          </w:tcPr>
          <w:p w14:paraId="5EF8C62F">
            <w:pPr>
              <w:pStyle w:val="30"/>
            </w:pPr>
            <w:r>
              <w:rPr>
                <w:rFonts w:hint="eastAsia"/>
              </w:rPr>
              <w:t>新建</w:t>
            </w:r>
          </w:p>
        </w:tc>
      </w:tr>
      <w:tr w14:paraId="66EE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5E4CA3F1">
            <w:pPr>
              <w:pStyle w:val="30"/>
            </w:pPr>
            <w:r>
              <w:rPr>
                <w:rFonts w:hint="eastAsia"/>
              </w:rPr>
              <w:t>1</w:t>
            </w:r>
            <w:r>
              <w:t>2</w:t>
            </w:r>
          </w:p>
        </w:tc>
        <w:tc>
          <w:tcPr>
            <w:tcW w:w="1006" w:type="pct"/>
            <w:vAlign w:val="center"/>
          </w:tcPr>
          <w:p w14:paraId="3D3A3429">
            <w:pPr>
              <w:pStyle w:val="30"/>
            </w:pPr>
            <w:r>
              <w:rPr>
                <w:rFonts w:hint="eastAsia"/>
              </w:rPr>
              <w:t>分析报告导出功能</w:t>
            </w:r>
          </w:p>
        </w:tc>
        <w:tc>
          <w:tcPr>
            <w:tcW w:w="1676" w:type="pct"/>
            <w:vAlign w:val="center"/>
          </w:tcPr>
          <w:p w14:paraId="7CEFDA0A">
            <w:pPr>
              <w:pStyle w:val="30"/>
            </w:pPr>
            <w:r>
              <w:rPr>
                <w:rFonts w:hint="eastAsia"/>
              </w:rPr>
              <w:t>无分析报告导出功能</w:t>
            </w:r>
          </w:p>
        </w:tc>
        <w:tc>
          <w:tcPr>
            <w:tcW w:w="1858" w:type="pct"/>
            <w:vAlign w:val="center"/>
          </w:tcPr>
          <w:p w14:paraId="188CA6F9">
            <w:pPr>
              <w:pStyle w:val="30"/>
            </w:pPr>
            <w:r>
              <w:rPr>
                <w:rFonts w:hint="eastAsia"/>
              </w:rPr>
              <w:t>新建</w:t>
            </w:r>
          </w:p>
        </w:tc>
      </w:tr>
      <w:tr w14:paraId="2847F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6264F17E">
            <w:pPr>
              <w:pStyle w:val="30"/>
            </w:pPr>
            <w:r>
              <w:rPr>
                <w:rFonts w:hint="eastAsia"/>
              </w:rPr>
              <w:t>1</w:t>
            </w:r>
            <w:r>
              <w:t>3</w:t>
            </w:r>
          </w:p>
        </w:tc>
        <w:tc>
          <w:tcPr>
            <w:tcW w:w="1006" w:type="pct"/>
            <w:vAlign w:val="center"/>
          </w:tcPr>
          <w:p w14:paraId="55914B29">
            <w:pPr>
              <w:pStyle w:val="30"/>
            </w:pPr>
            <w:r>
              <w:rPr>
                <w:rFonts w:hint="eastAsia"/>
              </w:rPr>
              <w:t>内审分析模块后台管理</w:t>
            </w:r>
          </w:p>
        </w:tc>
        <w:tc>
          <w:tcPr>
            <w:tcW w:w="1676" w:type="pct"/>
            <w:vAlign w:val="center"/>
          </w:tcPr>
          <w:p w14:paraId="41FD3C4F">
            <w:pPr>
              <w:pStyle w:val="30"/>
            </w:pPr>
            <w:r>
              <w:rPr>
                <w:rFonts w:hint="eastAsia"/>
              </w:rPr>
              <w:t>无内审分析模块后台管理</w:t>
            </w:r>
          </w:p>
        </w:tc>
        <w:tc>
          <w:tcPr>
            <w:tcW w:w="1858" w:type="pct"/>
            <w:vAlign w:val="center"/>
          </w:tcPr>
          <w:p w14:paraId="2AFF896D">
            <w:pPr>
              <w:pStyle w:val="30"/>
            </w:pPr>
            <w:r>
              <w:rPr>
                <w:rFonts w:hint="eastAsia"/>
              </w:rPr>
              <w:t>新建</w:t>
            </w:r>
          </w:p>
        </w:tc>
      </w:tr>
    </w:tbl>
    <w:p w14:paraId="6BA45C6B">
      <w:pPr>
        <w:ind w:firstLine="480"/>
      </w:pPr>
    </w:p>
    <w:p w14:paraId="1B7A5D2D">
      <w:pPr>
        <w:pStyle w:val="5"/>
        <w:numPr>
          <w:ilvl w:val="3"/>
          <w:numId w:val="0"/>
        </w:numPr>
      </w:pPr>
      <w:r>
        <w:rPr>
          <w:rFonts w:hint="eastAsia" w:cs="宋体"/>
        </w:rPr>
        <w:t xml:space="preserve">4.2.1.12  </w:t>
      </w:r>
      <w:r>
        <w:rPr>
          <w:rFonts w:hint="eastAsia"/>
        </w:rPr>
        <w:t>审计整改管理子系统</w:t>
      </w:r>
    </w:p>
    <w:p w14:paraId="405534D4">
      <w:pPr>
        <w:pStyle w:val="22"/>
        <w:numPr>
          <w:ilvl w:val="8"/>
          <w:numId w:val="0"/>
        </w:numPr>
        <w:rPr>
          <w:rFonts w:hint="default"/>
        </w:rPr>
      </w:pPr>
      <w:r>
        <w:rPr>
          <w:rFonts w:hint="default" w:cs="Times New Roman"/>
        </w:rPr>
        <w:t xml:space="preserve">表4.24  </w:t>
      </w:r>
      <w:r>
        <w:t>预期目标与现状分析</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1716"/>
        <w:gridCol w:w="2857"/>
        <w:gridCol w:w="3168"/>
      </w:tblGrid>
      <w:tr w14:paraId="71EB7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tcPr>
          <w:p w14:paraId="1FD88CAC">
            <w:pPr>
              <w:pStyle w:val="30"/>
            </w:pPr>
            <w:r>
              <w:rPr>
                <w:rFonts w:hint="eastAsia"/>
              </w:rPr>
              <w:t>序号</w:t>
            </w:r>
          </w:p>
        </w:tc>
        <w:tc>
          <w:tcPr>
            <w:tcW w:w="1007" w:type="pct"/>
          </w:tcPr>
          <w:p w14:paraId="51996C4A">
            <w:pPr>
              <w:pStyle w:val="30"/>
            </w:pPr>
            <w:r>
              <w:rPr>
                <w:rFonts w:hint="eastAsia"/>
              </w:rPr>
              <w:t>业务/功能</w:t>
            </w:r>
          </w:p>
        </w:tc>
        <w:tc>
          <w:tcPr>
            <w:tcW w:w="1676" w:type="pct"/>
            <w:vAlign w:val="center"/>
          </w:tcPr>
          <w:p w14:paraId="05DC2981">
            <w:pPr>
              <w:pStyle w:val="30"/>
            </w:pPr>
            <w:r>
              <w:t>目前现状</w:t>
            </w:r>
          </w:p>
        </w:tc>
        <w:tc>
          <w:tcPr>
            <w:tcW w:w="1859" w:type="pct"/>
            <w:vAlign w:val="center"/>
          </w:tcPr>
          <w:p w14:paraId="6A30EC70">
            <w:pPr>
              <w:pStyle w:val="30"/>
            </w:pPr>
            <w:r>
              <w:rPr>
                <w:rFonts w:hint="eastAsia"/>
              </w:rPr>
              <w:t>预期</w:t>
            </w:r>
            <w:r>
              <w:t>目标</w:t>
            </w:r>
          </w:p>
        </w:tc>
      </w:tr>
      <w:tr w14:paraId="1A3D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8" w:type="pct"/>
            <w:vAlign w:val="center"/>
          </w:tcPr>
          <w:p w14:paraId="71142A7E">
            <w:pPr>
              <w:pStyle w:val="30"/>
            </w:pPr>
            <w:r>
              <w:rPr>
                <w:rFonts w:hint="eastAsia"/>
              </w:rPr>
              <w:t>1</w:t>
            </w:r>
          </w:p>
        </w:tc>
        <w:tc>
          <w:tcPr>
            <w:tcW w:w="1007" w:type="pct"/>
            <w:vAlign w:val="center"/>
          </w:tcPr>
          <w:p w14:paraId="2DAF13F1">
            <w:pPr>
              <w:pStyle w:val="30"/>
            </w:pPr>
            <w:r>
              <w:rPr>
                <w:rFonts w:hint="eastAsia"/>
              </w:rPr>
              <w:t>审计整改子系统数据融合服务</w:t>
            </w:r>
          </w:p>
        </w:tc>
        <w:tc>
          <w:tcPr>
            <w:tcW w:w="1676" w:type="pct"/>
            <w:vAlign w:val="center"/>
          </w:tcPr>
          <w:p w14:paraId="309CDB3E">
            <w:pPr>
              <w:pStyle w:val="30"/>
            </w:pPr>
            <w:r>
              <w:rPr>
                <w:rFonts w:hint="eastAsia"/>
              </w:rPr>
              <w:t>常规服务</w:t>
            </w:r>
          </w:p>
        </w:tc>
        <w:tc>
          <w:tcPr>
            <w:tcW w:w="1859" w:type="pct"/>
            <w:vAlign w:val="center"/>
          </w:tcPr>
          <w:p w14:paraId="0C93B96F">
            <w:pPr>
              <w:pStyle w:val="30"/>
            </w:pPr>
            <w:r>
              <w:rPr>
                <w:rFonts w:hint="eastAsia"/>
              </w:rPr>
              <w:t>持续服务</w:t>
            </w:r>
          </w:p>
        </w:tc>
      </w:tr>
    </w:tbl>
    <w:p w14:paraId="48E28B09">
      <w:pPr>
        <w:ind w:firstLine="0" w:firstLineChars="0"/>
      </w:pPr>
    </w:p>
    <w:p w14:paraId="35FCC4D7">
      <w:pPr>
        <w:pStyle w:val="5"/>
        <w:numPr>
          <w:ilvl w:val="3"/>
          <w:numId w:val="0"/>
        </w:numPr>
      </w:pPr>
      <w:r>
        <w:rPr>
          <w:rFonts w:hint="eastAsia" w:cs="宋体"/>
        </w:rPr>
        <w:t xml:space="preserve">4.2.1.13  </w:t>
      </w:r>
      <w:r>
        <w:rPr>
          <w:rFonts w:hint="eastAsia"/>
        </w:rPr>
        <w:t>内部控制测评管理子系统</w:t>
      </w:r>
    </w:p>
    <w:p w14:paraId="3D184D83">
      <w:pPr>
        <w:pStyle w:val="22"/>
        <w:numPr>
          <w:ilvl w:val="8"/>
          <w:numId w:val="0"/>
        </w:numPr>
        <w:rPr>
          <w:rFonts w:hint="default"/>
        </w:rPr>
      </w:pPr>
      <w:r>
        <w:rPr>
          <w:rFonts w:hint="default" w:cs="Times New Roman"/>
        </w:rPr>
        <w:t xml:space="preserve">表4.25  </w:t>
      </w:r>
      <w:r>
        <w:t>预期目标与现状分析</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2655"/>
        <w:gridCol w:w="2655"/>
        <w:gridCol w:w="2651"/>
      </w:tblGrid>
      <w:tr w14:paraId="4D06D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29" w:type="pct"/>
            <w:vAlign w:val="center"/>
          </w:tcPr>
          <w:p w14:paraId="68627986">
            <w:pPr>
              <w:pStyle w:val="30"/>
            </w:pPr>
            <w:r>
              <w:rPr>
                <w:rFonts w:hint="eastAsia"/>
              </w:rPr>
              <w:t>序号</w:t>
            </w:r>
          </w:p>
        </w:tc>
        <w:tc>
          <w:tcPr>
            <w:tcW w:w="1557" w:type="pct"/>
            <w:vAlign w:val="center"/>
          </w:tcPr>
          <w:p w14:paraId="24DCE8D7">
            <w:pPr>
              <w:pStyle w:val="30"/>
            </w:pPr>
            <w:r>
              <w:rPr>
                <w:rFonts w:hint="eastAsia"/>
              </w:rPr>
              <w:t>业务/功能</w:t>
            </w:r>
          </w:p>
        </w:tc>
        <w:tc>
          <w:tcPr>
            <w:tcW w:w="1557" w:type="pct"/>
            <w:vAlign w:val="center"/>
          </w:tcPr>
          <w:p w14:paraId="49DD4DCE">
            <w:pPr>
              <w:pStyle w:val="30"/>
            </w:pPr>
            <w:r>
              <w:rPr>
                <w:rFonts w:hint="eastAsia"/>
              </w:rPr>
              <w:t>目前现状</w:t>
            </w:r>
          </w:p>
        </w:tc>
        <w:tc>
          <w:tcPr>
            <w:tcW w:w="1555" w:type="pct"/>
            <w:vAlign w:val="center"/>
          </w:tcPr>
          <w:p w14:paraId="49FEBF89">
            <w:pPr>
              <w:pStyle w:val="30"/>
            </w:pPr>
            <w:r>
              <w:rPr>
                <w:rFonts w:hint="eastAsia"/>
              </w:rPr>
              <w:t>预期目标</w:t>
            </w:r>
          </w:p>
        </w:tc>
      </w:tr>
      <w:tr w14:paraId="72EE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29" w:type="pct"/>
            <w:vAlign w:val="center"/>
          </w:tcPr>
          <w:p w14:paraId="19F04C7B">
            <w:pPr>
              <w:pStyle w:val="30"/>
            </w:pPr>
            <w:r>
              <w:rPr>
                <w:rFonts w:hint="eastAsia"/>
              </w:rPr>
              <w:t>1</w:t>
            </w:r>
          </w:p>
        </w:tc>
        <w:tc>
          <w:tcPr>
            <w:tcW w:w="1557" w:type="pct"/>
            <w:vAlign w:val="center"/>
          </w:tcPr>
          <w:p w14:paraId="32B2D17E">
            <w:pPr>
              <w:pStyle w:val="30"/>
            </w:pPr>
            <w:r>
              <w:rPr>
                <w:rFonts w:hint="eastAsia"/>
              </w:rPr>
              <w:t>抽样范围表格导入</w:t>
            </w:r>
          </w:p>
        </w:tc>
        <w:tc>
          <w:tcPr>
            <w:tcW w:w="1557" w:type="pct"/>
            <w:vAlign w:val="center"/>
          </w:tcPr>
          <w:p w14:paraId="111B9B34">
            <w:pPr>
              <w:pStyle w:val="30"/>
            </w:pPr>
            <w:r>
              <w:rPr>
                <w:rFonts w:hint="eastAsia"/>
              </w:rPr>
              <w:t>手工填报</w:t>
            </w:r>
          </w:p>
        </w:tc>
        <w:tc>
          <w:tcPr>
            <w:tcW w:w="1555" w:type="pct"/>
            <w:vAlign w:val="center"/>
          </w:tcPr>
          <w:p w14:paraId="6B1DD7DB">
            <w:pPr>
              <w:pStyle w:val="30"/>
            </w:pPr>
            <w:r>
              <w:rPr>
                <w:rFonts w:hint="eastAsia"/>
              </w:rPr>
              <w:t>自动导入完成批量的抽样范围选择。</w:t>
            </w:r>
          </w:p>
        </w:tc>
      </w:tr>
      <w:tr w14:paraId="52558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29" w:type="pct"/>
            <w:vAlign w:val="center"/>
          </w:tcPr>
          <w:p w14:paraId="4E7D1A85">
            <w:pPr>
              <w:pStyle w:val="30"/>
            </w:pPr>
            <w:r>
              <w:rPr>
                <w:rFonts w:hint="eastAsia"/>
              </w:rPr>
              <w:t>2</w:t>
            </w:r>
          </w:p>
        </w:tc>
        <w:tc>
          <w:tcPr>
            <w:tcW w:w="1557" w:type="pct"/>
            <w:vAlign w:val="center"/>
          </w:tcPr>
          <w:p w14:paraId="306F4AA4">
            <w:pPr>
              <w:pStyle w:val="30"/>
            </w:pPr>
            <w:r>
              <w:rPr>
                <w:rFonts w:hint="eastAsia"/>
              </w:rPr>
              <w:t>业务总量指标选择</w:t>
            </w:r>
          </w:p>
        </w:tc>
        <w:tc>
          <w:tcPr>
            <w:tcW w:w="1557" w:type="pct"/>
            <w:vAlign w:val="center"/>
          </w:tcPr>
          <w:p w14:paraId="388F45C1">
            <w:pPr>
              <w:pStyle w:val="30"/>
            </w:pPr>
            <w:r>
              <w:rPr>
                <w:rFonts w:hint="eastAsia"/>
              </w:rPr>
              <w:t>只支持决算报表的资产负债表、利润表、现金流量表三张报表的指标</w:t>
            </w:r>
          </w:p>
        </w:tc>
        <w:tc>
          <w:tcPr>
            <w:tcW w:w="1555" w:type="pct"/>
            <w:vAlign w:val="center"/>
          </w:tcPr>
          <w:p w14:paraId="6B73BE39">
            <w:pPr>
              <w:pStyle w:val="30"/>
            </w:pPr>
            <w:r>
              <w:rPr>
                <w:rFonts w:hint="eastAsia"/>
              </w:rPr>
              <w:t>指标选择范围扩充到财务决算报表的全部200余张报表涉及指标。</w:t>
            </w:r>
          </w:p>
        </w:tc>
      </w:tr>
      <w:tr w14:paraId="3CCD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29" w:type="pct"/>
            <w:vAlign w:val="center"/>
          </w:tcPr>
          <w:p w14:paraId="36C1F689">
            <w:pPr>
              <w:pStyle w:val="30"/>
            </w:pPr>
            <w:r>
              <w:rPr>
                <w:rFonts w:hint="eastAsia"/>
              </w:rPr>
              <w:t>3</w:t>
            </w:r>
          </w:p>
        </w:tc>
        <w:tc>
          <w:tcPr>
            <w:tcW w:w="1557" w:type="pct"/>
            <w:vAlign w:val="center"/>
          </w:tcPr>
          <w:p w14:paraId="4A1BAB74">
            <w:pPr>
              <w:pStyle w:val="30"/>
            </w:pPr>
            <w:r>
              <w:rPr>
                <w:rFonts w:hint="eastAsia"/>
              </w:rPr>
              <w:t>业务总量占比计算</w:t>
            </w:r>
          </w:p>
        </w:tc>
        <w:tc>
          <w:tcPr>
            <w:tcW w:w="1557" w:type="pct"/>
            <w:vAlign w:val="center"/>
          </w:tcPr>
          <w:p w14:paraId="228D5822">
            <w:pPr>
              <w:pStyle w:val="30"/>
            </w:pPr>
            <w:r>
              <w:rPr>
                <w:rFonts w:hint="eastAsia"/>
              </w:rPr>
              <w:t>根据上年度的财务决算数据计算占比，数据进度不高。</w:t>
            </w:r>
          </w:p>
        </w:tc>
        <w:tc>
          <w:tcPr>
            <w:tcW w:w="1555" w:type="pct"/>
            <w:vAlign w:val="center"/>
          </w:tcPr>
          <w:p w14:paraId="237AE5C6">
            <w:pPr>
              <w:pStyle w:val="30"/>
            </w:pPr>
            <w:r>
              <w:rPr>
                <w:rFonts w:hint="eastAsia"/>
              </w:rPr>
              <w:t>采用当年的财务决算数据计算占比，提高占比计算准确的，符合实际业务需求。</w:t>
            </w:r>
          </w:p>
        </w:tc>
      </w:tr>
      <w:tr w14:paraId="5AC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29" w:type="pct"/>
            <w:vAlign w:val="center"/>
          </w:tcPr>
          <w:p w14:paraId="359132CC">
            <w:pPr>
              <w:pStyle w:val="30"/>
            </w:pPr>
            <w:r>
              <w:rPr>
                <w:rFonts w:hint="eastAsia"/>
              </w:rPr>
              <w:t>4</w:t>
            </w:r>
          </w:p>
        </w:tc>
        <w:tc>
          <w:tcPr>
            <w:tcW w:w="1557" w:type="pct"/>
            <w:vAlign w:val="center"/>
          </w:tcPr>
          <w:p w14:paraId="1E569A99">
            <w:pPr>
              <w:pStyle w:val="30"/>
            </w:pPr>
            <w:r>
              <w:rPr>
                <w:rFonts w:hint="eastAsia"/>
              </w:rPr>
              <w:t>内控管理树形提取</w:t>
            </w:r>
          </w:p>
        </w:tc>
        <w:tc>
          <w:tcPr>
            <w:tcW w:w="1557" w:type="pct"/>
            <w:vAlign w:val="center"/>
          </w:tcPr>
          <w:p w14:paraId="7B7594ED">
            <w:pPr>
              <w:pStyle w:val="30"/>
            </w:pPr>
            <w:r>
              <w:rPr>
                <w:rFonts w:hint="eastAsia"/>
              </w:rPr>
              <w:t>人工新建当年树形</w:t>
            </w:r>
          </w:p>
        </w:tc>
        <w:tc>
          <w:tcPr>
            <w:tcW w:w="1555" w:type="pct"/>
            <w:vAlign w:val="center"/>
          </w:tcPr>
          <w:p w14:paraId="68DF54E3">
            <w:pPr>
              <w:pStyle w:val="30"/>
            </w:pPr>
            <w:r>
              <w:rPr>
                <w:rFonts w:hint="eastAsia"/>
              </w:rPr>
              <w:t>提取上年的树形。</w:t>
            </w:r>
          </w:p>
        </w:tc>
      </w:tr>
      <w:tr w14:paraId="4E650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29" w:type="pct"/>
            <w:vAlign w:val="center"/>
          </w:tcPr>
          <w:p w14:paraId="563087D5">
            <w:pPr>
              <w:pStyle w:val="30"/>
            </w:pPr>
            <w:r>
              <w:rPr>
                <w:rFonts w:hint="eastAsia"/>
              </w:rPr>
              <w:t>5</w:t>
            </w:r>
          </w:p>
        </w:tc>
        <w:tc>
          <w:tcPr>
            <w:tcW w:w="1557" w:type="pct"/>
            <w:vAlign w:val="center"/>
          </w:tcPr>
          <w:p w14:paraId="1ED7D910">
            <w:pPr>
              <w:pStyle w:val="30"/>
            </w:pPr>
            <w:r>
              <w:rPr>
                <w:rFonts w:hint="eastAsia"/>
              </w:rPr>
              <w:t>内控树形管理</w:t>
            </w:r>
          </w:p>
        </w:tc>
        <w:tc>
          <w:tcPr>
            <w:tcW w:w="1557" w:type="pct"/>
            <w:vAlign w:val="center"/>
          </w:tcPr>
          <w:p w14:paraId="59AEF6C1">
            <w:pPr>
              <w:pStyle w:val="30"/>
            </w:pPr>
            <w:r>
              <w:rPr>
                <w:rFonts w:hint="eastAsia"/>
              </w:rPr>
              <w:t>无该功能</w:t>
            </w:r>
          </w:p>
        </w:tc>
        <w:tc>
          <w:tcPr>
            <w:tcW w:w="1555" w:type="pct"/>
            <w:vAlign w:val="center"/>
          </w:tcPr>
          <w:p w14:paraId="283D2FF1">
            <w:pPr>
              <w:pStyle w:val="30"/>
            </w:pPr>
            <w:r>
              <w:rPr>
                <w:rFonts w:hint="eastAsia"/>
              </w:rPr>
              <w:t>各企业用户自行维护本企业树形，提升使用便捷性。</w:t>
            </w:r>
          </w:p>
        </w:tc>
      </w:tr>
      <w:tr w14:paraId="51BDE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29" w:type="pct"/>
            <w:vAlign w:val="center"/>
          </w:tcPr>
          <w:p w14:paraId="146F19F6">
            <w:pPr>
              <w:pStyle w:val="30"/>
            </w:pPr>
            <w:r>
              <w:rPr>
                <w:rFonts w:hint="eastAsia"/>
              </w:rPr>
              <w:t>6</w:t>
            </w:r>
          </w:p>
        </w:tc>
        <w:tc>
          <w:tcPr>
            <w:tcW w:w="1557" w:type="pct"/>
            <w:vAlign w:val="center"/>
          </w:tcPr>
          <w:p w14:paraId="0543AFD0">
            <w:pPr>
              <w:pStyle w:val="30"/>
            </w:pPr>
            <w:r>
              <w:rPr>
                <w:rFonts w:hint="eastAsia"/>
              </w:rPr>
              <w:t>抽样树形显示</w:t>
            </w:r>
          </w:p>
        </w:tc>
        <w:tc>
          <w:tcPr>
            <w:tcW w:w="1557" w:type="pct"/>
            <w:vAlign w:val="center"/>
          </w:tcPr>
          <w:p w14:paraId="10BC6FF2">
            <w:pPr>
              <w:pStyle w:val="30"/>
            </w:pPr>
            <w:r>
              <w:rPr>
                <w:rFonts w:hint="eastAsia"/>
              </w:rPr>
              <w:t>显示树形全部单位</w:t>
            </w:r>
          </w:p>
        </w:tc>
        <w:tc>
          <w:tcPr>
            <w:tcW w:w="1555" w:type="pct"/>
            <w:vAlign w:val="center"/>
          </w:tcPr>
          <w:p w14:paraId="281F3EED">
            <w:pPr>
              <w:pStyle w:val="30"/>
            </w:pPr>
            <w:r>
              <w:rPr>
                <w:rFonts w:hint="eastAsia"/>
              </w:rPr>
              <w:t>只有一级集团可进行抽样操作，减少误操作几率。</w:t>
            </w:r>
          </w:p>
        </w:tc>
      </w:tr>
      <w:tr w14:paraId="38261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29" w:type="pct"/>
            <w:vAlign w:val="center"/>
          </w:tcPr>
          <w:p w14:paraId="7CD8801D">
            <w:pPr>
              <w:pStyle w:val="30"/>
            </w:pPr>
            <w:r>
              <w:rPr>
                <w:rFonts w:hint="eastAsia"/>
              </w:rPr>
              <w:t>7</w:t>
            </w:r>
          </w:p>
        </w:tc>
        <w:tc>
          <w:tcPr>
            <w:tcW w:w="1557" w:type="pct"/>
            <w:vAlign w:val="center"/>
          </w:tcPr>
          <w:p w14:paraId="18B7E088">
            <w:pPr>
              <w:pStyle w:val="30"/>
            </w:pPr>
            <w:r>
              <w:rPr>
                <w:rFonts w:hint="eastAsia"/>
              </w:rPr>
              <w:t>填报树形显示</w:t>
            </w:r>
          </w:p>
        </w:tc>
        <w:tc>
          <w:tcPr>
            <w:tcW w:w="1557" w:type="pct"/>
            <w:vAlign w:val="center"/>
          </w:tcPr>
          <w:p w14:paraId="612D8EF5">
            <w:pPr>
              <w:pStyle w:val="30"/>
            </w:pPr>
            <w:r>
              <w:rPr>
                <w:rFonts w:hint="eastAsia"/>
              </w:rPr>
              <w:t>显示树形全部单位</w:t>
            </w:r>
          </w:p>
        </w:tc>
        <w:tc>
          <w:tcPr>
            <w:tcW w:w="1555" w:type="pct"/>
            <w:vAlign w:val="center"/>
          </w:tcPr>
          <w:p w14:paraId="2BD226C5">
            <w:pPr>
              <w:pStyle w:val="30"/>
            </w:pPr>
            <w:r>
              <w:rPr>
                <w:rFonts w:hint="eastAsia"/>
              </w:rPr>
              <w:t>只有抽样的单位可进行填报操作，减少误操作几率。</w:t>
            </w:r>
          </w:p>
        </w:tc>
      </w:tr>
      <w:tr w14:paraId="060BA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29" w:type="pct"/>
            <w:vAlign w:val="center"/>
          </w:tcPr>
          <w:p w14:paraId="29641A94">
            <w:pPr>
              <w:pStyle w:val="30"/>
            </w:pPr>
            <w:r>
              <w:rPr>
                <w:rFonts w:hint="eastAsia"/>
              </w:rPr>
              <w:t>8</w:t>
            </w:r>
          </w:p>
        </w:tc>
        <w:tc>
          <w:tcPr>
            <w:tcW w:w="1557" w:type="pct"/>
            <w:vAlign w:val="center"/>
          </w:tcPr>
          <w:p w14:paraId="005C6D9F">
            <w:pPr>
              <w:pStyle w:val="30"/>
            </w:pPr>
            <w:r>
              <w:rPr>
                <w:rFonts w:hint="eastAsia"/>
              </w:rPr>
              <w:t>汇总树形显示</w:t>
            </w:r>
          </w:p>
        </w:tc>
        <w:tc>
          <w:tcPr>
            <w:tcW w:w="1557" w:type="pct"/>
            <w:vAlign w:val="center"/>
          </w:tcPr>
          <w:p w14:paraId="74E615AB">
            <w:pPr>
              <w:pStyle w:val="30"/>
            </w:pPr>
            <w:r>
              <w:rPr>
                <w:rFonts w:hint="eastAsia"/>
              </w:rPr>
              <w:t>显示树形全部单位</w:t>
            </w:r>
          </w:p>
        </w:tc>
        <w:tc>
          <w:tcPr>
            <w:tcW w:w="1555" w:type="pct"/>
            <w:vAlign w:val="center"/>
          </w:tcPr>
          <w:p w14:paraId="39DA4812">
            <w:pPr>
              <w:pStyle w:val="30"/>
            </w:pPr>
            <w:r>
              <w:rPr>
                <w:rFonts w:hint="eastAsia"/>
              </w:rPr>
              <w:t>只有一级集团可进行汇总操作，减少误操作几率。</w:t>
            </w:r>
          </w:p>
        </w:tc>
      </w:tr>
      <w:tr w14:paraId="15B9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29" w:type="pct"/>
            <w:vAlign w:val="center"/>
          </w:tcPr>
          <w:p w14:paraId="07451F3F">
            <w:pPr>
              <w:pStyle w:val="30"/>
            </w:pPr>
            <w:r>
              <w:rPr>
                <w:rFonts w:hint="eastAsia"/>
              </w:rPr>
              <w:t>9</w:t>
            </w:r>
          </w:p>
        </w:tc>
        <w:tc>
          <w:tcPr>
            <w:tcW w:w="1557" w:type="pct"/>
            <w:vAlign w:val="center"/>
          </w:tcPr>
          <w:p w14:paraId="01CC615F">
            <w:pPr>
              <w:pStyle w:val="30"/>
            </w:pPr>
            <w:r>
              <w:rPr>
                <w:rFonts w:hint="eastAsia"/>
              </w:rPr>
              <w:t>填报状态统计</w:t>
            </w:r>
          </w:p>
        </w:tc>
        <w:tc>
          <w:tcPr>
            <w:tcW w:w="1557" w:type="pct"/>
            <w:vAlign w:val="center"/>
          </w:tcPr>
          <w:p w14:paraId="18C036CE">
            <w:pPr>
              <w:pStyle w:val="30"/>
            </w:pPr>
            <w:r>
              <w:rPr>
                <w:rFonts w:hint="eastAsia"/>
              </w:rPr>
              <w:t>无该功能</w:t>
            </w:r>
          </w:p>
        </w:tc>
        <w:tc>
          <w:tcPr>
            <w:tcW w:w="1555" w:type="pct"/>
            <w:vAlign w:val="center"/>
          </w:tcPr>
          <w:p w14:paraId="210346A5">
            <w:pPr>
              <w:pStyle w:val="30"/>
            </w:pPr>
            <w:r>
              <w:rPr>
                <w:rFonts w:hint="eastAsia"/>
              </w:rPr>
              <w:t>对各企业的数据填报状态进行统计，及时了解各抽样单位数据填报的状态。</w:t>
            </w:r>
          </w:p>
        </w:tc>
      </w:tr>
      <w:tr w14:paraId="6EBDA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329" w:type="pct"/>
            <w:vAlign w:val="center"/>
          </w:tcPr>
          <w:p w14:paraId="191A4767">
            <w:pPr>
              <w:pStyle w:val="30"/>
            </w:pPr>
            <w:r>
              <w:rPr>
                <w:rFonts w:hint="eastAsia"/>
              </w:rPr>
              <w:t>10</w:t>
            </w:r>
          </w:p>
        </w:tc>
        <w:tc>
          <w:tcPr>
            <w:tcW w:w="1557" w:type="pct"/>
            <w:vAlign w:val="center"/>
          </w:tcPr>
          <w:p w14:paraId="20320606">
            <w:pPr>
              <w:pStyle w:val="30"/>
            </w:pPr>
            <w:r>
              <w:rPr>
                <w:rFonts w:hint="eastAsia"/>
              </w:rPr>
              <w:t>EXCEL表格数据导入</w:t>
            </w:r>
          </w:p>
        </w:tc>
        <w:tc>
          <w:tcPr>
            <w:tcW w:w="1557" w:type="pct"/>
            <w:vAlign w:val="center"/>
          </w:tcPr>
          <w:p w14:paraId="3A1DD239">
            <w:pPr>
              <w:pStyle w:val="30"/>
            </w:pPr>
            <w:r>
              <w:rPr>
                <w:rFonts w:hint="eastAsia"/>
              </w:rPr>
              <w:t>手工填报</w:t>
            </w:r>
          </w:p>
        </w:tc>
        <w:tc>
          <w:tcPr>
            <w:tcW w:w="1555" w:type="pct"/>
            <w:vAlign w:val="center"/>
          </w:tcPr>
          <w:p w14:paraId="25169778">
            <w:pPr>
              <w:pStyle w:val="30"/>
            </w:pPr>
            <w:r>
              <w:rPr>
                <w:rFonts w:hint="eastAsia"/>
              </w:rPr>
              <w:t>将EXCEL表格中的内控测评数据批量导入系统，提高填报效率。</w:t>
            </w:r>
          </w:p>
        </w:tc>
      </w:tr>
      <w:tr w14:paraId="54335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329" w:type="pct"/>
            <w:vAlign w:val="center"/>
          </w:tcPr>
          <w:p w14:paraId="7D3D8E78">
            <w:pPr>
              <w:pStyle w:val="30"/>
            </w:pPr>
            <w:r>
              <w:rPr>
                <w:rFonts w:hint="eastAsia"/>
              </w:rPr>
              <w:t>11</w:t>
            </w:r>
          </w:p>
        </w:tc>
        <w:tc>
          <w:tcPr>
            <w:tcW w:w="1557" w:type="pct"/>
            <w:vAlign w:val="center"/>
          </w:tcPr>
          <w:p w14:paraId="3D8F85F5">
            <w:pPr>
              <w:pStyle w:val="30"/>
            </w:pPr>
            <w:r>
              <w:rPr>
                <w:rFonts w:hint="eastAsia"/>
              </w:rPr>
              <w:t>管理提升评价</w:t>
            </w:r>
          </w:p>
        </w:tc>
        <w:tc>
          <w:tcPr>
            <w:tcW w:w="1557" w:type="pct"/>
            <w:vAlign w:val="center"/>
          </w:tcPr>
          <w:p w14:paraId="4612E54A">
            <w:pPr>
              <w:pStyle w:val="30"/>
            </w:pPr>
            <w:r>
              <w:rPr>
                <w:rFonts w:hint="eastAsia"/>
              </w:rPr>
              <w:t>无该功能</w:t>
            </w:r>
          </w:p>
        </w:tc>
        <w:tc>
          <w:tcPr>
            <w:tcW w:w="1555" w:type="pct"/>
            <w:vAlign w:val="center"/>
          </w:tcPr>
          <w:p w14:paraId="5DF32731">
            <w:pPr>
              <w:pStyle w:val="30"/>
            </w:pPr>
            <w:r>
              <w:rPr>
                <w:rFonts w:hint="eastAsia"/>
              </w:rPr>
              <w:t>用户在汇总集团的内控测评数据前，对未填写管理提升评价表的用户进行提示，防止管理提升评价表漏填，影响汇总结果。</w:t>
            </w:r>
          </w:p>
        </w:tc>
      </w:tr>
      <w:tr w14:paraId="6DFF6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329" w:type="pct"/>
            <w:vAlign w:val="center"/>
          </w:tcPr>
          <w:p w14:paraId="51BACE25">
            <w:pPr>
              <w:pStyle w:val="30"/>
            </w:pPr>
            <w:r>
              <w:rPr>
                <w:rFonts w:hint="eastAsia"/>
              </w:rPr>
              <w:t>12</w:t>
            </w:r>
          </w:p>
        </w:tc>
        <w:tc>
          <w:tcPr>
            <w:tcW w:w="1557" w:type="pct"/>
            <w:vAlign w:val="center"/>
          </w:tcPr>
          <w:p w14:paraId="06834B05">
            <w:pPr>
              <w:pStyle w:val="30"/>
            </w:pPr>
            <w:r>
              <w:rPr>
                <w:rFonts w:hint="eastAsia"/>
              </w:rPr>
              <w:t>自动报告</w:t>
            </w:r>
          </w:p>
        </w:tc>
        <w:tc>
          <w:tcPr>
            <w:tcW w:w="1557" w:type="pct"/>
            <w:vAlign w:val="center"/>
          </w:tcPr>
          <w:p w14:paraId="75E1AFAB">
            <w:pPr>
              <w:pStyle w:val="30"/>
            </w:pPr>
            <w:r>
              <w:rPr>
                <w:rFonts w:hint="eastAsia"/>
              </w:rPr>
              <w:t>无该功能</w:t>
            </w:r>
          </w:p>
        </w:tc>
        <w:tc>
          <w:tcPr>
            <w:tcW w:w="1555" w:type="pct"/>
            <w:vAlign w:val="center"/>
          </w:tcPr>
          <w:p w14:paraId="6E1D1D71">
            <w:pPr>
              <w:pStyle w:val="30"/>
            </w:pPr>
            <w:r>
              <w:rPr>
                <w:rFonts w:hint="eastAsia"/>
              </w:rPr>
              <w:t>实现根据内控测评数据一键生成当年度的内控测评报告文件（Word文档）。</w:t>
            </w:r>
          </w:p>
        </w:tc>
      </w:tr>
      <w:tr w14:paraId="516E2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29" w:type="pct"/>
            <w:vAlign w:val="center"/>
          </w:tcPr>
          <w:p w14:paraId="7B4537E9">
            <w:pPr>
              <w:pStyle w:val="30"/>
            </w:pPr>
            <w:bookmarkStart w:id="92" w:name="_Hlk200128689"/>
            <w:r>
              <w:rPr>
                <w:rFonts w:hint="eastAsia"/>
              </w:rPr>
              <w:t>13</w:t>
            </w:r>
          </w:p>
        </w:tc>
        <w:tc>
          <w:tcPr>
            <w:tcW w:w="1557" w:type="pct"/>
            <w:vAlign w:val="center"/>
          </w:tcPr>
          <w:p w14:paraId="297EE2DA">
            <w:pPr>
              <w:pStyle w:val="30"/>
            </w:pPr>
            <w:r>
              <w:rPr>
                <w:rFonts w:hint="eastAsia"/>
              </w:rPr>
              <w:t>内部控制测评功能</w:t>
            </w:r>
          </w:p>
        </w:tc>
        <w:tc>
          <w:tcPr>
            <w:tcW w:w="1557" w:type="pct"/>
            <w:vAlign w:val="center"/>
          </w:tcPr>
          <w:p w14:paraId="03D18CC1">
            <w:pPr>
              <w:pStyle w:val="30"/>
            </w:pPr>
            <w:r>
              <w:rPr>
                <w:rFonts w:hint="eastAsia"/>
              </w:rPr>
              <w:t>无该功能</w:t>
            </w:r>
          </w:p>
        </w:tc>
        <w:tc>
          <w:tcPr>
            <w:tcW w:w="1555" w:type="pct"/>
            <w:vAlign w:val="center"/>
          </w:tcPr>
          <w:p w14:paraId="19118D80">
            <w:pPr>
              <w:pStyle w:val="30"/>
            </w:pPr>
            <w:r>
              <w:rPr>
                <w:rFonts w:hint="eastAsia"/>
              </w:rPr>
              <w:t>实现2024年度上海市委管企业内部控制测评报表数据的填报、审核、采集。</w:t>
            </w:r>
          </w:p>
        </w:tc>
      </w:tr>
      <w:tr w14:paraId="44C54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29" w:type="pct"/>
            <w:vAlign w:val="center"/>
          </w:tcPr>
          <w:p w14:paraId="0932ED4E">
            <w:pPr>
              <w:pStyle w:val="30"/>
            </w:pPr>
            <w:r>
              <w:rPr>
                <w:rFonts w:hint="eastAsia"/>
              </w:rPr>
              <w:t>14</w:t>
            </w:r>
          </w:p>
        </w:tc>
        <w:tc>
          <w:tcPr>
            <w:tcW w:w="1557" w:type="pct"/>
            <w:vAlign w:val="center"/>
          </w:tcPr>
          <w:p w14:paraId="01C67E04">
            <w:pPr>
              <w:pStyle w:val="30"/>
            </w:pPr>
            <w:r>
              <w:rPr>
                <w:rFonts w:hint="eastAsia"/>
              </w:rPr>
              <w:t>数据汇总模板</w:t>
            </w:r>
          </w:p>
        </w:tc>
        <w:tc>
          <w:tcPr>
            <w:tcW w:w="1557" w:type="pct"/>
            <w:vAlign w:val="center"/>
          </w:tcPr>
          <w:p w14:paraId="36DD072A">
            <w:pPr>
              <w:pStyle w:val="30"/>
            </w:pPr>
            <w:r>
              <w:rPr>
                <w:rFonts w:hint="eastAsia"/>
              </w:rPr>
              <w:t>无该功能</w:t>
            </w:r>
          </w:p>
        </w:tc>
        <w:tc>
          <w:tcPr>
            <w:tcW w:w="1555" w:type="pct"/>
            <w:vAlign w:val="center"/>
          </w:tcPr>
          <w:p w14:paraId="5868BA70">
            <w:pPr>
              <w:pStyle w:val="30"/>
            </w:pPr>
            <w:r>
              <w:rPr>
                <w:rFonts w:hint="eastAsia"/>
              </w:rPr>
              <w:t>分别从集团、行业、流程三个角度对内控测评数据进行统计</w:t>
            </w:r>
          </w:p>
        </w:tc>
      </w:tr>
      <w:tr w14:paraId="71EF5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29" w:type="pct"/>
            <w:vAlign w:val="center"/>
          </w:tcPr>
          <w:p w14:paraId="5F17D2B6">
            <w:pPr>
              <w:pStyle w:val="30"/>
            </w:pPr>
            <w:r>
              <w:rPr>
                <w:rFonts w:hint="eastAsia"/>
              </w:rPr>
              <w:t>15</w:t>
            </w:r>
          </w:p>
        </w:tc>
        <w:tc>
          <w:tcPr>
            <w:tcW w:w="1557" w:type="pct"/>
            <w:vAlign w:val="center"/>
          </w:tcPr>
          <w:p w14:paraId="2FFB6C81">
            <w:pPr>
              <w:pStyle w:val="30"/>
            </w:pPr>
            <w:r>
              <w:rPr>
                <w:rFonts w:hint="eastAsia"/>
              </w:rPr>
              <w:t>自动报告模板</w:t>
            </w:r>
          </w:p>
        </w:tc>
        <w:tc>
          <w:tcPr>
            <w:tcW w:w="1557" w:type="pct"/>
            <w:vAlign w:val="center"/>
          </w:tcPr>
          <w:p w14:paraId="5B7E6947">
            <w:pPr>
              <w:pStyle w:val="30"/>
            </w:pPr>
            <w:r>
              <w:rPr>
                <w:rFonts w:hint="eastAsia"/>
              </w:rPr>
              <w:t>无该功能</w:t>
            </w:r>
          </w:p>
        </w:tc>
        <w:tc>
          <w:tcPr>
            <w:tcW w:w="1555" w:type="pct"/>
            <w:vAlign w:val="center"/>
          </w:tcPr>
          <w:p w14:paraId="1B99AF86">
            <w:pPr>
              <w:pStyle w:val="30"/>
            </w:pPr>
            <w:r>
              <w:rPr>
                <w:rFonts w:hint="eastAsia"/>
              </w:rPr>
              <w:t>根据自动生成的报告内容，新建报告所需的数据底稿模板和报告模板。</w:t>
            </w:r>
          </w:p>
        </w:tc>
      </w:tr>
      <w:tr w14:paraId="7D5E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29" w:type="pct"/>
            <w:vAlign w:val="center"/>
          </w:tcPr>
          <w:p w14:paraId="06B3FD44">
            <w:pPr>
              <w:pStyle w:val="30"/>
            </w:pPr>
            <w:r>
              <w:rPr>
                <w:rFonts w:hint="eastAsia"/>
              </w:rPr>
              <w:t>16</w:t>
            </w:r>
          </w:p>
        </w:tc>
        <w:tc>
          <w:tcPr>
            <w:tcW w:w="1557" w:type="pct"/>
            <w:vAlign w:val="center"/>
          </w:tcPr>
          <w:p w14:paraId="4207DBB7">
            <w:pPr>
              <w:pStyle w:val="30"/>
            </w:pPr>
            <w:r>
              <w:rPr>
                <w:rFonts w:hint="eastAsia"/>
              </w:rPr>
              <w:t>自动报告</w:t>
            </w:r>
          </w:p>
        </w:tc>
        <w:tc>
          <w:tcPr>
            <w:tcW w:w="1557" w:type="pct"/>
            <w:vAlign w:val="center"/>
          </w:tcPr>
          <w:p w14:paraId="4284D64B">
            <w:pPr>
              <w:pStyle w:val="30"/>
            </w:pPr>
            <w:r>
              <w:rPr>
                <w:rFonts w:hint="eastAsia"/>
              </w:rPr>
              <w:t>无该功能</w:t>
            </w:r>
          </w:p>
        </w:tc>
        <w:tc>
          <w:tcPr>
            <w:tcW w:w="1555" w:type="pct"/>
            <w:vAlign w:val="center"/>
          </w:tcPr>
          <w:p w14:paraId="7D1DDAC7">
            <w:pPr>
              <w:pStyle w:val="30"/>
            </w:pPr>
            <w:r>
              <w:rPr>
                <w:rFonts w:hint="eastAsia"/>
              </w:rPr>
              <w:t>实现根据内控测评数据一键生成当年度的内控测评报告文件（Word文档）。</w:t>
            </w:r>
          </w:p>
        </w:tc>
      </w:tr>
      <w:bookmarkEnd w:id="92"/>
    </w:tbl>
    <w:p w14:paraId="3EE388FD">
      <w:pPr>
        <w:ind w:firstLine="480"/>
      </w:pPr>
    </w:p>
    <w:p w14:paraId="3A0B2442">
      <w:pPr>
        <w:pStyle w:val="5"/>
        <w:numPr>
          <w:ilvl w:val="3"/>
          <w:numId w:val="0"/>
        </w:numPr>
      </w:pPr>
      <w:r>
        <w:rPr>
          <w:rFonts w:hint="eastAsia" w:cs="宋体"/>
        </w:rPr>
        <w:t xml:space="preserve">4.2.1.14  </w:t>
      </w:r>
      <w:r>
        <w:rPr>
          <w:rFonts w:hint="eastAsia"/>
        </w:rPr>
        <w:t>企业服务大厅</w:t>
      </w:r>
    </w:p>
    <w:p w14:paraId="587AC35A">
      <w:pPr>
        <w:pStyle w:val="22"/>
        <w:numPr>
          <w:ilvl w:val="8"/>
          <w:numId w:val="0"/>
        </w:numPr>
        <w:rPr>
          <w:rFonts w:hint="default"/>
        </w:rPr>
      </w:pPr>
      <w:r>
        <w:rPr>
          <w:rFonts w:hint="default" w:cs="Times New Roman"/>
        </w:rPr>
        <w:t xml:space="preserve">表4.26  </w:t>
      </w:r>
      <w:r>
        <w:t>预期目标与现状分析</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3210"/>
        <w:gridCol w:w="1984"/>
        <w:gridCol w:w="2389"/>
      </w:tblGrid>
      <w:tr w14:paraId="111E1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0" w:hRule="atLeast"/>
          <w:jc w:val="center"/>
        </w:trPr>
        <w:tc>
          <w:tcPr>
            <w:tcW w:w="549" w:type="pct"/>
            <w:vAlign w:val="center"/>
          </w:tcPr>
          <w:p w14:paraId="78A5498E">
            <w:pPr>
              <w:pStyle w:val="30"/>
            </w:pPr>
            <w:r>
              <w:rPr>
                <w:rFonts w:hint="eastAsia"/>
              </w:rPr>
              <w:t>序号</w:t>
            </w:r>
          </w:p>
        </w:tc>
        <w:tc>
          <w:tcPr>
            <w:tcW w:w="1883" w:type="pct"/>
            <w:vAlign w:val="center"/>
          </w:tcPr>
          <w:p w14:paraId="7803C212">
            <w:pPr>
              <w:pStyle w:val="30"/>
            </w:pPr>
            <w:r>
              <w:rPr>
                <w:rFonts w:hint="eastAsia"/>
              </w:rPr>
              <w:t>业务/功能</w:t>
            </w:r>
          </w:p>
        </w:tc>
        <w:tc>
          <w:tcPr>
            <w:tcW w:w="1164" w:type="pct"/>
            <w:vAlign w:val="center"/>
          </w:tcPr>
          <w:p w14:paraId="4339258C">
            <w:pPr>
              <w:pStyle w:val="30"/>
            </w:pPr>
            <w:r>
              <w:rPr>
                <w:rFonts w:hint="eastAsia"/>
              </w:rPr>
              <w:t>目前现状</w:t>
            </w:r>
          </w:p>
        </w:tc>
        <w:tc>
          <w:tcPr>
            <w:tcW w:w="1401" w:type="pct"/>
            <w:vAlign w:val="center"/>
          </w:tcPr>
          <w:p w14:paraId="02625331">
            <w:pPr>
              <w:pStyle w:val="30"/>
            </w:pPr>
            <w:r>
              <w:rPr>
                <w:rFonts w:hint="eastAsia"/>
              </w:rPr>
              <w:t>预期目标</w:t>
            </w:r>
          </w:p>
        </w:tc>
      </w:tr>
      <w:tr w14:paraId="19279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549" w:type="pct"/>
            <w:vAlign w:val="center"/>
          </w:tcPr>
          <w:p w14:paraId="4B81E1BD">
            <w:pPr>
              <w:pStyle w:val="30"/>
            </w:pPr>
            <w:r>
              <w:t>1</w:t>
            </w:r>
          </w:p>
        </w:tc>
        <w:tc>
          <w:tcPr>
            <w:tcW w:w="1883" w:type="pct"/>
            <w:vAlign w:val="center"/>
          </w:tcPr>
          <w:p w14:paraId="50BDEB99">
            <w:pPr>
              <w:pStyle w:val="30"/>
            </w:pPr>
            <w:r>
              <w:rPr>
                <w:rFonts w:hint="eastAsia"/>
              </w:rPr>
              <w:t>监管企业稳增长工作周报</w:t>
            </w:r>
          </w:p>
        </w:tc>
        <w:tc>
          <w:tcPr>
            <w:tcW w:w="1164" w:type="pct"/>
            <w:vAlign w:val="center"/>
          </w:tcPr>
          <w:p w14:paraId="2104218E">
            <w:pPr>
              <w:pStyle w:val="30"/>
            </w:pPr>
            <w:r>
              <w:rPr>
                <w:rFonts w:hint="eastAsia"/>
              </w:rPr>
              <w:t>无该功能</w:t>
            </w:r>
          </w:p>
        </w:tc>
        <w:tc>
          <w:tcPr>
            <w:tcW w:w="1401" w:type="pct"/>
            <w:vMerge w:val="restart"/>
            <w:vAlign w:val="center"/>
          </w:tcPr>
          <w:p w14:paraId="3687F750">
            <w:pPr>
              <w:pStyle w:val="30"/>
            </w:pPr>
            <w:r>
              <w:rPr>
                <w:rFonts w:hint="eastAsia"/>
              </w:rPr>
              <w:t>通过线上化流程实现对企业党员信息的动态管理，为企业开展党员教育活动提供数据支撑，促进企业党建工作的深入开展。</w:t>
            </w:r>
          </w:p>
        </w:tc>
      </w:tr>
      <w:tr w14:paraId="4A27C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549" w:type="pct"/>
            <w:vAlign w:val="center"/>
          </w:tcPr>
          <w:p w14:paraId="1DE9FE88">
            <w:pPr>
              <w:pStyle w:val="30"/>
            </w:pPr>
            <w:r>
              <w:t>2</w:t>
            </w:r>
          </w:p>
        </w:tc>
        <w:tc>
          <w:tcPr>
            <w:tcW w:w="1883" w:type="pct"/>
            <w:vAlign w:val="center"/>
          </w:tcPr>
          <w:p w14:paraId="34D671E3">
            <w:pPr>
              <w:pStyle w:val="30"/>
            </w:pPr>
            <w:r>
              <w:rPr>
                <w:rFonts w:hint="eastAsia"/>
              </w:rPr>
              <w:t>党员教育初步排摸</w:t>
            </w:r>
          </w:p>
        </w:tc>
        <w:tc>
          <w:tcPr>
            <w:tcW w:w="1164" w:type="pct"/>
            <w:vAlign w:val="center"/>
          </w:tcPr>
          <w:p w14:paraId="21DBDA13">
            <w:pPr>
              <w:pStyle w:val="30"/>
            </w:pPr>
            <w:r>
              <w:rPr>
                <w:rFonts w:hint="eastAsia"/>
              </w:rPr>
              <w:t>无该功能</w:t>
            </w:r>
          </w:p>
        </w:tc>
        <w:tc>
          <w:tcPr>
            <w:tcW w:w="1401" w:type="pct"/>
            <w:vMerge w:val="continue"/>
            <w:vAlign w:val="center"/>
          </w:tcPr>
          <w:p w14:paraId="0A49BEC2">
            <w:pPr>
              <w:pStyle w:val="30"/>
            </w:pPr>
          </w:p>
        </w:tc>
      </w:tr>
    </w:tbl>
    <w:p w14:paraId="7207B57C">
      <w:pPr>
        <w:pStyle w:val="5"/>
        <w:numPr>
          <w:ilvl w:val="3"/>
          <w:numId w:val="0"/>
        </w:numPr>
      </w:pPr>
      <w:r>
        <w:rPr>
          <w:rFonts w:hint="eastAsia" w:cs="宋体"/>
        </w:rPr>
        <w:t xml:space="preserve">4.2.1.15  </w:t>
      </w:r>
      <w:r>
        <w:rPr>
          <w:rFonts w:hint="eastAsia"/>
        </w:rPr>
        <w:t>国资监管数智管理子系统</w:t>
      </w:r>
    </w:p>
    <w:p w14:paraId="2CCA4C83">
      <w:pPr>
        <w:pStyle w:val="22"/>
        <w:numPr>
          <w:ilvl w:val="8"/>
          <w:numId w:val="0"/>
        </w:numPr>
        <w:rPr>
          <w:rFonts w:hint="default"/>
        </w:rPr>
      </w:pPr>
      <w:r>
        <w:rPr>
          <w:rFonts w:hint="default" w:cs="Times New Roman"/>
        </w:rPr>
        <w:t xml:space="preserve">表4.27  </w:t>
      </w:r>
      <w:r>
        <w:t>预期目标与现状分析</w:t>
      </w:r>
    </w:p>
    <w:tbl>
      <w:tblPr>
        <w:tblStyle w:val="18"/>
        <w:tblW w:w="501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2"/>
        <w:gridCol w:w="1671"/>
        <w:gridCol w:w="2313"/>
        <w:gridCol w:w="3614"/>
      </w:tblGrid>
      <w:tr w14:paraId="0E3A8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6" w:type="pct"/>
            <w:tcMar>
              <w:left w:w="108" w:type="dxa"/>
              <w:right w:w="108" w:type="dxa"/>
            </w:tcMar>
            <w:vAlign w:val="center"/>
          </w:tcPr>
          <w:p w14:paraId="67E5F7CF">
            <w:pPr>
              <w:pStyle w:val="30"/>
            </w:pPr>
            <w:r>
              <w:rPr>
                <w:rFonts w:hint="eastAsia"/>
              </w:rPr>
              <w:t>序号</w:t>
            </w:r>
          </w:p>
        </w:tc>
        <w:tc>
          <w:tcPr>
            <w:tcW w:w="977" w:type="pct"/>
            <w:tcMar>
              <w:left w:w="108" w:type="dxa"/>
              <w:right w:w="108" w:type="dxa"/>
            </w:tcMar>
            <w:vAlign w:val="center"/>
          </w:tcPr>
          <w:p w14:paraId="7C609F34">
            <w:pPr>
              <w:pStyle w:val="30"/>
            </w:pPr>
            <w:r>
              <w:rPr>
                <w:rFonts w:hint="eastAsia"/>
              </w:rPr>
              <w:t>业务/功能</w:t>
            </w:r>
          </w:p>
        </w:tc>
        <w:tc>
          <w:tcPr>
            <w:tcW w:w="1353" w:type="pct"/>
            <w:tcMar>
              <w:left w:w="108" w:type="dxa"/>
              <w:right w:w="108" w:type="dxa"/>
            </w:tcMar>
            <w:vAlign w:val="center"/>
          </w:tcPr>
          <w:p w14:paraId="21C89A62">
            <w:pPr>
              <w:pStyle w:val="30"/>
            </w:pPr>
            <w:r>
              <w:t>目前现状</w:t>
            </w:r>
          </w:p>
        </w:tc>
        <w:tc>
          <w:tcPr>
            <w:tcW w:w="2113" w:type="pct"/>
            <w:tcMar>
              <w:left w:w="108" w:type="dxa"/>
              <w:right w:w="108" w:type="dxa"/>
            </w:tcMar>
            <w:vAlign w:val="center"/>
          </w:tcPr>
          <w:p w14:paraId="27D76B42">
            <w:pPr>
              <w:pStyle w:val="30"/>
            </w:pPr>
            <w:r>
              <w:rPr>
                <w:rFonts w:hint="eastAsia"/>
              </w:rPr>
              <w:t>预期</w:t>
            </w:r>
            <w:r>
              <w:t>目标</w:t>
            </w:r>
          </w:p>
        </w:tc>
      </w:tr>
      <w:tr w14:paraId="785CC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0" w:hRule="atLeast"/>
          <w:jc w:val="center"/>
        </w:trPr>
        <w:tc>
          <w:tcPr>
            <w:tcW w:w="556" w:type="pct"/>
            <w:tcMar>
              <w:left w:w="108" w:type="dxa"/>
              <w:right w:w="108" w:type="dxa"/>
            </w:tcMar>
            <w:vAlign w:val="center"/>
          </w:tcPr>
          <w:p w14:paraId="770C8D36">
            <w:pPr>
              <w:pStyle w:val="30"/>
            </w:pPr>
            <w:r>
              <w:rPr>
                <w:rFonts w:hint="eastAsia"/>
              </w:rPr>
              <w:t>1</w:t>
            </w:r>
          </w:p>
        </w:tc>
        <w:tc>
          <w:tcPr>
            <w:tcW w:w="977" w:type="pct"/>
            <w:tcMar>
              <w:left w:w="108" w:type="dxa"/>
              <w:right w:w="108" w:type="dxa"/>
            </w:tcMar>
            <w:vAlign w:val="center"/>
          </w:tcPr>
          <w:p w14:paraId="37924103">
            <w:pPr>
              <w:pStyle w:val="30"/>
            </w:pPr>
            <w:r>
              <w:rPr>
                <w:rFonts w:hint="eastAsia"/>
              </w:rPr>
              <w:t>资源“图书馆”</w:t>
            </w:r>
          </w:p>
        </w:tc>
        <w:tc>
          <w:tcPr>
            <w:tcW w:w="1353" w:type="pct"/>
            <w:tcMar>
              <w:left w:w="108" w:type="dxa"/>
              <w:right w:w="108" w:type="dxa"/>
            </w:tcMar>
            <w:vAlign w:val="center"/>
          </w:tcPr>
          <w:p w14:paraId="00D4D541">
            <w:pPr>
              <w:pStyle w:val="30"/>
            </w:pPr>
            <w:r>
              <w:rPr>
                <w:rFonts w:hint="eastAsia"/>
              </w:rPr>
              <w:t>无</w:t>
            </w:r>
          </w:p>
        </w:tc>
        <w:tc>
          <w:tcPr>
            <w:tcW w:w="2113" w:type="pct"/>
            <w:tcMar>
              <w:left w:w="108" w:type="dxa"/>
              <w:right w:w="108" w:type="dxa"/>
            </w:tcMar>
            <w:vAlign w:val="center"/>
          </w:tcPr>
          <w:p w14:paraId="0005C4D5">
            <w:pPr>
              <w:pStyle w:val="30"/>
            </w:pPr>
            <w:r>
              <w:rPr>
                <w:rFonts w:hint="eastAsia"/>
              </w:rPr>
              <w:t>汇聚政策法规、公文档案、监管数据、研究报告、外部数据等数据资源，进行集中治理、语料训练和权限管控，形成资源“图书馆”，提升国资监管的实时性、精准性和有效性。</w:t>
            </w:r>
          </w:p>
        </w:tc>
      </w:tr>
      <w:tr w14:paraId="74823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8" w:hRule="atLeast"/>
          <w:jc w:val="center"/>
        </w:trPr>
        <w:tc>
          <w:tcPr>
            <w:tcW w:w="556" w:type="pct"/>
            <w:tcMar>
              <w:left w:w="108" w:type="dxa"/>
              <w:right w:w="108" w:type="dxa"/>
            </w:tcMar>
            <w:vAlign w:val="center"/>
          </w:tcPr>
          <w:p w14:paraId="19FB50C9">
            <w:pPr>
              <w:pStyle w:val="30"/>
            </w:pPr>
            <w:r>
              <w:rPr>
                <w:rFonts w:hint="eastAsia"/>
              </w:rPr>
              <w:t>2</w:t>
            </w:r>
          </w:p>
        </w:tc>
        <w:tc>
          <w:tcPr>
            <w:tcW w:w="977" w:type="pct"/>
            <w:tcMar>
              <w:left w:w="108" w:type="dxa"/>
              <w:right w:w="108" w:type="dxa"/>
            </w:tcMar>
            <w:vAlign w:val="center"/>
          </w:tcPr>
          <w:p w14:paraId="595701AA">
            <w:pPr>
              <w:pStyle w:val="30"/>
            </w:pPr>
            <w:r>
              <w:rPr>
                <w:rFonts w:hint="eastAsia"/>
              </w:rPr>
              <w:t>国资监管数据资源平台</w:t>
            </w:r>
          </w:p>
        </w:tc>
        <w:tc>
          <w:tcPr>
            <w:tcW w:w="1353" w:type="pct"/>
            <w:tcMar>
              <w:left w:w="108" w:type="dxa"/>
              <w:right w:w="108" w:type="dxa"/>
            </w:tcMar>
            <w:vAlign w:val="center"/>
          </w:tcPr>
          <w:p w14:paraId="79E7BE01">
            <w:pPr>
              <w:pStyle w:val="30"/>
            </w:pPr>
            <w:r>
              <w:rPr>
                <w:rFonts w:hint="eastAsia"/>
              </w:rPr>
              <w:t>国资委内部“数据要素”作用发挥不够，数据运营体系尚未建立完善，数据资源质量参差不齐，数据共享利用不足、应用系统难以赋能。</w:t>
            </w:r>
          </w:p>
        </w:tc>
        <w:tc>
          <w:tcPr>
            <w:tcW w:w="2113" w:type="pct"/>
            <w:tcMar>
              <w:left w:w="108" w:type="dxa"/>
              <w:right w:w="108" w:type="dxa"/>
            </w:tcMar>
            <w:vAlign w:val="center"/>
          </w:tcPr>
          <w:p w14:paraId="4A71381B">
            <w:pPr>
              <w:pStyle w:val="30"/>
            </w:pPr>
            <w:r>
              <w:rPr>
                <w:rFonts w:hint="eastAsia"/>
              </w:rPr>
              <w:t>聚焦于汇聚国资监管应用数据、随申办政务云数据和第三方采购数据，按照国资监管的要求制定统一明确的国资监管数据标准，指导企业监管平台建设，打通市国资委与监管企业、区国资委的数据通道，通过监管企业与委机关跨网数据实时交互，按照数据标准统一采集汇聚监管企业数据，实现委机关与监管企业数据共享，完善国资监管信息资源目录，实现标准统一、布局合理、管理协同、安全可信的国资监管数据归集，推动数据集约集成建设、有序流通和共享应用，打破信息孤岛，完善基础数据库、主题库和专题库建设，形成国资委数据资产，推动国资国企数据高效共享和综合利用，赋能全面风险预警等应用。</w:t>
            </w:r>
          </w:p>
        </w:tc>
      </w:tr>
      <w:tr w14:paraId="6B4D0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1" w:hRule="atLeast"/>
          <w:jc w:val="center"/>
        </w:trPr>
        <w:tc>
          <w:tcPr>
            <w:tcW w:w="556" w:type="pct"/>
            <w:tcMar>
              <w:left w:w="108" w:type="dxa"/>
              <w:right w:w="108" w:type="dxa"/>
            </w:tcMar>
            <w:vAlign w:val="center"/>
          </w:tcPr>
          <w:p w14:paraId="42252AC1">
            <w:pPr>
              <w:pStyle w:val="30"/>
            </w:pPr>
            <w:r>
              <w:rPr>
                <w:rFonts w:hint="eastAsia"/>
              </w:rPr>
              <w:t>3</w:t>
            </w:r>
          </w:p>
        </w:tc>
        <w:tc>
          <w:tcPr>
            <w:tcW w:w="977" w:type="pct"/>
            <w:tcMar>
              <w:left w:w="108" w:type="dxa"/>
              <w:right w:w="108" w:type="dxa"/>
            </w:tcMar>
            <w:vAlign w:val="center"/>
          </w:tcPr>
          <w:p w14:paraId="26E60B8D">
            <w:pPr>
              <w:pStyle w:val="30"/>
            </w:pPr>
            <w:r>
              <w:rPr>
                <w:rFonts w:hint="eastAsia"/>
              </w:rPr>
              <w:t>国资智能管理平台</w:t>
            </w:r>
          </w:p>
        </w:tc>
        <w:tc>
          <w:tcPr>
            <w:tcW w:w="1353" w:type="pct"/>
            <w:tcMar>
              <w:left w:w="108" w:type="dxa"/>
              <w:right w:w="108" w:type="dxa"/>
            </w:tcMar>
            <w:vAlign w:val="center"/>
          </w:tcPr>
          <w:p w14:paraId="6255E71A">
            <w:pPr>
              <w:pStyle w:val="30"/>
            </w:pPr>
            <w:r>
              <w:rPr>
                <w:rFonts w:hint="eastAsia"/>
              </w:rPr>
              <w:t>无</w:t>
            </w:r>
          </w:p>
        </w:tc>
        <w:tc>
          <w:tcPr>
            <w:tcW w:w="2113" w:type="pct"/>
            <w:tcMar>
              <w:left w:w="108" w:type="dxa"/>
              <w:right w:w="108" w:type="dxa"/>
            </w:tcMar>
            <w:vAlign w:val="center"/>
          </w:tcPr>
          <w:p w14:paraId="148FCA35">
            <w:pPr>
              <w:pStyle w:val="30"/>
            </w:pPr>
            <w:r>
              <w:rPr>
                <w:rFonts w:hint="eastAsia"/>
              </w:rPr>
              <w:t>提供安全、高效、精准的国资监管搜索、问答、写作、校核等应用，丰富监管场景，提升国资监管的实时性、精准性和有效性，推动传统监管向智慧监管转变，全面提升监管能力，切实提高机关决策力和执行力。</w:t>
            </w:r>
          </w:p>
        </w:tc>
      </w:tr>
    </w:tbl>
    <w:p w14:paraId="05FC5A9E">
      <w:pPr>
        <w:ind w:firstLine="480"/>
        <w:rPr>
          <w:rFonts w:cs="Times New Roman"/>
        </w:rPr>
      </w:pPr>
    </w:p>
    <w:p w14:paraId="3D2D0D7B">
      <w:pPr>
        <w:pStyle w:val="5"/>
        <w:numPr>
          <w:ilvl w:val="3"/>
          <w:numId w:val="0"/>
        </w:numPr>
      </w:pPr>
      <w:r>
        <w:rPr>
          <w:rFonts w:hint="eastAsia" w:cs="宋体"/>
        </w:rPr>
        <w:t xml:space="preserve">4.2.1.16  </w:t>
      </w:r>
      <w:r>
        <w:rPr>
          <w:rFonts w:hint="eastAsia"/>
        </w:rPr>
        <w:t>全面风险预警子系统（宣传部功能模块）</w:t>
      </w:r>
    </w:p>
    <w:p w14:paraId="046AF65D">
      <w:pPr>
        <w:pStyle w:val="22"/>
        <w:numPr>
          <w:ilvl w:val="8"/>
          <w:numId w:val="0"/>
        </w:numPr>
        <w:rPr>
          <w:rFonts w:hint="default"/>
        </w:rPr>
      </w:pPr>
      <w:r>
        <w:rPr>
          <w:rFonts w:hint="default" w:cs="Times New Roman"/>
        </w:rPr>
        <w:t xml:space="preserve">表4.28  </w:t>
      </w:r>
      <w:r>
        <w:t>预期目标与现状分析</w:t>
      </w:r>
    </w:p>
    <w:tbl>
      <w:tblPr>
        <w:tblStyle w:val="18"/>
        <w:tblW w:w="4999" w:type="pct"/>
        <w:jc w:val="center"/>
        <w:tblLayout w:type="autofit"/>
        <w:tblCellMar>
          <w:top w:w="0" w:type="dxa"/>
          <w:left w:w="108" w:type="dxa"/>
          <w:bottom w:w="0" w:type="dxa"/>
          <w:right w:w="108" w:type="dxa"/>
        </w:tblCellMar>
      </w:tblPr>
      <w:tblGrid>
        <w:gridCol w:w="503"/>
        <w:gridCol w:w="1176"/>
        <w:gridCol w:w="1176"/>
        <w:gridCol w:w="5665"/>
      </w:tblGrid>
      <w:tr w14:paraId="7519D4FF">
        <w:tblPrEx>
          <w:tblCellMar>
            <w:top w:w="0" w:type="dxa"/>
            <w:left w:w="108" w:type="dxa"/>
            <w:bottom w:w="0" w:type="dxa"/>
            <w:right w:w="108" w:type="dxa"/>
          </w:tblCellMar>
        </w:tblPrEx>
        <w:trPr>
          <w:trHeight w:val="285"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1679F6A0">
            <w:pPr>
              <w:pStyle w:val="30"/>
            </w:pPr>
            <w:r>
              <w:rPr>
                <w:rFonts w:hint="eastAsia"/>
              </w:rPr>
              <w:t>序号</w:t>
            </w:r>
          </w:p>
        </w:tc>
        <w:tc>
          <w:tcPr>
            <w:tcW w:w="690" w:type="pct"/>
            <w:tcBorders>
              <w:top w:val="single" w:color="000000" w:sz="4" w:space="0"/>
              <w:left w:val="single" w:color="000000" w:sz="4" w:space="0"/>
              <w:bottom w:val="single" w:color="000000" w:sz="4" w:space="0"/>
              <w:right w:val="single" w:color="000000" w:sz="4" w:space="0"/>
            </w:tcBorders>
            <w:vAlign w:val="center"/>
          </w:tcPr>
          <w:p w14:paraId="5FF70B60">
            <w:pPr>
              <w:pStyle w:val="30"/>
            </w:pPr>
            <w:r>
              <w:rPr>
                <w:rFonts w:hint="eastAsia"/>
              </w:rPr>
              <w:t>业务/功能</w:t>
            </w:r>
          </w:p>
        </w:tc>
        <w:tc>
          <w:tcPr>
            <w:tcW w:w="690" w:type="pct"/>
            <w:tcBorders>
              <w:top w:val="single" w:color="000000" w:sz="4" w:space="0"/>
              <w:left w:val="single" w:color="000000" w:sz="4" w:space="0"/>
              <w:bottom w:val="single" w:color="000000" w:sz="4" w:space="0"/>
              <w:right w:val="single" w:color="000000" w:sz="4" w:space="0"/>
            </w:tcBorders>
            <w:vAlign w:val="center"/>
          </w:tcPr>
          <w:p w14:paraId="237C4502">
            <w:pPr>
              <w:pStyle w:val="30"/>
            </w:pPr>
            <w:r>
              <w:t>目前现状</w:t>
            </w:r>
          </w:p>
        </w:tc>
        <w:tc>
          <w:tcPr>
            <w:tcW w:w="3324" w:type="pct"/>
            <w:tcBorders>
              <w:top w:val="single" w:color="000000" w:sz="4" w:space="0"/>
              <w:left w:val="single" w:color="000000" w:sz="4" w:space="0"/>
              <w:bottom w:val="single" w:color="000000" w:sz="4" w:space="0"/>
              <w:right w:val="single" w:color="000000" w:sz="4" w:space="0"/>
            </w:tcBorders>
            <w:vAlign w:val="center"/>
          </w:tcPr>
          <w:p w14:paraId="71701D1D">
            <w:pPr>
              <w:pStyle w:val="30"/>
            </w:pPr>
            <w:r>
              <w:rPr>
                <w:rFonts w:hint="eastAsia"/>
              </w:rPr>
              <w:t>预期</w:t>
            </w:r>
            <w:r>
              <w:t>目标</w:t>
            </w:r>
          </w:p>
        </w:tc>
      </w:tr>
      <w:tr w14:paraId="17D9E059">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7B0D3764">
            <w:pPr>
              <w:pStyle w:val="30"/>
            </w:pPr>
            <w:r>
              <w:t>1</w:t>
            </w:r>
          </w:p>
        </w:tc>
        <w:tc>
          <w:tcPr>
            <w:tcW w:w="690" w:type="pct"/>
            <w:tcBorders>
              <w:top w:val="single" w:color="000000" w:sz="4" w:space="0"/>
              <w:left w:val="single" w:color="000000" w:sz="4" w:space="0"/>
              <w:bottom w:val="single" w:color="000000" w:sz="4" w:space="0"/>
              <w:right w:val="single" w:color="000000" w:sz="4" w:space="0"/>
            </w:tcBorders>
            <w:vAlign w:val="center"/>
          </w:tcPr>
          <w:p w14:paraId="4512E1CD">
            <w:pPr>
              <w:pStyle w:val="30"/>
            </w:pPr>
            <w:r>
              <w:rPr>
                <w:rFonts w:hint="eastAsia"/>
              </w:rPr>
              <w:t>风险预警综合评级</w:t>
            </w:r>
          </w:p>
        </w:tc>
        <w:tc>
          <w:tcPr>
            <w:tcW w:w="690" w:type="pct"/>
            <w:tcBorders>
              <w:top w:val="single" w:color="000000" w:sz="4" w:space="0"/>
              <w:left w:val="single" w:color="000000" w:sz="4" w:space="0"/>
              <w:bottom w:val="single" w:color="000000" w:sz="4" w:space="0"/>
              <w:right w:val="single" w:color="000000" w:sz="4" w:space="0"/>
            </w:tcBorders>
            <w:vAlign w:val="center"/>
          </w:tcPr>
          <w:p w14:paraId="006D53A9">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7D2F3A3B">
            <w:pPr>
              <w:pStyle w:val="30"/>
            </w:pPr>
            <w:r>
              <w:rPr>
                <w:rFonts w:hint="eastAsia"/>
              </w:rPr>
              <w:t>根据企业风险亮灯（红灯）情况，对相应指标的风险程度进行评级。该评级需要定义一套基于不同风险水平划分的风险评级体系，分为低风险、中风险和高风险等级。风险评估方法包括定量分析、定性判断、统计算法等，根据指标的性质和可获得的数据进行选择，并结合专业知识和经验进行综合判断。</w:t>
            </w:r>
          </w:p>
        </w:tc>
      </w:tr>
      <w:tr w14:paraId="1B50F2DB">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1C807F8A">
            <w:pPr>
              <w:pStyle w:val="30"/>
            </w:pPr>
            <w:r>
              <w:t>2</w:t>
            </w:r>
          </w:p>
        </w:tc>
        <w:tc>
          <w:tcPr>
            <w:tcW w:w="690" w:type="pct"/>
            <w:tcBorders>
              <w:top w:val="single" w:color="000000" w:sz="4" w:space="0"/>
              <w:left w:val="single" w:color="000000" w:sz="4" w:space="0"/>
              <w:bottom w:val="single" w:color="000000" w:sz="4" w:space="0"/>
              <w:right w:val="single" w:color="000000" w:sz="4" w:space="0"/>
            </w:tcBorders>
            <w:vAlign w:val="center"/>
          </w:tcPr>
          <w:p w14:paraId="08A9965F">
            <w:pPr>
              <w:pStyle w:val="30"/>
            </w:pPr>
            <w:r>
              <w:rPr>
                <w:rFonts w:hint="eastAsia"/>
              </w:rPr>
              <w:t>宣传部总览看板-综合R值年度看板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6CFA67B1">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5D68DF72">
            <w:pPr>
              <w:pStyle w:val="30"/>
            </w:pPr>
            <w:r>
              <w:rPr>
                <w:rFonts w:hint="eastAsia"/>
              </w:rPr>
              <w:t>对宣传部整体及下属企业风险情况进行梳理、运算、整合，并以年度为单位制作宣传部总览-综合R值预警年度看板，来展现宣传部整体风险R值及其变化趋势、风险评级等内容。同时基于算法计算规则，实现模型的自动化训练及优化，该自动化训练过程主要包括数据域的划分、数据特征画像、数据处理、算法选择和模型迭代。</w:t>
            </w:r>
          </w:p>
        </w:tc>
      </w:tr>
      <w:tr w14:paraId="05941A0D">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0B817841">
            <w:pPr>
              <w:pStyle w:val="30"/>
            </w:pPr>
            <w:r>
              <w:t>3</w:t>
            </w:r>
          </w:p>
        </w:tc>
        <w:tc>
          <w:tcPr>
            <w:tcW w:w="690" w:type="pct"/>
            <w:tcBorders>
              <w:top w:val="single" w:color="000000" w:sz="4" w:space="0"/>
              <w:left w:val="single" w:color="000000" w:sz="4" w:space="0"/>
              <w:bottom w:val="single" w:color="000000" w:sz="4" w:space="0"/>
              <w:right w:val="single" w:color="000000" w:sz="4" w:space="0"/>
            </w:tcBorders>
            <w:vAlign w:val="center"/>
          </w:tcPr>
          <w:p w14:paraId="00EF0E0A">
            <w:pPr>
              <w:pStyle w:val="30"/>
            </w:pPr>
            <w:r>
              <w:rPr>
                <w:rFonts w:hint="eastAsia"/>
              </w:rPr>
              <w:t>宣传部总览看板-综合R值月度看板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6DFA407D">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3488F7B8">
            <w:pPr>
              <w:pStyle w:val="30"/>
            </w:pPr>
            <w:r>
              <w:rPr>
                <w:rFonts w:hint="eastAsia"/>
              </w:rPr>
              <w:t>对宣传部整体及下属企业风险情况进行梳理、运算、整合，并以月度为单位制作宣传部总览-综合R值预警月度看板，来展现宣传部整体风险R值及其变化趋势、风险评级等内容。同时基于算法计算规则，实现模型的自动化训练及优化，该自动化训练过程主要包括数据域的划分、数据特征画像、数据处理、算法选择和模型迭代。</w:t>
            </w:r>
          </w:p>
        </w:tc>
      </w:tr>
      <w:tr w14:paraId="43E7A50B">
        <w:tblPrEx>
          <w:tblCellMar>
            <w:top w:w="0" w:type="dxa"/>
            <w:left w:w="108" w:type="dxa"/>
            <w:bottom w:w="0" w:type="dxa"/>
            <w:right w:w="108" w:type="dxa"/>
          </w:tblCellMar>
        </w:tblPrEx>
        <w:trPr>
          <w:trHeight w:val="243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1DB80DC9">
            <w:pPr>
              <w:pStyle w:val="30"/>
            </w:pPr>
            <w:r>
              <w:t>4</w:t>
            </w:r>
          </w:p>
        </w:tc>
        <w:tc>
          <w:tcPr>
            <w:tcW w:w="690" w:type="pct"/>
            <w:tcBorders>
              <w:top w:val="single" w:color="000000" w:sz="4" w:space="0"/>
              <w:left w:val="single" w:color="000000" w:sz="4" w:space="0"/>
              <w:bottom w:val="single" w:color="000000" w:sz="4" w:space="0"/>
              <w:right w:val="single" w:color="000000" w:sz="4" w:space="0"/>
            </w:tcBorders>
            <w:vAlign w:val="center"/>
          </w:tcPr>
          <w:p w14:paraId="38F5A02D">
            <w:pPr>
              <w:pStyle w:val="30"/>
            </w:pPr>
            <w:r>
              <w:rPr>
                <w:rFonts w:hint="eastAsia"/>
              </w:rPr>
              <w:t>宣传部总览看板-风险敞口年度看板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420EB51D">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49470069">
            <w:pPr>
              <w:pStyle w:val="30"/>
            </w:pPr>
            <w:r>
              <w:t>对</w:t>
            </w:r>
            <w:r>
              <w:rPr>
                <w:rFonts w:hint="eastAsia"/>
              </w:rPr>
              <w:t>宣传部</w:t>
            </w:r>
            <w:r>
              <w:t>风险情况进行</w:t>
            </w:r>
            <w:r>
              <w:rPr>
                <w:rFonts w:hint="eastAsia"/>
              </w:rPr>
              <w:t>梳理、运算、整合</w:t>
            </w:r>
            <w:r>
              <w:t>，</w:t>
            </w:r>
            <w:r>
              <w:rPr>
                <w:rFonts w:hint="eastAsia"/>
              </w:rPr>
              <w:t>并以年度为单位</w:t>
            </w:r>
            <w:r>
              <w:t>制作</w:t>
            </w:r>
            <w:r>
              <w:rPr>
                <w:rFonts w:hint="eastAsia"/>
              </w:rPr>
              <w:t>宣传部总览-风险敞口</w:t>
            </w:r>
            <w:r>
              <w:t>预警看板</w:t>
            </w:r>
            <w:r>
              <w:rPr>
                <w:rFonts w:hint="eastAsia"/>
              </w:rPr>
              <w:t>，来展现宣传部</w:t>
            </w:r>
            <w:r>
              <w:t>整体在总风险敞口、已</w:t>
            </w:r>
            <w:r>
              <w:rPr>
                <w:rFonts w:hint="eastAsia"/>
              </w:rPr>
              <w:t>确认</w:t>
            </w:r>
            <w:r>
              <w:t>损失、</w:t>
            </w:r>
            <w:r>
              <w:rPr>
                <w:rFonts w:hint="eastAsia"/>
              </w:rPr>
              <w:t>挽回损失即压降</w:t>
            </w:r>
            <w:r>
              <w:t>敞口、风险资本率</w:t>
            </w:r>
            <w:r>
              <w:rPr>
                <w:rFonts w:hint="eastAsia"/>
              </w:rPr>
              <w:t>的数</w:t>
            </w:r>
            <w:r>
              <w:t>值及其变化趋势</w:t>
            </w:r>
            <w:r>
              <w:rPr>
                <w:rFonts w:hint="eastAsia"/>
              </w:rPr>
              <w:t>。该看板主要</w:t>
            </w:r>
            <w:r>
              <w:t>包括</w:t>
            </w:r>
            <w:r>
              <w:rPr>
                <w:rFonts w:hint="eastAsia"/>
              </w:rPr>
              <w:t>年度集团风险概览</w:t>
            </w:r>
            <w:r>
              <w:t>模块、</w:t>
            </w:r>
            <w:r>
              <w:rPr>
                <w:rFonts w:hint="eastAsia"/>
              </w:rPr>
              <w:t>年度集团</w:t>
            </w:r>
            <w:r>
              <w:t>总风险敞口模块、</w:t>
            </w:r>
            <w:r>
              <w:rPr>
                <w:rFonts w:hint="eastAsia"/>
              </w:rPr>
              <w:t>年度集团</w:t>
            </w:r>
            <w:r>
              <w:t>已</w:t>
            </w:r>
            <w:r>
              <w:rPr>
                <w:rFonts w:hint="eastAsia"/>
              </w:rPr>
              <w:t>确认</w:t>
            </w:r>
            <w:r>
              <w:t>损失模块</w:t>
            </w:r>
            <w:r>
              <w:rPr>
                <w:rFonts w:hint="eastAsia"/>
              </w:rPr>
              <w:t>、年度集团挽回损失即压降</w:t>
            </w:r>
            <w:r>
              <w:t>敞口模块</w:t>
            </w:r>
            <w:r>
              <w:rPr>
                <w:rFonts w:hint="eastAsia"/>
              </w:rPr>
              <w:t>、年度集团</w:t>
            </w:r>
            <w:r>
              <w:t>风险资本率模块。</w:t>
            </w:r>
          </w:p>
        </w:tc>
      </w:tr>
      <w:tr w14:paraId="12796780">
        <w:tblPrEx>
          <w:tblCellMar>
            <w:top w:w="0" w:type="dxa"/>
            <w:left w:w="108" w:type="dxa"/>
            <w:bottom w:w="0" w:type="dxa"/>
            <w:right w:w="108" w:type="dxa"/>
          </w:tblCellMar>
        </w:tblPrEx>
        <w:trPr>
          <w:trHeight w:val="243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28B37C3A">
            <w:pPr>
              <w:pStyle w:val="30"/>
            </w:pPr>
            <w:r>
              <w:t>5</w:t>
            </w:r>
          </w:p>
        </w:tc>
        <w:tc>
          <w:tcPr>
            <w:tcW w:w="690" w:type="pct"/>
            <w:tcBorders>
              <w:top w:val="single" w:color="000000" w:sz="4" w:space="0"/>
              <w:left w:val="single" w:color="000000" w:sz="4" w:space="0"/>
              <w:bottom w:val="single" w:color="000000" w:sz="4" w:space="0"/>
              <w:right w:val="single" w:color="000000" w:sz="4" w:space="0"/>
            </w:tcBorders>
            <w:vAlign w:val="center"/>
          </w:tcPr>
          <w:p w14:paraId="08B17FC3">
            <w:pPr>
              <w:pStyle w:val="30"/>
            </w:pPr>
            <w:r>
              <w:rPr>
                <w:rFonts w:hint="eastAsia"/>
              </w:rPr>
              <w:t>宣传部总览看板-风险敞口月度看板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1C7F0248">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4F873E9A">
            <w:pPr>
              <w:pStyle w:val="30"/>
            </w:pPr>
            <w:r>
              <w:t>对</w:t>
            </w:r>
            <w:r>
              <w:rPr>
                <w:rFonts w:hint="eastAsia"/>
              </w:rPr>
              <w:t>宣传部</w:t>
            </w:r>
            <w:r>
              <w:t>风险情况进行</w:t>
            </w:r>
            <w:r>
              <w:rPr>
                <w:rFonts w:hint="eastAsia"/>
              </w:rPr>
              <w:t>梳理、运算、整合</w:t>
            </w:r>
            <w:r>
              <w:t>，</w:t>
            </w:r>
            <w:r>
              <w:rPr>
                <w:rFonts w:hint="eastAsia"/>
              </w:rPr>
              <w:t>并以月度为单位</w:t>
            </w:r>
            <w:r>
              <w:t>制作</w:t>
            </w:r>
            <w:r>
              <w:rPr>
                <w:rFonts w:hint="eastAsia"/>
              </w:rPr>
              <w:t>宣传部总览-风险敞口</w:t>
            </w:r>
            <w:r>
              <w:t>预警看板</w:t>
            </w:r>
            <w:r>
              <w:rPr>
                <w:rFonts w:hint="eastAsia"/>
              </w:rPr>
              <w:t>，来展现宣传部</w:t>
            </w:r>
            <w:r>
              <w:t>整体在总风险敞口、已</w:t>
            </w:r>
            <w:r>
              <w:rPr>
                <w:rFonts w:hint="eastAsia"/>
              </w:rPr>
              <w:t>确认</w:t>
            </w:r>
            <w:r>
              <w:t>损失、</w:t>
            </w:r>
            <w:r>
              <w:rPr>
                <w:rFonts w:hint="eastAsia"/>
              </w:rPr>
              <w:t>挽回损失即压降</w:t>
            </w:r>
            <w:r>
              <w:t>敞口、风险资本率</w:t>
            </w:r>
            <w:r>
              <w:rPr>
                <w:rFonts w:hint="eastAsia"/>
              </w:rPr>
              <w:t>的数</w:t>
            </w:r>
            <w:r>
              <w:t>值及其变化趋势</w:t>
            </w:r>
            <w:r>
              <w:rPr>
                <w:rFonts w:hint="eastAsia"/>
              </w:rPr>
              <w:t>。该看板主要</w:t>
            </w:r>
            <w:r>
              <w:t>包括</w:t>
            </w:r>
            <w:r>
              <w:rPr>
                <w:rFonts w:hint="eastAsia"/>
              </w:rPr>
              <w:t>月度集团风险概览</w:t>
            </w:r>
            <w:r>
              <w:t>模块、</w:t>
            </w:r>
            <w:r>
              <w:rPr>
                <w:rFonts w:hint="eastAsia"/>
              </w:rPr>
              <w:t>月度集团</w:t>
            </w:r>
            <w:r>
              <w:t>总风险敞口模块、</w:t>
            </w:r>
            <w:r>
              <w:rPr>
                <w:rFonts w:hint="eastAsia"/>
              </w:rPr>
              <w:t>月度集团</w:t>
            </w:r>
            <w:r>
              <w:t>已</w:t>
            </w:r>
            <w:r>
              <w:rPr>
                <w:rFonts w:hint="eastAsia"/>
              </w:rPr>
              <w:t>确认</w:t>
            </w:r>
            <w:r>
              <w:t>损失模块</w:t>
            </w:r>
            <w:r>
              <w:rPr>
                <w:rFonts w:hint="eastAsia"/>
              </w:rPr>
              <w:t>、月度集团挽回损失即压降</w:t>
            </w:r>
            <w:r>
              <w:t>敞口模块</w:t>
            </w:r>
            <w:r>
              <w:rPr>
                <w:rFonts w:hint="eastAsia"/>
              </w:rPr>
              <w:t>、月度集团</w:t>
            </w:r>
            <w:r>
              <w:t>风险资本率模块。</w:t>
            </w:r>
          </w:p>
        </w:tc>
      </w:tr>
      <w:tr w14:paraId="02EEE56F">
        <w:tblPrEx>
          <w:tblCellMar>
            <w:top w:w="0" w:type="dxa"/>
            <w:left w:w="108" w:type="dxa"/>
            <w:bottom w:w="0" w:type="dxa"/>
            <w:right w:w="108" w:type="dxa"/>
          </w:tblCellMar>
        </w:tblPrEx>
        <w:trPr>
          <w:trHeight w:val="243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56844CE6">
            <w:pPr>
              <w:pStyle w:val="30"/>
            </w:pPr>
            <w:r>
              <w:t>6</w:t>
            </w:r>
          </w:p>
        </w:tc>
        <w:tc>
          <w:tcPr>
            <w:tcW w:w="690" w:type="pct"/>
            <w:tcBorders>
              <w:top w:val="single" w:color="000000" w:sz="4" w:space="0"/>
              <w:left w:val="single" w:color="000000" w:sz="4" w:space="0"/>
              <w:bottom w:val="single" w:color="000000" w:sz="4" w:space="0"/>
              <w:right w:val="single" w:color="000000" w:sz="4" w:space="0"/>
            </w:tcBorders>
            <w:vAlign w:val="center"/>
          </w:tcPr>
          <w:p w14:paraId="2C87049F">
            <w:pPr>
              <w:pStyle w:val="30"/>
            </w:pPr>
            <w:r>
              <w:rPr>
                <w:rFonts w:hint="eastAsia"/>
              </w:rPr>
              <w:t>宣传部总览看板-领域敞口年度看板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52C92545">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09A7BC49">
            <w:pPr>
              <w:pStyle w:val="30"/>
            </w:pPr>
            <w:r>
              <w:t>对</w:t>
            </w:r>
            <w:r>
              <w:rPr>
                <w:rFonts w:hint="eastAsia"/>
              </w:rPr>
              <w:t>宣传部</w:t>
            </w:r>
            <w:r>
              <w:t>风险情况进行</w:t>
            </w:r>
            <w:r>
              <w:rPr>
                <w:rFonts w:hint="eastAsia"/>
              </w:rPr>
              <w:t>梳理、运算、整合</w:t>
            </w:r>
            <w:r>
              <w:t>，</w:t>
            </w:r>
            <w:r>
              <w:rPr>
                <w:rFonts w:hint="eastAsia"/>
              </w:rPr>
              <w:t>并以年度为单位</w:t>
            </w:r>
            <w:r>
              <w:t>制作</w:t>
            </w:r>
            <w:r>
              <w:rPr>
                <w:rFonts w:hint="eastAsia"/>
              </w:rPr>
              <w:t>宣传部总览-各领域风险敞口</w:t>
            </w:r>
            <w:r>
              <w:t>预警看板</w:t>
            </w:r>
            <w:r>
              <w:rPr>
                <w:rFonts w:hint="eastAsia"/>
              </w:rPr>
              <w:t>，来展现宣传部</w:t>
            </w:r>
            <w:r>
              <w:t>整体在总风险敞口、已</w:t>
            </w:r>
            <w:r>
              <w:rPr>
                <w:rFonts w:hint="eastAsia"/>
              </w:rPr>
              <w:t>确认</w:t>
            </w:r>
            <w:r>
              <w:t>损失、</w:t>
            </w:r>
            <w:r>
              <w:rPr>
                <w:rFonts w:hint="eastAsia"/>
              </w:rPr>
              <w:t>挽回损失即压降</w:t>
            </w:r>
            <w:r>
              <w:t>敞口、风险资本率</w:t>
            </w:r>
            <w:r>
              <w:rPr>
                <w:rFonts w:hint="eastAsia"/>
              </w:rPr>
              <w:t>的数</w:t>
            </w:r>
            <w:r>
              <w:t>值及其变化趋势</w:t>
            </w:r>
            <w:r>
              <w:rPr>
                <w:rFonts w:hint="eastAsia"/>
              </w:rPr>
              <w:t>。该看板主要</w:t>
            </w:r>
            <w:r>
              <w:t>包括</w:t>
            </w:r>
            <w:r>
              <w:rPr>
                <w:rFonts w:hint="eastAsia"/>
              </w:rPr>
              <w:t>年度分领域风险概览</w:t>
            </w:r>
            <w:r>
              <w:t>模块、</w:t>
            </w:r>
            <w:r>
              <w:rPr>
                <w:rFonts w:hint="eastAsia"/>
              </w:rPr>
              <w:t>年度分领域</w:t>
            </w:r>
            <w:r>
              <w:t>总风险敞口模块、</w:t>
            </w:r>
            <w:r>
              <w:rPr>
                <w:rFonts w:hint="eastAsia"/>
              </w:rPr>
              <w:t>年度分领域</w:t>
            </w:r>
            <w:r>
              <w:t>已</w:t>
            </w:r>
            <w:r>
              <w:rPr>
                <w:rFonts w:hint="eastAsia"/>
              </w:rPr>
              <w:t>确认</w:t>
            </w:r>
            <w:r>
              <w:t>损失模块</w:t>
            </w:r>
            <w:r>
              <w:rPr>
                <w:rFonts w:hint="eastAsia"/>
              </w:rPr>
              <w:t>、年度分领域挽回损失即压降</w:t>
            </w:r>
            <w:r>
              <w:t>敞口模块</w:t>
            </w:r>
            <w:r>
              <w:rPr>
                <w:rFonts w:hint="eastAsia"/>
              </w:rPr>
              <w:t>、年度分领域</w:t>
            </w:r>
            <w:r>
              <w:t>风险资本率模块。</w:t>
            </w:r>
          </w:p>
        </w:tc>
      </w:tr>
      <w:tr w14:paraId="493F8AB5">
        <w:tblPrEx>
          <w:tblCellMar>
            <w:top w:w="0" w:type="dxa"/>
            <w:left w:w="108" w:type="dxa"/>
            <w:bottom w:w="0" w:type="dxa"/>
            <w:right w:w="108" w:type="dxa"/>
          </w:tblCellMar>
        </w:tblPrEx>
        <w:trPr>
          <w:trHeight w:val="243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21E48D8C">
            <w:pPr>
              <w:pStyle w:val="30"/>
            </w:pPr>
            <w:r>
              <w:t>7</w:t>
            </w:r>
          </w:p>
        </w:tc>
        <w:tc>
          <w:tcPr>
            <w:tcW w:w="690" w:type="pct"/>
            <w:tcBorders>
              <w:top w:val="single" w:color="000000" w:sz="4" w:space="0"/>
              <w:left w:val="single" w:color="000000" w:sz="4" w:space="0"/>
              <w:bottom w:val="single" w:color="000000" w:sz="4" w:space="0"/>
              <w:right w:val="single" w:color="000000" w:sz="4" w:space="0"/>
            </w:tcBorders>
            <w:vAlign w:val="center"/>
          </w:tcPr>
          <w:p w14:paraId="5816EC82">
            <w:pPr>
              <w:pStyle w:val="30"/>
            </w:pPr>
            <w:r>
              <w:rPr>
                <w:rFonts w:hint="eastAsia"/>
              </w:rPr>
              <w:t>宣传部总览看板-领域敞口月度看板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027C0DFF">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6C31B026">
            <w:pPr>
              <w:pStyle w:val="30"/>
            </w:pPr>
            <w:r>
              <w:t>对</w:t>
            </w:r>
            <w:r>
              <w:rPr>
                <w:rFonts w:hint="eastAsia"/>
              </w:rPr>
              <w:t>宣传部</w:t>
            </w:r>
            <w:r>
              <w:t>风险情况进行</w:t>
            </w:r>
            <w:r>
              <w:rPr>
                <w:rFonts w:hint="eastAsia"/>
              </w:rPr>
              <w:t>梳理、运算、整合</w:t>
            </w:r>
            <w:r>
              <w:t>，</w:t>
            </w:r>
            <w:r>
              <w:rPr>
                <w:rFonts w:hint="eastAsia"/>
              </w:rPr>
              <w:t>并以月度为单位</w:t>
            </w:r>
            <w:r>
              <w:t>制作</w:t>
            </w:r>
            <w:r>
              <w:rPr>
                <w:rFonts w:hint="eastAsia"/>
              </w:rPr>
              <w:t>宣传部总览-各领域风险敞口</w:t>
            </w:r>
            <w:r>
              <w:t>预警看板</w:t>
            </w:r>
            <w:r>
              <w:rPr>
                <w:rFonts w:hint="eastAsia"/>
              </w:rPr>
              <w:t>，来展现宣传部</w:t>
            </w:r>
            <w:r>
              <w:t>整体在总风险敞口、已</w:t>
            </w:r>
            <w:r>
              <w:rPr>
                <w:rFonts w:hint="eastAsia"/>
              </w:rPr>
              <w:t>确认</w:t>
            </w:r>
            <w:r>
              <w:t>损失、</w:t>
            </w:r>
            <w:r>
              <w:rPr>
                <w:rFonts w:hint="eastAsia"/>
              </w:rPr>
              <w:t>挽回损失即压降</w:t>
            </w:r>
            <w:r>
              <w:t>敞口、风险资本率</w:t>
            </w:r>
            <w:r>
              <w:rPr>
                <w:rFonts w:hint="eastAsia"/>
              </w:rPr>
              <w:t>的数</w:t>
            </w:r>
            <w:r>
              <w:t>值及其变化趋势</w:t>
            </w:r>
            <w:r>
              <w:rPr>
                <w:rFonts w:hint="eastAsia"/>
              </w:rPr>
              <w:t>。该看板主要</w:t>
            </w:r>
            <w:r>
              <w:t>包括</w:t>
            </w:r>
            <w:r>
              <w:rPr>
                <w:rFonts w:hint="eastAsia"/>
              </w:rPr>
              <w:t>月度分领域风险概览</w:t>
            </w:r>
            <w:r>
              <w:t>模块、</w:t>
            </w:r>
            <w:r>
              <w:rPr>
                <w:rFonts w:hint="eastAsia"/>
              </w:rPr>
              <w:t>月度分领域</w:t>
            </w:r>
            <w:r>
              <w:t>总风险敞口模块、</w:t>
            </w:r>
            <w:r>
              <w:rPr>
                <w:rFonts w:hint="eastAsia"/>
              </w:rPr>
              <w:t>月度分领域</w:t>
            </w:r>
            <w:r>
              <w:t>已</w:t>
            </w:r>
            <w:r>
              <w:rPr>
                <w:rFonts w:hint="eastAsia"/>
              </w:rPr>
              <w:t>确认</w:t>
            </w:r>
            <w:r>
              <w:t>损失模块</w:t>
            </w:r>
            <w:r>
              <w:rPr>
                <w:rFonts w:hint="eastAsia"/>
              </w:rPr>
              <w:t>、月度分领域挽回损失即压降</w:t>
            </w:r>
            <w:r>
              <w:t>敞口模块</w:t>
            </w:r>
            <w:r>
              <w:rPr>
                <w:rFonts w:hint="eastAsia"/>
              </w:rPr>
              <w:t>、月度分领域</w:t>
            </w:r>
            <w:r>
              <w:t>风险资本率模块。</w:t>
            </w:r>
          </w:p>
        </w:tc>
      </w:tr>
      <w:tr w14:paraId="0CE23E9B">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25B917B3">
            <w:pPr>
              <w:pStyle w:val="30"/>
            </w:pPr>
            <w:r>
              <w:t>8</w:t>
            </w:r>
          </w:p>
        </w:tc>
        <w:tc>
          <w:tcPr>
            <w:tcW w:w="690" w:type="pct"/>
            <w:tcBorders>
              <w:top w:val="single" w:color="000000" w:sz="4" w:space="0"/>
              <w:left w:val="single" w:color="000000" w:sz="4" w:space="0"/>
              <w:bottom w:val="single" w:color="000000" w:sz="4" w:space="0"/>
              <w:right w:val="single" w:color="000000" w:sz="4" w:space="0"/>
            </w:tcBorders>
            <w:vAlign w:val="center"/>
          </w:tcPr>
          <w:p w14:paraId="48CEEE9E">
            <w:pPr>
              <w:pStyle w:val="30"/>
            </w:pPr>
            <w:r>
              <w:rPr>
                <w:rFonts w:hint="eastAsia"/>
              </w:rPr>
              <w:t>宣传部总览看板-风险清单年度看板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45A4ECE7">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63213B06">
            <w:pPr>
              <w:pStyle w:val="30"/>
            </w:pPr>
            <w:r>
              <w:t>对</w:t>
            </w:r>
            <w:r>
              <w:rPr>
                <w:rFonts w:hint="eastAsia"/>
              </w:rPr>
              <w:t>宣传部</w:t>
            </w:r>
            <w:r>
              <w:t>风险情况进行</w:t>
            </w:r>
            <w:r>
              <w:rPr>
                <w:rFonts w:hint="eastAsia"/>
              </w:rPr>
              <w:t>梳理、运算、整合</w:t>
            </w:r>
            <w:r>
              <w:t>，</w:t>
            </w:r>
            <w:r>
              <w:rPr>
                <w:rFonts w:hint="eastAsia"/>
              </w:rPr>
              <w:t>并以年度为单位</w:t>
            </w:r>
            <w:r>
              <w:t>制作</w:t>
            </w:r>
            <w:r>
              <w:rPr>
                <w:rFonts w:hint="eastAsia"/>
              </w:rPr>
              <w:t>宣传部总览-重大风险清单</w:t>
            </w:r>
            <w:r>
              <w:t>看板</w:t>
            </w:r>
            <w:r>
              <w:rPr>
                <w:rFonts w:hint="eastAsia"/>
              </w:rPr>
              <w:t>，来展现宣传部</w:t>
            </w:r>
            <w:r>
              <w:t>整体在</w:t>
            </w:r>
            <w:r>
              <w:rPr>
                <w:rFonts w:hint="eastAsia"/>
              </w:rPr>
              <w:t>所选年度的重大风险详情。该看板主要</w:t>
            </w:r>
            <w:r>
              <w:t>包括</w:t>
            </w:r>
            <w:r>
              <w:rPr>
                <w:rFonts w:hint="eastAsia"/>
              </w:rPr>
              <w:t>年度</w:t>
            </w:r>
            <w:r>
              <w:t>重大风险清单模块、重大风险清单详情模块。</w:t>
            </w:r>
            <w:r>
              <w:rPr>
                <w:rFonts w:hint="eastAsia"/>
              </w:rPr>
              <w:t>该看板数据来源主要为财务决算系统。</w:t>
            </w:r>
          </w:p>
        </w:tc>
      </w:tr>
      <w:tr w14:paraId="72C5853F">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5E888996">
            <w:pPr>
              <w:pStyle w:val="30"/>
            </w:pPr>
            <w:r>
              <w:t>9</w:t>
            </w:r>
          </w:p>
        </w:tc>
        <w:tc>
          <w:tcPr>
            <w:tcW w:w="690" w:type="pct"/>
            <w:tcBorders>
              <w:top w:val="single" w:color="000000" w:sz="4" w:space="0"/>
              <w:left w:val="single" w:color="000000" w:sz="4" w:space="0"/>
              <w:bottom w:val="single" w:color="000000" w:sz="4" w:space="0"/>
              <w:right w:val="single" w:color="000000" w:sz="4" w:space="0"/>
            </w:tcBorders>
            <w:vAlign w:val="center"/>
          </w:tcPr>
          <w:p w14:paraId="3713320F">
            <w:pPr>
              <w:pStyle w:val="30"/>
            </w:pPr>
            <w:r>
              <w:rPr>
                <w:rFonts w:hint="eastAsia"/>
              </w:rPr>
              <w:t>宣传部总览看板-风险清单月度看板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767438DF">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63B6B187">
            <w:pPr>
              <w:pStyle w:val="30"/>
            </w:pPr>
            <w:r>
              <w:t>对</w:t>
            </w:r>
            <w:r>
              <w:rPr>
                <w:rFonts w:hint="eastAsia"/>
              </w:rPr>
              <w:t>宣传部</w:t>
            </w:r>
            <w:r>
              <w:t>风险情况进行</w:t>
            </w:r>
            <w:r>
              <w:rPr>
                <w:rFonts w:hint="eastAsia"/>
              </w:rPr>
              <w:t>梳理、运算、整合</w:t>
            </w:r>
            <w:r>
              <w:t>，</w:t>
            </w:r>
            <w:r>
              <w:rPr>
                <w:rFonts w:hint="eastAsia"/>
              </w:rPr>
              <w:t>并以年度为单位</w:t>
            </w:r>
            <w:r>
              <w:t>制作</w:t>
            </w:r>
            <w:r>
              <w:rPr>
                <w:rFonts w:hint="eastAsia"/>
              </w:rPr>
              <w:t>宣传部总览-重大风险清单</w:t>
            </w:r>
            <w:r>
              <w:t>看板</w:t>
            </w:r>
            <w:r>
              <w:rPr>
                <w:rFonts w:hint="eastAsia"/>
              </w:rPr>
              <w:t>，来展现宣传部</w:t>
            </w:r>
            <w:r>
              <w:t>整体在</w:t>
            </w:r>
            <w:r>
              <w:rPr>
                <w:rFonts w:hint="eastAsia"/>
              </w:rPr>
              <w:t>所选月度的重大风险详情。该看板主要</w:t>
            </w:r>
            <w:r>
              <w:t>包括</w:t>
            </w:r>
            <w:r>
              <w:rPr>
                <w:rFonts w:hint="eastAsia"/>
              </w:rPr>
              <w:t>月度</w:t>
            </w:r>
            <w:r>
              <w:t>重大风险清单模块、重大风险清单详情模块。</w:t>
            </w:r>
            <w:r>
              <w:rPr>
                <w:rFonts w:hint="eastAsia"/>
              </w:rPr>
              <w:t>该看板数据来源主要为财务快报系统。</w:t>
            </w:r>
          </w:p>
        </w:tc>
      </w:tr>
      <w:tr w14:paraId="7EBF4737">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1E95AFBC">
            <w:pPr>
              <w:pStyle w:val="30"/>
            </w:pPr>
            <w:r>
              <w:t>10</w:t>
            </w:r>
          </w:p>
        </w:tc>
        <w:tc>
          <w:tcPr>
            <w:tcW w:w="690" w:type="pct"/>
            <w:tcBorders>
              <w:top w:val="single" w:color="000000" w:sz="4" w:space="0"/>
              <w:left w:val="single" w:color="000000" w:sz="4" w:space="0"/>
              <w:bottom w:val="single" w:color="000000" w:sz="4" w:space="0"/>
              <w:right w:val="single" w:color="000000" w:sz="4" w:space="0"/>
            </w:tcBorders>
            <w:vAlign w:val="center"/>
          </w:tcPr>
          <w:p w14:paraId="6F837DDC">
            <w:pPr>
              <w:pStyle w:val="30"/>
            </w:pPr>
            <w:r>
              <w:rPr>
                <w:rFonts w:hint="eastAsia"/>
              </w:rPr>
              <w:t>宣传部风险管理-风险问询函列表看板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22805477">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3035104E">
            <w:pPr>
              <w:pStyle w:val="30"/>
            </w:pPr>
            <w:r>
              <w:rPr>
                <w:rFonts w:hint="eastAsia"/>
              </w:rPr>
              <w:t>对宣传部风险情况进行梳理、运算、整合，并以年度为单位制作风险问询（即风险提示函）看板，来展现风险提示函发出、反馈、确认、分布等具体情况。该看板主要分位提示函概览模块、提示函按集团分布模块、提示函清单模块。</w:t>
            </w:r>
          </w:p>
        </w:tc>
      </w:tr>
      <w:tr w14:paraId="688DAD9C">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0B1C02BE">
            <w:pPr>
              <w:pStyle w:val="30"/>
            </w:pPr>
            <w:r>
              <w:t>11</w:t>
            </w:r>
          </w:p>
        </w:tc>
        <w:tc>
          <w:tcPr>
            <w:tcW w:w="690" w:type="pct"/>
            <w:tcBorders>
              <w:top w:val="single" w:color="000000" w:sz="4" w:space="0"/>
              <w:left w:val="single" w:color="000000" w:sz="4" w:space="0"/>
              <w:bottom w:val="single" w:color="000000" w:sz="4" w:space="0"/>
              <w:right w:val="single" w:color="000000" w:sz="4" w:space="0"/>
            </w:tcBorders>
            <w:vAlign w:val="center"/>
          </w:tcPr>
          <w:p w14:paraId="4CA1ECF1">
            <w:pPr>
              <w:pStyle w:val="30"/>
            </w:pPr>
            <w:r>
              <w:rPr>
                <w:rFonts w:hint="eastAsia"/>
              </w:rPr>
              <w:t>宣传部风险管理-风险问询函详情看板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7B0BC30C">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0D4699F9">
            <w:pPr>
              <w:pStyle w:val="30"/>
            </w:pPr>
            <w:r>
              <w:t>对</w:t>
            </w:r>
            <w:r>
              <w:rPr>
                <w:rFonts w:hint="eastAsia"/>
              </w:rPr>
              <w:t>宣传部</w:t>
            </w:r>
            <w:r>
              <w:t>风险情况进行</w:t>
            </w:r>
            <w:r>
              <w:rPr>
                <w:rFonts w:hint="eastAsia"/>
              </w:rPr>
              <w:t>梳理、运算、整合</w:t>
            </w:r>
            <w:r>
              <w:t>，</w:t>
            </w:r>
            <w:r>
              <w:rPr>
                <w:rFonts w:hint="eastAsia"/>
              </w:rPr>
              <w:t>并以年度为单位</w:t>
            </w:r>
            <w:r>
              <w:t>制作</w:t>
            </w:r>
            <w:r>
              <w:rPr>
                <w:rFonts w:hint="eastAsia"/>
              </w:rPr>
              <w:t>风险问询（即风险提示函）</w:t>
            </w:r>
            <w:r>
              <w:t>看板</w:t>
            </w:r>
            <w:r>
              <w:rPr>
                <w:rFonts w:hint="eastAsia"/>
              </w:rPr>
              <w:t>，来展现风险提示函发出、反馈、确认、分布等具体情况。该看板主要分位提示函概览模块、提示函按集团分布模块、提示函详情模块。</w:t>
            </w:r>
          </w:p>
        </w:tc>
      </w:tr>
      <w:tr w14:paraId="54743071">
        <w:tblPrEx>
          <w:tblCellMar>
            <w:top w:w="0" w:type="dxa"/>
            <w:left w:w="108" w:type="dxa"/>
            <w:bottom w:w="0" w:type="dxa"/>
            <w:right w:w="108" w:type="dxa"/>
          </w:tblCellMar>
        </w:tblPrEx>
        <w:trPr>
          <w:trHeight w:val="274"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1E4A36CE">
            <w:pPr>
              <w:pStyle w:val="30"/>
            </w:pPr>
            <w:r>
              <w:t>12</w:t>
            </w:r>
          </w:p>
        </w:tc>
        <w:tc>
          <w:tcPr>
            <w:tcW w:w="690" w:type="pct"/>
            <w:tcBorders>
              <w:top w:val="single" w:color="000000" w:sz="4" w:space="0"/>
              <w:left w:val="single" w:color="000000" w:sz="4" w:space="0"/>
              <w:bottom w:val="single" w:color="000000" w:sz="4" w:space="0"/>
              <w:right w:val="single" w:color="000000" w:sz="4" w:space="0"/>
            </w:tcBorders>
            <w:vAlign w:val="center"/>
          </w:tcPr>
          <w:p w14:paraId="20253D5A">
            <w:pPr>
              <w:pStyle w:val="30"/>
            </w:pPr>
            <w:r>
              <w:rPr>
                <w:rFonts w:hint="eastAsia"/>
              </w:rPr>
              <w:t>宣传部风险管理-风险清单管理看板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4FAF683B">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173E84AA">
            <w:pPr>
              <w:pStyle w:val="30"/>
            </w:pPr>
            <w:r>
              <w:rPr>
                <w:rFonts w:hint="eastAsia"/>
              </w:rPr>
              <w:t>企业重大风险清单列表看板主要列示企业确认风险问询函后自动生成的各条重大风险清单信息及集团新建的风险清单信息，包括风险编号、集团名称、企业名称、风险程度、风险状态、风险类型、当前所处节点、企业填报状态、集团反馈时间等内容。并且用户可通过点击列表上方的“待办”、“逾期”、“一级”、“二级”、“三级”、“新增”按钮对下方列表重大风险清单进行状态筛选，下方的风险清单将根据所选数字进行联动。</w:t>
            </w:r>
          </w:p>
        </w:tc>
      </w:tr>
      <w:tr w14:paraId="1125D790">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08735238">
            <w:pPr>
              <w:pStyle w:val="30"/>
            </w:pPr>
            <w:r>
              <w:t>13</w:t>
            </w:r>
          </w:p>
        </w:tc>
        <w:tc>
          <w:tcPr>
            <w:tcW w:w="690" w:type="pct"/>
            <w:tcBorders>
              <w:top w:val="single" w:color="000000" w:sz="4" w:space="0"/>
              <w:left w:val="single" w:color="000000" w:sz="4" w:space="0"/>
              <w:bottom w:val="single" w:color="000000" w:sz="4" w:space="0"/>
              <w:right w:val="single" w:color="000000" w:sz="4" w:space="0"/>
            </w:tcBorders>
            <w:vAlign w:val="center"/>
          </w:tcPr>
          <w:p w14:paraId="4B25E8CA">
            <w:pPr>
              <w:pStyle w:val="30"/>
            </w:pPr>
            <w:r>
              <w:rPr>
                <w:rFonts w:hint="eastAsia"/>
              </w:rPr>
              <w:t>宣传部风险管理-风险清单详情看板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08605AF0">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738D5C96">
            <w:pPr>
              <w:pStyle w:val="30"/>
            </w:pPr>
            <w:r>
              <w:rPr>
                <w:rFonts w:hint="eastAsia"/>
              </w:rPr>
              <w:t>该看板主要用于展现重大风险清单内容详情，包含资金领域、主业领域、投资领域、基金领域、治理领域等风险领域的风险清单。宣传部用户可点击左侧编号查看企业用户对相应风险清单的填报详情，右侧风险清单预览框内容将进行相应联动。</w:t>
            </w:r>
          </w:p>
        </w:tc>
      </w:tr>
      <w:tr w14:paraId="77C94C0F">
        <w:tblPrEx>
          <w:tblCellMar>
            <w:top w:w="0" w:type="dxa"/>
            <w:left w:w="108" w:type="dxa"/>
            <w:bottom w:w="0" w:type="dxa"/>
            <w:right w:w="108" w:type="dxa"/>
          </w:tblCellMar>
        </w:tblPrEx>
        <w:trPr>
          <w:trHeight w:val="243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73CB6688">
            <w:pPr>
              <w:pStyle w:val="30"/>
            </w:pPr>
            <w:r>
              <w:t>14</w:t>
            </w:r>
          </w:p>
        </w:tc>
        <w:tc>
          <w:tcPr>
            <w:tcW w:w="690" w:type="pct"/>
            <w:tcBorders>
              <w:top w:val="single" w:color="000000" w:sz="4" w:space="0"/>
              <w:left w:val="single" w:color="000000" w:sz="4" w:space="0"/>
              <w:bottom w:val="single" w:color="000000" w:sz="4" w:space="0"/>
              <w:right w:val="single" w:color="000000" w:sz="4" w:space="0"/>
            </w:tcBorders>
            <w:vAlign w:val="center"/>
          </w:tcPr>
          <w:p w14:paraId="5D296A96">
            <w:pPr>
              <w:pStyle w:val="30"/>
            </w:pPr>
            <w:r>
              <w:rPr>
                <w:rFonts w:hint="eastAsia"/>
              </w:rPr>
              <w:t>宣传部风险管理-风险清单全览表看板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18EAEE03">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07B9A3B0">
            <w:pPr>
              <w:pStyle w:val="30"/>
            </w:pPr>
            <w:r>
              <w:rPr>
                <w:rFonts w:hint="eastAsia"/>
              </w:rPr>
              <w:t>风险清单全览表看板主要列示经企业填报、企业审核、宣传部用户审核后的风险清单信息，显示内容包括风险事件编号、所在集团、风险责任主体、风险责任主体代码、风险领域、风险类别、风险事项、总体风险敞口、剩余风险敞口、已确认损失、挽回损失或压降敞口、应对预案或化解方案、当月风险跟踪或化解情况、责任部门、责任人、风险成因分析、风险成因详情、风险状态、是否消除、风险消除原因、分级分层、特殊状态提示等内容。</w:t>
            </w:r>
          </w:p>
        </w:tc>
      </w:tr>
      <w:tr w14:paraId="4DEAAD3A">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0077D357">
            <w:pPr>
              <w:pStyle w:val="30"/>
            </w:pPr>
            <w:r>
              <w:t>15</w:t>
            </w:r>
          </w:p>
        </w:tc>
        <w:tc>
          <w:tcPr>
            <w:tcW w:w="690" w:type="pct"/>
            <w:tcBorders>
              <w:top w:val="single" w:color="000000" w:sz="4" w:space="0"/>
              <w:left w:val="single" w:color="000000" w:sz="4" w:space="0"/>
              <w:bottom w:val="single" w:color="000000" w:sz="4" w:space="0"/>
              <w:right w:val="single" w:color="000000" w:sz="4" w:space="0"/>
            </w:tcBorders>
            <w:vAlign w:val="center"/>
          </w:tcPr>
          <w:p w14:paraId="0FF355B3">
            <w:pPr>
              <w:pStyle w:val="30"/>
            </w:pPr>
            <w:r>
              <w:rPr>
                <w:rFonts w:hint="eastAsia"/>
              </w:rPr>
              <w:t>宣传部风险管理-风险清单过录表看板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052B6423">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6CAD42DB">
            <w:pPr>
              <w:pStyle w:val="30"/>
            </w:pPr>
            <w:r>
              <w:rPr>
                <w:rFonts w:hint="eastAsia"/>
              </w:rPr>
              <w:t>风险清单过录表看板用于供用户对想要查询的清单进行过滤筛选。可筛选的指标包括集团名称、风险责任主体名称、风险领域名称、风险类别、风险敞口金额大小、责任部门、责任人、风险成因、风险状态、分级分层等。筛选后的风险清单将显示在列表中供用户查看或数据导出。</w:t>
            </w:r>
          </w:p>
        </w:tc>
      </w:tr>
      <w:tr w14:paraId="3370B7D8">
        <w:tblPrEx>
          <w:tblCellMar>
            <w:top w:w="0" w:type="dxa"/>
            <w:left w:w="108" w:type="dxa"/>
            <w:bottom w:w="0" w:type="dxa"/>
            <w:right w:w="108" w:type="dxa"/>
          </w:tblCellMar>
        </w:tblPrEx>
        <w:trPr>
          <w:trHeight w:val="243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3F046E40">
            <w:pPr>
              <w:pStyle w:val="30"/>
            </w:pPr>
            <w:r>
              <w:t>16</w:t>
            </w:r>
          </w:p>
        </w:tc>
        <w:tc>
          <w:tcPr>
            <w:tcW w:w="690" w:type="pct"/>
            <w:tcBorders>
              <w:top w:val="single" w:color="000000" w:sz="4" w:space="0"/>
              <w:left w:val="single" w:color="000000" w:sz="4" w:space="0"/>
              <w:bottom w:val="single" w:color="000000" w:sz="4" w:space="0"/>
              <w:right w:val="single" w:color="000000" w:sz="4" w:space="0"/>
            </w:tcBorders>
            <w:vAlign w:val="center"/>
          </w:tcPr>
          <w:p w14:paraId="28066179">
            <w:pPr>
              <w:pStyle w:val="30"/>
            </w:pPr>
            <w:r>
              <w:rPr>
                <w:rFonts w:hint="eastAsia"/>
              </w:rPr>
              <w:t>宣传部风险管理-集团审核通过时间看板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17D618BB">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0B7F7323">
            <w:pPr>
              <w:pStyle w:val="30"/>
            </w:pPr>
            <w:r>
              <w:rPr>
                <w:rFonts w:hint="eastAsia"/>
              </w:rPr>
              <w:t>集团审核通过时间列表看板主要用于显示每条风险清单经集团审核人审批的时间。企业用户需要在每月固定期限内对问询函确认的风险清单或集团新建的风险清单进行敞口数据更新，更新后的清单数据将流转至集团审核人进行审批，每月审批通过日期将显示在看板列表中。</w:t>
            </w:r>
          </w:p>
        </w:tc>
      </w:tr>
      <w:tr w14:paraId="7DD4AF0C">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0649A0CE">
            <w:pPr>
              <w:pStyle w:val="30"/>
            </w:pPr>
            <w:r>
              <w:t>17</w:t>
            </w:r>
          </w:p>
        </w:tc>
        <w:tc>
          <w:tcPr>
            <w:tcW w:w="690" w:type="pct"/>
            <w:tcBorders>
              <w:top w:val="single" w:color="000000" w:sz="4" w:space="0"/>
              <w:left w:val="single" w:color="000000" w:sz="4" w:space="0"/>
              <w:bottom w:val="single" w:color="000000" w:sz="4" w:space="0"/>
              <w:right w:val="single" w:color="000000" w:sz="4" w:space="0"/>
            </w:tcBorders>
            <w:vAlign w:val="center"/>
          </w:tcPr>
          <w:p w14:paraId="51AAAF50">
            <w:pPr>
              <w:pStyle w:val="30"/>
            </w:pPr>
            <w:r>
              <w:rPr>
                <w:rFonts w:hint="eastAsia"/>
              </w:rPr>
              <w:t>宣传部风险管理-联系人看板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1C147DE9">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592F120F">
            <w:pPr>
              <w:pStyle w:val="30"/>
            </w:pPr>
            <w:r>
              <w:rPr>
                <w:rFonts w:hint="eastAsia"/>
              </w:rPr>
              <w:t>集团审核通过时间列表看板主要用于显示每条风险清单经集团审核人审批的时间。企业用户需要在每月固定期限内对问询函确认的风险清单或集团新建的风险清单进行敞口数据更新，更新后的清单数据将流转至集团审核人进行审批，每月审批通过日期将显示在看板列表中。</w:t>
            </w:r>
          </w:p>
        </w:tc>
      </w:tr>
      <w:tr w14:paraId="3370D11A">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634C6B40">
            <w:pPr>
              <w:pStyle w:val="30"/>
            </w:pPr>
            <w:r>
              <w:t>18</w:t>
            </w:r>
          </w:p>
        </w:tc>
        <w:tc>
          <w:tcPr>
            <w:tcW w:w="690" w:type="pct"/>
            <w:tcBorders>
              <w:top w:val="single" w:color="000000" w:sz="4" w:space="0"/>
              <w:left w:val="single" w:color="000000" w:sz="4" w:space="0"/>
              <w:bottom w:val="single" w:color="000000" w:sz="4" w:space="0"/>
              <w:right w:val="single" w:color="000000" w:sz="4" w:space="0"/>
            </w:tcBorders>
            <w:vAlign w:val="center"/>
          </w:tcPr>
          <w:p w14:paraId="05BB54E3">
            <w:pPr>
              <w:pStyle w:val="30"/>
            </w:pPr>
            <w:r>
              <w:rPr>
                <w:rFonts w:hint="eastAsia"/>
              </w:rPr>
              <w:t>企业总览-综合R值年度看板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7EB44BBF">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65CAE2EF">
            <w:pPr>
              <w:pStyle w:val="30"/>
            </w:pPr>
            <w:r>
              <w:rPr>
                <w:rFonts w:hint="eastAsia"/>
              </w:rPr>
              <w:t>对各企业风险情况进行梳理、运算、整合，并以年度为单位制作企业总览-综合R值预警看板，来展现各集团在资金领域的风险R值及其变化趋势、风险评级等内容。用户可在“选择企业”的树形中选择想要查看的集团名称。同时基于算法计算规则，实现模型的自动化训练及优化，该自动化训练过程主要包括数据域的划分、数据特征画像、数据处理、算法选择和模型迭代。</w:t>
            </w:r>
          </w:p>
        </w:tc>
      </w:tr>
      <w:tr w14:paraId="150A40DC">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0A12A9F7">
            <w:pPr>
              <w:pStyle w:val="30"/>
            </w:pPr>
            <w:r>
              <w:t>19</w:t>
            </w:r>
          </w:p>
        </w:tc>
        <w:tc>
          <w:tcPr>
            <w:tcW w:w="690" w:type="pct"/>
            <w:tcBorders>
              <w:top w:val="single" w:color="000000" w:sz="4" w:space="0"/>
              <w:left w:val="single" w:color="000000" w:sz="4" w:space="0"/>
              <w:bottom w:val="single" w:color="000000" w:sz="4" w:space="0"/>
              <w:right w:val="single" w:color="000000" w:sz="4" w:space="0"/>
            </w:tcBorders>
            <w:vAlign w:val="center"/>
          </w:tcPr>
          <w:p w14:paraId="090F2234">
            <w:pPr>
              <w:pStyle w:val="30"/>
            </w:pPr>
            <w:r>
              <w:rPr>
                <w:rFonts w:hint="eastAsia"/>
              </w:rPr>
              <w:t>企业总览-综合R值月度看板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249FE495">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2510EABE">
            <w:pPr>
              <w:pStyle w:val="30"/>
            </w:pPr>
            <w:r>
              <w:rPr>
                <w:rFonts w:hint="eastAsia"/>
              </w:rPr>
              <w:t>对各企业风险情况进行梳理、运算、整合，并以月度为单位制作企业总览-综合R值预警看板，来展现各集团在资金领域的风险R值及其变化趋势、风险评级等内容。用户可在“选择企业”的树形中选择想要查看的集团名称。同时基于算法计算规则，实现模型的自动化训练及优化，该自动化训练过程主要包括数据域的划分、数据特征画像、数据处理、算法选择和模型迭代。</w:t>
            </w:r>
          </w:p>
        </w:tc>
      </w:tr>
      <w:tr w14:paraId="36CD0995">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4566F67D">
            <w:pPr>
              <w:pStyle w:val="30"/>
            </w:pPr>
            <w:r>
              <w:t>20</w:t>
            </w:r>
          </w:p>
        </w:tc>
        <w:tc>
          <w:tcPr>
            <w:tcW w:w="690" w:type="pct"/>
            <w:tcBorders>
              <w:top w:val="single" w:color="000000" w:sz="4" w:space="0"/>
              <w:left w:val="single" w:color="000000" w:sz="4" w:space="0"/>
              <w:bottom w:val="single" w:color="000000" w:sz="4" w:space="0"/>
              <w:right w:val="single" w:color="000000" w:sz="4" w:space="0"/>
            </w:tcBorders>
            <w:vAlign w:val="center"/>
          </w:tcPr>
          <w:p w14:paraId="1A0AE697">
            <w:pPr>
              <w:pStyle w:val="30"/>
            </w:pPr>
            <w:r>
              <w:rPr>
                <w:rFonts w:hint="eastAsia"/>
              </w:rPr>
              <w:t>企业总览-风险敞口年度看板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2F3CE5C7">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4E47E29A">
            <w:pPr>
              <w:pStyle w:val="30"/>
            </w:pPr>
            <w:r>
              <w:t>对</w:t>
            </w:r>
            <w:r>
              <w:rPr>
                <w:rFonts w:hint="eastAsia"/>
              </w:rPr>
              <w:t>各企业</w:t>
            </w:r>
            <w:r>
              <w:t>风险情况进行</w:t>
            </w:r>
            <w:r>
              <w:rPr>
                <w:rFonts w:hint="eastAsia"/>
              </w:rPr>
              <w:t>梳理、运算、整合</w:t>
            </w:r>
            <w:r>
              <w:t>，</w:t>
            </w:r>
            <w:r>
              <w:rPr>
                <w:rFonts w:hint="eastAsia"/>
              </w:rPr>
              <w:t>并以年度为单位</w:t>
            </w:r>
            <w:r>
              <w:t>制作</w:t>
            </w:r>
            <w:r>
              <w:rPr>
                <w:rFonts w:hint="eastAsia"/>
              </w:rPr>
              <w:t>企业总览-子企业风险敞口</w:t>
            </w:r>
            <w:r>
              <w:t>预警看板</w:t>
            </w:r>
            <w:r>
              <w:rPr>
                <w:rFonts w:hint="eastAsia"/>
              </w:rPr>
              <w:t>，来展现各集团</w:t>
            </w:r>
            <w:r>
              <w:t>在总风险敞口、已</w:t>
            </w:r>
            <w:r>
              <w:rPr>
                <w:rFonts w:hint="eastAsia"/>
              </w:rPr>
              <w:t>确认</w:t>
            </w:r>
            <w:r>
              <w:t>损失、</w:t>
            </w:r>
            <w:r>
              <w:rPr>
                <w:rFonts w:hint="eastAsia"/>
              </w:rPr>
              <w:t>挽回损失即压降</w:t>
            </w:r>
            <w:r>
              <w:t>敞口、风险资本率</w:t>
            </w:r>
            <w:r>
              <w:rPr>
                <w:rFonts w:hint="eastAsia"/>
              </w:rPr>
              <w:t>的数</w:t>
            </w:r>
            <w:r>
              <w:t>值及其变化趋势</w:t>
            </w:r>
            <w:r>
              <w:rPr>
                <w:rFonts w:hint="eastAsia"/>
              </w:rPr>
              <w:t>。用户可在“选择企业”的树形中选择想要查看的集团名称。</w:t>
            </w:r>
          </w:p>
        </w:tc>
      </w:tr>
      <w:tr w14:paraId="365E75BC">
        <w:tblPrEx>
          <w:tblCellMar>
            <w:top w:w="0" w:type="dxa"/>
            <w:left w:w="108" w:type="dxa"/>
            <w:bottom w:w="0" w:type="dxa"/>
            <w:right w:w="108" w:type="dxa"/>
          </w:tblCellMar>
        </w:tblPrEx>
        <w:trPr>
          <w:trHeight w:val="243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72F57896">
            <w:pPr>
              <w:pStyle w:val="30"/>
            </w:pPr>
            <w:r>
              <w:t>21</w:t>
            </w:r>
          </w:p>
        </w:tc>
        <w:tc>
          <w:tcPr>
            <w:tcW w:w="690" w:type="pct"/>
            <w:tcBorders>
              <w:top w:val="single" w:color="000000" w:sz="4" w:space="0"/>
              <w:left w:val="single" w:color="000000" w:sz="4" w:space="0"/>
              <w:bottom w:val="single" w:color="000000" w:sz="4" w:space="0"/>
              <w:right w:val="single" w:color="000000" w:sz="4" w:space="0"/>
            </w:tcBorders>
            <w:vAlign w:val="center"/>
          </w:tcPr>
          <w:p w14:paraId="4E1FFC11">
            <w:pPr>
              <w:pStyle w:val="30"/>
            </w:pPr>
            <w:r>
              <w:rPr>
                <w:rFonts w:hint="eastAsia"/>
              </w:rPr>
              <w:t>企业总览-风险敞口月度看板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3C15EF78">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30909986">
            <w:pPr>
              <w:pStyle w:val="30"/>
            </w:pPr>
            <w:r>
              <w:t>对</w:t>
            </w:r>
            <w:r>
              <w:rPr>
                <w:rFonts w:hint="eastAsia"/>
              </w:rPr>
              <w:t>各企业</w:t>
            </w:r>
            <w:r>
              <w:t>风险情况进行</w:t>
            </w:r>
            <w:r>
              <w:rPr>
                <w:rFonts w:hint="eastAsia"/>
              </w:rPr>
              <w:t>梳理、运算、整合</w:t>
            </w:r>
            <w:r>
              <w:t>，</w:t>
            </w:r>
            <w:r>
              <w:rPr>
                <w:rFonts w:hint="eastAsia"/>
              </w:rPr>
              <w:t>并以月度为单位</w:t>
            </w:r>
            <w:r>
              <w:t>制作</w:t>
            </w:r>
            <w:r>
              <w:rPr>
                <w:rFonts w:hint="eastAsia"/>
              </w:rPr>
              <w:t>企业总览-子企业风险敞口</w:t>
            </w:r>
            <w:r>
              <w:t>预警看板</w:t>
            </w:r>
            <w:r>
              <w:rPr>
                <w:rFonts w:hint="eastAsia"/>
              </w:rPr>
              <w:t>，来展现各集团</w:t>
            </w:r>
            <w:r>
              <w:t>在总风险敞口、已</w:t>
            </w:r>
            <w:r>
              <w:rPr>
                <w:rFonts w:hint="eastAsia"/>
              </w:rPr>
              <w:t>确认</w:t>
            </w:r>
            <w:r>
              <w:t>损失、</w:t>
            </w:r>
            <w:r>
              <w:rPr>
                <w:rFonts w:hint="eastAsia"/>
              </w:rPr>
              <w:t>挽回损失即压降</w:t>
            </w:r>
            <w:r>
              <w:t>敞口、风险资本率</w:t>
            </w:r>
            <w:r>
              <w:rPr>
                <w:rFonts w:hint="eastAsia"/>
              </w:rPr>
              <w:t>的数</w:t>
            </w:r>
            <w:r>
              <w:t>值及其变化趋势</w:t>
            </w:r>
            <w:r>
              <w:rPr>
                <w:rFonts w:hint="eastAsia"/>
              </w:rPr>
              <w:t>。用户可在“选择企业”的树形中选择想要查看的集团名称。</w:t>
            </w:r>
          </w:p>
        </w:tc>
      </w:tr>
      <w:tr w14:paraId="3B574C5A">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60D76EC8">
            <w:pPr>
              <w:pStyle w:val="30"/>
            </w:pPr>
            <w:r>
              <w:t>22</w:t>
            </w:r>
          </w:p>
        </w:tc>
        <w:tc>
          <w:tcPr>
            <w:tcW w:w="690" w:type="pct"/>
            <w:tcBorders>
              <w:top w:val="single" w:color="000000" w:sz="4" w:space="0"/>
              <w:left w:val="single" w:color="000000" w:sz="4" w:space="0"/>
              <w:bottom w:val="single" w:color="000000" w:sz="4" w:space="0"/>
              <w:right w:val="single" w:color="000000" w:sz="4" w:space="0"/>
            </w:tcBorders>
            <w:vAlign w:val="center"/>
          </w:tcPr>
          <w:p w14:paraId="43C1E56B">
            <w:pPr>
              <w:pStyle w:val="30"/>
            </w:pPr>
            <w:r>
              <w:rPr>
                <w:rFonts w:hint="eastAsia"/>
              </w:rPr>
              <w:t>企业总览-领域风险敞口年度看板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008B0FE5">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71ED6562">
            <w:pPr>
              <w:pStyle w:val="30"/>
            </w:pPr>
            <w:r>
              <w:t>对</w:t>
            </w:r>
            <w:r>
              <w:rPr>
                <w:rFonts w:hint="eastAsia"/>
              </w:rPr>
              <w:t>各企业</w:t>
            </w:r>
            <w:r>
              <w:t>风险情况进行</w:t>
            </w:r>
            <w:r>
              <w:rPr>
                <w:rFonts w:hint="eastAsia"/>
              </w:rPr>
              <w:t>梳理、运算、整合</w:t>
            </w:r>
            <w:r>
              <w:t>，</w:t>
            </w:r>
            <w:r>
              <w:rPr>
                <w:rFonts w:hint="eastAsia"/>
              </w:rPr>
              <w:t>并以年度为单位</w:t>
            </w:r>
            <w:r>
              <w:t>制作</w:t>
            </w:r>
            <w:r>
              <w:rPr>
                <w:rFonts w:hint="eastAsia"/>
              </w:rPr>
              <w:t>企业总览-各领域风险敞口</w:t>
            </w:r>
            <w:r>
              <w:t>预警看板</w:t>
            </w:r>
            <w:r>
              <w:rPr>
                <w:rFonts w:hint="eastAsia"/>
              </w:rPr>
              <w:t>，来展现各集团</w:t>
            </w:r>
            <w:r>
              <w:t>在总风险敞口、已</w:t>
            </w:r>
            <w:r>
              <w:rPr>
                <w:rFonts w:hint="eastAsia"/>
              </w:rPr>
              <w:t>确认</w:t>
            </w:r>
            <w:r>
              <w:t>损失、</w:t>
            </w:r>
            <w:r>
              <w:rPr>
                <w:rFonts w:hint="eastAsia"/>
              </w:rPr>
              <w:t>挽回损失即压降</w:t>
            </w:r>
            <w:r>
              <w:t>敞口、风险资本率</w:t>
            </w:r>
            <w:r>
              <w:rPr>
                <w:rFonts w:hint="eastAsia"/>
              </w:rPr>
              <w:t>按照不同风险领域划分后的数</w:t>
            </w:r>
            <w:r>
              <w:t>值及其变化趋势</w:t>
            </w:r>
            <w:r>
              <w:rPr>
                <w:rFonts w:hint="eastAsia"/>
              </w:rPr>
              <w:t>。用户可在“选择企业”的树形中选择想要查看的集团名称。</w:t>
            </w:r>
          </w:p>
        </w:tc>
      </w:tr>
      <w:tr w14:paraId="5A101115">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1F18DF5B">
            <w:pPr>
              <w:pStyle w:val="30"/>
            </w:pPr>
            <w:r>
              <w:t>23</w:t>
            </w:r>
          </w:p>
        </w:tc>
        <w:tc>
          <w:tcPr>
            <w:tcW w:w="690" w:type="pct"/>
            <w:tcBorders>
              <w:top w:val="single" w:color="000000" w:sz="4" w:space="0"/>
              <w:left w:val="single" w:color="000000" w:sz="4" w:space="0"/>
              <w:bottom w:val="single" w:color="000000" w:sz="4" w:space="0"/>
              <w:right w:val="single" w:color="000000" w:sz="4" w:space="0"/>
            </w:tcBorders>
            <w:vAlign w:val="center"/>
          </w:tcPr>
          <w:p w14:paraId="183D648D">
            <w:pPr>
              <w:pStyle w:val="30"/>
            </w:pPr>
            <w:r>
              <w:rPr>
                <w:rFonts w:hint="eastAsia"/>
              </w:rPr>
              <w:t>企业总览-领域风险敞口月度看板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06473B6F">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75BFCC5D">
            <w:pPr>
              <w:pStyle w:val="30"/>
            </w:pPr>
            <w:r>
              <w:t>对</w:t>
            </w:r>
            <w:r>
              <w:rPr>
                <w:rFonts w:hint="eastAsia"/>
              </w:rPr>
              <w:t>各企业</w:t>
            </w:r>
            <w:r>
              <w:t>风险情况进行</w:t>
            </w:r>
            <w:r>
              <w:rPr>
                <w:rFonts w:hint="eastAsia"/>
              </w:rPr>
              <w:t>梳理、运算、整合</w:t>
            </w:r>
            <w:r>
              <w:t>，</w:t>
            </w:r>
            <w:r>
              <w:rPr>
                <w:rFonts w:hint="eastAsia"/>
              </w:rPr>
              <w:t>并以月度为单位</w:t>
            </w:r>
            <w:r>
              <w:t>制作</w:t>
            </w:r>
            <w:r>
              <w:rPr>
                <w:rFonts w:hint="eastAsia"/>
              </w:rPr>
              <w:t>企业总览-各领域风险敞口</w:t>
            </w:r>
            <w:r>
              <w:t>预警看板</w:t>
            </w:r>
            <w:r>
              <w:rPr>
                <w:rFonts w:hint="eastAsia"/>
              </w:rPr>
              <w:t>，来展现各集团</w:t>
            </w:r>
            <w:r>
              <w:t>在总风险敞口、已</w:t>
            </w:r>
            <w:r>
              <w:rPr>
                <w:rFonts w:hint="eastAsia"/>
              </w:rPr>
              <w:t>确认</w:t>
            </w:r>
            <w:r>
              <w:t>损失、</w:t>
            </w:r>
            <w:r>
              <w:rPr>
                <w:rFonts w:hint="eastAsia"/>
              </w:rPr>
              <w:t>挽回损失即压降</w:t>
            </w:r>
            <w:r>
              <w:t>敞口、风险资本率</w:t>
            </w:r>
            <w:r>
              <w:rPr>
                <w:rFonts w:hint="eastAsia"/>
              </w:rPr>
              <w:t>按照不同风险领域划分后的数</w:t>
            </w:r>
            <w:r>
              <w:t>值及其变化趋势</w:t>
            </w:r>
            <w:r>
              <w:rPr>
                <w:rFonts w:hint="eastAsia"/>
              </w:rPr>
              <w:t>。用户可在“选择企业”的树形中选择想要查看的集团名称。</w:t>
            </w:r>
          </w:p>
        </w:tc>
      </w:tr>
      <w:tr w14:paraId="2BC5773C">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356C31DD">
            <w:pPr>
              <w:pStyle w:val="30"/>
            </w:pPr>
            <w:r>
              <w:t>24</w:t>
            </w:r>
          </w:p>
        </w:tc>
        <w:tc>
          <w:tcPr>
            <w:tcW w:w="690" w:type="pct"/>
            <w:tcBorders>
              <w:top w:val="single" w:color="000000" w:sz="4" w:space="0"/>
              <w:left w:val="single" w:color="000000" w:sz="4" w:space="0"/>
              <w:bottom w:val="single" w:color="000000" w:sz="4" w:space="0"/>
              <w:right w:val="single" w:color="000000" w:sz="4" w:space="0"/>
            </w:tcBorders>
            <w:vAlign w:val="center"/>
          </w:tcPr>
          <w:p w14:paraId="12C1BFF5">
            <w:pPr>
              <w:pStyle w:val="30"/>
            </w:pPr>
            <w:r>
              <w:rPr>
                <w:rFonts w:hint="eastAsia"/>
              </w:rPr>
              <w:t>宣传部风险地图年度看板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2DEDD739">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1866688C">
            <w:pPr>
              <w:pStyle w:val="30"/>
            </w:pPr>
            <w:r>
              <w:t>对</w:t>
            </w:r>
            <w:r>
              <w:rPr>
                <w:rFonts w:hint="eastAsia"/>
              </w:rPr>
              <w:t>各集团</w:t>
            </w:r>
            <w:r>
              <w:t>风险情况进行</w:t>
            </w:r>
            <w:r>
              <w:rPr>
                <w:rFonts w:hint="eastAsia"/>
              </w:rPr>
              <w:t>梳理、运算、整合</w:t>
            </w:r>
            <w:r>
              <w:t>，</w:t>
            </w:r>
            <w:r>
              <w:rPr>
                <w:rFonts w:hint="eastAsia"/>
              </w:rPr>
              <w:t>并以年度为单位</w:t>
            </w:r>
            <w:r>
              <w:t>制作</w:t>
            </w:r>
            <w:r>
              <w:rPr>
                <w:rFonts w:hint="eastAsia"/>
              </w:rPr>
              <w:t>各集团总览-全面风险地图</w:t>
            </w:r>
            <w:r>
              <w:t>看板</w:t>
            </w:r>
            <w:r>
              <w:rPr>
                <w:rFonts w:hint="eastAsia"/>
              </w:rPr>
              <w:t>，来展现各集团</w:t>
            </w:r>
            <w:r>
              <w:t>在</w:t>
            </w:r>
            <w:r>
              <w:rPr>
                <w:rFonts w:hint="eastAsia"/>
              </w:rPr>
              <w:t>所选年度的重大风险详情。用户可在“选择企业”的树形中选择想要查看的集团名称。该看板主要根据监管企业风险分布情况对集团企业各领域风险进行整体展示。</w:t>
            </w:r>
          </w:p>
        </w:tc>
      </w:tr>
      <w:tr w14:paraId="0F50CD81">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517C115D">
            <w:pPr>
              <w:pStyle w:val="30"/>
            </w:pPr>
            <w:r>
              <w:t>25</w:t>
            </w:r>
          </w:p>
        </w:tc>
        <w:tc>
          <w:tcPr>
            <w:tcW w:w="690" w:type="pct"/>
            <w:tcBorders>
              <w:top w:val="single" w:color="000000" w:sz="4" w:space="0"/>
              <w:left w:val="single" w:color="000000" w:sz="4" w:space="0"/>
              <w:bottom w:val="single" w:color="000000" w:sz="4" w:space="0"/>
              <w:right w:val="single" w:color="000000" w:sz="4" w:space="0"/>
            </w:tcBorders>
            <w:vAlign w:val="center"/>
          </w:tcPr>
          <w:p w14:paraId="1FB2EB16">
            <w:pPr>
              <w:pStyle w:val="30"/>
            </w:pPr>
            <w:r>
              <w:rPr>
                <w:rFonts w:hint="eastAsia"/>
              </w:rPr>
              <w:t>宣传部资金风险年度看板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2DF17DB7">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24709D57">
            <w:pPr>
              <w:pStyle w:val="30"/>
            </w:pPr>
            <w:r>
              <w:rPr>
                <w:rFonts w:hint="eastAsia"/>
              </w:rPr>
              <w:t>对宣传部风险情况进行梳理、运算、整合，并以年度为单位，根据企业资金风险的预警内容制作相应数据看板，将测算好的预警区间与预警指标进行关联，完善预警区间配置功能，通过预警区间配置、预警区间校验等工作对预警指标的亮灯进行控制；并针对企业相关数据，对资金风险领域的风险指标配置功能项进行完善，并针对该领域看板中的指标进行指标设置、公式设置、指标校验等内容，来展现宣传部整体在所选年度资金领域的风险详情。</w:t>
            </w:r>
          </w:p>
        </w:tc>
      </w:tr>
      <w:tr w14:paraId="536CA22F">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29E87880">
            <w:pPr>
              <w:pStyle w:val="30"/>
            </w:pPr>
            <w:r>
              <w:t>26</w:t>
            </w:r>
          </w:p>
        </w:tc>
        <w:tc>
          <w:tcPr>
            <w:tcW w:w="690" w:type="pct"/>
            <w:tcBorders>
              <w:top w:val="single" w:color="000000" w:sz="4" w:space="0"/>
              <w:left w:val="single" w:color="000000" w:sz="4" w:space="0"/>
              <w:bottom w:val="single" w:color="000000" w:sz="4" w:space="0"/>
              <w:right w:val="single" w:color="000000" w:sz="4" w:space="0"/>
            </w:tcBorders>
            <w:vAlign w:val="center"/>
          </w:tcPr>
          <w:p w14:paraId="56638789">
            <w:pPr>
              <w:pStyle w:val="30"/>
            </w:pPr>
            <w:r>
              <w:rPr>
                <w:rFonts w:hint="eastAsia"/>
              </w:rPr>
              <w:t>宣传部资金风险月度看板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43538616">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764BC25F">
            <w:pPr>
              <w:pStyle w:val="30"/>
            </w:pPr>
            <w:r>
              <w:rPr>
                <w:rFonts w:hint="eastAsia"/>
              </w:rPr>
              <w:t>对宣传部风险情况进行梳理、运算、整合，并以月度为单位，根据企业资金风险的预警内容制作相应数据看板，将测算好的预警区间与预警指标进行关联，完善预警区间配置功能，通过预警区间配置、预警区间校验等工作对预警指标的亮灯进行控制；并针对企业相关数据，对资金风险领域的风险指标配置功能项进行完善，并针对该领域看板中的指标进行指标设置、公式设置、指标校验等内容，来展现宣传部整体在所选年度资金领域的风险详情。</w:t>
            </w:r>
          </w:p>
        </w:tc>
      </w:tr>
      <w:tr w14:paraId="1FC19B60">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0996BFAB">
            <w:pPr>
              <w:pStyle w:val="30"/>
            </w:pPr>
            <w:r>
              <w:t>27</w:t>
            </w:r>
          </w:p>
        </w:tc>
        <w:tc>
          <w:tcPr>
            <w:tcW w:w="690" w:type="pct"/>
            <w:tcBorders>
              <w:top w:val="single" w:color="000000" w:sz="4" w:space="0"/>
              <w:left w:val="single" w:color="000000" w:sz="4" w:space="0"/>
              <w:bottom w:val="single" w:color="000000" w:sz="4" w:space="0"/>
              <w:right w:val="single" w:color="000000" w:sz="4" w:space="0"/>
            </w:tcBorders>
            <w:vAlign w:val="center"/>
          </w:tcPr>
          <w:p w14:paraId="7743A762">
            <w:pPr>
              <w:pStyle w:val="30"/>
            </w:pPr>
            <w:r>
              <w:rPr>
                <w:rFonts w:hint="eastAsia"/>
              </w:rPr>
              <w:t>宣传部主业风险年度看板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79795781">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3F1EE846">
            <w:pPr>
              <w:pStyle w:val="30"/>
            </w:pPr>
            <w:r>
              <w:rPr>
                <w:rFonts w:hint="eastAsia"/>
              </w:rPr>
              <w:t>对宣传部风险情况进行梳理、运算、整合，并以年度为单位，根据企业主业风险的预警内容制作相应数据看板，将测算好的预警区间与预警指标进行关联，完善预警区间配置功能，通过预警区间配置、预警区间校验等工作对预警指标的亮灯进行控制；并针对企业相关数据，对主业风险领域的风险指标配置功能项进行完善，并针对该领域看板中的指标进行指标设置、公式设置、指标校验等内容，来展现宣传部整体在所选年度主业领域的风险详情。</w:t>
            </w:r>
          </w:p>
        </w:tc>
      </w:tr>
      <w:tr w14:paraId="05B37CC1">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61727276">
            <w:pPr>
              <w:pStyle w:val="30"/>
            </w:pPr>
            <w:r>
              <w:t>28</w:t>
            </w:r>
          </w:p>
        </w:tc>
        <w:tc>
          <w:tcPr>
            <w:tcW w:w="690" w:type="pct"/>
            <w:tcBorders>
              <w:top w:val="single" w:color="000000" w:sz="4" w:space="0"/>
              <w:left w:val="single" w:color="000000" w:sz="4" w:space="0"/>
              <w:bottom w:val="single" w:color="000000" w:sz="4" w:space="0"/>
              <w:right w:val="single" w:color="000000" w:sz="4" w:space="0"/>
            </w:tcBorders>
            <w:vAlign w:val="center"/>
          </w:tcPr>
          <w:p w14:paraId="7E9E08BB">
            <w:pPr>
              <w:pStyle w:val="30"/>
            </w:pPr>
            <w:r>
              <w:rPr>
                <w:rFonts w:hint="eastAsia"/>
              </w:rPr>
              <w:t>宣传部主业风险月度看板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0FC1F568">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1EF059D8">
            <w:pPr>
              <w:pStyle w:val="30"/>
            </w:pPr>
            <w:r>
              <w:rPr>
                <w:rFonts w:hint="eastAsia"/>
              </w:rPr>
              <w:t>对宣传部风险情况进行梳理、运算、整合，并以月度为单位，根据企业主业风险的预警内容制作相应数据看板，将测算好的预警区间与预警指标进行关联，完善预警区间配置功能，通过预警区间配置、预警区间校验等工作对预警指标的亮灯进行控制；并针对企业相关数据，对主业风险领域的风险指标配置功能项进行完善，并针对该领域看板中的指标进行指标设置、公式设置、指标校验等内容，来展现宣传部整体在所选年度主业领域的风险详情。</w:t>
            </w:r>
          </w:p>
        </w:tc>
      </w:tr>
      <w:tr w14:paraId="1AC608D2">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51C59DF4">
            <w:pPr>
              <w:pStyle w:val="30"/>
            </w:pPr>
            <w:r>
              <w:t>29</w:t>
            </w:r>
          </w:p>
        </w:tc>
        <w:tc>
          <w:tcPr>
            <w:tcW w:w="690" w:type="pct"/>
            <w:tcBorders>
              <w:top w:val="single" w:color="000000" w:sz="4" w:space="0"/>
              <w:left w:val="single" w:color="000000" w:sz="4" w:space="0"/>
              <w:bottom w:val="single" w:color="000000" w:sz="4" w:space="0"/>
              <w:right w:val="single" w:color="000000" w:sz="4" w:space="0"/>
            </w:tcBorders>
            <w:vAlign w:val="center"/>
          </w:tcPr>
          <w:p w14:paraId="25496911">
            <w:pPr>
              <w:pStyle w:val="30"/>
            </w:pPr>
            <w:r>
              <w:rPr>
                <w:rFonts w:hint="eastAsia"/>
              </w:rPr>
              <w:t>宣传部投资风险年度看板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0C507956">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064B88A6">
            <w:pPr>
              <w:pStyle w:val="30"/>
            </w:pPr>
            <w:r>
              <w:rPr>
                <w:rFonts w:hint="eastAsia"/>
              </w:rPr>
              <w:t>对宣传部风险情况进行梳理、运算、整合，并以年度为单位，根据企业投资风险的预警内容制作相应数据看板，针对企业相关数据，对投资风险领域的风险指标配置功能项进行完善，并针对该领域看板中的指标进行指标设置、公式设置、指标校验等内容，来展现宣传部整体在所选年度投资领域的风险详情。</w:t>
            </w:r>
          </w:p>
        </w:tc>
      </w:tr>
      <w:tr w14:paraId="2AFE66E2">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3A4D22D3">
            <w:pPr>
              <w:pStyle w:val="30"/>
            </w:pPr>
            <w:r>
              <w:t>30</w:t>
            </w:r>
          </w:p>
        </w:tc>
        <w:tc>
          <w:tcPr>
            <w:tcW w:w="690" w:type="pct"/>
            <w:tcBorders>
              <w:top w:val="single" w:color="000000" w:sz="4" w:space="0"/>
              <w:left w:val="single" w:color="000000" w:sz="4" w:space="0"/>
              <w:bottom w:val="single" w:color="000000" w:sz="4" w:space="0"/>
              <w:right w:val="single" w:color="000000" w:sz="4" w:space="0"/>
            </w:tcBorders>
            <w:vAlign w:val="center"/>
          </w:tcPr>
          <w:p w14:paraId="3C3DDDE2">
            <w:pPr>
              <w:pStyle w:val="30"/>
            </w:pPr>
            <w:r>
              <w:rPr>
                <w:rFonts w:hint="eastAsia"/>
              </w:rPr>
              <w:t>宣传部治理风险年度看板-参股</w:t>
            </w:r>
          </w:p>
        </w:tc>
        <w:tc>
          <w:tcPr>
            <w:tcW w:w="690" w:type="pct"/>
            <w:tcBorders>
              <w:top w:val="single" w:color="000000" w:sz="4" w:space="0"/>
              <w:left w:val="single" w:color="000000" w:sz="4" w:space="0"/>
              <w:bottom w:val="single" w:color="000000" w:sz="4" w:space="0"/>
              <w:right w:val="single" w:color="000000" w:sz="4" w:space="0"/>
            </w:tcBorders>
            <w:vAlign w:val="center"/>
          </w:tcPr>
          <w:p w14:paraId="2C75E9CA">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4296B72F">
            <w:pPr>
              <w:pStyle w:val="30"/>
            </w:pPr>
            <w:r>
              <w:rPr>
                <w:rFonts w:hint="eastAsia"/>
              </w:rPr>
              <w:t>对宣传部风险情况进行梳理、运算、整合，并以年度为单位，根据企业参股不参管风险的预警内容制作相应数据看板，针对企业相关数据，对公司治理参股企业风险领域的风险指标配置功能项进行完善，并针对该领域看板中的指标进行指标设置、公式设置、指标校验等内容，来展现宣传部整体在所选年度治理领域的风险详情。</w:t>
            </w:r>
          </w:p>
        </w:tc>
      </w:tr>
      <w:tr w14:paraId="3E09BAB8">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7CBDB9A6">
            <w:pPr>
              <w:pStyle w:val="30"/>
            </w:pPr>
            <w:r>
              <w:t>31</w:t>
            </w:r>
          </w:p>
        </w:tc>
        <w:tc>
          <w:tcPr>
            <w:tcW w:w="690" w:type="pct"/>
            <w:tcBorders>
              <w:top w:val="single" w:color="000000" w:sz="4" w:space="0"/>
              <w:left w:val="single" w:color="000000" w:sz="4" w:space="0"/>
              <w:bottom w:val="single" w:color="000000" w:sz="4" w:space="0"/>
              <w:right w:val="single" w:color="000000" w:sz="4" w:space="0"/>
            </w:tcBorders>
            <w:vAlign w:val="center"/>
          </w:tcPr>
          <w:p w14:paraId="1588156F">
            <w:pPr>
              <w:pStyle w:val="30"/>
            </w:pPr>
            <w:r>
              <w:rPr>
                <w:rFonts w:hint="eastAsia"/>
              </w:rPr>
              <w:t>宣传部治理风险年度看板-控股</w:t>
            </w:r>
          </w:p>
        </w:tc>
        <w:tc>
          <w:tcPr>
            <w:tcW w:w="690" w:type="pct"/>
            <w:tcBorders>
              <w:top w:val="single" w:color="000000" w:sz="4" w:space="0"/>
              <w:left w:val="single" w:color="000000" w:sz="4" w:space="0"/>
              <w:bottom w:val="single" w:color="000000" w:sz="4" w:space="0"/>
              <w:right w:val="single" w:color="000000" w:sz="4" w:space="0"/>
            </w:tcBorders>
            <w:vAlign w:val="center"/>
          </w:tcPr>
          <w:p w14:paraId="20AB0E2E">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5D4BBFCB">
            <w:pPr>
              <w:pStyle w:val="30"/>
            </w:pPr>
            <w:r>
              <w:rPr>
                <w:rFonts w:hint="eastAsia"/>
              </w:rPr>
              <w:t>对宣传部风险情况进行梳理、运算、整合，并以年度为单位，根据企业控股不控权风险的预警内容制作相应数据看板，针对企业相关数据，对公司治理控股企业风险领域的风险指标配置功能项进行完善，并针对该领域看板中的指标进行指标设置、公式设置、指标校验等内容，来展现宣传部整体在所选年度治理领域的风险详情。</w:t>
            </w:r>
          </w:p>
        </w:tc>
      </w:tr>
      <w:tr w14:paraId="00BA6F3C">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164CF4DF">
            <w:pPr>
              <w:pStyle w:val="30"/>
            </w:pPr>
            <w:r>
              <w:t>32</w:t>
            </w:r>
          </w:p>
        </w:tc>
        <w:tc>
          <w:tcPr>
            <w:tcW w:w="690" w:type="pct"/>
            <w:tcBorders>
              <w:top w:val="single" w:color="000000" w:sz="4" w:space="0"/>
              <w:left w:val="single" w:color="000000" w:sz="4" w:space="0"/>
              <w:bottom w:val="single" w:color="000000" w:sz="4" w:space="0"/>
              <w:right w:val="single" w:color="000000" w:sz="4" w:space="0"/>
            </w:tcBorders>
            <w:vAlign w:val="center"/>
          </w:tcPr>
          <w:p w14:paraId="215AC231">
            <w:pPr>
              <w:pStyle w:val="30"/>
            </w:pPr>
            <w:r>
              <w:rPr>
                <w:rFonts w:hint="eastAsia"/>
              </w:rPr>
              <w:t>宣传部治理风险年度看板-应控未控</w:t>
            </w:r>
          </w:p>
        </w:tc>
        <w:tc>
          <w:tcPr>
            <w:tcW w:w="690" w:type="pct"/>
            <w:tcBorders>
              <w:top w:val="single" w:color="000000" w:sz="4" w:space="0"/>
              <w:left w:val="single" w:color="000000" w:sz="4" w:space="0"/>
              <w:bottom w:val="single" w:color="000000" w:sz="4" w:space="0"/>
              <w:right w:val="single" w:color="000000" w:sz="4" w:space="0"/>
            </w:tcBorders>
            <w:vAlign w:val="center"/>
          </w:tcPr>
          <w:p w14:paraId="31D8879A">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5AD6E274">
            <w:pPr>
              <w:pStyle w:val="30"/>
            </w:pPr>
            <w:r>
              <w:rPr>
                <w:rFonts w:hint="eastAsia"/>
              </w:rPr>
              <w:t>对宣传部风险情况进行梳理、运算、整合，并以年度为单位，根据企业应控未控风险的预警内容制作相应数据看板，针对企业相关数据，对公司治理应控未控企业风险领域的风险指标配置功能项进行完善，并针对该领域看板中的指标进行指标设置、公式设置、指标校验等内容，来展现宣传部整体在所选年度治理领域的风险详情。</w:t>
            </w:r>
          </w:p>
        </w:tc>
      </w:tr>
      <w:tr w14:paraId="7A727406">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0B4A0447">
            <w:pPr>
              <w:pStyle w:val="30"/>
            </w:pPr>
            <w:r>
              <w:rPr>
                <w:rFonts w:hint="eastAsia"/>
              </w:rPr>
              <w:t>3</w:t>
            </w:r>
            <w:r>
              <w:t>3</w:t>
            </w:r>
          </w:p>
        </w:tc>
        <w:tc>
          <w:tcPr>
            <w:tcW w:w="690" w:type="pct"/>
            <w:tcBorders>
              <w:top w:val="single" w:color="000000" w:sz="4" w:space="0"/>
              <w:left w:val="single" w:color="000000" w:sz="4" w:space="0"/>
              <w:bottom w:val="single" w:color="000000" w:sz="4" w:space="0"/>
              <w:right w:val="single" w:color="000000" w:sz="4" w:space="0"/>
            </w:tcBorders>
            <w:vAlign w:val="center"/>
          </w:tcPr>
          <w:p w14:paraId="3192C31B">
            <w:pPr>
              <w:pStyle w:val="30"/>
            </w:pPr>
            <w:r>
              <w:rPr>
                <w:rFonts w:hint="eastAsia"/>
              </w:rPr>
              <w:t>宣传部基金风险年度看板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6653A156">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31613D1E">
            <w:pPr>
              <w:pStyle w:val="30"/>
            </w:pPr>
            <w:r>
              <w:rPr>
                <w:rFonts w:hint="eastAsia"/>
              </w:rPr>
              <w:t>对宣传部风险情况进行梳理、运算、整合，并以年度为单位，根据企业基金风险的预警内容制作相应数据看板，针对企业相关数据，对基金风险领域的风险指标配置功能项进行完善，并针对该领域看板中的指标进行指标设置、公式设置、指标校验等内容，来展现宣传部整体在所选年度基金领域的风险详情。</w:t>
            </w:r>
          </w:p>
        </w:tc>
      </w:tr>
      <w:tr w14:paraId="3E4D594D">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13D9F900">
            <w:pPr>
              <w:pStyle w:val="30"/>
            </w:pPr>
            <w:r>
              <w:rPr>
                <w:rFonts w:hint="eastAsia"/>
              </w:rPr>
              <w:t>3</w:t>
            </w:r>
            <w:r>
              <w:t>4</w:t>
            </w:r>
          </w:p>
        </w:tc>
        <w:tc>
          <w:tcPr>
            <w:tcW w:w="690" w:type="pct"/>
            <w:tcBorders>
              <w:top w:val="single" w:color="000000" w:sz="4" w:space="0"/>
              <w:left w:val="single" w:color="000000" w:sz="4" w:space="0"/>
              <w:bottom w:val="single" w:color="000000" w:sz="4" w:space="0"/>
              <w:right w:val="single" w:color="000000" w:sz="4" w:space="0"/>
            </w:tcBorders>
            <w:vAlign w:val="center"/>
          </w:tcPr>
          <w:p w14:paraId="2C32415A">
            <w:pPr>
              <w:pStyle w:val="30"/>
            </w:pPr>
            <w:r>
              <w:rPr>
                <w:rFonts w:hint="eastAsia"/>
              </w:rPr>
              <w:t>宣传部外部风险年度看板-境外投资项目</w:t>
            </w:r>
          </w:p>
        </w:tc>
        <w:tc>
          <w:tcPr>
            <w:tcW w:w="690" w:type="pct"/>
            <w:tcBorders>
              <w:top w:val="single" w:color="000000" w:sz="4" w:space="0"/>
              <w:left w:val="single" w:color="000000" w:sz="4" w:space="0"/>
              <w:bottom w:val="single" w:color="000000" w:sz="4" w:space="0"/>
              <w:right w:val="single" w:color="000000" w:sz="4" w:space="0"/>
            </w:tcBorders>
            <w:vAlign w:val="center"/>
          </w:tcPr>
          <w:p w14:paraId="1F01F70F">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296FBA5D">
            <w:pPr>
              <w:pStyle w:val="30"/>
            </w:pPr>
            <w:r>
              <w:rPr>
                <w:rFonts w:hint="eastAsia"/>
              </w:rPr>
              <w:t>对宣传部风险情况进行梳理、运算、整合，并以年度为单位，根据企业境外投资项目风险的预警内容制作相应数据看板，针对企业相关数据，对境外投资风险领域的风险指标配置功能项进行完善，并针对该领域看板中的指标进行指标设置、公式设置、指标校验等内容，来展现宣传部整体在所选年度外部领域的风险详情。</w:t>
            </w:r>
          </w:p>
        </w:tc>
      </w:tr>
      <w:tr w14:paraId="7CA40DE6">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3867BECF">
            <w:pPr>
              <w:pStyle w:val="30"/>
            </w:pPr>
            <w:r>
              <w:rPr>
                <w:rFonts w:hint="eastAsia"/>
              </w:rPr>
              <w:t>3</w:t>
            </w:r>
            <w:r>
              <w:t>5</w:t>
            </w:r>
          </w:p>
        </w:tc>
        <w:tc>
          <w:tcPr>
            <w:tcW w:w="690" w:type="pct"/>
            <w:tcBorders>
              <w:top w:val="single" w:color="000000" w:sz="4" w:space="0"/>
              <w:left w:val="single" w:color="000000" w:sz="4" w:space="0"/>
              <w:bottom w:val="single" w:color="000000" w:sz="4" w:space="0"/>
              <w:right w:val="single" w:color="000000" w:sz="4" w:space="0"/>
            </w:tcBorders>
            <w:vAlign w:val="center"/>
          </w:tcPr>
          <w:p w14:paraId="7F0FCAE2">
            <w:pPr>
              <w:pStyle w:val="30"/>
            </w:pPr>
            <w:r>
              <w:rPr>
                <w:rFonts w:hint="eastAsia"/>
              </w:rPr>
              <w:t>宣传部外部风险年度看板-汇率利率</w:t>
            </w:r>
          </w:p>
        </w:tc>
        <w:tc>
          <w:tcPr>
            <w:tcW w:w="690" w:type="pct"/>
            <w:tcBorders>
              <w:top w:val="single" w:color="000000" w:sz="4" w:space="0"/>
              <w:left w:val="single" w:color="000000" w:sz="4" w:space="0"/>
              <w:bottom w:val="single" w:color="000000" w:sz="4" w:space="0"/>
              <w:right w:val="single" w:color="000000" w:sz="4" w:space="0"/>
            </w:tcBorders>
            <w:vAlign w:val="center"/>
          </w:tcPr>
          <w:p w14:paraId="1BE74F71">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13DF67F6">
            <w:pPr>
              <w:pStyle w:val="30"/>
            </w:pPr>
            <w:r>
              <w:rPr>
                <w:rFonts w:hint="eastAsia"/>
              </w:rPr>
              <w:t>对宣传部风险情况进行梳理、运算、整合，并以年度为单位，根据企业汇率利率风险的预警内容制作相应数据看板，针对企业相关数据，对汇率利率风险领域的风险指标配置功能项进行完善，并针对该领域看板中的指标进行指标设置、公式设置、指标校验等内容，来展现宣传部整体在所选年度外部领域的风险详情。</w:t>
            </w:r>
          </w:p>
        </w:tc>
      </w:tr>
      <w:tr w14:paraId="5E8008A0">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3CB61FF9">
            <w:pPr>
              <w:pStyle w:val="30"/>
            </w:pPr>
            <w:r>
              <w:t>36</w:t>
            </w:r>
          </w:p>
        </w:tc>
        <w:tc>
          <w:tcPr>
            <w:tcW w:w="690" w:type="pct"/>
            <w:tcBorders>
              <w:top w:val="single" w:color="000000" w:sz="4" w:space="0"/>
              <w:left w:val="single" w:color="000000" w:sz="4" w:space="0"/>
              <w:bottom w:val="single" w:color="000000" w:sz="4" w:space="0"/>
              <w:right w:val="single" w:color="000000" w:sz="4" w:space="0"/>
            </w:tcBorders>
            <w:vAlign w:val="center"/>
          </w:tcPr>
          <w:p w14:paraId="31F57132">
            <w:pPr>
              <w:pStyle w:val="30"/>
            </w:pPr>
            <w:r>
              <w:rPr>
                <w:rFonts w:hint="eastAsia"/>
              </w:rPr>
              <w:t>宣传部舆情风险年度看板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3004478F">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2F39FBDD">
            <w:pPr>
              <w:pStyle w:val="30"/>
            </w:pPr>
            <w:r>
              <w:rPr>
                <w:rFonts w:hint="eastAsia"/>
              </w:rPr>
              <w:t>对宣传部风险情况进行梳理、运算、整合，并以年度为单位，根据企业舆情风险的预警内容制作相应数据看板，针对企业相关数据，对舆情风险领域的风险指标配置功能项进行完善，并针对该领域看板中的指标进行指标设置、公式设置、指标校验等内容，来展现宣传部整体在所选年度舆情领域的风险详情。</w:t>
            </w:r>
          </w:p>
        </w:tc>
      </w:tr>
      <w:tr w14:paraId="7074227D">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70D7DCEE">
            <w:pPr>
              <w:pStyle w:val="30"/>
            </w:pPr>
            <w:r>
              <w:t>37</w:t>
            </w:r>
          </w:p>
        </w:tc>
        <w:tc>
          <w:tcPr>
            <w:tcW w:w="690" w:type="pct"/>
            <w:tcBorders>
              <w:top w:val="single" w:color="000000" w:sz="4" w:space="0"/>
              <w:left w:val="single" w:color="000000" w:sz="4" w:space="0"/>
              <w:bottom w:val="single" w:color="000000" w:sz="4" w:space="0"/>
              <w:right w:val="single" w:color="000000" w:sz="4" w:space="0"/>
            </w:tcBorders>
            <w:vAlign w:val="center"/>
          </w:tcPr>
          <w:p w14:paraId="24438B80">
            <w:pPr>
              <w:pStyle w:val="30"/>
            </w:pPr>
            <w:r>
              <w:rPr>
                <w:rFonts w:hint="eastAsia"/>
              </w:rPr>
              <w:t>宣传部法律风险年度看板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4E4B7CD9">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41017862">
            <w:pPr>
              <w:pStyle w:val="30"/>
            </w:pPr>
            <w:r>
              <w:rPr>
                <w:rFonts w:hint="eastAsia"/>
              </w:rPr>
              <w:t>对宣传部风险情况进行梳理、运算、整合，并以年度为单位，根据企业法律风险的预警内容制作相应数据看板，针对企业相关数据，对法律风险领域的风险指标配置功能项进行完善，并针对该领域看板中的指标进行指标设置、公式设置、指标校验等内容，来展现宣传部整体在所选年度法律领域的风险详情。</w:t>
            </w:r>
          </w:p>
        </w:tc>
      </w:tr>
      <w:tr w14:paraId="22D38F4F">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325BFBEA">
            <w:pPr>
              <w:pStyle w:val="30"/>
            </w:pPr>
            <w:r>
              <w:t>38</w:t>
            </w:r>
          </w:p>
        </w:tc>
        <w:tc>
          <w:tcPr>
            <w:tcW w:w="690" w:type="pct"/>
            <w:tcBorders>
              <w:top w:val="single" w:color="000000" w:sz="4" w:space="0"/>
              <w:left w:val="single" w:color="000000" w:sz="4" w:space="0"/>
              <w:bottom w:val="single" w:color="000000" w:sz="4" w:space="0"/>
              <w:right w:val="single" w:color="000000" w:sz="4" w:space="0"/>
            </w:tcBorders>
            <w:vAlign w:val="center"/>
          </w:tcPr>
          <w:p w14:paraId="0DDC0612">
            <w:pPr>
              <w:pStyle w:val="30"/>
            </w:pPr>
            <w:r>
              <w:rPr>
                <w:rFonts w:hint="eastAsia"/>
              </w:rPr>
              <w:t>宣传部企业信息看板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4CE18DA5">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0403DA1F">
            <w:pPr>
              <w:pStyle w:val="30"/>
            </w:pPr>
            <w:r>
              <w:t>对</w:t>
            </w:r>
            <w:r>
              <w:rPr>
                <w:rFonts w:hint="eastAsia"/>
              </w:rPr>
              <w:t>宣传部企业基础信息</w:t>
            </w:r>
            <w:r>
              <w:t>情况进行</w:t>
            </w:r>
            <w:r>
              <w:rPr>
                <w:rFonts w:hint="eastAsia"/>
              </w:rPr>
              <w:t>梳理、运算、整合</w:t>
            </w:r>
            <w:r>
              <w:t>，</w:t>
            </w:r>
            <w:r>
              <w:rPr>
                <w:rFonts w:hint="eastAsia"/>
              </w:rPr>
              <w:t>并以年度为单位，</w:t>
            </w:r>
            <w:r>
              <w:t>制作</w:t>
            </w:r>
            <w:r>
              <w:rPr>
                <w:rFonts w:hint="eastAsia"/>
              </w:rPr>
              <w:t>企业信息</w:t>
            </w:r>
            <w:r>
              <w:t>数据看板</w:t>
            </w:r>
            <w:r>
              <w:rPr>
                <w:rFonts w:hint="eastAsia"/>
              </w:rPr>
              <w:t>。</w:t>
            </w:r>
          </w:p>
        </w:tc>
      </w:tr>
      <w:tr w14:paraId="7EEA2344">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292D9E72">
            <w:pPr>
              <w:pStyle w:val="30"/>
            </w:pPr>
            <w:r>
              <w:t>39</w:t>
            </w:r>
          </w:p>
        </w:tc>
        <w:tc>
          <w:tcPr>
            <w:tcW w:w="690" w:type="pct"/>
            <w:tcBorders>
              <w:top w:val="single" w:color="000000" w:sz="4" w:space="0"/>
              <w:left w:val="single" w:color="000000" w:sz="4" w:space="0"/>
              <w:bottom w:val="single" w:color="000000" w:sz="4" w:space="0"/>
              <w:right w:val="single" w:color="000000" w:sz="4" w:space="0"/>
            </w:tcBorders>
            <w:vAlign w:val="center"/>
          </w:tcPr>
          <w:p w14:paraId="56243F99">
            <w:pPr>
              <w:pStyle w:val="30"/>
            </w:pPr>
            <w:r>
              <w:rPr>
                <w:rFonts w:hint="eastAsia"/>
              </w:rPr>
              <w:t>宣传部快报信息看板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47A8B5A9">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2E4DEF82">
            <w:pPr>
              <w:pStyle w:val="30"/>
            </w:pPr>
            <w:r>
              <w:t>对</w:t>
            </w:r>
            <w:r>
              <w:rPr>
                <w:rFonts w:hint="eastAsia"/>
              </w:rPr>
              <w:t>宣传部企业基础信息</w:t>
            </w:r>
            <w:r>
              <w:t>情况进行</w:t>
            </w:r>
            <w:r>
              <w:rPr>
                <w:rFonts w:hint="eastAsia"/>
              </w:rPr>
              <w:t>梳理、运算、整合</w:t>
            </w:r>
            <w:r>
              <w:t>，</w:t>
            </w:r>
            <w:r>
              <w:rPr>
                <w:rFonts w:hint="eastAsia"/>
              </w:rPr>
              <w:t>并以月度为单位，</w:t>
            </w:r>
            <w:r>
              <w:t>制作</w:t>
            </w:r>
            <w:r>
              <w:rPr>
                <w:rFonts w:hint="eastAsia"/>
              </w:rPr>
              <w:t>快报信息</w:t>
            </w:r>
            <w:r>
              <w:t>数据看板</w:t>
            </w:r>
            <w:r>
              <w:rPr>
                <w:rFonts w:hint="eastAsia"/>
              </w:rPr>
              <w:t>。</w:t>
            </w:r>
          </w:p>
        </w:tc>
      </w:tr>
      <w:tr w14:paraId="396BD907">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7757EE1F">
            <w:pPr>
              <w:pStyle w:val="30"/>
            </w:pPr>
            <w:r>
              <w:t>40</w:t>
            </w:r>
          </w:p>
        </w:tc>
        <w:tc>
          <w:tcPr>
            <w:tcW w:w="690" w:type="pct"/>
            <w:tcBorders>
              <w:top w:val="single" w:color="000000" w:sz="4" w:space="0"/>
              <w:left w:val="single" w:color="000000" w:sz="4" w:space="0"/>
              <w:bottom w:val="single" w:color="000000" w:sz="4" w:space="0"/>
              <w:right w:val="single" w:color="000000" w:sz="4" w:space="0"/>
            </w:tcBorders>
            <w:vAlign w:val="center"/>
          </w:tcPr>
          <w:p w14:paraId="0357165F">
            <w:pPr>
              <w:pStyle w:val="30"/>
            </w:pPr>
            <w:r>
              <w:rPr>
                <w:rFonts w:hint="eastAsia"/>
              </w:rPr>
              <w:t>宣传部行业对标看板</w:t>
            </w:r>
          </w:p>
        </w:tc>
        <w:tc>
          <w:tcPr>
            <w:tcW w:w="690" w:type="pct"/>
            <w:tcBorders>
              <w:top w:val="single" w:color="000000" w:sz="4" w:space="0"/>
              <w:left w:val="single" w:color="000000" w:sz="4" w:space="0"/>
              <w:bottom w:val="single" w:color="000000" w:sz="4" w:space="0"/>
              <w:right w:val="single" w:color="000000" w:sz="4" w:space="0"/>
            </w:tcBorders>
            <w:vAlign w:val="center"/>
          </w:tcPr>
          <w:p w14:paraId="3F01FEC6">
            <w:pPr>
              <w:pStyle w:val="30"/>
            </w:pPr>
            <w:r>
              <w:rPr>
                <w:rFonts w:hint="eastAsia"/>
              </w:rPr>
              <w:t>无该看板</w:t>
            </w:r>
          </w:p>
        </w:tc>
        <w:tc>
          <w:tcPr>
            <w:tcW w:w="3324" w:type="pct"/>
            <w:tcBorders>
              <w:top w:val="single" w:color="000000" w:sz="4" w:space="0"/>
              <w:left w:val="single" w:color="000000" w:sz="4" w:space="0"/>
              <w:bottom w:val="single" w:color="000000" w:sz="4" w:space="0"/>
              <w:right w:val="single" w:color="000000" w:sz="4" w:space="0"/>
            </w:tcBorders>
            <w:vAlign w:val="center"/>
          </w:tcPr>
          <w:p w14:paraId="4A97B79D">
            <w:pPr>
              <w:pStyle w:val="30"/>
            </w:pPr>
            <w:r>
              <w:t>对</w:t>
            </w:r>
            <w:r>
              <w:rPr>
                <w:rFonts w:hint="eastAsia"/>
              </w:rPr>
              <w:t>宣传部企业基础信息</w:t>
            </w:r>
            <w:r>
              <w:t>情况进行</w:t>
            </w:r>
            <w:r>
              <w:rPr>
                <w:rFonts w:hint="eastAsia"/>
              </w:rPr>
              <w:t>梳理、运算、整合</w:t>
            </w:r>
            <w:r>
              <w:t>，</w:t>
            </w:r>
            <w:r>
              <w:rPr>
                <w:rFonts w:hint="eastAsia"/>
              </w:rPr>
              <w:t>并以年度为单位，</w:t>
            </w:r>
            <w:r>
              <w:t>制作</w:t>
            </w:r>
            <w:r>
              <w:rPr>
                <w:rFonts w:hint="eastAsia"/>
              </w:rPr>
              <w:t>行业对标</w:t>
            </w:r>
            <w:r>
              <w:t>数据看板</w:t>
            </w:r>
            <w:r>
              <w:rPr>
                <w:rFonts w:hint="eastAsia"/>
              </w:rPr>
              <w:t>。</w:t>
            </w:r>
          </w:p>
        </w:tc>
      </w:tr>
      <w:tr w14:paraId="3D077EFA">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7971B6F5">
            <w:pPr>
              <w:pStyle w:val="30"/>
            </w:pPr>
            <w:r>
              <w:t>41</w:t>
            </w:r>
          </w:p>
        </w:tc>
        <w:tc>
          <w:tcPr>
            <w:tcW w:w="690" w:type="pct"/>
            <w:tcBorders>
              <w:top w:val="single" w:color="000000" w:sz="4" w:space="0"/>
              <w:left w:val="single" w:color="000000" w:sz="4" w:space="0"/>
              <w:bottom w:val="single" w:color="000000" w:sz="4" w:space="0"/>
              <w:right w:val="single" w:color="000000" w:sz="4" w:space="0"/>
            </w:tcBorders>
            <w:vAlign w:val="center"/>
          </w:tcPr>
          <w:p w14:paraId="1A84D7E8">
            <w:pPr>
              <w:pStyle w:val="30"/>
            </w:pPr>
            <w:r>
              <w:rPr>
                <w:rFonts w:hint="eastAsia"/>
              </w:rPr>
              <w:t>宣传部问询函模板配置</w:t>
            </w:r>
          </w:p>
        </w:tc>
        <w:tc>
          <w:tcPr>
            <w:tcW w:w="690" w:type="pct"/>
            <w:tcBorders>
              <w:top w:val="single" w:color="000000" w:sz="4" w:space="0"/>
              <w:left w:val="single" w:color="000000" w:sz="4" w:space="0"/>
              <w:bottom w:val="single" w:color="000000" w:sz="4" w:space="0"/>
              <w:right w:val="single" w:color="000000" w:sz="4" w:space="0"/>
            </w:tcBorders>
            <w:vAlign w:val="center"/>
          </w:tcPr>
          <w:p w14:paraId="755B9F58">
            <w:pPr>
              <w:pStyle w:val="30"/>
            </w:pPr>
            <w:r>
              <w:rPr>
                <w:rFonts w:hint="eastAsia"/>
              </w:rPr>
              <w:t>无流程</w:t>
            </w:r>
          </w:p>
        </w:tc>
        <w:tc>
          <w:tcPr>
            <w:tcW w:w="3324" w:type="pct"/>
            <w:tcBorders>
              <w:top w:val="single" w:color="000000" w:sz="4" w:space="0"/>
              <w:left w:val="single" w:color="000000" w:sz="4" w:space="0"/>
              <w:bottom w:val="single" w:color="000000" w:sz="4" w:space="0"/>
              <w:right w:val="single" w:color="000000" w:sz="4" w:space="0"/>
            </w:tcBorders>
            <w:vAlign w:val="center"/>
          </w:tcPr>
          <w:p w14:paraId="56FCD86C">
            <w:pPr>
              <w:pStyle w:val="30"/>
            </w:pPr>
            <w:r>
              <w:rPr>
                <w:rFonts w:hint="eastAsia"/>
              </w:rPr>
              <w:t>根据预设的风险提示函模板配置相应的风险提示函规则，可定制化生成符合需求的风险提示函。</w:t>
            </w:r>
          </w:p>
        </w:tc>
      </w:tr>
      <w:tr w14:paraId="02D31638">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639F0B32">
            <w:pPr>
              <w:pStyle w:val="30"/>
            </w:pPr>
            <w:r>
              <w:t>42</w:t>
            </w:r>
          </w:p>
        </w:tc>
        <w:tc>
          <w:tcPr>
            <w:tcW w:w="690" w:type="pct"/>
            <w:tcBorders>
              <w:top w:val="single" w:color="000000" w:sz="4" w:space="0"/>
              <w:left w:val="single" w:color="000000" w:sz="4" w:space="0"/>
              <w:bottom w:val="single" w:color="000000" w:sz="4" w:space="0"/>
              <w:right w:val="single" w:color="000000" w:sz="4" w:space="0"/>
            </w:tcBorders>
            <w:vAlign w:val="center"/>
          </w:tcPr>
          <w:p w14:paraId="677D56DA">
            <w:pPr>
              <w:pStyle w:val="30"/>
            </w:pPr>
            <w:r>
              <w:rPr>
                <w:rFonts w:hint="eastAsia"/>
              </w:rPr>
              <w:t>宣传部问询函节点配置</w:t>
            </w:r>
          </w:p>
        </w:tc>
        <w:tc>
          <w:tcPr>
            <w:tcW w:w="690" w:type="pct"/>
            <w:tcBorders>
              <w:top w:val="single" w:color="000000" w:sz="4" w:space="0"/>
              <w:left w:val="single" w:color="000000" w:sz="4" w:space="0"/>
              <w:bottom w:val="single" w:color="000000" w:sz="4" w:space="0"/>
              <w:right w:val="single" w:color="000000" w:sz="4" w:space="0"/>
            </w:tcBorders>
            <w:vAlign w:val="center"/>
          </w:tcPr>
          <w:p w14:paraId="4E79D34B">
            <w:pPr>
              <w:pStyle w:val="30"/>
            </w:pPr>
            <w:r>
              <w:rPr>
                <w:rFonts w:hint="eastAsia"/>
              </w:rPr>
              <w:t>无流程</w:t>
            </w:r>
          </w:p>
        </w:tc>
        <w:tc>
          <w:tcPr>
            <w:tcW w:w="3324" w:type="pct"/>
            <w:tcBorders>
              <w:top w:val="single" w:color="000000" w:sz="4" w:space="0"/>
              <w:left w:val="single" w:color="000000" w:sz="4" w:space="0"/>
              <w:bottom w:val="single" w:color="000000" w:sz="4" w:space="0"/>
              <w:right w:val="single" w:color="000000" w:sz="4" w:space="0"/>
            </w:tcBorders>
            <w:vAlign w:val="center"/>
          </w:tcPr>
          <w:p w14:paraId="32ABC5E1">
            <w:pPr>
              <w:pStyle w:val="30"/>
            </w:pPr>
            <w:r>
              <w:rPr>
                <w:rFonts w:hint="eastAsia"/>
              </w:rPr>
              <w:t>提供用户对节点行为进行个性化调整的能力。通过流程节点属性编辑功能，用户可以根据具体的业务需求来定制节点的行为和展示方式。</w:t>
            </w:r>
          </w:p>
        </w:tc>
      </w:tr>
      <w:tr w14:paraId="1F9DEEC9">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77080EC6">
            <w:pPr>
              <w:pStyle w:val="30"/>
            </w:pPr>
            <w:r>
              <w:rPr>
                <w:rFonts w:hint="eastAsia"/>
              </w:rPr>
              <w:t>4</w:t>
            </w:r>
            <w:r>
              <w:t>3</w:t>
            </w:r>
          </w:p>
        </w:tc>
        <w:tc>
          <w:tcPr>
            <w:tcW w:w="690" w:type="pct"/>
            <w:tcBorders>
              <w:top w:val="single" w:color="000000" w:sz="4" w:space="0"/>
              <w:left w:val="single" w:color="000000" w:sz="4" w:space="0"/>
              <w:bottom w:val="single" w:color="000000" w:sz="4" w:space="0"/>
              <w:right w:val="single" w:color="000000" w:sz="4" w:space="0"/>
            </w:tcBorders>
            <w:vAlign w:val="center"/>
          </w:tcPr>
          <w:p w14:paraId="0B2BB720">
            <w:pPr>
              <w:pStyle w:val="30"/>
            </w:pPr>
            <w:r>
              <w:rPr>
                <w:rFonts w:hint="eastAsia"/>
              </w:rPr>
              <w:t>宣传部问询函内容填报</w:t>
            </w:r>
          </w:p>
        </w:tc>
        <w:tc>
          <w:tcPr>
            <w:tcW w:w="690" w:type="pct"/>
            <w:tcBorders>
              <w:top w:val="single" w:color="000000" w:sz="4" w:space="0"/>
              <w:left w:val="single" w:color="000000" w:sz="4" w:space="0"/>
              <w:bottom w:val="single" w:color="000000" w:sz="4" w:space="0"/>
              <w:right w:val="single" w:color="000000" w:sz="4" w:space="0"/>
            </w:tcBorders>
            <w:vAlign w:val="center"/>
          </w:tcPr>
          <w:p w14:paraId="271CEE1D">
            <w:pPr>
              <w:pStyle w:val="30"/>
            </w:pPr>
            <w:r>
              <w:rPr>
                <w:rFonts w:hint="eastAsia"/>
              </w:rPr>
              <w:t>无流程</w:t>
            </w:r>
          </w:p>
        </w:tc>
        <w:tc>
          <w:tcPr>
            <w:tcW w:w="3324" w:type="pct"/>
            <w:tcBorders>
              <w:top w:val="single" w:color="000000" w:sz="4" w:space="0"/>
              <w:left w:val="single" w:color="000000" w:sz="4" w:space="0"/>
              <w:bottom w:val="single" w:color="000000" w:sz="4" w:space="0"/>
              <w:right w:val="single" w:color="000000" w:sz="4" w:space="0"/>
            </w:tcBorders>
            <w:vAlign w:val="center"/>
          </w:tcPr>
          <w:p w14:paraId="1BE79DD0">
            <w:pPr>
              <w:pStyle w:val="30"/>
            </w:pPr>
            <w:r>
              <w:rPr>
                <w:rFonts w:hint="eastAsia"/>
              </w:rPr>
              <w:t>用户根据系统下发的问询函内容填报分析分析、补充信息等内容，并确认该问询函是否纳入重大风险清单，确认后将确认内容进行提交。</w:t>
            </w:r>
          </w:p>
        </w:tc>
      </w:tr>
      <w:tr w14:paraId="4DB2A3D7">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08DE4DAB">
            <w:pPr>
              <w:pStyle w:val="30"/>
            </w:pPr>
            <w:r>
              <w:rPr>
                <w:rFonts w:hint="eastAsia"/>
              </w:rPr>
              <w:t>4</w:t>
            </w:r>
            <w:r>
              <w:t>4</w:t>
            </w:r>
          </w:p>
        </w:tc>
        <w:tc>
          <w:tcPr>
            <w:tcW w:w="690" w:type="pct"/>
            <w:tcBorders>
              <w:top w:val="single" w:color="000000" w:sz="4" w:space="0"/>
              <w:left w:val="single" w:color="000000" w:sz="4" w:space="0"/>
              <w:bottom w:val="single" w:color="000000" w:sz="4" w:space="0"/>
              <w:right w:val="single" w:color="000000" w:sz="4" w:space="0"/>
            </w:tcBorders>
            <w:vAlign w:val="center"/>
          </w:tcPr>
          <w:p w14:paraId="535658E2">
            <w:pPr>
              <w:pStyle w:val="30"/>
            </w:pPr>
            <w:r>
              <w:rPr>
                <w:rFonts w:hint="eastAsia"/>
              </w:rPr>
              <w:t>宣传部风险清单输出</w:t>
            </w:r>
          </w:p>
        </w:tc>
        <w:tc>
          <w:tcPr>
            <w:tcW w:w="690" w:type="pct"/>
            <w:tcBorders>
              <w:top w:val="single" w:color="000000" w:sz="4" w:space="0"/>
              <w:left w:val="single" w:color="000000" w:sz="4" w:space="0"/>
              <w:bottom w:val="single" w:color="000000" w:sz="4" w:space="0"/>
              <w:right w:val="single" w:color="000000" w:sz="4" w:space="0"/>
            </w:tcBorders>
            <w:vAlign w:val="center"/>
          </w:tcPr>
          <w:p w14:paraId="329CC60C">
            <w:pPr>
              <w:pStyle w:val="30"/>
            </w:pPr>
            <w:r>
              <w:rPr>
                <w:rFonts w:hint="eastAsia"/>
              </w:rPr>
              <w:t>无流程</w:t>
            </w:r>
          </w:p>
        </w:tc>
        <w:tc>
          <w:tcPr>
            <w:tcW w:w="3324" w:type="pct"/>
            <w:tcBorders>
              <w:top w:val="single" w:color="000000" w:sz="4" w:space="0"/>
              <w:left w:val="single" w:color="000000" w:sz="4" w:space="0"/>
              <w:bottom w:val="single" w:color="000000" w:sz="4" w:space="0"/>
              <w:right w:val="single" w:color="000000" w:sz="4" w:space="0"/>
            </w:tcBorders>
            <w:vAlign w:val="center"/>
          </w:tcPr>
          <w:p w14:paraId="43667C12">
            <w:pPr>
              <w:pStyle w:val="30"/>
            </w:pPr>
            <w:r>
              <w:rPr>
                <w:rFonts w:hint="eastAsia"/>
              </w:rPr>
              <w:t>对纳入重大风险清单的事项，下发对应集团逐件量化风险敞口，深入剖析风险成因，明确责任部门、责任人及推进处置的计划和时间节点，做好月度动态跟踪。 根据风险所处的状态及其变化，综合运用风险分析、窗口指导、现场调研、联合协助、持续监控等手段帮助监管企业应对风险。</w:t>
            </w:r>
          </w:p>
        </w:tc>
      </w:tr>
      <w:tr w14:paraId="6BA63F7D">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59445F1F">
            <w:pPr>
              <w:pStyle w:val="30"/>
            </w:pPr>
            <w:r>
              <w:rPr>
                <w:rFonts w:hint="eastAsia"/>
              </w:rPr>
              <w:t>4</w:t>
            </w:r>
            <w:r>
              <w:t>5</w:t>
            </w:r>
          </w:p>
        </w:tc>
        <w:tc>
          <w:tcPr>
            <w:tcW w:w="690" w:type="pct"/>
            <w:tcBorders>
              <w:top w:val="single" w:color="000000" w:sz="4" w:space="0"/>
              <w:left w:val="single" w:color="000000" w:sz="4" w:space="0"/>
              <w:bottom w:val="single" w:color="000000" w:sz="4" w:space="0"/>
              <w:right w:val="single" w:color="000000" w:sz="4" w:space="0"/>
            </w:tcBorders>
            <w:vAlign w:val="center"/>
          </w:tcPr>
          <w:p w14:paraId="2F02174F">
            <w:pPr>
              <w:pStyle w:val="30"/>
            </w:pPr>
            <w:r>
              <w:rPr>
                <w:rFonts w:hint="eastAsia"/>
              </w:rPr>
              <w:t>预警指标维护</w:t>
            </w:r>
          </w:p>
        </w:tc>
        <w:tc>
          <w:tcPr>
            <w:tcW w:w="690" w:type="pct"/>
            <w:tcBorders>
              <w:top w:val="single" w:color="000000" w:sz="4" w:space="0"/>
              <w:left w:val="single" w:color="000000" w:sz="4" w:space="0"/>
              <w:bottom w:val="single" w:color="000000" w:sz="4" w:space="0"/>
              <w:right w:val="single" w:color="000000" w:sz="4" w:space="0"/>
            </w:tcBorders>
            <w:vAlign w:val="center"/>
          </w:tcPr>
          <w:p w14:paraId="7E44EC84">
            <w:pPr>
              <w:pStyle w:val="30"/>
            </w:pPr>
            <w:r>
              <w:rPr>
                <w:rFonts w:hint="eastAsia"/>
              </w:rPr>
              <w:t>无该服务</w:t>
            </w:r>
          </w:p>
        </w:tc>
        <w:tc>
          <w:tcPr>
            <w:tcW w:w="3324" w:type="pct"/>
            <w:tcBorders>
              <w:top w:val="single" w:color="000000" w:sz="4" w:space="0"/>
              <w:left w:val="single" w:color="000000" w:sz="4" w:space="0"/>
              <w:bottom w:val="single" w:color="000000" w:sz="4" w:space="0"/>
              <w:right w:val="single" w:color="000000" w:sz="4" w:space="0"/>
            </w:tcBorders>
            <w:vAlign w:val="center"/>
          </w:tcPr>
          <w:p w14:paraId="35327459">
            <w:pPr>
              <w:pStyle w:val="30"/>
            </w:pPr>
            <w:r>
              <w:rPr>
                <w:rFonts w:hint="eastAsia"/>
              </w:rPr>
              <w:t>新建项目服务</w:t>
            </w:r>
          </w:p>
        </w:tc>
      </w:tr>
      <w:tr w14:paraId="066E6FB6">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63DE9159">
            <w:pPr>
              <w:pStyle w:val="30"/>
            </w:pPr>
            <w:r>
              <w:rPr>
                <w:rFonts w:hint="eastAsia"/>
              </w:rPr>
              <w:t>4</w:t>
            </w:r>
            <w:r>
              <w:t>6</w:t>
            </w:r>
          </w:p>
        </w:tc>
        <w:tc>
          <w:tcPr>
            <w:tcW w:w="690" w:type="pct"/>
            <w:tcBorders>
              <w:top w:val="single" w:color="000000" w:sz="4" w:space="0"/>
              <w:left w:val="single" w:color="000000" w:sz="4" w:space="0"/>
              <w:bottom w:val="single" w:color="000000" w:sz="4" w:space="0"/>
              <w:right w:val="single" w:color="000000" w:sz="4" w:space="0"/>
            </w:tcBorders>
            <w:vAlign w:val="center"/>
          </w:tcPr>
          <w:p w14:paraId="6C7AF5BF">
            <w:pPr>
              <w:pStyle w:val="30"/>
            </w:pPr>
            <w:r>
              <w:rPr>
                <w:rFonts w:hint="eastAsia"/>
              </w:rPr>
              <w:t>预警区间维护</w:t>
            </w:r>
          </w:p>
        </w:tc>
        <w:tc>
          <w:tcPr>
            <w:tcW w:w="690" w:type="pct"/>
            <w:tcBorders>
              <w:top w:val="single" w:color="000000" w:sz="4" w:space="0"/>
              <w:left w:val="single" w:color="000000" w:sz="4" w:space="0"/>
              <w:bottom w:val="single" w:color="000000" w:sz="4" w:space="0"/>
              <w:right w:val="single" w:color="000000" w:sz="4" w:space="0"/>
            </w:tcBorders>
            <w:vAlign w:val="center"/>
          </w:tcPr>
          <w:p w14:paraId="4432883D">
            <w:pPr>
              <w:pStyle w:val="30"/>
            </w:pPr>
            <w:r>
              <w:rPr>
                <w:rFonts w:hint="eastAsia"/>
              </w:rPr>
              <w:t>无该服务</w:t>
            </w:r>
          </w:p>
        </w:tc>
        <w:tc>
          <w:tcPr>
            <w:tcW w:w="3324" w:type="pct"/>
            <w:tcBorders>
              <w:top w:val="single" w:color="000000" w:sz="4" w:space="0"/>
              <w:left w:val="single" w:color="000000" w:sz="4" w:space="0"/>
              <w:bottom w:val="single" w:color="000000" w:sz="4" w:space="0"/>
              <w:right w:val="single" w:color="000000" w:sz="4" w:space="0"/>
            </w:tcBorders>
            <w:vAlign w:val="center"/>
          </w:tcPr>
          <w:p w14:paraId="61A15CB5">
            <w:pPr>
              <w:pStyle w:val="30"/>
            </w:pPr>
            <w:r>
              <w:rPr>
                <w:rFonts w:hint="eastAsia"/>
              </w:rPr>
              <w:t>新建项目服务</w:t>
            </w:r>
          </w:p>
        </w:tc>
      </w:tr>
      <w:tr w14:paraId="3768EB18">
        <w:tblPrEx>
          <w:tblCellMar>
            <w:top w:w="0" w:type="dxa"/>
            <w:left w:w="108" w:type="dxa"/>
            <w:bottom w:w="0" w:type="dxa"/>
            <w:right w:w="108" w:type="dxa"/>
          </w:tblCellMar>
        </w:tblPrEx>
        <w:trPr>
          <w:trHeight w:val="60" w:hRule="atLeast"/>
          <w:jc w:val="center"/>
        </w:trPr>
        <w:tc>
          <w:tcPr>
            <w:tcW w:w="295" w:type="pct"/>
            <w:tcBorders>
              <w:top w:val="single" w:color="000000" w:sz="4" w:space="0"/>
              <w:left w:val="single" w:color="000000" w:sz="4" w:space="0"/>
              <w:bottom w:val="single" w:color="000000" w:sz="4" w:space="0"/>
              <w:right w:val="single" w:color="000000" w:sz="4" w:space="0"/>
            </w:tcBorders>
            <w:vAlign w:val="center"/>
          </w:tcPr>
          <w:p w14:paraId="55C0586E">
            <w:pPr>
              <w:pStyle w:val="30"/>
            </w:pPr>
            <w:r>
              <w:rPr>
                <w:rFonts w:hint="eastAsia"/>
              </w:rPr>
              <w:t>4</w:t>
            </w:r>
            <w:r>
              <w:t>7</w:t>
            </w:r>
          </w:p>
        </w:tc>
        <w:tc>
          <w:tcPr>
            <w:tcW w:w="690" w:type="pct"/>
            <w:tcBorders>
              <w:top w:val="single" w:color="000000" w:sz="4" w:space="0"/>
              <w:left w:val="single" w:color="000000" w:sz="4" w:space="0"/>
              <w:bottom w:val="single" w:color="000000" w:sz="4" w:space="0"/>
              <w:right w:val="single" w:color="000000" w:sz="4" w:space="0"/>
            </w:tcBorders>
            <w:vAlign w:val="center"/>
          </w:tcPr>
          <w:p w14:paraId="4F0D6075">
            <w:pPr>
              <w:pStyle w:val="30"/>
            </w:pPr>
            <w:r>
              <w:rPr>
                <w:rFonts w:hint="eastAsia"/>
              </w:rPr>
              <w:t>模型训练优化</w:t>
            </w:r>
          </w:p>
        </w:tc>
        <w:tc>
          <w:tcPr>
            <w:tcW w:w="690" w:type="pct"/>
            <w:tcBorders>
              <w:top w:val="single" w:color="000000" w:sz="4" w:space="0"/>
              <w:left w:val="single" w:color="000000" w:sz="4" w:space="0"/>
              <w:bottom w:val="single" w:color="000000" w:sz="4" w:space="0"/>
              <w:right w:val="single" w:color="000000" w:sz="4" w:space="0"/>
            </w:tcBorders>
            <w:vAlign w:val="center"/>
          </w:tcPr>
          <w:p w14:paraId="4F3A42F1">
            <w:pPr>
              <w:pStyle w:val="30"/>
            </w:pPr>
            <w:r>
              <w:rPr>
                <w:rFonts w:hint="eastAsia"/>
              </w:rPr>
              <w:t>无该服务</w:t>
            </w:r>
          </w:p>
        </w:tc>
        <w:tc>
          <w:tcPr>
            <w:tcW w:w="3324" w:type="pct"/>
            <w:tcBorders>
              <w:top w:val="single" w:color="000000" w:sz="4" w:space="0"/>
              <w:left w:val="single" w:color="000000" w:sz="4" w:space="0"/>
              <w:bottom w:val="single" w:color="000000" w:sz="4" w:space="0"/>
              <w:right w:val="single" w:color="000000" w:sz="4" w:space="0"/>
            </w:tcBorders>
            <w:vAlign w:val="center"/>
          </w:tcPr>
          <w:p w14:paraId="0926FA9C">
            <w:pPr>
              <w:pStyle w:val="30"/>
            </w:pPr>
            <w:r>
              <w:rPr>
                <w:rFonts w:hint="eastAsia"/>
              </w:rPr>
              <w:t>新建项目服务</w:t>
            </w:r>
          </w:p>
        </w:tc>
      </w:tr>
    </w:tbl>
    <w:p w14:paraId="4F0FC8F1">
      <w:pPr>
        <w:ind w:firstLine="480"/>
      </w:pPr>
    </w:p>
    <w:p w14:paraId="2B9C9B7F">
      <w:pPr>
        <w:pStyle w:val="4"/>
        <w:numPr>
          <w:ilvl w:val="2"/>
          <w:numId w:val="0"/>
        </w:numPr>
      </w:pPr>
      <w:bookmarkStart w:id="93" w:name="_Toc30952"/>
      <w:r>
        <w:rPr>
          <w:rFonts w:hint="eastAsia" w:ascii="Times New Roman" w:hAnsi="Times New Roman" w:cs="宋体"/>
        </w:rPr>
        <w:t xml:space="preserve">4.2.2  </w:t>
      </w:r>
      <w:r>
        <w:t>验收标准、具体指标和内容</w:t>
      </w:r>
      <w:bookmarkEnd w:id="93"/>
    </w:p>
    <w:p w14:paraId="320617BA">
      <w:pPr>
        <w:ind w:firstLine="480"/>
        <w:rPr>
          <w:rFonts w:cs="Times New Roman"/>
        </w:rPr>
      </w:pPr>
      <w:r>
        <w:rPr>
          <w:rFonts w:cs="Times New Roman"/>
        </w:rPr>
        <w:t>1、完成项目要求的全部软件开发和应用功能。</w:t>
      </w:r>
    </w:p>
    <w:p w14:paraId="2EC90414">
      <w:pPr>
        <w:ind w:firstLine="480"/>
        <w:rPr>
          <w:rFonts w:cs="Times New Roman"/>
        </w:rPr>
      </w:pPr>
      <w:r>
        <w:rPr>
          <w:rFonts w:cs="Times New Roman"/>
        </w:rPr>
        <w:t>2、采用现场运行、测试验收方式验收。完成的开发项目应达到的质量标准应符合国家、地方及相关政府管理部门和行业与本项目有关的各项技术标准、规范要求，并满足实际需求，前述标准、规范等不一致的，以要求高（严格）的为准。</w:t>
      </w:r>
    </w:p>
    <w:p w14:paraId="70AE2E02">
      <w:pPr>
        <w:ind w:firstLine="480"/>
        <w:rPr>
          <w:rFonts w:cs="Times New Roman"/>
        </w:rPr>
      </w:pPr>
      <w:r>
        <w:rPr>
          <w:rFonts w:cs="Times New Roman"/>
        </w:rPr>
        <w:t>3、在最终验收之前，应用系统要求通过功能整体测评，确认软件功能的完整性和有效性。</w:t>
      </w:r>
    </w:p>
    <w:p w14:paraId="6527EC26">
      <w:pPr>
        <w:ind w:firstLine="480"/>
        <w:rPr>
          <w:rFonts w:cs="Times New Roman"/>
        </w:rPr>
      </w:pPr>
      <w:r>
        <w:rPr>
          <w:rFonts w:cs="Times New Roman"/>
        </w:rPr>
        <w:t>4、在最终验收之前，应用系统要求通过第三方软件测试和第三方软件安全测评。</w:t>
      </w:r>
    </w:p>
    <w:p w14:paraId="479B5D86">
      <w:pPr>
        <w:ind w:firstLine="480"/>
        <w:rPr>
          <w:rFonts w:cs="Times New Roman"/>
        </w:rPr>
      </w:pPr>
      <w:r>
        <w:rPr>
          <w:rFonts w:cs="Times New Roman"/>
        </w:rPr>
        <w:t>5、系统需通过试运行，试运行时性能满足合同要求，用户反馈良好。</w:t>
      </w:r>
    </w:p>
    <w:p w14:paraId="2E5FB0DA">
      <w:pPr>
        <w:ind w:firstLine="480"/>
        <w:rPr>
          <w:rFonts w:cs="Times New Roman"/>
        </w:rPr>
      </w:pPr>
      <w:r>
        <w:rPr>
          <w:rFonts w:cs="Times New Roman"/>
        </w:rPr>
        <w:t>6、提交合同要求的交付产出物。</w:t>
      </w:r>
    </w:p>
    <w:p w14:paraId="28106680">
      <w:pPr>
        <w:ind w:firstLine="480"/>
        <w:rPr>
          <w:rFonts w:cs="Times New Roman"/>
        </w:rPr>
      </w:pPr>
      <w:r>
        <w:rPr>
          <w:rFonts w:cs="Times New Roman"/>
        </w:rPr>
        <w:t>7、按照上海市信息化建设项目的程序和要求，通过由业主方或相关管部门组织的项目竣工验收。</w:t>
      </w:r>
    </w:p>
    <w:p w14:paraId="18390509">
      <w:pPr>
        <w:ind w:firstLine="480"/>
        <w:rPr>
          <w:rFonts w:cs="Times New Roman"/>
        </w:rPr>
      </w:pPr>
      <w:r>
        <w:rPr>
          <w:rFonts w:cs="Times New Roman"/>
        </w:rPr>
        <w:t>8、功能模块符合业务需求，符合“合同”及“实施方案”规定的全部功能，在3个月试运行期间运行稳定且无故障。</w:t>
      </w:r>
    </w:p>
    <w:p w14:paraId="5E82D726">
      <w:pPr>
        <w:pStyle w:val="3"/>
        <w:numPr>
          <w:ilvl w:val="1"/>
          <w:numId w:val="0"/>
        </w:numPr>
      </w:pPr>
      <w:bookmarkStart w:id="94" w:name="_Toc32694"/>
      <w:r>
        <w:rPr>
          <w:rFonts w:hint="eastAsia" w:ascii="Times New Roman" w:hAnsi="Times New Roman" w:cs="宋体"/>
        </w:rPr>
        <w:t xml:space="preserve">4.3  </w:t>
      </w:r>
      <w:r>
        <w:t>业务功能、业务流程、业务量分析</w:t>
      </w:r>
      <w:bookmarkEnd w:id="94"/>
    </w:p>
    <w:p w14:paraId="5C84C570">
      <w:pPr>
        <w:pStyle w:val="4"/>
        <w:numPr>
          <w:ilvl w:val="2"/>
          <w:numId w:val="0"/>
        </w:numPr>
      </w:pPr>
      <w:bookmarkStart w:id="95" w:name="_Toc14919"/>
      <w:r>
        <w:rPr>
          <w:rFonts w:hint="eastAsia" w:ascii="Times New Roman" w:hAnsi="Times New Roman" w:cs="宋体"/>
        </w:rPr>
        <w:t xml:space="preserve">4.3.1  </w:t>
      </w:r>
      <w:r>
        <w:t>业务功能分析</w:t>
      </w:r>
      <w:bookmarkEnd w:id="95"/>
    </w:p>
    <w:p w14:paraId="6C974475">
      <w:pPr>
        <w:pStyle w:val="5"/>
        <w:numPr>
          <w:ilvl w:val="3"/>
          <w:numId w:val="0"/>
        </w:numPr>
      </w:pPr>
      <w:r>
        <w:rPr>
          <w:rFonts w:hint="eastAsia" w:cs="宋体"/>
        </w:rPr>
        <w:t xml:space="preserve">4.3.1.1  </w:t>
      </w:r>
      <w:r>
        <w:rPr>
          <w:rFonts w:hint="eastAsia"/>
        </w:rPr>
        <w:t>干部人才管理子系统</w:t>
      </w:r>
    </w:p>
    <w:p w14:paraId="022A367E">
      <w:pPr>
        <w:ind w:firstLine="480"/>
      </w:pPr>
      <w:r>
        <w:rPr>
          <w:rFonts w:hint="eastAsia"/>
        </w:rPr>
        <w:t>根据业务现状和目标，应用系统需要满足以下具体需求：</w:t>
      </w:r>
    </w:p>
    <w:p w14:paraId="28792829">
      <w:pPr>
        <w:ind w:firstLine="482"/>
        <w:rPr>
          <w:b/>
          <w:bCs/>
        </w:rPr>
      </w:pPr>
      <w:r>
        <w:rPr>
          <w:rFonts w:hint="eastAsia"/>
          <w:b/>
          <w:bCs/>
        </w:rPr>
        <w:t>1、统一的干部人事信息管理</w:t>
      </w:r>
    </w:p>
    <w:p w14:paraId="4B068310">
      <w:pPr>
        <w:ind w:firstLine="480"/>
      </w:pPr>
      <w:r>
        <w:rPr>
          <w:rFonts w:hint="eastAsia"/>
        </w:rPr>
        <w:t>需要统一的信息管理系统能够集中管理国资委委内、直属事业单位及监管企业的领导干部和公务员的个人信息、工作经历、考核情况、培训记录、任免信息等。</w:t>
      </w:r>
    </w:p>
    <w:p w14:paraId="53DEE94F">
      <w:pPr>
        <w:ind w:firstLine="480"/>
      </w:pPr>
      <w:r>
        <w:rPr>
          <w:rFonts w:hint="eastAsia"/>
        </w:rPr>
        <w:t>提供方便的信息查询和更新维护、统计汇总、报表分析等功能。</w:t>
      </w:r>
    </w:p>
    <w:p w14:paraId="29A95624">
      <w:pPr>
        <w:ind w:firstLine="482"/>
        <w:rPr>
          <w:b/>
          <w:bCs/>
        </w:rPr>
      </w:pPr>
      <w:r>
        <w:rPr>
          <w:rFonts w:hint="eastAsia"/>
          <w:b/>
          <w:bCs/>
        </w:rPr>
        <w:t>2、高级别的数据安全保护</w:t>
      </w:r>
    </w:p>
    <w:p w14:paraId="605A5FC5">
      <w:pPr>
        <w:ind w:firstLine="480"/>
      </w:pPr>
      <w:r>
        <w:rPr>
          <w:rFonts w:hint="eastAsia"/>
        </w:rPr>
        <w:t>业务功能上需要采用国产软件或开源软件构建全国产化信创环境下的建设方案。</w:t>
      </w:r>
    </w:p>
    <w:p w14:paraId="0618E75B">
      <w:pPr>
        <w:ind w:firstLine="480"/>
      </w:pPr>
      <w:r>
        <w:rPr>
          <w:rFonts w:hint="eastAsia"/>
        </w:rPr>
        <w:t>对核心数据进行加密传输和存储，确保数据的安全性。</w:t>
      </w:r>
    </w:p>
    <w:p w14:paraId="047038EC">
      <w:pPr>
        <w:ind w:firstLine="482"/>
        <w:rPr>
          <w:b/>
          <w:bCs/>
        </w:rPr>
      </w:pPr>
      <w:r>
        <w:rPr>
          <w:rFonts w:hint="eastAsia"/>
          <w:b/>
          <w:bCs/>
        </w:rPr>
        <w:t>3、流程化的业务管理</w:t>
      </w:r>
    </w:p>
    <w:p w14:paraId="60446550">
      <w:pPr>
        <w:ind w:firstLine="480"/>
      </w:pPr>
      <w:r>
        <w:rPr>
          <w:rFonts w:hint="eastAsia"/>
        </w:rPr>
        <w:t>覆盖干部信息管理、干部日常工作、干部任免、干部教育培训、干部监督等全流程管理。</w:t>
      </w:r>
    </w:p>
    <w:p w14:paraId="3AEF9504">
      <w:pPr>
        <w:ind w:firstLine="480"/>
      </w:pPr>
      <w:r>
        <w:rPr>
          <w:rFonts w:hint="eastAsia"/>
        </w:rPr>
        <w:t>实现业务科室在后台的统一管理。</w:t>
      </w:r>
    </w:p>
    <w:p w14:paraId="143483F6">
      <w:pPr>
        <w:ind w:firstLine="482"/>
        <w:rPr>
          <w:b/>
          <w:bCs/>
        </w:rPr>
      </w:pPr>
      <w:r>
        <w:rPr>
          <w:rFonts w:hint="eastAsia"/>
          <w:b/>
          <w:bCs/>
        </w:rPr>
        <w:t>4、强大的数据分析能力</w:t>
      </w:r>
    </w:p>
    <w:p w14:paraId="3DB72F1D">
      <w:pPr>
        <w:ind w:firstLine="480"/>
      </w:pPr>
      <w:r>
        <w:rPr>
          <w:rFonts w:hint="eastAsia"/>
        </w:rPr>
        <w:t>系统需要提供综合分析和研判功能，支持基于标签或复合标签的检索和筛选。</w:t>
      </w:r>
    </w:p>
    <w:p w14:paraId="37972E99">
      <w:pPr>
        <w:ind w:firstLine="480"/>
      </w:pPr>
      <w:r>
        <w:rPr>
          <w:rFonts w:hint="eastAsia"/>
        </w:rPr>
        <w:t>支持一键下载对应干部任免表库等便捷功能。</w:t>
      </w:r>
    </w:p>
    <w:p w14:paraId="3DE36CDD">
      <w:pPr>
        <w:ind w:firstLine="482"/>
        <w:rPr>
          <w:b/>
          <w:bCs/>
        </w:rPr>
      </w:pPr>
      <w:r>
        <w:rPr>
          <w:rFonts w:hint="eastAsia"/>
          <w:b/>
          <w:bCs/>
        </w:rPr>
        <w:t>5、良好的用户体验</w:t>
      </w:r>
    </w:p>
    <w:p w14:paraId="58D4267C">
      <w:pPr>
        <w:ind w:firstLine="480"/>
      </w:pPr>
      <w:r>
        <w:rPr>
          <w:rFonts w:hint="eastAsia"/>
        </w:rPr>
        <w:t>系统在设计上需要直观易用的用户界面。</w:t>
      </w:r>
    </w:p>
    <w:p w14:paraId="5DD558D5">
      <w:pPr>
        <w:ind w:firstLine="480"/>
      </w:pPr>
      <w:r>
        <w:rPr>
          <w:rFonts w:hint="eastAsia"/>
        </w:rPr>
        <w:t>提供移动终端查询功能，便捷、高效查询访问干部信息。</w:t>
      </w:r>
    </w:p>
    <w:p w14:paraId="5CBDD1E6">
      <w:pPr>
        <w:pStyle w:val="5"/>
        <w:numPr>
          <w:ilvl w:val="3"/>
          <w:numId w:val="0"/>
        </w:numPr>
      </w:pPr>
      <w:r>
        <w:rPr>
          <w:rFonts w:hint="eastAsia" w:cs="宋体"/>
        </w:rPr>
        <w:t xml:space="preserve">4.3.1.2  </w:t>
      </w:r>
      <w:r>
        <w:rPr>
          <w:rFonts w:hint="eastAsia"/>
        </w:rPr>
        <w:t>投资监管管理子系统</w:t>
      </w:r>
    </w:p>
    <w:p w14:paraId="792A3B52">
      <w:pPr>
        <w:ind w:firstLine="480"/>
      </w:pPr>
      <w:r>
        <w:rPr>
          <w:rFonts w:hint="eastAsia"/>
        </w:rPr>
        <w:t>一、数据上报和审核功能</w:t>
      </w:r>
    </w:p>
    <w:p w14:paraId="64329FAA">
      <w:pPr>
        <w:ind w:firstLine="480"/>
      </w:pPr>
      <w:r>
        <w:rPr>
          <w:rFonts w:hint="eastAsia"/>
        </w:rPr>
        <w:t>（一）报备程序：</w:t>
      </w:r>
    </w:p>
    <w:p w14:paraId="052425BC">
      <w:pPr>
        <w:ind w:firstLine="480"/>
      </w:pPr>
      <w:r>
        <w:rPr>
          <w:rFonts w:hint="eastAsia"/>
        </w:rPr>
        <w:t>1、流程优化</w:t>
      </w:r>
    </w:p>
    <w:p w14:paraId="56C86321">
      <w:pPr>
        <w:ind w:firstLine="480"/>
      </w:pPr>
      <w:r>
        <w:rPr>
          <w:rFonts w:hint="eastAsia"/>
        </w:rPr>
        <w:t>①前报告、前备案事项汇规划创新处</w:t>
      </w:r>
    </w:p>
    <w:p w14:paraId="608FCDEA">
      <w:pPr>
        <w:ind w:firstLine="480"/>
      </w:pPr>
      <w:r>
        <w:rPr>
          <w:rFonts w:hint="eastAsia"/>
        </w:rPr>
        <w:t>②会签处室确认收到后，系统消息通知企业</w:t>
      </w:r>
    </w:p>
    <w:p w14:paraId="07DB7D8D">
      <w:pPr>
        <w:ind w:firstLine="480"/>
      </w:pPr>
      <w:r>
        <w:rPr>
          <w:rFonts w:hint="eastAsia"/>
        </w:rPr>
        <w:t>③项目涉及产权管理，选择产权管理处</w:t>
      </w:r>
    </w:p>
    <w:p w14:paraId="0A6C4126">
      <w:pPr>
        <w:ind w:firstLine="480"/>
      </w:pPr>
      <w:r>
        <w:rPr>
          <w:rFonts w:hint="eastAsia"/>
        </w:rPr>
        <w:t>④主业、非主业审核，由产业处室按照户管企业进行审核并汇规划创新处</w:t>
      </w:r>
    </w:p>
    <w:p w14:paraId="760C07BF">
      <w:pPr>
        <w:ind w:firstLine="480"/>
      </w:pPr>
      <w:r>
        <w:rPr>
          <w:rFonts w:hint="eastAsia"/>
        </w:rPr>
        <w:t>⑤前报告、前备案事项由产业处室按照户管企业进行审核并汇规划创新处</w:t>
      </w:r>
    </w:p>
    <w:p w14:paraId="46922C63">
      <w:pPr>
        <w:ind w:firstLine="480"/>
      </w:pPr>
      <w:r>
        <w:rPr>
          <w:rFonts w:hint="eastAsia"/>
        </w:rPr>
        <w:t>⑥存续企业前备案按照归口由战略处和商贸处负责对口联系、项目上会等</w:t>
      </w:r>
    </w:p>
    <w:p w14:paraId="70BDB17F">
      <w:pPr>
        <w:ind w:firstLine="480"/>
      </w:pPr>
      <w:r>
        <w:rPr>
          <w:rFonts w:hint="eastAsia"/>
        </w:rPr>
        <w:t>⑦境外投资项目，由规划创新处、财务评价处汇产业处审核办理</w:t>
      </w:r>
    </w:p>
    <w:p w14:paraId="384F45AE">
      <w:pPr>
        <w:ind w:firstLine="480"/>
      </w:pPr>
      <w:r>
        <w:rPr>
          <w:rFonts w:hint="eastAsia"/>
        </w:rPr>
        <w:t>⑧战略性基金由规划创新处汇产业处审核办理</w:t>
      </w:r>
    </w:p>
    <w:p w14:paraId="5430F775">
      <w:pPr>
        <w:ind w:firstLine="480"/>
      </w:pPr>
      <w:r>
        <w:rPr>
          <w:rFonts w:hint="eastAsia"/>
        </w:rPr>
        <w:t>⑨产业处室和会签处室由处长确认收到后，指定处室人员办理</w:t>
      </w:r>
    </w:p>
    <w:p w14:paraId="759215C6">
      <w:pPr>
        <w:ind w:firstLine="480"/>
      </w:pPr>
      <w:r>
        <w:rPr>
          <w:rFonts w:hint="eastAsia"/>
        </w:rPr>
        <w:t>根据需求，需要增加主办处室和会签处室的确认收到和办理的节点，并根据项目内容，跳转到不同的处室进行业务办理。增加系统通知。</w:t>
      </w:r>
    </w:p>
    <w:p w14:paraId="005A37B5">
      <w:pPr>
        <w:ind w:firstLine="480"/>
      </w:pPr>
      <w:r>
        <w:rPr>
          <w:rFonts w:hint="eastAsia"/>
        </w:rPr>
        <w:t>2、填报优化：</w:t>
      </w:r>
    </w:p>
    <w:p w14:paraId="2017C816">
      <w:pPr>
        <w:ind w:firstLine="480"/>
      </w:pPr>
      <w:r>
        <w:rPr>
          <w:rFonts w:hint="eastAsia"/>
        </w:rPr>
        <w:t>①产业处室可以对审批项目的主业和非主业进行修改</w:t>
      </w:r>
    </w:p>
    <w:p w14:paraId="4B63C9B6">
      <w:pPr>
        <w:ind w:firstLine="480"/>
      </w:pPr>
      <w:r>
        <w:rPr>
          <w:rFonts w:hint="eastAsia"/>
        </w:rPr>
        <w:t>②报备程序基金类项目增加是否实控基金、基金类型的填报</w:t>
      </w:r>
    </w:p>
    <w:p w14:paraId="4E3E2B8D">
      <w:pPr>
        <w:ind w:firstLine="480"/>
      </w:pPr>
      <w:r>
        <w:rPr>
          <w:rFonts w:hint="eastAsia"/>
        </w:rPr>
        <w:t>③企业对于审批记录的明细不可见</w:t>
      </w:r>
    </w:p>
    <w:p w14:paraId="4219914C">
      <w:pPr>
        <w:ind w:firstLine="480"/>
      </w:pPr>
      <w:r>
        <w:rPr>
          <w:rFonts w:hint="eastAsia"/>
        </w:rPr>
        <w:t>根据需求，需要开放处室对审批项目主业非主业的修改权限；增加相关填报字段；限制企业对于审批记录相关内容的查看。</w:t>
      </w:r>
    </w:p>
    <w:p w14:paraId="69E7D89D">
      <w:pPr>
        <w:ind w:firstLine="480"/>
      </w:pPr>
      <w:r>
        <w:rPr>
          <w:rFonts w:hint="eastAsia"/>
        </w:rPr>
        <w:t>（二）年度投资计划、投资计划年中调整、年度投资执行情况</w:t>
      </w:r>
    </w:p>
    <w:p w14:paraId="7E6DEE3A">
      <w:pPr>
        <w:ind w:firstLine="480"/>
      </w:pPr>
      <w:r>
        <w:rPr>
          <w:rFonts w:hint="eastAsia"/>
        </w:rPr>
        <w:t>1、流程优化</w:t>
      </w:r>
    </w:p>
    <w:p w14:paraId="5A591630">
      <w:pPr>
        <w:ind w:firstLine="480"/>
      </w:pPr>
      <w:r>
        <w:rPr>
          <w:rFonts w:hint="eastAsia"/>
        </w:rPr>
        <w:t>①由产业处室按照户管企业进行审核</w:t>
      </w:r>
    </w:p>
    <w:p w14:paraId="26B517AA">
      <w:pPr>
        <w:ind w:firstLine="480"/>
      </w:pPr>
      <w:r>
        <w:rPr>
          <w:rFonts w:hint="eastAsia"/>
        </w:rPr>
        <w:t>②产业处室由处长确认收到后，指定处室人员办理</w:t>
      </w:r>
    </w:p>
    <w:p w14:paraId="0C59A1A3">
      <w:pPr>
        <w:ind w:firstLine="480"/>
      </w:pPr>
      <w:r>
        <w:rPr>
          <w:rFonts w:hint="eastAsia"/>
        </w:rPr>
        <w:t>③非主业占比超5%的由规划创新处再次审核</w:t>
      </w:r>
    </w:p>
    <w:p w14:paraId="659AABA0">
      <w:pPr>
        <w:ind w:firstLine="480"/>
      </w:pPr>
      <w:r>
        <w:rPr>
          <w:rFonts w:hint="eastAsia"/>
        </w:rPr>
        <w:t>根据需求，需要增加产业处室确认收到和办理的节点。然后重新计算非主业占比，超过5%则由规划创新处再次审核。</w:t>
      </w:r>
    </w:p>
    <w:p w14:paraId="79B708EA">
      <w:pPr>
        <w:ind w:firstLine="480"/>
      </w:pPr>
      <w:r>
        <w:rPr>
          <w:rFonts w:hint="eastAsia"/>
        </w:rPr>
        <w:t>2、填报优化</w:t>
      </w:r>
    </w:p>
    <w:p w14:paraId="7DDDF982">
      <w:pPr>
        <w:ind w:firstLine="480"/>
      </w:pPr>
      <w:r>
        <w:rPr>
          <w:rFonts w:hint="eastAsia"/>
        </w:rPr>
        <w:t>①产业处室可以对审批项目的主业和非主业进行修改</w:t>
      </w:r>
    </w:p>
    <w:p w14:paraId="47B9DDD9">
      <w:pPr>
        <w:ind w:firstLine="480"/>
      </w:pPr>
      <w:r>
        <w:rPr>
          <w:rFonts w:hint="eastAsia"/>
        </w:rPr>
        <w:t>②企业在填报年度投资执行情况时，不能修改投资计划的主业类型</w:t>
      </w:r>
    </w:p>
    <w:p w14:paraId="40809DC8">
      <w:pPr>
        <w:ind w:firstLine="480"/>
      </w:pPr>
      <w:r>
        <w:rPr>
          <w:rFonts w:hint="eastAsia"/>
        </w:rPr>
        <w:t>③企业对于审批记录的明细不可见</w:t>
      </w:r>
    </w:p>
    <w:p w14:paraId="2131D43B">
      <w:pPr>
        <w:ind w:firstLine="480"/>
      </w:pPr>
      <w:r>
        <w:rPr>
          <w:rFonts w:hint="eastAsia"/>
        </w:rPr>
        <w:t>根据需求，需要开放处室对审批项目主业非主业的修改权限；限制企业对投资执行主业类型的修改；限制企业对于审批记录相关内容的查看。</w:t>
      </w:r>
    </w:p>
    <w:p w14:paraId="0FA7955B">
      <w:pPr>
        <w:pStyle w:val="5"/>
        <w:numPr>
          <w:ilvl w:val="3"/>
          <w:numId w:val="0"/>
        </w:numPr>
      </w:pPr>
      <w:r>
        <w:rPr>
          <w:rFonts w:hint="eastAsia" w:cs="宋体"/>
        </w:rPr>
        <w:t xml:space="preserve">4.3.1.3  </w:t>
      </w:r>
      <w:r>
        <w:rPr>
          <w:rFonts w:hint="eastAsia"/>
        </w:rPr>
        <w:t>市属国企投资基金信息子系统</w:t>
      </w:r>
    </w:p>
    <w:p w14:paraId="2B198732">
      <w:pPr>
        <w:ind w:firstLine="482"/>
        <w:rPr>
          <w:rFonts w:cs="Times New Roman"/>
          <w:b/>
          <w:bCs/>
        </w:rPr>
      </w:pPr>
      <w:r>
        <w:rPr>
          <w:rFonts w:hint="eastAsia" w:cs="Times New Roman"/>
          <w:b/>
          <w:bCs/>
        </w:rPr>
        <w:t>1、数据报送需求</w:t>
      </w:r>
    </w:p>
    <w:p w14:paraId="0D64596A">
      <w:pPr>
        <w:ind w:firstLine="480"/>
        <w:rPr>
          <w:rFonts w:cs="Times New Roman"/>
        </w:rPr>
      </w:pPr>
      <w:r>
        <w:rPr>
          <w:rFonts w:hint="eastAsia" w:cs="Times New Roman"/>
        </w:rPr>
        <w:t>基金上报数据需支持针对GP和LP基金上报过程，并在上报过程中通过智能算法具备数据的融合加工、智能校验、智能辅助上报等能力。</w:t>
      </w:r>
    </w:p>
    <w:p w14:paraId="5DC6FF96">
      <w:pPr>
        <w:ind w:firstLine="482"/>
        <w:rPr>
          <w:rFonts w:cs="Times New Roman"/>
          <w:b/>
          <w:bCs/>
        </w:rPr>
      </w:pPr>
      <w:r>
        <w:rPr>
          <w:rFonts w:hint="eastAsia" w:cs="Times New Roman"/>
          <w:b/>
          <w:bCs/>
        </w:rPr>
        <w:t>2、数据报表需求</w:t>
      </w:r>
    </w:p>
    <w:p w14:paraId="364813A8">
      <w:pPr>
        <w:ind w:firstLine="480"/>
        <w:rPr>
          <w:rFonts w:cs="Times New Roman"/>
        </w:rPr>
      </w:pPr>
      <w:r>
        <w:rPr>
          <w:rFonts w:hint="eastAsia" w:cs="Times New Roman"/>
        </w:rPr>
        <w:t>支持对企业集团和管理员报送数据的分权查看明细数据，汇总数据，待补填数据等，支持导出数据报表功能。对应处室要求相关报表开发，面向实投基金和参投基金的汇总数据，形成汇总统计类报表，涉及上报国资委数据、集团审核数据、信息填报数据、报送统计、明细数据查看，参投基金整体情况。</w:t>
      </w:r>
    </w:p>
    <w:p w14:paraId="0626D8AB">
      <w:pPr>
        <w:ind w:firstLine="482"/>
        <w:rPr>
          <w:rFonts w:cs="Times New Roman"/>
          <w:b/>
          <w:bCs/>
        </w:rPr>
      </w:pPr>
      <w:r>
        <w:rPr>
          <w:rFonts w:hint="eastAsia" w:cs="Times New Roman"/>
          <w:b/>
          <w:bCs/>
        </w:rPr>
        <w:t>3、数据分析看板需求</w:t>
      </w:r>
    </w:p>
    <w:p w14:paraId="1B52DA49">
      <w:pPr>
        <w:ind w:firstLine="480"/>
      </w:pPr>
      <w:r>
        <w:rPr>
          <w:rFonts w:hint="eastAsia"/>
        </w:rPr>
        <w:t>（1）数据汇总分析</w:t>
      </w:r>
    </w:p>
    <w:p w14:paraId="548CE4E8">
      <w:pPr>
        <w:ind w:firstLine="480"/>
      </w:pPr>
      <w:r>
        <w:rPr>
          <w:rFonts w:hint="eastAsia"/>
        </w:rPr>
        <w:t>数据汇总分析包括对各类数据统计，包括基金规模、基金只数、基金管理人信息、基金投资情况、基金估值信息等。并在此基础上，逐步形成基金分析评价和风险预警功能，以实现对基金的综合分析和动态监测。</w:t>
      </w:r>
    </w:p>
    <w:p w14:paraId="3C366F93">
      <w:pPr>
        <w:ind w:firstLine="480"/>
      </w:pPr>
      <w:r>
        <w:rPr>
          <w:rFonts w:hint="eastAsia"/>
        </w:rPr>
        <w:t>按照“市国资委监管企业私募股权投资基金考核评价及尽职免责指引（试行）”</w:t>
      </w:r>
      <w:r>
        <w:t>来探索制定基金及基金管理人的评价信息模型，模型数据纳入报表及看板使用。</w:t>
      </w:r>
    </w:p>
    <w:p w14:paraId="0F632555">
      <w:pPr>
        <w:ind w:firstLine="480"/>
      </w:pPr>
      <w:r>
        <w:t>（2）多数据源比对</w:t>
      </w:r>
    </w:p>
    <w:p w14:paraId="699BF9EE">
      <w:pPr>
        <w:ind w:firstLine="480"/>
      </w:pPr>
      <w:r>
        <w:t>基金系统数据需要定期与国资产权综合管理系统的有限合伙份额登记模块、工商数据、历史数据等进行数据交互比对，发现异常数据与缺失数据，并通知填报人员更正或补填。</w:t>
      </w:r>
    </w:p>
    <w:p w14:paraId="1FD00750">
      <w:pPr>
        <w:ind w:firstLine="480"/>
      </w:pPr>
      <w:r>
        <w:t>（3）定制化数据分析</w:t>
      </w:r>
    </w:p>
    <w:p w14:paraId="0AB55877">
      <w:pPr>
        <w:ind w:firstLine="480"/>
      </w:pPr>
      <w:r>
        <w:t>基金系统数据字段较多，勾稽关系复杂，需要长期提供定制化数据分析服务，后续探索通过AI等方式，形成自动化的数据分析能力。</w:t>
      </w:r>
    </w:p>
    <w:p w14:paraId="6A0F7CE2">
      <w:pPr>
        <w:ind w:firstLine="480"/>
      </w:pPr>
      <w:r>
        <w:t>（4）数据报表及数据看板</w:t>
      </w:r>
    </w:p>
    <w:p w14:paraId="6F36D805">
      <w:pPr>
        <w:ind w:firstLine="480"/>
      </w:pPr>
      <w:r>
        <w:t>依据数据收集明细，数据分析及比对情况，形成数据报表及数据看板展示。</w:t>
      </w:r>
    </w:p>
    <w:p w14:paraId="260A2391">
      <w:pPr>
        <w:pStyle w:val="5"/>
        <w:numPr>
          <w:ilvl w:val="3"/>
          <w:numId w:val="0"/>
        </w:numPr>
      </w:pPr>
      <w:r>
        <w:rPr>
          <w:rFonts w:hint="eastAsia" w:cs="宋体"/>
        </w:rPr>
        <w:t xml:space="preserve">4.3.1.4  </w:t>
      </w:r>
      <w:r>
        <w:rPr>
          <w:rFonts w:hint="eastAsia"/>
        </w:rPr>
        <w:t>国际化经营子系统</w:t>
      </w:r>
    </w:p>
    <w:p w14:paraId="6E032CF1">
      <w:pPr>
        <w:ind w:firstLine="480"/>
        <w:rPr>
          <w:rFonts w:cs="Times New Roman"/>
        </w:rPr>
      </w:pPr>
      <w:r>
        <w:rPr>
          <w:rFonts w:hint="eastAsia" w:cs="Times New Roman"/>
        </w:rPr>
        <w:t>根据规划创新处2025年度工作内容，需要对国际化经营的企业情况的数据进行数据汇总与查询展示。该系统业务功能包括：</w:t>
      </w:r>
    </w:p>
    <w:p w14:paraId="0AE00D65">
      <w:pPr>
        <w:ind w:firstLine="480"/>
        <w:rPr>
          <w:rFonts w:cs="Times New Roman"/>
        </w:rPr>
      </w:pPr>
      <w:r>
        <w:rPr>
          <w:rFonts w:hint="eastAsia" w:cs="Times New Roman"/>
        </w:rPr>
        <w:t>1、集团汇总：包含叠加汇总、非固定行列报表汇总、汇总节点检查等功能，满足集团汇总下级企业填报的固定格式、非固定格式报表数据的要求，并检查汇总数据的准确性。</w:t>
      </w:r>
    </w:p>
    <w:p w14:paraId="506E8846">
      <w:pPr>
        <w:ind w:firstLine="480"/>
        <w:rPr>
          <w:rFonts w:cs="Times New Roman"/>
        </w:rPr>
      </w:pPr>
      <w:r>
        <w:rPr>
          <w:rFonts w:hint="eastAsia" w:cs="Times New Roman"/>
        </w:rPr>
        <w:t>2、数据查询：包含模板查询、自定义查询、报送统计查询、数据填报通知等功能，提升企业填报、查询数据的效率。</w:t>
      </w:r>
    </w:p>
    <w:p w14:paraId="3B6EC231">
      <w:pPr>
        <w:ind w:firstLine="480"/>
        <w:rPr>
          <w:rFonts w:cs="Times New Roman"/>
        </w:rPr>
      </w:pPr>
      <w:r>
        <w:rPr>
          <w:rFonts w:hint="eastAsia" w:cs="Times New Roman"/>
        </w:rPr>
        <w:t>3、境外企业数据分析：根据监管要求对国际化经营企业的国别、洲别、区域等情况进行数据分析，分析内容将通过分析页面进行展示，每个分析页面要素包括世界地图、页面绘制、图表控件制作等内容。</w:t>
      </w:r>
    </w:p>
    <w:p w14:paraId="231CA6B2">
      <w:pPr>
        <w:ind w:firstLine="480"/>
        <w:rPr>
          <w:rFonts w:cs="Times New Roman"/>
        </w:rPr>
      </w:pPr>
      <w:r>
        <w:rPr>
          <w:rFonts w:hint="eastAsia" w:cs="Times New Roman"/>
        </w:rPr>
        <w:t>4、境外数据审核：协助国资委完成内国际化经营数据约1200户企业的数据统计、数据审核、汇总节点检查、封面检查等工作，为业务处室提供excel、word等形式的数据审核统计报表制作。</w:t>
      </w:r>
    </w:p>
    <w:p w14:paraId="1D33CCCA">
      <w:pPr>
        <w:ind w:firstLine="480"/>
        <w:rPr>
          <w:rFonts w:cs="Times New Roman"/>
        </w:rPr>
      </w:pPr>
      <w:r>
        <w:rPr>
          <w:rFonts w:hint="eastAsia" w:cs="Times New Roman"/>
        </w:rPr>
        <w:t>5、数据整合制作：根据国资委要求，对国际化经营历史数据进行整理并导入至国际化经营子系统中。预计需要导入3年数据。</w:t>
      </w:r>
    </w:p>
    <w:p w14:paraId="674417DB">
      <w:pPr>
        <w:pStyle w:val="5"/>
        <w:numPr>
          <w:ilvl w:val="3"/>
          <w:numId w:val="0"/>
        </w:numPr>
      </w:pPr>
      <w:r>
        <w:rPr>
          <w:rFonts w:hint="eastAsia" w:cs="宋体"/>
        </w:rPr>
        <w:t xml:space="preserve">4.3.1.5  </w:t>
      </w:r>
      <w:r>
        <w:rPr>
          <w:rFonts w:hint="eastAsia"/>
        </w:rPr>
        <w:t>国企价值评估子系统</w:t>
      </w:r>
    </w:p>
    <w:p w14:paraId="3A54086C">
      <w:pPr>
        <w:ind w:firstLine="480"/>
      </w:pPr>
      <w:r>
        <w:rPr>
          <w:rFonts w:hint="eastAsia"/>
        </w:rPr>
        <w:t>1、应用系统建设​</w:t>
      </w:r>
    </w:p>
    <w:p w14:paraId="44D3E53C">
      <w:pPr>
        <w:ind w:firstLine="480"/>
      </w:pPr>
      <w:r>
        <w:rPr>
          <w:rFonts w:hint="eastAsia"/>
        </w:rPr>
        <w:t>1）审核报告优化（改造）​​</w:t>
      </w:r>
    </w:p>
    <w:p w14:paraId="100E0C03">
      <w:pPr>
        <w:ind w:firstLine="480"/>
      </w:pPr>
      <w:r>
        <w:rPr>
          <w:rFonts w:hint="eastAsia"/>
        </w:rPr>
        <w:t>汇总系统预检问题、专家审阅意见至报告，支持按模块配置自动生成。</w:t>
      </w:r>
    </w:p>
    <w:p w14:paraId="05EF8112">
      <w:pPr>
        <w:ind w:firstLine="480"/>
      </w:pPr>
      <w:r>
        <w:rPr>
          <w:rFonts w:hint="eastAsia"/>
        </w:rPr>
        <w:t>集成三大算法评估结果数据。</w:t>
      </w:r>
    </w:p>
    <w:p w14:paraId="503748EF">
      <w:pPr>
        <w:ind w:firstLine="480"/>
      </w:pPr>
      <w:r>
        <w:rPr>
          <w:rFonts w:hint="eastAsia"/>
        </w:rPr>
        <w:t>2）估算报告优化（改造）​​</w:t>
      </w:r>
    </w:p>
    <w:p w14:paraId="73F5D7E8">
      <w:pPr>
        <w:ind w:firstLine="480"/>
      </w:pPr>
      <w:r>
        <w:rPr>
          <w:rFonts w:hint="eastAsia"/>
        </w:rPr>
        <w:t>自动生成上市公司批量估算的结论描述，支持市属企业批量估算与结果展示。</w:t>
      </w:r>
    </w:p>
    <w:p w14:paraId="3968CC61">
      <w:pPr>
        <w:ind w:firstLine="480"/>
      </w:pPr>
      <w:r>
        <w:rPr>
          <w:rFonts w:hint="eastAsia"/>
        </w:rPr>
        <w:t>3）审核清单（新建）​​</w:t>
      </w:r>
    </w:p>
    <w:p w14:paraId="04756AB3">
      <w:pPr>
        <w:ind w:firstLine="480"/>
      </w:pPr>
      <w:r>
        <w:rPr>
          <w:rFonts w:hint="eastAsia"/>
        </w:rPr>
        <w:t>后台：管理审核目录、上传条目、增删改查节点。</w:t>
      </w:r>
    </w:p>
    <w:p w14:paraId="278B171E">
      <w:pPr>
        <w:ind w:firstLine="480"/>
      </w:pPr>
      <w:r>
        <w:rPr>
          <w:rFonts w:hint="eastAsia"/>
        </w:rPr>
        <w:t>前台：展示电子书式审核清单，支持条目搜索。</w:t>
      </w:r>
    </w:p>
    <w:p w14:paraId="1E029552">
      <w:pPr>
        <w:ind w:firstLine="480"/>
      </w:pPr>
      <w:r>
        <w:rPr>
          <w:rFonts w:hint="eastAsia"/>
        </w:rPr>
        <w:t>4）审阅文件识别（新建）​​</w:t>
      </w:r>
    </w:p>
    <w:p w14:paraId="64271FD6">
      <w:pPr>
        <w:ind w:firstLine="480"/>
      </w:pPr>
      <w:r>
        <w:rPr>
          <w:rFonts w:hint="eastAsia"/>
        </w:rPr>
        <w:t>识别PDF中的财报、资产明细表数据，支持修改并入库。</w:t>
      </w:r>
    </w:p>
    <w:p w14:paraId="4BFD45A9">
      <w:pPr>
        <w:ind w:firstLine="480"/>
      </w:pPr>
      <w:r>
        <w:rPr>
          <w:rFonts w:hint="eastAsia"/>
        </w:rPr>
        <w:t>5）审阅条件设置（改造）​​</w:t>
      </w:r>
    </w:p>
    <w:p w14:paraId="4E6633F8">
      <w:pPr>
        <w:ind w:firstLine="480"/>
      </w:pPr>
      <w:r>
        <w:rPr>
          <w:rFonts w:hint="eastAsia"/>
        </w:rPr>
        <w:t>勾选强制条件，系统自动判断退回或继续评审。</w:t>
      </w:r>
    </w:p>
    <w:p w14:paraId="41E48730">
      <w:pPr>
        <w:ind w:firstLine="480"/>
      </w:pPr>
      <w:r>
        <w:rPr>
          <w:rFonts w:hint="eastAsia"/>
        </w:rPr>
        <w:t>6）估值算法（升级）​</w:t>
      </w:r>
    </w:p>
    <w:p w14:paraId="77230AF6">
      <w:pPr>
        <w:ind w:firstLine="480"/>
      </w:pPr>
      <w:r>
        <w:rPr>
          <w:rFonts w:hint="eastAsia"/>
        </w:rPr>
        <w:t>​收益法：更新年期、利润预测、折现率等算法。</w:t>
      </w:r>
    </w:p>
    <w:p w14:paraId="166866FF">
      <w:pPr>
        <w:ind w:firstLine="480"/>
      </w:pPr>
      <w:r>
        <w:rPr>
          <w:rFonts w:hint="eastAsia"/>
        </w:rPr>
        <w:t>​市场法：区分金融/非金融企业参数，优化可比公司选取逻辑。</w:t>
      </w:r>
    </w:p>
    <w:p w14:paraId="3E440035">
      <w:pPr>
        <w:ind w:firstLine="480"/>
      </w:pPr>
      <w:r>
        <w:rPr>
          <w:rFonts w:hint="eastAsia"/>
        </w:rPr>
        <w:t>7）无形资产评估（新建）​​</w:t>
      </w:r>
    </w:p>
    <w:p w14:paraId="51C8B43D">
      <w:pPr>
        <w:ind w:firstLine="480"/>
      </w:pPr>
      <w:r>
        <w:rPr>
          <w:rFonts w:hint="eastAsia"/>
        </w:rPr>
        <w:t>构建专利、商标等无形资产的估值算法模块，实现通过市场法、收益法、成本法对软件、商标、专利、域名、著作权、资产包等资产进行估值。</w:t>
      </w:r>
    </w:p>
    <w:p w14:paraId="1BB770D6">
      <w:pPr>
        <w:ind w:firstLine="480"/>
      </w:pPr>
      <w:r>
        <w:rPr>
          <w:rFonts w:hint="eastAsia"/>
        </w:rPr>
        <w:t>9）统计模块（新建）​​</w:t>
      </w:r>
    </w:p>
    <w:p w14:paraId="67709210">
      <w:pPr>
        <w:ind w:firstLine="480"/>
      </w:pPr>
      <w:r>
        <w:rPr>
          <w:rFonts w:hint="eastAsia"/>
        </w:rPr>
        <w:t>按时间、企业分类统计不动产、审阅、估算项目数据。</w:t>
      </w:r>
    </w:p>
    <w:p w14:paraId="64A06539">
      <w:pPr>
        <w:ind w:firstLine="480"/>
      </w:pPr>
      <w:r>
        <w:rPr>
          <w:rFonts w:hint="eastAsia"/>
        </w:rPr>
        <w:t>10）企业价值季报管理（新建）​​</w:t>
      </w:r>
    </w:p>
    <w:p w14:paraId="78582DBF">
      <w:pPr>
        <w:ind w:firstLine="480"/>
      </w:pPr>
      <w:r>
        <w:rPr>
          <w:rFonts w:hint="eastAsia"/>
        </w:rPr>
        <w:t>管理国有上市企业季报/年报的上传、查询功能。</w:t>
      </w:r>
    </w:p>
    <w:p w14:paraId="69DFE3C2">
      <w:pPr>
        <w:ind w:firstLine="480"/>
      </w:pPr>
      <w:r>
        <w:rPr>
          <w:rFonts w:hint="eastAsia"/>
        </w:rPr>
        <w:t>2、数据运维​</w:t>
      </w:r>
    </w:p>
    <w:p w14:paraId="4D316E8E">
      <w:pPr>
        <w:ind w:firstLine="480"/>
      </w:pPr>
      <w:r>
        <w:rPr>
          <w:rFonts w:hint="eastAsia"/>
        </w:rPr>
        <w:t>1）审核清单维护​</w:t>
      </w:r>
    </w:p>
    <w:p w14:paraId="7C6B18B2">
      <w:pPr>
        <w:ind w:firstLine="480"/>
      </w:pPr>
      <w:r>
        <w:rPr>
          <w:rFonts w:hint="eastAsia"/>
        </w:rPr>
        <w:t>拆解目录条目，上传并维护数据。</w:t>
      </w:r>
    </w:p>
    <w:p w14:paraId="339F6012">
      <w:pPr>
        <w:ind w:firstLine="480"/>
      </w:pPr>
      <w:r>
        <w:rPr>
          <w:rFonts w:hint="eastAsia"/>
        </w:rPr>
        <w:t>2）不动产数据清洗​</w:t>
      </w:r>
    </w:p>
    <w:p w14:paraId="043572AD">
      <w:pPr>
        <w:ind w:firstLine="480"/>
      </w:pPr>
      <w:r>
        <w:rPr>
          <w:rFonts w:hint="eastAsia"/>
        </w:rPr>
        <w:t>清洗房地数据，优化估值算法，构建分析数据库。</w:t>
      </w:r>
    </w:p>
    <w:p w14:paraId="117D0C0D">
      <w:pPr>
        <w:ind w:firstLine="480"/>
      </w:pPr>
      <w:r>
        <w:rPr>
          <w:rFonts w:hint="eastAsia"/>
        </w:rPr>
        <w:t>3）不动产不动产估值计算优化</w:t>
      </w:r>
    </w:p>
    <w:p w14:paraId="054400DB">
      <w:pPr>
        <w:ind w:firstLine="480"/>
      </w:pPr>
      <w:r>
        <w:rPr>
          <w:rFonts w:hint="eastAsia"/>
        </w:rPr>
        <w:t>优化不动产估值算法，形成可供估值的房地不动产数据库，为市国资委监管企业不动产估值分析提供数据支撑。</w:t>
      </w:r>
    </w:p>
    <w:p w14:paraId="1CE17288">
      <w:pPr>
        <w:ind w:firstLine="480"/>
      </w:pPr>
      <w:r>
        <w:rPr>
          <w:rFonts w:hint="eastAsia"/>
        </w:rPr>
        <w:t>3）国企上市公司批量估算​</w:t>
      </w:r>
    </w:p>
    <w:p w14:paraId="0FF37BE3">
      <w:pPr>
        <w:ind w:firstLine="480"/>
      </w:pPr>
      <w:r>
        <w:rPr>
          <w:rFonts w:hint="eastAsia"/>
        </w:rPr>
        <w:t>按季度计算97家国企的价值指数及画像值，支撑报告生成。</w:t>
      </w:r>
    </w:p>
    <w:p w14:paraId="0AE47AF3">
      <w:pPr>
        <w:ind w:firstLine="480"/>
      </w:pPr>
      <w:r>
        <w:rPr>
          <w:rFonts w:hint="eastAsia"/>
        </w:rPr>
        <w:t>5）无形资产算法整理​</w:t>
      </w:r>
    </w:p>
    <w:p w14:paraId="7A4D7AB0">
      <w:pPr>
        <w:ind w:firstLine="480"/>
      </w:pPr>
      <w:r>
        <w:rPr>
          <w:rFonts w:hint="eastAsia"/>
        </w:rPr>
        <w:t>与专家协作，将评估方法转化为可计算的算法。</w:t>
      </w:r>
    </w:p>
    <w:p w14:paraId="0968BDE8">
      <w:pPr>
        <w:ind w:firstLine="480"/>
      </w:pPr>
      <w:r>
        <w:rPr>
          <w:rFonts w:hint="eastAsia"/>
        </w:rPr>
        <w:t>8）外部数据整理​</w:t>
      </w:r>
    </w:p>
    <w:p w14:paraId="124A2C73">
      <w:pPr>
        <w:ind w:firstLine="480"/>
      </w:pPr>
      <w:r>
        <w:rPr>
          <w:rFonts w:hint="eastAsia"/>
        </w:rPr>
        <w:t>根据评估案例需要，从华为云和国家知识产权局商标局提取不同后缀域名的报价，及商标公示信息，整理后入库成为参考数据。</w:t>
      </w:r>
    </w:p>
    <w:p w14:paraId="4297EFF9">
      <w:pPr>
        <w:pStyle w:val="5"/>
        <w:numPr>
          <w:ilvl w:val="3"/>
          <w:numId w:val="0"/>
        </w:numPr>
      </w:pPr>
      <w:r>
        <w:rPr>
          <w:rFonts w:hint="eastAsia" w:cs="宋体"/>
        </w:rPr>
        <w:t xml:space="preserve">4.3.1.6  </w:t>
      </w:r>
      <w:r>
        <w:rPr>
          <w:rFonts w:hint="eastAsia"/>
        </w:rPr>
        <w:t>全面风险预警管理子系统</w:t>
      </w:r>
    </w:p>
    <w:p w14:paraId="59DE0623">
      <w:pPr>
        <w:ind w:firstLine="480"/>
        <w:rPr>
          <w:rFonts w:cs="Times New Roman"/>
        </w:rPr>
      </w:pPr>
      <w:r>
        <w:rPr>
          <w:rFonts w:cs="Times New Roman"/>
        </w:rPr>
        <w:t>根据全面风险预警管理子系统工作内容，通过8个风险领域从不同层面对上海市国资委监管的4</w:t>
      </w:r>
      <w:r>
        <w:rPr>
          <w:rFonts w:hint="eastAsia" w:cs="Times New Roman"/>
        </w:rPr>
        <w:t>4</w:t>
      </w:r>
      <w:r>
        <w:rPr>
          <w:rFonts w:cs="Times New Roman"/>
        </w:rPr>
        <w:t>家监管集团，围绕提升风险预警前瞻性、穿透性和全面性的目标，依托国资在线监管平台，整合国资监管数据资源，通过算法、预警指标及风险清单等手段，实现风险识别、应对处置及问题整改的全流程管理，建立覆盖主业、资金、投资、金融、法律、公司治理、舆情及外部风险八大领域的全面风险预警体系。此次建设的业务内容包括：</w:t>
      </w:r>
    </w:p>
    <w:p w14:paraId="359E4F06">
      <w:pPr>
        <w:ind w:firstLine="480"/>
        <w:rPr>
          <w:rFonts w:cs="Times New Roman"/>
        </w:rPr>
      </w:pPr>
      <w:r>
        <w:rPr>
          <w:rFonts w:cs="Times New Roman"/>
        </w:rPr>
        <w:t>1、健全综合R值评价模型，更有效地整体评估四类监管企业的风险高低及变动趋势；</w:t>
      </w:r>
    </w:p>
    <w:p w14:paraId="154A58A6">
      <w:pPr>
        <w:ind w:firstLine="480"/>
        <w:rPr>
          <w:rFonts w:cs="Times New Roman"/>
        </w:rPr>
      </w:pPr>
      <w:r>
        <w:rPr>
          <w:rFonts w:cs="Times New Roman"/>
        </w:rPr>
        <w:t>2、利用分类看板、问询函等手段全面提高风险预警体系对于风险事件的高效识别和准确预测能力，对企业月度快报进行自动分析、风险预警、综合评价等；</w:t>
      </w:r>
    </w:p>
    <w:p w14:paraId="60378602">
      <w:pPr>
        <w:ind w:firstLine="480"/>
        <w:rPr>
          <w:rFonts w:cs="Times New Roman"/>
        </w:rPr>
      </w:pPr>
      <w:r>
        <w:rPr>
          <w:rFonts w:cs="Times New Roman"/>
        </w:rPr>
        <w:t>3、进一步扩充预警风险领域、拓展预警内容、优化预警方式，要根据国资监管系统等数据源的不断扩展，及时迭代预警指标、</w:t>
      </w:r>
      <w:r>
        <w:rPr>
          <w:rFonts w:hint="eastAsia" w:cs="Times New Roman"/>
        </w:rPr>
        <w:t>算法</w:t>
      </w:r>
      <w:r>
        <w:rPr>
          <w:rFonts w:cs="Times New Roman"/>
        </w:rPr>
        <w:t>和预警标准。</w:t>
      </w:r>
    </w:p>
    <w:p w14:paraId="4D1CF349">
      <w:pPr>
        <w:pStyle w:val="5"/>
        <w:numPr>
          <w:ilvl w:val="3"/>
          <w:numId w:val="0"/>
        </w:numPr>
      </w:pPr>
      <w:r>
        <w:rPr>
          <w:rFonts w:hint="eastAsia" w:cs="宋体"/>
        </w:rPr>
        <w:t xml:space="preserve">4.3.1.7  </w:t>
      </w:r>
      <w:r>
        <w:rPr>
          <w:rFonts w:hint="eastAsia"/>
        </w:rPr>
        <w:t>国资监管采集子系统</w:t>
      </w:r>
    </w:p>
    <w:p w14:paraId="6AAE1B52">
      <w:pPr>
        <w:ind w:firstLine="480"/>
        <w:rPr>
          <w:rFonts w:cs="Times New Roman"/>
        </w:rPr>
      </w:pPr>
      <w:r>
        <w:rPr>
          <w:rFonts w:cs="Times New Roman"/>
        </w:rPr>
        <w:t>根据财务评价处2025年度工作内容，</w:t>
      </w:r>
      <w:r>
        <w:rPr>
          <w:rFonts w:hint="eastAsia" w:cs="Times New Roman"/>
        </w:rPr>
        <w:t>优化</w:t>
      </w:r>
      <w:r>
        <w:rPr>
          <w:rFonts w:cs="Times New Roman"/>
        </w:rPr>
        <w:t>对企业年报、月报数据、预算数据、融资担保、境外企业情况等</w:t>
      </w:r>
      <w:r>
        <w:rPr>
          <w:rFonts w:hint="eastAsia" w:cs="Times New Roman"/>
        </w:rPr>
        <w:t>数据的填报、</w:t>
      </w:r>
      <w:r>
        <w:rPr>
          <w:rFonts w:cs="Times New Roman"/>
        </w:rPr>
        <w:t>审核，</w:t>
      </w:r>
      <w:r>
        <w:rPr>
          <w:rFonts w:hint="eastAsia" w:cs="Times New Roman"/>
        </w:rPr>
        <w:t>以及相关的数据报表制作功能，</w:t>
      </w:r>
      <w:r>
        <w:rPr>
          <w:rFonts w:cs="Times New Roman"/>
        </w:rPr>
        <w:t>将审核通过的数据进行汇总并报送国务院国资委。</w:t>
      </w:r>
    </w:p>
    <w:p w14:paraId="345B16E5">
      <w:pPr>
        <w:ind w:firstLine="482"/>
        <w:rPr>
          <w:rFonts w:cs="Times New Roman"/>
          <w:b/>
          <w:bCs/>
        </w:rPr>
      </w:pPr>
      <w:r>
        <w:rPr>
          <w:rFonts w:cs="Times New Roman"/>
          <w:b/>
          <w:bCs/>
        </w:rPr>
        <w:t>1、数据采集与管理</w:t>
      </w:r>
    </w:p>
    <w:p w14:paraId="258A1D91">
      <w:pPr>
        <w:ind w:firstLine="480"/>
        <w:rPr>
          <w:rFonts w:cs="Times New Roman"/>
        </w:rPr>
      </w:pPr>
      <w:r>
        <w:rPr>
          <w:rFonts w:cs="Times New Roman"/>
        </w:rPr>
        <w:t>提供一个直观的用户界面，供用户手动输入或上传数据，同时进行数据格式和逻辑校验。</w:t>
      </w:r>
    </w:p>
    <w:p w14:paraId="3E9D1D5E">
      <w:pPr>
        <w:ind w:firstLine="482"/>
        <w:rPr>
          <w:rFonts w:cs="Times New Roman"/>
          <w:b/>
          <w:bCs/>
        </w:rPr>
      </w:pPr>
      <w:r>
        <w:rPr>
          <w:rFonts w:cs="Times New Roman"/>
          <w:b/>
          <w:bCs/>
        </w:rPr>
        <w:t>2、数据审核与校验</w:t>
      </w:r>
    </w:p>
    <w:p w14:paraId="2C7C62E3">
      <w:pPr>
        <w:ind w:firstLine="480"/>
        <w:rPr>
          <w:rFonts w:cs="Times New Roman"/>
        </w:rPr>
      </w:pPr>
      <w:r>
        <w:rPr>
          <w:rFonts w:cs="Times New Roman"/>
        </w:rPr>
        <w:t>多维度数据审核：集成表内、表间、套表审核、枚举审核、重复项审核等功能，确保数据的准确性和一致性。</w:t>
      </w:r>
    </w:p>
    <w:p w14:paraId="3AEA59BC">
      <w:pPr>
        <w:ind w:firstLine="480"/>
        <w:rPr>
          <w:rFonts w:cs="Times New Roman"/>
        </w:rPr>
      </w:pPr>
      <w:r>
        <w:rPr>
          <w:rFonts w:cs="Times New Roman"/>
        </w:rPr>
        <w:t>自动化审核流程：系统将根据预设的审核规则自动检测数据异常，减少人工审核的工作量。</w:t>
      </w:r>
    </w:p>
    <w:p w14:paraId="4B814EC6">
      <w:pPr>
        <w:ind w:firstLine="480"/>
        <w:rPr>
          <w:rFonts w:cs="Times New Roman"/>
        </w:rPr>
      </w:pPr>
      <w:r>
        <w:rPr>
          <w:rFonts w:cs="Times New Roman"/>
        </w:rPr>
        <w:t>审核结果反馈：提供详细的审核结果报告，包括错误定位、错误类型、修改建议等，以便于快速修正数据错误。</w:t>
      </w:r>
    </w:p>
    <w:p w14:paraId="3AB7D4BA">
      <w:pPr>
        <w:ind w:firstLine="482"/>
        <w:rPr>
          <w:rFonts w:cs="Times New Roman"/>
          <w:b/>
          <w:bCs/>
        </w:rPr>
      </w:pPr>
      <w:r>
        <w:rPr>
          <w:rFonts w:cs="Times New Roman"/>
          <w:b/>
          <w:bCs/>
        </w:rPr>
        <w:t>3、数据汇总与分析</w:t>
      </w:r>
    </w:p>
    <w:p w14:paraId="3968B265">
      <w:pPr>
        <w:ind w:firstLine="480"/>
        <w:rPr>
          <w:rFonts w:cs="Times New Roman"/>
        </w:rPr>
      </w:pPr>
      <w:r>
        <w:rPr>
          <w:rFonts w:cs="Times New Roman"/>
        </w:rPr>
        <w:t>数据汇总：系统能够根据不同的维度和层级，对采集的数据进行汇总和整理。</w:t>
      </w:r>
    </w:p>
    <w:p w14:paraId="0090A9D5">
      <w:pPr>
        <w:ind w:firstLine="480"/>
        <w:rPr>
          <w:rFonts w:cs="Times New Roman"/>
        </w:rPr>
      </w:pPr>
      <w:r>
        <w:rPr>
          <w:rFonts w:cs="Times New Roman"/>
        </w:rPr>
        <w:t>数据分析工具：提供图表、趋势分析、比较分析等工具，帮助用户理解数据背后的业务含义。</w:t>
      </w:r>
    </w:p>
    <w:p w14:paraId="48CFFB63">
      <w:pPr>
        <w:ind w:firstLine="480"/>
        <w:rPr>
          <w:rFonts w:cs="Times New Roman"/>
        </w:rPr>
      </w:pPr>
      <w:r>
        <w:rPr>
          <w:rFonts w:cs="Times New Roman"/>
        </w:rPr>
        <w:t>报告自动化生成：系统将根据预设的模板和格式，自动生成各类监管报告，提高报告生成的效率。</w:t>
      </w:r>
    </w:p>
    <w:p w14:paraId="6DEBE8D8">
      <w:pPr>
        <w:ind w:firstLine="482"/>
        <w:rPr>
          <w:rFonts w:cs="Times New Roman"/>
          <w:b/>
          <w:bCs/>
        </w:rPr>
      </w:pPr>
      <w:r>
        <w:rPr>
          <w:rFonts w:cs="Times New Roman"/>
          <w:b/>
          <w:bCs/>
        </w:rPr>
        <w:t>4、监管决策支持</w:t>
      </w:r>
    </w:p>
    <w:p w14:paraId="0E5090A5">
      <w:pPr>
        <w:ind w:firstLine="480"/>
        <w:rPr>
          <w:rFonts w:cs="Times New Roman"/>
        </w:rPr>
      </w:pPr>
      <w:r>
        <w:rPr>
          <w:rFonts w:cs="Times New Roman"/>
        </w:rPr>
        <w:t>决策支持系统：通过数据分析揭示国有资产的运营状况，为监管决策提供依据。</w:t>
      </w:r>
    </w:p>
    <w:p w14:paraId="43C9CC41">
      <w:pPr>
        <w:ind w:firstLine="480"/>
        <w:rPr>
          <w:rFonts w:cs="Times New Roman"/>
        </w:rPr>
      </w:pPr>
      <w:r>
        <w:rPr>
          <w:rFonts w:cs="Times New Roman"/>
        </w:rPr>
        <w:t>数据共享与协作：支持跨部门、跨层级的数据共享和协作，提高监管的协同效率。</w:t>
      </w:r>
    </w:p>
    <w:p w14:paraId="2FADA9F0">
      <w:pPr>
        <w:pStyle w:val="5"/>
        <w:numPr>
          <w:ilvl w:val="3"/>
          <w:numId w:val="0"/>
        </w:numPr>
      </w:pPr>
      <w:r>
        <w:rPr>
          <w:rFonts w:hint="eastAsia" w:cs="宋体"/>
        </w:rPr>
        <w:t xml:space="preserve">4.3.1.8  </w:t>
      </w:r>
      <w:r>
        <w:rPr>
          <w:rFonts w:hint="eastAsia"/>
        </w:rPr>
        <w:t>国资经营预算管理子系统</w:t>
      </w:r>
    </w:p>
    <w:p w14:paraId="345D2B3D">
      <w:pPr>
        <w:ind w:firstLine="480"/>
      </w:pPr>
      <w:r>
        <w:rPr>
          <w:rFonts w:hint="eastAsia"/>
        </w:rPr>
        <w:t>枚举字典管理：基于主数据表所设置的分层分类标签，生成初始标签，支持管理员通过前端界面新增标签，后端自动更新标签树，确保标签实时生效。</w:t>
      </w:r>
    </w:p>
    <w:p w14:paraId="75508ED6">
      <w:pPr>
        <w:ind w:firstLine="480"/>
      </w:pPr>
      <w:r>
        <w:rPr>
          <w:rFonts w:hint="eastAsia"/>
        </w:rPr>
        <w:t>业务指标管理：基于主数据表设置具体业务指标，设置维度包括指标名称、指标代码、指标类型、指标长度等要素。</w:t>
      </w:r>
    </w:p>
    <w:p w14:paraId="2E84931E">
      <w:pPr>
        <w:ind w:firstLine="480"/>
      </w:pPr>
      <w:r>
        <w:rPr>
          <w:rFonts w:hint="eastAsia"/>
        </w:rPr>
        <w:t>模板设计管理：包括模板组管理、模板管理、模板编辑、模板指标设置等功能。</w:t>
      </w:r>
    </w:p>
    <w:p w14:paraId="2F0CA49D">
      <w:pPr>
        <w:ind w:firstLine="480"/>
      </w:pPr>
      <w:r>
        <w:rPr>
          <w:rFonts w:hint="eastAsia"/>
        </w:rPr>
        <w:t>Excel表格导入：将Excel表格的数据批量导入至系统对应的模板中。</w:t>
      </w:r>
    </w:p>
    <w:p w14:paraId="1313F627">
      <w:pPr>
        <w:ind w:firstLine="480"/>
      </w:pPr>
      <w:r>
        <w:rPr>
          <w:rFonts w:hint="eastAsia"/>
        </w:rPr>
        <w:t>附件文档管理：对国资预算项目相关文档进行分类存储，支持文件夹嵌套与标签关联。</w:t>
      </w:r>
    </w:p>
    <w:p w14:paraId="7FD6E4D8">
      <w:pPr>
        <w:ind w:firstLine="480"/>
      </w:pPr>
      <w:r>
        <w:rPr>
          <w:rFonts w:hint="eastAsia"/>
        </w:rPr>
        <w:t>数据预览管理：据导入的业务数据，生成相关数据报表预览界面，用户可在数据预览界面中检查导入的数据准确性与完整性。</w:t>
      </w:r>
    </w:p>
    <w:p w14:paraId="721638E3">
      <w:pPr>
        <w:ind w:firstLine="480"/>
      </w:pPr>
      <w:r>
        <w:rPr>
          <w:rFonts w:hint="eastAsia"/>
        </w:rPr>
        <w:t>数据检索查询：可将用户所导入的数据通过列表方式查询展示并支持导出。包括条件过滤查询、自定义查询功能。</w:t>
      </w:r>
    </w:p>
    <w:p w14:paraId="59915792">
      <w:pPr>
        <w:pStyle w:val="5"/>
        <w:numPr>
          <w:ilvl w:val="3"/>
          <w:numId w:val="0"/>
        </w:numPr>
      </w:pPr>
      <w:r>
        <w:rPr>
          <w:rFonts w:hint="eastAsia" w:cs="宋体"/>
        </w:rPr>
        <w:t xml:space="preserve">4.3.1.9  </w:t>
      </w:r>
      <w:r>
        <w:rPr>
          <w:rFonts w:hint="eastAsia"/>
        </w:rPr>
        <w:t>企业分配事中事后监管子系统</w:t>
      </w:r>
    </w:p>
    <w:p w14:paraId="37D966AA">
      <w:pPr>
        <w:ind w:firstLine="482"/>
        <w:rPr>
          <w:b/>
          <w:bCs/>
        </w:rPr>
      </w:pPr>
      <w:r>
        <w:rPr>
          <w:rFonts w:hint="eastAsia"/>
          <w:b/>
          <w:bCs/>
        </w:rPr>
        <w:t>1、数据传输管理</w:t>
      </w:r>
    </w:p>
    <w:p w14:paraId="2A444D71">
      <w:pPr>
        <w:ind w:firstLine="480"/>
      </w:pPr>
      <w:r>
        <w:rPr>
          <w:rFonts w:hint="eastAsia"/>
        </w:rPr>
        <w:t>（1）</w:t>
      </w:r>
      <w:r>
        <w:t>Excel</w:t>
      </w:r>
      <w:r>
        <w:rPr>
          <w:rFonts w:hint="eastAsia"/>
        </w:rPr>
        <w:t>固定报表及浮动行导入：在收入分配年报表任务中，新增通过系统下载</w:t>
      </w:r>
      <w:r>
        <w:t>excel</w:t>
      </w:r>
      <w:r>
        <w:rPr>
          <w:rFonts w:hint="eastAsia"/>
        </w:rPr>
        <w:t>标准固定报表模板进行数据填报，将完成后的</w:t>
      </w:r>
      <w:r>
        <w:t>excel</w:t>
      </w:r>
      <w:r>
        <w:rPr>
          <w:rFonts w:hint="eastAsia"/>
        </w:rPr>
        <w:t>报表数据可通过</w:t>
      </w:r>
      <w:r>
        <w:t>excel</w:t>
      </w:r>
      <w:r>
        <w:rPr>
          <w:rFonts w:hint="eastAsia"/>
        </w:rPr>
        <w:t>导入功能将数据导入进系统以及可在</w:t>
      </w:r>
      <w:r>
        <w:t>excel</w:t>
      </w:r>
      <w:r>
        <w:rPr>
          <w:rFonts w:hint="eastAsia"/>
        </w:rPr>
        <w:t>指定浮动行区域进行加行填报，并将浮动行数据导入进系统。</w:t>
      </w:r>
    </w:p>
    <w:p w14:paraId="195BBF0C">
      <w:pPr>
        <w:ind w:firstLine="480"/>
      </w:pPr>
      <w:r>
        <w:rPr>
          <w:rFonts w:hint="eastAsia"/>
        </w:rPr>
        <w:t>（2）薪酬调查审核工具：在收入分配年报表任务中，新建设单机版审核工具，对企业线下填报的</w:t>
      </w:r>
      <w:r>
        <w:t>excel</w:t>
      </w:r>
      <w:r>
        <w:rPr>
          <w:rFonts w:hint="eastAsia"/>
        </w:rPr>
        <w:t>报表数据进行逻辑性审核、合理性审核。通过设置公式和规则，工具可以分析出每户企业填报数据的错误情况及不合理情况，并进行提示，减少人工检查的疏漏性，提高数据检查效率</w:t>
      </w:r>
      <w:r>
        <w:rPr>
          <w:rFonts w:hint="eastAsia" w:ascii="宋体" w:hAnsi="宋体" w:cs="宋体"/>
        </w:rPr>
        <w:t>。</w:t>
      </w:r>
    </w:p>
    <w:p w14:paraId="6FBCDE69">
      <w:pPr>
        <w:ind w:firstLine="482"/>
        <w:rPr>
          <w:b/>
          <w:bCs/>
        </w:rPr>
      </w:pPr>
      <w:r>
        <w:rPr>
          <w:rFonts w:hint="eastAsia"/>
          <w:b/>
          <w:bCs/>
        </w:rPr>
        <w:t>2、指标预警管理</w:t>
      </w:r>
    </w:p>
    <w:p w14:paraId="3BAD650B">
      <w:pPr>
        <w:ind w:firstLine="480"/>
      </w:pPr>
      <w:r>
        <w:rPr>
          <w:rFonts w:hint="eastAsia"/>
        </w:rPr>
        <w:t>（1）国资快报指标异常波动预警功能：对于企业月度数据工效不匹配情况、人数、人均工资波动异常情况，企业未及时上报原因，依据国资监管要求，系统完善企业用户上报说明方式，新增了通过弹窗提醒方式提醒企业用户，提醒企业及时监控异常情况，并填报造成波动数据的情况说明，并对情况说明进行导出。</w:t>
      </w:r>
    </w:p>
    <w:p w14:paraId="060A3D6D">
      <w:pPr>
        <w:ind w:firstLine="480"/>
      </w:pPr>
      <w:r>
        <w:rPr>
          <w:rFonts w:hint="eastAsia"/>
        </w:rPr>
        <w:t>（2）智能分析底稿模板：根据国资委要求对监管企业职工人工成本自动化生成报告进行完善，系统可通过系统界面左侧菜单栏传输按钮，选择“数据导出(监管企业职工人工成本报告)”,进行导出智能分析底稿模板，系统导出的模板涉及完善并新增内容包括：excel数据底稿亮灯规则调整、完善企业规范简称及分类排序、分类合计，追加经济效益指标列，职工人工成本总额及平均人数信息等，word文字生成报告部分，完善财务指标表表格及文字，工效同比偏离较大情况表。</w:t>
      </w:r>
    </w:p>
    <w:p w14:paraId="51E33DB0">
      <w:pPr>
        <w:ind w:firstLine="480"/>
      </w:pPr>
      <w:r>
        <w:rPr>
          <w:rFonts w:hint="eastAsia"/>
        </w:rPr>
        <w:t>（3）人工成本预算统计功能：根据上海市国资委对人工成本预算统计工作的需求，新建人工成本预算统计功能，用于2025年度上海市国有企业人工成本预算报表数据的导入、审核、采集。主要建设内容包括：</w:t>
      </w:r>
    </w:p>
    <w:p w14:paraId="15C26088">
      <w:pPr>
        <w:ind w:firstLine="480"/>
      </w:pPr>
      <w:r>
        <w:rPr>
          <w:rFonts w:hint="eastAsia"/>
        </w:rPr>
        <w:t>人工成本预算任务：新建“2025年人工成本预算”的数据申报任务，根据2025年度人工成本预算报表内容需求，任务包含“企业封面表”、“人工成本预算表（汇总）”、“人工成本预算表（母公司/子企业）”共计3张数据报表。</w:t>
      </w:r>
    </w:p>
    <w:p w14:paraId="5CFE01D8">
      <w:pPr>
        <w:ind w:firstLine="480"/>
      </w:pPr>
      <w:r>
        <w:rPr>
          <w:rFonts w:hint="eastAsia"/>
        </w:rPr>
        <w:t>审核规则：根据2025年人工成本预算审核要求，新建数据审核规则约66个。通过审核规则功能，可对数据进行报表内部勾稽关系审核及报表间勾稽关系审核，确保上报数据的准确性。</w:t>
      </w:r>
    </w:p>
    <w:p w14:paraId="17999D67">
      <w:pPr>
        <w:ind w:firstLine="480"/>
      </w:pPr>
      <w:r>
        <w:rPr>
          <w:rFonts w:hint="eastAsia"/>
        </w:rPr>
        <w:t>（4）人工成本执行定报统计功能：根据上海市国资委对人工成本执行定报统计工作的需求，新建人工成本执行定报统计功能，用于2025年度上海市国有企业人工成本执行定报数据的填报、审核、采集。主要建设内容包括：</w:t>
      </w:r>
    </w:p>
    <w:p w14:paraId="7B383B67">
      <w:pPr>
        <w:ind w:firstLine="480"/>
      </w:pPr>
      <w:r>
        <w:rPr>
          <w:rFonts w:hint="eastAsia"/>
        </w:rPr>
        <w:t>人工成本执行定报任务：新建“2025年人工成本执行定报”的数据申报任务，根据2025年度人工成本执行定报表内容需求，任务包含“企业基本信息”、“人工成本执行情况定报”、“人工成本执行情况定报（汇总）”共计3张数据报表。</w:t>
      </w:r>
    </w:p>
    <w:p w14:paraId="374BC718">
      <w:pPr>
        <w:ind w:firstLine="480"/>
      </w:pPr>
      <w:r>
        <w:rPr>
          <w:rFonts w:hint="eastAsia"/>
        </w:rPr>
        <w:t>提取方案：根据根据2025年度人工成本执行定报表数据的填报要求，新建数据提取方案4个。通过提取方案，提取预算（月报用）、提取预算（季报用）、提取预算（半年报用）、提取本年报数据。</w:t>
      </w:r>
    </w:p>
    <w:p w14:paraId="7121B41D">
      <w:pPr>
        <w:ind w:firstLine="480"/>
      </w:pPr>
      <w:r>
        <w:rPr>
          <w:rFonts w:hint="eastAsia"/>
        </w:rPr>
        <w:t>审核规则：根据2025年人工成本执行定报审核要求，新建数据审核规则约629个。通过审核规则功能，可对数据进行报表内部勾稽关系审核及报表间勾稽关系审核，确保上报数据的准确性。</w:t>
      </w:r>
    </w:p>
    <w:p w14:paraId="3507B8EB">
      <w:pPr>
        <w:ind w:firstLine="480"/>
      </w:pPr>
      <w:r>
        <w:rPr>
          <w:rFonts w:hint="eastAsia"/>
        </w:rPr>
        <w:t>（5）收入分配年报表统计功能：根据上海市国资委对收入分配年报表统计工作的需求，新建收入分配年报表统计功能，用于2024年度上海市国有企业收入分配年报表数据的填报、审核、采集。主要建设内容包括：</w:t>
      </w:r>
    </w:p>
    <w:p w14:paraId="044DD6EE">
      <w:pPr>
        <w:ind w:firstLine="480"/>
      </w:pPr>
      <w:r>
        <w:rPr>
          <w:rFonts w:hint="eastAsia"/>
        </w:rPr>
        <w:t>收入分配年报表任务：新建“2024年收入分配年报表”的数据申报任务，根据2024年度收入分配年报表内容需求，任务包含“企业编码信息”、“职工薪酬相关信息”、“收入分配年报集团总部和本市子企业补充表”、“集团总部（国资委直接出资）职工薪酬”、“子企业职工薪酬”、“港澳台及国外子企业-国内派遣”等约9张数据报表。</w:t>
      </w:r>
    </w:p>
    <w:p w14:paraId="393B2DD8">
      <w:pPr>
        <w:ind w:firstLine="480"/>
      </w:pPr>
      <w:r>
        <w:rPr>
          <w:rFonts w:hint="eastAsia"/>
        </w:rPr>
        <w:t>提取方案：根据根据2024年收入分配年报表数据的填报要求，新建数据提取方案2个。通过提取方案，提取上年年报数据，提取封面。</w:t>
      </w:r>
    </w:p>
    <w:p w14:paraId="2E5A98F4">
      <w:pPr>
        <w:ind w:firstLine="480"/>
      </w:pPr>
      <w:r>
        <w:rPr>
          <w:rFonts w:hint="eastAsia"/>
        </w:rPr>
        <w:t>审核规则：根据2024年收入分配年报表审核要求，新建数据审核规则约931个。通过审核规则功能，可对数据进行报表内部勾稽关系审核及报表间勾稽关系审核，确保上报数据的准确性。</w:t>
      </w:r>
    </w:p>
    <w:p w14:paraId="64AA882E">
      <w:pPr>
        <w:ind w:firstLine="480"/>
      </w:pPr>
      <w:r>
        <w:rPr>
          <w:rFonts w:hint="eastAsia"/>
        </w:rPr>
        <w:t>（6）国务院薪酬调查统计功能：根据上海市国资委对国务院薪酬调查统计工作的需求，新建国务院薪酬调查统计功能，用于2025年度上海市国有企业国务院薪酬调查数据的填报、审核、采集。主要建设内容包括：</w:t>
      </w:r>
    </w:p>
    <w:p w14:paraId="7D3727BF">
      <w:pPr>
        <w:ind w:firstLine="480"/>
      </w:pPr>
      <w:r>
        <w:rPr>
          <w:rFonts w:hint="eastAsia"/>
        </w:rPr>
        <w:t>国务院薪酬调查任务：新建“2025年国务院薪酬调查”的数据申报任务，根据2025年度国务院薪酬调查内容需求，任务包含“企业编码信息”、“职工薪酬相关信息”、“集团总部（国资委直接出资）职工薪酬”、“子企业职工薪酬”、“港澳台及国外子企业-国内派遣”等约7张数据报表。</w:t>
      </w:r>
    </w:p>
    <w:p w14:paraId="47FCBED3">
      <w:pPr>
        <w:ind w:firstLine="480"/>
      </w:pPr>
      <w:r>
        <w:rPr>
          <w:rFonts w:hint="eastAsia"/>
        </w:rPr>
        <w:t>提取方案：根据根据2025年国务院薪酬调查的填报要求，新建数据提取方案3个。通过提取方案，提取封面数据、提取上年数据、提取年报数据。</w:t>
      </w:r>
    </w:p>
    <w:p w14:paraId="463188FB">
      <w:pPr>
        <w:ind w:firstLine="480"/>
      </w:pPr>
      <w:r>
        <w:rPr>
          <w:rFonts w:hint="eastAsia"/>
        </w:rPr>
        <w:t>审核规则：根据2025年国务院薪酬调查审核要求，新建数据审核规则约923个。通过审核规则功能，可对数据进行报表内部勾稽关系审核及报表间勾稽关系审核，确保上报数据的准确性。</w:t>
      </w:r>
    </w:p>
    <w:p w14:paraId="7560E756">
      <w:pPr>
        <w:ind w:firstLine="480"/>
      </w:pPr>
      <w:r>
        <w:rPr>
          <w:rFonts w:hint="eastAsia"/>
        </w:rPr>
        <w:t>数据目录：国务院国资委发布的薪酬调查汇总指标实现对接和数据导入，将报表数据进行格式转换并导出整理审核，并上传国务院国资委平台系统。</w:t>
      </w:r>
    </w:p>
    <w:p w14:paraId="2197CC80">
      <w:pPr>
        <w:ind w:firstLine="480"/>
      </w:pPr>
      <w:r>
        <w:rPr>
          <w:rFonts w:hint="eastAsia"/>
        </w:rPr>
        <w:t>（7）工资效益联动评价表统计功能：根据上海市国资委对工资效益联动评价表统计工作的需求，新建工资效益联动评价表统计功能，用于上海市国有企业工资效益联动评价表数据的填报、审核、采集。主要建设内容包括：</w:t>
      </w:r>
    </w:p>
    <w:p w14:paraId="578D0086">
      <w:pPr>
        <w:ind w:firstLine="480"/>
      </w:pPr>
      <w:r>
        <w:rPr>
          <w:rFonts w:hint="eastAsia"/>
        </w:rPr>
        <w:t>工资效益联动评价表任务：新建“2024年工资总额清算”、“2025年工资总额预算”的数据申报任务，根据工资效益联动评价表内容需求，任务包含“企业基本信息”、“工资总额清算表（竞争或金融类、总部）”、“工资总额清算表（竞争或金融类、单户表）”、“工资总额清算表（功能保障类、总部）”等约18张数据报表。</w:t>
      </w:r>
    </w:p>
    <w:p w14:paraId="5759ED18">
      <w:pPr>
        <w:ind w:firstLine="480"/>
      </w:pPr>
      <w:r>
        <w:rPr>
          <w:rFonts w:hint="eastAsia"/>
        </w:rPr>
        <w:t>提取方案：根据工资效益联动评价表的填报要求，新建数据提取方案3个。通过提取方案，提取封面数据、提取上年数据、提取本年数据。</w:t>
      </w:r>
    </w:p>
    <w:p w14:paraId="2FE99872">
      <w:pPr>
        <w:ind w:firstLine="480"/>
      </w:pPr>
      <w:r>
        <w:rPr>
          <w:rFonts w:hint="eastAsia"/>
        </w:rPr>
        <w:t>审核规则：根据2025年国务院薪酬调查审核要求，新建数据审核规则约853个。通过审核规则功能，可对数据进行报表内部勾稽关系审核及报表间勾稽关系审核，确保上报数据的准确性。</w:t>
      </w:r>
    </w:p>
    <w:p w14:paraId="2F8A2861">
      <w:pPr>
        <w:ind w:firstLine="480"/>
      </w:pPr>
      <w:r>
        <w:rPr>
          <w:rFonts w:hint="eastAsia"/>
        </w:rPr>
        <w:t>（8）人工成本情况表统计功能：根据上海市国资委对人工成本情况表统计工作的需求，新建人工成本情况表统计功能，用于2024年上海市国有企业人工成本情况表数据的填报、审核、采集。主要建设内容包括：</w:t>
      </w:r>
    </w:p>
    <w:p w14:paraId="623BD858">
      <w:pPr>
        <w:ind w:firstLine="480"/>
      </w:pPr>
      <w:r>
        <w:rPr>
          <w:rFonts w:hint="eastAsia"/>
        </w:rPr>
        <w:t>人工成本情况表任务：新建“2024年人工成本情况表”的数据申报任务，根据工资效益联动评价表内容需求，任务包含“封面表”、“人力资源情况表（企财09表）”、“工资总额清算表（竞争或金融类、单户表）”、“人工成本主要分析指标表（计算机自动生成）”共3张数据报表。</w:t>
      </w:r>
    </w:p>
    <w:p w14:paraId="2CE79045">
      <w:pPr>
        <w:ind w:firstLine="480"/>
      </w:pPr>
      <w:r>
        <w:rPr>
          <w:rFonts w:hint="eastAsia"/>
        </w:rPr>
        <w:t>数据转换方案：整理和上传人工成本情况数据，从国有企业财务决算任务中传输相关数据。</w:t>
      </w:r>
    </w:p>
    <w:p w14:paraId="4A967AE9">
      <w:pPr>
        <w:ind w:firstLine="480"/>
      </w:pPr>
      <w:r>
        <w:rPr>
          <w:rFonts w:hint="eastAsia"/>
        </w:rPr>
        <w:t>（9）人工成本月报表统计功能：根据上海市国资委对人工成本月报表统计工作的需求，新建人工成本月报表统计功能，用于2025年上海市国有企业人工成本月报表数据的导入、审核、采集。主要建设内容包括：</w:t>
      </w:r>
    </w:p>
    <w:p w14:paraId="09F6204E">
      <w:pPr>
        <w:ind w:firstLine="480"/>
      </w:pPr>
      <w:r>
        <w:rPr>
          <w:rFonts w:hint="eastAsia"/>
        </w:rPr>
        <w:t>人工成本月报表任务：新建“2025年人工成本月报表”的数据申报任务，根据人工成本月报表内容需求，任务包含“封面表”、“快报同环比对比（其他经济指标）”、“快报同环比对比（其他经济指标合并）”共3张数据报表。</w:t>
      </w:r>
    </w:p>
    <w:p w14:paraId="4241F3C7">
      <w:pPr>
        <w:ind w:firstLine="480"/>
      </w:pPr>
      <w:r>
        <w:rPr>
          <w:rFonts w:hint="eastAsia"/>
        </w:rPr>
        <w:t>审核规则：根据2025年人工成本月报表审核要求，新建数据审核规则约100个。通过审核规则功能，可对数据进行报表内部勾稽关系审核及报表间勾稽关系审核，确保上报数据的准确性。</w:t>
      </w:r>
    </w:p>
    <w:p w14:paraId="7731EFE8">
      <w:pPr>
        <w:ind w:firstLine="480"/>
      </w:pPr>
      <w:r>
        <w:rPr>
          <w:rFonts w:hint="eastAsia"/>
        </w:rPr>
        <w:t>数据转换方案：树形建设、3张报表数据转换对接、根据月报数据按照分析模板生成相应报告并发布，主要目的是将月报数据进行分类分析，掌握监管企业各集团工资总额月度变化情况。</w:t>
      </w:r>
    </w:p>
    <w:p w14:paraId="51CD9695">
      <w:pPr>
        <w:ind w:firstLine="480"/>
      </w:pPr>
      <w:r>
        <w:rPr>
          <w:rFonts w:hint="eastAsia"/>
        </w:rPr>
        <w:t>校验优化：将财务预算、月报数据接入收入分配，根据审核要求，强化审核要点，简化审核步骤，设置审核校验 ，提示审核内容，导出审核结果</w:t>
      </w:r>
    </w:p>
    <w:p w14:paraId="5716C358">
      <w:pPr>
        <w:ind w:firstLine="480"/>
      </w:pPr>
      <w:r>
        <w:rPr>
          <w:rFonts w:hint="eastAsia"/>
        </w:rPr>
        <w:t>（11）快速查询模板功能：根据要求对系统中已有数据进行抓取、汇总并制作相应的分析报表查询模板，具体分析报表包括但不限于历年基数与据实列支的项目情况表、清算评价表、收入分配情况分析报告附表，企业树形表通过打标签形式制作快速查询模板表（无人，特殊单列类型，是否纳入,特殊企业情况等等）。</w:t>
      </w:r>
    </w:p>
    <w:p w14:paraId="1F50F26B">
      <w:pPr>
        <w:ind w:firstLine="480"/>
      </w:pPr>
      <w:r>
        <w:rPr>
          <w:rFonts w:hint="eastAsia"/>
        </w:rPr>
        <w:t>（12）预算偏离预警：完善数据预警机制，保障委内业务监管需求。提升收入分配体系的预警预判能力，建立预警闭环管理机制，新增了将月度快报数据与预算数据相结合，计算每月执行率情况，设置审核公式，对预算执行偏离度较大的企业进行提醒。</w:t>
      </w:r>
    </w:p>
    <w:p w14:paraId="7F70B87A">
      <w:pPr>
        <w:ind w:firstLine="482"/>
        <w:rPr>
          <w:b/>
          <w:bCs/>
        </w:rPr>
      </w:pPr>
      <w:r>
        <w:rPr>
          <w:rFonts w:hint="eastAsia"/>
          <w:b/>
          <w:bCs/>
        </w:rPr>
        <w:t>3、数据查询管理</w:t>
      </w:r>
    </w:p>
    <w:p w14:paraId="226216B6">
      <w:pPr>
        <w:ind w:firstLine="480"/>
      </w:pPr>
      <w:r>
        <w:rPr>
          <w:rFonts w:hint="eastAsia"/>
        </w:rPr>
        <w:t>收入分配附件查询：建立附件索引目录，支持分类查询管理。健全附件管理内容及共享机制。允许用户通过输入查询条件，点击查询按钮，显示所有符合条件的信息，帮助用户快速找到所需的附件信息</w:t>
      </w:r>
      <w:r>
        <w:rPr>
          <w:rFonts w:hint="eastAsia" w:ascii="宋体" w:hAnsi="宋体" w:cs="宋体"/>
        </w:rPr>
        <w:t>。</w:t>
      </w:r>
    </w:p>
    <w:p w14:paraId="280DF74C">
      <w:pPr>
        <w:ind w:firstLine="482"/>
        <w:rPr>
          <w:b/>
          <w:bCs/>
        </w:rPr>
      </w:pPr>
      <w:r>
        <w:rPr>
          <w:rFonts w:hint="eastAsia"/>
          <w:b/>
          <w:bCs/>
        </w:rPr>
        <w:t>4、系统功能改进</w:t>
      </w:r>
    </w:p>
    <w:p w14:paraId="3AD4D469">
      <w:pPr>
        <w:ind w:firstLine="480"/>
      </w:pPr>
      <w:r>
        <w:rPr>
          <w:rFonts w:hint="eastAsia"/>
        </w:rPr>
        <w:t>（1）浮动表汇总：针对收入分配年报表任务，帮助企业统计低收入人群岗位分布汇总信息</w:t>
      </w:r>
      <w:r>
        <w:t>,</w:t>
      </w:r>
      <w:r>
        <w:rPr>
          <w:rFonts w:hint="eastAsia"/>
        </w:rPr>
        <w:t>新增了针对浮动报表的单元格进行浮动行汇总，并可针对汇总结果进行数据筛选、排序。浮动报表可以动态展示人员的汇总数据，帮助企业实时监控公司的人员变动明细状况</w:t>
      </w:r>
      <w:r>
        <w:rPr>
          <w:rFonts w:hint="eastAsia" w:ascii="宋体" w:hAnsi="宋体" w:cs="宋体"/>
        </w:rPr>
        <w:t>。</w:t>
      </w:r>
    </w:p>
    <w:p w14:paraId="11E583A8">
      <w:pPr>
        <w:ind w:firstLine="480"/>
      </w:pPr>
      <w:r>
        <w:rPr>
          <w:rFonts w:hint="eastAsia"/>
        </w:rPr>
        <w:t>（2）快速查询文件</w:t>
      </w:r>
      <w:r>
        <w:t>/</w:t>
      </w:r>
      <w:r>
        <w:rPr>
          <w:rFonts w:hint="eastAsia"/>
        </w:rPr>
        <w:t>日期指标：完善工资决定机制基本情况任务中，新增了企业工资决定机制方案文件名称及上传日期快速查阅及导出功能</w:t>
      </w:r>
      <w:r>
        <w:t>,</w:t>
      </w:r>
      <w:r>
        <w:rPr>
          <w:rFonts w:hint="eastAsia"/>
        </w:rPr>
        <w:t>文件类型指标、日期类型指标可通过快速查询界面进行查询，用户可直观查看系统上传的文件名与上传时间，并可通过快速查询导出</w:t>
      </w:r>
      <w:r>
        <w:t>excel</w:t>
      </w:r>
      <w:r>
        <w:rPr>
          <w:rFonts w:hint="eastAsia"/>
        </w:rPr>
        <w:t>查询结果。</w:t>
      </w:r>
    </w:p>
    <w:p w14:paraId="2CF890C2">
      <w:pPr>
        <w:ind w:firstLine="480"/>
      </w:pPr>
      <w:r>
        <w:rPr>
          <w:rFonts w:hint="eastAsia"/>
        </w:rPr>
        <w:t>（3）纵向打印支持：依据企业专项复核报告打印需求</w:t>
      </w:r>
      <w:r>
        <w:t>,</w:t>
      </w:r>
      <w:r>
        <w:rPr>
          <w:rFonts w:hint="eastAsia"/>
        </w:rPr>
        <w:t>新增了将报表内容以</w:t>
      </w:r>
      <w:r>
        <w:t>A4</w:t>
      </w:r>
      <w:r>
        <w:rPr>
          <w:rFonts w:hint="eastAsia"/>
        </w:rPr>
        <w:t>纸垂直格式打印或显示，展示详细的人工成本或经济效益指标数据，这种格式使得数据的流向更加清晰，便于用户进行报表归档和深度洞察</w:t>
      </w:r>
      <w:r>
        <w:rPr>
          <w:rFonts w:hint="eastAsia" w:ascii="宋体" w:hAnsi="宋体" w:cs="宋体"/>
        </w:rPr>
        <w:t>。</w:t>
      </w:r>
    </w:p>
    <w:p w14:paraId="56D63C51">
      <w:pPr>
        <w:pStyle w:val="5"/>
        <w:numPr>
          <w:ilvl w:val="3"/>
          <w:numId w:val="0"/>
        </w:numPr>
      </w:pPr>
      <w:r>
        <w:rPr>
          <w:rFonts w:hint="eastAsia" w:cs="宋体"/>
        </w:rPr>
        <w:t xml:space="preserve">4.3.1.10  </w:t>
      </w:r>
      <w:r>
        <w:rPr>
          <w:rFonts w:hint="eastAsia"/>
        </w:rPr>
        <w:t>国有房地资产信息监管子系统</w:t>
      </w:r>
    </w:p>
    <w:p w14:paraId="73D4C118">
      <w:pPr>
        <w:ind w:firstLine="480"/>
      </w:pPr>
      <w:r>
        <w:rPr>
          <w:rFonts w:hint="eastAsia"/>
        </w:rPr>
        <w:t>新建国资国企不动产租赁监测模块，包含以下功能：</w:t>
      </w:r>
    </w:p>
    <w:p w14:paraId="4400B579">
      <w:pPr>
        <w:ind w:firstLine="482"/>
        <w:rPr>
          <w:rFonts w:cs="Times New Roman"/>
          <w:b/>
          <w:bCs/>
        </w:rPr>
      </w:pPr>
      <w:r>
        <w:rPr>
          <w:rFonts w:hint="eastAsia" w:cs="Times New Roman"/>
          <w:b/>
          <w:bCs/>
        </w:rPr>
        <w:t>1、租赁信息填报、校验与查询</w:t>
      </w:r>
    </w:p>
    <w:p w14:paraId="6A3EB141">
      <w:pPr>
        <w:ind w:firstLine="480"/>
        <w:rPr>
          <w:rFonts w:cs="Times New Roman"/>
        </w:rPr>
      </w:pPr>
      <w:r>
        <w:rPr>
          <w:rFonts w:hint="eastAsia" w:cs="Times New Roman"/>
        </w:rPr>
        <w:t>租赁信息模块包括4张报表，支持填报和查询。</w:t>
      </w:r>
    </w:p>
    <w:p w14:paraId="022303B4">
      <w:pPr>
        <w:ind w:firstLine="480"/>
        <w:rPr>
          <w:rFonts w:cs="Times New Roman"/>
        </w:rPr>
      </w:pPr>
      <w:r>
        <w:rPr>
          <w:rFonts w:hint="eastAsia" w:cs="Times New Roman"/>
        </w:rPr>
        <w:t>（1）不动产租赁明细表：支持监管企业查询和导出本企业的租赁数据，包括重大项目、一般项目可不公开项目的所有数据。支持处室人员对监管企业填报的房地资产信息添加相关标签，并根据标签进行亮灯预警。</w:t>
      </w:r>
    </w:p>
    <w:p w14:paraId="1451B1E3">
      <w:pPr>
        <w:ind w:firstLine="480"/>
        <w:rPr>
          <w:rFonts w:cs="Times New Roman"/>
        </w:rPr>
      </w:pPr>
      <w:r>
        <w:rPr>
          <w:rFonts w:hint="eastAsia" w:cs="Times New Roman"/>
        </w:rPr>
        <w:t>（2）重大项目：支持监管企业查询和导出本企业重大项目租赁数据，支持查询，不支持填报。</w:t>
      </w:r>
    </w:p>
    <w:p w14:paraId="1D220C5D">
      <w:pPr>
        <w:ind w:firstLine="480"/>
        <w:rPr>
          <w:rFonts w:cs="Times New Roman"/>
        </w:rPr>
      </w:pPr>
      <w:r>
        <w:rPr>
          <w:rFonts w:hint="eastAsia" w:cs="Times New Roman"/>
        </w:rPr>
        <w:t>（3）一般项目：支持企业以页面编辑或excel文件上传方式更新本企业不动产一般租赁披露后的交易凭证或合同备案相关的数据，支持对填报或上传数据进行数据校验，支持查询和导出。</w:t>
      </w:r>
    </w:p>
    <w:p w14:paraId="3E410D6C">
      <w:pPr>
        <w:ind w:firstLine="480"/>
        <w:rPr>
          <w:rFonts w:cs="Times New Roman"/>
        </w:rPr>
      </w:pPr>
      <w:r>
        <w:rPr>
          <w:rFonts w:hint="eastAsia" w:cs="Times New Roman"/>
        </w:rPr>
        <w:t>（4）可不公开项目：支持企业以页面编辑或excel文件上传方式更新本企业不动产可不公开租赁数据，支持对填报或上传数据进行数据校验，支持查询和导出。</w:t>
      </w:r>
    </w:p>
    <w:p w14:paraId="60ACC691">
      <w:pPr>
        <w:ind w:firstLine="482"/>
        <w:rPr>
          <w:rFonts w:cs="Times New Roman"/>
          <w:b/>
          <w:bCs/>
        </w:rPr>
      </w:pPr>
      <w:r>
        <w:rPr>
          <w:rFonts w:hint="eastAsia" w:cs="Times New Roman"/>
          <w:b/>
          <w:bCs/>
        </w:rPr>
        <w:t>2、分析统计</w:t>
      </w:r>
    </w:p>
    <w:p w14:paraId="5F4A9CD0">
      <w:pPr>
        <w:ind w:firstLine="480"/>
        <w:rPr>
          <w:rFonts w:cs="Times New Roman"/>
        </w:rPr>
      </w:pPr>
      <w:r>
        <w:rPr>
          <w:rFonts w:hint="eastAsia" w:cs="Times New Roman"/>
        </w:rPr>
        <w:t>新增租赁分析统计展示功能，通过各维度对房屋/土地（场地）租赁情况数据分析，生成分析报告和租赁看板。同时，集中展示租赁位置、出租率等数据，并实现按集团分权限查看集团数据的功能。</w:t>
      </w:r>
    </w:p>
    <w:p w14:paraId="4C6EC63B">
      <w:pPr>
        <w:pStyle w:val="5"/>
        <w:numPr>
          <w:ilvl w:val="3"/>
          <w:numId w:val="0"/>
        </w:numPr>
      </w:pPr>
      <w:r>
        <w:rPr>
          <w:rFonts w:hint="eastAsia" w:cs="宋体"/>
        </w:rPr>
        <w:t xml:space="preserve">4.3.1.11  </w:t>
      </w:r>
      <w:r>
        <w:rPr>
          <w:rFonts w:hint="eastAsia"/>
        </w:rPr>
        <w:t>内部审计子系统</w:t>
      </w:r>
    </w:p>
    <w:p w14:paraId="50B7AA23">
      <w:pPr>
        <w:ind w:firstLine="480"/>
      </w:pPr>
      <w:r>
        <w:rPr>
          <w:rFonts w:cs="Times New Roman"/>
        </w:rPr>
        <w:t>对上海市国资委监管企业内部审计工作情况表、内部审计工作月报等内容按季度和月度进行收集，对收集的数据进行审核、汇总、分类、统计，完成内审数据分析报告的自动生成。同时对现有月报、季报、重要事项报备和一事一报等任务的字段、按键功能和业务流程等相关应用的优化工作。并根据国资委审计处要求，建立预支配套的数据分析模块。</w:t>
      </w:r>
    </w:p>
    <w:p w14:paraId="3106DF5A">
      <w:pPr>
        <w:pStyle w:val="5"/>
        <w:numPr>
          <w:ilvl w:val="3"/>
          <w:numId w:val="0"/>
        </w:numPr>
      </w:pPr>
      <w:r>
        <w:rPr>
          <w:rFonts w:hint="eastAsia" w:cs="宋体"/>
        </w:rPr>
        <w:t xml:space="preserve">4.3.1.12  </w:t>
      </w:r>
      <w:r>
        <w:rPr>
          <w:rFonts w:hint="eastAsia"/>
        </w:rPr>
        <w:t>审计整改管理子系统</w:t>
      </w:r>
    </w:p>
    <w:p w14:paraId="6FB342FA">
      <w:pPr>
        <w:ind w:firstLine="480"/>
      </w:pPr>
      <w:r>
        <w:rPr>
          <w:rFonts w:hint="eastAsia"/>
        </w:rPr>
        <w:t>该项目本次不发生升级改造，仅申请数据服务。</w:t>
      </w:r>
    </w:p>
    <w:p w14:paraId="4B1D755E">
      <w:pPr>
        <w:pStyle w:val="5"/>
        <w:numPr>
          <w:ilvl w:val="3"/>
          <w:numId w:val="0"/>
        </w:numPr>
      </w:pPr>
      <w:r>
        <w:rPr>
          <w:rFonts w:hint="eastAsia" w:cs="宋体"/>
        </w:rPr>
        <w:t xml:space="preserve">4.3.1.13  </w:t>
      </w:r>
      <w:r>
        <w:rPr>
          <w:rFonts w:hint="eastAsia"/>
        </w:rPr>
        <w:t>内部控制测评管理子系统</w:t>
      </w:r>
    </w:p>
    <w:p w14:paraId="442C7D6D">
      <w:pPr>
        <w:ind w:firstLine="480"/>
        <w:rPr>
          <w:rFonts w:cs="Times New Roman"/>
        </w:rPr>
      </w:pPr>
      <w:r>
        <w:rPr>
          <w:rFonts w:cs="Times New Roman"/>
        </w:rPr>
        <w:t>根据审计处2025年度工作内容，通过19个内控测评流程对上海市国资委业务处室（审计处）负责监管的</w:t>
      </w:r>
      <w:r>
        <w:rPr>
          <w:rFonts w:hint="eastAsia" w:cs="Times New Roman"/>
        </w:rPr>
        <w:t>44家</w:t>
      </w:r>
      <w:r>
        <w:rPr>
          <w:rFonts w:cs="Times New Roman"/>
        </w:rPr>
        <w:t>监管集团主审事务所选取的集团下属单位进行内控流程测评，根据测评结果计算内控得分，并将下属单位内控得分按照抽样占比、抽样权重等条件进行加权平均计算与汇总，最终形成监管企业内控指数，同时对内控测评过程中发现的内控缺陷进行汇总形成年度缺陷汇总表，且该汇总表需要流转至审计处整改系统，次年对整改情况进行统计分析。此次建设需要实现的业务功能有：</w:t>
      </w:r>
    </w:p>
    <w:p w14:paraId="79D4961C">
      <w:pPr>
        <w:ind w:firstLine="480"/>
        <w:rPr>
          <w:rFonts w:cs="Times New Roman"/>
        </w:rPr>
      </w:pPr>
      <w:r>
        <w:rPr>
          <w:rFonts w:cs="Times New Roman"/>
        </w:rPr>
        <w:t>1、优化抽样单位测评功能，新增抽样范围表格导入功能，并对业务总量指标选择、业务总量占比计算功能进行升级。提升抽样效率，完善抽样框架</w:t>
      </w:r>
    </w:p>
    <w:p w14:paraId="6B8FB65E">
      <w:pPr>
        <w:ind w:firstLine="480"/>
        <w:rPr>
          <w:rFonts w:cs="Times New Roman"/>
        </w:rPr>
      </w:pPr>
      <w:r>
        <w:rPr>
          <w:rFonts w:cs="Times New Roman"/>
        </w:rPr>
        <w:t>2、对内控管理树形功能进行升级，新增内控管理树形提取、内控树形管理、填报状态统计功能，完善抽样树形显示、填报树形显示、汇总树形显示等功能。使内控树形管理更加高效、准确提升数据处理的效率和精准度。</w:t>
      </w:r>
    </w:p>
    <w:p w14:paraId="03541A48">
      <w:pPr>
        <w:ind w:firstLine="480"/>
        <w:rPr>
          <w:rFonts w:cs="Times New Roman"/>
        </w:rPr>
      </w:pPr>
      <w:r>
        <w:rPr>
          <w:rFonts w:cs="Times New Roman"/>
        </w:rPr>
        <w:t>3、对数据填报功能进行深度优化与功能拓展，新增EXCEL表格数据导入、管理提升评价填报校验功能，满足用户日益增长的需求，提高数据整理与填报的效率，减少了重复性劳动，有效降低了出错率。</w:t>
      </w:r>
    </w:p>
    <w:p w14:paraId="4C80DF72">
      <w:pPr>
        <w:ind w:firstLine="480"/>
        <w:rPr>
          <w:rFonts w:cs="Times New Roman"/>
        </w:rPr>
      </w:pPr>
      <w:r>
        <w:rPr>
          <w:rFonts w:cs="Times New Roman"/>
        </w:rPr>
        <w:t>4、通过先进的信息化技术手段自动生成的一份详实、精准且全面反映企业内部控制状况的文档报告，大大减轻了人工负担，提高了工作效率。</w:t>
      </w:r>
    </w:p>
    <w:p w14:paraId="07090777">
      <w:pPr>
        <w:pStyle w:val="5"/>
        <w:numPr>
          <w:ilvl w:val="3"/>
          <w:numId w:val="0"/>
        </w:numPr>
      </w:pPr>
      <w:r>
        <w:rPr>
          <w:rFonts w:hint="eastAsia" w:cs="宋体"/>
        </w:rPr>
        <w:t xml:space="preserve">4.3.1.14  </w:t>
      </w:r>
      <w:r>
        <w:rPr>
          <w:rFonts w:hint="eastAsia"/>
        </w:rPr>
        <w:t>企业服务大厅</w:t>
      </w:r>
    </w:p>
    <w:p w14:paraId="00700BB1">
      <w:pPr>
        <w:ind w:firstLine="480"/>
        <w:rPr>
          <w:rFonts w:cs="Times New Roman"/>
        </w:rPr>
      </w:pPr>
      <w:r>
        <w:rPr>
          <w:rFonts w:hint="eastAsia" w:cs="Times New Roman"/>
        </w:rPr>
        <w:t>1、监管企业稳增长工作周报</w:t>
      </w:r>
    </w:p>
    <w:p w14:paraId="657D4643">
      <w:pPr>
        <w:ind w:firstLine="480"/>
        <w:rPr>
          <w:rFonts w:cs="Times New Roman"/>
        </w:rPr>
      </w:pPr>
      <w:r>
        <w:rPr>
          <w:rFonts w:hint="eastAsia" w:cs="Times New Roman"/>
        </w:rPr>
        <w:t>（1）企业数据填报功能：企业填报和流程审批，以及流程权限配置，建设等。按企业类型进行选择。工业，商业，证券业，金融业，保险业。根据实际进行动态调整。</w:t>
      </w:r>
    </w:p>
    <w:p w14:paraId="11FD64B1">
      <w:pPr>
        <w:ind w:firstLine="480"/>
        <w:rPr>
          <w:rFonts w:cs="Times New Roman"/>
        </w:rPr>
      </w:pPr>
      <w:r>
        <w:rPr>
          <w:rFonts w:hint="eastAsia" w:cs="Times New Roman"/>
        </w:rPr>
        <w:t>（2）填报与审批流程：企业依据自身所属类型进行工作周报数据填报。填报后，数据按照预设流程流转至不同审核人处进行审批，保证审批流程的针对性和专业性。</w:t>
      </w:r>
    </w:p>
    <w:p w14:paraId="410C8BE7">
      <w:pPr>
        <w:ind w:firstLine="480"/>
        <w:rPr>
          <w:rFonts w:cs="Times New Roman"/>
        </w:rPr>
      </w:pPr>
      <w:r>
        <w:rPr>
          <w:rFonts w:hint="eastAsia" w:cs="Times New Roman"/>
        </w:rPr>
        <w:t>（3）数据计算功能：针对各行业企业填报的数据，平台具备批量计算功能，能实时处理修改后的数据，为企业和监管部门提供及时准确的数据结果。</w:t>
      </w:r>
    </w:p>
    <w:p w14:paraId="19600033">
      <w:pPr>
        <w:ind w:firstLine="480"/>
        <w:rPr>
          <w:rFonts w:cs="Times New Roman"/>
        </w:rPr>
      </w:pPr>
      <w:r>
        <w:rPr>
          <w:rFonts w:hint="eastAsia" w:cs="Times New Roman"/>
        </w:rPr>
        <w:t>（4）审核状态管理：实时更新企业审核状态，包括企业上报、退回修改、审核通过等状态，方便企业和审核人员随时了解审批进度。</w:t>
      </w:r>
    </w:p>
    <w:p w14:paraId="12F471DB">
      <w:pPr>
        <w:ind w:firstLine="480"/>
        <w:rPr>
          <w:rFonts w:cs="Times New Roman"/>
        </w:rPr>
      </w:pPr>
      <w:r>
        <w:rPr>
          <w:rFonts w:hint="eastAsia" w:cs="Times New Roman"/>
        </w:rPr>
        <w:t>（5）数据导入导出：开发数据导入模板，支持企业将数据导入平台，同时也能将平台内的数据导出，满足数据多场景使用需求。</w:t>
      </w:r>
    </w:p>
    <w:p w14:paraId="46C0A36B">
      <w:pPr>
        <w:ind w:firstLine="480"/>
        <w:rPr>
          <w:rFonts w:cs="Times New Roman"/>
        </w:rPr>
      </w:pPr>
      <w:r>
        <w:rPr>
          <w:rFonts w:hint="eastAsia" w:cs="Times New Roman"/>
        </w:rPr>
        <w:t>（6）汇总统计与查询：对企业上报情况进行汇总统计，可查询关键数据信息，并将查询结果导出为 excel、PDF 等格式，便于数据分享和进一步分析。</w:t>
      </w:r>
    </w:p>
    <w:p w14:paraId="674A16F0">
      <w:pPr>
        <w:ind w:firstLine="480"/>
        <w:rPr>
          <w:rFonts w:cs="Times New Roman"/>
        </w:rPr>
      </w:pPr>
      <w:r>
        <w:rPr>
          <w:rFonts w:hint="eastAsia" w:cs="Times New Roman"/>
        </w:rPr>
        <w:t>2、党员教育初步排摸</w:t>
      </w:r>
    </w:p>
    <w:p w14:paraId="205ED194">
      <w:pPr>
        <w:ind w:firstLine="480"/>
        <w:rPr>
          <w:rFonts w:cs="Times New Roman"/>
        </w:rPr>
      </w:pPr>
      <w:r>
        <w:rPr>
          <w:rFonts w:hint="eastAsia" w:cs="Times New Roman"/>
        </w:rPr>
        <w:t>（1）数据填报与审批流程：企业集团负责统计党员教育初步排摸数据的填报，填报完成后，依据既定流程进行审批，同时完成权限配置，保证数据填报和审批的规范性与安全性。</w:t>
      </w:r>
    </w:p>
    <w:p w14:paraId="709ACCD1">
      <w:pPr>
        <w:ind w:firstLine="480"/>
        <w:rPr>
          <w:rFonts w:cs="Times New Roman"/>
        </w:rPr>
      </w:pPr>
      <w:r>
        <w:rPr>
          <w:rFonts w:hint="eastAsia" w:cs="Times New Roman"/>
        </w:rPr>
        <w:t>（2）数据导入与管理：支持党员教育初步排摸填报数据的导入功能，对已填入的数据进行导出、修改和删除操作，满足数据维护和调整的需求。</w:t>
      </w:r>
    </w:p>
    <w:p w14:paraId="7DB054A6">
      <w:pPr>
        <w:ind w:firstLine="480"/>
        <w:rPr>
          <w:rFonts w:cs="Times New Roman"/>
        </w:rPr>
      </w:pPr>
      <w:r>
        <w:rPr>
          <w:rFonts w:hint="eastAsia" w:cs="Times New Roman"/>
        </w:rPr>
        <w:t>（3）数据汇总统计与查询：对集团汇总表、集团企业明细信息表以及市国资系统党员教育点位排摸数据进行汇总统计，查询关键数据信息，并能够将查询结果以 excel、PDF 等格式导出，便于数据的分析和共享。</w:t>
      </w:r>
    </w:p>
    <w:p w14:paraId="70AC65B4">
      <w:pPr>
        <w:pStyle w:val="5"/>
        <w:numPr>
          <w:ilvl w:val="3"/>
          <w:numId w:val="0"/>
        </w:numPr>
      </w:pPr>
      <w:r>
        <w:rPr>
          <w:rFonts w:hint="eastAsia" w:cs="宋体"/>
        </w:rPr>
        <w:t xml:space="preserve">4.3.1.15  </w:t>
      </w:r>
      <w:r>
        <w:rPr>
          <w:rFonts w:hint="eastAsia"/>
        </w:rPr>
        <w:t>国资监管数智管理子系统</w:t>
      </w:r>
    </w:p>
    <w:p w14:paraId="20C69EE8">
      <w:pPr>
        <w:ind w:firstLine="480"/>
      </w:pPr>
      <w:r>
        <w:rPr>
          <w:rFonts w:hint="eastAsia"/>
        </w:rPr>
        <w:t>系统建设功能主要包含资源“图书馆”、国资监管数据资源平台、国资智能管理平台三部分，具体功能需求分析如下：</w:t>
      </w:r>
    </w:p>
    <w:p w14:paraId="7ECAEF23">
      <w:pPr>
        <w:ind w:firstLine="480"/>
      </w:pPr>
      <w:r>
        <w:rPr>
          <w:rFonts w:hint="eastAsia"/>
        </w:rPr>
        <w:t>1、资源“图书馆”</w:t>
      </w:r>
    </w:p>
    <w:p w14:paraId="4A450F25">
      <w:pPr>
        <w:ind w:firstLine="480"/>
      </w:pPr>
      <w:r>
        <w:rPr>
          <w:rFonts w:hint="eastAsia"/>
        </w:rPr>
        <w:t>资源“图书馆”主要承担知识整合与管理职能。通过整合国资委内外部的信息资源，实现对政策法规、业务文件、监管数据等多类型知识的集中存储与分类管理。系统具备完善的数据处理能力，深度理解与学习能力，支持数据预处理、分词、特征提取等技术，为个性化信息检索、问答交互等应用场景提供基础语料支撑。在功能设计上，系统涵盖国资监管公共库、业务文档库、机关内部资料库等知识分类模块，支持知识要素卡片、专题库等特色功能，满足多维度知识展示和便捷查询需求。同时，系统提供基于用户角色、部门权限的访问控制机制，确保知识资源的安全合规使用，为国资委业务决策和监管工作提供知识服务支持。</w:t>
      </w:r>
    </w:p>
    <w:p w14:paraId="5662DAFA">
      <w:pPr>
        <w:ind w:firstLine="480"/>
      </w:pPr>
      <w:r>
        <w:rPr>
          <w:rFonts w:hint="eastAsia"/>
        </w:rPr>
        <w:t>2、国资监管数据资源平台</w:t>
      </w:r>
    </w:p>
    <w:p w14:paraId="29778F2D">
      <w:pPr>
        <w:ind w:firstLine="480"/>
      </w:pPr>
      <w:r>
        <w:rPr>
          <w:rFonts w:hint="eastAsia"/>
        </w:rPr>
        <w:t>国资监管数据资源平台主要面向数据资源的整合与服务需求。平台通过数据仓库等技术手段，构建国资监管数据统一共享交换体系，实现对国资监管应用系统数据、随申办政务云系统数据（如OA等）以及第三方采购数据（如司法大数据等）的高效采集、治理、存储与交换服务。通过国资监管数据湖仓管理提供湖仓分层管理、湖仓建模管理和数据源管理等能力，高效地组织和管理大规模数据，支撑国资监管数据集成、存储、计算和分析的需求，赋能业务决策与运营。</w:t>
      </w:r>
    </w:p>
    <w:p w14:paraId="6ABC6977">
      <w:pPr>
        <w:ind w:firstLine="480"/>
      </w:pPr>
      <w:r>
        <w:rPr>
          <w:rFonts w:hint="eastAsia"/>
        </w:rPr>
        <w:t>平台持续完善数据治理能力，形成全委统一的国资监管信息资源目录，建立明确的数据标准体系，提升数据质量与共享效率。同时，平台打造数据服务门户，提供数据目录管理、供需匹配、分类分级确权等功能，支持数据跨部门、跨地域、跨系统、跨企业、跨业务的有序流通与共享应用。此外，平台通过建立健全数据质量管理体系，实时监控并优化数据的完整性、一致性和准确性，为国资监管的信息共享、数据分析、业务决策与智能应用提供坚实的数据保障能力。</w:t>
      </w:r>
    </w:p>
    <w:p w14:paraId="5926FC4E">
      <w:pPr>
        <w:ind w:firstLine="480"/>
      </w:pPr>
      <w:r>
        <w:rPr>
          <w:rFonts w:hint="eastAsia"/>
        </w:rPr>
        <w:t>3、国资智能管理平台</w:t>
      </w:r>
    </w:p>
    <w:p w14:paraId="47AA22C3">
      <w:pPr>
        <w:ind w:firstLine="480"/>
      </w:pPr>
      <w:r>
        <w:rPr>
          <w:rFonts w:hint="eastAsia"/>
        </w:rPr>
        <w:t>（1）国资监管个性化搜索</w:t>
      </w:r>
    </w:p>
    <w:p w14:paraId="11D36637">
      <w:pPr>
        <w:ind w:firstLine="480"/>
        <w:rPr>
          <w:rFonts w:hint="eastAsia"/>
        </w:rPr>
      </w:pPr>
      <w:r>
        <w:rPr>
          <w:rFonts w:hint="eastAsia"/>
        </w:rPr>
        <w:t>国资监管个性化搜索为国资委用户提供国资监管个性化搜索服务。精准捕捉国资委用户输入关键词或语句片段中蕴含的监管需求国资委用户输入关键词或语句片段，系统依托国资专属资源“图书馆”，实现对资源“图书馆”全库内容的全面检索与主动匹配，以此筛选出与用户权限、监管领域最贴合用户需求高度契合的内容，并提供贴合国资业务分类的检索主题和基于监管工作关联性的搜索推荐功能。，进一步优化用户的搜索体验。通过资源“图书馆”，自动生成国资监管检索结果，为用户提供高效、精准的知识检索与问答服务，满足日常业务需求，助力国资委的业务决策与信息管理。</w:t>
      </w:r>
    </w:p>
    <w:p w14:paraId="7787ACD6">
      <w:pPr>
        <w:ind w:firstLine="480"/>
      </w:pPr>
      <w:r>
        <w:rPr>
          <w:rFonts w:hint="eastAsia"/>
        </w:rPr>
        <w:t>（2）国资监管个性化问答</w:t>
      </w:r>
    </w:p>
    <w:p w14:paraId="2AFE748C">
      <w:pPr>
        <w:ind w:firstLine="480"/>
      </w:pPr>
      <w:r>
        <w:rPr>
          <w:rFonts w:hint="eastAsia"/>
        </w:rPr>
        <w:t>国资监管个性化问答功能提供贴合监管场景的问答服务，支持用户通过文字提问或上传监管文件进行咨询。依据用户在国资体系内的权限和核心业务需求，精准定位问题核心，并从构建的国资监管专业知识资源库中高效检索相关信息。该功能能够提供监管业务针对性强、内容详实的解答，并支持基于当前咨询内容与用户进行连续的深入交流，有效协助用户全面探究和解决复杂监管问题。</w:t>
      </w:r>
    </w:p>
    <w:p w14:paraId="7EC9DA6D">
      <w:pPr>
        <w:ind w:firstLine="480"/>
      </w:pPr>
      <w:r>
        <w:rPr>
          <w:rFonts w:hint="eastAsia"/>
        </w:rPr>
        <w:t>（3）国资监管个性化写作</w:t>
      </w:r>
    </w:p>
    <w:p w14:paraId="20CD70F3">
      <w:pPr>
        <w:ind w:firstLine="480"/>
      </w:pPr>
      <w:r>
        <w:rPr>
          <w:rFonts w:hint="eastAsia"/>
        </w:rPr>
        <w:t>国资监管个性化写作功能旨在聚焦国资监管文书的规范性与专业性，为用户提供全面的写作支持。它提供多种贴合监管场景便捷的写作模式，包括国资监管文书标题辅助拟定、关键词引导创作以及分步骤的写作向导，覆盖法定公文文书、事务公文文书及其他多种国资监管业务文体。该功能具备强大的文本处理能力，可辅助完成国资监管文件的模仿创作、内容扩展、精炼摘要、后续撰写及语言润色，有效应对不同场景和类型的行文需求。同时，系统内置丰富的公文素材库与范文库，方便用户快速查阅参考，显著提升文章写作的质量与效率。</w:t>
      </w:r>
    </w:p>
    <w:p w14:paraId="0472DCBE">
      <w:pPr>
        <w:ind w:firstLine="480"/>
      </w:pPr>
      <w:r>
        <w:rPr>
          <w:rFonts w:hint="eastAsia"/>
        </w:rPr>
        <w:t>（4）国资监管个性化校核</w:t>
      </w:r>
    </w:p>
    <w:p w14:paraId="458B1CEC">
      <w:pPr>
        <w:ind w:firstLine="480"/>
      </w:pPr>
      <w:r>
        <w:rPr>
          <w:rFonts w:hint="eastAsia"/>
        </w:rPr>
        <w:t>国资监管个性化校核基于适配国资业务的纠偏能力对国资委相关文件内容展开全方位、多层次的深度剖析，快速准确排查文中错误。从国资监管文本规范性、地名、领导排序、职务排序、敏感词、法律法规等维度出发，深度理解和识别公文国资监管文书中常见常犯的各类错误，并提供自动校对、智能纠错、在线纠错等功能，确保公文国资监管文书在语言文字、思想导向、法律合规以及内容引用等方面的准确性、和规范性且符合国资监管要求。</w:t>
      </w:r>
    </w:p>
    <w:p w14:paraId="04E1508C">
      <w:pPr>
        <w:pStyle w:val="5"/>
        <w:numPr>
          <w:ilvl w:val="3"/>
          <w:numId w:val="0"/>
        </w:numPr>
      </w:pPr>
      <w:r>
        <w:rPr>
          <w:rFonts w:hint="eastAsia" w:cs="宋体"/>
        </w:rPr>
        <w:t xml:space="preserve">4.3.1.16  </w:t>
      </w:r>
      <w:r>
        <w:rPr>
          <w:rFonts w:hint="eastAsia"/>
        </w:rPr>
        <w:t>全面风险预警子系统（宣传部功能模块）</w:t>
      </w:r>
    </w:p>
    <w:p w14:paraId="52DBB0EC">
      <w:pPr>
        <w:ind w:firstLine="480"/>
        <w:rPr>
          <w:rFonts w:cs="Times New Roman"/>
        </w:rPr>
      </w:pPr>
      <w:r>
        <w:rPr>
          <w:rFonts w:hint="eastAsia" w:cs="Times New Roman"/>
        </w:rPr>
        <w:t>根据全面风险预警子系统（宣传部功能模块）业务需求，围绕提升风险预警前瞻性、穿透性和全面性的目标，整合宣传部数据资源，通过算法、预警指标及风险清单等手段，实现风险识别、应对处置及问题整改的全流程管理，建立覆盖主业、资金、公司治理等领域的风险预警体系。此次建设的业务内容包括：</w:t>
      </w:r>
    </w:p>
    <w:p w14:paraId="511F3210">
      <w:pPr>
        <w:ind w:firstLine="480"/>
        <w:rPr>
          <w:rFonts w:cs="Times New Roman"/>
        </w:rPr>
      </w:pPr>
      <w:r>
        <w:rPr>
          <w:rFonts w:hint="eastAsia" w:cs="Times New Roman"/>
        </w:rPr>
        <w:t>建设宣传部预警看板：完成宣传部风险总览看板、企业总览看板、分领域风险看板、基础信息看板等内容的建设及配置。</w:t>
      </w:r>
    </w:p>
    <w:p w14:paraId="34D071F8">
      <w:pPr>
        <w:ind w:firstLine="480"/>
        <w:rPr>
          <w:rFonts w:cs="Times New Roman"/>
        </w:rPr>
      </w:pPr>
      <w:r>
        <w:rPr>
          <w:rFonts w:hint="eastAsia" w:cs="Times New Roman"/>
        </w:rPr>
        <w:t>建设宣传部风险预警流程：完成宣传部风险问询函及风险清单流程配置等内容。</w:t>
      </w:r>
    </w:p>
    <w:p w14:paraId="3BB10EFC">
      <w:pPr>
        <w:pStyle w:val="4"/>
        <w:numPr>
          <w:ilvl w:val="2"/>
          <w:numId w:val="0"/>
        </w:numPr>
      </w:pPr>
      <w:bookmarkStart w:id="96" w:name="_Toc24855"/>
      <w:r>
        <w:rPr>
          <w:rFonts w:hint="eastAsia" w:ascii="Times New Roman" w:hAnsi="Times New Roman" w:cs="宋体"/>
        </w:rPr>
        <w:t xml:space="preserve">4.3.2  </w:t>
      </w:r>
      <w:r>
        <w:t>业务流程分析</w:t>
      </w:r>
      <w:bookmarkEnd w:id="96"/>
    </w:p>
    <w:p w14:paraId="1298B5DD">
      <w:pPr>
        <w:pStyle w:val="5"/>
        <w:numPr>
          <w:ilvl w:val="3"/>
          <w:numId w:val="0"/>
        </w:numPr>
      </w:pPr>
      <w:r>
        <w:rPr>
          <w:rFonts w:hint="eastAsia" w:cs="宋体"/>
        </w:rPr>
        <w:t xml:space="preserve">4.3.2.1  </w:t>
      </w:r>
      <w:r>
        <w:rPr>
          <w:rFonts w:hint="eastAsia"/>
        </w:rPr>
        <w:t>干部人才管理子系统</w:t>
      </w:r>
    </w:p>
    <w:p w14:paraId="07858A5F">
      <w:pPr>
        <w:ind w:firstLine="0" w:firstLineChars="0"/>
        <w:jc w:val="center"/>
      </w:pPr>
      <w:r>
        <w:drawing>
          <wp:inline distT="0" distB="0" distL="0" distR="0">
            <wp:extent cx="5233035" cy="2307590"/>
            <wp:effectExtent l="9525" t="9525" r="15240" b="16510"/>
            <wp:docPr id="9214965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96571" name="图片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33035" cy="2307590"/>
                    </a:xfrm>
                    <a:prstGeom prst="rect">
                      <a:avLst/>
                    </a:prstGeom>
                    <a:noFill/>
                    <a:ln>
                      <a:solidFill>
                        <a:schemeClr val="accent1"/>
                      </a:solidFill>
                    </a:ln>
                  </pic:spPr>
                </pic:pic>
              </a:graphicData>
            </a:graphic>
          </wp:inline>
        </w:drawing>
      </w:r>
    </w:p>
    <w:p w14:paraId="291A22FF">
      <w:pPr>
        <w:pStyle w:val="21"/>
        <w:numPr>
          <w:ilvl w:val="7"/>
          <w:numId w:val="0"/>
        </w:numPr>
        <w:rPr>
          <w:rFonts w:hint="default"/>
        </w:rPr>
      </w:pPr>
      <w:r>
        <w:rPr>
          <w:rFonts w:ascii="宋体" w:hAnsi="宋体" w:cs="宋体"/>
        </w:rPr>
        <w:t xml:space="preserve">图4.2  </w:t>
      </w:r>
      <w:r>
        <w:t>国资委干部人才工作综合管理总流程设计图</w:t>
      </w:r>
    </w:p>
    <w:p w14:paraId="6ABD6B39">
      <w:pPr>
        <w:ind w:firstLine="482"/>
        <w:rPr>
          <w:b/>
          <w:bCs/>
        </w:rPr>
      </w:pPr>
      <w:r>
        <w:rPr>
          <w:rFonts w:hint="eastAsia"/>
          <w:b/>
          <w:bCs/>
        </w:rPr>
        <w:t>1、教育培训业务流程图</w:t>
      </w:r>
    </w:p>
    <w:p w14:paraId="7FC75AB2">
      <w:pPr>
        <w:pStyle w:val="25"/>
      </w:pPr>
      <w:r>
        <w:drawing>
          <wp:inline distT="0" distB="0" distL="114300" distR="114300">
            <wp:extent cx="4684395" cy="3429000"/>
            <wp:effectExtent l="9525" t="9525" r="11430" b="9525"/>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pic:cNvPicPr>
                      <a:picLocks noChangeAspect="1"/>
                    </pic:cNvPicPr>
                  </pic:nvPicPr>
                  <pic:blipFill>
                    <a:blip r:embed="rId17"/>
                    <a:stretch>
                      <a:fillRect/>
                    </a:stretch>
                  </pic:blipFill>
                  <pic:spPr>
                    <a:xfrm>
                      <a:off x="0" y="0"/>
                      <a:ext cx="4687682" cy="3431463"/>
                    </a:xfrm>
                    <a:prstGeom prst="rect">
                      <a:avLst/>
                    </a:prstGeom>
                    <a:noFill/>
                    <a:ln>
                      <a:solidFill>
                        <a:schemeClr val="accent1"/>
                      </a:solidFill>
                    </a:ln>
                  </pic:spPr>
                </pic:pic>
              </a:graphicData>
            </a:graphic>
          </wp:inline>
        </w:drawing>
      </w:r>
    </w:p>
    <w:p w14:paraId="1DEF5B92">
      <w:pPr>
        <w:pStyle w:val="25"/>
      </w:pPr>
    </w:p>
    <w:p w14:paraId="0298C217">
      <w:pPr>
        <w:pStyle w:val="5"/>
        <w:numPr>
          <w:ilvl w:val="3"/>
          <w:numId w:val="0"/>
        </w:numPr>
      </w:pPr>
      <w:r>
        <w:rPr>
          <w:rFonts w:hint="eastAsia" w:cs="宋体"/>
        </w:rPr>
        <w:t xml:space="preserve">4.3.2.2  </w:t>
      </w:r>
      <w:r>
        <w:rPr>
          <w:rFonts w:hint="eastAsia"/>
        </w:rPr>
        <w:t>投资监管管理子系统</w:t>
      </w:r>
    </w:p>
    <w:p w14:paraId="395A9BDC">
      <w:pPr>
        <w:pStyle w:val="25"/>
      </w:pPr>
      <w:r>
        <w:drawing>
          <wp:inline distT="0" distB="0" distL="114300" distR="114300">
            <wp:extent cx="5444490" cy="2451735"/>
            <wp:effectExtent l="0" t="0" r="3810" b="571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18"/>
                    <a:stretch>
                      <a:fillRect/>
                    </a:stretch>
                  </pic:blipFill>
                  <pic:spPr>
                    <a:xfrm>
                      <a:off x="0" y="0"/>
                      <a:ext cx="5444490" cy="2451735"/>
                    </a:xfrm>
                    <a:prstGeom prst="rect">
                      <a:avLst/>
                    </a:prstGeom>
                    <a:noFill/>
                    <a:ln>
                      <a:noFill/>
                    </a:ln>
                  </pic:spPr>
                </pic:pic>
              </a:graphicData>
            </a:graphic>
          </wp:inline>
        </w:drawing>
      </w:r>
    </w:p>
    <w:p w14:paraId="641A26E8">
      <w:pPr>
        <w:pStyle w:val="21"/>
        <w:numPr>
          <w:ilvl w:val="7"/>
          <w:numId w:val="0"/>
        </w:numPr>
        <w:rPr>
          <w:rFonts w:hint="default"/>
        </w:rPr>
      </w:pPr>
      <w:r>
        <w:rPr>
          <w:rFonts w:ascii="宋体" w:hAnsi="宋体" w:cs="宋体"/>
        </w:rPr>
        <w:t xml:space="preserve">图4.3  </w:t>
      </w:r>
      <w:r>
        <w:t>报备程序流程图</w:t>
      </w:r>
    </w:p>
    <w:p w14:paraId="5A5376E9">
      <w:pPr>
        <w:ind w:firstLine="480"/>
      </w:pPr>
      <w:r>
        <w:rPr>
          <w:rFonts w:hint="eastAsia"/>
        </w:rPr>
        <w:t>1、增加前报告、前备案事项在会签处室办理完成后汇规划创新处审核</w:t>
      </w:r>
    </w:p>
    <w:p w14:paraId="4F05A04F">
      <w:pPr>
        <w:ind w:firstLine="480"/>
      </w:pPr>
      <w:r>
        <w:rPr>
          <w:rFonts w:hint="eastAsia"/>
        </w:rPr>
        <w:t>2、会签处室确认收到后，增加系统消息通知企业</w:t>
      </w:r>
    </w:p>
    <w:p w14:paraId="25E3E479">
      <w:pPr>
        <w:ind w:firstLine="480"/>
      </w:pPr>
      <w:r>
        <w:rPr>
          <w:rFonts w:hint="eastAsia"/>
        </w:rPr>
        <w:t>3、项目涉及产权管理，增加产权管理处审核节点</w:t>
      </w:r>
    </w:p>
    <w:p w14:paraId="32C0AD68">
      <w:pPr>
        <w:ind w:firstLine="480"/>
      </w:pPr>
      <w:r>
        <w:rPr>
          <w:rFonts w:hint="eastAsia"/>
        </w:rPr>
        <w:t>4、增加产业处室按照户管企业进行审核的规则；</w:t>
      </w:r>
    </w:p>
    <w:p w14:paraId="24C93225">
      <w:pPr>
        <w:ind w:firstLine="480"/>
      </w:pPr>
      <w:r>
        <w:rPr>
          <w:rFonts w:hint="eastAsia"/>
        </w:rPr>
        <w:t>5、增加产业处室对户管企业项目的主业非主业修改规则；</w:t>
      </w:r>
    </w:p>
    <w:p w14:paraId="5595743B">
      <w:pPr>
        <w:ind w:firstLine="480"/>
      </w:pPr>
      <w:r>
        <w:rPr>
          <w:rFonts w:hint="eastAsia"/>
        </w:rPr>
        <w:t>6、境外投资项目，由规划创新处、财务评价处汇产业处审核办理；</w:t>
      </w:r>
    </w:p>
    <w:p w14:paraId="6198DD83">
      <w:pPr>
        <w:ind w:firstLine="480"/>
      </w:pPr>
      <w:r>
        <w:rPr>
          <w:rFonts w:hint="eastAsia"/>
        </w:rPr>
        <w:t>7、战略性基金由规划创新处汇产业处审核办理；</w:t>
      </w:r>
    </w:p>
    <w:p w14:paraId="4076E1E0">
      <w:pPr>
        <w:ind w:firstLine="480"/>
      </w:pPr>
      <w:r>
        <w:rPr>
          <w:rFonts w:hint="eastAsia"/>
        </w:rPr>
        <w:t>8、产业处室和会签处室由处长确认收到后，指定处室人员办理</w:t>
      </w:r>
    </w:p>
    <w:p w14:paraId="2BC42ECF">
      <w:pPr>
        <w:pStyle w:val="25"/>
      </w:pPr>
      <w:r>
        <w:drawing>
          <wp:inline distT="0" distB="0" distL="114300" distR="114300">
            <wp:extent cx="5224145" cy="1695450"/>
            <wp:effectExtent l="0" t="0" r="508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19"/>
                    <a:stretch>
                      <a:fillRect/>
                    </a:stretch>
                  </pic:blipFill>
                  <pic:spPr>
                    <a:xfrm>
                      <a:off x="0" y="0"/>
                      <a:ext cx="5224145" cy="1695450"/>
                    </a:xfrm>
                    <a:prstGeom prst="rect">
                      <a:avLst/>
                    </a:prstGeom>
                    <a:noFill/>
                    <a:ln>
                      <a:noFill/>
                    </a:ln>
                  </pic:spPr>
                </pic:pic>
              </a:graphicData>
            </a:graphic>
          </wp:inline>
        </w:drawing>
      </w:r>
    </w:p>
    <w:p w14:paraId="20448C46">
      <w:pPr>
        <w:pStyle w:val="21"/>
        <w:numPr>
          <w:ilvl w:val="7"/>
          <w:numId w:val="0"/>
        </w:numPr>
        <w:rPr>
          <w:rFonts w:hint="default"/>
        </w:rPr>
      </w:pPr>
      <w:r>
        <w:rPr>
          <w:rFonts w:ascii="宋体" w:hAnsi="宋体" w:cs="宋体"/>
        </w:rPr>
        <w:t xml:space="preserve">图4.4  </w:t>
      </w:r>
      <w:r>
        <w:t>投资计划、投资执行情况、投资计划年中调整流程</w:t>
      </w:r>
    </w:p>
    <w:p w14:paraId="00C62171">
      <w:pPr>
        <w:ind w:firstLine="480"/>
      </w:pPr>
      <w:r>
        <w:rPr>
          <w:rFonts w:hint="eastAsia"/>
        </w:rPr>
        <w:t>1、增加产业处室审核节点</w:t>
      </w:r>
    </w:p>
    <w:p w14:paraId="4BFD8E84">
      <w:pPr>
        <w:ind w:firstLine="480"/>
      </w:pPr>
      <w:r>
        <w:rPr>
          <w:rFonts w:hint="eastAsia"/>
        </w:rPr>
        <w:t>2、增加产业处室按照户管企业进行审核的规则</w:t>
      </w:r>
    </w:p>
    <w:p w14:paraId="59514D12">
      <w:pPr>
        <w:ind w:firstLine="480"/>
      </w:pPr>
      <w:r>
        <w:rPr>
          <w:rFonts w:hint="eastAsia"/>
        </w:rPr>
        <w:t>3、增加产业处室人员办理节点，产业处室由处长确认收到后，指定处室人员办理</w:t>
      </w:r>
    </w:p>
    <w:p w14:paraId="1F069F28">
      <w:pPr>
        <w:ind w:firstLine="480"/>
      </w:pPr>
      <w:r>
        <w:rPr>
          <w:rFonts w:hint="eastAsia"/>
        </w:rPr>
        <w:t>4、增加处室办理后重新计算非主业数据的节点。</w:t>
      </w:r>
    </w:p>
    <w:p w14:paraId="5C147F6C">
      <w:pPr>
        <w:pStyle w:val="5"/>
        <w:numPr>
          <w:ilvl w:val="3"/>
          <w:numId w:val="0"/>
        </w:numPr>
      </w:pPr>
      <w:r>
        <w:rPr>
          <w:rFonts w:hint="eastAsia" w:cs="宋体"/>
        </w:rPr>
        <w:t xml:space="preserve">4.3.2.3  </w:t>
      </w:r>
      <w:r>
        <w:rPr>
          <w:rFonts w:hint="eastAsia"/>
        </w:rPr>
        <w:t>市属国企投资基金信息子系统</w:t>
      </w:r>
    </w:p>
    <w:p w14:paraId="19692D6D">
      <w:pPr>
        <w:ind w:firstLine="480"/>
        <w:rPr>
          <w:rFonts w:cs="Times New Roman"/>
        </w:rPr>
      </w:pPr>
      <w:r>
        <w:rPr>
          <w:rFonts w:hint="eastAsia" w:cs="Times New Roman"/>
        </w:rPr>
        <w:t>计划新建“市属国企投资基金信息子系统”，实现市属国企投资基金信息的定期线上报送流程。流程说明如下：</w:t>
      </w:r>
    </w:p>
    <w:p w14:paraId="7300643E">
      <w:pPr>
        <w:ind w:firstLine="480"/>
        <w:rPr>
          <w:rFonts w:cs="Times New Roman"/>
        </w:rPr>
      </w:pPr>
      <w:r>
        <w:rPr>
          <w:rFonts w:hint="eastAsia" w:cs="Times New Roman"/>
        </w:rPr>
        <w:t>1、集团/企业报送端进行GP/LP信息报送；</w:t>
      </w:r>
    </w:p>
    <w:p w14:paraId="7112A0D2">
      <w:pPr>
        <w:ind w:firstLine="480"/>
        <w:rPr>
          <w:rFonts w:cs="Times New Roman"/>
        </w:rPr>
      </w:pPr>
      <w:r>
        <w:rPr>
          <w:rFonts w:hint="eastAsia" w:cs="Times New Roman"/>
        </w:rPr>
        <w:t>2、集团/企业对报送信息完成审批，固定2级审批。</w:t>
      </w:r>
    </w:p>
    <w:p w14:paraId="72B093B1">
      <w:pPr>
        <w:ind w:firstLine="480"/>
        <w:rPr>
          <w:rFonts w:cs="Times New Roman"/>
        </w:rPr>
      </w:pPr>
      <w:r>
        <w:rPr>
          <w:rFonts w:hint="eastAsia" w:cs="Times New Roman"/>
        </w:rPr>
        <w:t>3、管理端可对审批通过的数据局部驳回修订。</w:t>
      </w:r>
    </w:p>
    <w:p w14:paraId="7B1EF3CB">
      <w:pPr>
        <w:ind w:firstLine="480"/>
        <w:rPr>
          <w:rFonts w:cs="Times New Roman"/>
        </w:rPr>
      </w:pPr>
      <w:r>
        <w:rPr>
          <w:rFonts w:hint="eastAsia" w:cs="Times New Roman"/>
        </w:rPr>
        <w:t>4、审核/修订复核通过，报送流程结束。数据作为数据报表和看板数据的基础。</w:t>
      </w:r>
    </w:p>
    <w:p w14:paraId="6D7BB4BF">
      <w:pPr>
        <w:pStyle w:val="25"/>
      </w:pPr>
      <w:r>
        <w:drawing>
          <wp:inline distT="0" distB="0" distL="114300" distR="114300">
            <wp:extent cx="4379595" cy="4843780"/>
            <wp:effectExtent l="0" t="0" r="1905" b="4445"/>
            <wp:docPr id="7" name="图片 7" descr="bb170d2439e7e5b9dbe4871f2759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b170d2439e7e5b9dbe4871f2759dee"/>
                    <pic:cNvPicPr>
                      <a:picLocks noChangeAspect="1"/>
                    </pic:cNvPicPr>
                  </pic:nvPicPr>
                  <pic:blipFill>
                    <a:blip r:embed="rId20"/>
                    <a:stretch>
                      <a:fillRect/>
                    </a:stretch>
                  </pic:blipFill>
                  <pic:spPr>
                    <a:xfrm>
                      <a:off x="0" y="0"/>
                      <a:ext cx="4379595" cy="4843780"/>
                    </a:xfrm>
                    <a:prstGeom prst="rect">
                      <a:avLst/>
                    </a:prstGeom>
                  </pic:spPr>
                </pic:pic>
              </a:graphicData>
            </a:graphic>
          </wp:inline>
        </w:drawing>
      </w:r>
    </w:p>
    <w:p w14:paraId="3DD1E2EC">
      <w:pPr>
        <w:pStyle w:val="5"/>
        <w:numPr>
          <w:ilvl w:val="3"/>
          <w:numId w:val="0"/>
        </w:numPr>
      </w:pPr>
      <w:r>
        <w:rPr>
          <w:rFonts w:hint="eastAsia" w:cs="宋体"/>
        </w:rPr>
        <w:t xml:space="preserve">4.3.2.4  </w:t>
      </w:r>
      <w:r>
        <w:rPr>
          <w:rFonts w:hint="eastAsia"/>
        </w:rPr>
        <w:t>国际化经营子系统</w:t>
      </w:r>
    </w:p>
    <w:p w14:paraId="37FB41FD">
      <w:pPr>
        <w:pStyle w:val="25"/>
      </w:pPr>
      <w:r>
        <w:drawing>
          <wp:inline distT="0" distB="0" distL="114300" distR="114300">
            <wp:extent cx="5363845" cy="1800225"/>
            <wp:effectExtent l="0" t="0" r="8255" b="0"/>
            <wp:docPr id="7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 descr="IMG_256"/>
                    <pic:cNvPicPr>
                      <a:picLocks noChangeAspect="1"/>
                    </pic:cNvPicPr>
                  </pic:nvPicPr>
                  <pic:blipFill>
                    <a:blip r:embed="rId21"/>
                    <a:stretch>
                      <a:fillRect/>
                    </a:stretch>
                  </pic:blipFill>
                  <pic:spPr>
                    <a:xfrm>
                      <a:off x="0" y="0"/>
                      <a:ext cx="5363845" cy="1800225"/>
                    </a:xfrm>
                    <a:prstGeom prst="rect">
                      <a:avLst/>
                    </a:prstGeom>
                    <a:noFill/>
                    <a:ln w="9525">
                      <a:noFill/>
                    </a:ln>
                  </pic:spPr>
                </pic:pic>
              </a:graphicData>
            </a:graphic>
          </wp:inline>
        </w:drawing>
      </w:r>
    </w:p>
    <w:p w14:paraId="3D1F60F9">
      <w:pPr>
        <w:ind w:firstLine="480"/>
      </w:pPr>
      <w:r>
        <w:rPr>
          <w:rFonts w:hint="eastAsia"/>
        </w:rPr>
        <w:t>根据国际化经营数据采集要求，构建一个有效的闭环管理机制，并对收集的数据要求企业进行审核、汇总、提交，充分发挥该项工作的决策支撑和监督服务作用。</w:t>
      </w:r>
    </w:p>
    <w:p w14:paraId="77D81708">
      <w:pPr>
        <w:pStyle w:val="5"/>
        <w:numPr>
          <w:ilvl w:val="3"/>
          <w:numId w:val="0"/>
        </w:numPr>
      </w:pPr>
      <w:r>
        <w:rPr>
          <w:rFonts w:hint="eastAsia" w:cs="宋体"/>
        </w:rPr>
        <w:t xml:space="preserve">4.3.2.5  </w:t>
      </w:r>
      <w:r>
        <w:rPr>
          <w:rFonts w:hint="eastAsia"/>
        </w:rPr>
        <w:t>国企价值评估子系统</w:t>
      </w:r>
    </w:p>
    <w:p w14:paraId="37F8814C">
      <w:pPr>
        <w:ind w:firstLine="480"/>
      </w:pPr>
      <w:r>
        <w:rPr>
          <w:rFonts w:hint="eastAsia"/>
        </w:rPr>
        <w:t>1、市场法算法流程图</w:t>
      </w:r>
    </w:p>
    <w:p w14:paraId="53850FF5">
      <w:pPr>
        <w:pStyle w:val="25"/>
      </w:pPr>
      <w:r>
        <w:rPr>
          <w:rFonts w:hint="eastAsia"/>
        </w:rPr>
        <w:drawing>
          <wp:inline distT="0" distB="0" distL="114300" distR="114300">
            <wp:extent cx="5269230" cy="6156960"/>
            <wp:effectExtent l="0" t="0" r="7620" b="5715"/>
            <wp:docPr id="15" name="图片 15" descr="市场法总估算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市场法总估算流程"/>
                    <pic:cNvPicPr>
                      <a:picLocks noChangeAspect="1"/>
                    </pic:cNvPicPr>
                  </pic:nvPicPr>
                  <pic:blipFill>
                    <a:blip r:embed="rId22"/>
                    <a:stretch>
                      <a:fillRect/>
                    </a:stretch>
                  </pic:blipFill>
                  <pic:spPr>
                    <a:xfrm>
                      <a:off x="0" y="0"/>
                      <a:ext cx="5269230" cy="6156960"/>
                    </a:xfrm>
                    <a:prstGeom prst="rect">
                      <a:avLst/>
                    </a:prstGeom>
                  </pic:spPr>
                </pic:pic>
              </a:graphicData>
            </a:graphic>
          </wp:inline>
        </w:drawing>
      </w:r>
    </w:p>
    <w:p w14:paraId="32C2118E">
      <w:pPr>
        <w:pStyle w:val="21"/>
        <w:numPr>
          <w:ilvl w:val="7"/>
          <w:numId w:val="0"/>
        </w:numPr>
        <w:rPr>
          <w:rFonts w:hint="default"/>
        </w:rPr>
      </w:pPr>
      <w:r>
        <w:rPr>
          <w:rFonts w:ascii="宋体" w:hAnsi="宋体" w:cs="宋体"/>
        </w:rPr>
        <w:t xml:space="preserve">图4.5  </w:t>
      </w:r>
      <w:r>
        <w:t>市场法算法流程图</w:t>
      </w:r>
    </w:p>
    <w:p w14:paraId="5A284F79">
      <w:pPr>
        <w:ind w:firstLine="480"/>
      </w:pPr>
      <w:r>
        <w:rPr>
          <w:rFonts w:hint="eastAsia"/>
        </w:rPr>
        <w:t>市场法算法改进点：</w:t>
      </w:r>
    </w:p>
    <w:p w14:paraId="577DBB75">
      <w:pPr>
        <w:ind w:firstLine="480"/>
      </w:pPr>
      <w:r>
        <w:rPr>
          <w:rFonts w:hint="eastAsia"/>
        </w:rPr>
        <w:t>1.市场法价值比率的选择根据专家要求的规则自动选择。</w:t>
      </w:r>
    </w:p>
    <w:p w14:paraId="0D8D63EE">
      <w:pPr>
        <w:ind w:firstLine="480"/>
      </w:pPr>
      <w:r>
        <w:rPr>
          <w:rFonts w:hint="eastAsia"/>
        </w:rPr>
        <w:t>2.缺乏流通性折扣配置功能增加根据行业不同来进行不同的设置功能。</w:t>
      </w:r>
    </w:p>
    <w:p w14:paraId="043F4E92">
      <w:pPr>
        <w:ind w:firstLine="480"/>
      </w:pPr>
      <w:r>
        <w:rPr>
          <w:rFonts w:hint="eastAsia"/>
        </w:rPr>
        <w:t>3.市场法算法公式的优化，比如息税折旧摊销利润，企业价值计算公式。</w:t>
      </w:r>
    </w:p>
    <w:p w14:paraId="0BB5F7DB">
      <w:pPr>
        <w:ind w:firstLine="480"/>
      </w:pPr>
      <w:r>
        <w:rPr>
          <w:rFonts w:hint="eastAsia"/>
        </w:rPr>
        <w:t>4.流动性折扣取值优化，针对上市公司的流动性折扣率取为为0%。</w:t>
      </w:r>
    </w:p>
    <w:p w14:paraId="5EF2449A">
      <w:pPr>
        <w:ind w:firstLine="480"/>
      </w:pPr>
      <w:r>
        <w:rPr>
          <w:rFonts w:hint="eastAsia"/>
        </w:rPr>
        <w:t>2、收益法算法流程图</w:t>
      </w:r>
    </w:p>
    <w:p w14:paraId="0F3EC30E">
      <w:pPr>
        <w:pStyle w:val="25"/>
      </w:pPr>
      <w:r>
        <w:drawing>
          <wp:inline distT="0" distB="0" distL="114300" distR="114300">
            <wp:extent cx="2630170" cy="8071485"/>
            <wp:effectExtent l="0" t="0" r="8255" b="5715"/>
            <wp:docPr id="106" name="图片 106" descr="收益法总估算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收益法总估算流程"/>
                    <pic:cNvPicPr>
                      <a:picLocks noChangeAspect="1"/>
                    </pic:cNvPicPr>
                  </pic:nvPicPr>
                  <pic:blipFill>
                    <a:blip r:embed="rId23"/>
                    <a:stretch>
                      <a:fillRect/>
                    </a:stretch>
                  </pic:blipFill>
                  <pic:spPr>
                    <a:xfrm>
                      <a:off x="0" y="0"/>
                      <a:ext cx="2634647" cy="8085202"/>
                    </a:xfrm>
                    <a:prstGeom prst="rect">
                      <a:avLst/>
                    </a:prstGeom>
                  </pic:spPr>
                </pic:pic>
              </a:graphicData>
            </a:graphic>
          </wp:inline>
        </w:drawing>
      </w:r>
    </w:p>
    <w:p w14:paraId="75CDB445">
      <w:pPr>
        <w:pStyle w:val="21"/>
        <w:numPr>
          <w:ilvl w:val="7"/>
          <w:numId w:val="0"/>
        </w:numPr>
        <w:rPr>
          <w:rFonts w:hint="default"/>
        </w:rPr>
      </w:pPr>
      <w:r>
        <w:rPr>
          <w:rFonts w:ascii="宋体" w:hAnsi="宋体" w:cs="宋体"/>
        </w:rPr>
        <w:t xml:space="preserve">图4.6  </w:t>
      </w:r>
      <w:r>
        <w:t>收益法算法流程图</w:t>
      </w:r>
    </w:p>
    <w:p w14:paraId="6F89A024">
      <w:pPr>
        <w:ind w:firstLine="480"/>
      </w:pPr>
      <w:r>
        <w:rPr>
          <w:rFonts w:hint="eastAsia"/>
        </w:rPr>
        <w:t>收益法算法改进点：</w:t>
      </w:r>
    </w:p>
    <w:p w14:paraId="0DD186A2">
      <w:pPr>
        <w:ind w:firstLine="480"/>
      </w:pPr>
      <w:r>
        <w:rPr>
          <w:rFonts w:hint="eastAsia"/>
        </w:rPr>
        <w:t>1.收益法估值年份的优化。</w:t>
      </w:r>
    </w:p>
    <w:p w14:paraId="3A26AA93">
      <w:pPr>
        <w:ind w:firstLine="480"/>
      </w:pPr>
      <w:r>
        <w:rPr>
          <w:rFonts w:hint="eastAsia"/>
        </w:rPr>
        <w:t>2.（扣非）利润总额预测的公式修正。</w:t>
      </w:r>
    </w:p>
    <w:p w14:paraId="786AAC4E">
      <w:pPr>
        <w:ind w:firstLine="480"/>
      </w:pPr>
      <w:r>
        <w:rPr>
          <w:rFonts w:hint="eastAsia"/>
        </w:rPr>
        <w:t>3.营收预测考虑了复合增长率的因素。</w:t>
      </w:r>
    </w:p>
    <w:p w14:paraId="2F61238C">
      <w:pPr>
        <w:ind w:firstLine="480"/>
      </w:pPr>
      <w:r>
        <w:rPr>
          <w:rFonts w:hint="eastAsia"/>
        </w:rPr>
        <w:t>4.折现率计算参数优化：无风险报酬率,债务资本成本,企业所得税率会获取最新的值。</w:t>
      </w:r>
    </w:p>
    <w:p w14:paraId="3C9D8B66">
      <w:pPr>
        <w:ind w:firstLine="480"/>
      </w:pPr>
      <w:r>
        <w:rPr>
          <w:rFonts w:hint="eastAsia"/>
        </w:rPr>
        <w:t>5.营运资本计算规则修正。</w:t>
      </w:r>
    </w:p>
    <w:p w14:paraId="02F9A438">
      <w:pPr>
        <w:ind w:firstLine="480"/>
      </w:pPr>
      <w:r>
        <w:rPr>
          <w:rFonts w:hint="eastAsia"/>
        </w:rPr>
        <w:t>6.营业收入预测方法增加营收预测值直接输入功能。</w:t>
      </w:r>
    </w:p>
    <w:p w14:paraId="3E1DBBDB">
      <w:pPr>
        <w:ind w:firstLine="480"/>
      </w:pPr>
      <w:r>
        <w:rPr>
          <w:rFonts w:hint="eastAsia"/>
        </w:rPr>
        <w:t>7折现率增加CAPM算法。</w:t>
      </w:r>
    </w:p>
    <w:p w14:paraId="15BC8D4A">
      <w:pPr>
        <w:ind w:firstLine="480"/>
      </w:pPr>
      <w:r>
        <w:rPr>
          <w:rFonts w:hint="eastAsia"/>
        </w:rPr>
        <w:t>8.收益法和市场法支持一键估值功能。</w:t>
      </w:r>
    </w:p>
    <w:p w14:paraId="7D851A5C">
      <w:pPr>
        <w:pStyle w:val="5"/>
        <w:numPr>
          <w:ilvl w:val="3"/>
          <w:numId w:val="0"/>
        </w:numPr>
      </w:pPr>
      <w:r>
        <w:rPr>
          <w:rFonts w:hint="eastAsia" w:cs="宋体"/>
        </w:rPr>
        <w:t xml:space="preserve">4.3.2.6  </w:t>
      </w:r>
      <w:r>
        <w:rPr>
          <w:rFonts w:hint="eastAsia"/>
        </w:rPr>
        <w:t>全面风险预警管理子系统</w:t>
      </w:r>
    </w:p>
    <w:p w14:paraId="76512A63">
      <w:pPr>
        <w:pStyle w:val="25"/>
      </w:pPr>
      <w:r>
        <w:drawing>
          <wp:inline distT="0" distB="0" distL="0" distR="0">
            <wp:extent cx="5274310" cy="2639695"/>
            <wp:effectExtent l="0" t="0" r="2540" b="8255"/>
            <wp:docPr id="270425869" name="图片 270425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69" name="图片 270425869"/>
                    <pic:cNvPicPr>
                      <a:picLocks noChangeAspect="1"/>
                    </pic:cNvPicPr>
                  </pic:nvPicPr>
                  <pic:blipFill>
                    <a:blip r:embed="rId24"/>
                    <a:stretch>
                      <a:fillRect/>
                    </a:stretch>
                  </pic:blipFill>
                  <pic:spPr>
                    <a:xfrm>
                      <a:off x="0" y="0"/>
                      <a:ext cx="5274310" cy="2639695"/>
                    </a:xfrm>
                    <a:prstGeom prst="rect">
                      <a:avLst/>
                    </a:prstGeom>
                  </pic:spPr>
                </pic:pic>
              </a:graphicData>
            </a:graphic>
          </wp:inline>
        </w:drawing>
      </w:r>
    </w:p>
    <w:p w14:paraId="22D4189E">
      <w:pPr>
        <w:ind w:firstLine="480"/>
        <w:rPr>
          <w:rFonts w:cs="Times New Roman"/>
        </w:rPr>
      </w:pPr>
      <w:r>
        <w:rPr>
          <w:rFonts w:hint="eastAsia" w:cs="Times New Roman"/>
        </w:rPr>
        <w:t>优化风险识别方法，利用分类看板、问询函等手段全面提高风险预警体系对于风险事件的高效识；</w:t>
      </w:r>
    </w:p>
    <w:p w14:paraId="3DC13A98">
      <w:pPr>
        <w:ind w:firstLine="480"/>
        <w:rPr>
          <w:rFonts w:cs="Times New Roman"/>
        </w:rPr>
      </w:pPr>
      <w:r>
        <w:rPr>
          <w:rFonts w:hint="eastAsia" w:cs="Times New Roman"/>
        </w:rPr>
        <w:t>优化预警区间，通过区间的迭代不断更新使预警显示适应不同分类及维度的企业，满足国资委精细化管理的需要；</w:t>
      </w:r>
    </w:p>
    <w:p w14:paraId="38F1A0DA">
      <w:pPr>
        <w:ind w:firstLine="480"/>
        <w:rPr>
          <w:rFonts w:cs="Times New Roman"/>
        </w:rPr>
      </w:pPr>
      <w:r>
        <w:rPr>
          <w:rFonts w:hint="eastAsia" w:cs="Times New Roman"/>
        </w:rPr>
        <w:t>优化风险领域、拓展预警内容，扩大预警范围，使其能够从各个层面反应企业风险实际情况，提升企业竞争力。</w:t>
      </w:r>
    </w:p>
    <w:p w14:paraId="28B4978D">
      <w:pPr>
        <w:pStyle w:val="5"/>
        <w:numPr>
          <w:ilvl w:val="3"/>
          <w:numId w:val="0"/>
        </w:numPr>
      </w:pPr>
      <w:r>
        <w:rPr>
          <w:rFonts w:hint="eastAsia" w:cs="宋体"/>
        </w:rPr>
        <w:t xml:space="preserve">4.3.2.7  </w:t>
      </w:r>
      <w:r>
        <w:rPr>
          <w:rFonts w:hint="eastAsia"/>
        </w:rPr>
        <w:t>国资监管采集子系统</w:t>
      </w:r>
    </w:p>
    <w:p w14:paraId="3326B339">
      <w:pPr>
        <w:pStyle w:val="25"/>
        <w:rPr>
          <w:rFonts w:cs="Times New Roman"/>
          <w:b/>
          <w:bCs/>
        </w:rPr>
      </w:pPr>
      <w:r>
        <w:drawing>
          <wp:inline distT="0" distB="0" distL="0" distR="0">
            <wp:extent cx="5274310" cy="1609090"/>
            <wp:effectExtent l="0" t="0" r="2540" b="635"/>
            <wp:docPr id="135182182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21821" name="图片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74310" cy="1609090"/>
                    </a:xfrm>
                    <a:prstGeom prst="rect">
                      <a:avLst/>
                    </a:prstGeom>
                    <a:noFill/>
                    <a:ln>
                      <a:noFill/>
                    </a:ln>
                  </pic:spPr>
                </pic:pic>
              </a:graphicData>
            </a:graphic>
          </wp:inline>
        </w:drawing>
      </w:r>
    </w:p>
    <w:p w14:paraId="6EB6519E">
      <w:pPr>
        <w:ind w:firstLine="482"/>
        <w:rPr>
          <w:rFonts w:cs="Times New Roman"/>
          <w:b/>
          <w:bCs/>
        </w:rPr>
      </w:pPr>
      <w:r>
        <w:rPr>
          <w:rFonts w:hint="eastAsia" w:cs="Times New Roman"/>
          <w:b/>
          <w:bCs/>
        </w:rPr>
        <w:t>1、自动化数据填报</w:t>
      </w:r>
    </w:p>
    <w:p w14:paraId="63661847">
      <w:pPr>
        <w:ind w:firstLine="480"/>
        <w:rPr>
          <w:rFonts w:cs="Times New Roman"/>
        </w:rPr>
      </w:pPr>
      <w:r>
        <w:rPr>
          <w:rFonts w:hint="eastAsia" w:cs="Times New Roman"/>
        </w:rPr>
        <w:t>原流程：业务部门和监管企业手动填报数据，效率低下，易出错。</w:t>
      </w:r>
    </w:p>
    <w:p w14:paraId="5EBE3BA0">
      <w:pPr>
        <w:ind w:firstLine="480"/>
        <w:rPr>
          <w:rFonts w:cs="Times New Roman"/>
        </w:rPr>
      </w:pPr>
      <w:r>
        <w:rPr>
          <w:rFonts w:hint="eastAsia" w:cs="Times New Roman"/>
        </w:rPr>
        <w:t>优化后：系统提供自动化数据填报功能，支持批量导入和智能填充，提高填报效率和准确性。</w:t>
      </w:r>
    </w:p>
    <w:p w14:paraId="43024F2D">
      <w:pPr>
        <w:ind w:firstLine="482"/>
        <w:rPr>
          <w:rFonts w:cs="Times New Roman"/>
          <w:b/>
          <w:bCs/>
        </w:rPr>
      </w:pPr>
      <w:r>
        <w:rPr>
          <w:rFonts w:hint="eastAsia" w:cs="Times New Roman"/>
          <w:b/>
          <w:bCs/>
        </w:rPr>
        <w:t>2、内部审核流程</w:t>
      </w:r>
    </w:p>
    <w:p w14:paraId="4AA45A52">
      <w:pPr>
        <w:ind w:firstLine="480"/>
        <w:rPr>
          <w:rFonts w:cs="Times New Roman"/>
        </w:rPr>
      </w:pPr>
      <w:r>
        <w:rPr>
          <w:rFonts w:hint="eastAsia" w:cs="Times New Roman"/>
        </w:rPr>
        <w:t>原流程：内部审核依赖人工检查，耗时且容易遗漏错误。</w:t>
      </w:r>
    </w:p>
    <w:p w14:paraId="1E29E7FD">
      <w:pPr>
        <w:ind w:firstLine="480"/>
        <w:rPr>
          <w:rFonts w:cs="Times New Roman"/>
        </w:rPr>
      </w:pPr>
      <w:r>
        <w:rPr>
          <w:rFonts w:hint="eastAsia" w:cs="Times New Roman"/>
        </w:rPr>
        <w:t>优化后：系统内置审核规则，自动进行数据审核，快速发现并提示错误，提高审核效率。</w:t>
      </w:r>
    </w:p>
    <w:p w14:paraId="48B5937A">
      <w:pPr>
        <w:ind w:firstLine="482"/>
        <w:rPr>
          <w:rFonts w:cs="Times New Roman"/>
          <w:b/>
          <w:bCs/>
        </w:rPr>
      </w:pPr>
      <w:r>
        <w:rPr>
          <w:rFonts w:hint="eastAsia" w:cs="Times New Roman"/>
          <w:b/>
          <w:bCs/>
        </w:rPr>
        <w:t>3、审核反馈与修改</w:t>
      </w:r>
    </w:p>
    <w:p w14:paraId="78E77C7E">
      <w:pPr>
        <w:ind w:firstLine="480"/>
        <w:rPr>
          <w:rFonts w:cs="Times New Roman"/>
        </w:rPr>
      </w:pPr>
      <w:r>
        <w:rPr>
          <w:rFonts w:hint="eastAsia" w:cs="Times New Roman"/>
        </w:rPr>
        <w:t>原流程：审核不通过时，需要手动修改数据或填写合理性原因，再重新提交审核。</w:t>
      </w:r>
    </w:p>
    <w:p w14:paraId="639FF16C">
      <w:pPr>
        <w:ind w:firstLine="480"/>
        <w:rPr>
          <w:rFonts w:cs="Times New Roman"/>
        </w:rPr>
      </w:pPr>
      <w:r>
        <w:rPr>
          <w:rFonts w:hint="eastAsia" w:cs="Times New Roman"/>
        </w:rPr>
        <w:t>优化后：系统提供审核反馈和修改建议，用户可以直接在系统中修改数据或填写合理性原因，简化流程。</w:t>
      </w:r>
    </w:p>
    <w:p w14:paraId="09FD9B9F">
      <w:pPr>
        <w:ind w:firstLine="482"/>
        <w:rPr>
          <w:rFonts w:cs="Times New Roman"/>
          <w:b/>
          <w:bCs/>
        </w:rPr>
      </w:pPr>
      <w:r>
        <w:rPr>
          <w:rFonts w:hint="eastAsia" w:cs="Times New Roman"/>
          <w:b/>
          <w:bCs/>
        </w:rPr>
        <w:t>4、国资委审核</w:t>
      </w:r>
    </w:p>
    <w:p w14:paraId="6147DF01">
      <w:pPr>
        <w:ind w:firstLine="480"/>
        <w:rPr>
          <w:rFonts w:cs="Times New Roman"/>
        </w:rPr>
      </w:pPr>
      <w:r>
        <w:rPr>
          <w:rFonts w:hint="eastAsia" w:cs="Times New Roman"/>
        </w:rPr>
        <w:t>原流程：国资委审核依赖人工，审核周期长。</w:t>
      </w:r>
    </w:p>
    <w:p w14:paraId="1D4304B4">
      <w:pPr>
        <w:ind w:firstLine="480"/>
        <w:rPr>
          <w:rFonts w:cs="Times New Roman"/>
        </w:rPr>
      </w:pPr>
      <w:r>
        <w:rPr>
          <w:rFonts w:hint="eastAsia" w:cs="Times New Roman"/>
        </w:rPr>
        <w:t>优化后：系统支持在线审核，审核结果实时反馈，缩短审核周期。</w:t>
      </w:r>
    </w:p>
    <w:p w14:paraId="2F1830FA">
      <w:pPr>
        <w:ind w:firstLine="482"/>
        <w:rPr>
          <w:rFonts w:cs="Times New Roman"/>
          <w:b/>
          <w:bCs/>
        </w:rPr>
      </w:pPr>
      <w:r>
        <w:rPr>
          <w:rFonts w:hint="eastAsia" w:cs="Times New Roman"/>
          <w:b/>
          <w:bCs/>
        </w:rPr>
        <w:t>5、数据分析与处理</w:t>
      </w:r>
    </w:p>
    <w:p w14:paraId="4E1BBA84">
      <w:pPr>
        <w:ind w:firstLine="480"/>
        <w:rPr>
          <w:rFonts w:cs="Times New Roman"/>
        </w:rPr>
      </w:pPr>
      <w:r>
        <w:rPr>
          <w:rFonts w:hint="eastAsia" w:cs="Times New Roman"/>
        </w:rPr>
        <w:t>原流程：数据分析和处理依赖人工，效率低，易出错。</w:t>
      </w:r>
    </w:p>
    <w:p w14:paraId="18CF2FAC">
      <w:pPr>
        <w:ind w:firstLine="480"/>
        <w:rPr>
          <w:rFonts w:cs="Times New Roman"/>
        </w:rPr>
      </w:pPr>
      <w:r>
        <w:rPr>
          <w:rFonts w:hint="eastAsia" w:cs="Times New Roman"/>
        </w:rPr>
        <w:t>优化后：系统提供自动化数据分析工具，支持数据挖掘和可视化，提高数据处理效率和质量。</w:t>
      </w:r>
    </w:p>
    <w:p w14:paraId="5F64AB87">
      <w:pPr>
        <w:ind w:firstLine="482"/>
        <w:rPr>
          <w:rFonts w:cs="Times New Roman"/>
          <w:b/>
          <w:bCs/>
        </w:rPr>
      </w:pPr>
      <w:r>
        <w:rPr>
          <w:rFonts w:hint="eastAsia" w:cs="Times New Roman"/>
          <w:b/>
          <w:bCs/>
        </w:rPr>
        <w:t>6、数据治理与报告产出</w:t>
      </w:r>
    </w:p>
    <w:p w14:paraId="34155646">
      <w:pPr>
        <w:ind w:firstLine="480"/>
        <w:rPr>
          <w:rFonts w:cs="Times New Roman"/>
        </w:rPr>
      </w:pPr>
      <w:r>
        <w:rPr>
          <w:rFonts w:hint="eastAsia" w:cs="Times New Roman"/>
        </w:rPr>
        <w:t>原流程：数据治理和报告产出依赖人工整理和编写，耗时且格式不统一。</w:t>
      </w:r>
    </w:p>
    <w:p w14:paraId="319B9B6A">
      <w:pPr>
        <w:ind w:firstLine="480"/>
        <w:rPr>
          <w:rFonts w:cs="Times New Roman"/>
        </w:rPr>
      </w:pPr>
      <w:r>
        <w:rPr>
          <w:rFonts w:hint="eastAsia" w:cs="Times New Roman"/>
        </w:rPr>
        <w:t>优化后：系统支持数据治理和自动化报告生成，确保数据一致性和报告标准化。</w:t>
      </w:r>
    </w:p>
    <w:p w14:paraId="39A5FF22">
      <w:pPr>
        <w:pStyle w:val="5"/>
        <w:numPr>
          <w:ilvl w:val="3"/>
          <w:numId w:val="0"/>
        </w:numPr>
      </w:pPr>
      <w:r>
        <w:rPr>
          <w:rFonts w:hint="eastAsia" w:cs="宋体"/>
        </w:rPr>
        <w:t xml:space="preserve">4.3.2.8  </w:t>
      </w:r>
      <w:r>
        <w:rPr>
          <w:rFonts w:hint="eastAsia"/>
        </w:rPr>
        <w:t>国资经营预算管理子系统</w:t>
      </w:r>
    </w:p>
    <w:p w14:paraId="30399C16">
      <w:pPr>
        <w:pStyle w:val="25"/>
      </w:pPr>
      <w:r>
        <w:drawing>
          <wp:inline distT="0" distB="0" distL="0" distR="0">
            <wp:extent cx="5274310" cy="1955800"/>
            <wp:effectExtent l="9525" t="9525" r="12065" b="15875"/>
            <wp:docPr id="1191808313"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08313" name="图片 2" descr="图示&#10;&#10;AI 生成的内容可能不正确。"/>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4310" cy="1955800"/>
                    </a:xfrm>
                    <a:prstGeom prst="rect">
                      <a:avLst/>
                    </a:prstGeom>
                    <a:noFill/>
                    <a:ln>
                      <a:solidFill>
                        <a:schemeClr val="bg1">
                          <a:lumMod val="85000"/>
                        </a:schemeClr>
                      </a:solidFill>
                    </a:ln>
                  </pic:spPr>
                </pic:pic>
              </a:graphicData>
            </a:graphic>
          </wp:inline>
        </w:drawing>
      </w:r>
    </w:p>
    <w:p w14:paraId="2D25BE93">
      <w:pPr>
        <w:ind w:firstLine="480"/>
      </w:pPr>
      <w:r>
        <w:rPr>
          <w:rFonts w:hint="eastAsia"/>
        </w:rPr>
        <w:t>构建一套智能化、标签化、全流程覆盖的国资经营预算管理子系统，提升国资监管效能、实现数字化转型。</w:t>
      </w:r>
    </w:p>
    <w:p w14:paraId="1C0CEB4A">
      <w:pPr>
        <w:pStyle w:val="5"/>
        <w:numPr>
          <w:ilvl w:val="3"/>
          <w:numId w:val="0"/>
        </w:numPr>
      </w:pPr>
      <w:r>
        <w:rPr>
          <w:rFonts w:hint="eastAsia" w:cs="宋体"/>
        </w:rPr>
        <w:t xml:space="preserve">4.3.2.9  </w:t>
      </w:r>
      <w:r>
        <w:rPr>
          <w:rFonts w:hint="eastAsia"/>
        </w:rPr>
        <w:t>企业分配事中事后监管子系统</w:t>
      </w:r>
    </w:p>
    <w:p w14:paraId="36AB4036">
      <w:pPr>
        <w:ind w:left="840" w:hanging="360" w:firstLineChars="0"/>
        <w:rPr>
          <w:rFonts w:cs="Times New Roman"/>
          <w:b/>
          <w:bCs/>
        </w:rPr>
      </w:pPr>
      <w:r>
        <w:rPr>
          <w:rFonts w:cs="Times New Roman"/>
          <w:b/>
          <w:bCs/>
        </w:rPr>
        <w:t>1、数据传输管理</w:t>
      </w:r>
    </w:p>
    <w:p w14:paraId="62CB38A6">
      <w:pPr>
        <w:pStyle w:val="25"/>
      </w:pPr>
      <w:r>
        <w:drawing>
          <wp:inline distT="0" distB="0" distL="0" distR="0">
            <wp:extent cx="4808855" cy="803910"/>
            <wp:effectExtent l="0" t="0" r="127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7"/>
                    <a:stretch>
                      <a:fillRect/>
                    </a:stretch>
                  </pic:blipFill>
                  <pic:spPr>
                    <a:xfrm>
                      <a:off x="0" y="0"/>
                      <a:ext cx="4808855" cy="803910"/>
                    </a:xfrm>
                    <a:prstGeom prst="rect">
                      <a:avLst/>
                    </a:prstGeom>
                  </pic:spPr>
                </pic:pic>
              </a:graphicData>
            </a:graphic>
          </wp:inline>
        </w:drawing>
      </w:r>
    </w:p>
    <w:p w14:paraId="29491AC3">
      <w:pPr>
        <w:ind w:firstLineChars="0"/>
        <w:rPr>
          <w:rFonts w:cs="Times New Roman"/>
        </w:rPr>
      </w:pPr>
      <w:r>
        <w:rPr>
          <w:rFonts w:cs="Times New Roman"/>
        </w:rPr>
        <w:t>针对收入分配年报表任务，子企业申报年报表数据方式进行优化，通过下载报表模板，对上报数据进行工具审核，将数据上传至系统进行提交。</w:t>
      </w:r>
    </w:p>
    <w:p w14:paraId="7494783D">
      <w:pPr>
        <w:ind w:firstLineChars="0"/>
        <w:rPr>
          <w:rFonts w:cs="Times New Roman"/>
        </w:rPr>
      </w:pPr>
      <w:r>
        <w:rPr>
          <w:rFonts w:cs="Times New Roman"/>
          <w:b/>
          <w:bCs/>
        </w:rPr>
        <w:t>2、指标预警管理</w:t>
      </w:r>
    </w:p>
    <w:p w14:paraId="7ED5AE59">
      <w:pPr>
        <w:pStyle w:val="25"/>
      </w:pPr>
      <w:r>
        <w:drawing>
          <wp:inline distT="0" distB="0" distL="0" distR="0">
            <wp:extent cx="4780915" cy="985520"/>
            <wp:effectExtent l="0" t="0" r="635"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8"/>
                    <a:stretch>
                      <a:fillRect/>
                    </a:stretch>
                  </pic:blipFill>
                  <pic:spPr>
                    <a:xfrm>
                      <a:off x="0" y="0"/>
                      <a:ext cx="4780915" cy="985520"/>
                    </a:xfrm>
                    <a:prstGeom prst="rect">
                      <a:avLst/>
                    </a:prstGeom>
                  </pic:spPr>
                </pic:pic>
              </a:graphicData>
            </a:graphic>
          </wp:inline>
        </w:drawing>
      </w:r>
    </w:p>
    <w:p w14:paraId="668E85A4">
      <w:pPr>
        <w:ind w:firstLineChars="0"/>
        <w:rPr>
          <w:rFonts w:cs="Times New Roman"/>
        </w:rPr>
      </w:pPr>
      <w:r>
        <w:rPr>
          <w:rFonts w:hint="eastAsia" w:cs="Times New Roman"/>
        </w:rPr>
        <w:t>依据国资监管要求，系统完善企业用户上报说明方式，新增了通过弹窗提醒方式提醒企业用户，提醒企业及时监控异常情况，并填报造成波动数据的情况说明，并对情况说明进行导出。</w:t>
      </w:r>
    </w:p>
    <w:p w14:paraId="04A9C16B">
      <w:pPr>
        <w:ind w:firstLineChars="0"/>
        <w:rPr>
          <w:rFonts w:cs="Times New Roman"/>
        </w:rPr>
      </w:pPr>
      <w:r>
        <w:rPr>
          <w:rFonts w:hint="eastAsia" w:cs="Times New Roman"/>
        </w:rPr>
        <w:t>对监管企业职工人工成本自动化生成报告进行完善，完善并新增内容包括excel数据底稿亮灯规则调整、完善企业规范简称及分类排序、分类合计，追加经济效益指标列，职工人工成本总额及平均人数信息等，word文字生成报告部分，完善财务指标表表格及文字，工效同比偏离较大对比表。</w:t>
      </w:r>
    </w:p>
    <w:p w14:paraId="7F6DDB5E">
      <w:pPr>
        <w:ind w:firstLineChars="0"/>
        <w:rPr>
          <w:rFonts w:cs="Times New Roman"/>
        </w:rPr>
      </w:pPr>
      <w:r>
        <w:rPr>
          <w:rFonts w:hint="eastAsia" w:cs="Times New Roman"/>
        </w:rPr>
        <w:t>根据上海市国资委对人工成本预算统计工作的需求，新建人工成本预算统计功能，用于2025年度上海市国有企业人工成本预算报表数据的导入、审核、采集。</w:t>
      </w:r>
    </w:p>
    <w:p w14:paraId="34859983">
      <w:pPr>
        <w:ind w:firstLineChars="0"/>
        <w:rPr>
          <w:rFonts w:cs="Times New Roman"/>
        </w:rPr>
      </w:pPr>
      <w:r>
        <w:rPr>
          <w:rFonts w:hint="eastAsia" w:cs="Times New Roman"/>
        </w:rPr>
        <w:t>根据上海市国资委对人工成本执行定报统计工作的需求，新建人工成本执行定报统计功能，用于2025年度上海市国有企业人工成本执行定报数据的填报、审核、采集。</w:t>
      </w:r>
    </w:p>
    <w:p w14:paraId="045F13E1">
      <w:pPr>
        <w:ind w:firstLineChars="0"/>
        <w:rPr>
          <w:rFonts w:cs="Times New Roman"/>
        </w:rPr>
      </w:pPr>
      <w:r>
        <w:rPr>
          <w:rFonts w:hint="eastAsia" w:cs="Times New Roman"/>
        </w:rPr>
        <w:t>根据上海市国资委对收入分配年报表统计工作的需求，新建收入分配年报表统计功能，用于2024年度上海市国有企业收入分配年报表数据的填报、审核、采集。</w:t>
      </w:r>
    </w:p>
    <w:p w14:paraId="4E8A57AF">
      <w:pPr>
        <w:ind w:firstLineChars="0"/>
        <w:rPr>
          <w:rFonts w:cs="Times New Roman"/>
        </w:rPr>
      </w:pPr>
      <w:r>
        <w:rPr>
          <w:rFonts w:hint="eastAsia" w:cs="Times New Roman"/>
        </w:rPr>
        <w:t>根据上海市国资委对国务院薪酬调查统计工作的需求，新建国务院薪酬调查统计功能，用于2025年度上海市国有企业国务院薪酬调查数据的填报、审核、采集。</w:t>
      </w:r>
    </w:p>
    <w:p w14:paraId="2C52B037">
      <w:pPr>
        <w:ind w:firstLineChars="0"/>
        <w:rPr>
          <w:rFonts w:cs="Times New Roman"/>
        </w:rPr>
      </w:pPr>
      <w:r>
        <w:rPr>
          <w:rFonts w:hint="eastAsia" w:cs="Times New Roman"/>
        </w:rPr>
        <w:t>根据上海市国资委对工资效益联动评价表统计工作的需求，新建工资效益联动评价表统计功能，用于上海市国有企业工资效益联动评价表数据的填报、审核、采集。</w:t>
      </w:r>
    </w:p>
    <w:p w14:paraId="7B3EE713">
      <w:pPr>
        <w:ind w:firstLineChars="0"/>
        <w:rPr>
          <w:rFonts w:cs="Times New Roman"/>
        </w:rPr>
      </w:pPr>
      <w:r>
        <w:rPr>
          <w:rFonts w:hint="eastAsia" w:cs="Times New Roman"/>
        </w:rPr>
        <w:t>根据上海市国资委对人工成本情况表统计工作的需求，新建人工成本情况表统计功能，用于2024年上海市国有企业人工成本情况表数据的填报、审核、采集。</w:t>
      </w:r>
    </w:p>
    <w:p w14:paraId="3733AD7A">
      <w:pPr>
        <w:ind w:firstLineChars="0"/>
        <w:rPr>
          <w:rFonts w:cs="Times New Roman"/>
        </w:rPr>
      </w:pPr>
      <w:r>
        <w:rPr>
          <w:rFonts w:hint="eastAsia" w:cs="Times New Roman"/>
        </w:rPr>
        <w:t>根据上海市国资委对人工成本月报表统计工作的需求，新建人工成本月报表统计功能，用于2025年上海市国有企业人工成本月报表数据的导入、审核、采集。</w:t>
      </w:r>
    </w:p>
    <w:p w14:paraId="5492F89C">
      <w:pPr>
        <w:ind w:firstLineChars="0"/>
        <w:rPr>
          <w:rFonts w:cs="Times New Roman"/>
        </w:rPr>
      </w:pPr>
      <w:r>
        <w:rPr>
          <w:rFonts w:hint="eastAsia" w:cs="Times New Roman"/>
        </w:rPr>
        <w:t>根据要求对系统中已有数据进行抓取、汇总并制作相应的分析报表查询模板，具体分析报表包括但不限于历年基数与据实列支的项目情况表、清算评价表、收入分配情况分析报告附表，企业树形表通过打标签形式制作快速查询模板表（无人，特殊单列类型，是否纳入,特殊企业情况等等）。</w:t>
      </w:r>
    </w:p>
    <w:p w14:paraId="255869F7">
      <w:pPr>
        <w:ind w:firstLineChars="0"/>
        <w:rPr>
          <w:rFonts w:cs="Times New Roman"/>
        </w:rPr>
      </w:pPr>
      <w:r>
        <w:rPr>
          <w:rFonts w:hint="eastAsia" w:cs="Times New Roman"/>
        </w:rPr>
        <w:t>新增了将月度快报数据与预算数据相结合，计算每月执行率情况，设置审核公式，对预算执行偏离度较大的企业进行提醒。</w:t>
      </w:r>
    </w:p>
    <w:p w14:paraId="4BE5F4C8">
      <w:pPr>
        <w:ind w:firstLineChars="0"/>
        <w:rPr>
          <w:rFonts w:cs="Times New Roman"/>
          <w:b/>
          <w:bCs/>
        </w:rPr>
      </w:pPr>
      <w:r>
        <w:rPr>
          <w:rFonts w:cs="Times New Roman"/>
          <w:b/>
          <w:bCs/>
        </w:rPr>
        <w:t>3、数据查询管理</w:t>
      </w:r>
    </w:p>
    <w:p w14:paraId="4FEC8482">
      <w:pPr>
        <w:pStyle w:val="25"/>
      </w:pPr>
      <w:r>
        <w:drawing>
          <wp:inline distT="0" distB="0" distL="0" distR="0">
            <wp:extent cx="4886325" cy="958215"/>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9"/>
                    <a:stretch>
                      <a:fillRect/>
                    </a:stretch>
                  </pic:blipFill>
                  <pic:spPr>
                    <a:xfrm>
                      <a:off x="0" y="0"/>
                      <a:ext cx="4886325" cy="958215"/>
                    </a:xfrm>
                    <a:prstGeom prst="rect">
                      <a:avLst/>
                    </a:prstGeom>
                  </pic:spPr>
                </pic:pic>
              </a:graphicData>
            </a:graphic>
          </wp:inline>
        </w:drawing>
      </w:r>
    </w:p>
    <w:p w14:paraId="3FA43FA0">
      <w:pPr>
        <w:ind w:firstLine="480"/>
        <w:rPr>
          <w:rFonts w:cs="Times New Roman"/>
        </w:rPr>
      </w:pPr>
      <w:r>
        <w:rPr>
          <w:rFonts w:cs="Times New Roman"/>
        </w:rPr>
        <w:t>建立附件索引目录，支持分类查询管理。健全附件管理内容及共享机制。允许用户通过输入查询条件，点击查询按钮，显示所有符合条件的信息，帮助用户快速找到所需的附件信息。</w:t>
      </w:r>
    </w:p>
    <w:p w14:paraId="1B29B325">
      <w:pPr>
        <w:ind w:firstLine="482"/>
        <w:rPr>
          <w:rFonts w:cs="Times New Roman"/>
          <w:b/>
          <w:bCs/>
        </w:rPr>
      </w:pPr>
      <w:r>
        <w:rPr>
          <w:rFonts w:cs="Times New Roman"/>
          <w:b/>
          <w:bCs/>
        </w:rPr>
        <w:t>4、系统功能改进</w:t>
      </w:r>
    </w:p>
    <w:p w14:paraId="29CA5A00">
      <w:pPr>
        <w:pStyle w:val="25"/>
      </w:pPr>
      <w:r>
        <w:drawing>
          <wp:inline distT="0" distB="0" distL="0" distR="0">
            <wp:extent cx="4779010" cy="811530"/>
            <wp:effectExtent l="0" t="0" r="254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0"/>
                    <a:stretch>
                      <a:fillRect/>
                    </a:stretch>
                  </pic:blipFill>
                  <pic:spPr>
                    <a:xfrm>
                      <a:off x="0" y="0"/>
                      <a:ext cx="4779010" cy="811530"/>
                    </a:xfrm>
                    <a:prstGeom prst="rect">
                      <a:avLst/>
                    </a:prstGeom>
                  </pic:spPr>
                </pic:pic>
              </a:graphicData>
            </a:graphic>
          </wp:inline>
        </w:drawing>
      </w:r>
    </w:p>
    <w:p w14:paraId="52EB7762">
      <w:pPr>
        <w:ind w:firstLine="480"/>
        <w:rPr>
          <w:rFonts w:cs="Times New Roman"/>
        </w:rPr>
      </w:pPr>
      <w:r>
        <w:rPr>
          <w:rFonts w:cs="Times New Roman"/>
        </w:rPr>
        <w:t>系统既有功能升级改造，内容包括以下</w:t>
      </w:r>
    </w:p>
    <w:p w14:paraId="2E4FCC16">
      <w:pPr>
        <w:ind w:firstLine="480"/>
        <w:rPr>
          <w:rFonts w:cs="Times New Roman"/>
        </w:rPr>
      </w:pPr>
      <w:r>
        <w:rPr>
          <w:rFonts w:cs="Times New Roman"/>
        </w:rPr>
        <w:t>（1）浮动表汇总：针对收入分配年报表任务，帮助企业统计低收入人群岗位分布汇总信息,新增了针对浮动报表的单元格进行浮动行汇总，并可针对汇总结果进行数据筛选、排序。浮动报表可以动态展示人员的汇总数据，帮助企业实时监控公司的人员变动明细状况。</w:t>
      </w:r>
    </w:p>
    <w:p w14:paraId="46552788">
      <w:pPr>
        <w:ind w:firstLine="480"/>
        <w:rPr>
          <w:rFonts w:cs="Times New Roman"/>
        </w:rPr>
      </w:pPr>
      <w:r>
        <w:rPr>
          <w:rFonts w:cs="Times New Roman"/>
        </w:rPr>
        <w:t>（2）快速查询文件/日期指标：完善工资决定机制基本情况任务中，新增了企业工资决定机制方案文件名称及上传日期快速查阅及导出功能,文件类型指标、日期类型指标可通过快速查询界面进行查询，用户可直观查看系统上传的文件名与上传时间，并可通过快速查询导出excel查询结果。</w:t>
      </w:r>
    </w:p>
    <w:p w14:paraId="4BDA6772">
      <w:pPr>
        <w:ind w:firstLine="480"/>
        <w:rPr>
          <w:rFonts w:cs="Times New Roman"/>
        </w:rPr>
      </w:pPr>
      <w:r>
        <w:rPr>
          <w:rFonts w:cs="Times New Roman"/>
        </w:rPr>
        <w:t>（3）纵向打印支持：依据企业专项复核报告打印需求,新增了将报表内容以A4纸垂直格式打印或显示，展示详细的人工成本或经济效益指标数据，这种格式使得数据的流向更加清晰，便于用户进行报表归档和深度洞察。</w:t>
      </w:r>
    </w:p>
    <w:p w14:paraId="14BF4E7E">
      <w:pPr>
        <w:pStyle w:val="5"/>
        <w:numPr>
          <w:ilvl w:val="3"/>
          <w:numId w:val="0"/>
        </w:numPr>
      </w:pPr>
      <w:r>
        <w:rPr>
          <w:rFonts w:hint="eastAsia" w:cs="宋体"/>
        </w:rPr>
        <w:t xml:space="preserve">4.3.2.10  </w:t>
      </w:r>
      <w:r>
        <w:rPr>
          <w:rFonts w:hint="eastAsia"/>
        </w:rPr>
        <w:t>国有房地资产信息监管子系统</w:t>
      </w:r>
    </w:p>
    <w:p w14:paraId="0A32F598">
      <w:pPr>
        <w:pStyle w:val="25"/>
        <w:rPr>
          <w:rFonts w:cs="Times New Roman"/>
        </w:rPr>
      </w:pPr>
      <w:r>
        <w:drawing>
          <wp:inline distT="0" distB="0" distL="114300" distR="114300">
            <wp:extent cx="4835525" cy="5649595"/>
            <wp:effectExtent l="0" t="0" r="3175" b="8255"/>
            <wp:docPr id="19234431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43137" name="图片 4"/>
                    <pic:cNvPicPr>
                      <a:picLocks noChangeAspect="1"/>
                    </pic:cNvPicPr>
                  </pic:nvPicPr>
                  <pic:blipFill>
                    <a:blip r:embed="rId31"/>
                    <a:stretch>
                      <a:fillRect/>
                    </a:stretch>
                  </pic:blipFill>
                  <pic:spPr>
                    <a:xfrm>
                      <a:off x="0" y="0"/>
                      <a:ext cx="4835525" cy="5649595"/>
                    </a:xfrm>
                    <a:prstGeom prst="rect">
                      <a:avLst/>
                    </a:prstGeom>
                    <a:noFill/>
                    <a:ln>
                      <a:noFill/>
                    </a:ln>
                  </pic:spPr>
                </pic:pic>
              </a:graphicData>
            </a:graphic>
          </wp:inline>
        </w:drawing>
      </w:r>
    </w:p>
    <w:p w14:paraId="60047613">
      <w:pPr>
        <w:ind w:firstLine="480"/>
      </w:pPr>
    </w:p>
    <w:p w14:paraId="2632970A">
      <w:pPr>
        <w:pStyle w:val="5"/>
        <w:numPr>
          <w:ilvl w:val="3"/>
          <w:numId w:val="0"/>
        </w:numPr>
      </w:pPr>
      <w:r>
        <w:rPr>
          <w:rFonts w:hint="eastAsia" w:cs="宋体"/>
        </w:rPr>
        <w:t xml:space="preserve">4.3.2.11  </w:t>
      </w:r>
      <w:r>
        <w:rPr>
          <w:rFonts w:hint="eastAsia"/>
        </w:rPr>
        <w:t>内部审计子系统</w:t>
      </w:r>
    </w:p>
    <w:p w14:paraId="7DD90FD4">
      <w:pPr>
        <w:pStyle w:val="25"/>
        <w:rPr>
          <w:rFonts w:cs="Times New Roman"/>
        </w:rPr>
      </w:pPr>
      <w:r>
        <w:drawing>
          <wp:inline distT="0" distB="0" distL="0" distR="0">
            <wp:extent cx="5274310" cy="2913380"/>
            <wp:effectExtent l="0" t="0" r="2540" b="1270"/>
            <wp:docPr id="83358187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81879" name="图片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2913380"/>
                    </a:xfrm>
                    <a:prstGeom prst="rect">
                      <a:avLst/>
                    </a:prstGeom>
                    <a:noFill/>
                    <a:ln>
                      <a:noFill/>
                    </a:ln>
                  </pic:spPr>
                </pic:pic>
              </a:graphicData>
            </a:graphic>
          </wp:inline>
        </w:drawing>
      </w:r>
    </w:p>
    <w:p w14:paraId="0B4136DF">
      <w:pPr>
        <w:ind w:firstLine="0" w:firstLineChars="0"/>
      </w:pPr>
    </w:p>
    <w:p w14:paraId="5FE2D06B">
      <w:pPr>
        <w:pStyle w:val="5"/>
        <w:numPr>
          <w:ilvl w:val="3"/>
          <w:numId w:val="0"/>
        </w:numPr>
      </w:pPr>
      <w:r>
        <w:rPr>
          <w:rFonts w:hint="eastAsia" w:cs="宋体"/>
        </w:rPr>
        <w:t xml:space="preserve">4.3.2.12  </w:t>
      </w:r>
      <w:r>
        <w:rPr>
          <w:rFonts w:hint="eastAsia"/>
        </w:rPr>
        <w:t>审计整改管理子系统</w:t>
      </w:r>
    </w:p>
    <w:p w14:paraId="1B6276AF">
      <w:pPr>
        <w:ind w:firstLine="480"/>
      </w:pPr>
      <w:r>
        <w:rPr>
          <w:rFonts w:hint="eastAsia"/>
        </w:rPr>
        <w:t>无（该项目为服务项目）</w:t>
      </w:r>
    </w:p>
    <w:p w14:paraId="2B6FDAF0">
      <w:pPr>
        <w:pStyle w:val="5"/>
        <w:numPr>
          <w:ilvl w:val="3"/>
          <w:numId w:val="0"/>
        </w:numPr>
      </w:pPr>
      <w:r>
        <w:rPr>
          <w:rFonts w:hint="eastAsia" w:cs="宋体"/>
        </w:rPr>
        <w:t xml:space="preserve">4.3.2.13  </w:t>
      </w:r>
      <w:r>
        <w:rPr>
          <w:rFonts w:hint="eastAsia"/>
        </w:rPr>
        <w:t>内部控制测评管理子系统</w:t>
      </w:r>
    </w:p>
    <w:p w14:paraId="7D2EE7F9">
      <w:pPr>
        <w:pStyle w:val="25"/>
      </w:pPr>
      <w:r>
        <w:drawing>
          <wp:inline distT="0" distB="0" distL="0" distR="0">
            <wp:extent cx="5274310" cy="2679065"/>
            <wp:effectExtent l="9525" t="9525" r="12065" b="16510"/>
            <wp:docPr id="91" name="图片 9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图示&#10;&#10;描述已自动生成"/>
                    <pic:cNvPicPr>
                      <a:picLocks noChangeAspect="1"/>
                    </pic:cNvPicPr>
                  </pic:nvPicPr>
                  <pic:blipFill>
                    <a:blip r:embed="rId33"/>
                    <a:stretch>
                      <a:fillRect/>
                    </a:stretch>
                  </pic:blipFill>
                  <pic:spPr>
                    <a:xfrm>
                      <a:off x="0" y="0"/>
                      <a:ext cx="5274310" cy="2679065"/>
                    </a:xfrm>
                    <a:prstGeom prst="rect">
                      <a:avLst/>
                    </a:prstGeom>
                    <a:ln>
                      <a:solidFill>
                        <a:schemeClr val="bg1">
                          <a:lumMod val="85000"/>
                        </a:schemeClr>
                      </a:solidFill>
                    </a:ln>
                  </pic:spPr>
                </pic:pic>
              </a:graphicData>
            </a:graphic>
          </wp:inline>
        </w:drawing>
      </w:r>
    </w:p>
    <w:p w14:paraId="0B8643E8">
      <w:pPr>
        <w:ind w:firstLine="480"/>
        <w:rPr>
          <w:rFonts w:cs="Times New Roman"/>
        </w:rPr>
      </w:pPr>
      <w:r>
        <w:rPr>
          <w:rFonts w:cs="Times New Roman"/>
        </w:rPr>
        <w:t>此次内部控制评测管理子系统建设，较原业务流程主要优化的内容有：</w:t>
      </w:r>
    </w:p>
    <w:p w14:paraId="38E7C5EB">
      <w:pPr>
        <w:ind w:firstLine="480"/>
        <w:rPr>
          <w:rFonts w:cs="Times New Roman"/>
        </w:rPr>
      </w:pPr>
      <w:r>
        <w:rPr>
          <w:rFonts w:cs="Times New Roman"/>
        </w:rPr>
        <w:t>1、优化了测评抽样单位功能。新增抽样范围表格导入功能，提升了用户使用体验；并对业务总量指标选择范围、业务总量占比计算功能进行升级，提高了测评单位抽样的准确性。</w:t>
      </w:r>
    </w:p>
    <w:p w14:paraId="2EA08969">
      <w:pPr>
        <w:ind w:firstLine="480"/>
        <w:rPr>
          <w:rFonts w:cs="Times New Roman"/>
        </w:rPr>
      </w:pPr>
      <w:r>
        <w:rPr>
          <w:rFonts w:cs="Times New Roman"/>
        </w:rPr>
        <w:t>2、优化了内控管理树形功能。新增内控管理树形提取、内树形管理功能，方便用户随时调整内控测评企业树形；优化了抽样树形显示、填报树形显示、汇总树形显示，提升用户使用体验，提高数据填报准确性；新增填报状态统计功能，可随时掌握各单位内控数据的填报进度。</w:t>
      </w:r>
    </w:p>
    <w:p w14:paraId="5FC44E18">
      <w:pPr>
        <w:ind w:firstLine="480"/>
        <w:rPr>
          <w:rFonts w:cs="Times New Roman"/>
        </w:rPr>
      </w:pPr>
      <w:r>
        <w:rPr>
          <w:rFonts w:cs="Times New Roman"/>
        </w:rPr>
        <w:t>3、优化了数据填报功能。新增了EXCEL表格数据导入，提高用户填报数据的效率；新增管理提升评价提醒功能，优化内控数据汇总流程。</w:t>
      </w:r>
    </w:p>
    <w:p w14:paraId="08F4DD77">
      <w:pPr>
        <w:ind w:firstLine="480"/>
        <w:rPr>
          <w:rFonts w:cs="Times New Roman"/>
        </w:rPr>
      </w:pPr>
      <w:r>
        <w:rPr>
          <w:rFonts w:cs="Times New Roman"/>
        </w:rPr>
        <w:t>4、新增内控自动报告。根据内控填报内容自动生成内控数据分析报告，提高数据分析的效率及准确性。</w:t>
      </w:r>
    </w:p>
    <w:p w14:paraId="34E0E38A">
      <w:pPr>
        <w:pStyle w:val="5"/>
        <w:numPr>
          <w:ilvl w:val="3"/>
          <w:numId w:val="0"/>
        </w:numPr>
      </w:pPr>
      <w:r>
        <w:rPr>
          <w:rFonts w:hint="eastAsia" w:cs="宋体"/>
        </w:rPr>
        <w:t xml:space="preserve">4.3.2.14  </w:t>
      </w:r>
      <w:r>
        <w:rPr>
          <w:rFonts w:hint="eastAsia"/>
        </w:rPr>
        <w:t>企业服务大厅</w:t>
      </w:r>
    </w:p>
    <w:p w14:paraId="3285FFA6">
      <w:pPr>
        <w:ind w:firstLine="482"/>
        <w:rPr>
          <w:rFonts w:hint="eastAsia" w:ascii="宋体" w:hAnsi="宋体" w:cs="宋体"/>
          <w:b/>
          <w:bCs/>
        </w:rPr>
      </w:pPr>
      <w:r>
        <w:rPr>
          <w:rFonts w:hint="eastAsia" w:ascii="宋体" w:hAnsi="宋体" w:cs="宋体"/>
          <w:b/>
          <w:bCs/>
        </w:rPr>
        <w:t>1、监管企业稳增长工作周报</w:t>
      </w:r>
    </w:p>
    <w:p w14:paraId="59AD46F7">
      <w:pPr>
        <w:pStyle w:val="25"/>
      </w:pPr>
      <w:r>
        <w:drawing>
          <wp:inline distT="0" distB="0" distL="114300" distR="114300">
            <wp:extent cx="5271135" cy="1518285"/>
            <wp:effectExtent l="0" t="0" r="5715" b="571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34"/>
                    <a:stretch>
                      <a:fillRect/>
                    </a:stretch>
                  </pic:blipFill>
                  <pic:spPr>
                    <a:xfrm>
                      <a:off x="0" y="0"/>
                      <a:ext cx="5271135" cy="1518285"/>
                    </a:xfrm>
                    <a:prstGeom prst="rect">
                      <a:avLst/>
                    </a:prstGeom>
                    <a:noFill/>
                    <a:ln>
                      <a:noFill/>
                    </a:ln>
                  </pic:spPr>
                </pic:pic>
              </a:graphicData>
            </a:graphic>
          </wp:inline>
        </w:drawing>
      </w:r>
    </w:p>
    <w:p w14:paraId="67884C64">
      <w:pPr>
        <w:ind w:firstLine="480"/>
      </w:pPr>
      <w:r>
        <w:rPr>
          <w:rFonts w:hint="eastAsia" w:ascii="宋体" w:hAnsi="宋体" w:cs="宋体"/>
        </w:rPr>
        <w:t>申请人提出集团填报，提交后流程流转到国资委处理人，国资委处理结束后，流程归档结束。</w:t>
      </w:r>
    </w:p>
    <w:p w14:paraId="72E79049">
      <w:pPr>
        <w:ind w:firstLine="482"/>
        <w:rPr>
          <w:rFonts w:hint="eastAsia" w:ascii="宋体" w:hAnsi="宋体" w:cs="宋体"/>
          <w:b/>
          <w:bCs/>
        </w:rPr>
      </w:pPr>
      <w:r>
        <w:rPr>
          <w:rFonts w:hint="eastAsia" w:ascii="宋体" w:hAnsi="宋体" w:cs="宋体"/>
          <w:b/>
          <w:bCs/>
        </w:rPr>
        <w:t>2、</w:t>
      </w:r>
      <w:r>
        <w:rPr>
          <w:rFonts w:ascii="宋体" w:hAnsi="宋体" w:cs="宋体"/>
          <w:b/>
          <w:bCs/>
        </w:rPr>
        <w:t>党员教育初步排摸</w:t>
      </w:r>
    </w:p>
    <w:p w14:paraId="3897394E">
      <w:pPr>
        <w:pStyle w:val="25"/>
      </w:pPr>
      <w:r>
        <w:drawing>
          <wp:inline distT="0" distB="0" distL="114300" distR="114300">
            <wp:extent cx="5271135" cy="1769110"/>
            <wp:effectExtent l="0" t="0" r="5715" b="254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35"/>
                    <a:stretch>
                      <a:fillRect/>
                    </a:stretch>
                  </pic:blipFill>
                  <pic:spPr>
                    <a:xfrm>
                      <a:off x="0" y="0"/>
                      <a:ext cx="5271135" cy="1769110"/>
                    </a:xfrm>
                    <a:prstGeom prst="rect">
                      <a:avLst/>
                    </a:prstGeom>
                    <a:noFill/>
                    <a:ln>
                      <a:noFill/>
                    </a:ln>
                  </pic:spPr>
                </pic:pic>
              </a:graphicData>
            </a:graphic>
          </wp:inline>
        </w:drawing>
      </w:r>
    </w:p>
    <w:p w14:paraId="1C7E37AF">
      <w:pPr>
        <w:ind w:firstLine="480"/>
      </w:pPr>
      <w:r>
        <w:rPr>
          <w:rFonts w:hint="eastAsia" w:ascii="宋体" w:hAnsi="宋体" w:cs="宋体"/>
        </w:rPr>
        <w:t>申请人提出申请，上传数据后，流程归档结束，再次发起流程覆盖上一次的数据，以最新一期数据为准。</w:t>
      </w:r>
    </w:p>
    <w:p w14:paraId="312AFFF4">
      <w:pPr>
        <w:pStyle w:val="5"/>
        <w:numPr>
          <w:ilvl w:val="3"/>
          <w:numId w:val="0"/>
        </w:numPr>
      </w:pPr>
      <w:r>
        <w:rPr>
          <w:rFonts w:hint="eastAsia" w:cs="宋体"/>
        </w:rPr>
        <w:t xml:space="preserve">4.3.2.15  </w:t>
      </w:r>
      <w:r>
        <w:rPr>
          <w:rFonts w:hint="eastAsia"/>
        </w:rPr>
        <w:t>国资监管数智管理子系统</w:t>
      </w:r>
    </w:p>
    <w:p w14:paraId="59AA0323">
      <w:pPr>
        <w:ind w:firstLine="482"/>
        <w:rPr>
          <w:b/>
          <w:bCs/>
        </w:rPr>
      </w:pPr>
      <w:r>
        <w:rPr>
          <w:rFonts w:hint="eastAsia"/>
          <w:b/>
          <w:bCs/>
        </w:rPr>
        <w:t>1、资源“图书馆”</w:t>
      </w:r>
    </w:p>
    <w:p w14:paraId="6A474B33">
      <w:pPr>
        <w:pStyle w:val="25"/>
      </w:pPr>
      <w:r>
        <w:rPr>
          <w:rFonts w:hint="eastAsia"/>
        </w:rPr>
        <w:object>
          <v:shape id="_x0000_i1025" o:spt="75" type="#_x0000_t75" style="height:181.5pt;width:366.75pt;" o:ole="t" filled="f" o:preferrelative="t" stroked="f" coordsize="21600,21600">
            <v:path/>
            <v:fill on="f" focussize="0,0"/>
            <v:stroke on="f" joinstyle="miter"/>
            <v:imagedata r:id="rId37" o:title=""/>
            <o:lock v:ext="edit" aspectratio="t"/>
            <w10:wrap type="none"/>
            <w10:anchorlock/>
          </v:shape>
          <o:OLEObject Type="Embed" ProgID="Visio.Drawing.15" ShapeID="_x0000_i1025" DrawAspect="Content" ObjectID="_1468075725" r:id="rId36">
            <o:LockedField>false</o:LockedField>
          </o:OLEObject>
        </w:object>
      </w:r>
    </w:p>
    <w:p w14:paraId="4C1CDC89">
      <w:pPr>
        <w:pStyle w:val="21"/>
        <w:numPr>
          <w:ilvl w:val="7"/>
          <w:numId w:val="0"/>
        </w:numPr>
        <w:rPr>
          <w:rFonts w:hint="default"/>
        </w:rPr>
      </w:pPr>
      <w:r>
        <w:rPr>
          <w:rFonts w:ascii="宋体" w:hAnsi="宋体" w:cs="宋体"/>
        </w:rPr>
        <w:t xml:space="preserve">图4.7  </w:t>
      </w:r>
      <w:r>
        <w:t>资源“图书馆”流程图</w:t>
      </w:r>
    </w:p>
    <w:p w14:paraId="0A455B06">
      <w:pPr>
        <w:ind w:firstLine="480"/>
      </w:pPr>
      <w:r>
        <w:rPr>
          <w:rFonts w:hint="eastAsia"/>
        </w:rPr>
        <w:t>资源“图书馆”的业务流程从知识采集工作开始，主要分为</w:t>
      </w:r>
      <w:r>
        <w:rPr>
          <w:rFonts w:hint="eastAsia"/>
          <w:lang w:val="en-US" w:eastAsia="zh-CN"/>
        </w:rPr>
        <w:t>公共</w:t>
      </w:r>
      <w:r>
        <w:rPr>
          <w:rFonts w:hint="eastAsia"/>
        </w:rPr>
        <w:t>知识采集、内部系统知识采集以及个人及部门知识采集三部分。采集到的知识先经过知识预处理（解析、清洗、特征工程和标注）使其规范化。构建资源“图书馆”，转化为可被系统高效检索和利用的结构化知识资产。最后，通过资源“图书馆”管理与维护保障资源“图书馆”的正常运行和数据更新，确保资源“图书馆”能稳定支持国资智能管理平台，包括“国资监管个性化搜索”“国资监管个性化问答”“国资监管个性化写作”与“国资监管个性化校核”等功能。</w:t>
      </w:r>
    </w:p>
    <w:p w14:paraId="21C1B432">
      <w:pPr>
        <w:ind w:firstLine="482"/>
        <w:rPr>
          <w:b/>
          <w:bCs/>
        </w:rPr>
      </w:pPr>
      <w:r>
        <w:rPr>
          <w:rFonts w:hint="eastAsia"/>
          <w:b/>
          <w:bCs/>
        </w:rPr>
        <w:t>2、国资监管数据资源平台</w:t>
      </w:r>
    </w:p>
    <w:p w14:paraId="1F2AB2CA">
      <w:pPr>
        <w:pStyle w:val="25"/>
      </w:pPr>
      <w:r>
        <w:drawing>
          <wp:inline distT="0" distB="0" distL="0" distR="0">
            <wp:extent cx="4886325" cy="2997200"/>
            <wp:effectExtent l="0" t="0" r="0" b="3175"/>
            <wp:docPr id="1590982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75" name="图片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4886325" cy="2997200"/>
                    </a:xfrm>
                    <a:prstGeom prst="rect">
                      <a:avLst/>
                    </a:prstGeom>
                    <a:noFill/>
                    <a:ln>
                      <a:noFill/>
                    </a:ln>
                  </pic:spPr>
                </pic:pic>
              </a:graphicData>
            </a:graphic>
          </wp:inline>
        </w:drawing>
      </w:r>
    </w:p>
    <w:p w14:paraId="4419B3F1">
      <w:pPr>
        <w:ind w:firstLine="480"/>
      </w:pPr>
      <w:r>
        <w:rPr>
          <w:rFonts w:hint="eastAsia"/>
        </w:rPr>
        <w:t>国资监管数据资源平台流程图展示了数据资源的全生命周期管理流程，流程由“数据管理方（信息化管理处）”启动，通过构建数据资源目录、数据采集汇聚，完成数据的组织与整合，形成数据湖仓；随后进入数据治理阶段，通过元数据管理、数据清洗加工、数据标签、数据质量管理确保数据的规范性与可用性；接着通过数据安全环节，实现数据分类分级和脱敏处理，保障数据合规与隐私保护；最终通过数据使用申请、审核，形成数据共享目录为需求处室提供数据资源，实现业务场景的落地，完成闭环。实现国资监管数据从整合、治理、安全管控到业务应用的全链路管理。</w:t>
      </w:r>
    </w:p>
    <w:p w14:paraId="2919061C">
      <w:pPr>
        <w:pStyle w:val="25"/>
      </w:pPr>
      <w:r>
        <w:drawing>
          <wp:inline distT="0" distB="0" distL="114300" distR="114300">
            <wp:extent cx="4711065" cy="2381885"/>
            <wp:effectExtent l="0" t="0" r="3810" b="8890"/>
            <wp:docPr id="1304095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95440" name="图片 1"/>
                    <pic:cNvPicPr>
                      <a:picLocks noChangeAspect="1"/>
                    </pic:cNvPicPr>
                  </pic:nvPicPr>
                  <pic:blipFill>
                    <a:blip r:embed="rId39"/>
                    <a:stretch>
                      <a:fillRect/>
                    </a:stretch>
                  </pic:blipFill>
                  <pic:spPr>
                    <a:xfrm>
                      <a:off x="0" y="0"/>
                      <a:ext cx="4711065" cy="2381885"/>
                    </a:xfrm>
                    <a:prstGeom prst="rect">
                      <a:avLst/>
                    </a:prstGeom>
                    <a:noFill/>
                    <a:ln>
                      <a:noFill/>
                    </a:ln>
                  </pic:spPr>
                </pic:pic>
              </a:graphicData>
            </a:graphic>
          </wp:inline>
        </w:drawing>
      </w:r>
    </w:p>
    <w:p w14:paraId="400C26AE">
      <w:pPr>
        <w:ind w:firstLine="480"/>
      </w:pPr>
      <w:r>
        <w:rPr>
          <w:rFonts w:hint="eastAsia"/>
        </w:rPr>
        <w:t>国资监管数据资源平台的业务流程形成一个闭环。首先开展数据调研，了解各部门数据现状和需求，接着将部门数据汇聚至数据湖。然后依据需求和数据实际情况进行数据治理，以提升数据质量。治理后的数据可根据已掌握的资源情况，实现共享和开放，为部门业务赋能。最后，针对数据质量问题进行跟踪反馈和处置，即异议核实，以保障数据的准确性和可靠性，从而为后续业务流程提供有力支持。</w:t>
      </w:r>
    </w:p>
    <w:p w14:paraId="2D34B821">
      <w:pPr>
        <w:ind w:firstLine="482"/>
        <w:rPr>
          <w:b/>
          <w:bCs/>
        </w:rPr>
      </w:pPr>
      <w:r>
        <w:rPr>
          <w:rFonts w:hint="eastAsia"/>
          <w:b/>
          <w:bCs/>
        </w:rPr>
        <w:t>3、国资智能管理平台</w:t>
      </w:r>
    </w:p>
    <w:p w14:paraId="5A889870">
      <w:pPr>
        <w:ind w:firstLine="480"/>
      </w:pPr>
      <w:r>
        <w:rPr>
          <w:rFonts w:hint="eastAsia"/>
        </w:rPr>
        <w:t>（1）国资监管个性化搜索</w:t>
      </w:r>
    </w:p>
    <w:p w14:paraId="454CE158">
      <w:pPr>
        <w:pStyle w:val="25"/>
      </w:pPr>
      <w:r>
        <w:rPr>
          <w:rFonts w:hint="eastAsia"/>
        </w:rPr>
        <w:object>
          <v:shape id="_x0000_i1026" o:spt="75" type="#_x0000_t75" style="height:163.25pt;width:414.8pt;" o:ole="t" filled="f" o:preferrelative="t" stroked="f" coordsize="21600,21600">
            <v:path/>
            <v:fill on="f" focussize="0,0"/>
            <v:stroke on="f" joinstyle="miter"/>
            <v:imagedata r:id="rId41" o:title=""/>
            <o:lock v:ext="edit" aspectratio="t"/>
            <w10:wrap type="none"/>
            <w10:anchorlock/>
          </v:shape>
          <o:OLEObject Type="Embed" ProgID="Visio.Drawing.15" ShapeID="_x0000_i1026" DrawAspect="Content" ObjectID="_1468075726" r:id="rId40">
            <o:LockedField>false</o:LockedField>
          </o:OLEObject>
        </w:object>
      </w:r>
    </w:p>
    <w:p w14:paraId="316DD2F3">
      <w:pPr>
        <w:ind w:firstLine="480"/>
      </w:pPr>
      <w:r>
        <w:rPr>
          <w:rFonts w:hint="eastAsia"/>
        </w:rPr>
        <w:t>国资监管个性化搜索为国资委用户提供适配国资监管业务语境的搜索服务。精准捕捉国资委用户输入关键词或语句片段中蕴含的监管需求，系统依托国资专属资源“图书馆”，实现对资源“图书馆”全库内容的全面检索与主动匹配，以此筛选出与用户权限、监管领域最贴合用户需求高度契合的内容，并提供贴合国资业务分类的检索主题和基于监管工作关联性的搜索推荐功能，进一步优化用户的搜索体验。通过资源“图书馆”，自动生成国资监管检索结果，为用户提供高效、精准的知识检索与问答服务，满足日常业务需求，助力国资委的业务决策与信息管理。</w:t>
      </w:r>
    </w:p>
    <w:p w14:paraId="5D426FEB">
      <w:pPr>
        <w:ind w:firstLine="480"/>
      </w:pPr>
      <w:r>
        <w:rPr>
          <w:rFonts w:hint="eastAsia"/>
        </w:rPr>
        <w:t>（2）国资监管个性化问答</w:t>
      </w:r>
    </w:p>
    <w:p w14:paraId="58CC7AB0">
      <w:pPr>
        <w:pStyle w:val="25"/>
      </w:pPr>
    </w:p>
    <w:p w14:paraId="1B95310D">
      <w:pPr>
        <w:ind w:firstLine="480"/>
        <w:rPr>
          <w:rFonts w:hint="eastAsia"/>
        </w:rPr>
      </w:pPr>
      <w:r>
        <w:rPr>
          <w:rFonts w:hint="eastAsia"/>
        </w:rPr>
        <w:object>
          <v:shape id="_x0000_i1027" o:spt="75" type="#_x0000_t75" style="height:342.05pt;width:375pt;" o:ole="t" filled="f" o:preferrelative="t" stroked="f" coordsize="21600,21600">
            <v:path/>
            <v:fill on="f" focussize="0,0"/>
            <v:stroke on="f" joinstyle="miter"/>
            <v:imagedata r:id="rId43" o:title=""/>
            <o:lock v:ext="edit" aspectratio="t"/>
            <w10:wrap type="none"/>
            <w10:anchorlock/>
          </v:shape>
          <o:OLEObject Type="Embed" ProgID="Visio.Drawing.15" ShapeID="_x0000_i1027" DrawAspect="Content" ObjectID="_1468075727" r:id="rId42">
            <o:LockedField>false</o:LockedField>
          </o:OLEObject>
        </w:object>
      </w:r>
    </w:p>
    <w:p w14:paraId="378B967E">
      <w:pPr>
        <w:ind w:firstLine="480"/>
      </w:pPr>
      <w:r>
        <w:rPr>
          <w:rFonts w:hint="eastAsia"/>
        </w:rPr>
        <w:t>国资监管个性化问答为国资委用户提供贴合监管场景的问答服务。系统根据用户在国资体系内的权限和核心业务需求，快速理解用户的问题意图，并结合相关信息，从国资监管资源库中检索相关内容，提供深度关联且精准的答案，实现对复杂问题的深入分析与研究，满足用户多样化的业务咨询与决策支持需求。</w:t>
      </w:r>
    </w:p>
    <w:p w14:paraId="0119307A">
      <w:pPr>
        <w:ind w:firstLine="480"/>
      </w:pPr>
      <w:r>
        <w:rPr>
          <w:rFonts w:hint="eastAsia"/>
        </w:rPr>
        <w:t>（3）国资监管个性化写作</w:t>
      </w:r>
    </w:p>
    <w:p w14:paraId="3E655D7C">
      <w:pPr>
        <w:pStyle w:val="25"/>
      </w:pPr>
    </w:p>
    <w:p w14:paraId="25AEA50F">
      <w:pPr>
        <w:ind w:firstLine="480"/>
        <w:rPr>
          <w:rFonts w:hint="eastAsia"/>
        </w:rPr>
      </w:pPr>
      <w:r>
        <w:rPr>
          <w:rFonts w:hint="eastAsia"/>
        </w:rPr>
        <w:object>
          <v:shape id="_x0000_i1028" o:spt="75" type="#_x0000_t75" style="height:277.5pt;width:415.2pt;" o:ole="t" filled="f" o:preferrelative="t" stroked="f" coordsize="21600,21600">
            <v:path/>
            <v:fill on="f" focussize="0,0"/>
            <v:stroke on="f" joinstyle="miter"/>
            <v:imagedata r:id="rId45" o:title=""/>
            <o:lock v:ext="edit" aspectratio="t"/>
            <w10:wrap type="none"/>
            <w10:anchorlock/>
          </v:shape>
          <o:OLEObject Type="Embed" ProgID="Visio.Drawing.15" ShapeID="_x0000_i1028" DrawAspect="Content" ObjectID="_1468075728" r:id="rId44">
            <o:LockedField>false</o:LockedField>
          </o:OLEObject>
        </w:object>
      </w:r>
    </w:p>
    <w:p w14:paraId="51C03B7C">
      <w:pPr>
        <w:ind w:firstLine="480"/>
      </w:pPr>
      <w:r>
        <w:rPr>
          <w:rFonts w:hint="eastAsia"/>
        </w:rPr>
        <w:t>国资监管个性化写作支持多种贴合监管场景写作模式与场景需求。系统通过标题、特定向导等方式，提供标题写作、向导式写作等写作功能，满足法定文书、事务文书及其他多种国资监管业务文体的行文要求。同时，系统具备国资监管文件仿写、扩写、缩写、续写和润色等能力，可根据不同国资监管业务场景和类型的行文需求，生成高质量的写作内容。此外，国资监管个性化写作还支持快速查阅公文素材及范文库，满足用户在生成式、仿写式写作中的多样化需求，有效提升写作质量和效率，为用户在日常公文处理和业务写作中提供便捷化的支持。</w:t>
      </w:r>
    </w:p>
    <w:p w14:paraId="56B6D664">
      <w:pPr>
        <w:ind w:firstLine="480"/>
      </w:pPr>
      <w:r>
        <w:rPr>
          <w:rFonts w:hint="eastAsia"/>
        </w:rPr>
        <w:t>（4）国资监管个性化校核</w:t>
      </w:r>
    </w:p>
    <w:p w14:paraId="3F4BAC12">
      <w:pPr>
        <w:pStyle w:val="25"/>
      </w:pPr>
    </w:p>
    <w:p w14:paraId="3CF81F22">
      <w:pPr>
        <w:ind w:firstLine="480"/>
        <w:rPr>
          <w:rFonts w:hint="eastAsia"/>
        </w:rPr>
      </w:pPr>
      <w:r>
        <w:rPr>
          <w:rFonts w:hint="eastAsia"/>
        </w:rPr>
        <w:object>
          <v:shape id="_x0000_i1029" o:spt="75" type="#_x0000_t75" style="height:259.8pt;width:415.25pt;" o:ole="t" filled="f" o:preferrelative="t" stroked="f" coordsize="21600,21600">
            <v:path/>
            <v:fill on="f" focussize="0,0"/>
            <v:stroke on="f" joinstyle="miter"/>
            <v:imagedata r:id="rId47" o:title=""/>
            <o:lock v:ext="edit" aspectratio="t"/>
            <w10:wrap type="none"/>
            <w10:anchorlock/>
          </v:shape>
          <o:OLEObject Type="Embed" ProgID="Visio.Drawing.15" ShapeID="_x0000_i1029" DrawAspect="Content" ObjectID="_1468075729" r:id="rId46">
            <o:LockedField>false</o:LockedField>
          </o:OLEObject>
        </w:object>
      </w:r>
    </w:p>
    <w:p w14:paraId="5514FE09">
      <w:pPr>
        <w:ind w:firstLine="480"/>
      </w:pPr>
      <w:r>
        <w:rPr>
          <w:rFonts w:hint="eastAsia"/>
        </w:rPr>
        <w:t>国资监管个性化校核基于适配国资业务的纠偏能力，对国资委相关文件内容进行全方位、多层次的深度分析，快速准确识别并排查文中错误。系统从国资监管文本规范性、地名、领导排序、职务排序、敏感词、法律法规等多维度出发，精准识别国资监管文书中常见常犯的各类错误，并提供自动校对、在线纠错等功能，确保国资监管文书在语言文字、思想导向、法律合规以及内容引用等方面的准确性、规范性且符合国资监管要求，从而提升公文处理效率，降低潜在风险，为国资委的公文管理与业务决策提供可靠保障。</w:t>
      </w:r>
    </w:p>
    <w:p w14:paraId="216294C2">
      <w:pPr>
        <w:pStyle w:val="5"/>
        <w:numPr>
          <w:ilvl w:val="3"/>
          <w:numId w:val="0"/>
        </w:numPr>
      </w:pPr>
      <w:r>
        <w:rPr>
          <w:rFonts w:hint="eastAsia" w:cs="宋体"/>
        </w:rPr>
        <w:t xml:space="preserve">4.3.2.16  </w:t>
      </w:r>
      <w:r>
        <w:rPr>
          <w:rFonts w:hint="eastAsia"/>
        </w:rPr>
        <w:t>全面风险预警子系统（宣传部功能模块）</w:t>
      </w:r>
    </w:p>
    <w:p w14:paraId="5DF1A91F">
      <w:pPr>
        <w:pStyle w:val="25"/>
      </w:pPr>
      <w:r>
        <w:drawing>
          <wp:inline distT="0" distB="0" distL="0" distR="0">
            <wp:extent cx="4427855" cy="5212080"/>
            <wp:effectExtent l="0" t="0" r="1270" b="762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48" cstate="hqprint"/>
                    <a:srcRect l="15836"/>
                    <a:stretch>
                      <a:fillRect/>
                    </a:stretch>
                  </pic:blipFill>
                  <pic:spPr>
                    <a:xfrm>
                      <a:off x="0" y="0"/>
                      <a:ext cx="4427971" cy="5212647"/>
                    </a:xfrm>
                    <a:prstGeom prst="rect">
                      <a:avLst/>
                    </a:prstGeom>
                  </pic:spPr>
                </pic:pic>
              </a:graphicData>
            </a:graphic>
          </wp:inline>
        </w:drawing>
      </w:r>
    </w:p>
    <w:p w14:paraId="1AF1F184">
      <w:pPr>
        <w:ind w:firstLine="480"/>
      </w:pPr>
      <w:r>
        <w:rPr>
          <w:rFonts w:hint="eastAsia"/>
        </w:rPr>
        <w:t>构建一套切实可行的闭环风险管理机制、一宣传部发现并预警风险的能个全面有效的风险预警管理系统，加强市委力，提高企业的整体抗风险能力。</w:t>
      </w:r>
    </w:p>
    <w:p w14:paraId="4ECB13F8">
      <w:pPr>
        <w:pStyle w:val="4"/>
        <w:numPr>
          <w:ilvl w:val="2"/>
          <w:numId w:val="0"/>
        </w:numPr>
      </w:pPr>
      <w:bookmarkStart w:id="97" w:name="_Toc24273"/>
      <w:r>
        <w:rPr>
          <w:rFonts w:hint="eastAsia" w:ascii="Times New Roman" w:hAnsi="Times New Roman" w:cs="宋体"/>
        </w:rPr>
        <w:t xml:space="preserve">4.3.3  </w:t>
      </w:r>
      <w:r>
        <w:t>业务量分析</w:t>
      </w:r>
      <w:bookmarkEnd w:id="97"/>
    </w:p>
    <w:p w14:paraId="5FC9E1B7">
      <w:pPr>
        <w:pStyle w:val="5"/>
        <w:numPr>
          <w:ilvl w:val="3"/>
          <w:numId w:val="0"/>
        </w:numPr>
      </w:pPr>
      <w:r>
        <w:rPr>
          <w:rFonts w:hint="eastAsia" w:cs="宋体"/>
        </w:rPr>
        <w:t xml:space="preserve">4.3.3.1  </w:t>
      </w:r>
      <w:r>
        <w:rPr>
          <w:rFonts w:hint="eastAsia"/>
        </w:rPr>
        <w:t>干部人才管理子系统</w:t>
      </w:r>
    </w:p>
    <w:p w14:paraId="5EE51467">
      <w:pPr>
        <w:ind w:firstLine="480"/>
      </w:pPr>
      <w:r>
        <w:rPr>
          <w:rFonts w:hint="eastAsia"/>
        </w:rPr>
        <w:t>当前业务面向用户预计300人，平均每日使用人数20人，使用频次500次，预计年使用业务量15万。</w:t>
      </w:r>
    </w:p>
    <w:p w14:paraId="154C94FA">
      <w:pPr>
        <w:ind w:firstLine="480"/>
      </w:pPr>
      <w:r>
        <w:rPr>
          <w:rFonts w:hint="eastAsia"/>
        </w:rPr>
        <w:t>上海市国资委干部人才管理子系统供、委内领导、领管处、人事处、企业监管人员、下属集团人事人员使用，估算总覆盖人数约300人，涉及到干部管理、干部监督、干部任免、教育培训等业务，按照5%的比例使用系统进行用户量估算。</w:t>
      </w:r>
    </w:p>
    <w:p w14:paraId="35FC0154">
      <w:pPr>
        <w:ind w:firstLine="480"/>
      </w:pPr>
      <w:r>
        <w:rPr>
          <w:rFonts w:hint="eastAsia"/>
        </w:rPr>
        <w:t>每年以365天为基础进行统计，平均按照每个用户每年通过上海市国资委干部人才管理子系统开展10笔业务，年业务量约为30000笔。</w:t>
      </w:r>
    </w:p>
    <w:p w14:paraId="1FCBCA6F">
      <w:pPr>
        <w:pStyle w:val="5"/>
        <w:numPr>
          <w:ilvl w:val="3"/>
          <w:numId w:val="0"/>
        </w:numPr>
      </w:pPr>
      <w:r>
        <w:rPr>
          <w:rFonts w:hint="eastAsia" w:cs="宋体"/>
        </w:rPr>
        <w:t xml:space="preserve">4.3.3.2  </w:t>
      </w:r>
      <w:r>
        <w:rPr>
          <w:rFonts w:hint="eastAsia"/>
        </w:rPr>
        <w:t>投资监管管理子系统</w:t>
      </w:r>
    </w:p>
    <w:p w14:paraId="6821D2C6">
      <w:pPr>
        <w:ind w:firstLine="480"/>
      </w:pPr>
      <w:r>
        <w:rPr>
          <w:rFonts w:hint="eastAsia"/>
        </w:rPr>
        <w:t>投资监管子系统面向监管企业44家，包含6个业务，其中每年要求定期上报业务4个，平均按照每个用户每年通过投资监管子系统开展4笔业务，年业务量约为200笔。</w:t>
      </w:r>
    </w:p>
    <w:p w14:paraId="749FD696">
      <w:pPr>
        <w:pStyle w:val="5"/>
        <w:numPr>
          <w:ilvl w:val="3"/>
          <w:numId w:val="0"/>
        </w:numPr>
      </w:pPr>
      <w:r>
        <w:rPr>
          <w:rFonts w:hint="eastAsia" w:cs="宋体"/>
        </w:rPr>
        <w:t xml:space="preserve">4.3.3.3  </w:t>
      </w:r>
      <w:r>
        <w:rPr>
          <w:rFonts w:hint="eastAsia"/>
        </w:rPr>
        <w:t>市属国企投资基金信息子系统</w:t>
      </w:r>
    </w:p>
    <w:p w14:paraId="32F81E79">
      <w:pPr>
        <w:ind w:firstLine="480"/>
      </w:pPr>
      <w:r>
        <w:rPr>
          <w:rFonts w:hint="eastAsia"/>
        </w:rPr>
        <w:t>每年以季度为单位进行数据报送业务，预计每季度报送基金数量为500余个。原厂商收录报送基金数量1.4W余个。</w:t>
      </w:r>
    </w:p>
    <w:p w14:paraId="73B5C3AC">
      <w:pPr>
        <w:pStyle w:val="5"/>
        <w:numPr>
          <w:ilvl w:val="3"/>
          <w:numId w:val="0"/>
        </w:numPr>
      </w:pPr>
      <w:r>
        <w:rPr>
          <w:rFonts w:hint="eastAsia" w:cs="宋体"/>
        </w:rPr>
        <w:t xml:space="preserve">4.3.3.4  </w:t>
      </w:r>
      <w:r>
        <w:rPr>
          <w:rFonts w:hint="eastAsia"/>
        </w:rPr>
        <w:t>国际化经营子系统</w:t>
      </w:r>
    </w:p>
    <w:p w14:paraId="1F2094C6">
      <w:pPr>
        <w:ind w:firstLine="480"/>
      </w:pPr>
      <w:r>
        <w:rPr>
          <w:rFonts w:hint="eastAsia"/>
        </w:rPr>
        <w:t>国际化经营子系统业务主要针对企业集团及下属有国际化经营的企业用户，用户定期在子系统上报年度数据，预测用户为1000个，预估最大并发用户为300个，数据量估算为预计每年产生数据量约为10G，预计三年数据量为30G。</w:t>
      </w:r>
    </w:p>
    <w:p w14:paraId="3FF82A00">
      <w:pPr>
        <w:pStyle w:val="5"/>
        <w:numPr>
          <w:ilvl w:val="3"/>
          <w:numId w:val="0"/>
        </w:numPr>
      </w:pPr>
      <w:r>
        <w:rPr>
          <w:rFonts w:hint="eastAsia" w:cs="宋体"/>
        </w:rPr>
        <w:t xml:space="preserve">4.3.3.5  </w:t>
      </w:r>
      <w:r>
        <w:rPr>
          <w:rFonts w:hint="eastAsia"/>
        </w:rPr>
        <w:t>国企价值评估子系统</w:t>
      </w:r>
    </w:p>
    <w:p w14:paraId="2E701313">
      <w:pPr>
        <w:ind w:firstLine="480"/>
      </w:pPr>
      <w:r>
        <w:rPr>
          <w:rFonts w:hint="eastAsia"/>
        </w:rPr>
        <w:t>本次项目用户涉及约300用户数。项目数据主要包括平台基础数据和日志数据。</w:t>
      </w:r>
    </w:p>
    <w:p w14:paraId="1C9887E9">
      <w:pPr>
        <w:ind w:firstLine="480"/>
      </w:pPr>
      <w:r>
        <w:rPr>
          <w:rFonts w:hint="eastAsia"/>
        </w:rPr>
        <w:t>基础数据按100000条记录计算，平均按每条2K计算，则总量为195.3M。</w:t>
      </w:r>
    </w:p>
    <w:p w14:paraId="22A2BE7A">
      <w:pPr>
        <w:ind w:firstLine="480"/>
      </w:pPr>
      <w:r>
        <w:rPr>
          <w:rFonts w:hint="eastAsia"/>
        </w:rPr>
        <w:t>业务数据按照已完结的评估登记业务数量预估为1000条，其中系统所产生的附件预估约50G，产生的数据库存储数据量预估约为450G。现阶段平均每天完结约35条业务。</w:t>
      </w:r>
    </w:p>
    <w:p w14:paraId="58721713">
      <w:pPr>
        <w:pStyle w:val="5"/>
        <w:numPr>
          <w:ilvl w:val="3"/>
          <w:numId w:val="0"/>
        </w:numPr>
      </w:pPr>
      <w:r>
        <w:rPr>
          <w:rFonts w:hint="eastAsia" w:cs="宋体"/>
        </w:rPr>
        <w:t xml:space="preserve">4.3.3.6  </w:t>
      </w:r>
      <w:r>
        <w:rPr>
          <w:rFonts w:hint="eastAsia"/>
        </w:rPr>
        <w:t>全面风险预警管理子系统</w:t>
      </w:r>
    </w:p>
    <w:p w14:paraId="2BEC1C0E">
      <w:pPr>
        <w:ind w:firstLine="480"/>
      </w:pPr>
      <w:r>
        <w:rPr>
          <w:rFonts w:hint="eastAsia"/>
        </w:rPr>
        <w:t>全面风险预警管理子系统业务主要针对国资委用户、企业用户，通过子系统对企业综合风险评级及8个风险领域的预警，对企业发送预警问询函，该子系统预测用户约为300个，平均每日使用人数50个，预估最大并发用户为100个，涉及到查询业务、审核业务，其中查询用户约为250户，审核用户约为50户。审核用户每年以365天为基础进行统计，平均按照每个用户每年通过全面风险预警管理子系统开展12笔业务，年业务量约为600笔。</w:t>
      </w:r>
    </w:p>
    <w:p w14:paraId="1BFD0AFF">
      <w:pPr>
        <w:pStyle w:val="5"/>
        <w:numPr>
          <w:ilvl w:val="3"/>
          <w:numId w:val="0"/>
        </w:numPr>
      </w:pPr>
      <w:r>
        <w:rPr>
          <w:rFonts w:hint="eastAsia" w:cs="宋体"/>
        </w:rPr>
        <w:t xml:space="preserve">4.3.3.7  </w:t>
      </w:r>
      <w:r>
        <w:rPr>
          <w:rFonts w:hint="eastAsia"/>
        </w:rPr>
        <w:t>国资监管采集子系统</w:t>
      </w:r>
    </w:p>
    <w:p w14:paraId="559B9E2B">
      <w:pPr>
        <w:ind w:firstLine="480"/>
      </w:pPr>
      <w:r>
        <w:rPr>
          <w:rFonts w:hint="eastAsia"/>
        </w:rPr>
        <w:t>财务数据采集子系统业务量分析：该子系统主要针对国资委用户、企业集团用户、企业重点子公司用户，现阶段子系统用户超过1400，预测用户将达到2000个，预估最大并发用户为200个，数据量估算为财务决算（年）10G+财务预算（年）5G+财务快报（月）1G*12+融资担保发债数据（年）3G+境外企业情况数据（年）3G，预计每年产生数据量约为33G，预计三年数据量为100G。</w:t>
      </w:r>
    </w:p>
    <w:p w14:paraId="4E0FC70A">
      <w:pPr>
        <w:pStyle w:val="5"/>
        <w:numPr>
          <w:ilvl w:val="3"/>
          <w:numId w:val="0"/>
        </w:numPr>
      </w:pPr>
      <w:r>
        <w:rPr>
          <w:rFonts w:hint="eastAsia" w:cs="宋体"/>
        </w:rPr>
        <w:t xml:space="preserve">4.3.3.8  </w:t>
      </w:r>
      <w:r>
        <w:rPr>
          <w:rFonts w:hint="eastAsia"/>
        </w:rPr>
        <w:t>国资经营预算管理子系统</w:t>
      </w:r>
    </w:p>
    <w:p w14:paraId="4E53A84B">
      <w:pPr>
        <w:ind w:firstLine="480"/>
      </w:pPr>
      <w:r>
        <w:rPr>
          <w:rFonts w:hint="eastAsia"/>
        </w:rPr>
        <w:t>国资经营预算管理子系统业务主要针对国资委用户、企业集团用户，用户定期在子系统上报经营预算数据，预测用户为1000个，预估最大并发用户为300个，数据量估算为预计每年产生数据量约为10G，预计三年数据量为30G。</w:t>
      </w:r>
    </w:p>
    <w:p w14:paraId="7A6C2108">
      <w:pPr>
        <w:pStyle w:val="5"/>
        <w:numPr>
          <w:ilvl w:val="3"/>
          <w:numId w:val="0"/>
        </w:numPr>
      </w:pPr>
      <w:r>
        <w:rPr>
          <w:rFonts w:hint="eastAsia" w:cs="宋体"/>
        </w:rPr>
        <w:t xml:space="preserve">4.3.3.9  </w:t>
      </w:r>
      <w:r>
        <w:rPr>
          <w:rFonts w:hint="eastAsia"/>
        </w:rPr>
        <w:t>企业分配事中事后监管子系统</w:t>
      </w:r>
    </w:p>
    <w:p w14:paraId="213C1D4E">
      <w:pPr>
        <w:ind w:firstLine="480"/>
      </w:pPr>
      <w:r>
        <w:rPr>
          <w:rFonts w:hint="eastAsia"/>
        </w:rPr>
        <w:t>当前业务面向国资监管企业及市国资用户，平均每日使用85次/人，使用频次前三季度为高频。</w:t>
      </w:r>
    </w:p>
    <w:p w14:paraId="1A3CF44F">
      <w:pPr>
        <w:ind w:firstLine="480"/>
      </w:pPr>
      <w:r>
        <w:rPr>
          <w:rFonts w:hint="eastAsia"/>
        </w:rPr>
        <w:t>企业分配事中事后监管子系统提供市属监管集团及市国资用户以及维护人员等使用，估算总覆盖人数约为六百人左右，涉及到数据传输管理、指标预警管理、数据查询管理，数据传输管理用户量约占28%，指标预警管理用户量约占4%，数据查询管理用户量约占31%。</w:t>
      </w:r>
    </w:p>
    <w:p w14:paraId="2F752C4E">
      <w:pPr>
        <w:pStyle w:val="5"/>
        <w:numPr>
          <w:ilvl w:val="3"/>
          <w:numId w:val="0"/>
        </w:numPr>
      </w:pPr>
      <w:r>
        <w:rPr>
          <w:rFonts w:hint="eastAsia" w:cs="宋体"/>
        </w:rPr>
        <w:t xml:space="preserve">4.3.3.10  </w:t>
      </w:r>
      <w:r>
        <w:rPr>
          <w:rFonts w:hint="eastAsia"/>
        </w:rPr>
        <w:t>国有房地资产信息监管子系统</w:t>
      </w:r>
    </w:p>
    <w:p w14:paraId="3D316941">
      <w:pPr>
        <w:ind w:firstLine="480"/>
      </w:pPr>
      <w:r>
        <w:rPr>
          <w:rFonts w:hint="eastAsia"/>
        </w:rPr>
        <w:t>目前，上海市国资委业务主要面向上海市四十余家国资企业、委内综合处室及委领导。</w:t>
      </w:r>
    </w:p>
    <w:p w14:paraId="2B9FAFF1">
      <w:pPr>
        <w:ind w:firstLine="480"/>
      </w:pPr>
      <w:r>
        <w:rPr>
          <w:rFonts w:hint="eastAsia"/>
        </w:rPr>
        <w:t>业务总使用人数约100人，每年以365天为基础进行统计，平均按照每个用户每年通过上海市国资国企在线监管服务平台大系统开展20笔业务，年业务量约为2000笔。</w:t>
      </w:r>
    </w:p>
    <w:p w14:paraId="282D7569">
      <w:pPr>
        <w:pStyle w:val="5"/>
        <w:numPr>
          <w:ilvl w:val="3"/>
          <w:numId w:val="0"/>
        </w:numPr>
      </w:pPr>
      <w:r>
        <w:rPr>
          <w:rFonts w:hint="eastAsia" w:cs="宋体"/>
        </w:rPr>
        <w:t xml:space="preserve">4.3.3.11  </w:t>
      </w:r>
      <w:r>
        <w:rPr>
          <w:rFonts w:hint="eastAsia"/>
        </w:rPr>
        <w:t>内部审计子系统</w:t>
      </w:r>
    </w:p>
    <w:p w14:paraId="72FE1435">
      <w:pPr>
        <w:ind w:firstLine="480"/>
      </w:pPr>
      <w:r>
        <w:rPr>
          <w:rFonts w:hint="eastAsia"/>
        </w:rPr>
        <w:t>内部审计子系统业务主要针对企业集团及下属有审计职能企业用户，用户定期在子系统上报季度和月度数据及报告，根据实际业务情况及时上报重大审计情况报备单（一事一报）及内审重要情况报备单，预测用户为1000个，预估最大并发用户为300个，数据量估算为内审季报数据（季）0.5G*4+重大事项报备数据（年）1G+内审月报数据（月）0.5G*12，预计每年产生数据量约为10G，预计三年数据量为30G。</w:t>
      </w:r>
    </w:p>
    <w:p w14:paraId="185A3802">
      <w:pPr>
        <w:pStyle w:val="5"/>
        <w:numPr>
          <w:ilvl w:val="3"/>
          <w:numId w:val="0"/>
        </w:numPr>
      </w:pPr>
      <w:r>
        <w:rPr>
          <w:rFonts w:hint="eastAsia" w:cs="宋体"/>
        </w:rPr>
        <w:t xml:space="preserve">4.3.3.12  </w:t>
      </w:r>
      <w:r>
        <w:rPr>
          <w:rFonts w:hint="eastAsia"/>
        </w:rPr>
        <w:t>审计整改管理子系统</w:t>
      </w:r>
    </w:p>
    <w:p w14:paraId="582356DA">
      <w:pPr>
        <w:ind w:firstLine="480"/>
      </w:pPr>
      <w:r>
        <w:rPr>
          <w:rFonts w:hint="eastAsia"/>
        </w:rPr>
        <w:t>无（该项目为服务项目）</w:t>
      </w:r>
    </w:p>
    <w:p w14:paraId="5EC7D6E4">
      <w:pPr>
        <w:pStyle w:val="5"/>
        <w:numPr>
          <w:ilvl w:val="3"/>
          <w:numId w:val="0"/>
        </w:numPr>
      </w:pPr>
      <w:r>
        <w:rPr>
          <w:rFonts w:hint="eastAsia" w:cs="宋体"/>
        </w:rPr>
        <w:t xml:space="preserve">4.3.3.13  </w:t>
      </w:r>
      <w:r>
        <w:rPr>
          <w:rFonts w:hint="eastAsia"/>
        </w:rPr>
        <w:t>内部控制测评管理子系统</w:t>
      </w:r>
    </w:p>
    <w:p w14:paraId="338BBFAC">
      <w:pPr>
        <w:ind w:firstLine="480"/>
      </w:pPr>
      <w:r>
        <w:rPr>
          <w:rFonts w:hint="eastAsia"/>
        </w:rPr>
        <w:t>当前业务面向国资委用户、事务所用户，平均每日使用人数300，使用频次1次，预计年使用业务量5000次。</w:t>
      </w:r>
    </w:p>
    <w:p w14:paraId="1344F0F8">
      <w:pPr>
        <w:ind w:firstLine="480"/>
      </w:pPr>
      <w:r>
        <w:rPr>
          <w:rFonts w:hint="eastAsia"/>
        </w:rPr>
        <w:t>内部控制评测管理子系统供国资委用户、事务所用户使用，估算总覆盖人数约300人，涉及到对企业19个流程的关键控制进行打分，并进行缺陷汇总及分析业务，按照100%的比例使用内部控制评测管理子系统进行用户量估算。</w:t>
      </w:r>
    </w:p>
    <w:p w14:paraId="56DD1882">
      <w:pPr>
        <w:ind w:firstLine="480"/>
      </w:pPr>
      <w:r>
        <w:rPr>
          <w:rFonts w:hint="eastAsia"/>
        </w:rPr>
        <w:t>每年以365天为基础进行统计，平均按照每个用户每年通过内部控制评测管理子系统开展15笔业务，年业务量约为5000笔。</w:t>
      </w:r>
    </w:p>
    <w:p w14:paraId="7B0218D3">
      <w:pPr>
        <w:pStyle w:val="5"/>
        <w:numPr>
          <w:ilvl w:val="3"/>
          <w:numId w:val="0"/>
        </w:numPr>
      </w:pPr>
      <w:r>
        <w:rPr>
          <w:rFonts w:hint="eastAsia" w:cs="宋体"/>
        </w:rPr>
        <w:t xml:space="preserve">4.3.3.14  </w:t>
      </w:r>
      <w:r>
        <w:rPr>
          <w:rFonts w:hint="eastAsia"/>
        </w:rPr>
        <w:t>企业服务大厅</w:t>
      </w:r>
    </w:p>
    <w:p w14:paraId="1A7F628C">
      <w:pPr>
        <w:ind w:firstLine="480"/>
      </w:pPr>
      <w:r>
        <w:rPr>
          <w:rFonts w:hint="eastAsia"/>
        </w:rPr>
        <w:t>当前企业服务大厅平台涵盖政策咨询、审批管理、综合服务、党建工作、监督检查、重点工作、业务系统及信息反馈共8个模块，本次新增监管企业稳增长工作周报、党员教育初步排摸这两个业务流程。按照1000位用户、每位用户平均每日使用次数为20次计算，预计年使用业务量为20000。</w:t>
      </w:r>
    </w:p>
    <w:p w14:paraId="23F44D22">
      <w:pPr>
        <w:pStyle w:val="5"/>
        <w:numPr>
          <w:ilvl w:val="3"/>
          <w:numId w:val="0"/>
        </w:numPr>
      </w:pPr>
      <w:r>
        <w:rPr>
          <w:rFonts w:hint="eastAsia" w:cs="宋体"/>
        </w:rPr>
        <w:t xml:space="preserve">4.3.3.15  </w:t>
      </w:r>
      <w:r>
        <w:rPr>
          <w:rFonts w:hint="eastAsia"/>
        </w:rPr>
        <w:t>国资监管数智管理子系统</w:t>
      </w:r>
    </w:p>
    <w:p w14:paraId="6E3FD4A2">
      <w:pPr>
        <w:ind w:firstLine="482"/>
        <w:rPr>
          <w:b/>
          <w:bCs/>
        </w:rPr>
      </w:pPr>
      <w:r>
        <w:rPr>
          <w:rFonts w:hint="eastAsia"/>
          <w:b/>
          <w:bCs/>
        </w:rPr>
        <w:t>1、国资智能管理平台业务量</w:t>
      </w:r>
    </w:p>
    <w:p w14:paraId="21CD4F67">
      <w:pPr>
        <w:ind w:firstLine="480"/>
      </w:pPr>
      <w:r>
        <w:rPr>
          <w:rFonts w:hint="eastAsia"/>
        </w:rPr>
        <w:t>国资智能管理平台主要是资源图书馆的国资监管个性化搜索、国资监管个性化问答、国资监管个性化写作和国资监管个性化校核，其获取的数据类型主要为结构和非结构化数据。智能应用场景每天按照生成1000条信息计算，每年按250个工作日进行测算，则每年业务量为250000条。</w:t>
      </w:r>
    </w:p>
    <w:p w14:paraId="5C6BE255">
      <w:pPr>
        <w:ind w:firstLine="482"/>
        <w:rPr>
          <w:b/>
          <w:bCs/>
        </w:rPr>
      </w:pPr>
      <w:r>
        <w:rPr>
          <w:rFonts w:hint="eastAsia"/>
          <w:b/>
          <w:bCs/>
        </w:rPr>
        <w:t>2、国资数据服务业务量</w:t>
      </w:r>
    </w:p>
    <w:p w14:paraId="31D6AE65">
      <w:pPr>
        <w:ind w:firstLine="480"/>
      </w:pPr>
      <w:r>
        <w:rPr>
          <w:rFonts w:hint="eastAsia"/>
        </w:rPr>
        <w:t>本项目国资数据包含两个来源渠道：</w:t>
      </w:r>
    </w:p>
    <w:p w14:paraId="13ED3887">
      <w:pPr>
        <w:ind w:firstLine="480"/>
      </w:pPr>
      <w:r>
        <w:rPr>
          <w:rFonts w:hint="eastAsia"/>
        </w:rPr>
        <w:t>一是政务外网部署的系统数据，包含随申办OA系统等业务数据。二是第三方采购数据，包含司法大数据、上市公司数据、不动产交易数据等。</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1736"/>
        <w:gridCol w:w="1003"/>
        <w:gridCol w:w="656"/>
        <w:gridCol w:w="1003"/>
        <w:gridCol w:w="656"/>
        <w:gridCol w:w="1004"/>
        <w:gridCol w:w="1004"/>
        <w:gridCol w:w="1004"/>
      </w:tblGrid>
      <w:tr w14:paraId="7F0BA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6" w:hRule="atLeast"/>
          <w:jc w:val="center"/>
        </w:trPr>
        <w:tc>
          <w:tcPr>
            <w:tcW w:w="267" w:type="pct"/>
            <w:vAlign w:val="center"/>
          </w:tcPr>
          <w:p w14:paraId="0E9E52BC">
            <w:pPr>
              <w:pStyle w:val="30"/>
            </w:pPr>
            <w:r>
              <w:rPr>
                <w:rFonts w:hint="eastAsia"/>
              </w:rPr>
              <w:t>系统类型</w:t>
            </w:r>
          </w:p>
        </w:tc>
        <w:tc>
          <w:tcPr>
            <w:tcW w:w="1018" w:type="pct"/>
            <w:vAlign w:val="center"/>
          </w:tcPr>
          <w:p w14:paraId="6AD8B8E8">
            <w:pPr>
              <w:pStyle w:val="30"/>
            </w:pPr>
            <w:r>
              <w:rPr>
                <w:rFonts w:hint="eastAsia"/>
              </w:rPr>
              <w:t>系统名称</w:t>
            </w:r>
          </w:p>
        </w:tc>
        <w:tc>
          <w:tcPr>
            <w:tcW w:w="588" w:type="pct"/>
            <w:vAlign w:val="center"/>
          </w:tcPr>
          <w:p w14:paraId="173A887B">
            <w:pPr>
              <w:pStyle w:val="30"/>
            </w:pPr>
            <w:r>
              <w:rPr>
                <w:rFonts w:hint="eastAsia"/>
              </w:rPr>
              <w:t>磁盘空间占用（TB）</w:t>
            </w:r>
          </w:p>
        </w:tc>
        <w:tc>
          <w:tcPr>
            <w:tcW w:w="384" w:type="pct"/>
            <w:vAlign w:val="center"/>
          </w:tcPr>
          <w:p w14:paraId="3B929540">
            <w:pPr>
              <w:pStyle w:val="30"/>
            </w:pPr>
            <w:r>
              <w:rPr>
                <w:rFonts w:hint="eastAsia"/>
              </w:rPr>
              <w:t>归集数据比例</w:t>
            </w:r>
          </w:p>
        </w:tc>
        <w:tc>
          <w:tcPr>
            <w:tcW w:w="588" w:type="pct"/>
            <w:vAlign w:val="center"/>
          </w:tcPr>
          <w:p w14:paraId="0174856E">
            <w:pPr>
              <w:pStyle w:val="30"/>
            </w:pPr>
            <w:r>
              <w:rPr>
                <w:rFonts w:hint="eastAsia"/>
              </w:rPr>
              <w:t>需归集的有效数据量（TB）</w:t>
            </w:r>
          </w:p>
        </w:tc>
        <w:tc>
          <w:tcPr>
            <w:tcW w:w="384" w:type="pct"/>
            <w:vAlign w:val="center"/>
          </w:tcPr>
          <w:p w14:paraId="6E2F83E2">
            <w:pPr>
              <w:pStyle w:val="30"/>
            </w:pPr>
            <w:r>
              <w:rPr>
                <w:rFonts w:hint="eastAsia"/>
              </w:rPr>
              <w:t>数据年增长率</w:t>
            </w:r>
          </w:p>
        </w:tc>
        <w:tc>
          <w:tcPr>
            <w:tcW w:w="589" w:type="pct"/>
            <w:vAlign w:val="center"/>
          </w:tcPr>
          <w:p w14:paraId="2FE3546A">
            <w:pPr>
              <w:pStyle w:val="30"/>
            </w:pPr>
            <w:r>
              <w:rPr>
                <w:rFonts w:hint="eastAsia"/>
              </w:rPr>
              <w:t>第一年数据量（TB）</w:t>
            </w:r>
          </w:p>
        </w:tc>
        <w:tc>
          <w:tcPr>
            <w:tcW w:w="589" w:type="pct"/>
            <w:vAlign w:val="center"/>
          </w:tcPr>
          <w:p w14:paraId="3F2A2752">
            <w:pPr>
              <w:pStyle w:val="30"/>
            </w:pPr>
            <w:r>
              <w:rPr>
                <w:rFonts w:hint="eastAsia"/>
              </w:rPr>
              <w:t>第二年数据量（TB）</w:t>
            </w:r>
          </w:p>
        </w:tc>
        <w:tc>
          <w:tcPr>
            <w:tcW w:w="589" w:type="pct"/>
            <w:vAlign w:val="center"/>
          </w:tcPr>
          <w:p w14:paraId="4F335333">
            <w:pPr>
              <w:pStyle w:val="30"/>
            </w:pPr>
            <w:r>
              <w:rPr>
                <w:rFonts w:hint="eastAsia"/>
              </w:rPr>
              <w:t>第三年数据量（TB）</w:t>
            </w:r>
          </w:p>
        </w:tc>
      </w:tr>
      <w:tr w14:paraId="7A582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267" w:type="pct"/>
            <w:vMerge w:val="restart"/>
            <w:vAlign w:val="center"/>
          </w:tcPr>
          <w:p w14:paraId="7C10619C">
            <w:pPr>
              <w:pStyle w:val="30"/>
            </w:pPr>
            <w:r>
              <w:rPr>
                <w:rFonts w:hint="eastAsia"/>
              </w:rPr>
              <w:t>国资专网部署的系统</w:t>
            </w:r>
          </w:p>
        </w:tc>
        <w:tc>
          <w:tcPr>
            <w:tcW w:w="1018" w:type="pct"/>
            <w:vAlign w:val="center"/>
          </w:tcPr>
          <w:p w14:paraId="1B7DA944">
            <w:pPr>
              <w:pStyle w:val="30"/>
            </w:pPr>
            <w:r>
              <w:rPr>
                <w:rFonts w:hint="eastAsia"/>
              </w:rPr>
              <w:t>内部审计子系统</w:t>
            </w:r>
          </w:p>
        </w:tc>
        <w:tc>
          <w:tcPr>
            <w:tcW w:w="588" w:type="pct"/>
            <w:vAlign w:val="center"/>
          </w:tcPr>
          <w:p w14:paraId="3ED35877">
            <w:pPr>
              <w:pStyle w:val="30"/>
            </w:pPr>
            <w:r>
              <w:rPr>
                <w:rFonts w:hint="eastAsia"/>
              </w:rPr>
              <w:t>1.7</w:t>
            </w:r>
          </w:p>
        </w:tc>
        <w:tc>
          <w:tcPr>
            <w:tcW w:w="384" w:type="pct"/>
            <w:vAlign w:val="center"/>
          </w:tcPr>
          <w:p w14:paraId="4CF5A100">
            <w:pPr>
              <w:pStyle w:val="30"/>
            </w:pPr>
            <w:r>
              <w:rPr>
                <w:rFonts w:hint="eastAsia"/>
              </w:rPr>
              <w:t>20%</w:t>
            </w:r>
          </w:p>
        </w:tc>
        <w:tc>
          <w:tcPr>
            <w:tcW w:w="588" w:type="pct"/>
            <w:vAlign w:val="center"/>
          </w:tcPr>
          <w:p w14:paraId="062E59B1">
            <w:pPr>
              <w:pStyle w:val="30"/>
            </w:pPr>
            <w:r>
              <w:rPr>
                <w:rFonts w:hint="eastAsia"/>
              </w:rPr>
              <w:t>0.34</w:t>
            </w:r>
          </w:p>
        </w:tc>
        <w:tc>
          <w:tcPr>
            <w:tcW w:w="384" w:type="pct"/>
            <w:vAlign w:val="center"/>
          </w:tcPr>
          <w:p w14:paraId="3B3382DD">
            <w:pPr>
              <w:pStyle w:val="30"/>
            </w:pPr>
            <w:r>
              <w:rPr>
                <w:rFonts w:hint="eastAsia"/>
              </w:rPr>
              <w:t>20%</w:t>
            </w:r>
          </w:p>
        </w:tc>
        <w:tc>
          <w:tcPr>
            <w:tcW w:w="589" w:type="pct"/>
            <w:vAlign w:val="center"/>
          </w:tcPr>
          <w:p w14:paraId="42302E87">
            <w:pPr>
              <w:pStyle w:val="30"/>
            </w:pPr>
            <w:r>
              <w:rPr>
                <w:rFonts w:hint="eastAsia"/>
              </w:rPr>
              <w:t>0.41</w:t>
            </w:r>
          </w:p>
        </w:tc>
        <w:tc>
          <w:tcPr>
            <w:tcW w:w="589" w:type="pct"/>
            <w:vAlign w:val="center"/>
          </w:tcPr>
          <w:p w14:paraId="4D75CD81">
            <w:pPr>
              <w:pStyle w:val="30"/>
            </w:pPr>
            <w:r>
              <w:rPr>
                <w:rFonts w:hint="eastAsia"/>
              </w:rPr>
              <w:t>0.49</w:t>
            </w:r>
          </w:p>
        </w:tc>
        <w:tc>
          <w:tcPr>
            <w:tcW w:w="589" w:type="pct"/>
            <w:vAlign w:val="center"/>
          </w:tcPr>
          <w:p w14:paraId="3B59AD3F">
            <w:pPr>
              <w:pStyle w:val="30"/>
            </w:pPr>
            <w:r>
              <w:rPr>
                <w:rFonts w:hint="eastAsia"/>
              </w:rPr>
              <w:t>0.59</w:t>
            </w:r>
          </w:p>
        </w:tc>
      </w:tr>
      <w:tr w14:paraId="67446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267" w:type="pct"/>
            <w:vMerge w:val="continue"/>
            <w:vAlign w:val="center"/>
          </w:tcPr>
          <w:p w14:paraId="23AFB91D">
            <w:pPr>
              <w:pStyle w:val="30"/>
            </w:pPr>
          </w:p>
        </w:tc>
        <w:tc>
          <w:tcPr>
            <w:tcW w:w="1018" w:type="pct"/>
            <w:vAlign w:val="center"/>
          </w:tcPr>
          <w:p w14:paraId="275D5132">
            <w:pPr>
              <w:pStyle w:val="30"/>
            </w:pPr>
            <w:r>
              <w:rPr>
                <w:rFonts w:hint="eastAsia"/>
              </w:rPr>
              <w:t>国资监管采集子系统</w:t>
            </w:r>
          </w:p>
        </w:tc>
        <w:tc>
          <w:tcPr>
            <w:tcW w:w="588" w:type="pct"/>
            <w:vAlign w:val="center"/>
          </w:tcPr>
          <w:p w14:paraId="4200C5D4">
            <w:pPr>
              <w:pStyle w:val="30"/>
            </w:pPr>
            <w:r>
              <w:rPr>
                <w:rFonts w:hint="eastAsia"/>
              </w:rPr>
              <w:t>3.1</w:t>
            </w:r>
          </w:p>
        </w:tc>
        <w:tc>
          <w:tcPr>
            <w:tcW w:w="384" w:type="pct"/>
            <w:vAlign w:val="center"/>
          </w:tcPr>
          <w:p w14:paraId="32B2279D">
            <w:pPr>
              <w:pStyle w:val="30"/>
            </w:pPr>
            <w:r>
              <w:rPr>
                <w:rFonts w:hint="eastAsia"/>
              </w:rPr>
              <w:t>20%</w:t>
            </w:r>
          </w:p>
        </w:tc>
        <w:tc>
          <w:tcPr>
            <w:tcW w:w="588" w:type="pct"/>
            <w:vAlign w:val="center"/>
          </w:tcPr>
          <w:p w14:paraId="77A68474">
            <w:pPr>
              <w:pStyle w:val="30"/>
            </w:pPr>
            <w:r>
              <w:rPr>
                <w:rFonts w:hint="eastAsia"/>
              </w:rPr>
              <w:t>0.62</w:t>
            </w:r>
          </w:p>
        </w:tc>
        <w:tc>
          <w:tcPr>
            <w:tcW w:w="384" w:type="pct"/>
            <w:vAlign w:val="center"/>
          </w:tcPr>
          <w:p w14:paraId="4A344EDA">
            <w:pPr>
              <w:pStyle w:val="30"/>
            </w:pPr>
            <w:r>
              <w:rPr>
                <w:rFonts w:hint="eastAsia"/>
              </w:rPr>
              <w:t>20%</w:t>
            </w:r>
          </w:p>
        </w:tc>
        <w:tc>
          <w:tcPr>
            <w:tcW w:w="589" w:type="pct"/>
            <w:vAlign w:val="center"/>
          </w:tcPr>
          <w:p w14:paraId="53C1CCA6">
            <w:pPr>
              <w:pStyle w:val="30"/>
            </w:pPr>
            <w:r>
              <w:rPr>
                <w:rFonts w:hint="eastAsia"/>
              </w:rPr>
              <w:t>0.74</w:t>
            </w:r>
          </w:p>
        </w:tc>
        <w:tc>
          <w:tcPr>
            <w:tcW w:w="589" w:type="pct"/>
            <w:vAlign w:val="center"/>
          </w:tcPr>
          <w:p w14:paraId="4CD4D2C5">
            <w:pPr>
              <w:pStyle w:val="30"/>
            </w:pPr>
            <w:r>
              <w:rPr>
                <w:rFonts w:hint="eastAsia"/>
              </w:rPr>
              <w:t>0.89</w:t>
            </w:r>
          </w:p>
        </w:tc>
        <w:tc>
          <w:tcPr>
            <w:tcW w:w="589" w:type="pct"/>
            <w:vAlign w:val="center"/>
          </w:tcPr>
          <w:p w14:paraId="1BA6C0EF">
            <w:pPr>
              <w:pStyle w:val="30"/>
            </w:pPr>
            <w:r>
              <w:rPr>
                <w:rFonts w:hint="eastAsia"/>
              </w:rPr>
              <w:t>1.07</w:t>
            </w:r>
          </w:p>
        </w:tc>
      </w:tr>
      <w:tr w14:paraId="02E82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267" w:type="pct"/>
            <w:vMerge w:val="continue"/>
            <w:vAlign w:val="center"/>
          </w:tcPr>
          <w:p w14:paraId="45B73933">
            <w:pPr>
              <w:pStyle w:val="30"/>
            </w:pPr>
          </w:p>
        </w:tc>
        <w:tc>
          <w:tcPr>
            <w:tcW w:w="1018" w:type="pct"/>
            <w:vAlign w:val="center"/>
          </w:tcPr>
          <w:p w14:paraId="211A2A4D">
            <w:pPr>
              <w:pStyle w:val="30"/>
            </w:pPr>
            <w:r>
              <w:rPr>
                <w:rFonts w:hint="eastAsia"/>
              </w:rPr>
              <w:t>企业分配事中事后监管子系统</w:t>
            </w:r>
          </w:p>
        </w:tc>
        <w:tc>
          <w:tcPr>
            <w:tcW w:w="588" w:type="pct"/>
            <w:vAlign w:val="center"/>
          </w:tcPr>
          <w:p w14:paraId="03D59E79">
            <w:pPr>
              <w:pStyle w:val="30"/>
            </w:pPr>
            <w:r>
              <w:rPr>
                <w:rFonts w:hint="eastAsia"/>
              </w:rPr>
              <w:t>5.3</w:t>
            </w:r>
          </w:p>
        </w:tc>
        <w:tc>
          <w:tcPr>
            <w:tcW w:w="384" w:type="pct"/>
            <w:vAlign w:val="center"/>
          </w:tcPr>
          <w:p w14:paraId="352D3AE9">
            <w:pPr>
              <w:pStyle w:val="30"/>
            </w:pPr>
            <w:r>
              <w:rPr>
                <w:rFonts w:hint="eastAsia"/>
              </w:rPr>
              <w:t>20%</w:t>
            </w:r>
          </w:p>
        </w:tc>
        <w:tc>
          <w:tcPr>
            <w:tcW w:w="588" w:type="pct"/>
            <w:vAlign w:val="center"/>
          </w:tcPr>
          <w:p w14:paraId="2339C3E7">
            <w:pPr>
              <w:pStyle w:val="30"/>
            </w:pPr>
            <w:r>
              <w:rPr>
                <w:rFonts w:hint="eastAsia"/>
              </w:rPr>
              <w:t>1.06</w:t>
            </w:r>
          </w:p>
        </w:tc>
        <w:tc>
          <w:tcPr>
            <w:tcW w:w="384" w:type="pct"/>
            <w:vAlign w:val="center"/>
          </w:tcPr>
          <w:p w14:paraId="7A1D44CA">
            <w:pPr>
              <w:pStyle w:val="30"/>
            </w:pPr>
            <w:r>
              <w:rPr>
                <w:rFonts w:hint="eastAsia"/>
              </w:rPr>
              <w:t>20%</w:t>
            </w:r>
          </w:p>
        </w:tc>
        <w:tc>
          <w:tcPr>
            <w:tcW w:w="589" w:type="pct"/>
            <w:vAlign w:val="center"/>
          </w:tcPr>
          <w:p w14:paraId="4FE4EB59">
            <w:pPr>
              <w:pStyle w:val="30"/>
            </w:pPr>
            <w:r>
              <w:rPr>
                <w:rFonts w:hint="eastAsia"/>
              </w:rPr>
              <w:t>1.27</w:t>
            </w:r>
          </w:p>
        </w:tc>
        <w:tc>
          <w:tcPr>
            <w:tcW w:w="589" w:type="pct"/>
            <w:vAlign w:val="center"/>
          </w:tcPr>
          <w:p w14:paraId="1C2599D0">
            <w:pPr>
              <w:pStyle w:val="30"/>
            </w:pPr>
            <w:r>
              <w:rPr>
                <w:rFonts w:hint="eastAsia"/>
              </w:rPr>
              <w:t>1.53</w:t>
            </w:r>
          </w:p>
        </w:tc>
        <w:tc>
          <w:tcPr>
            <w:tcW w:w="589" w:type="pct"/>
            <w:vAlign w:val="center"/>
          </w:tcPr>
          <w:p w14:paraId="698A8A4A">
            <w:pPr>
              <w:pStyle w:val="30"/>
            </w:pPr>
            <w:r>
              <w:rPr>
                <w:rFonts w:hint="eastAsia"/>
              </w:rPr>
              <w:t>1.83</w:t>
            </w:r>
          </w:p>
        </w:tc>
      </w:tr>
      <w:tr w14:paraId="1859D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267" w:type="pct"/>
            <w:vMerge w:val="continue"/>
            <w:vAlign w:val="center"/>
          </w:tcPr>
          <w:p w14:paraId="205BE441">
            <w:pPr>
              <w:pStyle w:val="30"/>
            </w:pPr>
          </w:p>
        </w:tc>
        <w:tc>
          <w:tcPr>
            <w:tcW w:w="1018" w:type="pct"/>
            <w:vAlign w:val="center"/>
          </w:tcPr>
          <w:p w14:paraId="00505C06">
            <w:pPr>
              <w:pStyle w:val="30"/>
            </w:pPr>
            <w:r>
              <w:rPr>
                <w:rFonts w:hint="eastAsia"/>
              </w:rPr>
              <w:t>全面风险预警管理子系统</w:t>
            </w:r>
          </w:p>
        </w:tc>
        <w:tc>
          <w:tcPr>
            <w:tcW w:w="588" w:type="pct"/>
            <w:vAlign w:val="center"/>
          </w:tcPr>
          <w:p w14:paraId="25E70475">
            <w:pPr>
              <w:pStyle w:val="30"/>
            </w:pPr>
            <w:r>
              <w:rPr>
                <w:rFonts w:hint="eastAsia"/>
              </w:rPr>
              <w:t>3.9</w:t>
            </w:r>
          </w:p>
        </w:tc>
        <w:tc>
          <w:tcPr>
            <w:tcW w:w="384" w:type="pct"/>
            <w:vAlign w:val="center"/>
          </w:tcPr>
          <w:p w14:paraId="2AA2D1C7">
            <w:pPr>
              <w:pStyle w:val="30"/>
            </w:pPr>
            <w:r>
              <w:rPr>
                <w:rFonts w:hint="eastAsia"/>
              </w:rPr>
              <w:t>20%</w:t>
            </w:r>
          </w:p>
        </w:tc>
        <w:tc>
          <w:tcPr>
            <w:tcW w:w="588" w:type="pct"/>
            <w:vAlign w:val="center"/>
          </w:tcPr>
          <w:p w14:paraId="435675EA">
            <w:pPr>
              <w:pStyle w:val="30"/>
            </w:pPr>
            <w:r>
              <w:rPr>
                <w:rFonts w:hint="eastAsia"/>
              </w:rPr>
              <w:t>0.78</w:t>
            </w:r>
          </w:p>
        </w:tc>
        <w:tc>
          <w:tcPr>
            <w:tcW w:w="384" w:type="pct"/>
            <w:vAlign w:val="center"/>
          </w:tcPr>
          <w:p w14:paraId="66F67BCE">
            <w:pPr>
              <w:pStyle w:val="30"/>
            </w:pPr>
            <w:r>
              <w:rPr>
                <w:rFonts w:hint="eastAsia"/>
              </w:rPr>
              <w:t>20%</w:t>
            </w:r>
          </w:p>
        </w:tc>
        <w:tc>
          <w:tcPr>
            <w:tcW w:w="589" w:type="pct"/>
            <w:vAlign w:val="center"/>
          </w:tcPr>
          <w:p w14:paraId="18F879F6">
            <w:pPr>
              <w:pStyle w:val="30"/>
            </w:pPr>
            <w:r>
              <w:rPr>
                <w:rFonts w:hint="eastAsia"/>
              </w:rPr>
              <w:t>0.94</w:t>
            </w:r>
          </w:p>
        </w:tc>
        <w:tc>
          <w:tcPr>
            <w:tcW w:w="589" w:type="pct"/>
            <w:vAlign w:val="center"/>
          </w:tcPr>
          <w:p w14:paraId="0F6B89F8">
            <w:pPr>
              <w:pStyle w:val="30"/>
            </w:pPr>
            <w:r>
              <w:rPr>
                <w:rFonts w:hint="eastAsia"/>
              </w:rPr>
              <w:t>1.12</w:t>
            </w:r>
          </w:p>
        </w:tc>
        <w:tc>
          <w:tcPr>
            <w:tcW w:w="589" w:type="pct"/>
            <w:vAlign w:val="center"/>
          </w:tcPr>
          <w:p w14:paraId="2B989A07">
            <w:pPr>
              <w:pStyle w:val="30"/>
            </w:pPr>
            <w:r>
              <w:rPr>
                <w:rFonts w:hint="eastAsia"/>
              </w:rPr>
              <w:t>1.35</w:t>
            </w:r>
          </w:p>
        </w:tc>
      </w:tr>
      <w:tr w14:paraId="77E9B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267" w:type="pct"/>
            <w:vMerge w:val="restart"/>
            <w:vAlign w:val="center"/>
          </w:tcPr>
          <w:p w14:paraId="4A44D3F9">
            <w:pPr>
              <w:pStyle w:val="30"/>
            </w:pPr>
            <w:r>
              <w:rPr>
                <w:rFonts w:hint="eastAsia"/>
              </w:rPr>
              <w:t>政务外网部署的系统</w:t>
            </w:r>
          </w:p>
        </w:tc>
        <w:tc>
          <w:tcPr>
            <w:tcW w:w="1018" w:type="pct"/>
            <w:vAlign w:val="center"/>
          </w:tcPr>
          <w:p w14:paraId="4D84C156">
            <w:pPr>
              <w:pStyle w:val="30"/>
            </w:pPr>
            <w:r>
              <w:rPr>
                <w:rFonts w:hint="eastAsia"/>
              </w:rPr>
              <w:t>上海市国资产权综合管理系统</w:t>
            </w:r>
          </w:p>
        </w:tc>
        <w:tc>
          <w:tcPr>
            <w:tcW w:w="588" w:type="pct"/>
            <w:vAlign w:val="center"/>
          </w:tcPr>
          <w:p w14:paraId="78F9DDD3">
            <w:pPr>
              <w:pStyle w:val="30"/>
            </w:pPr>
            <w:r>
              <w:rPr>
                <w:rFonts w:hint="eastAsia"/>
              </w:rPr>
              <w:t>1</w:t>
            </w:r>
          </w:p>
        </w:tc>
        <w:tc>
          <w:tcPr>
            <w:tcW w:w="384" w:type="pct"/>
            <w:vAlign w:val="center"/>
          </w:tcPr>
          <w:p w14:paraId="24BFE2D6">
            <w:pPr>
              <w:pStyle w:val="30"/>
            </w:pPr>
            <w:r>
              <w:rPr>
                <w:rFonts w:hint="eastAsia"/>
              </w:rPr>
              <w:t>20%</w:t>
            </w:r>
          </w:p>
        </w:tc>
        <w:tc>
          <w:tcPr>
            <w:tcW w:w="588" w:type="pct"/>
            <w:vAlign w:val="center"/>
          </w:tcPr>
          <w:p w14:paraId="706DF6E5">
            <w:pPr>
              <w:pStyle w:val="30"/>
            </w:pPr>
            <w:r>
              <w:rPr>
                <w:rFonts w:hint="eastAsia"/>
              </w:rPr>
              <w:t>0.2</w:t>
            </w:r>
          </w:p>
        </w:tc>
        <w:tc>
          <w:tcPr>
            <w:tcW w:w="384" w:type="pct"/>
            <w:vAlign w:val="center"/>
          </w:tcPr>
          <w:p w14:paraId="45A59026">
            <w:pPr>
              <w:pStyle w:val="30"/>
            </w:pPr>
            <w:r>
              <w:rPr>
                <w:rFonts w:hint="eastAsia"/>
              </w:rPr>
              <w:t>20%</w:t>
            </w:r>
          </w:p>
        </w:tc>
        <w:tc>
          <w:tcPr>
            <w:tcW w:w="589" w:type="pct"/>
            <w:vAlign w:val="center"/>
          </w:tcPr>
          <w:p w14:paraId="7B97DD70">
            <w:pPr>
              <w:pStyle w:val="30"/>
            </w:pPr>
            <w:r>
              <w:rPr>
                <w:rFonts w:hint="eastAsia"/>
              </w:rPr>
              <w:t>0.24</w:t>
            </w:r>
          </w:p>
        </w:tc>
        <w:tc>
          <w:tcPr>
            <w:tcW w:w="589" w:type="pct"/>
            <w:vAlign w:val="center"/>
          </w:tcPr>
          <w:p w14:paraId="0C171783">
            <w:pPr>
              <w:pStyle w:val="30"/>
            </w:pPr>
            <w:r>
              <w:rPr>
                <w:rFonts w:hint="eastAsia"/>
              </w:rPr>
              <w:t>0.29</w:t>
            </w:r>
          </w:p>
        </w:tc>
        <w:tc>
          <w:tcPr>
            <w:tcW w:w="589" w:type="pct"/>
            <w:vAlign w:val="center"/>
          </w:tcPr>
          <w:p w14:paraId="6CEDBFF3">
            <w:pPr>
              <w:pStyle w:val="30"/>
            </w:pPr>
            <w:r>
              <w:rPr>
                <w:rFonts w:hint="eastAsia"/>
              </w:rPr>
              <w:t>0.35</w:t>
            </w:r>
          </w:p>
        </w:tc>
      </w:tr>
      <w:tr w14:paraId="03949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267" w:type="pct"/>
            <w:vMerge w:val="continue"/>
            <w:vAlign w:val="center"/>
          </w:tcPr>
          <w:p w14:paraId="5B6F0831">
            <w:pPr>
              <w:pStyle w:val="30"/>
            </w:pPr>
          </w:p>
        </w:tc>
        <w:tc>
          <w:tcPr>
            <w:tcW w:w="1018" w:type="pct"/>
            <w:vAlign w:val="center"/>
          </w:tcPr>
          <w:p w14:paraId="4D9A1EBC">
            <w:pPr>
              <w:pStyle w:val="30"/>
            </w:pPr>
            <w:r>
              <w:rPr>
                <w:rFonts w:hint="eastAsia"/>
              </w:rPr>
              <w:t>办公协同平台（人大共享、政务外网门户）</w:t>
            </w:r>
          </w:p>
        </w:tc>
        <w:tc>
          <w:tcPr>
            <w:tcW w:w="588" w:type="pct"/>
            <w:vAlign w:val="center"/>
          </w:tcPr>
          <w:p w14:paraId="2C99F175">
            <w:pPr>
              <w:pStyle w:val="30"/>
            </w:pPr>
            <w:r>
              <w:rPr>
                <w:rFonts w:hint="eastAsia"/>
              </w:rPr>
              <w:t>3.4</w:t>
            </w:r>
          </w:p>
        </w:tc>
        <w:tc>
          <w:tcPr>
            <w:tcW w:w="384" w:type="pct"/>
            <w:vAlign w:val="center"/>
          </w:tcPr>
          <w:p w14:paraId="28D0E335">
            <w:pPr>
              <w:pStyle w:val="30"/>
            </w:pPr>
            <w:r>
              <w:rPr>
                <w:rFonts w:hint="eastAsia"/>
              </w:rPr>
              <w:t>20%</w:t>
            </w:r>
          </w:p>
        </w:tc>
        <w:tc>
          <w:tcPr>
            <w:tcW w:w="588" w:type="pct"/>
            <w:vAlign w:val="center"/>
          </w:tcPr>
          <w:p w14:paraId="70A92997">
            <w:pPr>
              <w:pStyle w:val="30"/>
            </w:pPr>
            <w:r>
              <w:rPr>
                <w:rFonts w:hint="eastAsia"/>
              </w:rPr>
              <w:t>0.68</w:t>
            </w:r>
          </w:p>
        </w:tc>
        <w:tc>
          <w:tcPr>
            <w:tcW w:w="384" w:type="pct"/>
            <w:vAlign w:val="center"/>
          </w:tcPr>
          <w:p w14:paraId="24AD6EAF">
            <w:pPr>
              <w:pStyle w:val="30"/>
            </w:pPr>
            <w:r>
              <w:rPr>
                <w:rFonts w:hint="eastAsia"/>
              </w:rPr>
              <w:t>20%</w:t>
            </w:r>
          </w:p>
        </w:tc>
        <w:tc>
          <w:tcPr>
            <w:tcW w:w="589" w:type="pct"/>
            <w:vAlign w:val="center"/>
          </w:tcPr>
          <w:p w14:paraId="2C7BE78C">
            <w:pPr>
              <w:pStyle w:val="30"/>
            </w:pPr>
            <w:r>
              <w:rPr>
                <w:rFonts w:hint="eastAsia"/>
              </w:rPr>
              <w:t>0.82</w:t>
            </w:r>
          </w:p>
        </w:tc>
        <w:tc>
          <w:tcPr>
            <w:tcW w:w="589" w:type="pct"/>
            <w:vAlign w:val="center"/>
          </w:tcPr>
          <w:p w14:paraId="286EB3A3">
            <w:pPr>
              <w:pStyle w:val="30"/>
            </w:pPr>
            <w:r>
              <w:rPr>
                <w:rFonts w:hint="eastAsia"/>
              </w:rPr>
              <w:t>0.98</w:t>
            </w:r>
          </w:p>
        </w:tc>
        <w:tc>
          <w:tcPr>
            <w:tcW w:w="589" w:type="pct"/>
            <w:vAlign w:val="center"/>
          </w:tcPr>
          <w:p w14:paraId="39EE3C85">
            <w:pPr>
              <w:pStyle w:val="30"/>
            </w:pPr>
            <w:r>
              <w:rPr>
                <w:rFonts w:hint="eastAsia"/>
              </w:rPr>
              <w:t>1.18</w:t>
            </w:r>
          </w:p>
        </w:tc>
      </w:tr>
      <w:tr w14:paraId="3DCBA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267" w:type="pct"/>
            <w:vMerge w:val="restart"/>
            <w:vAlign w:val="center"/>
          </w:tcPr>
          <w:p w14:paraId="77A56173">
            <w:pPr>
              <w:pStyle w:val="30"/>
            </w:pPr>
            <w:r>
              <w:rPr>
                <w:rFonts w:hint="eastAsia"/>
              </w:rPr>
              <w:t>第三方采购数据</w:t>
            </w:r>
          </w:p>
        </w:tc>
        <w:tc>
          <w:tcPr>
            <w:tcW w:w="1018" w:type="pct"/>
            <w:vAlign w:val="center"/>
          </w:tcPr>
          <w:p w14:paraId="1E98626E">
            <w:pPr>
              <w:pStyle w:val="30"/>
            </w:pPr>
            <w:r>
              <w:rPr>
                <w:rFonts w:hint="eastAsia"/>
              </w:rPr>
              <w:t>司法大数据</w:t>
            </w:r>
          </w:p>
        </w:tc>
        <w:tc>
          <w:tcPr>
            <w:tcW w:w="588" w:type="pct"/>
            <w:vAlign w:val="center"/>
          </w:tcPr>
          <w:p w14:paraId="5704CDEE">
            <w:pPr>
              <w:pStyle w:val="30"/>
            </w:pPr>
            <w:r>
              <w:rPr>
                <w:rFonts w:hint="eastAsia"/>
              </w:rPr>
              <w:t>2.3</w:t>
            </w:r>
          </w:p>
        </w:tc>
        <w:tc>
          <w:tcPr>
            <w:tcW w:w="384" w:type="pct"/>
            <w:vAlign w:val="center"/>
          </w:tcPr>
          <w:p w14:paraId="6E5D1799">
            <w:pPr>
              <w:pStyle w:val="30"/>
            </w:pPr>
            <w:r>
              <w:rPr>
                <w:rFonts w:hint="eastAsia"/>
              </w:rPr>
              <w:t>20%</w:t>
            </w:r>
          </w:p>
        </w:tc>
        <w:tc>
          <w:tcPr>
            <w:tcW w:w="588" w:type="pct"/>
            <w:vAlign w:val="center"/>
          </w:tcPr>
          <w:p w14:paraId="045F3741">
            <w:pPr>
              <w:pStyle w:val="30"/>
            </w:pPr>
            <w:r>
              <w:rPr>
                <w:rFonts w:hint="eastAsia"/>
              </w:rPr>
              <w:t>0.46</w:t>
            </w:r>
          </w:p>
        </w:tc>
        <w:tc>
          <w:tcPr>
            <w:tcW w:w="384" w:type="pct"/>
            <w:vAlign w:val="center"/>
          </w:tcPr>
          <w:p w14:paraId="53D77707">
            <w:pPr>
              <w:pStyle w:val="30"/>
            </w:pPr>
            <w:r>
              <w:rPr>
                <w:rFonts w:hint="eastAsia"/>
              </w:rPr>
              <w:t>20%</w:t>
            </w:r>
          </w:p>
        </w:tc>
        <w:tc>
          <w:tcPr>
            <w:tcW w:w="589" w:type="pct"/>
            <w:vAlign w:val="center"/>
          </w:tcPr>
          <w:p w14:paraId="0BFE2D26">
            <w:pPr>
              <w:pStyle w:val="30"/>
            </w:pPr>
            <w:r>
              <w:rPr>
                <w:rFonts w:hint="eastAsia"/>
              </w:rPr>
              <w:t>0.55</w:t>
            </w:r>
          </w:p>
        </w:tc>
        <w:tc>
          <w:tcPr>
            <w:tcW w:w="589" w:type="pct"/>
            <w:vAlign w:val="center"/>
          </w:tcPr>
          <w:p w14:paraId="3116C9F8">
            <w:pPr>
              <w:pStyle w:val="30"/>
            </w:pPr>
            <w:r>
              <w:rPr>
                <w:rFonts w:hint="eastAsia"/>
              </w:rPr>
              <w:t>0.66</w:t>
            </w:r>
          </w:p>
        </w:tc>
        <w:tc>
          <w:tcPr>
            <w:tcW w:w="589" w:type="pct"/>
            <w:vAlign w:val="center"/>
          </w:tcPr>
          <w:p w14:paraId="524F0DA7">
            <w:pPr>
              <w:pStyle w:val="30"/>
            </w:pPr>
            <w:r>
              <w:rPr>
                <w:rFonts w:hint="eastAsia"/>
              </w:rPr>
              <w:t>0.79</w:t>
            </w:r>
          </w:p>
        </w:tc>
      </w:tr>
      <w:tr w14:paraId="1CB9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267" w:type="pct"/>
            <w:vMerge w:val="continue"/>
            <w:vAlign w:val="center"/>
          </w:tcPr>
          <w:p w14:paraId="482012A3">
            <w:pPr>
              <w:pStyle w:val="30"/>
            </w:pPr>
          </w:p>
        </w:tc>
        <w:tc>
          <w:tcPr>
            <w:tcW w:w="1018" w:type="pct"/>
            <w:vAlign w:val="center"/>
          </w:tcPr>
          <w:p w14:paraId="1177DD0C">
            <w:pPr>
              <w:pStyle w:val="30"/>
            </w:pPr>
            <w:r>
              <w:rPr>
                <w:rFonts w:hint="eastAsia"/>
              </w:rPr>
              <w:t>上市公司数据</w:t>
            </w:r>
          </w:p>
        </w:tc>
        <w:tc>
          <w:tcPr>
            <w:tcW w:w="588" w:type="pct"/>
            <w:vAlign w:val="center"/>
          </w:tcPr>
          <w:p w14:paraId="3E67C311">
            <w:pPr>
              <w:pStyle w:val="30"/>
            </w:pPr>
            <w:r>
              <w:rPr>
                <w:rFonts w:hint="eastAsia"/>
              </w:rPr>
              <w:t>1.1</w:t>
            </w:r>
          </w:p>
        </w:tc>
        <w:tc>
          <w:tcPr>
            <w:tcW w:w="384" w:type="pct"/>
            <w:vAlign w:val="center"/>
          </w:tcPr>
          <w:p w14:paraId="2DB33560">
            <w:pPr>
              <w:pStyle w:val="30"/>
            </w:pPr>
            <w:r>
              <w:rPr>
                <w:rFonts w:hint="eastAsia"/>
              </w:rPr>
              <w:t>20%</w:t>
            </w:r>
          </w:p>
        </w:tc>
        <w:tc>
          <w:tcPr>
            <w:tcW w:w="588" w:type="pct"/>
            <w:vAlign w:val="center"/>
          </w:tcPr>
          <w:p w14:paraId="4F136151">
            <w:pPr>
              <w:pStyle w:val="30"/>
            </w:pPr>
            <w:r>
              <w:rPr>
                <w:rFonts w:hint="eastAsia"/>
              </w:rPr>
              <w:t>0.22</w:t>
            </w:r>
          </w:p>
        </w:tc>
        <w:tc>
          <w:tcPr>
            <w:tcW w:w="384" w:type="pct"/>
            <w:vAlign w:val="center"/>
          </w:tcPr>
          <w:p w14:paraId="3589382B">
            <w:pPr>
              <w:pStyle w:val="30"/>
            </w:pPr>
            <w:r>
              <w:rPr>
                <w:rFonts w:hint="eastAsia"/>
              </w:rPr>
              <w:t>20%</w:t>
            </w:r>
          </w:p>
        </w:tc>
        <w:tc>
          <w:tcPr>
            <w:tcW w:w="589" w:type="pct"/>
            <w:vAlign w:val="center"/>
          </w:tcPr>
          <w:p w14:paraId="6C3C97FE">
            <w:pPr>
              <w:pStyle w:val="30"/>
            </w:pPr>
            <w:r>
              <w:rPr>
                <w:rFonts w:hint="eastAsia"/>
              </w:rPr>
              <w:t>0.26</w:t>
            </w:r>
          </w:p>
        </w:tc>
        <w:tc>
          <w:tcPr>
            <w:tcW w:w="589" w:type="pct"/>
            <w:vAlign w:val="center"/>
          </w:tcPr>
          <w:p w14:paraId="6B9FEB53">
            <w:pPr>
              <w:pStyle w:val="30"/>
            </w:pPr>
            <w:r>
              <w:rPr>
                <w:rFonts w:hint="eastAsia"/>
              </w:rPr>
              <w:t>0.32</w:t>
            </w:r>
          </w:p>
        </w:tc>
        <w:tc>
          <w:tcPr>
            <w:tcW w:w="589" w:type="pct"/>
            <w:vAlign w:val="center"/>
          </w:tcPr>
          <w:p w14:paraId="7113B953">
            <w:pPr>
              <w:pStyle w:val="30"/>
            </w:pPr>
            <w:r>
              <w:rPr>
                <w:rFonts w:hint="eastAsia"/>
              </w:rPr>
              <w:t>0.38</w:t>
            </w:r>
          </w:p>
        </w:tc>
      </w:tr>
      <w:tr w14:paraId="65171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267" w:type="pct"/>
            <w:vMerge w:val="continue"/>
            <w:vAlign w:val="center"/>
          </w:tcPr>
          <w:p w14:paraId="1582CE6B">
            <w:pPr>
              <w:pStyle w:val="30"/>
            </w:pPr>
          </w:p>
        </w:tc>
        <w:tc>
          <w:tcPr>
            <w:tcW w:w="1018" w:type="pct"/>
            <w:vAlign w:val="center"/>
          </w:tcPr>
          <w:p w14:paraId="56358E86">
            <w:pPr>
              <w:pStyle w:val="30"/>
            </w:pPr>
            <w:r>
              <w:rPr>
                <w:rFonts w:hint="eastAsia"/>
              </w:rPr>
              <w:t>不动产交易数据</w:t>
            </w:r>
          </w:p>
        </w:tc>
        <w:tc>
          <w:tcPr>
            <w:tcW w:w="588" w:type="pct"/>
            <w:vAlign w:val="center"/>
          </w:tcPr>
          <w:p w14:paraId="5FA99899">
            <w:pPr>
              <w:pStyle w:val="30"/>
            </w:pPr>
            <w:r>
              <w:rPr>
                <w:rFonts w:hint="eastAsia"/>
              </w:rPr>
              <w:t>0.8</w:t>
            </w:r>
          </w:p>
        </w:tc>
        <w:tc>
          <w:tcPr>
            <w:tcW w:w="384" w:type="pct"/>
            <w:vAlign w:val="center"/>
          </w:tcPr>
          <w:p w14:paraId="08501155">
            <w:pPr>
              <w:pStyle w:val="30"/>
            </w:pPr>
            <w:r>
              <w:rPr>
                <w:rFonts w:hint="eastAsia"/>
              </w:rPr>
              <w:t>20%</w:t>
            </w:r>
          </w:p>
        </w:tc>
        <w:tc>
          <w:tcPr>
            <w:tcW w:w="588" w:type="pct"/>
            <w:vAlign w:val="center"/>
          </w:tcPr>
          <w:p w14:paraId="02B5A500">
            <w:pPr>
              <w:pStyle w:val="30"/>
            </w:pPr>
            <w:r>
              <w:rPr>
                <w:rFonts w:hint="eastAsia"/>
              </w:rPr>
              <w:t>0.16</w:t>
            </w:r>
          </w:p>
        </w:tc>
        <w:tc>
          <w:tcPr>
            <w:tcW w:w="384" w:type="pct"/>
            <w:vAlign w:val="center"/>
          </w:tcPr>
          <w:p w14:paraId="0D87B08B">
            <w:pPr>
              <w:pStyle w:val="30"/>
            </w:pPr>
            <w:r>
              <w:rPr>
                <w:rFonts w:hint="eastAsia"/>
              </w:rPr>
              <w:t>20%</w:t>
            </w:r>
          </w:p>
        </w:tc>
        <w:tc>
          <w:tcPr>
            <w:tcW w:w="589" w:type="pct"/>
            <w:vAlign w:val="center"/>
          </w:tcPr>
          <w:p w14:paraId="298C792D">
            <w:pPr>
              <w:pStyle w:val="30"/>
            </w:pPr>
            <w:r>
              <w:rPr>
                <w:rFonts w:hint="eastAsia"/>
              </w:rPr>
              <w:t>0.19</w:t>
            </w:r>
          </w:p>
        </w:tc>
        <w:tc>
          <w:tcPr>
            <w:tcW w:w="589" w:type="pct"/>
            <w:vAlign w:val="center"/>
          </w:tcPr>
          <w:p w14:paraId="0D117211">
            <w:pPr>
              <w:pStyle w:val="30"/>
            </w:pPr>
            <w:r>
              <w:rPr>
                <w:rFonts w:hint="eastAsia"/>
              </w:rPr>
              <w:t>0.23</w:t>
            </w:r>
          </w:p>
        </w:tc>
        <w:tc>
          <w:tcPr>
            <w:tcW w:w="589" w:type="pct"/>
            <w:vAlign w:val="center"/>
          </w:tcPr>
          <w:p w14:paraId="7151AAEC">
            <w:pPr>
              <w:pStyle w:val="30"/>
            </w:pPr>
            <w:r>
              <w:rPr>
                <w:rFonts w:hint="eastAsia"/>
              </w:rPr>
              <w:t>0.28</w:t>
            </w:r>
          </w:p>
        </w:tc>
      </w:tr>
      <w:tr w14:paraId="432C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267" w:type="pct"/>
            <w:vAlign w:val="center"/>
          </w:tcPr>
          <w:p w14:paraId="42791436">
            <w:pPr>
              <w:pStyle w:val="30"/>
            </w:pPr>
          </w:p>
        </w:tc>
        <w:tc>
          <w:tcPr>
            <w:tcW w:w="1018" w:type="pct"/>
            <w:vAlign w:val="center"/>
          </w:tcPr>
          <w:p w14:paraId="3A09372E">
            <w:pPr>
              <w:pStyle w:val="30"/>
            </w:pPr>
            <w:r>
              <w:rPr>
                <w:rFonts w:hint="eastAsia"/>
              </w:rPr>
              <w:t>合计</w:t>
            </w:r>
          </w:p>
        </w:tc>
        <w:tc>
          <w:tcPr>
            <w:tcW w:w="588" w:type="pct"/>
            <w:vAlign w:val="center"/>
          </w:tcPr>
          <w:p w14:paraId="0E96B834">
            <w:pPr>
              <w:pStyle w:val="30"/>
            </w:pPr>
            <w:r>
              <w:rPr>
                <w:rFonts w:hint="eastAsia"/>
              </w:rPr>
              <w:t>22.6</w:t>
            </w:r>
          </w:p>
        </w:tc>
        <w:tc>
          <w:tcPr>
            <w:tcW w:w="384" w:type="pct"/>
            <w:vAlign w:val="center"/>
          </w:tcPr>
          <w:p w14:paraId="47256A39">
            <w:pPr>
              <w:pStyle w:val="30"/>
            </w:pPr>
          </w:p>
        </w:tc>
        <w:tc>
          <w:tcPr>
            <w:tcW w:w="588" w:type="pct"/>
            <w:vAlign w:val="center"/>
          </w:tcPr>
          <w:p w14:paraId="0168E38E">
            <w:pPr>
              <w:pStyle w:val="30"/>
            </w:pPr>
            <w:r>
              <w:rPr>
                <w:rFonts w:hint="eastAsia"/>
              </w:rPr>
              <w:t>4.52</w:t>
            </w:r>
          </w:p>
        </w:tc>
        <w:tc>
          <w:tcPr>
            <w:tcW w:w="384" w:type="pct"/>
            <w:vAlign w:val="center"/>
          </w:tcPr>
          <w:p w14:paraId="2FEE5FB5">
            <w:pPr>
              <w:pStyle w:val="30"/>
            </w:pPr>
          </w:p>
        </w:tc>
        <w:tc>
          <w:tcPr>
            <w:tcW w:w="589" w:type="pct"/>
            <w:vAlign w:val="center"/>
          </w:tcPr>
          <w:p w14:paraId="66DA612B">
            <w:pPr>
              <w:pStyle w:val="30"/>
            </w:pPr>
            <w:r>
              <w:rPr>
                <w:rFonts w:hint="eastAsia"/>
              </w:rPr>
              <w:t>5.42</w:t>
            </w:r>
          </w:p>
        </w:tc>
        <w:tc>
          <w:tcPr>
            <w:tcW w:w="589" w:type="pct"/>
            <w:vAlign w:val="center"/>
          </w:tcPr>
          <w:p w14:paraId="62CE9FB9">
            <w:pPr>
              <w:pStyle w:val="30"/>
            </w:pPr>
            <w:r>
              <w:rPr>
                <w:rFonts w:hint="eastAsia"/>
              </w:rPr>
              <w:t>6.51</w:t>
            </w:r>
          </w:p>
        </w:tc>
        <w:tc>
          <w:tcPr>
            <w:tcW w:w="589" w:type="pct"/>
            <w:vAlign w:val="center"/>
          </w:tcPr>
          <w:p w14:paraId="2BD27059">
            <w:pPr>
              <w:pStyle w:val="30"/>
            </w:pPr>
            <w:r>
              <w:rPr>
                <w:rFonts w:hint="eastAsia"/>
              </w:rPr>
              <w:t>7.82</w:t>
            </w:r>
          </w:p>
        </w:tc>
      </w:tr>
    </w:tbl>
    <w:p w14:paraId="290027EC">
      <w:pPr>
        <w:ind w:firstLine="0" w:firstLineChars="0"/>
      </w:pPr>
    </w:p>
    <w:p w14:paraId="06084102">
      <w:pPr>
        <w:pStyle w:val="5"/>
        <w:numPr>
          <w:ilvl w:val="3"/>
          <w:numId w:val="0"/>
        </w:numPr>
      </w:pPr>
      <w:r>
        <w:rPr>
          <w:rFonts w:hint="eastAsia" w:cs="宋体"/>
        </w:rPr>
        <w:t xml:space="preserve">4.3.3.16  </w:t>
      </w:r>
      <w:r>
        <w:rPr>
          <w:rFonts w:hint="eastAsia"/>
        </w:rPr>
        <w:t>全面风险预警子系统（宣传部功能模块）</w:t>
      </w:r>
    </w:p>
    <w:p w14:paraId="05B2AD04">
      <w:pPr>
        <w:ind w:firstLine="480"/>
      </w:pPr>
      <w:r>
        <w:rPr>
          <w:rFonts w:hint="eastAsia"/>
        </w:rPr>
        <w:t>全面风险预警子系统（宣传部功能模块）业务主要针对市委宣传部用户、子企业用户，通过子系统对企业综合风险评级及各风险领域的预警。该子系统预测用户约为60个，平均每日使用人数10个，预估最大并发用户为20个，涉及到查询业务、审核业务，其中查询用户约为50户，审核用户约为10户。审核用户每年以365天为基础进行统计，平均按照每个用户每年通过全面风险预警管理子系统开展12笔业务，年业务量约为120笔。</w:t>
      </w:r>
    </w:p>
    <w:p w14:paraId="32A42A47">
      <w:pPr>
        <w:pStyle w:val="3"/>
        <w:numPr>
          <w:ilvl w:val="1"/>
          <w:numId w:val="0"/>
        </w:numPr>
      </w:pPr>
      <w:bookmarkStart w:id="98" w:name="_Toc28177"/>
      <w:r>
        <w:rPr>
          <w:rFonts w:hint="eastAsia" w:ascii="Times New Roman" w:hAnsi="Times New Roman" w:cs="宋体"/>
        </w:rPr>
        <w:t xml:space="preserve">4.4  </w:t>
      </w:r>
      <w:r>
        <w:rPr>
          <w:rFonts w:hint="eastAsia"/>
        </w:rPr>
        <w:t>用户角色分析</w:t>
      </w:r>
      <w:bookmarkEnd w:id="98"/>
    </w:p>
    <w:p w14:paraId="5EF6A5A1">
      <w:pPr>
        <w:pStyle w:val="4"/>
        <w:numPr>
          <w:ilvl w:val="2"/>
          <w:numId w:val="0"/>
        </w:numPr>
      </w:pPr>
      <w:bookmarkStart w:id="99" w:name="_Toc18996"/>
      <w:r>
        <w:rPr>
          <w:rFonts w:hint="eastAsia" w:ascii="Times New Roman" w:hAnsi="Times New Roman" w:cs="宋体"/>
        </w:rPr>
        <w:t xml:space="preserve">4.4.1  </w:t>
      </w:r>
      <w:r>
        <w:rPr>
          <w:rFonts w:hint="eastAsia"/>
        </w:rPr>
        <w:t>干部人才管理子系统</w:t>
      </w:r>
      <w:bookmarkEnd w:id="99"/>
    </w:p>
    <w:p w14:paraId="373D0866">
      <w:pPr>
        <w:ind w:firstLine="480"/>
      </w:pPr>
      <w:r>
        <w:rPr>
          <w:rFonts w:hint="eastAsia"/>
        </w:rPr>
        <w:t>本系统的主要用户是上海市国资委领管处、人事处，包括委领导、委党领导、人事处领导与工作人员、领管处领导与工作人员、监管企业人员、下属企业使用者等。</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3159"/>
        <w:gridCol w:w="2131"/>
        <w:gridCol w:w="2132"/>
      </w:tblGrid>
      <w:tr w14:paraId="3FA8E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Align w:val="center"/>
          </w:tcPr>
          <w:p w14:paraId="3B781502">
            <w:pPr>
              <w:pStyle w:val="30"/>
            </w:pPr>
            <w:r>
              <w:rPr>
                <w:rFonts w:hint="eastAsia"/>
              </w:rPr>
              <w:t>序号</w:t>
            </w:r>
          </w:p>
        </w:tc>
        <w:tc>
          <w:tcPr>
            <w:tcW w:w="1853" w:type="pct"/>
            <w:vAlign w:val="center"/>
          </w:tcPr>
          <w:p w14:paraId="08CAD368">
            <w:pPr>
              <w:pStyle w:val="30"/>
            </w:pPr>
            <w:r>
              <w:rPr>
                <w:rFonts w:hint="eastAsia"/>
              </w:rPr>
              <w:t>主要建设内容</w:t>
            </w:r>
          </w:p>
        </w:tc>
        <w:tc>
          <w:tcPr>
            <w:tcW w:w="1250" w:type="pct"/>
            <w:vAlign w:val="center"/>
          </w:tcPr>
          <w:p w14:paraId="681D02E9">
            <w:pPr>
              <w:pStyle w:val="30"/>
            </w:pPr>
            <w:r>
              <w:rPr>
                <w:rFonts w:hint="eastAsia"/>
              </w:rPr>
              <w:t>服务对象</w:t>
            </w:r>
          </w:p>
        </w:tc>
        <w:tc>
          <w:tcPr>
            <w:tcW w:w="1250" w:type="pct"/>
            <w:vAlign w:val="center"/>
          </w:tcPr>
          <w:p w14:paraId="3C05A572">
            <w:pPr>
              <w:pStyle w:val="30"/>
            </w:pPr>
            <w:r>
              <w:rPr>
                <w:rFonts w:hint="eastAsia"/>
              </w:rPr>
              <w:t>用户量</w:t>
            </w:r>
          </w:p>
        </w:tc>
      </w:tr>
      <w:tr w14:paraId="07B3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Align w:val="center"/>
          </w:tcPr>
          <w:p w14:paraId="4E117F61">
            <w:pPr>
              <w:pStyle w:val="30"/>
            </w:pPr>
            <w:r>
              <w:rPr>
                <w:rFonts w:hint="eastAsia"/>
              </w:rPr>
              <w:t>1</w:t>
            </w:r>
          </w:p>
        </w:tc>
        <w:tc>
          <w:tcPr>
            <w:tcW w:w="1853" w:type="pct"/>
            <w:vAlign w:val="center"/>
          </w:tcPr>
          <w:p w14:paraId="10507D77">
            <w:pPr>
              <w:pStyle w:val="30"/>
            </w:pPr>
            <w:r>
              <w:rPr>
                <w:rFonts w:hint="eastAsia"/>
              </w:rPr>
              <w:t>干部管理、干部任免、表彰奖励、教育培训、干部监督、干部任免、统计分析、系统管理、通知下发、移动端查询</w:t>
            </w:r>
          </w:p>
        </w:tc>
        <w:tc>
          <w:tcPr>
            <w:tcW w:w="1250" w:type="pct"/>
            <w:vAlign w:val="center"/>
          </w:tcPr>
          <w:p w14:paraId="7AE9EDCF">
            <w:pPr>
              <w:pStyle w:val="30"/>
            </w:pPr>
            <w:r>
              <w:rPr>
                <w:rFonts w:hint="eastAsia"/>
              </w:rPr>
              <w:t>委领导</w:t>
            </w:r>
          </w:p>
        </w:tc>
        <w:tc>
          <w:tcPr>
            <w:tcW w:w="1250" w:type="pct"/>
            <w:vAlign w:val="center"/>
          </w:tcPr>
          <w:p w14:paraId="7B550526">
            <w:pPr>
              <w:pStyle w:val="30"/>
            </w:pPr>
            <w:r>
              <w:rPr>
                <w:rFonts w:hint="eastAsia"/>
              </w:rPr>
              <w:t>1</w:t>
            </w:r>
          </w:p>
        </w:tc>
      </w:tr>
      <w:tr w14:paraId="50761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Align w:val="center"/>
          </w:tcPr>
          <w:p w14:paraId="0A48D169">
            <w:pPr>
              <w:pStyle w:val="30"/>
            </w:pPr>
            <w:r>
              <w:rPr>
                <w:rFonts w:hint="eastAsia"/>
              </w:rPr>
              <w:t>2</w:t>
            </w:r>
          </w:p>
        </w:tc>
        <w:tc>
          <w:tcPr>
            <w:tcW w:w="1853" w:type="pct"/>
            <w:vAlign w:val="center"/>
          </w:tcPr>
          <w:p w14:paraId="26966AEF">
            <w:pPr>
              <w:pStyle w:val="30"/>
            </w:pPr>
            <w:r>
              <w:rPr>
                <w:rFonts w:hint="eastAsia"/>
              </w:rPr>
              <w:t>干部管理、干部任免、表彰奖励、教育培训、干部监督、干部任免、统计分析、系统管理、通知下发、移动端查询</w:t>
            </w:r>
          </w:p>
        </w:tc>
        <w:tc>
          <w:tcPr>
            <w:tcW w:w="1250" w:type="pct"/>
            <w:vAlign w:val="center"/>
          </w:tcPr>
          <w:p w14:paraId="739118BB">
            <w:pPr>
              <w:pStyle w:val="30"/>
            </w:pPr>
            <w:r>
              <w:rPr>
                <w:rFonts w:hint="eastAsia"/>
              </w:rPr>
              <w:t>党委领导</w:t>
            </w:r>
          </w:p>
        </w:tc>
        <w:tc>
          <w:tcPr>
            <w:tcW w:w="1250" w:type="pct"/>
            <w:vAlign w:val="center"/>
          </w:tcPr>
          <w:p w14:paraId="206EA9D5">
            <w:pPr>
              <w:pStyle w:val="30"/>
            </w:pPr>
            <w:r>
              <w:rPr>
                <w:rFonts w:hint="eastAsia"/>
              </w:rPr>
              <w:t>4</w:t>
            </w:r>
          </w:p>
        </w:tc>
      </w:tr>
      <w:tr w14:paraId="3257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Align w:val="center"/>
          </w:tcPr>
          <w:p w14:paraId="5DBA94FC">
            <w:pPr>
              <w:pStyle w:val="30"/>
            </w:pPr>
            <w:r>
              <w:rPr>
                <w:rFonts w:hint="eastAsia"/>
              </w:rPr>
              <w:t>3</w:t>
            </w:r>
          </w:p>
        </w:tc>
        <w:tc>
          <w:tcPr>
            <w:tcW w:w="1853" w:type="pct"/>
            <w:vAlign w:val="center"/>
          </w:tcPr>
          <w:p w14:paraId="59F26355">
            <w:pPr>
              <w:pStyle w:val="30"/>
            </w:pPr>
            <w:r>
              <w:rPr>
                <w:rFonts w:hint="eastAsia"/>
              </w:rPr>
              <w:t>干部管理、表彰奖励、干部任免、干部监督、因私出国境、统计分析、通知下发</w:t>
            </w:r>
          </w:p>
        </w:tc>
        <w:tc>
          <w:tcPr>
            <w:tcW w:w="1250" w:type="pct"/>
            <w:vAlign w:val="center"/>
          </w:tcPr>
          <w:p w14:paraId="42D9A146">
            <w:pPr>
              <w:pStyle w:val="30"/>
            </w:pPr>
            <w:r>
              <w:rPr>
                <w:rFonts w:hint="eastAsia"/>
              </w:rPr>
              <w:t>人事处工作人员</w:t>
            </w:r>
          </w:p>
        </w:tc>
        <w:tc>
          <w:tcPr>
            <w:tcW w:w="1250" w:type="pct"/>
            <w:vAlign w:val="center"/>
          </w:tcPr>
          <w:p w14:paraId="320CDBC3">
            <w:pPr>
              <w:pStyle w:val="30"/>
            </w:pPr>
            <w:r>
              <w:rPr>
                <w:rFonts w:hint="eastAsia"/>
              </w:rPr>
              <w:t>10</w:t>
            </w:r>
          </w:p>
        </w:tc>
      </w:tr>
      <w:tr w14:paraId="537F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Align w:val="center"/>
          </w:tcPr>
          <w:p w14:paraId="669A851D">
            <w:pPr>
              <w:pStyle w:val="30"/>
            </w:pPr>
            <w:r>
              <w:rPr>
                <w:rFonts w:hint="eastAsia"/>
              </w:rPr>
              <w:t>4</w:t>
            </w:r>
          </w:p>
        </w:tc>
        <w:tc>
          <w:tcPr>
            <w:tcW w:w="1853" w:type="pct"/>
            <w:vAlign w:val="center"/>
          </w:tcPr>
          <w:p w14:paraId="50F19D39">
            <w:pPr>
              <w:pStyle w:val="30"/>
            </w:pPr>
            <w:r>
              <w:rPr>
                <w:rFonts w:hint="eastAsia"/>
              </w:rPr>
              <w:t>干部管理、表彰奖励、干部任免、干部监督、因私出国境、统计分析、通知下发</w:t>
            </w:r>
          </w:p>
        </w:tc>
        <w:tc>
          <w:tcPr>
            <w:tcW w:w="1250" w:type="pct"/>
            <w:vAlign w:val="center"/>
          </w:tcPr>
          <w:p w14:paraId="60297EEE">
            <w:pPr>
              <w:pStyle w:val="30"/>
            </w:pPr>
            <w:r>
              <w:rPr>
                <w:rFonts w:hint="eastAsia"/>
              </w:rPr>
              <w:t>领管处工作人员</w:t>
            </w:r>
          </w:p>
        </w:tc>
        <w:tc>
          <w:tcPr>
            <w:tcW w:w="1250" w:type="pct"/>
            <w:vAlign w:val="center"/>
          </w:tcPr>
          <w:p w14:paraId="32F74787">
            <w:pPr>
              <w:pStyle w:val="30"/>
            </w:pPr>
            <w:r>
              <w:rPr>
                <w:rFonts w:hint="eastAsia"/>
              </w:rPr>
              <w:t>10</w:t>
            </w:r>
          </w:p>
        </w:tc>
      </w:tr>
      <w:tr w14:paraId="2C9F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Align w:val="center"/>
          </w:tcPr>
          <w:p w14:paraId="6C1E6E60">
            <w:pPr>
              <w:pStyle w:val="30"/>
            </w:pPr>
            <w:r>
              <w:rPr>
                <w:rFonts w:hint="eastAsia"/>
              </w:rPr>
              <w:t>5</w:t>
            </w:r>
          </w:p>
        </w:tc>
        <w:tc>
          <w:tcPr>
            <w:tcW w:w="1853" w:type="pct"/>
            <w:vAlign w:val="center"/>
          </w:tcPr>
          <w:p w14:paraId="667D3F9A">
            <w:pPr>
              <w:pStyle w:val="30"/>
            </w:pPr>
            <w:r>
              <w:rPr>
                <w:rFonts w:hint="eastAsia"/>
              </w:rPr>
              <w:t>系统管理</w:t>
            </w:r>
          </w:p>
        </w:tc>
        <w:tc>
          <w:tcPr>
            <w:tcW w:w="1250" w:type="pct"/>
            <w:vAlign w:val="center"/>
          </w:tcPr>
          <w:p w14:paraId="6DFDD1FB">
            <w:pPr>
              <w:pStyle w:val="30"/>
            </w:pPr>
            <w:r>
              <w:rPr>
                <w:rFonts w:hint="eastAsia"/>
              </w:rPr>
              <w:t>系统管理员</w:t>
            </w:r>
          </w:p>
        </w:tc>
        <w:tc>
          <w:tcPr>
            <w:tcW w:w="1250" w:type="pct"/>
            <w:vAlign w:val="center"/>
          </w:tcPr>
          <w:p w14:paraId="3D6D7E9F">
            <w:pPr>
              <w:pStyle w:val="30"/>
            </w:pPr>
            <w:r>
              <w:rPr>
                <w:rFonts w:hint="eastAsia"/>
              </w:rPr>
              <w:t>1</w:t>
            </w:r>
          </w:p>
        </w:tc>
      </w:tr>
      <w:tr w14:paraId="78BE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Align w:val="center"/>
          </w:tcPr>
          <w:p w14:paraId="7DB51A82">
            <w:pPr>
              <w:pStyle w:val="30"/>
            </w:pPr>
            <w:r>
              <w:rPr>
                <w:rFonts w:hint="eastAsia"/>
              </w:rPr>
              <w:t>6</w:t>
            </w:r>
          </w:p>
        </w:tc>
        <w:tc>
          <w:tcPr>
            <w:tcW w:w="1853" w:type="pct"/>
            <w:vAlign w:val="center"/>
          </w:tcPr>
          <w:p w14:paraId="27C6EB7C">
            <w:pPr>
              <w:pStyle w:val="30"/>
            </w:pPr>
            <w:r>
              <w:rPr>
                <w:rFonts w:hint="eastAsia"/>
              </w:rPr>
              <w:t>干部管理、通知下发上报、因私出国境</w:t>
            </w:r>
          </w:p>
        </w:tc>
        <w:tc>
          <w:tcPr>
            <w:tcW w:w="1250" w:type="pct"/>
            <w:vAlign w:val="center"/>
          </w:tcPr>
          <w:p w14:paraId="1544AA13">
            <w:pPr>
              <w:pStyle w:val="30"/>
            </w:pPr>
            <w:r>
              <w:rPr>
                <w:rFonts w:hint="eastAsia"/>
              </w:rPr>
              <w:t>监管企业人员</w:t>
            </w:r>
          </w:p>
        </w:tc>
        <w:tc>
          <w:tcPr>
            <w:tcW w:w="1250" w:type="pct"/>
            <w:vAlign w:val="center"/>
          </w:tcPr>
          <w:p w14:paraId="063D4CF5">
            <w:pPr>
              <w:pStyle w:val="30"/>
            </w:pPr>
            <w:r>
              <w:rPr>
                <w:rFonts w:hint="eastAsia"/>
              </w:rPr>
              <w:t>10~20</w:t>
            </w:r>
          </w:p>
        </w:tc>
      </w:tr>
      <w:tr w14:paraId="7FF1D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Align w:val="center"/>
          </w:tcPr>
          <w:p w14:paraId="2EF9D81D">
            <w:pPr>
              <w:pStyle w:val="30"/>
            </w:pPr>
            <w:r>
              <w:rPr>
                <w:rFonts w:hint="eastAsia"/>
              </w:rPr>
              <w:t>7</w:t>
            </w:r>
          </w:p>
        </w:tc>
        <w:tc>
          <w:tcPr>
            <w:tcW w:w="1853" w:type="pct"/>
            <w:vAlign w:val="center"/>
          </w:tcPr>
          <w:p w14:paraId="41E497CB">
            <w:pPr>
              <w:pStyle w:val="30"/>
            </w:pPr>
            <w:r>
              <w:rPr>
                <w:rFonts w:hint="eastAsia"/>
              </w:rPr>
              <w:t>干部管理、通知上报</w:t>
            </w:r>
          </w:p>
        </w:tc>
        <w:tc>
          <w:tcPr>
            <w:tcW w:w="1250" w:type="pct"/>
            <w:vAlign w:val="center"/>
          </w:tcPr>
          <w:p w14:paraId="79A0169E">
            <w:pPr>
              <w:pStyle w:val="30"/>
            </w:pPr>
            <w:r>
              <w:rPr>
                <w:rFonts w:hint="eastAsia"/>
              </w:rPr>
              <w:t>下属集团领导</w:t>
            </w:r>
          </w:p>
        </w:tc>
        <w:tc>
          <w:tcPr>
            <w:tcW w:w="1250" w:type="pct"/>
            <w:vAlign w:val="center"/>
          </w:tcPr>
          <w:p w14:paraId="0D909D5E">
            <w:pPr>
              <w:pStyle w:val="30"/>
            </w:pPr>
            <w:r>
              <w:rPr>
                <w:rFonts w:hint="eastAsia"/>
              </w:rPr>
              <w:t>42</w:t>
            </w:r>
          </w:p>
        </w:tc>
      </w:tr>
      <w:tr w14:paraId="46A8F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5" w:type="pct"/>
            <w:vAlign w:val="center"/>
          </w:tcPr>
          <w:p w14:paraId="7CC2436E">
            <w:pPr>
              <w:pStyle w:val="30"/>
            </w:pPr>
            <w:r>
              <w:rPr>
                <w:rFonts w:hint="eastAsia"/>
              </w:rPr>
              <w:t>8</w:t>
            </w:r>
          </w:p>
        </w:tc>
        <w:tc>
          <w:tcPr>
            <w:tcW w:w="1853" w:type="pct"/>
            <w:vAlign w:val="center"/>
          </w:tcPr>
          <w:p w14:paraId="43A1C8F9">
            <w:pPr>
              <w:pStyle w:val="30"/>
            </w:pPr>
            <w:r>
              <w:rPr>
                <w:rFonts w:hint="eastAsia"/>
              </w:rPr>
              <w:t>干部管理、通知上报</w:t>
            </w:r>
          </w:p>
        </w:tc>
        <w:tc>
          <w:tcPr>
            <w:tcW w:w="1250" w:type="pct"/>
            <w:vAlign w:val="center"/>
          </w:tcPr>
          <w:p w14:paraId="30A7D598">
            <w:pPr>
              <w:pStyle w:val="30"/>
            </w:pPr>
            <w:r>
              <w:rPr>
                <w:rFonts w:hint="eastAsia"/>
              </w:rPr>
              <w:t>下属集团人事工作人员</w:t>
            </w:r>
          </w:p>
        </w:tc>
        <w:tc>
          <w:tcPr>
            <w:tcW w:w="1250" w:type="pct"/>
            <w:vAlign w:val="center"/>
          </w:tcPr>
          <w:p w14:paraId="31B9F998">
            <w:pPr>
              <w:pStyle w:val="30"/>
            </w:pPr>
            <w:r>
              <w:rPr>
                <w:rFonts w:hint="eastAsia"/>
              </w:rPr>
              <w:t>80~120</w:t>
            </w:r>
          </w:p>
        </w:tc>
      </w:tr>
    </w:tbl>
    <w:p w14:paraId="5B818001">
      <w:pPr>
        <w:ind w:firstLine="480"/>
      </w:pPr>
    </w:p>
    <w:p w14:paraId="121896FC">
      <w:pPr>
        <w:pStyle w:val="4"/>
        <w:numPr>
          <w:ilvl w:val="2"/>
          <w:numId w:val="0"/>
        </w:numPr>
      </w:pPr>
      <w:bookmarkStart w:id="100" w:name="_Toc28307"/>
      <w:r>
        <w:rPr>
          <w:rFonts w:hint="eastAsia" w:ascii="Times New Roman" w:hAnsi="Times New Roman" w:cs="宋体"/>
        </w:rPr>
        <w:t xml:space="preserve">4.4.2  </w:t>
      </w:r>
      <w:r>
        <w:rPr>
          <w:rFonts w:hint="eastAsia"/>
        </w:rPr>
        <w:t>投资监管管理子系统</w:t>
      </w:r>
      <w:bookmarkEnd w:id="100"/>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3159"/>
        <w:gridCol w:w="2131"/>
        <w:gridCol w:w="2132"/>
      </w:tblGrid>
      <w:tr w14:paraId="6CF8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5464F53F">
            <w:pPr>
              <w:pStyle w:val="30"/>
            </w:pPr>
            <w:r>
              <w:rPr>
                <w:rFonts w:hint="eastAsia"/>
              </w:rPr>
              <w:t>序号</w:t>
            </w:r>
          </w:p>
        </w:tc>
        <w:tc>
          <w:tcPr>
            <w:tcW w:w="1853" w:type="pct"/>
            <w:vAlign w:val="center"/>
          </w:tcPr>
          <w:p w14:paraId="40215877">
            <w:pPr>
              <w:pStyle w:val="30"/>
            </w:pPr>
            <w:r>
              <w:rPr>
                <w:rFonts w:hint="eastAsia"/>
              </w:rPr>
              <w:t>主要建设内容</w:t>
            </w:r>
          </w:p>
        </w:tc>
        <w:tc>
          <w:tcPr>
            <w:tcW w:w="1250" w:type="pct"/>
            <w:vAlign w:val="center"/>
          </w:tcPr>
          <w:p w14:paraId="5A4B9A41">
            <w:pPr>
              <w:pStyle w:val="30"/>
            </w:pPr>
            <w:r>
              <w:rPr>
                <w:rFonts w:hint="eastAsia"/>
              </w:rPr>
              <w:t>服务对象</w:t>
            </w:r>
          </w:p>
        </w:tc>
        <w:tc>
          <w:tcPr>
            <w:tcW w:w="1250" w:type="pct"/>
            <w:vAlign w:val="center"/>
          </w:tcPr>
          <w:p w14:paraId="2169A554">
            <w:pPr>
              <w:pStyle w:val="30"/>
            </w:pPr>
            <w:r>
              <w:rPr>
                <w:rFonts w:hint="eastAsia"/>
              </w:rPr>
              <w:t>用户量</w:t>
            </w:r>
          </w:p>
        </w:tc>
      </w:tr>
      <w:tr w14:paraId="65873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0C09FC48">
            <w:pPr>
              <w:pStyle w:val="30"/>
            </w:pPr>
            <w:r>
              <w:rPr>
                <w:rFonts w:hint="eastAsia"/>
              </w:rPr>
              <w:t>1</w:t>
            </w:r>
          </w:p>
        </w:tc>
        <w:tc>
          <w:tcPr>
            <w:tcW w:w="1853" w:type="pct"/>
            <w:vAlign w:val="center"/>
          </w:tcPr>
          <w:p w14:paraId="7620165E">
            <w:pPr>
              <w:pStyle w:val="30"/>
            </w:pPr>
            <w:r>
              <w:rPr>
                <w:rFonts w:hint="eastAsia"/>
              </w:rPr>
              <w:t>报备程序</w:t>
            </w:r>
          </w:p>
        </w:tc>
        <w:tc>
          <w:tcPr>
            <w:tcW w:w="1250" w:type="pct"/>
            <w:vAlign w:val="center"/>
          </w:tcPr>
          <w:p w14:paraId="4807078A">
            <w:pPr>
              <w:pStyle w:val="30"/>
            </w:pPr>
            <w:r>
              <w:rPr>
                <w:rFonts w:hint="eastAsia"/>
              </w:rPr>
              <w:t>市国资委业务处室、监管企业</w:t>
            </w:r>
          </w:p>
        </w:tc>
        <w:tc>
          <w:tcPr>
            <w:tcW w:w="1250" w:type="pct"/>
            <w:vAlign w:val="center"/>
          </w:tcPr>
          <w:p w14:paraId="50B9087B">
            <w:pPr>
              <w:pStyle w:val="30"/>
            </w:pPr>
            <w:r>
              <w:rPr>
                <w:rFonts w:hint="eastAsia"/>
              </w:rPr>
              <w:t>150</w:t>
            </w:r>
          </w:p>
        </w:tc>
      </w:tr>
      <w:tr w14:paraId="65543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106B5EB0">
            <w:pPr>
              <w:pStyle w:val="30"/>
            </w:pPr>
            <w:r>
              <w:rPr>
                <w:rFonts w:hint="eastAsia"/>
              </w:rPr>
              <w:t>2</w:t>
            </w:r>
          </w:p>
        </w:tc>
        <w:tc>
          <w:tcPr>
            <w:tcW w:w="1853" w:type="pct"/>
            <w:vAlign w:val="center"/>
          </w:tcPr>
          <w:p w14:paraId="021C4615">
            <w:pPr>
              <w:pStyle w:val="30"/>
            </w:pPr>
            <w:r>
              <w:rPr>
                <w:rFonts w:hint="eastAsia"/>
              </w:rPr>
              <w:t>投资计划</w:t>
            </w:r>
          </w:p>
        </w:tc>
        <w:tc>
          <w:tcPr>
            <w:tcW w:w="1250" w:type="pct"/>
            <w:vAlign w:val="center"/>
          </w:tcPr>
          <w:p w14:paraId="11B93354">
            <w:pPr>
              <w:pStyle w:val="30"/>
            </w:pPr>
            <w:r>
              <w:rPr>
                <w:rFonts w:hint="eastAsia"/>
              </w:rPr>
              <w:t>市国资委业务处室、监管企业</w:t>
            </w:r>
          </w:p>
        </w:tc>
        <w:tc>
          <w:tcPr>
            <w:tcW w:w="1250" w:type="pct"/>
            <w:vAlign w:val="center"/>
          </w:tcPr>
          <w:p w14:paraId="08F2CAA1">
            <w:pPr>
              <w:pStyle w:val="30"/>
            </w:pPr>
            <w:r>
              <w:rPr>
                <w:rFonts w:hint="eastAsia"/>
              </w:rPr>
              <w:t>150</w:t>
            </w:r>
          </w:p>
        </w:tc>
      </w:tr>
      <w:tr w14:paraId="460C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6A5979E4">
            <w:pPr>
              <w:pStyle w:val="30"/>
            </w:pPr>
            <w:r>
              <w:rPr>
                <w:rFonts w:hint="eastAsia"/>
              </w:rPr>
              <w:t>3</w:t>
            </w:r>
          </w:p>
        </w:tc>
        <w:tc>
          <w:tcPr>
            <w:tcW w:w="1853" w:type="pct"/>
            <w:vAlign w:val="center"/>
          </w:tcPr>
          <w:p w14:paraId="05A61BC3">
            <w:pPr>
              <w:pStyle w:val="30"/>
            </w:pPr>
            <w:r>
              <w:rPr>
                <w:rFonts w:hint="eastAsia"/>
              </w:rPr>
              <w:t>投资执行情况</w:t>
            </w:r>
          </w:p>
        </w:tc>
        <w:tc>
          <w:tcPr>
            <w:tcW w:w="1250" w:type="pct"/>
            <w:vAlign w:val="center"/>
          </w:tcPr>
          <w:p w14:paraId="5083CBF3">
            <w:pPr>
              <w:pStyle w:val="30"/>
            </w:pPr>
            <w:r>
              <w:rPr>
                <w:rFonts w:hint="eastAsia"/>
              </w:rPr>
              <w:t>市国资委业务处室、监管企业</w:t>
            </w:r>
          </w:p>
        </w:tc>
        <w:tc>
          <w:tcPr>
            <w:tcW w:w="1250" w:type="pct"/>
            <w:vAlign w:val="center"/>
          </w:tcPr>
          <w:p w14:paraId="6B340763">
            <w:pPr>
              <w:pStyle w:val="30"/>
            </w:pPr>
            <w:r>
              <w:rPr>
                <w:rFonts w:hint="eastAsia"/>
              </w:rPr>
              <w:t>150</w:t>
            </w:r>
          </w:p>
        </w:tc>
      </w:tr>
      <w:tr w14:paraId="5B455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5F07B945">
            <w:pPr>
              <w:pStyle w:val="30"/>
            </w:pPr>
            <w:r>
              <w:rPr>
                <w:rFonts w:hint="eastAsia"/>
              </w:rPr>
              <w:t>4</w:t>
            </w:r>
          </w:p>
        </w:tc>
        <w:tc>
          <w:tcPr>
            <w:tcW w:w="1853" w:type="pct"/>
            <w:vAlign w:val="center"/>
          </w:tcPr>
          <w:p w14:paraId="465B769D">
            <w:pPr>
              <w:pStyle w:val="30"/>
            </w:pPr>
            <w:r>
              <w:rPr>
                <w:rFonts w:hint="eastAsia"/>
              </w:rPr>
              <w:t>投资计划年中调整</w:t>
            </w:r>
          </w:p>
        </w:tc>
        <w:tc>
          <w:tcPr>
            <w:tcW w:w="1250" w:type="pct"/>
            <w:vAlign w:val="center"/>
          </w:tcPr>
          <w:p w14:paraId="3DE24A1D">
            <w:pPr>
              <w:pStyle w:val="30"/>
            </w:pPr>
            <w:r>
              <w:rPr>
                <w:rFonts w:hint="eastAsia"/>
              </w:rPr>
              <w:t>市国资委业务处室、监管企业</w:t>
            </w:r>
          </w:p>
        </w:tc>
        <w:tc>
          <w:tcPr>
            <w:tcW w:w="1250" w:type="pct"/>
            <w:vAlign w:val="center"/>
          </w:tcPr>
          <w:p w14:paraId="2D4215A6">
            <w:pPr>
              <w:pStyle w:val="30"/>
            </w:pPr>
            <w:r>
              <w:rPr>
                <w:rFonts w:hint="eastAsia"/>
              </w:rPr>
              <w:t>150</w:t>
            </w:r>
          </w:p>
        </w:tc>
      </w:tr>
    </w:tbl>
    <w:p w14:paraId="0E0E7465">
      <w:pPr>
        <w:ind w:firstLine="480"/>
      </w:pPr>
    </w:p>
    <w:p w14:paraId="5B93F4EC">
      <w:pPr>
        <w:pStyle w:val="4"/>
        <w:numPr>
          <w:ilvl w:val="2"/>
          <w:numId w:val="0"/>
        </w:numPr>
      </w:pPr>
      <w:bookmarkStart w:id="101" w:name="_Toc5072"/>
      <w:r>
        <w:rPr>
          <w:rFonts w:hint="eastAsia" w:ascii="Times New Roman" w:hAnsi="Times New Roman" w:cs="宋体"/>
        </w:rPr>
        <w:t xml:space="preserve">4.4.3  </w:t>
      </w:r>
      <w:r>
        <w:rPr>
          <w:rFonts w:hint="eastAsia"/>
        </w:rPr>
        <w:t>市属国企投资基金信息子系统</w:t>
      </w:r>
      <w:bookmarkEnd w:id="101"/>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2748"/>
        <w:gridCol w:w="2542"/>
        <w:gridCol w:w="2132"/>
      </w:tblGrid>
      <w:tr w14:paraId="7955D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5627DE58">
            <w:pPr>
              <w:pStyle w:val="30"/>
            </w:pPr>
            <w:r>
              <w:rPr>
                <w:rFonts w:hint="eastAsia"/>
              </w:rPr>
              <w:t>序号</w:t>
            </w:r>
          </w:p>
        </w:tc>
        <w:tc>
          <w:tcPr>
            <w:tcW w:w="1612" w:type="pct"/>
            <w:vAlign w:val="center"/>
          </w:tcPr>
          <w:p w14:paraId="5289C34A">
            <w:pPr>
              <w:pStyle w:val="30"/>
            </w:pPr>
            <w:r>
              <w:rPr>
                <w:rFonts w:hint="eastAsia"/>
              </w:rPr>
              <w:t>主要建设内容</w:t>
            </w:r>
          </w:p>
        </w:tc>
        <w:tc>
          <w:tcPr>
            <w:tcW w:w="1491" w:type="pct"/>
            <w:vAlign w:val="center"/>
          </w:tcPr>
          <w:p w14:paraId="0A15C840">
            <w:pPr>
              <w:pStyle w:val="30"/>
            </w:pPr>
            <w:r>
              <w:rPr>
                <w:rFonts w:hint="eastAsia"/>
              </w:rPr>
              <w:t>服务对象</w:t>
            </w:r>
          </w:p>
        </w:tc>
        <w:tc>
          <w:tcPr>
            <w:tcW w:w="1250" w:type="pct"/>
            <w:vAlign w:val="center"/>
          </w:tcPr>
          <w:p w14:paraId="00AFF4FA">
            <w:pPr>
              <w:pStyle w:val="30"/>
            </w:pPr>
            <w:r>
              <w:rPr>
                <w:rFonts w:hint="eastAsia"/>
              </w:rPr>
              <w:t>用户量</w:t>
            </w:r>
          </w:p>
        </w:tc>
      </w:tr>
      <w:tr w14:paraId="5EC73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6D33DBA2">
            <w:pPr>
              <w:pStyle w:val="30"/>
            </w:pPr>
            <w:r>
              <w:rPr>
                <w:rFonts w:hint="eastAsia"/>
              </w:rPr>
              <w:t>1</w:t>
            </w:r>
          </w:p>
        </w:tc>
        <w:tc>
          <w:tcPr>
            <w:tcW w:w="1612" w:type="pct"/>
            <w:vAlign w:val="center"/>
          </w:tcPr>
          <w:p w14:paraId="797DBAED">
            <w:pPr>
              <w:pStyle w:val="30"/>
            </w:pPr>
            <w:r>
              <w:rPr>
                <w:rFonts w:hint="eastAsia"/>
              </w:rPr>
              <w:t>实控基金信息报送，GP数据校验计算，实控基金数据修正，企业基金管理制度备案管理，任务管理等</w:t>
            </w:r>
          </w:p>
        </w:tc>
        <w:tc>
          <w:tcPr>
            <w:tcW w:w="1491" w:type="pct"/>
            <w:vAlign w:val="center"/>
          </w:tcPr>
          <w:p w14:paraId="677917A6">
            <w:pPr>
              <w:pStyle w:val="30"/>
            </w:pPr>
            <w:r>
              <w:rPr>
                <w:rFonts w:hint="eastAsia"/>
              </w:rPr>
              <w:t>国资委监管企业</w:t>
            </w:r>
          </w:p>
        </w:tc>
        <w:tc>
          <w:tcPr>
            <w:tcW w:w="1250" w:type="pct"/>
            <w:vAlign w:val="center"/>
          </w:tcPr>
          <w:p w14:paraId="2B8D1765">
            <w:pPr>
              <w:pStyle w:val="30"/>
            </w:pPr>
            <w:r>
              <w:rPr>
                <w:rFonts w:hint="eastAsia"/>
              </w:rPr>
              <w:t>120</w:t>
            </w:r>
          </w:p>
        </w:tc>
      </w:tr>
      <w:tr w14:paraId="72728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1C11E0A6">
            <w:pPr>
              <w:pStyle w:val="30"/>
            </w:pPr>
            <w:r>
              <w:rPr>
                <w:rFonts w:hint="eastAsia"/>
              </w:rPr>
              <w:t>2</w:t>
            </w:r>
          </w:p>
        </w:tc>
        <w:tc>
          <w:tcPr>
            <w:tcW w:w="1612" w:type="pct"/>
            <w:vAlign w:val="center"/>
          </w:tcPr>
          <w:p w14:paraId="74E3F367">
            <w:pPr>
              <w:pStyle w:val="30"/>
            </w:pPr>
            <w:r>
              <w:rPr>
                <w:rFonts w:hint="eastAsia"/>
              </w:rPr>
              <w:t>参投基金信息报送，LP数据校验计算，参投基金数据修正，任务管理等</w:t>
            </w:r>
          </w:p>
        </w:tc>
        <w:tc>
          <w:tcPr>
            <w:tcW w:w="1491" w:type="pct"/>
            <w:vAlign w:val="center"/>
          </w:tcPr>
          <w:p w14:paraId="67FDB1F9">
            <w:pPr>
              <w:pStyle w:val="30"/>
            </w:pPr>
            <w:r>
              <w:rPr>
                <w:rFonts w:hint="eastAsia"/>
              </w:rPr>
              <w:t>国资委监管企业</w:t>
            </w:r>
          </w:p>
        </w:tc>
        <w:tc>
          <w:tcPr>
            <w:tcW w:w="1250" w:type="pct"/>
            <w:vAlign w:val="center"/>
          </w:tcPr>
          <w:p w14:paraId="0AA18B88">
            <w:pPr>
              <w:pStyle w:val="30"/>
            </w:pPr>
            <w:r>
              <w:rPr>
                <w:rFonts w:hint="eastAsia"/>
              </w:rPr>
              <w:t>80</w:t>
            </w:r>
          </w:p>
        </w:tc>
      </w:tr>
      <w:tr w14:paraId="44306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2FA60207">
            <w:pPr>
              <w:pStyle w:val="30"/>
            </w:pPr>
            <w:r>
              <w:rPr>
                <w:rFonts w:hint="eastAsia"/>
              </w:rPr>
              <w:t>3</w:t>
            </w:r>
          </w:p>
        </w:tc>
        <w:tc>
          <w:tcPr>
            <w:tcW w:w="1612" w:type="pct"/>
            <w:vAlign w:val="center"/>
          </w:tcPr>
          <w:p w14:paraId="0EA886E9">
            <w:pPr>
              <w:pStyle w:val="30"/>
            </w:pPr>
            <w:r>
              <w:rPr>
                <w:rFonts w:hint="eastAsia"/>
              </w:rPr>
              <w:t>实控基金审批处理，参投基金审批处理</w:t>
            </w:r>
          </w:p>
        </w:tc>
        <w:tc>
          <w:tcPr>
            <w:tcW w:w="1491" w:type="pct"/>
            <w:vAlign w:val="center"/>
          </w:tcPr>
          <w:p w14:paraId="724C4D3E">
            <w:pPr>
              <w:pStyle w:val="30"/>
            </w:pPr>
            <w:r>
              <w:rPr>
                <w:rFonts w:hint="eastAsia"/>
              </w:rPr>
              <w:t>国资委监管企业</w:t>
            </w:r>
          </w:p>
        </w:tc>
        <w:tc>
          <w:tcPr>
            <w:tcW w:w="1250" w:type="pct"/>
            <w:vAlign w:val="center"/>
          </w:tcPr>
          <w:p w14:paraId="743C30FE">
            <w:pPr>
              <w:pStyle w:val="30"/>
            </w:pPr>
            <w:r>
              <w:rPr>
                <w:rFonts w:hint="eastAsia"/>
              </w:rPr>
              <w:t>25</w:t>
            </w:r>
          </w:p>
        </w:tc>
      </w:tr>
      <w:tr w14:paraId="01251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102B8332">
            <w:pPr>
              <w:pStyle w:val="30"/>
            </w:pPr>
            <w:r>
              <w:rPr>
                <w:rFonts w:hint="eastAsia"/>
              </w:rPr>
              <w:t>5</w:t>
            </w:r>
          </w:p>
        </w:tc>
        <w:tc>
          <w:tcPr>
            <w:tcW w:w="1612" w:type="pct"/>
            <w:vAlign w:val="center"/>
          </w:tcPr>
          <w:p w14:paraId="7054D54D">
            <w:pPr>
              <w:pStyle w:val="30"/>
            </w:pPr>
            <w:r>
              <w:rPr>
                <w:rFonts w:hint="eastAsia"/>
              </w:rPr>
              <w:t>数据报表：实控基金数据明细，参投基金信息明细，待补填基金清单，本集团基金情况</w:t>
            </w:r>
          </w:p>
        </w:tc>
        <w:tc>
          <w:tcPr>
            <w:tcW w:w="1491" w:type="pct"/>
            <w:vAlign w:val="center"/>
          </w:tcPr>
          <w:p w14:paraId="0187D766">
            <w:pPr>
              <w:pStyle w:val="30"/>
            </w:pPr>
            <w:r>
              <w:rPr>
                <w:rFonts w:hint="eastAsia"/>
              </w:rPr>
              <w:t>国资委监管企业</w:t>
            </w:r>
          </w:p>
        </w:tc>
        <w:tc>
          <w:tcPr>
            <w:tcW w:w="1250" w:type="pct"/>
            <w:vAlign w:val="center"/>
          </w:tcPr>
          <w:p w14:paraId="535F113C">
            <w:pPr>
              <w:pStyle w:val="30"/>
            </w:pPr>
            <w:r>
              <w:rPr>
                <w:rFonts w:hint="eastAsia"/>
              </w:rPr>
              <w:t>35</w:t>
            </w:r>
          </w:p>
        </w:tc>
      </w:tr>
      <w:tr w14:paraId="2A5E9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45" w:type="pct"/>
            <w:vAlign w:val="center"/>
          </w:tcPr>
          <w:p w14:paraId="073ABB4F">
            <w:pPr>
              <w:pStyle w:val="30"/>
            </w:pPr>
            <w:r>
              <w:rPr>
                <w:rFonts w:hint="eastAsia"/>
              </w:rPr>
              <w:t>7</w:t>
            </w:r>
          </w:p>
        </w:tc>
        <w:tc>
          <w:tcPr>
            <w:tcW w:w="1612" w:type="pct"/>
            <w:vAlign w:val="center"/>
          </w:tcPr>
          <w:p w14:paraId="73306C6F">
            <w:pPr>
              <w:pStyle w:val="30"/>
            </w:pPr>
            <w:r>
              <w:rPr>
                <w:rFonts w:hint="eastAsia"/>
              </w:rPr>
              <w:t>数据报表：历年数据对比，实控和参投基金数据分类统计，实控和参投的基金评价，基金管理人的评价，外部数据引入和查询。全面进行数据监测。</w:t>
            </w:r>
          </w:p>
          <w:p w14:paraId="23BCE682">
            <w:pPr>
              <w:pStyle w:val="30"/>
            </w:pPr>
            <w:r>
              <w:rPr>
                <w:rFonts w:hint="eastAsia"/>
              </w:rPr>
              <w:t>数据看板：整体概览分析，分类专题分析，分类投资概览，年度投资情况，基金详情。</w:t>
            </w:r>
          </w:p>
        </w:tc>
        <w:tc>
          <w:tcPr>
            <w:tcW w:w="1491" w:type="pct"/>
            <w:vAlign w:val="center"/>
          </w:tcPr>
          <w:p w14:paraId="20E3D4FB">
            <w:pPr>
              <w:pStyle w:val="30"/>
            </w:pPr>
            <w:r>
              <w:rPr>
                <w:rFonts w:hint="eastAsia"/>
              </w:rPr>
              <w:t>市国资委</w:t>
            </w:r>
          </w:p>
        </w:tc>
        <w:tc>
          <w:tcPr>
            <w:tcW w:w="1250" w:type="pct"/>
            <w:vAlign w:val="center"/>
          </w:tcPr>
          <w:p w14:paraId="5F6E6D29">
            <w:pPr>
              <w:pStyle w:val="30"/>
            </w:pPr>
            <w:r>
              <w:rPr>
                <w:rFonts w:hint="eastAsia"/>
              </w:rPr>
              <w:t>60</w:t>
            </w:r>
          </w:p>
        </w:tc>
      </w:tr>
    </w:tbl>
    <w:p w14:paraId="0AFE0CD1">
      <w:pPr>
        <w:ind w:firstLine="480"/>
      </w:pPr>
    </w:p>
    <w:p w14:paraId="4F3E5D34">
      <w:pPr>
        <w:pStyle w:val="4"/>
        <w:numPr>
          <w:ilvl w:val="2"/>
          <w:numId w:val="0"/>
        </w:numPr>
      </w:pPr>
      <w:bookmarkStart w:id="102" w:name="_Toc30460"/>
      <w:r>
        <w:rPr>
          <w:rFonts w:hint="eastAsia" w:ascii="Times New Roman" w:hAnsi="Times New Roman" w:cs="宋体"/>
        </w:rPr>
        <w:t xml:space="preserve">4.4.4  </w:t>
      </w:r>
      <w:r>
        <w:rPr>
          <w:rFonts w:hint="eastAsia"/>
        </w:rPr>
        <w:t>国际化经营子系统</w:t>
      </w:r>
      <w:bookmarkEnd w:id="102"/>
    </w:p>
    <w:tbl>
      <w:tblPr>
        <w:tblStyle w:val="1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5"/>
        <w:gridCol w:w="3479"/>
        <w:gridCol w:w="1931"/>
        <w:gridCol w:w="1984"/>
      </w:tblGrid>
      <w:tr w14:paraId="0E472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pct"/>
            <w:vAlign w:val="center"/>
          </w:tcPr>
          <w:p w14:paraId="268A8555">
            <w:pPr>
              <w:pStyle w:val="30"/>
            </w:pPr>
            <w:r>
              <w:t>序号</w:t>
            </w:r>
          </w:p>
        </w:tc>
        <w:tc>
          <w:tcPr>
            <w:tcW w:w="2041" w:type="pct"/>
            <w:vAlign w:val="center"/>
          </w:tcPr>
          <w:p w14:paraId="2B29E7DF">
            <w:pPr>
              <w:pStyle w:val="30"/>
            </w:pPr>
            <w:r>
              <w:t>主要建设内容</w:t>
            </w:r>
          </w:p>
        </w:tc>
        <w:tc>
          <w:tcPr>
            <w:tcW w:w="1133" w:type="pct"/>
            <w:vAlign w:val="center"/>
          </w:tcPr>
          <w:p w14:paraId="01B10F43">
            <w:pPr>
              <w:pStyle w:val="30"/>
            </w:pPr>
            <w:r>
              <w:t>服务对象</w:t>
            </w:r>
          </w:p>
        </w:tc>
        <w:tc>
          <w:tcPr>
            <w:tcW w:w="1164" w:type="pct"/>
            <w:vAlign w:val="center"/>
          </w:tcPr>
          <w:p w14:paraId="00A32821">
            <w:pPr>
              <w:pStyle w:val="30"/>
            </w:pPr>
            <w:r>
              <w:t>用户量</w:t>
            </w:r>
          </w:p>
        </w:tc>
      </w:tr>
      <w:tr w14:paraId="02970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pct"/>
            <w:vAlign w:val="center"/>
          </w:tcPr>
          <w:p w14:paraId="5A0749A7">
            <w:pPr>
              <w:pStyle w:val="30"/>
            </w:pPr>
            <w:r>
              <w:rPr>
                <w:rFonts w:hint="eastAsia"/>
              </w:rPr>
              <w:t>1</w:t>
            </w:r>
          </w:p>
        </w:tc>
        <w:tc>
          <w:tcPr>
            <w:tcW w:w="2041" w:type="pct"/>
            <w:vAlign w:val="center"/>
          </w:tcPr>
          <w:p w14:paraId="64A15EF8">
            <w:pPr>
              <w:pStyle w:val="30"/>
            </w:pPr>
            <w:r>
              <w:rPr>
                <w:rFonts w:hint="eastAsia"/>
              </w:rPr>
              <w:t>叠加汇总</w:t>
            </w:r>
          </w:p>
        </w:tc>
        <w:tc>
          <w:tcPr>
            <w:tcW w:w="1133" w:type="pct"/>
            <w:vAlign w:val="center"/>
          </w:tcPr>
          <w:p w14:paraId="1DC53134">
            <w:pPr>
              <w:pStyle w:val="30"/>
            </w:pPr>
            <w:r>
              <w:t>全体用户</w:t>
            </w:r>
          </w:p>
        </w:tc>
        <w:tc>
          <w:tcPr>
            <w:tcW w:w="1164" w:type="pct"/>
            <w:vAlign w:val="center"/>
          </w:tcPr>
          <w:p w14:paraId="30FD5AF4">
            <w:pPr>
              <w:pStyle w:val="30"/>
            </w:pPr>
            <w:r>
              <w:t>1</w:t>
            </w:r>
            <w:r>
              <w:rPr>
                <w:rFonts w:hint="eastAsia"/>
              </w:rPr>
              <w:t>0</w:t>
            </w:r>
            <w:r>
              <w:t>00</w:t>
            </w:r>
          </w:p>
        </w:tc>
      </w:tr>
      <w:tr w14:paraId="7F354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pct"/>
            <w:vAlign w:val="center"/>
          </w:tcPr>
          <w:p w14:paraId="77B128EF">
            <w:pPr>
              <w:pStyle w:val="30"/>
            </w:pPr>
            <w:r>
              <w:rPr>
                <w:rFonts w:hint="eastAsia"/>
              </w:rPr>
              <w:t>2</w:t>
            </w:r>
          </w:p>
        </w:tc>
        <w:tc>
          <w:tcPr>
            <w:tcW w:w="2041" w:type="pct"/>
            <w:vAlign w:val="center"/>
          </w:tcPr>
          <w:p w14:paraId="627C4E9D">
            <w:pPr>
              <w:pStyle w:val="30"/>
            </w:pPr>
            <w:r>
              <w:rPr>
                <w:rFonts w:hint="eastAsia"/>
              </w:rPr>
              <w:t>非固定行列报表汇总</w:t>
            </w:r>
          </w:p>
        </w:tc>
        <w:tc>
          <w:tcPr>
            <w:tcW w:w="1133" w:type="pct"/>
            <w:vAlign w:val="center"/>
          </w:tcPr>
          <w:p w14:paraId="55E0BC45">
            <w:pPr>
              <w:pStyle w:val="30"/>
            </w:pPr>
            <w:r>
              <w:t>全体用户</w:t>
            </w:r>
          </w:p>
        </w:tc>
        <w:tc>
          <w:tcPr>
            <w:tcW w:w="1164" w:type="pct"/>
            <w:vAlign w:val="center"/>
          </w:tcPr>
          <w:p w14:paraId="29A377BD">
            <w:pPr>
              <w:pStyle w:val="30"/>
            </w:pPr>
            <w:r>
              <w:t>1</w:t>
            </w:r>
            <w:r>
              <w:rPr>
                <w:rFonts w:hint="eastAsia"/>
              </w:rPr>
              <w:t>0</w:t>
            </w:r>
            <w:r>
              <w:t>00</w:t>
            </w:r>
          </w:p>
        </w:tc>
      </w:tr>
      <w:tr w14:paraId="2A36F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pct"/>
            <w:vAlign w:val="center"/>
          </w:tcPr>
          <w:p w14:paraId="3A865C93">
            <w:pPr>
              <w:pStyle w:val="30"/>
            </w:pPr>
            <w:r>
              <w:rPr>
                <w:rFonts w:hint="eastAsia"/>
              </w:rPr>
              <w:t>3</w:t>
            </w:r>
          </w:p>
        </w:tc>
        <w:tc>
          <w:tcPr>
            <w:tcW w:w="2041" w:type="pct"/>
            <w:vAlign w:val="center"/>
          </w:tcPr>
          <w:p w14:paraId="4F9A4E24">
            <w:pPr>
              <w:pStyle w:val="30"/>
            </w:pPr>
            <w:r>
              <w:rPr>
                <w:rFonts w:hint="eastAsia"/>
              </w:rPr>
              <w:t>汇总节点检查</w:t>
            </w:r>
          </w:p>
        </w:tc>
        <w:tc>
          <w:tcPr>
            <w:tcW w:w="1133" w:type="pct"/>
            <w:vAlign w:val="center"/>
          </w:tcPr>
          <w:p w14:paraId="6DB493A4">
            <w:pPr>
              <w:pStyle w:val="30"/>
            </w:pPr>
            <w:r>
              <w:t>全体用户</w:t>
            </w:r>
          </w:p>
        </w:tc>
        <w:tc>
          <w:tcPr>
            <w:tcW w:w="1164" w:type="pct"/>
            <w:vAlign w:val="center"/>
          </w:tcPr>
          <w:p w14:paraId="4390EF3E">
            <w:pPr>
              <w:pStyle w:val="30"/>
            </w:pPr>
            <w:r>
              <w:t>1</w:t>
            </w:r>
            <w:r>
              <w:rPr>
                <w:rFonts w:hint="eastAsia"/>
              </w:rPr>
              <w:t>0</w:t>
            </w:r>
            <w:r>
              <w:t>00</w:t>
            </w:r>
          </w:p>
        </w:tc>
      </w:tr>
      <w:tr w14:paraId="78967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pct"/>
            <w:vAlign w:val="center"/>
          </w:tcPr>
          <w:p w14:paraId="18AE489E">
            <w:pPr>
              <w:pStyle w:val="30"/>
            </w:pPr>
            <w:r>
              <w:rPr>
                <w:rFonts w:hint="eastAsia"/>
              </w:rPr>
              <w:t>4</w:t>
            </w:r>
          </w:p>
        </w:tc>
        <w:tc>
          <w:tcPr>
            <w:tcW w:w="2041" w:type="pct"/>
            <w:vAlign w:val="center"/>
          </w:tcPr>
          <w:p w14:paraId="71248C2B">
            <w:pPr>
              <w:pStyle w:val="30"/>
            </w:pPr>
            <w:r>
              <w:rPr>
                <w:rFonts w:hint="eastAsia"/>
              </w:rPr>
              <w:t>模板查询</w:t>
            </w:r>
          </w:p>
        </w:tc>
        <w:tc>
          <w:tcPr>
            <w:tcW w:w="1133" w:type="pct"/>
            <w:vAlign w:val="center"/>
          </w:tcPr>
          <w:p w14:paraId="2222455C">
            <w:pPr>
              <w:pStyle w:val="30"/>
            </w:pPr>
            <w:r>
              <w:t>全体用户</w:t>
            </w:r>
          </w:p>
        </w:tc>
        <w:tc>
          <w:tcPr>
            <w:tcW w:w="1164" w:type="pct"/>
            <w:vAlign w:val="center"/>
          </w:tcPr>
          <w:p w14:paraId="17CB9817">
            <w:pPr>
              <w:pStyle w:val="30"/>
            </w:pPr>
            <w:r>
              <w:t>1</w:t>
            </w:r>
            <w:r>
              <w:rPr>
                <w:rFonts w:hint="eastAsia"/>
              </w:rPr>
              <w:t>0</w:t>
            </w:r>
            <w:r>
              <w:t>00</w:t>
            </w:r>
          </w:p>
        </w:tc>
      </w:tr>
      <w:tr w14:paraId="48CF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pct"/>
            <w:vAlign w:val="center"/>
          </w:tcPr>
          <w:p w14:paraId="3E6C0597">
            <w:pPr>
              <w:pStyle w:val="30"/>
            </w:pPr>
            <w:r>
              <w:rPr>
                <w:rFonts w:hint="eastAsia"/>
              </w:rPr>
              <w:t>5</w:t>
            </w:r>
          </w:p>
        </w:tc>
        <w:tc>
          <w:tcPr>
            <w:tcW w:w="2041" w:type="pct"/>
            <w:vAlign w:val="center"/>
          </w:tcPr>
          <w:p w14:paraId="511F4CBE">
            <w:pPr>
              <w:pStyle w:val="30"/>
            </w:pPr>
            <w:r>
              <w:rPr>
                <w:rFonts w:hint="eastAsia"/>
              </w:rPr>
              <w:t>自定义查询</w:t>
            </w:r>
          </w:p>
        </w:tc>
        <w:tc>
          <w:tcPr>
            <w:tcW w:w="1133" w:type="pct"/>
            <w:vAlign w:val="center"/>
          </w:tcPr>
          <w:p w14:paraId="38CFFB87">
            <w:pPr>
              <w:pStyle w:val="30"/>
            </w:pPr>
            <w:r>
              <w:t>全体用户</w:t>
            </w:r>
          </w:p>
        </w:tc>
        <w:tc>
          <w:tcPr>
            <w:tcW w:w="1164" w:type="pct"/>
            <w:vAlign w:val="center"/>
          </w:tcPr>
          <w:p w14:paraId="1DF1301A">
            <w:pPr>
              <w:pStyle w:val="30"/>
            </w:pPr>
            <w:r>
              <w:t>1</w:t>
            </w:r>
            <w:r>
              <w:rPr>
                <w:rFonts w:hint="eastAsia"/>
              </w:rPr>
              <w:t>0</w:t>
            </w:r>
            <w:r>
              <w:t>00</w:t>
            </w:r>
          </w:p>
        </w:tc>
      </w:tr>
      <w:tr w14:paraId="0E8E2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pct"/>
            <w:vAlign w:val="center"/>
          </w:tcPr>
          <w:p w14:paraId="4E61802F">
            <w:pPr>
              <w:pStyle w:val="30"/>
            </w:pPr>
            <w:r>
              <w:rPr>
                <w:rFonts w:hint="eastAsia"/>
              </w:rPr>
              <w:t>6</w:t>
            </w:r>
          </w:p>
        </w:tc>
        <w:tc>
          <w:tcPr>
            <w:tcW w:w="2041" w:type="pct"/>
            <w:vAlign w:val="center"/>
          </w:tcPr>
          <w:p w14:paraId="0D7F697D">
            <w:pPr>
              <w:pStyle w:val="30"/>
            </w:pPr>
            <w:r>
              <w:rPr>
                <w:rFonts w:hint="eastAsia"/>
              </w:rPr>
              <w:t>报送统计查询</w:t>
            </w:r>
          </w:p>
        </w:tc>
        <w:tc>
          <w:tcPr>
            <w:tcW w:w="1133" w:type="pct"/>
            <w:vAlign w:val="center"/>
          </w:tcPr>
          <w:p w14:paraId="6BFE8ECA">
            <w:pPr>
              <w:pStyle w:val="30"/>
            </w:pPr>
            <w:r>
              <w:t>全体用户</w:t>
            </w:r>
          </w:p>
        </w:tc>
        <w:tc>
          <w:tcPr>
            <w:tcW w:w="1164" w:type="pct"/>
            <w:vAlign w:val="center"/>
          </w:tcPr>
          <w:p w14:paraId="1FB8C5EF">
            <w:pPr>
              <w:pStyle w:val="30"/>
            </w:pPr>
            <w:r>
              <w:t>1</w:t>
            </w:r>
            <w:r>
              <w:rPr>
                <w:rFonts w:hint="eastAsia"/>
              </w:rPr>
              <w:t>0</w:t>
            </w:r>
            <w:r>
              <w:t>00</w:t>
            </w:r>
          </w:p>
        </w:tc>
      </w:tr>
      <w:tr w14:paraId="20DE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pct"/>
            <w:vAlign w:val="center"/>
          </w:tcPr>
          <w:p w14:paraId="7D88E8FC">
            <w:pPr>
              <w:pStyle w:val="30"/>
            </w:pPr>
            <w:r>
              <w:rPr>
                <w:rFonts w:hint="eastAsia"/>
              </w:rPr>
              <w:t>7</w:t>
            </w:r>
          </w:p>
        </w:tc>
        <w:tc>
          <w:tcPr>
            <w:tcW w:w="2041" w:type="pct"/>
            <w:vAlign w:val="center"/>
          </w:tcPr>
          <w:p w14:paraId="085EFEB7">
            <w:pPr>
              <w:pStyle w:val="30"/>
            </w:pPr>
            <w:r>
              <w:rPr>
                <w:rFonts w:hint="eastAsia"/>
              </w:rPr>
              <w:t>数据填报通知</w:t>
            </w:r>
          </w:p>
        </w:tc>
        <w:tc>
          <w:tcPr>
            <w:tcW w:w="1133" w:type="pct"/>
            <w:vAlign w:val="center"/>
          </w:tcPr>
          <w:p w14:paraId="3F5E6D00">
            <w:pPr>
              <w:pStyle w:val="30"/>
            </w:pPr>
            <w:r>
              <w:t>全体用户</w:t>
            </w:r>
          </w:p>
        </w:tc>
        <w:tc>
          <w:tcPr>
            <w:tcW w:w="1164" w:type="pct"/>
            <w:vAlign w:val="center"/>
          </w:tcPr>
          <w:p w14:paraId="24886D85">
            <w:pPr>
              <w:pStyle w:val="30"/>
            </w:pPr>
            <w:r>
              <w:t>1</w:t>
            </w:r>
            <w:r>
              <w:rPr>
                <w:rFonts w:hint="eastAsia"/>
              </w:rPr>
              <w:t>0</w:t>
            </w:r>
            <w:r>
              <w:t>00</w:t>
            </w:r>
          </w:p>
        </w:tc>
      </w:tr>
      <w:tr w14:paraId="7566A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pct"/>
            <w:vAlign w:val="center"/>
          </w:tcPr>
          <w:p w14:paraId="0DA11473">
            <w:pPr>
              <w:pStyle w:val="30"/>
            </w:pPr>
            <w:r>
              <w:rPr>
                <w:rFonts w:hint="eastAsia"/>
              </w:rPr>
              <w:t>8</w:t>
            </w:r>
          </w:p>
        </w:tc>
        <w:tc>
          <w:tcPr>
            <w:tcW w:w="2041" w:type="pct"/>
            <w:vAlign w:val="center"/>
          </w:tcPr>
          <w:p w14:paraId="779A3366">
            <w:pPr>
              <w:pStyle w:val="30"/>
            </w:pPr>
            <w:r>
              <w:rPr>
                <w:rFonts w:hint="eastAsia"/>
              </w:rPr>
              <w:t>国际化经营企业分析</w:t>
            </w:r>
          </w:p>
        </w:tc>
        <w:tc>
          <w:tcPr>
            <w:tcW w:w="1133" w:type="pct"/>
            <w:vAlign w:val="center"/>
          </w:tcPr>
          <w:p w14:paraId="71B2D606">
            <w:pPr>
              <w:pStyle w:val="30"/>
            </w:pPr>
            <w:r>
              <w:t>全体用户</w:t>
            </w:r>
          </w:p>
        </w:tc>
        <w:tc>
          <w:tcPr>
            <w:tcW w:w="1164" w:type="pct"/>
            <w:vAlign w:val="center"/>
          </w:tcPr>
          <w:p w14:paraId="74C99BB0">
            <w:pPr>
              <w:pStyle w:val="30"/>
            </w:pPr>
            <w:r>
              <w:t>1</w:t>
            </w:r>
            <w:r>
              <w:rPr>
                <w:rFonts w:hint="eastAsia"/>
              </w:rPr>
              <w:t>0</w:t>
            </w:r>
            <w:r>
              <w:t>00</w:t>
            </w:r>
          </w:p>
        </w:tc>
      </w:tr>
      <w:tr w14:paraId="6330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pct"/>
            <w:vAlign w:val="center"/>
          </w:tcPr>
          <w:p w14:paraId="7DBBDC72">
            <w:pPr>
              <w:pStyle w:val="30"/>
            </w:pPr>
            <w:r>
              <w:rPr>
                <w:rFonts w:hint="eastAsia"/>
              </w:rPr>
              <w:t>9</w:t>
            </w:r>
          </w:p>
        </w:tc>
        <w:tc>
          <w:tcPr>
            <w:tcW w:w="2041" w:type="pct"/>
            <w:vAlign w:val="center"/>
          </w:tcPr>
          <w:p w14:paraId="2B04F3D5">
            <w:pPr>
              <w:pStyle w:val="30"/>
            </w:pPr>
            <w:r>
              <w:rPr>
                <w:rFonts w:hint="eastAsia"/>
              </w:rPr>
              <w:t>国际化经营数据审核</w:t>
            </w:r>
          </w:p>
        </w:tc>
        <w:tc>
          <w:tcPr>
            <w:tcW w:w="1133" w:type="pct"/>
            <w:vAlign w:val="center"/>
          </w:tcPr>
          <w:p w14:paraId="780AF3F0">
            <w:pPr>
              <w:pStyle w:val="30"/>
            </w:pPr>
            <w:r>
              <w:t>全体用户</w:t>
            </w:r>
          </w:p>
        </w:tc>
        <w:tc>
          <w:tcPr>
            <w:tcW w:w="1164" w:type="pct"/>
            <w:vAlign w:val="center"/>
          </w:tcPr>
          <w:p w14:paraId="573D3BEB">
            <w:pPr>
              <w:pStyle w:val="30"/>
            </w:pPr>
            <w:r>
              <w:t>1</w:t>
            </w:r>
            <w:r>
              <w:rPr>
                <w:rFonts w:hint="eastAsia"/>
              </w:rPr>
              <w:t>0</w:t>
            </w:r>
            <w:r>
              <w:t>00</w:t>
            </w:r>
          </w:p>
        </w:tc>
      </w:tr>
      <w:tr w14:paraId="40932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0" w:type="pct"/>
            <w:vAlign w:val="center"/>
          </w:tcPr>
          <w:p w14:paraId="558876BD">
            <w:pPr>
              <w:pStyle w:val="30"/>
            </w:pPr>
            <w:r>
              <w:rPr>
                <w:rFonts w:hint="eastAsia"/>
              </w:rPr>
              <w:t>10</w:t>
            </w:r>
          </w:p>
        </w:tc>
        <w:tc>
          <w:tcPr>
            <w:tcW w:w="2041" w:type="pct"/>
            <w:vAlign w:val="center"/>
          </w:tcPr>
          <w:p w14:paraId="6F4010A4">
            <w:pPr>
              <w:pStyle w:val="30"/>
            </w:pPr>
            <w:r>
              <w:rPr>
                <w:rFonts w:hint="eastAsia"/>
              </w:rPr>
              <w:t>数据整合制作</w:t>
            </w:r>
          </w:p>
        </w:tc>
        <w:tc>
          <w:tcPr>
            <w:tcW w:w="1133" w:type="pct"/>
            <w:vAlign w:val="center"/>
          </w:tcPr>
          <w:p w14:paraId="07CB5792">
            <w:pPr>
              <w:pStyle w:val="30"/>
            </w:pPr>
            <w:r>
              <w:t>全体用户</w:t>
            </w:r>
          </w:p>
        </w:tc>
        <w:tc>
          <w:tcPr>
            <w:tcW w:w="1164" w:type="pct"/>
            <w:vAlign w:val="center"/>
          </w:tcPr>
          <w:p w14:paraId="1EEB3669">
            <w:pPr>
              <w:pStyle w:val="30"/>
            </w:pPr>
            <w:r>
              <w:t>1</w:t>
            </w:r>
            <w:r>
              <w:rPr>
                <w:rFonts w:hint="eastAsia"/>
              </w:rPr>
              <w:t>0</w:t>
            </w:r>
            <w:r>
              <w:t>00</w:t>
            </w:r>
          </w:p>
        </w:tc>
      </w:tr>
    </w:tbl>
    <w:p w14:paraId="675B5D74">
      <w:pPr>
        <w:pStyle w:val="4"/>
        <w:numPr>
          <w:ilvl w:val="2"/>
          <w:numId w:val="0"/>
        </w:numPr>
      </w:pPr>
      <w:bookmarkStart w:id="103" w:name="_Toc30463"/>
      <w:r>
        <w:rPr>
          <w:rFonts w:hint="eastAsia" w:ascii="Times New Roman" w:hAnsi="Times New Roman" w:cs="宋体"/>
        </w:rPr>
        <w:t xml:space="preserve">4.4.5  </w:t>
      </w:r>
      <w:r>
        <w:rPr>
          <w:rFonts w:hint="eastAsia"/>
        </w:rPr>
        <w:t>国企价值评估子系统</w:t>
      </w:r>
      <w:bookmarkEnd w:id="103"/>
    </w:p>
    <w:p w14:paraId="371D1BD5">
      <w:pPr>
        <w:ind w:firstLine="480"/>
      </w:pPr>
      <w:r>
        <w:rPr>
          <w:rFonts w:hint="eastAsia"/>
        </w:rPr>
        <w:t>本项目主要建设内容包括企业无形资产价值评估服务、审核清单、报告优化、估值算法升级等功能，主要用于国有企业资产评估场景。</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3"/>
        <w:gridCol w:w="3326"/>
        <w:gridCol w:w="2275"/>
        <w:gridCol w:w="1988"/>
      </w:tblGrid>
      <w:tr w14:paraId="6EDE6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7" w:type="pct"/>
            <w:vAlign w:val="center"/>
          </w:tcPr>
          <w:p w14:paraId="72C19B69">
            <w:pPr>
              <w:pStyle w:val="30"/>
            </w:pPr>
            <w:r>
              <w:rPr>
                <w:rFonts w:hint="eastAsia"/>
              </w:rPr>
              <w:t>序号</w:t>
            </w:r>
          </w:p>
        </w:tc>
        <w:tc>
          <w:tcPr>
            <w:tcW w:w="1950" w:type="pct"/>
            <w:vAlign w:val="center"/>
          </w:tcPr>
          <w:p w14:paraId="0873ED9B">
            <w:pPr>
              <w:pStyle w:val="30"/>
            </w:pPr>
            <w:r>
              <w:rPr>
                <w:rFonts w:hint="eastAsia"/>
              </w:rPr>
              <w:t>主要建设内容</w:t>
            </w:r>
          </w:p>
        </w:tc>
        <w:tc>
          <w:tcPr>
            <w:tcW w:w="1334" w:type="pct"/>
            <w:vAlign w:val="center"/>
          </w:tcPr>
          <w:p w14:paraId="626EFA7F">
            <w:pPr>
              <w:pStyle w:val="30"/>
            </w:pPr>
            <w:r>
              <w:rPr>
                <w:rFonts w:hint="eastAsia"/>
              </w:rPr>
              <w:t>服务对象</w:t>
            </w:r>
          </w:p>
        </w:tc>
        <w:tc>
          <w:tcPr>
            <w:tcW w:w="1166" w:type="pct"/>
            <w:vAlign w:val="center"/>
          </w:tcPr>
          <w:p w14:paraId="568CB3E6">
            <w:pPr>
              <w:pStyle w:val="30"/>
            </w:pPr>
            <w:r>
              <w:rPr>
                <w:rFonts w:hint="eastAsia"/>
              </w:rPr>
              <w:t>用户量</w:t>
            </w:r>
          </w:p>
        </w:tc>
      </w:tr>
      <w:tr w14:paraId="2F9EB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7" w:type="pct"/>
            <w:vAlign w:val="center"/>
          </w:tcPr>
          <w:p w14:paraId="666D0445">
            <w:pPr>
              <w:pStyle w:val="30"/>
            </w:pPr>
            <w:r>
              <w:rPr>
                <w:rFonts w:hint="eastAsia"/>
              </w:rPr>
              <w:t>1</w:t>
            </w:r>
          </w:p>
        </w:tc>
        <w:tc>
          <w:tcPr>
            <w:tcW w:w="1950" w:type="pct"/>
            <w:vAlign w:val="center"/>
          </w:tcPr>
          <w:p w14:paraId="7F49BF47">
            <w:pPr>
              <w:pStyle w:val="30"/>
            </w:pPr>
            <w:r>
              <w:rPr>
                <w:rFonts w:hint="eastAsia"/>
              </w:rPr>
              <w:t>无形资产价值评估服务、审核清单、报告优化、估值算法升级等功能</w:t>
            </w:r>
          </w:p>
        </w:tc>
        <w:tc>
          <w:tcPr>
            <w:tcW w:w="1334" w:type="pct"/>
            <w:vAlign w:val="center"/>
          </w:tcPr>
          <w:p w14:paraId="4B3BFC6E">
            <w:pPr>
              <w:pStyle w:val="30"/>
            </w:pPr>
            <w:r>
              <w:rPr>
                <w:rFonts w:hint="eastAsia"/>
              </w:rPr>
              <w:t>上海市国资委及监管国资企业</w:t>
            </w:r>
          </w:p>
        </w:tc>
        <w:tc>
          <w:tcPr>
            <w:tcW w:w="1166" w:type="pct"/>
            <w:vAlign w:val="center"/>
          </w:tcPr>
          <w:p w14:paraId="574FE8B1">
            <w:pPr>
              <w:pStyle w:val="30"/>
            </w:pPr>
            <w:r>
              <w:rPr>
                <w:rFonts w:hint="eastAsia"/>
              </w:rPr>
              <w:t>300</w:t>
            </w:r>
          </w:p>
        </w:tc>
      </w:tr>
    </w:tbl>
    <w:p w14:paraId="77823DC5">
      <w:pPr>
        <w:ind w:firstLine="480"/>
      </w:pPr>
    </w:p>
    <w:p w14:paraId="5A889F42">
      <w:pPr>
        <w:pStyle w:val="4"/>
        <w:numPr>
          <w:ilvl w:val="2"/>
          <w:numId w:val="0"/>
        </w:numPr>
      </w:pPr>
      <w:bookmarkStart w:id="104" w:name="_Toc21455"/>
      <w:r>
        <w:rPr>
          <w:rFonts w:hint="eastAsia" w:ascii="Times New Roman" w:hAnsi="Times New Roman" w:cs="宋体"/>
        </w:rPr>
        <w:t xml:space="preserve">4.4.6  </w:t>
      </w:r>
      <w:r>
        <w:rPr>
          <w:rFonts w:hint="eastAsia"/>
        </w:rPr>
        <w:t>全面风险预警管理子系统</w:t>
      </w:r>
      <w:bookmarkEnd w:id="104"/>
    </w:p>
    <w:tbl>
      <w:tblPr>
        <w:tblStyle w:val="18"/>
        <w:tblW w:w="4998" w:type="pct"/>
        <w:tblInd w:w="0" w:type="dxa"/>
        <w:tblLayout w:type="autofit"/>
        <w:tblCellMar>
          <w:top w:w="0" w:type="dxa"/>
          <w:left w:w="108" w:type="dxa"/>
          <w:bottom w:w="0" w:type="dxa"/>
          <w:right w:w="108" w:type="dxa"/>
        </w:tblCellMar>
      </w:tblPr>
      <w:tblGrid>
        <w:gridCol w:w="934"/>
        <w:gridCol w:w="2734"/>
        <w:gridCol w:w="2879"/>
        <w:gridCol w:w="1972"/>
      </w:tblGrid>
      <w:tr w14:paraId="527453C0">
        <w:tblPrEx>
          <w:tblCellMar>
            <w:top w:w="0" w:type="dxa"/>
            <w:left w:w="108" w:type="dxa"/>
            <w:bottom w:w="0" w:type="dxa"/>
            <w:right w:w="108" w:type="dxa"/>
          </w:tblCellMar>
        </w:tblPrEx>
        <w:trPr>
          <w:trHeight w:val="300" w:hRule="atLeast"/>
        </w:trPr>
        <w:tc>
          <w:tcPr>
            <w:tcW w:w="548" w:type="pct"/>
            <w:tcBorders>
              <w:top w:val="single" w:color="auto" w:sz="4" w:space="0"/>
              <w:left w:val="single" w:color="auto" w:sz="4" w:space="0"/>
              <w:bottom w:val="single" w:color="auto" w:sz="4" w:space="0"/>
              <w:right w:val="single" w:color="auto" w:sz="4" w:space="0"/>
            </w:tcBorders>
            <w:vAlign w:val="center"/>
          </w:tcPr>
          <w:p w14:paraId="46528802">
            <w:pPr>
              <w:pStyle w:val="30"/>
            </w:pPr>
            <w:r>
              <w:rPr>
                <w:rFonts w:hint="eastAsia"/>
              </w:rPr>
              <w:t>序号</w:t>
            </w:r>
          </w:p>
        </w:tc>
        <w:tc>
          <w:tcPr>
            <w:tcW w:w="1604" w:type="pct"/>
            <w:tcBorders>
              <w:top w:val="single" w:color="auto" w:sz="4" w:space="0"/>
              <w:left w:val="single" w:color="auto" w:sz="4" w:space="0"/>
              <w:bottom w:val="single" w:color="auto" w:sz="4" w:space="0"/>
              <w:right w:val="single" w:color="auto" w:sz="4" w:space="0"/>
            </w:tcBorders>
            <w:vAlign w:val="center"/>
          </w:tcPr>
          <w:p w14:paraId="6738972E">
            <w:pPr>
              <w:pStyle w:val="30"/>
            </w:pPr>
            <w:r>
              <w:rPr>
                <w:rFonts w:hint="eastAsia"/>
              </w:rPr>
              <w:t>主要建设内容</w:t>
            </w:r>
          </w:p>
        </w:tc>
        <w:tc>
          <w:tcPr>
            <w:tcW w:w="1689" w:type="pct"/>
            <w:tcBorders>
              <w:top w:val="single" w:color="auto" w:sz="4" w:space="0"/>
              <w:left w:val="single" w:color="auto" w:sz="4" w:space="0"/>
              <w:bottom w:val="single" w:color="auto" w:sz="4" w:space="0"/>
              <w:right w:val="single" w:color="auto" w:sz="4" w:space="0"/>
            </w:tcBorders>
            <w:vAlign w:val="center"/>
          </w:tcPr>
          <w:p w14:paraId="010CB37B">
            <w:pPr>
              <w:pStyle w:val="30"/>
            </w:pPr>
            <w:r>
              <w:rPr>
                <w:rFonts w:hint="eastAsia"/>
              </w:rPr>
              <w:t>服务对象</w:t>
            </w:r>
          </w:p>
        </w:tc>
        <w:tc>
          <w:tcPr>
            <w:tcW w:w="1157" w:type="pct"/>
            <w:tcBorders>
              <w:top w:val="single" w:color="auto" w:sz="4" w:space="0"/>
              <w:left w:val="single" w:color="auto" w:sz="4" w:space="0"/>
              <w:bottom w:val="single" w:color="auto" w:sz="4" w:space="0"/>
              <w:right w:val="single" w:color="auto" w:sz="4" w:space="0"/>
            </w:tcBorders>
            <w:vAlign w:val="center"/>
          </w:tcPr>
          <w:p w14:paraId="5F4E1B25">
            <w:pPr>
              <w:pStyle w:val="30"/>
            </w:pPr>
            <w:r>
              <w:rPr>
                <w:rFonts w:hint="eastAsia"/>
              </w:rPr>
              <w:t>用户量</w:t>
            </w:r>
          </w:p>
        </w:tc>
      </w:tr>
      <w:tr w14:paraId="182BB7D3">
        <w:tblPrEx>
          <w:tblCellMar>
            <w:top w:w="0" w:type="dxa"/>
            <w:left w:w="108" w:type="dxa"/>
            <w:bottom w:w="0" w:type="dxa"/>
            <w:right w:w="108" w:type="dxa"/>
          </w:tblCellMar>
        </w:tblPrEx>
        <w:trPr>
          <w:trHeight w:val="300" w:hRule="atLeast"/>
        </w:trPr>
        <w:tc>
          <w:tcPr>
            <w:tcW w:w="548" w:type="pct"/>
            <w:tcBorders>
              <w:top w:val="single" w:color="auto" w:sz="4" w:space="0"/>
              <w:left w:val="single" w:color="auto" w:sz="4" w:space="0"/>
              <w:bottom w:val="single" w:color="auto" w:sz="4" w:space="0"/>
              <w:right w:val="single" w:color="auto" w:sz="4" w:space="0"/>
            </w:tcBorders>
            <w:vAlign w:val="center"/>
          </w:tcPr>
          <w:p w14:paraId="53BDD4F9">
            <w:pPr>
              <w:pStyle w:val="30"/>
            </w:pPr>
            <w:r>
              <w:rPr>
                <w:rFonts w:hint="eastAsia"/>
              </w:rPr>
              <w:t>1</w:t>
            </w:r>
          </w:p>
        </w:tc>
        <w:tc>
          <w:tcPr>
            <w:tcW w:w="1604" w:type="pct"/>
            <w:tcBorders>
              <w:top w:val="single" w:color="auto" w:sz="4" w:space="0"/>
              <w:left w:val="single" w:color="auto" w:sz="4" w:space="0"/>
              <w:bottom w:val="single" w:color="auto" w:sz="4" w:space="0"/>
              <w:right w:val="single" w:color="auto" w:sz="4" w:space="0"/>
            </w:tcBorders>
            <w:vAlign w:val="center"/>
          </w:tcPr>
          <w:p w14:paraId="34A047B3">
            <w:pPr>
              <w:pStyle w:val="30"/>
            </w:pPr>
            <w:r>
              <w:t>系统首页</w:t>
            </w:r>
          </w:p>
        </w:tc>
        <w:tc>
          <w:tcPr>
            <w:tcW w:w="1689" w:type="pct"/>
            <w:tcBorders>
              <w:top w:val="single" w:color="auto" w:sz="4" w:space="0"/>
              <w:left w:val="single" w:color="auto" w:sz="4" w:space="0"/>
              <w:bottom w:val="single" w:color="auto" w:sz="4" w:space="0"/>
              <w:right w:val="single" w:color="auto" w:sz="4" w:space="0"/>
            </w:tcBorders>
            <w:vAlign w:val="center"/>
          </w:tcPr>
          <w:p w14:paraId="03EB5F72">
            <w:pPr>
              <w:pStyle w:val="30"/>
            </w:pPr>
            <w:r>
              <w:rPr>
                <w:rFonts w:hint="eastAsia"/>
              </w:rPr>
              <w:t>国资委用户、企业用户</w:t>
            </w:r>
          </w:p>
        </w:tc>
        <w:tc>
          <w:tcPr>
            <w:tcW w:w="1157" w:type="pct"/>
            <w:tcBorders>
              <w:top w:val="single" w:color="auto" w:sz="4" w:space="0"/>
              <w:left w:val="single" w:color="auto" w:sz="4" w:space="0"/>
              <w:bottom w:val="single" w:color="auto" w:sz="4" w:space="0"/>
              <w:right w:val="single" w:color="auto" w:sz="4" w:space="0"/>
            </w:tcBorders>
            <w:vAlign w:val="center"/>
          </w:tcPr>
          <w:p w14:paraId="77B93B7A">
            <w:pPr>
              <w:pStyle w:val="30"/>
            </w:pPr>
            <w:r>
              <w:rPr>
                <w:rFonts w:hint="eastAsia"/>
              </w:rPr>
              <w:t>300</w:t>
            </w:r>
          </w:p>
        </w:tc>
      </w:tr>
      <w:tr w14:paraId="43E9270E">
        <w:tblPrEx>
          <w:tblCellMar>
            <w:top w:w="0" w:type="dxa"/>
            <w:left w:w="108" w:type="dxa"/>
            <w:bottom w:w="0" w:type="dxa"/>
            <w:right w:w="108" w:type="dxa"/>
          </w:tblCellMar>
        </w:tblPrEx>
        <w:trPr>
          <w:trHeight w:val="300" w:hRule="atLeast"/>
        </w:trPr>
        <w:tc>
          <w:tcPr>
            <w:tcW w:w="548" w:type="pct"/>
            <w:tcBorders>
              <w:top w:val="single" w:color="auto" w:sz="4" w:space="0"/>
              <w:left w:val="single" w:color="auto" w:sz="4" w:space="0"/>
              <w:bottom w:val="single" w:color="auto" w:sz="4" w:space="0"/>
              <w:right w:val="single" w:color="auto" w:sz="4" w:space="0"/>
            </w:tcBorders>
            <w:vAlign w:val="center"/>
          </w:tcPr>
          <w:p w14:paraId="6037E0E8">
            <w:pPr>
              <w:pStyle w:val="30"/>
            </w:pPr>
            <w:r>
              <w:rPr>
                <w:rFonts w:hint="eastAsia"/>
              </w:rPr>
              <w:t>2</w:t>
            </w:r>
          </w:p>
        </w:tc>
        <w:tc>
          <w:tcPr>
            <w:tcW w:w="1604" w:type="pct"/>
            <w:tcBorders>
              <w:top w:val="single" w:color="auto" w:sz="4" w:space="0"/>
              <w:left w:val="single" w:color="auto" w:sz="4" w:space="0"/>
              <w:bottom w:val="single" w:color="auto" w:sz="4" w:space="0"/>
              <w:right w:val="single" w:color="auto" w:sz="4" w:space="0"/>
            </w:tcBorders>
            <w:vAlign w:val="center"/>
          </w:tcPr>
          <w:p w14:paraId="5ABC1A84">
            <w:pPr>
              <w:pStyle w:val="30"/>
            </w:pPr>
            <w:r>
              <w:t>系统看板</w:t>
            </w:r>
          </w:p>
        </w:tc>
        <w:tc>
          <w:tcPr>
            <w:tcW w:w="1689" w:type="pct"/>
            <w:tcBorders>
              <w:top w:val="single" w:color="auto" w:sz="4" w:space="0"/>
              <w:left w:val="single" w:color="auto" w:sz="4" w:space="0"/>
              <w:bottom w:val="single" w:color="auto" w:sz="4" w:space="0"/>
              <w:right w:val="single" w:color="auto" w:sz="4" w:space="0"/>
            </w:tcBorders>
            <w:vAlign w:val="center"/>
          </w:tcPr>
          <w:p w14:paraId="7D522BEA">
            <w:pPr>
              <w:pStyle w:val="30"/>
            </w:pPr>
            <w:r>
              <w:rPr>
                <w:rFonts w:hint="eastAsia"/>
              </w:rPr>
              <w:t>国资委用户、企业用户</w:t>
            </w:r>
          </w:p>
        </w:tc>
        <w:tc>
          <w:tcPr>
            <w:tcW w:w="1157" w:type="pct"/>
            <w:tcBorders>
              <w:top w:val="single" w:color="auto" w:sz="4" w:space="0"/>
              <w:left w:val="single" w:color="auto" w:sz="4" w:space="0"/>
              <w:bottom w:val="single" w:color="auto" w:sz="4" w:space="0"/>
              <w:right w:val="single" w:color="auto" w:sz="4" w:space="0"/>
            </w:tcBorders>
            <w:vAlign w:val="center"/>
          </w:tcPr>
          <w:p w14:paraId="546BBAC6">
            <w:pPr>
              <w:pStyle w:val="30"/>
            </w:pPr>
            <w:r>
              <w:rPr>
                <w:rFonts w:hint="eastAsia"/>
              </w:rPr>
              <w:t>300</w:t>
            </w:r>
          </w:p>
        </w:tc>
      </w:tr>
      <w:tr w14:paraId="47FEF34C">
        <w:tblPrEx>
          <w:tblCellMar>
            <w:top w:w="0" w:type="dxa"/>
            <w:left w:w="108" w:type="dxa"/>
            <w:bottom w:w="0" w:type="dxa"/>
            <w:right w:w="108" w:type="dxa"/>
          </w:tblCellMar>
        </w:tblPrEx>
        <w:trPr>
          <w:trHeight w:val="300" w:hRule="atLeast"/>
        </w:trPr>
        <w:tc>
          <w:tcPr>
            <w:tcW w:w="548" w:type="pct"/>
            <w:tcBorders>
              <w:top w:val="single" w:color="auto" w:sz="4" w:space="0"/>
              <w:left w:val="single" w:color="auto" w:sz="4" w:space="0"/>
              <w:bottom w:val="single" w:color="auto" w:sz="4" w:space="0"/>
              <w:right w:val="single" w:color="auto" w:sz="4" w:space="0"/>
            </w:tcBorders>
            <w:vAlign w:val="center"/>
          </w:tcPr>
          <w:p w14:paraId="628C17DB">
            <w:pPr>
              <w:pStyle w:val="30"/>
            </w:pPr>
            <w:r>
              <w:rPr>
                <w:rFonts w:hint="eastAsia"/>
              </w:rPr>
              <w:t>3</w:t>
            </w:r>
          </w:p>
        </w:tc>
        <w:tc>
          <w:tcPr>
            <w:tcW w:w="1604" w:type="pct"/>
            <w:tcBorders>
              <w:top w:val="single" w:color="auto" w:sz="4" w:space="0"/>
              <w:left w:val="single" w:color="auto" w:sz="4" w:space="0"/>
              <w:bottom w:val="single" w:color="auto" w:sz="4" w:space="0"/>
              <w:right w:val="single" w:color="auto" w:sz="4" w:space="0"/>
            </w:tcBorders>
            <w:vAlign w:val="center"/>
          </w:tcPr>
          <w:p w14:paraId="337C093F">
            <w:pPr>
              <w:pStyle w:val="30"/>
            </w:pPr>
            <w:r>
              <w:t>问询函</w:t>
            </w:r>
          </w:p>
        </w:tc>
        <w:tc>
          <w:tcPr>
            <w:tcW w:w="1689" w:type="pct"/>
            <w:tcBorders>
              <w:top w:val="single" w:color="auto" w:sz="4" w:space="0"/>
              <w:left w:val="single" w:color="auto" w:sz="4" w:space="0"/>
              <w:bottom w:val="single" w:color="auto" w:sz="4" w:space="0"/>
              <w:right w:val="single" w:color="auto" w:sz="4" w:space="0"/>
            </w:tcBorders>
            <w:vAlign w:val="center"/>
          </w:tcPr>
          <w:p w14:paraId="387B83D0">
            <w:pPr>
              <w:pStyle w:val="30"/>
            </w:pPr>
            <w:r>
              <w:rPr>
                <w:rFonts w:hint="eastAsia"/>
              </w:rPr>
              <w:t>国资委用户、企业用户</w:t>
            </w:r>
          </w:p>
        </w:tc>
        <w:tc>
          <w:tcPr>
            <w:tcW w:w="1157" w:type="pct"/>
            <w:tcBorders>
              <w:top w:val="single" w:color="auto" w:sz="4" w:space="0"/>
              <w:left w:val="single" w:color="auto" w:sz="4" w:space="0"/>
              <w:bottom w:val="single" w:color="auto" w:sz="4" w:space="0"/>
              <w:right w:val="single" w:color="auto" w:sz="4" w:space="0"/>
            </w:tcBorders>
            <w:vAlign w:val="center"/>
          </w:tcPr>
          <w:p w14:paraId="757C98CD">
            <w:pPr>
              <w:pStyle w:val="30"/>
            </w:pPr>
            <w:r>
              <w:rPr>
                <w:rFonts w:hint="eastAsia"/>
              </w:rPr>
              <w:t>300</w:t>
            </w:r>
          </w:p>
        </w:tc>
      </w:tr>
      <w:tr w14:paraId="32F2A5A1">
        <w:tblPrEx>
          <w:tblCellMar>
            <w:top w:w="0" w:type="dxa"/>
            <w:left w:w="108" w:type="dxa"/>
            <w:bottom w:w="0" w:type="dxa"/>
            <w:right w:w="108" w:type="dxa"/>
          </w:tblCellMar>
        </w:tblPrEx>
        <w:trPr>
          <w:trHeight w:val="300" w:hRule="atLeast"/>
        </w:trPr>
        <w:tc>
          <w:tcPr>
            <w:tcW w:w="548" w:type="pct"/>
            <w:tcBorders>
              <w:top w:val="single" w:color="auto" w:sz="4" w:space="0"/>
              <w:left w:val="single" w:color="auto" w:sz="4" w:space="0"/>
              <w:bottom w:val="single" w:color="auto" w:sz="4" w:space="0"/>
              <w:right w:val="single" w:color="auto" w:sz="4" w:space="0"/>
            </w:tcBorders>
            <w:vAlign w:val="center"/>
          </w:tcPr>
          <w:p w14:paraId="1AC88A25">
            <w:pPr>
              <w:pStyle w:val="30"/>
            </w:pPr>
            <w:r>
              <w:rPr>
                <w:rFonts w:hint="eastAsia"/>
              </w:rPr>
              <w:t>4</w:t>
            </w:r>
          </w:p>
        </w:tc>
        <w:tc>
          <w:tcPr>
            <w:tcW w:w="1604" w:type="pct"/>
            <w:tcBorders>
              <w:top w:val="single" w:color="auto" w:sz="4" w:space="0"/>
              <w:left w:val="single" w:color="auto" w:sz="4" w:space="0"/>
              <w:bottom w:val="single" w:color="auto" w:sz="4" w:space="0"/>
              <w:right w:val="single" w:color="auto" w:sz="4" w:space="0"/>
            </w:tcBorders>
            <w:vAlign w:val="center"/>
          </w:tcPr>
          <w:p w14:paraId="1A68779F">
            <w:pPr>
              <w:pStyle w:val="30"/>
            </w:pPr>
            <w:r>
              <w:t>风险清单</w:t>
            </w:r>
          </w:p>
        </w:tc>
        <w:tc>
          <w:tcPr>
            <w:tcW w:w="1689" w:type="pct"/>
            <w:tcBorders>
              <w:top w:val="single" w:color="auto" w:sz="4" w:space="0"/>
              <w:left w:val="single" w:color="auto" w:sz="4" w:space="0"/>
              <w:bottom w:val="single" w:color="auto" w:sz="4" w:space="0"/>
              <w:right w:val="single" w:color="auto" w:sz="4" w:space="0"/>
            </w:tcBorders>
            <w:vAlign w:val="center"/>
          </w:tcPr>
          <w:p w14:paraId="34C1E1DC">
            <w:pPr>
              <w:pStyle w:val="30"/>
            </w:pPr>
            <w:r>
              <w:rPr>
                <w:rFonts w:hint="eastAsia"/>
              </w:rPr>
              <w:t>国资委用户、企业用户</w:t>
            </w:r>
          </w:p>
        </w:tc>
        <w:tc>
          <w:tcPr>
            <w:tcW w:w="1157" w:type="pct"/>
            <w:tcBorders>
              <w:top w:val="single" w:color="auto" w:sz="4" w:space="0"/>
              <w:left w:val="single" w:color="auto" w:sz="4" w:space="0"/>
              <w:bottom w:val="single" w:color="auto" w:sz="4" w:space="0"/>
              <w:right w:val="single" w:color="auto" w:sz="4" w:space="0"/>
            </w:tcBorders>
            <w:vAlign w:val="center"/>
          </w:tcPr>
          <w:p w14:paraId="0D027943">
            <w:pPr>
              <w:pStyle w:val="30"/>
            </w:pPr>
            <w:r>
              <w:rPr>
                <w:rFonts w:hint="eastAsia"/>
              </w:rPr>
              <w:t>300</w:t>
            </w:r>
          </w:p>
        </w:tc>
      </w:tr>
    </w:tbl>
    <w:p w14:paraId="21C8E45C">
      <w:pPr>
        <w:ind w:firstLine="480"/>
      </w:pPr>
    </w:p>
    <w:p w14:paraId="32ED7337">
      <w:pPr>
        <w:pStyle w:val="4"/>
        <w:numPr>
          <w:ilvl w:val="2"/>
          <w:numId w:val="0"/>
        </w:numPr>
      </w:pPr>
      <w:bookmarkStart w:id="105" w:name="_Toc23172"/>
      <w:r>
        <w:rPr>
          <w:rFonts w:hint="eastAsia" w:ascii="Times New Roman" w:hAnsi="Times New Roman" w:cs="宋体"/>
        </w:rPr>
        <w:t xml:space="preserve">4.4.7  </w:t>
      </w:r>
      <w:r>
        <w:rPr>
          <w:rFonts w:hint="eastAsia"/>
        </w:rPr>
        <w:t>国资监管采集子系统</w:t>
      </w:r>
      <w:bookmarkEnd w:id="105"/>
    </w:p>
    <w:tbl>
      <w:tblPr>
        <w:tblStyle w:val="1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2"/>
        <w:gridCol w:w="3682"/>
        <w:gridCol w:w="1931"/>
        <w:gridCol w:w="1984"/>
      </w:tblGrid>
      <w:tr w14:paraId="33C0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5A69DDFE">
            <w:pPr>
              <w:pStyle w:val="30"/>
            </w:pPr>
            <w:r>
              <w:rPr>
                <w:rFonts w:hint="eastAsia"/>
              </w:rPr>
              <w:t>序号</w:t>
            </w:r>
          </w:p>
        </w:tc>
        <w:tc>
          <w:tcPr>
            <w:tcW w:w="2160" w:type="pct"/>
            <w:vAlign w:val="center"/>
          </w:tcPr>
          <w:p w14:paraId="2A765163">
            <w:pPr>
              <w:pStyle w:val="30"/>
            </w:pPr>
            <w:r>
              <w:rPr>
                <w:rFonts w:hint="eastAsia"/>
              </w:rPr>
              <w:t>主要建设内容</w:t>
            </w:r>
          </w:p>
        </w:tc>
        <w:tc>
          <w:tcPr>
            <w:tcW w:w="1133" w:type="pct"/>
            <w:vAlign w:val="center"/>
          </w:tcPr>
          <w:p w14:paraId="181CFCF6">
            <w:pPr>
              <w:pStyle w:val="30"/>
            </w:pPr>
            <w:r>
              <w:rPr>
                <w:rFonts w:hint="eastAsia"/>
              </w:rPr>
              <w:t>服务对象</w:t>
            </w:r>
          </w:p>
        </w:tc>
        <w:tc>
          <w:tcPr>
            <w:tcW w:w="1164" w:type="pct"/>
            <w:vAlign w:val="center"/>
          </w:tcPr>
          <w:p w14:paraId="2B213379">
            <w:pPr>
              <w:pStyle w:val="30"/>
            </w:pPr>
            <w:r>
              <w:rPr>
                <w:rFonts w:hint="eastAsia"/>
              </w:rPr>
              <w:t>用户量</w:t>
            </w:r>
          </w:p>
        </w:tc>
      </w:tr>
      <w:tr w14:paraId="74BDD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79589572">
            <w:pPr>
              <w:pStyle w:val="30"/>
            </w:pPr>
            <w:r>
              <w:rPr>
                <w:rFonts w:hint="eastAsia"/>
              </w:rPr>
              <w:t>1</w:t>
            </w:r>
          </w:p>
        </w:tc>
        <w:tc>
          <w:tcPr>
            <w:tcW w:w="2160" w:type="pct"/>
            <w:vAlign w:val="center"/>
          </w:tcPr>
          <w:p w14:paraId="566A290E">
            <w:pPr>
              <w:pStyle w:val="30"/>
            </w:pPr>
            <w:r>
              <w:rPr>
                <w:rFonts w:hint="eastAsia"/>
              </w:rPr>
              <w:t>数据审核功能完善</w:t>
            </w:r>
          </w:p>
        </w:tc>
        <w:tc>
          <w:tcPr>
            <w:tcW w:w="1133" w:type="pct"/>
            <w:vAlign w:val="center"/>
          </w:tcPr>
          <w:p w14:paraId="41B5D4A1">
            <w:pPr>
              <w:pStyle w:val="30"/>
            </w:pPr>
            <w:r>
              <w:rPr>
                <w:rFonts w:hint="eastAsia"/>
              </w:rPr>
              <w:t>全体用户</w:t>
            </w:r>
          </w:p>
        </w:tc>
        <w:tc>
          <w:tcPr>
            <w:tcW w:w="1164" w:type="pct"/>
            <w:vAlign w:val="center"/>
          </w:tcPr>
          <w:p w14:paraId="77AAF675">
            <w:pPr>
              <w:pStyle w:val="30"/>
            </w:pPr>
            <w:r>
              <w:rPr>
                <w:rFonts w:hint="eastAsia"/>
              </w:rPr>
              <w:t>1500</w:t>
            </w:r>
          </w:p>
        </w:tc>
      </w:tr>
      <w:tr w14:paraId="6A387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32A4D262">
            <w:pPr>
              <w:pStyle w:val="30"/>
            </w:pPr>
            <w:r>
              <w:rPr>
                <w:rFonts w:hint="eastAsia"/>
              </w:rPr>
              <w:t>2</w:t>
            </w:r>
          </w:p>
        </w:tc>
        <w:tc>
          <w:tcPr>
            <w:tcW w:w="2160" w:type="pct"/>
            <w:vAlign w:val="center"/>
          </w:tcPr>
          <w:p w14:paraId="7827CDE5">
            <w:pPr>
              <w:pStyle w:val="30"/>
            </w:pPr>
            <w:r>
              <w:rPr>
                <w:rFonts w:hint="eastAsia"/>
              </w:rPr>
              <w:t>数据填报功能完善</w:t>
            </w:r>
          </w:p>
        </w:tc>
        <w:tc>
          <w:tcPr>
            <w:tcW w:w="1133" w:type="pct"/>
            <w:vAlign w:val="center"/>
          </w:tcPr>
          <w:p w14:paraId="2A12B14B">
            <w:pPr>
              <w:pStyle w:val="30"/>
            </w:pPr>
            <w:r>
              <w:rPr>
                <w:rFonts w:hint="eastAsia"/>
              </w:rPr>
              <w:t>全体用户</w:t>
            </w:r>
          </w:p>
        </w:tc>
        <w:tc>
          <w:tcPr>
            <w:tcW w:w="1164" w:type="pct"/>
            <w:vAlign w:val="center"/>
          </w:tcPr>
          <w:p w14:paraId="2A2861B0">
            <w:pPr>
              <w:pStyle w:val="30"/>
            </w:pPr>
            <w:r>
              <w:rPr>
                <w:rFonts w:hint="eastAsia"/>
              </w:rPr>
              <w:t>1500</w:t>
            </w:r>
          </w:p>
        </w:tc>
      </w:tr>
      <w:tr w14:paraId="3FECA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130C23A6">
            <w:pPr>
              <w:pStyle w:val="30"/>
            </w:pPr>
            <w:r>
              <w:rPr>
                <w:rFonts w:hint="eastAsia"/>
              </w:rPr>
              <w:t>3</w:t>
            </w:r>
          </w:p>
        </w:tc>
        <w:tc>
          <w:tcPr>
            <w:tcW w:w="2160" w:type="pct"/>
            <w:vAlign w:val="center"/>
          </w:tcPr>
          <w:p w14:paraId="53C0598A">
            <w:pPr>
              <w:pStyle w:val="30"/>
            </w:pPr>
            <w:r>
              <w:rPr>
                <w:rFonts w:hint="eastAsia"/>
              </w:rPr>
              <w:t>数据查询功能-单位选择功能</w:t>
            </w:r>
          </w:p>
        </w:tc>
        <w:tc>
          <w:tcPr>
            <w:tcW w:w="1133" w:type="pct"/>
            <w:vAlign w:val="center"/>
          </w:tcPr>
          <w:p w14:paraId="1537F2DB">
            <w:pPr>
              <w:pStyle w:val="30"/>
            </w:pPr>
            <w:r>
              <w:rPr>
                <w:rFonts w:hint="eastAsia"/>
              </w:rPr>
              <w:t>全体用户</w:t>
            </w:r>
          </w:p>
        </w:tc>
        <w:tc>
          <w:tcPr>
            <w:tcW w:w="1164" w:type="pct"/>
            <w:vAlign w:val="center"/>
          </w:tcPr>
          <w:p w14:paraId="1E6C685E">
            <w:pPr>
              <w:pStyle w:val="30"/>
            </w:pPr>
            <w:r>
              <w:rPr>
                <w:rFonts w:hint="eastAsia"/>
              </w:rPr>
              <w:t>1500</w:t>
            </w:r>
          </w:p>
        </w:tc>
      </w:tr>
      <w:tr w14:paraId="3E60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752D8FAB">
            <w:pPr>
              <w:pStyle w:val="30"/>
            </w:pPr>
            <w:r>
              <w:rPr>
                <w:rFonts w:hint="eastAsia"/>
              </w:rPr>
              <w:t>4</w:t>
            </w:r>
          </w:p>
        </w:tc>
        <w:tc>
          <w:tcPr>
            <w:tcW w:w="2160" w:type="pct"/>
            <w:vAlign w:val="center"/>
          </w:tcPr>
          <w:p w14:paraId="6FED8CBA">
            <w:pPr>
              <w:pStyle w:val="30"/>
            </w:pPr>
            <w:r>
              <w:rPr>
                <w:rFonts w:hint="eastAsia"/>
              </w:rPr>
              <w:t>数据查询功能-科目选择功能</w:t>
            </w:r>
          </w:p>
        </w:tc>
        <w:tc>
          <w:tcPr>
            <w:tcW w:w="1133" w:type="pct"/>
            <w:vAlign w:val="center"/>
          </w:tcPr>
          <w:p w14:paraId="073CB449">
            <w:pPr>
              <w:pStyle w:val="30"/>
            </w:pPr>
            <w:r>
              <w:rPr>
                <w:rFonts w:hint="eastAsia"/>
              </w:rPr>
              <w:t>全体用户</w:t>
            </w:r>
          </w:p>
        </w:tc>
        <w:tc>
          <w:tcPr>
            <w:tcW w:w="1164" w:type="pct"/>
            <w:vAlign w:val="center"/>
          </w:tcPr>
          <w:p w14:paraId="3EDCF99C">
            <w:pPr>
              <w:pStyle w:val="30"/>
            </w:pPr>
            <w:r>
              <w:rPr>
                <w:rFonts w:hint="eastAsia"/>
              </w:rPr>
              <w:t>1500</w:t>
            </w:r>
          </w:p>
        </w:tc>
      </w:tr>
      <w:tr w14:paraId="71D2E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1DB8AC15">
            <w:pPr>
              <w:pStyle w:val="30"/>
            </w:pPr>
            <w:r>
              <w:rPr>
                <w:rFonts w:hint="eastAsia"/>
              </w:rPr>
              <w:t>5</w:t>
            </w:r>
          </w:p>
        </w:tc>
        <w:tc>
          <w:tcPr>
            <w:tcW w:w="2160" w:type="pct"/>
            <w:vAlign w:val="center"/>
          </w:tcPr>
          <w:p w14:paraId="50AE74A6">
            <w:pPr>
              <w:pStyle w:val="30"/>
            </w:pPr>
            <w:r>
              <w:rPr>
                <w:rFonts w:hint="eastAsia"/>
              </w:rPr>
              <w:t>数据查询功能-模板选择功能</w:t>
            </w:r>
          </w:p>
        </w:tc>
        <w:tc>
          <w:tcPr>
            <w:tcW w:w="1133" w:type="pct"/>
            <w:vAlign w:val="center"/>
          </w:tcPr>
          <w:p w14:paraId="4FBDE809">
            <w:pPr>
              <w:pStyle w:val="30"/>
            </w:pPr>
            <w:r>
              <w:rPr>
                <w:rFonts w:hint="eastAsia"/>
              </w:rPr>
              <w:t>全体用户</w:t>
            </w:r>
          </w:p>
        </w:tc>
        <w:tc>
          <w:tcPr>
            <w:tcW w:w="1164" w:type="pct"/>
            <w:vAlign w:val="center"/>
          </w:tcPr>
          <w:p w14:paraId="437B720B">
            <w:pPr>
              <w:pStyle w:val="30"/>
            </w:pPr>
            <w:r>
              <w:rPr>
                <w:rFonts w:hint="eastAsia"/>
              </w:rPr>
              <w:t>1500</w:t>
            </w:r>
          </w:p>
        </w:tc>
      </w:tr>
      <w:tr w14:paraId="2FA5F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4247D517">
            <w:pPr>
              <w:pStyle w:val="30"/>
            </w:pPr>
            <w:r>
              <w:rPr>
                <w:rFonts w:hint="eastAsia"/>
              </w:rPr>
              <w:t>6</w:t>
            </w:r>
          </w:p>
        </w:tc>
        <w:tc>
          <w:tcPr>
            <w:tcW w:w="2160" w:type="pct"/>
            <w:vAlign w:val="center"/>
          </w:tcPr>
          <w:p w14:paraId="58C69A9C">
            <w:pPr>
              <w:pStyle w:val="30"/>
            </w:pPr>
            <w:r>
              <w:rPr>
                <w:rFonts w:hint="eastAsia"/>
              </w:rPr>
              <w:t>数据查询功能-任务选择功能</w:t>
            </w:r>
          </w:p>
        </w:tc>
        <w:tc>
          <w:tcPr>
            <w:tcW w:w="1133" w:type="pct"/>
            <w:vAlign w:val="center"/>
          </w:tcPr>
          <w:p w14:paraId="562648E8">
            <w:pPr>
              <w:pStyle w:val="30"/>
            </w:pPr>
            <w:r>
              <w:rPr>
                <w:rFonts w:hint="eastAsia"/>
              </w:rPr>
              <w:t>全体用户</w:t>
            </w:r>
          </w:p>
        </w:tc>
        <w:tc>
          <w:tcPr>
            <w:tcW w:w="1164" w:type="pct"/>
            <w:vAlign w:val="center"/>
          </w:tcPr>
          <w:p w14:paraId="15C7DE40">
            <w:pPr>
              <w:pStyle w:val="30"/>
            </w:pPr>
            <w:r>
              <w:rPr>
                <w:rFonts w:hint="eastAsia"/>
              </w:rPr>
              <w:t>1500</w:t>
            </w:r>
          </w:p>
        </w:tc>
      </w:tr>
      <w:tr w14:paraId="0F834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0DA62F03">
            <w:pPr>
              <w:pStyle w:val="30"/>
            </w:pPr>
            <w:r>
              <w:rPr>
                <w:rFonts w:hint="eastAsia"/>
              </w:rPr>
              <w:t>7</w:t>
            </w:r>
          </w:p>
        </w:tc>
        <w:tc>
          <w:tcPr>
            <w:tcW w:w="2160" w:type="pct"/>
            <w:vAlign w:val="center"/>
          </w:tcPr>
          <w:p w14:paraId="3B66337F">
            <w:pPr>
              <w:pStyle w:val="30"/>
            </w:pPr>
            <w:r>
              <w:rPr>
                <w:rFonts w:hint="eastAsia"/>
              </w:rPr>
              <w:t>数据查询功能-查询结果功能</w:t>
            </w:r>
          </w:p>
        </w:tc>
        <w:tc>
          <w:tcPr>
            <w:tcW w:w="1133" w:type="pct"/>
            <w:vAlign w:val="center"/>
          </w:tcPr>
          <w:p w14:paraId="5AD26BD2">
            <w:pPr>
              <w:pStyle w:val="30"/>
            </w:pPr>
            <w:r>
              <w:rPr>
                <w:rFonts w:hint="eastAsia"/>
              </w:rPr>
              <w:t>全体用户</w:t>
            </w:r>
          </w:p>
        </w:tc>
        <w:tc>
          <w:tcPr>
            <w:tcW w:w="1164" w:type="pct"/>
            <w:vAlign w:val="center"/>
          </w:tcPr>
          <w:p w14:paraId="557F4B94">
            <w:pPr>
              <w:pStyle w:val="30"/>
            </w:pPr>
            <w:r>
              <w:rPr>
                <w:rFonts w:hint="eastAsia"/>
              </w:rPr>
              <w:t>1500</w:t>
            </w:r>
          </w:p>
        </w:tc>
      </w:tr>
      <w:tr w14:paraId="66EB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39AE8030">
            <w:pPr>
              <w:pStyle w:val="30"/>
            </w:pPr>
            <w:r>
              <w:rPr>
                <w:rFonts w:hint="eastAsia"/>
              </w:rPr>
              <w:t>8</w:t>
            </w:r>
          </w:p>
        </w:tc>
        <w:tc>
          <w:tcPr>
            <w:tcW w:w="2160" w:type="pct"/>
            <w:vAlign w:val="center"/>
          </w:tcPr>
          <w:p w14:paraId="767890D1">
            <w:pPr>
              <w:pStyle w:val="30"/>
            </w:pPr>
            <w:r>
              <w:rPr>
                <w:rFonts w:hint="eastAsia"/>
              </w:rPr>
              <w:t>数据查询功能-数据源配置</w:t>
            </w:r>
          </w:p>
        </w:tc>
        <w:tc>
          <w:tcPr>
            <w:tcW w:w="1133" w:type="pct"/>
            <w:vAlign w:val="center"/>
          </w:tcPr>
          <w:p w14:paraId="0A58AAE6">
            <w:pPr>
              <w:pStyle w:val="30"/>
            </w:pPr>
            <w:r>
              <w:rPr>
                <w:rFonts w:hint="eastAsia"/>
              </w:rPr>
              <w:t>全体用户</w:t>
            </w:r>
          </w:p>
        </w:tc>
        <w:tc>
          <w:tcPr>
            <w:tcW w:w="1164" w:type="pct"/>
            <w:vAlign w:val="center"/>
          </w:tcPr>
          <w:p w14:paraId="06A0EE88">
            <w:pPr>
              <w:pStyle w:val="30"/>
            </w:pPr>
            <w:r>
              <w:rPr>
                <w:rFonts w:hint="eastAsia"/>
              </w:rPr>
              <w:t>1500</w:t>
            </w:r>
          </w:p>
        </w:tc>
      </w:tr>
      <w:tr w14:paraId="34E7B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77A5D5F7">
            <w:pPr>
              <w:pStyle w:val="30"/>
            </w:pPr>
            <w:r>
              <w:rPr>
                <w:rFonts w:hint="eastAsia"/>
              </w:rPr>
              <w:t>9</w:t>
            </w:r>
          </w:p>
        </w:tc>
        <w:tc>
          <w:tcPr>
            <w:tcW w:w="2160" w:type="pct"/>
            <w:vAlign w:val="center"/>
          </w:tcPr>
          <w:p w14:paraId="300E60D0">
            <w:pPr>
              <w:pStyle w:val="30"/>
            </w:pPr>
            <w:r>
              <w:rPr>
                <w:rFonts w:hint="eastAsia"/>
              </w:rPr>
              <w:t>数据查询功能-公司基准树节点配置</w:t>
            </w:r>
          </w:p>
        </w:tc>
        <w:tc>
          <w:tcPr>
            <w:tcW w:w="1133" w:type="pct"/>
            <w:vAlign w:val="center"/>
          </w:tcPr>
          <w:p w14:paraId="32A4DD9C">
            <w:pPr>
              <w:pStyle w:val="30"/>
            </w:pPr>
            <w:r>
              <w:rPr>
                <w:rFonts w:hint="eastAsia"/>
              </w:rPr>
              <w:t>全体用户</w:t>
            </w:r>
          </w:p>
        </w:tc>
        <w:tc>
          <w:tcPr>
            <w:tcW w:w="1164" w:type="pct"/>
            <w:vAlign w:val="center"/>
          </w:tcPr>
          <w:p w14:paraId="79D67F89">
            <w:pPr>
              <w:pStyle w:val="30"/>
            </w:pPr>
            <w:r>
              <w:rPr>
                <w:rFonts w:hint="eastAsia"/>
              </w:rPr>
              <w:t>1500</w:t>
            </w:r>
          </w:p>
        </w:tc>
      </w:tr>
      <w:tr w14:paraId="1F045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3782999A">
            <w:pPr>
              <w:pStyle w:val="30"/>
            </w:pPr>
            <w:r>
              <w:rPr>
                <w:rFonts w:hint="eastAsia"/>
              </w:rPr>
              <w:t>10</w:t>
            </w:r>
          </w:p>
        </w:tc>
        <w:tc>
          <w:tcPr>
            <w:tcW w:w="2160" w:type="pct"/>
            <w:vAlign w:val="center"/>
          </w:tcPr>
          <w:p w14:paraId="284B6A49">
            <w:pPr>
              <w:pStyle w:val="30"/>
            </w:pPr>
            <w:r>
              <w:rPr>
                <w:rFonts w:hint="eastAsia"/>
              </w:rPr>
              <w:t>数据查询功能-指标管理功能</w:t>
            </w:r>
          </w:p>
        </w:tc>
        <w:tc>
          <w:tcPr>
            <w:tcW w:w="1133" w:type="pct"/>
            <w:vAlign w:val="center"/>
          </w:tcPr>
          <w:p w14:paraId="703934FA">
            <w:pPr>
              <w:pStyle w:val="30"/>
            </w:pPr>
            <w:r>
              <w:rPr>
                <w:rFonts w:hint="eastAsia"/>
              </w:rPr>
              <w:t>全体用户</w:t>
            </w:r>
          </w:p>
        </w:tc>
        <w:tc>
          <w:tcPr>
            <w:tcW w:w="1164" w:type="pct"/>
            <w:vAlign w:val="center"/>
          </w:tcPr>
          <w:p w14:paraId="5DB25F71">
            <w:pPr>
              <w:pStyle w:val="30"/>
            </w:pPr>
            <w:r>
              <w:rPr>
                <w:rFonts w:hint="eastAsia"/>
              </w:rPr>
              <w:t>1500</w:t>
            </w:r>
          </w:p>
        </w:tc>
      </w:tr>
      <w:tr w14:paraId="3CE59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05CB99E1">
            <w:pPr>
              <w:pStyle w:val="30"/>
            </w:pPr>
            <w:r>
              <w:rPr>
                <w:rFonts w:hint="eastAsia"/>
              </w:rPr>
              <w:t>11</w:t>
            </w:r>
          </w:p>
        </w:tc>
        <w:tc>
          <w:tcPr>
            <w:tcW w:w="2160" w:type="pct"/>
            <w:vAlign w:val="center"/>
          </w:tcPr>
          <w:p w14:paraId="6EDB0276">
            <w:pPr>
              <w:pStyle w:val="30"/>
            </w:pPr>
            <w:r>
              <w:rPr>
                <w:rFonts w:hint="eastAsia"/>
              </w:rPr>
              <w:t>数据查询功能-科目配置功能</w:t>
            </w:r>
          </w:p>
        </w:tc>
        <w:tc>
          <w:tcPr>
            <w:tcW w:w="1133" w:type="pct"/>
            <w:vAlign w:val="center"/>
          </w:tcPr>
          <w:p w14:paraId="62FA4BC5">
            <w:pPr>
              <w:pStyle w:val="30"/>
            </w:pPr>
            <w:r>
              <w:rPr>
                <w:rFonts w:hint="eastAsia"/>
              </w:rPr>
              <w:t>全体用户</w:t>
            </w:r>
          </w:p>
        </w:tc>
        <w:tc>
          <w:tcPr>
            <w:tcW w:w="1164" w:type="pct"/>
            <w:vAlign w:val="center"/>
          </w:tcPr>
          <w:p w14:paraId="3739BBC7">
            <w:pPr>
              <w:pStyle w:val="30"/>
            </w:pPr>
            <w:r>
              <w:rPr>
                <w:rFonts w:hint="eastAsia"/>
              </w:rPr>
              <w:t>1500</w:t>
            </w:r>
          </w:p>
        </w:tc>
      </w:tr>
      <w:tr w14:paraId="04F63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4F6ED9AB">
            <w:pPr>
              <w:pStyle w:val="30"/>
            </w:pPr>
            <w:r>
              <w:rPr>
                <w:rFonts w:hint="eastAsia"/>
              </w:rPr>
              <w:t>12</w:t>
            </w:r>
          </w:p>
        </w:tc>
        <w:tc>
          <w:tcPr>
            <w:tcW w:w="2160" w:type="pct"/>
            <w:vAlign w:val="center"/>
          </w:tcPr>
          <w:p w14:paraId="6AA1631D">
            <w:pPr>
              <w:pStyle w:val="30"/>
            </w:pPr>
            <w:r>
              <w:rPr>
                <w:rFonts w:hint="eastAsia"/>
              </w:rPr>
              <w:t>数据查询功能-字典管理功能</w:t>
            </w:r>
          </w:p>
        </w:tc>
        <w:tc>
          <w:tcPr>
            <w:tcW w:w="1133" w:type="pct"/>
            <w:vAlign w:val="center"/>
          </w:tcPr>
          <w:p w14:paraId="4C644240">
            <w:pPr>
              <w:pStyle w:val="30"/>
            </w:pPr>
            <w:r>
              <w:rPr>
                <w:rFonts w:hint="eastAsia"/>
              </w:rPr>
              <w:t>全体用户</w:t>
            </w:r>
          </w:p>
        </w:tc>
        <w:tc>
          <w:tcPr>
            <w:tcW w:w="1164" w:type="pct"/>
            <w:vAlign w:val="center"/>
          </w:tcPr>
          <w:p w14:paraId="3D4E6E9C">
            <w:pPr>
              <w:pStyle w:val="30"/>
            </w:pPr>
            <w:r>
              <w:rPr>
                <w:rFonts w:hint="eastAsia"/>
              </w:rPr>
              <w:t>1500</w:t>
            </w:r>
          </w:p>
        </w:tc>
      </w:tr>
      <w:tr w14:paraId="5D86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758D0DCA">
            <w:pPr>
              <w:pStyle w:val="30"/>
            </w:pPr>
            <w:r>
              <w:rPr>
                <w:rFonts w:hint="eastAsia"/>
              </w:rPr>
              <w:t>13</w:t>
            </w:r>
          </w:p>
        </w:tc>
        <w:tc>
          <w:tcPr>
            <w:tcW w:w="2160" w:type="pct"/>
            <w:vAlign w:val="center"/>
          </w:tcPr>
          <w:p w14:paraId="3F570494">
            <w:pPr>
              <w:pStyle w:val="30"/>
            </w:pPr>
            <w:r>
              <w:rPr>
                <w:rFonts w:hint="eastAsia"/>
              </w:rPr>
              <w:t>经济运行分析页面（H5）</w:t>
            </w:r>
          </w:p>
        </w:tc>
        <w:tc>
          <w:tcPr>
            <w:tcW w:w="1133" w:type="pct"/>
            <w:vAlign w:val="center"/>
          </w:tcPr>
          <w:p w14:paraId="085787E6">
            <w:pPr>
              <w:pStyle w:val="30"/>
            </w:pPr>
            <w:r>
              <w:rPr>
                <w:rFonts w:hint="eastAsia"/>
              </w:rPr>
              <w:t>全体用户</w:t>
            </w:r>
          </w:p>
        </w:tc>
        <w:tc>
          <w:tcPr>
            <w:tcW w:w="1164" w:type="pct"/>
            <w:vAlign w:val="center"/>
          </w:tcPr>
          <w:p w14:paraId="210525C6">
            <w:pPr>
              <w:pStyle w:val="30"/>
            </w:pPr>
            <w:r>
              <w:rPr>
                <w:rFonts w:hint="eastAsia"/>
              </w:rPr>
              <w:t>1500</w:t>
            </w:r>
          </w:p>
        </w:tc>
      </w:tr>
    </w:tbl>
    <w:p w14:paraId="1A181EE2">
      <w:pPr>
        <w:pStyle w:val="4"/>
        <w:numPr>
          <w:ilvl w:val="2"/>
          <w:numId w:val="0"/>
        </w:numPr>
      </w:pPr>
      <w:bookmarkStart w:id="106" w:name="_Toc5094"/>
      <w:r>
        <w:rPr>
          <w:rFonts w:hint="eastAsia" w:ascii="Times New Roman" w:hAnsi="Times New Roman" w:cs="宋体"/>
        </w:rPr>
        <w:t xml:space="preserve">4.4.8  </w:t>
      </w:r>
      <w:r>
        <w:rPr>
          <w:rFonts w:hint="eastAsia"/>
        </w:rPr>
        <w:t>国资经营预算管理子系统</w:t>
      </w:r>
      <w:bookmarkEnd w:id="106"/>
    </w:p>
    <w:tbl>
      <w:tblPr>
        <w:tblStyle w:val="1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1"/>
        <w:gridCol w:w="3683"/>
        <w:gridCol w:w="1931"/>
        <w:gridCol w:w="1984"/>
      </w:tblGrid>
      <w:tr w14:paraId="56C07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Align w:val="center"/>
          </w:tcPr>
          <w:p w14:paraId="2A658DC2">
            <w:pPr>
              <w:pStyle w:val="30"/>
            </w:pPr>
            <w:r>
              <w:rPr>
                <w:rFonts w:hint="eastAsia"/>
              </w:rPr>
              <w:t>序号</w:t>
            </w:r>
          </w:p>
        </w:tc>
        <w:tc>
          <w:tcPr>
            <w:tcW w:w="2161" w:type="pct"/>
            <w:vAlign w:val="center"/>
          </w:tcPr>
          <w:p w14:paraId="14FC1429">
            <w:pPr>
              <w:pStyle w:val="30"/>
            </w:pPr>
            <w:r>
              <w:rPr>
                <w:rFonts w:hint="eastAsia"/>
              </w:rPr>
              <w:t>主要建设内容</w:t>
            </w:r>
          </w:p>
        </w:tc>
        <w:tc>
          <w:tcPr>
            <w:tcW w:w="1133" w:type="pct"/>
            <w:vAlign w:val="center"/>
          </w:tcPr>
          <w:p w14:paraId="259E23B7">
            <w:pPr>
              <w:pStyle w:val="30"/>
            </w:pPr>
            <w:r>
              <w:rPr>
                <w:rFonts w:hint="eastAsia"/>
              </w:rPr>
              <w:t>服务对象</w:t>
            </w:r>
          </w:p>
        </w:tc>
        <w:tc>
          <w:tcPr>
            <w:tcW w:w="1164" w:type="pct"/>
            <w:vAlign w:val="center"/>
          </w:tcPr>
          <w:p w14:paraId="3ECCED83">
            <w:pPr>
              <w:pStyle w:val="30"/>
            </w:pPr>
            <w:r>
              <w:rPr>
                <w:rFonts w:hint="eastAsia"/>
              </w:rPr>
              <w:t>用户量</w:t>
            </w:r>
          </w:p>
        </w:tc>
      </w:tr>
      <w:tr w14:paraId="5D2A0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Align w:val="center"/>
          </w:tcPr>
          <w:p w14:paraId="31F1B554">
            <w:pPr>
              <w:pStyle w:val="30"/>
            </w:pPr>
            <w:r>
              <w:rPr>
                <w:rFonts w:hint="eastAsia"/>
              </w:rPr>
              <w:t>1</w:t>
            </w:r>
          </w:p>
        </w:tc>
        <w:tc>
          <w:tcPr>
            <w:tcW w:w="2161" w:type="pct"/>
            <w:vAlign w:val="center"/>
          </w:tcPr>
          <w:p w14:paraId="20C6236C">
            <w:pPr>
              <w:pStyle w:val="30"/>
            </w:pPr>
            <w:r>
              <w:rPr>
                <w:rFonts w:hint="eastAsia"/>
              </w:rPr>
              <w:t>枚举字典管理</w:t>
            </w:r>
          </w:p>
        </w:tc>
        <w:tc>
          <w:tcPr>
            <w:tcW w:w="1133" w:type="pct"/>
            <w:vAlign w:val="center"/>
          </w:tcPr>
          <w:p w14:paraId="6C4999C8">
            <w:pPr>
              <w:pStyle w:val="30"/>
            </w:pPr>
            <w:r>
              <w:rPr>
                <w:rFonts w:hint="eastAsia"/>
              </w:rPr>
              <w:t>全体用户</w:t>
            </w:r>
          </w:p>
        </w:tc>
        <w:tc>
          <w:tcPr>
            <w:tcW w:w="1164" w:type="pct"/>
            <w:vAlign w:val="center"/>
          </w:tcPr>
          <w:p w14:paraId="5E9D8CA8">
            <w:pPr>
              <w:pStyle w:val="30"/>
            </w:pPr>
            <w:r>
              <w:rPr>
                <w:rFonts w:hint="eastAsia"/>
              </w:rPr>
              <w:t>1000</w:t>
            </w:r>
          </w:p>
        </w:tc>
      </w:tr>
      <w:tr w14:paraId="06DEE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41" w:type="pct"/>
            <w:vAlign w:val="center"/>
          </w:tcPr>
          <w:p w14:paraId="30049C3B">
            <w:pPr>
              <w:pStyle w:val="30"/>
            </w:pPr>
            <w:r>
              <w:rPr>
                <w:rFonts w:hint="eastAsia"/>
              </w:rPr>
              <w:t>2</w:t>
            </w:r>
          </w:p>
        </w:tc>
        <w:tc>
          <w:tcPr>
            <w:tcW w:w="2161" w:type="pct"/>
            <w:vAlign w:val="center"/>
          </w:tcPr>
          <w:p w14:paraId="3BEA478B">
            <w:pPr>
              <w:pStyle w:val="30"/>
            </w:pPr>
            <w:r>
              <w:rPr>
                <w:rFonts w:hint="eastAsia"/>
              </w:rPr>
              <w:t>业务指标管理</w:t>
            </w:r>
          </w:p>
        </w:tc>
        <w:tc>
          <w:tcPr>
            <w:tcW w:w="1133" w:type="pct"/>
            <w:vAlign w:val="center"/>
          </w:tcPr>
          <w:p w14:paraId="25C77D9C">
            <w:pPr>
              <w:pStyle w:val="30"/>
            </w:pPr>
            <w:r>
              <w:rPr>
                <w:rFonts w:hint="eastAsia"/>
              </w:rPr>
              <w:t>全体用户</w:t>
            </w:r>
          </w:p>
        </w:tc>
        <w:tc>
          <w:tcPr>
            <w:tcW w:w="1164" w:type="pct"/>
            <w:vAlign w:val="center"/>
          </w:tcPr>
          <w:p w14:paraId="712A828A">
            <w:pPr>
              <w:pStyle w:val="30"/>
            </w:pPr>
            <w:r>
              <w:rPr>
                <w:rFonts w:hint="eastAsia"/>
              </w:rPr>
              <w:t>1000</w:t>
            </w:r>
          </w:p>
        </w:tc>
      </w:tr>
      <w:tr w14:paraId="367D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Align w:val="center"/>
          </w:tcPr>
          <w:p w14:paraId="2FBDA5FD">
            <w:pPr>
              <w:pStyle w:val="30"/>
            </w:pPr>
            <w:r>
              <w:rPr>
                <w:rFonts w:hint="eastAsia"/>
              </w:rPr>
              <w:t>3</w:t>
            </w:r>
          </w:p>
        </w:tc>
        <w:tc>
          <w:tcPr>
            <w:tcW w:w="2161" w:type="pct"/>
            <w:vAlign w:val="center"/>
          </w:tcPr>
          <w:p w14:paraId="1995ABAF">
            <w:pPr>
              <w:pStyle w:val="30"/>
            </w:pPr>
            <w:r>
              <w:rPr>
                <w:rFonts w:hint="eastAsia"/>
              </w:rPr>
              <w:t>模板组管理</w:t>
            </w:r>
          </w:p>
        </w:tc>
        <w:tc>
          <w:tcPr>
            <w:tcW w:w="1133" w:type="pct"/>
            <w:vAlign w:val="center"/>
          </w:tcPr>
          <w:p w14:paraId="1DE82B13">
            <w:pPr>
              <w:pStyle w:val="30"/>
            </w:pPr>
            <w:r>
              <w:rPr>
                <w:rFonts w:hint="eastAsia"/>
              </w:rPr>
              <w:t>全体用户</w:t>
            </w:r>
          </w:p>
        </w:tc>
        <w:tc>
          <w:tcPr>
            <w:tcW w:w="1164" w:type="pct"/>
            <w:vAlign w:val="center"/>
          </w:tcPr>
          <w:p w14:paraId="6EC92ADA">
            <w:pPr>
              <w:pStyle w:val="30"/>
            </w:pPr>
            <w:r>
              <w:rPr>
                <w:rFonts w:hint="eastAsia"/>
              </w:rPr>
              <w:t>1000</w:t>
            </w:r>
          </w:p>
        </w:tc>
      </w:tr>
      <w:tr w14:paraId="6F2BA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Align w:val="center"/>
          </w:tcPr>
          <w:p w14:paraId="154053E1">
            <w:pPr>
              <w:pStyle w:val="30"/>
            </w:pPr>
            <w:r>
              <w:rPr>
                <w:rFonts w:hint="eastAsia"/>
              </w:rPr>
              <w:t>4</w:t>
            </w:r>
          </w:p>
        </w:tc>
        <w:tc>
          <w:tcPr>
            <w:tcW w:w="2161" w:type="pct"/>
            <w:vAlign w:val="center"/>
          </w:tcPr>
          <w:p w14:paraId="5FDE8AF2">
            <w:pPr>
              <w:pStyle w:val="30"/>
            </w:pPr>
            <w:r>
              <w:rPr>
                <w:rFonts w:hint="eastAsia"/>
              </w:rPr>
              <w:t>模板管理</w:t>
            </w:r>
          </w:p>
        </w:tc>
        <w:tc>
          <w:tcPr>
            <w:tcW w:w="1133" w:type="pct"/>
            <w:vAlign w:val="center"/>
          </w:tcPr>
          <w:p w14:paraId="77854632">
            <w:pPr>
              <w:pStyle w:val="30"/>
            </w:pPr>
            <w:r>
              <w:rPr>
                <w:rFonts w:hint="eastAsia"/>
              </w:rPr>
              <w:t>全体用户</w:t>
            </w:r>
          </w:p>
        </w:tc>
        <w:tc>
          <w:tcPr>
            <w:tcW w:w="1164" w:type="pct"/>
            <w:vAlign w:val="center"/>
          </w:tcPr>
          <w:p w14:paraId="4EE2D5AA">
            <w:pPr>
              <w:pStyle w:val="30"/>
            </w:pPr>
            <w:r>
              <w:rPr>
                <w:rFonts w:hint="eastAsia"/>
              </w:rPr>
              <w:t>1000</w:t>
            </w:r>
          </w:p>
        </w:tc>
      </w:tr>
      <w:tr w14:paraId="3C30F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Align w:val="center"/>
          </w:tcPr>
          <w:p w14:paraId="794C33CE">
            <w:pPr>
              <w:pStyle w:val="30"/>
            </w:pPr>
            <w:r>
              <w:rPr>
                <w:rFonts w:hint="eastAsia"/>
              </w:rPr>
              <w:t>5</w:t>
            </w:r>
          </w:p>
        </w:tc>
        <w:tc>
          <w:tcPr>
            <w:tcW w:w="2161" w:type="pct"/>
            <w:vAlign w:val="center"/>
          </w:tcPr>
          <w:p w14:paraId="7B6C5C25">
            <w:pPr>
              <w:pStyle w:val="30"/>
            </w:pPr>
            <w:r>
              <w:rPr>
                <w:rFonts w:hint="eastAsia"/>
              </w:rPr>
              <w:t>模板编辑</w:t>
            </w:r>
          </w:p>
        </w:tc>
        <w:tc>
          <w:tcPr>
            <w:tcW w:w="1133" w:type="pct"/>
            <w:vAlign w:val="center"/>
          </w:tcPr>
          <w:p w14:paraId="0717F074">
            <w:pPr>
              <w:pStyle w:val="30"/>
            </w:pPr>
            <w:r>
              <w:rPr>
                <w:rFonts w:hint="eastAsia"/>
              </w:rPr>
              <w:t>全体用户</w:t>
            </w:r>
          </w:p>
        </w:tc>
        <w:tc>
          <w:tcPr>
            <w:tcW w:w="1164" w:type="pct"/>
            <w:vAlign w:val="center"/>
          </w:tcPr>
          <w:p w14:paraId="3C70531B">
            <w:pPr>
              <w:pStyle w:val="30"/>
            </w:pPr>
            <w:r>
              <w:rPr>
                <w:rFonts w:hint="eastAsia"/>
              </w:rPr>
              <w:t>1000</w:t>
            </w:r>
          </w:p>
        </w:tc>
      </w:tr>
      <w:tr w14:paraId="69075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Align w:val="center"/>
          </w:tcPr>
          <w:p w14:paraId="3DC55040">
            <w:pPr>
              <w:pStyle w:val="30"/>
            </w:pPr>
            <w:r>
              <w:rPr>
                <w:rFonts w:hint="eastAsia"/>
              </w:rPr>
              <w:t>6</w:t>
            </w:r>
          </w:p>
        </w:tc>
        <w:tc>
          <w:tcPr>
            <w:tcW w:w="2161" w:type="pct"/>
            <w:vAlign w:val="center"/>
          </w:tcPr>
          <w:p w14:paraId="55A46C2F">
            <w:pPr>
              <w:pStyle w:val="30"/>
            </w:pPr>
            <w:r>
              <w:rPr>
                <w:rFonts w:hint="eastAsia"/>
              </w:rPr>
              <w:t>模板指标设置</w:t>
            </w:r>
          </w:p>
        </w:tc>
        <w:tc>
          <w:tcPr>
            <w:tcW w:w="1133" w:type="pct"/>
            <w:vAlign w:val="center"/>
          </w:tcPr>
          <w:p w14:paraId="1FD7251D">
            <w:pPr>
              <w:pStyle w:val="30"/>
            </w:pPr>
            <w:r>
              <w:rPr>
                <w:rFonts w:hint="eastAsia"/>
              </w:rPr>
              <w:t>全体用户</w:t>
            </w:r>
          </w:p>
        </w:tc>
        <w:tc>
          <w:tcPr>
            <w:tcW w:w="1164" w:type="pct"/>
            <w:vAlign w:val="center"/>
          </w:tcPr>
          <w:p w14:paraId="1BB77B71">
            <w:pPr>
              <w:pStyle w:val="30"/>
            </w:pPr>
            <w:r>
              <w:rPr>
                <w:rFonts w:hint="eastAsia"/>
              </w:rPr>
              <w:t>1000</w:t>
            </w:r>
          </w:p>
        </w:tc>
      </w:tr>
      <w:tr w14:paraId="342B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Align w:val="center"/>
          </w:tcPr>
          <w:p w14:paraId="58A73B86">
            <w:pPr>
              <w:pStyle w:val="30"/>
            </w:pPr>
            <w:r>
              <w:rPr>
                <w:rFonts w:hint="eastAsia"/>
              </w:rPr>
              <w:t>7</w:t>
            </w:r>
          </w:p>
        </w:tc>
        <w:tc>
          <w:tcPr>
            <w:tcW w:w="2161" w:type="pct"/>
            <w:vAlign w:val="center"/>
          </w:tcPr>
          <w:p w14:paraId="22A37067">
            <w:pPr>
              <w:pStyle w:val="30"/>
            </w:pPr>
            <w:r>
              <w:rPr>
                <w:rFonts w:hint="eastAsia"/>
              </w:rPr>
              <w:t>Excel表格导入</w:t>
            </w:r>
          </w:p>
        </w:tc>
        <w:tc>
          <w:tcPr>
            <w:tcW w:w="1133" w:type="pct"/>
            <w:vAlign w:val="center"/>
          </w:tcPr>
          <w:p w14:paraId="731BE865">
            <w:pPr>
              <w:pStyle w:val="30"/>
            </w:pPr>
            <w:r>
              <w:rPr>
                <w:rFonts w:hint="eastAsia"/>
              </w:rPr>
              <w:t>全体用户</w:t>
            </w:r>
          </w:p>
        </w:tc>
        <w:tc>
          <w:tcPr>
            <w:tcW w:w="1164" w:type="pct"/>
            <w:vAlign w:val="center"/>
          </w:tcPr>
          <w:p w14:paraId="10AF67C0">
            <w:pPr>
              <w:pStyle w:val="30"/>
            </w:pPr>
            <w:r>
              <w:rPr>
                <w:rFonts w:hint="eastAsia"/>
              </w:rPr>
              <w:t>1000</w:t>
            </w:r>
          </w:p>
        </w:tc>
      </w:tr>
      <w:tr w14:paraId="6FCC0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Align w:val="center"/>
          </w:tcPr>
          <w:p w14:paraId="13CB0C24">
            <w:pPr>
              <w:pStyle w:val="30"/>
            </w:pPr>
            <w:r>
              <w:rPr>
                <w:rFonts w:hint="eastAsia"/>
              </w:rPr>
              <w:t>8</w:t>
            </w:r>
          </w:p>
        </w:tc>
        <w:tc>
          <w:tcPr>
            <w:tcW w:w="2161" w:type="pct"/>
            <w:vAlign w:val="center"/>
          </w:tcPr>
          <w:p w14:paraId="6F9D7B72">
            <w:pPr>
              <w:pStyle w:val="30"/>
            </w:pPr>
            <w:r>
              <w:rPr>
                <w:rFonts w:hint="eastAsia"/>
              </w:rPr>
              <w:t>附件文档管理</w:t>
            </w:r>
          </w:p>
        </w:tc>
        <w:tc>
          <w:tcPr>
            <w:tcW w:w="1133" w:type="pct"/>
            <w:vAlign w:val="center"/>
          </w:tcPr>
          <w:p w14:paraId="0795B15D">
            <w:pPr>
              <w:pStyle w:val="30"/>
            </w:pPr>
            <w:r>
              <w:rPr>
                <w:rFonts w:hint="eastAsia"/>
              </w:rPr>
              <w:t>全体用户</w:t>
            </w:r>
          </w:p>
        </w:tc>
        <w:tc>
          <w:tcPr>
            <w:tcW w:w="1164" w:type="pct"/>
            <w:vAlign w:val="center"/>
          </w:tcPr>
          <w:p w14:paraId="14C1F476">
            <w:pPr>
              <w:pStyle w:val="30"/>
            </w:pPr>
            <w:r>
              <w:rPr>
                <w:rFonts w:hint="eastAsia"/>
              </w:rPr>
              <w:t>1000</w:t>
            </w:r>
          </w:p>
        </w:tc>
      </w:tr>
      <w:tr w14:paraId="6E588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41" w:type="pct"/>
            <w:vAlign w:val="center"/>
          </w:tcPr>
          <w:p w14:paraId="00DFD25C">
            <w:pPr>
              <w:pStyle w:val="30"/>
            </w:pPr>
            <w:r>
              <w:rPr>
                <w:rFonts w:hint="eastAsia"/>
              </w:rPr>
              <w:t>9</w:t>
            </w:r>
          </w:p>
        </w:tc>
        <w:tc>
          <w:tcPr>
            <w:tcW w:w="2161" w:type="pct"/>
            <w:vAlign w:val="center"/>
          </w:tcPr>
          <w:p w14:paraId="2595D057">
            <w:pPr>
              <w:pStyle w:val="30"/>
            </w:pPr>
            <w:r>
              <w:rPr>
                <w:rFonts w:hint="eastAsia"/>
              </w:rPr>
              <w:t>数据预览管理</w:t>
            </w:r>
          </w:p>
        </w:tc>
        <w:tc>
          <w:tcPr>
            <w:tcW w:w="1133" w:type="pct"/>
            <w:vAlign w:val="center"/>
          </w:tcPr>
          <w:p w14:paraId="7F6666EE">
            <w:pPr>
              <w:pStyle w:val="30"/>
            </w:pPr>
            <w:r>
              <w:rPr>
                <w:rFonts w:hint="eastAsia"/>
              </w:rPr>
              <w:t>全体用户</w:t>
            </w:r>
          </w:p>
        </w:tc>
        <w:tc>
          <w:tcPr>
            <w:tcW w:w="1164" w:type="pct"/>
            <w:vAlign w:val="center"/>
          </w:tcPr>
          <w:p w14:paraId="1687AF30">
            <w:pPr>
              <w:pStyle w:val="30"/>
            </w:pPr>
            <w:r>
              <w:rPr>
                <w:rFonts w:hint="eastAsia"/>
              </w:rPr>
              <w:t>1000</w:t>
            </w:r>
          </w:p>
        </w:tc>
      </w:tr>
      <w:tr w14:paraId="2EE14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1" w:type="pct"/>
            <w:vAlign w:val="center"/>
          </w:tcPr>
          <w:p w14:paraId="54C908FD">
            <w:pPr>
              <w:pStyle w:val="30"/>
            </w:pPr>
            <w:r>
              <w:rPr>
                <w:rFonts w:hint="eastAsia"/>
              </w:rPr>
              <w:t>10</w:t>
            </w:r>
          </w:p>
        </w:tc>
        <w:tc>
          <w:tcPr>
            <w:tcW w:w="2161" w:type="pct"/>
            <w:vAlign w:val="center"/>
          </w:tcPr>
          <w:p w14:paraId="3F6AA442">
            <w:pPr>
              <w:pStyle w:val="30"/>
            </w:pPr>
            <w:r>
              <w:rPr>
                <w:rFonts w:hint="eastAsia"/>
              </w:rPr>
              <w:t>条件过滤查询</w:t>
            </w:r>
          </w:p>
        </w:tc>
        <w:tc>
          <w:tcPr>
            <w:tcW w:w="1133" w:type="pct"/>
            <w:vAlign w:val="center"/>
          </w:tcPr>
          <w:p w14:paraId="792C435A">
            <w:pPr>
              <w:pStyle w:val="30"/>
            </w:pPr>
            <w:r>
              <w:rPr>
                <w:rFonts w:hint="eastAsia"/>
              </w:rPr>
              <w:t>全体用户</w:t>
            </w:r>
          </w:p>
        </w:tc>
        <w:tc>
          <w:tcPr>
            <w:tcW w:w="1164" w:type="pct"/>
            <w:vAlign w:val="center"/>
          </w:tcPr>
          <w:p w14:paraId="3220C98F">
            <w:pPr>
              <w:pStyle w:val="30"/>
            </w:pPr>
            <w:r>
              <w:rPr>
                <w:rFonts w:hint="eastAsia"/>
              </w:rPr>
              <w:t>1000</w:t>
            </w:r>
          </w:p>
        </w:tc>
      </w:tr>
      <w:tr w14:paraId="0AE74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41" w:type="pct"/>
            <w:vAlign w:val="center"/>
          </w:tcPr>
          <w:p w14:paraId="12B3856C">
            <w:pPr>
              <w:pStyle w:val="30"/>
            </w:pPr>
            <w:r>
              <w:rPr>
                <w:rFonts w:hint="eastAsia"/>
              </w:rPr>
              <w:t>11</w:t>
            </w:r>
          </w:p>
        </w:tc>
        <w:tc>
          <w:tcPr>
            <w:tcW w:w="2161" w:type="pct"/>
            <w:vAlign w:val="center"/>
          </w:tcPr>
          <w:p w14:paraId="0C123D01">
            <w:pPr>
              <w:pStyle w:val="30"/>
            </w:pPr>
            <w:r>
              <w:rPr>
                <w:rFonts w:hint="eastAsia"/>
              </w:rPr>
              <w:t>自定义查询</w:t>
            </w:r>
          </w:p>
        </w:tc>
        <w:tc>
          <w:tcPr>
            <w:tcW w:w="1133" w:type="pct"/>
            <w:vAlign w:val="center"/>
          </w:tcPr>
          <w:p w14:paraId="32BB0EC1">
            <w:pPr>
              <w:pStyle w:val="30"/>
            </w:pPr>
            <w:r>
              <w:rPr>
                <w:rFonts w:hint="eastAsia"/>
              </w:rPr>
              <w:t>全体用户</w:t>
            </w:r>
          </w:p>
        </w:tc>
        <w:tc>
          <w:tcPr>
            <w:tcW w:w="1164" w:type="pct"/>
            <w:vAlign w:val="center"/>
          </w:tcPr>
          <w:p w14:paraId="4D31CF37">
            <w:pPr>
              <w:pStyle w:val="30"/>
            </w:pPr>
            <w:r>
              <w:rPr>
                <w:rFonts w:hint="eastAsia"/>
              </w:rPr>
              <w:t>1000</w:t>
            </w:r>
          </w:p>
        </w:tc>
      </w:tr>
    </w:tbl>
    <w:p w14:paraId="65A7120A">
      <w:pPr>
        <w:pStyle w:val="4"/>
        <w:numPr>
          <w:ilvl w:val="2"/>
          <w:numId w:val="0"/>
        </w:numPr>
      </w:pPr>
      <w:bookmarkStart w:id="107" w:name="_Toc20585"/>
      <w:r>
        <w:rPr>
          <w:rFonts w:hint="eastAsia" w:ascii="Times New Roman" w:hAnsi="Times New Roman" w:cs="宋体"/>
        </w:rPr>
        <w:t xml:space="preserve">4.4.9  </w:t>
      </w:r>
      <w:r>
        <w:rPr>
          <w:rFonts w:hint="eastAsia"/>
        </w:rPr>
        <w:t>企业分配事中事后监管子系统</w:t>
      </w:r>
      <w:bookmarkEnd w:id="107"/>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2"/>
        <w:gridCol w:w="3679"/>
        <w:gridCol w:w="1942"/>
        <w:gridCol w:w="1989"/>
      </w:tblGrid>
      <w:tr w14:paraId="477EA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pct"/>
            <w:vAlign w:val="center"/>
          </w:tcPr>
          <w:p w14:paraId="556BE4E5">
            <w:pPr>
              <w:pStyle w:val="30"/>
            </w:pPr>
            <w:r>
              <w:t>序号</w:t>
            </w:r>
          </w:p>
        </w:tc>
        <w:tc>
          <w:tcPr>
            <w:tcW w:w="2158" w:type="pct"/>
            <w:vAlign w:val="center"/>
          </w:tcPr>
          <w:p w14:paraId="2739082C">
            <w:pPr>
              <w:pStyle w:val="30"/>
            </w:pPr>
            <w:r>
              <w:t>主要建设内容</w:t>
            </w:r>
          </w:p>
        </w:tc>
        <w:tc>
          <w:tcPr>
            <w:tcW w:w="1139" w:type="pct"/>
            <w:vAlign w:val="center"/>
          </w:tcPr>
          <w:p w14:paraId="51FB57CD">
            <w:pPr>
              <w:pStyle w:val="30"/>
            </w:pPr>
            <w:r>
              <w:t>服务对象</w:t>
            </w:r>
          </w:p>
        </w:tc>
        <w:tc>
          <w:tcPr>
            <w:tcW w:w="1166" w:type="pct"/>
            <w:vAlign w:val="center"/>
          </w:tcPr>
          <w:p w14:paraId="326428D1">
            <w:pPr>
              <w:pStyle w:val="30"/>
            </w:pPr>
            <w:r>
              <w:t>用户量</w:t>
            </w:r>
          </w:p>
        </w:tc>
      </w:tr>
      <w:tr w14:paraId="6E1F6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pct"/>
            <w:vAlign w:val="center"/>
          </w:tcPr>
          <w:p w14:paraId="621F5F3F">
            <w:pPr>
              <w:pStyle w:val="30"/>
            </w:pPr>
            <w:r>
              <w:t>1</w:t>
            </w:r>
          </w:p>
        </w:tc>
        <w:tc>
          <w:tcPr>
            <w:tcW w:w="2158" w:type="pct"/>
            <w:vAlign w:val="center"/>
          </w:tcPr>
          <w:p w14:paraId="6895D1FF">
            <w:pPr>
              <w:pStyle w:val="30"/>
            </w:pPr>
            <w:r>
              <w:t>数据传输管理</w:t>
            </w:r>
          </w:p>
        </w:tc>
        <w:tc>
          <w:tcPr>
            <w:tcW w:w="1139" w:type="pct"/>
            <w:vAlign w:val="center"/>
          </w:tcPr>
          <w:p w14:paraId="56A602DF">
            <w:pPr>
              <w:pStyle w:val="30"/>
            </w:pPr>
            <w:r>
              <w:t>企业用户</w:t>
            </w:r>
          </w:p>
        </w:tc>
        <w:tc>
          <w:tcPr>
            <w:tcW w:w="1166" w:type="pct"/>
            <w:vAlign w:val="center"/>
          </w:tcPr>
          <w:p w14:paraId="39C8F9AE">
            <w:pPr>
              <w:pStyle w:val="30"/>
            </w:pPr>
            <w:r>
              <w:t>170+</w:t>
            </w:r>
          </w:p>
        </w:tc>
      </w:tr>
      <w:tr w14:paraId="122F4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pct"/>
            <w:vAlign w:val="center"/>
          </w:tcPr>
          <w:p w14:paraId="46770D95">
            <w:pPr>
              <w:pStyle w:val="30"/>
            </w:pPr>
            <w:r>
              <w:t>2</w:t>
            </w:r>
          </w:p>
        </w:tc>
        <w:tc>
          <w:tcPr>
            <w:tcW w:w="2158" w:type="pct"/>
            <w:vAlign w:val="center"/>
          </w:tcPr>
          <w:p w14:paraId="6050E7DE">
            <w:pPr>
              <w:pStyle w:val="30"/>
            </w:pPr>
            <w:r>
              <w:t>指标预警管理</w:t>
            </w:r>
          </w:p>
        </w:tc>
        <w:tc>
          <w:tcPr>
            <w:tcW w:w="1139" w:type="pct"/>
            <w:vAlign w:val="center"/>
          </w:tcPr>
          <w:p w14:paraId="1ADC0837">
            <w:pPr>
              <w:pStyle w:val="30"/>
            </w:pPr>
            <w:r>
              <w:t>国资用户</w:t>
            </w:r>
          </w:p>
        </w:tc>
        <w:tc>
          <w:tcPr>
            <w:tcW w:w="1166" w:type="pct"/>
            <w:vAlign w:val="center"/>
          </w:tcPr>
          <w:p w14:paraId="0633F449">
            <w:pPr>
              <w:pStyle w:val="30"/>
            </w:pPr>
            <w:r>
              <w:t>24</w:t>
            </w:r>
          </w:p>
        </w:tc>
      </w:tr>
      <w:tr w14:paraId="3C60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5" w:type="pct"/>
            <w:vAlign w:val="center"/>
          </w:tcPr>
          <w:p w14:paraId="39D8BF98">
            <w:pPr>
              <w:pStyle w:val="30"/>
            </w:pPr>
            <w:r>
              <w:t>3</w:t>
            </w:r>
          </w:p>
        </w:tc>
        <w:tc>
          <w:tcPr>
            <w:tcW w:w="2158" w:type="pct"/>
            <w:vAlign w:val="center"/>
          </w:tcPr>
          <w:p w14:paraId="4B3B0B7A">
            <w:pPr>
              <w:pStyle w:val="30"/>
            </w:pPr>
            <w:r>
              <w:t>数据查询管理</w:t>
            </w:r>
          </w:p>
        </w:tc>
        <w:tc>
          <w:tcPr>
            <w:tcW w:w="1139" w:type="pct"/>
            <w:vAlign w:val="center"/>
          </w:tcPr>
          <w:p w14:paraId="33341852">
            <w:pPr>
              <w:pStyle w:val="30"/>
            </w:pPr>
            <w:r>
              <w:t>企业及国资用户</w:t>
            </w:r>
          </w:p>
        </w:tc>
        <w:tc>
          <w:tcPr>
            <w:tcW w:w="1166" w:type="pct"/>
            <w:vAlign w:val="center"/>
          </w:tcPr>
          <w:p w14:paraId="7095C2D3">
            <w:pPr>
              <w:pStyle w:val="30"/>
            </w:pPr>
            <w:r>
              <w:t>190+</w:t>
            </w:r>
          </w:p>
        </w:tc>
      </w:tr>
    </w:tbl>
    <w:p w14:paraId="4BB7F18D">
      <w:pPr>
        <w:pStyle w:val="4"/>
        <w:numPr>
          <w:ilvl w:val="2"/>
          <w:numId w:val="0"/>
        </w:numPr>
      </w:pPr>
      <w:bookmarkStart w:id="108" w:name="_Toc11608"/>
      <w:r>
        <w:rPr>
          <w:rFonts w:hint="eastAsia" w:ascii="Times New Roman" w:hAnsi="Times New Roman" w:cs="宋体"/>
        </w:rPr>
        <w:t xml:space="preserve">4.4.10  </w:t>
      </w:r>
      <w:r>
        <w:rPr>
          <w:rFonts w:hint="eastAsia"/>
        </w:rPr>
        <w:t>国有房地资产信息监管子系统</w:t>
      </w:r>
      <w:bookmarkEnd w:id="108"/>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2"/>
        <w:gridCol w:w="3679"/>
        <w:gridCol w:w="1932"/>
        <w:gridCol w:w="1989"/>
      </w:tblGrid>
      <w:tr w14:paraId="29A38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6ABA7A7F">
            <w:pPr>
              <w:pStyle w:val="30"/>
            </w:pPr>
            <w:r>
              <w:rPr>
                <w:rFonts w:hint="eastAsia"/>
              </w:rPr>
              <w:t>序号</w:t>
            </w:r>
          </w:p>
        </w:tc>
        <w:tc>
          <w:tcPr>
            <w:tcW w:w="2158" w:type="pct"/>
            <w:vAlign w:val="center"/>
          </w:tcPr>
          <w:p w14:paraId="0EFA56E5">
            <w:pPr>
              <w:pStyle w:val="30"/>
            </w:pPr>
            <w:r>
              <w:rPr>
                <w:rFonts w:hint="eastAsia"/>
              </w:rPr>
              <w:t>主要建设内容</w:t>
            </w:r>
          </w:p>
        </w:tc>
        <w:tc>
          <w:tcPr>
            <w:tcW w:w="1133" w:type="pct"/>
            <w:vAlign w:val="center"/>
          </w:tcPr>
          <w:p w14:paraId="34E4533A">
            <w:pPr>
              <w:pStyle w:val="30"/>
            </w:pPr>
            <w:r>
              <w:rPr>
                <w:rFonts w:hint="eastAsia"/>
              </w:rPr>
              <w:t>服务对象</w:t>
            </w:r>
          </w:p>
        </w:tc>
        <w:tc>
          <w:tcPr>
            <w:tcW w:w="1166" w:type="pct"/>
            <w:vAlign w:val="center"/>
          </w:tcPr>
          <w:p w14:paraId="3659AF36">
            <w:pPr>
              <w:pStyle w:val="30"/>
            </w:pPr>
            <w:r>
              <w:rPr>
                <w:rFonts w:hint="eastAsia"/>
              </w:rPr>
              <w:t>用户量</w:t>
            </w:r>
          </w:p>
        </w:tc>
      </w:tr>
      <w:tr w14:paraId="29B72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028A5DC1">
            <w:pPr>
              <w:pStyle w:val="30"/>
            </w:pPr>
            <w:r>
              <w:rPr>
                <w:rFonts w:hint="eastAsia"/>
              </w:rPr>
              <w:t>1</w:t>
            </w:r>
          </w:p>
        </w:tc>
        <w:tc>
          <w:tcPr>
            <w:tcW w:w="2158" w:type="pct"/>
            <w:vAlign w:val="center"/>
          </w:tcPr>
          <w:p w14:paraId="113B75DB">
            <w:pPr>
              <w:pStyle w:val="30"/>
            </w:pPr>
            <w:r>
              <w:rPr>
                <w:rFonts w:hint="eastAsia"/>
              </w:rPr>
              <w:t>租赁监测看板</w:t>
            </w:r>
          </w:p>
        </w:tc>
        <w:tc>
          <w:tcPr>
            <w:tcW w:w="1133" w:type="pct"/>
            <w:vAlign w:val="center"/>
          </w:tcPr>
          <w:p w14:paraId="312503A4">
            <w:pPr>
              <w:pStyle w:val="30"/>
            </w:pPr>
            <w:r>
              <w:rPr>
                <w:rFonts w:hint="eastAsia"/>
              </w:rPr>
              <w:t>委领导及处室人员</w:t>
            </w:r>
          </w:p>
        </w:tc>
        <w:tc>
          <w:tcPr>
            <w:tcW w:w="1166" w:type="pct"/>
            <w:vAlign w:val="center"/>
          </w:tcPr>
          <w:p w14:paraId="74097414">
            <w:pPr>
              <w:pStyle w:val="30"/>
            </w:pPr>
            <w:r>
              <w:rPr>
                <w:rFonts w:hint="eastAsia"/>
              </w:rPr>
              <w:t>20</w:t>
            </w:r>
          </w:p>
        </w:tc>
      </w:tr>
      <w:tr w14:paraId="58D0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72EF57B8">
            <w:pPr>
              <w:pStyle w:val="30"/>
            </w:pPr>
            <w:r>
              <w:rPr>
                <w:rFonts w:hint="eastAsia"/>
              </w:rPr>
              <w:t>2</w:t>
            </w:r>
          </w:p>
        </w:tc>
        <w:tc>
          <w:tcPr>
            <w:tcW w:w="2158" w:type="pct"/>
            <w:vAlign w:val="center"/>
          </w:tcPr>
          <w:p w14:paraId="63051D7C">
            <w:pPr>
              <w:pStyle w:val="30"/>
            </w:pPr>
            <w:r>
              <w:rPr>
                <w:rFonts w:hint="eastAsia"/>
              </w:rPr>
              <w:t>租赁明细数据查询、填报</w:t>
            </w:r>
          </w:p>
        </w:tc>
        <w:tc>
          <w:tcPr>
            <w:tcW w:w="1133" w:type="pct"/>
            <w:vAlign w:val="center"/>
          </w:tcPr>
          <w:p w14:paraId="564910C3">
            <w:pPr>
              <w:pStyle w:val="30"/>
            </w:pPr>
            <w:r>
              <w:rPr>
                <w:rFonts w:hint="eastAsia"/>
              </w:rPr>
              <w:t>监管企业人员</w:t>
            </w:r>
          </w:p>
        </w:tc>
        <w:tc>
          <w:tcPr>
            <w:tcW w:w="1166" w:type="pct"/>
            <w:vAlign w:val="center"/>
          </w:tcPr>
          <w:p w14:paraId="4C14E633">
            <w:pPr>
              <w:pStyle w:val="30"/>
            </w:pPr>
            <w:r>
              <w:rPr>
                <w:rFonts w:hint="eastAsia"/>
              </w:rPr>
              <w:t>80</w:t>
            </w:r>
          </w:p>
        </w:tc>
      </w:tr>
    </w:tbl>
    <w:p w14:paraId="42546E5A">
      <w:pPr>
        <w:pStyle w:val="4"/>
        <w:numPr>
          <w:ilvl w:val="2"/>
          <w:numId w:val="0"/>
        </w:numPr>
      </w:pPr>
      <w:bookmarkStart w:id="109" w:name="_Toc14805"/>
      <w:r>
        <w:rPr>
          <w:rFonts w:hint="eastAsia" w:ascii="Times New Roman" w:hAnsi="Times New Roman" w:cs="宋体"/>
        </w:rPr>
        <w:t xml:space="preserve">4.4.11  </w:t>
      </w:r>
      <w:r>
        <w:rPr>
          <w:rFonts w:hint="eastAsia"/>
        </w:rPr>
        <w:t>内部审计子系统</w:t>
      </w:r>
      <w:bookmarkEnd w:id="109"/>
    </w:p>
    <w:tbl>
      <w:tblPr>
        <w:tblStyle w:val="1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2"/>
        <w:gridCol w:w="3864"/>
        <w:gridCol w:w="2173"/>
        <w:gridCol w:w="1560"/>
      </w:tblGrid>
      <w:tr w14:paraId="067B3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3C1A5287">
            <w:pPr>
              <w:pStyle w:val="30"/>
            </w:pPr>
            <w:r>
              <w:rPr>
                <w:rFonts w:hint="eastAsia"/>
              </w:rPr>
              <w:t>序号</w:t>
            </w:r>
          </w:p>
        </w:tc>
        <w:tc>
          <w:tcPr>
            <w:tcW w:w="2267" w:type="pct"/>
            <w:vAlign w:val="center"/>
          </w:tcPr>
          <w:p w14:paraId="58DCEB18">
            <w:pPr>
              <w:pStyle w:val="30"/>
            </w:pPr>
            <w:r>
              <w:rPr>
                <w:rFonts w:hint="eastAsia"/>
              </w:rPr>
              <w:t>主要建设内容</w:t>
            </w:r>
          </w:p>
        </w:tc>
        <w:tc>
          <w:tcPr>
            <w:tcW w:w="1275" w:type="pct"/>
            <w:vAlign w:val="center"/>
          </w:tcPr>
          <w:p w14:paraId="2E33E0B2">
            <w:pPr>
              <w:pStyle w:val="30"/>
            </w:pPr>
            <w:r>
              <w:rPr>
                <w:rFonts w:hint="eastAsia"/>
              </w:rPr>
              <w:t>服务对象</w:t>
            </w:r>
          </w:p>
        </w:tc>
        <w:tc>
          <w:tcPr>
            <w:tcW w:w="915" w:type="pct"/>
            <w:vAlign w:val="center"/>
          </w:tcPr>
          <w:p w14:paraId="173FD280">
            <w:pPr>
              <w:pStyle w:val="30"/>
            </w:pPr>
            <w:r>
              <w:rPr>
                <w:rFonts w:hint="eastAsia"/>
              </w:rPr>
              <w:t>用户量</w:t>
            </w:r>
          </w:p>
        </w:tc>
      </w:tr>
      <w:tr w14:paraId="0AB9F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3FFC545A">
            <w:pPr>
              <w:pStyle w:val="30"/>
            </w:pPr>
            <w:r>
              <w:rPr>
                <w:rFonts w:hint="eastAsia"/>
              </w:rPr>
              <w:t>1</w:t>
            </w:r>
          </w:p>
        </w:tc>
        <w:tc>
          <w:tcPr>
            <w:tcW w:w="2267" w:type="pct"/>
            <w:vAlign w:val="center"/>
          </w:tcPr>
          <w:p w14:paraId="4E3CDDFB">
            <w:pPr>
              <w:pStyle w:val="30"/>
            </w:pPr>
            <w:r>
              <w:rPr>
                <w:rFonts w:hint="eastAsia"/>
              </w:rPr>
              <w:t>完成内部审计相关数据的采集，提高数据使用效率。</w:t>
            </w:r>
          </w:p>
        </w:tc>
        <w:tc>
          <w:tcPr>
            <w:tcW w:w="1275" w:type="pct"/>
            <w:vAlign w:val="center"/>
          </w:tcPr>
          <w:p w14:paraId="101CC57F">
            <w:pPr>
              <w:pStyle w:val="30"/>
            </w:pPr>
            <w:r>
              <w:rPr>
                <w:rFonts w:hint="eastAsia"/>
              </w:rPr>
              <w:t>国资委审计处及下属所有企业</w:t>
            </w:r>
          </w:p>
        </w:tc>
        <w:tc>
          <w:tcPr>
            <w:tcW w:w="915" w:type="pct"/>
            <w:vAlign w:val="center"/>
          </w:tcPr>
          <w:p w14:paraId="3AD14E69">
            <w:pPr>
              <w:pStyle w:val="30"/>
            </w:pPr>
            <w:r>
              <w:rPr>
                <w:rFonts w:hint="eastAsia"/>
              </w:rPr>
              <w:t>约1000户</w:t>
            </w:r>
          </w:p>
        </w:tc>
      </w:tr>
      <w:tr w14:paraId="6C06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1A768A86">
            <w:pPr>
              <w:pStyle w:val="30"/>
            </w:pPr>
            <w:r>
              <w:rPr>
                <w:rFonts w:hint="eastAsia"/>
              </w:rPr>
              <w:t>2</w:t>
            </w:r>
          </w:p>
        </w:tc>
        <w:tc>
          <w:tcPr>
            <w:tcW w:w="2267" w:type="pct"/>
            <w:vAlign w:val="center"/>
          </w:tcPr>
          <w:p w14:paraId="50ACE788">
            <w:pPr>
              <w:pStyle w:val="30"/>
            </w:pPr>
            <w:r>
              <w:rPr>
                <w:rFonts w:hint="eastAsia"/>
              </w:rPr>
              <w:t>优化一事一报、重大、重要事项报备机制，完善内部审计工作体系。</w:t>
            </w:r>
          </w:p>
        </w:tc>
        <w:tc>
          <w:tcPr>
            <w:tcW w:w="1275" w:type="pct"/>
            <w:vAlign w:val="center"/>
          </w:tcPr>
          <w:p w14:paraId="143B36BC">
            <w:pPr>
              <w:pStyle w:val="30"/>
            </w:pPr>
            <w:r>
              <w:rPr>
                <w:rFonts w:hint="eastAsia"/>
              </w:rPr>
              <w:t>国资委审计处及下属所有企业</w:t>
            </w:r>
          </w:p>
        </w:tc>
        <w:tc>
          <w:tcPr>
            <w:tcW w:w="915" w:type="pct"/>
            <w:vAlign w:val="center"/>
          </w:tcPr>
          <w:p w14:paraId="3EAF741B">
            <w:pPr>
              <w:pStyle w:val="30"/>
            </w:pPr>
            <w:r>
              <w:rPr>
                <w:rFonts w:hint="eastAsia"/>
              </w:rPr>
              <w:t>约1000户</w:t>
            </w:r>
          </w:p>
        </w:tc>
      </w:tr>
      <w:tr w14:paraId="7B96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1" w:type="pct"/>
            <w:vAlign w:val="center"/>
          </w:tcPr>
          <w:p w14:paraId="40B81F71">
            <w:pPr>
              <w:pStyle w:val="30"/>
            </w:pPr>
            <w:r>
              <w:rPr>
                <w:rFonts w:hint="eastAsia"/>
              </w:rPr>
              <w:t>3</w:t>
            </w:r>
          </w:p>
        </w:tc>
        <w:tc>
          <w:tcPr>
            <w:tcW w:w="2267" w:type="pct"/>
            <w:vAlign w:val="center"/>
          </w:tcPr>
          <w:p w14:paraId="729AF64F">
            <w:pPr>
              <w:pStyle w:val="30"/>
            </w:pPr>
            <w:r>
              <w:rPr>
                <w:rFonts w:hint="eastAsia"/>
              </w:rPr>
              <w:t>建立内部审计相关数据的分析机制，提高数据使用价值。</w:t>
            </w:r>
          </w:p>
        </w:tc>
        <w:tc>
          <w:tcPr>
            <w:tcW w:w="1275" w:type="pct"/>
            <w:vAlign w:val="center"/>
          </w:tcPr>
          <w:p w14:paraId="3DE820BF">
            <w:pPr>
              <w:pStyle w:val="30"/>
            </w:pPr>
            <w:r>
              <w:rPr>
                <w:rFonts w:hint="eastAsia"/>
              </w:rPr>
              <w:t>国资委审计处</w:t>
            </w:r>
          </w:p>
        </w:tc>
        <w:tc>
          <w:tcPr>
            <w:tcW w:w="915" w:type="pct"/>
            <w:vAlign w:val="center"/>
          </w:tcPr>
          <w:p w14:paraId="0D3D1688">
            <w:pPr>
              <w:pStyle w:val="30"/>
            </w:pPr>
            <w:r>
              <w:rPr>
                <w:rFonts w:hint="eastAsia"/>
              </w:rPr>
              <w:t>约10户</w:t>
            </w:r>
          </w:p>
        </w:tc>
      </w:tr>
    </w:tbl>
    <w:p w14:paraId="48CC4959">
      <w:pPr>
        <w:pStyle w:val="4"/>
        <w:numPr>
          <w:ilvl w:val="2"/>
          <w:numId w:val="0"/>
        </w:numPr>
      </w:pPr>
      <w:bookmarkStart w:id="110" w:name="_Toc23149"/>
      <w:r>
        <w:rPr>
          <w:rFonts w:hint="eastAsia" w:ascii="Times New Roman" w:hAnsi="Times New Roman" w:cs="宋体"/>
        </w:rPr>
        <w:t xml:space="preserve">4.4.12  </w:t>
      </w:r>
      <w:r>
        <w:rPr>
          <w:rFonts w:hint="eastAsia"/>
        </w:rPr>
        <w:t>审计整改管理子系统</w:t>
      </w:r>
      <w:bookmarkEnd w:id="110"/>
    </w:p>
    <w:p w14:paraId="6026C282">
      <w:pPr>
        <w:ind w:firstLine="480"/>
      </w:pPr>
      <w:r>
        <w:rPr>
          <w:rFonts w:hint="eastAsia"/>
        </w:rPr>
        <w:t>无（该项目为服务项目）</w:t>
      </w:r>
    </w:p>
    <w:p w14:paraId="4A00D3A3">
      <w:pPr>
        <w:pStyle w:val="4"/>
        <w:numPr>
          <w:ilvl w:val="2"/>
          <w:numId w:val="0"/>
        </w:numPr>
      </w:pPr>
      <w:bookmarkStart w:id="111" w:name="_Toc22186"/>
      <w:r>
        <w:rPr>
          <w:rFonts w:hint="eastAsia" w:ascii="Times New Roman" w:hAnsi="Times New Roman" w:cs="宋体"/>
        </w:rPr>
        <w:t xml:space="preserve">4.4.13  </w:t>
      </w:r>
      <w:r>
        <w:rPr>
          <w:rFonts w:hint="eastAsia"/>
        </w:rPr>
        <w:t>内部控制测评管理子系统</w:t>
      </w:r>
      <w:bookmarkEnd w:id="111"/>
    </w:p>
    <w:tbl>
      <w:tblPr>
        <w:tblStyle w:val="18"/>
        <w:tblW w:w="4998" w:type="pct"/>
        <w:jc w:val="center"/>
        <w:tblLayout w:type="autofit"/>
        <w:tblCellMar>
          <w:top w:w="0" w:type="dxa"/>
          <w:left w:w="108" w:type="dxa"/>
          <w:bottom w:w="0" w:type="dxa"/>
          <w:right w:w="108" w:type="dxa"/>
        </w:tblCellMar>
      </w:tblPr>
      <w:tblGrid>
        <w:gridCol w:w="720"/>
        <w:gridCol w:w="2599"/>
        <w:gridCol w:w="2599"/>
        <w:gridCol w:w="2601"/>
      </w:tblGrid>
      <w:tr w14:paraId="47181509">
        <w:tblPrEx>
          <w:tblCellMar>
            <w:top w:w="0" w:type="dxa"/>
            <w:left w:w="108" w:type="dxa"/>
            <w:bottom w:w="0" w:type="dxa"/>
            <w:right w:w="108" w:type="dxa"/>
          </w:tblCellMar>
        </w:tblPrEx>
        <w:trPr>
          <w:trHeight w:val="300" w:hRule="atLeast"/>
          <w:jc w:val="center"/>
        </w:trPr>
        <w:tc>
          <w:tcPr>
            <w:tcW w:w="423" w:type="pct"/>
            <w:tcBorders>
              <w:top w:val="single" w:color="auto" w:sz="4" w:space="0"/>
              <w:left w:val="single" w:color="auto" w:sz="4" w:space="0"/>
              <w:bottom w:val="single" w:color="auto" w:sz="4" w:space="0"/>
              <w:right w:val="single" w:color="auto" w:sz="4" w:space="0"/>
            </w:tcBorders>
            <w:vAlign w:val="center"/>
          </w:tcPr>
          <w:p w14:paraId="1CC3E8F6">
            <w:pPr>
              <w:pStyle w:val="30"/>
            </w:pPr>
            <w:r>
              <w:rPr>
                <w:rFonts w:hint="eastAsia"/>
              </w:rPr>
              <w:t>序号</w:t>
            </w:r>
          </w:p>
        </w:tc>
        <w:tc>
          <w:tcPr>
            <w:tcW w:w="1525" w:type="pct"/>
            <w:tcBorders>
              <w:top w:val="single" w:color="auto" w:sz="4" w:space="0"/>
              <w:left w:val="single" w:color="auto" w:sz="4" w:space="0"/>
              <w:bottom w:val="single" w:color="auto" w:sz="4" w:space="0"/>
              <w:right w:val="single" w:color="auto" w:sz="4" w:space="0"/>
            </w:tcBorders>
            <w:vAlign w:val="center"/>
          </w:tcPr>
          <w:p w14:paraId="22CCE98E">
            <w:pPr>
              <w:pStyle w:val="30"/>
            </w:pPr>
            <w:r>
              <w:rPr>
                <w:rFonts w:hint="eastAsia"/>
              </w:rPr>
              <w:t>主要建设内容</w:t>
            </w:r>
          </w:p>
        </w:tc>
        <w:tc>
          <w:tcPr>
            <w:tcW w:w="1525" w:type="pct"/>
            <w:tcBorders>
              <w:top w:val="single" w:color="auto" w:sz="4" w:space="0"/>
              <w:left w:val="single" w:color="auto" w:sz="4" w:space="0"/>
              <w:bottom w:val="single" w:color="auto" w:sz="4" w:space="0"/>
              <w:right w:val="single" w:color="auto" w:sz="4" w:space="0"/>
            </w:tcBorders>
            <w:vAlign w:val="center"/>
          </w:tcPr>
          <w:p w14:paraId="2A28AB4D">
            <w:pPr>
              <w:pStyle w:val="30"/>
            </w:pPr>
            <w:r>
              <w:rPr>
                <w:rFonts w:hint="eastAsia"/>
              </w:rPr>
              <w:t>服务对象</w:t>
            </w:r>
          </w:p>
        </w:tc>
        <w:tc>
          <w:tcPr>
            <w:tcW w:w="1526" w:type="pct"/>
            <w:tcBorders>
              <w:top w:val="single" w:color="auto" w:sz="4" w:space="0"/>
              <w:left w:val="single" w:color="auto" w:sz="4" w:space="0"/>
              <w:bottom w:val="single" w:color="auto" w:sz="4" w:space="0"/>
              <w:right w:val="single" w:color="auto" w:sz="4" w:space="0"/>
            </w:tcBorders>
            <w:vAlign w:val="center"/>
          </w:tcPr>
          <w:p w14:paraId="75408415">
            <w:pPr>
              <w:pStyle w:val="30"/>
            </w:pPr>
            <w:r>
              <w:rPr>
                <w:rFonts w:hint="eastAsia"/>
              </w:rPr>
              <w:t>用户量</w:t>
            </w:r>
          </w:p>
        </w:tc>
      </w:tr>
      <w:tr w14:paraId="75ECE0EC">
        <w:tblPrEx>
          <w:tblCellMar>
            <w:top w:w="0" w:type="dxa"/>
            <w:left w:w="108" w:type="dxa"/>
            <w:bottom w:w="0" w:type="dxa"/>
            <w:right w:w="108" w:type="dxa"/>
          </w:tblCellMar>
        </w:tblPrEx>
        <w:trPr>
          <w:trHeight w:val="300" w:hRule="atLeast"/>
          <w:jc w:val="center"/>
        </w:trPr>
        <w:tc>
          <w:tcPr>
            <w:tcW w:w="423" w:type="pct"/>
            <w:tcBorders>
              <w:top w:val="single" w:color="auto" w:sz="4" w:space="0"/>
              <w:left w:val="single" w:color="auto" w:sz="4" w:space="0"/>
              <w:bottom w:val="single" w:color="auto" w:sz="4" w:space="0"/>
              <w:right w:val="single" w:color="auto" w:sz="4" w:space="0"/>
            </w:tcBorders>
            <w:vAlign w:val="center"/>
          </w:tcPr>
          <w:p w14:paraId="01EBDA68">
            <w:pPr>
              <w:pStyle w:val="30"/>
            </w:pPr>
            <w:r>
              <w:rPr>
                <w:rFonts w:hint="eastAsia"/>
              </w:rPr>
              <w:t>1</w:t>
            </w:r>
          </w:p>
        </w:tc>
        <w:tc>
          <w:tcPr>
            <w:tcW w:w="1525" w:type="pct"/>
            <w:tcBorders>
              <w:top w:val="single" w:color="auto" w:sz="4" w:space="0"/>
              <w:left w:val="single" w:color="auto" w:sz="4" w:space="0"/>
              <w:bottom w:val="single" w:color="auto" w:sz="4" w:space="0"/>
              <w:right w:val="single" w:color="auto" w:sz="4" w:space="0"/>
            </w:tcBorders>
            <w:vAlign w:val="center"/>
          </w:tcPr>
          <w:p w14:paraId="50267CFB">
            <w:pPr>
              <w:pStyle w:val="30"/>
            </w:pPr>
            <w:r>
              <w:rPr>
                <w:rFonts w:hint="eastAsia"/>
              </w:rPr>
              <w:t>抽样范围表格导入</w:t>
            </w:r>
          </w:p>
        </w:tc>
        <w:tc>
          <w:tcPr>
            <w:tcW w:w="1525" w:type="pct"/>
            <w:tcBorders>
              <w:top w:val="single" w:color="auto" w:sz="4" w:space="0"/>
              <w:left w:val="single" w:color="auto" w:sz="4" w:space="0"/>
              <w:bottom w:val="single" w:color="auto" w:sz="4" w:space="0"/>
              <w:right w:val="single" w:color="auto" w:sz="4" w:space="0"/>
            </w:tcBorders>
            <w:vAlign w:val="center"/>
          </w:tcPr>
          <w:p w14:paraId="6F9581AC">
            <w:pPr>
              <w:pStyle w:val="30"/>
            </w:pPr>
            <w:r>
              <w:rPr>
                <w:rFonts w:hint="eastAsia"/>
              </w:rPr>
              <w:t>事务所用户</w:t>
            </w:r>
          </w:p>
        </w:tc>
        <w:tc>
          <w:tcPr>
            <w:tcW w:w="1526" w:type="pct"/>
            <w:tcBorders>
              <w:top w:val="single" w:color="auto" w:sz="4" w:space="0"/>
              <w:left w:val="single" w:color="auto" w:sz="4" w:space="0"/>
              <w:bottom w:val="single" w:color="auto" w:sz="4" w:space="0"/>
              <w:right w:val="single" w:color="auto" w:sz="4" w:space="0"/>
            </w:tcBorders>
            <w:vAlign w:val="center"/>
          </w:tcPr>
          <w:p w14:paraId="559CA82E">
            <w:pPr>
              <w:pStyle w:val="30"/>
            </w:pPr>
            <w:r>
              <w:rPr>
                <w:rFonts w:hint="eastAsia"/>
              </w:rPr>
              <w:t>250</w:t>
            </w:r>
          </w:p>
        </w:tc>
      </w:tr>
      <w:tr w14:paraId="3F69F103">
        <w:tblPrEx>
          <w:tblCellMar>
            <w:top w:w="0" w:type="dxa"/>
            <w:left w:w="108" w:type="dxa"/>
            <w:bottom w:w="0" w:type="dxa"/>
            <w:right w:w="108" w:type="dxa"/>
          </w:tblCellMar>
        </w:tblPrEx>
        <w:trPr>
          <w:trHeight w:val="300" w:hRule="atLeast"/>
          <w:jc w:val="center"/>
        </w:trPr>
        <w:tc>
          <w:tcPr>
            <w:tcW w:w="423" w:type="pct"/>
            <w:tcBorders>
              <w:top w:val="single" w:color="auto" w:sz="4" w:space="0"/>
              <w:left w:val="single" w:color="auto" w:sz="4" w:space="0"/>
              <w:bottom w:val="single" w:color="auto" w:sz="4" w:space="0"/>
              <w:right w:val="single" w:color="auto" w:sz="4" w:space="0"/>
            </w:tcBorders>
            <w:vAlign w:val="center"/>
          </w:tcPr>
          <w:p w14:paraId="1B7DB360">
            <w:pPr>
              <w:pStyle w:val="30"/>
            </w:pPr>
            <w:r>
              <w:rPr>
                <w:rFonts w:hint="eastAsia"/>
              </w:rPr>
              <w:t>2</w:t>
            </w:r>
          </w:p>
        </w:tc>
        <w:tc>
          <w:tcPr>
            <w:tcW w:w="1525" w:type="pct"/>
            <w:tcBorders>
              <w:top w:val="single" w:color="auto" w:sz="4" w:space="0"/>
              <w:left w:val="single" w:color="auto" w:sz="4" w:space="0"/>
              <w:bottom w:val="single" w:color="auto" w:sz="4" w:space="0"/>
              <w:right w:val="single" w:color="auto" w:sz="4" w:space="0"/>
            </w:tcBorders>
            <w:vAlign w:val="center"/>
          </w:tcPr>
          <w:p w14:paraId="4057243F">
            <w:pPr>
              <w:pStyle w:val="30"/>
            </w:pPr>
            <w:r>
              <w:rPr>
                <w:rFonts w:hint="eastAsia"/>
              </w:rPr>
              <w:t>业务总量指标选择</w:t>
            </w:r>
          </w:p>
        </w:tc>
        <w:tc>
          <w:tcPr>
            <w:tcW w:w="1525" w:type="pct"/>
            <w:tcBorders>
              <w:top w:val="single" w:color="auto" w:sz="4" w:space="0"/>
              <w:left w:val="single" w:color="auto" w:sz="4" w:space="0"/>
              <w:bottom w:val="single" w:color="auto" w:sz="4" w:space="0"/>
              <w:right w:val="single" w:color="auto" w:sz="4" w:space="0"/>
            </w:tcBorders>
            <w:vAlign w:val="center"/>
          </w:tcPr>
          <w:p w14:paraId="6A164B78">
            <w:pPr>
              <w:pStyle w:val="30"/>
            </w:pPr>
            <w:r>
              <w:rPr>
                <w:rFonts w:hint="eastAsia"/>
              </w:rPr>
              <w:t>事务所用户</w:t>
            </w:r>
          </w:p>
        </w:tc>
        <w:tc>
          <w:tcPr>
            <w:tcW w:w="1526" w:type="pct"/>
            <w:tcBorders>
              <w:top w:val="single" w:color="auto" w:sz="4" w:space="0"/>
              <w:left w:val="single" w:color="auto" w:sz="4" w:space="0"/>
              <w:bottom w:val="single" w:color="auto" w:sz="4" w:space="0"/>
              <w:right w:val="single" w:color="auto" w:sz="4" w:space="0"/>
            </w:tcBorders>
            <w:vAlign w:val="center"/>
          </w:tcPr>
          <w:p w14:paraId="745A187A">
            <w:pPr>
              <w:pStyle w:val="30"/>
            </w:pPr>
            <w:r>
              <w:rPr>
                <w:rFonts w:hint="eastAsia"/>
              </w:rPr>
              <w:t>250</w:t>
            </w:r>
          </w:p>
        </w:tc>
      </w:tr>
      <w:tr w14:paraId="4144BF6D">
        <w:tblPrEx>
          <w:tblCellMar>
            <w:top w:w="0" w:type="dxa"/>
            <w:left w:w="108" w:type="dxa"/>
            <w:bottom w:w="0" w:type="dxa"/>
            <w:right w:w="108" w:type="dxa"/>
          </w:tblCellMar>
        </w:tblPrEx>
        <w:trPr>
          <w:trHeight w:val="300" w:hRule="atLeast"/>
          <w:jc w:val="center"/>
        </w:trPr>
        <w:tc>
          <w:tcPr>
            <w:tcW w:w="423" w:type="pct"/>
            <w:tcBorders>
              <w:top w:val="single" w:color="auto" w:sz="4" w:space="0"/>
              <w:left w:val="single" w:color="auto" w:sz="4" w:space="0"/>
              <w:bottom w:val="single" w:color="auto" w:sz="4" w:space="0"/>
              <w:right w:val="single" w:color="auto" w:sz="4" w:space="0"/>
            </w:tcBorders>
            <w:vAlign w:val="center"/>
          </w:tcPr>
          <w:p w14:paraId="5E4FE11F">
            <w:pPr>
              <w:pStyle w:val="30"/>
            </w:pPr>
            <w:r>
              <w:rPr>
                <w:rFonts w:hint="eastAsia"/>
              </w:rPr>
              <w:t>3</w:t>
            </w:r>
          </w:p>
        </w:tc>
        <w:tc>
          <w:tcPr>
            <w:tcW w:w="1525" w:type="pct"/>
            <w:tcBorders>
              <w:top w:val="single" w:color="auto" w:sz="4" w:space="0"/>
              <w:left w:val="single" w:color="auto" w:sz="4" w:space="0"/>
              <w:bottom w:val="single" w:color="auto" w:sz="4" w:space="0"/>
              <w:right w:val="single" w:color="auto" w:sz="4" w:space="0"/>
            </w:tcBorders>
            <w:vAlign w:val="center"/>
          </w:tcPr>
          <w:p w14:paraId="397C44B8">
            <w:pPr>
              <w:pStyle w:val="30"/>
            </w:pPr>
            <w:r>
              <w:rPr>
                <w:rFonts w:hint="eastAsia"/>
              </w:rPr>
              <w:t>业务总量占比计算</w:t>
            </w:r>
          </w:p>
        </w:tc>
        <w:tc>
          <w:tcPr>
            <w:tcW w:w="1525" w:type="pct"/>
            <w:tcBorders>
              <w:top w:val="single" w:color="auto" w:sz="4" w:space="0"/>
              <w:left w:val="single" w:color="auto" w:sz="4" w:space="0"/>
              <w:bottom w:val="single" w:color="auto" w:sz="4" w:space="0"/>
              <w:right w:val="single" w:color="auto" w:sz="4" w:space="0"/>
            </w:tcBorders>
            <w:vAlign w:val="center"/>
          </w:tcPr>
          <w:p w14:paraId="6F65143E">
            <w:pPr>
              <w:pStyle w:val="30"/>
            </w:pPr>
            <w:r>
              <w:rPr>
                <w:rFonts w:hint="eastAsia"/>
              </w:rPr>
              <w:t>事务所用户</w:t>
            </w:r>
          </w:p>
        </w:tc>
        <w:tc>
          <w:tcPr>
            <w:tcW w:w="1526" w:type="pct"/>
            <w:tcBorders>
              <w:top w:val="single" w:color="auto" w:sz="4" w:space="0"/>
              <w:left w:val="single" w:color="auto" w:sz="4" w:space="0"/>
              <w:bottom w:val="single" w:color="auto" w:sz="4" w:space="0"/>
              <w:right w:val="single" w:color="auto" w:sz="4" w:space="0"/>
            </w:tcBorders>
            <w:vAlign w:val="center"/>
          </w:tcPr>
          <w:p w14:paraId="13C680B8">
            <w:pPr>
              <w:pStyle w:val="30"/>
            </w:pPr>
            <w:r>
              <w:rPr>
                <w:rFonts w:hint="eastAsia"/>
              </w:rPr>
              <w:t>250</w:t>
            </w:r>
          </w:p>
        </w:tc>
      </w:tr>
      <w:tr w14:paraId="64A7BB99">
        <w:tblPrEx>
          <w:tblCellMar>
            <w:top w:w="0" w:type="dxa"/>
            <w:left w:w="108" w:type="dxa"/>
            <w:bottom w:w="0" w:type="dxa"/>
            <w:right w:w="108" w:type="dxa"/>
          </w:tblCellMar>
        </w:tblPrEx>
        <w:trPr>
          <w:trHeight w:val="300" w:hRule="atLeast"/>
          <w:jc w:val="center"/>
        </w:trPr>
        <w:tc>
          <w:tcPr>
            <w:tcW w:w="423" w:type="pct"/>
            <w:tcBorders>
              <w:top w:val="single" w:color="auto" w:sz="4" w:space="0"/>
              <w:left w:val="single" w:color="auto" w:sz="4" w:space="0"/>
              <w:bottom w:val="single" w:color="auto" w:sz="4" w:space="0"/>
              <w:right w:val="single" w:color="auto" w:sz="4" w:space="0"/>
            </w:tcBorders>
            <w:vAlign w:val="center"/>
          </w:tcPr>
          <w:p w14:paraId="0570955D">
            <w:pPr>
              <w:pStyle w:val="30"/>
            </w:pPr>
            <w:r>
              <w:rPr>
                <w:rFonts w:hint="eastAsia"/>
              </w:rPr>
              <w:t>4</w:t>
            </w:r>
          </w:p>
        </w:tc>
        <w:tc>
          <w:tcPr>
            <w:tcW w:w="1525" w:type="pct"/>
            <w:tcBorders>
              <w:top w:val="single" w:color="auto" w:sz="4" w:space="0"/>
              <w:left w:val="single" w:color="auto" w:sz="4" w:space="0"/>
              <w:bottom w:val="single" w:color="auto" w:sz="4" w:space="0"/>
              <w:right w:val="single" w:color="auto" w:sz="4" w:space="0"/>
            </w:tcBorders>
            <w:vAlign w:val="center"/>
          </w:tcPr>
          <w:p w14:paraId="4B1EBF51">
            <w:pPr>
              <w:pStyle w:val="30"/>
            </w:pPr>
            <w:r>
              <w:rPr>
                <w:rFonts w:hint="eastAsia"/>
              </w:rPr>
              <w:t>内控管理树形提取</w:t>
            </w:r>
          </w:p>
        </w:tc>
        <w:tc>
          <w:tcPr>
            <w:tcW w:w="1525" w:type="pct"/>
            <w:tcBorders>
              <w:top w:val="single" w:color="auto" w:sz="4" w:space="0"/>
              <w:left w:val="single" w:color="auto" w:sz="4" w:space="0"/>
              <w:bottom w:val="single" w:color="auto" w:sz="4" w:space="0"/>
              <w:right w:val="single" w:color="auto" w:sz="4" w:space="0"/>
            </w:tcBorders>
            <w:vAlign w:val="center"/>
          </w:tcPr>
          <w:p w14:paraId="759E588B">
            <w:pPr>
              <w:pStyle w:val="30"/>
            </w:pPr>
            <w:r>
              <w:rPr>
                <w:rFonts w:hint="eastAsia"/>
              </w:rPr>
              <w:t>事务所用户</w:t>
            </w:r>
          </w:p>
        </w:tc>
        <w:tc>
          <w:tcPr>
            <w:tcW w:w="1526" w:type="pct"/>
            <w:tcBorders>
              <w:top w:val="single" w:color="auto" w:sz="4" w:space="0"/>
              <w:left w:val="single" w:color="auto" w:sz="4" w:space="0"/>
              <w:bottom w:val="single" w:color="auto" w:sz="4" w:space="0"/>
              <w:right w:val="single" w:color="auto" w:sz="4" w:space="0"/>
            </w:tcBorders>
            <w:vAlign w:val="center"/>
          </w:tcPr>
          <w:p w14:paraId="56B7CFB2">
            <w:pPr>
              <w:pStyle w:val="30"/>
            </w:pPr>
            <w:r>
              <w:rPr>
                <w:rFonts w:hint="eastAsia"/>
              </w:rPr>
              <w:t>250</w:t>
            </w:r>
          </w:p>
        </w:tc>
      </w:tr>
      <w:tr w14:paraId="7ABABECF">
        <w:tblPrEx>
          <w:tblCellMar>
            <w:top w:w="0" w:type="dxa"/>
            <w:left w:w="108" w:type="dxa"/>
            <w:bottom w:w="0" w:type="dxa"/>
            <w:right w:w="108" w:type="dxa"/>
          </w:tblCellMar>
        </w:tblPrEx>
        <w:trPr>
          <w:trHeight w:val="300" w:hRule="atLeast"/>
          <w:jc w:val="center"/>
        </w:trPr>
        <w:tc>
          <w:tcPr>
            <w:tcW w:w="423" w:type="pct"/>
            <w:tcBorders>
              <w:top w:val="single" w:color="auto" w:sz="4" w:space="0"/>
              <w:left w:val="single" w:color="auto" w:sz="4" w:space="0"/>
              <w:bottom w:val="single" w:color="auto" w:sz="4" w:space="0"/>
              <w:right w:val="single" w:color="auto" w:sz="4" w:space="0"/>
            </w:tcBorders>
            <w:vAlign w:val="center"/>
          </w:tcPr>
          <w:p w14:paraId="11D4D7EB">
            <w:pPr>
              <w:pStyle w:val="30"/>
            </w:pPr>
            <w:r>
              <w:rPr>
                <w:rFonts w:hint="eastAsia"/>
              </w:rPr>
              <w:t>5</w:t>
            </w:r>
          </w:p>
        </w:tc>
        <w:tc>
          <w:tcPr>
            <w:tcW w:w="1525" w:type="pct"/>
            <w:tcBorders>
              <w:top w:val="single" w:color="auto" w:sz="4" w:space="0"/>
              <w:left w:val="single" w:color="auto" w:sz="4" w:space="0"/>
              <w:bottom w:val="single" w:color="auto" w:sz="4" w:space="0"/>
              <w:right w:val="single" w:color="auto" w:sz="4" w:space="0"/>
            </w:tcBorders>
            <w:vAlign w:val="center"/>
          </w:tcPr>
          <w:p w14:paraId="2D6C0519">
            <w:pPr>
              <w:pStyle w:val="30"/>
            </w:pPr>
            <w:r>
              <w:rPr>
                <w:rFonts w:hint="eastAsia"/>
              </w:rPr>
              <w:t>内控树形管理</w:t>
            </w:r>
          </w:p>
        </w:tc>
        <w:tc>
          <w:tcPr>
            <w:tcW w:w="1525" w:type="pct"/>
            <w:tcBorders>
              <w:top w:val="single" w:color="auto" w:sz="4" w:space="0"/>
              <w:left w:val="single" w:color="auto" w:sz="4" w:space="0"/>
              <w:bottom w:val="single" w:color="auto" w:sz="4" w:space="0"/>
              <w:right w:val="single" w:color="auto" w:sz="4" w:space="0"/>
            </w:tcBorders>
            <w:vAlign w:val="center"/>
          </w:tcPr>
          <w:p w14:paraId="240C68CD">
            <w:pPr>
              <w:pStyle w:val="30"/>
            </w:pPr>
            <w:r>
              <w:rPr>
                <w:rFonts w:hint="eastAsia"/>
              </w:rPr>
              <w:t>事务所用户</w:t>
            </w:r>
          </w:p>
        </w:tc>
        <w:tc>
          <w:tcPr>
            <w:tcW w:w="1526" w:type="pct"/>
            <w:tcBorders>
              <w:top w:val="single" w:color="auto" w:sz="4" w:space="0"/>
              <w:left w:val="single" w:color="auto" w:sz="4" w:space="0"/>
              <w:bottom w:val="single" w:color="auto" w:sz="4" w:space="0"/>
              <w:right w:val="single" w:color="auto" w:sz="4" w:space="0"/>
            </w:tcBorders>
            <w:vAlign w:val="center"/>
          </w:tcPr>
          <w:p w14:paraId="0B1D365A">
            <w:pPr>
              <w:pStyle w:val="30"/>
            </w:pPr>
            <w:r>
              <w:rPr>
                <w:rFonts w:hint="eastAsia"/>
              </w:rPr>
              <w:t>250</w:t>
            </w:r>
          </w:p>
        </w:tc>
      </w:tr>
      <w:tr w14:paraId="0305E020">
        <w:tblPrEx>
          <w:tblCellMar>
            <w:top w:w="0" w:type="dxa"/>
            <w:left w:w="108" w:type="dxa"/>
            <w:bottom w:w="0" w:type="dxa"/>
            <w:right w:w="108" w:type="dxa"/>
          </w:tblCellMar>
        </w:tblPrEx>
        <w:trPr>
          <w:trHeight w:val="300" w:hRule="atLeast"/>
          <w:jc w:val="center"/>
        </w:trPr>
        <w:tc>
          <w:tcPr>
            <w:tcW w:w="423" w:type="pct"/>
            <w:tcBorders>
              <w:top w:val="single" w:color="auto" w:sz="4" w:space="0"/>
              <w:left w:val="single" w:color="auto" w:sz="4" w:space="0"/>
              <w:bottom w:val="single" w:color="auto" w:sz="4" w:space="0"/>
              <w:right w:val="single" w:color="auto" w:sz="4" w:space="0"/>
            </w:tcBorders>
            <w:vAlign w:val="center"/>
          </w:tcPr>
          <w:p w14:paraId="6936FA2A">
            <w:pPr>
              <w:pStyle w:val="30"/>
            </w:pPr>
            <w:r>
              <w:rPr>
                <w:rFonts w:hint="eastAsia"/>
              </w:rPr>
              <w:t>6</w:t>
            </w:r>
          </w:p>
        </w:tc>
        <w:tc>
          <w:tcPr>
            <w:tcW w:w="1525" w:type="pct"/>
            <w:tcBorders>
              <w:top w:val="single" w:color="auto" w:sz="4" w:space="0"/>
              <w:left w:val="single" w:color="auto" w:sz="4" w:space="0"/>
              <w:bottom w:val="single" w:color="auto" w:sz="4" w:space="0"/>
              <w:right w:val="single" w:color="auto" w:sz="4" w:space="0"/>
            </w:tcBorders>
            <w:vAlign w:val="center"/>
          </w:tcPr>
          <w:p w14:paraId="7D281DE8">
            <w:pPr>
              <w:pStyle w:val="30"/>
            </w:pPr>
            <w:r>
              <w:rPr>
                <w:rFonts w:hint="eastAsia"/>
              </w:rPr>
              <w:t>抽样树形显示</w:t>
            </w:r>
          </w:p>
        </w:tc>
        <w:tc>
          <w:tcPr>
            <w:tcW w:w="1525" w:type="pct"/>
            <w:tcBorders>
              <w:top w:val="single" w:color="auto" w:sz="4" w:space="0"/>
              <w:left w:val="single" w:color="auto" w:sz="4" w:space="0"/>
              <w:bottom w:val="single" w:color="auto" w:sz="4" w:space="0"/>
              <w:right w:val="single" w:color="auto" w:sz="4" w:space="0"/>
            </w:tcBorders>
            <w:vAlign w:val="center"/>
          </w:tcPr>
          <w:p w14:paraId="071048C4">
            <w:pPr>
              <w:pStyle w:val="30"/>
            </w:pPr>
            <w:r>
              <w:rPr>
                <w:rFonts w:hint="eastAsia"/>
              </w:rPr>
              <w:t>事务所用户</w:t>
            </w:r>
          </w:p>
        </w:tc>
        <w:tc>
          <w:tcPr>
            <w:tcW w:w="1526" w:type="pct"/>
            <w:tcBorders>
              <w:top w:val="single" w:color="auto" w:sz="4" w:space="0"/>
              <w:left w:val="single" w:color="auto" w:sz="4" w:space="0"/>
              <w:bottom w:val="single" w:color="auto" w:sz="4" w:space="0"/>
              <w:right w:val="single" w:color="auto" w:sz="4" w:space="0"/>
            </w:tcBorders>
            <w:vAlign w:val="center"/>
          </w:tcPr>
          <w:p w14:paraId="16C447DE">
            <w:pPr>
              <w:pStyle w:val="30"/>
            </w:pPr>
            <w:r>
              <w:rPr>
                <w:rFonts w:hint="eastAsia"/>
              </w:rPr>
              <w:t>250</w:t>
            </w:r>
          </w:p>
        </w:tc>
      </w:tr>
      <w:tr w14:paraId="55C53ADB">
        <w:tblPrEx>
          <w:tblCellMar>
            <w:top w:w="0" w:type="dxa"/>
            <w:left w:w="108" w:type="dxa"/>
            <w:bottom w:w="0" w:type="dxa"/>
            <w:right w:w="108" w:type="dxa"/>
          </w:tblCellMar>
        </w:tblPrEx>
        <w:trPr>
          <w:trHeight w:val="300" w:hRule="atLeast"/>
          <w:jc w:val="center"/>
        </w:trPr>
        <w:tc>
          <w:tcPr>
            <w:tcW w:w="423" w:type="pct"/>
            <w:tcBorders>
              <w:top w:val="single" w:color="auto" w:sz="4" w:space="0"/>
              <w:left w:val="single" w:color="auto" w:sz="4" w:space="0"/>
              <w:bottom w:val="single" w:color="auto" w:sz="4" w:space="0"/>
              <w:right w:val="single" w:color="auto" w:sz="4" w:space="0"/>
            </w:tcBorders>
            <w:vAlign w:val="center"/>
          </w:tcPr>
          <w:p w14:paraId="1373E240">
            <w:pPr>
              <w:pStyle w:val="30"/>
            </w:pPr>
            <w:r>
              <w:rPr>
                <w:rFonts w:hint="eastAsia"/>
              </w:rPr>
              <w:t>7</w:t>
            </w:r>
          </w:p>
        </w:tc>
        <w:tc>
          <w:tcPr>
            <w:tcW w:w="1525" w:type="pct"/>
            <w:tcBorders>
              <w:top w:val="single" w:color="auto" w:sz="4" w:space="0"/>
              <w:left w:val="single" w:color="auto" w:sz="4" w:space="0"/>
              <w:bottom w:val="single" w:color="auto" w:sz="4" w:space="0"/>
              <w:right w:val="single" w:color="auto" w:sz="4" w:space="0"/>
            </w:tcBorders>
            <w:vAlign w:val="center"/>
          </w:tcPr>
          <w:p w14:paraId="5FBB74B0">
            <w:pPr>
              <w:pStyle w:val="30"/>
            </w:pPr>
            <w:r>
              <w:rPr>
                <w:rFonts w:hint="eastAsia"/>
              </w:rPr>
              <w:t>填报树形显示</w:t>
            </w:r>
          </w:p>
        </w:tc>
        <w:tc>
          <w:tcPr>
            <w:tcW w:w="1525" w:type="pct"/>
            <w:tcBorders>
              <w:top w:val="single" w:color="auto" w:sz="4" w:space="0"/>
              <w:left w:val="single" w:color="auto" w:sz="4" w:space="0"/>
              <w:bottom w:val="single" w:color="auto" w:sz="4" w:space="0"/>
              <w:right w:val="single" w:color="auto" w:sz="4" w:space="0"/>
            </w:tcBorders>
            <w:vAlign w:val="center"/>
          </w:tcPr>
          <w:p w14:paraId="357860B3">
            <w:pPr>
              <w:pStyle w:val="30"/>
            </w:pPr>
            <w:r>
              <w:rPr>
                <w:rFonts w:hint="eastAsia"/>
              </w:rPr>
              <w:t>事务所用户</w:t>
            </w:r>
          </w:p>
        </w:tc>
        <w:tc>
          <w:tcPr>
            <w:tcW w:w="1526" w:type="pct"/>
            <w:tcBorders>
              <w:top w:val="single" w:color="auto" w:sz="4" w:space="0"/>
              <w:left w:val="single" w:color="auto" w:sz="4" w:space="0"/>
              <w:bottom w:val="single" w:color="auto" w:sz="4" w:space="0"/>
              <w:right w:val="single" w:color="auto" w:sz="4" w:space="0"/>
            </w:tcBorders>
            <w:vAlign w:val="center"/>
          </w:tcPr>
          <w:p w14:paraId="662287EB">
            <w:pPr>
              <w:pStyle w:val="30"/>
            </w:pPr>
            <w:r>
              <w:rPr>
                <w:rFonts w:hint="eastAsia"/>
              </w:rPr>
              <w:t>250</w:t>
            </w:r>
          </w:p>
        </w:tc>
      </w:tr>
      <w:tr w14:paraId="13A67F9B">
        <w:tblPrEx>
          <w:tblCellMar>
            <w:top w:w="0" w:type="dxa"/>
            <w:left w:w="108" w:type="dxa"/>
            <w:bottom w:w="0" w:type="dxa"/>
            <w:right w:w="108" w:type="dxa"/>
          </w:tblCellMar>
        </w:tblPrEx>
        <w:trPr>
          <w:trHeight w:val="300" w:hRule="atLeast"/>
          <w:jc w:val="center"/>
        </w:trPr>
        <w:tc>
          <w:tcPr>
            <w:tcW w:w="423" w:type="pct"/>
            <w:tcBorders>
              <w:top w:val="single" w:color="auto" w:sz="4" w:space="0"/>
              <w:left w:val="single" w:color="auto" w:sz="4" w:space="0"/>
              <w:bottom w:val="single" w:color="auto" w:sz="4" w:space="0"/>
              <w:right w:val="single" w:color="auto" w:sz="4" w:space="0"/>
            </w:tcBorders>
            <w:vAlign w:val="center"/>
          </w:tcPr>
          <w:p w14:paraId="0A6FC066">
            <w:pPr>
              <w:pStyle w:val="30"/>
            </w:pPr>
            <w:r>
              <w:rPr>
                <w:rFonts w:hint="eastAsia"/>
              </w:rPr>
              <w:t>8</w:t>
            </w:r>
          </w:p>
        </w:tc>
        <w:tc>
          <w:tcPr>
            <w:tcW w:w="1525" w:type="pct"/>
            <w:tcBorders>
              <w:top w:val="single" w:color="auto" w:sz="4" w:space="0"/>
              <w:left w:val="single" w:color="auto" w:sz="4" w:space="0"/>
              <w:bottom w:val="single" w:color="auto" w:sz="4" w:space="0"/>
              <w:right w:val="single" w:color="auto" w:sz="4" w:space="0"/>
            </w:tcBorders>
            <w:vAlign w:val="center"/>
          </w:tcPr>
          <w:p w14:paraId="7C34BE8D">
            <w:pPr>
              <w:pStyle w:val="30"/>
            </w:pPr>
            <w:r>
              <w:rPr>
                <w:rFonts w:hint="eastAsia"/>
              </w:rPr>
              <w:t>汇总树形显示</w:t>
            </w:r>
          </w:p>
        </w:tc>
        <w:tc>
          <w:tcPr>
            <w:tcW w:w="1525" w:type="pct"/>
            <w:tcBorders>
              <w:top w:val="single" w:color="auto" w:sz="4" w:space="0"/>
              <w:left w:val="single" w:color="auto" w:sz="4" w:space="0"/>
              <w:bottom w:val="single" w:color="auto" w:sz="4" w:space="0"/>
              <w:right w:val="single" w:color="auto" w:sz="4" w:space="0"/>
            </w:tcBorders>
            <w:vAlign w:val="center"/>
          </w:tcPr>
          <w:p w14:paraId="0E7F1B97">
            <w:pPr>
              <w:pStyle w:val="30"/>
            </w:pPr>
            <w:r>
              <w:rPr>
                <w:rFonts w:hint="eastAsia"/>
              </w:rPr>
              <w:t>事务所用户</w:t>
            </w:r>
          </w:p>
        </w:tc>
        <w:tc>
          <w:tcPr>
            <w:tcW w:w="1526" w:type="pct"/>
            <w:tcBorders>
              <w:top w:val="single" w:color="auto" w:sz="4" w:space="0"/>
              <w:left w:val="single" w:color="auto" w:sz="4" w:space="0"/>
              <w:bottom w:val="single" w:color="auto" w:sz="4" w:space="0"/>
              <w:right w:val="single" w:color="auto" w:sz="4" w:space="0"/>
            </w:tcBorders>
            <w:vAlign w:val="center"/>
          </w:tcPr>
          <w:p w14:paraId="3D5226C7">
            <w:pPr>
              <w:pStyle w:val="30"/>
            </w:pPr>
            <w:r>
              <w:rPr>
                <w:rFonts w:hint="eastAsia"/>
              </w:rPr>
              <w:t>250</w:t>
            </w:r>
          </w:p>
        </w:tc>
      </w:tr>
      <w:tr w14:paraId="76FDE694">
        <w:tblPrEx>
          <w:tblCellMar>
            <w:top w:w="0" w:type="dxa"/>
            <w:left w:w="108" w:type="dxa"/>
            <w:bottom w:w="0" w:type="dxa"/>
            <w:right w:w="108" w:type="dxa"/>
          </w:tblCellMar>
        </w:tblPrEx>
        <w:trPr>
          <w:trHeight w:val="300" w:hRule="atLeast"/>
          <w:jc w:val="center"/>
        </w:trPr>
        <w:tc>
          <w:tcPr>
            <w:tcW w:w="423" w:type="pct"/>
            <w:tcBorders>
              <w:top w:val="single" w:color="auto" w:sz="4" w:space="0"/>
              <w:left w:val="single" w:color="auto" w:sz="4" w:space="0"/>
              <w:bottom w:val="single" w:color="auto" w:sz="4" w:space="0"/>
              <w:right w:val="single" w:color="auto" w:sz="4" w:space="0"/>
            </w:tcBorders>
            <w:vAlign w:val="center"/>
          </w:tcPr>
          <w:p w14:paraId="757A1294">
            <w:pPr>
              <w:pStyle w:val="30"/>
            </w:pPr>
            <w:r>
              <w:rPr>
                <w:rFonts w:hint="eastAsia"/>
              </w:rPr>
              <w:t>9</w:t>
            </w:r>
          </w:p>
        </w:tc>
        <w:tc>
          <w:tcPr>
            <w:tcW w:w="1525" w:type="pct"/>
            <w:tcBorders>
              <w:top w:val="single" w:color="auto" w:sz="4" w:space="0"/>
              <w:left w:val="single" w:color="auto" w:sz="4" w:space="0"/>
              <w:bottom w:val="single" w:color="auto" w:sz="4" w:space="0"/>
              <w:right w:val="single" w:color="auto" w:sz="4" w:space="0"/>
            </w:tcBorders>
            <w:vAlign w:val="center"/>
          </w:tcPr>
          <w:p w14:paraId="6727BD96">
            <w:pPr>
              <w:pStyle w:val="30"/>
            </w:pPr>
            <w:r>
              <w:rPr>
                <w:rFonts w:hint="eastAsia"/>
              </w:rPr>
              <w:t>填报状态统计</w:t>
            </w:r>
          </w:p>
        </w:tc>
        <w:tc>
          <w:tcPr>
            <w:tcW w:w="1525" w:type="pct"/>
            <w:tcBorders>
              <w:top w:val="single" w:color="auto" w:sz="4" w:space="0"/>
              <w:left w:val="single" w:color="auto" w:sz="4" w:space="0"/>
              <w:bottom w:val="single" w:color="auto" w:sz="4" w:space="0"/>
              <w:right w:val="single" w:color="auto" w:sz="4" w:space="0"/>
            </w:tcBorders>
            <w:vAlign w:val="center"/>
          </w:tcPr>
          <w:p w14:paraId="7AA10D36">
            <w:pPr>
              <w:pStyle w:val="30"/>
            </w:pPr>
            <w:r>
              <w:rPr>
                <w:rFonts w:hint="eastAsia"/>
              </w:rPr>
              <w:t>国资委用户</w:t>
            </w:r>
          </w:p>
        </w:tc>
        <w:tc>
          <w:tcPr>
            <w:tcW w:w="1526" w:type="pct"/>
            <w:tcBorders>
              <w:top w:val="single" w:color="auto" w:sz="4" w:space="0"/>
              <w:left w:val="single" w:color="auto" w:sz="4" w:space="0"/>
              <w:bottom w:val="single" w:color="auto" w:sz="4" w:space="0"/>
              <w:right w:val="single" w:color="auto" w:sz="4" w:space="0"/>
            </w:tcBorders>
            <w:vAlign w:val="center"/>
          </w:tcPr>
          <w:p w14:paraId="0F84DC23">
            <w:pPr>
              <w:pStyle w:val="30"/>
            </w:pPr>
            <w:r>
              <w:t>50</w:t>
            </w:r>
          </w:p>
        </w:tc>
      </w:tr>
      <w:tr w14:paraId="1F328A4C">
        <w:tblPrEx>
          <w:tblCellMar>
            <w:top w:w="0" w:type="dxa"/>
            <w:left w:w="108" w:type="dxa"/>
            <w:bottom w:w="0" w:type="dxa"/>
            <w:right w:w="108" w:type="dxa"/>
          </w:tblCellMar>
        </w:tblPrEx>
        <w:trPr>
          <w:trHeight w:val="300" w:hRule="atLeast"/>
          <w:jc w:val="center"/>
        </w:trPr>
        <w:tc>
          <w:tcPr>
            <w:tcW w:w="423" w:type="pct"/>
            <w:tcBorders>
              <w:top w:val="single" w:color="auto" w:sz="4" w:space="0"/>
              <w:left w:val="single" w:color="auto" w:sz="4" w:space="0"/>
              <w:bottom w:val="single" w:color="auto" w:sz="4" w:space="0"/>
              <w:right w:val="single" w:color="auto" w:sz="4" w:space="0"/>
            </w:tcBorders>
            <w:vAlign w:val="center"/>
          </w:tcPr>
          <w:p w14:paraId="0583C0FE">
            <w:pPr>
              <w:pStyle w:val="30"/>
            </w:pPr>
            <w:r>
              <w:rPr>
                <w:rFonts w:hint="eastAsia"/>
              </w:rPr>
              <w:t>10</w:t>
            </w:r>
          </w:p>
        </w:tc>
        <w:tc>
          <w:tcPr>
            <w:tcW w:w="1525" w:type="pct"/>
            <w:tcBorders>
              <w:top w:val="single" w:color="auto" w:sz="4" w:space="0"/>
              <w:left w:val="single" w:color="auto" w:sz="4" w:space="0"/>
              <w:bottom w:val="single" w:color="auto" w:sz="4" w:space="0"/>
              <w:right w:val="single" w:color="auto" w:sz="4" w:space="0"/>
            </w:tcBorders>
            <w:vAlign w:val="center"/>
          </w:tcPr>
          <w:p w14:paraId="2A8F8241">
            <w:pPr>
              <w:pStyle w:val="30"/>
            </w:pPr>
            <w:r>
              <w:rPr>
                <w:rFonts w:hint="eastAsia"/>
              </w:rPr>
              <w:t>EXCEL表格数据导入</w:t>
            </w:r>
          </w:p>
        </w:tc>
        <w:tc>
          <w:tcPr>
            <w:tcW w:w="1525" w:type="pct"/>
            <w:tcBorders>
              <w:top w:val="single" w:color="auto" w:sz="4" w:space="0"/>
              <w:left w:val="single" w:color="auto" w:sz="4" w:space="0"/>
              <w:bottom w:val="single" w:color="auto" w:sz="4" w:space="0"/>
              <w:right w:val="single" w:color="auto" w:sz="4" w:space="0"/>
            </w:tcBorders>
            <w:vAlign w:val="center"/>
          </w:tcPr>
          <w:p w14:paraId="5E84B102">
            <w:pPr>
              <w:pStyle w:val="30"/>
            </w:pPr>
            <w:r>
              <w:rPr>
                <w:rFonts w:hint="eastAsia"/>
              </w:rPr>
              <w:t>事务所用户</w:t>
            </w:r>
          </w:p>
        </w:tc>
        <w:tc>
          <w:tcPr>
            <w:tcW w:w="1526" w:type="pct"/>
            <w:tcBorders>
              <w:top w:val="single" w:color="auto" w:sz="4" w:space="0"/>
              <w:left w:val="single" w:color="auto" w:sz="4" w:space="0"/>
              <w:bottom w:val="single" w:color="auto" w:sz="4" w:space="0"/>
              <w:right w:val="single" w:color="auto" w:sz="4" w:space="0"/>
            </w:tcBorders>
            <w:vAlign w:val="center"/>
          </w:tcPr>
          <w:p w14:paraId="238778D0">
            <w:pPr>
              <w:pStyle w:val="30"/>
            </w:pPr>
            <w:r>
              <w:rPr>
                <w:rFonts w:hint="eastAsia"/>
              </w:rPr>
              <w:t>250</w:t>
            </w:r>
          </w:p>
        </w:tc>
      </w:tr>
      <w:tr w14:paraId="4C818000">
        <w:tblPrEx>
          <w:tblCellMar>
            <w:top w:w="0" w:type="dxa"/>
            <w:left w:w="108" w:type="dxa"/>
            <w:bottom w:w="0" w:type="dxa"/>
            <w:right w:w="108" w:type="dxa"/>
          </w:tblCellMar>
        </w:tblPrEx>
        <w:trPr>
          <w:trHeight w:val="300" w:hRule="atLeast"/>
          <w:jc w:val="center"/>
        </w:trPr>
        <w:tc>
          <w:tcPr>
            <w:tcW w:w="423" w:type="pct"/>
            <w:tcBorders>
              <w:top w:val="single" w:color="auto" w:sz="4" w:space="0"/>
              <w:left w:val="single" w:color="auto" w:sz="4" w:space="0"/>
              <w:bottom w:val="single" w:color="auto" w:sz="4" w:space="0"/>
              <w:right w:val="single" w:color="auto" w:sz="4" w:space="0"/>
            </w:tcBorders>
            <w:vAlign w:val="center"/>
          </w:tcPr>
          <w:p w14:paraId="70F04B11">
            <w:pPr>
              <w:pStyle w:val="30"/>
            </w:pPr>
            <w:r>
              <w:rPr>
                <w:rFonts w:hint="eastAsia"/>
              </w:rPr>
              <w:t>11</w:t>
            </w:r>
          </w:p>
        </w:tc>
        <w:tc>
          <w:tcPr>
            <w:tcW w:w="1525" w:type="pct"/>
            <w:tcBorders>
              <w:top w:val="single" w:color="auto" w:sz="4" w:space="0"/>
              <w:left w:val="single" w:color="auto" w:sz="4" w:space="0"/>
              <w:bottom w:val="single" w:color="auto" w:sz="4" w:space="0"/>
              <w:right w:val="single" w:color="auto" w:sz="4" w:space="0"/>
            </w:tcBorders>
            <w:vAlign w:val="center"/>
          </w:tcPr>
          <w:p w14:paraId="4D7CB3A0">
            <w:pPr>
              <w:pStyle w:val="30"/>
            </w:pPr>
            <w:r>
              <w:rPr>
                <w:rFonts w:hint="eastAsia"/>
              </w:rPr>
              <w:t>管理提升评价</w:t>
            </w:r>
          </w:p>
        </w:tc>
        <w:tc>
          <w:tcPr>
            <w:tcW w:w="1525" w:type="pct"/>
            <w:tcBorders>
              <w:top w:val="single" w:color="auto" w:sz="4" w:space="0"/>
              <w:left w:val="single" w:color="auto" w:sz="4" w:space="0"/>
              <w:bottom w:val="single" w:color="auto" w:sz="4" w:space="0"/>
              <w:right w:val="single" w:color="auto" w:sz="4" w:space="0"/>
            </w:tcBorders>
            <w:vAlign w:val="center"/>
          </w:tcPr>
          <w:p w14:paraId="4403E30E">
            <w:pPr>
              <w:pStyle w:val="30"/>
            </w:pPr>
            <w:r>
              <w:rPr>
                <w:rFonts w:hint="eastAsia"/>
              </w:rPr>
              <w:t>事务所用户</w:t>
            </w:r>
          </w:p>
        </w:tc>
        <w:tc>
          <w:tcPr>
            <w:tcW w:w="1526" w:type="pct"/>
            <w:tcBorders>
              <w:top w:val="single" w:color="auto" w:sz="4" w:space="0"/>
              <w:left w:val="single" w:color="auto" w:sz="4" w:space="0"/>
              <w:bottom w:val="single" w:color="auto" w:sz="4" w:space="0"/>
              <w:right w:val="single" w:color="auto" w:sz="4" w:space="0"/>
            </w:tcBorders>
            <w:vAlign w:val="center"/>
          </w:tcPr>
          <w:p w14:paraId="642A796F">
            <w:pPr>
              <w:pStyle w:val="30"/>
            </w:pPr>
            <w:r>
              <w:rPr>
                <w:rFonts w:hint="eastAsia"/>
              </w:rPr>
              <w:t>250</w:t>
            </w:r>
          </w:p>
        </w:tc>
      </w:tr>
      <w:tr w14:paraId="53F0675D">
        <w:tblPrEx>
          <w:tblCellMar>
            <w:top w:w="0" w:type="dxa"/>
            <w:left w:w="108" w:type="dxa"/>
            <w:bottom w:w="0" w:type="dxa"/>
            <w:right w:w="108" w:type="dxa"/>
          </w:tblCellMar>
        </w:tblPrEx>
        <w:trPr>
          <w:trHeight w:val="300" w:hRule="atLeast"/>
          <w:jc w:val="center"/>
        </w:trPr>
        <w:tc>
          <w:tcPr>
            <w:tcW w:w="423" w:type="pct"/>
            <w:tcBorders>
              <w:top w:val="single" w:color="auto" w:sz="4" w:space="0"/>
              <w:left w:val="single" w:color="auto" w:sz="4" w:space="0"/>
              <w:bottom w:val="single" w:color="auto" w:sz="4" w:space="0"/>
              <w:right w:val="single" w:color="auto" w:sz="4" w:space="0"/>
            </w:tcBorders>
            <w:vAlign w:val="center"/>
          </w:tcPr>
          <w:p w14:paraId="1F185053">
            <w:pPr>
              <w:pStyle w:val="30"/>
            </w:pPr>
            <w:r>
              <w:rPr>
                <w:rFonts w:hint="eastAsia"/>
              </w:rPr>
              <w:t>12</w:t>
            </w:r>
          </w:p>
        </w:tc>
        <w:tc>
          <w:tcPr>
            <w:tcW w:w="1525" w:type="pct"/>
            <w:tcBorders>
              <w:top w:val="single" w:color="auto" w:sz="4" w:space="0"/>
              <w:left w:val="single" w:color="auto" w:sz="4" w:space="0"/>
              <w:bottom w:val="single" w:color="auto" w:sz="4" w:space="0"/>
              <w:right w:val="single" w:color="auto" w:sz="4" w:space="0"/>
            </w:tcBorders>
            <w:vAlign w:val="center"/>
          </w:tcPr>
          <w:p w14:paraId="02CE4F35">
            <w:pPr>
              <w:pStyle w:val="30"/>
            </w:pPr>
            <w:r>
              <w:rPr>
                <w:rFonts w:hint="eastAsia"/>
              </w:rPr>
              <w:t>自动报告</w:t>
            </w:r>
          </w:p>
        </w:tc>
        <w:tc>
          <w:tcPr>
            <w:tcW w:w="1525" w:type="pct"/>
            <w:tcBorders>
              <w:top w:val="single" w:color="auto" w:sz="4" w:space="0"/>
              <w:left w:val="single" w:color="auto" w:sz="4" w:space="0"/>
              <w:bottom w:val="single" w:color="auto" w:sz="4" w:space="0"/>
              <w:right w:val="single" w:color="auto" w:sz="4" w:space="0"/>
            </w:tcBorders>
            <w:vAlign w:val="center"/>
          </w:tcPr>
          <w:p w14:paraId="3FC14992">
            <w:pPr>
              <w:pStyle w:val="30"/>
            </w:pPr>
            <w:r>
              <w:rPr>
                <w:rFonts w:hint="eastAsia"/>
              </w:rPr>
              <w:t>国资委用户</w:t>
            </w:r>
          </w:p>
        </w:tc>
        <w:tc>
          <w:tcPr>
            <w:tcW w:w="1526" w:type="pct"/>
            <w:tcBorders>
              <w:top w:val="single" w:color="auto" w:sz="4" w:space="0"/>
              <w:left w:val="single" w:color="auto" w:sz="4" w:space="0"/>
              <w:bottom w:val="single" w:color="auto" w:sz="4" w:space="0"/>
              <w:right w:val="single" w:color="auto" w:sz="4" w:space="0"/>
            </w:tcBorders>
            <w:vAlign w:val="center"/>
          </w:tcPr>
          <w:p w14:paraId="75302B0C">
            <w:pPr>
              <w:pStyle w:val="30"/>
            </w:pPr>
            <w:r>
              <w:t>50</w:t>
            </w:r>
          </w:p>
        </w:tc>
      </w:tr>
    </w:tbl>
    <w:p w14:paraId="48BA4C4D">
      <w:pPr>
        <w:pStyle w:val="4"/>
        <w:numPr>
          <w:ilvl w:val="2"/>
          <w:numId w:val="0"/>
        </w:numPr>
      </w:pPr>
      <w:bookmarkStart w:id="112" w:name="_Toc30549"/>
      <w:r>
        <w:rPr>
          <w:rFonts w:hint="eastAsia" w:ascii="Times New Roman" w:hAnsi="Times New Roman" w:cs="宋体"/>
        </w:rPr>
        <w:t xml:space="preserve">4.4.14  </w:t>
      </w:r>
      <w:r>
        <w:rPr>
          <w:rFonts w:hint="eastAsia"/>
        </w:rPr>
        <w:t>企业服务大厅</w:t>
      </w:r>
      <w:bookmarkEnd w:id="112"/>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3159"/>
        <w:gridCol w:w="2131"/>
        <w:gridCol w:w="2132"/>
      </w:tblGrid>
      <w:tr w14:paraId="335E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2E0E06EE">
            <w:pPr>
              <w:pStyle w:val="30"/>
            </w:pPr>
            <w:r>
              <w:rPr>
                <w:rFonts w:hint="eastAsia"/>
              </w:rPr>
              <w:t>序号</w:t>
            </w:r>
          </w:p>
        </w:tc>
        <w:tc>
          <w:tcPr>
            <w:tcW w:w="1853" w:type="pct"/>
            <w:vAlign w:val="center"/>
          </w:tcPr>
          <w:p w14:paraId="6B2CB3F2">
            <w:pPr>
              <w:pStyle w:val="30"/>
            </w:pPr>
            <w:r>
              <w:rPr>
                <w:rFonts w:hint="eastAsia"/>
              </w:rPr>
              <w:t>主要建设内容</w:t>
            </w:r>
          </w:p>
        </w:tc>
        <w:tc>
          <w:tcPr>
            <w:tcW w:w="1250" w:type="pct"/>
            <w:vAlign w:val="center"/>
          </w:tcPr>
          <w:p w14:paraId="2D0042CD">
            <w:pPr>
              <w:pStyle w:val="30"/>
            </w:pPr>
            <w:r>
              <w:rPr>
                <w:rFonts w:hint="eastAsia"/>
              </w:rPr>
              <w:t>服务对象</w:t>
            </w:r>
          </w:p>
        </w:tc>
        <w:tc>
          <w:tcPr>
            <w:tcW w:w="1250" w:type="pct"/>
            <w:vAlign w:val="center"/>
          </w:tcPr>
          <w:p w14:paraId="7E0F7DEC">
            <w:pPr>
              <w:pStyle w:val="30"/>
            </w:pPr>
            <w:r>
              <w:rPr>
                <w:rFonts w:hint="eastAsia"/>
              </w:rPr>
              <w:t>用户量</w:t>
            </w:r>
          </w:p>
        </w:tc>
      </w:tr>
      <w:tr w14:paraId="009A4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55815CD4">
            <w:pPr>
              <w:pStyle w:val="30"/>
            </w:pPr>
            <w:r>
              <w:rPr>
                <w:rFonts w:hint="eastAsia"/>
              </w:rPr>
              <w:t>1</w:t>
            </w:r>
          </w:p>
        </w:tc>
        <w:tc>
          <w:tcPr>
            <w:tcW w:w="1853" w:type="pct"/>
            <w:vAlign w:val="center"/>
          </w:tcPr>
          <w:p w14:paraId="5ED311F9">
            <w:pPr>
              <w:pStyle w:val="30"/>
            </w:pPr>
            <w:r>
              <w:rPr>
                <w:rFonts w:hint="eastAsia"/>
              </w:rPr>
              <w:t>用户上报</w:t>
            </w:r>
          </w:p>
        </w:tc>
        <w:tc>
          <w:tcPr>
            <w:tcW w:w="1250" w:type="pct"/>
            <w:vAlign w:val="center"/>
          </w:tcPr>
          <w:p w14:paraId="626558F1">
            <w:pPr>
              <w:pStyle w:val="30"/>
            </w:pPr>
            <w:r>
              <w:rPr>
                <w:rFonts w:hint="eastAsia"/>
              </w:rPr>
              <w:t>集团用户</w:t>
            </w:r>
          </w:p>
        </w:tc>
        <w:tc>
          <w:tcPr>
            <w:tcW w:w="1250" w:type="pct"/>
            <w:vAlign w:val="center"/>
          </w:tcPr>
          <w:p w14:paraId="65120D6F">
            <w:pPr>
              <w:pStyle w:val="30"/>
            </w:pPr>
            <w:r>
              <w:rPr>
                <w:rFonts w:hint="eastAsia"/>
              </w:rPr>
              <w:t>40</w:t>
            </w:r>
          </w:p>
        </w:tc>
      </w:tr>
      <w:tr w14:paraId="5FA1D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45" w:type="pct"/>
            <w:vAlign w:val="center"/>
          </w:tcPr>
          <w:p w14:paraId="3A8E348C">
            <w:pPr>
              <w:pStyle w:val="30"/>
            </w:pPr>
            <w:r>
              <w:rPr>
                <w:rFonts w:hint="eastAsia"/>
              </w:rPr>
              <w:t>2</w:t>
            </w:r>
          </w:p>
        </w:tc>
        <w:tc>
          <w:tcPr>
            <w:tcW w:w="1853" w:type="pct"/>
            <w:vAlign w:val="center"/>
          </w:tcPr>
          <w:p w14:paraId="7C82A9DC">
            <w:pPr>
              <w:pStyle w:val="30"/>
            </w:pPr>
            <w:r>
              <w:rPr>
                <w:rFonts w:hint="eastAsia"/>
              </w:rPr>
              <w:t>国资委审批</w:t>
            </w:r>
          </w:p>
        </w:tc>
        <w:tc>
          <w:tcPr>
            <w:tcW w:w="1250" w:type="pct"/>
            <w:vAlign w:val="center"/>
          </w:tcPr>
          <w:p w14:paraId="3BBB61C5">
            <w:pPr>
              <w:pStyle w:val="30"/>
            </w:pPr>
            <w:r>
              <w:rPr>
                <w:rFonts w:hint="eastAsia"/>
              </w:rPr>
              <w:t>委内用户</w:t>
            </w:r>
          </w:p>
        </w:tc>
        <w:tc>
          <w:tcPr>
            <w:tcW w:w="1250" w:type="pct"/>
            <w:vAlign w:val="center"/>
          </w:tcPr>
          <w:p w14:paraId="1EA29E5B">
            <w:pPr>
              <w:pStyle w:val="30"/>
            </w:pPr>
            <w:r>
              <w:rPr>
                <w:rFonts w:hint="eastAsia"/>
              </w:rPr>
              <w:t>10</w:t>
            </w:r>
          </w:p>
        </w:tc>
      </w:tr>
    </w:tbl>
    <w:p w14:paraId="5DB8E3B0">
      <w:pPr>
        <w:pStyle w:val="4"/>
        <w:numPr>
          <w:ilvl w:val="2"/>
          <w:numId w:val="0"/>
        </w:numPr>
      </w:pPr>
      <w:bookmarkStart w:id="113" w:name="_Toc1762"/>
      <w:r>
        <w:rPr>
          <w:rFonts w:hint="eastAsia" w:ascii="Times New Roman" w:hAnsi="Times New Roman" w:cs="宋体"/>
        </w:rPr>
        <w:t xml:space="preserve">4.4.15  </w:t>
      </w:r>
      <w:r>
        <w:rPr>
          <w:rFonts w:hint="eastAsia"/>
        </w:rPr>
        <w:t>国资监管数智管理子系统</w:t>
      </w:r>
      <w:bookmarkEnd w:id="113"/>
    </w:p>
    <w:tbl>
      <w:tblPr>
        <w:tblStyle w:val="19"/>
        <w:tblW w:w="83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3"/>
        <w:gridCol w:w="3078"/>
        <w:gridCol w:w="2076"/>
        <w:gridCol w:w="2076"/>
      </w:tblGrid>
      <w:tr w14:paraId="0722A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1073" w:type="dxa"/>
            <w:tcMar>
              <w:left w:w="108" w:type="dxa"/>
              <w:right w:w="108" w:type="dxa"/>
            </w:tcMar>
            <w:vAlign w:val="center"/>
          </w:tcPr>
          <w:p w14:paraId="1903AEE8">
            <w:pPr>
              <w:pStyle w:val="30"/>
              <w:rPr>
                <w:b/>
                <w:bCs/>
              </w:rPr>
            </w:pPr>
            <w:r>
              <w:rPr>
                <w:rFonts w:hint="eastAsia"/>
                <w:b/>
                <w:bCs/>
              </w:rPr>
              <w:t>序号</w:t>
            </w:r>
          </w:p>
        </w:tc>
        <w:tc>
          <w:tcPr>
            <w:tcW w:w="3078" w:type="dxa"/>
            <w:tcMar>
              <w:left w:w="108" w:type="dxa"/>
              <w:right w:w="108" w:type="dxa"/>
            </w:tcMar>
            <w:vAlign w:val="center"/>
          </w:tcPr>
          <w:p w14:paraId="3D59B733">
            <w:pPr>
              <w:pStyle w:val="30"/>
              <w:rPr>
                <w:b/>
                <w:bCs/>
              </w:rPr>
            </w:pPr>
            <w:r>
              <w:rPr>
                <w:rFonts w:hint="eastAsia"/>
                <w:b/>
                <w:bCs/>
              </w:rPr>
              <w:t>主要建设内容</w:t>
            </w:r>
          </w:p>
        </w:tc>
        <w:tc>
          <w:tcPr>
            <w:tcW w:w="2076" w:type="dxa"/>
            <w:tcMar>
              <w:left w:w="108" w:type="dxa"/>
              <w:right w:w="108" w:type="dxa"/>
            </w:tcMar>
            <w:vAlign w:val="center"/>
          </w:tcPr>
          <w:p w14:paraId="35D5ECDB">
            <w:pPr>
              <w:pStyle w:val="30"/>
              <w:rPr>
                <w:b/>
                <w:bCs/>
              </w:rPr>
            </w:pPr>
            <w:r>
              <w:rPr>
                <w:rFonts w:hint="eastAsia"/>
                <w:b/>
                <w:bCs/>
              </w:rPr>
              <w:t>服务对象</w:t>
            </w:r>
          </w:p>
        </w:tc>
        <w:tc>
          <w:tcPr>
            <w:tcW w:w="2076" w:type="dxa"/>
            <w:tcMar>
              <w:left w:w="108" w:type="dxa"/>
              <w:right w:w="108" w:type="dxa"/>
            </w:tcMar>
            <w:vAlign w:val="center"/>
          </w:tcPr>
          <w:p w14:paraId="6AEC526A">
            <w:pPr>
              <w:pStyle w:val="30"/>
              <w:rPr>
                <w:b/>
                <w:bCs/>
              </w:rPr>
            </w:pPr>
            <w:r>
              <w:rPr>
                <w:rFonts w:hint="eastAsia"/>
                <w:b/>
                <w:bCs/>
              </w:rPr>
              <w:t>用户量</w:t>
            </w:r>
          </w:p>
        </w:tc>
      </w:tr>
      <w:tr w14:paraId="1F79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57DE38B9">
            <w:pPr>
              <w:pStyle w:val="30"/>
            </w:pPr>
            <w:r>
              <w:rPr>
                <w:rFonts w:hint="eastAsia"/>
              </w:rPr>
              <w:t>1</w:t>
            </w:r>
          </w:p>
        </w:tc>
        <w:tc>
          <w:tcPr>
            <w:tcW w:w="3078" w:type="dxa"/>
            <w:tcMar>
              <w:left w:w="108" w:type="dxa"/>
              <w:right w:w="108" w:type="dxa"/>
            </w:tcMar>
            <w:vAlign w:val="center"/>
          </w:tcPr>
          <w:p w14:paraId="0332F790">
            <w:pPr>
              <w:pStyle w:val="30"/>
            </w:pPr>
            <w:r>
              <w:t>国资监管公共库</w:t>
            </w:r>
          </w:p>
        </w:tc>
        <w:tc>
          <w:tcPr>
            <w:tcW w:w="2076" w:type="dxa"/>
            <w:tcMar>
              <w:left w:w="108" w:type="dxa"/>
              <w:right w:w="108" w:type="dxa"/>
            </w:tcMar>
            <w:vAlign w:val="center"/>
          </w:tcPr>
          <w:p w14:paraId="5550076F">
            <w:pPr>
              <w:pStyle w:val="30"/>
            </w:pPr>
            <w:r>
              <w:rPr>
                <w:rFonts w:hint="eastAsia"/>
              </w:rPr>
              <w:t>全委用户</w:t>
            </w:r>
          </w:p>
        </w:tc>
        <w:tc>
          <w:tcPr>
            <w:tcW w:w="2076" w:type="dxa"/>
            <w:tcMar>
              <w:left w:w="108" w:type="dxa"/>
              <w:right w:w="108" w:type="dxa"/>
            </w:tcMar>
            <w:vAlign w:val="center"/>
          </w:tcPr>
          <w:p w14:paraId="7A3A0909">
            <w:pPr>
              <w:pStyle w:val="30"/>
            </w:pPr>
            <w:r>
              <w:rPr>
                <w:rFonts w:hint="eastAsia"/>
              </w:rPr>
              <w:t>300</w:t>
            </w:r>
          </w:p>
        </w:tc>
      </w:tr>
      <w:tr w14:paraId="570F6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1756FE91">
            <w:pPr>
              <w:pStyle w:val="30"/>
            </w:pPr>
            <w:r>
              <w:rPr>
                <w:rFonts w:hint="eastAsia"/>
              </w:rPr>
              <w:t>2</w:t>
            </w:r>
          </w:p>
        </w:tc>
        <w:tc>
          <w:tcPr>
            <w:tcW w:w="3078" w:type="dxa"/>
            <w:tcMar>
              <w:left w:w="108" w:type="dxa"/>
              <w:right w:w="108" w:type="dxa"/>
            </w:tcMar>
            <w:vAlign w:val="center"/>
          </w:tcPr>
          <w:p w14:paraId="7F70C0A9">
            <w:pPr>
              <w:pStyle w:val="30"/>
            </w:pPr>
            <w:r>
              <w:t>国资</w:t>
            </w:r>
            <w:r>
              <w:rPr>
                <w:rFonts w:hint="eastAsia"/>
              </w:rPr>
              <w:t>监管业务文档库</w:t>
            </w:r>
          </w:p>
        </w:tc>
        <w:tc>
          <w:tcPr>
            <w:tcW w:w="2076" w:type="dxa"/>
            <w:tcMar>
              <w:left w:w="108" w:type="dxa"/>
              <w:right w:w="108" w:type="dxa"/>
            </w:tcMar>
            <w:vAlign w:val="center"/>
          </w:tcPr>
          <w:p w14:paraId="239C183F">
            <w:pPr>
              <w:pStyle w:val="30"/>
            </w:pPr>
            <w:r>
              <w:rPr>
                <w:rFonts w:hint="eastAsia"/>
              </w:rPr>
              <w:t>全委用户</w:t>
            </w:r>
          </w:p>
        </w:tc>
        <w:tc>
          <w:tcPr>
            <w:tcW w:w="2076" w:type="dxa"/>
            <w:tcMar>
              <w:left w:w="108" w:type="dxa"/>
              <w:right w:w="108" w:type="dxa"/>
            </w:tcMar>
            <w:vAlign w:val="center"/>
          </w:tcPr>
          <w:p w14:paraId="365ADE50">
            <w:pPr>
              <w:pStyle w:val="30"/>
            </w:pPr>
            <w:r>
              <w:rPr>
                <w:rFonts w:hint="eastAsia"/>
              </w:rPr>
              <w:t>300</w:t>
            </w:r>
          </w:p>
        </w:tc>
      </w:tr>
      <w:tr w14:paraId="662A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73" w:type="dxa"/>
            <w:tcMar>
              <w:left w:w="108" w:type="dxa"/>
              <w:right w:w="108" w:type="dxa"/>
            </w:tcMar>
            <w:vAlign w:val="center"/>
          </w:tcPr>
          <w:p w14:paraId="0565FC0E">
            <w:pPr>
              <w:pStyle w:val="30"/>
            </w:pPr>
            <w:r>
              <w:rPr>
                <w:rFonts w:hint="eastAsia"/>
              </w:rPr>
              <w:t>3</w:t>
            </w:r>
          </w:p>
        </w:tc>
        <w:tc>
          <w:tcPr>
            <w:tcW w:w="3078" w:type="dxa"/>
            <w:tcMar>
              <w:left w:w="108" w:type="dxa"/>
              <w:right w:w="108" w:type="dxa"/>
            </w:tcMar>
            <w:vAlign w:val="center"/>
          </w:tcPr>
          <w:p w14:paraId="348356B1">
            <w:pPr>
              <w:pStyle w:val="30"/>
            </w:pPr>
            <w:r>
              <w:rPr>
                <w:rFonts w:hint="eastAsia"/>
              </w:rPr>
              <w:t>机关内部资料库</w:t>
            </w:r>
          </w:p>
        </w:tc>
        <w:tc>
          <w:tcPr>
            <w:tcW w:w="2076" w:type="dxa"/>
            <w:tcMar>
              <w:left w:w="108" w:type="dxa"/>
              <w:right w:w="108" w:type="dxa"/>
            </w:tcMar>
            <w:vAlign w:val="center"/>
          </w:tcPr>
          <w:p w14:paraId="2DA18138">
            <w:pPr>
              <w:pStyle w:val="30"/>
            </w:pPr>
            <w:r>
              <w:rPr>
                <w:rFonts w:hint="eastAsia"/>
              </w:rPr>
              <w:t>全委用户</w:t>
            </w:r>
          </w:p>
        </w:tc>
        <w:tc>
          <w:tcPr>
            <w:tcW w:w="2076" w:type="dxa"/>
            <w:tcMar>
              <w:left w:w="108" w:type="dxa"/>
              <w:right w:w="108" w:type="dxa"/>
            </w:tcMar>
            <w:vAlign w:val="center"/>
          </w:tcPr>
          <w:p w14:paraId="27E70EAC">
            <w:pPr>
              <w:pStyle w:val="30"/>
            </w:pPr>
            <w:r>
              <w:rPr>
                <w:rFonts w:hint="eastAsia"/>
              </w:rPr>
              <w:t>300</w:t>
            </w:r>
          </w:p>
        </w:tc>
      </w:tr>
      <w:tr w14:paraId="205C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0C7C840A">
            <w:pPr>
              <w:pStyle w:val="30"/>
            </w:pPr>
            <w:r>
              <w:rPr>
                <w:rFonts w:hint="eastAsia"/>
              </w:rPr>
              <w:t>4</w:t>
            </w:r>
          </w:p>
        </w:tc>
        <w:tc>
          <w:tcPr>
            <w:tcW w:w="3078" w:type="dxa"/>
            <w:tcMar>
              <w:left w:w="108" w:type="dxa"/>
              <w:right w:w="108" w:type="dxa"/>
            </w:tcMar>
            <w:vAlign w:val="center"/>
          </w:tcPr>
          <w:p w14:paraId="1FE229A9">
            <w:pPr>
              <w:pStyle w:val="30"/>
            </w:pPr>
            <w:r>
              <w:rPr>
                <w:rFonts w:hint="eastAsia"/>
              </w:rPr>
              <w:t>专题库</w:t>
            </w:r>
          </w:p>
        </w:tc>
        <w:tc>
          <w:tcPr>
            <w:tcW w:w="2076" w:type="dxa"/>
            <w:tcMar>
              <w:left w:w="108" w:type="dxa"/>
              <w:right w:w="108" w:type="dxa"/>
            </w:tcMar>
            <w:vAlign w:val="center"/>
          </w:tcPr>
          <w:p w14:paraId="4264EA72">
            <w:pPr>
              <w:pStyle w:val="30"/>
            </w:pPr>
            <w:r>
              <w:rPr>
                <w:rFonts w:hint="eastAsia"/>
              </w:rPr>
              <w:t>全委用户</w:t>
            </w:r>
          </w:p>
        </w:tc>
        <w:tc>
          <w:tcPr>
            <w:tcW w:w="2076" w:type="dxa"/>
            <w:tcMar>
              <w:left w:w="108" w:type="dxa"/>
              <w:right w:w="108" w:type="dxa"/>
            </w:tcMar>
            <w:vAlign w:val="center"/>
          </w:tcPr>
          <w:p w14:paraId="3482FE24">
            <w:pPr>
              <w:pStyle w:val="30"/>
            </w:pPr>
            <w:r>
              <w:rPr>
                <w:rFonts w:hint="eastAsia"/>
              </w:rPr>
              <w:t>300</w:t>
            </w:r>
          </w:p>
        </w:tc>
      </w:tr>
      <w:tr w14:paraId="05578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73" w:type="dxa"/>
            <w:tcMar>
              <w:left w:w="108" w:type="dxa"/>
              <w:right w:w="108" w:type="dxa"/>
            </w:tcMar>
            <w:vAlign w:val="center"/>
          </w:tcPr>
          <w:p w14:paraId="188F1B1B">
            <w:pPr>
              <w:pStyle w:val="30"/>
            </w:pPr>
            <w:r>
              <w:rPr>
                <w:rFonts w:hint="eastAsia"/>
              </w:rPr>
              <w:t>5</w:t>
            </w:r>
          </w:p>
        </w:tc>
        <w:tc>
          <w:tcPr>
            <w:tcW w:w="3078" w:type="dxa"/>
            <w:tcMar>
              <w:left w:w="108" w:type="dxa"/>
              <w:right w:w="108" w:type="dxa"/>
            </w:tcMar>
            <w:vAlign w:val="center"/>
          </w:tcPr>
          <w:p w14:paraId="450F9CBF">
            <w:pPr>
              <w:pStyle w:val="30"/>
            </w:pPr>
            <w:r>
              <w:rPr>
                <w:rFonts w:hint="eastAsia"/>
              </w:rPr>
              <w:t>知识要素分析</w:t>
            </w:r>
          </w:p>
        </w:tc>
        <w:tc>
          <w:tcPr>
            <w:tcW w:w="2076" w:type="dxa"/>
            <w:tcMar>
              <w:left w:w="108" w:type="dxa"/>
              <w:right w:w="108" w:type="dxa"/>
            </w:tcMar>
            <w:vAlign w:val="center"/>
          </w:tcPr>
          <w:p w14:paraId="02FD1F3C">
            <w:pPr>
              <w:pStyle w:val="30"/>
            </w:pPr>
            <w:r>
              <w:rPr>
                <w:rFonts w:hint="eastAsia"/>
              </w:rPr>
              <w:t>全委用户</w:t>
            </w:r>
          </w:p>
        </w:tc>
        <w:tc>
          <w:tcPr>
            <w:tcW w:w="2076" w:type="dxa"/>
            <w:tcMar>
              <w:left w:w="108" w:type="dxa"/>
              <w:right w:w="108" w:type="dxa"/>
            </w:tcMar>
            <w:vAlign w:val="center"/>
          </w:tcPr>
          <w:p w14:paraId="43A3FE17">
            <w:pPr>
              <w:pStyle w:val="30"/>
            </w:pPr>
            <w:r>
              <w:rPr>
                <w:rFonts w:hint="eastAsia"/>
              </w:rPr>
              <w:t>300</w:t>
            </w:r>
          </w:p>
        </w:tc>
      </w:tr>
      <w:tr w14:paraId="1C2D5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09294C85">
            <w:pPr>
              <w:pStyle w:val="30"/>
            </w:pPr>
            <w:r>
              <w:rPr>
                <w:rFonts w:hint="eastAsia"/>
              </w:rPr>
              <w:t>6</w:t>
            </w:r>
          </w:p>
        </w:tc>
        <w:tc>
          <w:tcPr>
            <w:tcW w:w="3078" w:type="dxa"/>
            <w:tcMar>
              <w:left w:w="108" w:type="dxa"/>
              <w:right w:w="108" w:type="dxa"/>
            </w:tcMar>
            <w:vAlign w:val="center"/>
          </w:tcPr>
          <w:p w14:paraId="106933D4">
            <w:pPr>
              <w:pStyle w:val="30"/>
            </w:pPr>
            <w:r>
              <w:rPr>
                <w:rFonts w:hint="eastAsia"/>
              </w:rPr>
              <w:t>我的应用</w:t>
            </w:r>
          </w:p>
        </w:tc>
        <w:tc>
          <w:tcPr>
            <w:tcW w:w="2076" w:type="dxa"/>
            <w:tcMar>
              <w:left w:w="108" w:type="dxa"/>
              <w:right w:w="108" w:type="dxa"/>
            </w:tcMar>
            <w:vAlign w:val="center"/>
          </w:tcPr>
          <w:p w14:paraId="2EF6179F">
            <w:pPr>
              <w:pStyle w:val="30"/>
            </w:pPr>
            <w:r>
              <w:rPr>
                <w:rFonts w:hint="eastAsia"/>
              </w:rPr>
              <w:t>全委用户</w:t>
            </w:r>
          </w:p>
        </w:tc>
        <w:tc>
          <w:tcPr>
            <w:tcW w:w="2076" w:type="dxa"/>
            <w:tcMar>
              <w:left w:w="108" w:type="dxa"/>
              <w:right w:w="108" w:type="dxa"/>
            </w:tcMar>
            <w:vAlign w:val="center"/>
          </w:tcPr>
          <w:p w14:paraId="31F4ECCE">
            <w:pPr>
              <w:pStyle w:val="30"/>
            </w:pPr>
            <w:r>
              <w:rPr>
                <w:rFonts w:hint="eastAsia"/>
              </w:rPr>
              <w:t>300</w:t>
            </w:r>
          </w:p>
        </w:tc>
      </w:tr>
      <w:tr w14:paraId="74AD8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136C8A5B">
            <w:pPr>
              <w:pStyle w:val="30"/>
            </w:pPr>
            <w:r>
              <w:rPr>
                <w:rFonts w:hint="eastAsia"/>
              </w:rPr>
              <w:t>7</w:t>
            </w:r>
          </w:p>
        </w:tc>
        <w:tc>
          <w:tcPr>
            <w:tcW w:w="3078" w:type="dxa"/>
            <w:tcMar>
              <w:left w:w="108" w:type="dxa"/>
              <w:right w:w="108" w:type="dxa"/>
            </w:tcMar>
            <w:vAlign w:val="center"/>
          </w:tcPr>
          <w:p w14:paraId="46047B62">
            <w:pPr>
              <w:pStyle w:val="30"/>
            </w:pPr>
            <w:r>
              <w:t>国资委数据服务门户</w:t>
            </w:r>
          </w:p>
        </w:tc>
        <w:tc>
          <w:tcPr>
            <w:tcW w:w="2076" w:type="dxa"/>
            <w:tcMar>
              <w:left w:w="108" w:type="dxa"/>
              <w:right w:w="108" w:type="dxa"/>
            </w:tcMar>
            <w:vAlign w:val="center"/>
          </w:tcPr>
          <w:p w14:paraId="34FE2C87">
            <w:pPr>
              <w:pStyle w:val="30"/>
            </w:pPr>
            <w:r>
              <w:rPr>
                <w:rFonts w:hint="eastAsia"/>
              </w:rPr>
              <w:t>信息化管理处、业务处室数据管理用户</w:t>
            </w:r>
          </w:p>
        </w:tc>
        <w:tc>
          <w:tcPr>
            <w:tcW w:w="2076" w:type="dxa"/>
            <w:tcMar>
              <w:left w:w="108" w:type="dxa"/>
              <w:right w:w="108" w:type="dxa"/>
            </w:tcMar>
            <w:vAlign w:val="center"/>
          </w:tcPr>
          <w:p w14:paraId="15FF0D4A">
            <w:pPr>
              <w:pStyle w:val="30"/>
            </w:pPr>
            <w:r>
              <w:rPr>
                <w:rFonts w:hint="eastAsia"/>
              </w:rPr>
              <w:t>20</w:t>
            </w:r>
          </w:p>
        </w:tc>
      </w:tr>
      <w:tr w14:paraId="5C45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3FF9CD91">
            <w:pPr>
              <w:pStyle w:val="30"/>
            </w:pPr>
            <w:r>
              <w:rPr>
                <w:rFonts w:hint="eastAsia"/>
              </w:rPr>
              <w:t>8</w:t>
            </w:r>
          </w:p>
        </w:tc>
        <w:tc>
          <w:tcPr>
            <w:tcW w:w="3078" w:type="dxa"/>
            <w:tcMar>
              <w:left w:w="108" w:type="dxa"/>
              <w:right w:w="108" w:type="dxa"/>
            </w:tcMar>
            <w:vAlign w:val="center"/>
          </w:tcPr>
          <w:p w14:paraId="6D50165B">
            <w:pPr>
              <w:pStyle w:val="30"/>
            </w:pPr>
            <w:r>
              <w:rPr>
                <w:rFonts w:hint="eastAsia"/>
              </w:rPr>
              <w:t>数据目录管理</w:t>
            </w:r>
          </w:p>
        </w:tc>
        <w:tc>
          <w:tcPr>
            <w:tcW w:w="2076" w:type="dxa"/>
            <w:tcMar>
              <w:left w:w="108" w:type="dxa"/>
              <w:right w:w="108" w:type="dxa"/>
            </w:tcMar>
            <w:vAlign w:val="center"/>
          </w:tcPr>
          <w:p w14:paraId="3476835E">
            <w:pPr>
              <w:pStyle w:val="30"/>
            </w:pPr>
            <w:r>
              <w:rPr>
                <w:rFonts w:hint="eastAsia"/>
              </w:rPr>
              <w:t>信息化管理处用户</w:t>
            </w:r>
          </w:p>
        </w:tc>
        <w:tc>
          <w:tcPr>
            <w:tcW w:w="2076" w:type="dxa"/>
            <w:tcMar>
              <w:left w:w="108" w:type="dxa"/>
              <w:right w:w="108" w:type="dxa"/>
            </w:tcMar>
            <w:vAlign w:val="center"/>
          </w:tcPr>
          <w:p w14:paraId="419A6C9D">
            <w:pPr>
              <w:pStyle w:val="30"/>
            </w:pPr>
            <w:r>
              <w:rPr>
                <w:rFonts w:hint="eastAsia"/>
              </w:rPr>
              <w:t>7</w:t>
            </w:r>
          </w:p>
        </w:tc>
      </w:tr>
      <w:tr w14:paraId="22837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74C2B901">
            <w:pPr>
              <w:pStyle w:val="30"/>
            </w:pPr>
            <w:r>
              <w:rPr>
                <w:rFonts w:hint="eastAsia"/>
              </w:rPr>
              <w:t>9</w:t>
            </w:r>
          </w:p>
        </w:tc>
        <w:tc>
          <w:tcPr>
            <w:tcW w:w="3078" w:type="dxa"/>
            <w:tcMar>
              <w:left w:w="108" w:type="dxa"/>
              <w:right w:w="108" w:type="dxa"/>
            </w:tcMar>
            <w:vAlign w:val="center"/>
          </w:tcPr>
          <w:p w14:paraId="6D403F2A">
            <w:pPr>
              <w:pStyle w:val="30"/>
            </w:pPr>
            <w:r>
              <w:rPr>
                <w:rFonts w:hint="eastAsia"/>
              </w:rPr>
              <w:t>数据采集管理</w:t>
            </w:r>
          </w:p>
        </w:tc>
        <w:tc>
          <w:tcPr>
            <w:tcW w:w="2076" w:type="dxa"/>
            <w:tcMar>
              <w:left w:w="108" w:type="dxa"/>
              <w:right w:w="108" w:type="dxa"/>
            </w:tcMar>
            <w:vAlign w:val="center"/>
          </w:tcPr>
          <w:p w14:paraId="54C42C5C">
            <w:pPr>
              <w:pStyle w:val="30"/>
            </w:pPr>
            <w:r>
              <w:rPr>
                <w:rFonts w:hint="eastAsia"/>
              </w:rPr>
              <w:t>信息化管理处用户</w:t>
            </w:r>
          </w:p>
        </w:tc>
        <w:tc>
          <w:tcPr>
            <w:tcW w:w="2076" w:type="dxa"/>
            <w:tcMar>
              <w:left w:w="108" w:type="dxa"/>
              <w:right w:w="108" w:type="dxa"/>
            </w:tcMar>
            <w:vAlign w:val="center"/>
          </w:tcPr>
          <w:p w14:paraId="04E6BA3D">
            <w:pPr>
              <w:pStyle w:val="30"/>
            </w:pPr>
            <w:r>
              <w:rPr>
                <w:rFonts w:hint="eastAsia"/>
              </w:rPr>
              <w:t>7</w:t>
            </w:r>
          </w:p>
        </w:tc>
      </w:tr>
      <w:tr w14:paraId="3EBC3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277DF81F">
            <w:pPr>
              <w:pStyle w:val="30"/>
            </w:pPr>
            <w:r>
              <w:rPr>
                <w:rFonts w:hint="eastAsia"/>
              </w:rPr>
              <w:t>10</w:t>
            </w:r>
          </w:p>
        </w:tc>
        <w:tc>
          <w:tcPr>
            <w:tcW w:w="3078" w:type="dxa"/>
            <w:tcMar>
              <w:left w:w="108" w:type="dxa"/>
              <w:right w:w="108" w:type="dxa"/>
            </w:tcMar>
            <w:vAlign w:val="center"/>
          </w:tcPr>
          <w:p w14:paraId="26A478E8">
            <w:pPr>
              <w:pStyle w:val="30"/>
            </w:pPr>
            <w:r>
              <w:rPr>
                <w:rFonts w:hint="eastAsia"/>
              </w:rPr>
              <w:t>数据汇聚管理</w:t>
            </w:r>
          </w:p>
        </w:tc>
        <w:tc>
          <w:tcPr>
            <w:tcW w:w="2076" w:type="dxa"/>
            <w:tcMar>
              <w:left w:w="108" w:type="dxa"/>
              <w:right w:w="108" w:type="dxa"/>
            </w:tcMar>
            <w:vAlign w:val="center"/>
          </w:tcPr>
          <w:p w14:paraId="0EBF263D">
            <w:pPr>
              <w:pStyle w:val="30"/>
            </w:pPr>
            <w:r>
              <w:rPr>
                <w:rFonts w:hint="eastAsia"/>
              </w:rPr>
              <w:t>信息化管理处用户</w:t>
            </w:r>
          </w:p>
        </w:tc>
        <w:tc>
          <w:tcPr>
            <w:tcW w:w="2076" w:type="dxa"/>
            <w:tcMar>
              <w:left w:w="108" w:type="dxa"/>
              <w:right w:w="108" w:type="dxa"/>
            </w:tcMar>
            <w:vAlign w:val="center"/>
          </w:tcPr>
          <w:p w14:paraId="562AB05A">
            <w:pPr>
              <w:pStyle w:val="30"/>
            </w:pPr>
            <w:r>
              <w:rPr>
                <w:rFonts w:hint="eastAsia"/>
              </w:rPr>
              <w:t>7</w:t>
            </w:r>
          </w:p>
        </w:tc>
      </w:tr>
      <w:tr w14:paraId="6ED7F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568C1738">
            <w:pPr>
              <w:pStyle w:val="30"/>
            </w:pPr>
            <w:r>
              <w:rPr>
                <w:rFonts w:hint="eastAsia"/>
              </w:rPr>
              <w:t>11</w:t>
            </w:r>
          </w:p>
        </w:tc>
        <w:tc>
          <w:tcPr>
            <w:tcW w:w="3078" w:type="dxa"/>
            <w:tcMar>
              <w:left w:w="108" w:type="dxa"/>
              <w:right w:w="108" w:type="dxa"/>
            </w:tcMar>
            <w:vAlign w:val="center"/>
          </w:tcPr>
          <w:p w14:paraId="57639CC7">
            <w:pPr>
              <w:pStyle w:val="30"/>
            </w:pPr>
            <w:r>
              <w:rPr>
                <w:rFonts w:hint="eastAsia"/>
              </w:rPr>
              <w:t>数据湖仓管理</w:t>
            </w:r>
          </w:p>
        </w:tc>
        <w:tc>
          <w:tcPr>
            <w:tcW w:w="2076" w:type="dxa"/>
            <w:tcMar>
              <w:left w:w="108" w:type="dxa"/>
              <w:right w:w="108" w:type="dxa"/>
            </w:tcMar>
            <w:vAlign w:val="center"/>
          </w:tcPr>
          <w:p w14:paraId="23826B8A">
            <w:pPr>
              <w:pStyle w:val="30"/>
            </w:pPr>
            <w:r>
              <w:rPr>
                <w:rFonts w:hint="eastAsia"/>
              </w:rPr>
              <w:t>国资委信息化管理处用户</w:t>
            </w:r>
          </w:p>
        </w:tc>
        <w:tc>
          <w:tcPr>
            <w:tcW w:w="2076" w:type="dxa"/>
            <w:tcMar>
              <w:left w:w="108" w:type="dxa"/>
              <w:right w:w="108" w:type="dxa"/>
            </w:tcMar>
            <w:vAlign w:val="center"/>
          </w:tcPr>
          <w:p w14:paraId="5D646087">
            <w:pPr>
              <w:pStyle w:val="30"/>
            </w:pPr>
            <w:r>
              <w:rPr>
                <w:rFonts w:hint="eastAsia"/>
              </w:rPr>
              <w:t>7</w:t>
            </w:r>
          </w:p>
        </w:tc>
      </w:tr>
      <w:tr w14:paraId="6242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6ECEA8C7">
            <w:pPr>
              <w:pStyle w:val="30"/>
            </w:pPr>
            <w:r>
              <w:rPr>
                <w:rFonts w:hint="eastAsia"/>
              </w:rPr>
              <w:t>12</w:t>
            </w:r>
          </w:p>
        </w:tc>
        <w:tc>
          <w:tcPr>
            <w:tcW w:w="3078" w:type="dxa"/>
            <w:tcMar>
              <w:left w:w="108" w:type="dxa"/>
              <w:right w:w="108" w:type="dxa"/>
            </w:tcMar>
            <w:vAlign w:val="center"/>
          </w:tcPr>
          <w:p w14:paraId="092DD51B">
            <w:pPr>
              <w:pStyle w:val="30"/>
            </w:pPr>
            <w:r>
              <w:rPr>
                <w:rFonts w:hint="eastAsia"/>
              </w:rPr>
              <w:t>元数据管理</w:t>
            </w:r>
          </w:p>
        </w:tc>
        <w:tc>
          <w:tcPr>
            <w:tcW w:w="2076" w:type="dxa"/>
            <w:tcMar>
              <w:left w:w="108" w:type="dxa"/>
              <w:right w:w="108" w:type="dxa"/>
            </w:tcMar>
            <w:vAlign w:val="center"/>
          </w:tcPr>
          <w:p w14:paraId="3E551532">
            <w:pPr>
              <w:pStyle w:val="30"/>
            </w:pPr>
            <w:r>
              <w:rPr>
                <w:rFonts w:hint="eastAsia"/>
              </w:rPr>
              <w:t>国资委信息化管理处用户</w:t>
            </w:r>
          </w:p>
        </w:tc>
        <w:tc>
          <w:tcPr>
            <w:tcW w:w="2076" w:type="dxa"/>
            <w:tcMar>
              <w:left w:w="108" w:type="dxa"/>
              <w:right w:w="108" w:type="dxa"/>
            </w:tcMar>
            <w:vAlign w:val="center"/>
          </w:tcPr>
          <w:p w14:paraId="611AF554">
            <w:pPr>
              <w:pStyle w:val="30"/>
            </w:pPr>
            <w:r>
              <w:rPr>
                <w:rFonts w:hint="eastAsia"/>
              </w:rPr>
              <w:t>7</w:t>
            </w:r>
          </w:p>
        </w:tc>
      </w:tr>
      <w:tr w14:paraId="2C58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2F1C8705">
            <w:pPr>
              <w:pStyle w:val="30"/>
            </w:pPr>
            <w:r>
              <w:rPr>
                <w:rFonts w:hint="eastAsia"/>
              </w:rPr>
              <w:t>13</w:t>
            </w:r>
          </w:p>
        </w:tc>
        <w:tc>
          <w:tcPr>
            <w:tcW w:w="3078" w:type="dxa"/>
            <w:tcMar>
              <w:left w:w="108" w:type="dxa"/>
              <w:right w:w="108" w:type="dxa"/>
            </w:tcMar>
            <w:vAlign w:val="center"/>
          </w:tcPr>
          <w:p w14:paraId="747486AE">
            <w:pPr>
              <w:pStyle w:val="30"/>
            </w:pPr>
            <w:r>
              <w:rPr>
                <w:rFonts w:hint="eastAsia"/>
              </w:rPr>
              <w:t>数据标签管理</w:t>
            </w:r>
          </w:p>
        </w:tc>
        <w:tc>
          <w:tcPr>
            <w:tcW w:w="2076" w:type="dxa"/>
            <w:tcMar>
              <w:left w:w="108" w:type="dxa"/>
              <w:right w:w="108" w:type="dxa"/>
            </w:tcMar>
            <w:vAlign w:val="center"/>
          </w:tcPr>
          <w:p w14:paraId="355FC66F">
            <w:pPr>
              <w:pStyle w:val="30"/>
            </w:pPr>
            <w:r>
              <w:rPr>
                <w:rFonts w:hint="eastAsia"/>
              </w:rPr>
              <w:t>国资委信息化管理处用户</w:t>
            </w:r>
          </w:p>
        </w:tc>
        <w:tc>
          <w:tcPr>
            <w:tcW w:w="2076" w:type="dxa"/>
            <w:tcMar>
              <w:left w:w="108" w:type="dxa"/>
              <w:right w:w="108" w:type="dxa"/>
            </w:tcMar>
            <w:vAlign w:val="center"/>
          </w:tcPr>
          <w:p w14:paraId="364C68AA">
            <w:pPr>
              <w:pStyle w:val="30"/>
            </w:pPr>
            <w:r>
              <w:rPr>
                <w:rFonts w:hint="eastAsia"/>
              </w:rPr>
              <w:t>7</w:t>
            </w:r>
          </w:p>
        </w:tc>
      </w:tr>
      <w:tr w14:paraId="11BE8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73" w:type="dxa"/>
            <w:tcMar>
              <w:left w:w="108" w:type="dxa"/>
              <w:right w:w="108" w:type="dxa"/>
            </w:tcMar>
            <w:vAlign w:val="center"/>
          </w:tcPr>
          <w:p w14:paraId="4C0AA409">
            <w:pPr>
              <w:pStyle w:val="30"/>
            </w:pPr>
            <w:r>
              <w:rPr>
                <w:rFonts w:hint="eastAsia"/>
              </w:rPr>
              <w:t>14</w:t>
            </w:r>
          </w:p>
        </w:tc>
        <w:tc>
          <w:tcPr>
            <w:tcW w:w="3078" w:type="dxa"/>
            <w:tcMar>
              <w:left w:w="108" w:type="dxa"/>
              <w:right w:w="108" w:type="dxa"/>
            </w:tcMar>
            <w:vAlign w:val="center"/>
          </w:tcPr>
          <w:p w14:paraId="4F43DA5D">
            <w:pPr>
              <w:pStyle w:val="30"/>
            </w:pPr>
            <w:r>
              <w:rPr>
                <w:rFonts w:hint="eastAsia"/>
              </w:rPr>
              <w:t>数据质量管理</w:t>
            </w:r>
          </w:p>
        </w:tc>
        <w:tc>
          <w:tcPr>
            <w:tcW w:w="2076" w:type="dxa"/>
            <w:tcMar>
              <w:left w:w="108" w:type="dxa"/>
              <w:right w:w="108" w:type="dxa"/>
            </w:tcMar>
            <w:vAlign w:val="center"/>
          </w:tcPr>
          <w:p w14:paraId="791D0D9B">
            <w:pPr>
              <w:pStyle w:val="30"/>
            </w:pPr>
            <w:r>
              <w:rPr>
                <w:rFonts w:hint="eastAsia"/>
              </w:rPr>
              <w:t>国资委信息化管理处用户</w:t>
            </w:r>
          </w:p>
        </w:tc>
        <w:tc>
          <w:tcPr>
            <w:tcW w:w="2076" w:type="dxa"/>
            <w:tcMar>
              <w:left w:w="108" w:type="dxa"/>
              <w:right w:w="108" w:type="dxa"/>
            </w:tcMar>
            <w:vAlign w:val="center"/>
          </w:tcPr>
          <w:p w14:paraId="6A9FDBC2">
            <w:pPr>
              <w:pStyle w:val="30"/>
            </w:pPr>
            <w:r>
              <w:rPr>
                <w:rFonts w:hint="eastAsia"/>
              </w:rPr>
              <w:t>7</w:t>
            </w:r>
          </w:p>
        </w:tc>
      </w:tr>
      <w:tr w14:paraId="1A75E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54C41621">
            <w:pPr>
              <w:pStyle w:val="30"/>
            </w:pPr>
            <w:r>
              <w:rPr>
                <w:rFonts w:hint="eastAsia"/>
              </w:rPr>
              <w:t>15</w:t>
            </w:r>
          </w:p>
        </w:tc>
        <w:tc>
          <w:tcPr>
            <w:tcW w:w="3078" w:type="dxa"/>
            <w:tcMar>
              <w:left w:w="108" w:type="dxa"/>
              <w:right w:w="108" w:type="dxa"/>
            </w:tcMar>
            <w:vAlign w:val="center"/>
          </w:tcPr>
          <w:p w14:paraId="0191D8AB">
            <w:pPr>
              <w:pStyle w:val="30"/>
            </w:pPr>
            <w:r>
              <w:rPr>
                <w:rFonts w:hint="eastAsia"/>
              </w:rPr>
              <w:t>组织机构基础库</w:t>
            </w:r>
          </w:p>
        </w:tc>
        <w:tc>
          <w:tcPr>
            <w:tcW w:w="2076" w:type="dxa"/>
            <w:tcMar>
              <w:left w:w="108" w:type="dxa"/>
              <w:right w:w="108" w:type="dxa"/>
            </w:tcMar>
            <w:vAlign w:val="center"/>
          </w:tcPr>
          <w:p w14:paraId="5331C215">
            <w:pPr>
              <w:pStyle w:val="30"/>
            </w:pPr>
            <w:r>
              <w:rPr>
                <w:rFonts w:hint="eastAsia"/>
              </w:rPr>
              <w:t>信息化管理处、业务处室数据管理用户</w:t>
            </w:r>
          </w:p>
        </w:tc>
        <w:tc>
          <w:tcPr>
            <w:tcW w:w="2076" w:type="dxa"/>
            <w:tcMar>
              <w:left w:w="108" w:type="dxa"/>
              <w:right w:w="108" w:type="dxa"/>
            </w:tcMar>
            <w:vAlign w:val="center"/>
          </w:tcPr>
          <w:p w14:paraId="36EF6EAE">
            <w:pPr>
              <w:pStyle w:val="30"/>
            </w:pPr>
            <w:r>
              <w:rPr>
                <w:rFonts w:hint="eastAsia"/>
              </w:rPr>
              <w:t>20</w:t>
            </w:r>
          </w:p>
        </w:tc>
      </w:tr>
      <w:tr w14:paraId="60B1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372CC00D">
            <w:pPr>
              <w:pStyle w:val="30"/>
            </w:pPr>
            <w:r>
              <w:rPr>
                <w:rFonts w:hint="eastAsia"/>
              </w:rPr>
              <w:t>16</w:t>
            </w:r>
          </w:p>
        </w:tc>
        <w:tc>
          <w:tcPr>
            <w:tcW w:w="3078" w:type="dxa"/>
            <w:tcMar>
              <w:left w:w="108" w:type="dxa"/>
              <w:right w:w="108" w:type="dxa"/>
            </w:tcMar>
            <w:vAlign w:val="center"/>
          </w:tcPr>
          <w:p w14:paraId="4AD08704">
            <w:pPr>
              <w:pStyle w:val="30"/>
            </w:pPr>
            <w:r>
              <w:rPr>
                <w:rFonts w:hint="eastAsia"/>
              </w:rPr>
              <w:t>数据供需管理</w:t>
            </w:r>
          </w:p>
        </w:tc>
        <w:tc>
          <w:tcPr>
            <w:tcW w:w="2076" w:type="dxa"/>
            <w:tcMar>
              <w:left w:w="108" w:type="dxa"/>
              <w:right w:w="108" w:type="dxa"/>
            </w:tcMar>
            <w:vAlign w:val="center"/>
          </w:tcPr>
          <w:p w14:paraId="3CD88B8E">
            <w:pPr>
              <w:pStyle w:val="30"/>
            </w:pPr>
            <w:r>
              <w:rPr>
                <w:rFonts w:hint="eastAsia"/>
              </w:rPr>
              <w:t>信息化管理处、业务处室数据管理用户</w:t>
            </w:r>
          </w:p>
        </w:tc>
        <w:tc>
          <w:tcPr>
            <w:tcW w:w="2076" w:type="dxa"/>
            <w:tcMar>
              <w:left w:w="108" w:type="dxa"/>
              <w:right w:w="108" w:type="dxa"/>
            </w:tcMar>
            <w:vAlign w:val="center"/>
          </w:tcPr>
          <w:p w14:paraId="5A6E9E07">
            <w:pPr>
              <w:pStyle w:val="30"/>
            </w:pPr>
            <w:r>
              <w:rPr>
                <w:rFonts w:hint="eastAsia"/>
              </w:rPr>
              <w:t>20</w:t>
            </w:r>
          </w:p>
        </w:tc>
      </w:tr>
      <w:tr w14:paraId="35051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0CA6BEF5">
            <w:pPr>
              <w:pStyle w:val="30"/>
            </w:pPr>
            <w:r>
              <w:rPr>
                <w:rFonts w:hint="eastAsia"/>
              </w:rPr>
              <w:t>17</w:t>
            </w:r>
          </w:p>
        </w:tc>
        <w:tc>
          <w:tcPr>
            <w:tcW w:w="3078" w:type="dxa"/>
            <w:tcMar>
              <w:left w:w="108" w:type="dxa"/>
              <w:right w:w="108" w:type="dxa"/>
            </w:tcMar>
            <w:vAlign w:val="center"/>
          </w:tcPr>
          <w:p w14:paraId="73F87F3D">
            <w:pPr>
              <w:pStyle w:val="30"/>
            </w:pPr>
            <w:r>
              <w:t>数据安全管理</w:t>
            </w:r>
          </w:p>
        </w:tc>
        <w:tc>
          <w:tcPr>
            <w:tcW w:w="2076" w:type="dxa"/>
            <w:tcMar>
              <w:left w:w="108" w:type="dxa"/>
              <w:right w:w="108" w:type="dxa"/>
            </w:tcMar>
            <w:vAlign w:val="center"/>
          </w:tcPr>
          <w:p w14:paraId="1F3636E1">
            <w:pPr>
              <w:pStyle w:val="30"/>
            </w:pPr>
            <w:r>
              <w:rPr>
                <w:rFonts w:hint="eastAsia"/>
              </w:rPr>
              <w:t>国资委信息化管理处用户</w:t>
            </w:r>
          </w:p>
        </w:tc>
        <w:tc>
          <w:tcPr>
            <w:tcW w:w="2076" w:type="dxa"/>
            <w:tcMar>
              <w:left w:w="108" w:type="dxa"/>
              <w:right w:w="108" w:type="dxa"/>
            </w:tcMar>
            <w:vAlign w:val="center"/>
          </w:tcPr>
          <w:p w14:paraId="7DE428FB">
            <w:pPr>
              <w:pStyle w:val="30"/>
            </w:pPr>
            <w:r>
              <w:rPr>
                <w:rFonts w:hint="eastAsia"/>
              </w:rPr>
              <w:t>7</w:t>
            </w:r>
          </w:p>
        </w:tc>
      </w:tr>
      <w:tr w14:paraId="43C78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2055C5DA">
            <w:pPr>
              <w:pStyle w:val="30"/>
            </w:pPr>
            <w:r>
              <w:rPr>
                <w:rFonts w:hint="eastAsia"/>
              </w:rPr>
              <w:t>18</w:t>
            </w:r>
          </w:p>
        </w:tc>
        <w:tc>
          <w:tcPr>
            <w:tcW w:w="3078" w:type="dxa"/>
            <w:tcMar>
              <w:left w:w="108" w:type="dxa"/>
              <w:right w:w="108" w:type="dxa"/>
            </w:tcMar>
            <w:vAlign w:val="center"/>
          </w:tcPr>
          <w:p w14:paraId="1593F764">
            <w:pPr>
              <w:pStyle w:val="30"/>
            </w:pPr>
            <w:r>
              <w:rPr>
                <w:rFonts w:hint="eastAsia"/>
              </w:rPr>
              <w:t>国资监管个性化搜索</w:t>
            </w:r>
          </w:p>
        </w:tc>
        <w:tc>
          <w:tcPr>
            <w:tcW w:w="2076" w:type="dxa"/>
            <w:tcMar>
              <w:left w:w="108" w:type="dxa"/>
              <w:right w:w="108" w:type="dxa"/>
            </w:tcMar>
            <w:vAlign w:val="center"/>
          </w:tcPr>
          <w:p w14:paraId="68867DD5">
            <w:pPr>
              <w:pStyle w:val="30"/>
            </w:pPr>
            <w:r>
              <w:rPr>
                <w:rFonts w:hint="eastAsia"/>
              </w:rPr>
              <w:t>全委用户</w:t>
            </w:r>
          </w:p>
        </w:tc>
        <w:tc>
          <w:tcPr>
            <w:tcW w:w="2076" w:type="dxa"/>
            <w:tcMar>
              <w:left w:w="108" w:type="dxa"/>
              <w:right w:w="108" w:type="dxa"/>
            </w:tcMar>
            <w:vAlign w:val="center"/>
          </w:tcPr>
          <w:p w14:paraId="0A9651AA">
            <w:pPr>
              <w:pStyle w:val="30"/>
            </w:pPr>
            <w:r>
              <w:rPr>
                <w:rFonts w:hint="eastAsia"/>
              </w:rPr>
              <w:t>300</w:t>
            </w:r>
          </w:p>
        </w:tc>
      </w:tr>
      <w:tr w14:paraId="467A1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59BFD520">
            <w:pPr>
              <w:pStyle w:val="30"/>
            </w:pPr>
            <w:r>
              <w:rPr>
                <w:rFonts w:hint="eastAsia"/>
              </w:rPr>
              <w:t>19</w:t>
            </w:r>
          </w:p>
        </w:tc>
        <w:tc>
          <w:tcPr>
            <w:tcW w:w="3078" w:type="dxa"/>
            <w:tcMar>
              <w:left w:w="108" w:type="dxa"/>
              <w:right w:w="108" w:type="dxa"/>
            </w:tcMar>
            <w:vAlign w:val="center"/>
          </w:tcPr>
          <w:p w14:paraId="2F60129B">
            <w:pPr>
              <w:pStyle w:val="30"/>
            </w:pPr>
            <w:r>
              <w:rPr>
                <w:rFonts w:hint="eastAsia"/>
              </w:rPr>
              <w:t>国资监管个性化问答</w:t>
            </w:r>
          </w:p>
        </w:tc>
        <w:tc>
          <w:tcPr>
            <w:tcW w:w="2076" w:type="dxa"/>
            <w:tcMar>
              <w:left w:w="108" w:type="dxa"/>
              <w:right w:w="108" w:type="dxa"/>
            </w:tcMar>
            <w:vAlign w:val="center"/>
          </w:tcPr>
          <w:p w14:paraId="13B67FF4">
            <w:pPr>
              <w:pStyle w:val="30"/>
            </w:pPr>
            <w:r>
              <w:rPr>
                <w:rFonts w:hint="eastAsia"/>
              </w:rPr>
              <w:t>全委用户</w:t>
            </w:r>
          </w:p>
        </w:tc>
        <w:tc>
          <w:tcPr>
            <w:tcW w:w="2076" w:type="dxa"/>
            <w:tcMar>
              <w:left w:w="108" w:type="dxa"/>
              <w:right w:w="108" w:type="dxa"/>
            </w:tcMar>
            <w:vAlign w:val="center"/>
          </w:tcPr>
          <w:p w14:paraId="5B577D98">
            <w:pPr>
              <w:pStyle w:val="30"/>
            </w:pPr>
            <w:r>
              <w:rPr>
                <w:rFonts w:hint="eastAsia"/>
              </w:rPr>
              <w:t>300</w:t>
            </w:r>
          </w:p>
        </w:tc>
      </w:tr>
      <w:tr w14:paraId="520BA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547BC0A0">
            <w:pPr>
              <w:pStyle w:val="30"/>
            </w:pPr>
            <w:r>
              <w:rPr>
                <w:rFonts w:hint="eastAsia"/>
              </w:rPr>
              <w:t>20</w:t>
            </w:r>
          </w:p>
        </w:tc>
        <w:tc>
          <w:tcPr>
            <w:tcW w:w="3078" w:type="dxa"/>
            <w:tcMar>
              <w:left w:w="108" w:type="dxa"/>
              <w:right w:w="108" w:type="dxa"/>
            </w:tcMar>
            <w:vAlign w:val="center"/>
          </w:tcPr>
          <w:p w14:paraId="2A99AC05">
            <w:pPr>
              <w:pStyle w:val="30"/>
            </w:pPr>
            <w:r>
              <w:rPr>
                <w:rFonts w:hint="eastAsia"/>
              </w:rPr>
              <w:t>国资监管个性化写作</w:t>
            </w:r>
          </w:p>
        </w:tc>
        <w:tc>
          <w:tcPr>
            <w:tcW w:w="2076" w:type="dxa"/>
            <w:tcMar>
              <w:left w:w="108" w:type="dxa"/>
              <w:right w:w="108" w:type="dxa"/>
            </w:tcMar>
            <w:vAlign w:val="center"/>
          </w:tcPr>
          <w:p w14:paraId="6468F2E3">
            <w:pPr>
              <w:pStyle w:val="30"/>
            </w:pPr>
            <w:r>
              <w:rPr>
                <w:rFonts w:hint="eastAsia"/>
              </w:rPr>
              <w:t>全委用户</w:t>
            </w:r>
          </w:p>
        </w:tc>
        <w:tc>
          <w:tcPr>
            <w:tcW w:w="2076" w:type="dxa"/>
            <w:tcMar>
              <w:left w:w="108" w:type="dxa"/>
              <w:right w:w="108" w:type="dxa"/>
            </w:tcMar>
            <w:vAlign w:val="center"/>
          </w:tcPr>
          <w:p w14:paraId="293ADBB6">
            <w:pPr>
              <w:pStyle w:val="30"/>
            </w:pPr>
            <w:r>
              <w:rPr>
                <w:rFonts w:hint="eastAsia"/>
              </w:rPr>
              <w:t>300</w:t>
            </w:r>
          </w:p>
        </w:tc>
      </w:tr>
      <w:tr w14:paraId="33D45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Mar>
              <w:left w:w="108" w:type="dxa"/>
              <w:right w:w="108" w:type="dxa"/>
            </w:tcMar>
            <w:vAlign w:val="center"/>
          </w:tcPr>
          <w:p w14:paraId="244C89CD">
            <w:pPr>
              <w:pStyle w:val="30"/>
            </w:pPr>
            <w:r>
              <w:rPr>
                <w:rFonts w:hint="eastAsia"/>
              </w:rPr>
              <w:t>21</w:t>
            </w:r>
          </w:p>
        </w:tc>
        <w:tc>
          <w:tcPr>
            <w:tcW w:w="3078" w:type="dxa"/>
            <w:tcMar>
              <w:left w:w="108" w:type="dxa"/>
              <w:right w:w="108" w:type="dxa"/>
            </w:tcMar>
            <w:vAlign w:val="center"/>
          </w:tcPr>
          <w:p w14:paraId="274F39A4">
            <w:pPr>
              <w:pStyle w:val="30"/>
            </w:pPr>
            <w:r>
              <w:rPr>
                <w:rFonts w:hint="eastAsia"/>
              </w:rPr>
              <w:t>国资监管个性化校核</w:t>
            </w:r>
          </w:p>
        </w:tc>
        <w:tc>
          <w:tcPr>
            <w:tcW w:w="2076" w:type="dxa"/>
            <w:tcMar>
              <w:left w:w="108" w:type="dxa"/>
              <w:right w:w="108" w:type="dxa"/>
            </w:tcMar>
            <w:vAlign w:val="center"/>
          </w:tcPr>
          <w:p w14:paraId="25631CF3">
            <w:pPr>
              <w:pStyle w:val="30"/>
            </w:pPr>
            <w:r>
              <w:rPr>
                <w:rFonts w:hint="eastAsia"/>
              </w:rPr>
              <w:t>全委用户</w:t>
            </w:r>
          </w:p>
        </w:tc>
        <w:tc>
          <w:tcPr>
            <w:tcW w:w="2076" w:type="dxa"/>
            <w:tcMar>
              <w:left w:w="108" w:type="dxa"/>
              <w:right w:w="108" w:type="dxa"/>
            </w:tcMar>
            <w:vAlign w:val="center"/>
          </w:tcPr>
          <w:p w14:paraId="665A5DFB">
            <w:pPr>
              <w:pStyle w:val="30"/>
            </w:pPr>
            <w:r>
              <w:rPr>
                <w:rFonts w:hint="eastAsia"/>
              </w:rPr>
              <w:t>300</w:t>
            </w:r>
          </w:p>
        </w:tc>
      </w:tr>
    </w:tbl>
    <w:p w14:paraId="756EA0E3">
      <w:pPr>
        <w:ind w:firstLine="480"/>
      </w:pPr>
    </w:p>
    <w:p w14:paraId="301F0B1E">
      <w:pPr>
        <w:pStyle w:val="4"/>
        <w:numPr>
          <w:ilvl w:val="2"/>
          <w:numId w:val="0"/>
        </w:numPr>
      </w:pPr>
      <w:bookmarkStart w:id="114" w:name="_Toc11903"/>
      <w:r>
        <w:rPr>
          <w:rFonts w:hint="eastAsia" w:ascii="Times New Roman" w:hAnsi="Times New Roman" w:cs="宋体"/>
        </w:rPr>
        <w:t xml:space="preserve">4.4.16  </w:t>
      </w:r>
      <w:r>
        <w:rPr>
          <w:rFonts w:hint="eastAsia"/>
        </w:rPr>
        <w:t>全面风险预警子系统（宣传部功能模块）</w:t>
      </w:r>
      <w:bookmarkEnd w:id="114"/>
    </w:p>
    <w:tbl>
      <w:tblPr>
        <w:tblStyle w:val="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2742"/>
        <w:gridCol w:w="2742"/>
        <w:gridCol w:w="2285"/>
      </w:tblGrid>
      <w:tr w14:paraId="3D65E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40" w:type="pct"/>
            <w:vAlign w:val="center"/>
          </w:tcPr>
          <w:p w14:paraId="31FA520B">
            <w:pPr>
              <w:pStyle w:val="30"/>
            </w:pPr>
            <w:r>
              <w:rPr>
                <w:rFonts w:hint="eastAsia"/>
              </w:rPr>
              <w:t>序号</w:t>
            </w:r>
          </w:p>
        </w:tc>
        <w:tc>
          <w:tcPr>
            <w:tcW w:w="1609" w:type="pct"/>
            <w:vAlign w:val="center"/>
          </w:tcPr>
          <w:p w14:paraId="6B2A4929">
            <w:pPr>
              <w:pStyle w:val="30"/>
            </w:pPr>
            <w:r>
              <w:rPr>
                <w:rFonts w:hint="eastAsia"/>
              </w:rPr>
              <w:t>主要建设内容</w:t>
            </w:r>
          </w:p>
        </w:tc>
        <w:tc>
          <w:tcPr>
            <w:tcW w:w="1609" w:type="pct"/>
            <w:vAlign w:val="center"/>
          </w:tcPr>
          <w:p w14:paraId="50458994">
            <w:pPr>
              <w:pStyle w:val="30"/>
            </w:pPr>
            <w:r>
              <w:rPr>
                <w:rFonts w:hint="eastAsia"/>
              </w:rPr>
              <w:t>服务对象</w:t>
            </w:r>
          </w:p>
        </w:tc>
        <w:tc>
          <w:tcPr>
            <w:tcW w:w="1340" w:type="pct"/>
            <w:vAlign w:val="center"/>
          </w:tcPr>
          <w:p w14:paraId="16BBCAF6">
            <w:pPr>
              <w:pStyle w:val="30"/>
            </w:pPr>
            <w:r>
              <w:rPr>
                <w:rFonts w:hint="eastAsia"/>
              </w:rPr>
              <w:t>用户量</w:t>
            </w:r>
          </w:p>
        </w:tc>
      </w:tr>
      <w:tr w14:paraId="3726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40" w:type="pct"/>
            <w:vAlign w:val="center"/>
          </w:tcPr>
          <w:p w14:paraId="09EE87FB">
            <w:pPr>
              <w:pStyle w:val="30"/>
            </w:pPr>
            <w:r>
              <w:rPr>
                <w:rFonts w:hint="eastAsia"/>
              </w:rPr>
              <w:t>1</w:t>
            </w:r>
          </w:p>
        </w:tc>
        <w:tc>
          <w:tcPr>
            <w:tcW w:w="1609" w:type="pct"/>
            <w:vAlign w:val="center"/>
          </w:tcPr>
          <w:p w14:paraId="1EE36E2B">
            <w:pPr>
              <w:pStyle w:val="30"/>
            </w:pPr>
            <w:r>
              <w:rPr>
                <w:rFonts w:hint="eastAsia"/>
              </w:rPr>
              <w:t>宣传部总览看板</w:t>
            </w:r>
          </w:p>
        </w:tc>
        <w:tc>
          <w:tcPr>
            <w:tcW w:w="1609" w:type="pct"/>
            <w:vAlign w:val="center"/>
          </w:tcPr>
          <w:p w14:paraId="16063420">
            <w:pPr>
              <w:pStyle w:val="30"/>
            </w:pPr>
            <w:r>
              <w:rPr>
                <w:rFonts w:hint="eastAsia"/>
              </w:rPr>
              <w:t>宣传部用户</w:t>
            </w:r>
          </w:p>
        </w:tc>
        <w:tc>
          <w:tcPr>
            <w:tcW w:w="1340" w:type="pct"/>
            <w:vAlign w:val="center"/>
          </w:tcPr>
          <w:p w14:paraId="070A7490">
            <w:pPr>
              <w:pStyle w:val="30"/>
            </w:pPr>
            <w:r>
              <w:rPr>
                <w:rFonts w:hint="eastAsia"/>
              </w:rPr>
              <w:t>60</w:t>
            </w:r>
          </w:p>
        </w:tc>
      </w:tr>
      <w:tr w14:paraId="06C0B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40" w:type="pct"/>
            <w:vAlign w:val="center"/>
          </w:tcPr>
          <w:p w14:paraId="58A2EED0">
            <w:pPr>
              <w:pStyle w:val="30"/>
            </w:pPr>
            <w:r>
              <w:rPr>
                <w:rFonts w:hint="eastAsia"/>
              </w:rPr>
              <w:t>2</w:t>
            </w:r>
          </w:p>
        </w:tc>
        <w:tc>
          <w:tcPr>
            <w:tcW w:w="1609" w:type="pct"/>
            <w:vAlign w:val="center"/>
          </w:tcPr>
          <w:p w14:paraId="7DB07A59">
            <w:pPr>
              <w:pStyle w:val="30"/>
            </w:pPr>
            <w:r>
              <w:rPr>
                <w:rFonts w:hint="eastAsia"/>
              </w:rPr>
              <w:t>宣传部风险管理</w:t>
            </w:r>
          </w:p>
        </w:tc>
        <w:tc>
          <w:tcPr>
            <w:tcW w:w="1609" w:type="pct"/>
            <w:vAlign w:val="center"/>
          </w:tcPr>
          <w:p w14:paraId="7652B1E6">
            <w:pPr>
              <w:pStyle w:val="30"/>
            </w:pPr>
            <w:r>
              <w:rPr>
                <w:rFonts w:hint="eastAsia"/>
              </w:rPr>
              <w:t>宣传部用户</w:t>
            </w:r>
          </w:p>
        </w:tc>
        <w:tc>
          <w:tcPr>
            <w:tcW w:w="1340" w:type="pct"/>
            <w:vAlign w:val="center"/>
          </w:tcPr>
          <w:p w14:paraId="5D7FB146">
            <w:pPr>
              <w:pStyle w:val="30"/>
            </w:pPr>
            <w:r>
              <w:rPr>
                <w:rFonts w:hint="eastAsia"/>
              </w:rPr>
              <w:t>60</w:t>
            </w:r>
          </w:p>
        </w:tc>
      </w:tr>
      <w:tr w14:paraId="3547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40" w:type="pct"/>
            <w:vAlign w:val="center"/>
          </w:tcPr>
          <w:p w14:paraId="2AA6977E">
            <w:pPr>
              <w:pStyle w:val="30"/>
            </w:pPr>
            <w:r>
              <w:rPr>
                <w:rFonts w:hint="eastAsia"/>
              </w:rPr>
              <w:t>3</w:t>
            </w:r>
          </w:p>
        </w:tc>
        <w:tc>
          <w:tcPr>
            <w:tcW w:w="1609" w:type="pct"/>
            <w:vAlign w:val="center"/>
          </w:tcPr>
          <w:p w14:paraId="540E988F">
            <w:pPr>
              <w:pStyle w:val="30"/>
            </w:pPr>
            <w:r>
              <w:rPr>
                <w:rFonts w:hint="eastAsia"/>
              </w:rPr>
              <w:t>宣传部企业总览</w:t>
            </w:r>
          </w:p>
        </w:tc>
        <w:tc>
          <w:tcPr>
            <w:tcW w:w="1609" w:type="pct"/>
            <w:vAlign w:val="center"/>
          </w:tcPr>
          <w:p w14:paraId="4EFF9358">
            <w:pPr>
              <w:pStyle w:val="30"/>
            </w:pPr>
            <w:r>
              <w:rPr>
                <w:rFonts w:hint="eastAsia"/>
              </w:rPr>
              <w:t>宣传部用户</w:t>
            </w:r>
          </w:p>
        </w:tc>
        <w:tc>
          <w:tcPr>
            <w:tcW w:w="1340" w:type="pct"/>
            <w:vAlign w:val="center"/>
          </w:tcPr>
          <w:p w14:paraId="3DC4784D">
            <w:pPr>
              <w:pStyle w:val="30"/>
            </w:pPr>
            <w:r>
              <w:rPr>
                <w:rFonts w:hint="eastAsia"/>
              </w:rPr>
              <w:t>60</w:t>
            </w:r>
          </w:p>
        </w:tc>
      </w:tr>
      <w:tr w14:paraId="73532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40" w:type="pct"/>
            <w:vAlign w:val="center"/>
          </w:tcPr>
          <w:p w14:paraId="254C4F78">
            <w:pPr>
              <w:pStyle w:val="30"/>
            </w:pPr>
            <w:r>
              <w:rPr>
                <w:rFonts w:hint="eastAsia"/>
              </w:rPr>
              <w:t>4</w:t>
            </w:r>
          </w:p>
        </w:tc>
        <w:tc>
          <w:tcPr>
            <w:tcW w:w="1609" w:type="pct"/>
            <w:vAlign w:val="center"/>
          </w:tcPr>
          <w:p w14:paraId="7B917BEB">
            <w:pPr>
              <w:pStyle w:val="30"/>
            </w:pPr>
            <w:r>
              <w:rPr>
                <w:rFonts w:hint="eastAsia"/>
              </w:rPr>
              <w:t>宣传部领域看板</w:t>
            </w:r>
          </w:p>
        </w:tc>
        <w:tc>
          <w:tcPr>
            <w:tcW w:w="1609" w:type="pct"/>
            <w:vAlign w:val="center"/>
          </w:tcPr>
          <w:p w14:paraId="174BD199">
            <w:pPr>
              <w:pStyle w:val="30"/>
            </w:pPr>
            <w:r>
              <w:rPr>
                <w:rFonts w:hint="eastAsia"/>
              </w:rPr>
              <w:t>宣传部用户</w:t>
            </w:r>
          </w:p>
        </w:tc>
        <w:tc>
          <w:tcPr>
            <w:tcW w:w="1340" w:type="pct"/>
            <w:vAlign w:val="center"/>
          </w:tcPr>
          <w:p w14:paraId="52B48B5C">
            <w:pPr>
              <w:pStyle w:val="30"/>
            </w:pPr>
            <w:r>
              <w:rPr>
                <w:rFonts w:hint="eastAsia"/>
              </w:rPr>
              <w:t>60</w:t>
            </w:r>
          </w:p>
        </w:tc>
      </w:tr>
      <w:tr w14:paraId="690D6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40" w:type="pct"/>
            <w:vAlign w:val="center"/>
          </w:tcPr>
          <w:p w14:paraId="58C34596">
            <w:pPr>
              <w:pStyle w:val="30"/>
            </w:pPr>
            <w:r>
              <w:rPr>
                <w:rFonts w:hint="eastAsia"/>
              </w:rPr>
              <w:t>5</w:t>
            </w:r>
          </w:p>
        </w:tc>
        <w:tc>
          <w:tcPr>
            <w:tcW w:w="1609" w:type="pct"/>
            <w:vAlign w:val="center"/>
          </w:tcPr>
          <w:p w14:paraId="565172AB">
            <w:pPr>
              <w:pStyle w:val="30"/>
            </w:pPr>
            <w:r>
              <w:rPr>
                <w:rFonts w:hint="eastAsia"/>
              </w:rPr>
              <w:t>宣传部基础信息看板</w:t>
            </w:r>
          </w:p>
        </w:tc>
        <w:tc>
          <w:tcPr>
            <w:tcW w:w="1609" w:type="pct"/>
            <w:vAlign w:val="center"/>
          </w:tcPr>
          <w:p w14:paraId="0DA8E889">
            <w:pPr>
              <w:pStyle w:val="30"/>
            </w:pPr>
            <w:r>
              <w:rPr>
                <w:rFonts w:hint="eastAsia"/>
              </w:rPr>
              <w:t>宣传部用户</w:t>
            </w:r>
          </w:p>
        </w:tc>
        <w:tc>
          <w:tcPr>
            <w:tcW w:w="1340" w:type="pct"/>
            <w:vAlign w:val="center"/>
          </w:tcPr>
          <w:p w14:paraId="23ED7E27">
            <w:pPr>
              <w:pStyle w:val="30"/>
            </w:pPr>
            <w:r>
              <w:rPr>
                <w:rFonts w:hint="eastAsia"/>
              </w:rPr>
              <w:t>60</w:t>
            </w:r>
          </w:p>
        </w:tc>
      </w:tr>
      <w:tr w14:paraId="5ADFF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440" w:type="pct"/>
            <w:vAlign w:val="center"/>
          </w:tcPr>
          <w:p w14:paraId="4182FBC6">
            <w:pPr>
              <w:pStyle w:val="30"/>
            </w:pPr>
            <w:r>
              <w:rPr>
                <w:rFonts w:hint="eastAsia"/>
              </w:rPr>
              <w:t>6</w:t>
            </w:r>
          </w:p>
        </w:tc>
        <w:tc>
          <w:tcPr>
            <w:tcW w:w="1609" w:type="pct"/>
            <w:vAlign w:val="center"/>
          </w:tcPr>
          <w:p w14:paraId="5901B60B">
            <w:pPr>
              <w:pStyle w:val="30"/>
            </w:pPr>
            <w:r>
              <w:rPr>
                <w:rFonts w:hint="eastAsia"/>
              </w:rPr>
              <w:t>风险预警函管理及处置</w:t>
            </w:r>
          </w:p>
        </w:tc>
        <w:tc>
          <w:tcPr>
            <w:tcW w:w="1609" w:type="pct"/>
            <w:vAlign w:val="center"/>
          </w:tcPr>
          <w:p w14:paraId="31B1990A">
            <w:pPr>
              <w:pStyle w:val="30"/>
            </w:pPr>
            <w:r>
              <w:rPr>
                <w:rFonts w:hint="eastAsia"/>
              </w:rPr>
              <w:t>宣传部用户</w:t>
            </w:r>
          </w:p>
        </w:tc>
        <w:tc>
          <w:tcPr>
            <w:tcW w:w="1340" w:type="pct"/>
            <w:vAlign w:val="center"/>
          </w:tcPr>
          <w:p w14:paraId="0548F4B2">
            <w:pPr>
              <w:pStyle w:val="30"/>
            </w:pPr>
            <w:r>
              <w:rPr>
                <w:rFonts w:hint="eastAsia"/>
              </w:rPr>
              <w:t>60</w:t>
            </w:r>
          </w:p>
        </w:tc>
      </w:tr>
    </w:tbl>
    <w:p w14:paraId="5E4273CD">
      <w:pPr>
        <w:ind w:firstLine="480"/>
      </w:pPr>
    </w:p>
    <w:p w14:paraId="36616CCB">
      <w:pPr>
        <w:pStyle w:val="3"/>
        <w:numPr>
          <w:ilvl w:val="1"/>
          <w:numId w:val="0"/>
        </w:numPr>
      </w:pPr>
      <w:bookmarkStart w:id="115" w:name="_Toc29704"/>
      <w:r>
        <w:rPr>
          <w:rFonts w:hint="eastAsia" w:ascii="Times New Roman" w:hAnsi="Times New Roman" w:cs="宋体"/>
        </w:rPr>
        <w:t xml:space="preserve">4.5  </w:t>
      </w:r>
      <w:r>
        <w:rPr>
          <w:rFonts w:hint="eastAsia"/>
        </w:rPr>
        <w:t>信息量分析与预测（资源使用测算）</w:t>
      </w:r>
      <w:bookmarkEnd w:id="115"/>
    </w:p>
    <w:p w14:paraId="5297821C">
      <w:pPr>
        <w:pStyle w:val="22"/>
        <w:numPr>
          <w:ilvl w:val="8"/>
          <w:numId w:val="0"/>
        </w:numPr>
        <w:rPr>
          <w:rFonts w:hint="default"/>
          <w:lang w:val="zh-CN"/>
        </w:rPr>
      </w:pPr>
      <w:r>
        <w:rPr>
          <w:rFonts w:hint="default" w:cs="Times New Roman"/>
          <w:lang w:val="zh-CN"/>
        </w:rPr>
        <w:t xml:space="preserve">表4.29  </w:t>
      </w:r>
      <w:r>
        <w:rPr>
          <w:lang w:val="zh-CN"/>
        </w:rPr>
        <w:t>信息量分析预测</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9"/>
        <w:gridCol w:w="1252"/>
        <w:gridCol w:w="2063"/>
        <w:gridCol w:w="770"/>
        <w:gridCol w:w="978"/>
        <w:gridCol w:w="2560"/>
      </w:tblGrid>
      <w:tr w14:paraId="3FC8D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76" w:type="pct"/>
            <w:noWrap/>
            <w:vAlign w:val="center"/>
          </w:tcPr>
          <w:p w14:paraId="19674843">
            <w:pPr>
              <w:pStyle w:val="30"/>
            </w:pPr>
            <w:r>
              <w:t>指标分类</w:t>
            </w:r>
          </w:p>
        </w:tc>
        <w:tc>
          <w:tcPr>
            <w:tcW w:w="810" w:type="pct"/>
            <w:noWrap/>
            <w:vAlign w:val="center"/>
          </w:tcPr>
          <w:p w14:paraId="2A4BEEE2">
            <w:pPr>
              <w:pStyle w:val="30"/>
            </w:pPr>
            <w:r>
              <w:t>指标</w:t>
            </w:r>
          </w:p>
        </w:tc>
        <w:tc>
          <w:tcPr>
            <w:tcW w:w="1344" w:type="pct"/>
            <w:noWrap/>
            <w:vAlign w:val="center"/>
          </w:tcPr>
          <w:p w14:paraId="3E1824F3">
            <w:pPr>
              <w:pStyle w:val="30"/>
            </w:pPr>
            <w:r>
              <w:t>数值/描述</w:t>
            </w:r>
          </w:p>
        </w:tc>
        <w:tc>
          <w:tcPr>
            <w:tcW w:w="492" w:type="pct"/>
            <w:noWrap/>
            <w:vAlign w:val="center"/>
          </w:tcPr>
          <w:p w14:paraId="3F4E57BE">
            <w:pPr>
              <w:pStyle w:val="30"/>
            </w:pPr>
            <w:r>
              <w:t>单位/范围</w:t>
            </w:r>
          </w:p>
        </w:tc>
        <w:tc>
          <w:tcPr>
            <w:tcW w:w="749" w:type="pct"/>
            <w:noWrap/>
            <w:vAlign w:val="center"/>
          </w:tcPr>
          <w:p w14:paraId="3B88E938">
            <w:pPr>
              <w:pStyle w:val="30"/>
            </w:pPr>
            <w:r>
              <w:t>时间段</w:t>
            </w:r>
          </w:p>
        </w:tc>
        <w:tc>
          <w:tcPr>
            <w:tcW w:w="1026" w:type="pct"/>
            <w:noWrap/>
            <w:vAlign w:val="center"/>
          </w:tcPr>
          <w:p w14:paraId="0E67D0FB">
            <w:pPr>
              <w:pStyle w:val="30"/>
            </w:pPr>
            <w:r>
              <w:t>备注</w:t>
            </w:r>
          </w:p>
        </w:tc>
      </w:tr>
      <w:tr w14:paraId="19FE4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000" w:type="pct"/>
            <w:gridSpan w:val="6"/>
            <w:noWrap/>
            <w:vAlign w:val="center"/>
          </w:tcPr>
          <w:p w14:paraId="165A1C59">
            <w:pPr>
              <w:pStyle w:val="30"/>
            </w:pPr>
            <w:r>
              <w:t>1. 基础分析指标</w:t>
            </w:r>
          </w:p>
        </w:tc>
      </w:tr>
      <w:tr w14:paraId="290F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76" w:type="pct"/>
            <w:vMerge w:val="restart"/>
            <w:noWrap/>
            <w:vAlign w:val="center"/>
          </w:tcPr>
          <w:p w14:paraId="4A404267">
            <w:pPr>
              <w:pStyle w:val="30"/>
            </w:pPr>
            <w:r>
              <w:t>1.1 系统应用范围</w:t>
            </w:r>
          </w:p>
        </w:tc>
        <w:tc>
          <w:tcPr>
            <w:tcW w:w="810" w:type="pct"/>
            <w:noWrap/>
            <w:vAlign w:val="center"/>
          </w:tcPr>
          <w:p w14:paraId="1E404941">
            <w:pPr>
              <w:pStyle w:val="30"/>
            </w:pPr>
            <w:r>
              <w:t>覆盖用户类型</w:t>
            </w:r>
          </w:p>
        </w:tc>
        <w:tc>
          <w:tcPr>
            <w:tcW w:w="1344" w:type="pct"/>
            <w:noWrap/>
            <w:vAlign w:val="center"/>
          </w:tcPr>
          <w:p w14:paraId="2347024E">
            <w:pPr>
              <w:pStyle w:val="30"/>
            </w:pPr>
            <w:r>
              <w:t>[</w:t>
            </w:r>
            <w:r>
              <w:rPr>
                <w:rFonts w:hint="eastAsia"/>
              </w:rPr>
              <w:t>上海市国资委用户/上海市国资委监管企业用户</w:t>
            </w:r>
            <w:r>
              <w:t>]</w:t>
            </w:r>
          </w:p>
        </w:tc>
        <w:tc>
          <w:tcPr>
            <w:tcW w:w="492" w:type="pct"/>
            <w:noWrap/>
            <w:vAlign w:val="center"/>
          </w:tcPr>
          <w:p w14:paraId="76302CF2">
            <w:pPr>
              <w:pStyle w:val="30"/>
            </w:pPr>
            <w:r>
              <w:t>政府机构/企业</w:t>
            </w:r>
          </w:p>
        </w:tc>
        <w:tc>
          <w:tcPr>
            <w:tcW w:w="749" w:type="pct"/>
            <w:noWrap/>
            <w:vAlign w:val="center"/>
          </w:tcPr>
          <w:p w14:paraId="31392C1D">
            <w:pPr>
              <w:pStyle w:val="30"/>
            </w:pPr>
            <w:r>
              <w:t>全周期</w:t>
            </w:r>
          </w:p>
        </w:tc>
        <w:tc>
          <w:tcPr>
            <w:tcW w:w="1026" w:type="pct"/>
            <w:noWrap/>
            <w:vAlign w:val="center"/>
          </w:tcPr>
          <w:p w14:paraId="795E1319">
            <w:pPr>
              <w:pStyle w:val="30"/>
            </w:pPr>
          </w:p>
        </w:tc>
      </w:tr>
      <w:tr w14:paraId="4AD9B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76" w:type="pct"/>
            <w:vMerge w:val="continue"/>
            <w:noWrap/>
            <w:vAlign w:val="center"/>
          </w:tcPr>
          <w:p w14:paraId="56854632">
            <w:pPr>
              <w:pStyle w:val="30"/>
            </w:pPr>
          </w:p>
        </w:tc>
        <w:tc>
          <w:tcPr>
            <w:tcW w:w="810" w:type="pct"/>
            <w:noWrap/>
            <w:vAlign w:val="center"/>
          </w:tcPr>
          <w:p w14:paraId="51E2D969">
            <w:pPr>
              <w:pStyle w:val="30"/>
            </w:pPr>
            <w:r>
              <w:t>服务区域范围</w:t>
            </w:r>
          </w:p>
        </w:tc>
        <w:tc>
          <w:tcPr>
            <w:tcW w:w="1344" w:type="pct"/>
            <w:noWrap/>
            <w:vAlign w:val="center"/>
          </w:tcPr>
          <w:p w14:paraId="06BB648B">
            <w:pPr>
              <w:pStyle w:val="30"/>
            </w:pPr>
            <w:r>
              <w:t>[</w:t>
            </w:r>
            <w:r>
              <w:rPr>
                <w:rFonts w:hint="eastAsia"/>
              </w:rPr>
              <w:t>上海市</w:t>
            </w:r>
            <w:r>
              <w:t>]</w:t>
            </w:r>
          </w:p>
        </w:tc>
        <w:tc>
          <w:tcPr>
            <w:tcW w:w="492" w:type="pct"/>
            <w:noWrap/>
            <w:vAlign w:val="center"/>
          </w:tcPr>
          <w:p w14:paraId="5E0CE257">
            <w:pPr>
              <w:pStyle w:val="30"/>
            </w:pPr>
            <w:r>
              <w:t>市</w:t>
            </w:r>
          </w:p>
        </w:tc>
        <w:tc>
          <w:tcPr>
            <w:tcW w:w="749" w:type="pct"/>
            <w:noWrap/>
            <w:vAlign w:val="center"/>
          </w:tcPr>
          <w:p w14:paraId="2F540623">
            <w:pPr>
              <w:pStyle w:val="30"/>
            </w:pPr>
            <w:r>
              <w:t>全周期</w:t>
            </w:r>
          </w:p>
        </w:tc>
        <w:tc>
          <w:tcPr>
            <w:tcW w:w="1026" w:type="pct"/>
            <w:noWrap/>
            <w:vAlign w:val="center"/>
          </w:tcPr>
          <w:p w14:paraId="457C4116">
            <w:pPr>
              <w:pStyle w:val="30"/>
            </w:pPr>
          </w:p>
        </w:tc>
      </w:tr>
      <w:tr w14:paraId="439B6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76" w:type="pct"/>
            <w:vMerge w:val="restart"/>
            <w:noWrap/>
            <w:vAlign w:val="center"/>
          </w:tcPr>
          <w:p w14:paraId="1C5C965A">
            <w:pPr>
              <w:pStyle w:val="30"/>
            </w:pPr>
            <w:r>
              <w:t>1.2 用户规模</w:t>
            </w:r>
          </w:p>
        </w:tc>
        <w:tc>
          <w:tcPr>
            <w:tcW w:w="810" w:type="pct"/>
            <w:noWrap/>
            <w:vAlign w:val="center"/>
          </w:tcPr>
          <w:p w14:paraId="2700AD93">
            <w:pPr>
              <w:pStyle w:val="30"/>
            </w:pPr>
            <w:r>
              <w:t>高峰时段总用户数</w:t>
            </w:r>
          </w:p>
        </w:tc>
        <w:tc>
          <w:tcPr>
            <w:tcW w:w="1344" w:type="pct"/>
            <w:noWrap/>
            <w:vAlign w:val="center"/>
          </w:tcPr>
          <w:p w14:paraId="600FA0B0">
            <w:pPr>
              <w:pStyle w:val="30"/>
            </w:pPr>
            <w:r>
              <w:t>[</w:t>
            </w:r>
            <w:r>
              <w:rPr>
                <w:rFonts w:hint="eastAsia"/>
              </w:rPr>
              <w:t>200</w:t>
            </w:r>
            <w:r>
              <w:t>]</w:t>
            </w:r>
          </w:p>
        </w:tc>
        <w:tc>
          <w:tcPr>
            <w:tcW w:w="492" w:type="pct"/>
            <w:noWrap/>
            <w:vAlign w:val="center"/>
          </w:tcPr>
          <w:p w14:paraId="52947A4B">
            <w:pPr>
              <w:pStyle w:val="30"/>
            </w:pPr>
            <w:r>
              <w:t>个</w:t>
            </w:r>
          </w:p>
        </w:tc>
        <w:tc>
          <w:tcPr>
            <w:tcW w:w="749" w:type="pct"/>
            <w:noWrap/>
            <w:vAlign w:val="center"/>
          </w:tcPr>
          <w:p w14:paraId="252480D7">
            <w:pPr>
              <w:pStyle w:val="30"/>
            </w:pPr>
            <w:r>
              <w:t>高峰时段</w:t>
            </w:r>
            <w:r>
              <w:rPr>
                <w:rFonts w:hint="eastAsia"/>
              </w:rPr>
              <w:t>9:00-15:00</w:t>
            </w:r>
          </w:p>
        </w:tc>
        <w:tc>
          <w:tcPr>
            <w:tcW w:w="1026" w:type="pct"/>
            <w:noWrap/>
            <w:vAlign w:val="center"/>
          </w:tcPr>
          <w:p w14:paraId="046F79AC">
            <w:pPr>
              <w:pStyle w:val="30"/>
            </w:pPr>
          </w:p>
        </w:tc>
      </w:tr>
      <w:tr w14:paraId="403D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76" w:type="pct"/>
            <w:vMerge w:val="continue"/>
            <w:noWrap/>
            <w:vAlign w:val="center"/>
          </w:tcPr>
          <w:p w14:paraId="3C9DC94F">
            <w:pPr>
              <w:pStyle w:val="30"/>
            </w:pPr>
          </w:p>
        </w:tc>
        <w:tc>
          <w:tcPr>
            <w:tcW w:w="810" w:type="pct"/>
            <w:noWrap/>
            <w:vAlign w:val="center"/>
          </w:tcPr>
          <w:p w14:paraId="0C40A3A2">
            <w:pPr>
              <w:pStyle w:val="30"/>
            </w:pPr>
            <w:r>
              <w:t>活跃用户占比</w:t>
            </w:r>
          </w:p>
        </w:tc>
        <w:tc>
          <w:tcPr>
            <w:tcW w:w="1344" w:type="pct"/>
            <w:noWrap/>
            <w:vAlign w:val="center"/>
          </w:tcPr>
          <w:p w14:paraId="26D23FB7">
            <w:pPr>
              <w:pStyle w:val="30"/>
            </w:pPr>
            <w:r>
              <w:t>[</w:t>
            </w:r>
            <w:r>
              <w:rPr>
                <w:rFonts w:hint="eastAsia"/>
              </w:rPr>
              <w:t>30</w:t>
            </w:r>
            <w:r>
              <w:t>]</w:t>
            </w:r>
          </w:p>
        </w:tc>
        <w:tc>
          <w:tcPr>
            <w:tcW w:w="492" w:type="pct"/>
            <w:noWrap/>
            <w:vAlign w:val="center"/>
          </w:tcPr>
          <w:p w14:paraId="6AE31C5B">
            <w:pPr>
              <w:pStyle w:val="30"/>
            </w:pPr>
            <w:r>
              <w:t>%</w:t>
            </w:r>
          </w:p>
        </w:tc>
        <w:tc>
          <w:tcPr>
            <w:tcW w:w="749" w:type="pct"/>
            <w:noWrap/>
            <w:vAlign w:val="center"/>
          </w:tcPr>
          <w:p w14:paraId="25C3B6D6">
            <w:pPr>
              <w:pStyle w:val="30"/>
            </w:pPr>
            <w:r>
              <w:t>高峰时段</w:t>
            </w:r>
          </w:p>
          <w:p w14:paraId="6049F93F">
            <w:pPr>
              <w:pStyle w:val="30"/>
            </w:pPr>
            <w:r>
              <w:rPr>
                <w:rFonts w:hint="eastAsia"/>
              </w:rPr>
              <w:t>9:00-15:00</w:t>
            </w:r>
          </w:p>
        </w:tc>
        <w:tc>
          <w:tcPr>
            <w:tcW w:w="1026" w:type="pct"/>
            <w:noWrap/>
            <w:vAlign w:val="center"/>
          </w:tcPr>
          <w:p w14:paraId="10EBC6FF">
            <w:pPr>
              <w:pStyle w:val="30"/>
            </w:pPr>
          </w:p>
        </w:tc>
      </w:tr>
      <w:tr w14:paraId="64F05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 w:hRule="atLeast"/>
          <w:jc w:val="center"/>
        </w:trPr>
        <w:tc>
          <w:tcPr>
            <w:tcW w:w="576" w:type="pct"/>
            <w:vMerge w:val="restart"/>
            <w:noWrap/>
            <w:vAlign w:val="center"/>
          </w:tcPr>
          <w:p w14:paraId="21EE874F">
            <w:pPr>
              <w:pStyle w:val="30"/>
            </w:pPr>
            <w:r>
              <w:t>1.3 并发性能</w:t>
            </w:r>
          </w:p>
        </w:tc>
        <w:tc>
          <w:tcPr>
            <w:tcW w:w="810" w:type="pct"/>
            <w:noWrap/>
            <w:vAlign w:val="center"/>
          </w:tcPr>
          <w:p w14:paraId="56C9ADE6">
            <w:pPr>
              <w:pStyle w:val="30"/>
            </w:pPr>
            <w:r>
              <w:t>最大并发请求数</w:t>
            </w:r>
          </w:p>
        </w:tc>
        <w:tc>
          <w:tcPr>
            <w:tcW w:w="1344" w:type="pct"/>
            <w:noWrap/>
            <w:vAlign w:val="center"/>
          </w:tcPr>
          <w:p w14:paraId="12214658">
            <w:pPr>
              <w:pStyle w:val="30"/>
            </w:pPr>
            <w:r>
              <w:t>[</w:t>
            </w:r>
            <w:r>
              <w:rPr>
                <w:rFonts w:hint="eastAsia"/>
              </w:rPr>
              <w:t>100</w:t>
            </w:r>
            <w:r>
              <w:t>]</w:t>
            </w:r>
          </w:p>
        </w:tc>
        <w:tc>
          <w:tcPr>
            <w:tcW w:w="492" w:type="pct"/>
            <w:noWrap/>
            <w:vAlign w:val="center"/>
          </w:tcPr>
          <w:p w14:paraId="21946620">
            <w:pPr>
              <w:pStyle w:val="30"/>
            </w:pPr>
            <w:r>
              <w:t>次/秒</w:t>
            </w:r>
          </w:p>
        </w:tc>
        <w:tc>
          <w:tcPr>
            <w:tcW w:w="749" w:type="pct"/>
            <w:noWrap/>
            <w:vAlign w:val="center"/>
          </w:tcPr>
          <w:p w14:paraId="551EB064">
            <w:pPr>
              <w:pStyle w:val="30"/>
            </w:pPr>
            <w:r>
              <w:t>峰值时刻</w:t>
            </w:r>
          </w:p>
        </w:tc>
        <w:tc>
          <w:tcPr>
            <w:tcW w:w="1026" w:type="pct"/>
            <w:noWrap/>
            <w:vAlign w:val="center"/>
          </w:tcPr>
          <w:p w14:paraId="1561D335">
            <w:pPr>
              <w:pStyle w:val="30"/>
            </w:pPr>
            <w:r>
              <w:rPr>
                <w:rFonts w:hint="eastAsia"/>
              </w:rPr>
              <w:t>业务场景：企业用户登录系统进行在线监测（月报）填写</w:t>
            </w:r>
          </w:p>
        </w:tc>
      </w:tr>
      <w:tr w14:paraId="53D0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76" w:type="pct"/>
            <w:vMerge w:val="continue"/>
            <w:noWrap/>
            <w:vAlign w:val="center"/>
          </w:tcPr>
          <w:p w14:paraId="73D7DC9C">
            <w:pPr>
              <w:pStyle w:val="30"/>
            </w:pPr>
          </w:p>
        </w:tc>
        <w:tc>
          <w:tcPr>
            <w:tcW w:w="810" w:type="pct"/>
            <w:noWrap/>
            <w:vAlign w:val="center"/>
          </w:tcPr>
          <w:p w14:paraId="3B3735B9">
            <w:pPr>
              <w:pStyle w:val="30"/>
            </w:pPr>
            <w:r>
              <w:t>系统交易量（TPC-C值）</w:t>
            </w:r>
          </w:p>
        </w:tc>
        <w:tc>
          <w:tcPr>
            <w:tcW w:w="1344" w:type="pct"/>
            <w:noWrap/>
            <w:vAlign w:val="center"/>
          </w:tcPr>
          <w:p w14:paraId="5014C728">
            <w:pPr>
              <w:pStyle w:val="30"/>
            </w:pPr>
            <w:r>
              <w:t>[</w:t>
            </w:r>
            <w:r>
              <w:rPr>
                <w:rFonts w:hint="eastAsia"/>
              </w:rPr>
              <w:t>150</w:t>
            </w:r>
            <w:r>
              <w:t>]</w:t>
            </w:r>
          </w:p>
        </w:tc>
        <w:tc>
          <w:tcPr>
            <w:tcW w:w="492" w:type="pct"/>
            <w:noWrap/>
            <w:vAlign w:val="center"/>
          </w:tcPr>
          <w:p w14:paraId="48293846">
            <w:pPr>
              <w:pStyle w:val="30"/>
            </w:pPr>
            <w:r>
              <w:t>tpmC</w:t>
            </w:r>
          </w:p>
        </w:tc>
        <w:tc>
          <w:tcPr>
            <w:tcW w:w="749" w:type="pct"/>
            <w:noWrap/>
            <w:vAlign w:val="center"/>
          </w:tcPr>
          <w:p w14:paraId="7060C119">
            <w:pPr>
              <w:pStyle w:val="30"/>
            </w:pPr>
            <w:r>
              <w:t>高峰时段</w:t>
            </w:r>
          </w:p>
          <w:p w14:paraId="4ADCDCF5">
            <w:pPr>
              <w:pStyle w:val="30"/>
            </w:pPr>
            <w:r>
              <w:rPr>
                <w:rFonts w:hint="eastAsia"/>
              </w:rPr>
              <w:t>9:00-15:00</w:t>
            </w:r>
          </w:p>
        </w:tc>
        <w:tc>
          <w:tcPr>
            <w:tcW w:w="1026" w:type="pct"/>
            <w:noWrap/>
            <w:vAlign w:val="center"/>
          </w:tcPr>
          <w:p w14:paraId="16158D08">
            <w:pPr>
              <w:pStyle w:val="30"/>
            </w:pPr>
            <w:r>
              <w:rPr>
                <w:rFonts w:hint="eastAsia"/>
              </w:rPr>
              <w:t>每分钟处理新增、修订、审核、查询与导出导出等事务</w:t>
            </w:r>
          </w:p>
        </w:tc>
      </w:tr>
      <w:tr w14:paraId="5C8D1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000" w:type="pct"/>
            <w:gridSpan w:val="6"/>
            <w:noWrap/>
            <w:vAlign w:val="center"/>
          </w:tcPr>
          <w:p w14:paraId="727062D9">
            <w:pPr>
              <w:pStyle w:val="30"/>
            </w:pPr>
            <w:r>
              <w:t>2. 计算量分析</w:t>
            </w:r>
          </w:p>
        </w:tc>
      </w:tr>
      <w:tr w14:paraId="6C87A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76" w:type="pct"/>
            <w:noWrap/>
            <w:vAlign w:val="center"/>
          </w:tcPr>
          <w:p w14:paraId="2BCFDABF">
            <w:pPr>
              <w:pStyle w:val="30"/>
            </w:pPr>
            <w:r>
              <w:t>2.1 网络流量</w:t>
            </w:r>
          </w:p>
        </w:tc>
        <w:tc>
          <w:tcPr>
            <w:tcW w:w="810" w:type="pct"/>
            <w:noWrap/>
            <w:vAlign w:val="center"/>
          </w:tcPr>
          <w:p w14:paraId="60079CC3">
            <w:pPr>
              <w:pStyle w:val="30"/>
            </w:pPr>
            <w:r>
              <w:t>数据流量峰值</w:t>
            </w:r>
          </w:p>
        </w:tc>
        <w:tc>
          <w:tcPr>
            <w:tcW w:w="1344" w:type="pct"/>
            <w:noWrap/>
            <w:vAlign w:val="center"/>
          </w:tcPr>
          <w:p w14:paraId="1F15DAB4">
            <w:pPr>
              <w:pStyle w:val="30"/>
            </w:pPr>
            <w:r>
              <w:t>[</w:t>
            </w:r>
            <w:r>
              <w:rPr>
                <w:rFonts w:hint="eastAsia"/>
              </w:rPr>
              <w:t>80</w:t>
            </w:r>
            <w:r>
              <w:t>]</w:t>
            </w:r>
          </w:p>
        </w:tc>
        <w:tc>
          <w:tcPr>
            <w:tcW w:w="492" w:type="pct"/>
            <w:noWrap/>
            <w:vAlign w:val="center"/>
          </w:tcPr>
          <w:p w14:paraId="2473FA84">
            <w:pPr>
              <w:pStyle w:val="30"/>
            </w:pPr>
            <w:r>
              <w:t>Mbps</w:t>
            </w:r>
          </w:p>
        </w:tc>
        <w:tc>
          <w:tcPr>
            <w:tcW w:w="749" w:type="pct"/>
            <w:noWrap/>
            <w:vAlign w:val="center"/>
          </w:tcPr>
          <w:p w14:paraId="105E6C9A">
            <w:pPr>
              <w:pStyle w:val="30"/>
            </w:pPr>
            <w:r>
              <w:t>峰值时刻</w:t>
            </w:r>
          </w:p>
        </w:tc>
        <w:tc>
          <w:tcPr>
            <w:tcW w:w="1026" w:type="pct"/>
            <w:noWrap/>
            <w:vAlign w:val="center"/>
          </w:tcPr>
          <w:p w14:paraId="117910D6">
            <w:pPr>
              <w:pStyle w:val="30"/>
            </w:pPr>
            <w:r>
              <w:t>基于并发请求与单请求数据量估算</w:t>
            </w:r>
          </w:p>
        </w:tc>
      </w:tr>
      <w:tr w14:paraId="41D02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76" w:type="pct"/>
            <w:noWrap/>
            <w:vAlign w:val="center"/>
          </w:tcPr>
          <w:p w14:paraId="2A2F031A">
            <w:pPr>
              <w:pStyle w:val="30"/>
            </w:pPr>
            <w:r>
              <w:t>2.2 交互量</w:t>
            </w:r>
          </w:p>
        </w:tc>
        <w:tc>
          <w:tcPr>
            <w:tcW w:w="810" w:type="pct"/>
            <w:noWrap/>
            <w:vAlign w:val="center"/>
          </w:tcPr>
          <w:p w14:paraId="6896C101">
            <w:pPr>
              <w:pStyle w:val="30"/>
            </w:pPr>
            <w:r>
              <w:t>高峰时段平均交互量</w:t>
            </w:r>
          </w:p>
        </w:tc>
        <w:tc>
          <w:tcPr>
            <w:tcW w:w="1344" w:type="pct"/>
            <w:noWrap/>
            <w:vAlign w:val="center"/>
          </w:tcPr>
          <w:p w14:paraId="7A7724EB">
            <w:pPr>
              <w:pStyle w:val="30"/>
            </w:pPr>
            <w:r>
              <w:t>[</w:t>
            </w:r>
            <w:r>
              <w:rPr>
                <w:rFonts w:hint="eastAsia"/>
              </w:rPr>
              <w:t>50</w:t>
            </w:r>
            <w:r>
              <w:t>]</w:t>
            </w:r>
          </w:p>
        </w:tc>
        <w:tc>
          <w:tcPr>
            <w:tcW w:w="492" w:type="pct"/>
            <w:noWrap/>
            <w:vAlign w:val="center"/>
          </w:tcPr>
          <w:p w14:paraId="47D0383E">
            <w:pPr>
              <w:pStyle w:val="30"/>
            </w:pPr>
            <w:r>
              <w:t>次/分钟</w:t>
            </w:r>
          </w:p>
        </w:tc>
        <w:tc>
          <w:tcPr>
            <w:tcW w:w="749" w:type="pct"/>
            <w:noWrap/>
            <w:vAlign w:val="center"/>
          </w:tcPr>
          <w:p w14:paraId="1A0A7985">
            <w:pPr>
              <w:pStyle w:val="30"/>
            </w:pPr>
            <w:r>
              <w:t>高峰时段</w:t>
            </w:r>
          </w:p>
        </w:tc>
        <w:tc>
          <w:tcPr>
            <w:tcW w:w="1026" w:type="pct"/>
            <w:noWrap/>
            <w:vAlign w:val="center"/>
          </w:tcPr>
          <w:p w14:paraId="1EE49260">
            <w:pPr>
              <w:pStyle w:val="30"/>
            </w:pPr>
            <w:r>
              <w:t>含请求、响应、事务等交互行为</w:t>
            </w:r>
          </w:p>
        </w:tc>
      </w:tr>
      <w:tr w14:paraId="1F32E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76" w:type="pct"/>
            <w:vMerge w:val="restart"/>
            <w:noWrap/>
            <w:vAlign w:val="center"/>
          </w:tcPr>
          <w:p w14:paraId="68DD69B6">
            <w:pPr>
              <w:pStyle w:val="30"/>
            </w:pPr>
            <w:r>
              <w:t>2.3 存储需求</w:t>
            </w:r>
          </w:p>
        </w:tc>
        <w:tc>
          <w:tcPr>
            <w:tcW w:w="810" w:type="pct"/>
            <w:noWrap/>
            <w:vAlign w:val="center"/>
          </w:tcPr>
          <w:p w14:paraId="112D499B">
            <w:pPr>
              <w:pStyle w:val="30"/>
            </w:pPr>
            <w:r>
              <w:t>日均数据增量</w:t>
            </w:r>
          </w:p>
        </w:tc>
        <w:tc>
          <w:tcPr>
            <w:tcW w:w="1344" w:type="pct"/>
            <w:noWrap/>
            <w:vAlign w:val="center"/>
          </w:tcPr>
          <w:p w14:paraId="116D74A9">
            <w:pPr>
              <w:pStyle w:val="30"/>
            </w:pPr>
            <w:r>
              <w:t>[</w:t>
            </w:r>
            <w:r>
              <w:rPr>
                <w:rFonts w:hint="eastAsia"/>
              </w:rPr>
              <w:t>0.068</w:t>
            </w:r>
            <w:r>
              <w:t>]</w:t>
            </w:r>
          </w:p>
        </w:tc>
        <w:tc>
          <w:tcPr>
            <w:tcW w:w="492" w:type="pct"/>
            <w:noWrap/>
            <w:vAlign w:val="center"/>
          </w:tcPr>
          <w:p w14:paraId="2F213776">
            <w:pPr>
              <w:pStyle w:val="30"/>
            </w:pPr>
            <w:r>
              <w:t>GB</w:t>
            </w:r>
          </w:p>
        </w:tc>
        <w:tc>
          <w:tcPr>
            <w:tcW w:w="749" w:type="pct"/>
            <w:noWrap/>
            <w:vAlign w:val="center"/>
          </w:tcPr>
          <w:p w14:paraId="285968F5">
            <w:pPr>
              <w:pStyle w:val="30"/>
            </w:pPr>
            <w:r>
              <w:t>每日</w:t>
            </w:r>
          </w:p>
        </w:tc>
        <w:tc>
          <w:tcPr>
            <w:tcW w:w="1026" w:type="pct"/>
            <w:noWrap/>
            <w:vAlign w:val="center"/>
          </w:tcPr>
          <w:p w14:paraId="091C5699">
            <w:pPr>
              <w:pStyle w:val="30"/>
            </w:pPr>
            <w:r>
              <w:t>含结构化与非结构化数据</w:t>
            </w:r>
          </w:p>
        </w:tc>
      </w:tr>
      <w:tr w14:paraId="2DD87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76" w:type="pct"/>
            <w:vMerge w:val="continue"/>
            <w:noWrap/>
            <w:vAlign w:val="center"/>
          </w:tcPr>
          <w:p w14:paraId="7F955DBE">
            <w:pPr>
              <w:pStyle w:val="30"/>
            </w:pPr>
          </w:p>
        </w:tc>
        <w:tc>
          <w:tcPr>
            <w:tcW w:w="810" w:type="pct"/>
            <w:noWrap/>
            <w:vAlign w:val="center"/>
          </w:tcPr>
          <w:p w14:paraId="203A51BD">
            <w:pPr>
              <w:pStyle w:val="30"/>
            </w:pPr>
            <w:r>
              <w:t>总存储容量（1年预测）</w:t>
            </w:r>
          </w:p>
        </w:tc>
        <w:tc>
          <w:tcPr>
            <w:tcW w:w="1344" w:type="pct"/>
            <w:noWrap/>
            <w:vAlign w:val="center"/>
          </w:tcPr>
          <w:p w14:paraId="785E821E">
            <w:pPr>
              <w:pStyle w:val="30"/>
            </w:pPr>
            <w:r>
              <w:t>[</w:t>
            </w:r>
            <w:r>
              <w:rPr>
                <w:rFonts w:hint="eastAsia"/>
              </w:rPr>
              <w:t>0.025</w:t>
            </w:r>
            <w:r>
              <w:t>]</w:t>
            </w:r>
          </w:p>
        </w:tc>
        <w:tc>
          <w:tcPr>
            <w:tcW w:w="492" w:type="pct"/>
            <w:noWrap/>
            <w:vAlign w:val="center"/>
          </w:tcPr>
          <w:p w14:paraId="5CB2BD85">
            <w:pPr>
              <w:pStyle w:val="30"/>
            </w:pPr>
            <w:r>
              <w:t>TB</w:t>
            </w:r>
          </w:p>
        </w:tc>
        <w:tc>
          <w:tcPr>
            <w:tcW w:w="749" w:type="pct"/>
            <w:noWrap/>
            <w:vAlign w:val="center"/>
          </w:tcPr>
          <w:p w14:paraId="501D84A3">
            <w:pPr>
              <w:pStyle w:val="30"/>
            </w:pPr>
            <w:r>
              <w:t>年度</w:t>
            </w:r>
          </w:p>
        </w:tc>
        <w:tc>
          <w:tcPr>
            <w:tcW w:w="1026" w:type="pct"/>
            <w:noWrap/>
            <w:vAlign w:val="center"/>
          </w:tcPr>
          <w:p w14:paraId="17763B95">
            <w:pPr>
              <w:pStyle w:val="30"/>
            </w:pPr>
            <w:r>
              <w:t>考虑数据保留周期与冗余策略</w:t>
            </w:r>
          </w:p>
        </w:tc>
      </w:tr>
      <w:tr w14:paraId="153F8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000" w:type="pct"/>
            <w:gridSpan w:val="6"/>
            <w:noWrap/>
            <w:vAlign w:val="center"/>
          </w:tcPr>
          <w:p w14:paraId="64A12619">
            <w:pPr>
              <w:pStyle w:val="30"/>
            </w:pPr>
            <w:r>
              <w:t>3. 业务特征分析</w:t>
            </w:r>
          </w:p>
        </w:tc>
      </w:tr>
      <w:tr w14:paraId="5AE73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76" w:type="pct"/>
            <w:vMerge w:val="restart"/>
            <w:noWrap/>
            <w:vAlign w:val="center"/>
          </w:tcPr>
          <w:p w14:paraId="40C30AB6">
            <w:pPr>
              <w:pStyle w:val="30"/>
            </w:pPr>
            <w:r>
              <w:t>3.1 峰值特征</w:t>
            </w:r>
          </w:p>
        </w:tc>
        <w:tc>
          <w:tcPr>
            <w:tcW w:w="810" w:type="pct"/>
            <w:noWrap/>
            <w:vAlign w:val="center"/>
          </w:tcPr>
          <w:p w14:paraId="157EBD50">
            <w:pPr>
              <w:pStyle w:val="30"/>
            </w:pPr>
            <w:r>
              <w:t>峰值持续时间</w:t>
            </w:r>
          </w:p>
        </w:tc>
        <w:tc>
          <w:tcPr>
            <w:tcW w:w="1344" w:type="pct"/>
            <w:noWrap/>
            <w:vAlign w:val="center"/>
          </w:tcPr>
          <w:p w14:paraId="3A316DB2">
            <w:pPr>
              <w:pStyle w:val="30"/>
            </w:pPr>
            <w:r>
              <w:t>[</w:t>
            </w:r>
            <w:r>
              <w:rPr>
                <w:rFonts w:hint="eastAsia"/>
              </w:rPr>
              <w:t>2</w:t>
            </w:r>
            <w:r>
              <w:t>]</w:t>
            </w:r>
          </w:p>
        </w:tc>
        <w:tc>
          <w:tcPr>
            <w:tcW w:w="492" w:type="pct"/>
            <w:noWrap/>
            <w:vAlign w:val="center"/>
          </w:tcPr>
          <w:p w14:paraId="154A1205">
            <w:pPr>
              <w:pStyle w:val="30"/>
            </w:pPr>
            <w:r>
              <w:t>小时/天</w:t>
            </w:r>
          </w:p>
        </w:tc>
        <w:tc>
          <w:tcPr>
            <w:tcW w:w="749" w:type="pct"/>
            <w:noWrap/>
            <w:vAlign w:val="center"/>
          </w:tcPr>
          <w:p w14:paraId="55A200D0">
            <w:pPr>
              <w:pStyle w:val="30"/>
            </w:pPr>
            <w:r>
              <w:t>典型峰值日</w:t>
            </w:r>
          </w:p>
        </w:tc>
        <w:tc>
          <w:tcPr>
            <w:tcW w:w="1026" w:type="pct"/>
            <w:noWrap/>
            <w:vAlign w:val="center"/>
          </w:tcPr>
          <w:p w14:paraId="430611D7">
            <w:pPr>
              <w:pStyle w:val="30"/>
            </w:pPr>
            <w:r>
              <w:t>每日早高峰持续2小时</w:t>
            </w:r>
          </w:p>
        </w:tc>
      </w:tr>
      <w:tr w14:paraId="5CB0C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576" w:type="pct"/>
            <w:vMerge w:val="continue"/>
            <w:noWrap/>
            <w:vAlign w:val="center"/>
          </w:tcPr>
          <w:p w14:paraId="740D7F98">
            <w:pPr>
              <w:pStyle w:val="30"/>
            </w:pPr>
          </w:p>
        </w:tc>
        <w:tc>
          <w:tcPr>
            <w:tcW w:w="810" w:type="pct"/>
            <w:noWrap/>
            <w:vAlign w:val="center"/>
          </w:tcPr>
          <w:p w14:paraId="44E4D045">
            <w:pPr>
              <w:pStyle w:val="30"/>
            </w:pPr>
            <w:r>
              <w:t>峰值频率</w:t>
            </w:r>
          </w:p>
        </w:tc>
        <w:tc>
          <w:tcPr>
            <w:tcW w:w="1344" w:type="pct"/>
            <w:noWrap/>
            <w:vAlign w:val="center"/>
          </w:tcPr>
          <w:p w14:paraId="1916D032">
            <w:pPr>
              <w:pStyle w:val="30"/>
            </w:pPr>
            <w:r>
              <w:t>[</w:t>
            </w:r>
            <w:r>
              <w:rPr>
                <w:rFonts w:hint="eastAsia"/>
              </w:rPr>
              <w:t>每月10个工作日左右</w:t>
            </w:r>
            <w:r>
              <w:t>]</w:t>
            </w:r>
          </w:p>
        </w:tc>
        <w:tc>
          <w:tcPr>
            <w:tcW w:w="492" w:type="pct"/>
            <w:noWrap/>
            <w:vAlign w:val="center"/>
          </w:tcPr>
          <w:p w14:paraId="1B3DBB93">
            <w:pPr>
              <w:pStyle w:val="30"/>
            </w:pPr>
            <w:r>
              <w:t>文本描述</w:t>
            </w:r>
          </w:p>
        </w:tc>
        <w:tc>
          <w:tcPr>
            <w:tcW w:w="749" w:type="pct"/>
            <w:noWrap/>
            <w:vAlign w:val="center"/>
          </w:tcPr>
          <w:p w14:paraId="2A51ACBA">
            <w:pPr>
              <w:pStyle w:val="30"/>
            </w:pPr>
            <w:r>
              <w:t>全周期</w:t>
            </w:r>
          </w:p>
        </w:tc>
        <w:tc>
          <w:tcPr>
            <w:tcW w:w="1026" w:type="pct"/>
            <w:noWrap/>
            <w:vAlign w:val="center"/>
          </w:tcPr>
          <w:p w14:paraId="1A5C2980">
            <w:pPr>
              <w:pStyle w:val="30"/>
            </w:pPr>
            <w:r>
              <w:t>工作日周期性</w:t>
            </w:r>
            <w:r>
              <w:rPr>
                <w:rFonts w:hint="eastAsia"/>
              </w:rPr>
              <w:t>（月报填报时间段）</w:t>
            </w:r>
          </w:p>
        </w:tc>
      </w:tr>
      <w:tr w14:paraId="75EC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76" w:type="pct"/>
            <w:vMerge w:val="restart"/>
            <w:noWrap/>
            <w:vAlign w:val="center"/>
          </w:tcPr>
          <w:p w14:paraId="04443CB4">
            <w:pPr>
              <w:pStyle w:val="30"/>
            </w:pPr>
            <w:r>
              <w:t>3.2 季节性波动</w:t>
            </w:r>
          </w:p>
        </w:tc>
        <w:tc>
          <w:tcPr>
            <w:tcW w:w="810" w:type="pct"/>
            <w:noWrap/>
            <w:vAlign w:val="center"/>
          </w:tcPr>
          <w:p w14:paraId="48D97E69">
            <w:pPr>
              <w:pStyle w:val="30"/>
            </w:pPr>
            <w:r>
              <w:t>业务高峰月份</w:t>
            </w:r>
          </w:p>
        </w:tc>
        <w:tc>
          <w:tcPr>
            <w:tcW w:w="1344" w:type="pct"/>
            <w:noWrap/>
            <w:vAlign w:val="center"/>
          </w:tcPr>
          <w:p w14:paraId="5AD364C0">
            <w:pPr>
              <w:pStyle w:val="30"/>
            </w:pPr>
            <w:r>
              <w:t>[</w:t>
            </w:r>
            <w:r>
              <w:rPr>
                <w:rFonts w:hint="eastAsia"/>
              </w:rPr>
              <w:t>1-12月</w:t>
            </w:r>
            <w:r>
              <w:t>]</w:t>
            </w:r>
          </w:p>
        </w:tc>
        <w:tc>
          <w:tcPr>
            <w:tcW w:w="492" w:type="pct"/>
            <w:noWrap/>
            <w:vAlign w:val="center"/>
          </w:tcPr>
          <w:p w14:paraId="7ACCF516">
            <w:pPr>
              <w:pStyle w:val="30"/>
            </w:pPr>
            <w:r>
              <w:t>1-12月</w:t>
            </w:r>
          </w:p>
        </w:tc>
        <w:tc>
          <w:tcPr>
            <w:tcW w:w="749" w:type="pct"/>
            <w:noWrap/>
            <w:vAlign w:val="center"/>
          </w:tcPr>
          <w:p w14:paraId="23E336F1">
            <w:pPr>
              <w:pStyle w:val="30"/>
            </w:pPr>
            <w:r>
              <w:t>年度</w:t>
            </w:r>
          </w:p>
        </w:tc>
        <w:tc>
          <w:tcPr>
            <w:tcW w:w="1026" w:type="pct"/>
            <w:noWrap/>
            <w:vAlign w:val="center"/>
          </w:tcPr>
          <w:p w14:paraId="5EBF8F65">
            <w:pPr>
              <w:pStyle w:val="30"/>
            </w:pPr>
            <w:r>
              <w:rPr>
                <w:rFonts w:hint="eastAsia"/>
              </w:rPr>
              <w:t>5-6月因企业财务决算数据导入并修订，数据业务访问量增长</w:t>
            </w:r>
          </w:p>
        </w:tc>
      </w:tr>
      <w:tr w14:paraId="61B6A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76" w:type="pct"/>
            <w:vMerge w:val="continue"/>
            <w:noWrap/>
            <w:vAlign w:val="center"/>
          </w:tcPr>
          <w:p w14:paraId="1F269524">
            <w:pPr>
              <w:pStyle w:val="30"/>
            </w:pPr>
          </w:p>
        </w:tc>
        <w:tc>
          <w:tcPr>
            <w:tcW w:w="810" w:type="pct"/>
            <w:noWrap/>
            <w:vAlign w:val="center"/>
          </w:tcPr>
          <w:p w14:paraId="26343669">
            <w:pPr>
              <w:pStyle w:val="30"/>
            </w:pPr>
            <w:r>
              <w:t>波动幅度（对比基准值）</w:t>
            </w:r>
          </w:p>
        </w:tc>
        <w:tc>
          <w:tcPr>
            <w:tcW w:w="1344" w:type="pct"/>
            <w:noWrap/>
            <w:vAlign w:val="center"/>
          </w:tcPr>
          <w:p w14:paraId="3C1813B1">
            <w:pPr>
              <w:pStyle w:val="30"/>
            </w:pPr>
            <w:r>
              <w:t>[</w:t>
            </w:r>
            <w:r>
              <w:rPr>
                <w:rFonts w:hint="eastAsia"/>
              </w:rPr>
              <w:t>50</w:t>
            </w:r>
            <w:r>
              <w:t>]</w:t>
            </w:r>
          </w:p>
        </w:tc>
        <w:tc>
          <w:tcPr>
            <w:tcW w:w="492" w:type="pct"/>
            <w:noWrap/>
            <w:vAlign w:val="center"/>
          </w:tcPr>
          <w:p w14:paraId="02B833F6">
            <w:pPr>
              <w:pStyle w:val="30"/>
            </w:pPr>
            <w:r>
              <w:t>%</w:t>
            </w:r>
          </w:p>
        </w:tc>
        <w:tc>
          <w:tcPr>
            <w:tcW w:w="749" w:type="pct"/>
            <w:noWrap/>
            <w:vAlign w:val="center"/>
          </w:tcPr>
          <w:p w14:paraId="6FAE22DB">
            <w:pPr>
              <w:pStyle w:val="30"/>
            </w:pPr>
            <w:r>
              <w:t>年度</w:t>
            </w:r>
          </w:p>
        </w:tc>
        <w:tc>
          <w:tcPr>
            <w:tcW w:w="1026" w:type="pct"/>
            <w:noWrap/>
            <w:vAlign w:val="center"/>
          </w:tcPr>
          <w:p w14:paraId="067C1823">
            <w:pPr>
              <w:pStyle w:val="30"/>
            </w:pPr>
            <w:r>
              <w:rPr>
                <w:rFonts w:hint="eastAsia"/>
              </w:rPr>
              <w:t>填报期基准值为每日10家企业同时上传并完成数据填报</w:t>
            </w:r>
          </w:p>
        </w:tc>
      </w:tr>
      <w:tr w14:paraId="0CDA5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000" w:type="pct"/>
            <w:gridSpan w:val="6"/>
            <w:noWrap/>
            <w:vAlign w:val="center"/>
          </w:tcPr>
          <w:p w14:paraId="3680F8EC">
            <w:pPr>
              <w:pStyle w:val="30"/>
            </w:pPr>
            <w:r>
              <w:t>4. 预测扩展</w:t>
            </w:r>
          </w:p>
        </w:tc>
      </w:tr>
      <w:tr w14:paraId="25EC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76" w:type="pct"/>
            <w:vMerge w:val="restart"/>
            <w:noWrap/>
            <w:vAlign w:val="center"/>
          </w:tcPr>
          <w:p w14:paraId="2F174179">
            <w:pPr>
              <w:pStyle w:val="30"/>
            </w:pPr>
            <w:r>
              <w:t>4.1 未来增长预测</w:t>
            </w:r>
          </w:p>
        </w:tc>
        <w:tc>
          <w:tcPr>
            <w:tcW w:w="810" w:type="pct"/>
            <w:noWrap/>
            <w:vAlign w:val="center"/>
          </w:tcPr>
          <w:p w14:paraId="2A377954">
            <w:pPr>
              <w:pStyle w:val="30"/>
            </w:pPr>
            <w:r>
              <w:t>用户规模增长率（3年）</w:t>
            </w:r>
          </w:p>
        </w:tc>
        <w:tc>
          <w:tcPr>
            <w:tcW w:w="1344" w:type="pct"/>
            <w:noWrap/>
            <w:vAlign w:val="center"/>
          </w:tcPr>
          <w:p w14:paraId="2D365219">
            <w:pPr>
              <w:pStyle w:val="30"/>
            </w:pPr>
            <w:r>
              <w:t>[</w:t>
            </w:r>
            <w:r>
              <w:rPr>
                <w:rFonts w:hint="eastAsia"/>
              </w:rPr>
              <w:t>30</w:t>
            </w:r>
            <w:r>
              <w:t>]</w:t>
            </w:r>
          </w:p>
        </w:tc>
        <w:tc>
          <w:tcPr>
            <w:tcW w:w="492" w:type="pct"/>
            <w:noWrap/>
            <w:vAlign w:val="center"/>
          </w:tcPr>
          <w:p w14:paraId="17F866F8">
            <w:pPr>
              <w:pStyle w:val="30"/>
            </w:pPr>
            <w:r>
              <w:t>%/年</w:t>
            </w:r>
          </w:p>
        </w:tc>
        <w:tc>
          <w:tcPr>
            <w:tcW w:w="749" w:type="pct"/>
            <w:noWrap/>
            <w:vAlign w:val="center"/>
          </w:tcPr>
          <w:p w14:paraId="2F93026D">
            <w:pPr>
              <w:pStyle w:val="30"/>
            </w:pPr>
            <w:r>
              <w:t>202</w:t>
            </w:r>
            <w:r>
              <w:rPr>
                <w:rFonts w:hint="eastAsia"/>
              </w:rPr>
              <w:t>5</w:t>
            </w:r>
            <w:r>
              <w:t>-202</w:t>
            </w:r>
            <w:r>
              <w:rPr>
                <w:rFonts w:hint="eastAsia"/>
              </w:rPr>
              <w:t>7</w:t>
            </w:r>
          </w:p>
        </w:tc>
        <w:tc>
          <w:tcPr>
            <w:tcW w:w="1026" w:type="pct"/>
            <w:noWrap/>
            <w:vAlign w:val="center"/>
          </w:tcPr>
          <w:p w14:paraId="35D0CA44">
            <w:pPr>
              <w:pStyle w:val="30"/>
            </w:pPr>
            <w:r>
              <w:t>基于业务扩展计划与市场调研</w:t>
            </w:r>
          </w:p>
        </w:tc>
      </w:tr>
      <w:tr w14:paraId="2C5EA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76" w:type="pct"/>
            <w:vMerge w:val="continue"/>
            <w:noWrap/>
            <w:vAlign w:val="center"/>
          </w:tcPr>
          <w:p w14:paraId="7B57734B">
            <w:pPr>
              <w:pStyle w:val="30"/>
            </w:pPr>
          </w:p>
        </w:tc>
        <w:tc>
          <w:tcPr>
            <w:tcW w:w="810" w:type="pct"/>
            <w:noWrap/>
            <w:vAlign w:val="center"/>
          </w:tcPr>
          <w:p w14:paraId="64EEF66F">
            <w:pPr>
              <w:pStyle w:val="30"/>
            </w:pPr>
            <w:r>
              <w:t>数据量复合增长率（3年）</w:t>
            </w:r>
          </w:p>
        </w:tc>
        <w:tc>
          <w:tcPr>
            <w:tcW w:w="1344" w:type="pct"/>
            <w:noWrap/>
            <w:vAlign w:val="center"/>
          </w:tcPr>
          <w:p w14:paraId="3E70F9A2">
            <w:pPr>
              <w:pStyle w:val="30"/>
            </w:pPr>
            <w:r>
              <w:t>[</w:t>
            </w:r>
            <w:r>
              <w:rPr>
                <w:rFonts w:hint="eastAsia"/>
              </w:rPr>
              <w:t>25</w:t>
            </w:r>
            <w:r>
              <w:t>]</w:t>
            </w:r>
          </w:p>
        </w:tc>
        <w:tc>
          <w:tcPr>
            <w:tcW w:w="492" w:type="pct"/>
            <w:noWrap/>
            <w:vAlign w:val="center"/>
          </w:tcPr>
          <w:p w14:paraId="0F25989E">
            <w:pPr>
              <w:pStyle w:val="30"/>
            </w:pPr>
            <w:r>
              <w:t>%/年</w:t>
            </w:r>
          </w:p>
        </w:tc>
        <w:tc>
          <w:tcPr>
            <w:tcW w:w="749" w:type="pct"/>
            <w:noWrap/>
            <w:vAlign w:val="center"/>
          </w:tcPr>
          <w:p w14:paraId="305C93EE">
            <w:pPr>
              <w:pStyle w:val="30"/>
            </w:pPr>
            <w:r>
              <w:t>202</w:t>
            </w:r>
            <w:r>
              <w:rPr>
                <w:rFonts w:hint="eastAsia"/>
              </w:rPr>
              <w:t>5</w:t>
            </w:r>
            <w:r>
              <w:t>-202</w:t>
            </w:r>
            <w:r>
              <w:rPr>
                <w:rFonts w:hint="eastAsia"/>
              </w:rPr>
              <w:t>7</w:t>
            </w:r>
          </w:p>
        </w:tc>
        <w:tc>
          <w:tcPr>
            <w:tcW w:w="1026" w:type="pct"/>
            <w:noWrap/>
            <w:vAlign w:val="center"/>
          </w:tcPr>
          <w:p w14:paraId="6AA3E394">
            <w:pPr>
              <w:pStyle w:val="30"/>
            </w:pPr>
            <w:r>
              <w:t>考虑业务数字化程度提升趋势</w:t>
            </w:r>
          </w:p>
        </w:tc>
      </w:tr>
    </w:tbl>
    <w:p w14:paraId="465E8A98">
      <w:pPr>
        <w:ind w:firstLine="480"/>
      </w:pPr>
    </w:p>
    <w:p w14:paraId="33F7B738">
      <w:pPr>
        <w:pStyle w:val="3"/>
        <w:numPr>
          <w:ilvl w:val="1"/>
          <w:numId w:val="0"/>
        </w:numPr>
      </w:pPr>
      <w:bookmarkStart w:id="116" w:name="_Toc28868"/>
      <w:r>
        <w:rPr>
          <w:rFonts w:hint="eastAsia" w:ascii="Times New Roman" w:hAnsi="Times New Roman" w:cs="宋体"/>
        </w:rPr>
        <w:t xml:space="preserve">4.6  </w:t>
      </w:r>
      <w:r>
        <w:t>系统功能与性能需求分析</w:t>
      </w:r>
      <w:bookmarkEnd w:id="116"/>
    </w:p>
    <w:p w14:paraId="413CBC8E">
      <w:pPr>
        <w:pStyle w:val="4"/>
        <w:numPr>
          <w:ilvl w:val="2"/>
          <w:numId w:val="0"/>
        </w:numPr>
      </w:pPr>
      <w:bookmarkStart w:id="117" w:name="_Toc19259"/>
      <w:r>
        <w:rPr>
          <w:rFonts w:hint="eastAsia" w:ascii="Times New Roman" w:hAnsi="Times New Roman" w:cs="宋体"/>
        </w:rPr>
        <w:t xml:space="preserve">4.6.1  </w:t>
      </w:r>
      <w:r>
        <w:t>系统功能需求分析</w:t>
      </w:r>
      <w:bookmarkEnd w:id="117"/>
    </w:p>
    <w:p w14:paraId="521A6BED">
      <w:pPr>
        <w:pStyle w:val="5"/>
        <w:numPr>
          <w:ilvl w:val="3"/>
          <w:numId w:val="0"/>
        </w:numPr>
      </w:pPr>
      <w:r>
        <w:rPr>
          <w:rFonts w:hint="eastAsia" w:cs="宋体"/>
        </w:rPr>
        <w:t xml:space="preserve">4.6.1.1  </w:t>
      </w:r>
      <w:r>
        <w:rPr>
          <w:rFonts w:hint="eastAsia"/>
        </w:rPr>
        <w:t>干部人才管理子系统</w:t>
      </w:r>
    </w:p>
    <w:p w14:paraId="5AAB42DB">
      <w:pPr>
        <w:ind w:firstLine="480"/>
      </w:pPr>
      <w:r>
        <w:rPr>
          <w:rFonts w:hint="eastAsia"/>
        </w:rPr>
        <w:t>从上海市国资委委内对于干部人事管理业务工作实际需求出发，系统主要功能需求如下：</w:t>
      </w:r>
    </w:p>
    <w:p w14:paraId="7730AAA4">
      <w:pPr>
        <w:ind w:firstLine="480"/>
      </w:pPr>
      <w:r>
        <w:rPr>
          <w:rFonts w:hint="eastAsia"/>
        </w:rPr>
        <w:t>本项目的应用功能主要体现在业务功能层上，主要包括：</w:t>
      </w:r>
    </w:p>
    <w:p w14:paraId="210F42AD">
      <w:pPr>
        <w:ind w:firstLine="480"/>
      </w:pPr>
      <w:r>
        <w:rPr>
          <w:rFonts w:hint="eastAsia"/>
        </w:rPr>
        <w:t>1、常用功能</w:t>
      </w:r>
    </w:p>
    <w:p w14:paraId="617DAC4E">
      <w:pPr>
        <w:ind w:firstLine="480"/>
      </w:pPr>
      <w:r>
        <w:rPr>
          <w:rFonts w:hint="eastAsia"/>
        </w:rPr>
        <w:t>常用功能需提供工作台、组工园地等功能。</w:t>
      </w:r>
    </w:p>
    <w:p w14:paraId="2D4814CA">
      <w:pPr>
        <w:ind w:firstLine="480"/>
      </w:pPr>
      <w:r>
        <w:rPr>
          <w:rFonts w:hint="eastAsia"/>
        </w:rPr>
        <w:t>2、基础数据管理</w:t>
      </w:r>
    </w:p>
    <w:p w14:paraId="415244CD">
      <w:pPr>
        <w:ind w:firstLine="480"/>
      </w:pPr>
      <w:r>
        <w:rPr>
          <w:rFonts w:hint="eastAsia"/>
        </w:rPr>
        <w:t>基础数据管理需提供组织构架数据管理和干部数据管理功能。</w:t>
      </w:r>
    </w:p>
    <w:p w14:paraId="0C2647E3">
      <w:pPr>
        <w:ind w:firstLine="480"/>
      </w:pPr>
      <w:r>
        <w:rPr>
          <w:rFonts w:hint="eastAsia"/>
        </w:rPr>
        <w:t>3、综合统计查询</w:t>
      </w:r>
    </w:p>
    <w:p w14:paraId="33A09A05">
      <w:pPr>
        <w:ind w:firstLine="480"/>
      </w:pPr>
      <w:r>
        <w:rPr>
          <w:rFonts w:hint="eastAsia"/>
        </w:rPr>
        <w:t>分析查询需自定义条件查询、标签条件查询、表册管理及查询、分类统计等功能。</w:t>
      </w:r>
    </w:p>
    <w:p w14:paraId="33418164">
      <w:pPr>
        <w:ind w:firstLine="480"/>
      </w:pPr>
      <w:r>
        <w:rPr>
          <w:rFonts w:hint="eastAsia"/>
        </w:rPr>
        <w:t>4、人员进出管理</w:t>
      </w:r>
    </w:p>
    <w:p w14:paraId="730DAF6B">
      <w:pPr>
        <w:ind w:firstLine="480"/>
      </w:pPr>
      <w:r>
        <w:rPr>
          <w:rFonts w:hint="eastAsia"/>
        </w:rPr>
        <w:t>人员进出管理需对干部人员进人业务、出人业务进行统一管理，实现干部人事信息的动态更新。人员进出管理需提供进人调动、出人管理等功能。</w:t>
      </w:r>
    </w:p>
    <w:p w14:paraId="6F0F90C2">
      <w:pPr>
        <w:ind w:firstLine="480"/>
      </w:pPr>
      <w:r>
        <w:rPr>
          <w:rFonts w:hint="eastAsia"/>
        </w:rPr>
        <w:t>5、移动端查询</w:t>
      </w:r>
    </w:p>
    <w:p w14:paraId="43314A1A">
      <w:pPr>
        <w:ind w:firstLine="480"/>
      </w:pPr>
      <w:r>
        <w:rPr>
          <w:rFonts w:hint="eastAsia"/>
        </w:rPr>
        <w:t>建立移动终端的干部信息综合查询、展现系统，需提供移动端基本信息展示、可视化分析等功能。</w:t>
      </w:r>
    </w:p>
    <w:p w14:paraId="54F4A960">
      <w:pPr>
        <w:ind w:firstLine="480"/>
      </w:pPr>
      <w:r>
        <w:rPr>
          <w:rFonts w:hint="eastAsia"/>
        </w:rPr>
        <w:t>6、干部任免审批表</w:t>
      </w:r>
    </w:p>
    <w:p w14:paraId="4912B139">
      <w:pPr>
        <w:ind w:firstLine="480"/>
      </w:pPr>
      <w:r>
        <w:rPr>
          <w:rFonts w:hint="eastAsia"/>
        </w:rPr>
        <w:t>干部任免审批表需提供基本信息管理、职务信息管理、职级信息管理、经历简历综述、学历/学位管理、奖惩管理、考察考核管理、家庭成员管理、其它关键信息、人员排序、照片录像维护、信息集维护、单个干审表信息校验等功能。。</w:t>
      </w:r>
    </w:p>
    <w:p w14:paraId="6D25C061">
      <w:pPr>
        <w:ind w:firstLine="480"/>
      </w:pPr>
      <w:r>
        <w:rPr>
          <w:rFonts w:hint="eastAsia"/>
        </w:rPr>
        <w:t>7、干部日常</w:t>
      </w:r>
    </w:p>
    <w:p w14:paraId="5C523FEC">
      <w:pPr>
        <w:ind w:firstLine="480"/>
      </w:pPr>
      <w:r>
        <w:rPr>
          <w:rFonts w:hint="eastAsia"/>
        </w:rPr>
        <w:t>干部日常对干部相关的日常事项进行管理，需提供证件管理、因私出国境、表彰奖励等功能。</w:t>
      </w:r>
    </w:p>
    <w:p w14:paraId="5A6B3625">
      <w:pPr>
        <w:ind w:firstLine="480"/>
      </w:pPr>
      <w:r>
        <w:rPr>
          <w:rFonts w:hint="eastAsia"/>
        </w:rPr>
        <w:t>8、干部任免</w:t>
      </w:r>
    </w:p>
    <w:p w14:paraId="5E091B7B">
      <w:pPr>
        <w:ind w:firstLine="480"/>
      </w:pPr>
      <w:r>
        <w:rPr>
          <w:rFonts w:hint="eastAsia"/>
        </w:rPr>
        <w:t>干部任免实现干部任免会议的全流程管理，需提供干部任免会议管理、任免人员管理和PPT生成等功能。</w:t>
      </w:r>
    </w:p>
    <w:p w14:paraId="1E70290F">
      <w:pPr>
        <w:ind w:firstLine="480"/>
      </w:pPr>
      <w:r>
        <w:rPr>
          <w:rFonts w:hint="eastAsia"/>
        </w:rPr>
        <w:t>9、干部监督</w:t>
      </w:r>
    </w:p>
    <w:p w14:paraId="4FE3E317">
      <w:pPr>
        <w:ind w:firstLine="480"/>
      </w:pPr>
      <w:r>
        <w:rPr>
          <w:rFonts w:hint="eastAsia"/>
        </w:rPr>
        <w:t>干部监督需对各种干部监督事项进行统一管理，提供对个人有关事项报告数据、干部兼职、外部监察系统对接等功能。</w:t>
      </w:r>
    </w:p>
    <w:p w14:paraId="748BBD7F">
      <w:pPr>
        <w:ind w:firstLine="480"/>
      </w:pPr>
      <w:r>
        <w:rPr>
          <w:rFonts w:hint="eastAsia"/>
        </w:rPr>
        <w:t>10、教育培训</w:t>
      </w:r>
    </w:p>
    <w:p w14:paraId="2FF1B0AA">
      <w:pPr>
        <w:ind w:firstLine="480"/>
      </w:pPr>
      <w:r>
        <w:rPr>
          <w:rFonts w:hint="eastAsia"/>
        </w:rPr>
        <w:t>教育培训需提供对干部教育培训工作中培训班的管理，实现对干部教育培训工作“培训通知—培训报名—培训记录—培训统计分析”的全过程的精细化管理，需提供培训班管理、通知报名、统计情况等功能。</w:t>
      </w:r>
    </w:p>
    <w:p w14:paraId="66134997">
      <w:pPr>
        <w:ind w:firstLine="480"/>
      </w:pPr>
      <w:r>
        <w:rPr>
          <w:rFonts w:hint="eastAsia"/>
        </w:rPr>
        <w:t>11、档案管理</w:t>
      </w:r>
    </w:p>
    <w:p w14:paraId="0CFB0BE9">
      <w:pPr>
        <w:ind w:firstLine="480"/>
      </w:pPr>
      <w:r>
        <w:rPr>
          <w:rFonts w:hint="eastAsia"/>
        </w:rPr>
        <w:t>档案管理系统需预留档案管理接口，实现与档案系统的对接，需提供档案接口预留功能。</w:t>
      </w:r>
    </w:p>
    <w:p w14:paraId="1604AC42">
      <w:pPr>
        <w:pStyle w:val="5"/>
        <w:numPr>
          <w:ilvl w:val="3"/>
          <w:numId w:val="0"/>
        </w:numPr>
      </w:pPr>
      <w:r>
        <w:rPr>
          <w:rFonts w:hint="eastAsia" w:cs="宋体"/>
        </w:rPr>
        <w:t xml:space="preserve">4.6.1.2  </w:t>
      </w:r>
      <w:r>
        <w:rPr>
          <w:rFonts w:hint="eastAsia"/>
        </w:rPr>
        <w:t>投资监管管理子系统</w:t>
      </w:r>
    </w:p>
    <w:p w14:paraId="4C5125CF">
      <w:pPr>
        <w:ind w:firstLine="480"/>
      </w:pPr>
      <w:r>
        <w:rPr>
          <w:rFonts w:hint="eastAsia"/>
        </w:rPr>
        <w:t>1、流程优化</w:t>
      </w:r>
    </w:p>
    <w:p w14:paraId="60245B20">
      <w:pPr>
        <w:ind w:firstLine="480"/>
      </w:pPr>
      <w:r>
        <w:rPr>
          <w:rFonts w:hint="eastAsia"/>
        </w:rPr>
        <w:t>修改原流程，增加主办处室、会签处室的业务节点</w:t>
      </w:r>
    </w:p>
    <w:p w14:paraId="6DC8CE29">
      <w:pPr>
        <w:ind w:firstLine="480"/>
      </w:pPr>
      <w:r>
        <w:rPr>
          <w:rFonts w:hint="eastAsia"/>
        </w:rPr>
        <w:t>配置各节点审批人员</w:t>
      </w:r>
    </w:p>
    <w:p w14:paraId="4B99FE8B">
      <w:pPr>
        <w:ind w:firstLine="480"/>
      </w:pPr>
      <w:r>
        <w:rPr>
          <w:rFonts w:hint="eastAsia"/>
        </w:rPr>
        <w:t>配置各节点流转规则</w:t>
      </w:r>
    </w:p>
    <w:p w14:paraId="6DC6F9E1">
      <w:pPr>
        <w:ind w:firstLine="480"/>
      </w:pPr>
      <w:r>
        <w:rPr>
          <w:rFonts w:hint="eastAsia"/>
        </w:rPr>
        <w:t>2、填报优化</w:t>
      </w:r>
    </w:p>
    <w:p w14:paraId="056D0F59">
      <w:pPr>
        <w:ind w:firstLine="480"/>
      </w:pPr>
      <w:r>
        <w:rPr>
          <w:rFonts w:hint="eastAsia"/>
        </w:rPr>
        <w:t>配置处室审批时对主业非主业的修改权限</w:t>
      </w:r>
    </w:p>
    <w:p w14:paraId="43F27E4E">
      <w:pPr>
        <w:ind w:firstLine="480"/>
      </w:pPr>
      <w:r>
        <w:rPr>
          <w:rFonts w:hint="eastAsia"/>
        </w:rPr>
        <w:t>禁止投资执行填报时，企业对主业类型的修改</w:t>
      </w:r>
    </w:p>
    <w:p w14:paraId="48E46049">
      <w:pPr>
        <w:ind w:firstLine="480"/>
      </w:pPr>
      <w:r>
        <w:rPr>
          <w:rFonts w:hint="eastAsia"/>
        </w:rPr>
        <w:t>表单增加填报内容，如基金类型、主办处室、指定会签人员等。</w:t>
      </w:r>
    </w:p>
    <w:p w14:paraId="7C4EA436">
      <w:pPr>
        <w:pStyle w:val="5"/>
        <w:numPr>
          <w:ilvl w:val="3"/>
          <w:numId w:val="0"/>
        </w:numPr>
      </w:pPr>
      <w:r>
        <w:rPr>
          <w:rFonts w:hint="eastAsia" w:cs="宋体"/>
        </w:rPr>
        <w:t xml:space="preserve">4.6.1.3  </w:t>
      </w:r>
      <w:r>
        <w:rPr>
          <w:rFonts w:hint="eastAsia"/>
        </w:rPr>
        <w:t>市属国企投资基金信息子系统</w:t>
      </w:r>
    </w:p>
    <w:p w14:paraId="6FFEA7B2">
      <w:pPr>
        <w:ind w:firstLine="482"/>
        <w:rPr>
          <w:b/>
          <w:bCs/>
        </w:rPr>
      </w:pPr>
      <w:r>
        <w:rPr>
          <w:rFonts w:hint="eastAsia"/>
          <w:b/>
          <w:bCs/>
        </w:rPr>
        <w:t>1、基金报送需求分析</w:t>
      </w:r>
    </w:p>
    <w:p w14:paraId="17745014">
      <w:pPr>
        <w:ind w:firstLine="480"/>
      </w:pPr>
      <w:r>
        <w:rPr>
          <w:rFonts w:hint="eastAsia"/>
        </w:rPr>
        <w:t>基金信息系统实现统一身份认证对接和权限映射。</w:t>
      </w:r>
    </w:p>
    <w:p w14:paraId="6430BED8">
      <w:pPr>
        <w:ind w:firstLine="480"/>
      </w:pPr>
      <w:r>
        <w:rPr>
          <w:rFonts w:hint="eastAsia"/>
        </w:rPr>
        <w:t>基金上报功能需支持针对GP和LP基金上报流程。填报端根据管理端发布的填报任务，进行上报。上报内容包括GP和LP的基金管理人基本信息、基金管理人的投资人信息、基金管理人合规信息、董监高职位信息、基金基本信息、基金投资人信息、基金投资子基金基本信息、直投项目基本信息、基金直投项目投资估值信息。</w:t>
      </w:r>
    </w:p>
    <w:p w14:paraId="3D164B6C">
      <w:pPr>
        <w:ind w:firstLine="480"/>
      </w:pPr>
      <w:r>
        <w:rPr>
          <w:rFonts w:hint="eastAsia"/>
        </w:rPr>
        <w:t>上报时支持对内部数据校验功能开发，报送数据支持数据过滤功能、支持开发数据补填功能，数据报送时，自动带入库中已有的企业名称、保存功能支持随时保存。支持对上一填报期填报数据自动带入数据。数据上报需对上报数据间的表间关系，报送逻辑，依据规则加以判断，保障数据上报的数据质量。</w:t>
      </w:r>
    </w:p>
    <w:p w14:paraId="1B5837BE">
      <w:pPr>
        <w:ind w:firstLine="480"/>
      </w:pPr>
      <w:r>
        <w:rPr>
          <w:rFonts w:hint="eastAsia"/>
        </w:rPr>
        <w:t>填报端需具备基本的审批处理流程。填报端具备数据查询功能，可查询明细记录。</w:t>
      </w:r>
    </w:p>
    <w:p w14:paraId="225F2EC5">
      <w:pPr>
        <w:ind w:firstLine="480"/>
      </w:pPr>
      <w:r>
        <w:rPr>
          <w:rFonts w:hint="eastAsia"/>
        </w:rPr>
        <w:t>已完成审批报送的数据，可支持退回填报人修订。</w:t>
      </w:r>
    </w:p>
    <w:p w14:paraId="3891FEA1">
      <w:pPr>
        <w:ind w:firstLine="482"/>
        <w:rPr>
          <w:b/>
          <w:bCs/>
        </w:rPr>
      </w:pPr>
      <w:r>
        <w:rPr>
          <w:rFonts w:hint="eastAsia"/>
          <w:b/>
          <w:bCs/>
        </w:rPr>
        <w:t>2、数据报表需求分析</w:t>
      </w:r>
    </w:p>
    <w:p w14:paraId="53E22FC4">
      <w:pPr>
        <w:ind w:firstLine="480"/>
      </w:pPr>
      <w:r>
        <w:rPr>
          <w:rFonts w:hint="eastAsia"/>
        </w:rPr>
        <w:t>对应处室要求相关报表开发，支持对企业集团和管理员报送数据的分权查看明细数据，导出数据报表功能。</w:t>
      </w:r>
    </w:p>
    <w:p w14:paraId="274F64C5">
      <w:pPr>
        <w:ind w:firstLine="480"/>
      </w:pPr>
      <w:r>
        <w:rPr>
          <w:rFonts w:hint="eastAsia"/>
        </w:rPr>
        <w:t>针对国资委提供包括对不同状态的报送数据查看：上报国资委数据、集团审核数据、信息填报数据、报送统计、整体情况数据。以及历年数据比对报表。</w:t>
      </w:r>
    </w:p>
    <w:p w14:paraId="2BD9A8FE">
      <w:pPr>
        <w:ind w:firstLine="480"/>
      </w:pPr>
      <w:r>
        <w:rPr>
          <w:rFonts w:hint="eastAsia"/>
        </w:rPr>
        <w:t>针对国资委、企业集团和基金管理人分别支持查看不同权限范围内的数据明细。基金管理人基本信息、基金管理人的投资人信息、基金管理人合规信息、董监高职位信息、基金基本信息、基金投资人信息、基金投资子基金基本信息、直投项目基本信息、基金直投项目投资估值信息。</w:t>
      </w:r>
    </w:p>
    <w:p w14:paraId="5834E06E">
      <w:pPr>
        <w:ind w:firstLine="480"/>
      </w:pPr>
      <w:r>
        <w:rPr>
          <w:rFonts w:hint="eastAsia"/>
        </w:rPr>
        <w:t>所有数据报表，区分实投基金和参投基金，根据两类基金信息项和校验规则的不同，形成两套报表。</w:t>
      </w:r>
    </w:p>
    <w:p w14:paraId="7F92B2B9">
      <w:pPr>
        <w:ind w:firstLine="482"/>
        <w:rPr>
          <w:b/>
          <w:bCs/>
        </w:rPr>
      </w:pPr>
      <w:r>
        <w:rPr>
          <w:rFonts w:hint="eastAsia"/>
          <w:b/>
          <w:bCs/>
        </w:rPr>
        <w:t>3、数据分析看板需求</w:t>
      </w:r>
    </w:p>
    <w:p w14:paraId="39DF7073">
      <w:pPr>
        <w:ind w:firstLine="480"/>
      </w:pPr>
      <w:r>
        <w:rPr>
          <w:rFonts w:hint="eastAsia"/>
        </w:rPr>
        <w:t>实现相关基金总览结果、分析图标等数据在大屏进行展示。涉及整体概览分析、分类专题分析、分类投资概览、年度投资情况、基金详情等分析数据。</w:t>
      </w:r>
    </w:p>
    <w:p w14:paraId="4BE9AE63">
      <w:pPr>
        <w:pStyle w:val="5"/>
        <w:numPr>
          <w:ilvl w:val="3"/>
          <w:numId w:val="0"/>
        </w:numPr>
      </w:pPr>
      <w:r>
        <w:rPr>
          <w:rFonts w:hint="eastAsia" w:cs="宋体"/>
        </w:rPr>
        <w:t xml:space="preserve">4.6.1.4  </w:t>
      </w:r>
      <w:r>
        <w:rPr>
          <w:rFonts w:hint="eastAsia"/>
        </w:rPr>
        <w:t>国际化经营子系统</w:t>
      </w:r>
    </w:p>
    <w:p w14:paraId="5ED3F829">
      <w:pPr>
        <w:ind w:firstLine="480"/>
      </w:pPr>
      <w:r>
        <w:rPr>
          <w:rFonts w:hint="eastAsia"/>
        </w:rPr>
        <w:t>根据业务功能分析，此次子系统建设需要包含的功能有集团汇总、数据查询、企业国际化经营数据分析。</w:t>
      </w:r>
    </w:p>
    <w:p w14:paraId="04E421D4">
      <w:pPr>
        <w:ind w:firstLine="480"/>
      </w:pPr>
      <w:r>
        <w:rPr>
          <w:rFonts w:hint="eastAsia"/>
        </w:rPr>
        <w:t>1、集团汇总：包含叠加汇总、非固定行列报表汇总、汇总节点检查等功能，满足集团汇总下级企业填报的固定格式、非固定格式报表数据的要求，并检查汇总数据的准确性。</w:t>
      </w:r>
    </w:p>
    <w:p w14:paraId="3EF268D4">
      <w:pPr>
        <w:ind w:firstLine="480"/>
      </w:pPr>
      <w:r>
        <w:rPr>
          <w:rFonts w:hint="eastAsia"/>
        </w:rPr>
        <w:t>2、数据查询：包含模板查询、自定义查询、报送统计查询、数据填报通知等功能，提升企业填报、查询数据的效率。</w:t>
      </w:r>
    </w:p>
    <w:p w14:paraId="74AC6A4C">
      <w:pPr>
        <w:ind w:firstLine="480"/>
      </w:pPr>
      <w:r>
        <w:rPr>
          <w:rFonts w:hint="eastAsia"/>
        </w:rPr>
        <w:t>3、企业国际化经营数据分析：根据监管要求对国际化经营的企业的国别、洲别、区域等情况进行数据分析，分析内容将通过分析页面进行展示，每个分析页面要素包括世界地图、页面绘制、图表控件制作等内容。</w:t>
      </w:r>
    </w:p>
    <w:p w14:paraId="1576EB49">
      <w:pPr>
        <w:pStyle w:val="5"/>
        <w:numPr>
          <w:ilvl w:val="3"/>
          <w:numId w:val="0"/>
        </w:numPr>
      </w:pPr>
      <w:r>
        <w:rPr>
          <w:rFonts w:hint="eastAsia" w:cs="宋体"/>
        </w:rPr>
        <w:t xml:space="preserve">4.6.1.5  </w:t>
      </w:r>
      <w:r>
        <w:rPr>
          <w:rFonts w:hint="eastAsia"/>
        </w:rPr>
        <w:t>国企价值评估子系统</w:t>
      </w:r>
    </w:p>
    <w:p w14:paraId="0E2D04CC">
      <w:pPr>
        <w:ind w:firstLine="480"/>
      </w:pPr>
      <w:r>
        <w:rPr>
          <w:rFonts w:hint="eastAsia"/>
        </w:rPr>
        <w:t>1、审核报告优化（升级改造）</w:t>
      </w:r>
    </w:p>
    <w:p w14:paraId="701DBF34">
      <w:pPr>
        <w:ind w:firstLine="480"/>
      </w:pPr>
      <w:r>
        <w:rPr>
          <w:rFonts w:hint="eastAsia"/>
        </w:rPr>
        <w:t>将系统中专家审阅意见，系统预检问题，汇总到审阅报告。审阅报告加入系统预检问题，三大算法评估结果数据，加入配置功能，按照选择内容模块，自动生成审阅报告。</w:t>
      </w:r>
    </w:p>
    <w:p w14:paraId="403D1777">
      <w:pPr>
        <w:ind w:firstLine="480"/>
      </w:pPr>
      <w:r>
        <w:rPr>
          <w:rFonts w:hint="eastAsia"/>
        </w:rPr>
        <w:t>2、估算报告优化（升级改造）</w:t>
      </w:r>
    </w:p>
    <w:p w14:paraId="02BA0787">
      <w:pPr>
        <w:ind w:firstLine="480"/>
      </w:pPr>
      <w:r>
        <w:rPr>
          <w:rFonts w:hint="eastAsia"/>
        </w:rPr>
        <w:t>将上市公司批量估算结果汇总，并按照应用模板自动生成有关上市公司评估结果的结论描述。对市属上市公司进行批量估算，并显示批量估算结果。</w:t>
      </w:r>
    </w:p>
    <w:p w14:paraId="35BF6A9C">
      <w:pPr>
        <w:ind w:firstLine="480"/>
      </w:pPr>
      <w:r>
        <w:rPr>
          <w:rFonts w:hint="eastAsia"/>
        </w:rPr>
        <w:t>3、审核清单（新建）</w:t>
      </w:r>
    </w:p>
    <w:p w14:paraId="0B69AEBB">
      <w:pPr>
        <w:ind w:firstLine="480"/>
      </w:pPr>
      <w:r>
        <w:rPr>
          <w:rFonts w:hint="eastAsia"/>
        </w:rPr>
        <w:t>审核要点管理后台：审核目录管理功能，审核条目文件上传，审核要点节点增删改查，调整顺序等。审核要点前台展示和查询：审核清单电子书显示，审核条目搜索查询功能。</w:t>
      </w:r>
    </w:p>
    <w:p w14:paraId="7060EE0F">
      <w:pPr>
        <w:ind w:firstLine="480"/>
      </w:pPr>
      <w:r>
        <w:rPr>
          <w:rFonts w:hint="eastAsia"/>
        </w:rPr>
        <w:t>4、审阅文件识别（新建）</w:t>
      </w:r>
    </w:p>
    <w:p w14:paraId="5199A325">
      <w:pPr>
        <w:ind w:firstLine="480"/>
      </w:pPr>
      <w:r>
        <w:rPr>
          <w:rFonts w:hint="eastAsia"/>
        </w:rPr>
        <w:t>对pdf中出现的财报，资产明细表等数据进行识别，修改，和入库。</w:t>
      </w:r>
    </w:p>
    <w:p w14:paraId="0E149949">
      <w:pPr>
        <w:ind w:firstLine="480"/>
      </w:pPr>
      <w:r>
        <w:rPr>
          <w:rFonts w:hint="eastAsia"/>
        </w:rPr>
        <w:t>5、审阅条件可设置（新建）</w:t>
      </w:r>
    </w:p>
    <w:p w14:paraId="47494D00">
      <w:pPr>
        <w:ind w:firstLine="480"/>
      </w:pPr>
      <w:r>
        <w:rPr>
          <w:rFonts w:hint="eastAsia"/>
        </w:rPr>
        <w:t>对审阅的强制条件进行勾选，随后系统判断是否退回重申，还是继续后续评审工作。</w:t>
      </w:r>
    </w:p>
    <w:p w14:paraId="621BDDC7">
      <w:pPr>
        <w:ind w:firstLine="480"/>
      </w:pPr>
      <w:r>
        <w:rPr>
          <w:rFonts w:hint="eastAsia"/>
        </w:rPr>
        <w:t>6、估值算法升级改造</w:t>
      </w:r>
    </w:p>
    <w:p w14:paraId="621800E5">
      <w:pPr>
        <w:ind w:firstLine="480"/>
      </w:pPr>
      <w:r>
        <w:rPr>
          <w:rFonts w:hint="eastAsia"/>
        </w:rPr>
        <w:t>1）收益法算法升级（升级改造）</w:t>
      </w:r>
    </w:p>
    <w:p w14:paraId="4DE736B8">
      <w:pPr>
        <w:ind w:firstLine="480"/>
      </w:pPr>
      <w:r>
        <w:rPr>
          <w:rFonts w:hint="eastAsia"/>
        </w:rPr>
        <w:t>收益法算法和参考值根据评估专家意见进行修正，更新，和从新估算验证。如更新估值年期，更新利润预测算法，更新金融类企业折现率算法等。</w:t>
      </w:r>
    </w:p>
    <w:p w14:paraId="3A2B0F67">
      <w:pPr>
        <w:ind w:firstLine="480"/>
      </w:pPr>
      <w:r>
        <w:rPr>
          <w:rFonts w:hint="eastAsia"/>
        </w:rPr>
        <w:t>2）市场法算法升级（升级改造）</w:t>
      </w:r>
    </w:p>
    <w:p w14:paraId="20FAC51A">
      <w:pPr>
        <w:ind w:firstLine="480"/>
      </w:pPr>
      <w:r>
        <w:rPr>
          <w:rFonts w:hint="eastAsia"/>
        </w:rPr>
        <w:t>市场法算法和参考值根据评估专家意见进行修正，更新，和从新估算验证。如区分金融类和非金融类企业财报取值，优化价值乘数选取逻辑，优化可比公司选取逻辑等。</w:t>
      </w:r>
    </w:p>
    <w:p w14:paraId="4F683263">
      <w:pPr>
        <w:ind w:firstLine="480"/>
      </w:pPr>
      <w:r>
        <w:rPr>
          <w:rFonts w:hint="eastAsia"/>
        </w:rPr>
        <w:t>7、无形资产评估功能（新建）</w:t>
      </w:r>
    </w:p>
    <w:p w14:paraId="6B61E5CA">
      <w:pPr>
        <w:ind w:firstLine="480"/>
      </w:pPr>
      <w:r>
        <w:rPr>
          <w:rFonts w:hint="eastAsia"/>
        </w:rPr>
        <w:t>将无形资产中的专利、软件、商标、域名、著作权等进行算法建模，使系统支持对这些无形资产项目的估值。</w:t>
      </w:r>
    </w:p>
    <w:p w14:paraId="25B970D1">
      <w:pPr>
        <w:ind w:firstLine="480"/>
      </w:pPr>
      <w:r>
        <w:rPr>
          <w:rFonts w:hint="eastAsia"/>
        </w:rPr>
        <w:t>8、统计模块（新建）</w:t>
      </w:r>
    </w:p>
    <w:p w14:paraId="5629D445">
      <w:pPr>
        <w:ind w:firstLine="480"/>
      </w:pPr>
      <w:r>
        <w:rPr>
          <w:rFonts w:hint="eastAsia"/>
        </w:rPr>
        <w:t>1）不动产评估详细数据统计表：</w:t>
      </w:r>
    </w:p>
    <w:p w14:paraId="1DC14CCF">
      <w:pPr>
        <w:ind w:firstLine="480"/>
      </w:pPr>
      <w:r>
        <w:rPr>
          <w:rFonts w:hint="eastAsia"/>
        </w:rPr>
        <w:t>对所有房地产评估的项目详情数据做列表统计，同时提供按时间，按企业，筛选功能。</w:t>
      </w:r>
    </w:p>
    <w:p w14:paraId="1BAC70B3">
      <w:pPr>
        <w:ind w:firstLine="480"/>
      </w:pPr>
      <w:r>
        <w:rPr>
          <w:rFonts w:hint="eastAsia"/>
        </w:rPr>
        <w:t>2）审阅项目详细数据统计表：</w:t>
      </w:r>
    </w:p>
    <w:p w14:paraId="416C5227">
      <w:pPr>
        <w:ind w:firstLine="480"/>
      </w:pPr>
      <w:r>
        <w:rPr>
          <w:rFonts w:hint="eastAsia"/>
        </w:rPr>
        <w:t>对所有审阅项目详情数据做列表统计，同时提供按时间，按企业，筛选功能。</w:t>
      </w:r>
    </w:p>
    <w:p w14:paraId="739874D0">
      <w:pPr>
        <w:ind w:firstLine="480"/>
      </w:pPr>
      <w:r>
        <w:rPr>
          <w:rFonts w:hint="eastAsia"/>
        </w:rPr>
        <w:t>3）估算项目详细数据统计表：</w:t>
      </w:r>
    </w:p>
    <w:p w14:paraId="3AC636D0">
      <w:pPr>
        <w:ind w:firstLine="480"/>
      </w:pPr>
      <w:r>
        <w:rPr>
          <w:rFonts w:hint="eastAsia"/>
        </w:rPr>
        <w:t>对所有估算的项目详情数据做列表统计，同时提供按按时间，按企业，筛选功能。</w:t>
      </w:r>
    </w:p>
    <w:p w14:paraId="6131AF17">
      <w:pPr>
        <w:ind w:firstLine="480"/>
      </w:pPr>
      <w:r>
        <w:rPr>
          <w:rFonts w:hint="eastAsia"/>
        </w:rPr>
        <w:t>9、国有上市企业价值季报管理（新建）</w:t>
      </w:r>
    </w:p>
    <w:p w14:paraId="4A16E3EA">
      <w:pPr>
        <w:ind w:firstLine="480"/>
      </w:pPr>
      <w:r>
        <w:rPr>
          <w:rFonts w:hint="eastAsia"/>
        </w:rPr>
        <w:t>对每季度形成的企业价值季报，年报等，进提供上传，查询，查看等管理功能。</w:t>
      </w:r>
    </w:p>
    <w:p w14:paraId="6B326AB0">
      <w:pPr>
        <w:pStyle w:val="5"/>
        <w:numPr>
          <w:ilvl w:val="3"/>
          <w:numId w:val="0"/>
        </w:numPr>
      </w:pPr>
      <w:r>
        <w:rPr>
          <w:rFonts w:hint="eastAsia" w:cs="宋体"/>
        </w:rPr>
        <w:t xml:space="preserve">4.6.1.6  </w:t>
      </w:r>
      <w:r>
        <w:rPr>
          <w:rFonts w:hint="eastAsia"/>
        </w:rPr>
        <w:t>全面风险预警管理子系统</w:t>
      </w:r>
    </w:p>
    <w:p w14:paraId="0833C43F">
      <w:pPr>
        <w:ind w:firstLine="480"/>
      </w:pPr>
      <w:r>
        <w:rPr>
          <w:rFonts w:hint="eastAsia"/>
        </w:rPr>
        <w:t>根据业务功能分析，此次子系统建设需要包含的功能有风险首页、风险看板、综合R值模型、风险地图、风险问询函规则、风险清单规则、风险大屏等功能。</w:t>
      </w:r>
    </w:p>
    <w:p w14:paraId="44FC645A">
      <w:pPr>
        <w:ind w:firstLine="480"/>
      </w:pPr>
      <w:r>
        <w:rPr>
          <w:rFonts w:hint="eastAsia"/>
        </w:rPr>
        <w:t>风险首页模块：包含风险动态、风险报告、版本公告等功能。</w:t>
      </w:r>
    </w:p>
    <w:p w14:paraId="21A2A4C4">
      <w:pPr>
        <w:ind w:firstLine="480"/>
      </w:pPr>
      <w:r>
        <w:rPr>
          <w:rFonts w:hint="eastAsia"/>
        </w:rPr>
        <w:t>风险看板模块：包含总览看板、实体企业看板、金融领域看板等44个看板内容建设，完善看板对应的预警区间配置及风险指标配置功能项。</w:t>
      </w:r>
    </w:p>
    <w:p w14:paraId="7797C565">
      <w:pPr>
        <w:ind w:firstLine="480"/>
      </w:pPr>
      <w:r>
        <w:rPr>
          <w:rFonts w:hint="eastAsia"/>
        </w:rPr>
        <w:t>风险报告模块：包含集团风险自动报告、企业风险自动报告、风险问询函自动报告、重大风险清单自动报告等内容。</w:t>
      </w:r>
    </w:p>
    <w:p w14:paraId="147CBDDD">
      <w:pPr>
        <w:ind w:firstLine="480"/>
      </w:pPr>
      <w:r>
        <w:rPr>
          <w:rFonts w:hint="eastAsia"/>
        </w:rPr>
        <w:t>综合R值模型：包含产业发展类企业R值模型、城市保障类企业R值模型、投资运营类企业R值模型、银行类企业R值模型、证券类企业R值模型、保险类企业R值模型、财务公司类企业R值模型、融资租赁类企业R值模型、信托公司类企业R值模型等建设内容，同时基于算法计算规则，实现模型的自动化训练及优化。</w:t>
      </w:r>
    </w:p>
    <w:p w14:paraId="108C78AB">
      <w:pPr>
        <w:ind w:firstLine="480"/>
      </w:pPr>
      <w:r>
        <w:rPr>
          <w:rFonts w:hint="eastAsia"/>
        </w:rPr>
        <w:t>风险地图模块：包含股权占比、风险概况、风险提示等相关功能建设。</w:t>
      </w:r>
    </w:p>
    <w:p w14:paraId="77FDE021">
      <w:pPr>
        <w:ind w:firstLine="480"/>
      </w:pPr>
      <w:r>
        <w:rPr>
          <w:rFonts w:hint="eastAsia"/>
        </w:rPr>
        <w:t>预警函模板管理：包括债务风险、现金流风险、融资担保风险、主业领域整体风险、资金占用风险等8个问询函规则升级改造。</w:t>
      </w:r>
    </w:p>
    <w:p w14:paraId="618C520A">
      <w:pPr>
        <w:ind w:firstLine="480"/>
      </w:pPr>
      <w:r>
        <w:rPr>
          <w:rFonts w:hint="eastAsia"/>
        </w:rPr>
        <w:t>风险清单填报：包括剩余风险敞口-责任口径规则、债务/现金流风险敞口规则、融资担保风险敞口规则、往来款回收风险敞口规则、主业领域整体风险敞口规则、资金占用风险敞口规则等13个清单规则升级改造。</w:t>
      </w:r>
    </w:p>
    <w:p w14:paraId="5F3433CE">
      <w:pPr>
        <w:ind w:firstLine="480"/>
      </w:pPr>
      <w:r>
        <w:rPr>
          <w:rFonts w:hint="eastAsia"/>
        </w:rPr>
        <w:t>风险清单统计模块：包含事件敞口情况表、领域敞口情况表等两个维度的风险清单统计。</w:t>
      </w:r>
    </w:p>
    <w:p w14:paraId="70B44E6F">
      <w:pPr>
        <w:ind w:firstLine="480"/>
      </w:pPr>
      <w:r>
        <w:rPr>
          <w:rFonts w:hint="eastAsia"/>
        </w:rPr>
        <w:t>全面风险预警（H5）：根据市国资委需求制作全面风险预警H5界面。包含风险总览-综合R值排序、风险总览-红灯亮灯排序、风险总览-剩余风险敞口分布、风险总览-新增重大风险事件、风险总览-预警识别风险动态、风险总览-舆情热点风险动态、风险总览-法律诉讼风险动态、企业分析-基本信息、企业分析-风险总览、企业分析-风险事件、企业分析-亮灯领域等页面。</w:t>
      </w:r>
    </w:p>
    <w:p w14:paraId="5031E80B">
      <w:pPr>
        <w:pStyle w:val="5"/>
        <w:numPr>
          <w:ilvl w:val="3"/>
          <w:numId w:val="0"/>
        </w:numPr>
      </w:pPr>
      <w:r>
        <w:rPr>
          <w:rFonts w:hint="eastAsia" w:cs="宋体"/>
        </w:rPr>
        <w:t xml:space="preserve">4.6.1.7  </w:t>
      </w:r>
      <w:r>
        <w:rPr>
          <w:rFonts w:hint="eastAsia"/>
        </w:rPr>
        <w:t>国资监管采集子系统</w:t>
      </w:r>
    </w:p>
    <w:p w14:paraId="259FC13E">
      <w:pPr>
        <w:ind w:firstLine="480"/>
      </w:pPr>
      <w:r>
        <w:rPr>
          <w:rFonts w:hint="eastAsia"/>
        </w:rPr>
        <w:t>根据业务功能分析，此次系统需要对市国资委监管企业年报数据、月报数据、预算数据、融资担保、境外企业情况等内容进行数据采集、数据审核、数据转换，因此系统需要建设开发的功能模块包含任务管理、数据填报、数据审核、数据汇总、数据传输、数据查询、报表打印、前台提交退回功能、前台树形附属节点功能、后台资源节点配置、后台自定义汇总配置功能、前台资源节点计数汇总、高级公式管理。</w:t>
      </w:r>
    </w:p>
    <w:p w14:paraId="7CC539CB">
      <w:pPr>
        <w:ind w:firstLine="480"/>
      </w:pPr>
      <w:r>
        <w:rPr>
          <w:rFonts w:hint="eastAsia"/>
        </w:rPr>
        <w:t>任务管理模块主要实现监管企业年报、月报、预算、融资担保、境外企业情况等任务的切换。</w:t>
      </w:r>
    </w:p>
    <w:p w14:paraId="35470B85">
      <w:pPr>
        <w:ind w:firstLine="480"/>
      </w:pPr>
      <w:r>
        <w:rPr>
          <w:rFonts w:hint="eastAsia"/>
        </w:rPr>
        <w:t>数据填报、前台提交退回、前台树形附属节点功能、后台资源节点配置、后台自定义汇总配置功能、前台资源节点计数汇总、高级公式管理等模块主要实现对财务月报、预算、融资担保数据的采集或配套数据的采集，用户可通过以上功能模块进行财务数据的填写、数据的其它处理，完成后可向市国资委进行数据的报送。</w:t>
      </w:r>
    </w:p>
    <w:p w14:paraId="0191C104">
      <w:pPr>
        <w:ind w:firstLine="480"/>
      </w:pPr>
      <w:r>
        <w:rPr>
          <w:rFonts w:hint="eastAsia"/>
        </w:rPr>
        <w:t>数据审核、数据汇总、数据传输、数据查询则主要实现了数据的转换，以满足数据达到国务院国资委的报送要求。通过数据审核对数据的逻辑性、合理性进行校验，对不符合要求的数据进行过滤，并提醒用户进行修改，修改后进行数据汇总可将监管企业报送的数据进行按照树形结构进行汇聚，汇聚完成对数据按照一定的对应关系进行传输转换，最终达到报送国务院国资委的要求。</w:t>
      </w:r>
    </w:p>
    <w:p w14:paraId="4FA665CF">
      <w:pPr>
        <w:ind w:firstLine="482"/>
        <w:rPr>
          <w:b/>
          <w:bCs/>
        </w:rPr>
      </w:pPr>
      <w:r>
        <w:rPr>
          <w:rFonts w:hint="eastAsia"/>
          <w:b/>
          <w:bCs/>
        </w:rPr>
        <w:t>1、数据审核功能完善</w:t>
      </w:r>
    </w:p>
    <w:p w14:paraId="3D9C883F">
      <w:pPr>
        <w:ind w:firstLine="480"/>
      </w:pPr>
      <w:r>
        <w:rPr>
          <w:rFonts w:hint="eastAsia"/>
        </w:rPr>
        <w:t>（1）全审审核功能</w:t>
      </w:r>
    </w:p>
    <w:p w14:paraId="3923BA38">
      <w:pPr>
        <w:ind w:firstLine="480"/>
      </w:pPr>
      <w:r>
        <w:rPr>
          <w:rFonts w:hint="eastAsia"/>
        </w:rPr>
        <w:t>需求描述：在一个审核界面内完成表内、表间、套表审核、枚举审核、重复项审核等多类审核，并允许在该界面直接修订数据，再次检查审核，确保数据准确性。</w:t>
      </w:r>
    </w:p>
    <w:p w14:paraId="2AABCE50">
      <w:pPr>
        <w:ind w:firstLine="480"/>
      </w:pPr>
      <w:r>
        <w:rPr>
          <w:rFonts w:hint="eastAsia"/>
        </w:rPr>
        <w:t>功能点：集中展示各类审核结果。支持在审核界面直接修订数据。提供再次检查审核的功能。</w:t>
      </w:r>
    </w:p>
    <w:p w14:paraId="1C168FFB">
      <w:pPr>
        <w:ind w:firstLine="480"/>
      </w:pPr>
      <w:r>
        <w:rPr>
          <w:rFonts w:hint="eastAsia"/>
        </w:rPr>
        <w:t>（2）企业数据状态统计功能</w:t>
      </w:r>
    </w:p>
    <w:p w14:paraId="289E5D83">
      <w:pPr>
        <w:ind w:firstLine="480"/>
      </w:pPr>
      <w:r>
        <w:rPr>
          <w:rFonts w:hint="eastAsia"/>
        </w:rPr>
        <w:t>需求描述：记录、统计、展现企业的上报时间、上报用户、上报数据情况，管理企业集团及其子公司的数据上报流程，自动识别未上报的单位，并标记方便管理人员快速定位问题单位。</w:t>
      </w:r>
    </w:p>
    <w:p w14:paraId="5E762F73">
      <w:pPr>
        <w:ind w:firstLine="480"/>
      </w:pPr>
      <w:r>
        <w:rPr>
          <w:rFonts w:hint="eastAsia"/>
        </w:rPr>
        <w:t>功能点：记录并统计企业上报数据情况。管理企业集团及其子公司的数据上报流程。自动识别并标记未上报的单位。</w:t>
      </w:r>
    </w:p>
    <w:p w14:paraId="770725D7">
      <w:pPr>
        <w:ind w:firstLine="480"/>
      </w:pPr>
      <w:r>
        <w:rPr>
          <w:rFonts w:hint="eastAsia"/>
        </w:rPr>
        <w:t>（3）审核结果定位填报指标</w:t>
      </w:r>
    </w:p>
    <w:p w14:paraId="6843ABDA">
      <w:pPr>
        <w:ind w:firstLine="480"/>
      </w:pPr>
      <w:r>
        <w:rPr>
          <w:rFonts w:hint="eastAsia"/>
        </w:rPr>
        <w:t>需求描述：通过点击审核结果中的数据项，系统自动识别该数据项在原始报表中的具体位置，实现跨表格导航。</w:t>
      </w:r>
    </w:p>
    <w:p w14:paraId="0724C90D">
      <w:pPr>
        <w:ind w:firstLine="480"/>
      </w:pPr>
      <w:r>
        <w:rPr>
          <w:rFonts w:hint="eastAsia"/>
        </w:rPr>
        <w:t>功能点：定位审核结果中的数据项到原始报表。实现跨表格导航。</w:t>
      </w:r>
    </w:p>
    <w:p w14:paraId="2941BF0E">
      <w:pPr>
        <w:ind w:firstLine="480"/>
      </w:pPr>
      <w:r>
        <w:rPr>
          <w:rFonts w:hint="eastAsia"/>
        </w:rPr>
        <w:t>（4）审核结果切换显示位置</w:t>
      </w:r>
    </w:p>
    <w:p w14:paraId="5A4B52ED">
      <w:pPr>
        <w:ind w:firstLine="480"/>
      </w:pPr>
      <w:r>
        <w:rPr>
          <w:rFonts w:hint="eastAsia"/>
        </w:rPr>
        <w:t>需求描述：允许用户根据需要将审核错误框在界面的底部和右侧之间进行切换，优化屏幕空间的使用。</w:t>
      </w:r>
    </w:p>
    <w:p w14:paraId="16B93BF2">
      <w:pPr>
        <w:ind w:firstLine="480"/>
      </w:pPr>
      <w:r>
        <w:rPr>
          <w:rFonts w:hint="eastAsia"/>
        </w:rPr>
        <w:t>功能点：切换审核错误框的显示位置。</w:t>
      </w:r>
    </w:p>
    <w:p w14:paraId="5B3D7154">
      <w:pPr>
        <w:ind w:firstLine="480"/>
      </w:pPr>
      <w:r>
        <w:rPr>
          <w:rFonts w:hint="eastAsia"/>
        </w:rPr>
        <w:t>（5）审核结果显示已完成数量</w:t>
      </w:r>
    </w:p>
    <w:p w14:paraId="5F31891E">
      <w:pPr>
        <w:ind w:firstLine="480"/>
      </w:pPr>
      <w:r>
        <w:rPr>
          <w:rFonts w:hint="eastAsia"/>
        </w:rPr>
        <w:t>需求描述：统计并显示每个审核类别下的错误数量，提供快速导航到对应错误列表的功能。</w:t>
      </w:r>
    </w:p>
    <w:p w14:paraId="0A66296E">
      <w:pPr>
        <w:ind w:firstLine="480"/>
      </w:pPr>
      <w:r>
        <w:rPr>
          <w:rFonts w:hint="eastAsia"/>
        </w:rPr>
        <w:t>功能点：统计并显示每个审核类别的错误数量。提供快速导航到对应错误列表的功能。</w:t>
      </w:r>
    </w:p>
    <w:p w14:paraId="0C501929">
      <w:pPr>
        <w:ind w:firstLine="480"/>
      </w:pPr>
      <w:r>
        <w:rPr>
          <w:rFonts w:hint="eastAsia"/>
        </w:rPr>
        <w:t>（6）自定义录入</w:t>
      </w:r>
    </w:p>
    <w:p w14:paraId="77E1F635">
      <w:pPr>
        <w:ind w:firstLine="480"/>
      </w:pPr>
      <w:r>
        <w:rPr>
          <w:rFonts w:hint="eastAsia"/>
        </w:rPr>
        <w:t>需求描述：允许用户以指标为核心单位，通过树形结构展示企业内部的层级关系，实现数据的批量修改和填报。</w:t>
      </w:r>
    </w:p>
    <w:p w14:paraId="32AF57ED">
      <w:pPr>
        <w:ind w:firstLine="480"/>
      </w:pPr>
      <w:r>
        <w:rPr>
          <w:rFonts w:hint="eastAsia"/>
        </w:rPr>
        <w:t>功能点：以树形结构展示企业层级关系。实现数据的批量修改和填报。</w:t>
      </w:r>
    </w:p>
    <w:p w14:paraId="0BCCDE91">
      <w:pPr>
        <w:ind w:firstLine="482"/>
        <w:rPr>
          <w:b/>
          <w:bCs/>
        </w:rPr>
      </w:pPr>
      <w:r>
        <w:rPr>
          <w:rFonts w:hint="eastAsia"/>
          <w:b/>
          <w:bCs/>
        </w:rPr>
        <w:t>2、数据填报功能完善</w:t>
      </w:r>
    </w:p>
    <w:p w14:paraId="4D830E62">
      <w:pPr>
        <w:ind w:firstLine="480"/>
      </w:pPr>
      <w:r>
        <w:rPr>
          <w:rFonts w:hint="eastAsia"/>
        </w:rPr>
        <w:t>（1）显示汇总明细功能</w:t>
      </w:r>
    </w:p>
    <w:p w14:paraId="37CB97CC">
      <w:pPr>
        <w:ind w:firstLine="480"/>
      </w:pPr>
      <w:r>
        <w:rPr>
          <w:rFonts w:hint="eastAsia"/>
        </w:rPr>
        <w:t>需求描述：提供基于企业树形结构的导航，逐级下探查看每个层级的具体数据，支持数据排序和导出。</w:t>
      </w:r>
    </w:p>
    <w:p w14:paraId="188B50EB">
      <w:pPr>
        <w:ind w:firstLine="480"/>
      </w:pPr>
      <w:r>
        <w:rPr>
          <w:rFonts w:hint="eastAsia"/>
        </w:rPr>
        <w:t>功能点：提供基于企业树形结构的导航。逐级下探查看每个层级的具体数据。支持数据排序和导出。</w:t>
      </w:r>
    </w:p>
    <w:p w14:paraId="33ABF8C0">
      <w:pPr>
        <w:ind w:firstLine="480"/>
      </w:pPr>
      <w:r>
        <w:rPr>
          <w:rFonts w:hint="eastAsia"/>
        </w:rPr>
        <w:t>（2）浮动表定位及模糊查询功能</w:t>
      </w:r>
    </w:p>
    <w:p w14:paraId="6772AC1F">
      <w:pPr>
        <w:ind w:firstLine="480"/>
      </w:pPr>
      <w:r>
        <w:rPr>
          <w:rFonts w:hint="eastAsia"/>
        </w:rPr>
        <w:t>需求描述：针对浮动表，能准确定位某行列及相关单位内容，在审核结果中能准确定位到同一浮动区域内多条浮动数据中审核报错的位置。</w:t>
      </w:r>
    </w:p>
    <w:p w14:paraId="35422151">
      <w:pPr>
        <w:ind w:firstLine="480"/>
      </w:pPr>
      <w:r>
        <w:rPr>
          <w:rFonts w:hint="eastAsia"/>
        </w:rPr>
        <w:t>功能点：准确定位浮动表中的某行列及相关单位内容。在审核结果中准确定位到同一浮动区域内多条浮动数据的报错位置。</w:t>
      </w:r>
    </w:p>
    <w:p w14:paraId="4504E429">
      <w:pPr>
        <w:ind w:firstLine="480"/>
      </w:pPr>
      <w:r>
        <w:rPr>
          <w:rFonts w:hint="eastAsia"/>
        </w:rPr>
        <w:t>（3）EXCEL批量导入功能</w:t>
      </w:r>
    </w:p>
    <w:p w14:paraId="67B1DA86">
      <w:pPr>
        <w:ind w:firstLine="480"/>
      </w:pPr>
      <w:r>
        <w:rPr>
          <w:rFonts w:hint="eastAsia"/>
        </w:rPr>
        <w:t>需求描述：支持通过预设的excel模板进行导出，用户可将财务软件中的科目数据对接至模板中，系统支持批量导入excel模板数据。</w:t>
      </w:r>
    </w:p>
    <w:p w14:paraId="2D193A85">
      <w:pPr>
        <w:ind w:firstLine="480"/>
      </w:pPr>
      <w:r>
        <w:rPr>
          <w:rFonts w:hint="eastAsia"/>
        </w:rPr>
        <w:t>功能点：支持预设excel模板导出。支持财务软件中的科目数据对接至模板。支持批量导入excel模板数据。</w:t>
      </w:r>
    </w:p>
    <w:p w14:paraId="3BE6D31D">
      <w:pPr>
        <w:ind w:firstLine="480"/>
      </w:pPr>
      <w:r>
        <w:rPr>
          <w:rFonts w:hint="eastAsia"/>
        </w:rPr>
        <w:t>（4）枚举多层级多选功能</w:t>
      </w:r>
    </w:p>
    <w:p w14:paraId="213DCE5D">
      <w:pPr>
        <w:ind w:firstLine="480"/>
      </w:pPr>
      <w:r>
        <w:rPr>
          <w:rFonts w:hint="eastAsia"/>
        </w:rPr>
        <w:t>需求描述：支持枚举下拉框同时多选不同层级的选项。</w:t>
      </w:r>
    </w:p>
    <w:p w14:paraId="5B227C8E">
      <w:pPr>
        <w:ind w:firstLine="480"/>
      </w:pPr>
      <w:r>
        <w:rPr>
          <w:rFonts w:hint="eastAsia"/>
        </w:rPr>
        <w:t>功能点：支持枚举下拉框多选不同层级的选项。</w:t>
      </w:r>
    </w:p>
    <w:p w14:paraId="55114B52">
      <w:pPr>
        <w:ind w:firstLine="482"/>
        <w:rPr>
          <w:b/>
          <w:bCs/>
        </w:rPr>
      </w:pPr>
      <w:r>
        <w:rPr>
          <w:rFonts w:hint="eastAsia"/>
          <w:b/>
          <w:bCs/>
        </w:rPr>
        <w:t>3、跨任务数据检索功能</w:t>
      </w:r>
    </w:p>
    <w:p w14:paraId="13836CAC">
      <w:pPr>
        <w:ind w:firstLine="480"/>
      </w:pPr>
      <w:r>
        <w:rPr>
          <w:rFonts w:hint="eastAsia"/>
        </w:rPr>
        <w:t>（1）单位选择功能</w:t>
      </w:r>
    </w:p>
    <w:p w14:paraId="33ECBAD5">
      <w:pPr>
        <w:ind w:firstLine="480"/>
      </w:pPr>
      <w:r>
        <w:rPr>
          <w:rFonts w:hint="eastAsia"/>
        </w:rPr>
        <w:t>需求描述：以树形结构的形式展现系统中各个企业的层级关系，支持单个企业勾选以及批量多选，支持右键快捷选择当前子节点、直接子节点，同时支持反选与清除。</w:t>
      </w:r>
    </w:p>
    <w:p w14:paraId="1BC847A3">
      <w:pPr>
        <w:ind w:firstLine="480"/>
      </w:pPr>
      <w:r>
        <w:rPr>
          <w:rFonts w:hint="eastAsia"/>
        </w:rPr>
        <w:t>功能点：以树形结构展现企业层级关系。支持单个企业勾选及批量多选。支持右键快捷选择和反选与清除。</w:t>
      </w:r>
    </w:p>
    <w:p w14:paraId="6D70EBEA">
      <w:pPr>
        <w:ind w:firstLine="480"/>
      </w:pPr>
      <w:r>
        <w:rPr>
          <w:rFonts w:hint="eastAsia"/>
        </w:rPr>
        <w:t>（2）科目选择功能</w:t>
      </w:r>
    </w:p>
    <w:p w14:paraId="20175696">
      <w:pPr>
        <w:ind w:firstLine="480"/>
      </w:pPr>
      <w:r>
        <w:rPr>
          <w:rFonts w:hint="eastAsia"/>
        </w:rPr>
        <w:t>需求描述：以树形结构的形式展现系统中各个科目的层级关系，支持单个科目勾选以及批量多选。</w:t>
      </w:r>
    </w:p>
    <w:p w14:paraId="3A618598">
      <w:pPr>
        <w:ind w:firstLine="480"/>
      </w:pPr>
      <w:r>
        <w:rPr>
          <w:rFonts w:hint="eastAsia"/>
        </w:rPr>
        <w:t>功能点：以树形结构展现科目层级关系。支持单个科目勾选及批量多选。</w:t>
      </w:r>
    </w:p>
    <w:p w14:paraId="4A4EEE89">
      <w:pPr>
        <w:ind w:firstLine="480"/>
      </w:pPr>
      <w:r>
        <w:rPr>
          <w:rFonts w:hint="eastAsia"/>
        </w:rPr>
        <w:t>（3）模板选择功能</w:t>
      </w:r>
    </w:p>
    <w:p w14:paraId="5121E133">
      <w:pPr>
        <w:ind w:firstLine="480"/>
      </w:pPr>
      <w:r>
        <w:rPr>
          <w:rFonts w:hint="eastAsia"/>
        </w:rPr>
        <w:t>需求描述：支持保存已选单位和科目，形成自定义模板保存，并通过该查询模板查询平台中报表数据。</w:t>
      </w:r>
    </w:p>
    <w:p w14:paraId="1BC93CCB">
      <w:pPr>
        <w:ind w:firstLine="480"/>
      </w:pPr>
      <w:r>
        <w:rPr>
          <w:rFonts w:hint="eastAsia"/>
        </w:rPr>
        <w:t>功能点：保存已选单位和科目为自定义模板。通过自定义模板查询报表数据。</w:t>
      </w:r>
    </w:p>
    <w:p w14:paraId="122DF45E">
      <w:pPr>
        <w:ind w:firstLine="480"/>
      </w:pPr>
      <w:r>
        <w:rPr>
          <w:rFonts w:hint="eastAsia"/>
        </w:rPr>
        <w:t>（4）任务选择功能</w:t>
      </w:r>
    </w:p>
    <w:p w14:paraId="08046B9B">
      <w:pPr>
        <w:ind w:firstLine="480"/>
      </w:pPr>
      <w:r>
        <w:rPr>
          <w:rFonts w:hint="eastAsia"/>
        </w:rPr>
        <w:t>需求描述：支持右键快捷选择当前子节点、直接子节点，同时支持反选与清除，罗列显示不同的参数任务。</w:t>
      </w:r>
    </w:p>
    <w:p w14:paraId="2CA0C84A">
      <w:pPr>
        <w:ind w:firstLine="480"/>
      </w:pPr>
      <w:r>
        <w:rPr>
          <w:rFonts w:hint="eastAsia"/>
        </w:rPr>
        <w:t>功能点：支持右键快捷选择和反选与清除。罗列显示不同的参数任务。</w:t>
      </w:r>
    </w:p>
    <w:p w14:paraId="2F309474">
      <w:pPr>
        <w:ind w:firstLine="480"/>
      </w:pPr>
      <w:r>
        <w:rPr>
          <w:rFonts w:hint="eastAsia"/>
        </w:rPr>
        <w:t>（5）查询结果功能</w:t>
      </w:r>
    </w:p>
    <w:p w14:paraId="75BBEA3F">
      <w:pPr>
        <w:ind w:firstLine="480"/>
      </w:pPr>
      <w:r>
        <w:rPr>
          <w:rFonts w:hint="eastAsia"/>
        </w:rPr>
        <w:t>需求描述：根据选择的科目、单位、任务，查询数据库内指标数据，支持以科目或任务为维度进行查询，支持excel导出，有自动查询功能。</w:t>
      </w:r>
    </w:p>
    <w:p w14:paraId="4516775C">
      <w:pPr>
        <w:ind w:firstLine="480"/>
      </w:pPr>
      <w:r>
        <w:rPr>
          <w:rFonts w:hint="eastAsia"/>
        </w:rPr>
        <w:t>功能点：根据选择的科目、单位、任务查询指标数据。支持以科目或任务为维度进行查询。支持excel导出和自动查询功能。</w:t>
      </w:r>
    </w:p>
    <w:p w14:paraId="09EDE3A9">
      <w:pPr>
        <w:ind w:firstLine="480"/>
      </w:pPr>
      <w:r>
        <w:rPr>
          <w:rFonts w:hint="eastAsia"/>
        </w:rPr>
        <w:t>（6）数据源配置</w:t>
      </w:r>
    </w:p>
    <w:p w14:paraId="064378B4">
      <w:pPr>
        <w:ind w:firstLine="480"/>
      </w:pPr>
      <w:r>
        <w:rPr>
          <w:rFonts w:hint="eastAsia"/>
        </w:rPr>
        <w:t>需求描述：后台支持配置连接不同数据库调取不同数据源数据。</w:t>
      </w:r>
    </w:p>
    <w:p w14:paraId="657A4E9B">
      <w:pPr>
        <w:ind w:firstLine="480"/>
      </w:pPr>
      <w:r>
        <w:rPr>
          <w:rFonts w:hint="eastAsia"/>
        </w:rPr>
        <w:t>功能点：配置连接不同数据库。调取不同数据源数据。</w:t>
      </w:r>
    </w:p>
    <w:p w14:paraId="20267983">
      <w:pPr>
        <w:ind w:firstLine="480"/>
      </w:pPr>
      <w:r>
        <w:rPr>
          <w:rFonts w:hint="eastAsia"/>
        </w:rPr>
        <w:t>（7）公司基准树节点配置</w:t>
      </w:r>
    </w:p>
    <w:p w14:paraId="7F104AF6">
      <w:pPr>
        <w:ind w:firstLine="480"/>
      </w:pPr>
      <w:r>
        <w:rPr>
          <w:rFonts w:hint="eastAsia"/>
        </w:rPr>
        <w:t>需求描述：以树形结构的形式展现系统中各个企业的层级关系，支持excel批量导入以及逐一增删改查等。</w:t>
      </w:r>
    </w:p>
    <w:p w14:paraId="2F18BE4C">
      <w:pPr>
        <w:ind w:firstLine="480"/>
      </w:pPr>
      <w:r>
        <w:rPr>
          <w:rFonts w:hint="eastAsia"/>
        </w:rPr>
        <w:t>功能点：以树形结构展现企业层级关系。支持excel批量导入和逐一增删改查。</w:t>
      </w:r>
    </w:p>
    <w:p w14:paraId="6349380F">
      <w:pPr>
        <w:ind w:firstLine="480"/>
      </w:pPr>
      <w:r>
        <w:rPr>
          <w:rFonts w:hint="eastAsia"/>
        </w:rPr>
        <w:t>（8）指标管理功能</w:t>
      </w:r>
    </w:p>
    <w:p w14:paraId="0AF8781C">
      <w:pPr>
        <w:ind w:firstLine="480"/>
      </w:pPr>
      <w:r>
        <w:rPr>
          <w:rFonts w:hint="eastAsia"/>
        </w:rPr>
        <w:t>需求描述：后台支持配置不同指标对应的科目，以科目编号作为唯一标识符，支持excel批量导入以及逐一增删改查等，设置科目所属管理，体现不同科目的层级关系。</w:t>
      </w:r>
    </w:p>
    <w:p w14:paraId="792489C8">
      <w:pPr>
        <w:ind w:firstLine="480"/>
      </w:pPr>
      <w:r>
        <w:rPr>
          <w:rFonts w:hint="eastAsia"/>
        </w:rPr>
        <w:t>功能点：配置不同指标对应的科目。以科目编号作为唯一标识符。支持excel批量导入和逐一增删改查。设置科目所属管理，体现层级关系。</w:t>
      </w:r>
    </w:p>
    <w:p w14:paraId="09C6C608">
      <w:pPr>
        <w:ind w:firstLine="480"/>
      </w:pPr>
      <w:r>
        <w:rPr>
          <w:rFonts w:hint="eastAsia"/>
        </w:rPr>
        <w:t>（9）科目配置功能</w:t>
      </w:r>
    </w:p>
    <w:p w14:paraId="29A7C480">
      <w:pPr>
        <w:ind w:firstLine="480"/>
      </w:pPr>
      <w:r>
        <w:rPr>
          <w:rFonts w:hint="eastAsia"/>
        </w:rPr>
        <w:t>需求描述：支持在同一科目在不同任务下配置绑定不同的指标，支持excel批量导入以及逐一增删改查等。</w:t>
      </w:r>
    </w:p>
    <w:p w14:paraId="242A20B1">
      <w:pPr>
        <w:ind w:firstLine="480"/>
      </w:pPr>
      <w:r>
        <w:rPr>
          <w:rFonts w:hint="eastAsia"/>
        </w:rPr>
        <w:t>功能点：在不同任务下配置绑定不同的指标。支持excel批量导入和逐一增删改查。</w:t>
      </w:r>
    </w:p>
    <w:p w14:paraId="7F34F6FF">
      <w:pPr>
        <w:ind w:firstLine="480"/>
      </w:pPr>
      <w:r>
        <w:rPr>
          <w:rFonts w:hint="eastAsia"/>
        </w:rPr>
        <w:t>（10）字典管理功能</w:t>
      </w:r>
    </w:p>
    <w:p w14:paraId="2DF48687">
      <w:pPr>
        <w:ind w:firstLine="480"/>
      </w:pPr>
      <w:r>
        <w:rPr>
          <w:rFonts w:hint="eastAsia"/>
        </w:rPr>
        <w:t>需求描述：支持设置不同主键字典，自定义菜单后台权限等。</w:t>
      </w:r>
    </w:p>
    <w:p w14:paraId="18D9C67B">
      <w:pPr>
        <w:ind w:firstLine="480"/>
      </w:pPr>
      <w:r>
        <w:rPr>
          <w:rFonts w:hint="eastAsia"/>
        </w:rPr>
        <w:t>功能点：设置不同主键字典。自定义菜单后台权限。</w:t>
      </w:r>
    </w:p>
    <w:p w14:paraId="75A02390">
      <w:pPr>
        <w:ind w:firstLine="482"/>
        <w:rPr>
          <w:b/>
          <w:bCs/>
        </w:rPr>
      </w:pPr>
      <w:r>
        <w:rPr>
          <w:rFonts w:hint="eastAsia"/>
          <w:b/>
          <w:bCs/>
        </w:rPr>
        <w:t>4、经济运行分析页面（H5）</w:t>
      </w:r>
    </w:p>
    <w:p w14:paraId="1B814513">
      <w:pPr>
        <w:ind w:firstLine="480"/>
      </w:pPr>
      <w:r>
        <w:rPr>
          <w:rFonts w:hint="eastAsia"/>
        </w:rPr>
        <w:t>需求描述：对上海市国资委监管企业、委托监管企业、区属企业经济及财务类指标进行梳理、统计，并展现企业经济运行整体情况。</w:t>
      </w:r>
    </w:p>
    <w:p w14:paraId="4943A3D2">
      <w:pPr>
        <w:ind w:firstLine="480"/>
      </w:pPr>
      <w:r>
        <w:rPr>
          <w:rFonts w:hint="eastAsia"/>
        </w:rPr>
        <w:t>功能点：对财务数据、经济指标进行动态监测与展现。</w:t>
      </w:r>
    </w:p>
    <w:p w14:paraId="42F098CA">
      <w:pPr>
        <w:pStyle w:val="5"/>
        <w:numPr>
          <w:ilvl w:val="3"/>
          <w:numId w:val="0"/>
        </w:numPr>
      </w:pPr>
      <w:r>
        <w:rPr>
          <w:rFonts w:hint="eastAsia" w:cs="宋体"/>
        </w:rPr>
        <w:t xml:space="preserve">4.6.1.8  </w:t>
      </w:r>
      <w:r>
        <w:rPr>
          <w:rFonts w:hint="eastAsia"/>
        </w:rPr>
        <w:t>国资经营预算管理子系统</w:t>
      </w:r>
    </w:p>
    <w:p w14:paraId="23224DA2">
      <w:pPr>
        <w:ind w:firstLine="480"/>
      </w:pPr>
      <w:r>
        <w:rPr>
          <w:rFonts w:hint="eastAsia"/>
        </w:rPr>
        <w:t>根据业务功能分析，此次子系统建设需要包含的功能有数据填报、报表审核、集团汇总、数据查询、企业国际化经营数据分析。</w:t>
      </w:r>
    </w:p>
    <w:p w14:paraId="760907EE">
      <w:pPr>
        <w:ind w:firstLine="480"/>
      </w:pPr>
      <w:r>
        <w:rPr>
          <w:rFonts w:hint="eastAsia"/>
        </w:rPr>
        <w:t>枚举字典管理：基于主数据表所设置的分层分类标签，生成初始标签，支持管理员通过前端界面新增标签，后端自动更新标签树，确保标签实时生效。</w:t>
      </w:r>
    </w:p>
    <w:p w14:paraId="53822B9F">
      <w:pPr>
        <w:ind w:firstLine="480"/>
      </w:pPr>
      <w:r>
        <w:rPr>
          <w:rFonts w:hint="eastAsia"/>
        </w:rPr>
        <w:t>业务指标管理：基于主数据表设置具体业务指标，设置维度包括指标名称、指标代码、指标类型、指标长度等要素。</w:t>
      </w:r>
    </w:p>
    <w:p w14:paraId="43D05DD6">
      <w:pPr>
        <w:ind w:firstLine="480"/>
      </w:pPr>
      <w:r>
        <w:rPr>
          <w:rFonts w:hint="eastAsia"/>
        </w:rPr>
        <w:t>模板设计管理：包括模板组管理、模板管理、模板编辑、模板指标设置等功能。</w:t>
      </w:r>
    </w:p>
    <w:p w14:paraId="2BACA3E0">
      <w:pPr>
        <w:ind w:firstLine="480"/>
      </w:pPr>
      <w:r>
        <w:rPr>
          <w:rFonts w:hint="eastAsia"/>
        </w:rPr>
        <w:t>Excel表格导入：将Excel表格的数据批量导入至系统对应的模板中。</w:t>
      </w:r>
    </w:p>
    <w:p w14:paraId="191786A5">
      <w:pPr>
        <w:ind w:firstLine="480"/>
      </w:pPr>
      <w:r>
        <w:rPr>
          <w:rFonts w:hint="eastAsia"/>
        </w:rPr>
        <w:t>附件文档管理：对国资预算项目相关文档进行分类存储，支持文件夹嵌套与标签关联。</w:t>
      </w:r>
    </w:p>
    <w:p w14:paraId="3695193F">
      <w:pPr>
        <w:ind w:firstLine="480"/>
      </w:pPr>
      <w:r>
        <w:rPr>
          <w:rFonts w:hint="eastAsia"/>
        </w:rPr>
        <w:t>数据预览管理：据导入的业务数据，生成相关数据报表预览界面，用户可在数据预览界面中检查导入的数据准确性与完整性。</w:t>
      </w:r>
    </w:p>
    <w:p w14:paraId="10F64D4C">
      <w:pPr>
        <w:ind w:firstLine="480"/>
      </w:pPr>
      <w:r>
        <w:rPr>
          <w:rFonts w:hint="eastAsia"/>
        </w:rPr>
        <w:t>数据检索查询：可将用户所导入的数据通过列表方式查询展示并支持导出。包括条件过滤查询、自定义查询功能。</w:t>
      </w:r>
    </w:p>
    <w:p w14:paraId="5400140E">
      <w:pPr>
        <w:pStyle w:val="5"/>
        <w:numPr>
          <w:ilvl w:val="3"/>
          <w:numId w:val="0"/>
        </w:numPr>
      </w:pPr>
      <w:r>
        <w:rPr>
          <w:rFonts w:hint="eastAsia" w:cs="宋体"/>
        </w:rPr>
        <w:t xml:space="preserve">4.6.1.9  </w:t>
      </w:r>
      <w:r>
        <w:rPr>
          <w:rFonts w:hint="eastAsia"/>
        </w:rPr>
        <w:t>企业分配事中事后监管子系统</w:t>
      </w:r>
    </w:p>
    <w:p w14:paraId="220E46D0">
      <w:pPr>
        <w:ind w:firstLine="480"/>
      </w:pPr>
      <w:r>
        <w:rPr>
          <w:rFonts w:hint="eastAsia"/>
        </w:rPr>
        <w:t>根据业务功能分析，此次系统建设需要满足对收入分配年报表、人工成本决算表、人工成本预算表、工资总额管理等内容按月度或年度进行收集、审核、汇总、分析。因此需要建设的功能主要包含数据传输管理、指标预警管理、数据查询管理、系统功能改进。</w:t>
      </w:r>
    </w:p>
    <w:p w14:paraId="18BF585B">
      <w:pPr>
        <w:ind w:firstLine="480"/>
      </w:pPr>
      <w:r>
        <w:rPr>
          <w:rFonts w:hint="eastAsia"/>
        </w:rPr>
        <w:t>数据传输管理：主要涵盖数据导入的基础功能，在收入分配年报表任务中，新增通过系统下载excel标准固定报表模板进行数据填报，将完成后的excel报表数据可通过excel导入功能将数据导入进系统以及可在excel指定浮动行区域进行加行填报，并将浮动行数据导入进系统；在导入前通过线下审核工具进行数据逻辑性、合理性审核，并进行提示，减少人工检查的疏漏性，提高数据检查效率。</w:t>
      </w:r>
    </w:p>
    <w:p w14:paraId="7FAD56C6">
      <w:pPr>
        <w:ind w:firstLine="480"/>
      </w:pPr>
      <w:r>
        <w:rPr>
          <w:rFonts w:hint="eastAsia"/>
        </w:rPr>
        <w:t>指标预警管理：该模块主要是人工成本预算、人工成本执行定报、收入分配年报表、国务院薪酬调查、工资效益联动评价表、人工成本情况表、人工成本月报表统计功能，根据要求对系统中已有数据进行抓取、汇总并制作相应的分析报表查询模板，针对监管企业职工人工成本报告进行分析内容的完善，以及预算执行偏离度相关问题的提醒。</w:t>
      </w:r>
    </w:p>
    <w:p w14:paraId="37E6E137">
      <w:pPr>
        <w:ind w:firstLine="480"/>
      </w:pPr>
      <w:r>
        <w:rPr>
          <w:rFonts w:hint="eastAsia"/>
        </w:rPr>
        <w:t>数据查询管理：建立附件索引目录，支持分类查询管理。健全附件管理内容及共享机制。允许用户通过输入查询条件，点击查询按钮，显示所有符合条件的信息，帮助用户快速找到所需的附件信息。</w:t>
      </w:r>
    </w:p>
    <w:p w14:paraId="2F5ADB6A">
      <w:pPr>
        <w:ind w:firstLine="480"/>
      </w:pPr>
      <w:r>
        <w:rPr>
          <w:rFonts w:hint="eastAsia"/>
        </w:rPr>
        <w:t>系统功能改进：根据已收集审核的收入分配年报、人工成本决算表、人工成本预算表、工资总额管理等相关数据通过浮动行汇总、快速查询文件/日期指标、纵向打印支持等功能完善 ，帮助企业更好的统计、浏览、报送数据。</w:t>
      </w:r>
    </w:p>
    <w:p w14:paraId="4BA04294">
      <w:pPr>
        <w:pStyle w:val="5"/>
        <w:numPr>
          <w:ilvl w:val="3"/>
          <w:numId w:val="0"/>
        </w:numPr>
      </w:pPr>
      <w:r>
        <w:rPr>
          <w:rFonts w:hint="eastAsia" w:cs="宋体"/>
        </w:rPr>
        <w:t xml:space="preserve">4.6.1.10  </w:t>
      </w:r>
      <w:r>
        <w:rPr>
          <w:rFonts w:hint="eastAsia"/>
        </w:rPr>
        <w:t>国有房地资产信息监管子系统</w:t>
      </w:r>
    </w:p>
    <w:p w14:paraId="5E271622">
      <w:pPr>
        <w:ind w:firstLine="482"/>
        <w:rPr>
          <w:b/>
          <w:bCs/>
        </w:rPr>
      </w:pPr>
      <w:r>
        <w:rPr>
          <w:rFonts w:hint="eastAsia"/>
          <w:b/>
          <w:bCs/>
        </w:rPr>
        <w:t>1、租赁信息模块</w:t>
      </w:r>
    </w:p>
    <w:p w14:paraId="1C89058C">
      <w:pPr>
        <w:ind w:firstLine="480"/>
      </w:pPr>
      <w:r>
        <w:rPr>
          <w:rFonts w:hint="eastAsia"/>
        </w:rPr>
        <w:t>不动产租赁明细表：支持监管企业查询和导出本企业的租赁数据，包括重大项目、一般项目可不公开项目的所有数据。支持处室人员可对于监管企业填报的房地资产信息添加相关标签。</w:t>
      </w:r>
    </w:p>
    <w:p w14:paraId="4FA6949D">
      <w:pPr>
        <w:ind w:firstLine="480"/>
      </w:pPr>
      <w:r>
        <w:rPr>
          <w:rFonts w:hint="eastAsia"/>
        </w:rPr>
        <w:t>重大项目：支持监管企业查询和导出本企业重大项目租赁数据，支持查询，不支持填报。</w:t>
      </w:r>
    </w:p>
    <w:p w14:paraId="44A0332F">
      <w:pPr>
        <w:ind w:firstLine="480"/>
      </w:pPr>
      <w:r>
        <w:rPr>
          <w:rFonts w:hint="eastAsia"/>
        </w:rPr>
        <w:t>一般项目：支持企业以页面编辑或Excel文件上传方式更新本企业不动产一般租赁披露后的交易凭证或合同备案相关的数据。</w:t>
      </w:r>
    </w:p>
    <w:p w14:paraId="50D87E58">
      <w:pPr>
        <w:ind w:firstLine="480"/>
      </w:pPr>
      <w:r>
        <w:rPr>
          <w:rFonts w:hint="eastAsia"/>
        </w:rPr>
        <w:t>可不公开项目：支持企业以页面编辑或Excel文件上传方式更新本企业不动产可不公开租赁数据。</w:t>
      </w:r>
    </w:p>
    <w:p w14:paraId="1C73E1DE">
      <w:pPr>
        <w:ind w:firstLine="482"/>
        <w:rPr>
          <w:b/>
          <w:bCs/>
        </w:rPr>
      </w:pPr>
      <w:r>
        <w:rPr>
          <w:rFonts w:hint="eastAsia"/>
          <w:b/>
          <w:bCs/>
        </w:rPr>
        <w:t>2、分析统计</w:t>
      </w:r>
    </w:p>
    <w:p w14:paraId="24ACCAB5">
      <w:pPr>
        <w:ind w:firstLine="480"/>
      </w:pPr>
      <w:r>
        <w:rPr>
          <w:rFonts w:hint="eastAsia"/>
        </w:rPr>
        <w:t>租赁看板：支持分析统计展示，通过各维度对房屋/土地（场地）租赁情况数据分析，生成分析报告和租赁看板。同时，集中展示租赁位置、出租率等数据，实现按集团分权限查看集团数据的功能。</w:t>
      </w:r>
    </w:p>
    <w:p w14:paraId="13E9390E">
      <w:pPr>
        <w:pStyle w:val="5"/>
        <w:numPr>
          <w:ilvl w:val="3"/>
          <w:numId w:val="0"/>
        </w:numPr>
      </w:pPr>
      <w:r>
        <w:rPr>
          <w:rFonts w:hint="eastAsia" w:cs="宋体"/>
        </w:rPr>
        <w:t xml:space="preserve">4.6.1.11  </w:t>
      </w:r>
      <w:r>
        <w:rPr>
          <w:rFonts w:hint="eastAsia"/>
        </w:rPr>
        <w:t>内部审计子系统</w:t>
      </w:r>
    </w:p>
    <w:p w14:paraId="753E8382">
      <w:pPr>
        <w:ind w:firstLine="480"/>
      </w:pPr>
      <w:r>
        <w:rPr>
          <w:rFonts w:hint="eastAsia"/>
        </w:rPr>
        <w:t>根据业务功能分析，此次系统建设需要针对企业内审季报、内审月报、一事一报等内容的数据进行采集建设的功能有月报模块优化、资源节点功能补充、浮动行按钮自定义、报表行高自定义、汇总表数据锁定功能、报表显示权限功能、内审分析模块、2025年度内审信息系统报表参数制作及测试、月报项目模板制作、分析模块报告模板配置、分析模块业务逻辑公式配置、分析模块指标配置、数据审核情况表编制、采集、分析模块日常数据支持服务。</w:t>
      </w:r>
    </w:p>
    <w:p w14:paraId="7A47FF9E">
      <w:pPr>
        <w:ind w:firstLine="482"/>
        <w:rPr>
          <w:b/>
          <w:bCs/>
        </w:rPr>
      </w:pPr>
      <w:r>
        <w:rPr>
          <w:rFonts w:hint="eastAsia"/>
          <w:b/>
          <w:bCs/>
        </w:rPr>
        <w:t>1、自动化数据处理与汇总</w:t>
      </w:r>
    </w:p>
    <w:p w14:paraId="37265818">
      <w:pPr>
        <w:ind w:firstLine="480"/>
      </w:pPr>
      <w:r>
        <w:rPr>
          <w:rFonts w:hint="eastAsia"/>
        </w:rPr>
        <w:t>月报项目数据自动汇总：</w:t>
      </w:r>
    </w:p>
    <w:p w14:paraId="550E68C2">
      <w:pPr>
        <w:ind w:firstLine="480"/>
      </w:pPr>
      <w:r>
        <w:rPr>
          <w:rFonts w:hint="eastAsia"/>
        </w:rPr>
        <w:t>用户提交项目表单后，数据应自动汇总到企业汇总表中。</w:t>
      </w:r>
    </w:p>
    <w:p w14:paraId="24D5C4BA">
      <w:pPr>
        <w:ind w:firstLine="480"/>
      </w:pPr>
      <w:r>
        <w:rPr>
          <w:rFonts w:hint="eastAsia"/>
        </w:rPr>
        <w:t>支持多份表单数据的累加，且数据更新时自动反映到汇总表中。</w:t>
      </w:r>
    </w:p>
    <w:p w14:paraId="37E8DCC7">
      <w:pPr>
        <w:ind w:firstLine="482"/>
        <w:rPr>
          <w:b/>
          <w:bCs/>
        </w:rPr>
      </w:pPr>
      <w:r>
        <w:rPr>
          <w:rFonts w:hint="eastAsia"/>
          <w:b/>
          <w:bCs/>
        </w:rPr>
        <w:t>2、枚举与联动功能</w:t>
      </w:r>
    </w:p>
    <w:p w14:paraId="7B6A8386">
      <w:pPr>
        <w:ind w:firstLine="480"/>
      </w:pPr>
      <w:r>
        <w:rPr>
          <w:rFonts w:hint="eastAsia"/>
        </w:rPr>
        <w:t>枚举联动功能：</w:t>
      </w:r>
    </w:p>
    <w:p w14:paraId="4044A597">
      <w:pPr>
        <w:ind w:firstLine="480"/>
      </w:pPr>
      <w:r>
        <w:rPr>
          <w:rFonts w:hint="eastAsia"/>
        </w:rPr>
        <w:t>允许在系统中设置有关联的枚举字段。</w:t>
      </w:r>
    </w:p>
    <w:p w14:paraId="249159B7">
      <w:pPr>
        <w:ind w:firstLine="480"/>
      </w:pPr>
      <w:r>
        <w:rPr>
          <w:rFonts w:hint="eastAsia"/>
        </w:rPr>
        <w:t>后一个枚举的选项内容根据前一个枚举的选择动态变化。</w:t>
      </w:r>
    </w:p>
    <w:p w14:paraId="772B7C5F">
      <w:pPr>
        <w:ind w:firstLine="482"/>
        <w:rPr>
          <w:b/>
          <w:bCs/>
        </w:rPr>
      </w:pPr>
      <w:r>
        <w:rPr>
          <w:rFonts w:hint="eastAsia"/>
          <w:b/>
          <w:bCs/>
        </w:rPr>
        <w:t>3、数据导入与报表生成</w:t>
      </w:r>
    </w:p>
    <w:p w14:paraId="5A4F3FDF">
      <w:pPr>
        <w:ind w:firstLine="480"/>
      </w:pPr>
      <w:r>
        <w:rPr>
          <w:rFonts w:hint="eastAsia"/>
        </w:rPr>
        <w:t>批量数据/报告导入功能：</w:t>
      </w:r>
    </w:p>
    <w:p w14:paraId="2D52357D">
      <w:pPr>
        <w:ind w:firstLine="480"/>
      </w:pPr>
      <w:r>
        <w:rPr>
          <w:rFonts w:hint="eastAsia"/>
        </w:rPr>
        <w:t>支持Excel模板的批量导入。</w:t>
      </w:r>
    </w:p>
    <w:p w14:paraId="45DAD054">
      <w:pPr>
        <w:ind w:firstLine="480"/>
      </w:pPr>
      <w:r>
        <w:rPr>
          <w:rFonts w:hint="eastAsia"/>
        </w:rPr>
        <w:t>系统自动建立对应报表，并将数据和分析报告导入。</w:t>
      </w:r>
    </w:p>
    <w:p w14:paraId="76771123">
      <w:pPr>
        <w:ind w:firstLine="480"/>
      </w:pPr>
      <w:r>
        <w:rPr>
          <w:rFonts w:hint="eastAsia"/>
        </w:rPr>
        <w:t>导入过程中进行逻辑校验，不符逻辑时弹窗提醒。</w:t>
      </w:r>
    </w:p>
    <w:p w14:paraId="50D957C3">
      <w:pPr>
        <w:ind w:firstLine="482"/>
        <w:rPr>
          <w:b/>
          <w:bCs/>
        </w:rPr>
      </w:pPr>
      <w:r>
        <w:rPr>
          <w:rFonts w:hint="eastAsia"/>
          <w:b/>
          <w:bCs/>
        </w:rPr>
        <w:t>4、资源节点配置与逻辑判断</w:t>
      </w:r>
    </w:p>
    <w:p w14:paraId="3D08AAFB">
      <w:pPr>
        <w:ind w:firstLine="480"/>
      </w:pPr>
      <w:r>
        <w:rPr>
          <w:rFonts w:hint="eastAsia"/>
        </w:rPr>
        <w:t>资源节点指标自定义：</w:t>
      </w:r>
    </w:p>
    <w:p w14:paraId="1094428B">
      <w:pPr>
        <w:ind w:firstLine="480"/>
      </w:pPr>
      <w:r>
        <w:rPr>
          <w:rFonts w:hint="eastAsia"/>
        </w:rPr>
        <w:t>允许在后台灵活配置资源节点的相关字段，支持多种字段类型。</w:t>
      </w:r>
    </w:p>
    <w:p w14:paraId="22C97C6E">
      <w:pPr>
        <w:ind w:firstLine="480"/>
      </w:pPr>
      <w:r>
        <w:rPr>
          <w:rFonts w:hint="eastAsia"/>
        </w:rPr>
        <w:t>资源节点指标逻辑判断功能：</w:t>
      </w:r>
    </w:p>
    <w:p w14:paraId="26B748B3">
      <w:pPr>
        <w:ind w:firstLine="480"/>
      </w:pPr>
      <w:r>
        <w:rPr>
          <w:rFonts w:hint="eastAsia"/>
        </w:rPr>
        <w:t>设定逻辑判断公式，并配套文字说明进行提醒。</w:t>
      </w:r>
    </w:p>
    <w:p w14:paraId="606CD278">
      <w:pPr>
        <w:ind w:firstLine="482"/>
        <w:rPr>
          <w:b/>
          <w:bCs/>
        </w:rPr>
      </w:pPr>
      <w:r>
        <w:rPr>
          <w:rFonts w:hint="eastAsia"/>
          <w:b/>
          <w:bCs/>
        </w:rPr>
        <w:t>5、报表与界面优化</w:t>
      </w:r>
    </w:p>
    <w:p w14:paraId="49D31E75">
      <w:pPr>
        <w:ind w:firstLine="480"/>
      </w:pPr>
      <w:r>
        <w:rPr>
          <w:rFonts w:hint="eastAsia"/>
        </w:rPr>
        <w:t>资源节点自动跳转到报表功能：</w:t>
      </w:r>
    </w:p>
    <w:p w14:paraId="434458AD">
      <w:pPr>
        <w:ind w:firstLine="480"/>
      </w:pPr>
      <w:r>
        <w:rPr>
          <w:rFonts w:hint="eastAsia"/>
        </w:rPr>
        <w:t>通过资源节点建立报表后，系统自动跳转到报表填报界面。</w:t>
      </w:r>
    </w:p>
    <w:p w14:paraId="300ACD73">
      <w:pPr>
        <w:ind w:firstLine="480"/>
      </w:pPr>
      <w:r>
        <w:rPr>
          <w:rFonts w:hint="eastAsia"/>
        </w:rPr>
        <w:t>浮动行按钮自定义：</w:t>
      </w:r>
    </w:p>
    <w:p w14:paraId="29787E22">
      <w:pPr>
        <w:ind w:firstLine="480"/>
      </w:pPr>
      <w:r>
        <w:rPr>
          <w:rFonts w:hint="eastAsia"/>
        </w:rPr>
        <w:t>在浮动行前增加加减行按钮，并附带文字提醒。</w:t>
      </w:r>
    </w:p>
    <w:p w14:paraId="0E8BB186">
      <w:pPr>
        <w:ind w:firstLine="480"/>
      </w:pPr>
      <w:r>
        <w:rPr>
          <w:rFonts w:hint="eastAsia"/>
        </w:rPr>
        <w:t>报表行高自定义：</w:t>
      </w:r>
    </w:p>
    <w:p w14:paraId="20262CFC">
      <w:pPr>
        <w:ind w:firstLine="480"/>
      </w:pPr>
      <w:r>
        <w:rPr>
          <w:rFonts w:hint="eastAsia"/>
        </w:rPr>
        <w:t>允许用户根据需要调整报表的行高。</w:t>
      </w:r>
    </w:p>
    <w:p w14:paraId="73988813">
      <w:pPr>
        <w:ind w:firstLine="482"/>
        <w:rPr>
          <w:b/>
          <w:bCs/>
        </w:rPr>
      </w:pPr>
      <w:r>
        <w:rPr>
          <w:rFonts w:hint="eastAsia"/>
          <w:b/>
          <w:bCs/>
        </w:rPr>
        <w:t>6、数据锁定与权限管理</w:t>
      </w:r>
    </w:p>
    <w:p w14:paraId="3DA93A83">
      <w:pPr>
        <w:ind w:firstLine="480"/>
      </w:pPr>
      <w:r>
        <w:rPr>
          <w:rFonts w:hint="eastAsia"/>
        </w:rPr>
        <w:t>汇总表数据锁定功能：</w:t>
      </w:r>
    </w:p>
    <w:p w14:paraId="203685F0">
      <w:pPr>
        <w:ind w:firstLine="480"/>
      </w:pPr>
      <w:r>
        <w:rPr>
          <w:rFonts w:hint="eastAsia"/>
        </w:rPr>
        <w:t>自动汇总表数据不可编辑，确保数据准确性。</w:t>
      </w:r>
    </w:p>
    <w:p w14:paraId="66BD1390">
      <w:pPr>
        <w:ind w:firstLine="480"/>
      </w:pPr>
      <w:r>
        <w:rPr>
          <w:rFonts w:hint="eastAsia"/>
        </w:rPr>
        <w:t>报表显示权限功能：</w:t>
      </w:r>
    </w:p>
    <w:p w14:paraId="7EA4712C">
      <w:pPr>
        <w:ind w:firstLine="480"/>
      </w:pPr>
      <w:r>
        <w:rPr>
          <w:rFonts w:hint="eastAsia"/>
        </w:rPr>
        <w:t>对外部或特定人员访问权限进行限制，指定报表显示权限。</w:t>
      </w:r>
    </w:p>
    <w:p w14:paraId="05969A7A">
      <w:pPr>
        <w:ind w:firstLine="482"/>
        <w:rPr>
          <w:b/>
          <w:bCs/>
        </w:rPr>
      </w:pPr>
      <w:r>
        <w:rPr>
          <w:rFonts w:hint="eastAsia"/>
          <w:b/>
          <w:bCs/>
        </w:rPr>
        <w:t>7、分析模块与报告导出</w:t>
      </w:r>
    </w:p>
    <w:p w14:paraId="7DB0E699">
      <w:pPr>
        <w:ind w:firstLine="480"/>
      </w:pPr>
      <w:r>
        <w:rPr>
          <w:rFonts w:hint="eastAsia"/>
        </w:rPr>
        <w:t>月报、季报、一事一报、重要情况报备单分析子模块：</w:t>
      </w:r>
    </w:p>
    <w:p w14:paraId="068B8933">
      <w:pPr>
        <w:ind w:firstLine="480"/>
      </w:pPr>
      <w:r>
        <w:rPr>
          <w:rFonts w:hint="eastAsia"/>
        </w:rPr>
        <w:t>对相关数据进行深入分析，以图、表等方式展示。</w:t>
      </w:r>
    </w:p>
    <w:p w14:paraId="321B28B1">
      <w:pPr>
        <w:ind w:firstLine="480"/>
      </w:pPr>
      <w:r>
        <w:rPr>
          <w:rFonts w:hint="eastAsia"/>
        </w:rPr>
        <w:t>提供交互性界面，支持详细分析。</w:t>
      </w:r>
    </w:p>
    <w:p w14:paraId="56F4ECDC">
      <w:pPr>
        <w:ind w:firstLine="480"/>
      </w:pPr>
      <w:r>
        <w:rPr>
          <w:rFonts w:hint="eastAsia"/>
        </w:rPr>
        <w:t>支持自动定义查询功能，提供多样分析结果。</w:t>
      </w:r>
    </w:p>
    <w:p w14:paraId="0D2F969B">
      <w:pPr>
        <w:ind w:firstLine="480"/>
      </w:pPr>
      <w:r>
        <w:rPr>
          <w:rFonts w:hint="eastAsia"/>
        </w:rPr>
        <w:t>分析报告导出功能：</w:t>
      </w:r>
    </w:p>
    <w:p w14:paraId="75B17440">
      <w:pPr>
        <w:ind w:firstLine="480"/>
      </w:pPr>
      <w:r>
        <w:rPr>
          <w:rFonts w:hint="eastAsia"/>
        </w:rPr>
        <w:t>支持导出分析模块中的图、表及指定模板的分析报告。</w:t>
      </w:r>
    </w:p>
    <w:p w14:paraId="33C5A114">
      <w:pPr>
        <w:ind w:firstLine="482"/>
        <w:rPr>
          <w:b/>
          <w:bCs/>
        </w:rPr>
      </w:pPr>
      <w:r>
        <w:rPr>
          <w:rFonts w:hint="eastAsia"/>
          <w:b/>
          <w:bCs/>
        </w:rPr>
        <w:t>8、后台管理与配置</w:t>
      </w:r>
    </w:p>
    <w:p w14:paraId="3FC15069">
      <w:pPr>
        <w:ind w:firstLine="480"/>
      </w:pPr>
      <w:r>
        <w:rPr>
          <w:rFonts w:hint="eastAsia"/>
        </w:rPr>
        <w:t>内审分析模块后台管理：</w:t>
      </w:r>
    </w:p>
    <w:p w14:paraId="7636A54E">
      <w:pPr>
        <w:ind w:firstLine="480"/>
      </w:pPr>
      <w:r>
        <w:rPr>
          <w:rFonts w:hint="eastAsia"/>
        </w:rPr>
        <w:t>管理角色、公式、指标、查询模板、分析报告模板等。</w:t>
      </w:r>
    </w:p>
    <w:p w14:paraId="2970A762">
      <w:pPr>
        <w:ind w:firstLine="480"/>
      </w:pPr>
      <w:r>
        <w:rPr>
          <w:rFonts w:hint="eastAsia"/>
        </w:rPr>
        <w:t>报表参数制作与测试：</w:t>
      </w:r>
    </w:p>
    <w:p w14:paraId="61D232CA">
      <w:pPr>
        <w:ind w:firstLine="480"/>
      </w:pPr>
      <w:r>
        <w:rPr>
          <w:rFonts w:hint="eastAsia"/>
        </w:rPr>
        <w:t>完成各类报表的表样、公式、数据提取方案的制作及参数测试。</w:t>
      </w:r>
    </w:p>
    <w:p w14:paraId="57F36791">
      <w:pPr>
        <w:ind w:firstLine="480"/>
      </w:pPr>
      <w:r>
        <w:rPr>
          <w:rFonts w:hint="eastAsia"/>
        </w:rPr>
        <w:t>月报项目模板制作：</w:t>
      </w:r>
    </w:p>
    <w:p w14:paraId="2FD90D01">
      <w:pPr>
        <w:ind w:firstLine="480"/>
      </w:pPr>
      <w:r>
        <w:rPr>
          <w:rFonts w:hint="eastAsia"/>
        </w:rPr>
        <w:t>制作Excel模板，参数与系统同步，并具备数据锁定功能。</w:t>
      </w:r>
    </w:p>
    <w:p w14:paraId="34D4A559">
      <w:pPr>
        <w:pStyle w:val="5"/>
        <w:numPr>
          <w:ilvl w:val="3"/>
          <w:numId w:val="0"/>
        </w:numPr>
      </w:pPr>
      <w:r>
        <w:rPr>
          <w:rFonts w:hint="eastAsia" w:cs="宋体"/>
        </w:rPr>
        <w:t xml:space="preserve">4.6.1.12  </w:t>
      </w:r>
      <w:r>
        <w:rPr>
          <w:rFonts w:hint="eastAsia"/>
        </w:rPr>
        <w:t>审计整改管理子系统</w:t>
      </w:r>
    </w:p>
    <w:p w14:paraId="5CD813D5">
      <w:pPr>
        <w:ind w:firstLine="480"/>
      </w:pPr>
      <w:r>
        <w:rPr>
          <w:rFonts w:hint="eastAsia"/>
        </w:rPr>
        <w:t>无（该项目为服务项目）</w:t>
      </w:r>
    </w:p>
    <w:p w14:paraId="687DBDAD">
      <w:pPr>
        <w:pStyle w:val="5"/>
        <w:numPr>
          <w:ilvl w:val="3"/>
          <w:numId w:val="0"/>
        </w:numPr>
      </w:pPr>
      <w:r>
        <w:rPr>
          <w:rFonts w:hint="eastAsia" w:cs="宋体"/>
        </w:rPr>
        <w:t xml:space="preserve">4.6.1.13  </w:t>
      </w:r>
      <w:r>
        <w:rPr>
          <w:rFonts w:hint="eastAsia"/>
        </w:rPr>
        <w:t>内部控制测评管理子系统</w:t>
      </w:r>
    </w:p>
    <w:p w14:paraId="3AE273E2">
      <w:pPr>
        <w:ind w:firstLine="480"/>
      </w:pPr>
      <w:r>
        <w:rPr>
          <w:rFonts w:hint="eastAsia"/>
        </w:rPr>
        <w:t>根据业务功能分析，此次系统建设需要包含的功能有抽样范围表格导入、业务总量指标选择、业务总量占比计算、内控管理树形提取、内控树形管理、抽样树形显示、填报树形显示、汇总树形显示、填报状态统计、内控自动报告。</w:t>
      </w:r>
    </w:p>
    <w:p w14:paraId="1C847D5F">
      <w:pPr>
        <w:ind w:firstLine="480"/>
      </w:pPr>
      <w:r>
        <w:rPr>
          <w:rFonts w:hint="eastAsia"/>
        </w:rPr>
        <w:t>抽样范围表格导入：将事务所确定的19个内控测评流程中企业抽样范围的EXCEL表格模板文件导入至内控测评系统中。</w:t>
      </w:r>
    </w:p>
    <w:p w14:paraId="21CA57F1">
      <w:pPr>
        <w:ind w:firstLine="480"/>
      </w:pPr>
      <w:r>
        <w:rPr>
          <w:rFonts w:hint="eastAsia"/>
        </w:rPr>
        <w:t>业务总量指标选择：通过选取国资委财务决算报表参数的全部报表中的指标作为参考的业务指标，并可以通过加、减、乘、除等计算符及计算函数形成组合的业务指标，用作内控测评流程抽样范围确定的参考指标。</w:t>
      </w:r>
    </w:p>
    <w:p w14:paraId="6A9C7564">
      <w:pPr>
        <w:ind w:firstLine="480"/>
      </w:pPr>
      <w:r>
        <w:rPr>
          <w:rFonts w:hint="eastAsia"/>
        </w:rPr>
        <w:t>业务总量占比计算：根据各个内控测评流程选择的参考业务指标，计算抽样企业业务总量占集团业务总量的比例。</w:t>
      </w:r>
    </w:p>
    <w:p w14:paraId="0F506A0D">
      <w:pPr>
        <w:ind w:firstLine="480"/>
      </w:pPr>
      <w:r>
        <w:rPr>
          <w:rFonts w:hint="eastAsia"/>
        </w:rPr>
        <w:t>内控管理树形提取：该功能可将上年度的内控测评企业树形进行提取，用做本年度内控测评工作的初始企业树形。</w:t>
      </w:r>
    </w:p>
    <w:p w14:paraId="1B013DB5">
      <w:pPr>
        <w:ind w:firstLine="480"/>
      </w:pPr>
      <w:r>
        <w:rPr>
          <w:rFonts w:hint="eastAsia"/>
        </w:rPr>
        <w:t>内控树形管理：通过该功能对本集团的内控测评企业树形进行管理。</w:t>
      </w:r>
    </w:p>
    <w:p w14:paraId="19A8F916">
      <w:pPr>
        <w:ind w:firstLine="480"/>
      </w:pPr>
      <w:r>
        <w:rPr>
          <w:rFonts w:hint="eastAsia"/>
        </w:rPr>
        <w:t>抽样树形显示：在抽样阶段只有国资委下属需要进行内控测评的一级集团可以供用户进行选择，并填写内控测评抽样范围表格。</w:t>
      </w:r>
    </w:p>
    <w:p w14:paraId="02687A8B">
      <w:pPr>
        <w:ind w:firstLine="480"/>
      </w:pPr>
      <w:r>
        <w:rPr>
          <w:rFonts w:hint="eastAsia"/>
        </w:rPr>
        <w:t>填报树形显示：抽样数据填报时，在树形结构显示时只显示抽样的单位，未抽样的单位不进行显示。</w:t>
      </w:r>
    </w:p>
    <w:p w14:paraId="7D31C6C9">
      <w:pPr>
        <w:ind w:firstLine="480"/>
      </w:pPr>
      <w:r>
        <w:rPr>
          <w:rFonts w:hint="eastAsia"/>
        </w:rPr>
        <w:t>汇总树形显示：在内控测评数据汇总时，只需要显示一级集团。</w:t>
      </w:r>
    </w:p>
    <w:p w14:paraId="79A4183C">
      <w:pPr>
        <w:ind w:firstLine="480"/>
      </w:pPr>
      <w:r>
        <w:rPr>
          <w:rFonts w:hint="eastAsia"/>
        </w:rPr>
        <w:t>填报状态统计：该功能可实现集团下属的所有抽样单位、各个内控测评流程表的填报状态的统计，形成填报状态表。</w:t>
      </w:r>
    </w:p>
    <w:p w14:paraId="2742B973">
      <w:pPr>
        <w:ind w:firstLine="480"/>
      </w:pPr>
      <w:r>
        <w:rPr>
          <w:rFonts w:hint="eastAsia"/>
        </w:rPr>
        <w:t>EXCEL表格数据导入：对将Excel表内控测评数据批量导入至内控测评系统中。</w:t>
      </w:r>
    </w:p>
    <w:p w14:paraId="45D129CC">
      <w:pPr>
        <w:ind w:firstLine="480"/>
      </w:pPr>
      <w:r>
        <w:rPr>
          <w:rFonts w:hint="eastAsia"/>
        </w:rPr>
        <w:t>管理提升评价：为防止管理提升评价表漏填的情况，内控测评需要中的汇总功能需要新增自动校验功能。</w:t>
      </w:r>
    </w:p>
    <w:p w14:paraId="043D59B8">
      <w:pPr>
        <w:ind w:firstLine="480"/>
      </w:pPr>
      <w:r>
        <w:rPr>
          <w:rFonts w:hint="eastAsia"/>
        </w:rPr>
        <w:t>内部控制测评功能：实现2024年度上海市委管企业内部控制测评报表数据的填报、审核、采集。</w:t>
      </w:r>
    </w:p>
    <w:p w14:paraId="40A79CD1">
      <w:pPr>
        <w:ind w:firstLine="480"/>
      </w:pPr>
      <w:r>
        <w:rPr>
          <w:rFonts w:hint="eastAsia"/>
        </w:rPr>
        <w:t>数据汇总模板：实现当年度的内控测评数据汇总情况数据的自动生成。</w:t>
      </w:r>
    </w:p>
    <w:p w14:paraId="7937E7DF">
      <w:pPr>
        <w:ind w:firstLine="480"/>
      </w:pPr>
      <w:r>
        <w:rPr>
          <w:rFonts w:hint="eastAsia"/>
        </w:rPr>
        <w:t>自动报告模板：根据内控测评报告文档的内容新建相应的数据底稿模板及报告文档模板。</w:t>
      </w:r>
    </w:p>
    <w:p w14:paraId="70C75011">
      <w:pPr>
        <w:ind w:firstLine="480"/>
      </w:pPr>
      <w:r>
        <w:rPr>
          <w:rFonts w:hint="eastAsia"/>
        </w:rPr>
        <w:t>报告生成：实现根据内控测评数据一键生成当年度的内控测评报告文件（Word文档）。</w:t>
      </w:r>
    </w:p>
    <w:p w14:paraId="29579855">
      <w:pPr>
        <w:pStyle w:val="5"/>
        <w:numPr>
          <w:ilvl w:val="3"/>
          <w:numId w:val="0"/>
        </w:numPr>
      </w:pPr>
      <w:r>
        <w:rPr>
          <w:rFonts w:hint="eastAsia" w:cs="宋体"/>
        </w:rPr>
        <w:t xml:space="preserve">4.6.1.14  </w:t>
      </w:r>
      <w:r>
        <w:rPr>
          <w:rFonts w:hint="eastAsia"/>
        </w:rPr>
        <w:t>企业服务大厅</w:t>
      </w:r>
    </w:p>
    <w:p w14:paraId="207BCDF9">
      <w:pPr>
        <w:ind w:firstLine="482"/>
        <w:rPr>
          <w:b/>
          <w:bCs/>
        </w:rPr>
      </w:pPr>
      <w:r>
        <w:rPr>
          <w:rFonts w:hint="eastAsia"/>
          <w:b/>
          <w:bCs/>
        </w:rPr>
        <w:t>1、监管企业稳增长工作周报</w:t>
      </w:r>
    </w:p>
    <w:p w14:paraId="48997BCF">
      <w:pPr>
        <w:ind w:firstLine="480"/>
      </w:pPr>
      <w:r>
        <w:rPr>
          <w:rFonts w:hint="eastAsia"/>
        </w:rPr>
        <w:t>在监管企业稳增长工作方面，数据上报工作有序开展。各部门按时提交相关数据，确保数据来源广泛且全面。数据审核环节严格把关，对上报的数据细致核对，排查错误与异常数据，保障数据质量。数据分析工作深入进行，通过数据挖掘与对比等手段，发现企业增长中的优势与挑战。</w:t>
      </w:r>
    </w:p>
    <w:p w14:paraId="432F9070">
      <w:pPr>
        <w:ind w:firstLine="480"/>
      </w:pPr>
      <w:r>
        <w:rPr>
          <w:rFonts w:hint="eastAsia"/>
        </w:rPr>
        <w:t>用户管理：实现对不同企业用户和审核人员的管理，包括账号创建、权限分配等，确保用户使用的规范性和安全性。</w:t>
      </w:r>
    </w:p>
    <w:p w14:paraId="12C4E32B">
      <w:pPr>
        <w:ind w:firstLine="480"/>
      </w:pPr>
      <w:r>
        <w:rPr>
          <w:rFonts w:hint="eastAsia"/>
        </w:rPr>
        <w:t>数据填报：设计友好的填报界面，结合不同企业类型需求，提供相应的数据填报字段，方便企业准确录入数据。</w:t>
      </w:r>
    </w:p>
    <w:p w14:paraId="264BB13A">
      <w:pPr>
        <w:ind w:firstLine="480"/>
      </w:pPr>
      <w:r>
        <w:rPr>
          <w:rFonts w:hint="eastAsia"/>
        </w:rPr>
        <w:t>审批流程配置：支持流程权限配置，根据企业类型设定不同的审核流程和审核人，保证审批流程的灵活性和合理性。</w:t>
      </w:r>
    </w:p>
    <w:p w14:paraId="40DAD849">
      <w:pPr>
        <w:ind w:firstLine="480"/>
      </w:pPr>
      <w:r>
        <w:rPr>
          <w:rFonts w:hint="eastAsia"/>
        </w:rPr>
        <w:t>数据计算引擎：集成高效的数据计算功能，能对批量数据进行实时计算，确保数据处理的及时性和准确性。</w:t>
      </w:r>
    </w:p>
    <w:p w14:paraId="26A836AC">
      <w:pPr>
        <w:ind w:firstLine="480"/>
      </w:pPr>
      <w:r>
        <w:rPr>
          <w:rFonts w:hint="eastAsia"/>
        </w:rPr>
        <w:t>状态管理：实时监控和更新企业审核状态，在平台界面清晰展示，方便各方人员查看。</w:t>
      </w:r>
    </w:p>
    <w:p w14:paraId="1E462945">
      <w:pPr>
        <w:ind w:firstLine="480"/>
      </w:pPr>
      <w:r>
        <w:rPr>
          <w:rFonts w:hint="eastAsia"/>
        </w:rPr>
        <w:t>数据导入导出：开发适配平台的数据导入模板，实现数据的快速导入；同时提供多种格式的数据导出功能，满足不同场景的数据使用要求。</w:t>
      </w:r>
    </w:p>
    <w:p w14:paraId="04AA0C2B">
      <w:pPr>
        <w:ind w:firstLine="480"/>
      </w:pPr>
      <w:r>
        <w:rPr>
          <w:rFonts w:hint="eastAsia"/>
        </w:rPr>
        <w:t>统计查询：构建强大的统计查询功能，能对企业上报数据进行汇总统计，并支持灵活查询关键数据信息，且将查询结果按要求格式导出。</w:t>
      </w:r>
    </w:p>
    <w:p w14:paraId="0AA187C5">
      <w:pPr>
        <w:ind w:firstLine="482"/>
        <w:rPr>
          <w:b/>
          <w:bCs/>
        </w:rPr>
      </w:pPr>
      <w:r>
        <w:rPr>
          <w:rFonts w:hint="eastAsia"/>
          <w:b/>
          <w:bCs/>
        </w:rPr>
        <w:t>2、党员教育初步排摸</w:t>
      </w:r>
    </w:p>
    <w:p w14:paraId="71E2423E">
      <w:pPr>
        <w:ind w:firstLine="480"/>
      </w:pPr>
      <w:r>
        <w:rPr>
          <w:rFonts w:hint="eastAsia"/>
        </w:rPr>
        <w:t>用户与权限管理：实现对企业集团用户的管理，包括账号创建、权限分配等，确保不同用户只能在其权限范围内进行操作，保障数据安全。</w:t>
      </w:r>
    </w:p>
    <w:p w14:paraId="10142EC6">
      <w:pPr>
        <w:ind w:firstLine="480"/>
      </w:pPr>
      <w:r>
        <w:rPr>
          <w:rFonts w:hint="eastAsia"/>
        </w:rPr>
        <w:t>数据填报：设计简洁明了的数据填报界面，方便企业集团准确录入党员教育初步排摸数据和市国资系统党员教育点位排摸数据。</w:t>
      </w:r>
    </w:p>
    <w:p w14:paraId="71532B48">
      <w:pPr>
        <w:ind w:firstLine="480"/>
      </w:pPr>
      <w:r>
        <w:rPr>
          <w:rFonts w:hint="eastAsia"/>
        </w:rPr>
        <w:t>审批流程配置：支持灵活配置审批流程，根据不同的数据类型和业务需求，设定相应的审批环节和审批人员。</w:t>
      </w:r>
    </w:p>
    <w:p w14:paraId="1EB062B1">
      <w:pPr>
        <w:ind w:firstLine="480"/>
      </w:pPr>
      <w:r>
        <w:rPr>
          <w:rFonts w:hint="eastAsia"/>
        </w:rPr>
        <w:t>数据导入导出：开发高效的数据导入功能，兼容多种数据格式；同时提供便捷的数据导出方式，满足用户对数据的不同使用场景。</w:t>
      </w:r>
    </w:p>
    <w:p w14:paraId="6FC6EBC0">
      <w:pPr>
        <w:ind w:firstLine="480"/>
      </w:pPr>
      <w:r>
        <w:rPr>
          <w:rFonts w:hint="eastAsia"/>
        </w:rPr>
        <w:t>数据管理：具备数据修改、删除功能，并且对数据操作进行记录，便于追溯和审计。</w:t>
      </w:r>
    </w:p>
    <w:p w14:paraId="3D4F2195">
      <w:pPr>
        <w:ind w:firstLine="480"/>
      </w:pPr>
      <w:r>
        <w:rPr>
          <w:rFonts w:hint="eastAsia"/>
        </w:rPr>
        <w:t>统计查询：构建强大的统计查询引擎，能够快速准确地对各类数据进行汇总统计和查询，并将结果按要求格式导出。</w:t>
      </w:r>
    </w:p>
    <w:p w14:paraId="1FC81C49">
      <w:pPr>
        <w:pStyle w:val="5"/>
        <w:numPr>
          <w:ilvl w:val="3"/>
          <w:numId w:val="0"/>
        </w:numPr>
      </w:pPr>
      <w:r>
        <w:rPr>
          <w:rFonts w:hint="eastAsia" w:cs="宋体"/>
        </w:rPr>
        <w:t xml:space="preserve">4.6.1.15  </w:t>
      </w:r>
      <w:r>
        <w:rPr>
          <w:rFonts w:hint="eastAsia"/>
        </w:rPr>
        <w:t>国资监管数智管理子系统</w:t>
      </w:r>
    </w:p>
    <w:p w14:paraId="5AF1D71D">
      <w:pPr>
        <w:ind w:firstLine="480"/>
      </w:pPr>
      <w:r>
        <w:rPr>
          <w:rFonts w:hint="eastAsia"/>
        </w:rPr>
        <w:t>功能完整性：系统功能模块齐全，涵盖核心功能，满足用户在数据管理、信息检索和智能应用等方面的需求。</w:t>
      </w:r>
    </w:p>
    <w:p w14:paraId="0AD64F07">
      <w:pPr>
        <w:ind w:firstLine="480"/>
      </w:pPr>
      <w:r>
        <w:rPr>
          <w:rFonts w:hint="eastAsia"/>
        </w:rPr>
        <w:t>功能易用性：用户界面友好，操作流程简洁明了，新用户培训周期不超过1周，确保用户能够快速上手并熟练使用系统。</w:t>
      </w:r>
    </w:p>
    <w:p w14:paraId="5AA26AB3">
      <w:pPr>
        <w:ind w:firstLine="480"/>
      </w:pPr>
      <w:r>
        <w:rPr>
          <w:rFonts w:hint="eastAsia"/>
        </w:rPr>
        <w:t>功能扩展性：系统具备良好的扩展性，能够根据业务发展需求，灵活增加新的功能模块或优化现有功能。</w:t>
      </w:r>
    </w:p>
    <w:p w14:paraId="23E446D8">
      <w:pPr>
        <w:ind w:firstLine="480"/>
      </w:pPr>
      <w:r>
        <w:rPr>
          <w:rFonts w:hint="eastAsia"/>
        </w:rPr>
        <w:t>系统响应时间：</w:t>
      </w:r>
    </w:p>
    <w:p w14:paraId="077EA2F1">
      <w:pPr>
        <w:ind w:firstLine="480"/>
      </w:pPr>
      <w:r>
        <w:rPr>
          <w:rFonts w:hint="eastAsia"/>
        </w:rPr>
        <w:t>在网络稳定的环境下，操作性界面单一操作的系统响应时间小于2秒。</w:t>
      </w:r>
    </w:p>
    <w:p w14:paraId="203D9C31">
      <w:pPr>
        <w:ind w:firstLine="480"/>
      </w:pPr>
      <w:r>
        <w:rPr>
          <w:rFonts w:hint="eastAsia"/>
        </w:rPr>
        <w:t>在网络稳定的环境下，简单查询操作的系统响应时间小于3秒。</w:t>
      </w:r>
    </w:p>
    <w:p w14:paraId="769DD6D1">
      <w:pPr>
        <w:ind w:firstLine="480"/>
      </w:pPr>
      <w:r>
        <w:rPr>
          <w:rFonts w:hint="eastAsia"/>
        </w:rPr>
        <w:t>在网络稳定的环境下，复杂查询/统计操作的系统响应时间小于5秒。</w:t>
      </w:r>
    </w:p>
    <w:p w14:paraId="20471A05">
      <w:pPr>
        <w:ind w:firstLine="480"/>
      </w:pPr>
      <w:r>
        <w:rPr>
          <w:rFonts w:hint="eastAsia"/>
        </w:rPr>
        <w:t>系统可用性：系统提供7×24小时的连续运行，除特殊原因外，普通故障修复时间：&lt;30分钟；重大故障24小时内完成修复工作，确保系统的高可用性。</w:t>
      </w:r>
    </w:p>
    <w:p w14:paraId="62BE02AA">
      <w:pPr>
        <w:pStyle w:val="5"/>
        <w:numPr>
          <w:ilvl w:val="3"/>
          <w:numId w:val="0"/>
        </w:numPr>
      </w:pPr>
      <w:r>
        <w:rPr>
          <w:rFonts w:hint="eastAsia" w:cs="宋体"/>
        </w:rPr>
        <w:t xml:space="preserve">4.6.1.16  </w:t>
      </w:r>
      <w:r>
        <w:rPr>
          <w:rFonts w:hint="eastAsia"/>
        </w:rPr>
        <w:t>全面风险预警子系统（宣传部功能模块）</w:t>
      </w:r>
    </w:p>
    <w:p w14:paraId="2E790D39">
      <w:pPr>
        <w:ind w:firstLine="480"/>
      </w:pPr>
      <w:r>
        <w:rPr>
          <w:rFonts w:hint="eastAsia"/>
        </w:rPr>
        <w:t>根据业务功能分析，此次子系统建设需要包含的功能有宣传部总览、风险管理、企业总览、资金领域、主业领域、治理领域等看板内容，并包含一套涵盖宣传部风险问询、风险跟踪的管控闭环流程。</w:t>
      </w:r>
    </w:p>
    <w:p w14:paraId="74FD18E6">
      <w:pPr>
        <w:ind w:firstLine="480"/>
      </w:pPr>
      <w:r>
        <w:rPr>
          <w:rFonts w:hint="eastAsia"/>
        </w:rPr>
        <w:t>1、风险预警综合评级看板：</w:t>
      </w:r>
    </w:p>
    <w:p w14:paraId="2CB11D8D">
      <w:pPr>
        <w:ind w:firstLine="480"/>
      </w:pPr>
      <w:r>
        <w:rPr>
          <w:rFonts w:hint="eastAsia"/>
        </w:rPr>
        <w:t>根据企业风险亮灯（红灯）情况，对相应指标的风险程度进行评级。该评级需要定义一套基于不同风险水平划分的风险评级体系，分为低风险、中风险和高风险等级。风险评估方法包括定量分析、定性判断、统计模型等，根据指标的性质和可获得的数据进行选择，并结合专业知识和经验进行综合判断。</w:t>
      </w:r>
    </w:p>
    <w:p w14:paraId="21C77694">
      <w:pPr>
        <w:ind w:firstLine="480"/>
      </w:pPr>
      <w:r>
        <w:rPr>
          <w:rFonts w:hint="eastAsia"/>
        </w:rPr>
        <w:t>2、宣传部总览看板：</w:t>
      </w:r>
    </w:p>
    <w:p w14:paraId="7C1CC2C2">
      <w:pPr>
        <w:ind w:firstLine="480"/>
      </w:pPr>
      <w:r>
        <w:rPr>
          <w:rFonts w:hint="eastAsia"/>
        </w:rPr>
        <w:t>包含宣传部总览看板-综合R值年度看板、宣传部总览看板-综合R值月度看板、宣传部总览看板-风险敞口年度看板、宣传部总览看板-风险敞口月度看板、宣传部总览看板-领域敞口年度看板、宣传部总览看板-领域敞口月度看板、宣传部总览看板-风险清单年度看板、宣传部总览看板-风险清单月度看板，并基于算法计算规则，实现各看板中综合R值模型的自动化训练及优化。</w:t>
      </w:r>
    </w:p>
    <w:p w14:paraId="7668991D">
      <w:pPr>
        <w:ind w:firstLine="480"/>
      </w:pPr>
      <w:r>
        <w:rPr>
          <w:rFonts w:hint="eastAsia"/>
        </w:rPr>
        <w:t>3、宣传部风险管理看板：</w:t>
      </w:r>
    </w:p>
    <w:p w14:paraId="25C6EB7E">
      <w:pPr>
        <w:ind w:firstLine="480"/>
      </w:pPr>
      <w:r>
        <w:rPr>
          <w:rFonts w:hint="eastAsia"/>
        </w:rPr>
        <w:t>包含宣传部风险管理-风险问询函列表看板、宣传部风险管理-风险问询函详情看板、宣传部风险管理-风险清单管理看板、宣传部风险管理-风险清单详情看板、宣传部风险管理-风险清单全览表看板、宣传部风险管理-风险清单过录表看板、宣传部风险管理-集团审核通过时间看板、宣传部风险管理-联系人看板。</w:t>
      </w:r>
    </w:p>
    <w:p w14:paraId="5B450149">
      <w:pPr>
        <w:ind w:firstLine="480"/>
      </w:pPr>
      <w:r>
        <w:rPr>
          <w:rFonts w:hint="eastAsia"/>
        </w:rPr>
        <w:t>4、企业总览看板：</w:t>
      </w:r>
    </w:p>
    <w:p w14:paraId="014F366C">
      <w:pPr>
        <w:ind w:firstLine="480"/>
      </w:pPr>
      <w:r>
        <w:rPr>
          <w:rFonts w:hint="eastAsia"/>
        </w:rPr>
        <w:t>包含企业总览-综合R值年度看板、企业总览-综合R值月度看板、企业总览-风险敞口年度看板、企业总览-风险敞口月度看板、企业总览-领域风险敞口年度看板、企业总览-领域风险敞口月度看板，并基于算法计算规则，实现各看板中综合R值模型的自动化训练及优化。</w:t>
      </w:r>
    </w:p>
    <w:p w14:paraId="56E78C19">
      <w:pPr>
        <w:ind w:firstLine="480"/>
      </w:pPr>
      <w:r>
        <w:rPr>
          <w:rFonts w:hint="eastAsia"/>
        </w:rPr>
        <w:t>5、风险地图看板：</w:t>
      </w:r>
    </w:p>
    <w:p w14:paraId="0BF68423">
      <w:pPr>
        <w:ind w:firstLine="480"/>
      </w:pPr>
      <w:r>
        <w:rPr>
          <w:rFonts w:hint="eastAsia"/>
        </w:rPr>
        <w:t>对各集团风险情况进行梳理、运算、整合，并以年度为单位制作各集团总览-全面风险地图看板，来展现各集团在所选年度的重大风险详情。用户可在“选择企业”的树形中选择想要查看的集团名称。该看板主要根据监管企业风险分布情况对集团企业各领域风险进行整体展示。</w:t>
      </w:r>
    </w:p>
    <w:p w14:paraId="0B37E49F">
      <w:pPr>
        <w:ind w:firstLine="480"/>
      </w:pPr>
      <w:r>
        <w:rPr>
          <w:rFonts w:hint="eastAsia"/>
        </w:rPr>
        <w:t>6、资金领域看板：</w:t>
      </w:r>
    </w:p>
    <w:p w14:paraId="7A4A5A2F">
      <w:pPr>
        <w:ind w:firstLine="480"/>
      </w:pPr>
      <w:r>
        <w:rPr>
          <w:rFonts w:hint="eastAsia"/>
        </w:rPr>
        <w:t>包含宣传部资金风险年度看板、宣传部资金风险月度看板，完善看板对应的预警区间配置及风险指标配置功能项。</w:t>
      </w:r>
    </w:p>
    <w:p w14:paraId="1172C6A5">
      <w:pPr>
        <w:ind w:firstLine="480"/>
      </w:pPr>
      <w:r>
        <w:rPr>
          <w:rFonts w:hint="eastAsia"/>
        </w:rPr>
        <w:t>7、主业领域看板：</w:t>
      </w:r>
    </w:p>
    <w:p w14:paraId="7B3B6E4C">
      <w:pPr>
        <w:ind w:firstLine="480"/>
      </w:pPr>
      <w:r>
        <w:rPr>
          <w:rFonts w:hint="eastAsia"/>
        </w:rPr>
        <w:t>包含宣传部主业风险年度看板、宣传部主业风险月度看板，完善看板对应的预警区间配置及风险指标配置功能项。</w:t>
      </w:r>
    </w:p>
    <w:p w14:paraId="320348F4">
      <w:pPr>
        <w:ind w:firstLine="480"/>
      </w:pPr>
      <w:r>
        <w:rPr>
          <w:rFonts w:hint="eastAsia"/>
        </w:rPr>
        <w:t>8、投资领域看板：</w:t>
      </w:r>
    </w:p>
    <w:p w14:paraId="43128F7C">
      <w:pPr>
        <w:ind w:firstLine="480"/>
      </w:pPr>
      <w:r>
        <w:rPr>
          <w:rFonts w:hint="eastAsia"/>
        </w:rPr>
        <w:t>包含宣传部投资风险年度看板，完善看板对应的风险指标配置功能项。</w:t>
      </w:r>
    </w:p>
    <w:p w14:paraId="3A174F87">
      <w:pPr>
        <w:ind w:firstLine="480"/>
      </w:pPr>
      <w:r>
        <w:rPr>
          <w:rFonts w:hint="eastAsia"/>
        </w:rPr>
        <w:t>9、治理领域看板：</w:t>
      </w:r>
    </w:p>
    <w:p w14:paraId="2B52D2D3">
      <w:pPr>
        <w:ind w:firstLine="480"/>
      </w:pPr>
      <w:r>
        <w:rPr>
          <w:rFonts w:hint="eastAsia"/>
        </w:rPr>
        <w:t>包含宣传部治理风险年度看板-参股、宣传部治理风险年度看板-控股、宣传部治理风险年度看板-应控未控看板，完善看板对应的风险指标配置功能项。</w:t>
      </w:r>
    </w:p>
    <w:p w14:paraId="236EA7E5">
      <w:pPr>
        <w:ind w:firstLine="480"/>
      </w:pPr>
      <w:r>
        <w:rPr>
          <w:rFonts w:hint="eastAsia"/>
        </w:rPr>
        <w:t>10、基金领域看板：</w:t>
      </w:r>
    </w:p>
    <w:p w14:paraId="672BBB5B">
      <w:pPr>
        <w:ind w:firstLine="480"/>
      </w:pPr>
      <w:r>
        <w:rPr>
          <w:rFonts w:hint="eastAsia"/>
        </w:rPr>
        <w:t>包含宣传部基金风险年度看板，完善看板对应的风险指标配置功能项。</w:t>
      </w:r>
    </w:p>
    <w:p w14:paraId="13BF709F">
      <w:pPr>
        <w:ind w:firstLine="480"/>
      </w:pPr>
      <w:r>
        <w:rPr>
          <w:rFonts w:hint="eastAsia"/>
        </w:rPr>
        <w:t>11、外部领域看板：</w:t>
      </w:r>
    </w:p>
    <w:p w14:paraId="32504015">
      <w:pPr>
        <w:ind w:firstLine="480"/>
      </w:pPr>
      <w:r>
        <w:rPr>
          <w:rFonts w:hint="eastAsia"/>
        </w:rPr>
        <w:t>包含外部风险年度看板（境外投资项目）、外部风险年度看板（汇率、利率），完善看板对应的风险指标配置功能项。</w:t>
      </w:r>
    </w:p>
    <w:p w14:paraId="4BB72192">
      <w:pPr>
        <w:ind w:firstLine="480"/>
      </w:pPr>
      <w:r>
        <w:rPr>
          <w:rFonts w:hint="eastAsia"/>
        </w:rPr>
        <w:t>12、舆情领域看板：</w:t>
      </w:r>
    </w:p>
    <w:p w14:paraId="4B8FC3DE">
      <w:pPr>
        <w:ind w:firstLine="480"/>
      </w:pPr>
      <w:r>
        <w:rPr>
          <w:rFonts w:hint="eastAsia"/>
        </w:rPr>
        <w:t>包含宣传部舆情风险月度看板，完善看板对应的风险指标配置功能项。</w:t>
      </w:r>
    </w:p>
    <w:p w14:paraId="6559EFB7">
      <w:pPr>
        <w:ind w:firstLine="480"/>
      </w:pPr>
      <w:r>
        <w:rPr>
          <w:rFonts w:hint="eastAsia"/>
        </w:rPr>
        <w:t>13、法律领域看板：</w:t>
      </w:r>
    </w:p>
    <w:p w14:paraId="464E380A">
      <w:pPr>
        <w:ind w:firstLine="480"/>
      </w:pPr>
      <w:r>
        <w:rPr>
          <w:rFonts w:hint="eastAsia"/>
        </w:rPr>
        <w:t>包含宣传部法律风险年度看板，完善看板对应的风险指标配置功能项。</w:t>
      </w:r>
    </w:p>
    <w:p w14:paraId="41C8BB70">
      <w:pPr>
        <w:ind w:firstLine="480"/>
      </w:pPr>
      <w:r>
        <w:rPr>
          <w:rFonts w:hint="eastAsia"/>
        </w:rPr>
        <w:t>14、基础信息看板：</w:t>
      </w:r>
    </w:p>
    <w:p w14:paraId="4CCB8F6E">
      <w:pPr>
        <w:ind w:firstLine="480"/>
      </w:pPr>
      <w:r>
        <w:rPr>
          <w:rFonts w:hint="eastAsia"/>
        </w:rPr>
        <w:t>包含宣传部企业信息看板、快报信息看板、行业对标看板。</w:t>
      </w:r>
    </w:p>
    <w:p w14:paraId="384A3D56">
      <w:pPr>
        <w:ind w:firstLine="480"/>
      </w:pPr>
      <w:r>
        <w:rPr>
          <w:rFonts w:hint="eastAsia"/>
        </w:rPr>
        <w:t>15、风险预警函管理及处置：</w:t>
      </w:r>
    </w:p>
    <w:p w14:paraId="131FE5EF">
      <w:pPr>
        <w:ind w:firstLine="480"/>
      </w:pPr>
      <w:r>
        <w:rPr>
          <w:rFonts w:hint="eastAsia"/>
        </w:rPr>
        <w:t>包含宣传部问询函模板配置、宣传部问询函节点配置、宣传部问询函内容填报、宣传部风险清单输出等功能。</w:t>
      </w:r>
    </w:p>
    <w:p w14:paraId="49C4C58F">
      <w:pPr>
        <w:pStyle w:val="4"/>
        <w:numPr>
          <w:ilvl w:val="2"/>
          <w:numId w:val="0"/>
        </w:numPr>
      </w:pPr>
      <w:bookmarkStart w:id="118" w:name="_Toc24511"/>
      <w:r>
        <w:rPr>
          <w:rFonts w:hint="eastAsia" w:ascii="Times New Roman" w:hAnsi="Times New Roman" w:cs="宋体"/>
        </w:rPr>
        <w:t xml:space="preserve">4.6.2  </w:t>
      </w:r>
      <w:r>
        <w:t>性能需求分析</w:t>
      </w:r>
      <w:bookmarkEnd w:id="118"/>
    </w:p>
    <w:tbl>
      <w:tblPr>
        <w:tblStyle w:val="1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936"/>
        <w:gridCol w:w="936"/>
        <w:gridCol w:w="1203"/>
        <w:gridCol w:w="1734"/>
        <w:gridCol w:w="1030"/>
        <w:gridCol w:w="805"/>
        <w:gridCol w:w="675"/>
        <w:gridCol w:w="742"/>
      </w:tblGrid>
      <w:tr w14:paraId="41A83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 w:type="pct"/>
            <w:vAlign w:val="center"/>
          </w:tcPr>
          <w:p w14:paraId="1CDBE095">
            <w:pPr>
              <w:pStyle w:val="30"/>
            </w:pPr>
            <w:r>
              <w:t>序号</w:t>
            </w:r>
          </w:p>
        </w:tc>
        <w:tc>
          <w:tcPr>
            <w:tcW w:w="549" w:type="pct"/>
            <w:vAlign w:val="center"/>
          </w:tcPr>
          <w:p w14:paraId="3A43819B">
            <w:pPr>
              <w:pStyle w:val="30"/>
            </w:pPr>
            <w:r>
              <w:t>总用户数（个）</w:t>
            </w:r>
          </w:p>
        </w:tc>
        <w:tc>
          <w:tcPr>
            <w:tcW w:w="549" w:type="pct"/>
            <w:vAlign w:val="center"/>
          </w:tcPr>
          <w:p w14:paraId="4ACFEA1B">
            <w:pPr>
              <w:pStyle w:val="30"/>
            </w:pPr>
            <w:r>
              <w:t>并发用户数（个）</w:t>
            </w:r>
          </w:p>
        </w:tc>
        <w:tc>
          <w:tcPr>
            <w:tcW w:w="706" w:type="pct"/>
            <w:vAlign w:val="center"/>
          </w:tcPr>
          <w:p w14:paraId="2554DCA3">
            <w:pPr>
              <w:pStyle w:val="30"/>
            </w:pPr>
            <w:r>
              <w:t>平均操作响应时间（毫秒）</w:t>
            </w:r>
          </w:p>
        </w:tc>
        <w:tc>
          <w:tcPr>
            <w:tcW w:w="1017" w:type="pct"/>
            <w:vAlign w:val="center"/>
          </w:tcPr>
          <w:p w14:paraId="43A10FFD">
            <w:pPr>
              <w:pStyle w:val="30"/>
            </w:pPr>
            <w:r>
              <w:t>系统正常运行所需的数据存储量（GB）</w:t>
            </w:r>
          </w:p>
        </w:tc>
        <w:tc>
          <w:tcPr>
            <w:tcW w:w="604" w:type="pct"/>
            <w:vAlign w:val="center"/>
          </w:tcPr>
          <w:p w14:paraId="14EF2E49">
            <w:pPr>
              <w:pStyle w:val="30"/>
            </w:pPr>
            <w:r>
              <w:t>三年内系统所需的存储（GB）</w:t>
            </w:r>
          </w:p>
        </w:tc>
        <w:tc>
          <w:tcPr>
            <w:tcW w:w="472" w:type="pct"/>
            <w:vAlign w:val="center"/>
          </w:tcPr>
          <w:p w14:paraId="36CF6409">
            <w:pPr>
              <w:pStyle w:val="30"/>
            </w:pPr>
            <w:r>
              <w:t>系统安全等级</w:t>
            </w:r>
          </w:p>
        </w:tc>
        <w:tc>
          <w:tcPr>
            <w:tcW w:w="396" w:type="pct"/>
            <w:vAlign w:val="center"/>
          </w:tcPr>
          <w:p w14:paraId="4D3D8BFA">
            <w:pPr>
              <w:pStyle w:val="30"/>
            </w:pPr>
            <w:r>
              <w:t>操作系统</w:t>
            </w:r>
          </w:p>
        </w:tc>
        <w:tc>
          <w:tcPr>
            <w:tcW w:w="435" w:type="pct"/>
            <w:vAlign w:val="center"/>
          </w:tcPr>
          <w:p w14:paraId="4D2FE670">
            <w:pPr>
              <w:pStyle w:val="30"/>
            </w:pPr>
            <w:r>
              <w:t>数据库</w:t>
            </w:r>
          </w:p>
        </w:tc>
      </w:tr>
      <w:tr w14:paraId="5C386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7" w:type="pct"/>
            <w:vAlign w:val="center"/>
          </w:tcPr>
          <w:p w14:paraId="6C631C53">
            <w:pPr>
              <w:pStyle w:val="30"/>
            </w:pPr>
            <w:r>
              <w:t>1</w:t>
            </w:r>
          </w:p>
        </w:tc>
        <w:tc>
          <w:tcPr>
            <w:tcW w:w="549" w:type="pct"/>
            <w:vAlign w:val="center"/>
          </w:tcPr>
          <w:p w14:paraId="31428F8B">
            <w:pPr>
              <w:pStyle w:val="30"/>
            </w:pPr>
            <w:r>
              <w:rPr>
                <w:rFonts w:hint="eastAsia"/>
              </w:rPr>
              <w:t>10000</w:t>
            </w:r>
          </w:p>
        </w:tc>
        <w:tc>
          <w:tcPr>
            <w:tcW w:w="549" w:type="pct"/>
            <w:vAlign w:val="center"/>
          </w:tcPr>
          <w:p w14:paraId="618996D8">
            <w:pPr>
              <w:pStyle w:val="30"/>
            </w:pPr>
            <w:r>
              <w:rPr>
                <w:rFonts w:hint="eastAsia"/>
              </w:rPr>
              <w:t>200</w:t>
            </w:r>
          </w:p>
        </w:tc>
        <w:tc>
          <w:tcPr>
            <w:tcW w:w="706" w:type="pct"/>
            <w:vAlign w:val="center"/>
          </w:tcPr>
          <w:p w14:paraId="766CC404">
            <w:pPr>
              <w:pStyle w:val="30"/>
            </w:pPr>
            <w:r>
              <w:t>首页&lt;3000；</w:t>
            </w:r>
          </w:p>
          <w:p w14:paraId="45A8CEB4">
            <w:pPr>
              <w:pStyle w:val="30"/>
            </w:pPr>
            <w:r>
              <w:t>重要页面不低于5000</w:t>
            </w:r>
          </w:p>
        </w:tc>
        <w:tc>
          <w:tcPr>
            <w:tcW w:w="1017" w:type="pct"/>
            <w:vAlign w:val="center"/>
          </w:tcPr>
          <w:p w14:paraId="780EB5F7">
            <w:pPr>
              <w:pStyle w:val="30"/>
            </w:pPr>
            <w:r>
              <w:rPr>
                <w:rFonts w:hint="eastAsia"/>
              </w:rPr>
              <w:t>200000</w:t>
            </w:r>
          </w:p>
        </w:tc>
        <w:tc>
          <w:tcPr>
            <w:tcW w:w="604" w:type="pct"/>
            <w:vAlign w:val="center"/>
          </w:tcPr>
          <w:p w14:paraId="6767B81E">
            <w:pPr>
              <w:pStyle w:val="30"/>
            </w:pPr>
            <w:r>
              <w:t>60T</w:t>
            </w:r>
          </w:p>
        </w:tc>
        <w:tc>
          <w:tcPr>
            <w:tcW w:w="472" w:type="pct"/>
            <w:vAlign w:val="center"/>
          </w:tcPr>
          <w:p w14:paraId="110F4C9D">
            <w:pPr>
              <w:pStyle w:val="30"/>
            </w:pPr>
            <w:r>
              <w:t>三级</w:t>
            </w:r>
          </w:p>
        </w:tc>
        <w:tc>
          <w:tcPr>
            <w:tcW w:w="396" w:type="pct"/>
            <w:vAlign w:val="center"/>
          </w:tcPr>
          <w:p w14:paraId="12FAE43A">
            <w:pPr>
              <w:pStyle w:val="30"/>
            </w:pPr>
            <w:r>
              <w:rPr>
                <w:rFonts w:hint="eastAsia"/>
              </w:rPr>
              <w:t>中标</w:t>
            </w:r>
            <w:r>
              <w:t>麒麟</w:t>
            </w:r>
          </w:p>
        </w:tc>
        <w:tc>
          <w:tcPr>
            <w:tcW w:w="435" w:type="pct"/>
            <w:vAlign w:val="center"/>
          </w:tcPr>
          <w:p w14:paraId="3E123998">
            <w:pPr>
              <w:pStyle w:val="30"/>
            </w:pPr>
            <w:r>
              <w:t>达梦</w:t>
            </w:r>
          </w:p>
        </w:tc>
      </w:tr>
    </w:tbl>
    <w:p w14:paraId="7A301943">
      <w:pPr>
        <w:ind w:firstLine="480"/>
        <w:rPr>
          <w:rFonts w:cs="Times New Roman"/>
          <w:color w:val="FF0000"/>
        </w:rPr>
      </w:pPr>
    </w:p>
    <w:p w14:paraId="2246192D">
      <w:pPr>
        <w:pStyle w:val="3"/>
        <w:numPr>
          <w:ilvl w:val="1"/>
          <w:numId w:val="0"/>
        </w:numPr>
      </w:pPr>
      <w:bookmarkStart w:id="119" w:name="_Toc13479"/>
      <w:r>
        <w:rPr>
          <w:rFonts w:hint="eastAsia" w:ascii="Times New Roman" w:hAnsi="Times New Roman" w:cs="宋体"/>
        </w:rPr>
        <w:t xml:space="preserve">4.7  </w:t>
      </w:r>
      <w:r>
        <w:t>安全需求分析</w:t>
      </w:r>
      <w:r>
        <w:rPr>
          <w:rFonts w:hint="eastAsia"/>
        </w:rPr>
        <w:t>（针对安全服务）</w:t>
      </w:r>
      <w:bookmarkEnd w:id="119"/>
    </w:p>
    <w:p w14:paraId="7640944F">
      <w:pPr>
        <w:ind w:firstLine="480"/>
      </w:pPr>
      <w:r>
        <w:rPr>
          <w:rFonts w:hint="eastAsia"/>
        </w:rPr>
        <w:t>为满足上海市国资委的安全需求，需依托专业的信息安全服务，建立和完善信息安全保障体系，提升整体网络安全风险防范能力，满足“事前可预防、事中可控制、事后可恢复”的信息安全保障需求，确保国资监管业务的安全性、稳定性与持续性。</w:t>
      </w:r>
    </w:p>
    <w:p w14:paraId="2686870C">
      <w:pPr>
        <w:pStyle w:val="4"/>
        <w:numPr>
          <w:ilvl w:val="2"/>
          <w:numId w:val="0"/>
        </w:numPr>
      </w:pPr>
      <w:bookmarkStart w:id="120" w:name="_Toc17414"/>
      <w:r>
        <w:rPr>
          <w:rFonts w:hint="eastAsia" w:ascii="Times New Roman" w:hAnsi="Times New Roman" w:cs="宋体"/>
        </w:rPr>
        <w:t xml:space="preserve">4.7.1  </w:t>
      </w:r>
      <w:r>
        <w:rPr>
          <w:rFonts w:hint="eastAsia"/>
        </w:rPr>
        <w:t>安全管理需求</w:t>
      </w:r>
      <w:bookmarkEnd w:id="120"/>
    </w:p>
    <w:p w14:paraId="11F7A404">
      <w:pPr>
        <w:ind w:firstLine="480"/>
      </w:pPr>
      <w:r>
        <w:rPr>
          <w:rFonts w:hint="eastAsia"/>
        </w:rPr>
        <w:t>安全管理制度应结合《中华人民共和国网络安全法》、《中华人民共和国计算机信息系统安全保护条例》等法律法规、各类信息和网络的规范性文件，建立相应的安全管理制度，重点围绕设备管理、网络管理、数据管理、应用管理、运维管理。人员管理和应急处置等方面，按照“谁建设、谁负责”和“谁使用、谁负责”的原则，明确发行安全管理职责的部门、岗位、流程、规范、运作机制及责任体系。要加强对系统建设、开发、运维和使用人员、组织的管理和教育培训，层层落实安全责任制，杜绝和防范人为因素而引发的安全事件；建立安全管理人员责任追究制度，明确安全责任人和相关工作要求，做到权责明晰。在数据交换过程中加强第三方技术人员和工作人员的管理，签订数据保密承诺等，确保数据安全。</w:t>
      </w:r>
    </w:p>
    <w:p w14:paraId="645BD9F5">
      <w:pPr>
        <w:ind w:firstLine="480"/>
      </w:pPr>
      <w:r>
        <w:rPr>
          <w:rFonts w:hint="eastAsia"/>
        </w:rPr>
        <w:t>人员与培训：实施全员安全意识培训（包括第三方运维人员），重点防范社会工程攻击，签订数据保密协议。对特权账号操作进行录像审计，实现操作可追溯、责任可定界。</w:t>
      </w:r>
    </w:p>
    <w:p w14:paraId="32C58829">
      <w:pPr>
        <w:ind w:firstLine="480"/>
      </w:pPr>
      <w:r>
        <w:rPr>
          <w:rFonts w:hint="eastAsia"/>
        </w:rPr>
        <w:t>安全监控：部署安全监控系统，实时监测系统的安全状态，设立安全应急响应团队，及时处理安全事件。</w:t>
      </w:r>
    </w:p>
    <w:p w14:paraId="5F0565E8">
      <w:pPr>
        <w:pStyle w:val="4"/>
        <w:numPr>
          <w:ilvl w:val="2"/>
          <w:numId w:val="0"/>
        </w:numPr>
      </w:pPr>
      <w:bookmarkStart w:id="121" w:name="_Toc23377"/>
      <w:r>
        <w:rPr>
          <w:rFonts w:hint="eastAsia" w:ascii="Times New Roman" w:hAnsi="Times New Roman" w:cs="宋体"/>
        </w:rPr>
        <w:t xml:space="preserve">4.7.2  </w:t>
      </w:r>
      <w:r>
        <w:rPr>
          <w:rFonts w:hint="eastAsia"/>
        </w:rPr>
        <w:t>网络安全需求</w:t>
      </w:r>
      <w:bookmarkEnd w:id="121"/>
    </w:p>
    <w:p w14:paraId="6D236D64">
      <w:pPr>
        <w:ind w:firstLine="480"/>
      </w:pPr>
      <w:r>
        <w:rPr>
          <w:rFonts w:hint="eastAsia"/>
        </w:rPr>
        <w:t>网络结构安全：划分多级安全域（DMZ 区、内部网络区、办公区、加密专网区等），通过防火墙、入侵检测系统（IDS/IPS）实现区域间逻辑隔离，部署 VPN 保障远程访问安全。采用安全隔离设备（如网闸）实现涉密网络与非涉密网络的物理隔离，禁止非授权跨域访问。配置网络交换机进行逻辑划分，关闭非必要端口（如禁止 ICMP Ping），防范 DDoS 攻击。</w:t>
      </w:r>
    </w:p>
    <w:p w14:paraId="032875B1">
      <w:pPr>
        <w:ind w:firstLine="480"/>
      </w:pPr>
      <w:r>
        <w:rPr>
          <w:rFonts w:hint="eastAsia"/>
        </w:rPr>
        <w:t>边界防护：部署下一代防火墙（NGFW）及Web应用防火墙（WAF），设置访问控制列表（ACL），过滤异常流量，防御SQL注入、跨站脚本（XSS）等攻击。通过安全监测平台实时分析网络流量，检测APT攻击、僵木蠕病毒等威胁，并联动威胁情报实现快速阻断。</w:t>
      </w:r>
    </w:p>
    <w:p w14:paraId="4237AB31">
      <w:pPr>
        <w:ind w:firstLine="480"/>
      </w:pPr>
      <w:r>
        <w:rPr>
          <w:rFonts w:hint="eastAsia"/>
        </w:rPr>
        <w:t>网络设备安全：强化路由器、交换机的安全配置，定期更新固件，加强口令保护（最小长度、复杂度、定期更换）。</w:t>
      </w:r>
    </w:p>
    <w:p w14:paraId="6CAF50DD">
      <w:pPr>
        <w:pStyle w:val="4"/>
        <w:numPr>
          <w:ilvl w:val="2"/>
          <w:numId w:val="0"/>
        </w:numPr>
      </w:pPr>
      <w:bookmarkStart w:id="122" w:name="_Toc13866"/>
      <w:r>
        <w:rPr>
          <w:rFonts w:hint="eastAsia" w:ascii="Times New Roman" w:hAnsi="Times New Roman" w:cs="宋体"/>
        </w:rPr>
        <w:t xml:space="preserve">4.7.3  </w:t>
      </w:r>
      <w:r>
        <w:rPr>
          <w:rFonts w:hint="eastAsia"/>
        </w:rPr>
        <w:t>系统安全需求</w:t>
      </w:r>
      <w:bookmarkEnd w:id="122"/>
    </w:p>
    <w:p w14:paraId="1CBE2BDE">
      <w:pPr>
        <w:ind w:firstLine="480"/>
      </w:pPr>
      <w:r>
        <w:rPr>
          <w:rFonts w:hint="eastAsia"/>
        </w:rPr>
        <w:t>根据《信息安全技术网络安全等级保护基本要求》（GB/T22239-2019）、《数据安全法》、《个人信息安全法》等相关法律法规要求。本项目建设的信息系统初步定级为等保三级。根据国家信息安全等级保护（三级）建设、测评、整改和维护的相关要求，本项目遵从安全开发规范和安全制度的基础上，结合本项目建设的信息安全需要。按照上海市安全认证体系规划，为国资委提供有效的安全认证服务。确保符合身份鉴别、访问控制、安全审计、日志审计等方面的应用安全。</w:t>
      </w:r>
    </w:p>
    <w:p w14:paraId="46A5A79C">
      <w:pPr>
        <w:ind w:firstLine="480"/>
      </w:pPr>
      <w:r>
        <w:rPr>
          <w:rFonts w:hint="eastAsia"/>
        </w:rPr>
        <w:t>操作系统安全：采用经过安全加固的操作系统，定期进行安全补丁更新，关闭不必要的服务和端口，配置审计日志功能，记录系统操作和用户行为，借助漏洞扫描工具及时发现并修补薄弱环节，加强账号口令管理，控制文件许可权和拥有权，注重信任关系使用，限制用户授权访问。</w:t>
      </w:r>
    </w:p>
    <w:p w14:paraId="5C1BDBD8">
      <w:pPr>
        <w:ind w:firstLine="480"/>
      </w:pPr>
      <w:r>
        <w:rPr>
          <w:rFonts w:hint="eastAsia"/>
        </w:rPr>
        <w:t>应用安全：对业务应用进行安全编码，防止 SQL 注入、跨站脚本攻击等常见安全漏洞，部署 Web 应用防火墙（WAF）防御针对 Web 应用的攻击，定期对应用进行安全测试，确保应用的安全性，遵循安全开发规范和安全制度，实现身份鉴别、访问控制、安全审计等应用安全功能。实施多因素身份认证（MFA），基于 RBAC 模型划分权限，最小化特权账号（如数据库管理员）的操作范围。对敏感操作（如数据导出、配置变更）实施双人复核及动态授权机制。集成日志审计平台（SIEM），集中采集应用日志、用户行为日志，关联分析异常操作（如高频访问、越权行为）。</w:t>
      </w:r>
    </w:p>
    <w:p w14:paraId="33CDD4F2">
      <w:pPr>
        <w:ind w:firstLine="480"/>
      </w:pPr>
      <w:r>
        <w:rPr>
          <w:rFonts w:hint="eastAsia"/>
        </w:rPr>
        <w:t>主机安全：采用专用软件细化主机操作系统的访问控制，提高安全等级，限制超级用户权限，降低口令泄漏、误操作带来的危害程度。部署主机入侵防御系统（HIPS），限制超级用户权限，防范提权攻击。</w:t>
      </w:r>
    </w:p>
    <w:p w14:paraId="7A6F1BD5">
      <w:pPr>
        <w:pStyle w:val="4"/>
        <w:numPr>
          <w:ilvl w:val="2"/>
          <w:numId w:val="0"/>
        </w:numPr>
      </w:pPr>
      <w:bookmarkStart w:id="123" w:name="_Toc12451"/>
      <w:r>
        <w:rPr>
          <w:rFonts w:hint="eastAsia" w:ascii="Times New Roman" w:hAnsi="Times New Roman" w:cs="宋体"/>
        </w:rPr>
        <w:t xml:space="preserve">4.7.4  </w:t>
      </w:r>
      <w:r>
        <w:rPr>
          <w:rFonts w:hint="eastAsia"/>
        </w:rPr>
        <w:t>数据安全需求</w:t>
      </w:r>
      <w:bookmarkEnd w:id="123"/>
    </w:p>
    <w:p w14:paraId="138BA501">
      <w:pPr>
        <w:ind w:firstLine="480"/>
      </w:pPr>
      <w:r>
        <w:rPr>
          <w:rFonts w:hint="eastAsia"/>
        </w:rPr>
        <w:t>数据全生命周期保护：敏感数据（如企业财务信息、国资监管报表）需加密存储（AES-256）及传输（TLS 1.3），采用国密算法支持合规性。通过哈希校验（如 SHA-256）、数字签名技术确保数据未被篡改，定期备份验证数据一致性。建立数据冗余机制（RAID、异地灾备）、负载均衡服务，制定灾难恢复计划（RTO≤4h，RPO≤15 分钟）。</w:t>
      </w:r>
    </w:p>
    <w:p w14:paraId="6F45DD1E">
      <w:pPr>
        <w:ind w:firstLine="480"/>
      </w:pPr>
      <w:r>
        <w:rPr>
          <w:rFonts w:hint="eastAsia"/>
        </w:rPr>
        <w:t>数据流动管控：对跨域数据交换（如企业侧至监管侧）实施细粒度访问控制，部署数据库审计系统记录所有操作日志，防范拖库、删库风险。通过数据脱敏技术（动态 / 静态）保护开发测试环境中的真实数据，防止泄露。</w:t>
      </w:r>
    </w:p>
    <w:p w14:paraId="6640CC38">
      <w:pPr>
        <w:pStyle w:val="4"/>
        <w:numPr>
          <w:ilvl w:val="2"/>
          <w:numId w:val="0"/>
        </w:numPr>
      </w:pPr>
      <w:bookmarkStart w:id="124" w:name="_Toc6302"/>
      <w:r>
        <w:rPr>
          <w:rFonts w:hint="eastAsia" w:ascii="Times New Roman" w:hAnsi="Times New Roman" w:cs="宋体"/>
        </w:rPr>
        <w:t xml:space="preserve">4.7.5  </w:t>
      </w:r>
      <w:r>
        <w:rPr>
          <w:rFonts w:hint="eastAsia"/>
        </w:rPr>
        <w:t>合规性需求</w:t>
      </w:r>
      <w:bookmarkEnd w:id="124"/>
    </w:p>
    <w:p w14:paraId="5EE77827">
      <w:pPr>
        <w:ind w:firstLine="480"/>
      </w:pPr>
      <w:r>
        <w:rPr>
          <w:rFonts w:hint="eastAsia"/>
        </w:rPr>
        <w:t>等级保护：关键子系统需满足等保三级要求，通过身份鉴别、访问控制、安全审计、入侵防范等控制项测评。每年开展等保三级认证及整改，确保符合《网络安全等级保护基本要求》。</w:t>
      </w:r>
    </w:p>
    <w:p w14:paraId="70F95B03">
      <w:pPr>
        <w:ind w:firstLine="480"/>
      </w:pPr>
      <w:r>
        <w:rPr>
          <w:rFonts w:hint="eastAsia"/>
        </w:rPr>
        <w:t>数据合规：遵循《数据安全法》《个人信息安全法》，对涉及个人信息的数据实施分类分级管理，确保合法采集、存储及跨境传输。</w:t>
      </w:r>
    </w:p>
    <w:p w14:paraId="2925830B">
      <w:pPr>
        <w:pStyle w:val="3"/>
        <w:numPr>
          <w:ilvl w:val="1"/>
          <w:numId w:val="0"/>
        </w:numPr>
      </w:pPr>
      <w:bookmarkStart w:id="125" w:name="_Toc12587"/>
      <w:r>
        <w:rPr>
          <w:rFonts w:hint="eastAsia" w:ascii="Times New Roman" w:hAnsi="Times New Roman" w:cs="宋体"/>
        </w:rPr>
        <w:t xml:space="preserve">4.8  </w:t>
      </w:r>
      <w:r>
        <w:rPr>
          <w:rFonts w:hint="eastAsia"/>
        </w:rPr>
        <w:t>数据需求分析（针对数据服务）</w:t>
      </w:r>
      <w:bookmarkEnd w:id="125"/>
    </w:p>
    <w:p w14:paraId="1F2107B4">
      <w:pPr>
        <w:pStyle w:val="4"/>
        <w:numPr>
          <w:ilvl w:val="2"/>
          <w:numId w:val="0"/>
        </w:numPr>
      </w:pPr>
      <w:bookmarkStart w:id="126" w:name="_Toc12794"/>
      <w:bookmarkStart w:id="127" w:name="_Hlk185582153"/>
      <w:r>
        <w:rPr>
          <w:rFonts w:hint="eastAsia" w:ascii="Times New Roman" w:hAnsi="Times New Roman" w:cs="宋体"/>
        </w:rPr>
        <w:t xml:space="preserve">4.8.1  </w:t>
      </w:r>
      <w:r>
        <w:rPr>
          <w:rFonts w:hint="eastAsia"/>
        </w:rPr>
        <w:t>干部人才管理子系统</w:t>
      </w:r>
      <w:bookmarkEnd w:id="126"/>
    </w:p>
    <w:p w14:paraId="51313B8A">
      <w:pPr>
        <w:ind w:firstLine="480"/>
      </w:pPr>
      <w:r>
        <w:rPr>
          <w:rFonts w:hint="eastAsia"/>
        </w:rPr>
        <w:t>本子系统数据治理是对数据资产进行系统性管理，主要核心目标是通过提升数据质量、保障数据安全、提升数据价值，并确保数据的合规使用，本次数据服务治理需要完成干部任免审批表的基础信息数据核对校验，完成公务员校验规则300余项，整合已有的历史数据进行数据质量检查、数据转换，将符合系统填报标准的数据进行备份，同时可以在中组部的标准干部数据字段标准下上报给中央组织部。</w:t>
      </w:r>
    </w:p>
    <w:p w14:paraId="68C5EAFB">
      <w:pPr>
        <w:pStyle w:val="4"/>
        <w:numPr>
          <w:ilvl w:val="2"/>
          <w:numId w:val="0"/>
        </w:numPr>
      </w:pPr>
      <w:bookmarkStart w:id="128" w:name="_Toc23644"/>
      <w:r>
        <w:rPr>
          <w:rFonts w:hint="eastAsia" w:ascii="Times New Roman" w:hAnsi="Times New Roman" w:cs="宋体"/>
        </w:rPr>
        <w:t xml:space="preserve">4.8.2  </w:t>
      </w:r>
      <w:r>
        <w:rPr>
          <w:rFonts w:hint="eastAsia"/>
        </w:rPr>
        <w:t>市属国企投资基金信息子系统</w:t>
      </w:r>
      <w:bookmarkEnd w:id="128"/>
    </w:p>
    <w:p w14:paraId="0BD494D3">
      <w:pPr>
        <w:ind w:firstLine="480"/>
      </w:pPr>
      <w:r>
        <w:rPr>
          <w:rFonts w:hint="eastAsia"/>
        </w:rPr>
        <w:t>平台通过数据质量检查、清洗转换、分析整合的数据实施策略，充分实现数据价值。</w:t>
      </w:r>
    </w:p>
    <w:p w14:paraId="755E1CDE">
      <w:pPr>
        <w:ind w:firstLine="482"/>
        <w:rPr>
          <w:b/>
          <w:bCs/>
        </w:rPr>
      </w:pPr>
      <w:r>
        <w:rPr>
          <w:rFonts w:hint="eastAsia"/>
          <w:b/>
          <w:bCs/>
        </w:rPr>
        <w:t>1、数据清洗实施需求</w:t>
      </w:r>
    </w:p>
    <w:p w14:paraId="36867606">
      <w:pPr>
        <w:ind w:firstLine="480"/>
      </w:pPr>
      <w:r>
        <w:rPr>
          <w:rFonts w:hint="eastAsia"/>
        </w:rPr>
        <w:t>数据清洗通过对数据进行预处理、数据标准化、数据质量管理等过程，完成数据质量的提升，形成可用的数据。根据数据定义结果进行数据过滤、去重、格转、校验，生成满足标准及质量要求数据，对不同来源的数据进行审查和校验，过滤不合规数据、删除重复数据、纠正错误数据、完成格式转换，并进行清洗前后的数据一致性检查，保证清洗结果集的数据质量。</w:t>
      </w:r>
    </w:p>
    <w:p w14:paraId="5F6A83F1">
      <w:pPr>
        <w:ind w:firstLine="482"/>
        <w:rPr>
          <w:b/>
          <w:bCs/>
        </w:rPr>
      </w:pPr>
      <w:r>
        <w:rPr>
          <w:rFonts w:hint="eastAsia"/>
          <w:b/>
          <w:bCs/>
        </w:rPr>
        <w:t>2、数据分析整合需求</w:t>
      </w:r>
    </w:p>
    <w:p w14:paraId="1454A47F">
      <w:pPr>
        <w:ind w:firstLine="480"/>
      </w:pPr>
      <w:r>
        <w:rPr>
          <w:rFonts w:hint="eastAsia"/>
        </w:rPr>
        <w:t>数据加工依托于数据开发平台，通过自然语言处理与图形化处理等AI技术等技术手段提取有用信息，将结构化数据转化为结构化数据，存入数据库。并且基于数仓，梳理各层数据加工任务链路，实现数据分层设计，完成数据加工任务调度，为上层应用提供数据支撑，实现数据的探查，脚本开发，组件管理、资源管理，运行监控，为数据应用提供技术支撑。</w:t>
      </w:r>
    </w:p>
    <w:p w14:paraId="0E375DDA">
      <w:pPr>
        <w:ind w:firstLine="482"/>
        <w:rPr>
          <w:b/>
          <w:bCs/>
        </w:rPr>
      </w:pPr>
      <w:r>
        <w:rPr>
          <w:rFonts w:hint="eastAsia"/>
          <w:b/>
          <w:bCs/>
        </w:rPr>
        <w:t>3、数据标签</w:t>
      </w:r>
    </w:p>
    <w:p w14:paraId="7D183322">
      <w:pPr>
        <w:ind w:firstLine="480"/>
      </w:pPr>
      <w:r>
        <w:rPr>
          <w:rFonts w:hint="eastAsia"/>
        </w:rPr>
        <w:t>通过结构分析、模块分析、对比分析、智能分析、数据分析，构建数据主题标签库。标签数据作为数据基础应用于数据分析看板展示。</w:t>
      </w:r>
    </w:p>
    <w:p w14:paraId="246E8F5F">
      <w:pPr>
        <w:ind w:firstLine="480"/>
      </w:pPr>
      <w:r>
        <w:rPr>
          <w:rFonts w:hint="eastAsia"/>
        </w:rPr>
        <w:t>标签库建设工作包括：以业务场景需求支撑数据标签的规划、模型构建、标签管理、场景标签定制化设计。完成业务标签相关的数据比对分析、模型计算；建立数据打标机制。</w:t>
      </w:r>
    </w:p>
    <w:p w14:paraId="407EF844">
      <w:pPr>
        <w:pStyle w:val="4"/>
        <w:numPr>
          <w:ilvl w:val="2"/>
          <w:numId w:val="0"/>
        </w:numPr>
        <w:tabs>
          <w:tab w:val="clear" w:pos="0"/>
        </w:tabs>
      </w:pPr>
      <w:bookmarkStart w:id="129" w:name="_Toc29238"/>
      <w:r>
        <w:rPr>
          <w:rFonts w:hint="eastAsia" w:ascii="Times New Roman" w:hAnsi="Times New Roman" w:cs="宋体"/>
        </w:rPr>
        <w:t xml:space="preserve">4.8.3  </w:t>
      </w:r>
      <w:r>
        <w:rPr>
          <w:rFonts w:hint="eastAsia"/>
        </w:rPr>
        <w:t>审计整改管理子系统</w:t>
      </w:r>
      <w:bookmarkEnd w:id="129"/>
    </w:p>
    <w:p w14:paraId="620730DA">
      <w:pPr>
        <w:ind w:firstLine="480"/>
      </w:pPr>
      <w:r>
        <w:rPr>
          <w:rFonts w:hint="eastAsia"/>
        </w:rPr>
        <w:t>根据审计处对审计整改子系统信息化数据的要求，对2025年度审计报告的Excel底稿数据标签进行取数，对工作指南管理中的2025年度审计问题分类、2025年度审计问题的业务领域（一级分类）、2025年度审计问题的业务领域（二级分类）、2025年度的审计问题的分级标题、2025年度整改项目类型、2025年度未消耗问题数、2025年度审计报告时间等16个表单相关内容结合审计报告在系统中设置筛选条件，根据审计问题的类型（专项审计、经济责任审计）配置数据字段校验审核规则（例如:"问题小标题"不为空，请修改！）完成数据融合加工，同时进行数据质量检查，剖析数据结构、内容、关系和潜在问题。</w:t>
      </w:r>
    </w:p>
    <w:p w14:paraId="48EA0777">
      <w:pPr>
        <w:ind w:firstLine="480"/>
      </w:pPr>
      <w:r>
        <w:rPr>
          <w:rFonts w:hint="eastAsia"/>
        </w:rPr>
        <w:t>根据审计处对审计整改子系统信息化数据的要求，对2025年度审计报告进行2025年度整改项目立项，2025年度（专项）审计问题录入、2025年度（经责）审计问题录入、2025年度审计问题整改结果录入，2025年度审计问题后续整改结果录入的数据进行数据转换，具体操作为系统配置数据转换导入模板（例如：项目编号、涉及的函号、审计建议等），统一修订数据格式并通过数据导入功能导入。对2025年度工作报告（年度）、2025年度工作报告（半年度）共计7个数据表设置数据字段校验审核规则完成数据融合加工，同时进行数据质量检查。</w:t>
      </w:r>
    </w:p>
    <w:p w14:paraId="552D4C20">
      <w:pPr>
        <w:ind w:firstLine="480"/>
      </w:pPr>
      <w:r>
        <w:rPr>
          <w:rFonts w:hint="eastAsia"/>
        </w:rPr>
        <w:t>根据审计处对审计整改子系统信息化数据的要求，对2025年度审计查询及报表管理中的全部问题及整改结果查询、2025年度所有问题及整改结果查询、2025年度消耗率报表、2025年度项目进度表、2025年度季度报表、2025年度经济责任审计问题集中整改阶段整改结果一览表等相关内容的数据进行数据字段选取、根据业务需求在系统中设置取数规则（例如：设置查询语句仅展示涉及重点子企业的问题），同时根据2025年度审计报告所提供的数据在系统内使用SQL查询、数据检查脚本等方式来完成数据融合加工，同时进行数据质量检查，（主要检查重点子企业信息，涉及业务处室，整改最晚完成时间等重要信息是否与报告一致）。</w:t>
      </w:r>
    </w:p>
    <w:p w14:paraId="45CE570B">
      <w:pPr>
        <w:ind w:firstLine="480"/>
      </w:pPr>
      <w:r>
        <w:rPr>
          <w:rFonts w:hint="eastAsia"/>
        </w:rPr>
        <w:t>根据审计处对审计整改子系统信息化数据的要求，对2025年度审计整改子系统全资源表、生成2025年度工作报告（年度）视图、生成2025年度工作报告（半年度）视图的数据根据数据标签在系统中对重复、错误、不完整的数据按照系统中配置的规则进行数据质量检查后进行删除、修正、补全操作，对未生成在系统全资源表中的数据点击“新增”按钮生成数据，对2025年度工作报告视图中的插入数据页面进行更新（例如：将“第四季度汇总”口径变更为“半年度汇总”口径，重新配置取数规则），完成数据融合加工，同时进行数据质量检查。</w:t>
      </w:r>
    </w:p>
    <w:p w14:paraId="17EE1EA9">
      <w:pPr>
        <w:ind w:firstLine="480"/>
      </w:pPr>
      <w:r>
        <w:rPr>
          <w:rFonts w:hint="eastAsia"/>
        </w:rPr>
        <w:t>根据审计处对审计整改子系统信息化数据的要求，对审计整改现有线下历史资料文件进行梳理，设计数据转换规则、数据清洗规则，并由相关人员完成历史数据补录工作，补录内容涉及数量约为1200件，在系统整改立项中根据历史资料文件的具体年份（例如：2023年）选择对应的时间节点，完成立项的补录，同时在审计问题录入模块中选择对应年份的数据导入模板并配置，点击导入按钮完成审计问题的补录，设置数据字段校验规则对补录数据进行校验（例如：校验检查历史年度的重点子企业名单等），完成数据融合加工，同时进行数据质量检查。</w:t>
      </w:r>
    </w:p>
    <w:bookmarkEnd w:id="127"/>
    <w:p w14:paraId="251AEED2">
      <w:pPr>
        <w:pStyle w:val="4"/>
        <w:numPr>
          <w:ilvl w:val="2"/>
          <w:numId w:val="0"/>
        </w:numPr>
      </w:pPr>
      <w:bookmarkStart w:id="130" w:name="_Toc24410"/>
      <w:r>
        <w:rPr>
          <w:rFonts w:hint="eastAsia" w:ascii="Times New Roman" w:hAnsi="Times New Roman" w:cs="宋体"/>
        </w:rPr>
        <w:t xml:space="preserve">4.8.4  </w:t>
      </w:r>
      <w:r>
        <w:rPr>
          <w:rFonts w:hint="eastAsia"/>
        </w:rPr>
        <w:t>国资监管数智管理子系统</w:t>
      </w:r>
      <w:bookmarkEnd w:id="130"/>
    </w:p>
    <w:p w14:paraId="1548B553">
      <w:pPr>
        <w:ind w:firstLine="480"/>
      </w:pPr>
      <w:r>
        <w:rPr>
          <w:rFonts w:hint="eastAsia"/>
        </w:rPr>
        <w:t>针对领导讲话、政策文件、法律法规等以PDF、OFD等格式保存的文件打数据标签，根据数据分类和共享共建的工作要求，结合数据应用安全合规要求，以标签形式开展结构化数据、文本数据等格式的标注、内容释义及数据内容的分类分级。</w:t>
      </w:r>
    </w:p>
    <w:p w14:paraId="2160EC20">
      <w:pPr>
        <w:ind w:firstLine="480"/>
      </w:pPr>
      <w:r>
        <w:rPr>
          <w:rFonts w:hint="eastAsia"/>
        </w:rPr>
        <w:t>开展数据融合，针对领导讲话、政策文件、法律法规等以PDF、OFD等格式保存的文件，根据实际业务应用对数据使用需求、格式要求及数据管理规范要求，开展数据质量检查、数据转换、数据清洗、数据比对等工作，并生成新数据表单。</w:t>
      </w:r>
    </w:p>
    <w:p w14:paraId="1E4F393B">
      <w:pPr>
        <w:pStyle w:val="2"/>
        <w:numPr>
          <w:ilvl w:val="0"/>
          <w:numId w:val="0"/>
        </w:numPr>
      </w:pPr>
      <w:bookmarkStart w:id="131" w:name="_Toc714"/>
      <w:r>
        <w:rPr>
          <w:rFonts w:hint="eastAsia" w:cs="宋体"/>
        </w:rPr>
        <w:t xml:space="preserve">第五章  </w:t>
      </w:r>
      <w:r>
        <w:t>项目设计方案</w:t>
      </w:r>
      <w:bookmarkEnd w:id="131"/>
    </w:p>
    <w:p w14:paraId="60534959">
      <w:pPr>
        <w:pStyle w:val="3"/>
        <w:numPr>
          <w:ilvl w:val="1"/>
          <w:numId w:val="0"/>
        </w:numPr>
      </w:pPr>
      <w:bookmarkStart w:id="132" w:name="_Toc13073"/>
      <w:r>
        <w:rPr>
          <w:rFonts w:hint="eastAsia" w:ascii="Times New Roman" w:hAnsi="Times New Roman" w:cs="宋体"/>
        </w:rPr>
        <w:t xml:space="preserve">5.1  </w:t>
      </w:r>
      <w:r>
        <w:t>建设目标</w:t>
      </w:r>
      <w:r>
        <w:rPr>
          <w:rFonts w:hint="eastAsia"/>
        </w:rPr>
        <w:t>、规模</w:t>
      </w:r>
      <w:r>
        <w:t>与内容</w:t>
      </w:r>
      <w:bookmarkEnd w:id="132"/>
    </w:p>
    <w:p w14:paraId="7631CF05">
      <w:pPr>
        <w:pStyle w:val="4"/>
        <w:numPr>
          <w:ilvl w:val="2"/>
          <w:numId w:val="0"/>
        </w:numPr>
      </w:pPr>
      <w:bookmarkStart w:id="133" w:name="_Toc226"/>
      <w:r>
        <w:rPr>
          <w:rFonts w:hint="eastAsia" w:ascii="Times New Roman" w:hAnsi="Times New Roman" w:cs="宋体"/>
        </w:rPr>
        <w:t xml:space="preserve">5.1.1  </w:t>
      </w:r>
      <w:r>
        <w:t>建设目标</w:t>
      </w:r>
      <w:bookmarkEnd w:id="133"/>
    </w:p>
    <w:p w14:paraId="6FDFDE09">
      <w:pPr>
        <w:pStyle w:val="5"/>
        <w:numPr>
          <w:ilvl w:val="3"/>
          <w:numId w:val="0"/>
        </w:numPr>
      </w:pPr>
      <w:r>
        <w:rPr>
          <w:rFonts w:hint="eastAsia" w:cs="宋体"/>
        </w:rPr>
        <w:t xml:space="preserve">5.1.1.1  </w:t>
      </w:r>
      <w:r>
        <w:rPr>
          <w:rFonts w:hint="eastAsia"/>
        </w:rPr>
        <w:t>干部人才管理子系统</w:t>
      </w:r>
    </w:p>
    <w:p w14:paraId="7A55FCC5">
      <w:pPr>
        <w:ind w:firstLine="480"/>
      </w:pPr>
      <w:r>
        <w:rPr>
          <w:rFonts w:hint="eastAsia"/>
        </w:rPr>
        <w:t>根据上海市委组织部干部工作信息化建设相关要求，国资委干部人才管理子系统建设将紧密围绕“大数据”理念，以资源整合为基础推进开放共享，围绕机制协同与平台协作，鼓励发展创新，加强干部信息化工作综合统筹，提升干部工作科学化水平，在“创新、协调、绿色、开放、共享”新发展理念统筹指导下，以“整合、共享、协同、创新、安全”为核心，以流程优化与理念革新为方向，以推进信息化与组织业务深度融合为主线，以数据共享与综合分析利用为抓手，以标准规范与机制建设为保障，打造“全面感知、广泛互联、精细管理”的组织人事管理总体框架，构建综合一体化的组织人事工作信息化平台，进而赋能干部人才工作高质量发展。</w:t>
      </w:r>
    </w:p>
    <w:p w14:paraId="4FCF1B5C">
      <w:pPr>
        <w:ind w:firstLine="480"/>
      </w:pPr>
      <w:r>
        <w:rPr>
          <w:rFonts w:hint="eastAsia"/>
        </w:rPr>
        <w:t>本系统通过建设干部管理数据标准规范体系，梳理现有干部信息化的数据资源、应用平台资源、基础设施资源，搭建干部管理总体架构，汇聚各项与干部相关的基础数据、业务数据、外部有关数据，构建与实际建设单位的紧密贴合的干部数据中心，建设更加全面、科学、智能的业务应用系统，增强数据分析挖掘能力，实现数据标准规范化、干部工作一体化、业务工作流程化、干部管理全程化、干部培训体系化，加强信息资源的综合开发利用，提升干部研判分析的科学化、智能化水平，更好地为系统上海市国资委委内、直属事业单位及监管企业的领导班子和领导干部的宏观管理工作提供科学分析与决策支撑。</w:t>
      </w:r>
    </w:p>
    <w:p w14:paraId="575973C2">
      <w:pPr>
        <w:ind w:firstLine="480"/>
      </w:pPr>
      <w:r>
        <w:rPr>
          <w:rFonts w:hint="eastAsia"/>
        </w:rPr>
        <w:t>具体建设目标如下：</w:t>
      </w:r>
    </w:p>
    <w:p w14:paraId="1DBAC36D">
      <w:pPr>
        <w:ind w:firstLine="480"/>
      </w:pPr>
      <w:r>
        <w:rPr>
          <w:rFonts w:hint="eastAsia"/>
        </w:rPr>
        <w:t>1、提升干部管理效率</w:t>
      </w:r>
    </w:p>
    <w:p w14:paraId="20E8004B">
      <w:pPr>
        <w:ind w:firstLine="480"/>
      </w:pPr>
      <w:r>
        <w:rPr>
          <w:rFonts w:hint="eastAsia"/>
        </w:rPr>
        <w:t>通过构建全面的干部信息管理系统，实现干部基本信息、职务信息、职级信息、经历简历、学历学位、奖惩情况、考察考核等多维度信息的集中管理，提高信息查询、更新和维护的效率，降低管理成本。</w:t>
      </w:r>
    </w:p>
    <w:p w14:paraId="7F6012F6">
      <w:pPr>
        <w:ind w:firstLine="480"/>
      </w:pPr>
      <w:r>
        <w:rPr>
          <w:rFonts w:hint="eastAsia"/>
        </w:rPr>
        <w:t>2、优化干部数据结构</w:t>
      </w:r>
    </w:p>
    <w:p w14:paraId="23C45FC7">
      <w:pPr>
        <w:ind w:firstLine="480"/>
      </w:pPr>
      <w:r>
        <w:rPr>
          <w:rFonts w:hint="eastAsia"/>
        </w:rPr>
        <w:t>平台将整合并分析干部的各种数据，形成宏观的人员结构分析，包括性别、党派、民族、年龄、学历等分布情况，为领导决策提供数据支持。</w:t>
      </w:r>
    </w:p>
    <w:p w14:paraId="3F9B2B3C">
      <w:pPr>
        <w:ind w:firstLine="480"/>
      </w:pPr>
      <w:r>
        <w:rPr>
          <w:rFonts w:hint="eastAsia"/>
        </w:rPr>
        <w:t>3、促进信息共享与传递</w:t>
      </w:r>
    </w:p>
    <w:p w14:paraId="3ED683C0">
      <w:pPr>
        <w:ind w:firstLine="480"/>
      </w:pPr>
      <w:r>
        <w:rPr>
          <w:rFonts w:hint="eastAsia"/>
        </w:rPr>
        <w:t>平台支持数据的输入、输出，方便不同单位间的数据传递与共享，提供多种格式的数据交互，增强数据的通用性和灵活性。此外，平台提供自定义报表和数据输出的功能，满足用户多样化的需求，提高数据的使用价值和灵活性。</w:t>
      </w:r>
    </w:p>
    <w:p w14:paraId="46892641">
      <w:pPr>
        <w:ind w:firstLine="480"/>
      </w:pPr>
      <w:r>
        <w:rPr>
          <w:rFonts w:hint="eastAsia"/>
        </w:rPr>
        <w:t>4、增强数据准确性和规范性</w:t>
      </w:r>
    </w:p>
    <w:p w14:paraId="168D6CB9">
      <w:pPr>
        <w:ind w:firstLine="480"/>
      </w:pPr>
      <w:r>
        <w:rPr>
          <w:rFonts w:hint="eastAsia"/>
        </w:rPr>
        <w:t>通过数据校核功能，对输入项进行严格的校验，确保数据的完整性和规范性，提高数据质量，减少错误和遗漏。</w:t>
      </w:r>
    </w:p>
    <w:p w14:paraId="4A90B844">
      <w:pPr>
        <w:ind w:firstLine="480"/>
      </w:pPr>
      <w:r>
        <w:rPr>
          <w:rFonts w:hint="eastAsia"/>
        </w:rPr>
        <w:t>5、提升信息查询与使用的便捷性</w:t>
      </w:r>
    </w:p>
    <w:p w14:paraId="2CF9F859">
      <w:pPr>
        <w:ind w:firstLine="480"/>
      </w:pPr>
      <w:r>
        <w:rPr>
          <w:rFonts w:hint="eastAsia"/>
        </w:rPr>
        <w:t>通过构建多维度的信息查询体系，包括基础信息查询、高级多维度查询、标签体系查询等，提高用户查询信息的便捷性和准确性。同时，移动查询功能使得用户可以随时随地访问和查看干部信息。</w:t>
      </w:r>
    </w:p>
    <w:p w14:paraId="0CB93A8A">
      <w:pPr>
        <w:ind w:firstLine="480"/>
      </w:pPr>
      <w:r>
        <w:rPr>
          <w:rFonts w:hint="eastAsia"/>
        </w:rPr>
        <w:t>6、强化系统管理与安全性</w:t>
      </w:r>
    </w:p>
    <w:p w14:paraId="39076932">
      <w:pPr>
        <w:ind w:firstLine="480"/>
      </w:pPr>
      <w:r>
        <w:rPr>
          <w:rFonts w:hint="eastAsia"/>
        </w:rPr>
        <w:t>通过用户管理、分级授权、信息集管理等系统管理功能，实现权限的层次化与精细化控制，确保系统的安全性和灵活性。</w:t>
      </w:r>
    </w:p>
    <w:p w14:paraId="6C5B6B51">
      <w:pPr>
        <w:ind w:firstLine="480"/>
      </w:pPr>
      <w:r>
        <w:rPr>
          <w:rFonts w:hint="eastAsia"/>
        </w:rPr>
        <w:t>7、加强组织架构管理</w:t>
      </w:r>
    </w:p>
    <w:p w14:paraId="0A30FF8F">
      <w:pPr>
        <w:ind w:firstLine="480"/>
      </w:pPr>
      <w:r>
        <w:rPr>
          <w:rFonts w:hint="eastAsia"/>
        </w:rPr>
        <w:t>通过机构基本信息管理、机构结构树管理，实现单位之间的上下级管理关系明晰化，支持机构转移、多机构树管理，实现隶属多组织机构的功能，满足复杂组织结构的管理需求。</w:t>
      </w:r>
    </w:p>
    <w:p w14:paraId="14C8D19E">
      <w:pPr>
        <w:ind w:firstLine="480"/>
      </w:pPr>
      <w:r>
        <w:rPr>
          <w:rFonts w:hint="eastAsia"/>
        </w:rPr>
        <w:t>综上所述，本项目的建设旨在通过全面、系统、智能化的手段，实现上海市国资委干部人才管理工作的全面优化与提升，为干部人才管理工作提供强有力的技术支持与保障。</w:t>
      </w:r>
    </w:p>
    <w:p w14:paraId="771E4481">
      <w:pPr>
        <w:pStyle w:val="5"/>
        <w:numPr>
          <w:ilvl w:val="3"/>
          <w:numId w:val="0"/>
        </w:numPr>
      </w:pPr>
      <w:r>
        <w:rPr>
          <w:rFonts w:hint="eastAsia" w:cs="宋体"/>
        </w:rPr>
        <w:t xml:space="preserve">5.1.1.2  </w:t>
      </w:r>
      <w:r>
        <w:rPr>
          <w:rFonts w:hint="eastAsia"/>
        </w:rPr>
        <w:t>投资监管管理子系统</w:t>
      </w:r>
    </w:p>
    <w:p w14:paraId="5F370C36">
      <w:pPr>
        <w:ind w:firstLine="480"/>
      </w:pPr>
      <w:r>
        <w:rPr>
          <w:rFonts w:hint="eastAsia"/>
        </w:rPr>
        <w:t>为贯彻落实国资国企改革发展的总体要求，进一步加强企业投资监管,做好2025年度投资计划编制和2024年度投资计划完成情况总结工作，加强年度投资项目管理，进一步推进企业投资对主业的支撑，构建主业集中度和投资约束的关联机制。各产业处室会同规划创新处指导相关企业投资计划、前报告、前备案等事项。点面结合、聚焦重点，对年度投资的完成情况、资金安排、实施效果、存在问题等进行汇总分析。</w:t>
      </w:r>
    </w:p>
    <w:p w14:paraId="5DDC5D7D">
      <w:pPr>
        <w:pStyle w:val="5"/>
        <w:numPr>
          <w:ilvl w:val="3"/>
          <w:numId w:val="0"/>
        </w:numPr>
      </w:pPr>
      <w:r>
        <w:rPr>
          <w:rFonts w:hint="eastAsia" w:cs="宋体"/>
        </w:rPr>
        <w:t xml:space="preserve">5.1.1.3  </w:t>
      </w:r>
      <w:r>
        <w:rPr>
          <w:rFonts w:hint="eastAsia"/>
        </w:rPr>
        <w:t>市属国企投资基金信息子系统</w:t>
      </w:r>
    </w:p>
    <w:p w14:paraId="69FB777F">
      <w:pPr>
        <w:ind w:firstLine="480"/>
      </w:pPr>
      <w:r>
        <w:rPr>
          <w:rFonts w:hint="eastAsia"/>
        </w:rPr>
        <w:t>以国家和市级要求为指引，服务本市产业发展为导向，新建市属国企投资基金信息子系统，构建市级出资人监管数据中心，实现市属国企投资基金信息汇聚，强化决策支持，提升市属资金精细化管理水平，推动资金管理向更大范围、更宽领域、更深层次拓展，为本市重点产业发展提供支撑。</w:t>
      </w:r>
    </w:p>
    <w:p w14:paraId="6F244356">
      <w:pPr>
        <w:pStyle w:val="5"/>
        <w:numPr>
          <w:ilvl w:val="3"/>
          <w:numId w:val="0"/>
        </w:numPr>
        <w:rPr>
          <w:rFonts w:cs="Times New Roman"/>
        </w:rPr>
      </w:pPr>
      <w:r>
        <w:rPr>
          <w:rFonts w:hint="eastAsia" w:cs="宋体"/>
        </w:rPr>
        <w:t xml:space="preserve">5.1.1.4  </w:t>
      </w:r>
      <w:r>
        <w:rPr>
          <w:rFonts w:hint="eastAsia"/>
        </w:rPr>
        <w:t>国际化经营子系统</w:t>
      </w:r>
    </w:p>
    <w:p w14:paraId="5D383247">
      <w:pPr>
        <w:ind w:firstLine="480"/>
        <w:rPr>
          <w:rFonts w:cs="Times New Roman"/>
        </w:rPr>
      </w:pPr>
      <w:r>
        <w:rPr>
          <w:rFonts w:hint="eastAsia" w:cs="Times New Roman"/>
        </w:rPr>
        <w:t>1、完成集团汇总功能：包含叠加汇总、非固定行列报表汇总、汇总节点检查等功能，满足集团汇总下级企业填报的固定格式、非固定格式报表数据的要求，并检查汇总数据的准确性。</w:t>
      </w:r>
    </w:p>
    <w:p w14:paraId="4FEDA755">
      <w:pPr>
        <w:ind w:firstLine="480"/>
        <w:rPr>
          <w:rFonts w:cs="Times New Roman"/>
        </w:rPr>
      </w:pPr>
      <w:r>
        <w:rPr>
          <w:rFonts w:hint="eastAsia" w:cs="Times New Roman"/>
        </w:rPr>
        <w:t>2、完成数据查询功能：包含模板查询、自定义查询、报送统计查询、数据填报通知等功能，提升企业填报、查询数据的效率。</w:t>
      </w:r>
    </w:p>
    <w:p w14:paraId="6B39440A">
      <w:pPr>
        <w:ind w:firstLine="480"/>
        <w:rPr>
          <w:rFonts w:cs="Times New Roman"/>
        </w:rPr>
      </w:pPr>
      <w:r>
        <w:rPr>
          <w:rFonts w:hint="eastAsia" w:cs="Times New Roman"/>
        </w:rPr>
        <w:t>3、完成企业国际化经营数据分析功能：根据监管要求对国际化经营企业的国别、洲别、区域等情况进行数据分析，分析内容将通过分析页面进行展示，每个分析页面要素包括世界地图、页面绘制、图表控件制作等内容。</w:t>
      </w:r>
    </w:p>
    <w:p w14:paraId="0EF41D83">
      <w:pPr>
        <w:ind w:firstLine="480"/>
        <w:rPr>
          <w:rFonts w:cs="Times New Roman"/>
        </w:rPr>
      </w:pPr>
      <w:r>
        <w:rPr>
          <w:rFonts w:hint="eastAsia" w:cs="Times New Roman"/>
        </w:rPr>
        <w:t>4、完成国际化经营数据审核服务：协助国资委完成内国际化经营数据约1200户企业的数据统计、数据审核、汇总节点检查、封面检查等工作，为业务处室提供excel、word等形式的数据审核统计报表制作。</w:t>
      </w:r>
    </w:p>
    <w:p w14:paraId="461CD107">
      <w:pPr>
        <w:ind w:firstLine="480"/>
        <w:rPr>
          <w:rFonts w:cs="Times New Roman"/>
        </w:rPr>
      </w:pPr>
      <w:r>
        <w:rPr>
          <w:rFonts w:hint="eastAsia" w:cs="Times New Roman"/>
        </w:rPr>
        <w:t>5、完成数据整合制作服务：根据国资委要求，对境外历史数据进行整理并导入至国际化经营子系统中。预计需要导入3年数据。</w:t>
      </w:r>
    </w:p>
    <w:p w14:paraId="5A8BDA59">
      <w:pPr>
        <w:pStyle w:val="5"/>
        <w:numPr>
          <w:ilvl w:val="3"/>
          <w:numId w:val="0"/>
        </w:numPr>
      </w:pPr>
      <w:r>
        <w:rPr>
          <w:rFonts w:hint="eastAsia" w:cs="宋体"/>
        </w:rPr>
        <w:t xml:space="preserve">5.1.1.5  </w:t>
      </w:r>
      <w:r>
        <w:rPr>
          <w:rFonts w:hint="eastAsia"/>
        </w:rPr>
        <w:t>国企价值评估子系统</w:t>
      </w:r>
    </w:p>
    <w:p w14:paraId="42447C3F">
      <w:pPr>
        <w:ind w:firstLine="480"/>
      </w:pPr>
      <w:r>
        <w:rPr>
          <w:rFonts w:hint="eastAsia"/>
        </w:rPr>
        <w:t>面向国企改革发展目标要求，为更好发挥国资评估监管职能，利用新一代信息技术，实现企业价值指数系统升级及数据运维服务，增加委估无形资产类别，优化升级评估算法，实现企业无形资产价值评估服务、审核清单、报告优化、系统联动优化、不动产数据处理、国有上市公司画像、基金份额估值等应用功能，为国资管理部门进行国企和国资管理、布局、考核、评估、监管等业务提供智能化支撑，为评估审计机构以及国有企业提供准确信息服务。</w:t>
      </w:r>
    </w:p>
    <w:p w14:paraId="585F56A6">
      <w:pPr>
        <w:pStyle w:val="5"/>
        <w:numPr>
          <w:ilvl w:val="3"/>
          <w:numId w:val="0"/>
        </w:numPr>
      </w:pPr>
      <w:r>
        <w:rPr>
          <w:rFonts w:hint="eastAsia" w:cs="宋体"/>
        </w:rPr>
        <w:t xml:space="preserve">5.1.1.6  </w:t>
      </w:r>
      <w:r>
        <w:rPr>
          <w:rFonts w:hint="eastAsia"/>
        </w:rPr>
        <w:t>全面风险预警管理子系统</w:t>
      </w:r>
    </w:p>
    <w:p w14:paraId="5C8C0F5F">
      <w:pPr>
        <w:ind w:firstLine="480"/>
      </w:pPr>
      <w:r>
        <w:rPr>
          <w:rFonts w:hint="eastAsia"/>
        </w:rPr>
        <w:t>根据市国资委的要求，此次建设目标：</w:t>
      </w:r>
    </w:p>
    <w:p w14:paraId="04368D07">
      <w:pPr>
        <w:ind w:firstLine="480"/>
      </w:pPr>
      <w:r>
        <w:rPr>
          <w:rFonts w:hint="eastAsia"/>
        </w:rPr>
        <w:t>1、完成全面风险预警管理子系统首页的风险动态、风险报告、版本公告等功能开发。</w:t>
      </w:r>
    </w:p>
    <w:p w14:paraId="3BCCED08">
      <w:pPr>
        <w:ind w:firstLine="480"/>
      </w:pPr>
      <w:r>
        <w:rPr>
          <w:rFonts w:hint="eastAsia"/>
        </w:rPr>
        <w:t>2、完成总览看板、实体企业看板、金融领域看板的升级改造工作。</w:t>
      </w:r>
    </w:p>
    <w:p w14:paraId="3FAE1B2E">
      <w:pPr>
        <w:ind w:firstLine="480"/>
      </w:pPr>
      <w:r>
        <w:rPr>
          <w:rFonts w:hint="eastAsia"/>
        </w:rPr>
        <w:t>3、完成集团风险自动报告、企业风险自动报告、风险问询函自动报告、重大风险清单自动报告等内容的开发。</w:t>
      </w:r>
    </w:p>
    <w:p w14:paraId="1555944C">
      <w:pPr>
        <w:ind w:firstLine="480"/>
      </w:pPr>
      <w:r>
        <w:rPr>
          <w:rFonts w:hint="eastAsia"/>
        </w:rPr>
        <w:t>4、完成预警分类规则中的产业发展类企业R值模型、城市保障类企业R值模型、投资运营类企业R值模型、银行类企业R值模型、证券类企业R值模型、保险类企业R值模型、财务公司类企业R值模型、融资租赁类企业R值模型、信托公司类企业R值模型开发工作。</w:t>
      </w:r>
    </w:p>
    <w:p w14:paraId="0F26E042">
      <w:pPr>
        <w:ind w:firstLine="480"/>
      </w:pPr>
      <w:r>
        <w:rPr>
          <w:rFonts w:hint="eastAsia"/>
        </w:rPr>
        <w:t>5、完成风险地图的开发工作。</w:t>
      </w:r>
    </w:p>
    <w:p w14:paraId="617603BD">
      <w:pPr>
        <w:ind w:firstLine="480"/>
      </w:pPr>
      <w:r>
        <w:rPr>
          <w:rFonts w:hint="eastAsia"/>
        </w:rPr>
        <w:t>6、完成风险预警函的升级改造工作。</w:t>
      </w:r>
    </w:p>
    <w:p w14:paraId="077A599B">
      <w:pPr>
        <w:ind w:firstLine="480"/>
      </w:pPr>
      <w:r>
        <w:rPr>
          <w:rFonts w:hint="eastAsia"/>
        </w:rPr>
        <w:t>7、完成风险清单填报及相关规则的升级改造工作</w:t>
      </w:r>
    </w:p>
    <w:p w14:paraId="7BCC5104">
      <w:pPr>
        <w:ind w:firstLine="480"/>
      </w:pPr>
      <w:r>
        <w:rPr>
          <w:rFonts w:hint="eastAsia"/>
        </w:rPr>
        <w:t>8、完成事件敞口情况表、领域敞口情况表等两个维度的风险清单统计。</w:t>
      </w:r>
    </w:p>
    <w:p w14:paraId="684D121E">
      <w:pPr>
        <w:ind w:firstLine="480"/>
      </w:pPr>
      <w:r>
        <w:rPr>
          <w:rFonts w:hint="eastAsia"/>
        </w:rPr>
        <w:t>9、完成全面风险预警（H5）的开发工作。</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9"/>
        <w:gridCol w:w="1992"/>
        <w:gridCol w:w="2886"/>
        <w:gridCol w:w="3072"/>
      </w:tblGrid>
      <w:tr w14:paraId="4D69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34" w:type="pct"/>
            <w:vAlign w:val="center"/>
          </w:tcPr>
          <w:p w14:paraId="6FBCF8EA">
            <w:pPr>
              <w:pStyle w:val="30"/>
            </w:pPr>
            <w:r>
              <w:rPr>
                <w:rFonts w:hint="eastAsia"/>
              </w:rPr>
              <w:t>序号</w:t>
            </w:r>
          </w:p>
        </w:tc>
        <w:tc>
          <w:tcPr>
            <w:tcW w:w="1169" w:type="pct"/>
            <w:vAlign w:val="center"/>
          </w:tcPr>
          <w:p w14:paraId="3FA6180D">
            <w:pPr>
              <w:pStyle w:val="30"/>
            </w:pPr>
            <w:r>
              <w:rPr>
                <w:rFonts w:hint="eastAsia"/>
              </w:rPr>
              <w:t>业务/功能</w:t>
            </w:r>
          </w:p>
        </w:tc>
        <w:tc>
          <w:tcPr>
            <w:tcW w:w="1693" w:type="pct"/>
            <w:vAlign w:val="center"/>
          </w:tcPr>
          <w:p w14:paraId="61F58C0E">
            <w:pPr>
              <w:pStyle w:val="30"/>
            </w:pPr>
            <w:r>
              <w:rPr>
                <w:rFonts w:hint="eastAsia"/>
              </w:rPr>
              <w:t>目前现状</w:t>
            </w:r>
          </w:p>
        </w:tc>
        <w:tc>
          <w:tcPr>
            <w:tcW w:w="1802" w:type="pct"/>
            <w:vAlign w:val="center"/>
          </w:tcPr>
          <w:p w14:paraId="240ACD0E">
            <w:pPr>
              <w:pStyle w:val="30"/>
            </w:pPr>
            <w:r>
              <w:rPr>
                <w:rFonts w:hint="eastAsia"/>
              </w:rPr>
              <w:t>预期目标</w:t>
            </w:r>
          </w:p>
        </w:tc>
      </w:tr>
      <w:tr w14:paraId="511C0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34" w:type="pct"/>
            <w:vAlign w:val="center"/>
          </w:tcPr>
          <w:p w14:paraId="5C08A6B0">
            <w:pPr>
              <w:pStyle w:val="30"/>
            </w:pPr>
            <w:r>
              <w:rPr>
                <w:rFonts w:hint="eastAsia"/>
              </w:rPr>
              <w:t>1</w:t>
            </w:r>
          </w:p>
        </w:tc>
        <w:tc>
          <w:tcPr>
            <w:tcW w:w="1169" w:type="pct"/>
            <w:vAlign w:val="center"/>
          </w:tcPr>
          <w:p w14:paraId="52EF9929">
            <w:pPr>
              <w:pStyle w:val="30"/>
            </w:pPr>
            <w:r>
              <w:rPr>
                <w:rFonts w:hint="eastAsia"/>
              </w:rPr>
              <w:t>风险首页模块</w:t>
            </w:r>
          </w:p>
        </w:tc>
        <w:tc>
          <w:tcPr>
            <w:tcW w:w="1693" w:type="pct"/>
            <w:vAlign w:val="center"/>
          </w:tcPr>
          <w:p w14:paraId="4CD390F6">
            <w:pPr>
              <w:pStyle w:val="30"/>
            </w:pPr>
            <w:r>
              <w:rPr>
                <w:rFonts w:hint="eastAsia"/>
              </w:rPr>
              <w:t>风险动态生成规则不完善</w:t>
            </w:r>
          </w:p>
        </w:tc>
        <w:tc>
          <w:tcPr>
            <w:tcW w:w="1802" w:type="pct"/>
            <w:vAlign w:val="center"/>
          </w:tcPr>
          <w:p w14:paraId="6B6D09C0">
            <w:pPr>
              <w:pStyle w:val="30"/>
            </w:pPr>
            <w:r>
              <w:rPr>
                <w:rFonts w:hint="eastAsia"/>
              </w:rPr>
              <w:t>新增分类动态事项规则</w:t>
            </w:r>
          </w:p>
        </w:tc>
      </w:tr>
      <w:tr w14:paraId="12A1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34" w:type="pct"/>
            <w:vAlign w:val="center"/>
          </w:tcPr>
          <w:p w14:paraId="3BA666C5">
            <w:pPr>
              <w:pStyle w:val="30"/>
            </w:pPr>
            <w:r>
              <w:rPr>
                <w:rFonts w:hint="eastAsia"/>
              </w:rPr>
              <w:t>2</w:t>
            </w:r>
          </w:p>
        </w:tc>
        <w:tc>
          <w:tcPr>
            <w:tcW w:w="1169" w:type="pct"/>
            <w:vAlign w:val="center"/>
          </w:tcPr>
          <w:p w14:paraId="79C16E87">
            <w:pPr>
              <w:pStyle w:val="30"/>
            </w:pPr>
            <w:r>
              <w:rPr>
                <w:rFonts w:hint="eastAsia"/>
              </w:rPr>
              <w:t>风险看板模块</w:t>
            </w:r>
          </w:p>
        </w:tc>
        <w:tc>
          <w:tcPr>
            <w:tcW w:w="1693" w:type="pct"/>
            <w:vAlign w:val="center"/>
          </w:tcPr>
          <w:p w14:paraId="0CBA1E84">
            <w:pPr>
              <w:pStyle w:val="30"/>
            </w:pPr>
            <w:r>
              <w:rPr>
                <w:rFonts w:hint="eastAsia"/>
              </w:rPr>
              <w:t>当前总览看版、实体看板、金融看板无法满足国资委新的产业分类要求</w:t>
            </w:r>
          </w:p>
        </w:tc>
        <w:tc>
          <w:tcPr>
            <w:tcW w:w="1802" w:type="pct"/>
            <w:vAlign w:val="center"/>
          </w:tcPr>
          <w:p w14:paraId="5B316FF7">
            <w:pPr>
              <w:pStyle w:val="30"/>
            </w:pPr>
            <w:r>
              <w:rPr>
                <w:rFonts w:hint="eastAsia"/>
              </w:rPr>
              <w:t>按产业发展、城市保障、投资运营等分类进行设置</w:t>
            </w:r>
          </w:p>
        </w:tc>
      </w:tr>
      <w:tr w14:paraId="3EAE8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34" w:type="pct"/>
            <w:vAlign w:val="center"/>
          </w:tcPr>
          <w:p w14:paraId="4CF68107">
            <w:pPr>
              <w:pStyle w:val="30"/>
            </w:pPr>
            <w:r>
              <w:rPr>
                <w:rFonts w:hint="eastAsia"/>
              </w:rPr>
              <w:t>3</w:t>
            </w:r>
          </w:p>
        </w:tc>
        <w:tc>
          <w:tcPr>
            <w:tcW w:w="1169" w:type="pct"/>
            <w:vAlign w:val="center"/>
          </w:tcPr>
          <w:p w14:paraId="27C0DA16">
            <w:pPr>
              <w:pStyle w:val="30"/>
            </w:pPr>
            <w:r>
              <w:rPr>
                <w:rFonts w:hint="eastAsia"/>
              </w:rPr>
              <w:t>自动报告模块</w:t>
            </w:r>
          </w:p>
        </w:tc>
        <w:tc>
          <w:tcPr>
            <w:tcW w:w="1693" w:type="pct"/>
            <w:vAlign w:val="center"/>
          </w:tcPr>
          <w:p w14:paraId="2C7B5117">
            <w:pPr>
              <w:pStyle w:val="30"/>
            </w:pPr>
            <w:r>
              <w:rPr>
                <w:rFonts w:hint="eastAsia"/>
              </w:rPr>
              <w:t>无</w:t>
            </w:r>
          </w:p>
        </w:tc>
        <w:tc>
          <w:tcPr>
            <w:tcW w:w="1802" w:type="pct"/>
            <w:vAlign w:val="center"/>
          </w:tcPr>
          <w:p w14:paraId="11E2A3B1">
            <w:pPr>
              <w:pStyle w:val="30"/>
            </w:pPr>
            <w:r>
              <w:rPr>
                <w:rFonts w:hint="eastAsia"/>
              </w:rPr>
              <w:t>开发集团自动报告、企业自动报告、问询函自动报告、风险清单自动报告</w:t>
            </w:r>
          </w:p>
        </w:tc>
      </w:tr>
      <w:tr w14:paraId="34265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34" w:type="pct"/>
            <w:vAlign w:val="center"/>
          </w:tcPr>
          <w:p w14:paraId="48EF2883">
            <w:pPr>
              <w:pStyle w:val="30"/>
            </w:pPr>
            <w:r>
              <w:t>4</w:t>
            </w:r>
          </w:p>
        </w:tc>
        <w:tc>
          <w:tcPr>
            <w:tcW w:w="1169" w:type="pct"/>
            <w:vAlign w:val="center"/>
          </w:tcPr>
          <w:p w14:paraId="19F1FF63">
            <w:pPr>
              <w:pStyle w:val="30"/>
            </w:pPr>
            <w:r>
              <w:rPr>
                <w:rFonts w:hint="eastAsia"/>
              </w:rPr>
              <w:t>综合R值模型</w:t>
            </w:r>
          </w:p>
        </w:tc>
        <w:tc>
          <w:tcPr>
            <w:tcW w:w="1693" w:type="pct"/>
            <w:vAlign w:val="center"/>
          </w:tcPr>
          <w:p w14:paraId="73DF2B9D">
            <w:pPr>
              <w:pStyle w:val="30"/>
            </w:pPr>
            <w:r>
              <w:rPr>
                <w:rFonts w:hint="eastAsia"/>
              </w:rPr>
              <w:t>没有按国资委产业分类R值</w:t>
            </w:r>
          </w:p>
        </w:tc>
        <w:tc>
          <w:tcPr>
            <w:tcW w:w="1802" w:type="pct"/>
            <w:vAlign w:val="center"/>
          </w:tcPr>
          <w:p w14:paraId="53991E25">
            <w:pPr>
              <w:pStyle w:val="30"/>
            </w:pPr>
            <w:r>
              <w:rPr>
                <w:rFonts w:hint="eastAsia"/>
              </w:rPr>
              <w:t>参照国资委产业新分类进行各项R值模型开发</w:t>
            </w:r>
          </w:p>
        </w:tc>
      </w:tr>
      <w:tr w14:paraId="1A2F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34" w:type="pct"/>
            <w:vAlign w:val="center"/>
          </w:tcPr>
          <w:p w14:paraId="3D1FCF73">
            <w:pPr>
              <w:pStyle w:val="30"/>
            </w:pPr>
            <w:r>
              <w:t>5</w:t>
            </w:r>
          </w:p>
        </w:tc>
        <w:tc>
          <w:tcPr>
            <w:tcW w:w="1169" w:type="pct"/>
            <w:vAlign w:val="center"/>
          </w:tcPr>
          <w:p w14:paraId="086636CA">
            <w:pPr>
              <w:pStyle w:val="30"/>
            </w:pPr>
            <w:r>
              <w:rPr>
                <w:rFonts w:hint="eastAsia"/>
              </w:rPr>
              <w:t>风险地图模块</w:t>
            </w:r>
          </w:p>
        </w:tc>
        <w:tc>
          <w:tcPr>
            <w:tcW w:w="1693" w:type="pct"/>
            <w:vAlign w:val="center"/>
          </w:tcPr>
          <w:p w14:paraId="545085D9">
            <w:pPr>
              <w:pStyle w:val="30"/>
            </w:pPr>
            <w:r>
              <w:rPr>
                <w:rFonts w:hint="eastAsia"/>
              </w:rPr>
              <w:t>无</w:t>
            </w:r>
          </w:p>
        </w:tc>
        <w:tc>
          <w:tcPr>
            <w:tcW w:w="1802" w:type="pct"/>
            <w:vAlign w:val="center"/>
          </w:tcPr>
          <w:p w14:paraId="302BC4F4">
            <w:pPr>
              <w:pStyle w:val="30"/>
            </w:pPr>
            <w:r>
              <w:rPr>
                <w:rFonts w:hint="eastAsia"/>
              </w:rPr>
              <w:t>按股权占比树形展示企业风险情况</w:t>
            </w:r>
          </w:p>
        </w:tc>
      </w:tr>
      <w:tr w14:paraId="3E36F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34" w:type="pct"/>
            <w:vAlign w:val="center"/>
          </w:tcPr>
          <w:p w14:paraId="2C44EFDF">
            <w:pPr>
              <w:pStyle w:val="30"/>
            </w:pPr>
            <w:r>
              <w:t>6</w:t>
            </w:r>
          </w:p>
        </w:tc>
        <w:tc>
          <w:tcPr>
            <w:tcW w:w="1169" w:type="pct"/>
            <w:vAlign w:val="center"/>
          </w:tcPr>
          <w:p w14:paraId="6BB3038B">
            <w:pPr>
              <w:pStyle w:val="30"/>
            </w:pPr>
            <w:r>
              <w:rPr>
                <w:rFonts w:hint="eastAsia"/>
              </w:rPr>
              <w:t>预警函模板管理</w:t>
            </w:r>
          </w:p>
        </w:tc>
        <w:tc>
          <w:tcPr>
            <w:tcW w:w="1693" w:type="pct"/>
            <w:vAlign w:val="center"/>
          </w:tcPr>
          <w:p w14:paraId="4D9BDAEA">
            <w:pPr>
              <w:pStyle w:val="30"/>
            </w:pPr>
            <w:r>
              <w:rPr>
                <w:rFonts w:hint="eastAsia"/>
              </w:rPr>
              <w:t>问询函没有纳入产业分类指标的内容</w:t>
            </w:r>
          </w:p>
        </w:tc>
        <w:tc>
          <w:tcPr>
            <w:tcW w:w="1802" w:type="pct"/>
            <w:vAlign w:val="center"/>
          </w:tcPr>
          <w:p w14:paraId="6F2A20BE">
            <w:pPr>
              <w:pStyle w:val="30"/>
            </w:pPr>
            <w:r>
              <w:rPr>
                <w:rFonts w:hint="eastAsia"/>
              </w:rPr>
              <w:t>纳入各产业的风险个性指标进行问询函规则开发</w:t>
            </w:r>
          </w:p>
        </w:tc>
      </w:tr>
      <w:tr w14:paraId="3495E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34" w:type="pct"/>
            <w:vAlign w:val="center"/>
          </w:tcPr>
          <w:p w14:paraId="5E65EAB7">
            <w:pPr>
              <w:pStyle w:val="30"/>
            </w:pPr>
            <w:r>
              <w:t>7</w:t>
            </w:r>
          </w:p>
        </w:tc>
        <w:tc>
          <w:tcPr>
            <w:tcW w:w="1169" w:type="pct"/>
            <w:vAlign w:val="center"/>
          </w:tcPr>
          <w:p w14:paraId="06EA5E21">
            <w:pPr>
              <w:pStyle w:val="30"/>
            </w:pPr>
            <w:r>
              <w:rPr>
                <w:rFonts w:hint="eastAsia"/>
              </w:rPr>
              <w:t>风险清单填报</w:t>
            </w:r>
          </w:p>
        </w:tc>
        <w:tc>
          <w:tcPr>
            <w:tcW w:w="1693" w:type="pct"/>
            <w:vAlign w:val="center"/>
          </w:tcPr>
          <w:p w14:paraId="6829BDD3">
            <w:pPr>
              <w:pStyle w:val="30"/>
            </w:pPr>
            <w:r>
              <w:rPr>
                <w:rFonts w:hint="eastAsia"/>
              </w:rPr>
              <w:t>清单没有纳入产业分类指标的内容</w:t>
            </w:r>
          </w:p>
        </w:tc>
        <w:tc>
          <w:tcPr>
            <w:tcW w:w="1802" w:type="pct"/>
            <w:vAlign w:val="center"/>
          </w:tcPr>
          <w:p w14:paraId="24643D71">
            <w:pPr>
              <w:pStyle w:val="30"/>
            </w:pPr>
            <w:r>
              <w:rPr>
                <w:rFonts w:hint="eastAsia"/>
              </w:rPr>
              <w:t>纳入各产业的风险个性指标进行清单规则的开发</w:t>
            </w:r>
          </w:p>
        </w:tc>
      </w:tr>
      <w:tr w14:paraId="26C91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34" w:type="pct"/>
            <w:vAlign w:val="center"/>
          </w:tcPr>
          <w:p w14:paraId="74C72805">
            <w:pPr>
              <w:pStyle w:val="30"/>
            </w:pPr>
            <w:r>
              <w:t>8</w:t>
            </w:r>
          </w:p>
        </w:tc>
        <w:tc>
          <w:tcPr>
            <w:tcW w:w="1169" w:type="pct"/>
            <w:vAlign w:val="center"/>
          </w:tcPr>
          <w:p w14:paraId="17572EB2">
            <w:pPr>
              <w:pStyle w:val="30"/>
            </w:pPr>
            <w:r>
              <w:rPr>
                <w:rFonts w:hint="eastAsia"/>
              </w:rPr>
              <w:t>风险清单统计</w:t>
            </w:r>
          </w:p>
        </w:tc>
        <w:tc>
          <w:tcPr>
            <w:tcW w:w="1693" w:type="pct"/>
            <w:vAlign w:val="center"/>
          </w:tcPr>
          <w:p w14:paraId="06A72547">
            <w:pPr>
              <w:pStyle w:val="30"/>
            </w:pPr>
            <w:r>
              <w:rPr>
                <w:rFonts w:hint="eastAsia"/>
              </w:rPr>
              <w:t>无</w:t>
            </w:r>
          </w:p>
        </w:tc>
        <w:tc>
          <w:tcPr>
            <w:tcW w:w="1802" w:type="pct"/>
            <w:vAlign w:val="center"/>
          </w:tcPr>
          <w:p w14:paraId="554DDAA0">
            <w:pPr>
              <w:pStyle w:val="30"/>
            </w:pPr>
            <w:r>
              <w:rPr>
                <w:rFonts w:hint="eastAsia"/>
              </w:rPr>
              <w:t>按照国资委要求设计开发事件敞口情况表、领域敞口情况表。</w:t>
            </w:r>
          </w:p>
        </w:tc>
      </w:tr>
      <w:tr w14:paraId="05D88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34" w:type="pct"/>
            <w:vAlign w:val="center"/>
          </w:tcPr>
          <w:p w14:paraId="0AA01344">
            <w:pPr>
              <w:pStyle w:val="30"/>
            </w:pPr>
            <w:r>
              <w:t>9</w:t>
            </w:r>
          </w:p>
        </w:tc>
        <w:tc>
          <w:tcPr>
            <w:tcW w:w="1169" w:type="pct"/>
            <w:vAlign w:val="center"/>
          </w:tcPr>
          <w:p w14:paraId="3A0FCEA0">
            <w:pPr>
              <w:pStyle w:val="30"/>
            </w:pPr>
            <w:r>
              <w:rPr>
                <w:rFonts w:hint="eastAsia"/>
              </w:rPr>
              <w:t>风险预警H</w:t>
            </w:r>
            <w:r>
              <w:t>5</w:t>
            </w:r>
          </w:p>
        </w:tc>
        <w:tc>
          <w:tcPr>
            <w:tcW w:w="1693" w:type="pct"/>
            <w:vAlign w:val="center"/>
          </w:tcPr>
          <w:p w14:paraId="0B76AF70">
            <w:pPr>
              <w:pStyle w:val="30"/>
            </w:pPr>
            <w:r>
              <w:rPr>
                <w:rFonts w:hint="eastAsia"/>
              </w:rPr>
              <w:t>无</w:t>
            </w:r>
          </w:p>
        </w:tc>
        <w:tc>
          <w:tcPr>
            <w:tcW w:w="1802" w:type="pct"/>
            <w:vAlign w:val="center"/>
          </w:tcPr>
          <w:p w14:paraId="633510F6">
            <w:pPr>
              <w:pStyle w:val="30"/>
            </w:pPr>
            <w:r>
              <w:rPr>
                <w:rFonts w:hint="eastAsia"/>
              </w:rPr>
              <w:t>按照国资委要求设计开发风险预警H</w:t>
            </w:r>
            <w:r>
              <w:t>5</w:t>
            </w:r>
            <w:r>
              <w:rPr>
                <w:rFonts w:hint="eastAsia"/>
              </w:rPr>
              <w:t>界面内容</w:t>
            </w:r>
          </w:p>
        </w:tc>
      </w:tr>
    </w:tbl>
    <w:p w14:paraId="5F9F643A">
      <w:pPr>
        <w:ind w:firstLine="0" w:firstLineChars="0"/>
      </w:pPr>
    </w:p>
    <w:p w14:paraId="00D4DC4B">
      <w:pPr>
        <w:pStyle w:val="5"/>
        <w:numPr>
          <w:ilvl w:val="3"/>
          <w:numId w:val="0"/>
        </w:numPr>
      </w:pPr>
      <w:r>
        <w:rPr>
          <w:rFonts w:hint="eastAsia" w:cs="宋体"/>
        </w:rPr>
        <w:t xml:space="preserve">5.1.1.7  </w:t>
      </w:r>
      <w:r>
        <w:rPr>
          <w:rFonts w:hint="eastAsia"/>
        </w:rPr>
        <w:t>国资监管采集子系统</w:t>
      </w:r>
    </w:p>
    <w:p w14:paraId="0113C6D9">
      <w:pPr>
        <w:ind w:firstLine="480"/>
      </w:pPr>
      <w:r>
        <w:rPr>
          <w:rFonts w:hint="eastAsia"/>
        </w:rPr>
        <w:t>依据国资委现有监管要求，对财务年报、月报、财务预算、融资担保、发债审批、境外企业情况等内容按月度或年度进行收集，并对收集的数据要求企业进行审核、汇总、提交，充分发挥该项工作的决策支撑和监督服务作用。</w:t>
      </w:r>
    </w:p>
    <w:p w14:paraId="6EC01CA4">
      <w:pPr>
        <w:ind w:firstLine="480"/>
      </w:pPr>
      <w:r>
        <w:rPr>
          <w:rFonts w:hint="eastAsia"/>
        </w:rPr>
        <w:t>预期达成的目标为：完成财务数据采集子系统的优化建设</w:t>
      </w:r>
    </w:p>
    <w:p w14:paraId="5B17B28D">
      <w:pPr>
        <w:ind w:firstLine="480"/>
      </w:pPr>
      <w:r>
        <w:rPr>
          <w:rFonts w:hint="eastAsia"/>
        </w:rPr>
        <w:t>完成财务数据采集：实现对企业年报、月报数据、预算数据、融资担保、发债审批、境外企业情况等内容的采集，提升数据使用效率。</w:t>
      </w:r>
    </w:p>
    <w:p w14:paraId="3729BD30">
      <w:pPr>
        <w:ind w:firstLine="480"/>
      </w:pPr>
      <w:r>
        <w:rPr>
          <w:rFonts w:hint="eastAsia"/>
        </w:rPr>
        <w:t>提升数据处理能力：通过系统建设，提高数据处理的速度和准确性，确保数据质量。</w:t>
      </w:r>
    </w:p>
    <w:p w14:paraId="574BBED7">
      <w:pPr>
        <w:ind w:firstLine="480"/>
      </w:pPr>
      <w:r>
        <w:rPr>
          <w:rFonts w:hint="eastAsia"/>
        </w:rPr>
        <w:t>支持决策和监督：为国资委提供决策支撑和监督服务，通过数据分析揭示企业运营状况，及时发现和解决问题。</w:t>
      </w:r>
    </w:p>
    <w:p w14:paraId="0FE5273C">
      <w:pPr>
        <w:ind w:firstLine="480"/>
      </w:pPr>
      <w:r>
        <w:rPr>
          <w:rFonts w:hint="eastAsia"/>
        </w:rPr>
        <w:t>实现数据共享：通过系统建设，实现数据共享，提高数据资源的利用效率，支持跨部门、跨层级的数据交换和协作。</w:t>
      </w:r>
    </w:p>
    <w:p w14:paraId="651ED634">
      <w:pPr>
        <w:ind w:firstLine="480"/>
      </w:pPr>
      <w:r>
        <w:rPr>
          <w:rFonts w:hint="eastAsia"/>
        </w:rPr>
        <w:t>技术升级与创新：采用新技术、新应用，提高系统的性能和用户体验，如智能审核、智能查询等，以支持更高效的数据处理和分析。</w:t>
      </w:r>
    </w:p>
    <w:p w14:paraId="6B0C6593">
      <w:pPr>
        <w:ind w:firstLine="0" w:firstLineChars="0"/>
      </w:pPr>
    </w:p>
    <w:p w14:paraId="55A1ACB1">
      <w:pPr>
        <w:pStyle w:val="5"/>
        <w:numPr>
          <w:ilvl w:val="3"/>
          <w:numId w:val="0"/>
        </w:numPr>
      </w:pPr>
      <w:r>
        <w:rPr>
          <w:rFonts w:hint="eastAsia" w:cs="宋体"/>
        </w:rPr>
        <w:t xml:space="preserve">5.1.1.8  </w:t>
      </w:r>
      <w:r>
        <w:rPr>
          <w:rFonts w:hint="eastAsia"/>
        </w:rPr>
        <w:t>国资经营预算管理子系统</w:t>
      </w:r>
    </w:p>
    <w:p w14:paraId="366AD88B">
      <w:pPr>
        <w:ind w:firstLine="480"/>
      </w:pPr>
      <w:r>
        <w:rPr>
          <w:rFonts w:hint="eastAsia"/>
        </w:rPr>
        <w:t>枚举字典管理：基于主数据表所设置的分层分类标签，生成初始标签，支持管理员通过前端界面新增标签，后端自动更新标签树，确保标签实时生效。</w:t>
      </w:r>
    </w:p>
    <w:p w14:paraId="3C0228F5">
      <w:pPr>
        <w:ind w:firstLine="480"/>
      </w:pPr>
      <w:r>
        <w:rPr>
          <w:rFonts w:hint="eastAsia"/>
        </w:rPr>
        <w:t>业务指标管理：基于主数据表设置具体业务指标，设置维度包括指标名称、指标代码、指标类型、指标长度等要素。</w:t>
      </w:r>
    </w:p>
    <w:p w14:paraId="39EA1E63">
      <w:pPr>
        <w:ind w:firstLine="480"/>
      </w:pPr>
      <w:r>
        <w:rPr>
          <w:rFonts w:hint="eastAsia"/>
        </w:rPr>
        <w:t>模板设计管理：包括模板组管理、模板管理、模板编辑、模板指标设置等功能。</w:t>
      </w:r>
    </w:p>
    <w:p w14:paraId="659C9E92">
      <w:pPr>
        <w:ind w:firstLine="480"/>
      </w:pPr>
      <w:r>
        <w:rPr>
          <w:rFonts w:hint="eastAsia"/>
        </w:rPr>
        <w:t>Excel表格导入：将Excel表格的数据批量导入至系统对应的模板中。</w:t>
      </w:r>
    </w:p>
    <w:p w14:paraId="447C2260">
      <w:pPr>
        <w:ind w:firstLine="480"/>
      </w:pPr>
      <w:r>
        <w:rPr>
          <w:rFonts w:hint="eastAsia"/>
        </w:rPr>
        <w:t>附件文档管理：对国资预算项目相关文档进行分类存储，支持文件夹嵌套与标签关联。</w:t>
      </w:r>
    </w:p>
    <w:p w14:paraId="693FA6D2">
      <w:pPr>
        <w:ind w:firstLine="480"/>
      </w:pPr>
      <w:r>
        <w:rPr>
          <w:rFonts w:hint="eastAsia"/>
        </w:rPr>
        <w:t>数据预览管理：据导入的业务数据，生成相关数据报表预览界面，用户可在数据预览界面中检查导入的数据准确性与完整性。</w:t>
      </w:r>
    </w:p>
    <w:p w14:paraId="49EFC059">
      <w:pPr>
        <w:ind w:firstLine="480"/>
      </w:pPr>
      <w:r>
        <w:rPr>
          <w:rFonts w:hint="eastAsia"/>
        </w:rPr>
        <w:t>数据检索查询：可将用户所导入的数据通过列表方式查询展示并支持导出。包括条件过滤查询、自定义查询功能。</w:t>
      </w:r>
    </w:p>
    <w:p w14:paraId="0DB2EC0E">
      <w:pPr>
        <w:pStyle w:val="5"/>
        <w:numPr>
          <w:ilvl w:val="3"/>
          <w:numId w:val="0"/>
        </w:numPr>
      </w:pPr>
      <w:r>
        <w:rPr>
          <w:rFonts w:hint="eastAsia" w:cs="宋体"/>
        </w:rPr>
        <w:t xml:space="preserve">5.1.1.9  </w:t>
      </w:r>
      <w:r>
        <w:rPr>
          <w:rFonts w:hint="eastAsia"/>
        </w:rPr>
        <w:t>企业分配事中事后监管子系统</w:t>
      </w:r>
    </w:p>
    <w:p w14:paraId="241680C5">
      <w:pPr>
        <w:ind w:firstLine="480"/>
      </w:pPr>
      <w:r>
        <w:rPr>
          <w:rFonts w:hint="eastAsia"/>
        </w:rPr>
        <w:t>通过本项目建设来实现：</w:t>
      </w:r>
    </w:p>
    <w:p w14:paraId="0E56DB70">
      <w:pPr>
        <w:ind w:firstLine="480"/>
      </w:pPr>
      <w:r>
        <w:rPr>
          <w:rFonts w:hint="eastAsia"/>
        </w:rPr>
        <w:t>1、完成收入分配相关数据的采集，提高数据使用效率。</w:t>
      </w:r>
    </w:p>
    <w:p w14:paraId="352D114F">
      <w:pPr>
        <w:ind w:firstLine="480"/>
      </w:pPr>
      <w:r>
        <w:rPr>
          <w:rFonts w:hint="eastAsia"/>
        </w:rPr>
        <w:t>2、完善收入分配监管体系，建立数据审核、预警、查询机制，提高数据质量。</w:t>
      </w:r>
    </w:p>
    <w:p w14:paraId="1CFDD154">
      <w:pPr>
        <w:ind w:firstLine="480"/>
      </w:pPr>
      <w:r>
        <w:rPr>
          <w:rFonts w:hint="eastAsia"/>
        </w:rPr>
        <w:t>3、建立与外部数据共享机制，形成业务联动效应，提升业务监管能力。</w:t>
      </w:r>
    </w:p>
    <w:p w14:paraId="50543DE2">
      <w:pPr>
        <w:pStyle w:val="5"/>
        <w:numPr>
          <w:ilvl w:val="3"/>
          <w:numId w:val="0"/>
        </w:numPr>
      </w:pPr>
      <w:r>
        <w:rPr>
          <w:rFonts w:hint="eastAsia" w:cs="宋体"/>
        </w:rPr>
        <w:t xml:space="preserve">5.1.1.10  </w:t>
      </w:r>
      <w:r>
        <w:rPr>
          <w:rFonts w:hint="eastAsia"/>
        </w:rPr>
        <w:t>国有房地资产信息监管子系统</w:t>
      </w:r>
    </w:p>
    <w:p w14:paraId="4AD6F40C">
      <w:pPr>
        <w:ind w:firstLine="480"/>
      </w:pPr>
      <w:r>
        <w:rPr>
          <w:rFonts w:hint="eastAsia"/>
        </w:rPr>
        <w:t>通过与租赁平台、监管企业不动产管理系统对接等多种方式，分层分类实现不动产租赁数据监测全覆盖。建设目标如下：</w:t>
      </w:r>
    </w:p>
    <w:p w14:paraId="335D4E3F">
      <w:pPr>
        <w:ind w:firstLine="482"/>
        <w:rPr>
          <w:b/>
          <w:bCs/>
        </w:rPr>
      </w:pPr>
      <w:r>
        <w:rPr>
          <w:rFonts w:hint="eastAsia"/>
          <w:b/>
          <w:bCs/>
        </w:rPr>
        <w:t>1、租赁信息模块</w:t>
      </w:r>
    </w:p>
    <w:p w14:paraId="1D8F9138">
      <w:pPr>
        <w:ind w:firstLine="480"/>
      </w:pPr>
      <w:r>
        <w:rPr>
          <w:rFonts w:hint="eastAsia"/>
        </w:rPr>
        <w:t>整合上海交易集团租赁平台的线上数据和监管企业的线下数据，提供监管企业线下数据填报功能，支持填报数据校验，实现线上化，并提供在线查询、导出、打标签功能。</w:t>
      </w:r>
    </w:p>
    <w:p w14:paraId="27C2CC04">
      <w:pPr>
        <w:ind w:firstLine="482"/>
        <w:rPr>
          <w:b/>
          <w:bCs/>
        </w:rPr>
      </w:pPr>
      <w:r>
        <w:rPr>
          <w:rFonts w:hint="eastAsia"/>
          <w:b/>
          <w:bCs/>
        </w:rPr>
        <w:t>2、分析统计功能</w:t>
      </w:r>
    </w:p>
    <w:p w14:paraId="7719718B">
      <w:pPr>
        <w:ind w:firstLine="480"/>
      </w:pPr>
      <w:r>
        <w:rPr>
          <w:rFonts w:hint="eastAsia"/>
        </w:rPr>
        <w:t>通过多维度分析结果，构建具有高度直观性的不动产租赁分析看板，为处室人员和监管企业提供可视化的决策辅助工具，提升不动产租赁管理的效率和透明度，规范租赁行为，优化资源配置。</w:t>
      </w:r>
    </w:p>
    <w:p w14:paraId="2625D543">
      <w:pPr>
        <w:pStyle w:val="5"/>
        <w:numPr>
          <w:ilvl w:val="3"/>
          <w:numId w:val="0"/>
        </w:numPr>
      </w:pPr>
      <w:r>
        <w:rPr>
          <w:rFonts w:hint="eastAsia" w:cs="宋体"/>
        </w:rPr>
        <w:t xml:space="preserve">5.1.1.11  </w:t>
      </w:r>
      <w:r>
        <w:rPr>
          <w:rFonts w:hint="eastAsia"/>
        </w:rPr>
        <w:t>内部审计子系统</w:t>
      </w:r>
    </w:p>
    <w:p w14:paraId="1473373F">
      <w:pPr>
        <w:ind w:firstLine="480"/>
      </w:pPr>
      <w:r>
        <w:rPr>
          <w:rFonts w:hint="eastAsia"/>
        </w:rPr>
        <w:t>1、月报模块：对月报任务中有关联的枚举进行了联动优化，使多个枚举之前有了关联性；增加表内数据自动汇总功能，并形成一张完整的自动汇总数据表，为企业的分析提高了效率；建立批量数据及报告导入功能，企业只需要在特定的模板中批量上传数据和报告，系统会自动完成建表和上传相关数据的功能，有效的减少了企业的工作压力。</w:t>
      </w:r>
    </w:p>
    <w:p w14:paraId="231B1F71">
      <w:pPr>
        <w:ind w:firstLine="480"/>
      </w:pPr>
      <w:r>
        <w:rPr>
          <w:rFonts w:hint="eastAsia"/>
        </w:rPr>
        <w:t>2、资源节点功能补充：扩展优化了月报、一事一报、重要事项报备单中资源节点按钮，可对资源节点内指标自定义灵活配置，增加相关联指标的逻辑判断功能；资源节点建立完成后自动跳转到相关报表内，提升企业填报效率。</w:t>
      </w:r>
    </w:p>
    <w:p w14:paraId="6291E453">
      <w:pPr>
        <w:ind w:firstLine="480"/>
      </w:pPr>
      <w:r>
        <w:rPr>
          <w:rFonts w:hint="eastAsia"/>
        </w:rPr>
        <w:t>3、浮动行按钮自定义：根据国资委要求，对系统中每个浮动行增加醒目的加减行按钮。</w:t>
      </w:r>
    </w:p>
    <w:p w14:paraId="11F13FCA">
      <w:pPr>
        <w:ind w:firstLine="480"/>
      </w:pPr>
      <w:r>
        <w:rPr>
          <w:rFonts w:hint="eastAsia"/>
        </w:rPr>
        <w:t>4、报表行高自定义：根据国资委要求，可对系统中的报表行高自定义调整。</w:t>
      </w:r>
    </w:p>
    <w:p w14:paraId="6F28D09E">
      <w:pPr>
        <w:ind w:firstLine="480"/>
      </w:pPr>
      <w:r>
        <w:rPr>
          <w:rFonts w:hint="eastAsia"/>
        </w:rPr>
        <w:t>5、汇总表数据锁定功能：增加汇总表数据锁定功能，防止误操作导致自动汇总数据改变。</w:t>
      </w:r>
    </w:p>
    <w:p w14:paraId="0BD82BFF">
      <w:pPr>
        <w:ind w:firstLine="480"/>
      </w:pPr>
      <w:r>
        <w:rPr>
          <w:rFonts w:hint="eastAsia"/>
        </w:rPr>
        <w:t>6、报表显示权限功能：增加报表显示权限功能，对企业外部人员访问内审系统进行权限分流。</w:t>
      </w:r>
    </w:p>
    <w:p w14:paraId="7F1C8D01">
      <w:pPr>
        <w:ind w:firstLine="480"/>
      </w:pPr>
      <w:r>
        <w:rPr>
          <w:rFonts w:hint="eastAsia"/>
        </w:rPr>
        <w:t>7、内审分析模块：根据国资委要求，建立内审系统的分析模块，对各任务相关数据进行汇总分析、相关报告生成及分析指标自定义查询等内容。</w:t>
      </w:r>
    </w:p>
    <w:p w14:paraId="055A687C">
      <w:pPr>
        <w:pStyle w:val="5"/>
        <w:numPr>
          <w:ilvl w:val="3"/>
          <w:numId w:val="0"/>
        </w:numPr>
      </w:pPr>
      <w:r>
        <w:rPr>
          <w:rFonts w:hint="eastAsia" w:cs="宋体"/>
        </w:rPr>
        <w:t xml:space="preserve">5.1.1.12  </w:t>
      </w:r>
      <w:r>
        <w:rPr>
          <w:rFonts w:hint="eastAsia"/>
        </w:rPr>
        <w:t>审计整改管理子系统</w:t>
      </w:r>
    </w:p>
    <w:p w14:paraId="7867201B">
      <w:pPr>
        <w:ind w:firstLine="480"/>
      </w:pPr>
      <w:r>
        <w:rPr>
          <w:rFonts w:hint="eastAsia"/>
        </w:rPr>
        <w:t>本审计整改服务子系统的建设旨在全面提升上海市国资委对监管企业审计整改工作的管理效率与质量，具体目标如下：</w:t>
      </w:r>
    </w:p>
    <w:p w14:paraId="27479B74">
      <w:pPr>
        <w:ind w:firstLine="480"/>
      </w:pPr>
      <w:r>
        <w:rPr>
          <w:rFonts w:hint="eastAsia"/>
        </w:rPr>
        <w:t>审计整改子系统数据融合服务：</w:t>
      </w:r>
    </w:p>
    <w:p w14:paraId="01237D7F">
      <w:pPr>
        <w:ind w:firstLine="480"/>
      </w:pPr>
      <w:r>
        <w:rPr>
          <w:rFonts w:hint="eastAsia"/>
        </w:rPr>
        <w:t>1、对2025年度审计报告的Excel底稿数据标签进行取数，对工作指南管理中的2025年度审计问题分类、2025年度审计问题的业务领域（一级分类）、2025年度审计问题的业务领域（二级分类）、2025年度的审计问题的分级标题、2025年度整改项目类型、2025年度未消耗问题数、2025年度审计报告时间等16个表单相关内容结合审计报告在系统中设置筛选条件，根据审计问题的类型（专项审计、经济责任审计）配置数据字段校验审核规则（例如:"问题小标题"不为空，请修改！）完成数据融合加工，同时进行数据质量检查，剖析数据结构、内容、关系和潜在问题。</w:t>
      </w:r>
    </w:p>
    <w:p w14:paraId="49922822">
      <w:pPr>
        <w:ind w:firstLine="480"/>
      </w:pPr>
      <w:r>
        <w:rPr>
          <w:rFonts w:hint="eastAsia"/>
        </w:rPr>
        <w:t>2、对2025年度审计报告进行2025年度整改项目立项，2025年度（专项）审计问题录入、2025年度（经责）审计问题录入、2025年度审计问题整改结果录入，2025年度审计问题后续整改结果录入的数据进行数据转换，具体操作为系统配置数据转换导入模板（例如：项目编号、涉及的函号、审计建议等），统一修订数据格式并通过数据导入功能导入。对2025年度工作报告（年度）、2025年度工作报告（半年度）共计7个数据表设置数据字段校验审核规则完成数据融合加工，同时进行数据质量检查。</w:t>
      </w:r>
    </w:p>
    <w:p w14:paraId="071A86A2">
      <w:pPr>
        <w:ind w:firstLine="480"/>
      </w:pPr>
      <w:r>
        <w:rPr>
          <w:rFonts w:hint="eastAsia"/>
        </w:rPr>
        <w:t>3、对2025年度审计查询及报表管理中的全部问题及整改结果查询、2025年度所有问题及整改结果查询、2025年度消耗率报表、2025年度项目进度表、2025年度季度报表、2025年度经济责任审计问题集中整改阶段整改结果一览表等相关内容的数据进行数据字段选取、根据业务需求在系统中设置取数规则（例如：设置查询语句仅展示涉及重点子企业的问题），同时根据2025年度审计报告所提供的数据在系统内使用SQL查询、数据检查脚本等方式来完成数据融合加工，同时进行数据质量检查，（主要检查重点子企业信息，涉及业务处室，整改最晚完成时间等重要信息是否与报告一致）。</w:t>
      </w:r>
    </w:p>
    <w:p w14:paraId="1FABB179">
      <w:pPr>
        <w:ind w:firstLine="480"/>
      </w:pPr>
      <w:r>
        <w:rPr>
          <w:rFonts w:hint="eastAsia"/>
        </w:rPr>
        <w:t>4、对2025年度审计整改子系统全资源表、生成2025年度工作报告（年度）视图、生成2025年度工作报告（半年度）视图的数据根据数据标签在系统中对重复、错误、不完整的数据按照系统中配置的规则进行数据质量检查后进行删除、修正、补全操作，对未生成在系统全资源表中的数据点击“新增”按钮生成数据，对2025年度工作报告视图中的插入数据页面进行更新（例如：将“第四季度汇总”口径变更为“半年度汇总”口径，重新配置取数规则），完成数据融合加工，同时进行数据质量检查。</w:t>
      </w:r>
    </w:p>
    <w:p w14:paraId="18C4206A">
      <w:pPr>
        <w:ind w:firstLine="480"/>
      </w:pPr>
      <w:r>
        <w:rPr>
          <w:rFonts w:hint="eastAsia"/>
        </w:rPr>
        <w:t>5、对审计整改现有线下历史资料文件进行梳理，设计数据转换规则、数据清洗规则，并由相关人员完成历史数据补录工作，补录内容涉及数量约为1200件，在系统整改立项中根据历史资料文件的具体年份（例如：2023年）选择对应的时间节点，完成立项的补录，同时在审计问题录入模块中选择对应年份的数据导入模板并配置，点击导入按钮完成审计问题的补录，设置数据字段校验规则对补录数据进行校验（例如：校验检查历史年度的重点子企业名单等），完成数据融合加工，同时进行数据质量检查。</w:t>
      </w:r>
    </w:p>
    <w:p w14:paraId="371C317D">
      <w:pPr>
        <w:pStyle w:val="5"/>
        <w:numPr>
          <w:ilvl w:val="3"/>
          <w:numId w:val="0"/>
        </w:numPr>
      </w:pPr>
      <w:r>
        <w:rPr>
          <w:rFonts w:hint="eastAsia" w:cs="宋体"/>
        </w:rPr>
        <w:t xml:space="preserve">5.1.1.13  </w:t>
      </w:r>
      <w:r>
        <w:rPr>
          <w:rFonts w:hint="eastAsia"/>
        </w:rPr>
        <w:t>内部控制测评管理子系统</w:t>
      </w:r>
    </w:p>
    <w:p w14:paraId="4FA35DFA">
      <w:pPr>
        <w:ind w:firstLine="480"/>
      </w:pPr>
      <w:r>
        <w:rPr>
          <w:rFonts w:hint="eastAsia"/>
        </w:rPr>
        <w:t>根据市国资委的要求，此次建设目标：</w:t>
      </w:r>
    </w:p>
    <w:p w14:paraId="49592A4B">
      <w:pPr>
        <w:ind w:firstLine="480"/>
      </w:pPr>
      <w:r>
        <w:rPr>
          <w:rFonts w:hint="eastAsia"/>
        </w:rPr>
        <w:t>1、抽样单位测评：对测评抽样单位功能进行优化，新增抽样范围表格导入功能，并对业务总量指标选择、业务总量占比计算功能进行升级。</w:t>
      </w:r>
    </w:p>
    <w:p w14:paraId="7CB85D5A">
      <w:pPr>
        <w:ind w:firstLine="480"/>
      </w:pPr>
      <w:r>
        <w:rPr>
          <w:rFonts w:hint="eastAsia"/>
        </w:rPr>
        <w:t>2、内控管理树形：对内控管理树形功能进行升级，新增内控管理树形提取、内树形管理、抽样树形显示、填报树形显示、汇总树形显示、填报状态统计等功能。</w:t>
      </w:r>
    </w:p>
    <w:p w14:paraId="47E24B4B">
      <w:pPr>
        <w:ind w:firstLine="480"/>
      </w:pPr>
      <w:r>
        <w:rPr>
          <w:rFonts w:hint="eastAsia"/>
        </w:rPr>
        <w:t>3、内容填报功能：对数据填报功能进行升级，提升用户使用体验。新增EXCEL表格数据导入、管理提升评价提醒功能。</w:t>
      </w:r>
    </w:p>
    <w:p w14:paraId="4F6F50FD">
      <w:pPr>
        <w:ind w:firstLine="480"/>
      </w:pPr>
      <w:r>
        <w:rPr>
          <w:rFonts w:hint="eastAsia"/>
        </w:rPr>
        <w:t>4、内控自动报告：根据内控填报内容生成文档报告。</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
        <w:gridCol w:w="2655"/>
        <w:gridCol w:w="2655"/>
        <w:gridCol w:w="2651"/>
      </w:tblGrid>
      <w:tr w14:paraId="76B77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29" w:type="pct"/>
            <w:vAlign w:val="center"/>
          </w:tcPr>
          <w:p w14:paraId="7C82E474">
            <w:pPr>
              <w:pStyle w:val="30"/>
            </w:pPr>
            <w:r>
              <w:rPr>
                <w:rFonts w:hint="eastAsia"/>
              </w:rPr>
              <w:t>序号</w:t>
            </w:r>
          </w:p>
        </w:tc>
        <w:tc>
          <w:tcPr>
            <w:tcW w:w="1557" w:type="pct"/>
            <w:vAlign w:val="center"/>
          </w:tcPr>
          <w:p w14:paraId="44834195">
            <w:pPr>
              <w:pStyle w:val="30"/>
            </w:pPr>
            <w:r>
              <w:rPr>
                <w:rFonts w:hint="eastAsia"/>
              </w:rPr>
              <w:t>业务/功能</w:t>
            </w:r>
          </w:p>
        </w:tc>
        <w:tc>
          <w:tcPr>
            <w:tcW w:w="1557" w:type="pct"/>
            <w:vAlign w:val="center"/>
          </w:tcPr>
          <w:p w14:paraId="7A77CC50">
            <w:pPr>
              <w:pStyle w:val="30"/>
            </w:pPr>
            <w:r>
              <w:rPr>
                <w:rFonts w:hint="eastAsia"/>
              </w:rPr>
              <w:t>目前现状</w:t>
            </w:r>
          </w:p>
        </w:tc>
        <w:tc>
          <w:tcPr>
            <w:tcW w:w="1555" w:type="pct"/>
            <w:vAlign w:val="center"/>
          </w:tcPr>
          <w:p w14:paraId="60E61B70">
            <w:pPr>
              <w:pStyle w:val="30"/>
            </w:pPr>
            <w:r>
              <w:rPr>
                <w:rFonts w:hint="eastAsia"/>
              </w:rPr>
              <w:t>预期目标</w:t>
            </w:r>
          </w:p>
        </w:tc>
      </w:tr>
      <w:tr w14:paraId="4D5F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29" w:type="pct"/>
            <w:vAlign w:val="center"/>
          </w:tcPr>
          <w:p w14:paraId="76DB9617">
            <w:pPr>
              <w:pStyle w:val="30"/>
            </w:pPr>
            <w:r>
              <w:rPr>
                <w:rFonts w:hint="eastAsia"/>
              </w:rPr>
              <w:t>1</w:t>
            </w:r>
          </w:p>
        </w:tc>
        <w:tc>
          <w:tcPr>
            <w:tcW w:w="1557" w:type="pct"/>
            <w:vAlign w:val="center"/>
          </w:tcPr>
          <w:p w14:paraId="6119EFF5">
            <w:pPr>
              <w:pStyle w:val="30"/>
            </w:pPr>
            <w:r>
              <w:rPr>
                <w:rFonts w:hint="eastAsia"/>
              </w:rPr>
              <w:t>抽样范围表格导入</w:t>
            </w:r>
          </w:p>
        </w:tc>
        <w:tc>
          <w:tcPr>
            <w:tcW w:w="1557" w:type="pct"/>
            <w:vAlign w:val="center"/>
          </w:tcPr>
          <w:p w14:paraId="3B1770BB">
            <w:pPr>
              <w:pStyle w:val="30"/>
            </w:pPr>
            <w:r>
              <w:rPr>
                <w:rFonts w:hint="eastAsia"/>
              </w:rPr>
              <w:t>手工填报</w:t>
            </w:r>
          </w:p>
        </w:tc>
        <w:tc>
          <w:tcPr>
            <w:tcW w:w="1555" w:type="pct"/>
            <w:vAlign w:val="center"/>
          </w:tcPr>
          <w:p w14:paraId="0D4C90E6">
            <w:pPr>
              <w:pStyle w:val="30"/>
            </w:pPr>
            <w:r>
              <w:rPr>
                <w:rFonts w:hint="eastAsia"/>
              </w:rPr>
              <w:t>自动导入完成批量的抽样范围选择。</w:t>
            </w:r>
          </w:p>
        </w:tc>
      </w:tr>
      <w:tr w14:paraId="5D333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29" w:type="pct"/>
            <w:vAlign w:val="center"/>
          </w:tcPr>
          <w:p w14:paraId="65F0D1B1">
            <w:pPr>
              <w:pStyle w:val="30"/>
            </w:pPr>
            <w:r>
              <w:rPr>
                <w:rFonts w:hint="eastAsia"/>
              </w:rPr>
              <w:t>2</w:t>
            </w:r>
          </w:p>
        </w:tc>
        <w:tc>
          <w:tcPr>
            <w:tcW w:w="1557" w:type="pct"/>
            <w:vAlign w:val="center"/>
          </w:tcPr>
          <w:p w14:paraId="62A96D82">
            <w:pPr>
              <w:pStyle w:val="30"/>
            </w:pPr>
            <w:r>
              <w:rPr>
                <w:rFonts w:hint="eastAsia"/>
              </w:rPr>
              <w:t>业务总量指标选择</w:t>
            </w:r>
          </w:p>
        </w:tc>
        <w:tc>
          <w:tcPr>
            <w:tcW w:w="1557" w:type="pct"/>
            <w:vAlign w:val="center"/>
          </w:tcPr>
          <w:p w14:paraId="18DAF7E2">
            <w:pPr>
              <w:pStyle w:val="30"/>
            </w:pPr>
            <w:r>
              <w:rPr>
                <w:rFonts w:hint="eastAsia"/>
              </w:rPr>
              <w:t>只支持决算报表的资产负债表、利润表、现金流量表三张报表的指标</w:t>
            </w:r>
          </w:p>
        </w:tc>
        <w:tc>
          <w:tcPr>
            <w:tcW w:w="1555" w:type="pct"/>
            <w:vAlign w:val="center"/>
          </w:tcPr>
          <w:p w14:paraId="236462E8">
            <w:pPr>
              <w:pStyle w:val="30"/>
            </w:pPr>
            <w:r>
              <w:rPr>
                <w:rFonts w:hint="eastAsia"/>
              </w:rPr>
              <w:t>指标选择范围扩充到财务决算报表的全部200余张报表涉及指标。</w:t>
            </w:r>
          </w:p>
        </w:tc>
      </w:tr>
      <w:tr w14:paraId="1DE27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29" w:type="pct"/>
            <w:vAlign w:val="center"/>
          </w:tcPr>
          <w:p w14:paraId="1081347F">
            <w:pPr>
              <w:pStyle w:val="30"/>
            </w:pPr>
            <w:r>
              <w:rPr>
                <w:rFonts w:hint="eastAsia"/>
              </w:rPr>
              <w:t>3</w:t>
            </w:r>
          </w:p>
        </w:tc>
        <w:tc>
          <w:tcPr>
            <w:tcW w:w="1557" w:type="pct"/>
            <w:vAlign w:val="center"/>
          </w:tcPr>
          <w:p w14:paraId="47C7B6EA">
            <w:pPr>
              <w:pStyle w:val="30"/>
            </w:pPr>
            <w:r>
              <w:rPr>
                <w:rFonts w:hint="eastAsia"/>
              </w:rPr>
              <w:t>业务总量占比计算</w:t>
            </w:r>
          </w:p>
        </w:tc>
        <w:tc>
          <w:tcPr>
            <w:tcW w:w="1557" w:type="pct"/>
            <w:vAlign w:val="center"/>
          </w:tcPr>
          <w:p w14:paraId="53C1137C">
            <w:pPr>
              <w:pStyle w:val="30"/>
            </w:pPr>
            <w:r>
              <w:rPr>
                <w:rFonts w:hint="eastAsia"/>
              </w:rPr>
              <w:t>根据上年度的财务决算数据计算占比，数据进度不高。</w:t>
            </w:r>
          </w:p>
        </w:tc>
        <w:tc>
          <w:tcPr>
            <w:tcW w:w="1555" w:type="pct"/>
            <w:vAlign w:val="center"/>
          </w:tcPr>
          <w:p w14:paraId="31156C24">
            <w:pPr>
              <w:pStyle w:val="30"/>
            </w:pPr>
            <w:r>
              <w:rPr>
                <w:rFonts w:hint="eastAsia"/>
              </w:rPr>
              <w:t>采用当年的财务决算数据计算占比，提高占比计算准确的，符合实际业务需求。</w:t>
            </w:r>
          </w:p>
        </w:tc>
      </w:tr>
      <w:tr w14:paraId="1AB2C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29" w:type="pct"/>
            <w:vAlign w:val="center"/>
          </w:tcPr>
          <w:p w14:paraId="130B6CA2">
            <w:pPr>
              <w:pStyle w:val="30"/>
            </w:pPr>
            <w:r>
              <w:rPr>
                <w:rFonts w:hint="eastAsia"/>
              </w:rPr>
              <w:t>4</w:t>
            </w:r>
          </w:p>
        </w:tc>
        <w:tc>
          <w:tcPr>
            <w:tcW w:w="1557" w:type="pct"/>
            <w:vAlign w:val="center"/>
          </w:tcPr>
          <w:p w14:paraId="38534D42">
            <w:pPr>
              <w:pStyle w:val="30"/>
            </w:pPr>
            <w:r>
              <w:rPr>
                <w:rFonts w:hint="eastAsia"/>
              </w:rPr>
              <w:t>内控管理树形提取</w:t>
            </w:r>
          </w:p>
        </w:tc>
        <w:tc>
          <w:tcPr>
            <w:tcW w:w="1557" w:type="pct"/>
            <w:vAlign w:val="center"/>
          </w:tcPr>
          <w:p w14:paraId="6EC79E9C">
            <w:pPr>
              <w:pStyle w:val="30"/>
            </w:pPr>
            <w:r>
              <w:rPr>
                <w:rFonts w:hint="eastAsia"/>
              </w:rPr>
              <w:t>人工新建当年树形</w:t>
            </w:r>
          </w:p>
        </w:tc>
        <w:tc>
          <w:tcPr>
            <w:tcW w:w="1555" w:type="pct"/>
            <w:vAlign w:val="center"/>
          </w:tcPr>
          <w:p w14:paraId="7B1CCB5E">
            <w:pPr>
              <w:pStyle w:val="30"/>
            </w:pPr>
            <w:r>
              <w:rPr>
                <w:rFonts w:hint="eastAsia"/>
              </w:rPr>
              <w:t>提取上年的树形。</w:t>
            </w:r>
          </w:p>
        </w:tc>
      </w:tr>
      <w:tr w14:paraId="0D7C9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29" w:type="pct"/>
            <w:vAlign w:val="center"/>
          </w:tcPr>
          <w:p w14:paraId="57E3C422">
            <w:pPr>
              <w:pStyle w:val="30"/>
            </w:pPr>
            <w:r>
              <w:rPr>
                <w:rFonts w:hint="eastAsia"/>
              </w:rPr>
              <w:t>5</w:t>
            </w:r>
          </w:p>
        </w:tc>
        <w:tc>
          <w:tcPr>
            <w:tcW w:w="1557" w:type="pct"/>
            <w:vAlign w:val="center"/>
          </w:tcPr>
          <w:p w14:paraId="57E833E7">
            <w:pPr>
              <w:pStyle w:val="30"/>
            </w:pPr>
            <w:r>
              <w:rPr>
                <w:rFonts w:hint="eastAsia"/>
              </w:rPr>
              <w:t>内控树形管理</w:t>
            </w:r>
          </w:p>
        </w:tc>
        <w:tc>
          <w:tcPr>
            <w:tcW w:w="1557" w:type="pct"/>
            <w:vAlign w:val="center"/>
          </w:tcPr>
          <w:p w14:paraId="021BFFCF">
            <w:pPr>
              <w:pStyle w:val="30"/>
            </w:pPr>
            <w:r>
              <w:rPr>
                <w:rFonts w:hint="eastAsia"/>
              </w:rPr>
              <w:t>无该功能</w:t>
            </w:r>
          </w:p>
        </w:tc>
        <w:tc>
          <w:tcPr>
            <w:tcW w:w="1555" w:type="pct"/>
            <w:vAlign w:val="center"/>
          </w:tcPr>
          <w:p w14:paraId="07316857">
            <w:pPr>
              <w:pStyle w:val="30"/>
            </w:pPr>
            <w:r>
              <w:rPr>
                <w:rFonts w:hint="eastAsia"/>
              </w:rPr>
              <w:t>各企业用户自行维护本企业树形，提升使用便捷性。</w:t>
            </w:r>
          </w:p>
        </w:tc>
      </w:tr>
      <w:tr w14:paraId="3F96B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29" w:type="pct"/>
            <w:vAlign w:val="center"/>
          </w:tcPr>
          <w:p w14:paraId="7FD33F38">
            <w:pPr>
              <w:pStyle w:val="30"/>
            </w:pPr>
            <w:r>
              <w:rPr>
                <w:rFonts w:hint="eastAsia"/>
              </w:rPr>
              <w:t>6</w:t>
            </w:r>
          </w:p>
        </w:tc>
        <w:tc>
          <w:tcPr>
            <w:tcW w:w="1557" w:type="pct"/>
            <w:vAlign w:val="center"/>
          </w:tcPr>
          <w:p w14:paraId="662D3C91">
            <w:pPr>
              <w:pStyle w:val="30"/>
            </w:pPr>
            <w:r>
              <w:rPr>
                <w:rFonts w:hint="eastAsia"/>
              </w:rPr>
              <w:t>抽样树形显示</w:t>
            </w:r>
          </w:p>
        </w:tc>
        <w:tc>
          <w:tcPr>
            <w:tcW w:w="1557" w:type="pct"/>
            <w:vAlign w:val="center"/>
          </w:tcPr>
          <w:p w14:paraId="70797A96">
            <w:pPr>
              <w:pStyle w:val="30"/>
            </w:pPr>
            <w:r>
              <w:rPr>
                <w:rFonts w:hint="eastAsia"/>
              </w:rPr>
              <w:t>显示树形全部单位</w:t>
            </w:r>
          </w:p>
        </w:tc>
        <w:tc>
          <w:tcPr>
            <w:tcW w:w="1555" w:type="pct"/>
            <w:vAlign w:val="center"/>
          </w:tcPr>
          <w:p w14:paraId="7F60CC9E">
            <w:pPr>
              <w:pStyle w:val="30"/>
            </w:pPr>
            <w:r>
              <w:rPr>
                <w:rFonts w:hint="eastAsia"/>
              </w:rPr>
              <w:t>只有一级集团可进行抽样操作，减少误操作几率。</w:t>
            </w:r>
          </w:p>
        </w:tc>
      </w:tr>
      <w:tr w14:paraId="0F6A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29" w:type="pct"/>
            <w:vAlign w:val="center"/>
          </w:tcPr>
          <w:p w14:paraId="1482048F">
            <w:pPr>
              <w:pStyle w:val="30"/>
            </w:pPr>
            <w:r>
              <w:rPr>
                <w:rFonts w:hint="eastAsia"/>
              </w:rPr>
              <w:t>7</w:t>
            </w:r>
          </w:p>
        </w:tc>
        <w:tc>
          <w:tcPr>
            <w:tcW w:w="1557" w:type="pct"/>
            <w:vAlign w:val="center"/>
          </w:tcPr>
          <w:p w14:paraId="5AF5AE86">
            <w:pPr>
              <w:pStyle w:val="30"/>
            </w:pPr>
            <w:r>
              <w:rPr>
                <w:rFonts w:hint="eastAsia"/>
              </w:rPr>
              <w:t>填报树形显示</w:t>
            </w:r>
          </w:p>
        </w:tc>
        <w:tc>
          <w:tcPr>
            <w:tcW w:w="1557" w:type="pct"/>
            <w:vAlign w:val="center"/>
          </w:tcPr>
          <w:p w14:paraId="1E353CF3">
            <w:pPr>
              <w:pStyle w:val="30"/>
            </w:pPr>
            <w:r>
              <w:rPr>
                <w:rFonts w:hint="eastAsia"/>
              </w:rPr>
              <w:t>显示树形全部单位</w:t>
            </w:r>
          </w:p>
        </w:tc>
        <w:tc>
          <w:tcPr>
            <w:tcW w:w="1555" w:type="pct"/>
            <w:vAlign w:val="center"/>
          </w:tcPr>
          <w:p w14:paraId="7B6FE9D3">
            <w:pPr>
              <w:pStyle w:val="30"/>
            </w:pPr>
            <w:r>
              <w:rPr>
                <w:rFonts w:hint="eastAsia"/>
              </w:rPr>
              <w:t>只有抽样的单位可进行填报操作，减少误操作几率。</w:t>
            </w:r>
          </w:p>
        </w:tc>
      </w:tr>
      <w:tr w14:paraId="4335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29" w:type="pct"/>
            <w:vAlign w:val="center"/>
          </w:tcPr>
          <w:p w14:paraId="7A8BFC5F">
            <w:pPr>
              <w:pStyle w:val="30"/>
            </w:pPr>
            <w:r>
              <w:rPr>
                <w:rFonts w:hint="eastAsia"/>
              </w:rPr>
              <w:t>8</w:t>
            </w:r>
          </w:p>
        </w:tc>
        <w:tc>
          <w:tcPr>
            <w:tcW w:w="1557" w:type="pct"/>
            <w:vAlign w:val="center"/>
          </w:tcPr>
          <w:p w14:paraId="675DC471">
            <w:pPr>
              <w:pStyle w:val="30"/>
            </w:pPr>
            <w:r>
              <w:rPr>
                <w:rFonts w:hint="eastAsia"/>
              </w:rPr>
              <w:t>汇总树形显示</w:t>
            </w:r>
          </w:p>
        </w:tc>
        <w:tc>
          <w:tcPr>
            <w:tcW w:w="1557" w:type="pct"/>
            <w:vAlign w:val="center"/>
          </w:tcPr>
          <w:p w14:paraId="13460DAD">
            <w:pPr>
              <w:pStyle w:val="30"/>
            </w:pPr>
            <w:r>
              <w:rPr>
                <w:rFonts w:hint="eastAsia"/>
              </w:rPr>
              <w:t>显示树形全部单位</w:t>
            </w:r>
          </w:p>
        </w:tc>
        <w:tc>
          <w:tcPr>
            <w:tcW w:w="1555" w:type="pct"/>
            <w:vAlign w:val="center"/>
          </w:tcPr>
          <w:p w14:paraId="01876B89">
            <w:pPr>
              <w:pStyle w:val="30"/>
            </w:pPr>
            <w:r>
              <w:rPr>
                <w:rFonts w:hint="eastAsia"/>
              </w:rPr>
              <w:t>只有一级集团可进行汇总操作，减少误操作几率。</w:t>
            </w:r>
          </w:p>
        </w:tc>
      </w:tr>
      <w:tr w14:paraId="240B8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29" w:type="pct"/>
            <w:vAlign w:val="center"/>
          </w:tcPr>
          <w:p w14:paraId="66CF7979">
            <w:pPr>
              <w:pStyle w:val="30"/>
            </w:pPr>
            <w:r>
              <w:rPr>
                <w:rFonts w:hint="eastAsia"/>
              </w:rPr>
              <w:t>9</w:t>
            </w:r>
          </w:p>
        </w:tc>
        <w:tc>
          <w:tcPr>
            <w:tcW w:w="1557" w:type="pct"/>
            <w:vAlign w:val="center"/>
          </w:tcPr>
          <w:p w14:paraId="4073FEF5">
            <w:pPr>
              <w:pStyle w:val="30"/>
            </w:pPr>
            <w:r>
              <w:rPr>
                <w:rFonts w:hint="eastAsia"/>
              </w:rPr>
              <w:t>填报状态统计</w:t>
            </w:r>
          </w:p>
        </w:tc>
        <w:tc>
          <w:tcPr>
            <w:tcW w:w="1557" w:type="pct"/>
            <w:vAlign w:val="center"/>
          </w:tcPr>
          <w:p w14:paraId="3D08DB57">
            <w:pPr>
              <w:pStyle w:val="30"/>
            </w:pPr>
            <w:r>
              <w:rPr>
                <w:rFonts w:hint="eastAsia"/>
              </w:rPr>
              <w:t>无该功能</w:t>
            </w:r>
          </w:p>
        </w:tc>
        <w:tc>
          <w:tcPr>
            <w:tcW w:w="1555" w:type="pct"/>
            <w:vAlign w:val="center"/>
          </w:tcPr>
          <w:p w14:paraId="17D36662">
            <w:pPr>
              <w:pStyle w:val="30"/>
            </w:pPr>
            <w:r>
              <w:rPr>
                <w:rFonts w:hint="eastAsia"/>
              </w:rPr>
              <w:t>对各企业的数据填报状态进行统计，及时了解各抽样单位数据填报的状态。</w:t>
            </w:r>
          </w:p>
        </w:tc>
      </w:tr>
      <w:tr w14:paraId="31A2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329" w:type="pct"/>
            <w:vAlign w:val="center"/>
          </w:tcPr>
          <w:p w14:paraId="691CF9FC">
            <w:pPr>
              <w:pStyle w:val="30"/>
            </w:pPr>
            <w:r>
              <w:rPr>
                <w:rFonts w:hint="eastAsia"/>
              </w:rPr>
              <w:t>10</w:t>
            </w:r>
          </w:p>
        </w:tc>
        <w:tc>
          <w:tcPr>
            <w:tcW w:w="1557" w:type="pct"/>
            <w:vAlign w:val="center"/>
          </w:tcPr>
          <w:p w14:paraId="17AF172F">
            <w:pPr>
              <w:pStyle w:val="30"/>
            </w:pPr>
            <w:r>
              <w:rPr>
                <w:rFonts w:hint="eastAsia"/>
              </w:rPr>
              <w:t>EXCEL表格数据导入</w:t>
            </w:r>
          </w:p>
        </w:tc>
        <w:tc>
          <w:tcPr>
            <w:tcW w:w="1557" w:type="pct"/>
            <w:vAlign w:val="center"/>
          </w:tcPr>
          <w:p w14:paraId="3319295C">
            <w:pPr>
              <w:pStyle w:val="30"/>
            </w:pPr>
            <w:r>
              <w:rPr>
                <w:rFonts w:hint="eastAsia"/>
              </w:rPr>
              <w:t>手工填报</w:t>
            </w:r>
          </w:p>
        </w:tc>
        <w:tc>
          <w:tcPr>
            <w:tcW w:w="1555" w:type="pct"/>
            <w:vAlign w:val="center"/>
          </w:tcPr>
          <w:p w14:paraId="67548C9B">
            <w:pPr>
              <w:pStyle w:val="30"/>
            </w:pPr>
            <w:r>
              <w:rPr>
                <w:rFonts w:hint="eastAsia"/>
              </w:rPr>
              <w:t>将EXCEL表格中的内控测评数据批量导入系统，提高填报效率。</w:t>
            </w:r>
          </w:p>
        </w:tc>
      </w:tr>
      <w:tr w14:paraId="034D4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329" w:type="pct"/>
            <w:vAlign w:val="center"/>
          </w:tcPr>
          <w:p w14:paraId="54BDFE23">
            <w:pPr>
              <w:pStyle w:val="30"/>
            </w:pPr>
            <w:r>
              <w:rPr>
                <w:rFonts w:hint="eastAsia"/>
              </w:rPr>
              <w:t>11</w:t>
            </w:r>
          </w:p>
        </w:tc>
        <w:tc>
          <w:tcPr>
            <w:tcW w:w="1557" w:type="pct"/>
            <w:vAlign w:val="center"/>
          </w:tcPr>
          <w:p w14:paraId="17CB68AC">
            <w:pPr>
              <w:pStyle w:val="30"/>
            </w:pPr>
            <w:r>
              <w:rPr>
                <w:rFonts w:hint="eastAsia"/>
              </w:rPr>
              <w:t>管理提升评价</w:t>
            </w:r>
          </w:p>
        </w:tc>
        <w:tc>
          <w:tcPr>
            <w:tcW w:w="1557" w:type="pct"/>
            <w:vAlign w:val="center"/>
          </w:tcPr>
          <w:p w14:paraId="717B4DCC">
            <w:pPr>
              <w:pStyle w:val="30"/>
            </w:pPr>
            <w:r>
              <w:rPr>
                <w:rFonts w:hint="eastAsia"/>
              </w:rPr>
              <w:t>无该功能</w:t>
            </w:r>
          </w:p>
        </w:tc>
        <w:tc>
          <w:tcPr>
            <w:tcW w:w="1555" w:type="pct"/>
            <w:vAlign w:val="center"/>
          </w:tcPr>
          <w:p w14:paraId="2264779C">
            <w:pPr>
              <w:pStyle w:val="30"/>
            </w:pPr>
            <w:r>
              <w:rPr>
                <w:rFonts w:hint="eastAsia"/>
              </w:rPr>
              <w:t>用户在汇总集团的内控测评数据前，对未填写管理提升评价表的用户进行提示，防止管理提升评价表漏填，影响汇总结果。</w:t>
            </w:r>
          </w:p>
        </w:tc>
      </w:tr>
      <w:tr w14:paraId="25853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329" w:type="pct"/>
            <w:vAlign w:val="center"/>
          </w:tcPr>
          <w:p w14:paraId="47F93571">
            <w:pPr>
              <w:pStyle w:val="30"/>
            </w:pPr>
            <w:r>
              <w:rPr>
                <w:rFonts w:hint="eastAsia"/>
              </w:rPr>
              <w:t>12</w:t>
            </w:r>
          </w:p>
        </w:tc>
        <w:tc>
          <w:tcPr>
            <w:tcW w:w="1557" w:type="pct"/>
            <w:vAlign w:val="center"/>
          </w:tcPr>
          <w:p w14:paraId="3E840ED6">
            <w:pPr>
              <w:pStyle w:val="30"/>
            </w:pPr>
            <w:r>
              <w:rPr>
                <w:rFonts w:hint="eastAsia"/>
              </w:rPr>
              <w:t>内部控制测评功能</w:t>
            </w:r>
          </w:p>
        </w:tc>
        <w:tc>
          <w:tcPr>
            <w:tcW w:w="1557" w:type="pct"/>
            <w:vAlign w:val="center"/>
          </w:tcPr>
          <w:p w14:paraId="6B3A0FF7">
            <w:pPr>
              <w:pStyle w:val="30"/>
            </w:pPr>
            <w:r>
              <w:rPr>
                <w:rFonts w:hint="eastAsia"/>
              </w:rPr>
              <w:t>无该功能</w:t>
            </w:r>
          </w:p>
        </w:tc>
        <w:tc>
          <w:tcPr>
            <w:tcW w:w="1555" w:type="pct"/>
            <w:vAlign w:val="center"/>
          </w:tcPr>
          <w:p w14:paraId="2D8369F9">
            <w:pPr>
              <w:pStyle w:val="30"/>
            </w:pPr>
            <w:r>
              <w:rPr>
                <w:rFonts w:hint="eastAsia"/>
              </w:rPr>
              <w:t>实现2024年度上海市委管企业内部控制测评报表数据的填报、审核、采集。</w:t>
            </w:r>
          </w:p>
        </w:tc>
      </w:tr>
      <w:tr w14:paraId="13AFF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29" w:type="pct"/>
            <w:vAlign w:val="center"/>
          </w:tcPr>
          <w:p w14:paraId="029C9230">
            <w:pPr>
              <w:pStyle w:val="30"/>
            </w:pPr>
            <w:r>
              <w:rPr>
                <w:rFonts w:hint="eastAsia"/>
              </w:rPr>
              <w:t>13</w:t>
            </w:r>
          </w:p>
        </w:tc>
        <w:tc>
          <w:tcPr>
            <w:tcW w:w="1557" w:type="pct"/>
            <w:vAlign w:val="center"/>
          </w:tcPr>
          <w:p w14:paraId="4BA0E6F8">
            <w:pPr>
              <w:pStyle w:val="30"/>
            </w:pPr>
            <w:r>
              <w:rPr>
                <w:rFonts w:hint="eastAsia"/>
              </w:rPr>
              <w:t>数据汇总模板</w:t>
            </w:r>
          </w:p>
        </w:tc>
        <w:tc>
          <w:tcPr>
            <w:tcW w:w="1557" w:type="pct"/>
            <w:vAlign w:val="center"/>
          </w:tcPr>
          <w:p w14:paraId="76C9A663">
            <w:pPr>
              <w:pStyle w:val="30"/>
            </w:pPr>
            <w:r>
              <w:rPr>
                <w:rFonts w:hint="eastAsia"/>
              </w:rPr>
              <w:t>无该功能</w:t>
            </w:r>
          </w:p>
        </w:tc>
        <w:tc>
          <w:tcPr>
            <w:tcW w:w="1555" w:type="pct"/>
            <w:vAlign w:val="center"/>
          </w:tcPr>
          <w:p w14:paraId="31012332">
            <w:pPr>
              <w:pStyle w:val="30"/>
            </w:pPr>
            <w:r>
              <w:rPr>
                <w:rFonts w:hint="eastAsia"/>
              </w:rPr>
              <w:t>分别从集团、行业、流程三个角度对内控测评数据进行统计</w:t>
            </w:r>
          </w:p>
        </w:tc>
      </w:tr>
      <w:tr w14:paraId="41684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29" w:type="pct"/>
            <w:vAlign w:val="center"/>
          </w:tcPr>
          <w:p w14:paraId="60F510CC">
            <w:pPr>
              <w:pStyle w:val="30"/>
            </w:pPr>
            <w:r>
              <w:rPr>
                <w:rFonts w:hint="eastAsia"/>
              </w:rPr>
              <w:t>14</w:t>
            </w:r>
          </w:p>
        </w:tc>
        <w:tc>
          <w:tcPr>
            <w:tcW w:w="1557" w:type="pct"/>
            <w:vAlign w:val="center"/>
          </w:tcPr>
          <w:p w14:paraId="34924996">
            <w:pPr>
              <w:pStyle w:val="30"/>
            </w:pPr>
            <w:r>
              <w:rPr>
                <w:rFonts w:hint="eastAsia"/>
              </w:rPr>
              <w:t>自动报告模板</w:t>
            </w:r>
          </w:p>
        </w:tc>
        <w:tc>
          <w:tcPr>
            <w:tcW w:w="1557" w:type="pct"/>
            <w:vAlign w:val="center"/>
          </w:tcPr>
          <w:p w14:paraId="6B1DD369">
            <w:pPr>
              <w:pStyle w:val="30"/>
            </w:pPr>
            <w:r>
              <w:rPr>
                <w:rFonts w:hint="eastAsia"/>
              </w:rPr>
              <w:t>无该功能</w:t>
            </w:r>
          </w:p>
        </w:tc>
        <w:tc>
          <w:tcPr>
            <w:tcW w:w="1555" w:type="pct"/>
            <w:vAlign w:val="center"/>
          </w:tcPr>
          <w:p w14:paraId="72444DC4">
            <w:pPr>
              <w:pStyle w:val="30"/>
            </w:pPr>
            <w:r>
              <w:rPr>
                <w:rFonts w:hint="eastAsia"/>
              </w:rPr>
              <w:t>根据自动生成的报告内容，新建报告所需的数据底稿模板和报告模板。</w:t>
            </w:r>
          </w:p>
        </w:tc>
      </w:tr>
      <w:tr w14:paraId="4624F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29" w:type="pct"/>
            <w:vAlign w:val="center"/>
          </w:tcPr>
          <w:p w14:paraId="58120230">
            <w:pPr>
              <w:pStyle w:val="30"/>
            </w:pPr>
            <w:r>
              <w:rPr>
                <w:rFonts w:hint="eastAsia"/>
              </w:rPr>
              <w:t>15</w:t>
            </w:r>
          </w:p>
        </w:tc>
        <w:tc>
          <w:tcPr>
            <w:tcW w:w="1557" w:type="pct"/>
            <w:vAlign w:val="center"/>
          </w:tcPr>
          <w:p w14:paraId="45EAC3B4">
            <w:pPr>
              <w:pStyle w:val="30"/>
            </w:pPr>
            <w:r>
              <w:rPr>
                <w:rFonts w:hint="eastAsia"/>
              </w:rPr>
              <w:t>自动报告</w:t>
            </w:r>
          </w:p>
        </w:tc>
        <w:tc>
          <w:tcPr>
            <w:tcW w:w="1557" w:type="pct"/>
            <w:vAlign w:val="center"/>
          </w:tcPr>
          <w:p w14:paraId="5A62A92E">
            <w:pPr>
              <w:pStyle w:val="30"/>
            </w:pPr>
            <w:r>
              <w:rPr>
                <w:rFonts w:hint="eastAsia"/>
              </w:rPr>
              <w:t>无该功能</w:t>
            </w:r>
          </w:p>
        </w:tc>
        <w:tc>
          <w:tcPr>
            <w:tcW w:w="1555" w:type="pct"/>
            <w:vAlign w:val="center"/>
          </w:tcPr>
          <w:p w14:paraId="16012CEB">
            <w:pPr>
              <w:pStyle w:val="30"/>
            </w:pPr>
            <w:r>
              <w:rPr>
                <w:rFonts w:hint="eastAsia"/>
              </w:rPr>
              <w:t>实现根据内控测评数据一键生成当年度的内控测评报告文件（Word文档）。</w:t>
            </w:r>
          </w:p>
        </w:tc>
      </w:tr>
    </w:tbl>
    <w:p w14:paraId="138D43EB">
      <w:pPr>
        <w:ind w:firstLine="0" w:firstLineChars="0"/>
      </w:pPr>
    </w:p>
    <w:p w14:paraId="2D733EB4">
      <w:pPr>
        <w:pStyle w:val="5"/>
        <w:numPr>
          <w:ilvl w:val="3"/>
          <w:numId w:val="0"/>
        </w:numPr>
      </w:pPr>
      <w:r>
        <w:rPr>
          <w:rFonts w:hint="eastAsia" w:cs="宋体"/>
        </w:rPr>
        <w:t xml:space="preserve">5.1.1.14  </w:t>
      </w:r>
      <w:r>
        <w:rPr>
          <w:rFonts w:hint="eastAsia"/>
        </w:rPr>
        <w:t>企业服务大厅</w:t>
      </w:r>
    </w:p>
    <w:p w14:paraId="393938F0">
      <w:pPr>
        <w:ind w:firstLine="480"/>
        <w:rPr>
          <w:rFonts w:cs="Times New Roman"/>
        </w:rPr>
      </w:pPr>
      <w:r>
        <w:rPr>
          <w:rFonts w:hint="eastAsia" w:cs="Times New Roman"/>
        </w:rPr>
        <w:t>通过建设企业服务大厅平台，开通企业授权机制，运营建设政策咨询、审批管理、综合服务、党建工作、监督检查、重点工作、业务系统及信息反馈模块，实现企业数据填报和网上办理无缝衔接，从而实现对企业审批服务的标准化、规范化。本次新增2个业务流程事项。</w:t>
      </w:r>
    </w:p>
    <w:p w14:paraId="634A15D8">
      <w:pPr>
        <w:ind w:firstLine="482"/>
        <w:rPr>
          <w:rFonts w:cs="Times New Roman"/>
          <w:b/>
          <w:bCs/>
        </w:rPr>
      </w:pPr>
      <w:r>
        <w:rPr>
          <w:rFonts w:hint="eastAsia" w:cs="Times New Roman"/>
          <w:b/>
          <w:bCs/>
        </w:rPr>
        <w:t>1、政策文件系统</w:t>
      </w:r>
    </w:p>
    <w:p w14:paraId="2C34E453">
      <w:pPr>
        <w:ind w:firstLine="480"/>
        <w:rPr>
          <w:rFonts w:cs="Times New Roman"/>
        </w:rPr>
      </w:pPr>
      <w:r>
        <w:rPr>
          <w:rFonts w:hint="eastAsia" w:cs="Times New Roman"/>
        </w:rPr>
        <w:t>通过建立全面且规范的政策法规数据库，实现国资监管文件的高效入库管理，为企业提供集中化、结构化的政策数据中心，方便内部对政策文件的统一管理与维护。通过系统对各类别政策法规（综合监管、国资布局、国企改革等）的有效整合与呈现，为企业在各个业务领域的决策提供有力的政策支持，促进企业合规运营，推动国资监管工作的科学化、规范化，助力企业在复杂多变的政策环境中稳健发展。</w:t>
      </w:r>
    </w:p>
    <w:p w14:paraId="04280A5D">
      <w:pPr>
        <w:ind w:firstLine="482"/>
        <w:rPr>
          <w:rFonts w:cs="Times New Roman"/>
          <w:b/>
          <w:bCs/>
        </w:rPr>
      </w:pPr>
      <w:r>
        <w:rPr>
          <w:rFonts w:hint="eastAsia" w:cs="Times New Roman"/>
          <w:b/>
          <w:bCs/>
        </w:rPr>
        <w:t>2、监管企业稳增长工作周报</w:t>
      </w:r>
    </w:p>
    <w:p w14:paraId="0F224CD5">
      <w:pPr>
        <w:ind w:firstLine="480"/>
        <w:rPr>
          <w:rFonts w:cs="Times New Roman"/>
        </w:rPr>
      </w:pPr>
      <w:r>
        <w:rPr>
          <w:rFonts w:hint="eastAsia" w:cs="Times New Roman"/>
        </w:rPr>
        <w:t>为了有效地引导企业发展，避免潜在风险，需要建立一套全面的稳增长工作周报数据信息采集体系。通过采集下属企业数据信息，并由一级企业集团报送，实现线上报送、及时查询的要求，从而使相关人员能够随时掌握工作进展，及时发现问题并采取相应措施。透明化的状态监控有助于提升工作协同性和沟通效率、增强监管时效性、提升决策精准度、优化资源配置，显著提升决策效率与质量，推动经济持续稳定发展。</w:t>
      </w:r>
    </w:p>
    <w:p w14:paraId="31EA3FF3">
      <w:pPr>
        <w:pStyle w:val="5"/>
        <w:numPr>
          <w:ilvl w:val="3"/>
          <w:numId w:val="0"/>
        </w:numPr>
      </w:pPr>
      <w:r>
        <w:rPr>
          <w:rFonts w:hint="eastAsia" w:cs="宋体"/>
        </w:rPr>
        <w:t xml:space="preserve">5.1.1.15  </w:t>
      </w:r>
      <w:r>
        <w:rPr>
          <w:rFonts w:hint="eastAsia"/>
        </w:rPr>
        <w:t>国资监管数智管理子系统</w:t>
      </w:r>
    </w:p>
    <w:p w14:paraId="02A42C71">
      <w:pPr>
        <w:ind w:firstLine="480"/>
      </w:pPr>
      <w:r>
        <w:rPr>
          <w:rFonts w:hint="eastAsia"/>
        </w:rPr>
        <w:t>按照国资委本轮机构改革提出的“强化跨部门信息和数据交互，建设全系统、全级次、全过程的数智化监管系统，真正打造一个国资委”的总体要求，重点在于解决国资委内部“数据要素”作用发挥不够，数据运营体系尚未建立完善，数据资源质量参差不齐，数据共享利用不足、应用系统难以赋能等问题，按照国资监管的要求制定统一明确的国资监管数据标准，指导企业监管平台建设，通过监管企业与委机关跨网数据实时交互，按照数据标准统一采集汇聚监管企业数据，实现委机关与监管企业数据共享，完善国资监管信息资源目录，实现标准统一、布局合理、管理协同、安全可信的国资监管数据归集，推动数据集约集成建设、有序流通和共享应用，打破信息孤岛，完善基础数据库、主题库和专题库建设，形成国资委数据资产，推动国资国企数据高效共享和综合利用，赋能全面风险预警等应用。</w:t>
      </w:r>
    </w:p>
    <w:p w14:paraId="6F499263">
      <w:pPr>
        <w:ind w:firstLine="480"/>
      </w:pPr>
      <w:r>
        <w:rPr>
          <w:rFonts w:hint="eastAsia"/>
        </w:rPr>
        <w:t>依托数据能力，汇聚政策法规、公文档案、监管数据、研究报告、外部数据等数据资源，进行集中治理、语料训练和权限管控，形成资源“图书馆”，提供安全、高效、精准的国资监管搜索、问答、写作、校核等应用，丰富监管场景，提升国资监管的实时性、精准性和有效性，推动传统监管向智慧监管转变，全面提升监管能力，切实提高机关决策力和执行力。</w:t>
      </w:r>
    </w:p>
    <w:p w14:paraId="7481C7AA">
      <w:pPr>
        <w:ind w:firstLine="480"/>
      </w:pPr>
      <w:r>
        <w:rPr>
          <w:rFonts w:hint="eastAsia"/>
        </w:rPr>
        <w:t>按照 “夯实基础集约建设、重点攻坚急用先行、规范治理长效运营”的工作思路，国资监管数智平台建设应分步骤进行，2025年底首先重点推进委内应用系统的数据全量汇聚，打造架构先进的数据资源平台，试点一体化、智能化数据治理与运营，构建高质量资源“图书馆”，实现监管知识、语料的初步治理和训练，赋能国资监管搜索、写作、校核等应用；2026年底，优化升级国资监管数据资源平台的数据实时抓取和分析处理能力，加快推进企业监管平台建设，逐步实现企业全级次监管数据向国资监管云汇聚，实现国资委监管可视化展示。完成主要国资监管模型的汇聚和共享共用，持续进行监管知识、语料的治理和训练，支撑司库、薪酬等重点领域穿透式监管应用取得明显成效；2027年底，进一步夯实国资监管数据资源体系，打通云网一体化算力资源大动脉，畅通国资企业数据资源大循环，实现监管企业全口径、全级次监管数据上云汇聚、分级管理、实时采集和高效利用，国资监管数据能力对企业全面共享赋能。</w:t>
      </w:r>
    </w:p>
    <w:p w14:paraId="31D5C4A9">
      <w:pPr>
        <w:pStyle w:val="5"/>
        <w:numPr>
          <w:ilvl w:val="3"/>
          <w:numId w:val="0"/>
        </w:numPr>
      </w:pPr>
      <w:r>
        <w:rPr>
          <w:rFonts w:hint="eastAsia" w:cs="宋体"/>
        </w:rPr>
        <w:t xml:space="preserve">5.1.1.16  </w:t>
      </w:r>
      <w:r>
        <w:rPr>
          <w:rFonts w:hint="eastAsia"/>
        </w:rPr>
        <w:t>全面风险预警子系统（宣传部功能模块）</w:t>
      </w:r>
    </w:p>
    <w:p w14:paraId="70E663A1">
      <w:pPr>
        <w:ind w:firstLine="480"/>
        <w:rPr>
          <w:rFonts w:cs="Times New Roman"/>
        </w:rPr>
      </w:pPr>
      <w:r>
        <w:rPr>
          <w:rFonts w:hint="eastAsia" w:cs="Times New Roman"/>
        </w:rPr>
        <w:t>完成宣传部预警看板：完成宣传部风险总览看板、企业总览看板、分领域风险看板等内容的建设及配置。</w:t>
      </w:r>
    </w:p>
    <w:p w14:paraId="51890854">
      <w:pPr>
        <w:ind w:firstLine="480"/>
        <w:rPr>
          <w:rFonts w:cs="Times New Roman"/>
        </w:rPr>
      </w:pPr>
      <w:r>
        <w:rPr>
          <w:rFonts w:hint="eastAsia" w:cs="Times New Roman"/>
        </w:rPr>
        <w:t>完成宣传部风险预警流程：完成宣传部风险问询函及风险清单流程配置等内容。</w:t>
      </w:r>
    </w:p>
    <w:p w14:paraId="11116DA3">
      <w:pPr>
        <w:pStyle w:val="4"/>
        <w:numPr>
          <w:ilvl w:val="2"/>
          <w:numId w:val="0"/>
        </w:numPr>
      </w:pPr>
      <w:bookmarkStart w:id="134" w:name="_Toc12334"/>
      <w:r>
        <w:rPr>
          <w:rFonts w:hint="eastAsia" w:ascii="Times New Roman" w:hAnsi="Times New Roman" w:cs="宋体"/>
        </w:rPr>
        <w:t xml:space="preserve">5.1.2  </w:t>
      </w:r>
      <w:r>
        <w:rPr>
          <w:rFonts w:hint="eastAsia"/>
        </w:rPr>
        <w:t>建设规模</w:t>
      </w:r>
      <w:bookmarkEnd w:id="134"/>
    </w:p>
    <w:p w14:paraId="64A7C800">
      <w:pPr>
        <w:pStyle w:val="5"/>
        <w:numPr>
          <w:ilvl w:val="3"/>
          <w:numId w:val="0"/>
        </w:numPr>
      </w:pPr>
      <w:r>
        <w:rPr>
          <w:rFonts w:hint="eastAsia" w:cs="宋体"/>
        </w:rPr>
        <w:t xml:space="preserve">5.1.2.1  </w:t>
      </w:r>
      <w:r>
        <w:rPr>
          <w:rFonts w:hint="eastAsia"/>
        </w:rPr>
        <w:t>干部人才管理子系统</w:t>
      </w:r>
    </w:p>
    <w:p w14:paraId="13B09446">
      <w:pPr>
        <w:ind w:firstLine="480"/>
      </w:pPr>
      <w:r>
        <w:rPr>
          <w:rFonts w:hint="eastAsia"/>
        </w:rPr>
        <w:t>本系统的主要面向用户包括市国资委党委领导，领管处、人事处有关人员，市管企业干部人事部门有关人员、系统管理员等。</w:t>
      </w:r>
    </w:p>
    <w:p w14:paraId="783506F6">
      <w:pPr>
        <w:pStyle w:val="5"/>
        <w:numPr>
          <w:ilvl w:val="3"/>
          <w:numId w:val="0"/>
        </w:numPr>
      </w:pPr>
      <w:r>
        <w:rPr>
          <w:rFonts w:hint="eastAsia" w:cs="宋体"/>
        </w:rPr>
        <w:t xml:space="preserve">5.1.2.2  </w:t>
      </w:r>
      <w:r>
        <w:rPr>
          <w:rFonts w:hint="eastAsia"/>
        </w:rPr>
        <w:t>投资监管管理子系统</w:t>
      </w:r>
    </w:p>
    <w:p w14:paraId="2558FACA">
      <w:pPr>
        <w:ind w:firstLine="480"/>
      </w:pPr>
      <w:r>
        <w:rPr>
          <w:rFonts w:hint="eastAsia"/>
        </w:rPr>
        <w:t>本子系统的主要面向用户包括上海市国资委的相关处室及下辖的44家监管企业，覆盖约2600名人员。通过本系统，市国资委能清晰地掌握企业投资项目的总体情况、投资特点、重大投资项目情况和执行总体概况。</w:t>
      </w:r>
    </w:p>
    <w:p w14:paraId="6199CEC1">
      <w:pPr>
        <w:pStyle w:val="5"/>
        <w:numPr>
          <w:ilvl w:val="3"/>
          <w:numId w:val="0"/>
        </w:numPr>
      </w:pPr>
      <w:r>
        <w:rPr>
          <w:rFonts w:hint="eastAsia" w:cs="宋体"/>
        </w:rPr>
        <w:t xml:space="preserve">5.1.2.3  </w:t>
      </w:r>
      <w:r>
        <w:rPr>
          <w:rFonts w:hint="eastAsia"/>
        </w:rPr>
        <w:t>市属国企投资基金信息子系统</w:t>
      </w:r>
    </w:p>
    <w:p w14:paraId="649DA4DE">
      <w:pPr>
        <w:ind w:firstLine="480"/>
      </w:pPr>
      <w:r>
        <w:rPr>
          <w:rFonts w:hint="eastAsia"/>
        </w:rPr>
        <w:t>市属国企投资基金信息子系统面向全市涉及基金业务的35家集团，开放实投基金和参投基金的平台报送功能，预计2类基金报送人200余人。预计实投基金300余个，参投基金200余个，通过本平台进入线上的定期报送（季度/年度）。</w:t>
      </w:r>
    </w:p>
    <w:p w14:paraId="0ECAC1ED">
      <w:pPr>
        <w:ind w:firstLine="480"/>
      </w:pPr>
      <w:r>
        <w:rPr>
          <w:rFonts w:hint="eastAsia"/>
        </w:rPr>
        <w:t>报送人员及报送基金数量根据实际情况浮动。</w:t>
      </w:r>
    </w:p>
    <w:p w14:paraId="137E5C72">
      <w:pPr>
        <w:ind w:firstLine="480"/>
      </w:pPr>
      <w:r>
        <w:rPr>
          <w:rFonts w:hint="eastAsia"/>
        </w:rPr>
        <w:t>数据报表及数据分析看板，面向国资委管理端用户，涉及国资委金融处及其他相关工作处室，用户规模60人。数据范围覆盖当期基金报送数据及历史存量数据。</w:t>
      </w:r>
    </w:p>
    <w:p w14:paraId="71AD2F7E">
      <w:pPr>
        <w:pStyle w:val="5"/>
        <w:numPr>
          <w:ilvl w:val="3"/>
          <w:numId w:val="0"/>
        </w:numPr>
      </w:pPr>
      <w:r>
        <w:rPr>
          <w:rFonts w:hint="eastAsia" w:cs="宋体"/>
        </w:rPr>
        <w:t xml:space="preserve">5.1.2.4  </w:t>
      </w:r>
      <w:r>
        <w:rPr>
          <w:rFonts w:hint="eastAsia"/>
        </w:rPr>
        <w:t>国际化经营子系统</w:t>
      </w:r>
    </w:p>
    <w:p w14:paraId="1C03E9D0">
      <w:pPr>
        <w:ind w:firstLine="480"/>
        <w:rPr>
          <w:rFonts w:cs="Times New Roman"/>
        </w:rPr>
      </w:pPr>
      <w:r>
        <w:rPr>
          <w:rFonts w:hint="eastAsia" w:cs="Times New Roman"/>
        </w:rPr>
        <w:t>国际化经营子系统业务主要针对国资委用户、企业用户，通过子系统对44家监管集团进行应用。</w:t>
      </w:r>
    </w:p>
    <w:p w14:paraId="5D2D9FE9">
      <w:pPr>
        <w:ind w:firstLine="0" w:firstLineChars="0"/>
        <w:rPr>
          <w:rFonts w:cs="Times New Roman"/>
        </w:rPr>
      </w:pPr>
    </w:p>
    <w:p w14:paraId="3A5C9532">
      <w:pPr>
        <w:pStyle w:val="5"/>
        <w:numPr>
          <w:ilvl w:val="3"/>
          <w:numId w:val="0"/>
        </w:numPr>
      </w:pPr>
      <w:r>
        <w:rPr>
          <w:rFonts w:hint="eastAsia" w:cs="宋体"/>
        </w:rPr>
        <w:t xml:space="preserve">5.1.2.5  </w:t>
      </w:r>
      <w:r>
        <w:rPr>
          <w:rFonts w:hint="eastAsia"/>
        </w:rPr>
        <w:t>国企价值评估子系统</w:t>
      </w:r>
    </w:p>
    <w:p w14:paraId="0CD47A0E">
      <w:pPr>
        <w:ind w:firstLine="480"/>
      </w:pPr>
      <w:r>
        <w:rPr>
          <w:rFonts w:hint="eastAsia"/>
        </w:rPr>
        <w:t>本项目用户规模按照300用户设计，支持市国资委、区国资委、委管单位、企业用户实现互联网访问。</w:t>
      </w:r>
    </w:p>
    <w:p w14:paraId="4E5B2B39">
      <w:pPr>
        <w:pStyle w:val="5"/>
        <w:numPr>
          <w:ilvl w:val="3"/>
          <w:numId w:val="0"/>
        </w:numPr>
      </w:pPr>
      <w:r>
        <w:rPr>
          <w:rFonts w:hint="eastAsia" w:cs="宋体"/>
        </w:rPr>
        <w:t xml:space="preserve">5.1.2.6  </w:t>
      </w:r>
      <w:r>
        <w:rPr>
          <w:rFonts w:hint="eastAsia"/>
        </w:rPr>
        <w:t>全面风险预警管理子系统</w:t>
      </w:r>
    </w:p>
    <w:p w14:paraId="1A961622">
      <w:pPr>
        <w:ind w:firstLine="480"/>
      </w:pPr>
      <w:r>
        <w:rPr>
          <w:rFonts w:hint="eastAsia"/>
        </w:rPr>
        <w:t>全面风险预警管理子系统业务主要针对国资委用户、企业用户，通过子系统对44家监管集团进行应用。</w:t>
      </w:r>
    </w:p>
    <w:p w14:paraId="0ADBC376">
      <w:pPr>
        <w:pStyle w:val="5"/>
        <w:numPr>
          <w:ilvl w:val="3"/>
          <w:numId w:val="0"/>
        </w:numPr>
      </w:pPr>
      <w:r>
        <w:rPr>
          <w:rFonts w:hint="eastAsia" w:cs="宋体"/>
        </w:rPr>
        <w:t xml:space="preserve">5.1.2.7  </w:t>
      </w:r>
      <w:r>
        <w:rPr>
          <w:rFonts w:hint="eastAsia"/>
        </w:rPr>
        <w:t>国资监管采集子系统</w:t>
      </w:r>
    </w:p>
    <w:p w14:paraId="2BE646AF">
      <w:pPr>
        <w:ind w:firstLine="480"/>
      </w:pPr>
      <w:r>
        <w:rPr>
          <w:rFonts w:hint="eastAsia"/>
        </w:rPr>
        <w:t>国资监管采集子系统业务主要针对国资委用户、国有企业用户，通过子系统对企业的月报、预算、年报、境外企业情况等多时间节点进行关键控制，对上海市国资委业务处室负责监管的44家监管集团进行管理，并进行数据汇总及分析。</w:t>
      </w:r>
    </w:p>
    <w:p w14:paraId="3C325F9F">
      <w:pPr>
        <w:pStyle w:val="5"/>
        <w:numPr>
          <w:ilvl w:val="3"/>
          <w:numId w:val="0"/>
        </w:numPr>
      </w:pPr>
      <w:r>
        <w:rPr>
          <w:rFonts w:hint="eastAsia" w:cs="宋体"/>
        </w:rPr>
        <w:t xml:space="preserve">5.1.2.8  </w:t>
      </w:r>
      <w:r>
        <w:rPr>
          <w:rFonts w:hint="eastAsia"/>
        </w:rPr>
        <w:t>国资经营预算管理子系统</w:t>
      </w:r>
    </w:p>
    <w:p w14:paraId="738B2B81">
      <w:pPr>
        <w:ind w:firstLine="480"/>
      </w:pPr>
      <w:r>
        <w:rPr>
          <w:rFonts w:hint="eastAsia"/>
        </w:rPr>
        <w:t>国资经营预算管理子系统业务主要针对国资委用户、企业用户，通过子系统对44家监管集团进行应用。</w:t>
      </w:r>
    </w:p>
    <w:p w14:paraId="3D10DE69">
      <w:pPr>
        <w:pStyle w:val="5"/>
        <w:numPr>
          <w:ilvl w:val="3"/>
          <w:numId w:val="0"/>
        </w:numPr>
      </w:pPr>
      <w:r>
        <w:rPr>
          <w:rFonts w:hint="eastAsia" w:cs="宋体"/>
        </w:rPr>
        <w:t xml:space="preserve">5.1.2.9  </w:t>
      </w:r>
      <w:r>
        <w:rPr>
          <w:rFonts w:hint="eastAsia"/>
        </w:rPr>
        <w:t>企业分配事中事后监管子系统</w:t>
      </w:r>
    </w:p>
    <w:p w14:paraId="4B31475F">
      <w:pPr>
        <w:ind w:firstLine="480"/>
      </w:pPr>
      <w:r>
        <w:rPr>
          <w:rFonts w:hint="eastAsia"/>
        </w:rPr>
        <w:t>企业事中事后监管子系统业务主要针对国资委用户、国有企业用户，通过子系统对企业的工资总额清算、工资总额预算、人工成本月报、薪酬调查等情况等多时间节点进行关键控制，对上海市国资委业务处室负责监管的44家监管集团进行管理，并进行数据汇总及分析。</w:t>
      </w:r>
    </w:p>
    <w:p w14:paraId="3C8BF090">
      <w:pPr>
        <w:pStyle w:val="5"/>
        <w:numPr>
          <w:ilvl w:val="3"/>
          <w:numId w:val="0"/>
        </w:numPr>
      </w:pPr>
      <w:r>
        <w:rPr>
          <w:rFonts w:hint="eastAsia" w:cs="宋体"/>
        </w:rPr>
        <w:t xml:space="preserve">5.1.2.10  </w:t>
      </w:r>
      <w:r>
        <w:rPr>
          <w:rFonts w:hint="eastAsia"/>
        </w:rPr>
        <w:t>国有房地资产信息监管子系统</w:t>
      </w:r>
    </w:p>
    <w:p w14:paraId="5F98911D">
      <w:pPr>
        <w:ind w:firstLine="480"/>
      </w:pPr>
      <w:r>
        <w:rPr>
          <w:rFonts w:hint="eastAsia"/>
        </w:rPr>
        <w:t>面向44家监管企业的不动产租赁管理需求，提供全面的数据服务，包括房屋租赁、土地（场地）租赁信息的数据采集、数据清洗、数据加工和接口服务等，全方位支撑处室和监管企业租赁业务的决策与运营管理。</w:t>
      </w:r>
    </w:p>
    <w:p w14:paraId="7B03E657">
      <w:pPr>
        <w:ind w:firstLine="482"/>
        <w:rPr>
          <w:b/>
          <w:bCs/>
        </w:rPr>
      </w:pPr>
      <w:r>
        <w:rPr>
          <w:rFonts w:hint="eastAsia"/>
          <w:b/>
          <w:bCs/>
        </w:rPr>
        <w:t>1、租赁信息模块</w:t>
      </w:r>
    </w:p>
    <w:p w14:paraId="5FA88B85">
      <w:pPr>
        <w:ind w:firstLine="480"/>
      </w:pPr>
      <w:r>
        <w:rPr>
          <w:rFonts w:hint="eastAsia"/>
        </w:rPr>
        <w:t>整合上海交易集团租赁平台的线上数据（重大项目信息、一般项目部分信息）和监管企业的线下数据（一般项目部分信息、可不公开项目信息），形成不动产租赁明细宽表，建立不动产租赁监测系统报表，提供数据查询和填报功能，支持监管企业查询和导出本企业的租赁数据，并对填报或上传的一般项目和可不公开项目数据进行校验；支持处室人员对监管企业填报的房地资产信息添加相关标签，并根据标签进行亮灯预警。</w:t>
      </w:r>
    </w:p>
    <w:p w14:paraId="5FFD4727">
      <w:pPr>
        <w:ind w:firstLine="482"/>
        <w:rPr>
          <w:b/>
          <w:bCs/>
        </w:rPr>
      </w:pPr>
      <w:r>
        <w:rPr>
          <w:rFonts w:hint="eastAsia"/>
          <w:b/>
          <w:bCs/>
        </w:rPr>
        <w:t>2、分析统计功能</w:t>
      </w:r>
    </w:p>
    <w:p w14:paraId="129F9B35">
      <w:pPr>
        <w:ind w:firstLine="480"/>
      </w:pPr>
      <w:r>
        <w:rPr>
          <w:rFonts w:hint="eastAsia"/>
        </w:rPr>
        <w:t>基于加工后的不动产租赁明细宽表，建立多维度分析看板，展示监管企业不动产租赁情况，支持按地段、板块、所属区、街道等维度进行查询分析。支持处室人员查看全部监管企业数据、监管企业查看本企业数据。</w:t>
      </w:r>
    </w:p>
    <w:p w14:paraId="1011F349">
      <w:pPr>
        <w:pStyle w:val="5"/>
        <w:numPr>
          <w:ilvl w:val="3"/>
          <w:numId w:val="0"/>
        </w:numPr>
      </w:pPr>
      <w:r>
        <w:rPr>
          <w:rFonts w:hint="eastAsia" w:cs="宋体"/>
        </w:rPr>
        <w:t xml:space="preserve">5.1.2.11  </w:t>
      </w:r>
      <w:r>
        <w:rPr>
          <w:rFonts w:hint="eastAsia"/>
        </w:rPr>
        <w:t>内部审计子系统</w:t>
      </w:r>
    </w:p>
    <w:p w14:paraId="1BAEDF62">
      <w:pPr>
        <w:ind w:firstLine="480"/>
      </w:pPr>
      <w:r>
        <w:rPr>
          <w:rFonts w:hint="eastAsia"/>
        </w:rPr>
        <w:t>内部审计工作应以提高国资委下属44家集团及各子企业活力和国有经济竞争力为核心，以加强风险控制为重点，以服务公司治理为宗旨，以增加公司价值为目的，寓监督于服务之中，积极服务于企业的战略实施、经营目标和内部控制等，促进企业防范风险，规范运作，完善治理，提升价值。同时加强上海市国资委监管企业内部审计工作，建立健全内部审计制度，提升内部审计工作质量，充分发挥内部审计作用，同时满足对上海市国资委监管企业审计工作的监管，对监管企业内审数据采集、分析的需求，需要建设内部审计子系统。</w:t>
      </w:r>
    </w:p>
    <w:p w14:paraId="1EBC7E5B">
      <w:pPr>
        <w:pStyle w:val="5"/>
        <w:numPr>
          <w:ilvl w:val="3"/>
          <w:numId w:val="0"/>
        </w:numPr>
      </w:pPr>
      <w:r>
        <w:rPr>
          <w:rFonts w:hint="eastAsia" w:cs="宋体"/>
        </w:rPr>
        <w:t xml:space="preserve">5.1.2.12  </w:t>
      </w:r>
      <w:r>
        <w:rPr>
          <w:rFonts w:hint="eastAsia"/>
        </w:rPr>
        <w:t>审计整改管理子系统</w:t>
      </w:r>
    </w:p>
    <w:p w14:paraId="40483509">
      <w:pPr>
        <w:ind w:firstLine="480"/>
      </w:pPr>
      <w:r>
        <w:rPr>
          <w:rFonts w:hint="eastAsia"/>
        </w:rPr>
        <w:t>服务于上海市国资委监管的44家集团企业，以提升这些企业的活力和国有经济竞争力为核心目标。建设规模将全面覆盖这些企业的审计整改管理工作，确保审计整改工作的高效、准确和全面，确保审计整改工作的全面性。提供数据分析功能，能够生成详细的审计报告和数据分析结果，为管理层提供决策支持。通过项目建设，提升审计整改工作的质量和效率，减少人为错误和漏洞。系统需满足上海市国资委对监管企业审计整改工作的监管需求，确保审计整改工作的合规性和有效性。</w:t>
      </w:r>
    </w:p>
    <w:p w14:paraId="2D277B27">
      <w:pPr>
        <w:pStyle w:val="5"/>
        <w:numPr>
          <w:ilvl w:val="3"/>
          <w:numId w:val="0"/>
        </w:numPr>
      </w:pPr>
      <w:r>
        <w:rPr>
          <w:rFonts w:hint="eastAsia" w:cs="宋体"/>
        </w:rPr>
        <w:t xml:space="preserve">5.1.2.13  </w:t>
      </w:r>
      <w:r>
        <w:rPr>
          <w:rFonts w:hint="eastAsia"/>
        </w:rPr>
        <w:t>内部控制测评管理子系统</w:t>
      </w:r>
    </w:p>
    <w:p w14:paraId="5EAC5BAF">
      <w:pPr>
        <w:ind w:firstLine="480"/>
      </w:pPr>
      <w:r>
        <w:rPr>
          <w:rFonts w:hint="eastAsia"/>
        </w:rPr>
        <w:t>内部控制评测管理子系统业务主要针对国资委用户、事务所用户，通过子系统对企业19个流程的关键控制对上海市国资委业务处室（审计处）负责监管的44家监管集团进行打分，并进行缺陷汇总及分析。</w:t>
      </w:r>
    </w:p>
    <w:p w14:paraId="15464495">
      <w:pPr>
        <w:pStyle w:val="5"/>
        <w:numPr>
          <w:ilvl w:val="3"/>
          <w:numId w:val="0"/>
        </w:numPr>
      </w:pPr>
      <w:r>
        <w:rPr>
          <w:rFonts w:hint="eastAsia" w:cs="宋体"/>
        </w:rPr>
        <w:t xml:space="preserve">5.1.2.14  </w:t>
      </w:r>
      <w:r>
        <w:rPr>
          <w:rFonts w:hint="eastAsia"/>
        </w:rPr>
        <w:t>企业服务大厅</w:t>
      </w:r>
    </w:p>
    <w:p w14:paraId="43C1D335">
      <w:pPr>
        <w:ind w:firstLine="480"/>
        <w:rPr>
          <w:rFonts w:cs="Times New Roman"/>
        </w:rPr>
      </w:pPr>
      <w:r>
        <w:rPr>
          <w:rFonts w:hint="eastAsia" w:cs="Times New Roman"/>
        </w:rPr>
        <w:t>面向用户集团企业，委内用户。</w:t>
      </w:r>
    </w:p>
    <w:p w14:paraId="7DD0723D">
      <w:pPr>
        <w:pStyle w:val="5"/>
        <w:numPr>
          <w:ilvl w:val="3"/>
          <w:numId w:val="0"/>
        </w:numPr>
      </w:pPr>
      <w:r>
        <w:rPr>
          <w:rFonts w:hint="eastAsia" w:cs="宋体"/>
        </w:rPr>
        <w:t xml:space="preserve">5.1.2.15  </w:t>
      </w:r>
      <w:r>
        <w:rPr>
          <w:rFonts w:hint="eastAsia"/>
        </w:rPr>
        <w:t>国资监管数智管理子系统</w:t>
      </w:r>
    </w:p>
    <w:p w14:paraId="40BB9422">
      <w:pPr>
        <w:ind w:firstLine="480"/>
      </w:pPr>
      <w:r>
        <w:rPr>
          <w:rFonts w:hint="eastAsia"/>
        </w:rPr>
        <w:t>平台覆盖国资委领导及业务处室，后续可扩展到监管企业及区国资委。总用户按照300用户规模设计。</w:t>
      </w:r>
    </w:p>
    <w:p w14:paraId="772EAD7F">
      <w:pPr>
        <w:pStyle w:val="5"/>
        <w:numPr>
          <w:ilvl w:val="3"/>
          <w:numId w:val="0"/>
        </w:numPr>
      </w:pPr>
      <w:r>
        <w:rPr>
          <w:rFonts w:hint="eastAsia" w:cs="宋体"/>
        </w:rPr>
        <w:t xml:space="preserve">5.1.2.16  </w:t>
      </w:r>
      <w:r>
        <w:rPr>
          <w:rFonts w:hint="eastAsia"/>
        </w:rPr>
        <w:t>全面风险预警子系统（宣传部功能模块）</w:t>
      </w:r>
    </w:p>
    <w:p w14:paraId="54C2D679">
      <w:pPr>
        <w:ind w:firstLine="480"/>
        <w:rPr>
          <w:rFonts w:cs="Times New Roman"/>
        </w:rPr>
      </w:pPr>
      <w:r>
        <w:rPr>
          <w:rFonts w:hint="eastAsia" w:cs="Times New Roman"/>
        </w:rPr>
        <w:t>全面风险预警子系统（宣传部功能模块）业务主要针对宣传部委用户、企业用户，通过子系统对宣传部及下属企业进行应用。</w:t>
      </w:r>
    </w:p>
    <w:p w14:paraId="51AACB2E">
      <w:pPr>
        <w:pStyle w:val="4"/>
        <w:numPr>
          <w:ilvl w:val="2"/>
          <w:numId w:val="0"/>
        </w:numPr>
      </w:pPr>
      <w:bookmarkStart w:id="135" w:name="_Toc31228"/>
      <w:r>
        <w:rPr>
          <w:rFonts w:hint="eastAsia" w:ascii="Times New Roman" w:hAnsi="Times New Roman" w:cs="宋体"/>
        </w:rPr>
        <w:t xml:space="preserve">5.1.3  </w:t>
      </w:r>
      <w:r>
        <w:t>建设内容</w:t>
      </w:r>
      <w:bookmarkEnd w:id="135"/>
    </w:p>
    <w:p w14:paraId="20417AC8">
      <w:pPr>
        <w:pStyle w:val="5"/>
        <w:numPr>
          <w:ilvl w:val="3"/>
          <w:numId w:val="0"/>
        </w:numPr>
      </w:pPr>
      <w:r>
        <w:rPr>
          <w:rFonts w:hint="eastAsia" w:cs="宋体"/>
        </w:rPr>
        <w:t xml:space="preserve">5.1.3.1  </w:t>
      </w:r>
      <w:r>
        <w:rPr>
          <w:rFonts w:hint="eastAsia"/>
        </w:rPr>
        <w:t>干部人才管理子系统</w:t>
      </w:r>
    </w:p>
    <w:p w14:paraId="0B1000AF">
      <w:pPr>
        <w:ind w:firstLine="480"/>
      </w:pPr>
      <w:r>
        <w:rPr>
          <w:rFonts w:hint="eastAsia"/>
        </w:rPr>
        <w:t>1、常用功能</w:t>
      </w:r>
    </w:p>
    <w:p w14:paraId="7FF6EB9F">
      <w:pPr>
        <w:ind w:firstLine="480"/>
      </w:pPr>
      <w:r>
        <w:rPr>
          <w:rFonts w:hint="eastAsia"/>
        </w:rPr>
        <w:t>常用功能主要用于当前用户大量使用的功能操作的汇总，用户可以快速进入到功能操作页面，简化页面点击的操作，快速进入所进行的业务界面进行操作。常用功能提供工作台、组工园地等功能。</w:t>
      </w:r>
    </w:p>
    <w:p w14:paraId="3EBA3FDA">
      <w:pPr>
        <w:ind w:firstLine="480"/>
      </w:pPr>
      <w:r>
        <w:rPr>
          <w:rFonts w:hint="eastAsia"/>
        </w:rPr>
        <w:t>2、基础数据管理</w:t>
      </w:r>
    </w:p>
    <w:p w14:paraId="0A30693D">
      <w:pPr>
        <w:ind w:firstLine="480"/>
      </w:pPr>
      <w:r>
        <w:rPr>
          <w:rFonts w:hint="eastAsia"/>
        </w:rPr>
        <w:t>基础数据管理汇聚各项与干部人员相关的组织架构数据、干部数据，构建委内的统一基础数据资源，建设更加全面、科学、智能的业务应用系统，增强数据分析挖掘支持能力。</w:t>
      </w:r>
    </w:p>
    <w:p w14:paraId="7E41F0DE">
      <w:pPr>
        <w:ind w:firstLine="480"/>
      </w:pPr>
      <w:r>
        <w:rPr>
          <w:rFonts w:hint="eastAsia"/>
        </w:rPr>
        <w:t>3、综合统计查询</w:t>
      </w:r>
    </w:p>
    <w:p w14:paraId="42C27F31">
      <w:pPr>
        <w:ind w:firstLine="480"/>
      </w:pPr>
      <w:r>
        <w:rPr>
          <w:rFonts w:hint="eastAsia"/>
        </w:rPr>
        <w:t>综合统计查询通过对定义好的数据标签检索的方式，建立多维度的数据查询项（例如：职务、职级、年龄、性别、岗位领域、毕业学校、最高学历、党派、民族、籍贯、现任职务等），可根据领导用户实际查询需求，通过多条件的组合方式，实现根据多个维度内容进行综合查询，并提供根据不同维度信息的统计与分析，综合统计查询提供自定义条件查询、标签条件查询、表册管理及查询、分类统计等功能。</w:t>
      </w:r>
    </w:p>
    <w:p w14:paraId="3A964F19">
      <w:pPr>
        <w:ind w:firstLine="480"/>
      </w:pPr>
      <w:r>
        <w:rPr>
          <w:rFonts w:hint="eastAsia"/>
        </w:rPr>
        <w:t>4、人员进出管理</w:t>
      </w:r>
    </w:p>
    <w:p w14:paraId="336532D2">
      <w:pPr>
        <w:ind w:firstLine="480"/>
      </w:pPr>
      <w:r>
        <w:rPr>
          <w:rFonts w:hint="eastAsia"/>
        </w:rPr>
        <w:t>人员进出管理对干部人员进人业务、出人业务进行统一管理，实现干部人事信息的动态更新。人员进出管理提供进人调动、出人管理。</w:t>
      </w:r>
    </w:p>
    <w:p w14:paraId="4C5B79BB">
      <w:pPr>
        <w:ind w:firstLine="480"/>
      </w:pPr>
      <w:r>
        <w:rPr>
          <w:rFonts w:hint="eastAsia"/>
        </w:rPr>
        <w:t>5、移动端查询</w:t>
      </w:r>
    </w:p>
    <w:p w14:paraId="6C59D3CC">
      <w:pPr>
        <w:ind w:firstLine="480"/>
      </w:pPr>
      <w:r>
        <w:rPr>
          <w:rFonts w:hint="eastAsia"/>
        </w:rPr>
        <w:t>移动端查询建立移动终端的干部信息展示和可视化分析展现，方便领导及其他用户灵活快速地查看查找，随时随地调阅干部人员的相关资料，了解干部人事的整体情况。提供移动端基本信息展示、可视化分析。</w:t>
      </w:r>
    </w:p>
    <w:p w14:paraId="4D1F2348">
      <w:pPr>
        <w:ind w:firstLine="480"/>
      </w:pPr>
      <w:r>
        <w:rPr>
          <w:rFonts w:hint="eastAsia"/>
        </w:rPr>
        <w:t>6、干部任免审批表</w:t>
      </w:r>
    </w:p>
    <w:p w14:paraId="3E9969D5">
      <w:pPr>
        <w:ind w:firstLine="480"/>
      </w:pPr>
      <w:r>
        <w:rPr>
          <w:rFonts w:hint="eastAsia"/>
        </w:rPr>
        <w:t>干部任免审批表以任免表为管理界面，所见即所得的形式进行干部信息的管理，当选中某项信息时，自动切换到对应的信息子集进行管理工作。干部任免审批表提供基本信息管理、职务信息管理、职级信息管理、经历简历综述、学历/学位管理、奖惩管理、考察考核管理、家庭成员管理、其它关键信息、人员排序、照片录像维护、信息集维护、单个干审表信息校验等功能。</w:t>
      </w:r>
    </w:p>
    <w:p w14:paraId="1E7DE0B4">
      <w:pPr>
        <w:ind w:firstLine="480"/>
      </w:pPr>
      <w:r>
        <w:rPr>
          <w:rFonts w:hint="eastAsia"/>
        </w:rPr>
        <w:t>7、干部日常</w:t>
      </w:r>
    </w:p>
    <w:p w14:paraId="5E222870">
      <w:pPr>
        <w:ind w:firstLine="480"/>
      </w:pPr>
      <w:r>
        <w:rPr>
          <w:rFonts w:hint="eastAsia"/>
        </w:rPr>
        <w:t>干部日常对干部相关的日常事项进行管理，包括证件管理、因私出国境、表彰奖励等功能。</w:t>
      </w:r>
    </w:p>
    <w:p w14:paraId="5F7642BA">
      <w:pPr>
        <w:ind w:firstLine="480"/>
      </w:pPr>
      <w:r>
        <w:rPr>
          <w:rFonts w:hint="eastAsia"/>
        </w:rPr>
        <w:t>8、干部任免</w:t>
      </w:r>
    </w:p>
    <w:p w14:paraId="56EAC4F1">
      <w:pPr>
        <w:ind w:firstLine="480"/>
      </w:pPr>
      <w:r>
        <w:rPr>
          <w:rFonts w:hint="eastAsia"/>
        </w:rPr>
        <w:t>干部任免提供干部任免会议的全流程管理，提供干部任免会议管理、任免人员管理和PPT生成等功能。</w:t>
      </w:r>
    </w:p>
    <w:p w14:paraId="0792368F">
      <w:pPr>
        <w:ind w:firstLine="480"/>
      </w:pPr>
      <w:r>
        <w:rPr>
          <w:rFonts w:hint="eastAsia"/>
        </w:rPr>
        <w:t>9、干部监督</w:t>
      </w:r>
    </w:p>
    <w:p w14:paraId="0F43B9BC">
      <w:pPr>
        <w:ind w:firstLine="480"/>
      </w:pPr>
      <w:r>
        <w:rPr>
          <w:rFonts w:hint="eastAsia"/>
        </w:rPr>
        <w:t>干部监督对各种干部监督事项进行统一管理，提供对个人有关事项报告数据、干部兼职、外部监察系统对接的综合管理，从而实现规范干部监督管理，加强控制和提高工作的效率。</w:t>
      </w:r>
    </w:p>
    <w:p w14:paraId="34391419">
      <w:pPr>
        <w:ind w:firstLine="480"/>
      </w:pPr>
      <w:r>
        <w:rPr>
          <w:rFonts w:hint="eastAsia"/>
        </w:rPr>
        <w:t>10、教育培训</w:t>
      </w:r>
    </w:p>
    <w:p w14:paraId="0CC4E2C5">
      <w:pPr>
        <w:ind w:firstLine="480"/>
      </w:pPr>
      <w:r>
        <w:rPr>
          <w:rFonts w:hint="eastAsia"/>
        </w:rPr>
        <w:t>教育培训提供对干部教育培训工作中培训班的管理，实现对干部教育培训工作“培训通知—培训报名—培训记录—培训统计分析”的全过程的精细化管理。教育培训中培训班管理提供培训班管理、通知报名、统计情况等功能。</w:t>
      </w:r>
    </w:p>
    <w:p w14:paraId="783C5151">
      <w:pPr>
        <w:ind w:firstLine="480"/>
      </w:pPr>
      <w:r>
        <w:rPr>
          <w:rFonts w:hint="eastAsia"/>
        </w:rPr>
        <w:t>11、档案管理</w:t>
      </w:r>
    </w:p>
    <w:p w14:paraId="3D0881A5">
      <w:pPr>
        <w:ind w:firstLine="480"/>
      </w:pPr>
      <w:r>
        <w:rPr>
          <w:rFonts w:hint="eastAsia"/>
        </w:rPr>
        <w:t>为确保上海市国资委组工干部人才信息的完整性及准确性，系统预留档案管理接口，实现与档案系统的对接，提供档案接口预留功能。</w:t>
      </w:r>
    </w:p>
    <w:p w14:paraId="0A625C1B">
      <w:pPr>
        <w:ind w:firstLine="480"/>
      </w:pPr>
      <w:r>
        <w:rPr>
          <w:rFonts w:hint="eastAsia"/>
        </w:rPr>
        <w:t>在系统建设和升级改造过程中密切配合国资委国资监管数据治理工作，同步完成相关业务数据的入仓归集工作。</w:t>
      </w:r>
    </w:p>
    <w:p w14:paraId="7A741E05">
      <w:pPr>
        <w:pStyle w:val="5"/>
        <w:numPr>
          <w:ilvl w:val="3"/>
          <w:numId w:val="0"/>
        </w:numPr>
      </w:pPr>
      <w:r>
        <w:rPr>
          <w:rFonts w:hint="eastAsia" w:cs="宋体"/>
        </w:rPr>
        <w:t xml:space="preserve">5.1.3.2  </w:t>
      </w:r>
      <w:r>
        <w:rPr>
          <w:rFonts w:hint="eastAsia"/>
        </w:rPr>
        <w:t>投资监管管理子系统</w:t>
      </w:r>
    </w:p>
    <w:p w14:paraId="53B09815">
      <w:pPr>
        <w:ind w:firstLine="480"/>
      </w:pPr>
      <w:r>
        <w:rPr>
          <w:rFonts w:hint="eastAsia"/>
        </w:rPr>
        <w:t>一、数据上报和审核功能</w:t>
      </w:r>
    </w:p>
    <w:p w14:paraId="38C7379E">
      <w:pPr>
        <w:ind w:firstLine="480"/>
      </w:pPr>
      <w:r>
        <w:rPr>
          <w:rFonts w:hint="eastAsia"/>
        </w:rPr>
        <w:t>（一）报备程序：</w:t>
      </w:r>
    </w:p>
    <w:p w14:paraId="4DAD8802">
      <w:pPr>
        <w:ind w:firstLine="480"/>
      </w:pPr>
      <w:r>
        <w:rPr>
          <w:rFonts w:hint="eastAsia"/>
        </w:rPr>
        <w:t>1、流程优化</w:t>
      </w:r>
    </w:p>
    <w:p w14:paraId="154785E0">
      <w:pPr>
        <w:ind w:firstLine="480"/>
      </w:pPr>
      <w:r>
        <w:rPr>
          <w:rFonts w:hint="eastAsia"/>
        </w:rPr>
        <w:t>①前报告、前备案事项汇规划创新处</w:t>
      </w:r>
    </w:p>
    <w:p w14:paraId="73E7B159">
      <w:pPr>
        <w:ind w:firstLine="480"/>
      </w:pPr>
      <w:r>
        <w:rPr>
          <w:rFonts w:hint="eastAsia"/>
        </w:rPr>
        <w:t>②会签处室确认收到后，系统消息通知企业</w:t>
      </w:r>
    </w:p>
    <w:p w14:paraId="1A8B8E68">
      <w:pPr>
        <w:ind w:firstLine="480"/>
      </w:pPr>
      <w:r>
        <w:rPr>
          <w:rFonts w:hint="eastAsia"/>
        </w:rPr>
        <w:t>③项目涉及产权管理，选择产权管理处</w:t>
      </w:r>
    </w:p>
    <w:p w14:paraId="76E2F4FC">
      <w:pPr>
        <w:ind w:firstLine="480"/>
      </w:pPr>
      <w:r>
        <w:rPr>
          <w:rFonts w:hint="eastAsia"/>
        </w:rPr>
        <w:t>④主业、非主业审核，由产业处室按照户管企业进行审核并汇规划创新处</w:t>
      </w:r>
    </w:p>
    <w:p w14:paraId="7BDD5324">
      <w:pPr>
        <w:ind w:firstLine="480"/>
      </w:pPr>
      <w:r>
        <w:rPr>
          <w:rFonts w:hint="eastAsia"/>
        </w:rPr>
        <w:t>⑤前报告、前备案事项由产业处室按照户管企业进行审核并汇规划创新处</w:t>
      </w:r>
    </w:p>
    <w:p w14:paraId="74CB85FC">
      <w:pPr>
        <w:ind w:firstLine="480"/>
      </w:pPr>
      <w:r>
        <w:rPr>
          <w:rFonts w:hint="eastAsia"/>
        </w:rPr>
        <w:t>⑥存续企业前备案按照归口由战略处和商贸处负责对口联系、项目上会等</w:t>
      </w:r>
    </w:p>
    <w:p w14:paraId="3EE002C4">
      <w:pPr>
        <w:ind w:firstLine="480"/>
      </w:pPr>
      <w:r>
        <w:rPr>
          <w:rFonts w:hint="eastAsia"/>
        </w:rPr>
        <w:t>⑦境外投资项目，由规划创新处、财务评价处汇产业处审核办理</w:t>
      </w:r>
    </w:p>
    <w:p w14:paraId="32D6FA89">
      <w:pPr>
        <w:ind w:firstLine="480"/>
      </w:pPr>
      <w:r>
        <w:rPr>
          <w:rFonts w:hint="eastAsia"/>
        </w:rPr>
        <w:t>⑧战略性基金由规划创新处汇产业处审核办理</w:t>
      </w:r>
    </w:p>
    <w:p w14:paraId="7C5631BB">
      <w:pPr>
        <w:ind w:firstLine="480"/>
      </w:pPr>
      <w:r>
        <w:rPr>
          <w:rFonts w:hint="eastAsia"/>
        </w:rPr>
        <w:t>⑨产业处室和会签处室由处长确认收到后，指定处室人员办理</w:t>
      </w:r>
    </w:p>
    <w:p w14:paraId="11BEDC94">
      <w:pPr>
        <w:ind w:firstLine="480"/>
      </w:pPr>
      <w:r>
        <w:rPr>
          <w:rFonts w:hint="eastAsia"/>
        </w:rPr>
        <w:t>2、填报优化：</w:t>
      </w:r>
    </w:p>
    <w:p w14:paraId="6220E72A">
      <w:pPr>
        <w:ind w:firstLine="480"/>
      </w:pPr>
      <w:r>
        <w:rPr>
          <w:rFonts w:hint="eastAsia"/>
        </w:rPr>
        <w:t>①产业处室可以对审批项目的主业和非主业进行修改</w:t>
      </w:r>
    </w:p>
    <w:p w14:paraId="23512873">
      <w:pPr>
        <w:ind w:firstLine="480"/>
      </w:pPr>
      <w:r>
        <w:rPr>
          <w:rFonts w:hint="eastAsia"/>
        </w:rPr>
        <w:t>②报备程序基金类项目增加是否实控基金、基金类型的填报</w:t>
      </w:r>
    </w:p>
    <w:p w14:paraId="7B8996B8">
      <w:pPr>
        <w:ind w:firstLine="480"/>
      </w:pPr>
      <w:r>
        <w:rPr>
          <w:rFonts w:hint="eastAsia"/>
        </w:rPr>
        <w:t>③企业对于审批记录的明细不可见</w:t>
      </w:r>
    </w:p>
    <w:p w14:paraId="686813F7">
      <w:pPr>
        <w:ind w:firstLine="480"/>
      </w:pPr>
      <w:r>
        <w:rPr>
          <w:rFonts w:hint="eastAsia"/>
        </w:rPr>
        <w:t>（二）年度投资计划、投资计划年中调整、年度投资执行情况</w:t>
      </w:r>
    </w:p>
    <w:p w14:paraId="7BD2E622">
      <w:pPr>
        <w:ind w:firstLine="480"/>
      </w:pPr>
      <w:r>
        <w:rPr>
          <w:rFonts w:hint="eastAsia"/>
        </w:rPr>
        <w:t>1、流程优化</w:t>
      </w:r>
    </w:p>
    <w:p w14:paraId="64D3ACC5">
      <w:pPr>
        <w:ind w:firstLine="480"/>
      </w:pPr>
      <w:r>
        <w:rPr>
          <w:rFonts w:hint="eastAsia"/>
        </w:rPr>
        <w:t>①由产业处室按照户管企业进行审核</w:t>
      </w:r>
    </w:p>
    <w:p w14:paraId="2797FCAD">
      <w:pPr>
        <w:ind w:firstLine="480"/>
      </w:pPr>
      <w:r>
        <w:rPr>
          <w:rFonts w:hint="eastAsia"/>
        </w:rPr>
        <w:t>②产业处室由处长确认收到后，指定处室人员办理</w:t>
      </w:r>
    </w:p>
    <w:p w14:paraId="0CC53D09">
      <w:pPr>
        <w:ind w:firstLine="480"/>
      </w:pPr>
      <w:r>
        <w:rPr>
          <w:rFonts w:hint="eastAsia"/>
        </w:rPr>
        <w:t>③非主业占比超5%的由规划创新处再次审核</w:t>
      </w:r>
    </w:p>
    <w:p w14:paraId="05C340FD">
      <w:pPr>
        <w:ind w:firstLine="480"/>
      </w:pPr>
      <w:r>
        <w:rPr>
          <w:rFonts w:hint="eastAsia"/>
        </w:rPr>
        <w:t>2、填报优化</w:t>
      </w:r>
    </w:p>
    <w:p w14:paraId="2EA0DEA9">
      <w:pPr>
        <w:ind w:firstLine="480"/>
      </w:pPr>
      <w:r>
        <w:rPr>
          <w:rFonts w:hint="eastAsia"/>
        </w:rPr>
        <w:t>①产业处室可以对审批项目的主业和非主业进行修改</w:t>
      </w:r>
    </w:p>
    <w:p w14:paraId="6C8ACE70">
      <w:pPr>
        <w:ind w:firstLine="480"/>
      </w:pPr>
      <w:r>
        <w:rPr>
          <w:rFonts w:hint="eastAsia"/>
        </w:rPr>
        <w:t>②企业在填报年度投资执行情况时，不能修改投资计划的主业类型</w:t>
      </w:r>
    </w:p>
    <w:p w14:paraId="241E7EBF">
      <w:pPr>
        <w:ind w:firstLine="480"/>
      </w:pPr>
      <w:r>
        <w:rPr>
          <w:rFonts w:hint="eastAsia"/>
        </w:rPr>
        <w:t>③企业对于审批记录的明细不可见</w:t>
      </w:r>
    </w:p>
    <w:p w14:paraId="40F13A22">
      <w:pPr>
        <w:ind w:firstLine="480"/>
      </w:pPr>
      <w:r>
        <w:rPr>
          <w:rFonts w:hint="eastAsia"/>
        </w:rPr>
        <w:t>在系统建设和升级改造过程中密切配合国资委国资监管数据治理工作，同步完成相关业务数据的入仓归集工作。</w:t>
      </w:r>
    </w:p>
    <w:p w14:paraId="014FEE8A">
      <w:pPr>
        <w:pStyle w:val="5"/>
        <w:numPr>
          <w:ilvl w:val="3"/>
          <w:numId w:val="0"/>
        </w:numPr>
      </w:pPr>
      <w:r>
        <w:rPr>
          <w:rFonts w:hint="eastAsia" w:cs="宋体"/>
        </w:rPr>
        <w:t xml:space="preserve">5.1.3.3  </w:t>
      </w:r>
      <w:r>
        <w:rPr>
          <w:rFonts w:hint="eastAsia"/>
        </w:rPr>
        <w:t>市属国企投资基金信息子系统</w:t>
      </w:r>
    </w:p>
    <w:p w14:paraId="727EE2D8">
      <w:pPr>
        <w:ind w:firstLine="482"/>
        <w:rPr>
          <w:b/>
          <w:bCs/>
        </w:rPr>
      </w:pPr>
      <w:r>
        <w:rPr>
          <w:rFonts w:hint="eastAsia"/>
          <w:b/>
          <w:bCs/>
        </w:rPr>
        <w:t>1、基金报送功能建设</w:t>
      </w:r>
    </w:p>
    <w:p w14:paraId="08D179F3">
      <w:pPr>
        <w:ind w:firstLine="480"/>
      </w:pPr>
      <w:r>
        <w:rPr>
          <w:rFonts w:hint="eastAsia"/>
        </w:rPr>
        <w:t>与统一用户认证平台对接实现用户登录及角色权限映射。</w:t>
      </w:r>
    </w:p>
    <w:p w14:paraId="6740197F">
      <w:pPr>
        <w:ind w:firstLine="480"/>
      </w:pPr>
      <w:r>
        <w:rPr>
          <w:rFonts w:hint="eastAsia"/>
        </w:rPr>
        <w:t>通过平台建设，实现GP和LP基金上报过程。上报内容包括GP和LP的基金管理人基本信息、基金管理人的投资人信息、基金管理人合规信息、董监高职位信息、基金基本信息、基金投资人信息、基金投资子基金基本信息、直投项目基本信息、基金直投项目投资估值信息。</w:t>
      </w:r>
    </w:p>
    <w:p w14:paraId="211EFC26">
      <w:pPr>
        <w:ind w:firstLine="480"/>
      </w:pPr>
      <w:r>
        <w:rPr>
          <w:rFonts w:hint="eastAsia"/>
        </w:rPr>
        <w:t>上报时支持对内部数据校验功能开发，报送数据支持数据过滤功能、支持开发数据补填功能，数据报送时，自动带入库中已有的企业名称、保存功能支持随时保存。支持对上一填报期填报数据自动带入数据。</w:t>
      </w:r>
    </w:p>
    <w:p w14:paraId="3CBBFD92">
      <w:pPr>
        <w:ind w:firstLine="480"/>
      </w:pPr>
      <w:r>
        <w:rPr>
          <w:rFonts w:hint="eastAsia"/>
        </w:rPr>
        <w:t>数据上报需对上报数据间的表间关系，报送逻辑，依据规则加以判断，保障数据上报的数据质量。</w:t>
      </w:r>
    </w:p>
    <w:p w14:paraId="12FB939F">
      <w:pPr>
        <w:ind w:firstLine="480"/>
      </w:pPr>
      <w:r>
        <w:rPr>
          <w:rFonts w:hint="eastAsia"/>
        </w:rPr>
        <w:t>基金上报流程实现两级审批处理。</w:t>
      </w:r>
    </w:p>
    <w:p w14:paraId="585AFC79">
      <w:pPr>
        <w:ind w:firstLine="480"/>
      </w:pPr>
      <w:r>
        <w:rPr>
          <w:rFonts w:hint="eastAsia"/>
        </w:rPr>
        <w:t>对填报端开放数据查询功能，支持查询所有权限内的历史填报明细数据。</w:t>
      </w:r>
    </w:p>
    <w:p w14:paraId="35949343">
      <w:pPr>
        <w:ind w:firstLine="482"/>
        <w:rPr>
          <w:b/>
          <w:bCs/>
        </w:rPr>
      </w:pPr>
      <w:r>
        <w:rPr>
          <w:rFonts w:hint="eastAsia"/>
          <w:b/>
          <w:bCs/>
        </w:rPr>
        <w:t>2、数据报表建设</w:t>
      </w:r>
    </w:p>
    <w:p w14:paraId="1FE23AFF">
      <w:pPr>
        <w:ind w:firstLine="480"/>
      </w:pPr>
      <w:r>
        <w:rPr>
          <w:rFonts w:hint="eastAsia"/>
        </w:rPr>
        <w:t>建设报表平台，支持对企业集团和管理员报送数据的分权查看及导出报表功能。</w:t>
      </w:r>
    </w:p>
    <w:p w14:paraId="44FE1151">
      <w:pPr>
        <w:ind w:firstLine="480"/>
      </w:pPr>
      <w:r>
        <w:rPr>
          <w:rFonts w:hint="eastAsia"/>
        </w:rPr>
        <w:t>针对国资委端用户，提供包括对不同分类汇总的数据查看：上报国资委数据、集团审核数据、信息填报数据、报送统计、整体情况数据，以及历年数据比对报表。集团用户可查看本集团的实控基金和参投基金汇总数据。</w:t>
      </w:r>
    </w:p>
    <w:p w14:paraId="61EB319B">
      <w:pPr>
        <w:ind w:firstLine="480"/>
      </w:pPr>
      <w:r>
        <w:rPr>
          <w:rFonts w:hint="eastAsia"/>
        </w:rPr>
        <w:t>针对国资委、企业集团和基金管理人，分别支持查看不同权限范围内的数据明细。基金管理人基本信息、基金管理人的投资人信息、基金管理人合规信息、董监高职位信息、基金基本信息、基金投资人信息、基金投资子基金基本信息、直投项目基本信息、基金直投项目投资估值信息。</w:t>
      </w:r>
    </w:p>
    <w:p w14:paraId="16DAF7B4">
      <w:pPr>
        <w:ind w:firstLine="480"/>
      </w:pPr>
      <w:r>
        <w:rPr>
          <w:rFonts w:hint="eastAsia"/>
        </w:rPr>
        <w:t>所有数据报表，区分实投基金和参投基金，根据两类基金信息项和校验规则的不同，形成两套报表。</w:t>
      </w:r>
    </w:p>
    <w:p w14:paraId="695D798C">
      <w:pPr>
        <w:ind w:firstLine="482"/>
        <w:rPr>
          <w:b/>
          <w:bCs/>
        </w:rPr>
      </w:pPr>
      <w:r>
        <w:rPr>
          <w:rFonts w:hint="eastAsia"/>
          <w:b/>
          <w:bCs/>
        </w:rPr>
        <w:t>3、数据分析看板建设</w:t>
      </w:r>
    </w:p>
    <w:p w14:paraId="420CE2CD">
      <w:pPr>
        <w:ind w:firstLine="480"/>
      </w:pPr>
      <w:r>
        <w:rPr>
          <w:rFonts w:hint="eastAsia"/>
        </w:rPr>
        <w:t>建设看板功能，支持pc端/大屏展示。看板数据包括相关基金总览结果、分析图标等数据。看板涉及整体概览分析、分类专题分析、分类投资概览、年度投资情况、基金详情等分析数据。</w:t>
      </w:r>
    </w:p>
    <w:p w14:paraId="03659E61">
      <w:pPr>
        <w:ind w:firstLine="480"/>
      </w:pPr>
      <w:r>
        <w:rPr>
          <w:rFonts w:hint="eastAsia"/>
        </w:rPr>
        <w:t>在系统建设和升级改造过程中密切配合国资委国资监管数据治理工作，同步完成相关业务数据的入仓归集工作。</w:t>
      </w:r>
    </w:p>
    <w:p w14:paraId="6C79A2C9">
      <w:pPr>
        <w:pStyle w:val="5"/>
        <w:numPr>
          <w:ilvl w:val="3"/>
          <w:numId w:val="0"/>
        </w:numPr>
      </w:pPr>
      <w:r>
        <w:rPr>
          <w:rFonts w:hint="eastAsia" w:cs="宋体"/>
        </w:rPr>
        <w:t xml:space="preserve">5.1.3.4  </w:t>
      </w:r>
      <w:r>
        <w:rPr>
          <w:rFonts w:hint="eastAsia"/>
        </w:rPr>
        <w:t>国际化经营子系统</w:t>
      </w:r>
    </w:p>
    <w:p w14:paraId="1166F807">
      <w:pPr>
        <w:ind w:firstLine="480"/>
      </w:pPr>
      <w:r>
        <w:rPr>
          <w:rFonts w:hint="eastAsia"/>
        </w:rPr>
        <w:t>1、集团汇总：包含叠加汇总、非固定行列报表汇总、汇总节点检查等功能，满足集团汇总下级企业填报的固定格式、非固定格式报表数据的要求，并检查汇总数据的准确性。</w:t>
      </w:r>
    </w:p>
    <w:p w14:paraId="3645D386">
      <w:pPr>
        <w:ind w:firstLine="480"/>
      </w:pPr>
      <w:r>
        <w:rPr>
          <w:rFonts w:hint="eastAsia"/>
        </w:rPr>
        <w:t>2、数据查询：包含模板查询、自定义查询、报送统计查询、数据填报通知等功能，提升企业填报、查询数据的效率。</w:t>
      </w:r>
    </w:p>
    <w:p w14:paraId="2FD09140">
      <w:pPr>
        <w:ind w:firstLine="480"/>
      </w:pPr>
      <w:r>
        <w:rPr>
          <w:rFonts w:hint="eastAsia"/>
        </w:rPr>
        <w:t>3、企业国际化经营数据分析：根据监管要求对国际化经营企业的国别、洲别、区域等情况进行数据分析，分析内容将通过分析页面进行展示，每个分析页面要素包括世界地图、页面绘制、图表控件制作等内容。</w:t>
      </w:r>
    </w:p>
    <w:p w14:paraId="6F61085B">
      <w:pPr>
        <w:ind w:firstLine="480"/>
      </w:pPr>
      <w:r>
        <w:rPr>
          <w:rFonts w:hint="eastAsia"/>
        </w:rPr>
        <w:t>4、国际化经营数据审核：协助国资委完成内国际化经营数据约1200户企业的数据统计、数据审核、汇总节点检查、封面检查等工作，为业务处室提供excel、word等形式的数据审核统计报表制作。</w:t>
      </w:r>
    </w:p>
    <w:p w14:paraId="788A8F87">
      <w:pPr>
        <w:ind w:firstLine="480"/>
      </w:pPr>
      <w:r>
        <w:rPr>
          <w:rFonts w:hint="eastAsia"/>
        </w:rPr>
        <w:t>5、数据整合制作：根据国资委要求，对国际化经营历史数据进行整理并导入至国际化经营子系统中。预计需要导入3年数据。</w:t>
      </w:r>
    </w:p>
    <w:p w14:paraId="76B133A3">
      <w:pPr>
        <w:ind w:firstLine="480"/>
      </w:pPr>
      <w:r>
        <w:rPr>
          <w:rFonts w:hint="eastAsia"/>
        </w:rPr>
        <w:t>在系统建设和升级改造过程中密切配合国资委国资监管数据治理工作，同步完成相关业务数据的入仓归集工作。</w:t>
      </w:r>
    </w:p>
    <w:p w14:paraId="0716EF53">
      <w:pPr>
        <w:pStyle w:val="5"/>
        <w:numPr>
          <w:ilvl w:val="3"/>
          <w:numId w:val="0"/>
        </w:numPr>
      </w:pPr>
      <w:r>
        <w:rPr>
          <w:rFonts w:hint="eastAsia" w:cs="宋体"/>
        </w:rPr>
        <w:t xml:space="preserve">5.1.3.5  </w:t>
      </w:r>
      <w:r>
        <w:rPr>
          <w:rFonts w:hint="eastAsia"/>
        </w:rPr>
        <w:t>国企价值评估子系统</w:t>
      </w:r>
    </w:p>
    <w:p w14:paraId="15E8076A">
      <w:pPr>
        <w:ind w:firstLine="480"/>
      </w:pPr>
      <w:r>
        <w:rPr>
          <w:rFonts w:hint="eastAsia"/>
        </w:rPr>
        <w:t>本项目是对企业价值指数系统进行升级及数据运维服务，充分对标《国资国企发展“十四五”规划》及《国企改革三年行动方案（2020-2022年）》，强调国资国企改革发展走深走实，使国资监管迈上新台阶，推进国资监管数字化智能化，在系统建设和升级改造过程中密切配合国资委国资监管数据治理工作，同步完成相关业务数据的入仓归集工作。</w:t>
      </w:r>
    </w:p>
    <w:p w14:paraId="01713332">
      <w:pPr>
        <w:ind w:firstLine="480"/>
      </w:pPr>
      <w:r>
        <w:rPr>
          <w:rFonts w:hint="eastAsia"/>
        </w:rPr>
        <w:t>1、审核报告优化（升级改造）</w:t>
      </w:r>
    </w:p>
    <w:p w14:paraId="6EC5B5CA">
      <w:pPr>
        <w:ind w:firstLine="480"/>
      </w:pPr>
      <w:r>
        <w:rPr>
          <w:rFonts w:hint="eastAsia"/>
        </w:rPr>
        <w:t>将系统中专家审阅意见，系统预检问题，汇总到审阅报告。审阅报告加入系统预检问题，三大算法评估结果数据，加入配置功能，按照选择内容模块，自动生成审阅报告。</w:t>
      </w:r>
    </w:p>
    <w:p w14:paraId="31DC022B">
      <w:pPr>
        <w:ind w:firstLine="480"/>
      </w:pPr>
      <w:r>
        <w:rPr>
          <w:rFonts w:hint="eastAsia"/>
        </w:rPr>
        <w:t>2、估算报告优化（升级改造）</w:t>
      </w:r>
    </w:p>
    <w:p w14:paraId="604BED55">
      <w:pPr>
        <w:ind w:firstLine="480"/>
      </w:pPr>
      <w:r>
        <w:rPr>
          <w:rFonts w:hint="eastAsia"/>
        </w:rPr>
        <w:t>将上市公司批量估算结果汇总，并按照应用模板自动生成有关上市公司评估结果的结论描述。对市属上市公司进行批量估算，并显示批量估算结果。</w:t>
      </w:r>
    </w:p>
    <w:p w14:paraId="5BDCBB2E">
      <w:pPr>
        <w:ind w:firstLine="480"/>
      </w:pPr>
      <w:r>
        <w:rPr>
          <w:rFonts w:hint="eastAsia"/>
        </w:rPr>
        <w:t>3、审核要点管理（新建）</w:t>
      </w:r>
    </w:p>
    <w:p w14:paraId="3E05C3BB">
      <w:pPr>
        <w:ind w:firstLine="480"/>
      </w:pPr>
      <w:r>
        <w:rPr>
          <w:rFonts w:hint="eastAsia"/>
        </w:rPr>
        <w:t>审核要点管理后台：审核目录管理功能，审核条目文件上传，审核要点节点增删改查，调整顺序等。审核要点前台展示和查询：审核清单电子书显示，审核条目搜索查询功能。</w:t>
      </w:r>
    </w:p>
    <w:p w14:paraId="7E32A59C">
      <w:pPr>
        <w:ind w:firstLine="480"/>
      </w:pPr>
      <w:r>
        <w:rPr>
          <w:rFonts w:hint="eastAsia"/>
        </w:rPr>
        <w:t>4、审阅文件识别（新建）</w:t>
      </w:r>
    </w:p>
    <w:p w14:paraId="78085937">
      <w:pPr>
        <w:ind w:firstLine="480"/>
      </w:pPr>
      <w:r>
        <w:rPr>
          <w:rFonts w:hint="eastAsia"/>
        </w:rPr>
        <w:t>对pdf中出现的财报，资产明细表等数据进行识别，修改，和入库。</w:t>
      </w:r>
    </w:p>
    <w:p w14:paraId="73538372">
      <w:pPr>
        <w:ind w:firstLine="480"/>
      </w:pPr>
      <w:r>
        <w:rPr>
          <w:rFonts w:hint="eastAsia"/>
        </w:rPr>
        <w:t>5、审阅条件可设置（新建）</w:t>
      </w:r>
    </w:p>
    <w:p w14:paraId="65E69EFA">
      <w:pPr>
        <w:ind w:firstLine="480"/>
      </w:pPr>
      <w:r>
        <w:rPr>
          <w:rFonts w:hint="eastAsia"/>
        </w:rPr>
        <w:t>对审阅的强制条件进行勾选，随后系统判断是否退回重申，还是继续后续评审工作。</w:t>
      </w:r>
    </w:p>
    <w:p w14:paraId="5B6DD2AE">
      <w:pPr>
        <w:ind w:firstLine="480"/>
      </w:pPr>
      <w:r>
        <w:rPr>
          <w:rFonts w:hint="eastAsia"/>
        </w:rPr>
        <w:t>6、估值算法升级改造</w:t>
      </w:r>
    </w:p>
    <w:p w14:paraId="1F3852B3">
      <w:pPr>
        <w:ind w:firstLine="480"/>
      </w:pPr>
      <w:r>
        <w:rPr>
          <w:rFonts w:hint="eastAsia"/>
        </w:rPr>
        <w:t>1）收益法算法升级（升级改造）</w:t>
      </w:r>
    </w:p>
    <w:p w14:paraId="4EC96FAC">
      <w:pPr>
        <w:ind w:firstLine="480"/>
      </w:pPr>
      <w:r>
        <w:rPr>
          <w:rFonts w:hint="eastAsia"/>
        </w:rPr>
        <w:t>收益法算法和参考值根据评估专家意见进行修正，更新，和从新估算验证。如更新估值年期，更新利润预测算法，更新金融类企业折现率算法等。</w:t>
      </w:r>
    </w:p>
    <w:p w14:paraId="20CE00BD">
      <w:pPr>
        <w:ind w:firstLine="480"/>
      </w:pPr>
      <w:r>
        <w:rPr>
          <w:rFonts w:hint="eastAsia"/>
        </w:rPr>
        <w:t>2）市场法算法升级（升级改造）</w:t>
      </w:r>
    </w:p>
    <w:p w14:paraId="19FF11AD">
      <w:pPr>
        <w:ind w:firstLine="480"/>
      </w:pPr>
      <w:r>
        <w:rPr>
          <w:rFonts w:hint="eastAsia"/>
        </w:rPr>
        <w:t>市场法算法和参考值根据评估专家意见进行修正，更新，和从新估算验证。如区分金融类和非金融类企业财报取值，优化价值乘数选取逻辑，优化可比公司选取逻辑等。</w:t>
      </w:r>
    </w:p>
    <w:p w14:paraId="6955EA78">
      <w:pPr>
        <w:ind w:firstLine="480"/>
      </w:pPr>
      <w:r>
        <w:rPr>
          <w:rFonts w:hint="eastAsia"/>
        </w:rPr>
        <w:t>7、无形资产评估功能（新建）</w:t>
      </w:r>
    </w:p>
    <w:p w14:paraId="2010E885">
      <w:pPr>
        <w:ind w:firstLine="480"/>
      </w:pPr>
      <w:r>
        <w:rPr>
          <w:rFonts w:hint="eastAsia"/>
        </w:rPr>
        <w:t>包含数据录入、外部数据抓取功能，并将无形资产中的专利、软件、商标、域名、著作权等进行算法建模，实现支持对这些无形资产项目的估值。</w:t>
      </w:r>
    </w:p>
    <w:p w14:paraId="43B4F183">
      <w:pPr>
        <w:ind w:firstLine="480"/>
      </w:pPr>
      <w:r>
        <w:rPr>
          <w:rFonts w:hint="eastAsia"/>
        </w:rPr>
        <w:t>8、统计模块（新建）</w:t>
      </w:r>
    </w:p>
    <w:p w14:paraId="0FA1F51A">
      <w:pPr>
        <w:ind w:firstLine="480"/>
      </w:pPr>
      <w:r>
        <w:rPr>
          <w:rFonts w:hint="eastAsia"/>
        </w:rPr>
        <w:t>1）不动产评估详细数据统计表：</w:t>
      </w:r>
    </w:p>
    <w:p w14:paraId="534496FF">
      <w:pPr>
        <w:ind w:firstLine="480"/>
      </w:pPr>
      <w:r>
        <w:rPr>
          <w:rFonts w:hint="eastAsia"/>
        </w:rPr>
        <w:t>对所有房地产评估的项目详情数据做列表统计，同时提供按时间，按企业，筛选功能。</w:t>
      </w:r>
    </w:p>
    <w:p w14:paraId="0961A974">
      <w:pPr>
        <w:ind w:firstLine="480"/>
      </w:pPr>
      <w:r>
        <w:rPr>
          <w:rFonts w:hint="eastAsia"/>
        </w:rPr>
        <w:t>2）审阅项目详细数据统计表：</w:t>
      </w:r>
    </w:p>
    <w:p w14:paraId="02AE8170">
      <w:pPr>
        <w:ind w:firstLine="480"/>
      </w:pPr>
      <w:r>
        <w:rPr>
          <w:rFonts w:hint="eastAsia"/>
        </w:rPr>
        <w:t>对所有审阅项目详情数据做列表统计，同时提供按时间，按企业，筛选功能。</w:t>
      </w:r>
    </w:p>
    <w:p w14:paraId="7BA8654C">
      <w:pPr>
        <w:ind w:firstLine="480"/>
      </w:pPr>
      <w:r>
        <w:rPr>
          <w:rFonts w:hint="eastAsia"/>
        </w:rPr>
        <w:t>3）估算项目详细数据统计表：</w:t>
      </w:r>
    </w:p>
    <w:p w14:paraId="06431CFC">
      <w:pPr>
        <w:ind w:firstLine="480"/>
      </w:pPr>
      <w:r>
        <w:rPr>
          <w:rFonts w:hint="eastAsia"/>
        </w:rPr>
        <w:t>对所有估算的项目详情数据做列表统计，同时提供按按时间，按企业，筛选功能。</w:t>
      </w:r>
    </w:p>
    <w:p w14:paraId="57BBAA37">
      <w:pPr>
        <w:ind w:firstLine="480"/>
      </w:pPr>
      <w:r>
        <w:rPr>
          <w:rFonts w:hint="eastAsia"/>
        </w:rPr>
        <w:t>9、国有上市企业价值季报管理（新建）</w:t>
      </w:r>
    </w:p>
    <w:p w14:paraId="557DE26F">
      <w:pPr>
        <w:ind w:firstLine="480"/>
      </w:pPr>
      <w:r>
        <w:rPr>
          <w:rFonts w:hint="eastAsia"/>
        </w:rPr>
        <w:t>对每季度形成的企业价值季报，年报等，进提供上传，查询，查看等管理功能。</w:t>
      </w:r>
    </w:p>
    <w:p w14:paraId="5964B016">
      <w:pPr>
        <w:pStyle w:val="5"/>
        <w:numPr>
          <w:ilvl w:val="3"/>
          <w:numId w:val="0"/>
        </w:numPr>
      </w:pPr>
      <w:r>
        <w:rPr>
          <w:rFonts w:hint="eastAsia" w:cs="宋体"/>
        </w:rPr>
        <w:t xml:space="preserve">5.1.3.6  </w:t>
      </w:r>
      <w:r>
        <w:rPr>
          <w:rFonts w:hint="eastAsia"/>
        </w:rPr>
        <w:t>全面风险预警管理子系统</w:t>
      </w:r>
    </w:p>
    <w:p w14:paraId="06C42E30">
      <w:pPr>
        <w:ind w:firstLine="480"/>
      </w:pPr>
      <w:r>
        <w:rPr>
          <w:rFonts w:hint="eastAsia"/>
        </w:rPr>
        <w:t>根据市国资委的要求，此次建设内容包括：</w:t>
      </w:r>
    </w:p>
    <w:p w14:paraId="2F2C9405">
      <w:pPr>
        <w:ind w:firstLine="480"/>
      </w:pPr>
      <w:r>
        <w:rPr>
          <w:rFonts w:hint="eastAsia"/>
        </w:rPr>
        <w:t>风险首页模块：包含风险动态、风险报告、版本公告等功能。</w:t>
      </w:r>
    </w:p>
    <w:p w14:paraId="5C376094">
      <w:pPr>
        <w:ind w:firstLine="480"/>
      </w:pPr>
      <w:r>
        <w:rPr>
          <w:rFonts w:hint="eastAsia"/>
        </w:rPr>
        <w:t>风险看板模块：包含总览看板、实体企业看板、金融领域看板等44个看板内容建设，完善看板对应的预警区间配置及风险指标配置功能项。</w:t>
      </w:r>
    </w:p>
    <w:p w14:paraId="5380E2A9">
      <w:pPr>
        <w:ind w:firstLine="480"/>
      </w:pPr>
      <w:r>
        <w:rPr>
          <w:rFonts w:hint="eastAsia"/>
        </w:rPr>
        <w:t>风险报告模块：包含集团风险自动报告、企业风险自动报告、风险问询函自动报告、重大风险清单自动报告等内容。</w:t>
      </w:r>
    </w:p>
    <w:p w14:paraId="12843F85">
      <w:pPr>
        <w:ind w:firstLine="480"/>
      </w:pPr>
      <w:r>
        <w:rPr>
          <w:rFonts w:hint="eastAsia"/>
        </w:rPr>
        <w:t>综合R值模型：包含产业发展类企业R值模型、城市保障类企业R值模型、投资运营类企业R值模型、银行类企业R值模型、证券类企业R值模型、保险类企业R值模型、财务公司类企业R值模型、融资租赁类企业R值模型、信托公司类企业R值模型等建设内容，同时基于算法计算规则，实现模型的自动化训练及优化。</w:t>
      </w:r>
    </w:p>
    <w:p w14:paraId="768587C9">
      <w:pPr>
        <w:ind w:firstLine="480"/>
      </w:pPr>
      <w:r>
        <w:rPr>
          <w:rFonts w:hint="eastAsia"/>
        </w:rPr>
        <w:t>风险地图模块：包含股权占比、风险概况、风险提示等相关功能建设。</w:t>
      </w:r>
    </w:p>
    <w:p w14:paraId="7BB72C3E">
      <w:pPr>
        <w:ind w:firstLine="480"/>
      </w:pPr>
      <w:r>
        <w:rPr>
          <w:rFonts w:hint="eastAsia"/>
        </w:rPr>
        <w:t>预警函模板管理：包括债务风险、现金流风险、融资担保风险、主业领域整体风险、资金占用风险等8个问询函规则升级改造。</w:t>
      </w:r>
    </w:p>
    <w:p w14:paraId="3D293B0A">
      <w:pPr>
        <w:ind w:firstLine="480"/>
      </w:pPr>
      <w:r>
        <w:rPr>
          <w:rFonts w:hint="eastAsia"/>
        </w:rPr>
        <w:t>风险清单填报：包括剩余风险敞口-责任口径规则、债务/现金流风险敞口规则、融资担保风险敞口规则、往来款回收风险敞口规则、主业领域整体风险敞口规则、资金占用风险敞口规则等13个清单规则升级改造。</w:t>
      </w:r>
    </w:p>
    <w:p w14:paraId="71CAB37D">
      <w:pPr>
        <w:ind w:firstLine="480"/>
      </w:pPr>
      <w:r>
        <w:rPr>
          <w:rFonts w:hint="eastAsia"/>
        </w:rPr>
        <w:t>风险清单统计模块：包含事件敞口情况表、领域敞口情况表等两个维度的风险清单统计。</w:t>
      </w:r>
    </w:p>
    <w:p w14:paraId="0854BFD8">
      <w:pPr>
        <w:ind w:firstLine="480"/>
      </w:pPr>
      <w:r>
        <w:rPr>
          <w:rFonts w:hint="eastAsia"/>
        </w:rPr>
        <w:t>全面风险预警（H5）：根据市国资委需求制作全面风险预警H5界面。包含风险总览-综合R值排序、风险总览-红灯亮灯排序、风险总览-剩余风险敞口分布、风险总览-新增重大风险事件、风险总览-预警识别风险动态、风险总览-舆情热点风险动态、风险总览-法律诉讼风险动态、企业分析-基本信息、企业分析-风险总览、企业分析-风险事件、企业分析-亮灯领域等页面。</w:t>
      </w:r>
    </w:p>
    <w:p w14:paraId="365077A5">
      <w:pPr>
        <w:ind w:firstLine="480"/>
      </w:pPr>
      <w:r>
        <w:rPr>
          <w:rFonts w:hint="eastAsia"/>
        </w:rPr>
        <w:t>在系统建设和升级改造过程中密切配合国资委国资监管数据治理工作，同步完成相关业务数据的入仓归集工作。</w:t>
      </w:r>
    </w:p>
    <w:p w14:paraId="480AB4EE">
      <w:pPr>
        <w:pStyle w:val="5"/>
        <w:numPr>
          <w:ilvl w:val="3"/>
          <w:numId w:val="0"/>
        </w:numPr>
      </w:pPr>
      <w:r>
        <w:rPr>
          <w:rFonts w:hint="eastAsia" w:cs="宋体"/>
        </w:rPr>
        <w:t xml:space="preserve">5.1.3.7  </w:t>
      </w:r>
      <w:r>
        <w:rPr>
          <w:rFonts w:hint="eastAsia"/>
        </w:rPr>
        <w:t>国资监管采集子系统</w:t>
      </w:r>
    </w:p>
    <w:p w14:paraId="5DCBECF2">
      <w:pPr>
        <w:ind w:firstLine="480"/>
      </w:pPr>
      <w:r>
        <w:rPr>
          <w:rFonts w:hint="eastAsia"/>
        </w:rPr>
        <w:t>根据市国资委的要求，此次建设内容包括：</w:t>
      </w:r>
    </w:p>
    <w:p w14:paraId="734DDBA0">
      <w:pPr>
        <w:ind w:firstLine="480"/>
      </w:pPr>
      <w:r>
        <w:rPr>
          <w:rFonts w:hint="eastAsia"/>
        </w:rPr>
        <w:t>1、完善数据审核功能：集成表内、表间、套表审核、枚举审核、重复项审核等多类审核于一个功能界面，实现一站式修订和上报。实现企业数据状态统计，实时监控和管理监管企业集团及下属子公司数据上报情况，对上报迟缓单位进行催报与提醒。优化审核结果的数据定位，通过点击错误数据直接定位到填报指标的实际位置。提供审核错误结果的多角度展示，包括“需修改”、“需说明”、“需核对”等页签，并添加错误数量统计。实现2024年度上海市国有企业财务决算报表、2024年度资产统计（国有企业类）报表、2024年度资产统计（集体企业类）报表、2025年度国有企业财务月度报表、2025年度上海市国有企业财务预算报表、融资担保及发债备案、2024年国有企业财务评价书附表数据的填报、审核、采集。</w:t>
      </w:r>
    </w:p>
    <w:p w14:paraId="0CEF6F8E">
      <w:pPr>
        <w:ind w:firstLine="480"/>
      </w:pPr>
      <w:r>
        <w:rPr>
          <w:rFonts w:hint="eastAsia"/>
        </w:rPr>
        <w:t>2、优化数据填报功能：实现针对某个指标汇总后层层查询涉及直接子节点相关单位及数据的功能。改进浮动表的数据填报，确保企业上报数据填报数行能准确定位某行列及相关单位内容。支持通过预设的Excel模板进行导出，允许用户将财务软件中的科目数据对接至模板中，子系统支持批量导入Excel模板数据。支持枚举下拉框同事多选不同层级的选项。</w:t>
      </w:r>
    </w:p>
    <w:p w14:paraId="589759C0">
      <w:pPr>
        <w:ind w:firstLine="480"/>
      </w:pPr>
      <w:r>
        <w:rPr>
          <w:rFonts w:hint="eastAsia"/>
        </w:rPr>
        <w:t>3、增强数据查询功能：</w:t>
      </w:r>
    </w:p>
    <w:p w14:paraId="415AF94F">
      <w:pPr>
        <w:ind w:firstLine="480"/>
      </w:pPr>
      <w:r>
        <w:rPr>
          <w:rFonts w:hint="eastAsia"/>
        </w:rPr>
        <w:t>实现单位选择功能，主要体现系统中各个企业的层级关系，并以树形结构展现，支持单个企业勾选以及批量多选。</w:t>
      </w:r>
    </w:p>
    <w:p w14:paraId="5A1B2E61">
      <w:pPr>
        <w:ind w:firstLine="480"/>
      </w:pPr>
      <w:r>
        <w:rPr>
          <w:rFonts w:hint="eastAsia"/>
        </w:rPr>
        <w:t>实现科目选择功能，展现系统中各个科目的层级关系，支持单个科目勾选以及批量多选。</w:t>
      </w:r>
    </w:p>
    <w:p w14:paraId="5FCF218B">
      <w:pPr>
        <w:ind w:firstLine="480"/>
      </w:pPr>
      <w:r>
        <w:rPr>
          <w:rFonts w:hint="eastAsia"/>
        </w:rPr>
        <w:t>实现模板选择功能，支持保存已选单位和科目，形成自定义模板保存，并通过该查询模板查询平台中报表数据。</w:t>
      </w:r>
    </w:p>
    <w:p w14:paraId="2846B753">
      <w:pPr>
        <w:ind w:firstLine="480"/>
      </w:pPr>
      <w:r>
        <w:rPr>
          <w:rFonts w:hint="eastAsia"/>
        </w:rPr>
        <w:t>实现任务选择功能，支持右键快捷选择当前子节点、直接子节点，同时支持反选与清除。</w:t>
      </w:r>
    </w:p>
    <w:p w14:paraId="3BF3BF39">
      <w:pPr>
        <w:ind w:firstLine="480"/>
      </w:pPr>
      <w:r>
        <w:rPr>
          <w:rFonts w:hint="eastAsia"/>
        </w:rPr>
        <w:t>实现查询结果功能，根据选择科目、单位、任务，查询数据库内指标数据，以科目或任务为维度进行查询，支持Excel导出。</w:t>
      </w:r>
    </w:p>
    <w:p w14:paraId="10FBBFE8">
      <w:pPr>
        <w:ind w:firstLine="480"/>
      </w:pPr>
      <w:r>
        <w:rPr>
          <w:rFonts w:hint="eastAsia"/>
        </w:rPr>
        <w:t>实现数据源配置，后台支持配置连接不同数据库调取不同数据源数据。</w:t>
      </w:r>
    </w:p>
    <w:p w14:paraId="24FDE4B9">
      <w:pPr>
        <w:ind w:firstLine="480"/>
      </w:pPr>
      <w:r>
        <w:rPr>
          <w:rFonts w:hint="eastAsia"/>
        </w:rPr>
        <w:t>实现公司基准树节点配置，支持excel批量导入以及逐一增删改查等。</w:t>
      </w:r>
    </w:p>
    <w:p w14:paraId="3B3C64F3">
      <w:pPr>
        <w:ind w:firstLine="480"/>
      </w:pPr>
      <w:r>
        <w:rPr>
          <w:rFonts w:hint="eastAsia"/>
        </w:rPr>
        <w:t>实现指标管理功能，后台支持配置不同指标对应的科目，以科目编号作为唯一标识符，支持excel批量导入以及逐一增删改查等。</w:t>
      </w:r>
    </w:p>
    <w:p w14:paraId="16F98CA8">
      <w:pPr>
        <w:ind w:firstLine="480"/>
      </w:pPr>
      <w:r>
        <w:rPr>
          <w:rFonts w:hint="eastAsia"/>
        </w:rPr>
        <w:t>实现科目配置功能，支持在同一科门在不同任务下配置绑定不同的指标，支持excel批量导入以及逐一增删改查等。</w:t>
      </w:r>
    </w:p>
    <w:p w14:paraId="7E95BC5B">
      <w:pPr>
        <w:ind w:firstLine="480"/>
      </w:pPr>
      <w:r>
        <w:rPr>
          <w:rFonts w:hint="eastAsia"/>
        </w:rPr>
        <w:t>实现字典管理功能，支持设置不同主键字典，自定义菜单后台权限等。</w:t>
      </w:r>
    </w:p>
    <w:p w14:paraId="5167D928">
      <w:pPr>
        <w:ind w:firstLine="480"/>
      </w:pPr>
      <w:r>
        <w:rPr>
          <w:rFonts w:hint="eastAsia"/>
        </w:rPr>
        <w:t>4、经济运行分析页面（H5）：</w:t>
      </w:r>
    </w:p>
    <w:p w14:paraId="1802B52A">
      <w:pPr>
        <w:ind w:firstLine="480"/>
      </w:pPr>
      <w:r>
        <w:rPr>
          <w:rFonts w:hint="eastAsia"/>
        </w:rPr>
        <w:t>根据市国资委需求，开发国资总览、纳统指标、行业分析、企业分析等内容，建设共计58个功能页面，这些页面将提供对财务数据、经济指标进行动态监测与展现。</w:t>
      </w:r>
    </w:p>
    <w:p w14:paraId="3AECD9BC">
      <w:pPr>
        <w:ind w:firstLine="480"/>
      </w:pPr>
      <w:r>
        <w:rPr>
          <w:rFonts w:hint="eastAsia"/>
        </w:rPr>
        <w:t>在系统建设和升级改造过程中密切配合国资委国资监管数据治理工作，同步完成相关业务数据的入仓归集工作。</w:t>
      </w:r>
    </w:p>
    <w:p w14:paraId="2B69D418">
      <w:pPr>
        <w:pStyle w:val="5"/>
        <w:numPr>
          <w:ilvl w:val="3"/>
          <w:numId w:val="0"/>
        </w:numPr>
      </w:pPr>
      <w:r>
        <w:rPr>
          <w:rFonts w:hint="eastAsia" w:cs="宋体"/>
        </w:rPr>
        <w:t xml:space="preserve">5.1.3.8  </w:t>
      </w:r>
      <w:r>
        <w:rPr>
          <w:rFonts w:hint="eastAsia"/>
        </w:rPr>
        <w:t>国资经营预算管理子系统</w:t>
      </w:r>
    </w:p>
    <w:p w14:paraId="15FA6B8C">
      <w:pPr>
        <w:ind w:firstLine="480"/>
      </w:pPr>
      <w:r>
        <w:rPr>
          <w:rFonts w:hint="eastAsia"/>
        </w:rPr>
        <w:t>枚举字典管理：基于主数据表所设置的分层分类标签，生成初始标签，支持管理员通过前端界面新增标签，后端自动更新标签树，确保标签实时生效。</w:t>
      </w:r>
    </w:p>
    <w:p w14:paraId="42FC90A2">
      <w:pPr>
        <w:ind w:firstLine="480"/>
      </w:pPr>
      <w:r>
        <w:rPr>
          <w:rFonts w:hint="eastAsia"/>
        </w:rPr>
        <w:t>业务指标管理：基于主数据表设置具体业务指标，设置维度包括指标名称、指标代码、指标类型、指标长度等要素。</w:t>
      </w:r>
    </w:p>
    <w:p w14:paraId="6E456839">
      <w:pPr>
        <w:ind w:firstLine="480"/>
      </w:pPr>
      <w:r>
        <w:rPr>
          <w:rFonts w:hint="eastAsia"/>
        </w:rPr>
        <w:t>模板设计管理：包括模板组管理、模板管理、模板编辑、模板指标设置等功能。</w:t>
      </w:r>
    </w:p>
    <w:p w14:paraId="77BC3695">
      <w:pPr>
        <w:ind w:firstLine="480"/>
      </w:pPr>
      <w:r>
        <w:rPr>
          <w:rFonts w:hint="eastAsia"/>
        </w:rPr>
        <w:t>Excel表格导入：将Excel表格的数据批量导入至系统对应的模板中。</w:t>
      </w:r>
    </w:p>
    <w:p w14:paraId="0A86F748">
      <w:pPr>
        <w:ind w:firstLine="480"/>
      </w:pPr>
      <w:r>
        <w:rPr>
          <w:rFonts w:hint="eastAsia"/>
        </w:rPr>
        <w:t>附件文档管理：对国资预算项目相关文档进行分类存储，支持文件夹嵌套与标签关联。</w:t>
      </w:r>
    </w:p>
    <w:p w14:paraId="76C93016">
      <w:pPr>
        <w:ind w:firstLine="480"/>
      </w:pPr>
      <w:r>
        <w:rPr>
          <w:rFonts w:hint="eastAsia"/>
        </w:rPr>
        <w:t>数据预览管理：据导入的业务数据，生成相关数据报表预览界面，用户可在数据预览界面中检查导入的数据准确性与完整性。</w:t>
      </w:r>
    </w:p>
    <w:p w14:paraId="1F46BF45">
      <w:pPr>
        <w:ind w:firstLine="480"/>
      </w:pPr>
      <w:r>
        <w:rPr>
          <w:rFonts w:hint="eastAsia"/>
        </w:rPr>
        <w:t>数据检索查询：可将用户所导入的数据通过列表方式查询展示并支持导出。包括条件过滤查询、自定义查询功能。</w:t>
      </w:r>
    </w:p>
    <w:p w14:paraId="78247688">
      <w:pPr>
        <w:ind w:firstLine="480"/>
      </w:pPr>
      <w:r>
        <w:rPr>
          <w:rFonts w:hint="eastAsia"/>
        </w:rPr>
        <w:t>在系统建设和升级改造过程中密切配合国资委国资监管数据治理工作，同步完成相关业务数据的入仓归集工作。</w:t>
      </w:r>
    </w:p>
    <w:p w14:paraId="29E42FA7">
      <w:pPr>
        <w:pStyle w:val="5"/>
        <w:numPr>
          <w:ilvl w:val="3"/>
          <w:numId w:val="0"/>
        </w:numPr>
      </w:pPr>
      <w:r>
        <w:rPr>
          <w:rFonts w:hint="eastAsia" w:cs="宋体"/>
        </w:rPr>
        <w:t xml:space="preserve">5.1.3.9  </w:t>
      </w:r>
      <w:r>
        <w:rPr>
          <w:rFonts w:hint="eastAsia"/>
        </w:rPr>
        <w:t>企业分配事中事后监管子系统</w:t>
      </w:r>
    </w:p>
    <w:p w14:paraId="3204D10B">
      <w:pPr>
        <w:ind w:firstLine="480"/>
      </w:pPr>
      <w:r>
        <w:rPr>
          <w:rFonts w:hint="eastAsia"/>
        </w:rPr>
        <w:t>根据市国资委的要求，此次建设内容包括：</w:t>
      </w:r>
    </w:p>
    <w:p w14:paraId="7DD44F63">
      <w:pPr>
        <w:ind w:firstLine="482"/>
        <w:rPr>
          <w:b/>
          <w:bCs/>
        </w:rPr>
      </w:pPr>
      <w:r>
        <w:rPr>
          <w:rFonts w:hint="eastAsia"/>
          <w:b/>
          <w:bCs/>
        </w:rPr>
        <w:t>1、数据传输管理</w:t>
      </w:r>
    </w:p>
    <w:p w14:paraId="54F6723D">
      <w:pPr>
        <w:ind w:firstLine="480"/>
      </w:pPr>
      <w:r>
        <w:rPr>
          <w:rFonts w:hint="eastAsia"/>
        </w:rPr>
        <w:t>（1）</w:t>
      </w:r>
      <w:r>
        <w:t>Excel</w:t>
      </w:r>
      <w:r>
        <w:rPr>
          <w:rFonts w:hint="eastAsia"/>
        </w:rPr>
        <w:t>固定报表及浮动行导入：在收入分配年报表任务中，新增通过系统下载</w:t>
      </w:r>
      <w:r>
        <w:t>excel</w:t>
      </w:r>
      <w:r>
        <w:rPr>
          <w:rFonts w:hint="eastAsia"/>
        </w:rPr>
        <w:t>标准固定报表模板进行数据填报，将完成后的</w:t>
      </w:r>
      <w:r>
        <w:t>excel</w:t>
      </w:r>
      <w:r>
        <w:rPr>
          <w:rFonts w:hint="eastAsia"/>
        </w:rPr>
        <w:t>报表数据可通过</w:t>
      </w:r>
      <w:r>
        <w:t>excel</w:t>
      </w:r>
      <w:r>
        <w:rPr>
          <w:rFonts w:hint="eastAsia"/>
        </w:rPr>
        <w:t>导入功能将数据导入进系统以及可在</w:t>
      </w:r>
      <w:r>
        <w:t>excel</w:t>
      </w:r>
      <w:r>
        <w:rPr>
          <w:rFonts w:hint="eastAsia"/>
        </w:rPr>
        <w:t>指定浮动行区域进行加行填报，并将浮动行数据导入进系统。</w:t>
      </w:r>
    </w:p>
    <w:p w14:paraId="0D896FF2">
      <w:pPr>
        <w:ind w:firstLine="480"/>
      </w:pPr>
      <w:r>
        <w:rPr>
          <w:rFonts w:hint="eastAsia"/>
        </w:rPr>
        <w:t>（2）薪酬调查审核工具：在收入分配年报表任务中，新建设单机版审核工具，对企业线下填报的</w:t>
      </w:r>
      <w:r>
        <w:t>excel</w:t>
      </w:r>
      <w:r>
        <w:rPr>
          <w:rFonts w:hint="eastAsia"/>
        </w:rPr>
        <w:t>报表数据进行逻辑性审核、合理性审核。通过设置公式和规则，工具可以分析出每户企业填报数据的错误情况及不合理情况，并进行提示，减少人工检查的疏漏性，提高数据检查效率</w:t>
      </w:r>
      <w:r>
        <w:rPr>
          <w:rFonts w:hint="eastAsia" w:ascii="宋体" w:hAnsi="宋体" w:cs="宋体"/>
        </w:rPr>
        <w:t>。</w:t>
      </w:r>
    </w:p>
    <w:p w14:paraId="6C984BF6">
      <w:pPr>
        <w:ind w:firstLine="482"/>
        <w:rPr>
          <w:b/>
          <w:bCs/>
        </w:rPr>
      </w:pPr>
      <w:r>
        <w:rPr>
          <w:rFonts w:hint="eastAsia"/>
          <w:b/>
          <w:bCs/>
        </w:rPr>
        <w:t>2、指标预警管理</w:t>
      </w:r>
    </w:p>
    <w:p w14:paraId="29A70D49">
      <w:pPr>
        <w:ind w:firstLine="480"/>
      </w:pPr>
      <w:r>
        <w:rPr>
          <w:rFonts w:hint="eastAsia"/>
        </w:rPr>
        <w:t>（1）国资快报指标异常波动预警功能：对于企业月度数据工效不匹配情况、人数、人均工资波动异常情况，企业未及时上报原因，依据国资监管要求，系统完善企业用户上报说明方式，新增了通过弹窗提醒方式提醒企业用户，提醒企业及时监控异常情况，并填报造成波动数据的情况说明，并对情况说明进行导出。</w:t>
      </w:r>
    </w:p>
    <w:p w14:paraId="08B5792C">
      <w:pPr>
        <w:ind w:firstLine="480"/>
      </w:pPr>
      <w:r>
        <w:rPr>
          <w:rFonts w:hint="eastAsia"/>
        </w:rPr>
        <w:t>（2）智能分析底稿模板：根据国资委要求对监管企业职工人工成本自动化生成报告进行完善，系统可通过系统界面左侧菜单栏传输按钮，选择“数据导出(监管企业职工人工成本报告)”,进行导出智能分析底稿模板，系统导出的模板涉及完善并新增内容包括：excel数据底稿亮灯规则调整、完善企业规范简称及分类排序、分类合计，追加经济效益指标列，职工人工成本总额及平均人数信息等，word文字生成报告部分，完善财务指标表表格及文字，工效同比偏离较大情况表。</w:t>
      </w:r>
    </w:p>
    <w:p w14:paraId="34F643AF">
      <w:pPr>
        <w:ind w:firstLine="480"/>
      </w:pPr>
      <w:r>
        <w:rPr>
          <w:rFonts w:hint="eastAsia"/>
        </w:rPr>
        <w:t>（3）人工成本预算统计功能：根据上海市国资委对人工成本预算统计工作的需求，新建人工成本预算统计功能，用于2025年度上海市国有企业人工成本预算报表数据的导入、审核、采集。主要建设内容包括：</w:t>
      </w:r>
    </w:p>
    <w:p w14:paraId="668F5AFA">
      <w:pPr>
        <w:ind w:firstLine="480"/>
      </w:pPr>
      <w:r>
        <w:rPr>
          <w:rFonts w:hint="eastAsia"/>
        </w:rPr>
        <w:t>人工成本预算任务：新建“2025年人工成本预算”的数据申报任务，根据2025年度人工成本预算报表内容需求，任务包含“企业封面表”、“人工成本预算表（汇总）”、“人工成本预算表（母公司/子企业）”共计3张数据报表。</w:t>
      </w:r>
    </w:p>
    <w:p w14:paraId="24A210D3">
      <w:pPr>
        <w:ind w:firstLine="480"/>
      </w:pPr>
      <w:r>
        <w:rPr>
          <w:rFonts w:hint="eastAsia"/>
        </w:rPr>
        <w:t>审核规则：根据2025年人工成本预算审核要求，新建数据审核规则约66个。通过审核规则功能，可对数据进行报表内部勾稽关系审核及报表间勾稽关系审核，确保上报数据的准确性。</w:t>
      </w:r>
    </w:p>
    <w:p w14:paraId="786C269F">
      <w:pPr>
        <w:ind w:firstLine="480"/>
      </w:pPr>
      <w:r>
        <w:rPr>
          <w:rFonts w:hint="eastAsia"/>
        </w:rPr>
        <w:t>（4）人工成本执行定报统计功能：根据上海市国资委对人工成本执行定报统计工作的需求，新建人工成本执行定报统计功能，用于2025年度上海市国有企业人工成本执行定报数据的填报、审核、采集。主要建设内容包括：</w:t>
      </w:r>
    </w:p>
    <w:p w14:paraId="681295E6">
      <w:pPr>
        <w:ind w:firstLine="480"/>
      </w:pPr>
      <w:r>
        <w:rPr>
          <w:rFonts w:hint="eastAsia"/>
        </w:rPr>
        <w:t>人工成本执行定报任务：新建“2025年人工成本执行定报”的数据申报任务，根据2025年度人工成本执行定报表内容需求，任务包含“企业基本信息”、“人工成本执行情况定报”、“人工成本执行情况定报（汇总）”共计3张数据报表。</w:t>
      </w:r>
    </w:p>
    <w:p w14:paraId="2C0D8760">
      <w:pPr>
        <w:ind w:firstLine="480"/>
      </w:pPr>
      <w:r>
        <w:rPr>
          <w:rFonts w:hint="eastAsia"/>
        </w:rPr>
        <w:t>提取方案：根据根据2025年度人工成本执行定报表数据的填报要求，新建数据提取方案4个。通过提取方案，提取预算（月报用）、提取预算（季报用）、提取预算（半年报用）、提取本年报数据。</w:t>
      </w:r>
    </w:p>
    <w:p w14:paraId="1E0F3A28">
      <w:pPr>
        <w:ind w:firstLine="480"/>
      </w:pPr>
      <w:r>
        <w:rPr>
          <w:rFonts w:hint="eastAsia"/>
        </w:rPr>
        <w:t>审核规则：根据2025年人工成本执行定报审核要求，新建数据审核规则约629个。通过审核规则功能，可对数据进行报表内部勾稽关系审核及报表间勾稽关系审核，确保上报数据的准确性。</w:t>
      </w:r>
    </w:p>
    <w:p w14:paraId="4936C08F">
      <w:pPr>
        <w:ind w:firstLine="480"/>
      </w:pPr>
      <w:r>
        <w:rPr>
          <w:rFonts w:hint="eastAsia"/>
        </w:rPr>
        <w:t>功能测试：对新增的各项内容进行功能性测试，确保功能的正常使用。</w:t>
      </w:r>
    </w:p>
    <w:p w14:paraId="54861859">
      <w:pPr>
        <w:ind w:firstLine="480"/>
      </w:pPr>
      <w:r>
        <w:rPr>
          <w:rFonts w:hint="eastAsia"/>
        </w:rPr>
        <w:t>（5）收入分配年报表统计功能：根据上海市国资委对收入分配年报表统计工作的需求，新建收入分配年报表统计功能，用于2024年度上海市国有企业收入分配年报表数据的填报、审核、采集。主要建设内容包括：</w:t>
      </w:r>
    </w:p>
    <w:p w14:paraId="3760E579">
      <w:pPr>
        <w:ind w:firstLine="480"/>
      </w:pPr>
      <w:r>
        <w:rPr>
          <w:rFonts w:hint="eastAsia"/>
        </w:rPr>
        <w:t>收入分配年报表任务：新建“2024年收入分配年报表”的数据申报任务，根据2024年度收入分配年报表内容需求，任务包含“企业编码信息”、“职工薪酬相关信息”、“收入分配年报集团总部和本市子企业补充表”、“集团总部（国资委直接出资）职工薪酬”、“子企业职工薪酬”、“港澳台及国外子企业-国内派遣”等约9张数据报表。</w:t>
      </w:r>
    </w:p>
    <w:p w14:paraId="1B503651">
      <w:pPr>
        <w:ind w:firstLine="480"/>
      </w:pPr>
      <w:r>
        <w:rPr>
          <w:rFonts w:hint="eastAsia"/>
        </w:rPr>
        <w:t>提取方案：根据根据2024年收入分配年报表数据的填报要求，新建数据提取方案2个。通过提取方案，提取上年年报数据，提取封面。</w:t>
      </w:r>
    </w:p>
    <w:p w14:paraId="6F406F5B">
      <w:pPr>
        <w:ind w:firstLine="480"/>
      </w:pPr>
      <w:r>
        <w:rPr>
          <w:rFonts w:hint="eastAsia"/>
        </w:rPr>
        <w:t>审核规则：根据2024年收入分配年报表审核要求，新建数据审核规则约931个。通过审核规则功能，可对数据进行报表内部勾稽关系审核及报表间勾稽关系审核，确保上报数据的准确性。</w:t>
      </w:r>
    </w:p>
    <w:p w14:paraId="15FCDD2A">
      <w:pPr>
        <w:ind w:firstLine="480"/>
      </w:pPr>
      <w:r>
        <w:rPr>
          <w:rFonts w:hint="eastAsia"/>
        </w:rPr>
        <w:t>功能测试：对新增的各项内容进行功能性测试，确保功能的正常使用。</w:t>
      </w:r>
    </w:p>
    <w:p w14:paraId="20BD4557">
      <w:pPr>
        <w:ind w:firstLine="480"/>
      </w:pPr>
      <w:r>
        <w:rPr>
          <w:rFonts w:hint="eastAsia"/>
        </w:rPr>
        <w:t>（6）国务院薪酬调查统计功能：根据上海市国资委对国务院薪酬调查统计工作的需求，新建国务院薪酬调查统计功能，用于2025年度上海市国有企业国务院薪酬调查数据的填报、审核、采集。主要建设内容包括：</w:t>
      </w:r>
    </w:p>
    <w:p w14:paraId="1819CD1C">
      <w:pPr>
        <w:ind w:firstLine="480"/>
      </w:pPr>
      <w:r>
        <w:rPr>
          <w:rFonts w:hint="eastAsia"/>
        </w:rPr>
        <w:t>国务院薪酬调查任务：新建“2025年国务院薪酬调查”的数据申报任务，根据2025年度国务院薪酬调查内容需求，任务包含“企业编码信息”、“职工薪酬相关信息”、“集团总部（国资委直接出资）职工薪酬”、“子企业职工薪酬”、“港澳台及国外子企业-国内派遣”等约7张数据报表。</w:t>
      </w:r>
    </w:p>
    <w:p w14:paraId="30DE6EFC">
      <w:pPr>
        <w:ind w:firstLine="480"/>
      </w:pPr>
      <w:r>
        <w:rPr>
          <w:rFonts w:hint="eastAsia"/>
        </w:rPr>
        <w:t>提取方案：根据根据2025年国务院薪酬调查的填报要求，新建数据提取方案3个。通过提取方案，提取封面数据、提取上年数据、提取年报数据。</w:t>
      </w:r>
    </w:p>
    <w:p w14:paraId="60547BC8">
      <w:pPr>
        <w:ind w:firstLine="480"/>
      </w:pPr>
      <w:r>
        <w:rPr>
          <w:rFonts w:hint="eastAsia"/>
        </w:rPr>
        <w:t>审核规则：根据2025年国务院薪酬调查审核要求，新建数据审核规则约923个。通过审核规则功能，可对数据进行报表内部勾稽关系审核及报表间勾稽关系审核，确保上报数据的准确性。</w:t>
      </w:r>
    </w:p>
    <w:p w14:paraId="241D9760">
      <w:pPr>
        <w:ind w:firstLine="480"/>
      </w:pPr>
      <w:r>
        <w:rPr>
          <w:rFonts w:hint="eastAsia"/>
        </w:rPr>
        <w:t>数据目录：国务院国资委发布的薪酬调查汇总指标实现对接和数据导入，将报表数据进行格式转换并导出整理审核，并上传国务院国资委平台系统。</w:t>
      </w:r>
    </w:p>
    <w:p w14:paraId="1E45110C">
      <w:pPr>
        <w:ind w:firstLine="480"/>
      </w:pPr>
      <w:r>
        <w:rPr>
          <w:rFonts w:hint="eastAsia"/>
        </w:rPr>
        <w:t>功能测试：对新增的各项内容进行功能性测试，确保功能的正常使用。</w:t>
      </w:r>
    </w:p>
    <w:p w14:paraId="5AABC4A9">
      <w:pPr>
        <w:ind w:firstLine="480"/>
      </w:pPr>
      <w:r>
        <w:rPr>
          <w:rFonts w:hint="eastAsia"/>
        </w:rPr>
        <w:t>（7）工资效益联动评价表统计功能：根据上海市国资委对工资效益联动评价表统计工作的需求，新建工资效益联动评价表统计功能，用于上海市国有企业工资效益联动评价表数据的填报、审核、采集。主要建设内容包括：</w:t>
      </w:r>
    </w:p>
    <w:p w14:paraId="0AA4764B">
      <w:pPr>
        <w:ind w:firstLine="480"/>
      </w:pPr>
      <w:r>
        <w:rPr>
          <w:rFonts w:hint="eastAsia"/>
        </w:rPr>
        <w:t>工资效益联动评价表任务：新建“2024年工资总额清算”、“2025年工资总额预算”的数据申报任务，根据工资效益联动评价表内容需求，任务包含“企业基本信息”、“工资总额清算表（竞争或金融类、总部）”、“工资总额清算表（竞争或金融类、单户表）”、“工资总额清算表（功能保障类、总部）”等约18张数据报表。</w:t>
      </w:r>
    </w:p>
    <w:p w14:paraId="625AC820">
      <w:pPr>
        <w:ind w:firstLine="480"/>
      </w:pPr>
      <w:r>
        <w:rPr>
          <w:rFonts w:hint="eastAsia"/>
        </w:rPr>
        <w:t>提取方案：根据工资效益联动评价表的填报要求，新建数据提取方案3个。通过提取方案，提取封面数据、提取上年数据、提取本年数据。</w:t>
      </w:r>
    </w:p>
    <w:p w14:paraId="4FBC6C42">
      <w:pPr>
        <w:ind w:firstLine="480"/>
      </w:pPr>
      <w:r>
        <w:rPr>
          <w:rFonts w:hint="eastAsia"/>
        </w:rPr>
        <w:t>审核规则：根据2025年国务院薪酬调查审核要求，新建数据审核规则约853个。通过审核规则功能，可对数据进行报表内部勾稽关系审核及报表间勾稽关系审核，确保上报数据的准确性。</w:t>
      </w:r>
    </w:p>
    <w:p w14:paraId="0A920AC1">
      <w:pPr>
        <w:ind w:firstLine="480"/>
      </w:pPr>
      <w:r>
        <w:rPr>
          <w:rFonts w:hint="eastAsia"/>
        </w:rPr>
        <w:t>功能测试：对新增的各项内容进行功能性测试，确保功能的正常使用。</w:t>
      </w:r>
    </w:p>
    <w:p w14:paraId="1FB33B5F">
      <w:pPr>
        <w:ind w:firstLine="480"/>
      </w:pPr>
      <w:r>
        <w:rPr>
          <w:rFonts w:hint="eastAsia"/>
        </w:rPr>
        <w:t>（8）人工成本情况表统计功能：根据上海市国资委对人工成本情况表统计工作的需求，新建人工成本情况表统计功能，用于2024年上海市国有企业人工成本情况表数据的填报、审核、采集。主要建设内容包括：</w:t>
      </w:r>
    </w:p>
    <w:p w14:paraId="39F97A43">
      <w:pPr>
        <w:ind w:firstLine="480"/>
      </w:pPr>
      <w:r>
        <w:rPr>
          <w:rFonts w:hint="eastAsia"/>
        </w:rPr>
        <w:t>人工成本情况表任务：新建“2024年人工成本情况表”的数据申报任务，根据工资效益联动评价表内容需求，任务包含“封面表”、“人力资源情况表（企财09表）”、“工资总额清算表（竞争或金融类、单户表）”、“人工成本主要分析指标表（计算机自动生成）”共3张数据报表。</w:t>
      </w:r>
    </w:p>
    <w:p w14:paraId="32D43282">
      <w:pPr>
        <w:ind w:firstLine="480"/>
      </w:pPr>
      <w:r>
        <w:rPr>
          <w:rFonts w:hint="eastAsia"/>
        </w:rPr>
        <w:t>数据转换方案：整理和上传人工成本情况数据，从国有企业财务决算任务中传输相关数据。</w:t>
      </w:r>
    </w:p>
    <w:p w14:paraId="11A27AB9">
      <w:pPr>
        <w:ind w:firstLine="480"/>
      </w:pPr>
      <w:r>
        <w:rPr>
          <w:rFonts w:hint="eastAsia"/>
        </w:rPr>
        <w:t>功能测试：对新增的各项内容进行功能性测试，确保功能的正常使用。</w:t>
      </w:r>
    </w:p>
    <w:p w14:paraId="214AC85A">
      <w:pPr>
        <w:ind w:firstLine="480"/>
      </w:pPr>
      <w:r>
        <w:rPr>
          <w:rFonts w:hint="eastAsia"/>
        </w:rPr>
        <w:t>（9）人工成本月报表统计功能：根据上海市国资委对人工成本月报表统计工作的需求，新建人工成本月报表统计功能，用于2025年上海市国有企业人工成本月报表数据的导入、审核、采集。主要建设内容包括：</w:t>
      </w:r>
    </w:p>
    <w:p w14:paraId="4CF4E090">
      <w:pPr>
        <w:ind w:firstLine="480"/>
      </w:pPr>
      <w:r>
        <w:rPr>
          <w:rFonts w:hint="eastAsia"/>
        </w:rPr>
        <w:t>人工成本月报表任务：新建“2025年人工成本月报表”的数据申报任务，根据人工成本月报表内容需求，任务包含“封面表”、“快报同环比对比（其他经济指标）”、“快报同环比对比（其他经济指标合并）”共3张数据报表。</w:t>
      </w:r>
    </w:p>
    <w:p w14:paraId="6957D32B">
      <w:pPr>
        <w:ind w:firstLine="480"/>
      </w:pPr>
      <w:r>
        <w:rPr>
          <w:rFonts w:hint="eastAsia"/>
        </w:rPr>
        <w:t>审核规则：根据2025年人工成本月报表审核要求，新建数据审核规则约100个。通过审核规则功能，可对数据进行报表内部勾稽关系审核及报表间勾稽关系审核，确保上报数据的准确性。</w:t>
      </w:r>
    </w:p>
    <w:p w14:paraId="694D172C">
      <w:pPr>
        <w:ind w:firstLine="480"/>
      </w:pPr>
      <w:r>
        <w:rPr>
          <w:rFonts w:hint="eastAsia"/>
        </w:rPr>
        <w:t>数据转换方案：树形建设、3张报表数据转换对接、根据月报数据按照分析模板生成相应报告并发布，主要目的是将月报数据进行分类分析，掌握监管企业各集团工资总额月度变化情况。</w:t>
      </w:r>
    </w:p>
    <w:p w14:paraId="4D7EEB2B">
      <w:pPr>
        <w:ind w:firstLine="480"/>
      </w:pPr>
      <w:r>
        <w:rPr>
          <w:rFonts w:hint="eastAsia"/>
        </w:rPr>
        <w:t>校验优化：将财务预算、月报数据接入收入分配，根据审核要求，强化审核要点，简化审核步骤，设置审核校验 ，提示审核内容，导出审核结果</w:t>
      </w:r>
    </w:p>
    <w:p w14:paraId="1910B7F3">
      <w:pPr>
        <w:ind w:firstLine="480"/>
      </w:pPr>
      <w:r>
        <w:rPr>
          <w:rFonts w:hint="eastAsia"/>
        </w:rPr>
        <w:t>功能测试：对新增的各项内容进行功能性测试，确保功能的正常使用。</w:t>
      </w:r>
    </w:p>
    <w:p w14:paraId="316DAB43">
      <w:pPr>
        <w:ind w:firstLine="480"/>
      </w:pPr>
      <w:r>
        <w:rPr>
          <w:rFonts w:hint="eastAsia"/>
        </w:rPr>
        <w:t>（11）快速查询模板功能：根据要求对系统中已有数据进行抓取、汇总并制作相应的分析报表查询模板，具体分析报表包括但不限于历年基数与据实列支的项目情况表、清算评价表、收入分配情况分析报告附表，企业树形表通过打标签形式制作快速查询模板表（无人，特殊单列类型，是否纳入,特殊企业情况等等）。</w:t>
      </w:r>
    </w:p>
    <w:p w14:paraId="574FF5D7">
      <w:pPr>
        <w:ind w:firstLine="480"/>
      </w:pPr>
      <w:r>
        <w:rPr>
          <w:rFonts w:hint="eastAsia"/>
        </w:rPr>
        <w:t>（12）预算偏离预警：完善数据预警机制，保障委内业务监管需求。提升收入分配体系的预警预判能力，建立预警闭环管理机制，新增了将月度快报数据与预算数据相结合，计算每月执行率情况，设置审核公式，对预算执行偏离度较大的企业进行提醒。</w:t>
      </w:r>
    </w:p>
    <w:p w14:paraId="31972467">
      <w:pPr>
        <w:ind w:firstLine="482"/>
        <w:rPr>
          <w:b/>
          <w:bCs/>
        </w:rPr>
      </w:pPr>
      <w:r>
        <w:rPr>
          <w:rFonts w:hint="eastAsia"/>
          <w:b/>
          <w:bCs/>
        </w:rPr>
        <w:t>3、数据查询管理</w:t>
      </w:r>
    </w:p>
    <w:p w14:paraId="0E5C6175">
      <w:pPr>
        <w:ind w:firstLine="480"/>
      </w:pPr>
      <w:r>
        <w:rPr>
          <w:rFonts w:hint="eastAsia"/>
        </w:rPr>
        <w:t>收入分配附件查询：建立附件索引目录，支持分类查询管理。健全附件管理内容及共享机制。允许用户通过输入查询条件，点击查询按钮，显示所有符合条件的信息，帮助用户快速找到所需的附件信息</w:t>
      </w:r>
      <w:r>
        <w:rPr>
          <w:rFonts w:hint="eastAsia" w:ascii="宋体" w:hAnsi="宋体" w:cs="宋体"/>
        </w:rPr>
        <w:t>。</w:t>
      </w:r>
    </w:p>
    <w:p w14:paraId="09137769">
      <w:pPr>
        <w:ind w:firstLine="482"/>
        <w:rPr>
          <w:b/>
          <w:bCs/>
        </w:rPr>
      </w:pPr>
      <w:r>
        <w:rPr>
          <w:rFonts w:hint="eastAsia"/>
          <w:b/>
          <w:bCs/>
        </w:rPr>
        <w:t>4、系统功能改进</w:t>
      </w:r>
    </w:p>
    <w:p w14:paraId="4AD8A992">
      <w:pPr>
        <w:ind w:firstLine="480"/>
      </w:pPr>
      <w:r>
        <w:rPr>
          <w:rFonts w:hint="eastAsia"/>
        </w:rPr>
        <w:t>（1）浮动表汇总：针对收入分配年报表任务，帮助企业统计低收入人群岗位分布汇总信息</w:t>
      </w:r>
      <w:r>
        <w:t>,</w:t>
      </w:r>
      <w:r>
        <w:rPr>
          <w:rFonts w:hint="eastAsia"/>
        </w:rPr>
        <w:t>新增了针对浮动报表的单元格进行浮动行汇总，并可针对汇总结果进行数据筛选、排序。浮动报表可以动态展示人员的汇总数据，帮助企业实时监控公司的人员变动明细状况</w:t>
      </w:r>
      <w:r>
        <w:rPr>
          <w:rFonts w:hint="eastAsia" w:ascii="宋体" w:hAnsi="宋体" w:cs="宋体"/>
        </w:rPr>
        <w:t>。</w:t>
      </w:r>
    </w:p>
    <w:p w14:paraId="74EE293E">
      <w:pPr>
        <w:ind w:firstLine="480"/>
      </w:pPr>
      <w:r>
        <w:rPr>
          <w:rFonts w:hint="eastAsia"/>
        </w:rPr>
        <w:t>（2）快速查询文件</w:t>
      </w:r>
      <w:r>
        <w:t>/</w:t>
      </w:r>
      <w:r>
        <w:rPr>
          <w:rFonts w:hint="eastAsia"/>
        </w:rPr>
        <w:t>日期指标：完善工资决定机制基本情况任务中，新增了企业工资决定机制方案文件名称及上传日期快速查阅及导出功能</w:t>
      </w:r>
      <w:r>
        <w:t>,</w:t>
      </w:r>
      <w:r>
        <w:rPr>
          <w:rFonts w:hint="eastAsia"/>
        </w:rPr>
        <w:t>文件类型指标、日期类型指标可通过快速查询界面进行查询，用户可直观查看系统上传的文件名与上传时间，并可通过快速查询导出</w:t>
      </w:r>
      <w:r>
        <w:t>excel</w:t>
      </w:r>
      <w:r>
        <w:rPr>
          <w:rFonts w:hint="eastAsia"/>
        </w:rPr>
        <w:t>查询结果。</w:t>
      </w:r>
    </w:p>
    <w:p w14:paraId="6FB11C3E">
      <w:pPr>
        <w:ind w:firstLine="480"/>
        <w:rPr>
          <w:rFonts w:hint="eastAsia" w:ascii="宋体" w:hAnsi="宋体" w:cs="宋体"/>
        </w:rPr>
      </w:pPr>
      <w:r>
        <w:rPr>
          <w:rFonts w:hint="eastAsia"/>
        </w:rPr>
        <w:t>（3）纵向打印支持：依据企业专项复核报告打印需求</w:t>
      </w:r>
      <w:r>
        <w:t>,</w:t>
      </w:r>
      <w:r>
        <w:rPr>
          <w:rFonts w:hint="eastAsia"/>
        </w:rPr>
        <w:t>新增了将报表内容以</w:t>
      </w:r>
      <w:r>
        <w:t>A4</w:t>
      </w:r>
      <w:r>
        <w:rPr>
          <w:rFonts w:hint="eastAsia"/>
        </w:rPr>
        <w:t>纸垂直格式打印或显示，展示详细的人工成本或经济效益指标数据，这种格式使得数据的流向更加清晰，便于用户进行报表归档和深度洞察</w:t>
      </w:r>
      <w:r>
        <w:rPr>
          <w:rFonts w:hint="eastAsia" w:ascii="宋体" w:hAnsi="宋体" w:cs="宋体"/>
        </w:rPr>
        <w:t>。</w:t>
      </w:r>
    </w:p>
    <w:p w14:paraId="789565F0">
      <w:pPr>
        <w:ind w:firstLine="480"/>
        <w:rPr>
          <w:rFonts w:hint="eastAsia" w:ascii="宋体" w:hAnsi="宋体" w:cs="宋体"/>
        </w:rPr>
      </w:pPr>
      <w:r>
        <w:rPr>
          <w:rFonts w:hint="eastAsia" w:ascii="宋体" w:hAnsi="宋体" w:cs="宋体"/>
        </w:rPr>
        <w:t>在系统建设和升级改造过程中密切配合国资委国资监管数据治理工作，同步完成相关业务数据的入仓归集工作。</w:t>
      </w:r>
    </w:p>
    <w:p w14:paraId="1674AC4A">
      <w:pPr>
        <w:pStyle w:val="5"/>
        <w:numPr>
          <w:ilvl w:val="3"/>
          <w:numId w:val="0"/>
        </w:numPr>
      </w:pPr>
      <w:r>
        <w:rPr>
          <w:rFonts w:hint="eastAsia" w:cs="宋体"/>
        </w:rPr>
        <w:t xml:space="preserve">5.1.3.10  </w:t>
      </w:r>
      <w:r>
        <w:rPr>
          <w:rFonts w:hint="eastAsia"/>
        </w:rPr>
        <w:t>国有房地资产信息监管子系统</w:t>
      </w:r>
    </w:p>
    <w:p w14:paraId="15024F5A">
      <w:pPr>
        <w:ind w:firstLine="480"/>
      </w:pPr>
      <w:r>
        <w:rPr>
          <w:rFonts w:hint="eastAsia"/>
        </w:rPr>
        <w:t>本次在该子系统下新建国资国企不动产租赁监测模块。包含以下功能：</w:t>
      </w:r>
    </w:p>
    <w:p w14:paraId="14AAF994">
      <w:pPr>
        <w:ind w:firstLine="482"/>
        <w:rPr>
          <w:b/>
          <w:bCs/>
        </w:rPr>
      </w:pPr>
      <w:r>
        <w:rPr>
          <w:rFonts w:hint="eastAsia"/>
          <w:b/>
          <w:bCs/>
        </w:rPr>
        <w:t>1、租赁信息填报、查询及校验</w:t>
      </w:r>
    </w:p>
    <w:p w14:paraId="7E3559FC">
      <w:pPr>
        <w:ind w:firstLine="480"/>
      </w:pPr>
      <w:r>
        <w:rPr>
          <w:rFonts w:hint="eastAsia"/>
        </w:rPr>
        <w:t>包括不动产租赁明细表、重大项目、一般项目、可不公开项目等4张报表，实现了不动产租赁数据的系统接入和在线查询功能。支持处室人员对监管企业填报的房地资产信息添加相关标签，并根据标签进行亮灯预警。支持监管企业查询和填报上传数据，并对上传的数据进行校验。</w:t>
      </w:r>
    </w:p>
    <w:p w14:paraId="5FCA13BA">
      <w:pPr>
        <w:ind w:firstLine="482"/>
        <w:rPr>
          <w:b/>
          <w:bCs/>
        </w:rPr>
      </w:pPr>
      <w:r>
        <w:rPr>
          <w:rFonts w:hint="eastAsia"/>
          <w:b/>
          <w:bCs/>
        </w:rPr>
        <w:t>2、分析统计功能</w:t>
      </w:r>
    </w:p>
    <w:p w14:paraId="6663B816">
      <w:pPr>
        <w:ind w:firstLine="480"/>
      </w:pPr>
      <w:r>
        <w:rPr>
          <w:rFonts w:hint="eastAsia"/>
        </w:rPr>
        <w:t>通过对房屋/土地（场地）租赁情况的多维度分析，生成不动产租赁分析看板。以地图形式直观展示本市不动产租赁总体情况和风险预警数量；在看板集中展示可租总面积、出租率、重大项目转租率、平均年租金、租金净单价等关键指标；支持按房屋/土地（场地）所属地段、所属板块、所属区、所属街道等维度对出租率、平均年租金、用途、重大项目合同期限等指标进行查询分析。</w:t>
      </w:r>
    </w:p>
    <w:p w14:paraId="1A9A04F4">
      <w:pPr>
        <w:ind w:firstLine="480"/>
      </w:pPr>
      <w:r>
        <w:rPr>
          <w:rFonts w:hint="eastAsia"/>
        </w:rPr>
        <w:t>在系统建设和升级改造过程中密切配合国资委国资监管数据治理工作，同步完成相关业务数据的入仓归集工作。</w:t>
      </w:r>
    </w:p>
    <w:p w14:paraId="21BCB9C4">
      <w:pPr>
        <w:pStyle w:val="5"/>
        <w:numPr>
          <w:ilvl w:val="3"/>
          <w:numId w:val="0"/>
        </w:numPr>
      </w:pPr>
      <w:r>
        <w:rPr>
          <w:rFonts w:hint="eastAsia" w:cs="宋体"/>
        </w:rPr>
        <w:t xml:space="preserve">5.1.3.11  </w:t>
      </w:r>
      <w:r>
        <w:rPr>
          <w:rFonts w:hint="eastAsia"/>
        </w:rPr>
        <w:t>内部审计子系统</w:t>
      </w:r>
    </w:p>
    <w:p w14:paraId="602F65B9">
      <w:pPr>
        <w:ind w:firstLine="480"/>
      </w:pPr>
      <w:r>
        <w:rPr>
          <w:rFonts w:hint="eastAsia"/>
        </w:rPr>
        <w:t>根据市国资委的要求，此次建设内容包括：</w:t>
      </w:r>
    </w:p>
    <w:p w14:paraId="155E5C07">
      <w:pPr>
        <w:ind w:firstLine="480"/>
      </w:pPr>
      <w:r>
        <w:rPr>
          <w:rFonts w:hint="eastAsia"/>
        </w:rPr>
        <w:t>月报项目数据自动汇总：新增月报汇总功能，为一份报告在系统中建立一张对应的项目表单，用户在建完表单填写数据，在点击保存后数据会自动汇总到企业汇总表中，多份项目表单的数据汇总后是会自动累加的，修改更新数据也是会自动汇总。</w:t>
      </w:r>
    </w:p>
    <w:p w14:paraId="5FFD28A5">
      <w:pPr>
        <w:ind w:firstLine="480"/>
      </w:pPr>
      <w:r>
        <w:rPr>
          <w:rFonts w:hint="eastAsia"/>
        </w:rPr>
        <w:t>枚举联动功能：根据国资委要求，新增枚举指标联动功能，将有关联的两个枚举之间进行联动，后一个枚举的选项内容会根据前一个枚举的选择而变化。</w:t>
      </w:r>
    </w:p>
    <w:p w14:paraId="0E0D3350">
      <w:pPr>
        <w:ind w:firstLine="480"/>
      </w:pPr>
      <w:r>
        <w:rPr>
          <w:rFonts w:hint="eastAsia"/>
        </w:rPr>
        <w:t>批量数据/报告（自动建表）导入功能：根据国资委要求，新增数据/报告批量导入功能，对excel模板进行月报相关表样的置入，企业将特定excel模板分发各相关人员进行数据填报，再统一将已完成的excel和对应的分析报告，通过该功能导入到月报任务中，系统后台会自动建立对应excel模板的报表，并将相关数据和分析报告导入到报表中，同时，配置相关业务逻辑公式，会对逻辑不符的报表以文字说明的方式进行弹窗提醒。</w:t>
      </w:r>
    </w:p>
    <w:p w14:paraId="2B7630B9">
      <w:pPr>
        <w:ind w:firstLine="480"/>
      </w:pPr>
      <w:r>
        <w:rPr>
          <w:rFonts w:hint="eastAsia"/>
        </w:rPr>
        <w:t>资源节点指标自定义：优化月报、一事一报、重要事项报备单任务中资源节点功能，新增资源节点后台配置项，可在系统后台灵活配置各任务的资源节点中相关业务字段，同时支持多种类型的字段，如文本、枚举等。</w:t>
      </w:r>
    </w:p>
    <w:p w14:paraId="7037E692">
      <w:pPr>
        <w:ind w:firstLine="480"/>
      </w:pPr>
      <w:r>
        <w:rPr>
          <w:rFonts w:hint="eastAsia"/>
        </w:rPr>
        <w:t>资源节点指标逻辑判断功能：根据国资委要求，新增月报、一事一报、重要事项报备单资源节点中相关字段的逻辑判断公式，并编制配套的文字说明进行提醒。</w:t>
      </w:r>
    </w:p>
    <w:p w14:paraId="2B95662D">
      <w:pPr>
        <w:ind w:firstLine="480"/>
      </w:pPr>
      <w:r>
        <w:rPr>
          <w:rFonts w:hint="eastAsia"/>
        </w:rPr>
        <w:t>资源节点自动跳转到报表功能：根据国资委要求，优化企业通过资源节点建立相关报表后需手动点击进入报表问题，新增通过资源节点建立相关报表后系统会自动跳转到报表填报界面。</w:t>
      </w:r>
    </w:p>
    <w:p w14:paraId="1D7D9EFF">
      <w:pPr>
        <w:ind w:firstLine="480"/>
      </w:pPr>
      <w:r>
        <w:rPr>
          <w:rFonts w:hint="eastAsia"/>
        </w:rPr>
        <w:t>浮动行按钮自定义：根据国资委要求，在内审系统中所有浮动行前面新增加减行按钮，并在按钮上增加文字提醒。</w:t>
      </w:r>
    </w:p>
    <w:p w14:paraId="77495D86">
      <w:pPr>
        <w:ind w:firstLine="480"/>
      </w:pPr>
      <w:r>
        <w:rPr>
          <w:rFonts w:hint="eastAsia"/>
        </w:rPr>
        <w:t>报表行高自定义：根据国资委要求，内审系统中新增报表的行高可根据用户需求自行调整。</w:t>
      </w:r>
    </w:p>
    <w:p w14:paraId="5495C30F">
      <w:pPr>
        <w:ind w:firstLine="480"/>
      </w:pPr>
      <w:r>
        <w:rPr>
          <w:rFonts w:hint="eastAsia"/>
        </w:rPr>
        <w:t>汇总表数据锁定功能：确保内审系统中自动汇总表数据准确，新增汇总表数据锁定功能，当用户编辑自动汇总表时，会提醒该表数据不可编辑。</w:t>
      </w:r>
    </w:p>
    <w:p w14:paraId="1068E726">
      <w:pPr>
        <w:ind w:firstLine="480"/>
      </w:pPr>
      <w:r>
        <w:rPr>
          <w:rFonts w:hint="eastAsia"/>
        </w:rPr>
        <w:t>报表显示权限功能：为适应国资委审计集中管理要求，对外部或特定人员访问内审系统时，可对他们的访问权限进行限制，新增外部或特定人员指定报表显示权限。</w:t>
      </w:r>
    </w:p>
    <w:p w14:paraId="23786856">
      <w:pPr>
        <w:ind w:firstLine="480"/>
      </w:pPr>
      <w:r>
        <w:rPr>
          <w:rFonts w:hint="eastAsia"/>
        </w:rPr>
        <w:t>月报、季报、一事一报、重要情况报备单分析子模块：根据国资委要求，对月报、季报、一事一报、重要情况报备单的数据进行分析，分析模块中包含对应任务的重点关注指标，同时以图、表等方式进行展示；展示界面具有交互性，可对相关指标进行详细分析；具备各任务分析指标自动定义查询功能，提供多样的分析结果。</w:t>
      </w:r>
    </w:p>
    <w:p w14:paraId="5D476250">
      <w:pPr>
        <w:ind w:firstLine="480"/>
      </w:pPr>
      <w:r>
        <w:rPr>
          <w:rFonts w:hint="eastAsia"/>
        </w:rPr>
        <w:t>分析报告导出功能：根据国资委要求，对分析模块中的相关图、表及指定模板等的分析报告导出。</w:t>
      </w:r>
    </w:p>
    <w:p w14:paraId="16938450">
      <w:pPr>
        <w:ind w:firstLine="480"/>
      </w:pPr>
      <w:r>
        <w:rPr>
          <w:rFonts w:hint="eastAsia"/>
        </w:rPr>
        <w:t>内审分析模块后台管理：对分析模块中的后台功能进行管理，包括角色、公式、指标、查询模板、分析报告模板等进行配置。</w:t>
      </w:r>
    </w:p>
    <w:p w14:paraId="34479E18">
      <w:pPr>
        <w:ind w:firstLine="480"/>
      </w:pPr>
      <w:r>
        <w:rPr>
          <w:rFonts w:hint="eastAsia"/>
        </w:rPr>
        <w:t>在系统建设和升级改造过程中密切配合国资委国资监管数据治理工作，同步完成相关业务数据的入仓归集工作。</w:t>
      </w:r>
    </w:p>
    <w:p w14:paraId="3A88DEED">
      <w:pPr>
        <w:pStyle w:val="5"/>
        <w:numPr>
          <w:ilvl w:val="3"/>
          <w:numId w:val="0"/>
        </w:numPr>
      </w:pPr>
      <w:r>
        <w:rPr>
          <w:rFonts w:hint="eastAsia" w:cs="宋体"/>
        </w:rPr>
        <w:t xml:space="preserve">5.1.3.12  </w:t>
      </w:r>
      <w:r>
        <w:rPr>
          <w:rFonts w:hint="eastAsia"/>
        </w:rPr>
        <w:t>审计整改管理子系统</w:t>
      </w:r>
    </w:p>
    <w:p w14:paraId="2FDD0CA1">
      <w:pPr>
        <w:ind w:firstLine="480"/>
      </w:pPr>
      <w:r>
        <w:rPr>
          <w:rFonts w:hint="eastAsia"/>
        </w:rPr>
        <w:t>根据市国资委的要求，此次建设内容包括：</w:t>
      </w:r>
    </w:p>
    <w:p w14:paraId="4E3A50DB">
      <w:pPr>
        <w:ind w:firstLine="480"/>
      </w:pPr>
      <w:r>
        <w:rPr>
          <w:rFonts w:hint="eastAsia"/>
        </w:rPr>
        <w:t>审计整改子系统数据融合服务：</w:t>
      </w:r>
    </w:p>
    <w:p w14:paraId="2E3CCFA1">
      <w:pPr>
        <w:ind w:firstLine="480"/>
      </w:pPr>
      <w:r>
        <w:rPr>
          <w:rFonts w:hint="eastAsia"/>
        </w:rPr>
        <w:t>1、根据审计处对审计整改子系统信息化数据的要求，对2025年度审计报告的Excel底稿数据标签进行取数，对工作指南管理中的2025年度审计问题分类、2025年度审计问题的业务领域（一级分类）、2025年度审计问题的业务领域（二级分类）、2025年度的审计问题的分级标题、2025年度整改项目类型、2025年度未消耗问题数、2025年度审计报告时间等16个表单相关内容结合审计报告在系统中设置筛选条件，根据审计问题的类型（专项审计、经济责任审计）配置数据字段校验审核规则（例如:"问题小标题"不为空，请修改！）完成数据融合加工，同时进行数据质量检查，剖析数据结构、内容、关系和潜在问题。输出内容为2025年度审计整改问题情况数据集，涉及数据约10万条，全面提升审计整改数据的质量。整改方案、整改结果及持续整改管理的表单及数据整理服务：对整改方案中整改项目立项、（专项）审计问题录入、（经责）审计问题录入，整改结果中的整改结果录入，持续整改管理中的后续整改结果录入的数据进行整理维护工作，并根据国资委要求，定期对整改结果管理中的生成工作报告（年度）和生成工作报告（季度）的模板，据国资委要求每月对上述内容进行维护。</w:t>
      </w:r>
    </w:p>
    <w:p w14:paraId="6DF626CE">
      <w:pPr>
        <w:ind w:firstLine="480"/>
      </w:pPr>
      <w:r>
        <w:rPr>
          <w:rFonts w:hint="eastAsia"/>
        </w:rPr>
        <w:t>2、根据审计处对审计整改子系统信息化数据的要求，对2025年度审计报告进行2025年度整改项目立项，2025年度（专项）审计问题录入、2025年度（经责）审计问题录入、2025年度审计问题整改结果录入，2025年度审计问题后续整改结果录入的数据进行数据转换，具体操作为系统配置数据转换导入模板（例如：项目编号、涉及的函号、审计建议等），统一修订数据格式并通过数据导入功能导入。对2025年度工作报告（年度）、2025年度工作报告（半年度）共计7个数据表设置数据字段校验审核规则完成数据融合加工，同时进行数据质量检查。具体输出内容为2025年度审计整改问题方案及结果数据集，涉及数据约20万条，全面提升审计整改数据的质量。</w:t>
      </w:r>
    </w:p>
    <w:p w14:paraId="173BAC71">
      <w:pPr>
        <w:ind w:firstLine="480"/>
      </w:pPr>
      <w:r>
        <w:rPr>
          <w:rFonts w:hint="eastAsia"/>
        </w:rPr>
        <w:t>3、根据审计处对审计整改子系统信息化数据的要求，对2025年度审计查询及报表管理中的全部问题及整改结果查询、2025年度所有问题及整改结果查询、2025年度消耗率报表、2025年度项目进度表、2025年度季度报表、2025年度经济责任审计问题集中整改阶段整改结果一览表等相关内容的数据进行数据字段选取、根据业务需求在系统中设置取数规则（例如：设置查询语句仅展示涉及重点子企业的问题），同时根据2025年度审计报告所提供的数据在系统内使用SQL查询、数据检查脚本等方式来完成数据融合加工，同时进行数据质量检查，（主要检查重点子企业信息，涉及业务处室，整改最晚完成时间等重要信息是否与报告一致）。输出内容为2025年度审计查询及报表管理统计数据集，涉及数据约80万条，全面提升审计整改数据的质量。</w:t>
      </w:r>
    </w:p>
    <w:p w14:paraId="67532B6A">
      <w:pPr>
        <w:ind w:firstLine="480"/>
      </w:pPr>
      <w:r>
        <w:rPr>
          <w:rFonts w:hint="eastAsia"/>
        </w:rPr>
        <w:t>4、根据审计处对审计整改子系统信息化数据的要求，对2025年度审计整改子系统全资源表、生成2025年度工作报告（年度）视图、生成2025年度工作报告（半年度）视图的数据根据数据标签在系统中对重复、错误、不完整的数据按照系统中配置的规则进行数据质量检查后进行删除、修正、补全操作，对未生成在系统全资源表中的数据点击“新增”按钮生成数据，对2025年度工作报告视图中的插入数据页面进行更新（例如：将“第四季度汇总”口径变更为“半年度汇总”口径，重新配置取数规则），完成数据融合加工，同时进行数据质量检查。输出内容为2025年度全资源报表数据集，涉及数据约30万条，全面提升审计整改数据的质量。</w:t>
      </w:r>
    </w:p>
    <w:p w14:paraId="7CB55C78">
      <w:pPr>
        <w:ind w:firstLine="480"/>
      </w:pPr>
      <w:r>
        <w:rPr>
          <w:rFonts w:hint="eastAsia"/>
        </w:rPr>
        <w:t>5、根据审计处对审计整改子系统信息化数据的要求，对审计整改现有线下历史资料文件进行梳理，设计数据转换规则、数据清洗规则，并由相关人员完成历史数据补录工作，补录内容涉及数量约为1200件，在系统整改立项中根据历史资料文件的具体年份（例如：2023年）选择对应的时间节点，完成立项的补录，同时在审计问题录入模块中选择对应年份的数据导入模板并配置，点击导入按钮完成审计问题的补录，设置数据字段校验规则对补录数据进行校验（例如：校验检查历史年度的重点子企业名单等），完成数据融合加工，同时进行数据质量检查。输出内容为历史年度审计整改问题情况数据集，涉及数据约20万条，全面提升审计整改数据的质量。</w:t>
      </w:r>
    </w:p>
    <w:p w14:paraId="54A95510">
      <w:pPr>
        <w:ind w:firstLine="480"/>
      </w:pPr>
      <w:r>
        <w:rPr>
          <w:rFonts w:hint="eastAsia"/>
        </w:rPr>
        <w:t>在系统建设和升级改造过程中密切配合国资委国资监管数据治理工作，同步完成相关业务数据的入仓归集工作。</w:t>
      </w:r>
    </w:p>
    <w:p w14:paraId="7F312F2F">
      <w:pPr>
        <w:pStyle w:val="5"/>
        <w:numPr>
          <w:ilvl w:val="3"/>
          <w:numId w:val="0"/>
        </w:numPr>
      </w:pPr>
      <w:r>
        <w:rPr>
          <w:rFonts w:hint="eastAsia" w:cs="宋体"/>
        </w:rPr>
        <w:t xml:space="preserve">5.1.3.13  </w:t>
      </w:r>
      <w:r>
        <w:rPr>
          <w:rFonts w:hint="eastAsia"/>
        </w:rPr>
        <w:t>内部控制测评管理子系统</w:t>
      </w:r>
    </w:p>
    <w:p w14:paraId="1CEC1F41">
      <w:pPr>
        <w:ind w:firstLine="480"/>
      </w:pPr>
      <w:r>
        <w:rPr>
          <w:rFonts w:hint="eastAsia"/>
        </w:rPr>
        <w:t>抽样范围表格导入：将事务所确定的19个内控测评流程中企业抽样范围的EXCEL表格模板文件导入至内控测评系统中。</w:t>
      </w:r>
    </w:p>
    <w:p w14:paraId="2977B9C9">
      <w:pPr>
        <w:ind w:firstLine="480"/>
      </w:pPr>
      <w:r>
        <w:rPr>
          <w:rFonts w:hint="eastAsia"/>
        </w:rPr>
        <w:t>业务总量指标选择：通过选取国资委财务决算报表参数的全部报表中的指标作为参考的业务指标，并可以通过加、减、乘、除等计算符及计算函数形成组合的业务指标，用作内控测评流程抽样范围确定的参考指标。</w:t>
      </w:r>
    </w:p>
    <w:p w14:paraId="711F1E32">
      <w:pPr>
        <w:ind w:firstLine="480"/>
      </w:pPr>
      <w:r>
        <w:rPr>
          <w:rFonts w:hint="eastAsia"/>
        </w:rPr>
        <w:t>业务总量占比计算：根据各个内控测评流程选择的参考业务指标，计算抽样企业业务总量占集团业务总量的比例。</w:t>
      </w:r>
    </w:p>
    <w:p w14:paraId="51D65D9F">
      <w:pPr>
        <w:ind w:firstLine="480"/>
      </w:pPr>
      <w:r>
        <w:rPr>
          <w:rFonts w:hint="eastAsia"/>
        </w:rPr>
        <w:t>内控管理树形提取：该功能可将上年度的内控测评企业树形进行提取，用做本年度内控测评工作的初始企业树形。</w:t>
      </w:r>
    </w:p>
    <w:p w14:paraId="27D28789">
      <w:pPr>
        <w:ind w:firstLine="480"/>
      </w:pPr>
      <w:r>
        <w:rPr>
          <w:rFonts w:hint="eastAsia"/>
        </w:rPr>
        <w:t>内控树形管理：通过该功能对本集团的内控测评企业树形进行管理。</w:t>
      </w:r>
    </w:p>
    <w:p w14:paraId="52A66664">
      <w:pPr>
        <w:ind w:firstLine="480"/>
      </w:pPr>
      <w:r>
        <w:rPr>
          <w:rFonts w:hint="eastAsia"/>
        </w:rPr>
        <w:t>抽样树形显示：在抽样阶段只有国资委下属需要进行内控测评的一级集团可以供用户进行选择，并填写内控测评抽样范围表格。</w:t>
      </w:r>
    </w:p>
    <w:p w14:paraId="54B2D914">
      <w:pPr>
        <w:ind w:firstLine="480"/>
      </w:pPr>
      <w:r>
        <w:rPr>
          <w:rFonts w:hint="eastAsia"/>
        </w:rPr>
        <w:t>填报树形显示：抽样数据填报时，在树形结构显示时只显示抽样的单位，未抽样的单位不进行显示。</w:t>
      </w:r>
    </w:p>
    <w:p w14:paraId="6C3EAA6E">
      <w:pPr>
        <w:ind w:firstLine="480"/>
      </w:pPr>
      <w:r>
        <w:rPr>
          <w:rFonts w:hint="eastAsia"/>
        </w:rPr>
        <w:t>汇总树形显示：在内控测评数据汇总时，只需要显示一级集团。</w:t>
      </w:r>
    </w:p>
    <w:p w14:paraId="3B1D39D1">
      <w:pPr>
        <w:ind w:firstLine="480"/>
      </w:pPr>
      <w:r>
        <w:rPr>
          <w:rFonts w:hint="eastAsia"/>
        </w:rPr>
        <w:t>填报状态统计：该功能可实现集团下属的所有抽样单位、各个内控测评流程表的填报状态的统计，形成填报状态表。</w:t>
      </w:r>
    </w:p>
    <w:p w14:paraId="6B3FEA81">
      <w:pPr>
        <w:ind w:firstLine="480"/>
      </w:pPr>
      <w:r>
        <w:rPr>
          <w:rFonts w:hint="eastAsia"/>
        </w:rPr>
        <w:t>EXCEL表格数据导入：对将Excel表内控测评数据批量导入至内控测评系统中。</w:t>
      </w:r>
    </w:p>
    <w:p w14:paraId="0E144011">
      <w:pPr>
        <w:ind w:firstLine="480"/>
      </w:pPr>
      <w:r>
        <w:rPr>
          <w:rFonts w:hint="eastAsia"/>
        </w:rPr>
        <w:t>管理提升评价：为防止管理提升评价表漏填的情况，内控测评需要中的汇总功能需要新增自动校验功能。</w:t>
      </w:r>
    </w:p>
    <w:p w14:paraId="39EA808D">
      <w:pPr>
        <w:ind w:firstLine="480"/>
      </w:pPr>
      <w:r>
        <w:rPr>
          <w:rFonts w:hint="eastAsia"/>
        </w:rPr>
        <w:t>内部控制测评功能：实现2024年度上海市委管企业内部控制测评报表数据的填报、审核、采集。</w:t>
      </w:r>
    </w:p>
    <w:p w14:paraId="745279C9">
      <w:pPr>
        <w:ind w:firstLine="480"/>
      </w:pPr>
      <w:r>
        <w:rPr>
          <w:rFonts w:hint="eastAsia"/>
        </w:rPr>
        <w:t>数据汇总模板：实现当年度的内控测评数据汇总情况数据的自动生成。</w:t>
      </w:r>
    </w:p>
    <w:p w14:paraId="1B1708AF">
      <w:pPr>
        <w:ind w:firstLine="480"/>
      </w:pPr>
      <w:r>
        <w:rPr>
          <w:rFonts w:hint="eastAsia"/>
        </w:rPr>
        <w:t>自动报告模板：根据内控测评报告文档的内容新建相应的数据底稿模板及报告文档模板。</w:t>
      </w:r>
    </w:p>
    <w:p w14:paraId="5DB4F45E">
      <w:pPr>
        <w:ind w:firstLine="480"/>
      </w:pPr>
      <w:r>
        <w:rPr>
          <w:rFonts w:hint="eastAsia"/>
        </w:rPr>
        <w:t>报告生成：实现根据内控测评数据一键生成当年度的内控测评报告文件（Word文档）。</w:t>
      </w:r>
    </w:p>
    <w:p w14:paraId="020FAF57">
      <w:pPr>
        <w:ind w:firstLine="480"/>
      </w:pPr>
      <w:r>
        <w:rPr>
          <w:rFonts w:hint="eastAsia"/>
        </w:rPr>
        <w:t>在系统建设和升级改造过程中密切配合国资委国资监管数据治理工作，同步完成相关业务数据的入仓归集工作。</w:t>
      </w:r>
    </w:p>
    <w:p w14:paraId="2EC65361">
      <w:pPr>
        <w:pStyle w:val="5"/>
        <w:numPr>
          <w:ilvl w:val="3"/>
          <w:numId w:val="0"/>
        </w:numPr>
      </w:pPr>
      <w:r>
        <w:rPr>
          <w:rFonts w:hint="eastAsia" w:cs="宋体"/>
        </w:rPr>
        <w:t xml:space="preserve">5.1.3.14  </w:t>
      </w:r>
      <w:r>
        <w:rPr>
          <w:rFonts w:hint="eastAsia"/>
        </w:rPr>
        <w:t>企业服务大厅</w:t>
      </w:r>
    </w:p>
    <w:p w14:paraId="0979819E">
      <w:pPr>
        <w:ind w:firstLine="480"/>
      </w:pPr>
      <w:r>
        <w:rPr>
          <w:rFonts w:hint="eastAsia"/>
        </w:rPr>
        <w:t>建设企业服务大厅平台，涵盖政策咨询、审批管理、综合服务、党建工作、监督检查、重点工作、业务系统及信息反馈模块，包括政策文件系统、监管企业稳增长工作周报、党员教育初步排摸、重大法律纠纷案件上报系统。企业服务大厅平台的建设旨在全方位提升对企业的服务质量，以标准化、规范化、信息化、平台化、协同化、便捷化为目标，涵盖以下核心建设内容：</w:t>
      </w:r>
    </w:p>
    <w:p w14:paraId="156E388F">
      <w:pPr>
        <w:ind w:firstLine="480"/>
      </w:pPr>
      <w:r>
        <w:rPr>
          <w:rFonts w:hint="eastAsia"/>
        </w:rPr>
        <w:t>党建工作模块：运用党员教育初步排摸系统，实现对企业党员信息的动态管理，为企业开展党员教育活动提供数据支撑，促进企业党建工作的深入开展。</w:t>
      </w:r>
    </w:p>
    <w:p w14:paraId="407C753B">
      <w:pPr>
        <w:ind w:firstLine="480"/>
      </w:pPr>
      <w:r>
        <w:rPr>
          <w:rFonts w:hint="eastAsia"/>
        </w:rPr>
        <w:t>稳增长工作周报系统，对监管企业的稳增长工作进行跟踪与评估，为监管部门掌握企业运营状况、制定针对性扶持政策提供数据依据。</w:t>
      </w:r>
    </w:p>
    <w:p w14:paraId="01AA2384">
      <w:pPr>
        <w:ind w:firstLine="480"/>
      </w:pPr>
      <w:r>
        <w:rPr>
          <w:rFonts w:hint="eastAsia"/>
        </w:rPr>
        <w:t>在系统建设和升级改造过程中密切配合国资委国资监管数据治理工作，同步完成相关业务数据的入仓归集工作。</w:t>
      </w:r>
    </w:p>
    <w:p w14:paraId="77213293">
      <w:pPr>
        <w:pStyle w:val="5"/>
        <w:numPr>
          <w:ilvl w:val="3"/>
          <w:numId w:val="0"/>
        </w:numPr>
      </w:pPr>
      <w:r>
        <w:rPr>
          <w:rFonts w:hint="eastAsia" w:cs="宋体"/>
        </w:rPr>
        <w:t xml:space="preserve">5.1.3.15  </w:t>
      </w:r>
      <w:r>
        <w:rPr>
          <w:rFonts w:hint="eastAsia"/>
        </w:rPr>
        <w:t>国资监管数智管理子系统</w:t>
      </w:r>
    </w:p>
    <w:p w14:paraId="4F9E3760">
      <w:pPr>
        <w:ind w:firstLine="480"/>
      </w:pPr>
      <w:r>
        <w:rPr>
          <w:rFonts w:hint="eastAsia"/>
        </w:rPr>
        <w:t>1、资源“图书馆”</w:t>
      </w:r>
    </w:p>
    <w:p w14:paraId="03BF3A91">
      <w:pPr>
        <w:ind w:firstLine="480"/>
      </w:pPr>
      <w:r>
        <w:rPr>
          <w:rFonts w:hint="eastAsia"/>
        </w:rPr>
        <w:t>资源“图书馆”主要存储国资委业务相关的政策法规、文件文章、学习素材、领导人思想等公共知识；国资委内部各业务应用系统中存储的公文档案、监管数据、研究报告等内部专有知识以及国资委个人、处室和全委所存储的文件、材料以及采购数据等知识。通过数据预处理、分词、特征提取、存储与索引等方式处理，构建符合国资委实际需求的国资知识中心，为后续的知识检索、问答等应用提供语料基础。资源“图书馆”支持知识的多维展示和文件集中管理，能够按照库、文件夹、文件、用户、岗位、角色、部门等权限要素构建数据分类访问机制，确保文件可以被合规访问和使用。</w:t>
      </w:r>
    </w:p>
    <w:p w14:paraId="5A36743D">
      <w:pPr>
        <w:ind w:firstLine="480"/>
      </w:pPr>
      <w:r>
        <w:rPr>
          <w:rFonts w:hint="eastAsia"/>
        </w:rPr>
        <w:t>2、国资监管数据资源平台</w:t>
      </w:r>
    </w:p>
    <w:p w14:paraId="76161E66">
      <w:pPr>
        <w:ind w:firstLine="480"/>
      </w:pPr>
      <w:r>
        <w:rPr>
          <w:rFonts w:hint="eastAsia"/>
        </w:rPr>
        <w:t>国资监管数据资源平台利用数据数仓等技术，通过国资监管数据统一共享交换体系，实现高效便捷的涵盖随申办政务云系统（如OA等系统）数据和第三方采购数据（如司法大数据等）为主体的数据采集、治理、存储和交换服务，持续开展国资监管数据治理，完善形成全委统一的国资监管信息资源目录，为国资监管数据采集、汇聚、存储、使用、共享和开发利用提供统一明确的国资监管数据标准，逐步提升数据质量和数据共享的有效性、及时性、针对性，推进国资监管数据资产化管理。打通市国资委与监管企业、区国资委的数据通道，通过国资监管数据湖仓管理提供湖仓分层管理、湖仓建模管理和数据源管理等能力，高效地组织和管理大规模数据，支撑国资监管数据集成、存储、计算和分析的需求，赋能业务决策与运营。打造数据服务门户，提供数据目录管理等能力，及时响应合规合理数据供需共享需求，明确不同监管数据可交换可公开的范围、领域和相应要求，明确数据分类分级确权原则，实现数据跨部门、跨地域、跨系统、跨企业、跨业务有序流通和共享应用，同时着力提升数据质量，通过建立健全数据质量管理体系，实时监控并持续改进数据的完整性、一致性和准确性，从而为市国资委的信息共享、数据分析、业务决策和智能应用提供坚实的数据保障能力。</w:t>
      </w:r>
    </w:p>
    <w:p w14:paraId="4AFF0BA3">
      <w:pPr>
        <w:ind w:firstLine="480"/>
      </w:pPr>
      <w:r>
        <w:rPr>
          <w:rFonts w:hint="eastAsia"/>
        </w:rPr>
        <w:t>3、国资智能管理平台</w:t>
      </w:r>
    </w:p>
    <w:p w14:paraId="2E39C671">
      <w:pPr>
        <w:ind w:firstLine="480"/>
      </w:pPr>
      <w:r>
        <w:rPr>
          <w:rFonts w:hint="eastAsia"/>
        </w:rPr>
        <w:t>（1）国资监管个性化搜索</w:t>
      </w:r>
    </w:p>
    <w:p w14:paraId="797EAC8C">
      <w:pPr>
        <w:ind w:firstLine="480"/>
      </w:pPr>
      <w:r>
        <w:rPr>
          <w:rFonts w:hint="eastAsia"/>
        </w:rPr>
        <w:t>构建深度适配国资监管业务语境的意图理解及对应检索能力，</w:t>
      </w:r>
      <w:bookmarkStart w:id="136" w:name="_Hlk205807876"/>
      <w:r>
        <w:rPr>
          <w:rFonts w:hint="eastAsia"/>
        </w:rPr>
        <w:t>精准捕捉国资委用户输入关键词或语句片段中蕴含的监管需求</w:t>
      </w:r>
      <w:bookmarkEnd w:id="136"/>
      <w:r>
        <w:rPr>
          <w:rFonts w:hint="eastAsia"/>
        </w:rPr>
        <w:t>，</w:t>
      </w:r>
      <w:bookmarkStart w:id="137" w:name="_Hlk205807912"/>
      <w:r>
        <w:rPr>
          <w:rFonts w:hint="eastAsia"/>
        </w:rPr>
        <w:t>系统依托国资专属资源“图书馆”，实现对全库内容的全面检索与主动匹配，以此筛选出与用户权限、监管领域高度契合的内容，并提供贴合国资业务分类的检索主题和基于监管工作关联性的搜索推荐功能。</w:t>
      </w:r>
      <w:bookmarkEnd w:id="137"/>
    </w:p>
    <w:p w14:paraId="0BAE6C5A">
      <w:pPr>
        <w:ind w:firstLine="480"/>
      </w:pPr>
      <w:r>
        <w:rPr>
          <w:rFonts w:hint="eastAsia"/>
        </w:rPr>
        <w:t>（2）国资监管个性化问答</w:t>
      </w:r>
    </w:p>
    <w:p w14:paraId="67300209">
      <w:pPr>
        <w:ind w:firstLine="480"/>
      </w:pPr>
      <w:r>
        <w:rPr>
          <w:rFonts w:hint="eastAsia"/>
        </w:rPr>
        <w:t>国资监管个性化问答功能提供便捷</w:t>
      </w:r>
      <w:bookmarkStart w:id="138" w:name="_Hlk205807718"/>
      <w:r>
        <w:rPr>
          <w:rFonts w:hint="eastAsia"/>
        </w:rPr>
        <w:t>贴合监管场景</w:t>
      </w:r>
      <w:bookmarkEnd w:id="138"/>
      <w:r>
        <w:rPr>
          <w:rFonts w:hint="eastAsia"/>
        </w:rPr>
        <w:t>的问答服务，支持用户通过文字提问或上传监管文件进行咨询。系统依据用户</w:t>
      </w:r>
      <w:bookmarkStart w:id="139" w:name="_Hlk205807739"/>
      <w:r>
        <w:rPr>
          <w:rFonts w:hint="eastAsia"/>
        </w:rPr>
        <w:t>在国资体系内的</w:t>
      </w:r>
      <w:bookmarkEnd w:id="139"/>
      <w:r>
        <w:rPr>
          <w:rFonts w:hint="eastAsia"/>
        </w:rPr>
        <w:t>权限和核心业务需求，精准定位问题核心，并从构建的</w:t>
      </w:r>
      <w:bookmarkStart w:id="140" w:name="OLE_LINK2"/>
      <w:r>
        <w:rPr>
          <w:rFonts w:hint="eastAsia"/>
        </w:rPr>
        <w:t>国资监管</w:t>
      </w:r>
      <w:bookmarkEnd w:id="140"/>
      <w:r>
        <w:rPr>
          <w:rFonts w:hint="eastAsia"/>
        </w:rPr>
        <w:t>专业知识资源库中高效检索相关信息。该功能能够提供监管业务针对性强、内容详实的解答，并支持基于当前咨询内容与用户进行连续的深入交流，有效协助用户全面探究和解决复杂监管问题。</w:t>
      </w:r>
    </w:p>
    <w:p w14:paraId="3D7F64FA">
      <w:pPr>
        <w:ind w:firstLine="480"/>
      </w:pPr>
      <w:r>
        <w:rPr>
          <w:rFonts w:hint="eastAsia"/>
        </w:rPr>
        <w:t>（3）国资监管个性化写作</w:t>
      </w:r>
    </w:p>
    <w:p w14:paraId="2ACE38EA">
      <w:pPr>
        <w:ind w:firstLine="480"/>
      </w:pPr>
      <w:r>
        <w:rPr>
          <w:rFonts w:hint="eastAsia"/>
        </w:rPr>
        <w:t>国资监管个性化写作功能聚焦国资监管文书的规范性与专业性，为用户提供全面的写作支持。它提供多种</w:t>
      </w:r>
      <w:bookmarkStart w:id="141" w:name="_Hlk205807681"/>
      <w:r>
        <w:rPr>
          <w:rFonts w:hint="eastAsia"/>
        </w:rPr>
        <w:t>贴合监管场景</w:t>
      </w:r>
      <w:bookmarkEnd w:id="141"/>
      <w:r>
        <w:rPr>
          <w:rFonts w:hint="eastAsia"/>
        </w:rPr>
        <w:t>的写作模式，包括国资监管文书标题辅助拟定、关键词引导创作以及分步骤的写作向导，覆盖法定文书、事务文书及其他多种国资监管业务文体。该功能具备强大的文本处理能力，可辅助完成国资监管文件的模仿创作、内容扩展、精炼摘要、后续撰写及语言润色，有效应对不同场景和类型的行文需求。同时，系统内置丰富的公文素材库与范文库，方便用户快速查阅参考，显著提升文章写作的质量与效率。</w:t>
      </w:r>
    </w:p>
    <w:p w14:paraId="5B51B212">
      <w:pPr>
        <w:ind w:firstLine="480"/>
      </w:pPr>
      <w:r>
        <w:rPr>
          <w:rFonts w:hint="eastAsia"/>
        </w:rPr>
        <w:t>（4）国资监管个性化校核</w:t>
      </w:r>
    </w:p>
    <w:p w14:paraId="511C60E4">
      <w:pPr>
        <w:ind w:firstLine="480"/>
        <w:rPr>
          <w:rFonts w:hint="eastAsia"/>
        </w:rPr>
      </w:pPr>
      <w:bookmarkStart w:id="142" w:name="_Hlk205807350"/>
      <w:r>
        <w:rPr>
          <w:rFonts w:hint="eastAsia"/>
        </w:rPr>
        <w:t>国资监管个性化校核基于</w:t>
      </w:r>
      <w:bookmarkStart w:id="143" w:name="_Hlk205807938"/>
      <w:r>
        <w:rPr>
          <w:rFonts w:hint="eastAsia"/>
        </w:rPr>
        <w:t>适配国资业务的</w:t>
      </w:r>
      <w:bookmarkEnd w:id="143"/>
      <w:r>
        <w:rPr>
          <w:rFonts w:hint="eastAsia"/>
        </w:rPr>
        <w:t>纠偏能力对国资委相关文件内容展开全方位、多层次的深度剖析，快速准确排查文中错误。从国资监管文本规范性、地名、领导排序、职务排序、敏感词、法律法规等维度出发，深度理解和识别国资监管文书中常见常犯的各类错误，并提供自动校对、智能纠错、在线纠错等功能，确保国资监管文书在语言文字、思想导向、法律合规以及内容引用等方面的准确性、规范性</w:t>
      </w:r>
      <w:bookmarkStart w:id="144" w:name="_Hlk205808006"/>
      <w:r>
        <w:rPr>
          <w:rFonts w:hint="eastAsia"/>
        </w:rPr>
        <w:t>且符合国资监管要求</w:t>
      </w:r>
      <w:bookmarkEnd w:id="144"/>
      <w:r>
        <w:rPr>
          <w:rFonts w:hint="eastAsia"/>
        </w:rPr>
        <w:t>。</w:t>
      </w:r>
      <w:bookmarkEnd w:id="142"/>
    </w:p>
    <w:p w14:paraId="09E5C326">
      <w:pPr>
        <w:ind w:firstLine="480"/>
      </w:pPr>
      <w:r>
        <w:rPr>
          <w:rFonts w:hint="eastAsia"/>
        </w:rPr>
        <w:t>在系统建设和升级改造过程中密切配合国资委国资监管数据治理工作，同步完成相关业务数据的入仓归集工作。</w:t>
      </w:r>
    </w:p>
    <w:p w14:paraId="4E7C3E01">
      <w:pPr>
        <w:pStyle w:val="5"/>
        <w:numPr>
          <w:ilvl w:val="3"/>
          <w:numId w:val="0"/>
        </w:numPr>
      </w:pPr>
      <w:r>
        <w:rPr>
          <w:rFonts w:hint="eastAsia" w:cs="宋体"/>
        </w:rPr>
        <w:t xml:space="preserve">5.1.3.16  </w:t>
      </w:r>
      <w:r>
        <w:rPr>
          <w:rFonts w:hint="eastAsia"/>
        </w:rPr>
        <w:t>全面风险预警子系统（宣传部功能模块）</w:t>
      </w:r>
    </w:p>
    <w:p w14:paraId="0F6384DB">
      <w:pPr>
        <w:ind w:firstLine="480"/>
      </w:pPr>
      <w:r>
        <w:rPr>
          <w:rFonts w:hint="eastAsia"/>
        </w:rPr>
        <w:t>根据市委宣传部的要求，此次建设内容包括：</w:t>
      </w:r>
    </w:p>
    <w:p w14:paraId="77EC8CE3">
      <w:pPr>
        <w:ind w:firstLine="480"/>
      </w:pPr>
      <w:r>
        <w:rPr>
          <w:rFonts w:hint="eastAsia"/>
        </w:rPr>
        <w:t>1、风险预警综合评级看板：</w:t>
      </w:r>
    </w:p>
    <w:p w14:paraId="48E5DDAB">
      <w:pPr>
        <w:ind w:firstLine="480"/>
      </w:pPr>
      <w:r>
        <w:rPr>
          <w:rFonts w:hint="eastAsia"/>
        </w:rPr>
        <w:t>根据企业风险亮灯（红灯）情况，对相应指标的风险程度进行评级。该评级需要定义一套基于不同风险水平划分的风险评级体系，分为低风险、中风险和高风险等级。风险评估方法包括定量分析、定性判断、统计算法等，根据指标的性质和可获得的数据进行选择，并结合专业知识和经验进行综合判断。</w:t>
      </w:r>
    </w:p>
    <w:p w14:paraId="3575D70B">
      <w:pPr>
        <w:ind w:firstLine="480"/>
      </w:pPr>
      <w:r>
        <w:rPr>
          <w:rFonts w:hint="eastAsia"/>
        </w:rPr>
        <w:t>2、宣传部总览看板：</w:t>
      </w:r>
    </w:p>
    <w:p w14:paraId="04C78662">
      <w:pPr>
        <w:ind w:firstLine="480"/>
      </w:pPr>
      <w:r>
        <w:rPr>
          <w:rFonts w:hint="eastAsia"/>
        </w:rPr>
        <w:t>包含宣传部总览看板-综合R值年度看板、宣传部总览看板-综合R值月度看板、宣传部总览看板-风险敞口年度看板、宣传部总览看板-风险敞口月度看板、宣传部总览看板-领域敞口年度看板、宣传部总览看板-领域敞口月度看板、宣传部总览看板-风险清单年度看板、宣传部总览看板-风险清单月度看板，并基于算法计算规则，实现各看板中综合R值模型的自动化训练及优化。</w:t>
      </w:r>
    </w:p>
    <w:p w14:paraId="757B18B8">
      <w:pPr>
        <w:ind w:firstLine="480"/>
      </w:pPr>
      <w:r>
        <w:rPr>
          <w:rFonts w:hint="eastAsia"/>
        </w:rPr>
        <w:t>3、宣传部风险管理看板：</w:t>
      </w:r>
    </w:p>
    <w:p w14:paraId="0E7030C0">
      <w:pPr>
        <w:ind w:firstLine="480"/>
      </w:pPr>
      <w:r>
        <w:rPr>
          <w:rFonts w:hint="eastAsia"/>
        </w:rPr>
        <w:t>包含宣传部风险管理-风险问询函列表看板、宣传部风险管理-风险问询函详情看板、宣传部风险管理-风险清单管理看板、宣传部风险管理-风险清单详情看板、宣传部风险管理-风险清单全览表看板、宣传部风险管理-风险清单过录表看板、宣传部风险管理-集团审核通过时间看板、宣传部风险管理-联系人看板。</w:t>
      </w:r>
    </w:p>
    <w:p w14:paraId="010AEA6E">
      <w:pPr>
        <w:ind w:firstLine="480"/>
      </w:pPr>
      <w:r>
        <w:rPr>
          <w:rFonts w:hint="eastAsia"/>
        </w:rPr>
        <w:t>4、企业总览看板：</w:t>
      </w:r>
    </w:p>
    <w:p w14:paraId="1AD025AD">
      <w:pPr>
        <w:ind w:firstLine="480"/>
      </w:pPr>
      <w:r>
        <w:rPr>
          <w:rFonts w:hint="eastAsia"/>
        </w:rPr>
        <w:t>包含企业总览-综合R值年度看板、企业总览-综合R值月度看板、企业总览-风险敞口年度看板、企业总览-风险敞口月度看板、企业总览-领域风险敞口年度看板、企业总览-领域风险敞口月度看板，并基于算法计算规则，实现各看板中综合R值模型的自动化训练及优化。</w:t>
      </w:r>
    </w:p>
    <w:p w14:paraId="3E421BAA">
      <w:pPr>
        <w:ind w:firstLine="480"/>
      </w:pPr>
      <w:r>
        <w:rPr>
          <w:rFonts w:hint="eastAsia"/>
        </w:rPr>
        <w:t>5、风险地图看板：</w:t>
      </w:r>
    </w:p>
    <w:p w14:paraId="092C287B">
      <w:pPr>
        <w:ind w:firstLine="480"/>
      </w:pPr>
      <w:r>
        <w:rPr>
          <w:rFonts w:hint="eastAsia"/>
        </w:rPr>
        <w:t>对各集团风险情况进行梳理、运算、整合，并以年度为单位制作各集团总览-全面风险地图看板，来展现各集团在所选年度的重大风险详情。用户可在“选择企业”的树形中选择想要查看的集团名称。该看板主要根据监管企业风险分布情况对集团企业各领域风险进行整体展示。</w:t>
      </w:r>
    </w:p>
    <w:p w14:paraId="7E19BF10">
      <w:pPr>
        <w:ind w:firstLine="480"/>
      </w:pPr>
      <w:r>
        <w:rPr>
          <w:rFonts w:hint="eastAsia"/>
        </w:rPr>
        <w:t>6、资金领域看板：</w:t>
      </w:r>
    </w:p>
    <w:p w14:paraId="3CC3B47C">
      <w:pPr>
        <w:ind w:firstLine="480"/>
      </w:pPr>
      <w:r>
        <w:rPr>
          <w:rFonts w:hint="eastAsia"/>
        </w:rPr>
        <w:t>包含宣传部资金风险年度看板、宣传部资金风险月度看板，完善看板对应的预警区间配置及风险指标配置功能项。</w:t>
      </w:r>
    </w:p>
    <w:p w14:paraId="3AEFD3A3">
      <w:pPr>
        <w:ind w:firstLine="480"/>
      </w:pPr>
      <w:r>
        <w:rPr>
          <w:rFonts w:hint="eastAsia"/>
        </w:rPr>
        <w:t>7、主业领域看板：</w:t>
      </w:r>
    </w:p>
    <w:p w14:paraId="1D96DED9">
      <w:pPr>
        <w:ind w:firstLine="480"/>
      </w:pPr>
      <w:r>
        <w:rPr>
          <w:rFonts w:hint="eastAsia"/>
        </w:rPr>
        <w:t>包含宣传部主业风险年度看板、宣传部主业风险月度看板，完善看板对应的预警区间配置及风险指标配置功能项。</w:t>
      </w:r>
    </w:p>
    <w:p w14:paraId="3FEFDB03">
      <w:pPr>
        <w:ind w:firstLine="480"/>
      </w:pPr>
      <w:r>
        <w:rPr>
          <w:rFonts w:hint="eastAsia"/>
        </w:rPr>
        <w:t>8、投资领域看板：</w:t>
      </w:r>
    </w:p>
    <w:p w14:paraId="6FB1D40F">
      <w:pPr>
        <w:ind w:firstLine="480"/>
      </w:pPr>
      <w:r>
        <w:rPr>
          <w:rFonts w:hint="eastAsia"/>
        </w:rPr>
        <w:t>包含宣传部投资风险年度看板，完善看板对应的风险指标配置功能项。</w:t>
      </w:r>
    </w:p>
    <w:p w14:paraId="142138B7">
      <w:pPr>
        <w:ind w:firstLine="480"/>
      </w:pPr>
      <w:r>
        <w:rPr>
          <w:rFonts w:hint="eastAsia"/>
        </w:rPr>
        <w:t>9、治理领域看板：</w:t>
      </w:r>
    </w:p>
    <w:p w14:paraId="5989824C">
      <w:pPr>
        <w:ind w:firstLine="480"/>
      </w:pPr>
      <w:r>
        <w:rPr>
          <w:rFonts w:hint="eastAsia"/>
        </w:rPr>
        <w:t>包含宣传部治理风险年度看板-参股、宣传部治理风险年度看板-控股、宣传部治理风险年度看板-应控未控看板，完善看板对应的风险指标配置功能项。</w:t>
      </w:r>
    </w:p>
    <w:p w14:paraId="0B5871D5">
      <w:pPr>
        <w:ind w:firstLine="480"/>
      </w:pPr>
      <w:r>
        <w:rPr>
          <w:rFonts w:hint="eastAsia"/>
        </w:rPr>
        <w:t>11、基金领域看板：</w:t>
      </w:r>
    </w:p>
    <w:p w14:paraId="5B13B226">
      <w:pPr>
        <w:ind w:firstLine="480"/>
      </w:pPr>
      <w:r>
        <w:rPr>
          <w:rFonts w:hint="eastAsia"/>
        </w:rPr>
        <w:t>包含宣传部基金风险年度看板，完善看板对应的风险指标配置功能项。</w:t>
      </w:r>
    </w:p>
    <w:p w14:paraId="1DA6375F">
      <w:pPr>
        <w:ind w:firstLine="480"/>
      </w:pPr>
      <w:r>
        <w:rPr>
          <w:rFonts w:hint="eastAsia"/>
        </w:rPr>
        <w:t>12、外部领域看板：</w:t>
      </w:r>
    </w:p>
    <w:p w14:paraId="0CA6E9A4">
      <w:pPr>
        <w:ind w:firstLine="480"/>
      </w:pPr>
      <w:r>
        <w:rPr>
          <w:rFonts w:hint="eastAsia"/>
        </w:rPr>
        <w:t>包含外部风险年度看板（境外投资项目）、外部风险年度看板（汇率、利率），完善看板对应的风险指标配置功能项。</w:t>
      </w:r>
    </w:p>
    <w:p w14:paraId="7A5DFFE8">
      <w:pPr>
        <w:ind w:firstLine="480"/>
      </w:pPr>
      <w:r>
        <w:rPr>
          <w:rFonts w:hint="eastAsia"/>
        </w:rPr>
        <w:t>13、舆情领域看板：</w:t>
      </w:r>
    </w:p>
    <w:p w14:paraId="032F647E">
      <w:pPr>
        <w:ind w:firstLine="480"/>
      </w:pPr>
      <w:r>
        <w:rPr>
          <w:rFonts w:hint="eastAsia"/>
        </w:rPr>
        <w:t>包含宣传部舆情风险月度看板，完善看板对应的风险指标配置功能项。</w:t>
      </w:r>
    </w:p>
    <w:p w14:paraId="4C2ED6F7">
      <w:pPr>
        <w:ind w:firstLine="480"/>
      </w:pPr>
      <w:r>
        <w:rPr>
          <w:rFonts w:hint="eastAsia"/>
        </w:rPr>
        <w:t>14、法律领域看板：</w:t>
      </w:r>
    </w:p>
    <w:p w14:paraId="3BF9AD7B">
      <w:pPr>
        <w:ind w:firstLine="480"/>
      </w:pPr>
      <w:r>
        <w:rPr>
          <w:rFonts w:hint="eastAsia"/>
        </w:rPr>
        <w:t>包含宣传部法律风险年度看板，完善看板对应的风险指标配置功能项。</w:t>
      </w:r>
    </w:p>
    <w:p w14:paraId="748119CD">
      <w:pPr>
        <w:ind w:firstLine="480"/>
      </w:pPr>
      <w:r>
        <w:rPr>
          <w:rFonts w:hint="eastAsia"/>
        </w:rPr>
        <w:t>15、基础信息看板：</w:t>
      </w:r>
    </w:p>
    <w:p w14:paraId="17C7D0AD">
      <w:pPr>
        <w:ind w:firstLine="480"/>
      </w:pPr>
      <w:r>
        <w:rPr>
          <w:rFonts w:hint="eastAsia"/>
        </w:rPr>
        <w:t>包含宣传部企业信息看板、快报信息看板、行业对标看板。</w:t>
      </w:r>
    </w:p>
    <w:p w14:paraId="679D326B">
      <w:pPr>
        <w:ind w:firstLine="480"/>
      </w:pPr>
      <w:r>
        <w:rPr>
          <w:rFonts w:hint="eastAsia"/>
        </w:rPr>
        <w:t>16、风险预警函管理及处置：</w:t>
      </w:r>
    </w:p>
    <w:p w14:paraId="14A42E35">
      <w:pPr>
        <w:ind w:firstLine="480"/>
      </w:pPr>
      <w:r>
        <w:rPr>
          <w:rFonts w:hint="eastAsia"/>
        </w:rPr>
        <w:t>包含宣传部问询函模板配置、宣传部问询函节点配置、宣传部问询函内容填报、宣传部风险清单输出等功能。</w:t>
      </w:r>
    </w:p>
    <w:p w14:paraId="798D59FA">
      <w:pPr>
        <w:ind w:firstLine="480"/>
      </w:pPr>
      <w:r>
        <w:rPr>
          <w:rFonts w:hint="eastAsia"/>
        </w:rPr>
        <w:t>在系统建设和升级改造过程中密切配合国资委国资监管数据治理工作，同步完成相关业务数据的入仓归集工作。</w:t>
      </w:r>
    </w:p>
    <w:p w14:paraId="3EC1CAE6">
      <w:pPr>
        <w:pStyle w:val="3"/>
        <w:numPr>
          <w:ilvl w:val="1"/>
          <w:numId w:val="0"/>
        </w:numPr>
      </w:pPr>
      <w:bookmarkStart w:id="145" w:name="_Toc28593"/>
      <w:r>
        <w:rPr>
          <w:rFonts w:hint="eastAsia" w:ascii="Times New Roman" w:hAnsi="Times New Roman" w:cs="宋体"/>
        </w:rPr>
        <w:t xml:space="preserve">5.2  </w:t>
      </w:r>
      <w:r>
        <w:rPr>
          <w:rFonts w:hint="eastAsia"/>
        </w:rPr>
        <w:t>总体架构及技术路线</w:t>
      </w:r>
      <w:bookmarkEnd w:id="145"/>
    </w:p>
    <w:p w14:paraId="2B91B5CB">
      <w:pPr>
        <w:pStyle w:val="4"/>
        <w:numPr>
          <w:ilvl w:val="2"/>
          <w:numId w:val="0"/>
        </w:numPr>
      </w:pPr>
      <w:bookmarkStart w:id="146" w:name="_Toc18089"/>
      <w:r>
        <w:rPr>
          <w:rFonts w:hint="eastAsia" w:ascii="Times New Roman" w:hAnsi="Times New Roman" w:cs="宋体"/>
        </w:rPr>
        <w:t xml:space="preserve">5.2.1  </w:t>
      </w:r>
      <w:r>
        <w:rPr>
          <w:rFonts w:hint="eastAsia"/>
        </w:rPr>
        <w:t>系统架构图</w:t>
      </w:r>
      <w:bookmarkEnd w:id="146"/>
    </w:p>
    <w:p w14:paraId="0FF7F73A">
      <w:pPr>
        <w:pStyle w:val="25"/>
      </w:pPr>
      <w:r>
        <w:rPr>
          <w:rFonts w:hint="eastAsia"/>
        </w:rPr>
        <w:drawing>
          <wp:inline distT="0" distB="0" distL="114300" distR="114300">
            <wp:extent cx="5267960" cy="3061970"/>
            <wp:effectExtent l="0" t="0" r="8890" b="5080"/>
            <wp:docPr id="110" name="图片 110" descr="1a2f1425bc3ce4264e077e720b5935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1a2f1425bc3ce4264e077e720b59356b"/>
                    <pic:cNvPicPr>
                      <a:picLocks noChangeAspect="1"/>
                    </pic:cNvPicPr>
                  </pic:nvPicPr>
                  <pic:blipFill>
                    <a:blip r:embed="rId49"/>
                    <a:stretch>
                      <a:fillRect/>
                    </a:stretch>
                  </pic:blipFill>
                  <pic:spPr>
                    <a:xfrm>
                      <a:off x="0" y="0"/>
                      <a:ext cx="5267960" cy="3061970"/>
                    </a:xfrm>
                    <a:prstGeom prst="rect">
                      <a:avLst/>
                    </a:prstGeom>
                  </pic:spPr>
                </pic:pic>
              </a:graphicData>
            </a:graphic>
          </wp:inline>
        </w:drawing>
      </w:r>
    </w:p>
    <w:p w14:paraId="36D434AD">
      <w:pPr>
        <w:ind w:firstLine="480"/>
      </w:pPr>
      <w:r>
        <w:rPr>
          <w:rFonts w:hint="eastAsia"/>
        </w:rPr>
        <w:t>注：黄色代表升级改造，橙色代表新建。</w:t>
      </w:r>
    </w:p>
    <w:p w14:paraId="05F5AB11">
      <w:pPr>
        <w:pStyle w:val="4"/>
        <w:numPr>
          <w:ilvl w:val="2"/>
          <w:numId w:val="0"/>
        </w:numPr>
      </w:pPr>
      <w:bookmarkStart w:id="147" w:name="_Toc17706"/>
      <w:r>
        <w:rPr>
          <w:rFonts w:hint="eastAsia" w:ascii="Times New Roman" w:hAnsi="Times New Roman" w:cs="宋体"/>
        </w:rPr>
        <w:t xml:space="preserve">5.2.2  </w:t>
      </w:r>
      <w:r>
        <w:rPr>
          <w:rFonts w:hint="eastAsia"/>
        </w:rPr>
        <w:t>技术路线图</w:t>
      </w:r>
      <w:bookmarkEnd w:id="147"/>
    </w:p>
    <w:p w14:paraId="3CB052F7">
      <w:pPr>
        <w:pStyle w:val="25"/>
      </w:pPr>
      <w:r>
        <w:drawing>
          <wp:inline distT="0" distB="0" distL="0" distR="0">
            <wp:extent cx="5274310" cy="2933065"/>
            <wp:effectExtent l="0" t="0" r="8890" b="635"/>
            <wp:docPr id="221333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33508" name="图片 1"/>
                    <pic:cNvPicPr>
                      <a:picLocks noChangeAspect="1"/>
                    </pic:cNvPicPr>
                  </pic:nvPicPr>
                  <pic:blipFill>
                    <a:blip r:embed="rId50"/>
                    <a:stretch>
                      <a:fillRect/>
                    </a:stretch>
                  </pic:blipFill>
                  <pic:spPr>
                    <a:xfrm>
                      <a:off x="0" y="0"/>
                      <a:ext cx="5274310" cy="2933065"/>
                    </a:xfrm>
                    <a:prstGeom prst="rect">
                      <a:avLst/>
                    </a:prstGeom>
                  </pic:spPr>
                </pic:pic>
              </a:graphicData>
            </a:graphic>
          </wp:inline>
        </w:drawing>
      </w:r>
    </w:p>
    <w:p w14:paraId="536B9284">
      <w:pPr>
        <w:pStyle w:val="21"/>
        <w:numPr>
          <w:ilvl w:val="7"/>
          <w:numId w:val="0"/>
        </w:numPr>
        <w:rPr>
          <w:rFonts w:hint="default"/>
        </w:rPr>
      </w:pPr>
      <w:r>
        <w:rPr>
          <w:rFonts w:ascii="宋体" w:hAnsi="宋体" w:cs="宋体"/>
        </w:rPr>
        <w:t xml:space="preserve">图5.1  </w:t>
      </w:r>
      <w:r>
        <w:t>技术架构图</w:t>
      </w:r>
    </w:p>
    <w:p w14:paraId="60E0A20D">
      <w:pPr>
        <w:pStyle w:val="3"/>
        <w:numPr>
          <w:ilvl w:val="1"/>
          <w:numId w:val="0"/>
        </w:numPr>
      </w:pPr>
      <w:bookmarkStart w:id="148" w:name="_Toc7472"/>
      <w:bookmarkStart w:id="149" w:name="_Toc31832"/>
      <w:bookmarkStart w:id="150" w:name="_Toc197703293"/>
      <w:r>
        <w:rPr>
          <w:rFonts w:hint="eastAsia" w:ascii="Times New Roman" w:hAnsi="Times New Roman" w:cs="宋体"/>
        </w:rPr>
        <w:t xml:space="preserve">5.3  </w:t>
      </w:r>
      <w:r>
        <w:t>标准规范</w:t>
      </w:r>
      <w:bookmarkEnd w:id="148"/>
      <w:r>
        <w:rPr>
          <w:rFonts w:hint="eastAsia"/>
        </w:rPr>
        <w:t>设计</w:t>
      </w:r>
      <w:bookmarkEnd w:id="149"/>
    </w:p>
    <w:p w14:paraId="24B5AD3B">
      <w:pPr>
        <w:pStyle w:val="4"/>
        <w:numPr>
          <w:ilvl w:val="2"/>
          <w:numId w:val="0"/>
        </w:numPr>
      </w:pPr>
      <w:bookmarkStart w:id="151" w:name="_Toc22232"/>
      <w:bookmarkStart w:id="152" w:name="_Toc18413"/>
      <w:r>
        <w:rPr>
          <w:rFonts w:hint="eastAsia" w:ascii="Times New Roman" w:hAnsi="Times New Roman" w:cs="宋体"/>
        </w:rPr>
        <w:t xml:space="preserve">5.3.1  </w:t>
      </w:r>
      <w:r>
        <w:rPr>
          <w:rFonts w:hint="eastAsia"/>
        </w:rPr>
        <w:t>应用系统设计依据</w:t>
      </w:r>
      <w:bookmarkEnd w:id="151"/>
      <w:bookmarkEnd w:id="152"/>
    </w:p>
    <w:p w14:paraId="68C38879">
      <w:pPr>
        <w:ind w:firstLine="480"/>
      </w:pPr>
      <w:r>
        <w:rPr>
          <w:rFonts w:hint="eastAsia"/>
        </w:rPr>
        <w:t>1、《国务院关于电子政务建设的指导意见》（国发</w:t>
      </w:r>
      <w:r>
        <w:t>〔20</w:t>
      </w:r>
      <w:r>
        <w:rPr>
          <w:rFonts w:hint="eastAsia"/>
        </w:rPr>
        <w:t>02</w:t>
      </w:r>
      <w:r>
        <w:t>〕</w:t>
      </w:r>
      <w:r>
        <w:rPr>
          <w:rFonts w:hint="eastAsia"/>
        </w:rPr>
        <w:t>017号）</w:t>
      </w:r>
    </w:p>
    <w:p w14:paraId="30577435">
      <w:pPr>
        <w:ind w:firstLine="480"/>
      </w:pPr>
      <w:r>
        <w:rPr>
          <w:rFonts w:hint="eastAsia"/>
        </w:rPr>
        <w:t>2、《电子政务标准化指南》（第一版）（国家电子政务标准化总体组）</w:t>
      </w:r>
    </w:p>
    <w:p w14:paraId="2611DE76">
      <w:pPr>
        <w:ind w:firstLine="480"/>
      </w:pPr>
      <w:r>
        <w:rPr>
          <w:rFonts w:hint="eastAsia"/>
        </w:rPr>
        <w:t>3、《电子政务标准化指南》（第二版征求意见稿） （国家电子政务标准化总体组）</w:t>
      </w:r>
    </w:p>
    <w:p w14:paraId="16901A1B">
      <w:pPr>
        <w:ind w:firstLine="480"/>
      </w:pPr>
      <w:r>
        <w:rPr>
          <w:rFonts w:hint="eastAsia"/>
        </w:rPr>
        <w:t>4、《关于&lt;电子政务标准化指南&gt;和六项电子政务标准试用和征求意见的通知》（国标委高新</w:t>
      </w:r>
      <w:r>
        <w:t>〔20</w:t>
      </w:r>
      <w:r>
        <w:rPr>
          <w:rFonts w:hint="eastAsia"/>
        </w:rPr>
        <w:t>03</w:t>
      </w:r>
      <w:r>
        <w:t>〕</w:t>
      </w:r>
      <w:r>
        <w:rPr>
          <w:rFonts w:hint="eastAsia"/>
        </w:rPr>
        <w:t>7号）（中国国标委、国务院信息化工作办公室）</w:t>
      </w:r>
    </w:p>
    <w:p w14:paraId="31462AFE">
      <w:pPr>
        <w:ind w:firstLine="480"/>
      </w:pPr>
      <w:r>
        <w:rPr>
          <w:rFonts w:hint="eastAsia"/>
        </w:rPr>
        <w:t>5、GB8566-8《软件工程国家标准--计算机软件开发规范》</w:t>
      </w:r>
    </w:p>
    <w:p w14:paraId="6BEC1A0D">
      <w:pPr>
        <w:ind w:firstLine="480"/>
      </w:pPr>
      <w:r>
        <w:rPr>
          <w:rFonts w:hint="eastAsia"/>
        </w:rPr>
        <w:t>6、《上海市电子政务总体技术框架指南》</w:t>
      </w:r>
    </w:p>
    <w:p w14:paraId="5BB06560">
      <w:pPr>
        <w:ind w:firstLine="480"/>
      </w:pPr>
      <w:r>
        <w:rPr>
          <w:rFonts w:hint="eastAsia"/>
        </w:rPr>
        <w:t>7、《上海市政府信息公开规定》</w:t>
      </w:r>
    </w:p>
    <w:p w14:paraId="192DE912">
      <w:pPr>
        <w:pStyle w:val="4"/>
        <w:numPr>
          <w:ilvl w:val="2"/>
          <w:numId w:val="0"/>
        </w:numPr>
      </w:pPr>
      <w:bookmarkStart w:id="153" w:name="_Toc6675"/>
      <w:bookmarkStart w:id="154" w:name="_Toc13890"/>
      <w:r>
        <w:rPr>
          <w:rFonts w:hint="eastAsia" w:ascii="Times New Roman" w:hAnsi="Times New Roman" w:cs="宋体"/>
        </w:rPr>
        <w:t xml:space="preserve">5.3.2  </w:t>
      </w:r>
      <w:r>
        <w:rPr>
          <w:rFonts w:hint="eastAsia"/>
        </w:rPr>
        <w:t>技术标准</w:t>
      </w:r>
      <w:bookmarkEnd w:id="153"/>
      <w:bookmarkEnd w:id="154"/>
    </w:p>
    <w:p w14:paraId="11531F2C">
      <w:pPr>
        <w:ind w:firstLine="480"/>
      </w:pPr>
      <w:r>
        <w:rPr>
          <w:rFonts w:hint="eastAsia"/>
        </w:rPr>
        <w:t>1、数据分析挖掘软件建设标准：选择的数据分析挖掘软件符合TPC-D规范，建设过程采用数据分析挖掘软件建设过程专用的CLDS规范；</w:t>
      </w:r>
    </w:p>
    <w:p w14:paraId="3CDFA756">
      <w:pPr>
        <w:ind w:firstLine="480"/>
      </w:pPr>
      <w:r>
        <w:rPr>
          <w:rFonts w:hint="eastAsia"/>
        </w:rPr>
        <w:t>2、Web服务标准-UDDI，WSDL和SOAP：该标准的使用可以实现跨不同系统环境的应用之间的通信；</w:t>
      </w:r>
    </w:p>
    <w:p w14:paraId="6B236B9A">
      <w:pPr>
        <w:ind w:firstLine="480"/>
      </w:pPr>
      <w:r>
        <w:rPr>
          <w:rFonts w:hint="eastAsia"/>
        </w:rPr>
        <w:t>3、技术规范：从当前技术架构的发展方向、技术的成熟度和先进性、技术的扩展性和移植性等方面出发，系统采用JAVA为基本技术架构；</w:t>
      </w:r>
    </w:p>
    <w:p w14:paraId="48E3D939">
      <w:pPr>
        <w:ind w:firstLine="480"/>
      </w:pPr>
      <w:r>
        <w:rPr>
          <w:rFonts w:hint="eastAsia"/>
        </w:rPr>
        <w:t>4、XML技术标准：采用XML技术标准，实现系统的异构；</w:t>
      </w:r>
    </w:p>
    <w:p w14:paraId="6811374C">
      <w:pPr>
        <w:ind w:firstLine="480"/>
      </w:pPr>
      <w:r>
        <w:rPr>
          <w:rFonts w:hint="eastAsia"/>
        </w:rPr>
        <w:t>5、WFMC标准：在工作流平台中，采用WFMC（工作流管理组织）的规范，实现流程定义与其他流程管理平台的接口；</w:t>
      </w:r>
    </w:p>
    <w:p w14:paraId="77834568">
      <w:pPr>
        <w:ind w:firstLine="480"/>
      </w:pPr>
      <w:r>
        <w:rPr>
          <w:rFonts w:hint="eastAsia"/>
        </w:rPr>
        <w:t>6、MVC开发规范：MVC开发模式是一种先进的技术构架，有助于软件构件化的实现，提高系统的复用性和可维护性。</w:t>
      </w:r>
    </w:p>
    <w:p w14:paraId="020AAF14">
      <w:pPr>
        <w:pStyle w:val="4"/>
        <w:numPr>
          <w:ilvl w:val="2"/>
          <w:numId w:val="0"/>
        </w:numPr>
      </w:pPr>
      <w:bookmarkStart w:id="155" w:name="_Toc32442"/>
      <w:bookmarkStart w:id="156" w:name="_Toc19126"/>
      <w:r>
        <w:rPr>
          <w:rFonts w:hint="eastAsia" w:ascii="Times New Roman" w:hAnsi="Times New Roman" w:cs="宋体"/>
        </w:rPr>
        <w:t xml:space="preserve">5.3.3  </w:t>
      </w:r>
      <w:r>
        <w:rPr>
          <w:rFonts w:hint="eastAsia"/>
        </w:rPr>
        <w:t>开发标准</w:t>
      </w:r>
      <w:bookmarkEnd w:id="155"/>
      <w:bookmarkEnd w:id="156"/>
    </w:p>
    <w:p w14:paraId="6EEB5553">
      <w:pPr>
        <w:ind w:firstLine="480"/>
      </w:pPr>
      <w:r>
        <w:rPr>
          <w:rFonts w:hint="eastAsia"/>
        </w:rPr>
        <w:t>1、CMM规范：在需求、设计、开发、测试、实施等阶段严格遵守CMM规范；</w:t>
      </w:r>
    </w:p>
    <w:p w14:paraId="553540CC">
      <w:pPr>
        <w:ind w:firstLine="480"/>
      </w:pPr>
      <w:r>
        <w:rPr>
          <w:rFonts w:hint="eastAsia"/>
        </w:rPr>
        <w:t>2、软件工程规范：在设计采用可视化建模工具统一建模。采用RUP进行需求、设计、编码、测试等软件开发过程的统一管理；</w:t>
      </w:r>
    </w:p>
    <w:p w14:paraId="7703B563">
      <w:pPr>
        <w:ind w:firstLine="480"/>
      </w:pPr>
      <w:r>
        <w:rPr>
          <w:rFonts w:hint="eastAsia"/>
        </w:rPr>
        <w:t>3、文档规范：严格遵循CMM规范中的要求，对技术文档和管理文档进行管理。</w:t>
      </w:r>
    </w:p>
    <w:p w14:paraId="64528AA7">
      <w:pPr>
        <w:pStyle w:val="4"/>
        <w:numPr>
          <w:ilvl w:val="2"/>
          <w:numId w:val="0"/>
        </w:numPr>
      </w:pPr>
      <w:bookmarkStart w:id="157" w:name="_Toc2288"/>
      <w:bookmarkStart w:id="158" w:name="_Toc14069"/>
      <w:r>
        <w:rPr>
          <w:rFonts w:hint="eastAsia" w:ascii="Times New Roman" w:hAnsi="Times New Roman" w:cs="宋体"/>
        </w:rPr>
        <w:t xml:space="preserve">5.3.4  </w:t>
      </w:r>
      <w:r>
        <w:rPr>
          <w:rFonts w:hint="eastAsia"/>
        </w:rPr>
        <w:t>数据交换标准</w:t>
      </w:r>
      <w:bookmarkEnd w:id="157"/>
      <w:bookmarkEnd w:id="158"/>
    </w:p>
    <w:p w14:paraId="4D9E13E4">
      <w:pPr>
        <w:ind w:firstLine="480"/>
      </w:pPr>
      <w:r>
        <w:rPr>
          <w:rFonts w:hint="eastAsia"/>
        </w:rPr>
        <w:t>1、《国家数据共享交换平台数据交换标准》GB/T</w:t>
      </w:r>
    </w:p>
    <w:p w14:paraId="446DE8E5">
      <w:pPr>
        <w:ind w:firstLine="480"/>
      </w:pPr>
      <w:r>
        <w:rPr>
          <w:rFonts w:hint="eastAsia"/>
        </w:rPr>
        <w:t>2、《政务大数据中心数据交换规范》 DB43/T 1754-2020</w:t>
      </w:r>
    </w:p>
    <w:p w14:paraId="478C7594">
      <w:pPr>
        <w:ind w:firstLine="480"/>
      </w:pPr>
      <w:r>
        <w:rPr>
          <w:rFonts w:hint="eastAsia"/>
        </w:rPr>
        <w:t>3、《政务信息资源交换体系》 GB/T 21062.2-2007</w:t>
      </w:r>
    </w:p>
    <w:p w14:paraId="7287872E">
      <w:pPr>
        <w:ind w:firstLine="480"/>
      </w:pPr>
      <w:r>
        <w:rPr>
          <w:rFonts w:hint="eastAsia"/>
        </w:rPr>
        <w:t>4、《信息技术元数据注册系统》 GB/T 18391.1</w:t>
      </w:r>
    </w:p>
    <w:p w14:paraId="5459D670">
      <w:pPr>
        <w:pStyle w:val="4"/>
        <w:numPr>
          <w:ilvl w:val="2"/>
          <w:numId w:val="0"/>
        </w:numPr>
      </w:pPr>
      <w:bookmarkStart w:id="159" w:name="_Toc14397"/>
      <w:bookmarkStart w:id="160" w:name="_Toc23954"/>
      <w:r>
        <w:rPr>
          <w:rFonts w:hint="eastAsia" w:ascii="Times New Roman" w:hAnsi="Times New Roman" w:cs="宋体"/>
        </w:rPr>
        <w:t xml:space="preserve">5.3.5  </w:t>
      </w:r>
      <w:r>
        <w:rPr>
          <w:rFonts w:hint="eastAsia"/>
        </w:rPr>
        <w:t>业务数据标准</w:t>
      </w:r>
      <w:bookmarkEnd w:id="159"/>
      <w:bookmarkEnd w:id="160"/>
    </w:p>
    <w:p w14:paraId="158461BA">
      <w:pPr>
        <w:ind w:firstLine="480"/>
      </w:pPr>
      <w:r>
        <w:rPr>
          <w:rFonts w:hint="eastAsia"/>
        </w:rPr>
        <w:t>在业务数据编码上将参照国家和上海市有关数据标准进行规范化定义，在通用编码上将参照国家标准进行规范化定义，比如地区编码、行业编码、人员基本信息等。</w:t>
      </w:r>
    </w:p>
    <w:p w14:paraId="12A5EAA6">
      <w:pPr>
        <w:pStyle w:val="4"/>
        <w:numPr>
          <w:ilvl w:val="2"/>
          <w:numId w:val="0"/>
        </w:numPr>
      </w:pPr>
      <w:bookmarkStart w:id="161" w:name="_Toc7479"/>
      <w:bookmarkStart w:id="162" w:name="_Toc12059"/>
      <w:r>
        <w:rPr>
          <w:rFonts w:hint="eastAsia" w:ascii="Times New Roman" w:hAnsi="Times New Roman" w:cs="宋体"/>
        </w:rPr>
        <w:t xml:space="preserve">5.3.6  </w:t>
      </w:r>
      <w:r>
        <w:rPr>
          <w:rFonts w:hint="eastAsia"/>
        </w:rPr>
        <w:t>安全标准</w:t>
      </w:r>
      <w:bookmarkEnd w:id="161"/>
      <w:bookmarkEnd w:id="162"/>
    </w:p>
    <w:p w14:paraId="0227A020">
      <w:pPr>
        <w:ind w:firstLine="480"/>
      </w:pPr>
      <w:r>
        <w:rPr>
          <w:rFonts w:hint="eastAsia"/>
        </w:rPr>
        <w:t>1、《信息技术设备的安全（IEC 950）》BG 4943-1995</w:t>
      </w:r>
    </w:p>
    <w:p w14:paraId="4536997B">
      <w:pPr>
        <w:ind w:firstLine="480"/>
      </w:pPr>
      <w:r>
        <w:rPr>
          <w:rFonts w:hint="eastAsia"/>
        </w:rPr>
        <w:t xml:space="preserve">2、《计算机场地安全要求》BG 9361-88 </w:t>
      </w:r>
    </w:p>
    <w:p w14:paraId="5AAAE3D1">
      <w:pPr>
        <w:ind w:firstLine="480"/>
      </w:pPr>
      <w:r>
        <w:rPr>
          <w:rFonts w:hint="eastAsia"/>
        </w:rPr>
        <w:t>3、《计算机信息系统 安全等级保护划分准则》GB 17859-1999</w:t>
      </w:r>
    </w:p>
    <w:p w14:paraId="68F2BB7D">
      <w:pPr>
        <w:ind w:firstLine="480"/>
      </w:pPr>
      <w:r>
        <w:rPr>
          <w:rFonts w:hint="eastAsia"/>
        </w:rPr>
        <w:t>4、《信息安全技术 信息系统安全等级保护实施指南》GB 25058-2010</w:t>
      </w:r>
    </w:p>
    <w:p w14:paraId="430FA033">
      <w:pPr>
        <w:ind w:firstLine="480"/>
      </w:pPr>
      <w:r>
        <w:rPr>
          <w:rFonts w:hint="eastAsia"/>
        </w:rPr>
        <w:t>5、《信息安全技术 信息系统安全保护等级定级指南》GB/T 22240-2008</w:t>
      </w:r>
    </w:p>
    <w:p w14:paraId="49818CAF">
      <w:pPr>
        <w:ind w:firstLine="480"/>
      </w:pPr>
      <w:r>
        <w:rPr>
          <w:rFonts w:hint="eastAsia"/>
        </w:rPr>
        <w:t>6、《信息安全技术 信息系统安全等级保护基本要求》GB/T 22239-2008</w:t>
      </w:r>
    </w:p>
    <w:p w14:paraId="09FEEC58">
      <w:pPr>
        <w:ind w:firstLine="480"/>
      </w:pPr>
      <w:r>
        <w:rPr>
          <w:rFonts w:hint="eastAsia"/>
        </w:rPr>
        <w:t>7、《信息安全技术 信息系统安全等级保护测评要求》GB/T 28448-2012</w:t>
      </w:r>
    </w:p>
    <w:p w14:paraId="13BDAC7C">
      <w:pPr>
        <w:ind w:firstLine="480"/>
      </w:pPr>
      <w:r>
        <w:rPr>
          <w:rFonts w:hint="eastAsia"/>
        </w:rPr>
        <w:t>8、 《信息安全技术 信息系统安全等级保护测评过程指南》GB/T 28449-2012</w:t>
      </w:r>
    </w:p>
    <w:p w14:paraId="6E8ED395">
      <w:pPr>
        <w:ind w:firstLine="480"/>
      </w:pPr>
      <w:r>
        <w:rPr>
          <w:rFonts w:hint="eastAsia"/>
        </w:rPr>
        <w:t>9、《信息系统等级保护安全设计技术要求》GB/T 25070-2010</w:t>
      </w:r>
    </w:p>
    <w:p w14:paraId="7857E05B">
      <w:pPr>
        <w:ind w:firstLine="480"/>
      </w:pPr>
      <w:r>
        <w:rPr>
          <w:rFonts w:hint="eastAsia"/>
        </w:rPr>
        <w:t>10、《信息安全技术 网络基础安全技术要求》GB/T 20270-2006</w:t>
      </w:r>
    </w:p>
    <w:p w14:paraId="5E46EC2E">
      <w:pPr>
        <w:ind w:firstLine="480"/>
      </w:pPr>
      <w:r>
        <w:rPr>
          <w:rFonts w:hint="eastAsia"/>
        </w:rPr>
        <w:t>11、《信息安全技术 信息系统安全通用技术要求》GB/T 20271-2006</w:t>
      </w:r>
    </w:p>
    <w:p w14:paraId="61DF9AEB">
      <w:pPr>
        <w:ind w:firstLine="480"/>
      </w:pPr>
      <w:r>
        <w:rPr>
          <w:rFonts w:hint="eastAsia"/>
        </w:rPr>
        <w:t>12、《信息安全技术 信息系统物理安全技术要求》GB/T 21052-2007</w:t>
      </w:r>
    </w:p>
    <w:p w14:paraId="5A470D06">
      <w:pPr>
        <w:ind w:firstLine="480"/>
      </w:pPr>
      <w:r>
        <w:rPr>
          <w:rFonts w:hint="eastAsia"/>
        </w:rPr>
        <w:t>13、《信息安全技术 公共基础设施 PKI系统安全等级保护技术要求》GB/T 21053-2007</w:t>
      </w:r>
    </w:p>
    <w:p w14:paraId="72CB8F58">
      <w:pPr>
        <w:ind w:firstLine="480"/>
      </w:pPr>
      <w:r>
        <w:rPr>
          <w:rFonts w:hint="eastAsia"/>
        </w:rPr>
        <w:t>14、《信息安全技术 信息系统安全管理要求》GB/T 20269-2006</w:t>
      </w:r>
    </w:p>
    <w:p w14:paraId="06471FF4">
      <w:pPr>
        <w:ind w:firstLine="480"/>
      </w:pPr>
      <w:r>
        <w:rPr>
          <w:rFonts w:hint="eastAsia"/>
        </w:rPr>
        <w:t>15、《信息安全技术 信息系统安全工程管理要求》GB/T 20282-2006</w:t>
      </w:r>
    </w:p>
    <w:p w14:paraId="71A18637">
      <w:pPr>
        <w:ind w:firstLine="480"/>
      </w:pPr>
      <w:r>
        <w:rPr>
          <w:rFonts w:hint="eastAsia"/>
        </w:rPr>
        <w:t>16、《信息安全技术 信息安全风险评估规范》GB/T 20984-2007</w:t>
      </w:r>
    </w:p>
    <w:p w14:paraId="5CA6DD1F">
      <w:pPr>
        <w:ind w:firstLine="480"/>
      </w:pPr>
      <w:r>
        <w:rPr>
          <w:rFonts w:hint="eastAsia"/>
        </w:rPr>
        <w:t>17、《信息技术 安全技术 信息安全事件管理指南》GB/Z 20985-2007</w:t>
      </w:r>
    </w:p>
    <w:p w14:paraId="087DD2E5">
      <w:pPr>
        <w:ind w:firstLine="480"/>
      </w:pPr>
      <w:r>
        <w:rPr>
          <w:rFonts w:hint="eastAsia"/>
        </w:rPr>
        <w:t>18、《信息安全技术 信息安全事件分类分级指南》GBZ 20986-2007</w:t>
      </w:r>
    </w:p>
    <w:p w14:paraId="5E104C7E">
      <w:pPr>
        <w:ind w:firstLine="480"/>
      </w:pPr>
      <w:r>
        <w:rPr>
          <w:rFonts w:hint="eastAsia"/>
        </w:rPr>
        <w:t>19、《信息安全技术 云计算服务安全能力要求》GB/T 31168-2014</w:t>
      </w:r>
    </w:p>
    <w:p w14:paraId="32536B8B">
      <w:pPr>
        <w:ind w:firstLine="480"/>
      </w:pPr>
      <w:r>
        <w:rPr>
          <w:rFonts w:hint="eastAsia"/>
        </w:rPr>
        <w:t>20、《信息安全技术 云计算服务安全指南》GB/T 31167-2014</w:t>
      </w:r>
    </w:p>
    <w:p w14:paraId="4551914E">
      <w:pPr>
        <w:ind w:firstLine="480"/>
      </w:pPr>
    </w:p>
    <w:p w14:paraId="6540470F">
      <w:pPr>
        <w:pStyle w:val="2"/>
        <w:numPr>
          <w:ilvl w:val="0"/>
          <w:numId w:val="0"/>
        </w:numPr>
      </w:pPr>
      <w:bookmarkStart w:id="163" w:name="_Toc5140"/>
      <w:r>
        <w:rPr>
          <w:rFonts w:hint="eastAsia" w:cs="宋体"/>
        </w:rPr>
        <w:t xml:space="preserve">第六章  </w:t>
      </w:r>
      <w:r>
        <w:rPr>
          <w:rFonts w:hint="eastAsia"/>
        </w:rPr>
        <w:t>项目建设内容</w:t>
      </w:r>
      <w:bookmarkEnd w:id="150"/>
      <w:bookmarkEnd w:id="163"/>
    </w:p>
    <w:p w14:paraId="6DF2EF9A">
      <w:pPr>
        <w:pStyle w:val="3"/>
        <w:numPr>
          <w:ilvl w:val="1"/>
          <w:numId w:val="0"/>
        </w:numPr>
      </w:pPr>
      <w:bookmarkStart w:id="164" w:name="_Toc7005"/>
      <w:r>
        <w:rPr>
          <w:rFonts w:hint="eastAsia" w:ascii="Times New Roman" w:hAnsi="Times New Roman" w:cs="宋体"/>
        </w:rPr>
        <w:t xml:space="preserve">6.1  </w:t>
      </w:r>
      <w:r>
        <w:rPr>
          <w:rFonts w:hint="eastAsia"/>
        </w:rPr>
        <w:t>应用系统建设</w:t>
      </w:r>
      <w:bookmarkEnd w:id="164"/>
    </w:p>
    <w:p w14:paraId="1BDEC907">
      <w:pPr>
        <w:pStyle w:val="4"/>
        <w:numPr>
          <w:ilvl w:val="2"/>
          <w:numId w:val="0"/>
        </w:numPr>
      </w:pPr>
      <w:bookmarkStart w:id="165" w:name="_Toc23062"/>
      <w:r>
        <w:rPr>
          <w:rFonts w:hint="eastAsia" w:ascii="Times New Roman" w:hAnsi="Times New Roman" w:cs="宋体"/>
        </w:rPr>
        <w:t xml:space="preserve">6.1.1  </w:t>
      </w:r>
      <w:r>
        <w:rPr>
          <w:rFonts w:hint="eastAsia"/>
        </w:rPr>
        <w:t>干部人才管理子系统</w:t>
      </w:r>
      <w:bookmarkEnd w:id="165"/>
    </w:p>
    <w:p w14:paraId="4CD2E28A">
      <w:pPr>
        <w:pStyle w:val="5"/>
        <w:numPr>
          <w:ilvl w:val="3"/>
          <w:numId w:val="0"/>
        </w:numPr>
      </w:pPr>
      <w:r>
        <w:rPr>
          <w:rFonts w:hint="eastAsia" w:cs="宋体"/>
        </w:rPr>
        <w:t xml:space="preserve">6.1.1.1  </w:t>
      </w:r>
      <w:r>
        <w:rPr>
          <w:rFonts w:hint="eastAsia"/>
        </w:rPr>
        <w:t>常用功能</w:t>
      </w:r>
    </w:p>
    <w:p w14:paraId="5149AF88">
      <w:pPr>
        <w:pStyle w:val="6"/>
        <w:numPr>
          <w:ilvl w:val="4"/>
          <w:numId w:val="0"/>
        </w:numPr>
      </w:pPr>
      <w:r>
        <w:rPr>
          <w:rFonts w:hint="eastAsia" w:eastAsia="宋体" w:cs="宋体"/>
        </w:rPr>
        <w:t xml:space="preserve">6.1.1.1.1  </w:t>
      </w:r>
      <w:r>
        <w:rPr>
          <w:rFonts w:hint="eastAsia"/>
        </w:rPr>
        <w:t>通知收发</w:t>
      </w:r>
    </w:p>
    <w:p w14:paraId="12DFE7B9">
      <w:pPr>
        <w:ind w:firstLine="480"/>
      </w:pPr>
      <w:r>
        <w:rPr>
          <w:rFonts w:hint="eastAsia"/>
        </w:rPr>
        <w:t>提供高效、可靠的通知信息传输服务，支持多场景、多终端的消息发送与接收管理。支持自定义通知模板及多种推送渠道（包括邮件、公告、消息等），实现信息的精准触达。</w:t>
      </w:r>
    </w:p>
    <w:p w14:paraId="32C96C97">
      <w:pPr>
        <w:ind w:firstLine="480"/>
      </w:pPr>
      <w:r>
        <w:rPr>
          <w:rFonts w:hint="eastAsia"/>
        </w:rPr>
        <w:t>用户端可实时接收通知，并且给与发送者反馈，发送者也并支持查看未读、未接收信息、未反馈的信息。</w:t>
      </w:r>
    </w:p>
    <w:p w14:paraId="7457A229">
      <w:pPr>
        <w:ind w:firstLine="480"/>
      </w:pPr>
      <w:r>
        <w:rPr>
          <w:rFonts w:hint="eastAsia"/>
        </w:rPr>
        <w:t>常用功能主要用于当前用户大量使用的功能操作的汇总，用户可以快速进入到功能操作页面，简化页面点击的操作，快速进入所进行的业务界面进行操作。常用功能提供工作台、组工园地等功能。</w:t>
      </w:r>
    </w:p>
    <w:p w14:paraId="60F4FFC5">
      <w:pPr>
        <w:pStyle w:val="6"/>
        <w:numPr>
          <w:ilvl w:val="4"/>
          <w:numId w:val="0"/>
        </w:numPr>
      </w:pPr>
      <w:r>
        <w:rPr>
          <w:rFonts w:hint="eastAsia" w:eastAsia="宋体" w:cs="宋体"/>
        </w:rPr>
        <w:t xml:space="preserve">6.1.1.1.2  </w:t>
      </w:r>
      <w:r>
        <w:rPr>
          <w:rFonts w:hint="eastAsia"/>
        </w:rPr>
        <w:t>事项提醒</w:t>
      </w:r>
    </w:p>
    <w:p w14:paraId="32051297">
      <w:pPr>
        <w:ind w:firstLine="480"/>
      </w:pPr>
      <w:r>
        <w:rPr>
          <w:rFonts w:hint="eastAsia"/>
        </w:rPr>
        <w:t>支持对干部生日、退休到龄、任职年龄超限、党委/董事会/经理班子任期等进行提醒。</w:t>
      </w:r>
    </w:p>
    <w:p w14:paraId="07A70586">
      <w:pPr>
        <w:pStyle w:val="6"/>
        <w:numPr>
          <w:ilvl w:val="4"/>
          <w:numId w:val="0"/>
        </w:numPr>
      </w:pPr>
      <w:r>
        <w:rPr>
          <w:rFonts w:hint="eastAsia" w:eastAsia="宋体" w:cs="宋体"/>
        </w:rPr>
        <w:t xml:space="preserve">6.1.1.1.3  </w:t>
      </w:r>
      <w:r>
        <w:rPr>
          <w:rFonts w:hint="eastAsia"/>
        </w:rPr>
        <w:t>组工园地</w:t>
      </w:r>
    </w:p>
    <w:p w14:paraId="2D8B90EA">
      <w:pPr>
        <w:pStyle w:val="7"/>
        <w:numPr>
          <w:ilvl w:val="5"/>
          <w:numId w:val="0"/>
        </w:numPr>
      </w:pPr>
      <w:r>
        <w:rPr>
          <w:rFonts w:hint="eastAsia" w:ascii="Times New Roman" w:hAnsi="Times New Roman" w:cs="宋体"/>
        </w:rPr>
        <w:t xml:space="preserve">6.1.1.1.3.1  </w:t>
      </w:r>
      <w:r>
        <w:rPr>
          <w:rFonts w:hint="eastAsia"/>
        </w:rPr>
        <w:t>文件柜</w:t>
      </w:r>
    </w:p>
    <w:p w14:paraId="5E43336D">
      <w:pPr>
        <w:ind w:firstLine="480"/>
      </w:pPr>
      <w:r>
        <w:rPr>
          <w:rFonts w:hint="eastAsia"/>
        </w:rPr>
        <w:t>文件柜汇总所有下发的通知，查看已经下发的通知，查看其他部门人员或本部门人员的文件材料，分级分权，可以发送通知公告给其他部门，发送的通知公告信息项可以自定义配置，可以在通知公告要求或者上传文件附件，大小不超过50mb。具备干部人事部门通讯录更新维护功能（机要地址、姓名、职务、座机、手机号等），支持对一定范围的通讯录进行信息共享。支持对干部生日、退休到龄、任职年龄超限、党委/董事会/经理班子任期等进行提醒。提供office、wps、图片、pdf等格式文件预览功能。</w:t>
      </w:r>
    </w:p>
    <w:p w14:paraId="5318D54E">
      <w:pPr>
        <w:pStyle w:val="7"/>
        <w:numPr>
          <w:ilvl w:val="5"/>
          <w:numId w:val="0"/>
        </w:numPr>
      </w:pPr>
      <w:r>
        <w:rPr>
          <w:rFonts w:hint="eastAsia" w:ascii="Times New Roman" w:hAnsi="Times New Roman" w:cs="宋体"/>
        </w:rPr>
        <w:t xml:space="preserve">6.1.1.1.3.2  </w:t>
      </w:r>
      <w:r>
        <w:rPr>
          <w:rFonts w:hint="eastAsia"/>
        </w:rPr>
        <w:t>通讯录</w:t>
      </w:r>
    </w:p>
    <w:p w14:paraId="7ABC0313">
      <w:pPr>
        <w:ind w:firstLine="480"/>
      </w:pPr>
      <w:r>
        <w:rPr>
          <w:rFonts w:hint="eastAsia"/>
        </w:rPr>
        <w:t>系统具备干部人事部门通讯录更新维护功能（机要地址、姓名、职务、座机、手机号等），支持对一定范围的通讯录进行信息共享。</w:t>
      </w:r>
    </w:p>
    <w:p w14:paraId="19CEE5C4">
      <w:pPr>
        <w:pStyle w:val="5"/>
        <w:numPr>
          <w:ilvl w:val="3"/>
          <w:numId w:val="0"/>
        </w:numPr>
      </w:pPr>
      <w:r>
        <w:rPr>
          <w:rFonts w:hint="eastAsia" w:cs="宋体"/>
        </w:rPr>
        <w:t xml:space="preserve">6.1.1.2  </w:t>
      </w:r>
      <w:r>
        <w:rPr>
          <w:rFonts w:hint="eastAsia"/>
        </w:rPr>
        <w:t>基础数据管理</w:t>
      </w:r>
    </w:p>
    <w:p w14:paraId="31515F67">
      <w:pPr>
        <w:pStyle w:val="6"/>
        <w:numPr>
          <w:ilvl w:val="4"/>
          <w:numId w:val="0"/>
        </w:numPr>
      </w:pPr>
      <w:r>
        <w:rPr>
          <w:rFonts w:hint="eastAsia" w:eastAsia="宋体" w:cs="宋体"/>
        </w:rPr>
        <w:t xml:space="preserve">6.1.1.2.1  </w:t>
      </w:r>
      <w:r>
        <w:rPr>
          <w:rFonts w:hint="eastAsia"/>
        </w:rPr>
        <w:t>概述</w:t>
      </w:r>
    </w:p>
    <w:p w14:paraId="19C5CC09">
      <w:pPr>
        <w:ind w:firstLine="480"/>
      </w:pPr>
      <w:r>
        <w:rPr>
          <w:rFonts w:hint="eastAsia"/>
        </w:rPr>
        <w:t>基础数据管理汇聚各项与干部人员相关的组织架构数据、干部数据，构建委内的统一基础数据资源，建设更加全面、科学、智能的业务应用系统，增强数据分析挖掘支持能力。</w:t>
      </w:r>
    </w:p>
    <w:p w14:paraId="54313209">
      <w:pPr>
        <w:pStyle w:val="6"/>
        <w:numPr>
          <w:ilvl w:val="4"/>
          <w:numId w:val="0"/>
        </w:numPr>
      </w:pPr>
      <w:r>
        <w:rPr>
          <w:rFonts w:hint="eastAsia" w:eastAsia="宋体" w:cs="宋体"/>
        </w:rPr>
        <w:t xml:space="preserve">6.1.1.2.2  </w:t>
      </w:r>
      <w:r>
        <w:rPr>
          <w:rFonts w:hint="eastAsia"/>
        </w:rPr>
        <w:t>功能模块组成</w:t>
      </w:r>
    </w:p>
    <w:p w14:paraId="7E596905">
      <w:pPr>
        <w:pStyle w:val="25"/>
      </w:pPr>
      <w:r>
        <w:object>
          <v:shape id="_x0000_i1030" o:spt="75" type="#_x0000_t75" style="height:200.25pt;width:311.25pt;" o:ole="t" filled="f" o:preferrelative="t" stroked="f" coordsize="21600,21600">
            <v:path/>
            <v:fill on="f" focussize="0,0"/>
            <v:stroke on="f" joinstyle="miter"/>
            <v:imagedata r:id="rId52" o:title=""/>
            <o:lock v:ext="edit" aspectratio="t"/>
            <w10:wrap type="none"/>
            <w10:anchorlock/>
          </v:shape>
          <o:OLEObject Type="Embed" ProgID="Visio.Drawing.15" ShapeID="_x0000_i1030" DrawAspect="Content" ObjectID="_1468075730" r:id="rId51">
            <o:LockedField>false</o:LockedField>
          </o:OLEObject>
        </w:object>
      </w:r>
    </w:p>
    <w:p w14:paraId="471ED848">
      <w:pPr>
        <w:pStyle w:val="6"/>
        <w:numPr>
          <w:ilvl w:val="4"/>
          <w:numId w:val="0"/>
        </w:numPr>
      </w:pPr>
      <w:r>
        <w:rPr>
          <w:rFonts w:hint="eastAsia" w:eastAsia="宋体" w:cs="宋体"/>
        </w:rPr>
        <w:t xml:space="preserve">6.1.1.2.3  </w:t>
      </w:r>
      <w:r>
        <w:rPr>
          <w:rFonts w:hint="eastAsia"/>
        </w:rPr>
        <w:t>组织架构数据管理</w:t>
      </w:r>
    </w:p>
    <w:p w14:paraId="055C188D">
      <w:pPr>
        <w:ind w:firstLine="480"/>
      </w:pPr>
      <w:r>
        <w:rPr>
          <w:rFonts w:hint="eastAsia"/>
        </w:rPr>
        <w:t>组织架构数据管理实现按照单位（机构）的上下级管理关系，建立组织机构树，提供组织机构创建、机构回收站和机构信息导入导出等管理功能。</w:t>
      </w:r>
    </w:p>
    <w:p w14:paraId="39269D42">
      <w:pPr>
        <w:pStyle w:val="7"/>
        <w:numPr>
          <w:ilvl w:val="5"/>
          <w:numId w:val="0"/>
        </w:numPr>
      </w:pPr>
      <w:r>
        <w:rPr>
          <w:rFonts w:hint="eastAsia" w:ascii="Times New Roman" w:hAnsi="Times New Roman" w:cs="宋体"/>
        </w:rPr>
        <w:t xml:space="preserve">6.1.1.2.3.1  </w:t>
      </w:r>
      <w:r>
        <w:rPr>
          <w:rFonts w:hint="eastAsia"/>
        </w:rPr>
        <w:t>组织架构信息</w:t>
      </w:r>
    </w:p>
    <w:p w14:paraId="196BC41F">
      <w:pPr>
        <w:pStyle w:val="8"/>
        <w:numPr>
          <w:ilvl w:val="6"/>
          <w:numId w:val="0"/>
        </w:numPr>
      </w:pPr>
      <w:r>
        <w:rPr>
          <w:rFonts w:hint="eastAsia" w:cs="宋体"/>
        </w:rPr>
        <w:t xml:space="preserve">6.1.1.2.3.1.1  </w:t>
      </w:r>
      <w:r>
        <w:rPr>
          <w:rFonts w:hint="eastAsia"/>
        </w:rPr>
        <w:t>企业数据信息</w:t>
      </w:r>
    </w:p>
    <w:p w14:paraId="564F9641">
      <w:pPr>
        <w:ind w:firstLine="480"/>
      </w:pPr>
      <w:r>
        <w:rPr>
          <w:rFonts w:hint="eastAsia"/>
        </w:rPr>
        <w:t>对于企业信息进行增删查改的管理，字段应包括单位全称、规范简称、功能分类、成立信息、干部管理权限类别、整体上市标识、班子分工、股权结构、党董经三个班子人员构成、党代会和董事会任（届）期、各级干部数量、结构情况统计（包括但不限于性别、年龄、学历、党派、职务职级）等。</w:t>
      </w:r>
    </w:p>
    <w:p w14:paraId="46440FE8">
      <w:pPr>
        <w:pStyle w:val="8"/>
        <w:numPr>
          <w:ilvl w:val="6"/>
          <w:numId w:val="0"/>
        </w:numPr>
      </w:pPr>
      <w:r>
        <w:rPr>
          <w:rFonts w:hint="eastAsia" w:cs="宋体"/>
        </w:rPr>
        <w:t xml:space="preserve">6.1.1.2.3.1.2  </w:t>
      </w:r>
      <w:r>
        <w:rPr>
          <w:rFonts w:hint="eastAsia"/>
        </w:rPr>
        <w:t>机关数据信息</w:t>
      </w:r>
    </w:p>
    <w:p w14:paraId="3C231E62">
      <w:pPr>
        <w:ind w:firstLine="480"/>
      </w:pPr>
      <w:r>
        <w:rPr>
          <w:rFonts w:hint="eastAsia"/>
        </w:rPr>
        <w:t>对于机关信息进行增删查改的管理，字段应包括机关和直属事业单位机构信息、机构层级、机构类别、编制职数情况实时统计、人员结构情况分析（包括但不限于性别、年龄、学历、党派、职务职级）等。</w:t>
      </w:r>
    </w:p>
    <w:p w14:paraId="2A516D0B">
      <w:pPr>
        <w:pStyle w:val="8"/>
        <w:numPr>
          <w:ilvl w:val="6"/>
          <w:numId w:val="0"/>
        </w:numPr>
      </w:pPr>
      <w:r>
        <w:rPr>
          <w:rFonts w:hint="eastAsia" w:cs="宋体"/>
        </w:rPr>
        <w:t xml:space="preserve">6.1.1.2.3.1.3  </w:t>
      </w:r>
      <w:r>
        <w:rPr>
          <w:rFonts w:hint="eastAsia"/>
        </w:rPr>
        <w:t>数据快照</w:t>
      </w:r>
    </w:p>
    <w:p w14:paraId="10D117DD">
      <w:pPr>
        <w:ind w:firstLine="480"/>
      </w:pPr>
      <w:r>
        <w:rPr>
          <w:rFonts w:hint="eastAsia"/>
        </w:rPr>
        <w:t>按需求对数据进行存档，可以支持对历史数据进行查看，如查看22年1月1日，某组织架构下的人员任职信息。</w:t>
      </w:r>
    </w:p>
    <w:p w14:paraId="408D3D18">
      <w:pPr>
        <w:pStyle w:val="7"/>
        <w:numPr>
          <w:ilvl w:val="5"/>
          <w:numId w:val="0"/>
        </w:numPr>
      </w:pPr>
      <w:r>
        <w:rPr>
          <w:rFonts w:hint="eastAsia" w:ascii="Times New Roman" w:hAnsi="Times New Roman" w:cs="宋体"/>
        </w:rPr>
        <w:t xml:space="preserve">6.1.1.2.3.2  </w:t>
      </w:r>
      <w:r>
        <w:rPr>
          <w:rFonts w:hint="eastAsia"/>
        </w:rPr>
        <w:t>机构回收站</w:t>
      </w:r>
    </w:p>
    <w:p w14:paraId="056DAA53">
      <w:pPr>
        <w:ind w:firstLine="480"/>
      </w:pPr>
      <w:r>
        <w:rPr>
          <w:rFonts w:hint="eastAsia"/>
        </w:rPr>
        <w:t>系统提供组织机构的回收功能，可对已经删除的机构和机构下的人员进行恢复。</w:t>
      </w:r>
    </w:p>
    <w:p w14:paraId="5B2BD524">
      <w:pPr>
        <w:pStyle w:val="7"/>
        <w:numPr>
          <w:ilvl w:val="5"/>
          <w:numId w:val="0"/>
        </w:numPr>
      </w:pPr>
      <w:r>
        <w:rPr>
          <w:rFonts w:hint="eastAsia" w:ascii="Times New Roman" w:hAnsi="Times New Roman" w:cs="宋体"/>
        </w:rPr>
        <w:t xml:space="preserve">6.1.1.2.3.3  </w:t>
      </w:r>
      <w:r>
        <w:rPr>
          <w:rFonts w:hint="eastAsia"/>
        </w:rPr>
        <w:t>编辑职数管理</w:t>
      </w:r>
    </w:p>
    <w:p w14:paraId="3B9CBF9D">
      <w:pPr>
        <w:ind w:firstLine="480"/>
      </w:pPr>
      <w:r>
        <w:rPr>
          <w:rFonts w:hint="eastAsia"/>
        </w:rPr>
        <w:t>维护组织架构的机关行政编制数、部门和内设机构的领导职数，根据各个人员的编制、职数进行超编、缺编，超配、缺配的统计。</w:t>
      </w:r>
    </w:p>
    <w:p w14:paraId="076FB558">
      <w:pPr>
        <w:pStyle w:val="7"/>
        <w:numPr>
          <w:ilvl w:val="5"/>
          <w:numId w:val="0"/>
        </w:numPr>
      </w:pPr>
      <w:r>
        <w:rPr>
          <w:rFonts w:hint="eastAsia" w:ascii="Times New Roman" w:hAnsi="Times New Roman" w:cs="宋体"/>
        </w:rPr>
        <w:t xml:space="preserve">6.1.1.2.3.4  </w:t>
      </w:r>
      <w:r>
        <w:rPr>
          <w:rFonts w:hint="eastAsia"/>
        </w:rPr>
        <w:t>组织机构树</w:t>
      </w:r>
    </w:p>
    <w:p w14:paraId="638C9322">
      <w:pPr>
        <w:ind w:firstLine="480"/>
      </w:pPr>
      <w:r>
        <w:rPr>
          <w:rFonts w:hint="eastAsia"/>
        </w:rPr>
        <w:t>组织机构数提供多组织机构树模式，可根据用户需要进行架构树的编辑和维护，如班子组织架构树、单位组织架构树、归口组织架构树等，同时对组织架构树的子节点进行分类，包括法人单位、内设机构、分组等。同时可以对组织机构树进行同层级排序，以可视化拖拽方式进行操作与展示。</w:t>
      </w:r>
    </w:p>
    <w:p w14:paraId="22F578F6">
      <w:pPr>
        <w:pStyle w:val="7"/>
        <w:numPr>
          <w:ilvl w:val="5"/>
          <w:numId w:val="0"/>
        </w:numPr>
      </w:pPr>
      <w:r>
        <w:rPr>
          <w:rFonts w:hint="eastAsia" w:ascii="Times New Roman" w:hAnsi="Times New Roman" w:cs="宋体"/>
        </w:rPr>
        <w:t xml:space="preserve">6.1.1.2.3.5  </w:t>
      </w:r>
      <w:r>
        <w:rPr>
          <w:rFonts w:hint="eastAsia"/>
        </w:rPr>
        <w:t>机构信息导入导出</w:t>
      </w:r>
    </w:p>
    <w:p w14:paraId="3E2E47A4">
      <w:pPr>
        <w:ind w:firstLine="480"/>
      </w:pPr>
      <w:r>
        <w:rPr>
          <w:rFonts w:hint="eastAsia"/>
        </w:rPr>
        <w:t>系统提供机构信息的导入导出功能，可根据规则填写机构信息，可以将机构信息重新生成或者导入，也可以将机构信息进行导出。</w:t>
      </w:r>
    </w:p>
    <w:p w14:paraId="107F22FE">
      <w:pPr>
        <w:pStyle w:val="6"/>
        <w:numPr>
          <w:ilvl w:val="4"/>
          <w:numId w:val="0"/>
        </w:numPr>
      </w:pPr>
      <w:r>
        <w:rPr>
          <w:rFonts w:hint="eastAsia" w:eastAsia="宋体" w:cs="宋体"/>
        </w:rPr>
        <w:t xml:space="preserve">6.1.1.2.4  </w:t>
      </w:r>
      <w:r>
        <w:rPr>
          <w:rFonts w:hint="eastAsia"/>
        </w:rPr>
        <w:t>干部数据管理</w:t>
      </w:r>
    </w:p>
    <w:p w14:paraId="786E1787">
      <w:pPr>
        <w:ind w:firstLine="480"/>
      </w:pPr>
      <w:r>
        <w:rPr>
          <w:rFonts w:hint="eastAsia"/>
        </w:rPr>
        <w:t>按照《全国组织、干部、人事管理信息第 1 部分：数据元》和《全国组织、干部、人事管理信息第 2 部分：信息分类代码集》（GB/T 14946）最新标准，对干部管理信息的数据结构与信息编码规则，实现对各类干部信息的采集填报、更新转移、动态维护及汇集，提高干部信息维护的效率，降低管理成本。</w:t>
      </w:r>
    </w:p>
    <w:p w14:paraId="32898B28">
      <w:pPr>
        <w:pStyle w:val="7"/>
        <w:numPr>
          <w:ilvl w:val="5"/>
          <w:numId w:val="0"/>
        </w:numPr>
      </w:pPr>
      <w:r>
        <w:rPr>
          <w:rFonts w:hint="eastAsia" w:ascii="Times New Roman" w:hAnsi="Times New Roman" w:cs="宋体"/>
        </w:rPr>
        <w:t xml:space="preserve">6.1.1.2.4.1  </w:t>
      </w:r>
      <w:r>
        <w:rPr>
          <w:rFonts w:hint="eastAsia"/>
        </w:rPr>
        <w:t>干部情况</w:t>
      </w:r>
    </w:p>
    <w:p w14:paraId="61AC53C6">
      <w:pPr>
        <w:pStyle w:val="8"/>
        <w:numPr>
          <w:ilvl w:val="6"/>
          <w:numId w:val="0"/>
        </w:numPr>
      </w:pPr>
      <w:r>
        <w:rPr>
          <w:rFonts w:hint="eastAsia" w:cs="宋体"/>
        </w:rPr>
        <w:t xml:space="preserve">6.1.1.2.4.1.1  </w:t>
      </w:r>
      <w:r>
        <w:rPr>
          <w:rFonts w:hint="eastAsia"/>
        </w:rPr>
        <w:t>基本情况</w:t>
      </w:r>
    </w:p>
    <w:p w14:paraId="2B16AF65">
      <w:pPr>
        <w:ind w:firstLine="480"/>
      </w:pPr>
      <w:r>
        <w:rPr>
          <w:rFonts w:hint="eastAsia"/>
        </w:rPr>
        <w:t>以数据列表的形式，展示多维度的干部信息，支持对干部人员信息的增删改查。通过组织架构下不同层级的干部，展示干部的基础数据，业务数据。生成每个干部的卡片模式浏览，如照片，姓名，职务职级，年龄，性别等。</w:t>
      </w:r>
    </w:p>
    <w:p w14:paraId="20536EB7">
      <w:pPr>
        <w:ind w:firstLine="480"/>
      </w:pPr>
      <w:r>
        <w:rPr>
          <w:rFonts w:hint="eastAsia"/>
        </w:rPr>
        <w:t>同时可以联动数据标签、自定义查询，对多个干部进行组合查询，查询后的信息支持联动条件导出。</w:t>
      </w:r>
    </w:p>
    <w:p w14:paraId="3BCB1EB9">
      <w:pPr>
        <w:pStyle w:val="8"/>
        <w:numPr>
          <w:ilvl w:val="6"/>
          <w:numId w:val="0"/>
        </w:numPr>
      </w:pPr>
      <w:r>
        <w:rPr>
          <w:rFonts w:hint="eastAsia" w:cs="宋体"/>
        </w:rPr>
        <w:t xml:space="preserve">6.1.1.2.4.1.2  </w:t>
      </w:r>
      <w:r>
        <w:rPr>
          <w:rFonts w:hint="eastAsia"/>
        </w:rPr>
        <w:t>数据录入</w:t>
      </w:r>
    </w:p>
    <w:p w14:paraId="7A667A8B">
      <w:pPr>
        <w:ind w:firstLine="480"/>
      </w:pPr>
      <w:r>
        <w:rPr>
          <w:rFonts w:hint="eastAsia"/>
        </w:rPr>
        <w:t>支持采用任免表的可视化形式进行数据填报、日常维护。支持XLS、XLSX、LRMX、RCX、RCXW、DOCX等格式的任免表文件导入数据。在一次性导入多个任免表时，支持以zip压缩包格式导入。</w:t>
      </w:r>
    </w:p>
    <w:p w14:paraId="48781072">
      <w:pPr>
        <w:pStyle w:val="7"/>
        <w:numPr>
          <w:ilvl w:val="5"/>
          <w:numId w:val="0"/>
        </w:numPr>
      </w:pPr>
      <w:r>
        <w:rPr>
          <w:rFonts w:hint="eastAsia" w:ascii="Times New Roman" w:hAnsi="Times New Roman" w:cs="宋体"/>
        </w:rPr>
        <w:t xml:space="preserve">6.1.1.2.4.2  </w:t>
      </w:r>
      <w:r>
        <w:rPr>
          <w:rFonts w:hint="eastAsia"/>
        </w:rPr>
        <w:t>信息校验</w:t>
      </w:r>
    </w:p>
    <w:p w14:paraId="411BB942">
      <w:pPr>
        <w:ind w:firstLine="480"/>
      </w:pPr>
      <w:r>
        <w:rPr>
          <w:rFonts w:hint="eastAsia"/>
        </w:rPr>
        <w:t>为保证数据的规范性，完整性，实现对必填项、数据范围、身份证号码、手机号码、电子邮件等具有通用校验规则的输入项应有清晰、正确的校验规则，对日期输入项，要采用简便易用的日期控件，并支持手工输入，对于具体格式应给出简单易懂的提示，对于输入截止日期小于开始日期时给出提示，且同一系统中日期格式保持一致。</w:t>
      </w:r>
    </w:p>
    <w:p w14:paraId="5F9EFCA1">
      <w:pPr>
        <w:pStyle w:val="8"/>
        <w:numPr>
          <w:ilvl w:val="6"/>
          <w:numId w:val="0"/>
        </w:numPr>
      </w:pPr>
      <w:r>
        <w:rPr>
          <w:rFonts w:hint="eastAsia" w:cs="宋体"/>
        </w:rPr>
        <w:t xml:space="preserve">6.1.1.2.4.2.1  </w:t>
      </w:r>
      <w:r>
        <w:rPr>
          <w:rFonts w:hint="eastAsia"/>
        </w:rPr>
        <w:t>校验惯例</w:t>
      </w:r>
    </w:p>
    <w:p w14:paraId="714E9CA7">
      <w:pPr>
        <w:ind w:firstLine="480"/>
      </w:pPr>
      <w:r>
        <w:rPr>
          <w:rFonts w:hint="eastAsia"/>
        </w:rPr>
        <w:t>对干部的基础信息进行全系统的批量校验，并且支持223种校验规则。表单内容需包含信息校验，校验内容包括：必填项、长度校验、日期格式校验、最大日期最小日期校验、数字格式校验、邮箱格式校验、电话号码格式校验、身份证号码格式校验。</w:t>
      </w:r>
    </w:p>
    <w:p w14:paraId="6FDCAFA5">
      <w:pPr>
        <w:ind w:firstLine="480"/>
      </w:pPr>
      <w:r>
        <w:rPr>
          <w:rFonts w:hint="eastAsia"/>
        </w:rPr>
        <w:t>同时，系统支持对校验规则进行自定义新增，同时可以新增某个校验方案。如某工作单位及职务文字信息过短，导出校验出错的人员信息，自定义导出列内容，满足不同业务场景对数据质量校验的要求，确保数据符合预期格式、范围和完整性要求，提高数据的准确性和一致性。</w:t>
      </w:r>
    </w:p>
    <w:p w14:paraId="004B4C40">
      <w:pPr>
        <w:pStyle w:val="7"/>
        <w:numPr>
          <w:ilvl w:val="5"/>
          <w:numId w:val="0"/>
        </w:numPr>
      </w:pPr>
      <w:r>
        <w:rPr>
          <w:rFonts w:hint="eastAsia" w:ascii="Times New Roman" w:hAnsi="Times New Roman" w:cs="宋体"/>
        </w:rPr>
        <w:t xml:space="preserve">6.1.1.2.4.3  </w:t>
      </w:r>
      <w:r>
        <w:rPr>
          <w:rFonts w:hint="eastAsia"/>
        </w:rPr>
        <w:t>数据标签</w:t>
      </w:r>
    </w:p>
    <w:p w14:paraId="63B8D7BD">
      <w:pPr>
        <w:ind w:firstLine="480"/>
      </w:pPr>
      <w:r>
        <w:rPr>
          <w:rFonts w:hint="eastAsia"/>
        </w:rPr>
        <w:t>数据的标签化、排序与查询。支持各类标签信息维护，支持按照一定规则和可视化拖动形式进行排序。方便其后期进行统计分析，检索查询。</w:t>
      </w:r>
    </w:p>
    <w:p w14:paraId="4539591C">
      <w:pPr>
        <w:pStyle w:val="7"/>
        <w:numPr>
          <w:ilvl w:val="5"/>
          <w:numId w:val="0"/>
        </w:numPr>
      </w:pPr>
      <w:r>
        <w:rPr>
          <w:rFonts w:hint="eastAsia" w:ascii="Times New Roman" w:hAnsi="Times New Roman" w:cs="宋体"/>
        </w:rPr>
        <w:t xml:space="preserve">6.1.1.2.4.4  </w:t>
      </w:r>
      <w:r>
        <w:rPr>
          <w:rFonts w:hint="eastAsia"/>
        </w:rPr>
        <w:t>数据导出</w:t>
      </w:r>
    </w:p>
    <w:p w14:paraId="441C5B2B">
      <w:pPr>
        <w:ind w:firstLine="480"/>
      </w:pPr>
      <w:r>
        <w:rPr>
          <w:rFonts w:hint="eastAsia"/>
        </w:rPr>
        <w:t>选中需要导出的干部信息，可以按需导出表格，可以自定义导出的列内容，支持指定制式任免审批表导出。支持多种格式导出，包括word、Excel、Lrmx、Rcx、Xml等。</w:t>
      </w:r>
    </w:p>
    <w:p w14:paraId="0EE24BDA">
      <w:pPr>
        <w:pStyle w:val="5"/>
        <w:numPr>
          <w:ilvl w:val="3"/>
          <w:numId w:val="0"/>
        </w:numPr>
      </w:pPr>
      <w:r>
        <w:rPr>
          <w:rFonts w:hint="eastAsia" w:cs="宋体"/>
        </w:rPr>
        <w:t xml:space="preserve">6.1.1.3  </w:t>
      </w:r>
      <w:r>
        <w:rPr>
          <w:rFonts w:hint="eastAsia"/>
        </w:rPr>
        <w:t>综合统计查询</w:t>
      </w:r>
    </w:p>
    <w:p w14:paraId="1A84ABC3">
      <w:pPr>
        <w:pStyle w:val="6"/>
        <w:numPr>
          <w:ilvl w:val="4"/>
          <w:numId w:val="0"/>
        </w:numPr>
      </w:pPr>
      <w:r>
        <w:rPr>
          <w:rFonts w:hint="eastAsia" w:eastAsia="宋体" w:cs="宋体"/>
        </w:rPr>
        <w:t xml:space="preserve">6.1.1.3.1  </w:t>
      </w:r>
      <w:r>
        <w:rPr>
          <w:rFonts w:hint="eastAsia"/>
        </w:rPr>
        <w:t>概述</w:t>
      </w:r>
    </w:p>
    <w:p w14:paraId="6EBE08D7">
      <w:pPr>
        <w:ind w:firstLine="480"/>
      </w:pPr>
      <w:r>
        <w:rPr>
          <w:rFonts w:hint="eastAsia"/>
        </w:rPr>
        <w:t>综合统计查询通过对定义好的数据标签检索的方式，建立多维度的数据查询项（例如：职务、职级、年龄、性别、岗位领域、毕业学校、最高学历、党派、民族、籍贯、现任职务等），可根据领导用户实际查询需求，通过多条件的组合方式，实现根据多个维度内容进行综合查询，并提供根据不同维度信息的统计与分析，综合统计查询提供自定义条件查询、标签条件查询、表册管理及查询、分类统计等功能。</w:t>
      </w:r>
    </w:p>
    <w:p w14:paraId="0B66185E">
      <w:pPr>
        <w:pStyle w:val="6"/>
        <w:numPr>
          <w:ilvl w:val="4"/>
          <w:numId w:val="0"/>
        </w:numPr>
      </w:pPr>
      <w:r>
        <w:rPr>
          <w:rFonts w:hint="eastAsia" w:eastAsia="宋体" w:cs="宋体"/>
        </w:rPr>
        <w:t xml:space="preserve">6.1.1.3.2  </w:t>
      </w:r>
      <w:r>
        <w:rPr>
          <w:rFonts w:hint="eastAsia"/>
        </w:rPr>
        <w:t>功能模块组成</w:t>
      </w:r>
    </w:p>
    <w:p w14:paraId="66C19627">
      <w:pPr>
        <w:pStyle w:val="25"/>
      </w:pPr>
      <w:r>
        <w:object>
          <v:shape id="_x0000_i1031" o:spt="75" type="#_x0000_t75" style="height:200.25pt;width:311.25pt;" o:ole="t" filled="f" o:preferrelative="t" stroked="f" coordsize="21600,21600">
            <v:path/>
            <v:fill on="f" focussize="0,0"/>
            <v:stroke on="f" joinstyle="miter"/>
            <v:imagedata r:id="rId54" o:title=""/>
            <o:lock v:ext="edit" aspectratio="t"/>
            <w10:wrap type="none"/>
            <w10:anchorlock/>
          </v:shape>
          <o:OLEObject Type="Embed" ProgID="Visio.Drawing.15" ShapeID="_x0000_i1031" DrawAspect="Content" ObjectID="_1468075731" r:id="rId53">
            <o:LockedField>false</o:LockedField>
          </o:OLEObject>
        </w:object>
      </w:r>
    </w:p>
    <w:p w14:paraId="2BAA455D">
      <w:pPr>
        <w:pStyle w:val="21"/>
        <w:numPr>
          <w:ilvl w:val="7"/>
          <w:numId w:val="0"/>
        </w:numPr>
        <w:rPr>
          <w:rFonts w:hint="default"/>
        </w:rPr>
      </w:pPr>
      <w:r>
        <w:rPr>
          <w:rFonts w:ascii="宋体" w:hAnsi="宋体" w:cs="宋体"/>
        </w:rPr>
        <w:t xml:space="preserve">图6.1  </w:t>
      </w:r>
      <w:r>
        <w:t>综合统计查询功能模块组成图</w:t>
      </w:r>
    </w:p>
    <w:p w14:paraId="3E33C98A">
      <w:pPr>
        <w:pStyle w:val="6"/>
        <w:numPr>
          <w:ilvl w:val="4"/>
          <w:numId w:val="0"/>
        </w:numPr>
      </w:pPr>
      <w:r>
        <w:rPr>
          <w:rFonts w:hint="eastAsia" w:eastAsia="宋体" w:cs="宋体"/>
        </w:rPr>
        <w:t xml:space="preserve">6.1.1.3.3  </w:t>
      </w:r>
      <w:r>
        <w:rPr>
          <w:rFonts w:hint="eastAsia"/>
        </w:rPr>
        <w:t>自定义条件查询</w:t>
      </w:r>
    </w:p>
    <w:p w14:paraId="63C79B48">
      <w:pPr>
        <w:ind w:firstLine="480"/>
      </w:pPr>
      <w:r>
        <w:rPr>
          <w:rFonts w:hint="eastAsia"/>
        </w:rPr>
        <w:t>系统提供按照自定义的条件查询符合条件信息的人员及人员名单，支持信息集选择，查询内容包括：等于、大于、小于、大于等于、小于等于、包含、前缀、后缀、不包含等操作。建立完查询条件后，点击保存，可对已设定查询条件进一步保存成方案，存储于选择方案列表，在其他界面可以直接调用。</w:t>
      </w:r>
    </w:p>
    <w:p w14:paraId="7B9D056D">
      <w:pPr>
        <w:ind w:firstLine="480"/>
      </w:pPr>
      <w:r>
        <w:rPr>
          <w:rFonts w:hint="eastAsia"/>
        </w:rPr>
        <w:t>根据查询的结果，自定义列内容进行导出。</w:t>
      </w:r>
    </w:p>
    <w:p w14:paraId="51E6127E">
      <w:pPr>
        <w:pStyle w:val="6"/>
        <w:numPr>
          <w:ilvl w:val="4"/>
          <w:numId w:val="0"/>
        </w:numPr>
      </w:pPr>
      <w:r>
        <w:rPr>
          <w:rFonts w:hint="eastAsia" w:eastAsia="宋体" w:cs="宋体"/>
        </w:rPr>
        <w:t xml:space="preserve">6.1.1.3.4  </w:t>
      </w:r>
      <w:r>
        <w:rPr>
          <w:rFonts w:hint="eastAsia"/>
        </w:rPr>
        <w:t xml:space="preserve"> 标签条件查询</w:t>
      </w:r>
    </w:p>
    <w:p w14:paraId="02605B32">
      <w:pPr>
        <w:ind w:firstLine="480"/>
      </w:pPr>
      <w:r>
        <w:rPr>
          <w:rFonts w:hint="eastAsia"/>
        </w:rPr>
        <w:t>系统支持根据不同的组合条件（标签）实现干部数据的筛选查询，可组合的条件包括：出生日期、性别、学历、学位、单位性质、任职时间、籍贯、出生地、政治面貌、职称等。利用标签和关键信息，形成筛选条件，方便用户进行一键选取式的筛选查询。</w:t>
      </w:r>
    </w:p>
    <w:p w14:paraId="45974476">
      <w:pPr>
        <w:pStyle w:val="6"/>
        <w:numPr>
          <w:ilvl w:val="4"/>
          <w:numId w:val="0"/>
        </w:numPr>
      </w:pPr>
      <w:r>
        <w:rPr>
          <w:rFonts w:hint="eastAsia" w:eastAsia="宋体" w:cs="宋体"/>
        </w:rPr>
        <w:t xml:space="preserve">6.1.1.3.5  </w:t>
      </w:r>
      <w:r>
        <w:rPr>
          <w:rFonts w:hint="eastAsia"/>
        </w:rPr>
        <w:t>表册管理及查询</w:t>
      </w:r>
    </w:p>
    <w:p w14:paraId="572A3EA8">
      <w:pPr>
        <w:ind w:firstLine="480"/>
      </w:pPr>
      <w:r>
        <w:rPr>
          <w:rFonts w:hint="eastAsia"/>
        </w:rPr>
        <w:t>表册管理及查询对干部人事相关的各类表册信息进行统一管理，提供自定义表册、干部表册等功能。</w:t>
      </w:r>
    </w:p>
    <w:p w14:paraId="0AB29112">
      <w:pPr>
        <w:pStyle w:val="7"/>
        <w:numPr>
          <w:ilvl w:val="5"/>
          <w:numId w:val="0"/>
        </w:numPr>
      </w:pPr>
      <w:r>
        <w:rPr>
          <w:rFonts w:hint="eastAsia" w:ascii="Times New Roman" w:hAnsi="Times New Roman" w:cs="宋体"/>
        </w:rPr>
        <w:t xml:space="preserve">6.1.1.3.5.1  </w:t>
      </w:r>
      <w:r>
        <w:rPr>
          <w:rFonts w:hint="eastAsia"/>
        </w:rPr>
        <w:t>自定义表册</w:t>
      </w:r>
    </w:p>
    <w:p w14:paraId="7F741170">
      <w:pPr>
        <w:ind w:firstLine="480"/>
      </w:pPr>
      <w:r>
        <w:rPr>
          <w:rFonts w:hint="eastAsia"/>
        </w:rPr>
        <w:t>自定义表册导出功能为用户提供了极大的灵活性和便捷性。自行设置搜索条件，自定义干部表册，如80后优青干部，党内职务干部等。可以将自定义的表册信息进行导出，生成自定义名册。对于不同层级的干部想要查看的干部名册、自定义表册进行分级分权。</w:t>
      </w:r>
    </w:p>
    <w:p w14:paraId="22CDF4D8">
      <w:pPr>
        <w:ind w:firstLine="480"/>
      </w:pPr>
      <w:r>
        <w:rPr>
          <w:rFonts w:hint="eastAsia"/>
        </w:rPr>
        <w:t>系统提供灵活的编辑功能，允许用户对已创建的名册进行修改、删除或添加新条目。</w:t>
      </w:r>
    </w:p>
    <w:p w14:paraId="5236BF62">
      <w:pPr>
        <w:pStyle w:val="7"/>
        <w:numPr>
          <w:ilvl w:val="5"/>
          <w:numId w:val="0"/>
        </w:numPr>
      </w:pPr>
      <w:r>
        <w:rPr>
          <w:rFonts w:hint="eastAsia" w:ascii="Times New Roman" w:hAnsi="Times New Roman" w:cs="宋体"/>
        </w:rPr>
        <w:t xml:space="preserve">6.1.1.3.5.2  </w:t>
      </w:r>
      <w:r>
        <w:rPr>
          <w:rFonts w:hint="eastAsia"/>
        </w:rPr>
        <w:t>固定干部表册</w:t>
      </w:r>
    </w:p>
    <w:p w14:paraId="1959064B">
      <w:pPr>
        <w:ind w:firstLine="480"/>
      </w:pPr>
      <w:r>
        <w:rPr>
          <w:rFonts w:hint="eastAsia"/>
        </w:rPr>
        <w:t>固定干部表册为用户提供自行命名干部导出的台账名册功能，用户可自主调整列内容、表册封面等信息，支持将干部表册信息进行导出，生成干部名册，名册的列可以支持自定义选择。如：干部人事档案专项审核任免表、干部年度考核奖励审批表等报表类型等。</w:t>
      </w:r>
    </w:p>
    <w:p w14:paraId="0753301C">
      <w:pPr>
        <w:pStyle w:val="6"/>
        <w:numPr>
          <w:ilvl w:val="4"/>
          <w:numId w:val="0"/>
        </w:numPr>
      </w:pPr>
      <w:r>
        <w:rPr>
          <w:rFonts w:hint="eastAsia" w:eastAsia="宋体" w:cs="宋体"/>
        </w:rPr>
        <w:t xml:space="preserve">6.1.1.3.6  </w:t>
      </w:r>
      <w:r>
        <w:rPr>
          <w:rFonts w:hint="eastAsia"/>
        </w:rPr>
        <w:t>分类统计</w:t>
      </w:r>
    </w:p>
    <w:p w14:paraId="1D6952E1">
      <w:pPr>
        <w:ind w:firstLine="480"/>
      </w:pPr>
      <w:r>
        <w:rPr>
          <w:rFonts w:hint="eastAsia"/>
        </w:rPr>
        <w:t>系统支持对干部整体情况、变化情况、退休情况等各类统计与分析，及时掌握干部队伍的整体变化情况。</w:t>
      </w:r>
    </w:p>
    <w:p w14:paraId="6C9D37C2">
      <w:pPr>
        <w:pStyle w:val="5"/>
        <w:numPr>
          <w:ilvl w:val="3"/>
          <w:numId w:val="0"/>
        </w:numPr>
      </w:pPr>
      <w:r>
        <w:rPr>
          <w:rFonts w:hint="eastAsia" w:cs="宋体"/>
        </w:rPr>
        <w:t xml:space="preserve">6.1.1.4  </w:t>
      </w:r>
      <w:r>
        <w:rPr>
          <w:rFonts w:hint="eastAsia"/>
        </w:rPr>
        <w:t>人员进出管理</w:t>
      </w:r>
    </w:p>
    <w:p w14:paraId="66710C41">
      <w:pPr>
        <w:pStyle w:val="6"/>
        <w:numPr>
          <w:ilvl w:val="4"/>
          <w:numId w:val="0"/>
        </w:numPr>
      </w:pPr>
      <w:r>
        <w:rPr>
          <w:rFonts w:hint="eastAsia" w:eastAsia="宋体" w:cs="宋体"/>
        </w:rPr>
        <w:t xml:space="preserve">6.1.1.4.1  </w:t>
      </w:r>
      <w:r>
        <w:rPr>
          <w:rFonts w:hint="eastAsia"/>
        </w:rPr>
        <w:t>概述</w:t>
      </w:r>
    </w:p>
    <w:p w14:paraId="19F00058">
      <w:pPr>
        <w:ind w:firstLine="480"/>
      </w:pPr>
      <w:r>
        <w:rPr>
          <w:rFonts w:hint="eastAsia"/>
        </w:rPr>
        <w:t>人员进出管理对干部人员进人业务、出人业务进行统一管理，实现干部人事信息的动态更新。人员进出管理提供进人调动、出人管理。</w:t>
      </w:r>
    </w:p>
    <w:p w14:paraId="2749E492">
      <w:pPr>
        <w:pStyle w:val="6"/>
        <w:numPr>
          <w:ilvl w:val="4"/>
          <w:numId w:val="0"/>
        </w:numPr>
      </w:pPr>
      <w:r>
        <w:rPr>
          <w:rFonts w:hint="eastAsia" w:eastAsia="宋体" w:cs="宋体"/>
        </w:rPr>
        <w:t xml:space="preserve">6.1.1.4.2  </w:t>
      </w:r>
      <w:r>
        <w:rPr>
          <w:rFonts w:hint="eastAsia"/>
        </w:rPr>
        <w:t>功能模块组成</w:t>
      </w:r>
    </w:p>
    <w:p w14:paraId="58D27C25">
      <w:pPr>
        <w:pStyle w:val="25"/>
      </w:pPr>
      <w:r>
        <w:object>
          <v:shape id="_x0000_i1032" o:spt="75" type="#_x0000_t75" style="height:200.25pt;width:311.25pt;" o:ole="t" filled="f" o:preferrelative="t" stroked="f" coordsize="21600,21600">
            <v:path/>
            <v:fill on="f" focussize="0,0"/>
            <v:stroke on="f" joinstyle="miter"/>
            <v:imagedata r:id="rId56" o:title=""/>
            <o:lock v:ext="edit" aspectratio="t"/>
            <w10:wrap type="none"/>
            <w10:anchorlock/>
          </v:shape>
          <o:OLEObject Type="Embed" ProgID="Visio.Drawing.15" ShapeID="_x0000_i1032" DrawAspect="Content" ObjectID="_1468075732" r:id="rId55">
            <o:LockedField>false</o:LockedField>
          </o:OLEObject>
        </w:object>
      </w:r>
    </w:p>
    <w:p w14:paraId="1DF17FBE">
      <w:pPr>
        <w:pStyle w:val="6"/>
        <w:numPr>
          <w:ilvl w:val="4"/>
          <w:numId w:val="0"/>
        </w:numPr>
      </w:pPr>
      <w:r>
        <w:rPr>
          <w:rFonts w:hint="eastAsia" w:eastAsia="宋体" w:cs="宋体"/>
        </w:rPr>
        <w:t xml:space="preserve">6.1.1.4.3  </w:t>
      </w:r>
      <w:r>
        <w:rPr>
          <w:rFonts w:hint="eastAsia"/>
        </w:rPr>
        <w:t>进人调动</w:t>
      </w:r>
    </w:p>
    <w:p w14:paraId="54BE6FDE">
      <w:pPr>
        <w:ind w:firstLine="480"/>
      </w:pPr>
      <w:r>
        <w:rPr>
          <w:rFonts w:hint="eastAsia"/>
        </w:rPr>
        <w:t>对进人业务，包括公务员考录、干部调入、转业军官安置等进行管理，系统提供干部的进人方式的在线登记，同时维护进入本系统时候所需的各类材料，根据年限生成进人记录情况。</w:t>
      </w:r>
    </w:p>
    <w:p w14:paraId="28D67B4E">
      <w:pPr>
        <w:pStyle w:val="7"/>
        <w:numPr>
          <w:ilvl w:val="5"/>
          <w:numId w:val="0"/>
        </w:numPr>
      </w:pPr>
      <w:r>
        <w:rPr>
          <w:rFonts w:hint="eastAsia" w:ascii="Times New Roman" w:hAnsi="Times New Roman" w:cs="宋体"/>
        </w:rPr>
        <w:t xml:space="preserve">6.1.1.4.3.1  </w:t>
      </w:r>
      <w:r>
        <w:rPr>
          <w:rFonts w:hint="eastAsia"/>
        </w:rPr>
        <w:t>进人调动</w:t>
      </w:r>
    </w:p>
    <w:p w14:paraId="47452924">
      <w:pPr>
        <w:ind w:firstLine="480"/>
      </w:pPr>
      <w:r>
        <w:rPr>
          <w:rFonts w:hint="eastAsia"/>
        </w:rPr>
        <w:t>登记干部的进人方式，如招录、考录、军转等，同时维护进入本系统时候所需的各类信息。根据进入时提交的材料，生成进人信息统计库，如军转登记库、招录考录登记库等。</w:t>
      </w:r>
    </w:p>
    <w:p w14:paraId="434820B2">
      <w:pPr>
        <w:pStyle w:val="7"/>
        <w:numPr>
          <w:ilvl w:val="5"/>
          <w:numId w:val="0"/>
        </w:numPr>
      </w:pPr>
      <w:r>
        <w:rPr>
          <w:rFonts w:hint="eastAsia" w:ascii="Times New Roman" w:hAnsi="Times New Roman" w:cs="宋体"/>
        </w:rPr>
        <w:t xml:space="preserve">6.1.1.4.3.2  </w:t>
      </w:r>
      <w:r>
        <w:rPr>
          <w:rFonts w:hint="eastAsia"/>
        </w:rPr>
        <w:t>干部调转</w:t>
      </w:r>
    </w:p>
    <w:p w14:paraId="411B259B">
      <w:pPr>
        <w:ind w:firstLine="480"/>
      </w:pPr>
      <w:r>
        <w:rPr>
          <w:rFonts w:hint="eastAsia"/>
        </w:rPr>
        <w:t>内部调离调转可以由用人部门或者出人部门发起流程，登记某人准备调转的单位和职位，通过流程信息记录审批，完成干部调转工作，新的干部调转后，原职位免除，增加新职位，原统计关系所在单位改变。如果本干部是借调干部，则干部考核期，不对借调干部考核。</w:t>
      </w:r>
    </w:p>
    <w:p w14:paraId="497E7616">
      <w:pPr>
        <w:pStyle w:val="6"/>
        <w:numPr>
          <w:ilvl w:val="4"/>
          <w:numId w:val="0"/>
        </w:numPr>
      </w:pPr>
      <w:r>
        <w:rPr>
          <w:rFonts w:hint="eastAsia" w:eastAsia="宋体" w:cs="宋体"/>
        </w:rPr>
        <w:t xml:space="preserve">6.1.1.4.4  </w:t>
      </w:r>
      <w:r>
        <w:rPr>
          <w:rFonts w:hint="eastAsia"/>
        </w:rPr>
        <w:t>出人管理</w:t>
      </w:r>
    </w:p>
    <w:p w14:paraId="13850E79">
      <w:pPr>
        <w:ind w:firstLine="480"/>
      </w:pPr>
      <w:r>
        <w:rPr>
          <w:rFonts w:hint="eastAsia"/>
        </w:rPr>
        <w:t>出人管理为人事管理部门提供干部调离情况业务进行登记，包括干部的退出原因（包括调离、退休、调出、辞职、辞去等）、退出时间、审批单位等情况。</w:t>
      </w:r>
    </w:p>
    <w:p w14:paraId="728901AF">
      <w:pPr>
        <w:pStyle w:val="7"/>
        <w:numPr>
          <w:ilvl w:val="5"/>
          <w:numId w:val="0"/>
        </w:numPr>
      </w:pPr>
      <w:r>
        <w:rPr>
          <w:rFonts w:hint="eastAsia" w:ascii="Times New Roman" w:hAnsi="Times New Roman" w:cs="宋体"/>
        </w:rPr>
        <w:t xml:space="preserve">6.1.1.4.4.1  </w:t>
      </w:r>
      <w:r>
        <w:rPr>
          <w:rFonts w:hint="eastAsia"/>
        </w:rPr>
        <w:t>干部调离</w:t>
      </w:r>
    </w:p>
    <w:p w14:paraId="0D128C97">
      <w:pPr>
        <w:ind w:firstLine="480"/>
      </w:pPr>
      <w:r>
        <w:rPr>
          <w:rFonts w:hint="eastAsia"/>
        </w:rPr>
        <w:t>业务部门可对干部调离的基础信息进行维护登记，包括干部当前调离原因，调离时间，调离去向等情况。</w:t>
      </w:r>
    </w:p>
    <w:p w14:paraId="1BA833A1">
      <w:pPr>
        <w:pStyle w:val="7"/>
        <w:numPr>
          <w:ilvl w:val="5"/>
          <w:numId w:val="0"/>
        </w:numPr>
      </w:pPr>
      <w:r>
        <w:rPr>
          <w:rFonts w:hint="eastAsia" w:ascii="Times New Roman" w:hAnsi="Times New Roman" w:cs="宋体"/>
        </w:rPr>
        <w:t xml:space="preserve">6.1.1.4.4.2  </w:t>
      </w:r>
      <w:r>
        <w:rPr>
          <w:rFonts w:hint="eastAsia"/>
        </w:rPr>
        <w:t>干部退休</w:t>
      </w:r>
    </w:p>
    <w:p w14:paraId="1ED178DD">
      <w:pPr>
        <w:ind w:firstLine="480"/>
      </w:pPr>
      <w:r>
        <w:rPr>
          <w:rFonts w:hint="eastAsia"/>
        </w:rPr>
        <w:t>对干部退休的基础信息进行维护登记，包括当前退休原因，退休方式，退休时间，退休后的职务职级免职。</w:t>
      </w:r>
    </w:p>
    <w:p w14:paraId="651673CD">
      <w:pPr>
        <w:pStyle w:val="7"/>
        <w:numPr>
          <w:ilvl w:val="5"/>
          <w:numId w:val="0"/>
        </w:numPr>
      </w:pPr>
      <w:r>
        <w:rPr>
          <w:rFonts w:hint="eastAsia" w:ascii="Times New Roman" w:hAnsi="Times New Roman" w:cs="宋体"/>
        </w:rPr>
        <w:t xml:space="preserve">6.1.1.4.4.3  </w:t>
      </w:r>
      <w:r>
        <w:rPr>
          <w:rFonts w:hint="eastAsia"/>
        </w:rPr>
        <w:t>干部辞职</w:t>
      </w:r>
    </w:p>
    <w:p w14:paraId="29655E2F">
      <w:pPr>
        <w:ind w:firstLine="480"/>
      </w:pPr>
      <w:r>
        <w:rPr>
          <w:rFonts w:hint="eastAsia"/>
        </w:rPr>
        <w:t>对干部辞职的基础信息进行维护登记，并且维护辞职后保密期的内容跟踪。</w:t>
      </w:r>
    </w:p>
    <w:p w14:paraId="30DAFB54">
      <w:pPr>
        <w:pStyle w:val="7"/>
        <w:numPr>
          <w:ilvl w:val="5"/>
          <w:numId w:val="0"/>
        </w:numPr>
      </w:pPr>
      <w:r>
        <w:rPr>
          <w:rFonts w:hint="eastAsia" w:ascii="Times New Roman" w:hAnsi="Times New Roman" w:cs="宋体"/>
        </w:rPr>
        <w:t xml:space="preserve">6.1.1.4.4.4  </w:t>
      </w:r>
      <w:r>
        <w:rPr>
          <w:rFonts w:hint="eastAsia"/>
        </w:rPr>
        <w:t>非在职人员库</w:t>
      </w:r>
    </w:p>
    <w:p w14:paraId="5BE89F94">
      <w:pPr>
        <w:ind w:firstLine="480"/>
      </w:pPr>
      <w:r>
        <w:rPr>
          <w:rFonts w:hint="eastAsia"/>
        </w:rPr>
        <w:t>对于所有方式退出的干部，生成非在职人员库，记录非在职退出的时间，退出时职务职级，退出后的脱密管理等。</w:t>
      </w:r>
    </w:p>
    <w:p w14:paraId="063ED759">
      <w:pPr>
        <w:pStyle w:val="5"/>
        <w:numPr>
          <w:ilvl w:val="3"/>
          <w:numId w:val="0"/>
        </w:numPr>
      </w:pPr>
      <w:r>
        <w:rPr>
          <w:rFonts w:hint="eastAsia" w:cs="宋体"/>
        </w:rPr>
        <w:t xml:space="preserve">6.1.1.5  </w:t>
      </w:r>
      <w:r>
        <w:rPr>
          <w:rFonts w:hint="eastAsia"/>
        </w:rPr>
        <w:t>移动端查询</w:t>
      </w:r>
    </w:p>
    <w:p w14:paraId="33D817FF">
      <w:pPr>
        <w:pStyle w:val="6"/>
        <w:numPr>
          <w:ilvl w:val="4"/>
          <w:numId w:val="0"/>
        </w:numPr>
      </w:pPr>
      <w:r>
        <w:rPr>
          <w:rFonts w:hint="eastAsia" w:eastAsia="宋体" w:cs="宋体"/>
        </w:rPr>
        <w:t xml:space="preserve">6.1.1.5.1  </w:t>
      </w:r>
      <w:r>
        <w:rPr>
          <w:rFonts w:hint="eastAsia"/>
        </w:rPr>
        <w:t>概述</w:t>
      </w:r>
    </w:p>
    <w:p w14:paraId="041D60FD">
      <w:pPr>
        <w:ind w:firstLine="480"/>
      </w:pPr>
      <w:r>
        <w:rPr>
          <w:rFonts w:hint="eastAsia"/>
        </w:rPr>
        <w:t>移动端查询建立移动终端的干部信息展示和可视化分析展现，方便领导及其他用户灵活快速地查看查找，随时随地调阅干部人员的相关资料，了解干部人事的整体情况。提供移动端基本信息展示、可视化分析。</w:t>
      </w:r>
    </w:p>
    <w:p w14:paraId="761E8B18">
      <w:pPr>
        <w:pStyle w:val="6"/>
        <w:numPr>
          <w:ilvl w:val="4"/>
          <w:numId w:val="0"/>
        </w:numPr>
      </w:pPr>
      <w:r>
        <w:rPr>
          <w:rFonts w:hint="eastAsia" w:eastAsia="宋体" w:cs="宋体"/>
        </w:rPr>
        <w:t xml:space="preserve">6.1.1.5.2  </w:t>
      </w:r>
      <w:r>
        <w:rPr>
          <w:rFonts w:hint="eastAsia"/>
        </w:rPr>
        <w:t>功能模块组成</w:t>
      </w:r>
    </w:p>
    <w:p w14:paraId="0CCB18F9">
      <w:pPr>
        <w:pStyle w:val="25"/>
      </w:pPr>
      <w:r>
        <w:object>
          <v:shape id="_x0000_i1033" o:spt="75" type="#_x0000_t75" style="height:200.25pt;width:311.25pt;" o:ole="t" filled="f" o:preferrelative="t" stroked="f" coordsize="21600,21600">
            <v:path/>
            <v:fill on="f" focussize="0,0"/>
            <v:stroke on="f" joinstyle="miter"/>
            <v:imagedata r:id="rId58" o:title=""/>
            <o:lock v:ext="edit" aspectratio="t"/>
            <w10:wrap type="none"/>
            <w10:anchorlock/>
          </v:shape>
          <o:OLEObject Type="Embed" ProgID="Visio.Drawing.15" ShapeID="_x0000_i1033" DrawAspect="Content" ObjectID="_1468075733" r:id="rId57">
            <o:LockedField>false</o:LockedField>
          </o:OLEObject>
        </w:object>
      </w:r>
    </w:p>
    <w:p w14:paraId="6689C8AB">
      <w:pPr>
        <w:pStyle w:val="6"/>
        <w:numPr>
          <w:ilvl w:val="4"/>
          <w:numId w:val="0"/>
        </w:numPr>
      </w:pPr>
      <w:r>
        <w:rPr>
          <w:rFonts w:hint="eastAsia" w:eastAsia="宋体" w:cs="宋体"/>
        </w:rPr>
        <w:t xml:space="preserve">6.1.1.5.3  </w:t>
      </w:r>
      <w:r>
        <w:rPr>
          <w:rFonts w:hint="eastAsia"/>
        </w:rPr>
        <w:t>基本信息展示</w:t>
      </w:r>
    </w:p>
    <w:p w14:paraId="4EE43B83">
      <w:pPr>
        <w:ind w:firstLine="480"/>
      </w:pPr>
      <w:r>
        <w:rPr>
          <w:rFonts w:hint="eastAsia"/>
        </w:rPr>
        <w:t>根据电脑版本的功能展示效果，可以在移动端查询展示干部队伍的组织架构树、干部信息、干部表册、基本信息查询等。</w:t>
      </w:r>
    </w:p>
    <w:p w14:paraId="24CBDFF1">
      <w:pPr>
        <w:pStyle w:val="7"/>
        <w:numPr>
          <w:ilvl w:val="5"/>
          <w:numId w:val="0"/>
        </w:numPr>
      </w:pPr>
      <w:r>
        <w:rPr>
          <w:rFonts w:hint="eastAsia" w:ascii="Times New Roman" w:hAnsi="Times New Roman" w:cs="宋体"/>
        </w:rPr>
        <w:t xml:space="preserve">6.1.1.5.3.1  </w:t>
      </w:r>
      <w:r>
        <w:rPr>
          <w:rFonts w:hint="eastAsia"/>
        </w:rPr>
        <w:t>组织架构树</w:t>
      </w:r>
    </w:p>
    <w:p w14:paraId="3C5AE1BD">
      <w:pPr>
        <w:ind w:firstLine="480"/>
      </w:pPr>
      <w:r>
        <w:rPr>
          <w:rFonts w:hint="eastAsia"/>
        </w:rPr>
        <w:t>根据电脑端的组织架构层级，分级展示委内法人单位和内设机构的单位信息、单位编制超编缺编情况，展示机构下干部队伍整体情况。</w:t>
      </w:r>
    </w:p>
    <w:p w14:paraId="0592EA8D">
      <w:pPr>
        <w:pStyle w:val="7"/>
        <w:numPr>
          <w:ilvl w:val="5"/>
          <w:numId w:val="0"/>
        </w:numPr>
      </w:pPr>
      <w:r>
        <w:rPr>
          <w:rFonts w:hint="eastAsia" w:ascii="Times New Roman" w:hAnsi="Times New Roman" w:cs="宋体"/>
        </w:rPr>
        <w:t xml:space="preserve">6.1.1.5.3.2  </w:t>
      </w:r>
      <w:r>
        <w:rPr>
          <w:rFonts w:hint="eastAsia"/>
        </w:rPr>
        <w:t>干部信息</w:t>
      </w:r>
    </w:p>
    <w:p w14:paraId="703CE35C">
      <w:pPr>
        <w:ind w:firstLine="480"/>
      </w:pPr>
      <w:r>
        <w:rPr>
          <w:rFonts w:hint="eastAsia"/>
        </w:rPr>
        <w:t>以电脑端的单人干部信息情况为基准，在移动端展示干部的基本信息、职务职级信息、简历综述、考核奖惩信息等其他关键信息。</w:t>
      </w:r>
    </w:p>
    <w:p w14:paraId="6AEB2CD7">
      <w:pPr>
        <w:ind w:firstLine="480"/>
      </w:pPr>
      <w:r>
        <w:rPr>
          <w:rFonts w:hint="eastAsia"/>
        </w:rPr>
        <w:t>基础情况根据人员数据列表展示，可以切换卡片模式展示，点击单个人员，展示详细的“干审表”内容，同时可以对比查看岗位推荐情况，平级调岗调配情况。</w:t>
      </w:r>
    </w:p>
    <w:p w14:paraId="5B242E03">
      <w:pPr>
        <w:pStyle w:val="7"/>
        <w:numPr>
          <w:ilvl w:val="5"/>
          <w:numId w:val="0"/>
        </w:numPr>
      </w:pPr>
      <w:r>
        <w:rPr>
          <w:rFonts w:hint="eastAsia" w:ascii="Times New Roman" w:hAnsi="Times New Roman" w:cs="宋体"/>
        </w:rPr>
        <w:t xml:space="preserve">6.1.1.5.3.3  </w:t>
      </w:r>
      <w:r>
        <w:rPr>
          <w:rFonts w:hint="eastAsia"/>
        </w:rPr>
        <w:t>干部表册</w:t>
      </w:r>
    </w:p>
    <w:p w14:paraId="16061750">
      <w:pPr>
        <w:ind w:firstLine="480"/>
      </w:pPr>
      <w:r>
        <w:rPr>
          <w:rFonts w:hint="eastAsia"/>
        </w:rPr>
        <w:t>根据电脑端的统计报表维度，在移动端实现基础的表册查看功能，如“80后优青干部”、“70后处级之上干部”、“90后xx级职员”等定制条件的名册展示。</w:t>
      </w:r>
    </w:p>
    <w:p w14:paraId="02B912F6">
      <w:pPr>
        <w:pStyle w:val="7"/>
        <w:numPr>
          <w:ilvl w:val="5"/>
          <w:numId w:val="0"/>
        </w:numPr>
      </w:pPr>
      <w:r>
        <w:rPr>
          <w:rFonts w:hint="eastAsia" w:ascii="Times New Roman" w:hAnsi="Times New Roman" w:cs="宋体"/>
        </w:rPr>
        <w:t xml:space="preserve">6.1.1.5.3.4  </w:t>
      </w:r>
      <w:r>
        <w:rPr>
          <w:rFonts w:hint="eastAsia"/>
        </w:rPr>
        <w:t>基本信息查询</w:t>
      </w:r>
    </w:p>
    <w:p w14:paraId="11191201">
      <w:pPr>
        <w:ind w:firstLine="480"/>
      </w:pPr>
      <w:r>
        <w:rPr>
          <w:rFonts w:hint="eastAsia"/>
        </w:rPr>
        <w:t>以标签模型为查询项，让电脑端的查询功能在移动端实现，可以在移动端根据查询标签快速检索人员，也可以通过组织架构树快速筛选队伍情况，班子情况，单位人员整体情况。</w:t>
      </w:r>
    </w:p>
    <w:p w14:paraId="09D47168">
      <w:pPr>
        <w:pStyle w:val="6"/>
        <w:numPr>
          <w:ilvl w:val="4"/>
          <w:numId w:val="0"/>
        </w:numPr>
      </w:pPr>
      <w:r>
        <w:rPr>
          <w:rFonts w:hint="eastAsia" w:eastAsia="宋体" w:cs="宋体"/>
        </w:rPr>
        <w:t xml:space="preserve">6.1.1.5.4  </w:t>
      </w:r>
      <w:r>
        <w:rPr>
          <w:rFonts w:hint="eastAsia"/>
        </w:rPr>
        <w:t>可视化分析</w:t>
      </w:r>
    </w:p>
    <w:p w14:paraId="360F6060">
      <w:pPr>
        <w:ind w:firstLine="480"/>
      </w:pPr>
      <w:r>
        <w:rPr>
          <w:rFonts w:hint="eastAsia"/>
        </w:rPr>
        <w:t>可视化分析可以在移动端深度可视化分析展示。</w:t>
      </w:r>
    </w:p>
    <w:p w14:paraId="06F10231">
      <w:pPr>
        <w:pStyle w:val="7"/>
        <w:numPr>
          <w:ilvl w:val="5"/>
          <w:numId w:val="0"/>
        </w:numPr>
      </w:pPr>
      <w:r>
        <w:rPr>
          <w:rFonts w:hint="eastAsia" w:ascii="Times New Roman" w:hAnsi="Times New Roman" w:cs="宋体"/>
        </w:rPr>
        <w:t xml:space="preserve">6.1.1.5.4.1  </w:t>
      </w:r>
      <w:r>
        <w:rPr>
          <w:rFonts w:hint="eastAsia"/>
        </w:rPr>
        <w:t>研判分析</w:t>
      </w:r>
    </w:p>
    <w:p w14:paraId="66EDD7EE">
      <w:pPr>
        <w:ind w:firstLine="480"/>
      </w:pPr>
      <w:r>
        <w:rPr>
          <w:rFonts w:hint="eastAsia"/>
        </w:rPr>
        <w:t>可以在移动端深度可视化分析展示。包括干部女性、少数民族、党派分析，干部优青情况，干部本年度考核、奖惩情况，干部队伍整体情况等。</w:t>
      </w:r>
    </w:p>
    <w:p w14:paraId="4D81C643">
      <w:pPr>
        <w:ind w:firstLine="480"/>
      </w:pPr>
      <w:r>
        <w:rPr>
          <w:rFonts w:hint="eastAsia"/>
        </w:rPr>
        <w:t>支持干部数据快速打包，快速导入导出，便捷更新功能。</w:t>
      </w:r>
    </w:p>
    <w:p w14:paraId="069FDB66">
      <w:pPr>
        <w:pStyle w:val="5"/>
        <w:numPr>
          <w:ilvl w:val="3"/>
          <w:numId w:val="0"/>
        </w:numPr>
      </w:pPr>
      <w:r>
        <w:rPr>
          <w:rFonts w:hint="eastAsia" w:cs="宋体"/>
        </w:rPr>
        <w:t xml:space="preserve">6.1.1.6  </w:t>
      </w:r>
      <w:r>
        <w:rPr>
          <w:rFonts w:hint="eastAsia"/>
        </w:rPr>
        <w:t>干部任免审批表</w:t>
      </w:r>
    </w:p>
    <w:p w14:paraId="3DB0907A">
      <w:pPr>
        <w:pStyle w:val="6"/>
        <w:numPr>
          <w:ilvl w:val="4"/>
          <w:numId w:val="0"/>
        </w:numPr>
      </w:pPr>
      <w:r>
        <w:rPr>
          <w:rFonts w:hint="eastAsia" w:eastAsia="宋体" w:cs="宋体"/>
        </w:rPr>
        <w:t xml:space="preserve">6.1.1.6.1  </w:t>
      </w:r>
      <w:r>
        <w:rPr>
          <w:rFonts w:hint="eastAsia"/>
        </w:rPr>
        <w:t>概述</w:t>
      </w:r>
    </w:p>
    <w:p w14:paraId="39A3698B">
      <w:pPr>
        <w:ind w:firstLine="480"/>
      </w:pPr>
      <w:r>
        <w:rPr>
          <w:rFonts w:hint="eastAsia"/>
        </w:rPr>
        <w:t>干部任免审批表以任免表为管理界面，所见即所得的形式进行干部信息的管理，当选中某项信息时，自动切换到对应的信息子集进行管理工作。干部任免审批表提供基本信息管理、职务信息管理、职级信息管理、经历简历综述、学历/学位管理、奖惩管理、考察考核管理、家庭成员管理、其它关键信息、人员排序、照片录像维护、信息集维护、单个干审表信息校验等功能。</w:t>
      </w:r>
    </w:p>
    <w:p w14:paraId="4D14CF70">
      <w:pPr>
        <w:pStyle w:val="6"/>
        <w:numPr>
          <w:ilvl w:val="4"/>
          <w:numId w:val="0"/>
        </w:numPr>
      </w:pPr>
      <w:r>
        <w:rPr>
          <w:rFonts w:hint="eastAsia" w:eastAsia="宋体" w:cs="宋体"/>
        </w:rPr>
        <w:t xml:space="preserve">6.1.1.6.2  </w:t>
      </w:r>
      <w:r>
        <w:rPr>
          <w:rFonts w:hint="eastAsia"/>
        </w:rPr>
        <w:t>功能模块组成</w:t>
      </w:r>
    </w:p>
    <w:p w14:paraId="3266E2A4">
      <w:pPr>
        <w:pStyle w:val="25"/>
      </w:pPr>
      <w:r>
        <w:rPr>
          <w:rFonts w:hint="eastAsia"/>
        </w:rPr>
        <w:object>
          <v:shape id="_x0000_i1034" o:spt="75" type="#_x0000_t75" style="height:149.25pt;width:368.25pt;" o:ole="t" filled="f" o:preferrelative="t" stroked="f" coordsize="21600,21600">
            <v:path/>
            <v:fill on="f" focussize="0,0"/>
            <v:stroke on="f" joinstyle="miter"/>
            <v:imagedata r:id="rId60" o:title=""/>
            <o:lock v:ext="edit" aspectratio="t"/>
            <w10:wrap type="none"/>
            <w10:anchorlock/>
          </v:shape>
          <o:OLEObject Type="Embed" ProgID="Visio.Drawing.15" ShapeID="_x0000_i1034" DrawAspect="Content" ObjectID="_1468075734" r:id="rId59">
            <o:LockedField>false</o:LockedField>
          </o:OLEObject>
        </w:object>
      </w:r>
    </w:p>
    <w:p w14:paraId="30117716">
      <w:pPr>
        <w:pStyle w:val="6"/>
        <w:numPr>
          <w:ilvl w:val="4"/>
          <w:numId w:val="0"/>
        </w:numPr>
      </w:pPr>
      <w:r>
        <w:rPr>
          <w:rFonts w:hint="eastAsia" w:eastAsia="宋体" w:cs="宋体"/>
        </w:rPr>
        <w:t xml:space="preserve">6.1.1.6.3  </w:t>
      </w:r>
      <w:r>
        <w:rPr>
          <w:rFonts w:hint="eastAsia"/>
        </w:rPr>
        <w:t>基本信息管理</w:t>
      </w:r>
    </w:p>
    <w:p w14:paraId="291241BD">
      <w:pPr>
        <w:ind w:firstLine="480"/>
      </w:pPr>
      <w:r>
        <w:rPr>
          <w:rFonts w:hint="eastAsia"/>
        </w:rPr>
        <w:t>对干部单个子项进行操作，如对姓名、出生年月、性别、籍贯、入党时间、工作时间等基本稳定的信息进行查询、增加、修改、删除等，主要以任免审批表的形式进行维护。一般以干部任免审批表的形式进行管理。并按需求设置包括但不限于干部关系隶属、身份证号、手机号、干部管理权限、职务职级信息、人员类别等个性化标签、党外信息（如党外各类任职）、人大政协信息、班子分工、班子内排序、红卡标识、干部培训记录、奖惩情况、任现职级时间、在职状态、预计退休时间、离退信息等字段。</w:t>
      </w:r>
    </w:p>
    <w:p w14:paraId="3C70B2B9">
      <w:pPr>
        <w:pStyle w:val="6"/>
        <w:numPr>
          <w:ilvl w:val="4"/>
          <w:numId w:val="0"/>
        </w:numPr>
      </w:pPr>
      <w:r>
        <w:rPr>
          <w:rFonts w:hint="eastAsia" w:eastAsia="宋体" w:cs="宋体"/>
        </w:rPr>
        <w:t xml:space="preserve">6.1.1.6.4  </w:t>
      </w:r>
      <w:r>
        <w:rPr>
          <w:rFonts w:hint="eastAsia"/>
        </w:rPr>
        <w:t>职务信息管理</w:t>
      </w:r>
    </w:p>
    <w:p w14:paraId="4A852C7D">
      <w:pPr>
        <w:ind w:firstLine="480"/>
      </w:pPr>
      <w:r>
        <w:rPr>
          <w:rFonts w:hint="eastAsia"/>
        </w:rPr>
        <w:t>职务信息管理实现干部历次任职职务信息的管理，内容包含任职机构、职务、任职时间、任职类别、任职原因、免职原因、免职时间。点击之后进入子表，维护每条子表数据的增删改查。</w:t>
      </w:r>
    </w:p>
    <w:p w14:paraId="7208839C">
      <w:pPr>
        <w:pStyle w:val="6"/>
        <w:numPr>
          <w:ilvl w:val="4"/>
          <w:numId w:val="0"/>
        </w:numPr>
      </w:pPr>
      <w:r>
        <w:rPr>
          <w:rFonts w:hint="eastAsia" w:eastAsia="宋体" w:cs="宋体"/>
        </w:rPr>
        <w:t xml:space="preserve">6.1.1.6.5  </w:t>
      </w:r>
      <w:r>
        <w:rPr>
          <w:rFonts w:hint="eastAsia"/>
        </w:rPr>
        <w:t>职级信息管理</w:t>
      </w:r>
    </w:p>
    <w:p w14:paraId="4BADED75">
      <w:pPr>
        <w:ind w:firstLine="480"/>
      </w:pPr>
      <w:r>
        <w:rPr>
          <w:rFonts w:hint="eastAsia"/>
        </w:rPr>
        <w:t>职级信息管理实现干部历次任职职级信息的管理，内容包含任职机构、职务层次、任职务层次时间、职级、任职级时间、任职类别、任职原因、免职原因、免职时间。点击之后进入子表，维护每条子表数据的增删改查。</w:t>
      </w:r>
    </w:p>
    <w:p w14:paraId="6A7B9005">
      <w:pPr>
        <w:pStyle w:val="6"/>
        <w:numPr>
          <w:ilvl w:val="4"/>
          <w:numId w:val="0"/>
        </w:numPr>
      </w:pPr>
      <w:r>
        <w:rPr>
          <w:rFonts w:hint="eastAsia" w:eastAsia="宋体" w:cs="宋体"/>
        </w:rPr>
        <w:t xml:space="preserve">6.1.1.6.6  </w:t>
      </w:r>
      <w:r>
        <w:rPr>
          <w:rFonts w:hint="eastAsia"/>
        </w:rPr>
        <w:t>经历简历综述</w:t>
      </w:r>
    </w:p>
    <w:p w14:paraId="21510CF3">
      <w:pPr>
        <w:ind w:firstLine="480"/>
      </w:pPr>
      <w:r>
        <w:rPr>
          <w:rFonts w:hint="eastAsia"/>
        </w:rPr>
        <w:t>主要用于干部任免表的输出，是对干部简历按照一定的规则运算得到的综合性文本。可以对每条简历进行拆分录入，并且对每条简历情况进行拆分，支持手动写入与整体导入的功能，点击之后进入子表，维护每条子表数据的增删改查。</w:t>
      </w:r>
    </w:p>
    <w:p w14:paraId="3D6A86CB">
      <w:pPr>
        <w:pStyle w:val="6"/>
        <w:numPr>
          <w:ilvl w:val="4"/>
          <w:numId w:val="0"/>
        </w:numPr>
      </w:pPr>
      <w:r>
        <w:rPr>
          <w:rFonts w:hint="eastAsia" w:eastAsia="宋体" w:cs="宋体"/>
        </w:rPr>
        <w:t xml:space="preserve">6.1.1.6.7  </w:t>
      </w:r>
      <w:r>
        <w:rPr>
          <w:rFonts w:hint="eastAsia"/>
        </w:rPr>
        <w:t>学历/学位管理</w:t>
      </w:r>
    </w:p>
    <w:p w14:paraId="3AC1DC48">
      <w:pPr>
        <w:ind w:firstLine="480"/>
      </w:pPr>
      <w:r>
        <w:rPr>
          <w:rFonts w:hint="eastAsia"/>
        </w:rPr>
        <w:t>干部学历信息管理，包含时间、学历、毕业院校与专业，学历类别等。点击之后进入子表，维护每条子表数据的增删改查。</w:t>
      </w:r>
    </w:p>
    <w:p w14:paraId="3A2C9B63">
      <w:pPr>
        <w:pStyle w:val="6"/>
        <w:numPr>
          <w:ilvl w:val="4"/>
          <w:numId w:val="0"/>
        </w:numPr>
      </w:pPr>
      <w:r>
        <w:rPr>
          <w:rFonts w:hint="eastAsia" w:eastAsia="宋体" w:cs="宋体"/>
        </w:rPr>
        <w:t xml:space="preserve">6.1.1.6.8  </w:t>
      </w:r>
      <w:r>
        <w:rPr>
          <w:rFonts w:hint="eastAsia"/>
        </w:rPr>
        <w:t>奖惩管理</w:t>
      </w:r>
    </w:p>
    <w:p w14:paraId="5C51E7A6">
      <w:pPr>
        <w:ind w:firstLine="480"/>
      </w:pPr>
      <w:r>
        <w:rPr>
          <w:rFonts w:hint="eastAsia"/>
        </w:rPr>
        <w:t>根据奖惩来文，对班子、干部的奖惩信息进行维护。跟踪落实奖惩的处理，相应变更干部待遇。并将奖惩情况自动登记到班子、干部的奖惩信息集。可以和表彰奖励模块打通，表彰奖励模块数据支持反写入奖惩管理，点击之后进入子表，维护每条子表数据的增删改查。</w:t>
      </w:r>
    </w:p>
    <w:p w14:paraId="4D30BE78">
      <w:pPr>
        <w:pStyle w:val="6"/>
        <w:numPr>
          <w:ilvl w:val="4"/>
          <w:numId w:val="0"/>
        </w:numPr>
      </w:pPr>
      <w:r>
        <w:rPr>
          <w:rFonts w:hint="eastAsia" w:eastAsia="宋体" w:cs="宋体"/>
        </w:rPr>
        <w:t xml:space="preserve">6.1.1.6.9  </w:t>
      </w:r>
      <w:r>
        <w:rPr>
          <w:rFonts w:hint="eastAsia"/>
        </w:rPr>
        <w:t>考察考核管理</w:t>
      </w:r>
    </w:p>
    <w:p w14:paraId="6207E266">
      <w:pPr>
        <w:ind w:firstLine="480"/>
      </w:pPr>
      <w:r>
        <w:rPr>
          <w:rFonts w:hint="eastAsia"/>
        </w:rPr>
        <w:t>管理干部年度考核信息，并将考核情况登记到干部的考核信息集。点击之后进入子表，维护每条子表数据的增删改查。</w:t>
      </w:r>
    </w:p>
    <w:p w14:paraId="638556F8">
      <w:pPr>
        <w:ind w:firstLine="480"/>
      </w:pPr>
      <w:r>
        <w:rPr>
          <w:rFonts w:hint="eastAsia"/>
        </w:rPr>
        <w:t>可通过查询在人员基础库中选出需要考核的人员，对相关信息项进行维护。包括考核的年份、任期、结果、反馈、个人总结等。并可进行查询、打印、输出。</w:t>
      </w:r>
    </w:p>
    <w:p w14:paraId="0D6641DC">
      <w:pPr>
        <w:ind w:firstLine="480"/>
      </w:pPr>
      <w:r>
        <w:rPr>
          <w:rFonts w:hint="eastAsia"/>
        </w:rPr>
        <w:t>通过批量操作，实现考核内容的快速更新。</w:t>
      </w:r>
    </w:p>
    <w:p w14:paraId="26F95FA1">
      <w:pPr>
        <w:ind w:firstLine="480"/>
      </w:pPr>
      <w:r>
        <w:rPr>
          <w:rFonts w:hint="eastAsia"/>
        </w:rPr>
        <w:t>任职信息支持与干部考核系统和干部档案系统进行业务协同，当考核结束后数据自动进入干部考核信息。</w:t>
      </w:r>
    </w:p>
    <w:p w14:paraId="47D65AA3">
      <w:pPr>
        <w:pStyle w:val="6"/>
        <w:numPr>
          <w:ilvl w:val="4"/>
          <w:numId w:val="0"/>
        </w:numPr>
      </w:pPr>
      <w:r>
        <w:rPr>
          <w:rFonts w:hint="eastAsia" w:eastAsia="宋体" w:cs="宋体"/>
        </w:rPr>
        <w:t xml:space="preserve">6.1.1.6.10  </w:t>
      </w:r>
      <w:r>
        <w:rPr>
          <w:rFonts w:hint="eastAsia"/>
        </w:rPr>
        <w:t>家庭成员管理</w:t>
      </w:r>
    </w:p>
    <w:p w14:paraId="055FED12">
      <w:pPr>
        <w:ind w:firstLine="480"/>
      </w:pPr>
      <w:r>
        <w:rPr>
          <w:rFonts w:hint="eastAsia"/>
        </w:rPr>
        <w:t>实现干部人事家庭成员及社会关系的管理，包含成员姓名、关系、出生年月、工作单位及职务等，其中部分家庭成员涉及经商办企业、“熟人社会”等情况的，相关信息记录在内部使用的基本信息集内。点击之后进入子表，维护每条子表数据的增删改查。</w:t>
      </w:r>
    </w:p>
    <w:p w14:paraId="4C167473">
      <w:pPr>
        <w:pStyle w:val="6"/>
        <w:numPr>
          <w:ilvl w:val="4"/>
          <w:numId w:val="0"/>
        </w:numPr>
      </w:pPr>
      <w:r>
        <w:rPr>
          <w:rFonts w:hint="eastAsia" w:eastAsia="宋体" w:cs="宋体"/>
        </w:rPr>
        <w:t xml:space="preserve">6.1.1.6.11  </w:t>
      </w:r>
      <w:r>
        <w:rPr>
          <w:rFonts w:hint="eastAsia"/>
        </w:rPr>
        <w:t>其它关键信息</w:t>
      </w:r>
    </w:p>
    <w:p w14:paraId="147E405D">
      <w:pPr>
        <w:ind w:firstLine="480"/>
      </w:pPr>
      <w:r>
        <w:rPr>
          <w:rFonts w:hint="eastAsia"/>
        </w:rPr>
        <w:t>记录非干审表的业务信息字段，如工资信息，来单位时间，来单位方式等。</w:t>
      </w:r>
    </w:p>
    <w:p w14:paraId="4A77E86E">
      <w:pPr>
        <w:pStyle w:val="6"/>
        <w:numPr>
          <w:ilvl w:val="4"/>
          <w:numId w:val="0"/>
        </w:numPr>
      </w:pPr>
      <w:r>
        <w:rPr>
          <w:rFonts w:hint="eastAsia" w:eastAsia="宋体" w:cs="宋体"/>
        </w:rPr>
        <w:t xml:space="preserve">6.1.1.6.12  </w:t>
      </w:r>
      <w:r>
        <w:rPr>
          <w:rFonts w:hint="eastAsia"/>
        </w:rPr>
        <w:t>人员排序</w:t>
      </w:r>
    </w:p>
    <w:p w14:paraId="751CAA16">
      <w:pPr>
        <w:ind w:firstLine="480"/>
      </w:pPr>
      <w:r>
        <w:rPr>
          <w:rFonts w:hint="eastAsia"/>
        </w:rPr>
        <w:t>对人员在单位内进行职务职级的排序，过拖动的形式进行人员排序，排序后的人员自动应用到单位树的模块中，如干部管理中的人员顺序，名册中的人员顺序等。</w:t>
      </w:r>
    </w:p>
    <w:p w14:paraId="67B5FDEF">
      <w:pPr>
        <w:pStyle w:val="6"/>
        <w:numPr>
          <w:ilvl w:val="4"/>
          <w:numId w:val="0"/>
        </w:numPr>
      </w:pPr>
      <w:r>
        <w:rPr>
          <w:rFonts w:hint="eastAsia" w:eastAsia="宋体" w:cs="宋体"/>
        </w:rPr>
        <w:t xml:space="preserve">6.1.1.6.13  </w:t>
      </w:r>
      <w:r>
        <w:rPr>
          <w:rFonts w:hint="eastAsia"/>
        </w:rPr>
        <w:t>照片录像维护</w:t>
      </w:r>
    </w:p>
    <w:p w14:paraId="4BDBA20D">
      <w:pPr>
        <w:ind w:firstLine="480"/>
      </w:pPr>
      <w:r>
        <w:rPr>
          <w:rFonts w:hint="eastAsia"/>
        </w:rPr>
        <w:t>对干部所有的当前及历史照片、录像进行维护管理；可以根据不同场景切换照片显示。</w:t>
      </w:r>
    </w:p>
    <w:p w14:paraId="43E49999">
      <w:pPr>
        <w:pStyle w:val="6"/>
        <w:numPr>
          <w:ilvl w:val="4"/>
          <w:numId w:val="0"/>
        </w:numPr>
      </w:pPr>
      <w:r>
        <w:rPr>
          <w:rFonts w:hint="eastAsia" w:eastAsia="宋体" w:cs="宋体"/>
        </w:rPr>
        <w:t xml:space="preserve">6.1.1.6.14  </w:t>
      </w:r>
      <w:r>
        <w:rPr>
          <w:rFonts w:hint="eastAsia"/>
        </w:rPr>
        <w:t>信息集维护</w:t>
      </w:r>
    </w:p>
    <w:p w14:paraId="33E56A5C">
      <w:pPr>
        <w:ind w:firstLine="480"/>
      </w:pPr>
      <w:r>
        <w:rPr>
          <w:rFonts w:hint="eastAsia"/>
        </w:rPr>
        <w:t>对于工作单位及职务、履历、奖惩考核等多条信息的数据进行逐条维护，同时设置传递规则，显示在干审表中，每一个信息集的信息可以支持自定义配置，同时对子信息集的数据进行存储归档。</w:t>
      </w:r>
    </w:p>
    <w:p w14:paraId="032E14DB">
      <w:pPr>
        <w:pStyle w:val="6"/>
        <w:numPr>
          <w:ilvl w:val="4"/>
          <w:numId w:val="0"/>
        </w:numPr>
      </w:pPr>
      <w:r>
        <w:rPr>
          <w:rFonts w:hint="eastAsia" w:eastAsia="宋体" w:cs="宋体"/>
        </w:rPr>
        <w:t xml:space="preserve">6.1.1.6.15  </w:t>
      </w:r>
      <w:r>
        <w:rPr>
          <w:rFonts w:hint="eastAsia"/>
        </w:rPr>
        <w:t>单个干审表信息校验</w:t>
      </w:r>
    </w:p>
    <w:p w14:paraId="19E2C956">
      <w:pPr>
        <w:ind w:firstLine="480"/>
      </w:pPr>
      <w:r>
        <w:rPr>
          <w:rFonts w:hint="eastAsia"/>
        </w:rPr>
        <w:t>对单个干审表的错误信息进行校验，填报中进行提醒，如没有维护职务职级、出生年月大于入党时间、身份证号校验错误等，支持220多种校验规则。</w:t>
      </w:r>
    </w:p>
    <w:p w14:paraId="2C52AF6E">
      <w:pPr>
        <w:pStyle w:val="6"/>
        <w:numPr>
          <w:ilvl w:val="4"/>
          <w:numId w:val="0"/>
        </w:numPr>
      </w:pPr>
      <w:r>
        <w:rPr>
          <w:rFonts w:hint="eastAsia" w:eastAsia="宋体" w:cs="宋体"/>
        </w:rPr>
        <w:t xml:space="preserve">6.1.1.6.15  </w:t>
      </w:r>
      <w:r>
        <w:rPr>
          <w:rFonts w:hint="eastAsia"/>
        </w:rPr>
        <w:t>历史任免审批表生成</w:t>
      </w:r>
    </w:p>
    <w:p w14:paraId="7B20C881">
      <w:pPr>
        <w:ind w:firstLine="480"/>
      </w:pPr>
      <w:r>
        <w:rPr>
          <w:rFonts w:hint="eastAsia"/>
        </w:rPr>
        <w:t>根据数据快照，生成某个时间节点，某干部的任免审批表，该表的信息取自当时时间节点的记录信息。</w:t>
      </w:r>
    </w:p>
    <w:p w14:paraId="33B8E9E3">
      <w:pPr>
        <w:pStyle w:val="5"/>
        <w:numPr>
          <w:ilvl w:val="3"/>
          <w:numId w:val="0"/>
        </w:numPr>
      </w:pPr>
      <w:r>
        <w:rPr>
          <w:rFonts w:hint="eastAsia" w:cs="宋体"/>
        </w:rPr>
        <w:t xml:space="preserve">6.1.1.7  </w:t>
      </w:r>
      <w:r>
        <w:rPr>
          <w:rFonts w:hint="eastAsia"/>
        </w:rPr>
        <w:t>干部日常</w:t>
      </w:r>
    </w:p>
    <w:p w14:paraId="57F16807">
      <w:pPr>
        <w:pStyle w:val="6"/>
        <w:numPr>
          <w:ilvl w:val="4"/>
          <w:numId w:val="0"/>
        </w:numPr>
      </w:pPr>
      <w:r>
        <w:rPr>
          <w:rFonts w:hint="eastAsia" w:eastAsia="宋体" w:cs="宋体"/>
        </w:rPr>
        <w:t xml:space="preserve">6.1.1.7.1  </w:t>
      </w:r>
      <w:r>
        <w:rPr>
          <w:rFonts w:hint="eastAsia"/>
        </w:rPr>
        <w:t>概述</w:t>
      </w:r>
    </w:p>
    <w:p w14:paraId="6330C815">
      <w:pPr>
        <w:ind w:firstLine="480"/>
      </w:pPr>
      <w:r>
        <w:rPr>
          <w:rFonts w:hint="eastAsia"/>
        </w:rPr>
        <w:t>干部日常对干部相关的日常事项进行管理，包括证件管理、因私出国境、表彰奖励等功能。</w:t>
      </w:r>
    </w:p>
    <w:p w14:paraId="6178AAEA">
      <w:pPr>
        <w:pStyle w:val="6"/>
        <w:numPr>
          <w:ilvl w:val="4"/>
          <w:numId w:val="0"/>
        </w:numPr>
      </w:pPr>
      <w:r>
        <w:rPr>
          <w:rFonts w:hint="eastAsia" w:eastAsia="宋体" w:cs="宋体"/>
        </w:rPr>
        <w:t xml:space="preserve">6.1.1.7.2  </w:t>
      </w:r>
      <w:r>
        <w:rPr>
          <w:rFonts w:hint="eastAsia"/>
        </w:rPr>
        <w:t>功能模块组成</w:t>
      </w:r>
    </w:p>
    <w:p w14:paraId="6D41B250">
      <w:pPr>
        <w:pStyle w:val="25"/>
      </w:pPr>
      <w:r>
        <w:object>
          <v:shape id="_x0000_i1035" o:spt="75" type="#_x0000_t75" style="height:201pt;width:312pt;" o:ole="t" filled="f" o:preferrelative="t" stroked="f" coordsize="21600,21600">
            <v:path/>
            <v:fill on="f" focussize="0,0"/>
            <v:stroke on="f" joinstyle="miter"/>
            <v:imagedata r:id="rId62" o:title=""/>
            <o:lock v:ext="edit" aspectratio="t"/>
            <w10:wrap type="none"/>
            <w10:anchorlock/>
          </v:shape>
          <o:OLEObject Type="Embed" ProgID="Visio.Drawing.15" ShapeID="_x0000_i1035" DrawAspect="Content" ObjectID="_1468075735" r:id="rId61">
            <o:LockedField>false</o:LockedField>
          </o:OLEObject>
        </w:object>
      </w:r>
    </w:p>
    <w:p w14:paraId="0C62A911">
      <w:pPr>
        <w:pStyle w:val="6"/>
        <w:numPr>
          <w:ilvl w:val="4"/>
          <w:numId w:val="0"/>
        </w:numPr>
      </w:pPr>
      <w:r>
        <w:rPr>
          <w:rFonts w:hint="eastAsia" w:eastAsia="宋体" w:cs="宋体"/>
        </w:rPr>
        <w:t xml:space="preserve">6.1.1.7.3  </w:t>
      </w:r>
      <w:r>
        <w:rPr>
          <w:rFonts w:hint="eastAsia"/>
        </w:rPr>
        <w:t>业务流程图</w:t>
      </w:r>
    </w:p>
    <w:p w14:paraId="3FFCAA59">
      <w:pPr>
        <w:pStyle w:val="25"/>
      </w:pPr>
      <w:r>
        <w:drawing>
          <wp:inline distT="0" distB="0" distL="114300" distR="114300">
            <wp:extent cx="4008120" cy="4998085"/>
            <wp:effectExtent l="12700" t="12700" r="17780" b="18415"/>
            <wp:docPr id="1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4"/>
                    <pic:cNvPicPr>
                      <a:picLocks noChangeAspect="1"/>
                    </pic:cNvPicPr>
                  </pic:nvPicPr>
                  <pic:blipFill>
                    <a:blip r:embed="rId63"/>
                    <a:stretch>
                      <a:fillRect/>
                    </a:stretch>
                  </pic:blipFill>
                  <pic:spPr>
                    <a:xfrm>
                      <a:off x="0" y="0"/>
                      <a:ext cx="4014840" cy="5006150"/>
                    </a:xfrm>
                    <a:prstGeom prst="rect">
                      <a:avLst/>
                    </a:prstGeom>
                    <a:noFill/>
                    <a:ln w="12700" cmpd="sng">
                      <a:solidFill>
                        <a:schemeClr val="accent1">
                          <a:shade val="50000"/>
                        </a:schemeClr>
                      </a:solidFill>
                      <a:prstDash val="solid"/>
                    </a:ln>
                  </pic:spPr>
                </pic:pic>
              </a:graphicData>
            </a:graphic>
          </wp:inline>
        </w:drawing>
      </w:r>
    </w:p>
    <w:p w14:paraId="5B1FE282">
      <w:pPr>
        <w:pStyle w:val="6"/>
        <w:numPr>
          <w:ilvl w:val="4"/>
          <w:numId w:val="0"/>
        </w:numPr>
      </w:pPr>
      <w:r>
        <w:rPr>
          <w:rFonts w:hint="eastAsia" w:eastAsia="宋体" w:cs="宋体"/>
        </w:rPr>
        <w:t xml:space="preserve">6.1.1.7.4  </w:t>
      </w:r>
      <w:r>
        <w:rPr>
          <w:rFonts w:hint="eastAsia"/>
        </w:rPr>
        <w:t>证件管理</w:t>
      </w:r>
    </w:p>
    <w:p w14:paraId="71418EAF">
      <w:pPr>
        <w:pStyle w:val="7"/>
        <w:numPr>
          <w:ilvl w:val="5"/>
          <w:numId w:val="0"/>
        </w:numPr>
      </w:pPr>
      <w:r>
        <w:rPr>
          <w:rFonts w:hint="eastAsia" w:ascii="Times New Roman" w:hAnsi="Times New Roman" w:cs="宋体"/>
        </w:rPr>
        <w:t xml:space="preserve">6.1.1.7.4.1  </w:t>
      </w:r>
      <w:r>
        <w:rPr>
          <w:rFonts w:hint="eastAsia"/>
        </w:rPr>
        <w:t>证件管理</w:t>
      </w:r>
    </w:p>
    <w:p w14:paraId="7B0BBA45">
      <w:pPr>
        <w:ind w:firstLine="480"/>
      </w:pPr>
      <w:r>
        <w:rPr>
          <w:rFonts w:hint="eastAsia"/>
        </w:rPr>
        <w:t>证件管理对干部人员的相关证件信息进行集中管理，通过证件导入导出等维护管理，如护照，退休证等，实现对证件的保管、领用等情况的进行登记和跟踪，规范单位人员证件管理，全面掌握人员证件信息的实时状态，为干部日常证件使用审批提供必要、统一的保障和提醒。支持对证件过期的提醒，变更。</w:t>
      </w:r>
    </w:p>
    <w:p w14:paraId="0BF5DC16">
      <w:pPr>
        <w:ind w:firstLine="480"/>
      </w:pPr>
      <w:r>
        <w:rPr>
          <w:rFonts w:hint="eastAsia"/>
        </w:rPr>
        <w:t>证件过期提醒支持根据证件的有效期，向用户发送证件的过期预警提醒消息的功能。过期证件的证件状态会更新为已过期。</w:t>
      </w:r>
    </w:p>
    <w:p w14:paraId="7208E492">
      <w:pPr>
        <w:pStyle w:val="6"/>
        <w:numPr>
          <w:ilvl w:val="4"/>
          <w:numId w:val="0"/>
        </w:numPr>
      </w:pPr>
      <w:r>
        <w:rPr>
          <w:rFonts w:hint="eastAsia" w:eastAsia="宋体" w:cs="宋体"/>
        </w:rPr>
        <w:t xml:space="preserve">6.1.1.7.5  </w:t>
      </w:r>
      <w:r>
        <w:rPr>
          <w:rFonts w:hint="eastAsia"/>
        </w:rPr>
        <w:t>因私出国境</w:t>
      </w:r>
    </w:p>
    <w:p w14:paraId="5A35B82A">
      <w:pPr>
        <w:ind w:firstLine="480"/>
      </w:pPr>
      <w:r>
        <w:rPr>
          <w:rFonts w:hint="eastAsia"/>
        </w:rPr>
        <w:t>因私出国境管理进一步加强干部人员因私事出国境的管理监督，规范管理干部人员的出国境行为，进一步落实关于加强党政领导干部出国境管理的规定和要求，切实维护党纪政纪，维护国家安全和利益。</w:t>
      </w:r>
    </w:p>
    <w:p w14:paraId="59E6F84D">
      <w:pPr>
        <w:ind w:firstLine="480"/>
      </w:pPr>
      <w:r>
        <w:rPr>
          <w:rFonts w:hint="eastAsia"/>
        </w:rPr>
        <w:t>干部人员自行发起因私出国境申请，履行相关事前审批后方可出国境。系统对审批信息进行登记，并且生成台账记录。</w:t>
      </w:r>
    </w:p>
    <w:p w14:paraId="0CD08209">
      <w:pPr>
        <w:ind w:firstLine="480"/>
      </w:pPr>
      <w:r>
        <w:rPr>
          <w:rFonts w:hint="eastAsia"/>
        </w:rPr>
        <w:t>因私出国境申请模块包含新增、同行人员维护、资料上传、列表、检索、审批等功能。</w:t>
      </w:r>
    </w:p>
    <w:p w14:paraId="36194180">
      <w:pPr>
        <w:ind w:firstLine="480"/>
      </w:pPr>
      <w:r>
        <w:rPr>
          <w:rFonts w:hint="eastAsia"/>
        </w:rPr>
        <w:t>1.新增</w:t>
      </w:r>
    </w:p>
    <w:p w14:paraId="01F2A81E">
      <w:pPr>
        <w:ind w:firstLine="480"/>
      </w:pPr>
      <w:r>
        <w:rPr>
          <w:rFonts w:hint="eastAsia"/>
        </w:rPr>
        <w:t xml:space="preserve">发起因私出国（境）申请，申请信息包含申请人姓名、部门、职级、性别、出生日期、身份证号码、政治面貌、证照类型、目的地、出发时间、返回时间等。其中，系统可自动带出当前人的部门、职级、性别、出生日期、身份证号码信息。 </w:t>
      </w:r>
    </w:p>
    <w:p w14:paraId="5528277E">
      <w:pPr>
        <w:ind w:firstLine="480"/>
      </w:pPr>
      <w:r>
        <w:rPr>
          <w:rFonts w:hint="eastAsia"/>
        </w:rPr>
        <w:t>2.同行人员维护</w:t>
      </w:r>
    </w:p>
    <w:p w14:paraId="007FE725">
      <w:pPr>
        <w:ind w:firstLine="480"/>
      </w:pPr>
      <w:r>
        <w:rPr>
          <w:rFonts w:hint="eastAsia"/>
        </w:rPr>
        <w:t>用户通过增行、减行的方式维护同行人员信息，包含同行人员与本人关系、姓名、年龄、政治面貌、工作单位、职务及居住地址等信息。</w:t>
      </w:r>
    </w:p>
    <w:p w14:paraId="45D31CCE">
      <w:pPr>
        <w:ind w:firstLine="480"/>
      </w:pPr>
      <w:r>
        <w:rPr>
          <w:rFonts w:hint="eastAsia"/>
        </w:rPr>
        <w:t>3.资料上传</w:t>
      </w:r>
    </w:p>
    <w:p w14:paraId="4F04E4AD">
      <w:pPr>
        <w:ind w:firstLine="480"/>
      </w:pPr>
      <w:r>
        <w:rPr>
          <w:rFonts w:hint="eastAsia"/>
        </w:rPr>
        <w:t>系统支持上传多种文件类型的附件信息，可进行附件预览、下载。</w:t>
      </w:r>
    </w:p>
    <w:p w14:paraId="09C59DFD">
      <w:pPr>
        <w:ind w:firstLine="480"/>
      </w:pPr>
      <w:r>
        <w:rPr>
          <w:rFonts w:hint="eastAsia"/>
        </w:rPr>
        <w:t>4.列表</w:t>
      </w:r>
    </w:p>
    <w:p w14:paraId="7D4A9DEA">
      <w:pPr>
        <w:ind w:firstLine="480"/>
      </w:pPr>
      <w:r>
        <w:rPr>
          <w:rFonts w:hint="eastAsia"/>
        </w:rPr>
        <w:t>因私出国（境）申请填写完成后，因私出国（境）计划可在计划列表中增加一条记录，用户可通过列表信息查看详情。</w:t>
      </w:r>
    </w:p>
    <w:p w14:paraId="32992440">
      <w:pPr>
        <w:ind w:firstLine="480"/>
      </w:pPr>
      <w:r>
        <w:rPr>
          <w:rFonts w:hint="eastAsia"/>
        </w:rPr>
        <w:t>5.检索</w:t>
      </w:r>
    </w:p>
    <w:p w14:paraId="38108A09">
      <w:pPr>
        <w:ind w:firstLine="480"/>
      </w:pPr>
      <w:r>
        <w:rPr>
          <w:rFonts w:hint="eastAsia"/>
        </w:rPr>
        <w:t>可对计划进行查询检索、信息项排序查看等功能，查询条件可自定义设置，包含事由、目的地、流转情况等信息。</w:t>
      </w:r>
    </w:p>
    <w:p w14:paraId="6D8C4C7D">
      <w:pPr>
        <w:ind w:firstLine="480"/>
      </w:pPr>
      <w:r>
        <w:rPr>
          <w:rFonts w:hint="eastAsia"/>
        </w:rPr>
        <w:t>6.审批</w:t>
      </w:r>
    </w:p>
    <w:p w14:paraId="3A5F53B8">
      <w:pPr>
        <w:ind w:firstLine="480"/>
      </w:pPr>
      <w:r>
        <w:rPr>
          <w:rFonts w:hint="eastAsia"/>
        </w:rPr>
        <w:t>各级审批人可针对申请人提交的申请进行审批，并可对审批流程进行跟踪。</w:t>
      </w:r>
    </w:p>
    <w:p w14:paraId="761B7A81">
      <w:pPr>
        <w:pStyle w:val="6"/>
        <w:numPr>
          <w:ilvl w:val="4"/>
          <w:numId w:val="0"/>
        </w:numPr>
      </w:pPr>
      <w:r>
        <w:rPr>
          <w:rFonts w:hint="eastAsia" w:eastAsia="宋体" w:cs="宋体"/>
        </w:rPr>
        <w:t xml:space="preserve">6.1.1.7.6  </w:t>
      </w:r>
      <w:r>
        <w:rPr>
          <w:rFonts w:hint="eastAsia"/>
        </w:rPr>
        <w:t>表彰奖励</w:t>
      </w:r>
    </w:p>
    <w:p w14:paraId="17379DB4">
      <w:pPr>
        <w:pStyle w:val="7"/>
        <w:numPr>
          <w:ilvl w:val="5"/>
          <w:numId w:val="0"/>
        </w:numPr>
      </w:pPr>
      <w:r>
        <w:rPr>
          <w:rFonts w:hint="eastAsia" w:ascii="Times New Roman" w:hAnsi="Times New Roman" w:cs="宋体"/>
        </w:rPr>
        <w:t xml:space="preserve">6.1.1.7.6.1  </w:t>
      </w:r>
      <w:r>
        <w:rPr>
          <w:rFonts w:hint="eastAsia"/>
        </w:rPr>
        <w:t>部门奖惩情况</w:t>
      </w:r>
    </w:p>
    <w:p w14:paraId="4BA9B92A">
      <w:pPr>
        <w:ind w:firstLine="480"/>
      </w:pPr>
      <w:r>
        <w:rPr>
          <w:rFonts w:hint="eastAsia"/>
        </w:rPr>
        <w:t>对一个部门的整体的奖惩情况包括集体表彰时间、地点、表彰原因、表彰奖励类型等信息进行登记，记录表彰奖励项目。</w:t>
      </w:r>
    </w:p>
    <w:p w14:paraId="493151A1">
      <w:pPr>
        <w:ind w:firstLine="480"/>
      </w:pPr>
      <w:r>
        <w:rPr>
          <w:rFonts w:hint="eastAsia"/>
        </w:rPr>
        <w:t>对一个或多个人员的奖惩情况包括干部表彰时间、地点、表彰原因、表彰奖励类型等信息进行登记，记录表彰奖励项目。</w:t>
      </w:r>
    </w:p>
    <w:p w14:paraId="0415715F">
      <w:pPr>
        <w:pStyle w:val="5"/>
        <w:numPr>
          <w:ilvl w:val="3"/>
          <w:numId w:val="0"/>
        </w:numPr>
      </w:pPr>
      <w:r>
        <w:rPr>
          <w:rFonts w:hint="eastAsia" w:cs="宋体"/>
        </w:rPr>
        <w:t xml:space="preserve">6.1.1.8  </w:t>
      </w:r>
      <w:r>
        <w:rPr>
          <w:rFonts w:hint="eastAsia"/>
        </w:rPr>
        <w:t>干部任免</w:t>
      </w:r>
    </w:p>
    <w:p w14:paraId="45AB01DC">
      <w:pPr>
        <w:pStyle w:val="6"/>
        <w:numPr>
          <w:ilvl w:val="4"/>
          <w:numId w:val="0"/>
        </w:numPr>
      </w:pPr>
      <w:r>
        <w:rPr>
          <w:rFonts w:hint="eastAsia" w:eastAsia="宋体" w:cs="宋体"/>
        </w:rPr>
        <w:t xml:space="preserve">6.1.1.8.1  </w:t>
      </w:r>
      <w:r>
        <w:rPr>
          <w:rFonts w:hint="eastAsia"/>
        </w:rPr>
        <w:t>概述</w:t>
      </w:r>
    </w:p>
    <w:p w14:paraId="4C731F2D">
      <w:pPr>
        <w:ind w:firstLine="480"/>
      </w:pPr>
      <w:r>
        <w:rPr>
          <w:rFonts w:hint="eastAsia"/>
        </w:rPr>
        <w:t>干部任免提供干部任免会议的全流程管理，提供干部任免会议管理、任免人员管理和PPT生成等功能。</w:t>
      </w:r>
    </w:p>
    <w:p w14:paraId="777FDB69">
      <w:pPr>
        <w:pStyle w:val="6"/>
        <w:numPr>
          <w:ilvl w:val="4"/>
          <w:numId w:val="0"/>
        </w:numPr>
      </w:pPr>
      <w:r>
        <w:rPr>
          <w:rFonts w:hint="eastAsia" w:eastAsia="宋体" w:cs="宋体"/>
        </w:rPr>
        <w:t xml:space="preserve">6.1.1.8.2  </w:t>
      </w:r>
      <w:r>
        <w:rPr>
          <w:rFonts w:hint="eastAsia"/>
        </w:rPr>
        <w:t>任免会议</w:t>
      </w:r>
    </w:p>
    <w:p w14:paraId="7F1131B8">
      <w:pPr>
        <w:pStyle w:val="7"/>
        <w:numPr>
          <w:ilvl w:val="5"/>
          <w:numId w:val="0"/>
        </w:numPr>
      </w:pPr>
      <w:r>
        <w:rPr>
          <w:rFonts w:hint="eastAsia" w:ascii="Times New Roman" w:hAnsi="Times New Roman" w:cs="宋体"/>
        </w:rPr>
        <w:t xml:space="preserve">6.1.1.8.2.1  </w:t>
      </w:r>
      <w:r>
        <w:rPr>
          <w:rFonts w:hint="eastAsia"/>
        </w:rPr>
        <w:t>会议管理</w:t>
      </w:r>
    </w:p>
    <w:p w14:paraId="51AD534F">
      <w:pPr>
        <w:ind w:firstLine="480"/>
      </w:pPr>
      <w:r>
        <w:rPr>
          <w:rFonts w:hint="eastAsia"/>
        </w:rPr>
        <w:t>会议管理记录领导干部任免的党组会信息，提供上会前的所需信息维护与配置，提供上会演示数据的准备、包括会议及议题的维护、干部信息的调整、上会干部名单等功能。</w:t>
      </w:r>
    </w:p>
    <w:p w14:paraId="0161D418">
      <w:pPr>
        <w:ind w:firstLine="480"/>
      </w:pPr>
      <w:r>
        <w:rPr>
          <w:rFonts w:hint="eastAsia"/>
        </w:rPr>
        <w:t>从上报任免名单中选取干部进行汇总，维护相关信息，上传各类材料，完成后发布会议。</w:t>
      </w:r>
    </w:p>
    <w:p w14:paraId="211260C1">
      <w:pPr>
        <w:ind w:firstLine="480"/>
      </w:pPr>
      <w:r>
        <w:rPr>
          <w:rFonts w:hint="eastAsia"/>
        </w:rPr>
        <w:t>管理会议：进入会议管理，分为已报送、未报送、已删除三种状态，默认显示未报送的会议，此处点击另外两种在点击查询。重置，重置为默认的显示未报送会议。</w:t>
      </w:r>
    </w:p>
    <w:p w14:paraId="5916A341">
      <w:pPr>
        <w:ind w:firstLine="480"/>
      </w:pPr>
      <w:r>
        <w:rPr>
          <w:rFonts w:hint="eastAsia"/>
        </w:rPr>
        <w:t>新建会议：点击新建弹出新建会议界面后，输入会议名称点击保存创建会议。</w:t>
      </w:r>
    </w:p>
    <w:p w14:paraId="5481E378">
      <w:pPr>
        <w:ind w:firstLine="480"/>
      </w:pPr>
      <w:r>
        <w:rPr>
          <w:rFonts w:hint="eastAsia"/>
        </w:rPr>
        <w:t>检查材料和报送：功能说明同报会管理。</w:t>
      </w:r>
    </w:p>
    <w:p w14:paraId="16005581">
      <w:pPr>
        <w:ind w:firstLine="480"/>
      </w:pPr>
      <w:r>
        <w:rPr>
          <w:rFonts w:hint="eastAsia"/>
        </w:rPr>
        <w:t>预览：维护完的会议可以点击预览，查看会议演示界面。</w:t>
      </w:r>
    </w:p>
    <w:p w14:paraId="25DCE059">
      <w:pPr>
        <w:ind w:firstLine="480"/>
      </w:pPr>
      <w:r>
        <w:rPr>
          <w:rFonts w:hint="eastAsia"/>
        </w:rPr>
        <w:t>发布会议：点击发布会议弹出会议发布界面</w:t>
      </w:r>
    </w:p>
    <w:p w14:paraId="25978FCC">
      <w:pPr>
        <w:ind w:firstLine="480"/>
      </w:pPr>
      <w:r>
        <w:rPr>
          <w:rFonts w:hint="eastAsia"/>
        </w:rPr>
        <w:t>发布状态：五角星为红色标示发布状态，白色为未发布状态，处于发布状态的会议可以有多个但是在上会演示模块内只能看到最新发布的会议。</w:t>
      </w:r>
    </w:p>
    <w:p w14:paraId="42745A4E">
      <w:pPr>
        <w:ind w:firstLine="480"/>
      </w:pPr>
      <w:r>
        <w:rPr>
          <w:rFonts w:hint="eastAsia"/>
        </w:rPr>
        <w:t>发布：发布会议，</w:t>
      </w:r>
    </w:p>
    <w:p w14:paraId="04B929F9">
      <w:pPr>
        <w:ind w:firstLine="480"/>
      </w:pPr>
      <w:r>
        <w:rPr>
          <w:rFonts w:hint="eastAsia"/>
        </w:rPr>
        <w:t>取消发布：取消发布。</w:t>
      </w:r>
    </w:p>
    <w:p w14:paraId="4E8BDB72">
      <w:pPr>
        <w:pStyle w:val="7"/>
        <w:numPr>
          <w:ilvl w:val="5"/>
          <w:numId w:val="0"/>
        </w:numPr>
      </w:pPr>
      <w:r>
        <w:rPr>
          <w:rFonts w:hint="eastAsia" w:ascii="Times New Roman" w:hAnsi="Times New Roman" w:cs="宋体"/>
        </w:rPr>
        <w:t xml:space="preserve">6.1.1.8.2.2  </w:t>
      </w:r>
      <w:r>
        <w:rPr>
          <w:rFonts w:hint="eastAsia"/>
        </w:rPr>
        <w:t>任免人员管理</w:t>
      </w:r>
    </w:p>
    <w:p w14:paraId="666E81C6">
      <w:pPr>
        <w:ind w:firstLine="480"/>
      </w:pPr>
      <w:r>
        <w:rPr>
          <w:rFonts w:hint="eastAsia"/>
        </w:rPr>
        <w:t>对干部任免会议中被任免的人员进行管理，选取干部库中被任免的人员，确定基本信息、现任职务、拟任拟免职务等信息，同时对干部监督和奖惩中有问题或在影响期的进行提前通告。</w:t>
      </w:r>
    </w:p>
    <w:p w14:paraId="38756F35">
      <w:pPr>
        <w:pStyle w:val="7"/>
        <w:numPr>
          <w:ilvl w:val="5"/>
          <w:numId w:val="0"/>
        </w:numPr>
      </w:pPr>
      <w:r>
        <w:rPr>
          <w:rFonts w:hint="eastAsia" w:ascii="Times New Roman" w:hAnsi="Times New Roman" w:cs="宋体"/>
        </w:rPr>
        <w:t xml:space="preserve">6.1.1.8.2.3  </w:t>
      </w:r>
      <w:r>
        <w:rPr>
          <w:rFonts w:hint="eastAsia"/>
        </w:rPr>
        <w:t>PPT生成</w:t>
      </w:r>
    </w:p>
    <w:p w14:paraId="0C381BC6">
      <w:pPr>
        <w:ind w:firstLine="480"/>
      </w:pPr>
      <w:r>
        <w:rPr>
          <w:rFonts w:hint="eastAsia"/>
        </w:rPr>
        <w:t>根据会议信息与被任免人的信息，生成领管处与人事处所需的多种材料PPT，包括任免会议中的人员基本信息、履历信息等。</w:t>
      </w:r>
    </w:p>
    <w:p w14:paraId="5F8E3466">
      <w:pPr>
        <w:ind w:firstLine="480"/>
      </w:pPr>
    </w:p>
    <w:p w14:paraId="6D7D131B">
      <w:pPr>
        <w:pStyle w:val="5"/>
        <w:numPr>
          <w:ilvl w:val="3"/>
          <w:numId w:val="0"/>
        </w:numPr>
      </w:pPr>
      <w:r>
        <w:rPr>
          <w:rFonts w:hint="eastAsia" w:cs="宋体"/>
        </w:rPr>
        <w:t xml:space="preserve">6.1.1.9  </w:t>
      </w:r>
      <w:r>
        <w:rPr>
          <w:rFonts w:hint="eastAsia"/>
        </w:rPr>
        <w:t>干部监督</w:t>
      </w:r>
    </w:p>
    <w:p w14:paraId="7252DBC8">
      <w:pPr>
        <w:pStyle w:val="6"/>
        <w:numPr>
          <w:ilvl w:val="4"/>
          <w:numId w:val="0"/>
        </w:numPr>
      </w:pPr>
      <w:r>
        <w:rPr>
          <w:rFonts w:hint="eastAsia" w:eastAsia="宋体" w:cs="宋体"/>
        </w:rPr>
        <w:t xml:space="preserve">6.1.1.9.1  </w:t>
      </w:r>
      <w:r>
        <w:rPr>
          <w:rFonts w:hint="eastAsia"/>
        </w:rPr>
        <w:t>概述</w:t>
      </w:r>
    </w:p>
    <w:p w14:paraId="6FC673ED">
      <w:pPr>
        <w:ind w:firstLine="480"/>
      </w:pPr>
      <w:r>
        <w:rPr>
          <w:rFonts w:hint="eastAsia"/>
        </w:rPr>
        <w:t>干部监督对各种干部监督事项进行统一管理，提供对个人有关事项报告数据、干部兼职、外部监察系统对接的综合管理，从而实现规范干部监督管理，加强控制和提高工作的效率。</w:t>
      </w:r>
    </w:p>
    <w:p w14:paraId="2B5A3712">
      <w:pPr>
        <w:pStyle w:val="6"/>
        <w:numPr>
          <w:ilvl w:val="4"/>
          <w:numId w:val="0"/>
        </w:numPr>
      </w:pPr>
      <w:r>
        <w:rPr>
          <w:rFonts w:hint="eastAsia" w:eastAsia="宋体" w:cs="宋体"/>
        </w:rPr>
        <w:t xml:space="preserve">6.1.1.9.2  </w:t>
      </w:r>
      <w:r>
        <w:rPr>
          <w:rFonts w:hint="eastAsia"/>
        </w:rPr>
        <w:t>功能模块组成</w:t>
      </w:r>
    </w:p>
    <w:p w14:paraId="3EFF7DA3">
      <w:pPr>
        <w:pStyle w:val="25"/>
      </w:pPr>
      <w:r>
        <w:object>
          <v:shape id="_x0000_i1036" o:spt="75" type="#_x0000_t75" style="height:200.25pt;width:311.25pt;" o:ole="t" filled="f" o:preferrelative="t" stroked="f" coordsize="21600,21600">
            <v:path/>
            <v:fill on="f" focussize="0,0"/>
            <v:stroke on="f" joinstyle="miter"/>
            <v:imagedata r:id="rId65" o:title=""/>
            <o:lock v:ext="edit" aspectratio="t"/>
            <w10:wrap type="none"/>
            <w10:anchorlock/>
          </v:shape>
          <o:OLEObject Type="Embed" ProgID="Visio.Drawing.15" ShapeID="_x0000_i1036" DrawAspect="Content" ObjectID="_1468075736" r:id="rId64">
            <o:LockedField>false</o:LockedField>
          </o:OLEObject>
        </w:object>
      </w:r>
    </w:p>
    <w:p w14:paraId="6A83B6B8">
      <w:pPr>
        <w:pStyle w:val="6"/>
        <w:numPr>
          <w:ilvl w:val="4"/>
          <w:numId w:val="0"/>
        </w:numPr>
      </w:pPr>
      <w:r>
        <w:rPr>
          <w:rFonts w:hint="eastAsia" w:eastAsia="宋体" w:cs="宋体"/>
        </w:rPr>
        <w:t xml:space="preserve">6.1.1.9.3  </w:t>
      </w:r>
      <w:r>
        <w:rPr>
          <w:rFonts w:hint="eastAsia"/>
        </w:rPr>
        <w:t>个人有关事项报告</w:t>
      </w:r>
    </w:p>
    <w:p w14:paraId="5A05AF3F">
      <w:pPr>
        <w:ind w:firstLine="480"/>
      </w:pPr>
      <w:r>
        <w:rPr>
          <w:rFonts w:hint="eastAsia"/>
        </w:rPr>
        <w:t>用于登记个人有关情况，对于报告进行逐一登记，支持选人导入，对于个人事项报告有异常的人员进行登记提醒，且在任免上会的时候警示或者亮黄灯。</w:t>
      </w:r>
    </w:p>
    <w:p w14:paraId="2720EE23">
      <w:pPr>
        <w:ind w:firstLine="480"/>
      </w:pPr>
      <w:r>
        <w:rPr>
          <w:rFonts w:hint="eastAsia"/>
        </w:rPr>
        <w:t>征求来自纪检监察机关的意见对接或者导入外网12380核查情况，登记核查的结果，影响期等。</w:t>
      </w:r>
    </w:p>
    <w:p w14:paraId="355C7DEC">
      <w:pPr>
        <w:pStyle w:val="6"/>
        <w:numPr>
          <w:ilvl w:val="4"/>
          <w:numId w:val="0"/>
        </w:numPr>
      </w:pPr>
      <w:r>
        <w:rPr>
          <w:rFonts w:hint="eastAsia" w:eastAsia="宋体" w:cs="宋体"/>
        </w:rPr>
        <w:t xml:space="preserve">6.1.1.9.4  </w:t>
      </w:r>
      <w:r>
        <w:rPr>
          <w:rFonts w:hint="eastAsia"/>
        </w:rPr>
        <w:t>干部兼职</w:t>
      </w:r>
    </w:p>
    <w:p w14:paraId="38578BF8">
      <w:pPr>
        <w:ind w:firstLine="480"/>
      </w:pPr>
      <w:r>
        <w:rPr>
          <w:rFonts w:hint="eastAsia"/>
        </w:rPr>
        <w:t>记录干部本人的兼职情况，在外任职信息会被记录下来，如兼职职务，兼职时间，兼职所在公司。如果兼职完成后，也会生成历史兼职信息。可以对兼职信息进行批量导入，批量导出。同时列举本单位在外兼职的条例。支持社团兼职、垂直兼职申报审批流程。</w:t>
      </w:r>
    </w:p>
    <w:p w14:paraId="11A17CA4">
      <w:pPr>
        <w:pStyle w:val="5"/>
        <w:numPr>
          <w:ilvl w:val="3"/>
          <w:numId w:val="0"/>
        </w:numPr>
      </w:pPr>
      <w:r>
        <w:rPr>
          <w:rFonts w:hint="eastAsia" w:cs="宋体"/>
        </w:rPr>
        <w:t xml:space="preserve">6.1.1.10  </w:t>
      </w:r>
      <w:r>
        <w:rPr>
          <w:rFonts w:hint="eastAsia"/>
        </w:rPr>
        <w:t>教育培训</w:t>
      </w:r>
    </w:p>
    <w:p w14:paraId="7B37675B">
      <w:pPr>
        <w:pStyle w:val="6"/>
        <w:numPr>
          <w:ilvl w:val="4"/>
          <w:numId w:val="0"/>
        </w:numPr>
      </w:pPr>
      <w:r>
        <w:rPr>
          <w:rFonts w:hint="eastAsia" w:eastAsia="宋体" w:cs="宋体"/>
        </w:rPr>
        <w:t xml:space="preserve">6.1.1.10.1  </w:t>
      </w:r>
      <w:r>
        <w:rPr>
          <w:rFonts w:hint="eastAsia"/>
        </w:rPr>
        <w:t>概述</w:t>
      </w:r>
    </w:p>
    <w:p w14:paraId="17850EB7">
      <w:pPr>
        <w:ind w:firstLine="480"/>
      </w:pPr>
      <w:r>
        <w:rPr>
          <w:rFonts w:hint="eastAsia"/>
        </w:rPr>
        <w:t>教育培训提供对干部教育培训工作中培训班的管理，实现对干部教育培训工作“培训通知—培训报名—培训记录—培训统计分析”的全过程的精细化管理。教育培训中培训班管理提供培训班管理、通知报名、统计情况等功能。</w:t>
      </w:r>
    </w:p>
    <w:p w14:paraId="6692314F">
      <w:pPr>
        <w:pStyle w:val="6"/>
        <w:numPr>
          <w:ilvl w:val="4"/>
          <w:numId w:val="0"/>
        </w:numPr>
      </w:pPr>
      <w:r>
        <w:rPr>
          <w:rFonts w:hint="eastAsia" w:eastAsia="宋体" w:cs="宋体"/>
        </w:rPr>
        <w:t xml:space="preserve">6.1.1.10.2  </w:t>
      </w:r>
      <w:r>
        <w:rPr>
          <w:rFonts w:hint="eastAsia"/>
        </w:rPr>
        <w:t>功能模块组成</w:t>
      </w:r>
    </w:p>
    <w:p w14:paraId="117A91B2">
      <w:pPr>
        <w:pStyle w:val="25"/>
      </w:pPr>
      <w:r>
        <w:object>
          <v:shape id="_x0000_i1037" o:spt="75" type="#_x0000_t75" style="height:189pt;width:294.75pt;" o:ole="t" filled="f" o:preferrelative="t" stroked="f" coordsize="21600,21600">
            <v:path/>
            <v:fill on="f" focussize="0,0"/>
            <v:stroke on="f" joinstyle="miter"/>
            <v:imagedata r:id="rId67" o:title=""/>
            <o:lock v:ext="edit" aspectratio="t"/>
            <w10:wrap type="none"/>
            <w10:anchorlock/>
          </v:shape>
          <o:OLEObject Type="Embed" ProgID="Visio.Drawing.15" ShapeID="_x0000_i1037" DrawAspect="Content" ObjectID="_1468075737" r:id="rId66">
            <o:LockedField>false</o:LockedField>
          </o:OLEObject>
        </w:object>
      </w:r>
    </w:p>
    <w:p w14:paraId="26342605">
      <w:pPr>
        <w:pStyle w:val="6"/>
        <w:numPr>
          <w:ilvl w:val="4"/>
          <w:numId w:val="0"/>
        </w:numPr>
      </w:pPr>
      <w:r>
        <w:rPr>
          <w:rFonts w:hint="eastAsia" w:eastAsia="宋体" w:cs="宋体"/>
        </w:rPr>
        <w:t xml:space="preserve">6.1.1.10.3  </w:t>
      </w:r>
      <w:r>
        <w:rPr>
          <w:rFonts w:hint="eastAsia"/>
        </w:rPr>
        <w:t>培训班管理</w:t>
      </w:r>
    </w:p>
    <w:p w14:paraId="39A344D1">
      <w:pPr>
        <w:ind w:firstLine="480"/>
      </w:pPr>
      <w:r>
        <w:rPr>
          <w:rFonts w:hint="eastAsia"/>
        </w:rPr>
        <w:t>培训班管理提供流程式功能实现创建培训班后通知相关处室报名，最后作为台账记录。对于培训班的学员进行基本信息维护，同时可以将培训信息反写到干审表中。统计不同班次的学员的培训情况，根据时间段、培训时长、培训结果进行统计查询。</w:t>
      </w:r>
    </w:p>
    <w:p w14:paraId="4793C5D7">
      <w:pPr>
        <w:ind w:firstLine="480"/>
      </w:pPr>
      <w:r>
        <w:rPr>
          <w:rFonts w:hint="eastAsia"/>
        </w:rPr>
        <w:t>培训班通过开班时间对班次进行一个划分：可以搜索班次名称对班次进行搜索，显示字段为：班次编号、班次名称、开班日期、结业日期、教师地点、参训人数、学员人数、学员信息、班次状态。</w:t>
      </w:r>
    </w:p>
    <w:p w14:paraId="0B19A0A0">
      <w:pPr>
        <w:ind w:firstLine="480"/>
      </w:pPr>
      <w:r>
        <w:rPr>
          <w:rFonts w:hint="eastAsia"/>
        </w:rPr>
        <w:t>可新增、查看编辑班次信息。可以通过excel导入方式，批量导入班次信息；导入模板中字段包括班次名称、班次编号、班次状态、班次类型、报到日期、报名开始时间、报名结束时间、开班时间、结业（束）时间、教师安排、备注。生成结班表，支持word格式。</w:t>
      </w:r>
    </w:p>
    <w:p w14:paraId="7133D398">
      <w:pPr>
        <w:pStyle w:val="6"/>
        <w:numPr>
          <w:ilvl w:val="4"/>
          <w:numId w:val="0"/>
        </w:numPr>
      </w:pPr>
      <w:r>
        <w:rPr>
          <w:rFonts w:hint="eastAsia" w:eastAsia="宋体" w:cs="宋体"/>
        </w:rPr>
        <w:t xml:space="preserve">6.1.1.10.4  </w:t>
      </w:r>
      <w:r>
        <w:rPr>
          <w:rFonts w:hint="eastAsia"/>
        </w:rPr>
        <w:t>通知报名</w:t>
      </w:r>
    </w:p>
    <w:p w14:paraId="6C495445">
      <w:pPr>
        <w:pStyle w:val="7"/>
        <w:numPr>
          <w:ilvl w:val="5"/>
          <w:numId w:val="0"/>
        </w:numPr>
      </w:pPr>
      <w:r>
        <w:rPr>
          <w:rFonts w:hint="eastAsia" w:ascii="Times New Roman" w:hAnsi="Times New Roman" w:cs="宋体"/>
        </w:rPr>
        <w:t xml:space="preserve">6.1.1.10.4.1  </w:t>
      </w:r>
      <w:r>
        <w:rPr>
          <w:rFonts w:hint="eastAsia"/>
        </w:rPr>
        <w:t>通知管理</w:t>
      </w:r>
    </w:p>
    <w:p w14:paraId="5432C431">
      <w:pPr>
        <w:ind w:firstLine="480"/>
      </w:pPr>
      <w:r>
        <w:rPr>
          <w:rFonts w:hint="eastAsia"/>
        </w:rPr>
        <w:t>支持可选择给特定企业发布通知，若不选择特定企业，则默认给系统内全部企业发布通知。支持选择报名后反馈的信息，包括但不限于姓名、企业名称、现任职务、当前职级、手机号码等信息，要求能看到各企业是否已经查看通知的情况。支持两类通知的发送，一类为需填报信息的报名通知，一种为无需填报信息仅需要企业确认查收的类型。</w:t>
      </w:r>
    </w:p>
    <w:p w14:paraId="3A9D5FA5">
      <w:pPr>
        <w:pStyle w:val="7"/>
        <w:numPr>
          <w:ilvl w:val="5"/>
          <w:numId w:val="0"/>
        </w:numPr>
      </w:pPr>
      <w:r>
        <w:rPr>
          <w:rFonts w:hint="eastAsia" w:ascii="Times New Roman" w:hAnsi="Times New Roman" w:cs="宋体"/>
        </w:rPr>
        <w:t xml:space="preserve">6.1.1.10.4.2  </w:t>
      </w:r>
      <w:r>
        <w:rPr>
          <w:rFonts w:hint="eastAsia"/>
        </w:rPr>
        <w:t>企业报名</w:t>
      </w:r>
    </w:p>
    <w:p w14:paraId="426B2099">
      <w:pPr>
        <w:ind w:firstLine="480"/>
      </w:pPr>
      <w:r>
        <w:rPr>
          <w:rFonts w:hint="eastAsia"/>
        </w:rPr>
        <w:t>企业在收到发布的通知后，可在规定时间内进行报名，报名人员应从人员数据系统中选择，并可与系统内人员信息直接匹配，要求的填报字段中，如信息系统内已有，可一键带入。</w:t>
      </w:r>
    </w:p>
    <w:p w14:paraId="22CE5763">
      <w:pPr>
        <w:pStyle w:val="7"/>
        <w:numPr>
          <w:ilvl w:val="5"/>
          <w:numId w:val="0"/>
        </w:numPr>
      </w:pPr>
      <w:r>
        <w:rPr>
          <w:rFonts w:hint="eastAsia" w:ascii="Times New Roman" w:hAnsi="Times New Roman" w:cs="宋体"/>
        </w:rPr>
        <w:t xml:space="preserve">6.1.1.10.4.3  </w:t>
      </w:r>
      <w:r>
        <w:rPr>
          <w:rFonts w:hint="eastAsia"/>
        </w:rPr>
        <w:t>报名审批</w:t>
      </w:r>
    </w:p>
    <w:p w14:paraId="60FB4795">
      <w:pPr>
        <w:ind w:firstLine="480"/>
      </w:pPr>
      <w:r>
        <w:rPr>
          <w:rFonts w:hint="eastAsia"/>
        </w:rPr>
        <w:t>报名审批提供教育培训的在线报名审批功能。相关人员可根据通知要求的关键字段，自行审批报名情况，审批内容包括人员信息、附件格式等。</w:t>
      </w:r>
    </w:p>
    <w:p w14:paraId="22F5F812">
      <w:pPr>
        <w:ind w:firstLine="480"/>
      </w:pPr>
      <w:r>
        <w:rPr>
          <w:rFonts w:hint="eastAsia"/>
        </w:rPr>
        <w:t>系统支持字段信息导出，提供自定义导出模板，如导出符合市干教系统批量报名模板要求的信息导出等。</w:t>
      </w:r>
    </w:p>
    <w:p w14:paraId="513A9551">
      <w:pPr>
        <w:pStyle w:val="7"/>
        <w:numPr>
          <w:ilvl w:val="5"/>
          <w:numId w:val="0"/>
        </w:numPr>
      </w:pPr>
      <w:r>
        <w:rPr>
          <w:rFonts w:hint="eastAsia" w:ascii="Times New Roman" w:hAnsi="Times New Roman" w:cs="宋体"/>
        </w:rPr>
        <w:t xml:space="preserve">6.1.1.10.4.4  </w:t>
      </w:r>
      <w:r>
        <w:rPr>
          <w:rFonts w:hint="eastAsia"/>
        </w:rPr>
        <w:t>通知下发管理</w:t>
      </w:r>
    </w:p>
    <w:p w14:paraId="4F7F28E7">
      <w:pPr>
        <w:ind w:firstLine="480"/>
      </w:pPr>
      <w:r>
        <w:rPr>
          <w:rFonts w:hint="eastAsia"/>
        </w:rPr>
        <w:t>通知下发提供教育培训通知的下发功能，提供通知状态查看、通知排序、通知下载、通知附件上传、一键下发等功能。</w:t>
      </w:r>
    </w:p>
    <w:p w14:paraId="5C511602">
      <w:pPr>
        <w:ind w:firstLine="480"/>
      </w:pPr>
      <w:r>
        <w:rPr>
          <w:rFonts w:hint="eastAsia"/>
        </w:rPr>
        <w:t>1.通知状态查看</w:t>
      </w:r>
    </w:p>
    <w:p w14:paraId="2DC640BD">
      <w:pPr>
        <w:ind w:firstLine="480"/>
      </w:pPr>
      <w:r>
        <w:rPr>
          <w:rFonts w:hint="eastAsia"/>
        </w:rPr>
        <w:t>可查看显示、查询通知接收企业通知的查阅状态、填报信息状态、上传文件状态等。</w:t>
      </w:r>
    </w:p>
    <w:p w14:paraId="29AE6FB9">
      <w:pPr>
        <w:ind w:firstLine="480"/>
      </w:pPr>
      <w:r>
        <w:rPr>
          <w:rFonts w:hint="eastAsia"/>
        </w:rPr>
        <w:t>2.通知排序</w:t>
      </w:r>
    </w:p>
    <w:p w14:paraId="2400D69D">
      <w:pPr>
        <w:ind w:firstLine="480"/>
      </w:pPr>
      <w:r>
        <w:rPr>
          <w:rFonts w:hint="eastAsia"/>
        </w:rPr>
        <w:t>支持按时间、企业、职级等排序规则等对通知、通知项下的反馈信息等进行排序。</w:t>
      </w:r>
    </w:p>
    <w:p w14:paraId="4F3606AC">
      <w:pPr>
        <w:ind w:firstLine="480"/>
      </w:pPr>
      <w:r>
        <w:rPr>
          <w:rFonts w:hint="eastAsia"/>
        </w:rPr>
        <w:t>3.通知一键下载</w:t>
      </w:r>
    </w:p>
    <w:p w14:paraId="66AAD2D1">
      <w:pPr>
        <w:ind w:firstLine="480"/>
      </w:pPr>
      <w:r>
        <w:rPr>
          <w:rFonts w:hint="eastAsia"/>
        </w:rPr>
        <w:t>系统支持对单选、多选、全选的文件进行一键式下载，提高工作效率。</w:t>
      </w:r>
    </w:p>
    <w:p w14:paraId="42669011">
      <w:pPr>
        <w:ind w:firstLine="480"/>
      </w:pPr>
      <w:r>
        <w:rPr>
          <w:rFonts w:hint="eastAsia"/>
        </w:rPr>
        <w:t>4.通知附件上传</w:t>
      </w:r>
    </w:p>
    <w:p w14:paraId="73B1A47B">
      <w:pPr>
        <w:ind w:firstLine="480"/>
      </w:pPr>
      <w:r>
        <w:rPr>
          <w:rFonts w:hint="eastAsia"/>
        </w:rPr>
        <w:t>支持对通知项下的反馈信息进行单个、批量上传相关附件。</w:t>
      </w:r>
    </w:p>
    <w:p w14:paraId="00FFE764">
      <w:pPr>
        <w:ind w:firstLine="480"/>
      </w:pPr>
      <w:r>
        <w:rPr>
          <w:rFonts w:hint="eastAsia"/>
        </w:rPr>
        <w:t>5.一键下发</w:t>
      </w:r>
    </w:p>
    <w:p w14:paraId="745C9F99">
      <w:pPr>
        <w:ind w:firstLine="480"/>
      </w:pPr>
      <w:r>
        <w:rPr>
          <w:rFonts w:hint="eastAsia"/>
        </w:rPr>
        <w:t>支持从干教系统接收的报名通知与该系统报名人员自动匹配，实现通知一键下发。</w:t>
      </w:r>
    </w:p>
    <w:p w14:paraId="20639A3C">
      <w:pPr>
        <w:pStyle w:val="6"/>
        <w:numPr>
          <w:ilvl w:val="4"/>
          <w:numId w:val="0"/>
        </w:numPr>
      </w:pPr>
      <w:r>
        <w:rPr>
          <w:rFonts w:hint="eastAsia" w:eastAsia="宋体" w:cs="宋体"/>
        </w:rPr>
        <w:t xml:space="preserve">6.1.1.10.5  </w:t>
      </w:r>
      <w:r>
        <w:rPr>
          <w:rFonts w:hint="eastAsia"/>
        </w:rPr>
        <w:t>统计情况</w:t>
      </w:r>
    </w:p>
    <w:p w14:paraId="2820B329">
      <w:pPr>
        <w:ind w:firstLine="480"/>
      </w:pPr>
      <w:r>
        <w:rPr>
          <w:rFonts w:hint="eastAsia"/>
        </w:rPr>
        <w:t>统计情况支持按时间、姓名、企业、班次、职级、完成情况等规则进行统计，并自动生成统计表格。保留面向企业的班子脱产培训情况展示模块。</w:t>
      </w:r>
    </w:p>
    <w:p w14:paraId="0985EAB0">
      <w:pPr>
        <w:pStyle w:val="5"/>
        <w:numPr>
          <w:ilvl w:val="3"/>
          <w:numId w:val="0"/>
        </w:numPr>
      </w:pPr>
      <w:r>
        <w:rPr>
          <w:rFonts w:hint="eastAsia" w:cs="宋体"/>
        </w:rPr>
        <w:t xml:space="preserve">6.1.1.11  </w:t>
      </w:r>
      <w:r>
        <w:rPr>
          <w:rFonts w:hint="eastAsia"/>
        </w:rPr>
        <w:t>档案管理</w:t>
      </w:r>
    </w:p>
    <w:p w14:paraId="71891DA7">
      <w:pPr>
        <w:pStyle w:val="6"/>
        <w:numPr>
          <w:ilvl w:val="4"/>
          <w:numId w:val="0"/>
        </w:numPr>
      </w:pPr>
      <w:r>
        <w:rPr>
          <w:rFonts w:hint="eastAsia" w:eastAsia="宋体" w:cs="宋体"/>
        </w:rPr>
        <w:t xml:space="preserve">6.1.1.11.1  </w:t>
      </w:r>
      <w:r>
        <w:rPr>
          <w:rFonts w:hint="eastAsia"/>
        </w:rPr>
        <w:t>概述</w:t>
      </w:r>
    </w:p>
    <w:p w14:paraId="344386F4">
      <w:pPr>
        <w:ind w:firstLine="480"/>
      </w:pPr>
      <w:r>
        <w:rPr>
          <w:rFonts w:hint="eastAsia"/>
        </w:rPr>
        <w:t>为确保上海市国资委组工干部人才信息的完整性及准确性，系统预留档案管理接口，实现与档案系统的对接，提供档案接口预留功能。</w:t>
      </w:r>
    </w:p>
    <w:p w14:paraId="1D9D1F13">
      <w:pPr>
        <w:pStyle w:val="6"/>
        <w:numPr>
          <w:ilvl w:val="4"/>
          <w:numId w:val="0"/>
        </w:numPr>
      </w:pPr>
      <w:r>
        <w:rPr>
          <w:rFonts w:hint="eastAsia" w:eastAsia="宋体" w:cs="宋体"/>
        </w:rPr>
        <w:t xml:space="preserve">6.1.1.11.2  </w:t>
      </w:r>
      <w:r>
        <w:rPr>
          <w:rFonts w:hint="eastAsia"/>
        </w:rPr>
        <w:t>接口预留</w:t>
      </w:r>
    </w:p>
    <w:p w14:paraId="2FBDECFA">
      <w:pPr>
        <w:ind w:firstLine="480"/>
      </w:pPr>
      <w:r>
        <w:rPr>
          <w:rFonts w:hint="eastAsia"/>
        </w:rPr>
        <w:t>预留电子化干部人事档案数据库接口，可供调用、查询和展示指定系统的档案信息</w:t>
      </w:r>
    </w:p>
    <w:p w14:paraId="2438FAD4">
      <w:pPr>
        <w:pStyle w:val="4"/>
        <w:numPr>
          <w:ilvl w:val="2"/>
          <w:numId w:val="0"/>
        </w:numPr>
      </w:pPr>
      <w:bookmarkStart w:id="166" w:name="_Toc31392"/>
      <w:r>
        <w:rPr>
          <w:rFonts w:hint="eastAsia" w:ascii="Times New Roman" w:hAnsi="Times New Roman" w:cs="宋体"/>
        </w:rPr>
        <w:t xml:space="preserve">6.1.2  </w:t>
      </w:r>
      <w:r>
        <w:rPr>
          <w:rFonts w:hint="eastAsia"/>
        </w:rPr>
        <w:t>投资监管管理子系统</w:t>
      </w:r>
      <w:bookmarkEnd w:id="166"/>
    </w:p>
    <w:p w14:paraId="38FB5FD9">
      <w:pPr>
        <w:pStyle w:val="5"/>
        <w:numPr>
          <w:ilvl w:val="3"/>
          <w:numId w:val="0"/>
        </w:numPr>
      </w:pPr>
      <w:r>
        <w:rPr>
          <w:rFonts w:hint="eastAsia" w:cs="宋体"/>
        </w:rPr>
        <w:t xml:space="preserve">6.1.2.1  </w:t>
      </w:r>
      <w:r>
        <w:rPr>
          <w:rFonts w:hint="eastAsia"/>
        </w:rPr>
        <w:t>数据上报</w:t>
      </w:r>
    </w:p>
    <w:p w14:paraId="1E98D097">
      <w:pPr>
        <w:pStyle w:val="6"/>
        <w:numPr>
          <w:ilvl w:val="4"/>
          <w:numId w:val="0"/>
        </w:numPr>
      </w:pPr>
      <w:r>
        <w:rPr>
          <w:rFonts w:hint="eastAsia" w:eastAsia="宋体" w:cs="宋体"/>
        </w:rPr>
        <w:t xml:space="preserve">6.1.2.1.1  </w:t>
      </w:r>
      <w:r>
        <w:rPr>
          <w:rFonts w:hint="eastAsia"/>
        </w:rPr>
        <w:t>报备程序</w:t>
      </w:r>
    </w:p>
    <w:p w14:paraId="6786F2A4">
      <w:pPr>
        <w:ind w:firstLine="482"/>
        <w:rPr>
          <w:rFonts w:hint="eastAsia"/>
          <w:b/>
          <w:bCs/>
        </w:rPr>
      </w:pPr>
      <w:r>
        <w:rPr>
          <w:rFonts w:hint="eastAsia"/>
          <w:b/>
          <w:bCs/>
        </w:rPr>
        <w:t>1、流程优化</w:t>
      </w:r>
    </w:p>
    <w:p w14:paraId="6DAC8F5C">
      <w:pPr>
        <w:ind w:firstLine="0" w:firstLineChars="0"/>
        <w:jc w:val="center"/>
      </w:pPr>
      <w:r>
        <w:drawing>
          <wp:inline distT="0" distB="0" distL="114300" distR="114300">
            <wp:extent cx="4487545" cy="2021205"/>
            <wp:effectExtent l="0" t="0" r="8255" b="762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18"/>
                    <a:stretch>
                      <a:fillRect/>
                    </a:stretch>
                  </pic:blipFill>
                  <pic:spPr>
                    <a:xfrm>
                      <a:off x="0" y="0"/>
                      <a:ext cx="4487545" cy="2021205"/>
                    </a:xfrm>
                    <a:prstGeom prst="rect">
                      <a:avLst/>
                    </a:prstGeom>
                    <a:noFill/>
                    <a:ln>
                      <a:noFill/>
                    </a:ln>
                  </pic:spPr>
                </pic:pic>
              </a:graphicData>
            </a:graphic>
          </wp:inline>
        </w:drawing>
      </w:r>
    </w:p>
    <w:p w14:paraId="6230EFFD">
      <w:pPr>
        <w:ind w:firstLine="480"/>
      </w:pPr>
      <w:r>
        <w:rPr>
          <w:rFonts w:hint="eastAsia"/>
        </w:rPr>
        <w:t>①前报告、前备案事项汇规划创新处</w:t>
      </w:r>
    </w:p>
    <w:p w14:paraId="0A739A93">
      <w:pPr>
        <w:ind w:firstLine="480"/>
      </w:pPr>
      <w:r>
        <w:rPr>
          <w:rFonts w:hint="eastAsia"/>
        </w:rPr>
        <w:t>增加前报告、前备案事项在会签处室办理完成后汇规划创新处审核的节点。</w:t>
      </w:r>
    </w:p>
    <w:p w14:paraId="0FFDBD37">
      <w:pPr>
        <w:ind w:firstLine="480"/>
      </w:pPr>
      <w:r>
        <w:rPr>
          <w:rFonts w:hint="eastAsia"/>
        </w:rPr>
        <w:t>②会签处室确认收到后，系统消息通知企业</w:t>
      </w:r>
    </w:p>
    <w:p w14:paraId="1450A938">
      <w:pPr>
        <w:ind w:firstLine="480"/>
      </w:pPr>
      <w:r>
        <w:rPr>
          <w:rFonts w:hint="eastAsia"/>
        </w:rPr>
        <w:t>增加会签处室点击确认收到后，发送系统消息给企业的业务办理人。</w:t>
      </w:r>
    </w:p>
    <w:p w14:paraId="757892B2">
      <w:pPr>
        <w:ind w:firstLine="480"/>
      </w:pPr>
      <w:r>
        <w:rPr>
          <w:rFonts w:hint="eastAsia"/>
        </w:rPr>
        <w:t>③项目涉及产权管理，选择产权管理处</w:t>
      </w:r>
    </w:p>
    <w:p w14:paraId="2DA0B033">
      <w:pPr>
        <w:ind w:firstLine="480"/>
      </w:pPr>
      <w:r>
        <w:rPr>
          <w:rFonts w:hint="eastAsia"/>
        </w:rPr>
        <w:t>增加产权管理处审核节点，对于涉及产权管理的项目，流转产权管理处审核。</w:t>
      </w:r>
    </w:p>
    <w:p w14:paraId="08945FFC">
      <w:pPr>
        <w:ind w:firstLine="480"/>
      </w:pPr>
      <w:r>
        <w:rPr>
          <w:rFonts w:hint="eastAsia"/>
        </w:rPr>
        <w:t>④主业、非主业审核，由产业处室按照户管企业进行审核并汇规划创新处</w:t>
      </w:r>
    </w:p>
    <w:p w14:paraId="3F32F6A7">
      <w:pPr>
        <w:ind w:firstLine="480"/>
      </w:pPr>
      <w:r>
        <w:rPr>
          <w:rFonts w:hint="eastAsia"/>
        </w:rPr>
        <w:t>增加产业处室对户管企业填报的主业、非主业内容的修改权限，规划创新处可看到修改后的主业内容。</w:t>
      </w:r>
    </w:p>
    <w:p w14:paraId="212D2FAC">
      <w:pPr>
        <w:ind w:firstLine="480"/>
      </w:pPr>
      <w:r>
        <w:rPr>
          <w:rFonts w:hint="eastAsia"/>
        </w:rPr>
        <w:t>⑤前报告、前备案事项由产业处室按照户管企业进行审核并汇规划创新处</w:t>
      </w:r>
    </w:p>
    <w:p w14:paraId="5D8AAC81">
      <w:pPr>
        <w:ind w:firstLine="480"/>
      </w:pPr>
      <w:r>
        <w:rPr>
          <w:rFonts w:hint="eastAsia"/>
        </w:rPr>
        <w:t>增加户管企业审核节点；</w:t>
      </w:r>
    </w:p>
    <w:p w14:paraId="2C08B498">
      <w:pPr>
        <w:ind w:firstLine="480"/>
      </w:pPr>
      <w:r>
        <w:rPr>
          <w:rFonts w:hint="eastAsia"/>
        </w:rPr>
        <w:t>前报告、前备案事项默认由户管企业审核。</w:t>
      </w:r>
    </w:p>
    <w:p w14:paraId="6504FBFD">
      <w:pPr>
        <w:ind w:firstLine="480"/>
      </w:pPr>
      <w:r>
        <w:rPr>
          <w:rFonts w:hint="eastAsia"/>
        </w:rPr>
        <w:t>⑥存续企业前备案按照归口由战略处和商贸处负责对口联系、项目上会等</w:t>
      </w:r>
    </w:p>
    <w:p w14:paraId="0B4411C6">
      <w:pPr>
        <w:ind w:firstLine="480"/>
      </w:pPr>
      <w:r>
        <w:rPr>
          <w:rFonts w:hint="eastAsia"/>
        </w:rPr>
        <w:t>增加战略处和商贸处对对口企业的审核规则。</w:t>
      </w:r>
    </w:p>
    <w:p w14:paraId="4D6A8BE1">
      <w:pPr>
        <w:ind w:firstLine="480"/>
      </w:pPr>
      <w:r>
        <w:rPr>
          <w:rFonts w:hint="eastAsia"/>
        </w:rPr>
        <w:t>⑦境外投资项目，由规划创新处、财务评价处汇产业处审核办理</w:t>
      </w:r>
    </w:p>
    <w:p w14:paraId="0B85245D">
      <w:pPr>
        <w:ind w:firstLine="480"/>
      </w:pPr>
      <w:r>
        <w:rPr>
          <w:rFonts w:hint="eastAsia"/>
        </w:rPr>
        <w:t>增加对于境外投资项目由规划创新处和财务评价处共同审核的规则</w:t>
      </w:r>
    </w:p>
    <w:p w14:paraId="0DD0AD4C">
      <w:pPr>
        <w:ind w:firstLine="480"/>
      </w:pPr>
      <w:r>
        <w:rPr>
          <w:rFonts w:hint="eastAsia"/>
        </w:rPr>
        <w:t>⑧战略性基金由规划创新处汇产业处审核办理</w:t>
      </w:r>
    </w:p>
    <w:p w14:paraId="19950837">
      <w:pPr>
        <w:ind w:firstLine="480"/>
      </w:pPr>
      <w:r>
        <w:rPr>
          <w:rFonts w:hint="eastAsia"/>
        </w:rPr>
        <w:t>增加对于战略性基金项目由规划创新处审核的规则。</w:t>
      </w:r>
    </w:p>
    <w:p w14:paraId="0568E406">
      <w:pPr>
        <w:ind w:firstLine="480"/>
      </w:pPr>
      <w:r>
        <w:rPr>
          <w:rFonts w:hint="eastAsia"/>
        </w:rPr>
        <w:t>⑨产业处室和会签处室由处长确认收到后，指定处室人员办理</w:t>
      </w:r>
    </w:p>
    <w:p w14:paraId="24007CF1">
      <w:pPr>
        <w:ind w:firstLine="480"/>
      </w:pPr>
      <w:r>
        <w:rPr>
          <w:rFonts w:hint="eastAsia"/>
        </w:rPr>
        <w:t>增加产业处室指定人员办理节点；</w:t>
      </w:r>
    </w:p>
    <w:p w14:paraId="41C5FD52">
      <w:pPr>
        <w:ind w:firstLine="480"/>
      </w:pPr>
      <w:r>
        <w:rPr>
          <w:rFonts w:hint="eastAsia"/>
        </w:rPr>
        <w:t>增加会签处室确认收到、会签处室办理节点；</w:t>
      </w:r>
    </w:p>
    <w:p w14:paraId="63940F79">
      <w:pPr>
        <w:ind w:firstLine="480"/>
      </w:pPr>
      <w:r>
        <w:rPr>
          <w:rFonts w:hint="eastAsia"/>
        </w:rPr>
        <w:t>配置确认收到节点由处长审核，并可勾选办理人员。</w:t>
      </w:r>
    </w:p>
    <w:p w14:paraId="4222893F">
      <w:pPr>
        <w:ind w:firstLine="482"/>
        <w:rPr>
          <w:rFonts w:hint="eastAsia"/>
          <w:b/>
          <w:bCs/>
        </w:rPr>
      </w:pPr>
      <w:r>
        <w:rPr>
          <w:rFonts w:hint="eastAsia"/>
          <w:b/>
          <w:bCs/>
        </w:rPr>
        <w:t>2、填报优化</w:t>
      </w:r>
    </w:p>
    <w:p w14:paraId="41F80C21">
      <w:pPr>
        <w:ind w:firstLine="480"/>
      </w:pPr>
      <w:r>
        <w:rPr>
          <w:rFonts w:hint="eastAsia"/>
        </w:rPr>
        <w:t>①产业处室可以对审批项目的主业和非主业进行修改</w:t>
      </w:r>
    </w:p>
    <w:p w14:paraId="63F62A73">
      <w:pPr>
        <w:ind w:firstLine="480"/>
      </w:pPr>
      <w:r>
        <w:rPr>
          <w:rFonts w:hint="eastAsia"/>
        </w:rPr>
        <w:t>表单增加产业处室在审批时，对项目的主业非主业修改的权限。</w:t>
      </w:r>
    </w:p>
    <w:p w14:paraId="75C75D28">
      <w:pPr>
        <w:ind w:firstLine="480"/>
      </w:pPr>
      <w:r>
        <w:rPr>
          <w:rFonts w:hint="eastAsia"/>
        </w:rPr>
        <w:t>②报备程序基金类项目增加是否实控基金、基金类型的填报</w:t>
      </w:r>
    </w:p>
    <w:p w14:paraId="7C4DD07F">
      <w:pPr>
        <w:ind w:firstLine="480"/>
      </w:pPr>
      <w:r>
        <w:rPr>
          <w:rFonts w:hint="eastAsia"/>
        </w:rPr>
        <w:t>增加是否实控基金、基金类型的选项；</w:t>
      </w:r>
    </w:p>
    <w:p w14:paraId="504499D6">
      <w:pPr>
        <w:ind w:firstLine="480"/>
      </w:pPr>
      <w:r>
        <w:rPr>
          <w:rFonts w:hint="eastAsia"/>
        </w:rPr>
        <w:t>选择是否实控基金为否，则基金类型不用填写。</w:t>
      </w:r>
    </w:p>
    <w:p w14:paraId="72CE90C3">
      <w:pPr>
        <w:ind w:firstLine="480"/>
      </w:pPr>
      <w:r>
        <w:rPr>
          <w:rFonts w:hint="eastAsia"/>
        </w:rPr>
        <w:t>③企业对于审批记录的明细不可见</w:t>
      </w:r>
    </w:p>
    <w:p w14:paraId="799489DD">
      <w:pPr>
        <w:ind w:firstLine="480"/>
      </w:pPr>
      <w:r>
        <w:rPr>
          <w:rFonts w:hint="eastAsia"/>
        </w:rPr>
        <w:t>限制企业查看审批记录内容，仅能见到国资委审核、确认收到的字样，限制企业查看国资委办理人员。</w:t>
      </w:r>
    </w:p>
    <w:p w14:paraId="5279DB65">
      <w:pPr>
        <w:pStyle w:val="5"/>
        <w:numPr>
          <w:ilvl w:val="3"/>
          <w:numId w:val="0"/>
        </w:numPr>
      </w:pPr>
      <w:r>
        <w:rPr>
          <w:rFonts w:hint="eastAsia" w:cs="宋体"/>
        </w:rPr>
        <w:t xml:space="preserve">6.1.2.2  </w:t>
      </w:r>
      <w:r>
        <w:rPr>
          <w:rFonts w:hint="eastAsia"/>
        </w:rPr>
        <w:t>数据审核</w:t>
      </w:r>
    </w:p>
    <w:p w14:paraId="27E29220">
      <w:pPr>
        <w:pStyle w:val="6"/>
        <w:numPr>
          <w:ilvl w:val="4"/>
          <w:numId w:val="0"/>
        </w:numPr>
      </w:pPr>
      <w:r>
        <w:rPr>
          <w:rFonts w:hint="eastAsia" w:eastAsia="宋体" w:cs="宋体"/>
        </w:rPr>
        <w:t xml:space="preserve">6.1.2.2.1  </w:t>
      </w:r>
      <w:r>
        <w:rPr>
          <w:rFonts w:hint="eastAsia"/>
        </w:rPr>
        <w:t>年度投资计划、投资计划年中调整、年度投资执行情况</w:t>
      </w:r>
    </w:p>
    <w:p w14:paraId="3A0CA6B3">
      <w:pPr>
        <w:ind w:firstLine="480"/>
        <w:rPr>
          <w:b/>
          <w:bCs/>
        </w:rPr>
      </w:pPr>
      <w:r>
        <w:rPr>
          <w:rFonts w:hint="eastAsia"/>
          <w:b/>
          <w:bCs/>
        </w:rPr>
        <w:t>1、流程优化</w:t>
      </w:r>
    </w:p>
    <w:p w14:paraId="1263E909">
      <w:pPr>
        <w:pStyle w:val="25"/>
      </w:pPr>
      <w:r>
        <w:drawing>
          <wp:inline distT="0" distB="0" distL="114300" distR="114300">
            <wp:extent cx="5224145" cy="1695450"/>
            <wp:effectExtent l="0" t="0" r="508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19"/>
                    <a:stretch>
                      <a:fillRect/>
                    </a:stretch>
                  </pic:blipFill>
                  <pic:spPr>
                    <a:xfrm>
                      <a:off x="0" y="0"/>
                      <a:ext cx="5224145" cy="1695450"/>
                    </a:xfrm>
                    <a:prstGeom prst="rect">
                      <a:avLst/>
                    </a:prstGeom>
                    <a:noFill/>
                    <a:ln>
                      <a:noFill/>
                    </a:ln>
                  </pic:spPr>
                </pic:pic>
              </a:graphicData>
            </a:graphic>
          </wp:inline>
        </w:drawing>
      </w:r>
    </w:p>
    <w:p w14:paraId="1DEFC71A">
      <w:pPr>
        <w:ind w:firstLine="480"/>
      </w:pPr>
      <w:r>
        <w:rPr>
          <w:rFonts w:hint="eastAsia"/>
        </w:rPr>
        <w:t>①由产业处室按照户管企业进行审核</w:t>
      </w:r>
    </w:p>
    <w:p w14:paraId="12B5F934">
      <w:pPr>
        <w:ind w:firstLine="480"/>
      </w:pPr>
      <w:r>
        <w:rPr>
          <w:rFonts w:hint="eastAsia"/>
        </w:rPr>
        <w:t>增加户管企业审核节点；</w:t>
      </w:r>
    </w:p>
    <w:p w14:paraId="6A2601AD">
      <w:pPr>
        <w:ind w:firstLine="480"/>
      </w:pPr>
      <w:r>
        <w:rPr>
          <w:rFonts w:hint="eastAsia"/>
        </w:rPr>
        <w:t>②产业处室由处长确认收到后，指定处室人员办理</w:t>
      </w:r>
    </w:p>
    <w:p w14:paraId="4F1B361E">
      <w:pPr>
        <w:ind w:firstLine="480"/>
      </w:pPr>
      <w:r>
        <w:rPr>
          <w:rFonts w:hint="eastAsia"/>
        </w:rPr>
        <w:t>增加产业处室指定人员办理节点；</w:t>
      </w:r>
    </w:p>
    <w:p w14:paraId="61F808CB">
      <w:pPr>
        <w:ind w:firstLine="480"/>
      </w:pPr>
      <w:r>
        <w:rPr>
          <w:rFonts w:hint="eastAsia"/>
        </w:rPr>
        <w:t>配置确认收到节点由处长审核，并可勾选办理人员。</w:t>
      </w:r>
    </w:p>
    <w:p w14:paraId="0376432B">
      <w:pPr>
        <w:ind w:firstLine="480"/>
      </w:pPr>
      <w:r>
        <w:rPr>
          <w:rFonts w:hint="eastAsia"/>
        </w:rPr>
        <w:t>③非主业占比超5%的由规划创新处再次审核</w:t>
      </w:r>
    </w:p>
    <w:p w14:paraId="6AFB7FEA">
      <w:pPr>
        <w:ind w:firstLine="480"/>
      </w:pPr>
      <w:r>
        <w:rPr>
          <w:rFonts w:hint="eastAsia"/>
        </w:rPr>
        <w:t>增加处室办理后重新计算非主业数据的节点；</w:t>
      </w:r>
    </w:p>
    <w:p w14:paraId="4D673628">
      <w:pPr>
        <w:ind w:firstLine="480"/>
      </w:pPr>
      <w:r>
        <w:rPr>
          <w:rFonts w:hint="eastAsia"/>
        </w:rPr>
        <w:t>判断非主业投资额大于5%时，由规划创新处审核。</w:t>
      </w:r>
    </w:p>
    <w:p w14:paraId="0B958A01">
      <w:pPr>
        <w:ind w:firstLine="480"/>
        <w:rPr>
          <w:b/>
          <w:bCs/>
        </w:rPr>
      </w:pPr>
      <w:r>
        <w:rPr>
          <w:rFonts w:hint="eastAsia"/>
          <w:b/>
          <w:bCs/>
        </w:rPr>
        <w:t>2、填报优化</w:t>
      </w:r>
    </w:p>
    <w:p w14:paraId="02DC0A4E">
      <w:pPr>
        <w:ind w:firstLine="480"/>
      </w:pPr>
      <w:r>
        <w:rPr>
          <w:rFonts w:hint="eastAsia"/>
        </w:rPr>
        <w:t>①产业处室可以对审批项目的主业和非主业进行修改</w:t>
      </w:r>
    </w:p>
    <w:p w14:paraId="4E83FFD1">
      <w:pPr>
        <w:ind w:firstLine="480"/>
      </w:pPr>
      <w:r>
        <w:rPr>
          <w:rFonts w:hint="eastAsia"/>
        </w:rPr>
        <w:t>表单增加产业处室在审批时，对项目的主业非主业修改的权限。</w:t>
      </w:r>
    </w:p>
    <w:p w14:paraId="38F9D895">
      <w:pPr>
        <w:ind w:firstLine="480"/>
      </w:pPr>
      <w:r>
        <w:rPr>
          <w:rFonts w:hint="eastAsia"/>
        </w:rPr>
        <w:t>②企业在填报年度投资执行情况时，不能修改投资计划的主业类型</w:t>
      </w:r>
    </w:p>
    <w:p w14:paraId="63F6ACEF">
      <w:pPr>
        <w:ind w:firstLine="480"/>
      </w:pPr>
      <w:r>
        <w:rPr>
          <w:rFonts w:hint="eastAsia"/>
        </w:rPr>
        <w:t>表单限制年度投资执行填报时，对主业类型的修改。</w:t>
      </w:r>
    </w:p>
    <w:p w14:paraId="095540BE">
      <w:pPr>
        <w:ind w:firstLine="480"/>
      </w:pPr>
      <w:r>
        <w:rPr>
          <w:rFonts w:hint="eastAsia"/>
        </w:rPr>
        <w:t>③企业对于审批记录的明细不可见</w:t>
      </w:r>
    </w:p>
    <w:p w14:paraId="26A16C6D">
      <w:pPr>
        <w:ind w:firstLine="480"/>
      </w:pPr>
      <w:r>
        <w:rPr>
          <w:rFonts w:hint="eastAsia"/>
        </w:rPr>
        <w:t>限制企业查看审批记录内容，仅能见到国资委审核、确认收到的字样，限制企业查看国资委办理人员。</w:t>
      </w:r>
    </w:p>
    <w:p w14:paraId="19C95C4E">
      <w:pPr>
        <w:pStyle w:val="4"/>
        <w:numPr>
          <w:ilvl w:val="2"/>
          <w:numId w:val="0"/>
        </w:numPr>
      </w:pPr>
      <w:bookmarkStart w:id="167" w:name="_Toc13205"/>
      <w:r>
        <w:rPr>
          <w:rFonts w:hint="eastAsia" w:ascii="Times New Roman" w:hAnsi="Times New Roman" w:cs="宋体"/>
        </w:rPr>
        <w:t xml:space="preserve">6.1.3  </w:t>
      </w:r>
      <w:r>
        <w:rPr>
          <w:rFonts w:hint="eastAsia"/>
        </w:rPr>
        <w:t>市属国企投资基金信息子系统</w:t>
      </w:r>
      <w:bookmarkEnd w:id="167"/>
    </w:p>
    <w:p w14:paraId="5CE6D37B">
      <w:pPr>
        <w:pStyle w:val="5"/>
        <w:numPr>
          <w:ilvl w:val="3"/>
          <w:numId w:val="0"/>
        </w:numPr>
      </w:pPr>
      <w:r>
        <w:rPr>
          <w:rFonts w:hint="eastAsia" w:cs="宋体"/>
        </w:rPr>
        <w:t xml:space="preserve">6.1.3.1  </w:t>
      </w:r>
      <w:r>
        <w:rPr>
          <w:rFonts w:hint="eastAsia"/>
        </w:rPr>
        <w:t>数据上报（填报端）</w:t>
      </w:r>
    </w:p>
    <w:p w14:paraId="1E4C09E6">
      <w:pPr>
        <w:pStyle w:val="6"/>
        <w:numPr>
          <w:ilvl w:val="4"/>
          <w:numId w:val="0"/>
        </w:numPr>
      </w:pPr>
      <w:r>
        <w:rPr>
          <w:rFonts w:hint="eastAsia" w:eastAsia="宋体" w:cs="宋体"/>
        </w:rPr>
        <w:t xml:space="preserve">6.1.3.1.1  </w:t>
      </w:r>
      <w:r>
        <w:rPr>
          <w:rFonts w:hint="eastAsia"/>
        </w:rPr>
        <w:t>实控基金信息报送</w:t>
      </w:r>
    </w:p>
    <w:p w14:paraId="66248BD4">
      <w:pPr>
        <w:pStyle w:val="7"/>
        <w:numPr>
          <w:ilvl w:val="6"/>
          <w:numId w:val="0"/>
        </w:numPr>
      </w:pPr>
      <w:r>
        <w:rPr>
          <w:rFonts w:hint="eastAsia" w:ascii="Times New Roman" w:hAnsi="Times New Roman" w:eastAsia="宋体" w:cs="宋体"/>
        </w:rPr>
        <w:t xml:space="preserve">6.1.3.1.1.1  </w:t>
      </w:r>
      <w:r>
        <w:rPr>
          <w:rFonts w:hint="eastAsia"/>
        </w:rPr>
        <w:t>GP基金报送信息管理</w:t>
      </w:r>
    </w:p>
    <w:p w14:paraId="2315249A">
      <w:pPr>
        <w:ind w:firstLine="480"/>
      </w:pPr>
      <w:r>
        <w:rPr>
          <w:rFonts w:hint="eastAsia"/>
        </w:rPr>
        <w:t>在每一个报送期内，填报人可根据报送任务，进行本集团/企业的实控基金或者参投基金填报。GP/LP基金信息系统可分别支持填报端，使用对应excel表格模版，一次性导入当前集团/企业的全部报送数据，导入过程中支持基本的异常检查。平台提供最新GP/LP导入模版的下载,方便填报人使用。</w:t>
      </w:r>
    </w:p>
    <w:p w14:paraId="7D29E096">
      <w:pPr>
        <w:ind w:firstLine="480"/>
      </w:pPr>
      <w:r>
        <w:rPr>
          <w:rFonts w:hint="eastAsia"/>
        </w:rPr>
        <w:t>在GP/LP基金报送页面，提供“本期未报基金清单”统计查询功能，供填报人参考；</w:t>
      </w:r>
    </w:p>
    <w:p w14:paraId="4A99E6FB">
      <w:pPr>
        <w:ind w:firstLine="480"/>
      </w:pPr>
      <w:r>
        <w:rPr>
          <w:rFonts w:hint="eastAsia"/>
        </w:rPr>
        <w:t>在GP/LP基金报送页面，提供“上一填报期内参考数据”和“本期填报各类数据”查询功能，并可支持下载。</w:t>
      </w:r>
    </w:p>
    <w:p w14:paraId="0D3F1B34">
      <w:pPr>
        <w:pStyle w:val="7"/>
        <w:numPr>
          <w:ilvl w:val="6"/>
          <w:numId w:val="0"/>
        </w:numPr>
      </w:pPr>
      <w:r>
        <w:rPr>
          <w:rFonts w:hint="eastAsia" w:ascii="Times New Roman" w:hAnsi="Times New Roman" w:eastAsia="宋体" w:cs="宋体"/>
        </w:rPr>
        <w:t xml:space="preserve">6.1.3.1.1.2  </w:t>
      </w:r>
      <w:r>
        <w:rPr>
          <w:rFonts w:hint="eastAsia"/>
        </w:rPr>
        <w:t>GP基金管理人信息管理</w:t>
      </w:r>
    </w:p>
    <w:p w14:paraId="49036292">
      <w:pPr>
        <w:ind w:firstLine="480"/>
      </w:pPr>
      <w:r>
        <w:rPr>
          <w:rFonts w:hint="eastAsia"/>
        </w:rPr>
        <w:t>分别提供独立的页面或页面区域，支持手工录入的方式进行基金管理人填报；每类信息可实现单独的excel格式文件上载导入，以及填写数据的导出；提供智能手段辅助手工填报，可使用“历史参考录入”引用历史填报数据辅助生成本次填写信息；基金类信息可提供“过滤”功能，辅助填报人筛查错误数据，实现基本的数据清洗。</w:t>
      </w:r>
    </w:p>
    <w:p w14:paraId="21E95C39">
      <w:pPr>
        <w:ind w:firstLine="480"/>
      </w:pPr>
      <w:r>
        <w:rPr>
          <w:rFonts w:hint="eastAsia"/>
        </w:rPr>
        <w:t>1、基金管理人基本信息</w:t>
      </w:r>
    </w:p>
    <w:p w14:paraId="1083C0BD">
      <w:pPr>
        <w:ind w:firstLine="480"/>
      </w:pPr>
      <w:r>
        <w:rPr>
          <w:rFonts w:hint="eastAsia"/>
        </w:rPr>
        <w:t>2、基金管理人的投资人信息</w:t>
      </w:r>
    </w:p>
    <w:p w14:paraId="2985D7D2">
      <w:pPr>
        <w:ind w:firstLine="480"/>
      </w:pPr>
      <w:r>
        <w:rPr>
          <w:rFonts w:hint="eastAsia"/>
        </w:rPr>
        <w:t>3、基金管理人合规信息</w:t>
      </w:r>
    </w:p>
    <w:p w14:paraId="0EB55FDE">
      <w:pPr>
        <w:ind w:firstLine="480"/>
      </w:pPr>
      <w:r>
        <w:rPr>
          <w:rFonts w:hint="eastAsia"/>
        </w:rPr>
        <w:t>4、董监高职位信息</w:t>
      </w:r>
    </w:p>
    <w:p w14:paraId="5F2B938D">
      <w:pPr>
        <w:pStyle w:val="7"/>
        <w:numPr>
          <w:ilvl w:val="6"/>
          <w:numId w:val="0"/>
        </w:numPr>
      </w:pPr>
      <w:r>
        <w:rPr>
          <w:rFonts w:hint="eastAsia" w:ascii="Times New Roman" w:hAnsi="Times New Roman" w:eastAsia="宋体" w:cs="宋体"/>
        </w:rPr>
        <w:t xml:space="preserve">6.1.3.1.1.3  </w:t>
      </w:r>
      <w:r>
        <w:rPr>
          <w:rFonts w:hint="eastAsia"/>
        </w:rPr>
        <w:t>GP基金信息管理</w:t>
      </w:r>
    </w:p>
    <w:p w14:paraId="25C86223">
      <w:pPr>
        <w:ind w:firstLine="480"/>
      </w:pPr>
      <w:r>
        <w:rPr>
          <w:rFonts w:hint="eastAsia"/>
        </w:rPr>
        <w:t>分别提供独立的页面或页面区域，支持手工录入的方式进行基金信息填报；每类信息可实现单独的excel格式文件上载导入，以及填写数据的导出；提供智能手段辅助手工填报，可使用“历史参考录入”引用历史填报数据辅助生成本次填写信息；基金类信息可提供“过滤”功能，辅助填报人筛查错误数据，实现基本的数据清洗。</w:t>
      </w:r>
    </w:p>
    <w:p w14:paraId="1369B15C">
      <w:pPr>
        <w:ind w:firstLine="480"/>
      </w:pPr>
      <w:r>
        <w:rPr>
          <w:rFonts w:hint="eastAsia"/>
        </w:rPr>
        <w:t>1、基金基本信息</w:t>
      </w:r>
    </w:p>
    <w:p w14:paraId="58C5C553">
      <w:pPr>
        <w:ind w:firstLine="480"/>
      </w:pPr>
      <w:r>
        <w:rPr>
          <w:rFonts w:hint="eastAsia"/>
        </w:rPr>
        <w:t>2、基金投资人信息</w:t>
      </w:r>
    </w:p>
    <w:p w14:paraId="362FF61E">
      <w:pPr>
        <w:ind w:firstLine="480"/>
      </w:pPr>
      <w:r>
        <w:rPr>
          <w:rFonts w:hint="eastAsia"/>
        </w:rPr>
        <w:t>3、基金投资子基金基本信息</w:t>
      </w:r>
    </w:p>
    <w:p w14:paraId="6901A521">
      <w:pPr>
        <w:ind w:firstLine="480"/>
      </w:pPr>
      <w:r>
        <w:rPr>
          <w:rFonts w:hint="eastAsia"/>
        </w:rPr>
        <w:t>4、直投项目基本信息</w:t>
      </w:r>
    </w:p>
    <w:p w14:paraId="7F28C0B8">
      <w:pPr>
        <w:ind w:firstLine="480"/>
      </w:pPr>
      <w:r>
        <w:rPr>
          <w:rFonts w:hint="eastAsia"/>
        </w:rPr>
        <w:t>5、基金直投项目投资估值信息</w:t>
      </w:r>
    </w:p>
    <w:p w14:paraId="59765BF6">
      <w:pPr>
        <w:pStyle w:val="7"/>
        <w:numPr>
          <w:ilvl w:val="6"/>
          <w:numId w:val="0"/>
        </w:numPr>
      </w:pPr>
      <w:r>
        <w:rPr>
          <w:rFonts w:hint="eastAsia" w:ascii="Times New Roman" w:hAnsi="Times New Roman" w:eastAsia="宋体" w:cs="宋体"/>
        </w:rPr>
        <w:t xml:space="preserve">6.1.3.1.1.4  </w:t>
      </w:r>
      <w:r>
        <w:rPr>
          <w:rFonts w:hint="eastAsia"/>
        </w:rPr>
        <w:t>GP数据校验计算</w:t>
      </w:r>
    </w:p>
    <w:p w14:paraId="2CB2D5CB">
      <w:pPr>
        <w:ind w:firstLine="480"/>
      </w:pPr>
      <w:r>
        <w:rPr>
          <w:rFonts w:hint="eastAsia"/>
        </w:rPr>
        <w:t>填报人提交实控基金/参投基金报送数据前，可单独触发“数据校验”功能。系统后台依据规则逻辑，完成相关的校验和计算处理，校验结果反馈到填报人处理。</w:t>
      </w:r>
    </w:p>
    <w:p w14:paraId="63C09606">
      <w:pPr>
        <w:ind w:firstLine="480"/>
      </w:pPr>
      <w:r>
        <w:rPr>
          <w:rFonts w:hint="eastAsia"/>
        </w:rPr>
        <w:t>1、根据提报规则，校验GP提报数据。主要包括数据的完整性校验、一致性校验等。主要的校验规则：空值校验、取值范围校验、证件规则、数值校验、长度校验、精度校验、多字段条件校验、业务规则校验等。</w:t>
      </w:r>
    </w:p>
    <w:p w14:paraId="6E4856BE">
      <w:pPr>
        <w:ind w:firstLine="480"/>
      </w:pPr>
      <w:r>
        <w:rPr>
          <w:rFonts w:hint="eastAsia"/>
        </w:rPr>
        <w:t>2、依据数据逻辑规则，分析本期填写及历史提报数据，检查表间勾稽关系等，确定数据合理性。根据数据定义中的关联规则或算法，将数据和其它知识数据、业务数据等进行关联验证。</w:t>
      </w:r>
    </w:p>
    <w:p w14:paraId="6834ACCF">
      <w:pPr>
        <w:ind w:firstLine="480"/>
      </w:pPr>
      <w:r>
        <w:rPr>
          <w:rFonts w:hint="eastAsia"/>
        </w:rPr>
        <w:t>3、异常情况反馈。校验异常结果在报送端形成直观的展示效果，辅助提报人作出对应的处理。</w:t>
      </w:r>
    </w:p>
    <w:p w14:paraId="47D66FB8">
      <w:pPr>
        <w:ind w:firstLine="480"/>
      </w:pPr>
      <w:r>
        <w:rPr>
          <w:rFonts w:hint="eastAsia"/>
        </w:rPr>
        <w:t>以下为部分规则示意。</w:t>
      </w:r>
    </w:p>
    <w:tbl>
      <w:tblPr>
        <w:tblStyle w:val="18"/>
        <w:tblW w:w="5000" w:type="pct"/>
        <w:jc w:val="center"/>
        <w:tblLayout w:type="autofit"/>
        <w:tblCellMar>
          <w:top w:w="0" w:type="dxa"/>
          <w:left w:w="108" w:type="dxa"/>
          <w:bottom w:w="0" w:type="dxa"/>
          <w:right w:w="108" w:type="dxa"/>
        </w:tblCellMar>
      </w:tblPr>
      <w:tblGrid>
        <w:gridCol w:w="1656"/>
        <w:gridCol w:w="1416"/>
        <w:gridCol w:w="1117"/>
        <w:gridCol w:w="2087"/>
        <w:gridCol w:w="2246"/>
      </w:tblGrid>
      <w:tr w14:paraId="52030311">
        <w:tblPrEx>
          <w:tblCellMar>
            <w:top w:w="0" w:type="dxa"/>
            <w:left w:w="108" w:type="dxa"/>
            <w:bottom w:w="0" w:type="dxa"/>
            <w:right w:w="108" w:type="dxa"/>
          </w:tblCellMar>
        </w:tblPrEx>
        <w:trPr>
          <w:trHeight w:val="216" w:hRule="atLeast"/>
          <w:jc w:val="center"/>
        </w:trPr>
        <w:tc>
          <w:tcPr>
            <w:tcW w:w="971" w:type="pct"/>
            <w:tcBorders>
              <w:top w:val="single" w:color="000000" w:sz="4" w:space="0"/>
              <w:left w:val="single" w:color="000000" w:sz="4" w:space="0"/>
              <w:bottom w:val="single" w:color="000000" w:sz="4" w:space="0"/>
              <w:right w:val="single" w:color="000000" w:sz="4" w:space="0"/>
            </w:tcBorders>
            <w:vAlign w:val="center"/>
          </w:tcPr>
          <w:p w14:paraId="0888BC9D">
            <w:pPr>
              <w:pStyle w:val="30"/>
            </w:pPr>
            <w:r>
              <w:rPr>
                <w:rFonts w:hint="eastAsia"/>
              </w:rPr>
              <w:t>检核类型</w:t>
            </w:r>
          </w:p>
        </w:tc>
        <w:tc>
          <w:tcPr>
            <w:tcW w:w="830" w:type="pct"/>
            <w:tcBorders>
              <w:top w:val="single" w:color="000000" w:sz="4" w:space="0"/>
              <w:left w:val="single" w:color="000000" w:sz="4" w:space="0"/>
              <w:bottom w:val="single" w:color="000000" w:sz="4" w:space="0"/>
              <w:right w:val="single" w:color="000000" w:sz="4" w:space="0"/>
            </w:tcBorders>
            <w:vAlign w:val="center"/>
          </w:tcPr>
          <w:p w14:paraId="00B8938D">
            <w:pPr>
              <w:pStyle w:val="30"/>
            </w:pPr>
            <w:r>
              <w:rPr>
                <w:rFonts w:hint="eastAsia"/>
              </w:rPr>
              <w:t>校验层级</w:t>
            </w:r>
          </w:p>
        </w:tc>
        <w:tc>
          <w:tcPr>
            <w:tcW w:w="655" w:type="pct"/>
            <w:tcBorders>
              <w:top w:val="single" w:color="000000" w:sz="4" w:space="0"/>
              <w:left w:val="single" w:color="000000" w:sz="4" w:space="0"/>
              <w:bottom w:val="single" w:color="000000" w:sz="4" w:space="0"/>
              <w:right w:val="single" w:color="000000" w:sz="4" w:space="0"/>
            </w:tcBorders>
            <w:vAlign w:val="center"/>
          </w:tcPr>
          <w:p w14:paraId="44014AC2">
            <w:pPr>
              <w:pStyle w:val="30"/>
            </w:pPr>
            <w:r>
              <w:rPr>
                <w:rFonts w:hint="eastAsia"/>
              </w:rPr>
              <w:t>检核表名</w:t>
            </w:r>
          </w:p>
        </w:tc>
        <w:tc>
          <w:tcPr>
            <w:tcW w:w="1224" w:type="pct"/>
            <w:tcBorders>
              <w:top w:val="single" w:color="000000" w:sz="4" w:space="0"/>
              <w:left w:val="single" w:color="000000" w:sz="4" w:space="0"/>
              <w:bottom w:val="single" w:color="000000" w:sz="4" w:space="0"/>
              <w:right w:val="single" w:color="000000" w:sz="4" w:space="0"/>
            </w:tcBorders>
            <w:vAlign w:val="center"/>
          </w:tcPr>
          <w:p w14:paraId="009DD9B6">
            <w:pPr>
              <w:pStyle w:val="30"/>
            </w:pPr>
            <w:r>
              <w:rPr>
                <w:rFonts w:hint="eastAsia"/>
              </w:rPr>
              <w:t>数据项名称</w:t>
            </w:r>
          </w:p>
        </w:tc>
        <w:tc>
          <w:tcPr>
            <w:tcW w:w="1317" w:type="pct"/>
            <w:tcBorders>
              <w:top w:val="single" w:color="000000" w:sz="4" w:space="0"/>
              <w:left w:val="single" w:color="000000" w:sz="4" w:space="0"/>
              <w:bottom w:val="single" w:color="000000" w:sz="4" w:space="0"/>
              <w:right w:val="single" w:color="000000" w:sz="4" w:space="0"/>
            </w:tcBorders>
            <w:vAlign w:val="center"/>
          </w:tcPr>
          <w:p w14:paraId="42B5C2E7">
            <w:pPr>
              <w:pStyle w:val="30"/>
            </w:pPr>
            <w:r>
              <w:rPr>
                <w:rFonts w:hint="eastAsia"/>
              </w:rPr>
              <w:t>报送要求的定义描述</w:t>
            </w:r>
          </w:p>
        </w:tc>
      </w:tr>
      <w:tr w14:paraId="192E846E">
        <w:tblPrEx>
          <w:tblCellMar>
            <w:top w:w="0" w:type="dxa"/>
            <w:left w:w="108" w:type="dxa"/>
            <w:bottom w:w="0" w:type="dxa"/>
            <w:right w:w="108" w:type="dxa"/>
          </w:tblCellMar>
        </w:tblPrEx>
        <w:trPr>
          <w:trHeight w:val="576" w:hRule="atLeast"/>
          <w:jc w:val="center"/>
        </w:trPr>
        <w:tc>
          <w:tcPr>
            <w:tcW w:w="971" w:type="pct"/>
            <w:tcBorders>
              <w:top w:val="single" w:color="000000" w:sz="4" w:space="0"/>
              <w:left w:val="single" w:color="000000" w:sz="4" w:space="0"/>
              <w:bottom w:val="single" w:color="000000" w:sz="4" w:space="0"/>
              <w:right w:val="single" w:color="000000" w:sz="4" w:space="0"/>
            </w:tcBorders>
            <w:noWrap/>
            <w:vAlign w:val="center"/>
          </w:tcPr>
          <w:p w14:paraId="58997EBD">
            <w:pPr>
              <w:pStyle w:val="30"/>
            </w:pPr>
            <w:r>
              <w:rPr>
                <w:rFonts w:hint="eastAsia"/>
              </w:rPr>
              <w:t>唯一性检查</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139FF127">
            <w:pPr>
              <w:pStyle w:val="30"/>
            </w:pPr>
            <w:r>
              <w:rPr>
                <w:rFonts w:hint="eastAsia"/>
              </w:rPr>
              <w:t>数据库校验</w:t>
            </w:r>
          </w:p>
        </w:tc>
        <w:tc>
          <w:tcPr>
            <w:tcW w:w="655" w:type="pct"/>
            <w:vMerge w:val="restart"/>
            <w:tcBorders>
              <w:top w:val="single" w:color="000000" w:sz="4" w:space="0"/>
              <w:left w:val="single" w:color="000000" w:sz="4" w:space="0"/>
              <w:right w:val="single" w:color="000000" w:sz="4" w:space="0"/>
            </w:tcBorders>
            <w:vAlign w:val="center"/>
          </w:tcPr>
          <w:p w14:paraId="79F32C7F">
            <w:pPr>
              <w:pStyle w:val="30"/>
            </w:pPr>
            <w:r>
              <w:rPr>
                <w:rFonts w:hint="eastAsia"/>
              </w:rPr>
              <w:t>基金管理人基本信息</w:t>
            </w:r>
          </w:p>
        </w:tc>
        <w:tc>
          <w:tcPr>
            <w:tcW w:w="1224" w:type="pct"/>
            <w:tcBorders>
              <w:top w:val="single" w:color="000000" w:sz="4" w:space="0"/>
              <w:left w:val="single" w:color="000000" w:sz="4" w:space="0"/>
              <w:bottom w:val="single" w:color="000000" w:sz="4" w:space="0"/>
              <w:right w:val="single" w:color="000000" w:sz="4" w:space="0"/>
            </w:tcBorders>
            <w:vAlign w:val="center"/>
          </w:tcPr>
          <w:p w14:paraId="00FF0159">
            <w:pPr>
              <w:pStyle w:val="30"/>
            </w:pPr>
            <w:r>
              <w:rPr>
                <w:rFonts w:hint="eastAsia"/>
              </w:rPr>
              <w:t>基金管理人基本信息一个报送期间内只能报送一次</w:t>
            </w:r>
          </w:p>
        </w:tc>
        <w:tc>
          <w:tcPr>
            <w:tcW w:w="1317" w:type="pct"/>
            <w:tcBorders>
              <w:top w:val="single" w:color="000000" w:sz="4" w:space="0"/>
              <w:left w:val="single" w:color="000000" w:sz="4" w:space="0"/>
              <w:bottom w:val="single" w:color="000000" w:sz="4" w:space="0"/>
              <w:right w:val="single" w:color="000000" w:sz="4" w:space="0"/>
            </w:tcBorders>
            <w:vAlign w:val="center"/>
          </w:tcPr>
          <w:p w14:paraId="51E35486">
            <w:pPr>
              <w:pStyle w:val="30"/>
            </w:pPr>
            <w:r>
              <w:rPr>
                <w:rFonts w:hint="eastAsia"/>
              </w:rPr>
              <w:t>基金管理人基本信息一个报送期间内只能报送一次</w:t>
            </w:r>
          </w:p>
        </w:tc>
      </w:tr>
      <w:tr w14:paraId="06FEA8D7">
        <w:tblPrEx>
          <w:tblCellMar>
            <w:top w:w="0" w:type="dxa"/>
            <w:left w:w="108" w:type="dxa"/>
            <w:bottom w:w="0" w:type="dxa"/>
            <w:right w:w="108" w:type="dxa"/>
          </w:tblCellMar>
        </w:tblPrEx>
        <w:trPr>
          <w:trHeight w:val="384" w:hRule="atLeast"/>
          <w:jc w:val="center"/>
        </w:trPr>
        <w:tc>
          <w:tcPr>
            <w:tcW w:w="971" w:type="pct"/>
            <w:tcBorders>
              <w:top w:val="single" w:color="000000" w:sz="4" w:space="0"/>
              <w:left w:val="single" w:color="000000" w:sz="4" w:space="0"/>
              <w:bottom w:val="single" w:color="000000" w:sz="4" w:space="0"/>
              <w:right w:val="single" w:color="000000" w:sz="4" w:space="0"/>
            </w:tcBorders>
            <w:noWrap/>
            <w:vAlign w:val="center"/>
          </w:tcPr>
          <w:p w14:paraId="289B368C">
            <w:pPr>
              <w:pStyle w:val="30"/>
            </w:pPr>
            <w:r>
              <w:rPr>
                <w:rFonts w:hint="eastAsia"/>
              </w:rPr>
              <w:t>空值检查</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65885061">
            <w:pPr>
              <w:pStyle w:val="30"/>
            </w:pPr>
            <w:r>
              <w:rPr>
                <w:rFonts w:hint="eastAsia"/>
              </w:rPr>
              <w:t>数据库校验</w:t>
            </w:r>
          </w:p>
        </w:tc>
        <w:tc>
          <w:tcPr>
            <w:tcW w:w="655" w:type="pct"/>
            <w:vMerge w:val="continue"/>
            <w:tcBorders>
              <w:left w:val="single" w:color="000000" w:sz="4" w:space="0"/>
              <w:right w:val="single" w:color="000000" w:sz="4" w:space="0"/>
            </w:tcBorders>
            <w:vAlign w:val="center"/>
          </w:tcPr>
          <w:p w14:paraId="398089EE">
            <w:pPr>
              <w:pStyle w:val="30"/>
            </w:pPr>
          </w:p>
        </w:tc>
        <w:tc>
          <w:tcPr>
            <w:tcW w:w="1224" w:type="pct"/>
            <w:tcBorders>
              <w:top w:val="single" w:color="000000" w:sz="4" w:space="0"/>
              <w:left w:val="single" w:color="000000" w:sz="4" w:space="0"/>
              <w:bottom w:val="single" w:color="000000" w:sz="4" w:space="0"/>
              <w:right w:val="single" w:color="000000" w:sz="4" w:space="0"/>
            </w:tcBorders>
            <w:vAlign w:val="center"/>
          </w:tcPr>
          <w:p w14:paraId="1338507F">
            <w:pPr>
              <w:pStyle w:val="30"/>
            </w:pPr>
            <w:r>
              <w:rPr>
                <w:rFonts w:hint="eastAsia"/>
              </w:rPr>
              <w:t>董监高信息</w:t>
            </w:r>
          </w:p>
        </w:tc>
        <w:tc>
          <w:tcPr>
            <w:tcW w:w="1317" w:type="pct"/>
            <w:tcBorders>
              <w:top w:val="single" w:color="000000" w:sz="4" w:space="0"/>
              <w:left w:val="single" w:color="000000" w:sz="4" w:space="0"/>
              <w:bottom w:val="single" w:color="000000" w:sz="4" w:space="0"/>
              <w:right w:val="single" w:color="000000" w:sz="4" w:space="0"/>
            </w:tcBorders>
            <w:vAlign w:val="center"/>
          </w:tcPr>
          <w:p w14:paraId="7274D43A">
            <w:pPr>
              <w:pStyle w:val="30"/>
            </w:pPr>
            <w:r>
              <w:rPr>
                <w:rFonts w:hint="eastAsia"/>
              </w:rPr>
              <w:t>无基金管理人董监高信息</w:t>
            </w:r>
          </w:p>
        </w:tc>
      </w:tr>
      <w:tr w14:paraId="2A948F1C">
        <w:tblPrEx>
          <w:tblCellMar>
            <w:top w:w="0" w:type="dxa"/>
            <w:left w:w="108" w:type="dxa"/>
            <w:bottom w:w="0" w:type="dxa"/>
            <w:right w:w="108" w:type="dxa"/>
          </w:tblCellMar>
        </w:tblPrEx>
        <w:trPr>
          <w:trHeight w:val="384" w:hRule="atLeast"/>
          <w:jc w:val="center"/>
        </w:trPr>
        <w:tc>
          <w:tcPr>
            <w:tcW w:w="971" w:type="pct"/>
            <w:tcBorders>
              <w:top w:val="single" w:color="000000" w:sz="4" w:space="0"/>
              <w:left w:val="single" w:color="000000" w:sz="4" w:space="0"/>
              <w:bottom w:val="single" w:color="000000" w:sz="4" w:space="0"/>
              <w:right w:val="single" w:color="000000" w:sz="4" w:space="0"/>
            </w:tcBorders>
            <w:noWrap/>
            <w:vAlign w:val="center"/>
          </w:tcPr>
          <w:p w14:paraId="729FE5A4">
            <w:pPr>
              <w:pStyle w:val="30"/>
            </w:pPr>
            <w:r>
              <w:rPr>
                <w:rFonts w:hint="eastAsia"/>
              </w:rPr>
              <w:t>空值检查</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7B39C4DA">
            <w:pPr>
              <w:pStyle w:val="30"/>
            </w:pPr>
            <w:r>
              <w:rPr>
                <w:rFonts w:hint="eastAsia"/>
              </w:rPr>
              <w:t>数据库校验</w:t>
            </w:r>
          </w:p>
        </w:tc>
        <w:tc>
          <w:tcPr>
            <w:tcW w:w="655" w:type="pct"/>
            <w:vMerge w:val="continue"/>
            <w:tcBorders>
              <w:left w:val="single" w:color="000000" w:sz="4" w:space="0"/>
              <w:right w:val="single" w:color="000000" w:sz="4" w:space="0"/>
            </w:tcBorders>
            <w:vAlign w:val="center"/>
          </w:tcPr>
          <w:p w14:paraId="7241DE32">
            <w:pPr>
              <w:pStyle w:val="30"/>
            </w:pPr>
          </w:p>
        </w:tc>
        <w:tc>
          <w:tcPr>
            <w:tcW w:w="1224" w:type="pct"/>
            <w:tcBorders>
              <w:top w:val="single" w:color="000000" w:sz="4" w:space="0"/>
              <w:left w:val="single" w:color="000000" w:sz="4" w:space="0"/>
              <w:bottom w:val="single" w:color="000000" w:sz="4" w:space="0"/>
              <w:right w:val="single" w:color="000000" w:sz="4" w:space="0"/>
            </w:tcBorders>
            <w:vAlign w:val="center"/>
          </w:tcPr>
          <w:p w14:paraId="63F61FDE">
            <w:pPr>
              <w:pStyle w:val="30"/>
            </w:pPr>
            <w:r>
              <w:rPr>
                <w:rFonts w:hint="eastAsia"/>
              </w:rPr>
              <w:t>投资人信息</w:t>
            </w:r>
          </w:p>
        </w:tc>
        <w:tc>
          <w:tcPr>
            <w:tcW w:w="1317" w:type="pct"/>
            <w:tcBorders>
              <w:top w:val="single" w:color="000000" w:sz="4" w:space="0"/>
              <w:left w:val="single" w:color="000000" w:sz="4" w:space="0"/>
              <w:bottom w:val="single" w:color="000000" w:sz="4" w:space="0"/>
              <w:right w:val="single" w:color="000000" w:sz="4" w:space="0"/>
            </w:tcBorders>
            <w:vAlign w:val="center"/>
          </w:tcPr>
          <w:p w14:paraId="743183A7">
            <w:pPr>
              <w:pStyle w:val="30"/>
            </w:pPr>
            <w:r>
              <w:rPr>
                <w:rFonts w:hint="eastAsia"/>
              </w:rPr>
              <w:t>无基金管理人投资人信息</w:t>
            </w:r>
          </w:p>
        </w:tc>
      </w:tr>
      <w:tr w14:paraId="274B4A69">
        <w:tblPrEx>
          <w:tblCellMar>
            <w:top w:w="0" w:type="dxa"/>
            <w:left w:w="108" w:type="dxa"/>
            <w:bottom w:w="0" w:type="dxa"/>
            <w:right w:w="108" w:type="dxa"/>
          </w:tblCellMar>
        </w:tblPrEx>
        <w:trPr>
          <w:trHeight w:val="384" w:hRule="atLeast"/>
          <w:jc w:val="center"/>
        </w:trPr>
        <w:tc>
          <w:tcPr>
            <w:tcW w:w="971" w:type="pct"/>
            <w:tcBorders>
              <w:top w:val="single" w:color="000000" w:sz="4" w:space="0"/>
              <w:left w:val="single" w:color="000000" w:sz="4" w:space="0"/>
              <w:bottom w:val="single" w:color="000000" w:sz="4" w:space="0"/>
              <w:right w:val="single" w:color="000000" w:sz="4" w:space="0"/>
            </w:tcBorders>
            <w:noWrap/>
            <w:vAlign w:val="center"/>
          </w:tcPr>
          <w:p w14:paraId="2042FF50">
            <w:pPr>
              <w:pStyle w:val="30"/>
            </w:pPr>
            <w:r>
              <w:rPr>
                <w:rFonts w:hint="eastAsia"/>
              </w:rPr>
              <w:t>枚举值检查</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4549673F">
            <w:pPr>
              <w:pStyle w:val="30"/>
            </w:pPr>
            <w:r>
              <w:rPr>
                <w:rFonts w:hint="eastAsia"/>
              </w:rPr>
              <w:t>数据库校验</w:t>
            </w:r>
          </w:p>
        </w:tc>
        <w:tc>
          <w:tcPr>
            <w:tcW w:w="655" w:type="pct"/>
            <w:vMerge w:val="continue"/>
            <w:tcBorders>
              <w:left w:val="single" w:color="000000" w:sz="4" w:space="0"/>
              <w:right w:val="single" w:color="000000" w:sz="4" w:space="0"/>
            </w:tcBorders>
            <w:vAlign w:val="center"/>
          </w:tcPr>
          <w:p w14:paraId="2C0AA4CB">
            <w:pPr>
              <w:pStyle w:val="30"/>
            </w:pPr>
          </w:p>
        </w:tc>
        <w:tc>
          <w:tcPr>
            <w:tcW w:w="1224" w:type="pct"/>
            <w:tcBorders>
              <w:top w:val="single" w:color="000000" w:sz="4" w:space="0"/>
              <w:left w:val="single" w:color="000000" w:sz="4" w:space="0"/>
              <w:bottom w:val="single" w:color="000000" w:sz="4" w:space="0"/>
              <w:right w:val="single" w:color="000000" w:sz="4" w:space="0"/>
            </w:tcBorders>
            <w:vAlign w:val="center"/>
          </w:tcPr>
          <w:p w14:paraId="2F60CF79">
            <w:pPr>
              <w:pStyle w:val="30"/>
            </w:pPr>
            <w:r>
              <w:rPr>
                <w:rFonts w:hint="eastAsia"/>
              </w:rPr>
              <w:t>基金管理人组织形式</w:t>
            </w:r>
          </w:p>
        </w:tc>
        <w:tc>
          <w:tcPr>
            <w:tcW w:w="1317" w:type="pct"/>
            <w:tcBorders>
              <w:top w:val="single" w:color="000000" w:sz="4" w:space="0"/>
              <w:left w:val="single" w:color="000000" w:sz="4" w:space="0"/>
              <w:bottom w:val="single" w:color="000000" w:sz="4" w:space="0"/>
              <w:right w:val="single" w:color="000000" w:sz="4" w:space="0"/>
            </w:tcBorders>
            <w:vAlign w:val="center"/>
          </w:tcPr>
          <w:p w14:paraId="300412A0">
            <w:pPr>
              <w:pStyle w:val="30"/>
            </w:pPr>
            <w:r>
              <w:rPr>
                <w:rFonts w:hint="eastAsia"/>
              </w:rPr>
              <w:t>基金管理人组织形式不满足字典</w:t>
            </w:r>
          </w:p>
        </w:tc>
      </w:tr>
      <w:tr w14:paraId="67B2FD0D">
        <w:tblPrEx>
          <w:tblCellMar>
            <w:top w:w="0" w:type="dxa"/>
            <w:left w:w="108" w:type="dxa"/>
            <w:bottom w:w="0" w:type="dxa"/>
            <w:right w:w="108" w:type="dxa"/>
          </w:tblCellMar>
        </w:tblPrEx>
        <w:trPr>
          <w:trHeight w:val="384" w:hRule="atLeast"/>
          <w:jc w:val="center"/>
        </w:trPr>
        <w:tc>
          <w:tcPr>
            <w:tcW w:w="971" w:type="pct"/>
            <w:tcBorders>
              <w:top w:val="single" w:color="000000" w:sz="4" w:space="0"/>
              <w:left w:val="single" w:color="000000" w:sz="4" w:space="0"/>
              <w:bottom w:val="single" w:color="000000" w:sz="4" w:space="0"/>
              <w:right w:val="single" w:color="000000" w:sz="4" w:space="0"/>
            </w:tcBorders>
            <w:vAlign w:val="center"/>
          </w:tcPr>
          <w:p w14:paraId="0E726029">
            <w:pPr>
              <w:pStyle w:val="30"/>
            </w:pPr>
            <w:r>
              <w:rPr>
                <w:rFonts w:hint="eastAsia"/>
              </w:rPr>
              <w:t>枚举值检查</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54DFB958">
            <w:pPr>
              <w:pStyle w:val="30"/>
            </w:pPr>
            <w:r>
              <w:rPr>
                <w:rFonts w:hint="eastAsia"/>
              </w:rPr>
              <w:t>数据库校验</w:t>
            </w:r>
          </w:p>
        </w:tc>
        <w:tc>
          <w:tcPr>
            <w:tcW w:w="655" w:type="pct"/>
            <w:vMerge w:val="continue"/>
            <w:tcBorders>
              <w:left w:val="single" w:color="000000" w:sz="4" w:space="0"/>
              <w:right w:val="single" w:color="000000" w:sz="4" w:space="0"/>
            </w:tcBorders>
            <w:vAlign w:val="center"/>
          </w:tcPr>
          <w:p w14:paraId="25D64481">
            <w:pPr>
              <w:pStyle w:val="30"/>
            </w:pPr>
          </w:p>
        </w:tc>
        <w:tc>
          <w:tcPr>
            <w:tcW w:w="1224" w:type="pct"/>
            <w:tcBorders>
              <w:top w:val="single" w:color="000000" w:sz="4" w:space="0"/>
              <w:left w:val="single" w:color="000000" w:sz="4" w:space="0"/>
              <w:bottom w:val="single" w:color="000000" w:sz="4" w:space="0"/>
              <w:right w:val="single" w:color="000000" w:sz="4" w:space="0"/>
            </w:tcBorders>
            <w:vAlign w:val="center"/>
          </w:tcPr>
          <w:p w14:paraId="280ED30B">
            <w:pPr>
              <w:pStyle w:val="30"/>
            </w:pPr>
            <w:r>
              <w:rPr>
                <w:rFonts w:hint="eastAsia"/>
              </w:rPr>
              <w:t>集团是否并表</w:t>
            </w:r>
          </w:p>
        </w:tc>
        <w:tc>
          <w:tcPr>
            <w:tcW w:w="1317" w:type="pct"/>
            <w:tcBorders>
              <w:top w:val="single" w:color="000000" w:sz="4" w:space="0"/>
              <w:left w:val="single" w:color="000000" w:sz="4" w:space="0"/>
              <w:bottom w:val="single" w:color="000000" w:sz="4" w:space="0"/>
              <w:right w:val="single" w:color="000000" w:sz="4" w:space="0"/>
            </w:tcBorders>
            <w:vAlign w:val="center"/>
          </w:tcPr>
          <w:p w14:paraId="5BC32017">
            <w:pPr>
              <w:pStyle w:val="30"/>
            </w:pPr>
            <w:r>
              <w:rPr>
                <w:rFonts w:hint="eastAsia"/>
              </w:rPr>
              <w:t>集团是否并表不满足字典</w:t>
            </w:r>
          </w:p>
        </w:tc>
      </w:tr>
      <w:tr w14:paraId="55B205C5">
        <w:tblPrEx>
          <w:tblCellMar>
            <w:top w:w="0" w:type="dxa"/>
            <w:left w:w="108" w:type="dxa"/>
            <w:bottom w:w="0" w:type="dxa"/>
            <w:right w:w="108" w:type="dxa"/>
          </w:tblCellMar>
        </w:tblPrEx>
        <w:trPr>
          <w:trHeight w:val="384" w:hRule="atLeast"/>
          <w:jc w:val="center"/>
        </w:trPr>
        <w:tc>
          <w:tcPr>
            <w:tcW w:w="971" w:type="pct"/>
            <w:tcBorders>
              <w:top w:val="single" w:color="000000" w:sz="4" w:space="0"/>
              <w:left w:val="single" w:color="000000" w:sz="4" w:space="0"/>
              <w:bottom w:val="single" w:color="000000" w:sz="4" w:space="0"/>
              <w:right w:val="single" w:color="000000" w:sz="4" w:space="0"/>
            </w:tcBorders>
            <w:vAlign w:val="center"/>
          </w:tcPr>
          <w:p w14:paraId="58A2CEBD">
            <w:pPr>
              <w:pStyle w:val="30"/>
            </w:pPr>
            <w:r>
              <w:rPr>
                <w:rFonts w:hint="eastAsia"/>
              </w:rPr>
              <w:t>枚举值检查</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78E1FB87">
            <w:pPr>
              <w:pStyle w:val="30"/>
            </w:pPr>
            <w:r>
              <w:rPr>
                <w:rFonts w:hint="eastAsia"/>
              </w:rPr>
              <w:t>数据库校验</w:t>
            </w:r>
          </w:p>
        </w:tc>
        <w:tc>
          <w:tcPr>
            <w:tcW w:w="655" w:type="pct"/>
            <w:vMerge w:val="continue"/>
            <w:tcBorders>
              <w:left w:val="single" w:color="000000" w:sz="4" w:space="0"/>
              <w:right w:val="single" w:color="000000" w:sz="4" w:space="0"/>
            </w:tcBorders>
            <w:vAlign w:val="center"/>
          </w:tcPr>
          <w:p w14:paraId="107B6634">
            <w:pPr>
              <w:pStyle w:val="30"/>
            </w:pPr>
          </w:p>
        </w:tc>
        <w:tc>
          <w:tcPr>
            <w:tcW w:w="1224" w:type="pct"/>
            <w:tcBorders>
              <w:top w:val="single" w:color="000000" w:sz="4" w:space="0"/>
              <w:left w:val="single" w:color="000000" w:sz="4" w:space="0"/>
              <w:bottom w:val="single" w:color="000000" w:sz="4" w:space="0"/>
              <w:right w:val="single" w:color="000000" w:sz="4" w:space="0"/>
            </w:tcBorders>
            <w:vAlign w:val="center"/>
          </w:tcPr>
          <w:p w14:paraId="690C8B9D">
            <w:pPr>
              <w:pStyle w:val="30"/>
            </w:pPr>
            <w:r>
              <w:rPr>
                <w:rFonts w:hint="eastAsia"/>
              </w:rPr>
              <w:t>基金管理人国有属性</w:t>
            </w:r>
          </w:p>
        </w:tc>
        <w:tc>
          <w:tcPr>
            <w:tcW w:w="1317" w:type="pct"/>
            <w:tcBorders>
              <w:top w:val="single" w:color="000000" w:sz="4" w:space="0"/>
              <w:left w:val="single" w:color="000000" w:sz="4" w:space="0"/>
              <w:bottom w:val="single" w:color="000000" w:sz="4" w:space="0"/>
              <w:right w:val="single" w:color="000000" w:sz="4" w:space="0"/>
            </w:tcBorders>
            <w:vAlign w:val="center"/>
          </w:tcPr>
          <w:p w14:paraId="2155051E">
            <w:pPr>
              <w:pStyle w:val="30"/>
            </w:pPr>
            <w:r>
              <w:rPr>
                <w:rFonts w:hint="eastAsia"/>
              </w:rPr>
              <w:t>基金管理人国有属性不满足字典</w:t>
            </w:r>
          </w:p>
        </w:tc>
      </w:tr>
      <w:tr w14:paraId="506B6190">
        <w:tblPrEx>
          <w:tblCellMar>
            <w:top w:w="0" w:type="dxa"/>
            <w:left w:w="108" w:type="dxa"/>
            <w:bottom w:w="0" w:type="dxa"/>
            <w:right w:w="108" w:type="dxa"/>
          </w:tblCellMar>
        </w:tblPrEx>
        <w:trPr>
          <w:trHeight w:val="384" w:hRule="atLeast"/>
          <w:jc w:val="center"/>
        </w:trPr>
        <w:tc>
          <w:tcPr>
            <w:tcW w:w="971" w:type="pct"/>
            <w:tcBorders>
              <w:top w:val="single" w:color="000000" w:sz="4" w:space="0"/>
              <w:left w:val="single" w:color="000000" w:sz="4" w:space="0"/>
              <w:bottom w:val="single" w:color="000000" w:sz="4" w:space="0"/>
              <w:right w:val="single" w:color="000000" w:sz="4" w:space="0"/>
            </w:tcBorders>
            <w:noWrap/>
            <w:vAlign w:val="center"/>
          </w:tcPr>
          <w:p w14:paraId="29944769">
            <w:pPr>
              <w:pStyle w:val="30"/>
            </w:pPr>
            <w:r>
              <w:rPr>
                <w:rFonts w:hint="eastAsia"/>
              </w:rPr>
              <w:t>有效性检查</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38844FC0">
            <w:pPr>
              <w:pStyle w:val="30"/>
            </w:pPr>
            <w:r>
              <w:rPr>
                <w:rFonts w:hint="eastAsia"/>
              </w:rPr>
              <w:t>数据库校验</w:t>
            </w:r>
          </w:p>
        </w:tc>
        <w:tc>
          <w:tcPr>
            <w:tcW w:w="655" w:type="pct"/>
            <w:vMerge w:val="continue"/>
            <w:tcBorders>
              <w:left w:val="single" w:color="000000" w:sz="4" w:space="0"/>
              <w:right w:val="single" w:color="000000" w:sz="4" w:space="0"/>
            </w:tcBorders>
            <w:vAlign w:val="center"/>
          </w:tcPr>
          <w:p w14:paraId="46F452F7">
            <w:pPr>
              <w:pStyle w:val="30"/>
            </w:pPr>
          </w:p>
        </w:tc>
        <w:tc>
          <w:tcPr>
            <w:tcW w:w="1224" w:type="pct"/>
            <w:tcBorders>
              <w:top w:val="single" w:color="000000" w:sz="4" w:space="0"/>
              <w:left w:val="single" w:color="000000" w:sz="4" w:space="0"/>
              <w:bottom w:val="single" w:color="000000" w:sz="4" w:space="0"/>
              <w:right w:val="single" w:color="000000" w:sz="4" w:space="0"/>
            </w:tcBorders>
            <w:vAlign w:val="center"/>
          </w:tcPr>
          <w:p w14:paraId="261F9BE2">
            <w:pPr>
              <w:pStyle w:val="30"/>
            </w:pPr>
            <w:r>
              <w:rPr>
                <w:rFonts w:hint="eastAsia"/>
              </w:rPr>
              <w:t>认缴资本</w:t>
            </w:r>
          </w:p>
        </w:tc>
        <w:tc>
          <w:tcPr>
            <w:tcW w:w="1317" w:type="pct"/>
            <w:tcBorders>
              <w:top w:val="single" w:color="000000" w:sz="4" w:space="0"/>
              <w:left w:val="single" w:color="000000" w:sz="4" w:space="0"/>
              <w:bottom w:val="single" w:color="000000" w:sz="4" w:space="0"/>
              <w:right w:val="single" w:color="000000" w:sz="4" w:space="0"/>
            </w:tcBorders>
            <w:vAlign w:val="center"/>
          </w:tcPr>
          <w:p w14:paraId="25ABF1E3">
            <w:pPr>
              <w:pStyle w:val="30"/>
            </w:pPr>
            <w:r>
              <w:rPr>
                <w:rFonts w:hint="eastAsia"/>
              </w:rPr>
              <w:t>认缴资本小于实缴资本</w:t>
            </w:r>
          </w:p>
        </w:tc>
      </w:tr>
      <w:tr w14:paraId="347C4EC9">
        <w:tblPrEx>
          <w:tblCellMar>
            <w:top w:w="0" w:type="dxa"/>
            <w:left w:w="108" w:type="dxa"/>
            <w:bottom w:w="0" w:type="dxa"/>
            <w:right w:w="108" w:type="dxa"/>
          </w:tblCellMar>
        </w:tblPrEx>
        <w:trPr>
          <w:trHeight w:val="384" w:hRule="atLeast"/>
          <w:jc w:val="center"/>
        </w:trPr>
        <w:tc>
          <w:tcPr>
            <w:tcW w:w="971" w:type="pct"/>
            <w:tcBorders>
              <w:top w:val="single" w:color="000000" w:sz="4" w:space="0"/>
              <w:left w:val="single" w:color="000000" w:sz="4" w:space="0"/>
              <w:bottom w:val="single" w:color="000000" w:sz="4" w:space="0"/>
              <w:right w:val="single" w:color="000000" w:sz="4" w:space="0"/>
            </w:tcBorders>
            <w:vAlign w:val="center"/>
          </w:tcPr>
          <w:p w14:paraId="428AB1D2">
            <w:pPr>
              <w:pStyle w:val="30"/>
            </w:pPr>
            <w:r>
              <w:rPr>
                <w:rFonts w:hint="eastAsia"/>
              </w:rPr>
              <w:t>枚举值检查</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5DD49D54">
            <w:pPr>
              <w:pStyle w:val="30"/>
            </w:pPr>
            <w:r>
              <w:rPr>
                <w:rFonts w:hint="eastAsia"/>
              </w:rPr>
              <w:t>数据库校验</w:t>
            </w:r>
          </w:p>
        </w:tc>
        <w:tc>
          <w:tcPr>
            <w:tcW w:w="655" w:type="pct"/>
            <w:vMerge w:val="continue"/>
            <w:tcBorders>
              <w:left w:val="single" w:color="000000" w:sz="4" w:space="0"/>
              <w:right w:val="single" w:color="000000" w:sz="4" w:space="0"/>
            </w:tcBorders>
            <w:vAlign w:val="center"/>
          </w:tcPr>
          <w:p w14:paraId="40A489C4">
            <w:pPr>
              <w:pStyle w:val="30"/>
            </w:pPr>
          </w:p>
        </w:tc>
        <w:tc>
          <w:tcPr>
            <w:tcW w:w="1224" w:type="pct"/>
            <w:tcBorders>
              <w:top w:val="single" w:color="000000" w:sz="4" w:space="0"/>
              <w:left w:val="single" w:color="000000" w:sz="4" w:space="0"/>
              <w:bottom w:val="single" w:color="000000" w:sz="4" w:space="0"/>
              <w:right w:val="single" w:color="000000" w:sz="4" w:space="0"/>
            </w:tcBorders>
            <w:vAlign w:val="center"/>
          </w:tcPr>
          <w:p w14:paraId="0345ED69">
            <w:pPr>
              <w:pStyle w:val="30"/>
            </w:pPr>
            <w:r>
              <w:rPr>
                <w:rFonts w:hint="eastAsia"/>
              </w:rPr>
              <w:t>是否已终止运营</w:t>
            </w:r>
          </w:p>
        </w:tc>
        <w:tc>
          <w:tcPr>
            <w:tcW w:w="1317" w:type="pct"/>
            <w:tcBorders>
              <w:top w:val="single" w:color="000000" w:sz="4" w:space="0"/>
              <w:left w:val="single" w:color="000000" w:sz="4" w:space="0"/>
              <w:bottom w:val="single" w:color="000000" w:sz="4" w:space="0"/>
              <w:right w:val="single" w:color="000000" w:sz="4" w:space="0"/>
            </w:tcBorders>
            <w:vAlign w:val="center"/>
          </w:tcPr>
          <w:p w14:paraId="2CB19A61">
            <w:pPr>
              <w:pStyle w:val="30"/>
            </w:pPr>
            <w:r>
              <w:rPr>
                <w:rFonts w:hint="eastAsia"/>
              </w:rPr>
              <w:t>是否已终止运营不满足字典</w:t>
            </w:r>
          </w:p>
        </w:tc>
      </w:tr>
      <w:tr w14:paraId="644EC680">
        <w:tblPrEx>
          <w:tblCellMar>
            <w:top w:w="0" w:type="dxa"/>
            <w:left w:w="108" w:type="dxa"/>
            <w:bottom w:w="0" w:type="dxa"/>
            <w:right w:w="108" w:type="dxa"/>
          </w:tblCellMar>
        </w:tblPrEx>
        <w:trPr>
          <w:trHeight w:val="384" w:hRule="atLeast"/>
          <w:jc w:val="center"/>
        </w:trPr>
        <w:tc>
          <w:tcPr>
            <w:tcW w:w="971" w:type="pct"/>
            <w:tcBorders>
              <w:top w:val="single" w:color="000000" w:sz="4" w:space="0"/>
              <w:left w:val="single" w:color="000000" w:sz="4" w:space="0"/>
              <w:bottom w:val="single" w:color="000000" w:sz="4" w:space="0"/>
              <w:right w:val="single" w:color="000000" w:sz="4" w:space="0"/>
            </w:tcBorders>
            <w:noWrap/>
            <w:vAlign w:val="center"/>
          </w:tcPr>
          <w:p w14:paraId="1FE753CE">
            <w:pPr>
              <w:pStyle w:val="30"/>
            </w:pPr>
            <w:r>
              <w:rPr>
                <w:rFonts w:hint="eastAsia"/>
              </w:rPr>
              <w:t>有效性检查</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0886D710">
            <w:pPr>
              <w:pStyle w:val="30"/>
            </w:pPr>
            <w:r>
              <w:rPr>
                <w:rFonts w:hint="eastAsia"/>
              </w:rPr>
              <w:t>数据库校验</w:t>
            </w:r>
          </w:p>
        </w:tc>
        <w:tc>
          <w:tcPr>
            <w:tcW w:w="655" w:type="pct"/>
            <w:vMerge w:val="continue"/>
            <w:tcBorders>
              <w:left w:val="single" w:color="000000" w:sz="4" w:space="0"/>
              <w:right w:val="single" w:color="000000" w:sz="4" w:space="0"/>
            </w:tcBorders>
            <w:vAlign w:val="center"/>
          </w:tcPr>
          <w:p w14:paraId="37F53065">
            <w:pPr>
              <w:pStyle w:val="30"/>
            </w:pPr>
          </w:p>
        </w:tc>
        <w:tc>
          <w:tcPr>
            <w:tcW w:w="1224" w:type="pct"/>
            <w:tcBorders>
              <w:top w:val="single" w:color="000000" w:sz="4" w:space="0"/>
              <w:left w:val="single" w:color="000000" w:sz="4" w:space="0"/>
              <w:bottom w:val="single" w:color="000000" w:sz="4" w:space="0"/>
              <w:right w:val="single" w:color="000000" w:sz="4" w:space="0"/>
            </w:tcBorders>
            <w:vAlign w:val="center"/>
          </w:tcPr>
          <w:p w14:paraId="544E5347">
            <w:pPr>
              <w:pStyle w:val="30"/>
            </w:pPr>
            <w:r>
              <w:rPr>
                <w:rFonts w:hint="eastAsia"/>
              </w:rPr>
              <w:t>期末总负债</w:t>
            </w:r>
          </w:p>
        </w:tc>
        <w:tc>
          <w:tcPr>
            <w:tcW w:w="1317" w:type="pct"/>
            <w:tcBorders>
              <w:top w:val="single" w:color="000000" w:sz="4" w:space="0"/>
              <w:left w:val="single" w:color="000000" w:sz="4" w:space="0"/>
              <w:bottom w:val="single" w:color="000000" w:sz="4" w:space="0"/>
              <w:right w:val="single" w:color="000000" w:sz="4" w:space="0"/>
            </w:tcBorders>
            <w:vAlign w:val="center"/>
          </w:tcPr>
          <w:p w14:paraId="5BDDBAA9">
            <w:pPr>
              <w:pStyle w:val="30"/>
            </w:pPr>
            <w:r>
              <w:rPr>
                <w:rFonts w:hint="eastAsia"/>
              </w:rPr>
              <w:t>期末总负债小于0</w:t>
            </w:r>
          </w:p>
        </w:tc>
      </w:tr>
      <w:tr w14:paraId="3FED4416">
        <w:tblPrEx>
          <w:tblCellMar>
            <w:top w:w="0" w:type="dxa"/>
            <w:left w:w="108" w:type="dxa"/>
            <w:bottom w:w="0" w:type="dxa"/>
            <w:right w:w="108" w:type="dxa"/>
          </w:tblCellMar>
        </w:tblPrEx>
        <w:trPr>
          <w:trHeight w:val="384" w:hRule="atLeast"/>
          <w:jc w:val="center"/>
        </w:trPr>
        <w:tc>
          <w:tcPr>
            <w:tcW w:w="971" w:type="pct"/>
            <w:tcBorders>
              <w:top w:val="single" w:color="000000" w:sz="4" w:space="0"/>
              <w:left w:val="single" w:color="000000" w:sz="4" w:space="0"/>
              <w:bottom w:val="single" w:color="000000" w:sz="4" w:space="0"/>
              <w:right w:val="single" w:color="000000" w:sz="4" w:space="0"/>
            </w:tcBorders>
            <w:noWrap/>
            <w:vAlign w:val="center"/>
          </w:tcPr>
          <w:p w14:paraId="3D2205ED">
            <w:pPr>
              <w:pStyle w:val="30"/>
            </w:pPr>
            <w:r>
              <w:rPr>
                <w:rFonts w:hint="eastAsia"/>
              </w:rPr>
              <w:t>有效性检查</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5D4A1E60">
            <w:pPr>
              <w:pStyle w:val="30"/>
            </w:pPr>
            <w:r>
              <w:rPr>
                <w:rFonts w:hint="eastAsia"/>
              </w:rPr>
              <w:t>数据库校验</w:t>
            </w:r>
          </w:p>
        </w:tc>
        <w:tc>
          <w:tcPr>
            <w:tcW w:w="655" w:type="pct"/>
            <w:vMerge w:val="continue"/>
            <w:tcBorders>
              <w:left w:val="single" w:color="000000" w:sz="4" w:space="0"/>
              <w:right w:val="single" w:color="000000" w:sz="4" w:space="0"/>
            </w:tcBorders>
            <w:vAlign w:val="center"/>
          </w:tcPr>
          <w:p w14:paraId="7F7C3B70">
            <w:pPr>
              <w:pStyle w:val="30"/>
            </w:pPr>
          </w:p>
        </w:tc>
        <w:tc>
          <w:tcPr>
            <w:tcW w:w="1224" w:type="pct"/>
            <w:tcBorders>
              <w:top w:val="single" w:color="000000" w:sz="4" w:space="0"/>
              <w:left w:val="single" w:color="000000" w:sz="4" w:space="0"/>
              <w:bottom w:val="single" w:color="000000" w:sz="4" w:space="0"/>
              <w:right w:val="single" w:color="000000" w:sz="4" w:space="0"/>
            </w:tcBorders>
            <w:vAlign w:val="center"/>
          </w:tcPr>
          <w:p w14:paraId="5C012D79">
            <w:pPr>
              <w:pStyle w:val="30"/>
            </w:pPr>
            <w:r>
              <w:rPr>
                <w:rFonts w:hint="eastAsia"/>
              </w:rPr>
              <w:t>期末总资产有值</w:t>
            </w:r>
          </w:p>
        </w:tc>
        <w:tc>
          <w:tcPr>
            <w:tcW w:w="1317" w:type="pct"/>
            <w:tcBorders>
              <w:top w:val="single" w:color="000000" w:sz="4" w:space="0"/>
              <w:left w:val="single" w:color="000000" w:sz="4" w:space="0"/>
              <w:bottom w:val="single" w:color="000000" w:sz="4" w:space="0"/>
              <w:right w:val="single" w:color="000000" w:sz="4" w:space="0"/>
            </w:tcBorders>
            <w:vAlign w:val="center"/>
          </w:tcPr>
          <w:p w14:paraId="343A697A">
            <w:pPr>
              <w:pStyle w:val="30"/>
            </w:pPr>
            <w:r>
              <w:rPr>
                <w:rFonts w:hint="eastAsia"/>
              </w:rPr>
              <w:t>期末总资产有值小于等于0</w:t>
            </w:r>
          </w:p>
        </w:tc>
      </w:tr>
      <w:tr w14:paraId="1010FA50">
        <w:tblPrEx>
          <w:tblCellMar>
            <w:top w:w="0" w:type="dxa"/>
            <w:left w:w="108" w:type="dxa"/>
            <w:bottom w:w="0" w:type="dxa"/>
            <w:right w:w="108" w:type="dxa"/>
          </w:tblCellMar>
        </w:tblPrEx>
        <w:trPr>
          <w:trHeight w:val="384" w:hRule="atLeast"/>
          <w:jc w:val="center"/>
        </w:trPr>
        <w:tc>
          <w:tcPr>
            <w:tcW w:w="971" w:type="pct"/>
            <w:tcBorders>
              <w:top w:val="single" w:color="000000" w:sz="4" w:space="0"/>
              <w:left w:val="single" w:color="000000" w:sz="4" w:space="0"/>
              <w:bottom w:val="single" w:color="000000" w:sz="4" w:space="0"/>
              <w:right w:val="single" w:color="000000" w:sz="4" w:space="0"/>
            </w:tcBorders>
            <w:noWrap/>
            <w:vAlign w:val="center"/>
          </w:tcPr>
          <w:p w14:paraId="0C59E6DF">
            <w:pPr>
              <w:pStyle w:val="30"/>
            </w:pPr>
            <w:r>
              <w:rPr>
                <w:rFonts w:hint="eastAsia"/>
              </w:rPr>
              <w:t>字符长度检查</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6FFABB8C">
            <w:pPr>
              <w:pStyle w:val="30"/>
            </w:pPr>
            <w:r>
              <w:rPr>
                <w:rFonts w:hint="eastAsia"/>
              </w:rPr>
              <w:t>数据库校验</w:t>
            </w:r>
          </w:p>
        </w:tc>
        <w:tc>
          <w:tcPr>
            <w:tcW w:w="655" w:type="pct"/>
            <w:vMerge w:val="continue"/>
            <w:tcBorders>
              <w:left w:val="single" w:color="000000" w:sz="4" w:space="0"/>
              <w:right w:val="single" w:color="000000" w:sz="4" w:space="0"/>
            </w:tcBorders>
            <w:vAlign w:val="center"/>
          </w:tcPr>
          <w:p w14:paraId="00F9CF17">
            <w:pPr>
              <w:pStyle w:val="30"/>
            </w:pPr>
          </w:p>
        </w:tc>
        <w:tc>
          <w:tcPr>
            <w:tcW w:w="1224" w:type="pct"/>
            <w:tcBorders>
              <w:top w:val="single" w:color="000000" w:sz="4" w:space="0"/>
              <w:left w:val="single" w:color="000000" w:sz="4" w:space="0"/>
              <w:bottom w:val="single" w:color="000000" w:sz="4" w:space="0"/>
              <w:right w:val="single" w:color="000000" w:sz="4" w:space="0"/>
            </w:tcBorders>
            <w:vAlign w:val="center"/>
          </w:tcPr>
          <w:p w14:paraId="0A8A681F">
            <w:pPr>
              <w:pStyle w:val="30"/>
            </w:pPr>
            <w:r>
              <w:rPr>
                <w:rFonts w:hint="eastAsia"/>
              </w:rPr>
              <w:t>统一社会信用代码</w:t>
            </w:r>
          </w:p>
        </w:tc>
        <w:tc>
          <w:tcPr>
            <w:tcW w:w="1317" w:type="pct"/>
            <w:tcBorders>
              <w:top w:val="single" w:color="000000" w:sz="4" w:space="0"/>
              <w:left w:val="single" w:color="000000" w:sz="4" w:space="0"/>
              <w:bottom w:val="single" w:color="000000" w:sz="4" w:space="0"/>
              <w:right w:val="single" w:color="000000" w:sz="4" w:space="0"/>
            </w:tcBorders>
            <w:vAlign w:val="center"/>
          </w:tcPr>
          <w:p w14:paraId="7AC91AAB">
            <w:pPr>
              <w:pStyle w:val="30"/>
            </w:pPr>
            <w:r>
              <w:rPr>
                <w:rFonts w:hint="eastAsia"/>
              </w:rPr>
              <w:t>统一社会信用代码应为2位或18位</w:t>
            </w:r>
          </w:p>
        </w:tc>
      </w:tr>
      <w:tr w14:paraId="1A9F1536">
        <w:tblPrEx>
          <w:tblCellMar>
            <w:top w:w="0" w:type="dxa"/>
            <w:left w:w="108" w:type="dxa"/>
            <w:bottom w:w="0" w:type="dxa"/>
            <w:right w:w="108" w:type="dxa"/>
          </w:tblCellMar>
        </w:tblPrEx>
        <w:trPr>
          <w:trHeight w:val="384" w:hRule="atLeast"/>
          <w:jc w:val="center"/>
        </w:trPr>
        <w:tc>
          <w:tcPr>
            <w:tcW w:w="971" w:type="pct"/>
            <w:tcBorders>
              <w:top w:val="single" w:color="000000" w:sz="4" w:space="0"/>
              <w:left w:val="single" w:color="000000" w:sz="4" w:space="0"/>
              <w:bottom w:val="single" w:color="000000" w:sz="4" w:space="0"/>
              <w:right w:val="single" w:color="000000" w:sz="4" w:space="0"/>
            </w:tcBorders>
            <w:noWrap/>
            <w:vAlign w:val="center"/>
          </w:tcPr>
          <w:p w14:paraId="765F8562">
            <w:pPr>
              <w:pStyle w:val="30"/>
            </w:pPr>
            <w:r>
              <w:rPr>
                <w:rFonts w:hint="eastAsia"/>
              </w:rPr>
              <w:t>有效性检查</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498CF4E4">
            <w:pPr>
              <w:pStyle w:val="30"/>
            </w:pPr>
            <w:r>
              <w:rPr>
                <w:rFonts w:hint="eastAsia"/>
              </w:rPr>
              <w:t>数据库校验</w:t>
            </w:r>
          </w:p>
        </w:tc>
        <w:tc>
          <w:tcPr>
            <w:tcW w:w="655" w:type="pct"/>
            <w:vMerge w:val="continue"/>
            <w:tcBorders>
              <w:left w:val="single" w:color="000000" w:sz="4" w:space="0"/>
              <w:bottom w:val="single" w:color="000000" w:sz="4" w:space="0"/>
              <w:right w:val="single" w:color="000000" w:sz="4" w:space="0"/>
            </w:tcBorders>
            <w:vAlign w:val="center"/>
          </w:tcPr>
          <w:p w14:paraId="3F9BA512">
            <w:pPr>
              <w:pStyle w:val="30"/>
            </w:pPr>
          </w:p>
        </w:tc>
        <w:tc>
          <w:tcPr>
            <w:tcW w:w="1224" w:type="pct"/>
            <w:tcBorders>
              <w:top w:val="single" w:color="000000" w:sz="4" w:space="0"/>
              <w:left w:val="single" w:color="000000" w:sz="4" w:space="0"/>
              <w:bottom w:val="single" w:color="000000" w:sz="4" w:space="0"/>
              <w:right w:val="single" w:color="000000" w:sz="4" w:space="0"/>
            </w:tcBorders>
            <w:vAlign w:val="center"/>
          </w:tcPr>
          <w:p w14:paraId="51188000">
            <w:pPr>
              <w:pStyle w:val="30"/>
            </w:pPr>
            <w:r>
              <w:rPr>
                <w:rFonts w:hint="eastAsia"/>
              </w:rPr>
              <w:t>当年总收入(元)小于0</w:t>
            </w:r>
          </w:p>
        </w:tc>
        <w:tc>
          <w:tcPr>
            <w:tcW w:w="1317" w:type="pct"/>
            <w:tcBorders>
              <w:top w:val="single" w:color="000000" w:sz="4" w:space="0"/>
              <w:left w:val="single" w:color="000000" w:sz="4" w:space="0"/>
              <w:bottom w:val="single" w:color="000000" w:sz="4" w:space="0"/>
              <w:right w:val="single" w:color="000000" w:sz="4" w:space="0"/>
            </w:tcBorders>
            <w:vAlign w:val="center"/>
          </w:tcPr>
          <w:p w14:paraId="33F35F63">
            <w:pPr>
              <w:pStyle w:val="30"/>
            </w:pPr>
            <w:r>
              <w:rPr>
                <w:rFonts w:hint="eastAsia"/>
              </w:rPr>
              <w:t>当年总收入(元)小于0</w:t>
            </w:r>
          </w:p>
        </w:tc>
      </w:tr>
      <w:tr w14:paraId="42A7E15A">
        <w:tblPrEx>
          <w:tblCellMar>
            <w:top w:w="0" w:type="dxa"/>
            <w:left w:w="108" w:type="dxa"/>
            <w:bottom w:w="0" w:type="dxa"/>
            <w:right w:w="108" w:type="dxa"/>
          </w:tblCellMar>
        </w:tblPrEx>
        <w:trPr>
          <w:trHeight w:val="384" w:hRule="atLeast"/>
          <w:jc w:val="center"/>
        </w:trPr>
        <w:tc>
          <w:tcPr>
            <w:tcW w:w="971" w:type="pct"/>
            <w:tcBorders>
              <w:top w:val="single" w:color="000000" w:sz="4" w:space="0"/>
              <w:left w:val="single" w:color="000000" w:sz="4" w:space="0"/>
              <w:bottom w:val="single" w:color="000000" w:sz="4" w:space="0"/>
              <w:right w:val="single" w:color="000000" w:sz="4" w:space="0"/>
            </w:tcBorders>
            <w:vAlign w:val="center"/>
          </w:tcPr>
          <w:p w14:paraId="63FD6D97">
            <w:pPr>
              <w:pStyle w:val="30"/>
            </w:pPr>
            <w:r>
              <w:rPr>
                <w:rFonts w:hint="eastAsia"/>
              </w:rPr>
              <w:t>枚举值检查</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0C6223CF">
            <w:pPr>
              <w:pStyle w:val="30"/>
            </w:pPr>
            <w:r>
              <w:rPr>
                <w:rFonts w:hint="eastAsia"/>
              </w:rPr>
              <w:t>数据库校验</w:t>
            </w:r>
          </w:p>
        </w:tc>
        <w:tc>
          <w:tcPr>
            <w:tcW w:w="655" w:type="pct"/>
            <w:vMerge w:val="restart"/>
            <w:tcBorders>
              <w:top w:val="single" w:color="000000" w:sz="4" w:space="0"/>
              <w:left w:val="single" w:color="000000" w:sz="4" w:space="0"/>
              <w:right w:val="single" w:color="000000" w:sz="4" w:space="0"/>
            </w:tcBorders>
            <w:vAlign w:val="center"/>
          </w:tcPr>
          <w:p w14:paraId="2C046988">
            <w:pPr>
              <w:pStyle w:val="30"/>
            </w:pPr>
            <w:r>
              <w:rPr>
                <w:rFonts w:hint="eastAsia"/>
              </w:rPr>
              <w:t>基金管理人的投资人信息</w:t>
            </w:r>
          </w:p>
        </w:tc>
        <w:tc>
          <w:tcPr>
            <w:tcW w:w="1224" w:type="pct"/>
            <w:tcBorders>
              <w:top w:val="single" w:color="000000" w:sz="4" w:space="0"/>
              <w:left w:val="single" w:color="000000" w:sz="4" w:space="0"/>
              <w:bottom w:val="single" w:color="000000" w:sz="4" w:space="0"/>
              <w:right w:val="single" w:color="000000" w:sz="4" w:space="0"/>
            </w:tcBorders>
            <w:vAlign w:val="center"/>
          </w:tcPr>
          <w:p w14:paraId="40515C20">
            <w:pPr>
              <w:pStyle w:val="30"/>
            </w:pPr>
            <w:r>
              <w:rPr>
                <w:rFonts w:hint="eastAsia"/>
              </w:rPr>
              <w:t>证件类型</w:t>
            </w:r>
          </w:p>
        </w:tc>
        <w:tc>
          <w:tcPr>
            <w:tcW w:w="1317" w:type="pct"/>
            <w:tcBorders>
              <w:top w:val="single" w:color="000000" w:sz="4" w:space="0"/>
              <w:left w:val="single" w:color="000000" w:sz="4" w:space="0"/>
              <w:bottom w:val="single" w:color="000000" w:sz="4" w:space="0"/>
              <w:right w:val="single" w:color="000000" w:sz="4" w:space="0"/>
            </w:tcBorders>
            <w:vAlign w:val="center"/>
          </w:tcPr>
          <w:p w14:paraId="0C4809AD">
            <w:pPr>
              <w:pStyle w:val="30"/>
            </w:pPr>
            <w:r>
              <w:rPr>
                <w:rFonts w:hint="eastAsia"/>
              </w:rPr>
              <w:t>证件类型满足字典</w:t>
            </w:r>
          </w:p>
        </w:tc>
      </w:tr>
      <w:tr w14:paraId="68D13173">
        <w:tblPrEx>
          <w:tblCellMar>
            <w:top w:w="0" w:type="dxa"/>
            <w:left w:w="108" w:type="dxa"/>
            <w:bottom w:w="0" w:type="dxa"/>
            <w:right w:w="108" w:type="dxa"/>
          </w:tblCellMar>
        </w:tblPrEx>
        <w:trPr>
          <w:trHeight w:val="384" w:hRule="atLeast"/>
          <w:jc w:val="center"/>
        </w:trPr>
        <w:tc>
          <w:tcPr>
            <w:tcW w:w="971" w:type="pct"/>
            <w:tcBorders>
              <w:top w:val="single" w:color="000000" w:sz="4" w:space="0"/>
              <w:left w:val="single" w:color="000000" w:sz="4" w:space="0"/>
              <w:bottom w:val="single" w:color="000000" w:sz="4" w:space="0"/>
              <w:right w:val="single" w:color="000000" w:sz="4" w:space="0"/>
            </w:tcBorders>
            <w:noWrap/>
            <w:vAlign w:val="center"/>
          </w:tcPr>
          <w:p w14:paraId="3D7D19AE">
            <w:pPr>
              <w:pStyle w:val="30"/>
            </w:pPr>
            <w:r>
              <w:rPr>
                <w:rFonts w:hint="eastAsia"/>
              </w:rPr>
              <w:t>有效性检查</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034EF5D7">
            <w:pPr>
              <w:pStyle w:val="30"/>
            </w:pPr>
            <w:r>
              <w:rPr>
                <w:rFonts w:hint="eastAsia"/>
              </w:rPr>
              <w:t>数据库校验</w:t>
            </w:r>
          </w:p>
        </w:tc>
        <w:tc>
          <w:tcPr>
            <w:tcW w:w="655" w:type="pct"/>
            <w:vMerge w:val="continue"/>
            <w:tcBorders>
              <w:left w:val="single" w:color="000000" w:sz="4" w:space="0"/>
              <w:right w:val="single" w:color="000000" w:sz="4" w:space="0"/>
            </w:tcBorders>
            <w:vAlign w:val="center"/>
          </w:tcPr>
          <w:p w14:paraId="0739F37A">
            <w:pPr>
              <w:pStyle w:val="30"/>
            </w:pPr>
          </w:p>
        </w:tc>
        <w:tc>
          <w:tcPr>
            <w:tcW w:w="1224" w:type="pct"/>
            <w:tcBorders>
              <w:top w:val="single" w:color="000000" w:sz="4" w:space="0"/>
              <w:left w:val="single" w:color="000000" w:sz="4" w:space="0"/>
              <w:bottom w:val="single" w:color="000000" w:sz="4" w:space="0"/>
              <w:right w:val="single" w:color="000000" w:sz="4" w:space="0"/>
            </w:tcBorders>
            <w:vAlign w:val="center"/>
          </w:tcPr>
          <w:p w14:paraId="553E55E7">
            <w:pPr>
              <w:pStyle w:val="30"/>
            </w:pPr>
            <w:r>
              <w:rPr>
                <w:rFonts w:hint="eastAsia"/>
              </w:rPr>
              <w:t>认缴出资额</w:t>
            </w:r>
          </w:p>
        </w:tc>
        <w:tc>
          <w:tcPr>
            <w:tcW w:w="1317" w:type="pct"/>
            <w:tcBorders>
              <w:top w:val="single" w:color="000000" w:sz="4" w:space="0"/>
              <w:left w:val="single" w:color="000000" w:sz="4" w:space="0"/>
              <w:bottom w:val="single" w:color="000000" w:sz="4" w:space="0"/>
              <w:right w:val="single" w:color="000000" w:sz="4" w:space="0"/>
            </w:tcBorders>
            <w:vAlign w:val="center"/>
          </w:tcPr>
          <w:p w14:paraId="537273CC">
            <w:pPr>
              <w:pStyle w:val="30"/>
            </w:pPr>
            <w:r>
              <w:rPr>
                <w:rFonts w:hint="eastAsia"/>
              </w:rPr>
              <w:t>认缴出资额不能为0</w:t>
            </w:r>
          </w:p>
        </w:tc>
      </w:tr>
      <w:tr w14:paraId="60494ED5">
        <w:tblPrEx>
          <w:tblCellMar>
            <w:top w:w="0" w:type="dxa"/>
            <w:left w:w="108" w:type="dxa"/>
            <w:bottom w:w="0" w:type="dxa"/>
            <w:right w:w="108" w:type="dxa"/>
          </w:tblCellMar>
        </w:tblPrEx>
        <w:trPr>
          <w:trHeight w:val="768" w:hRule="atLeast"/>
          <w:jc w:val="center"/>
        </w:trPr>
        <w:tc>
          <w:tcPr>
            <w:tcW w:w="971" w:type="pct"/>
            <w:tcBorders>
              <w:top w:val="single" w:color="000000" w:sz="4" w:space="0"/>
              <w:left w:val="single" w:color="000000" w:sz="4" w:space="0"/>
              <w:bottom w:val="single" w:color="000000" w:sz="4" w:space="0"/>
              <w:right w:val="single" w:color="000000" w:sz="4" w:space="0"/>
            </w:tcBorders>
            <w:noWrap/>
            <w:vAlign w:val="center"/>
          </w:tcPr>
          <w:p w14:paraId="3C62E889">
            <w:pPr>
              <w:pStyle w:val="30"/>
            </w:pPr>
            <w:r>
              <w:rPr>
                <w:rFonts w:hint="eastAsia"/>
              </w:rPr>
              <w:t>唯一性检查</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397FAEDB">
            <w:pPr>
              <w:pStyle w:val="30"/>
            </w:pPr>
            <w:r>
              <w:rPr>
                <w:rFonts w:hint="eastAsia"/>
              </w:rPr>
              <w:t>数据库校验</w:t>
            </w:r>
          </w:p>
        </w:tc>
        <w:tc>
          <w:tcPr>
            <w:tcW w:w="655" w:type="pct"/>
            <w:vMerge w:val="continue"/>
            <w:tcBorders>
              <w:left w:val="single" w:color="000000" w:sz="4" w:space="0"/>
              <w:bottom w:val="single" w:color="000000" w:sz="4" w:space="0"/>
              <w:right w:val="single" w:color="000000" w:sz="4" w:space="0"/>
            </w:tcBorders>
            <w:vAlign w:val="center"/>
          </w:tcPr>
          <w:p w14:paraId="7263CE4A">
            <w:pPr>
              <w:pStyle w:val="30"/>
            </w:pPr>
          </w:p>
        </w:tc>
        <w:tc>
          <w:tcPr>
            <w:tcW w:w="1224" w:type="pct"/>
            <w:tcBorders>
              <w:top w:val="single" w:color="000000" w:sz="4" w:space="0"/>
              <w:left w:val="single" w:color="000000" w:sz="4" w:space="0"/>
              <w:bottom w:val="single" w:color="000000" w:sz="4" w:space="0"/>
              <w:right w:val="single" w:color="000000" w:sz="4" w:space="0"/>
            </w:tcBorders>
            <w:vAlign w:val="center"/>
          </w:tcPr>
          <w:p w14:paraId="79EDD8B4">
            <w:pPr>
              <w:pStyle w:val="30"/>
            </w:pPr>
            <w:r>
              <w:rPr>
                <w:rFonts w:hint="eastAsia"/>
              </w:rPr>
              <w:t>同一基金管理人投资人信息针对同一基金管理人一个报送期间内只能报送一次</w:t>
            </w:r>
          </w:p>
        </w:tc>
        <w:tc>
          <w:tcPr>
            <w:tcW w:w="1317" w:type="pct"/>
            <w:tcBorders>
              <w:top w:val="single" w:color="000000" w:sz="4" w:space="0"/>
              <w:left w:val="single" w:color="000000" w:sz="4" w:space="0"/>
              <w:bottom w:val="single" w:color="000000" w:sz="4" w:space="0"/>
              <w:right w:val="single" w:color="000000" w:sz="4" w:space="0"/>
            </w:tcBorders>
            <w:vAlign w:val="center"/>
          </w:tcPr>
          <w:p w14:paraId="349F59EB">
            <w:pPr>
              <w:pStyle w:val="30"/>
            </w:pPr>
            <w:r>
              <w:rPr>
                <w:rFonts w:hint="eastAsia"/>
              </w:rPr>
              <w:t>同一基金管理人投资人信息针对同一基金管理人一个报送期间内只能报送一次</w:t>
            </w:r>
          </w:p>
        </w:tc>
      </w:tr>
    </w:tbl>
    <w:p w14:paraId="77621FA3">
      <w:pPr>
        <w:pStyle w:val="6"/>
        <w:numPr>
          <w:ilvl w:val="4"/>
          <w:numId w:val="0"/>
        </w:numPr>
      </w:pPr>
      <w:r>
        <w:rPr>
          <w:rFonts w:hint="eastAsia" w:eastAsia="宋体" w:cs="宋体"/>
        </w:rPr>
        <w:t xml:space="preserve">6.1.3.1.2  </w:t>
      </w:r>
      <w:r>
        <w:rPr>
          <w:rFonts w:hint="eastAsia"/>
        </w:rPr>
        <w:t>实控基金审批处理</w:t>
      </w:r>
    </w:p>
    <w:p w14:paraId="0A649D64">
      <w:pPr>
        <w:ind w:firstLine="480"/>
      </w:pPr>
      <w:r>
        <w:rPr>
          <w:rFonts w:hint="eastAsia"/>
        </w:rPr>
        <w:t>填报人完成填报数据并提交以后，进入审批流程。基金信息平台支持两级审批处理：</w:t>
      </w:r>
    </w:p>
    <w:p w14:paraId="50F6AB77">
      <w:pPr>
        <w:ind w:firstLine="480"/>
      </w:pPr>
      <w:r>
        <w:rPr>
          <w:rFonts w:hint="eastAsia"/>
        </w:rPr>
        <w:t>1、集团业务管理员完成第一级审批处理。如审核不通过，可将任务驳回至数据填报人处修定，否则进入第二级审批。</w:t>
      </w:r>
    </w:p>
    <w:p w14:paraId="221CDF88">
      <w:pPr>
        <w:ind w:firstLine="480"/>
      </w:pPr>
      <w:r>
        <w:rPr>
          <w:rFonts w:hint="eastAsia"/>
        </w:rPr>
        <w:t>2、集团管理员完成第二级审批。如审核不通过，可将任务驳回至数据填报人处修定。如审批通过，则数据报送至国资委。</w:t>
      </w:r>
    </w:p>
    <w:p w14:paraId="48B81C14">
      <w:pPr>
        <w:pStyle w:val="6"/>
        <w:numPr>
          <w:ilvl w:val="4"/>
          <w:numId w:val="0"/>
        </w:numPr>
      </w:pPr>
      <w:r>
        <w:rPr>
          <w:rFonts w:hint="eastAsia" w:eastAsia="宋体" w:cs="宋体"/>
        </w:rPr>
        <w:t xml:space="preserve">6.1.3.1.3  </w:t>
      </w:r>
      <w:r>
        <w:rPr>
          <w:rFonts w:hint="eastAsia"/>
        </w:rPr>
        <w:t>实控基金数据修正</w:t>
      </w:r>
    </w:p>
    <w:p w14:paraId="5A1A0388">
      <w:pPr>
        <w:ind w:firstLine="480"/>
      </w:pPr>
      <w:r>
        <w:rPr>
          <w:rFonts w:hint="eastAsia"/>
        </w:rPr>
        <w:t>填报人接收到管理端推送的修订任务后，可依据任务要求，对指定的GP填报数据进行修订。需要依据修订要求，控制可修改数据范围，仅可修改问题数据。</w:t>
      </w:r>
    </w:p>
    <w:p w14:paraId="33065133">
      <w:pPr>
        <w:pStyle w:val="6"/>
        <w:numPr>
          <w:ilvl w:val="4"/>
          <w:numId w:val="0"/>
        </w:numPr>
      </w:pPr>
      <w:r>
        <w:rPr>
          <w:rFonts w:hint="eastAsia" w:eastAsia="宋体" w:cs="宋体"/>
        </w:rPr>
        <w:t xml:space="preserve">6.1.3.1.4  </w:t>
      </w:r>
      <w:r>
        <w:rPr>
          <w:rFonts w:hint="eastAsia"/>
        </w:rPr>
        <w:t>参投基金信息报送</w:t>
      </w:r>
    </w:p>
    <w:p w14:paraId="1465CE5F">
      <w:pPr>
        <w:pStyle w:val="7"/>
        <w:numPr>
          <w:ilvl w:val="5"/>
          <w:numId w:val="0"/>
        </w:numPr>
      </w:pPr>
      <w:r>
        <w:rPr>
          <w:rFonts w:hint="eastAsia" w:ascii="Times New Roman" w:hAnsi="Times New Roman" w:cs="宋体"/>
        </w:rPr>
        <w:t xml:space="preserve">6.1.3.1.4.1  </w:t>
      </w:r>
      <w:r>
        <w:rPr>
          <w:rFonts w:hint="eastAsia"/>
        </w:rPr>
        <w:t>LP基金报送信息管理</w:t>
      </w:r>
    </w:p>
    <w:p w14:paraId="20AAD8DF">
      <w:pPr>
        <w:ind w:firstLine="480"/>
      </w:pPr>
      <w:r>
        <w:t>在每一个报送期内，填报人可根据报送任务，进行本集团/企业的参投基金填报。LP基金信息系统可分别支持填报端，使用对应excel表格模版，一次性导入当前集团/企业的全部报送数据，导入过程中支持基本的异常检查。平台提供最新LP导入模版的下载,方便填报人使用。</w:t>
      </w:r>
    </w:p>
    <w:p w14:paraId="554EABFE">
      <w:pPr>
        <w:ind w:firstLine="480"/>
      </w:pPr>
      <w:r>
        <w:t>在LP基金报送页面，提供“本期未报基金清单”统计查询功能，供填报人参考；在LP基金报送页面，提供“上一填报期内参考数据”和“本期填报各类数据”查询功能，并可支持下载。</w:t>
      </w:r>
    </w:p>
    <w:p w14:paraId="462905F7">
      <w:pPr>
        <w:pStyle w:val="7"/>
        <w:numPr>
          <w:ilvl w:val="5"/>
          <w:numId w:val="0"/>
        </w:numPr>
      </w:pPr>
      <w:r>
        <w:rPr>
          <w:rFonts w:hint="eastAsia" w:ascii="Times New Roman" w:hAnsi="Times New Roman" w:cs="宋体"/>
        </w:rPr>
        <w:t xml:space="preserve">6.1.3.1.4.2  </w:t>
      </w:r>
      <w:r>
        <w:rPr>
          <w:rFonts w:hint="eastAsia"/>
        </w:rPr>
        <w:t>LP基金信息</w:t>
      </w:r>
    </w:p>
    <w:p w14:paraId="2ED6B4A4">
      <w:pPr>
        <w:ind w:firstLine="480"/>
      </w:pPr>
      <w:r>
        <w:t>基金信息系统，面向实控基金和参投基金的各类信息，分别提供独立的页面或页面区域，支持手工录入的方式进行基金填报；每类信息可实现单独的excel格式文件上载导入，以及填写数据的导出；提供智能手段辅助手工填报，可使用“历史参考录入”引用历史填报数据辅助生成本次填写信息；基金类信息可提供“过滤”功能，辅助填报人筛查错误数据，实现基本的数据清洗。</w:t>
      </w:r>
    </w:p>
    <w:p w14:paraId="7DDCBE3B">
      <w:pPr>
        <w:ind w:firstLine="480"/>
      </w:pPr>
      <w:r>
        <w:t>报送信息包括LP的以下报送数据。</w:t>
      </w:r>
    </w:p>
    <w:p w14:paraId="187AE8A7">
      <w:pPr>
        <w:ind w:firstLine="480"/>
      </w:pPr>
      <w:r>
        <w:t>1、基金基本信息</w:t>
      </w:r>
    </w:p>
    <w:p w14:paraId="3E3C1507">
      <w:pPr>
        <w:ind w:firstLine="480"/>
      </w:pPr>
      <w:r>
        <w:t>2、基金的投资人信息</w:t>
      </w:r>
    </w:p>
    <w:p w14:paraId="21FF7686">
      <w:pPr>
        <w:ind w:firstLine="480"/>
      </w:pPr>
      <w:r>
        <w:t>3、基金投资子基金基本信息</w:t>
      </w:r>
    </w:p>
    <w:p w14:paraId="6072C95F">
      <w:pPr>
        <w:ind w:firstLine="480"/>
      </w:pPr>
      <w:r>
        <w:t>4、直投项目基本信息</w:t>
      </w:r>
    </w:p>
    <w:p w14:paraId="2EA4216C">
      <w:pPr>
        <w:pStyle w:val="7"/>
        <w:numPr>
          <w:ilvl w:val="5"/>
          <w:numId w:val="0"/>
        </w:numPr>
      </w:pPr>
      <w:r>
        <w:rPr>
          <w:rFonts w:hint="eastAsia" w:ascii="Times New Roman" w:hAnsi="Times New Roman" w:cs="宋体"/>
        </w:rPr>
        <w:t xml:space="preserve">6.1.3.1.4.3  </w:t>
      </w:r>
      <w:r>
        <w:rPr>
          <w:rFonts w:hint="eastAsia"/>
        </w:rPr>
        <w:t>LP基金管理人信息</w:t>
      </w:r>
    </w:p>
    <w:p w14:paraId="69A2F2E4">
      <w:pPr>
        <w:ind w:firstLine="480"/>
      </w:pPr>
      <w:r>
        <w:rPr>
          <w:rFonts w:hint="eastAsia"/>
        </w:rPr>
        <w:t>基金信息系统，面向实控基金和参投基金的各类信息，分别提供独立的页面或页面区域，支持手工录入的方式进行基金填报；每类信息可实现单独的excel格式文件上载导入，以及填写数据的导出；提供智能手段辅助手工填报，可使用“历史参考录入”引用历史填报数据辅助生成本次填写信息；基金类信息可提供“过滤”功能，辅助填报人筛查错误数据，实现基本的数据清洗。</w:t>
      </w:r>
    </w:p>
    <w:p w14:paraId="2B4CF9AF">
      <w:pPr>
        <w:ind w:firstLine="480"/>
      </w:pPr>
      <w:r>
        <w:rPr>
          <w:rFonts w:hint="eastAsia"/>
        </w:rPr>
        <w:t>报送信息</w:t>
      </w:r>
    </w:p>
    <w:p w14:paraId="431374C8">
      <w:pPr>
        <w:ind w:firstLine="480"/>
      </w:pPr>
      <w:r>
        <w:rPr>
          <w:rFonts w:hint="eastAsia"/>
        </w:rPr>
        <w:t>1、基金管理人基本信息</w:t>
      </w:r>
    </w:p>
    <w:p w14:paraId="5C73FE10">
      <w:pPr>
        <w:ind w:firstLine="480"/>
      </w:pPr>
      <w:r>
        <w:rPr>
          <w:rFonts w:hint="eastAsia"/>
        </w:rPr>
        <w:t>2、基金管理人合规信息</w:t>
      </w:r>
    </w:p>
    <w:p w14:paraId="68E68ABF">
      <w:pPr>
        <w:ind w:firstLine="480"/>
      </w:pPr>
      <w:r>
        <w:rPr>
          <w:rFonts w:hint="eastAsia"/>
        </w:rPr>
        <w:t>3、董监高职位信息</w:t>
      </w:r>
    </w:p>
    <w:p w14:paraId="6F65A08B">
      <w:pPr>
        <w:pStyle w:val="7"/>
        <w:numPr>
          <w:ilvl w:val="5"/>
          <w:numId w:val="0"/>
        </w:numPr>
      </w:pPr>
      <w:r>
        <w:rPr>
          <w:rFonts w:hint="eastAsia" w:ascii="Times New Roman" w:hAnsi="Times New Roman" w:cs="宋体"/>
        </w:rPr>
        <w:t xml:space="preserve">6.1.3.1.4.4  </w:t>
      </w:r>
      <w:r>
        <w:rPr>
          <w:rFonts w:hint="eastAsia"/>
        </w:rPr>
        <w:t>LP数据校验计算</w:t>
      </w:r>
    </w:p>
    <w:p w14:paraId="28CCE890">
      <w:pPr>
        <w:ind w:firstLine="480"/>
      </w:pPr>
      <w:r>
        <w:rPr>
          <w:rFonts w:hint="eastAsia"/>
        </w:rPr>
        <w:t>填报人提交实控基金/参投基金报送数据前，可单独触发“数据校验”功能。系统后台依据规则逻辑，完成相关的校验和计算处理，校验结果反馈到填报人处理。</w:t>
      </w:r>
    </w:p>
    <w:p w14:paraId="58029DB9">
      <w:pPr>
        <w:ind w:firstLine="480"/>
      </w:pPr>
      <w:r>
        <w:rPr>
          <w:rFonts w:hint="eastAsia"/>
        </w:rPr>
        <w:t>1、根据提报规则，校验LP提报数据。主要包括数据的完整性校验、一致性校验等。主要的校验规则：空值校验、取值范围校验、证件规则、数值校验、长度校验、精度校验、多字段条件校验、业务规则校验等。</w:t>
      </w:r>
    </w:p>
    <w:p w14:paraId="7769B1FF">
      <w:pPr>
        <w:ind w:firstLine="480"/>
      </w:pPr>
      <w:r>
        <w:rPr>
          <w:rFonts w:hint="eastAsia"/>
        </w:rPr>
        <w:t>2、依据数据逻辑规则，分析本期填写及历史提报数据，检查表间勾稽关系等，确定数据合理性。根据数据定义中的关联规则或算法，将数据和其它知识数据、业务数据等进行关联验证。</w:t>
      </w:r>
    </w:p>
    <w:p w14:paraId="2CDE8424">
      <w:pPr>
        <w:ind w:firstLine="480"/>
      </w:pPr>
      <w:r>
        <w:rPr>
          <w:rFonts w:hint="eastAsia"/>
        </w:rPr>
        <w:t>3、异常情况反馈。校验异常结果在报送端形成直观的展示效果，辅助提报人作出对应的处理。</w:t>
      </w:r>
    </w:p>
    <w:p w14:paraId="6F802055">
      <w:pPr>
        <w:ind w:firstLine="480"/>
      </w:pPr>
      <w:r>
        <w:rPr>
          <w:rFonts w:hint="eastAsia"/>
        </w:rPr>
        <w:t>以下为部分规则示意。</w:t>
      </w:r>
    </w:p>
    <w:tbl>
      <w:tblPr>
        <w:tblStyle w:val="18"/>
        <w:tblW w:w="5000" w:type="pct"/>
        <w:jc w:val="center"/>
        <w:tblLayout w:type="autofit"/>
        <w:tblCellMar>
          <w:top w:w="0" w:type="dxa"/>
          <w:left w:w="108" w:type="dxa"/>
          <w:bottom w:w="0" w:type="dxa"/>
          <w:right w:w="108" w:type="dxa"/>
        </w:tblCellMar>
      </w:tblPr>
      <w:tblGrid>
        <w:gridCol w:w="1176"/>
        <w:gridCol w:w="1836"/>
        <w:gridCol w:w="1674"/>
        <w:gridCol w:w="3836"/>
      </w:tblGrid>
      <w:tr w14:paraId="66B17C3F">
        <w:tblPrEx>
          <w:tblCellMar>
            <w:top w:w="0" w:type="dxa"/>
            <w:left w:w="108" w:type="dxa"/>
            <w:bottom w:w="0" w:type="dxa"/>
            <w:right w:w="108" w:type="dxa"/>
          </w:tblCellMar>
        </w:tblPrEx>
        <w:trPr>
          <w:trHeight w:val="216" w:hRule="atLeast"/>
          <w:jc w:val="center"/>
        </w:trPr>
        <w:tc>
          <w:tcPr>
            <w:tcW w:w="689" w:type="pct"/>
            <w:tcBorders>
              <w:top w:val="single" w:color="000000" w:sz="4" w:space="0"/>
              <w:left w:val="single" w:color="000000" w:sz="4" w:space="0"/>
              <w:bottom w:val="single" w:color="000000" w:sz="4" w:space="0"/>
              <w:right w:val="single" w:color="000000" w:sz="4" w:space="0"/>
            </w:tcBorders>
            <w:vAlign w:val="center"/>
          </w:tcPr>
          <w:p w14:paraId="2165531E">
            <w:pPr>
              <w:pStyle w:val="30"/>
            </w:pPr>
            <w:r>
              <w:rPr>
                <w:rFonts w:hint="eastAsia"/>
              </w:rPr>
              <w:t>校验层级</w:t>
            </w:r>
          </w:p>
        </w:tc>
        <w:tc>
          <w:tcPr>
            <w:tcW w:w="1077" w:type="pct"/>
            <w:tcBorders>
              <w:top w:val="single" w:color="000000" w:sz="4" w:space="0"/>
              <w:left w:val="single" w:color="000000" w:sz="4" w:space="0"/>
              <w:bottom w:val="single" w:color="000000" w:sz="4" w:space="0"/>
              <w:right w:val="single" w:color="000000" w:sz="4" w:space="0"/>
            </w:tcBorders>
            <w:vAlign w:val="center"/>
          </w:tcPr>
          <w:p w14:paraId="473271A7">
            <w:pPr>
              <w:pStyle w:val="30"/>
            </w:pPr>
            <w:r>
              <w:rPr>
                <w:rFonts w:hint="eastAsia"/>
              </w:rPr>
              <w:t>检核表名</w:t>
            </w:r>
          </w:p>
        </w:tc>
        <w:tc>
          <w:tcPr>
            <w:tcW w:w="982" w:type="pct"/>
            <w:tcBorders>
              <w:top w:val="single" w:color="000000" w:sz="4" w:space="0"/>
              <w:left w:val="single" w:color="000000" w:sz="4" w:space="0"/>
              <w:bottom w:val="single" w:color="000000" w:sz="4" w:space="0"/>
              <w:right w:val="single" w:color="000000" w:sz="4" w:space="0"/>
            </w:tcBorders>
            <w:vAlign w:val="center"/>
          </w:tcPr>
          <w:p w14:paraId="753EDFA4">
            <w:pPr>
              <w:pStyle w:val="30"/>
            </w:pPr>
            <w:r>
              <w:rPr>
                <w:rFonts w:hint="eastAsia"/>
              </w:rPr>
              <w:t>数据项名称</w:t>
            </w:r>
          </w:p>
        </w:tc>
        <w:tc>
          <w:tcPr>
            <w:tcW w:w="2250" w:type="pct"/>
            <w:tcBorders>
              <w:top w:val="single" w:color="000000" w:sz="4" w:space="0"/>
              <w:left w:val="single" w:color="000000" w:sz="4" w:space="0"/>
              <w:bottom w:val="single" w:color="000000" w:sz="4" w:space="0"/>
              <w:right w:val="single" w:color="000000" w:sz="4" w:space="0"/>
            </w:tcBorders>
            <w:vAlign w:val="center"/>
          </w:tcPr>
          <w:p w14:paraId="08169DD4">
            <w:pPr>
              <w:pStyle w:val="30"/>
            </w:pPr>
            <w:r>
              <w:rPr>
                <w:rFonts w:hint="eastAsia"/>
              </w:rPr>
              <w:t>规则的定义描述</w:t>
            </w:r>
          </w:p>
        </w:tc>
      </w:tr>
      <w:tr w14:paraId="007CD2F3">
        <w:tblPrEx>
          <w:tblCellMar>
            <w:top w:w="0" w:type="dxa"/>
            <w:left w:w="108" w:type="dxa"/>
            <w:bottom w:w="0" w:type="dxa"/>
            <w:right w:w="108" w:type="dxa"/>
          </w:tblCellMar>
        </w:tblPrEx>
        <w:trPr>
          <w:trHeight w:val="216" w:hRule="atLeast"/>
          <w:jc w:val="center"/>
        </w:trPr>
        <w:tc>
          <w:tcPr>
            <w:tcW w:w="689" w:type="pct"/>
            <w:tcBorders>
              <w:top w:val="single" w:color="000000" w:sz="4" w:space="0"/>
              <w:left w:val="single" w:color="000000" w:sz="4" w:space="0"/>
              <w:bottom w:val="single" w:color="000000" w:sz="4" w:space="0"/>
              <w:right w:val="single" w:color="000000" w:sz="4" w:space="0"/>
            </w:tcBorders>
            <w:noWrap/>
            <w:vAlign w:val="center"/>
          </w:tcPr>
          <w:p w14:paraId="41F85980">
            <w:pPr>
              <w:pStyle w:val="30"/>
            </w:pPr>
            <w:r>
              <w:rPr>
                <w:rFonts w:hint="eastAsia"/>
              </w:rPr>
              <w:t>模版校验</w:t>
            </w:r>
          </w:p>
        </w:tc>
        <w:tc>
          <w:tcPr>
            <w:tcW w:w="1077" w:type="pct"/>
            <w:tcBorders>
              <w:top w:val="single" w:color="000000" w:sz="4" w:space="0"/>
              <w:left w:val="single" w:color="000000" w:sz="4" w:space="0"/>
              <w:bottom w:val="single" w:color="000000" w:sz="4" w:space="0"/>
              <w:right w:val="single" w:color="000000" w:sz="4" w:space="0"/>
            </w:tcBorders>
            <w:noWrap/>
            <w:vAlign w:val="center"/>
          </w:tcPr>
          <w:p w14:paraId="6F8E4A74">
            <w:pPr>
              <w:pStyle w:val="30"/>
            </w:pPr>
            <w:r>
              <w:rPr>
                <w:rFonts w:hint="eastAsia"/>
              </w:rPr>
              <w:t>1.基金基本信息</w:t>
            </w:r>
          </w:p>
        </w:tc>
        <w:tc>
          <w:tcPr>
            <w:tcW w:w="982" w:type="pct"/>
            <w:tcBorders>
              <w:top w:val="single" w:color="000000" w:sz="4" w:space="0"/>
              <w:left w:val="single" w:color="000000" w:sz="4" w:space="0"/>
              <w:bottom w:val="single" w:color="000000" w:sz="4" w:space="0"/>
              <w:right w:val="single" w:color="000000" w:sz="4" w:space="0"/>
            </w:tcBorders>
            <w:vAlign w:val="center"/>
          </w:tcPr>
          <w:p w14:paraId="40CB44DE">
            <w:pPr>
              <w:pStyle w:val="30"/>
            </w:pPr>
            <w:r>
              <w:rPr>
                <w:rFonts w:hint="eastAsia"/>
              </w:rPr>
              <w:t>基金报备编号</w:t>
            </w:r>
          </w:p>
        </w:tc>
        <w:tc>
          <w:tcPr>
            <w:tcW w:w="2250" w:type="pct"/>
            <w:tcBorders>
              <w:top w:val="single" w:color="000000" w:sz="4" w:space="0"/>
              <w:left w:val="single" w:color="000000" w:sz="4" w:space="0"/>
              <w:bottom w:val="single" w:color="000000" w:sz="4" w:space="0"/>
              <w:right w:val="single" w:color="000000" w:sz="4" w:space="0"/>
            </w:tcBorders>
            <w:vAlign w:val="center"/>
          </w:tcPr>
          <w:p w14:paraId="511DD4E2">
            <w:pPr>
              <w:pStyle w:val="30"/>
            </w:pPr>
            <w:r>
              <w:rPr>
                <w:rFonts w:hint="eastAsia"/>
              </w:rPr>
              <w:t>6位或者2位</w:t>
            </w:r>
          </w:p>
        </w:tc>
      </w:tr>
      <w:tr w14:paraId="146074BF">
        <w:tblPrEx>
          <w:tblCellMar>
            <w:top w:w="0" w:type="dxa"/>
            <w:left w:w="108" w:type="dxa"/>
            <w:bottom w:w="0" w:type="dxa"/>
            <w:right w:w="108" w:type="dxa"/>
          </w:tblCellMar>
        </w:tblPrEx>
        <w:trPr>
          <w:trHeight w:val="216" w:hRule="atLeast"/>
          <w:jc w:val="center"/>
        </w:trPr>
        <w:tc>
          <w:tcPr>
            <w:tcW w:w="689" w:type="pct"/>
            <w:tcBorders>
              <w:top w:val="single" w:color="000000" w:sz="4" w:space="0"/>
              <w:left w:val="single" w:color="000000" w:sz="4" w:space="0"/>
              <w:bottom w:val="single" w:color="000000" w:sz="4" w:space="0"/>
              <w:right w:val="single" w:color="000000" w:sz="4" w:space="0"/>
            </w:tcBorders>
            <w:noWrap/>
            <w:vAlign w:val="center"/>
          </w:tcPr>
          <w:p w14:paraId="4FB55685">
            <w:pPr>
              <w:pStyle w:val="30"/>
            </w:pPr>
            <w:r>
              <w:rPr>
                <w:rFonts w:hint="eastAsia"/>
              </w:rPr>
              <w:t>模版校验</w:t>
            </w:r>
          </w:p>
        </w:tc>
        <w:tc>
          <w:tcPr>
            <w:tcW w:w="1077" w:type="pct"/>
            <w:tcBorders>
              <w:top w:val="single" w:color="000000" w:sz="4" w:space="0"/>
              <w:left w:val="single" w:color="000000" w:sz="4" w:space="0"/>
              <w:bottom w:val="single" w:color="000000" w:sz="4" w:space="0"/>
              <w:right w:val="single" w:color="000000" w:sz="4" w:space="0"/>
            </w:tcBorders>
            <w:noWrap/>
            <w:vAlign w:val="center"/>
          </w:tcPr>
          <w:p w14:paraId="7AC50687">
            <w:pPr>
              <w:pStyle w:val="30"/>
            </w:pPr>
            <w:r>
              <w:rPr>
                <w:rFonts w:hint="eastAsia"/>
              </w:rPr>
              <w:t>1.基金基本信息</w:t>
            </w:r>
          </w:p>
        </w:tc>
        <w:tc>
          <w:tcPr>
            <w:tcW w:w="982" w:type="pct"/>
            <w:tcBorders>
              <w:top w:val="single" w:color="000000" w:sz="4" w:space="0"/>
              <w:left w:val="single" w:color="000000" w:sz="4" w:space="0"/>
              <w:bottom w:val="single" w:color="000000" w:sz="4" w:space="0"/>
              <w:right w:val="single" w:color="000000" w:sz="4" w:space="0"/>
            </w:tcBorders>
            <w:vAlign w:val="center"/>
          </w:tcPr>
          <w:p w14:paraId="73986905">
            <w:pPr>
              <w:pStyle w:val="30"/>
            </w:pPr>
            <w:r>
              <w:rPr>
                <w:rFonts w:hint="eastAsia"/>
              </w:rPr>
              <w:t>基金全称</w:t>
            </w:r>
          </w:p>
        </w:tc>
        <w:tc>
          <w:tcPr>
            <w:tcW w:w="2250" w:type="pct"/>
            <w:tcBorders>
              <w:top w:val="single" w:color="000000" w:sz="4" w:space="0"/>
              <w:left w:val="single" w:color="000000" w:sz="4" w:space="0"/>
              <w:bottom w:val="single" w:color="000000" w:sz="4" w:space="0"/>
              <w:right w:val="single" w:color="000000" w:sz="4" w:space="0"/>
            </w:tcBorders>
            <w:vAlign w:val="center"/>
          </w:tcPr>
          <w:p w14:paraId="3901C7F3">
            <w:pPr>
              <w:pStyle w:val="30"/>
            </w:pPr>
            <w:r>
              <w:rPr>
                <w:rFonts w:hint="eastAsia"/>
              </w:rPr>
              <w:t>非空</w:t>
            </w:r>
          </w:p>
        </w:tc>
      </w:tr>
      <w:tr w14:paraId="7BA27CB5">
        <w:tblPrEx>
          <w:tblCellMar>
            <w:top w:w="0" w:type="dxa"/>
            <w:left w:w="108" w:type="dxa"/>
            <w:bottom w:w="0" w:type="dxa"/>
            <w:right w:w="108" w:type="dxa"/>
          </w:tblCellMar>
        </w:tblPrEx>
        <w:trPr>
          <w:trHeight w:val="216" w:hRule="atLeast"/>
          <w:jc w:val="center"/>
        </w:trPr>
        <w:tc>
          <w:tcPr>
            <w:tcW w:w="689" w:type="pct"/>
            <w:tcBorders>
              <w:top w:val="single" w:color="000000" w:sz="4" w:space="0"/>
              <w:left w:val="single" w:color="000000" w:sz="4" w:space="0"/>
              <w:bottom w:val="single" w:color="000000" w:sz="4" w:space="0"/>
              <w:right w:val="single" w:color="000000" w:sz="4" w:space="0"/>
            </w:tcBorders>
            <w:noWrap/>
            <w:vAlign w:val="center"/>
          </w:tcPr>
          <w:p w14:paraId="536B7118">
            <w:pPr>
              <w:pStyle w:val="30"/>
            </w:pPr>
            <w:r>
              <w:rPr>
                <w:rFonts w:hint="eastAsia"/>
              </w:rPr>
              <w:t>模版校验</w:t>
            </w:r>
          </w:p>
        </w:tc>
        <w:tc>
          <w:tcPr>
            <w:tcW w:w="1077" w:type="pct"/>
            <w:tcBorders>
              <w:top w:val="single" w:color="000000" w:sz="4" w:space="0"/>
              <w:left w:val="single" w:color="000000" w:sz="4" w:space="0"/>
              <w:bottom w:val="single" w:color="000000" w:sz="4" w:space="0"/>
              <w:right w:val="single" w:color="000000" w:sz="4" w:space="0"/>
            </w:tcBorders>
            <w:noWrap/>
            <w:vAlign w:val="center"/>
          </w:tcPr>
          <w:p w14:paraId="5BDE77EA">
            <w:pPr>
              <w:pStyle w:val="30"/>
            </w:pPr>
            <w:r>
              <w:rPr>
                <w:rFonts w:hint="eastAsia"/>
              </w:rPr>
              <w:t>1.基金基本信息</w:t>
            </w:r>
          </w:p>
        </w:tc>
        <w:tc>
          <w:tcPr>
            <w:tcW w:w="982" w:type="pct"/>
            <w:tcBorders>
              <w:top w:val="single" w:color="000000" w:sz="4" w:space="0"/>
              <w:left w:val="single" w:color="000000" w:sz="4" w:space="0"/>
              <w:bottom w:val="single" w:color="000000" w:sz="4" w:space="0"/>
              <w:right w:val="single" w:color="000000" w:sz="4" w:space="0"/>
            </w:tcBorders>
            <w:vAlign w:val="center"/>
          </w:tcPr>
          <w:p w14:paraId="00AB2FD1">
            <w:pPr>
              <w:pStyle w:val="30"/>
            </w:pPr>
            <w:r>
              <w:rPr>
                <w:rFonts w:hint="eastAsia"/>
              </w:rPr>
              <w:t>基金统一社会信用代码</w:t>
            </w:r>
          </w:p>
        </w:tc>
        <w:tc>
          <w:tcPr>
            <w:tcW w:w="2250" w:type="pct"/>
            <w:tcBorders>
              <w:top w:val="single" w:color="000000" w:sz="4" w:space="0"/>
              <w:left w:val="single" w:color="000000" w:sz="4" w:space="0"/>
              <w:bottom w:val="single" w:color="000000" w:sz="4" w:space="0"/>
              <w:right w:val="single" w:color="000000" w:sz="4" w:space="0"/>
            </w:tcBorders>
            <w:vAlign w:val="center"/>
          </w:tcPr>
          <w:p w14:paraId="4256164E">
            <w:pPr>
              <w:pStyle w:val="30"/>
            </w:pPr>
            <w:r>
              <w:rPr>
                <w:rFonts w:hint="eastAsia"/>
              </w:rPr>
              <w:t>18位或者2位</w:t>
            </w:r>
          </w:p>
        </w:tc>
      </w:tr>
      <w:tr w14:paraId="620C2D95">
        <w:tblPrEx>
          <w:tblCellMar>
            <w:top w:w="0" w:type="dxa"/>
            <w:left w:w="108" w:type="dxa"/>
            <w:bottom w:w="0" w:type="dxa"/>
            <w:right w:w="108" w:type="dxa"/>
          </w:tblCellMar>
        </w:tblPrEx>
        <w:trPr>
          <w:trHeight w:val="576" w:hRule="atLeast"/>
          <w:jc w:val="center"/>
        </w:trPr>
        <w:tc>
          <w:tcPr>
            <w:tcW w:w="689" w:type="pct"/>
            <w:tcBorders>
              <w:top w:val="single" w:color="000000" w:sz="4" w:space="0"/>
              <w:left w:val="single" w:color="000000" w:sz="4" w:space="0"/>
              <w:bottom w:val="single" w:color="000000" w:sz="4" w:space="0"/>
              <w:right w:val="single" w:color="000000" w:sz="4" w:space="0"/>
            </w:tcBorders>
            <w:noWrap/>
            <w:vAlign w:val="center"/>
          </w:tcPr>
          <w:p w14:paraId="23973746">
            <w:pPr>
              <w:pStyle w:val="30"/>
            </w:pPr>
            <w:r>
              <w:rPr>
                <w:rFonts w:hint="eastAsia"/>
              </w:rPr>
              <w:t>模版校验</w:t>
            </w:r>
          </w:p>
        </w:tc>
        <w:tc>
          <w:tcPr>
            <w:tcW w:w="1077" w:type="pct"/>
            <w:tcBorders>
              <w:top w:val="single" w:color="000000" w:sz="4" w:space="0"/>
              <w:left w:val="single" w:color="000000" w:sz="4" w:space="0"/>
              <w:bottom w:val="single" w:color="000000" w:sz="4" w:space="0"/>
              <w:right w:val="single" w:color="000000" w:sz="4" w:space="0"/>
            </w:tcBorders>
            <w:noWrap/>
            <w:vAlign w:val="center"/>
          </w:tcPr>
          <w:p w14:paraId="7B30344B">
            <w:pPr>
              <w:pStyle w:val="30"/>
            </w:pPr>
            <w:r>
              <w:rPr>
                <w:rFonts w:hint="eastAsia"/>
              </w:rPr>
              <w:t>1.基金基本信息</w:t>
            </w:r>
          </w:p>
        </w:tc>
        <w:tc>
          <w:tcPr>
            <w:tcW w:w="982" w:type="pct"/>
            <w:tcBorders>
              <w:top w:val="single" w:color="000000" w:sz="4" w:space="0"/>
              <w:left w:val="single" w:color="000000" w:sz="4" w:space="0"/>
              <w:bottom w:val="single" w:color="000000" w:sz="4" w:space="0"/>
              <w:right w:val="single" w:color="000000" w:sz="4" w:space="0"/>
            </w:tcBorders>
            <w:vAlign w:val="center"/>
          </w:tcPr>
          <w:p w14:paraId="03532679">
            <w:pPr>
              <w:pStyle w:val="30"/>
            </w:pPr>
            <w:r>
              <w:rPr>
                <w:rFonts w:hint="eastAsia"/>
              </w:rPr>
              <w:t>基金类型</w:t>
            </w:r>
          </w:p>
        </w:tc>
        <w:tc>
          <w:tcPr>
            <w:tcW w:w="2250" w:type="pct"/>
            <w:tcBorders>
              <w:top w:val="single" w:color="000000" w:sz="4" w:space="0"/>
              <w:left w:val="single" w:color="000000" w:sz="4" w:space="0"/>
              <w:bottom w:val="single" w:color="000000" w:sz="4" w:space="0"/>
              <w:right w:val="single" w:color="000000" w:sz="4" w:space="0"/>
            </w:tcBorders>
            <w:vAlign w:val="center"/>
          </w:tcPr>
          <w:p w14:paraId="27F7A1F0">
            <w:pPr>
              <w:pStyle w:val="30"/>
            </w:pPr>
            <w:r>
              <w:rPr>
                <w:rFonts w:hint="eastAsia"/>
              </w:rPr>
              <w:t>字典校验（战略投资基金|财务投资基金|政府投资基金）</w:t>
            </w:r>
          </w:p>
        </w:tc>
      </w:tr>
      <w:tr w14:paraId="79BA7146">
        <w:tblPrEx>
          <w:tblCellMar>
            <w:top w:w="0" w:type="dxa"/>
            <w:left w:w="108" w:type="dxa"/>
            <w:bottom w:w="0" w:type="dxa"/>
            <w:right w:w="108" w:type="dxa"/>
          </w:tblCellMar>
        </w:tblPrEx>
        <w:trPr>
          <w:trHeight w:val="576" w:hRule="atLeast"/>
          <w:jc w:val="center"/>
        </w:trPr>
        <w:tc>
          <w:tcPr>
            <w:tcW w:w="689" w:type="pct"/>
            <w:tcBorders>
              <w:top w:val="single" w:color="000000" w:sz="4" w:space="0"/>
              <w:left w:val="single" w:color="000000" w:sz="4" w:space="0"/>
              <w:bottom w:val="single" w:color="000000" w:sz="4" w:space="0"/>
              <w:right w:val="single" w:color="000000" w:sz="4" w:space="0"/>
            </w:tcBorders>
            <w:vAlign w:val="center"/>
          </w:tcPr>
          <w:p w14:paraId="083DA338">
            <w:pPr>
              <w:pStyle w:val="30"/>
            </w:pPr>
            <w:r>
              <w:rPr>
                <w:rFonts w:hint="eastAsia"/>
              </w:rPr>
              <w:t>模版校验</w:t>
            </w:r>
          </w:p>
        </w:tc>
        <w:tc>
          <w:tcPr>
            <w:tcW w:w="1077" w:type="pct"/>
            <w:tcBorders>
              <w:top w:val="single" w:color="000000" w:sz="4" w:space="0"/>
              <w:left w:val="single" w:color="000000" w:sz="4" w:space="0"/>
              <w:bottom w:val="single" w:color="000000" w:sz="4" w:space="0"/>
              <w:right w:val="single" w:color="000000" w:sz="4" w:space="0"/>
            </w:tcBorders>
            <w:noWrap/>
            <w:vAlign w:val="center"/>
          </w:tcPr>
          <w:p w14:paraId="3FAB5903">
            <w:pPr>
              <w:pStyle w:val="30"/>
            </w:pPr>
            <w:r>
              <w:rPr>
                <w:rFonts w:hint="eastAsia"/>
              </w:rPr>
              <w:t>1.基金基本信息</w:t>
            </w:r>
          </w:p>
        </w:tc>
        <w:tc>
          <w:tcPr>
            <w:tcW w:w="982" w:type="pct"/>
            <w:tcBorders>
              <w:top w:val="single" w:color="000000" w:sz="4" w:space="0"/>
              <w:left w:val="single" w:color="000000" w:sz="4" w:space="0"/>
              <w:bottom w:val="single" w:color="000000" w:sz="4" w:space="0"/>
              <w:right w:val="single" w:color="000000" w:sz="4" w:space="0"/>
            </w:tcBorders>
            <w:vAlign w:val="center"/>
          </w:tcPr>
          <w:p w14:paraId="2B828E60">
            <w:pPr>
              <w:pStyle w:val="30"/>
            </w:pPr>
            <w:r>
              <w:rPr>
                <w:rFonts w:hint="eastAsia"/>
              </w:rPr>
              <w:t>基金备案类型</w:t>
            </w:r>
          </w:p>
        </w:tc>
        <w:tc>
          <w:tcPr>
            <w:tcW w:w="2250" w:type="pct"/>
            <w:tcBorders>
              <w:top w:val="single" w:color="000000" w:sz="4" w:space="0"/>
              <w:left w:val="single" w:color="000000" w:sz="4" w:space="0"/>
              <w:bottom w:val="single" w:color="000000" w:sz="4" w:space="0"/>
              <w:right w:val="single" w:color="000000" w:sz="4" w:space="0"/>
            </w:tcBorders>
            <w:vAlign w:val="center"/>
          </w:tcPr>
          <w:p w14:paraId="4A9CBAE3">
            <w:pPr>
              <w:pStyle w:val="30"/>
            </w:pPr>
            <w:r>
              <w:rPr>
                <w:rFonts w:hint="eastAsia"/>
              </w:rPr>
              <w:t>字典校验股权投资基金|创业投资基金|FOF|其他投资基金</w:t>
            </w:r>
          </w:p>
        </w:tc>
      </w:tr>
      <w:tr w14:paraId="4EAB9749">
        <w:tblPrEx>
          <w:tblCellMar>
            <w:top w:w="0" w:type="dxa"/>
            <w:left w:w="108" w:type="dxa"/>
            <w:bottom w:w="0" w:type="dxa"/>
            <w:right w:w="108" w:type="dxa"/>
          </w:tblCellMar>
        </w:tblPrEx>
        <w:trPr>
          <w:trHeight w:val="216" w:hRule="atLeast"/>
          <w:jc w:val="center"/>
        </w:trPr>
        <w:tc>
          <w:tcPr>
            <w:tcW w:w="689" w:type="pct"/>
            <w:tcBorders>
              <w:top w:val="single" w:color="000000" w:sz="4" w:space="0"/>
              <w:left w:val="single" w:color="000000" w:sz="4" w:space="0"/>
              <w:bottom w:val="single" w:color="000000" w:sz="4" w:space="0"/>
              <w:right w:val="single" w:color="000000" w:sz="4" w:space="0"/>
            </w:tcBorders>
            <w:vAlign w:val="center"/>
          </w:tcPr>
          <w:p w14:paraId="00989055">
            <w:pPr>
              <w:pStyle w:val="30"/>
            </w:pPr>
            <w:r>
              <w:rPr>
                <w:rFonts w:hint="eastAsia"/>
              </w:rPr>
              <w:t>模版校验</w:t>
            </w:r>
          </w:p>
        </w:tc>
        <w:tc>
          <w:tcPr>
            <w:tcW w:w="1077" w:type="pct"/>
            <w:tcBorders>
              <w:top w:val="single" w:color="000000" w:sz="4" w:space="0"/>
              <w:left w:val="single" w:color="000000" w:sz="4" w:space="0"/>
              <w:bottom w:val="single" w:color="000000" w:sz="4" w:space="0"/>
              <w:right w:val="single" w:color="000000" w:sz="4" w:space="0"/>
            </w:tcBorders>
            <w:noWrap/>
            <w:vAlign w:val="center"/>
          </w:tcPr>
          <w:p w14:paraId="77E5B0C4">
            <w:pPr>
              <w:pStyle w:val="30"/>
            </w:pPr>
            <w:r>
              <w:rPr>
                <w:rFonts w:hint="eastAsia"/>
              </w:rPr>
              <w:t>1.基金基本信息</w:t>
            </w:r>
          </w:p>
        </w:tc>
        <w:tc>
          <w:tcPr>
            <w:tcW w:w="982" w:type="pct"/>
            <w:tcBorders>
              <w:top w:val="single" w:color="000000" w:sz="4" w:space="0"/>
              <w:left w:val="single" w:color="000000" w:sz="4" w:space="0"/>
              <w:bottom w:val="single" w:color="000000" w:sz="4" w:space="0"/>
              <w:right w:val="single" w:color="000000" w:sz="4" w:space="0"/>
            </w:tcBorders>
            <w:vAlign w:val="center"/>
          </w:tcPr>
          <w:p w14:paraId="41BB4FA2">
            <w:pPr>
              <w:pStyle w:val="30"/>
            </w:pPr>
            <w:r>
              <w:rPr>
                <w:rFonts w:hint="eastAsia"/>
              </w:rPr>
              <w:t>设立背景目的描述</w:t>
            </w:r>
          </w:p>
        </w:tc>
        <w:tc>
          <w:tcPr>
            <w:tcW w:w="2250" w:type="pct"/>
            <w:tcBorders>
              <w:top w:val="single" w:color="000000" w:sz="4" w:space="0"/>
              <w:left w:val="single" w:color="000000" w:sz="4" w:space="0"/>
              <w:bottom w:val="single" w:color="000000" w:sz="4" w:space="0"/>
              <w:right w:val="single" w:color="000000" w:sz="4" w:space="0"/>
            </w:tcBorders>
            <w:vAlign w:val="center"/>
          </w:tcPr>
          <w:p w14:paraId="49EAC59B">
            <w:pPr>
              <w:pStyle w:val="30"/>
            </w:pPr>
            <w:r>
              <w:rPr>
                <w:rFonts w:hint="eastAsia"/>
              </w:rPr>
              <w:t>非空</w:t>
            </w:r>
          </w:p>
        </w:tc>
      </w:tr>
      <w:tr w14:paraId="537967A4">
        <w:tblPrEx>
          <w:tblCellMar>
            <w:top w:w="0" w:type="dxa"/>
            <w:left w:w="108" w:type="dxa"/>
            <w:bottom w:w="0" w:type="dxa"/>
            <w:right w:w="108" w:type="dxa"/>
          </w:tblCellMar>
        </w:tblPrEx>
        <w:trPr>
          <w:trHeight w:val="216" w:hRule="atLeast"/>
          <w:jc w:val="center"/>
        </w:trPr>
        <w:tc>
          <w:tcPr>
            <w:tcW w:w="689" w:type="pct"/>
            <w:tcBorders>
              <w:top w:val="single" w:color="000000" w:sz="4" w:space="0"/>
              <w:left w:val="single" w:color="000000" w:sz="4" w:space="0"/>
              <w:bottom w:val="single" w:color="000000" w:sz="4" w:space="0"/>
              <w:right w:val="single" w:color="000000" w:sz="4" w:space="0"/>
            </w:tcBorders>
            <w:noWrap/>
            <w:vAlign w:val="center"/>
          </w:tcPr>
          <w:p w14:paraId="27D7AC67">
            <w:pPr>
              <w:pStyle w:val="30"/>
            </w:pPr>
            <w:r>
              <w:rPr>
                <w:rFonts w:hint="eastAsia"/>
              </w:rPr>
              <w:t>模版校验</w:t>
            </w:r>
          </w:p>
        </w:tc>
        <w:tc>
          <w:tcPr>
            <w:tcW w:w="1077" w:type="pct"/>
            <w:tcBorders>
              <w:top w:val="single" w:color="000000" w:sz="4" w:space="0"/>
              <w:left w:val="single" w:color="000000" w:sz="4" w:space="0"/>
              <w:bottom w:val="single" w:color="000000" w:sz="4" w:space="0"/>
              <w:right w:val="single" w:color="000000" w:sz="4" w:space="0"/>
            </w:tcBorders>
            <w:noWrap/>
            <w:vAlign w:val="center"/>
          </w:tcPr>
          <w:p w14:paraId="17FDBFF1">
            <w:pPr>
              <w:pStyle w:val="30"/>
            </w:pPr>
            <w:r>
              <w:rPr>
                <w:rFonts w:hint="eastAsia"/>
              </w:rPr>
              <w:t>1.基金基本信息</w:t>
            </w:r>
          </w:p>
        </w:tc>
        <w:tc>
          <w:tcPr>
            <w:tcW w:w="982" w:type="pct"/>
            <w:tcBorders>
              <w:top w:val="single" w:color="000000" w:sz="4" w:space="0"/>
              <w:left w:val="single" w:color="000000" w:sz="4" w:space="0"/>
              <w:bottom w:val="single" w:color="000000" w:sz="4" w:space="0"/>
              <w:right w:val="single" w:color="000000" w:sz="4" w:space="0"/>
            </w:tcBorders>
            <w:vAlign w:val="center"/>
          </w:tcPr>
          <w:p w14:paraId="7CB92FD4">
            <w:pPr>
              <w:pStyle w:val="30"/>
            </w:pPr>
            <w:r>
              <w:rPr>
                <w:rFonts w:hint="eastAsia"/>
              </w:rPr>
              <w:t>投资方向</w:t>
            </w:r>
          </w:p>
        </w:tc>
        <w:tc>
          <w:tcPr>
            <w:tcW w:w="2250" w:type="pct"/>
            <w:tcBorders>
              <w:top w:val="single" w:color="000000" w:sz="4" w:space="0"/>
              <w:left w:val="single" w:color="000000" w:sz="4" w:space="0"/>
              <w:bottom w:val="single" w:color="000000" w:sz="4" w:space="0"/>
              <w:right w:val="single" w:color="000000" w:sz="4" w:space="0"/>
            </w:tcBorders>
            <w:vAlign w:val="center"/>
          </w:tcPr>
          <w:p w14:paraId="676CC974">
            <w:pPr>
              <w:pStyle w:val="30"/>
            </w:pPr>
            <w:r>
              <w:rPr>
                <w:rFonts w:hint="eastAsia"/>
              </w:rPr>
              <w:t>非空</w:t>
            </w:r>
          </w:p>
        </w:tc>
      </w:tr>
      <w:tr w14:paraId="7254B6FD">
        <w:tblPrEx>
          <w:tblCellMar>
            <w:top w:w="0" w:type="dxa"/>
            <w:left w:w="108" w:type="dxa"/>
            <w:bottom w:w="0" w:type="dxa"/>
            <w:right w:w="108" w:type="dxa"/>
          </w:tblCellMar>
        </w:tblPrEx>
        <w:trPr>
          <w:trHeight w:val="216" w:hRule="atLeast"/>
          <w:jc w:val="center"/>
        </w:trPr>
        <w:tc>
          <w:tcPr>
            <w:tcW w:w="689" w:type="pct"/>
            <w:tcBorders>
              <w:top w:val="single" w:color="000000" w:sz="4" w:space="0"/>
              <w:left w:val="single" w:color="000000" w:sz="4" w:space="0"/>
              <w:bottom w:val="single" w:color="000000" w:sz="4" w:space="0"/>
              <w:right w:val="single" w:color="000000" w:sz="4" w:space="0"/>
            </w:tcBorders>
            <w:vAlign w:val="center"/>
          </w:tcPr>
          <w:p w14:paraId="7389EC1F">
            <w:pPr>
              <w:pStyle w:val="30"/>
            </w:pPr>
            <w:r>
              <w:rPr>
                <w:rFonts w:hint="eastAsia"/>
              </w:rPr>
              <w:t>模版校验</w:t>
            </w:r>
          </w:p>
        </w:tc>
        <w:tc>
          <w:tcPr>
            <w:tcW w:w="1077" w:type="pct"/>
            <w:tcBorders>
              <w:top w:val="single" w:color="000000" w:sz="4" w:space="0"/>
              <w:left w:val="single" w:color="000000" w:sz="4" w:space="0"/>
              <w:bottom w:val="single" w:color="000000" w:sz="4" w:space="0"/>
              <w:right w:val="single" w:color="000000" w:sz="4" w:space="0"/>
            </w:tcBorders>
            <w:noWrap/>
            <w:vAlign w:val="center"/>
          </w:tcPr>
          <w:p w14:paraId="0D345089">
            <w:pPr>
              <w:pStyle w:val="30"/>
            </w:pPr>
            <w:r>
              <w:rPr>
                <w:rFonts w:hint="eastAsia"/>
              </w:rPr>
              <w:t>1.基金基本信息</w:t>
            </w:r>
          </w:p>
        </w:tc>
        <w:tc>
          <w:tcPr>
            <w:tcW w:w="982" w:type="pct"/>
            <w:tcBorders>
              <w:top w:val="single" w:color="000000" w:sz="4" w:space="0"/>
              <w:left w:val="single" w:color="000000" w:sz="4" w:space="0"/>
              <w:bottom w:val="single" w:color="000000" w:sz="4" w:space="0"/>
              <w:right w:val="single" w:color="000000" w:sz="4" w:space="0"/>
            </w:tcBorders>
            <w:vAlign w:val="center"/>
          </w:tcPr>
          <w:p w14:paraId="2B024135">
            <w:pPr>
              <w:pStyle w:val="30"/>
            </w:pPr>
            <w:r>
              <w:rPr>
                <w:rFonts w:hint="eastAsia"/>
              </w:rPr>
              <w:t>主发起人</w:t>
            </w:r>
          </w:p>
        </w:tc>
        <w:tc>
          <w:tcPr>
            <w:tcW w:w="2250" w:type="pct"/>
            <w:tcBorders>
              <w:top w:val="single" w:color="000000" w:sz="4" w:space="0"/>
              <w:left w:val="single" w:color="000000" w:sz="4" w:space="0"/>
              <w:bottom w:val="single" w:color="000000" w:sz="4" w:space="0"/>
              <w:right w:val="single" w:color="000000" w:sz="4" w:space="0"/>
            </w:tcBorders>
            <w:vAlign w:val="center"/>
          </w:tcPr>
          <w:p w14:paraId="108C52E4">
            <w:pPr>
              <w:pStyle w:val="30"/>
            </w:pPr>
            <w:r>
              <w:rPr>
                <w:rFonts w:hint="eastAsia"/>
              </w:rPr>
              <w:t>非空</w:t>
            </w:r>
          </w:p>
        </w:tc>
      </w:tr>
      <w:tr w14:paraId="093CE74A">
        <w:tblPrEx>
          <w:tblCellMar>
            <w:top w:w="0" w:type="dxa"/>
            <w:left w:w="108" w:type="dxa"/>
            <w:bottom w:w="0" w:type="dxa"/>
            <w:right w:w="108" w:type="dxa"/>
          </w:tblCellMar>
        </w:tblPrEx>
        <w:trPr>
          <w:trHeight w:val="384" w:hRule="atLeast"/>
          <w:jc w:val="center"/>
        </w:trPr>
        <w:tc>
          <w:tcPr>
            <w:tcW w:w="689" w:type="pct"/>
            <w:tcBorders>
              <w:top w:val="single" w:color="000000" w:sz="4" w:space="0"/>
              <w:left w:val="single" w:color="000000" w:sz="4" w:space="0"/>
              <w:bottom w:val="single" w:color="000000" w:sz="4" w:space="0"/>
              <w:right w:val="single" w:color="000000" w:sz="4" w:space="0"/>
            </w:tcBorders>
            <w:noWrap/>
            <w:vAlign w:val="center"/>
          </w:tcPr>
          <w:p w14:paraId="36FCF0A9">
            <w:pPr>
              <w:pStyle w:val="30"/>
            </w:pPr>
            <w:r>
              <w:rPr>
                <w:rFonts w:hint="eastAsia"/>
              </w:rPr>
              <w:t>模版校验</w:t>
            </w:r>
          </w:p>
        </w:tc>
        <w:tc>
          <w:tcPr>
            <w:tcW w:w="1077" w:type="pct"/>
            <w:tcBorders>
              <w:top w:val="single" w:color="000000" w:sz="4" w:space="0"/>
              <w:left w:val="single" w:color="000000" w:sz="4" w:space="0"/>
              <w:bottom w:val="single" w:color="000000" w:sz="4" w:space="0"/>
              <w:right w:val="single" w:color="000000" w:sz="4" w:space="0"/>
            </w:tcBorders>
            <w:noWrap/>
            <w:vAlign w:val="center"/>
          </w:tcPr>
          <w:p w14:paraId="20A95AD7">
            <w:pPr>
              <w:pStyle w:val="30"/>
            </w:pPr>
            <w:r>
              <w:rPr>
                <w:rFonts w:hint="eastAsia"/>
              </w:rPr>
              <w:t>1.基金基本信息</w:t>
            </w:r>
          </w:p>
        </w:tc>
        <w:tc>
          <w:tcPr>
            <w:tcW w:w="982" w:type="pct"/>
            <w:tcBorders>
              <w:top w:val="single" w:color="000000" w:sz="4" w:space="0"/>
              <w:left w:val="single" w:color="000000" w:sz="4" w:space="0"/>
              <w:bottom w:val="single" w:color="000000" w:sz="4" w:space="0"/>
              <w:right w:val="single" w:color="000000" w:sz="4" w:space="0"/>
            </w:tcBorders>
            <w:vAlign w:val="center"/>
          </w:tcPr>
          <w:p w14:paraId="1C0E9C9C">
            <w:pPr>
              <w:pStyle w:val="30"/>
            </w:pPr>
            <w:r>
              <w:rPr>
                <w:rFonts w:hint="eastAsia"/>
              </w:rPr>
              <w:t>基金注册地</w:t>
            </w:r>
          </w:p>
        </w:tc>
        <w:tc>
          <w:tcPr>
            <w:tcW w:w="2250" w:type="pct"/>
            <w:tcBorders>
              <w:top w:val="single" w:color="000000" w:sz="4" w:space="0"/>
              <w:left w:val="single" w:color="000000" w:sz="4" w:space="0"/>
              <w:bottom w:val="single" w:color="000000" w:sz="4" w:space="0"/>
              <w:right w:val="single" w:color="000000" w:sz="4" w:space="0"/>
            </w:tcBorders>
            <w:vAlign w:val="center"/>
          </w:tcPr>
          <w:p w14:paraId="779AD07B">
            <w:pPr>
              <w:pStyle w:val="30"/>
            </w:pPr>
            <w:r>
              <w:rPr>
                <w:rFonts w:hint="eastAsia"/>
              </w:rPr>
              <w:t>公司型和合伙型基金时必填</w:t>
            </w:r>
          </w:p>
        </w:tc>
      </w:tr>
      <w:tr w14:paraId="033189BE">
        <w:tblPrEx>
          <w:tblCellMar>
            <w:top w:w="0" w:type="dxa"/>
            <w:left w:w="108" w:type="dxa"/>
            <w:bottom w:w="0" w:type="dxa"/>
            <w:right w:w="108" w:type="dxa"/>
          </w:tblCellMar>
        </w:tblPrEx>
        <w:trPr>
          <w:trHeight w:val="384" w:hRule="atLeast"/>
          <w:jc w:val="center"/>
        </w:trPr>
        <w:tc>
          <w:tcPr>
            <w:tcW w:w="689" w:type="pct"/>
            <w:tcBorders>
              <w:top w:val="single" w:color="000000" w:sz="4" w:space="0"/>
              <w:left w:val="single" w:color="000000" w:sz="4" w:space="0"/>
              <w:bottom w:val="single" w:color="000000" w:sz="4" w:space="0"/>
              <w:right w:val="single" w:color="000000" w:sz="4" w:space="0"/>
            </w:tcBorders>
            <w:noWrap/>
            <w:vAlign w:val="center"/>
          </w:tcPr>
          <w:p w14:paraId="0081A4E1">
            <w:pPr>
              <w:pStyle w:val="30"/>
            </w:pPr>
            <w:r>
              <w:rPr>
                <w:rFonts w:hint="eastAsia"/>
              </w:rPr>
              <w:t>模版校验</w:t>
            </w:r>
          </w:p>
        </w:tc>
        <w:tc>
          <w:tcPr>
            <w:tcW w:w="1077" w:type="pct"/>
            <w:tcBorders>
              <w:top w:val="single" w:color="000000" w:sz="4" w:space="0"/>
              <w:left w:val="single" w:color="000000" w:sz="4" w:space="0"/>
              <w:bottom w:val="single" w:color="000000" w:sz="4" w:space="0"/>
              <w:right w:val="single" w:color="000000" w:sz="4" w:space="0"/>
            </w:tcBorders>
            <w:noWrap/>
            <w:vAlign w:val="center"/>
          </w:tcPr>
          <w:p w14:paraId="089EF88D">
            <w:pPr>
              <w:pStyle w:val="30"/>
            </w:pPr>
            <w:r>
              <w:rPr>
                <w:rFonts w:hint="eastAsia"/>
              </w:rPr>
              <w:t>1.基金基本信息</w:t>
            </w:r>
          </w:p>
        </w:tc>
        <w:tc>
          <w:tcPr>
            <w:tcW w:w="982" w:type="pct"/>
            <w:tcBorders>
              <w:top w:val="single" w:color="000000" w:sz="4" w:space="0"/>
              <w:left w:val="single" w:color="000000" w:sz="4" w:space="0"/>
              <w:bottom w:val="single" w:color="000000" w:sz="4" w:space="0"/>
              <w:right w:val="single" w:color="000000" w:sz="4" w:space="0"/>
            </w:tcBorders>
            <w:vAlign w:val="center"/>
          </w:tcPr>
          <w:p w14:paraId="55B1DE2A">
            <w:pPr>
              <w:pStyle w:val="30"/>
            </w:pPr>
            <w:r>
              <w:rPr>
                <w:rFonts w:hint="eastAsia"/>
              </w:rPr>
              <w:t>组织形式</w:t>
            </w:r>
          </w:p>
        </w:tc>
        <w:tc>
          <w:tcPr>
            <w:tcW w:w="2250" w:type="pct"/>
            <w:tcBorders>
              <w:top w:val="single" w:color="000000" w:sz="4" w:space="0"/>
              <w:left w:val="single" w:color="000000" w:sz="4" w:space="0"/>
              <w:bottom w:val="single" w:color="000000" w:sz="4" w:space="0"/>
              <w:right w:val="single" w:color="000000" w:sz="4" w:space="0"/>
            </w:tcBorders>
            <w:vAlign w:val="center"/>
          </w:tcPr>
          <w:p w14:paraId="23A4C54B">
            <w:pPr>
              <w:pStyle w:val="30"/>
            </w:pPr>
            <w:r>
              <w:rPr>
                <w:rFonts w:hint="eastAsia"/>
              </w:rPr>
              <w:t>字典校验（公司型|合伙型|契约型）</w:t>
            </w:r>
          </w:p>
        </w:tc>
      </w:tr>
      <w:tr w14:paraId="5361DCB2">
        <w:tblPrEx>
          <w:tblCellMar>
            <w:top w:w="0" w:type="dxa"/>
            <w:left w:w="108" w:type="dxa"/>
            <w:bottom w:w="0" w:type="dxa"/>
            <w:right w:w="108" w:type="dxa"/>
          </w:tblCellMar>
        </w:tblPrEx>
        <w:trPr>
          <w:trHeight w:val="384" w:hRule="atLeast"/>
          <w:jc w:val="center"/>
        </w:trPr>
        <w:tc>
          <w:tcPr>
            <w:tcW w:w="689" w:type="pct"/>
            <w:tcBorders>
              <w:top w:val="single" w:color="000000" w:sz="4" w:space="0"/>
              <w:left w:val="single" w:color="000000" w:sz="4" w:space="0"/>
              <w:bottom w:val="single" w:color="000000" w:sz="4" w:space="0"/>
              <w:right w:val="single" w:color="000000" w:sz="4" w:space="0"/>
            </w:tcBorders>
            <w:noWrap/>
            <w:vAlign w:val="center"/>
          </w:tcPr>
          <w:p w14:paraId="1E7DFA0B">
            <w:pPr>
              <w:pStyle w:val="30"/>
            </w:pPr>
            <w:r>
              <w:rPr>
                <w:rFonts w:hint="eastAsia"/>
              </w:rPr>
              <w:t>模版校验</w:t>
            </w:r>
          </w:p>
        </w:tc>
        <w:tc>
          <w:tcPr>
            <w:tcW w:w="1077" w:type="pct"/>
            <w:tcBorders>
              <w:top w:val="single" w:color="000000" w:sz="4" w:space="0"/>
              <w:left w:val="single" w:color="000000" w:sz="4" w:space="0"/>
              <w:bottom w:val="single" w:color="000000" w:sz="4" w:space="0"/>
              <w:right w:val="single" w:color="000000" w:sz="4" w:space="0"/>
            </w:tcBorders>
            <w:noWrap/>
            <w:vAlign w:val="center"/>
          </w:tcPr>
          <w:p w14:paraId="61EE3E6E">
            <w:pPr>
              <w:pStyle w:val="30"/>
            </w:pPr>
            <w:r>
              <w:rPr>
                <w:rFonts w:hint="eastAsia"/>
              </w:rPr>
              <w:t>1.基金基本信息</w:t>
            </w:r>
          </w:p>
        </w:tc>
        <w:tc>
          <w:tcPr>
            <w:tcW w:w="982" w:type="pct"/>
            <w:tcBorders>
              <w:top w:val="single" w:color="000000" w:sz="4" w:space="0"/>
              <w:left w:val="single" w:color="000000" w:sz="4" w:space="0"/>
              <w:bottom w:val="single" w:color="000000" w:sz="4" w:space="0"/>
              <w:right w:val="single" w:color="000000" w:sz="4" w:space="0"/>
            </w:tcBorders>
            <w:vAlign w:val="center"/>
          </w:tcPr>
          <w:p w14:paraId="0BDDE8EA">
            <w:pPr>
              <w:pStyle w:val="30"/>
            </w:pPr>
            <w:r>
              <w:rPr>
                <w:rFonts w:hint="eastAsia"/>
              </w:rPr>
              <w:t>基金币种</w:t>
            </w:r>
          </w:p>
        </w:tc>
        <w:tc>
          <w:tcPr>
            <w:tcW w:w="2250" w:type="pct"/>
            <w:tcBorders>
              <w:top w:val="single" w:color="000000" w:sz="4" w:space="0"/>
              <w:left w:val="single" w:color="000000" w:sz="4" w:space="0"/>
              <w:bottom w:val="single" w:color="000000" w:sz="4" w:space="0"/>
              <w:right w:val="single" w:color="000000" w:sz="4" w:space="0"/>
            </w:tcBorders>
            <w:vAlign w:val="center"/>
          </w:tcPr>
          <w:p w14:paraId="5B3D2283">
            <w:pPr>
              <w:pStyle w:val="30"/>
            </w:pPr>
            <w:r>
              <w:rPr>
                <w:rFonts w:hint="eastAsia"/>
              </w:rPr>
              <w:t>字典校验（人民币|美元|港币|英镑|日元）</w:t>
            </w:r>
          </w:p>
        </w:tc>
      </w:tr>
      <w:tr w14:paraId="31BB818C">
        <w:tblPrEx>
          <w:tblCellMar>
            <w:top w:w="0" w:type="dxa"/>
            <w:left w:w="108" w:type="dxa"/>
            <w:bottom w:w="0" w:type="dxa"/>
            <w:right w:w="108" w:type="dxa"/>
          </w:tblCellMar>
        </w:tblPrEx>
        <w:trPr>
          <w:trHeight w:val="216" w:hRule="atLeast"/>
          <w:jc w:val="center"/>
        </w:trPr>
        <w:tc>
          <w:tcPr>
            <w:tcW w:w="689" w:type="pct"/>
            <w:tcBorders>
              <w:top w:val="single" w:color="000000" w:sz="4" w:space="0"/>
              <w:left w:val="single" w:color="000000" w:sz="4" w:space="0"/>
              <w:bottom w:val="single" w:color="000000" w:sz="4" w:space="0"/>
              <w:right w:val="single" w:color="000000" w:sz="4" w:space="0"/>
            </w:tcBorders>
            <w:noWrap/>
            <w:vAlign w:val="center"/>
          </w:tcPr>
          <w:p w14:paraId="6C5C8216">
            <w:pPr>
              <w:pStyle w:val="30"/>
            </w:pPr>
            <w:r>
              <w:rPr>
                <w:rFonts w:hint="eastAsia"/>
              </w:rPr>
              <w:t>模版校验</w:t>
            </w:r>
          </w:p>
        </w:tc>
        <w:tc>
          <w:tcPr>
            <w:tcW w:w="1077" w:type="pct"/>
            <w:tcBorders>
              <w:top w:val="single" w:color="000000" w:sz="4" w:space="0"/>
              <w:left w:val="single" w:color="000000" w:sz="4" w:space="0"/>
              <w:bottom w:val="single" w:color="000000" w:sz="4" w:space="0"/>
              <w:right w:val="single" w:color="000000" w:sz="4" w:space="0"/>
            </w:tcBorders>
            <w:noWrap/>
            <w:vAlign w:val="center"/>
          </w:tcPr>
          <w:p w14:paraId="33F775A3">
            <w:pPr>
              <w:pStyle w:val="30"/>
            </w:pPr>
            <w:r>
              <w:rPr>
                <w:rFonts w:hint="eastAsia"/>
              </w:rPr>
              <w:t>1.基金基本信息</w:t>
            </w:r>
          </w:p>
        </w:tc>
        <w:tc>
          <w:tcPr>
            <w:tcW w:w="982" w:type="pct"/>
            <w:tcBorders>
              <w:top w:val="single" w:color="000000" w:sz="4" w:space="0"/>
              <w:left w:val="single" w:color="000000" w:sz="4" w:space="0"/>
              <w:bottom w:val="single" w:color="000000" w:sz="4" w:space="0"/>
              <w:right w:val="single" w:color="000000" w:sz="4" w:space="0"/>
            </w:tcBorders>
            <w:vAlign w:val="center"/>
          </w:tcPr>
          <w:p w14:paraId="3768BA91">
            <w:pPr>
              <w:pStyle w:val="30"/>
            </w:pPr>
            <w:r>
              <w:rPr>
                <w:rFonts w:hint="eastAsia"/>
              </w:rPr>
              <w:t>工商注册日期</w:t>
            </w:r>
          </w:p>
        </w:tc>
        <w:tc>
          <w:tcPr>
            <w:tcW w:w="2250" w:type="pct"/>
            <w:tcBorders>
              <w:top w:val="single" w:color="000000" w:sz="4" w:space="0"/>
              <w:left w:val="single" w:color="000000" w:sz="4" w:space="0"/>
              <w:bottom w:val="single" w:color="000000" w:sz="4" w:space="0"/>
              <w:right w:val="single" w:color="000000" w:sz="4" w:space="0"/>
            </w:tcBorders>
            <w:vAlign w:val="center"/>
          </w:tcPr>
          <w:p w14:paraId="47CA2A09">
            <w:pPr>
              <w:pStyle w:val="30"/>
            </w:pPr>
            <w:r>
              <w:rPr>
                <w:rFonts w:hint="eastAsia"/>
              </w:rPr>
              <w:t>非空</w:t>
            </w:r>
          </w:p>
        </w:tc>
      </w:tr>
      <w:tr w14:paraId="3AF88E95">
        <w:tblPrEx>
          <w:tblCellMar>
            <w:top w:w="0" w:type="dxa"/>
            <w:left w:w="108" w:type="dxa"/>
            <w:bottom w:w="0" w:type="dxa"/>
            <w:right w:w="108" w:type="dxa"/>
          </w:tblCellMar>
        </w:tblPrEx>
        <w:trPr>
          <w:trHeight w:val="216" w:hRule="atLeast"/>
          <w:jc w:val="center"/>
        </w:trPr>
        <w:tc>
          <w:tcPr>
            <w:tcW w:w="689" w:type="pct"/>
            <w:tcBorders>
              <w:top w:val="single" w:color="000000" w:sz="4" w:space="0"/>
              <w:left w:val="single" w:color="000000" w:sz="4" w:space="0"/>
              <w:bottom w:val="single" w:color="000000" w:sz="4" w:space="0"/>
              <w:right w:val="single" w:color="000000" w:sz="4" w:space="0"/>
            </w:tcBorders>
            <w:vAlign w:val="center"/>
          </w:tcPr>
          <w:p w14:paraId="0165AF61">
            <w:pPr>
              <w:pStyle w:val="30"/>
            </w:pPr>
            <w:r>
              <w:rPr>
                <w:rFonts w:hint="eastAsia"/>
              </w:rPr>
              <w:t>模版校验</w:t>
            </w:r>
          </w:p>
        </w:tc>
        <w:tc>
          <w:tcPr>
            <w:tcW w:w="1077" w:type="pct"/>
            <w:tcBorders>
              <w:top w:val="single" w:color="000000" w:sz="4" w:space="0"/>
              <w:left w:val="single" w:color="000000" w:sz="4" w:space="0"/>
              <w:bottom w:val="single" w:color="000000" w:sz="4" w:space="0"/>
              <w:right w:val="single" w:color="000000" w:sz="4" w:space="0"/>
            </w:tcBorders>
            <w:noWrap/>
            <w:vAlign w:val="center"/>
          </w:tcPr>
          <w:p w14:paraId="3505D5B6">
            <w:pPr>
              <w:pStyle w:val="30"/>
            </w:pPr>
            <w:r>
              <w:rPr>
                <w:rFonts w:hint="eastAsia"/>
              </w:rPr>
              <w:t>1.基金基本信息</w:t>
            </w:r>
          </w:p>
        </w:tc>
        <w:tc>
          <w:tcPr>
            <w:tcW w:w="982" w:type="pct"/>
            <w:tcBorders>
              <w:top w:val="single" w:color="000000" w:sz="4" w:space="0"/>
              <w:left w:val="single" w:color="000000" w:sz="4" w:space="0"/>
              <w:bottom w:val="single" w:color="000000" w:sz="4" w:space="0"/>
              <w:right w:val="single" w:color="000000" w:sz="4" w:space="0"/>
            </w:tcBorders>
            <w:vAlign w:val="center"/>
          </w:tcPr>
          <w:p w14:paraId="3BE466CF">
            <w:pPr>
              <w:pStyle w:val="30"/>
            </w:pPr>
            <w:r>
              <w:rPr>
                <w:rFonts w:hint="eastAsia"/>
              </w:rPr>
              <w:t>投资期起始日期</w:t>
            </w:r>
          </w:p>
        </w:tc>
        <w:tc>
          <w:tcPr>
            <w:tcW w:w="2250" w:type="pct"/>
            <w:tcBorders>
              <w:top w:val="single" w:color="000000" w:sz="4" w:space="0"/>
              <w:left w:val="single" w:color="000000" w:sz="4" w:space="0"/>
              <w:bottom w:val="single" w:color="000000" w:sz="4" w:space="0"/>
              <w:right w:val="single" w:color="000000" w:sz="4" w:space="0"/>
            </w:tcBorders>
            <w:vAlign w:val="center"/>
          </w:tcPr>
          <w:p w14:paraId="4448E150">
            <w:pPr>
              <w:pStyle w:val="30"/>
            </w:pPr>
            <w:r>
              <w:rPr>
                <w:rFonts w:hint="eastAsia"/>
              </w:rPr>
              <w:t>非空</w:t>
            </w:r>
          </w:p>
        </w:tc>
      </w:tr>
      <w:tr w14:paraId="784FAB27">
        <w:tblPrEx>
          <w:tblCellMar>
            <w:top w:w="0" w:type="dxa"/>
            <w:left w:w="108" w:type="dxa"/>
            <w:bottom w:w="0" w:type="dxa"/>
            <w:right w:w="108" w:type="dxa"/>
          </w:tblCellMar>
        </w:tblPrEx>
        <w:trPr>
          <w:trHeight w:val="576" w:hRule="atLeast"/>
          <w:jc w:val="center"/>
        </w:trPr>
        <w:tc>
          <w:tcPr>
            <w:tcW w:w="689" w:type="pct"/>
            <w:tcBorders>
              <w:top w:val="single" w:color="000000" w:sz="4" w:space="0"/>
              <w:left w:val="single" w:color="000000" w:sz="4" w:space="0"/>
              <w:bottom w:val="single" w:color="000000" w:sz="4" w:space="0"/>
              <w:right w:val="single" w:color="000000" w:sz="4" w:space="0"/>
            </w:tcBorders>
            <w:noWrap/>
            <w:vAlign w:val="center"/>
          </w:tcPr>
          <w:p w14:paraId="6C82BFC5">
            <w:pPr>
              <w:pStyle w:val="30"/>
            </w:pPr>
            <w:r>
              <w:rPr>
                <w:rFonts w:hint="eastAsia"/>
              </w:rPr>
              <w:t>模版校验</w:t>
            </w:r>
          </w:p>
        </w:tc>
        <w:tc>
          <w:tcPr>
            <w:tcW w:w="1077" w:type="pct"/>
            <w:tcBorders>
              <w:top w:val="single" w:color="000000" w:sz="4" w:space="0"/>
              <w:left w:val="single" w:color="000000" w:sz="4" w:space="0"/>
              <w:bottom w:val="single" w:color="000000" w:sz="4" w:space="0"/>
              <w:right w:val="single" w:color="000000" w:sz="4" w:space="0"/>
            </w:tcBorders>
            <w:noWrap/>
            <w:vAlign w:val="center"/>
          </w:tcPr>
          <w:p w14:paraId="6F03DA01">
            <w:pPr>
              <w:pStyle w:val="30"/>
            </w:pPr>
            <w:r>
              <w:rPr>
                <w:rFonts w:hint="eastAsia"/>
              </w:rPr>
              <w:t>1.基金基本信息</w:t>
            </w:r>
          </w:p>
        </w:tc>
        <w:tc>
          <w:tcPr>
            <w:tcW w:w="982" w:type="pct"/>
            <w:tcBorders>
              <w:top w:val="single" w:color="000000" w:sz="4" w:space="0"/>
              <w:left w:val="single" w:color="000000" w:sz="4" w:space="0"/>
              <w:bottom w:val="single" w:color="000000" w:sz="4" w:space="0"/>
              <w:right w:val="single" w:color="000000" w:sz="4" w:space="0"/>
            </w:tcBorders>
            <w:vAlign w:val="center"/>
          </w:tcPr>
          <w:p w14:paraId="01CF58DF">
            <w:pPr>
              <w:pStyle w:val="30"/>
            </w:pPr>
            <w:r>
              <w:rPr>
                <w:rFonts w:hint="eastAsia"/>
              </w:rPr>
              <w:t>基金状态</w:t>
            </w:r>
          </w:p>
        </w:tc>
        <w:tc>
          <w:tcPr>
            <w:tcW w:w="2250" w:type="pct"/>
            <w:tcBorders>
              <w:top w:val="single" w:color="000000" w:sz="4" w:space="0"/>
              <w:left w:val="single" w:color="000000" w:sz="4" w:space="0"/>
              <w:bottom w:val="single" w:color="000000" w:sz="4" w:space="0"/>
              <w:right w:val="single" w:color="000000" w:sz="4" w:space="0"/>
            </w:tcBorders>
            <w:vAlign w:val="center"/>
          </w:tcPr>
          <w:p w14:paraId="0A9103E9">
            <w:pPr>
              <w:pStyle w:val="30"/>
            </w:pPr>
            <w:r>
              <w:rPr>
                <w:rFonts w:hint="eastAsia"/>
              </w:rPr>
              <w:t>字典校验（拟设立|投资期|退出期|清算期|已清盘|已退出）</w:t>
            </w:r>
          </w:p>
        </w:tc>
      </w:tr>
    </w:tbl>
    <w:p w14:paraId="23660021">
      <w:pPr>
        <w:pStyle w:val="6"/>
        <w:numPr>
          <w:ilvl w:val="4"/>
          <w:numId w:val="0"/>
        </w:numPr>
      </w:pPr>
      <w:r>
        <w:rPr>
          <w:rFonts w:hint="eastAsia" w:eastAsia="宋体" w:cs="宋体"/>
        </w:rPr>
        <w:t xml:space="preserve">6.1.3.1.5  </w:t>
      </w:r>
      <w:r>
        <w:rPr>
          <w:rFonts w:hint="eastAsia"/>
        </w:rPr>
        <w:t>参投基金审批</w:t>
      </w:r>
    </w:p>
    <w:p w14:paraId="1B1FBE31">
      <w:pPr>
        <w:ind w:firstLine="480"/>
      </w:pPr>
      <w:r>
        <w:rPr>
          <w:rFonts w:hint="eastAsia"/>
        </w:rPr>
        <w:t>LP审批处理：支持提报人对已提报流程进行撤回，删除；支持企业集团业务管理员、企业集团管理员两级审批。审批退回至填报人修改后重新审批。</w:t>
      </w:r>
    </w:p>
    <w:p w14:paraId="2BD02D3A">
      <w:pPr>
        <w:pStyle w:val="6"/>
        <w:numPr>
          <w:ilvl w:val="4"/>
          <w:numId w:val="0"/>
        </w:numPr>
      </w:pPr>
      <w:r>
        <w:rPr>
          <w:rFonts w:hint="eastAsia" w:eastAsia="宋体" w:cs="宋体"/>
        </w:rPr>
        <w:t xml:space="preserve">6.1.3.1.6  </w:t>
      </w:r>
      <w:r>
        <w:rPr>
          <w:rFonts w:hint="eastAsia"/>
        </w:rPr>
        <w:t>参投基金数据修正</w:t>
      </w:r>
    </w:p>
    <w:p w14:paraId="6C63D239">
      <w:pPr>
        <w:ind w:firstLine="480"/>
      </w:pPr>
      <w:r>
        <w:rPr>
          <w:rFonts w:hint="eastAsia"/>
        </w:rPr>
        <w:t>LP基金数据修正：根据具体数据退回条目，由原始提报人修订各类LP报送退回数据。对于往期历史报送数据，退回数据应限定可修订数据范围，不允许修改的数据，退回后需设定为只读。</w:t>
      </w:r>
    </w:p>
    <w:p w14:paraId="4C84D1D6">
      <w:pPr>
        <w:pStyle w:val="6"/>
        <w:numPr>
          <w:ilvl w:val="4"/>
          <w:numId w:val="0"/>
        </w:numPr>
      </w:pPr>
      <w:r>
        <w:rPr>
          <w:rFonts w:hint="eastAsia" w:eastAsia="宋体" w:cs="宋体"/>
        </w:rPr>
        <w:t xml:space="preserve">6.1.3.1.7  </w:t>
      </w:r>
      <w:r>
        <w:rPr>
          <w:rFonts w:hint="eastAsia"/>
        </w:rPr>
        <w:t>制度备案</w:t>
      </w:r>
    </w:p>
    <w:p w14:paraId="1E72E5C5">
      <w:pPr>
        <w:ind w:firstLine="480"/>
      </w:pPr>
      <w:r>
        <w:rPr>
          <w:rFonts w:hint="eastAsia"/>
        </w:rPr>
        <w:t>企业基金管理制度备案管理：前端实现备案企业自有基金管理制度相关文件和制度质量，设定校验逻辑，与数据报送功能给关联，提示企业及时备案或维护备案文档。备案文件支持查询和导出。</w:t>
      </w:r>
    </w:p>
    <w:p w14:paraId="38E5870A">
      <w:pPr>
        <w:pStyle w:val="6"/>
        <w:numPr>
          <w:ilvl w:val="4"/>
          <w:numId w:val="0"/>
        </w:numPr>
      </w:pPr>
      <w:r>
        <w:rPr>
          <w:rFonts w:hint="eastAsia" w:eastAsia="宋体" w:cs="宋体"/>
        </w:rPr>
        <w:t xml:space="preserve">6.1.3.1.8  </w:t>
      </w:r>
      <w:r>
        <w:rPr>
          <w:rFonts w:hint="eastAsia"/>
        </w:rPr>
        <w:t>任务管理</w:t>
      </w:r>
    </w:p>
    <w:p w14:paraId="587A679E">
      <w:pPr>
        <w:ind w:firstLine="480"/>
      </w:pPr>
      <w:r>
        <w:rPr>
          <w:rFonts w:hint="eastAsia"/>
        </w:rPr>
        <w:t>平台工作任务处理能力建设。需要支持管理端可创建生成提报任务；工作业务流程确定审批任务，推送任务事项至填报端处理人；填报端接收待办任务，可展示和处理个人待办任务；根据平台数据校验结果，后台创建数据修订任务，将特定数据退回至报送人修订；报送人可接收到数据修订任务。</w:t>
      </w:r>
    </w:p>
    <w:p w14:paraId="6AE60232">
      <w:pPr>
        <w:pStyle w:val="5"/>
        <w:numPr>
          <w:ilvl w:val="3"/>
          <w:numId w:val="0"/>
        </w:numPr>
      </w:pPr>
      <w:r>
        <w:rPr>
          <w:rFonts w:hint="eastAsia" w:cs="宋体"/>
        </w:rPr>
        <w:t xml:space="preserve">6.1.3.2  </w:t>
      </w:r>
      <w:r>
        <w:rPr>
          <w:rFonts w:hint="eastAsia"/>
        </w:rPr>
        <w:t>数据查询（填报端）</w:t>
      </w:r>
    </w:p>
    <w:p w14:paraId="14EF244A">
      <w:pPr>
        <w:ind w:firstLine="480"/>
      </w:pPr>
      <w:r>
        <w:rPr>
          <w:rFonts w:hint="eastAsia"/>
        </w:rPr>
        <w:t>基金信息系统在填报端，实现历史填报数据的详情查询。查询数据范围与当前操作用户所在集团/企业一致。具体实现如下报表查询内容：</w:t>
      </w:r>
    </w:p>
    <w:p w14:paraId="354FE28E">
      <w:pPr>
        <w:pStyle w:val="6"/>
        <w:numPr>
          <w:ilvl w:val="4"/>
          <w:numId w:val="0"/>
        </w:numPr>
      </w:pPr>
      <w:r>
        <w:rPr>
          <w:rFonts w:hint="eastAsia" w:eastAsia="宋体" w:cs="宋体"/>
        </w:rPr>
        <w:t xml:space="preserve">6.1.3.2.1  </w:t>
      </w:r>
      <w:r>
        <w:rPr>
          <w:rFonts w:hint="eastAsia"/>
        </w:rPr>
        <w:t>实控基金数据明细查询</w:t>
      </w:r>
    </w:p>
    <w:p w14:paraId="54B339DA">
      <w:pPr>
        <w:ind w:firstLine="480"/>
      </w:pPr>
      <w:r>
        <w:rPr>
          <w:rFonts w:hint="eastAsia"/>
        </w:rPr>
        <w:t>基金管理人相关查询：GP基金管理人信息，GP投资人信息，合规信息，董监高信息；基金相关查询：GP基金基本信息，GP投资人信息，决策相关人员信息，子基金基本信息，直投项目基本信息。</w:t>
      </w:r>
    </w:p>
    <w:p w14:paraId="7ABF38FB">
      <w:pPr>
        <w:pStyle w:val="6"/>
        <w:numPr>
          <w:ilvl w:val="4"/>
          <w:numId w:val="0"/>
        </w:numPr>
      </w:pPr>
      <w:r>
        <w:rPr>
          <w:rFonts w:hint="eastAsia" w:eastAsia="宋体" w:cs="宋体"/>
        </w:rPr>
        <w:t xml:space="preserve">6.1.3.2.2  </w:t>
      </w:r>
      <w:r>
        <w:rPr>
          <w:rFonts w:hint="eastAsia"/>
        </w:rPr>
        <w:t>参投基金信息报送</w:t>
      </w:r>
    </w:p>
    <w:p w14:paraId="14F9FEC1">
      <w:pPr>
        <w:ind w:firstLine="480"/>
      </w:pPr>
      <w:r>
        <w:rPr>
          <w:rFonts w:hint="eastAsia"/>
        </w:rPr>
        <w:t>基金管理人相关信息：LP基金管理人信息，合规信息，董监高信息等；基金相关查询：LP基金基本信息，LP投资人信息，决策相关人员信息，子基金基本信息，投资项目基本信息。</w:t>
      </w:r>
    </w:p>
    <w:p w14:paraId="55AEF878">
      <w:pPr>
        <w:pStyle w:val="6"/>
        <w:numPr>
          <w:ilvl w:val="4"/>
          <w:numId w:val="0"/>
        </w:numPr>
      </w:pPr>
      <w:r>
        <w:rPr>
          <w:rFonts w:hint="eastAsia" w:eastAsia="宋体" w:cs="宋体"/>
        </w:rPr>
        <w:t xml:space="preserve">6.1.3.2.3  </w:t>
      </w:r>
      <w:r>
        <w:rPr>
          <w:rFonts w:hint="eastAsia"/>
        </w:rPr>
        <w:t>待补填基金清单</w:t>
      </w:r>
    </w:p>
    <w:p w14:paraId="347F02F0">
      <w:pPr>
        <w:ind w:firstLine="480"/>
      </w:pPr>
      <w:r>
        <w:rPr>
          <w:rFonts w:hint="eastAsia"/>
        </w:rPr>
        <w:t>填报端依据授权范围，计算获取补填缺口。分级查询参投基金清单、实控基金的补填清单。</w:t>
      </w:r>
    </w:p>
    <w:p w14:paraId="07A087E2">
      <w:pPr>
        <w:pStyle w:val="6"/>
        <w:numPr>
          <w:ilvl w:val="4"/>
          <w:numId w:val="0"/>
        </w:numPr>
      </w:pPr>
      <w:r>
        <w:rPr>
          <w:rFonts w:hint="eastAsia" w:eastAsia="宋体" w:cs="宋体"/>
        </w:rPr>
        <w:t xml:space="preserve">6.1.3.2.4  </w:t>
      </w:r>
      <w:r>
        <w:rPr>
          <w:rFonts w:hint="eastAsia"/>
        </w:rPr>
        <w:t>历年数据对比</w:t>
      </w:r>
    </w:p>
    <w:p w14:paraId="3489A2A6">
      <w:pPr>
        <w:ind w:firstLine="480"/>
      </w:pPr>
      <w:r>
        <w:rPr>
          <w:rFonts w:hint="eastAsia"/>
        </w:rPr>
        <w:t>依据报送历史年度，形成历史年度的对比数据清单详情报表，体现管理人变化情况。</w:t>
      </w:r>
    </w:p>
    <w:p w14:paraId="1F3180F7">
      <w:pPr>
        <w:pStyle w:val="6"/>
        <w:numPr>
          <w:ilvl w:val="4"/>
          <w:numId w:val="0"/>
        </w:numPr>
      </w:pPr>
      <w:r>
        <w:rPr>
          <w:rFonts w:hint="eastAsia" w:eastAsia="宋体" w:cs="宋体"/>
        </w:rPr>
        <w:t xml:space="preserve">6.1.3.2.5  </w:t>
      </w:r>
      <w:r>
        <w:rPr>
          <w:rFonts w:hint="eastAsia"/>
        </w:rPr>
        <w:t>本集团基金情况</w:t>
      </w:r>
    </w:p>
    <w:p w14:paraId="492D4238">
      <w:pPr>
        <w:ind w:firstLine="480"/>
      </w:pPr>
      <w:r>
        <w:rPr>
          <w:rFonts w:hint="eastAsia"/>
        </w:rPr>
        <w:t>本集团实控基金情况/本集团参投基金情况：管理端汇总及明细数据，面向集团维度，对实控基金的汇总统计：数据报送情况、各类明细数据、本期应报清单、填报率排行；对参投基金的汇总统计：LP基金业务汇总，明细数据</w:t>
      </w:r>
    </w:p>
    <w:p w14:paraId="68524AEA">
      <w:pPr>
        <w:pStyle w:val="6"/>
        <w:numPr>
          <w:ilvl w:val="4"/>
          <w:numId w:val="0"/>
        </w:numPr>
      </w:pPr>
      <w:r>
        <w:rPr>
          <w:rFonts w:hint="eastAsia" w:eastAsia="宋体" w:cs="宋体"/>
        </w:rPr>
        <w:t xml:space="preserve">6.1.3.2.6  </w:t>
      </w:r>
      <w:r>
        <w:rPr>
          <w:rFonts w:hint="eastAsia"/>
        </w:rPr>
        <w:t>实控基金数据情况</w:t>
      </w:r>
    </w:p>
    <w:p w14:paraId="3810D46A">
      <w:pPr>
        <w:pStyle w:val="7"/>
        <w:numPr>
          <w:ilvl w:val="5"/>
          <w:numId w:val="0"/>
        </w:numPr>
      </w:pPr>
      <w:r>
        <w:rPr>
          <w:rFonts w:hint="eastAsia" w:ascii="Times New Roman" w:hAnsi="Times New Roman" w:cs="宋体"/>
        </w:rPr>
        <w:t xml:space="preserve">6.1.3.2.6.1  </w:t>
      </w:r>
      <w:r>
        <w:rPr>
          <w:rFonts w:hint="eastAsia"/>
        </w:rPr>
        <w:t>实控报送统计类</w:t>
      </w:r>
    </w:p>
    <w:p w14:paraId="78B1C570">
      <w:pPr>
        <w:ind w:firstLine="480"/>
        <w:rPr>
          <w:rFonts w:cs="Times New Roman"/>
        </w:rPr>
      </w:pPr>
      <w:r>
        <w:rPr>
          <w:rFonts w:hint="eastAsia" w:cs="Times New Roman"/>
        </w:rPr>
        <w:t>实控基金报送汇总类报表：区分上报国资委口径，待集团审核口径、及信息填报中口径，分别实现基金管理人汇总报表；根据报送期形成报送统计报表，展示各集团填报统计情况。</w:t>
      </w:r>
    </w:p>
    <w:p w14:paraId="56F05F35">
      <w:pPr>
        <w:pStyle w:val="7"/>
        <w:numPr>
          <w:ilvl w:val="5"/>
          <w:numId w:val="0"/>
        </w:numPr>
      </w:pPr>
      <w:r>
        <w:rPr>
          <w:rFonts w:hint="eastAsia" w:ascii="Times New Roman" w:hAnsi="Times New Roman" w:cs="宋体"/>
        </w:rPr>
        <w:t xml:space="preserve">6.1.3.2.6.2  </w:t>
      </w:r>
      <w:r>
        <w:rPr>
          <w:rFonts w:hint="eastAsia"/>
        </w:rPr>
        <w:t>实控基金明细数据</w:t>
      </w:r>
    </w:p>
    <w:p w14:paraId="5E816877">
      <w:pPr>
        <w:ind w:firstLine="480"/>
        <w:rPr>
          <w:rFonts w:cs="Times New Roman"/>
        </w:rPr>
      </w:pPr>
      <w:r>
        <w:rPr>
          <w:rFonts w:hint="eastAsia" w:cs="Times New Roman"/>
        </w:rPr>
        <w:t>实控基金明细数据：基金管理人基本信息数据明细报表，基金管理人的投资人信息数据明细报表，基金管理人合规信息数据明细报表，董监高职位信息数据明细报表，基金基本信息数据明细报表，基金投资人信息数据明细报表，基金投资子基金基本信息数据明细报表，直投项目基本信息数据明细报表，基金直投项目投资估值信息数据明细报表。</w:t>
      </w:r>
    </w:p>
    <w:p w14:paraId="259192DF">
      <w:pPr>
        <w:pStyle w:val="7"/>
        <w:numPr>
          <w:ilvl w:val="5"/>
          <w:numId w:val="0"/>
        </w:numPr>
      </w:pPr>
      <w:r>
        <w:rPr>
          <w:rFonts w:hint="eastAsia" w:ascii="Times New Roman" w:hAnsi="Times New Roman" w:cs="宋体"/>
        </w:rPr>
        <w:t xml:space="preserve">6.1.3.2.6.3  </w:t>
      </w:r>
      <w:r>
        <w:rPr>
          <w:rFonts w:hint="eastAsia"/>
        </w:rPr>
        <w:t>实控整体情况表</w:t>
      </w:r>
    </w:p>
    <w:p w14:paraId="5CBC2F3B">
      <w:pPr>
        <w:ind w:firstLine="480"/>
      </w:pPr>
      <w:r>
        <w:rPr>
          <w:rFonts w:hint="eastAsia"/>
        </w:rPr>
        <w:t>实控基金的整体情况报表：系统内基金管理人概况报表、监管企业基金管理人管理基金汇总表、监管企业投资参与系统外基金情况汇总表。</w:t>
      </w:r>
    </w:p>
    <w:p w14:paraId="3A6CC971">
      <w:pPr>
        <w:pStyle w:val="6"/>
        <w:numPr>
          <w:ilvl w:val="4"/>
          <w:numId w:val="0"/>
        </w:numPr>
      </w:pPr>
      <w:r>
        <w:rPr>
          <w:rFonts w:hint="eastAsia" w:eastAsia="宋体" w:cs="宋体"/>
        </w:rPr>
        <w:t xml:space="preserve">6.1.3.2.7  </w:t>
      </w:r>
      <w:r>
        <w:rPr>
          <w:rFonts w:hint="eastAsia"/>
        </w:rPr>
        <w:t>参投基金数据情况</w:t>
      </w:r>
    </w:p>
    <w:p w14:paraId="7A78DA2D">
      <w:pPr>
        <w:pStyle w:val="7"/>
        <w:numPr>
          <w:ilvl w:val="5"/>
          <w:numId w:val="0"/>
        </w:numPr>
      </w:pPr>
      <w:r>
        <w:rPr>
          <w:rFonts w:hint="eastAsia" w:ascii="Times New Roman" w:hAnsi="Times New Roman" w:cs="宋体"/>
        </w:rPr>
        <w:t xml:space="preserve">6.1.3.2.7.1  </w:t>
      </w:r>
      <w:r>
        <w:rPr>
          <w:rFonts w:hint="eastAsia"/>
        </w:rPr>
        <w:t>参投报送统计等类</w:t>
      </w:r>
    </w:p>
    <w:p w14:paraId="0956E04B">
      <w:pPr>
        <w:ind w:firstLine="480"/>
      </w:pPr>
      <w:r>
        <w:t>参投基金报送汇总类报表：LP基金业务汇总报表，报送情况统计报表。</w:t>
      </w:r>
    </w:p>
    <w:p w14:paraId="64E75F1B">
      <w:pPr>
        <w:pStyle w:val="7"/>
        <w:numPr>
          <w:ilvl w:val="5"/>
          <w:numId w:val="0"/>
        </w:numPr>
      </w:pPr>
      <w:r>
        <w:rPr>
          <w:rFonts w:hint="eastAsia" w:ascii="Times New Roman" w:hAnsi="Times New Roman" w:cs="宋体"/>
        </w:rPr>
        <w:t xml:space="preserve">6.1.3.2.7.2  </w:t>
      </w:r>
      <w:r>
        <w:rPr>
          <w:rFonts w:hint="eastAsia"/>
        </w:rPr>
        <w:t>参投基金明细数据</w:t>
      </w:r>
    </w:p>
    <w:p w14:paraId="1B38820D">
      <w:pPr>
        <w:ind w:firstLine="480"/>
      </w:pPr>
      <w:r>
        <w:t>参投基金明细数据类报表：基金决策人信息数据明细报表，基金管理人合规信息数据明细报表，董监高职位信息数据明细报表，基金基本信息数据明细报表，基金投资人信息数据明细报表，基金投资子基金基本信息数据明细报表，投资项目信息数据明细报表。</w:t>
      </w:r>
    </w:p>
    <w:p w14:paraId="61E1EE22">
      <w:pPr>
        <w:pStyle w:val="7"/>
        <w:numPr>
          <w:ilvl w:val="5"/>
          <w:numId w:val="0"/>
        </w:numPr>
      </w:pPr>
      <w:r>
        <w:rPr>
          <w:rFonts w:hint="eastAsia" w:ascii="Times New Roman" w:hAnsi="Times New Roman" w:cs="宋体"/>
        </w:rPr>
        <w:t xml:space="preserve">6.1.3.2.7.3  </w:t>
      </w:r>
      <w:r>
        <w:t>参投基金填报率情况表</w:t>
      </w:r>
    </w:p>
    <w:p w14:paraId="33797E25">
      <w:pPr>
        <w:ind w:firstLine="480"/>
      </w:pPr>
      <w:r>
        <w:t>参投基金的集团填报率报表，以集团口径分析展示填报完成率等。</w:t>
      </w:r>
    </w:p>
    <w:p w14:paraId="56E92B94">
      <w:pPr>
        <w:pStyle w:val="5"/>
        <w:numPr>
          <w:ilvl w:val="3"/>
          <w:numId w:val="0"/>
        </w:numPr>
      </w:pPr>
      <w:r>
        <w:rPr>
          <w:rFonts w:hint="eastAsia" w:cs="宋体"/>
        </w:rPr>
        <w:t xml:space="preserve">6.1.3.3  </w:t>
      </w:r>
      <w:r>
        <w:rPr>
          <w:rFonts w:hint="eastAsia"/>
        </w:rPr>
        <w:t>数据看板（管理端）</w:t>
      </w:r>
    </w:p>
    <w:p w14:paraId="4A39BA4F">
      <w:pPr>
        <w:ind w:firstLine="480"/>
      </w:pPr>
      <w:r>
        <w:rPr>
          <w:rFonts w:hint="eastAsia"/>
        </w:rPr>
        <w:t>基金报送数据分析看板体系，以历史报送数据为基础，建立数据分析算法，形成PC/大屏展示的可视化看板。</w:t>
      </w:r>
    </w:p>
    <w:p w14:paraId="23AD57F8">
      <w:pPr>
        <w:pStyle w:val="6"/>
        <w:numPr>
          <w:ilvl w:val="4"/>
          <w:numId w:val="0"/>
        </w:numPr>
      </w:pPr>
      <w:r>
        <w:rPr>
          <w:rFonts w:hint="eastAsia" w:eastAsia="宋体" w:cs="宋体"/>
        </w:rPr>
        <w:t xml:space="preserve">6.1.3.3.1  </w:t>
      </w:r>
      <w:r>
        <w:rPr>
          <w:rFonts w:hint="eastAsia"/>
        </w:rPr>
        <w:t>整体概览分析</w:t>
      </w:r>
    </w:p>
    <w:p w14:paraId="4C1494D1">
      <w:pPr>
        <w:ind w:firstLine="480"/>
      </w:pPr>
      <w:r>
        <w:rPr>
          <w:rFonts w:hint="eastAsia"/>
        </w:rPr>
        <w:t>从平台整体数据概览视角，图形化展示统计结果。涉及投资总额，基金总规模。数据可支持实控基金及参投基金的切换展示，年度切换；支持智能检索，机动调整整体概览对应的概览数据范围。支持固定模版格式，动态带入数据以生成基金情况分析报告。</w:t>
      </w:r>
    </w:p>
    <w:p w14:paraId="4C9DF9F4">
      <w:pPr>
        <w:pStyle w:val="6"/>
        <w:numPr>
          <w:ilvl w:val="4"/>
          <w:numId w:val="0"/>
        </w:numPr>
      </w:pPr>
      <w:r>
        <w:rPr>
          <w:rFonts w:hint="eastAsia" w:eastAsia="宋体" w:cs="宋体"/>
        </w:rPr>
        <w:t xml:space="preserve">6.1.3.3.2  </w:t>
      </w:r>
      <w:r>
        <w:rPr>
          <w:rFonts w:hint="eastAsia"/>
        </w:rPr>
        <w:t>分类专题分析</w:t>
      </w:r>
    </w:p>
    <w:p w14:paraId="638AF249">
      <w:pPr>
        <w:ind w:firstLine="480"/>
      </w:pPr>
      <w:r>
        <w:rPr>
          <w:rFonts w:hint="eastAsia"/>
        </w:rPr>
        <w:t>投资地域专题分分析数据由上海、长三角、境内其他省市及境外的数据组成。战新产业专题分析数据由三大先导产业、其他战新产业及非战新产业组成。行业专题分析数据由制造业、科学研究技术服务业及信息传输、软件和信息技术服务业三部分组成。</w:t>
      </w:r>
    </w:p>
    <w:p w14:paraId="647DC2E5">
      <w:pPr>
        <w:pStyle w:val="6"/>
        <w:numPr>
          <w:ilvl w:val="4"/>
          <w:numId w:val="0"/>
        </w:numPr>
      </w:pPr>
      <w:r>
        <w:rPr>
          <w:rFonts w:hint="eastAsia" w:eastAsia="宋体" w:cs="宋体"/>
        </w:rPr>
        <w:t xml:space="preserve">6.1.3.3.3  </w:t>
      </w:r>
      <w:r>
        <w:rPr>
          <w:rFonts w:hint="eastAsia"/>
        </w:rPr>
        <w:t>分类投资概览</w:t>
      </w:r>
    </w:p>
    <w:p w14:paraId="47AAA601">
      <w:pPr>
        <w:ind w:firstLine="480"/>
      </w:pPr>
      <w:r>
        <w:rPr>
          <w:rFonts w:hint="eastAsia"/>
        </w:rPr>
        <w:t>图表/图形化展示投资概览情况，涉及：集团认缴，集团实缴，在投金额，未投金额；基金管理人能力，培育上市企业的概览，可支持下钻展开数据详情。</w:t>
      </w:r>
    </w:p>
    <w:p w14:paraId="78AF53E5">
      <w:pPr>
        <w:pStyle w:val="6"/>
        <w:numPr>
          <w:ilvl w:val="4"/>
          <w:numId w:val="0"/>
        </w:numPr>
      </w:pPr>
      <w:r>
        <w:rPr>
          <w:rFonts w:hint="eastAsia" w:eastAsia="宋体" w:cs="宋体"/>
        </w:rPr>
        <w:t xml:space="preserve">6.1.3.3.4  </w:t>
      </w:r>
      <w:r>
        <w:rPr>
          <w:rFonts w:hint="eastAsia"/>
        </w:rPr>
        <w:t>年度投资情况</w:t>
      </w:r>
    </w:p>
    <w:p w14:paraId="793268BB">
      <w:pPr>
        <w:ind w:firstLine="480"/>
      </w:pPr>
      <w:r>
        <w:rPr>
          <w:rFonts w:hint="eastAsia"/>
        </w:rPr>
        <w:t>分析市级支持资金与实控基金共同支持企业情况；展示近年来实控基金认缴规模、实缴规模、基金估值三个维度的数据；支持认缴规模、实缴规模、基金估值的资金情况分析和展示。</w:t>
      </w:r>
    </w:p>
    <w:p w14:paraId="1DE8C78B">
      <w:pPr>
        <w:pStyle w:val="6"/>
        <w:numPr>
          <w:ilvl w:val="4"/>
          <w:numId w:val="0"/>
        </w:numPr>
      </w:pPr>
      <w:r>
        <w:rPr>
          <w:rFonts w:hint="eastAsia" w:eastAsia="宋体" w:cs="宋体"/>
        </w:rPr>
        <w:t xml:space="preserve">6.1.3.3.5  </w:t>
      </w:r>
      <w:r>
        <w:rPr>
          <w:rFonts w:hint="eastAsia"/>
        </w:rPr>
        <w:t>基金详情</w:t>
      </w:r>
    </w:p>
    <w:p w14:paraId="063BF1D9">
      <w:pPr>
        <w:ind w:firstLine="480"/>
      </w:pPr>
      <w:r>
        <w:rPr>
          <w:rFonts w:hint="eastAsia"/>
        </w:rPr>
        <w:t>图表/图形展示与基金相关的分类清单和统计数据，可分成集团详情，项目详情，基金详情维度。设计下钻的效果至检索页，通过操作交互，实现层级式展开符合不同条件的基金数据。</w:t>
      </w:r>
    </w:p>
    <w:p w14:paraId="44B9B6D9">
      <w:pPr>
        <w:pStyle w:val="4"/>
        <w:numPr>
          <w:ilvl w:val="2"/>
          <w:numId w:val="0"/>
        </w:numPr>
      </w:pPr>
      <w:bookmarkStart w:id="168" w:name="_Toc26348"/>
      <w:r>
        <w:rPr>
          <w:rFonts w:hint="eastAsia" w:ascii="Times New Roman" w:hAnsi="Times New Roman" w:cs="宋体"/>
        </w:rPr>
        <w:t xml:space="preserve">6.1.4  </w:t>
      </w:r>
      <w:r>
        <w:rPr>
          <w:rFonts w:hint="eastAsia"/>
        </w:rPr>
        <w:t>国际化经营子系统</w:t>
      </w:r>
      <w:bookmarkEnd w:id="168"/>
    </w:p>
    <w:p w14:paraId="23A87255">
      <w:pPr>
        <w:ind w:firstLine="480"/>
      </w:pPr>
      <w:r>
        <w:rPr>
          <w:rFonts w:hint="eastAsia"/>
        </w:rPr>
        <w:t>为了加强对企业境外投资布局的事前事中事后服务支持，指导企业研究形成相关国际化经营领域风险防控和应对措施。根据要求在原有的境外数据填报子系统基础上进行功能新增与融合，本次升级改造内容为新增数据填报等功能模块，新增功能与原境外系统整合并改名为国际化经营子系统</w:t>
      </w:r>
    </w:p>
    <w:p w14:paraId="1036F602">
      <w:pPr>
        <w:ind w:firstLine="480"/>
      </w:pPr>
      <w:r>
        <w:rPr>
          <w:rFonts w:hint="eastAsia"/>
        </w:rPr>
        <w:t>根据国资委境外企业管理最新要求，需要在国际化经营子系统中新增数据填报、报表审核、集团汇总、数据查询、国际化经营企业数据分析等功能。</w:t>
      </w:r>
    </w:p>
    <w:p w14:paraId="27885703">
      <w:pPr>
        <w:pStyle w:val="25"/>
      </w:pPr>
      <w:r>
        <w:drawing>
          <wp:inline distT="0" distB="0" distL="0" distR="0">
            <wp:extent cx="5274310" cy="8370570"/>
            <wp:effectExtent l="9525" t="9525" r="12065" b="11430"/>
            <wp:docPr id="829812508" name="图片 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12508" name="图片 2" descr="图形用户界面&#10;&#10;AI 生成的内容可能不正确。"/>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5274310" cy="8370570"/>
                    </a:xfrm>
                    <a:prstGeom prst="rect">
                      <a:avLst/>
                    </a:prstGeom>
                    <a:noFill/>
                    <a:ln>
                      <a:solidFill>
                        <a:schemeClr val="bg1">
                          <a:lumMod val="85000"/>
                        </a:schemeClr>
                      </a:solidFill>
                    </a:ln>
                  </pic:spPr>
                </pic:pic>
              </a:graphicData>
            </a:graphic>
          </wp:inline>
        </w:drawing>
      </w:r>
    </w:p>
    <w:p w14:paraId="347ECEFB">
      <w:pPr>
        <w:pStyle w:val="5"/>
        <w:numPr>
          <w:ilvl w:val="3"/>
          <w:numId w:val="0"/>
        </w:numPr>
      </w:pPr>
      <w:r>
        <w:rPr>
          <w:rFonts w:hint="eastAsia" w:cs="宋体"/>
        </w:rPr>
        <w:t xml:space="preserve">6.1.4.1  </w:t>
      </w:r>
      <w:r>
        <w:rPr>
          <w:rFonts w:hint="eastAsia"/>
        </w:rPr>
        <w:t>集团汇总</w:t>
      </w:r>
    </w:p>
    <w:p w14:paraId="7FD73232">
      <w:pPr>
        <w:pStyle w:val="6"/>
        <w:numPr>
          <w:ilvl w:val="4"/>
          <w:numId w:val="0"/>
        </w:numPr>
      </w:pPr>
      <w:r>
        <w:rPr>
          <w:rFonts w:hint="eastAsia" w:eastAsia="宋体" w:cs="宋体"/>
        </w:rPr>
        <w:t xml:space="preserve">6.1.4.1.1  </w:t>
      </w:r>
      <w:r>
        <w:rPr>
          <w:rFonts w:hint="eastAsia"/>
        </w:rPr>
        <w:t>叠加汇总</w:t>
      </w:r>
    </w:p>
    <w:p w14:paraId="7DAD9F26">
      <w:pPr>
        <w:ind w:firstLine="480"/>
      </w:pPr>
      <w:r>
        <w:rPr>
          <w:rFonts w:hint="eastAsia"/>
        </w:rPr>
        <w:t>叠加汇总主要是把用户填报的下属企业单户数据报表（固定行列报表）通过用户所选择的汇总节点，将数据汇总到集团单位的报表中，主要的汇总要素包含，汇总企业范围与汇总节点位置。汇总企业范围包括本级企业与所有下属企业，汇总节点位置是指用户选择的企业目录树形中的当前位置。</w:t>
      </w:r>
    </w:p>
    <w:p w14:paraId="08BF5FBB">
      <w:pPr>
        <w:pStyle w:val="25"/>
      </w:pPr>
      <w:r>
        <w:drawing>
          <wp:inline distT="0" distB="0" distL="0" distR="0">
            <wp:extent cx="5274310" cy="2698750"/>
            <wp:effectExtent l="9525" t="9525" r="12065" b="15875"/>
            <wp:docPr id="1429207741" name="图片 9"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07741" name="图片 9" descr="图形用户界面, 应用程序, Teams&#10;&#10;AI 生成的内容可能不正确。"/>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5274310" cy="2698750"/>
                    </a:xfrm>
                    <a:prstGeom prst="rect">
                      <a:avLst/>
                    </a:prstGeom>
                    <a:noFill/>
                    <a:ln>
                      <a:solidFill>
                        <a:schemeClr val="bg1">
                          <a:lumMod val="85000"/>
                        </a:schemeClr>
                      </a:solidFill>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639784F1">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30C84434">
            <w:pPr>
              <w:pStyle w:val="30"/>
            </w:pPr>
            <w:r>
              <w:rPr>
                <w:rFonts w:hint="eastAsia"/>
              </w:rPr>
              <w:t>编号</w:t>
            </w:r>
          </w:p>
        </w:tc>
        <w:tc>
          <w:tcPr>
            <w:tcW w:w="3721" w:type="pct"/>
            <w:tcBorders>
              <w:top w:val="single" w:color="000000" w:sz="8" w:space="0"/>
              <w:left w:val="nil"/>
              <w:bottom w:val="single" w:color="000000" w:sz="8" w:space="0"/>
              <w:right w:val="single" w:color="000000" w:sz="8" w:space="0"/>
            </w:tcBorders>
          </w:tcPr>
          <w:p w14:paraId="0DED4C5F">
            <w:pPr>
              <w:pStyle w:val="30"/>
            </w:pPr>
            <w:r>
              <w:rPr>
                <w:rFonts w:hint="eastAsia"/>
              </w:rPr>
              <w:t>GJJY_3_1</w:t>
            </w:r>
          </w:p>
        </w:tc>
      </w:tr>
      <w:tr w14:paraId="35022C7C">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6D406BD">
            <w:pPr>
              <w:pStyle w:val="30"/>
            </w:pPr>
            <w:r>
              <w:rPr>
                <w:rFonts w:hint="eastAsia"/>
              </w:rPr>
              <w:t>角色</w:t>
            </w:r>
          </w:p>
        </w:tc>
        <w:tc>
          <w:tcPr>
            <w:tcW w:w="3721" w:type="pct"/>
            <w:tcBorders>
              <w:top w:val="nil"/>
              <w:left w:val="nil"/>
              <w:bottom w:val="single" w:color="000000" w:sz="8" w:space="0"/>
              <w:right w:val="single" w:color="000000" w:sz="8" w:space="0"/>
            </w:tcBorders>
          </w:tcPr>
          <w:p w14:paraId="4F135DCC">
            <w:pPr>
              <w:pStyle w:val="30"/>
            </w:pPr>
            <w:r>
              <w:rPr>
                <w:rFonts w:hint="eastAsia"/>
              </w:rPr>
              <w:t>企业用户，系统管理员</w:t>
            </w:r>
          </w:p>
        </w:tc>
      </w:tr>
      <w:tr w14:paraId="2C2FB56F">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F714E90">
            <w:pPr>
              <w:pStyle w:val="30"/>
            </w:pPr>
            <w:r>
              <w:rPr>
                <w:rFonts w:hint="eastAsia"/>
              </w:rPr>
              <w:t>前置条件</w:t>
            </w:r>
          </w:p>
        </w:tc>
        <w:tc>
          <w:tcPr>
            <w:tcW w:w="3721" w:type="pct"/>
            <w:tcBorders>
              <w:top w:val="nil"/>
              <w:left w:val="nil"/>
              <w:bottom w:val="single" w:color="000000" w:sz="8" w:space="0"/>
              <w:right w:val="single" w:color="000000" w:sz="8" w:space="0"/>
            </w:tcBorders>
          </w:tcPr>
          <w:p w14:paraId="28DFC906">
            <w:pPr>
              <w:pStyle w:val="30"/>
            </w:pPr>
            <w:r>
              <w:rPr>
                <w:rFonts w:hint="eastAsia"/>
              </w:rPr>
              <w:t>进入汇总页面</w:t>
            </w:r>
          </w:p>
        </w:tc>
      </w:tr>
      <w:tr w14:paraId="7625D285">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D503D63">
            <w:pPr>
              <w:pStyle w:val="30"/>
            </w:pPr>
            <w:r>
              <w:rPr>
                <w:rFonts w:hint="eastAsia"/>
              </w:rPr>
              <w:t>后置条件</w:t>
            </w:r>
          </w:p>
        </w:tc>
        <w:tc>
          <w:tcPr>
            <w:tcW w:w="3721" w:type="pct"/>
            <w:tcBorders>
              <w:top w:val="nil"/>
              <w:left w:val="nil"/>
              <w:bottom w:val="single" w:color="000000" w:sz="8" w:space="0"/>
              <w:right w:val="single" w:color="000000" w:sz="8" w:space="0"/>
            </w:tcBorders>
          </w:tcPr>
          <w:p w14:paraId="4A4FE58B">
            <w:pPr>
              <w:pStyle w:val="30"/>
            </w:pPr>
            <w:r>
              <w:rPr>
                <w:rFonts w:hint="eastAsia"/>
              </w:rPr>
              <w:t>无</w:t>
            </w:r>
          </w:p>
        </w:tc>
      </w:tr>
      <w:tr w14:paraId="2351157B">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40A2E08">
            <w:pPr>
              <w:pStyle w:val="30"/>
            </w:pPr>
            <w:r>
              <w:rPr>
                <w:rFonts w:hint="eastAsia"/>
              </w:rPr>
              <w:t>输入</w:t>
            </w:r>
          </w:p>
        </w:tc>
        <w:tc>
          <w:tcPr>
            <w:tcW w:w="3721" w:type="pct"/>
            <w:tcBorders>
              <w:top w:val="nil"/>
              <w:left w:val="nil"/>
              <w:bottom w:val="single" w:color="000000" w:sz="8" w:space="0"/>
              <w:right w:val="single" w:color="000000" w:sz="8" w:space="0"/>
            </w:tcBorders>
          </w:tcPr>
          <w:p w14:paraId="3594AA2B">
            <w:pPr>
              <w:pStyle w:val="30"/>
            </w:pPr>
            <w:r>
              <w:rPr>
                <w:rFonts w:hint="eastAsia"/>
              </w:rPr>
              <w:t>点击叠加汇总</w:t>
            </w:r>
          </w:p>
        </w:tc>
      </w:tr>
      <w:tr w14:paraId="5A6E3499">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78B1CBB3">
            <w:pPr>
              <w:pStyle w:val="30"/>
            </w:pPr>
            <w:r>
              <w:rPr>
                <w:rFonts w:hint="eastAsia"/>
              </w:rPr>
              <w:t>输出</w:t>
            </w:r>
          </w:p>
        </w:tc>
        <w:tc>
          <w:tcPr>
            <w:tcW w:w="3721" w:type="pct"/>
            <w:tcBorders>
              <w:top w:val="nil"/>
              <w:left w:val="nil"/>
              <w:bottom w:val="single" w:color="000000" w:sz="8" w:space="0"/>
              <w:right w:val="single" w:color="000000" w:sz="8" w:space="0"/>
            </w:tcBorders>
          </w:tcPr>
          <w:p w14:paraId="57E07ED2">
            <w:pPr>
              <w:pStyle w:val="30"/>
            </w:pPr>
            <w:r>
              <w:rPr>
                <w:rFonts w:hint="eastAsia"/>
              </w:rPr>
              <w:t>叠加汇总结果</w:t>
            </w:r>
          </w:p>
        </w:tc>
      </w:tr>
      <w:tr w14:paraId="71A7894B">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0E4CA84">
            <w:pPr>
              <w:pStyle w:val="30"/>
            </w:pPr>
            <w:r>
              <w:rPr>
                <w:rFonts w:hint="eastAsia"/>
              </w:rPr>
              <w:t>正常流</w:t>
            </w:r>
          </w:p>
        </w:tc>
        <w:tc>
          <w:tcPr>
            <w:tcW w:w="3721" w:type="pct"/>
            <w:tcBorders>
              <w:top w:val="nil"/>
              <w:left w:val="nil"/>
              <w:bottom w:val="single" w:color="000000" w:sz="8" w:space="0"/>
              <w:right w:val="single" w:color="000000" w:sz="8" w:space="0"/>
            </w:tcBorders>
          </w:tcPr>
          <w:p w14:paraId="743A0A3C">
            <w:pPr>
              <w:pStyle w:val="30"/>
            </w:pPr>
            <w:r>
              <w:rPr>
                <w:rFonts w:hint="eastAsia"/>
              </w:rPr>
              <w:t>叠加汇总表中显示叠加汇总结果</w:t>
            </w:r>
          </w:p>
        </w:tc>
      </w:tr>
      <w:tr w14:paraId="7C234E07">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34AF8DC">
            <w:pPr>
              <w:pStyle w:val="30"/>
            </w:pPr>
            <w:r>
              <w:rPr>
                <w:rFonts w:hint="eastAsia"/>
              </w:rPr>
              <w:t>异常流</w:t>
            </w:r>
          </w:p>
        </w:tc>
        <w:tc>
          <w:tcPr>
            <w:tcW w:w="3721" w:type="pct"/>
            <w:tcBorders>
              <w:top w:val="nil"/>
              <w:left w:val="nil"/>
              <w:bottom w:val="single" w:color="000000" w:sz="8" w:space="0"/>
              <w:right w:val="single" w:color="000000" w:sz="8" w:space="0"/>
            </w:tcBorders>
          </w:tcPr>
          <w:p w14:paraId="2E39D814">
            <w:pPr>
              <w:pStyle w:val="30"/>
            </w:pPr>
            <w:r>
              <w:rPr>
                <w:rFonts w:hint="eastAsia"/>
              </w:rPr>
              <w:t>叠加汇总表中无叠加汇总结果</w:t>
            </w:r>
          </w:p>
        </w:tc>
      </w:tr>
      <w:tr w14:paraId="7045F0C2">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71756FC8">
            <w:pPr>
              <w:pStyle w:val="30"/>
            </w:pPr>
            <w:r>
              <w:rPr>
                <w:rFonts w:hint="eastAsia"/>
              </w:rPr>
              <w:t>特殊需求</w:t>
            </w:r>
          </w:p>
        </w:tc>
        <w:tc>
          <w:tcPr>
            <w:tcW w:w="3721" w:type="pct"/>
            <w:tcBorders>
              <w:top w:val="nil"/>
              <w:left w:val="nil"/>
              <w:bottom w:val="single" w:color="000000" w:sz="8" w:space="0"/>
              <w:right w:val="single" w:color="000000" w:sz="8" w:space="0"/>
            </w:tcBorders>
          </w:tcPr>
          <w:p w14:paraId="414E34A2">
            <w:pPr>
              <w:pStyle w:val="30"/>
            </w:pPr>
            <w:r>
              <w:rPr>
                <w:rFonts w:hint="eastAsia"/>
              </w:rPr>
              <w:t>无</w:t>
            </w:r>
          </w:p>
        </w:tc>
      </w:tr>
    </w:tbl>
    <w:p w14:paraId="46322E60">
      <w:pPr>
        <w:pStyle w:val="6"/>
        <w:numPr>
          <w:ilvl w:val="4"/>
          <w:numId w:val="0"/>
        </w:numPr>
      </w:pPr>
      <w:r>
        <w:rPr>
          <w:rFonts w:hint="eastAsia" w:eastAsia="宋体" w:cs="宋体"/>
        </w:rPr>
        <w:t xml:space="preserve">6.1.4.1.2  </w:t>
      </w:r>
      <w:r>
        <w:rPr>
          <w:rFonts w:hint="eastAsia"/>
        </w:rPr>
        <w:t>非固定行列报表汇总</w:t>
      </w:r>
    </w:p>
    <w:p w14:paraId="0E29E1EF">
      <w:pPr>
        <w:ind w:firstLine="480"/>
      </w:pPr>
      <w:r>
        <w:rPr>
          <w:rFonts w:hint="eastAsia"/>
        </w:rPr>
        <w:t>该汇总是将下级企业所填的所有当前非固定行列报表中的数据汇总至集团当前报表中，汇总方式是将各下属企业的非固定行次加总至集团当前非固定行列报表，例如A集团下B企业在当前非固定行列报表填列5行数据，C企业填列了12行数据，则A集团进行非固定行列报表汇总时，A集团当前非固定行列报表显示17行数据（即B+C企业填报行次）。</w:t>
      </w:r>
    </w:p>
    <w:p w14:paraId="77CD451E">
      <w:pPr>
        <w:pStyle w:val="25"/>
      </w:pPr>
      <w:r>
        <w:drawing>
          <wp:inline distT="0" distB="0" distL="0" distR="0">
            <wp:extent cx="5274310" cy="2699385"/>
            <wp:effectExtent l="9525" t="9525" r="12065" b="15240"/>
            <wp:docPr id="791785854" name="图片 2"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85854" name="图片 2" descr="图形用户界面, 应用程序, Teams&#10;&#10;AI 生成的内容可能不正确。"/>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5274310" cy="2699385"/>
                    </a:xfrm>
                    <a:prstGeom prst="rect">
                      <a:avLst/>
                    </a:prstGeom>
                    <a:noFill/>
                    <a:ln>
                      <a:solidFill>
                        <a:schemeClr val="bg1">
                          <a:lumMod val="85000"/>
                        </a:schemeClr>
                      </a:solidFill>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1EE18451">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18E1920D">
            <w:pPr>
              <w:pStyle w:val="30"/>
            </w:pPr>
            <w:r>
              <w:rPr>
                <w:rFonts w:hint="eastAsia"/>
              </w:rPr>
              <w:t>编号</w:t>
            </w:r>
          </w:p>
        </w:tc>
        <w:tc>
          <w:tcPr>
            <w:tcW w:w="3721" w:type="pct"/>
            <w:tcBorders>
              <w:top w:val="single" w:color="000000" w:sz="8" w:space="0"/>
              <w:left w:val="nil"/>
              <w:bottom w:val="single" w:color="000000" w:sz="8" w:space="0"/>
              <w:right w:val="single" w:color="000000" w:sz="8" w:space="0"/>
            </w:tcBorders>
          </w:tcPr>
          <w:p w14:paraId="20ACC3D5">
            <w:pPr>
              <w:pStyle w:val="30"/>
            </w:pPr>
            <w:r>
              <w:rPr>
                <w:rFonts w:hint="eastAsia"/>
              </w:rPr>
              <w:t>GJJY_3_2</w:t>
            </w:r>
          </w:p>
        </w:tc>
      </w:tr>
      <w:tr w14:paraId="78B11802">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C9DEB45">
            <w:pPr>
              <w:pStyle w:val="30"/>
            </w:pPr>
            <w:r>
              <w:rPr>
                <w:rFonts w:hint="eastAsia"/>
              </w:rPr>
              <w:t>角色</w:t>
            </w:r>
          </w:p>
        </w:tc>
        <w:tc>
          <w:tcPr>
            <w:tcW w:w="3721" w:type="pct"/>
            <w:tcBorders>
              <w:top w:val="nil"/>
              <w:left w:val="nil"/>
              <w:bottom w:val="single" w:color="000000" w:sz="8" w:space="0"/>
              <w:right w:val="single" w:color="000000" w:sz="8" w:space="0"/>
            </w:tcBorders>
          </w:tcPr>
          <w:p w14:paraId="615799B8">
            <w:pPr>
              <w:pStyle w:val="30"/>
            </w:pPr>
            <w:r>
              <w:rPr>
                <w:rFonts w:hint="eastAsia"/>
              </w:rPr>
              <w:t>企业用户，系统管理员</w:t>
            </w:r>
          </w:p>
        </w:tc>
      </w:tr>
      <w:tr w14:paraId="69055871">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CF301B5">
            <w:pPr>
              <w:pStyle w:val="30"/>
            </w:pPr>
            <w:r>
              <w:rPr>
                <w:rFonts w:hint="eastAsia"/>
              </w:rPr>
              <w:t>前置条件</w:t>
            </w:r>
          </w:p>
        </w:tc>
        <w:tc>
          <w:tcPr>
            <w:tcW w:w="3721" w:type="pct"/>
            <w:tcBorders>
              <w:top w:val="nil"/>
              <w:left w:val="nil"/>
              <w:bottom w:val="single" w:color="000000" w:sz="8" w:space="0"/>
              <w:right w:val="single" w:color="000000" w:sz="8" w:space="0"/>
            </w:tcBorders>
          </w:tcPr>
          <w:p w14:paraId="519555B1">
            <w:pPr>
              <w:pStyle w:val="30"/>
            </w:pPr>
            <w:r>
              <w:rPr>
                <w:rFonts w:hint="eastAsia"/>
              </w:rPr>
              <w:t>进入汇总页面</w:t>
            </w:r>
          </w:p>
        </w:tc>
      </w:tr>
      <w:tr w14:paraId="608D105D">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D1ECB88">
            <w:pPr>
              <w:pStyle w:val="30"/>
            </w:pPr>
            <w:r>
              <w:rPr>
                <w:rFonts w:hint="eastAsia"/>
              </w:rPr>
              <w:t>后置条件</w:t>
            </w:r>
          </w:p>
        </w:tc>
        <w:tc>
          <w:tcPr>
            <w:tcW w:w="3721" w:type="pct"/>
            <w:tcBorders>
              <w:top w:val="nil"/>
              <w:left w:val="nil"/>
              <w:bottom w:val="single" w:color="000000" w:sz="8" w:space="0"/>
              <w:right w:val="single" w:color="000000" w:sz="8" w:space="0"/>
            </w:tcBorders>
          </w:tcPr>
          <w:p w14:paraId="7172EA22">
            <w:pPr>
              <w:pStyle w:val="30"/>
            </w:pPr>
            <w:r>
              <w:rPr>
                <w:rFonts w:hint="eastAsia"/>
              </w:rPr>
              <w:t>无</w:t>
            </w:r>
          </w:p>
        </w:tc>
      </w:tr>
      <w:tr w14:paraId="2E737EB0">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EB99CEC">
            <w:pPr>
              <w:pStyle w:val="30"/>
            </w:pPr>
            <w:r>
              <w:rPr>
                <w:rFonts w:hint="eastAsia"/>
              </w:rPr>
              <w:t>输入</w:t>
            </w:r>
          </w:p>
        </w:tc>
        <w:tc>
          <w:tcPr>
            <w:tcW w:w="3721" w:type="pct"/>
            <w:tcBorders>
              <w:top w:val="nil"/>
              <w:left w:val="nil"/>
              <w:bottom w:val="single" w:color="000000" w:sz="8" w:space="0"/>
              <w:right w:val="single" w:color="000000" w:sz="8" w:space="0"/>
            </w:tcBorders>
          </w:tcPr>
          <w:p w14:paraId="51C5DB1B">
            <w:pPr>
              <w:pStyle w:val="30"/>
            </w:pPr>
            <w:r>
              <w:rPr>
                <w:rFonts w:hint="eastAsia"/>
              </w:rPr>
              <w:t>点击非固定行列报表汇总</w:t>
            </w:r>
          </w:p>
        </w:tc>
      </w:tr>
      <w:tr w14:paraId="18542E04">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FD004A6">
            <w:pPr>
              <w:pStyle w:val="30"/>
            </w:pPr>
            <w:r>
              <w:rPr>
                <w:rFonts w:hint="eastAsia"/>
              </w:rPr>
              <w:t>输出</w:t>
            </w:r>
          </w:p>
        </w:tc>
        <w:tc>
          <w:tcPr>
            <w:tcW w:w="3721" w:type="pct"/>
            <w:tcBorders>
              <w:top w:val="nil"/>
              <w:left w:val="nil"/>
              <w:bottom w:val="single" w:color="000000" w:sz="8" w:space="0"/>
              <w:right w:val="single" w:color="000000" w:sz="8" w:space="0"/>
            </w:tcBorders>
          </w:tcPr>
          <w:p w14:paraId="0A4F1E90">
            <w:pPr>
              <w:pStyle w:val="30"/>
            </w:pPr>
            <w:r>
              <w:rPr>
                <w:rFonts w:hint="eastAsia"/>
              </w:rPr>
              <w:t>非固定行列报表汇总结果</w:t>
            </w:r>
          </w:p>
        </w:tc>
      </w:tr>
      <w:tr w14:paraId="52FAE127">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70760FAA">
            <w:pPr>
              <w:pStyle w:val="30"/>
            </w:pPr>
            <w:r>
              <w:rPr>
                <w:rFonts w:hint="eastAsia"/>
              </w:rPr>
              <w:t>正常流</w:t>
            </w:r>
          </w:p>
        </w:tc>
        <w:tc>
          <w:tcPr>
            <w:tcW w:w="3721" w:type="pct"/>
            <w:tcBorders>
              <w:top w:val="nil"/>
              <w:left w:val="nil"/>
              <w:bottom w:val="single" w:color="000000" w:sz="8" w:space="0"/>
              <w:right w:val="single" w:color="000000" w:sz="8" w:space="0"/>
            </w:tcBorders>
          </w:tcPr>
          <w:p w14:paraId="7C43E025">
            <w:pPr>
              <w:pStyle w:val="30"/>
            </w:pPr>
            <w:bookmarkStart w:id="169" w:name="OLE_LINK66"/>
            <w:r>
              <w:rPr>
                <w:rFonts w:hint="eastAsia"/>
              </w:rPr>
              <w:t>汇总表中显示非固定行列报表汇总结果</w:t>
            </w:r>
            <w:bookmarkEnd w:id="169"/>
          </w:p>
        </w:tc>
      </w:tr>
      <w:tr w14:paraId="12B64B7B">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7D9C7CCA">
            <w:pPr>
              <w:pStyle w:val="30"/>
            </w:pPr>
            <w:r>
              <w:rPr>
                <w:rFonts w:hint="eastAsia"/>
              </w:rPr>
              <w:t>异常流</w:t>
            </w:r>
          </w:p>
        </w:tc>
        <w:tc>
          <w:tcPr>
            <w:tcW w:w="3721" w:type="pct"/>
            <w:tcBorders>
              <w:top w:val="nil"/>
              <w:left w:val="nil"/>
              <w:bottom w:val="single" w:color="000000" w:sz="8" w:space="0"/>
              <w:right w:val="single" w:color="000000" w:sz="8" w:space="0"/>
            </w:tcBorders>
          </w:tcPr>
          <w:p w14:paraId="776C5999">
            <w:pPr>
              <w:pStyle w:val="30"/>
            </w:pPr>
            <w:r>
              <w:rPr>
                <w:rFonts w:hint="eastAsia"/>
              </w:rPr>
              <w:t>汇总表中无非固定行列报表汇总结果显示</w:t>
            </w:r>
          </w:p>
        </w:tc>
      </w:tr>
      <w:tr w14:paraId="7C6F5315">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767A5BC3">
            <w:pPr>
              <w:pStyle w:val="30"/>
            </w:pPr>
            <w:r>
              <w:rPr>
                <w:rFonts w:hint="eastAsia"/>
              </w:rPr>
              <w:t>特殊需求</w:t>
            </w:r>
          </w:p>
        </w:tc>
        <w:tc>
          <w:tcPr>
            <w:tcW w:w="3721" w:type="pct"/>
            <w:tcBorders>
              <w:top w:val="nil"/>
              <w:left w:val="nil"/>
              <w:bottom w:val="single" w:color="000000" w:sz="8" w:space="0"/>
              <w:right w:val="single" w:color="000000" w:sz="8" w:space="0"/>
            </w:tcBorders>
          </w:tcPr>
          <w:p w14:paraId="4F1F3CE1">
            <w:pPr>
              <w:pStyle w:val="30"/>
            </w:pPr>
            <w:r>
              <w:rPr>
                <w:rFonts w:hint="eastAsia"/>
              </w:rPr>
              <w:t>无</w:t>
            </w:r>
          </w:p>
        </w:tc>
      </w:tr>
    </w:tbl>
    <w:p w14:paraId="55D35A8B">
      <w:pPr>
        <w:pStyle w:val="6"/>
        <w:numPr>
          <w:ilvl w:val="4"/>
          <w:numId w:val="0"/>
        </w:numPr>
      </w:pPr>
      <w:r>
        <w:rPr>
          <w:rFonts w:hint="eastAsia" w:eastAsia="宋体" w:cs="宋体"/>
        </w:rPr>
        <w:t xml:space="preserve">6.1.4.1.3  </w:t>
      </w:r>
      <w:r>
        <w:rPr>
          <w:rFonts w:hint="eastAsia"/>
        </w:rPr>
        <w:t>汇总节点检查</w:t>
      </w:r>
    </w:p>
    <w:p w14:paraId="28456189">
      <w:pPr>
        <w:ind w:firstLine="480"/>
      </w:pPr>
      <w:r>
        <w:rPr>
          <w:rFonts w:hint="eastAsia"/>
        </w:rPr>
        <w:t>该功能是为了保障集团或下属企业修改了数据，但未进行汇总操作的数据检查，检查要求是各汇总企业集团节点的数据是否与下级企业单户表汇总数据保持一致，如不一致子系统将列示不一致的具体信息及数据差额，便于用户修改或查阅。</w:t>
      </w:r>
    </w:p>
    <w:p w14:paraId="08BB92D9">
      <w:pPr>
        <w:pStyle w:val="25"/>
      </w:pPr>
      <w:r>
        <w:drawing>
          <wp:inline distT="0" distB="0" distL="0" distR="0">
            <wp:extent cx="5274310" cy="2483485"/>
            <wp:effectExtent l="9525" t="9525" r="12065" b="12065"/>
            <wp:docPr id="138514910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9103" name="图片 1" descr="表格&#10;&#10;AI 生成的内容可能不正确。"/>
                    <pic:cNvPicPr>
                      <a:picLocks noChangeAspect="1"/>
                    </pic:cNvPicPr>
                  </pic:nvPicPr>
                  <pic:blipFill>
                    <a:blip r:embed="rId71"/>
                    <a:stretch>
                      <a:fillRect/>
                    </a:stretch>
                  </pic:blipFill>
                  <pic:spPr>
                    <a:xfrm>
                      <a:off x="0" y="0"/>
                      <a:ext cx="5274310" cy="2483485"/>
                    </a:xfrm>
                    <a:prstGeom prst="rect">
                      <a:avLst/>
                    </a:prstGeom>
                    <a:ln>
                      <a:solidFill>
                        <a:schemeClr val="bg1">
                          <a:lumMod val="85000"/>
                        </a:schemeClr>
                      </a:solidFill>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1A8804D1">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1EFD4CA6">
            <w:pPr>
              <w:pStyle w:val="30"/>
            </w:pPr>
            <w:r>
              <w:rPr>
                <w:rFonts w:hint="eastAsia"/>
              </w:rPr>
              <w:t>编号</w:t>
            </w:r>
          </w:p>
        </w:tc>
        <w:tc>
          <w:tcPr>
            <w:tcW w:w="3721" w:type="pct"/>
            <w:tcBorders>
              <w:top w:val="single" w:color="000000" w:sz="8" w:space="0"/>
              <w:left w:val="nil"/>
              <w:bottom w:val="single" w:color="000000" w:sz="8" w:space="0"/>
              <w:right w:val="single" w:color="000000" w:sz="8" w:space="0"/>
            </w:tcBorders>
          </w:tcPr>
          <w:p w14:paraId="76725085">
            <w:pPr>
              <w:pStyle w:val="30"/>
            </w:pPr>
            <w:r>
              <w:rPr>
                <w:rFonts w:hint="eastAsia"/>
              </w:rPr>
              <w:t>GJJY_3_3</w:t>
            </w:r>
          </w:p>
        </w:tc>
      </w:tr>
      <w:tr w14:paraId="209CD746">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F2D7B32">
            <w:pPr>
              <w:pStyle w:val="30"/>
            </w:pPr>
            <w:r>
              <w:rPr>
                <w:rFonts w:hint="eastAsia"/>
              </w:rPr>
              <w:t>角色</w:t>
            </w:r>
          </w:p>
        </w:tc>
        <w:tc>
          <w:tcPr>
            <w:tcW w:w="3721" w:type="pct"/>
            <w:tcBorders>
              <w:top w:val="nil"/>
              <w:left w:val="nil"/>
              <w:bottom w:val="single" w:color="000000" w:sz="8" w:space="0"/>
              <w:right w:val="single" w:color="000000" w:sz="8" w:space="0"/>
            </w:tcBorders>
          </w:tcPr>
          <w:p w14:paraId="3EDC32FD">
            <w:pPr>
              <w:pStyle w:val="30"/>
            </w:pPr>
            <w:r>
              <w:rPr>
                <w:rFonts w:hint="eastAsia"/>
              </w:rPr>
              <w:t>企业用户，系统管理员</w:t>
            </w:r>
          </w:p>
        </w:tc>
      </w:tr>
      <w:tr w14:paraId="2ACDE386">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BFB5738">
            <w:pPr>
              <w:pStyle w:val="30"/>
            </w:pPr>
            <w:r>
              <w:rPr>
                <w:rFonts w:hint="eastAsia"/>
              </w:rPr>
              <w:t>前置条件</w:t>
            </w:r>
          </w:p>
        </w:tc>
        <w:tc>
          <w:tcPr>
            <w:tcW w:w="3721" w:type="pct"/>
            <w:tcBorders>
              <w:top w:val="nil"/>
              <w:left w:val="nil"/>
              <w:bottom w:val="single" w:color="000000" w:sz="8" w:space="0"/>
              <w:right w:val="single" w:color="000000" w:sz="8" w:space="0"/>
            </w:tcBorders>
          </w:tcPr>
          <w:p w14:paraId="344DE16D">
            <w:pPr>
              <w:pStyle w:val="30"/>
            </w:pPr>
            <w:r>
              <w:rPr>
                <w:rFonts w:hint="eastAsia"/>
              </w:rPr>
              <w:t>进入汇总页面</w:t>
            </w:r>
          </w:p>
        </w:tc>
      </w:tr>
      <w:tr w14:paraId="24C111A9">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79E45C0">
            <w:pPr>
              <w:pStyle w:val="30"/>
            </w:pPr>
            <w:r>
              <w:rPr>
                <w:rFonts w:hint="eastAsia"/>
              </w:rPr>
              <w:t>后置条件</w:t>
            </w:r>
          </w:p>
        </w:tc>
        <w:tc>
          <w:tcPr>
            <w:tcW w:w="3721" w:type="pct"/>
            <w:tcBorders>
              <w:top w:val="nil"/>
              <w:left w:val="nil"/>
              <w:bottom w:val="single" w:color="000000" w:sz="8" w:space="0"/>
              <w:right w:val="single" w:color="000000" w:sz="8" w:space="0"/>
            </w:tcBorders>
          </w:tcPr>
          <w:p w14:paraId="4DE6A7D2">
            <w:pPr>
              <w:pStyle w:val="30"/>
            </w:pPr>
            <w:r>
              <w:rPr>
                <w:rFonts w:hint="eastAsia"/>
              </w:rPr>
              <w:t>无</w:t>
            </w:r>
          </w:p>
        </w:tc>
      </w:tr>
      <w:tr w14:paraId="0994CCCE">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DCF493A">
            <w:pPr>
              <w:pStyle w:val="30"/>
            </w:pPr>
            <w:r>
              <w:rPr>
                <w:rFonts w:hint="eastAsia"/>
              </w:rPr>
              <w:t>输入</w:t>
            </w:r>
          </w:p>
        </w:tc>
        <w:tc>
          <w:tcPr>
            <w:tcW w:w="3721" w:type="pct"/>
            <w:tcBorders>
              <w:top w:val="nil"/>
              <w:left w:val="nil"/>
              <w:bottom w:val="single" w:color="000000" w:sz="8" w:space="0"/>
              <w:right w:val="single" w:color="000000" w:sz="8" w:space="0"/>
            </w:tcBorders>
          </w:tcPr>
          <w:p w14:paraId="3438FED4">
            <w:pPr>
              <w:pStyle w:val="30"/>
            </w:pPr>
            <w:r>
              <w:rPr>
                <w:rFonts w:hint="eastAsia"/>
              </w:rPr>
              <w:t>点击汇总节点检查</w:t>
            </w:r>
          </w:p>
        </w:tc>
      </w:tr>
      <w:tr w14:paraId="1AB13ACB">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C81C0BF">
            <w:pPr>
              <w:pStyle w:val="30"/>
            </w:pPr>
            <w:r>
              <w:rPr>
                <w:rFonts w:hint="eastAsia"/>
              </w:rPr>
              <w:t>输出</w:t>
            </w:r>
          </w:p>
        </w:tc>
        <w:tc>
          <w:tcPr>
            <w:tcW w:w="3721" w:type="pct"/>
            <w:tcBorders>
              <w:top w:val="nil"/>
              <w:left w:val="nil"/>
              <w:bottom w:val="single" w:color="000000" w:sz="8" w:space="0"/>
              <w:right w:val="single" w:color="000000" w:sz="8" w:space="0"/>
            </w:tcBorders>
          </w:tcPr>
          <w:p w14:paraId="08CC24ED">
            <w:pPr>
              <w:pStyle w:val="30"/>
            </w:pPr>
            <w:r>
              <w:rPr>
                <w:rFonts w:hint="eastAsia"/>
              </w:rPr>
              <w:t>汇总节点检查结果</w:t>
            </w:r>
          </w:p>
        </w:tc>
      </w:tr>
      <w:tr w14:paraId="2A11600E">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C29350C">
            <w:pPr>
              <w:pStyle w:val="30"/>
            </w:pPr>
            <w:r>
              <w:rPr>
                <w:rFonts w:hint="eastAsia"/>
              </w:rPr>
              <w:t>正常流</w:t>
            </w:r>
          </w:p>
        </w:tc>
        <w:tc>
          <w:tcPr>
            <w:tcW w:w="3721" w:type="pct"/>
            <w:tcBorders>
              <w:top w:val="nil"/>
              <w:left w:val="nil"/>
              <w:bottom w:val="single" w:color="000000" w:sz="8" w:space="0"/>
              <w:right w:val="single" w:color="000000" w:sz="8" w:space="0"/>
            </w:tcBorders>
          </w:tcPr>
          <w:p w14:paraId="73E4C2C8">
            <w:pPr>
              <w:pStyle w:val="30"/>
            </w:pPr>
            <w:r>
              <w:rPr>
                <w:rFonts w:hint="eastAsia"/>
              </w:rPr>
              <w:t>在检查结果页面显示</w:t>
            </w:r>
            <w:bookmarkStart w:id="170" w:name="OLE_LINK67"/>
            <w:r>
              <w:rPr>
                <w:rFonts w:hint="eastAsia"/>
              </w:rPr>
              <w:t>汇总节点检查结果</w:t>
            </w:r>
            <w:bookmarkEnd w:id="170"/>
          </w:p>
        </w:tc>
      </w:tr>
      <w:tr w14:paraId="09C1B728">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779EB40D">
            <w:pPr>
              <w:pStyle w:val="30"/>
            </w:pPr>
            <w:r>
              <w:rPr>
                <w:rFonts w:hint="eastAsia"/>
              </w:rPr>
              <w:t>异常流</w:t>
            </w:r>
          </w:p>
        </w:tc>
        <w:tc>
          <w:tcPr>
            <w:tcW w:w="3721" w:type="pct"/>
            <w:tcBorders>
              <w:top w:val="nil"/>
              <w:left w:val="nil"/>
              <w:bottom w:val="single" w:color="000000" w:sz="8" w:space="0"/>
              <w:right w:val="single" w:color="000000" w:sz="8" w:space="0"/>
            </w:tcBorders>
          </w:tcPr>
          <w:p w14:paraId="1E6E550E">
            <w:pPr>
              <w:pStyle w:val="30"/>
            </w:pPr>
            <w:r>
              <w:rPr>
                <w:rFonts w:hint="eastAsia"/>
              </w:rPr>
              <w:t>无汇总节点检查结果显示</w:t>
            </w:r>
          </w:p>
        </w:tc>
      </w:tr>
      <w:tr w14:paraId="4A66395E">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79C2E6E">
            <w:pPr>
              <w:pStyle w:val="30"/>
            </w:pPr>
            <w:r>
              <w:rPr>
                <w:rFonts w:hint="eastAsia"/>
              </w:rPr>
              <w:t>特殊需求</w:t>
            </w:r>
          </w:p>
        </w:tc>
        <w:tc>
          <w:tcPr>
            <w:tcW w:w="3721" w:type="pct"/>
            <w:tcBorders>
              <w:top w:val="nil"/>
              <w:left w:val="nil"/>
              <w:bottom w:val="single" w:color="000000" w:sz="8" w:space="0"/>
              <w:right w:val="single" w:color="000000" w:sz="8" w:space="0"/>
            </w:tcBorders>
          </w:tcPr>
          <w:p w14:paraId="6DAE14F0">
            <w:pPr>
              <w:pStyle w:val="30"/>
            </w:pPr>
            <w:r>
              <w:rPr>
                <w:rFonts w:hint="eastAsia"/>
              </w:rPr>
              <w:t>无</w:t>
            </w:r>
          </w:p>
        </w:tc>
      </w:tr>
    </w:tbl>
    <w:p w14:paraId="4EB3A07E">
      <w:pPr>
        <w:pStyle w:val="5"/>
        <w:numPr>
          <w:ilvl w:val="3"/>
          <w:numId w:val="0"/>
        </w:numPr>
      </w:pPr>
      <w:r>
        <w:rPr>
          <w:rFonts w:hint="eastAsia" w:cs="宋体"/>
        </w:rPr>
        <w:t xml:space="preserve">6.1.4.2  </w:t>
      </w:r>
      <w:r>
        <w:rPr>
          <w:rFonts w:hint="eastAsia"/>
        </w:rPr>
        <w:t>数据查询</w:t>
      </w:r>
    </w:p>
    <w:p w14:paraId="5C20D757">
      <w:pPr>
        <w:pStyle w:val="6"/>
        <w:numPr>
          <w:ilvl w:val="4"/>
          <w:numId w:val="0"/>
        </w:numPr>
      </w:pPr>
      <w:r>
        <w:rPr>
          <w:rFonts w:hint="eastAsia" w:eastAsia="宋体" w:cs="宋体"/>
        </w:rPr>
        <w:t xml:space="preserve">6.1.4.2.1  </w:t>
      </w:r>
      <w:r>
        <w:rPr>
          <w:rFonts w:hint="eastAsia"/>
        </w:rPr>
        <w:t>模板查询</w:t>
      </w:r>
    </w:p>
    <w:p w14:paraId="72F20F13">
      <w:pPr>
        <w:ind w:firstLine="480"/>
      </w:pPr>
      <w:r>
        <w:rPr>
          <w:rFonts w:hint="eastAsia"/>
        </w:rPr>
        <w:t>模板查询是通过子系统预设的指标查询模板，新增国别查询模板、区域查询模板、洲际查询模板等内容，对用户填列数据进行筛选查询，用户可以对预设模板指标、所选企业进行条件设置后执行查询即可。查询后可实现结果显示，展示所查询到的数据，查询出的结果数据支持导出为Excel表格。</w:t>
      </w:r>
    </w:p>
    <w:p w14:paraId="4B395060">
      <w:pPr>
        <w:pStyle w:val="25"/>
      </w:pPr>
      <w:r>
        <w:drawing>
          <wp:inline distT="0" distB="0" distL="0" distR="0">
            <wp:extent cx="5274310" cy="2698750"/>
            <wp:effectExtent l="0" t="0" r="2540" b="6350"/>
            <wp:docPr id="703086040" name="图片 1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86040" name="图片 11" descr="图形用户界面, 应用程序, Word&#10;&#10;AI 生成的内容可能不正确。"/>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a:xfrm>
                      <a:off x="0" y="0"/>
                      <a:ext cx="5274310" cy="2698750"/>
                    </a:xfrm>
                    <a:prstGeom prst="rect">
                      <a:avLst/>
                    </a:prstGeom>
                    <a:noFill/>
                    <a:ln>
                      <a:noFill/>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4BFFABD6">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70CD521B">
            <w:pPr>
              <w:pStyle w:val="30"/>
            </w:pPr>
            <w:r>
              <w:rPr>
                <w:rFonts w:hint="eastAsia"/>
              </w:rPr>
              <w:t>编号</w:t>
            </w:r>
          </w:p>
        </w:tc>
        <w:tc>
          <w:tcPr>
            <w:tcW w:w="3721" w:type="pct"/>
            <w:tcBorders>
              <w:top w:val="single" w:color="000000" w:sz="8" w:space="0"/>
              <w:left w:val="nil"/>
              <w:bottom w:val="single" w:color="000000" w:sz="8" w:space="0"/>
              <w:right w:val="single" w:color="000000" w:sz="8" w:space="0"/>
            </w:tcBorders>
          </w:tcPr>
          <w:p w14:paraId="0FD3D0D8">
            <w:pPr>
              <w:pStyle w:val="30"/>
            </w:pPr>
            <w:r>
              <w:rPr>
                <w:rFonts w:hint="eastAsia"/>
              </w:rPr>
              <w:t>GJJY_4_1</w:t>
            </w:r>
          </w:p>
        </w:tc>
      </w:tr>
      <w:tr w14:paraId="0E7FD018">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A700184">
            <w:pPr>
              <w:pStyle w:val="30"/>
            </w:pPr>
            <w:r>
              <w:rPr>
                <w:rFonts w:hint="eastAsia"/>
              </w:rPr>
              <w:t>角色</w:t>
            </w:r>
          </w:p>
        </w:tc>
        <w:tc>
          <w:tcPr>
            <w:tcW w:w="3721" w:type="pct"/>
            <w:tcBorders>
              <w:top w:val="nil"/>
              <w:left w:val="nil"/>
              <w:bottom w:val="single" w:color="000000" w:sz="8" w:space="0"/>
              <w:right w:val="single" w:color="000000" w:sz="8" w:space="0"/>
            </w:tcBorders>
          </w:tcPr>
          <w:p w14:paraId="25F6F773">
            <w:pPr>
              <w:pStyle w:val="30"/>
            </w:pPr>
            <w:r>
              <w:rPr>
                <w:rFonts w:hint="eastAsia"/>
              </w:rPr>
              <w:t>企业用户，系统管理员</w:t>
            </w:r>
          </w:p>
        </w:tc>
      </w:tr>
      <w:tr w14:paraId="3CCB8D44">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85EEFF9">
            <w:pPr>
              <w:pStyle w:val="30"/>
            </w:pPr>
            <w:r>
              <w:rPr>
                <w:rFonts w:hint="eastAsia"/>
              </w:rPr>
              <w:t>前置条件</w:t>
            </w:r>
          </w:p>
        </w:tc>
        <w:tc>
          <w:tcPr>
            <w:tcW w:w="3721" w:type="pct"/>
            <w:tcBorders>
              <w:top w:val="nil"/>
              <w:left w:val="nil"/>
              <w:bottom w:val="single" w:color="000000" w:sz="8" w:space="0"/>
              <w:right w:val="single" w:color="000000" w:sz="8" w:space="0"/>
            </w:tcBorders>
          </w:tcPr>
          <w:p w14:paraId="4D2919B2">
            <w:pPr>
              <w:pStyle w:val="30"/>
            </w:pPr>
            <w:r>
              <w:rPr>
                <w:rFonts w:hint="eastAsia"/>
              </w:rPr>
              <w:t>进入查询页面</w:t>
            </w:r>
          </w:p>
        </w:tc>
      </w:tr>
      <w:tr w14:paraId="5C538698">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7F74E1B">
            <w:pPr>
              <w:pStyle w:val="30"/>
            </w:pPr>
            <w:r>
              <w:rPr>
                <w:rFonts w:hint="eastAsia"/>
              </w:rPr>
              <w:t>后置条件</w:t>
            </w:r>
          </w:p>
        </w:tc>
        <w:tc>
          <w:tcPr>
            <w:tcW w:w="3721" w:type="pct"/>
            <w:tcBorders>
              <w:top w:val="nil"/>
              <w:left w:val="nil"/>
              <w:bottom w:val="single" w:color="000000" w:sz="8" w:space="0"/>
              <w:right w:val="single" w:color="000000" w:sz="8" w:space="0"/>
            </w:tcBorders>
          </w:tcPr>
          <w:p w14:paraId="157C4AF0">
            <w:pPr>
              <w:pStyle w:val="30"/>
            </w:pPr>
            <w:r>
              <w:rPr>
                <w:rFonts w:hint="eastAsia"/>
              </w:rPr>
              <w:t>无</w:t>
            </w:r>
          </w:p>
        </w:tc>
      </w:tr>
      <w:tr w14:paraId="46AC6A7F">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B5F51E9">
            <w:pPr>
              <w:pStyle w:val="30"/>
            </w:pPr>
            <w:r>
              <w:rPr>
                <w:rFonts w:hint="eastAsia"/>
              </w:rPr>
              <w:t>输入</w:t>
            </w:r>
          </w:p>
        </w:tc>
        <w:tc>
          <w:tcPr>
            <w:tcW w:w="3721" w:type="pct"/>
            <w:tcBorders>
              <w:top w:val="nil"/>
              <w:left w:val="nil"/>
              <w:bottom w:val="single" w:color="000000" w:sz="8" w:space="0"/>
              <w:right w:val="single" w:color="000000" w:sz="8" w:space="0"/>
            </w:tcBorders>
          </w:tcPr>
          <w:p w14:paraId="62D5FF34">
            <w:pPr>
              <w:pStyle w:val="30"/>
            </w:pPr>
            <w:r>
              <w:rPr>
                <w:rFonts w:hint="eastAsia"/>
              </w:rPr>
              <w:t>点击模板查询</w:t>
            </w:r>
          </w:p>
        </w:tc>
      </w:tr>
      <w:tr w14:paraId="2D071856">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F7E6699">
            <w:pPr>
              <w:pStyle w:val="30"/>
            </w:pPr>
            <w:r>
              <w:rPr>
                <w:rFonts w:hint="eastAsia"/>
              </w:rPr>
              <w:t>输出</w:t>
            </w:r>
          </w:p>
        </w:tc>
        <w:tc>
          <w:tcPr>
            <w:tcW w:w="3721" w:type="pct"/>
            <w:tcBorders>
              <w:top w:val="nil"/>
              <w:left w:val="nil"/>
              <w:bottom w:val="single" w:color="000000" w:sz="8" w:space="0"/>
              <w:right w:val="single" w:color="000000" w:sz="8" w:space="0"/>
            </w:tcBorders>
          </w:tcPr>
          <w:p w14:paraId="0F32DAF8">
            <w:pPr>
              <w:pStyle w:val="30"/>
            </w:pPr>
            <w:r>
              <w:rPr>
                <w:rFonts w:hint="eastAsia"/>
              </w:rPr>
              <w:t>模板查询统计结果</w:t>
            </w:r>
          </w:p>
        </w:tc>
      </w:tr>
      <w:tr w14:paraId="6AB1412C">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43D7695">
            <w:pPr>
              <w:pStyle w:val="30"/>
            </w:pPr>
            <w:r>
              <w:rPr>
                <w:rFonts w:hint="eastAsia"/>
              </w:rPr>
              <w:t>正常流</w:t>
            </w:r>
          </w:p>
        </w:tc>
        <w:tc>
          <w:tcPr>
            <w:tcW w:w="3721" w:type="pct"/>
            <w:tcBorders>
              <w:top w:val="nil"/>
              <w:left w:val="nil"/>
              <w:bottom w:val="single" w:color="000000" w:sz="8" w:space="0"/>
              <w:right w:val="single" w:color="000000" w:sz="8" w:space="0"/>
            </w:tcBorders>
          </w:tcPr>
          <w:p w14:paraId="44FAF5B7">
            <w:pPr>
              <w:pStyle w:val="30"/>
            </w:pPr>
            <w:bookmarkStart w:id="171" w:name="OLE_LINK68"/>
            <w:r>
              <w:rPr>
                <w:rFonts w:hint="eastAsia"/>
              </w:rPr>
              <w:t>在查询结果页面中显示模板查询结果</w:t>
            </w:r>
            <w:bookmarkEnd w:id="171"/>
          </w:p>
        </w:tc>
      </w:tr>
      <w:tr w14:paraId="7D7FFF92">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D1E3111">
            <w:pPr>
              <w:pStyle w:val="30"/>
            </w:pPr>
            <w:r>
              <w:rPr>
                <w:rFonts w:hint="eastAsia"/>
              </w:rPr>
              <w:t>异常流</w:t>
            </w:r>
          </w:p>
        </w:tc>
        <w:tc>
          <w:tcPr>
            <w:tcW w:w="3721" w:type="pct"/>
            <w:tcBorders>
              <w:top w:val="nil"/>
              <w:left w:val="nil"/>
              <w:bottom w:val="single" w:color="000000" w:sz="8" w:space="0"/>
              <w:right w:val="single" w:color="000000" w:sz="8" w:space="0"/>
            </w:tcBorders>
          </w:tcPr>
          <w:p w14:paraId="7A4D2B38">
            <w:pPr>
              <w:pStyle w:val="30"/>
            </w:pPr>
            <w:r>
              <w:rPr>
                <w:rFonts w:hint="eastAsia"/>
              </w:rPr>
              <w:t>在查询结果页面中无模板查询结果显示</w:t>
            </w:r>
          </w:p>
        </w:tc>
      </w:tr>
      <w:tr w14:paraId="7699C63D">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27C8A89">
            <w:pPr>
              <w:pStyle w:val="30"/>
            </w:pPr>
            <w:r>
              <w:rPr>
                <w:rFonts w:hint="eastAsia"/>
              </w:rPr>
              <w:t>特殊需求</w:t>
            </w:r>
          </w:p>
        </w:tc>
        <w:tc>
          <w:tcPr>
            <w:tcW w:w="3721" w:type="pct"/>
            <w:tcBorders>
              <w:top w:val="nil"/>
              <w:left w:val="nil"/>
              <w:bottom w:val="single" w:color="000000" w:sz="8" w:space="0"/>
              <w:right w:val="single" w:color="000000" w:sz="8" w:space="0"/>
            </w:tcBorders>
          </w:tcPr>
          <w:p w14:paraId="6EDB8568">
            <w:pPr>
              <w:pStyle w:val="30"/>
            </w:pPr>
            <w:r>
              <w:rPr>
                <w:rFonts w:hint="eastAsia"/>
              </w:rPr>
              <w:t>无</w:t>
            </w:r>
          </w:p>
        </w:tc>
      </w:tr>
    </w:tbl>
    <w:p w14:paraId="0456FBE3">
      <w:pPr>
        <w:pStyle w:val="6"/>
        <w:numPr>
          <w:ilvl w:val="4"/>
          <w:numId w:val="0"/>
        </w:numPr>
      </w:pPr>
      <w:r>
        <w:rPr>
          <w:rFonts w:hint="eastAsia" w:eastAsia="宋体" w:cs="宋体"/>
        </w:rPr>
        <w:t xml:space="preserve">6.1.4.2.2  </w:t>
      </w:r>
      <w:r>
        <w:rPr>
          <w:rFonts w:hint="eastAsia"/>
        </w:rPr>
        <w:t>自定义查询</w:t>
      </w:r>
    </w:p>
    <w:p w14:paraId="1809F255">
      <w:pPr>
        <w:ind w:firstLine="480"/>
      </w:pPr>
      <w:r>
        <w:rPr>
          <w:rFonts w:hint="eastAsia"/>
        </w:rPr>
        <w:t>自定义查询功能支持用户自定义选择报表中的指标字段，并根据选择的指标进行条件设置，例如：国别、洲别、区域等条件，用户可完成指标选取、条件设置后，选择需要查询的单位，执行查询即可再查询结果，查询的结果数据支持导出为Excel表格。</w:t>
      </w:r>
    </w:p>
    <w:p w14:paraId="50A26990">
      <w:pPr>
        <w:pStyle w:val="25"/>
      </w:pPr>
      <w:r>
        <w:drawing>
          <wp:inline distT="0" distB="0" distL="0" distR="0">
            <wp:extent cx="5274310" cy="2698750"/>
            <wp:effectExtent l="0" t="0" r="2540" b="6350"/>
            <wp:docPr id="717353744" name="图片 12"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53744" name="图片 12" descr="图形用户界面, 文本, 应用程序, 电子邮件&#10;&#10;AI 生成的内容可能不正确。"/>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5274310" cy="2698750"/>
                    </a:xfrm>
                    <a:prstGeom prst="rect">
                      <a:avLst/>
                    </a:prstGeom>
                    <a:noFill/>
                    <a:ln>
                      <a:noFill/>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1A74B08B">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01B8AC7B">
            <w:pPr>
              <w:pStyle w:val="30"/>
            </w:pPr>
            <w:r>
              <w:rPr>
                <w:rFonts w:hint="eastAsia"/>
              </w:rPr>
              <w:t>编号</w:t>
            </w:r>
          </w:p>
        </w:tc>
        <w:tc>
          <w:tcPr>
            <w:tcW w:w="3721" w:type="pct"/>
            <w:tcBorders>
              <w:top w:val="single" w:color="000000" w:sz="8" w:space="0"/>
              <w:left w:val="nil"/>
              <w:bottom w:val="single" w:color="000000" w:sz="8" w:space="0"/>
              <w:right w:val="single" w:color="000000" w:sz="8" w:space="0"/>
            </w:tcBorders>
          </w:tcPr>
          <w:p w14:paraId="24BDA521">
            <w:pPr>
              <w:pStyle w:val="30"/>
            </w:pPr>
            <w:r>
              <w:rPr>
                <w:rFonts w:hint="eastAsia"/>
              </w:rPr>
              <w:t>GJJY_4_2</w:t>
            </w:r>
          </w:p>
        </w:tc>
      </w:tr>
      <w:tr w14:paraId="424426EC">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9A58EE7">
            <w:pPr>
              <w:pStyle w:val="30"/>
            </w:pPr>
            <w:r>
              <w:rPr>
                <w:rFonts w:hint="eastAsia"/>
              </w:rPr>
              <w:t>角色</w:t>
            </w:r>
          </w:p>
        </w:tc>
        <w:tc>
          <w:tcPr>
            <w:tcW w:w="3721" w:type="pct"/>
            <w:tcBorders>
              <w:top w:val="nil"/>
              <w:left w:val="nil"/>
              <w:bottom w:val="single" w:color="000000" w:sz="8" w:space="0"/>
              <w:right w:val="single" w:color="000000" w:sz="8" w:space="0"/>
            </w:tcBorders>
          </w:tcPr>
          <w:p w14:paraId="2F67F58E">
            <w:pPr>
              <w:pStyle w:val="30"/>
            </w:pPr>
            <w:r>
              <w:rPr>
                <w:rFonts w:hint="eastAsia"/>
              </w:rPr>
              <w:t>企业用户，系统管理员</w:t>
            </w:r>
          </w:p>
        </w:tc>
      </w:tr>
      <w:tr w14:paraId="1E20DBE6">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B95F982">
            <w:pPr>
              <w:pStyle w:val="30"/>
            </w:pPr>
            <w:r>
              <w:rPr>
                <w:rFonts w:hint="eastAsia"/>
              </w:rPr>
              <w:t>前置条件</w:t>
            </w:r>
          </w:p>
        </w:tc>
        <w:tc>
          <w:tcPr>
            <w:tcW w:w="3721" w:type="pct"/>
            <w:tcBorders>
              <w:top w:val="nil"/>
              <w:left w:val="nil"/>
              <w:bottom w:val="single" w:color="000000" w:sz="8" w:space="0"/>
              <w:right w:val="single" w:color="000000" w:sz="8" w:space="0"/>
            </w:tcBorders>
          </w:tcPr>
          <w:p w14:paraId="5391DEE5">
            <w:pPr>
              <w:pStyle w:val="30"/>
            </w:pPr>
            <w:r>
              <w:rPr>
                <w:rFonts w:hint="eastAsia"/>
              </w:rPr>
              <w:t>进入查询统计页面</w:t>
            </w:r>
          </w:p>
        </w:tc>
      </w:tr>
      <w:tr w14:paraId="17F0FE4F">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DA0BED3">
            <w:pPr>
              <w:pStyle w:val="30"/>
            </w:pPr>
            <w:r>
              <w:rPr>
                <w:rFonts w:hint="eastAsia"/>
              </w:rPr>
              <w:t>后置条件</w:t>
            </w:r>
          </w:p>
        </w:tc>
        <w:tc>
          <w:tcPr>
            <w:tcW w:w="3721" w:type="pct"/>
            <w:tcBorders>
              <w:top w:val="nil"/>
              <w:left w:val="nil"/>
              <w:bottom w:val="single" w:color="000000" w:sz="8" w:space="0"/>
              <w:right w:val="single" w:color="000000" w:sz="8" w:space="0"/>
            </w:tcBorders>
          </w:tcPr>
          <w:p w14:paraId="4AC58E4D">
            <w:pPr>
              <w:pStyle w:val="30"/>
            </w:pPr>
            <w:r>
              <w:rPr>
                <w:rFonts w:hint="eastAsia"/>
              </w:rPr>
              <w:t>无</w:t>
            </w:r>
          </w:p>
        </w:tc>
      </w:tr>
      <w:tr w14:paraId="7D5F68D3">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358EA7A">
            <w:pPr>
              <w:pStyle w:val="30"/>
            </w:pPr>
            <w:r>
              <w:rPr>
                <w:rFonts w:hint="eastAsia"/>
              </w:rPr>
              <w:t>输入</w:t>
            </w:r>
          </w:p>
        </w:tc>
        <w:tc>
          <w:tcPr>
            <w:tcW w:w="3721" w:type="pct"/>
            <w:tcBorders>
              <w:top w:val="nil"/>
              <w:left w:val="nil"/>
              <w:bottom w:val="single" w:color="000000" w:sz="8" w:space="0"/>
              <w:right w:val="single" w:color="000000" w:sz="8" w:space="0"/>
            </w:tcBorders>
          </w:tcPr>
          <w:p w14:paraId="552812A0">
            <w:pPr>
              <w:pStyle w:val="30"/>
            </w:pPr>
            <w:r>
              <w:rPr>
                <w:rFonts w:hint="eastAsia"/>
              </w:rPr>
              <w:t>点击自定义查询</w:t>
            </w:r>
          </w:p>
        </w:tc>
      </w:tr>
      <w:tr w14:paraId="2F4456B3">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0456BA6">
            <w:pPr>
              <w:pStyle w:val="30"/>
            </w:pPr>
            <w:r>
              <w:rPr>
                <w:rFonts w:hint="eastAsia"/>
              </w:rPr>
              <w:t>输出</w:t>
            </w:r>
          </w:p>
        </w:tc>
        <w:tc>
          <w:tcPr>
            <w:tcW w:w="3721" w:type="pct"/>
            <w:tcBorders>
              <w:top w:val="nil"/>
              <w:left w:val="nil"/>
              <w:bottom w:val="single" w:color="000000" w:sz="8" w:space="0"/>
              <w:right w:val="single" w:color="000000" w:sz="8" w:space="0"/>
            </w:tcBorders>
          </w:tcPr>
          <w:p w14:paraId="123FA908">
            <w:pPr>
              <w:pStyle w:val="30"/>
            </w:pPr>
            <w:r>
              <w:rPr>
                <w:rFonts w:hint="eastAsia"/>
              </w:rPr>
              <w:t>自定义查询结果</w:t>
            </w:r>
          </w:p>
        </w:tc>
      </w:tr>
      <w:tr w14:paraId="49309322">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BBECCBE">
            <w:pPr>
              <w:pStyle w:val="30"/>
            </w:pPr>
            <w:r>
              <w:rPr>
                <w:rFonts w:hint="eastAsia"/>
              </w:rPr>
              <w:t>正常流</w:t>
            </w:r>
          </w:p>
        </w:tc>
        <w:tc>
          <w:tcPr>
            <w:tcW w:w="3721" w:type="pct"/>
            <w:tcBorders>
              <w:top w:val="nil"/>
              <w:left w:val="nil"/>
              <w:bottom w:val="single" w:color="000000" w:sz="8" w:space="0"/>
              <w:right w:val="single" w:color="000000" w:sz="8" w:space="0"/>
            </w:tcBorders>
          </w:tcPr>
          <w:p w14:paraId="11C18C50">
            <w:pPr>
              <w:pStyle w:val="30"/>
            </w:pPr>
            <w:r>
              <w:rPr>
                <w:rFonts w:hint="eastAsia"/>
              </w:rPr>
              <w:t>在查询结果页面中显示自定义查询结果</w:t>
            </w:r>
          </w:p>
        </w:tc>
      </w:tr>
      <w:tr w14:paraId="21E55C24">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789506C">
            <w:pPr>
              <w:pStyle w:val="30"/>
            </w:pPr>
            <w:r>
              <w:rPr>
                <w:rFonts w:hint="eastAsia"/>
              </w:rPr>
              <w:t>异常流</w:t>
            </w:r>
          </w:p>
        </w:tc>
        <w:tc>
          <w:tcPr>
            <w:tcW w:w="3721" w:type="pct"/>
            <w:tcBorders>
              <w:top w:val="nil"/>
              <w:left w:val="nil"/>
              <w:bottom w:val="single" w:color="000000" w:sz="8" w:space="0"/>
              <w:right w:val="single" w:color="000000" w:sz="8" w:space="0"/>
            </w:tcBorders>
          </w:tcPr>
          <w:p w14:paraId="19DF2D9B">
            <w:pPr>
              <w:pStyle w:val="30"/>
            </w:pPr>
            <w:r>
              <w:rPr>
                <w:rFonts w:hint="eastAsia"/>
              </w:rPr>
              <w:t>在查询结果页面中无自定义查询结果显示</w:t>
            </w:r>
          </w:p>
        </w:tc>
      </w:tr>
      <w:tr w14:paraId="0E94EF78">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770C99D5">
            <w:pPr>
              <w:pStyle w:val="30"/>
            </w:pPr>
            <w:r>
              <w:rPr>
                <w:rFonts w:hint="eastAsia"/>
              </w:rPr>
              <w:t>特殊需求</w:t>
            </w:r>
          </w:p>
        </w:tc>
        <w:tc>
          <w:tcPr>
            <w:tcW w:w="3721" w:type="pct"/>
            <w:tcBorders>
              <w:top w:val="nil"/>
              <w:left w:val="nil"/>
              <w:bottom w:val="single" w:color="000000" w:sz="8" w:space="0"/>
              <w:right w:val="single" w:color="000000" w:sz="8" w:space="0"/>
            </w:tcBorders>
          </w:tcPr>
          <w:p w14:paraId="39766888">
            <w:pPr>
              <w:pStyle w:val="30"/>
            </w:pPr>
            <w:r>
              <w:rPr>
                <w:rFonts w:hint="eastAsia"/>
              </w:rPr>
              <w:t>无</w:t>
            </w:r>
          </w:p>
        </w:tc>
      </w:tr>
    </w:tbl>
    <w:p w14:paraId="02B37BB4">
      <w:pPr>
        <w:pStyle w:val="6"/>
        <w:numPr>
          <w:ilvl w:val="4"/>
          <w:numId w:val="0"/>
        </w:numPr>
      </w:pPr>
      <w:r>
        <w:rPr>
          <w:rFonts w:hint="eastAsia" w:eastAsia="宋体" w:cs="宋体"/>
        </w:rPr>
        <w:t xml:space="preserve">6.1.4.2.3  </w:t>
      </w:r>
      <w:r>
        <w:rPr>
          <w:rFonts w:hint="eastAsia"/>
        </w:rPr>
        <w:t>报送统计查询</w:t>
      </w:r>
    </w:p>
    <w:p w14:paraId="3A9D6934">
      <w:pPr>
        <w:ind w:firstLine="480"/>
      </w:pPr>
      <w:r>
        <w:rPr>
          <w:rFonts w:hint="eastAsia"/>
        </w:rPr>
        <w:t>报送统计查询功能可查询系统中所有企业数据报送状态，并对企业数据填报情况进行统计。查询后的结果展示将按树形结构进行展示，统计要素包括企业名称、单位代码、报表类型、填报状态、提交状态、退回状态、最早提交时间、最新提交时间，提交退回次数等</w:t>
      </w:r>
    </w:p>
    <w:p w14:paraId="43D9CE4D">
      <w:pPr>
        <w:pStyle w:val="25"/>
      </w:pPr>
      <w:r>
        <w:drawing>
          <wp:inline distT="0" distB="0" distL="0" distR="0">
            <wp:extent cx="5274310" cy="2522220"/>
            <wp:effectExtent l="9525" t="9525" r="12065" b="11430"/>
            <wp:docPr id="1969765308"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65308" name="图片 1" descr="图形用户界面, 应用程序, 表格&#10;&#10;AI 生成的内容可能不正确。"/>
                    <pic:cNvPicPr>
                      <a:picLocks noChangeAspect="1"/>
                    </pic:cNvPicPr>
                  </pic:nvPicPr>
                  <pic:blipFill>
                    <a:blip r:embed="rId74"/>
                    <a:stretch>
                      <a:fillRect/>
                    </a:stretch>
                  </pic:blipFill>
                  <pic:spPr>
                    <a:xfrm>
                      <a:off x="0" y="0"/>
                      <a:ext cx="5274310" cy="2522220"/>
                    </a:xfrm>
                    <a:prstGeom prst="rect">
                      <a:avLst/>
                    </a:prstGeom>
                    <a:ln>
                      <a:solidFill>
                        <a:schemeClr val="bg1">
                          <a:lumMod val="85000"/>
                        </a:schemeClr>
                      </a:solidFill>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5FC95D0E">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15CC4BB9">
            <w:pPr>
              <w:pStyle w:val="30"/>
            </w:pPr>
            <w:r>
              <w:rPr>
                <w:rFonts w:hint="eastAsia"/>
              </w:rPr>
              <w:t>编号</w:t>
            </w:r>
          </w:p>
        </w:tc>
        <w:tc>
          <w:tcPr>
            <w:tcW w:w="3721" w:type="pct"/>
            <w:tcBorders>
              <w:top w:val="single" w:color="000000" w:sz="8" w:space="0"/>
              <w:left w:val="nil"/>
              <w:bottom w:val="single" w:color="000000" w:sz="8" w:space="0"/>
              <w:right w:val="single" w:color="000000" w:sz="8" w:space="0"/>
            </w:tcBorders>
          </w:tcPr>
          <w:p w14:paraId="5981B353">
            <w:pPr>
              <w:pStyle w:val="30"/>
            </w:pPr>
            <w:r>
              <w:rPr>
                <w:rFonts w:hint="eastAsia"/>
              </w:rPr>
              <w:t>GJJY_4_3</w:t>
            </w:r>
          </w:p>
        </w:tc>
      </w:tr>
      <w:tr w14:paraId="38BAB135">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B03BD20">
            <w:pPr>
              <w:pStyle w:val="30"/>
            </w:pPr>
            <w:r>
              <w:rPr>
                <w:rFonts w:hint="eastAsia"/>
              </w:rPr>
              <w:t>角色</w:t>
            </w:r>
          </w:p>
        </w:tc>
        <w:tc>
          <w:tcPr>
            <w:tcW w:w="3721" w:type="pct"/>
            <w:tcBorders>
              <w:top w:val="nil"/>
              <w:left w:val="nil"/>
              <w:bottom w:val="single" w:color="000000" w:sz="8" w:space="0"/>
              <w:right w:val="single" w:color="000000" w:sz="8" w:space="0"/>
            </w:tcBorders>
          </w:tcPr>
          <w:p w14:paraId="697B42B3">
            <w:pPr>
              <w:pStyle w:val="30"/>
            </w:pPr>
            <w:r>
              <w:rPr>
                <w:rFonts w:hint="eastAsia"/>
              </w:rPr>
              <w:t>企业用户，系统管理员</w:t>
            </w:r>
          </w:p>
        </w:tc>
      </w:tr>
      <w:tr w14:paraId="7C4D29FD">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D2D1279">
            <w:pPr>
              <w:pStyle w:val="30"/>
            </w:pPr>
            <w:r>
              <w:rPr>
                <w:rFonts w:hint="eastAsia"/>
              </w:rPr>
              <w:t>前置条件</w:t>
            </w:r>
          </w:p>
        </w:tc>
        <w:tc>
          <w:tcPr>
            <w:tcW w:w="3721" w:type="pct"/>
            <w:tcBorders>
              <w:top w:val="nil"/>
              <w:left w:val="nil"/>
              <w:bottom w:val="single" w:color="000000" w:sz="8" w:space="0"/>
              <w:right w:val="single" w:color="000000" w:sz="8" w:space="0"/>
            </w:tcBorders>
          </w:tcPr>
          <w:p w14:paraId="752A8C16">
            <w:pPr>
              <w:pStyle w:val="30"/>
            </w:pPr>
            <w:r>
              <w:rPr>
                <w:rFonts w:hint="eastAsia"/>
              </w:rPr>
              <w:t>进入查询统计页面</w:t>
            </w:r>
          </w:p>
        </w:tc>
      </w:tr>
      <w:tr w14:paraId="41BCE334">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750D4CF">
            <w:pPr>
              <w:pStyle w:val="30"/>
            </w:pPr>
            <w:r>
              <w:rPr>
                <w:rFonts w:hint="eastAsia"/>
              </w:rPr>
              <w:t>后置条件</w:t>
            </w:r>
          </w:p>
        </w:tc>
        <w:tc>
          <w:tcPr>
            <w:tcW w:w="3721" w:type="pct"/>
            <w:tcBorders>
              <w:top w:val="nil"/>
              <w:left w:val="nil"/>
              <w:bottom w:val="single" w:color="000000" w:sz="8" w:space="0"/>
              <w:right w:val="single" w:color="000000" w:sz="8" w:space="0"/>
            </w:tcBorders>
          </w:tcPr>
          <w:p w14:paraId="3300D374">
            <w:pPr>
              <w:pStyle w:val="30"/>
            </w:pPr>
            <w:r>
              <w:rPr>
                <w:rFonts w:hint="eastAsia"/>
              </w:rPr>
              <w:t>无</w:t>
            </w:r>
          </w:p>
        </w:tc>
      </w:tr>
      <w:tr w14:paraId="12F7B31D">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6652879">
            <w:pPr>
              <w:pStyle w:val="30"/>
            </w:pPr>
            <w:r>
              <w:rPr>
                <w:rFonts w:hint="eastAsia"/>
              </w:rPr>
              <w:t>输入</w:t>
            </w:r>
          </w:p>
        </w:tc>
        <w:tc>
          <w:tcPr>
            <w:tcW w:w="3721" w:type="pct"/>
            <w:tcBorders>
              <w:top w:val="nil"/>
              <w:left w:val="nil"/>
              <w:bottom w:val="single" w:color="000000" w:sz="8" w:space="0"/>
              <w:right w:val="single" w:color="000000" w:sz="8" w:space="0"/>
            </w:tcBorders>
          </w:tcPr>
          <w:p w14:paraId="71CE509E">
            <w:pPr>
              <w:pStyle w:val="30"/>
            </w:pPr>
            <w:r>
              <w:rPr>
                <w:rFonts w:hint="eastAsia"/>
              </w:rPr>
              <w:t>点击报送统计</w:t>
            </w:r>
          </w:p>
        </w:tc>
      </w:tr>
      <w:tr w14:paraId="5F9CCD1C">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39F20CC">
            <w:pPr>
              <w:pStyle w:val="30"/>
            </w:pPr>
            <w:r>
              <w:rPr>
                <w:rFonts w:hint="eastAsia"/>
              </w:rPr>
              <w:t>输出</w:t>
            </w:r>
          </w:p>
        </w:tc>
        <w:tc>
          <w:tcPr>
            <w:tcW w:w="3721" w:type="pct"/>
            <w:tcBorders>
              <w:top w:val="nil"/>
              <w:left w:val="nil"/>
              <w:bottom w:val="single" w:color="000000" w:sz="8" w:space="0"/>
              <w:right w:val="single" w:color="000000" w:sz="8" w:space="0"/>
            </w:tcBorders>
          </w:tcPr>
          <w:p w14:paraId="4ABA13F7">
            <w:pPr>
              <w:pStyle w:val="30"/>
            </w:pPr>
            <w:r>
              <w:rPr>
                <w:rFonts w:hint="eastAsia"/>
              </w:rPr>
              <w:t>报送统计结果</w:t>
            </w:r>
          </w:p>
        </w:tc>
      </w:tr>
      <w:tr w14:paraId="0220D992">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D7597F8">
            <w:pPr>
              <w:pStyle w:val="30"/>
            </w:pPr>
            <w:r>
              <w:rPr>
                <w:rFonts w:hint="eastAsia"/>
              </w:rPr>
              <w:t>正常流</w:t>
            </w:r>
          </w:p>
        </w:tc>
        <w:tc>
          <w:tcPr>
            <w:tcW w:w="3721" w:type="pct"/>
            <w:tcBorders>
              <w:top w:val="nil"/>
              <w:left w:val="nil"/>
              <w:bottom w:val="single" w:color="000000" w:sz="8" w:space="0"/>
              <w:right w:val="single" w:color="000000" w:sz="8" w:space="0"/>
            </w:tcBorders>
          </w:tcPr>
          <w:p w14:paraId="4353D50B">
            <w:pPr>
              <w:pStyle w:val="30"/>
            </w:pPr>
            <w:r>
              <w:rPr>
                <w:rFonts w:hint="eastAsia"/>
              </w:rPr>
              <w:t>在查询结果页面中显示报送统计查询结果</w:t>
            </w:r>
          </w:p>
        </w:tc>
      </w:tr>
      <w:tr w14:paraId="28F0831E">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1476FF5">
            <w:pPr>
              <w:pStyle w:val="30"/>
            </w:pPr>
            <w:r>
              <w:rPr>
                <w:rFonts w:hint="eastAsia"/>
              </w:rPr>
              <w:t>异常流</w:t>
            </w:r>
          </w:p>
        </w:tc>
        <w:tc>
          <w:tcPr>
            <w:tcW w:w="3721" w:type="pct"/>
            <w:tcBorders>
              <w:top w:val="nil"/>
              <w:left w:val="nil"/>
              <w:bottom w:val="single" w:color="000000" w:sz="8" w:space="0"/>
              <w:right w:val="single" w:color="000000" w:sz="8" w:space="0"/>
            </w:tcBorders>
          </w:tcPr>
          <w:p w14:paraId="6C9EF381">
            <w:pPr>
              <w:pStyle w:val="30"/>
            </w:pPr>
            <w:r>
              <w:rPr>
                <w:rFonts w:hint="eastAsia"/>
              </w:rPr>
              <w:t>在查询结果页面中无报送统计查询结果显示</w:t>
            </w:r>
          </w:p>
        </w:tc>
      </w:tr>
      <w:tr w14:paraId="1D191032">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DE2D510">
            <w:pPr>
              <w:pStyle w:val="30"/>
            </w:pPr>
            <w:r>
              <w:rPr>
                <w:rFonts w:hint="eastAsia"/>
              </w:rPr>
              <w:t>特殊需求</w:t>
            </w:r>
          </w:p>
        </w:tc>
        <w:tc>
          <w:tcPr>
            <w:tcW w:w="3721" w:type="pct"/>
            <w:tcBorders>
              <w:top w:val="nil"/>
              <w:left w:val="nil"/>
              <w:bottom w:val="single" w:color="000000" w:sz="8" w:space="0"/>
              <w:right w:val="single" w:color="000000" w:sz="8" w:space="0"/>
            </w:tcBorders>
          </w:tcPr>
          <w:p w14:paraId="7214A55F">
            <w:pPr>
              <w:pStyle w:val="30"/>
            </w:pPr>
            <w:r>
              <w:rPr>
                <w:rFonts w:hint="eastAsia"/>
              </w:rPr>
              <w:t>无</w:t>
            </w:r>
          </w:p>
        </w:tc>
      </w:tr>
    </w:tbl>
    <w:p w14:paraId="658F0A2E">
      <w:pPr>
        <w:pStyle w:val="6"/>
        <w:numPr>
          <w:ilvl w:val="4"/>
          <w:numId w:val="0"/>
        </w:numPr>
      </w:pPr>
      <w:r>
        <w:rPr>
          <w:rFonts w:hint="eastAsia" w:eastAsia="宋体" w:cs="宋体"/>
        </w:rPr>
        <w:t xml:space="preserve">6.1.4.2.4  </w:t>
      </w:r>
      <w:r>
        <w:rPr>
          <w:rFonts w:hint="eastAsia"/>
        </w:rPr>
        <w:t>数据填报通知</w:t>
      </w:r>
    </w:p>
    <w:p w14:paraId="3B867382">
      <w:pPr>
        <w:ind w:firstLine="480"/>
      </w:pPr>
      <w:r>
        <w:rPr>
          <w:rFonts w:hint="eastAsia"/>
        </w:rPr>
        <w:t>在查询统计界面中，建立数据填报通知功能，监管人员点击填报通知功能后，子系统将通过短信的方式通知填报企业进行数据填报、数据提交。对已经进行通知过的企业，数据状态将变更为“已通知”。</w:t>
      </w:r>
    </w:p>
    <w:p w14:paraId="300A122D">
      <w:pPr>
        <w:pStyle w:val="25"/>
      </w:pPr>
      <w:r>
        <w:drawing>
          <wp:inline distT="0" distB="0" distL="0" distR="0">
            <wp:extent cx="5274310" cy="2698750"/>
            <wp:effectExtent l="9525" t="9525" r="12065" b="15875"/>
            <wp:docPr id="463595" name="图片 13"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95" name="图片 13" descr="图形用户界面, 应用程序, 表格&#10;&#10;AI 生成的内容可能不正确。"/>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a:xfrm>
                      <a:off x="0" y="0"/>
                      <a:ext cx="5274310" cy="2698750"/>
                    </a:xfrm>
                    <a:prstGeom prst="rect">
                      <a:avLst/>
                    </a:prstGeom>
                    <a:noFill/>
                    <a:ln>
                      <a:solidFill>
                        <a:schemeClr val="bg1">
                          <a:lumMod val="85000"/>
                        </a:schemeClr>
                      </a:solidFill>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66F6B52A">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0D681AEC">
            <w:pPr>
              <w:pStyle w:val="30"/>
            </w:pPr>
            <w:r>
              <w:rPr>
                <w:rFonts w:hint="eastAsia"/>
              </w:rPr>
              <w:t>编号</w:t>
            </w:r>
          </w:p>
        </w:tc>
        <w:tc>
          <w:tcPr>
            <w:tcW w:w="3721" w:type="pct"/>
            <w:tcBorders>
              <w:top w:val="single" w:color="000000" w:sz="8" w:space="0"/>
              <w:left w:val="nil"/>
              <w:bottom w:val="single" w:color="000000" w:sz="8" w:space="0"/>
              <w:right w:val="single" w:color="000000" w:sz="8" w:space="0"/>
            </w:tcBorders>
          </w:tcPr>
          <w:p w14:paraId="6DDD89A7">
            <w:pPr>
              <w:pStyle w:val="30"/>
            </w:pPr>
            <w:r>
              <w:rPr>
                <w:rFonts w:hint="eastAsia"/>
              </w:rPr>
              <w:t>GJJY_4_4</w:t>
            </w:r>
          </w:p>
        </w:tc>
      </w:tr>
      <w:tr w14:paraId="3DBF8185">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19102DF">
            <w:pPr>
              <w:pStyle w:val="30"/>
            </w:pPr>
            <w:r>
              <w:rPr>
                <w:rFonts w:hint="eastAsia"/>
              </w:rPr>
              <w:t>角色</w:t>
            </w:r>
          </w:p>
        </w:tc>
        <w:tc>
          <w:tcPr>
            <w:tcW w:w="3721" w:type="pct"/>
            <w:tcBorders>
              <w:top w:val="nil"/>
              <w:left w:val="nil"/>
              <w:bottom w:val="single" w:color="000000" w:sz="8" w:space="0"/>
              <w:right w:val="single" w:color="000000" w:sz="8" w:space="0"/>
            </w:tcBorders>
          </w:tcPr>
          <w:p w14:paraId="5327ED18">
            <w:pPr>
              <w:pStyle w:val="30"/>
            </w:pPr>
            <w:r>
              <w:rPr>
                <w:rFonts w:hint="eastAsia"/>
              </w:rPr>
              <w:t>企业用户，系统管理员</w:t>
            </w:r>
          </w:p>
        </w:tc>
      </w:tr>
      <w:tr w14:paraId="30DDB24C">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76D88FF3">
            <w:pPr>
              <w:pStyle w:val="30"/>
            </w:pPr>
            <w:r>
              <w:rPr>
                <w:rFonts w:hint="eastAsia"/>
              </w:rPr>
              <w:t>前置条件</w:t>
            </w:r>
          </w:p>
        </w:tc>
        <w:tc>
          <w:tcPr>
            <w:tcW w:w="3721" w:type="pct"/>
            <w:tcBorders>
              <w:top w:val="nil"/>
              <w:left w:val="nil"/>
              <w:bottom w:val="single" w:color="000000" w:sz="8" w:space="0"/>
              <w:right w:val="single" w:color="000000" w:sz="8" w:space="0"/>
            </w:tcBorders>
          </w:tcPr>
          <w:p w14:paraId="6D1745CD">
            <w:pPr>
              <w:pStyle w:val="30"/>
            </w:pPr>
            <w:r>
              <w:rPr>
                <w:rFonts w:hint="eastAsia"/>
              </w:rPr>
              <w:t>进入查询统计页面</w:t>
            </w:r>
          </w:p>
        </w:tc>
      </w:tr>
      <w:tr w14:paraId="4EECFE9B">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40DEBF2">
            <w:pPr>
              <w:pStyle w:val="30"/>
            </w:pPr>
            <w:r>
              <w:rPr>
                <w:rFonts w:hint="eastAsia"/>
              </w:rPr>
              <w:t>后置条件</w:t>
            </w:r>
          </w:p>
        </w:tc>
        <w:tc>
          <w:tcPr>
            <w:tcW w:w="3721" w:type="pct"/>
            <w:tcBorders>
              <w:top w:val="nil"/>
              <w:left w:val="nil"/>
              <w:bottom w:val="single" w:color="000000" w:sz="8" w:space="0"/>
              <w:right w:val="single" w:color="000000" w:sz="8" w:space="0"/>
            </w:tcBorders>
          </w:tcPr>
          <w:p w14:paraId="652170B0">
            <w:pPr>
              <w:pStyle w:val="30"/>
            </w:pPr>
            <w:r>
              <w:rPr>
                <w:rFonts w:hint="eastAsia"/>
              </w:rPr>
              <w:t>无</w:t>
            </w:r>
          </w:p>
        </w:tc>
      </w:tr>
      <w:tr w14:paraId="0F555CEF">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74F06502">
            <w:pPr>
              <w:pStyle w:val="30"/>
            </w:pPr>
            <w:r>
              <w:rPr>
                <w:rFonts w:hint="eastAsia"/>
              </w:rPr>
              <w:t>输入</w:t>
            </w:r>
          </w:p>
        </w:tc>
        <w:tc>
          <w:tcPr>
            <w:tcW w:w="3721" w:type="pct"/>
            <w:tcBorders>
              <w:top w:val="nil"/>
              <w:left w:val="nil"/>
              <w:bottom w:val="single" w:color="000000" w:sz="8" w:space="0"/>
              <w:right w:val="single" w:color="000000" w:sz="8" w:space="0"/>
            </w:tcBorders>
          </w:tcPr>
          <w:p w14:paraId="456002B9">
            <w:pPr>
              <w:pStyle w:val="30"/>
            </w:pPr>
            <w:r>
              <w:rPr>
                <w:rFonts w:hint="eastAsia"/>
              </w:rPr>
              <w:t>点击填报通知</w:t>
            </w:r>
          </w:p>
        </w:tc>
      </w:tr>
      <w:tr w14:paraId="131F87D3">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8DAFB9D">
            <w:pPr>
              <w:pStyle w:val="30"/>
            </w:pPr>
            <w:r>
              <w:rPr>
                <w:rFonts w:hint="eastAsia"/>
              </w:rPr>
              <w:t>输出</w:t>
            </w:r>
          </w:p>
        </w:tc>
        <w:tc>
          <w:tcPr>
            <w:tcW w:w="3721" w:type="pct"/>
            <w:tcBorders>
              <w:top w:val="nil"/>
              <w:left w:val="nil"/>
              <w:bottom w:val="single" w:color="000000" w:sz="8" w:space="0"/>
              <w:right w:val="single" w:color="000000" w:sz="8" w:space="0"/>
            </w:tcBorders>
          </w:tcPr>
          <w:p w14:paraId="63F3981D">
            <w:pPr>
              <w:pStyle w:val="30"/>
            </w:pPr>
            <w:r>
              <w:rPr>
                <w:rFonts w:hint="eastAsia"/>
              </w:rPr>
              <w:t>短信方式通知填报企业进行数据填报、数据提交</w:t>
            </w:r>
          </w:p>
        </w:tc>
      </w:tr>
      <w:tr w14:paraId="7E2C6F29">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BAA63B9">
            <w:pPr>
              <w:pStyle w:val="30"/>
            </w:pPr>
            <w:r>
              <w:rPr>
                <w:rFonts w:hint="eastAsia"/>
              </w:rPr>
              <w:t>正常流</w:t>
            </w:r>
          </w:p>
        </w:tc>
        <w:tc>
          <w:tcPr>
            <w:tcW w:w="3721" w:type="pct"/>
            <w:tcBorders>
              <w:top w:val="nil"/>
              <w:left w:val="nil"/>
              <w:bottom w:val="single" w:color="000000" w:sz="8" w:space="0"/>
              <w:right w:val="single" w:color="000000" w:sz="8" w:space="0"/>
            </w:tcBorders>
          </w:tcPr>
          <w:p w14:paraId="12C08148">
            <w:pPr>
              <w:pStyle w:val="30"/>
            </w:pPr>
            <w:bookmarkStart w:id="172" w:name="OLE_LINK73"/>
            <w:r>
              <w:rPr>
                <w:rFonts w:hint="eastAsia"/>
              </w:rPr>
              <w:t>企业用户收到短信通知</w:t>
            </w:r>
            <w:bookmarkEnd w:id="172"/>
          </w:p>
        </w:tc>
      </w:tr>
      <w:tr w14:paraId="470D6852">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9B16717">
            <w:pPr>
              <w:pStyle w:val="30"/>
            </w:pPr>
            <w:r>
              <w:rPr>
                <w:rFonts w:hint="eastAsia"/>
              </w:rPr>
              <w:t>异常流</w:t>
            </w:r>
          </w:p>
        </w:tc>
        <w:tc>
          <w:tcPr>
            <w:tcW w:w="3721" w:type="pct"/>
            <w:tcBorders>
              <w:top w:val="nil"/>
              <w:left w:val="nil"/>
              <w:bottom w:val="single" w:color="000000" w:sz="8" w:space="0"/>
              <w:right w:val="single" w:color="000000" w:sz="8" w:space="0"/>
            </w:tcBorders>
          </w:tcPr>
          <w:p w14:paraId="75CCA61C">
            <w:pPr>
              <w:pStyle w:val="30"/>
            </w:pPr>
            <w:r>
              <w:rPr>
                <w:rFonts w:hint="eastAsia"/>
              </w:rPr>
              <w:t>企业用户未收到短信通知</w:t>
            </w:r>
          </w:p>
        </w:tc>
      </w:tr>
      <w:tr w14:paraId="4EB8002B">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867FE35">
            <w:pPr>
              <w:pStyle w:val="30"/>
            </w:pPr>
            <w:r>
              <w:rPr>
                <w:rFonts w:hint="eastAsia"/>
              </w:rPr>
              <w:t>特殊需求</w:t>
            </w:r>
          </w:p>
        </w:tc>
        <w:tc>
          <w:tcPr>
            <w:tcW w:w="3721" w:type="pct"/>
            <w:tcBorders>
              <w:top w:val="nil"/>
              <w:left w:val="nil"/>
              <w:bottom w:val="single" w:color="000000" w:sz="8" w:space="0"/>
              <w:right w:val="single" w:color="000000" w:sz="8" w:space="0"/>
            </w:tcBorders>
          </w:tcPr>
          <w:p w14:paraId="78903116">
            <w:pPr>
              <w:pStyle w:val="30"/>
            </w:pPr>
            <w:r>
              <w:rPr>
                <w:rFonts w:hint="eastAsia"/>
              </w:rPr>
              <w:t>无</w:t>
            </w:r>
          </w:p>
        </w:tc>
      </w:tr>
    </w:tbl>
    <w:p w14:paraId="03EB501C">
      <w:pPr>
        <w:pStyle w:val="5"/>
        <w:numPr>
          <w:ilvl w:val="3"/>
          <w:numId w:val="0"/>
        </w:numPr>
      </w:pPr>
      <w:r>
        <w:rPr>
          <w:rFonts w:hint="eastAsia" w:cs="宋体"/>
        </w:rPr>
        <w:t xml:space="preserve">6.1.4.3  </w:t>
      </w:r>
      <w:r>
        <w:rPr>
          <w:rFonts w:hint="eastAsia"/>
        </w:rPr>
        <w:t>国际化经营企业数据分析</w:t>
      </w:r>
    </w:p>
    <w:p w14:paraId="756CF785">
      <w:pPr>
        <w:pStyle w:val="6"/>
        <w:numPr>
          <w:ilvl w:val="4"/>
          <w:numId w:val="0"/>
        </w:numPr>
      </w:pPr>
      <w:r>
        <w:rPr>
          <w:rFonts w:hint="eastAsia" w:eastAsia="宋体" w:cs="宋体"/>
        </w:rPr>
        <w:t xml:space="preserve">6.1.4.3.1  </w:t>
      </w:r>
      <w:r>
        <w:rPr>
          <w:rFonts w:hint="eastAsia"/>
        </w:rPr>
        <w:t>国际化经营企业分析</w:t>
      </w:r>
    </w:p>
    <w:p w14:paraId="70608FBE">
      <w:pPr>
        <w:ind w:firstLine="480"/>
      </w:pPr>
      <w:r>
        <w:rPr>
          <w:rFonts w:hint="eastAsia"/>
        </w:rPr>
        <w:t>根据监管要求对国际化经营企业的国别、洲别、区域等情况进行数据分析，分析内容将通过分析页面进行展示，每个分析页面要素包括世界地图、页面绘制、图表控件制作等内容。预计分析页面为3个。</w:t>
      </w:r>
    </w:p>
    <w:p w14:paraId="4377518D">
      <w:pPr>
        <w:pStyle w:val="25"/>
      </w:pPr>
      <w:r>
        <w:rPr>
          <w:rFonts w:hint="eastAsia"/>
        </w:rPr>
        <w:drawing>
          <wp:inline distT="0" distB="0" distL="0" distR="0">
            <wp:extent cx="5274310" cy="2967355"/>
            <wp:effectExtent l="0" t="0" r="2540" b="4445"/>
            <wp:docPr id="364860129" name="图片 3" descr="图形用户界面, 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60129" name="图片 3" descr="图形用户界面, 地图&#10;&#10;AI 生成的内容可能不正确。"/>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5274310" cy="2967355"/>
                    </a:xfrm>
                    <a:prstGeom prst="rect">
                      <a:avLst/>
                    </a:prstGeom>
                    <a:noFill/>
                    <a:ln>
                      <a:noFill/>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38048A71">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53806CDB">
            <w:pPr>
              <w:pStyle w:val="30"/>
            </w:pPr>
            <w:r>
              <w:rPr>
                <w:rFonts w:hint="eastAsia"/>
              </w:rPr>
              <w:t>编号</w:t>
            </w:r>
          </w:p>
        </w:tc>
        <w:tc>
          <w:tcPr>
            <w:tcW w:w="3721" w:type="pct"/>
            <w:tcBorders>
              <w:top w:val="single" w:color="000000" w:sz="8" w:space="0"/>
              <w:left w:val="nil"/>
              <w:bottom w:val="single" w:color="000000" w:sz="8" w:space="0"/>
              <w:right w:val="single" w:color="000000" w:sz="8" w:space="0"/>
            </w:tcBorders>
          </w:tcPr>
          <w:p w14:paraId="00DCF736">
            <w:pPr>
              <w:pStyle w:val="30"/>
            </w:pPr>
            <w:r>
              <w:rPr>
                <w:rFonts w:hint="eastAsia"/>
              </w:rPr>
              <w:t>GJJY_5_1</w:t>
            </w:r>
          </w:p>
        </w:tc>
      </w:tr>
      <w:tr w14:paraId="5DD0920A">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13FD0E5">
            <w:pPr>
              <w:pStyle w:val="30"/>
            </w:pPr>
            <w:r>
              <w:rPr>
                <w:rFonts w:hint="eastAsia"/>
              </w:rPr>
              <w:t>角色</w:t>
            </w:r>
          </w:p>
        </w:tc>
        <w:tc>
          <w:tcPr>
            <w:tcW w:w="3721" w:type="pct"/>
            <w:tcBorders>
              <w:top w:val="nil"/>
              <w:left w:val="nil"/>
              <w:bottom w:val="single" w:color="000000" w:sz="8" w:space="0"/>
              <w:right w:val="single" w:color="000000" w:sz="8" w:space="0"/>
            </w:tcBorders>
          </w:tcPr>
          <w:p w14:paraId="283D96D8">
            <w:pPr>
              <w:pStyle w:val="30"/>
            </w:pPr>
            <w:r>
              <w:rPr>
                <w:rFonts w:hint="eastAsia"/>
              </w:rPr>
              <w:t>企业用户，系统管理员</w:t>
            </w:r>
          </w:p>
        </w:tc>
      </w:tr>
      <w:tr w14:paraId="7483E100">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57F84F7">
            <w:pPr>
              <w:pStyle w:val="30"/>
            </w:pPr>
            <w:r>
              <w:rPr>
                <w:rFonts w:hint="eastAsia"/>
              </w:rPr>
              <w:t>前置条件</w:t>
            </w:r>
          </w:p>
        </w:tc>
        <w:tc>
          <w:tcPr>
            <w:tcW w:w="3721" w:type="pct"/>
            <w:tcBorders>
              <w:top w:val="nil"/>
              <w:left w:val="nil"/>
              <w:bottom w:val="single" w:color="000000" w:sz="8" w:space="0"/>
              <w:right w:val="single" w:color="000000" w:sz="8" w:space="0"/>
            </w:tcBorders>
          </w:tcPr>
          <w:p w14:paraId="281CD0D2">
            <w:pPr>
              <w:pStyle w:val="30"/>
            </w:pPr>
            <w:r>
              <w:rPr>
                <w:rFonts w:hint="eastAsia"/>
              </w:rPr>
              <w:t>进入分析页面</w:t>
            </w:r>
          </w:p>
        </w:tc>
      </w:tr>
      <w:tr w14:paraId="61279B13">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25BBF9B">
            <w:pPr>
              <w:pStyle w:val="30"/>
            </w:pPr>
            <w:r>
              <w:rPr>
                <w:rFonts w:hint="eastAsia"/>
              </w:rPr>
              <w:t>后置条件</w:t>
            </w:r>
          </w:p>
        </w:tc>
        <w:tc>
          <w:tcPr>
            <w:tcW w:w="3721" w:type="pct"/>
            <w:tcBorders>
              <w:top w:val="nil"/>
              <w:left w:val="nil"/>
              <w:bottom w:val="single" w:color="000000" w:sz="8" w:space="0"/>
              <w:right w:val="single" w:color="000000" w:sz="8" w:space="0"/>
            </w:tcBorders>
          </w:tcPr>
          <w:p w14:paraId="14D24180">
            <w:pPr>
              <w:pStyle w:val="30"/>
            </w:pPr>
            <w:r>
              <w:rPr>
                <w:rFonts w:hint="eastAsia"/>
              </w:rPr>
              <w:t>无</w:t>
            </w:r>
          </w:p>
        </w:tc>
      </w:tr>
      <w:tr w14:paraId="0A6E7EF5">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77514FF">
            <w:pPr>
              <w:pStyle w:val="30"/>
            </w:pPr>
            <w:r>
              <w:rPr>
                <w:rFonts w:hint="eastAsia"/>
              </w:rPr>
              <w:t>输入</w:t>
            </w:r>
          </w:p>
        </w:tc>
        <w:tc>
          <w:tcPr>
            <w:tcW w:w="3721" w:type="pct"/>
            <w:tcBorders>
              <w:top w:val="nil"/>
              <w:left w:val="nil"/>
              <w:bottom w:val="single" w:color="000000" w:sz="8" w:space="0"/>
              <w:right w:val="single" w:color="000000" w:sz="8" w:space="0"/>
            </w:tcBorders>
          </w:tcPr>
          <w:p w14:paraId="71B36675">
            <w:pPr>
              <w:pStyle w:val="30"/>
            </w:pPr>
            <w:r>
              <w:rPr>
                <w:rFonts w:hint="eastAsia"/>
              </w:rPr>
              <w:t>选择分析要么</w:t>
            </w:r>
          </w:p>
        </w:tc>
      </w:tr>
      <w:tr w14:paraId="6A5018A3">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C093892">
            <w:pPr>
              <w:pStyle w:val="30"/>
            </w:pPr>
            <w:r>
              <w:rPr>
                <w:rFonts w:hint="eastAsia"/>
              </w:rPr>
              <w:t>输出</w:t>
            </w:r>
          </w:p>
        </w:tc>
        <w:tc>
          <w:tcPr>
            <w:tcW w:w="3721" w:type="pct"/>
            <w:tcBorders>
              <w:top w:val="nil"/>
              <w:left w:val="nil"/>
              <w:bottom w:val="single" w:color="000000" w:sz="8" w:space="0"/>
              <w:right w:val="single" w:color="000000" w:sz="8" w:space="0"/>
            </w:tcBorders>
          </w:tcPr>
          <w:p w14:paraId="18CC2264">
            <w:pPr>
              <w:pStyle w:val="30"/>
            </w:pPr>
            <w:r>
              <w:rPr>
                <w:rFonts w:hint="eastAsia"/>
              </w:rPr>
              <w:t>分析页面展示</w:t>
            </w:r>
          </w:p>
        </w:tc>
      </w:tr>
      <w:tr w14:paraId="3B3664C6">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DCE1BE7">
            <w:pPr>
              <w:pStyle w:val="30"/>
            </w:pPr>
            <w:r>
              <w:rPr>
                <w:rFonts w:hint="eastAsia"/>
              </w:rPr>
              <w:t>正常流</w:t>
            </w:r>
          </w:p>
        </w:tc>
        <w:tc>
          <w:tcPr>
            <w:tcW w:w="3721" w:type="pct"/>
            <w:tcBorders>
              <w:top w:val="nil"/>
              <w:left w:val="nil"/>
              <w:bottom w:val="single" w:color="000000" w:sz="8" w:space="0"/>
              <w:right w:val="single" w:color="000000" w:sz="8" w:space="0"/>
            </w:tcBorders>
          </w:tcPr>
          <w:p w14:paraId="07113BF9">
            <w:pPr>
              <w:pStyle w:val="30"/>
            </w:pPr>
            <w:r>
              <w:rPr>
                <w:rFonts w:hint="eastAsia"/>
              </w:rPr>
              <w:t>在分析页面中展现分析结果</w:t>
            </w:r>
          </w:p>
        </w:tc>
      </w:tr>
      <w:tr w14:paraId="07ADFBF3">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0C4C4F1">
            <w:pPr>
              <w:pStyle w:val="30"/>
            </w:pPr>
            <w:r>
              <w:rPr>
                <w:rFonts w:hint="eastAsia"/>
              </w:rPr>
              <w:t>异常流</w:t>
            </w:r>
          </w:p>
        </w:tc>
        <w:tc>
          <w:tcPr>
            <w:tcW w:w="3721" w:type="pct"/>
            <w:tcBorders>
              <w:top w:val="nil"/>
              <w:left w:val="nil"/>
              <w:bottom w:val="single" w:color="000000" w:sz="8" w:space="0"/>
              <w:right w:val="single" w:color="000000" w:sz="8" w:space="0"/>
            </w:tcBorders>
          </w:tcPr>
          <w:p w14:paraId="07C41032">
            <w:pPr>
              <w:pStyle w:val="30"/>
            </w:pPr>
            <w:r>
              <w:rPr>
                <w:rFonts w:hint="eastAsia"/>
              </w:rPr>
              <w:t>在分析页面中无分析结果展现</w:t>
            </w:r>
          </w:p>
        </w:tc>
      </w:tr>
      <w:tr w14:paraId="7D5F9464">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8A74C14">
            <w:pPr>
              <w:pStyle w:val="30"/>
            </w:pPr>
            <w:r>
              <w:rPr>
                <w:rFonts w:hint="eastAsia"/>
              </w:rPr>
              <w:t>特殊需求</w:t>
            </w:r>
          </w:p>
        </w:tc>
        <w:tc>
          <w:tcPr>
            <w:tcW w:w="3721" w:type="pct"/>
            <w:tcBorders>
              <w:top w:val="nil"/>
              <w:left w:val="nil"/>
              <w:bottom w:val="single" w:color="000000" w:sz="8" w:space="0"/>
              <w:right w:val="single" w:color="000000" w:sz="8" w:space="0"/>
            </w:tcBorders>
          </w:tcPr>
          <w:p w14:paraId="051E7AF4">
            <w:pPr>
              <w:pStyle w:val="30"/>
            </w:pPr>
            <w:r>
              <w:rPr>
                <w:rFonts w:hint="eastAsia"/>
              </w:rPr>
              <w:t>无</w:t>
            </w:r>
          </w:p>
        </w:tc>
      </w:tr>
    </w:tbl>
    <w:p w14:paraId="05C40D06">
      <w:pPr>
        <w:pStyle w:val="4"/>
        <w:numPr>
          <w:ilvl w:val="2"/>
          <w:numId w:val="0"/>
        </w:numPr>
      </w:pPr>
      <w:bookmarkStart w:id="173" w:name="_Toc26736"/>
      <w:r>
        <w:rPr>
          <w:rFonts w:hint="eastAsia" w:ascii="Times New Roman" w:hAnsi="Times New Roman" w:cs="宋体"/>
        </w:rPr>
        <w:t xml:space="preserve">6.1.5  </w:t>
      </w:r>
      <w:r>
        <w:rPr>
          <w:rFonts w:hint="eastAsia"/>
        </w:rPr>
        <w:t>国企价值评估子系统</w:t>
      </w:r>
      <w:bookmarkEnd w:id="173"/>
    </w:p>
    <w:p w14:paraId="4D344565">
      <w:pPr>
        <w:pStyle w:val="5"/>
        <w:numPr>
          <w:ilvl w:val="3"/>
          <w:numId w:val="0"/>
        </w:numPr>
      </w:pPr>
      <w:r>
        <w:rPr>
          <w:rFonts w:hint="eastAsia" w:cs="宋体"/>
        </w:rPr>
        <w:t xml:space="preserve">6.1.5.1  </w:t>
      </w:r>
      <w:r>
        <w:rPr>
          <w:rFonts w:hint="eastAsia"/>
        </w:rPr>
        <w:t>企业价值评估模块</w:t>
      </w:r>
    </w:p>
    <w:p w14:paraId="6956FF97">
      <w:pPr>
        <w:pStyle w:val="6"/>
        <w:numPr>
          <w:ilvl w:val="4"/>
          <w:numId w:val="0"/>
        </w:numPr>
      </w:pPr>
      <w:r>
        <w:rPr>
          <w:rFonts w:hint="eastAsia" w:eastAsia="宋体" w:cs="宋体"/>
        </w:rPr>
        <w:t xml:space="preserve">6.1.5.1.1  </w:t>
      </w:r>
      <w:r>
        <w:rPr>
          <w:rFonts w:hint="eastAsia"/>
        </w:rPr>
        <w:t>审阅</w:t>
      </w:r>
    </w:p>
    <w:p w14:paraId="49984422">
      <w:pPr>
        <w:pStyle w:val="7"/>
        <w:numPr>
          <w:ilvl w:val="5"/>
          <w:numId w:val="0"/>
        </w:numPr>
      </w:pPr>
      <w:r>
        <w:rPr>
          <w:rFonts w:hint="eastAsia" w:ascii="Times New Roman" w:hAnsi="Times New Roman" w:cs="宋体"/>
        </w:rPr>
        <w:t xml:space="preserve">6.1.5.1.1.1  </w:t>
      </w:r>
      <w:r>
        <w:rPr>
          <w:rFonts w:hint="eastAsia"/>
        </w:rPr>
        <w:t>审阅报告生成</w:t>
      </w:r>
    </w:p>
    <w:p w14:paraId="717AA4FD">
      <w:pPr>
        <w:pStyle w:val="8"/>
        <w:numPr>
          <w:ilvl w:val="6"/>
          <w:numId w:val="0"/>
        </w:numPr>
      </w:pPr>
      <w:r>
        <w:rPr>
          <w:rFonts w:hint="eastAsia" w:cs="宋体"/>
        </w:rPr>
        <w:t xml:space="preserve">6.1.5.1.1.1.1  </w:t>
      </w:r>
      <w:r>
        <w:rPr>
          <w:rFonts w:hint="eastAsia"/>
        </w:rPr>
        <w:t>审核报告优化</w:t>
      </w:r>
    </w:p>
    <w:p w14:paraId="0918798C">
      <w:pPr>
        <w:ind w:firstLine="480"/>
      </w:pPr>
      <w:r>
        <w:rPr>
          <w:rFonts w:hint="eastAsia"/>
        </w:rPr>
        <w:t>系统支持将专家审阅意见和系统预检问题汇总到审阅报告，在审阅过程中，专家可对审核文件进行批注，系统自动记录专家审阅意见，同时，系统支持预检审核文件，可对文件中的基础问题进行识别和标注，如格式错误、拼写错误等。审核完成后，将专家审阅意见和系统预检问题汇总到审阅报告中，生成全面、详尽的审阅报告。</w:t>
      </w:r>
    </w:p>
    <w:p w14:paraId="0AFB9840">
      <w:pPr>
        <w:pStyle w:val="8"/>
        <w:numPr>
          <w:ilvl w:val="6"/>
          <w:numId w:val="0"/>
        </w:numPr>
      </w:pPr>
      <w:r>
        <w:rPr>
          <w:rFonts w:hint="eastAsia" w:cs="宋体"/>
        </w:rPr>
        <w:t xml:space="preserve">6.1.5.1.1.1.2  </w:t>
      </w:r>
      <w:r>
        <w:rPr>
          <w:rFonts w:hint="eastAsia"/>
        </w:rPr>
        <w:t>估算报告优化</w:t>
      </w:r>
    </w:p>
    <w:p w14:paraId="710C7F0D">
      <w:pPr>
        <w:ind w:firstLine="480"/>
      </w:pPr>
      <w:r>
        <w:rPr>
          <w:rFonts w:hint="eastAsia"/>
        </w:rPr>
        <w:t>系统支持对上市公司进行批量估算，并将估算结果自动生成报告进行汇总展示。支持根据评估基准日进行筛选，筛选结果支持导出。</w:t>
      </w:r>
    </w:p>
    <w:p w14:paraId="07731195">
      <w:pPr>
        <w:ind w:firstLine="480"/>
      </w:pPr>
      <w:r>
        <w:rPr>
          <w:rFonts w:hint="eastAsia"/>
        </w:rPr>
        <w:t>系统支持将评估结果导出为Excel文件，包括汇总数据、明细数据、估值数据等多种报告数据，估值数据报告包括股票名称、股票代码、所属行业、发展阶段、年期、市值、画像值等信息。</w:t>
      </w:r>
    </w:p>
    <w:p w14:paraId="64763E58">
      <w:pPr>
        <w:pStyle w:val="7"/>
        <w:numPr>
          <w:ilvl w:val="5"/>
          <w:numId w:val="0"/>
        </w:numPr>
      </w:pPr>
      <w:r>
        <w:rPr>
          <w:rFonts w:hint="eastAsia" w:ascii="Times New Roman" w:hAnsi="Times New Roman" w:cs="宋体"/>
        </w:rPr>
        <w:t xml:space="preserve">6.1.5.1.1.2  </w:t>
      </w:r>
      <w:r>
        <w:rPr>
          <w:rFonts w:hint="eastAsia"/>
        </w:rPr>
        <w:t>审核要点</w:t>
      </w:r>
    </w:p>
    <w:p w14:paraId="27429F2B">
      <w:pPr>
        <w:pStyle w:val="8"/>
        <w:numPr>
          <w:ilvl w:val="6"/>
          <w:numId w:val="0"/>
        </w:numPr>
      </w:pPr>
      <w:r>
        <w:rPr>
          <w:rFonts w:hint="eastAsia" w:cs="宋体"/>
        </w:rPr>
        <w:t xml:space="preserve">6.1.5.1.1.2.1  </w:t>
      </w:r>
      <w:r>
        <w:rPr>
          <w:rFonts w:hint="eastAsia"/>
        </w:rPr>
        <w:t>审核要点管理后台</w:t>
      </w:r>
    </w:p>
    <w:p w14:paraId="41E10F5C">
      <w:pPr>
        <w:ind w:firstLine="480"/>
      </w:pPr>
      <w:r>
        <w:rPr>
          <w:rFonts w:hint="eastAsia"/>
        </w:rPr>
        <w:t>系统提供审核清单管理功能，支持审核条目文件上传，支持常见的文件格式，如Word、PDF。用户上传审核条目文件后，系统自动解析和提取文件中的审核条目数据，以支持后续根据审核条目自动跳转至文档对应位置。</w:t>
      </w:r>
    </w:p>
    <w:p w14:paraId="721714FC">
      <w:pPr>
        <w:pStyle w:val="8"/>
        <w:numPr>
          <w:ilvl w:val="6"/>
          <w:numId w:val="0"/>
        </w:numPr>
      </w:pPr>
      <w:r>
        <w:rPr>
          <w:rFonts w:hint="eastAsia" w:cs="宋体"/>
        </w:rPr>
        <w:t xml:space="preserve">6.1.5.1.1.2.2  </w:t>
      </w:r>
      <w:r>
        <w:rPr>
          <w:rFonts w:hint="eastAsia"/>
        </w:rPr>
        <w:t>审核要点前台展示+查询</w:t>
      </w:r>
    </w:p>
    <w:p w14:paraId="7A8CFC35">
      <w:pPr>
        <w:ind w:firstLine="480"/>
      </w:pPr>
      <w:r>
        <w:rPr>
          <w:rFonts w:hint="eastAsia"/>
        </w:rPr>
        <w:t>系统支持以电子书形式显示审核清单目录，如标题、目录、摘要等，展示所有已上传的审核条目数据，支持按条目编号、条目名称等字段进行筛选。提供搜索查询审核条目功能，以便用户快速定位到文档中的对应位置。</w:t>
      </w:r>
    </w:p>
    <w:p w14:paraId="0DB4766B">
      <w:pPr>
        <w:pStyle w:val="7"/>
        <w:numPr>
          <w:ilvl w:val="5"/>
          <w:numId w:val="0"/>
        </w:numPr>
      </w:pPr>
      <w:r>
        <w:rPr>
          <w:rFonts w:hint="eastAsia" w:ascii="Times New Roman" w:hAnsi="Times New Roman" w:cs="宋体"/>
        </w:rPr>
        <w:t xml:space="preserve">6.1.5.1.1.3  </w:t>
      </w:r>
      <w:r>
        <w:rPr>
          <w:rFonts w:hint="eastAsia"/>
        </w:rPr>
        <w:t>审阅文件识别</w:t>
      </w:r>
    </w:p>
    <w:p w14:paraId="5F2F8F68">
      <w:pPr>
        <w:ind w:firstLine="480"/>
      </w:pPr>
      <w:r>
        <w:rPr>
          <w:rFonts w:hint="eastAsia"/>
        </w:rPr>
        <w:t>1、数据识别​</w:t>
      </w:r>
    </w:p>
    <w:p w14:paraId="3E9D6CE3">
      <w:pPr>
        <w:ind w:firstLine="480"/>
      </w:pPr>
      <w:r>
        <w:rPr>
          <w:rFonts w:hint="eastAsia"/>
        </w:rPr>
        <w:t>多模态PDF解析技术​</w:t>
      </w:r>
    </w:p>
    <w:p w14:paraId="38670DB7">
      <w:pPr>
        <w:ind w:firstLine="480"/>
      </w:pPr>
      <w:r>
        <w:rPr>
          <w:rFonts w:hint="eastAsia"/>
        </w:rPr>
        <w:t>原生文本PDF​：使用Python库（如PyPDF2、pdfplumber）直接解析文本内容。</w:t>
      </w:r>
    </w:p>
    <w:p w14:paraId="648609BC">
      <w:pPr>
        <w:ind w:firstLine="480"/>
      </w:pPr>
      <w:r>
        <w:rPr>
          <w:rFonts w:hint="eastAsia"/>
        </w:rPr>
        <w:t>结构化财报数据（如资产负债表、利润表）可通过正则表达式或模板匹配提取关键字段（如营收、利润、资产总额）。</w:t>
      </w:r>
    </w:p>
    <w:p w14:paraId="05304C7D">
      <w:pPr>
        <w:ind w:firstLine="480"/>
      </w:pPr>
      <w:r>
        <w:rPr>
          <w:rFonts w:hint="eastAsia"/>
        </w:rPr>
        <w:t>扫描件/图像PDF​：采用OCR技术（如Adobe Acrobat Pro、Tesseract）识别文本，并通过版面分析算法还原表格结构。</w:t>
      </w:r>
    </w:p>
    <w:p w14:paraId="28F30D10">
      <w:pPr>
        <w:ind w:firstLine="480"/>
      </w:pPr>
      <w:r>
        <w:rPr>
          <w:rFonts w:hint="eastAsia"/>
        </w:rPr>
        <w:t>支持批量处理，自动分类文档类型（如年报、审计报告）。</w:t>
      </w:r>
    </w:p>
    <w:p w14:paraId="0F48D464">
      <w:pPr>
        <w:ind w:firstLine="480"/>
      </w:pPr>
      <w:r>
        <w:rPr>
          <w:rFonts w:hint="eastAsia"/>
        </w:rPr>
        <w:t>复杂表格处理</w:t>
      </w:r>
    </w:p>
    <w:p w14:paraId="7808AEEE">
      <w:pPr>
        <w:ind w:firstLine="480"/>
      </w:pPr>
      <w:r>
        <w:rPr>
          <w:rFonts w:hint="eastAsia"/>
        </w:rPr>
        <w:t>跨页表格合并​：利用camelot库检测表格边界，结合pandas合并跨页数据，保持行列逻辑连贯。</w:t>
      </w:r>
    </w:p>
    <w:p w14:paraId="002BDFEB">
      <w:pPr>
        <w:ind w:firstLine="480"/>
      </w:pPr>
      <w:r>
        <w:rPr>
          <w:rFonts w:hint="eastAsia"/>
        </w:rPr>
        <w:t>嵌套表格解析​：通过深度学习模型识别多层表头，并标注主从关系字段（如母公司/子公司资产明细）。</w:t>
      </w:r>
    </w:p>
    <w:p w14:paraId="2E39ECCD">
      <w:pPr>
        <w:ind w:firstLine="480"/>
      </w:pPr>
      <w:r>
        <w:rPr>
          <w:rFonts w:hint="eastAsia"/>
        </w:rPr>
        <w:t>数据校验与修正</w:t>
      </w:r>
    </w:p>
    <w:p w14:paraId="7F3E3150">
      <w:pPr>
        <w:ind w:firstLine="480"/>
      </w:pPr>
      <w:r>
        <w:rPr>
          <w:rFonts w:hint="eastAsia"/>
        </w:rPr>
        <w:t>自动检测异常值（如负资产、金额格式错误），并生成问题清单供人工复核。</w:t>
      </w:r>
    </w:p>
    <w:p w14:paraId="0FF6C52C">
      <w:pPr>
        <w:ind w:firstLine="480"/>
      </w:pPr>
      <w:r>
        <w:rPr>
          <w:rFonts w:hint="eastAsia"/>
        </w:rPr>
        <w:t>对OCR识别错误（如“0”误判为“O”）启用语义纠错，结合上下文修正字段。</w:t>
      </w:r>
    </w:p>
    <w:p w14:paraId="08F6ED3F">
      <w:pPr>
        <w:ind w:firstLine="480"/>
      </w:pPr>
      <w:r>
        <w:rPr>
          <w:rFonts w:hint="eastAsia"/>
        </w:rPr>
        <w:t>2、数据修改​</w:t>
      </w:r>
    </w:p>
    <w:p w14:paraId="03F84F93">
      <w:pPr>
        <w:ind w:firstLine="480"/>
      </w:pPr>
      <w:r>
        <w:rPr>
          <w:rFonts w:hint="eastAsia"/>
        </w:rPr>
        <w:t>内容编辑技术​</w:t>
      </w:r>
    </w:p>
    <w:p w14:paraId="68116B07">
      <w:pPr>
        <w:ind w:firstLine="480"/>
      </w:pPr>
      <w:r>
        <w:rPr>
          <w:rFonts w:hint="eastAsia"/>
        </w:rPr>
        <w:t>编程化修改​：通过Java的iText或Python的PyPDF2定向修改PDF字段，如更新资产编号、调整折旧率。</w:t>
      </w:r>
    </w:p>
    <w:p w14:paraId="7F43E752">
      <w:pPr>
        <w:ind w:firstLine="480"/>
      </w:pPr>
      <w:r>
        <w:rPr>
          <w:rFonts w:hint="eastAsia"/>
        </w:rPr>
        <w:t>可视化工具​：使用迅捷PDF编辑器、Adobe Acrobat手动调整文本/表格，支持格式保留（字体、对齐方式）。</w:t>
      </w:r>
    </w:p>
    <w:p w14:paraId="6B0E37B0">
      <w:pPr>
        <w:ind w:firstLine="480"/>
      </w:pPr>
      <w:r>
        <w:rPr>
          <w:rFonts w:hint="eastAsia"/>
        </w:rPr>
        <w:t>动态数据嵌入​</w:t>
      </w:r>
    </w:p>
    <w:p w14:paraId="1B7B415E">
      <w:pPr>
        <w:ind w:firstLine="480"/>
      </w:pPr>
      <w:r>
        <w:rPr>
          <w:rFonts w:hint="eastAsia"/>
        </w:rPr>
        <w:t>在PDF模板中预设变量占位符（如${current_date}），通过代码注入实时数据（如季度财报日期）。</w:t>
      </w:r>
    </w:p>
    <w:p w14:paraId="62877250">
      <w:pPr>
        <w:ind w:firstLine="480"/>
      </w:pPr>
      <w:r>
        <w:rPr>
          <w:rFonts w:hint="eastAsia"/>
        </w:rPr>
        <w:t>生成修订记录页，标注修改人、时间及版本号，确保审计可追溯。</w:t>
      </w:r>
    </w:p>
    <w:p w14:paraId="013945A0">
      <w:pPr>
        <w:ind w:firstLine="480"/>
      </w:pPr>
      <w:r>
        <w:rPr>
          <w:rFonts w:hint="eastAsia"/>
        </w:rPr>
        <w:t>批量处理优化​</w:t>
      </w:r>
    </w:p>
    <w:p w14:paraId="0D30C772">
      <w:pPr>
        <w:ind w:firstLine="480"/>
      </w:pPr>
      <w:r>
        <w:rPr>
          <w:rFonts w:hint="eastAsia"/>
        </w:rPr>
        <w:t>开发自动化脚本，批量替换关键词（如统一“固定资产”为“不动产”）并生成日志报告。</w:t>
      </w:r>
    </w:p>
    <w:p w14:paraId="23601C5C">
      <w:pPr>
        <w:ind w:firstLine="480"/>
      </w:pPr>
      <w:r>
        <w:rPr>
          <w:rFonts w:hint="eastAsia"/>
        </w:rPr>
        <w:t>3、数据入库​</w:t>
      </w:r>
    </w:p>
    <w:p w14:paraId="392CC063">
      <w:pPr>
        <w:ind w:firstLine="480"/>
      </w:pPr>
      <w:r>
        <w:rPr>
          <w:rFonts w:hint="eastAsia"/>
        </w:rPr>
        <w:t>结构化存储设计​</w:t>
      </w:r>
    </w:p>
    <w:p w14:paraId="04DD78B0">
      <w:pPr>
        <w:ind w:firstLine="480"/>
      </w:pPr>
      <w:r>
        <w:rPr>
          <w:rFonts w:hint="eastAsia"/>
        </w:rPr>
        <w:t>数据库建模：将财报数据按主题拆分（如资产表、负债表），关联企业编码、会计期间等元数据。</w:t>
      </w:r>
    </w:p>
    <w:p w14:paraId="3F6BA425">
      <w:pPr>
        <w:ind w:firstLine="480"/>
      </w:pPr>
      <w:r>
        <w:rPr>
          <w:rFonts w:hint="eastAsia"/>
        </w:rPr>
        <w:t>非结构化存储：原始PDF文件存入对象存储（如阿里云OSS），建立与结构化数据的索引关系。</w:t>
      </w:r>
    </w:p>
    <w:p w14:paraId="1F84FFBA">
      <w:pPr>
        <w:ind w:firstLine="480"/>
      </w:pPr>
      <w:r>
        <w:rPr>
          <w:rFonts w:hint="eastAsia"/>
        </w:rPr>
        <w:t>数据清洗规则​</w:t>
      </w:r>
    </w:p>
    <w:p w14:paraId="4C5345B5">
      <w:pPr>
        <w:ind w:firstLine="480"/>
      </w:pPr>
      <w:r>
        <w:rPr>
          <w:rFonts w:hint="eastAsia"/>
        </w:rPr>
        <w:t>标准化字段：统一货币单位（如CNY→人民币）、日期格式（YYYY-MM-DD）。</w:t>
      </w:r>
    </w:p>
    <w:p w14:paraId="31A60101">
      <w:pPr>
        <w:ind w:firstLine="480"/>
      </w:pPr>
      <w:r>
        <w:rPr>
          <w:rFonts w:hint="eastAsia"/>
        </w:rPr>
        <w:t>去重与补全：通过企业名称模糊匹配，合并重复条目，缺失字段调用外部API补全（如工商信息）</w:t>
      </w:r>
    </w:p>
    <w:p w14:paraId="48814B72">
      <w:pPr>
        <w:pStyle w:val="7"/>
        <w:numPr>
          <w:ilvl w:val="5"/>
          <w:numId w:val="0"/>
        </w:numPr>
      </w:pPr>
      <w:r>
        <w:rPr>
          <w:rFonts w:hint="eastAsia" w:ascii="Times New Roman" w:hAnsi="Times New Roman" w:cs="宋体"/>
        </w:rPr>
        <w:t xml:space="preserve">6.1.5.1.1.4  </w:t>
      </w:r>
      <w:r>
        <w:rPr>
          <w:rFonts w:hint="eastAsia"/>
        </w:rPr>
        <w:t>审阅条件可限制</w:t>
      </w:r>
    </w:p>
    <w:p w14:paraId="23382437">
      <w:pPr>
        <w:ind w:firstLine="480"/>
      </w:pPr>
      <w:r>
        <w:rPr>
          <w:rFonts w:hint="eastAsia"/>
        </w:rPr>
        <w:t>结合系统内置的数据文件核对功能，对财报不同科目的判断会产生报警信息。系统提供对这些判断报警的选择设置，来规定哪种类型的判断可以动过审阅，那些条件的判断报警是不允许通过审阅的。​</w:t>
      </w:r>
    </w:p>
    <w:p w14:paraId="3BD2169E">
      <w:pPr>
        <w:pStyle w:val="6"/>
        <w:numPr>
          <w:ilvl w:val="4"/>
          <w:numId w:val="0"/>
        </w:numPr>
      </w:pPr>
      <w:r>
        <w:rPr>
          <w:rFonts w:hint="eastAsia" w:eastAsia="宋体" w:cs="宋体"/>
        </w:rPr>
        <w:t xml:space="preserve">6.1.5.1.2  </w:t>
      </w:r>
      <w:r>
        <w:rPr>
          <w:rFonts w:hint="eastAsia"/>
        </w:rPr>
        <w:t>估算</w:t>
      </w:r>
    </w:p>
    <w:p w14:paraId="05BA6D90">
      <w:pPr>
        <w:pStyle w:val="7"/>
        <w:numPr>
          <w:ilvl w:val="5"/>
          <w:numId w:val="0"/>
        </w:numPr>
      </w:pPr>
      <w:r>
        <w:rPr>
          <w:rFonts w:hint="eastAsia" w:ascii="Times New Roman" w:hAnsi="Times New Roman" w:cs="宋体"/>
        </w:rPr>
        <w:t xml:space="preserve">6.1.5.1.2.1  </w:t>
      </w:r>
      <w:r>
        <w:rPr>
          <w:rFonts w:hint="eastAsia"/>
        </w:rPr>
        <w:t>估值算法升级</w:t>
      </w:r>
    </w:p>
    <w:p w14:paraId="5C09EFB3">
      <w:pPr>
        <w:pStyle w:val="8"/>
        <w:numPr>
          <w:ilvl w:val="6"/>
          <w:numId w:val="0"/>
        </w:numPr>
      </w:pPr>
      <w:r>
        <w:rPr>
          <w:rFonts w:hint="eastAsia" w:cs="宋体"/>
        </w:rPr>
        <w:t xml:space="preserve">6.1.5.1.2.1.1  </w:t>
      </w:r>
      <w:r>
        <w:rPr>
          <w:rFonts w:hint="eastAsia"/>
        </w:rPr>
        <w:t>收益法算法升级</w:t>
      </w:r>
    </w:p>
    <w:p w14:paraId="043D7D53">
      <w:pPr>
        <w:ind w:firstLine="480"/>
      </w:pPr>
      <w:r>
        <w:rPr>
          <w:rFonts w:hint="eastAsia"/>
        </w:rPr>
        <w:t>收益法算法和参考值可根据评估专家意见进行修正、更新。支持根据实际情况调整收益法算法参数和约束条件，对收益法算法进行迭代升级，收益法算法参数支持人工编辑调整。</w:t>
      </w:r>
    </w:p>
    <w:p w14:paraId="45FD7DB8">
      <w:pPr>
        <w:ind w:firstLine="480"/>
      </w:pPr>
      <w:r>
        <w:rPr>
          <w:rFonts w:hint="eastAsia"/>
        </w:rPr>
        <w:t>系统支持使用修正更新后的收益法算法重新估算验证，进行企业价值估值计算，实现收益法评估结果展示。通过对现有的收益法计算算法进行优化，提高价值评估精度。以下列举几个收益法优化内容：</w:t>
      </w:r>
    </w:p>
    <w:p w14:paraId="28CCC7E6">
      <w:pPr>
        <w:ind w:firstLine="480"/>
      </w:pPr>
      <w:r>
        <w:rPr>
          <w:rFonts w:hint="eastAsia"/>
        </w:rPr>
        <w:t>1、关于第一年2023年10-12月的营收预测，采用线性年化的处理方式（优化前系统采用历年数值平均取直线的方式，处理逻辑比较简单，预测变化均匀变化，采用线性处理方式，则可根据参考数据进行函数曲线的拟合，更符合预测逻辑），将估值日为2023年9月30日的营收/9*3得出2023年10-12月的营收。</w:t>
      </w:r>
    </w:p>
    <w:p w14:paraId="531D840B">
      <w:pPr>
        <w:ind w:firstLine="480"/>
      </w:pPr>
      <w:r>
        <w:rPr>
          <w:rFonts w:hint="eastAsia"/>
        </w:rPr>
        <w:t>2023年全年的营收预估=2023年9月30日营收/9*12</w:t>
      </w:r>
    </w:p>
    <w:p w14:paraId="2E5F6A65">
      <w:pPr>
        <w:ind w:firstLine="480"/>
      </w:pPr>
      <w:r>
        <w:rPr>
          <w:rFonts w:hint="eastAsia"/>
        </w:rPr>
        <w:t>剩下年份增长率的预估：2024年，2025年，2026年，2027年，2028年，5年的增长率需要6年的营收才能计算出来复合增长率。分别计算10家同行业公司近6年的营收情况，假如计算得出了10个复合增长率，根据上四分为数和下四分位数，拿到两个复合增长率x1和x2，作为未来5年的年增长率。2028年到2029年至永续年的增长率统一设为0。</w:t>
      </w:r>
    </w:p>
    <w:p w14:paraId="1D817AB6">
      <w:pPr>
        <w:ind w:firstLine="480"/>
      </w:pPr>
      <w:r>
        <w:rPr>
          <w:rFonts w:hint="eastAsia"/>
        </w:rPr>
        <w:t>2、如果不存在券商预测数据，且自身财报数据大于等于4期，比如估值日为2023年9月30日，预测年份为5期，财报有2019年、2020年、2021年、2022年、2023年9月30日的数据。</w:t>
      </w:r>
    </w:p>
    <w:p w14:paraId="0B4D5FAD">
      <w:pPr>
        <w:ind w:firstLine="480"/>
      </w:pPr>
      <w:r>
        <w:rPr>
          <w:rFonts w:hint="eastAsia"/>
        </w:rPr>
        <w:t>要预测营业收入的年份分别为2023年10-12月，2024年，2025年，2026年，2027年，2028年2029年到永续年。</w:t>
      </w:r>
    </w:p>
    <w:p w14:paraId="325C353B">
      <w:pPr>
        <w:ind w:firstLine="480"/>
      </w:pPr>
      <w:r>
        <w:rPr>
          <w:rFonts w:hint="eastAsia"/>
        </w:rPr>
        <w:t>这种情况考虑自身复合增长率和同行业或者可比公司的复合增长率，权重为自身增长率60%，可比公司增长率40%。</w:t>
      </w:r>
    </w:p>
    <w:p w14:paraId="1672F9EB">
      <w:pPr>
        <w:ind w:firstLine="480"/>
      </w:pPr>
      <w:r>
        <w:rPr>
          <w:rFonts w:hint="eastAsia"/>
        </w:rPr>
        <w:t>关于第一年2023年10-12月的营收预测，采用线性年化处理方式，将估值日为2023年9月30日的营收/9*3得出2023年10-12月的营收。</w:t>
      </w:r>
    </w:p>
    <w:p w14:paraId="53EA6BE9">
      <w:pPr>
        <w:ind w:firstLine="480"/>
      </w:pPr>
      <w:r>
        <w:rPr>
          <w:rFonts w:hint="eastAsia"/>
        </w:rPr>
        <w:t>2023年全年的营收预估=2023年9月30日营收/9*12</w:t>
      </w:r>
    </w:p>
    <w:p w14:paraId="633AA4AE">
      <w:pPr>
        <w:ind w:firstLine="480"/>
      </w:pPr>
      <w:r>
        <w:rPr>
          <w:rFonts w:hint="eastAsia"/>
        </w:rPr>
        <w:t>剩下年份增长率的预估：2024年、2025年、2026年、2027年、2028年，5年的增长率需要6年的营收才能计算出来复合增长率。</w:t>
      </w:r>
    </w:p>
    <w:p w14:paraId="5BCC9BA6">
      <w:pPr>
        <w:ind w:firstLine="480"/>
      </w:pPr>
      <w:r>
        <w:rPr>
          <w:rFonts w:hint="eastAsia"/>
        </w:rPr>
        <w:t>3、同行业增长率计算方法和2类似：</w:t>
      </w:r>
    </w:p>
    <w:p w14:paraId="537C137C">
      <w:pPr>
        <w:ind w:firstLine="480"/>
      </w:pPr>
      <w:r>
        <w:rPr>
          <w:rFonts w:hint="eastAsia"/>
        </w:rPr>
        <w:t>比如我们拿到了10个同行业企业的年营收数据。分别计算10家同行业公司近6年的营收情况，</w:t>
      </w:r>
    </w:p>
    <w:p w14:paraId="5A045044">
      <w:pPr>
        <w:ind w:firstLine="480"/>
      </w:pPr>
      <w:r>
        <w:rPr>
          <w:rFonts w:hint="eastAsia"/>
        </w:rPr>
        <w:t>假如计算得出了10个复合增长率，根据上四分为数和下四分位数，计算出两个复合增长率最大值：x1和最小值：x2，</w:t>
      </w:r>
    </w:p>
    <w:p w14:paraId="728820D5">
      <w:pPr>
        <w:ind w:firstLine="480"/>
      </w:pPr>
      <w:r>
        <w:rPr>
          <w:rFonts w:hint="eastAsia"/>
        </w:rPr>
        <w:t>4、自身增长率计算方法</w:t>
      </w:r>
    </w:p>
    <w:p w14:paraId="6B608D4D">
      <w:pPr>
        <w:ind w:firstLine="480"/>
      </w:pPr>
      <w:r>
        <w:rPr>
          <w:rFonts w:hint="eastAsia"/>
        </w:rPr>
        <w:t>用自身近6年(至少5年)的营业收入，计算出一个复合增长率(几何增长率)，x3。</w:t>
      </w:r>
    </w:p>
    <w:p w14:paraId="7219C1F9">
      <w:pPr>
        <w:ind w:firstLine="480"/>
      </w:pPr>
      <w:r>
        <w:rPr>
          <w:rFonts w:hint="eastAsia"/>
        </w:rPr>
        <w:t>根据权重计算最终的营收增长率</w:t>
      </w:r>
    </w:p>
    <w:p w14:paraId="61336929">
      <w:pPr>
        <w:ind w:firstLine="480"/>
      </w:pPr>
      <w:r>
        <w:rPr>
          <w:rFonts w:hint="eastAsia"/>
        </w:rPr>
        <w:t>最大值x4=0.6*x3+0.4*x1</w:t>
      </w:r>
    </w:p>
    <w:p w14:paraId="0C5645E8">
      <w:pPr>
        <w:ind w:firstLine="480"/>
      </w:pPr>
      <w:r>
        <w:rPr>
          <w:rFonts w:hint="eastAsia"/>
        </w:rPr>
        <w:t>最大值x5=0.6*x3+0.4*x2</w:t>
      </w:r>
    </w:p>
    <w:p w14:paraId="64C479FF">
      <w:pPr>
        <w:ind w:firstLine="480"/>
      </w:pPr>
      <w:r>
        <w:rPr>
          <w:rFonts w:hint="eastAsia"/>
        </w:rPr>
        <w:t>X4和x5作为2024年，2025年，2026年，2027年，2028年增长率预估，2028年到2029年至永续年的增长率统一设为0。</w:t>
      </w:r>
    </w:p>
    <w:p w14:paraId="608905A0">
      <w:pPr>
        <w:pStyle w:val="8"/>
        <w:numPr>
          <w:ilvl w:val="6"/>
          <w:numId w:val="0"/>
        </w:numPr>
      </w:pPr>
      <w:r>
        <w:rPr>
          <w:rFonts w:hint="eastAsia" w:cs="宋体"/>
        </w:rPr>
        <w:t xml:space="preserve">6.1.5.1.2.1.2  </w:t>
      </w:r>
      <w:r>
        <w:rPr>
          <w:rFonts w:hint="eastAsia"/>
        </w:rPr>
        <w:t>市场法算法升级</w:t>
      </w:r>
    </w:p>
    <w:p w14:paraId="03A9AABD">
      <w:pPr>
        <w:ind w:firstLine="480"/>
      </w:pPr>
      <w:r>
        <w:rPr>
          <w:rFonts w:hint="eastAsia"/>
        </w:rPr>
        <w:t>市场法算法和参考值根据评估专家意见进行修正，更新，和从新估算验证</w:t>
      </w:r>
    </w:p>
    <w:p w14:paraId="1F07BF72">
      <w:pPr>
        <w:ind w:firstLine="480"/>
      </w:pPr>
      <w:r>
        <w:rPr>
          <w:rFonts w:hint="eastAsia"/>
        </w:rPr>
        <w:t>市场法算法和参考值可根据评估专家意见进行修正、更新。支持根据实际情况调整市场法算法参数和约束条件，对市场法算法进行迭代升级，市场法算法参数支持人工编辑调整。</w:t>
      </w:r>
    </w:p>
    <w:p w14:paraId="07484764">
      <w:pPr>
        <w:ind w:firstLine="480"/>
      </w:pPr>
      <w:r>
        <w:rPr>
          <w:rFonts w:hint="eastAsia"/>
        </w:rPr>
        <w:t>系统支持使用修正更新后的市场法算法重新估算验证，进行企业价值估值计算，实现市场法评估结果展示。通过对现有的市场法计算算法进行优化，提高价值评估精度。以下列举几个市场法算法优化内容：</w:t>
      </w:r>
    </w:p>
    <w:p w14:paraId="7AE78C09">
      <w:pPr>
        <w:ind w:firstLine="480"/>
      </w:pPr>
      <w:r>
        <w:rPr>
          <w:rFonts w:hint="eastAsia"/>
        </w:rPr>
        <w:t>1、付息债务=短期借款+长期借款+一年内到期的非流动性负债+应付债券+长期应付款</w:t>
      </w:r>
    </w:p>
    <w:p w14:paraId="1FF424C4">
      <w:pPr>
        <w:ind w:firstLine="480"/>
      </w:pPr>
      <w:r>
        <w:rPr>
          <w:rFonts w:hint="eastAsia"/>
        </w:rPr>
        <w:t>长期应付款，是指企业除长期借款和应付债券以外的其他各种长期应付款项，包括应付融资租入固定资产的租赁费、以分期付款方式购入固定资产发生的应付款项、采用补偿贸易方式引进国外设备发生的应付款项等。</w:t>
      </w:r>
    </w:p>
    <w:p w14:paraId="74333177">
      <w:pPr>
        <w:ind w:firstLine="480"/>
      </w:pPr>
      <w:r>
        <w:rPr>
          <w:rFonts w:hint="eastAsia"/>
        </w:rPr>
        <w:t>优化前付息债务长期应付款部未做细化，有缺项漏项的问题。</w:t>
      </w:r>
    </w:p>
    <w:p w14:paraId="6AFDA042">
      <w:pPr>
        <w:ind w:firstLine="480"/>
      </w:pPr>
      <w:r>
        <w:rPr>
          <w:rFonts w:hint="eastAsia"/>
        </w:rPr>
        <w:t>2、对于非控股、且无法打开评估的长期股权投资（以下简称“长投”），</w:t>
      </w:r>
    </w:p>
    <w:p w14:paraId="1EF9F1E6">
      <w:pPr>
        <w:ind w:firstLine="480"/>
      </w:pPr>
      <w:r>
        <w:rPr>
          <w:rFonts w:hint="eastAsia"/>
        </w:rPr>
        <w:t>⑴如“账面价值”指长投单位净资产（股东全部权益）账面价值的情况下，母公司长投评估值=长投单位净资产（股东全部权益）账面价值*股权投资比例。</w:t>
      </w:r>
    </w:p>
    <w:p w14:paraId="75C1CA03">
      <w:pPr>
        <w:ind w:firstLine="480"/>
      </w:pPr>
      <w:r>
        <w:rPr>
          <w:rFonts w:hint="eastAsia"/>
        </w:rPr>
        <w:t>⑵如“账面价值”为母公司长投账面价值（即已经考虑了股权投资比例）的情况下，母公司长投评估值直接等于账面值。</w:t>
      </w:r>
    </w:p>
    <w:p w14:paraId="266FBD8B">
      <w:pPr>
        <w:ind w:firstLine="480"/>
      </w:pPr>
      <w:r>
        <w:rPr>
          <w:rFonts w:hint="eastAsia"/>
        </w:rPr>
        <w:t>优化前账面价值直接取账面值，未区分情形。</w:t>
      </w:r>
    </w:p>
    <w:p w14:paraId="27C73911">
      <w:pPr>
        <w:pStyle w:val="6"/>
        <w:numPr>
          <w:ilvl w:val="4"/>
          <w:numId w:val="0"/>
        </w:numPr>
      </w:pPr>
      <w:r>
        <w:rPr>
          <w:rFonts w:hint="eastAsia" w:eastAsia="宋体" w:cs="宋体"/>
        </w:rPr>
        <w:t xml:space="preserve">6.1.5.1.3  </w:t>
      </w:r>
      <w:r>
        <w:rPr>
          <w:rFonts w:hint="eastAsia"/>
        </w:rPr>
        <w:t>无形资产价值评估</w:t>
      </w:r>
    </w:p>
    <w:p w14:paraId="20E5042A">
      <w:pPr>
        <w:pStyle w:val="7"/>
        <w:numPr>
          <w:ilvl w:val="5"/>
          <w:numId w:val="0"/>
        </w:numPr>
      </w:pPr>
      <w:r>
        <w:rPr>
          <w:rFonts w:hint="eastAsia" w:ascii="Times New Roman" w:hAnsi="Times New Roman" w:cs="宋体"/>
        </w:rPr>
        <w:t xml:space="preserve">6.1.5.1.3.1  </w:t>
      </w:r>
      <w:r>
        <w:rPr>
          <w:rFonts w:hint="eastAsia"/>
        </w:rPr>
        <w:t>数据录入</w:t>
      </w:r>
    </w:p>
    <w:p w14:paraId="0CDD8193">
      <w:pPr>
        <w:ind w:firstLine="480"/>
      </w:pPr>
      <w:r>
        <w:rPr>
          <w:rFonts w:hint="eastAsia"/>
        </w:rPr>
        <w:t>1、资产录入</w:t>
      </w:r>
    </w:p>
    <w:p w14:paraId="28C08E5D">
      <w:pPr>
        <w:ind w:firstLine="480"/>
      </w:pPr>
      <w:r>
        <w:rPr>
          <w:rFonts w:hint="eastAsia"/>
        </w:rPr>
        <w:t>将软件，商标，专利，域名，著作权等无形资产，以各自要求的数据格式进行资产录入，允许批量录入。</w:t>
      </w:r>
    </w:p>
    <w:p w14:paraId="7E2254D5">
      <w:pPr>
        <w:ind w:firstLine="480"/>
      </w:pPr>
      <w:r>
        <w:rPr>
          <w:rFonts w:hint="eastAsia"/>
        </w:rPr>
        <w:t>2、资产导入</w:t>
      </w:r>
    </w:p>
    <w:p w14:paraId="061D616C">
      <w:pPr>
        <w:ind w:firstLine="480"/>
      </w:pPr>
      <w:r>
        <w:rPr>
          <w:rFonts w:hint="eastAsia"/>
        </w:rPr>
        <w:t>将软件，商标，专利，域名，著作权等无形资产，以excel文件的形式导入系统，要求系统提供每种资产的导入文件模板。</w:t>
      </w:r>
    </w:p>
    <w:p w14:paraId="302F3165">
      <w:pPr>
        <w:ind w:firstLine="480"/>
      </w:pPr>
      <w:r>
        <w:rPr>
          <w:rFonts w:hint="eastAsia"/>
        </w:rPr>
        <w:t>3、资产分组</w:t>
      </w:r>
    </w:p>
    <w:p w14:paraId="1D86BC45">
      <w:pPr>
        <w:ind w:firstLine="480"/>
      </w:pPr>
      <w:r>
        <w:rPr>
          <w:rFonts w:hint="eastAsia"/>
        </w:rPr>
        <w:t>允许用户将录入的资产，分成不同分组进行评估，分组后的资产将作为整体资产包进行综合评估。</w:t>
      </w:r>
    </w:p>
    <w:p w14:paraId="54F16EF8">
      <w:pPr>
        <w:pStyle w:val="7"/>
        <w:numPr>
          <w:ilvl w:val="5"/>
          <w:numId w:val="0"/>
        </w:numPr>
      </w:pPr>
      <w:r>
        <w:rPr>
          <w:rFonts w:hint="eastAsia" w:ascii="Times New Roman" w:hAnsi="Times New Roman" w:cs="宋体"/>
        </w:rPr>
        <w:t xml:space="preserve">6.1.5.1.3.2  </w:t>
      </w:r>
      <w:r>
        <w:rPr>
          <w:rFonts w:hint="eastAsia"/>
        </w:rPr>
        <w:t>外部数据抓取</w:t>
      </w:r>
    </w:p>
    <w:p w14:paraId="4D3AFA02">
      <w:pPr>
        <w:ind w:firstLine="480"/>
      </w:pPr>
      <w:r>
        <w:rPr>
          <w:rFonts w:hint="eastAsia"/>
        </w:rPr>
        <w:t>1、估值参考文件导入</w:t>
      </w:r>
    </w:p>
    <w:p w14:paraId="6A95F75D">
      <w:pPr>
        <w:ind w:firstLine="480"/>
      </w:pPr>
      <w:r>
        <w:rPr>
          <w:rFonts w:hint="eastAsia"/>
        </w:rPr>
        <w:t>将《“十三五”国民经济行业(门类)专利实施许》，《2023年企业绩效评价参考值》，《2022年度专利实施许可统计数据》等，外部参考文件导入系统，并读取成为结构化数据。</w:t>
      </w:r>
    </w:p>
    <w:p w14:paraId="163FA66B">
      <w:pPr>
        <w:ind w:firstLine="480"/>
      </w:pPr>
      <w:r>
        <w:rPr>
          <w:rFonts w:hint="eastAsia"/>
        </w:rPr>
        <w:t>导入的外部数据信息包括：</w:t>
      </w:r>
    </w:p>
    <w:p w14:paraId="22E02579">
      <w:pPr>
        <w:ind w:firstLine="480"/>
      </w:pPr>
      <w:r>
        <w:rPr>
          <w:rFonts w:hint="eastAsia"/>
        </w:rPr>
        <w:t>国家知识产权局商标局公示的注册费信息：用于确定商标的注册费用。</w:t>
      </w:r>
    </w:p>
    <w:p w14:paraId="0C0A5B31">
      <w:pPr>
        <w:ind w:firstLine="480"/>
      </w:pPr>
      <w:r>
        <w:rPr>
          <w:rFonts w:hint="eastAsia"/>
        </w:rPr>
        <w:t>企业绩效评价指标：用于确定商标的合理利润率。</w:t>
      </w:r>
    </w:p>
    <w:p w14:paraId="04591E2D">
      <w:pPr>
        <w:ind w:firstLine="480"/>
      </w:pPr>
      <w:r>
        <w:rPr>
          <w:rFonts w:hint="eastAsia"/>
        </w:rPr>
        <w:t>价格调整系数：用于调整研发成本至现行价格和费用标准。</w:t>
      </w:r>
    </w:p>
    <w:p w14:paraId="69E760BD">
      <w:pPr>
        <w:ind w:firstLine="480"/>
      </w:pPr>
      <w:r>
        <w:rPr>
          <w:rFonts w:hint="eastAsia"/>
        </w:rPr>
        <w:t>《2023年企业绩效评价参考值》：用于确定专利评估中的合理利润率。</w:t>
      </w:r>
    </w:p>
    <w:p w14:paraId="6C771BEF">
      <w:pPr>
        <w:ind w:firstLine="480"/>
      </w:pPr>
      <w:r>
        <w:rPr>
          <w:rFonts w:hint="eastAsia"/>
        </w:rPr>
        <w:t>专利权申请费用：用于计算专利的重置成本。</w:t>
      </w:r>
    </w:p>
    <w:p w14:paraId="30778188">
      <w:pPr>
        <w:ind w:firstLine="480"/>
      </w:pPr>
      <w:r>
        <w:rPr>
          <w:rFonts w:hint="eastAsia"/>
        </w:rPr>
        <w:t>《华为云》的官方价格表：用于确定域名的年费。</w:t>
      </w:r>
    </w:p>
    <w:p w14:paraId="73B112D9">
      <w:pPr>
        <w:ind w:firstLine="480"/>
      </w:pPr>
      <w:r>
        <w:rPr>
          <w:rFonts w:hint="eastAsia"/>
        </w:rPr>
        <w:t>国家知识产权局发布的专利实施许可合同统计数据：用于确定分成率。</w:t>
      </w:r>
    </w:p>
    <w:p w14:paraId="6B2D03DE">
      <w:pPr>
        <w:ind w:firstLine="480"/>
      </w:pPr>
      <w:r>
        <w:rPr>
          <w:rFonts w:hint="eastAsia"/>
        </w:rPr>
        <w:t>国务院国资委考核分配局编制的企业绩效评价标准：用于确定行业营业收入利润率。</w:t>
      </w:r>
    </w:p>
    <w:p w14:paraId="38FA515D">
      <w:pPr>
        <w:ind w:firstLine="480"/>
      </w:pPr>
      <w:r>
        <w:rPr>
          <w:rFonts w:hint="eastAsia"/>
        </w:rPr>
        <w:t>国债利率：用于确定无风险报酬率。</w:t>
      </w:r>
    </w:p>
    <w:p w14:paraId="76101E0B">
      <w:pPr>
        <w:ind w:firstLine="480"/>
      </w:pPr>
      <w:r>
        <w:rPr>
          <w:rFonts w:hint="eastAsia"/>
        </w:rPr>
        <w:t>2、pdf文件数据解析</w:t>
      </w:r>
    </w:p>
    <w:p w14:paraId="635D9437">
      <w:pPr>
        <w:ind w:firstLine="480"/>
      </w:pPr>
      <w:r>
        <w:rPr>
          <w:rFonts w:hint="eastAsia"/>
        </w:rPr>
        <w:t>针对导入的pdf文件，进行ocr识别，特别是表格数据，从pdf文件中读取如：对应行业的平均行业应收增长率，平均百元收入支付的成本，相关行业的专利分成费用等关键数据信息。</w:t>
      </w:r>
    </w:p>
    <w:p w14:paraId="180BE484">
      <w:pPr>
        <w:pStyle w:val="7"/>
        <w:numPr>
          <w:ilvl w:val="5"/>
          <w:numId w:val="0"/>
        </w:numPr>
      </w:pPr>
      <w:r>
        <w:rPr>
          <w:rFonts w:hint="eastAsia" w:ascii="Times New Roman" w:hAnsi="Times New Roman" w:cs="宋体"/>
        </w:rPr>
        <w:t xml:space="preserve">6.1.5.1.3.3  </w:t>
      </w:r>
      <w:r>
        <w:rPr>
          <w:rFonts w:hint="eastAsia"/>
        </w:rPr>
        <w:t>市场法估值</w:t>
      </w:r>
    </w:p>
    <w:p w14:paraId="1B4A49F6">
      <w:pPr>
        <w:ind w:firstLine="480"/>
      </w:pPr>
      <w:r>
        <w:rPr>
          <w:rFonts w:hint="eastAsia"/>
        </w:rPr>
        <w:t>无形资产市场法评估需针对不同资产类型建立差异化的数据采集、参数修正与价值计算体系，其核心在于通过可比案例横向对比与多维指标动态调整实现估值客观性。以下是六大类资产的方法框架与实施要点：</w:t>
      </w:r>
    </w:p>
    <w:p w14:paraId="0C042A14">
      <w:pPr>
        <w:ind w:firstLine="480"/>
      </w:pPr>
      <w:r>
        <w:rPr>
          <w:rFonts w:hint="eastAsia"/>
        </w:rPr>
        <w:t>1、软件著作权评估需采集软件功能分类、代码规模、用户量及可比交易案例，重点调整技术迭代速度（如人工智能算法按1.2倍溢价）、法律纠纷风险（涉诉扣减10%-30%）和行业适配度（工业软件乘数高于通用软件），通过案例成交价加权平均计算，要求案例技术匹配度达70%以上且交易时间在1年期内。</w:t>
      </w:r>
    </w:p>
    <w:p w14:paraId="16CEEE3A">
      <w:pPr>
        <w:ind w:firstLine="480"/>
      </w:pPr>
      <w:r>
        <w:rPr>
          <w:rFonts w:hint="eastAsia"/>
        </w:rPr>
        <w:t>2、商标权评估需输入注册类别、市场热度指数（百度/微信指数）及同行业交易案例，建立品牌强度模型（知名度30%+美誉度40%+市占率30%），对恶意抢注商标自动排除，根据剩余保护期进行时间衰减（5年内每年折减8%），对驰名商标设置15%-50%的认证溢价系数。</w:t>
      </w:r>
    </w:p>
    <w:p w14:paraId="1B95D9F3">
      <w:pPr>
        <w:ind w:firstLine="480"/>
      </w:pPr>
      <w:r>
        <w:rPr>
          <w:rFonts w:hint="eastAsia"/>
        </w:rPr>
        <w:t>3、专利权评估需匹配IPC分类号、技术成熟度（TRL等级）及引证数据，引入技术生命周期曲线（萌芽期案例折价30%、衰退期折价50%），对标准必要专利设置200%溢价，计算时需考虑专利无效宣告风险（被无效专利归零处理）和技术替代率（每10%替代率折减估值5%）。</w:t>
      </w:r>
    </w:p>
    <w:p w14:paraId="5ED6FF90">
      <w:pPr>
        <w:ind w:firstLine="480"/>
      </w:pPr>
      <w:r>
        <w:rPr>
          <w:rFonts w:hint="eastAsia"/>
        </w:rPr>
        <w:t>4、域名资产评估需分析字符长度、后缀类型（.com权重最高）及关键词热度，建立语义价值分级体系（行业核心词为5星级），对6个月无流量访问的域名扣减15%，涉及敏感词汇（如博彩类）直接归零，采用案例修正法时要求可比域名后缀一致且交易时间在2年以内。</w:t>
      </w:r>
    </w:p>
    <w:p w14:paraId="791731AB">
      <w:pPr>
        <w:ind w:firstLine="480"/>
      </w:pPr>
      <w:r>
        <w:rPr>
          <w:rFonts w:hint="eastAsia"/>
        </w:rPr>
        <w:t>5、著作权评估需区分作品类型（文字/影视/音乐）和传播渠道，采集版税分成比例（原创文字作品15%-20%）及衍生开发计划，对点击量超百万次作品设置log函数修正系数，未通过内容审核的作品直接赋值为零，剩余保护期计算精确到月（超过50年按50年计）。</w:t>
      </w:r>
    </w:p>
    <w:p w14:paraId="09D95EB7">
      <w:pPr>
        <w:ind w:firstLine="480"/>
      </w:pPr>
      <w:r>
        <w:rPr>
          <w:rFonts w:hint="eastAsia"/>
        </w:rPr>
        <w:t>6、资产包评估需采用组合估值算法，首先单独评估各项资产，再计算协同效应（产业链互补溢价15%-30%）和流动性折扣（非上市公司资产包扣减25%-40%），对存在权利瑕疵的资产单独计提20%-50%损失，并通过蒙特卡洛模拟输出价值区间概率分布。</w:t>
      </w:r>
    </w:p>
    <w:p w14:paraId="7313540A">
      <w:pPr>
        <w:ind w:firstLine="480"/>
      </w:pPr>
      <w:r>
        <w:rPr>
          <w:rFonts w:hint="eastAsia"/>
        </w:rPr>
        <w:t>通用实施准则要求：①选择3个以上可比案例，时间窗口专利/软件≤1年、其他资产≤2年；②建立动态参数库，对接知识产权交易所API实时更新交易数据；③设置敏感性分析模块，监控折现率、风险系数等关键参数的±1%波动影响；④嵌入法律状态扫描功能，自动识别质押、许可等权利限制。评估过程需遵循《资产评估准则——无形资产》对案例可比性、参数披露及协同效应分析的要求，最终报告需包含价值区间、核心假设及重大风险提示。</w:t>
      </w:r>
    </w:p>
    <w:p w14:paraId="478C015D">
      <w:pPr>
        <w:pStyle w:val="7"/>
        <w:numPr>
          <w:ilvl w:val="5"/>
          <w:numId w:val="0"/>
        </w:numPr>
      </w:pPr>
      <w:r>
        <w:rPr>
          <w:rFonts w:hint="eastAsia" w:ascii="Times New Roman" w:hAnsi="Times New Roman" w:cs="宋体"/>
        </w:rPr>
        <w:t xml:space="preserve">6.1.5.1.3.4  </w:t>
      </w:r>
      <w:r>
        <w:rPr>
          <w:rFonts w:hint="eastAsia"/>
        </w:rPr>
        <w:t>收益法估值</w:t>
      </w:r>
    </w:p>
    <w:p w14:paraId="611D1ED4">
      <w:pPr>
        <w:ind w:firstLine="480"/>
      </w:pPr>
      <w:r>
        <w:rPr>
          <w:rFonts w:hint="eastAsia"/>
        </w:rPr>
        <w:t>无形资产收益法评估通过预测资产未来经济收益并折现确定价值，其核心在于科学量化收益流、合理设定折现率及准确界定收益期限。以下针对六大类资产构建差异化的评估算法：</w:t>
      </w:r>
    </w:p>
    <w:p w14:paraId="3534A73F">
      <w:pPr>
        <w:ind w:firstLine="480"/>
      </w:pPr>
      <w:r>
        <w:rPr>
          <w:rFonts w:hint="eastAsia"/>
        </w:rPr>
        <w:t>1、软件资产需重点分析技术生命周期，结合迭代速度（如人工智能软件按3-5年缩短周期）和维护成本（年均开发费用的15%-20%）预测收益。输入参数包括用户增长曲线、订阅定价模型及竞品替代率，折现率需附加技术过时风险溢价（通常比行业基准高2-3个百分点），对开源软件需扣减30%-50%商业价值。</w:t>
      </w:r>
    </w:p>
    <w:p w14:paraId="4000FBDF">
      <w:pPr>
        <w:ind w:firstLine="480"/>
      </w:pPr>
      <w:r>
        <w:rPr>
          <w:rFonts w:hint="eastAsia"/>
        </w:rPr>
        <w:t>2、商标权评估依赖品牌强度指标体系，通过消费者认知度（抽样调查）、市场渗透率（行业排名前10%溢价20%）及法律保护范围（全类注册权重1.2倍）修正分成率。消费品商标采用1%-3%的行业基准分成率，奢侈品可上浮至5%，同时需扣除侵权诉讼历史导致的商誉损失（每次诉讼折减5%-10%）。</w:t>
      </w:r>
    </w:p>
    <w:p w14:paraId="00CB67A4">
      <w:pPr>
        <w:ind w:firstLine="480"/>
      </w:pPr>
      <w:r>
        <w:rPr>
          <w:rFonts w:hint="eastAsia"/>
        </w:rPr>
        <w:t>3、专利资产需区分防御性专利与创收专利，前者按技术壁垒价值计算（阻止竞品上市的潜在损失），后者采用“三分法”或“四分法”确定技术贡献率。核心参数包含专利剩余有效期（精确至月）、技术替代概率（每年递增3%-8%）及产业化成熟度（中试阶段专利折现率提高4%），标准必要专利需叠加许可费率溢价（通信领域通常为产品售价的2%-5%）。</w:t>
      </w:r>
    </w:p>
    <w:p w14:paraId="1653B8F3">
      <w:pPr>
        <w:ind w:firstLine="480"/>
      </w:pPr>
      <w:r>
        <w:rPr>
          <w:rFonts w:hint="eastAsia"/>
        </w:rPr>
        <w:t>4、域名估值需构建流量货币化算法，输入参数包括日均访问量（UV）、点击转化率（电商域名基准值1.5%-2%）及广告位单价，同时考虑战略性持有价值（企业品牌保护域名按商标价值的30%折算）。折现率引入域名特有风险系数，仲裁争议历史域名增加5%风险溢价，字符长度超过15位的扣减40%记忆成本。</w:t>
      </w:r>
    </w:p>
    <w:p w14:paraId="24EB08DD">
      <w:pPr>
        <w:ind w:firstLine="480"/>
      </w:pPr>
      <w:r>
        <w:rPr>
          <w:rFonts w:hint="eastAsia"/>
        </w:rPr>
        <w:t>5、著作权评估需细分收益场景，如文字作品的电子书订阅分成（平台收入的50%-70%）、影视改编权买断费（原著小说价格的3-5倍）及衍生品销售分成（净利的5%-10%）。参数调整需反映内容生命周期，爆款短视频按3年快速衰减算法计算，经典文学作品则采用50年线性折减，未通过内容审核的作品直接归零处理。</w:t>
      </w:r>
    </w:p>
    <w:p w14:paraId="67BFC94E">
      <w:pPr>
        <w:ind w:firstLine="480"/>
      </w:pPr>
      <w:r>
        <w:rPr>
          <w:rFonts w:hint="eastAsia"/>
        </w:rPr>
        <w:t>6、资产包评估采用组合现金流法，首先测算各资产独立收益，再计算协同效应带来的成本节约（物流资产包节约8%-12%运营费用）或收入增益（客户数据包提升交叉销售率15%）。折现率使用加权平均资本成本（WACC），对非核心资产计提20%-35%流动性折扣，存在质押冻结的资产需单独扣除处置成本。</w:t>
      </w:r>
    </w:p>
    <w:p w14:paraId="439AB4AD">
      <w:pPr>
        <w:ind w:firstLine="480"/>
      </w:pPr>
      <w:r>
        <w:rPr>
          <w:rFonts w:hint="eastAsia"/>
        </w:rPr>
        <w:t>通用实施要点包括：①建立三层校验机制，通过历史数据回溯（3年以上营收匹配度）、行业对标分析（偏离度超过30%触发预警）及极限值测试（收益增长超过GDP增速2倍需合理性说明）保障参数可靠性；②动态风险修正，对接工商失信名单、专利无效宣告等数据库实时更新法律状态；③设置收益衰减曲线，技术类资产采用双倍余额递减算法，文化类资产适用指数平滑调整。评估过程需遵守《资产评估执业准则—无形资产》对收益法应用的三大刚性要求：可验证的收入分割依据、完整的折现率构成说明及不少于5年的详细预测期。最终报告应包含敏感性分析矩阵，明确核心参数变动±10%对估值的影响幅度，并提供收益法与其他评估方法的差异解释。</w:t>
      </w:r>
    </w:p>
    <w:p w14:paraId="21123242">
      <w:pPr>
        <w:pStyle w:val="7"/>
        <w:numPr>
          <w:ilvl w:val="5"/>
          <w:numId w:val="0"/>
        </w:numPr>
      </w:pPr>
      <w:r>
        <w:rPr>
          <w:rFonts w:hint="eastAsia" w:ascii="Times New Roman" w:hAnsi="Times New Roman" w:cs="宋体"/>
        </w:rPr>
        <w:t xml:space="preserve">6.1.5.1.3.5  </w:t>
      </w:r>
      <w:r>
        <w:rPr>
          <w:rFonts w:hint="eastAsia"/>
        </w:rPr>
        <w:t>成本法估值</w:t>
      </w:r>
    </w:p>
    <w:p w14:paraId="521EC68C">
      <w:pPr>
        <w:ind w:firstLine="480"/>
      </w:pPr>
      <w:r>
        <w:rPr>
          <w:rFonts w:hint="eastAsia"/>
        </w:rPr>
        <w:t>根据软件的成本法评估算法，编写所需信息的输入界面，参数调整界面，即编写软件市场法计算逻辑。</w:t>
      </w:r>
    </w:p>
    <w:p w14:paraId="01B3C806">
      <w:pPr>
        <w:ind w:firstLine="480"/>
      </w:pPr>
      <w:r>
        <w:rPr>
          <w:rFonts w:hint="eastAsia"/>
        </w:rPr>
        <w:t>根据不同资产类型分为软件、商标、专利、域名、著作权、资产包，分别编写对应的计算逻辑。</w:t>
      </w:r>
    </w:p>
    <w:p w14:paraId="690D3584">
      <w:pPr>
        <w:ind w:firstLine="480"/>
      </w:pPr>
      <w:r>
        <w:rPr>
          <w:rFonts w:hint="eastAsia"/>
        </w:rPr>
        <w:t>1、软件资产成本法估值</w:t>
      </w:r>
    </w:p>
    <w:p w14:paraId="3ACAF0A8">
      <w:pPr>
        <w:ind w:firstLine="480"/>
      </w:pPr>
      <w:r>
        <w:rPr>
          <w:rFonts w:hint="eastAsia"/>
        </w:rPr>
        <w:t>根据软件的成本法法评估算法，编写所需信息的输入界面，参数调整界面，即编写软件市场法计算逻辑。评估价值=设计费用+代理费用+其他费用。根据合同约定的费用计算。</w:t>
      </w:r>
    </w:p>
    <w:p w14:paraId="167F3680">
      <w:pPr>
        <w:ind w:firstLine="480"/>
      </w:pPr>
      <w:r>
        <w:rPr>
          <w:rFonts w:hint="eastAsia"/>
        </w:rPr>
        <w:t>2、商标资产成本法估值</w:t>
      </w:r>
    </w:p>
    <w:p w14:paraId="295A7B55">
      <w:pPr>
        <w:ind w:firstLine="480"/>
      </w:pPr>
      <w:r>
        <w:rPr>
          <w:rFonts w:hint="eastAsia"/>
        </w:rPr>
        <w:t>根据商标的成本法法评估算法，编写所需信息的输入界面，参数调整界面，即编写商标市场法计算逻辑。评估值=成本（注册费、设计费、其他费用）+利润。其中注册费、设计费、其他费用（如代理费）根据实际情况确定；利润根据行业成本费用利润率计算。</w:t>
      </w:r>
    </w:p>
    <w:p w14:paraId="0F3A3383">
      <w:pPr>
        <w:ind w:firstLine="480"/>
      </w:pPr>
      <w:r>
        <w:rPr>
          <w:rFonts w:hint="eastAsia"/>
        </w:rPr>
        <w:t>3、专利资产成本法估值</w:t>
      </w:r>
    </w:p>
    <w:p w14:paraId="46D6F4F1">
      <w:pPr>
        <w:ind w:firstLine="480"/>
      </w:pPr>
      <w:r>
        <w:rPr>
          <w:rFonts w:hint="eastAsia"/>
        </w:rPr>
        <w:t>根据专利的成本法法评估算法，编写所需信息的输入界面，参数调整界面，即编写专利市场法计算逻辑。评估值=重置成本×（1-贬值率）。其中重置成本包括研发成本、资金成本、合理利润和相关税费。贬值率根据技术发展、产品更新周期等因素确定，影响技术贬值的主要因素包括法规年限、产品更新周期、可替代性、保密状况等因素。</w:t>
      </w:r>
    </w:p>
    <w:p w14:paraId="3F7F9EE9">
      <w:pPr>
        <w:ind w:firstLine="480"/>
      </w:pPr>
      <w:r>
        <w:rPr>
          <w:rFonts w:hint="eastAsia"/>
        </w:rPr>
        <w:t>4、域名资产成本法估值</w:t>
      </w:r>
    </w:p>
    <w:p w14:paraId="1E0036ED">
      <w:pPr>
        <w:ind w:firstLine="480"/>
      </w:pPr>
      <w:r>
        <w:rPr>
          <w:rFonts w:hint="eastAsia"/>
        </w:rPr>
        <w:t>根据域名的成本法法评估算法，编写所需信息的输入界面，参数调整界面，即编写域名市场法计算逻辑。评估值=重置成本=年度费用×剩余使用年数。其中年度费用根据域名注册商的价格确定。</w:t>
      </w:r>
    </w:p>
    <w:p w14:paraId="0947D341">
      <w:pPr>
        <w:ind w:firstLine="480"/>
      </w:pPr>
      <w:r>
        <w:rPr>
          <w:rFonts w:hint="eastAsia"/>
        </w:rPr>
        <w:t>5、著作权资产成本法估值</w:t>
      </w:r>
    </w:p>
    <w:p w14:paraId="23801E16">
      <w:pPr>
        <w:ind w:firstLine="480"/>
      </w:pPr>
      <w:r>
        <w:rPr>
          <w:rFonts w:hint="eastAsia"/>
        </w:rPr>
        <w:t>根据著作权的成本法法评估算法，编写所需信息的输入界面，参数调整界面，即编写著作权市场法计算逻辑。评估价值=设计费用+代理费用+其他费用。根据合同约定的费用计算。</w:t>
      </w:r>
    </w:p>
    <w:p w14:paraId="050EF1AF">
      <w:pPr>
        <w:pStyle w:val="6"/>
        <w:numPr>
          <w:ilvl w:val="4"/>
          <w:numId w:val="0"/>
        </w:numPr>
      </w:pPr>
      <w:r>
        <w:rPr>
          <w:rFonts w:hint="eastAsia" w:eastAsia="宋体" w:cs="宋体"/>
        </w:rPr>
        <w:t xml:space="preserve">6.1.5.1.4  </w:t>
      </w:r>
      <w:r>
        <w:t>不动产估值</w:t>
      </w:r>
    </w:p>
    <w:p w14:paraId="295A8930">
      <w:pPr>
        <w:pStyle w:val="7"/>
        <w:numPr>
          <w:ilvl w:val="5"/>
          <w:numId w:val="0"/>
        </w:numPr>
      </w:pPr>
      <w:r>
        <w:rPr>
          <w:rFonts w:hint="eastAsia" w:ascii="Times New Roman" w:hAnsi="Times New Roman" w:cs="宋体"/>
        </w:rPr>
        <w:t xml:space="preserve">6.1.5.1.4.1  </w:t>
      </w:r>
      <w:r>
        <w:t>不动产批量评估</w:t>
      </w:r>
    </w:p>
    <w:p w14:paraId="114DBC46">
      <w:pPr>
        <w:ind w:firstLine="480"/>
      </w:pPr>
      <w:r>
        <w:t>提供批量不动产评估的功能模块，并提供一键评估功能，生成所选上市公司不动产评估结果的数据表</w:t>
      </w:r>
    </w:p>
    <w:p w14:paraId="6E3C87FE">
      <w:pPr>
        <w:pStyle w:val="7"/>
        <w:numPr>
          <w:ilvl w:val="5"/>
          <w:numId w:val="0"/>
        </w:numPr>
      </w:pPr>
      <w:r>
        <w:rPr>
          <w:rFonts w:hint="eastAsia" w:ascii="Times New Roman" w:hAnsi="Times New Roman" w:cs="宋体"/>
        </w:rPr>
        <w:t xml:space="preserve">6.1.5.1.4.2  </w:t>
      </w:r>
      <w:r>
        <w:t>地产参考价目表制作</w:t>
      </w:r>
    </w:p>
    <w:p w14:paraId="233A0ED1">
      <w:pPr>
        <w:ind w:firstLine="480"/>
      </w:pPr>
      <w:r>
        <w:t>提供一键导入地产交易价格信息的模块。允许通过excel导入地产交易价格文件，并自动识别整理入库，形成地产价值评估参考价目表</w:t>
      </w:r>
    </w:p>
    <w:p w14:paraId="05571F01">
      <w:pPr>
        <w:pStyle w:val="7"/>
        <w:numPr>
          <w:ilvl w:val="5"/>
          <w:numId w:val="0"/>
        </w:numPr>
      </w:pPr>
      <w:r>
        <w:rPr>
          <w:rFonts w:hint="eastAsia" w:ascii="Times New Roman" w:hAnsi="Times New Roman" w:cs="宋体"/>
        </w:rPr>
        <w:t xml:space="preserve">6.1.5.1.4.3  </w:t>
      </w:r>
      <w:r>
        <w:t>房产参考价目表制作</w:t>
      </w:r>
    </w:p>
    <w:p w14:paraId="7A4D09E1">
      <w:pPr>
        <w:ind w:firstLine="480"/>
      </w:pPr>
      <w:r>
        <w:t>提供一键导入房产交易价格信息的模块。允许通过excel导入房产交易价格文件，并自动识别整理入库，形成房产价值评估参考价目表</w:t>
      </w:r>
    </w:p>
    <w:p w14:paraId="7880F67E">
      <w:pPr>
        <w:pStyle w:val="6"/>
        <w:numPr>
          <w:ilvl w:val="4"/>
          <w:numId w:val="0"/>
        </w:numPr>
      </w:pPr>
      <w:r>
        <w:rPr>
          <w:rFonts w:hint="eastAsia" w:eastAsia="宋体" w:cs="宋体"/>
        </w:rPr>
        <w:t xml:space="preserve">6.1.5.1.5  </w:t>
      </w:r>
      <w:r>
        <w:rPr>
          <w:rFonts w:hint="eastAsia"/>
        </w:rPr>
        <w:t>统计模块</w:t>
      </w:r>
    </w:p>
    <w:p w14:paraId="067D466C">
      <w:pPr>
        <w:pStyle w:val="7"/>
        <w:numPr>
          <w:ilvl w:val="5"/>
          <w:numId w:val="0"/>
        </w:numPr>
      </w:pPr>
      <w:r>
        <w:rPr>
          <w:rFonts w:hint="eastAsia" w:ascii="Times New Roman" w:hAnsi="Times New Roman" w:cs="宋体"/>
        </w:rPr>
        <w:t xml:space="preserve">6.1.5.1.5.1  </w:t>
      </w:r>
      <w:r>
        <w:rPr>
          <w:rFonts w:hint="eastAsia"/>
        </w:rPr>
        <w:t>不动产评估详细数据统计表</w:t>
      </w:r>
      <w:r>
        <w:rPr>
          <w:rFonts w:hint="eastAsia"/>
        </w:rPr>
        <w:tab/>
      </w:r>
    </w:p>
    <w:p w14:paraId="0F036073">
      <w:pPr>
        <w:ind w:firstLine="480"/>
      </w:pPr>
      <w:r>
        <w:rPr>
          <w:rFonts w:hint="eastAsia"/>
        </w:rPr>
        <w:t>对所有房地产评估的项目详情数据做列表统计，同时提供按时间，按企业，筛选功能。</w:t>
      </w:r>
    </w:p>
    <w:p w14:paraId="0F97CCA2">
      <w:pPr>
        <w:pStyle w:val="7"/>
        <w:numPr>
          <w:ilvl w:val="5"/>
          <w:numId w:val="0"/>
        </w:numPr>
      </w:pPr>
      <w:r>
        <w:rPr>
          <w:rFonts w:hint="eastAsia" w:ascii="Times New Roman" w:hAnsi="Times New Roman" w:cs="宋体"/>
        </w:rPr>
        <w:t xml:space="preserve">6.1.5.1.5.2  </w:t>
      </w:r>
      <w:r>
        <w:rPr>
          <w:rFonts w:hint="eastAsia"/>
        </w:rPr>
        <w:t>审阅项目详细数据统计表</w:t>
      </w:r>
      <w:r>
        <w:rPr>
          <w:rFonts w:hint="eastAsia"/>
        </w:rPr>
        <w:tab/>
      </w:r>
    </w:p>
    <w:p w14:paraId="4D9226D0">
      <w:pPr>
        <w:ind w:firstLine="480"/>
      </w:pPr>
      <w:r>
        <w:rPr>
          <w:rFonts w:hint="eastAsia"/>
        </w:rPr>
        <w:t>对所有审阅项目详情数据做列表统计，同时提供按时间，按企业，筛选功能。</w:t>
      </w:r>
    </w:p>
    <w:p w14:paraId="7AE7C9BC">
      <w:pPr>
        <w:pStyle w:val="7"/>
        <w:numPr>
          <w:ilvl w:val="5"/>
          <w:numId w:val="0"/>
        </w:numPr>
      </w:pPr>
      <w:r>
        <w:rPr>
          <w:rFonts w:hint="eastAsia" w:ascii="Times New Roman" w:hAnsi="Times New Roman" w:cs="宋体"/>
        </w:rPr>
        <w:t xml:space="preserve">6.1.5.1.5.3  </w:t>
      </w:r>
      <w:r>
        <w:rPr>
          <w:rFonts w:hint="eastAsia"/>
        </w:rPr>
        <w:t>估算项目详细数据统计表</w:t>
      </w:r>
      <w:r>
        <w:rPr>
          <w:rFonts w:hint="eastAsia"/>
        </w:rPr>
        <w:tab/>
      </w:r>
    </w:p>
    <w:p w14:paraId="293318C6">
      <w:pPr>
        <w:ind w:firstLine="480"/>
      </w:pPr>
      <w:r>
        <w:rPr>
          <w:rFonts w:hint="eastAsia"/>
        </w:rPr>
        <w:t>对所有估算的项目详情数据做列表统计，同时提供按按时间，按企业，筛选功能。</w:t>
      </w:r>
    </w:p>
    <w:p w14:paraId="284A37ED">
      <w:pPr>
        <w:pStyle w:val="5"/>
        <w:numPr>
          <w:ilvl w:val="4"/>
          <w:numId w:val="0"/>
        </w:numPr>
      </w:pPr>
      <w:r>
        <w:rPr>
          <w:rFonts w:hint="eastAsia" w:eastAsia="宋体" w:cs="宋体"/>
          <w:sz w:val="26"/>
        </w:rPr>
        <w:t xml:space="preserve">6.1.5.2  </w:t>
      </w:r>
      <w:r>
        <w:rPr>
          <w:rFonts w:hint="eastAsia"/>
        </w:rPr>
        <w:t>价值季报管理</w:t>
      </w:r>
    </w:p>
    <w:p w14:paraId="42504A53">
      <w:pPr>
        <w:ind w:firstLine="480"/>
      </w:pPr>
      <w:r>
        <w:rPr>
          <w:rFonts w:hint="eastAsia"/>
        </w:rPr>
        <w:t>1、国有上市企业批量评估功能</w:t>
      </w:r>
    </w:p>
    <w:p w14:paraId="1D403A15">
      <w:pPr>
        <w:ind w:firstLine="480"/>
      </w:pPr>
      <w:r>
        <w:rPr>
          <w:rFonts w:hint="eastAsia"/>
        </w:rPr>
        <w:t>国有上市企业批量评估功能的主要方法是：将市属国企的经营数据按照每个季度的披露进行抓取，之后分析财报并根据外部数据参考和内部预测算法，生成收益法预测数据表。随后使用收益法算法对企业当期的企业价值进行评估，后得出该上市公司从价值评估角度的企业价值。对比起股价进行分析比较。并对所有上市公司的综合评估价值形成价值指数，对比股指进行价值比较和分析。</w:t>
      </w:r>
    </w:p>
    <w:p w14:paraId="4400E8A2">
      <w:pPr>
        <w:ind w:firstLine="480"/>
      </w:pPr>
      <w:r>
        <w:rPr>
          <w:rFonts w:hint="eastAsia"/>
        </w:rPr>
        <w:t>2、国有上市企业季报管理功能</w:t>
      </w:r>
    </w:p>
    <w:p w14:paraId="71E960BF">
      <w:pPr>
        <w:ind w:firstLine="480"/>
      </w:pPr>
      <w:r>
        <w:rPr>
          <w:rFonts w:hint="eastAsia"/>
        </w:rPr>
        <w:t>对每季度批量评估形成的企业价值评估结果，进行数据汇总和分析，形成的企业价值季报，年报等。系统进提供上传，查询，查看等管理功能。</w:t>
      </w:r>
    </w:p>
    <w:p w14:paraId="21316DAF">
      <w:pPr>
        <w:pStyle w:val="4"/>
        <w:numPr>
          <w:ilvl w:val="2"/>
          <w:numId w:val="0"/>
        </w:numPr>
      </w:pPr>
      <w:bookmarkStart w:id="174" w:name="_Toc11961"/>
      <w:r>
        <w:rPr>
          <w:rFonts w:hint="eastAsia" w:ascii="Times New Roman" w:hAnsi="Times New Roman" w:cs="宋体"/>
        </w:rPr>
        <w:t xml:space="preserve">6.1.6  </w:t>
      </w:r>
      <w:r>
        <w:rPr>
          <w:rFonts w:hint="eastAsia"/>
        </w:rPr>
        <w:t>全面风险预警管理子系统</w:t>
      </w:r>
      <w:bookmarkEnd w:id="174"/>
    </w:p>
    <w:p w14:paraId="00499471">
      <w:pPr>
        <w:pStyle w:val="5"/>
        <w:numPr>
          <w:ilvl w:val="3"/>
          <w:numId w:val="0"/>
        </w:numPr>
      </w:pPr>
      <w:r>
        <w:rPr>
          <w:rFonts w:hint="eastAsia" w:cs="宋体"/>
        </w:rPr>
        <w:t xml:space="preserve">6.1.6.1  </w:t>
      </w:r>
      <w:r>
        <w:rPr>
          <w:rFonts w:hint="eastAsia"/>
        </w:rPr>
        <w:t>风险首页</w:t>
      </w:r>
    </w:p>
    <w:p w14:paraId="21D05991">
      <w:pPr>
        <w:ind w:firstLine="480"/>
      </w:pPr>
      <w:r>
        <w:rPr>
          <w:rFonts w:hint="eastAsia"/>
        </w:rPr>
        <w:t>全面风险预警管理子系统风险首页主要对国资委监管企业整体风险情况进行统计，包括风险动态模块、常用功能模块、风险概览模块、动态新闻轮播等内容，主要展现各监管企业及国资委整体风险动态、风险敞口金额、风险事件、综合R值及风险亮灯等信息内容。页面可以按照月度、季度、或年度为单位进行时间维度上的切换，来展现市国资委监管企业的风险情况。</w:t>
      </w:r>
    </w:p>
    <w:p w14:paraId="5108D117">
      <w:pPr>
        <w:pStyle w:val="6"/>
        <w:numPr>
          <w:ilvl w:val="4"/>
          <w:numId w:val="0"/>
        </w:numPr>
      </w:pPr>
      <w:r>
        <w:rPr>
          <w:rFonts w:hint="eastAsia" w:eastAsia="宋体" w:cs="宋体"/>
        </w:rPr>
        <w:t xml:space="preserve">6.1.6.1.1  </w:t>
      </w:r>
      <w:r>
        <w:rPr>
          <w:rFonts w:hint="eastAsia"/>
        </w:rPr>
        <w:t>风险动态</w:t>
      </w:r>
    </w:p>
    <w:p w14:paraId="5A4A372C">
      <w:pPr>
        <w:ind w:firstLine="480"/>
      </w:pPr>
      <w:r>
        <w:rPr>
          <w:rFonts w:hint="eastAsia"/>
        </w:rPr>
        <w:t>“风险动态”模块主要列示子系统根据设定的算法规则自动生成的风险动态，动态内容分为风险事件、预警识别、舆情热点和法律诉讼四个类别。同时，子系统还将对当前时点最新生成的动态以及点击量最高的动态进行标识。点击任一一条风险动态的标题，页面将弹出该条动态的内容详情，例如重大风险事件的跟踪情况、高风险监管集团的排名情况、舆情热点快照或法律诉讼案件的详情内容，供用户进行查阅。</w:t>
      </w:r>
    </w:p>
    <w:p w14:paraId="6C336853">
      <w:pPr>
        <w:pStyle w:val="7"/>
        <w:numPr>
          <w:ilvl w:val="5"/>
          <w:numId w:val="0"/>
        </w:numPr>
      </w:pPr>
      <w:r>
        <w:rPr>
          <w:rFonts w:hint="eastAsia" w:ascii="Times New Roman" w:hAnsi="Times New Roman" w:cs="宋体"/>
        </w:rPr>
        <w:t xml:space="preserve">6.1.6.1.1.1  </w:t>
      </w:r>
      <w:r>
        <w:rPr>
          <w:rFonts w:hint="eastAsia"/>
        </w:rPr>
        <w:t>风险事件类动态</w:t>
      </w:r>
    </w:p>
    <w:p w14:paraId="0B363416">
      <w:pPr>
        <w:ind w:firstLine="480"/>
      </w:pPr>
      <w:r>
        <w:rPr>
          <w:rFonts w:hint="eastAsia"/>
        </w:rPr>
        <w:t>风险预警首页（每日风险概览看板）主要是对对国资委监管企业每日风险情况进行展现，包括主要汇率波动模块、主要利率波动模块、风险清单模块、法律诉讼事项模块、负面舆情事项模块、重大公告事项模块等内容。其中主要汇率波动为每日更新内容，诉讼事项、舆情事项和重大公告事项默认显示最近一周的内容，用户也可在时间选择框内输入时间来选择想要查看的时间范围进行查阅和导出。</w:t>
      </w:r>
    </w:p>
    <w:p w14:paraId="3978F441">
      <w:pPr>
        <w:ind w:firstLine="480"/>
      </w:pPr>
      <w:r>
        <w:rPr>
          <w:rFonts w:hint="eastAsia"/>
        </w:rPr>
        <w:t>此次在风险首页功能中新增了风险事件动态，风险事件类动态主要展现各监管企业重大风险事件及相应事件的风险敞口金额情况。当企业新增重大风险事件、或出现剩余风险敞口较上月变动10%以上的情况时，子系统将自动生成一条风险事件类风险动态列示在动态栏中。动态内容将主要包括集团名称、企业名称、风险特征、风险类别、该风险事件当前总敞口金额，剩余风险敞口金额等内容。</w:t>
      </w:r>
    </w:p>
    <w:p w14:paraId="703F274B">
      <w:pPr>
        <w:ind w:firstLine="480"/>
      </w:pPr>
      <w:r>
        <w:rPr>
          <w:rFonts w:hint="eastAsia"/>
        </w:rPr>
        <w:t>点击风险事件类动态的标题后，页面将弹出该条动态的内容详情供用户查看。详情主要包括该风险事件编号、集团名称、风险责任主体、风险责任主体代码、风险类别、责任部门、责任人、联系方式、风险成因分析、风险分层、当年挽损或压降计划金额、预计全部挽损或压降计划金额、风险事项、风险成因详情、重大风险事项跟踪等内容。同时，页面还将以柱状图的形式展现该风险事件的总体风险敞口、已确认损失、挽损或压降金额、剩余风险敞口的分布及数值。</w:t>
      </w:r>
    </w:p>
    <w:p w14:paraId="41D3659A">
      <w:pPr>
        <w:pStyle w:val="25"/>
      </w:pPr>
      <w:r>
        <w:drawing>
          <wp:inline distT="0" distB="0" distL="0" distR="0">
            <wp:extent cx="5274310" cy="2993390"/>
            <wp:effectExtent l="9525" t="9525" r="12065" b="16510"/>
            <wp:docPr id="1149337919" name="图片 1149337919" descr="图形用户界面, 文本, 应用程序,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37919" name="图片 1149337919" descr="图形用户界面, 文本, 应用程序, 网站&#10;&#10;描述已自动生成"/>
                    <pic:cNvPicPr>
                      <a:picLocks noChangeAspect="1"/>
                    </pic:cNvPicPr>
                  </pic:nvPicPr>
                  <pic:blipFill>
                    <a:blip r:embed="rId77"/>
                    <a:stretch>
                      <a:fillRect/>
                    </a:stretch>
                  </pic:blipFill>
                  <pic:spPr>
                    <a:xfrm>
                      <a:off x="0" y="0"/>
                      <a:ext cx="5274310" cy="2993390"/>
                    </a:xfrm>
                    <a:prstGeom prst="rect">
                      <a:avLst/>
                    </a:prstGeom>
                    <a:ln>
                      <a:solidFill>
                        <a:schemeClr val="bg1">
                          <a:lumMod val="50000"/>
                        </a:schemeClr>
                      </a:solidFill>
                    </a:ln>
                  </pic:spPr>
                </pic:pic>
              </a:graphicData>
            </a:graphic>
          </wp:inline>
        </w:drawing>
      </w:r>
    </w:p>
    <w:p w14:paraId="65ED9A70">
      <w:pPr>
        <w:pStyle w:val="21"/>
        <w:numPr>
          <w:ilvl w:val="7"/>
          <w:numId w:val="0"/>
        </w:numPr>
        <w:rPr>
          <w:rFonts w:hint="default"/>
        </w:rPr>
      </w:pPr>
      <w:r>
        <w:rPr>
          <w:rFonts w:ascii="宋体" w:hAnsi="宋体" w:cs="宋体"/>
        </w:rPr>
        <w:t xml:space="preserve">图6.2  </w:t>
      </w:r>
      <w:r>
        <w:t>风险事件类动态示意图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043F31C5">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674A9E31">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34A3A008">
            <w:pPr>
              <w:pStyle w:val="30"/>
            </w:pPr>
            <w:r>
              <w:t>FXYJ_1_1_1</w:t>
            </w:r>
          </w:p>
        </w:tc>
      </w:tr>
      <w:tr w14:paraId="78C450E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7650466">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49666883">
            <w:pPr>
              <w:pStyle w:val="30"/>
            </w:pPr>
            <w:r>
              <w:rPr>
                <w:rFonts w:hint="eastAsia"/>
              </w:rPr>
              <w:t>国资委用户、企业用户、系统管理员</w:t>
            </w:r>
          </w:p>
        </w:tc>
      </w:tr>
      <w:tr w14:paraId="1408A0F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E610D5B">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0C4A28B7">
            <w:pPr>
              <w:pStyle w:val="30"/>
            </w:pPr>
            <w:r>
              <w:rPr>
                <w:rFonts w:hint="eastAsia"/>
              </w:rPr>
              <w:t>登入全面风险预警管理子系统，点击风险首页</w:t>
            </w:r>
          </w:p>
        </w:tc>
      </w:tr>
      <w:tr w14:paraId="35C5C88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A14DFB4">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7DD6D567">
            <w:pPr>
              <w:pStyle w:val="30"/>
            </w:pPr>
            <w:r>
              <w:rPr>
                <w:rFonts w:hint="eastAsia"/>
              </w:rPr>
              <w:t>无</w:t>
            </w:r>
          </w:p>
        </w:tc>
      </w:tr>
      <w:tr w14:paraId="5F281AD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FAAC379">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5519F064">
            <w:pPr>
              <w:pStyle w:val="30"/>
            </w:pPr>
            <w:r>
              <w:rPr>
                <w:rFonts w:hint="eastAsia"/>
              </w:rPr>
              <w:t>点击风险事件类风险动态的标题，查看动态详情</w:t>
            </w:r>
          </w:p>
        </w:tc>
      </w:tr>
      <w:tr w14:paraId="1E7E6A6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09ACD9A">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6DCE4D75">
            <w:pPr>
              <w:pStyle w:val="30"/>
            </w:pPr>
            <w:r>
              <w:rPr>
                <w:rFonts w:hint="eastAsia"/>
              </w:rPr>
              <w:t>风险事件类风险动态内容详情</w:t>
            </w:r>
          </w:p>
        </w:tc>
      </w:tr>
      <w:tr w14:paraId="2674BD3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2C4D6A5">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046B60FF">
            <w:pPr>
              <w:pStyle w:val="30"/>
            </w:pPr>
            <w:r>
              <w:rPr>
                <w:rFonts w:hint="eastAsia"/>
              </w:rPr>
              <w:t>页面弹出动态详情表格</w:t>
            </w:r>
          </w:p>
        </w:tc>
      </w:tr>
      <w:tr w14:paraId="0EFCF34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78C2273">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06128174">
            <w:pPr>
              <w:pStyle w:val="30"/>
            </w:pPr>
            <w:r>
              <w:rPr>
                <w:rFonts w:hint="eastAsia"/>
              </w:rPr>
              <w:t>页面未弹出动态详情表格或弹出后无数据</w:t>
            </w:r>
          </w:p>
        </w:tc>
      </w:tr>
      <w:tr w14:paraId="3C923A8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90E47E9">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53E969F2">
            <w:pPr>
              <w:pStyle w:val="30"/>
            </w:pPr>
            <w:r>
              <w:rPr>
                <w:rFonts w:hint="eastAsia"/>
              </w:rPr>
              <w:t>无</w:t>
            </w:r>
          </w:p>
        </w:tc>
      </w:tr>
    </w:tbl>
    <w:p w14:paraId="50DB8603">
      <w:pPr>
        <w:pStyle w:val="7"/>
        <w:numPr>
          <w:ilvl w:val="5"/>
          <w:numId w:val="0"/>
        </w:numPr>
      </w:pPr>
      <w:r>
        <w:rPr>
          <w:rFonts w:hint="eastAsia" w:ascii="Times New Roman" w:hAnsi="Times New Roman" w:cs="宋体"/>
        </w:rPr>
        <w:t xml:space="preserve">6.1.6.1.1.2  </w:t>
      </w:r>
      <w:r>
        <w:rPr>
          <w:rFonts w:hint="eastAsia"/>
        </w:rPr>
        <w:t>预警识别类动态</w:t>
      </w:r>
    </w:p>
    <w:p w14:paraId="10B0F370">
      <w:pPr>
        <w:ind w:firstLine="480"/>
      </w:pPr>
      <w:r>
        <w:rPr>
          <w:rFonts w:hint="eastAsia"/>
        </w:rPr>
        <w:t>风险预警首页（每日风险概览看板）主要是对对国资委监管企业每日风险情况进行展现，包括主要汇率波动模块、主要利率波动模块、风险清单模块、法律诉讼事项模块、负面舆情事项模块、重大公告事项模块等内容。其中主要汇率波动为每日更新内容，诉讼事项、舆情事项和重大公告事项默认显示最近一周的内容，用户也可在时间选择框内输入时间来选择想要查看的时间范围进行查阅和导出。</w:t>
      </w:r>
    </w:p>
    <w:p w14:paraId="6F77DB10">
      <w:pPr>
        <w:ind w:firstLine="480"/>
      </w:pPr>
      <w:r>
        <w:rPr>
          <w:rFonts w:hint="eastAsia"/>
        </w:rPr>
        <w:t>此次在风险首页功能中新增了预警识别动态，预警识别类动态主要展现各监管企业下发或收回的风险问询函情况及各一级集团综合R值排名情况。该类别动态将以月度为单位生成，按月统计下发的风险问询函数量、新增风险问询函数量，并按月比较生成当月综合R值排名前三的一级集团信息。该类动态内容将主要包括集团名称、企业名称、下发风险问询函数量、新增风险问询函数量、综合R值排名等内容。</w:t>
      </w:r>
    </w:p>
    <w:p w14:paraId="641BEAAC">
      <w:pPr>
        <w:ind w:firstLine="480"/>
      </w:pPr>
      <w:r>
        <w:rPr>
          <w:rFonts w:hint="eastAsia"/>
        </w:rPr>
        <w:t>点击预警识别类动态的标题后，页面将弹出该条动态的内容详情供用户查看。详情主要包括综合R值排名前三的三家集团名称、综合R值、R值评级、资产负债率、现金到期债务比、营业现金比率、有息负债率、利息保障倍数、毛利率、净资产收益率、总资产报酬率、主业利润占总利润的比重、存货周转率、应收账款周转率、营业收入三年增长率等内容。页面将以表格的形式列示上述信息供用户查看。</w:t>
      </w:r>
    </w:p>
    <w:p w14:paraId="1E06BE0D">
      <w:pPr>
        <w:pStyle w:val="25"/>
      </w:pPr>
      <w:r>
        <w:drawing>
          <wp:inline distT="0" distB="0" distL="0" distR="0">
            <wp:extent cx="5274310" cy="2985135"/>
            <wp:effectExtent l="9525" t="9525" r="12065" b="15240"/>
            <wp:docPr id="1094177022" name="图片 109417702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77022" name="图片 1094177022" descr="图形用户界面&#10;&#10;描述已自动生成"/>
                    <pic:cNvPicPr>
                      <a:picLocks noChangeAspect="1"/>
                    </pic:cNvPicPr>
                  </pic:nvPicPr>
                  <pic:blipFill>
                    <a:blip r:embed="rId78"/>
                    <a:stretch>
                      <a:fillRect/>
                    </a:stretch>
                  </pic:blipFill>
                  <pic:spPr>
                    <a:xfrm>
                      <a:off x="0" y="0"/>
                      <a:ext cx="5274310" cy="2985135"/>
                    </a:xfrm>
                    <a:prstGeom prst="rect">
                      <a:avLst/>
                    </a:prstGeom>
                    <a:ln>
                      <a:solidFill>
                        <a:schemeClr val="bg1">
                          <a:lumMod val="50000"/>
                        </a:schemeClr>
                      </a:solidFill>
                    </a:ln>
                  </pic:spPr>
                </pic:pic>
              </a:graphicData>
            </a:graphic>
          </wp:inline>
        </w:drawing>
      </w:r>
    </w:p>
    <w:p w14:paraId="03B5ABFA">
      <w:pPr>
        <w:pStyle w:val="21"/>
        <w:numPr>
          <w:ilvl w:val="7"/>
          <w:numId w:val="0"/>
        </w:numPr>
        <w:rPr>
          <w:rFonts w:hint="default"/>
        </w:rPr>
      </w:pPr>
      <w:r>
        <w:rPr>
          <w:rFonts w:ascii="宋体" w:hAnsi="宋体" w:cs="宋体"/>
        </w:rPr>
        <w:t xml:space="preserve">图6.3  </w:t>
      </w:r>
      <w:r>
        <w:t>预警识别类动态示意图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1F658024">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6B935296">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0DD42A40">
            <w:pPr>
              <w:pStyle w:val="30"/>
            </w:pPr>
            <w:r>
              <w:t>FXYJ_1_1_2</w:t>
            </w:r>
          </w:p>
        </w:tc>
      </w:tr>
      <w:tr w14:paraId="5453A92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3F1A2F9">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3805DF48">
            <w:pPr>
              <w:pStyle w:val="30"/>
            </w:pPr>
            <w:r>
              <w:rPr>
                <w:rFonts w:hint="eastAsia"/>
              </w:rPr>
              <w:t>国资委用户、企业用户、系统管理员</w:t>
            </w:r>
          </w:p>
        </w:tc>
      </w:tr>
      <w:tr w14:paraId="4E18CC7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88DB28F">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5F07ECEB">
            <w:pPr>
              <w:pStyle w:val="30"/>
            </w:pPr>
            <w:r>
              <w:rPr>
                <w:rFonts w:hint="eastAsia"/>
              </w:rPr>
              <w:t>登入全面风险预警管理子系统，点击风险首页</w:t>
            </w:r>
          </w:p>
        </w:tc>
      </w:tr>
      <w:tr w14:paraId="47824BA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868A396">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5158675D">
            <w:pPr>
              <w:pStyle w:val="30"/>
            </w:pPr>
            <w:r>
              <w:rPr>
                <w:rFonts w:hint="eastAsia"/>
              </w:rPr>
              <w:t>无</w:t>
            </w:r>
          </w:p>
        </w:tc>
      </w:tr>
      <w:tr w14:paraId="493970F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C9C2817">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3DBAFAEF">
            <w:pPr>
              <w:pStyle w:val="30"/>
            </w:pPr>
            <w:r>
              <w:rPr>
                <w:rFonts w:hint="eastAsia"/>
              </w:rPr>
              <w:t>点击预警识别类风险动态的标题，查看动态详情</w:t>
            </w:r>
          </w:p>
        </w:tc>
      </w:tr>
      <w:tr w14:paraId="634E9B4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BAFEB9B">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66EE6968">
            <w:pPr>
              <w:pStyle w:val="30"/>
            </w:pPr>
            <w:r>
              <w:rPr>
                <w:rFonts w:hint="eastAsia"/>
              </w:rPr>
              <w:t>预警识别类风险动态内容详情</w:t>
            </w:r>
          </w:p>
        </w:tc>
      </w:tr>
      <w:tr w14:paraId="43673CC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9A83DEC">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265C70FC">
            <w:pPr>
              <w:pStyle w:val="30"/>
            </w:pPr>
            <w:r>
              <w:rPr>
                <w:rFonts w:hint="eastAsia"/>
              </w:rPr>
              <w:t>页面弹出动态详情表格</w:t>
            </w:r>
          </w:p>
        </w:tc>
      </w:tr>
      <w:tr w14:paraId="6C12898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A927D58">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10DF92E1">
            <w:pPr>
              <w:pStyle w:val="30"/>
            </w:pPr>
            <w:r>
              <w:rPr>
                <w:rFonts w:hint="eastAsia"/>
              </w:rPr>
              <w:t>页面未弹出动态详情表格或弹出后无数据</w:t>
            </w:r>
          </w:p>
        </w:tc>
      </w:tr>
      <w:tr w14:paraId="0C3D448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E328D9B">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146F4881">
            <w:pPr>
              <w:pStyle w:val="30"/>
            </w:pPr>
            <w:r>
              <w:rPr>
                <w:rFonts w:hint="eastAsia"/>
              </w:rPr>
              <w:t>无</w:t>
            </w:r>
          </w:p>
        </w:tc>
      </w:tr>
    </w:tbl>
    <w:p w14:paraId="2579887E">
      <w:pPr>
        <w:pStyle w:val="7"/>
        <w:numPr>
          <w:ilvl w:val="5"/>
          <w:numId w:val="0"/>
        </w:numPr>
      </w:pPr>
      <w:r>
        <w:rPr>
          <w:rFonts w:hint="eastAsia" w:ascii="Times New Roman" w:hAnsi="Times New Roman" w:cs="宋体"/>
        </w:rPr>
        <w:t xml:space="preserve">6.1.6.1.1.3  </w:t>
      </w:r>
      <w:r>
        <w:rPr>
          <w:rFonts w:hint="eastAsia"/>
        </w:rPr>
        <w:t>舆情热点类动态</w:t>
      </w:r>
    </w:p>
    <w:p w14:paraId="427600C5">
      <w:pPr>
        <w:ind w:firstLine="480"/>
      </w:pPr>
      <w:r>
        <w:rPr>
          <w:rFonts w:hint="eastAsia"/>
        </w:rPr>
        <w:t>风险预警首页（每日风险概览看板）主要是对对国资委监管企业每日风险情况进行展现，包括主要汇率波动模块、主要利率波动模块、风险清单模块、法律诉讼事项模块、负面舆情事项模块、重大公告事项模块等内容。其中主要汇率波动为每日更新内容，诉讼事项、舆情事项和重大公告事项默认显示最近一周的内容，用户也可在时间选择框内输入时间来选择想要查看的时间范围进行查阅和导出。</w:t>
      </w:r>
    </w:p>
    <w:p w14:paraId="44086BD8">
      <w:pPr>
        <w:ind w:firstLine="480"/>
      </w:pPr>
      <w:r>
        <w:rPr>
          <w:rFonts w:hint="eastAsia"/>
        </w:rPr>
        <w:t>此次在风险首页功能中新增了舆情热点类动态，舆情动态类动态主要展现各监管企业当月识别的舆情情况。该类别动态将按照舆情事件发生频次实时生成。</w:t>
      </w:r>
    </w:p>
    <w:p w14:paraId="121E14FD">
      <w:pPr>
        <w:ind w:firstLine="480"/>
      </w:pPr>
      <w:r>
        <w:rPr>
          <w:rFonts w:hint="eastAsia"/>
        </w:rPr>
        <w:t>点击负面舆情类动态的标题后，页面将弹出该条舆情新闻的内容详情供用户查看。</w:t>
      </w:r>
    </w:p>
    <w:p w14:paraId="2717E762">
      <w:pPr>
        <w:pStyle w:val="25"/>
      </w:pPr>
      <w:r>
        <w:drawing>
          <wp:inline distT="0" distB="0" distL="0" distR="0">
            <wp:extent cx="5274310" cy="2673350"/>
            <wp:effectExtent l="9525" t="9525" r="12065" b="12700"/>
            <wp:docPr id="884679698" name="图片 88467969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79698" name="图片 884679698" descr="图形用户界面, 应用程序&#10;&#10;描述已自动生成"/>
                    <pic:cNvPicPr>
                      <a:picLocks noChangeAspect="1"/>
                    </pic:cNvPicPr>
                  </pic:nvPicPr>
                  <pic:blipFill>
                    <a:blip r:embed="rId79"/>
                    <a:stretch>
                      <a:fillRect/>
                    </a:stretch>
                  </pic:blipFill>
                  <pic:spPr>
                    <a:xfrm>
                      <a:off x="0" y="0"/>
                      <a:ext cx="5274310" cy="2673350"/>
                    </a:xfrm>
                    <a:prstGeom prst="rect">
                      <a:avLst/>
                    </a:prstGeom>
                    <a:ln>
                      <a:solidFill>
                        <a:schemeClr val="bg1">
                          <a:lumMod val="50000"/>
                        </a:schemeClr>
                      </a:solidFill>
                    </a:ln>
                  </pic:spPr>
                </pic:pic>
              </a:graphicData>
            </a:graphic>
          </wp:inline>
        </w:drawing>
      </w:r>
    </w:p>
    <w:p w14:paraId="5B145A4A">
      <w:pPr>
        <w:pStyle w:val="21"/>
        <w:numPr>
          <w:ilvl w:val="7"/>
          <w:numId w:val="0"/>
        </w:numPr>
        <w:rPr>
          <w:rFonts w:hint="default"/>
        </w:rPr>
      </w:pPr>
      <w:r>
        <w:rPr>
          <w:rFonts w:ascii="宋体" w:hAnsi="宋体" w:cs="宋体"/>
        </w:rPr>
        <w:t xml:space="preserve">图6.4  </w:t>
      </w:r>
      <w:r>
        <w:t>舆情热点类动态示意图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EA5730A">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36D8B1DC">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322C0AC2">
            <w:pPr>
              <w:pStyle w:val="30"/>
            </w:pPr>
            <w:r>
              <w:t>FXYJ_1_1_3</w:t>
            </w:r>
          </w:p>
        </w:tc>
      </w:tr>
      <w:tr w14:paraId="6ED9415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C3B3A2D">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57338745">
            <w:pPr>
              <w:pStyle w:val="30"/>
            </w:pPr>
            <w:r>
              <w:rPr>
                <w:rFonts w:hint="eastAsia"/>
              </w:rPr>
              <w:t>国资委用户、企业用户、系统管理员</w:t>
            </w:r>
          </w:p>
        </w:tc>
      </w:tr>
      <w:tr w14:paraId="683665C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FADDB84">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6BCB101F">
            <w:pPr>
              <w:pStyle w:val="30"/>
            </w:pPr>
            <w:r>
              <w:rPr>
                <w:rFonts w:hint="eastAsia"/>
              </w:rPr>
              <w:t>登入全面风险预警管理子系统，点击风险首页</w:t>
            </w:r>
          </w:p>
        </w:tc>
      </w:tr>
      <w:tr w14:paraId="7B56D85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9EC6316">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4CA1EEE6">
            <w:pPr>
              <w:pStyle w:val="30"/>
            </w:pPr>
            <w:r>
              <w:rPr>
                <w:rFonts w:hint="eastAsia"/>
              </w:rPr>
              <w:t>无</w:t>
            </w:r>
          </w:p>
        </w:tc>
      </w:tr>
      <w:tr w14:paraId="0843D66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DB5E223">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55B12777">
            <w:pPr>
              <w:pStyle w:val="30"/>
            </w:pPr>
            <w:r>
              <w:rPr>
                <w:rFonts w:hint="eastAsia"/>
              </w:rPr>
              <w:t>点击舆情热点类风险动态的标题，查看动态详情</w:t>
            </w:r>
          </w:p>
        </w:tc>
      </w:tr>
      <w:tr w14:paraId="7519340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D84DC8D">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5D0DCA5D">
            <w:pPr>
              <w:pStyle w:val="30"/>
            </w:pPr>
            <w:r>
              <w:rPr>
                <w:rFonts w:hint="eastAsia"/>
              </w:rPr>
              <w:t>舆情热点类风险动态内容详情</w:t>
            </w:r>
          </w:p>
        </w:tc>
      </w:tr>
      <w:tr w14:paraId="3008EC2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2ED5C50">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46FB4167">
            <w:pPr>
              <w:pStyle w:val="30"/>
            </w:pPr>
            <w:r>
              <w:rPr>
                <w:rFonts w:hint="eastAsia"/>
              </w:rPr>
              <w:t>页面弹出动态详情表格</w:t>
            </w:r>
          </w:p>
        </w:tc>
      </w:tr>
      <w:tr w14:paraId="1F300AE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159596E">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3BC8BE0F">
            <w:pPr>
              <w:pStyle w:val="30"/>
            </w:pPr>
            <w:r>
              <w:rPr>
                <w:rFonts w:hint="eastAsia"/>
              </w:rPr>
              <w:t>页面未弹出动态详情表格或弹出后无数据</w:t>
            </w:r>
          </w:p>
        </w:tc>
      </w:tr>
      <w:tr w14:paraId="4B7870E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11F4EBC">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791C3DB6">
            <w:pPr>
              <w:pStyle w:val="30"/>
            </w:pPr>
            <w:r>
              <w:rPr>
                <w:rFonts w:hint="eastAsia"/>
              </w:rPr>
              <w:t>无</w:t>
            </w:r>
          </w:p>
        </w:tc>
      </w:tr>
    </w:tbl>
    <w:p w14:paraId="668FCBBE">
      <w:pPr>
        <w:pStyle w:val="7"/>
        <w:numPr>
          <w:ilvl w:val="5"/>
          <w:numId w:val="0"/>
        </w:numPr>
      </w:pPr>
      <w:r>
        <w:rPr>
          <w:rFonts w:hint="eastAsia" w:ascii="Times New Roman" w:hAnsi="Times New Roman" w:cs="宋体"/>
        </w:rPr>
        <w:t xml:space="preserve">6.1.6.1.1.4  </w:t>
      </w:r>
      <w:r>
        <w:rPr>
          <w:rFonts w:hint="eastAsia"/>
        </w:rPr>
        <w:t>法律诉讼类动态</w:t>
      </w:r>
    </w:p>
    <w:p w14:paraId="35882DF6">
      <w:pPr>
        <w:ind w:firstLine="480"/>
      </w:pPr>
      <w:r>
        <w:rPr>
          <w:rFonts w:hint="eastAsia"/>
        </w:rPr>
        <w:t>风险预警首页（每日风险概览看板）主要是对对国资委监管企业每日风险情况进行展现，包括主要汇率波动模块、主要利率波动模块、风险清单模块、法律诉讼事项模块、负面舆情事项模块、重大公告事项模块等内容。其中主要汇率波动为每日更新内容，诉讼事项、舆情事项和重大公告事项默认显示最近一周的内容，用户也可在时间选择框内输入时间来选择想要查看的时间范围进行查阅和导出。</w:t>
      </w:r>
    </w:p>
    <w:p w14:paraId="44580C76">
      <w:pPr>
        <w:ind w:firstLine="480"/>
      </w:pPr>
      <w:r>
        <w:rPr>
          <w:rFonts w:hint="eastAsia"/>
        </w:rPr>
        <w:t>此次在风险首页功能中新增了法律诉讼类动态，法律诉讼类动态主要展现各监管企业当月新增的涉诉案件情况。该类别动态将按照重大诉讼发生频次实时生成，内容主要包括集团名称、企业名称、诉讼地位（原告/被告/第三人）、涉诉金额等内容。</w:t>
      </w:r>
    </w:p>
    <w:p w14:paraId="00E2D965">
      <w:pPr>
        <w:ind w:firstLine="480"/>
      </w:pPr>
      <w:r>
        <w:rPr>
          <w:rFonts w:hint="eastAsia"/>
        </w:rPr>
        <w:t>点击法律诉讼类动态的标题后，页面将弹出该条动态的内容详情供用户查看。详情主要包括集团名称、案号、涉案单位、诉讼地位、案件类型、标的金额、案由等内容。页面将以表格的形式列示上述信息供用户查看。</w:t>
      </w:r>
    </w:p>
    <w:p w14:paraId="19BAB8F5">
      <w:pPr>
        <w:pStyle w:val="25"/>
      </w:pPr>
      <w:r>
        <w:drawing>
          <wp:inline distT="0" distB="0" distL="0" distR="0">
            <wp:extent cx="5274310" cy="2724785"/>
            <wp:effectExtent l="9525" t="9525" r="12065" b="18415"/>
            <wp:docPr id="525995413" name="图片 525995413"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95413" name="图片 525995413" descr="图形用户界面, 文本, 应用程序&#10;&#10;描述已自动生成"/>
                    <pic:cNvPicPr>
                      <a:picLocks noChangeAspect="1"/>
                    </pic:cNvPicPr>
                  </pic:nvPicPr>
                  <pic:blipFill>
                    <a:blip r:embed="rId80"/>
                    <a:stretch>
                      <a:fillRect/>
                    </a:stretch>
                  </pic:blipFill>
                  <pic:spPr>
                    <a:xfrm>
                      <a:off x="0" y="0"/>
                      <a:ext cx="5274310" cy="2724785"/>
                    </a:xfrm>
                    <a:prstGeom prst="rect">
                      <a:avLst/>
                    </a:prstGeom>
                    <a:ln>
                      <a:solidFill>
                        <a:schemeClr val="bg1">
                          <a:lumMod val="50000"/>
                        </a:schemeClr>
                      </a:solidFill>
                    </a:ln>
                  </pic:spPr>
                </pic:pic>
              </a:graphicData>
            </a:graphic>
          </wp:inline>
        </w:drawing>
      </w:r>
    </w:p>
    <w:p w14:paraId="2B564A80">
      <w:pPr>
        <w:pStyle w:val="21"/>
        <w:numPr>
          <w:ilvl w:val="7"/>
          <w:numId w:val="0"/>
        </w:numPr>
        <w:rPr>
          <w:rFonts w:hint="default"/>
        </w:rPr>
      </w:pPr>
      <w:r>
        <w:rPr>
          <w:rFonts w:ascii="宋体" w:hAnsi="宋体" w:cs="宋体"/>
        </w:rPr>
        <w:t xml:space="preserve">图6.5  </w:t>
      </w:r>
      <w:r>
        <w:t>法律诉讼类动态示意图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224BA3EB">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2874D805">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25900CE6">
            <w:pPr>
              <w:pStyle w:val="30"/>
            </w:pPr>
            <w:r>
              <w:t>FXYJ_1_1_4</w:t>
            </w:r>
          </w:p>
        </w:tc>
      </w:tr>
      <w:tr w14:paraId="6627E4F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ADC2DB9">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7BD2EF01">
            <w:pPr>
              <w:pStyle w:val="30"/>
            </w:pPr>
            <w:r>
              <w:rPr>
                <w:rFonts w:hint="eastAsia"/>
              </w:rPr>
              <w:t>国资委用户、企业用户、系统管理员</w:t>
            </w:r>
          </w:p>
        </w:tc>
      </w:tr>
      <w:tr w14:paraId="03773BA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38784EA">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2102CCCB">
            <w:pPr>
              <w:pStyle w:val="30"/>
            </w:pPr>
            <w:r>
              <w:rPr>
                <w:rFonts w:hint="eastAsia"/>
              </w:rPr>
              <w:t>登入全面风险预警管理子系统，点击风险首页</w:t>
            </w:r>
          </w:p>
        </w:tc>
      </w:tr>
      <w:tr w14:paraId="1D8ACCE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0390A9B">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77589CF8">
            <w:pPr>
              <w:pStyle w:val="30"/>
            </w:pPr>
            <w:r>
              <w:rPr>
                <w:rFonts w:hint="eastAsia"/>
              </w:rPr>
              <w:t>无</w:t>
            </w:r>
          </w:p>
        </w:tc>
      </w:tr>
      <w:tr w14:paraId="523C75A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0E4A398">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0E64F5F5">
            <w:pPr>
              <w:pStyle w:val="30"/>
            </w:pPr>
            <w:r>
              <w:rPr>
                <w:rFonts w:hint="eastAsia"/>
              </w:rPr>
              <w:t>点击法律诉讼类风险动态的标题，查看动态详情</w:t>
            </w:r>
          </w:p>
        </w:tc>
      </w:tr>
      <w:tr w14:paraId="403F08A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47B0DC4">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2FCC0094">
            <w:pPr>
              <w:pStyle w:val="30"/>
            </w:pPr>
            <w:r>
              <w:rPr>
                <w:rFonts w:hint="eastAsia"/>
              </w:rPr>
              <w:t>法律诉讼类风险动态内容详情</w:t>
            </w:r>
          </w:p>
        </w:tc>
      </w:tr>
      <w:tr w14:paraId="0C46DC7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D3BD52B">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0B6DBF0C">
            <w:pPr>
              <w:pStyle w:val="30"/>
            </w:pPr>
            <w:r>
              <w:rPr>
                <w:rFonts w:hint="eastAsia"/>
              </w:rPr>
              <w:t>页面弹出动态详情表格</w:t>
            </w:r>
          </w:p>
        </w:tc>
      </w:tr>
      <w:tr w14:paraId="5AD2388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584A869">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1D3D7C31">
            <w:pPr>
              <w:pStyle w:val="30"/>
            </w:pPr>
            <w:r>
              <w:rPr>
                <w:rFonts w:hint="eastAsia"/>
              </w:rPr>
              <w:t>页面未弹出动态详情表格或弹出后无数据</w:t>
            </w:r>
          </w:p>
        </w:tc>
      </w:tr>
      <w:tr w14:paraId="7A57420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DD0170B">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4310E613">
            <w:pPr>
              <w:pStyle w:val="30"/>
            </w:pPr>
            <w:r>
              <w:rPr>
                <w:rFonts w:hint="eastAsia"/>
              </w:rPr>
              <w:t>无</w:t>
            </w:r>
          </w:p>
        </w:tc>
      </w:tr>
    </w:tbl>
    <w:p w14:paraId="008C6880">
      <w:pPr>
        <w:pStyle w:val="6"/>
        <w:numPr>
          <w:ilvl w:val="4"/>
          <w:numId w:val="0"/>
        </w:numPr>
      </w:pPr>
      <w:r>
        <w:rPr>
          <w:rFonts w:hint="eastAsia" w:eastAsia="宋体" w:cs="宋体"/>
        </w:rPr>
        <w:t xml:space="preserve">6.1.6.1.2  </w:t>
      </w:r>
      <w:r>
        <w:rPr>
          <w:rFonts w:hint="eastAsia"/>
        </w:rPr>
        <w:t>风险报告</w:t>
      </w:r>
    </w:p>
    <w:p w14:paraId="2591B046">
      <w:pPr>
        <w:ind w:firstLine="480"/>
      </w:pPr>
      <w:r>
        <w:rPr>
          <w:rFonts w:hint="eastAsia"/>
        </w:rPr>
        <w:t>此次全面风险预警管理子系统建设首页“常用功能”栏新增“风险报告”功能按钮，用户可以点击进入相应的模块进行风险报告的上传、浏览、筛选、下载。</w:t>
      </w:r>
    </w:p>
    <w:p w14:paraId="612422A1">
      <w:pPr>
        <w:pStyle w:val="7"/>
        <w:numPr>
          <w:ilvl w:val="5"/>
          <w:numId w:val="0"/>
        </w:numPr>
      </w:pPr>
      <w:r>
        <w:rPr>
          <w:rFonts w:hint="eastAsia" w:ascii="Times New Roman" w:hAnsi="Times New Roman" w:cs="宋体"/>
        </w:rPr>
        <w:t xml:space="preserve">6.1.6.1.2.1  </w:t>
      </w:r>
      <w:r>
        <w:rPr>
          <w:rFonts w:hint="eastAsia"/>
        </w:rPr>
        <w:t>风险报告上传</w:t>
      </w:r>
    </w:p>
    <w:p w14:paraId="42515E7B">
      <w:pPr>
        <w:ind w:firstLine="480"/>
      </w:pPr>
      <w:r>
        <w:rPr>
          <w:rFonts w:hint="eastAsia"/>
        </w:rPr>
        <w:t>风险预警首页（每日风险概览看板）主要是对对国资委监管企业每日风险情况进行展现，包括主要汇率波动模块、主要利率波动模块、风险清单模块、法律诉讼事项模块、负面舆情事项模块、重大公告事项模块等内容。其中主要汇率波动为每日更新内容，诉讼事项、舆情事项和重大公告事项默认显示最近一周的内容，用户也可在时间选择框内输入时间来选择想要查看的时间范围进行查阅和导出。</w:t>
      </w:r>
    </w:p>
    <w:p w14:paraId="46A26AB4">
      <w:pPr>
        <w:ind w:firstLine="480"/>
      </w:pPr>
      <w:r>
        <w:rPr>
          <w:rFonts w:hint="eastAsia"/>
        </w:rPr>
        <w:t>此次在风险首页功能中新增了风险报告上传，对各类风险报告进行上传，并按照报告类别不同分为企业年度防风险工作方案、企业年度防风险工作总结、市国资委季度风险报告、市国资委其他专项风险报告等4个类别，系统将支持PDF、Excel等文件格式。</w:t>
      </w:r>
    </w:p>
    <w:p w14:paraId="5FE442F2">
      <w:pPr>
        <w:pStyle w:val="25"/>
      </w:pPr>
      <w:r>
        <w:drawing>
          <wp:inline distT="0" distB="0" distL="0" distR="0">
            <wp:extent cx="5274310" cy="2595880"/>
            <wp:effectExtent l="0" t="0" r="2540" b="4445"/>
            <wp:docPr id="1863102597" name="图片 186310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597" name="图片 1863102597"/>
                    <pic:cNvPicPr>
                      <a:picLocks noChangeAspect="1"/>
                    </pic:cNvPicPr>
                  </pic:nvPicPr>
                  <pic:blipFill>
                    <a:blip r:embed="rId81"/>
                    <a:stretch>
                      <a:fillRect/>
                    </a:stretch>
                  </pic:blipFill>
                  <pic:spPr>
                    <a:xfrm>
                      <a:off x="0" y="0"/>
                      <a:ext cx="5274310" cy="2595880"/>
                    </a:xfrm>
                    <a:prstGeom prst="rect">
                      <a:avLst/>
                    </a:prstGeom>
                  </pic:spPr>
                </pic:pic>
              </a:graphicData>
            </a:graphic>
          </wp:inline>
        </w:drawing>
      </w:r>
    </w:p>
    <w:p w14:paraId="52E929A9">
      <w:pPr>
        <w:pStyle w:val="21"/>
        <w:numPr>
          <w:ilvl w:val="7"/>
          <w:numId w:val="0"/>
        </w:numPr>
        <w:rPr>
          <w:rFonts w:hint="default"/>
        </w:rPr>
      </w:pPr>
      <w:r>
        <w:rPr>
          <w:rFonts w:ascii="宋体" w:hAnsi="宋体" w:cs="宋体"/>
        </w:rPr>
        <w:t xml:space="preserve">图6.6  </w:t>
      </w:r>
      <w:r>
        <w:t>风险报告上传示意图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439B5AD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5F019E0">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771D8C46">
            <w:pPr>
              <w:pStyle w:val="30"/>
            </w:pPr>
            <w:r>
              <w:rPr>
                <w:rFonts w:hint="eastAsia"/>
              </w:rPr>
              <w:t>FXYJ_1_2_1</w:t>
            </w:r>
          </w:p>
        </w:tc>
      </w:tr>
      <w:tr w14:paraId="21CDF8E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9F86B88">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0A420532">
            <w:pPr>
              <w:pStyle w:val="30"/>
            </w:pPr>
            <w:r>
              <w:rPr>
                <w:rFonts w:hint="eastAsia"/>
              </w:rPr>
              <w:t>国资委用户、系统管理员</w:t>
            </w:r>
          </w:p>
        </w:tc>
      </w:tr>
      <w:tr w14:paraId="21AEAE8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5D2700F">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2521EDDB">
            <w:pPr>
              <w:pStyle w:val="30"/>
            </w:pPr>
            <w:r>
              <w:rPr>
                <w:rFonts w:hint="eastAsia"/>
              </w:rPr>
              <w:t>登入全面风险预警管理子系统，点击风险首页</w:t>
            </w:r>
          </w:p>
        </w:tc>
      </w:tr>
      <w:tr w14:paraId="6D0D466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569F47D">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0CD546E4">
            <w:pPr>
              <w:pStyle w:val="30"/>
            </w:pPr>
            <w:r>
              <w:rPr>
                <w:rFonts w:hint="eastAsia"/>
              </w:rPr>
              <w:t>无</w:t>
            </w:r>
          </w:p>
        </w:tc>
      </w:tr>
      <w:tr w14:paraId="62CCC8F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152083A">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33125ED4">
            <w:pPr>
              <w:pStyle w:val="30"/>
            </w:pPr>
            <w:r>
              <w:rPr>
                <w:rFonts w:hint="eastAsia"/>
              </w:rPr>
              <w:t>点击常用功能栏中的“风险报告”按钮</w:t>
            </w:r>
          </w:p>
        </w:tc>
      </w:tr>
      <w:tr w14:paraId="77DE670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546F01E">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6D768BCF">
            <w:pPr>
              <w:pStyle w:val="30"/>
            </w:pPr>
            <w:r>
              <w:rPr>
                <w:rFonts w:hint="eastAsia"/>
              </w:rPr>
              <w:t>选择文件并上传</w:t>
            </w:r>
          </w:p>
        </w:tc>
      </w:tr>
      <w:tr w14:paraId="5B49C3E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A2367DD">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2B54478D">
            <w:pPr>
              <w:pStyle w:val="30"/>
            </w:pPr>
            <w:r>
              <w:rPr>
                <w:rFonts w:hint="eastAsia"/>
              </w:rPr>
              <w:t>成功上传风险报告</w:t>
            </w:r>
          </w:p>
        </w:tc>
      </w:tr>
      <w:tr w14:paraId="60E5840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7ECC93C">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11F0E09C">
            <w:pPr>
              <w:pStyle w:val="30"/>
            </w:pPr>
            <w:r>
              <w:rPr>
                <w:rFonts w:hint="eastAsia"/>
              </w:rPr>
              <w:t>未能成功上传风险报告</w:t>
            </w:r>
          </w:p>
        </w:tc>
      </w:tr>
      <w:tr w14:paraId="3BEA9B5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0070C0F">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09667D89">
            <w:pPr>
              <w:pStyle w:val="30"/>
            </w:pPr>
            <w:r>
              <w:rPr>
                <w:rFonts w:hint="eastAsia"/>
              </w:rPr>
              <w:t>无</w:t>
            </w:r>
          </w:p>
        </w:tc>
      </w:tr>
    </w:tbl>
    <w:p w14:paraId="3255C5F3">
      <w:pPr>
        <w:pStyle w:val="25"/>
      </w:pPr>
    </w:p>
    <w:p w14:paraId="1F97CC5A">
      <w:pPr>
        <w:pStyle w:val="7"/>
        <w:numPr>
          <w:ilvl w:val="5"/>
          <w:numId w:val="0"/>
        </w:numPr>
      </w:pPr>
      <w:r>
        <w:rPr>
          <w:rFonts w:hint="eastAsia" w:ascii="Times New Roman" w:hAnsi="Times New Roman" w:cs="宋体"/>
        </w:rPr>
        <w:t xml:space="preserve">6.1.6.1.2.2  </w:t>
      </w:r>
      <w:r>
        <w:rPr>
          <w:rFonts w:hint="eastAsia"/>
        </w:rPr>
        <w:t>风险报告查阅</w:t>
      </w:r>
    </w:p>
    <w:p w14:paraId="1D8760B4">
      <w:pPr>
        <w:ind w:firstLine="480"/>
      </w:pPr>
      <w:r>
        <w:rPr>
          <w:rFonts w:hint="eastAsia"/>
        </w:rPr>
        <w:t>风险预警首页（每日风险概览看板）主要是对对国资委监管企业每日风险情况进行展现，包括主要汇率波动模块、主要利率波动模块、风险清单模块、法律诉讼事项模块、负面舆情事项模块、重大公告事项模块等内容。其中主要汇率波动为每日更新内容，诉讼事项、舆情事项和重大公告事项默认显示最近一周的内容，用户也可在时间选择框内输入时间来选择想要查看的时间范围进行查阅和导出。</w:t>
      </w:r>
    </w:p>
    <w:p w14:paraId="6D95A238">
      <w:pPr>
        <w:ind w:firstLine="480"/>
      </w:pPr>
      <w:r>
        <w:rPr>
          <w:rFonts w:hint="eastAsia"/>
        </w:rPr>
        <w:t>此次在风险首页功能中新增了风险报告查阅，对各类风险报告进行下载，系统将支持PDF、Excel等文件格式。</w:t>
      </w:r>
    </w:p>
    <w:p w14:paraId="207D2D77">
      <w:pPr>
        <w:pStyle w:val="25"/>
      </w:pPr>
      <w:r>
        <w:drawing>
          <wp:inline distT="0" distB="0" distL="0" distR="0">
            <wp:extent cx="5274310" cy="2595880"/>
            <wp:effectExtent l="0" t="0" r="2540" b="4445"/>
            <wp:docPr id="1863102594" name="图片 186310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594" name="图片 1863102594"/>
                    <pic:cNvPicPr>
                      <a:picLocks noChangeAspect="1"/>
                    </pic:cNvPicPr>
                  </pic:nvPicPr>
                  <pic:blipFill>
                    <a:blip r:embed="rId82"/>
                    <a:stretch>
                      <a:fillRect/>
                    </a:stretch>
                  </pic:blipFill>
                  <pic:spPr>
                    <a:xfrm>
                      <a:off x="0" y="0"/>
                      <a:ext cx="5274310" cy="2595880"/>
                    </a:xfrm>
                    <a:prstGeom prst="rect">
                      <a:avLst/>
                    </a:prstGeom>
                  </pic:spPr>
                </pic:pic>
              </a:graphicData>
            </a:graphic>
          </wp:inline>
        </w:drawing>
      </w:r>
    </w:p>
    <w:p w14:paraId="7D45F017">
      <w:pPr>
        <w:pStyle w:val="21"/>
        <w:numPr>
          <w:ilvl w:val="7"/>
          <w:numId w:val="0"/>
        </w:numPr>
        <w:rPr>
          <w:rFonts w:hint="default"/>
        </w:rPr>
      </w:pPr>
      <w:r>
        <w:rPr>
          <w:rFonts w:ascii="宋体" w:hAnsi="宋体" w:cs="宋体"/>
        </w:rPr>
        <w:t xml:space="preserve">图6.7  </w:t>
      </w:r>
      <w:r>
        <w:t>风险报告查阅示意图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E50F2E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F189597">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6D2FD024">
            <w:pPr>
              <w:pStyle w:val="30"/>
            </w:pPr>
            <w:r>
              <w:rPr>
                <w:rFonts w:hint="eastAsia"/>
              </w:rPr>
              <w:t>FXYJ_1_2_2</w:t>
            </w:r>
          </w:p>
        </w:tc>
      </w:tr>
      <w:tr w14:paraId="7C76A96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282A10A">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4868EDC6">
            <w:pPr>
              <w:pStyle w:val="30"/>
            </w:pPr>
            <w:r>
              <w:rPr>
                <w:rFonts w:hint="eastAsia"/>
              </w:rPr>
              <w:t>国资委用户、系统管理员</w:t>
            </w:r>
          </w:p>
        </w:tc>
      </w:tr>
      <w:tr w14:paraId="5D3BBA5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F4DEADF">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1B386307">
            <w:pPr>
              <w:pStyle w:val="30"/>
            </w:pPr>
            <w:r>
              <w:rPr>
                <w:rFonts w:hint="eastAsia"/>
              </w:rPr>
              <w:t>登入全面风险预警管理子系统，点击风险首页</w:t>
            </w:r>
          </w:p>
        </w:tc>
      </w:tr>
      <w:tr w14:paraId="75907F9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76786CC">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39AB23FD">
            <w:pPr>
              <w:pStyle w:val="30"/>
            </w:pPr>
            <w:r>
              <w:rPr>
                <w:rFonts w:hint="eastAsia"/>
              </w:rPr>
              <w:t>无</w:t>
            </w:r>
          </w:p>
        </w:tc>
      </w:tr>
      <w:tr w14:paraId="0488DE6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37CC104">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24059098">
            <w:pPr>
              <w:pStyle w:val="30"/>
            </w:pPr>
            <w:r>
              <w:rPr>
                <w:rFonts w:hint="eastAsia"/>
              </w:rPr>
              <w:t>点击常用功能栏中的“风险报告”按钮，查看</w:t>
            </w:r>
          </w:p>
        </w:tc>
      </w:tr>
      <w:tr w14:paraId="1750A66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1C8DE54">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6205E5E0">
            <w:pPr>
              <w:pStyle w:val="30"/>
            </w:pPr>
            <w:r>
              <w:rPr>
                <w:rFonts w:hint="eastAsia"/>
              </w:rPr>
              <w:t>页面转至报告下载页面</w:t>
            </w:r>
          </w:p>
        </w:tc>
      </w:tr>
      <w:tr w14:paraId="5AAADC4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C0CAA11">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5CE51030">
            <w:pPr>
              <w:pStyle w:val="30"/>
            </w:pPr>
            <w:r>
              <w:rPr>
                <w:rFonts w:hint="eastAsia"/>
              </w:rPr>
              <w:t>成功下载报告</w:t>
            </w:r>
          </w:p>
        </w:tc>
      </w:tr>
      <w:tr w14:paraId="51380E9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7D062C8">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406A8333">
            <w:pPr>
              <w:pStyle w:val="30"/>
            </w:pPr>
            <w:r>
              <w:rPr>
                <w:rFonts w:hint="eastAsia"/>
              </w:rPr>
              <w:t>数据加载失败</w:t>
            </w:r>
          </w:p>
        </w:tc>
      </w:tr>
      <w:tr w14:paraId="189CE44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E95D475">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05047F86">
            <w:pPr>
              <w:pStyle w:val="30"/>
            </w:pPr>
            <w:r>
              <w:rPr>
                <w:rFonts w:hint="eastAsia"/>
              </w:rPr>
              <w:t>无</w:t>
            </w:r>
          </w:p>
        </w:tc>
      </w:tr>
    </w:tbl>
    <w:p w14:paraId="55EDBB1A">
      <w:pPr>
        <w:pStyle w:val="6"/>
        <w:numPr>
          <w:ilvl w:val="4"/>
          <w:numId w:val="0"/>
        </w:numPr>
      </w:pPr>
      <w:r>
        <w:rPr>
          <w:rFonts w:hint="eastAsia" w:eastAsia="宋体" w:cs="宋体"/>
        </w:rPr>
        <w:t xml:space="preserve">6.1.6.1.3  </w:t>
      </w:r>
      <w:r>
        <w:t>版本公告</w:t>
      </w:r>
    </w:p>
    <w:p w14:paraId="1C2FA957">
      <w:pPr>
        <w:ind w:firstLine="480"/>
      </w:pPr>
      <w:r>
        <w:t>风险预警首页（每日风险概览看板）主要是对对国资委监管企业每日风险情况进行展现，包括主要汇率波动模块、主要利率波动模块、风险清单模块、法律诉讼事项模块、负面舆情事项模块、重大公告事项模块等内容。其中主要汇率波动为每日更新内容，诉讼事项、舆情事项和重大公告事项默认显示最近一周的内容，用户也可在时间选择框内输入时间来选择想要查看的时间范围进行查阅和导出。</w:t>
      </w:r>
    </w:p>
    <w:p w14:paraId="6B8040B9">
      <w:pPr>
        <w:ind w:firstLine="480"/>
      </w:pPr>
      <w:r>
        <w:t>此次在风险首页功能中新增了版本公告，根据国资委需求新增子系统版本更新说明功能模块，以记录系统更新、调整或新增的功能模块。</w:t>
      </w:r>
    </w:p>
    <w:p w14:paraId="323FFC68">
      <w:pPr>
        <w:pStyle w:val="25"/>
      </w:pPr>
      <w:r>
        <w:drawing>
          <wp:inline distT="0" distB="0" distL="0" distR="0">
            <wp:extent cx="5274310" cy="2595880"/>
            <wp:effectExtent l="0" t="0" r="2540" b="4445"/>
            <wp:docPr id="1863102598" name="图片 1863102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598" name="图片 1863102598"/>
                    <pic:cNvPicPr>
                      <a:picLocks noChangeAspect="1"/>
                    </pic:cNvPicPr>
                  </pic:nvPicPr>
                  <pic:blipFill>
                    <a:blip r:embed="rId83"/>
                    <a:stretch>
                      <a:fillRect/>
                    </a:stretch>
                  </pic:blipFill>
                  <pic:spPr>
                    <a:xfrm>
                      <a:off x="0" y="0"/>
                      <a:ext cx="5274310" cy="2595880"/>
                    </a:xfrm>
                    <a:prstGeom prst="rect">
                      <a:avLst/>
                    </a:prstGeom>
                  </pic:spPr>
                </pic:pic>
              </a:graphicData>
            </a:graphic>
          </wp:inline>
        </w:drawing>
      </w:r>
    </w:p>
    <w:p w14:paraId="5BC2FDB8">
      <w:pPr>
        <w:pStyle w:val="21"/>
        <w:numPr>
          <w:ilvl w:val="7"/>
          <w:numId w:val="0"/>
        </w:numPr>
        <w:rPr>
          <w:rFonts w:hint="default"/>
        </w:rPr>
      </w:pPr>
      <w:r>
        <w:rPr>
          <w:rFonts w:ascii="宋体" w:hAnsi="宋体" w:cs="宋体"/>
        </w:rPr>
        <w:t xml:space="preserve">图6.8  </w:t>
      </w:r>
      <w:r>
        <w:rPr>
          <w:rFonts w:hint="default"/>
        </w:rPr>
        <w:t>版本公告示意图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29F6236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28C50D0">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3C0514A7">
            <w:pPr>
              <w:pStyle w:val="30"/>
            </w:pPr>
            <w:r>
              <w:rPr>
                <w:rFonts w:hint="eastAsia"/>
              </w:rPr>
              <w:t>FXYJ_1_3</w:t>
            </w:r>
          </w:p>
        </w:tc>
      </w:tr>
      <w:tr w14:paraId="722ECF1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2B842D6">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51E8FC95">
            <w:pPr>
              <w:pStyle w:val="30"/>
            </w:pPr>
            <w:r>
              <w:rPr>
                <w:rFonts w:hint="eastAsia"/>
              </w:rPr>
              <w:t>国资委用户、系统管理员</w:t>
            </w:r>
          </w:p>
        </w:tc>
      </w:tr>
      <w:tr w14:paraId="1BD8F6A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8CBCC4D">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0D694DC3">
            <w:pPr>
              <w:pStyle w:val="30"/>
            </w:pPr>
            <w:r>
              <w:rPr>
                <w:rFonts w:hint="eastAsia"/>
              </w:rPr>
              <w:t>登入全面风险预警管理子系统，点击风险首页</w:t>
            </w:r>
          </w:p>
        </w:tc>
      </w:tr>
      <w:tr w14:paraId="1C305D0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D7A2839">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0265F338">
            <w:pPr>
              <w:pStyle w:val="30"/>
            </w:pPr>
            <w:r>
              <w:rPr>
                <w:rFonts w:hint="eastAsia"/>
              </w:rPr>
              <w:t>无</w:t>
            </w:r>
          </w:p>
        </w:tc>
      </w:tr>
      <w:tr w14:paraId="6094192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66D7312">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2FE43363">
            <w:pPr>
              <w:pStyle w:val="30"/>
            </w:pPr>
            <w:r>
              <w:rPr>
                <w:rFonts w:hint="eastAsia"/>
              </w:rPr>
              <w:t>点击“版本公告”按钮</w:t>
            </w:r>
          </w:p>
        </w:tc>
      </w:tr>
      <w:tr w14:paraId="3DA12D5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C9501B9">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6B6FDDE9">
            <w:pPr>
              <w:pStyle w:val="30"/>
            </w:pPr>
            <w:r>
              <w:rPr>
                <w:rFonts w:hint="eastAsia"/>
              </w:rPr>
              <w:t>版本更新记录表</w:t>
            </w:r>
          </w:p>
        </w:tc>
      </w:tr>
      <w:tr w14:paraId="43C0855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B54C8C1">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2EA67AC4">
            <w:pPr>
              <w:pStyle w:val="30"/>
            </w:pPr>
            <w:r>
              <w:rPr>
                <w:rFonts w:hint="eastAsia"/>
              </w:rPr>
              <w:t>可对更新情况进行查看</w:t>
            </w:r>
          </w:p>
        </w:tc>
      </w:tr>
      <w:tr w14:paraId="38F9BB6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BC8807F">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65F667D1">
            <w:pPr>
              <w:pStyle w:val="30"/>
            </w:pPr>
            <w:r>
              <w:rPr>
                <w:rFonts w:hint="eastAsia"/>
              </w:rPr>
              <w:t>数据加载失败</w:t>
            </w:r>
          </w:p>
        </w:tc>
      </w:tr>
      <w:tr w14:paraId="3127809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F974FA2">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4AD6E54C">
            <w:pPr>
              <w:pStyle w:val="30"/>
            </w:pPr>
            <w:r>
              <w:rPr>
                <w:rFonts w:hint="eastAsia"/>
              </w:rPr>
              <w:t>无</w:t>
            </w:r>
          </w:p>
        </w:tc>
      </w:tr>
    </w:tbl>
    <w:p w14:paraId="537CA427">
      <w:pPr>
        <w:ind w:firstLine="480"/>
      </w:pPr>
    </w:p>
    <w:p w14:paraId="6FB245B4">
      <w:pPr>
        <w:ind w:firstLine="480"/>
      </w:pPr>
    </w:p>
    <w:p w14:paraId="25290CEB">
      <w:pPr>
        <w:pStyle w:val="5"/>
        <w:numPr>
          <w:ilvl w:val="3"/>
          <w:numId w:val="0"/>
        </w:numPr>
      </w:pPr>
      <w:r>
        <w:rPr>
          <w:rFonts w:hint="eastAsia" w:cs="宋体"/>
        </w:rPr>
        <w:t xml:space="preserve">6.1.6.2  </w:t>
      </w:r>
      <w:r>
        <w:rPr>
          <w:rFonts w:hint="eastAsia"/>
        </w:rPr>
        <w:t>风险看板</w:t>
      </w:r>
    </w:p>
    <w:p w14:paraId="32E15708">
      <w:pPr>
        <w:ind w:firstLine="480"/>
      </w:pPr>
      <w:r>
        <w:rPr>
          <w:rFonts w:hint="eastAsia"/>
        </w:rPr>
        <w:t>全面风险预警风险看板模块包括“国资委总览——风险评级看板”展示、“集团总览——风险评级看板”展示、“企业总览——风险评级看板”、“实体企业看板”、“金融企业看板”等模块。</w:t>
      </w:r>
    </w:p>
    <w:p w14:paraId="09D4A893">
      <w:pPr>
        <w:ind w:firstLine="480"/>
      </w:pPr>
      <w:r>
        <w:rPr>
          <w:rFonts w:hint="eastAsia"/>
        </w:rPr>
        <w:t>“国资委总览——风险评级看板”主要展现国资委整体的风险R值及其变化趋势、风险评级等内容；“集团总览——风险评级看板”主要展现各一级集团的风险R值及其变化趋势、风险评级等内容；“企业总览——风险评级看板”主要展现各监管重点子企业的风险R值及其变化趋势、风险评级等内容；“实体企业看板”主要新增资金领域、主业领域、投资领域、治理领域、外部领域、基金领域的亮灯数量统计；“金融企业看板”包括银行、证券、保险、财务公司、融资租赁、信托公司等金融类企业的风险情况展示。</w:t>
      </w:r>
    </w:p>
    <w:p w14:paraId="3E53BAA3">
      <w:pPr>
        <w:pStyle w:val="6"/>
        <w:numPr>
          <w:ilvl w:val="4"/>
          <w:numId w:val="0"/>
        </w:numPr>
      </w:pPr>
      <w:r>
        <w:rPr>
          <w:rFonts w:hint="eastAsia" w:eastAsia="宋体" w:cs="宋体"/>
        </w:rPr>
        <w:t xml:space="preserve">6.1.6.2.1  </w:t>
      </w:r>
      <w:r>
        <w:rPr>
          <w:rFonts w:hint="eastAsia"/>
        </w:rPr>
        <w:t>国资委总览</w:t>
      </w:r>
    </w:p>
    <w:p w14:paraId="2D2BD1A3">
      <w:pPr>
        <w:ind w:firstLine="480"/>
      </w:pPr>
      <w:r>
        <w:rPr>
          <w:rFonts w:hint="eastAsia"/>
        </w:rPr>
        <w:t>国资委视角的风险评级看板主要将展现各监管一级集团综合R值与风险评级的变动趋势、组成综合R值评分的各项指标的指标值与亮灯详情。该看板分为年度评级看板、月度评级看板两个时间维度，数据将分别来源于财务决算、财务快报，用户可以通过选择相应的年份或月份进行数据源与数据期间的切换选择。</w:t>
      </w:r>
    </w:p>
    <w:p w14:paraId="05162C91">
      <w:pPr>
        <w:pStyle w:val="7"/>
        <w:numPr>
          <w:ilvl w:val="5"/>
          <w:numId w:val="0"/>
        </w:numPr>
      </w:pPr>
      <w:r>
        <w:rPr>
          <w:rFonts w:hint="eastAsia" w:ascii="Times New Roman" w:hAnsi="Times New Roman" w:cs="宋体"/>
        </w:rPr>
        <w:t xml:space="preserve">6.1.6.2.1.1  </w:t>
      </w:r>
      <w:r>
        <w:rPr>
          <w:rFonts w:hint="eastAsia"/>
        </w:rPr>
        <w:t>国资委总览——风险评级看板——按时间趋势查看年度看板</w:t>
      </w:r>
    </w:p>
    <w:p w14:paraId="3EB85BB1">
      <w:pPr>
        <w:ind w:firstLine="480"/>
      </w:pPr>
      <w:r>
        <w:rPr>
          <w:rFonts w:hint="eastAsia"/>
        </w:rPr>
        <w:t>国资委总览看板包括国资资金风险综合R值年度看板、国资资金风险综合R值月度看板、国资发展风险综合R值年度看板、国资发展风险综合R值月度看板、国资集团风险敞口年度看板、国资集团风险敞口月度看板、国资领域风险敞口年度看板、国资领域风险敞口月度看板、国资重大风险清单年度看板、国资重大风险清单月度看板。</w:t>
      </w:r>
    </w:p>
    <w:p w14:paraId="41A264CD">
      <w:pPr>
        <w:ind w:firstLine="480"/>
      </w:pPr>
      <w:r>
        <w:rPr>
          <w:rFonts w:hint="eastAsia"/>
        </w:rPr>
        <w:t>此次建设新增国资委总览——按时间趋势查看年度看板，对国资委监管企业风险情况进行梳理、运算、整合，并以年度为单位制作国资委总览——按时间趋势查看年度看板，来展现国资委监管一级集团的风险R值及其变化趋势、风险评级等内容，看板数据来源主要为国资委财务决算系统。</w:t>
      </w:r>
    </w:p>
    <w:p w14:paraId="0E01DB9A">
      <w:pPr>
        <w:ind w:firstLine="480"/>
      </w:pPr>
      <w:r>
        <w:rPr>
          <w:rFonts w:hint="eastAsia"/>
        </w:rPr>
        <w:t>该看板主要将展现国资委整体在所选年度的综合R值与风险评级，并以柱形图的形式展现该综合R值在近三年内的变动；同时，该看板将在“按时间趋势查看”的页面中列示38家监管一级集团（非金融类集团）近六年的综合R值与风险评级结果供用户进行查阅。</w:t>
      </w:r>
    </w:p>
    <w:p w14:paraId="78524F3A">
      <w:pPr>
        <w:pStyle w:val="25"/>
      </w:pPr>
      <w:r>
        <w:drawing>
          <wp:inline distT="0" distB="0" distL="0" distR="0">
            <wp:extent cx="5274310" cy="2762250"/>
            <wp:effectExtent l="9525" t="9525" r="12065" b="9525"/>
            <wp:docPr id="1596896315" name="图片 1596896315"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96315" name="图片 1596896315" descr="图形用户界面, 文本, 应用程序, 电子邮件&#10;&#10;描述已自动生成"/>
                    <pic:cNvPicPr>
                      <a:picLocks noChangeAspect="1"/>
                    </pic:cNvPicPr>
                  </pic:nvPicPr>
                  <pic:blipFill>
                    <a:blip r:embed="rId84"/>
                    <a:stretch>
                      <a:fillRect/>
                    </a:stretch>
                  </pic:blipFill>
                  <pic:spPr>
                    <a:xfrm>
                      <a:off x="0" y="0"/>
                      <a:ext cx="5274310" cy="2762250"/>
                    </a:xfrm>
                    <a:prstGeom prst="rect">
                      <a:avLst/>
                    </a:prstGeom>
                    <a:ln>
                      <a:solidFill>
                        <a:schemeClr val="bg1">
                          <a:lumMod val="50000"/>
                        </a:schemeClr>
                      </a:solidFill>
                    </a:ln>
                  </pic:spPr>
                </pic:pic>
              </a:graphicData>
            </a:graphic>
          </wp:inline>
        </w:drawing>
      </w:r>
    </w:p>
    <w:p w14:paraId="08B64B53">
      <w:pPr>
        <w:pStyle w:val="21"/>
        <w:numPr>
          <w:ilvl w:val="7"/>
          <w:numId w:val="0"/>
        </w:numPr>
        <w:rPr>
          <w:rFonts w:hint="default"/>
        </w:rPr>
      </w:pPr>
      <w:r>
        <w:rPr>
          <w:rFonts w:ascii="宋体" w:hAnsi="宋体" w:cs="宋体"/>
        </w:rPr>
        <w:t xml:space="preserve">图6.9  </w:t>
      </w:r>
      <w:r>
        <w:t>国资委总览——按时间趋势查看年度看板示意图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000E613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4746E51">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11B8F7FD">
            <w:pPr>
              <w:pStyle w:val="30"/>
            </w:pPr>
            <w:r>
              <w:t>FXYJ_2_1_1</w:t>
            </w:r>
          </w:p>
        </w:tc>
      </w:tr>
      <w:tr w14:paraId="0E48531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2B4D060">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2DAAD8B5">
            <w:pPr>
              <w:pStyle w:val="30"/>
            </w:pPr>
            <w:r>
              <w:rPr>
                <w:rFonts w:hint="eastAsia"/>
              </w:rPr>
              <w:t>国资委用户、系统管理员</w:t>
            </w:r>
          </w:p>
        </w:tc>
      </w:tr>
      <w:tr w14:paraId="384AB10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7A8BA88">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6F089BB7">
            <w:pPr>
              <w:pStyle w:val="30"/>
            </w:pPr>
            <w:r>
              <w:rPr>
                <w:rFonts w:hint="eastAsia"/>
              </w:rPr>
              <w:t>登入全面风险预警管理子系统，点击实体企业</w:t>
            </w:r>
          </w:p>
        </w:tc>
      </w:tr>
      <w:tr w14:paraId="51728B1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476CCB0">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7C973FAB">
            <w:pPr>
              <w:pStyle w:val="30"/>
            </w:pPr>
            <w:r>
              <w:rPr>
                <w:rFonts w:hint="eastAsia"/>
              </w:rPr>
              <w:t>无</w:t>
            </w:r>
          </w:p>
        </w:tc>
      </w:tr>
      <w:tr w14:paraId="4AB2A33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24FCB73">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3A3CD48B">
            <w:pPr>
              <w:pStyle w:val="30"/>
            </w:pPr>
            <w:r>
              <w:rPr>
                <w:rFonts w:hint="eastAsia"/>
              </w:rPr>
              <w:t>选择年份，并选择“按时间趋势查看”按钮</w:t>
            </w:r>
          </w:p>
        </w:tc>
      </w:tr>
      <w:tr w14:paraId="51A89E5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22BB90A">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2266827C">
            <w:pPr>
              <w:pStyle w:val="30"/>
            </w:pPr>
            <w:r>
              <w:t>44</w:t>
            </w:r>
            <w:r>
              <w:rPr>
                <w:rFonts w:hint="eastAsia"/>
              </w:rPr>
              <w:t>家一级集团近六年综合</w:t>
            </w:r>
            <w:r>
              <w:t>R</w:t>
            </w:r>
            <w:r>
              <w:rPr>
                <w:rFonts w:hint="eastAsia"/>
              </w:rPr>
              <w:t>值变动趋势及评级结果</w:t>
            </w:r>
          </w:p>
        </w:tc>
      </w:tr>
      <w:tr w14:paraId="387AB37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CCE905F">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2B856B86">
            <w:pPr>
              <w:pStyle w:val="30"/>
            </w:pPr>
            <w:r>
              <w:rPr>
                <w:rFonts w:hint="eastAsia"/>
              </w:rPr>
              <w:t>可对</w:t>
            </w:r>
            <w:r>
              <w:t>44</w:t>
            </w:r>
            <w:r>
              <w:rPr>
                <w:rFonts w:hint="eastAsia"/>
              </w:rPr>
              <w:t>家一级集团综合</w:t>
            </w:r>
            <w:r>
              <w:t>R</w:t>
            </w:r>
            <w:r>
              <w:rPr>
                <w:rFonts w:hint="eastAsia"/>
              </w:rPr>
              <w:t>值变动趋势及评级结果进行查看及排序</w:t>
            </w:r>
          </w:p>
        </w:tc>
      </w:tr>
      <w:tr w14:paraId="060520A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642E5FE">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5F7E2959">
            <w:pPr>
              <w:pStyle w:val="30"/>
            </w:pPr>
            <w:r>
              <w:rPr>
                <w:rFonts w:hint="eastAsia"/>
              </w:rPr>
              <w:t>数据加载失败</w:t>
            </w:r>
          </w:p>
        </w:tc>
      </w:tr>
      <w:tr w14:paraId="68B0F47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DC1D6DF">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605CF1B1">
            <w:pPr>
              <w:pStyle w:val="30"/>
            </w:pPr>
            <w:r>
              <w:rPr>
                <w:rFonts w:hint="eastAsia"/>
              </w:rPr>
              <w:t>无</w:t>
            </w:r>
          </w:p>
        </w:tc>
      </w:tr>
    </w:tbl>
    <w:p w14:paraId="67A00313">
      <w:pPr>
        <w:pStyle w:val="7"/>
        <w:numPr>
          <w:ilvl w:val="5"/>
          <w:numId w:val="0"/>
        </w:numPr>
      </w:pPr>
      <w:r>
        <w:rPr>
          <w:rFonts w:hint="eastAsia" w:ascii="Times New Roman" w:hAnsi="Times New Roman" w:cs="宋体"/>
        </w:rPr>
        <w:t xml:space="preserve">6.1.6.2.1.2  </w:t>
      </w:r>
      <w:r>
        <w:rPr>
          <w:rFonts w:hint="eastAsia"/>
        </w:rPr>
        <w:t>国资委总览——风险评级看板——按亮灯结果查看年度看板</w:t>
      </w:r>
    </w:p>
    <w:p w14:paraId="00A2DB6E">
      <w:pPr>
        <w:ind w:firstLine="480"/>
      </w:pPr>
      <w:r>
        <w:rPr>
          <w:rFonts w:hint="eastAsia"/>
        </w:rPr>
        <w:t>国资委总览看板包括国资资金风险综合R值年度看板、国资资金风险综合R值月度看板、国资发展风险综合R值年度看板、国资发展风险综合R值月度看板、国资集团风险敞口年度看板、国资集团风险敞口月度看板、国资领域风险敞口年度看板、国资领域风险敞口月度看板、国资重大风险清单年度看板、国资重大风险清单月度看板。</w:t>
      </w:r>
    </w:p>
    <w:p w14:paraId="02C8B12E">
      <w:pPr>
        <w:ind w:firstLine="480"/>
      </w:pPr>
      <w:r>
        <w:rPr>
          <w:rFonts w:hint="eastAsia"/>
        </w:rPr>
        <w:t>此次建设新增国资委总览——按亮灯结果查看年度看板，对国资委监管企业风险情况进行梳理、运算、整合，并以年度为单位制作国资委总览——按亮灯结果查看年度看板，来展现国资委监管一级集团组成综合R值的各项基础指标的数值及亮灯结果，看板数据来源主要为国资委财务决算系统。</w:t>
      </w:r>
    </w:p>
    <w:p w14:paraId="6841D740">
      <w:pPr>
        <w:ind w:firstLine="480"/>
      </w:pPr>
      <w:r>
        <w:rPr>
          <w:rFonts w:hint="eastAsia"/>
        </w:rPr>
        <w:t>该看板主要将展现各监管一级集团在所选年度组成综合R值各项指标的数值与亮灯情况，包括资产负债率、现金到期债务比、营业现金比率、有息负债率、利息保障倍数、毛利率、净资产收益率、总资产报酬率、主业利润占总利润的比重、存货周转率、应收账款周转率、营业收入三年增长率等内容。用户可在“按亮灯结果查看”页面的表格中对上述内容进行查阅。</w:t>
      </w:r>
    </w:p>
    <w:p w14:paraId="40EB97AA">
      <w:pPr>
        <w:pStyle w:val="25"/>
      </w:pPr>
      <w:r>
        <w:drawing>
          <wp:inline distT="0" distB="0" distL="0" distR="0">
            <wp:extent cx="5274310" cy="2760345"/>
            <wp:effectExtent l="9525" t="9525" r="12065" b="11430"/>
            <wp:docPr id="314557805" name="图片 314557805"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57805" name="图片 314557805" descr="图形用户界面, 应用程序&#10;&#10;描述已自动生成"/>
                    <pic:cNvPicPr>
                      <a:picLocks noChangeAspect="1"/>
                    </pic:cNvPicPr>
                  </pic:nvPicPr>
                  <pic:blipFill>
                    <a:blip r:embed="rId85"/>
                    <a:stretch>
                      <a:fillRect/>
                    </a:stretch>
                  </pic:blipFill>
                  <pic:spPr>
                    <a:xfrm>
                      <a:off x="0" y="0"/>
                      <a:ext cx="5274310" cy="2760345"/>
                    </a:xfrm>
                    <a:prstGeom prst="rect">
                      <a:avLst/>
                    </a:prstGeom>
                    <a:ln>
                      <a:solidFill>
                        <a:schemeClr val="bg1">
                          <a:lumMod val="50000"/>
                        </a:schemeClr>
                      </a:solidFill>
                    </a:ln>
                  </pic:spPr>
                </pic:pic>
              </a:graphicData>
            </a:graphic>
          </wp:inline>
        </w:drawing>
      </w:r>
    </w:p>
    <w:p w14:paraId="29262515">
      <w:pPr>
        <w:pStyle w:val="21"/>
        <w:numPr>
          <w:ilvl w:val="7"/>
          <w:numId w:val="0"/>
        </w:numPr>
        <w:rPr>
          <w:rFonts w:hint="default"/>
        </w:rPr>
      </w:pPr>
      <w:r>
        <w:rPr>
          <w:rFonts w:ascii="宋体" w:hAnsi="宋体" w:cs="宋体"/>
        </w:rPr>
        <w:t xml:space="preserve">图6.10  </w:t>
      </w:r>
      <w:r>
        <w:t>国资委总览——按亮灯结果查看年度看板示意图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6992E2D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76965AE">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616E8FE3">
            <w:pPr>
              <w:pStyle w:val="30"/>
            </w:pPr>
            <w:r>
              <w:t>FXYJ_2_1_2</w:t>
            </w:r>
          </w:p>
        </w:tc>
      </w:tr>
      <w:tr w14:paraId="489B919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31510BF">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1A304389">
            <w:pPr>
              <w:pStyle w:val="30"/>
            </w:pPr>
            <w:r>
              <w:rPr>
                <w:rFonts w:hint="eastAsia"/>
              </w:rPr>
              <w:t>国资委用户、系统管理员</w:t>
            </w:r>
          </w:p>
        </w:tc>
      </w:tr>
      <w:tr w14:paraId="2BB67D0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32C6DBA">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2A7A2A53">
            <w:pPr>
              <w:pStyle w:val="30"/>
            </w:pPr>
            <w:r>
              <w:rPr>
                <w:rFonts w:hint="eastAsia"/>
              </w:rPr>
              <w:t>登入全面风险预警管理子系统，点击实体企业</w:t>
            </w:r>
          </w:p>
        </w:tc>
      </w:tr>
      <w:tr w14:paraId="04D7BF0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2E67AD0">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2F02432C">
            <w:pPr>
              <w:pStyle w:val="30"/>
            </w:pPr>
            <w:r>
              <w:rPr>
                <w:rFonts w:hint="eastAsia"/>
              </w:rPr>
              <w:t>无</w:t>
            </w:r>
          </w:p>
        </w:tc>
      </w:tr>
      <w:tr w14:paraId="3D24F52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3C78944">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78E9D1DD">
            <w:pPr>
              <w:pStyle w:val="30"/>
            </w:pPr>
            <w:r>
              <w:rPr>
                <w:rFonts w:hint="eastAsia"/>
              </w:rPr>
              <w:t>选择年份，并选择“按亮灯结果查看”按钮</w:t>
            </w:r>
          </w:p>
        </w:tc>
      </w:tr>
      <w:tr w14:paraId="64582A8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DDDF2B2">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56B47778">
            <w:pPr>
              <w:pStyle w:val="30"/>
            </w:pPr>
            <w:r>
              <w:t>44</w:t>
            </w:r>
            <w:r>
              <w:rPr>
                <w:rFonts w:hint="eastAsia"/>
              </w:rPr>
              <w:t>家一级集团在选年度中组成综合</w:t>
            </w:r>
            <w:r>
              <w:t>R</w:t>
            </w:r>
            <w:r>
              <w:rPr>
                <w:rFonts w:hint="eastAsia"/>
              </w:rPr>
              <w:t>值各项指标的数值与亮灯情况</w:t>
            </w:r>
          </w:p>
        </w:tc>
      </w:tr>
      <w:tr w14:paraId="53F64C5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56396FE">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78A458F9">
            <w:pPr>
              <w:pStyle w:val="30"/>
            </w:pPr>
            <w:r>
              <w:rPr>
                <w:rFonts w:hint="eastAsia"/>
              </w:rPr>
              <w:t>可对</w:t>
            </w:r>
            <w:r>
              <w:t>44</w:t>
            </w:r>
            <w:r>
              <w:rPr>
                <w:rFonts w:hint="eastAsia"/>
              </w:rPr>
              <w:t>家一级集团组成综合</w:t>
            </w:r>
            <w:r>
              <w:t>R</w:t>
            </w:r>
            <w:r>
              <w:rPr>
                <w:rFonts w:hint="eastAsia"/>
              </w:rPr>
              <w:t>值各项指标的数值与亮灯情况进行查看及排序</w:t>
            </w:r>
          </w:p>
        </w:tc>
      </w:tr>
      <w:tr w14:paraId="53A708D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ADB26BB">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3469A335">
            <w:pPr>
              <w:pStyle w:val="30"/>
            </w:pPr>
            <w:r>
              <w:rPr>
                <w:rFonts w:hint="eastAsia"/>
              </w:rPr>
              <w:t>数据加载失败</w:t>
            </w:r>
          </w:p>
        </w:tc>
      </w:tr>
      <w:tr w14:paraId="74AF385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A0AD8C0">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1D2A23E1">
            <w:pPr>
              <w:pStyle w:val="30"/>
            </w:pPr>
            <w:r>
              <w:rPr>
                <w:rFonts w:hint="eastAsia"/>
              </w:rPr>
              <w:t>无</w:t>
            </w:r>
          </w:p>
        </w:tc>
      </w:tr>
    </w:tbl>
    <w:p w14:paraId="01106381">
      <w:pPr>
        <w:pStyle w:val="7"/>
        <w:numPr>
          <w:ilvl w:val="5"/>
          <w:numId w:val="0"/>
        </w:numPr>
      </w:pPr>
      <w:r>
        <w:rPr>
          <w:rFonts w:hint="eastAsia" w:ascii="Times New Roman" w:hAnsi="Times New Roman" w:cs="宋体"/>
        </w:rPr>
        <w:t xml:space="preserve">6.1.6.2.1.3  </w:t>
      </w:r>
      <w:r>
        <w:rPr>
          <w:rFonts w:hint="eastAsia"/>
        </w:rPr>
        <w:t>国资委总览——风险评级看板——按时间趋势查看月度看板</w:t>
      </w:r>
    </w:p>
    <w:p w14:paraId="6CC60AE0">
      <w:pPr>
        <w:ind w:firstLine="480"/>
      </w:pPr>
      <w:r>
        <w:rPr>
          <w:rFonts w:hint="eastAsia"/>
        </w:rPr>
        <w:t>国资委总览看板包括国资资金风险综合R值年度看板、国资资金风险综合R值月度看板、国资发展风险综合R值年度看板、国资发展风险综合R值月度看板、国资集团风险敞口年度看板、国资集团风险敞口月度看板、国资领域风险敞口年度看板、国资领域风险敞口月度看板、国资重大风险清单年度看板、国资重大风险清单月度看板。</w:t>
      </w:r>
    </w:p>
    <w:p w14:paraId="049C2A5E">
      <w:pPr>
        <w:ind w:firstLine="480"/>
      </w:pPr>
      <w:r>
        <w:rPr>
          <w:rFonts w:hint="eastAsia"/>
        </w:rPr>
        <w:t>此次建设新增国资委总览——按时间趋势查看月度看板，对国资委监管企业风险情况进行梳理、运算、整合，并以月度为单位制作国资委总览——按时间趋势查看月度看板，来展现国资委监管一级集团的风险R值及其变化趋势、风险评级等内容，看板数据来源主要为国资委财务快报系统。</w:t>
      </w:r>
    </w:p>
    <w:p w14:paraId="761201E1">
      <w:pPr>
        <w:ind w:firstLine="480"/>
      </w:pPr>
      <w:r>
        <w:rPr>
          <w:rFonts w:hint="eastAsia"/>
        </w:rPr>
        <w:t>该看板主要将展现国资委整体在所选月度的综合R值与风险评级，并以柱形图的形式展现该综合R值在近六个月内的变动；同时，该看板将在“按时间趋势查看”的页面中列示38家监管一级集团（非金融类集团）近六个月内的综合R值与风险评级结果供用户进行查阅。</w:t>
      </w:r>
    </w:p>
    <w:p w14:paraId="2BDF1B9C">
      <w:pPr>
        <w:pStyle w:val="25"/>
      </w:pPr>
      <w:r>
        <w:drawing>
          <wp:inline distT="0" distB="0" distL="0" distR="0">
            <wp:extent cx="5274310" cy="2767330"/>
            <wp:effectExtent l="9525" t="9525" r="12065" b="13970"/>
            <wp:docPr id="827254168" name="图片 82725416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54168" name="图片 827254168" descr="图形用户界面, 应用程序&#10;&#10;描述已自动生成"/>
                    <pic:cNvPicPr>
                      <a:picLocks noChangeAspect="1"/>
                    </pic:cNvPicPr>
                  </pic:nvPicPr>
                  <pic:blipFill>
                    <a:blip r:embed="rId86"/>
                    <a:stretch>
                      <a:fillRect/>
                    </a:stretch>
                  </pic:blipFill>
                  <pic:spPr>
                    <a:xfrm>
                      <a:off x="0" y="0"/>
                      <a:ext cx="5274310" cy="2767330"/>
                    </a:xfrm>
                    <a:prstGeom prst="rect">
                      <a:avLst/>
                    </a:prstGeom>
                    <a:ln>
                      <a:solidFill>
                        <a:schemeClr val="bg1">
                          <a:lumMod val="50000"/>
                        </a:schemeClr>
                      </a:solidFill>
                    </a:ln>
                  </pic:spPr>
                </pic:pic>
              </a:graphicData>
            </a:graphic>
          </wp:inline>
        </w:drawing>
      </w:r>
    </w:p>
    <w:p w14:paraId="293307B7">
      <w:pPr>
        <w:pStyle w:val="21"/>
        <w:numPr>
          <w:ilvl w:val="7"/>
          <w:numId w:val="0"/>
        </w:numPr>
        <w:rPr>
          <w:rFonts w:hint="default"/>
        </w:rPr>
      </w:pPr>
      <w:r>
        <w:rPr>
          <w:rFonts w:ascii="宋体" w:hAnsi="宋体" w:cs="宋体"/>
        </w:rPr>
        <w:t xml:space="preserve">图6.11  </w:t>
      </w:r>
      <w:r>
        <w:t>国资委总览——按时间趋势查看月度看板示意图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2F6C3E4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5BBBB5E">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2E0FCE5B">
            <w:pPr>
              <w:pStyle w:val="30"/>
            </w:pPr>
            <w:r>
              <w:t>FXYJ_2_1_3</w:t>
            </w:r>
          </w:p>
        </w:tc>
      </w:tr>
      <w:tr w14:paraId="74A6625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69E96CA">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6D0BB186">
            <w:pPr>
              <w:pStyle w:val="30"/>
            </w:pPr>
            <w:r>
              <w:rPr>
                <w:rFonts w:hint="eastAsia"/>
              </w:rPr>
              <w:t>国资委用户、系统管理员</w:t>
            </w:r>
          </w:p>
        </w:tc>
      </w:tr>
      <w:tr w14:paraId="613EDFF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E172C13">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4A029C9C">
            <w:pPr>
              <w:pStyle w:val="30"/>
            </w:pPr>
            <w:r>
              <w:rPr>
                <w:rFonts w:hint="eastAsia"/>
              </w:rPr>
              <w:t>登入全面风险预警管理子系统，点击实体企业</w:t>
            </w:r>
          </w:p>
        </w:tc>
      </w:tr>
      <w:tr w14:paraId="6387D28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423EC83">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3135443E">
            <w:pPr>
              <w:pStyle w:val="30"/>
            </w:pPr>
            <w:r>
              <w:rPr>
                <w:rFonts w:hint="eastAsia"/>
              </w:rPr>
              <w:t>无</w:t>
            </w:r>
          </w:p>
        </w:tc>
      </w:tr>
      <w:tr w14:paraId="1843ADA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CA4038B">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6B28D36B">
            <w:pPr>
              <w:pStyle w:val="30"/>
            </w:pPr>
            <w:r>
              <w:rPr>
                <w:rFonts w:hint="eastAsia"/>
              </w:rPr>
              <w:t>选择月份，并选择“按时间趋势查看”按钮</w:t>
            </w:r>
          </w:p>
        </w:tc>
      </w:tr>
      <w:tr w14:paraId="3973E78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76A9EC9">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505A7629">
            <w:pPr>
              <w:pStyle w:val="30"/>
            </w:pPr>
            <w:r>
              <w:t>44</w:t>
            </w:r>
            <w:r>
              <w:rPr>
                <w:rFonts w:hint="eastAsia"/>
              </w:rPr>
              <w:t>家一级集团近六个月综合</w:t>
            </w:r>
            <w:r>
              <w:t>R</w:t>
            </w:r>
            <w:r>
              <w:rPr>
                <w:rFonts w:hint="eastAsia"/>
              </w:rPr>
              <w:t>值变动趋势及评级结果</w:t>
            </w:r>
          </w:p>
        </w:tc>
      </w:tr>
      <w:tr w14:paraId="13C4887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E85D759">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5FA338BD">
            <w:pPr>
              <w:pStyle w:val="30"/>
            </w:pPr>
            <w:r>
              <w:rPr>
                <w:rFonts w:hint="eastAsia"/>
              </w:rPr>
              <w:t>可对</w:t>
            </w:r>
            <w:r>
              <w:t>44</w:t>
            </w:r>
            <w:r>
              <w:rPr>
                <w:rFonts w:hint="eastAsia"/>
              </w:rPr>
              <w:t>家一级集团综合</w:t>
            </w:r>
            <w:r>
              <w:t>R</w:t>
            </w:r>
            <w:r>
              <w:rPr>
                <w:rFonts w:hint="eastAsia"/>
              </w:rPr>
              <w:t>值变动趋势及评级结果进行查看及排序</w:t>
            </w:r>
          </w:p>
        </w:tc>
      </w:tr>
      <w:tr w14:paraId="24D46D0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5B44D51">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21070195">
            <w:pPr>
              <w:pStyle w:val="30"/>
            </w:pPr>
            <w:r>
              <w:rPr>
                <w:rFonts w:hint="eastAsia"/>
              </w:rPr>
              <w:t>数据加载失败</w:t>
            </w:r>
          </w:p>
        </w:tc>
      </w:tr>
      <w:tr w14:paraId="1E10615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4665180">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64514D53">
            <w:pPr>
              <w:pStyle w:val="30"/>
            </w:pPr>
            <w:r>
              <w:rPr>
                <w:rFonts w:hint="eastAsia"/>
              </w:rPr>
              <w:t>无</w:t>
            </w:r>
          </w:p>
        </w:tc>
      </w:tr>
    </w:tbl>
    <w:p w14:paraId="75730791">
      <w:pPr>
        <w:pStyle w:val="7"/>
        <w:numPr>
          <w:ilvl w:val="5"/>
          <w:numId w:val="0"/>
        </w:numPr>
      </w:pPr>
      <w:r>
        <w:rPr>
          <w:rFonts w:hint="eastAsia" w:ascii="Times New Roman" w:hAnsi="Times New Roman" w:cs="宋体"/>
        </w:rPr>
        <w:t xml:space="preserve">6.1.6.2.1.4  </w:t>
      </w:r>
      <w:r>
        <w:rPr>
          <w:rFonts w:hint="eastAsia"/>
        </w:rPr>
        <w:t>国资委总览——风险评级看板——按亮灯结果查看月度看板</w:t>
      </w:r>
    </w:p>
    <w:p w14:paraId="58F63205">
      <w:pPr>
        <w:ind w:firstLine="480"/>
      </w:pPr>
      <w:r>
        <w:rPr>
          <w:rFonts w:hint="eastAsia"/>
        </w:rPr>
        <w:t>国资委总览看板包括国资资金风险综合</w:t>
      </w:r>
      <w:r>
        <w:t>R</w:t>
      </w:r>
      <w:r>
        <w:rPr>
          <w:rFonts w:hint="eastAsia"/>
        </w:rPr>
        <w:t>值年度看板、国资资金风险综合</w:t>
      </w:r>
      <w:r>
        <w:t>R</w:t>
      </w:r>
      <w:r>
        <w:rPr>
          <w:rFonts w:hint="eastAsia"/>
        </w:rPr>
        <w:t>值月度看板、国资发展风险综合</w:t>
      </w:r>
      <w:r>
        <w:t>R</w:t>
      </w:r>
      <w:r>
        <w:rPr>
          <w:rFonts w:hint="eastAsia"/>
        </w:rPr>
        <w:t>值年度看板、国资发展风险综合</w:t>
      </w:r>
      <w:r>
        <w:t>R</w:t>
      </w:r>
      <w:r>
        <w:rPr>
          <w:rFonts w:hint="eastAsia"/>
        </w:rPr>
        <w:t>值月度看板、国资集团风险敞口年度看板、国资集团风险敞口月度看板、国资领域风险敞口年度看板、国资领域风险敞口月度看板、国资重大风险清单年度看板、国资重大风险清单月度看板。</w:t>
      </w:r>
    </w:p>
    <w:p w14:paraId="77E9DCD4">
      <w:pPr>
        <w:ind w:firstLine="480"/>
      </w:pPr>
      <w:r>
        <w:rPr>
          <w:rFonts w:hint="eastAsia"/>
        </w:rPr>
        <w:t>此次建设新增</w:t>
      </w:r>
      <w:r>
        <w:rPr>
          <w:rFonts w:hint="eastAsia"/>
          <w:color w:val="000000" w:themeColor="text1"/>
          <w14:textFill>
            <w14:solidFill>
              <w14:schemeClr w14:val="tx1"/>
            </w14:solidFill>
          </w14:textFill>
        </w:rPr>
        <w:t>国资委总览——按亮灯结果查看月度看板，</w:t>
      </w:r>
      <w:r>
        <w:rPr>
          <w:rFonts w:hint="eastAsia"/>
        </w:rPr>
        <w:t>对国资委监管企业风险情况进行梳理、运算、整合，并以月度为单位制作国资委总览</w:t>
      </w:r>
      <w:r>
        <w:t>——</w:t>
      </w:r>
      <w:r>
        <w:rPr>
          <w:rFonts w:hint="eastAsia"/>
        </w:rPr>
        <w:t>按亮灯结果查看月度看板，来展现国资委监管一级集团组成综合</w:t>
      </w:r>
      <w:r>
        <w:t>R</w:t>
      </w:r>
      <w:r>
        <w:rPr>
          <w:rFonts w:hint="eastAsia"/>
        </w:rPr>
        <w:t>值的各项基础指标的数值及亮灯结果</w:t>
      </w:r>
      <w:r>
        <w:rPr>
          <w:rFonts w:hint="eastAsia"/>
          <w:color w:val="000000" w:themeColor="text1"/>
          <w14:textFill>
            <w14:solidFill>
              <w14:schemeClr w14:val="tx1"/>
            </w14:solidFill>
          </w14:textFill>
        </w:rPr>
        <w:t>，看板数据来源主要为国资委财务快报系统</w:t>
      </w:r>
      <w:r>
        <w:rPr>
          <w:rFonts w:hint="eastAsia"/>
        </w:rPr>
        <w:t>。</w:t>
      </w:r>
    </w:p>
    <w:p w14:paraId="61C9AA3F">
      <w:pPr>
        <w:ind w:firstLine="480"/>
      </w:pPr>
      <w:r>
        <w:rPr>
          <w:rFonts w:hint="eastAsia"/>
        </w:rPr>
        <w:t>该看板主要将展现各监管一级集团在所选月度组成综合</w:t>
      </w:r>
      <w:r>
        <w:t>R</w:t>
      </w:r>
      <w:r>
        <w:rPr>
          <w:rFonts w:hint="eastAsia"/>
        </w:rPr>
        <w:t>值各项指标的数值与亮灯情况，包括资产负债率、现金到期债务比、营业现金比率、有息负债率、利息保障倍数、毛利率、净资产收益率、总资产报酬率、主业利润占总利润的比重、存货周转率、应收账款周转率、营业收入三年增长率等内容。用户可在</w:t>
      </w:r>
      <w:r>
        <w:t>“</w:t>
      </w:r>
      <w:r>
        <w:rPr>
          <w:rFonts w:hint="eastAsia"/>
        </w:rPr>
        <w:t>按亮灯结果查看</w:t>
      </w:r>
      <w:r>
        <w:t>”</w:t>
      </w:r>
      <w:r>
        <w:rPr>
          <w:rFonts w:hint="eastAsia"/>
        </w:rPr>
        <w:t>页面的表格中对上述内容进行查阅。</w:t>
      </w:r>
    </w:p>
    <w:p w14:paraId="10952F32">
      <w:pPr>
        <w:pStyle w:val="25"/>
      </w:pPr>
      <w:r>
        <w:drawing>
          <wp:inline distT="0" distB="0" distL="0" distR="0">
            <wp:extent cx="5274310" cy="2771140"/>
            <wp:effectExtent l="9525" t="9525" r="12065" b="10160"/>
            <wp:docPr id="1305583522" name="图片 1305583522"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83522" name="图片 1305583522" descr="图形用户界面, 应用程序&#10;&#10;描述已自动生成"/>
                    <pic:cNvPicPr>
                      <a:picLocks noChangeAspect="1"/>
                    </pic:cNvPicPr>
                  </pic:nvPicPr>
                  <pic:blipFill>
                    <a:blip r:embed="rId87"/>
                    <a:stretch>
                      <a:fillRect/>
                    </a:stretch>
                  </pic:blipFill>
                  <pic:spPr>
                    <a:xfrm>
                      <a:off x="0" y="0"/>
                      <a:ext cx="5274310" cy="2771140"/>
                    </a:xfrm>
                    <a:prstGeom prst="rect">
                      <a:avLst/>
                    </a:prstGeom>
                    <a:ln>
                      <a:solidFill>
                        <a:schemeClr val="bg1">
                          <a:lumMod val="50000"/>
                        </a:schemeClr>
                      </a:solidFill>
                    </a:ln>
                  </pic:spPr>
                </pic:pic>
              </a:graphicData>
            </a:graphic>
          </wp:inline>
        </w:drawing>
      </w:r>
    </w:p>
    <w:p w14:paraId="464051C1">
      <w:pPr>
        <w:pStyle w:val="21"/>
        <w:numPr>
          <w:ilvl w:val="7"/>
          <w:numId w:val="0"/>
        </w:numPr>
        <w:rPr>
          <w:rFonts w:hint="default"/>
        </w:rPr>
      </w:pPr>
      <w:r>
        <w:rPr>
          <w:rFonts w:ascii="宋体" w:hAnsi="宋体" w:cs="宋体"/>
        </w:rPr>
        <w:t xml:space="preserve">图6.12  </w:t>
      </w:r>
      <w:r>
        <w:t>国资委总览——按亮灯结果查看月度看板示意图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6F65864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C8D229F">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3D75E882">
            <w:pPr>
              <w:pStyle w:val="30"/>
            </w:pPr>
            <w:r>
              <w:t>FXYJ_2_1_4</w:t>
            </w:r>
          </w:p>
        </w:tc>
      </w:tr>
      <w:tr w14:paraId="3C48170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4DD8E2A">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62A3AD9C">
            <w:pPr>
              <w:pStyle w:val="30"/>
            </w:pPr>
            <w:r>
              <w:rPr>
                <w:rFonts w:hint="eastAsia"/>
              </w:rPr>
              <w:t>国资委用户、系统管理员</w:t>
            </w:r>
          </w:p>
        </w:tc>
      </w:tr>
      <w:tr w14:paraId="26CFAEB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4A8742F">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3D7E0697">
            <w:pPr>
              <w:pStyle w:val="30"/>
            </w:pPr>
            <w:r>
              <w:rPr>
                <w:rFonts w:hint="eastAsia"/>
              </w:rPr>
              <w:t>登入全面风险预警管理子系统，点击实体企业</w:t>
            </w:r>
          </w:p>
        </w:tc>
      </w:tr>
      <w:tr w14:paraId="3E95A74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86D7BFE">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6B3A81E2">
            <w:pPr>
              <w:pStyle w:val="30"/>
            </w:pPr>
            <w:r>
              <w:rPr>
                <w:rFonts w:hint="eastAsia"/>
              </w:rPr>
              <w:t>无</w:t>
            </w:r>
          </w:p>
        </w:tc>
      </w:tr>
      <w:tr w14:paraId="22212DF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E3FF38B">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466EC24F">
            <w:pPr>
              <w:pStyle w:val="30"/>
            </w:pPr>
            <w:r>
              <w:rPr>
                <w:rFonts w:hint="eastAsia"/>
              </w:rPr>
              <w:t>选择月份，并选择“按亮灯结果查看”按钮</w:t>
            </w:r>
          </w:p>
        </w:tc>
      </w:tr>
      <w:tr w14:paraId="098349B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DEDFBDA">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5DE3DC32">
            <w:pPr>
              <w:pStyle w:val="30"/>
            </w:pPr>
            <w:r>
              <w:t>44</w:t>
            </w:r>
            <w:r>
              <w:rPr>
                <w:rFonts w:hint="eastAsia"/>
              </w:rPr>
              <w:t>家一级集团在选月度中组成综合</w:t>
            </w:r>
            <w:r>
              <w:t>R</w:t>
            </w:r>
            <w:r>
              <w:rPr>
                <w:rFonts w:hint="eastAsia"/>
              </w:rPr>
              <w:t>值各项指标的数值与亮灯情况</w:t>
            </w:r>
          </w:p>
        </w:tc>
      </w:tr>
      <w:tr w14:paraId="2659270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CAF2236">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35C01E5A">
            <w:pPr>
              <w:pStyle w:val="30"/>
            </w:pPr>
            <w:r>
              <w:rPr>
                <w:rFonts w:hint="eastAsia"/>
              </w:rPr>
              <w:t>可对</w:t>
            </w:r>
            <w:r>
              <w:t>44</w:t>
            </w:r>
            <w:r>
              <w:rPr>
                <w:rFonts w:hint="eastAsia"/>
              </w:rPr>
              <w:t>家一级集团组成综合</w:t>
            </w:r>
            <w:r>
              <w:t>R</w:t>
            </w:r>
            <w:r>
              <w:rPr>
                <w:rFonts w:hint="eastAsia"/>
              </w:rPr>
              <w:t>值各项指标的数值与亮灯情况进行查看及排序</w:t>
            </w:r>
          </w:p>
        </w:tc>
      </w:tr>
      <w:tr w14:paraId="6B93881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53B2A8F">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09DC82D3">
            <w:pPr>
              <w:pStyle w:val="30"/>
            </w:pPr>
            <w:r>
              <w:rPr>
                <w:rFonts w:hint="eastAsia"/>
              </w:rPr>
              <w:t>数据加载失败</w:t>
            </w:r>
          </w:p>
        </w:tc>
      </w:tr>
      <w:tr w14:paraId="0EA2D54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5D866A6">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29E699B1">
            <w:pPr>
              <w:pStyle w:val="30"/>
            </w:pPr>
            <w:r>
              <w:rPr>
                <w:rFonts w:hint="eastAsia"/>
              </w:rPr>
              <w:t>无</w:t>
            </w:r>
          </w:p>
        </w:tc>
      </w:tr>
    </w:tbl>
    <w:p w14:paraId="17DD8EB7">
      <w:pPr>
        <w:pStyle w:val="6"/>
        <w:numPr>
          <w:ilvl w:val="4"/>
          <w:numId w:val="0"/>
        </w:numPr>
      </w:pPr>
      <w:r>
        <w:rPr>
          <w:rFonts w:hint="eastAsia" w:eastAsia="宋体" w:cs="宋体"/>
        </w:rPr>
        <w:t xml:space="preserve">6.1.6.2.2  </w:t>
      </w:r>
      <w:r>
        <w:rPr>
          <w:rFonts w:hint="eastAsia"/>
        </w:rPr>
        <w:t>集团总览看板</w:t>
      </w:r>
    </w:p>
    <w:p w14:paraId="29B8CE9C">
      <w:pPr>
        <w:ind w:firstLine="480"/>
      </w:pPr>
      <w:r>
        <w:rPr>
          <w:rFonts w:hint="eastAsia"/>
        </w:rPr>
        <w:t>集团视角的风险评级看板主要将展现所选一级集团下属的各重点子企业的综合R值与风险评级的变动趋势、组成综合R值评分的各项指标的指标值与亮灯详情。该看板分为年度评级看板、月度评级看板两个时间维度，数据将分别来源于财务决算、财务快报，用户可以通过选择相应的年份或月份进行数据源与数据期间的切换选择。</w:t>
      </w:r>
    </w:p>
    <w:p w14:paraId="31DAFF21">
      <w:pPr>
        <w:pStyle w:val="7"/>
        <w:numPr>
          <w:ilvl w:val="5"/>
          <w:numId w:val="0"/>
        </w:numPr>
      </w:pPr>
      <w:r>
        <w:rPr>
          <w:rFonts w:hint="eastAsia" w:ascii="Times New Roman" w:hAnsi="Times New Roman" w:cs="宋体"/>
        </w:rPr>
        <w:t xml:space="preserve">6.1.6.2.2.1  </w:t>
      </w:r>
      <w:r>
        <w:rPr>
          <w:rFonts w:hint="eastAsia"/>
        </w:rPr>
        <w:t>集团总览——风险评级看板——按时间趋势查看年度看板</w:t>
      </w:r>
    </w:p>
    <w:p w14:paraId="397A6144">
      <w:pPr>
        <w:ind w:firstLine="480"/>
      </w:pPr>
      <w:r>
        <w:rPr>
          <w:rFonts w:hint="eastAsia"/>
        </w:rPr>
        <w:t>集团总览看板包括集团资金风险综合R值年度看板、集团资金风险综合R值月度看板、集团发展风险综合R值年度看板、集团发展风险综合R值月度看板、集团企业风险敞口年度看板、集团企业风险敞口月度看板、集团领域风险敞口年度看板、集团领域风险敞口月度看板、集团重大风险清单年度看板、集团重大风险清单月度看板、集团全面风险地图年度看板、集团全面风险地图月度看板、集团体检报告。根据国资委调整综合R值，统一为集团总览看板，不分资金和发展。企业总览拆分成集团和企业（单户）两部分。</w:t>
      </w:r>
    </w:p>
    <w:p w14:paraId="26F24419">
      <w:pPr>
        <w:ind w:firstLine="480"/>
      </w:pPr>
      <w:r>
        <w:rPr>
          <w:rFonts w:hint="eastAsia"/>
        </w:rPr>
        <w:t>此次建设新增集团总览——风险评级看板——按时间趋势查看年度看板，对国资委监管一级集团风险情况进行梳理、运算、整合，并以年度为单位制作集团总览——按时间趋势查看年度看板，来展现各集团下属的重点子企业风险R值及其变化趋势、风险评级等内容，看板数据来源主要为国资委财务决算系统。</w:t>
      </w:r>
    </w:p>
    <w:p w14:paraId="372B371E">
      <w:pPr>
        <w:ind w:firstLine="480"/>
      </w:pPr>
      <w:r>
        <w:rPr>
          <w:rFonts w:hint="eastAsia"/>
        </w:rPr>
        <w:t>该看板主要将展现当前所选监管一级集团在所选年度的综合R值与风险评级，并以柱形图的形式展现该综合R值在近三年内的变动；同时，该看板将在“按时间趋势查看”的页面中列示该集团下属的重点子企业（非金融类企业）近六年的综合R值与风险评级结果供用户进行查阅。</w:t>
      </w:r>
    </w:p>
    <w:p w14:paraId="0FEE510B">
      <w:pPr>
        <w:pStyle w:val="25"/>
      </w:pPr>
      <w:r>
        <w:drawing>
          <wp:inline distT="0" distB="0" distL="0" distR="0">
            <wp:extent cx="5274310" cy="2760345"/>
            <wp:effectExtent l="9525" t="9525" r="12065" b="11430"/>
            <wp:docPr id="910688679" name="图片 910688679"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88679" name="图片 910688679" descr="图形用户界面, 文本, 应用程序, 电子邮件&#10;&#10;描述已自动生成"/>
                    <pic:cNvPicPr>
                      <a:picLocks noChangeAspect="1"/>
                    </pic:cNvPicPr>
                  </pic:nvPicPr>
                  <pic:blipFill>
                    <a:blip r:embed="rId88"/>
                    <a:stretch>
                      <a:fillRect/>
                    </a:stretch>
                  </pic:blipFill>
                  <pic:spPr>
                    <a:xfrm>
                      <a:off x="0" y="0"/>
                      <a:ext cx="5274310" cy="2760345"/>
                    </a:xfrm>
                    <a:prstGeom prst="rect">
                      <a:avLst/>
                    </a:prstGeom>
                    <a:ln>
                      <a:solidFill>
                        <a:schemeClr val="bg1">
                          <a:lumMod val="50000"/>
                        </a:schemeClr>
                      </a:solidFill>
                    </a:ln>
                  </pic:spPr>
                </pic:pic>
              </a:graphicData>
            </a:graphic>
          </wp:inline>
        </w:drawing>
      </w:r>
    </w:p>
    <w:p w14:paraId="44A7CFFD">
      <w:pPr>
        <w:pStyle w:val="21"/>
        <w:numPr>
          <w:ilvl w:val="7"/>
          <w:numId w:val="0"/>
        </w:numPr>
        <w:rPr>
          <w:rFonts w:hint="default"/>
        </w:rPr>
      </w:pPr>
      <w:r>
        <w:rPr>
          <w:rFonts w:ascii="宋体" w:hAnsi="宋体" w:cs="宋体"/>
        </w:rPr>
        <w:t xml:space="preserve">图6.13  </w:t>
      </w:r>
      <w:r>
        <w:t>按时间趋势查看年度看板示意图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25196DB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4E2F134">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414C3EFE">
            <w:pPr>
              <w:pStyle w:val="30"/>
            </w:pPr>
            <w:r>
              <w:t>FXYJ_2_2_1</w:t>
            </w:r>
          </w:p>
        </w:tc>
      </w:tr>
      <w:tr w14:paraId="49A00DA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B92DE58">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2C68C025">
            <w:pPr>
              <w:pStyle w:val="30"/>
            </w:pPr>
            <w:r>
              <w:rPr>
                <w:rFonts w:hint="eastAsia"/>
              </w:rPr>
              <w:t>国资委用户、企业用户、系统管理员</w:t>
            </w:r>
          </w:p>
        </w:tc>
      </w:tr>
      <w:tr w14:paraId="6EDF862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C399591">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682BAED8">
            <w:pPr>
              <w:pStyle w:val="30"/>
            </w:pPr>
            <w:r>
              <w:rPr>
                <w:rFonts w:hint="eastAsia"/>
              </w:rPr>
              <w:t>登入全面风险预警管理子系统，点击实体企业</w:t>
            </w:r>
          </w:p>
        </w:tc>
      </w:tr>
      <w:tr w14:paraId="46A0BB9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029B540">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2B1B0522">
            <w:pPr>
              <w:pStyle w:val="30"/>
            </w:pPr>
            <w:r>
              <w:rPr>
                <w:rFonts w:hint="eastAsia"/>
              </w:rPr>
              <w:t>无</w:t>
            </w:r>
          </w:p>
        </w:tc>
      </w:tr>
      <w:tr w14:paraId="3016AF1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F4AAD89">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0EF03465">
            <w:pPr>
              <w:pStyle w:val="30"/>
            </w:pPr>
            <w:r>
              <w:rPr>
                <w:rFonts w:hint="eastAsia"/>
              </w:rPr>
              <w:t>选择集团、选择年份，并选择“按时间趋势查看”按钮</w:t>
            </w:r>
          </w:p>
        </w:tc>
      </w:tr>
      <w:tr w14:paraId="1563188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147686E">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5B7E3FD1">
            <w:pPr>
              <w:pStyle w:val="30"/>
            </w:pPr>
            <w:r>
              <w:rPr>
                <w:rFonts w:hint="eastAsia"/>
              </w:rPr>
              <w:t>所选集团下属重点子企业近六年综合</w:t>
            </w:r>
            <w:r>
              <w:t>R</w:t>
            </w:r>
            <w:r>
              <w:rPr>
                <w:rFonts w:hint="eastAsia"/>
              </w:rPr>
              <w:t>值变动趋势及评级结果</w:t>
            </w:r>
          </w:p>
        </w:tc>
      </w:tr>
      <w:tr w14:paraId="2CF25FC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5AFF611">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1A7F9E8E">
            <w:pPr>
              <w:pStyle w:val="30"/>
            </w:pPr>
            <w:r>
              <w:rPr>
                <w:rFonts w:hint="eastAsia"/>
              </w:rPr>
              <w:t>可对所选集团下属重点子企业综合</w:t>
            </w:r>
            <w:r>
              <w:t>R</w:t>
            </w:r>
            <w:r>
              <w:rPr>
                <w:rFonts w:hint="eastAsia"/>
              </w:rPr>
              <w:t>值变动趋势及评级结果进行查看及排序</w:t>
            </w:r>
          </w:p>
        </w:tc>
      </w:tr>
      <w:tr w14:paraId="1ADC4D7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95196AE">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7A0E8A4B">
            <w:pPr>
              <w:pStyle w:val="30"/>
            </w:pPr>
            <w:r>
              <w:rPr>
                <w:rFonts w:hint="eastAsia"/>
              </w:rPr>
              <w:t>数据加载失败</w:t>
            </w:r>
          </w:p>
        </w:tc>
      </w:tr>
      <w:tr w14:paraId="6D912A1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094AF91">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331FFF48">
            <w:pPr>
              <w:pStyle w:val="30"/>
            </w:pPr>
            <w:r>
              <w:rPr>
                <w:rFonts w:hint="eastAsia"/>
              </w:rPr>
              <w:t>无</w:t>
            </w:r>
          </w:p>
        </w:tc>
      </w:tr>
    </w:tbl>
    <w:p w14:paraId="7507E83A">
      <w:pPr>
        <w:pStyle w:val="7"/>
        <w:numPr>
          <w:ilvl w:val="5"/>
          <w:numId w:val="0"/>
        </w:numPr>
      </w:pPr>
      <w:r>
        <w:rPr>
          <w:rFonts w:hint="eastAsia" w:ascii="Times New Roman" w:hAnsi="Times New Roman" w:cs="宋体"/>
        </w:rPr>
        <w:t xml:space="preserve">6.1.6.2.2.2  </w:t>
      </w:r>
      <w:r>
        <w:rPr>
          <w:rFonts w:hint="eastAsia"/>
        </w:rPr>
        <w:t>集团总览——风险评级看板——按亮灯结果查看年度看板</w:t>
      </w:r>
    </w:p>
    <w:p w14:paraId="4B64E44B">
      <w:pPr>
        <w:ind w:firstLine="480"/>
      </w:pPr>
      <w:r>
        <w:rPr>
          <w:rFonts w:hint="eastAsia"/>
        </w:rPr>
        <w:t>集团总览看板包括集团资金风险综合R值年度看板、集团资金风险综合R值月度看板、集团发展风险综合R值年度看板、集团发展风险综合R值月度看板、集团企业风险敞口年度看板、集团企业风险敞口月度看板、集团领域风险敞口年度看板、集团领域风险敞口月度看板、集团重大风险清单年度看板、集团重大风险清单月度看板、集团全面风险地图年度看板、集团全面风险地图月度看板、集团体检报告。根据国资委调整综合R值，统一为集团总览看板，不分资金和发展。企业总览拆分成集团和企业（单户）两部分。</w:t>
      </w:r>
    </w:p>
    <w:p w14:paraId="7896E862">
      <w:pPr>
        <w:ind w:firstLine="480"/>
      </w:pPr>
      <w:r>
        <w:rPr>
          <w:rFonts w:hint="eastAsia"/>
        </w:rPr>
        <w:t>此次建设新增集团总览——风险评级看板——按亮灯结果查看年度看板，该看板主要将展现当前所选监管一级集团下属的重点子企业在所选年度组成综合R值各项指标的数值与亮灯情况，包括资产负债率、现金到期债务比、营业现金比率、有息负债率、利息保障倍数、毛利率、净资产收益率、总资产报酬率、主业利润占总利润的比重、存货周转率、应收账款周转率、营业收入三年增长率等内容。用户可在“按亮灯结果查看”页面的表格中对上述内容进行查阅。</w:t>
      </w:r>
    </w:p>
    <w:p w14:paraId="505E0152">
      <w:pPr>
        <w:pStyle w:val="25"/>
      </w:pPr>
      <w:r>
        <w:drawing>
          <wp:inline distT="0" distB="0" distL="0" distR="0">
            <wp:extent cx="5274310" cy="2762250"/>
            <wp:effectExtent l="9525" t="9525" r="12065" b="9525"/>
            <wp:docPr id="1003825434" name="图片 1003825434"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25434" name="图片 1003825434" descr="图形用户界面, 应用程序&#10;&#10;描述已自动生成"/>
                    <pic:cNvPicPr>
                      <a:picLocks noChangeAspect="1"/>
                    </pic:cNvPicPr>
                  </pic:nvPicPr>
                  <pic:blipFill>
                    <a:blip r:embed="rId89"/>
                    <a:stretch>
                      <a:fillRect/>
                    </a:stretch>
                  </pic:blipFill>
                  <pic:spPr>
                    <a:xfrm>
                      <a:off x="0" y="0"/>
                      <a:ext cx="5274310" cy="2762250"/>
                    </a:xfrm>
                    <a:prstGeom prst="rect">
                      <a:avLst/>
                    </a:prstGeom>
                    <a:ln>
                      <a:solidFill>
                        <a:schemeClr val="bg1">
                          <a:lumMod val="50000"/>
                        </a:schemeClr>
                      </a:solidFill>
                    </a:ln>
                  </pic:spPr>
                </pic:pic>
              </a:graphicData>
            </a:graphic>
          </wp:inline>
        </w:drawing>
      </w:r>
    </w:p>
    <w:p w14:paraId="41657B3C">
      <w:pPr>
        <w:pStyle w:val="21"/>
        <w:numPr>
          <w:ilvl w:val="7"/>
          <w:numId w:val="0"/>
        </w:numPr>
        <w:rPr>
          <w:rFonts w:hint="default"/>
        </w:rPr>
      </w:pPr>
      <w:r>
        <w:rPr>
          <w:rFonts w:ascii="宋体" w:hAnsi="宋体" w:cs="宋体"/>
        </w:rPr>
        <w:t xml:space="preserve">图6.14  </w:t>
      </w:r>
      <w:r>
        <w:t>按亮灯结果查看年度看板示意图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0CE2F83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D357B78">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37CEA028">
            <w:pPr>
              <w:pStyle w:val="30"/>
            </w:pPr>
            <w:r>
              <w:t>FXYJ_2_2_2</w:t>
            </w:r>
          </w:p>
        </w:tc>
      </w:tr>
      <w:tr w14:paraId="0C5AAD2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A596670">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52BBDEAE">
            <w:pPr>
              <w:pStyle w:val="30"/>
            </w:pPr>
            <w:r>
              <w:rPr>
                <w:rFonts w:hint="eastAsia"/>
              </w:rPr>
              <w:t>国资委用户、企业用户、系统管理员</w:t>
            </w:r>
          </w:p>
        </w:tc>
      </w:tr>
      <w:tr w14:paraId="2248496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DB07E64">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46ED8D08">
            <w:pPr>
              <w:pStyle w:val="30"/>
            </w:pPr>
            <w:r>
              <w:rPr>
                <w:rFonts w:hint="eastAsia"/>
              </w:rPr>
              <w:t>登入全面风险预警管理子系统，点击实体企业</w:t>
            </w:r>
          </w:p>
        </w:tc>
      </w:tr>
      <w:tr w14:paraId="0A1C2A4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A355BB9">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7C0C977A">
            <w:pPr>
              <w:pStyle w:val="30"/>
            </w:pPr>
            <w:r>
              <w:rPr>
                <w:rFonts w:hint="eastAsia"/>
              </w:rPr>
              <w:t>无</w:t>
            </w:r>
          </w:p>
        </w:tc>
      </w:tr>
      <w:tr w14:paraId="2B07395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58E51C9">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6FE4791D">
            <w:pPr>
              <w:pStyle w:val="30"/>
            </w:pPr>
            <w:r>
              <w:rPr>
                <w:rFonts w:hint="eastAsia"/>
              </w:rPr>
              <w:t>选择集团、选择年份，并选择“按亮灯结果查看”按钮</w:t>
            </w:r>
          </w:p>
        </w:tc>
      </w:tr>
      <w:tr w14:paraId="3E059B0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F304095">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092A7CE2">
            <w:pPr>
              <w:pStyle w:val="30"/>
            </w:pPr>
            <w:r>
              <w:rPr>
                <w:rFonts w:hint="eastAsia"/>
              </w:rPr>
              <w:t>所选集团下属重点子企业在选年度中组成综合</w:t>
            </w:r>
            <w:r>
              <w:t>R</w:t>
            </w:r>
            <w:r>
              <w:rPr>
                <w:rFonts w:hint="eastAsia"/>
              </w:rPr>
              <w:t>值各项指标的数值与亮灯情况</w:t>
            </w:r>
          </w:p>
        </w:tc>
      </w:tr>
      <w:tr w14:paraId="503E48A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8194CD5">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7DA579CA">
            <w:pPr>
              <w:pStyle w:val="30"/>
            </w:pPr>
            <w:r>
              <w:rPr>
                <w:rFonts w:hint="eastAsia"/>
              </w:rPr>
              <w:t>可对所选集团下属重点子企业组成综合</w:t>
            </w:r>
            <w:r>
              <w:t>R</w:t>
            </w:r>
            <w:r>
              <w:rPr>
                <w:rFonts w:hint="eastAsia"/>
              </w:rPr>
              <w:t>值各项指标的数值与亮灯情况进行查看及排序</w:t>
            </w:r>
          </w:p>
        </w:tc>
      </w:tr>
      <w:tr w14:paraId="311CE08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076C5EE">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6793EDF6">
            <w:pPr>
              <w:pStyle w:val="30"/>
            </w:pPr>
            <w:r>
              <w:rPr>
                <w:rFonts w:hint="eastAsia"/>
              </w:rPr>
              <w:t>数据加载失败</w:t>
            </w:r>
          </w:p>
        </w:tc>
      </w:tr>
      <w:tr w14:paraId="1D274A1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BDF0233">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75641FDD">
            <w:pPr>
              <w:pStyle w:val="30"/>
            </w:pPr>
            <w:r>
              <w:rPr>
                <w:rFonts w:hint="eastAsia"/>
              </w:rPr>
              <w:t>无</w:t>
            </w:r>
          </w:p>
        </w:tc>
      </w:tr>
    </w:tbl>
    <w:p w14:paraId="0752F283">
      <w:pPr>
        <w:pStyle w:val="7"/>
        <w:numPr>
          <w:ilvl w:val="5"/>
          <w:numId w:val="0"/>
        </w:numPr>
      </w:pPr>
      <w:r>
        <w:rPr>
          <w:rFonts w:hint="eastAsia" w:ascii="Times New Roman" w:hAnsi="Times New Roman" w:cs="宋体"/>
        </w:rPr>
        <w:t xml:space="preserve">6.1.6.2.2.3  </w:t>
      </w:r>
      <w:r>
        <w:rPr>
          <w:rFonts w:hint="eastAsia"/>
        </w:rPr>
        <w:t>集团总览——风险评级看板——综合R值亮灯分析年度看板</w:t>
      </w:r>
    </w:p>
    <w:p w14:paraId="142E3301">
      <w:pPr>
        <w:ind w:firstLine="480"/>
      </w:pPr>
      <w:r>
        <w:rPr>
          <w:rFonts w:hint="eastAsia"/>
        </w:rPr>
        <w:t>集团总览看板包括集团资金风险综合R值年度看板、集团资金风险综合R值月度看板、集团发展风险综合R值年度看板、集团发展风险综合R值月度看板、集团企业风险敞口年度看板、集团企业风险敞口月度看板、集团领域风险敞口年度看板、集团领域风险敞口月度看板、集团重大风险清单年度看板、集团重大风险清单月度看板、集团全面风险地图年度看板、集团全面风险地图月度看板、集团体检报告。根据国资委调整综合R值，统一为集团总览看板，不分资金和发展。企业总览拆分成集团和企业（单户）两部分。</w:t>
      </w:r>
    </w:p>
    <w:p w14:paraId="4B6775AB">
      <w:pPr>
        <w:ind w:firstLine="480"/>
      </w:pPr>
      <w:r>
        <w:rPr>
          <w:rFonts w:hint="eastAsia"/>
        </w:rPr>
        <w:t>此次建设新增集团总览——风险评级看板——综合R值亮灯分析年度看板，对国资委监管一级集团风险情况进行梳理、运算、整合，并以年度为单位制作集团总览——综合R值亮灯分析年度看板，通过树状图的形式对各一级集团风险指标及高风险重点子企业综合R值进行展示，看板数据来源主要为国资委财务决算系统。</w:t>
      </w:r>
    </w:p>
    <w:p w14:paraId="5B1A05D3">
      <w:pPr>
        <w:ind w:firstLine="480"/>
      </w:pPr>
      <w:r>
        <w:rPr>
          <w:rFonts w:hint="eastAsia"/>
        </w:rPr>
        <w:t>该看板主要将以树状图的形式展现当前所选监管一级集团在所选年度组成综合R值各项指标的数值、亮灯、以及各指标所赋予的权重情况。其中，生存风险主要由资产负债率、现金到期债务比、营业现金比率、有息负债率、利息保障倍数等5个指标加权构成；发展风险主要由毛利率、净资产收益率、总资产报酬率、主业利润占总利润的比重、存货周转率、应收账款周转率、营业收入三年增长率等7个指标加权构成。用户可在“综合R值亮灯分析”页面中对上述内容进行查阅。同时，用户还可在该分析界面查看所选集团高风险领域与风险指标、急剧恶化的风险指标、与风险较高的重点企业名单。</w:t>
      </w:r>
    </w:p>
    <w:p w14:paraId="105E4E4A">
      <w:pPr>
        <w:pStyle w:val="25"/>
      </w:pPr>
      <w:r>
        <w:drawing>
          <wp:inline distT="0" distB="0" distL="0" distR="0">
            <wp:extent cx="5274310" cy="2758440"/>
            <wp:effectExtent l="9525" t="9525" r="12065" b="13335"/>
            <wp:docPr id="531176567" name="图片 53117656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76567" name="图片 531176567" descr="图形用户界面, 应用程序&#10;&#10;描述已自动生成"/>
                    <pic:cNvPicPr>
                      <a:picLocks noChangeAspect="1"/>
                    </pic:cNvPicPr>
                  </pic:nvPicPr>
                  <pic:blipFill>
                    <a:blip r:embed="rId90"/>
                    <a:stretch>
                      <a:fillRect/>
                    </a:stretch>
                  </pic:blipFill>
                  <pic:spPr>
                    <a:xfrm>
                      <a:off x="0" y="0"/>
                      <a:ext cx="5274310" cy="2758440"/>
                    </a:xfrm>
                    <a:prstGeom prst="rect">
                      <a:avLst/>
                    </a:prstGeom>
                    <a:ln>
                      <a:solidFill>
                        <a:schemeClr val="bg1">
                          <a:lumMod val="50000"/>
                        </a:schemeClr>
                      </a:solidFill>
                    </a:ln>
                  </pic:spPr>
                </pic:pic>
              </a:graphicData>
            </a:graphic>
          </wp:inline>
        </w:drawing>
      </w:r>
    </w:p>
    <w:p w14:paraId="0CEE302C">
      <w:pPr>
        <w:pStyle w:val="21"/>
        <w:numPr>
          <w:ilvl w:val="7"/>
          <w:numId w:val="0"/>
        </w:numPr>
        <w:rPr>
          <w:rFonts w:hint="default"/>
        </w:rPr>
      </w:pPr>
      <w:r>
        <w:rPr>
          <w:rFonts w:ascii="宋体" w:hAnsi="宋体" w:cs="宋体"/>
        </w:rPr>
        <w:t xml:space="preserve">图6.15  </w:t>
      </w:r>
      <w:r>
        <w:t>综合R值亮灯分析年度看板示意图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53D5D82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8BABFCF">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1F5D280A">
            <w:pPr>
              <w:pStyle w:val="30"/>
            </w:pPr>
            <w:r>
              <w:t>FXYJ_2_2_3</w:t>
            </w:r>
          </w:p>
        </w:tc>
      </w:tr>
      <w:tr w14:paraId="7B4551D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DD340AA">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3C649F70">
            <w:pPr>
              <w:pStyle w:val="30"/>
            </w:pPr>
            <w:r>
              <w:rPr>
                <w:rFonts w:hint="eastAsia"/>
              </w:rPr>
              <w:t>国资委用户、企业用户、系统管理员</w:t>
            </w:r>
          </w:p>
        </w:tc>
      </w:tr>
      <w:tr w14:paraId="14BB29C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D60BFBB">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73A825B3">
            <w:pPr>
              <w:pStyle w:val="30"/>
            </w:pPr>
            <w:r>
              <w:rPr>
                <w:rFonts w:hint="eastAsia"/>
              </w:rPr>
              <w:t>登入全面风险预警管理子系统，点击实体企业</w:t>
            </w:r>
          </w:p>
        </w:tc>
      </w:tr>
      <w:tr w14:paraId="5C16E51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B3EAAE8">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5E2F6A89">
            <w:pPr>
              <w:pStyle w:val="30"/>
            </w:pPr>
            <w:r>
              <w:rPr>
                <w:rFonts w:hint="eastAsia"/>
              </w:rPr>
              <w:t>无</w:t>
            </w:r>
          </w:p>
        </w:tc>
      </w:tr>
      <w:tr w14:paraId="2FFBD1C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56026C1">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04BBB42D">
            <w:pPr>
              <w:pStyle w:val="30"/>
            </w:pPr>
            <w:r>
              <w:rPr>
                <w:rFonts w:hint="eastAsia"/>
              </w:rPr>
              <w:t>选择集团、选择年份，并选择“综合</w:t>
            </w:r>
            <w:r>
              <w:t>R</w:t>
            </w:r>
            <w:r>
              <w:rPr>
                <w:rFonts w:hint="eastAsia"/>
              </w:rPr>
              <w:t>值亮灯分析”按钮</w:t>
            </w:r>
          </w:p>
        </w:tc>
      </w:tr>
      <w:tr w14:paraId="73F555C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AAB984E">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53FEE072">
            <w:pPr>
              <w:pStyle w:val="30"/>
            </w:pPr>
            <w:r>
              <w:rPr>
                <w:rFonts w:hint="eastAsia"/>
              </w:rPr>
              <w:t>所选集团下属重点子企业在选年度的</w:t>
            </w:r>
            <w:r>
              <w:t>R</w:t>
            </w:r>
            <w:r>
              <w:rPr>
                <w:rFonts w:hint="eastAsia"/>
              </w:rPr>
              <w:t>值分析图</w:t>
            </w:r>
          </w:p>
        </w:tc>
      </w:tr>
      <w:tr w14:paraId="3D67B16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5E85709">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5D5FC078">
            <w:pPr>
              <w:pStyle w:val="30"/>
            </w:pPr>
            <w:r>
              <w:rPr>
                <w:rFonts w:hint="eastAsia"/>
              </w:rPr>
              <w:t>可对所选集团综合</w:t>
            </w:r>
            <w:r>
              <w:t>R</w:t>
            </w:r>
            <w:r>
              <w:rPr>
                <w:rFonts w:hint="eastAsia"/>
              </w:rPr>
              <w:t>值分析进行查看</w:t>
            </w:r>
          </w:p>
        </w:tc>
      </w:tr>
      <w:tr w14:paraId="229FBA6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E0CC4C2">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5AE51D3E">
            <w:pPr>
              <w:pStyle w:val="30"/>
            </w:pPr>
            <w:r>
              <w:rPr>
                <w:rFonts w:hint="eastAsia"/>
              </w:rPr>
              <w:t>数据加载失败</w:t>
            </w:r>
          </w:p>
        </w:tc>
      </w:tr>
      <w:tr w14:paraId="4041C9B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4BEC3F4">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05704CDF">
            <w:pPr>
              <w:pStyle w:val="30"/>
            </w:pPr>
            <w:r>
              <w:rPr>
                <w:rFonts w:hint="eastAsia"/>
              </w:rPr>
              <w:t>无</w:t>
            </w:r>
          </w:p>
        </w:tc>
      </w:tr>
    </w:tbl>
    <w:p w14:paraId="36E3A4D4">
      <w:pPr>
        <w:pStyle w:val="7"/>
        <w:numPr>
          <w:ilvl w:val="5"/>
          <w:numId w:val="0"/>
        </w:numPr>
      </w:pPr>
      <w:r>
        <w:rPr>
          <w:rFonts w:hint="eastAsia" w:ascii="Times New Roman" w:hAnsi="Times New Roman" w:cs="宋体"/>
        </w:rPr>
        <w:t xml:space="preserve">6.1.6.2.2.4  </w:t>
      </w:r>
      <w:r>
        <w:rPr>
          <w:rFonts w:hint="eastAsia"/>
        </w:rPr>
        <w:t>集团总览——风险评级看板——按时间趋势查看月度看板</w:t>
      </w:r>
    </w:p>
    <w:p w14:paraId="563739D2">
      <w:pPr>
        <w:ind w:firstLine="480"/>
      </w:pPr>
      <w:r>
        <w:rPr>
          <w:rFonts w:hint="eastAsia"/>
        </w:rPr>
        <w:t>集团总览看板包括集团资金风险综合R值年度看板、集团资金风险综合R值月度看板、集团发展风险综合R值年度看板、集团发展风险综合R值月度看板、集团企业风险敞口年度看板、集团企业风险敞口月度看板、集团领域风险敞口年度看板、集团领域风险敞口月度看板、集团重大风险清单年度看板、集团重大风险清单月度看板、集团全面风险地图年度看板、集团全面风险地图月度看板、集团体检报告。根据国资委调整综合R值，统一为集团总览看板，不分资金和发展。企业总览拆分成集团和企业（单户）两部分。</w:t>
      </w:r>
    </w:p>
    <w:p w14:paraId="1FB22135">
      <w:pPr>
        <w:ind w:firstLine="480"/>
      </w:pPr>
      <w:r>
        <w:rPr>
          <w:rFonts w:hint="eastAsia"/>
        </w:rPr>
        <w:t>此次建设新增集团总览——风险评级看板——按时间趋势查看月度看板，对国资委监管一级集团风险情况进行梳理、运算、整合，并以月度为单位制作集团总览——按时间趋势查看月度看板，来展现各集团下属的重点子企业风险R值及其变化趋势、风险评级等内容，看板数据来源主要为国资委财务快报系统。</w:t>
      </w:r>
    </w:p>
    <w:p w14:paraId="0FB0A1A8">
      <w:pPr>
        <w:ind w:firstLine="480"/>
      </w:pPr>
      <w:r>
        <w:rPr>
          <w:rFonts w:hint="eastAsia"/>
        </w:rPr>
        <w:t>该看板主要将展现当前所选监管一级集团在所选月度的综合R值与风险评级，并以柱形图的形式展现该综合R值在近三个月内的变动；同时，该看板将在“按时间趋势查看”的页面中列示该集团下属的重点子企业（非金融类企业）近六个月的综合R值与风险评级结果供用户进行查阅。</w:t>
      </w:r>
    </w:p>
    <w:p w14:paraId="063674BD">
      <w:pPr>
        <w:pStyle w:val="25"/>
      </w:pPr>
      <w:r>
        <w:drawing>
          <wp:inline distT="0" distB="0" distL="0" distR="0">
            <wp:extent cx="5274310" cy="2756535"/>
            <wp:effectExtent l="9525" t="9525" r="12065" b="15240"/>
            <wp:docPr id="519418747" name="图片 51941874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18747" name="图片 519418747" descr="图形用户界面, 应用程序&#10;&#10;描述已自动生成"/>
                    <pic:cNvPicPr>
                      <a:picLocks noChangeAspect="1"/>
                    </pic:cNvPicPr>
                  </pic:nvPicPr>
                  <pic:blipFill>
                    <a:blip r:embed="rId91"/>
                    <a:stretch>
                      <a:fillRect/>
                    </a:stretch>
                  </pic:blipFill>
                  <pic:spPr>
                    <a:xfrm>
                      <a:off x="0" y="0"/>
                      <a:ext cx="5274310" cy="2756535"/>
                    </a:xfrm>
                    <a:prstGeom prst="rect">
                      <a:avLst/>
                    </a:prstGeom>
                    <a:ln>
                      <a:solidFill>
                        <a:schemeClr val="bg1">
                          <a:lumMod val="50000"/>
                        </a:schemeClr>
                      </a:solidFill>
                    </a:ln>
                  </pic:spPr>
                </pic:pic>
              </a:graphicData>
            </a:graphic>
          </wp:inline>
        </w:drawing>
      </w:r>
    </w:p>
    <w:p w14:paraId="72292DCE">
      <w:pPr>
        <w:pStyle w:val="21"/>
        <w:numPr>
          <w:ilvl w:val="7"/>
          <w:numId w:val="0"/>
        </w:numPr>
        <w:rPr>
          <w:rFonts w:hint="default"/>
        </w:rPr>
      </w:pPr>
      <w:r>
        <w:rPr>
          <w:rFonts w:ascii="宋体" w:hAnsi="宋体" w:cs="宋体"/>
        </w:rPr>
        <w:t xml:space="preserve">图6.15  </w:t>
      </w:r>
      <w:r>
        <w:t>按时间趋势查看月度看板示意图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3A5DA01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0CF2C0D">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16D9BE13">
            <w:pPr>
              <w:pStyle w:val="30"/>
            </w:pPr>
            <w:r>
              <w:t>FXYJ_2_2_4</w:t>
            </w:r>
          </w:p>
        </w:tc>
      </w:tr>
      <w:tr w14:paraId="21DD349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4D36D3F">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2E12CA07">
            <w:pPr>
              <w:pStyle w:val="30"/>
            </w:pPr>
            <w:r>
              <w:rPr>
                <w:rFonts w:hint="eastAsia"/>
              </w:rPr>
              <w:t>国资委用户、企业用户、系统管理员</w:t>
            </w:r>
          </w:p>
        </w:tc>
      </w:tr>
      <w:tr w14:paraId="3A1F7FF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E37CB6A">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7D8388AE">
            <w:pPr>
              <w:pStyle w:val="30"/>
            </w:pPr>
            <w:r>
              <w:rPr>
                <w:rFonts w:hint="eastAsia"/>
              </w:rPr>
              <w:t>登入全面风险预警管理子系统，点击实体企业</w:t>
            </w:r>
          </w:p>
        </w:tc>
      </w:tr>
      <w:tr w14:paraId="0AC2910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57DBB4A">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2386F06F">
            <w:pPr>
              <w:pStyle w:val="30"/>
            </w:pPr>
            <w:r>
              <w:rPr>
                <w:rFonts w:hint="eastAsia"/>
              </w:rPr>
              <w:t>无</w:t>
            </w:r>
          </w:p>
        </w:tc>
      </w:tr>
      <w:tr w14:paraId="572FFF0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54307BE">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578CFF6E">
            <w:pPr>
              <w:pStyle w:val="30"/>
            </w:pPr>
            <w:r>
              <w:rPr>
                <w:rFonts w:hint="eastAsia"/>
              </w:rPr>
              <w:t>选择集团、选择月份，并选择“按时间趋势查看”按钮</w:t>
            </w:r>
          </w:p>
        </w:tc>
      </w:tr>
      <w:tr w14:paraId="4332406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7573769">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17F593C2">
            <w:pPr>
              <w:pStyle w:val="30"/>
            </w:pPr>
            <w:r>
              <w:rPr>
                <w:rFonts w:hint="eastAsia"/>
              </w:rPr>
              <w:t>所选集团下属重点子企业近个月年综合</w:t>
            </w:r>
            <w:r>
              <w:t>R</w:t>
            </w:r>
            <w:r>
              <w:rPr>
                <w:rFonts w:hint="eastAsia"/>
              </w:rPr>
              <w:t>值变动趋势及评级结果</w:t>
            </w:r>
          </w:p>
        </w:tc>
      </w:tr>
      <w:tr w14:paraId="2FE4312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9DEBCAF">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70F98806">
            <w:pPr>
              <w:pStyle w:val="30"/>
            </w:pPr>
            <w:r>
              <w:rPr>
                <w:rFonts w:hint="eastAsia"/>
              </w:rPr>
              <w:t>可对所选集团下属重点子企业综合</w:t>
            </w:r>
            <w:r>
              <w:t>R</w:t>
            </w:r>
            <w:r>
              <w:rPr>
                <w:rFonts w:hint="eastAsia"/>
              </w:rPr>
              <w:t>值变动趋势及评级结果进行查看及排序</w:t>
            </w:r>
          </w:p>
        </w:tc>
      </w:tr>
      <w:tr w14:paraId="3DA98E5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03EC9C9">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63D00054">
            <w:pPr>
              <w:pStyle w:val="30"/>
            </w:pPr>
            <w:r>
              <w:rPr>
                <w:rFonts w:hint="eastAsia"/>
              </w:rPr>
              <w:t>数据加载失败</w:t>
            </w:r>
          </w:p>
        </w:tc>
      </w:tr>
      <w:tr w14:paraId="7081D67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CC5F100">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40BB6797">
            <w:pPr>
              <w:pStyle w:val="30"/>
            </w:pPr>
            <w:r>
              <w:rPr>
                <w:rFonts w:hint="eastAsia"/>
              </w:rPr>
              <w:t>无</w:t>
            </w:r>
          </w:p>
        </w:tc>
      </w:tr>
    </w:tbl>
    <w:p w14:paraId="400E2997">
      <w:pPr>
        <w:pStyle w:val="7"/>
        <w:numPr>
          <w:ilvl w:val="5"/>
          <w:numId w:val="0"/>
        </w:numPr>
      </w:pPr>
      <w:r>
        <w:rPr>
          <w:rFonts w:hint="eastAsia" w:ascii="Times New Roman" w:hAnsi="Times New Roman" w:cs="宋体"/>
        </w:rPr>
        <w:t xml:space="preserve">6.1.6.2.2.5  </w:t>
      </w:r>
      <w:r>
        <w:rPr>
          <w:rFonts w:hint="eastAsia"/>
        </w:rPr>
        <w:t>集团总览——风险评级看板——按亮灯结果查看月度看板</w:t>
      </w:r>
    </w:p>
    <w:p w14:paraId="7A5E57E6">
      <w:pPr>
        <w:ind w:firstLine="480"/>
      </w:pPr>
      <w:r>
        <w:rPr>
          <w:rFonts w:hint="eastAsia"/>
        </w:rPr>
        <w:t>集团总览看板包括集团资金风险综合R值年度看板、集团资金风险综合R值月度看板、集团发展风险综合R值年度看板、集团发展风险综合R值月度看板、集团企业风险敞口年度看板、集团企业风险敞口月度看板、集团领域风险敞口年度看板、集团领域风险敞口月度看板、集团重大风险清单年度看板、集团重大风险清单月度看板、集团全面风险地图年度看板、集团全面风险地图月度看板、集团体检报告。根据国资委调整综合R值，统一为集团总览看板，不分资金和发展。企业总览拆分成集团和企业（单户）两部分。</w:t>
      </w:r>
    </w:p>
    <w:p w14:paraId="105F0ECA">
      <w:pPr>
        <w:ind w:firstLine="480"/>
      </w:pPr>
      <w:r>
        <w:rPr>
          <w:rFonts w:hint="eastAsia"/>
        </w:rPr>
        <w:t>此次建设新增集团总览——风险评级看板——按亮灯结果查看月度看板，对国资委监管一级集团风险情况进行梳理、运算、整合，并以月度为单位制作集团总览——按亮灯结果查看月度看板，来展现各集团下属的重点子企业组成综合R值的各项基础指标的数值及亮灯结果，看板数据来源主要为国资委财务快报系统。</w:t>
      </w:r>
    </w:p>
    <w:p w14:paraId="29C71527">
      <w:pPr>
        <w:ind w:firstLine="480"/>
      </w:pPr>
      <w:r>
        <w:rPr>
          <w:rFonts w:hint="eastAsia"/>
        </w:rPr>
        <w:t>该看板主要将展现当前所选监管一级集团下属的重点子企业在所选月度组成综合R值各项指标的数值与亮灯情况，包括资产负债率、现金到期债务比、营业现金比率、有息负债率、利息保障倍数、毛利率、净资产收益率、总资产报酬率、主业利润占总利润的比重、存货周转率、应收账款周转率、营业收入三年增长率等内容。用户可在“按亮灯结果查看”页面的表格中对上述内容进行查阅。</w:t>
      </w:r>
    </w:p>
    <w:p w14:paraId="558354BB">
      <w:pPr>
        <w:pStyle w:val="25"/>
      </w:pPr>
      <w:r>
        <w:drawing>
          <wp:inline distT="0" distB="0" distL="0" distR="0">
            <wp:extent cx="5274310" cy="2762250"/>
            <wp:effectExtent l="9525" t="9525" r="12065" b="9525"/>
            <wp:docPr id="294455784" name="图片 294455784"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55784" name="图片 294455784" descr="图形用户界面, 应用程序&#10;&#10;描述已自动生成"/>
                    <pic:cNvPicPr>
                      <a:picLocks noChangeAspect="1"/>
                    </pic:cNvPicPr>
                  </pic:nvPicPr>
                  <pic:blipFill>
                    <a:blip r:embed="rId92"/>
                    <a:stretch>
                      <a:fillRect/>
                    </a:stretch>
                  </pic:blipFill>
                  <pic:spPr>
                    <a:xfrm>
                      <a:off x="0" y="0"/>
                      <a:ext cx="5274310" cy="2762250"/>
                    </a:xfrm>
                    <a:prstGeom prst="rect">
                      <a:avLst/>
                    </a:prstGeom>
                    <a:ln>
                      <a:solidFill>
                        <a:schemeClr val="bg1">
                          <a:lumMod val="50000"/>
                        </a:schemeClr>
                      </a:solidFill>
                    </a:ln>
                  </pic:spPr>
                </pic:pic>
              </a:graphicData>
            </a:graphic>
          </wp:inline>
        </w:drawing>
      </w:r>
    </w:p>
    <w:p w14:paraId="2A56626D">
      <w:pPr>
        <w:pStyle w:val="21"/>
        <w:numPr>
          <w:ilvl w:val="7"/>
          <w:numId w:val="0"/>
        </w:numPr>
        <w:rPr>
          <w:rFonts w:hint="default"/>
        </w:rPr>
      </w:pPr>
      <w:r>
        <w:rPr>
          <w:rFonts w:ascii="宋体" w:hAnsi="宋体" w:cs="宋体"/>
        </w:rPr>
        <w:t xml:space="preserve">图6.17  </w:t>
      </w:r>
      <w:r>
        <w:t>按亮灯结果查看月度看板示意图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70A43AD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F0AB6EE">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69189F4D">
            <w:pPr>
              <w:pStyle w:val="30"/>
            </w:pPr>
            <w:r>
              <w:t>FXYJ_2_2_5</w:t>
            </w:r>
          </w:p>
        </w:tc>
      </w:tr>
      <w:tr w14:paraId="75BF03A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77148B4">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7FFF0711">
            <w:pPr>
              <w:pStyle w:val="30"/>
            </w:pPr>
            <w:r>
              <w:rPr>
                <w:rFonts w:hint="eastAsia"/>
              </w:rPr>
              <w:t>国资委用户、企业用户、系统管理员</w:t>
            </w:r>
          </w:p>
        </w:tc>
      </w:tr>
      <w:tr w14:paraId="5ABBF30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BFCB7EC">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6928BBDD">
            <w:pPr>
              <w:pStyle w:val="30"/>
            </w:pPr>
            <w:r>
              <w:rPr>
                <w:rFonts w:hint="eastAsia"/>
              </w:rPr>
              <w:t>登入全面风险预警管理子系统，点击实体企业</w:t>
            </w:r>
          </w:p>
        </w:tc>
      </w:tr>
      <w:tr w14:paraId="742F8F7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76793BB">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5B9B699D">
            <w:pPr>
              <w:pStyle w:val="30"/>
            </w:pPr>
            <w:r>
              <w:rPr>
                <w:rFonts w:hint="eastAsia"/>
              </w:rPr>
              <w:t>无</w:t>
            </w:r>
          </w:p>
        </w:tc>
      </w:tr>
      <w:tr w14:paraId="397FB2A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F9FA37E">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0A4FFBE8">
            <w:pPr>
              <w:pStyle w:val="30"/>
            </w:pPr>
            <w:r>
              <w:rPr>
                <w:rFonts w:hint="eastAsia"/>
              </w:rPr>
              <w:t>选择集团、选择月份，并选择“按亮灯结果查看”按钮</w:t>
            </w:r>
          </w:p>
        </w:tc>
      </w:tr>
      <w:tr w14:paraId="463EDDA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2F63D95">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6BA579CF">
            <w:pPr>
              <w:pStyle w:val="30"/>
            </w:pPr>
            <w:r>
              <w:rPr>
                <w:rFonts w:hint="eastAsia"/>
              </w:rPr>
              <w:t>所选集团下属重点子企业在选月度中组成综合</w:t>
            </w:r>
            <w:r>
              <w:t>R</w:t>
            </w:r>
            <w:r>
              <w:rPr>
                <w:rFonts w:hint="eastAsia"/>
              </w:rPr>
              <w:t>值各项指标的数值与亮灯情况</w:t>
            </w:r>
          </w:p>
        </w:tc>
      </w:tr>
      <w:tr w14:paraId="1BBBB3C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4C944D3">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68623C99">
            <w:pPr>
              <w:pStyle w:val="30"/>
            </w:pPr>
            <w:r>
              <w:rPr>
                <w:rFonts w:hint="eastAsia"/>
              </w:rPr>
              <w:t>可对所选集团下属重点子企业组成综合</w:t>
            </w:r>
            <w:r>
              <w:t>R</w:t>
            </w:r>
            <w:r>
              <w:rPr>
                <w:rFonts w:hint="eastAsia"/>
              </w:rPr>
              <w:t>值各项指标的数值与亮灯情况进行查看及排序</w:t>
            </w:r>
          </w:p>
        </w:tc>
      </w:tr>
      <w:tr w14:paraId="0ECED44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AED300A">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4858B970">
            <w:pPr>
              <w:pStyle w:val="30"/>
            </w:pPr>
            <w:r>
              <w:rPr>
                <w:rFonts w:hint="eastAsia"/>
              </w:rPr>
              <w:t>数据加载失败</w:t>
            </w:r>
          </w:p>
        </w:tc>
      </w:tr>
      <w:tr w14:paraId="230C708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FB38D47">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163FA793">
            <w:pPr>
              <w:pStyle w:val="30"/>
            </w:pPr>
            <w:r>
              <w:rPr>
                <w:rFonts w:hint="eastAsia"/>
              </w:rPr>
              <w:t>无</w:t>
            </w:r>
          </w:p>
        </w:tc>
      </w:tr>
    </w:tbl>
    <w:p w14:paraId="2F45680C">
      <w:pPr>
        <w:pStyle w:val="7"/>
        <w:numPr>
          <w:ilvl w:val="5"/>
          <w:numId w:val="0"/>
        </w:numPr>
      </w:pPr>
      <w:r>
        <w:rPr>
          <w:rFonts w:hint="eastAsia" w:ascii="Times New Roman" w:hAnsi="Times New Roman" w:cs="宋体"/>
        </w:rPr>
        <w:t xml:space="preserve">6.1.6.2.2.6  </w:t>
      </w:r>
      <w:r>
        <w:rPr>
          <w:rFonts w:hint="eastAsia"/>
        </w:rPr>
        <w:t>集团总览——风险评级看板——综合R值亮灯分析月度看板</w:t>
      </w:r>
    </w:p>
    <w:p w14:paraId="14B56403">
      <w:pPr>
        <w:ind w:firstLine="480"/>
      </w:pPr>
      <w:r>
        <w:rPr>
          <w:rFonts w:hint="eastAsia"/>
        </w:rPr>
        <w:t>集团总览看板包括集团资金风险综合R值年度看板、集团资金风险综合R值月度看板、集团发展风险综合R值年度看板、集团发展风险综合R值月度看板、集团企业风险敞口年度看板、集团企业风险敞口月度看板、集团领域风险敞口年度看板、集团领域风险敞口月度看板、集团重大风险清单年度看板、集团重大风险清单月度看板、集团全面风险地图年度看板、集团全面风险地图月度看板、集团体检报告。根据国资委调整综合R值，统一为集团总览看板，不分资金和发展。企业总览拆分成集团和企业（单户）两部分。</w:t>
      </w:r>
    </w:p>
    <w:p w14:paraId="0DCA7DCA">
      <w:pPr>
        <w:ind w:firstLine="480"/>
      </w:pPr>
      <w:r>
        <w:rPr>
          <w:rFonts w:hint="eastAsia"/>
        </w:rPr>
        <w:t>此次建设新增集团总览——风险评级看板——综合R值亮灯分析月度看板，对国资委监管一级集团风险情况进行梳理、运算、整合，并以月度为单位制作集团总览——综合R值亮灯分析年度看板，通过树状图的形式对各一级集团风险指标及高风险重点子企业综合R值进行展示，看板数据来源主要为国资委财务快报系统。</w:t>
      </w:r>
    </w:p>
    <w:p w14:paraId="2C4878CA">
      <w:pPr>
        <w:ind w:firstLine="480"/>
      </w:pPr>
      <w:r>
        <w:rPr>
          <w:rFonts w:hint="eastAsia"/>
        </w:rPr>
        <w:t>该看板主要将以树状图的形式展现当前所选监管一级集团在所选月度组成综合R值各项指标的数值、亮灯、以及各指标所赋予的权重情况。其中，生存风险主要由资产负债率、现金到期债务比、营业现金比率、有息负债率、利息保障倍数等5个指标加权构成；发展风险主要由毛利率、净资产收益率、总资产报酬率、主业利润占总利润的比重、存货周转率、应收账款周转率、营业收入三年增长率等7个指标加权构成。用户可在“综合R值亮灯分析”页面中对上述内容进行查阅。同时，用户还可在该分析界面查看所选集团高风险领域与风险指标、急剧恶化的风险指标、与风险较高的重点企业名单。</w:t>
      </w:r>
    </w:p>
    <w:p w14:paraId="734E9F04">
      <w:pPr>
        <w:pStyle w:val="25"/>
      </w:pPr>
      <w:r>
        <w:drawing>
          <wp:inline distT="0" distB="0" distL="0" distR="0">
            <wp:extent cx="5274310" cy="2760345"/>
            <wp:effectExtent l="9525" t="9525" r="12065" b="11430"/>
            <wp:docPr id="1295964650" name="图片 1295964650" descr="图形用户界面&#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64650" name="图片 1295964650" descr="图形用户界面&#10;&#10;低可信度描述已自动生成"/>
                    <pic:cNvPicPr>
                      <a:picLocks noChangeAspect="1"/>
                    </pic:cNvPicPr>
                  </pic:nvPicPr>
                  <pic:blipFill>
                    <a:blip r:embed="rId93"/>
                    <a:stretch>
                      <a:fillRect/>
                    </a:stretch>
                  </pic:blipFill>
                  <pic:spPr>
                    <a:xfrm>
                      <a:off x="0" y="0"/>
                      <a:ext cx="5274310" cy="2760345"/>
                    </a:xfrm>
                    <a:prstGeom prst="rect">
                      <a:avLst/>
                    </a:prstGeom>
                    <a:ln>
                      <a:solidFill>
                        <a:schemeClr val="bg1">
                          <a:lumMod val="50000"/>
                        </a:schemeClr>
                      </a:solidFill>
                    </a:ln>
                  </pic:spPr>
                </pic:pic>
              </a:graphicData>
            </a:graphic>
          </wp:inline>
        </w:drawing>
      </w:r>
    </w:p>
    <w:p w14:paraId="2A376127">
      <w:pPr>
        <w:pStyle w:val="21"/>
        <w:numPr>
          <w:ilvl w:val="7"/>
          <w:numId w:val="0"/>
        </w:numPr>
        <w:rPr>
          <w:rFonts w:hint="default"/>
        </w:rPr>
      </w:pPr>
      <w:r>
        <w:rPr>
          <w:rFonts w:ascii="宋体" w:hAnsi="宋体" w:cs="宋体"/>
        </w:rPr>
        <w:t xml:space="preserve">图6.18  </w:t>
      </w:r>
      <w:r>
        <w:t>综合R值亮灯分析月度看板示意图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5C4680F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996E305">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1C900618">
            <w:pPr>
              <w:pStyle w:val="30"/>
            </w:pPr>
            <w:r>
              <w:t>FXYJ_2_2_6</w:t>
            </w:r>
          </w:p>
        </w:tc>
      </w:tr>
      <w:tr w14:paraId="6B0EE0D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7CD5633">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3B70A24B">
            <w:pPr>
              <w:pStyle w:val="30"/>
            </w:pPr>
            <w:r>
              <w:rPr>
                <w:rFonts w:hint="eastAsia"/>
              </w:rPr>
              <w:t>国资委用户、企业用户、系统管理员</w:t>
            </w:r>
          </w:p>
        </w:tc>
      </w:tr>
      <w:tr w14:paraId="0B4604E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4D3E6BB">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404752F3">
            <w:pPr>
              <w:pStyle w:val="30"/>
            </w:pPr>
            <w:r>
              <w:rPr>
                <w:rFonts w:hint="eastAsia"/>
              </w:rPr>
              <w:t>登入全面风险预警管理子系统，点击实体企业</w:t>
            </w:r>
          </w:p>
        </w:tc>
      </w:tr>
      <w:tr w14:paraId="3EA2693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836D67B">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0ACEE7E1">
            <w:pPr>
              <w:pStyle w:val="30"/>
            </w:pPr>
            <w:r>
              <w:rPr>
                <w:rFonts w:hint="eastAsia"/>
              </w:rPr>
              <w:t>无</w:t>
            </w:r>
          </w:p>
        </w:tc>
      </w:tr>
      <w:tr w14:paraId="4BC0764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7AC6CCD">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2CD6E94A">
            <w:pPr>
              <w:pStyle w:val="30"/>
            </w:pPr>
            <w:r>
              <w:rPr>
                <w:rFonts w:hint="eastAsia"/>
              </w:rPr>
              <w:t>选择集团、选择月份，并选择“综合</w:t>
            </w:r>
            <w:r>
              <w:t>R</w:t>
            </w:r>
            <w:r>
              <w:rPr>
                <w:rFonts w:hint="eastAsia"/>
              </w:rPr>
              <w:t>值亮灯分析”按钮</w:t>
            </w:r>
          </w:p>
        </w:tc>
      </w:tr>
      <w:tr w14:paraId="70301B0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1856232">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6514F60C">
            <w:pPr>
              <w:pStyle w:val="30"/>
            </w:pPr>
            <w:r>
              <w:rPr>
                <w:rFonts w:hint="eastAsia"/>
              </w:rPr>
              <w:t>所选集团下属重点子企业在选月度的</w:t>
            </w:r>
            <w:r>
              <w:t>R</w:t>
            </w:r>
            <w:r>
              <w:rPr>
                <w:rFonts w:hint="eastAsia"/>
              </w:rPr>
              <w:t>值分析图</w:t>
            </w:r>
          </w:p>
        </w:tc>
      </w:tr>
      <w:tr w14:paraId="525C965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08AA2C2">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6192A8A4">
            <w:pPr>
              <w:pStyle w:val="30"/>
            </w:pPr>
            <w:r>
              <w:rPr>
                <w:rFonts w:hint="eastAsia"/>
              </w:rPr>
              <w:t>可对所选集团综合</w:t>
            </w:r>
            <w:r>
              <w:t>R</w:t>
            </w:r>
            <w:r>
              <w:rPr>
                <w:rFonts w:hint="eastAsia"/>
              </w:rPr>
              <w:t>值分析进行查看</w:t>
            </w:r>
          </w:p>
        </w:tc>
      </w:tr>
      <w:tr w14:paraId="08DAF0F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4FF4E3C">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11691F1A">
            <w:pPr>
              <w:pStyle w:val="30"/>
            </w:pPr>
            <w:r>
              <w:rPr>
                <w:rFonts w:hint="eastAsia"/>
              </w:rPr>
              <w:t>数据加载失败</w:t>
            </w:r>
          </w:p>
        </w:tc>
      </w:tr>
      <w:tr w14:paraId="708BF02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25B7A11">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1A66B073">
            <w:pPr>
              <w:pStyle w:val="30"/>
            </w:pPr>
            <w:r>
              <w:rPr>
                <w:rFonts w:hint="eastAsia"/>
              </w:rPr>
              <w:t>无</w:t>
            </w:r>
          </w:p>
        </w:tc>
      </w:tr>
    </w:tbl>
    <w:p w14:paraId="438A350F">
      <w:pPr>
        <w:pStyle w:val="6"/>
        <w:numPr>
          <w:ilvl w:val="4"/>
          <w:numId w:val="0"/>
        </w:numPr>
      </w:pPr>
      <w:r>
        <w:rPr>
          <w:rFonts w:hint="eastAsia" w:eastAsia="宋体" w:cs="宋体"/>
        </w:rPr>
        <w:t xml:space="preserve">6.1.6.2.3  </w:t>
      </w:r>
      <w:r>
        <w:rPr>
          <w:rFonts w:hint="eastAsia"/>
        </w:rPr>
        <w:t>企业总览看板</w:t>
      </w:r>
    </w:p>
    <w:p w14:paraId="28224F33">
      <w:pPr>
        <w:ind w:firstLine="480"/>
      </w:pPr>
      <w:r>
        <w:rPr>
          <w:rFonts w:hint="eastAsia"/>
        </w:rPr>
        <w:t>单户企业视角的风险评级看板主要将展现所选子企业的综合R值与风险评级的变动趋势、组成综合R值评分的各项指标的指标值与亮灯详情。该看板分为年度评级看板、月度评级看板两个时间维度，数据将分别来源于财务决算、财务快报，用户可以通过选择相应的年份或月份进行数据源与数据期间的切换选择。</w:t>
      </w:r>
    </w:p>
    <w:p w14:paraId="47452DB2">
      <w:pPr>
        <w:pStyle w:val="7"/>
        <w:numPr>
          <w:ilvl w:val="5"/>
          <w:numId w:val="0"/>
        </w:numPr>
      </w:pPr>
      <w:r>
        <w:rPr>
          <w:rFonts w:hint="eastAsia" w:ascii="Times New Roman" w:hAnsi="Times New Roman" w:cs="宋体"/>
        </w:rPr>
        <w:t xml:space="preserve">6.1.6.2.3.1  </w:t>
      </w:r>
      <w:r>
        <w:rPr>
          <w:rFonts w:hint="eastAsia"/>
        </w:rPr>
        <w:t>企业总览——风险评级看板——按风险地图查看年度看板</w:t>
      </w:r>
    </w:p>
    <w:p w14:paraId="43F6DB28">
      <w:pPr>
        <w:ind w:firstLine="480"/>
      </w:pPr>
      <w:r>
        <w:rPr>
          <w:rFonts w:hint="eastAsia"/>
        </w:rPr>
        <w:t>集团总览看板包括集团资金风险综合R值年度看板、集团资金风险综合R值月度看板、集团发展风险综合R值年度看板、集团发展风险综合R值月度看板、集团企业风险敞口年度看板、集团企业风险敞口月度看板、集团领域风险敞口年度看板、集团领域风险敞口月度看板、集团重大风险清单年度看板、集团重大风险清单月度看板、集团全面风险地图年度看板、集团全面风险地图月度看板、集团体检报告。根据国资委调整综合R值，统一为集团总览看板，不分资金和发展。企业总览拆分成集团和企业（单户）两部分。</w:t>
      </w:r>
    </w:p>
    <w:p w14:paraId="70427109">
      <w:pPr>
        <w:ind w:firstLine="480"/>
      </w:pPr>
      <w:r>
        <w:rPr>
          <w:rFonts w:hint="eastAsia"/>
        </w:rPr>
        <w:t>此次建设新增总览——风险评级看板——按风险地图查看年度看板，对国资委监管单户企业风险情况进行梳理、运算、整合，并以年度为单位制作企业总览——按风险地图查看年度看板，来展现各重点子企业风险在各个风险领域、各个风险类别的分布情况，看板数据来源主要为国资委财务决算系统。</w:t>
      </w:r>
    </w:p>
    <w:p w14:paraId="3FF74880">
      <w:pPr>
        <w:ind w:firstLine="480"/>
      </w:pPr>
      <w:r>
        <w:rPr>
          <w:rFonts w:hint="eastAsia"/>
        </w:rPr>
        <w:t>该看板主要将展现当前所选子企业在所选年度的风险分布情况。子系统将按照风险类别的不同，将企业风险情况划分至资金风险、主业风险、投资风险、舆情风险、外部风险等5个风险领域，并细分至债务违约风险、现金流风险、融资担保风险、经营效率风险、资金占用风险、业务发展风险、盈利能力风险、创新投入不足、舆情风险、国别风险、汇率风险、利率风险、过度投资风险、投资减值风险、举债投资风险、参股企业经营不善风险等17个风险类别。用户可在“按风险地图查看”的页面中对上述风险领域、风险类别的亮灯情况进行查阅。</w:t>
      </w:r>
    </w:p>
    <w:p w14:paraId="0CA53570">
      <w:pPr>
        <w:pStyle w:val="25"/>
      </w:pPr>
      <w:r>
        <w:drawing>
          <wp:inline distT="0" distB="0" distL="0" distR="0">
            <wp:extent cx="5274310" cy="2767330"/>
            <wp:effectExtent l="9525" t="9525" r="12065" b="13970"/>
            <wp:docPr id="15610052" name="图片 1561005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052" name="图片 15610052" descr="图形用户界面&#10;&#10;描述已自动生成"/>
                    <pic:cNvPicPr>
                      <a:picLocks noChangeAspect="1"/>
                    </pic:cNvPicPr>
                  </pic:nvPicPr>
                  <pic:blipFill>
                    <a:blip r:embed="rId94"/>
                    <a:stretch>
                      <a:fillRect/>
                    </a:stretch>
                  </pic:blipFill>
                  <pic:spPr>
                    <a:xfrm>
                      <a:off x="0" y="0"/>
                      <a:ext cx="5274310" cy="2767330"/>
                    </a:xfrm>
                    <a:prstGeom prst="rect">
                      <a:avLst/>
                    </a:prstGeom>
                    <a:ln>
                      <a:solidFill>
                        <a:schemeClr val="bg1">
                          <a:lumMod val="50000"/>
                        </a:schemeClr>
                      </a:solidFill>
                    </a:ln>
                  </pic:spPr>
                </pic:pic>
              </a:graphicData>
            </a:graphic>
          </wp:inline>
        </w:drawing>
      </w:r>
    </w:p>
    <w:p w14:paraId="38FFC27C">
      <w:pPr>
        <w:pStyle w:val="21"/>
        <w:numPr>
          <w:ilvl w:val="7"/>
          <w:numId w:val="0"/>
        </w:numPr>
        <w:rPr>
          <w:rFonts w:hint="default"/>
        </w:rPr>
      </w:pPr>
      <w:r>
        <w:rPr>
          <w:rFonts w:ascii="宋体" w:hAnsi="宋体" w:cs="宋体"/>
        </w:rPr>
        <w:t xml:space="preserve">图6.19  </w:t>
      </w:r>
      <w:r>
        <w:t>按风险地图查看年度看板示意图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0ABCFBD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6D4DCBF">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6F257316">
            <w:pPr>
              <w:pStyle w:val="30"/>
            </w:pPr>
            <w:r>
              <w:t>FXYJ_2_3_1</w:t>
            </w:r>
          </w:p>
        </w:tc>
      </w:tr>
      <w:tr w14:paraId="5658563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F155F44">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41F45B1E">
            <w:pPr>
              <w:pStyle w:val="30"/>
            </w:pPr>
            <w:r>
              <w:rPr>
                <w:rFonts w:hint="eastAsia"/>
              </w:rPr>
              <w:t>国资委用户、企业用户、系统管理员</w:t>
            </w:r>
          </w:p>
        </w:tc>
      </w:tr>
      <w:tr w14:paraId="6FF89AD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5EFED99">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307ABEDB">
            <w:pPr>
              <w:pStyle w:val="30"/>
            </w:pPr>
            <w:r>
              <w:rPr>
                <w:rFonts w:hint="eastAsia"/>
              </w:rPr>
              <w:t>登入全面风险预警管理子系统，点击实体企业</w:t>
            </w:r>
          </w:p>
        </w:tc>
      </w:tr>
      <w:tr w14:paraId="6EFAF56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F592EA8">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0B5FA2F3">
            <w:pPr>
              <w:pStyle w:val="30"/>
            </w:pPr>
            <w:r>
              <w:rPr>
                <w:rFonts w:hint="eastAsia"/>
              </w:rPr>
              <w:t>无</w:t>
            </w:r>
          </w:p>
        </w:tc>
      </w:tr>
      <w:tr w14:paraId="6C7B03F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CA65CCC">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0542BDE1">
            <w:pPr>
              <w:pStyle w:val="30"/>
            </w:pPr>
            <w:r>
              <w:rPr>
                <w:rFonts w:hint="eastAsia"/>
              </w:rPr>
              <w:t>选择企业、选择年份，并选择“按风险地图查看”按钮</w:t>
            </w:r>
          </w:p>
        </w:tc>
      </w:tr>
      <w:tr w14:paraId="0E077C8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6538FB7">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0EBD44DD">
            <w:pPr>
              <w:pStyle w:val="30"/>
            </w:pPr>
            <w:r>
              <w:rPr>
                <w:rFonts w:hint="eastAsia"/>
              </w:rPr>
              <w:t>所选企业在选年度中风险分布情况</w:t>
            </w:r>
          </w:p>
        </w:tc>
      </w:tr>
      <w:tr w14:paraId="4AE1A77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041CB6B">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0725A96E">
            <w:pPr>
              <w:pStyle w:val="30"/>
            </w:pPr>
            <w:r>
              <w:rPr>
                <w:rFonts w:hint="eastAsia"/>
              </w:rPr>
              <w:t>可对所选企业风险分布亮灯情况进行查看</w:t>
            </w:r>
          </w:p>
        </w:tc>
      </w:tr>
      <w:tr w14:paraId="6694354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DE27D83">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04F5D90B">
            <w:pPr>
              <w:pStyle w:val="30"/>
            </w:pPr>
            <w:r>
              <w:rPr>
                <w:rFonts w:hint="eastAsia"/>
              </w:rPr>
              <w:t>数据加载失败</w:t>
            </w:r>
          </w:p>
        </w:tc>
      </w:tr>
      <w:tr w14:paraId="413C2E6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ECD3DDC">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02CB02EF">
            <w:pPr>
              <w:pStyle w:val="30"/>
            </w:pPr>
            <w:r>
              <w:rPr>
                <w:rFonts w:hint="eastAsia"/>
              </w:rPr>
              <w:t>无</w:t>
            </w:r>
          </w:p>
        </w:tc>
      </w:tr>
    </w:tbl>
    <w:p w14:paraId="3CCD7D10">
      <w:pPr>
        <w:pStyle w:val="7"/>
        <w:numPr>
          <w:ilvl w:val="5"/>
          <w:numId w:val="0"/>
        </w:numPr>
      </w:pPr>
      <w:r>
        <w:rPr>
          <w:rFonts w:hint="eastAsia" w:ascii="Times New Roman" w:hAnsi="Times New Roman" w:cs="宋体"/>
        </w:rPr>
        <w:t xml:space="preserve">6.1.6.2.3.2  </w:t>
      </w:r>
      <w:r>
        <w:rPr>
          <w:rFonts w:hint="eastAsia"/>
        </w:rPr>
        <w:t>企业总览——风险评级看板——按亮灯结果查看年度看板</w:t>
      </w:r>
    </w:p>
    <w:p w14:paraId="3243B684">
      <w:pPr>
        <w:ind w:firstLine="480"/>
      </w:pPr>
      <w:r>
        <w:rPr>
          <w:rFonts w:hint="eastAsia"/>
        </w:rPr>
        <w:t>集团总览看板包括集团资金风险综合R值年度看板、集团资金风险综合R值月度看板、集团发展风险综合R值年度看板、集团发展风险综合R值月度看板、集团企业风险敞口年度看板、集团企业风险敞口月度看板、集团领域风险敞口年度看板、集团领域风险敞口月度看板、集团重大风险清单年度看板、集团重大风险清单月度看板、集团全面风险地图年度看板、集团全面风险地图月度看板、集团体检报告。根据国资委调整综合R值，统一为集团总览看板，不分资金和发展。企业总览拆分成集团和企业（单户）两部分。</w:t>
      </w:r>
    </w:p>
    <w:p w14:paraId="6ABDA86A">
      <w:pPr>
        <w:ind w:firstLine="480"/>
      </w:pPr>
      <w:r>
        <w:rPr>
          <w:rFonts w:hint="eastAsia"/>
        </w:rPr>
        <w:t>此次建设新增企业总览——风险评级看板——按亮灯结果查看年度看板，对国资委监管单户企业风险情况进行梳理、运算、整合，并以年度为单位制作企业总览——按亮灯结果查看年度看板，来展现各重点子企业组成综合R值的各项基础指标的数值及亮灯结果，看板数据来源主要为国资委财务决算系统。</w:t>
      </w:r>
    </w:p>
    <w:p w14:paraId="08F2C8C5">
      <w:pPr>
        <w:ind w:firstLine="480"/>
      </w:pPr>
      <w:r>
        <w:rPr>
          <w:rFonts w:hint="eastAsia"/>
        </w:rPr>
        <w:t>该看板主要将展现当前所选子企业在所选年度组成综合R值各项指标的数值与亮灯情况，包括资产负债率、利息保障倍数、现金到期债务比、担保净资产比、营业收入三年增长率、存货周转率、应收账款周转率、毛利率、竞争力背离模型、净资产收益率、总资产报酬率、营业现金比率、国际制裁名单、舆情命中风险等内容。用户可在“按亮灯结果查看”页面的表格中对上述内容进行查阅。</w:t>
      </w:r>
    </w:p>
    <w:p w14:paraId="650CF45F">
      <w:pPr>
        <w:pStyle w:val="25"/>
      </w:pPr>
      <w:r>
        <w:drawing>
          <wp:inline distT="0" distB="0" distL="0" distR="0">
            <wp:extent cx="5274310" cy="2752725"/>
            <wp:effectExtent l="9525" t="9525" r="12065" b="9525"/>
            <wp:docPr id="1775673332" name="图片 1775673332"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73332" name="图片 1775673332" descr="图形用户界面, 应用程序&#10;&#10;描述已自动生成"/>
                    <pic:cNvPicPr>
                      <a:picLocks noChangeAspect="1"/>
                    </pic:cNvPicPr>
                  </pic:nvPicPr>
                  <pic:blipFill>
                    <a:blip r:embed="rId95"/>
                    <a:stretch>
                      <a:fillRect/>
                    </a:stretch>
                  </pic:blipFill>
                  <pic:spPr>
                    <a:xfrm>
                      <a:off x="0" y="0"/>
                      <a:ext cx="5274310" cy="2752725"/>
                    </a:xfrm>
                    <a:prstGeom prst="rect">
                      <a:avLst/>
                    </a:prstGeom>
                    <a:ln>
                      <a:solidFill>
                        <a:schemeClr val="bg1">
                          <a:lumMod val="50000"/>
                        </a:schemeClr>
                      </a:solidFill>
                    </a:ln>
                  </pic:spPr>
                </pic:pic>
              </a:graphicData>
            </a:graphic>
          </wp:inline>
        </w:drawing>
      </w:r>
    </w:p>
    <w:p w14:paraId="3D07D34D">
      <w:pPr>
        <w:pStyle w:val="21"/>
        <w:numPr>
          <w:ilvl w:val="7"/>
          <w:numId w:val="0"/>
        </w:numPr>
        <w:rPr>
          <w:rFonts w:hint="default"/>
        </w:rPr>
      </w:pPr>
      <w:r>
        <w:rPr>
          <w:rFonts w:ascii="宋体" w:hAnsi="宋体" w:cs="宋体"/>
        </w:rPr>
        <w:t xml:space="preserve">图6.20  </w:t>
      </w:r>
      <w:r>
        <w:t>按亮灯结果查看年度看板示意图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2B5C830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042154D">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32380D21">
            <w:pPr>
              <w:pStyle w:val="30"/>
            </w:pPr>
            <w:r>
              <w:t>FXYJ_2_3_2</w:t>
            </w:r>
          </w:p>
        </w:tc>
      </w:tr>
      <w:tr w14:paraId="1255EEE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71B8DCB">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171B6DF4">
            <w:pPr>
              <w:pStyle w:val="30"/>
            </w:pPr>
            <w:r>
              <w:rPr>
                <w:rFonts w:hint="eastAsia"/>
              </w:rPr>
              <w:t>国资委用户、企业用户、系统管理员</w:t>
            </w:r>
          </w:p>
        </w:tc>
      </w:tr>
      <w:tr w14:paraId="7BFA3D3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5B9DAED">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46105784">
            <w:pPr>
              <w:pStyle w:val="30"/>
            </w:pPr>
            <w:r>
              <w:rPr>
                <w:rFonts w:hint="eastAsia"/>
              </w:rPr>
              <w:t>登入全面风险预警管理子系统，点击实体企业</w:t>
            </w:r>
          </w:p>
        </w:tc>
      </w:tr>
      <w:tr w14:paraId="74A9E4C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A0C48A4">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544BA29B">
            <w:pPr>
              <w:pStyle w:val="30"/>
            </w:pPr>
            <w:r>
              <w:rPr>
                <w:rFonts w:hint="eastAsia"/>
              </w:rPr>
              <w:t>无</w:t>
            </w:r>
          </w:p>
        </w:tc>
      </w:tr>
      <w:tr w14:paraId="549E48D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4BAA9A5">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780AE273">
            <w:pPr>
              <w:pStyle w:val="30"/>
            </w:pPr>
            <w:r>
              <w:rPr>
                <w:rFonts w:hint="eastAsia"/>
              </w:rPr>
              <w:t>选择企业、选择年份，并选择“按亮灯结果查看”按钮</w:t>
            </w:r>
          </w:p>
        </w:tc>
      </w:tr>
      <w:tr w14:paraId="11272E0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75E467D">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56C2FB15">
            <w:pPr>
              <w:pStyle w:val="30"/>
            </w:pPr>
            <w:r>
              <w:rPr>
                <w:rFonts w:hint="eastAsia"/>
              </w:rPr>
              <w:t>所选企业在选年度中组成综合</w:t>
            </w:r>
            <w:r>
              <w:t>R</w:t>
            </w:r>
            <w:r>
              <w:rPr>
                <w:rFonts w:hint="eastAsia"/>
              </w:rPr>
              <w:t>值各项指标的数值与亮灯情况</w:t>
            </w:r>
          </w:p>
        </w:tc>
      </w:tr>
      <w:tr w14:paraId="215D02B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71D440B">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28C825C0">
            <w:pPr>
              <w:pStyle w:val="30"/>
            </w:pPr>
            <w:r>
              <w:rPr>
                <w:rFonts w:hint="eastAsia"/>
              </w:rPr>
              <w:t>可对所选企业组成综合</w:t>
            </w:r>
            <w:r>
              <w:t>R</w:t>
            </w:r>
            <w:r>
              <w:rPr>
                <w:rFonts w:hint="eastAsia"/>
              </w:rPr>
              <w:t>值各项指标的数值与亮灯情况进行查看及排序</w:t>
            </w:r>
          </w:p>
        </w:tc>
      </w:tr>
      <w:tr w14:paraId="1043910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83E7A75">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5FEC88A8">
            <w:pPr>
              <w:pStyle w:val="30"/>
            </w:pPr>
            <w:r>
              <w:rPr>
                <w:rFonts w:hint="eastAsia"/>
              </w:rPr>
              <w:t>数据加载失败</w:t>
            </w:r>
          </w:p>
        </w:tc>
      </w:tr>
      <w:tr w14:paraId="0BD87A6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B1FF7B7">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646EDB1B">
            <w:pPr>
              <w:pStyle w:val="30"/>
            </w:pPr>
            <w:r>
              <w:rPr>
                <w:rFonts w:hint="eastAsia"/>
              </w:rPr>
              <w:t>无</w:t>
            </w:r>
          </w:p>
        </w:tc>
      </w:tr>
    </w:tbl>
    <w:p w14:paraId="0ADD2C06">
      <w:pPr>
        <w:pStyle w:val="7"/>
        <w:numPr>
          <w:ilvl w:val="5"/>
          <w:numId w:val="0"/>
        </w:numPr>
      </w:pPr>
      <w:r>
        <w:rPr>
          <w:rFonts w:hint="eastAsia" w:ascii="Times New Roman" w:hAnsi="Times New Roman" w:cs="宋体"/>
        </w:rPr>
        <w:t xml:space="preserve">6.1.6.2.3.3  </w:t>
      </w:r>
      <w:r>
        <w:rPr>
          <w:rFonts w:hint="eastAsia"/>
        </w:rPr>
        <w:t>企业总览——风险评级看板——综合R值亮灯分析年度看板</w:t>
      </w:r>
    </w:p>
    <w:p w14:paraId="61EE8ACA">
      <w:pPr>
        <w:ind w:firstLine="480"/>
      </w:pPr>
      <w:r>
        <w:rPr>
          <w:rFonts w:hint="eastAsia"/>
        </w:rPr>
        <w:t>集团总览看板包括集团资金风险综合R值年度看板、集团资金风险综合R值月度看板、集团发展风险综合R值年度看板、集团发展风险综合R值月度看板、集团企业风险敞口年度看板、集团企业风险敞口月度看板、集团领域风险敞口年度看板、集团领域风险敞口月度看板、集团重大风险清单年度看板、集团重大风险清单月度看板、集团全面风险地图年度看板、集团全面风险地图月度看板、集团体检报告。根据国资委调整综合R值，统一为集团总览看板，不分资金和发展。企业总览拆分成集团和企业（单户）两部分。</w:t>
      </w:r>
    </w:p>
    <w:p w14:paraId="174F5275">
      <w:pPr>
        <w:ind w:firstLine="480"/>
      </w:pPr>
      <w:r>
        <w:rPr>
          <w:rFonts w:hint="eastAsia"/>
        </w:rPr>
        <w:t>此次建设新增企业总览——风险评级看板——综合R值亮灯分析年度看板，对国资委监管单户企业风险情况进行梳理、运算、整合，并以年度为单位制作企业总览——综合R值亮灯分析年度看板，通过树状图的形式对所选重点子企业风险指标进行展示，看板数据来源主要为国资委财务决算系统。</w:t>
      </w:r>
    </w:p>
    <w:p w14:paraId="591B1BA2">
      <w:pPr>
        <w:ind w:firstLine="480"/>
      </w:pPr>
      <w:r>
        <w:rPr>
          <w:rFonts w:hint="eastAsia"/>
        </w:rPr>
        <w:t>该看板主要将以树状图的形式展现所选企业在所选年度组成综合R值各项指标的数值、亮灯、以及各指标所赋予的权重情况。其中，生存风险主要由资产负债率、现金到期债务比、营业现金比率、有息负债率、利息保障倍数等5个指标加权构成；发展风险主要由毛利率、净资产收益率、总资产报酬率、主业利润占总利润的比重、存货周转率、应收账款周转率、营业收入三年增长率等7个指标加权构成。用户可在“综合R值亮灯分析”页面中对上述内容进行查阅。同时，用户还可在该分析界面查看所选企业高风险领域与风险指标、急剧恶化的风险指标等内容。</w:t>
      </w:r>
    </w:p>
    <w:p w14:paraId="7FFFFA7A">
      <w:pPr>
        <w:pStyle w:val="25"/>
      </w:pPr>
      <w:r>
        <w:drawing>
          <wp:inline distT="0" distB="0" distL="0" distR="0">
            <wp:extent cx="5274310" cy="2767330"/>
            <wp:effectExtent l="9525" t="9525" r="12065" b="13970"/>
            <wp:docPr id="929382331" name="图片 92938233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82331" name="图片 929382331" descr="图形用户界面&#10;&#10;中度可信度描述已自动生成"/>
                    <pic:cNvPicPr>
                      <a:picLocks noChangeAspect="1"/>
                    </pic:cNvPicPr>
                  </pic:nvPicPr>
                  <pic:blipFill>
                    <a:blip r:embed="rId96"/>
                    <a:stretch>
                      <a:fillRect/>
                    </a:stretch>
                  </pic:blipFill>
                  <pic:spPr>
                    <a:xfrm>
                      <a:off x="0" y="0"/>
                      <a:ext cx="5274310" cy="2767330"/>
                    </a:xfrm>
                    <a:prstGeom prst="rect">
                      <a:avLst/>
                    </a:prstGeom>
                    <a:ln>
                      <a:solidFill>
                        <a:schemeClr val="bg1">
                          <a:lumMod val="50000"/>
                        </a:schemeClr>
                      </a:solidFill>
                    </a:ln>
                  </pic:spPr>
                </pic:pic>
              </a:graphicData>
            </a:graphic>
          </wp:inline>
        </w:drawing>
      </w:r>
    </w:p>
    <w:p w14:paraId="1A39185A">
      <w:pPr>
        <w:pStyle w:val="21"/>
        <w:numPr>
          <w:ilvl w:val="7"/>
          <w:numId w:val="0"/>
        </w:numPr>
        <w:rPr>
          <w:rFonts w:hint="default"/>
        </w:rPr>
      </w:pPr>
      <w:r>
        <w:rPr>
          <w:rFonts w:ascii="宋体" w:hAnsi="宋体" w:cs="宋体"/>
        </w:rPr>
        <w:t xml:space="preserve">图6.21  </w:t>
      </w:r>
      <w:r>
        <w:t>综合R值亮灯分析年度看板示意图</w:t>
      </w:r>
    </w:p>
    <w:tbl>
      <w:tblPr>
        <w:tblStyle w:val="1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175D2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1B67FC41">
            <w:pPr>
              <w:pStyle w:val="30"/>
            </w:pPr>
            <w:r>
              <w:rPr>
                <w:rFonts w:hint="eastAsia"/>
              </w:rPr>
              <w:t>编号</w:t>
            </w:r>
          </w:p>
        </w:tc>
        <w:tc>
          <w:tcPr>
            <w:tcW w:w="3720" w:type="pct"/>
            <w:vAlign w:val="center"/>
          </w:tcPr>
          <w:p w14:paraId="7F450EFE">
            <w:pPr>
              <w:pStyle w:val="30"/>
            </w:pPr>
            <w:r>
              <w:t>FXYJ_2_3_3</w:t>
            </w:r>
          </w:p>
        </w:tc>
      </w:tr>
      <w:tr w14:paraId="3E4AA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6CBF1AE0">
            <w:pPr>
              <w:pStyle w:val="30"/>
            </w:pPr>
            <w:r>
              <w:rPr>
                <w:rFonts w:hint="eastAsia"/>
              </w:rPr>
              <w:t>角色</w:t>
            </w:r>
          </w:p>
        </w:tc>
        <w:tc>
          <w:tcPr>
            <w:tcW w:w="3720" w:type="pct"/>
            <w:vAlign w:val="center"/>
          </w:tcPr>
          <w:p w14:paraId="7A76E561">
            <w:pPr>
              <w:pStyle w:val="30"/>
            </w:pPr>
            <w:r>
              <w:rPr>
                <w:rFonts w:hint="eastAsia"/>
              </w:rPr>
              <w:t>国资委用户、企业用户、系统管理员</w:t>
            </w:r>
          </w:p>
        </w:tc>
      </w:tr>
      <w:tr w14:paraId="1982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517DEE37">
            <w:pPr>
              <w:pStyle w:val="30"/>
            </w:pPr>
            <w:r>
              <w:rPr>
                <w:rFonts w:hint="eastAsia"/>
              </w:rPr>
              <w:t>前置条件</w:t>
            </w:r>
          </w:p>
        </w:tc>
        <w:tc>
          <w:tcPr>
            <w:tcW w:w="3720" w:type="pct"/>
            <w:vAlign w:val="center"/>
          </w:tcPr>
          <w:p w14:paraId="67288BA5">
            <w:pPr>
              <w:pStyle w:val="30"/>
            </w:pPr>
            <w:r>
              <w:rPr>
                <w:rFonts w:hint="eastAsia"/>
              </w:rPr>
              <w:t>登入全面风险预警管理子系统，点击实体企业</w:t>
            </w:r>
          </w:p>
        </w:tc>
      </w:tr>
      <w:tr w14:paraId="3C872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3113F1EE">
            <w:pPr>
              <w:pStyle w:val="30"/>
            </w:pPr>
            <w:r>
              <w:rPr>
                <w:rFonts w:hint="eastAsia"/>
              </w:rPr>
              <w:t>后置条件</w:t>
            </w:r>
          </w:p>
        </w:tc>
        <w:tc>
          <w:tcPr>
            <w:tcW w:w="3720" w:type="pct"/>
            <w:vAlign w:val="center"/>
          </w:tcPr>
          <w:p w14:paraId="6534FAD2">
            <w:pPr>
              <w:pStyle w:val="30"/>
            </w:pPr>
            <w:r>
              <w:rPr>
                <w:rFonts w:hint="eastAsia"/>
              </w:rPr>
              <w:t>无</w:t>
            </w:r>
          </w:p>
        </w:tc>
      </w:tr>
      <w:tr w14:paraId="5E410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2933E422">
            <w:pPr>
              <w:pStyle w:val="30"/>
            </w:pPr>
            <w:r>
              <w:rPr>
                <w:rFonts w:hint="eastAsia"/>
              </w:rPr>
              <w:t>输入</w:t>
            </w:r>
          </w:p>
        </w:tc>
        <w:tc>
          <w:tcPr>
            <w:tcW w:w="3720" w:type="pct"/>
            <w:vAlign w:val="center"/>
          </w:tcPr>
          <w:p w14:paraId="46C3BD46">
            <w:pPr>
              <w:pStyle w:val="30"/>
            </w:pPr>
            <w:r>
              <w:rPr>
                <w:rFonts w:hint="eastAsia"/>
              </w:rPr>
              <w:t>选择企业、选择年份，并选择“综合</w:t>
            </w:r>
            <w:r>
              <w:t>R</w:t>
            </w:r>
            <w:r>
              <w:rPr>
                <w:rFonts w:hint="eastAsia"/>
              </w:rPr>
              <w:t>值亮灯分析”按钮</w:t>
            </w:r>
          </w:p>
        </w:tc>
      </w:tr>
      <w:tr w14:paraId="0CC2B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7FB11D5B">
            <w:pPr>
              <w:pStyle w:val="30"/>
            </w:pPr>
            <w:r>
              <w:rPr>
                <w:rFonts w:hint="eastAsia"/>
              </w:rPr>
              <w:t>输出</w:t>
            </w:r>
          </w:p>
        </w:tc>
        <w:tc>
          <w:tcPr>
            <w:tcW w:w="3720" w:type="pct"/>
            <w:vAlign w:val="center"/>
          </w:tcPr>
          <w:p w14:paraId="48C01A6E">
            <w:pPr>
              <w:pStyle w:val="30"/>
            </w:pPr>
            <w:r>
              <w:rPr>
                <w:rFonts w:hint="eastAsia"/>
              </w:rPr>
              <w:t>所选企业在选年度的</w:t>
            </w:r>
            <w:r>
              <w:t>R</w:t>
            </w:r>
            <w:r>
              <w:rPr>
                <w:rFonts w:hint="eastAsia"/>
              </w:rPr>
              <w:t>值分析图</w:t>
            </w:r>
          </w:p>
        </w:tc>
      </w:tr>
      <w:tr w14:paraId="22AB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24EE3260">
            <w:pPr>
              <w:pStyle w:val="30"/>
            </w:pPr>
            <w:r>
              <w:rPr>
                <w:rFonts w:hint="eastAsia"/>
              </w:rPr>
              <w:t>正常流</w:t>
            </w:r>
          </w:p>
        </w:tc>
        <w:tc>
          <w:tcPr>
            <w:tcW w:w="3720" w:type="pct"/>
            <w:vAlign w:val="center"/>
          </w:tcPr>
          <w:p w14:paraId="610F4A8A">
            <w:pPr>
              <w:pStyle w:val="30"/>
            </w:pPr>
            <w:r>
              <w:rPr>
                <w:rFonts w:hint="eastAsia"/>
              </w:rPr>
              <w:t>可对所选企业综合</w:t>
            </w:r>
            <w:r>
              <w:t>R</w:t>
            </w:r>
            <w:r>
              <w:rPr>
                <w:rFonts w:hint="eastAsia"/>
              </w:rPr>
              <w:t>值分析进行查看</w:t>
            </w:r>
          </w:p>
        </w:tc>
      </w:tr>
      <w:tr w14:paraId="2E5E7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27DEC6AB">
            <w:pPr>
              <w:pStyle w:val="30"/>
            </w:pPr>
            <w:r>
              <w:rPr>
                <w:rFonts w:hint="eastAsia"/>
              </w:rPr>
              <w:t>异常流</w:t>
            </w:r>
          </w:p>
        </w:tc>
        <w:tc>
          <w:tcPr>
            <w:tcW w:w="3720" w:type="pct"/>
            <w:vAlign w:val="center"/>
          </w:tcPr>
          <w:p w14:paraId="287868F0">
            <w:pPr>
              <w:pStyle w:val="30"/>
            </w:pPr>
            <w:r>
              <w:rPr>
                <w:rFonts w:hint="eastAsia"/>
              </w:rPr>
              <w:t>数据加载失败</w:t>
            </w:r>
          </w:p>
        </w:tc>
      </w:tr>
      <w:tr w14:paraId="7C601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793C2B99">
            <w:pPr>
              <w:pStyle w:val="30"/>
            </w:pPr>
            <w:r>
              <w:rPr>
                <w:rFonts w:hint="eastAsia"/>
              </w:rPr>
              <w:t>特殊需求</w:t>
            </w:r>
          </w:p>
        </w:tc>
        <w:tc>
          <w:tcPr>
            <w:tcW w:w="3720" w:type="pct"/>
            <w:vAlign w:val="center"/>
          </w:tcPr>
          <w:p w14:paraId="1461860B">
            <w:pPr>
              <w:pStyle w:val="30"/>
            </w:pPr>
            <w:r>
              <w:rPr>
                <w:rFonts w:hint="eastAsia"/>
              </w:rPr>
              <w:t>无</w:t>
            </w:r>
          </w:p>
        </w:tc>
      </w:tr>
    </w:tbl>
    <w:p w14:paraId="0D952168">
      <w:pPr>
        <w:pStyle w:val="7"/>
        <w:numPr>
          <w:ilvl w:val="5"/>
          <w:numId w:val="0"/>
        </w:numPr>
      </w:pPr>
      <w:r>
        <w:rPr>
          <w:rFonts w:hint="eastAsia" w:ascii="Times New Roman" w:hAnsi="Times New Roman" w:cs="宋体"/>
        </w:rPr>
        <w:t xml:space="preserve">6.1.6.2.3.4  </w:t>
      </w:r>
      <w:r>
        <w:rPr>
          <w:rFonts w:hint="eastAsia"/>
        </w:rPr>
        <w:t>企业总览——风险评级看板——按风险地图查看月度看板</w:t>
      </w:r>
    </w:p>
    <w:p w14:paraId="2D2F3B2B">
      <w:pPr>
        <w:ind w:firstLine="480"/>
      </w:pPr>
      <w:r>
        <w:rPr>
          <w:rFonts w:hint="eastAsia"/>
        </w:rPr>
        <w:t>集团总览看板包括集团资金风险综合R值年度看板、集团资金风险综合R值月度看板、集团发展风险综合R值年度看板、集团发展风险综合R值月度看板、集团企业风险敞口年度看板、集团企业风险敞口月度看板、集团领域风险敞口年度看板、集团领域风险敞口月度看板、集团重大风险清单年度看板、集团重大风险清单月度看板、集团全面风险地图年度看板、集团全面风险地图月度看板、集团体检报告。根据国资委调整综合R值，统一为集团总览看板，不分资金和发展。企业总览拆分成集团和企业（单户）两部分。</w:t>
      </w:r>
    </w:p>
    <w:p w14:paraId="07FDB6CB">
      <w:pPr>
        <w:ind w:firstLine="480"/>
      </w:pPr>
      <w:r>
        <w:rPr>
          <w:rFonts w:hint="eastAsia"/>
        </w:rPr>
        <w:t>此次建设新增企业总览——风险评级看板——综合R值亮灯分析年度看板，对国资委监管单户企业风险情况进行梳理、运算、整合，并以月度为单位制作企业总览——按风险地图查看月度看板，来展现各重点子企业风险在各个风险领域、各个风险类别的分布情况，看板数据来源主要为国资委财务快报系统。</w:t>
      </w:r>
    </w:p>
    <w:p w14:paraId="2B5A38E1">
      <w:pPr>
        <w:ind w:firstLine="480"/>
      </w:pPr>
      <w:r>
        <w:rPr>
          <w:rFonts w:hint="eastAsia"/>
        </w:rPr>
        <w:t>该看板主要将展现当前所选子企业在所选月度的风险分布情况。子系统将按照风险类别的不同，将企业风险情况划分至资金风险、主业风险、舆情风险、外部风险等4个风险领域，并细分至债务违约风险、现金流风险、融资担保风险、经营效率风险、资金占用风险、业务发展风险、盈利能力风险、创新投入不足、舆情风险、国别风险、汇率风险、利率风险等12个风险类别。用户可在“按风险地图查看”的页面中对上述风险领域、风险类别的亮灯情况进行查阅。</w:t>
      </w:r>
    </w:p>
    <w:p w14:paraId="3F44CCE1">
      <w:pPr>
        <w:pStyle w:val="25"/>
      </w:pPr>
      <w:r>
        <w:drawing>
          <wp:inline distT="0" distB="0" distL="0" distR="0">
            <wp:extent cx="5274310" cy="2760345"/>
            <wp:effectExtent l="9525" t="9525" r="12065" b="11430"/>
            <wp:docPr id="1488845885" name="图片 1488845885"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45885" name="图片 1488845885" descr="图形用户界面&#10;&#10;描述已自动生成"/>
                    <pic:cNvPicPr>
                      <a:picLocks noChangeAspect="1"/>
                    </pic:cNvPicPr>
                  </pic:nvPicPr>
                  <pic:blipFill>
                    <a:blip r:embed="rId97"/>
                    <a:stretch>
                      <a:fillRect/>
                    </a:stretch>
                  </pic:blipFill>
                  <pic:spPr>
                    <a:xfrm>
                      <a:off x="0" y="0"/>
                      <a:ext cx="5274310" cy="2760345"/>
                    </a:xfrm>
                    <a:prstGeom prst="rect">
                      <a:avLst/>
                    </a:prstGeom>
                    <a:ln>
                      <a:solidFill>
                        <a:schemeClr val="bg1">
                          <a:lumMod val="50000"/>
                        </a:schemeClr>
                      </a:solidFill>
                    </a:ln>
                  </pic:spPr>
                </pic:pic>
              </a:graphicData>
            </a:graphic>
          </wp:inline>
        </w:drawing>
      </w:r>
    </w:p>
    <w:p w14:paraId="4D74B5F8">
      <w:pPr>
        <w:pStyle w:val="21"/>
        <w:numPr>
          <w:ilvl w:val="7"/>
          <w:numId w:val="0"/>
        </w:numPr>
        <w:rPr>
          <w:rFonts w:hint="default"/>
        </w:rPr>
      </w:pPr>
      <w:r>
        <w:rPr>
          <w:rFonts w:ascii="宋体" w:hAnsi="宋体" w:cs="宋体"/>
        </w:rPr>
        <w:t xml:space="preserve">图6.22  </w:t>
      </w:r>
      <w:r>
        <w:t>按风险地图查看月度看板示意图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736F563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175C9F5">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6ED16DD4">
            <w:pPr>
              <w:pStyle w:val="30"/>
            </w:pPr>
            <w:r>
              <w:t>FXYJ_2_3_4</w:t>
            </w:r>
          </w:p>
        </w:tc>
      </w:tr>
      <w:tr w14:paraId="003B2CD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14AC9DB">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7D2E9C9D">
            <w:pPr>
              <w:pStyle w:val="30"/>
            </w:pPr>
            <w:r>
              <w:rPr>
                <w:rFonts w:hint="eastAsia"/>
              </w:rPr>
              <w:t>国资委用户、企业用户、系统管理员</w:t>
            </w:r>
          </w:p>
        </w:tc>
      </w:tr>
      <w:tr w14:paraId="72DA24B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93527F9">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074B67CF">
            <w:pPr>
              <w:pStyle w:val="30"/>
            </w:pPr>
            <w:r>
              <w:rPr>
                <w:rFonts w:hint="eastAsia"/>
              </w:rPr>
              <w:t>登入全面风险预警管理子系统，点击实体企业</w:t>
            </w:r>
          </w:p>
        </w:tc>
      </w:tr>
      <w:tr w14:paraId="321278D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5BFB3B6">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165E132E">
            <w:pPr>
              <w:pStyle w:val="30"/>
            </w:pPr>
            <w:r>
              <w:rPr>
                <w:rFonts w:hint="eastAsia"/>
              </w:rPr>
              <w:t>无</w:t>
            </w:r>
          </w:p>
        </w:tc>
      </w:tr>
      <w:tr w14:paraId="4020964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9B1D11B">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05AFB0DC">
            <w:pPr>
              <w:pStyle w:val="30"/>
            </w:pPr>
            <w:r>
              <w:rPr>
                <w:rFonts w:hint="eastAsia"/>
              </w:rPr>
              <w:t>选择企业、选择月份，并选择“按风险地图查看”按钮</w:t>
            </w:r>
          </w:p>
        </w:tc>
      </w:tr>
      <w:tr w14:paraId="0D04A6C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D32F285">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668EBD65">
            <w:pPr>
              <w:pStyle w:val="30"/>
            </w:pPr>
            <w:r>
              <w:rPr>
                <w:rFonts w:hint="eastAsia"/>
              </w:rPr>
              <w:t>所选企业在选月度中风险分布情况</w:t>
            </w:r>
          </w:p>
        </w:tc>
      </w:tr>
      <w:tr w14:paraId="3FC00AB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68001E2">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77D4F4CB">
            <w:pPr>
              <w:pStyle w:val="30"/>
            </w:pPr>
            <w:r>
              <w:rPr>
                <w:rFonts w:hint="eastAsia"/>
              </w:rPr>
              <w:t>可对所选企业风险分布亮灯情况进行查看</w:t>
            </w:r>
          </w:p>
        </w:tc>
      </w:tr>
      <w:tr w14:paraId="3214DF0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5677814">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2D766531">
            <w:pPr>
              <w:pStyle w:val="30"/>
            </w:pPr>
            <w:r>
              <w:rPr>
                <w:rFonts w:hint="eastAsia"/>
              </w:rPr>
              <w:t>数据加载失败</w:t>
            </w:r>
          </w:p>
        </w:tc>
      </w:tr>
      <w:tr w14:paraId="0082BF1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5BD8575">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32B5B8E4">
            <w:pPr>
              <w:pStyle w:val="30"/>
            </w:pPr>
            <w:r>
              <w:rPr>
                <w:rFonts w:hint="eastAsia"/>
              </w:rPr>
              <w:t>无</w:t>
            </w:r>
          </w:p>
        </w:tc>
      </w:tr>
    </w:tbl>
    <w:p w14:paraId="32E8F0E1">
      <w:pPr>
        <w:pStyle w:val="7"/>
        <w:numPr>
          <w:ilvl w:val="5"/>
          <w:numId w:val="0"/>
        </w:numPr>
      </w:pPr>
      <w:r>
        <w:rPr>
          <w:rFonts w:hint="eastAsia" w:ascii="Times New Roman" w:hAnsi="Times New Roman" w:cs="宋体"/>
        </w:rPr>
        <w:t xml:space="preserve">6.1.6.2.3.5  </w:t>
      </w:r>
      <w:r>
        <w:rPr>
          <w:rFonts w:hint="eastAsia"/>
        </w:rPr>
        <w:t>企业总览——风险评级看板——按亮灯结果查看月度看板</w:t>
      </w:r>
    </w:p>
    <w:p w14:paraId="2D6DAB54">
      <w:pPr>
        <w:ind w:firstLine="480"/>
      </w:pPr>
      <w:r>
        <w:rPr>
          <w:rFonts w:hint="eastAsia"/>
        </w:rPr>
        <w:t>集团总览看板包括集团资金风险综合R值年度看板、集团资金风险综合R值月度看板、集团发展风险综合R值年度看板、集团发展风险综合R值月度看板、集团企业风险敞口年度看板、集团企业风险敞口月度看板、集团领域风险敞口年度看板、集团领域风险敞口月度看板、集团重大风险清单年度看板、集团重大风险清单月度看板、集团全面风险地图年度看板、集团全面风险地图月度看板、集团体检报告。根据国资委调整综合R值，统一为集团总览看板，不分资金和发展。企业总览拆分成集团和企业（单户）两部分。</w:t>
      </w:r>
    </w:p>
    <w:p w14:paraId="63526E59">
      <w:pPr>
        <w:ind w:firstLine="480"/>
      </w:pPr>
      <w:r>
        <w:rPr>
          <w:rFonts w:hint="eastAsia"/>
        </w:rPr>
        <w:t>此次建设新增企业总览——风险评级看板——按亮灯结果查看月度看板，对国资委监管单户企业风险情况进行梳理、运算、整合，并以月度为单位制作企业总览——按亮灯结果查看月度看板，来展现各重点子企业组成综合R值的各项基础指标的数值及亮灯结果，看板数据来源主要为国资委财务快报系统。</w:t>
      </w:r>
    </w:p>
    <w:p w14:paraId="6C6030B2">
      <w:pPr>
        <w:ind w:firstLine="480"/>
      </w:pPr>
      <w:r>
        <w:rPr>
          <w:rFonts w:hint="eastAsia"/>
        </w:rPr>
        <w:t>该看板主要将展现当前所选子企业在所选月度组成综合R值各项指标的数值与亮灯情况，包括资产负债率、利息保障倍数、现金到期债务比、担保净资产比、营业收入三年增长率、存货周转率、应收账款周转率、毛利率、净资产收益率、总资产报酬率、营业现金比率、国际制裁名单、舆情命中风险等内容。用户可在“按亮灯结果查看”页面的表格中对上述内容进行查阅。</w:t>
      </w:r>
    </w:p>
    <w:p w14:paraId="41391573">
      <w:pPr>
        <w:pStyle w:val="25"/>
      </w:pPr>
      <w:r>
        <w:drawing>
          <wp:inline distT="0" distB="0" distL="0" distR="0">
            <wp:extent cx="5274310" cy="2756535"/>
            <wp:effectExtent l="9525" t="9525" r="12065" b="15240"/>
            <wp:docPr id="1854282463" name="图片 185428246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82463" name="图片 1854282463" descr="图形用户界面, 应用程序&#10;&#10;描述已自动生成"/>
                    <pic:cNvPicPr>
                      <a:picLocks noChangeAspect="1"/>
                    </pic:cNvPicPr>
                  </pic:nvPicPr>
                  <pic:blipFill>
                    <a:blip r:embed="rId98"/>
                    <a:stretch>
                      <a:fillRect/>
                    </a:stretch>
                  </pic:blipFill>
                  <pic:spPr>
                    <a:xfrm>
                      <a:off x="0" y="0"/>
                      <a:ext cx="5274310" cy="2756535"/>
                    </a:xfrm>
                    <a:prstGeom prst="rect">
                      <a:avLst/>
                    </a:prstGeom>
                    <a:ln>
                      <a:solidFill>
                        <a:schemeClr val="bg1">
                          <a:lumMod val="50000"/>
                        </a:schemeClr>
                      </a:solidFill>
                    </a:ln>
                  </pic:spPr>
                </pic:pic>
              </a:graphicData>
            </a:graphic>
          </wp:inline>
        </w:drawing>
      </w:r>
    </w:p>
    <w:p w14:paraId="45F8AF20">
      <w:pPr>
        <w:pStyle w:val="21"/>
        <w:numPr>
          <w:ilvl w:val="7"/>
          <w:numId w:val="0"/>
        </w:numPr>
        <w:rPr>
          <w:rFonts w:hint="default"/>
        </w:rPr>
      </w:pPr>
      <w:r>
        <w:rPr>
          <w:rFonts w:ascii="宋体" w:hAnsi="宋体" w:cs="宋体"/>
        </w:rPr>
        <w:t xml:space="preserve">图6.23  </w:t>
      </w:r>
      <w:r>
        <w:t>按亮灯结果查看月度看板示意图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251EE87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0632A00">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274F37DD">
            <w:pPr>
              <w:pStyle w:val="30"/>
            </w:pPr>
            <w:r>
              <w:t>FXYJ_2_3_5</w:t>
            </w:r>
          </w:p>
        </w:tc>
      </w:tr>
      <w:tr w14:paraId="4CC47E6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DC9B6AA">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2E715487">
            <w:pPr>
              <w:pStyle w:val="30"/>
            </w:pPr>
            <w:r>
              <w:rPr>
                <w:rFonts w:hint="eastAsia"/>
              </w:rPr>
              <w:t>国资委用户、企业用户、系统管理员</w:t>
            </w:r>
          </w:p>
        </w:tc>
      </w:tr>
      <w:tr w14:paraId="7B80306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933356D">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2C956CEB">
            <w:pPr>
              <w:pStyle w:val="30"/>
            </w:pPr>
            <w:r>
              <w:rPr>
                <w:rFonts w:hint="eastAsia"/>
              </w:rPr>
              <w:t>登入全面风险预警管理子系统，点击实体企业</w:t>
            </w:r>
          </w:p>
        </w:tc>
      </w:tr>
      <w:tr w14:paraId="35105F9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FCF13F2">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463D3468">
            <w:pPr>
              <w:pStyle w:val="30"/>
            </w:pPr>
            <w:r>
              <w:rPr>
                <w:rFonts w:hint="eastAsia"/>
              </w:rPr>
              <w:t>无</w:t>
            </w:r>
          </w:p>
        </w:tc>
      </w:tr>
      <w:tr w14:paraId="1092362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030B7BE">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7805C637">
            <w:pPr>
              <w:pStyle w:val="30"/>
            </w:pPr>
            <w:r>
              <w:rPr>
                <w:rFonts w:hint="eastAsia"/>
              </w:rPr>
              <w:t>选择企业、选择月份，并选择“按亮灯结果查看”按钮</w:t>
            </w:r>
          </w:p>
        </w:tc>
      </w:tr>
      <w:tr w14:paraId="30EF7B7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434278B">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6FDDF43B">
            <w:pPr>
              <w:pStyle w:val="30"/>
            </w:pPr>
            <w:r>
              <w:rPr>
                <w:rFonts w:hint="eastAsia"/>
              </w:rPr>
              <w:t>所选企业在选月度中组成综合</w:t>
            </w:r>
            <w:r>
              <w:t>R</w:t>
            </w:r>
            <w:r>
              <w:rPr>
                <w:rFonts w:hint="eastAsia"/>
              </w:rPr>
              <w:t>值各项指标的数值与亮灯情况</w:t>
            </w:r>
          </w:p>
        </w:tc>
      </w:tr>
      <w:tr w14:paraId="5678C74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E612E38">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213702F2">
            <w:pPr>
              <w:pStyle w:val="30"/>
            </w:pPr>
            <w:r>
              <w:rPr>
                <w:rFonts w:hint="eastAsia"/>
              </w:rPr>
              <w:t>可对所选企业组成综合</w:t>
            </w:r>
            <w:r>
              <w:t>R</w:t>
            </w:r>
            <w:r>
              <w:rPr>
                <w:rFonts w:hint="eastAsia"/>
              </w:rPr>
              <w:t>值各项指标的数值与亮灯情况进行查看及排序</w:t>
            </w:r>
          </w:p>
        </w:tc>
      </w:tr>
      <w:tr w14:paraId="79964DD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281753C">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6B7B7076">
            <w:pPr>
              <w:pStyle w:val="30"/>
            </w:pPr>
            <w:r>
              <w:rPr>
                <w:rFonts w:hint="eastAsia"/>
              </w:rPr>
              <w:t>数据加载失败</w:t>
            </w:r>
          </w:p>
        </w:tc>
      </w:tr>
      <w:tr w14:paraId="5BF2621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634E509">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0643391B">
            <w:pPr>
              <w:pStyle w:val="30"/>
            </w:pPr>
            <w:r>
              <w:rPr>
                <w:rFonts w:hint="eastAsia"/>
              </w:rPr>
              <w:t>无</w:t>
            </w:r>
          </w:p>
        </w:tc>
      </w:tr>
    </w:tbl>
    <w:p w14:paraId="7CA9659D">
      <w:pPr>
        <w:pStyle w:val="7"/>
        <w:numPr>
          <w:ilvl w:val="5"/>
          <w:numId w:val="0"/>
        </w:numPr>
      </w:pPr>
      <w:r>
        <w:rPr>
          <w:rFonts w:hint="eastAsia" w:ascii="Times New Roman" w:hAnsi="Times New Roman" w:cs="宋体"/>
        </w:rPr>
        <w:t xml:space="preserve">6.1.6.2.3.6  </w:t>
      </w:r>
      <w:r>
        <w:rPr>
          <w:rFonts w:hint="eastAsia"/>
        </w:rPr>
        <w:t>企业总览——风险评级看板——综合R值亮灯分析月度看板</w:t>
      </w:r>
    </w:p>
    <w:p w14:paraId="09AC3BC3">
      <w:pPr>
        <w:ind w:firstLine="480"/>
      </w:pPr>
      <w:r>
        <w:rPr>
          <w:rFonts w:hint="eastAsia"/>
        </w:rPr>
        <w:t>集团总览看板包括集团资金风险综合R值年度看板、集团资金风险综合R值月度看板、集团发展风险综合R值年度看板、集团发展风险综合R值月度看板、集团企业风险敞口年度看板、集团企业风险敞口月度看板、集团领域风险敞口年度看板、集团领域风险敞口月度看板、集团重大风险清单年度看板、集团重大风险清单月度看板、集团全面风险地图年度看板、集团全面风险地图月度看板、集团体检报告。根据国资委调整综合R值，统一为集团总览看板，不分资金和发展。企业总览拆分成集团和企业（单户）两部分。</w:t>
      </w:r>
    </w:p>
    <w:p w14:paraId="2F7D67E8">
      <w:pPr>
        <w:ind w:firstLine="480"/>
      </w:pPr>
      <w:r>
        <w:rPr>
          <w:rFonts w:hint="eastAsia"/>
        </w:rPr>
        <w:t>此次建设新增企业总览——风险评级看板——综合R值亮灯分析月度看板，对国资委监管单户企业风险情况进行梳理、运算、整合，并以月度为单位制作企业总览——综合R值亮灯分析月度看板，通过树状图的形式对所选重点子企业风险指标进行展示，看板数据来源主要为国资委财务快报系统。</w:t>
      </w:r>
    </w:p>
    <w:p w14:paraId="7907EE5E">
      <w:pPr>
        <w:ind w:firstLine="480"/>
      </w:pPr>
      <w:r>
        <w:rPr>
          <w:rFonts w:hint="eastAsia"/>
        </w:rPr>
        <w:t>该看板主要将以树状图的形式展现所选企业在所选月度组成综合R值各项指标的数值、亮灯、以及各指标所赋予的权重情况。其中，生存风险主要由资产负债率、现金到期债务比、营业现金比率、有息负债率、利息保障倍数等5个指标加权构成；发展风险主要由毛利率、净资产收益率、总资产报酬率、主业利润占总利润的比重、存货周转率、应收账款周转率、营业收入三年增长率等7个指标加权构成。用户可在“综合R值亮灯分析”页面中对上述内容进行查阅。同时，用户还可在该分析界面查看所选企业高风险领域与风险指标、急剧恶化的风险指标等内容。</w:t>
      </w:r>
    </w:p>
    <w:p w14:paraId="40508A1A">
      <w:pPr>
        <w:pStyle w:val="25"/>
      </w:pPr>
      <w:r>
        <w:drawing>
          <wp:inline distT="0" distB="0" distL="0" distR="0">
            <wp:extent cx="4824095" cy="2522855"/>
            <wp:effectExtent l="9525" t="9525" r="14605" b="10795"/>
            <wp:docPr id="1473962803" name="图片 147396280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62803" name="图片 1473962803" descr="图片包含 图形用户界面&#10;&#10;描述已自动生成"/>
                    <pic:cNvPicPr>
                      <a:picLocks noChangeAspect="1"/>
                    </pic:cNvPicPr>
                  </pic:nvPicPr>
                  <pic:blipFill>
                    <a:blip r:embed="rId99"/>
                    <a:stretch>
                      <a:fillRect/>
                    </a:stretch>
                  </pic:blipFill>
                  <pic:spPr>
                    <a:xfrm>
                      <a:off x="0" y="0"/>
                      <a:ext cx="4825371" cy="2523647"/>
                    </a:xfrm>
                    <a:prstGeom prst="rect">
                      <a:avLst/>
                    </a:prstGeom>
                    <a:ln>
                      <a:solidFill>
                        <a:schemeClr val="bg1">
                          <a:lumMod val="50000"/>
                        </a:schemeClr>
                      </a:solidFill>
                    </a:ln>
                  </pic:spPr>
                </pic:pic>
              </a:graphicData>
            </a:graphic>
          </wp:inline>
        </w:drawing>
      </w:r>
    </w:p>
    <w:p w14:paraId="6CCEEE52">
      <w:pPr>
        <w:pStyle w:val="21"/>
        <w:numPr>
          <w:ilvl w:val="7"/>
          <w:numId w:val="0"/>
        </w:numPr>
        <w:rPr>
          <w:rFonts w:hint="default"/>
        </w:rPr>
      </w:pPr>
      <w:r>
        <w:rPr>
          <w:rFonts w:ascii="宋体" w:hAnsi="宋体" w:cs="宋体"/>
        </w:rPr>
        <w:t xml:space="preserve">图6.24  </w:t>
      </w:r>
      <w:r>
        <w:t>综合R值亮灯分析月度看板示意图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6F422D4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999A8B0">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76E94D2A">
            <w:pPr>
              <w:pStyle w:val="30"/>
            </w:pPr>
            <w:r>
              <w:t>FXYJ_2_3_6</w:t>
            </w:r>
          </w:p>
        </w:tc>
      </w:tr>
      <w:tr w14:paraId="1EA9A6E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8D0FCA6">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64795B1F">
            <w:pPr>
              <w:pStyle w:val="30"/>
            </w:pPr>
            <w:r>
              <w:rPr>
                <w:rFonts w:hint="eastAsia"/>
              </w:rPr>
              <w:t>国资委用户、企业用户、系统管理员</w:t>
            </w:r>
          </w:p>
        </w:tc>
      </w:tr>
      <w:tr w14:paraId="019B053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D74C24F">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334F3B19">
            <w:pPr>
              <w:pStyle w:val="30"/>
            </w:pPr>
            <w:r>
              <w:rPr>
                <w:rFonts w:hint="eastAsia"/>
              </w:rPr>
              <w:t>登入全面风险预警管理子系统，点击实体企业</w:t>
            </w:r>
          </w:p>
        </w:tc>
      </w:tr>
      <w:tr w14:paraId="1D2D876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3243F10">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10941D1C">
            <w:pPr>
              <w:pStyle w:val="30"/>
            </w:pPr>
            <w:r>
              <w:rPr>
                <w:rFonts w:hint="eastAsia"/>
              </w:rPr>
              <w:t>无</w:t>
            </w:r>
          </w:p>
        </w:tc>
      </w:tr>
      <w:tr w14:paraId="63599FE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6B0AD3B">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72F2B012">
            <w:pPr>
              <w:pStyle w:val="30"/>
            </w:pPr>
            <w:r>
              <w:rPr>
                <w:rFonts w:hint="eastAsia"/>
              </w:rPr>
              <w:t>选择企业、选择月份，并选择“综合</w:t>
            </w:r>
            <w:r>
              <w:t>R</w:t>
            </w:r>
            <w:r>
              <w:rPr>
                <w:rFonts w:hint="eastAsia"/>
              </w:rPr>
              <w:t>值亮灯分析”按钮</w:t>
            </w:r>
          </w:p>
        </w:tc>
      </w:tr>
      <w:tr w14:paraId="499E5B7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057E9B0">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47ACC214">
            <w:pPr>
              <w:pStyle w:val="30"/>
            </w:pPr>
            <w:r>
              <w:rPr>
                <w:rFonts w:hint="eastAsia"/>
              </w:rPr>
              <w:t>所选企业在选月度的</w:t>
            </w:r>
            <w:r>
              <w:t>R</w:t>
            </w:r>
            <w:r>
              <w:rPr>
                <w:rFonts w:hint="eastAsia"/>
              </w:rPr>
              <w:t>值分析图</w:t>
            </w:r>
          </w:p>
        </w:tc>
      </w:tr>
      <w:tr w14:paraId="60A574D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B290461">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4F99F6FF">
            <w:pPr>
              <w:pStyle w:val="30"/>
            </w:pPr>
            <w:r>
              <w:rPr>
                <w:rFonts w:hint="eastAsia"/>
              </w:rPr>
              <w:t>可对所选企业综合</w:t>
            </w:r>
            <w:r>
              <w:t>R</w:t>
            </w:r>
            <w:r>
              <w:rPr>
                <w:rFonts w:hint="eastAsia"/>
              </w:rPr>
              <w:t>值分析进行查看</w:t>
            </w:r>
          </w:p>
        </w:tc>
      </w:tr>
      <w:tr w14:paraId="569C553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6806500">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46AF855F">
            <w:pPr>
              <w:pStyle w:val="30"/>
            </w:pPr>
            <w:r>
              <w:rPr>
                <w:rFonts w:hint="eastAsia"/>
              </w:rPr>
              <w:t>数据加载失败</w:t>
            </w:r>
          </w:p>
        </w:tc>
      </w:tr>
      <w:tr w14:paraId="0103BF4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67E18AA">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6E850AFF">
            <w:pPr>
              <w:pStyle w:val="30"/>
            </w:pPr>
            <w:r>
              <w:rPr>
                <w:rFonts w:hint="eastAsia"/>
              </w:rPr>
              <w:t>无</w:t>
            </w:r>
          </w:p>
        </w:tc>
      </w:tr>
    </w:tbl>
    <w:p w14:paraId="07CE4E08">
      <w:pPr>
        <w:pStyle w:val="6"/>
        <w:numPr>
          <w:ilvl w:val="4"/>
          <w:numId w:val="0"/>
        </w:numPr>
      </w:pPr>
      <w:r>
        <w:rPr>
          <w:rFonts w:hint="eastAsia" w:eastAsia="宋体" w:cs="宋体"/>
        </w:rPr>
        <w:t xml:space="preserve">6.1.6.2.4  </w:t>
      </w:r>
      <w:r>
        <w:rPr>
          <w:rFonts w:hint="eastAsia"/>
        </w:rPr>
        <w:t>资金、主业、投资、基金、治理、法律、舆情、外部等8大风险领域模板</w:t>
      </w:r>
    </w:p>
    <w:p w14:paraId="10943BB6">
      <w:pPr>
        <w:ind w:firstLine="480"/>
      </w:pPr>
      <w:r>
        <w:rPr>
          <w:rFonts w:hint="eastAsia"/>
        </w:rPr>
        <w:t>以年度或月度为单位，对实体企业资金领域、主业领域、投资领域、公司治理领域、外部领域、以及舆情领域等共计6个风险领域的预警内容进行完善。完善内容包括资金领域亮灯数量年度看板、资金领域亮灯数量月度看板、主业领域亮灯数量年度看板、主业领域亮灯数量月度看板、投资领域亮灯数量年度看板、治理领域亮灯数量年度看板、外部领域亮灯数量年度看板、基金领域亮灯数量年度看板等。</w:t>
      </w:r>
    </w:p>
    <w:p w14:paraId="21C379F1">
      <w:pPr>
        <w:pStyle w:val="7"/>
        <w:numPr>
          <w:ilvl w:val="5"/>
          <w:numId w:val="0"/>
        </w:numPr>
      </w:pPr>
      <w:r>
        <w:rPr>
          <w:rFonts w:hint="eastAsia" w:ascii="Times New Roman" w:hAnsi="Times New Roman" w:cs="宋体"/>
        </w:rPr>
        <w:t xml:space="preserve">6.1.6.2.4.1  </w:t>
      </w:r>
      <w:r>
        <w:rPr>
          <w:rFonts w:hint="eastAsia"/>
        </w:rPr>
        <w:t>资金领域亮灯数量年度看板</w:t>
      </w:r>
    </w:p>
    <w:p w14:paraId="6329D2F3">
      <w:pPr>
        <w:ind w:firstLine="480"/>
      </w:pPr>
      <w:r>
        <w:rPr>
          <w:rFonts w:hint="eastAsia"/>
        </w:rPr>
        <w:t>资金领域看板（年度）是对国资委监管企业风险情况进行梳理、运算、整合，并以年度为单位，根据企业资金风险的预警内容制作相应数据看板，来展现国资委整体在所选年度资金领域的风险详情。该看板主要包括年度资金领域亮灯情况概览模块、年度资金领域亮灯分布模块、年度资金领域重大风险清单模块、年度资金领域亮灯详情清单模块。</w:t>
      </w:r>
    </w:p>
    <w:p w14:paraId="568EA5E8">
      <w:pPr>
        <w:ind w:firstLine="480"/>
      </w:pPr>
      <w:r>
        <w:rPr>
          <w:rFonts w:hint="eastAsia"/>
        </w:rPr>
        <w:t>此次建设新增资金领域亮灯数量年度看板，该看板以年度为单位，根据企业资金风险的预警内容制作相应数据看板，来展现国资委整体在所选年度资金领域的亮灯详情，看板数据来源主要为国资委财务决算系统。</w:t>
      </w:r>
    </w:p>
    <w:p w14:paraId="397F8D8C">
      <w:pPr>
        <w:ind w:firstLine="480"/>
      </w:pPr>
      <w:r>
        <w:rPr>
          <w:rFonts w:hint="eastAsia"/>
        </w:rPr>
        <w:t>该看板包括红灯数量详情看板和黄灯数量详情看板两部分内容，将分别用于统计各监管一级集团在所选年度债务违约模型、资产负债率、有息负债增长率、现金流模型、现金到期债务比、担保净资产比等2个预警模型、4个预警指标的红灯数量和黄灯数量，并以表格形式列示各集团的亮灯数量。</w:t>
      </w:r>
    </w:p>
    <w:p w14:paraId="6D660CA6">
      <w:pPr>
        <w:pStyle w:val="25"/>
      </w:pPr>
      <w:r>
        <w:drawing>
          <wp:inline distT="0" distB="0" distL="0" distR="0">
            <wp:extent cx="5274310" cy="2760345"/>
            <wp:effectExtent l="9525" t="9525" r="12065" b="11430"/>
            <wp:docPr id="193942336" name="图片 19394233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36" name="图片 193942336" descr="图形用户界面, 应用程序&#10;&#10;描述已自动生成"/>
                    <pic:cNvPicPr>
                      <a:picLocks noChangeAspect="1"/>
                    </pic:cNvPicPr>
                  </pic:nvPicPr>
                  <pic:blipFill>
                    <a:blip r:embed="rId100"/>
                    <a:stretch>
                      <a:fillRect/>
                    </a:stretch>
                  </pic:blipFill>
                  <pic:spPr>
                    <a:xfrm>
                      <a:off x="0" y="0"/>
                      <a:ext cx="5274310" cy="2760345"/>
                    </a:xfrm>
                    <a:prstGeom prst="rect">
                      <a:avLst/>
                    </a:prstGeom>
                    <a:ln>
                      <a:solidFill>
                        <a:schemeClr val="bg1">
                          <a:lumMod val="50000"/>
                        </a:schemeClr>
                      </a:solidFill>
                    </a:ln>
                  </pic:spPr>
                </pic:pic>
              </a:graphicData>
            </a:graphic>
          </wp:inline>
        </w:drawing>
      </w:r>
    </w:p>
    <w:p w14:paraId="7F001F82">
      <w:pPr>
        <w:pStyle w:val="21"/>
        <w:numPr>
          <w:ilvl w:val="7"/>
          <w:numId w:val="0"/>
        </w:numPr>
        <w:rPr>
          <w:rFonts w:hint="default"/>
        </w:rPr>
      </w:pPr>
      <w:r>
        <w:rPr>
          <w:rFonts w:ascii="宋体" w:hAnsi="宋体" w:cs="宋体"/>
        </w:rPr>
        <w:t xml:space="preserve">图6.25  </w:t>
      </w:r>
      <w:r>
        <w:t>资金领域亮灯数量年度看板示意图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7B3F9B8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2C5AAF3">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343BF555">
            <w:pPr>
              <w:pStyle w:val="30"/>
            </w:pPr>
            <w:r>
              <w:t>FXYJ_2_4_1</w:t>
            </w:r>
          </w:p>
        </w:tc>
      </w:tr>
      <w:tr w14:paraId="41D1CC6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23ED8EB">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50149CD7">
            <w:pPr>
              <w:pStyle w:val="30"/>
            </w:pPr>
            <w:r>
              <w:rPr>
                <w:rFonts w:hint="eastAsia"/>
              </w:rPr>
              <w:t>国资委用户、企业用户、系统管理员</w:t>
            </w:r>
          </w:p>
        </w:tc>
      </w:tr>
      <w:tr w14:paraId="5EA9787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89B85A1">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71622EC7">
            <w:pPr>
              <w:pStyle w:val="30"/>
            </w:pPr>
            <w:r>
              <w:rPr>
                <w:rFonts w:hint="eastAsia"/>
              </w:rPr>
              <w:t>登入全面风险预警管理子系统，点击实体企业</w:t>
            </w:r>
          </w:p>
        </w:tc>
      </w:tr>
      <w:tr w14:paraId="43487C9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67F1D90">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759DD6DB">
            <w:pPr>
              <w:pStyle w:val="30"/>
            </w:pPr>
            <w:r>
              <w:rPr>
                <w:rFonts w:hint="eastAsia"/>
              </w:rPr>
              <w:t>无</w:t>
            </w:r>
          </w:p>
        </w:tc>
      </w:tr>
      <w:tr w14:paraId="1A97986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EE01EB2">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07065FD8">
            <w:pPr>
              <w:pStyle w:val="30"/>
            </w:pPr>
            <w:r>
              <w:rPr>
                <w:rFonts w:hint="eastAsia"/>
              </w:rPr>
              <w:t>选择资金领域、选择年份，并点击红灯或黄灯按钮</w:t>
            </w:r>
          </w:p>
        </w:tc>
      </w:tr>
      <w:tr w14:paraId="7AAC9DA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4BE13A3">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4B042FDA">
            <w:pPr>
              <w:pStyle w:val="30"/>
            </w:pPr>
            <w:r>
              <w:rPr>
                <w:rFonts w:hint="eastAsia"/>
              </w:rPr>
              <w:t>所选年份中红灯或黄灯的亮灯明细</w:t>
            </w:r>
          </w:p>
        </w:tc>
      </w:tr>
      <w:tr w14:paraId="451C9AD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B28F93E">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7DEE96D0">
            <w:pPr>
              <w:pStyle w:val="30"/>
            </w:pPr>
            <w:r>
              <w:rPr>
                <w:rFonts w:hint="eastAsia"/>
              </w:rPr>
              <w:t>可对亮灯数量进行查看</w:t>
            </w:r>
          </w:p>
        </w:tc>
      </w:tr>
      <w:tr w14:paraId="2097543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56D8F9C">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072B3B87">
            <w:pPr>
              <w:pStyle w:val="30"/>
            </w:pPr>
            <w:r>
              <w:rPr>
                <w:rFonts w:hint="eastAsia"/>
              </w:rPr>
              <w:t>数据加载失败</w:t>
            </w:r>
          </w:p>
        </w:tc>
      </w:tr>
      <w:tr w14:paraId="71DA1E0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8871906">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21D7E0DC">
            <w:pPr>
              <w:pStyle w:val="30"/>
            </w:pPr>
            <w:r>
              <w:rPr>
                <w:rFonts w:hint="eastAsia"/>
              </w:rPr>
              <w:t>无</w:t>
            </w:r>
          </w:p>
        </w:tc>
      </w:tr>
    </w:tbl>
    <w:p w14:paraId="57BFD986">
      <w:pPr>
        <w:pStyle w:val="7"/>
        <w:numPr>
          <w:ilvl w:val="5"/>
          <w:numId w:val="0"/>
        </w:numPr>
      </w:pPr>
      <w:r>
        <w:rPr>
          <w:rFonts w:hint="eastAsia" w:ascii="Times New Roman" w:hAnsi="Times New Roman" w:cs="宋体"/>
        </w:rPr>
        <w:t xml:space="preserve">6.1.6.2.4.2  </w:t>
      </w:r>
      <w:r>
        <w:rPr>
          <w:rFonts w:hint="eastAsia"/>
        </w:rPr>
        <w:t>资金领域亮灯数量月度看板</w:t>
      </w:r>
    </w:p>
    <w:p w14:paraId="7608CCCF">
      <w:pPr>
        <w:ind w:firstLine="480"/>
      </w:pPr>
      <w:r>
        <w:rPr>
          <w:rFonts w:hint="eastAsia"/>
        </w:rPr>
        <w:t>资金领域看板（月度）对国资委监管企业风险情况进行梳理、运算、整合，并以月度为单位，根据企业资金风险的预警内容制作相应数据看板，来展现国资委整体在所选月度资金领域的风险详情。该看板主要包括月度资金领域亮灯情况概览模块、月度资金领域亮灯分布模块、月度资金领域重大风险清单模块、月度资金领域亮灯详情清单模块。</w:t>
      </w:r>
    </w:p>
    <w:p w14:paraId="4AA606F4">
      <w:pPr>
        <w:ind w:firstLine="480"/>
      </w:pPr>
      <w:r>
        <w:rPr>
          <w:rFonts w:hint="eastAsia"/>
        </w:rPr>
        <w:t>此次建设新增资金领域亮灯数量月度看板，该看板以月度为单位，根据企业资金风险的预警内容制作相应数据看板，来展现国资委整体在所选年度资金领域的亮灯详情，看板数据来源主要为国资委财务快报系统。</w:t>
      </w:r>
    </w:p>
    <w:p w14:paraId="5E658BE4">
      <w:pPr>
        <w:ind w:firstLine="480"/>
      </w:pPr>
      <w:r>
        <w:rPr>
          <w:rFonts w:hint="eastAsia"/>
        </w:rPr>
        <w:t>该看板包括红灯数量详情看板和黄灯数量详情看板两部分内容，将分别用于统计各监管一级集团在所选月度债务违约模型、资产负债率、有息负债增长率、担保净资产比等1个预警模型、3个预警指标的红灯数量和黄灯数量，并以表格形式列示各集团的亮灯数量。</w:t>
      </w:r>
    </w:p>
    <w:p w14:paraId="78B48E14">
      <w:pPr>
        <w:pStyle w:val="25"/>
      </w:pPr>
      <w:r>
        <w:drawing>
          <wp:inline distT="0" distB="0" distL="0" distR="0">
            <wp:extent cx="5274310" cy="2758440"/>
            <wp:effectExtent l="9525" t="9525" r="12065" b="13335"/>
            <wp:docPr id="1802035874" name="图片 1802035874"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35874" name="图片 1802035874" descr="图形用户界面, 应用程序&#10;&#10;描述已自动生成"/>
                    <pic:cNvPicPr>
                      <a:picLocks noChangeAspect="1"/>
                    </pic:cNvPicPr>
                  </pic:nvPicPr>
                  <pic:blipFill>
                    <a:blip r:embed="rId101"/>
                    <a:stretch>
                      <a:fillRect/>
                    </a:stretch>
                  </pic:blipFill>
                  <pic:spPr>
                    <a:xfrm>
                      <a:off x="0" y="0"/>
                      <a:ext cx="5274310" cy="2758440"/>
                    </a:xfrm>
                    <a:prstGeom prst="rect">
                      <a:avLst/>
                    </a:prstGeom>
                    <a:ln>
                      <a:solidFill>
                        <a:schemeClr val="bg1">
                          <a:lumMod val="50000"/>
                        </a:schemeClr>
                      </a:solidFill>
                    </a:ln>
                  </pic:spPr>
                </pic:pic>
              </a:graphicData>
            </a:graphic>
          </wp:inline>
        </w:drawing>
      </w:r>
    </w:p>
    <w:p w14:paraId="41BB96D1">
      <w:pPr>
        <w:pStyle w:val="21"/>
        <w:numPr>
          <w:ilvl w:val="7"/>
          <w:numId w:val="0"/>
        </w:numPr>
        <w:rPr>
          <w:rFonts w:hint="default"/>
        </w:rPr>
      </w:pPr>
      <w:r>
        <w:rPr>
          <w:rFonts w:ascii="宋体" w:hAnsi="宋体" w:cs="宋体"/>
        </w:rPr>
        <w:t xml:space="preserve">图6.26  </w:t>
      </w:r>
      <w:r>
        <w:t>资金领域亮灯数量月度看板示意图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2728F47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495AC03">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0CF4D200">
            <w:pPr>
              <w:pStyle w:val="30"/>
            </w:pPr>
            <w:r>
              <w:t>FXYJ_2_4_2</w:t>
            </w:r>
          </w:p>
        </w:tc>
      </w:tr>
      <w:tr w14:paraId="37C9E6A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9381282">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272B00C9">
            <w:pPr>
              <w:pStyle w:val="30"/>
            </w:pPr>
            <w:r>
              <w:rPr>
                <w:rFonts w:hint="eastAsia"/>
              </w:rPr>
              <w:t>国资委用户、企业用户、系统管理员</w:t>
            </w:r>
          </w:p>
        </w:tc>
      </w:tr>
      <w:tr w14:paraId="036ED6A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7A26105">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0B70DA2E">
            <w:pPr>
              <w:pStyle w:val="30"/>
            </w:pPr>
            <w:r>
              <w:rPr>
                <w:rFonts w:hint="eastAsia"/>
              </w:rPr>
              <w:t>登入全面风险预警管理子系统，点击实体企业</w:t>
            </w:r>
          </w:p>
        </w:tc>
      </w:tr>
      <w:tr w14:paraId="7E58B03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E2C8FA4">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1E8F666A">
            <w:pPr>
              <w:pStyle w:val="30"/>
            </w:pPr>
            <w:r>
              <w:rPr>
                <w:rFonts w:hint="eastAsia"/>
              </w:rPr>
              <w:t>无</w:t>
            </w:r>
          </w:p>
        </w:tc>
      </w:tr>
      <w:tr w14:paraId="2053407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B6C5724">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7657C5FC">
            <w:pPr>
              <w:pStyle w:val="30"/>
            </w:pPr>
            <w:r>
              <w:rPr>
                <w:rFonts w:hint="eastAsia"/>
              </w:rPr>
              <w:t>选择资金领域、选择月份，并点击红灯或黄灯按钮</w:t>
            </w:r>
          </w:p>
        </w:tc>
      </w:tr>
      <w:tr w14:paraId="6E7AFC6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4DC1E78">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7B89BF40">
            <w:pPr>
              <w:pStyle w:val="30"/>
            </w:pPr>
            <w:r>
              <w:rPr>
                <w:rFonts w:hint="eastAsia"/>
              </w:rPr>
              <w:t>所选月份中红灯或黄灯的亮灯明细</w:t>
            </w:r>
          </w:p>
        </w:tc>
      </w:tr>
      <w:tr w14:paraId="33E42EF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F31C285">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3300770E">
            <w:pPr>
              <w:pStyle w:val="30"/>
            </w:pPr>
            <w:r>
              <w:rPr>
                <w:rFonts w:hint="eastAsia"/>
              </w:rPr>
              <w:t>可对亮灯数量进行查看</w:t>
            </w:r>
          </w:p>
        </w:tc>
      </w:tr>
      <w:tr w14:paraId="4206AC1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3EAECF5">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76915F6C">
            <w:pPr>
              <w:pStyle w:val="30"/>
            </w:pPr>
            <w:r>
              <w:rPr>
                <w:rFonts w:hint="eastAsia"/>
              </w:rPr>
              <w:t>数据加载失败</w:t>
            </w:r>
          </w:p>
        </w:tc>
      </w:tr>
      <w:tr w14:paraId="723C6A5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503EF81">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5307EDD8">
            <w:pPr>
              <w:pStyle w:val="30"/>
            </w:pPr>
            <w:r>
              <w:rPr>
                <w:rFonts w:hint="eastAsia"/>
              </w:rPr>
              <w:t>无</w:t>
            </w:r>
          </w:p>
        </w:tc>
      </w:tr>
    </w:tbl>
    <w:p w14:paraId="12C82A2E">
      <w:pPr>
        <w:pStyle w:val="7"/>
        <w:numPr>
          <w:ilvl w:val="5"/>
          <w:numId w:val="0"/>
        </w:numPr>
      </w:pPr>
      <w:r>
        <w:rPr>
          <w:rFonts w:hint="eastAsia" w:ascii="Times New Roman" w:hAnsi="Times New Roman" w:cs="宋体"/>
        </w:rPr>
        <w:t xml:space="preserve">6.1.6.2.4.3  </w:t>
      </w:r>
      <w:r>
        <w:rPr>
          <w:rFonts w:hint="eastAsia"/>
        </w:rPr>
        <w:t>主业领域亮灯数量年度看板</w:t>
      </w:r>
    </w:p>
    <w:p w14:paraId="2406DE62">
      <w:pPr>
        <w:ind w:firstLine="480"/>
      </w:pPr>
      <w:r>
        <w:rPr>
          <w:rFonts w:hint="eastAsia"/>
        </w:rPr>
        <w:t>主业领域看板（年度）是对国资委监管企业风险情况进行梳理、运算、整合，并以年度为单位，根据企业主业风险的预警内容制作相应数据看板，来展现国资委整体在所选年度主业经营领域的风险详情。该看板主要包括年度主业领域亮灯情况概览模块、年度主业领域亮灯分布模块、年度主业领域重大风险清单模块、年度主业领域亮灯详情清单模块。</w:t>
      </w:r>
    </w:p>
    <w:p w14:paraId="368E2DDE">
      <w:pPr>
        <w:ind w:firstLine="480"/>
      </w:pPr>
      <w:r>
        <w:rPr>
          <w:rFonts w:hint="eastAsia"/>
        </w:rPr>
        <w:t>此次建设新增主业领域亮灯数量年度看板，该看板以年度为单位，根据企业主业风险的预警内容制作相应数据看板，来展现国资委整体在所选年度主业领域的亮灯详情，看板数据来源主要为国资委财务决算系统。</w:t>
      </w:r>
    </w:p>
    <w:p w14:paraId="07827671">
      <w:pPr>
        <w:ind w:firstLine="480"/>
      </w:pPr>
      <w:r>
        <w:rPr>
          <w:rFonts w:hint="eastAsia"/>
        </w:rPr>
        <w:t>该看板包括红灯数量详情看板和黄灯数量详情看板两部分内容，将分别用于统计各监管一级集团在所选年度健康度模型、竞争力背离模型、毛利率、净资产收益率、总资产报酬率、营业现金比率、存货周转率、应收账款周转率、固定资产周转率、营业收入三年增长率、垫资分位模型、劳动生产率等3个预警模型、9个预警指标的红灯数量和黄灯数量，并以表格形式列示各集团的亮灯数量。</w:t>
      </w:r>
    </w:p>
    <w:p w14:paraId="330689E5">
      <w:pPr>
        <w:pStyle w:val="25"/>
      </w:pPr>
      <w:r>
        <w:drawing>
          <wp:inline distT="0" distB="0" distL="0" distR="0">
            <wp:extent cx="5274310" cy="2760345"/>
            <wp:effectExtent l="9525" t="9525" r="12065" b="11430"/>
            <wp:docPr id="31" name="图片 3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形用户界面, 应用程序&#10;&#10;描述已自动生成"/>
                    <pic:cNvPicPr>
                      <a:picLocks noChangeAspect="1"/>
                    </pic:cNvPicPr>
                  </pic:nvPicPr>
                  <pic:blipFill>
                    <a:blip r:embed="rId102"/>
                    <a:stretch>
                      <a:fillRect/>
                    </a:stretch>
                  </pic:blipFill>
                  <pic:spPr>
                    <a:xfrm>
                      <a:off x="0" y="0"/>
                      <a:ext cx="5274310" cy="2760345"/>
                    </a:xfrm>
                    <a:prstGeom prst="rect">
                      <a:avLst/>
                    </a:prstGeom>
                    <a:ln>
                      <a:solidFill>
                        <a:schemeClr val="bg1">
                          <a:lumMod val="50000"/>
                        </a:schemeClr>
                      </a:solidFill>
                    </a:ln>
                  </pic:spPr>
                </pic:pic>
              </a:graphicData>
            </a:graphic>
          </wp:inline>
        </w:drawing>
      </w:r>
    </w:p>
    <w:p w14:paraId="1CE4DC8D">
      <w:pPr>
        <w:pStyle w:val="21"/>
        <w:numPr>
          <w:ilvl w:val="7"/>
          <w:numId w:val="0"/>
        </w:numPr>
        <w:rPr>
          <w:rFonts w:hint="default"/>
        </w:rPr>
      </w:pPr>
      <w:r>
        <w:rPr>
          <w:rFonts w:ascii="宋体" w:hAnsi="宋体" w:cs="宋体"/>
        </w:rPr>
        <w:t xml:space="preserve">图6.27  </w:t>
      </w:r>
      <w:r>
        <w:t>主业领域亮灯数量年度看板示意图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1F42B70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2EDD635">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493F5F95">
            <w:pPr>
              <w:pStyle w:val="30"/>
            </w:pPr>
            <w:r>
              <w:t>FXYJ_2_4_3</w:t>
            </w:r>
          </w:p>
        </w:tc>
      </w:tr>
      <w:tr w14:paraId="1449D0D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D74C14A">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632818BC">
            <w:pPr>
              <w:pStyle w:val="30"/>
            </w:pPr>
            <w:r>
              <w:rPr>
                <w:rFonts w:hint="eastAsia"/>
              </w:rPr>
              <w:t>国资委用户、企业用户、系统管理员</w:t>
            </w:r>
          </w:p>
        </w:tc>
      </w:tr>
      <w:tr w14:paraId="6B889D0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EDEB60D">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70FB1604">
            <w:pPr>
              <w:pStyle w:val="30"/>
            </w:pPr>
            <w:r>
              <w:rPr>
                <w:rFonts w:hint="eastAsia"/>
              </w:rPr>
              <w:t>登入全面风险预警管理子系统，点击实体企业</w:t>
            </w:r>
          </w:p>
        </w:tc>
      </w:tr>
      <w:tr w14:paraId="618B4A5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2FDD077">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0E334FDB">
            <w:pPr>
              <w:pStyle w:val="30"/>
            </w:pPr>
            <w:r>
              <w:rPr>
                <w:rFonts w:hint="eastAsia"/>
              </w:rPr>
              <w:t>无</w:t>
            </w:r>
          </w:p>
        </w:tc>
      </w:tr>
      <w:tr w14:paraId="41D3CD4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7AEE363">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4B561E43">
            <w:pPr>
              <w:pStyle w:val="30"/>
            </w:pPr>
            <w:r>
              <w:rPr>
                <w:rFonts w:hint="eastAsia"/>
              </w:rPr>
              <w:t>选择主业领域、选择年份，并点击红灯或黄灯按钮</w:t>
            </w:r>
          </w:p>
        </w:tc>
      </w:tr>
      <w:tr w14:paraId="6866F6F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575F314">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48FB3682">
            <w:pPr>
              <w:pStyle w:val="30"/>
            </w:pPr>
            <w:r>
              <w:rPr>
                <w:rFonts w:hint="eastAsia"/>
              </w:rPr>
              <w:t>所选年份中红灯或黄灯的亮灯明细</w:t>
            </w:r>
          </w:p>
        </w:tc>
      </w:tr>
      <w:tr w14:paraId="1C988D7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11D1E1F">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65197489">
            <w:pPr>
              <w:pStyle w:val="30"/>
            </w:pPr>
            <w:r>
              <w:rPr>
                <w:rFonts w:hint="eastAsia"/>
              </w:rPr>
              <w:t>可对亮灯数量进行查看</w:t>
            </w:r>
          </w:p>
        </w:tc>
      </w:tr>
      <w:tr w14:paraId="576A9CF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37855C4">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5A7F0EE0">
            <w:pPr>
              <w:pStyle w:val="30"/>
            </w:pPr>
            <w:r>
              <w:rPr>
                <w:rFonts w:hint="eastAsia"/>
              </w:rPr>
              <w:t>数据加载失败</w:t>
            </w:r>
          </w:p>
        </w:tc>
      </w:tr>
      <w:tr w14:paraId="18D5A4B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0137CCE">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76A7A79A">
            <w:pPr>
              <w:pStyle w:val="30"/>
            </w:pPr>
            <w:r>
              <w:rPr>
                <w:rFonts w:hint="eastAsia"/>
              </w:rPr>
              <w:t>无</w:t>
            </w:r>
          </w:p>
        </w:tc>
      </w:tr>
    </w:tbl>
    <w:p w14:paraId="571C3447">
      <w:pPr>
        <w:pStyle w:val="7"/>
        <w:numPr>
          <w:ilvl w:val="5"/>
          <w:numId w:val="0"/>
        </w:numPr>
      </w:pPr>
      <w:r>
        <w:rPr>
          <w:rFonts w:hint="eastAsia" w:ascii="Times New Roman" w:hAnsi="Times New Roman" w:cs="宋体"/>
        </w:rPr>
        <w:t xml:space="preserve">6.1.6.2.4.4  </w:t>
      </w:r>
      <w:r>
        <w:rPr>
          <w:rFonts w:hint="eastAsia"/>
        </w:rPr>
        <w:t>主业领域亮灯数量月度看板</w:t>
      </w:r>
    </w:p>
    <w:p w14:paraId="700E6C0B">
      <w:pPr>
        <w:ind w:firstLine="480"/>
      </w:pPr>
      <w:r>
        <w:rPr>
          <w:rFonts w:hint="eastAsia"/>
        </w:rPr>
        <w:t>主业领域看板（月度）是对国资委监管企业风险情况进行梳理、运算、整合，并以月度为单位，根据企业主业风险的预警内容制作相应数据看板，来展现国资委整体在所选月度主业经营领域的风险详情。该看板主要包括月度主业领域亮灯情况概览模块、月度主业领域亮灯分布模块、月度主业领域重大风险清单模块、月度主业领域亮灯详情清单模块。</w:t>
      </w:r>
    </w:p>
    <w:p w14:paraId="7453E38B">
      <w:pPr>
        <w:ind w:firstLine="480"/>
      </w:pPr>
      <w:r>
        <w:rPr>
          <w:rFonts w:hint="eastAsia"/>
        </w:rPr>
        <w:t>此次建设新增主业领域亮灯数量月度看板，该看板以月度为单位，根据企业主业风险的预警内容制作相应数据看板，来展现国资委整体在所选年度主业领域的亮灯详情，看板数据来源主要为国资委财务快报系统。</w:t>
      </w:r>
    </w:p>
    <w:p w14:paraId="514D4DF2">
      <w:pPr>
        <w:ind w:firstLine="480"/>
      </w:pPr>
      <w:r>
        <w:rPr>
          <w:rFonts w:hint="eastAsia"/>
        </w:rPr>
        <w:t>该看板包括红灯数量详情看板和黄灯数量详情看板两部分内容，将分别用于统计各监管一级集团在所选月度竞争力背离模型、毛利率、净资产收益率、总资产报酬率、营业现金比率、存货周转率、应收账款周转率、营业收入三年增长率、垫资分位模型等2个预警模型、7个预警指标的红灯数量和黄灯数量，并以表格形式列示各集团的亮灯数量。</w:t>
      </w:r>
    </w:p>
    <w:p w14:paraId="1DB41FE6">
      <w:pPr>
        <w:pStyle w:val="25"/>
      </w:pPr>
      <w:r>
        <w:drawing>
          <wp:inline distT="0" distB="0" distL="0" distR="0">
            <wp:extent cx="5274310" cy="2760345"/>
            <wp:effectExtent l="9525" t="9525" r="12065" b="11430"/>
            <wp:docPr id="30" name="图片 30"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形用户界面, 应用程序&#10;&#10;描述已自动生成"/>
                    <pic:cNvPicPr>
                      <a:picLocks noChangeAspect="1"/>
                    </pic:cNvPicPr>
                  </pic:nvPicPr>
                  <pic:blipFill>
                    <a:blip r:embed="rId103"/>
                    <a:stretch>
                      <a:fillRect/>
                    </a:stretch>
                  </pic:blipFill>
                  <pic:spPr>
                    <a:xfrm>
                      <a:off x="0" y="0"/>
                      <a:ext cx="5274310" cy="2760345"/>
                    </a:xfrm>
                    <a:prstGeom prst="rect">
                      <a:avLst/>
                    </a:prstGeom>
                    <a:ln>
                      <a:solidFill>
                        <a:schemeClr val="bg1">
                          <a:lumMod val="50000"/>
                        </a:schemeClr>
                      </a:solidFill>
                    </a:ln>
                  </pic:spPr>
                </pic:pic>
              </a:graphicData>
            </a:graphic>
          </wp:inline>
        </w:drawing>
      </w:r>
    </w:p>
    <w:p w14:paraId="22386C02">
      <w:pPr>
        <w:pStyle w:val="21"/>
        <w:numPr>
          <w:ilvl w:val="7"/>
          <w:numId w:val="0"/>
        </w:numPr>
        <w:rPr>
          <w:rFonts w:hint="default"/>
        </w:rPr>
      </w:pPr>
      <w:r>
        <w:rPr>
          <w:rFonts w:ascii="宋体" w:hAnsi="宋体" w:cs="宋体"/>
        </w:rPr>
        <w:t xml:space="preserve">图6.28  </w:t>
      </w:r>
      <w:r>
        <w:t>主业领域亮灯数量月度看板示意图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4EC92C4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9945E11">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7BE9AE1B">
            <w:pPr>
              <w:pStyle w:val="30"/>
            </w:pPr>
            <w:r>
              <w:t>FXYJ_2_4_4</w:t>
            </w:r>
          </w:p>
        </w:tc>
      </w:tr>
      <w:tr w14:paraId="59FA6CB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6B4A458">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2B1183CF">
            <w:pPr>
              <w:pStyle w:val="30"/>
            </w:pPr>
            <w:r>
              <w:rPr>
                <w:rFonts w:hint="eastAsia"/>
              </w:rPr>
              <w:t>国资委用户、企业用户、系统管理员</w:t>
            </w:r>
          </w:p>
        </w:tc>
      </w:tr>
      <w:tr w14:paraId="6D9080B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72ABF57">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3DFB5249">
            <w:pPr>
              <w:pStyle w:val="30"/>
            </w:pPr>
            <w:r>
              <w:rPr>
                <w:rFonts w:hint="eastAsia"/>
              </w:rPr>
              <w:t>登入全面风险预警管理子系统，点击实体企业</w:t>
            </w:r>
          </w:p>
        </w:tc>
      </w:tr>
      <w:tr w14:paraId="25A1EC4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BA740FA">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3A7495C1">
            <w:pPr>
              <w:pStyle w:val="30"/>
            </w:pPr>
            <w:r>
              <w:rPr>
                <w:rFonts w:hint="eastAsia"/>
              </w:rPr>
              <w:t>无</w:t>
            </w:r>
          </w:p>
        </w:tc>
      </w:tr>
      <w:tr w14:paraId="440B9CC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FF20721">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130864B1">
            <w:pPr>
              <w:pStyle w:val="30"/>
            </w:pPr>
            <w:r>
              <w:rPr>
                <w:rFonts w:hint="eastAsia"/>
              </w:rPr>
              <w:t>选择主业领域、选择月份，并点击红灯或黄灯按钮</w:t>
            </w:r>
          </w:p>
        </w:tc>
      </w:tr>
      <w:tr w14:paraId="73CE210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C89C31A">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1C0E8341">
            <w:pPr>
              <w:pStyle w:val="30"/>
            </w:pPr>
            <w:r>
              <w:rPr>
                <w:rFonts w:hint="eastAsia"/>
              </w:rPr>
              <w:t>所选月份中红灯或黄灯的亮灯明细</w:t>
            </w:r>
          </w:p>
        </w:tc>
      </w:tr>
      <w:tr w14:paraId="18C18F7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5D660F6">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4C529F99">
            <w:pPr>
              <w:pStyle w:val="30"/>
            </w:pPr>
            <w:r>
              <w:rPr>
                <w:rFonts w:hint="eastAsia"/>
              </w:rPr>
              <w:t>可对亮灯数量进行查看</w:t>
            </w:r>
          </w:p>
        </w:tc>
      </w:tr>
      <w:tr w14:paraId="0A164D4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4A8BA3E">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67FDAE58">
            <w:pPr>
              <w:pStyle w:val="30"/>
            </w:pPr>
            <w:r>
              <w:rPr>
                <w:rFonts w:hint="eastAsia"/>
              </w:rPr>
              <w:t>数据加载失败</w:t>
            </w:r>
          </w:p>
        </w:tc>
      </w:tr>
      <w:tr w14:paraId="07BB972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4A02298">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5E5BEDB8">
            <w:pPr>
              <w:pStyle w:val="30"/>
            </w:pPr>
            <w:r>
              <w:rPr>
                <w:rFonts w:hint="eastAsia"/>
              </w:rPr>
              <w:t>无</w:t>
            </w:r>
          </w:p>
        </w:tc>
      </w:tr>
    </w:tbl>
    <w:p w14:paraId="42A21E1D">
      <w:pPr>
        <w:pStyle w:val="7"/>
        <w:numPr>
          <w:ilvl w:val="5"/>
          <w:numId w:val="0"/>
        </w:numPr>
      </w:pPr>
      <w:r>
        <w:rPr>
          <w:rFonts w:hint="eastAsia" w:ascii="Times New Roman" w:hAnsi="Times New Roman" w:cs="宋体"/>
        </w:rPr>
        <w:t xml:space="preserve">6.1.6.2.4.5  </w:t>
      </w:r>
      <w:r>
        <w:rPr>
          <w:rFonts w:hint="eastAsia"/>
        </w:rPr>
        <w:t>投资领域亮灯数量年度看板</w:t>
      </w:r>
    </w:p>
    <w:p w14:paraId="606A16CD">
      <w:pPr>
        <w:ind w:firstLine="480"/>
      </w:pPr>
      <w:r>
        <w:rPr>
          <w:rFonts w:hint="eastAsia"/>
        </w:rPr>
        <w:t>投资领域看板对上海市国资委监管企业风险情况进行梳理、运算、整合，并以年度为单位，根据企业投资风险的预警内容制作相应数据看板，来展现上海市国资委整体在所选年度投资领域的风险详情。该看板主要包括年度投资领域亮灯情况概览模块、年度投资领域亮灯分布模块、年度投资领域重大风险清单模块、年度投资领域亮灯详情清单模块。</w:t>
      </w:r>
    </w:p>
    <w:p w14:paraId="60F98F43">
      <w:pPr>
        <w:ind w:firstLine="480"/>
      </w:pPr>
      <w:r>
        <w:rPr>
          <w:rFonts w:hint="eastAsia"/>
        </w:rPr>
        <w:t>此次建设新增投资领域亮灯数量年度看板，以年度为单位，根据企业投资风险的预警内容制作相应数据看板，来展现国资委整体在所选年度投资领域的亮灯详情，看板数据来源主要为国资委财务决算系统。</w:t>
      </w:r>
    </w:p>
    <w:p w14:paraId="60F9E08B">
      <w:pPr>
        <w:ind w:firstLine="480"/>
      </w:pPr>
      <w:r>
        <w:rPr>
          <w:rFonts w:hint="eastAsia"/>
        </w:rPr>
        <w:t>该看板包括红灯数量详情看板和绿灯数量详情看板两部分内容，将分别用于统计各监管一级集团在所选年度过度投资风险、投后资产缩水模型、投后经营业绩不佳模型、举债投资模型、商誉占比过高、商誉减值准备过大、投资标的减值模型、对赌条款未达标、参股企业经营不善模型等9个预警模型的红灯数量和绿灯数量，并以表格形式列示各集团的亮灯数量。</w:t>
      </w:r>
    </w:p>
    <w:p w14:paraId="6D282137">
      <w:pPr>
        <w:pStyle w:val="25"/>
      </w:pPr>
      <w:r>
        <w:drawing>
          <wp:inline distT="0" distB="0" distL="0" distR="0">
            <wp:extent cx="5274310" cy="2762250"/>
            <wp:effectExtent l="9525" t="9525" r="12065" b="9525"/>
            <wp:docPr id="193942337" name="图片 19394233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37" name="图片 193942337" descr="图形用户界面, 应用程序&#10;&#10;描述已自动生成"/>
                    <pic:cNvPicPr>
                      <a:picLocks noChangeAspect="1"/>
                    </pic:cNvPicPr>
                  </pic:nvPicPr>
                  <pic:blipFill>
                    <a:blip r:embed="rId104"/>
                    <a:stretch>
                      <a:fillRect/>
                    </a:stretch>
                  </pic:blipFill>
                  <pic:spPr>
                    <a:xfrm>
                      <a:off x="0" y="0"/>
                      <a:ext cx="5274310" cy="2762250"/>
                    </a:xfrm>
                    <a:prstGeom prst="rect">
                      <a:avLst/>
                    </a:prstGeom>
                    <a:ln>
                      <a:solidFill>
                        <a:schemeClr val="bg1">
                          <a:lumMod val="50000"/>
                        </a:schemeClr>
                      </a:solidFill>
                    </a:ln>
                  </pic:spPr>
                </pic:pic>
              </a:graphicData>
            </a:graphic>
          </wp:inline>
        </w:drawing>
      </w:r>
    </w:p>
    <w:p w14:paraId="378F2A53">
      <w:pPr>
        <w:pStyle w:val="21"/>
        <w:numPr>
          <w:ilvl w:val="7"/>
          <w:numId w:val="0"/>
        </w:numPr>
        <w:rPr>
          <w:rFonts w:hint="default"/>
        </w:rPr>
      </w:pPr>
      <w:r>
        <w:rPr>
          <w:rFonts w:ascii="宋体" w:hAnsi="宋体" w:cs="宋体"/>
        </w:rPr>
        <w:t xml:space="preserve">图6.29  </w:t>
      </w:r>
      <w:r>
        <w:t>投资领域亮灯数量年度看板示意图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446D71A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A5788FF">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5B2F661E">
            <w:pPr>
              <w:pStyle w:val="30"/>
            </w:pPr>
            <w:r>
              <w:t>FXYJ_2_4_5</w:t>
            </w:r>
          </w:p>
        </w:tc>
      </w:tr>
      <w:tr w14:paraId="0FE0A2E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5AEDF74">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10BF244F">
            <w:pPr>
              <w:pStyle w:val="30"/>
            </w:pPr>
            <w:r>
              <w:rPr>
                <w:rFonts w:hint="eastAsia"/>
              </w:rPr>
              <w:t>国资委用户、企业用户、系统管理员</w:t>
            </w:r>
          </w:p>
        </w:tc>
      </w:tr>
      <w:tr w14:paraId="6C02374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7D60DDF">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29DF0652">
            <w:pPr>
              <w:pStyle w:val="30"/>
            </w:pPr>
            <w:r>
              <w:rPr>
                <w:rFonts w:hint="eastAsia"/>
              </w:rPr>
              <w:t>登入全面风险预警管理子系统，点击实体企业</w:t>
            </w:r>
          </w:p>
        </w:tc>
      </w:tr>
      <w:tr w14:paraId="0CC9141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C0E8CAF">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4537E7EC">
            <w:pPr>
              <w:pStyle w:val="30"/>
            </w:pPr>
            <w:r>
              <w:rPr>
                <w:rFonts w:hint="eastAsia"/>
              </w:rPr>
              <w:t>无</w:t>
            </w:r>
          </w:p>
        </w:tc>
      </w:tr>
      <w:tr w14:paraId="1FBE495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9156C09">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65DE6464">
            <w:pPr>
              <w:pStyle w:val="30"/>
            </w:pPr>
            <w:r>
              <w:rPr>
                <w:rFonts w:hint="eastAsia"/>
              </w:rPr>
              <w:t>选择投资领域、选择年份，并点击红灯或黄灯按钮</w:t>
            </w:r>
          </w:p>
        </w:tc>
      </w:tr>
      <w:tr w14:paraId="2748FAC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2104F7E">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26C67A27">
            <w:pPr>
              <w:pStyle w:val="30"/>
            </w:pPr>
            <w:r>
              <w:rPr>
                <w:rFonts w:hint="eastAsia"/>
              </w:rPr>
              <w:t>所选年份中红灯或黄灯的亮灯明细</w:t>
            </w:r>
          </w:p>
        </w:tc>
      </w:tr>
      <w:tr w14:paraId="75B756B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5CA024E">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21C74BE5">
            <w:pPr>
              <w:pStyle w:val="30"/>
            </w:pPr>
            <w:r>
              <w:rPr>
                <w:rFonts w:hint="eastAsia"/>
              </w:rPr>
              <w:t>可对亮灯数量进行查看</w:t>
            </w:r>
          </w:p>
        </w:tc>
      </w:tr>
      <w:tr w14:paraId="5F47B97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585E7F2">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4D1FFD5D">
            <w:pPr>
              <w:pStyle w:val="30"/>
            </w:pPr>
            <w:r>
              <w:rPr>
                <w:rFonts w:hint="eastAsia"/>
              </w:rPr>
              <w:t>数据加载失败</w:t>
            </w:r>
          </w:p>
        </w:tc>
      </w:tr>
      <w:tr w14:paraId="1C213B2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DA20A07">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2C67908D">
            <w:pPr>
              <w:pStyle w:val="30"/>
            </w:pPr>
            <w:r>
              <w:rPr>
                <w:rFonts w:hint="eastAsia"/>
              </w:rPr>
              <w:t>无</w:t>
            </w:r>
          </w:p>
        </w:tc>
      </w:tr>
    </w:tbl>
    <w:p w14:paraId="41E811E7">
      <w:pPr>
        <w:pStyle w:val="7"/>
        <w:numPr>
          <w:ilvl w:val="5"/>
          <w:numId w:val="0"/>
        </w:numPr>
      </w:pPr>
      <w:r>
        <w:rPr>
          <w:rFonts w:hint="eastAsia" w:ascii="Times New Roman" w:hAnsi="Times New Roman" w:cs="宋体"/>
        </w:rPr>
        <w:t xml:space="preserve">6.1.6.2.4.6  </w:t>
      </w:r>
      <w:r>
        <w:rPr>
          <w:rFonts w:hint="eastAsia"/>
        </w:rPr>
        <w:t>治理领域亮灯数量年度看板</w:t>
      </w:r>
    </w:p>
    <w:p w14:paraId="7F039B9D">
      <w:pPr>
        <w:ind w:firstLine="480"/>
      </w:pPr>
      <w:r>
        <w:rPr>
          <w:rFonts w:hint="eastAsia"/>
        </w:rPr>
        <w:t>治理风险看板是对上海市国资委监管企业风险情况进行梳理、运算、整合，并以年度为单位，根据企业治理风险的预警内容制作相应数据看板，来展现上海市国资委整体在所选年度治理领域的风险详情。该看板主要包括年度治理领域亮灯情况概览模块、年度治理领域亮灯分布模块、年度治理领域企业分布模块、年度治理领域重大风险清单模块、年度治理领域亮灯详情清单模块（参股不参管）。</w:t>
      </w:r>
    </w:p>
    <w:p w14:paraId="4875C7ED">
      <w:pPr>
        <w:ind w:firstLine="480"/>
      </w:pPr>
      <w:r>
        <w:rPr>
          <w:rFonts w:hint="eastAsia"/>
        </w:rPr>
        <w:t>此次建设新增投资领域亮灯数量年度看板，该看板以年度为单位，根据企业治理风险的预警内容制作相应数据看板，来展现国资委整体在所选年度治理领域的亮灯详情，看板数据来源主要为国资委财务决算系统。</w:t>
      </w:r>
    </w:p>
    <w:p w14:paraId="6983AC88">
      <w:pPr>
        <w:ind w:firstLine="480"/>
      </w:pPr>
      <w:r>
        <w:rPr>
          <w:rFonts w:hint="eastAsia"/>
        </w:rPr>
        <w:t>该看板包括参股不参管风险数量详情看板和控股不控权风险数量详情看板两部分内容，将分别用于统计各监管一级集团在所选年度参股不参管风险的命中数量（包括被投资企业名称、是否取得会计报表、是否取得审计报告、参股的监管方式、期末账面余额、期末股权比例等内容）和控股不控权风险的命中数量（包括是否由非集团内企业股东派驻董事长、总经理、总裁、合伙事务执行人、是否持股比例大于50%且未纳入并表范围、期末账面余额、期末股权比例等内容），并以表格形式列示各集团的风险详情。</w:t>
      </w:r>
    </w:p>
    <w:p w14:paraId="7B7ECAA6">
      <w:pPr>
        <w:pStyle w:val="25"/>
      </w:pPr>
      <w:r>
        <w:drawing>
          <wp:inline distT="0" distB="0" distL="0" distR="0">
            <wp:extent cx="4738370" cy="2484120"/>
            <wp:effectExtent l="9525" t="9525" r="14605" b="11430"/>
            <wp:docPr id="193942338" name="图片 19394233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38" name="图片 193942338" descr="图形用户界面, 应用程序&#10;&#10;描述已自动生成"/>
                    <pic:cNvPicPr>
                      <a:picLocks noChangeAspect="1"/>
                    </pic:cNvPicPr>
                  </pic:nvPicPr>
                  <pic:blipFill>
                    <a:blip r:embed="rId105"/>
                    <a:stretch>
                      <a:fillRect/>
                    </a:stretch>
                  </pic:blipFill>
                  <pic:spPr>
                    <a:xfrm>
                      <a:off x="0" y="0"/>
                      <a:ext cx="4749372" cy="2490190"/>
                    </a:xfrm>
                    <a:prstGeom prst="rect">
                      <a:avLst/>
                    </a:prstGeom>
                    <a:ln>
                      <a:solidFill>
                        <a:schemeClr val="bg1">
                          <a:lumMod val="50000"/>
                        </a:schemeClr>
                      </a:solidFill>
                    </a:ln>
                  </pic:spPr>
                </pic:pic>
              </a:graphicData>
            </a:graphic>
          </wp:inline>
        </w:drawing>
      </w:r>
    </w:p>
    <w:p w14:paraId="4A313C10">
      <w:pPr>
        <w:pStyle w:val="21"/>
        <w:numPr>
          <w:ilvl w:val="7"/>
          <w:numId w:val="0"/>
        </w:numPr>
        <w:rPr>
          <w:rFonts w:hint="default"/>
        </w:rPr>
      </w:pPr>
      <w:r>
        <w:rPr>
          <w:rFonts w:ascii="宋体" w:hAnsi="宋体" w:cs="宋体"/>
        </w:rPr>
        <w:t xml:space="preserve">图6.30  </w:t>
      </w:r>
      <w:r>
        <w:t>治理领域亮灯数量年度看板示意图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00E2909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DDA1218">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11F50C39">
            <w:pPr>
              <w:pStyle w:val="30"/>
            </w:pPr>
            <w:r>
              <w:t>FXYJ_2_4_6</w:t>
            </w:r>
          </w:p>
        </w:tc>
      </w:tr>
      <w:tr w14:paraId="05A3E81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ED1DF4E">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24705CC6">
            <w:pPr>
              <w:pStyle w:val="30"/>
            </w:pPr>
            <w:r>
              <w:rPr>
                <w:rFonts w:hint="eastAsia"/>
              </w:rPr>
              <w:t>国资委用户、企业用户、系统管理员</w:t>
            </w:r>
          </w:p>
        </w:tc>
      </w:tr>
      <w:tr w14:paraId="1D874A3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C0AA4FC">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3F6840B6">
            <w:pPr>
              <w:pStyle w:val="30"/>
            </w:pPr>
            <w:r>
              <w:rPr>
                <w:rFonts w:hint="eastAsia"/>
              </w:rPr>
              <w:t>登入全面风险预警管理子系统，点击实体企业</w:t>
            </w:r>
          </w:p>
        </w:tc>
      </w:tr>
      <w:tr w14:paraId="0345A89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A37712E">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6BFDD0F1">
            <w:pPr>
              <w:pStyle w:val="30"/>
            </w:pPr>
            <w:r>
              <w:rPr>
                <w:rFonts w:hint="eastAsia"/>
              </w:rPr>
              <w:t>无</w:t>
            </w:r>
          </w:p>
        </w:tc>
      </w:tr>
      <w:tr w14:paraId="1156B52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2613FDC">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07DBABB3">
            <w:pPr>
              <w:pStyle w:val="30"/>
            </w:pPr>
            <w:r>
              <w:rPr>
                <w:rFonts w:hint="eastAsia"/>
              </w:rPr>
              <w:t>选择治理领域、选择年份，并点击红灯或黄灯按钮</w:t>
            </w:r>
          </w:p>
        </w:tc>
      </w:tr>
      <w:tr w14:paraId="04CBB98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670DC82">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72C82F4E">
            <w:pPr>
              <w:pStyle w:val="30"/>
            </w:pPr>
            <w:r>
              <w:rPr>
                <w:rFonts w:hint="eastAsia"/>
              </w:rPr>
              <w:t>所选年份中红灯或黄灯的亮灯明细</w:t>
            </w:r>
          </w:p>
        </w:tc>
      </w:tr>
      <w:tr w14:paraId="75FE4C0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6982836">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664B68BF">
            <w:pPr>
              <w:pStyle w:val="30"/>
            </w:pPr>
            <w:r>
              <w:rPr>
                <w:rFonts w:hint="eastAsia"/>
              </w:rPr>
              <w:t>可对亮灯数量进行查看</w:t>
            </w:r>
          </w:p>
        </w:tc>
      </w:tr>
      <w:tr w14:paraId="1CDAAEA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7B70D1F">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047F25D2">
            <w:pPr>
              <w:pStyle w:val="30"/>
            </w:pPr>
            <w:r>
              <w:rPr>
                <w:rFonts w:hint="eastAsia"/>
              </w:rPr>
              <w:t>数据加载失败</w:t>
            </w:r>
          </w:p>
        </w:tc>
      </w:tr>
      <w:tr w14:paraId="2AB64BE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C6BDDF8">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212F32A3">
            <w:pPr>
              <w:pStyle w:val="30"/>
            </w:pPr>
            <w:r>
              <w:rPr>
                <w:rFonts w:hint="eastAsia"/>
              </w:rPr>
              <w:t>无</w:t>
            </w:r>
          </w:p>
        </w:tc>
      </w:tr>
    </w:tbl>
    <w:p w14:paraId="2E8A37E8">
      <w:pPr>
        <w:pStyle w:val="7"/>
        <w:numPr>
          <w:ilvl w:val="5"/>
          <w:numId w:val="0"/>
        </w:numPr>
      </w:pPr>
      <w:r>
        <w:rPr>
          <w:rFonts w:hint="eastAsia" w:ascii="Times New Roman" w:hAnsi="Times New Roman" w:cs="宋体"/>
        </w:rPr>
        <w:t xml:space="preserve">6.1.6.2.4.7  </w:t>
      </w:r>
      <w:r>
        <w:rPr>
          <w:rFonts w:hint="eastAsia"/>
        </w:rPr>
        <w:t>外部领域亮灯数量年度看板</w:t>
      </w:r>
    </w:p>
    <w:p w14:paraId="078F7D1A">
      <w:pPr>
        <w:ind w:firstLine="480"/>
      </w:pPr>
      <w:r>
        <w:rPr>
          <w:rFonts w:hint="eastAsia"/>
        </w:rPr>
        <w:t>外部领域看板是对国资委监管企业风险情况进行梳理、运算、整合，并以年度为单位，根据企业外部风险的预警内容制作相应数据看板，来展现国资委整体在所选年度外部领域的风险详情。该看板主要包括年度外部领域亮灯情况概览模块、外部风险数量模块、年度外部领域集团分布模块、年度外部领域重大风险清单模块、年度外部领域亮灯详情清单模块（境外投资项目）。</w:t>
      </w:r>
    </w:p>
    <w:p w14:paraId="26BEFC4E">
      <w:pPr>
        <w:ind w:firstLine="480"/>
      </w:pPr>
      <w:r>
        <w:rPr>
          <w:rFonts w:hint="eastAsia"/>
        </w:rPr>
        <w:t>此次建设新增外部领域亮灯数量年度看板，该看板以年度为单位，根据企业外部风险的预警内容制作相应数据看板，来展现国资委整体在所选年度外部领域的亮灯详情，看板数据来源主要为国际制裁清单及外部汇率数据。</w:t>
      </w:r>
    </w:p>
    <w:p w14:paraId="07E1F61C">
      <w:pPr>
        <w:ind w:firstLine="480"/>
      </w:pPr>
      <w:r>
        <w:rPr>
          <w:rFonts w:hint="eastAsia"/>
        </w:rPr>
        <w:t>该看板包括国别风险数量详情看板和汇率/利率风险数量详情看板两部分内容，将分别用于统计各监管一级集团在所选年度国别风险的命中数量和汇率/利率风险的命中数量，并以表格形式列示各集团的风险详情。</w:t>
      </w:r>
    </w:p>
    <w:p w14:paraId="02AB4560">
      <w:pPr>
        <w:pStyle w:val="25"/>
      </w:pPr>
      <w:r>
        <w:drawing>
          <wp:inline distT="0" distB="0" distL="0" distR="0">
            <wp:extent cx="3681095" cy="1929130"/>
            <wp:effectExtent l="9525" t="9525" r="14605" b="13970"/>
            <wp:docPr id="193942340" name="图片 193942340"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40" name="图片 193942340" descr="图形用户界面, 应用程序&#10;&#10;描述已自动生成"/>
                    <pic:cNvPicPr>
                      <a:picLocks noChangeAspect="1"/>
                    </pic:cNvPicPr>
                  </pic:nvPicPr>
                  <pic:blipFill>
                    <a:blip r:embed="rId106"/>
                    <a:stretch>
                      <a:fillRect/>
                    </a:stretch>
                  </pic:blipFill>
                  <pic:spPr>
                    <a:xfrm>
                      <a:off x="0" y="0"/>
                      <a:ext cx="3695573" cy="1936772"/>
                    </a:xfrm>
                    <a:prstGeom prst="rect">
                      <a:avLst/>
                    </a:prstGeom>
                    <a:ln>
                      <a:solidFill>
                        <a:schemeClr val="bg1">
                          <a:lumMod val="50000"/>
                        </a:schemeClr>
                      </a:solidFill>
                    </a:ln>
                  </pic:spPr>
                </pic:pic>
              </a:graphicData>
            </a:graphic>
          </wp:inline>
        </w:drawing>
      </w:r>
    </w:p>
    <w:p w14:paraId="7F912600">
      <w:pPr>
        <w:pStyle w:val="21"/>
        <w:numPr>
          <w:ilvl w:val="7"/>
          <w:numId w:val="0"/>
        </w:numPr>
        <w:rPr>
          <w:rFonts w:hint="default"/>
        </w:rPr>
      </w:pPr>
      <w:r>
        <w:rPr>
          <w:rFonts w:ascii="宋体" w:hAnsi="宋体" w:cs="宋体"/>
        </w:rPr>
        <w:t xml:space="preserve">图6.31  </w:t>
      </w:r>
      <w:r>
        <w:t>外部领域亮灯数量年度看板示意图</w:t>
      </w:r>
    </w:p>
    <w:tbl>
      <w:tblPr>
        <w:tblStyle w:val="1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2A07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7E6BBBB2">
            <w:pPr>
              <w:pStyle w:val="30"/>
            </w:pPr>
            <w:r>
              <w:rPr>
                <w:rFonts w:hint="eastAsia"/>
              </w:rPr>
              <w:t>编号</w:t>
            </w:r>
          </w:p>
        </w:tc>
        <w:tc>
          <w:tcPr>
            <w:tcW w:w="3720" w:type="pct"/>
            <w:vAlign w:val="center"/>
          </w:tcPr>
          <w:p w14:paraId="060C8996">
            <w:pPr>
              <w:pStyle w:val="30"/>
            </w:pPr>
            <w:r>
              <w:t>FXYJ_2_4_7</w:t>
            </w:r>
          </w:p>
        </w:tc>
      </w:tr>
      <w:tr w14:paraId="1014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6A55C6BA">
            <w:pPr>
              <w:pStyle w:val="30"/>
            </w:pPr>
            <w:r>
              <w:rPr>
                <w:rFonts w:hint="eastAsia"/>
              </w:rPr>
              <w:t>角色</w:t>
            </w:r>
          </w:p>
        </w:tc>
        <w:tc>
          <w:tcPr>
            <w:tcW w:w="3720" w:type="pct"/>
            <w:vAlign w:val="center"/>
          </w:tcPr>
          <w:p w14:paraId="77B5AF59">
            <w:pPr>
              <w:pStyle w:val="30"/>
            </w:pPr>
            <w:r>
              <w:rPr>
                <w:rFonts w:hint="eastAsia"/>
              </w:rPr>
              <w:t>国资委用户、企业用户、系统管理员</w:t>
            </w:r>
          </w:p>
        </w:tc>
      </w:tr>
      <w:tr w14:paraId="2A366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0D8C5BBB">
            <w:pPr>
              <w:pStyle w:val="30"/>
            </w:pPr>
            <w:r>
              <w:rPr>
                <w:rFonts w:hint="eastAsia"/>
              </w:rPr>
              <w:t>前置条件</w:t>
            </w:r>
          </w:p>
        </w:tc>
        <w:tc>
          <w:tcPr>
            <w:tcW w:w="3720" w:type="pct"/>
            <w:vAlign w:val="center"/>
          </w:tcPr>
          <w:p w14:paraId="5CA7BE25">
            <w:pPr>
              <w:pStyle w:val="30"/>
            </w:pPr>
            <w:r>
              <w:rPr>
                <w:rFonts w:hint="eastAsia"/>
              </w:rPr>
              <w:t>登入全面风险预警管理子系统，点击实体企业</w:t>
            </w:r>
          </w:p>
        </w:tc>
      </w:tr>
      <w:tr w14:paraId="547DE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042EC14C">
            <w:pPr>
              <w:pStyle w:val="30"/>
            </w:pPr>
            <w:r>
              <w:rPr>
                <w:rFonts w:hint="eastAsia"/>
              </w:rPr>
              <w:t>后置条件</w:t>
            </w:r>
          </w:p>
        </w:tc>
        <w:tc>
          <w:tcPr>
            <w:tcW w:w="3720" w:type="pct"/>
            <w:vAlign w:val="center"/>
          </w:tcPr>
          <w:p w14:paraId="10BA41E0">
            <w:pPr>
              <w:pStyle w:val="30"/>
            </w:pPr>
            <w:r>
              <w:rPr>
                <w:rFonts w:hint="eastAsia"/>
              </w:rPr>
              <w:t>无</w:t>
            </w:r>
          </w:p>
        </w:tc>
      </w:tr>
      <w:tr w14:paraId="14A87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7D81CC07">
            <w:pPr>
              <w:pStyle w:val="30"/>
            </w:pPr>
            <w:r>
              <w:rPr>
                <w:rFonts w:hint="eastAsia"/>
              </w:rPr>
              <w:t>输入</w:t>
            </w:r>
          </w:p>
        </w:tc>
        <w:tc>
          <w:tcPr>
            <w:tcW w:w="3720" w:type="pct"/>
            <w:vAlign w:val="center"/>
          </w:tcPr>
          <w:p w14:paraId="777D1556">
            <w:pPr>
              <w:pStyle w:val="30"/>
            </w:pPr>
            <w:r>
              <w:rPr>
                <w:rFonts w:hint="eastAsia"/>
              </w:rPr>
              <w:t>选择外部领域、选择年份，并点击红灯或黄灯按钮</w:t>
            </w:r>
          </w:p>
        </w:tc>
      </w:tr>
      <w:tr w14:paraId="21D3F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1E726C3C">
            <w:pPr>
              <w:pStyle w:val="30"/>
            </w:pPr>
            <w:r>
              <w:rPr>
                <w:rFonts w:hint="eastAsia"/>
              </w:rPr>
              <w:t>输出</w:t>
            </w:r>
          </w:p>
        </w:tc>
        <w:tc>
          <w:tcPr>
            <w:tcW w:w="3720" w:type="pct"/>
            <w:vAlign w:val="center"/>
          </w:tcPr>
          <w:p w14:paraId="26AEFAB0">
            <w:pPr>
              <w:pStyle w:val="30"/>
            </w:pPr>
            <w:r>
              <w:rPr>
                <w:rFonts w:hint="eastAsia"/>
              </w:rPr>
              <w:t>所选年份中红灯或黄灯的亮灯明细</w:t>
            </w:r>
          </w:p>
        </w:tc>
      </w:tr>
      <w:tr w14:paraId="14D1C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5ACF9143">
            <w:pPr>
              <w:pStyle w:val="30"/>
            </w:pPr>
            <w:r>
              <w:rPr>
                <w:rFonts w:hint="eastAsia"/>
              </w:rPr>
              <w:t>正常流</w:t>
            </w:r>
          </w:p>
        </w:tc>
        <w:tc>
          <w:tcPr>
            <w:tcW w:w="3720" w:type="pct"/>
            <w:vAlign w:val="center"/>
          </w:tcPr>
          <w:p w14:paraId="6804A243">
            <w:pPr>
              <w:pStyle w:val="30"/>
            </w:pPr>
            <w:r>
              <w:rPr>
                <w:rFonts w:hint="eastAsia"/>
              </w:rPr>
              <w:t>可对亮灯数量进行查看</w:t>
            </w:r>
          </w:p>
        </w:tc>
      </w:tr>
      <w:tr w14:paraId="56782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4EA1CF10">
            <w:pPr>
              <w:pStyle w:val="30"/>
            </w:pPr>
            <w:r>
              <w:rPr>
                <w:rFonts w:hint="eastAsia"/>
              </w:rPr>
              <w:t>异常流</w:t>
            </w:r>
          </w:p>
        </w:tc>
        <w:tc>
          <w:tcPr>
            <w:tcW w:w="3720" w:type="pct"/>
            <w:vAlign w:val="center"/>
          </w:tcPr>
          <w:p w14:paraId="30916FBB">
            <w:pPr>
              <w:pStyle w:val="30"/>
            </w:pPr>
            <w:r>
              <w:rPr>
                <w:rFonts w:hint="eastAsia"/>
              </w:rPr>
              <w:t>数据加载失败</w:t>
            </w:r>
          </w:p>
        </w:tc>
      </w:tr>
      <w:tr w14:paraId="1A134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5A8BBB42">
            <w:pPr>
              <w:pStyle w:val="30"/>
            </w:pPr>
            <w:r>
              <w:rPr>
                <w:rFonts w:hint="eastAsia"/>
              </w:rPr>
              <w:t>特殊需求</w:t>
            </w:r>
          </w:p>
        </w:tc>
        <w:tc>
          <w:tcPr>
            <w:tcW w:w="3720" w:type="pct"/>
            <w:vAlign w:val="center"/>
          </w:tcPr>
          <w:p w14:paraId="3D9BB8F4">
            <w:pPr>
              <w:pStyle w:val="30"/>
            </w:pPr>
            <w:r>
              <w:rPr>
                <w:rFonts w:hint="eastAsia"/>
              </w:rPr>
              <w:t>无</w:t>
            </w:r>
          </w:p>
        </w:tc>
      </w:tr>
    </w:tbl>
    <w:p w14:paraId="71238C42">
      <w:pPr>
        <w:pStyle w:val="7"/>
        <w:numPr>
          <w:ilvl w:val="5"/>
          <w:numId w:val="0"/>
        </w:numPr>
      </w:pPr>
      <w:r>
        <w:rPr>
          <w:rFonts w:hint="eastAsia" w:ascii="Times New Roman" w:hAnsi="Times New Roman" w:cs="宋体"/>
        </w:rPr>
        <w:t xml:space="preserve">6.1.6.2.4.8  </w:t>
      </w:r>
      <w:r>
        <w:rPr>
          <w:rFonts w:hint="eastAsia"/>
        </w:rPr>
        <w:t>基金领域亮灯数量年度看板</w:t>
      </w:r>
    </w:p>
    <w:p w14:paraId="7BC8A487">
      <w:pPr>
        <w:ind w:firstLine="480"/>
      </w:pPr>
      <w:r>
        <w:rPr>
          <w:rFonts w:hint="eastAsia"/>
        </w:rPr>
        <w:t>基金领域（金融领域）看板是对上海市国资委监管企业风险情况进行梳理、运算、整合，并以年度为单位，根据企业基金风险的预警内容制作相应数据看板，来展现上海市国资委整体在所选年度基金领域的风险详情。该看板主要包括年度基金领域亮灯情况概览模块、年度基金领域亮灯分布模块、年度基金领域企业分布模块、年度基金领域重大风险清单模块、年度基金领域亮灯详情清单模块。</w:t>
      </w:r>
    </w:p>
    <w:p w14:paraId="5B5CC641">
      <w:pPr>
        <w:ind w:firstLine="480"/>
      </w:pPr>
      <w:r>
        <w:rPr>
          <w:rFonts w:hint="eastAsia"/>
        </w:rPr>
        <w:t>此次建设新增基金领域亮灯数量年度看板，该看板以年度为单位，根据企业基金风险的预警内容制作相应数据看板，来展现国资委整体在所选年度基金领域的亮灯详情，看板数据来源主要为私募股权基金数据。</w:t>
      </w:r>
    </w:p>
    <w:p w14:paraId="112E8528">
      <w:pPr>
        <w:ind w:firstLine="480"/>
      </w:pPr>
      <w:r>
        <w:rPr>
          <w:rFonts w:hint="eastAsia"/>
        </w:rPr>
        <w:t>该看板包括管理风险数量详情看板、盈利风险数量详情看板、进度风险数量详情看板三部分内容，将分别用于统计各监管一级集团在所选年度管理风险的命中数量（即未派出投决会或观察员席位）、盈利风险的命中数量（基金年化收益率小于-3%，即保值率&lt;97%；或运营年份超过投资期5年，DPI小于5%）和进度风险的命中数量（即基金当前投资进度未达时间进度的一半），并以表格形式列示各集团的风险详情。</w:t>
      </w:r>
    </w:p>
    <w:p w14:paraId="40B70554">
      <w:pPr>
        <w:pStyle w:val="25"/>
      </w:pPr>
      <w:r>
        <w:drawing>
          <wp:inline distT="0" distB="0" distL="0" distR="0">
            <wp:extent cx="4138295" cy="2164080"/>
            <wp:effectExtent l="9525" t="9525" r="14605" b="17145"/>
            <wp:docPr id="193942344" name="图片 193942344"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44" name="图片 193942344" descr="图形用户界面&#10;&#10;中度可信度描述已自动生成"/>
                    <pic:cNvPicPr>
                      <a:picLocks noChangeAspect="1"/>
                    </pic:cNvPicPr>
                  </pic:nvPicPr>
                  <pic:blipFill>
                    <a:blip r:embed="rId107"/>
                    <a:stretch>
                      <a:fillRect/>
                    </a:stretch>
                  </pic:blipFill>
                  <pic:spPr>
                    <a:xfrm>
                      <a:off x="0" y="0"/>
                      <a:ext cx="4154786" cy="2172935"/>
                    </a:xfrm>
                    <a:prstGeom prst="rect">
                      <a:avLst/>
                    </a:prstGeom>
                    <a:ln>
                      <a:solidFill>
                        <a:schemeClr val="bg1">
                          <a:lumMod val="50000"/>
                        </a:schemeClr>
                      </a:solidFill>
                    </a:ln>
                  </pic:spPr>
                </pic:pic>
              </a:graphicData>
            </a:graphic>
          </wp:inline>
        </w:drawing>
      </w:r>
    </w:p>
    <w:p w14:paraId="48545164">
      <w:pPr>
        <w:pStyle w:val="21"/>
        <w:numPr>
          <w:ilvl w:val="7"/>
          <w:numId w:val="0"/>
        </w:numPr>
        <w:rPr>
          <w:rFonts w:hint="default"/>
        </w:rPr>
      </w:pPr>
      <w:r>
        <w:rPr>
          <w:rFonts w:ascii="宋体" w:hAnsi="宋体" w:cs="宋体"/>
        </w:rPr>
        <w:t xml:space="preserve">图6.32  </w:t>
      </w:r>
      <w:r>
        <w:t>基金领域亮灯数量年度看板示意图</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76ADA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5C3360D">
            <w:pPr>
              <w:pStyle w:val="30"/>
            </w:pPr>
            <w:r>
              <w:rPr>
                <w:rFonts w:hint="eastAsia"/>
              </w:rPr>
              <w:t>编号</w:t>
            </w:r>
          </w:p>
        </w:tc>
        <w:tc>
          <w:tcPr>
            <w:tcW w:w="3720" w:type="pct"/>
            <w:vAlign w:val="center"/>
          </w:tcPr>
          <w:p w14:paraId="0CFD90EE">
            <w:pPr>
              <w:pStyle w:val="30"/>
            </w:pPr>
            <w:r>
              <w:t>FXYJ_2_4_8</w:t>
            </w:r>
          </w:p>
        </w:tc>
      </w:tr>
      <w:tr w14:paraId="0CC9D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EBD4FF4">
            <w:pPr>
              <w:pStyle w:val="30"/>
            </w:pPr>
            <w:r>
              <w:rPr>
                <w:rFonts w:hint="eastAsia"/>
              </w:rPr>
              <w:t>角色</w:t>
            </w:r>
          </w:p>
        </w:tc>
        <w:tc>
          <w:tcPr>
            <w:tcW w:w="3720" w:type="pct"/>
            <w:vAlign w:val="center"/>
          </w:tcPr>
          <w:p w14:paraId="3FB1384E">
            <w:pPr>
              <w:pStyle w:val="30"/>
            </w:pPr>
            <w:r>
              <w:rPr>
                <w:rFonts w:hint="eastAsia"/>
              </w:rPr>
              <w:t>国资委用户、企业用户、系统管理员</w:t>
            </w:r>
          </w:p>
        </w:tc>
      </w:tr>
      <w:tr w14:paraId="1FE35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6E8762D">
            <w:pPr>
              <w:pStyle w:val="30"/>
            </w:pPr>
            <w:r>
              <w:rPr>
                <w:rFonts w:hint="eastAsia"/>
              </w:rPr>
              <w:t>前置条件</w:t>
            </w:r>
          </w:p>
        </w:tc>
        <w:tc>
          <w:tcPr>
            <w:tcW w:w="3720" w:type="pct"/>
            <w:vAlign w:val="center"/>
          </w:tcPr>
          <w:p w14:paraId="0F0A797D">
            <w:pPr>
              <w:pStyle w:val="30"/>
            </w:pPr>
            <w:r>
              <w:rPr>
                <w:rFonts w:hint="eastAsia"/>
              </w:rPr>
              <w:t>登入全面风险预警管理子系统，点击实体企业</w:t>
            </w:r>
          </w:p>
        </w:tc>
      </w:tr>
      <w:tr w14:paraId="1F11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036FBBF">
            <w:pPr>
              <w:pStyle w:val="30"/>
            </w:pPr>
            <w:r>
              <w:rPr>
                <w:rFonts w:hint="eastAsia"/>
              </w:rPr>
              <w:t>后置条件</w:t>
            </w:r>
          </w:p>
        </w:tc>
        <w:tc>
          <w:tcPr>
            <w:tcW w:w="3720" w:type="pct"/>
            <w:vAlign w:val="center"/>
          </w:tcPr>
          <w:p w14:paraId="0864D377">
            <w:pPr>
              <w:pStyle w:val="30"/>
            </w:pPr>
            <w:r>
              <w:rPr>
                <w:rFonts w:hint="eastAsia"/>
              </w:rPr>
              <w:t>无</w:t>
            </w:r>
          </w:p>
        </w:tc>
      </w:tr>
      <w:tr w14:paraId="7EF6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F0A1F53">
            <w:pPr>
              <w:pStyle w:val="30"/>
            </w:pPr>
            <w:r>
              <w:rPr>
                <w:rFonts w:hint="eastAsia"/>
              </w:rPr>
              <w:t>输入</w:t>
            </w:r>
          </w:p>
        </w:tc>
        <w:tc>
          <w:tcPr>
            <w:tcW w:w="3720" w:type="pct"/>
            <w:vAlign w:val="center"/>
          </w:tcPr>
          <w:p w14:paraId="726099BA">
            <w:pPr>
              <w:pStyle w:val="30"/>
            </w:pPr>
            <w:r>
              <w:rPr>
                <w:rFonts w:hint="eastAsia"/>
              </w:rPr>
              <w:t>选择基金领域、选择年份，并点击红灯或黄灯按钮</w:t>
            </w:r>
          </w:p>
        </w:tc>
      </w:tr>
      <w:tr w14:paraId="21063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E01F7A9">
            <w:pPr>
              <w:pStyle w:val="30"/>
            </w:pPr>
            <w:r>
              <w:rPr>
                <w:rFonts w:hint="eastAsia"/>
              </w:rPr>
              <w:t>输出</w:t>
            </w:r>
          </w:p>
        </w:tc>
        <w:tc>
          <w:tcPr>
            <w:tcW w:w="3720" w:type="pct"/>
            <w:vAlign w:val="center"/>
          </w:tcPr>
          <w:p w14:paraId="3C86F8DE">
            <w:pPr>
              <w:pStyle w:val="30"/>
            </w:pPr>
            <w:r>
              <w:rPr>
                <w:rFonts w:hint="eastAsia"/>
              </w:rPr>
              <w:t>所选年份中红灯或黄灯的亮灯明细</w:t>
            </w:r>
          </w:p>
        </w:tc>
      </w:tr>
      <w:tr w14:paraId="56E2C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70903B7">
            <w:pPr>
              <w:pStyle w:val="30"/>
            </w:pPr>
            <w:r>
              <w:rPr>
                <w:rFonts w:hint="eastAsia"/>
              </w:rPr>
              <w:t>正常流</w:t>
            </w:r>
          </w:p>
        </w:tc>
        <w:tc>
          <w:tcPr>
            <w:tcW w:w="3720" w:type="pct"/>
            <w:vAlign w:val="center"/>
          </w:tcPr>
          <w:p w14:paraId="7FE031C8">
            <w:pPr>
              <w:pStyle w:val="30"/>
            </w:pPr>
            <w:r>
              <w:rPr>
                <w:rFonts w:hint="eastAsia"/>
              </w:rPr>
              <w:t>可对亮灯数量进行查看</w:t>
            </w:r>
          </w:p>
        </w:tc>
      </w:tr>
      <w:tr w14:paraId="328A1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64309DB">
            <w:pPr>
              <w:pStyle w:val="30"/>
            </w:pPr>
            <w:r>
              <w:rPr>
                <w:rFonts w:hint="eastAsia"/>
              </w:rPr>
              <w:t>异常流</w:t>
            </w:r>
          </w:p>
        </w:tc>
        <w:tc>
          <w:tcPr>
            <w:tcW w:w="3720" w:type="pct"/>
            <w:vAlign w:val="center"/>
          </w:tcPr>
          <w:p w14:paraId="64DDF843">
            <w:pPr>
              <w:pStyle w:val="30"/>
            </w:pPr>
            <w:r>
              <w:rPr>
                <w:rFonts w:hint="eastAsia"/>
              </w:rPr>
              <w:t>数据加载失败</w:t>
            </w:r>
          </w:p>
        </w:tc>
      </w:tr>
      <w:tr w14:paraId="4CF6F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78D097A">
            <w:pPr>
              <w:pStyle w:val="30"/>
            </w:pPr>
            <w:r>
              <w:rPr>
                <w:rFonts w:hint="eastAsia"/>
              </w:rPr>
              <w:t>特殊需求</w:t>
            </w:r>
          </w:p>
        </w:tc>
        <w:tc>
          <w:tcPr>
            <w:tcW w:w="3720" w:type="pct"/>
            <w:vAlign w:val="center"/>
          </w:tcPr>
          <w:p w14:paraId="78B182E1">
            <w:pPr>
              <w:pStyle w:val="30"/>
            </w:pPr>
            <w:r>
              <w:rPr>
                <w:rFonts w:hint="eastAsia"/>
              </w:rPr>
              <w:t>无</w:t>
            </w:r>
          </w:p>
        </w:tc>
      </w:tr>
    </w:tbl>
    <w:p w14:paraId="38A6BC8F">
      <w:pPr>
        <w:pStyle w:val="6"/>
        <w:numPr>
          <w:ilvl w:val="4"/>
          <w:numId w:val="0"/>
        </w:numPr>
      </w:pPr>
      <w:r>
        <w:rPr>
          <w:rFonts w:hint="eastAsia" w:eastAsia="宋体" w:cs="宋体"/>
        </w:rPr>
        <w:t xml:space="preserve">6.1.6.2.5  </w:t>
      </w:r>
      <w:r>
        <w:rPr>
          <w:rFonts w:hint="eastAsia"/>
        </w:rPr>
        <w:t>金融企业看板</w:t>
      </w:r>
    </w:p>
    <w:p w14:paraId="6F9C7C2F">
      <w:pPr>
        <w:ind w:firstLine="480"/>
      </w:pPr>
      <w:r>
        <w:rPr>
          <w:rFonts w:hint="eastAsia"/>
        </w:rPr>
        <w:t>以月度为单位，对金融企业总览及单户金融类企业的预警内容进行完善。完善内容包括金融企业风险总览看板、银行类企业风险地图看板、银行类企业亮灯结果看板、证券类企业风险地图看板、证券类企业亮灯结果看板、保险类企业风险地图看板、保险类企业亮灯结果看板、财务公司风险地图看板、财务公司亮灯结果看板、财务公司综合R值亮灯分析、信托公司风险地图看板、信托公司亮灯结果看板、信托公司类企业业务行业集中度分析、信托公司类企业客户行业集中度分析、信托公司综合R值亮灯分析、融资租赁风险地图看板、融资租赁亮灯结果看板、融资租赁类企业业务行业集中度分析、融资租赁综合R值亮灯分析、其他金融/投资企业看板等。</w:t>
      </w:r>
    </w:p>
    <w:p w14:paraId="615506CA">
      <w:pPr>
        <w:pStyle w:val="7"/>
        <w:numPr>
          <w:ilvl w:val="5"/>
          <w:numId w:val="0"/>
        </w:numPr>
      </w:pPr>
      <w:r>
        <w:rPr>
          <w:rFonts w:hint="eastAsia" w:ascii="Times New Roman" w:hAnsi="Times New Roman" w:cs="宋体"/>
        </w:rPr>
        <w:t xml:space="preserve">6.1.6.2.5.1  </w:t>
      </w:r>
      <w:r>
        <w:rPr>
          <w:rFonts w:hint="eastAsia"/>
        </w:rPr>
        <w:t>金融企业风险总览看板</w:t>
      </w:r>
    </w:p>
    <w:p w14:paraId="15F26CFF">
      <w:pPr>
        <w:ind w:firstLine="480"/>
      </w:pPr>
      <w:r>
        <w:rPr>
          <w:rFonts w:hint="eastAsia"/>
        </w:rPr>
        <w:t>金融企业总览看板对上海市国资委监管企业（金融企业）风险情况进行梳理、运算、整合，并以年度为单位制作上海市国资委总览-金融企业年度预警看板，来展现金融企业整体在所选年度各项指标的亮灯情况及其变化趋势。该看板主要包括年度金融企业亮灯情况概览模块、年度亮灯分布模块、重大风险清单模块、金融企业年度指标亮灯详情模块。</w:t>
      </w:r>
    </w:p>
    <w:p w14:paraId="104C1E8C">
      <w:pPr>
        <w:ind w:firstLine="480"/>
      </w:pPr>
      <w:r>
        <w:rPr>
          <w:rFonts w:hint="eastAsia"/>
        </w:rPr>
        <w:t>对国资委监管金融企业风险情况进行梳理、运算、整合，完善并制作国资委金融企业总览预警看板，新增展现国资委金融企业整体风险情况。</w:t>
      </w:r>
    </w:p>
    <w:p w14:paraId="533CA545">
      <w:pPr>
        <w:ind w:firstLine="480"/>
      </w:pPr>
      <w:r>
        <w:rPr>
          <w:rFonts w:hint="eastAsia"/>
        </w:rPr>
        <w:t>该看板将展现金融类企业月度风险指标亮灯情况与风险敞口、风险事件情况，并按照企业类别的不同，为不同性质的企业设置相应的指标体系与界面，包括银行类企业、证券类企业、保险类企业、财务公司类企业、租赁公司类企业、信托公司类企业等六个类别。用户可选中相应的企业类别来查看该类别下各金融子企业的综合R值、风险敞口、风险事件及指标数据详情。</w:t>
      </w:r>
    </w:p>
    <w:p w14:paraId="589D1BAF">
      <w:pPr>
        <w:pStyle w:val="25"/>
      </w:pPr>
      <w:r>
        <w:drawing>
          <wp:inline distT="0" distB="0" distL="0" distR="0">
            <wp:extent cx="5274310" cy="2947670"/>
            <wp:effectExtent l="9525" t="9525" r="12065" b="14605"/>
            <wp:docPr id="193942345" name="图片 193942345"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45" name="图片 193942345" descr="图形用户界面, 应用程序&#10;&#10;描述已自动生成"/>
                    <pic:cNvPicPr>
                      <a:picLocks noChangeAspect="1"/>
                    </pic:cNvPicPr>
                  </pic:nvPicPr>
                  <pic:blipFill>
                    <a:blip r:embed="rId108"/>
                    <a:stretch>
                      <a:fillRect/>
                    </a:stretch>
                  </pic:blipFill>
                  <pic:spPr>
                    <a:xfrm>
                      <a:off x="0" y="0"/>
                      <a:ext cx="5274310" cy="2947670"/>
                    </a:xfrm>
                    <a:prstGeom prst="rect">
                      <a:avLst/>
                    </a:prstGeom>
                    <a:ln>
                      <a:solidFill>
                        <a:schemeClr val="bg1">
                          <a:lumMod val="50000"/>
                        </a:schemeClr>
                      </a:solidFill>
                    </a:ln>
                  </pic:spPr>
                </pic:pic>
              </a:graphicData>
            </a:graphic>
          </wp:inline>
        </w:drawing>
      </w:r>
    </w:p>
    <w:p w14:paraId="1E3BFDB1">
      <w:pPr>
        <w:pStyle w:val="21"/>
        <w:numPr>
          <w:ilvl w:val="7"/>
          <w:numId w:val="0"/>
        </w:numPr>
        <w:rPr>
          <w:rFonts w:hint="default"/>
        </w:rPr>
      </w:pPr>
      <w:r>
        <w:rPr>
          <w:rFonts w:ascii="宋体" w:hAnsi="宋体" w:cs="宋体"/>
        </w:rPr>
        <w:t xml:space="preserve">图6.33  </w:t>
      </w:r>
      <w:r>
        <w:t>金融企业风险总览示意图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7C1B818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E801F1A">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1436244E">
            <w:pPr>
              <w:pStyle w:val="30"/>
            </w:pPr>
            <w:r>
              <w:t>FXYJ_2_5_1</w:t>
            </w:r>
          </w:p>
        </w:tc>
      </w:tr>
      <w:tr w14:paraId="6581CD0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645E76C">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02CBF4FA">
            <w:pPr>
              <w:pStyle w:val="30"/>
            </w:pPr>
            <w:r>
              <w:rPr>
                <w:rFonts w:hint="eastAsia"/>
              </w:rPr>
              <w:t>国资委用户、系统管理员</w:t>
            </w:r>
          </w:p>
        </w:tc>
      </w:tr>
      <w:tr w14:paraId="1EE6C7F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FA32D7C">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7214B168">
            <w:pPr>
              <w:pStyle w:val="30"/>
            </w:pPr>
            <w:r>
              <w:rPr>
                <w:rFonts w:hint="eastAsia"/>
              </w:rPr>
              <w:t>登入全面风险预警管理子系统，点击金融企业</w:t>
            </w:r>
          </w:p>
        </w:tc>
      </w:tr>
      <w:tr w14:paraId="6DA8451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690FE0F">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536F3DF2">
            <w:pPr>
              <w:pStyle w:val="30"/>
            </w:pPr>
            <w:r>
              <w:rPr>
                <w:rFonts w:hint="eastAsia"/>
              </w:rPr>
              <w:t>无</w:t>
            </w:r>
          </w:p>
        </w:tc>
      </w:tr>
      <w:tr w14:paraId="064180F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B6FEEA1">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40227DD1">
            <w:pPr>
              <w:pStyle w:val="30"/>
            </w:pPr>
            <w:r>
              <w:rPr>
                <w:rFonts w:hint="eastAsia"/>
              </w:rPr>
              <w:t>无</w:t>
            </w:r>
          </w:p>
        </w:tc>
      </w:tr>
      <w:tr w14:paraId="18878DE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9FE1705">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43C5DBA1">
            <w:pPr>
              <w:pStyle w:val="30"/>
            </w:pPr>
            <w:r>
              <w:rPr>
                <w:rFonts w:hint="eastAsia"/>
              </w:rPr>
              <w:t>金融企业风险汇总及各类别企业明细数据</w:t>
            </w:r>
          </w:p>
        </w:tc>
      </w:tr>
      <w:tr w14:paraId="1D87A69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35B854D">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09159F29">
            <w:pPr>
              <w:pStyle w:val="30"/>
            </w:pPr>
            <w:r>
              <w:rPr>
                <w:rFonts w:hint="eastAsia"/>
              </w:rPr>
              <w:t>可对金融企业指标及亮灯进行查看</w:t>
            </w:r>
          </w:p>
        </w:tc>
      </w:tr>
      <w:tr w14:paraId="4D397AF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80F89C8">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0725B911">
            <w:pPr>
              <w:pStyle w:val="30"/>
            </w:pPr>
            <w:r>
              <w:rPr>
                <w:rFonts w:hint="eastAsia"/>
              </w:rPr>
              <w:t>数据加载失败</w:t>
            </w:r>
          </w:p>
        </w:tc>
      </w:tr>
      <w:tr w14:paraId="4A1E4BE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12E717A">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5DC42DCF">
            <w:pPr>
              <w:pStyle w:val="30"/>
            </w:pPr>
            <w:r>
              <w:rPr>
                <w:rFonts w:hint="eastAsia"/>
              </w:rPr>
              <w:t>无</w:t>
            </w:r>
          </w:p>
        </w:tc>
      </w:tr>
    </w:tbl>
    <w:p w14:paraId="07526709">
      <w:pPr>
        <w:pStyle w:val="7"/>
        <w:numPr>
          <w:ilvl w:val="5"/>
          <w:numId w:val="0"/>
        </w:numPr>
      </w:pPr>
      <w:r>
        <w:rPr>
          <w:rFonts w:hint="eastAsia" w:ascii="Times New Roman" w:hAnsi="Times New Roman" w:cs="宋体"/>
        </w:rPr>
        <w:t xml:space="preserve">6.1.6.2.5.2  </w:t>
      </w:r>
      <w:r>
        <w:rPr>
          <w:rFonts w:hint="eastAsia"/>
        </w:rPr>
        <w:t>银行类企业风险地图</w:t>
      </w:r>
    </w:p>
    <w:p w14:paraId="7F478BBF">
      <w:pPr>
        <w:ind w:firstLine="480"/>
      </w:pPr>
      <w:r>
        <w:rPr>
          <w:rFonts w:hint="eastAsia"/>
        </w:rPr>
        <w:t>银行类企业看板该主要用于展示银行类企业各风险指标的指标值、亮灯结果及变化趋势。看板按照风险大类将指标划分为偿债能力、资产质量及盈利能力三类，并进一步划分为资本充足、流动性、资产质量、安全性、效率、效益等二级风险。涉及的指标包括资本充足率、核心一级资本充足率、杠杆率、流动性覆盖率、净稳定资金率、二三阶段债券资产占比、不良贷款率、90天以上逾期不良比、成本收入比、资本利润率等，共计13个指标。</w:t>
      </w:r>
    </w:p>
    <w:p w14:paraId="76C92987">
      <w:pPr>
        <w:ind w:firstLine="480"/>
      </w:pPr>
      <w:r>
        <w:rPr>
          <w:rFonts w:hint="eastAsia"/>
        </w:rPr>
        <w:t>完善对国资委监管银行类企业风险情况的梳理、运算、整合，并以月度为单位制作银行——按风险地图查看风险看板，新增对银行类企业风险整体情况的展现，来展现各银行类重点子企业风险在各个风险领域、各个风险类别的分布情况，看板数据来源主要为国资委财务快报系统。</w:t>
      </w:r>
    </w:p>
    <w:p w14:paraId="1E4B05B9">
      <w:pPr>
        <w:ind w:firstLine="480"/>
      </w:pPr>
      <w:r>
        <w:rPr>
          <w:rFonts w:hint="eastAsia"/>
        </w:rPr>
        <w:t>该看板主要将展现当前所选子企业在所选月度的风险分布情况。子系统将按照风险类别的不同，将企业风险情况划分至投资风险、基金风险、舆情风险、外部风险等4个风险领域，并细分至过度投资风险、投后资产缩水、投后经营业绩不佳、举债投资、商誉占比过高、商誉减值准备过大、投资标的减值、对赌条款未达标、参股企业经营不善、舆情风险、国别风险、汇率风险、利率风险等风险类别。用户可在“按风险地图查看”的页面中对上述风险领域、风险类别的亮灯情况进行查阅。</w:t>
      </w:r>
    </w:p>
    <w:p w14:paraId="3F27506A">
      <w:pPr>
        <w:pStyle w:val="25"/>
      </w:pPr>
      <w:r>
        <w:drawing>
          <wp:inline distT="0" distB="0" distL="0" distR="0">
            <wp:extent cx="5274310" cy="2923540"/>
            <wp:effectExtent l="9525" t="9525" r="12065" b="10160"/>
            <wp:docPr id="193942346" name="图片 19394234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46" name="图片 193942346" descr="图形用户界面, 应用程序&#10;&#10;描述已自动生成"/>
                    <pic:cNvPicPr>
                      <a:picLocks noChangeAspect="1"/>
                    </pic:cNvPicPr>
                  </pic:nvPicPr>
                  <pic:blipFill>
                    <a:blip r:embed="rId109"/>
                    <a:stretch>
                      <a:fillRect/>
                    </a:stretch>
                  </pic:blipFill>
                  <pic:spPr>
                    <a:xfrm>
                      <a:off x="0" y="0"/>
                      <a:ext cx="5274310" cy="2923540"/>
                    </a:xfrm>
                    <a:prstGeom prst="rect">
                      <a:avLst/>
                    </a:prstGeom>
                    <a:ln>
                      <a:solidFill>
                        <a:schemeClr val="bg1">
                          <a:lumMod val="50000"/>
                        </a:schemeClr>
                      </a:solidFill>
                    </a:ln>
                  </pic:spPr>
                </pic:pic>
              </a:graphicData>
            </a:graphic>
          </wp:inline>
        </w:drawing>
      </w:r>
    </w:p>
    <w:p w14:paraId="6244D3EA">
      <w:pPr>
        <w:pStyle w:val="21"/>
        <w:numPr>
          <w:ilvl w:val="7"/>
          <w:numId w:val="0"/>
        </w:numPr>
        <w:rPr>
          <w:rFonts w:hint="default"/>
        </w:rPr>
      </w:pPr>
      <w:r>
        <w:rPr>
          <w:rFonts w:ascii="宋体" w:hAnsi="宋体" w:cs="宋体"/>
        </w:rPr>
        <w:t xml:space="preserve">图6.34  </w:t>
      </w:r>
      <w:r>
        <w:t>银行类企业风险地图示意图</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67A16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58296F2">
            <w:pPr>
              <w:pStyle w:val="30"/>
            </w:pPr>
            <w:r>
              <w:rPr>
                <w:rFonts w:hint="eastAsia"/>
              </w:rPr>
              <w:t>编号</w:t>
            </w:r>
          </w:p>
        </w:tc>
        <w:tc>
          <w:tcPr>
            <w:tcW w:w="3720" w:type="pct"/>
            <w:vAlign w:val="center"/>
          </w:tcPr>
          <w:p w14:paraId="7DE57AB5">
            <w:pPr>
              <w:pStyle w:val="30"/>
            </w:pPr>
            <w:r>
              <w:t>FXYJ_2_5_2</w:t>
            </w:r>
          </w:p>
        </w:tc>
      </w:tr>
      <w:tr w14:paraId="3E468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5CBEAB4">
            <w:pPr>
              <w:pStyle w:val="30"/>
            </w:pPr>
            <w:r>
              <w:rPr>
                <w:rFonts w:hint="eastAsia"/>
              </w:rPr>
              <w:t>角色</w:t>
            </w:r>
          </w:p>
        </w:tc>
        <w:tc>
          <w:tcPr>
            <w:tcW w:w="3720" w:type="pct"/>
            <w:vAlign w:val="center"/>
          </w:tcPr>
          <w:p w14:paraId="6AF7C4D1">
            <w:pPr>
              <w:pStyle w:val="30"/>
            </w:pPr>
            <w:r>
              <w:rPr>
                <w:rFonts w:hint="eastAsia"/>
              </w:rPr>
              <w:t>国资委用户、企业用户、系统管理员</w:t>
            </w:r>
          </w:p>
        </w:tc>
      </w:tr>
      <w:tr w14:paraId="3B024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29FF138">
            <w:pPr>
              <w:pStyle w:val="30"/>
            </w:pPr>
            <w:r>
              <w:rPr>
                <w:rFonts w:hint="eastAsia"/>
              </w:rPr>
              <w:t>前置条件</w:t>
            </w:r>
          </w:p>
        </w:tc>
        <w:tc>
          <w:tcPr>
            <w:tcW w:w="3720" w:type="pct"/>
            <w:vAlign w:val="center"/>
          </w:tcPr>
          <w:p w14:paraId="3CF5C138">
            <w:pPr>
              <w:pStyle w:val="30"/>
            </w:pPr>
            <w:r>
              <w:rPr>
                <w:rFonts w:hint="eastAsia"/>
              </w:rPr>
              <w:t>登入全面风险预警管理子系统，点击金融企业</w:t>
            </w:r>
          </w:p>
        </w:tc>
      </w:tr>
      <w:tr w14:paraId="3D8F3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24EC451">
            <w:pPr>
              <w:pStyle w:val="30"/>
            </w:pPr>
            <w:r>
              <w:rPr>
                <w:rFonts w:hint="eastAsia"/>
              </w:rPr>
              <w:t>后置条件</w:t>
            </w:r>
          </w:p>
        </w:tc>
        <w:tc>
          <w:tcPr>
            <w:tcW w:w="3720" w:type="pct"/>
            <w:vAlign w:val="center"/>
          </w:tcPr>
          <w:p w14:paraId="02CE408E">
            <w:pPr>
              <w:pStyle w:val="30"/>
            </w:pPr>
            <w:r>
              <w:rPr>
                <w:rFonts w:hint="eastAsia"/>
              </w:rPr>
              <w:t>无</w:t>
            </w:r>
          </w:p>
        </w:tc>
      </w:tr>
      <w:tr w14:paraId="569A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9F0D0F6">
            <w:pPr>
              <w:pStyle w:val="30"/>
            </w:pPr>
            <w:r>
              <w:rPr>
                <w:rFonts w:hint="eastAsia"/>
              </w:rPr>
              <w:t>输入</w:t>
            </w:r>
          </w:p>
        </w:tc>
        <w:tc>
          <w:tcPr>
            <w:tcW w:w="3720" w:type="pct"/>
            <w:vAlign w:val="center"/>
          </w:tcPr>
          <w:p w14:paraId="668D524B">
            <w:pPr>
              <w:pStyle w:val="30"/>
            </w:pPr>
            <w:r>
              <w:rPr>
                <w:rFonts w:hint="eastAsia"/>
              </w:rPr>
              <w:t>选择银行类企业、选择月份，并选择“按风险地图查看”按钮</w:t>
            </w:r>
          </w:p>
        </w:tc>
      </w:tr>
      <w:tr w14:paraId="7F6E4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293CE4F">
            <w:pPr>
              <w:pStyle w:val="30"/>
            </w:pPr>
            <w:r>
              <w:rPr>
                <w:rFonts w:hint="eastAsia"/>
              </w:rPr>
              <w:t>输出</w:t>
            </w:r>
          </w:p>
        </w:tc>
        <w:tc>
          <w:tcPr>
            <w:tcW w:w="3720" w:type="pct"/>
            <w:vAlign w:val="center"/>
          </w:tcPr>
          <w:p w14:paraId="4B5E65A5">
            <w:pPr>
              <w:pStyle w:val="30"/>
            </w:pPr>
            <w:r>
              <w:rPr>
                <w:rFonts w:hint="eastAsia"/>
              </w:rPr>
              <w:t>所选企业在选月度中风险分布情况</w:t>
            </w:r>
          </w:p>
        </w:tc>
      </w:tr>
      <w:tr w14:paraId="59161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4967B39">
            <w:pPr>
              <w:pStyle w:val="30"/>
            </w:pPr>
            <w:r>
              <w:rPr>
                <w:rFonts w:hint="eastAsia"/>
              </w:rPr>
              <w:t>正常流</w:t>
            </w:r>
          </w:p>
        </w:tc>
        <w:tc>
          <w:tcPr>
            <w:tcW w:w="3720" w:type="pct"/>
            <w:vAlign w:val="center"/>
          </w:tcPr>
          <w:p w14:paraId="5C02236E">
            <w:pPr>
              <w:pStyle w:val="30"/>
            </w:pPr>
            <w:r>
              <w:rPr>
                <w:rFonts w:hint="eastAsia"/>
              </w:rPr>
              <w:t>可对所选企业风险分布亮灯情况进行查看</w:t>
            </w:r>
          </w:p>
        </w:tc>
      </w:tr>
      <w:tr w14:paraId="6895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FA7F29E">
            <w:pPr>
              <w:pStyle w:val="30"/>
            </w:pPr>
            <w:r>
              <w:rPr>
                <w:rFonts w:hint="eastAsia"/>
              </w:rPr>
              <w:t>异常流</w:t>
            </w:r>
          </w:p>
        </w:tc>
        <w:tc>
          <w:tcPr>
            <w:tcW w:w="3720" w:type="pct"/>
            <w:vAlign w:val="center"/>
          </w:tcPr>
          <w:p w14:paraId="29136853">
            <w:pPr>
              <w:pStyle w:val="30"/>
            </w:pPr>
            <w:r>
              <w:rPr>
                <w:rFonts w:hint="eastAsia"/>
              </w:rPr>
              <w:t>数据加载失败</w:t>
            </w:r>
          </w:p>
        </w:tc>
      </w:tr>
      <w:tr w14:paraId="651F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B7A45C7">
            <w:pPr>
              <w:pStyle w:val="30"/>
            </w:pPr>
            <w:r>
              <w:rPr>
                <w:rFonts w:hint="eastAsia"/>
              </w:rPr>
              <w:t>特殊需求</w:t>
            </w:r>
          </w:p>
        </w:tc>
        <w:tc>
          <w:tcPr>
            <w:tcW w:w="3720" w:type="pct"/>
            <w:vAlign w:val="center"/>
          </w:tcPr>
          <w:p w14:paraId="7CD3D1A9">
            <w:pPr>
              <w:pStyle w:val="30"/>
            </w:pPr>
            <w:r>
              <w:rPr>
                <w:rFonts w:hint="eastAsia"/>
              </w:rPr>
              <w:t>无</w:t>
            </w:r>
          </w:p>
        </w:tc>
      </w:tr>
    </w:tbl>
    <w:p w14:paraId="78717C9C">
      <w:pPr>
        <w:pStyle w:val="7"/>
        <w:numPr>
          <w:ilvl w:val="5"/>
          <w:numId w:val="0"/>
        </w:numPr>
      </w:pPr>
      <w:r>
        <w:rPr>
          <w:rFonts w:hint="eastAsia" w:ascii="Times New Roman" w:hAnsi="Times New Roman" w:cs="宋体"/>
        </w:rPr>
        <w:t xml:space="preserve">6.1.6.2.5.3  </w:t>
      </w:r>
      <w:r>
        <w:rPr>
          <w:rFonts w:hint="eastAsia"/>
        </w:rPr>
        <w:t>银行类企业亮灯结果</w:t>
      </w:r>
    </w:p>
    <w:p w14:paraId="34C654D3">
      <w:pPr>
        <w:ind w:firstLine="480"/>
      </w:pPr>
      <w:r>
        <w:rPr>
          <w:rFonts w:hint="eastAsia"/>
        </w:rPr>
        <w:t>银行类企业看板该主要用于展示银行类企业各风险指标的指标值、亮灯结果及变化趋势。看板按照风险大类将指标划分为偿债能力、资产质量及盈利能力三类，并进一步划分为资本充足、流动性、资产质量、安全性、效率、效益等二级风险。涉及的指标包括资本充足率、核心一级资本充足率、杠杆率、流动性覆盖率、净稳定资金率、二三阶段债券资产占比、不良贷款率、90天以上逾期不良比、成本收入比、资本利润率等，共计13个指标。</w:t>
      </w:r>
    </w:p>
    <w:p w14:paraId="37B0E8B6">
      <w:pPr>
        <w:ind w:firstLine="480"/>
      </w:pPr>
      <w:r>
        <w:rPr>
          <w:rFonts w:hint="eastAsia"/>
        </w:rPr>
        <w:t>对国资委监管单户企业风险情况进行梳理、运算、整合，并以月度为单位制作银行——按亮灯结果查看风险看板，新增来展现各重点子企业组成综合R值的各项基础指标的数值及亮灯结果，看板数据来源主要为国资委财务快报系统。</w:t>
      </w:r>
    </w:p>
    <w:p w14:paraId="18DC6197">
      <w:pPr>
        <w:ind w:firstLine="480"/>
      </w:pPr>
      <w:r>
        <w:rPr>
          <w:rFonts w:hint="eastAsia"/>
        </w:rPr>
        <w:t>该看板主要将展现当前所选子企业在所选月度组成综合R值各项指标的数值与亮灯情况，包括资本充足率、核心一级资本充足率、杠杆率、流动性覆盖率、净稳定资金比例、二三阶段债权资产占比、债权资产信用减值准备/二三阶段债权资产、不良贷款率、不良贷款/逾期贷款、拨备覆盖率、成本收入比、资本利润率、净息差、营业收入同比变动幅度等内容。用户可在“按亮灯结果查看”页面的表格中对上述内容进行查阅。</w:t>
      </w:r>
    </w:p>
    <w:p w14:paraId="59989EAB">
      <w:pPr>
        <w:pStyle w:val="25"/>
      </w:pPr>
      <w:r>
        <w:drawing>
          <wp:inline distT="0" distB="0" distL="0" distR="0">
            <wp:extent cx="5274310" cy="2760345"/>
            <wp:effectExtent l="9525" t="9525" r="12065" b="11430"/>
            <wp:docPr id="193942347" name="图片 19394234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47" name="图片 193942347" descr="图形用户界面, 应用程序&#10;&#10;描述已自动生成"/>
                    <pic:cNvPicPr>
                      <a:picLocks noChangeAspect="1"/>
                    </pic:cNvPicPr>
                  </pic:nvPicPr>
                  <pic:blipFill>
                    <a:blip r:embed="rId110"/>
                    <a:stretch>
                      <a:fillRect/>
                    </a:stretch>
                  </pic:blipFill>
                  <pic:spPr>
                    <a:xfrm>
                      <a:off x="0" y="0"/>
                      <a:ext cx="5274310" cy="2760345"/>
                    </a:xfrm>
                    <a:prstGeom prst="rect">
                      <a:avLst/>
                    </a:prstGeom>
                    <a:ln>
                      <a:solidFill>
                        <a:schemeClr val="bg1">
                          <a:lumMod val="50000"/>
                        </a:schemeClr>
                      </a:solidFill>
                    </a:ln>
                  </pic:spPr>
                </pic:pic>
              </a:graphicData>
            </a:graphic>
          </wp:inline>
        </w:drawing>
      </w:r>
    </w:p>
    <w:p w14:paraId="4F0BE488">
      <w:pPr>
        <w:pStyle w:val="21"/>
        <w:numPr>
          <w:ilvl w:val="7"/>
          <w:numId w:val="0"/>
        </w:numPr>
        <w:rPr>
          <w:rFonts w:hint="default"/>
        </w:rPr>
      </w:pPr>
      <w:r>
        <w:rPr>
          <w:rFonts w:ascii="宋体" w:hAnsi="宋体" w:cs="宋体"/>
        </w:rPr>
        <w:t xml:space="preserve">图6.35  </w:t>
      </w:r>
      <w:r>
        <w:t>银行类企业亮灯结果示意图</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1151E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64B0A27">
            <w:pPr>
              <w:pStyle w:val="30"/>
            </w:pPr>
            <w:r>
              <w:rPr>
                <w:rFonts w:hint="eastAsia"/>
              </w:rPr>
              <w:t>编号</w:t>
            </w:r>
          </w:p>
        </w:tc>
        <w:tc>
          <w:tcPr>
            <w:tcW w:w="3720" w:type="pct"/>
            <w:vAlign w:val="center"/>
          </w:tcPr>
          <w:p w14:paraId="57D13E5A">
            <w:pPr>
              <w:pStyle w:val="30"/>
            </w:pPr>
            <w:r>
              <w:t>FXYJ_2_5_3</w:t>
            </w:r>
          </w:p>
        </w:tc>
      </w:tr>
      <w:tr w14:paraId="40B39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E35720C">
            <w:pPr>
              <w:pStyle w:val="30"/>
            </w:pPr>
            <w:r>
              <w:rPr>
                <w:rFonts w:hint="eastAsia"/>
              </w:rPr>
              <w:t>角色</w:t>
            </w:r>
          </w:p>
        </w:tc>
        <w:tc>
          <w:tcPr>
            <w:tcW w:w="3720" w:type="pct"/>
            <w:vAlign w:val="center"/>
          </w:tcPr>
          <w:p w14:paraId="3364E50A">
            <w:pPr>
              <w:pStyle w:val="30"/>
            </w:pPr>
            <w:r>
              <w:rPr>
                <w:rFonts w:hint="eastAsia"/>
              </w:rPr>
              <w:t>国资委用户、企业用户、系统管理员</w:t>
            </w:r>
          </w:p>
        </w:tc>
      </w:tr>
      <w:tr w14:paraId="3D567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3C2AAE5">
            <w:pPr>
              <w:pStyle w:val="30"/>
            </w:pPr>
            <w:r>
              <w:rPr>
                <w:rFonts w:hint="eastAsia"/>
              </w:rPr>
              <w:t>前置条件</w:t>
            </w:r>
          </w:p>
        </w:tc>
        <w:tc>
          <w:tcPr>
            <w:tcW w:w="3720" w:type="pct"/>
            <w:vAlign w:val="center"/>
          </w:tcPr>
          <w:p w14:paraId="1E22EFCE">
            <w:pPr>
              <w:pStyle w:val="30"/>
            </w:pPr>
            <w:r>
              <w:rPr>
                <w:rFonts w:hint="eastAsia"/>
              </w:rPr>
              <w:t>登入全面风险预警管理子系统，点击金融企业</w:t>
            </w:r>
          </w:p>
        </w:tc>
      </w:tr>
      <w:tr w14:paraId="22752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964DE1C">
            <w:pPr>
              <w:pStyle w:val="30"/>
            </w:pPr>
            <w:r>
              <w:rPr>
                <w:rFonts w:hint="eastAsia"/>
              </w:rPr>
              <w:t>后置条件</w:t>
            </w:r>
          </w:p>
        </w:tc>
        <w:tc>
          <w:tcPr>
            <w:tcW w:w="3720" w:type="pct"/>
            <w:vAlign w:val="center"/>
          </w:tcPr>
          <w:p w14:paraId="6DA9B442">
            <w:pPr>
              <w:pStyle w:val="30"/>
            </w:pPr>
            <w:r>
              <w:rPr>
                <w:rFonts w:hint="eastAsia"/>
              </w:rPr>
              <w:t>无</w:t>
            </w:r>
          </w:p>
        </w:tc>
      </w:tr>
      <w:tr w14:paraId="3F371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3FAF0F4">
            <w:pPr>
              <w:pStyle w:val="30"/>
            </w:pPr>
            <w:r>
              <w:rPr>
                <w:rFonts w:hint="eastAsia"/>
              </w:rPr>
              <w:t>输入</w:t>
            </w:r>
          </w:p>
        </w:tc>
        <w:tc>
          <w:tcPr>
            <w:tcW w:w="3720" w:type="pct"/>
            <w:vAlign w:val="center"/>
          </w:tcPr>
          <w:p w14:paraId="4CFA73BE">
            <w:pPr>
              <w:pStyle w:val="30"/>
            </w:pPr>
            <w:r>
              <w:rPr>
                <w:rFonts w:hint="eastAsia"/>
              </w:rPr>
              <w:t>选择银行类企业、选择月份，并选择“按亮灯结果查看”按钮</w:t>
            </w:r>
          </w:p>
        </w:tc>
      </w:tr>
      <w:tr w14:paraId="7F20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F35CCFA">
            <w:pPr>
              <w:pStyle w:val="30"/>
            </w:pPr>
            <w:r>
              <w:rPr>
                <w:rFonts w:hint="eastAsia"/>
              </w:rPr>
              <w:t>输出</w:t>
            </w:r>
          </w:p>
        </w:tc>
        <w:tc>
          <w:tcPr>
            <w:tcW w:w="3720" w:type="pct"/>
            <w:vAlign w:val="center"/>
          </w:tcPr>
          <w:p w14:paraId="0E055F2D">
            <w:pPr>
              <w:pStyle w:val="30"/>
            </w:pPr>
            <w:r>
              <w:rPr>
                <w:rFonts w:hint="eastAsia"/>
              </w:rPr>
              <w:t>所选企业在选月度中组成综合</w:t>
            </w:r>
            <w:r>
              <w:t>R</w:t>
            </w:r>
            <w:r>
              <w:rPr>
                <w:rFonts w:hint="eastAsia"/>
              </w:rPr>
              <w:t>值各项指标的数值与亮灯情况</w:t>
            </w:r>
          </w:p>
        </w:tc>
      </w:tr>
      <w:tr w14:paraId="5A05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EE42E3F">
            <w:pPr>
              <w:pStyle w:val="30"/>
            </w:pPr>
            <w:r>
              <w:rPr>
                <w:rFonts w:hint="eastAsia"/>
              </w:rPr>
              <w:t>正常流</w:t>
            </w:r>
          </w:p>
        </w:tc>
        <w:tc>
          <w:tcPr>
            <w:tcW w:w="3720" w:type="pct"/>
            <w:vAlign w:val="center"/>
          </w:tcPr>
          <w:p w14:paraId="02CEFE7B">
            <w:pPr>
              <w:pStyle w:val="30"/>
            </w:pPr>
            <w:r>
              <w:rPr>
                <w:rFonts w:hint="eastAsia"/>
              </w:rPr>
              <w:t>可对所选企业组成综合</w:t>
            </w:r>
            <w:r>
              <w:t>R</w:t>
            </w:r>
            <w:r>
              <w:rPr>
                <w:rFonts w:hint="eastAsia"/>
              </w:rPr>
              <w:t>值各项指标的数值与亮灯情况进行查看及排序</w:t>
            </w:r>
          </w:p>
        </w:tc>
      </w:tr>
      <w:tr w14:paraId="5577F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E6B0833">
            <w:pPr>
              <w:pStyle w:val="30"/>
            </w:pPr>
            <w:r>
              <w:rPr>
                <w:rFonts w:hint="eastAsia"/>
              </w:rPr>
              <w:t>异常流</w:t>
            </w:r>
          </w:p>
        </w:tc>
        <w:tc>
          <w:tcPr>
            <w:tcW w:w="3720" w:type="pct"/>
            <w:vAlign w:val="center"/>
          </w:tcPr>
          <w:p w14:paraId="0B264028">
            <w:pPr>
              <w:pStyle w:val="30"/>
            </w:pPr>
            <w:r>
              <w:rPr>
                <w:rFonts w:hint="eastAsia"/>
              </w:rPr>
              <w:t>数据加载失败</w:t>
            </w:r>
          </w:p>
        </w:tc>
      </w:tr>
      <w:tr w14:paraId="4430A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6695E70">
            <w:pPr>
              <w:pStyle w:val="30"/>
            </w:pPr>
            <w:r>
              <w:rPr>
                <w:rFonts w:hint="eastAsia"/>
              </w:rPr>
              <w:t>特殊需求</w:t>
            </w:r>
          </w:p>
        </w:tc>
        <w:tc>
          <w:tcPr>
            <w:tcW w:w="3720" w:type="pct"/>
            <w:vAlign w:val="center"/>
          </w:tcPr>
          <w:p w14:paraId="4358E406">
            <w:pPr>
              <w:pStyle w:val="30"/>
            </w:pPr>
            <w:r>
              <w:rPr>
                <w:rFonts w:hint="eastAsia"/>
              </w:rPr>
              <w:t>无</w:t>
            </w:r>
          </w:p>
        </w:tc>
      </w:tr>
    </w:tbl>
    <w:p w14:paraId="1946377D">
      <w:pPr>
        <w:pStyle w:val="7"/>
        <w:numPr>
          <w:ilvl w:val="5"/>
          <w:numId w:val="0"/>
        </w:numPr>
      </w:pPr>
      <w:r>
        <w:rPr>
          <w:rFonts w:hint="eastAsia" w:ascii="Times New Roman" w:hAnsi="Times New Roman" w:cs="宋体"/>
        </w:rPr>
        <w:t xml:space="preserve">6.1.6.2.5.4  </w:t>
      </w:r>
      <w:r>
        <w:rPr>
          <w:rFonts w:hint="eastAsia"/>
        </w:rPr>
        <w:t>证券类企业风险地图</w:t>
      </w:r>
    </w:p>
    <w:p w14:paraId="35CB6C6F">
      <w:pPr>
        <w:ind w:firstLine="480"/>
      </w:pPr>
      <w:r>
        <w:rPr>
          <w:rFonts w:hint="eastAsia"/>
        </w:rPr>
        <w:t>证券类企业看板主要用于展示证券类企业各风险指标的指标值、亮灯结果及变化趋势。看板按照风险大类将指标划分为偿债能力、资产质量、盈利能力及投资能力四类，并进一步划分为资本充足、流动性、效率、效益、发展等二级风险。涉及的指标风险覆盖率、资本杠杆率、流动性覆盖率、净稳定资金率、收入与支出占比、加权平均净资产收益率、营业收入增长率、非经纪业务收入增长率、自营投资收益率等，共计9个指标。</w:t>
      </w:r>
    </w:p>
    <w:p w14:paraId="580BB6BD">
      <w:pPr>
        <w:ind w:firstLine="480"/>
      </w:pPr>
      <w:r>
        <w:rPr>
          <w:rFonts w:hint="eastAsia"/>
        </w:rPr>
        <w:t>完善对国资委监管证券类企业风险情况的梳理、运算、整合，并以月度为单位制作证券——按风险地图查看风险看板，新增对证券类企业风险整体情况的展现，来展现各证券类重点子企业风险在各个风险领域、各个风险类别的分布情况，看板数据来源主要为国资委财务快报系统。</w:t>
      </w:r>
    </w:p>
    <w:p w14:paraId="546E5763">
      <w:pPr>
        <w:ind w:firstLine="480"/>
      </w:pPr>
      <w:r>
        <w:rPr>
          <w:rFonts w:hint="eastAsia"/>
        </w:rPr>
        <w:t>该看板主要将展现当前所选子企业在所选月度的风险分布情况。子系统将按照风险类别的不同，将企业风险情况划分至投资风险、基金风险、舆情风险、外部风险等4个风险领域，并细分至过度投资风险、投后资产缩水、投后经营业绩不佳、举债投资、商誉占比过高、商誉减值准备过大、投资标的减值、对赌条款未达标、参股企业经营不善、舆情风险、国别风险、汇率风险、利率风险等风险类别。用户可在“按风险地图查看”的页面中对上述风险领域、风险类别的亮灯情况进行查阅。</w:t>
      </w:r>
    </w:p>
    <w:p w14:paraId="281B4BEE">
      <w:pPr>
        <w:pStyle w:val="25"/>
      </w:pPr>
      <w:r>
        <w:drawing>
          <wp:inline distT="0" distB="0" distL="0" distR="0">
            <wp:extent cx="5274310" cy="2929255"/>
            <wp:effectExtent l="9525" t="9525" r="12065" b="13970"/>
            <wp:docPr id="193942348" name="图片 193942348"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48" name="图片 193942348" descr="图片包含 图形用户界面&#10;&#10;描述已自动生成"/>
                    <pic:cNvPicPr>
                      <a:picLocks noChangeAspect="1"/>
                    </pic:cNvPicPr>
                  </pic:nvPicPr>
                  <pic:blipFill>
                    <a:blip r:embed="rId111"/>
                    <a:stretch>
                      <a:fillRect/>
                    </a:stretch>
                  </pic:blipFill>
                  <pic:spPr>
                    <a:xfrm>
                      <a:off x="0" y="0"/>
                      <a:ext cx="5274310" cy="2929255"/>
                    </a:xfrm>
                    <a:prstGeom prst="rect">
                      <a:avLst/>
                    </a:prstGeom>
                    <a:ln>
                      <a:solidFill>
                        <a:schemeClr val="bg1">
                          <a:lumMod val="50000"/>
                        </a:schemeClr>
                      </a:solidFill>
                    </a:ln>
                  </pic:spPr>
                </pic:pic>
              </a:graphicData>
            </a:graphic>
          </wp:inline>
        </w:drawing>
      </w:r>
    </w:p>
    <w:p w14:paraId="3A3CB092">
      <w:pPr>
        <w:pStyle w:val="21"/>
        <w:numPr>
          <w:ilvl w:val="7"/>
          <w:numId w:val="0"/>
        </w:numPr>
        <w:rPr>
          <w:rFonts w:hint="default"/>
        </w:rPr>
      </w:pPr>
      <w:r>
        <w:rPr>
          <w:rFonts w:ascii="宋体" w:hAnsi="宋体" w:cs="宋体"/>
        </w:rPr>
        <w:t xml:space="preserve">图6.36  </w:t>
      </w:r>
      <w:r>
        <w:t>证券类企业风险地图示意图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4DE1E169">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54E92FA">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726954AA">
            <w:pPr>
              <w:pStyle w:val="30"/>
            </w:pPr>
            <w:r>
              <w:t>FXYJ_2_5_4</w:t>
            </w:r>
          </w:p>
        </w:tc>
      </w:tr>
      <w:tr w14:paraId="37BAD81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D916976">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7E87B86B">
            <w:pPr>
              <w:pStyle w:val="30"/>
            </w:pPr>
            <w:r>
              <w:rPr>
                <w:rFonts w:hint="eastAsia"/>
              </w:rPr>
              <w:t>国资委用户、企业用户、系统管理员</w:t>
            </w:r>
          </w:p>
        </w:tc>
      </w:tr>
      <w:tr w14:paraId="35D44A8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600772C">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2AE888C9">
            <w:pPr>
              <w:pStyle w:val="30"/>
            </w:pPr>
            <w:r>
              <w:rPr>
                <w:rFonts w:hint="eastAsia"/>
              </w:rPr>
              <w:t>登入全面风险预警管理子系统，点击金融企业</w:t>
            </w:r>
          </w:p>
        </w:tc>
      </w:tr>
      <w:tr w14:paraId="1D7DA37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C3C1022">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1743C232">
            <w:pPr>
              <w:pStyle w:val="30"/>
            </w:pPr>
            <w:r>
              <w:rPr>
                <w:rFonts w:hint="eastAsia"/>
              </w:rPr>
              <w:t>无</w:t>
            </w:r>
          </w:p>
        </w:tc>
      </w:tr>
      <w:tr w14:paraId="58678FB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7F53258">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14994E8F">
            <w:pPr>
              <w:pStyle w:val="30"/>
            </w:pPr>
            <w:r>
              <w:rPr>
                <w:rFonts w:hint="eastAsia"/>
              </w:rPr>
              <w:t>选择证券类企业、选择月份，并选择“按风险地图查看”按钮</w:t>
            </w:r>
          </w:p>
        </w:tc>
      </w:tr>
      <w:tr w14:paraId="1CEC3A6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800B85F">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6EADCF07">
            <w:pPr>
              <w:pStyle w:val="30"/>
            </w:pPr>
            <w:r>
              <w:rPr>
                <w:rFonts w:hint="eastAsia"/>
              </w:rPr>
              <w:t>所选企业在选月度中风险分布情况</w:t>
            </w:r>
          </w:p>
        </w:tc>
      </w:tr>
      <w:tr w14:paraId="0CDA73F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D8A3D3E">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2B5C3E9A">
            <w:pPr>
              <w:pStyle w:val="30"/>
            </w:pPr>
            <w:r>
              <w:rPr>
                <w:rFonts w:hint="eastAsia"/>
              </w:rPr>
              <w:t>可对所选企业风险分布亮灯情况进行查看</w:t>
            </w:r>
          </w:p>
        </w:tc>
      </w:tr>
      <w:tr w14:paraId="222A26E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39E776F">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6158AE78">
            <w:pPr>
              <w:pStyle w:val="30"/>
            </w:pPr>
            <w:r>
              <w:rPr>
                <w:rFonts w:hint="eastAsia"/>
              </w:rPr>
              <w:t>数据加载失败</w:t>
            </w:r>
          </w:p>
        </w:tc>
      </w:tr>
      <w:tr w14:paraId="34D2272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6246389">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7D0B47E5">
            <w:pPr>
              <w:pStyle w:val="30"/>
            </w:pPr>
            <w:r>
              <w:rPr>
                <w:rFonts w:hint="eastAsia"/>
              </w:rPr>
              <w:t>无</w:t>
            </w:r>
          </w:p>
        </w:tc>
      </w:tr>
    </w:tbl>
    <w:p w14:paraId="7D360DD0">
      <w:pPr>
        <w:pStyle w:val="7"/>
        <w:numPr>
          <w:ilvl w:val="5"/>
          <w:numId w:val="0"/>
        </w:numPr>
      </w:pPr>
      <w:r>
        <w:rPr>
          <w:rFonts w:hint="eastAsia" w:ascii="Times New Roman" w:hAnsi="Times New Roman" w:cs="宋体"/>
        </w:rPr>
        <w:t xml:space="preserve">6.1.6.2.5.5  </w:t>
      </w:r>
      <w:r>
        <w:rPr>
          <w:rFonts w:hint="eastAsia"/>
        </w:rPr>
        <w:t>证券类企业亮灯结果</w:t>
      </w:r>
    </w:p>
    <w:p w14:paraId="1DBCD94E">
      <w:pPr>
        <w:ind w:firstLine="480"/>
      </w:pPr>
      <w:r>
        <w:rPr>
          <w:rFonts w:hint="eastAsia"/>
        </w:rPr>
        <w:t>证券类企业看板主要用于展示证券类企业各风险指标的指标值、亮灯结果及变化趋势。看板按照风险大类将指标划分为偿债能力、资产质量、盈利能力及投资能力四类，并进一步划分为资本充足、流动性、效率、效益、发展等二级风险。涉及的指标风险覆盖率、资本杠杆率、流动性覆盖率、净稳定资金率、收入与支出占比、加权平均净资产收益率、营业收入增长率、非经纪业务收入增长率、自营投资收益率等，共计9个指标。</w:t>
      </w:r>
    </w:p>
    <w:p w14:paraId="70E938CF">
      <w:pPr>
        <w:ind w:firstLine="480"/>
      </w:pPr>
      <w:r>
        <w:rPr>
          <w:rFonts w:hint="eastAsia"/>
        </w:rPr>
        <w:t>对国资委监管单户企业风险情况进行梳理、运算、整合，并以月度为单位制作证券——按亮灯结果查看风险看板，来展现各重点子企业组成综合R值的各项基础指标的数值及亮灯结果，看板数据来源主要为国资委财务快报系统。</w:t>
      </w:r>
    </w:p>
    <w:p w14:paraId="3E35553C">
      <w:pPr>
        <w:ind w:firstLine="480"/>
      </w:pPr>
      <w:r>
        <w:rPr>
          <w:rFonts w:hint="eastAsia"/>
        </w:rPr>
        <w:t>该看板主要将展现当前所选子企业在所选月度组成综合R值各项指标的数值与亮灯情况，包括风险覆盖率、资本杠杆率、流动性覆盖率、净稳定资金率、收入与支出比例、加权平均净资产收益率、营业收入增长率、非经纪业务收入增长率、自营投资收益率等内容。用户可在“按亮灯结果查看”页面的表格中对上述内容进行查阅。</w:t>
      </w:r>
    </w:p>
    <w:p w14:paraId="1F13B857">
      <w:pPr>
        <w:pStyle w:val="25"/>
      </w:pPr>
      <w:r>
        <w:drawing>
          <wp:inline distT="0" distB="0" distL="0" distR="0">
            <wp:extent cx="5274310" cy="2762250"/>
            <wp:effectExtent l="9525" t="9525" r="12065" b="9525"/>
            <wp:docPr id="193942349" name="图片 193942349"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49" name="图片 193942349" descr="图形用户界面, 文本, 应用程序&#10;&#10;描述已自动生成"/>
                    <pic:cNvPicPr>
                      <a:picLocks noChangeAspect="1"/>
                    </pic:cNvPicPr>
                  </pic:nvPicPr>
                  <pic:blipFill>
                    <a:blip r:embed="rId112"/>
                    <a:stretch>
                      <a:fillRect/>
                    </a:stretch>
                  </pic:blipFill>
                  <pic:spPr>
                    <a:xfrm>
                      <a:off x="0" y="0"/>
                      <a:ext cx="5274310" cy="2762250"/>
                    </a:xfrm>
                    <a:prstGeom prst="rect">
                      <a:avLst/>
                    </a:prstGeom>
                    <a:ln>
                      <a:solidFill>
                        <a:schemeClr val="bg1">
                          <a:lumMod val="50000"/>
                        </a:schemeClr>
                      </a:solidFill>
                    </a:ln>
                  </pic:spPr>
                </pic:pic>
              </a:graphicData>
            </a:graphic>
          </wp:inline>
        </w:drawing>
      </w:r>
    </w:p>
    <w:p w14:paraId="52939767">
      <w:pPr>
        <w:pStyle w:val="21"/>
        <w:numPr>
          <w:ilvl w:val="7"/>
          <w:numId w:val="0"/>
        </w:numPr>
        <w:rPr>
          <w:rFonts w:hint="default"/>
        </w:rPr>
      </w:pPr>
      <w:r>
        <w:rPr>
          <w:rFonts w:ascii="宋体" w:hAnsi="宋体" w:cs="宋体"/>
        </w:rPr>
        <w:t xml:space="preserve">图6.37  </w:t>
      </w:r>
      <w:r>
        <w:t>证券类企业亮灯结果示意图</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02144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324344C">
            <w:pPr>
              <w:pStyle w:val="30"/>
            </w:pPr>
            <w:r>
              <w:rPr>
                <w:rFonts w:hint="eastAsia"/>
              </w:rPr>
              <w:t>编号</w:t>
            </w:r>
          </w:p>
        </w:tc>
        <w:tc>
          <w:tcPr>
            <w:tcW w:w="3720" w:type="pct"/>
            <w:vAlign w:val="center"/>
          </w:tcPr>
          <w:p w14:paraId="1EF6EDFA">
            <w:pPr>
              <w:pStyle w:val="30"/>
            </w:pPr>
            <w:r>
              <w:t>FXYJ_2_5_5</w:t>
            </w:r>
          </w:p>
        </w:tc>
      </w:tr>
      <w:tr w14:paraId="7B3AF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E66A348">
            <w:pPr>
              <w:pStyle w:val="30"/>
            </w:pPr>
            <w:r>
              <w:rPr>
                <w:rFonts w:hint="eastAsia"/>
              </w:rPr>
              <w:t>角色</w:t>
            </w:r>
          </w:p>
        </w:tc>
        <w:tc>
          <w:tcPr>
            <w:tcW w:w="3720" w:type="pct"/>
            <w:vAlign w:val="center"/>
          </w:tcPr>
          <w:p w14:paraId="2292F7D9">
            <w:pPr>
              <w:pStyle w:val="30"/>
            </w:pPr>
            <w:r>
              <w:rPr>
                <w:rFonts w:hint="eastAsia"/>
              </w:rPr>
              <w:t>国资委用户、企业用户、系统管理员</w:t>
            </w:r>
          </w:p>
        </w:tc>
      </w:tr>
      <w:tr w14:paraId="2420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1697A4B">
            <w:pPr>
              <w:pStyle w:val="30"/>
            </w:pPr>
            <w:r>
              <w:rPr>
                <w:rFonts w:hint="eastAsia"/>
              </w:rPr>
              <w:t>前置条件</w:t>
            </w:r>
          </w:p>
        </w:tc>
        <w:tc>
          <w:tcPr>
            <w:tcW w:w="3720" w:type="pct"/>
            <w:vAlign w:val="center"/>
          </w:tcPr>
          <w:p w14:paraId="66855527">
            <w:pPr>
              <w:pStyle w:val="30"/>
            </w:pPr>
            <w:r>
              <w:rPr>
                <w:rFonts w:hint="eastAsia"/>
              </w:rPr>
              <w:t>登入全面风险预警管理子系统，点击金融企业</w:t>
            </w:r>
          </w:p>
        </w:tc>
      </w:tr>
      <w:tr w14:paraId="5B272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369463C">
            <w:pPr>
              <w:pStyle w:val="30"/>
            </w:pPr>
            <w:r>
              <w:rPr>
                <w:rFonts w:hint="eastAsia"/>
              </w:rPr>
              <w:t>后置条件</w:t>
            </w:r>
          </w:p>
        </w:tc>
        <w:tc>
          <w:tcPr>
            <w:tcW w:w="3720" w:type="pct"/>
            <w:vAlign w:val="center"/>
          </w:tcPr>
          <w:p w14:paraId="48B82318">
            <w:pPr>
              <w:pStyle w:val="30"/>
            </w:pPr>
            <w:r>
              <w:rPr>
                <w:rFonts w:hint="eastAsia"/>
              </w:rPr>
              <w:t>无</w:t>
            </w:r>
          </w:p>
        </w:tc>
      </w:tr>
      <w:tr w14:paraId="0105E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8BCE143">
            <w:pPr>
              <w:pStyle w:val="30"/>
            </w:pPr>
            <w:r>
              <w:rPr>
                <w:rFonts w:hint="eastAsia"/>
              </w:rPr>
              <w:t>输入</w:t>
            </w:r>
          </w:p>
        </w:tc>
        <w:tc>
          <w:tcPr>
            <w:tcW w:w="3720" w:type="pct"/>
            <w:vAlign w:val="center"/>
          </w:tcPr>
          <w:p w14:paraId="511A824F">
            <w:pPr>
              <w:pStyle w:val="30"/>
            </w:pPr>
            <w:r>
              <w:rPr>
                <w:rFonts w:hint="eastAsia"/>
              </w:rPr>
              <w:t>选择证券类企业、选择月份，并选择“按亮灯结果查看”按钮</w:t>
            </w:r>
          </w:p>
        </w:tc>
      </w:tr>
      <w:tr w14:paraId="6FD0D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ABBA509">
            <w:pPr>
              <w:pStyle w:val="30"/>
            </w:pPr>
            <w:r>
              <w:rPr>
                <w:rFonts w:hint="eastAsia"/>
              </w:rPr>
              <w:t>输出</w:t>
            </w:r>
          </w:p>
        </w:tc>
        <w:tc>
          <w:tcPr>
            <w:tcW w:w="3720" w:type="pct"/>
            <w:vAlign w:val="center"/>
          </w:tcPr>
          <w:p w14:paraId="6BB73DF5">
            <w:pPr>
              <w:pStyle w:val="30"/>
            </w:pPr>
            <w:r>
              <w:rPr>
                <w:rFonts w:hint="eastAsia"/>
              </w:rPr>
              <w:t>所选企业在选月度中组成综合</w:t>
            </w:r>
            <w:r>
              <w:t>R</w:t>
            </w:r>
            <w:r>
              <w:rPr>
                <w:rFonts w:hint="eastAsia"/>
              </w:rPr>
              <w:t>值各项指标的数值与亮灯情况</w:t>
            </w:r>
          </w:p>
        </w:tc>
      </w:tr>
      <w:tr w14:paraId="5941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9C9135A">
            <w:pPr>
              <w:pStyle w:val="30"/>
            </w:pPr>
            <w:r>
              <w:rPr>
                <w:rFonts w:hint="eastAsia"/>
              </w:rPr>
              <w:t>正常流</w:t>
            </w:r>
          </w:p>
        </w:tc>
        <w:tc>
          <w:tcPr>
            <w:tcW w:w="3720" w:type="pct"/>
            <w:vAlign w:val="center"/>
          </w:tcPr>
          <w:p w14:paraId="71F82F72">
            <w:pPr>
              <w:pStyle w:val="30"/>
            </w:pPr>
            <w:r>
              <w:rPr>
                <w:rFonts w:hint="eastAsia"/>
              </w:rPr>
              <w:t>可对所选企业组成综合</w:t>
            </w:r>
            <w:r>
              <w:t>R</w:t>
            </w:r>
            <w:r>
              <w:rPr>
                <w:rFonts w:hint="eastAsia"/>
              </w:rPr>
              <w:t>值各项指标的数值与亮灯情况进行查看及排序</w:t>
            </w:r>
          </w:p>
        </w:tc>
      </w:tr>
      <w:tr w14:paraId="58CF5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1AC3F26">
            <w:pPr>
              <w:pStyle w:val="30"/>
            </w:pPr>
            <w:r>
              <w:rPr>
                <w:rFonts w:hint="eastAsia"/>
              </w:rPr>
              <w:t>异常流</w:t>
            </w:r>
          </w:p>
        </w:tc>
        <w:tc>
          <w:tcPr>
            <w:tcW w:w="3720" w:type="pct"/>
            <w:vAlign w:val="center"/>
          </w:tcPr>
          <w:p w14:paraId="37FF50E6">
            <w:pPr>
              <w:pStyle w:val="30"/>
            </w:pPr>
            <w:r>
              <w:rPr>
                <w:rFonts w:hint="eastAsia"/>
              </w:rPr>
              <w:t>数据加载失败</w:t>
            </w:r>
          </w:p>
        </w:tc>
      </w:tr>
      <w:tr w14:paraId="75140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4FB06D5">
            <w:pPr>
              <w:pStyle w:val="30"/>
            </w:pPr>
            <w:r>
              <w:rPr>
                <w:rFonts w:hint="eastAsia"/>
              </w:rPr>
              <w:t>特殊需求</w:t>
            </w:r>
          </w:p>
        </w:tc>
        <w:tc>
          <w:tcPr>
            <w:tcW w:w="3720" w:type="pct"/>
            <w:vAlign w:val="center"/>
          </w:tcPr>
          <w:p w14:paraId="4D41EC53">
            <w:pPr>
              <w:pStyle w:val="30"/>
            </w:pPr>
            <w:r>
              <w:rPr>
                <w:rFonts w:hint="eastAsia"/>
              </w:rPr>
              <w:t>无</w:t>
            </w:r>
          </w:p>
        </w:tc>
      </w:tr>
    </w:tbl>
    <w:p w14:paraId="1CA6CDE7">
      <w:pPr>
        <w:pStyle w:val="7"/>
        <w:numPr>
          <w:ilvl w:val="5"/>
          <w:numId w:val="0"/>
        </w:numPr>
      </w:pPr>
      <w:r>
        <w:rPr>
          <w:rFonts w:hint="eastAsia" w:ascii="Times New Roman" w:hAnsi="Times New Roman" w:cs="宋体"/>
        </w:rPr>
        <w:t xml:space="preserve">6.1.6.2.5.6  </w:t>
      </w:r>
      <w:r>
        <w:rPr>
          <w:rFonts w:hint="eastAsia"/>
        </w:rPr>
        <w:t>保险类企业风险地图</w:t>
      </w:r>
    </w:p>
    <w:p w14:paraId="4635E91D">
      <w:pPr>
        <w:ind w:firstLine="480"/>
      </w:pPr>
      <w:r>
        <w:rPr>
          <w:rFonts w:hint="eastAsia"/>
        </w:rPr>
        <w:t>保险类企业该看板主要用于展示保险类企业各风险指标的指标值、亮灯结果及变化趋势。看板按照风险大类将指标划分为偿债能力、资产质量、盈利能力及投资能力四类，并进一步划分为资本充足、流动性、安全性、效率、效益、发展、规模等二级风险。涉及的指标包括综合偿付能力充足率、退保率、12个流动性覆盖率、信用减值损失/总资产、承保综合成本率、承保综合赔付率、加权平均净资产收益率、保险业务收入增长率、寿险内含价值增长率、营运利润增速、总投资收益率等，共计22个指标。</w:t>
      </w:r>
    </w:p>
    <w:p w14:paraId="1D3CE158">
      <w:pPr>
        <w:ind w:firstLine="480"/>
      </w:pPr>
      <w:r>
        <w:rPr>
          <w:rFonts w:hint="eastAsia"/>
        </w:rPr>
        <w:t>完善对国资委监管证券类企业风险情况的梳理、运算、整合，并以月度为单位制作保险——按风险地图查看风险看板，新增对保险类企业风险整体情况的展现，来展现各保险类重点子企业风险在各个风险领域、各个风险类别的分布情况，看板数据来源主要为国资委财务快报系统。</w:t>
      </w:r>
    </w:p>
    <w:p w14:paraId="439D9E59">
      <w:pPr>
        <w:ind w:firstLine="480"/>
      </w:pPr>
      <w:r>
        <w:rPr>
          <w:rFonts w:hint="eastAsia"/>
        </w:rPr>
        <w:t>该看板主要将展现当前所选子企业在所选月度的风险分布情况。子系统将按照风险类别的不同，将企业风险情况划分至投资风险、基金风险、舆情风险、外部风险等4个风险领域，并细分至过度投资风险、投后资产缩水、投后经营业绩不佳、举债投资、商誉占比过高、商誉减值准备过大、投资标的减值、对赌条款未达标、参股企业经营不善、舆情风险、国别风险、汇率风险、利率风险等风险类别。用户可在“按风险地图查看”的页面中对上述风险领域、风险类别的亮灯情况进行查阅。</w:t>
      </w:r>
    </w:p>
    <w:p w14:paraId="10D08AB6">
      <w:pPr>
        <w:pStyle w:val="25"/>
      </w:pPr>
      <w:r>
        <w:drawing>
          <wp:inline distT="0" distB="0" distL="0" distR="0">
            <wp:extent cx="5274310" cy="2917825"/>
            <wp:effectExtent l="9525" t="9525" r="12065" b="15875"/>
            <wp:docPr id="193942350" name="图片 193942350"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50" name="图片 193942350" descr="图片包含 图形用户界面&#10;&#10;描述已自动生成"/>
                    <pic:cNvPicPr>
                      <a:picLocks noChangeAspect="1"/>
                    </pic:cNvPicPr>
                  </pic:nvPicPr>
                  <pic:blipFill>
                    <a:blip r:embed="rId113"/>
                    <a:stretch>
                      <a:fillRect/>
                    </a:stretch>
                  </pic:blipFill>
                  <pic:spPr>
                    <a:xfrm>
                      <a:off x="0" y="0"/>
                      <a:ext cx="5274310" cy="2917825"/>
                    </a:xfrm>
                    <a:prstGeom prst="rect">
                      <a:avLst/>
                    </a:prstGeom>
                    <a:ln>
                      <a:solidFill>
                        <a:schemeClr val="bg1">
                          <a:lumMod val="50000"/>
                        </a:schemeClr>
                      </a:solidFill>
                    </a:ln>
                  </pic:spPr>
                </pic:pic>
              </a:graphicData>
            </a:graphic>
          </wp:inline>
        </w:drawing>
      </w:r>
    </w:p>
    <w:p w14:paraId="2B661B72">
      <w:pPr>
        <w:pStyle w:val="21"/>
        <w:numPr>
          <w:ilvl w:val="7"/>
          <w:numId w:val="0"/>
        </w:numPr>
        <w:rPr>
          <w:rFonts w:hint="default"/>
        </w:rPr>
      </w:pPr>
      <w:r>
        <w:rPr>
          <w:rFonts w:ascii="宋体" w:hAnsi="宋体" w:cs="宋体"/>
        </w:rPr>
        <w:t xml:space="preserve">图6.38  </w:t>
      </w:r>
      <w:r>
        <w:t>保险类企业风险地图示意图</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4C69E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737A827">
            <w:pPr>
              <w:pStyle w:val="30"/>
            </w:pPr>
            <w:r>
              <w:rPr>
                <w:rFonts w:hint="eastAsia"/>
              </w:rPr>
              <w:t>编号</w:t>
            </w:r>
          </w:p>
        </w:tc>
        <w:tc>
          <w:tcPr>
            <w:tcW w:w="3720" w:type="pct"/>
            <w:vAlign w:val="center"/>
          </w:tcPr>
          <w:p w14:paraId="7D3A9B6F">
            <w:pPr>
              <w:pStyle w:val="30"/>
            </w:pPr>
            <w:r>
              <w:t>FXYJ_2_5_6</w:t>
            </w:r>
          </w:p>
        </w:tc>
      </w:tr>
      <w:tr w14:paraId="3B92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5894F35">
            <w:pPr>
              <w:pStyle w:val="30"/>
            </w:pPr>
            <w:r>
              <w:rPr>
                <w:rFonts w:hint="eastAsia"/>
              </w:rPr>
              <w:t>角色</w:t>
            </w:r>
          </w:p>
        </w:tc>
        <w:tc>
          <w:tcPr>
            <w:tcW w:w="3720" w:type="pct"/>
            <w:vAlign w:val="center"/>
          </w:tcPr>
          <w:p w14:paraId="4FB05AA7">
            <w:pPr>
              <w:pStyle w:val="30"/>
            </w:pPr>
            <w:r>
              <w:rPr>
                <w:rFonts w:hint="eastAsia"/>
              </w:rPr>
              <w:t>国资委用户、企业用户、系统管理员</w:t>
            </w:r>
          </w:p>
        </w:tc>
      </w:tr>
      <w:tr w14:paraId="01F8F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04D9F70">
            <w:pPr>
              <w:pStyle w:val="30"/>
            </w:pPr>
            <w:r>
              <w:rPr>
                <w:rFonts w:hint="eastAsia"/>
              </w:rPr>
              <w:t>前置条件</w:t>
            </w:r>
          </w:p>
        </w:tc>
        <w:tc>
          <w:tcPr>
            <w:tcW w:w="3720" w:type="pct"/>
            <w:vAlign w:val="center"/>
          </w:tcPr>
          <w:p w14:paraId="3CEA4229">
            <w:pPr>
              <w:pStyle w:val="30"/>
            </w:pPr>
            <w:r>
              <w:rPr>
                <w:rFonts w:hint="eastAsia"/>
              </w:rPr>
              <w:t>登入全面风险预警管理子系统，点击金融企业</w:t>
            </w:r>
          </w:p>
        </w:tc>
      </w:tr>
      <w:tr w14:paraId="432CE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7B8C0DD">
            <w:pPr>
              <w:pStyle w:val="30"/>
            </w:pPr>
            <w:r>
              <w:rPr>
                <w:rFonts w:hint="eastAsia"/>
              </w:rPr>
              <w:t>后置条件</w:t>
            </w:r>
          </w:p>
        </w:tc>
        <w:tc>
          <w:tcPr>
            <w:tcW w:w="3720" w:type="pct"/>
            <w:vAlign w:val="center"/>
          </w:tcPr>
          <w:p w14:paraId="15CBB6B5">
            <w:pPr>
              <w:pStyle w:val="30"/>
            </w:pPr>
            <w:r>
              <w:rPr>
                <w:rFonts w:hint="eastAsia"/>
              </w:rPr>
              <w:t>无</w:t>
            </w:r>
          </w:p>
        </w:tc>
      </w:tr>
      <w:tr w14:paraId="6D4EB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DD05A60">
            <w:pPr>
              <w:pStyle w:val="30"/>
            </w:pPr>
            <w:r>
              <w:rPr>
                <w:rFonts w:hint="eastAsia"/>
              </w:rPr>
              <w:t>输入</w:t>
            </w:r>
          </w:p>
        </w:tc>
        <w:tc>
          <w:tcPr>
            <w:tcW w:w="3720" w:type="pct"/>
            <w:vAlign w:val="center"/>
          </w:tcPr>
          <w:p w14:paraId="2D27DCCF">
            <w:pPr>
              <w:pStyle w:val="30"/>
            </w:pPr>
            <w:r>
              <w:rPr>
                <w:rFonts w:hint="eastAsia"/>
              </w:rPr>
              <w:t>选择保险类企业、选择月份，并选择“按风险地图查看”按钮</w:t>
            </w:r>
          </w:p>
        </w:tc>
      </w:tr>
      <w:tr w14:paraId="39368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F3839AF">
            <w:pPr>
              <w:pStyle w:val="30"/>
            </w:pPr>
            <w:r>
              <w:rPr>
                <w:rFonts w:hint="eastAsia"/>
              </w:rPr>
              <w:t>输出</w:t>
            </w:r>
          </w:p>
        </w:tc>
        <w:tc>
          <w:tcPr>
            <w:tcW w:w="3720" w:type="pct"/>
            <w:vAlign w:val="center"/>
          </w:tcPr>
          <w:p w14:paraId="2B09FCDD">
            <w:pPr>
              <w:pStyle w:val="30"/>
            </w:pPr>
            <w:r>
              <w:rPr>
                <w:rFonts w:hint="eastAsia"/>
              </w:rPr>
              <w:t>所选企业在选月度中风险分布情况</w:t>
            </w:r>
          </w:p>
        </w:tc>
      </w:tr>
      <w:tr w14:paraId="084CC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B1B956F">
            <w:pPr>
              <w:pStyle w:val="30"/>
            </w:pPr>
            <w:r>
              <w:rPr>
                <w:rFonts w:hint="eastAsia"/>
              </w:rPr>
              <w:t>正常流</w:t>
            </w:r>
          </w:p>
        </w:tc>
        <w:tc>
          <w:tcPr>
            <w:tcW w:w="3720" w:type="pct"/>
            <w:vAlign w:val="center"/>
          </w:tcPr>
          <w:p w14:paraId="6C40AD7F">
            <w:pPr>
              <w:pStyle w:val="30"/>
            </w:pPr>
            <w:r>
              <w:rPr>
                <w:rFonts w:hint="eastAsia"/>
              </w:rPr>
              <w:t>可对所选企业风险分布亮灯情况进行查看</w:t>
            </w:r>
          </w:p>
        </w:tc>
      </w:tr>
      <w:tr w14:paraId="411AA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4E700F7">
            <w:pPr>
              <w:pStyle w:val="30"/>
            </w:pPr>
            <w:r>
              <w:rPr>
                <w:rFonts w:hint="eastAsia"/>
              </w:rPr>
              <w:t>异常流</w:t>
            </w:r>
          </w:p>
        </w:tc>
        <w:tc>
          <w:tcPr>
            <w:tcW w:w="3720" w:type="pct"/>
            <w:vAlign w:val="center"/>
          </w:tcPr>
          <w:p w14:paraId="2D1CB363">
            <w:pPr>
              <w:pStyle w:val="30"/>
            </w:pPr>
            <w:r>
              <w:rPr>
                <w:rFonts w:hint="eastAsia"/>
              </w:rPr>
              <w:t>数据加载失败</w:t>
            </w:r>
          </w:p>
        </w:tc>
      </w:tr>
      <w:tr w14:paraId="29914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6266E10">
            <w:pPr>
              <w:pStyle w:val="30"/>
            </w:pPr>
            <w:r>
              <w:rPr>
                <w:rFonts w:hint="eastAsia"/>
              </w:rPr>
              <w:t>特殊需求</w:t>
            </w:r>
          </w:p>
        </w:tc>
        <w:tc>
          <w:tcPr>
            <w:tcW w:w="3720" w:type="pct"/>
            <w:vAlign w:val="center"/>
          </w:tcPr>
          <w:p w14:paraId="7B593D4A">
            <w:pPr>
              <w:pStyle w:val="30"/>
            </w:pPr>
            <w:r>
              <w:rPr>
                <w:rFonts w:hint="eastAsia"/>
              </w:rPr>
              <w:t>无</w:t>
            </w:r>
          </w:p>
        </w:tc>
      </w:tr>
    </w:tbl>
    <w:p w14:paraId="462328D8">
      <w:pPr>
        <w:pStyle w:val="7"/>
        <w:numPr>
          <w:ilvl w:val="5"/>
          <w:numId w:val="0"/>
        </w:numPr>
      </w:pPr>
      <w:r>
        <w:rPr>
          <w:rFonts w:hint="eastAsia" w:ascii="Times New Roman" w:hAnsi="Times New Roman" w:cs="宋体"/>
        </w:rPr>
        <w:t xml:space="preserve">6.1.6.2.5.7  </w:t>
      </w:r>
      <w:r>
        <w:rPr>
          <w:rFonts w:hint="eastAsia"/>
        </w:rPr>
        <w:t>保险类企业亮灯结果</w:t>
      </w:r>
    </w:p>
    <w:p w14:paraId="4DE2B48B">
      <w:pPr>
        <w:ind w:firstLine="480"/>
      </w:pPr>
      <w:r>
        <w:rPr>
          <w:rFonts w:hint="eastAsia"/>
        </w:rPr>
        <w:t>保险类企业该看板主要用于展示保险类企业各风险指标的指标值、亮灯结果及变化趋势。看板按照风险大类将指标划分为偿债能力、资产质量、盈利能力及投资能力四类，并进一步划分为资本充足、流动性、安全性、效率、效益、发展、规模等二级风险。涉及的指标包括综合偿付能力充足率、退保率、12个流动性覆盖率、信用减值损失/总资产、承保综合成本率、承保综合赔付率、加权平均净资产收益率、保险业务收入增长率、寿险内含价值增长率、营运利润增速、总投资收益率等，共计22个指标。</w:t>
      </w:r>
    </w:p>
    <w:p w14:paraId="0D351CAE">
      <w:pPr>
        <w:ind w:firstLine="480"/>
      </w:pPr>
      <w:r>
        <w:rPr>
          <w:rFonts w:hint="eastAsia"/>
        </w:rPr>
        <w:t>对国资委监管单户企业风险情况进行梳理、运算、整合，新增以月度为单位制作保险——按亮灯结果查看风险看板，来展现各重点子企业组成综合R值的各项基础指标的数值及亮灯结果，看板数据来源主要为国资委财务快报系统。</w:t>
      </w:r>
    </w:p>
    <w:p w14:paraId="4999ED11">
      <w:pPr>
        <w:ind w:firstLine="480"/>
      </w:pPr>
      <w:r>
        <w:rPr>
          <w:rFonts w:hint="eastAsia"/>
        </w:rPr>
        <w:t>该看板主要将展现当前所选子企业在所选月度组成综合R值各项指标的数值与亮灯情况，包括综合偿付能力充足率、流动性覆盖率:产险:LCR2-未来十二个月、流动性覆盖率:寿险:LCR2-未来十二个月、信用减值损失/总资产、承保综合成本率、承保综合赔付率、加权平均净资产收益率、三年周期净资产收益率、寿险内含价值增长率、营运利润变动率、退保率、新单保费占比、原保费收入同比增长率-寿险、原保费收入同比增长率-产险、总投资收益率、三年周期总投资收益率等内容。用户可在“按亮灯结果查看”页面的表格中对上述内容进行查阅。</w:t>
      </w:r>
    </w:p>
    <w:p w14:paraId="3128854F">
      <w:pPr>
        <w:pStyle w:val="25"/>
      </w:pPr>
      <w:r>
        <w:drawing>
          <wp:inline distT="0" distB="0" distL="0" distR="0">
            <wp:extent cx="5274310" cy="2760345"/>
            <wp:effectExtent l="9525" t="9525" r="12065" b="11430"/>
            <wp:docPr id="193942351" name="图片 19394235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51" name="图片 193942351" descr="图形用户界面, 文本, 应用程序&#10;&#10;描述已自动生成"/>
                    <pic:cNvPicPr>
                      <a:picLocks noChangeAspect="1"/>
                    </pic:cNvPicPr>
                  </pic:nvPicPr>
                  <pic:blipFill>
                    <a:blip r:embed="rId114"/>
                    <a:stretch>
                      <a:fillRect/>
                    </a:stretch>
                  </pic:blipFill>
                  <pic:spPr>
                    <a:xfrm>
                      <a:off x="0" y="0"/>
                      <a:ext cx="5274310" cy="2760345"/>
                    </a:xfrm>
                    <a:prstGeom prst="rect">
                      <a:avLst/>
                    </a:prstGeom>
                    <a:ln>
                      <a:solidFill>
                        <a:schemeClr val="bg1">
                          <a:lumMod val="50000"/>
                        </a:schemeClr>
                      </a:solidFill>
                    </a:ln>
                  </pic:spPr>
                </pic:pic>
              </a:graphicData>
            </a:graphic>
          </wp:inline>
        </w:drawing>
      </w:r>
    </w:p>
    <w:p w14:paraId="7A8F0342">
      <w:pPr>
        <w:pStyle w:val="21"/>
        <w:numPr>
          <w:ilvl w:val="7"/>
          <w:numId w:val="0"/>
        </w:numPr>
        <w:rPr>
          <w:rFonts w:hint="default"/>
        </w:rPr>
      </w:pPr>
      <w:r>
        <w:rPr>
          <w:rFonts w:ascii="宋体" w:hAnsi="宋体" w:cs="宋体"/>
        </w:rPr>
        <w:t xml:space="preserve">图6.39  </w:t>
      </w:r>
      <w:r>
        <w:t>保险类企业亮灯结果示意图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7CC827D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B7CF9D4">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648927C9">
            <w:pPr>
              <w:pStyle w:val="30"/>
            </w:pPr>
            <w:r>
              <w:t>FXYJ_2_5_7</w:t>
            </w:r>
          </w:p>
        </w:tc>
      </w:tr>
      <w:tr w14:paraId="2F3D498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5ACD9BE">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732A0CE3">
            <w:pPr>
              <w:pStyle w:val="30"/>
            </w:pPr>
            <w:r>
              <w:rPr>
                <w:rFonts w:hint="eastAsia"/>
              </w:rPr>
              <w:t>国资委用户、企业用户、系统管理员</w:t>
            </w:r>
          </w:p>
        </w:tc>
      </w:tr>
      <w:tr w14:paraId="4846BC1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D3A19E7">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1900A1AA">
            <w:pPr>
              <w:pStyle w:val="30"/>
            </w:pPr>
            <w:r>
              <w:rPr>
                <w:rFonts w:hint="eastAsia"/>
              </w:rPr>
              <w:t>登入全面风险预警管理子系统，点击金融企业</w:t>
            </w:r>
          </w:p>
        </w:tc>
      </w:tr>
      <w:tr w14:paraId="24F3FF0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CA9B2B0">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7538F3F5">
            <w:pPr>
              <w:pStyle w:val="30"/>
            </w:pPr>
            <w:r>
              <w:rPr>
                <w:rFonts w:hint="eastAsia"/>
              </w:rPr>
              <w:t>无</w:t>
            </w:r>
          </w:p>
        </w:tc>
      </w:tr>
      <w:tr w14:paraId="300DE0A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F8BA7A7">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6BAB9206">
            <w:pPr>
              <w:pStyle w:val="30"/>
            </w:pPr>
            <w:r>
              <w:rPr>
                <w:rFonts w:hint="eastAsia"/>
              </w:rPr>
              <w:t>选择保险类企业、选择月份，并选择“按亮灯结果查看”按钮</w:t>
            </w:r>
          </w:p>
        </w:tc>
      </w:tr>
      <w:tr w14:paraId="1CB21CD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F700C82">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289CA6A7">
            <w:pPr>
              <w:pStyle w:val="30"/>
            </w:pPr>
            <w:r>
              <w:rPr>
                <w:rFonts w:hint="eastAsia"/>
              </w:rPr>
              <w:t>所选企业在选月度中组成综合</w:t>
            </w:r>
            <w:r>
              <w:t>R</w:t>
            </w:r>
            <w:r>
              <w:rPr>
                <w:rFonts w:hint="eastAsia"/>
              </w:rPr>
              <w:t>值各项指标的数值与亮灯情况</w:t>
            </w:r>
          </w:p>
        </w:tc>
      </w:tr>
      <w:tr w14:paraId="7CC9C45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808A16B">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7E256CBF">
            <w:pPr>
              <w:pStyle w:val="30"/>
            </w:pPr>
            <w:r>
              <w:rPr>
                <w:rFonts w:hint="eastAsia"/>
              </w:rPr>
              <w:t>可对所选企业组成综合</w:t>
            </w:r>
            <w:r>
              <w:t>R</w:t>
            </w:r>
            <w:r>
              <w:rPr>
                <w:rFonts w:hint="eastAsia"/>
              </w:rPr>
              <w:t>值各项指标的数值与亮灯情况进行查看及排序</w:t>
            </w:r>
          </w:p>
        </w:tc>
      </w:tr>
      <w:tr w14:paraId="7B01A87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37EE9B1">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16D81746">
            <w:pPr>
              <w:pStyle w:val="30"/>
            </w:pPr>
            <w:r>
              <w:rPr>
                <w:rFonts w:hint="eastAsia"/>
              </w:rPr>
              <w:t>数据加载失败</w:t>
            </w:r>
          </w:p>
        </w:tc>
      </w:tr>
      <w:tr w14:paraId="0B50744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9A843AF">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17394673">
            <w:pPr>
              <w:pStyle w:val="30"/>
            </w:pPr>
            <w:r>
              <w:rPr>
                <w:rFonts w:hint="eastAsia"/>
              </w:rPr>
              <w:t>无</w:t>
            </w:r>
          </w:p>
        </w:tc>
      </w:tr>
    </w:tbl>
    <w:p w14:paraId="2888D095">
      <w:pPr>
        <w:pStyle w:val="7"/>
        <w:numPr>
          <w:ilvl w:val="5"/>
          <w:numId w:val="0"/>
        </w:numPr>
      </w:pPr>
      <w:r>
        <w:rPr>
          <w:rFonts w:hint="eastAsia" w:ascii="Times New Roman" w:hAnsi="Times New Roman" w:cs="宋体"/>
        </w:rPr>
        <w:t xml:space="preserve">6.1.6.2.5.8  </w:t>
      </w:r>
      <w:r>
        <w:rPr>
          <w:rFonts w:hint="eastAsia"/>
        </w:rPr>
        <w:t>财务公司类企业风险地图</w:t>
      </w:r>
    </w:p>
    <w:p w14:paraId="23B6BE58">
      <w:pPr>
        <w:ind w:firstLine="480"/>
      </w:pPr>
      <w:r>
        <w:rPr>
          <w:rFonts w:hint="eastAsia"/>
        </w:rPr>
        <w:t>财务公司企业看板主要用于展示财务公司各风险指标的指标值、亮灯结果及变化趋势，涉及的指标包括资本充足率、不良资产率、流动性比率、货币资金占短期有息负债比、担保比例、资产利润率等，共计6个指标，取数来源为企业快报，取数频率为每月一次。</w:t>
      </w:r>
    </w:p>
    <w:p w14:paraId="34B1041F">
      <w:pPr>
        <w:ind w:firstLine="480"/>
      </w:pPr>
      <w:r>
        <w:rPr>
          <w:rFonts w:hint="eastAsia"/>
        </w:rPr>
        <w:t>完善对国资委监管财务公司类企业风险情况的梳理、运算、整合，并以月度为单位制作财务公司——按风险地图查看风险看板，新增对财务公司类企业风险整体情况的展现，来展现各财务公司类重点子企业风险在各个风险领域、各个风险类别的分布情况，看板数据来源主要为国资委财务快报系统。</w:t>
      </w:r>
    </w:p>
    <w:p w14:paraId="05F7DE0D">
      <w:pPr>
        <w:ind w:firstLine="480"/>
      </w:pPr>
      <w:r>
        <w:rPr>
          <w:rFonts w:hint="eastAsia"/>
        </w:rPr>
        <w:t>该看板主要将展现当前所选子企业在所选月度的风险分布情况。子系统将按照风险类别的不同，将企业风险情况划分至投资风险、基金风险、舆情风险、外部风险等4个风险领域，并细分至过度投资风险、投后资产缩水、投后经营业绩不佳、举债投资、商誉占比过高、商誉减值准备过大、投资标的减值、对赌条款未达标、参股企业经营不善、舆情风险、国别风险、汇率风险、利率风险等风险类别。用户可在“按风险地图查看”的页面中对上述风险领域、风险类别的亮灯情况进行查阅。</w:t>
      </w:r>
    </w:p>
    <w:p w14:paraId="110E4276">
      <w:pPr>
        <w:pStyle w:val="25"/>
      </w:pPr>
      <w:r>
        <w:drawing>
          <wp:inline distT="0" distB="0" distL="0" distR="0">
            <wp:extent cx="5274310" cy="2923540"/>
            <wp:effectExtent l="9525" t="9525" r="12065" b="10160"/>
            <wp:docPr id="193942352" name="图片 193942352"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52" name="图片 193942352" descr="图形用户界面, 应用程序&#10;&#10;描述已自动生成"/>
                    <pic:cNvPicPr>
                      <a:picLocks noChangeAspect="1"/>
                    </pic:cNvPicPr>
                  </pic:nvPicPr>
                  <pic:blipFill>
                    <a:blip r:embed="rId109"/>
                    <a:stretch>
                      <a:fillRect/>
                    </a:stretch>
                  </pic:blipFill>
                  <pic:spPr>
                    <a:xfrm>
                      <a:off x="0" y="0"/>
                      <a:ext cx="5274310" cy="2923540"/>
                    </a:xfrm>
                    <a:prstGeom prst="rect">
                      <a:avLst/>
                    </a:prstGeom>
                    <a:ln>
                      <a:solidFill>
                        <a:schemeClr val="bg1">
                          <a:lumMod val="50000"/>
                        </a:schemeClr>
                      </a:solidFill>
                    </a:ln>
                  </pic:spPr>
                </pic:pic>
              </a:graphicData>
            </a:graphic>
          </wp:inline>
        </w:drawing>
      </w:r>
    </w:p>
    <w:p w14:paraId="6B186302">
      <w:pPr>
        <w:pStyle w:val="21"/>
        <w:numPr>
          <w:ilvl w:val="7"/>
          <w:numId w:val="0"/>
        </w:numPr>
        <w:rPr>
          <w:rFonts w:hint="default"/>
        </w:rPr>
      </w:pPr>
      <w:r>
        <w:rPr>
          <w:rFonts w:ascii="宋体" w:hAnsi="宋体" w:cs="宋体"/>
        </w:rPr>
        <w:t xml:space="preserve">图6.40  </w:t>
      </w:r>
      <w:r>
        <w:t>财务公司类企业风险地图示意图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57DE8B3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19B4222">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5C44D64F">
            <w:pPr>
              <w:pStyle w:val="30"/>
            </w:pPr>
            <w:r>
              <w:t>FXYJ_2_5_8</w:t>
            </w:r>
          </w:p>
        </w:tc>
      </w:tr>
      <w:tr w14:paraId="56CB31F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F906447">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3163A55A">
            <w:pPr>
              <w:pStyle w:val="30"/>
            </w:pPr>
            <w:r>
              <w:rPr>
                <w:rFonts w:hint="eastAsia"/>
              </w:rPr>
              <w:t>国资委用户、企业用户、系统管理员</w:t>
            </w:r>
          </w:p>
        </w:tc>
      </w:tr>
      <w:tr w14:paraId="04196EE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C4849B0">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0C3FBBEF">
            <w:pPr>
              <w:pStyle w:val="30"/>
            </w:pPr>
            <w:r>
              <w:rPr>
                <w:rFonts w:hint="eastAsia"/>
              </w:rPr>
              <w:t>登入全面风险预警管理子系统，点击金融企业</w:t>
            </w:r>
          </w:p>
        </w:tc>
      </w:tr>
      <w:tr w14:paraId="2EA1282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EBF8A46">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752885C7">
            <w:pPr>
              <w:pStyle w:val="30"/>
            </w:pPr>
            <w:r>
              <w:rPr>
                <w:rFonts w:hint="eastAsia"/>
              </w:rPr>
              <w:t>无</w:t>
            </w:r>
          </w:p>
        </w:tc>
      </w:tr>
      <w:tr w14:paraId="137CFB8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78DC8DD">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155FB3AF">
            <w:pPr>
              <w:pStyle w:val="30"/>
            </w:pPr>
            <w:r>
              <w:rPr>
                <w:rFonts w:hint="eastAsia"/>
              </w:rPr>
              <w:t>选择财务公司类企业、选择月份，并选择“按风险地图查看”按钮</w:t>
            </w:r>
          </w:p>
        </w:tc>
      </w:tr>
      <w:tr w14:paraId="62CE7C2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CCADB76">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4D522126">
            <w:pPr>
              <w:pStyle w:val="30"/>
            </w:pPr>
            <w:r>
              <w:rPr>
                <w:rFonts w:hint="eastAsia"/>
              </w:rPr>
              <w:t>所选企业在选月度中风险分布情况</w:t>
            </w:r>
          </w:p>
        </w:tc>
      </w:tr>
      <w:tr w14:paraId="542D7CF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67CE936">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210B93B0">
            <w:pPr>
              <w:pStyle w:val="30"/>
            </w:pPr>
            <w:r>
              <w:rPr>
                <w:rFonts w:hint="eastAsia"/>
              </w:rPr>
              <w:t>可对所选企业风险分布亮灯情况进行查看</w:t>
            </w:r>
          </w:p>
        </w:tc>
      </w:tr>
      <w:tr w14:paraId="503416A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01FC1C8">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0D59FC63">
            <w:pPr>
              <w:pStyle w:val="30"/>
            </w:pPr>
            <w:r>
              <w:rPr>
                <w:rFonts w:hint="eastAsia"/>
              </w:rPr>
              <w:t>数据加载失败</w:t>
            </w:r>
          </w:p>
        </w:tc>
      </w:tr>
      <w:tr w14:paraId="44D9F22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9555FA6">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5B436DD9">
            <w:pPr>
              <w:pStyle w:val="30"/>
            </w:pPr>
            <w:r>
              <w:rPr>
                <w:rFonts w:hint="eastAsia"/>
              </w:rPr>
              <w:t>无</w:t>
            </w:r>
          </w:p>
        </w:tc>
      </w:tr>
    </w:tbl>
    <w:p w14:paraId="782A9CB9">
      <w:pPr>
        <w:pStyle w:val="7"/>
        <w:numPr>
          <w:ilvl w:val="5"/>
          <w:numId w:val="0"/>
        </w:numPr>
      </w:pPr>
      <w:r>
        <w:rPr>
          <w:rFonts w:hint="eastAsia" w:ascii="Times New Roman" w:hAnsi="Times New Roman" w:cs="宋体"/>
        </w:rPr>
        <w:t xml:space="preserve">6.1.6.2.5.9  </w:t>
      </w:r>
      <w:r>
        <w:rPr>
          <w:rFonts w:hint="eastAsia"/>
        </w:rPr>
        <w:t>财务公司类企业亮灯结果</w:t>
      </w:r>
    </w:p>
    <w:p w14:paraId="15CB6304">
      <w:pPr>
        <w:ind w:firstLine="480"/>
      </w:pPr>
      <w:r>
        <w:rPr>
          <w:rFonts w:hint="eastAsia"/>
        </w:rPr>
        <w:t>财务公司企业看板主要用于展示财务公司各风险指标的指标值、亮灯结果及变化趋势，涉及的指标包括资本充足率、不良资产率、流动性比率、货币资金占短期有息负债比、担保比例、资产利润率等，共计6个指标，取数来源为企业快报，取数频率为每月一次。</w:t>
      </w:r>
    </w:p>
    <w:p w14:paraId="36A24308">
      <w:pPr>
        <w:ind w:firstLine="480"/>
      </w:pPr>
      <w:r>
        <w:rPr>
          <w:rFonts w:hint="eastAsia"/>
        </w:rPr>
        <w:t>对国资委监管单户企业风险情况进行梳理、运算、整合，新增以月度为单位制作财务公司——按亮灯结果查看风险看板，来展现各重点子企业组成综合R值的各项基础指标的数值及亮灯结果，看板数据来源主要为国资委财务快报系统。</w:t>
      </w:r>
    </w:p>
    <w:p w14:paraId="09F254B0">
      <w:pPr>
        <w:ind w:firstLine="480"/>
      </w:pPr>
      <w:r>
        <w:rPr>
          <w:rFonts w:hint="eastAsia"/>
        </w:rPr>
        <w:t>该看板主要将展现当前所选子企业在所选月度组成综合R值各项指标的数值与亮灯情况，包括资本充足率、不良资产率、逾期率、流动性比率、集团外负债总额占资本净额比、贷款比例、投资总额占资本净额比、固定资产净额占资本净额比、资产利润率、加权平均净资产收益率等内容。用户可在“按亮灯结果查看”页面的表格中对上述内容进行查阅。</w:t>
      </w:r>
    </w:p>
    <w:p w14:paraId="30A7A20E">
      <w:pPr>
        <w:pStyle w:val="25"/>
      </w:pPr>
      <w:r>
        <w:drawing>
          <wp:inline distT="0" distB="0" distL="0" distR="0">
            <wp:extent cx="5274310" cy="2764155"/>
            <wp:effectExtent l="9525" t="9525" r="12065" b="17145"/>
            <wp:docPr id="193942353" name="图片 193942353"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53" name="图片 193942353" descr="图形用户界面, 文本, 应用程序&#10;&#10;描述已自动生成"/>
                    <pic:cNvPicPr>
                      <a:picLocks noChangeAspect="1"/>
                    </pic:cNvPicPr>
                  </pic:nvPicPr>
                  <pic:blipFill>
                    <a:blip r:embed="rId115"/>
                    <a:stretch>
                      <a:fillRect/>
                    </a:stretch>
                  </pic:blipFill>
                  <pic:spPr>
                    <a:xfrm>
                      <a:off x="0" y="0"/>
                      <a:ext cx="5274310" cy="2764155"/>
                    </a:xfrm>
                    <a:prstGeom prst="rect">
                      <a:avLst/>
                    </a:prstGeom>
                    <a:ln>
                      <a:solidFill>
                        <a:schemeClr val="bg1">
                          <a:lumMod val="50000"/>
                        </a:schemeClr>
                      </a:solidFill>
                    </a:ln>
                  </pic:spPr>
                </pic:pic>
              </a:graphicData>
            </a:graphic>
          </wp:inline>
        </w:drawing>
      </w:r>
    </w:p>
    <w:p w14:paraId="2A00BCD1">
      <w:pPr>
        <w:pStyle w:val="21"/>
        <w:numPr>
          <w:ilvl w:val="7"/>
          <w:numId w:val="0"/>
        </w:numPr>
        <w:rPr>
          <w:rFonts w:hint="default"/>
        </w:rPr>
      </w:pPr>
      <w:r>
        <w:rPr>
          <w:rFonts w:ascii="宋体" w:hAnsi="宋体" w:cs="宋体"/>
        </w:rPr>
        <w:t xml:space="preserve">图6.41  </w:t>
      </w:r>
      <w:r>
        <w:t>财务公司类企业亮灯结果示意图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068A08C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9586D92">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50707D76">
            <w:pPr>
              <w:pStyle w:val="30"/>
            </w:pPr>
            <w:r>
              <w:t>FXYJ_2_5_9</w:t>
            </w:r>
          </w:p>
        </w:tc>
      </w:tr>
      <w:tr w14:paraId="67B3DAA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87FD697">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5B585B4F">
            <w:pPr>
              <w:pStyle w:val="30"/>
            </w:pPr>
            <w:r>
              <w:rPr>
                <w:rFonts w:hint="eastAsia"/>
              </w:rPr>
              <w:t>国资委用户、企业用户、系统管理员</w:t>
            </w:r>
          </w:p>
        </w:tc>
      </w:tr>
      <w:tr w14:paraId="4AFB32C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9D873FC">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7FE68EA4">
            <w:pPr>
              <w:pStyle w:val="30"/>
            </w:pPr>
            <w:r>
              <w:rPr>
                <w:rFonts w:hint="eastAsia"/>
              </w:rPr>
              <w:t>登入全面风险预警管理子系统，点击金融企业</w:t>
            </w:r>
          </w:p>
        </w:tc>
      </w:tr>
      <w:tr w14:paraId="4F9D4EB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1D79FE3">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681D85A7">
            <w:pPr>
              <w:pStyle w:val="30"/>
            </w:pPr>
            <w:r>
              <w:rPr>
                <w:rFonts w:hint="eastAsia"/>
              </w:rPr>
              <w:t>无</w:t>
            </w:r>
          </w:p>
        </w:tc>
      </w:tr>
      <w:tr w14:paraId="1F54F23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0E22776">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5F10B74D">
            <w:pPr>
              <w:pStyle w:val="30"/>
            </w:pPr>
            <w:r>
              <w:rPr>
                <w:rFonts w:hint="eastAsia"/>
              </w:rPr>
              <w:t>选择财务公司类企业、选择月份，并选择“按亮灯结果查看”按钮</w:t>
            </w:r>
          </w:p>
        </w:tc>
      </w:tr>
      <w:tr w14:paraId="7C8D3A2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8DD21BE">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76642FDD">
            <w:pPr>
              <w:pStyle w:val="30"/>
            </w:pPr>
            <w:r>
              <w:rPr>
                <w:rFonts w:hint="eastAsia"/>
              </w:rPr>
              <w:t>所选企业在选月度中组成综合</w:t>
            </w:r>
            <w:r>
              <w:t>R</w:t>
            </w:r>
            <w:r>
              <w:rPr>
                <w:rFonts w:hint="eastAsia"/>
              </w:rPr>
              <w:t>值各项指标的数值与亮灯情况</w:t>
            </w:r>
          </w:p>
        </w:tc>
      </w:tr>
      <w:tr w14:paraId="267D7C5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0FDCB28">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33678C48">
            <w:pPr>
              <w:pStyle w:val="30"/>
            </w:pPr>
            <w:r>
              <w:rPr>
                <w:rFonts w:hint="eastAsia"/>
              </w:rPr>
              <w:t>可对所选企业组成综合</w:t>
            </w:r>
            <w:r>
              <w:t>R</w:t>
            </w:r>
            <w:r>
              <w:rPr>
                <w:rFonts w:hint="eastAsia"/>
              </w:rPr>
              <w:t>值各项指标的数值与亮灯情况进行查看及排序</w:t>
            </w:r>
          </w:p>
        </w:tc>
      </w:tr>
      <w:tr w14:paraId="743199A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71751A5">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14A40A73">
            <w:pPr>
              <w:pStyle w:val="30"/>
            </w:pPr>
            <w:r>
              <w:rPr>
                <w:rFonts w:hint="eastAsia"/>
              </w:rPr>
              <w:t>数据加载失败</w:t>
            </w:r>
          </w:p>
        </w:tc>
      </w:tr>
      <w:tr w14:paraId="0A9BB05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DE02DCD">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0C49E9D1">
            <w:pPr>
              <w:pStyle w:val="30"/>
            </w:pPr>
            <w:r>
              <w:rPr>
                <w:rFonts w:hint="eastAsia"/>
              </w:rPr>
              <w:t>无</w:t>
            </w:r>
          </w:p>
        </w:tc>
      </w:tr>
    </w:tbl>
    <w:p w14:paraId="11C818E0">
      <w:pPr>
        <w:pStyle w:val="7"/>
        <w:numPr>
          <w:ilvl w:val="5"/>
          <w:numId w:val="0"/>
        </w:numPr>
      </w:pPr>
      <w:r>
        <w:rPr>
          <w:rFonts w:hint="eastAsia" w:ascii="Times New Roman" w:hAnsi="Times New Roman" w:cs="宋体"/>
        </w:rPr>
        <w:t xml:space="preserve">6.1.6.2.5.10  </w:t>
      </w:r>
      <w:r>
        <w:rPr>
          <w:rFonts w:hint="eastAsia"/>
        </w:rPr>
        <w:t>财务公司类企业综合R值亮灯分析</w:t>
      </w:r>
    </w:p>
    <w:p w14:paraId="446F101B">
      <w:pPr>
        <w:ind w:firstLine="480"/>
      </w:pPr>
      <w:r>
        <w:rPr>
          <w:rFonts w:hint="eastAsia"/>
        </w:rPr>
        <w:t>财务公司企业看板主要用于展示财务公司各风险指标的指标值、亮灯结果及变化趋势，涉及的指标包括资本充足率、不良资产率、流动性比率、货币资金占短期有息负债比、担保比例、资产利润率等，共计6个指标，取数来源为企业快报，取数频率为每月一次。</w:t>
      </w:r>
    </w:p>
    <w:p w14:paraId="73C9C7A1">
      <w:pPr>
        <w:ind w:firstLine="480"/>
      </w:pPr>
      <w:r>
        <w:rPr>
          <w:rFonts w:hint="eastAsia"/>
        </w:rPr>
        <w:t>对国资委监管单户企业风险情况进行梳理、运算、整合，新增以月度为单位制作财务公司——综合R值亮灯分析月度看板，通过树状图的形式对所选财务公司风险指标进行展示，看板数据来源主要为国资委财务快报系统。</w:t>
      </w:r>
    </w:p>
    <w:p w14:paraId="1EFC53F1">
      <w:pPr>
        <w:ind w:firstLine="480"/>
      </w:pPr>
      <w:r>
        <w:rPr>
          <w:rFonts w:hint="eastAsia"/>
        </w:rPr>
        <w:t>该看板主要将以树状图的形式展现所选企业在所选月度组成综合R值各项指标的数值、亮灯、以及各指标所赋予的权重情况。其中，资本充足类风险指标由资本充足率构成；资产质量类风险指标由不良资产率、逾期率2个指标加权构成；流动性类风险指标由流动性比率、集团外负债总额占资本净额比、贷款比例3个指标加权构成；投资能力类风险指标由投资总额占资本净额比、固定资产净额占资本净额比2个指标加权构成；盈利能力类风险指标由资产利润率、加权平均净资产收益率2个指标加权构成。用户可在“综合R值亮灯分析”页面中对上述内容进行查阅。同时，用户还可在该分析界面查看所选企业高风险领域与风险指标、急剧恶化的风险指标等内容。</w:t>
      </w:r>
    </w:p>
    <w:p w14:paraId="512D001E">
      <w:pPr>
        <w:pStyle w:val="25"/>
      </w:pPr>
      <w:r>
        <w:drawing>
          <wp:inline distT="0" distB="0" distL="0" distR="0">
            <wp:extent cx="5274310" cy="2756535"/>
            <wp:effectExtent l="9525" t="9525" r="12065" b="15240"/>
            <wp:docPr id="193942354" name="图片 193942354"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54" name="图片 193942354" descr="图形用户界面&#10;&#10;描述已自动生成"/>
                    <pic:cNvPicPr>
                      <a:picLocks noChangeAspect="1"/>
                    </pic:cNvPicPr>
                  </pic:nvPicPr>
                  <pic:blipFill>
                    <a:blip r:embed="rId116"/>
                    <a:stretch>
                      <a:fillRect/>
                    </a:stretch>
                  </pic:blipFill>
                  <pic:spPr>
                    <a:xfrm>
                      <a:off x="0" y="0"/>
                      <a:ext cx="5274310" cy="2756535"/>
                    </a:xfrm>
                    <a:prstGeom prst="rect">
                      <a:avLst/>
                    </a:prstGeom>
                    <a:ln>
                      <a:solidFill>
                        <a:schemeClr val="bg1">
                          <a:lumMod val="50000"/>
                        </a:schemeClr>
                      </a:solidFill>
                    </a:ln>
                  </pic:spPr>
                </pic:pic>
              </a:graphicData>
            </a:graphic>
          </wp:inline>
        </w:drawing>
      </w:r>
    </w:p>
    <w:p w14:paraId="466A683F">
      <w:pPr>
        <w:pStyle w:val="21"/>
        <w:numPr>
          <w:ilvl w:val="7"/>
          <w:numId w:val="0"/>
        </w:numPr>
        <w:rPr>
          <w:rFonts w:hint="default"/>
        </w:rPr>
      </w:pPr>
      <w:r>
        <w:rPr>
          <w:rFonts w:ascii="宋体" w:hAnsi="宋体" w:cs="宋体"/>
        </w:rPr>
        <w:t xml:space="preserve">图6.42  </w:t>
      </w:r>
      <w:r>
        <w:t>财务公司类企业综合R值亮灯分析示意图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7610794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B2E218F">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33CA61A3">
            <w:pPr>
              <w:pStyle w:val="30"/>
            </w:pPr>
            <w:r>
              <w:t>FXYJ_2_5_10</w:t>
            </w:r>
          </w:p>
        </w:tc>
      </w:tr>
      <w:tr w14:paraId="304D627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108F161">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7F2101C2">
            <w:pPr>
              <w:pStyle w:val="30"/>
            </w:pPr>
            <w:r>
              <w:rPr>
                <w:rFonts w:hint="eastAsia"/>
              </w:rPr>
              <w:t>国资委用户、企业用户、系统管理员</w:t>
            </w:r>
          </w:p>
        </w:tc>
      </w:tr>
      <w:tr w14:paraId="2529A03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3C84EB9">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5680C59B">
            <w:pPr>
              <w:pStyle w:val="30"/>
            </w:pPr>
            <w:r>
              <w:rPr>
                <w:rFonts w:hint="eastAsia"/>
              </w:rPr>
              <w:t>登入全面风险预警管理子系统，点击金融企业</w:t>
            </w:r>
          </w:p>
        </w:tc>
      </w:tr>
      <w:tr w14:paraId="25A877F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8F3BD03">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49A6F8ED">
            <w:pPr>
              <w:pStyle w:val="30"/>
            </w:pPr>
            <w:r>
              <w:rPr>
                <w:rFonts w:hint="eastAsia"/>
              </w:rPr>
              <w:t>无</w:t>
            </w:r>
          </w:p>
        </w:tc>
      </w:tr>
      <w:tr w14:paraId="7C777EC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B0EE65E">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15A8815D">
            <w:pPr>
              <w:pStyle w:val="30"/>
            </w:pPr>
            <w:r>
              <w:rPr>
                <w:rFonts w:hint="eastAsia"/>
              </w:rPr>
              <w:t>选择财务公司类企业、选择月份，并选择“综合</w:t>
            </w:r>
            <w:r>
              <w:t>R</w:t>
            </w:r>
            <w:r>
              <w:rPr>
                <w:rFonts w:hint="eastAsia"/>
              </w:rPr>
              <w:t>值亮灯分析”按钮</w:t>
            </w:r>
          </w:p>
        </w:tc>
      </w:tr>
      <w:tr w14:paraId="39FF909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F46DE9A">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2CD672D1">
            <w:pPr>
              <w:pStyle w:val="30"/>
            </w:pPr>
            <w:r>
              <w:rPr>
                <w:rFonts w:hint="eastAsia"/>
              </w:rPr>
              <w:t>所选企业在选月度的</w:t>
            </w:r>
            <w:r>
              <w:t>R</w:t>
            </w:r>
            <w:r>
              <w:rPr>
                <w:rFonts w:hint="eastAsia"/>
              </w:rPr>
              <w:t>值分析图</w:t>
            </w:r>
          </w:p>
        </w:tc>
      </w:tr>
      <w:tr w14:paraId="6226AA7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C5AFACD">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69544D4E">
            <w:pPr>
              <w:pStyle w:val="30"/>
            </w:pPr>
            <w:r>
              <w:rPr>
                <w:rFonts w:hint="eastAsia"/>
              </w:rPr>
              <w:t>可对所选企业综合</w:t>
            </w:r>
            <w:r>
              <w:t>R</w:t>
            </w:r>
            <w:r>
              <w:rPr>
                <w:rFonts w:hint="eastAsia"/>
              </w:rPr>
              <w:t>值分析进行查看</w:t>
            </w:r>
          </w:p>
        </w:tc>
      </w:tr>
      <w:tr w14:paraId="51B41DB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0656342">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4C9D82EA">
            <w:pPr>
              <w:pStyle w:val="30"/>
            </w:pPr>
            <w:r>
              <w:rPr>
                <w:rFonts w:hint="eastAsia"/>
              </w:rPr>
              <w:t>数据加载失败</w:t>
            </w:r>
          </w:p>
        </w:tc>
      </w:tr>
      <w:tr w14:paraId="31D4239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5E5652E">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4C674BCF">
            <w:pPr>
              <w:pStyle w:val="30"/>
            </w:pPr>
            <w:r>
              <w:rPr>
                <w:rFonts w:hint="eastAsia"/>
              </w:rPr>
              <w:t>无</w:t>
            </w:r>
          </w:p>
        </w:tc>
      </w:tr>
    </w:tbl>
    <w:p w14:paraId="3265EDBC">
      <w:pPr>
        <w:pStyle w:val="7"/>
        <w:numPr>
          <w:ilvl w:val="5"/>
          <w:numId w:val="0"/>
        </w:numPr>
      </w:pPr>
      <w:r>
        <w:rPr>
          <w:rFonts w:hint="eastAsia" w:ascii="Times New Roman" w:hAnsi="Times New Roman" w:cs="宋体"/>
        </w:rPr>
        <w:t xml:space="preserve">6.1.6.2.5.11  </w:t>
      </w:r>
      <w:r>
        <w:rPr>
          <w:rFonts w:hint="eastAsia"/>
        </w:rPr>
        <w:t>信托公司类企业风险地图</w:t>
      </w:r>
    </w:p>
    <w:p w14:paraId="0B5E20A3">
      <w:pPr>
        <w:ind w:firstLine="480"/>
      </w:pPr>
      <w:r>
        <w:rPr>
          <w:rFonts w:hint="eastAsia"/>
        </w:rPr>
        <w:t>信托公司看板主要用于展示财务公司各风险指标的指标值、亮灯结果及变化趋势，涉及的指标包括资本充足率、不良资产率、流动性比率、货币资金占短期有息负债比、担保比例、资产利润率等，共计6个指标，取数来源为企业快报，取数频率为每月一次。</w:t>
      </w:r>
    </w:p>
    <w:p w14:paraId="3516D0CD">
      <w:pPr>
        <w:ind w:firstLine="480"/>
      </w:pPr>
      <w:r>
        <w:rPr>
          <w:rFonts w:hint="eastAsia"/>
        </w:rPr>
        <w:t>完善对国资委监管信托公司类企业风险情况的梳理、运算、整合，并以月度为单位制作信托公司——按风险地图查看风险看板，新增对信托公司类企业风险整体情况的展现，来展现各信托公司类重点子企业风险在各个风险领域、各个风险类别的分布情况，看板数据来源主要为国资委财务快报系统。</w:t>
      </w:r>
    </w:p>
    <w:p w14:paraId="47551C2B">
      <w:pPr>
        <w:ind w:firstLine="480"/>
      </w:pPr>
      <w:r>
        <w:rPr>
          <w:rFonts w:hint="eastAsia"/>
        </w:rPr>
        <w:t>该看板主要将展现当前所选子企业在所选月度的风险分布情况。子系统将按照风险类别的不同，将企业风险情况划分至投资风险、基金风险、舆情风险、外部风险等4个风险领域，并细分至过度投资风险、投后资产缩水、投后经营业绩不佳、举债投资、商誉占比过高、商誉减值准备过大、投资标的减值、对赌条款未达标、参股企业经营不善、舆情风险、国别风险、汇率风险、利率风险等风险类别。用户可在“按风险地图查看”的页面中对上述风险领域、风险类别的亮灯情况进行查阅。</w:t>
      </w:r>
    </w:p>
    <w:p w14:paraId="27267357">
      <w:pPr>
        <w:pStyle w:val="25"/>
      </w:pPr>
      <w:r>
        <w:drawing>
          <wp:inline distT="0" distB="0" distL="0" distR="0">
            <wp:extent cx="5274310" cy="2929255"/>
            <wp:effectExtent l="9525" t="9525" r="12065" b="13970"/>
            <wp:docPr id="193942355" name="图片 193942355"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55" name="图片 193942355" descr="图片包含 图形用户界面&#10;&#10;描述已自动生成"/>
                    <pic:cNvPicPr>
                      <a:picLocks noChangeAspect="1"/>
                    </pic:cNvPicPr>
                  </pic:nvPicPr>
                  <pic:blipFill>
                    <a:blip r:embed="rId111"/>
                    <a:stretch>
                      <a:fillRect/>
                    </a:stretch>
                  </pic:blipFill>
                  <pic:spPr>
                    <a:xfrm>
                      <a:off x="0" y="0"/>
                      <a:ext cx="5274310" cy="2929255"/>
                    </a:xfrm>
                    <a:prstGeom prst="rect">
                      <a:avLst/>
                    </a:prstGeom>
                    <a:ln>
                      <a:solidFill>
                        <a:schemeClr val="bg1">
                          <a:lumMod val="50000"/>
                        </a:schemeClr>
                      </a:solidFill>
                    </a:ln>
                  </pic:spPr>
                </pic:pic>
              </a:graphicData>
            </a:graphic>
          </wp:inline>
        </w:drawing>
      </w:r>
    </w:p>
    <w:p w14:paraId="0923A2A8">
      <w:pPr>
        <w:pStyle w:val="21"/>
        <w:numPr>
          <w:ilvl w:val="7"/>
          <w:numId w:val="0"/>
        </w:numPr>
        <w:rPr>
          <w:rFonts w:hint="default"/>
        </w:rPr>
      </w:pPr>
      <w:r>
        <w:rPr>
          <w:rFonts w:ascii="宋体" w:hAnsi="宋体" w:cs="宋体"/>
        </w:rPr>
        <w:t xml:space="preserve">图6.43  </w:t>
      </w:r>
      <w:r>
        <w:t>信托公司类企业风险地图示意图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5DFE0AB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723B689">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701E85C0">
            <w:pPr>
              <w:pStyle w:val="30"/>
            </w:pPr>
            <w:r>
              <w:t>FXYJ_2_5_11</w:t>
            </w:r>
          </w:p>
        </w:tc>
      </w:tr>
      <w:tr w14:paraId="6F973D7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5EED564">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667D4A46">
            <w:pPr>
              <w:pStyle w:val="30"/>
            </w:pPr>
            <w:r>
              <w:rPr>
                <w:rFonts w:hint="eastAsia"/>
              </w:rPr>
              <w:t>国资委用户、企业用户、系统管理员</w:t>
            </w:r>
          </w:p>
        </w:tc>
      </w:tr>
      <w:tr w14:paraId="51758D0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81DD680">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4BBA9F14">
            <w:pPr>
              <w:pStyle w:val="30"/>
            </w:pPr>
            <w:r>
              <w:rPr>
                <w:rFonts w:hint="eastAsia"/>
              </w:rPr>
              <w:t>登入全面风险预警管理子系统，点击金融企业</w:t>
            </w:r>
          </w:p>
        </w:tc>
      </w:tr>
      <w:tr w14:paraId="26C4676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5B0C37A">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0947E90E">
            <w:pPr>
              <w:pStyle w:val="30"/>
            </w:pPr>
            <w:r>
              <w:rPr>
                <w:rFonts w:hint="eastAsia"/>
              </w:rPr>
              <w:t>无</w:t>
            </w:r>
          </w:p>
        </w:tc>
      </w:tr>
      <w:tr w14:paraId="29E157D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7BE8492">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42F0C5CE">
            <w:pPr>
              <w:pStyle w:val="30"/>
            </w:pPr>
            <w:r>
              <w:rPr>
                <w:rFonts w:hint="eastAsia"/>
              </w:rPr>
              <w:t>选择信托公司类企业、选择月份，并选择“按风险地图查看”按钮</w:t>
            </w:r>
          </w:p>
        </w:tc>
      </w:tr>
      <w:tr w14:paraId="6E110A4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4F38B14">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4E2B4C0A">
            <w:pPr>
              <w:pStyle w:val="30"/>
            </w:pPr>
            <w:r>
              <w:rPr>
                <w:rFonts w:hint="eastAsia"/>
              </w:rPr>
              <w:t>所选企业在选月度中风险分布情况</w:t>
            </w:r>
          </w:p>
        </w:tc>
      </w:tr>
      <w:tr w14:paraId="4FE2A75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EC510AE">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091D9B7C">
            <w:pPr>
              <w:pStyle w:val="30"/>
            </w:pPr>
            <w:r>
              <w:rPr>
                <w:rFonts w:hint="eastAsia"/>
              </w:rPr>
              <w:t>可对所选企业风险分布亮灯情况进行查看</w:t>
            </w:r>
          </w:p>
        </w:tc>
      </w:tr>
      <w:tr w14:paraId="4F52FC0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53A4610">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679EBA03">
            <w:pPr>
              <w:pStyle w:val="30"/>
            </w:pPr>
            <w:r>
              <w:rPr>
                <w:rFonts w:hint="eastAsia"/>
              </w:rPr>
              <w:t>数据加载失败</w:t>
            </w:r>
          </w:p>
        </w:tc>
      </w:tr>
      <w:tr w14:paraId="06C914E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D9A6FF4">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68C5C951">
            <w:pPr>
              <w:pStyle w:val="30"/>
            </w:pPr>
            <w:r>
              <w:rPr>
                <w:rFonts w:hint="eastAsia"/>
              </w:rPr>
              <w:t>无</w:t>
            </w:r>
          </w:p>
        </w:tc>
      </w:tr>
    </w:tbl>
    <w:p w14:paraId="6B347C2C">
      <w:pPr>
        <w:pStyle w:val="7"/>
        <w:numPr>
          <w:ilvl w:val="5"/>
          <w:numId w:val="0"/>
        </w:numPr>
      </w:pPr>
      <w:r>
        <w:rPr>
          <w:rFonts w:hint="eastAsia" w:ascii="Times New Roman" w:hAnsi="Times New Roman" w:cs="宋体"/>
        </w:rPr>
        <w:t xml:space="preserve">6.1.6.2.5.12  </w:t>
      </w:r>
      <w:r>
        <w:rPr>
          <w:rFonts w:hint="eastAsia"/>
        </w:rPr>
        <w:t>信托公司类企业亮灯结果</w:t>
      </w:r>
    </w:p>
    <w:p w14:paraId="578C870A">
      <w:pPr>
        <w:ind w:firstLine="480"/>
      </w:pPr>
      <w:r>
        <w:rPr>
          <w:rFonts w:hint="eastAsia"/>
        </w:rPr>
        <w:t>信托公司看板主要用于展示财务公司各风险指标的指标值、亮灯结果及变化趋势，涉及的指标包括资本充足率、不良资产率、流动性比率、货币资金占短期有息负债比、担保比例、资产利润率等，共计6个指标，取数来源为企业快报，取数频率为每月一次。</w:t>
      </w:r>
    </w:p>
    <w:p w14:paraId="45256991">
      <w:pPr>
        <w:ind w:firstLine="480"/>
      </w:pPr>
      <w:r>
        <w:rPr>
          <w:rFonts w:hint="eastAsia"/>
        </w:rPr>
        <w:t>对国资委监管单户企业风险情况进行梳理、运算、整合，新增以月度为单位制作信托公司——按亮灯结果查看风险看板，来展现各重点子企业组成综合R值的各项基础指标的数值及亮灯结果，看板数据来源主要为国资委财务快报系统。</w:t>
      </w:r>
    </w:p>
    <w:p w14:paraId="474FBED6">
      <w:pPr>
        <w:ind w:firstLine="480"/>
      </w:pPr>
      <w:r>
        <w:rPr>
          <w:rFonts w:hint="eastAsia"/>
        </w:rPr>
        <w:t>该看板主要将展现当前所选子企业在所选月度组成综合R值各项指标的数值与亮灯情况，包括风险覆盖率、不良资产率、不良率资产率变动、流动性比例、货币资金占短期有息负债比、资本收益率等内容。用户可在“按亮灯结果查看”页面的表格中对上述内容进行查阅。</w:t>
      </w:r>
    </w:p>
    <w:p w14:paraId="5958E571">
      <w:pPr>
        <w:pStyle w:val="25"/>
      </w:pPr>
      <w:r>
        <w:drawing>
          <wp:inline distT="0" distB="0" distL="0" distR="0">
            <wp:extent cx="5274310" cy="2752725"/>
            <wp:effectExtent l="9525" t="9525" r="12065" b="9525"/>
            <wp:docPr id="193942356" name="图片 19394235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56" name="图片 193942356" descr="图形用户界面, 应用程序&#10;&#10;描述已自动生成"/>
                    <pic:cNvPicPr>
                      <a:picLocks noChangeAspect="1"/>
                    </pic:cNvPicPr>
                  </pic:nvPicPr>
                  <pic:blipFill>
                    <a:blip r:embed="rId117"/>
                    <a:stretch>
                      <a:fillRect/>
                    </a:stretch>
                  </pic:blipFill>
                  <pic:spPr>
                    <a:xfrm>
                      <a:off x="0" y="0"/>
                      <a:ext cx="5274310" cy="2752725"/>
                    </a:xfrm>
                    <a:prstGeom prst="rect">
                      <a:avLst/>
                    </a:prstGeom>
                    <a:ln>
                      <a:solidFill>
                        <a:schemeClr val="bg1">
                          <a:lumMod val="50000"/>
                        </a:schemeClr>
                      </a:solidFill>
                    </a:ln>
                  </pic:spPr>
                </pic:pic>
              </a:graphicData>
            </a:graphic>
          </wp:inline>
        </w:drawing>
      </w:r>
    </w:p>
    <w:p w14:paraId="426707C0">
      <w:pPr>
        <w:pStyle w:val="21"/>
        <w:numPr>
          <w:ilvl w:val="7"/>
          <w:numId w:val="0"/>
        </w:numPr>
        <w:rPr>
          <w:rFonts w:hint="default"/>
        </w:rPr>
      </w:pPr>
      <w:r>
        <w:rPr>
          <w:rFonts w:ascii="宋体" w:hAnsi="宋体" w:cs="宋体"/>
        </w:rPr>
        <w:t xml:space="preserve">图6.44  </w:t>
      </w:r>
      <w:r>
        <w:t>信托公司类企业亮灯结果示意图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1E7C329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5A13994">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152A9AAA">
            <w:pPr>
              <w:pStyle w:val="30"/>
            </w:pPr>
            <w:r>
              <w:t>FXYJ_2_5_12</w:t>
            </w:r>
          </w:p>
        </w:tc>
      </w:tr>
      <w:tr w14:paraId="485D8C1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DACB11B">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051316C7">
            <w:pPr>
              <w:pStyle w:val="30"/>
            </w:pPr>
            <w:r>
              <w:rPr>
                <w:rFonts w:hint="eastAsia"/>
              </w:rPr>
              <w:t>国资委用户、企业用户、系统管理员</w:t>
            </w:r>
          </w:p>
        </w:tc>
      </w:tr>
      <w:tr w14:paraId="14687CF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7D3FFE2">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2B0C5D6A">
            <w:pPr>
              <w:pStyle w:val="30"/>
            </w:pPr>
            <w:r>
              <w:rPr>
                <w:rFonts w:hint="eastAsia"/>
              </w:rPr>
              <w:t>登入全面风险预警管理子系统，点击金融企业</w:t>
            </w:r>
          </w:p>
        </w:tc>
      </w:tr>
      <w:tr w14:paraId="075D47A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78E877E">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01F0A101">
            <w:pPr>
              <w:pStyle w:val="30"/>
            </w:pPr>
            <w:r>
              <w:rPr>
                <w:rFonts w:hint="eastAsia"/>
              </w:rPr>
              <w:t>无</w:t>
            </w:r>
          </w:p>
        </w:tc>
      </w:tr>
      <w:tr w14:paraId="73FB68F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091C209">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12CD95E0">
            <w:pPr>
              <w:pStyle w:val="30"/>
            </w:pPr>
            <w:r>
              <w:rPr>
                <w:rFonts w:hint="eastAsia"/>
              </w:rPr>
              <w:t>选择信托公司类企业、选择月份，并选择“按亮灯结果查看”按钮</w:t>
            </w:r>
          </w:p>
        </w:tc>
      </w:tr>
      <w:tr w14:paraId="7536F93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EF67881">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2079A18A">
            <w:pPr>
              <w:pStyle w:val="30"/>
            </w:pPr>
            <w:r>
              <w:rPr>
                <w:rFonts w:hint="eastAsia"/>
              </w:rPr>
              <w:t>所选企业在选月度中组成综合</w:t>
            </w:r>
            <w:r>
              <w:t>R</w:t>
            </w:r>
            <w:r>
              <w:rPr>
                <w:rFonts w:hint="eastAsia"/>
              </w:rPr>
              <w:t>值各项指标的数值与亮灯情况</w:t>
            </w:r>
          </w:p>
        </w:tc>
      </w:tr>
      <w:tr w14:paraId="5B938C8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9034A6F">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6E4B589E">
            <w:pPr>
              <w:pStyle w:val="30"/>
            </w:pPr>
            <w:r>
              <w:rPr>
                <w:rFonts w:hint="eastAsia"/>
              </w:rPr>
              <w:t>可对所选企业组成综合</w:t>
            </w:r>
            <w:r>
              <w:t>R</w:t>
            </w:r>
            <w:r>
              <w:rPr>
                <w:rFonts w:hint="eastAsia"/>
              </w:rPr>
              <w:t>值各项指标的数值与亮灯情况进行查看及排序</w:t>
            </w:r>
          </w:p>
        </w:tc>
      </w:tr>
      <w:tr w14:paraId="5E80D3A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681E1F1">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7FC5B36A">
            <w:pPr>
              <w:pStyle w:val="30"/>
            </w:pPr>
            <w:r>
              <w:rPr>
                <w:rFonts w:hint="eastAsia"/>
              </w:rPr>
              <w:t>数据加载失败</w:t>
            </w:r>
          </w:p>
        </w:tc>
      </w:tr>
      <w:tr w14:paraId="32EC4A6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F45A2E4">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7D86AEC9">
            <w:pPr>
              <w:pStyle w:val="30"/>
            </w:pPr>
            <w:r>
              <w:rPr>
                <w:rFonts w:hint="eastAsia"/>
              </w:rPr>
              <w:t>无</w:t>
            </w:r>
          </w:p>
        </w:tc>
      </w:tr>
    </w:tbl>
    <w:p w14:paraId="2DF05014">
      <w:pPr>
        <w:pStyle w:val="7"/>
        <w:numPr>
          <w:ilvl w:val="5"/>
          <w:numId w:val="0"/>
        </w:numPr>
      </w:pPr>
      <w:r>
        <w:rPr>
          <w:rFonts w:hint="eastAsia" w:ascii="Times New Roman" w:hAnsi="Times New Roman" w:cs="宋体"/>
        </w:rPr>
        <w:t xml:space="preserve">6.1.6.2.5.13  </w:t>
      </w:r>
      <w:r>
        <w:rPr>
          <w:rFonts w:hint="eastAsia"/>
        </w:rPr>
        <w:t>信托公司类企业业务行业集中度分析</w:t>
      </w:r>
    </w:p>
    <w:p w14:paraId="773CDB3D">
      <w:pPr>
        <w:ind w:firstLine="480"/>
      </w:pPr>
      <w:r>
        <w:rPr>
          <w:rFonts w:hint="eastAsia"/>
        </w:rPr>
        <w:t>信托公司看板主要用于展示财务公司各风险指标的指标值、亮灯结果及变化趋势，涉及的指标包括资本充足率、不良资产率、流动性比率、货币资金占短期有息负债比、担保比例、资产利润率等，共计6个指标，取数来源为企业快报，取数频率为每月一次。</w:t>
      </w:r>
    </w:p>
    <w:p w14:paraId="74B3BA67">
      <w:pPr>
        <w:ind w:firstLine="480"/>
      </w:pPr>
      <w:r>
        <w:rPr>
          <w:rFonts w:hint="eastAsia"/>
        </w:rPr>
        <w:t>信托业务行业集中度分析，并以季度为单位制作行业集中度分布，新增展现信托公司业务的行业分布情况。</w:t>
      </w:r>
    </w:p>
    <w:p w14:paraId="2E02FC60">
      <w:pPr>
        <w:pStyle w:val="7"/>
        <w:numPr>
          <w:ilvl w:val="5"/>
          <w:numId w:val="0"/>
        </w:numPr>
      </w:pPr>
      <w:r>
        <w:rPr>
          <w:rFonts w:hint="eastAsia" w:ascii="Times New Roman" w:hAnsi="Times New Roman" w:cs="宋体"/>
        </w:rPr>
        <w:t xml:space="preserve">6.1.6.2.5.14  </w:t>
      </w:r>
      <w:r>
        <w:rPr>
          <w:rFonts w:hint="eastAsia"/>
        </w:rPr>
        <w:t>信托公司类企业客户行业集中度分析</w:t>
      </w:r>
    </w:p>
    <w:p w14:paraId="4398CB90">
      <w:pPr>
        <w:ind w:firstLine="480"/>
      </w:pPr>
      <w:r>
        <w:rPr>
          <w:rFonts w:hint="eastAsia"/>
        </w:rPr>
        <w:t>信托公司看板主要用于展示财务公司各风险指标的指标值、亮灯结果及变化趋势，涉及的指标包括资本充足率、不良资产率、流动性比率、货币资金占短期有息负债比、担保比例、资产利润率等，共计6个指标，取数来源为企业快报，取数频率为每月一次。</w:t>
      </w:r>
    </w:p>
    <w:p w14:paraId="57C6213D">
      <w:pPr>
        <w:ind w:firstLine="480"/>
      </w:pPr>
      <w:r>
        <w:rPr>
          <w:rFonts w:hint="eastAsia"/>
        </w:rPr>
        <w:t>信托业务客户集中度分析，并以季度为单位制作客户集中度分布（单一客户、单一集团），新增展现信托公司业务的客户集中度情况。</w:t>
      </w:r>
    </w:p>
    <w:p w14:paraId="66F5F767">
      <w:pPr>
        <w:pStyle w:val="7"/>
        <w:numPr>
          <w:ilvl w:val="5"/>
          <w:numId w:val="0"/>
        </w:numPr>
      </w:pPr>
      <w:r>
        <w:rPr>
          <w:rFonts w:hint="eastAsia" w:ascii="Times New Roman" w:hAnsi="Times New Roman" w:cs="宋体"/>
        </w:rPr>
        <w:t xml:space="preserve">6.1.6.2.5.15  </w:t>
      </w:r>
      <w:r>
        <w:rPr>
          <w:rFonts w:hint="eastAsia"/>
        </w:rPr>
        <w:t>信托公司类企业综合R值亮灯分析</w:t>
      </w:r>
    </w:p>
    <w:p w14:paraId="052106E2">
      <w:pPr>
        <w:ind w:firstLine="480"/>
      </w:pPr>
      <w:r>
        <w:rPr>
          <w:rFonts w:hint="eastAsia"/>
        </w:rPr>
        <w:t>信托公司看板主要用于展示财务公司各风险指标的指标值、亮灯结果及变化趋势，涉及的指标包括资本充足率、不良资产率、流动性比率、货币资金占短期有息负债比、担保比例、资产利润率等，共计6个指标，取数来源为企业快报，取数频率为每月一次。</w:t>
      </w:r>
    </w:p>
    <w:p w14:paraId="5F11C51F">
      <w:pPr>
        <w:ind w:firstLine="480"/>
      </w:pPr>
      <w:r>
        <w:rPr>
          <w:rFonts w:hint="eastAsia"/>
        </w:rPr>
        <w:t>对国资委监管单户企业风险情况进行梳理、运算、整合，新增以月度为单位制作信托公司——综合R值亮灯分析月度看板，通过树状图的形式对所选信托公司风险指标进行展示，看板数据来源主要为国资委财务快报系统。</w:t>
      </w:r>
    </w:p>
    <w:p w14:paraId="47C418DE">
      <w:pPr>
        <w:ind w:firstLine="480"/>
      </w:pPr>
      <w:r>
        <w:rPr>
          <w:rFonts w:hint="eastAsia"/>
        </w:rPr>
        <w:t>该看板主要将以树状图的形式展现所选企业在所选月度组成综合R值各项指标的数值、亮灯、以及各指标所赋予的权重情况。其中，资本充足类风险指标由资本充足率构成；资产质量类风险指标由不良资产率、不良率资产率变动2个指标加权构成；流动性类风险指标由流动性比率、集团外负债总额占资本净额比2个指标加权构成；盈利能力类风险指标由贷款比例构成。用户可在“综合R值亮灯分析”页面中对上述内容进行查阅。同时，用户还可在该分析界面查看所选企业高风险领域与风险指标、急剧恶化的风险指标等内容。</w:t>
      </w:r>
    </w:p>
    <w:p w14:paraId="48FAD7FC">
      <w:pPr>
        <w:pStyle w:val="25"/>
      </w:pPr>
      <w:r>
        <w:drawing>
          <wp:inline distT="0" distB="0" distL="0" distR="0">
            <wp:extent cx="5274310" cy="2758440"/>
            <wp:effectExtent l="9525" t="9525" r="12065" b="13335"/>
            <wp:docPr id="193942357" name="图片 19394235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57" name="图片 193942357" descr="图形用户界面, 应用程序&#10;&#10;描述已自动生成"/>
                    <pic:cNvPicPr>
                      <a:picLocks noChangeAspect="1"/>
                    </pic:cNvPicPr>
                  </pic:nvPicPr>
                  <pic:blipFill>
                    <a:blip r:embed="rId118"/>
                    <a:stretch>
                      <a:fillRect/>
                    </a:stretch>
                  </pic:blipFill>
                  <pic:spPr>
                    <a:xfrm>
                      <a:off x="0" y="0"/>
                      <a:ext cx="5274310" cy="2758440"/>
                    </a:xfrm>
                    <a:prstGeom prst="rect">
                      <a:avLst/>
                    </a:prstGeom>
                    <a:ln>
                      <a:solidFill>
                        <a:schemeClr val="bg1">
                          <a:lumMod val="50000"/>
                        </a:schemeClr>
                      </a:solidFill>
                    </a:ln>
                  </pic:spPr>
                </pic:pic>
              </a:graphicData>
            </a:graphic>
          </wp:inline>
        </w:drawing>
      </w:r>
    </w:p>
    <w:p w14:paraId="5A3CC87F">
      <w:pPr>
        <w:pStyle w:val="21"/>
        <w:numPr>
          <w:ilvl w:val="7"/>
          <w:numId w:val="0"/>
        </w:numPr>
        <w:rPr>
          <w:rFonts w:hint="default"/>
        </w:rPr>
      </w:pPr>
      <w:r>
        <w:rPr>
          <w:rFonts w:ascii="宋体" w:hAnsi="宋体" w:cs="宋体"/>
        </w:rPr>
        <w:t xml:space="preserve">图6.45  </w:t>
      </w:r>
      <w:r>
        <w:t>信托公司类企业综合R值亮灯分析示意图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6C1A892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8E483D4">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21A25819">
            <w:pPr>
              <w:pStyle w:val="30"/>
            </w:pPr>
            <w:r>
              <w:t>FXYJ_2_5_15</w:t>
            </w:r>
          </w:p>
        </w:tc>
      </w:tr>
      <w:tr w14:paraId="5F739AD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10B8CDB">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43278DB1">
            <w:pPr>
              <w:pStyle w:val="30"/>
            </w:pPr>
            <w:r>
              <w:rPr>
                <w:rFonts w:hint="eastAsia"/>
              </w:rPr>
              <w:t>国资委用户、企业用户、系统管理员</w:t>
            </w:r>
          </w:p>
        </w:tc>
      </w:tr>
      <w:tr w14:paraId="379A8DF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108E8C6">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7DD6E19F">
            <w:pPr>
              <w:pStyle w:val="30"/>
            </w:pPr>
            <w:r>
              <w:rPr>
                <w:rFonts w:hint="eastAsia"/>
              </w:rPr>
              <w:t>登入全面风险预警管理子系统，点击金融企业</w:t>
            </w:r>
          </w:p>
        </w:tc>
      </w:tr>
      <w:tr w14:paraId="2761EA3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F452AA7">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5B820E0D">
            <w:pPr>
              <w:pStyle w:val="30"/>
            </w:pPr>
            <w:r>
              <w:rPr>
                <w:rFonts w:hint="eastAsia"/>
              </w:rPr>
              <w:t>无</w:t>
            </w:r>
          </w:p>
        </w:tc>
      </w:tr>
      <w:tr w14:paraId="612F1D2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262B2CA">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4F71F0C9">
            <w:pPr>
              <w:pStyle w:val="30"/>
            </w:pPr>
            <w:r>
              <w:rPr>
                <w:rFonts w:hint="eastAsia"/>
              </w:rPr>
              <w:t>选择信托公司类企业、选择月份，并选择“综合</w:t>
            </w:r>
            <w:r>
              <w:t>R</w:t>
            </w:r>
            <w:r>
              <w:rPr>
                <w:rFonts w:hint="eastAsia"/>
              </w:rPr>
              <w:t>值亮灯分析”按钮</w:t>
            </w:r>
          </w:p>
        </w:tc>
      </w:tr>
      <w:tr w14:paraId="0ED8084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77EE5C4">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0A4186AB">
            <w:pPr>
              <w:pStyle w:val="30"/>
            </w:pPr>
            <w:r>
              <w:rPr>
                <w:rFonts w:hint="eastAsia"/>
              </w:rPr>
              <w:t>所选企业在选月度的</w:t>
            </w:r>
            <w:r>
              <w:t>R</w:t>
            </w:r>
            <w:r>
              <w:rPr>
                <w:rFonts w:hint="eastAsia"/>
              </w:rPr>
              <w:t>值分析图</w:t>
            </w:r>
          </w:p>
        </w:tc>
      </w:tr>
      <w:tr w14:paraId="0447ADA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0C1F0BF">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7B3D9345">
            <w:pPr>
              <w:pStyle w:val="30"/>
            </w:pPr>
            <w:r>
              <w:rPr>
                <w:rFonts w:hint="eastAsia"/>
              </w:rPr>
              <w:t>可对所选企业综合</w:t>
            </w:r>
            <w:r>
              <w:t>R</w:t>
            </w:r>
            <w:r>
              <w:rPr>
                <w:rFonts w:hint="eastAsia"/>
              </w:rPr>
              <w:t>值分析进行查看</w:t>
            </w:r>
          </w:p>
        </w:tc>
      </w:tr>
      <w:tr w14:paraId="1931B7D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CDD0B86">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570FEE31">
            <w:pPr>
              <w:pStyle w:val="30"/>
            </w:pPr>
            <w:r>
              <w:rPr>
                <w:rFonts w:hint="eastAsia"/>
              </w:rPr>
              <w:t>数据加载失败</w:t>
            </w:r>
          </w:p>
        </w:tc>
      </w:tr>
      <w:tr w14:paraId="43AD4D9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365F451">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195A9906">
            <w:pPr>
              <w:pStyle w:val="30"/>
            </w:pPr>
            <w:r>
              <w:rPr>
                <w:rFonts w:hint="eastAsia"/>
              </w:rPr>
              <w:t>无</w:t>
            </w:r>
          </w:p>
        </w:tc>
      </w:tr>
    </w:tbl>
    <w:p w14:paraId="6A86DF4A">
      <w:pPr>
        <w:pStyle w:val="7"/>
        <w:numPr>
          <w:ilvl w:val="5"/>
          <w:numId w:val="0"/>
        </w:numPr>
      </w:pPr>
      <w:r>
        <w:rPr>
          <w:rFonts w:hint="eastAsia" w:ascii="Times New Roman" w:hAnsi="Times New Roman" w:cs="宋体"/>
        </w:rPr>
        <w:t xml:space="preserve">6.1.6.2.5.16  </w:t>
      </w:r>
      <w:r>
        <w:rPr>
          <w:rFonts w:hint="eastAsia"/>
        </w:rPr>
        <w:t>融资租赁类企业风险地图</w:t>
      </w:r>
    </w:p>
    <w:p w14:paraId="53310BA0">
      <w:pPr>
        <w:ind w:firstLine="480"/>
      </w:pPr>
      <w:r>
        <w:rPr>
          <w:rFonts w:hint="eastAsia"/>
        </w:rPr>
        <w:t>融资租赁企业看板主要用于展示融资租赁公司各风险指标的指标值、亮灯结果及变化趋势，涉及的指标包括风险资产总额/净资产、不良租赁资产率、不良租赁资产率变动率、全部关联度、货币资金占总资产比、货币资金占短期有息负债比、资产负债率、净资产收益率等，共计8个指标，取数来源为企业快报，取数频率为每月一次。</w:t>
      </w:r>
    </w:p>
    <w:p w14:paraId="1B97C8A0">
      <w:pPr>
        <w:ind w:firstLine="480"/>
      </w:pPr>
      <w:r>
        <w:rPr>
          <w:rFonts w:hint="eastAsia"/>
        </w:rPr>
        <w:t>完善对国资委监管融资租赁类企业风险情况的梳理、运算、整合，并以月度为单位制作融资租赁——按风险地图查看风险看板，新增对融资租赁类企业风险整体情况的展现，来展现各融资租赁类重点子企业风险在各个风险领域、各个风险类别的分布情况，看板数据来源主要为国资委财务快报系统。</w:t>
      </w:r>
    </w:p>
    <w:p w14:paraId="28F87140">
      <w:pPr>
        <w:ind w:firstLine="480"/>
      </w:pPr>
      <w:r>
        <w:rPr>
          <w:rFonts w:hint="eastAsia"/>
        </w:rPr>
        <w:t>该看板主要将展现当前所选子企业在所选月度的风险分布情况。子系统将按照风险类别的不同，将企业风险情况划分至投资风险、基金风险、舆情风险、外部风险等4个风险领域，并细分至过度投资风险、投后资产缩水、投后经营业绩不佳、举债投资、商誉占比过高、商誉减值准备过大、投资标的减值、对赌条款未达标、参股企业经营不善、舆情风险、国别风险、汇率风险、利率风险等风险类别。用户可在“按风险地图查看”的页面中对上述风险领域、风险类别的亮灯情况进行查阅。</w:t>
      </w:r>
    </w:p>
    <w:p w14:paraId="5E1D76E5">
      <w:pPr>
        <w:pStyle w:val="25"/>
      </w:pPr>
      <w:r>
        <w:drawing>
          <wp:inline distT="0" distB="0" distL="0" distR="0">
            <wp:extent cx="4481195" cy="2479040"/>
            <wp:effectExtent l="9525" t="9525" r="14605" b="16510"/>
            <wp:docPr id="193942358" name="图片 193942358"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58" name="图片 193942358" descr="图片包含 图形用户界面&#10;&#10;描述已自动生成"/>
                    <pic:cNvPicPr>
                      <a:picLocks noChangeAspect="1"/>
                    </pic:cNvPicPr>
                  </pic:nvPicPr>
                  <pic:blipFill>
                    <a:blip r:embed="rId113"/>
                    <a:stretch>
                      <a:fillRect/>
                    </a:stretch>
                  </pic:blipFill>
                  <pic:spPr>
                    <a:xfrm>
                      <a:off x="0" y="0"/>
                      <a:ext cx="4494715" cy="2486542"/>
                    </a:xfrm>
                    <a:prstGeom prst="rect">
                      <a:avLst/>
                    </a:prstGeom>
                    <a:ln>
                      <a:solidFill>
                        <a:schemeClr val="bg1">
                          <a:lumMod val="50000"/>
                        </a:schemeClr>
                      </a:solidFill>
                    </a:ln>
                  </pic:spPr>
                </pic:pic>
              </a:graphicData>
            </a:graphic>
          </wp:inline>
        </w:drawing>
      </w:r>
    </w:p>
    <w:p w14:paraId="2B671672">
      <w:pPr>
        <w:pStyle w:val="21"/>
        <w:numPr>
          <w:ilvl w:val="7"/>
          <w:numId w:val="0"/>
        </w:numPr>
        <w:rPr>
          <w:rFonts w:hint="default"/>
        </w:rPr>
      </w:pPr>
      <w:r>
        <w:rPr>
          <w:rFonts w:ascii="宋体" w:hAnsi="宋体" w:cs="宋体"/>
        </w:rPr>
        <w:t xml:space="preserve">图6.46  </w:t>
      </w:r>
      <w:r>
        <w:t>融资租赁类企业风险地图示意图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4E32BD0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CD4D26E">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7B999695">
            <w:pPr>
              <w:pStyle w:val="30"/>
            </w:pPr>
            <w:r>
              <w:t>FXYJ_2_5_16</w:t>
            </w:r>
          </w:p>
        </w:tc>
      </w:tr>
      <w:tr w14:paraId="2F2A2F9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B8B7D5C">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0154D98A">
            <w:pPr>
              <w:pStyle w:val="30"/>
            </w:pPr>
            <w:r>
              <w:rPr>
                <w:rFonts w:hint="eastAsia"/>
              </w:rPr>
              <w:t>国资委用户、企业用户、系统管理员</w:t>
            </w:r>
          </w:p>
        </w:tc>
      </w:tr>
      <w:tr w14:paraId="5AF1F5B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06F9C81">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54D3C323">
            <w:pPr>
              <w:pStyle w:val="30"/>
            </w:pPr>
            <w:r>
              <w:rPr>
                <w:rFonts w:hint="eastAsia"/>
              </w:rPr>
              <w:t>登入全面风险预警管理子系统，点击金融企业</w:t>
            </w:r>
          </w:p>
        </w:tc>
      </w:tr>
      <w:tr w14:paraId="2968305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F6D1D18">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6801D57E">
            <w:pPr>
              <w:pStyle w:val="30"/>
            </w:pPr>
            <w:r>
              <w:rPr>
                <w:rFonts w:hint="eastAsia"/>
              </w:rPr>
              <w:t>无</w:t>
            </w:r>
          </w:p>
        </w:tc>
      </w:tr>
      <w:tr w14:paraId="505DD7F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D1282B2">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6A2CB663">
            <w:pPr>
              <w:pStyle w:val="30"/>
            </w:pPr>
            <w:r>
              <w:rPr>
                <w:rFonts w:hint="eastAsia"/>
              </w:rPr>
              <w:t>选择信托公司类企业、选择月份，并选择“综合</w:t>
            </w:r>
            <w:r>
              <w:t>R</w:t>
            </w:r>
            <w:r>
              <w:rPr>
                <w:rFonts w:hint="eastAsia"/>
              </w:rPr>
              <w:t>值亮灯分析”按钮</w:t>
            </w:r>
          </w:p>
        </w:tc>
      </w:tr>
      <w:tr w14:paraId="3A1FCC3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B3417EC">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58867ABF">
            <w:pPr>
              <w:pStyle w:val="30"/>
            </w:pPr>
            <w:r>
              <w:rPr>
                <w:rFonts w:hint="eastAsia"/>
              </w:rPr>
              <w:t>所选企业在选月度的</w:t>
            </w:r>
            <w:r>
              <w:t>R</w:t>
            </w:r>
            <w:r>
              <w:rPr>
                <w:rFonts w:hint="eastAsia"/>
              </w:rPr>
              <w:t>值分析图</w:t>
            </w:r>
          </w:p>
        </w:tc>
      </w:tr>
      <w:tr w14:paraId="333F968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0E9A00F">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4DAE4FFE">
            <w:pPr>
              <w:pStyle w:val="30"/>
            </w:pPr>
            <w:r>
              <w:rPr>
                <w:rFonts w:hint="eastAsia"/>
              </w:rPr>
              <w:t>可对所选企业综合</w:t>
            </w:r>
            <w:r>
              <w:t>R</w:t>
            </w:r>
            <w:r>
              <w:rPr>
                <w:rFonts w:hint="eastAsia"/>
              </w:rPr>
              <w:t>值分析进行查看</w:t>
            </w:r>
          </w:p>
        </w:tc>
      </w:tr>
      <w:tr w14:paraId="41D5635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97E3E97">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6B33EB43">
            <w:pPr>
              <w:pStyle w:val="30"/>
            </w:pPr>
            <w:r>
              <w:rPr>
                <w:rFonts w:hint="eastAsia"/>
              </w:rPr>
              <w:t>数据加载失败</w:t>
            </w:r>
          </w:p>
        </w:tc>
      </w:tr>
      <w:tr w14:paraId="499FE27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25035E7">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4A30B516">
            <w:pPr>
              <w:pStyle w:val="30"/>
            </w:pPr>
            <w:r>
              <w:rPr>
                <w:rFonts w:hint="eastAsia"/>
              </w:rPr>
              <w:t>无</w:t>
            </w:r>
          </w:p>
        </w:tc>
      </w:tr>
    </w:tbl>
    <w:p w14:paraId="15C0928E">
      <w:pPr>
        <w:pStyle w:val="7"/>
        <w:numPr>
          <w:ilvl w:val="5"/>
          <w:numId w:val="0"/>
        </w:numPr>
      </w:pPr>
      <w:r>
        <w:rPr>
          <w:rFonts w:hint="eastAsia" w:ascii="Times New Roman" w:hAnsi="Times New Roman" w:cs="宋体"/>
        </w:rPr>
        <w:t xml:space="preserve">6.1.6.2.5.17  </w:t>
      </w:r>
      <w:r>
        <w:rPr>
          <w:rFonts w:hint="eastAsia"/>
        </w:rPr>
        <w:t>融资租赁类企业亮灯结果</w:t>
      </w:r>
    </w:p>
    <w:p w14:paraId="17C30D75">
      <w:pPr>
        <w:ind w:firstLine="480"/>
      </w:pPr>
      <w:r>
        <w:rPr>
          <w:rFonts w:hint="eastAsia"/>
        </w:rPr>
        <w:t>融资租赁企业看板主要用于展示融资租赁公司各风险指标的指标值、亮灯结果及变化趋势，涉及的指标包括风险资产总额/净资产、不良租赁资产率、不良租赁资产率变动率、全部关联度、货币资金占总资产比、货币资金占短期有息负债比、资产负债率、净资产收益率等，共计8个指标，取数来源为企业快报，取数频率为每月一次。</w:t>
      </w:r>
    </w:p>
    <w:p w14:paraId="30E7FA00">
      <w:pPr>
        <w:ind w:firstLine="480"/>
      </w:pPr>
      <w:r>
        <w:rPr>
          <w:rFonts w:hint="eastAsia"/>
        </w:rPr>
        <w:t>对国资委监管单户企业风险情况进行梳理、运算、整合，新增以月度为单位制作融资租赁——按亮灯结果查看风险看板，来展现各重点子企业组成综合R值的各项基础指标的数值及亮灯结果，看板数据来源主要为国资委财务快报系统。</w:t>
      </w:r>
    </w:p>
    <w:p w14:paraId="4E6EAA31">
      <w:pPr>
        <w:ind w:firstLine="480"/>
      </w:pPr>
      <w:r>
        <w:rPr>
          <w:rFonts w:hint="eastAsia"/>
        </w:rPr>
        <w:t>该看板主要将展现当前所选子企业在所选月度组成综合R值各项指标的数值与亮灯情况，包括风险资产总额/净资产、拨备覆盖率、不良租赁资产率、流动性比例、单一客户融资集中度、单一集团客户融资集中度、单一客户关联度、全部关联度、净资产收益率等内容。用户可在“按亮灯结果查看”页面的表格中对上述内容进行查阅。</w:t>
      </w:r>
    </w:p>
    <w:p w14:paraId="0683EBA0">
      <w:pPr>
        <w:pStyle w:val="25"/>
      </w:pPr>
      <w:r>
        <w:drawing>
          <wp:inline distT="0" distB="0" distL="0" distR="0">
            <wp:extent cx="5274310" cy="2762250"/>
            <wp:effectExtent l="9525" t="9525" r="12065" b="9525"/>
            <wp:docPr id="2003913577" name="图片 2003913577"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13577" name="图片 2003913577" descr="图形用户界面, 文本, 应用程序&#10;&#10;描述已自动生成"/>
                    <pic:cNvPicPr>
                      <a:picLocks noChangeAspect="1"/>
                    </pic:cNvPicPr>
                  </pic:nvPicPr>
                  <pic:blipFill>
                    <a:blip r:embed="rId119"/>
                    <a:stretch>
                      <a:fillRect/>
                    </a:stretch>
                  </pic:blipFill>
                  <pic:spPr>
                    <a:xfrm>
                      <a:off x="0" y="0"/>
                      <a:ext cx="5274310" cy="2762250"/>
                    </a:xfrm>
                    <a:prstGeom prst="rect">
                      <a:avLst/>
                    </a:prstGeom>
                    <a:ln>
                      <a:solidFill>
                        <a:schemeClr val="bg1">
                          <a:lumMod val="50000"/>
                        </a:schemeClr>
                      </a:solidFill>
                    </a:ln>
                  </pic:spPr>
                </pic:pic>
              </a:graphicData>
            </a:graphic>
          </wp:inline>
        </w:drawing>
      </w:r>
    </w:p>
    <w:p w14:paraId="0DF31A17">
      <w:pPr>
        <w:pStyle w:val="21"/>
        <w:numPr>
          <w:ilvl w:val="7"/>
          <w:numId w:val="0"/>
        </w:numPr>
        <w:rPr>
          <w:rFonts w:hint="default"/>
        </w:rPr>
      </w:pPr>
      <w:r>
        <w:rPr>
          <w:rFonts w:ascii="宋体" w:hAnsi="宋体" w:cs="宋体"/>
        </w:rPr>
        <w:t xml:space="preserve">图6.47  </w:t>
      </w:r>
      <w:r>
        <w:t>融资租赁类企业亮灯结果示意图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6A5B2F1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23CAA57">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2C5F981C">
            <w:pPr>
              <w:pStyle w:val="30"/>
            </w:pPr>
            <w:r>
              <w:t>FXYJ_2_5_17</w:t>
            </w:r>
          </w:p>
        </w:tc>
      </w:tr>
      <w:tr w14:paraId="51657F1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72AFCD8">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5732C2BC">
            <w:pPr>
              <w:pStyle w:val="30"/>
            </w:pPr>
            <w:r>
              <w:rPr>
                <w:rFonts w:hint="eastAsia"/>
              </w:rPr>
              <w:t>国资委用户、企业用户、系统管理员</w:t>
            </w:r>
          </w:p>
        </w:tc>
      </w:tr>
      <w:tr w14:paraId="4BF0B17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DC95233">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6F6334E2">
            <w:pPr>
              <w:pStyle w:val="30"/>
            </w:pPr>
            <w:r>
              <w:rPr>
                <w:rFonts w:hint="eastAsia"/>
              </w:rPr>
              <w:t>登入全面风险预警管理子系统，点击金融企业</w:t>
            </w:r>
          </w:p>
        </w:tc>
      </w:tr>
      <w:tr w14:paraId="2E724D6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BD43941">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47A56075">
            <w:pPr>
              <w:pStyle w:val="30"/>
            </w:pPr>
            <w:r>
              <w:rPr>
                <w:rFonts w:hint="eastAsia"/>
              </w:rPr>
              <w:t>无</w:t>
            </w:r>
          </w:p>
        </w:tc>
      </w:tr>
      <w:tr w14:paraId="38E3A56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211687F">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20E2D3CA">
            <w:pPr>
              <w:pStyle w:val="30"/>
            </w:pPr>
            <w:r>
              <w:rPr>
                <w:rFonts w:hint="eastAsia"/>
              </w:rPr>
              <w:t>选择融资租赁类企业、选择月份，并选择“按亮灯结果查看”按钮</w:t>
            </w:r>
          </w:p>
        </w:tc>
      </w:tr>
      <w:tr w14:paraId="4DE669E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04D4307">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7F111884">
            <w:pPr>
              <w:pStyle w:val="30"/>
            </w:pPr>
            <w:r>
              <w:rPr>
                <w:rFonts w:hint="eastAsia"/>
              </w:rPr>
              <w:t>所选企业在选月度中组成综合</w:t>
            </w:r>
            <w:r>
              <w:t>R</w:t>
            </w:r>
            <w:r>
              <w:rPr>
                <w:rFonts w:hint="eastAsia"/>
              </w:rPr>
              <w:t>值各项指标的数值与亮灯情况</w:t>
            </w:r>
          </w:p>
        </w:tc>
      </w:tr>
      <w:tr w14:paraId="79C8C3F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B7996C4">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22999A7F">
            <w:pPr>
              <w:pStyle w:val="30"/>
            </w:pPr>
            <w:r>
              <w:rPr>
                <w:rFonts w:hint="eastAsia"/>
              </w:rPr>
              <w:t>可对所选企业组成综合</w:t>
            </w:r>
            <w:r>
              <w:t>R</w:t>
            </w:r>
            <w:r>
              <w:rPr>
                <w:rFonts w:hint="eastAsia"/>
              </w:rPr>
              <w:t>值各项指标的数值与亮灯情况进行查看及排序</w:t>
            </w:r>
          </w:p>
        </w:tc>
      </w:tr>
      <w:tr w14:paraId="49F7A41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611CB2B">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13AC0990">
            <w:pPr>
              <w:pStyle w:val="30"/>
            </w:pPr>
            <w:r>
              <w:rPr>
                <w:rFonts w:hint="eastAsia"/>
              </w:rPr>
              <w:t>数据加载失败</w:t>
            </w:r>
          </w:p>
        </w:tc>
      </w:tr>
      <w:tr w14:paraId="32343A9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C5EEAD6">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2063DD79">
            <w:pPr>
              <w:pStyle w:val="30"/>
            </w:pPr>
            <w:r>
              <w:rPr>
                <w:rFonts w:hint="eastAsia"/>
              </w:rPr>
              <w:t>无</w:t>
            </w:r>
          </w:p>
        </w:tc>
      </w:tr>
    </w:tbl>
    <w:p w14:paraId="18B9295F">
      <w:pPr>
        <w:pStyle w:val="7"/>
        <w:numPr>
          <w:ilvl w:val="5"/>
          <w:numId w:val="0"/>
        </w:numPr>
      </w:pPr>
      <w:r>
        <w:rPr>
          <w:rFonts w:hint="eastAsia" w:ascii="Times New Roman" w:hAnsi="Times New Roman" w:cs="宋体"/>
        </w:rPr>
        <w:t xml:space="preserve">6.1.6.2.5.18  </w:t>
      </w:r>
      <w:r>
        <w:rPr>
          <w:rFonts w:hint="eastAsia"/>
        </w:rPr>
        <w:t>融资租赁类企业业务行业集中度分析</w:t>
      </w:r>
    </w:p>
    <w:p w14:paraId="1274EBEB">
      <w:pPr>
        <w:ind w:firstLine="480"/>
      </w:pPr>
      <w:r>
        <w:rPr>
          <w:rFonts w:hint="eastAsia"/>
        </w:rPr>
        <w:t>融资租赁企业看板主要用于展示融资租赁公司各风险指标的指标值、亮灯结果及变化趋势，涉及的指标包括风险资产总额/净资产、不良租赁资产率、不良租赁资产率变动率、全部关联度、货币资金占总资产比、货币资金占短期有息负债比、资产负债率、净资产收益率等，共计8个指标，取数来源为企业快报，取数频率为每月一次。</w:t>
      </w:r>
    </w:p>
    <w:p w14:paraId="2A8B5803">
      <w:pPr>
        <w:ind w:firstLine="480"/>
      </w:pPr>
      <w:r>
        <w:rPr>
          <w:rFonts w:hint="eastAsia"/>
        </w:rPr>
        <w:t>融资租赁行业集中度分析，并以季度为单位制作行业集中度分布，新增展现融资租赁业务的行业分布情况。</w:t>
      </w:r>
    </w:p>
    <w:p w14:paraId="3EBC2310">
      <w:pPr>
        <w:pStyle w:val="7"/>
        <w:numPr>
          <w:ilvl w:val="5"/>
          <w:numId w:val="0"/>
        </w:numPr>
      </w:pPr>
      <w:r>
        <w:rPr>
          <w:rFonts w:hint="eastAsia" w:ascii="Times New Roman" w:hAnsi="Times New Roman" w:cs="宋体"/>
        </w:rPr>
        <w:t xml:space="preserve">6.1.6.2.5.19  </w:t>
      </w:r>
      <w:r>
        <w:rPr>
          <w:rFonts w:hint="eastAsia"/>
        </w:rPr>
        <w:t>融资租赁类企业综合R值亮灯分析</w:t>
      </w:r>
    </w:p>
    <w:p w14:paraId="5299EA96">
      <w:pPr>
        <w:ind w:firstLine="480"/>
      </w:pPr>
      <w:r>
        <w:rPr>
          <w:rFonts w:hint="eastAsia"/>
        </w:rPr>
        <w:t>融资租赁企业看板主要用于展示融资租赁公司各风险指标的指标值、亮灯结果及变化趋势，涉及的指标包括风险资产总额/净资产、不良租赁资产率、不良租赁资产率变动率、全部关联度、货币资金占总资产比、货币资金占短期有息负债比、资产负债率、净资产收益率等，共计8个指标，取数来源为企业快报，取数频率为每月一次。</w:t>
      </w:r>
    </w:p>
    <w:p w14:paraId="75C96B29">
      <w:pPr>
        <w:ind w:firstLine="480"/>
      </w:pPr>
      <w:r>
        <w:rPr>
          <w:rFonts w:hint="eastAsia"/>
        </w:rPr>
        <w:t>对国资委监管单户企业风险情况进行梳理、运算、整合，新增以月度为单位制作融资租赁——综合R值亮灯分析月度看板，通过树状图的形式对所选融资租赁企业风险指标进行展示，看板数据来源主要为国资委财务快报系统。</w:t>
      </w:r>
    </w:p>
    <w:p w14:paraId="4B20E899">
      <w:pPr>
        <w:ind w:firstLine="480"/>
      </w:pPr>
      <w:r>
        <w:rPr>
          <w:rFonts w:hint="eastAsia"/>
        </w:rPr>
        <w:t>该看板主要将以树状图的形式展现所选企业在所选月度组成综合R值各项指标的数值、亮灯、以及各指标所赋予的权重情况。其中，资本充足类风险指标由风险资产总额/净资产构成；资产质量类风险指标由拨备覆盖率、不良租赁资产率2个指标加权构成；流动性类风险指标由流动性比例构成；信用风险类指标由单一客户融资集中度、单一集团客户融资集中度、单一客户关联度、全部关联度4个指标加权构成；盈利能力类风险指标由净资产收益率构成。用户可在“综合R值亮灯分析”页面中对上述内容进行查阅。同时，用户还可在该分析界面查看所选企业高风险领域与风险指标、急剧恶化的风险指标等内容。</w:t>
      </w:r>
    </w:p>
    <w:p w14:paraId="48881437">
      <w:pPr>
        <w:pStyle w:val="25"/>
      </w:pPr>
      <w:r>
        <w:drawing>
          <wp:inline distT="0" distB="0" distL="0" distR="0">
            <wp:extent cx="4933950" cy="2585720"/>
            <wp:effectExtent l="9525" t="9525" r="9525" b="14605"/>
            <wp:docPr id="193942360" name="图片 193942360"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60" name="图片 193942360" descr="图形用户界面&#10;&#10;中度可信度描述已自动生成"/>
                    <pic:cNvPicPr>
                      <a:picLocks noChangeAspect="1"/>
                    </pic:cNvPicPr>
                  </pic:nvPicPr>
                  <pic:blipFill>
                    <a:blip r:embed="rId120"/>
                    <a:stretch>
                      <a:fillRect/>
                    </a:stretch>
                  </pic:blipFill>
                  <pic:spPr>
                    <a:xfrm>
                      <a:off x="0" y="0"/>
                      <a:ext cx="4937589" cy="2587686"/>
                    </a:xfrm>
                    <a:prstGeom prst="rect">
                      <a:avLst/>
                    </a:prstGeom>
                    <a:ln>
                      <a:solidFill>
                        <a:schemeClr val="bg1">
                          <a:lumMod val="50000"/>
                        </a:schemeClr>
                      </a:solidFill>
                    </a:ln>
                  </pic:spPr>
                </pic:pic>
              </a:graphicData>
            </a:graphic>
          </wp:inline>
        </w:drawing>
      </w:r>
    </w:p>
    <w:p w14:paraId="277C6BA2">
      <w:pPr>
        <w:pStyle w:val="21"/>
        <w:numPr>
          <w:ilvl w:val="7"/>
          <w:numId w:val="0"/>
        </w:numPr>
        <w:rPr>
          <w:rFonts w:hint="default"/>
        </w:rPr>
      </w:pPr>
      <w:r>
        <w:rPr>
          <w:rFonts w:ascii="宋体" w:hAnsi="宋体" w:cs="宋体"/>
        </w:rPr>
        <w:t xml:space="preserve">图6.48  </w:t>
      </w:r>
      <w:r>
        <w:t>融资租赁类企业综合R值亮灯分析示意图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0153317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B39DDAC">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25F9F5B0">
            <w:pPr>
              <w:pStyle w:val="30"/>
            </w:pPr>
            <w:r>
              <w:t>FXYJ_2_5_19</w:t>
            </w:r>
          </w:p>
        </w:tc>
      </w:tr>
      <w:tr w14:paraId="0FC70BF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F9E4600">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25F053AE">
            <w:pPr>
              <w:pStyle w:val="30"/>
            </w:pPr>
            <w:r>
              <w:rPr>
                <w:rFonts w:hint="eastAsia"/>
              </w:rPr>
              <w:t>国资委用户、企业用户、系统管理员</w:t>
            </w:r>
          </w:p>
        </w:tc>
      </w:tr>
      <w:tr w14:paraId="6B3FF1F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222965C">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63EF37E3">
            <w:pPr>
              <w:pStyle w:val="30"/>
            </w:pPr>
            <w:r>
              <w:rPr>
                <w:rFonts w:hint="eastAsia"/>
              </w:rPr>
              <w:t>登入全面风险预警管理子系统，点击金融企业</w:t>
            </w:r>
          </w:p>
        </w:tc>
      </w:tr>
      <w:tr w14:paraId="50915CB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F320C76">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0E14D739">
            <w:pPr>
              <w:pStyle w:val="30"/>
            </w:pPr>
            <w:r>
              <w:rPr>
                <w:rFonts w:hint="eastAsia"/>
              </w:rPr>
              <w:t>无</w:t>
            </w:r>
          </w:p>
        </w:tc>
      </w:tr>
      <w:tr w14:paraId="47706B0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39E4BAA">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1AC9B6A4">
            <w:pPr>
              <w:pStyle w:val="30"/>
            </w:pPr>
            <w:r>
              <w:rPr>
                <w:rFonts w:hint="eastAsia"/>
              </w:rPr>
              <w:t>选择融资租赁类企业、选择月份，并选择“综合</w:t>
            </w:r>
            <w:r>
              <w:t>R</w:t>
            </w:r>
            <w:r>
              <w:rPr>
                <w:rFonts w:hint="eastAsia"/>
              </w:rPr>
              <w:t>值亮灯分析”按钮</w:t>
            </w:r>
          </w:p>
        </w:tc>
      </w:tr>
      <w:tr w14:paraId="04B5351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EC79169">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0922521F">
            <w:pPr>
              <w:pStyle w:val="30"/>
            </w:pPr>
            <w:r>
              <w:rPr>
                <w:rFonts w:hint="eastAsia"/>
              </w:rPr>
              <w:t>所选企业在选月度的</w:t>
            </w:r>
            <w:r>
              <w:t>R</w:t>
            </w:r>
            <w:r>
              <w:rPr>
                <w:rFonts w:hint="eastAsia"/>
              </w:rPr>
              <w:t>值分析图</w:t>
            </w:r>
          </w:p>
        </w:tc>
      </w:tr>
      <w:tr w14:paraId="16AA52F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6C2BEA6">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6818B37B">
            <w:pPr>
              <w:pStyle w:val="30"/>
            </w:pPr>
            <w:r>
              <w:rPr>
                <w:rFonts w:hint="eastAsia"/>
              </w:rPr>
              <w:t>可对所选企业综合</w:t>
            </w:r>
            <w:r>
              <w:t>R</w:t>
            </w:r>
            <w:r>
              <w:rPr>
                <w:rFonts w:hint="eastAsia"/>
              </w:rPr>
              <w:t>值分析进行查看</w:t>
            </w:r>
          </w:p>
        </w:tc>
      </w:tr>
      <w:tr w14:paraId="40C9E28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F3DD368">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21E3F20F">
            <w:pPr>
              <w:pStyle w:val="30"/>
            </w:pPr>
            <w:r>
              <w:rPr>
                <w:rFonts w:hint="eastAsia"/>
              </w:rPr>
              <w:t>数据加载失败</w:t>
            </w:r>
          </w:p>
        </w:tc>
      </w:tr>
      <w:tr w14:paraId="796A336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C04D813">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00E201C3">
            <w:pPr>
              <w:pStyle w:val="30"/>
            </w:pPr>
            <w:r>
              <w:rPr>
                <w:rFonts w:hint="eastAsia"/>
              </w:rPr>
              <w:t>无</w:t>
            </w:r>
          </w:p>
        </w:tc>
      </w:tr>
    </w:tbl>
    <w:p w14:paraId="7A441FDC">
      <w:pPr>
        <w:pStyle w:val="7"/>
        <w:numPr>
          <w:ilvl w:val="5"/>
          <w:numId w:val="0"/>
        </w:numPr>
      </w:pPr>
      <w:r>
        <w:rPr>
          <w:rFonts w:hint="eastAsia" w:ascii="Times New Roman" w:hAnsi="Times New Roman" w:cs="宋体"/>
        </w:rPr>
        <w:t xml:space="preserve">6.1.6.2.5.20  </w:t>
      </w:r>
      <w:r>
        <w:rPr>
          <w:rFonts w:hint="eastAsia"/>
        </w:rPr>
        <w:t>其他金融/投资企业看板</w:t>
      </w:r>
    </w:p>
    <w:p w14:paraId="22872DF0">
      <w:pPr>
        <w:ind w:firstLine="480"/>
      </w:pPr>
      <w:r>
        <w:rPr>
          <w:rFonts w:hint="eastAsia"/>
        </w:rPr>
        <w:t>金融企业的新分类，作为金融企业看板的新增看板内容。</w:t>
      </w:r>
    </w:p>
    <w:p w14:paraId="36FA2322">
      <w:pPr>
        <w:ind w:firstLine="480"/>
      </w:pPr>
      <w:r>
        <w:rPr>
          <w:rFonts w:hint="eastAsia"/>
        </w:rPr>
        <w:t>对国资委监管其他金融/投资企业风险情况进行梳理、运算、整合，完善制作其他金融/投资企业预警看板，新增展现其他金融/投资企业风险预警情况。</w:t>
      </w:r>
    </w:p>
    <w:p w14:paraId="3522AC1D">
      <w:pPr>
        <w:ind w:firstLine="480"/>
      </w:pPr>
      <w:r>
        <w:rPr>
          <w:rFonts w:hint="eastAsia"/>
        </w:rPr>
        <w:t>该看板将展现当前所选子企业在所选月度各项指标的数值与亮灯情况，包括资产负债率、利息保障倍数、现金到期债务比、担保净资产比、营业收入三年增长率、存货周转率、应收账款周转率、毛利率、净资产收益率、总资产报酬率、营业现金比率、国际制裁名单、舆情命中风险等内容。该看板还将以树状图的形式展现所选企业在所选月度组成综合R值各项指标的数值、亮灯、以及各指标所赋予的权重情况，用户可在该分析界面查看所选企业高风险领域与风险指标、急剧恶化的风险指标等内容。</w:t>
      </w:r>
    </w:p>
    <w:p w14:paraId="0E31A96F">
      <w:pPr>
        <w:pStyle w:val="25"/>
      </w:pPr>
      <w:r>
        <w:drawing>
          <wp:inline distT="0" distB="0" distL="0" distR="0">
            <wp:extent cx="4305300" cy="2249805"/>
            <wp:effectExtent l="9525" t="9525" r="9525" b="17145"/>
            <wp:docPr id="193942361" name="图片 193942361" descr="电脑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61" name="图片 193942361" descr="电脑截图&#10;&#10;中度可信度描述已自动生成"/>
                    <pic:cNvPicPr>
                      <a:picLocks noChangeAspect="1"/>
                    </pic:cNvPicPr>
                  </pic:nvPicPr>
                  <pic:blipFill>
                    <a:blip r:embed="rId121"/>
                    <a:stretch>
                      <a:fillRect/>
                    </a:stretch>
                  </pic:blipFill>
                  <pic:spPr>
                    <a:xfrm>
                      <a:off x="0" y="0"/>
                      <a:ext cx="4317633" cy="2256543"/>
                    </a:xfrm>
                    <a:prstGeom prst="rect">
                      <a:avLst/>
                    </a:prstGeom>
                    <a:ln>
                      <a:solidFill>
                        <a:schemeClr val="bg1">
                          <a:lumMod val="50000"/>
                        </a:schemeClr>
                      </a:solidFill>
                    </a:ln>
                  </pic:spPr>
                </pic:pic>
              </a:graphicData>
            </a:graphic>
          </wp:inline>
        </w:drawing>
      </w:r>
    </w:p>
    <w:p w14:paraId="223DB316">
      <w:pPr>
        <w:pStyle w:val="21"/>
        <w:numPr>
          <w:ilvl w:val="7"/>
          <w:numId w:val="0"/>
        </w:numPr>
        <w:rPr>
          <w:rFonts w:hint="default"/>
        </w:rPr>
      </w:pPr>
      <w:r>
        <w:rPr>
          <w:rFonts w:ascii="宋体" w:hAnsi="宋体" w:cs="宋体"/>
        </w:rPr>
        <w:t xml:space="preserve">图6.49  </w:t>
      </w:r>
      <w:r>
        <w:t>其他金融/投资企业看板示意图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7A94C4B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40C0977">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4CD3F618">
            <w:pPr>
              <w:pStyle w:val="30"/>
            </w:pPr>
            <w:r>
              <w:t>FXYJ_2_5_20</w:t>
            </w:r>
          </w:p>
        </w:tc>
      </w:tr>
      <w:tr w14:paraId="0EC8865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84BA40E">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48E1856D">
            <w:pPr>
              <w:pStyle w:val="30"/>
            </w:pPr>
            <w:r>
              <w:rPr>
                <w:rFonts w:hint="eastAsia"/>
              </w:rPr>
              <w:t>国资委用户、企业用户、系统管理员</w:t>
            </w:r>
          </w:p>
        </w:tc>
      </w:tr>
      <w:tr w14:paraId="654BFDC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DD73025">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035EC22E">
            <w:pPr>
              <w:pStyle w:val="30"/>
            </w:pPr>
            <w:r>
              <w:rPr>
                <w:rFonts w:hint="eastAsia"/>
              </w:rPr>
              <w:t>登入全面风险预警管理子系统，点击金融企业</w:t>
            </w:r>
          </w:p>
        </w:tc>
      </w:tr>
      <w:tr w14:paraId="7B59DF6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F54B04A">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5EFBC24D">
            <w:pPr>
              <w:pStyle w:val="30"/>
            </w:pPr>
            <w:r>
              <w:rPr>
                <w:rFonts w:hint="eastAsia"/>
              </w:rPr>
              <w:t>无</w:t>
            </w:r>
          </w:p>
        </w:tc>
      </w:tr>
      <w:tr w14:paraId="4BEE84C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1DBA385">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221CF4F8">
            <w:pPr>
              <w:pStyle w:val="30"/>
            </w:pPr>
            <w:r>
              <w:rPr>
                <w:rFonts w:hint="eastAsia"/>
              </w:rPr>
              <w:t>选择其他金融</w:t>
            </w:r>
            <w:r>
              <w:t>/</w:t>
            </w:r>
            <w:r>
              <w:rPr>
                <w:rFonts w:hint="eastAsia"/>
              </w:rPr>
              <w:t>投资类企业、选择月份，并选择“综合</w:t>
            </w:r>
            <w:r>
              <w:t>R</w:t>
            </w:r>
            <w:r>
              <w:rPr>
                <w:rFonts w:hint="eastAsia"/>
              </w:rPr>
              <w:t>值亮灯分析”按钮</w:t>
            </w:r>
          </w:p>
        </w:tc>
      </w:tr>
      <w:tr w14:paraId="58374C2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8692A27">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1582DBCF">
            <w:pPr>
              <w:pStyle w:val="30"/>
            </w:pPr>
            <w:r>
              <w:rPr>
                <w:rFonts w:hint="eastAsia"/>
              </w:rPr>
              <w:t>所选企业在选月度的</w:t>
            </w:r>
            <w:r>
              <w:t>R</w:t>
            </w:r>
            <w:r>
              <w:rPr>
                <w:rFonts w:hint="eastAsia"/>
              </w:rPr>
              <w:t>值分析图</w:t>
            </w:r>
          </w:p>
        </w:tc>
      </w:tr>
      <w:tr w14:paraId="34BA962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C7201C2">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1CBA5E26">
            <w:pPr>
              <w:pStyle w:val="30"/>
            </w:pPr>
            <w:r>
              <w:rPr>
                <w:rFonts w:hint="eastAsia"/>
              </w:rPr>
              <w:t>可对所选企业综合</w:t>
            </w:r>
            <w:r>
              <w:t>R</w:t>
            </w:r>
            <w:r>
              <w:rPr>
                <w:rFonts w:hint="eastAsia"/>
              </w:rPr>
              <w:t>值分析进行查看</w:t>
            </w:r>
          </w:p>
        </w:tc>
      </w:tr>
      <w:tr w14:paraId="2533A18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51EE813">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3DBA0A8D">
            <w:pPr>
              <w:pStyle w:val="30"/>
            </w:pPr>
            <w:r>
              <w:rPr>
                <w:rFonts w:hint="eastAsia"/>
              </w:rPr>
              <w:t>数据加载失败</w:t>
            </w:r>
          </w:p>
        </w:tc>
      </w:tr>
      <w:tr w14:paraId="5CF6991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8C9B8B9">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7DC07FDF">
            <w:pPr>
              <w:pStyle w:val="30"/>
            </w:pPr>
            <w:r>
              <w:rPr>
                <w:rFonts w:hint="eastAsia"/>
              </w:rPr>
              <w:t>无</w:t>
            </w:r>
          </w:p>
        </w:tc>
      </w:tr>
    </w:tbl>
    <w:p w14:paraId="7B5B72E6">
      <w:pPr>
        <w:pStyle w:val="5"/>
        <w:numPr>
          <w:ilvl w:val="3"/>
          <w:numId w:val="0"/>
        </w:numPr>
      </w:pPr>
      <w:r>
        <w:rPr>
          <w:rFonts w:hint="eastAsia" w:cs="宋体"/>
        </w:rPr>
        <w:t xml:space="preserve">6.1.6.3  </w:t>
      </w:r>
      <w:r>
        <w:rPr>
          <w:rFonts w:hint="eastAsia"/>
        </w:rPr>
        <w:t>自动报告</w:t>
      </w:r>
    </w:p>
    <w:p w14:paraId="7E53CB33">
      <w:pPr>
        <w:ind w:firstLine="480"/>
      </w:pPr>
      <w:r>
        <w:rPr>
          <w:rFonts w:hint="eastAsia"/>
        </w:rPr>
        <w:t>对上海市国资委44家监管一级集团及470家重点子企业风险情况进行梳理、运算、整合，开发风险自动报告功能，新增展现各集团及重点子企业风险预警情况。子系统将根据预警信息分布情况，自动生成综合性分析报告，从综合风险系数（R值）、风险算法、风险指标、问询函等不同维度进行成因分析及风险预测。此次风险自动报告建设包含集团风险自动报告、企业风险自动报告、风险问询函自动报告、重大风险清单自动报告等四个类别。</w:t>
      </w:r>
    </w:p>
    <w:p w14:paraId="6FA76839">
      <w:pPr>
        <w:pStyle w:val="6"/>
        <w:numPr>
          <w:ilvl w:val="4"/>
          <w:numId w:val="0"/>
        </w:numPr>
      </w:pPr>
      <w:r>
        <w:rPr>
          <w:rFonts w:hint="eastAsia" w:eastAsia="宋体" w:cs="宋体"/>
        </w:rPr>
        <w:t xml:space="preserve">6.1.6.3.1  </w:t>
      </w:r>
      <w:r>
        <w:rPr>
          <w:rFonts w:hint="eastAsia"/>
        </w:rPr>
        <w:t>集团月度风险自动报告</w:t>
      </w:r>
    </w:p>
    <w:p w14:paraId="045646ED">
      <w:pPr>
        <w:ind w:firstLine="480"/>
      </w:pPr>
      <w:r>
        <w:rPr>
          <w:rFonts w:hint="eastAsia"/>
        </w:rPr>
        <w:t>对上海市国资委44家监管一级集团风险情况进行梳理、运算、整合，根据预警信息分布情况，自动生成综合性分析报告，从综合风险系数（R值）、风险算法、风险指标、问询函等不同维度进行成因分析及风险预测，展现各集团整体风险情况。根据用户选定的时间节点，对集团综合R值、风险亮灯、8大风险领域、风险事件情况进行统计，并输出自动报告。该报告包含产业发展类、城市保障类、投资运营类三个类型。</w:t>
      </w:r>
    </w:p>
    <w:p w14:paraId="7CEB9B14">
      <w:pPr>
        <w:pStyle w:val="25"/>
      </w:pPr>
      <w:r>
        <w:drawing>
          <wp:inline distT="0" distB="0" distL="0" distR="0">
            <wp:extent cx="5274310" cy="3173095"/>
            <wp:effectExtent l="0" t="0" r="2540" b="8255"/>
            <wp:docPr id="1863102593" name="图片 1863102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593" name="图片 1863102593"/>
                    <pic:cNvPicPr>
                      <a:picLocks noChangeAspect="1"/>
                    </pic:cNvPicPr>
                  </pic:nvPicPr>
                  <pic:blipFill>
                    <a:blip r:embed="rId122"/>
                    <a:stretch>
                      <a:fillRect/>
                    </a:stretch>
                  </pic:blipFill>
                  <pic:spPr>
                    <a:xfrm>
                      <a:off x="0" y="0"/>
                      <a:ext cx="5274310" cy="3173095"/>
                    </a:xfrm>
                    <a:prstGeom prst="rect">
                      <a:avLst/>
                    </a:prstGeom>
                  </pic:spPr>
                </pic:pic>
              </a:graphicData>
            </a:graphic>
          </wp:inline>
        </w:drawing>
      </w:r>
    </w:p>
    <w:p w14:paraId="75A95C2D">
      <w:pPr>
        <w:pStyle w:val="21"/>
        <w:numPr>
          <w:ilvl w:val="7"/>
          <w:numId w:val="0"/>
        </w:numPr>
        <w:rPr>
          <w:rFonts w:hint="default"/>
        </w:rPr>
      </w:pPr>
      <w:r>
        <w:rPr>
          <w:rFonts w:ascii="宋体" w:hAnsi="宋体" w:cs="宋体"/>
        </w:rPr>
        <w:t xml:space="preserve">图6.50  </w:t>
      </w:r>
      <w:r>
        <w:t>集团月度风险自动报告示意图</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6CCE8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D422BBF">
            <w:pPr>
              <w:pStyle w:val="30"/>
            </w:pPr>
            <w:r>
              <w:rPr>
                <w:rFonts w:hint="eastAsia"/>
              </w:rPr>
              <w:t>编号</w:t>
            </w:r>
          </w:p>
        </w:tc>
        <w:tc>
          <w:tcPr>
            <w:tcW w:w="3720" w:type="pct"/>
            <w:vAlign w:val="center"/>
          </w:tcPr>
          <w:p w14:paraId="6E9532E6">
            <w:pPr>
              <w:pStyle w:val="30"/>
            </w:pPr>
            <w:r>
              <w:t>FXYJ_3_1</w:t>
            </w:r>
          </w:p>
        </w:tc>
      </w:tr>
      <w:tr w14:paraId="224D8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AFB856F">
            <w:pPr>
              <w:pStyle w:val="30"/>
            </w:pPr>
            <w:r>
              <w:rPr>
                <w:rFonts w:hint="eastAsia"/>
              </w:rPr>
              <w:t>角色</w:t>
            </w:r>
          </w:p>
        </w:tc>
        <w:tc>
          <w:tcPr>
            <w:tcW w:w="3720" w:type="pct"/>
            <w:vAlign w:val="center"/>
          </w:tcPr>
          <w:p w14:paraId="2E3AD6C1">
            <w:pPr>
              <w:pStyle w:val="30"/>
            </w:pPr>
            <w:r>
              <w:rPr>
                <w:rFonts w:hint="eastAsia"/>
              </w:rPr>
              <w:t>系统管理员</w:t>
            </w:r>
          </w:p>
        </w:tc>
      </w:tr>
      <w:tr w14:paraId="018D6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30296DC">
            <w:pPr>
              <w:pStyle w:val="30"/>
            </w:pPr>
            <w:r>
              <w:rPr>
                <w:rFonts w:hint="eastAsia"/>
              </w:rPr>
              <w:t>前置条件</w:t>
            </w:r>
          </w:p>
        </w:tc>
        <w:tc>
          <w:tcPr>
            <w:tcW w:w="3720" w:type="pct"/>
            <w:vAlign w:val="center"/>
          </w:tcPr>
          <w:p w14:paraId="6562275F">
            <w:pPr>
              <w:pStyle w:val="30"/>
            </w:pPr>
            <w:r>
              <w:rPr>
                <w:rFonts w:hint="eastAsia"/>
              </w:rPr>
              <w:t>登入全面风险预警管理子系统，选择实体企业</w:t>
            </w:r>
          </w:p>
        </w:tc>
      </w:tr>
      <w:tr w14:paraId="20E9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82430EA">
            <w:pPr>
              <w:pStyle w:val="30"/>
            </w:pPr>
            <w:r>
              <w:rPr>
                <w:rFonts w:hint="eastAsia"/>
              </w:rPr>
              <w:t>后置条件</w:t>
            </w:r>
          </w:p>
        </w:tc>
        <w:tc>
          <w:tcPr>
            <w:tcW w:w="3720" w:type="pct"/>
            <w:vAlign w:val="center"/>
          </w:tcPr>
          <w:p w14:paraId="0F75451F">
            <w:pPr>
              <w:pStyle w:val="30"/>
            </w:pPr>
            <w:r>
              <w:rPr>
                <w:rFonts w:hint="eastAsia"/>
              </w:rPr>
              <w:t>无</w:t>
            </w:r>
          </w:p>
        </w:tc>
      </w:tr>
      <w:tr w14:paraId="4E5E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7E75E1C">
            <w:pPr>
              <w:pStyle w:val="30"/>
            </w:pPr>
            <w:r>
              <w:rPr>
                <w:rFonts w:hint="eastAsia"/>
              </w:rPr>
              <w:t>输入</w:t>
            </w:r>
          </w:p>
        </w:tc>
        <w:tc>
          <w:tcPr>
            <w:tcW w:w="3720" w:type="pct"/>
            <w:vAlign w:val="center"/>
          </w:tcPr>
          <w:p w14:paraId="42122D41">
            <w:pPr>
              <w:pStyle w:val="30"/>
            </w:pPr>
            <w:r>
              <w:rPr>
                <w:rFonts w:hint="eastAsia"/>
              </w:rPr>
              <w:t>选择集团、选择年月，点击“生成报告”</w:t>
            </w:r>
          </w:p>
        </w:tc>
      </w:tr>
      <w:tr w14:paraId="06A2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9CE543D">
            <w:pPr>
              <w:pStyle w:val="30"/>
            </w:pPr>
            <w:r>
              <w:rPr>
                <w:rFonts w:hint="eastAsia"/>
              </w:rPr>
              <w:t>输出</w:t>
            </w:r>
          </w:p>
        </w:tc>
        <w:tc>
          <w:tcPr>
            <w:tcW w:w="3720" w:type="pct"/>
            <w:vAlign w:val="center"/>
          </w:tcPr>
          <w:p w14:paraId="6B8273D6">
            <w:pPr>
              <w:pStyle w:val="30"/>
            </w:pPr>
            <w:r>
              <w:rPr>
                <w:rFonts w:hint="eastAsia"/>
              </w:rPr>
              <w:t>所选集团在所选时间节点的风险报告</w:t>
            </w:r>
          </w:p>
        </w:tc>
      </w:tr>
      <w:tr w14:paraId="31B5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D4A719D">
            <w:pPr>
              <w:pStyle w:val="30"/>
            </w:pPr>
            <w:r>
              <w:rPr>
                <w:rFonts w:hint="eastAsia"/>
              </w:rPr>
              <w:t>正常流</w:t>
            </w:r>
          </w:p>
        </w:tc>
        <w:tc>
          <w:tcPr>
            <w:tcW w:w="3720" w:type="pct"/>
            <w:vAlign w:val="center"/>
          </w:tcPr>
          <w:p w14:paraId="1BF56F27">
            <w:pPr>
              <w:pStyle w:val="30"/>
            </w:pPr>
            <w:r>
              <w:rPr>
                <w:rFonts w:hint="eastAsia"/>
              </w:rPr>
              <w:t>成功加载自动报告</w:t>
            </w:r>
          </w:p>
        </w:tc>
      </w:tr>
      <w:tr w14:paraId="4F96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87339E4">
            <w:pPr>
              <w:pStyle w:val="30"/>
            </w:pPr>
            <w:r>
              <w:rPr>
                <w:rFonts w:hint="eastAsia"/>
              </w:rPr>
              <w:t>异常流</w:t>
            </w:r>
          </w:p>
        </w:tc>
        <w:tc>
          <w:tcPr>
            <w:tcW w:w="3720" w:type="pct"/>
            <w:vAlign w:val="center"/>
          </w:tcPr>
          <w:p w14:paraId="6780B46C">
            <w:pPr>
              <w:pStyle w:val="30"/>
            </w:pPr>
            <w:r>
              <w:rPr>
                <w:rFonts w:hint="eastAsia"/>
              </w:rPr>
              <w:t>报告生成失败</w:t>
            </w:r>
          </w:p>
        </w:tc>
      </w:tr>
      <w:tr w14:paraId="2E04C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94D9ECA">
            <w:pPr>
              <w:pStyle w:val="30"/>
            </w:pPr>
            <w:r>
              <w:rPr>
                <w:rFonts w:hint="eastAsia"/>
              </w:rPr>
              <w:t>特殊需求</w:t>
            </w:r>
          </w:p>
        </w:tc>
        <w:tc>
          <w:tcPr>
            <w:tcW w:w="3720" w:type="pct"/>
            <w:vAlign w:val="center"/>
          </w:tcPr>
          <w:p w14:paraId="11D185C0">
            <w:pPr>
              <w:pStyle w:val="30"/>
            </w:pPr>
            <w:r>
              <w:rPr>
                <w:rFonts w:hint="eastAsia"/>
              </w:rPr>
              <w:t>无</w:t>
            </w:r>
          </w:p>
        </w:tc>
      </w:tr>
    </w:tbl>
    <w:p w14:paraId="092520DE">
      <w:pPr>
        <w:pStyle w:val="6"/>
        <w:numPr>
          <w:ilvl w:val="4"/>
          <w:numId w:val="0"/>
        </w:numPr>
      </w:pPr>
      <w:r>
        <w:rPr>
          <w:rFonts w:hint="eastAsia" w:eastAsia="宋体" w:cs="宋体"/>
        </w:rPr>
        <w:t xml:space="preserve">6.1.6.3.2  </w:t>
      </w:r>
      <w:r>
        <w:rPr>
          <w:rFonts w:hint="eastAsia"/>
        </w:rPr>
        <w:t>企业月度风险自动报告</w:t>
      </w:r>
    </w:p>
    <w:p w14:paraId="706A8F21">
      <w:pPr>
        <w:ind w:firstLine="480"/>
      </w:pPr>
      <w:r>
        <w:rPr>
          <w:rFonts w:hint="eastAsia"/>
        </w:rPr>
        <w:t>对上海市国资委470家重点子企业风险情况进行梳理、运算、整合，根据预警信息分布情况，自动生成综合性分析报告，从综合风险系数（R值）、风险算法、风险指标、问询函等不同维度进行成因分析及风险预测，展现各子企业整体风险情况。根据用户选定的时间节点，对企业综合R值、风险亮灯、风险领域、风险事件情况进行统计，并输出自动报告。该报告包含产业发展类、城市保障类、投资运营类、金融服务类四个类型。</w:t>
      </w:r>
    </w:p>
    <w:p w14:paraId="4301E4D1">
      <w:pPr>
        <w:pStyle w:val="25"/>
      </w:pPr>
      <w:r>
        <w:drawing>
          <wp:inline distT="0" distB="0" distL="0" distR="0">
            <wp:extent cx="5274310" cy="2736215"/>
            <wp:effectExtent l="0" t="0" r="2540" b="6985"/>
            <wp:docPr id="1863102612" name="图片 1863102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12" name="图片 1863102612"/>
                    <pic:cNvPicPr>
                      <a:picLocks noChangeAspect="1"/>
                    </pic:cNvPicPr>
                  </pic:nvPicPr>
                  <pic:blipFill>
                    <a:blip r:embed="rId123"/>
                    <a:stretch>
                      <a:fillRect/>
                    </a:stretch>
                  </pic:blipFill>
                  <pic:spPr>
                    <a:xfrm>
                      <a:off x="0" y="0"/>
                      <a:ext cx="5274310" cy="2736215"/>
                    </a:xfrm>
                    <a:prstGeom prst="rect">
                      <a:avLst/>
                    </a:prstGeom>
                  </pic:spPr>
                </pic:pic>
              </a:graphicData>
            </a:graphic>
          </wp:inline>
        </w:drawing>
      </w:r>
    </w:p>
    <w:p w14:paraId="3AB3FB45">
      <w:pPr>
        <w:pStyle w:val="21"/>
        <w:numPr>
          <w:ilvl w:val="7"/>
          <w:numId w:val="0"/>
        </w:numPr>
        <w:rPr>
          <w:rFonts w:hint="default"/>
        </w:rPr>
      </w:pPr>
      <w:r>
        <w:rPr>
          <w:rFonts w:ascii="宋体" w:hAnsi="宋体" w:cs="宋体"/>
        </w:rPr>
        <w:t xml:space="preserve">图6.51  </w:t>
      </w:r>
      <w:r>
        <w:t>集团月度风险自动报告示意图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542B8E4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5BB5BA3">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1FB74054">
            <w:pPr>
              <w:pStyle w:val="30"/>
            </w:pPr>
            <w:r>
              <w:rPr>
                <w:rFonts w:hint="eastAsia"/>
              </w:rPr>
              <w:t>FXYJ_3_2</w:t>
            </w:r>
          </w:p>
        </w:tc>
      </w:tr>
      <w:tr w14:paraId="5F2D391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5FD7F93">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0913FF13">
            <w:pPr>
              <w:pStyle w:val="30"/>
            </w:pPr>
            <w:r>
              <w:rPr>
                <w:rFonts w:hint="eastAsia"/>
              </w:rPr>
              <w:t>系统管理员</w:t>
            </w:r>
          </w:p>
        </w:tc>
      </w:tr>
      <w:tr w14:paraId="44C6AAD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4F51D19">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2A6A22D2">
            <w:pPr>
              <w:pStyle w:val="30"/>
            </w:pPr>
            <w:r>
              <w:rPr>
                <w:rFonts w:hint="eastAsia"/>
              </w:rPr>
              <w:t>登入全面风险预警管理子系统，选择实体企业</w:t>
            </w:r>
          </w:p>
        </w:tc>
      </w:tr>
      <w:tr w14:paraId="17AA0CC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49561DD">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41D807A5">
            <w:pPr>
              <w:pStyle w:val="30"/>
            </w:pPr>
            <w:r>
              <w:rPr>
                <w:rFonts w:hint="eastAsia"/>
              </w:rPr>
              <w:t>无</w:t>
            </w:r>
          </w:p>
        </w:tc>
      </w:tr>
      <w:tr w14:paraId="5BD8E4E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1B9CF5D">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00551A26">
            <w:pPr>
              <w:pStyle w:val="30"/>
            </w:pPr>
            <w:r>
              <w:rPr>
                <w:rFonts w:hint="eastAsia"/>
              </w:rPr>
              <w:t>选择子企业、选择年月，点击“生成报告”</w:t>
            </w:r>
          </w:p>
        </w:tc>
      </w:tr>
      <w:tr w14:paraId="345A9C1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AD2DF4B">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76CD12E4">
            <w:pPr>
              <w:pStyle w:val="30"/>
            </w:pPr>
            <w:r>
              <w:rPr>
                <w:rFonts w:hint="eastAsia"/>
              </w:rPr>
              <w:t>所选企业在所选时间节点的风险报告</w:t>
            </w:r>
          </w:p>
        </w:tc>
      </w:tr>
      <w:tr w14:paraId="6141850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32290CC">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30199A4F">
            <w:pPr>
              <w:pStyle w:val="30"/>
            </w:pPr>
            <w:r>
              <w:rPr>
                <w:rFonts w:hint="eastAsia"/>
              </w:rPr>
              <w:t>成功加载自动报告</w:t>
            </w:r>
          </w:p>
        </w:tc>
      </w:tr>
      <w:tr w14:paraId="5FBBC86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998CCC3">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65F4144D">
            <w:pPr>
              <w:pStyle w:val="30"/>
            </w:pPr>
            <w:r>
              <w:rPr>
                <w:rFonts w:hint="eastAsia"/>
              </w:rPr>
              <w:t>报告生成失败</w:t>
            </w:r>
          </w:p>
        </w:tc>
      </w:tr>
      <w:tr w14:paraId="7B0E4AD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2040FFA">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30E5CDA0">
            <w:pPr>
              <w:pStyle w:val="30"/>
            </w:pPr>
            <w:r>
              <w:rPr>
                <w:rFonts w:hint="eastAsia"/>
              </w:rPr>
              <w:t>无</w:t>
            </w:r>
          </w:p>
        </w:tc>
      </w:tr>
    </w:tbl>
    <w:p w14:paraId="6E5AF505">
      <w:pPr>
        <w:pStyle w:val="6"/>
        <w:numPr>
          <w:ilvl w:val="4"/>
          <w:numId w:val="0"/>
        </w:numPr>
      </w:pPr>
      <w:r>
        <w:rPr>
          <w:rFonts w:hint="eastAsia" w:eastAsia="宋体" w:cs="宋体"/>
        </w:rPr>
        <w:t xml:space="preserve">6.1.6.3.3  </w:t>
      </w:r>
      <w:r>
        <w:rPr>
          <w:rFonts w:hint="eastAsia"/>
        </w:rPr>
        <w:t>风险问询函自动报告</w:t>
      </w:r>
    </w:p>
    <w:p w14:paraId="3276C105">
      <w:pPr>
        <w:ind w:firstLine="480"/>
      </w:pPr>
      <w:r>
        <w:rPr>
          <w:rFonts w:hint="eastAsia"/>
        </w:rPr>
        <w:t>对上海市国资委44家监管一级集团及470家重点子企业风险情况进行梳理、运算、整合，开发风险自动报告功能，新增展现各集团及重点子企业风险预警情况。风险问询函自动报告将根据用户选定的风险事件，对所选风险问询函的类别、风险主体、反馈情况、反馈内容进行统计，并补充显示相应风险责任主体近三年财务数据、股权占比数据等内容，输出自动报告。</w:t>
      </w:r>
    </w:p>
    <w:p w14:paraId="10D7AE91">
      <w:pPr>
        <w:pStyle w:val="25"/>
      </w:pPr>
      <w:r>
        <w:drawing>
          <wp:inline distT="0" distB="0" distL="0" distR="0">
            <wp:extent cx="5274310" cy="3165475"/>
            <wp:effectExtent l="0" t="0" r="2540" b="6350"/>
            <wp:docPr id="1863102618" name="图片 1863102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18" name="图片 1863102618"/>
                    <pic:cNvPicPr>
                      <a:picLocks noChangeAspect="1"/>
                    </pic:cNvPicPr>
                  </pic:nvPicPr>
                  <pic:blipFill>
                    <a:blip r:embed="rId124"/>
                    <a:stretch>
                      <a:fillRect/>
                    </a:stretch>
                  </pic:blipFill>
                  <pic:spPr>
                    <a:xfrm>
                      <a:off x="0" y="0"/>
                      <a:ext cx="5274310" cy="3165475"/>
                    </a:xfrm>
                    <a:prstGeom prst="rect">
                      <a:avLst/>
                    </a:prstGeom>
                  </pic:spPr>
                </pic:pic>
              </a:graphicData>
            </a:graphic>
          </wp:inline>
        </w:drawing>
      </w:r>
    </w:p>
    <w:p w14:paraId="3D50AAAC">
      <w:pPr>
        <w:pStyle w:val="21"/>
        <w:numPr>
          <w:ilvl w:val="7"/>
          <w:numId w:val="0"/>
        </w:numPr>
        <w:rPr>
          <w:rFonts w:hint="default"/>
        </w:rPr>
      </w:pPr>
      <w:r>
        <w:rPr>
          <w:rFonts w:ascii="宋体" w:hAnsi="宋体" w:cs="宋体"/>
        </w:rPr>
        <w:t xml:space="preserve">图6.52  </w:t>
      </w:r>
      <w:r>
        <w:t>风险问询函自动报告示意图</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4813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AB05296">
            <w:pPr>
              <w:pStyle w:val="30"/>
            </w:pPr>
            <w:r>
              <w:rPr>
                <w:rFonts w:hint="eastAsia"/>
              </w:rPr>
              <w:t>编号</w:t>
            </w:r>
          </w:p>
        </w:tc>
        <w:tc>
          <w:tcPr>
            <w:tcW w:w="3720" w:type="pct"/>
            <w:vAlign w:val="center"/>
          </w:tcPr>
          <w:p w14:paraId="395D36FC">
            <w:pPr>
              <w:pStyle w:val="30"/>
            </w:pPr>
            <w:r>
              <w:rPr>
                <w:rFonts w:hint="eastAsia"/>
              </w:rPr>
              <w:t>FXYJ_3_3</w:t>
            </w:r>
          </w:p>
        </w:tc>
      </w:tr>
      <w:tr w14:paraId="5E630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23F34A4">
            <w:pPr>
              <w:pStyle w:val="30"/>
            </w:pPr>
            <w:r>
              <w:rPr>
                <w:rFonts w:hint="eastAsia"/>
              </w:rPr>
              <w:t>角色</w:t>
            </w:r>
          </w:p>
        </w:tc>
        <w:tc>
          <w:tcPr>
            <w:tcW w:w="3720" w:type="pct"/>
            <w:vAlign w:val="center"/>
          </w:tcPr>
          <w:p w14:paraId="6DD34DF8">
            <w:pPr>
              <w:pStyle w:val="30"/>
            </w:pPr>
            <w:r>
              <w:rPr>
                <w:rFonts w:hint="eastAsia"/>
              </w:rPr>
              <w:t>系统管理员</w:t>
            </w:r>
          </w:p>
        </w:tc>
      </w:tr>
      <w:tr w14:paraId="09952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90971EB">
            <w:pPr>
              <w:pStyle w:val="30"/>
            </w:pPr>
            <w:r>
              <w:rPr>
                <w:rFonts w:hint="eastAsia"/>
              </w:rPr>
              <w:t>前置条件</w:t>
            </w:r>
          </w:p>
        </w:tc>
        <w:tc>
          <w:tcPr>
            <w:tcW w:w="3720" w:type="pct"/>
            <w:vAlign w:val="center"/>
          </w:tcPr>
          <w:p w14:paraId="1A64015E">
            <w:pPr>
              <w:pStyle w:val="30"/>
            </w:pPr>
            <w:r>
              <w:rPr>
                <w:rFonts w:hint="eastAsia"/>
              </w:rPr>
              <w:t>登入全面风险预警管理子系统，选择风险管理——风险问询函</w:t>
            </w:r>
          </w:p>
        </w:tc>
      </w:tr>
      <w:tr w14:paraId="6E14C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922E35E">
            <w:pPr>
              <w:pStyle w:val="30"/>
            </w:pPr>
            <w:r>
              <w:rPr>
                <w:rFonts w:hint="eastAsia"/>
              </w:rPr>
              <w:t>后置条件</w:t>
            </w:r>
          </w:p>
        </w:tc>
        <w:tc>
          <w:tcPr>
            <w:tcW w:w="3720" w:type="pct"/>
            <w:vAlign w:val="center"/>
          </w:tcPr>
          <w:p w14:paraId="0A796498">
            <w:pPr>
              <w:pStyle w:val="30"/>
            </w:pPr>
            <w:r>
              <w:rPr>
                <w:rFonts w:hint="eastAsia"/>
              </w:rPr>
              <w:t>无</w:t>
            </w:r>
          </w:p>
        </w:tc>
      </w:tr>
      <w:tr w14:paraId="47E9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F24F605">
            <w:pPr>
              <w:pStyle w:val="30"/>
            </w:pPr>
            <w:r>
              <w:rPr>
                <w:rFonts w:hint="eastAsia"/>
              </w:rPr>
              <w:t>输入</w:t>
            </w:r>
          </w:p>
        </w:tc>
        <w:tc>
          <w:tcPr>
            <w:tcW w:w="3720" w:type="pct"/>
            <w:vAlign w:val="center"/>
          </w:tcPr>
          <w:p w14:paraId="37FEE021">
            <w:pPr>
              <w:pStyle w:val="30"/>
            </w:pPr>
            <w:r>
              <w:rPr>
                <w:rFonts w:hint="eastAsia"/>
              </w:rPr>
              <w:t>选择风险问询函，点击操作栏中的“报告”按钮</w:t>
            </w:r>
          </w:p>
        </w:tc>
      </w:tr>
      <w:tr w14:paraId="54D8E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5D6261C">
            <w:pPr>
              <w:pStyle w:val="30"/>
            </w:pPr>
            <w:r>
              <w:rPr>
                <w:rFonts w:hint="eastAsia"/>
              </w:rPr>
              <w:t>输出</w:t>
            </w:r>
          </w:p>
        </w:tc>
        <w:tc>
          <w:tcPr>
            <w:tcW w:w="3720" w:type="pct"/>
            <w:vAlign w:val="center"/>
          </w:tcPr>
          <w:p w14:paraId="1380F237">
            <w:pPr>
              <w:pStyle w:val="30"/>
            </w:pPr>
            <w:r>
              <w:rPr>
                <w:rFonts w:hint="eastAsia"/>
              </w:rPr>
              <w:t>所选风险问询函的风险报告</w:t>
            </w:r>
          </w:p>
        </w:tc>
      </w:tr>
      <w:tr w14:paraId="4B0D3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1088AEA">
            <w:pPr>
              <w:pStyle w:val="30"/>
            </w:pPr>
            <w:r>
              <w:rPr>
                <w:rFonts w:hint="eastAsia"/>
              </w:rPr>
              <w:t>正常流</w:t>
            </w:r>
          </w:p>
        </w:tc>
        <w:tc>
          <w:tcPr>
            <w:tcW w:w="3720" w:type="pct"/>
            <w:vAlign w:val="center"/>
          </w:tcPr>
          <w:p w14:paraId="5FC60727">
            <w:pPr>
              <w:pStyle w:val="30"/>
            </w:pPr>
            <w:r>
              <w:rPr>
                <w:rFonts w:hint="eastAsia"/>
              </w:rPr>
              <w:t>成功加载自动报告</w:t>
            </w:r>
          </w:p>
        </w:tc>
      </w:tr>
      <w:tr w14:paraId="68102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5D06890">
            <w:pPr>
              <w:pStyle w:val="30"/>
            </w:pPr>
            <w:r>
              <w:rPr>
                <w:rFonts w:hint="eastAsia"/>
              </w:rPr>
              <w:t>异常流</w:t>
            </w:r>
          </w:p>
        </w:tc>
        <w:tc>
          <w:tcPr>
            <w:tcW w:w="3720" w:type="pct"/>
            <w:vAlign w:val="center"/>
          </w:tcPr>
          <w:p w14:paraId="3748346E">
            <w:pPr>
              <w:pStyle w:val="30"/>
            </w:pPr>
            <w:r>
              <w:rPr>
                <w:rFonts w:hint="eastAsia"/>
              </w:rPr>
              <w:t>报告生成失败</w:t>
            </w:r>
          </w:p>
        </w:tc>
      </w:tr>
      <w:tr w14:paraId="37FED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F475902">
            <w:pPr>
              <w:pStyle w:val="30"/>
            </w:pPr>
            <w:r>
              <w:rPr>
                <w:rFonts w:hint="eastAsia"/>
              </w:rPr>
              <w:t>特殊需求</w:t>
            </w:r>
          </w:p>
        </w:tc>
        <w:tc>
          <w:tcPr>
            <w:tcW w:w="3720" w:type="pct"/>
            <w:vAlign w:val="center"/>
          </w:tcPr>
          <w:p w14:paraId="7F2E8DB2">
            <w:pPr>
              <w:pStyle w:val="30"/>
            </w:pPr>
            <w:r>
              <w:rPr>
                <w:rFonts w:hint="eastAsia"/>
              </w:rPr>
              <w:t>无</w:t>
            </w:r>
          </w:p>
        </w:tc>
      </w:tr>
    </w:tbl>
    <w:p w14:paraId="474CB843">
      <w:pPr>
        <w:pStyle w:val="6"/>
        <w:numPr>
          <w:ilvl w:val="4"/>
          <w:numId w:val="0"/>
        </w:numPr>
      </w:pPr>
      <w:r>
        <w:rPr>
          <w:rFonts w:hint="eastAsia" w:eastAsia="宋体" w:cs="宋体"/>
        </w:rPr>
        <w:t xml:space="preserve">6.1.6.3.4  </w:t>
      </w:r>
      <w:r>
        <w:rPr>
          <w:rFonts w:hint="eastAsia"/>
        </w:rPr>
        <w:t>重大风险清单自动报告</w:t>
      </w:r>
    </w:p>
    <w:p w14:paraId="6545BE80">
      <w:pPr>
        <w:ind w:firstLine="480"/>
      </w:pPr>
      <w:r>
        <w:rPr>
          <w:rFonts w:hint="eastAsia"/>
        </w:rPr>
        <w:t>对上海市国资委44家监管一级集团及470家重点子企业风险情况进行梳理、运算、整合，开发风险自动报告功能，新增展现各集团及重点子企业风险预警情况。重大风险清单自动报告将根据用户选定的风险事件，对所选重大风险清单的类别、风险主体、风险程度、风险阶段、风险敞口金额等内容进行统计，并补充显示相应风险责任主体近三年财务数据、股权占比数据、国资委跟踪情况等内容，输出自动报告。</w:t>
      </w:r>
    </w:p>
    <w:p w14:paraId="3FAA1E60">
      <w:pPr>
        <w:pStyle w:val="25"/>
      </w:pPr>
      <w:r>
        <w:drawing>
          <wp:inline distT="0" distB="0" distL="0" distR="0">
            <wp:extent cx="5274310" cy="3165475"/>
            <wp:effectExtent l="0" t="0" r="2540" b="6350"/>
            <wp:docPr id="270425897" name="图片 270425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97" name="图片 270425897"/>
                    <pic:cNvPicPr>
                      <a:picLocks noChangeAspect="1"/>
                    </pic:cNvPicPr>
                  </pic:nvPicPr>
                  <pic:blipFill>
                    <a:blip r:embed="rId125"/>
                    <a:stretch>
                      <a:fillRect/>
                    </a:stretch>
                  </pic:blipFill>
                  <pic:spPr>
                    <a:xfrm>
                      <a:off x="0" y="0"/>
                      <a:ext cx="5274310" cy="3165475"/>
                    </a:xfrm>
                    <a:prstGeom prst="rect">
                      <a:avLst/>
                    </a:prstGeom>
                  </pic:spPr>
                </pic:pic>
              </a:graphicData>
            </a:graphic>
          </wp:inline>
        </w:drawing>
      </w:r>
    </w:p>
    <w:p w14:paraId="7C5C1599">
      <w:pPr>
        <w:pStyle w:val="21"/>
        <w:numPr>
          <w:ilvl w:val="7"/>
          <w:numId w:val="0"/>
        </w:numPr>
        <w:rPr>
          <w:rFonts w:hint="default"/>
        </w:rPr>
      </w:pPr>
      <w:r>
        <w:rPr>
          <w:rFonts w:ascii="宋体" w:hAnsi="宋体" w:cs="宋体"/>
        </w:rPr>
        <w:t xml:space="preserve">图6.53  </w:t>
      </w:r>
      <w:r>
        <w:t>重大风险清单自动报告示意图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2EC5EDA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3B58EC8">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173386C5">
            <w:pPr>
              <w:pStyle w:val="30"/>
            </w:pPr>
            <w:r>
              <w:rPr>
                <w:rFonts w:hint="eastAsia"/>
              </w:rPr>
              <w:t>FXYJ_3_4</w:t>
            </w:r>
          </w:p>
        </w:tc>
      </w:tr>
      <w:tr w14:paraId="70D7E8B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A3A5749">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2B3379E4">
            <w:pPr>
              <w:pStyle w:val="30"/>
            </w:pPr>
            <w:r>
              <w:rPr>
                <w:rFonts w:hint="eastAsia"/>
              </w:rPr>
              <w:t>系统管理员</w:t>
            </w:r>
          </w:p>
        </w:tc>
      </w:tr>
      <w:tr w14:paraId="2804E61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6084406">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262657D9">
            <w:pPr>
              <w:pStyle w:val="30"/>
            </w:pPr>
            <w:r>
              <w:rPr>
                <w:rFonts w:hint="eastAsia"/>
              </w:rPr>
              <w:t>登入全面风险预警管理子系统，选择风险管理——重大风险清单</w:t>
            </w:r>
          </w:p>
        </w:tc>
      </w:tr>
      <w:tr w14:paraId="7D4AB70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EFCCEE9">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239A9B76">
            <w:pPr>
              <w:pStyle w:val="30"/>
            </w:pPr>
            <w:r>
              <w:rPr>
                <w:rFonts w:hint="eastAsia"/>
              </w:rPr>
              <w:t>无</w:t>
            </w:r>
          </w:p>
        </w:tc>
      </w:tr>
      <w:tr w14:paraId="6965017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65CC4D0">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1FF732CF">
            <w:pPr>
              <w:pStyle w:val="30"/>
            </w:pPr>
            <w:r>
              <w:rPr>
                <w:rFonts w:hint="eastAsia"/>
              </w:rPr>
              <w:t>选择重大风险清单，点击操作栏中的“报告”按钮</w:t>
            </w:r>
          </w:p>
        </w:tc>
      </w:tr>
      <w:tr w14:paraId="7258945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2F6435D">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1C8340C5">
            <w:pPr>
              <w:pStyle w:val="30"/>
            </w:pPr>
            <w:r>
              <w:rPr>
                <w:rFonts w:hint="eastAsia"/>
              </w:rPr>
              <w:t>所选清单的风险报告</w:t>
            </w:r>
          </w:p>
        </w:tc>
      </w:tr>
      <w:tr w14:paraId="2910FA5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B3EBD98">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40FC45DD">
            <w:pPr>
              <w:pStyle w:val="30"/>
            </w:pPr>
            <w:r>
              <w:rPr>
                <w:rFonts w:hint="eastAsia"/>
              </w:rPr>
              <w:t>成功加载自动报告</w:t>
            </w:r>
          </w:p>
        </w:tc>
      </w:tr>
      <w:tr w14:paraId="6E49B14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B619BC7">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3AA1DA8A">
            <w:pPr>
              <w:pStyle w:val="30"/>
            </w:pPr>
            <w:r>
              <w:rPr>
                <w:rFonts w:hint="eastAsia"/>
              </w:rPr>
              <w:t>报告生成失败</w:t>
            </w:r>
          </w:p>
        </w:tc>
      </w:tr>
      <w:tr w14:paraId="0C94CDB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C22E622">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01E36B37">
            <w:pPr>
              <w:pStyle w:val="30"/>
            </w:pPr>
            <w:r>
              <w:rPr>
                <w:rFonts w:hint="eastAsia"/>
              </w:rPr>
              <w:t>无</w:t>
            </w:r>
          </w:p>
        </w:tc>
      </w:tr>
    </w:tbl>
    <w:p w14:paraId="43A38EF7">
      <w:pPr>
        <w:ind w:firstLine="480"/>
      </w:pPr>
    </w:p>
    <w:p w14:paraId="74B062C6">
      <w:pPr>
        <w:ind w:firstLine="480"/>
      </w:pPr>
    </w:p>
    <w:p w14:paraId="2DCA3AAB">
      <w:pPr>
        <w:ind w:firstLine="480"/>
      </w:pPr>
    </w:p>
    <w:p w14:paraId="42398BF6">
      <w:pPr>
        <w:ind w:firstLine="480"/>
      </w:pPr>
    </w:p>
    <w:p w14:paraId="34BB2E0A">
      <w:pPr>
        <w:ind w:firstLine="480"/>
      </w:pPr>
    </w:p>
    <w:p w14:paraId="0BE20F07">
      <w:pPr>
        <w:ind w:firstLine="480"/>
      </w:pPr>
    </w:p>
    <w:p w14:paraId="7A672767">
      <w:pPr>
        <w:ind w:firstLine="480"/>
      </w:pPr>
    </w:p>
    <w:p w14:paraId="625F8C88">
      <w:pPr>
        <w:ind w:firstLine="480"/>
      </w:pPr>
    </w:p>
    <w:p w14:paraId="069F2FD3">
      <w:pPr>
        <w:ind w:firstLine="480"/>
      </w:pPr>
    </w:p>
    <w:p w14:paraId="23FA7324">
      <w:pPr>
        <w:pStyle w:val="5"/>
        <w:numPr>
          <w:ilvl w:val="3"/>
          <w:numId w:val="0"/>
        </w:numPr>
      </w:pPr>
      <w:r>
        <w:rPr>
          <w:rFonts w:hint="eastAsia" w:cs="宋体"/>
        </w:rPr>
        <w:t xml:space="preserve">6.1.6.4  </w:t>
      </w:r>
      <w:r>
        <w:rPr>
          <w:rFonts w:hint="eastAsia"/>
        </w:rPr>
        <w:t>综合R值模型</w:t>
      </w:r>
    </w:p>
    <w:p w14:paraId="5A1FFC7A">
      <w:pPr>
        <w:ind w:firstLine="480"/>
      </w:pPr>
      <w:r>
        <w:rPr>
          <w:rFonts w:hint="eastAsia"/>
        </w:rPr>
        <w:t>根据企业风险亮灯（红灯）情况，对监管集团企业整体的风险程度进行评级。该评级将定义一套基于不同企业类别划分的风险评级体系，风险评估方法包括定量分析、定性判断、统计算法等，根据指标的性质和可获得的数据进行选择，并结合专业知识和经验进行综合判断。其中，生存风险将主要评价监管企业债务违约、现金流断裂等债务风险；发展风险将整体评价监管企业盈利能力、发展水平等经营风险。</w:t>
      </w:r>
    </w:p>
    <w:p w14:paraId="1825AA57">
      <w:pPr>
        <w:ind w:firstLine="480"/>
      </w:pPr>
      <w:r>
        <w:rPr>
          <w:rFonts w:hint="eastAsia"/>
        </w:rPr>
        <w:t>该评级将按照企业类别的不同，构建产业发展类、城市保障类、投资运营类、银行、证券、保险、财务公司、信托公司、融资租赁等9个综合R值模型。</w:t>
      </w:r>
    </w:p>
    <w:p w14:paraId="78049329">
      <w:pPr>
        <w:pStyle w:val="6"/>
        <w:numPr>
          <w:ilvl w:val="4"/>
          <w:numId w:val="0"/>
        </w:numPr>
      </w:pPr>
      <w:r>
        <w:rPr>
          <w:rFonts w:hint="eastAsia" w:eastAsia="宋体" w:cs="宋体"/>
        </w:rPr>
        <w:t xml:space="preserve">6.1.6.4.1  </w:t>
      </w:r>
      <w:r>
        <w:rPr>
          <w:rFonts w:hint="eastAsia"/>
        </w:rPr>
        <w:t>产业发展类企业R值模型</w:t>
      </w:r>
    </w:p>
    <w:p w14:paraId="628E77A4">
      <w:pPr>
        <w:ind w:firstLine="480"/>
      </w:pPr>
      <w:r>
        <w:rPr>
          <w:rFonts w:hint="eastAsia"/>
        </w:rPr>
        <w:t>基于收入、利润总额因子，开发集团与重点子企业风险权重计算规则，并自动计算综合R值。</w:t>
      </w:r>
    </w:p>
    <w:p w14:paraId="0E90B037">
      <w:pPr>
        <w:ind w:firstLine="480"/>
      </w:pPr>
      <w:r>
        <w:rPr>
          <w:rFonts w:hint="eastAsia"/>
        </w:rPr>
        <w:t>该模型将读取组成产业发展类企业综合R值各项指标的数值、亮灯、得分、以及各指标所赋予的权重等信息，自动计算输出综合R值及其评级结果。其中，生存风险将由资产负债率、现金到期债务比、营业现金比率、有息负债率、利息保障倍数等5个指标加权构成，并分别赋予50%、15%、10%、10%、15%的权重；发展风险将进一步划分为盈利能力风险、经营效率风险、发展能力风险三个类别，并将毛利率、净资产收益率、总资产报酬率、主业利润占总利润的比重、存货周转率、应收账款周转率、营业收入三年增长率等7个指标按照15%、35%、10%、10%、10%、10%、10%的比重进行加权。</w:t>
      </w:r>
    </w:p>
    <w:p w14:paraId="5FC4D517">
      <w:pPr>
        <w:pStyle w:val="25"/>
      </w:pPr>
      <w:r>
        <w:drawing>
          <wp:inline distT="0" distB="0" distL="0" distR="0">
            <wp:extent cx="5274310" cy="2176145"/>
            <wp:effectExtent l="9525" t="9525" r="12065" b="14605"/>
            <wp:docPr id="193942363" name="图片 193942363"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63" name="图片 193942363" descr="图形用户界面&#10;&#10;中度可信度描述已自动生成"/>
                    <pic:cNvPicPr>
                      <a:picLocks noChangeAspect="1"/>
                    </pic:cNvPicPr>
                  </pic:nvPicPr>
                  <pic:blipFill>
                    <a:blip r:embed="rId126"/>
                    <a:stretch>
                      <a:fillRect/>
                    </a:stretch>
                  </pic:blipFill>
                  <pic:spPr>
                    <a:xfrm>
                      <a:off x="0" y="0"/>
                      <a:ext cx="5274310" cy="2176145"/>
                    </a:xfrm>
                    <a:prstGeom prst="rect">
                      <a:avLst/>
                    </a:prstGeom>
                    <a:ln>
                      <a:solidFill>
                        <a:schemeClr val="bg1">
                          <a:lumMod val="50000"/>
                        </a:schemeClr>
                      </a:solidFill>
                    </a:ln>
                  </pic:spPr>
                </pic:pic>
              </a:graphicData>
            </a:graphic>
          </wp:inline>
        </w:drawing>
      </w:r>
    </w:p>
    <w:p w14:paraId="1D2FCC84">
      <w:pPr>
        <w:pStyle w:val="21"/>
        <w:numPr>
          <w:ilvl w:val="7"/>
          <w:numId w:val="0"/>
        </w:numPr>
        <w:rPr>
          <w:rFonts w:hint="default"/>
        </w:rPr>
      </w:pPr>
      <w:r>
        <w:rPr>
          <w:rFonts w:ascii="宋体" w:hAnsi="宋体" w:cs="宋体"/>
        </w:rPr>
        <w:t xml:space="preserve">图6.54  </w:t>
      </w:r>
      <w:r>
        <w:t>产业发展类企业R值模型示意图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223BA25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DC5B2C7">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3468596E">
            <w:pPr>
              <w:pStyle w:val="30"/>
            </w:pPr>
            <w:r>
              <w:t>FXYJ_3_1</w:t>
            </w:r>
          </w:p>
        </w:tc>
      </w:tr>
      <w:tr w14:paraId="0D0F52B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4CF7AC2">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06A54331">
            <w:pPr>
              <w:pStyle w:val="30"/>
            </w:pPr>
            <w:r>
              <w:rPr>
                <w:rFonts w:hint="eastAsia"/>
              </w:rPr>
              <w:t>系统管理员</w:t>
            </w:r>
          </w:p>
        </w:tc>
      </w:tr>
      <w:tr w14:paraId="42C574D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FE42A5E">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0F3A185E">
            <w:pPr>
              <w:pStyle w:val="30"/>
            </w:pPr>
            <w:r>
              <w:rPr>
                <w:rFonts w:hint="eastAsia"/>
              </w:rPr>
              <w:t>登入全面风险预警管理子系统，进行综合</w:t>
            </w:r>
            <w:r>
              <w:t>R</w:t>
            </w:r>
            <w:r>
              <w:rPr>
                <w:rFonts w:hint="eastAsia"/>
              </w:rPr>
              <w:t>值计算</w:t>
            </w:r>
          </w:p>
        </w:tc>
      </w:tr>
      <w:tr w14:paraId="1434310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C1F1EEA">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40F1B832">
            <w:pPr>
              <w:pStyle w:val="30"/>
            </w:pPr>
            <w:r>
              <w:rPr>
                <w:rFonts w:hint="eastAsia"/>
              </w:rPr>
              <w:t>无</w:t>
            </w:r>
          </w:p>
        </w:tc>
      </w:tr>
      <w:tr w14:paraId="4BB2567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14AA63A">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17D7C522">
            <w:pPr>
              <w:pStyle w:val="30"/>
            </w:pPr>
            <w:r>
              <w:rPr>
                <w:rFonts w:hint="eastAsia"/>
              </w:rPr>
              <w:t>产业发展类综合</w:t>
            </w:r>
            <w:r>
              <w:t>R</w:t>
            </w:r>
            <w:r>
              <w:rPr>
                <w:rFonts w:hint="eastAsia"/>
              </w:rPr>
              <w:t>值模型需要读取的财务指标</w:t>
            </w:r>
          </w:p>
        </w:tc>
      </w:tr>
      <w:tr w14:paraId="03940A8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3ABADAF">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3C32CA9F">
            <w:pPr>
              <w:pStyle w:val="30"/>
            </w:pPr>
            <w:r>
              <w:rPr>
                <w:rFonts w:hint="eastAsia"/>
              </w:rPr>
              <w:t>该类别一级集团、重点子企业的综合</w:t>
            </w:r>
            <w:r>
              <w:t>R</w:t>
            </w:r>
            <w:r>
              <w:rPr>
                <w:rFonts w:hint="eastAsia"/>
              </w:rPr>
              <w:t>值及评级</w:t>
            </w:r>
          </w:p>
        </w:tc>
      </w:tr>
      <w:tr w14:paraId="47EA8BD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163E169">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4FCB5E39">
            <w:pPr>
              <w:pStyle w:val="30"/>
            </w:pPr>
            <w:r>
              <w:rPr>
                <w:rFonts w:hint="eastAsia"/>
              </w:rPr>
              <w:t>成功推送综合</w:t>
            </w:r>
            <w:r>
              <w:t>R</w:t>
            </w:r>
            <w:r>
              <w:rPr>
                <w:rFonts w:hint="eastAsia"/>
              </w:rPr>
              <w:t>值结果</w:t>
            </w:r>
          </w:p>
        </w:tc>
      </w:tr>
      <w:tr w14:paraId="7374A3C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C02CC56">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6265B8EF">
            <w:pPr>
              <w:pStyle w:val="30"/>
            </w:pPr>
            <w:r>
              <w:rPr>
                <w:rFonts w:hint="eastAsia"/>
              </w:rPr>
              <w:t>数据推送失败</w:t>
            </w:r>
          </w:p>
        </w:tc>
      </w:tr>
      <w:tr w14:paraId="7969128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CBC0C44">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352F7A06">
            <w:pPr>
              <w:pStyle w:val="30"/>
            </w:pPr>
            <w:r>
              <w:rPr>
                <w:rFonts w:hint="eastAsia"/>
              </w:rPr>
              <w:t>无</w:t>
            </w:r>
          </w:p>
        </w:tc>
      </w:tr>
    </w:tbl>
    <w:p w14:paraId="4EF93A95">
      <w:pPr>
        <w:pStyle w:val="6"/>
        <w:numPr>
          <w:ilvl w:val="4"/>
          <w:numId w:val="0"/>
        </w:numPr>
      </w:pPr>
      <w:r>
        <w:rPr>
          <w:rFonts w:hint="eastAsia" w:eastAsia="宋体" w:cs="宋体"/>
        </w:rPr>
        <w:t xml:space="preserve">6.1.6.4.2  </w:t>
      </w:r>
      <w:r>
        <w:rPr>
          <w:rFonts w:hint="eastAsia"/>
        </w:rPr>
        <w:t>城市保障类企业R值模型</w:t>
      </w:r>
    </w:p>
    <w:p w14:paraId="4A49491C">
      <w:pPr>
        <w:ind w:firstLine="480"/>
      </w:pPr>
      <w:r>
        <w:rPr>
          <w:rFonts w:hint="eastAsia"/>
        </w:rPr>
        <w:t>基于总资产因子，开发集团与重点子企业风险权重计算规则，并自动计算综合R值。</w:t>
      </w:r>
    </w:p>
    <w:p w14:paraId="78868EFC">
      <w:pPr>
        <w:ind w:firstLine="480"/>
      </w:pPr>
      <w:r>
        <w:rPr>
          <w:rFonts w:hint="eastAsia"/>
        </w:rPr>
        <w:t>该模型将读取组成城市保障类企业综合R值各项指标的数值、亮灯、得分、以及各指标所赋予的权重等信息，自动计算输出综合R值及其评级结果。其中，生存风险将由资产负债率、现金到期债务比、营业现金比率、有息负债率、利息保障倍数等5个指标加权构成，并分别赋予50%、15%、10%、10%、15%的权重；发展风险将进一步划分为盈利能力风险、经营效率风险、发展能力风险三个类别，并将毛利率、净资产收益率、主业利润占总利润的比重、存货周转率、应收账款周转率、营业收入三年增长率等6个指标按照15%、35%、10%、15%、15%、10%的比重进行加权。</w:t>
      </w:r>
    </w:p>
    <w:p w14:paraId="5D285541">
      <w:pPr>
        <w:pStyle w:val="25"/>
      </w:pPr>
      <w:r>
        <w:drawing>
          <wp:inline distT="0" distB="0" distL="0" distR="0">
            <wp:extent cx="5274310" cy="2164715"/>
            <wp:effectExtent l="9525" t="9525" r="12065" b="16510"/>
            <wp:docPr id="193942364" name="图片 19394236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64" name="图片 193942364" descr="表格&#10;&#10;描述已自动生成"/>
                    <pic:cNvPicPr>
                      <a:picLocks noChangeAspect="1"/>
                    </pic:cNvPicPr>
                  </pic:nvPicPr>
                  <pic:blipFill>
                    <a:blip r:embed="rId127"/>
                    <a:stretch>
                      <a:fillRect/>
                    </a:stretch>
                  </pic:blipFill>
                  <pic:spPr>
                    <a:xfrm>
                      <a:off x="0" y="0"/>
                      <a:ext cx="5274310" cy="2164715"/>
                    </a:xfrm>
                    <a:prstGeom prst="rect">
                      <a:avLst/>
                    </a:prstGeom>
                    <a:ln>
                      <a:solidFill>
                        <a:schemeClr val="bg1">
                          <a:lumMod val="50000"/>
                        </a:schemeClr>
                      </a:solidFill>
                    </a:ln>
                  </pic:spPr>
                </pic:pic>
              </a:graphicData>
            </a:graphic>
          </wp:inline>
        </w:drawing>
      </w:r>
    </w:p>
    <w:p w14:paraId="6F5B7441">
      <w:pPr>
        <w:pStyle w:val="21"/>
        <w:numPr>
          <w:ilvl w:val="7"/>
          <w:numId w:val="0"/>
        </w:numPr>
        <w:rPr>
          <w:rFonts w:hint="default"/>
        </w:rPr>
      </w:pPr>
      <w:r>
        <w:rPr>
          <w:rFonts w:ascii="宋体" w:hAnsi="宋体" w:cs="宋体"/>
        </w:rPr>
        <w:t xml:space="preserve">图6.55  </w:t>
      </w:r>
      <w:r>
        <w:t>城市保障类企业R值模型示意图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78016A4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287D30F">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4FB89A39">
            <w:pPr>
              <w:pStyle w:val="30"/>
            </w:pPr>
            <w:r>
              <w:t>FXYJ_3_2</w:t>
            </w:r>
          </w:p>
        </w:tc>
      </w:tr>
      <w:tr w14:paraId="029E918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9560884">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2491A61E">
            <w:pPr>
              <w:pStyle w:val="30"/>
            </w:pPr>
            <w:r>
              <w:rPr>
                <w:rFonts w:hint="eastAsia"/>
              </w:rPr>
              <w:t>系统管理员</w:t>
            </w:r>
          </w:p>
        </w:tc>
      </w:tr>
      <w:tr w14:paraId="79F492E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841F6EF">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35AAF137">
            <w:pPr>
              <w:pStyle w:val="30"/>
            </w:pPr>
            <w:r>
              <w:rPr>
                <w:rFonts w:hint="eastAsia"/>
              </w:rPr>
              <w:t>登入全面风险预警管理子系统，进行综合</w:t>
            </w:r>
            <w:r>
              <w:t>R</w:t>
            </w:r>
            <w:r>
              <w:rPr>
                <w:rFonts w:hint="eastAsia"/>
              </w:rPr>
              <w:t>值计算</w:t>
            </w:r>
          </w:p>
        </w:tc>
      </w:tr>
      <w:tr w14:paraId="7592831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6B4DCDF">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538A23F6">
            <w:pPr>
              <w:pStyle w:val="30"/>
            </w:pPr>
            <w:r>
              <w:rPr>
                <w:rFonts w:hint="eastAsia"/>
              </w:rPr>
              <w:t>无</w:t>
            </w:r>
          </w:p>
        </w:tc>
      </w:tr>
      <w:tr w14:paraId="7200131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0BCB4D9">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32729D0F">
            <w:pPr>
              <w:pStyle w:val="30"/>
            </w:pPr>
            <w:r>
              <w:rPr>
                <w:rFonts w:hint="eastAsia"/>
              </w:rPr>
              <w:t>城市保障类综合</w:t>
            </w:r>
            <w:r>
              <w:t>R</w:t>
            </w:r>
            <w:r>
              <w:rPr>
                <w:rFonts w:hint="eastAsia"/>
              </w:rPr>
              <w:t>值模型需要读取的财务指标</w:t>
            </w:r>
          </w:p>
        </w:tc>
      </w:tr>
      <w:tr w14:paraId="4874FDC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7E8BCD0">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06A02340">
            <w:pPr>
              <w:pStyle w:val="30"/>
            </w:pPr>
            <w:r>
              <w:rPr>
                <w:rFonts w:hint="eastAsia"/>
              </w:rPr>
              <w:t>该类别一级集团、重点子企业的综合</w:t>
            </w:r>
            <w:r>
              <w:t>R</w:t>
            </w:r>
            <w:r>
              <w:rPr>
                <w:rFonts w:hint="eastAsia"/>
              </w:rPr>
              <w:t>值及评级</w:t>
            </w:r>
          </w:p>
        </w:tc>
      </w:tr>
      <w:tr w14:paraId="1F50F97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B37B519">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332B4DB5">
            <w:pPr>
              <w:pStyle w:val="30"/>
            </w:pPr>
            <w:r>
              <w:rPr>
                <w:rFonts w:hint="eastAsia"/>
              </w:rPr>
              <w:t>成功推送综合</w:t>
            </w:r>
            <w:r>
              <w:t>R</w:t>
            </w:r>
            <w:r>
              <w:rPr>
                <w:rFonts w:hint="eastAsia"/>
              </w:rPr>
              <w:t>值结果</w:t>
            </w:r>
          </w:p>
        </w:tc>
      </w:tr>
      <w:tr w14:paraId="72FD8B3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07FF6FF">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48334C29">
            <w:pPr>
              <w:pStyle w:val="30"/>
            </w:pPr>
            <w:r>
              <w:rPr>
                <w:rFonts w:hint="eastAsia"/>
              </w:rPr>
              <w:t>数据推送失败</w:t>
            </w:r>
          </w:p>
        </w:tc>
      </w:tr>
      <w:tr w14:paraId="4C58909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3D2F635">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4F3C0354">
            <w:pPr>
              <w:pStyle w:val="30"/>
            </w:pPr>
            <w:r>
              <w:rPr>
                <w:rFonts w:hint="eastAsia"/>
              </w:rPr>
              <w:t>无</w:t>
            </w:r>
          </w:p>
        </w:tc>
      </w:tr>
    </w:tbl>
    <w:p w14:paraId="7CAF0FD2">
      <w:pPr>
        <w:pStyle w:val="6"/>
        <w:numPr>
          <w:ilvl w:val="4"/>
          <w:numId w:val="0"/>
        </w:numPr>
      </w:pPr>
      <w:r>
        <w:rPr>
          <w:rFonts w:hint="eastAsia" w:eastAsia="宋体" w:cs="宋体"/>
        </w:rPr>
        <w:t xml:space="preserve">6.1.6.4.3  </w:t>
      </w:r>
      <w:r>
        <w:rPr>
          <w:rFonts w:hint="eastAsia"/>
        </w:rPr>
        <w:t>投资运营类企业R值模型</w:t>
      </w:r>
    </w:p>
    <w:p w14:paraId="62FEE2DF">
      <w:pPr>
        <w:ind w:firstLine="480"/>
      </w:pPr>
      <w:r>
        <w:rPr>
          <w:rFonts w:hint="eastAsia"/>
        </w:rPr>
        <w:t>基于净利润、净资产因子，开发集团与重点子企业风险权重计算规则，并自动计算综合R值。</w:t>
      </w:r>
    </w:p>
    <w:p w14:paraId="67528151">
      <w:pPr>
        <w:ind w:firstLine="480"/>
      </w:pPr>
      <w:r>
        <w:rPr>
          <w:rFonts w:hint="eastAsia"/>
        </w:rPr>
        <w:t>该模型将读取组成投资运营类企业综合R值各项指标的数值、亮灯、得分、以及各指标所赋予的权重等信息，自动计算输出综合R值及其评级结果。其中，生存风险将由资产负债率、现金到期债务比、投资现金比率、有息负债率、利息保障倍数等5个指标加权构成，并分别赋予50%、15%、10%、10%、15%的权重；发展风险将进一步划分为盈利能力风险、发展能力风险两个类别，并将利润总额增长率、投资规模三年增长率等3个指标按照15%、35%、50%的比重进行加权。</w:t>
      </w:r>
      <w:r>
        <w:tab/>
      </w:r>
    </w:p>
    <w:p w14:paraId="6337E760">
      <w:pPr>
        <w:pStyle w:val="25"/>
      </w:pPr>
      <w:r>
        <w:drawing>
          <wp:inline distT="0" distB="0" distL="0" distR="0">
            <wp:extent cx="5274310" cy="2192020"/>
            <wp:effectExtent l="9525" t="9525" r="12065" b="17780"/>
            <wp:docPr id="193942365" name="图片 193942365"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65" name="图片 193942365" descr="表格&#10;&#10;描述已自动生成"/>
                    <pic:cNvPicPr>
                      <a:picLocks noChangeAspect="1"/>
                    </pic:cNvPicPr>
                  </pic:nvPicPr>
                  <pic:blipFill>
                    <a:blip r:embed="rId128"/>
                    <a:stretch>
                      <a:fillRect/>
                    </a:stretch>
                  </pic:blipFill>
                  <pic:spPr>
                    <a:xfrm>
                      <a:off x="0" y="0"/>
                      <a:ext cx="5274310" cy="2192020"/>
                    </a:xfrm>
                    <a:prstGeom prst="rect">
                      <a:avLst/>
                    </a:prstGeom>
                    <a:ln>
                      <a:solidFill>
                        <a:schemeClr val="bg1">
                          <a:lumMod val="50000"/>
                        </a:schemeClr>
                      </a:solidFill>
                    </a:ln>
                  </pic:spPr>
                </pic:pic>
              </a:graphicData>
            </a:graphic>
          </wp:inline>
        </w:drawing>
      </w:r>
    </w:p>
    <w:p w14:paraId="72B43DBD">
      <w:pPr>
        <w:pStyle w:val="21"/>
        <w:numPr>
          <w:ilvl w:val="7"/>
          <w:numId w:val="0"/>
        </w:numPr>
        <w:rPr>
          <w:rFonts w:hint="default"/>
        </w:rPr>
      </w:pPr>
      <w:r>
        <w:rPr>
          <w:rFonts w:ascii="宋体" w:hAnsi="宋体" w:cs="宋体"/>
        </w:rPr>
        <w:t xml:space="preserve">图6.56  </w:t>
      </w:r>
      <w:r>
        <w:t>投资运营类企业R值模型示意图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6C3215C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7B18322">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4000726A">
            <w:pPr>
              <w:pStyle w:val="30"/>
            </w:pPr>
            <w:r>
              <w:t>FXYJ_3_3</w:t>
            </w:r>
          </w:p>
        </w:tc>
      </w:tr>
      <w:tr w14:paraId="0F9A266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87AB295">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7621F3FD">
            <w:pPr>
              <w:pStyle w:val="30"/>
            </w:pPr>
            <w:r>
              <w:rPr>
                <w:rFonts w:hint="eastAsia"/>
              </w:rPr>
              <w:t>系统管理员</w:t>
            </w:r>
          </w:p>
        </w:tc>
      </w:tr>
      <w:tr w14:paraId="19D50C2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7BFE9B4">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08755F48">
            <w:pPr>
              <w:pStyle w:val="30"/>
            </w:pPr>
            <w:r>
              <w:rPr>
                <w:rFonts w:hint="eastAsia"/>
              </w:rPr>
              <w:t>登入全面风险预警管理子系统，进行综合</w:t>
            </w:r>
            <w:r>
              <w:t>R</w:t>
            </w:r>
            <w:r>
              <w:rPr>
                <w:rFonts w:hint="eastAsia"/>
              </w:rPr>
              <w:t>值计算</w:t>
            </w:r>
          </w:p>
        </w:tc>
      </w:tr>
      <w:tr w14:paraId="59430DF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D40C49C">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58C3593B">
            <w:pPr>
              <w:pStyle w:val="30"/>
            </w:pPr>
            <w:r>
              <w:rPr>
                <w:rFonts w:hint="eastAsia"/>
              </w:rPr>
              <w:t>无</w:t>
            </w:r>
          </w:p>
        </w:tc>
      </w:tr>
      <w:tr w14:paraId="38C94FD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C7C8FC7">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51A4C293">
            <w:pPr>
              <w:pStyle w:val="30"/>
            </w:pPr>
            <w:r>
              <w:rPr>
                <w:rFonts w:hint="eastAsia"/>
              </w:rPr>
              <w:t>投资运营类综合</w:t>
            </w:r>
            <w:r>
              <w:t>R</w:t>
            </w:r>
            <w:r>
              <w:rPr>
                <w:rFonts w:hint="eastAsia"/>
              </w:rPr>
              <w:t>值模型需要读取的财务指标</w:t>
            </w:r>
          </w:p>
        </w:tc>
      </w:tr>
      <w:tr w14:paraId="682ED4F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E093EDB">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63BD172C">
            <w:pPr>
              <w:pStyle w:val="30"/>
            </w:pPr>
            <w:r>
              <w:rPr>
                <w:rFonts w:hint="eastAsia"/>
              </w:rPr>
              <w:t>该类别一级集团、重点子企业的综合</w:t>
            </w:r>
            <w:r>
              <w:t>R</w:t>
            </w:r>
            <w:r>
              <w:rPr>
                <w:rFonts w:hint="eastAsia"/>
              </w:rPr>
              <w:t>值及评级</w:t>
            </w:r>
          </w:p>
        </w:tc>
      </w:tr>
      <w:tr w14:paraId="0C8339D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7ADDE3A">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14333BA1">
            <w:pPr>
              <w:pStyle w:val="30"/>
            </w:pPr>
            <w:r>
              <w:rPr>
                <w:rFonts w:hint="eastAsia"/>
              </w:rPr>
              <w:t>成功推送综合</w:t>
            </w:r>
            <w:r>
              <w:t>R</w:t>
            </w:r>
            <w:r>
              <w:rPr>
                <w:rFonts w:hint="eastAsia"/>
              </w:rPr>
              <w:t>值结果</w:t>
            </w:r>
          </w:p>
        </w:tc>
      </w:tr>
      <w:tr w14:paraId="544549B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14E1F2F">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4D0F0525">
            <w:pPr>
              <w:pStyle w:val="30"/>
            </w:pPr>
            <w:r>
              <w:rPr>
                <w:rFonts w:hint="eastAsia"/>
              </w:rPr>
              <w:t>数据推送失败</w:t>
            </w:r>
          </w:p>
        </w:tc>
      </w:tr>
      <w:tr w14:paraId="017CAF8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128B856">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12347517">
            <w:pPr>
              <w:pStyle w:val="30"/>
            </w:pPr>
            <w:r>
              <w:rPr>
                <w:rFonts w:hint="eastAsia"/>
              </w:rPr>
              <w:t>无</w:t>
            </w:r>
          </w:p>
        </w:tc>
      </w:tr>
    </w:tbl>
    <w:p w14:paraId="2766878D">
      <w:pPr>
        <w:pStyle w:val="6"/>
        <w:numPr>
          <w:ilvl w:val="4"/>
          <w:numId w:val="0"/>
        </w:numPr>
      </w:pPr>
      <w:r>
        <w:rPr>
          <w:rFonts w:hint="eastAsia" w:eastAsia="宋体" w:cs="宋体"/>
        </w:rPr>
        <w:t xml:space="preserve">6.1.6.4.4  </w:t>
      </w:r>
      <w:r>
        <w:rPr>
          <w:rFonts w:hint="eastAsia"/>
        </w:rPr>
        <w:t>银行类企业R值模型</w:t>
      </w:r>
    </w:p>
    <w:p w14:paraId="236B0295">
      <w:pPr>
        <w:ind w:firstLine="480"/>
      </w:pPr>
      <w:r>
        <w:rPr>
          <w:rFonts w:hint="eastAsia"/>
        </w:rPr>
        <w:t>利用银行类企业R值模型对银行类企业整体风险情况进行评价。</w:t>
      </w:r>
    </w:p>
    <w:p w14:paraId="5B4EC700">
      <w:pPr>
        <w:ind w:firstLine="480"/>
      </w:pPr>
      <w:r>
        <w:rPr>
          <w:rFonts w:hint="eastAsia"/>
        </w:rPr>
        <w:t>该模型将读取组成银行类企业综合R值各项指标的数值、亮灯、得分、以及各指标所赋予的权重等信息，综合考量风险预警得分与外部评级得分，自动计算输出综合R值及其评级结果。其中，风险预警得分划分为资本充足风险、流动性风险、资产质量风险、盈利能力风险、发展能力风险五个类别，并赋予资本充足率、核心一级资本充足率、杠杆率、流动性覆盖率、净稳定资金比例、二三阶段债权资产占比、债权资产信用减值准备/二三阶段债权资产、不良贷款率、不良贷款/逾期贷款、拨备覆盖率、成本收入比、资本利润率、净息差、营业收入同比变动幅度等14个指标相应的权重，输出综合评级结果。</w:t>
      </w:r>
    </w:p>
    <w:p w14:paraId="78351FAA">
      <w:pPr>
        <w:pStyle w:val="25"/>
      </w:pPr>
      <w:r>
        <w:drawing>
          <wp:inline distT="0" distB="0" distL="0" distR="0">
            <wp:extent cx="5274310" cy="2012950"/>
            <wp:effectExtent l="9525" t="9525" r="12065" b="15875"/>
            <wp:docPr id="193942366" name="图片 193942366"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66" name="图片 193942366" descr="表格&#10;&#10;描述已自动生成"/>
                    <pic:cNvPicPr>
                      <a:picLocks noChangeAspect="1"/>
                    </pic:cNvPicPr>
                  </pic:nvPicPr>
                  <pic:blipFill>
                    <a:blip r:embed="rId129"/>
                    <a:stretch>
                      <a:fillRect/>
                    </a:stretch>
                  </pic:blipFill>
                  <pic:spPr>
                    <a:xfrm>
                      <a:off x="0" y="0"/>
                      <a:ext cx="5274310" cy="2012950"/>
                    </a:xfrm>
                    <a:prstGeom prst="rect">
                      <a:avLst/>
                    </a:prstGeom>
                    <a:ln>
                      <a:solidFill>
                        <a:schemeClr val="bg1">
                          <a:lumMod val="50000"/>
                        </a:schemeClr>
                      </a:solidFill>
                    </a:ln>
                  </pic:spPr>
                </pic:pic>
              </a:graphicData>
            </a:graphic>
          </wp:inline>
        </w:drawing>
      </w:r>
    </w:p>
    <w:p w14:paraId="290CC6B4">
      <w:pPr>
        <w:pStyle w:val="21"/>
        <w:numPr>
          <w:ilvl w:val="7"/>
          <w:numId w:val="0"/>
        </w:numPr>
        <w:rPr>
          <w:rFonts w:hint="default"/>
        </w:rPr>
      </w:pPr>
      <w:r>
        <w:rPr>
          <w:rFonts w:ascii="宋体" w:hAnsi="宋体" w:cs="宋体"/>
        </w:rPr>
        <w:t xml:space="preserve">图6.57  </w:t>
      </w:r>
      <w:r>
        <w:t>银行类企业R值模型示意图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78D640A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A2FAA4D">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41A52DAE">
            <w:pPr>
              <w:pStyle w:val="30"/>
            </w:pPr>
            <w:r>
              <w:t>FXYJ_3_4</w:t>
            </w:r>
          </w:p>
        </w:tc>
      </w:tr>
      <w:tr w14:paraId="045CF30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E7B3BB5">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68AE5E1A">
            <w:pPr>
              <w:pStyle w:val="30"/>
            </w:pPr>
            <w:r>
              <w:rPr>
                <w:rFonts w:hint="eastAsia"/>
              </w:rPr>
              <w:t>系统管理员</w:t>
            </w:r>
          </w:p>
        </w:tc>
      </w:tr>
      <w:tr w14:paraId="41D7132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CE2FB85">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2AD82A2F">
            <w:pPr>
              <w:pStyle w:val="30"/>
            </w:pPr>
            <w:r>
              <w:rPr>
                <w:rFonts w:hint="eastAsia"/>
              </w:rPr>
              <w:t>登入全面风险预警管理子系统，进行综合</w:t>
            </w:r>
            <w:r>
              <w:t>R</w:t>
            </w:r>
            <w:r>
              <w:rPr>
                <w:rFonts w:hint="eastAsia"/>
              </w:rPr>
              <w:t>值计算</w:t>
            </w:r>
          </w:p>
        </w:tc>
      </w:tr>
      <w:tr w14:paraId="59F318B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305D2D2">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4175A977">
            <w:pPr>
              <w:pStyle w:val="30"/>
            </w:pPr>
            <w:r>
              <w:rPr>
                <w:rFonts w:hint="eastAsia"/>
              </w:rPr>
              <w:t>无</w:t>
            </w:r>
          </w:p>
        </w:tc>
      </w:tr>
      <w:tr w14:paraId="2EEC1C8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E080031">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73FC3E3A">
            <w:pPr>
              <w:pStyle w:val="30"/>
            </w:pPr>
            <w:r>
              <w:rPr>
                <w:rFonts w:hint="eastAsia"/>
              </w:rPr>
              <w:t>银行类综合</w:t>
            </w:r>
            <w:r>
              <w:t>R</w:t>
            </w:r>
            <w:r>
              <w:rPr>
                <w:rFonts w:hint="eastAsia"/>
              </w:rPr>
              <w:t>值模型需要读取的财务指标</w:t>
            </w:r>
          </w:p>
        </w:tc>
      </w:tr>
      <w:tr w14:paraId="65CBFB5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30F186C">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6528B59C">
            <w:pPr>
              <w:pStyle w:val="30"/>
            </w:pPr>
            <w:r>
              <w:rPr>
                <w:rFonts w:hint="eastAsia"/>
              </w:rPr>
              <w:t>该类别一级集团、重点子企业的综合</w:t>
            </w:r>
            <w:r>
              <w:t>R</w:t>
            </w:r>
            <w:r>
              <w:rPr>
                <w:rFonts w:hint="eastAsia"/>
              </w:rPr>
              <w:t>值及评级</w:t>
            </w:r>
          </w:p>
        </w:tc>
      </w:tr>
      <w:tr w14:paraId="1A07DCC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D76E285">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34DCE9F3">
            <w:pPr>
              <w:pStyle w:val="30"/>
            </w:pPr>
            <w:r>
              <w:rPr>
                <w:rFonts w:hint="eastAsia"/>
              </w:rPr>
              <w:t>成功推送综合</w:t>
            </w:r>
            <w:r>
              <w:t>R</w:t>
            </w:r>
            <w:r>
              <w:rPr>
                <w:rFonts w:hint="eastAsia"/>
              </w:rPr>
              <w:t>值结果</w:t>
            </w:r>
          </w:p>
        </w:tc>
      </w:tr>
      <w:tr w14:paraId="71FE87B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AACAAE9">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0D257B79">
            <w:pPr>
              <w:pStyle w:val="30"/>
            </w:pPr>
            <w:r>
              <w:rPr>
                <w:rFonts w:hint="eastAsia"/>
              </w:rPr>
              <w:t>数据推送失败</w:t>
            </w:r>
          </w:p>
        </w:tc>
      </w:tr>
      <w:tr w14:paraId="543D126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CA9E24E">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2C5BAE5E">
            <w:pPr>
              <w:pStyle w:val="30"/>
            </w:pPr>
            <w:r>
              <w:rPr>
                <w:rFonts w:hint="eastAsia"/>
              </w:rPr>
              <w:t>无</w:t>
            </w:r>
          </w:p>
        </w:tc>
      </w:tr>
    </w:tbl>
    <w:p w14:paraId="45F8EE56">
      <w:pPr>
        <w:pStyle w:val="6"/>
        <w:numPr>
          <w:ilvl w:val="4"/>
          <w:numId w:val="0"/>
        </w:numPr>
      </w:pPr>
      <w:r>
        <w:rPr>
          <w:rFonts w:hint="eastAsia" w:eastAsia="宋体" w:cs="宋体"/>
        </w:rPr>
        <w:t xml:space="preserve">6.1.6.4.5  </w:t>
      </w:r>
      <w:r>
        <w:rPr>
          <w:rFonts w:hint="eastAsia"/>
        </w:rPr>
        <w:t>证券类企业R值模型</w:t>
      </w:r>
    </w:p>
    <w:p w14:paraId="79DC340D">
      <w:pPr>
        <w:ind w:firstLine="480"/>
      </w:pPr>
      <w:r>
        <w:rPr>
          <w:rFonts w:hint="eastAsia"/>
        </w:rPr>
        <w:t>利用证券类企业R值模型对证券类企业整体风险情况进行评价。</w:t>
      </w:r>
    </w:p>
    <w:p w14:paraId="0FC5DC9F">
      <w:pPr>
        <w:ind w:firstLine="480"/>
      </w:pPr>
      <w:r>
        <w:rPr>
          <w:rFonts w:hint="eastAsia"/>
        </w:rPr>
        <w:t>该模型将读取组成证券类企业综合R值各项指标的数值、亮灯、得分、以及各指标所赋予的权重等信息，综合考量风险预警得分与外部评级得分，自动计算输出综合R值及其评级结果。其中，风险预警得分划分为资本充足风险、流动性风险、盈利能力风险、发展能力风险、投资能力风险五个类别，并赋予风险覆盖率、资本杠杆率、流动性覆盖率、净稳定资金率、收入与支出比例、加权平均净资产收益率、营业收入增长率、非经纪业务收入增长率、自营投资收益率等9个指标相应的权重，输出综合评级结果。</w:t>
      </w:r>
    </w:p>
    <w:p w14:paraId="34AD8A04">
      <w:pPr>
        <w:pStyle w:val="25"/>
      </w:pPr>
      <w:r>
        <w:drawing>
          <wp:inline distT="0" distB="0" distL="0" distR="0">
            <wp:extent cx="5274310" cy="2086610"/>
            <wp:effectExtent l="9525" t="9525" r="12065" b="18415"/>
            <wp:docPr id="193942367" name="图片 193942367"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67" name="图片 193942367" descr="表格&#10;&#10;描述已自动生成"/>
                    <pic:cNvPicPr>
                      <a:picLocks noChangeAspect="1"/>
                    </pic:cNvPicPr>
                  </pic:nvPicPr>
                  <pic:blipFill>
                    <a:blip r:embed="rId130"/>
                    <a:stretch>
                      <a:fillRect/>
                    </a:stretch>
                  </pic:blipFill>
                  <pic:spPr>
                    <a:xfrm>
                      <a:off x="0" y="0"/>
                      <a:ext cx="5274310" cy="2086610"/>
                    </a:xfrm>
                    <a:prstGeom prst="rect">
                      <a:avLst/>
                    </a:prstGeom>
                    <a:ln>
                      <a:solidFill>
                        <a:schemeClr val="bg1">
                          <a:lumMod val="50000"/>
                        </a:schemeClr>
                      </a:solidFill>
                    </a:ln>
                  </pic:spPr>
                </pic:pic>
              </a:graphicData>
            </a:graphic>
          </wp:inline>
        </w:drawing>
      </w:r>
    </w:p>
    <w:p w14:paraId="00949585">
      <w:pPr>
        <w:pStyle w:val="21"/>
        <w:numPr>
          <w:ilvl w:val="7"/>
          <w:numId w:val="0"/>
        </w:numPr>
        <w:rPr>
          <w:rFonts w:hint="default"/>
        </w:rPr>
      </w:pPr>
      <w:r>
        <w:rPr>
          <w:rFonts w:ascii="宋体" w:hAnsi="宋体" w:cs="宋体"/>
        </w:rPr>
        <w:t xml:space="preserve">图6.58  </w:t>
      </w:r>
      <w:r>
        <w:t>证券类企业R值模型示意图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086CBA2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F38CF87">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217E6170">
            <w:pPr>
              <w:pStyle w:val="30"/>
            </w:pPr>
            <w:r>
              <w:t>FXYJ_3_5</w:t>
            </w:r>
          </w:p>
        </w:tc>
      </w:tr>
      <w:tr w14:paraId="3173BC0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E2DB03F">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49CF516E">
            <w:pPr>
              <w:pStyle w:val="30"/>
            </w:pPr>
            <w:r>
              <w:rPr>
                <w:rFonts w:hint="eastAsia"/>
              </w:rPr>
              <w:t>系统管理员</w:t>
            </w:r>
          </w:p>
        </w:tc>
      </w:tr>
      <w:tr w14:paraId="3FC2FF5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0024FC9">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33BB9EAC">
            <w:pPr>
              <w:pStyle w:val="30"/>
            </w:pPr>
            <w:r>
              <w:rPr>
                <w:rFonts w:hint="eastAsia"/>
              </w:rPr>
              <w:t>登入全面风险预警管理子系统，进行综合</w:t>
            </w:r>
            <w:r>
              <w:t>R</w:t>
            </w:r>
            <w:r>
              <w:rPr>
                <w:rFonts w:hint="eastAsia"/>
              </w:rPr>
              <w:t>值计算</w:t>
            </w:r>
          </w:p>
        </w:tc>
      </w:tr>
      <w:tr w14:paraId="599D105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6CB1BDA">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28F85336">
            <w:pPr>
              <w:pStyle w:val="30"/>
            </w:pPr>
            <w:r>
              <w:rPr>
                <w:rFonts w:hint="eastAsia"/>
              </w:rPr>
              <w:t>无</w:t>
            </w:r>
          </w:p>
        </w:tc>
      </w:tr>
      <w:tr w14:paraId="1197481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989A024">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2FD1758C">
            <w:pPr>
              <w:pStyle w:val="30"/>
            </w:pPr>
            <w:r>
              <w:rPr>
                <w:rFonts w:hint="eastAsia"/>
              </w:rPr>
              <w:t>证券类综合</w:t>
            </w:r>
            <w:r>
              <w:t>R</w:t>
            </w:r>
            <w:r>
              <w:rPr>
                <w:rFonts w:hint="eastAsia"/>
              </w:rPr>
              <w:t>值模型需要读取的财务指标</w:t>
            </w:r>
          </w:p>
        </w:tc>
      </w:tr>
      <w:tr w14:paraId="175DBB4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3B45D3C">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6969B550">
            <w:pPr>
              <w:pStyle w:val="30"/>
            </w:pPr>
            <w:r>
              <w:rPr>
                <w:rFonts w:hint="eastAsia"/>
              </w:rPr>
              <w:t>该类别一级集团、重点子企业的综合</w:t>
            </w:r>
            <w:r>
              <w:t>R</w:t>
            </w:r>
            <w:r>
              <w:rPr>
                <w:rFonts w:hint="eastAsia"/>
              </w:rPr>
              <w:t>值及评级</w:t>
            </w:r>
          </w:p>
        </w:tc>
      </w:tr>
      <w:tr w14:paraId="05C68AD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1E60D8D">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71A298A3">
            <w:pPr>
              <w:pStyle w:val="30"/>
            </w:pPr>
            <w:r>
              <w:rPr>
                <w:rFonts w:hint="eastAsia"/>
              </w:rPr>
              <w:t>成功推送综合</w:t>
            </w:r>
            <w:r>
              <w:t>R</w:t>
            </w:r>
            <w:r>
              <w:rPr>
                <w:rFonts w:hint="eastAsia"/>
              </w:rPr>
              <w:t>值结果</w:t>
            </w:r>
          </w:p>
        </w:tc>
      </w:tr>
      <w:tr w14:paraId="195F3D0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CC87088">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2091EDDF">
            <w:pPr>
              <w:pStyle w:val="30"/>
            </w:pPr>
            <w:r>
              <w:rPr>
                <w:rFonts w:hint="eastAsia"/>
              </w:rPr>
              <w:t>数据推送失败</w:t>
            </w:r>
          </w:p>
        </w:tc>
      </w:tr>
      <w:tr w14:paraId="4479281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5B53E82">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452C02ED">
            <w:pPr>
              <w:pStyle w:val="30"/>
            </w:pPr>
            <w:r>
              <w:rPr>
                <w:rFonts w:hint="eastAsia"/>
              </w:rPr>
              <w:t>无</w:t>
            </w:r>
          </w:p>
        </w:tc>
      </w:tr>
    </w:tbl>
    <w:p w14:paraId="770507EC">
      <w:pPr>
        <w:pStyle w:val="6"/>
        <w:numPr>
          <w:ilvl w:val="4"/>
          <w:numId w:val="0"/>
        </w:numPr>
      </w:pPr>
      <w:r>
        <w:rPr>
          <w:rFonts w:hint="eastAsia" w:eastAsia="宋体" w:cs="宋体"/>
        </w:rPr>
        <w:t xml:space="preserve">6.1.6.4.6  </w:t>
      </w:r>
      <w:r>
        <w:rPr>
          <w:rFonts w:hint="eastAsia"/>
        </w:rPr>
        <w:t>保险类企业R值模型</w:t>
      </w:r>
    </w:p>
    <w:p w14:paraId="170DE0B3">
      <w:pPr>
        <w:ind w:firstLine="480"/>
      </w:pPr>
      <w:r>
        <w:rPr>
          <w:rFonts w:hint="eastAsia"/>
        </w:rPr>
        <w:t>利用保险类企业R值模型对保险类企业整体风险情况进行评价。</w:t>
      </w:r>
    </w:p>
    <w:p w14:paraId="0A71DF2A">
      <w:pPr>
        <w:ind w:firstLine="480"/>
      </w:pPr>
      <w:r>
        <w:rPr>
          <w:rFonts w:hint="eastAsia"/>
        </w:rPr>
        <w:t>该模型将读取组成保险类企业综合R值各项指标的数值、亮灯、得分、以及各指标所赋予的权重等信息，综合考量风险预警得分与外部评级得分，自动计算输出综合R值及其评级结果。其中，风险预警得分划分为资本充足风险、流动性风险、资产质量风险、盈利能力风险、发展能力风险、投资能力风险六个类别，并赋予综合偿付能力充足率、流动性覆盖率:产险:LCR2-未来十二个月、流动性覆盖率:寿险:LCR2-未来十二个月、信用减值损失/总资产、承保综合成本率、承保综合赔付率、加权平均净资产收益率、三年周期净资产收益率、寿险内含价值增长率、营运利润变动率、退保率、新单保费占比、原保费收入同比增长率-寿险、原保费收入同比增长率-产险、总投资收益率、三年周期总投资收益率等16个指标相应的权重，输出综合评级结果。</w:t>
      </w:r>
    </w:p>
    <w:p w14:paraId="4D8B0135">
      <w:pPr>
        <w:pStyle w:val="25"/>
      </w:pPr>
      <w:r>
        <w:drawing>
          <wp:inline distT="0" distB="0" distL="0" distR="0">
            <wp:extent cx="5274310" cy="1979930"/>
            <wp:effectExtent l="9525" t="9525" r="12065" b="10795"/>
            <wp:docPr id="720384381" name="图片 72038438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84381" name="图片 720384381" descr="表格&#10;&#10;描述已自动生成"/>
                    <pic:cNvPicPr>
                      <a:picLocks noChangeAspect="1"/>
                    </pic:cNvPicPr>
                  </pic:nvPicPr>
                  <pic:blipFill>
                    <a:blip r:embed="rId131"/>
                    <a:stretch>
                      <a:fillRect/>
                    </a:stretch>
                  </pic:blipFill>
                  <pic:spPr>
                    <a:xfrm>
                      <a:off x="0" y="0"/>
                      <a:ext cx="5274310" cy="1979930"/>
                    </a:xfrm>
                    <a:prstGeom prst="rect">
                      <a:avLst/>
                    </a:prstGeom>
                    <a:ln>
                      <a:solidFill>
                        <a:schemeClr val="bg1">
                          <a:lumMod val="50000"/>
                        </a:schemeClr>
                      </a:solidFill>
                    </a:ln>
                  </pic:spPr>
                </pic:pic>
              </a:graphicData>
            </a:graphic>
          </wp:inline>
        </w:drawing>
      </w:r>
    </w:p>
    <w:p w14:paraId="68BA3BDF">
      <w:pPr>
        <w:pStyle w:val="21"/>
        <w:numPr>
          <w:ilvl w:val="7"/>
          <w:numId w:val="0"/>
        </w:numPr>
        <w:rPr>
          <w:rFonts w:hint="default"/>
        </w:rPr>
      </w:pPr>
      <w:r>
        <w:rPr>
          <w:rFonts w:ascii="宋体" w:hAnsi="宋体" w:cs="宋体"/>
        </w:rPr>
        <w:t xml:space="preserve">图6.59  </w:t>
      </w:r>
      <w:r>
        <w:t>保险类企业R值模型示意图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639D799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B97D040">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1A1CF2DB">
            <w:pPr>
              <w:pStyle w:val="30"/>
            </w:pPr>
            <w:r>
              <w:t>FXYJ_3_6</w:t>
            </w:r>
          </w:p>
        </w:tc>
      </w:tr>
      <w:tr w14:paraId="08729B5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B4ECBB5">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08E9B287">
            <w:pPr>
              <w:pStyle w:val="30"/>
            </w:pPr>
            <w:r>
              <w:rPr>
                <w:rFonts w:hint="eastAsia"/>
              </w:rPr>
              <w:t>系统管理员</w:t>
            </w:r>
          </w:p>
        </w:tc>
      </w:tr>
      <w:tr w14:paraId="768505E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FBF3313">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55173625">
            <w:pPr>
              <w:pStyle w:val="30"/>
            </w:pPr>
            <w:r>
              <w:rPr>
                <w:rFonts w:hint="eastAsia"/>
              </w:rPr>
              <w:t>登入全面风险预警管理子系统，进行综合</w:t>
            </w:r>
            <w:r>
              <w:t>R</w:t>
            </w:r>
            <w:r>
              <w:rPr>
                <w:rFonts w:hint="eastAsia"/>
              </w:rPr>
              <w:t>值计算</w:t>
            </w:r>
          </w:p>
        </w:tc>
      </w:tr>
      <w:tr w14:paraId="192062F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8404E4D">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0608C2A8">
            <w:pPr>
              <w:pStyle w:val="30"/>
            </w:pPr>
            <w:r>
              <w:rPr>
                <w:rFonts w:hint="eastAsia"/>
              </w:rPr>
              <w:t>无</w:t>
            </w:r>
          </w:p>
        </w:tc>
      </w:tr>
      <w:tr w14:paraId="4059F70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A81D04A">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31205497">
            <w:pPr>
              <w:pStyle w:val="30"/>
            </w:pPr>
            <w:r>
              <w:rPr>
                <w:rFonts w:hint="eastAsia"/>
              </w:rPr>
              <w:t>保险类综合</w:t>
            </w:r>
            <w:r>
              <w:t>R</w:t>
            </w:r>
            <w:r>
              <w:rPr>
                <w:rFonts w:hint="eastAsia"/>
              </w:rPr>
              <w:t>值模型需要读取的财务指标</w:t>
            </w:r>
          </w:p>
        </w:tc>
      </w:tr>
      <w:tr w14:paraId="5B38506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6679187">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5E46BFC8">
            <w:pPr>
              <w:pStyle w:val="30"/>
            </w:pPr>
            <w:r>
              <w:rPr>
                <w:rFonts w:hint="eastAsia"/>
              </w:rPr>
              <w:t>该类别一级集团、重点子企业的综合</w:t>
            </w:r>
            <w:r>
              <w:t>R</w:t>
            </w:r>
            <w:r>
              <w:rPr>
                <w:rFonts w:hint="eastAsia"/>
              </w:rPr>
              <w:t>值及评级</w:t>
            </w:r>
          </w:p>
        </w:tc>
      </w:tr>
      <w:tr w14:paraId="33C2F7E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A710C62">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7DF4CF55">
            <w:pPr>
              <w:pStyle w:val="30"/>
            </w:pPr>
            <w:r>
              <w:rPr>
                <w:rFonts w:hint="eastAsia"/>
              </w:rPr>
              <w:t>成功推送综合</w:t>
            </w:r>
            <w:r>
              <w:t>R</w:t>
            </w:r>
            <w:r>
              <w:rPr>
                <w:rFonts w:hint="eastAsia"/>
              </w:rPr>
              <w:t>值结果</w:t>
            </w:r>
          </w:p>
        </w:tc>
      </w:tr>
      <w:tr w14:paraId="472252F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9AC19ED">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3A6B72DD">
            <w:pPr>
              <w:pStyle w:val="30"/>
            </w:pPr>
            <w:r>
              <w:rPr>
                <w:rFonts w:hint="eastAsia"/>
              </w:rPr>
              <w:t>数据推送失败</w:t>
            </w:r>
          </w:p>
        </w:tc>
      </w:tr>
      <w:tr w14:paraId="5CAADD4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AD6916D">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6495AA15">
            <w:pPr>
              <w:pStyle w:val="30"/>
            </w:pPr>
            <w:r>
              <w:rPr>
                <w:rFonts w:hint="eastAsia"/>
              </w:rPr>
              <w:t>无</w:t>
            </w:r>
          </w:p>
        </w:tc>
      </w:tr>
    </w:tbl>
    <w:p w14:paraId="21F75A4A">
      <w:pPr>
        <w:pStyle w:val="6"/>
        <w:numPr>
          <w:ilvl w:val="4"/>
          <w:numId w:val="0"/>
        </w:numPr>
      </w:pPr>
      <w:r>
        <w:rPr>
          <w:rFonts w:hint="eastAsia" w:eastAsia="宋体" w:cs="宋体"/>
        </w:rPr>
        <w:t xml:space="preserve">6.1.6.4.7  </w:t>
      </w:r>
      <w:r>
        <w:rPr>
          <w:rFonts w:hint="eastAsia"/>
        </w:rPr>
        <w:t>财务公司类企业R值模型</w:t>
      </w:r>
    </w:p>
    <w:p w14:paraId="294F8188">
      <w:pPr>
        <w:ind w:firstLine="480"/>
      </w:pPr>
      <w:r>
        <w:rPr>
          <w:rFonts w:hint="eastAsia"/>
        </w:rPr>
        <w:t>利用财务公司类企业R值模型对财务公司类企业整体风险情况进行评价。</w:t>
      </w:r>
    </w:p>
    <w:p w14:paraId="6A28FE2B">
      <w:pPr>
        <w:ind w:firstLine="480"/>
      </w:pPr>
      <w:r>
        <w:rPr>
          <w:rFonts w:hint="eastAsia"/>
        </w:rPr>
        <w:t>该模型将读取组成财务公司类企业综合R值各项指标的数值、亮灯、得分、以及各指标所赋予的权重等信息，自动计算输出综合R值及其评级结果。该模型将综合R值计算划分为资本充足风险、资产质量风险、流动性风险、投资能力风险、盈利能力风险五个类别，并赋予资本充足率、不良资产率、逾期率、流动性比率、集团外负债总额占资本净额比、贷款比例、投资总额占资本净额比、固定资产净额占资本净额比、资产利润率、加权平均净资产收益率等10个指标相应的权重，输出综合评级结果。</w:t>
      </w:r>
    </w:p>
    <w:p w14:paraId="41ABA790">
      <w:pPr>
        <w:pStyle w:val="25"/>
      </w:pPr>
      <w:r>
        <w:drawing>
          <wp:inline distT="0" distB="0" distL="0" distR="0">
            <wp:extent cx="5274310" cy="2206625"/>
            <wp:effectExtent l="9525" t="9525" r="12065" b="12700"/>
            <wp:docPr id="533723941" name="图片 533723941"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23941" name="图片 533723941" descr="表格&#10;&#10;中度可信度描述已自动生成"/>
                    <pic:cNvPicPr>
                      <a:picLocks noChangeAspect="1"/>
                    </pic:cNvPicPr>
                  </pic:nvPicPr>
                  <pic:blipFill>
                    <a:blip r:embed="rId132"/>
                    <a:stretch>
                      <a:fillRect/>
                    </a:stretch>
                  </pic:blipFill>
                  <pic:spPr>
                    <a:xfrm>
                      <a:off x="0" y="0"/>
                      <a:ext cx="5274310" cy="2206625"/>
                    </a:xfrm>
                    <a:prstGeom prst="rect">
                      <a:avLst/>
                    </a:prstGeom>
                    <a:ln>
                      <a:solidFill>
                        <a:schemeClr val="bg1">
                          <a:lumMod val="50000"/>
                        </a:schemeClr>
                      </a:solidFill>
                    </a:ln>
                  </pic:spPr>
                </pic:pic>
              </a:graphicData>
            </a:graphic>
          </wp:inline>
        </w:drawing>
      </w:r>
    </w:p>
    <w:p w14:paraId="71482763">
      <w:pPr>
        <w:pStyle w:val="21"/>
        <w:numPr>
          <w:ilvl w:val="7"/>
          <w:numId w:val="0"/>
        </w:numPr>
        <w:rPr>
          <w:rFonts w:hint="default"/>
        </w:rPr>
      </w:pPr>
      <w:r>
        <w:rPr>
          <w:rFonts w:ascii="宋体" w:hAnsi="宋体" w:cs="宋体"/>
        </w:rPr>
        <w:t xml:space="preserve">图6.60  </w:t>
      </w:r>
      <w:r>
        <w:t>财务公司类企业R值模型示意图</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6204B7F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81BE644">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615DAEB8">
            <w:pPr>
              <w:pStyle w:val="30"/>
            </w:pPr>
            <w:r>
              <w:t>FXYJ_3_7</w:t>
            </w:r>
          </w:p>
        </w:tc>
      </w:tr>
      <w:tr w14:paraId="52431A9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A124084">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5941F439">
            <w:pPr>
              <w:pStyle w:val="30"/>
            </w:pPr>
            <w:r>
              <w:rPr>
                <w:rFonts w:hint="eastAsia"/>
              </w:rPr>
              <w:t>系统管理员</w:t>
            </w:r>
          </w:p>
        </w:tc>
      </w:tr>
      <w:tr w14:paraId="0665475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360755C">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56834E72">
            <w:pPr>
              <w:pStyle w:val="30"/>
            </w:pPr>
            <w:r>
              <w:rPr>
                <w:rFonts w:hint="eastAsia"/>
              </w:rPr>
              <w:t>登入全面风险预警管理子系统，进行综合</w:t>
            </w:r>
            <w:r>
              <w:t>R</w:t>
            </w:r>
            <w:r>
              <w:rPr>
                <w:rFonts w:hint="eastAsia"/>
              </w:rPr>
              <w:t>值计算</w:t>
            </w:r>
          </w:p>
        </w:tc>
      </w:tr>
      <w:tr w14:paraId="112E23A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66F1CA9">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1FAB7EDA">
            <w:pPr>
              <w:pStyle w:val="30"/>
            </w:pPr>
            <w:r>
              <w:rPr>
                <w:rFonts w:hint="eastAsia"/>
              </w:rPr>
              <w:t>无</w:t>
            </w:r>
          </w:p>
        </w:tc>
      </w:tr>
      <w:tr w14:paraId="5451F01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2196DF8">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149C8974">
            <w:pPr>
              <w:pStyle w:val="30"/>
            </w:pPr>
            <w:r>
              <w:rPr>
                <w:rFonts w:hint="eastAsia"/>
              </w:rPr>
              <w:t>财务公司类综合</w:t>
            </w:r>
            <w:r>
              <w:t>R</w:t>
            </w:r>
            <w:r>
              <w:rPr>
                <w:rFonts w:hint="eastAsia"/>
              </w:rPr>
              <w:t>值模型需要读取的财务指标</w:t>
            </w:r>
          </w:p>
        </w:tc>
      </w:tr>
      <w:tr w14:paraId="3959DAE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675ABF4">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4B528F8C">
            <w:pPr>
              <w:pStyle w:val="30"/>
            </w:pPr>
            <w:r>
              <w:rPr>
                <w:rFonts w:hint="eastAsia"/>
              </w:rPr>
              <w:t>该类别一级集团、重点子企业的综合</w:t>
            </w:r>
            <w:r>
              <w:t>R</w:t>
            </w:r>
            <w:r>
              <w:rPr>
                <w:rFonts w:hint="eastAsia"/>
              </w:rPr>
              <w:t>值及评级</w:t>
            </w:r>
          </w:p>
        </w:tc>
      </w:tr>
      <w:tr w14:paraId="61CB2E0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72ECE97">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69B8636D">
            <w:pPr>
              <w:pStyle w:val="30"/>
            </w:pPr>
            <w:r>
              <w:rPr>
                <w:rFonts w:hint="eastAsia"/>
              </w:rPr>
              <w:t>成功推送综合</w:t>
            </w:r>
            <w:r>
              <w:t>R</w:t>
            </w:r>
            <w:r>
              <w:rPr>
                <w:rFonts w:hint="eastAsia"/>
              </w:rPr>
              <w:t>值结果</w:t>
            </w:r>
          </w:p>
        </w:tc>
      </w:tr>
      <w:tr w14:paraId="3098204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AB0BB4C">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790E31C4">
            <w:pPr>
              <w:pStyle w:val="30"/>
            </w:pPr>
            <w:r>
              <w:rPr>
                <w:rFonts w:hint="eastAsia"/>
              </w:rPr>
              <w:t>数据推送失败</w:t>
            </w:r>
          </w:p>
        </w:tc>
      </w:tr>
      <w:tr w14:paraId="7D8B02A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71AB87A">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3724101D">
            <w:pPr>
              <w:pStyle w:val="30"/>
            </w:pPr>
            <w:r>
              <w:rPr>
                <w:rFonts w:hint="eastAsia"/>
              </w:rPr>
              <w:t>无</w:t>
            </w:r>
          </w:p>
        </w:tc>
      </w:tr>
    </w:tbl>
    <w:p w14:paraId="58F26E07">
      <w:pPr>
        <w:pStyle w:val="6"/>
        <w:numPr>
          <w:ilvl w:val="4"/>
          <w:numId w:val="0"/>
        </w:numPr>
      </w:pPr>
      <w:r>
        <w:rPr>
          <w:rFonts w:hint="eastAsia" w:eastAsia="宋体" w:cs="宋体"/>
        </w:rPr>
        <w:t xml:space="preserve">6.1.6.4.8  </w:t>
      </w:r>
      <w:r>
        <w:rPr>
          <w:rFonts w:hint="eastAsia"/>
        </w:rPr>
        <w:t>融资租赁类企业R值模型</w:t>
      </w:r>
    </w:p>
    <w:p w14:paraId="6773F1F6">
      <w:pPr>
        <w:ind w:firstLine="480"/>
      </w:pPr>
      <w:r>
        <w:rPr>
          <w:rFonts w:hint="eastAsia"/>
        </w:rPr>
        <w:t>利用融资租赁类企业R值模型对融资租赁类企业整体风险情况进行评价。</w:t>
      </w:r>
    </w:p>
    <w:p w14:paraId="66164807">
      <w:pPr>
        <w:ind w:firstLine="480"/>
      </w:pPr>
      <w:r>
        <w:rPr>
          <w:rFonts w:hint="eastAsia"/>
        </w:rPr>
        <w:t>该模型将读取组成融资租赁类企业综合R值各项指标的数值、亮灯、得分、以及各指标所赋予的权重等信息，自动计算输出综合R值及其评级结果。该模型将综合R值计算划分为资本充足风险、资产质量风险、流动性风险、信用风险、盈利能力风险五个类别，并赋予风险资产总额/净资产、拨备覆盖率、不良租赁资产率、流动性比例、单一客户融资集中度、单一集团客户融资集中度、单一客户关联度、全部关联度、净资产收益率等9个指标相应的权重，输出综合评级结果。</w:t>
      </w:r>
    </w:p>
    <w:p w14:paraId="7FD61054">
      <w:pPr>
        <w:pStyle w:val="25"/>
      </w:pPr>
      <w:r>
        <w:drawing>
          <wp:inline distT="0" distB="0" distL="0" distR="0">
            <wp:extent cx="5274310" cy="2224405"/>
            <wp:effectExtent l="9525" t="9525" r="12065" b="13970"/>
            <wp:docPr id="270425859" name="图片 270425859"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59" name="图片 270425859" descr="图片包含 表格&#10;&#10;描述已自动生成"/>
                    <pic:cNvPicPr>
                      <a:picLocks noChangeAspect="1"/>
                    </pic:cNvPicPr>
                  </pic:nvPicPr>
                  <pic:blipFill>
                    <a:blip r:embed="rId133"/>
                    <a:stretch>
                      <a:fillRect/>
                    </a:stretch>
                  </pic:blipFill>
                  <pic:spPr>
                    <a:xfrm>
                      <a:off x="0" y="0"/>
                      <a:ext cx="5274310" cy="2224405"/>
                    </a:xfrm>
                    <a:prstGeom prst="rect">
                      <a:avLst/>
                    </a:prstGeom>
                    <a:ln>
                      <a:solidFill>
                        <a:schemeClr val="bg1">
                          <a:lumMod val="50000"/>
                        </a:schemeClr>
                      </a:solidFill>
                    </a:ln>
                  </pic:spPr>
                </pic:pic>
              </a:graphicData>
            </a:graphic>
          </wp:inline>
        </w:drawing>
      </w:r>
    </w:p>
    <w:p w14:paraId="523D53E9">
      <w:pPr>
        <w:pStyle w:val="21"/>
        <w:numPr>
          <w:ilvl w:val="7"/>
          <w:numId w:val="0"/>
        </w:numPr>
        <w:rPr>
          <w:rFonts w:hint="default"/>
        </w:rPr>
      </w:pPr>
      <w:r>
        <w:rPr>
          <w:rFonts w:ascii="宋体" w:hAnsi="宋体" w:cs="宋体"/>
        </w:rPr>
        <w:t xml:space="preserve">图6.61  </w:t>
      </w:r>
      <w:r>
        <w:t>融资租赁类企业R值模型示意图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77755A4C">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15C8F2FB">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591E38C9">
            <w:pPr>
              <w:pStyle w:val="30"/>
            </w:pPr>
            <w:r>
              <w:t>FXYJ_3_8</w:t>
            </w:r>
          </w:p>
        </w:tc>
      </w:tr>
      <w:tr w14:paraId="6787298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C16094C">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246F93D5">
            <w:pPr>
              <w:pStyle w:val="30"/>
            </w:pPr>
            <w:r>
              <w:rPr>
                <w:rFonts w:hint="eastAsia"/>
              </w:rPr>
              <w:t>系统管理员</w:t>
            </w:r>
          </w:p>
        </w:tc>
      </w:tr>
      <w:tr w14:paraId="11C9916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750B6AC">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7E7CB8C6">
            <w:pPr>
              <w:pStyle w:val="30"/>
            </w:pPr>
            <w:r>
              <w:rPr>
                <w:rFonts w:hint="eastAsia"/>
              </w:rPr>
              <w:t>登入全面风险预警管理子系统，进行综合</w:t>
            </w:r>
            <w:r>
              <w:t>R</w:t>
            </w:r>
            <w:r>
              <w:rPr>
                <w:rFonts w:hint="eastAsia"/>
              </w:rPr>
              <w:t>值计算</w:t>
            </w:r>
          </w:p>
        </w:tc>
      </w:tr>
      <w:tr w14:paraId="6620D44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CDBA721">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11A79C38">
            <w:pPr>
              <w:pStyle w:val="30"/>
            </w:pPr>
            <w:r>
              <w:rPr>
                <w:rFonts w:hint="eastAsia"/>
              </w:rPr>
              <w:t>无</w:t>
            </w:r>
          </w:p>
        </w:tc>
      </w:tr>
      <w:tr w14:paraId="01780B5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47D8483">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2E5156B4">
            <w:pPr>
              <w:pStyle w:val="30"/>
            </w:pPr>
            <w:r>
              <w:rPr>
                <w:rFonts w:hint="eastAsia"/>
              </w:rPr>
              <w:t>融资租赁类综合</w:t>
            </w:r>
            <w:r>
              <w:t>R</w:t>
            </w:r>
            <w:r>
              <w:rPr>
                <w:rFonts w:hint="eastAsia"/>
              </w:rPr>
              <w:t>值模型需要读取的财务指标</w:t>
            </w:r>
          </w:p>
        </w:tc>
      </w:tr>
      <w:tr w14:paraId="1E0FF54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556C052">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1C1CF5D7">
            <w:pPr>
              <w:pStyle w:val="30"/>
            </w:pPr>
            <w:r>
              <w:rPr>
                <w:rFonts w:hint="eastAsia"/>
              </w:rPr>
              <w:t>该类别一级集团、重点子企业的综合</w:t>
            </w:r>
            <w:r>
              <w:t>R</w:t>
            </w:r>
            <w:r>
              <w:rPr>
                <w:rFonts w:hint="eastAsia"/>
              </w:rPr>
              <w:t>值及评级</w:t>
            </w:r>
          </w:p>
        </w:tc>
      </w:tr>
      <w:tr w14:paraId="56B49A0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54152CC">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16124A2F">
            <w:pPr>
              <w:pStyle w:val="30"/>
            </w:pPr>
            <w:r>
              <w:rPr>
                <w:rFonts w:hint="eastAsia"/>
              </w:rPr>
              <w:t>成功推送综合</w:t>
            </w:r>
            <w:r>
              <w:t>R</w:t>
            </w:r>
            <w:r>
              <w:rPr>
                <w:rFonts w:hint="eastAsia"/>
              </w:rPr>
              <w:t>值结果</w:t>
            </w:r>
          </w:p>
        </w:tc>
      </w:tr>
      <w:tr w14:paraId="766A44B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985FE25">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5473B818">
            <w:pPr>
              <w:pStyle w:val="30"/>
            </w:pPr>
            <w:r>
              <w:rPr>
                <w:rFonts w:hint="eastAsia"/>
              </w:rPr>
              <w:t>数据推送失败</w:t>
            </w:r>
          </w:p>
        </w:tc>
      </w:tr>
      <w:tr w14:paraId="571CF89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5DAEBB5">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1A9166AF">
            <w:pPr>
              <w:pStyle w:val="30"/>
            </w:pPr>
            <w:r>
              <w:rPr>
                <w:rFonts w:hint="eastAsia"/>
              </w:rPr>
              <w:t>无</w:t>
            </w:r>
          </w:p>
        </w:tc>
      </w:tr>
    </w:tbl>
    <w:p w14:paraId="0D7917AA">
      <w:pPr>
        <w:pStyle w:val="6"/>
        <w:numPr>
          <w:ilvl w:val="4"/>
          <w:numId w:val="0"/>
        </w:numPr>
      </w:pPr>
      <w:r>
        <w:rPr>
          <w:rFonts w:hint="eastAsia" w:eastAsia="宋体" w:cs="宋体"/>
        </w:rPr>
        <w:t xml:space="preserve">6.1.6.4.9  </w:t>
      </w:r>
      <w:r>
        <w:rPr>
          <w:rFonts w:hint="eastAsia"/>
        </w:rPr>
        <w:t>信托公司类企业R值模型</w:t>
      </w:r>
    </w:p>
    <w:p w14:paraId="798D9CB0">
      <w:pPr>
        <w:ind w:firstLine="480"/>
      </w:pPr>
      <w:r>
        <w:rPr>
          <w:rFonts w:hint="eastAsia"/>
        </w:rPr>
        <w:t>利用信托公司类企业R值模型对信托公司类企业整体风险情况进行评价。</w:t>
      </w:r>
    </w:p>
    <w:p w14:paraId="48C0F42A">
      <w:pPr>
        <w:ind w:firstLine="480"/>
      </w:pPr>
      <w:r>
        <w:rPr>
          <w:rFonts w:hint="eastAsia"/>
        </w:rPr>
        <w:t>该模型将读取组成信托公司类企业综合R值各项指标的数值、亮灯、得分、以及各指标所赋予的权重等信息，自动计算输出综合R值及其评级结果。该模型将综合R值计算划分为资本充足风险、资产质量风险、流动性风险、盈利能力风险四个类别，并赋予风险覆盖率、不良资产率、不良率资产率变动、流动性比例、货币资金占短期有息负债比、资本收益率等6个指标相应的权重，输出综合评级结果。</w:t>
      </w:r>
    </w:p>
    <w:p w14:paraId="2D63BC36">
      <w:pPr>
        <w:pStyle w:val="25"/>
      </w:pPr>
      <w:r>
        <w:drawing>
          <wp:inline distT="0" distB="0" distL="0" distR="0">
            <wp:extent cx="5274310" cy="2319655"/>
            <wp:effectExtent l="9525" t="9525" r="12065" b="13970"/>
            <wp:docPr id="270425860" name="图片 270425860"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60" name="图片 270425860" descr="图片包含 表格&#10;&#10;描述已自动生成"/>
                    <pic:cNvPicPr>
                      <a:picLocks noChangeAspect="1"/>
                    </pic:cNvPicPr>
                  </pic:nvPicPr>
                  <pic:blipFill>
                    <a:blip r:embed="rId134"/>
                    <a:stretch>
                      <a:fillRect/>
                    </a:stretch>
                  </pic:blipFill>
                  <pic:spPr>
                    <a:xfrm>
                      <a:off x="0" y="0"/>
                      <a:ext cx="5274310" cy="2319655"/>
                    </a:xfrm>
                    <a:prstGeom prst="rect">
                      <a:avLst/>
                    </a:prstGeom>
                    <a:ln>
                      <a:solidFill>
                        <a:schemeClr val="bg1">
                          <a:lumMod val="50000"/>
                        </a:schemeClr>
                      </a:solidFill>
                    </a:ln>
                  </pic:spPr>
                </pic:pic>
              </a:graphicData>
            </a:graphic>
          </wp:inline>
        </w:drawing>
      </w:r>
    </w:p>
    <w:p w14:paraId="66382BFF">
      <w:pPr>
        <w:pStyle w:val="21"/>
        <w:numPr>
          <w:ilvl w:val="7"/>
          <w:numId w:val="0"/>
        </w:numPr>
        <w:rPr>
          <w:rFonts w:hint="default"/>
        </w:rPr>
      </w:pPr>
      <w:r>
        <w:rPr>
          <w:rFonts w:ascii="宋体" w:hAnsi="宋体" w:cs="宋体"/>
        </w:rPr>
        <w:t xml:space="preserve">图6.62  </w:t>
      </w:r>
      <w:r>
        <w:t>信托公司类企业R值模型示意图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6843D7A3">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13FCC150">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6290CE36">
            <w:pPr>
              <w:pStyle w:val="30"/>
            </w:pPr>
            <w:r>
              <w:t>FXYJ_3_9</w:t>
            </w:r>
          </w:p>
        </w:tc>
      </w:tr>
      <w:tr w14:paraId="7D2634A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DB4893F">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6201E11E">
            <w:pPr>
              <w:pStyle w:val="30"/>
            </w:pPr>
            <w:r>
              <w:rPr>
                <w:rFonts w:hint="eastAsia"/>
              </w:rPr>
              <w:t>系统管理员</w:t>
            </w:r>
          </w:p>
        </w:tc>
      </w:tr>
      <w:tr w14:paraId="21CE93E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DBFEFEC">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0763FC31">
            <w:pPr>
              <w:pStyle w:val="30"/>
            </w:pPr>
            <w:r>
              <w:rPr>
                <w:rFonts w:hint="eastAsia"/>
              </w:rPr>
              <w:t>登入全面风险预警管理子系统，进行综合</w:t>
            </w:r>
            <w:r>
              <w:t>R</w:t>
            </w:r>
            <w:r>
              <w:rPr>
                <w:rFonts w:hint="eastAsia"/>
              </w:rPr>
              <w:t>值计算</w:t>
            </w:r>
          </w:p>
        </w:tc>
      </w:tr>
      <w:tr w14:paraId="54808ED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D0CF64A">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4551218A">
            <w:pPr>
              <w:pStyle w:val="30"/>
            </w:pPr>
            <w:r>
              <w:rPr>
                <w:rFonts w:hint="eastAsia"/>
              </w:rPr>
              <w:t>无</w:t>
            </w:r>
          </w:p>
        </w:tc>
      </w:tr>
      <w:tr w14:paraId="5D26B73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2F5850E">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7FFE62F1">
            <w:pPr>
              <w:pStyle w:val="30"/>
            </w:pPr>
            <w:r>
              <w:rPr>
                <w:rFonts w:hint="eastAsia"/>
              </w:rPr>
              <w:t>信托公司类综合</w:t>
            </w:r>
            <w:r>
              <w:t>R</w:t>
            </w:r>
            <w:r>
              <w:rPr>
                <w:rFonts w:hint="eastAsia"/>
              </w:rPr>
              <w:t>值模型需要读取的财务指标</w:t>
            </w:r>
          </w:p>
        </w:tc>
      </w:tr>
      <w:tr w14:paraId="507A68F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15019B1">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68F66B2C">
            <w:pPr>
              <w:pStyle w:val="30"/>
            </w:pPr>
            <w:r>
              <w:rPr>
                <w:rFonts w:hint="eastAsia"/>
              </w:rPr>
              <w:t>该类别一级集团、重点子企业的综合</w:t>
            </w:r>
            <w:r>
              <w:t>R</w:t>
            </w:r>
            <w:r>
              <w:rPr>
                <w:rFonts w:hint="eastAsia"/>
              </w:rPr>
              <w:t>值及评级</w:t>
            </w:r>
          </w:p>
        </w:tc>
      </w:tr>
      <w:tr w14:paraId="1F9B890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31916AF">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7487FA55">
            <w:pPr>
              <w:pStyle w:val="30"/>
            </w:pPr>
            <w:r>
              <w:rPr>
                <w:rFonts w:hint="eastAsia"/>
              </w:rPr>
              <w:t>成功推送综合</w:t>
            </w:r>
            <w:r>
              <w:t>R</w:t>
            </w:r>
            <w:r>
              <w:rPr>
                <w:rFonts w:hint="eastAsia"/>
              </w:rPr>
              <w:t>值结果</w:t>
            </w:r>
          </w:p>
        </w:tc>
      </w:tr>
      <w:tr w14:paraId="07E074E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CE42BDB">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48733C63">
            <w:pPr>
              <w:pStyle w:val="30"/>
            </w:pPr>
            <w:r>
              <w:rPr>
                <w:rFonts w:hint="eastAsia"/>
              </w:rPr>
              <w:t>数据推送失败</w:t>
            </w:r>
          </w:p>
        </w:tc>
      </w:tr>
      <w:tr w14:paraId="61A5C3F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8F1EB68">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03E0C9AE">
            <w:pPr>
              <w:pStyle w:val="30"/>
            </w:pPr>
            <w:r>
              <w:rPr>
                <w:rFonts w:hint="eastAsia"/>
              </w:rPr>
              <w:t>无</w:t>
            </w:r>
          </w:p>
        </w:tc>
      </w:tr>
    </w:tbl>
    <w:p w14:paraId="2F5BDDEE">
      <w:pPr>
        <w:pStyle w:val="5"/>
        <w:numPr>
          <w:ilvl w:val="3"/>
          <w:numId w:val="0"/>
        </w:numPr>
      </w:pPr>
      <w:r>
        <w:rPr>
          <w:rFonts w:hint="eastAsia" w:cs="宋体"/>
        </w:rPr>
        <w:t xml:space="preserve">6.1.6.5  </w:t>
      </w:r>
      <w:r>
        <w:rPr>
          <w:rFonts w:hint="eastAsia"/>
        </w:rPr>
        <w:t>风险地图</w:t>
      </w:r>
    </w:p>
    <w:p w14:paraId="725DCF52">
      <w:pPr>
        <w:ind w:firstLine="480"/>
      </w:pPr>
      <w:r>
        <w:rPr>
          <w:rFonts w:hint="eastAsia"/>
        </w:rPr>
        <w:t>全面风险预警管子子系统风险地图模块用于展现各监管集团企业股权占比、风险概况、风险提示等信息内容，该模块将主要以树状图的形式来展现企业股权穿透情况，同时还可挂载风险指标、风险数据等信息内容供用户进行查阅。</w:t>
      </w:r>
    </w:p>
    <w:p w14:paraId="13E77128">
      <w:pPr>
        <w:pStyle w:val="6"/>
        <w:numPr>
          <w:ilvl w:val="4"/>
          <w:numId w:val="0"/>
        </w:numPr>
      </w:pPr>
      <w:r>
        <w:rPr>
          <w:rFonts w:hint="eastAsia" w:eastAsia="宋体" w:cs="宋体"/>
        </w:rPr>
        <w:t xml:space="preserve">6.1.6.5.1  </w:t>
      </w:r>
      <w:r>
        <w:rPr>
          <w:rFonts w:hint="eastAsia"/>
        </w:rPr>
        <w:t>股权占比</w:t>
      </w:r>
    </w:p>
    <w:p w14:paraId="30ECC274">
      <w:pPr>
        <w:ind w:firstLine="480"/>
      </w:pPr>
      <w:r>
        <w:rPr>
          <w:rFonts w:hint="eastAsia"/>
        </w:rPr>
        <w:t>股权占比模块主要展现各集团股权与风险分布情况。系统将以树状图的形式来展现股权比例。</w:t>
      </w:r>
    </w:p>
    <w:p w14:paraId="05ECBB74">
      <w:pPr>
        <w:ind w:firstLine="480"/>
      </w:pPr>
      <w:r>
        <w:rPr>
          <w:rFonts w:hint="eastAsia"/>
        </w:rPr>
        <w:t>用户点击“风险地图”模块按钮后，子系统将跳转至集团汇总页面，该页面列示当前上海市国资委监管的44家一级集团名单。用户点击相应的集团名称按钮后，可以进入所选集团的详细页面进行数据查看。该详细页面将通过可伸缩调节的树形展示当前所选集团下属所有重点子企业的股权详情，并在每家子企业名称左侧以百分比的形式标注该企业的股权占比详情。</w:t>
      </w:r>
    </w:p>
    <w:p w14:paraId="65E0066A">
      <w:pPr>
        <w:pStyle w:val="25"/>
      </w:pPr>
      <w:r>
        <w:drawing>
          <wp:inline distT="0" distB="0" distL="0" distR="0">
            <wp:extent cx="5274310" cy="2767330"/>
            <wp:effectExtent l="9525" t="9525" r="12065" b="13970"/>
            <wp:docPr id="270425861" name="图片 270425861"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61" name="图片 270425861" descr="图形用户界面, 网站&#10;&#10;描述已自动生成"/>
                    <pic:cNvPicPr>
                      <a:picLocks noChangeAspect="1"/>
                    </pic:cNvPicPr>
                  </pic:nvPicPr>
                  <pic:blipFill>
                    <a:blip r:embed="rId135"/>
                    <a:stretch>
                      <a:fillRect/>
                    </a:stretch>
                  </pic:blipFill>
                  <pic:spPr>
                    <a:xfrm>
                      <a:off x="0" y="0"/>
                      <a:ext cx="5274310" cy="2767330"/>
                    </a:xfrm>
                    <a:prstGeom prst="rect">
                      <a:avLst/>
                    </a:prstGeom>
                    <a:ln>
                      <a:solidFill>
                        <a:schemeClr val="bg1">
                          <a:lumMod val="50000"/>
                        </a:schemeClr>
                      </a:solidFill>
                    </a:ln>
                  </pic:spPr>
                </pic:pic>
              </a:graphicData>
            </a:graphic>
          </wp:inline>
        </w:drawing>
      </w:r>
    </w:p>
    <w:p w14:paraId="5E62EFF7">
      <w:pPr>
        <w:pStyle w:val="21"/>
        <w:numPr>
          <w:ilvl w:val="7"/>
          <w:numId w:val="0"/>
        </w:numPr>
        <w:rPr>
          <w:rFonts w:hint="default"/>
        </w:rPr>
      </w:pPr>
      <w:r>
        <w:rPr>
          <w:rFonts w:ascii="宋体" w:hAnsi="宋体" w:cs="宋体"/>
        </w:rPr>
        <w:t xml:space="preserve">图6.63  </w:t>
      </w:r>
      <w:r>
        <w:t>股权占比示意图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3FE7D68C">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149CC04F">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5C8A478D">
            <w:pPr>
              <w:pStyle w:val="30"/>
            </w:pPr>
            <w:r>
              <w:t>FXYJ_4_1</w:t>
            </w:r>
          </w:p>
        </w:tc>
      </w:tr>
      <w:tr w14:paraId="7D35868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C1E8909">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7A7BDF61">
            <w:pPr>
              <w:pStyle w:val="30"/>
            </w:pPr>
            <w:r>
              <w:rPr>
                <w:rFonts w:hint="eastAsia"/>
              </w:rPr>
              <w:t>国资委用户、系统管理员</w:t>
            </w:r>
          </w:p>
        </w:tc>
      </w:tr>
      <w:tr w14:paraId="268A61A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97686F1">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23239150">
            <w:pPr>
              <w:pStyle w:val="30"/>
            </w:pPr>
            <w:r>
              <w:rPr>
                <w:rFonts w:hint="eastAsia"/>
              </w:rPr>
              <w:t>登入全面风险预警管理子系统，选择风险地图</w:t>
            </w:r>
          </w:p>
        </w:tc>
      </w:tr>
      <w:tr w14:paraId="76181A7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5D161B2">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6C9DA036">
            <w:pPr>
              <w:pStyle w:val="30"/>
            </w:pPr>
            <w:r>
              <w:rPr>
                <w:rFonts w:hint="eastAsia"/>
              </w:rPr>
              <w:t>无</w:t>
            </w:r>
          </w:p>
        </w:tc>
      </w:tr>
      <w:tr w14:paraId="4BC6DCF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5BB77BC">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53ED2590">
            <w:pPr>
              <w:pStyle w:val="30"/>
            </w:pPr>
            <w:r>
              <w:rPr>
                <w:rFonts w:hint="eastAsia"/>
              </w:rPr>
              <w:t>集团名称</w:t>
            </w:r>
          </w:p>
        </w:tc>
      </w:tr>
      <w:tr w14:paraId="10E5F97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7185098">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6AD88EAA">
            <w:pPr>
              <w:pStyle w:val="30"/>
            </w:pPr>
            <w:r>
              <w:rPr>
                <w:rFonts w:hint="eastAsia"/>
              </w:rPr>
              <w:t>所选集团下属重点子企业股权占比</w:t>
            </w:r>
          </w:p>
        </w:tc>
      </w:tr>
      <w:tr w14:paraId="27BE287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1A0C8E9">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70487BB1">
            <w:pPr>
              <w:pStyle w:val="30"/>
            </w:pPr>
            <w:r>
              <w:rPr>
                <w:rFonts w:hint="eastAsia"/>
              </w:rPr>
              <w:t>成功加载企业树形</w:t>
            </w:r>
          </w:p>
        </w:tc>
      </w:tr>
      <w:tr w14:paraId="0C6BF5B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5233E1D">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7412B30D">
            <w:pPr>
              <w:pStyle w:val="30"/>
            </w:pPr>
            <w:r>
              <w:rPr>
                <w:rFonts w:hint="eastAsia"/>
              </w:rPr>
              <w:t>数据加载失败</w:t>
            </w:r>
          </w:p>
        </w:tc>
      </w:tr>
      <w:tr w14:paraId="3F7623C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4BED217">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478E76F3">
            <w:pPr>
              <w:pStyle w:val="30"/>
            </w:pPr>
            <w:r>
              <w:rPr>
                <w:rFonts w:hint="eastAsia"/>
              </w:rPr>
              <w:t>无</w:t>
            </w:r>
          </w:p>
        </w:tc>
      </w:tr>
    </w:tbl>
    <w:p w14:paraId="3246E7BA">
      <w:pPr>
        <w:pStyle w:val="6"/>
        <w:numPr>
          <w:ilvl w:val="4"/>
          <w:numId w:val="0"/>
        </w:numPr>
      </w:pPr>
      <w:r>
        <w:rPr>
          <w:rFonts w:hint="eastAsia" w:eastAsia="宋体" w:cs="宋体"/>
        </w:rPr>
        <w:t xml:space="preserve">6.1.6.5.2  </w:t>
      </w:r>
      <w:r>
        <w:rPr>
          <w:rFonts w:hint="eastAsia"/>
        </w:rPr>
        <w:t>风险概况</w:t>
      </w:r>
    </w:p>
    <w:p w14:paraId="65349605">
      <w:pPr>
        <w:ind w:firstLine="480"/>
      </w:pPr>
      <w:r>
        <w:rPr>
          <w:rFonts w:hint="eastAsia"/>
        </w:rPr>
        <w:t>展现各集团风险分布情况，并通过红、黄、绿等颜色对高风险、中风险、低风险的子企业进行区分显示。</w:t>
      </w:r>
    </w:p>
    <w:p w14:paraId="2D6C3AA6">
      <w:pPr>
        <w:ind w:firstLine="480"/>
      </w:pPr>
      <w:r>
        <w:rPr>
          <w:rFonts w:hint="eastAsia"/>
        </w:rPr>
        <w:t>在所选集团的股权穿透图中，下属每家重点子企业的企业名称右侧将标注该企业在最新一期的综合R值评级结果，并通过红、黄、绿等不同底色对企业整体风险情况进行展现。其中，综合R值大于或等于90分的企业将被列为重点关注企业，该部分企业将以红色底色进行显示；综合R值大于或等于90分且小于90分的企业将被列为一般关注企业，该部分企业将以黄色底色进行显示；综合R值小于80分的企业为暂无风险或风险可控的企业，该部分企业将以绿色底色进行显示。</w:t>
      </w:r>
    </w:p>
    <w:p w14:paraId="2C12BD4F">
      <w:pPr>
        <w:pStyle w:val="25"/>
      </w:pPr>
      <w:r>
        <w:drawing>
          <wp:inline distT="0" distB="0" distL="0" distR="0">
            <wp:extent cx="5274310" cy="2765425"/>
            <wp:effectExtent l="9525" t="9525" r="12065" b="15875"/>
            <wp:docPr id="270425863" name="图片 270425863"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63" name="图片 270425863" descr="图形用户界面&#10;&#10;描述已自动生成"/>
                    <pic:cNvPicPr>
                      <a:picLocks noChangeAspect="1"/>
                    </pic:cNvPicPr>
                  </pic:nvPicPr>
                  <pic:blipFill>
                    <a:blip r:embed="rId136"/>
                    <a:stretch>
                      <a:fillRect/>
                    </a:stretch>
                  </pic:blipFill>
                  <pic:spPr>
                    <a:xfrm>
                      <a:off x="0" y="0"/>
                      <a:ext cx="5274310" cy="2765425"/>
                    </a:xfrm>
                    <a:prstGeom prst="rect">
                      <a:avLst/>
                    </a:prstGeom>
                    <a:ln>
                      <a:solidFill>
                        <a:schemeClr val="bg1">
                          <a:lumMod val="50000"/>
                        </a:schemeClr>
                      </a:solidFill>
                    </a:ln>
                  </pic:spPr>
                </pic:pic>
              </a:graphicData>
            </a:graphic>
          </wp:inline>
        </w:drawing>
      </w:r>
    </w:p>
    <w:p w14:paraId="65F552B8">
      <w:pPr>
        <w:pStyle w:val="21"/>
        <w:numPr>
          <w:ilvl w:val="7"/>
          <w:numId w:val="0"/>
        </w:numPr>
        <w:rPr>
          <w:rFonts w:hint="default"/>
        </w:rPr>
      </w:pPr>
      <w:r>
        <w:rPr>
          <w:rFonts w:ascii="宋体" w:hAnsi="宋体" w:cs="宋体"/>
        </w:rPr>
        <w:t xml:space="preserve">图6.64  </w:t>
      </w:r>
      <w:r>
        <w:t>风险概况示意图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1A8948D9">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0F734094">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5381182D">
            <w:pPr>
              <w:pStyle w:val="30"/>
            </w:pPr>
            <w:r>
              <w:t>FXYJ_4_2</w:t>
            </w:r>
          </w:p>
        </w:tc>
      </w:tr>
      <w:tr w14:paraId="35DA98A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FBC5FC9">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18B36947">
            <w:pPr>
              <w:pStyle w:val="30"/>
            </w:pPr>
            <w:r>
              <w:rPr>
                <w:rFonts w:hint="eastAsia"/>
              </w:rPr>
              <w:t>国资委用户、系统管理员</w:t>
            </w:r>
          </w:p>
        </w:tc>
      </w:tr>
      <w:tr w14:paraId="1F614DC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E1FA3BA">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3ED8D49D">
            <w:pPr>
              <w:pStyle w:val="30"/>
            </w:pPr>
            <w:r>
              <w:rPr>
                <w:rFonts w:hint="eastAsia"/>
              </w:rPr>
              <w:t>登入全面风险预警管理子系统，选择风险地图</w:t>
            </w:r>
          </w:p>
        </w:tc>
      </w:tr>
      <w:tr w14:paraId="36B2B59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2F25EE0">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572EBA6C">
            <w:pPr>
              <w:pStyle w:val="30"/>
            </w:pPr>
            <w:r>
              <w:rPr>
                <w:rFonts w:hint="eastAsia"/>
              </w:rPr>
              <w:t>无</w:t>
            </w:r>
          </w:p>
        </w:tc>
      </w:tr>
      <w:tr w14:paraId="350102C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0ED8BCC">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3418C316">
            <w:pPr>
              <w:pStyle w:val="30"/>
            </w:pPr>
            <w:r>
              <w:rPr>
                <w:rFonts w:hint="eastAsia"/>
              </w:rPr>
              <w:t>集团名称</w:t>
            </w:r>
          </w:p>
        </w:tc>
      </w:tr>
      <w:tr w14:paraId="280CD20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2D36A57">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03A33AA1">
            <w:pPr>
              <w:pStyle w:val="30"/>
            </w:pPr>
            <w:r>
              <w:rPr>
                <w:rFonts w:hint="eastAsia"/>
              </w:rPr>
              <w:t>所选集团下属重点子企业风险情况</w:t>
            </w:r>
          </w:p>
        </w:tc>
      </w:tr>
      <w:tr w14:paraId="5262BE9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EE10FDD">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6B2A5744">
            <w:pPr>
              <w:pStyle w:val="30"/>
            </w:pPr>
            <w:r>
              <w:rPr>
                <w:rFonts w:hint="eastAsia"/>
              </w:rPr>
              <w:t>以红、黄、绿区分显示不同风险程度的企业</w:t>
            </w:r>
          </w:p>
        </w:tc>
      </w:tr>
      <w:tr w14:paraId="34D71CE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135AC0D">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73162D5C">
            <w:pPr>
              <w:pStyle w:val="30"/>
            </w:pPr>
            <w:r>
              <w:rPr>
                <w:rFonts w:hint="eastAsia"/>
              </w:rPr>
              <w:t>颜色配置失败</w:t>
            </w:r>
          </w:p>
        </w:tc>
      </w:tr>
      <w:tr w14:paraId="6EEC833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B7DAFB3">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5FCA4CAD">
            <w:pPr>
              <w:pStyle w:val="30"/>
            </w:pPr>
            <w:r>
              <w:rPr>
                <w:rFonts w:hint="eastAsia"/>
              </w:rPr>
              <w:t>无</w:t>
            </w:r>
          </w:p>
        </w:tc>
      </w:tr>
    </w:tbl>
    <w:p w14:paraId="0272537C">
      <w:pPr>
        <w:pStyle w:val="6"/>
        <w:numPr>
          <w:ilvl w:val="4"/>
          <w:numId w:val="0"/>
        </w:numPr>
      </w:pPr>
      <w:r>
        <w:rPr>
          <w:rFonts w:hint="eastAsia" w:eastAsia="宋体" w:cs="宋体"/>
        </w:rPr>
        <w:t xml:space="preserve">6.1.6.5.3  </w:t>
      </w:r>
      <w:r>
        <w:rPr>
          <w:rFonts w:hint="eastAsia"/>
        </w:rPr>
        <w:t>风险提示</w:t>
      </w:r>
    </w:p>
    <w:p w14:paraId="76F97D9B">
      <w:pPr>
        <w:ind w:firstLine="480"/>
      </w:pPr>
      <w:r>
        <w:rPr>
          <w:rFonts w:hint="eastAsia"/>
        </w:rPr>
        <w:t>对于已经下发风险问询函或重大风险清单的企业，在右侧空白处进行文字提示。</w:t>
      </w:r>
    </w:p>
    <w:p w14:paraId="5C54A10A">
      <w:pPr>
        <w:ind w:firstLine="480"/>
      </w:pPr>
      <w:r>
        <w:rPr>
          <w:rFonts w:hint="eastAsia"/>
        </w:rPr>
        <w:t>用户选择某一集团并进入相应详情界面后可对该集团及其下属全部重点子企业当前风险问询函下发情况、重大风险清单跟踪情况进行查看。子系统将对所选集团及下属企业当前存在的全部风险问询函和风险清单进行统计，并针对收到风险问询函的单户企业进行“该企业存在XX件重大风险事件：重大诉讼风险、汇率风险、金融企业风险，均已下发风险问询函”字样的文字提示。</w:t>
      </w:r>
    </w:p>
    <w:p w14:paraId="35B2E59C">
      <w:pPr>
        <w:pStyle w:val="25"/>
      </w:pPr>
      <w:r>
        <w:drawing>
          <wp:inline distT="0" distB="0" distL="0" distR="0">
            <wp:extent cx="5274310" cy="2764155"/>
            <wp:effectExtent l="9525" t="9525" r="12065" b="17145"/>
            <wp:docPr id="270425864" name="图片 270425864"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64" name="图片 270425864" descr="日程表&#10;&#10;描述已自动生成"/>
                    <pic:cNvPicPr>
                      <a:picLocks noChangeAspect="1"/>
                    </pic:cNvPicPr>
                  </pic:nvPicPr>
                  <pic:blipFill>
                    <a:blip r:embed="rId137"/>
                    <a:stretch>
                      <a:fillRect/>
                    </a:stretch>
                  </pic:blipFill>
                  <pic:spPr>
                    <a:xfrm>
                      <a:off x="0" y="0"/>
                      <a:ext cx="5274310" cy="2764155"/>
                    </a:xfrm>
                    <a:prstGeom prst="rect">
                      <a:avLst/>
                    </a:prstGeom>
                    <a:ln>
                      <a:solidFill>
                        <a:schemeClr val="bg1">
                          <a:lumMod val="50000"/>
                        </a:schemeClr>
                      </a:solidFill>
                    </a:ln>
                  </pic:spPr>
                </pic:pic>
              </a:graphicData>
            </a:graphic>
          </wp:inline>
        </w:drawing>
      </w:r>
    </w:p>
    <w:p w14:paraId="2B1F5782">
      <w:pPr>
        <w:pStyle w:val="21"/>
        <w:numPr>
          <w:ilvl w:val="7"/>
          <w:numId w:val="0"/>
        </w:numPr>
        <w:rPr>
          <w:rFonts w:hint="default"/>
        </w:rPr>
      </w:pPr>
      <w:r>
        <w:rPr>
          <w:rFonts w:ascii="宋体" w:hAnsi="宋体" w:cs="宋体"/>
        </w:rPr>
        <w:t xml:space="preserve">图6.65  </w:t>
      </w:r>
      <w:r>
        <w:t>风险提示示意图</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5"/>
        <w:gridCol w:w="6887"/>
      </w:tblGrid>
      <w:tr w14:paraId="0A2A0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59" w:type="pct"/>
            <w:vAlign w:val="center"/>
          </w:tcPr>
          <w:p w14:paraId="6C6CD4CA">
            <w:pPr>
              <w:pStyle w:val="30"/>
            </w:pPr>
            <w:r>
              <w:rPr>
                <w:rFonts w:hint="eastAsia"/>
              </w:rPr>
              <w:t>编号</w:t>
            </w:r>
          </w:p>
        </w:tc>
        <w:tc>
          <w:tcPr>
            <w:tcW w:w="4041" w:type="pct"/>
            <w:vAlign w:val="center"/>
          </w:tcPr>
          <w:p w14:paraId="262C3CED">
            <w:pPr>
              <w:pStyle w:val="30"/>
            </w:pPr>
            <w:r>
              <w:t>FXYJ_4_3</w:t>
            </w:r>
          </w:p>
        </w:tc>
      </w:tr>
      <w:tr w14:paraId="50422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59" w:type="pct"/>
            <w:vAlign w:val="center"/>
          </w:tcPr>
          <w:p w14:paraId="0961E9DF">
            <w:pPr>
              <w:pStyle w:val="30"/>
            </w:pPr>
            <w:r>
              <w:rPr>
                <w:rFonts w:hint="eastAsia"/>
              </w:rPr>
              <w:t>角色</w:t>
            </w:r>
          </w:p>
        </w:tc>
        <w:tc>
          <w:tcPr>
            <w:tcW w:w="4041" w:type="pct"/>
            <w:vAlign w:val="center"/>
          </w:tcPr>
          <w:p w14:paraId="0C55BD0C">
            <w:pPr>
              <w:pStyle w:val="30"/>
            </w:pPr>
            <w:r>
              <w:rPr>
                <w:rFonts w:hint="eastAsia"/>
              </w:rPr>
              <w:t>国资委用户、系统管理员</w:t>
            </w:r>
          </w:p>
        </w:tc>
      </w:tr>
      <w:tr w14:paraId="6017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59" w:type="pct"/>
            <w:vAlign w:val="center"/>
          </w:tcPr>
          <w:p w14:paraId="1619C06D">
            <w:pPr>
              <w:pStyle w:val="30"/>
            </w:pPr>
            <w:r>
              <w:rPr>
                <w:rFonts w:hint="eastAsia"/>
              </w:rPr>
              <w:t>前置条件</w:t>
            </w:r>
          </w:p>
        </w:tc>
        <w:tc>
          <w:tcPr>
            <w:tcW w:w="4041" w:type="pct"/>
            <w:vAlign w:val="center"/>
          </w:tcPr>
          <w:p w14:paraId="74F7C39A">
            <w:pPr>
              <w:pStyle w:val="30"/>
            </w:pPr>
            <w:r>
              <w:rPr>
                <w:rFonts w:hint="eastAsia"/>
              </w:rPr>
              <w:t>登入全面风险预警管理子系统，选择风险地图</w:t>
            </w:r>
          </w:p>
        </w:tc>
      </w:tr>
      <w:tr w14:paraId="4ECF1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59" w:type="pct"/>
            <w:vAlign w:val="center"/>
          </w:tcPr>
          <w:p w14:paraId="0DED41DA">
            <w:pPr>
              <w:pStyle w:val="30"/>
            </w:pPr>
            <w:r>
              <w:rPr>
                <w:rFonts w:hint="eastAsia"/>
              </w:rPr>
              <w:t>后置条件</w:t>
            </w:r>
          </w:p>
        </w:tc>
        <w:tc>
          <w:tcPr>
            <w:tcW w:w="4041" w:type="pct"/>
            <w:vAlign w:val="center"/>
          </w:tcPr>
          <w:p w14:paraId="6204020A">
            <w:pPr>
              <w:pStyle w:val="30"/>
            </w:pPr>
            <w:r>
              <w:rPr>
                <w:rFonts w:hint="eastAsia"/>
              </w:rPr>
              <w:t>无</w:t>
            </w:r>
          </w:p>
        </w:tc>
      </w:tr>
      <w:tr w14:paraId="5EBE7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59" w:type="pct"/>
            <w:vAlign w:val="center"/>
          </w:tcPr>
          <w:p w14:paraId="7A784BA0">
            <w:pPr>
              <w:pStyle w:val="30"/>
            </w:pPr>
            <w:r>
              <w:rPr>
                <w:rFonts w:hint="eastAsia"/>
              </w:rPr>
              <w:t>输入</w:t>
            </w:r>
          </w:p>
        </w:tc>
        <w:tc>
          <w:tcPr>
            <w:tcW w:w="4041" w:type="pct"/>
            <w:vAlign w:val="center"/>
          </w:tcPr>
          <w:p w14:paraId="73FA2731">
            <w:pPr>
              <w:pStyle w:val="30"/>
            </w:pPr>
            <w:r>
              <w:rPr>
                <w:rFonts w:hint="eastAsia"/>
              </w:rPr>
              <w:t>集团名称</w:t>
            </w:r>
          </w:p>
        </w:tc>
      </w:tr>
      <w:tr w14:paraId="5EB5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59" w:type="pct"/>
            <w:vAlign w:val="center"/>
          </w:tcPr>
          <w:p w14:paraId="4CBD5A3B">
            <w:pPr>
              <w:pStyle w:val="30"/>
            </w:pPr>
            <w:r>
              <w:rPr>
                <w:rFonts w:hint="eastAsia"/>
              </w:rPr>
              <w:t>输出</w:t>
            </w:r>
          </w:p>
        </w:tc>
        <w:tc>
          <w:tcPr>
            <w:tcW w:w="4041" w:type="pct"/>
            <w:vAlign w:val="center"/>
          </w:tcPr>
          <w:p w14:paraId="173B72EF">
            <w:pPr>
              <w:pStyle w:val="30"/>
            </w:pPr>
            <w:r>
              <w:rPr>
                <w:rFonts w:hint="eastAsia"/>
              </w:rPr>
              <w:t>所选集团下属重点子企业风险问询函明细</w:t>
            </w:r>
          </w:p>
        </w:tc>
      </w:tr>
      <w:tr w14:paraId="01D1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59" w:type="pct"/>
            <w:vAlign w:val="center"/>
          </w:tcPr>
          <w:p w14:paraId="62769FFB">
            <w:pPr>
              <w:pStyle w:val="30"/>
            </w:pPr>
            <w:r>
              <w:rPr>
                <w:rFonts w:hint="eastAsia"/>
              </w:rPr>
              <w:t>正常流</w:t>
            </w:r>
          </w:p>
        </w:tc>
        <w:tc>
          <w:tcPr>
            <w:tcW w:w="4041" w:type="pct"/>
            <w:vAlign w:val="center"/>
          </w:tcPr>
          <w:p w14:paraId="7BE45658">
            <w:pPr>
              <w:pStyle w:val="30"/>
            </w:pPr>
            <w:r>
              <w:rPr>
                <w:rFonts w:hint="eastAsia"/>
              </w:rPr>
              <w:t>成功加载文字内容</w:t>
            </w:r>
          </w:p>
        </w:tc>
      </w:tr>
      <w:tr w14:paraId="363E3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59" w:type="pct"/>
            <w:vAlign w:val="center"/>
          </w:tcPr>
          <w:p w14:paraId="574EE441">
            <w:pPr>
              <w:pStyle w:val="30"/>
            </w:pPr>
            <w:r>
              <w:rPr>
                <w:rFonts w:hint="eastAsia"/>
              </w:rPr>
              <w:t>异常流</w:t>
            </w:r>
          </w:p>
        </w:tc>
        <w:tc>
          <w:tcPr>
            <w:tcW w:w="4041" w:type="pct"/>
            <w:vAlign w:val="center"/>
          </w:tcPr>
          <w:p w14:paraId="08977A5E">
            <w:pPr>
              <w:pStyle w:val="30"/>
            </w:pPr>
            <w:r>
              <w:rPr>
                <w:rFonts w:hint="eastAsia"/>
              </w:rPr>
              <w:t>内容加载失败</w:t>
            </w:r>
          </w:p>
        </w:tc>
      </w:tr>
      <w:tr w14:paraId="343A4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959" w:type="pct"/>
            <w:vAlign w:val="center"/>
          </w:tcPr>
          <w:p w14:paraId="0AC7577F">
            <w:pPr>
              <w:pStyle w:val="30"/>
            </w:pPr>
            <w:r>
              <w:rPr>
                <w:rFonts w:hint="eastAsia"/>
              </w:rPr>
              <w:t>特殊需求</w:t>
            </w:r>
          </w:p>
        </w:tc>
        <w:tc>
          <w:tcPr>
            <w:tcW w:w="4041" w:type="pct"/>
            <w:vAlign w:val="center"/>
          </w:tcPr>
          <w:p w14:paraId="1C7449A7">
            <w:pPr>
              <w:pStyle w:val="30"/>
            </w:pPr>
            <w:r>
              <w:rPr>
                <w:rFonts w:hint="eastAsia"/>
              </w:rPr>
              <w:t>无</w:t>
            </w:r>
          </w:p>
        </w:tc>
      </w:tr>
    </w:tbl>
    <w:p w14:paraId="3BABE80F">
      <w:pPr>
        <w:pStyle w:val="5"/>
        <w:numPr>
          <w:ilvl w:val="3"/>
          <w:numId w:val="0"/>
        </w:numPr>
      </w:pPr>
      <w:r>
        <w:rPr>
          <w:rFonts w:hint="eastAsia" w:cs="宋体"/>
        </w:rPr>
        <w:t xml:space="preserve">6.1.6.6  </w:t>
      </w:r>
      <w:r>
        <w:rPr>
          <w:rFonts w:hint="eastAsia"/>
        </w:rPr>
        <w:t>预警函模板管理</w:t>
      </w:r>
    </w:p>
    <w:p w14:paraId="4CF26196">
      <w:pPr>
        <w:ind w:firstLine="480"/>
      </w:pPr>
      <w:r>
        <w:rPr>
          <w:rFonts w:hint="eastAsia"/>
        </w:rPr>
        <w:t>子系统基于不同的风险预警亮灯结果，预计在系统中设定包括债务风险、现金流风险、融资担保风险、主业领域整体风险、资金占用风险、过度投资风险、投资减值风险、参股企业经营不善风险等8个风险问询函规则，根据相应触发条件及文字内容规则生成一套基于预警结果和风险资产计量的风险问询函下发至企业。</w:t>
      </w:r>
    </w:p>
    <w:p w14:paraId="0996A50A">
      <w:pPr>
        <w:pStyle w:val="6"/>
        <w:numPr>
          <w:ilvl w:val="4"/>
          <w:numId w:val="0"/>
        </w:numPr>
      </w:pPr>
      <w:r>
        <w:rPr>
          <w:rFonts w:hint="eastAsia" w:eastAsia="宋体" w:cs="宋体"/>
        </w:rPr>
        <w:t xml:space="preserve">6.1.6.6.1  </w:t>
      </w:r>
      <w:r>
        <w:rPr>
          <w:rFonts w:hint="eastAsia"/>
        </w:rPr>
        <w:t>债务风险问询函触发规则</w:t>
      </w:r>
    </w:p>
    <w:p w14:paraId="73463989">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681A32DB">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501DDF96">
      <w:pPr>
        <w:ind w:firstLine="480"/>
      </w:pPr>
      <w:r>
        <w:rPr>
          <w:rFonts w:hint="eastAsia"/>
        </w:rPr>
        <w:t>完善债务风险类别的风险问询函触发逻辑，新增开发该类别风险问询函读取指标信息的输入模板，并进行相应的指标公式配置。</w:t>
      </w:r>
    </w:p>
    <w:p w14:paraId="25176A24">
      <w:pPr>
        <w:ind w:firstLine="480"/>
      </w:pPr>
      <w:r>
        <w:rPr>
          <w:rFonts w:hint="eastAsia"/>
        </w:rPr>
        <w:t>根据触发规则，子系统将对被债务违约模型命中（包括“重点关注”及“一般关注”）且有息负债规模大于1亿元（含）的企业下发风险问询函，“重点关注”类企业的债务违约风险和现金流风险需要出现任一命中，“一般关注”类企业的债务违约风险和现金流风险需要同时出现命中。其中，资产负债率或有息负债增长率出现红灯时，系统将自动判定债务违约风险命中。</w:t>
      </w:r>
    </w:p>
    <w:p w14:paraId="0E4FA918">
      <w:pPr>
        <w:pStyle w:val="25"/>
      </w:pPr>
      <w:r>
        <w:drawing>
          <wp:inline distT="0" distB="0" distL="0" distR="0">
            <wp:extent cx="5274310" cy="3127375"/>
            <wp:effectExtent l="9525" t="9525" r="12065" b="15875"/>
            <wp:docPr id="1823191607" name="图片 1823191607"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91607" name="图片 1823191607" descr="图形用户界面, 文本, 应用程序, 电子邮件&#10;&#10;描述已自动生成"/>
                    <pic:cNvPicPr>
                      <a:picLocks noChangeAspect="1"/>
                    </pic:cNvPicPr>
                  </pic:nvPicPr>
                  <pic:blipFill>
                    <a:blip r:embed="rId138"/>
                    <a:stretch>
                      <a:fillRect/>
                    </a:stretch>
                  </pic:blipFill>
                  <pic:spPr>
                    <a:xfrm>
                      <a:off x="0" y="0"/>
                      <a:ext cx="5274310" cy="3127375"/>
                    </a:xfrm>
                    <a:prstGeom prst="rect">
                      <a:avLst/>
                    </a:prstGeom>
                    <a:ln>
                      <a:solidFill>
                        <a:schemeClr val="bg1">
                          <a:lumMod val="50000"/>
                        </a:schemeClr>
                      </a:solidFill>
                    </a:ln>
                  </pic:spPr>
                </pic:pic>
              </a:graphicData>
            </a:graphic>
          </wp:inline>
        </w:drawing>
      </w:r>
    </w:p>
    <w:p w14:paraId="2116B22C">
      <w:pPr>
        <w:pStyle w:val="21"/>
        <w:numPr>
          <w:ilvl w:val="7"/>
          <w:numId w:val="0"/>
        </w:numPr>
        <w:rPr>
          <w:rFonts w:hint="default"/>
        </w:rPr>
      </w:pPr>
      <w:r>
        <w:rPr>
          <w:rFonts w:ascii="宋体" w:hAnsi="宋体" w:cs="宋体"/>
        </w:rPr>
        <w:t xml:space="preserve">图6.66  </w:t>
      </w:r>
      <w:r>
        <w:t>债务风险问询函触发规则示意图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4523D45D">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7EBDFB27">
            <w:pPr>
              <w:pStyle w:val="30"/>
            </w:pPr>
            <w:r>
              <w:t>编号</w:t>
            </w:r>
          </w:p>
        </w:tc>
        <w:tc>
          <w:tcPr>
            <w:tcW w:w="6150" w:type="dxa"/>
            <w:tcBorders>
              <w:top w:val="single" w:color="000000" w:sz="8" w:space="0"/>
              <w:left w:val="nil"/>
              <w:bottom w:val="single" w:color="000000" w:sz="8" w:space="0"/>
              <w:right w:val="single" w:color="000000" w:sz="8" w:space="0"/>
            </w:tcBorders>
            <w:vAlign w:val="center"/>
          </w:tcPr>
          <w:p w14:paraId="5958F7B6">
            <w:pPr>
              <w:pStyle w:val="30"/>
            </w:pPr>
            <w:r>
              <w:t>FXYJ_5_1</w:t>
            </w:r>
          </w:p>
        </w:tc>
      </w:tr>
      <w:tr w14:paraId="04A3588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A96C60F">
            <w:pPr>
              <w:pStyle w:val="30"/>
            </w:pPr>
            <w:r>
              <w:t>角色</w:t>
            </w:r>
          </w:p>
        </w:tc>
        <w:tc>
          <w:tcPr>
            <w:tcW w:w="6150" w:type="dxa"/>
            <w:tcBorders>
              <w:top w:val="nil"/>
              <w:left w:val="nil"/>
              <w:bottom w:val="single" w:color="000000" w:sz="8" w:space="0"/>
              <w:right w:val="single" w:color="000000" w:sz="8" w:space="0"/>
            </w:tcBorders>
            <w:vAlign w:val="center"/>
          </w:tcPr>
          <w:p w14:paraId="5538F1DC">
            <w:pPr>
              <w:pStyle w:val="30"/>
            </w:pPr>
            <w:r>
              <w:t>国资委用户、系统管理员</w:t>
            </w:r>
          </w:p>
        </w:tc>
      </w:tr>
      <w:tr w14:paraId="3C616C9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9889B40">
            <w:pPr>
              <w:pStyle w:val="30"/>
            </w:pPr>
            <w:r>
              <w:t>前置条件</w:t>
            </w:r>
          </w:p>
        </w:tc>
        <w:tc>
          <w:tcPr>
            <w:tcW w:w="6150" w:type="dxa"/>
            <w:tcBorders>
              <w:top w:val="nil"/>
              <w:left w:val="nil"/>
              <w:bottom w:val="single" w:color="000000" w:sz="8" w:space="0"/>
              <w:right w:val="single" w:color="000000" w:sz="8" w:space="0"/>
            </w:tcBorders>
            <w:vAlign w:val="center"/>
          </w:tcPr>
          <w:p w14:paraId="58B8960E">
            <w:pPr>
              <w:pStyle w:val="30"/>
            </w:pPr>
            <w:r>
              <w:t>登入全面风险预警管理子系统风险问询函配置后台</w:t>
            </w:r>
          </w:p>
        </w:tc>
      </w:tr>
      <w:tr w14:paraId="145A6C7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08F4D46">
            <w:pPr>
              <w:pStyle w:val="30"/>
            </w:pPr>
            <w:r>
              <w:t>后置条件</w:t>
            </w:r>
          </w:p>
        </w:tc>
        <w:tc>
          <w:tcPr>
            <w:tcW w:w="6150" w:type="dxa"/>
            <w:tcBorders>
              <w:top w:val="nil"/>
              <w:left w:val="nil"/>
              <w:bottom w:val="single" w:color="000000" w:sz="8" w:space="0"/>
              <w:right w:val="single" w:color="000000" w:sz="8" w:space="0"/>
            </w:tcBorders>
            <w:vAlign w:val="center"/>
          </w:tcPr>
          <w:p w14:paraId="1494324D">
            <w:pPr>
              <w:pStyle w:val="30"/>
            </w:pPr>
            <w:r>
              <w:t>无</w:t>
            </w:r>
          </w:p>
        </w:tc>
      </w:tr>
      <w:tr w14:paraId="00BD94B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C001B49">
            <w:pPr>
              <w:pStyle w:val="30"/>
            </w:pPr>
            <w:r>
              <w:t>输入</w:t>
            </w:r>
          </w:p>
        </w:tc>
        <w:tc>
          <w:tcPr>
            <w:tcW w:w="6150" w:type="dxa"/>
            <w:tcBorders>
              <w:top w:val="nil"/>
              <w:left w:val="nil"/>
              <w:bottom w:val="single" w:color="000000" w:sz="8" w:space="0"/>
              <w:right w:val="single" w:color="000000" w:sz="8" w:space="0"/>
            </w:tcBorders>
            <w:vAlign w:val="center"/>
          </w:tcPr>
          <w:p w14:paraId="5B239FFD">
            <w:pPr>
              <w:pStyle w:val="30"/>
            </w:pPr>
            <w:r>
              <w:t>债务风险问询函需要读取的指标数据</w:t>
            </w:r>
          </w:p>
        </w:tc>
      </w:tr>
      <w:tr w14:paraId="60D92E8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3FDED5F">
            <w:pPr>
              <w:pStyle w:val="30"/>
            </w:pPr>
            <w:r>
              <w:t>输出</w:t>
            </w:r>
          </w:p>
        </w:tc>
        <w:tc>
          <w:tcPr>
            <w:tcW w:w="6150" w:type="dxa"/>
            <w:tcBorders>
              <w:top w:val="nil"/>
              <w:left w:val="nil"/>
              <w:bottom w:val="single" w:color="000000" w:sz="8" w:space="0"/>
              <w:right w:val="single" w:color="000000" w:sz="8" w:space="0"/>
            </w:tcBorders>
            <w:vAlign w:val="center"/>
          </w:tcPr>
          <w:p w14:paraId="3F88094A">
            <w:pPr>
              <w:pStyle w:val="30"/>
            </w:pPr>
            <w:r>
              <w:t>债务风险是否触发</w:t>
            </w:r>
          </w:p>
        </w:tc>
      </w:tr>
      <w:tr w14:paraId="1F2820E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6DC1A44">
            <w:pPr>
              <w:pStyle w:val="30"/>
            </w:pPr>
            <w:r>
              <w:t>正常流</w:t>
            </w:r>
          </w:p>
        </w:tc>
        <w:tc>
          <w:tcPr>
            <w:tcW w:w="6150" w:type="dxa"/>
            <w:tcBorders>
              <w:top w:val="nil"/>
              <w:left w:val="nil"/>
              <w:bottom w:val="single" w:color="000000" w:sz="8" w:space="0"/>
              <w:right w:val="single" w:color="000000" w:sz="8" w:space="0"/>
            </w:tcBorders>
            <w:vAlign w:val="center"/>
          </w:tcPr>
          <w:p w14:paraId="44E84EE9">
            <w:pPr>
              <w:pStyle w:val="30"/>
            </w:pPr>
            <w:r>
              <w:t>按规则触发问询函的自动生成</w:t>
            </w:r>
          </w:p>
        </w:tc>
      </w:tr>
      <w:tr w14:paraId="067D917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1840D98">
            <w:pPr>
              <w:pStyle w:val="30"/>
            </w:pPr>
            <w:r>
              <w:t>异常流</w:t>
            </w:r>
          </w:p>
        </w:tc>
        <w:tc>
          <w:tcPr>
            <w:tcW w:w="6150" w:type="dxa"/>
            <w:tcBorders>
              <w:top w:val="nil"/>
              <w:left w:val="nil"/>
              <w:bottom w:val="single" w:color="000000" w:sz="8" w:space="0"/>
              <w:right w:val="single" w:color="000000" w:sz="8" w:space="0"/>
            </w:tcBorders>
            <w:vAlign w:val="center"/>
          </w:tcPr>
          <w:p w14:paraId="220A76D5">
            <w:pPr>
              <w:pStyle w:val="30"/>
            </w:pPr>
            <w:r>
              <w:t>问询函生成失败</w:t>
            </w:r>
          </w:p>
        </w:tc>
      </w:tr>
      <w:tr w14:paraId="37A6EBA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A422BAB">
            <w:pPr>
              <w:pStyle w:val="30"/>
            </w:pPr>
            <w:r>
              <w:t>特殊需求</w:t>
            </w:r>
          </w:p>
        </w:tc>
        <w:tc>
          <w:tcPr>
            <w:tcW w:w="6150" w:type="dxa"/>
            <w:tcBorders>
              <w:top w:val="nil"/>
              <w:left w:val="nil"/>
              <w:bottom w:val="single" w:color="000000" w:sz="8" w:space="0"/>
              <w:right w:val="single" w:color="000000" w:sz="8" w:space="0"/>
            </w:tcBorders>
            <w:vAlign w:val="center"/>
          </w:tcPr>
          <w:p w14:paraId="779203C1">
            <w:pPr>
              <w:pStyle w:val="30"/>
            </w:pPr>
            <w:r>
              <w:t>无</w:t>
            </w:r>
          </w:p>
        </w:tc>
      </w:tr>
    </w:tbl>
    <w:p w14:paraId="19AAB50B">
      <w:pPr>
        <w:pStyle w:val="6"/>
        <w:numPr>
          <w:ilvl w:val="4"/>
          <w:numId w:val="0"/>
        </w:numPr>
      </w:pPr>
      <w:r>
        <w:rPr>
          <w:rFonts w:hint="eastAsia" w:eastAsia="宋体" w:cs="宋体"/>
        </w:rPr>
        <w:t xml:space="preserve">6.1.6.6.2  </w:t>
      </w:r>
      <w:r>
        <w:rPr>
          <w:rFonts w:hint="eastAsia"/>
        </w:rPr>
        <w:t>债务风险问询函文字内容规则</w:t>
      </w:r>
    </w:p>
    <w:p w14:paraId="44F01EE5">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4ADDFE00">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4166126D">
      <w:pPr>
        <w:ind w:firstLine="480"/>
      </w:pPr>
      <w:r>
        <w:rPr>
          <w:rFonts w:hint="eastAsia"/>
        </w:rPr>
        <w:t>完善债务风险类别的风险问询函内容需求，新增开发该类别风险问询函文字内容自动输出模板，并在相应的风险问询函详情界面中对生成的问询函详情内容进行展示。</w:t>
      </w:r>
    </w:p>
    <w:p w14:paraId="03DDC3EE">
      <w:pPr>
        <w:ind w:firstLine="480"/>
      </w:pPr>
      <w:r>
        <w:rPr>
          <w:rFonts w:hint="eastAsia"/>
        </w:rPr>
        <w:t>子系统将为债务风险问询函设置固定输出内容模板，文字内容主要为“20XX年末，带息负债达XX亿元，占净资产比重达XX%。20XX年，资金领域相关指标出现如下情况：资产负债率为：XX%，高于行业平均水平/高于80%/较行业平均水平高超过20%，指标亮红灯；现金到期债务为：XX%，小于25%，指标亮红灯；有息负债增长率比为：XX%，高于营业收入增长率100%以上，指标亮红灯”。针对上年有息负债为0的情况，系统将显示“期末有息负债/收入为：XX，是营业收入的10倍以上，指标亮红灯”。</w:t>
      </w:r>
    </w:p>
    <w:p w14:paraId="6DB23D40">
      <w:pPr>
        <w:pStyle w:val="25"/>
      </w:pPr>
      <w:r>
        <w:drawing>
          <wp:inline distT="0" distB="0" distL="0" distR="0">
            <wp:extent cx="5274310" cy="2758440"/>
            <wp:effectExtent l="9525" t="9525" r="12065" b="13335"/>
            <wp:docPr id="270425866" name="图片 270425866"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66" name="图片 270425866" descr="图形用户界面, 文本, 应用程序, 电子邮件&#10;&#10;描述已自动生成"/>
                    <pic:cNvPicPr>
                      <a:picLocks noChangeAspect="1"/>
                    </pic:cNvPicPr>
                  </pic:nvPicPr>
                  <pic:blipFill>
                    <a:blip r:embed="rId139"/>
                    <a:stretch>
                      <a:fillRect/>
                    </a:stretch>
                  </pic:blipFill>
                  <pic:spPr>
                    <a:xfrm>
                      <a:off x="0" y="0"/>
                      <a:ext cx="5274310" cy="2758440"/>
                    </a:xfrm>
                    <a:prstGeom prst="rect">
                      <a:avLst/>
                    </a:prstGeom>
                    <a:ln>
                      <a:solidFill>
                        <a:schemeClr val="bg1">
                          <a:lumMod val="50000"/>
                        </a:schemeClr>
                      </a:solidFill>
                    </a:ln>
                  </pic:spPr>
                </pic:pic>
              </a:graphicData>
            </a:graphic>
          </wp:inline>
        </w:drawing>
      </w:r>
    </w:p>
    <w:p w14:paraId="69E4BE80">
      <w:pPr>
        <w:pStyle w:val="21"/>
        <w:numPr>
          <w:ilvl w:val="7"/>
          <w:numId w:val="0"/>
        </w:numPr>
        <w:rPr>
          <w:rFonts w:hint="default"/>
        </w:rPr>
      </w:pPr>
      <w:r>
        <w:rPr>
          <w:rFonts w:ascii="宋体" w:hAnsi="宋体" w:cs="宋体"/>
        </w:rPr>
        <w:t xml:space="preserve">图6.67  </w:t>
      </w:r>
      <w:r>
        <w:t>债务风险问询函文字内容规则示意图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4621E27C">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076D3741">
            <w:pPr>
              <w:pStyle w:val="30"/>
            </w:pPr>
            <w:r>
              <w:t>编号</w:t>
            </w:r>
          </w:p>
        </w:tc>
        <w:tc>
          <w:tcPr>
            <w:tcW w:w="6150" w:type="dxa"/>
            <w:tcBorders>
              <w:top w:val="single" w:color="000000" w:sz="8" w:space="0"/>
              <w:left w:val="nil"/>
              <w:bottom w:val="single" w:color="000000" w:sz="8" w:space="0"/>
              <w:right w:val="single" w:color="000000" w:sz="8" w:space="0"/>
            </w:tcBorders>
            <w:vAlign w:val="center"/>
          </w:tcPr>
          <w:p w14:paraId="03ED6AAB">
            <w:pPr>
              <w:pStyle w:val="30"/>
            </w:pPr>
            <w:r>
              <w:t>FXYJ_5_2</w:t>
            </w:r>
          </w:p>
        </w:tc>
      </w:tr>
      <w:tr w14:paraId="1416D27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CFA8A03">
            <w:pPr>
              <w:pStyle w:val="30"/>
            </w:pPr>
            <w:r>
              <w:t>角色</w:t>
            </w:r>
          </w:p>
        </w:tc>
        <w:tc>
          <w:tcPr>
            <w:tcW w:w="6150" w:type="dxa"/>
            <w:tcBorders>
              <w:top w:val="nil"/>
              <w:left w:val="nil"/>
              <w:bottom w:val="single" w:color="000000" w:sz="8" w:space="0"/>
              <w:right w:val="single" w:color="000000" w:sz="8" w:space="0"/>
            </w:tcBorders>
            <w:vAlign w:val="center"/>
          </w:tcPr>
          <w:p w14:paraId="528D5C32">
            <w:pPr>
              <w:pStyle w:val="30"/>
            </w:pPr>
            <w:r>
              <w:t>国资委用户、系统管理员</w:t>
            </w:r>
          </w:p>
        </w:tc>
      </w:tr>
      <w:tr w14:paraId="191B4EC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A94F313">
            <w:pPr>
              <w:pStyle w:val="30"/>
            </w:pPr>
            <w:r>
              <w:t>前置条件</w:t>
            </w:r>
          </w:p>
        </w:tc>
        <w:tc>
          <w:tcPr>
            <w:tcW w:w="6150" w:type="dxa"/>
            <w:tcBorders>
              <w:top w:val="nil"/>
              <w:left w:val="nil"/>
              <w:bottom w:val="single" w:color="000000" w:sz="8" w:space="0"/>
              <w:right w:val="single" w:color="000000" w:sz="8" w:space="0"/>
            </w:tcBorders>
            <w:vAlign w:val="center"/>
          </w:tcPr>
          <w:p w14:paraId="4F3E038E">
            <w:pPr>
              <w:pStyle w:val="30"/>
            </w:pPr>
            <w:r>
              <w:t>登入全面风险预警管理子系统风险问询函配置后台</w:t>
            </w:r>
          </w:p>
        </w:tc>
      </w:tr>
      <w:tr w14:paraId="0C76DA2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7A918BB">
            <w:pPr>
              <w:pStyle w:val="30"/>
            </w:pPr>
            <w:r>
              <w:t>后置条件</w:t>
            </w:r>
          </w:p>
        </w:tc>
        <w:tc>
          <w:tcPr>
            <w:tcW w:w="6150" w:type="dxa"/>
            <w:tcBorders>
              <w:top w:val="nil"/>
              <w:left w:val="nil"/>
              <w:bottom w:val="single" w:color="000000" w:sz="8" w:space="0"/>
              <w:right w:val="single" w:color="000000" w:sz="8" w:space="0"/>
            </w:tcBorders>
            <w:vAlign w:val="center"/>
          </w:tcPr>
          <w:p w14:paraId="3D2696E0">
            <w:pPr>
              <w:pStyle w:val="30"/>
            </w:pPr>
            <w:r>
              <w:t>无</w:t>
            </w:r>
          </w:p>
        </w:tc>
      </w:tr>
      <w:tr w14:paraId="301CC8E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69BEEA6">
            <w:pPr>
              <w:pStyle w:val="30"/>
            </w:pPr>
            <w:r>
              <w:t>输入</w:t>
            </w:r>
          </w:p>
        </w:tc>
        <w:tc>
          <w:tcPr>
            <w:tcW w:w="6150" w:type="dxa"/>
            <w:tcBorders>
              <w:top w:val="nil"/>
              <w:left w:val="nil"/>
              <w:bottom w:val="single" w:color="000000" w:sz="8" w:space="0"/>
              <w:right w:val="single" w:color="000000" w:sz="8" w:space="0"/>
            </w:tcBorders>
            <w:vAlign w:val="center"/>
          </w:tcPr>
          <w:p w14:paraId="671F2008">
            <w:pPr>
              <w:pStyle w:val="30"/>
            </w:pPr>
            <w:r>
              <w:t>债务风险问询函需要读取的指标值及亮灯结果</w:t>
            </w:r>
          </w:p>
        </w:tc>
      </w:tr>
      <w:tr w14:paraId="5B349F9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B54BC6E">
            <w:pPr>
              <w:pStyle w:val="30"/>
            </w:pPr>
            <w:r>
              <w:t>输出</w:t>
            </w:r>
          </w:p>
        </w:tc>
        <w:tc>
          <w:tcPr>
            <w:tcW w:w="6150" w:type="dxa"/>
            <w:tcBorders>
              <w:top w:val="nil"/>
              <w:left w:val="nil"/>
              <w:bottom w:val="single" w:color="000000" w:sz="8" w:space="0"/>
              <w:right w:val="single" w:color="000000" w:sz="8" w:space="0"/>
            </w:tcBorders>
            <w:vAlign w:val="center"/>
          </w:tcPr>
          <w:p w14:paraId="5CCDB8BA">
            <w:pPr>
              <w:pStyle w:val="30"/>
            </w:pPr>
            <w:r>
              <w:t>风险问询函文字内容</w:t>
            </w:r>
          </w:p>
        </w:tc>
      </w:tr>
      <w:tr w14:paraId="64B050F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CDA8261">
            <w:pPr>
              <w:pStyle w:val="30"/>
            </w:pPr>
            <w:r>
              <w:t>正常流</w:t>
            </w:r>
          </w:p>
        </w:tc>
        <w:tc>
          <w:tcPr>
            <w:tcW w:w="6150" w:type="dxa"/>
            <w:tcBorders>
              <w:top w:val="nil"/>
              <w:left w:val="nil"/>
              <w:bottom w:val="single" w:color="000000" w:sz="8" w:space="0"/>
              <w:right w:val="single" w:color="000000" w:sz="8" w:space="0"/>
            </w:tcBorders>
            <w:vAlign w:val="center"/>
          </w:tcPr>
          <w:p w14:paraId="35C86AA7">
            <w:pPr>
              <w:pStyle w:val="30"/>
            </w:pPr>
            <w:r>
              <w:t>文字自动生成</w:t>
            </w:r>
          </w:p>
        </w:tc>
      </w:tr>
      <w:tr w14:paraId="5FF968B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B1F4529">
            <w:pPr>
              <w:pStyle w:val="30"/>
            </w:pPr>
            <w:r>
              <w:t>异常流</w:t>
            </w:r>
          </w:p>
        </w:tc>
        <w:tc>
          <w:tcPr>
            <w:tcW w:w="6150" w:type="dxa"/>
            <w:tcBorders>
              <w:top w:val="nil"/>
              <w:left w:val="nil"/>
              <w:bottom w:val="single" w:color="000000" w:sz="8" w:space="0"/>
              <w:right w:val="single" w:color="000000" w:sz="8" w:space="0"/>
            </w:tcBorders>
            <w:vAlign w:val="center"/>
          </w:tcPr>
          <w:p w14:paraId="59AD1487">
            <w:pPr>
              <w:pStyle w:val="30"/>
            </w:pPr>
            <w:r>
              <w:t>文字生成有误</w:t>
            </w:r>
          </w:p>
        </w:tc>
      </w:tr>
      <w:tr w14:paraId="15A8A2C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E322C7B">
            <w:pPr>
              <w:pStyle w:val="30"/>
            </w:pPr>
            <w:r>
              <w:t>特殊需求</w:t>
            </w:r>
          </w:p>
        </w:tc>
        <w:tc>
          <w:tcPr>
            <w:tcW w:w="6150" w:type="dxa"/>
            <w:tcBorders>
              <w:top w:val="nil"/>
              <w:left w:val="nil"/>
              <w:bottom w:val="single" w:color="000000" w:sz="8" w:space="0"/>
              <w:right w:val="single" w:color="000000" w:sz="8" w:space="0"/>
            </w:tcBorders>
            <w:vAlign w:val="center"/>
          </w:tcPr>
          <w:p w14:paraId="65E1773F">
            <w:pPr>
              <w:pStyle w:val="30"/>
            </w:pPr>
            <w:r>
              <w:t>无</w:t>
            </w:r>
          </w:p>
        </w:tc>
      </w:tr>
    </w:tbl>
    <w:p w14:paraId="017A5011">
      <w:pPr>
        <w:pStyle w:val="6"/>
        <w:numPr>
          <w:ilvl w:val="4"/>
          <w:numId w:val="0"/>
        </w:numPr>
      </w:pPr>
      <w:r>
        <w:rPr>
          <w:rFonts w:hint="eastAsia" w:eastAsia="宋体" w:cs="宋体"/>
        </w:rPr>
        <w:t xml:space="preserve">6.1.6.6.3  </w:t>
      </w:r>
      <w:r>
        <w:rPr>
          <w:rFonts w:hint="eastAsia"/>
        </w:rPr>
        <w:t>现金流风险问询函触发规则</w:t>
      </w:r>
    </w:p>
    <w:p w14:paraId="4C5E5B7D">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5AE8B6E8">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2CBDC82F">
      <w:pPr>
        <w:ind w:firstLine="480"/>
      </w:pPr>
      <w:r>
        <w:rPr>
          <w:rFonts w:hint="eastAsia"/>
        </w:rPr>
        <w:t>完善现金流风险类别的风险问询函触发逻辑，新增开发该类别风险问询函读取指标信息的输入模板，并进行相应的指标公式配置。</w:t>
      </w:r>
    </w:p>
    <w:p w14:paraId="07B58E1E">
      <w:pPr>
        <w:ind w:firstLine="480"/>
      </w:pPr>
      <w:r>
        <w:rPr>
          <w:rFonts w:hint="eastAsia"/>
        </w:rPr>
        <w:t>根据触发规则，子系统将对被债务违约模型命中（包括“重点关注”及“一般关注”）且有息负债规模大于1亿元（含）的企业下发风险问询函，“重点关注”类企业的债务违约风险和现金流风险需要出现任一命中，“一般关注”类企业的债务违约风险和现金流风险需要同时出现命中。其中，现金流模型或现金到期债务比出现红灯时，系统将自动判定现金流风险命中。</w:t>
      </w:r>
    </w:p>
    <w:p w14:paraId="5B19BC9C">
      <w:pPr>
        <w:pStyle w:val="25"/>
      </w:pPr>
      <w:r>
        <w:drawing>
          <wp:inline distT="0" distB="0" distL="0" distR="0">
            <wp:extent cx="5274310" cy="3127375"/>
            <wp:effectExtent l="9525" t="9525" r="12065" b="15875"/>
            <wp:docPr id="2074513892" name="图片 207451389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13892" name="图片 2074513892" descr="图形用户界面, 文本, 应用程序, 电子邮件&#10;&#10;描述已自动生成"/>
                    <pic:cNvPicPr>
                      <a:picLocks noChangeAspect="1"/>
                    </pic:cNvPicPr>
                  </pic:nvPicPr>
                  <pic:blipFill>
                    <a:blip r:embed="rId140"/>
                    <a:stretch>
                      <a:fillRect/>
                    </a:stretch>
                  </pic:blipFill>
                  <pic:spPr>
                    <a:xfrm>
                      <a:off x="0" y="0"/>
                      <a:ext cx="5274310" cy="3127375"/>
                    </a:xfrm>
                    <a:prstGeom prst="rect">
                      <a:avLst/>
                    </a:prstGeom>
                    <a:ln>
                      <a:solidFill>
                        <a:schemeClr val="bg1">
                          <a:lumMod val="50000"/>
                        </a:schemeClr>
                      </a:solidFill>
                    </a:ln>
                  </pic:spPr>
                </pic:pic>
              </a:graphicData>
            </a:graphic>
          </wp:inline>
        </w:drawing>
      </w:r>
    </w:p>
    <w:p w14:paraId="056590DB">
      <w:pPr>
        <w:pStyle w:val="21"/>
        <w:numPr>
          <w:ilvl w:val="7"/>
          <w:numId w:val="0"/>
        </w:numPr>
        <w:rPr>
          <w:rFonts w:hint="default"/>
        </w:rPr>
      </w:pPr>
      <w:r>
        <w:rPr>
          <w:rFonts w:ascii="宋体" w:hAnsi="宋体" w:cs="宋体"/>
        </w:rPr>
        <w:t xml:space="preserve">图6.68  </w:t>
      </w:r>
      <w:r>
        <w:t>现金流风险问询函触发规则示意图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0B5B7025">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2472CF6B">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638BF5A4">
            <w:pPr>
              <w:pStyle w:val="30"/>
            </w:pPr>
            <w:r>
              <w:t>FXYJ_5_3</w:t>
            </w:r>
          </w:p>
        </w:tc>
      </w:tr>
      <w:tr w14:paraId="4F46305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DE9ED91">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224BC15F">
            <w:pPr>
              <w:pStyle w:val="30"/>
            </w:pPr>
            <w:r>
              <w:rPr>
                <w:rFonts w:hint="eastAsia"/>
              </w:rPr>
              <w:t>国资委用户、系统管理员</w:t>
            </w:r>
          </w:p>
        </w:tc>
      </w:tr>
      <w:tr w14:paraId="41EC043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2B9DA8A">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3F01C4E9">
            <w:pPr>
              <w:pStyle w:val="30"/>
            </w:pPr>
            <w:r>
              <w:rPr>
                <w:rFonts w:hint="eastAsia"/>
              </w:rPr>
              <w:t>登入全面风险预警管理子系统风险问询函配置后台</w:t>
            </w:r>
          </w:p>
        </w:tc>
      </w:tr>
      <w:tr w14:paraId="1DEB25D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66BCA6B">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40412311">
            <w:pPr>
              <w:pStyle w:val="30"/>
            </w:pPr>
            <w:r>
              <w:rPr>
                <w:rFonts w:hint="eastAsia"/>
              </w:rPr>
              <w:t>无</w:t>
            </w:r>
          </w:p>
        </w:tc>
      </w:tr>
      <w:tr w14:paraId="39E8E49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11824DD">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764B181C">
            <w:pPr>
              <w:pStyle w:val="30"/>
            </w:pPr>
            <w:r>
              <w:rPr>
                <w:rFonts w:hint="eastAsia"/>
              </w:rPr>
              <w:t>现金流风险问询函需要读取的指标数据</w:t>
            </w:r>
          </w:p>
        </w:tc>
      </w:tr>
      <w:tr w14:paraId="7A8D83A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696E0A8">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55355868">
            <w:pPr>
              <w:pStyle w:val="30"/>
            </w:pPr>
            <w:r>
              <w:rPr>
                <w:rFonts w:hint="eastAsia"/>
              </w:rPr>
              <w:t>现金流风险是否触发</w:t>
            </w:r>
          </w:p>
        </w:tc>
      </w:tr>
      <w:tr w14:paraId="616EA58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2002011">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79DAFED2">
            <w:pPr>
              <w:pStyle w:val="30"/>
            </w:pPr>
            <w:r>
              <w:rPr>
                <w:rFonts w:hint="eastAsia"/>
              </w:rPr>
              <w:t>按规则触发问询函的自动生成</w:t>
            </w:r>
          </w:p>
        </w:tc>
      </w:tr>
      <w:tr w14:paraId="3E4BE47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CD184A9">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3CDB25F4">
            <w:pPr>
              <w:pStyle w:val="30"/>
            </w:pPr>
            <w:r>
              <w:rPr>
                <w:rFonts w:hint="eastAsia"/>
              </w:rPr>
              <w:t>问询函生成失败</w:t>
            </w:r>
          </w:p>
        </w:tc>
      </w:tr>
      <w:tr w14:paraId="0747355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088BFD7">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19345255">
            <w:pPr>
              <w:pStyle w:val="30"/>
            </w:pPr>
            <w:r>
              <w:rPr>
                <w:rFonts w:hint="eastAsia"/>
              </w:rPr>
              <w:t>无</w:t>
            </w:r>
          </w:p>
        </w:tc>
      </w:tr>
    </w:tbl>
    <w:p w14:paraId="51D5FAE5">
      <w:pPr>
        <w:pStyle w:val="6"/>
        <w:numPr>
          <w:ilvl w:val="4"/>
          <w:numId w:val="0"/>
        </w:numPr>
      </w:pPr>
      <w:r>
        <w:rPr>
          <w:rFonts w:hint="eastAsia" w:eastAsia="宋体" w:cs="宋体"/>
        </w:rPr>
        <w:t xml:space="preserve">6.1.6.6.4  </w:t>
      </w:r>
      <w:r>
        <w:rPr>
          <w:rFonts w:hint="eastAsia"/>
        </w:rPr>
        <w:t>现金流风险问询函文字内容规则</w:t>
      </w:r>
    </w:p>
    <w:p w14:paraId="190712CD">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3F68F7F9">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38FDD975">
      <w:pPr>
        <w:ind w:firstLine="480"/>
      </w:pPr>
      <w:r>
        <w:rPr>
          <w:rFonts w:hint="eastAsia"/>
        </w:rPr>
        <w:t>完善现金流风险类别的风险问询函内容需求，新增开发该类别风险问询函文字内容自动输出模板，并在相应的风险问询函详情界面中对生成的问询函详情内容进行展示。</w:t>
      </w:r>
    </w:p>
    <w:p w14:paraId="7D8C3AB6">
      <w:pPr>
        <w:ind w:firstLine="480"/>
      </w:pPr>
      <w:r>
        <w:rPr>
          <w:rFonts w:hint="eastAsia"/>
        </w:rPr>
        <w:t>子系统将为债务风险问询函设置固定输出内容模板，文字内容主要为“20XX年末，带息负债达XX亿元，占净资产比重达XX%。连续多年，资金领域相关指标出现如下情况：货币资金近3年分别为：XX亿元，XX亿元，XX亿元，持续下降；经营活动产生的现金流量净额5年分别为：XX亿元，XX亿元，XX亿元，XX亿元，XX亿元，5年中有4年经营活动净现金流为净流出”。</w:t>
      </w:r>
    </w:p>
    <w:p w14:paraId="07B556D3">
      <w:pPr>
        <w:pStyle w:val="25"/>
      </w:pPr>
      <w:r>
        <w:drawing>
          <wp:inline distT="0" distB="0" distL="0" distR="0">
            <wp:extent cx="5230495" cy="2964815"/>
            <wp:effectExtent l="9525" t="9525" r="17780" b="16510"/>
            <wp:docPr id="193942339" name="图片 193942339"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39" name="图片 193942339" descr="图形用户界面, 文本, 应用程序&#10;&#10;描述已自动生成"/>
                    <pic:cNvPicPr>
                      <a:picLocks noChangeAspect="1"/>
                    </pic:cNvPicPr>
                  </pic:nvPicPr>
                  <pic:blipFill>
                    <a:blip r:embed="rId141"/>
                    <a:srcRect r="819"/>
                    <a:stretch>
                      <a:fillRect/>
                    </a:stretch>
                  </pic:blipFill>
                  <pic:spPr>
                    <a:xfrm>
                      <a:off x="0" y="0"/>
                      <a:ext cx="5231080" cy="2964815"/>
                    </a:xfrm>
                    <a:prstGeom prst="rect">
                      <a:avLst/>
                    </a:prstGeom>
                    <a:ln>
                      <a:solidFill>
                        <a:schemeClr val="bg1">
                          <a:lumMod val="50000"/>
                        </a:schemeClr>
                      </a:solidFill>
                    </a:ln>
                  </pic:spPr>
                </pic:pic>
              </a:graphicData>
            </a:graphic>
          </wp:inline>
        </w:drawing>
      </w:r>
    </w:p>
    <w:p w14:paraId="52D0961F">
      <w:pPr>
        <w:pStyle w:val="21"/>
        <w:numPr>
          <w:ilvl w:val="7"/>
          <w:numId w:val="0"/>
        </w:numPr>
        <w:rPr>
          <w:rFonts w:hint="default"/>
        </w:rPr>
      </w:pPr>
      <w:r>
        <w:rPr>
          <w:rFonts w:ascii="宋体" w:hAnsi="宋体" w:cs="宋体"/>
        </w:rPr>
        <w:t xml:space="preserve">图6.69  </w:t>
      </w:r>
      <w:r>
        <w:t>现金流风险问询函文字内容规则示意图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43E5E477">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271C0951">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799E2B09">
            <w:pPr>
              <w:pStyle w:val="30"/>
            </w:pPr>
            <w:r>
              <w:t>FXYJ_5_4</w:t>
            </w:r>
          </w:p>
        </w:tc>
      </w:tr>
      <w:tr w14:paraId="5AECF7D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57A8E28">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29AC8813">
            <w:pPr>
              <w:pStyle w:val="30"/>
            </w:pPr>
            <w:r>
              <w:rPr>
                <w:rFonts w:hint="eastAsia"/>
              </w:rPr>
              <w:t>国资委用户、系统管理员</w:t>
            </w:r>
          </w:p>
        </w:tc>
      </w:tr>
      <w:tr w14:paraId="4B6332D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FEC38F6">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34521101">
            <w:pPr>
              <w:pStyle w:val="30"/>
            </w:pPr>
            <w:r>
              <w:rPr>
                <w:rFonts w:hint="eastAsia"/>
              </w:rPr>
              <w:t>登入全面风险预警管理子系统风险问询函配置后台</w:t>
            </w:r>
          </w:p>
        </w:tc>
      </w:tr>
      <w:tr w14:paraId="73A53CD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7A18BDD">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4B7F7480">
            <w:pPr>
              <w:pStyle w:val="30"/>
            </w:pPr>
            <w:r>
              <w:rPr>
                <w:rFonts w:hint="eastAsia"/>
              </w:rPr>
              <w:t>无</w:t>
            </w:r>
          </w:p>
        </w:tc>
      </w:tr>
      <w:tr w14:paraId="185ABDA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51B3AD4">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20AC9848">
            <w:pPr>
              <w:pStyle w:val="30"/>
            </w:pPr>
            <w:r>
              <w:rPr>
                <w:rFonts w:hint="eastAsia"/>
              </w:rPr>
              <w:t>现金流风险问询函需要读取的指标值及亮灯结果</w:t>
            </w:r>
          </w:p>
        </w:tc>
      </w:tr>
      <w:tr w14:paraId="5B44DD7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C2A6BAF">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3272055F">
            <w:pPr>
              <w:pStyle w:val="30"/>
            </w:pPr>
            <w:r>
              <w:rPr>
                <w:rFonts w:hint="eastAsia"/>
              </w:rPr>
              <w:t>风险问询函文字内容</w:t>
            </w:r>
          </w:p>
        </w:tc>
      </w:tr>
      <w:tr w14:paraId="2718B5A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BF0CA6F">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5F930AF8">
            <w:pPr>
              <w:pStyle w:val="30"/>
            </w:pPr>
            <w:r>
              <w:rPr>
                <w:rFonts w:hint="eastAsia"/>
              </w:rPr>
              <w:t>文字自动生成</w:t>
            </w:r>
          </w:p>
        </w:tc>
      </w:tr>
      <w:tr w14:paraId="07E1FBE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9FE3856">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28C42591">
            <w:pPr>
              <w:pStyle w:val="30"/>
            </w:pPr>
            <w:r>
              <w:rPr>
                <w:rFonts w:hint="eastAsia"/>
              </w:rPr>
              <w:t>文字生成有误</w:t>
            </w:r>
          </w:p>
        </w:tc>
      </w:tr>
      <w:tr w14:paraId="278A5D3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38A7B2F">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72A46382">
            <w:pPr>
              <w:pStyle w:val="30"/>
            </w:pPr>
            <w:r>
              <w:rPr>
                <w:rFonts w:hint="eastAsia"/>
              </w:rPr>
              <w:t>无</w:t>
            </w:r>
          </w:p>
        </w:tc>
      </w:tr>
    </w:tbl>
    <w:p w14:paraId="02273C3C">
      <w:pPr>
        <w:pStyle w:val="6"/>
        <w:numPr>
          <w:ilvl w:val="4"/>
          <w:numId w:val="0"/>
        </w:numPr>
      </w:pPr>
      <w:r>
        <w:rPr>
          <w:rFonts w:hint="eastAsia" w:eastAsia="宋体" w:cs="宋体"/>
        </w:rPr>
        <w:t xml:space="preserve">6.1.6.6.5  </w:t>
      </w:r>
      <w:r>
        <w:rPr>
          <w:rFonts w:hint="eastAsia"/>
        </w:rPr>
        <w:t>融资担保风险问询函触发规则</w:t>
      </w:r>
    </w:p>
    <w:p w14:paraId="363E8C2F">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1894BE5F">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1D57FE15">
      <w:pPr>
        <w:ind w:firstLine="480"/>
      </w:pPr>
      <w:r>
        <w:rPr>
          <w:rFonts w:hint="eastAsia"/>
        </w:rPr>
        <w:t>完善融资担保风险类别的风险问询函触发逻辑，新增开发该类别风险问询函读取指标信息的输入模板，并进行相应的指标公式配置。</w:t>
      </w:r>
    </w:p>
    <w:p w14:paraId="53BB2E9D">
      <w:pPr>
        <w:ind w:firstLine="480"/>
      </w:pPr>
      <w:r>
        <w:rPr>
          <w:rFonts w:hint="eastAsia"/>
        </w:rPr>
        <w:t>根据触发规则，子系统将对融资担保规模超过集团合并净资产40%（或：融资担保额超过本企业净资产50%）的企业下发风险问询函，其中，融资担保及净资产数据来源于财务决算系统或财务快报系统，系统将分别以年度、月度为单位对数据进行自动抓取。</w:t>
      </w:r>
    </w:p>
    <w:p w14:paraId="4EF825B6">
      <w:pPr>
        <w:pStyle w:val="25"/>
      </w:pPr>
      <w:r>
        <w:drawing>
          <wp:inline distT="0" distB="0" distL="0" distR="0">
            <wp:extent cx="5274310" cy="3127375"/>
            <wp:effectExtent l="9525" t="9525" r="12065" b="15875"/>
            <wp:docPr id="193942342" name="图片 19394234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42" name="图片 193942342" descr="图形用户界面, 文本, 应用程序, 电子邮件&#10;&#10;描述已自动生成"/>
                    <pic:cNvPicPr>
                      <a:picLocks noChangeAspect="1"/>
                    </pic:cNvPicPr>
                  </pic:nvPicPr>
                  <pic:blipFill>
                    <a:blip r:embed="rId142"/>
                    <a:stretch>
                      <a:fillRect/>
                    </a:stretch>
                  </pic:blipFill>
                  <pic:spPr>
                    <a:xfrm>
                      <a:off x="0" y="0"/>
                      <a:ext cx="5274310" cy="3127375"/>
                    </a:xfrm>
                    <a:prstGeom prst="rect">
                      <a:avLst/>
                    </a:prstGeom>
                    <a:ln>
                      <a:solidFill>
                        <a:schemeClr val="bg1">
                          <a:lumMod val="50000"/>
                        </a:schemeClr>
                      </a:solidFill>
                    </a:ln>
                  </pic:spPr>
                </pic:pic>
              </a:graphicData>
            </a:graphic>
          </wp:inline>
        </w:drawing>
      </w:r>
    </w:p>
    <w:p w14:paraId="20CB8771">
      <w:pPr>
        <w:pStyle w:val="21"/>
        <w:numPr>
          <w:ilvl w:val="7"/>
          <w:numId w:val="0"/>
        </w:numPr>
        <w:rPr>
          <w:rFonts w:hint="default"/>
        </w:rPr>
      </w:pPr>
      <w:r>
        <w:rPr>
          <w:rFonts w:ascii="宋体" w:hAnsi="宋体" w:cs="宋体"/>
        </w:rPr>
        <w:t xml:space="preserve">图6.70  </w:t>
      </w:r>
      <w:r>
        <w:t>融资担保风险问询函触发规则示意图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679AEA2">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3B17C91A">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1A8AB620">
            <w:pPr>
              <w:pStyle w:val="30"/>
            </w:pPr>
            <w:r>
              <w:t>FXYJ_5_5</w:t>
            </w:r>
          </w:p>
        </w:tc>
      </w:tr>
      <w:tr w14:paraId="4178EC8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52D61DC">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090FE2B5">
            <w:pPr>
              <w:pStyle w:val="30"/>
            </w:pPr>
            <w:r>
              <w:rPr>
                <w:rFonts w:hint="eastAsia"/>
              </w:rPr>
              <w:t>国资委用户、系统管理员</w:t>
            </w:r>
          </w:p>
        </w:tc>
      </w:tr>
      <w:tr w14:paraId="44D223E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717E345">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4A76A62F">
            <w:pPr>
              <w:pStyle w:val="30"/>
            </w:pPr>
            <w:r>
              <w:rPr>
                <w:rFonts w:hint="eastAsia"/>
              </w:rPr>
              <w:t>登入全面风险预警管理子系统风险问询函配置后台</w:t>
            </w:r>
          </w:p>
        </w:tc>
      </w:tr>
      <w:tr w14:paraId="414E619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CB9268B">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76088E77">
            <w:pPr>
              <w:pStyle w:val="30"/>
            </w:pPr>
            <w:r>
              <w:rPr>
                <w:rFonts w:hint="eastAsia"/>
              </w:rPr>
              <w:t>无</w:t>
            </w:r>
          </w:p>
        </w:tc>
      </w:tr>
      <w:tr w14:paraId="7114025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703C3EF">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6680AA59">
            <w:pPr>
              <w:pStyle w:val="30"/>
            </w:pPr>
            <w:r>
              <w:rPr>
                <w:rFonts w:hint="eastAsia"/>
              </w:rPr>
              <w:t>融资担保风险问询函需要读取的指标数据</w:t>
            </w:r>
          </w:p>
        </w:tc>
      </w:tr>
      <w:tr w14:paraId="1370C20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7AB37B9">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6E8585F4">
            <w:pPr>
              <w:pStyle w:val="30"/>
            </w:pPr>
            <w:r>
              <w:rPr>
                <w:rFonts w:hint="eastAsia"/>
              </w:rPr>
              <w:t>融资担保风险是否触发</w:t>
            </w:r>
          </w:p>
        </w:tc>
      </w:tr>
      <w:tr w14:paraId="0FB6126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7CF4440">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157A4BAE">
            <w:pPr>
              <w:pStyle w:val="30"/>
            </w:pPr>
            <w:r>
              <w:rPr>
                <w:rFonts w:hint="eastAsia"/>
              </w:rPr>
              <w:t>按规则触发问询函的自动生成</w:t>
            </w:r>
          </w:p>
        </w:tc>
      </w:tr>
      <w:tr w14:paraId="79EA1A8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6EDAC9F">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77044579">
            <w:pPr>
              <w:pStyle w:val="30"/>
            </w:pPr>
            <w:r>
              <w:rPr>
                <w:rFonts w:hint="eastAsia"/>
              </w:rPr>
              <w:t>问询函生成失败</w:t>
            </w:r>
          </w:p>
        </w:tc>
      </w:tr>
      <w:tr w14:paraId="65FFE45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507C844">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369AA6DB">
            <w:pPr>
              <w:pStyle w:val="30"/>
            </w:pPr>
            <w:r>
              <w:rPr>
                <w:rFonts w:hint="eastAsia"/>
              </w:rPr>
              <w:t>无</w:t>
            </w:r>
          </w:p>
        </w:tc>
      </w:tr>
    </w:tbl>
    <w:p w14:paraId="24E7D412">
      <w:pPr>
        <w:pStyle w:val="6"/>
        <w:numPr>
          <w:ilvl w:val="4"/>
          <w:numId w:val="0"/>
        </w:numPr>
      </w:pPr>
      <w:r>
        <w:rPr>
          <w:rFonts w:hint="eastAsia" w:eastAsia="宋体" w:cs="宋体"/>
        </w:rPr>
        <w:t xml:space="preserve">6.1.6.6.6  </w:t>
      </w:r>
      <w:r>
        <w:rPr>
          <w:rFonts w:hint="eastAsia"/>
        </w:rPr>
        <w:t>融资担保风险问询函文字内容规则</w:t>
      </w:r>
    </w:p>
    <w:p w14:paraId="6CBF70AE">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0752C19E">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0CDA8E5D">
      <w:pPr>
        <w:ind w:firstLine="480"/>
      </w:pPr>
      <w:r>
        <w:rPr>
          <w:rFonts w:hint="eastAsia"/>
        </w:rPr>
        <w:t>完善融资担保风险类别的风险问询函内容需求，新增开发该类别风险问询函文字内容自动输出模板，并在相应的风险问询函详情界面中对生成的问询函详情内容进行展示。</w:t>
      </w:r>
    </w:p>
    <w:p w14:paraId="37942F99">
      <w:pPr>
        <w:ind w:firstLine="480"/>
      </w:pPr>
      <w:r>
        <w:rPr>
          <w:rFonts w:hint="eastAsia"/>
        </w:rPr>
        <w:t>子系统将为融资担保类风险问询函设置固定输出内容模板，模板中文字内容主要为“20XX年（X月），担保总额达XXX亿元，担保净资产比为：XX%，融资担保规模超过集团合并净资产40%（或：融资担保额超过本企业净资产50%）”。</w:t>
      </w:r>
    </w:p>
    <w:p w14:paraId="4AF2C1B2">
      <w:pPr>
        <w:pStyle w:val="25"/>
      </w:pPr>
      <w:r>
        <w:drawing>
          <wp:inline distT="0" distB="0" distL="0" distR="0">
            <wp:extent cx="5274310" cy="2915920"/>
            <wp:effectExtent l="9525" t="9525" r="12065" b="17780"/>
            <wp:docPr id="193942362" name="图片 19394236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62" name="图片 193942362" descr="图形用户界面, 文本, 应用程序, 电子邮件&#10;&#10;描述已自动生成"/>
                    <pic:cNvPicPr>
                      <a:picLocks noChangeAspect="1"/>
                    </pic:cNvPicPr>
                  </pic:nvPicPr>
                  <pic:blipFill>
                    <a:blip r:embed="rId143"/>
                    <a:stretch>
                      <a:fillRect/>
                    </a:stretch>
                  </pic:blipFill>
                  <pic:spPr>
                    <a:xfrm>
                      <a:off x="0" y="0"/>
                      <a:ext cx="5274310" cy="2915920"/>
                    </a:xfrm>
                    <a:prstGeom prst="rect">
                      <a:avLst/>
                    </a:prstGeom>
                    <a:ln>
                      <a:solidFill>
                        <a:schemeClr val="bg1">
                          <a:lumMod val="50000"/>
                        </a:schemeClr>
                      </a:solidFill>
                    </a:ln>
                  </pic:spPr>
                </pic:pic>
              </a:graphicData>
            </a:graphic>
          </wp:inline>
        </w:drawing>
      </w:r>
    </w:p>
    <w:p w14:paraId="5DFD9D95">
      <w:pPr>
        <w:pStyle w:val="21"/>
        <w:numPr>
          <w:ilvl w:val="7"/>
          <w:numId w:val="0"/>
        </w:numPr>
        <w:rPr>
          <w:rFonts w:hint="default"/>
        </w:rPr>
      </w:pPr>
      <w:r>
        <w:rPr>
          <w:rFonts w:ascii="宋体" w:hAnsi="宋体" w:cs="宋体"/>
        </w:rPr>
        <w:t xml:space="preserve">图6.71  </w:t>
      </w:r>
      <w:r>
        <w:t>融资担保风险问询函文字内容规则示意图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1EA4751A">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659347C0">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5E347CCC">
            <w:pPr>
              <w:pStyle w:val="30"/>
            </w:pPr>
            <w:r>
              <w:t>FXYJ_5_6</w:t>
            </w:r>
          </w:p>
        </w:tc>
      </w:tr>
      <w:tr w14:paraId="310E83A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62D3BDE">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305E69D3">
            <w:pPr>
              <w:pStyle w:val="30"/>
            </w:pPr>
            <w:r>
              <w:rPr>
                <w:rFonts w:hint="eastAsia"/>
              </w:rPr>
              <w:t>国资委用户、系统管理员</w:t>
            </w:r>
          </w:p>
        </w:tc>
      </w:tr>
      <w:tr w14:paraId="7B82A91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4DD0911">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7EB18685">
            <w:pPr>
              <w:pStyle w:val="30"/>
            </w:pPr>
            <w:r>
              <w:rPr>
                <w:rFonts w:hint="eastAsia"/>
              </w:rPr>
              <w:t>登入全面风险预警管理子系统风险问询函配置后台</w:t>
            </w:r>
          </w:p>
        </w:tc>
      </w:tr>
      <w:tr w14:paraId="1FFF1E0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E9E5656">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7B62FFE0">
            <w:pPr>
              <w:pStyle w:val="30"/>
            </w:pPr>
            <w:r>
              <w:rPr>
                <w:rFonts w:hint="eastAsia"/>
              </w:rPr>
              <w:t>无</w:t>
            </w:r>
          </w:p>
        </w:tc>
      </w:tr>
      <w:tr w14:paraId="190B693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92FAA84">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54AD57BA">
            <w:pPr>
              <w:pStyle w:val="30"/>
            </w:pPr>
            <w:r>
              <w:rPr>
                <w:rFonts w:hint="eastAsia"/>
              </w:rPr>
              <w:t>融资担保风险问询函需要读取的指标值及亮灯结果</w:t>
            </w:r>
          </w:p>
        </w:tc>
      </w:tr>
      <w:tr w14:paraId="40C2020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5D12DDD">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24D955EC">
            <w:pPr>
              <w:pStyle w:val="30"/>
            </w:pPr>
            <w:r>
              <w:rPr>
                <w:rFonts w:hint="eastAsia"/>
              </w:rPr>
              <w:t>风险问询函文字内容</w:t>
            </w:r>
          </w:p>
        </w:tc>
      </w:tr>
      <w:tr w14:paraId="0199417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DD45800">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0640DE35">
            <w:pPr>
              <w:pStyle w:val="30"/>
            </w:pPr>
            <w:r>
              <w:rPr>
                <w:rFonts w:hint="eastAsia"/>
              </w:rPr>
              <w:t>文字自动生成</w:t>
            </w:r>
          </w:p>
        </w:tc>
      </w:tr>
      <w:tr w14:paraId="63B7FBB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F7049A4">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41C5FE42">
            <w:pPr>
              <w:pStyle w:val="30"/>
            </w:pPr>
            <w:r>
              <w:rPr>
                <w:rFonts w:hint="eastAsia"/>
              </w:rPr>
              <w:t>文字生成有误</w:t>
            </w:r>
          </w:p>
        </w:tc>
      </w:tr>
      <w:tr w14:paraId="18D1C0C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440C891">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645B2CC7">
            <w:pPr>
              <w:pStyle w:val="30"/>
            </w:pPr>
            <w:r>
              <w:rPr>
                <w:rFonts w:hint="eastAsia"/>
              </w:rPr>
              <w:t>无</w:t>
            </w:r>
          </w:p>
        </w:tc>
      </w:tr>
    </w:tbl>
    <w:p w14:paraId="41DDA77A">
      <w:pPr>
        <w:pStyle w:val="6"/>
        <w:numPr>
          <w:ilvl w:val="4"/>
          <w:numId w:val="0"/>
        </w:numPr>
      </w:pPr>
      <w:r>
        <w:rPr>
          <w:rFonts w:hint="eastAsia" w:eastAsia="宋体" w:cs="宋体"/>
        </w:rPr>
        <w:t xml:space="preserve">6.1.6.6.7  </w:t>
      </w:r>
      <w:r>
        <w:rPr>
          <w:rFonts w:hint="eastAsia"/>
        </w:rPr>
        <w:t>主业领域整体风险问询函触发规则</w:t>
      </w:r>
    </w:p>
    <w:p w14:paraId="6F6EBF98">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06B926FA">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081908EF">
      <w:pPr>
        <w:ind w:firstLine="480"/>
      </w:pPr>
      <w:r>
        <w:rPr>
          <w:rFonts w:hint="eastAsia"/>
        </w:rPr>
        <w:t>完善主业领域整体风险类别的风险问询函触发逻辑，新增开发该类别风险问询函读取指标信息的输入模板，并进行相应的指标公式配置。</w:t>
      </w:r>
    </w:p>
    <w:p w14:paraId="43787092">
      <w:pPr>
        <w:ind w:firstLine="480"/>
      </w:pPr>
      <w:r>
        <w:rPr>
          <w:rFonts w:hint="eastAsia"/>
        </w:rPr>
        <w:t>根据触发规则，子系统将对被企业健康度模型命中（包括“重点关注”及“一般关注”）的企业下发风险问询函，“重点关注”类的企业需要满足业务发展风险/创新投入不足2盏红灯、经营效率风险1盏红灯、盈利能力风险2盏红灯满足出现任一命中，“一般关注”类的企业需要满足业务发展风险/创新投入不足2盏红灯、经营效率风险1盏红灯、盈利能力风险2盏红灯满足出现同时命中。</w:t>
      </w:r>
    </w:p>
    <w:p w14:paraId="7E837045">
      <w:pPr>
        <w:pStyle w:val="25"/>
      </w:pPr>
      <w:r>
        <w:drawing>
          <wp:inline distT="0" distB="0" distL="0" distR="0">
            <wp:extent cx="5274310" cy="3127375"/>
            <wp:effectExtent l="9525" t="9525" r="12065" b="15875"/>
            <wp:docPr id="270425862" name="图片 27042586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62" name="图片 270425862" descr="图形用户界面, 文本, 应用程序, 电子邮件&#10;&#10;描述已自动生成"/>
                    <pic:cNvPicPr>
                      <a:picLocks noChangeAspect="1"/>
                    </pic:cNvPicPr>
                  </pic:nvPicPr>
                  <pic:blipFill>
                    <a:blip r:embed="rId144"/>
                    <a:stretch>
                      <a:fillRect/>
                    </a:stretch>
                  </pic:blipFill>
                  <pic:spPr>
                    <a:xfrm>
                      <a:off x="0" y="0"/>
                      <a:ext cx="5274310" cy="3127375"/>
                    </a:xfrm>
                    <a:prstGeom prst="rect">
                      <a:avLst/>
                    </a:prstGeom>
                    <a:ln>
                      <a:solidFill>
                        <a:schemeClr val="bg1">
                          <a:lumMod val="50000"/>
                        </a:schemeClr>
                      </a:solidFill>
                    </a:ln>
                  </pic:spPr>
                </pic:pic>
              </a:graphicData>
            </a:graphic>
          </wp:inline>
        </w:drawing>
      </w:r>
    </w:p>
    <w:p w14:paraId="1377021A">
      <w:pPr>
        <w:pStyle w:val="21"/>
        <w:numPr>
          <w:ilvl w:val="7"/>
          <w:numId w:val="0"/>
        </w:numPr>
        <w:rPr>
          <w:rFonts w:hint="default"/>
        </w:rPr>
      </w:pPr>
      <w:r>
        <w:rPr>
          <w:rFonts w:ascii="宋体" w:hAnsi="宋体" w:cs="宋体"/>
        </w:rPr>
        <w:t xml:space="preserve">图6.72  </w:t>
      </w:r>
      <w:r>
        <w:t>主业领域整体风险问询函触发规则示意图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68087DBC">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57985CCF">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0B2D6857">
            <w:pPr>
              <w:pStyle w:val="30"/>
            </w:pPr>
            <w:r>
              <w:t>FXYJ_5_7</w:t>
            </w:r>
          </w:p>
        </w:tc>
      </w:tr>
      <w:tr w14:paraId="6F68892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8CC94FA">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4B7C0214">
            <w:pPr>
              <w:pStyle w:val="30"/>
            </w:pPr>
            <w:r>
              <w:rPr>
                <w:rFonts w:hint="eastAsia"/>
              </w:rPr>
              <w:t>国资委用户、系统管理员</w:t>
            </w:r>
          </w:p>
        </w:tc>
      </w:tr>
      <w:tr w14:paraId="02C3680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861F5AF">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011AF8B2">
            <w:pPr>
              <w:pStyle w:val="30"/>
            </w:pPr>
            <w:r>
              <w:rPr>
                <w:rFonts w:hint="eastAsia"/>
              </w:rPr>
              <w:t>登入全面风险预警管理子系统风险问询函配置后台</w:t>
            </w:r>
          </w:p>
        </w:tc>
      </w:tr>
      <w:tr w14:paraId="0C287DD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D7ACA8F">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0AB99226">
            <w:pPr>
              <w:pStyle w:val="30"/>
            </w:pPr>
            <w:r>
              <w:rPr>
                <w:rFonts w:hint="eastAsia"/>
              </w:rPr>
              <w:t>无</w:t>
            </w:r>
          </w:p>
        </w:tc>
      </w:tr>
      <w:tr w14:paraId="03BA977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87105AE">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72F38823">
            <w:pPr>
              <w:pStyle w:val="30"/>
            </w:pPr>
            <w:r>
              <w:rPr>
                <w:rFonts w:hint="eastAsia"/>
              </w:rPr>
              <w:t>主业领域整体风险问询函需要读取的指标数据</w:t>
            </w:r>
          </w:p>
        </w:tc>
      </w:tr>
      <w:tr w14:paraId="0F46032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850C1DD">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3D29FFC5">
            <w:pPr>
              <w:pStyle w:val="30"/>
            </w:pPr>
            <w:r>
              <w:rPr>
                <w:rFonts w:hint="eastAsia"/>
              </w:rPr>
              <w:t>主业领域整体风险是否触发</w:t>
            </w:r>
          </w:p>
        </w:tc>
      </w:tr>
      <w:tr w14:paraId="511FA9A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BF3E02A">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25EB5B70">
            <w:pPr>
              <w:pStyle w:val="30"/>
            </w:pPr>
            <w:r>
              <w:rPr>
                <w:rFonts w:hint="eastAsia"/>
              </w:rPr>
              <w:t>按规则触发问询函的自动生成</w:t>
            </w:r>
          </w:p>
        </w:tc>
      </w:tr>
      <w:tr w14:paraId="7A7545F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6BC874B">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499F2C5A">
            <w:pPr>
              <w:pStyle w:val="30"/>
            </w:pPr>
            <w:r>
              <w:rPr>
                <w:rFonts w:hint="eastAsia"/>
              </w:rPr>
              <w:t>问询函生成失败</w:t>
            </w:r>
          </w:p>
        </w:tc>
      </w:tr>
      <w:tr w14:paraId="2BCEFDF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009392C">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7CE301F5">
            <w:pPr>
              <w:pStyle w:val="30"/>
            </w:pPr>
            <w:r>
              <w:rPr>
                <w:rFonts w:hint="eastAsia"/>
              </w:rPr>
              <w:t>无</w:t>
            </w:r>
          </w:p>
        </w:tc>
      </w:tr>
    </w:tbl>
    <w:p w14:paraId="3EF15B1F">
      <w:pPr>
        <w:pStyle w:val="6"/>
        <w:numPr>
          <w:ilvl w:val="4"/>
          <w:numId w:val="0"/>
        </w:numPr>
      </w:pPr>
      <w:r>
        <w:rPr>
          <w:rFonts w:hint="eastAsia" w:eastAsia="宋体" w:cs="宋体"/>
        </w:rPr>
        <w:t xml:space="preserve">6.1.6.6.8  </w:t>
      </w:r>
      <w:r>
        <w:rPr>
          <w:rFonts w:hint="eastAsia"/>
        </w:rPr>
        <w:t>主业领域整体风险问询函文字内容规则</w:t>
      </w:r>
    </w:p>
    <w:p w14:paraId="4C419A2A">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0BC4184D">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7CE4E9AE">
      <w:pPr>
        <w:ind w:firstLine="480"/>
      </w:pPr>
      <w:r>
        <w:rPr>
          <w:rFonts w:hint="eastAsia"/>
        </w:rPr>
        <w:t>完善主业领域整体风险类别的风险问询函内容需求，新增开发该类别风险问询函文字内容自动输出模板，并在相应的风险问询函详情界面中对生成的问询函详情内容进行展示。</w:t>
      </w:r>
    </w:p>
    <w:p w14:paraId="74E5C2C0">
      <w:pPr>
        <w:ind w:firstLine="480"/>
      </w:pPr>
      <w:r>
        <w:rPr>
          <w:rFonts w:hint="eastAsia"/>
        </w:rPr>
        <w:t>子系统将为主业领域整体风险问询函设置固定输出内容模板，文字内容主要为“20XX年，营业收入达XX亿元，利润总额达XX亿元，总资产达XX亿元，主业经营领域相关指标出现如下情况：固定资产周转率：XX，低于行业平均水平，指标亮红灯；营业收入同比增长率：XX%，低于行业平均水平，指标亮红灯；存货及合同资产周转率：XX，低于行业平均水平，指标亮红灯；应收账款周转率：XX，低于行业平均水平，指标亮红灯；劳动生产率（人均创收）：XX万元，低于行业平均水平，指标亮红灯；毛利率：XX%，低于行业平均水平，指标亮红灯；利润总额同比增长率：XX%，低于历史平均水平，指标亮红灯；净资产收益率：XX%，低于行业平均水平，指标亮红灯；总资产报酬率：XX%，低于行业平均水平，指标亮红灯；营业现金比率：XX%，低于行业平均水平，指标亮红灯；创新投入强度增长率：XX%，不及收入增长率的一半，指标亮红灯”。</w:t>
      </w:r>
    </w:p>
    <w:p w14:paraId="2D6D3A69">
      <w:pPr>
        <w:pStyle w:val="25"/>
      </w:pPr>
      <w:r>
        <w:drawing>
          <wp:inline distT="0" distB="0" distL="0" distR="0">
            <wp:extent cx="5274310" cy="2765425"/>
            <wp:effectExtent l="9525" t="9525" r="12065" b="15875"/>
            <wp:docPr id="270425865" name="图片 270425865"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65" name="图片 270425865" descr="图形用户界面, 文本, 应用程序, 电子邮件&#10;&#10;描述已自动生成"/>
                    <pic:cNvPicPr>
                      <a:picLocks noChangeAspect="1"/>
                    </pic:cNvPicPr>
                  </pic:nvPicPr>
                  <pic:blipFill>
                    <a:blip r:embed="rId145"/>
                    <a:stretch>
                      <a:fillRect/>
                    </a:stretch>
                  </pic:blipFill>
                  <pic:spPr>
                    <a:xfrm>
                      <a:off x="0" y="0"/>
                      <a:ext cx="5274310" cy="2765425"/>
                    </a:xfrm>
                    <a:prstGeom prst="rect">
                      <a:avLst/>
                    </a:prstGeom>
                    <a:ln>
                      <a:solidFill>
                        <a:schemeClr val="bg1">
                          <a:lumMod val="50000"/>
                        </a:schemeClr>
                      </a:solidFill>
                    </a:ln>
                  </pic:spPr>
                </pic:pic>
              </a:graphicData>
            </a:graphic>
          </wp:inline>
        </w:drawing>
      </w:r>
    </w:p>
    <w:p w14:paraId="52668EF5">
      <w:pPr>
        <w:pStyle w:val="21"/>
        <w:numPr>
          <w:ilvl w:val="7"/>
          <w:numId w:val="0"/>
        </w:numPr>
        <w:rPr>
          <w:rFonts w:hint="default"/>
        </w:rPr>
      </w:pPr>
      <w:r>
        <w:rPr>
          <w:rFonts w:ascii="宋体" w:hAnsi="宋体" w:cs="宋体"/>
        </w:rPr>
        <w:t xml:space="preserve">图6.73  </w:t>
      </w:r>
      <w:r>
        <w:t>主业领域整体风险问询函文字内容规则示意图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1C8EBFCD">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43872B6A">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33995641">
            <w:pPr>
              <w:pStyle w:val="30"/>
            </w:pPr>
            <w:r>
              <w:t>FXYJ_5_8</w:t>
            </w:r>
          </w:p>
        </w:tc>
      </w:tr>
      <w:tr w14:paraId="212F7C4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B60DA30">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3D9F3E8D">
            <w:pPr>
              <w:pStyle w:val="30"/>
            </w:pPr>
            <w:r>
              <w:rPr>
                <w:rFonts w:hint="eastAsia"/>
              </w:rPr>
              <w:t>国资委用户、系统管理员</w:t>
            </w:r>
          </w:p>
        </w:tc>
      </w:tr>
      <w:tr w14:paraId="660B33E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5BF1CC3">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7FBF396E">
            <w:pPr>
              <w:pStyle w:val="30"/>
            </w:pPr>
            <w:r>
              <w:rPr>
                <w:rFonts w:hint="eastAsia"/>
              </w:rPr>
              <w:t>登入全面风险预警管理子系统风险问询函配置后台</w:t>
            </w:r>
          </w:p>
        </w:tc>
      </w:tr>
      <w:tr w14:paraId="0A7398E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6D44525">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286D76CF">
            <w:pPr>
              <w:pStyle w:val="30"/>
            </w:pPr>
            <w:r>
              <w:rPr>
                <w:rFonts w:hint="eastAsia"/>
              </w:rPr>
              <w:t>无</w:t>
            </w:r>
          </w:p>
        </w:tc>
      </w:tr>
      <w:tr w14:paraId="07AEBB1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FBE78A5">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1926FC6E">
            <w:pPr>
              <w:pStyle w:val="30"/>
            </w:pPr>
            <w:r>
              <w:rPr>
                <w:rFonts w:hint="eastAsia"/>
              </w:rPr>
              <w:t>主业领域整体风险问询函需要读取的指标值及亮灯结果</w:t>
            </w:r>
          </w:p>
        </w:tc>
      </w:tr>
      <w:tr w14:paraId="2BD8D3C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54B2A01">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3F97565C">
            <w:pPr>
              <w:pStyle w:val="30"/>
            </w:pPr>
            <w:r>
              <w:rPr>
                <w:rFonts w:hint="eastAsia"/>
              </w:rPr>
              <w:t>风险问询函文字内容</w:t>
            </w:r>
          </w:p>
        </w:tc>
      </w:tr>
      <w:tr w14:paraId="1DF6956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841304B">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37E66D29">
            <w:pPr>
              <w:pStyle w:val="30"/>
            </w:pPr>
            <w:r>
              <w:rPr>
                <w:rFonts w:hint="eastAsia"/>
              </w:rPr>
              <w:t>文字自动生成</w:t>
            </w:r>
          </w:p>
        </w:tc>
      </w:tr>
      <w:tr w14:paraId="0C3F5BF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7CEBCFB">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7134A8DF">
            <w:pPr>
              <w:pStyle w:val="30"/>
            </w:pPr>
            <w:r>
              <w:rPr>
                <w:rFonts w:hint="eastAsia"/>
              </w:rPr>
              <w:t>文字生成有误</w:t>
            </w:r>
          </w:p>
        </w:tc>
      </w:tr>
      <w:tr w14:paraId="1F9FBEB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5B8BED1">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4B7D43D2">
            <w:pPr>
              <w:pStyle w:val="30"/>
            </w:pPr>
            <w:r>
              <w:rPr>
                <w:rFonts w:hint="eastAsia"/>
              </w:rPr>
              <w:t>无</w:t>
            </w:r>
          </w:p>
        </w:tc>
      </w:tr>
    </w:tbl>
    <w:p w14:paraId="4E64036A">
      <w:pPr>
        <w:pStyle w:val="6"/>
        <w:numPr>
          <w:ilvl w:val="4"/>
          <w:numId w:val="0"/>
        </w:numPr>
      </w:pPr>
      <w:r>
        <w:rPr>
          <w:rFonts w:hint="eastAsia" w:eastAsia="宋体" w:cs="宋体"/>
        </w:rPr>
        <w:t xml:space="preserve">6.1.6.6.9  </w:t>
      </w:r>
      <w:r>
        <w:rPr>
          <w:rFonts w:hint="eastAsia"/>
        </w:rPr>
        <w:t>资金占用风险问询函触发规则</w:t>
      </w:r>
    </w:p>
    <w:p w14:paraId="6DE3D54B">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587A8BA4">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704BF3E8">
      <w:pPr>
        <w:ind w:firstLine="480"/>
      </w:pPr>
      <w:r>
        <w:rPr>
          <w:rFonts w:hint="eastAsia"/>
        </w:rPr>
        <w:t>完善资金占用风险类别的风险问询函触发逻辑，新增开发该类别风险问询函读取指标信息的输入模板，并进行相应的指标公式配置。</w:t>
      </w:r>
    </w:p>
    <w:p w14:paraId="2CD9099D">
      <w:pPr>
        <w:ind w:firstLine="480"/>
      </w:pPr>
      <w:r>
        <w:rPr>
          <w:rFonts w:hint="eastAsia"/>
        </w:rPr>
        <w:t>根据触发规则，子系统将对被资金占用模型命中的企业下发风险问询函。其中，资金占用模型分位值大于90%的企业还需要满足营运资金占用大于0，模型分位值大于60%的企业还需要满足营运资金占用大于5亿元。同时，针对净营运资金/固定资产、营业现金比率、应收账款周转率、销售毛利率、利息费用率指标绝对值及变动出现异常，即对应指标风险处于行业前10%分位的情况，子系统也将自动生成风险问询函下发至企业。</w:t>
      </w:r>
    </w:p>
    <w:p w14:paraId="1D52891B">
      <w:pPr>
        <w:pStyle w:val="25"/>
      </w:pPr>
      <w:r>
        <w:drawing>
          <wp:inline distT="0" distB="0" distL="0" distR="0">
            <wp:extent cx="5274310" cy="3127375"/>
            <wp:effectExtent l="9525" t="9525" r="12065" b="15875"/>
            <wp:docPr id="270425868" name="图片 270425868"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68" name="图片 270425868" descr="图形用户界面, 文本, 应用程序, 电子邮件&#10;&#10;描述已自动生成"/>
                    <pic:cNvPicPr>
                      <a:picLocks noChangeAspect="1"/>
                    </pic:cNvPicPr>
                  </pic:nvPicPr>
                  <pic:blipFill>
                    <a:blip r:embed="rId146"/>
                    <a:stretch>
                      <a:fillRect/>
                    </a:stretch>
                  </pic:blipFill>
                  <pic:spPr>
                    <a:xfrm>
                      <a:off x="0" y="0"/>
                      <a:ext cx="5274310" cy="3127375"/>
                    </a:xfrm>
                    <a:prstGeom prst="rect">
                      <a:avLst/>
                    </a:prstGeom>
                    <a:ln>
                      <a:solidFill>
                        <a:schemeClr val="bg1">
                          <a:lumMod val="50000"/>
                        </a:schemeClr>
                      </a:solidFill>
                    </a:ln>
                  </pic:spPr>
                </pic:pic>
              </a:graphicData>
            </a:graphic>
          </wp:inline>
        </w:drawing>
      </w:r>
    </w:p>
    <w:p w14:paraId="026285B6">
      <w:pPr>
        <w:pStyle w:val="21"/>
        <w:numPr>
          <w:ilvl w:val="7"/>
          <w:numId w:val="0"/>
        </w:numPr>
        <w:rPr>
          <w:rFonts w:hint="default"/>
        </w:rPr>
      </w:pPr>
      <w:r>
        <w:rPr>
          <w:rFonts w:ascii="宋体" w:hAnsi="宋体" w:cs="宋体"/>
        </w:rPr>
        <w:t xml:space="preserve">图6.74  </w:t>
      </w:r>
      <w:r>
        <w:t>资金占用风险问询函触发规则示意图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0C47E3E3">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18B053BD">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3F892B1E">
            <w:pPr>
              <w:pStyle w:val="30"/>
            </w:pPr>
            <w:r>
              <w:t>FXYJ_5_9</w:t>
            </w:r>
          </w:p>
        </w:tc>
      </w:tr>
      <w:tr w14:paraId="6FE8B48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CFE219B">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7C5BFC3D">
            <w:pPr>
              <w:pStyle w:val="30"/>
            </w:pPr>
            <w:r>
              <w:rPr>
                <w:rFonts w:hint="eastAsia"/>
              </w:rPr>
              <w:t>国资委用户、系统管理员</w:t>
            </w:r>
          </w:p>
        </w:tc>
      </w:tr>
      <w:tr w14:paraId="2F232A8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D63AA4A">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0388B8B8">
            <w:pPr>
              <w:pStyle w:val="30"/>
            </w:pPr>
            <w:r>
              <w:rPr>
                <w:rFonts w:hint="eastAsia"/>
              </w:rPr>
              <w:t>登入全面风险预警管理子系统风险问询函配置后台</w:t>
            </w:r>
          </w:p>
        </w:tc>
      </w:tr>
      <w:tr w14:paraId="20B9F44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3238C61">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35CD5170">
            <w:pPr>
              <w:pStyle w:val="30"/>
            </w:pPr>
            <w:r>
              <w:rPr>
                <w:rFonts w:hint="eastAsia"/>
              </w:rPr>
              <w:t>无</w:t>
            </w:r>
          </w:p>
        </w:tc>
      </w:tr>
      <w:tr w14:paraId="45B3F76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8DC2ECB">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51FBD8AB">
            <w:pPr>
              <w:pStyle w:val="30"/>
            </w:pPr>
            <w:r>
              <w:rPr>
                <w:rFonts w:hint="eastAsia"/>
              </w:rPr>
              <w:t>资金占用风险问询函需要读取的指标数据</w:t>
            </w:r>
          </w:p>
        </w:tc>
      </w:tr>
      <w:tr w14:paraId="2E3E043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428129A">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305E570B">
            <w:pPr>
              <w:pStyle w:val="30"/>
            </w:pPr>
            <w:r>
              <w:rPr>
                <w:rFonts w:hint="eastAsia"/>
              </w:rPr>
              <w:t>资金占用风险是否触发</w:t>
            </w:r>
          </w:p>
        </w:tc>
      </w:tr>
      <w:tr w14:paraId="04B6548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C343C79">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1B00B1EB">
            <w:pPr>
              <w:pStyle w:val="30"/>
            </w:pPr>
            <w:r>
              <w:rPr>
                <w:rFonts w:hint="eastAsia"/>
              </w:rPr>
              <w:t>按规则触发问询函的自动生成</w:t>
            </w:r>
          </w:p>
        </w:tc>
      </w:tr>
      <w:tr w14:paraId="6C64D87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1D63FF8">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73610760">
            <w:pPr>
              <w:pStyle w:val="30"/>
            </w:pPr>
            <w:r>
              <w:rPr>
                <w:rFonts w:hint="eastAsia"/>
              </w:rPr>
              <w:t>问询函生成失败</w:t>
            </w:r>
          </w:p>
        </w:tc>
      </w:tr>
      <w:tr w14:paraId="3110916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3D26C41">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6A8FFE02">
            <w:pPr>
              <w:pStyle w:val="30"/>
            </w:pPr>
            <w:r>
              <w:rPr>
                <w:rFonts w:hint="eastAsia"/>
              </w:rPr>
              <w:t>无</w:t>
            </w:r>
          </w:p>
        </w:tc>
      </w:tr>
    </w:tbl>
    <w:p w14:paraId="63A808B8">
      <w:pPr>
        <w:pStyle w:val="6"/>
        <w:numPr>
          <w:ilvl w:val="4"/>
          <w:numId w:val="0"/>
        </w:numPr>
      </w:pPr>
      <w:r>
        <w:rPr>
          <w:rFonts w:hint="eastAsia" w:eastAsia="宋体" w:cs="宋体"/>
        </w:rPr>
        <w:t xml:space="preserve">6.1.6.6.10  </w:t>
      </w:r>
      <w:r>
        <w:rPr>
          <w:rFonts w:hint="eastAsia"/>
        </w:rPr>
        <w:t>资金占用风险问询函文字内容规则</w:t>
      </w:r>
    </w:p>
    <w:p w14:paraId="406359EE">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3E7DC632">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7A29319F">
      <w:pPr>
        <w:ind w:firstLine="480"/>
      </w:pPr>
      <w:r>
        <w:rPr>
          <w:rFonts w:hint="eastAsia"/>
        </w:rPr>
        <w:t>完善资金占用风险类别的风险问询函内容需求，新增开发该类别风险问询函文字内容自动输出模板，并在相应的风险问询函详情界面中对生成的问询函详情内容进行展示。</w:t>
      </w:r>
    </w:p>
    <w:p w14:paraId="19618937">
      <w:pPr>
        <w:ind w:firstLine="480"/>
      </w:pPr>
      <w:r>
        <w:rPr>
          <w:rFonts w:hint="eastAsia"/>
        </w:rPr>
        <w:t>子系统将为资金占用风险问询函设置固定输出内容模板，文字内容主要为“20XX年，营业收入达XX亿元；营运资金总额达XX亿元（含应收账款、应收款项融资、应收票据、存货、合同资产、其他应收款、预付账款）；近3年，垫资风险相关指标及科目出现如下变化：营运资金总额近3年分别为:XX亿元、XX亿元、XX亿元，规模较大，大幅增长；净营运资金/固定资产近3年分别为：XX倍、XX倍、XX倍，大幅增长；营业现金比率3年分别为：X、Y、Z，同比大幅下降；应收账款周转率3年分别为：X、Y、Z，同比大幅下降；销售毛利率近3年分别为：XX%、XX%、XX%，同比大幅下降；利息费用率近3年分别为：XX%、XX%、XX%，同比大幅上升”。</w:t>
      </w:r>
    </w:p>
    <w:p w14:paraId="4DD9BE8C">
      <w:pPr>
        <w:pStyle w:val="25"/>
      </w:pPr>
      <w:r>
        <w:drawing>
          <wp:inline distT="0" distB="0" distL="0" distR="0">
            <wp:extent cx="5274310" cy="2911475"/>
            <wp:effectExtent l="9525" t="9525" r="12065" b="12700"/>
            <wp:docPr id="270425870" name="图片 270425870"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70" name="图片 270425870" descr="图形用户界面, 文本, 应用程序, 电子邮件&#10;&#10;描述已自动生成"/>
                    <pic:cNvPicPr>
                      <a:picLocks noChangeAspect="1"/>
                    </pic:cNvPicPr>
                  </pic:nvPicPr>
                  <pic:blipFill>
                    <a:blip r:embed="rId147"/>
                    <a:stretch>
                      <a:fillRect/>
                    </a:stretch>
                  </pic:blipFill>
                  <pic:spPr>
                    <a:xfrm>
                      <a:off x="0" y="0"/>
                      <a:ext cx="5274310" cy="2911475"/>
                    </a:xfrm>
                    <a:prstGeom prst="rect">
                      <a:avLst/>
                    </a:prstGeom>
                    <a:ln>
                      <a:solidFill>
                        <a:schemeClr val="bg1">
                          <a:lumMod val="50000"/>
                        </a:schemeClr>
                      </a:solidFill>
                    </a:ln>
                  </pic:spPr>
                </pic:pic>
              </a:graphicData>
            </a:graphic>
          </wp:inline>
        </w:drawing>
      </w:r>
    </w:p>
    <w:p w14:paraId="356FEA36">
      <w:pPr>
        <w:pStyle w:val="21"/>
        <w:numPr>
          <w:ilvl w:val="7"/>
          <w:numId w:val="0"/>
        </w:numPr>
        <w:rPr>
          <w:rFonts w:hint="default"/>
        </w:rPr>
      </w:pPr>
      <w:r>
        <w:rPr>
          <w:rFonts w:ascii="宋体" w:hAnsi="宋体" w:cs="宋体"/>
        </w:rPr>
        <w:t xml:space="preserve">图6.75  </w:t>
      </w:r>
      <w:r>
        <w:t>资金占用风险问询函文字内容规则示意图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14763312">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2178DBEE">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349A09C9">
            <w:pPr>
              <w:pStyle w:val="30"/>
            </w:pPr>
            <w:r>
              <w:t>FXYJ_5_10</w:t>
            </w:r>
          </w:p>
        </w:tc>
      </w:tr>
      <w:tr w14:paraId="0E3733B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5920538">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1DDEFA5B">
            <w:pPr>
              <w:pStyle w:val="30"/>
            </w:pPr>
            <w:r>
              <w:rPr>
                <w:rFonts w:hint="eastAsia"/>
              </w:rPr>
              <w:t>国资委用户、系统管理员</w:t>
            </w:r>
          </w:p>
        </w:tc>
      </w:tr>
      <w:tr w14:paraId="7541BCA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6C72E2B">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52432726">
            <w:pPr>
              <w:pStyle w:val="30"/>
            </w:pPr>
            <w:r>
              <w:rPr>
                <w:rFonts w:hint="eastAsia"/>
              </w:rPr>
              <w:t>登入全面风险预警管理子系统风险问询函配置后台</w:t>
            </w:r>
          </w:p>
        </w:tc>
      </w:tr>
      <w:tr w14:paraId="450484D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5EE9F44">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5E60DCD3">
            <w:pPr>
              <w:pStyle w:val="30"/>
            </w:pPr>
            <w:r>
              <w:rPr>
                <w:rFonts w:hint="eastAsia"/>
              </w:rPr>
              <w:t>无</w:t>
            </w:r>
          </w:p>
        </w:tc>
      </w:tr>
      <w:tr w14:paraId="6A66F9A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969CF93">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4B4D2A92">
            <w:pPr>
              <w:pStyle w:val="30"/>
            </w:pPr>
            <w:r>
              <w:rPr>
                <w:rFonts w:hint="eastAsia"/>
              </w:rPr>
              <w:t>资金占用风险问询函需要读取的指标值及亮灯结果</w:t>
            </w:r>
          </w:p>
        </w:tc>
      </w:tr>
      <w:tr w14:paraId="4B617B4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B847AFA">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746E6D3C">
            <w:pPr>
              <w:pStyle w:val="30"/>
            </w:pPr>
            <w:r>
              <w:rPr>
                <w:rFonts w:hint="eastAsia"/>
              </w:rPr>
              <w:t>风险问询函文字内容</w:t>
            </w:r>
          </w:p>
        </w:tc>
      </w:tr>
      <w:tr w14:paraId="2C07AD7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5C31C98">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592CF033">
            <w:pPr>
              <w:pStyle w:val="30"/>
            </w:pPr>
            <w:r>
              <w:rPr>
                <w:rFonts w:hint="eastAsia"/>
              </w:rPr>
              <w:t>文字自动生成</w:t>
            </w:r>
          </w:p>
        </w:tc>
      </w:tr>
      <w:tr w14:paraId="2A73510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D969F5F">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566CE3FD">
            <w:pPr>
              <w:pStyle w:val="30"/>
            </w:pPr>
            <w:r>
              <w:rPr>
                <w:rFonts w:hint="eastAsia"/>
              </w:rPr>
              <w:t>文字生成有误</w:t>
            </w:r>
          </w:p>
        </w:tc>
      </w:tr>
      <w:tr w14:paraId="701C6D9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4F76304">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419E4727">
            <w:pPr>
              <w:pStyle w:val="30"/>
            </w:pPr>
            <w:r>
              <w:rPr>
                <w:rFonts w:hint="eastAsia"/>
              </w:rPr>
              <w:t>无</w:t>
            </w:r>
          </w:p>
        </w:tc>
      </w:tr>
    </w:tbl>
    <w:p w14:paraId="0DA4620B">
      <w:pPr>
        <w:pStyle w:val="6"/>
        <w:numPr>
          <w:ilvl w:val="4"/>
          <w:numId w:val="0"/>
        </w:numPr>
      </w:pPr>
      <w:r>
        <w:rPr>
          <w:rFonts w:hint="eastAsia" w:eastAsia="宋体" w:cs="宋体"/>
        </w:rPr>
        <w:t xml:space="preserve">6.1.6.6.11  </w:t>
      </w:r>
      <w:r>
        <w:rPr>
          <w:rFonts w:hint="eastAsia"/>
        </w:rPr>
        <w:t>过度投资风险问询函触发规则</w:t>
      </w:r>
    </w:p>
    <w:p w14:paraId="7651F7F7">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41A2B2DF">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19B4DD78">
      <w:pPr>
        <w:ind w:firstLine="480"/>
      </w:pPr>
      <w:r>
        <w:rPr>
          <w:rFonts w:hint="eastAsia"/>
        </w:rPr>
        <w:t>完善过度投资风险类别的风险问询函触发逻辑，新增开发该类别风险问询函读取指标信息的输入模板，并进行相应的指标公式配置。</w:t>
      </w:r>
    </w:p>
    <w:p w14:paraId="4AA110DF">
      <w:pPr>
        <w:ind w:firstLine="480"/>
      </w:pPr>
      <w:r>
        <w:rPr>
          <w:rFonts w:hint="eastAsia"/>
        </w:rPr>
        <w:t>根据触发规则，子系统将对被过度投资模型命中，投资规模或过度投资规模大于5000万元，且投资企业投后资产缩水模型、投资企业投后业绩下降模型、投资企业举债投资模型中出现任一命中的企业下发风险问询函。该类别风险问询函读取的数据主要来源于财务决算系统，系统将以年度为单位生成相应的风险问询函下发至企业。</w:t>
      </w:r>
    </w:p>
    <w:p w14:paraId="20111168">
      <w:pPr>
        <w:pStyle w:val="25"/>
      </w:pPr>
      <w:r>
        <w:drawing>
          <wp:inline distT="0" distB="0" distL="0" distR="0">
            <wp:extent cx="5274310" cy="3127375"/>
            <wp:effectExtent l="9525" t="9525" r="12065" b="15875"/>
            <wp:docPr id="270425872" name="图片 27042587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72" name="图片 270425872" descr="图形用户界面, 文本, 应用程序, 电子邮件&#10;&#10;描述已自动生成"/>
                    <pic:cNvPicPr>
                      <a:picLocks noChangeAspect="1"/>
                    </pic:cNvPicPr>
                  </pic:nvPicPr>
                  <pic:blipFill>
                    <a:blip r:embed="rId148"/>
                    <a:stretch>
                      <a:fillRect/>
                    </a:stretch>
                  </pic:blipFill>
                  <pic:spPr>
                    <a:xfrm>
                      <a:off x="0" y="0"/>
                      <a:ext cx="5274310" cy="3127375"/>
                    </a:xfrm>
                    <a:prstGeom prst="rect">
                      <a:avLst/>
                    </a:prstGeom>
                    <a:ln>
                      <a:solidFill>
                        <a:schemeClr val="bg1">
                          <a:lumMod val="50000"/>
                        </a:schemeClr>
                      </a:solidFill>
                    </a:ln>
                  </pic:spPr>
                </pic:pic>
              </a:graphicData>
            </a:graphic>
          </wp:inline>
        </w:drawing>
      </w:r>
    </w:p>
    <w:p w14:paraId="49D586D1">
      <w:pPr>
        <w:pStyle w:val="21"/>
        <w:numPr>
          <w:ilvl w:val="7"/>
          <w:numId w:val="0"/>
        </w:numPr>
        <w:rPr>
          <w:rFonts w:hint="default"/>
        </w:rPr>
      </w:pPr>
      <w:r>
        <w:rPr>
          <w:rFonts w:ascii="宋体" w:hAnsi="宋体" w:cs="宋体"/>
        </w:rPr>
        <w:t xml:space="preserve">图6.76  </w:t>
      </w:r>
      <w:r>
        <w:t>过度投资风险问询函触发规则示意图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750357B3">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1FA1D712">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1EC48A88">
            <w:pPr>
              <w:pStyle w:val="30"/>
            </w:pPr>
            <w:r>
              <w:t>FXYJ_5_11</w:t>
            </w:r>
          </w:p>
        </w:tc>
      </w:tr>
      <w:tr w14:paraId="1AF516D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C485522">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1DF6AA6F">
            <w:pPr>
              <w:pStyle w:val="30"/>
            </w:pPr>
            <w:r>
              <w:rPr>
                <w:rFonts w:hint="eastAsia"/>
              </w:rPr>
              <w:t>国资委用户、系统管理员</w:t>
            </w:r>
          </w:p>
        </w:tc>
      </w:tr>
      <w:tr w14:paraId="66A5C7F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77986D3">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1C363541">
            <w:pPr>
              <w:pStyle w:val="30"/>
            </w:pPr>
            <w:r>
              <w:rPr>
                <w:rFonts w:hint="eastAsia"/>
              </w:rPr>
              <w:t>登入全面风险预警管理子系统风险问询函配置后台</w:t>
            </w:r>
          </w:p>
        </w:tc>
      </w:tr>
      <w:tr w14:paraId="6A8C294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0F54845">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5CE22401">
            <w:pPr>
              <w:pStyle w:val="30"/>
            </w:pPr>
            <w:r>
              <w:rPr>
                <w:rFonts w:hint="eastAsia"/>
              </w:rPr>
              <w:t>无</w:t>
            </w:r>
          </w:p>
        </w:tc>
      </w:tr>
      <w:tr w14:paraId="786792D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E17A7B0">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0C88D532">
            <w:pPr>
              <w:pStyle w:val="30"/>
            </w:pPr>
            <w:r>
              <w:rPr>
                <w:rFonts w:hint="eastAsia"/>
              </w:rPr>
              <w:t>过度投资风险问询函需要读取的指标数据</w:t>
            </w:r>
          </w:p>
        </w:tc>
      </w:tr>
      <w:tr w14:paraId="31D7094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87A0EDD">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3D990163">
            <w:pPr>
              <w:pStyle w:val="30"/>
            </w:pPr>
            <w:r>
              <w:rPr>
                <w:rFonts w:hint="eastAsia"/>
              </w:rPr>
              <w:t>过度投资风险是否触发</w:t>
            </w:r>
          </w:p>
        </w:tc>
      </w:tr>
      <w:tr w14:paraId="6C28B21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18BF297">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10E63FC2">
            <w:pPr>
              <w:pStyle w:val="30"/>
            </w:pPr>
            <w:r>
              <w:rPr>
                <w:rFonts w:hint="eastAsia"/>
              </w:rPr>
              <w:t>按规则触发问询函的自动生成</w:t>
            </w:r>
          </w:p>
        </w:tc>
      </w:tr>
      <w:tr w14:paraId="7A71612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0451A88">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2617CF1D">
            <w:pPr>
              <w:pStyle w:val="30"/>
            </w:pPr>
            <w:r>
              <w:rPr>
                <w:rFonts w:hint="eastAsia"/>
              </w:rPr>
              <w:t>问询函生成失败</w:t>
            </w:r>
          </w:p>
        </w:tc>
      </w:tr>
      <w:tr w14:paraId="270B6AD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AA9ECC9">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13EDDB86">
            <w:pPr>
              <w:pStyle w:val="30"/>
            </w:pPr>
            <w:r>
              <w:rPr>
                <w:rFonts w:hint="eastAsia"/>
              </w:rPr>
              <w:t>无</w:t>
            </w:r>
          </w:p>
        </w:tc>
      </w:tr>
    </w:tbl>
    <w:p w14:paraId="7C0F6930">
      <w:pPr>
        <w:pStyle w:val="6"/>
        <w:numPr>
          <w:ilvl w:val="4"/>
          <w:numId w:val="0"/>
        </w:numPr>
      </w:pPr>
      <w:r>
        <w:rPr>
          <w:rFonts w:hint="eastAsia" w:eastAsia="宋体" w:cs="宋体"/>
        </w:rPr>
        <w:t xml:space="preserve">6.1.6.6.12  </w:t>
      </w:r>
      <w:r>
        <w:rPr>
          <w:rFonts w:hint="eastAsia"/>
        </w:rPr>
        <w:t>过度投资风险问询函文字内容规则</w:t>
      </w:r>
    </w:p>
    <w:p w14:paraId="76434C86">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0EDB94B6">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18E4D07A">
      <w:pPr>
        <w:ind w:firstLine="480"/>
      </w:pPr>
      <w:r>
        <w:rPr>
          <w:rFonts w:hint="eastAsia"/>
        </w:rPr>
        <w:t>完善过度投资风险类别的风险问询函内容需求，新增开发该类别风险问询函文字内容自动输出模板，并在相应的风险问询函详情界面中对生成的问询函详情内容进行展示。</w:t>
      </w:r>
    </w:p>
    <w:p w14:paraId="1D1EA14E">
      <w:pPr>
        <w:ind w:firstLine="480"/>
      </w:pPr>
      <w:r>
        <w:rPr>
          <w:rFonts w:hint="eastAsia"/>
        </w:rPr>
        <w:t>子系统将为过度投资类风险问询函设置固定输出内容模板，模板中文字内容主要为“连续三年（2020年至2022年）投资支出达X万元、Y万元、Z万元，占净资产比重分别问X%、Y%、Z%；连续三年（2020年至2022年），主要财务指标出现如下变化：净资产收益率近3年分别为：XX%、XX%、XX%，下降/大幅下降；总资产近3年分别为：XX亿元、XX亿元、XX亿元；连续三年下降；营业收入增速近3年分别为：XX%、XX%、XX%，连续三年下降/大幅下降；资产负债率近3年分别为：XX%、XX%、XX%，大幅增长/持续较高；现金水平（货币资金/总资产）近3年分别为：XX，XX，XX，连续三年下降”。</w:t>
      </w:r>
    </w:p>
    <w:p w14:paraId="3B1EDDAA">
      <w:pPr>
        <w:pStyle w:val="25"/>
      </w:pPr>
      <w:r>
        <w:drawing>
          <wp:inline distT="0" distB="0" distL="0" distR="0">
            <wp:extent cx="5274310" cy="2908935"/>
            <wp:effectExtent l="9525" t="9525" r="12065" b="15240"/>
            <wp:docPr id="270425874" name="图片 270425874"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74" name="图片 270425874" descr="图形用户界面, 文本, 应用程序&#10;&#10;描述已自动生成"/>
                    <pic:cNvPicPr>
                      <a:picLocks noChangeAspect="1"/>
                    </pic:cNvPicPr>
                  </pic:nvPicPr>
                  <pic:blipFill>
                    <a:blip r:embed="rId149"/>
                    <a:stretch>
                      <a:fillRect/>
                    </a:stretch>
                  </pic:blipFill>
                  <pic:spPr>
                    <a:xfrm>
                      <a:off x="0" y="0"/>
                      <a:ext cx="5274310" cy="2908935"/>
                    </a:xfrm>
                    <a:prstGeom prst="rect">
                      <a:avLst/>
                    </a:prstGeom>
                    <a:ln>
                      <a:solidFill>
                        <a:schemeClr val="bg1">
                          <a:lumMod val="50000"/>
                        </a:schemeClr>
                      </a:solidFill>
                    </a:ln>
                  </pic:spPr>
                </pic:pic>
              </a:graphicData>
            </a:graphic>
          </wp:inline>
        </w:drawing>
      </w:r>
    </w:p>
    <w:p w14:paraId="2A2AA2AB">
      <w:pPr>
        <w:pStyle w:val="21"/>
        <w:numPr>
          <w:ilvl w:val="7"/>
          <w:numId w:val="0"/>
        </w:numPr>
        <w:rPr>
          <w:rFonts w:hint="default"/>
        </w:rPr>
      </w:pPr>
      <w:r>
        <w:rPr>
          <w:rFonts w:ascii="宋体" w:hAnsi="宋体" w:cs="宋体"/>
        </w:rPr>
        <w:t xml:space="preserve">图6.77  </w:t>
      </w:r>
      <w:r>
        <w:t>过度投资风险问询函文字内容规则示意图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3C9A3303">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40AF40C7">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1E54F726">
            <w:pPr>
              <w:pStyle w:val="30"/>
            </w:pPr>
            <w:r>
              <w:t>FXYJ_5_12</w:t>
            </w:r>
          </w:p>
        </w:tc>
      </w:tr>
      <w:tr w14:paraId="22466FB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2A3DB80">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63287612">
            <w:pPr>
              <w:pStyle w:val="30"/>
            </w:pPr>
            <w:r>
              <w:rPr>
                <w:rFonts w:hint="eastAsia"/>
              </w:rPr>
              <w:t>国资委用户、系统管理员</w:t>
            </w:r>
          </w:p>
        </w:tc>
      </w:tr>
      <w:tr w14:paraId="6737525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3380ABC">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18008692">
            <w:pPr>
              <w:pStyle w:val="30"/>
            </w:pPr>
            <w:r>
              <w:rPr>
                <w:rFonts w:hint="eastAsia"/>
              </w:rPr>
              <w:t>登入全面风险预警管理子系统风险问询函配置后台</w:t>
            </w:r>
          </w:p>
        </w:tc>
      </w:tr>
      <w:tr w14:paraId="7F5BBF6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05E2F57">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484AF9BE">
            <w:pPr>
              <w:pStyle w:val="30"/>
            </w:pPr>
            <w:r>
              <w:rPr>
                <w:rFonts w:hint="eastAsia"/>
              </w:rPr>
              <w:t>无</w:t>
            </w:r>
          </w:p>
        </w:tc>
      </w:tr>
      <w:tr w14:paraId="299743F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DCA6991">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5940E4D2">
            <w:pPr>
              <w:pStyle w:val="30"/>
            </w:pPr>
            <w:r>
              <w:rPr>
                <w:rFonts w:hint="eastAsia"/>
              </w:rPr>
              <w:t>过度投资风险问询函需要读取的指标值及亮灯结果</w:t>
            </w:r>
          </w:p>
        </w:tc>
      </w:tr>
      <w:tr w14:paraId="55C272F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B169E31">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1DBF7A45">
            <w:pPr>
              <w:pStyle w:val="30"/>
            </w:pPr>
            <w:r>
              <w:rPr>
                <w:rFonts w:hint="eastAsia"/>
              </w:rPr>
              <w:t>风险问询函文字内容</w:t>
            </w:r>
          </w:p>
        </w:tc>
      </w:tr>
      <w:tr w14:paraId="7FF84EF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FC08B80">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38B48252">
            <w:pPr>
              <w:pStyle w:val="30"/>
            </w:pPr>
            <w:r>
              <w:rPr>
                <w:rFonts w:hint="eastAsia"/>
              </w:rPr>
              <w:t>文字自动生成</w:t>
            </w:r>
          </w:p>
        </w:tc>
      </w:tr>
      <w:tr w14:paraId="10782FD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3F95481">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3F2BDADD">
            <w:pPr>
              <w:pStyle w:val="30"/>
            </w:pPr>
            <w:r>
              <w:rPr>
                <w:rFonts w:hint="eastAsia"/>
              </w:rPr>
              <w:t>文字生成有误</w:t>
            </w:r>
          </w:p>
        </w:tc>
      </w:tr>
      <w:tr w14:paraId="3C76DDB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DCF5577">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460EAFB0">
            <w:pPr>
              <w:pStyle w:val="30"/>
            </w:pPr>
            <w:r>
              <w:rPr>
                <w:rFonts w:hint="eastAsia"/>
              </w:rPr>
              <w:t>无</w:t>
            </w:r>
          </w:p>
        </w:tc>
      </w:tr>
    </w:tbl>
    <w:p w14:paraId="372462BD">
      <w:pPr>
        <w:pStyle w:val="6"/>
        <w:numPr>
          <w:ilvl w:val="4"/>
          <w:numId w:val="0"/>
        </w:numPr>
      </w:pPr>
      <w:r>
        <w:rPr>
          <w:rFonts w:hint="eastAsia" w:eastAsia="宋体" w:cs="宋体"/>
        </w:rPr>
        <w:t xml:space="preserve">6.1.6.6.13  </w:t>
      </w:r>
      <w:r>
        <w:rPr>
          <w:rFonts w:hint="eastAsia"/>
        </w:rPr>
        <w:t>投资减值风险问询函触发规则</w:t>
      </w:r>
    </w:p>
    <w:p w14:paraId="09ECBB6A">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59DE8150">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4813AF8E">
      <w:pPr>
        <w:ind w:firstLine="480"/>
      </w:pPr>
      <w:r>
        <w:rPr>
          <w:rFonts w:hint="eastAsia"/>
        </w:rPr>
        <w:t>完善投资减值风险类别的风险问询函触发逻辑，新增开发该类别风险问询函读取指标信息的输入模板，并进行相应的指标公式配置。</w:t>
      </w:r>
    </w:p>
    <w:p w14:paraId="3642BE17">
      <w:pPr>
        <w:ind w:firstLine="480"/>
      </w:pPr>
      <w:r>
        <w:rPr>
          <w:rFonts w:hint="eastAsia"/>
        </w:rPr>
        <w:t>根据触发规则，子系统将对被投资企业商誉减值模型命中或被投资标的减值风险算法命中的企业下发风险问询函。其中，针对商誉规模大于1亿且占净资产比过高（大于或等于10%），或商誉减值规模大于1亿或占净资产比过高的企业，子系统将自动判定为商誉减值模型命中；针对当年发生5000万及以上商誉减值或连续2年发生商誉减值，或对赌条款未能达标且形成预计负债的企业，系统将自动判定为投资标的减值模型命中。</w:t>
      </w:r>
    </w:p>
    <w:p w14:paraId="39835A96">
      <w:pPr>
        <w:pStyle w:val="25"/>
      </w:pPr>
      <w:r>
        <w:drawing>
          <wp:inline distT="0" distB="0" distL="0" distR="0">
            <wp:extent cx="5274310" cy="3127375"/>
            <wp:effectExtent l="9525" t="9525" r="12065" b="15875"/>
            <wp:docPr id="270425876" name="图片 270425876"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76" name="图片 270425876" descr="图形用户界面, 文本, 应用程序, 电子邮件&#10;&#10;描述已自动生成"/>
                    <pic:cNvPicPr>
                      <a:picLocks noChangeAspect="1"/>
                    </pic:cNvPicPr>
                  </pic:nvPicPr>
                  <pic:blipFill>
                    <a:blip r:embed="rId150"/>
                    <a:stretch>
                      <a:fillRect/>
                    </a:stretch>
                  </pic:blipFill>
                  <pic:spPr>
                    <a:xfrm>
                      <a:off x="0" y="0"/>
                      <a:ext cx="5274310" cy="3127375"/>
                    </a:xfrm>
                    <a:prstGeom prst="rect">
                      <a:avLst/>
                    </a:prstGeom>
                    <a:ln>
                      <a:solidFill>
                        <a:schemeClr val="bg1">
                          <a:lumMod val="50000"/>
                        </a:schemeClr>
                      </a:solidFill>
                    </a:ln>
                  </pic:spPr>
                </pic:pic>
              </a:graphicData>
            </a:graphic>
          </wp:inline>
        </w:drawing>
      </w:r>
    </w:p>
    <w:p w14:paraId="7F370B59">
      <w:pPr>
        <w:pStyle w:val="21"/>
        <w:numPr>
          <w:ilvl w:val="7"/>
          <w:numId w:val="0"/>
        </w:numPr>
        <w:rPr>
          <w:rFonts w:hint="default"/>
        </w:rPr>
      </w:pPr>
      <w:r>
        <w:rPr>
          <w:rFonts w:ascii="宋体" w:hAnsi="宋体" w:cs="宋体"/>
        </w:rPr>
        <w:t xml:space="preserve">图6.78  </w:t>
      </w:r>
      <w:r>
        <w:t>投资减值风险问询函触发规则示意图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603DA0CA">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7DBB53E2">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168DFD5D">
            <w:pPr>
              <w:pStyle w:val="30"/>
            </w:pPr>
            <w:r>
              <w:t>FXYJ_5_13</w:t>
            </w:r>
          </w:p>
        </w:tc>
      </w:tr>
      <w:tr w14:paraId="13DC287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74E5494">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530F7A85">
            <w:pPr>
              <w:pStyle w:val="30"/>
            </w:pPr>
            <w:r>
              <w:rPr>
                <w:rFonts w:hint="eastAsia"/>
              </w:rPr>
              <w:t>国资委用户、系统管理员</w:t>
            </w:r>
          </w:p>
        </w:tc>
      </w:tr>
      <w:tr w14:paraId="12D0D51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0094982">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7F559F65">
            <w:pPr>
              <w:pStyle w:val="30"/>
            </w:pPr>
            <w:r>
              <w:rPr>
                <w:rFonts w:hint="eastAsia"/>
              </w:rPr>
              <w:t>登入全面风险预警管理子系统风险问询函配置后台</w:t>
            </w:r>
          </w:p>
        </w:tc>
      </w:tr>
      <w:tr w14:paraId="112B25A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08C7E8B">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58DF7F80">
            <w:pPr>
              <w:pStyle w:val="30"/>
            </w:pPr>
            <w:r>
              <w:rPr>
                <w:rFonts w:hint="eastAsia"/>
              </w:rPr>
              <w:t>无</w:t>
            </w:r>
          </w:p>
        </w:tc>
      </w:tr>
      <w:tr w14:paraId="37EE3CE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F50041B">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7BBA5F7D">
            <w:pPr>
              <w:pStyle w:val="30"/>
            </w:pPr>
            <w:r>
              <w:rPr>
                <w:rFonts w:hint="eastAsia"/>
              </w:rPr>
              <w:t>投资减值风险问询函需要读取的指标数据</w:t>
            </w:r>
          </w:p>
        </w:tc>
      </w:tr>
      <w:tr w14:paraId="3A4AE80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9A2C1AE">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03ED1BA9">
            <w:pPr>
              <w:pStyle w:val="30"/>
            </w:pPr>
            <w:r>
              <w:rPr>
                <w:rFonts w:hint="eastAsia"/>
              </w:rPr>
              <w:t>投资减值风险是否触发</w:t>
            </w:r>
          </w:p>
        </w:tc>
      </w:tr>
      <w:tr w14:paraId="49AA720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6B33E62">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056D3582">
            <w:pPr>
              <w:pStyle w:val="30"/>
            </w:pPr>
            <w:r>
              <w:rPr>
                <w:rFonts w:hint="eastAsia"/>
              </w:rPr>
              <w:t>按规则触发问询函的自动生成</w:t>
            </w:r>
          </w:p>
        </w:tc>
      </w:tr>
      <w:tr w14:paraId="555FC06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AE53A0E">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36F0F7D0">
            <w:pPr>
              <w:pStyle w:val="30"/>
            </w:pPr>
            <w:r>
              <w:rPr>
                <w:rFonts w:hint="eastAsia"/>
              </w:rPr>
              <w:t>问询函生成失败</w:t>
            </w:r>
          </w:p>
        </w:tc>
      </w:tr>
      <w:tr w14:paraId="3841759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5650117">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1EE7A8BF">
            <w:pPr>
              <w:pStyle w:val="30"/>
            </w:pPr>
            <w:r>
              <w:rPr>
                <w:rFonts w:hint="eastAsia"/>
              </w:rPr>
              <w:t>无</w:t>
            </w:r>
          </w:p>
        </w:tc>
      </w:tr>
    </w:tbl>
    <w:p w14:paraId="4249D3CA">
      <w:pPr>
        <w:pStyle w:val="6"/>
        <w:numPr>
          <w:ilvl w:val="4"/>
          <w:numId w:val="0"/>
        </w:numPr>
      </w:pPr>
      <w:r>
        <w:rPr>
          <w:rFonts w:hint="eastAsia" w:eastAsia="宋体" w:cs="宋体"/>
        </w:rPr>
        <w:t xml:space="preserve">6.1.6.6.14  </w:t>
      </w:r>
      <w:r>
        <w:rPr>
          <w:rFonts w:hint="eastAsia"/>
        </w:rPr>
        <w:t>投资减值风险问询函文字内容规则</w:t>
      </w:r>
    </w:p>
    <w:p w14:paraId="254EB85D">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5803824E">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19AABEDC">
      <w:pPr>
        <w:ind w:firstLine="480"/>
      </w:pPr>
      <w:r>
        <w:rPr>
          <w:rFonts w:hint="eastAsia"/>
        </w:rPr>
        <w:t>完善投资减值风险类别的风险问询函内容需求，新增开发该类别风险问询函文字内容自动输出模板，并在相应的风险问询函详情界面中对生成的问询函详情内容进行展示。</w:t>
      </w:r>
    </w:p>
    <w:p w14:paraId="4668AD34">
      <w:pPr>
        <w:ind w:firstLine="480"/>
      </w:pPr>
      <w:r>
        <w:rPr>
          <w:rFonts w:hint="eastAsia"/>
        </w:rPr>
        <w:t>子系统将为投资减值类风险问询函设置固定输出内容模板，模板中文字内容主要为“期末商誉规模XX亿元，当年减值计提金额XX亿元，期末商誉减值准备XX亿元，规模较大。期末投资风险领域相关指标及科目出现如下情况：商誉规模大于1亿元且占净资产比过高；商誉减值规模大于1亿元或占净资产比过高；投资标的当年发生5000万元以上商誉减值；投资标的连续2年发生商誉减值；投资标的对赌条款未能达标且形成预计负债XX万元”。</w:t>
      </w:r>
    </w:p>
    <w:p w14:paraId="38C96EF8">
      <w:pPr>
        <w:pStyle w:val="25"/>
      </w:pPr>
      <w:r>
        <w:drawing>
          <wp:inline distT="0" distB="0" distL="0" distR="0">
            <wp:extent cx="5274310" cy="2906395"/>
            <wp:effectExtent l="9525" t="9525" r="12065" b="17780"/>
            <wp:docPr id="861969659" name="图片 861969659"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69659" name="图片 861969659" descr="图形用户界面, 文本, 应用程序, 电子邮件&#10;&#10;描述已自动生成"/>
                    <pic:cNvPicPr>
                      <a:picLocks noChangeAspect="1"/>
                    </pic:cNvPicPr>
                  </pic:nvPicPr>
                  <pic:blipFill>
                    <a:blip r:embed="rId151"/>
                    <a:stretch>
                      <a:fillRect/>
                    </a:stretch>
                  </pic:blipFill>
                  <pic:spPr>
                    <a:xfrm>
                      <a:off x="0" y="0"/>
                      <a:ext cx="5274310" cy="2906395"/>
                    </a:xfrm>
                    <a:prstGeom prst="rect">
                      <a:avLst/>
                    </a:prstGeom>
                    <a:ln>
                      <a:solidFill>
                        <a:schemeClr val="bg1">
                          <a:lumMod val="50000"/>
                        </a:schemeClr>
                      </a:solidFill>
                    </a:ln>
                  </pic:spPr>
                </pic:pic>
              </a:graphicData>
            </a:graphic>
          </wp:inline>
        </w:drawing>
      </w:r>
    </w:p>
    <w:p w14:paraId="22B2FA16">
      <w:pPr>
        <w:pStyle w:val="21"/>
        <w:numPr>
          <w:ilvl w:val="7"/>
          <w:numId w:val="0"/>
        </w:numPr>
        <w:rPr>
          <w:rFonts w:hint="default"/>
        </w:rPr>
      </w:pPr>
      <w:r>
        <w:rPr>
          <w:rFonts w:ascii="宋体" w:hAnsi="宋体" w:cs="宋体"/>
        </w:rPr>
        <w:t xml:space="preserve">图6.79  </w:t>
      </w:r>
      <w:r>
        <w:t>投资减值风险问询函文字内容规则示意图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118475AD">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4730D73D">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37BE104F">
            <w:pPr>
              <w:pStyle w:val="30"/>
            </w:pPr>
            <w:r>
              <w:t>FXYJ_5_14</w:t>
            </w:r>
          </w:p>
        </w:tc>
      </w:tr>
      <w:tr w14:paraId="3DB420E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1A3328F">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0CD76115">
            <w:pPr>
              <w:pStyle w:val="30"/>
            </w:pPr>
            <w:r>
              <w:rPr>
                <w:rFonts w:hint="eastAsia"/>
              </w:rPr>
              <w:t>国资委用户、系统管理员</w:t>
            </w:r>
          </w:p>
        </w:tc>
      </w:tr>
      <w:tr w14:paraId="1324DF5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25EC8DC">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494C6754">
            <w:pPr>
              <w:pStyle w:val="30"/>
            </w:pPr>
            <w:r>
              <w:rPr>
                <w:rFonts w:hint="eastAsia"/>
              </w:rPr>
              <w:t>登入全面风险预警管理子系统风险问询函配置后台</w:t>
            </w:r>
          </w:p>
        </w:tc>
      </w:tr>
      <w:tr w14:paraId="4012372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8985CE1">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582FE287">
            <w:pPr>
              <w:pStyle w:val="30"/>
            </w:pPr>
            <w:r>
              <w:rPr>
                <w:rFonts w:hint="eastAsia"/>
              </w:rPr>
              <w:t>无</w:t>
            </w:r>
          </w:p>
        </w:tc>
      </w:tr>
      <w:tr w14:paraId="72392C5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5D9978D">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5797B64A">
            <w:pPr>
              <w:pStyle w:val="30"/>
            </w:pPr>
            <w:r>
              <w:rPr>
                <w:rFonts w:hint="eastAsia"/>
              </w:rPr>
              <w:t>投资减值风险问询函需要读取的指标值及亮灯结果</w:t>
            </w:r>
          </w:p>
        </w:tc>
      </w:tr>
      <w:tr w14:paraId="0A08AD2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6660DCC">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642C1403">
            <w:pPr>
              <w:pStyle w:val="30"/>
            </w:pPr>
            <w:r>
              <w:rPr>
                <w:rFonts w:hint="eastAsia"/>
              </w:rPr>
              <w:t>风险问询函文字内容</w:t>
            </w:r>
          </w:p>
        </w:tc>
      </w:tr>
      <w:tr w14:paraId="311E1CB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9E87B61">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36D1FE86">
            <w:pPr>
              <w:pStyle w:val="30"/>
            </w:pPr>
            <w:r>
              <w:rPr>
                <w:rFonts w:hint="eastAsia"/>
              </w:rPr>
              <w:t>文字自动生成</w:t>
            </w:r>
          </w:p>
        </w:tc>
      </w:tr>
      <w:tr w14:paraId="519F89C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B3F8D1D">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00157113">
            <w:pPr>
              <w:pStyle w:val="30"/>
            </w:pPr>
            <w:r>
              <w:rPr>
                <w:rFonts w:hint="eastAsia"/>
              </w:rPr>
              <w:t>文字生成有误</w:t>
            </w:r>
          </w:p>
        </w:tc>
      </w:tr>
      <w:tr w14:paraId="691C00D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0760ACF">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7B899B69">
            <w:pPr>
              <w:pStyle w:val="30"/>
            </w:pPr>
            <w:r>
              <w:rPr>
                <w:rFonts w:hint="eastAsia"/>
              </w:rPr>
              <w:t>无</w:t>
            </w:r>
          </w:p>
        </w:tc>
      </w:tr>
    </w:tbl>
    <w:p w14:paraId="7259B92F">
      <w:pPr>
        <w:pStyle w:val="6"/>
        <w:numPr>
          <w:ilvl w:val="4"/>
          <w:numId w:val="0"/>
        </w:numPr>
      </w:pPr>
      <w:r>
        <w:rPr>
          <w:rFonts w:hint="eastAsia" w:eastAsia="宋体" w:cs="宋体"/>
        </w:rPr>
        <w:t xml:space="preserve">6.1.6.6.15  </w:t>
      </w:r>
      <w:r>
        <w:rPr>
          <w:rFonts w:hint="eastAsia"/>
        </w:rPr>
        <w:t>参股企业经营不善风险问询函触发规则</w:t>
      </w:r>
    </w:p>
    <w:p w14:paraId="772221ED">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737C89FD">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0BC6A9B9">
      <w:pPr>
        <w:ind w:firstLine="480"/>
      </w:pPr>
      <w:r>
        <w:rPr>
          <w:rFonts w:hint="eastAsia"/>
        </w:rPr>
        <w:t>完善参股企业经营不善风险类别的风险问询函触发逻辑，新增开发该类别风险问询函读取指标信息的输入模板，并进行相应的指标公式配置。</w:t>
      </w:r>
    </w:p>
    <w:p w14:paraId="5F69C697">
      <w:pPr>
        <w:ind w:firstLine="480"/>
      </w:pPr>
      <w:r>
        <w:rPr>
          <w:rFonts w:hint="eastAsia"/>
        </w:rPr>
        <w:t>根据触发规则，子系统将对参股企业（仅针对期末账面余额大于等于零的情况）出现满3年未分红，或经营情况为亏损的企业下发风险问询函。该类别风险问询函读取的数据主要来源于财务决算系统，系统将以年度为单位生成相应的风险问询函下发至企业。</w:t>
      </w:r>
    </w:p>
    <w:p w14:paraId="77F48B62">
      <w:pPr>
        <w:pStyle w:val="25"/>
      </w:pPr>
      <w:r>
        <w:drawing>
          <wp:inline distT="0" distB="0" distL="0" distR="0">
            <wp:extent cx="5274310" cy="3127375"/>
            <wp:effectExtent l="9525" t="9525" r="12065" b="15875"/>
            <wp:docPr id="270425880" name="图片 270425880"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80" name="图片 270425880" descr="图形用户界面, 文本, 应用程序, 电子邮件&#10;&#10;描述已自动生成"/>
                    <pic:cNvPicPr>
                      <a:picLocks noChangeAspect="1"/>
                    </pic:cNvPicPr>
                  </pic:nvPicPr>
                  <pic:blipFill>
                    <a:blip r:embed="rId152"/>
                    <a:stretch>
                      <a:fillRect/>
                    </a:stretch>
                  </pic:blipFill>
                  <pic:spPr>
                    <a:xfrm>
                      <a:off x="0" y="0"/>
                      <a:ext cx="5274310" cy="3127375"/>
                    </a:xfrm>
                    <a:prstGeom prst="rect">
                      <a:avLst/>
                    </a:prstGeom>
                    <a:ln>
                      <a:solidFill>
                        <a:schemeClr val="bg1">
                          <a:lumMod val="50000"/>
                        </a:schemeClr>
                      </a:solidFill>
                    </a:ln>
                  </pic:spPr>
                </pic:pic>
              </a:graphicData>
            </a:graphic>
          </wp:inline>
        </w:drawing>
      </w:r>
    </w:p>
    <w:p w14:paraId="7B942A74">
      <w:pPr>
        <w:pStyle w:val="21"/>
        <w:numPr>
          <w:ilvl w:val="7"/>
          <w:numId w:val="0"/>
        </w:numPr>
        <w:rPr>
          <w:rFonts w:hint="default"/>
        </w:rPr>
      </w:pPr>
      <w:r>
        <w:rPr>
          <w:rFonts w:ascii="宋体" w:hAnsi="宋体" w:cs="宋体"/>
        </w:rPr>
        <w:t xml:space="preserve">图6.80  </w:t>
      </w:r>
      <w:r>
        <w:t>参股企业经营不善风险问询函触发规则示意图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6F6C33B2">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7E2DAE15">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397C44E7">
            <w:pPr>
              <w:pStyle w:val="30"/>
            </w:pPr>
            <w:r>
              <w:t>FXYJ_5_15</w:t>
            </w:r>
          </w:p>
        </w:tc>
      </w:tr>
      <w:tr w14:paraId="0BF8DBE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5083571">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46F6FA9B">
            <w:pPr>
              <w:pStyle w:val="30"/>
            </w:pPr>
            <w:r>
              <w:rPr>
                <w:rFonts w:hint="eastAsia"/>
              </w:rPr>
              <w:t>国资委用户、系统管理员</w:t>
            </w:r>
          </w:p>
        </w:tc>
      </w:tr>
      <w:tr w14:paraId="3B527E9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5184331">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6ED6A3B0">
            <w:pPr>
              <w:pStyle w:val="30"/>
            </w:pPr>
            <w:r>
              <w:rPr>
                <w:rFonts w:hint="eastAsia"/>
              </w:rPr>
              <w:t>登入全面风险预警管理子系统风险问询函配置后台</w:t>
            </w:r>
          </w:p>
        </w:tc>
      </w:tr>
      <w:tr w14:paraId="7C09F6A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6CE3C3E">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10E9FFE0">
            <w:pPr>
              <w:pStyle w:val="30"/>
            </w:pPr>
            <w:r>
              <w:rPr>
                <w:rFonts w:hint="eastAsia"/>
              </w:rPr>
              <w:t>无</w:t>
            </w:r>
          </w:p>
        </w:tc>
      </w:tr>
      <w:tr w14:paraId="5D351B0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5498E43">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11E36F64">
            <w:pPr>
              <w:pStyle w:val="30"/>
            </w:pPr>
            <w:r>
              <w:rPr>
                <w:rFonts w:hint="eastAsia"/>
              </w:rPr>
              <w:t>参股企业经营不善风险问询函需要读取的指标数据</w:t>
            </w:r>
          </w:p>
        </w:tc>
      </w:tr>
      <w:tr w14:paraId="337A6B1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959E0BC">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680F714C">
            <w:pPr>
              <w:pStyle w:val="30"/>
            </w:pPr>
            <w:r>
              <w:rPr>
                <w:rFonts w:hint="eastAsia"/>
              </w:rPr>
              <w:t>参股企业经营不善风险是否触发</w:t>
            </w:r>
          </w:p>
        </w:tc>
      </w:tr>
      <w:tr w14:paraId="407C205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A6C370F">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2489407F">
            <w:pPr>
              <w:pStyle w:val="30"/>
            </w:pPr>
            <w:r>
              <w:rPr>
                <w:rFonts w:hint="eastAsia"/>
              </w:rPr>
              <w:t>按规则触发问询函的自动生成</w:t>
            </w:r>
          </w:p>
        </w:tc>
      </w:tr>
      <w:tr w14:paraId="03A4511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4F10856">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5DD9B291">
            <w:pPr>
              <w:pStyle w:val="30"/>
            </w:pPr>
            <w:r>
              <w:rPr>
                <w:rFonts w:hint="eastAsia"/>
              </w:rPr>
              <w:t>问询函生成失败</w:t>
            </w:r>
          </w:p>
        </w:tc>
      </w:tr>
      <w:tr w14:paraId="21F3467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1C7FF8D">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00A3AB67">
            <w:pPr>
              <w:pStyle w:val="30"/>
            </w:pPr>
            <w:r>
              <w:rPr>
                <w:rFonts w:hint="eastAsia"/>
              </w:rPr>
              <w:t>无</w:t>
            </w:r>
          </w:p>
        </w:tc>
      </w:tr>
    </w:tbl>
    <w:p w14:paraId="0CE317FB">
      <w:pPr>
        <w:pStyle w:val="6"/>
        <w:numPr>
          <w:ilvl w:val="4"/>
          <w:numId w:val="0"/>
        </w:numPr>
      </w:pPr>
      <w:r>
        <w:rPr>
          <w:rFonts w:hint="eastAsia" w:eastAsia="宋体" w:cs="宋体"/>
        </w:rPr>
        <w:t xml:space="preserve">6.1.6.6.15  </w:t>
      </w:r>
      <w:r>
        <w:rPr>
          <w:rFonts w:hint="eastAsia"/>
        </w:rPr>
        <w:t>参股企业经营不善风险问询函文字内容规则</w:t>
      </w:r>
    </w:p>
    <w:p w14:paraId="7F1BA181">
      <w:pPr>
        <w:ind w:firstLine="480"/>
      </w:pPr>
      <w:r>
        <w:rPr>
          <w:rFonts w:hint="eastAsia"/>
        </w:rPr>
        <w:t>风险提示函模板管理主要是基于不同领域、不同类别的风险预警亮灯结果，在系统中预制各类风险问询函模板，本次子系统建设预计将设定包含债务风险、融资担保风险、高风险担保清单、主业领域整体风险、资金占用风险、过度投资风险、投资减值风险、参股企业经营不善风险、基金风险、金融企业风险、参股企业风险、控股企业风险、名号冒用风险、重大诉讼风险、监管合规风险、舆情风险、上市公司公告风险、国家及地区风险提示、国际制裁清单、汇率波动风险等，共计19个风险提示函规则。基于上述隶属于不同领域、不同风险类别的问询函生成规则，子系统将进行风险提示函筛选生成管理，生成一套基于预警结果和风险资产计量的风险提示函初稿，并提供手动修改及调整功能。</w:t>
      </w:r>
    </w:p>
    <w:p w14:paraId="620FC597">
      <w:pPr>
        <w:ind w:firstLine="480"/>
      </w:pPr>
      <w:r>
        <w:rPr>
          <w:rFonts w:hint="eastAsia"/>
        </w:rPr>
        <w:t>同时子系统内将针对不同的风险问询函生成规则预设各类模板，供数据输入及问询函内容输出使用。预设的预警函模板主要包括：债务风险模板、高风险担保清单模板、融资担保风险模板、业务发展/经营效率/盈利能力风险模板、垫资风险模板、过度投资风险模板、投资减值风险模板、参股企业经营不善风险模板、股权投资基金风险模板、金融企业风险模板、控股企业风险模板、参股企业风险模板、名号冒用风险模板、重大诉讼风险模板、监管合规风险模板、国别风险模板、汇率风险模板等。</w:t>
      </w:r>
    </w:p>
    <w:p w14:paraId="121C0D7F">
      <w:pPr>
        <w:ind w:firstLine="480"/>
      </w:pPr>
      <w:r>
        <w:rPr>
          <w:rFonts w:hint="eastAsia"/>
        </w:rPr>
        <w:t>完善参股企业经营不善风险类别的风险问询函内容需求，新增开发该类别风险问询函文字内容自动输出模板，并在相应的风险问询函详情界面中对生成的问询函详情内容进行展示。</w:t>
      </w:r>
    </w:p>
    <w:p w14:paraId="593E7A3B">
      <w:pPr>
        <w:ind w:firstLine="480"/>
      </w:pPr>
      <w:r>
        <w:rPr>
          <w:rFonts w:hint="eastAsia"/>
        </w:rPr>
        <w:t>子系统将为参股企业经营不善类风险问询函设置固定输出内容模板，模板中文字内容主要为“参股企业出现经营情况为亏损且满3年未分红：X户”，并在文字后附注满足上述条件的全部参股企业名称以进行风险提示。</w:t>
      </w:r>
    </w:p>
    <w:p w14:paraId="4CE41302">
      <w:pPr>
        <w:pStyle w:val="25"/>
      </w:pPr>
      <w:r>
        <w:drawing>
          <wp:inline distT="0" distB="0" distL="0" distR="0">
            <wp:extent cx="5274310" cy="2760345"/>
            <wp:effectExtent l="9525" t="9525" r="12065" b="11430"/>
            <wp:docPr id="270425867" name="图片 270425867"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67" name="图片 270425867" descr="图形用户界面, 文本, 应用程序, 电子邮件&#10;&#10;描述已自动生成"/>
                    <pic:cNvPicPr>
                      <a:picLocks noChangeAspect="1"/>
                    </pic:cNvPicPr>
                  </pic:nvPicPr>
                  <pic:blipFill>
                    <a:blip r:embed="rId153"/>
                    <a:stretch>
                      <a:fillRect/>
                    </a:stretch>
                  </pic:blipFill>
                  <pic:spPr>
                    <a:xfrm>
                      <a:off x="0" y="0"/>
                      <a:ext cx="5274310" cy="2760345"/>
                    </a:xfrm>
                    <a:prstGeom prst="rect">
                      <a:avLst/>
                    </a:prstGeom>
                    <a:ln>
                      <a:solidFill>
                        <a:schemeClr val="bg1">
                          <a:lumMod val="50000"/>
                        </a:schemeClr>
                      </a:solidFill>
                    </a:ln>
                  </pic:spPr>
                </pic:pic>
              </a:graphicData>
            </a:graphic>
          </wp:inline>
        </w:drawing>
      </w:r>
    </w:p>
    <w:p w14:paraId="64BA0AF1">
      <w:pPr>
        <w:pStyle w:val="21"/>
        <w:numPr>
          <w:ilvl w:val="7"/>
          <w:numId w:val="0"/>
        </w:numPr>
        <w:rPr>
          <w:rFonts w:hint="default"/>
        </w:rPr>
      </w:pPr>
      <w:r>
        <w:rPr>
          <w:rFonts w:ascii="宋体" w:hAnsi="宋体" w:cs="宋体"/>
        </w:rPr>
        <w:t xml:space="preserve">图6.81  </w:t>
      </w:r>
      <w:r>
        <w:t>参股企业经营不善风险问询函文字内容规则示意图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2F7CD056">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5042A9E0">
            <w:pPr>
              <w:pStyle w:val="30"/>
            </w:pPr>
            <w:bookmarkStart w:id="175" w:name="_Hlk185839293"/>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287BC68D">
            <w:pPr>
              <w:pStyle w:val="30"/>
            </w:pPr>
            <w:r>
              <w:t>FXYJ_5_16</w:t>
            </w:r>
          </w:p>
        </w:tc>
      </w:tr>
      <w:tr w14:paraId="7182E5F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2514729">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6323DA84">
            <w:pPr>
              <w:pStyle w:val="30"/>
            </w:pPr>
            <w:r>
              <w:rPr>
                <w:rFonts w:hint="eastAsia"/>
              </w:rPr>
              <w:t>国资委用户、系统管理员</w:t>
            </w:r>
          </w:p>
        </w:tc>
      </w:tr>
      <w:tr w14:paraId="78F5F7B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5BE64FE">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343539C5">
            <w:pPr>
              <w:pStyle w:val="30"/>
            </w:pPr>
            <w:r>
              <w:rPr>
                <w:rFonts w:hint="eastAsia"/>
              </w:rPr>
              <w:t>登入全面风险预警管理子系统风险问询函配置后台</w:t>
            </w:r>
          </w:p>
        </w:tc>
      </w:tr>
      <w:tr w14:paraId="357BC3D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F2CBCFD">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425AEE7B">
            <w:pPr>
              <w:pStyle w:val="30"/>
            </w:pPr>
            <w:r>
              <w:rPr>
                <w:rFonts w:hint="eastAsia"/>
              </w:rPr>
              <w:t>无</w:t>
            </w:r>
          </w:p>
        </w:tc>
      </w:tr>
      <w:tr w14:paraId="490CE29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815032B">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09277053">
            <w:pPr>
              <w:pStyle w:val="30"/>
            </w:pPr>
            <w:r>
              <w:rPr>
                <w:rFonts w:hint="eastAsia"/>
              </w:rPr>
              <w:t>参股企业经营不善风险问询函需要读取的指标值及亮灯结果</w:t>
            </w:r>
          </w:p>
        </w:tc>
      </w:tr>
      <w:tr w14:paraId="5614CE4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E5E7F4C">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5A464D6A">
            <w:pPr>
              <w:pStyle w:val="30"/>
            </w:pPr>
            <w:r>
              <w:rPr>
                <w:rFonts w:hint="eastAsia"/>
              </w:rPr>
              <w:t>风险问询函文字内容</w:t>
            </w:r>
          </w:p>
        </w:tc>
      </w:tr>
      <w:tr w14:paraId="20E1A20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73B1DEF">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31F86258">
            <w:pPr>
              <w:pStyle w:val="30"/>
            </w:pPr>
            <w:r>
              <w:rPr>
                <w:rFonts w:hint="eastAsia"/>
              </w:rPr>
              <w:t>文字自动生成</w:t>
            </w:r>
          </w:p>
        </w:tc>
      </w:tr>
      <w:tr w14:paraId="2B04A1C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B1110FA">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28C51007">
            <w:pPr>
              <w:pStyle w:val="30"/>
            </w:pPr>
            <w:r>
              <w:rPr>
                <w:rFonts w:hint="eastAsia"/>
              </w:rPr>
              <w:t>文字生成有误</w:t>
            </w:r>
          </w:p>
        </w:tc>
      </w:tr>
      <w:tr w14:paraId="3B8D33E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BBF22D6">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1EA859E4">
            <w:pPr>
              <w:pStyle w:val="30"/>
            </w:pPr>
            <w:r>
              <w:rPr>
                <w:rFonts w:hint="eastAsia"/>
              </w:rPr>
              <w:t>无</w:t>
            </w:r>
          </w:p>
        </w:tc>
      </w:tr>
      <w:bookmarkEnd w:id="175"/>
    </w:tbl>
    <w:p w14:paraId="330D07F9">
      <w:pPr>
        <w:pStyle w:val="5"/>
        <w:numPr>
          <w:ilvl w:val="3"/>
          <w:numId w:val="0"/>
        </w:numPr>
      </w:pPr>
      <w:r>
        <w:rPr>
          <w:rFonts w:hint="eastAsia" w:cs="宋体"/>
        </w:rPr>
        <w:t xml:space="preserve">6.1.6.7  </w:t>
      </w:r>
      <w:r>
        <w:rPr>
          <w:rFonts w:hint="eastAsia"/>
        </w:rPr>
        <w:t>风险清单填报</w:t>
      </w:r>
    </w:p>
    <w:p w14:paraId="15F7BA3F">
      <w:pPr>
        <w:ind w:firstLine="480"/>
      </w:pPr>
      <w:r>
        <w:rPr>
          <w:rFonts w:hint="eastAsia"/>
        </w:rPr>
        <w:t>针对不同风险类型的重大风险清单，子系统将通过量化计量各风险事项对企业资产、权益造成的影响，得出风险敞口金额，并通过相关会计科目和企业填报数据进行计算，进一步划分为总风险敞口、已确认损失金额、挽回损失或压降敞口金额、净风险敞口四个维度。同时，系统将分别为各个类别的风险清单配置不同的敞口的计算公式和去重逻辑。</w:t>
      </w:r>
    </w:p>
    <w:p w14:paraId="5BB0ADBF">
      <w:pPr>
        <w:pStyle w:val="6"/>
        <w:numPr>
          <w:ilvl w:val="4"/>
          <w:numId w:val="0"/>
        </w:numPr>
      </w:pPr>
      <w:r>
        <w:rPr>
          <w:rFonts w:hint="eastAsia" w:eastAsia="宋体" w:cs="宋体"/>
        </w:rPr>
        <w:t xml:space="preserve">6.1.6.7.1  </w:t>
      </w:r>
      <w:r>
        <w:rPr>
          <w:rFonts w:hint="eastAsia"/>
        </w:rPr>
        <w:t>剩余风险敞口——责任口径规则</w:t>
      </w:r>
    </w:p>
    <w:p w14:paraId="24064E55">
      <w:pPr>
        <w:ind w:firstLine="480"/>
      </w:pPr>
      <w:r>
        <w:rPr>
          <w:rFonts w:hint="eastAsia"/>
        </w:rPr>
        <w:t>风险清单填报功能主要是集团用户需定期对系统下发的问询函内容进行反馈，反馈内容主要包括风险分析、补充信息等内容，并确认该问询函是否纳入重大风险清单。用户认为该项风险事件属于重大风险，需要选择“是，纳入重大风险清单”，确认并提交后该项风险事件将被纳入到集团重大风险清单中，用户需要定期对事件的风险敞口、风险化解情况等信息进行填报或更新。若用户认为该项风险事件不属于重大风险事件，可以选择“否，无风险或风险可控”，提交后该条问询函流程将被关闭。若用户需要将该条风险问询函与其他已有风险事件进行关联，则需选择“关联其他重大风险清单”，选择后界面将弹出该集团当前存在的全部风险清单内容供用户进行选择。</w:t>
      </w:r>
    </w:p>
    <w:p w14:paraId="20F7D378">
      <w:pPr>
        <w:ind w:firstLine="480"/>
      </w:pPr>
      <w:r>
        <w:rPr>
          <w:rFonts w:hint="eastAsia"/>
        </w:rPr>
        <w:t>根据剩余风险敞口——责任口径的计算逻辑，新增对所有风险特征配置计算公式，并在界面中进行展示。</w:t>
      </w:r>
    </w:p>
    <w:p w14:paraId="5E786C19">
      <w:pPr>
        <w:pStyle w:val="6"/>
        <w:numPr>
          <w:ilvl w:val="4"/>
          <w:numId w:val="0"/>
        </w:numPr>
      </w:pPr>
      <w:r>
        <w:rPr>
          <w:rFonts w:hint="eastAsia" w:eastAsia="宋体" w:cs="宋体"/>
        </w:rPr>
        <w:t xml:space="preserve">6.1.6.7.2  </w:t>
      </w:r>
      <w:r>
        <w:rPr>
          <w:rFonts w:hint="eastAsia"/>
        </w:rPr>
        <w:t>债务/现金流风险敞口规则</w:t>
      </w:r>
    </w:p>
    <w:p w14:paraId="4CD7DC30">
      <w:pPr>
        <w:ind w:firstLine="480"/>
      </w:pPr>
      <w:r>
        <w:rPr>
          <w:rFonts w:hint="eastAsia"/>
        </w:rPr>
        <w:t>风险清单填报功能主要是集团用户需定期对系统下发的问询函内容进行反馈，反馈内容主要包括风险分析、补充信息等内容，并确认该问询函是否纳入重大风险清单。用户认为该项风险事件属于重大风险，需要选择“是，纳入重大风险清单”，确认并提交后该项风险事件将被纳入到集团重大风险清单中，用户需要定期对事件的风险敞口、风险化解情况等信息进行填报或更新。若用户认为该项风险事件不属于重大风险事件，可以选择“否，无风险或风险可控”，提交后该条问询函流程将被关闭。若用户需要将该条风险问询函与其他已有风险事件进行关联，则需选择“关联其他重大风险清单”，选择后界面将弹出该集团当前存在的全部风险清单内容供用户进行选择。</w:t>
      </w:r>
    </w:p>
    <w:p w14:paraId="102706DD">
      <w:pPr>
        <w:ind w:firstLine="480"/>
      </w:pPr>
      <w:r>
        <w:rPr>
          <w:rFonts w:hint="eastAsia"/>
        </w:rPr>
        <w:t>完善债务/现金流风险类别的风险敞口计算逻辑，新增该类别总体风险敞口、已确认风险损失、挽回损失与压降金额、剩余风险敞口计算公式的配置，并制作相应的界面供企业进行数据的填报。</w:t>
      </w:r>
    </w:p>
    <w:p w14:paraId="443F1591">
      <w:pPr>
        <w:ind w:firstLine="480"/>
      </w:pPr>
      <w:r>
        <w:rPr>
          <w:rFonts w:hint="eastAsia"/>
        </w:rPr>
        <w:t>重大风险清单填报过程中，若用户选择“资金领域”的风险领域、“债务/现金流风险”的风险类别，子系统将自动匹配债务/现金流风险敞口填报逻辑及计算规则供用户进行金额的填报。该类别风险需要填写的内容主要包括：一年内年到期负债（包括表外、永续债、优选股）、一年内支付利息、已确认损失小计、挽损或压降金额小计4项内容，子系统将根据用户填写的数据内容自动计算生成总体风险敞口小计、剩余风险敞口合计两项内容存储在数据库中。</w:t>
      </w:r>
    </w:p>
    <w:p w14:paraId="432B27E1">
      <w:pPr>
        <w:pStyle w:val="25"/>
      </w:pPr>
      <w:r>
        <w:drawing>
          <wp:inline distT="0" distB="0" distL="0" distR="0">
            <wp:extent cx="4721860" cy="2439670"/>
            <wp:effectExtent l="9525" t="9525" r="12065" b="17780"/>
            <wp:docPr id="270425882" name="图片 27042588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82" name="图片 270425882" descr="图形用户界面, 文本, 应用程序, 电子邮件&#10;&#10;描述已自动生成"/>
                    <pic:cNvPicPr>
                      <a:picLocks noChangeAspect="1"/>
                    </pic:cNvPicPr>
                  </pic:nvPicPr>
                  <pic:blipFill>
                    <a:blip r:embed="rId154"/>
                    <a:stretch>
                      <a:fillRect/>
                    </a:stretch>
                  </pic:blipFill>
                  <pic:spPr>
                    <a:xfrm>
                      <a:off x="0" y="0"/>
                      <a:ext cx="4730603" cy="2444468"/>
                    </a:xfrm>
                    <a:prstGeom prst="rect">
                      <a:avLst/>
                    </a:prstGeom>
                    <a:ln>
                      <a:solidFill>
                        <a:schemeClr val="bg1">
                          <a:lumMod val="50000"/>
                        </a:schemeClr>
                      </a:solidFill>
                    </a:ln>
                  </pic:spPr>
                </pic:pic>
              </a:graphicData>
            </a:graphic>
          </wp:inline>
        </w:drawing>
      </w:r>
    </w:p>
    <w:p w14:paraId="69A5B229">
      <w:pPr>
        <w:pStyle w:val="21"/>
        <w:numPr>
          <w:ilvl w:val="7"/>
          <w:numId w:val="0"/>
        </w:numPr>
        <w:rPr>
          <w:rFonts w:hint="default"/>
        </w:rPr>
      </w:pPr>
      <w:r>
        <w:rPr>
          <w:rFonts w:ascii="宋体" w:hAnsi="宋体" w:cs="宋体"/>
        </w:rPr>
        <w:t xml:space="preserve">图6.82  </w:t>
      </w:r>
      <w:r>
        <w:t>债务/现金流风险敞口规则示意图</w:t>
      </w:r>
    </w:p>
    <w:tbl>
      <w:tblPr>
        <w:tblStyle w:val="18"/>
        <w:tblW w:w="826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6150"/>
      </w:tblGrid>
      <w:tr w14:paraId="7549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4B0BD6B">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5B5F6246">
            <w:pPr>
              <w:pStyle w:val="30"/>
            </w:pPr>
            <w:r>
              <w:t>FXYJ_6_2</w:t>
            </w:r>
          </w:p>
        </w:tc>
      </w:tr>
      <w:tr w14:paraId="3ADA5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2ADDF3D">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5359E606">
            <w:pPr>
              <w:pStyle w:val="30"/>
            </w:pPr>
            <w:r>
              <w:rPr>
                <w:rFonts w:hint="eastAsia"/>
              </w:rPr>
              <w:t>国资委用户、企业用户、系统管理员</w:t>
            </w:r>
          </w:p>
        </w:tc>
      </w:tr>
      <w:tr w14:paraId="31074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6376D3C">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7766779A">
            <w:pPr>
              <w:pStyle w:val="30"/>
            </w:pPr>
            <w:r>
              <w:rPr>
                <w:rFonts w:hint="eastAsia"/>
              </w:rPr>
              <w:t>登入全面风险预警管理子系统，选择风险管理</w:t>
            </w:r>
            <w:r>
              <w:t>-</w:t>
            </w:r>
            <w:r>
              <w:rPr>
                <w:rFonts w:hint="eastAsia"/>
              </w:rPr>
              <w:t>重大风险清单</w:t>
            </w:r>
            <w:r>
              <w:t>-</w:t>
            </w:r>
            <w:r>
              <w:rPr>
                <w:rFonts w:hint="eastAsia"/>
              </w:rPr>
              <w:t>风险清单填报</w:t>
            </w:r>
          </w:p>
        </w:tc>
      </w:tr>
      <w:tr w14:paraId="56DC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E9CCBC2">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6041C983">
            <w:pPr>
              <w:pStyle w:val="30"/>
            </w:pPr>
            <w:r>
              <w:rPr>
                <w:rFonts w:hint="eastAsia"/>
              </w:rPr>
              <w:t>无</w:t>
            </w:r>
          </w:p>
        </w:tc>
      </w:tr>
      <w:tr w14:paraId="424A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42C4E26">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12BEF1AE">
            <w:pPr>
              <w:pStyle w:val="30"/>
            </w:pPr>
            <w:r>
              <w:rPr>
                <w:rFonts w:hint="eastAsia"/>
              </w:rPr>
              <w:t>选择</w:t>
            </w:r>
            <w:r>
              <w:t>“</w:t>
            </w:r>
            <w:r>
              <w:rPr>
                <w:rFonts w:hint="eastAsia"/>
              </w:rPr>
              <w:t>资金领域</w:t>
            </w:r>
            <w:r>
              <w:t>”</w:t>
            </w:r>
            <w:r>
              <w:rPr>
                <w:rFonts w:hint="eastAsia"/>
              </w:rPr>
              <w:t>的风险领域、</w:t>
            </w:r>
            <w:r>
              <w:t>“</w:t>
            </w:r>
            <w:r>
              <w:rPr>
                <w:rFonts w:hint="eastAsia"/>
              </w:rPr>
              <w:t>债务</w:t>
            </w:r>
            <w:r>
              <w:t>/</w:t>
            </w:r>
            <w:r>
              <w:rPr>
                <w:rFonts w:hint="eastAsia"/>
              </w:rPr>
              <w:t>现金流风险</w:t>
            </w:r>
            <w:r>
              <w:t>”</w:t>
            </w:r>
            <w:r>
              <w:rPr>
                <w:rFonts w:hint="eastAsia"/>
              </w:rPr>
              <w:t>的风险类别，点击填报风险敞口</w:t>
            </w:r>
          </w:p>
        </w:tc>
      </w:tr>
      <w:tr w14:paraId="4487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C420D07">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4CFA9737">
            <w:pPr>
              <w:pStyle w:val="30"/>
            </w:pPr>
            <w:r>
              <w:rPr>
                <w:rFonts w:hint="eastAsia"/>
              </w:rPr>
              <w:t>债务</w:t>
            </w:r>
            <w:r>
              <w:t>/</w:t>
            </w:r>
            <w:r>
              <w:rPr>
                <w:rFonts w:hint="eastAsia"/>
              </w:rPr>
              <w:t>现金流风险敞口填报框</w:t>
            </w:r>
          </w:p>
        </w:tc>
      </w:tr>
      <w:tr w14:paraId="49D52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E69F4BD">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31DEC26A">
            <w:pPr>
              <w:pStyle w:val="30"/>
            </w:pPr>
            <w:r>
              <w:rPr>
                <w:rFonts w:hint="eastAsia"/>
              </w:rPr>
              <w:t>转至债务</w:t>
            </w:r>
            <w:r>
              <w:t>/</w:t>
            </w:r>
            <w:r>
              <w:rPr>
                <w:rFonts w:hint="eastAsia"/>
              </w:rPr>
              <w:t>现金流风险敞口填报或更新界面</w:t>
            </w:r>
          </w:p>
        </w:tc>
      </w:tr>
      <w:tr w14:paraId="6F01D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17EFDEF">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4FE067FB">
            <w:pPr>
              <w:pStyle w:val="30"/>
            </w:pPr>
            <w:r>
              <w:rPr>
                <w:rFonts w:hint="eastAsia"/>
              </w:rPr>
              <w:t>敞口匹配有误</w:t>
            </w:r>
          </w:p>
        </w:tc>
      </w:tr>
      <w:tr w14:paraId="54118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5A7D918">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034047DD">
            <w:pPr>
              <w:pStyle w:val="30"/>
            </w:pPr>
            <w:r>
              <w:rPr>
                <w:rFonts w:hint="eastAsia"/>
              </w:rPr>
              <w:t>无</w:t>
            </w:r>
          </w:p>
        </w:tc>
      </w:tr>
    </w:tbl>
    <w:p w14:paraId="3FEBF6B7">
      <w:pPr>
        <w:pStyle w:val="6"/>
        <w:numPr>
          <w:ilvl w:val="4"/>
          <w:numId w:val="0"/>
        </w:numPr>
      </w:pPr>
      <w:r>
        <w:rPr>
          <w:rFonts w:hint="eastAsia" w:eastAsia="宋体" w:cs="宋体"/>
        </w:rPr>
        <w:t xml:space="preserve">6.1.6.7.3  </w:t>
      </w:r>
      <w:r>
        <w:rPr>
          <w:rFonts w:hint="eastAsia"/>
        </w:rPr>
        <w:t>融资担保风险敞口规则</w:t>
      </w:r>
    </w:p>
    <w:p w14:paraId="5A64B135">
      <w:pPr>
        <w:ind w:firstLine="480"/>
      </w:pPr>
      <w:r>
        <w:rPr>
          <w:rFonts w:hint="eastAsia"/>
        </w:rPr>
        <w:t>风险清单填报功能主要是集团用户需定期对系统下发的问询函内容进行反馈，反馈内容主要包括风险分析、补充信息等内容，并确认该问询函是否纳入重大风险清单。用户认为该项风险事件属于重大风险，需要选择“是，纳入重大风险清单”，确认并提交后该项风险事件将被纳入到集团重大风险清单中，用户需要定期对事件的风险敞口、风险化解情况等信息进行填报或更新。若用户认为该项风险事件不属于重大风险事件，可以选择“否，无风险或风险可控”，提交后该条问询函流程将被关闭。若用户需要将该条风险问询函与其他已有风险事件进行关联，则需选择“关联其他重大风险清单”，选择后界面将弹出该集团当前存在的全部风险清单内容供用户进行选择。</w:t>
      </w:r>
    </w:p>
    <w:p w14:paraId="63EF1937">
      <w:pPr>
        <w:ind w:firstLine="480"/>
      </w:pPr>
      <w:r>
        <w:rPr>
          <w:rFonts w:hint="eastAsia"/>
        </w:rPr>
        <w:t>完善融资担保风险类别的风险敞口计算逻辑，新增该类别总体风险敞口、已确认风险损失、挽回损失与压降金额、剩余风险敞口计算公式的配置，并制作相应的界面供企业进行数据的填报。</w:t>
      </w:r>
    </w:p>
    <w:p w14:paraId="66A74073">
      <w:pPr>
        <w:ind w:firstLine="480"/>
      </w:pPr>
      <w:r>
        <w:rPr>
          <w:rFonts w:hint="eastAsia"/>
        </w:rPr>
        <w:t>重大风险清单填报过程中，若用户选择“资金领域”的风险领域、“融资担保风险”的风险类别，子系统将自动匹配融资担保风险敞口填报逻辑及计算规则供用户进行金额的填报。该类别风险需要填写的内容主要包括：严禁事项命中的融资担保/出借资金的总额度、计提减值、或有负债、处置抵质押物收回的现金（或取得抵质押物的价值）、收回的借款、减少的担保额度（转借款除外）6项内容，子系统将根据用户填写的数据内容自动计算生成总体风险敞口小计、已确认损失小计、挽损或压降金额小计、剩余风险敞口合计四项内容存储在数据库中。</w:t>
      </w:r>
    </w:p>
    <w:p w14:paraId="39606414">
      <w:pPr>
        <w:pStyle w:val="25"/>
      </w:pPr>
      <w:r>
        <w:drawing>
          <wp:inline distT="0" distB="0" distL="0" distR="0">
            <wp:extent cx="5274310" cy="2725420"/>
            <wp:effectExtent l="9525" t="9525" r="12065" b="17780"/>
            <wp:docPr id="270425883" name="图片 270425883"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83" name="图片 270425883" descr="图形用户界面, 文本, 应用程序, 电子邮件&#10;&#10;描述已自动生成"/>
                    <pic:cNvPicPr>
                      <a:picLocks noChangeAspect="1"/>
                    </pic:cNvPicPr>
                  </pic:nvPicPr>
                  <pic:blipFill>
                    <a:blip r:embed="rId154"/>
                    <a:stretch>
                      <a:fillRect/>
                    </a:stretch>
                  </pic:blipFill>
                  <pic:spPr>
                    <a:xfrm>
                      <a:off x="0" y="0"/>
                      <a:ext cx="5274310" cy="2725420"/>
                    </a:xfrm>
                    <a:prstGeom prst="rect">
                      <a:avLst/>
                    </a:prstGeom>
                    <a:ln>
                      <a:solidFill>
                        <a:schemeClr val="bg1">
                          <a:lumMod val="50000"/>
                        </a:schemeClr>
                      </a:solidFill>
                    </a:ln>
                  </pic:spPr>
                </pic:pic>
              </a:graphicData>
            </a:graphic>
          </wp:inline>
        </w:drawing>
      </w:r>
    </w:p>
    <w:p w14:paraId="41EC271C">
      <w:pPr>
        <w:pStyle w:val="21"/>
        <w:numPr>
          <w:ilvl w:val="7"/>
          <w:numId w:val="0"/>
        </w:numPr>
        <w:rPr>
          <w:rFonts w:hint="default"/>
        </w:rPr>
      </w:pPr>
      <w:r>
        <w:rPr>
          <w:rFonts w:ascii="宋体" w:hAnsi="宋体" w:cs="宋体"/>
        </w:rPr>
        <w:t xml:space="preserve">图6.83  </w:t>
      </w:r>
      <w:r>
        <w:t>融资担保风险敞口规则示意图</w:t>
      </w:r>
    </w:p>
    <w:tbl>
      <w:tblPr>
        <w:tblStyle w:val="18"/>
        <w:tblW w:w="826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6150"/>
      </w:tblGrid>
      <w:tr w14:paraId="0C6F2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BA540D4">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2DB4CED2">
            <w:pPr>
              <w:pStyle w:val="30"/>
            </w:pPr>
            <w:r>
              <w:t>FXYJ_6_3</w:t>
            </w:r>
          </w:p>
        </w:tc>
      </w:tr>
      <w:tr w14:paraId="7D14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EE7B139">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3986A27C">
            <w:pPr>
              <w:pStyle w:val="30"/>
            </w:pPr>
            <w:r>
              <w:rPr>
                <w:rFonts w:hint="eastAsia"/>
              </w:rPr>
              <w:t>国资委用户、企业用户、系统管理员</w:t>
            </w:r>
          </w:p>
        </w:tc>
      </w:tr>
      <w:tr w14:paraId="2BF17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FD52BC7">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7FFD1A93">
            <w:pPr>
              <w:pStyle w:val="30"/>
            </w:pPr>
            <w:r>
              <w:rPr>
                <w:rFonts w:hint="eastAsia"/>
              </w:rPr>
              <w:t>登入全面风险预警管理子系统，选择风险管理</w:t>
            </w:r>
            <w:r>
              <w:t>-</w:t>
            </w:r>
            <w:r>
              <w:rPr>
                <w:rFonts w:hint="eastAsia"/>
              </w:rPr>
              <w:t>重大风险清单</w:t>
            </w:r>
            <w:r>
              <w:t>-</w:t>
            </w:r>
            <w:r>
              <w:rPr>
                <w:rFonts w:hint="eastAsia"/>
              </w:rPr>
              <w:t>风险清单填报</w:t>
            </w:r>
          </w:p>
        </w:tc>
      </w:tr>
      <w:tr w14:paraId="42050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A4E9B91">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64B2FF9C">
            <w:pPr>
              <w:pStyle w:val="30"/>
            </w:pPr>
            <w:r>
              <w:rPr>
                <w:rFonts w:hint="eastAsia"/>
              </w:rPr>
              <w:t>无</w:t>
            </w:r>
          </w:p>
        </w:tc>
      </w:tr>
      <w:tr w14:paraId="1805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4E2C083">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1A004938">
            <w:pPr>
              <w:pStyle w:val="30"/>
            </w:pPr>
            <w:r>
              <w:rPr>
                <w:rFonts w:hint="eastAsia"/>
              </w:rPr>
              <w:t>选择</w:t>
            </w:r>
            <w:r>
              <w:t>“</w:t>
            </w:r>
            <w:r>
              <w:rPr>
                <w:rFonts w:hint="eastAsia"/>
              </w:rPr>
              <w:t>资金领域</w:t>
            </w:r>
            <w:r>
              <w:t>”</w:t>
            </w:r>
            <w:r>
              <w:rPr>
                <w:rFonts w:hint="eastAsia"/>
              </w:rPr>
              <w:t>的风险领域、</w:t>
            </w:r>
            <w:r>
              <w:t>“</w:t>
            </w:r>
            <w:r>
              <w:rPr>
                <w:rFonts w:hint="eastAsia"/>
              </w:rPr>
              <w:t>融资担保风险</w:t>
            </w:r>
            <w:r>
              <w:t>”</w:t>
            </w:r>
            <w:r>
              <w:rPr>
                <w:rFonts w:hint="eastAsia"/>
              </w:rPr>
              <w:t>的风险类别，点击填报风险敞口</w:t>
            </w:r>
          </w:p>
        </w:tc>
      </w:tr>
      <w:tr w14:paraId="2AC8E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B918820">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091FFA10">
            <w:pPr>
              <w:pStyle w:val="30"/>
            </w:pPr>
            <w:r>
              <w:rPr>
                <w:rFonts w:hint="eastAsia"/>
              </w:rPr>
              <w:t>融资担保风险敞口填报框</w:t>
            </w:r>
          </w:p>
        </w:tc>
      </w:tr>
      <w:tr w14:paraId="56904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77BD89F">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65325268">
            <w:pPr>
              <w:pStyle w:val="30"/>
            </w:pPr>
            <w:r>
              <w:rPr>
                <w:rFonts w:hint="eastAsia"/>
              </w:rPr>
              <w:t>转至融资担保风险敞口填报或更新界面</w:t>
            </w:r>
          </w:p>
        </w:tc>
      </w:tr>
      <w:tr w14:paraId="5AA9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85AFF46">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56000AC0">
            <w:pPr>
              <w:pStyle w:val="30"/>
            </w:pPr>
            <w:r>
              <w:rPr>
                <w:rFonts w:hint="eastAsia"/>
              </w:rPr>
              <w:t>敞口匹配有误</w:t>
            </w:r>
          </w:p>
        </w:tc>
      </w:tr>
      <w:tr w14:paraId="6CA6C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E95DDDE">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466D5D72">
            <w:pPr>
              <w:pStyle w:val="30"/>
            </w:pPr>
            <w:r>
              <w:rPr>
                <w:rFonts w:hint="eastAsia"/>
              </w:rPr>
              <w:t>无</w:t>
            </w:r>
          </w:p>
        </w:tc>
      </w:tr>
    </w:tbl>
    <w:p w14:paraId="5589A9AB">
      <w:pPr>
        <w:pStyle w:val="6"/>
        <w:numPr>
          <w:ilvl w:val="4"/>
          <w:numId w:val="0"/>
        </w:numPr>
      </w:pPr>
      <w:r>
        <w:rPr>
          <w:rFonts w:hint="eastAsia" w:eastAsia="宋体" w:cs="宋体"/>
        </w:rPr>
        <w:t xml:space="preserve">6.1.6.7.4  </w:t>
      </w:r>
      <w:r>
        <w:rPr>
          <w:rFonts w:hint="eastAsia"/>
        </w:rPr>
        <w:t>往来款回收风险敞口规则</w:t>
      </w:r>
    </w:p>
    <w:p w14:paraId="1D3EEDF3">
      <w:pPr>
        <w:ind w:firstLine="480"/>
      </w:pPr>
      <w:r>
        <w:rPr>
          <w:rFonts w:hint="eastAsia"/>
        </w:rPr>
        <w:t>风险清单填报功能主要是集团用户需定期对系统下发的问询函内容进行反馈，反馈内容主要包括风险分析、补充信息等内容，并确认该问询函是否纳入重大风险清单。用户认为该项风险事件属于重大风险，需要选择“是，纳入重大风险清单”，确认并提交后该项风险事件将被纳入到集团重大风险清单中，用户需要定期对事件的风险敞口、风险化解情况等信息进行填报或更新。若用户认为该项风险事件不属于重大风险事件，可以选择“否，无风险或风险可控”，提交后该条问询函流程将被关闭。若用户需要将该条风险问询函与其他已有风险事件进行关联，则需选择“关联其他重大风险清单”，选择后界面将弹出该集团当前存在的全部风险清单内容供用户进行选择。</w:t>
      </w:r>
    </w:p>
    <w:p w14:paraId="123B3B2D">
      <w:pPr>
        <w:ind w:firstLine="480"/>
      </w:pPr>
      <w:r>
        <w:rPr>
          <w:rFonts w:hint="eastAsia"/>
        </w:rPr>
        <w:t>完善往来款回收风险类别的风险敞口计算逻辑，新增该类别总体风险敞口、已确认风险损失、挽回损失与压降金额、剩余风险敞口计算公式的配置，并制作相应的界面供企业进行数据的填报。</w:t>
      </w:r>
    </w:p>
    <w:p w14:paraId="0559F429">
      <w:pPr>
        <w:ind w:firstLine="480"/>
      </w:pPr>
      <w:r>
        <w:rPr>
          <w:rFonts w:hint="eastAsia"/>
        </w:rPr>
        <w:t>重大风险清单填报过程中，若用户选择“资金领域”的风险领域、“往来款回收风险”的风险类别，子系统将自动匹配往来款回收风险敞口填报逻辑及计算规则供用户进行金额的填报。该类别风险需要填写的内容主要包括：应收账款、应收票据、其他应收款、应收款项融资、合同资产、存货、应收账款减值、合同资产减值、存货减值、处置存货及合同资产产生的现金、追回欠款收回的现金11项内容，子系统将根据用户填写的数据内容自动计算生成总体风险敞口小计、已确认损失小计、挽损或压降金额小计、剩余风险敞口合计四项内容存储在数据库中。</w:t>
      </w:r>
    </w:p>
    <w:p w14:paraId="66F86EF5">
      <w:pPr>
        <w:pStyle w:val="25"/>
      </w:pPr>
      <w:r>
        <w:drawing>
          <wp:inline distT="0" distB="0" distL="0" distR="0">
            <wp:extent cx="5274310" cy="2758440"/>
            <wp:effectExtent l="9525" t="9525" r="12065" b="13335"/>
            <wp:docPr id="193942341" name="图片 19394234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2341" name="图片 193942341" descr="图形用户界面, 应用程序&#10;&#10;描述已自动生成"/>
                    <pic:cNvPicPr>
                      <a:picLocks noChangeAspect="1"/>
                    </pic:cNvPicPr>
                  </pic:nvPicPr>
                  <pic:blipFill>
                    <a:blip r:embed="rId155"/>
                    <a:stretch>
                      <a:fillRect/>
                    </a:stretch>
                  </pic:blipFill>
                  <pic:spPr>
                    <a:xfrm>
                      <a:off x="0" y="0"/>
                      <a:ext cx="5274310" cy="2758440"/>
                    </a:xfrm>
                    <a:prstGeom prst="rect">
                      <a:avLst/>
                    </a:prstGeom>
                    <a:ln>
                      <a:solidFill>
                        <a:schemeClr val="bg1">
                          <a:lumMod val="50000"/>
                        </a:schemeClr>
                      </a:solidFill>
                    </a:ln>
                  </pic:spPr>
                </pic:pic>
              </a:graphicData>
            </a:graphic>
          </wp:inline>
        </w:drawing>
      </w:r>
    </w:p>
    <w:p w14:paraId="63C59155">
      <w:pPr>
        <w:pStyle w:val="21"/>
        <w:numPr>
          <w:ilvl w:val="7"/>
          <w:numId w:val="0"/>
        </w:numPr>
        <w:rPr>
          <w:rFonts w:hint="default"/>
        </w:rPr>
      </w:pPr>
      <w:r>
        <w:rPr>
          <w:rFonts w:ascii="宋体" w:hAnsi="宋体" w:cs="宋体"/>
        </w:rPr>
        <w:t xml:space="preserve">图6.84  </w:t>
      </w:r>
      <w:r>
        <w:t>往来款回收风险敞口规则示意图</w:t>
      </w:r>
    </w:p>
    <w:tbl>
      <w:tblPr>
        <w:tblStyle w:val="18"/>
        <w:tblW w:w="826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6150"/>
      </w:tblGrid>
      <w:tr w14:paraId="2C257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D654C09">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2222CD2A">
            <w:pPr>
              <w:pStyle w:val="30"/>
            </w:pPr>
            <w:r>
              <w:t>FXYJ_6_4</w:t>
            </w:r>
          </w:p>
        </w:tc>
      </w:tr>
      <w:tr w14:paraId="653DC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4CE14B4">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60FD01E0">
            <w:pPr>
              <w:pStyle w:val="30"/>
            </w:pPr>
            <w:r>
              <w:rPr>
                <w:rFonts w:hint="eastAsia"/>
              </w:rPr>
              <w:t>国资委用户、企业用户、系统管理员</w:t>
            </w:r>
          </w:p>
        </w:tc>
      </w:tr>
      <w:tr w14:paraId="4F1D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E53765D">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32F07DF7">
            <w:pPr>
              <w:pStyle w:val="30"/>
            </w:pPr>
            <w:r>
              <w:rPr>
                <w:rFonts w:hint="eastAsia"/>
              </w:rPr>
              <w:t>登入全面风险预警管理子系统，选择风险管理</w:t>
            </w:r>
            <w:r>
              <w:t>-</w:t>
            </w:r>
            <w:r>
              <w:rPr>
                <w:rFonts w:hint="eastAsia"/>
              </w:rPr>
              <w:t>重大风险清单</w:t>
            </w:r>
            <w:r>
              <w:t>-</w:t>
            </w:r>
            <w:r>
              <w:rPr>
                <w:rFonts w:hint="eastAsia"/>
              </w:rPr>
              <w:t>风险清单填报</w:t>
            </w:r>
          </w:p>
        </w:tc>
      </w:tr>
      <w:tr w14:paraId="68EAC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FFB4E4B">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56F750FC">
            <w:pPr>
              <w:pStyle w:val="30"/>
            </w:pPr>
            <w:r>
              <w:rPr>
                <w:rFonts w:hint="eastAsia"/>
              </w:rPr>
              <w:t>无</w:t>
            </w:r>
          </w:p>
        </w:tc>
      </w:tr>
      <w:tr w14:paraId="355CB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1E75427">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729410FD">
            <w:pPr>
              <w:pStyle w:val="30"/>
            </w:pPr>
            <w:r>
              <w:rPr>
                <w:rFonts w:hint="eastAsia"/>
              </w:rPr>
              <w:t>选择</w:t>
            </w:r>
            <w:r>
              <w:t>“</w:t>
            </w:r>
            <w:r>
              <w:rPr>
                <w:rFonts w:hint="eastAsia"/>
              </w:rPr>
              <w:t>资金领域</w:t>
            </w:r>
            <w:r>
              <w:t>”</w:t>
            </w:r>
            <w:r>
              <w:rPr>
                <w:rFonts w:hint="eastAsia"/>
              </w:rPr>
              <w:t>的风险领域、</w:t>
            </w:r>
            <w:r>
              <w:t>“</w:t>
            </w:r>
            <w:r>
              <w:rPr>
                <w:rFonts w:hint="eastAsia"/>
              </w:rPr>
              <w:t>往来款回收风险</w:t>
            </w:r>
            <w:r>
              <w:t>”</w:t>
            </w:r>
            <w:r>
              <w:rPr>
                <w:rFonts w:hint="eastAsia"/>
              </w:rPr>
              <w:t>的风险类别，点击填报风险敞口</w:t>
            </w:r>
          </w:p>
        </w:tc>
      </w:tr>
      <w:tr w14:paraId="73EF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1B01875">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1BA7157A">
            <w:pPr>
              <w:pStyle w:val="30"/>
            </w:pPr>
            <w:r>
              <w:rPr>
                <w:rFonts w:hint="eastAsia"/>
              </w:rPr>
              <w:t>往来款回收风险敞口填报框</w:t>
            </w:r>
          </w:p>
        </w:tc>
      </w:tr>
      <w:tr w14:paraId="77838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A425113">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6D2D2223">
            <w:pPr>
              <w:pStyle w:val="30"/>
            </w:pPr>
            <w:r>
              <w:rPr>
                <w:rFonts w:hint="eastAsia"/>
              </w:rPr>
              <w:t>转至往来款回收风险敞口填报或更新界面</w:t>
            </w:r>
          </w:p>
        </w:tc>
      </w:tr>
      <w:tr w14:paraId="415B4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C40FBB5">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3405109E">
            <w:pPr>
              <w:pStyle w:val="30"/>
            </w:pPr>
            <w:r>
              <w:rPr>
                <w:rFonts w:hint="eastAsia"/>
              </w:rPr>
              <w:t>敞口匹配有误</w:t>
            </w:r>
          </w:p>
        </w:tc>
      </w:tr>
      <w:tr w14:paraId="01D26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63D4734">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57E185AF">
            <w:pPr>
              <w:pStyle w:val="30"/>
            </w:pPr>
            <w:r>
              <w:rPr>
                <w:rFonts w:hint="eastAsia"/>
              </w:rPr>
              <w:t>无</w:t>
            </w:r>
          </w:p>
        </w:tc>
      </w:tr>
    </w:tbl>
    <w:p w14:paraId="7F6E87A9">
      <w:pPr>
        <w:pStyle w:val="6"/>
        <w:numPr>
          <w:ilvl w:val="4"/>
          <w:numId w:val="0"/>
        </w:numPr>
      </w:pPr>
      <w:r>
        <w:rPr>
          <w:rFonts w:hint="eastAsia" w:eastAsia="宋体" w:cs="宋体"/>
        </w:rPr>
        <w:t xml:space="preserve">6.1.6.7.5  </w:t>
      </w:r>
      <w:r>
        <w:rPr>
          <w:rFonts w:hint="eastAsia"/>
        </w:rPr>
        <w:t>主业领域整体风险敞口规则</w:t>
      </w:r>
    </w:p>
    <w:p w14:paraId="4E574DAA">
      <w:pPr>
        <w:ind w:firstLine="480"/>
      </w:pPr>
      <w:r>
        <w:rPr>
          <w:rFonts w:hint="eastAsia"/>
        </w:rPr>
        <w:t>风险清单填报功能主要是集团用户需定期对系统下发的问询函内容进行反馈，反馈内容主要包括风险分析、补充信息等内容，并确认该问询函是否纳入重大风险清单。用户认为该项风险事件属于重大风险，需要选择“是，纳入重大风险清单”，确认并提交后该项风险事件将被纳入到集团重大风险清单中，用户需要定期对事件的风险敞口、风险化解情况等信息进行填报或更新。若用户认为该项风险事件不属于重大风险事件，可以选择“否，无风险或风险可控”，提交后该条问询函流程将被关闭。若用户需要将该条风险问询函与其他已有风险事件进行关联，则需选择“关联其他重大风险清单”，选择后界面将弹出该集团当前存在的全部风险清单内容供用户进行选择。</w:t>
      </w:r>
    </w:p>
    <w:p w14:paraId="064B597D">
      <w:pPr>
        <w:ind w:firstLine="480"/>
      </w:pPr>
      <w:r>
        <w:rPr>
          <w:rFonts w:hint="eastAsia"/>
        </w:rPr>
        <w:t>完善主业领域整体风险类别的风险敞口计算逻辑，新增该类别总体风险敞口、已确认风险损失、挽回损失与压降金额、剩余风险敞口计算公式的配置，并制作相应的界面供企业进行数据的填报。</w:t>
      </w:r>
    </w:p>
    <w:p w14:paraId="13B4C503">
      <w:pPr>
        <w:ind w:firstLine="480"/>
      </w:pPr>
      <w:r>
        <w:rPr>
          <w:rFonts w:hint="eastAsia"/>
        </w:rPr>
        <w:t>重大风险清单填报过程中，若用户选择“主业领域”的风险领域、“业务发展/经营效率/盈利能力风险”的风险类别，子系统将自动匹配主业领域整体风险敞口填报逻辑及计算规则供用户进行金额的填报。该类别风险需要填写的内容主要包括：当年预计亏损额（归母净利润）、当年实际亏损额（归母净利润）、总体风险敞口小计、实际归母净利润、按照简单预算进度测算的亏损额、挽损或压降金额小计6项内容，子系统将根据用户填写的数据内容自动计算生成总体风险敞口小计、剩余风险敞口合计两项内容存储在数据库中。</w:t>
      </w:r>
    </w:p>
    <w:p w14:paraId="18F6CB33">
      <w:pPr>
        <w:pStyle w:val="25"/>
      </w:pPr>
      <w:r>
        <w:drawing>
          <wp:inline distT="0" distB="0" distL="0" distR="0">
            <wp:extent cx="5274310" cy="2758440"/>
            <wp:effectExtent l="9525" t="9525" r="12065" b="13335"/>
            <wp:docPr id="270425856" name="图片 270425856"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56" name="图片 270425856" descr="图形用户界面, 文本, 应用程序&#10;&#10;描述已自动生成"/>
                    <pic:cNvPicPr>
                      <a:picLocks noChangeAspect="1"/>
                    </pic:cNvPicPr>
                  </pic:nvPicPr>
                  <pic:blipFill>
                    <a:blip r:embed="rId156"/>
                    <a:stretch>
                      <a:fillRect/>
                    </a:stretch>
                  </pic:blipFill>
                  <pic:spPr>
                    <a:xfrm>
                      <a:off x="0" y="0"/>
                      <a:ext cx="5274310" cy="2758440"/>
                    </a:xfrm>
                    <a:prstGeom prst="rect">
                      <a:avLst/>
                    </a:prstGeom>
                    <a:ln>
                      <a:solidFill>
                        <a:schemeClr val="bg1">
                          <a:lumMod val="50000"/>
                        </a:schemeClr>
                      </a:solidFill>
                    </a:ln>
                  </pic:spPr>
                </pic:pic>
              </a:graphicData>
            </a:graphic>
          </wp:inline>
        </w:drawing>
      </w:r>
    </w:p>
    <w:p w14:paraId="4EDE2577">
      <w:pPr>
        <w:pStyle w:val="21"/>
        <w:numPr>
          <w:ilvl w:val="7"/>
          <w:numId w:val="0"/>
        </w:numPr>
        <w:rPr>
          <w:rFonts w:hint="default"/>
        </w:rPr>
      </w:pPr>
      <w:r>
        <w:rPr>
          <w:rFonts w:ascii="宋体" w:hAnsi="宋体" w:cs="宋体"/>
        </w:rPr>
        <w:t xml:space="preserve">图6.85  </w:t>
      </w:r>
      <w:r>
        <w:t>主业领域整体风险敞口规则示意图</w:t>
      </w:r>
    </w:p>
    <w:tbl>
      <w:tblPr>
        <w:tblStyle w:val="18"/>
        <w:tblW w:w="826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6150"/>
      </w:tblGrid>
      <w:tr w14:paraId="60D7E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B501A13">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0B052E8F">
            <w:pPr>
              <w:pStyle w:val="30"/>
            </w:pPr>
            <w:r>
              <w:t>FXYJ_6_5</w:t>
            </w:r>
          </w:p>
        </w:tc>
      </w:tr>
      <w:tr w14:paraId="5C5DF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6C8DBBB">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72A26DDF">
            <w:pPr>
              <w:pStyle w:val="30"/>
            </w:pPr>
            <w:r>
              <w:rPr>
                <w:rFonts w:hint="eastAsia"/>
              </w:rPr>
              <w:t>国资委用户、企业用户、系统管理员</w:t>
            </w:r>
          </w:p>
        </w:tc>
      </w:tr>
      <w:tr w14:paraId="6A452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B92BDCD">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678812C6">
            <w:pPr>
              <w:pStyle w:val="30"/>
            </w:pPr>
            <w:r>
              <w:rPr>
                <w:rFonts w:hint="eastAsia"/>
              </w:rPr>
              <w:t>登入全面风险预警管理子系统，选择风险管理</w:t>
            </w:r>
            <w:r>
              <w:t>-</w:t>
            </w:r>
            <w:r>
              <w:rPr>
                <w:rFonts w:hint="eastAsia"/>
              </w:rPr>
              <w:t>重大风险清单</w:t>
            </w:r>
            <w:r>
              <w:t>-</w:t>
            </w:r>
            <w:r>
              <w:rPr>
                <w:rFonts w:hint="eastAsia"/>
              </w:rPr>
              <w:t>风险清单填报</w:t>
            </w:r>
          </w:p>
        </w:tc>
      </w:tr>
      <w:tr w14:paraId="0682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97767D6">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74D76677">
            <w:pPr>
              <w:pStyle w:val="30"/>
            </w:pPr>
            <w:r>
              <w:rPr>
                <w:rFonts w:hint="eastAsia"/>
              </w:rPr>
              <w:t>无</w:t>
            </w:r>
          </w:p>
        </w:tc>
      </w:tr>
      <w:tr w14:paraId="2BDD0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25119A0">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5C510942">
            <w:pPr>
              <w:pStyle w:val="30"/>
            </w:pPr>
            <w:r>
              <w:rPr>
                <w:rFonts w:hint="eastAsia"/>
              </w:rPr>
              <w:t>选择</w:t>
            </w:r>
            <w:r>
              <w:t>“</w:t>
            </w:r>
            <w:r>
              <w:rPr>
                <w:rFonts w:hint="eastAsia"/>
              </w:rPr>
              <w:t>主业领域</w:t>
            </w:r>
            <w:r>
              <w:t>”</w:t>
            </w:r>
            <w:r>
              <w:rPr>
                <w:rFonts w:hint="eastAsia"/>
              </w:rPr>
              <w:t>的风险领域、</w:t>
            </w:r>
            <w:r>
              <w:t>“</w:t>
            </w:r>
            <w:r>
              <w:rPr>
                <w:rFonts w:hint="eastAsia"/>
              </w:rPr>
              <w:t>业务发展</w:t>
            </w:r>
            <w:r>
              <w:t>/</w:t>
            </w:r>
            <w:r>
              <w:rPr>
                <w:rFonts w:hint="eastAsia"/>
              </w:rPr>
              <w:t>经营效率</w:t>
            </w:r>
            <w:r>
              <w:t>/</w:t>
            </w:r>
            <w:r>
              <w:rPr>
                <w:rFonts w:hint="eastAsia"/>
              </w:rPr>
              <w:t>盈利能力风险</w:t>
            </w:r>
            <w:r>
              <w:t>”</w:t>
            </w:r>
            <w:r>
              <w:rPr>
                <w:rFonts w:hint="eastAsia"/>
              </w:rPr>
              <w:t>的风险类别，点击填报风险敞口</w:t>
            </w:r>
          </w:p>
        </w:tc>
      </w:tr>
      <w:tr w14:paraId="7748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92F18AF">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7ED2C7D0">
            <w:pPr>
              <w:pStyle w:val="30"/>
            </w:pPr>
            <w:r>
              <w:rPr>
                <w:rFonts w:hint="eastAsia"/>
              </w:rPr>
              <w:t>主业领域整体风险敞口填报框</w:t>
            </w:r>
          </w:p>
        </w:tc>
      </w:tr>
      <w:tr w14:paraId="2AEB5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265AA80">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014ABAC2">
            <w:pPr>
              <w:pStyle w:val="30"/>
            </w:pPr>
            <w:r>
              <w:rPr>
                <w:rFonts w:hint="eastAsia"/>
              </w:rPr>
              <w:t>转至主业领域整体风险敞口填报或更新界面</w:t>
            </w:r>
          </w:p>
        </w:tc>
      </w:tr>
      <w:tr w14:paraId="0336C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1A29CEE">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766B089F">
            <w:pPr>
              <w:pStyle w:val="30"/>
            </w:pPr>
            <w:r>
              <w:rPr>
                <w:rFonts w:hint="eastAsia"/>
              </w:rPr>
              <w:t>敞口匹配有误</w:t>
            </w:r>
          </w:p>
        </w:tc>
      </w:tr>
      <w:tr w14:paraId="4621F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6754D56">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3D24C18C">
            <w:pPr>
              <w:pStyle w:val="30"/>
            </w:pPr>
            <w:r>
              <w:rPr>
                <w:rFonts w:hint="eastAsia"/>
              </w:rPr>
              <w:t>无</w:t>
            </w:r>
          </w:p>
        </w:tc>
      </w:tr>
    </w:tbl>
    <w:p w14:paraId="2047C5EF">
      <w:pPr>
        <w:pStyle w:val="6"/>
        <w:numPr>
          <w:ilvl w:val="4"/>
          <w:numId w:val="0"/>
        </w:numPr>
      </w:pPr>
      <w:r>
        <w:rPr>
          <w:rFonts w:hint="eastAsia" w:eastAsia="宋体" w:cs="宋体"/>
        </w:rPr>
        <w:t xml:space="preserve">6.1.6.7.6  </w:t>
      </w:r>
      <w:r>
        <w:rPr>
          <w:rFonts w:hint="eastAsia"/>
        </w:rPr>
        <w:t>资金占用风险敞口规则</w:t>
      </w:r>
    </w:p>
    <w:p w14:paraId="7C811D77">
      <w:pPr>
        <w:ind w:firstLine="480"/>
      </w:pPr>
      <w:r>
        <w:rPr>
          <w:rFonts w:hint="eastAsia"/>
        </w:rPr>
        <w:t>风险清单填报功能主要是集团用户需定期对系统下发的问询函内容进行反馈，反馈内容主要包括风险分析、补充信息等内容，并确认该问询函是否纳入重大风险清单。用户认为该项风险事件属于重大风险，需要选择“是，纳入重大风险清单”，确认并提交后该项风险事件将被纳入到集团重大风险清单中，用户需要定期对事件的风险敞口、风险化解情况等信息进行填报或更新。若用户认为该项风险事件不属于重大风险事件，可以选择“否，无风险或风险可控”，提交后该条问询函流程将被关闭。若用户需要将该条风险问询函与其他已有风险事件进行关联，则需选择“关联其他重大风险清单”，选择后界面将弹出该集团当前存在的全部风险清单内容供用户进行选择。</w:t>
      </w:r>
    </w:p>
    <w:p w14:paraId="00544E8D">
      <w:pPr>
        <w:ind w:firstLine="480"/>
      </w:pPr>
      <w:r>
        <w:rPr>
          <w:rFonts w:hint="eastAsia"/>
        </w:rPr>
        <w:t>完善资金占用风险类别的风险敞口计算逻辑，新增该类别总体风险敞口、已确认风险损失、挽回损失与压降金额、剩余风险敞口计算公式的配置，并制作相应的界面供企业进行数据的填报。</w:t>
      </w:r>
    </w:p>
    <w:p w14:paraId="3D56357D">
      <w:pPr>
        <w:ind w:firstLine="480"/>
      </w:pPr>
      <w:r>
        <w:rPr>
          <w:rFonts w:hint="eastAsia"/>
        </w:rPr>
        <w:t>重大风险清单填报过程中，若用户选择“主业领域”的风险领域、“资金占用风险”的风险类别，子系统将自动匹配资金占用风险敞口填报逻辑及计算规则供用户进行金额的填报。该类别风险需要填写的内容主要包括：应收账款、应收票据、其他应收款、应收款项融资、合同资产、存货、应收账款减值、合同资产减值、存货减值、处置存货及合同资产产生的现金、追回欠款收回的现金11项内容，子系统将根据用户填写的数据内容自动计算生成总体风险敞口小计、已确认损失小计、挽损或压降金额小计、剩余风险敞口合计四项内容存储在数据库中。</w:t>
      </w:r>
    </w:p>
    <w:p w14:paraId="2F4ED414">
      <w:pPr>
        <w:pStyle w:val="25"/>
      </w:pPr>
      <w:r>
        <w:drawing>
          <wp:inline distT="0" distB="0" distL="0" distR="0">
            <wp:extent cx="5274310" cy="2758440"/>
            <wp:effectExtent l="9525" t="9525" r="12065" b="13335"/>
            <wp:docPr id="270425871" name="图片 27042587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71" name="图片 270425871" descr="图形用户界面, 应用程序&#10;&#10;描述已自动生成"/>
                    <pic:cNvPicPr>
                      <a:picLocks noChangeAspect="1"/>
                    </pic:cNvPicPr>
                  </pic:nvPicPr>
                  <pic:blipFill>
                    <a:blip r:embed="rId157"/>
                    <a:stretch>
                      <a:fillRect/>
                    </a:stretch>
                  </pic:blipFill>
                  <pic:spPr>
                    <a:xfrm>
                      <a:off x="0" y="0"/>
                      <a:ext cx="5274310" cy="2758440"/>
                    </a:xfrm>
                    <a:prstGeom prst="rect">
                      <a:avLst/>
                    </a:prstGeom>
                    <a:ln>
                      <a:solidFill>
                        <a:schemeClr val="bg1">
                          <a:lumMod val="50000"/>
                        </a:schemeClr>
                      </a:solidFill>
                    </a:ln>
                  </pic:spPr>
                </pic:pic>
              </a:graphicData>
            </a:graphic>
          </wp:inline>
        </w:drawing>
      </w:r>
    </w:p>
    <w:p w14:paraId="7E2AD90E">
      <w:pPr>
        <w:pStyle w:val="21"/>
        <w:numPr>
          <w:ilvl w:val="7"/>
          <w:numId w:val="0"/>
        </w:numPr>
        <w:rPr>
          <w:rFonts w:hint="default"/>
        </w:rPr>
      </w:pPr>
      <w:r>
        <w:rPr>
          <w:rFonts w:ascii="宋体" w:hAnsi="宋体" w:cs="宋体"/>
        </w:rPr>
        <w:t xml:space="preserve">图6.86  </w:t>
      </w:r>
      <w:r>
        <w:t>资金占用风险敞口规则示意图</w:t>
      </w:r>
    </w:p>
    <w:tbl>
      <w:tblPr>
        <w:tblStyle w:val="18"/>
        <w:tblW w:w="826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6150"/>
      </w:tblGrid>
      <w:tr w14:paraId="18E8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4CD5ED77">
            <w:pPr>
              <w:pStyle w:val="30"/>
            </w:pPr>
            <w:r>
              <w:rPr>
                <w:rFonts w:hint="eastAsia"/>
              </w:rPr>
              <w:t>编号</w:t>
            </w:r>
          </w:p>
        </w:tc>
        <w:tc>
          <w:tcPr>
            <w:tcW w:w="6150" w:type="dxa"/>
            <w:vAlign w:val="center"/>
          </w:tcPr>
          <w:p w14:paraId="4603BFFA">
            <w:pPr>
              <w:pStyle w:val="30"/>
            </w:pPr>
            <w:r>
              <w:t>FXYJ_6_6</w:t>
            </w:r>
          </w:p>
        </w:tc>
      </w:tr>
      <w:tr w14:paraId="3E4F0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333B40D1">
            <w:pPr>
              <w:pStyle w:val="30"/>
            </w:pPr>
            <w:r>
              <w:rPr>
                <w:rFonts w:hint="eastAsia"/>
              </w:rPr>
              <w:t>角色</w:t>
            </w:r>
          </w:p>
        </w:tc>
        <w:tc>
          <w:tcPr>
            <w:tcW w:w="6150" w:type="dxa"/>
            <w:vAlign w:val="center"/>
          </w:tcPr>
          <w:p w14:paraId="03325E0F">
            <w:pPr>
              <w:pStyle w:val="30"/>
            </w:pPr>
            <w:r>
              <w:rPr>
                <w:rFonts w:hint="eastAsia"/>
              </w:rPr>
              <w:t>国资委用户、企业用户、系统管理员</w:t>
            </w:r>
          </w:p>
        </w:tc>
      </w:tr>
      <w:tr w14:paraId="06D2A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78E12BC6">
            <w:pPr>
              <w:pStyle w:val="30"/>
            </w:pPr>
            <w:r>
              <w:rPr>
                <w:rFonts w:hint="eastAsia"/>
              </w:rPr>
              <w:t>前置条件</w:t>
            </w:r>
          </w:p>
        </w:tc>
        <w:tc>
          <w:tcPr>
            <w:tcW w:w="6150" w:type="dxa"/>
            <w:vAlign w:val="center"/>
          </w:tcPr>
          <w:p w14:paraId="71593853">
            <w:pPr>
              <w:pStyle w:val="30"/>
            </w:pPr>
            <w:r>
              <w:rPr>
                <w:rFonts w:hint="eastAsia"/>
              </w:rPr>
              <w:t>登入全面风险预警管理子系统，选择风险管理</w:t>
            </w:r>
            <w:r>
              <w:t>-</w:t>
            </w:r>
            <w:r>
              <w:rPr>
                <w:rFonts w:hint="eastAsia"/>
              </w:rPr>
              <w:t>重大风险清单</w:t>
            </w:r>
            <w:r>
              <w:t>-</w:t>
            </w:r>
            <w:r>
              <w:rPr>
                <w:rFonts w:hint="eastAsia"/>
              </w:rPr>
              <w:t>风险清单填报</w:t>
            </w:r>
          </w:p>
        </w:tc>
      </w:tr>
      <w:tr w14:paraId="2B489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5ABCD216">
            <w:pPr>
              <w:pStyle w:val="30"/>
            </w:pPr>
            <w:r>
              <w:rPr>
                <w:rFonts w:hint="eastAsia"/>
              </w:rPr>
              <w:t>后置条件</w:t>
            </w:r>
          </w:p>
        </w:tc>
        <w:tc>
          <w:tcPr>
            <w:tcW w:w="6150" w:type="dxa"/>
            <w:vAlign w:val="center"/>
          </w:tcPr>
          <w:p w14:paraId="18D4803E">
            <w:pPr>
              <w:pStyle w:val="30"/>
            </w:pPr>
            <w:r>
              <w:rPr>
                <w:rFonts w:hint="eastAsia"/>
              </w:rPr>
              <w:t>无</w:t>
            </w:r>
          </w:p>
        </w:tc>
      </w:tr>
      <w:tr w14:paraId="677A8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A58322C">
            <w:pPr>
              <w:pStyle w:val="30"/>
            </w:pPr>
            <w:r>
              <w:rPr>
                <w:rFonts w:hint="eastAsia"/>
              </w:rPr>
              <w:t>输入</w:t>
            </w:r>
          </w:p>
        </w:tc>
        <w:tc>
          <w:tcPr>
            <w:tcW w:w="6150" w:type="dxa"/>
            <w:vAlign w:val="center"/>
          </w:tcPr>
          <w:p w14:paraId="44896F2B">
            <w:pPr>
              <w:pStyle w:val="30"/>
            </w:pPr>
            <w:r>
              <w:rPr>
                <w:rFonts w:hint="eastAsia"/>
              </w:rPr>
              <w:t>选择</w:t>
            </w:r>
            <w:r>
              <w:t>“</w:t>
            </w:r>
            <w:r>
              <w:rPr>
                <w:rFonts w:hint="eastAsia"/>
              </w:rPr>
              <w:t>主业领域</w:t>
            </w:r>
            <w:r>
              <w:t>”</w:t>
            </w:r>
            <w:r>
              <w:rPr>
                <w:rFonts w:hint="eastAsia"/>
              </w:rPr>
              <w:t>的风险领域、</w:t>
            </w:r>
            <w:r>
              <w:t>“</w:t>
            </w:r>
            <w:r>
              <w:rPr>
                <w:rFonts w:hint="eastAsia"/>
              </w:rPr>
              <w:t>资金占用风险</w:t>
            </w:r>
            <w:r>
              <w:t>”</w:t>
            </w:r>
            <w:r>
              <w:rPr>
                <w:rFonts w:hint="eastAsia"/>
              </w:rPr>
              <w:t>的风险类别，点击填报风险敞口</w:t>
            </w:r>
          </w:p>
        </w:tc>
      </w:tr>
      <w:tr w14:paraId="2FC9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636925B4">
            <w:pPr>
              <w:pStyle w:val="30"/>
            </w:pPr>
            <w:r>
              <w:rPr>
                <w:rFonts w:hint="eastAsia"/>
              </w:rPr>
              <w:t>输出</w:t>
            </w:r>
          </w:p>
        </w:tc>
        <w:tc>
          <w:tcPr>
            <w:tcW w:w="6150" w:type="dxa"/>
            <w:vAlign w:val="center"/>
          </w:tcPr>
          <w:p w14:paraId="53D865DF">
            <w:pPr>
              <w:pStyle w:val="30"/>
            </w:pPr>
            <w:r>
              <w:rPr>
                <w:rFonts w:hint="eastAsia"/>
              </w:rPr>
              <w:t>资金占用风险敞口填报框</w:t>
            </w:r>
          </w:p>
        </w:tc>
      </w:tr>
      <w:tr w14:paraId="64517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4D86671B">
            <w:pPr>
              <w:pStyle w:val="30"/>
            </w:pPr>
            <w:r>
              <w:rPr>
                <w:rFonts w:hint="eastAsia"/>
              </w:rPr>
              <w:t>正常流</w:t>
            </w:r>
          </w:p>
        </w:tc>
        <w:tc>
          <w:tcPr>
            <w:tcW w:w="6150" w:type="dxa"/>
            <w:vAlign w:val="center"/>
          </w:tcPr>
          <w:p w14:paraId="382E53CC">
            <w:pPr>
              <w:pStyle w:val="30"/>
            </w:pPr>
            <w:r>
              <w:rPr>
                <w:rFonts w:hint="eastAsia"/>
              </w:rPr>
              <w:t>转至资金占用风险敞口填报或更新界面</w:t>
            </w:r>
          </w:p>
        </w:tc>
      </w:tr>
      <w:tr w14:paraId="2EBA4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2523CC9F">
            <w:pPr>
              <w:pStyle w:val="30"/>
            </w:pPr>
            <w:r>
              <w:rPr>
                <w:rFonts w:hint="eastAsia"/>
              </w:rPr>
              <w:t>异常流</w:t>
            </w:r>
          </w:p>
        </w:tc>
        <w:tc>
          <w:tcPr>
            <w:tcW w:w="6150" w:type="dxa"/>
            <w:vAlign w:val="center"/>
          </w:tcPr>
          <w:p w14:paraId="696DA75B">
            <w:pPr>
              <w:pStyle w:val="30"/>
            </w:pPr>
            <w:r>
              <w:rPr>
                <w:rFonts w:hint="eastAsia"/>
              </w:rPr>
              <w:t>敞口匹配有误</w:t>
            </w:r>
          </w:p>
        </w:tc>
      </w:tr>
      <w:tr w14:paraId="7A32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3B1180C1">
            <w:pPr>
              <w:pStyle w:val="30"/>
            </w:pPr>
            <w:r>
              <w:rPr>
                <w:rFonts w:hint="eastAsia"/>
              </w:rPr>
              <w:t>特殊需求</w:t>
            </w:r>
          </w:p>
        </w:tc>
        <w:tc>
          <w:tcPr>
            <w:tcW w:w="6150" w:type="dxa"/>
            <w:vAlign w:val="center"/>
          </w:tcPr>
          <w:p w14:paraId="29854EF2">
            <w:pPr>
              <w:pStyle w:val="30"/>
            </w:pPr>
            <w:r>
              <w:rPr>
                <w:rFonts w:hint="eastAsia"/>
              </w:rPr>
              <w:t>无</w:t>
            </w:r>
          </w:p>
        </w:tc>
      </w:tr>
    </w:tbl>
    <w:p w14:paraId="7A2B4054">
      <w:pPr>
        <w:pStyle w:val="6"/>
        <w:numPr>
          <w:ilvl w:val="4"/>
          <w:numId w:val="0"/>
        </w:numPr>
      </w:pPr>
      <w:r>
        <w:rPr>
          <w:rFonts w:hint="eastAsia" w:eastAsia="宋体" w:cs="宋体"/>
        </w:rPr>
        <w:t xml:space="preserve">6.1.6.7.7  </w:t>
      </w:r>
      <w:r>
        <w:rPr>
          <w:rFonts w:hint="eastAsia"/>
        </w:rPr>
        <w:t>创新投入不足风险敞口规则</w:t>
      </w:r>
    </w:p>
    <w:p w14:paraId="684FD1C5">
      <w:pPr>
        <w:ind w:firstLine="480"/>
      </w:pPr>
      <w:r>
        <w:rPr>
          <w:rFonts w:hint="eastAsia"/>
        </w:rPr>
        <w:t>风险清单填报功能主要是集团用户需定期对系统下发的问询函内容进行反馈，反馈内容主要包括风险分析、补充信息等内容，并确认该问询函是否纳入重大风险清单。用户认为该项风险事件属于重大风险，需要选择“是，纳入重大风险清单”，确认并提交后该项风险事件将被纳入到集团重大风险清单中，用户需要定期对事件的风险敞口、风险化解情况等信息进行填报或更新。若用户认为该项风险事件不属于重大风险事件，可以选择“否，无风险或风险可控”，提交后该条问询函流程将被关闭。若用户需要将该条风险问询函与其他已有风险事件进行关联，则需选择“关联其他重大风险清单”，选择后界面将弹出该集团当前存在的全部风险清单内容供用户进行选择。</w:t>
      </w:r>
    </w:p>
    <w:p w14:paraId="592F6B20">
      <w:pPr>
        <w:ind w:firstLine="480"/>
      </w:pPr>
      <w:r>
        <w:rPr>
          <w:rFonts w:hint="eastAsia"/>
        </w:rPr>
        <w:t>完善创新投入不足风险类别的风险敞口计算逻辑，新增该类别总体风险敞口、已确认风险损失、挽回损失与压降金额、剩余风险敞口计算公式的配置，并制作相应的界面供企业进行数据的填报。</w:t>
      </w:r>
    </w:p>
    <w:p w14:paraId="0B2D8E6F">
      <w:pPr>
        <w:ind w:firstLine="480"/>
      </w:pPr>
      <w:r>
        <w:rPr>
          <w:rFonts w:hint="eastAsia"/>
        </w:rPr>
        <w:t>重大风险清单填报过程中，若用户选择“主业领域”的风险领域、“创新投入不足风险”的风险类别，子系统将自动匹配创新投入不足风险敞口填报逻辑及计算规则供用户进行金额的填报。该类别风险需要填写的内容主要包括：总体风险敞口小计、已确认损失小计、挽损或压降金额小计3项内容，子系统将根据用户填写的数据内容自动计算生成剩余风险敞口合计存储在数据库中。</w:t>
      </w:r>
    </w:p>
    <w:p w14:paraId="6DBDE9B3">
      <w:pPr>
        <w:pStyle w:val="25"/>
      </w:pPr>
      <w:r>
        <w:drawing>
          <wp:inline distT="0" distB="0" distL="0" distR="0">
            <wp:extent cx="5274310" cy="2758440"/>
            <wp:effectExtent l="9525" t="9525" r="12065" b="13335"/>
            <wp:docPr id="270425875" name="图片 270425875"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75" name="图片 270425875" descr="图形用户界面, 文本, 应用程序, 电子邮件&#10;&#10;描述已自动生成"/>
                    <pic:cNvPicPr>
                      <a:picLocks noChangeAspect="1"/>
                    </pic:cNvPicPr>
                  </pic:nvPicPr>
                  <pic:blipFill>
                    <a:blip r:embed="rId158"/>
                    <a:stretch>
                      <a:fillRect/>
                    </a:stretch>
                  </pic:blipFill>
                  <pic:spPr>
                    <a:xfrm>
                      <a:off x="0" y="0"/>
                      <a:ext cx="5274310" cy="2758440"/>
                    </a:xfrm>
                    <a:prstGeom prst="rect">
                      <a:avLst/>
                    </a:prstGeom>
                    <a:ln>
                      <a:solidFill>
                        <a:schemeClr val="bg1">
                          <a:lumMod val="50000"/>
                        </a:schemeClr>
                      </a:solidFill>
                    </a:ln>
                  </pic:spPr>
                </pic:pic>
              </a:graphicData>
            </a:graphic>
          </wp:inline>
        </w:drawing>
      </w:r>
    </w:p>
    <w:p w14:paraId="29BB6CC4">
      <w:pPr>
        <w:pStyle w:val="21"/>
        <w:numPr>
          <w:ilvl w:val="7"/>
          <w:numId w:val="0"/>
        </w:numPr>
        <w:rPr>
          <w:rFonts w:hint="default"/>
        </w:rPr>
      </w:pPr>
      <w:r>
        <w:rPr>
          <w:rFonts w:ascii="宋体" w:hAnsi="宋体" w:cs="宋体"/>
        </w:rPr>
        <w:t xml:space="preserve">图6.87  </w:t>
      </w:r>
      <w:r>
        <w:t>创新投入不足风险敞口规则示意图</w:t>
      </w:r>
    </w:p>
    <w:tbl>
      <w:tblPr>
        <w:tblStyle w:val="18"/>
        <w:tblW w:w="826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6150"/>
      </w:tblGrid>
      <w:tr w14:paraId="5D56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648750C">
            <w:pPr>
              <w:pStyle w:val="30"/>
            </w:pPr>
            <w:r>
              <w:rPr>
                <w:rFonts w:hint="eastAsia"/>
              </w:rPr>
              <w:t>编号</w:t>
            </w:r>
          </w:p>
        </w:tc>
        <w:tc>
          <w:tcPr>
            <w:tcW w:w="6150" w:type="dxa"/>
            <w:vAlign w:val="center"/>
          </w:tcPr>
          <w:p w14:paraId="74BEF8AA">
            <w:pPr>
              <w:pStyle w:val="30"/>
            </w:pPr>
            <w:r>
              <w:t>FXYJ_6_7</w:t>
            </w:r>
          </w:p>
        </w:tc>
      </w:tr>
      <w:tr w14:paraId="7B24C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5D191CE3">
            <w:pPr>
              <w:pStyle w:val="30"/>
            </w:pPr>
            <w:r>
              <w:rPr>
                <w:rFonts w:hint="eastAsia"/>
              </w:rPr>
              <w:t>角色</w:t>
            </w:r>
          </w:p>
        </w:tc>
        <w:tc>
          <w:tcPr>
            <w:tcW w:w="6150" w:type="dxa"/>
            <w:vAlign w:val="center"/>
          </w:tcPr>
          <w:p w14:paraId="2776298D">
            <w:pPr>
              <w:pStyle w:val="30"/>
            </w:pPr>
            <w:r>
              <w:rPr>
                <w:rFonts w:hint="eastAsia"/>
              </w:rPr>
              <w:t>国资委用户、企业用户、系统管理员</w:t>
            </w:r>
          </w:p>
        </w:tc>
      </w:tr>
      <w:tr w14:paraId="629CA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4E02B686">
            <w:pPr>
              <w:pStyle w:val="30"/>
            </w:pPr>
            <w:r>
              <w:rPr>
                <w:rFonts w:hint="eastAsia"/>
              </w:rPr>
              <w:t>前置条件</w:t>
            </w:r>
          </w:p>
        </w:tc>
        <w:tc>
          <w:tcPr>
            <w:tcW w:w="6150" w:type="dxa"/>
            <w:vAlign w:val="center"/>
          </w:tcPr>
          <w:p w14:paraId="592103D3">
            <w:pPr>
              <w:pStyle w:val="30"/>
            </w:pPr>
            <w:r>
              <w:rPr>
                <w:rFonts w:hint="eastAsia"/>
              </w:rPr>
              <w:t>登入全面风险预警管理子系统，选择风险管理</w:t>
            </w:r>
            <w:r>
              <w:t>-</w:t>
            </w:r>
            <w:r>
              <w:rPr>
                <w:rFonts w:hint="eastAsia"/>
              </w:rPr>
              <w:t>重大风险清单</w:t>
            </w:r>
            <w:r>
              <w:t>-</w:t>
            </w:r>
            <w:r>
              <w:rPr>
                <w:rFonts w:hint="eastAsia"/>
              </w:rPr>
              <w:t>风险清单填报</w:t>
            </w:r>
          </w:p>
        </w:tc>
      </w:tr>
      <w:tr w14:paraId="7A97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2F5896FC">
            <w:pPr>
              <w:pStyle w:val="30"/>
            </w:pPr>
            <w:r>
              <w:rPr>
                <w:rFonts w:hint="eastAsia"/>
              </w:rPr>
              <w:t>后置条件</w:t>
            </w:r>
          </w:p>
        </w:tc>
        <w:tc>
          <w:tcPr>
            <w:tcW w:w="6150" w:type="dxa"/>
            <w:vAlign w:val="center"/>
          </w:tcPr>
          <w:p w14:paraId="74A50AAD">
            <w:pPr>
              <w:pStyle w:val="30"/>
            </w:pPr>
            <w:r>
              <w:rPr>
                <w:rFonts w:hint="eastAsia"/>
              </w:rPr>
              <w:t>无</w:t>
            </w:r>
          </w:p>
        </w:tc>
      </w:tr>
      <w:tr w14:paraId="5732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F35E710">
            <w:pPr>
              <w:pStyle w:val="30"/>
            </w:pPr>
            <w:r>
              <w:rPr>
                <w:rFonts w:hint="eastAsia"/>
              </w:rPr>
              <w:t>输入</w:t>
            </w:r>
          </w:p>
        </w:tc>
        <w:tc>
          <w:tcPr>
            <w:tcW w:w="6150" w:type="dxa"/>
            <w:vAlign w:val="center"/>
          </w:tcPr>
          <w:p w14:paraId="71EE1F42">
            <w:pPr>
              <w:pStyle w:val="30"/>
            </w:pPr>
            <w:r>
              <w:rPr>
                <w:rFonts w:hint="eastAsia"/>
              </w:rPr>
              <w:t>选择</w:t>
            </w:r>
            <w:r>
              <w:t>“</w:t>
            </w:r>
            <w:r>
              <w:rPr>
                <w:rFonts w:hint="eastAsia"/>
              </w:rPr>
              <w:t>主业领域</w:t>
            </w:r>
            <w:r>
              <w:t>”</w:t>
            </w:r>
            <w:r>
              <w:rPr>
                <w:rFonts w:hint="eastAsia"/>
              </w:rPr>
              <w:t>的风险领域、</w:t>
            </w:r>
            <w:r>
              <w:t>“</w:t>
            </w:r>
            <w:r>
              <w:rPr>
                <w:rFonts w:hint="eastAsia"/>
              </w:rPr>
              <w:t>创新投入不足风险</w:t>
            </w:r>
            <w:r>
              <w:t>”</w:t>
            </w:r>
            <w:r>
              <w:rPr>
                <w:rFonts w:hint="eastAsia"/>
              </w:rPr>
              <w:t>的风险类别，点击填报风险敞口</w:t>
            </w:r>
          </w:p>
        </w:tc>
      </w:tr>
      <w:tr w14:paraId="345B4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3B1B75C4">
            <w:pPr>
              <w:pStyle w:val="30"/>
            </w:pPr>
            <w:r>
              <w:rPr>
                <w:rFonts w:hint="eastAsia"/>
              </w:rPr>
              <w:t>输出</w:t>
            </w:r>
          </w:p>
        </w:tc>
        <w:tc>
          <w:tcPr>
            <w:tcW w:w="6150" w:type="dxa"/>
            <w:vAlign w:val="center"/>
          </w:tcPr>
          <w:p w14:paraId="2781A9C9">
            <w:pPr>
              <w:pStyle w:val="30"/>
            </w:pPr>
            <w:r>
              <w:rPr>
                <w:rFonts w:hint="eastAsia"/>
              </w:rPr>
              <w:t>创新投入不足风险敞口填报框</w:t>
            </w:r>
          </w:p>
        </w:tc>
      </w:tr>
      <w:tr w14:paraId="43A10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2C8EFC3D">
            <w:pPr>
              <w:pStyle w:val="30"/>
            </w:pPr>
            <w:r>
              <w:rPr>
                <w:rFonts w:hint="eastAsia"/>
              </w:rPr>
              <w:t>正常流</w:t>
            </w:r>
          </w:p>
        </w:tc>
        <w:tc>
          <w:tcPr>
            <w:tcW w:w="6150" w:type="dxa"/>
            <w:vAlign w:val="center"/>
          </w:tcPr>
          <w:p w14:paraId="046F79D2">
            <w:pPr>
              <w:pStyle w:val="30"/>
            </w:pPr>
            <w:r>
              <w:rPr>
                <w:rFonts w:hint="eastAsia"/>
              </w:rPr>
              <w:t>转至创新投入不足风险敞口填报或更新界面</w:t>
            </w:r>
          </w:p>
        </w:tc>
      </w:tr>
      <w:tr w14:paraId="4834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4E08E7E">
            <w:pPr>
              <w:pStyle w:val="30"/>
            </w:pPr>
            <w:r>
              <w:rPr>
                <w:rFonts w:hint="eastAsia"/>
              </w:rPr>
              <w:t>异常流</w:t>
            </w:r>
          </w:p>
        </w:tc>
        <w:tc>
          <w:tcPr>
            <w:tcW w:w="6150" w:type="dxa"/>
            <w:vAlign w:val="center"/>
          </w:tcPr>
          <w:p w14:paraId="05C741CE">
            <w:pPr>
              <w:pStyle w:val="30"/>
            </w:pPr>
            <w:r>
              <w:rPr>
                <w:rFonts w:hint="eastAsia"/>
              </w:rPr>
              <w:t>敞口匹配有误</w:t>
            </w:r>
          </w:p>
        </w:tc>
      </w:tr>
      <w:tr w14:paraId="4D729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7AE4337">
            <w:pPr>
              <w:pStyle w:val="30"/>
            </w:pPr>
            <w:r>
              <w:rPr>
                <w:rFonts w:hint="eastAsia"/>
              </w:rPr>
              <w:t>特殊需求</w:t>
            </w:r>
          </w:p>
        </w:tc>
        <w:tc>
          <w:tcPr>
            <w:tcW w:w="6150" w:type="dxa"/>
            <w:vAlign w:val="center"/>
          </w:tcPr>
          <w:p w14:paraId="135560E3">
            <w:pPr>
              <w:pStyle w:val="30"/>
            </w:pPr>
            <w:r>
              <w:rPr>
                <w:rFonts w:hint="eastAsia"/>
              </w:rPr>
              <w:t>无</w:t>
            </w:r>
          </w:p>
        </w:tc>
      </w:tr>
    </w:tbl>
    <w:p w14:paraId="403EAA18">
      <w:pPr>
        <w:pStyle w:val="6"/>
        <w:numPr>
          <w:ilvl w:val="4"/>
          <w:numId w:val="0"/>
        </w:numPr>
      </w:pPr>
      <w:r>
        <w:rPr>
          <w:rFonts w:hint="eastAsia" w:eastAsia="宋体" w:cs="宋体"/>
        </w:rPr>
        <w:t xml:space="preserve">6.1.6.7.8  </w:t>
      </w:r>
      <w:r>
        <w:rPr>
          <w:rFonts w:hint="eastAsia"/>
        </w:rPr>
        <w:t>主业偏离风险敞口规则</w:t>
      </w:r>
    </w:p>
    <w:p w14:paraId="3F102FFD">
      <w:pPr>
        <w:ind w:firstLine="480"/>
      </w:pPr>
      <w:r>
        <w:rPr>
          <w:rFonts w:hint="eastAsia"/>
        </w:rPr>
        <w:t>风险清单填报功能主要是集团用户需定期对系统下发的问询函内容进行反馈，反馈内容主要包括风险分析、补充信息等内容，并确认该问询函是否纳入重大风险清单。用户认为该项风险事件属于重大风险，需要选择“是，纳入重大风险清单”，确认并提交后该项风险事件将被纳入到集团重大风险清单中，用户需要定期对事件的风险敞口、风险化解情况等信息进行填报或更新。若用户认为该项风险事件不属于重大风险事件，可以选择“否，无风险或风险可控”，提交后该条问询函流程将被关闭。若用户需要将该条风险问询函与其他已有风险事件进行关联，则需选择“关联其他重大风险清单”，选择后界面将弹出该集团当前存在的全部风险清单内容供用户进行选择。</w:t>
      </w:r>
    </w:p>
    <w:p w14:paraId="6B0DCB82">
      <w:pPr>
        <w:ind w:firstLine="480"/>
      </w:pPr>
      <w:r>
        <w:rPr>
          <w:rFonts w:hint="eastAsia"/>
        </w:rPr>
        <w:t>完善主业偏离风险类别的风险敞口计算逻辑，新增该类别总体风险敞口、已确认风险损失、挽回损失与压降金额、剩余风险敞口计算公式的配置，并制作相应的界面供企业进行数据的填报。</w:t>
      </w:r>
    </w:p>
    <w:p w14:paraId="0B4528D3">
      <w:pPr>
        <w:ind w:firstLine="480"/>
      </w:pPr>
      <w:r>
        <w:rPr>
          <w:rFonts w:hint="eastAsia"/>
        </w:rPr>
        <w:t>重大风险清单填报过程中，若用户选择“主业领域”的风险领域、“主业偏离风险”的风险类别，子系统将自动匹配主业偏离风险敞口填报逻辑及计算规则供用户进行金额的填报。该类别风险需要填写的内容主要包括：总体风险敞口小计、已确认损失小计、挽损或压降金额小计3项内容，子系统将根据用户填写的数据内容自动计算生成剩余风险敞口合计存储在数据库中。</w:t>
      </w:r>
    </w:p>
    <w:p w14:paraId="773BDE05">
      <w:pPr>
        <w:pStyle w:val="25"/>
      </w:pPr>
      <w:r>
        <w:drawing>
          <wp:inline distT="0" distB="0" distL="0" distR="0">
            <wp:extent cx="5274310" cy="2756535"/>
            <wp:effectExtent l="9525" t="9525" r="12065" b="15240"/>
            <wp:docPr id="270425879" name="图片 270425879"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79" name="图片 270425879" descr="图形用户界面, 文本, 应用程序, 电子邮件&#10;&#10;描述已自动生成"/>
                    <pic:cNvPicPr>
                      <a:picLocks noChangeAspect="1"/>
                    </pic:cNvPicPr>
                  </pic:nvPicPr>
                  <pic:blipFill>
                    <a:blip r:embed="rId159"/>
                    <a:stretch>
                      <a:fillRect/>
                    </a:stretch>
                  </pic:blipFill>
                  <pic:spPr>
                    <a:xfrm>
                      <a:off x="0" y="0"/>
                      <a:ext cx="5274310" cy="2756535"/>
                    </a:xfrm>
                    <a:prstGeom prst="rect">
                      <a:avLst/>
                    </a:prstGeom>
                    <a:ln>
                      <a:solidFill>
                        <a:schemeClr val="bg1">
                          <a:lumMod val="50000"/>
                        </a:schemeClr>
                      </a:solidFill>
                    </a:ln>
                  </pic:spPr>
                </pic:pic>
              </a:graphicData>
            </a:graphic>
          </wp:inline>
        </w:drawing>
      </w:r>
    </w:p>
    <w:p w14:paraId="4EC16EEF">
      <w:pPr>
        <w:pStyle w:val="21"/>
        <w:numPr>
          <w:ilvl w:val="7"/>
          <w:numId w:val="0"/>
        </w:numPr>
        <w:rPr>
          <w:rFonts w:hint="default"/>
        </w:rPr>
      </w:pPr>
      <w:r>
        <w:rPr>
          <w:rFonts w:ascii="宋体" w:hAnsi="宋体" w:cs="宋体"/>
        </w:rPr>
        <w:t xml:space="preserve">图6.88  </w:t>
      </w:r>
      <w:r>
        <w:t>主业偏离风险敞口规则示意图</w:t>
      </w:r>
    </w:p>
    <w:tbl>
      <w:tblPr>
        <w:tblStyle w:val="18"/>
        <w:tblW w:w="826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6150"/>
      </w:tblGrid>
      <w:tr w14:paraId="2ECD3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6DC9B03F">
            <w:pPr>
              <w:pStyle w:val="30"/>
            </w:pPr>
            <w:r>
              <w:rPr>
                <w:rFonts w:hint="eastAsia"/>
              </w:rPr>
              <w:t>编号</w:t>
            </w:r>
          </w:p>
        </w:tc>
        <w:tc>
          <w:tcPr>
            <w:tcW w:w="6150" w:type="dxa"/>
            <w:vAlign w:val="center"/>
          </w:tcPr>
          <w:p w14:paraId="6D7B5087">
            <w:pPr>
              <w:pStyle w:val="30"/>
            </w:pPr>
            <w:r>
              <w:t>FXYJ_6_8</w:t>
            </w:r>
          </w:p>
        </w:tc>
      </w:tr>
      <w:tr w14:paraId="3883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2C718EA">
            <w:pPr>
              <w:pStyle w:val="30"/>
            </w:pPr>
            <w:r>
              <w:rPr>
                <w:rFonts w:hint="eastAsia"/>
              </w:rPr>
              <w:t>角色</w:t>
            </w:r>
          </w:p>
        </w:tc>
        <w:tc>
          <w:tcPr>
            <w:tcW w:w="6150" w:type="dxa"/>
            <w:vAlign w:val="center"/>
          </w:tcPr>
          <w:p w14:paraId="7B138FE3">
            <w:pPr>
              <w:pStyle w:val="30"/>
            </w:pPr>
            <w:r>
              <w:rPr>
                <w:rFonts w:hint="eastAsia"/>
              </w:rPr>
              <w:t>国资委用户、企业用户、系统管理员</w:t>
            </w:r>
          </w:p>
        </w:tc>
      </w:tr>
      <w:tr w14:paraId="02D3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38C9F7FE">
            <w:pPr>
              <w:pStyle w:val="30"/>
            </w:pPr>
            <w:r>
              <w:rPr>
                <w:rFonts w:hint="eastAsia"/>
              </w:rPr>
              <w:t>前置条件</w:t>
            </w:r>
          </w:p>
        </w:tc>
        <w:tc>
          <w:tcPr>
            <w:tcW w:w="6150" w:type="dxa"/>
            <w:vAlign w:val="center"/>
          </w:tcPr>
          <w:p w14:paraId="373B8E69">
            <w:pPr>
              <w:pStyle w:val="30"/>
            </w:pPr>
            <w:r>
              <w:rPr>
                <w:rFonts w:hint="eastAsia"/>
              </w:rPr>
              <w:t>登入全面风险预警管理子系统，选择风险管理</w:t>
            </w:r>
            <w:r>
              <w:t>-</w:t>
            </w:r>
            <w:r>
              <w:rPr>
                <w:rFonts w:hint="eastAsia"/>
              </w:rPr>
              <w:t>重大风险清单</w:t>
            </w:r>
            <w:r>
              <w:t>-</w:t>
            </w:r>
            <w:r>
              <w:rPr>
                <w:rFonts w:hint="eastAsia"/>
              </w:rPr>
              <w:t>风险清单填报</w:t>
            </w:r>
          </w:p>
        </w:tc>
      </w:tr>
      <w:tr w14:paraId="4935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78DB44C5">
            <w:pPr>
              <w:pStyle w:val="30"/>
            </w:pPr>
            <w:r>
              <w:rPr>
                <w:rFonts w:hint="eastAsia"/>
              </w:rPr>
              <w:t>后置条件</w:t>
            </w:r>
          </w:p>
        </w:tc>
        <w:tc>
          <w:tcPr>
            <w:tcW w:w="6150" w:type="dxa"/>
            <w:vAlign w:val="center"/>
          </w:tcPr>
          <w:p w14:paraId="0EEA2FBC">
            <w:pPr>
              <w:pStyle w:val="30"/>
            </w:pPr>
            <w:r>
              <w:rPr>
                <w:rFonts w:hint="eastAsia"/>
              </w:rPr>
              <w:t>无</w:t>
            </w:r>
          </w:p>
        </w:tc>
      </w:tr>
      <w:tr w14:paraId="1A3F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35F46480">
            <w:pPr>
              <w:pStyle w:val="30"/>
            </w:pPr>
            <w:r>
              <w:rPr>
                <w:rFonts w:hint="eastAsia"/>
              </w:rPr>
              <w:t>输入</w:t>
            </w:r>
          </w:p>
        </w:tc>
        <w:tc>
          <w:tcPr>
            <w:tcW w:w="6150" w:type="dxa"/>
            <w:vAlign w:val="center"/>
          </w:tcPr>
          <w:p w14:paraId="7BC045B5">
            <w:pPr>
              <w:pStyle w:val="30"/>
            </w:pPr>
            <w:r>
              <w:rPr>
                <w:rFonts w:hint="eastAsia"/>
              </w:rPr>
              <w:t>选择</w:t>
            </w:r>
            <w:r>
              <w:t>“</w:t>
            </w:r>
            <w:r>
              <w:rPr>
                <w:rFonts w:hint="eastAsia"/>
              </w:rPr>
              <w:t>主业领域</w:t>
            </w:r>
            <w:r>
              <w:t>”</w:t>
            </w:r>
            <w:r>
              <w:rPr>
                <w:rFonts w:hint="eastAsia"/>
              </w:rPr>
              <w:t>的风险领域、</w:t>
            </w:r>
            <w:r>
              <w:t>“</w:t>
            </w:r>
            <w:r>
              <w:rPr>
                <w:rFonts w:hint="eastAsia"/>
              </w:rPr>
              <w:t>主业偏离风险</w:t>
            </w:r>
            <w:r>
              <w:t>”</w:t>
            </w:r>
            <w:r>
              <w:rPr>
                <w:rFonts w:hint="eastAsia"/>
              </w:rPr>
              <w:t>的风险类别，点击填报风险敞口</w:t>
            </w:r>
          </w:p>
        </w:tc>
      </w:tr>
      <w:tr w14:paraId="1A28A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04E15D35">
            <w:pPr>
              <w:pStyle w:val="30"/>
            </w:pPr>
            <w:r>
              <w:rPr>
                <w:rFonts w:hint="eastAsia"/>
              </w:rPr>
              <w:t>输出</w:t>
            </w:r>
          </w:p>
        </w:tc>
        <w:tc>
          <w:tcPr>
            <w:tcW w:w="6150" w:type="dxa"/>
            <w:vAlign w:val="center"/>
          </w:tcPr>
          <w:p w14:paraId="54C16410">
            <w:pPr>
              <w:pStyle w:val="30"/>
            </w:pPr>
            <w:r>
              <w:rPr>
                <w:rFonts w:hint="eastAsia"/>
              </w:rPr>
              <w:t>主业偏离风险敞口填报框</w:t>
            </w:r>
          </w:p>
        </w:tc>
      </w:tr>
      <w:tr w14:paraId="6B38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23C067CE">
            <w:pPr>
              <w:pStyle w:val="30"/>
            </w:pPr>
            <w:r>
              <w:rPr>
                <w:rFonts w:hint="eastAsia"/>
              </w:rPr>
              <w:t>正常流</w:t>
            </w:r>
          </w:p>
        </w:tc>
        <w:tc>
          <w:tcPr>
            <w:tcW w:w="6150" w:type="dxa"/>
            <w:vAlign w:val="center"/>
          </w:tcPr>
          <w:p w14:paraId="275B0E19">
            <w:pPr>
              <w:pStyle w:val="30"/>
            </w:pPr>
            <w:r>
              <w:rPr>
                <w:rFonts w:hint="eastAsia"/>
              </w:rPr>
              <w:t>转至主业偏离风险敞口填报或更新界面</w:t>
            </w:r>
          </w:p>
        </w:tc>
      </w:tr>
      <w:tr w14:paraId="7C479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75962831">
            <w:pPr>
              <w:pStyle w:val="30"/>
            </w:pPr>
            <w:r>
              <w:rPr>
                <w:rFonts w:hint="eastAsia"/>
              </w:rPr>
              <w:t>异常流</w:t>
            </w:r>
          </w:p>
        </w:tc>
        <w:tc>
          <w:tcPr>
            <w:tcW w:w="6150" w:type="dxa"/>
            <w:vAlign w:val="center"/>
          </w:tcPr>
          <w:p w14:paraId="1C90DBA9">
            <w:pPr>
              <w:pStyle w:val="30"/>
            </w:pPr>
            <w:r>
              <w:rPr>
                <w:rFonts w:hint="eastAsia"/>
              </w:rPr>
              <w:t>敞口匹配有误</w:t>
            </w:r>
          </w:p>
        </w:tc>
      </w:tr>
      <w:tr w14:paraId="58371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62C30CDF">
            <w:pPr>
              <w:pStyle w:val="30"/>
            </w:pPr>
            <w:r>
              <w:rPr>
                <w:rFonts w:hint="eastAsia"/>
              </w:rPr>
              <w:t>特殊需求</w:t>
            </w:r>
          </w:p>
        </w:tc>
        <w:tc>
          <w:tcPr>
            <w:tcW w:w="6150" w:type="dxa"/>
            <w:vAlign w:val="center"/>
          </w:tcPr>
          <w:p w14:paraId="6FD1A1BF">
            <w:pPr>
              <w:pStyle w:val="30"/>
            </w:pPr>
            <w:r>
              <w:rPr>
                <w:rFonts w:hint="eastAsia"/>
              </w:rPr>
              <w:t>无</w:t>
            </w:r>
          </w:p>
        </w:tc>
      </w:tr>
    </w:tbl>
    <w:p w14:paraId="551FC0E0">
      <w:pPr>
        <w:pStyle w:val="6"/>
        <w:numPr>
          <w:ilvl w:val="4"/>
          <w:numId w:val="0"/>
        </w:numPr>
      </w:pPr>
      <w:r>
        <w:rPr>
          <w:rFonts w:hint="eastAsia" w:eastAsia="宋体" w:cs="宋体"/>
        </w:rPr>
        <w:t xml:space="preserve">6.1.6.7.9  </w:t>
      </w:r>
      <w:r>
        <w:rPr>
          <w:rFonts w:hint="eastAsia"/>
        </w:rPr>
        <w:t>行业下行风险敞口规则</w:t>
      </w:r>
    </w:p>
    <w:p w14:paraId="3E373208">
      <w:pPr>
        <w:ind w:firstLine="480"/>
      </w:pPr>
      <w:r>
        <w:rPr>
          <w:rFonts w:hint="eastAsia"/>
        </w:rPr>
        <w:t>风险清单填报功能主要是集团用户需定期对系统下发的问询函内容进行反馈，反馈内容主要包括风险分析、补充信息等内容，并确认该问询函是否纳入重大风险清单。用户认为该项风险事件属于重大风险，需要选择“是，纳入重大风险清单”，确认并提交后该项风险事件将被纳入到集团重大风险清单中，用户需要定期对事件的风险敞口、风险化解情况等信息进行填报或更新。若用户认为该项风险事件不属于重大风险事件，可以选择“否，无风险或风险可控”，提交后该条问询函流程将被关闭。若用户需要将该条风险问询函与其他已有风险事件进行关联，则需选择“关联其他重大风险清单”，选择后界面将弹出该集团当前存在的全部风险清单内容供用户进行选择。</w:t>
      </w:r>
    </w:p>
    <w:p w14:paraId="668742E2">
      <w:pPr>
        <w:ind w:firstLine="480"/>
      </w:pPr>
      <w:r>
        <w:rPr>
          <w:rFonts w:hint="eastAsia"/>
        </w:rPr>
        <w:t>完善行业下行风险类别的风险敞口计算逻辑，新增该类别总体风险敞口、已确认风险损失、挽回损失与压降金额、剩余风险敞口计算公式的配置，并制作相应的界面供企业进行数据的填报。</w:t>
      </w:r>
    </w:p>
    <w:p w14:paraId="6E1DBA1B">
      <w:pPr>
        <w:ind w:firstLine="480"/>
      </w:pPr>
      <w:r>
        <w:rPr>
          <w:rFonts w:hint="eastAsia"/>
        </w:rPr>
        <w:t>重大风险清单填报过程中，若用户选择“主业领域”的风险领域、“行业下行风险”的风险类别，子系统将自动匹配行业下行风险敞口填报逻辑及计算规则供用户进行金额的填报。该类别风险需要填写的内容主要包括：总体风险敞口小计、已确认损失小计、挽损或压降金额小计3项内容，子系统将根据用户填写的数据内容自动计算生成剩余风险敞口合计存储在数据库中。</w:t>
      </w:r>
    </w:p>
    <w:p w14:paraId="05798E21">
      <w:pPr>
        <w:pStyle w:val="25"/>
      </w:pPr>
      <w:r>
        <w:drawing>
          <wp:inline distT="0" distB="0" distL="0" distR="0">
            <wp:extent cx="5274310" cy="2762250"/>
            <wp:effectExtent l="9525" t="9525" r="12065" b="9525"/>
            <wp:docPr id="270425884" name="图片 27042588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84" name="图片 270425884" descr="图形用户界面, 文本, 应用程序, 电子邮件&#10;&#10;描述已自动生成"/>
                    <pic:cNvPicPr>
                      <a:picLocks noChangeAspect="1"/>
                    </pic:cNvPicPr>
                  </pic:nvPicPr>
                  <pic:blipFill>
                    <a:blip r:embed="rId160"/>
                    <a:stretch>
                      <a:fillRect/>
                    </a:stretch>
                  </pic:blipFill>
                  <pic:spPr>
                    <a:xfrm>
                      <a:off x="0" y="0"/>
                      <a:ext cx="5274310" cy="2762250"/>
                    </a:xfrm>
                    <a:prstGeom prst="rect">
                      <a:avLst/>
                    </a:prstGeom>
                    <a:ln>
                      <a:solidFill>
                        <a:schemeClr val="bg1">
                          <a:lumMod val="50000"/>
                        </a:schemeClr>
                      </a:solidFill>
                    </a:ln>
                  </pic:spPr>
                </pic:pic>
              </a:graphicData>
            </a:graphic>
          </wp:inline>
        </w:drawing>
      </w:r>
    </w:p>
    <w:p w14:paraId="234E4641">
      <w:pPr>
        <w:pStyle w:val="21"/>
        <w:numPr>
          <w:ilvl w:val="7"/>
          <w:numId w:val="0"/>
        </w:numPr>
        <w:rPr>
          <w:rFonts w:hint="default"/>
        </w:rPr>
      </w:pPr>
      <w:r>
        <w:rPr>
          <w:rFonts w:ascii="宋体" w:hAnsi="宋体" w:cs="宋体"/>
        </w:rPr>
        <w:t xml:space="preserve">图6.89  </w:t>
      </w:r>
      <w:r>
        <w:t>行业下行风险敞口规则示意图</w:t>
      </w:r>
    </w:p>
    <w:tbl>
      <w:tblPr>
        <w:tblStyle w:val="18"/>
        <w:tblW w:w="826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6150"/>
      </w:tblGrid>
      <w:tr w14:paraId="172B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0CEA0348">
            <w:pPr>
              <w:pStyle w:val="30"/>
            </w:pPr>
            <w:r>
              <w:rPr>
                <w:rFonts w:hint="eastAsia"/>
              </w:rPr>
              <w:t>编号</w:t>
            </w:r>
          </w:p>
        </w:tc>
        <w:tc>
          <w:tcPr>
            <w:tcW w:w="6150" w:type="dxa"/>
            <w:vAlign w:val="center"/>
          </w:tcPr>
          <w:p w14:paraId="088CA891">
            <w:pPr>
              <w:pStyle w:val="30"/>
            </w:pPr>
            <w:r>
              <w:t>FXYJ_6_9</w:t>
            </w:r>
          </w:p>
        </w:tc>
      </w:tr>
      <w:tr w14:paraId="2346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79F8E0FB">
            <w:pPr>
              <w:pStyle w:val="30"/>
            </w:pPr>
            <w:r>
              <w:rPr>
                <w:rFonts w:hint="eastAsia"/>
              </w:rPr>
              <w:t>角色</w:t>
            </w:r>
          </w:p>
        </w:tc>
        <w:tc>
          <w:tcPr>
            <w:tcW w:w="6150" w:type="dxa"/>
            <w:vAlign w:val="center"/>
          </w:tcPr>
          <w:p w14:paraId="5BDC08B3">
            <w:pPr>
              <w:pStyle w:val="30"/>
            </w:pPr>
            <w:r>
              <w:rPr>
                <w:rFonts w:hint="eastAsia"/>
              </w:rPr>
              <w:t>国资委用户、企业用户、系统管理员</w:t>
            </w:r>
          </w:p>
        </w:tc>
      </w:tr>
      <w:tr w14:paraId="3738A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670BCBD5">
            <w:pPr>
              <w:pStyle w:val="30"/>
            </w:pPr>
            <w:r>
              <w:rPr>
                <w:rFonts w:hint="eastAsia"/>
              </w:rPr>
              <w:t>前置条件</w:t>
            </w:r>
          </w:p>
        </w:tc>
        <w:tc>
          <w:tcPr>
            <w:tcW w:w="6150" w:type="dxa"/>
            <w:vAlign w:val="center"/>
          </w:tcPr>
          <w:p w14:paraId="4A97A8EF">
            <w:pPr>
              <w:pStyle w:val="30"/>
            </w:pPr>
            <w:r>
              <w:rPr>
                <w:rFonts w:hint="eastAsia"/>
              </w:rPr>
              <w:t>登入全面风险预警管理子系统，选择风险管理</w:t>
            </w:r>
            <w:r>
              <w:t>-</w:t>
            </w:r>
            <w:r>
              <w:rPr>
                <w:rFonts w:hint="eastAsia"/>
              </w:rPr>
              <w:t>重大风险清单</w:t>
            </w:r>
            <w:r>
              <w:t>-</w:t>
            </w:r>
            <w:r>
              <w:rPr>
                <w:rFonts w:hint="eastAsia"/>
              </w:rPr>
              <w:t>风险清单填报</w:t>
            </w:r>
          </w:p>
        </w:tc>
      </w:tr>
      <w:tr w14:paraId="0F160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3F76345">
            <w:pPr>
              <w:pStyle w:val="30"/>
            </w:pPr>
            <w:r>
              <w:rPr>
                <w:rFonts w:hint="eastAsia"/>
              </w:rPr>
              <w:t>后置条件</w:t>
            </w:r>
          </w:p>
        </w:tc>
        <w:tc>
          <w:tcPr>
            <w:tcW w:w="6150" w:type="dxa"/>
            <w:vAlign w:val="center"/>
          </w:tcPr>
          <w:p w14:paraId="14A8140D">
            <w:pPr>
              <w:pStyle w:val="30"/>
            </w:pPr>
            <w:r>
              <w:rPr>
                <w:rFonts w:hint="eastAsia"/>
              </w:rPr>
              <w:t>无</w:t>
            </w:r>
          </w:p>
        </w:tc>
      </w:tr>
      <w:tr w14:paraId="7A2C4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5A868D01">
            <w:pPr>
              <w:pStyle w:val="30"/>
            </w:pPr>
            <w:r>
              <w:rPr>
                <w:rFonts w:hint="eastAsia"/>
              </w:rPr>
              <w:t>输入</w:t>
            </w:r>
          </w:p>
        </w:tc>
        <w:tc>
          <w:tcPr>
            <w:tcW w:w="6150" w:type="dxa"/>
            <w:vAlign w:val="center"/>
          </w:tcPr>
          <w:p w14:paraId="76DC3D65">
            <w:pPr>
              <w:pStyle w:val="30"/>
            </w:pPr>
            <w:r>
              <w:rPr>
                <w:rFonts w:hint="eastAsia"/>
              </w:rPr>
              <w:t>选择</w:t>
            </w:r>
            <w:r>
              <w:t>“</w:t>
            </w:r>
            <w:r>
              <w:rPr>
                <w:rFonts w:hint="eastAsia"/>
              </w:rPr>
              <w:t>主业领域</w:t>
            </w:r>
            <w:r>
              <w:t>”</w:t>
            </w:r>
            <w:r>
              <w:rPr>
                <w:rFonts w:hint="eastAsia"/>
              </w:rPr>
              <w:t>的风险领域、</w:t>
            </w:r>
            <w:r>
              <w:t>“</w:t>
            </w:r>
            <w:r>
              <w:rPr>
                <w:rFonts w:hint="eastAsia"/>
              </w:rPr>
              <w:t>行业下行风险</w:t>
            </w:r>
            <w:r>
              <w:t>”</w:t>
            </w:r>
            <w:r>
              <w:rPr>
                <w:rFonts w:hint="eastAsia"/>
              </w:rPr>
              <w:t>的风险类别，点击填报风险敞口</w:t>
            </w:r>
          </w:p>
        </w:tc>
      </w:tr>
      <w:tr w14:paraId="3561B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02C04BB">
            <w:pPr>
              <w:pStyle w:val="30"/>
            </w:pPr>
            <w:r>
              <w:rPr>
                <w:rFonts w:hint="eastAsia"/>
              </w:rPr>
              <w:t>输出</w:t>
            </w:r>
          </w:p>
        </w:tc>
        <w:tc>
          <w:tcPr>
            <w:tcW w:w="6150" w:type="dxa"/>
            <w:vAlign w:val="center"/>
          </w:tcPr>
          <w:p w14:paraId="03BE44CA">
            <w:pPr>
              <w:pStyle w:val="30"/>
            </w:pPr>
            <w:r>
              <w:rPr>
                <w:rFonts w:hint="eastAsia"/>
              </w:rPr>
              <w:t>行业下行风险敞口填报框</w:t>
            </w:r>
          </w:p>
        </w:tc>
      </w:tr>
      <w:tr w14:paraId="00831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01D4C735">
            <w:pPr>
              <w:pStyle w:val="30"/>
            </w:pPr>
            <w:r>
              <w:rPr>
                <w:rFonts w:hint="eastAsia"/>
              </w:rPr>
              <w:t>正常流</w:t>
            </w:r>
          </w:p>
        </w:tc>
        <w:tc>
          <w:tcPr>
            <w:tcW w:w="6150" w:type="dxa"/>
            <w:vAlign w:val="center"/>
          </w:tcPr>
          <w:p w14:paraId="5AEAE5EA">
            <w:pPr>
              <w:pStyle w:val="30"/>
            </w:pPr>
            <w:r>
              <w:rPr>
                <w:rFonts w:hint="eastAsia"/>
              </w:rPr>
              <w:t>转至行业下行风险敞口填报或更新界面</w:t>
            </w:r>
          </w:p>
        </w:tc>
      </w:tr>
      <w:tr w14:paraId="1799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40C4BD06">
            <w:pPr>
              <w:pStyle w:val="30"/>
            </w:pPr>
            <w:r>
              <w:rPr>
                <w:rFonts w:hint="eastAsia"/>
              </w:rPr>
              <w:t>异常流</w:t>
            </w:r>
          </w:p>
        </w:tc>
        <w:tc>
          <w:tcPr>
            <w:tcW w:w="6150" w:type="dxa"/>
            <w:vAlign w:val="center"/>
          </w:tcPr>
          <w:p w14:paraId="56946FFD">
            <w:pPr>
              <w:pStyle w:val="30"/>
            </w:pPr>
            <w:r>
              <w:rPr>
                <w:rFonts w:hint="eastAsia"/>
              </w:rPr>
              <w:t>敞口匹配有误</w:t>
            </w:r>
          </w:p>
        </w:tc>
      </w:tr>
      <w:tr w14:paraId="01E93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66EAF6D8">
            <w:pPr>
              <w:pStyle w:val="30"/>
            </w:pPr>
            <w:r>
              <w:rPr>
                <w:rFonts w:hint="eastAsia"/>
              </w:rPr>
              <w:t>特殊需求</w:t>
            </w:r>
          </w:p>
        </w:tc>
        <w:tc>
          <w:tcPr>
            <w:tcW w:w="6150" w:type="dxa"/>
            <w:vAlign w:val="center"/>
          </w:tcPr>
          <w:p w14:paraId="5F0C9CD3">
            <w:pPr>
              <w:pStyle w:val="30"/>
            </w:pPr>
            <w:r>
              <w:rPr>
                <w:rFonts w:hint="eastAsia"/>
              </w:rPr>
              <w:t>无</w:t>
            </w:r>
          </w:p>
        </w:tc>
      </w:tr>
    </w:tbl>
    <w:p w14:paraId="6B8DE063">
      <w:pPr>
        <w:pStyle w:val="6"/>
        <w:numPr>
          <w:ilvl w:val="4"/>
          <w:numId w:val="0"/>
        </w:numPr>
      </w:pPr>
      <w:r>
        <w:rPr>
          <w:rFonts w:hint="eastAsia" w:eastAsia="宋体" w:cs="宋体"/>
        </w:rPr>
        <w:t xml:space="preserve">6.1.6.7.10  </w:t>
      </w:r>
      <w:r>
        <w:rPr>
          <w:rFonts w:hint="eastAsia"/>
        </w:rPr>
        <w:t>过度投资风险敞口规则</w:t>
      </w:r>
    </w:p>
    <w:p w14:paraId="3CE624C9">
      <w:pPr>
        <w:ind w:firstLine="480"/>
      </w:pPr>
      <w:r>
        <w:rPr>
          <w:rFonts w:hint="eastAsia"/>
        </w:rPr>
        <w:t>风险清单填报功能主要是集团用户需定期对系统下发的问询函内容进行反馈，反馈内容主要包括风险分析、补充信息等内容，并确认该问询函是否纳入重大风险清单。用户认为该项风险事件属于重大风险，需要选择“是，纳入重大风险清单”，确认并提交后该项风险事件将被纳入到集团重大风险清单中，用户需要定期对事件的风险敞口、风险化解情况等信息进行填报或更新。若用户认为该项风险事件不属于重大风险事件，可以选择“否，无风险或风险可控”，提交后该条问询函流程将被关闭。若用户需要将该条风险问询函与其他已有风险事件进行关联，则需选择“关联其他重大风险清单”，选择后界面将弹出该集团当前存在的全部风险清单内容供用户进行选择。</w:t>
      </w:r>
    </w:p>
    <w:p w14:paraId="641E164C">
      <w:pPr>
        <w:ind w:firstLine="480"/>
      </w:pPr>
      <w:r>
        <w:rPr>
          <w:rFonts w:hint="eastAsia"/>
        </w:rPr>
        <w:t>完善过度投资风险类别的风险敞口计算逻辑，新增该类别总体风险敞口、已确认风险损失、挽回损失与压降金额、剩余风险敞口计算公式的配置，并制作相应的界面供企业进行数据的填报。</w:t>
      </w:r>
    </w:p>
    <w:p w14:paraId="714A554C">
      <w:pPr>
        <w:ind w:firstLine="480"/>
      </w:pPr>
      <w:r>
        <w:rPr>
          <w:rFonts w:hint="eastAsia"/>
        </w:rPr>
        <w:t>重大风险清单填报过程中，若用户选择“投资领域”的风险领域、“过度投资风险”的风险类别，子系统将自动匹配过度投资风险敞口填报逻辑及计算规则供用户进行金额的填报。该类别风险需要填写的内容主要包括：当年预计亏损额（归母净利润）、当年实际亏损额（归母净利润）、总体风险敞口小计、实际归母净利润、按照简单预算进度测算的亏损额、挽损或压降金额小计6项内容，子系统将根据用户填写的数据内容自动计算生成总体风险敞口小计、剩余风险敞口合计两项内容存储在数据库中。</w:t>
      </w:r>
    </w:p>
    <w:p w14:paraId="4BB72FD5">
      <w:pPr>
        <w:pStyle w:val="25"/>
      </w:pPr>
      <w:r>
        <w:drawing>
          <wp:inline distT="0" distB="0" distL="0" distR="0">
            <wp:extent cx="5274310" cy="2760345"/>
            <wp:effectExtent l="9525" t="9525" r="12065" b="11430"/>
            <wp:docPr id="270425886" name="图片 270425886"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86" name="图片 270425886" descr="图形用户界面, 文本, 应用程序, 电子邮件&#10;&#10;描述已自动生成"/>
                    <pic:cNvPicPr>
                      <a:picLocks noChangeAspect="1"/>
                    </pic:cNvPicPr>
                  </pic:nvPicPr>
                  <pic:blipFill>
                    <a:blip r:embed="rId161"/>
                    <a:stretch>
                      <a:fillRect/>
                    </a:stretch>
                  </pic:blipFill>
                  <pic:spPr>
                    <a:xfrm>
                      <a:off x="0" y="0"/>
                      <a:ext cx="5274310" cy="2760345"/>
                    </a:xfrm>
                    <a:prstGeom prst="rect">
                      <a:avLst/>
                    </a:prstGeom>
                    <a:ln>
                      <a:solidFill>
                        <a:schemeClr val="bg1">
                          <a:lumMod val="50000"/>
                        </a:schemeClr>
                      </a:solidFill>
                    </a:ln>
                  </pic:spPr>
                </pic:pic>
              </a:graphicData>
            </a:graphic>
          </wp:inline>
        </w:drawing>
      </w:r>
    </w:p>
    <w:p w14:paraId="4DB2D585">
      <w:pPr>
        <w:pStyle w:val="21"/>
        <w:numPr>
          <w:ilvl w:val="7"/>
          <w:numId w:val="0"/>
        </w:numPr>
        <w:rPr>
          <w:rFonts w:hint="default"/>
        </w:rPr>
      </w:pPr>
      <w:r>
        <w:rPr>
          <w:rFonts w:ascii="宋体" w:hAnsi="宋体" w:cs="宋体"/>
        </w:rPr>
        <w:t xml:space="preserve">图6.90  </w:t>
      </w:r>
      <w:r>
        <w:t>过度投资风险敞口规则示意图</w:t>
      </w:r>
    </w:p>
    <w:tbl>
      <w:tblPr>
        <w:tblStyle w:val="18"/>
        <w:tblW w:w="826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6150"/>
      </w:tblGrid>
      <w:tr w14:paraId="7303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60B632AB">
            <w:pPr>
              <w:pStyle w:val="30"/>
            </w:pPr>
            <w:r>
              <w:rPr>
                <w:rFonts w:hint="eastAsia"/>
              </w:rPr>
              <w:t>编号</w:t>
            </w:r>
          </w:p>
        </w:tc>
        <w:tc>
          <w:tcPr>
            <w:tcW w:w="6150" w:type="dxa"/>
            <w:vAlign w:val="center"/>
          </w:tcPr>
          <w:p w14:paraId="48C2C4C7">
            <w:pPr>
              <w:pStyle w:val="30"/>
            </w:pPr>
            <w:r>
              <w:t>FXYJ_6_10</w:t>
            </w:r>
          </w:p>
        </w:tc>
      </w:tr>
      <w:tr w14:paraId="38278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78B71321">
            <w:pPr>
              <w:pStyle w:val="30"/>
            </w:pPr>
            <w:r>
              <w:rPr>
                <w:rFonts w:hint="eastAsia"/>
              </w:rPr>
              <w:t>角色</w:t>
            </w:r>
          </w:p>
        </w:tc>
        <w:tc>
          <w:tcPr>
            <w:tcW w:w="6150" w:type="dxa"/>
            <w:vAlign w:val="center"/>
          </w:tcPr>
          <w:p w14:paraId="2265D84B">
            <w:pPr>
              <w:pStyle w:val="30"/>
            </w:pPr>
            <w:r>
              <w:rPr>
                <w:rFonts w:hint="eastAsia"/>
              </w:rPr>
              <w:t>国资委用户、企业用户、系统管理员</w:t>
            </w:r>
          </w:p>
        </w:tc>
      </w:tr>
      <w:tr w14:paraId="3A3F8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5E6A2A87">
            <w:pPr>
              <w:pStyle w:val="30"/>
            </w:pPr>
            <w:r>
              <w:rPr>
                <w:rFonts w:hint="eastAsia"/>
              </w:rPr>
              <w:t>前置条件</w:t>
            </w:r>
          </w:p>
        </w:tc>
        <w:tc>
          <w:tcPr>
            <w:tcW w:w="6150" w:type="dxa"/>
            <w:vAlign w:val="center"/>
          </w:tcPr>
          <w:p w14:paraId="29EE6904">
            <w:pPr>
              <w:pStyle w:val="30"/>
            </w:pPr>
            <w:r>
              <w:rPr>
                <w:rFonts w:hint="eastAsia"/>
              </w:rPr>
              <w:t>登入全面风险预警管理子系统，选择风险管理</w:t>
            </w:r>
            <w:r>
              <w:t>-</w:t>
            </w:r>
            <w:r>
              <w:rPr>
                <w:rFonts w:hint="eastAsia"/>
              </w:rPr>
              <w:t>重大风险清单</w:t>
            </w:r>
            <w:r>
              <w:t>-</w:t>
            </w:r>
            <w:r>
              <w:rPr>
                <w:rFonts w:hint="eastAsia"/>
              </w:rPr>
              <w:t>风险清单填报</w:t>
            </w:r>
          </w:p>
        </w:tc>
      </w:tr>
      <w:tr w14:paraId="0229C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3349B7DC">
            <w:pPr>
              <w:pStyle w:val="30"/>
            </w:pPr>
            <w:r>
              <w:rPr>
                <w:rFonts w:hint="eastAsia"/>
              </w:rPr>
              <w:t>后置条件</w:t>
            </w:r>
          </w:p>
        </w:tc>
        <w:tc>
          <w:tcPr>
            <w:tcW w:w="6150" w:type="dxa"/>
            <w:vAlign w:val="center"/>
          </w:tcPr>
          <w:p w14:paraId="2E1F4F16">
            <w:pPr>
              <w:pStyle w:val="30"/>
            </w:pPr>
            <w:r>
              <w:rPr>
                <w:rFonts w:hint="eastAsia"/>
              </w:rPr>
              <w:t>无</w:t>
            </w:r>
          </w:p>
        </w:tc>
      </w:tr>
      <w:tr w14:paraId="6F1E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7179B98">
            <w:pPr>
              <w:pStyle w:val="30"/>
            </w:pPr>
            <w:r>
              <w:rPr>
                <w:rFonts w:hint="eastAsia"/>
              </w:rPr>
              <w:t>输入</w:t>
            </w:r>
          </w:p>
        </w:tc>
        <w:tc>
          <w:tcPr>
            <w:tcW w:w="6150" w:type="dxa"/>
            <w:vAlign w:val="center"/>
          </w:tcPr>
          <w:p w14:paraId="7FB8C9B1">
            <w:pPr>
              <w:pStyle w:val="30"/>
            </w:pPr>
            <w:r>
              <w:rPr>
                <w:rFonts w:hint="eastAsia"/>
              </w:rPr>
              <w:t>选择</w:t>
            </w:r>
            <w:r>
              <w:t>“</w:t>
            </w:r>
            <w:r>
              <w:rPr>
                <w:rFonts w:hint="eastAsia"/>
              </w:rPr>
              <w:t>投资领域</w:t>
            </w:r>
            <w:r>
              <w:t>”</w:t>
            </w:r>
            <w:r>
              <w:rPr>
                <w:rFonts w:hint="eastAsia"/>
              </w:rPr>
              <w:t>的风险领域、</w:t>
            </w:r>
            <w:r>
              <w:t>“</w:t>
            </w:r>
            <w:r>
              <w:rPr>
                <w:rFonts w:hint="eastAsia"/>
              </w:rPr>
              <w:t>过度投资风险</w:t>
            </w:r>
            <w:r>
              <w:t>”</w:t>
            </w:r>
            <w:r>
              <w:rPr>
                <w:rFonts w:hint="eastAsia"/>
              </w:rPr>
              <w:t>的风险类别，点击填报风险敞口</w:t>
            </w:r>
          </w:p>
        </w:tc>
      </w:tr>
      <w:tr w14:paraId="6165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0413CC02">
            <w:pPr>
              <w:pStyle w:val="30"/>
            </w:pPr>
            <w:r>
              <w:rPr>
                <w:rFonts w:hint="eastAsia"/>
              </w:rPr>
              <w:t>输出</w:t>
            </w:r>
          </w:p>
        </w:tc>
        <w:tc>
          <w:tcPr>
            <w:tcW w:w="6150" w:type="dxa"/>
            <w:vAlign w:val="center"/>
          </w:tcPr>
          <w:p w14:paraId="06861876">
            <w:pPr>
              <w:pStyle w:val="30"/>
            </w:pPr>
            <w:r>
              <w:rPr>
                <w:rFonts w:hint="eastAsia"/>
              </w:rPr>
              <w:t>过度投资风险敞口填报框</w:t>
            </w:r>
          </w:p>
        </w:tc>
      </w:tr>
      <w:tr w14:paraId="1E403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7CFE672A">
            <w:pPr>
              <w:pStyle w:val="30"/>
            </w:pPr>
            <w:r>
              <w:rPr>
                <w:rFonts w:hint="eastAsia"/>
              </w:rPr>
              <w:t>正常流</w:t>
            </w:r>
          </w:p>
        </w:tc>
        <w:tc>
          <w:tcPr>
            <w:tcW w:w="6150" w:type="dxa"/>
            <w:vAlign w:val="center"/>
          </w:tcPr>
          <w:p w14:paraId="46C8BE7A">
            <w:pPr>
              <w:pStyle w:val="30"/>
            </w:pPr>
            <w:r>
              <w:rPr>
                <w:rFonts w:hint="eastAsia"/>
              </w:rPr>
              <w:t>转至过度投资风险敞口填报或更新界面</w:t>
            </w:r>
          </w:p>
        </w:tc>
      </w:tr>
      <w:tr w14:paraId="112D6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F9EEF91">
            <w:pPr>
              <w:pStyle w:val="30"/>
            </w:pPr>
            <w:r>
              <w:rPr>
                <w:rFonts w:hint="eastAsia"/>
              </w:rPr>
              <w:t>异常流</w:t>
            </w:r>
          </w:p>
        </w:tc>
        <w:tc>
          <w:tcPr>
            <w:tcW w:w="6150" w:type="dxa"/>
            <w:vAlign w:val="center"/>
          </w:tcPr>
          <w:p w14:paraId="2F595562">
            <w:pPr>
              <w:pStyle w:val="30"/>
            </w:pPr>
            <w:r>
              <w:rPr>
                <w:rFonts w:hint="eastAsia"/>
              </w:rPr>
              <w:t>敞口匹配有误</w:t>
            </w:r>
          </w:p>
        </w:tc>
      </w:tr>
      <w:tr w14:paraId="0F6C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55F2DFA">
            <w:pPr>
              <w:pStyle w:val="30"/>
            </w:pPr>
            <w:r>
              <w:rPr>
                <w:rFonts w:hint="eastAsia"/>
              </w:rPr>
              <w:t>特殊需求</w:t>
            </w:r>
          </w:p>
        </w:tc>
        <w:tc>
          <w:tcPr>
            <w:tcW w:w="6150" w:type="dxa"/>
            <w:vAlign w:val="center"/>
          </w:tcPr>
          <w:p w14:paraId="7F73901B">
            <w:pPr>
              <w:pStyle w:val="30"/>
            </w:pPr>
            <w:r>
              <w:rPr>
                <w:rFonts w:hint="eastAsia"/>
              </w:rPr>
              <w:t>无</w:t>
            </w:r>
          </w:p>
        </w:tc>
      </w:tr>
    </w:tbl>
    <w:p w14:paraId="4A327AEC">
      <w:pPr>
        <w:pStyle w:val="6"/>
        <w:numPr>
          <w:ilvl w:val="4"/>
          <w:numId w:val="0"/>
        </w:numPr>
      </w:pPr>
      <w:r>
        <w:rPr>
          <w:rFonts w:hint="eastAsia" w:eastAsia="宋体" w:cs="宋体"/>
        </w:rPr>
        <w:t xml:space="preserve">6.1.6.7.11  </w:t>
      </w:r>
      <w:r>
        <w:rPr>
          <w:rFonts w:hint="eastAsia"/>
        </w:rPr>
        <w:t>投资减值风险敞口规则</w:t>
      </w:r>
    </w:p>
    <w:p w14:paraId="0DA29EA2">
      <w:pPr>
        <w:ind w:firstLine="480"/>
      </w:pPr>
      <w:r>
        <w:rPr>
          <w:rFonts w:hint="eastAsia"/>
        </w:rPr>
        <w:t>风险清单填报功能主要是集团用户需定期对系统下发的问询函内容进行反馈，反馈内容主要包括风险分析、补充信息等内容，并确认该问询函是否纳入重大风险清单。用户认为该项风险事件属于重大风险，需要选择“是，纳入重大风险清单”，确认并提交后该项风险事件将被纳入到集团重大风险清单中，用户需要定期对事件的风险敞口、风险化解情况等信息进行填报或更新。若用户认为该项风险事件不属于重大风险事件，可以选择“否，无风险或风险可控”，提交后该条问询函流程将被关闭。若用户需要将该条风险问询函与其他已有风险事件进行关联，则需选择“关联其他重大风险清单”，选择后界面将弹出该集团当前存在的全部风险清单内容供用户进行选择。</w:t>
      </w:r>
    </w:p>
    <w:p w14:paraId="32AC59BC">
      <w:pPr>
        <w:ind w:firstLine="480"/>
      </w:pPr>
      <w:r>
        <w:rPr>
          <w:rFonts w:hint="eastAsia"/>
        </w:rPr>
        <w:t>完善投资减值风险类别的风险敞口计算逻辑，新增该类别总体风险敞口、已确认风险损失、挽回损失与压降金额、剩余风险敞口计算公式的配置，并制作相应的界面供企业进行数据的填报。</w:t>
      </w:r>
    </w:p>
    <w:p w14:paraId="18FB5392">
      <w:pPr>
        <w:ind w:firstLine="480"/>
      </w:pPr>
      <w:r>
        <w:rPr>
          <w:rFonts w:hint="eastAsia"/>
        </w:rPr>
        <w:t>重大风险清单填报过程中，若用户选择“投资领域”的风险领域、“投资减值风险”的风险类别，子系统将自动匹配投资减值风险敞口填报逻辑及计算规则供用户进行金额的填报。该类别风险需要填写的内容主要包括：商誉期初值、本期计提的商誉减值2项内容，子系统将根据用户填写的数据内容自动计算生成总体风险敞口小计、已确认损失小计、挽损或压降金额小计、剩余风险敞口合计四项内容存储在数据库中。</w:t>
      </w:r>
    </w:p>
    <w:p w14:paraId="7CC1CC72">
      <w:pPr>
        <w:pStyle w:val="25"/>
      </w:pPr>
      <w:r>
        <w:drawing>
          <wp:inline distT="0" distB="0" distL="0" distR="0">
            <wp:extent cx="5274310" cy="2754630"/>
            <wp:effectExtent l="9525" t="9525" r="12065" b="17145"/>
            <wp:docPr id="270425888" name="图片 270425888"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88" name="图片 270425888" descr="图形用户界面, 文本, 应用程序, 电子邮件&#10;&#10;描述已自动生成"/>
                    <pic:cNvPicPr>
                      <a:picLocks noChangeAspect="1"/>
                    </pic:cNvPicPr>
                  </pic:nvPicPr>
                  <pic:blipFill>
                    <a:blip r:embed="rId162"/>
                    <a:stretch>
                      <a:fillRect/>
                    </a:stretch>
                  </pic:blipFill>
                  <pic:spPr>
                    <a:xfrm>
                      <a:off x="0" y="0"/>
                      <a:ext cx="5274310" cy="2754630"/>
                    </a:xfrm>
                    <a:prstGeom prst="rect">
                      <a:avLst/>
                    </a:prstGeom>
                    <a:ln>
                      <a:solidFill>
                        <a:schemeClr val="bg1">
                          <a:lumMod val="50000"/>
                        </a:schemeClr>
                      </a:solidFill>
                    </a:ln>
                  </pic:spPr>
                </pic:pic>
              </a:graphicData>
            </a:graphic>
          </wp:inline>
        </w:drawing>
      </w:r>
    </w:p>
    <w:p w14:paraId="31CD2B66">
      <w:pPr>
        <w:pStyle w:val="21"/>
        <w:numPr>
          <w:ilvl w:val="7"/>
          <w:numId w:val="0"/>
        </w:numPr>
        <w:rPr>
          <w:rFonts w:hint="default"/>
        </w:rPr>
      </w:pPr>
      <w:r>
        <w:rPr>
          <w:rFonts w:ascii="宋体" w:hAnsi="宋体" w:cs="宋体"/>
        </w:rPr>
        <w:t xml:space="preserve">图6.91  </w:t>
      </w:r>
      <w:r>
        <w:t>投资减值风险敞口规则示意图</w:t>
      </w:r>
    </w:p>
    <w:tbl>
      <w:tblPr>
        <w:tblStyle w:val="18"/>
        <w:tblW w:w="826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6150"/>
      </w:tblGrid>
      <w:tr w14:paraId="596E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2706B6CE">
            <w:pPr>
              <w:pStyle w:val="30"/>
            </w:pPr>
            <w:r>
              <w:rPr>
                <w:rFonts w:hint="eastAsia"/>
              </w:rPr>
              <w:t>编号</w:t>
            </w:r>
          </w:p>
        </w:tc>
        <w:tc>
          <w:tcPr>
            <w:tcW w:w="6150" w:type="dxa"/>
            <w:vAlign w:val="center"/>
          </w:tcPr>
          <w:p w14:paraId="479FD301">
            <w:pPr>
              <w:pStyle w:val="30"/>
            </w:pPr>
            <w:r>
              <w:t>FXYJ_6_11</w:t>
            </w:r>
          </w:p>
        </w:tc>
      </w:tr>
      <w:tr w14:paraId="0888F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046A8F11">
            <w:pPr>
              <w:pStyle w:val="30"/>
            </w:pPr>
            <w:r>
              <w:rPr>
                <w:rFonts w:hint="eastAsia"/>
              </w:rPr>
              <w:t>角色</w:t>
            </w:r>
          </w:p>
        </w:tc>
        <w:tc>
          <w:tcPr>
            <w:tcW w:w="6150" w:type="dxa"/>
            <w:vAlign w:val="center"/>
          </w:tcPr>
          <w:p w14:paraId="06FF3B0C">
            <w:pPr>
              <w:pStyle w:val="30"/>
            </w:pPr>
            <w:r>
              <w:rPr>
                <w:rFonts w:hint="eastAsia"/>
              </w:rPr>
              <w:t>国资委用户、企业用户、系统管理员</w:t>
            </w:r>
          </w:p>
        </w:tc>
      </w:tr>
      <w:tr w14:paraId="3ACC1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08FFF0C1">
            <w:pPr>
              <w:pStyle w:val="30"/>
            </w:pPr>
            <w:r>
              <w:rPr>
                <w:rFonts w:hint="eastAsia"/>
              </w:rPr>
              <w:t>前置条件</w:t>
            </w:r>
          </w:p>
        </w:tc>
        <w:tc>
          <w:tcPr>
            <w:tcW w:w="6150" w:type="dxa"/>
            <w:vAlign w:val="center"/>
          </w:tcPr>
          <w:p w14:paraId="5DC3C792">
            <w:pPr>
              <w:pStyle w:val="30"/>
            </w:pPr>
            <w:r>
              <w:rPr>
                <w:rFonts w:hint="eastAsia"/>
              </w:rPr>
              <w:t>登入全面风险预警管理子系统，选择风险管理</w:t>
            </w:r>
            <w:r>
              <w:t>-</w:t>
            </w:r>
            <w:r>
              <w:rPr>
                <w:rFonts w:hint="eastAsia"/>
              </w:rPr>
              <w:t>重大风险清单</w:t>
            </w:r>
            <w:r>
              <w:t>-</w:t>
            </w:r>
            <w:r>
              <w:rPr>
                <w:rFonts w:hint="eastAsia"/>
              </w:rPr>
              <w:t>风险清单填报</w:t>
            </w:r>
          </w:p>
        </w:tc>
      </w:tr>
      <w:tr w14:paraId="16DC8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420FC322">
            <w:pPr>
              <w:pStyle w:val="30"/>
            </w:pPr>
            <w:r>
              <w:rPr>
                <w:rFonts w:hint="eastAsia"/>
              </w:rPr>
              <w:t>后置条件</w:t>
            </w:r>
          </w:p>
        </w:tc>
        <w:tc>
          <w:tcPr>
            <w:tcW w:w="6150" w:type="dxa"/>
            <w:vAlign w:val="center"/>
          </w:tcPr>
          <w:p w14:paraId="71BDBBDA">
            <w:pPr>
              <w:pStyle w:val="30"/>
            </w:pPr>
            <w:r>
              <w:rPr>
                <w:rFonts w:hint="eastAsia"/>
              </w:rPr>
              <w:t>无</w:t>
            </w:r>
          </w:p>
        </w:tc>
      </w:tr>
      <w:tr w14:paraId="13028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24FA10CF">
            <w:pPr>
              <w:pStyle w:val="30"/>
            </w:pPr>
            <w:r>
              <w:rPr>
                <w:rFonts w:hint="eastAsia"/>
              </w:rPr>
              <w:t>输入</w:t>
            </w:r>
          </w:p>
        </w:tc>
        <w:tc>
          <w:tcPr>
            <w:tcW w:w="6150" w:type="dxa"/>
            <w:vAlign w:val="center"/>
          </w:tcPr>
          <w:p w14:paraId="2863AD77">
            <w:pPr>
              <w:pStyle w:val="30"/>
            </w:pPr>
            <w:r>
              <w:rPr>
                <w:rFonts w:hint="eastAsia"/>
              </w:rPr>
              <w:t>选择</w:t>
            </w:r>
            <w:r>
              <w:t>“</w:t>
            </w:r>
            <w:r>
              <w:rPr>
                <w:rFonts w:hint="eastAsia"/>
              </w:rPr>
              <w:t>投资领域</w:t>
            </w:r>
            <w:r>
              <w:t>”</w:t>
            </w:r>
            <w:r>
              <w:rPr>
                <w:rFonts w:hint="eastAsia"/>
              </w:rPr>
              <w:t>的风险领域、</w:t>
            </w:r>
            <w:r>
              <w:t>“</w:t>
            </w:r>
            <w:r>
              <w:rPr>
                <w:rFonts w:hint="eastAsia"/>
              </w:rPr>
              <w:t>投资减值风险</w:t>
            </w:r>
            <w:r>
              <w:t>”</w:t>
            </w:r>
            <w:r>
              <w:rPr>
                <w:rFonts w:hint="eastAsia"/>
              </w:rPr>
              <w:t>的风险类别，点击填报风险敞口</w:t>
            </w:r>
          </w:p>
        </w:tc>
      </w:tr>
      <w:tr w14:paraId="0031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6302AE05">
            <w:pPr>
              <w:pStyle w:val="30"/>
            </w:pPr>
            <w:r>
              <w:rPr>
                <w:rFonts w:hint="eastAsia"/>
              </w:rPr>
              <w:t>输出</w:t>
            </w:r>
          </w:p>
        </w:tc>
        <w:tc>
          <w:tcPr>
            <w:tcW w:w="6150" w:type="dxa"/>
            <w:vAlign w:val="center"/>
          </w:tcPr>
          <w:p w14:paraId="78DAE289">
            <w:pPr>
              <w:pStyle w:val="30"/>
            </w:pPr>
            <w:r>
              <w:rPr>
                <w:rFonts w:hint="eastAsia"/>
              </w:rPr>
              <w:t>投资减值风险敞口填报框</w:t>
            </w:r>
          </w:p>
        </w:tc>
      </w:tr>
      <w:tr w14:paraId="4065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0898DC61">
            <w:pPr>
              <w:pStyle w:val="30"/>
            </w:pPr>
            <w:r>
              <w:rPr>
                <w:rFonts w:hint="eastAsia"/>
              </w:rPr>
              <w:t>正常流</w:t>
            </w:r>
          </w:p>
        </w:tc>
        <w:tc>
          <w:tcPr>
            <w:tcW w:w="6150" w:type="dxa"/>
            <w:vAlign w:val="center"/>
          </w:tcPr>
          <w:p w14:paraId="6B4B3CB8">
            <w:pPr>
              <w:pStyle w:val="30"/>
            </w:pPr>
            <w:r>
              <w:rPr>
                <w:rFonts w:hint="eastAsia"/>
              </w:rPr>
              <w:t>转至投资减值风险敞口填报或更新界面</w:t>
            </w:r>
          </w:p>
        </w:tc>
      </w:tr>
      <w:tr w14:paraId="67F1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0A079B9A">
            <w:pPr>
              <w:pStyle w:val="30"/>
            </w:pPr>
            <w:r>
              <w:rPr>
                <w:rFonts w:hint="eastAsia"/>
              </w:rPr>
              <w:t>异常流</w:t>
            </w:r>
          </w:p>
        </w:tc>
        <w:tc>
          <w:tcPr>
            <w:tcW w:w="6150" w:type="dxa"/>
            <w:vAlign w:val="center"/>
          </w:tcPr>
          <w:p w14:paraId="60E90F00">
            <w:pPr>
              <w:pStyle w:val="30"/>
            </w:pPr>
            <w:r>
              <w:rPr>
                <w:rFonts w:hint="eastAsia"/>
              </w:rPr>
              <w:t>敞口匹配有误</w:t>
            </w:r>
          </w:p>
        </w:tc>
      </w:tr>
      <w:tr w14:paraId="19F1C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33BDF07F">
            <w:pPr>
              <w:pStyle w:val="30"/>
            </w:pPr>
            <w:r>
              <w:rPr>
                <w:rFonts w:hint="eastAsia"/>
              </w:rPr>
              <w:t>特殊需求</w:t>
            </w:r>
          </w:p>
        </w:tc>
        <w:tc>
          <w:tcPr>
            <w:tcW w:w="6150" w:type="dxa"/>
            <w:vAlign w:val="center"/>
          </w:tcPr>
          <w:p w14:paraId="18C007A3">
            <w:pPr>
              <w:pStyle w:val="30"/>
            </w:pPr>
            <w:r>
              <w:rPr>
                <w:rFonts w:hint="eastAsia"/>
              </w:rPr>
              <w:t>无</w:t>
            </w:r>
          </w:p>
        </w:tc>
      </w:tr>
    </w:tbl>
    <w:p w14:paraId="6B792740">
      <w:pPr>
        <w:pStyle w:val="6"/>
        <w:numPr>
          <w:ilvl w:val="4"/>
          <w:numId w:val="0"/>
        </w:numPr>
      </w:pPr>
      <w:r>
        <w:rPr>
          <w:rFonts w:hint="eastAsia" w:eastAsia="宋体" w:cs="宋体"/>
        </w:rPr>
        <w:t xml:space="preserve">6.1.6.7.12  </w:t>
      </w:r>
      <w:r>
        <w:rPr>
          <w:rFonts w:hint="eastAsia"/>
        </w:rPr>
        <w:t>对赌协议未完成风险敞口规则</w:t>
      </w:r>
    </w:p>
    <w:p w14:paraId="21E3A981">
      <w:pPr>
        <w:ind w:firstLine="480"/>
      </w:pPr>
      <w:r>
        <w:rPr>
          <w:rFonts w:hint="eastAsia"/>
        </w:rPr>
        <w:t>风险清单填报功能主要是集团用户需定期对系统下发的问询函内容进行反馈，反馈内容主要包括风险分析、补充信息等内容，并确认该问询函是否纳入重大风险清单。用户认为该项风险事件属于重大风险，需要选择“是，纳入重大风险清单”，确认并提交后该项风险事件将被纳入到集团重大风险清单中，用户需要定期对事件的风险敞口、风险化解情况等信息进行填报或更新。若用户认为该项风险事件不属于重大风险事件，可以选择“否，无风险或风险可控”，提交后该条问询函流程将被关闭。若用户需要将该条风险问询函与其他已有风险事件进行关联，则需选择“关联其他重大风险清单”，选择后界面将弹出该集团当前存在的全部风险清单内容供用户进行选择。</w:t>
      </w:r>
    </w:p>
    <w:p w14:paraId="35EA7907">
      <w:pPr>
        <w:ind w:firstLine="480"/>
      </w:pPr>
      <w:r>
        <w:rPr>
          <w:rFonts w:hint="eastAsia"/>
        </w:rPr>
        <w:t>完善对赌协议未完成风险类别的风险敞口计算逻辑，新增该类别总体风险敞口、已确认风险损失、挽回损失与压降金额、剩余风险敞口计算公式的配置，并制作相应的界面供企业进行数据的填报。</w:t>
      </w:r>
    </w:p>
    <w:p w14:paraId="7F31E019">
      <w:pPr>
        <w:ind w:firstLine="480"/>
      </w:pPr>
      <w:r>
        <w:rPr>
          <w:rFonts w:hint="eastAsia"/>
        </w:rPr>
        <w:t>重大风险清单填报过程中，若用户选择“投资领域”的风险领域、“对赌协议未完成风险”的风险类别，子系统将自动匹配对赌协议未完成风险敞口填报逻辑及计算规则供用户进行金额的填报。该类别风险需要填写的内容主要包括：根据协议预计现金偿付金额、长期股权投资账面价值减少额、实际发生的现金偿付金额、预计现金偿付金额4项内容，子系统将根据用户填写的数据内容自动计算生成总体风险敞口小计、已确认损失小计、挽损或压降金额小计、剩余风险敞口合计四项内容存储在数据库中。</w:t>
      </w:r>
    </w:p>
    <w:p w14:paraId="376F2820">
      <w:pPr>
        <w:pStyle w:val="25"/>
      </w:pPr>
      <w:r>
        <w:drawing>
          <wp:inline distT="0" distB="0" distL="0" distR="0">
            <wp:extent cx="5274310" cy="2765425"/>
            <wp:effectExtent l="9525" t="9525" r="12065" b="15875"/>
            <wp:docPr id="270425890" name="图片 270425890"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90" name="图片 270425890" descr="图形用户界面, 文本, 应用程序, 电子邮件&#10;&#10;描述已自动生成"/>
                    <pic:cNvPicPr>
                      <a:picLocks noChangeAspect="1"/>
                    </pic:cNvPicPr>
                  </pic:nvPicPr>
                  <pic:blipFill>
                    <a:blip r:embed="rId163"/>
                    <a:stretch>
                      <a:fillRect/>
                    </a:stretch>
                  </pic:blipFill>
                  <pic:spPr>
                    <a:xfrm>
                      <a:off x="0" y="0"/>
                      <a:ext cx="5274310" cy="2765425"/>
                    </a:xfrm>
                    <a:prstGeom prst="rect">
                      <a:avLst/>
                    </a:prstGeom>
                    <a:ln>
                      <a:solidFill>
                        <a:schemeClr val="bg1">
                          <a:lumMod val="50000"/>
                        </a:schemeClr>
                      </a:solidFill>
                    </a:ln>
                  </pic:spPr>
                </pic:pic>
              </a:graphicData>
            </a:graphic>
          </wp:inline>
        </w:drawing>
      </w:r>
    </w:p>
    <w:p w14:paraId="3E633602">
      <w:pPr>
        <w:pStyle w:val="21"/>
        <w:numPr>
          <w:ilvl w:val="7"/>
          <w:numId w:val="0"/>
        </w:numPr>
        <w:rPr>
          <w:rFonts w:hint="default"/>
        </w:rPr>
      </w:pPr>
      <w:r>
        <w:rPr>
          <w:rFonts w:ascii="宋体" w:hAnsi="宋体" w:cs="宋体"/>
        </w:rPr>
        <w:t xml:space="preserve">图6.92  </w:t>
      </w:r>
      <w:r>
        <w:t>对赌协议未完成风险敞口规则示意图</w:t>
      </w:r>
    </w:p>
    <w:tbl>
      <w:tblPr>
        <w:tblStyle w:val="18"/>
        <w:tblW w:w="826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6150"/>
      </w:tblGrid>
      <w:tr w14:paraId="0EB2C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7F1BB128">
            <w:pPr>
              <w:pStyle w:val="30"/>
            </w:pPr>
            <w:r>
              <w:rPr>
                <w:rFonts w:hint="eastAsia"/>
              </w:rPr>
              <w:t>编号</w:t>
            </w:r>
          </w:p>
        </w:tc>
        <w:tc>
          <w:tcPr>
            <w:tcW w:w="6150" w:type="dxa"/>
            <w:vAlign w:val="center"/>
          </w:tcPr>
          <w:p w14:paraId="646841D7">
            <w:pPr>
              <w:pStyle w:val="30"/>
            </w:pPr>
            <w:r>
              <w:t>FXYJ_6_12</w:t>
            </w:r>
          </w:p>
        </w:tc>
      </w:tr>
      <w:tr w14:paraId="1DD00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7C9A15C8">
            <w:pPr>
              <w:pStyle w:val="30"/>
            </w:pPr>
            <w:r>
              <w:rPr>
                <w:rFonts w:hint="eastAsia"/>
              </w:rPr>
              <w:t>角色</w:t>
            </w:r>
          </w:p>
        </w:tc>
        <w:tc>
          <w:tcPr>
            <w:tcW w:w="6150" w:type="dxa"/>
            <w:vAlign w:val="center"/>
          </w:tcPr>
          <w:p w14:paraId="3E42A566">
            <w:pPr>
              <w:pStyle w:val="30"/>
            </w:pPr>
            <w:r>
              <w:rPr>
                <w:rFonts w:hint="eastAsia"/>
              </w:rPr>
              <w:t>国资委用户、企业用户、系统管理员</w:t>
            </w:r>
          </w:p>
        </w:tc>
      </w:tr>
      <w:tr w14:paraId="0A294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513959A4">
            <w:pPr>
              <w:pStyle w:val="30"/>
            </w:pPr>
            <w:r>
              <w:rPr>
                <w:rFonts w:hint="eastAsia"/>
              </w:rPr>
              <w:t>前置条件</w:t>
            </w:r>
          </w:p>
        </w:tc>
        <w:tc>
          <w:tcPr>
            <w:tcW w:w="6150" w:type="dxa"/>
            <w:vAlign w:val="center"/>
          </w:tcPr>
          <w:p w14:paraId="2030C604">
            <w:pPr>
              <w:pStyle w:val="30"/>
            </w:pPr>
            <w:r>
              <w:rPr>
                <w:rFonts w:hint="eastAsia"/>
              </w:rPr>
              <w:t>登入全面风险预警管理子系统，选择风险管理</w:t>
            </w:r>
            <w:r>
              <w:t>-</w:t>
            </w:r>
            <w:r>
              <w:rPr>
                <w:rFonts w:hint="eastAsia"/>
              </w:rPr>
              <w:t>重大风险清单</w:t>
            </w:r>
            <w:r>
              <w:t>-</w:t>
            </w:r>
            <w:r>
              <w:rPr>
                <w:rFonts w:hint="eastAsia"/>
              </w:rPr>
              <w:t>风险清单填报</w:t>
            </w:r>
          </w:p>
        </w:tc>
      </w:tr>
      <w:tr w14:paraId="4F647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6DAF0CA3">
            <w:pPr>
              <w:pStyle w:val="30"/>
            </w:pPr>
            <w:r>
              <w:rPr>
                <w:rFonts w:hint="eastAsia"/>
              </w:rPr>
              <w:t>后置条件</w:t>
            </w:r>
          </w:p>
        </w:tc>
        <w:tc>
          <w:tcPr>
            <w:tcW w:w="6150" w:type="dxa"/>
            <w:vAlign w:val="center"/>
          </w:tcPr>
          <w:p w14:paraId="6F84A96C">
            <w:pPr>
              <w:pStyle w:val="30"/>
            </w:pPr>
            <w:r>
              <w:rPr>
                <w:rFonts w:hint="eastAsia"/>
              </w:rPr>
              <w:t>无</w:t>
            </w:r>
          </w:p>
        </w:tc>
      </w:tr>
      <w:tr w14:paraId="63A5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5C2D11A5">
            <w:pPr>
              <w:pStyle w:val="30"/>
            </w:pPr>
            <w:r>
              <w:rPr>
                <w:rFonts w:hint="eastAsia"/>
              </w:rPr>
              <w:t>输入</w:t>
            </w:r>
          </w:p>
        </w:tc>
        <w:tc>
          <w:tcPr>
            <w:tcW w:w="6150" w:type="dxa"/>
            <w:vAlign w:val="center"/>
          </w:tcPr>
          <w:p w14:paraId="480ADBFB">
            <w:pPr>
              <w:pStyle w:val="30"/>
            </w:pPr>
            <w:r>
              <w:rPr>
                <w:rFonts w:hint="eastAsia"/>
              </w:rPr>
              <w:t>选择</w:t>
            </w:r>
            <w:r>
              <w:t>“</w:t>
            </w:r>
            <w:r>
              <w:rPr>
                <w:rFonts w:hint="eastAsia"/>
              </w:rPr>
              <w:t>投资领域</w:t>
            </w:r>
            <w:r>
              <w:t>”</w:t>
            </w:r>
            <w:r>
              <w:rPr>
                <w:rFonts w:hint="eastAsia"/>
              </w:rPr>
              <w:t>的风险领域、</w:t>
            </w:r>
            <w:r>
              <w:t>“</w:t>
            </w:r>
            <w:r>
              <w:rPr>
                <w:rFonts w:hint="eastAsia"/>
              </w:rPr>
              <w:t>对赌协议未达标风险</w:t>
            </w:r>
            <w:r>
              <w:t>”</w:t>
            </w:r>
            <w:r>
              <w:rPr>
                <w:rFonts w:hint="eastAsia"/>
              </w:rPr>
              <w:t>的风险类别，点击填报风险敞口</w:t>
            </w:r>
          </w:p>
        </w:tc>
      </w:tr>
      <w:tr w14:paraId="67BD8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71A9B837">
            <w:pPr>
              <w:pStyle w:val="30"/>
            </w:pPr>
            <w:r>
              <w:rPr>
                <w:rFonts w:hint="eastAsia"/>
              </w:rPr>
              <w:t>输出</w:t>
            </w:r>
          </w:p>
        </w:tc>
        <w:tc>
          <w:tcPr>
            <w:tcW w:w="6150" w:type="dxa"/>
            <w:vAlign w:val="center"/>
          </w:tcPr>
          <w:p w14:paraId="170CF91D">
            <w:pPr>
              <w:pStyle w:val="30"/>
            </w:pPr>
            <w:r>
              <w:rPr>
                <w:rFonts w:hint="eastAsia"/>
              </w:rPr>
              <w:t>对赌协议未完成风险敞口填报框</w:t>
            </w:r>
          </w:p>
        </w:tc>
      </w:tr>
      <w:tr w14:paraId="72D6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6DD70D11">
            <w:pPr>
              <w:pStyle w:val="30"/>
            </w:pPr>
            <w:r>
              <w:rPr>
                <w:rFonts w:hint="eastAsia"/>
              </w:rPr>
              <w:t>正常流</w:t>
            </w:r>
          </w:p>
        </w:tc>
        <w:tc>
          <w:tcPr>
            <w:tcW w:w="6150" w:type="dxa"/>
            <w:vAlign w:val="center"/>
          </w:tcPr>
          <w:p w14:paraId="6E1D3DBC">
            <w:pPr>
              <w:pStyle w:val="30"/>
            </w:pPr>
            <w:r>
              <w:rPr>
                <w:rFonts w:hint="eastAsia"/>
              </w:rPr>
              <w:t>转至对赌协议未完成风险敞口填报或更新界面</w:t>
            </w:r>
          </w:p>
        </w:tc>
      </w:tr>
      <w:tr w14:paraId="0F43C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F5C5222">
            <w:pPr>
              <w:pStyle w:val="30"/>
            </w:pPr>
            <w:r>
              <w:rPr>
                <w:rFonts w:hint="eastAsia"/>
              </w:rPr>
              <w:t>异常流</w:t>
            </w:r>
          </w:p>
        </w:tc>
        <w:tc>
          <w:tcPr>
            <w:tcW w:w="6150" w:type="dxa"/>
            <w:vAlign w:val="center"/>
          </w:tcPr>
          <w:p w14:paraId="33C7B3A6">
            <w:pPr>
              <w:pStyle w:val="30"/>
            </w:pPr>
            <w:r>
              <w:rPr>
                <w:rFonts w:hint="eastAsia"/>
              </w:rPr>
              <w:t>敞口匹配有误</w:t>
            </w:r>
          </w:p>
        </w:tc>
      </w:tr>
      <w:tr w14:paraId="061C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35CB54D0">
            <w:pPr>
              <w:pStyle w:val="30"/>
            </w:pPr>
            <w:r>
              <w:rPr>
                <w:rFonts w:hint="eastAsia"/>
              </w:rPr>
              <w:t>特殊需求</w:t>
            </w:r>
          </w:p>
        </w:tc>
        <w:tc>
          <w:tcPr>
            <w:tcW w:w="6150" w:type="dxa"/>
            <w:vAlign w:val="center"/>
          </w:tcPr>
          <w:p w14:paraId="54817971">
            <w:pPr>
              <w:pStyle w:val="30"/>
            </w:pPr>
            <w:r>
              <w:rPr>
                <w:rFonts w:hint="eastAsia"/>
              </w:rPr>
              <w:t>无</w:t>
            </w:r>
          </w:p>
        </w:tc>
      </w:tr>
    </w:tbl>
    <w:p w14:paraId="183D5F09">
      <w:pPr>
        <w:pStyle w:val="6"/>
        <w:numPr>
          <w:ilvl w:val="4"/>
          <w:numId w:val="0"/>
        </w:numPr>
      </w:pPr>
      <w:r>
        <w:rPr>
          <w:rFonts w:hint="eastAsia" w:eastAsia="宋体" w:cs="宋体"/>
        </w:rPr>
        <w:t xml:space="preserve">6.1.6.7.13  </w:t>
      </w:r>
      <w:r>
        <w:rPr>
          <w:rFonts w:hint="eastAsia"/>
        </w:rPr>
        <w:t>参股企业经营不善风险敞口规则</w:t>
      </w:r>
    </w:p>
    <w:p w14:paraId="0573A76D">
      <w:pPr>
        <w:ind w:firstLine="480"/>
      </w:pPr>
      <w:r>
        <w:rPr>
          <w:rFonts w:hint="eastAsia"/>
        </w:rPr>
        <w:t>风险清单填报功能主要是集团用户需定期对系统下发的问询函内容进行反馈，反馈内容主要包括风险分析、补充信息等内容，并确认该问询函是否纳入重大风险清单。用户认为该项风险事件属于重大风险，需要选择“是，纳入重大风险清单”，确认并提交后该项风险事件将被纳入到集团重大风险清单中，用户需要定期对事件的风险敞口、风险化解情况等信息进行填报或更新。若用户认为该项风险事件不属于重大风险事件，可以选择“否，无风险或风险可控”，提交后该条问询函流程将被关闭。若用户需要将该条风险问询函与其他已有风险事件进行关联，则需选择“关联其他重大风险清单”，选择后界面将弹出该集团当前存在的全部风险清单内容供用户进行选择。</w:t>
      </w:r>
    </w:p>
    <w:p w14:paraId="40EABB31">
      <w:pPr>
        <w:ind w:firstLine="480"/>
      </w:pPr>
      <w:r>
        <w:rPr>
          <w:rFonts w:hint="eastAsia"/>
        </w:rPr>
        <w:t>完善参股企业经营不善风险类别的风险敞口计算逻辑，新增该类别总体风险敞口、已确认风险损失、挽回损失与压降金额、剩余风险敞口计算公式的配置，并制作相应的界面供企业进行数据的填报。</w:t>
      </w:r>
    </w:p>
    <w:p w14:paraId="081C224B">
      <w:pPr>
        <w:ind w:firstLine="480"/>
      </w:pPr>
      <w:r>
        <w:rPr>
          <w:rFonts w:hint="eastAsia"/>
        </w:rPr>
        <w:t>重大风险清单填报过程中，若用户选择“投资领域”的风险领域、“参股企业经营不善风险”的风险类别，子系统将自动匹配参股企业经营不善风险敞口填报逻辑及计算规则供用户进行金额的填报。该类别风险需要填写的内容主要包括：长期股权投资账面价值期初值、股东借款、担保金额、关联交易相关的往来款账面价值、长期股权投资确认损失（纳入清单后金额）、借款减值（纳入清单后金额）、担保涉及的或有负债（纳入清单后金额）、本期计提的关联交易相关的往来款项减值准备（纳入清单后金额）、长期股权投资挽回损失（纳入清单后金额）、收回借款及利息导致的股东借款减少额（纳入清单后金额）、减少的关联交易相关往来款项（纳入清单后金额）、减少的担保额度（纳入清单后金额）12项内容，子系统将根据用户填写的数据内容自动计算生成总体风险敞口小计、已确认损失小计、挽损或压降金额小计、剩余风险敞口合计四项内容存储在数据库中。</w:t>
      </w:r>
    </w:p>
    <w:p w14:paraId="3A5C4268">
      <w:pPr>
        <w:pStyle w:val="25"/>
      </w:pPr>
      <w:r>
        <w:drawing>
          <wp:inline distT="0" distB="0" distL="0" distR="0">
            <wp:extent cx="5274310" cy="2762250"/>
            <wp:effectExtent l="9525" t="9525" r="12065" b="9525"/>
            <wp:docPr id="270425892" name="图片 27042589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92" name="图片 270425892" descr="图形用户界面, 文本, 应用程序, 电子邮件&#10;&#10;描述已自动生成"/>
                    <pic:cNvPicPr>
                      <a:picLocks noChangeAspect="1"/>
                    </pic:cNvPicPr>
                  </pic:nvPicPr>
                  <pic:blipFill>
                    <a:blip r:embed="rId164"/>
                    <a:stretch>
                      <a:fillRect/>
                    </a:stretch>
                  </pic:blipFill>
                  <pic:spPr>
                    <a:xfrm>
                      <a:off x="0" y="0"/>
                      <a:ext cx="5274310" cy="2762250"/>
                    </a:xfrm>
                    <a:prstGeom prst="rect">
                      <a:avLst/>
                    </a:prstGeom>
                    <a:ln>
                      <a:solidFill>
                        <a:schemeClr val="bg1">
                          <a:lumMod val="50000"/>
                        </a:schemeClr>
                      </a:solidFill>
                    </a:ln>
                  </pic:spPr>
                </pic:pic>
              </a:graphicData>
            </a:graphic>
          </wp:inline>
        </w:drawing>
      </w:r>
    </w:p>
    <w:p w14:paraId="006C5B3D">
      <w:pPr>
        <w:pStyle w:val="21"/>
        <w:numPr>
          <w:ilvl w:val="7"/>
          <w:numId w:val="0"/>
        </w:numPr>
        <w:rPr>
          <w:rFonts w:hint="default"/>
        </w:rPr>
      </w:pPr>
      <w:r>
        <w:rPr>
          <w:rFonts w:ascii="宋体" w:hAnsi="宋体" w:cs="宋体"/>
        </w:rPr>
        <w:t xml:space="preserve">图6.93  </w:t>
      </w:r>
      <w:r>
        <w:t>参股企业经营不善风险敞口规则示意图</w:t>
      </w:r>
    </w:p>
    <w:tbl>
      <w:tblPr>
        <w:tblStyle w:val="18"/>
        <w:tblW w:w="826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6150"/>
      </w:tblGrid>
      <w:tr w14:paraId="13A06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57F4E343">
            <w:pPr>
              <w:pStyle w:val="30"/>
            </w:pPr>
            <w:r>
              <w:rPr>
                <w:rFonts w:hint="eastAsia"/>
              </w:rPr>
              <w:t>编号</w:t>
            </w:r>
          </w:p>
        </w:tc>
        <w:tc>
          <w:tcPr>
            <w:tcW w:w="6150" w:type="dxa"/>
            <w:vAlign w:val="center"/>
          </w:tcPr>
          <w:p w14:paraId="68BF72B5">
            <w:pPr>
              <w:pStyle w:val="30"/>
            </w:pPr>
            <w:r>
              <w:t>FXYJ_6_13</w:t>
            </w:r>
          </w:p>
        </w:tc>
      </w:tr>
      <w:tr w14:paraId="08E15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0BCBC7E0">
            <w:pPr>
              <w:pStyle w:val="30"/>
            </w:pPr>
            <w:r>
              <w:rPr>
                <w:rFonts w:hint="eastAsia"/>
              </w:rPr>
              <w:t>角色</w:t>
            </w:r>
          </w:p>
        </w:tc>
        <w:tc>
          <w:tcPr>
            <w:tcW w:w="6150" w:type="dxa"/>
            <w:vAlign w:val="center"/>
          </w:tcPr>
          <w:p w14:paraId="23BF9C71">
            <w:pPr>
              <w:pStyle w:val="30"/>
            </w:pPr>
            <w:r>
              <w:rPr>
                <w:rFonts w:hint="eastAsia"/>
              </w:rPr>
              <w:t>国资委用户、企业用户、系统管理员</w:t>
            </w:r>
          </w:p>
        </w:tc>
      </w:tr>
      <w:tr w14:paraId="1466C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484BEEAB">
            <w:pPr>
              <w:pStyle w:val="30"/>
            </w:pPr>
            <w:r>
              <w:rPr>
                <w:rFonts w:hint="eastAsia"/>
              </w:rPr>
              <w:t>前置条件</w:t>
            </w:r>
          </w:p>
        </w:tc>
        <w:tc>
          <w:tcPr>
            <w:tcW w:w="6150" w:type="dxa"/>
            <w:vAlign w:val="center"/>
          </w:tcPr>
          <w:p w14:paraId="240FFCED">
            <w:pPr>
              <w:pStyle w:val="30"/>
            </w:pPr>
            <w:r>
              <w:rPr>
                <w:rFonts w:hint="eastAsia"/>
              </w:rPr>
              <w:t>登入全面风险预警管理子系统，选择风险管理</w:t>
            </w:r>
            <w:r>
              <w:t>-</w:t>
            </w:r>
            <w:r>
              <w:rPr>
                <w:rFonts w:hint="eastAsia"/>
              </w:rPr>
              <w:t>重大风险清单</w:t>
            </w:r>
            <w:r>
              <w:t>-</w:t>
            </w:r>
            <w:r>
              <w:rPr>
                <w:rFonts w:hint="eastAsia"/>
              </w:rPr>
              <w:t>风险清单填报</w:t>
            </w:r>
          </w:p>
        </w:tc>
      </w:tr>
      <w:tr w14:paraId="7F54B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46A0221B">
            <w:pPr>
              <w:pStyle w:val="30"/>
            </w:pPr>
            <w:r>
              <w:rPr>
                <w:rFonts w:hint="eastAsia"/>
              </w:rPr>
              <w:t>后置条件</w:t>
            </w:r>
          </w:p>
        </w:tc>
        <w:tc>
          <w:tcPr>
            <w:tcW w:w="6150" w:type="dxa"/>
            <w:vAlign w:val="center"/>
          </w:tcPr>
          <w:p w14:paraId="08494E7D">
            <w:pPr>
              <w:pStyle w:val="30"/>
            </w:pPr>
            <w:r>
              <w:rPr>
                <w:rFonts w:hint="eastAsia"/>
              </w:rPr>
              <w:t>无</w:t>
            </w:r>
          </w:p>
        </w:tc>
      </w:tr>
      <w:tr w14:paraId="54E6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70A4FA8F">
            <w:pPr>
              <w:pStyle w:val="30"/>
            </w:pPr>
            <w:r>
              <w:rPr>
                <w:rFonts w:hint="eastAsia"/>
              </w:rPr>
              <w:t>输入</w:t>
            </w:r>
          </w:p>
        </w:tc>
        <w:tc>
          <w:tcPr>
            <w:tcW w:w="6150" w:type="dxa"/>
            <w:vAlign w:val="center"/>
          </w:tcPr>
          <w:p w14:paraId="042D3212">
            <w:pPr>
              <w:pStyle w:val="30"/>
            </w:pPr>
            <w:r>
              <w:rPr>
                <w:rFonts w:hint="eastAsia"/>
              </w:rPr>
              <w:t>选择</w:t>
            </w:r>
            <w:r>
              <w:t>“</w:t>
            </w:r>
            <w:r>
              <w:rPr>
                <w:rFonts w:hint="eastAsia"/>
              </w:rPr>
              <w:t>投资领域</w:t>
            </w:r>
            <w:r>
              <w:t>”</w:t>
            </w:r>
            <w:r>
              <w:rPr>
                <w:rFonts w:hint="eastAsia"/>
              </w:rPr>
              <w:t>的风险领域、</w:t>
            </w:r>
            <w:r>
              <w:t>“</w:t>
            </w:r>
            <w:r>
              <w:rPr>
                <w:rFonts w:hint="eastAsia"/>
              </w:rPr>
              <w:t>参股企业经营不善风险</w:t>
            </w:r>
            <w:r>
              <w:t>”</w:t>
            </w:r>
            <w:r>
              <w:rPr>
                <w:rFonts w:hint="eastAsia"/>
              </w:rPr>
              <w:t>的风险类别，点击填报风险敞口</w:t>
            </w:r>
          </w:p>
        </w:tc>
      </w:tr>
      <w:tr w14:paraId="23A38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2A1ED2EC">
            <w:pPr>
              <w:pStyle w:val="30"/>
            </w:pPr>
            <w:r>
              <w:rPr>
                <w:rFonts w:hint="eastAsia"/>
              </w:rPr>
              <w:t>输出</w:t>
            </w:r>
          </w:p>
        </w:tc>
        <w:tc>
          <w:tcPr>
            <w:tcW w:w="6150" w:type="dxa"/>
            <w:vAlign w:val="center"/>
          </w:tcPr>
          <w:p w14:paraId="7B8E7821">
            <w:pPr>
              <w:pStyle w:val="30"/>
            </w:pPr>
            <w:r>
              <w:rPr>
                <w:rFonts w:hint="eastAsia"/>
              </w:rPr>
              <w:t>参股企业经营不善风险敞口填报框</w:t>
            </w:r>
          </w:p>
        </w:tc>
      </w:tr>
      <w:tr w14:paraId="56843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5366B211">
            <w:pPr>
              <w:pStyle w:val="30"/>
            </w:pPr>
            <w:r>
              <w:rPr>
                <w:rFonts w:hint="eastAsia"/>
              </w:rPr>
              <w:t>正常流</w:t>
            </w:r>
          </w:p>
        </w:tc>
        <w:tc>
          <w:tcPr>
            <w:tcW w:w="6150" w:type="dxa"/>
            <w:vAlign w:val="center"/>
          </w:tcPr>
          <w:p w14:paraId="25CA21ED">
            <w:pPr>
              <w:pStyle w:val="30"/>
            </w:pPr>
            <w:r>
              <w:rPr>
                <w:rFonts w:hint="eastAsia"/>
              </w:rPr>
              <w:t>转至参股企业经营不善风险敞口填报或更新界面</w:t>
            </w:r>
          </w:p>
        </w:tc>
      </w:tr>
      <w:tr w14:paraId="59660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2A06EFE2">
            <w:pPr>
              <w:pStyle w:val="30"/>
            </w:pPr>
            <w:r>
              <w:rPr>
                <w:rFonts w:hint="eastAsia"/>
              </w:rPr>
              <w:t>异常流</w:t>
            </w:r>
          </w:p>
        </w:tc>
        <w:tc>
          <w:tcPr>
            <w:tcW w:w="6150" w:type="dxa"/>
            <w:vAlign w:val="center"/>
          </w:tcPr>
          <w:p w14:paraId="672D8C23">
            <w:pPr>
              <w:pStyle w:val="30"/>
            </w:pPr>
            <w:r>
              <w:rPr>
                <w:rFonts w:hint="eastAsia"/>
              </w:rPr>
              <w:t>敞口匹配有误</w:t>
            </w:r>
          </w:p>
        </w:tc>
      </w:tr>
      <w:tr w14:paraId="08172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3B602F59">
            <w:pPr>
              <w:pStyle w:val="30"/>
            </w:pPr>
            <w:r>
              <w:rPr>
                <w:rFonts w:hint="eastAsia"/>
              </w:rPr>
              <w:t>特殊需求</w:t>
            </w:r>
          </w:p>
        </w:tc>
        <w:tc>
          <w:tcPr>
            <w:tcW w:w="6150" w:type="dxa"/>
            <w:vAlign w:val="center"/>
          </w:tcPr>
          <w:p w14:paraId="74053D8C">
            <w:pPr>
              <w:pStyle w:val="30"/>
            </w:pPr>
            <w:r>
              <w:rPr>
                <w:rFonts w:hint="eastAsia"/>
              </w:rPr>
              <w:t>无</w:t>
            </w:r>
          </w:p>
        </w:tc>
      </w:tr>
    </w:tbl>
    <w:p w14:paraId="7BC0C0B1">
      <w:pPr>
        <w:pStyle w:val="5"/>
        <w:numPr>
          <w:ilvl w:val="3"/>
          <w:numId w:val="0"/>
        </w:numPr>
      </w:pPr>
      <w:r>
        <w:rPr>
          <w:rFonts w:hint="eastAsia" w:cs="宋体"/>
        </w:rPr>
        <w:t xml:space="preserve">6.1.6.8  </w:t>
      </w:r>
      <w:r>
        <w:rPr>
          <w:rFonts w:hint="eastAsia"/>
        </w:rPr>
        <w:t>风险清单统计</w:t>
      </w:r>
    </w:p>
    <w:p w14:paraId="2CAD4C20">
      <w:pPr>
        <w:ind w:firstLine="480"/>
      </w:pPr>
      <w:r>
        <w:rPr>
          <w:rFonts w:hint="eastAsia"/>
        </w:rPr>
        <w:t>根据市国资委需求制作风险敞口情况统计表，来统计各集团企业的风险情况。该统计表根据统计维度的不同可分为事件敞口统计表、领域敞口统计表两个类别，用户可选择想要查询的数据期间，并可对统计结果进行导出。</w:t>
      </w:r>
    </w:p>
    <w:p w14:paraId="0F4E2AFD">
      <w:pPr>
        <w:pStyle w:val="6"/>
        <w:numPr>
          <w:ilvl w:val="4"/>
          <w:numId w:val="0"/>
        </w:numPr>
      </w:pPr>
      <w:r>
        <w:rPr>
          <w:rFonts w:hint="eastAsia" w:eastAsia="宋体" w:cs="宋体"/>
        </w:rPr>
        <w:t xml:space="preserve">6.1.6.8.1  </w:t>
      </w:r>
      <w:r>
        <w:rPr>
          <w:rFonts w:hint="eastAsia"/>
        </w:rPr>
        <w:t>事件敞口情况表</w:t>
      </w:r>
    </w:p>
    <w:p w14:paraId="44D3EAB3">
      <w:pPr>
        <w:ind w:firstLine="480"/>
      </w:pPr>
      <w:r>
        <w:rPr>
          <w:rFonts w:hint="eastAsia"/>
        </w:rPr>
        <w:t>对上海市国资委44家监管一级集团风险情况进行梳理、运算、整合，根据预警信息分布情况，根据市国资委需求制作事件敞口情况统计表，统计年初及各季度重大风险事件数量、总风险敞口、剩余风险敞口、挽回损失、已确认损失等内容，并按照金融、非金融领域进行区分统计。</w:t>
      </w:r>
    </w:p>
    <w:p w14:paraId="10DFB71D">
      <w:pPr>
        <w:ind w:firstLine="480"/>
      </w:pPr>
      <w:r>
        <w:rPr>
          <w:rFonts w:hint="eastAsia"/>
        </w:rPr>
        <w:t>用户可选择想要查询的数据期间，并可对统计结果进行导出。</w:t>
      </w:r>
    </w:p>
    <w:p w14:paraId="71807E17">
      <w:pPr>
        <w:pStyle w:val="25"/>
      </w:pPr>
      <w:r>
        <w:drawing>
          <wp:inline distT="0" distB="0" distL="0" distR="0">
            <wp:extent cx="5274310" cy="2983865"/>
            <wp:effectExtent l="0" t="0" r="2540" b="6985"/>
            <wp:docPr id="270425918" name="图片 270425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918" name="图片 270425918"/>
                    <pic:cNvPicPr>
                      <a:picLocks noChangeAspect="1"/>
                    </pic:cNvPicPr>
                  </pic:nvPicPr>
                  <pic:blipFill>
                    <a:blip r:embed="rId165"/>
                    <a:stretch>
                      <a:fillRect/>
                    </a:stretch>
                  </pic:blipFill>
                  <pic:spPr>
                    <a:xfrm>
                      <a:off x="0" y="0"/>
                      <a:ext cx="5274310" cy="2983865"/>
                    </a:xfrm>
                    <a:prstGeom prst="rect">
                      <a:avLst/>
                    </a:prstGeom>
                  </pic:spPr>
                </pic:pic>
              </a:graphicData>
            </a:graphic>
          </wp:inline>
        </w:drawing>
      </w:r>
    </w:p>
    <w:p w14:paraId="69723F26">
      <w:pPr>
        <w:pStyle w:val="21"/>
        <w:numPr>
          <w:ilvl w:val="7"/>
          <w:numId w:val="0"/>
        </w:numPr>
        <w:rPr>
          <w:rFonts w:hint="default"/>
        </w:rPr>
      </w:pPr>
      <w:r>
        <w:rPr>
          <w:rFonts w:ascii="宋体" w:hAnsi="宋体" w:cs="宋体"/>
        </w:rPr>
        <w:t xml:space="preserve">图6.94  </w:t>
      </w:r>
      <w:r>
        <w:t>事件敞口情况表示意图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03F70A22">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5EED8C50">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5A2CCE66">
            <w:pPr>
              <w:pStyle w:val="30"/>
            </w:pPr>
            <w:r>
              <w:rPr>
                <w:rFonts w:hint="eastAsia"/>
              </w:rPr>
              <w:t>FXYJ_8_1</w:t>
            </w:r>
          </w:p>
        </w:tc>
      </w:tr>
      <w:tr w14:paraId="33C20EB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74C5D1F">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079D2C88">
            <w:pPr>
              <w:pStyle w:val="30"/>
            </w:pPr>
            <w:r>
              <w:rPr>
                <w:rFonts w:hint="eastAsia"/>
              </w:rPr>
              <w:t>系统管理员</w:t>
            </w:r>
          </w:p>
        </w:tc>
      </w:tr>
      <w:tr w14:paraId="18C90A2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6BB2386">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444EA97D">
            <w:pPr>
              <w:pStyle w:val="30"/>
            </w:pPr>
            <w:r>
              <w:rPr>
                <w:rFonts w:hint="eastAsia"/>
              </w:rPr>
              <w:t>登入全面风险预警管理子系统，选择风险管理——风险清单审阅</w:t>
            </w:r>
          </w:p>
        </w:tc>
      </w:tr>
      <w:tr w14:paraId="538E89E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3969F80">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7471F9F1">
            <w:pPr>
              <w:pStyle w:val="30"/>
            </w:pPr>
            <w:r>
              <w:rPr>
                <w:rFonts w:hint="eastAsia"/>
              </w:rPr>
              <w:t>无</w:t>
            </w:r>
          </w:p>
        </w:tc>
      </w:tr>
      <w:tr w14:paraId="44C9535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E4D971F">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21AB542F">
            <w:pPr>
              <w:pStyle w:val="30"/>
            </w:pPr>
            <w:r>
              <w:rPr>
                <w:rFonts w:hint="eastAsia"/>
              </w:rPr>
              <w:t>选择事件敞口情况表，选择年份，点击查询</w:t>
            </w:r>
          </w:p>
        </w:tc>
      </w:tr>
      <w:tr w14:paraId="4316DDD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A8ECFEC">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53CB8E17">
            <w:pPr>
              <w:pStyle w:val="30"/>
            </w:pPr>
            <w:r>
              <w:rPr>
                <w:rFonts w:hint="eastAsia"/>
              </w:rPr>
              <w:t>所选年份风险敞口统计</w:t>
            </w:r>
          </w:p>
        </w:tc>
      </w:tr>
      <w:tr w14:paraId="0E428AD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F49B156">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2925127A">
            <w:pPr>
              <w:pStyle w:val="30"/>
            </w:pPr>
            <w:r>
              <w:rPr>
                <w:rFonts w:hint="eastAsia"/>
              </w:rPr>
              <w:t>显示正确敞口数据</w:t>
            </w:r>
          </w:p>
        </w:tc>
      </w:tr>
      <w:tr w14:paraId="4A1E362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9D44C1E">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5078ECB8">
            <w:pPr>
              <w:pStyle w:val="30"/>
            </w:pPr>
            <w:r>
              <w:rPr>
                <w:rFonts w:hint="eastAsia"/>
              </w:rPr>
              <w:t>数据加载失败</w:t>
            </w:r>
          </w:p>
        </w:tc>
      </w:tr>
      <w:tr w14:paraId="6672238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410FBF9">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1A9F2599">
            <w:pPr>
              <w:pStyle w:val="30"/>
            </w:pPr>
            <w:r>
              <w:rPr>
                <w:rFonts w:hint="eastAsia"/>
              </w:rPr>
              <w:t>无</w:t>
            </w:r>
          </w:p>
        </w:tc>
      </w:tr>
    </w:tbl>
    <w:p w14:paraId="43C95CFD">
      <w:pPr>
        <w:pStyle w:val="6"/>
        <w:numPr>
          <w:ilvl w:val="4"/>
          <w:numId w:val="0"/>
        </w:numPr>
      </w:pPr>
      <w:r>
        <w:rPr>
          <w:rFonts w:hint="eastAsia" w:eastAsia="宋体" w:cs="宋体"/>
        </w:rPr>
        <w:t xml:space="preserve">6.1.6.8.2  </w:t>
      </w:r>
      <w:r>
        <w:rPr>
          <w:rFonts w:hint="eastAsia"/>
        </w:rPr>
        <w:t>领域敞口情况表</w:t>
      </w:r>
    </w:p>
    <w:p w14:paraId="1F012E2E">
      <w:pPr>
        <w:ind w:firstLine="480"/>
      </w:pPr>
      <w:r>
        <w:rPr>
          <w:rFonts w:hint="eastAsia"/>
        </w:rPr>
        <w:t>对上海市国资委44家监管一级集团风险情况进行梳理、运算、整合，根据预警信息分布情况，根据市国资委需求制作领域敞口情况统计表，统计各季度重大风险事件数量、总风险敞口、剩余风险敞口、挽回损失、已确认损失等内容在八个风险领域的分布情况。</w:t>
      </w:r>
    </w:p>
    <w:p w14:paraId="0B554D24">
      <w:pPr>
        <w:ind w:firstLine="480"/>
      </w:pPr>
      <w:r>
        <w:rPr>
          <w:rFonts w:hint="eastAsia"/>
        </w:rPr>
        <w:t>用户可选择想要查询的数据期间，并可对统计结果进行导出。</w:t>
      </w:r>
    </w:p>
    <w:p w14:paraId="627D1AEB">
      <w:pPr>
        <w:pStyle w:val="25"/>
      </w:pPr>
      <w:r>
        <w:drawing>
          <wp:inline distT="0" distB="0" distL="0" distR="0">
            <wp:extent cx="5274310" cy="2983865"/>
            <wp:effectExtent l="0" t="0" r="254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6"/>
                    <a:stretch>
                      <a:fillRect/>
                    </a:stretch>
                  </pic:blipFill>
                  <pic:spPr>
                    <a:xfrm>
                      <a:off x="0" y="0"/>
                      <a:ext cx="5274310" cy="2983865"/>
                    </a:xfrm>
                    <a:prstGeom prst="rect">
                      <a:avLst/>
                    </a:prstGeom>
                  </pic:spPr>
                </pic:pic>
              </a:graphicData>
            </a:graphic>
          </wp:inline>
        </w:drawing>
      </w:r>
    </w:p>
    <w:p w14:paraId="747E9617">
      <w:pPr>
        <w:pStyle w:val="21"/>
        <w:numPr>
          <w:ilvl w:val="7"/>
          <w:numId w:val="0"/>
        </w:numPr>
        <w:rPr>
          <w:rFonts w:hint="default"/>
        </w:rPr>
      </w:pPr>
      <w:r>
        <w:rPr>
          <w:rFonts w:ascii="宋体" w:hAnsi="宋体" w:cs="宋体"/>
        </w:rPr>
        <w:t xml:space="preserve">图6.95  </w:t>
      </w:r>
      <w:r>
        <w:t>领域敞口情况表示意图</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FCEAE7E">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3750DFB3">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34A2ACDF">
            <w:pPr>
              <w:pStyle w:val="30"/>
            </w:pPr>
            <w:r>
              <w:rPr>
                <w:rFonts w:hint="eastAsia"/>
              </w:rPr>
              <w:t>FXYJ_8_2</w:t>
            </w:r>
          </w:p>
        </w:tc>
      </w:tr>
      <w:tr w14:paraId="3F868E2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708FC8E">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4ECD92D3">
            <w:pPr>
              <w:pStyle w:val="30"/>
            </w:pPr>
            <w:r>
              <w:rPr>
                <w:rFonts w:hint="eastAsia"/>
              </w:rPr>
              <w:t>系统管理员</w:t>
            </w:r>
          </w:p>
        </w:tc>
      </w:tr>
      <w:tr w14:paraId="221B17B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8095946">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09B28EC0">
            <w:pPr>
              <w:pStyle w:val="30"/>
            </w:pPr>
            <w:r>
              <w:rPr>
                <w:rFonts w:hint="eastAsia"/>
              </w:rPr>
              <w:t>登入全面风险预警管理子系统，选择风险管理——风险清单审阅</w:t>
            </w:r>
          </w:p>
        </w:tc>
      </w:tr>
      <w:tr w14:paraId="5E173EA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468C722">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42AC110F">
            <w:pPr>
              <w:pStyle w:val="30"/>
            </w:pPr>
            <w:r>
              <w:rPr>
                <w:rFonts w:hint="eastAsia"/>
              </w:rPr>
              <w:t>无</w:t>
            </w:r>
          </w:p>
        </w:tc>
      </w:tr>
      <w:tr w14:paraId="7221765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CCB23BF">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58272E20">
            <w:pPr>
              <w:pStyle w:val="30"/>
            </w:pPr>
            <w:r>
              <w:rPr>
                <w:rFonts w:hint="eastAsia"/>
              </w:rPr>
              <w:t>选择领域敞口情况表，选择年份、季度，点击查询</w:t>
            </w:r>
          </w:p>
        </w:tc>
      </w:tr>
      <w:tr w14:paraId="3765559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8C6A77A">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4813B721">
            <w:pPr>
              <w:pStyle w:val="30"/>
            </w:pPr>
            <w:r>
              <w:rPr>
                <w:rFonts w:hint="eastAsia"/>
              </w:rPr>
              <w:t>所选季度风险敞口统计</w:t>
            </w:r>
          </w:p>
        </w:tc>
      </w:tr>
      <w:tr w14:paraId="64F2F5A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5914B36">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71FF29C9">
            <w:pPr>
              <w:pStyle w:val="30"/>
            </w:pPr>
            <w:r>
              <w:rPr>
                <w:rFonts w:hint="eastAsia"/>
              </w:rPr>
              <w:t>显示正确敞口数据</w:t>
            </w:r>
          </w:p>
        </w:tc>
      </w:tr>
      <w:tr w14:paraId="3FA57B4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7C8298B">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34EE93B6">
            <w:pPr>
              <w:pStyle w:val="30"/>
            </w:pPr>
            <w:r>
              <w:rPr>
                <w:rFonts w:hint="eastAsia"/>
              </w:rPr>
              <w:t>数据加载失败</w:t>
            </w:r>
          </w:p>
        </w:tc>
      </w:tr>
      <w:tr w14:paraId="1B4666C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A76CADA">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4A50DD4B">
            <w:pPr>
              <w:pStyle w:val="30"/>
            </w:pPr>
            <w:r>
              <w:rPr>
                <w:rFonts w:hint="eastAsia"/>
              </w:rPr>
              <w:t>无</w:t>
            </w:r>
          </w:p>
        </w:tc>
      </w:tr>
    </w:tbl>
    <w:p w14:paraId="76E0D227">
      <w:pPr>
        <w:pStyle w:val="5"/>
        <w:numPr>
          <w:ilvl w:val="3"/>
          <w:numId w:val="0"/>
        </w:numPr>
      </w:pPr>
      <w:r>
        <w:rPr>
          <w:rFonts w:hint="eastAsia" w:cs="宋体"/>
        </w:rPr>
        <w:t xml:space="preserve">6.1.6.9  </w:t>
      </w:r>
      <w:r>
        <w:rPr>
          <w:rFonts w:hint="eastAsia"/>
        </w:rPr>
        <w:t>全面风险预警H5页面功能</w:t>
      </w:r>
    </w:p>
    <w:p w14:paraId="29EB0C6B">
      <w:pPr>
        <w:pStyle w:val="6"/>
        <w:numPr>
          <w:ilvl w:val="4"/>
          <w:numId w:val="0"/>
        </w:numPr>
      </w:pPr>
      <w:r>
        <w:rPr>
          <w:rFonts w:hint="eastAsia" w:eastAsia="宋体" w:cs="宋体"/>
        </w:rPr>
        <w:t xml:space="preserve">6.1.6.9.1  </w:t>
      </w:r>
      <w:r>
        <w:rPr>
          <w:rFonts w:hint="eastAsia"/>
        </w:rPr>
        <w:t>风险总览H5</w:t>
      </w:r>
    </w:p>
    <w:p w14:paraId="39482E3A">
      <w:pPr>
        <w:pStyle w:val="7"/>
        <w:numPr>
          <w:ilvl w:val="5"/>
          <w:numId w:val="0"/>
        </w:numPr>
      </w:pPr>
      <w:r>
        <w:rPr>
          <w:rFonts w:hint="eastAsia" w:ascii="Times New Roman" w:hAnsi="Times New Roman" w:cs="宋体"/>
        </w:rPr>
        <w:t xml:space="preserve">6.1.6.9.1.1  </w:t>
      </w:r>
      <w:r>
        <w:rPr>
          <w:rFonts w:hint="eastAsia"/>
        </w:rPr>
        <w:t>风险总览-综合R值排序H5</w:t>
      </w:r>
    </w:p>
    <w:p w14:paraId="21223A3E">
      <w:pPr>
        <w:ind w:firstLine="480"/>
      </w:pPr>
      <w:r>
        <w:rPr>
          <w:rFonts w:hint="eastAsia"/>
        </w:rPr>
        <w:t>根据国资委需求制作监管一级集团综合R值排行榜，来展现各集团综合R值结果及波动情况。用户可在表格中查看各监管一级集团的综合R值高低及较上期的数值变化情况，也可点击排序按钮对集团综合R值、综合R值较上期的变动进行排序，来查看各集团的整体风险情况。</w:t>
      </w:r>
    </w:p>
    <w:p w14:paraId="392127D4">
      <w:pPr>
        <w:ind w:firstLine="0" w:firstLineChars="0"/>
        <w:jc w:val="center"/>
      </w:pPr>
      <w:r>
        <w:rPr>
          <w:rFonts w:asciiTheme="minorEastAsia" w:hAnsiTheme="minorEastAsia" w:eastAsiaTheme="minorEastAsia"/>
        </w:rPr>
        <w:drawing>
          <wp:inline distT="0" distB="0" distL="0" distR="0">
            <wp:extent cx="2879725" cy="6243320"/>
            <wp:effectExtent l="0" t="0" r="6350" b="5080"/>
            <wp:docPr id="820869861"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61" name="Picture 12" descr="A screenshot of a phone&#10;&#10;Description automatically generated"/>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2880000" cy="6243665"/>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111E2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801B88C">
            <w:pPr>
              <w:pStyle w:val="30"/>
            </w:pPr>
            <w:bookmarkStart w:id="176" w:name="OLE_LINK44"/>
            <w:bookmarkStart w:id="177" w:name="OLE_LINK43"/>
            <w:r>
              <w:t>编号</w:t>
            </w:r>
          </w:p>
        </w:tc>
        <w:tc>
          <w:tcPr>
            <w:tcW w:w="3720" w:type="pct"/>
            <w:vAlign w:val="center"/>
          </w:tcPr>
          <w:p w14:paraId="0511A61C">
            <w:pPr>
              <w:pStyle w:val="30"/>
            </w:pPr>
            <w:r>
              <w:t>FXYJ_8_1</w:t>
            </w:r>
          </w:p>
        </w:tc>
      </w:tr>
      <w:tr w14:paraId="50D44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D8DE60A">
            <w:pPr>
              <w:pStyle w:val="30"/>
            </w:pPr>
            <w:r>
              <w:t>角色</w:t>
            </w:r>
          </w:p>
        </w:tc>
        <w:tc>
          <w:tcPr>
            <w:tcW w:w="3720" w:type="pct"/>
            <w:vAlign w:val="center"/>
          </w:tcPr>
          <w:p w14:paraId="57BEE140">
            <w:pPr>
              <w:pStyle w:val="30"/>
            </w:pPr>
            <w:r>
              <w:t>国资委用户、系统管理员</w:t>
            </w:r>
          </w:p>
        </w:tc>
      </w:tr>
      <w:tr w14:paraId="6FCB2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B0F4AF3">
            <w:pPr>
              <w:pStyle w:val="30"/>
            </w:pPr>
            <w:r>
              <w:t>前置条件</w:t>
            </w:r>
          </w:p>
        </w:tc>
        <w:tc>
          <w:tcPr>
            <w:tcW w:w="3720" w:type="pct"/>
            <w:vAlign w:val="center"/>
          </w:tcPr>
          <w:p w14:paraId="14BB4823">
            <w:pPr>
              <w:pStyle w:val="30"/>
            </w:pPr>
            <w:r>
              <w:t>登入全面风险预警H5，选择风险总览-综合R值排序</w:t>
            </w:r>
          </w:p>
        </w:tc>
      </w:tr>
      <w:tr w14:paraId="40BEC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F2E4AA9">
            <w:pPr>
              <w:pStyle w:val="30"/>
            </w:pPr>
            <w:r>
              <w:t>后置条件</w:t>
            </w:r>
          </w:p>
        </w:tc>
        <w:tc>
          <w:tcPr>
            <w:tcW w:w="3720" w:type="pct"/>
            <w:vAlign w:val="center"/>
          </w:tcPr>
          <w:p w14:paraId="0DF31023">
            <w:pPr>
              <w:pStyle w:val="30"/>
            </w:pPr>
            <w:r>
              <w:t>无</w:t>
            </w:r>
          </w:p>
        </w:tc>
      </w:tr>
      <w:tr w14:paraId="43EE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0FBC5AB">
            <w:pPr>
              <w:pStyle w:val="30"/>
            </w:pPr>
            <w:r>
              <w:t>输入</w:t>
            </w:r>
          </w:p>
        </w:tc>
        <w:tc>
          <w:tcPr>
            <w:tcW w:w="3720" w:type="pct"/>
            <w:vAlign w:val="center"/>
          </w:tcPr>
          <w:p w14:paraId="05DB2A36">
            <w:pPr>
              <w:pStyle w:val="30"/>
            </w:pPr>
            <w:r>
              <w:t>选择按R值/按R值变动排序</w:t>
            </w:r>
          </w:p>
        </w:tc>
      </w:tr>
      <w:tr w14:paraId="3F500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224426E">
            <w:pPr>
              <w:pStyle w:val="30"/>
            </w:pPr>
            <w:r>
              <w:t>输出</w:t>
            </w:r>
          </w:p>
        </w:tc>
        <w:tc>
          <w:tcPr>
            <w:tcW w:w="3720" w:type="pct"/>
            <w:vAlign w:val="center"/>
          </w:tcPr>
          <w:p w14:paraId="041546F6">
            <w:pPr>
              <w:pStyle w:val="30"/>
            </w:pPr>
            <w:r>
              <w:t>各集团综合R值排行榜</w:t>
            </w:r>
          </w:p>
        </w:tc>
      </w:tr>
      <w:tr w14:paraId="12D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CF8BEBB">
            <w:pPr>
              <w:pStyle w:val="30"/>
            </w:pPr>
            <w:r>
              <w:t>正常流</w:t>
            </w:r>
          </w:p>
        </w:tc>
        <w:tc>
          <w:tcPr>
            <w:tcW w:w="3720" w:type="pct"/>
            <w:vAlign w:val="center"/>
          </w:tcPr>
          <w:p w14:paraId="6DB9FAAD">
            <w:pPr>
              <w:pStyle w:val="30"/>
            </w:pPr>
            <w:r>
              <w:t>显示各一级集团本期综合R值数据</w:t>
            </w:r>
          </w:p>
        </w:tc>
      </w:tr>
      <w:tr w14:paraId="5A75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6EA4AA6">
            <w:pPr>
              <w:pStyle w:val="30"/>
            </w:pPr>
            <w:r>
              <w:t>异常流</w:t>
            </w:r>
          </w:p>
        </w:tc>
        <w:tc>
          <w:tcPr>
            <w:tcW w:w="3720" w:type="pct"/>
            <w:vAlign w:val="center"/>
          </w:tcPr>
          <w:p w14:paraId="553E84B1">
            <w:pPr>
              <w:pStyle w:val="30"/>
            </w:pPr>
            <w:r>
              <w:t>数据显示有误</w:t>
            </w:r>
          </w:p>
        </w:tc>
      </w:tr>
      <w:tr w14:paraId="5DBD5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1C7FF25">
            <w:pPr>
              <w:pStyle w:val="30"/>
            </w:pPr>
            <w:r>
              <w:t>特殊需求</w:t>
            </w:r>
          </w:p>
        </w:tc>
        <w:tc>
          <w:tcPr>
            <w:tcW w:w="3720" w:type="pct"/>
            <w:vAlign w:val="center"/>
          </w:tcPr>
          <w:p w14:paraId="509420DB">
            <w:pPr>
              <w:pStyle w:val="30"/>
            </w:pPr>
            <w:r>
              <w:t>无</w:t>
            </w:r>
          </w:p>
        </w:tc>
      </w:tr>
      <w:bookmarkEnd w:id="176"/>
      <w:bookmarkEnd w:id="177"/>
    </w:tbl>
    <w:p w14:paraId="441BE18B">
      <w:pPr>
        <w:pStyle w:val="7"/>
        <w:numPr>
          <w:ilvl w:val="5"/>
          <w:numId w:val="0"/>
        </w:numPr>
      </w:pPr>
      <w:r>
        <w:rPr>
          <w:rFonts w:hint="eastAsia" w:ascii="Times New Roman" w:hAnsi="Times New Roman" w:cs="宋体"/>
        </w:rPr>
        <w:t xml:space="preserve">6.1.6.9.1.2  </w:t>
      </w:r>
      <w:r>
        <w:rPr>
          <w:rFonts w:hint="eastAsia"/>
        </w:rPr>
        <w:t>风险总览-红灯亮灯排序H5</w:t>
      </w:r>
    </w:p>
    <w:p w14:paraId="7CA86783">
      <w:pPr>
        <w:ind w:firstLine="480"/>
      </w:pPr>
      <w:r>
        <w:rPr>
          <w:rFonts w:hint="eastAsia"/>
        </w:rPr>
        <w:t>根据国资委需求制作监管一级集团红灯数量排行榜，来展现各集团红灯数量详情及波动情况。用户可在表格中查看各监管一级集团的红灯数量及较上期的数量变化情况，也可点击排序按钮对集团红灯数量、红灯数量较上期的变动进行排序，来查看各集团的整体风险情况。</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31036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397FA82">
            <w:pPr>
              <w:pStyle w:val="30"/>
            </w:pPr>
            <w:r>
              <w:rPr>
                <w:rFonts w:hint="eastAsia"/>
              </w:rPr>
              <w:t>编号</w:t>
            </w:r>
          </w:p>
        </w:tc>
        <w:tc>
          <w:tcPr>
            <w:tcW w:w="3720" w:type="pct"/>
            <w:vAlign w:val="center"/>
          </w:tcPr>
          <w:p w14:paraId="5872390C">
            <w:pPr>
              <w:pStyle w:val="30"/>
            </w:pPr>
            <w:r>
              <w:t>FXYJ_8_2</w:t>
            </w:r>
          </w:p>
        </w:tc>
      </w:tr>
      <w:tr w14:paraId="7CA7F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AFF0BFA">
            <w:pPr>
              <w:pStyle w:val="30"/>
            </w:pPr>
            <w:r>
              <w:rPr>
                <w:rFonts w:hint="eastAsia"/>
              </w:rPr>
              <w:t>角色</w:t>
            </w:r>
          </w:p>
        </w:tc>
        <w:tc>
          <w:tcPr>
            <w:tcW w:w="3720" w:type="pct"/>
            <w:vAlign w:val="center"/>
          </w:tcPr>
          <w:p w14:paraId="557B7798">
            <w:pPr>
              <w:pStyle w:val="30"/>
            </w:pPr>
            <w:r>
              <w:rPr>
                <w:rFonts w:hint="eastAsia"/>
              </w:rPr>
              <w:t>国资委用户、系统管理员</w:t>
            </w:r>
          </w:p>
        </w:tc>
      </w:tr>
      <w:tr w14:paraId="7593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227554A">
            <w:pPr>
              <w:pStyle w:val="30"/>
            </w:pPr>
            <w:r>
              <w:rPr>
                <w:rFonts w:hint="eastAsia"/>
              </w:rPr>
              <w:t>前置条件</w:t>
            </w:r>
          </w:p>
        </w:tc>
        <w:tc>
          <w:tcPr>
            <w:tcW w:w="3720" w:type="pct"/>
            <w:vAlign w:val="center"/>
          </w:tcPr>
          <w:p w14:paraId="49FFCE20">
            <w:pPr>
              <w:pStyle w:val="30"/>
            </w:pPr>
            <w:r>
              <w:rPr>
                <w:rFonts w:hint="eastAsia"/>
              </w:rPr>
              <w:t>登入全面风险预警H</w:t>
            </w:r>
            <w:r>
              <w:t>5</w:t>
            </w:r>
            <w:r>
              <w:rPr>
                <w:rFonts w:hint="eastAsia"/>
              </w:rPr>
              <w:t>，选择风险总览</w:t>
            </w:r>
            <w:r>
              <w:t>-</w:t>
            </w:r>
            <w:r>
              <w:rPr>
                <w:rFonts w:hint="eastAsia"/>
              </w:rPr>
              <w:t>红灯亮灯排序</w:t>
            </w:r>
          </w:p>
        </w:tc>
      </w:tr>
      <w:tr w14:paraId="250A7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658F160">
            <w:pPr>
              <w:pStyle w:val="30"/>
            </w:pPr>
            <w:r>
              <w:rPr>
                <w:rFonts w:hint="eastAsia"/>
              </w:rPr>
              <w:t>后置条件</w:t>
            </w:r>
          </w:p>
        </w:tc>
        <w:tc>
          <w:tcPr>
            <w:tcW w:w="3720" w:type="pct"/>
            <w:vAlign w:val="center"/>
          </w:tcPr>
          <w:p w14:paraId="0D30D28F">
            <w:pPr>
              <w:pStyle w:val="30"/>
            </w:pPr>
            <w:r>
              <w:rPr>
                <w:rFonts w:hint="eastAsia"/>
              </w:rPr>
              <w:t>无</w:t>
            </w:r>
          </w:p>
        </w:tc>
      </w:tr>
      <w:tr w14:paraId="4ED4E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D0CD7A8">
            <w:pPr>
              <w:pStyle w:val="30"/>
            </w:pPr>
            <w:r>
              <w:rPr>
                <w:rFonts w:hint="eastAsia"/>
              </w:rPr>
              <w:t>输入</w:t>
            </w:r>
          </w:p>
        </w:tc>
        <w:tc>
          <w:tcPr>
            <w:tcW w:w="3720" w:type="pct"/>
            <w:vAlign w:val="center"/>
          </w:tcPr>
          <w:p w14:paraId="10BA1C1B">
            <w:pPr>
              <w:pStyle w:val="30"/>
            </w:pPr>
            <w:r>
              <w:rPr>
                <w:rFonts w:hint="eastAsia"/>
              </w:rPr>
              <w:t>选择按亮灯/按亮灯变动排序</w:t>
            </w:r>
          </w:p>
        </w:tc>
      </w:tr>
      <w:tr w14:paraId="40E9E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82DEE62">
            <w:pPr>
              <w:pStyle w:val="30"/>
            </w:pPr>
            <w:r>
              <w:rPr>
                <w:rFonts w:hint="eastAsia"/>
              </w:rPr>
              <w:t>输出</w:t>
            </w:r>
          </w:p>
        </w:tc>
        <w:tc>
          <w:tcPr>
            <w:tcW w:w="3720" w:type="pct"/>
            <w:vAlign w:val="center"/>
          </w:tcPr>
          <w:p w14:paraId="751EFD57">
            <w:pPr>
              <w:pStyle w:val="30"/>
            </w:pPr>
            <w:r>
              <w:rPr>
                <w:rFonts w:hint="eastAsia"/>
              </w:rPr>
              <w:t>各集团红灯数量排行榜</w:t>
            </w:r>
          </w:p>
        </w:tc>
      </w:tr>
      <w:tr w14:paraId="18FE9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85CF4CE">
            <w:pPr>
              <w:pStyle w:val="30"/>
            </w:pPr>
            <w:r>
              <w:rPr>
                <w:rFonts w:hint="eastAsia"/>
              </w:rPr>
              <w:t>正常流</w:t>
            </w:r>
          </w:p>
        </w:tc>
        <w:tc>
          <w:tcPr>
            <w:tcW w:w="3720" w:type="pct"/>
            <w:vAlign w:val="center"/>
          </w:tcPr>
          <w:p w14:paraId="51287ADF">
            <w:pPr>
              <w:pStyle w:val="30"/>
            </w:pPr>
            <w:r>
              <w:rPr>
                <w:rFonts w:hint="eastAsia"/>
              </w:rPr>
              <w:t>显示各一级集团本期红灯数量数据</w:t>
            </w:r>
          </w:p>
        </w:tc>
      </w:tr>
      <w:tr w14:paraId="32E49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9DCBBA4">
            <w:pPr>
              <w:pStyle w:val="30"/>
            </w:pPr>
            <w:r>
              <w:rPr>
                <w:rFonts w:hint="eastAsia"/>
              </w:rPr>
              <w:t>异常流</w:t>
            </w:r>
          </w:p>
        </w:tc>
        <w:tc>
          <w:tcPr>
            <w:tcW w:w="3720" w:type="pct"/>
            <w:vAlign w:val="center"/>
          </w:tcPr>
          <w:p w14:paraId="241774B2">
            <w:pPr>
              <w:pStyle w:val="30"/>
            </w:pPr>
            <w:r>
              <w:rPr>
                <w:rFonts w:hint="eastAsia"/>
              </w:rPr>
              <w:t>数据显示有误</w:t>
            </w:r>
          </w:p>
        </w:tc>
      </w:tr>
      <w:tr w14:paraId="2F52B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75D0056">
            <w:pPr>
              <w:pStyle w:val="30"/>
            </w:pPr>
            <w:r>
              <w:rPr>
                <w:rFonts w:hint="eastAsia"/>
              </w:rPr>
              <w:t>特殊需求</w:t>
            </w:r>
          </w:p>
        </w:tc>
        <w:tc>
          <w:tcPr>
            <w:tcW w:w="3720" w:type="pct"/>
            <w:vAlign w:val="center"/>
          </w:tcPr>
          <w:p w14:paraId="15E28D48">
            <w:pPr>
              <w:pStyle w:val="30"/>
            </w:pPr>
            <w:r>
              <w:rPr>
                <w:rFonts w:hint="eastAsia"/>
              </w:rPr>
              <w:t>无</w:t>
            </w:r>
          </w:p>
        </w:tc>
      </w:tr>
    </w:tbl>
    <w:p w14:paraId="12A29D1F">
      <w:pPr>
        <w:pStyle w:val="7"/>
        <w:numPr>
          <w:ilvl w:val="5"/>
          <w:numId w:val="0"/>
        </w:numPr>
      </w:pPr>
      <w:r>
        <w:rPr>
          <w:rFonts w:hint="eastAsia" w:ascii="Times New Roman" w:hAnsi="Times New Roman" w:cs="宋体"/>
        </w:rPr>
        <w:t xml:space="preserve">6.1.6.9.1.3  </w:t>
      </w:r>
      <w:r>
        <w:rPr>
          <w:rFonts w:hint="eastAsia"/>
        </w:rPr>
        <w:t>风险总览-剩余风险敞口分布H5</w:t>
      </w:r>
    </w:p>
    <w:p w14:paraId="037273A6">
      <w:pPr>
        <w:ind w:firstLine="480"/>
      </w:pPr>
      <w:r>
        <w:rPr>
          <w:rFonts w:hint="eastAsia"/>
        </w:rPr>
        <w:t>根据国资委需求制作剩余风险敞口分布页面，来展现剩余风险敞口在资金领域、主业领域、金融领域、境外领域及其他领域的分布情况。页面内容将包括剩余风险敞口金额、已确认损失金额、挽回损失或压降敞口金额、总体风险敞口、以及剩余风险敞口在各不同风险领域的分布详情。</w:t>
      </w:r>
    </w:p>
    <w:p w14:paraId="58CB626C">
      <w:pPr>
        <w:ind w:firstLine="0" w:firstLineChars="0"/>
        <w:jc w:val="center"/>
      </w:pPr>
      <w:r>
        <w:rPr>
          <w:rFonts w:asciiTheme="minorEastAsia" w:hAnsiTheme="minorEastAsia" w:eastAsiaTheme="minorEastAsia"/>
        </w:rPr>
        <w:drawing>
          <wp:inline distT="0" distB="0" distL="0" distR="0">
            <wp:extent cx="2879725" cy="5114925"/>
            <wp:effectExtent l="0" t="0" r="6350" b="0"/>
            <wp:docPr id="820869865" name="Picture 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65" name="Picture 9" descr="A screenshot of a phone&#10;&#10;Description automatically generated"/>
                    <pic:cNvPicPr>
                      <a:picLocks noChangeAspect="1"/>
                    </pic:cNvPicPr>
                  </pic:nvPicPr>
                  <pic:blipFill>
                    <a:blip r:embed="rId168" cstate="print">
                      <a:extLst>
                        <a:ext uri="{28A0092B-C50C-407E-A947-70E740481C1C}">
                          <a14:useLocalDpi xmlns:a14="http://schemas.microsoft.com/office/drawing/2010/main" val="0"/>
                        </a:ext>
                      </a:extLst>
                    </a:blip>
                    <a:srcRect b="38120"/>
                    <a:stretch>
                      <a:fillRect/>
                    </a:stretch>
                  </pic:blipFill>
                  <pic:spPr>
                    <a:xfrm>
                      <a:off x="0" y="0"/>
                      <a:ext cx="2880000" cy="5115100"/>
                    </a:xfrm>
                    <a:prstGeom prst="rect">
                      <a:avLst/>
                    </a:prstGeom>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74523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D8BAF24">
            <w:pPr>
              <w:pStyle w:val="30"/>
            </w:pPr>
            <w:r>
              <w:t>编号</w:t>
            </w:r>
          </w:p>
        </w:tc>
        <w:tc>
          <w:tcPr>
            <w:tcW w:w="3720" w:type="pct"/>
            <w:vAlign w:val="center"/>
          </w:tcPr>
          <w:p w14:paraId="42CAACC1">
            <w:pPr>
              <w:pStyle w:val="30"/>
            </w:pPr>
            <w:r>
              <w:t>FXYJ_8_3</w:t>
            </w:r>
          </w:p>
        </w:tc>
      </w:tr>
      <w:tr w14:paraId="25A0D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0F5B39F">
            <w:pPr>
              <w:pStyle w:val="30"/>
            </w:pPr>
            <w:r>
              <w:t>角色</w:t>
            </w:r>
          </w:p>
        </w:tc>
        <w:tc>
          <w:tcPr>
            <w:tcW w:w="3720" w:type="pct"/>
            <w:vAlign w:val="center"/>
          </w:tcPr>
          <w:p w14:paraId="3CF888B1">
            <w:pPr>
              <w:pStyle w:val="30"/>
            </w:pPr>
            <w:r>
              <w:t>国资委用户、系统管理员</w:t>
            </w:r>
          </w:p>
        </w:tc>
      </w:tr>
      <w:tr w14:paraId="1C1C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627A7DC">
            <w:pPr>
              <w:pStyle w:val="30"/>
            </w:pPr>
            <w:r>
              <w:t>前置条件</w:t>
            </w:r>
          </w:p>
        </w:tc>
        <w:tc>
          <w:tcPr>
            <w:tcW w:w="3720" w:type="pct"/>
            <w:vAlign w:val="center"/>
          </w:tcPr>
          <w:p w14:paraId="5A5F7BC9">
            <w:pPr>
              <w:pStyle w:val="30"/>
            </w:pPr>
            <w:r>
              <w:t>登入全面风险预警H5，选择风险总览-风险敞口</w:t>
            </w:r>
          </w:p>
        </w:tc>
      </w:tr>
      <w:tr w14:paraId="3F30A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4D31867">
            <w:pPr>
              <w:pStyle w:val="30"/>
            </w:pPr>
            <w:r>
              <w:t>后置条件</w:t>
            </w:r>
          </w:p>
        </w:tc>
        <w:tc>
          <w:tcPr>
            <w:tcW w:w="3720" w:type="pct"/>
            <w:vAlign w:val="center"/>
          </w:tcPr>
          <w:p w14:paraId="015BF0C7">
            <w:pPr>
              <w:pStyle w:val="30"/>
            </w:pPr>
            <w:r>
              <w:t>无</w:t>
            </w:r>
          </w:p>
        </w:tc>
      </w:tr>
      <w:tr w14:paraId="09B19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9BA43C0">
            <w:pPr>
              <w:pStyle w:val="30"/>
            </w:pPr>
            <w:r>
              <w:t>输入</w:t>
            </w:r>
          </w:p>
        </w:tc>
        <w:tc>
          <w:tcPr>
            <w:tcW w:w="3720" w:type="pct"/>
            <w:vAlign w:val="center"/>
          </w:tcPr>
          <w:p w14:paraId="09C5F0C0">
            <w:pPr>
              <w:pStyle w:val="30"/>
            </w:pPr>
            <w:r>
              <w:t>选择风险敞口</w:t>
            </w:r>
          </w:p>
        </w:tc>
      </w:tr>
      <w:tr w14:paraId="0287C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D8560F5">
            <w:pPr>
              <w:pStyle w:val="30"/>
            </w:pPr>
            <w:r>
              <w:t>输出</w:t>
            </w:r>
          </w:p>
        </w:tc>
        <w:tc>
          <w:tcPr>
            <w:tcW w:w="3720" w:type="pct"/>
            <w:vAlign w:val="center"/>
          </w:tcPr>
          <w:p w14:paraId="00E594BD">
            <w:pPr>
              <w:pStyle w:val="30"/>
            </w:pPr>
            <w:bookmarkStart w:id="178" w:name="OLE_LINK46"/>
            <w:bookmarkStart w:id="179" w:name="OLE_LINK45"/>
            <w:r>
              <w:t>国资委整体风险敞口数据</w:t>
            </w:r>
            <w:bookmarkEnd w:id="178"/>
            <w:bookmarkEnd w:id="179"/>
          </w:p>
        </w:tc>
      </w:tr>
      <w:tr w14:paraId="62511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D377FD7">
            <w:pPr>
              <w:pStyle w:val="30"/>
            </w:pPr>
            <w:r>
              <w:t>正常流</w:t>
            </w:r>
          </w:p>
        </w:tc>
        <w:tc>
          <w:tcPr>
            <w:tcW w:w="3720" w:type="pct"/>
            <w:vAlign w:val="center"/>
          </w:tcPr>
          <w:p w14:paraId="45302039">
            <w:pPr>
              <w:pStyle w:val="30"/>
            </w:pPr>
            <w:r>
              <w:t>显示国资委整体风险敞口数据</w:t>
            </w:r>
          </w:p>
        </w:tc>
      </w:tr>
      <w:tr w14:paraId="63234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BD2F1DA">
            <w:pPr>
              <w:pStyle w:val="30"/>
            </w:pPr>
            <w:r>
              <w:t>异常流</w:t>
            </w:r>
          </w:p>
        </w:tc>
        <w:tc>
          <w:tcPr>
            <w:tcW w:w="3720" w:type="pct"/>
            <w:vAlign w:val="center"/>
          </w:tcPr>
          <w:p w14:paraId="469527C3">
            <w:pPr>
              <w:pStyle w:val="30"/>
            </w:pPr>
            <w:r>
              <w:t>数据显示有误</w:t>
            </w:r>
          </w:p>
        </w:tc>
      </w:tr>
      <w:tr w14:paraId="5A1D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CAB4F3B">
            <w:pPr>
              <w:pStyle w:val="30"/>
            </w:pPr>
            <w:r>
              <w:t>特殊需求</w:t>
            </w:r>
          </w:p>
        </w:tc>
        <w:tc>
          <w:tcPr>
            <w:tcW w:w="3720" w:type="pct"/>
            <w:vAlign w:val="center"/>
          </w:tcPr>
          <w:p w14:paraId="330B7894">
            <w:pPr>
              <w:pStyle w:val="30"/>
            </w:pPr>
            <w:r>
              <w:t>无</w:t>
            </w:r>
          </w:p>
        </w:tc>
      </w:tr>
    </w:tbl>
    <w:p w14:paraId="3D920E34">
      <w:pPr>
        <w:pStyle w:val="7"/>
        <w:numPr>
          <w:ilvl w:val="5"/>
          <w:numId w:val="0"/>
        </w:numPr>
      </w:pPr>
      <w:r>
        <w:rPr>
          <w:rFonts w:hint="eastAsia" w:ascii="Times New Roman" w:hAnsi="Times New Roman" w:cs="宋体"/>
        </w:rPr>
        <w:t xml:space="preserve">6.1.6.9.1.4  </w:t>
      </w:r>
      <w:r>
        <w:rPr>
          <w:rFonts w:hint="eastAsia"/>
        </w:rPr>
        <w:t>风险总览-新增重大风险事件H5</w:t>
      </w:r>
    </w:p>
    <w:p w14:paraId="2737C7EB">
      <w:pPr>
        <w:ind w:firstLine="480"/>
      </w:pPr>
      <w:r>
        <w:rPr>
          <w:rFonts w:hint="eastAsia"/>
        </w:rPr>
        <w:t>根据国资委需求制作重大风险事件全览页面，来展现市国资委监管企业当前或新增重大风险事项详情。该类动态主要展现各监管企业重大风险事件及相应事件的风险敞口金额情况。当企业新增重大风险事件、或出现剩余风险敞口较上月变动10%以上的情况时，平台将自动生成一条风险事件类风险动态列示在动态栏中。动态内容将主要包括集团名称、企业名称、风险特征、风险类别、该风险事件当前总敞口金额，剩余风险敞口金额等内容。</w:t>
      </w:r>
    </w:p>
    <w:p w14:paraId="21FD52D9">
      <w:pPr>
        <w:ind w:firstLine="0" w:firstLineChars="0"/>
        <w:jc w:val="distribute"/>
      </w:pPr>
      <w:r>
        <w:rPr>
          <w:rFonts w:asciiTheme="minorEastAsia" w:hAnsiTheme="minorEastAsia" w:eastAsiaTheme="minorEastAsia"/>
          <w:b/>
        </w:rPr>
        <w:drawing>
          <wp:inline distT="0" distB="0" distL="0" distR="0">
            <wp:extent cx="2879725" cy="3141980"/>
            <wp:effectExtent l="0" t="0" r="6350" b="1270"/>
            <wp:docPr id="820869867" name="Picture 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67" name="Picture 9" descr="A screenshot of a phone&#10;&#10;Description automatically generated"/>
                    <pic:cNvPicPr>
                      <a:picLocks noChangeAspect="1"/>
                    </pic:cNvPicPr>
                  </pic:nvPicPr>
                  <pic:blipFill>
                    <a:blip r:embed="rId168" cstate="print">
                      <a:extLst>
                        <a:ext uri="{28A0092B-C50C-407E-A947-70E740481C1C}">
                          <a14:useLocalDpi xmlns:a14="http://schemas.microsoft.com/office/drawing/2010/main" val="0"/>
                        </a:ext>
                      </a:extLst>
                    </a:blip>
                    <a:srcRect t="61986"/>
                    <a:stretch>
                      <a:fillRect/>
                    </a:stretch>
                  </pic:blipFill>
                  <pic:spPr>
                    <a:xfrm>
                      <a:off x="0" y="0"/>
                      <a:ext cx="2880000" cy="3142341"/>
                    </a:xfrm>
                    <a:prstGeom prst="rect">
                      <a:avLst/>
                    </a:prstGeom>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5C690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E600575">
            <w:pPr>
              <w:pStyle w:val="30"/>
            </w:pPr>
            <w:r>
              <w:t>编号</w:t>
            </w:r>
          </w:p>
        </w:tc>
        <w:tc>
          <w:tcPr>
            <w:tcW w:w="3720" w:type="pct"/>
            <w:vAlign w:val="center"/>
          </w:tcPr>
          <w:p w14:paraId="14BE1CF1">
            <w:pPr>
              <w:pStyle w:val="30"/>
            </w:pPr>
            <w:r>
              <w:t>FXYJ_8_4</w:t>
            </w:r>
          </w:p>
        </w:tc>
      </w:tr>
      <w:tr w14:paraId="2F691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57D27A9">
            <w:pPr>
              <w:pStyle w:val="30"/>
            </w:pPr>
            <w:r>
              <w:t>角色</w:t>
            </w:r>
          </w:p>
        </w:tc>
        <w:tc>
          <w:tcPr>
            <w:tcW w:w="3720" w:type="pct"/>
            <w:vAlign w:val="center"/>
          </w:tcPr>
          <w:p w14:paraId="6D674FB0">
            <w:pPr>
              <w:pStyle w:val="30"/>
            </w:pPr>
            <w:r>
              <w:t>国资委用户、系统管理员</w:t>
            </w:r>
          </w:p>
        </w:tc>
      </w:tr>
      <w:tr w14:paraId="5813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D85F872">
            <w:pPr>
              <w:pStyle w:val="30"/>
            </w:pPr>
            <w:r>
              <w:t>前置条件</w:t>
            </w:r>
          </w:p>
        </w:tc>
        <w:tc>
          <w:tcPr>
            <w:tcW w:w="3720" w:type="pct"/>
            <w:vAlign w:val="center"/>
          </w:tcPr>
          <w:p w14:paraId="47991DA8">
            <w:pPr>
              <w:pStyle w:val="30"/>
            </w:pPr>
            <w:r>
              <w:t>登入全面风险预警H5，选择风险总览-风险敞口</w:t>
            </w:r>
          </w:p>
        </w:tc>
      </w:tr>
      <w:tr w14:paraId="0B428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218A8F6">
            <w:pPr>
              <w:pStyle w:val="30"/>
            </w:pPr>
            <w:r>
              <w:t>后置条件</w:t>
            </w:r>
          </w:p>
        </w:tc>
        <w:tc>
          <w:tcPr>
            <w:tcW w:w="3720" w:type="pct"/>
            <w:vAlign w:val="center"/>
          </w:tcPr>
          <w:p w14:paraId="0716A848">
            <w:pPr>
              <w:pStyle w:val="30"/>
            </w:pPr>
            <w:r>
              <w:t>无</w:t>
            </w:r>
          </w:p>
        </w:tc>
      </w:tr>
      <w:tr w14:paraId="4E5B7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33B52F1">
            <w:pPr>
              <w:pStyle w:val="30"/>
            </w:pPr>
            <w:r>
              <w:t>输入</w:t>
            </w:r>
          </w:p>
        </w:tc>
        <w:tc>
          <w:tcPr>
            <w:tcW w:w="3720" w:type="pct"/>
            <w:vAlign w:val="center"/>
          </w:tcPr>
          <w:p w14:paraId="65E99DE6">
            <w:pPr>
              <w:pStyle w:val="30"/>
            </w:pPr>
            <w:r>
              <w:t>选择风险敞口</w:t>
            </w:r>
          </w:p>
        </w:tc>
      </w:tr>
      <w:tr w14:paraId="4C918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6BAEBE9">
            <w:pPr>
              <w:pStyle w:val="30"/>
            </w:pPr>
            <w:r>
              <w:t>输出</w:t>
            </w:r>
          </w:p>
        </w:tc>
        <w:tc>
          <w:tcPr>
            <w:tcW w:w="3720" w:type="pct"/>
            <w:vAlign w:val="center"/>
          </w:tcPr>
          <w:p w14:paraId="6BF90DC1">
            <w:pPr>
              <w:pStyle w:val="30"/>
            </w:pPr>
            <w:r>
              <w:t>国资委整体本期新增重大风险事件</w:t>
            </w:r>
          </w:p>
        </w:tc>
      </w:tr>
      <w:tr w14:paraId="4F4D3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56400F2">
            <w:pPr>
              <w:pStyle w:val="30"/>
            </w:pPr>
            <w:r>
              <w:t>正常流</w:t>
            </w:r>
          </w:p>
        </w:tc>
        <w:tc>
          <w:tcPr>
            <w:tcW w:w="3720" w:type="pct"/>
            <w:vAlign w:val="center"/>
          </w:tcPr>
          <w:p w14:paraId="6884F238">
            <w:pPr>
              <w:pStyle w:val="30"/>
            </w:pPr>
            <w:r>
              <w:t>显示国资委整体本期新增重大风险事件</w:t>
            </w:r>
          </w:p>
        </w:tc>
      </w:tr>
      <w:tr w14:paraId="29917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F8113EF">
            <w:pPr>
              <w:pStyle w:val="30"/>
            </w:pPr>
            <w:r>
              <w:t>异常流</w:t>
            </w:r>
          </w:p>
        </w:tc>
        <w:tc>
          <w:tcPr>
            <w:tcW w:w="3720" w:type="pct"/>
            <w:vAlign w:val="center"/>
          </w:tcPr>
          <w:p w14:paraId="75E6928F">
            <w:pPr>
              <w:pStyle w:val="30"/>
            </w:pPr>
            <w:r>
              <w:t>数据显示有误</w:t>
            </w:r>
          </w:p>
        </w:tc>
      </w:tr>
      <w:tr w14:paraId="4C838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C8A6430">
            <w:pPr>
              <w:pStyle w:val="30"/>
            </w:pPr>
            <w:r>
              <w:t>特殊需求</w:t>
            </w:r>
          </w:p>
        </w:tc>
        <w:tc>
          <w:tcPr>
            <w:tcW w:w="3720" w:type="pct"/>
            <w:vAlign w:val="center"/>
          </w:tcPr>
          <w:p w14:paraId="74326618">
            <w:pPr>
              <w:pStyle w:val="30"/>
            </w:pPr>
            <w:r>
              <w:t>无</w:t>
            </w:r>
          </w:p>
        </w:tc>
      </w:tr>
    </w:tbl>
    <w:p w14:paraId="6DB96ABE">
      <w:pPr>
        <w:pStyle w:val="7"/>
        <w:numPr>
          <w:ilvl w:val="5"/>
          <w:numId w:val="0"/>
        </w:numPr>
      </w:pPr>
      <w:r>
        <w:rPr>
          <w:rFonts w:hint="eastAsia" w:ascii="Times New Roman" w:hAnsi="Times New Roman" w:cs="宋体"/>
        </w:rPr>
        <w:t xml:space="preserve">6.1.6.9.1.5  </w:t>
      </w:r>
      <w:r>
        <w:rPr>
          <w:rFonts w:hint="eastAsia"/>
        </w:rPr>
        <w:t>风险总览-预警识别风险动态H5</w:t>
      </w:r>
    </w:p>
    <w:p w14:paraId="7D40F24E">
      <w:pPr>
        <w:ind w:firstLine="480"/>
      </w:pPr>
      <w:r>
        <w:rPr>
          <w:rFonts w:hint="eastAsia"/>
        </w:rPr>
        <w:t>根据国资委需求设置预警识别类风险动态生成规则，展现监管企业风险预警指标亮灯动态详情。该类动态主要展现各监管企业下发或收回的风险问询函情况及各一级集团综合R值排名情况。该类别动态将以月度为单位生成，按月统计下发的风险问询函数量、新增风险问询函数量，并按月比较生成当月综合R值排名前三的一级集团信息。该类动态内容将主要包括集团名称、企业名称、下发风险问询函数量、新增风险问询函数量、综合R值排名等内容。</w:t>
      </w:r>
    </w:p>
    <w:p w14:paraId="3F9CA122">
      <w:pPr>
        <w:ind w:firstLine="0" w:firstLineChars="0"/>
        <w:jc w:val="center"/>
      </w:pPr>
      <w:r>
        <w:rPr>
          <w:rFonts w:asciiTheme="minorEastAsia" w:hAnsiTheme="minorEastAsia" w:eastAsiaTheme="minorEastAsia"/>
        </w:rPr>
        <w:drawing>
          <wp:inline distT="0" distB="0" distL="0" distR="0">
            <wp:extent cx="2630805" cy="8670925"/>
            <wp:effectExtent l="0" t="0" r="7620" b="6350"/>
            <wp:docPr id="820869873" name="Picture 10"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73" name="Picture 10" descr="A screenshot of a chat&#10;&#10;Description automatically generated"/>
                    <pic:cNvPicPr>
                      <a:picLocks noChangeAspect="1"/>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2630805" cy="8670925"/>
                    </a:xfrm>
                    <a:prstGeom prst="rect">
                      <a:avLst/>
                    </a:prstGeom>
                  </pic:spPr>
                </pic:pic>
              </a:graphicData>
            </a:graphic>
          </wp:inline>
        </w:drawing>
      </w:r>
    </w:p>
    <w:tbl>
      <w:tblPr>
        <w:tblStyle w:val="1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5538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76DE667F">
            <w:pPr>
              <w:pStyle w:val="30"/>
            </w:pPr>
            <w:r>
              <w:t>编号</w:t>
            </w:r>
          </w:p>
        </w:tc>
        <w:tc>
          <w:tcPr>
            <w:tcW w:w="3720" w:type="pct"/>
            <w:vAlign w:val="center"/>
          </w:tcPr>
          <w:p w14:paraId="4D0F0B79">
            <w:pPr>
              <w:pStyle w:val="30"/>
            </w:pPr>
            <w:r>
              <w:t>FXYJ_8_5</w:t>
            </w:r>
          </w:p>
        </w:tc>
      </w:tr>
      <w:tr w14:paraId="7F813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623817C7">
            <w:pPr>
              <w:pStyle w:val="30"/>
            </w:pPr>
            <w:r>
              <w:t>角色</w:t>
            </w:r>
          </w:p>
        </w:tc>
        <w:tc>
          <w:tcPr>
            <w:tcW w:w="3720" w:type="pct"/>
            <w:vAlign w:val="center"/>
          </w:tcPr>
          <w:p w14:paraId="1CF509AF">
            <w:pPr>
              <w:pStyle w:val="30"/>
            </w:pPr>
            <w:r>
              <w:t>国资委用户、系统管理员</w:t>
            </w:r>
          </w:p>
        </w:tc>
      </w:tr>
      <w:tr w14:paraId="60DD4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1A3350DB">
            <w:pPr>
              <w:pStyle w:val="30"/>
            </w:pPr>
            <w:r>
              <w:t>前置条件</w:t>
            </w:r>
          </w:p>
        </w:tc>
        <w:tc>
          <w:tcPr>
            <w:tcW w:w="3720" w:type="pct"/>
            <w:vAlign w:val="center"/>
          </w:tcPr>
          <w:p w14:paraId="3DB1963C">
            <w:pPr>
              <w:pStyle w:val="30"/>
            </w:pPr>
            <w:r>
              <w:t>登入全面风险预警H5，选择风险总览-风险动态</w:t>
            </w:r>
          </w:p>
        </w:tc>
      </w:tr>
      <w:tr w14:paraId="58F30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2467D431">
            <w:pPr>
              <w:pStyle w:val="30"/>
            </w:pPr>
            <w:r>
              <w:t>后置条件</w:t>
            </w:r>
          </w:p>
        </w:tc>
        <w:tc>
          <w:tcPr>
            <w:tcW w:w="3720" w:type="pct"/>
            <w:vAlign w:val="center"/>
          </w:tcPr>
          <w:p w14:paraId="3E443005">
            <w:pPr>
              <w:pStyle w:val="30"/>
            </w:pPr>
            <w:r>
              <w:t>无</w:t>
            </w:r>
          </w:p>
        </w:tc>
      </w:tr>
      <w:tr w14:paraId="5CF9F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7FB7B8D6">
            <w:pPr>
              <w:pStyle w:val="30"/>
            </w:pPr>
            <w:r>
              <w:t>输入</w:t>
            </w:r>
          </w:p>
        </w:tc>
        <w:tc>
          <w:tcPr>
            <w:tcW w:w="3720" w:type="pct"/>
            <w:vAlign w:val="center"/>
          </w:tcPr>
          <w:p w14:paraId="463AE899">
            <w:pPr>
              <w:pStyle w:val="30"/>
            </w:pPr>
            <w:r>
              <w:t>选择风险动态、选择预警识别</w:t>
            </w:r>
          </w:p>
        </w:tc>
      </w:tr>
      <w:tr w14:paraId="1DCAD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7D6B53B8">
            <w:pPr>
              <w:pStyle w:val="30"/>
            </w:pPr>
            <w:r>
              <w:t>输出</w:t>
            </w:r>
          </w:p>
        </w:tc>
        <w:tc>
          <w:tcPr>
            <w:tcW w:w="3720" w:type="pct"/>
            <w:vAlign w:val="center"/>
          </w:tcPr>
          <w:p w14:paraId="1977A392">
            <w:pPr>
              <w:pStyle w:val="30"/>
            </w:pPr>
            <w:r>
              <w:t>国资委整体预警识别类风险动态列表</w:t>
            </w:r>
          </w:p>
        </w:tc>
      </w:tr>
      <w:tr w14:paraId="3D3DF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09A344F9">
            <w:pPr>
              <w:pStyle w:val="30"/>
            </w:pPr>
            <w:r>
              <w:t>正常流</w:t>
            </w:r>
          </w:p>
        </w:tc>
        <w:tc>
          <w:tcPr>
            <w:tcW w:w="3720" w:type="pct"/>
            <w:vAlign w:val="center"/>
          </w:tcPr>
          <w:p w14:paraId="5799AAE5">
            <w:pPr>
              <w:pStyle w:val="30"/>
            </w:pPr>
            <w:r>
              <w:t>显示国资委整体本期自动生成的全部预警识别类风险动态内容</w:t>
            </w:r>
          </w:p>
        </w:tc>
      </w:tr>
      <w:tr w14:paraId="59E23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0CC6718E">
            <w:pPr>
              <w:pStyle w:val="30"/>
            </w:pPr>
            <w:r>
              <w:t>异常流</w:t>
            </w:r>
          </w:p>
        </w:tc>
        <w:tc>
          <w:tcPr>
            <w:tcW w:w="3720" w:type="pct"/>
            <w:vAlign w:val="center"/>
          </w:tcPr>
          <w:p w14:paraId="33FF07FD">
            <w:pPr>
              <w:pStyle w:val="30"/>
            </w:pPr>
            <w:r>
              <w:t>数据显示有误</w:t>
            </w:r>
          </w:p>
        </w:tc>
      </w:tr>
      <w:tr w14:paraId="33277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57AF478B">
            <w:pPr>
              <w:pStyle w:val="30"/>
            </w:pPr>
            <w:r>
              <w:t>特殊需求</w:t>
            </w:r>
          </w:p>
        </w:tc>
        <w:tc>
          <w:tcPr>
            <w:tcW w:w="3720" w:type="pct"/>
            <w:vAlign w:val="center"/>
          </w:tcPr>
          <w:p w14:paraId="7A5893B5">
            <w:pPr>
              <w:pStyle w:val="30"/>
            </w:pPr>
            <w:r>
              <w:t>无</w:t>
            </w:r>
          </w:p>
        </w:tc>
      </w:tr>
    </w:tbl>
    <w:p w14:paraId="0CDBE910">
      <w:pPr>
        <w:pStyle w:val="7"/>
        <w:numPr>
          <w:ilvl w:val="5"/>
          <w:numId w:val="0"/>
        </w:numPr>
      </w:pPr>
      <w:r>
        <w:rPr>
          <w:rFonts w:hint="eastAsia" w:ascii="Times New Roman" w:hAnsi="Times New Roman" w:cs="宋体"/>
        </w:rPr>
        <w:t xml:space="preserve">6.1.6.9.1.6  </w:t>
      </w:r>
      <w:r>
        <w:rPr>
          <w:rFonts w:hint="eastAsia"/>
        </w:rPr>
        <w:t>风险总览-舆情热点风险动态H5</w:t>
      </w:r>
    </w:p>
    <w:p w14:paraId="6B88D165">
      <w:pPr>
        <w:ind w:firstLine="480"/>
      </w:pPr>
      <w:r>
        <w:rPr>
          <w:rFonts w:hint="eastAsia"/>
        </w:rPr>
        <w:t>根据国资委需求设置舆情热点类风险动态生成规则，展现监管企业新增舆情或重大公告的动态详情。舆情动态类动态主要展现各监管企业当月识别的舆情情况。该类别动态将按照舆情事件发生频次实时生成。</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5C87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AD5ED93">
            <w:pPr>
              <w:spacing w:before="156"/>
              <w:ind w:firstLine="0" w:firstLineChars="0"/>
              <w:jc w:val="center"/>
              <w:rPr>
                <w:rFonts w:cs="Times New Roman"/>
                <w:color w:val="000000"/>
              </w:rPr>
            </w:pPr>
            <w:r>
              <w:rPr>
                <w:rFonts w:cs="Times New Roman"/>
                <w:color w:val="000000"/>
              </w:rPr>
              <w:t>编号</w:t>
            </w:r>
          </w:p>
        </w:tc>
        <w:tc>
          <w:tcPr>
            <w:tcW w:w="3720" w:type="pct"/>
            <w:vAlign w:val="center"/>
          </w:tcPr>
          <w:p w14:paraId="7C08112B">
            <w:pPr>
              <w:spacing w:before="156"/>
              <w:ind w:firstLine="0" w:firstLineChars="0"/>
              <w:jc w:val="center"/>
              <w:rPr>
                <w:rFonts w:cs="Times New Roman"/>
                <w:color w:val="000000"/>
              </w:rPr>
            </w:pPr>
            <w:r>
              <w:rPr>
                <w:rFonts w:cs="Times New Roman"/>
                <w:color w:val="000000"/>
              </w:rPr>
              <w:t>FXYJ_8_6</w:t>
            </w:r>
          </w:p>
        </w:tc>
      </w:tr>
      <w:tr w14:paraId="2D1AB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647400A">
            <w:pPr>
              <w:spacing w:before="156"/>
              <w:ind w:firstLine="0" w:firstLineChars="0"/>
              <w:jc w:val="center"/>
              <w:rPr>
                <w:rFonts w:cs="Times New Roman"/>
                <w:color w:val="000000"/>
              </w:rPr>
            </w:pPr>
            <w:r>
              <w:rPr>
                <w:rFonts w:cs="Times New Roman"/>
                <w:color w:val="000000"/>
              </w:rPr>
              <w:t>角色</w:t>
            </w:r>
          </w:p>
        </w:tc>
        <w:tc>
          <w:tcPr>
            <w:tcW w:w="3720" w:type="pct"/>
            <w:vAlign w:val="center"/>
          </w:tcPr>
          <w:p w14:paraId="0670B69F">
            <w:pPr>
              <w:spacing w:before="156"/>
              <w:ind w:firstLine="0" w:firstLineChars="0"/>
              <w:jc w:val="center"/>
              <w:rPr>
                <w:rFonts w:cs="Times New Roman"/>
                <w:color w:val="000000"/>
              </w:rPr>
            </w:pPr>
            <w:r>
              <w:rPr>
                <w:rFonts w:cs="Times New Roman"/>
                <w:color w:val="000000"/>
              </w:rPr>
              <w:t>国资委用户、系统管理员</w:t>
            </w:r>
          </w:p>
        </w:tc>
      </w:tr>
      <w:tr w14:paraId="0608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4D14958">
            <w:pPr>
              <w:spacing w:before="156"/>
              <w:ind w:firstLine="0" w:firstLineChars="0"/>
              <w:jc w:val="center"/>
              <w:rPr>
                <w:rFonts w:cs="Times New Roman"/>
                <w:color w:val="000000"/>
              </w:rPr>
            </w:pPr>
            <w:r>
              <w:rPr>
                <w:rFonts w:cs="Times New Roman"/>
                <w:color w:val="000000"/>
              </w:rPr>
              <w:t>前置条件</w:t>
            </w:r>
          </w:p>
        </w:tc>
        <w:tc>
          <w:tcPr>
            <w:tcW w:w="3720" w:type="pct"/>
            <w:vAlign w:val="center"/>
          </w:tcPr>
          <w:p w14:paraId="1BF7A1D8">
            <w:pPr>
              <w:spacing w:before="156"/>
              <w:ind w:firstLine="0" w:firstLineChars="0"/>
              <w:jc w:val="center"/>
              <w:rPr>
                <w:rFonts w:cs="Times New Roman"/>
                <w:color w:val="000000"/>
              </w:rPr>
            </w:pPr>
            <w:r>
              <w:rPr>
                <w:rFonts w:cs="Times New Roman"/>
                <w:color w:val="000000"/>
              </w:rPr>
              <w:t>登入全面风险预警H5，选择风险总览-风险动态</w:t>
            </w:r>
          </w:p>
        </w:tc>
      </w:tr>
      <w:tr w14:paraId="50272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0F37081">
            <w:pPr>
              <w:spacing w:before="156"/>
              <w:ind w:firstLine="0" w:firstLineChars="0"/>
              <w:jc w:val="center"/>
              <w:rPr>
                <w:rFonts w:cs="Times New Roman"/>
                <w:color w:val="000000"/>
              </w:rPr>
            </w:pPr>
            <w:r>
              <w:rPr>
                <w:rFonts w:cs="Times New Roman"/>
                <w:color w:val="000000"/>
              </w:rPr>
              <w:t>后置条件</w:t>
            </w:r>
          </w:p>
        </w:tc>
        <w:tc>
          <w:tcPr>
            <w:tcW w:w="3720" w:type="pct"/>
            <w:vAlign w:val="center"/>
          </w:tcPr>
          <w:p w14:paraId="662FBB09">
            <w:pPr>
              <w:spacing w:before="156"/>
              <w:ind w:firstLine="0" w:firstLineChars="0"/>
              <w:jc w:val="center"/>
              <w:rPr>
                <w:rFonts w:cs="Times New Roman"/>
                <w:color w:val="000000"/>
              </w:rPr>
            </w:pPr>
            <w:r>
              <w:rPr>
                <w:rFonts w:cs="Times New Roman"/>
                <w:color w:val="000000"/>
              </w:rPr>
              <w:t>无</w:t>
            </w:r>
          </w:p>
        </w:tc>
      </w:tr>
      <w:tr w14:paraId="0D731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A346840">
            <w:pPr>
              <w:spacing w:before="156"/>
              <w:ind w:firstLine="0" w:firstLineChars="0"/>
              <w:jc w:val="center"/>
              <w:rPr>
                <w:rFonts w:cs="Times New Roman"/>
                <w:color w:val="000000"/>
              </w:rPr>
            </w:pPr>
            <w:r>
              <w:rPr>
                <w:rFonts w:cs="Times New Roman"/>
                <w:color w:val="000000"/>
              </w:rPr>
              <w:t>输入</w:t>
            </w:r>
          </w:p>
        </w:tc>
        <w:tc>
          <w:tcPr>
            <w:tcW w:w="3720" w:type="pct"/>
            <w:vAlign w:val="center"/>
          </w:tcPr>
          <w:p w14:paraId="1790149A">
            <w:pPr>
              <w:spacing w:before="156"/>
              <w:ind w:firstLine="0" w:firstLineChars="0"/>
              <w:jc w:val="center"/>
              <w:rPr>
                <w:rFonts w:cs="Times New Roman"/>
                <w:color w:val="000000"/>
              </w:rPr>
            </w:pPr>
            <w:r>
              <w:rPr>
                <w:rFonts w:cs="Times New Roman"/>
              </w:rPr>
              <w:t>选择风险动态、选择舆情热点</w:t>
            </w:r>
          </w:p>
        </w:tc>
      </w:tr>
      <w:tr w14:paraId="1E717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36CEA2F">
            <w:pPr>
              <w:spacing w:before="156"/>
              <w:ind w:firstLine="0" w:firstLineChars="0"/>
              <w:jc w:val="center"/>
              <w:rPr>
                <w:rFonts w:cs="Times New Roman"/>
                <w:color w:val="000000"/>
              </w:rPr>
            </w:pPr>
            <w:r>
              <w:rPr>
                <w:rFonts w:cs="Times New Roman"/>
                <w:color w:val="000000"/>
              </w:rPr>
              <w:t>输出</w:t>
            </w:r>
          </w:p>
        </w:tc>
        <w:tc>
          <w:tcPr>
            <w:tcW w:w="3720" w:type="pct"/>
            <w:vAlign w:val="center"/>
          </w:tcPr>
          <w:p w14:paraId="5460BE4D">
            <w:pPr>
              <w:spacing w:before="156"/>
              <w:ind w:firstLine="0" w:firstLineChars="0"/>
              <w:jc w:val="center"/>
              <w:rPr>
                <w:rFonts w:cs="Times New Roman"/>
                <w:color w:val="000000"/>
              </w:rPr>
            </w:pPr>
            <w:r>
              <w:rPr>
                <w:rFonts w:cs="Times New Roman"/>
                <w:color w:val="000000"/>
              </w:rPr>
              <w:t>国资委整体</w:t>
            </w:r>
            <w:r>
              <w:rPr>
                <w:rFonts w:cs="Times New Roman"/>
              </w:rPr>
              <w:t>舆情热点</w:t>
            </w:r>
            <w:r>
              <w:rPr>
                <w:rFonts w:cs="Times New Roman"/>
                <w:color w:val="000000"/>
              </w:rPr>
              <w:t>类风险动态列表</w:t>
            </w:r>
          </w:p>
        </w:tc>
      </w:tr>
      <w:tr w14:paraId="3A10F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1E66BDD">
            <w:pPr>
              <w:spacing w:before="156"/>
              <w:ind w:firstLine="0" w:firstLineChars="0"/>
              <w:jc w:val="center"/>
              <w:rPr>
                <w:rFonts w:cs="Times New Roman"/>
                <w:color w:val="000000"/>
              </w:rPr>
            </w:pPr>
            <w:r>
              <w:rPr>
                <w:rFonts w:cs="Times New Roman"/>
                <w:color w:val="000000"/>
              </w:rPr>
              <w:t>正常流</w:t>
            </w:r>
          </w:p>
        </w:tc>
        <w:tc>
          <w:tcPr>
            <w:tcW w:w="3720" w:type="pct"/>
            <w:vAlign w:val="center"/>
          </w:tcPr>
          <w:p w14:paraId="7FC4C044">
            <w:pPr>
              <w:spacing w:before="156"/>
              <w:ind w:firstLine="0" w:firstLineChars="0"/>
              <w:jc w:val="center"/>
              <w:rPr>
                <w:rFonts w:cs="Times New Roman"/>
                <w:color w:val="000000"/>
              </w:rPr>
            </w:pPr>
            <w:r>
              <w:rPr>
                <w:rFonts w:cs="Times New Roman"/>
                <w:color w:val="000000"/>
              </w:rPr>
              <w:t>显示国资委整体本期自动生成的全部</w:t>
            </w:r>
            <w:r>
              <w:rPr>
                <w:rFonts w:cs="Times New Roman"/>
              </w:rPr>
              <w:t>舆情热点</w:t>
            </w:r>
            <w:r>
              <w:rPr>
                <w:rFonts w:cs="Times New Roman"/>
                <w:color w:val="000000"/>
              </w:rPr>
              <w:t>类风险动态内容</w:t>
            </w:r>
          </w:p>
        </w:tc>
      </w:tr>
      <w:tr w14:paraId="6F663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930035A">
            <w:pPr>
              <w:spacing w:before="156"/>
              <w:ind w:firstLine="0" w:firstLineChars="0"/>
              <w:jc w:val="center"/>
              <w:rPr>
                <w:rFonts w:cs="Times New Roman"/>
                <w:color w:val="000000"/>
              </w:rPr>
            </w:pPr>
            <w:r>
              <w:rPr>
                <w:rFonts w:cs="Times New Roman"/>
                <w:color w:val="000000"/>
              </w:rPr>
              <w:t>异常流</w:t>
            </w:r>
          </w:p>
        </w:tc>
        <w:tc>
          <w:tcPr>
            <w:tcW w:w="3720" w:type="pct"/>
            <w:vAlign w:val="center"/>
          </w:tcPr>
          <w:p w14:paraId="01FD59AF">
            <w:pPr>
              <w:spacing w:before="156"/>
              <w:ind w:firstLine="0" w:firstLineChars="0"/>
              <w:jc w:val="center"/>
              <w:rPr>
                <w:rFonts w:cs="Times New Roman"/>
                <w:color w:val="000000"/>
              </w:rPr>
            </w:pPr>
            <w:r>
              <w:rPr>
                <w:rFonts w:cs="Times New Roman"/>
                <w:color w:val="000000"/>
              </w:rPr>
              <w:t>数据显示有误</w:t>
            </w:r>
          </w:p>
        </w:tc>
      </w:tr>
      <w:tr w14:paraId="2BE3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F01156B">
            <w:pPr>
              <w:spacing w:before="156"/>
              <w:ind w:firstLine="0" w:firstLineChars="0"/>
              <w:jc w:val="center"/>
              <w:rPr>
                <w:rFonts w:cs="Times New Roman"/>
                <w:color w:val="000000"/>
              </w:rPr>
            </w:pPr>
            <w:r>
              <w:rPr>
                <w:rFonts w:cs="Times New Roman"/>
                <w:color w:val="000000"/>
              </w:rPr>
              <w:t>特殊需求</w:t>
            </w:r>
          </w:p>
        </w:tc>
        <w:tc>
          <w:tcPr>
            <w:tcW w:w="3720" w:type="pct"/>
            <w:vAlign w:val="center"/>
          </w:tcPr>
          <w:p w14:paraId="279F789F">
            <w:pPr>
              <w:spacing w:before="156"/>
              <w:ind w:firstLine="0" w:firstLineChars="0"/>
              <w:jc w:val="center"/>
              <w:rPr>
                <w:rFonts w:cs="Times New Roman"/>
                <w:color w:val="000000"/>
              </w:rPr>
            </w:pPr>
            <w:r>
              <w:rPr>
                <w:rFonts w:cs="Times New Roman"/>
                <w:color w:val="000000"/>
              </w:rPr>
              <w:t>无</w:t>
            </w:r>
          </w:p>
        </w:tc>
      </w:tr>
    </w:tbl>
    <w:p w14:paraId="48651CF4">
      <w:pPr>
        <w:pStyle w:val="7"/>
        <w:numPr>
          <w:ilvl w:val="5"/>
          <w:numId w:val="0"/>
        </w:numPr>
      </w:pPr>
      <w:r>
        <w:rPr>
          <w:rFonts w:hint="eastAsia" w:ascii="Times New Roman" w:hAnsi="Times New Roman" w:cs="宋体"/>
        </w:rPr>
        <w:t xml:space="preserve">6.1.6.9.1.7  </w:t>
      </w:r>
      <w:r>
        <w:rPr>
          <w:rFonts w:hint="eastAsia"/>
        </w:rPr>
        <w:t>风险总览-法律诉讼风险动态H5</w:t>
      </w:r>
    </w:p>
    <w:p w14:paraId="6A14A025">
      <w:pPr>
        <w:ind w:firstLine="480"/>
      </w:pPr>
      <w:r>
        <w:rPr>
          <w:rFonts w:hint="eastAsia"/>
        </w:rPr>
        <w:t>根据国资委需求设置法律诉讼类风险动态生成规则，展现监管企业新增重大诉讼风险动态详情。法律诉讼类动态主要展现各监管企业当月新增的涉诉案件情况。该类别动态将按照重大诉讼发生频次实时生成，内容主要包括集团名称、企业名称、诉讼地位（原告/被告/第三人）、涉诉金额等内容。</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72F9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4508DAC">
            <w:pPr>
              <w:pStyle w:val="30"/>
            </w:pPr>
            <w:r>
              <w:t>编号</w:t>
            </w:r>
          </w:p>
        </w:tc>
        <w:tc>
          <w:tcPr>
            <w:tcW w:w="3720" w:type="pct"/>
            <w:vAlign w:val="center"/>
          </w:tcPr>
          <w:p w14:paraId="1157DE59">
            <w:pPr>
              <w:pStyle w:val="30"/>
            </w:pPr>
            <w:r>
              <w:t>FXYJ_8_7</w:t>
            </w:r>
          </w:p>
        </w:tc>
      </w:tr>
      <w:tr w14:paraId="7975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F9B2CB7">
            <w:pPr>
              <w:pStyle w:val="30"/>
            </w:pPr>
            <w:r>
              <w:t>角色</w:t>
            </w:r>
          </w:p>
        </w:tc>
        <w:tc>
          <w:tcPr>
            <w:tcW w:w="3720" w:type="pct"/>
            <w:vAlign w:val="center"/>
          </w:tcPr>
          <w:p w14:paraId="2F0F4FCF">
            <w:pPr>
              <w:pStyle w:val="30"/>
            </w:pPr>
            <w:r>
              <w:t>国资委用户、系统管理员</w:t>
            </w:r>
          </w:p>
        </w:tc>
      </w:tr>
      <w:tr w14:paraId="7F21F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B797D73">
            <w:pPr>
              <w:pStyle w:val="30"/>
            </w:pPr>
            <w:r>
              <w:t>前置条件</w:t>
            </w:r>
          </w:p>
        </w:tc>
        <w:tc>
          <w:tcPr>
            <w:tcW w:w="3720" w:type="pct"/>
            <w:vAlign w:val="center"/>
          </w:tcPr>
          <w:p w14:paraId="6ECE65BD">
            <w:pPr>
              <w:pStyle w:val="30"/>
            </w:pPr>
            <w:r>
              <w:t>登入全面风险预警H5，选择风险总览-风险动态</w:t>
            </w:r>
          </w:p>
        </w:tc>
      </w:tr>
      <w:tr w14:paraId="6293A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4014961">
            <w:pPr>
              <w:pStyle w:val="30"/>
            </w:pPr>
            <w:r>
              <w:t>后置条件</w:t>
            </w:r>
          </w:p>
        </w:tc>
        <w:tc>
          <w:tcPr>
            <w:tcW w:w="3720" w:type="pct"/>
            <w:vAlign w:val="center"/>
          </w:tcPr>
          <w:p w14:paraId="5068E12F">
            <w:pPr>
              <w:pStyle w:val="30"/>
            </w:pPr>
            <w:r>
              <w:t>无</w:t>
            </w:r>
          </w:p>
        </w:tc>
      </w:tr>
      <w:tr w14:paraId="060C6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5277AA3">
            <w:pPr>
              <w:pStyle w:val="30"/>
            </w:pPr>
            <w:r>
              <w:t>输入</w:t>
            </w:r>
          </w:p>
        </w:tc>
        <w:tc>
          <w:tcPr>
            <w:tcW w:w="3720" w:type="pct"/>
            <w:vAlign w:val="center"/>
          </w:tcPr>
          <w:p w14:paraId="66989156">
            <w:pPr>
              <w:pStyle w:val="30"/>
            </w:pPr>
            <w:r>
              <w:t>选择风险动态、选择法律诉讼</w:t>
            </w:r>
          </w:p>
        </w:tc>
      </w:tr>
      <w:tr w14:paraId="16873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5C17421">
            <w:pPr>
              <w:pStyle w:val="30"/>
            </w:pPr>
            <w:r>
              <w:t>输出</w:t>
            </w:r>
          </w:p>
        </w:tc>
        <w:tc>
          <w:tcPr>
            <w:tcW w:w="3720" w:type="pct"/>
            <w:vAlign w:val="center"/>
          </w:tcPr>
          <w:p w14:paraId="0990E3FE">
            <w:pPr>
              <w:pStyle w:val="30"/>
            </w:pPr>
            <w:r>
              <w:t>国资委整体法律诉讼类风险动态列表</w:t>
            </w:r>
          </w:p>
        </w:tc>
      </w:tr>
      <w:tr w14:paraId="6D617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D67039A">
            <w:pPr>
              <w:pStyle w:val="30"/>
            </w:pPr>
            <w:r>
              <w:t>正常流</w:t>
            </w:r>
          </w:p>
        </w:tc>
        <w:tc>
          <w:tcPr>
            <w:tcW w:w="3720" w:type="pct"/>
            <w:vAlign w:val="center"/>
          </w:tcPr>
          <w:p w14:paraId="54020AB4">
            <w:pPr>
              <w:pStyle w:val="30"/>
            </w:pPr>
            <w:r>
              <w:t>显示国资委整体本期自动生成的全部法律诉讼类风险动态内容</w:t>
            </w:r>
          </w:p>
        </w:tc>
      </w:tr>
      <w:tr w14:paraId="67298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FA4610D">
            <w:pPr>
              <w:pStyle w:val="30"/>
            </w:pPr>
            <w:r>
              <w:t>异常流</w:t>
            </w:r>
          </w:p>
        </w:tc>
        <w:tc>
          <w:tcPr>
            <w:tcW w:w="3720" w:type="pct"/>
            <w:vAlign w:val="center"/>
          </w:tcPr>
          <w:p w14:paraId="702C1B8B">
            <w:pPr>
              <w:pStyle w:val="30"/>
            </w:pPr>
            <w:r>
              <w:t>数据显示有误</w:t>
            </w:r>
          </w:p>
        </w:tc>
      </w:tr>
      <w:tr w14:paraId="7977C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FEAA4D8">
            <w:pPr>
              <w:pStyle w:val="30"/>
            </w:pPr>
            <w:r>
              <w:t>特殊需求</w:t>
            </w:r>
          </w:p>
        </w:tc>
        <w:tc>
          <w:tcPr>
            <w:tcW w:w="3720" w:type="pct"/>
            <w:vAlign w:val="center"/>
          </w:tcPr>
          <w:p w14:paraId="27C2DBD2">
            <w:pPr>
              <w:pStyle w:val="30"/>
            </w:pPr>
            <w:r>
              <w:t>无</w:t>
            </w:r>
          </w:p>
        </w:tc>
      </w:tr>
    </w:tbl>
    <w:p w14:paraId="037DE946">
      <w:pPr>
        <w:pStyle w:val="6"/>
        <w:numPr>
          <w:ilvl w:val="4"/>
          <w:numId w:val="0"/>
        </w:numPr>
      </w:pPr>
      <w:r>
        <w:rPr>
          <w:rFonts w:hint="eastAsia" w:eastAsia="宋体" w:cs="宋体"/>
        </w:rPr>
        <w:t xml:space="preserve">6.1.6.9.2  </w:t>
      </w:r>
      <w:r>
        <w:rPr>
          <w:rFonts w:hint="eastAsia"/>
        </w:rPr>
        <w:t>企业分析H5</w:t>
      </w:r>
    </w:p>
    <w:p w14:paraId="106ACB1E">
      <w:pPr>
        <w:pStyle w:val="7"/>
        <w:numPr>
          <w:ilvl w:val="5"/>
          <w:numId w:val="0"/>
        </w:numPr>
      </w:pPr>
      <w:r>
        <w:rPr>
          <w:rFonts w:hint="eastAsia" w:ascii="Times New Roman" w:hAnsi="Times New Roman" w:cs="宋体"/>
        </w:rPr>
        <w:t xml:space="preserve">6.1.6.9.2.1  </w:t>
      </w:r>
      <w:r>
        <w:rPr>
          <w:rFonts w:hint="eastAsia"/>
        </w:rPr>
        <w:t>企业信息-基本信息H5</w:t>
      </w:r>
    </w:p>
    <w:p w14:paraId="6BFF0993">
      <w:pPr>
        <w:ind w:firstLine="480"/>
      </w:pPr>
      <w:r>
        <w:rPr>
          <w:rFonts w:hint="eastAsia"/>
        </w:rPr>
        <w:t>根据国资委需求制作监管一级集团基本信息全览页面，页面展现主要包括企业股权结构信息、企业快报信息等内容。用户点击进入任一集团基本信息，界面将显示所选集团股权结构、营业收入、净利润、总资产、净资产等数据详情。</w:t>
      </w:r>
    </w:p>
    <w:p w14:paraId="321F37C7">
      <w:pPr>
        <w:ind w:firstLine="0" w:firstLineChars="0"/>
        <w:jc w:val="center"/>
      </w:pPr>
      <w:r>
        <w:drawing>
          <wp:inline distT="0" distB="0" distL="0" distR="0">
            <wp:extent cx="2879725" cy="6247130"/>
            <wp:effectExtent l="0" t="0" r="6350" b="1270"/>
            <wp:docPr id="820869857" name="图片 82086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57" name="图片 820869857"/>
                    <pic:cNvPicPr>
                      <a:picLocks noChangeAspect="1"/>
                    </pic:cNvPicPr>
                  </pic:nvPicPr>
                  <pic:blipFill>
                    <a:blip r:embed="rId170"/>
                    <a:stretch>
                      <a:fillRect/>
                    </a:stretch>
                  </pic:blipFill>
                  <pic:spPr>
                    <a:xfrm>
                      <a:off x="0" y="0"/>
                      <a:ext cx="2880000" cy="6247668"/>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05CB2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2AB8C01">
            <w:pPr>
              <w:pStyle w:val="30"/>
            </w:pPr>
            <w:r>
              <w:t>编号</w:t>
            </w:r>
          </w:p>
        </w:tc>
        <w:tc>
          <w:tcPr>
            <w:tcW w:w="3720" w:type="pct"/>
            <w:vAlign w:val="center"/>
          </w:tcPr>
          <w:p w14:paraId="3A2703D7">
            <w:pPr>
              <w:pStyle w:val="30"/>
            </w:pPr>
            <w:r>
              <w:t>FXYJ_8_8</w:t>
            </w:r>
          </w:p>
        </w:tc>
      </w:tr>
      <w:tr w14:paraId="6F840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D36A5DC">
            <w:pPr>
              <w:pStyle w:val="30"/>
            </w:pPr>
            <w:r>
              <w:t>角色</w:t>
            </w:r>
          </w:p>
        </w:tc>
        <w:tc>
          <w:tcPr>
            <w:tcW w:w="3720" w:type="pct"/>
            <w:vAlign w:val="center"/>
          </w:tcPr>
          <w:p w14:paraId="1485E3E2">
            <w:pPr>
              <w:pStyle w:val="30"/>
            </w:pPr>
            <w:r>
              <w:t>国资委用户、系统管理员</w:t>
            </w:r>
          </w:p>
        </w:tc>
      </w:tr>
      <w:tr w14:paraId="267B7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7B442A7">
            <w:pPr>
              <w:pStyle w:val="30"/>
            </w:pPr>
            <w:r>
              <w:t>前置条件</w:t>
            </w:r>
          </w:p>
        </w:tc>
        <w:tc>
          <w:tcPr>
            <w:tcW w:w="3720" w:type="pct"/>
            <w:vAlign w:val="center"/>
          </w:tcPr>
          <w:p w14:paraId="196DDB1C">
            <w:pPr>
              <w:pStyle w:val="30"/>
            </w:pPr>
            <w:r>
              <w:t>登入全面风险预警H5，选择企业分析-基础信息</w:t>
            </w:r>
          </w:p>
        </w:tc>
      </w:tr>
      <w:tr w14:paraId="0C34B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A986611">
            <w:pPr>
              <w:pStyle w:val="30"/>
            </w:pPr>
            <w:r>
              <w:t>后置条件</w:t>
            </w:r>
          </w:p>
        </w:tc>
        <w:tc>
          <w:tcPr>
            <w:tcW w:w="3720" w:type="pct"/>
            <w:vAlign w:val="center"/>
          </w:tcPr>
          <w:p w14:paraId="739091C2">
            <w:pPr>
              <w:pStyle w:val="30"/>
            </w:pPr>
            <w:r>
              <w:t>无</w:t>
            </w:r>
          </w:p>
        </w:tc>
      </w:tr>
      <w:tr w14:paraId="3025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E14CEAE">
            <w:pPr>
              <w:pStyle w:val="30"/>
            </w:pPr>
            <w:r>
              <w:t>输入</w:t>
            </w:r>
          </w:p>
        </w:tc>
        <w:tc>
          <w:tcPr>
            <w:tcW w:w="3720" w:type="pct"/>
            <w:vAlign w:val="center"/>
          </w:tcPr>
          <w:p w14:paraId="5F49E00C">
            <w:pPr>
              <w:pStyle w:val="30"/>
            </w:pPr>
            <w:r>
              <w:t>选择企业、选择企业信息、选择基础信息</w:t>
            </w:r>
          </w:p>
        </w:tc>
      </w:tr>
      <w:tr w14:paraId="3E4C5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7E45EC5">
            <w:pPr>
              <w:pStyle w:val="30"/>
            </w:pPr>
            <w:r>
              <w:t>输出</w:t>
            </w:r>
          </w:p>
        </w:tc>
        <w:tc>
          <w:tcPr>
            <w:tcW w:w="3720" w:type="pct"/>
            <w:vAlign w:val="center"/>
          </w:tcPr>
          <w:p w14:paraId="2F147153">
            <w:pPr>
              <w:pStyle w:val="30"/>
            </w:pPr>
            <w:r>
              <w:t>所选企业股权结构信息及财务指标信息</w:t>
            </w:r>
          </w:p>
        </w:tc>
      </w:tr>
      <w:tr w14:paraId="0260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25038D6">
            <w:pPr>
              <w:pStyle w:val="30"/>
            </w:pPr>
            <w:r>
              <w:t>正常流</w:t>
            </w:r>
          </w:p>
        </w:tc>
        <w:tc>
          <w:tcPr>
            <w:tcW w:w="3720" w:type="pct"/>
            <w:vAlign w:val="center"/>
          </w:tcPr>
          <w:p w14:paraId="2AA1204B">
            <w:pPr>
              <w:pStyle w:val="30"/>
            </w:pPr>
            <w:r>
              <w:t>显示所选企业股权结构信息及营业收入、净利润、净资产、总资产等指标信息</w:t>
            </w:r>
          </w:p>
        </w:tc>
      </w:tr>
      <w:tr w14:paraId="53614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EF5CB5C">
            <w:pPr>
              <w:pStyle w:val="30"/>
            </w:pPr>
            <w:r>
              <w:t>异常流</w:t>
            </w:r>
          </w:p>
        </w:tc>
        <w:tc>
          <w:tcPr>
            <w:tcW w:w="3720" w:type="pct"/>
            <w:vAlign w:val="center"/>
          </w:tcPr>
          <w:p w14:paraId="46876602">
            <w:pPr>
              <w:pStyle w:val="30"/>
            </w:pPr>
            <w:r>
              <w:t>数据显示有误</w:t>
            </w:r>
          </w:p>
        </w:tc>
      </w:tr>
      <w:tr w14:paraId="1F32B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5DC514F">
            <w:pPr>
              <w:pStyle w:val="30"/>
            </w:pPr>
            <w:r>
              <w:t>特殊需求</w:t>
            </w:r>
          </w:p>
        </w:tc>
        <w:tc>
          <w:tcPr>
            <w:tcW w:w="3720" w:type="pct"/>
            <w:vAlign w:val="center"/>
          </w:tcPr>
          <w:p w14:paraId="0028257C">
            <w:pPr>
              <w:pStyle w:val="30"/>
            </w:pPr>
            <w:r>
              <w:t>无</w:t>
            </w:r>
          </w:p>
        </w:tc>
      </w:tr>
    </w:tbl>
    <w:p w14:paraId="784078A2">
      <w:pPr>
        <w:pStyle w:val="7"/>
        <w:numPr>
          <w:ilvl w:val="5"/>
          <w:numId w:val="0"/>
        </w:numPr>
      </w:pPr>
      <w:r>
        <w:rPr>
          <w:rFonts w:hint="eastAsia" w:ascii="Times New Roman" w:hAnsi="Times New Roman" w:cs="宋体"/>
        </w:rPr>
        <w:t xml:space="preserve">6.1.6.9.2.2  </w:t>
      </w:r>
      <w:r>
        <w:rPr>
          <w:rFonts w:hint="eastAsia"/>
        </w:rPr>
        <w:t>企业信息-风险总览H5</w:t>
      </w:r>
    </w:p>
    <w:p w14:paraId="5C60E32C">
      <w:pPr>
        <w:ind w:firstLine="480"/>
      </w:pPr>
      <w:r>
        <w:rPr>
          <w:rFonts w:hint="eastAsia"/>
        </w:rPr>
        <w:t>根据国资委需求制作监管一级集团风险总览页面，页面展现主要包括综合R值及其变动趋势、红灯数量及其变动趋势、集团整体风险地图等内容。用户点击进入任一集团风险总览，界面将显示所选集团综合R值与红灯亮灯情况，同时展现该集团风险在资金、主业、投资、治理、基金、法律、舆情、外部等8个风险领域的分布情况。</w:t>
      </w:r>
    </w:p>
    <w:p w14:paraId="0BF806CC">
      <w:pPr>
        <w:ind w:firstLine="0" w:firstLineChars="0"/>
        <w:jc w:val="center"/>
      </w:pPr>
      <w:r>
        <w:drawing>
          <wp:inline distT="0" distB="0" distL="0" distR="0">
            <wp:extent cx="2879725" cy="6247130"/>
            <wp:effectExtent l="0" t="0" r="6350" b="1270"/>
            <wp:docPr id="820869858" name="图片 82086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58" name="图片 820869858"/>
                    <pic:cNvPicPr>
                      <a:picLocks noChangeAspect="1"/>
                    </pic:cNvPicPr>
                  </pic:nvPicPr>
                  <pic:blipFill>
                    <a:blip r:embed="rId171"/>
                    <a:stretch>
                      <a:fillRect/>
                    </a:stretch>
                  </pic:blipFill>
                  <pic:spPr>
                    <a:xfrm>
                      <a:off x="0" y="0"/>
                      <a:ext cx="2880000" cy="6247668"/>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310FF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5298498">
            <w:pPr>
              <w:pStyle w:val="30"/>
            </w:pPr>
            <w:bookmarkStart w:id="180" w:name="OLE_LINK50"/>
            <w:bookmarkStart w:id="181" w:name="OLE_LINK49"/>
            <w:r>
              <w:t>编号</w:t>
            </w:r>
          </w:p>
        </w:tc>
        <w:tc>
          <w:tcPr>
            <w:tcW w:w="3720" w:type="pct"/>
            <w:vAlign w:val="center"/>
          </w:tcPr>
          <w:p w14:paraId="64D095CE">
            <w:pPr>
              <w:pStyle w:val="30"/>
            </w:pPr>
            <w:r>
              <w:t>FXYJ_8_9</w:t>
            </w:r>
          </w:p>
        </w:tc>
      </w:tr>
      <w:tr w14:paraId="2E3F7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B96CB8F">
            <w:pPr>
              <w:pStyle w:val="30"/>
            </w:pPr>
            <w:r>
              <w:t>角色</w:t>
            </w:r>
          </w:p>
        </w:tc>
        <w:tc>
          <w:tcPr>
            <w:tcW w:w="3720" w:type="pct"/>
            <w:vAlign w:val="center"/>
          </w:tcPr>
          <w:p w14:paraId="730BFEEB">
            <w:pPr>
              <w:pStyle w:val="30"/>
            </w:pPr>
            <w:r>
              <w:t>国资委用户、系统管理员</w:t>
            </w:r>
          </w:p>
        </w:tc>
      </w:tr>
      <w:tr w14:paraId="486F3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31D9508">
            <w:pPr>
              <w:pStyle w:val="30"/>
            </w:pPr>
            <w:r>
              <w:t>前置条件</w:t>
            </w:r>
          </w:p>
        </w:tc>
        <w:tc>
          <w:tcPr>
            <w:tcW w:w="3720" w:type="pct"/>
            <w:vAlign w:val="center"/>
          </w:tcPr>
          <w:p w14:paraId="30EB2820">
            <w:pPr>
              <w:pStyle w:val="30"/>
            </w:pPr>
            <w:r>
              <w:t>登入全面风险预警H5，选择企业分析-风险总览</w:t>
            </w:r>
          </w:p>
        </w:tc>
      </w:tr>
      <w:tr w14:paraId="3DFD6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D217509">
            <w:pPr>
              <w:pStyle w:val="30"/>
            </w:pPr>
            <w:r>
              <w:t>后置条件</w:t>
            </w:r>
          </w:p>
        </w:tc>
        <w:tc>
          <w:tcPr>
            <w:tcW w:w="3720" w:type="pct"/>
            <w:vAlign w:val="center"/>
          </w:tcPr>
          <w:p w14:paraId="3793D920">
            <w:pPr>
              <w:pStyle w:val="30"/>
            </w:pPr>
            <w:r>
              <w:t>无</w:t>
            </w:r>
          </w:p>
        </w:tc>
      </w:tr>
      <w:tr w14:paraId="6C8D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D8CD8B8">
            <w:pPr>
              <w:pStyle w:val="30"/>
            </w:pPr>
            <w:r>
              <w:t>输入</w:t>
            </w:r>
          </w:p>
        </w:tc>
        <w:tc>
          <w:tcPr>
            <w:tcW w:w="3720" w:type="pct"/>
            <w:vAlign w:val="center"/>
          </w:tcPr>
          <w:p w14:paraId="5F62CE34">
            <w:pPr>
              <w:pStyle w:val="30"/>
            </w:pPr>
            <w:r>
              <w:t>选择企业、选择企业信息、选择风险总览</w:t>
            </w:r>
          </w:p>
        </w:tc>
      </w:tr>
      <w:tr w14:paraId="5AF9E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C5C3615">
            <w:pPr>
              <w:pStyle w:val="30"/>
            </w:pPr>
            <w:r>
              <w:t>输出</w:t>
            </w:r>
          </w:p>
        </w:tc>
        <w:tc>
          <w:tcPr>
            <w:tcW w:w="3720" w:type="pct"/>
            <w:vAlign w:val="center"/>
          </w:tcPr>
          <w:p w14:paraId="48936E43">
            <w:pPr>
              <w:pStyle w:val="30"/>
            </w:pPr>
            <w:r>
              <w:t>综合R值及其变动趋势、红灯数量及其变动趋势、集团整体风险地图等内容</w:t>
            </w:r>
          </w:p>
        </w:tc>
      </w:tr>
      <w:tr w14:paraId="20612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03C30FA">
            <w:pPr>
              <w:pStyle w:val="30"/>
            </w:pPr>
            <w:r>
              <w:t>正常流</w:t>
            </w:r>
          </w:p>
        </w:tc>
        <w:tc>
          <w:tcPr>
            <w:tcW w:w="3720" w:type="pct"/>
            <w:vAlign w:val="center"/>
          </w:tcPr>
          <w:p w14:paraId="602FAF33">
            <w:pPr>
              <w:pStyle w:val="30"/>
            </w:pPr>
            <w:r>
              <w:t>显示综合R值及其变动趋势、红灯数量及其变动趋势、集团整体风险地图等内容</w:t>
            </w:r>
          </w:p>
        </w:tc>
      </w:tr>
      <w:tr w14:paraId="17109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990360A">
            <w:pPr>
              <w:pStyle w:val="30"/>
            </w:pPr>
            <w:r>
              <w:t>异常流</w:t>
            </w:r>
          </w:p>
        </w:tc>
        <w:tc>
          <w:tcPr>
            <w:tcW w:w="3720" w:type="pct"/>
            <w:vAlign w:val="center"/>
          </w:tcPr>
          <w:p w14:paraId="3C7607A8">
            <w:pPr>
              <w:pStyle w:val="30"/>
            </w:pPr>
            <w:r>
              <w:t>数据显示有误</w:t>
            </w:r>
          </w:p>
        </w:tc>
      </w:tr>
      <w:tr w14:paraId="0E8AB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1D88842">
            <w:pPr>
              <w:pStyle w:val="30"/>
            </w:pPr>
            <w:r>
              <w:t>特殊需求</w:t>
            </w:r>
          </w:p>
        </w:tc>
        <w:tc>
          <w:tcPr>
            <w:tcW w:w="3720" w:type="pct"/>
            <w:vAlign w:val="center"/>
          </w:tcPr>
          <w:p w14:paraId="1AF044C3">
            <w:pPr>
              <w:pStyle w:val="30"/>
            </w:pPr>
            <w:r>
              <w:t>无</w:t>
            </w:r>
          </w:p>
        </w:tc>
      </w:tr>
      <w:bookmarkEnd w:id="180"/>
      <w:bookmarkEnd w:id="181"/>
    </w:tbl>
    <w:p w14:paraId="7BD55FD0">
      <w:pPr>
        <w:pStyle w:val="7"/>
        <w:numPr>
          <w:ilvl w:val="5"/>
          <w:numId w:val="0"/>
        </w:numPr>
      </w:pPr>
      <w:r>
        <w:rPr>
          <w:rFonts w:hint="eastAsia" w:ascii="Times New Roman" w:hAnsi="Times New Roman" w:cs="宋体"/>
        </w:rPr>
        <w:t xml:space="preserve">6.1.6.9.2.3  </w:t>
      </w:r>
      <w:r>
        <w:rPr>
          <w:rFonts w:hint="eastAsia"/>
        </w:rPr>
        <w:t>企业信息-风险事件H5</w:t>
      </w:r>
    </w:p>
    <w:p w14:paraId="43C9A46D">
      <w:pPr>
        <w:ind w:firstLine="480"/>
      </w:pPr>
      <w:r>
        <w:rPr>
          <w:rFonts w:hint="eastAsia"/>
        </w:rPr>
        <w:t>根据国资委需求制作监管一级集团风险事件全览页面，页面展现主要包括风险总敞口、风险资本率、当前重大风险事件等内容。用户点击进入任一集团风险事件，界面将显示所选集团在当前时间存在的风险敞口金额，并列示当前存在的重大风险事项详细内容。</w:t>
      </w:r>
    </w:p>
    <w:p w14:paraId="29B5B8CC">
      <w:pPr>
        <w:ind w:firstLine="0" w:firstLineChars="0"/>
        <w:jc w:val="center"/>
      </w:pPr>
      <w:r>
        <w:drawing>
          <wp:inline distT="0" distB="0" distL="0" distR="0">
            <wp:extent cx="2879725" cy="6247130"/>
            <wp:effectExtent l="0" t="0" r="6350" b="1270"/>
            <wp:docPr id="820869859" name="图片 820869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59" name="图片 820869859"/>
                    <pic:cNvPicPr>
                      <a:picLocks noChangeAspect="1"/>
                    </pic:cNvPicPr>
                  </pic:nvPicPr>
                  <pic:blipFill>
                    <a:blip r:embed="rId172"/>
                    <a:stretch>
                      <a:fillRect/>
                    </a:stretch>
                  </pic:blipFill>
                  <pic:spPr>
                    <a:xfrm>
                      <a:off x="0" y="0"/>
                      <a:ext cx="2880000" cy="6247668"/>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28650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B7F43B9">
            <w:pPr>
              <w:pStyle w:val="30"/>
            </w:pPr>
            <w:r>
              <w:t>编号</w:t>
            </w:r>
          </w:p>
        </w:tc>
        <w:tc>
          <w:tcPr>
            <w:tcW w:w="3720" w:type="pct"/>
            <w:vAlign w:val="center"/>
          </w:tcPr>
          <w:p w14:paraId="1C55F357">
            <w:pPr>
              <w:pStyle w:val="30"/>
            </w:pPr>
            <w:r>
              <w:t>FXYJ_8_10</w:t>
            </w:r>
          </w:p>
        </w:tc>
      </w:tr>
      <w:tr w14:paraId="710B8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82376BD">
            <w:pPr>
              <w:pStyle w:val="30"/>
            </w:pPr>
            <w:r>
              <w:t>角色</w:t>
            </w:r>
          </w:p>
        </w:tc>
        <w:tc>
          <w:tcPr>
            <w:tcW w:w="3720" w:type="pct"/>
            <w:vAlign w:val="center"/>
          </w:tcPr>
          <w:p w14:paraId="138F06FB">
            <w:pPr>
              <w:pStyle w:val="30"/>
            </w:pPr>
            <w:r>
              <w:t>国资委用户、系统管理员</w:t>
            </w:r>
          </w:p>
        </w:tc>
      </w:tr>
      <w:tr w14:paraId="7DD39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276DA83">
            <w:pPr>
              <w:pStyle w:val="30"/>
            </w:pPr>
            <w:r>
              <w:t>前置条件</w:t>
            </w:r>
          </w:p>
        </w:tc>
        <w:tc>
          <w:tcPr>
            <w:tcW w:w="3720" w:type="pct"/>
            <w:vAlign w:val="center"/>
          </w:tcPr>
          <w:p w14:paraId="04A9B6B9">
            <w:pPr>
              <w:pStyle w:val="30"/>
            </w:pPr>
            <w:r>
              <w:t>登入全面风险预警H5，选择企业分析-风险事件</w:t>
            </w:r>
          </w:p>
        </w:tc>
      </w:tr>
      <w:tr w14:paraId="1E4D5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94538AF">
            <w:pPr>
              <w:pStyle w:val="30"/>
            </w:pPr>
            <w:r>
              <w:t>后置条件</w:t>
            </w:r>
          </w:p>
        </w:tc>
        <w:tc>
          <w:tcPr>
            <w:tcW w:w="3720" w:type="pct"/>
            <w:vAlign w:val="center"/>
          </w:tcPr>
          <w:p w14:paraId="2F9C67F8">
            <w:pPr>
              <w:pStyle w:val="30"/>
            </w:pPr>
            <w:r>
              <w:t>无</w:t>
            </w:r>
          </w:p>
        </w:tc>
      </w:tr>
      <w:tr w14:paraId="4F98F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8611E22">
            <w:pPr>
              <w:pStyle w:val="30"/>
            </w:pPr>
            <w:r>
              <w:t>输入</w:t>
            </w:r>
          </w:p>
        </w:tc>
        <w:tc>
          <w:tcPr>
            <w:tcW w:w="3720" w:type="pct"/>
            <w:vAlign w:val="center"/>
          </w:tcPr>
          <w:p w14:paraId="60CDBB57">
            <w:pPr>
              <w:pStyle w:val="30"/>
            </w:pPr>
            <w:r>
              <w:t>选择企业、选择企业信息、选择风险事件</w:t>
            </w:r>
          </w:p>
        </w:tc>
      </w:tr>
      <w:tr w14:paraId="3919A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9B93871">
            <w:pPr>
              <w:pStyle w:val="30"/>
            </w:pPr>
            <w:r>
              <w:t>输出</w:t>
            </w:r>
          </w:p>
        </w:tc>
        <w:tc>
          <w:tcPr>
            <w:tcW w:w="3720" w:type="pct"/>
            <w:vAlign w:val="center"/>
          </w:tcPr>
          <w:p w14:paraId="11B71E7F">
            <w:pPr>
              <w:pStyle w:val="30"/>
            </w:pPr>
            <w:r>
              <w:t>风险总敞口、风险资本率、当前重大风险事件</w:t>
            </w:r>
          </w:p>
        </w:tc>
      </w:tr>
      <w:tr w14:paraId="5F76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7347764">
            <w:pPr>
              <w:pStyle w:val="30"/>
            </w:pPr>
            <w:r>
              <w:t>正常流</w:t>
            </w:r>
          </w:p>
        </w:tc>
        <w:tc>
          <w:tcPr>
            <w:tcW w:w="3720" w:type="pct"/>
            <w:vAlign w:val="center"/>
          </w:tcPr>
          <w:p w14:paraId="22D4F991">
            <w:pPr>
              <w:pStyle w:val="30"/>
            </w:pPr>
            <w:r>
              <w:t>显示风险总敞口、风险资本率、当前重大风险事件等数据内容</w:t>
            </w:r>
          </w:p>
        </w:tc>
      </w:tr>
      <w:tr w14:paraId="65269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23C7B13">
            <w:pPr>
              <w:pStyle w:val="30"/>
            </w:pPr>
            <w:r>
              <w:t>异常流</w:t>
            </w:r>
          </w:p>
        </w:tc>
        <w:tc>
          <w:tcPr>
            <w:tcW w:w="3720" w:type="pct"/>
            <w:vAlign w:val="center"/>
          </w:tcPr>
          <w:p w14:paraId="154A7992">
            <w:pPr>
              <w:pStyle w:val="30"/>
            </w:pPr>
            <w:r>
              <w:t>数据显示有误</w:t>
            </w:r>
          </w:p>
        </w:tc>
      </w:tr>
      <w:tr w14:paraId="15396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5A0FA28">
            <w:pPr>
              <w:pStyle w:val="30"/>
            </w:pPr>
            <w:r>
              <w:t>特殊需求</w:t>
            </w:r>
          </w:p>
        </w:tc>
        <w:tc>
          <w:tcPr>
            <w:tcW w:w="3720" w:type="pct"/>
            <w:vAlign w:val="center"/>
          </w:tcPr>
          <w:p w14:paraId="5BA99EAE">
            <w:pPr>
              <w:pStyle w:val="30"/>
            </w:pPr>
            <w:r>
              <w:t>无</w:t>
            </w:r>
          </w:p>
        </w:tc>
      </w:tr>
    </w:tbl>
    <w:p w14:paraId="55CBED85">
      <w:pPr>
        <w:pStyle w:val="7"/>
        <w:numPr>
          <w:ilvl w:val="5"/>
          <w:numId w:val="0"/>
        </w:numPr>
      </w:pPr>
      <w:r>
        <w:rPr>
          <w:rFonts w:hint="eastAsia" w:ascii="Times New Roman" w:hAnsi="Times New Roman" w:cs="宋体"/>
        </w:rPr>
        <w:t xml:space="preserve">6.1.6.9.2.4  </w:t>
      </w:r>
      <w:r>
        <w:rPr>
          <w:rFonts w:hint="eastAsia"/>
        </w:rPr>
        <w:t>企业信息-亮灯领域H5</w:t>
      </w:r>
    </w:p>
    <w:p w14:paraId="0B63E7D4">
      <w:pPr>
        <w:ind w:firstLine="480"/>
      </w:pPr>
      <w:r>
        <w:rPr>
          <w:rFonts w:hint="eastAsia"/>
        </w:rPr>
        <w:t>根据国资委需求制作监管一级集团亮灯领域全览页面，页面展现主要包括风险领域、风险类别、风险指标、亮灯趋势等内容。用户点击进入任一集团亮灯领域，界面将显示所选集团资金、主业、投资、治理、基金、法律、舆情、外部等8个风险领域各指标的亮灯情况。</w:t>
      </w:r>
    </w:p>
    <w:p w14:paraId="12C161B2">
      <w:pPr>
        <w:ind w:firstLine="0" w:firstLineChars="0"/>
        <w:jc w:val="center"/>
      </w:pPr>
      <w:r>
        <w:drawing>
          <wp:inline distT="0" distB="0" distL="0" distR="0">
            <wp:extent cx="2879725" cy="6261100"/>
            <wp:effectExtent l="0" t="0" r="6350" b="6350"/>
            <wp:docPr id="820869860" name="图片 820869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60" name="图片 820869860"/>
                    <pic:cNvPicPr>
                      <a:picLocks noChangeAspect="1"/>
                    </pic:cNvPicPr>
                  </pic:nvPicPr>
                  <pic:blipFill>
                    <a:blip r:embed="rId173"/>
                    <a:stretch>
                      <a:fillRect/>
                    </a:stretch>
                  </pic:blipFill>
                  <pic:spPr>
                    <a:xfrm>
                      <a:off x="0" y="0"/>
                      <a:ext cx="2880000" cy="6261677"/>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63611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FCDAD8D">
            <w:pPr>
              <w:pStyle w:val="30"/>
            </w:pPr>
            <w:r>
              <w:t>编号</w:t>
            </w:r>
          </w:p>
        </w:tc>
        <w:tc>
          <w:tcPr>
            <w:tcW w:w="3720" w:type="pct"/>
            <w:vAlign w:val="center"/>
          </w:tcPr>
          <w:p w14:paraId="3087C36E">
            <w:pPr>
              <w:pStyle w:val="30"/>
            </w:pPr>
            <w:r>
              <w:t>FXYJ_8_11</w:t>
            </w:r>
          </w:p>
        </w:tc>
      </w:tr>
      <w:tr w14:paraId="30101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EEA09B6">
            <w:pPr>
              <w:pStyle w:val="30"/>
            </w:pPr>
            <w:r>
              <w:t>角色</w:t>
            </w:r>
          </w:p>
        </w:tc>
        <w:tc>
          <w:tcPr>
            <w:tcW w:w="3720" w:type="pct"/>
            <w:vAlign w:val="center"/>
          </w:tcPr>
          <w:p w14:paraId="138352E7">
            <w:pPr>
              <w:pStyle w:val="30"/>
            </w:pPr>
            <w:r>
              <w:t>国资委用户、系统管理员</w:t>
            </w:r>
          </w:p>
        </w:tc>
      </w:tr>
      <w:tr w14:paraId="3FED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5090296">
            <w:pPr>
              <w:pStyle w:val="30"/>
            </w:pPr>
            <w:r>
              <w:t>前置条件</w:t>
            </w:r>
          </w:p>
        </w:tc>
        <w:tc>
          <w:tcPr>
            <w:tcW w:w="3720" w:type="pct"/>
            <w:vAlign w:val="center"/>
          </w:tcPr>
          <w:p w14:paraId="75B51B84">
            <w:pPr>
              <w:pStyle w:val="30"/>
            </w:pPr>
            <w:r>
              <w:t>登入全面风险预警H5，选择企业分析-亮灯领域</w:t>
            </w:r>
          </w:p>
        </w:tc>
      </w:tr>
      <w:tr w14:paraId="7F300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7683B51">
            <w:pPr>
              <w:pStyle w:val="30"/>
            </w:pPr>
            <w:r>
              <w:t>后置条件</w:t>
            </w:r>
          </w:p>
        </w:tc>
        <w:tc>
          <w:tcPr>
            <w:tcW w:w="3720" w:type="pct"/>
            <w:vAlign w:val="center"/>
          </w:tcPr>
          <w:p w14:paraId="14B858B6">
            <w:pPr>
              <w:pStyle w:val="30"/>
            </w:pPr>
            <w:r>
              <w:t>无</w:t>
            </w:r>
          </w:p>
        </w:tc>
      </w:tr>
      <w:tr w14:paraId="06F8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F81CCCC">
            <w:pPr>
              <w:pStyle w:val="30"/>
            </w:pPr>
            <w:r>
              <w:t>输入</w:t>
            </w:r>
          </w:p>
        </w:tc>
        <w:tc>
          <w:tcPr>
            <w:tcW w:w="3720" w:type="pct"/>
            <w:vAlign w:val="center"/>
          </w:tcPr>
          <w:p w14:paraId="619AB401">
            <w:pPr>
              <w:pStyle w:val="30"/>
            </w:pPr>
            <w:r>
              <w:t>选择企业、选择企业信息、选择亮灯领域</w:t>
            </w:r>
          </w:p>
        </w:tc>
      </w:tr>
      <w:tr w14:paraId="78CB0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592C940">
            <w:pPr>
              <w:pStyle w:val="30"/>
            </w:pPr>
            <w:r>
              <w:t>输出</w:t>
            </w:r>
          </w:p>
        </w:tc>
        <w:tc>
          <w:tcPr>
            <w:tcW w:w="3720" w:type="pct"/>
            <w:vAlign w:val="center"/>
          </w:tcPr>
          <w:p w14:paraId="6B3F5C76">
            <w:pPr>
              <w:pStyle w:val="30"/>
            </w:pPr>
            <w:r>
              <w:t>风险领域、风险类别、风险指标、亮灯趋势</w:t>
            </w:r>
          </w:p>
        </w:tc>
      </w:tr>
      <w:tr w14:paraId="532A2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0EEC954">
            <w:pPr>
              <w:pStyle w:val="30"/>
            </w:pPr>
            <w:r>
              <w:t>正常流</w:t>
            </w:r>
          </w:p>
        </w:tc>
        <w:tc>
          <w:tcPr>
            <w:tcW w:w="3720" w:type="pct"/>
            <w:vAlign w:val="center"/>
          </w:tcPr>
          <w:p w14:paraId="03AE5CC8">
            <w:pPr>
              <w:pStyle w:val="30"/>
            </w:pPr>
            <w:r>
              <w:t>显示风险领域、风险类别、风险指标、亮灯趋势等数据内容</w:t>
            </w:r>
          </w:p>
        </w:tc>
      </w:tr>
      <w:tr w14:paraId="35C5C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2203430">
            <w:pPr>
              <w:pStyle w:val="30"/>
            </w:pPr>
            <w:r>
              <w:t>异常流</w:t>
            </w:r>
          </w:p>
        </w:tc>
        <w:tc>
          <w:tcPr>
            <w:tcW w:w="3720" w:type="pct"/>
            <w:vAlign w:val="center"/>
          </w:tcPr>
          <w:p w14:paraId="787EDBDE">
            <w:pPr>
              <w:pStyle w:val="30"/>
            </w:pPr>
            <w:r>
              <w:t>数据显示有误</w:t>
            </w:r>
          </w:p>
        </w:tc>
      </w:tr>
      <w:tr w14:paraId="0027B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FE1B502">
            <w:pPr>
              <w:pStyle w:val="30"/>
            </w:pPr>
            <w:r>
              <w:t>特殊需求</w:t>
            </w:r>
          </w:p>
        </w:tc>
        <w:tc>
          <w:tcPr>
            <w:tcW w:w="3720" w:type="pct"/>
            <w:vAlign w:val="center"/>
          </w:tcPr>
          <w:p w14:paraId="10EA1B58">
            <w:pPr>
              <w:pStyle w:val="30"/>
            </w:pPr>
            <w:r>
              <w:t>无</w:t>
            </w:r>
          </w:p>
        </w:tc>
      </w:tr>
    </w:tbl>
    <w:p w14:paraId="0FB5FCEA">
      <w:pPr>
        <w:ind w:firstLine="0" w:firstLineChars="0"/>
      </w:pPr>
    </w:p>
    <w:p w14:paraId="53B45953">
      <w:pPr>
        <w:pStyle w:val="4"/>
        <w:numPr>
          <w:ilvl w:val="2"/>
          <w:numId w:val="0"/>
        </w:numPr>
      </w:pPr>
      <w:bookmarkStart w:id="182" w:name="_Toc25357"/>
      <w:r>
        <w:rPr>
          <w:rFonts w:hint="eastAsia" w:ascii="Times New Roman" w:hAnsi="Times New Roman" w:cs="宋体"/>
        </w:rPr>
        <w:t xml:space="preserve">6.1.7  </w:t>
      </w:r>
      <w:r>
        <w:rPr>
          <w:rFonts w:hint="eastAsia"/>
        </w:rPr>
        <w:t>国资监管采集子系统</w:t>
      </w:r>
      <w:bookmarkEnd w:id="182"/>
    </w:p>
    <w:p w14:paraId="48D3B5D3">
      <w:pPr>
        <w:pStyle w:val="5"/>
        <w:numPr>
          <w:ilvl w:val="3"/>
          <w:numId w:val="0"/>
        </w:numPr>
      </w:pPr>
      <w:r>
        <w:rPr>
          <w:rFonts w:hint="eastAsia" w:cs="宋体"/>
        </w:rPr>
        <w:t xml:space="preserve">6.1.7.1  </w:t>
      </w:r>
      <w:r>
        <w:rPr>
          <w:rFonts w:hint="eastAsia"/>
        </w:rPr>
        <w:t>数据审核模块</w:t>
      </w:r>
    </w:p>
    <w:p w14:paraId="7CF3488C">
      <w:pPr>
        <w:pStyle w:val="6"/>
        <w:numPr>
          <w:ilvl w:val="4"/>
          <w:numId w:val="0"/>
        </w:numPr>
      </w:pPr>
      <w:r>
        <w:rPr>
          <w:rFonts w:hint="eastAsia" w:eastAsia="宋体" w:cs="宋体"/>
        </w:rPr>
        <w:t xml:space="preserve">6.1.7.1.1  </w:t>
      </w:r>
      <w:r>
        <w:rPr>
          <w:rFonts w:hint="eastAsia"/>
        </w:rPr>
        <w:t>全审审核功能</w:t>
      </w:r>
    </w:p>
    <w:p w14:paraId="1C332E74">
      <w:pPr>
        <w:ind w:firstLine="480"/>
      </w:pPr>
      <w:r>
        <w:rPr>
          <w:rFonts w:hint="eastAsia"/>
        </w:rPr>
        <w:t>数据审核模块下系统将表内、表间、套表审核、枚举审核、重复项审核等多类审核设计在状态栏一行逐一排列显示，通过内置的数据审核算法，对用户选择报表中的数据进行审核，并将错误数据汇总展示，指引用户修改。</w:t>
      </w:r>
    </w:p>
    <w:p w14:paraId="7289DAE6">
      <w:pPr>
        <w:ind w:firstLine="480"/>
      </w:pPr>
      <w:r>
        <w:rPr>
          <w:rFonts w:hint="eastAsia"/>
        </w:rPr>
        <w:t>此次将新增一个全审功能，支持在一个审核界面内完成上述审核，并在该界面可以直接修订数据，无须点击多个审核项即可完成全部审核，提高操作流畅性和便捷性。</w:t>
      </w:r>
    </w:p>
    <w:p w14:paraId="2D9FA3B0">
      <w:pPr>
        <w:pStyle w:val="25"/>
      </w:pPr>
      <w:r>
        <w:drawing>
          <wp:inline distT="0" distB="0" distL="114300" distR="114300">
            <wp:extent cx="5260340" cy="894080"/>
            <wp:effectExtent l="0" t="0" r="6985" b="1270"/>
            <wp:docPr id="715477694"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77694" name="图片 2" descr="文本&#10;&#10;描述已自动生成"/>
                    <pic:cNvPicPr>
                      <a:picLocks noChangeAspect="1"/>
                    </pic:cNvPicPr>
                  </pic:nvPicPr>
                  <pic:blipFill>
                    <a:blip r:embed="rId174"/>
                    <a:stretch>
                      <a:fillRect/>
                    </a:stretch>
                  </pic:blipFill>
                  <pic:spPr>
                    <a:xfrm>
                      <a:off x="0" y="0"/>
                      <a:ext cx="5260340" cy="894080"/>
                    </a:xfrm>
                    <a:prstGeom prst="rect">
                      <a:avLst/>
                    </a:prstGeom>
                    <a:noFill/>
                    <a:ln>
                      <a:noFill/>
                    </a:ln>
                  </pic:spPr>
                </pic:pic>
              </a:graphicData>
            </a:graphic>
          </wp:inline>
        </w:drawing>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2"/>
      </w:tblGrid>
      <w:tr w14:paraId="4B388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79" w:type="pct"/>
            <w:vAlign w:val="center"/>
          </w:tcPr>
          <w:p w14:paraId="605773C6">
            <w:pPr>
              <w:pStyle w:val="30"/>
            </w:pPr>
            <w:r>
              <w:t>编号</w:t>
            </w:r>
          </w:p>
        </w:tc>
        <w:tc>
          <w:tcPr>
            <w:tcW w:w="3720" w:type="pct"/>
            <w:vAlign w:val="center"/>
          </w:tcPr>
          <w:p w14:paraId="16014ECB">
            <w:pPr>
              <w:pStyle w:val="30"/>
            </w:pPr>
            <w:r>
              <w:t>SRFP_1_1</w:t>
            </w:r>
          </w:p>
        </w:tc>
      </w:tr>
      <w:tr w14:paraId="435DF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3EF6F99">
            <w:pPr>
              <w:pStyle w:val="30"/>
            </w:pPr>
            <w:r>
              <w:t>角色</w:t>
            </w:r>
          </w:p>
        </w:tc>
        <w:tc>
          <w:tcPr>
            <w:tcW w:w="3720" w:type="pct"/>
            <w:vAlign w:val="center"/>
          </w:tcPr>
          <w:p w14:paraId="239918ED">
            <w:pPr>
              <w:pStyle w:val="30"/>
            </w:pPr>
            <w:r>
              <w:t>企业用户，系统管理员</w:t>
            </w:r>
          </w:p>
        </w:tc>
      </w:tr>
      <w:tr w14:paraId="68E3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69FC1DC">
            <w:pPr>
              <w:pStyle w:val="30"/>
            </w:pPr>
            <w:r>
              <w:t>前置条件</w:t>
            </w:r>
          </w:p>
        </w:tc>
        <w:tc>
          <w:tcPr>
            <w:tcW w:w="3720" w:type="pct"/>
            <w:vAlign w:val="center"/>
          </w:tcPr>
          <w:p w14:paraId="39DCDBA8">
            <w:pPr>
              <w:pStyle w:val="30"/>
            </w:pPr>
            <w:r>
              <w:t>进入填报页面</w:t>
            </w:r>
          </w:p>
        </w:tc>
      </w:tr>
      <w:tr w14:paraId="296D2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AEB80DB">
            <w:pPr>
              <w:pStyle w:val="30"/>
            </w:pPr>
            <w:r>
              <w:t>后置条件</w:t>
            </w:r>
          </w:p>
        </w:tc>
        <w:tc>
          <w:tcPr>
            <w:tcW w:w="3720" w:type="pct"/>
            <w:vAlign w:val="center"/>
          </w:tcPr>
          <w:p w14:paraId="37BB59B4">
            <w:pPr>
              <w:pStyle w:val="30"/>
            </w:pPr>
            <w:r>
              <w:t>无</w:t>
            </w:r>
          </w:p>
        </w:tc>
      </w:tr>
      <w:tr w14:paraId="21ED0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BEC6E42">
            <w:pPr>
              <w:pStyle w:val="30"/>
            </w:pPr>
            <w:r>
              <w:t>输入</w:t>
            </w:r>
          </w:p>
        </w:tc>
        <w:tc>
          <w:tcPr>
            <w:tcW w:w="3720" w:type="pct"/>
            <w:vAlign w:val="center"/>
          </w:tcPr>
          <w:p w14:paraId="184ECBCC">
            <w:pPr>
              <w:pStyle w:val="30"/>
            </w:pPr>
            <w:r>
              <w:t>点击全审按钮</w:t>
            </w:r>
          </w:p>
        </w:tc>
      </w:tr>
      <w:tr w14:paraId="669B6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C5465FC">
            <w:pPr>
              <w:pStyle w:val="30"/>
            </w:pPr>
            <w:r>
              <w:t>输出</w:t>
            </w:r>
          </w:p>
        </w:tc>
        <w:tc>
          <w:tcPr>
            <w:tcW w:w="3720" w:type="pct"/>
            <w:vAlign w:val="center"/>
          </w:tcPr>
          <w:p w14:paraId="6CD94791">
            <w:pPr>
              <w:pStyle w:val="30"/>
            </w:pPr>
            <w:r>
              <w:t>展现需修改、需说明、需核对、与上年核对检查、隶属关系检查、枚举检查、重复项检查等审核结果</w:t>
            </w:r>
          </w:p>
        </w:tc>
      </w:tr>
      <w:tr w14:paraId="4540F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3278BA0">
            <w:pPr>
              <w:pStyle w:val="30"/>
            </w:pPr>
            <w:r>
              <w:t>正常流</w:t>
            </w:r>
          </w:p>
        </w:tc>
        <w:tc>
          <w:tcPr>
            <w:tcW w:w="3720" w:type="pct"/>
            <w:vAlign w:val="center"/>
          </w:tcPr>
          <w:p w14:paraId="4F2478F4">
            <w:pPr>
              <w:pStyle w:val="30"/>
            </w:pPr>
            <w:r>
              <w:t>数据审核结果在界面下方展现</w:t>
            </w:r>
          </w:p>
        </w:tc>
      </w:tr>
      <w:tr w14:paraId="03E09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95C821D">
            <w:pPr>
              <w:pStyle w:val="30"/>
            </w:pPr>
            <w:r>
              <w:t>异常流</w:t>
            </w:r>
          </w:p>
        </w:tc>
        <w:tc>
          <w:tcPr>
            <w:tcW w:w="3720" w:type="pct"/>
            <w:vAlign w:val="center"/>
          </w:tcPr>
          <w:p w14:paraId="1CF87D03">
            <w:pPr>
              <w:pStyle w:val="30"/>
            </w:pPr>
            <w:r>
              <w:t>没有审核结果展现</w:t>
            </w:r>
          </w:p>
        </w:tc>
      </w:tr>
      <w:tr w14:paraId="363A2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99457FA">
            <w:pPr>
              <w:pStyle w:val="30"/>
            </w:pPr>
            <w:r>
              <w:t>特殊需求</w:t>
            </w:r>
          </w:p>
        </w:tc>
        <w:tc>
          <w:tcPr>
            <w:tcW w:w="3720" w:type="pct"/>
            <w:vAlign w:val="center"/>
          </w:tcPr>
          <w:p w14:paraId="2AFFE67E">
            <w:pPr>
              <w:pStyle w:val="30"/>
            </w:pPr>
            <w:r>
              <w:t>无</w:t>
            </w:r>
          </w:p>
        </w:tc>
      </w:tr>
    </w:tbl>
    <w:p w14:paraId="70DCCF1B">
      <w:pPr>
        <w:pStyle w:val="6"/>
        <w:numPr>
          <w:ilvl w:val="4"/>
          <w:numId w:val="0"/>
        </w:numPr>
      </w:pPr>
      <w:r>
        <w:rPr>
          <w:rFonts w:hint="eastAsia" w:eastAsia="宋体" w:cs="宋体"/>
        </w:rPr>
        <w:t xml:space="preserve">6.1.7.1.2  </w:t>
      </w:r>
      <w:r>
        <w:rPr>
          <w:rFonts w:hint="eastAsia"/>
        </w:rPr>
        <w:t>企业数据状态统计功能</w:t>
      </w:r>
    </w:p>
    <w:p w14:paraId="62023FE9">
      <w:pPr>
        <w:ind w:firstLine="480"/>
      </w:pPr>
      <w:r>
        <w:rPr>
          <w:rFonts w:hint="eastAsia"/>
        </w:rPr>
        <w:t>数据审核模块下系统将企业上报情况做界面展示，以图标的形式展现某一企业数据上报情况。</w:t>
      </w:r>
    </w:p>
    <w:p w14:paraId="0B5AA64A">
      <w:pPr>
        <w:ind w:firstLine="480"/>
      </w:pPr>
      <w:r>
        <w:rPr>
          <w:rFonts w:hint="eastAsia"/>
        </w:rPr>
        <w:t>此次将新增企业数据状态统计,对企业的上报时间、上报用户、上报数据情况进行记录、统计、展现。对于监管企业集团及其子公司，系统能够管理它们的数据上报流程，确保上报流程的规范性和一致性；系统能够自动识别出未上报的单位，并对这些单位进行标记，方便管理人员快速定位问题单位并采取相应措施。系统跟踪每个单位的数据上报状态，包括已上报、未上报、已退回等状态，为管理层提供实时的上报状态概览。</w:t>
      </w:r>
    </w:p>
    <w:tbl>
      <w:tblPr>
        <w:tblStyle w:val="1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083A5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1278" w:type="pct"/>
            <w:vAlign w:val="center"/>
          </w:tcPr>
          <w:p w14:paraId="2FAA13CA">
            <w:pPr>
              <w:pStyle w:val="30"/>
            </w:pPr>
            <w:r>
              <w:t>编号</w:t>
            </w:r>
          </w:p>
        </w:tc>
        <w:tc>
          <w:tcPr>
            <w:tcW w:w="3721" w:type="pct"/>
            <w:vAlign w:val="center"/>
          </w:tcPr>
          <w:p w14:paraId="2AC5FAFC">
            <w:pPr>
              <w:pStyle w:val="30"/>
            </w:pPr>
            <w:r>
              <w:t>SRFP_1_2</w:t>
            </w:r>
          </w:p>
        </w:tc>
      </w:tr>
      <w:tr w14:paraId="11E22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422C7907">
            <w:pPr>
              <w:pStyle w:val="30"/>
            </w:pPr>
            <w:r>
              <w:t>角色</w:t>
            </w:r>
          </w:p>
        </w:tc>
        <w:tc>
          <w:tcPr>
            <w:tcW w:w="3721" w:type="pct"/>
            <w:vAlign w:val="center"/>
          </w:tcPr>
          <w:p w14:paraId="3F2BE44D">
            <w:pPr>
              <w:pStyle w:val="30"/>
            </w:pPr>
            <w:r>
              <w:t>企业用户，系统管理员</w:t>
            </w:r>
          </w:p>
        </w:tc>
      </w:tr>
      <w:tr w14:paraId="3A6A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2B145FCF">
            <w:pPr>
              <w:pStyle w:val="30"/>
            </w:pPr>
            <w:r>
              <w:t>前置条件</w:t>
            </w:r>
          </w:p>
        </w:tc>
        <w:tc>
          <w:tcPr>
            <w:tcW w:w="3721" w:type="pct"/>
            <w:vAlign w:val="center"/>
          </w:tcPr>
          <w:p w14:paraId="47AC5CA5">
            <w:pPr>
              <w:pStyle w:val="30"/>
            </w:pPr>
            <w:r>
              <w:t>进入填报页面，且单位列表视图为打开状态</w:t>
            </w:r>
          </w:p>
        </w:tc>
      </w:tr>
      <w:tr w14:paraId="5885C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34372099">
            <w:pPr>
              <w:pStyle w:val="30"/>
            </w:pPr>
            <w:r>
              <w:t>后置条件</w:t>
            </w:r>
          </w:p>
        </w:tc>
        <w:tc>
          <w:tcPr>
            <w:tcW w:w="3721" w:type="pct"/>
            <w:vAlign w:val="center"/>
          </w:tcPr>
          <w:p w14:paraId="41EA6732">
            <w:pPr>
              <w:pStyle w:val="30"/>
            </w:pPr>
            <w:r>
              <w:t>无</w:t>
            </w:r>
          </w:p>
        </w:tc>
      </w:tr>
      <w:tr w14:paraId="6FECA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1FFB3F00">
            <w:pPr>
              <w:pStyle w:val="30"/>
            </w:pPr>
            <w:r>
              <w:t>输入</w:t>
            </w:r>
          </w:p>
        </w:tc>
        <w:tc>
          <w:tcPr>
            <w:tcW w:w="3721" w:type="pct"/>
            <w:vAlign w:val="center"/>
          </w:tcPr>
          <w:p w14:paraId="04ACB01B">
            <w:pPr>
              <w:pStyle w:val="30"/>
            </w:pPr>
            <w:r>
              <w:t>鼠标右键单位列表试图内的某单位</w:t>
            </w:r>
          </w:p>
        </w:tc>
      </w:tr>
      <w:tr w14:paraId="38E8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65863B45">
            <w:pPr>
              <w:pStyle w:val="30"/>
            </w:pPr>
            <w:r>
              <w:t>输出</w:t>
            </w:r>
          </w:p>
        </w:tc>
        <w:tc>
          <w:tcPr>
            <w:tcW w:w="3721" w:type="pct"/>
            <w:vAlign w:val="center"/>
          </w:tcPr>
          <w:p w14:paraId="699CA167">
            <w:pPr>
              <w:pStyle w:val="30"/>
            </w:pPr>
            <w:r>
              <w:t>展现该单位树形结构下企业数量以及企业目前处于提交状态、编辑状态、退回状态的企业数量等信息。</w:t>
            </w:r>
          </w:p>
        </w:tc>
      </w:tr>
      <w:tr w14:paraId="131A0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5774A7D8">
            <w:pPr>
              <w:pStyle w:val="30"/>
            </w:pPr>
            <w:r>
              <w:t>正常流</w:t>
            </w:r>
          </w:p>
        </w:tc>
        <w:tc>
          <w:tcPr>
            <w:tcW w:w="3721" w:type="pct"/>
            <w:vAlign w:val="center"/>
          </w:tcPr>
          <w:p w14:paraId="3157DF30">
            <w:pPr>
              <w:pStyle w:val="30"/>
            </w:pPr>
            <w:r>
              <w:t>企业数据状态信息正常展现</w:t>
            </w:r>
          </w:p>
        </w:tc>
      </w:tr>
      <w:tr w14:paraId="525B6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687798EA">
            <w:pPr>
              <w:pStyle w:val="30"/>
            </w:pPr>
            <w:r>
              <w:t>异常流</w:t>
            </w:r>
          </w:p>
        </w:tc>
        <w:tc>
          <w:tcPr>
            <w:tcW w:w="3721" w:type="pct"/>
            <w:vAlign w:val="center"/>
          </w:tcPr>
          <w:p w14:paraId="4F3228FE">
            <w:pPr>
              <w:pStyle w:val="30"/>
            </w:pPr>
            <w:r>
              <w:t>右键后无相关信息展现</w:t>
            </w:r>
          </w:p>
        </w:tc>
      </w:tr>
      <w:tr w14:paraId="336D0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1761094A">
            <w:pPr>
              <w:pStyle w:val="30"/>
            </w:pPr>
            <w:r>
              <w:t>特殊需求</w:t>
            </w:r>
          </w:p>
        </w:tc>
        <w:tc>
          <w:tcPr>
            <w:tcW w:w="3721" w:type="pct"/>
            <w:vAlign w:val="center"/>
          </w:tcPr>
          <w:p w14:paraId="00AE2278">
            <w:pPr>
              <w:pStyle w:val="30"/>
            </w:pPr>
            <w:r>
              <w:t>无</w:t>
            </w:r>
          </w:p>
        </w:tc>
      </w:tr>
    </w:tbl>
    <w:p w14:paraId="799D023A">
      <w:pPr>
        <w:pStyle w:val="6"/>
        <w:numPr>
          <w:ilvl w:val="4"/>
          <w:numId w:val="0"/>
        </w:numPr>
      </w:pPr>
      <w:r>
        <w:rPr>
          <w:rFonts w:hint="eastAsia" w:eastAsia="宋体" w:cs="宋体"/>
        </w:rPr>
        <w:t xml:space="preserve">6.1.7.1.3  </w:t>
      </w:r>
      <w:r>
        <w:rPr>
          <w:rFonts w:hint="eastAsia"/>
        </w:rPr>
        <w:t>审核结果定位填报指标</w:t>
      </w:r>
    </w:p>
    <w:p w14:paraId="176B579B">
      <w:pPr>
        <w:ind w:firstLine="480"/>
      </w:pPr>
      <w:r>
        <w:rPr>
          <w:rFonts w:hint="eastAsia"/>
        </w:rPr>
        <w:t>数据审核模块下在系统表内、表间、套表审核的结果中，通过内置的数据审核算法，对用户选择报表中的数据进行审核，并将错误数据汇总展示，指引用户修改，指引过程中可以通过点击审核公式中相关数据跳转到有相关指标的表单中。</w:t>
      </w:r>
    </w:p>
    <w:p w14:paraId="0C0CA02A">
      <w:pPr>
        <w:ind w:firstLine="480"/>
      </w:pPr>
      <w:r>
        <w:rPr>
          <w:rFonts w:hint="eastAsia"/>
        </w:rPr>
        <w:t>此次新增用户只需点击任何一个问题数据项一次，系统即会自动识别该数据项在原始报表中的具体位置并跳转，在有多个相关指标表单时，保证点击的问题数据项与所在表单一致。如果问题数据项涉及到多个表格，系统能够实现跨表格的导航，指引用户快速从一个表格跳转到另一个相关表格。</w:t>
      </w:r>
    </w:p>
    <w:p w14:paraId="5B693057">
      <w:pPr>
        <w:pStyle w:val="25"/>
      </w:pPr>
      <w:r>
        <w:drawing>
          <wp:inline distT="0" distB="0" distL="114300" distR="114300">
            <wp:extent cx="5272405" cy="3578225"/>
            <wp:effectExtent l="0" t="0" r="4445" b="3175"/>
            <wp:docPr id="1408732906" name="图片 3"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732906" name="图片 3" descr="图形用户界面, 文本, 应用程序&#10;&#10;描述已自动生成"/>
                    <pic:cNvPicPr>
                      <a:picLocks noChangeAspect="1"/>
                    </pic:cNvPicPr>
                  </pic:nvPicPr>
                  <pic:blipFill>
                    <a:blip r:embed="rId175"/>
                    <a:stretch>
                      <a:fillRect/>
                    </a:stretch>
                  </pic:blipFill>
                  <pic:spPr>
                    <a:xfrm>
                      <a:off x="0" y="0"/>
                      <a:ext cx="5272405" cy="3578225"/>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6B3F5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78" w:type="pct"/>
            <w:vAlign w:val="center"/>
          </w:tcPr>
          <w:p w14:paraId="6D706593">
            <w:pPr>
              <w:pStyle w:val="30"/>
            </w:pPr>
            <w:r>
              <w:t>编号</w:t>
            </w:r>
          </w:p>
        </w:tc>
        <w:tc>
          <w:tcPr>
            <w:tcW w:w="3721" w:type="pct"/>
            <w:vAlign w:val="center"/>
          </w:tcPr>
          <w:p w14:paraId="0BF5AECB">
            <w:pPr>
              <w:pStyle w:val="30"/>
            </w:pPr>
            <w:r>
              <w:t>SRFP_1_3</w:t>
            </w:r>
          </w:p>
        </w:tc>
      </w:tr>
      <w:tr w14:paraId="45CDE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7A9BDE5">
            <w:pPr>
              <w:pStyle w:val="30"/>
            </w:pPr>
            <w:r>
              <w:t>角色</w:t>
            </w:r>
          </w:p>
        </w:tc>
        <w:tc>
          <w:tcPr>
            <w:tcW w:w="3721" w:type="pct"/>
            <w:vAlign w:val="center"/>
          </w:tcPr>
          <w:p w14:paraId="45E6E437">
            <w:pPr>
              <w:pStyle w:val="30"/>
            </w:pPr>
            <w:r>
              <w:t>企业用户，系统管理员</w:t>
            </w:r>
          </w:p>
        </w:tc>
      </w:tr>
      <w:tr w14:paraId="7118A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7FF276A">
            <w:pPr>
              <w:pStyle w:val="30"/>
            </w:pPr>
            <w:r>
              <w:t>前置条件</w:t>
            </w:r>
          </w:p>
        </w:tc>
        <w:tc>
          <w:tcPr>
            <w:tcW w:w="3721" w:type="pct"/>
            <w:vAlign w:val="center"/>
          </w:tcPr>
          <w:p w14:paraId="6297B571">
            <w:pPr>
              <w:pStyle w:val="30"/>
            </w:pPr>
            <w:r>
              <w:t>进入填报页面，有审核结果展现</w:t>
            </w:r>
          </w:p>
        </w:tc>
      </w:tr>
      <w:tr w14:paraId="6D9F9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A1D6B92">
            <w:pPr>
              <w:pStyle w:val="30"/>
            </w:pPr>
            <w:r>
              <w:t>后置条件</w:t>
            </w:r>
          </w:p>
        </w:tc>
        <w:tc>
          <w:tcPr>
            <w:tcW w:w="3721" w:type="pct"/>
            <w:vAlign w:val="center"/>
          </w:tcPr>
          <w:p w14:paraId="35B4A15F">
            <w:pPr>
              <w:pStyle w:val="30"/>
            </w:pPr>
            <w:r>
              <w:t>无</w:t>
            </w:r>
          </w:p>
        </w:tc>
      </w:tr>
      <w:tr w14:paraId="7E267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D9CD89A">
            <w:pPr>
              <w:pStyle w:val="30"/>
            </w:pPr>
            <w:r>
              <w:t>输入</w:t>
            </w:r>
          </w:p>
        </w:tc>
        <w:tc>
          <w:tcPr>
            <w:tcW w:w="3721" w:type="pct"/>
            <w:vAlign w:val="center"/>
          </w:tcPr>
          <w:p w14:paraId="252E5959">
            <w:pPr>
              <w:pStyle w:val="30"/>
            </w:pPr>
            <w:r>
              <w:t>点击审核结果中任意一指标</w:t>
            </w:r>
          </w:p>
        </w:tc>
      </w:tr>
      <w:tr w14:paraId="4F807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4B632D8">
            <w:pPr>
              <w:pStyle w:val="30"/>
            </w:pPr>
            <w:r>
              <w:t>输出</w:t>
            </w:r>
          </w:p>
        </w:tc>
        <w:tc>
          <w:tcPr>
            <w:tcW w:w="3721" w:type="pct"/>
            <w:vAlign w:val="center"/>
          </w:tcPr>
          <w:p w14:paraId="7CC93EF0">
            <w:pPr>
              <w:pStyle w:val="30"/>
            </w:pPr>
            <w:r>
              <w:t>表单跳转至点击指标所在报表，并且该指标标红显示在所见界面内</w:t>
            </w:r>
          </w:p>
        </w:tc>
      </w:tr>
      <w:tr w14:paraId="04AB1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FA4D3A9">
            <w:pPr>
              <w:pStyle w:val="30"/>
            </w:pPr>
            <w:r>
              <w:t>正常流</w:t>
            </w:r>
          </w:p>
        </w:tc>
        <w:tc>
          <w:tcPr>
            <w:tcW w:w="3721" w:type="pct"/>
            <w:vAlign w:val="center"/>
          </w:tcPr>
          <w:p w14:paraId="4158BF2E">
            <w:pPr>
              <w:pStyle w:val="30"/>
            </w:pPr>
            <w:r>
              <w:t>表单跳转，指标位置和标红正确显示</w:t>
            </w:r>
          </w:p>
        </w:tc>
      </w:tr>
      <w:tr w14:paraId="36315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2BD40B5">
            <w:pPr>
              <w:pStyle w:val="30"/>
            </w:pPr>
            <w:r>
              <w:t>异常流</w:t>
            </w:r>
          </w:p>
        </w:tc>
        <w:tc>
          <w:tcPr>
            <w:tcW w:w="3721" w:type="pct"/>
            <w:vAlign w:val="center"/>
          </w:tcPr>
          <w:p w14:paraId="216837CC">
            <w:pPr>
              <w:pStyle w:val="30"/>
            </w:pPr>
            <w:r>
              <w:t>表单不跳转，指标未能正确显示在所见界面</w:t>
            </w:r>
          </w:p>
        </w:tc>
      </w:tr>
      <w:tr w14:paraId="75834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CFD0FD8">
            <w:pPr>
              <w:pStyle w:val="30"/>
            </w:pPr>
            <w:r>
              <w:t>特殊需求</w:t>
            </w:r>
          </w:p>
        </w:tc>
        <w:tc>
          <w:tcPr>
            <w:tcW w:w="3721" w:type="pct"/>
            <w:vAlign w:val="center"/>
          </w:tcPr>
          <w:p w14:paraId="335596B4">
            <w:pPr>
              <w:pStyle w:val="30"/>
            </w:pPr>
            <w:r>
              <w:t>无</w:t>
            </w:r>
          </w:p>
        </w:tc>
      </w:tr>
    </w:tbl>
    <w:p w14:paraId="48DEA0F8">
      <w:pPr>
        <w:pStyle w:val="6"/>
        <w:numPr>
          <w:ilvl w:val="4"/>
          <w:numId w:val="0"/>
        </w:numPr>
      </w:pPr>
      <w:r>
        <w:rPr>
          <w:rFonts w:hint="eastAsia" w:eastAsia="宋体" w:cs="宋体"/>
        </w:rPr>
        <w:t xml:space="preserve">6.1.7.1.4  </w:t>
      </w:r>
      <w:r>
        <w:rPr>
          <w:rFonts w:hint="eastAsia"/>
        </w:rPr>
        <w:t>审核结果切换显示位置</w:t>
      </w:r>
    </w:p>
    <w:p w14:paraId="1FD22489">
      <w:pPr>
        <w:ind w:firstLine="480"/>
      </w:pPr>
      <w:r>
        <w:rPr>
          <w:rFonts w:hint="eastAsia"/>
        </w:rPr>
        <w:t>数据审核模块下，通过内置的数据审核算法，对用户选择报表中的数据进行审核，并将错误数据汇总展示，指引用户修改。系统审核结果支持弹框或者底部界面形式展现。</w:t>
      </w:r>
    </w:p>
    <w:p w14:paraId="5BD05876">
      <w:pPr>
        <w:ind w:firstLine="480"/>
      </w:pPr>
      <w:r>
        <w:rPr>
          <w:rFonts w:hint="eastAsia"/>
        </w:rPr>
        <w:t>此次新增用户可以根据需要将审核错误框在界面的底部和右侧之间进行切换。以优化屏幕空间的使用和提高工作效率,提供了界面布局的自定义能力，使用户能够根据自己的工作流程和偏好来调整界面。</w:t>
      </w:r>
    </w:p>
    <w:p w14:paraId="62DE85A6">
      <w:pPr>
        <w:pStyle w:val="25"/>
      </w:pPr>
      <w:r>
        <w:drawing>
          <wp:inline distT="0" distB="0" distL="114300" distR="114300">
            <wp:extent cx="5266690" cy="2499360"/>
            <wp:effectExtent l="0" t="0" r="635" b="5715"/>
            <wp:docPr id="71" name="图片 4"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 descr="图形用户界面, 应用程序, Word&#10;&#10;描述已自动生成"/>
                    <pic:cNvPicPr>
                      <a:picLocks noChangeAspect="1"/>
                    </pic:cNvPicPr>
                  </pic:nvPicPr>
                  <pic:blipFill>
                    <a:blip r:embed="rId176"/>
                    <a:stretch>
                      <a:fillRect/>
                    </a:stretch>
                  </pic:blipFill>
                  <pic:spPr>
                    <a:xfrm>
                      <a:off x="0" y="0"/>
                      <a:ext cx="5266690" cy="2499360"/>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03EED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78" w:type="pct"/>
            <w:vAlign w:val="center"/>
          </w:tcPr>
          <w:p w14:paraId="0DBA28E5">
            <w:pPr>
              <w:pStyle w:val="30"/>
            </w:pPr>
            <w:r>
              <w:t>编号</w:t>
            </w:r>
          </w:p>
        </w:tc>
        <w:tc>
          <w:tcPr>
            <w:tcW w:w="3721" w:type="pct"/>
            <w:vAlign w:val="center"/>
          </w:tcPr>
          <w:p w14:paraId="39BF88C6">
            <w:pPr>
              <w:pStyle w:val="30"/>
            </w:pPr>
            <w:r>
              <w:t>SRFP_1_4</w:t>
            </w:r>
          </w:p>
        </w:tc>
      </w:tr>
      <w:tr w14:paraId="71833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C5BBBD1">
            <w:pPr>
              <w:pStyle w:val="30"/>
            </w:pPr>
            <w:r>
              <w:t>角色</w:t>
            </w:r>
          </w:p>
        </w:tc>
        <w:tc>
          <w:tcPr>
            <w:tcW w:w="3721" w:type="pct"/>
            <w:vAlign w:val="center"/>
          </w:tcPr>
          <w:p w14:paraId="66414865">
            <w:pPr>
              <w:pStyle w:val="30"/>
            </w:pPr>
            <w:r>
              <w:t>企业用户，系统管理员</w:t>
            </w:r>
          </w:p>
        </w:tc>
      </w:tr>
      <w:tr w14:paraId="2C661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1732C2D">
            <w:pPr>
              <w:pStyle w:val="30"/>
            </w:pPr>
            <w:r>
              <w:t>前置条件</w:t>
            </w:r>
          </w:p>
        </w:tc>
        <w:tc>
          <w:tcPr>
            <w:tcW w:w="3721" w:type="pct"/>
            <w:vAlign w:val="center"/>
          </w:tcPr>
          <w:p w14:paraId="4A72AD10">
            <w:pPr>
              <w:pStyle w:val="30"/>
            </w:pPr>
            <w:r>
              <w:t>进入填报页面，有审核结果展现</w:t>
            </w:r>
          </w:p>
        </w:tc>
      </w:tr>
      <w:tr w14:paraId="3815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453AA42">
            <w:pPr>
              <w:pStyle w:val="30"/>
            </w:pPr>
            <w:r>
              <w:t>后置条件</w:t>
            </w:r>
          </w:p>
        </w:tc>
        <w:tc>
          <w:tcPr>
            <w:tcW w:w="3721" w:type="pct"/>
            <w:vAlign w:val="center"/>
          </w:tcPr>
          <w:p w14:paraId="78B7A3DA">
            <w:pPr>
              <w:pStyle w:val="30"/>
            </w:pPr>
            <w:r>
              <w:t>无</w:t>
            </w:r>
          </w:p>
        </w:tc>
      </w:tr>
      <w:tr w14:paraId="5FABD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B812A75">
            <w:pPr>
              <w:pStyle w:val="30"/>
            </w:pPr>
            <w:r>
              <w:t>输入</w:t>
            </w:r>
          </w:p>
        </w:tc>
        <w:tc>
          <w:tcPr>
            <w:tcW w:w="3721" w:type="pct"/>
            <w:vAlign w:val="center"/>
          </w:tcPr>
          <w:p w14:paraId="65469415">
            <w:pPr>
              <w:pStyle w:val="30"/>
            </w:pPr>
            <w:r>
              <w:t>点击显示位置切换按钮</w:t>
            </w:r>
          </w:p>
        </w:tc>
      </w:tr>
      <w:tr w14:paraId="13C95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D98CBB1">
            <w:pPr>
              <w:pStyle w:val="30"/>
            </w:pPr>
            <w:r>
              <w:t>输出</w:t>
            </w:r>
          </w:p>
        </w:tc>
        <w:tc>
          <w:tcPr>
            <w:tcW w:w="3721" w:type="pct"/>
            <w:vAlign w:val="center"/>
          </w:tcPr>
          <w:p w14:paraId="49CB3551">
            <w:pPr>
              <w:pStyle w:val="30"/>
            </w:pPr>
            <w:r>
              <w:t>审核结果显示位置发生切换</w:t>
            </w:r>
          </w:p>
        </w:tc>
      </w:tr>
      <w:tr w14:paraId="19293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D9403C7">
            <w:pPr>
              <w:pStyle w:val="30"/>
            </w:pPr>
            <w:r>
              <w:t>正常流</w:t>
            </w:r>
          </w:p>
        </w:tc>
        <w:tc>
          <w:tcPr>
            <w:tcW w:w="3721" w:type="pct"/>
            <w:vAlign w:val="center"/>
          </w:tcPr>
          <w:p w14:paraId="2261B353">
            <w:pPr>
              <w:pStyle w:val="30"/>
            </w:pPr>
            <w:r>
              <w:t>审核结果显示位置发生切换</w:t>
            </w:r>
          </w:p>
        </w:tc>
      </w:tr>
      <w:tr w14:paraId="3655C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DFB95A3">
            <w:pPr>
              <w:pStyle w:val="30"/>
            </w:pPr>
            <w:r>
              <w:t>异常流</w:t>
            </w:r>
          </w:p>
        </w:tc>
        <w:tc>
          <w:tcPr>
            <w:tcW w:w="3721" w:type="pct"/>
            <w:vAlign w:val="center"/>
          </w:tcPr>
          <w:p w14:paraId="17A8807C">
            <w:pPr>
              <w:pStyle w:val="30"/>
            </w:pPr>
            <w:r>
              <w:t>审核结果显示位置未发生切换或显示出现异常</w:t>
            </w:r>
          </w:p>
        </w:tc>
      </w:tr>
      <w:tr w14:paraId="7C41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3FD6E3A">
            <w:pPr>
              <w:pStyle w:val="30"/>
            </w:pPr>
            <w:r>
              <w:t>特殊需求</w:t>
            </w:r>
          </w:p>
        </w:tc>
        <w:tc>
          <w:tcPr>
            <w:tcW w:w="3721" w:type="pct"/>
            <w:vAlign w:val="center"/>
          </w:tcPr>
          <w:p w14:paraId="7C7A55F9">
            <w:pPr>
              <w:pStyle w:val="30"/>
            </w:pPr>
            <w:r>
              <w:t>无</w:t>
            </w:r>
          </w:p>
        </w:tc>
      </w:tr>
    </w:tbl>
    <w:p w14:paraId="6A6BC58A">
      <w:pPr>
        <w:pStyle w:val="6"/>
        <w:numPr>
          <w:ilvl w:val="4"/>
          <w:numId w:val="0"/>
        </w:numPr>
      </w:pPr>
      <w:r>
        <w:rPr>
          <w:rFonts w:hint="eastAsia" w:eastAsia="宋体" w:cs="宋体"/>
        </w:rPr>
        <w:t xml:space="preserve">6.1.7.1.5  </w:t>
      </w:r>
      <w:r>
        <w:rPr>
          <w:rFonts w:hint="eastAsia"/>
        </w:rPr>
        <w:t>审核结果显示已完成数量</w:t>
      </w:r>
    </w:p>
    <w:p w14:paraId="438623E9">
      <w:pPr>
        <w:ind w:firstLine="480"/>
      </w:pPr>
      <w:r>
        <w:rPr>
          <w:rFonts w:hint="eastAsia"/>
        </w:rPr>
        <w:t>数据审核模块下，通过内置的数据审核算法，对用户选择报表中的数据进行审核，并将错误数据汇总展示，指引用户修改。系统表内、表间、套表审核的审核结果被分为三个明确的类别：需修改、需说明、需核对。</w:t>
      </w:r>
    </w:p>
    <w:p w14:paraId="0C1C8740">
      <w:pPr>
        <w:ind w:firstLine="480"/>
      </w:pPr>
      <w:r>
        <w:rPr>
          <w:rFonts w:hint="eastAsia"/>
        </w:rPr>
        <w:t>此次新增每个类别下的错误数量都被单独统计和显示。用户可以通过点击不同的页签快速导航到对应的错误列表，直接查看需要修改、说明或核对的具体条目。在每个页签下，用户可以查看每个错误的详细信息，包括错误描述、影响的数据项、可能的修正建议等。</w:t>
      </w:r>
    </w:p>
    <w:p w14:paraId="3D7D616A">
      <w:pPr>
        <w:pStyle w:val="25"/>
      </w:pPr>
      <w:r>
        <w:drawing>
          <wp:inline distT="0" distB="0" distL="114300" distR="114300">
            <wp:extent cx="5258435" cy="894715"/>
            <wp:effectExtent l="0" t="0" r="8890" b="635"/>
            <wp:docPr id="72" name="图片 5"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descr="图形用户界面, 文本, 应用程序&#10;&#10;描述已自动生成"/>
                    <pic:cNvPicPr>
                      <a:picLocks noChangeAspect="1"/>
                    </pic:cNvPicPr>
                  </pic:nvPicPr>
                  <pic:blipFill>
                    <a:blip r:embed="rId177"/>
                    <a:stretch>
                      <a:fillRect/>
                    </a:stretch>
                  </pic:blipFill>
                  <pic:spPr>
                    <a:xfrm>
                      <a:off x="0" y="0"/>
                      <a:ext cx="5258435" cy="894715"/>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5768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79" w:type="pct"/>
            <w:vAlign w:val="center"/>
          </w:tcPr>
          <w:p w14:paraId="0E0EFE12">
            <w:pPr>
              <w:pStyle w:val="30"/>
            </w:pPr>
            <w:r>
              <w:t>编号</w:t>
            </w:r>
          </w:p>
        </w:tc>
        <w:tc>
          <w:tcPr>
            <w:tcW w:w="3721" w:type="pct"/>
            <w:vAlign w:val="center"/>
          </w:tcPr>
          <w:p w14:paraId="7035B4DB">
            <w:pPr>
              <w:pStyle w:val="30"/>
            </w:pPr>
            <w:r>
              <w:t>SRFP_1_5</w:t>
            </w:r>
          </w:p>
        </w:tc>
      </w:tr>
      <w:tr w14:paraId="44FE9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F685F1D">
            <w:pPr>
              <w:pStyle w:val="30"/>
            </w:pPr>
            <w:r>
              <w:t>角色</w:t>
            </w:r>
          </w:p>
        </w:tc>
        <w:tc>
          <w:tcPr>
            <w:tcW w:w="3721" w:type="pct"/>
            <w:vAlign w:val="center"/>
          </w:tcPr>
          <w:p w14:paraId="7215AF9A">
            <w:pPr>
              <w:pStyle w:val="30"/>
            </w:pPr>
            <w:r>
              <w:t>企业用户，系统管理员</w:t>
            </w:r>
          </w:p>
        </w:tc>
      </w:tr>
      <w:tr w14:paraId="4BECA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739FBBD">
            <w:pPr>
              <w:pStyle w:val="30"/>
            </w:pPr>
            <w:r>
              <w:t>前置条件</w:t>
            </w:r>
          </w:p>
        </w:tc>
        <w:tc>
          <w:tcPr>
            <w:tcW w:w="3721" w:type="pct"/>
            <w:vAlign w:val="center"/>
          </w:tcPr>
          <w:p w14:paraId="067B86BD">
            <w:pPr>
              <w:pStyle w:val="30"/>
            </w:pPr>
            <w:r>
              <w:t>进入填报页面</w:t>
            </w:r>
          </w:p>
        </w:tc>
      </w:tr>
      <w:tr w14:paraId="2D5FE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0718F49">
            <w:pPr>
              <w:pStyle w:val="30"/>
            </w:pPr>
            <w:r>
              <w:t>后置条件</w:t>
            </w:r>
          </w:p>
        </w:tc>
        <w:tc>
          <w:tcPr>
            <w:tcW w:w="3721" w:type="pct"/>
            <w:vAlign w:val="center"/>
          </w:tcPr>
          <w:p w14:paraId="2F92CA19">
            <w:pPr>
              <w:pStyle w:val="30"/>
            </w:pPr>
            <w:r>
              <w:t>无</w:t>
            </w:r>
          </w:p>
        </w:tc>
      </w:tr>
      <w:tr w14:paraId="619F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43E7785">
            <w:pPr>
              <w:pStyle w:val="30"/>
            </w:pPr>
            <w:r>
              <w:t>输入</w:t>
            </w:r>
          </w:p>
        </w:tc>
        <w:tc>
          <w:tcPr>
            <w:tcW w:w="3721" w:type="pct"/>
            <w:vAlign w:val="center"/>
          </w:tcPr>
          <w:p w14:paraId="7B7C10DD">
            <w:pPr>
              <w:pStyle w:val="30"/>
            </w:pPr>
            <w:r>
              <w:t>点击显示任意表内、表间、套表、全表审核</w:t>
            </w:r>
          </w:p>
        </w:tc>
      </w:tr>
      <w:tr w14:paraId="3A18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FB54159">
            <w:pPr>
              <w:pStyle w:val="30"/>
            </w:pPr>
            <w:r>
              <w:t>输出</w:t>
            </w:r>
          </w:p>
        </w:tc>
        <w:tc>
          <w:tcPr>
            <w:tcW w:w="3721" w:type="pct"/>
            <w:vAlign w:val="center"/>
          </w:tcPr>
          <w:p w14:paraId="7798C05B">
            <w:pPr>
              <w:pStyle w:val="30"/>
            </w:pPr>
            <w:r>
              <w:t>审核结果已全部显示，其中详细列出了不同分类下完成填写原因的具体数量。</w:t>
            </w:r>
          </w:p>
        </w:tc>
      </w:tr>
      <w:tr w14:paraId="1AF71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3126531">
            <w:pPr>
              <w:pStyle w:val="30"/>
            </w:pPr>
            <w:r>
              <w:t>正常流</w:t>
            </w:r>
          </w:p>
        </w:tc>
        <w:tc>
          <w:tcPr>
            <w:tcW w:w="3721" w:type="pct"/>
            <w:vAlign w:val="center"/>
          </w:tcPr>
          <w:p w14:paraId="03C0EAA9">
            <w:pPr>
              <w:pStyle w:val="30"/>
            </w:pPr>
            <w:r>
              <w:t>审核结果详细展示</w:t>
            </w:r>
          </w:p>
        </w:tc>
      </w:tr>
      <w:tr w14:paraId="17B7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363D5F2">
            <w:pPr>
              <w:pStyle w:val="30"/>
            </w:pPr>
            <w:r>
              <w:t>异常流</w:t>
            </w:r>
          </w:p>
        </w:tc>
        <w:tc>
          <w:tcPr>
            <w:tcW w:w="3721" w:type="pct"/>
            <w:vAlign w:val="center"/>
          </w:tcPr>
          <w:p w14:paraId="78134E7F">
            <w:pPr>
              <w:pStyle w:val="30"/>
            </w:pPr>
            <w:r>
              <w:t>审核结果未展现填写原因的具体数量或数量有误</w:t>
            </w:r>
          </w:p>
        </w:tc>
      </w:tr>
      <w:tr w14:paraId="00CD7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F942DF8">
            <w:pPr>
              <w:pStyle w:val="30"/>
            </w:pPr>
            <w:r>
              <w:t>特殊需求</w:t>
            </w:r>
          </w:p>
        </w:tc>
        <w:tc>
          <w:tcPr>
            <w:tcW w:w="3721" w:type="pct"/>
            <w:vAlign w:val="center"/>
          </w:tcPr>
          <w:p w14:paraId="22B47A88">
            <w:pPr>
              <w:pStyle w:val="30"/>
            </w:pPr>
            <w:r>
              <w:t>无</w:t>
            </w:r>
          </w:p>
        </w:tc>
      </w:tr>
    </w:tbl>
    <w:p w14:paraId="660A1A14">
      <w:pPr>
        <w:pStyle w:val="6"/>
        <w:numPr>
          <w:ilvl w:val="4"/>
          <w:numId w:val="0"/>
        </w:numPr>
      </w:pPr>
      <w:r>
        <w:rPr>
          <w:rFonts w:hint="eastAsia" w:eastAsia="宋体" w:cs="宋体"/>
        </w:rPr>
        <w:t xml:space="preserve">6.1.7.1.6  </w:t>
      </w:r>
      <w:r>
        <w:rPr>
          <w:rFonts w:hint="eastAsia"/>
        </w:rPr>
        <w:t>自定义录入</w:t>
      </w:r>
    </w:p>
    <w:p w14:paraId="2C975825">
      <w:pPr>
        <w:ind w:firstLine="480"/>
      </w:pPr>
      <w:r>
        <w:rPr>
          <w:rFonts w:hint="eastAsia"/>
        </w:rPr>
        <w:t>根据国资委要求，此次自定义录入功能主要包括：自定义指标录入、财务决算统计功能、国有企业统计功能、集体企业统计功能、财务月报统计功能、财务预算统计功能、融资担保及发债备案统计功能、财务评价书统计功能等子功能。</w:t>
      </w:r>
    </w:p>
    <w:p w14:paraId="451D5171">
      <w:pPr>
        <w:pStyle w:val="7"/>
        <w:numPr>
          <w:ilvl w:val="5"/>
          <w:numId w:val="0"/>
        </w:numPr>
      </w:pPr>
      <w:r>
        <w:rPr>
          <w:rFonts w:hint="eastAsia" w:ascii="Times New Roman" w:hAnsi="Times New Roman" w:cs="宋体"/>
        </w:rPr>
        <w:t xml:space="preserve">6.1.7.1.6.1  </w:t>
      </w:r>
      <w:r>
        <w:rPr>
          <w:rFonts w:hint="eastAsia"/>
        </w:rPr>
        <w:t>自定义指标录入</w:t>
      </w:r>
    </w:p>
    <w:p w14:paraId="10CA3944">
      <w:pPr>
        <w:ind w:firstLine="480"/>
      </w:pPr>
      <w:r>
        <w:rPr>
          <w:rFonts w:hint="eastAsia"/>
        </w:rPr>
        <w:t>该功能允许用户以指标为核心单位，系统通过树形结构展示企业内部的层级关系，从集团到子公司，再到部门或项目组，清晰地表示出企业架构，利用企业树形结构进行数据的展示，从而实现对数据的批量修改和填报。</w:t>
      </w:r>
    </w:p>
    <w:p w14:paraId="390397AE">
      <w:pPr>
        <w:pStyle w:val="25"/>
      </w:pPr>
      <w:r>
        <w:drawing>
          <wp:inline distT="0" distB="0" distL="114300" distR="114300">
            <wp:extent cx="5268595" cy="1800860"/>
            <wp:effectExtent l="0" t="0" r="8255" b="8890"/>
            <wp:docPr id="73"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 descr="图形用户界面, 应用程序&#10;&#10;描述已自动生成"/>
                    <pic:cNvPicPr>
                      <a:picLocks noChangeAspect="1"/>
                    </pic:cNvPicPr>
                  </pic:nvPicPr>
                  <pic:blipFill>
                    <a:blip r:embed="rId178"/>
                    <a:stretch>
                      <a:fillRect/>
                    </a:stretch>
                  </pic:blipFill>
                  <pic:spPr>
                    <a:xfrm>
                      <a:off x="0" y="0"/>
                      <a:ext cx="5268595" cy="1800860"/>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69DEE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1278" w:type="pct"/>
            <w:vAlign w:val="center"/>
          </w:tcPr>
          <w:p w14:paraId="59DECDF8">
            <w:pPr>
              <w:pStyle w:val="30"/>
            </w:pPr>
            <w:r>
              <w:t>编号</w:t>
            </w:r>
          </w:p>
        </w:tc>
        <w:tc>
          <w:tcPr>
            <w:tcW w:w="3721" w:type="pct"/>
            <w:vAlign w:val="center"/>
          </w:tcPr>
          <w:p w14:paraId="5390822D">
            <w:pPr>
              <w:pStyle w:val="30"/>
            </w:pPr>
            <w:r>
              <w:t>SRFP_1_6</w:t>
            </w:r>
          </w:p>
        </w:tc>
      </w:tr>
      <w:tr w14:paraId="48E95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7150BE0">
            <w:pPr>
              <w:pStyle w:val="30"/>
            </w:pPr>
            <w:r>
              <w:t>角色</w:t>
            </w:r>
          </w:p>
        </w:tc>
        <w:tc>
          <w:tcPr>
            <w:tcW w:w="3721" w:type="pct"/>
            <w:vAlign w:val="center"/>
          </w:tcPr>
          <w:p w14:paraId="6D755276">
            <w:pPr>
              <w:pStyle w:val="30"/>
            </w:pPr>
            <w:r>
              <w:t>企业用户，系统管理员</w:t>
            </w:r>
          </w:p>
        </w:tc>
      </w:tr>
      <w:tr w14:paraId="7E67E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B476DCB">
            <w:pPr>
              <w:pStyle w:val="30"/>
            </w:pPr>
            <w:r>
              <w:t>前置条件</w:t>
            </w:r>
          </w:p>
        </w:tc>
        <w:tc>
          <w:tcPr>
            <w:tcW w:w="3721" w:type="pct"/>
            <w:vAlign w:val="center"/>
          </w:tcPr>
          <w:p w14:paraId="3E4BD645">
            <w:pPr>
              <w:pStyle w:val="30"/>
            </w:pPr>
            <w:r>
              <w:t>进入自定义录入界面</w:t>
            </w:r>
          </w:p>
        </w:tc>
      </w:tr>
      <w:tr w14:paraId="50DBB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21D24C8">
            <w:pPr>
              <w:pStyle w:val="30"/>
            </w:pPr>
            <w:r>
              <w:t>后置条件</w:t>
            </w:r>
          </w:p>
        </w:tc>
        <w:tc>
          <w:tcPr>
            <w:tcW w:w="3721" w:type="pct"/>
            <w:vAlign w:val="center"/>
          </w:tcPr>
          <w:p w14:paraId="6318FE2C">
            <w:pPr>
              <w:pStyle w:val="30"/>
            </w:pPr>
            <w:r>
              <w:t>无</w:t>
            </w:r>
          </w:p>
        </w:tc>
      </w:tr>
      <w:tr w14:paraId="359B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93BDEE9">
            <w:pPr>
              <w:pStyle w:val="30"/>
            </w:pPr>
            <w:r>
              <w:t>输入</w:t>
            </w:r>
          </w:p>
        </w:tc>
        <w:tc>
          <w:tcPr>
            <w:tcW w:w="3721" w:type="pct"/>
            <w:vAlign w:val="center"/>
          </w:tcPr>
          <w:p w14:paraId="28E35E0C">
            <w:pPr>
              <w:pStyle w:val="30"/>
            </w:pPr>
            <w:r>
              <w:t>左侧选择所需填写的指标以及单位，并在右侧表格内填写输入数据，点击保存</w:t>
            </w:r>
          </w:p>
        </w:tc>
      </w:tr>
      <w:tr w14:paraId="630A7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2DC0A62">
            <w:pPr>
              <w:pStyle w:val="30"/>
            </w:pPr>
            <w:r>
              <w:t>输出</w:t>
            </w:r>
          </w:p>
        </w:tc>
        <w:tc>
          <w:tcPr>
            <w:tcW w:w="3721" w:type="pct"/>
            <w:vAlign w:val="center"/>
          </w:tcPr>
          <w:p w14:paraId="3E872E5D">
            <w:pPr>
              <w:pStyle w:val="30"/>
            </w:pPr>
            <w:r>
              <w:t>右侧数据填报到对应单位的对应指标内</w:t>
            </w:r>
          </w:p>
        </w:tc>
      </w:tr>
      <w:tr w14:paraId="504A0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4113756">
            <w:pPr>
              <w:pStyle w:val="30"/>
            </w:pPr>
            <w:r>
              <w:t>正常流</w:t>
            </w:r>
          </w:p>
        </w:tc>
        <w:tc>
          <w:tcPr>
            <w:tcW w:w="3721" w:type="pct"/>
            <w:vAlign w:val="center"/>
          </w:tcPr>
          <w:p w14:paraId="438494B7">
            <w:pPr>
              <w:pStyle w:val="30"/>
            </w:pPr>
            <w:r>
              <w:t>数据一一对应成功填报到单位内</w:t>
            </w:r>
          </w:p>
        </w:tc>
      </w:tr>
      <w:tr w14:paraId="7251F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3C859F8">
            <w:pPr>
              <w:pStyle w:val="30"/>
            </w:pPr>
            <w:r>
              <w:t>异常流</w:t>
            </w:r>
          </w:p>
        </w:tc>
        <w:tc>
          <w:tcPr>
            <w:tcW w:w="3721" w:type="pct"/>
            <w:vAlign w:val="center"/>
          </w:tcPr>
          <w:p w14:paraId="78305C4D">
            <w:pPr>
              <w:pStyle w:val="30"/>
            </w:pPr>
            <w:r>
              <w:t>数据未能正确保存</w:t>
            </w:r>
          </w:p>
        </w:tc>
      </w:tr>
      <w:tr w14:paraId="49843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D2470AE">
            <w:pPr>
              <w:pStyle w:val="30"/>
            </w:pPr>
            <w:r>
              <w:t>特殊需求</w:t>
            </w:r>
          </w:p>
        </w:tc>
        <w:tc>
          <w:tcPr>
            <w:tcW w:w="3721" w:type="pct"/>
            <w:vAlign w:val="center"/>
          </w:tcPr>
          <w:p w14:paraId="0A03A958">
            <w:pPr>
              <w:pStyle w:val="30"/>
            </w:pPr>
            <w:r>
              <w:t>无</w:t>
            </w:r>
          </w:p>
        </w:tc>
      </w:tr>
    </w:tbl>
    <w:p w14:paraId="706C4B26">
      <w:pPr>
        <w:pStyle w:val="7"/>
        <w:numPr>
          <w:ilvl w:val="5"/>
          <w:numId w:val="0"/>
        </w:numPr>
      </w:pPr>
      <w:r>
        <w:rPr>
          <w:rFonts w:hint="eastAsia" w:ascii="Times New Roman" w:hAnsi="Times New Roman" w:cs="宋体"/>
        </w:rPr>
        <w:t xml:space="preserve">6.1.7.1.6.2  </w:t>
      </w:r>
      <w:r>
        <w:rPr>
          <w:rFonts w:hint="eastAsia"/>
        </w:rPr>
        <w:t>财务决算统计功能</w:t>
      </w:r>
    </w:p>
    <w:p w14:paraId="058BD61D">
      <w:pPr>
        <w:ind w:firstLine="480"/>
      </w:pPr>
      <w:r>
        <w:rPr>
          <w:rFonts w:hint="eastAsia"/>
        </w:rPr>
        <w:t>根据上海市国资委对财务决算统计工作的需求，新建财务决算统计功能，用于2024年度上海市国有企业财务决算报表数据的填报、审核、采集。主要建设内容包括：</w:t>
      </w:r>
    </w:p>
    <w:p w14:paraId="60A1B9D3">
      <w:pPr>
        <w:ind w:firstLine="480"/>
      </w:pPr>
      <w:r>
        <w:rPr>
          <w:rFonts w:hint="eastAsia"/>
        </w:rPr>
        <w:t>1、财务决算任务：</w:t>
      </w:r>
    </w:p>
    <w:p w14:paraId="3762C2B2">
      <w:pPr>
        <w:ind w:firstLine="480"/>
      </w:pPr>
      <w:r>
        <w:rPr>
          <w:rFonts w:hint="eastAsia"/>
        </w:rPr>
        <w:t>新建“2024年度上海市国有企业财务决算报表”的财务决算数据填报任务，根据2024年度上海市国有企业财务决算报表内容需求，任务包含“2024年度企业财务决算报表”、“2024年度企业财务情况表”、“2024年度创新发展情况表”、“专项情况表”、“经营业绩考核表”等板块约60张数据报表。用户通过任务功能中，选择“2024年度上海市国有企业财务决算报表”的报表任务，可进入相关的报表页面中填写数据。</w:t>
      </w:r>
    </w:p>
    <w:p w14:paraId="62D407D8">
      <w:pPr>
        <w:ind w:firstLine="480"/>
      </w:pPr>
      <w:r>
        <w:rPr>
          <w:rFonts w:hint="eastAsia"/>
        </w:rPr>
        <w:t>（1）2024年度企业财务决算报表</w:t>
      </w:r>
    </w:p>
    <w:p w14:paraId="7B3DD9DC">
      <w:pPr>
        <w:ind w:firstLine="480"/>
      </w:pPr>
      <w:r>
        <w:rPr>
          <w:rFonts w:hint="eastAsia"/>
        </w:rPr>
        <w:t>2024年度企业财务决算报表包括对封面表、资产负债表、利润表、现金流量表等14张报表的报表设计。这些报表是企业财务状况和经营成果的重要反映，需要根据国资委的规定进行编制修订。设计过程中，需要确保报表格式的规范性和数据的准确性，同时考虑到报表使用者的需求。</w:t>
      </w:r>
    </w:p>
    <w:p w14:paraId="0EDBB873">
      <w:pPr>
        <w:ind w:firstLine="480"/>
      </w:pPr>
      <w:r>
        <w:rPr>
          <w:rFonts w:hint="eastAsia"/>
        </w:rPr>
        <w:t>报表设计包括在设计这14张报表时，需要考虑报表的布局、格式、数据分类和披露要求，确保报表内容清晰、易于理解。报表内共计2300余数据指标是报表中需要收集和计算的关键财务数据点，涵盖了企业的财务状况、经营成果和现金流动等多个方面。定义这些指标时，需要遵循国家统一的会计制度和财务报告编制要求，确保数据的一致性和可比性。</w:t>
      </w:r>
    </w:p>
    <w:p w14:paraId="1E3FBA11">
      <w:pPr>
        <w:pStyle w:val="25"/>
      </w:pPr>
      <w:r>
        <w:drawing>
          <wp:inline distT="0" distB="0" distL="0" distR="0">
            <wp:extent cx="4822190" cy="2105660"/>
            <wp:effectExtent l="9525" t="9525" r="16510" b="18415"/>
            <wp:docPr id="1832638332" name="图片 9"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38332" name="图片 9" descr="图形用户界面, 表格&#10;&#10;描述已自动生成"/>
                    <pic:cNvPicPr>
                      <a:picLocks noChangeAspect="1" noChangeArrowheads="1"/>
                    </pic:cNvPicPr>
                  </pic:nvPicPr>
                  <pic:blipFill>
                    <a:blip r:embed="rId179" cstate="print">
                      <a:extLst>
                        <a:ext uri="{28A0092B-C50C-407E-A947-70E740481C1C}">
                          <a14:useLocalDpi xmlns:a14="http://schemas.microsoft.com/office/drawing/2010/main" val="0"/>
                        </a:ext>
                      </a:extLst>
                    </a:blip>
                    <a:srcRect l="3307" t="12192" r="5109" b="3552"/>
                    <a:stretch>
                      <a:fillRect/>
                    </a:stretch>
                  </pic:blipFill>
                  <pic:spPr>
                    <a:xfrm>
                      <a:off x="0" y="0"/>
                      <a:ext cx="4823985" cy="2106958"/>
                    </a:xfrm>
                    <a:prstGeom prst="rect">
                      <a:avLst/>
                    </a:prstGeom>
                    <a:noFill/>
                    <a:ln>
                      <a:solidFill>
                        <a:schemeClr val="bg1">
                          <a:lumMod val="85000"/>
                        </a:schemeClr>
                      </a:solidFill>
                    </a:ln>
                  </pic:spPr>
                </pic:pic>
              </a:graphicData>
            </a:graphic>
          </wp:inline>
        </w:drawing>
      </w:r>
    </w:p>
    <w:p w14:paraId="0DD1F10D">
      <w:pPr>
        <w:pStyle w:val="25"/>
      </w:pPr>
      <w:r>
        <w:drawing>
          <wp:inline distT="0" distB="0" distL="0" distR="0">
            <wp:extent cx="4544695" cy="2045970"/>
            <wp:effectExtent l="9525" t="9525" r="17780" b="11430"/>
            <wp:docPr id="318498794" name="图片 8"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98794" name="图片 8" descr="图形用户界面, 应用程序, 表格, Excel&#10;&#10;描述已自动生成"/>
                    <pic:cNvPicPr>
                      <a:picLocks noChangeAspect="1" noChangeArrowheads="1"/>
                    </pic:cNvPicPr>
                  </pic:nvPicPr>
                  <pic:blipFill>
                    <a:blip r:embed="rId180" cstate="print">
                      <a:extLst>
                        <a:ext uri="{28A0092B-C50C-407E-A947-70E740481C1C}">
                          <a14:useLocalDpi xmlns:a14="http://schemas.microsoft.com/office/drawing/2010/main" val="0"/>
                        </a:ext>
                      </a:extLst>
                    </a:blip>
                    <a:srcRect l="3410" t="14148" r="10263" b="3991"/>
                    <a:stretch>
                      <a:fillRect/>
                    </a:stretch>
                  </pic:blipFill>
                  <pic:spPr>
                    <a:xfrm>
                      <a:off x="0" y="0"/>
                      <a:ext cx="4547147" cy="2047033"/>
                    </a:xfrm>
                    <a:prstGeom prst="rect">
                      <a:avLst/>
                    </a:prstGeom>
                    <a:noFill/>
                    <a:ln>
                      <a:solidFill>
                        <a:schemeClr val="bg1">
                          <a:lumMod val="85000"/>
                        </a:schemeClr>
                      </a:solidFill>
                    </a:ln>
                  </pic:spPr>
                </pic:pic>
              </a:graphicData>
            </a:graphic>
          </wp:inline>
        </w:drawing>
      </w:r>
    </w:p>
    <w:p w14:paraId="4A192F27">
      <w:pPr>
        <w:ind w:firstLine="480"/>
      </w:pPr>
      <w:r>
        <w:rPr>
          <w:rFonts w:hint="eastAsia"/>
        </w:rPr>
        <w:t>（2）2024年度企业财务情况表</w:t>
      </w:r>
    </w:p>
    <w:p w14:paraId="4332C42F">
      <w:pPr>
        <w:ind w:firstLine="480"/>
      </w:pPr>
      <w:r>
        <w:rPr>
          <w:rFonts w:hint="eastAsia"/>
        </w:rPr>
        <w:t>2024年度企业财务情况表包括对对外股权投资明细表、未纳入合并范围子企业（资产）主要指标表、财务投资、风险业务及或有事项情况表等11张报表的报表设计。这些报表是企业财务状况和经营成果的重要反映，需要根据国资委的规定进行编制修订。设计过程中，需要确保报表格式的规范性和数据的准确性，同时考虑到报表使用者的需求。</w:t>
      </w:r>
    </w:p>
    <w:p w14:paraId="0D9D10D3">
      <w:pPr>
        <w:ind w:firstLine="480"/>
      </w:pPr>
      <w:r>
        <w:rPr>
          <w:rFonts w:hint="eastAsia"/>
        </w:rPr>
        <w:t>报表设计包括在设计这11张报表时，需要考虑报表的布局、格式、数据分类和披露要求，确保报表内容清晰、易于理解。报表内共计1200余数据指标是报表中需要收集和计算的关键财务数据点，涵盖了企业的财务状况、经营成果和现金流动等多个方面。定义这些指标时，需要遵循国家统一的会计制度和财务报告编制要求，确保数据的一致性和可比性。</w:t>
      </w:r>
    </w:p>
    <w:p w14:paraId="5D9B28A5">
      <w:pPr>
        <w:pStyle w:val="25"/>
      </w:pPr>
      <w:r>
        <w:drawing>
          <wp:inline distT="0" distB="0" distL="114300" distR="114300">
            <wp:extent cx="4936490" cy="2013585"/>
            <wp:effectExtent l="9525" t="9525" r="16510" b="15240"/>
            <wp:docPr id="325465564" name="图片 3" descr="图形用户界面, 应用程序, 表格, Word,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65564" name="图片 3" descr="图形用户界面, 应用程序, 表格, Word, Excel&#10;&#10;描述已自动生成"/>
                    <pic:cNvPicPr>
                      <a:picLocks noChangeAspect="1"/>
                    </pic:cNvPicPr>
                  </pic:nvPicPr>
                  <pic:blipFill>
                    <a:blip r:embed="rId181"/>
                    <a:srcRect l="3514" t="13938" r="2721" b="5471"/>
                    <a:stretch>
                      <a:fillRect/>
                    </a:stretch>
                  </pic:blipFill>
                  <pic:spPr>
                    <a:xfrm>
                      <a:off x="0" y="0"/>
                      <a:ext cx="4938284" cy="2014243"/>
                    </a:xfrm>
                    <a:prstGeom prst="rect">
                      <a:avLst/>
                    </a:prstGeom>
                    <a:noFill/>
                    <a:ln>
                      <a:solidFill>
                        <a:schemeClr val="bg1">
                          <a:lumMod val="85000"/>
                        </a:schemeClr>
                      </a:solidFill>
                    </a:ln>
                  </pic:spPr>
                </pic:pic>
              </a:graphicData>
            </a:graphic>
          </wp:inline>
        </w:drawing>
      </w:r>
    </w:p>
    <w:p w14:paraId="24733269">
      <w:pPr>
        <w:ind w:firstLine="480"/>
      </w:pPr>
      <w:r>
        <w:rPr>
          <w:rFonts w:hint="eastAsia"/>
        </w:rPr>
        <w:t>（3）2024年度创新发展情况表</w:t>
      </w:r>
    </w:p>
    <w:p w14:paraId="7261B245">
      <w:pPr>
        <w:ind w:firstLine="480"/>
      </w:pPr>
      <w:r>
        <w:rPr>
          <w:rFonts w:hint="eastAsia"/>
        </w:rPr>
        <w:t>2024年度创新发展情况表包括创新发展情况表、数字化转型经费支出明细表、其他创新活动经费支出明细表等4张报表的报表设计。这些报表是企业创新发展情况的重要反映，需要根据国资委的规定进行编制修订。设计过程中，需要确保报表格式的规范性和数据的准确性，同时考虑到报表使用者的需求。</w:t>
      </w:r>
    </w:p>
    <w:p w14:paraId="2900EFE3">
      <w:pPr>
        <w:ind w:firstLine="480"/>
      </w:pPr>
      <w:r>
        <w:rPr>
          <w:rFonts w:hint="eastAsia"/>
        </w:rPr>
        <w:t>报表设计包括在设计这4张报表时，需要考虑报表的布局、格式、数据分类和披露要求，确保报表内容清晰、易于理解。报表内共计230余数据指标是报表中需要收集和计算的关键财务数据点，涵盖了企业的财务状况、经营成果和科研现状等多个方面。定义这些指标时，需要遵循国家统一的会计制度和财务报告编制要求，确保数据的一致性和可比性。</w:t>
      </w:r>
    </w:p>
    <w:p w14:paraId="23FFA3D2">
      <w:pPr>
        <w:pStyle w:val="25"/>
      </w:pPr>
      <w:r>
        <w:drawing>
          <wp:inline distT="0" distB="0" distL="114300" distR="114300">
            <wp:extent cx="4738370" cy="2007870"/>
            <wp:effectExtent l="9525" t="9525" r="14605" b="11430"/>
            <wp:docPr id="334910073" name="图片 4"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10073" name="图片 4" descr="图形用户界面, 应用程序, Word&#10;&#10;描述已自动生成"/>
                    <pic:cNvPicPr>
                      <a:picLocks noChangeAspect="1"/>
                    </pic:cNvPicPr>
                  </pic:nvPicPr>
                  <pic:blipFill>
                    <a:blip r:embed="rId182"/>
                    <a:srcRect l="3620" t="13502" r="6353" b="6120"/>
                    <a:stretch>
                      <a:fillRect/>
                    </a:stretch>
                  </pic:blipFill>
                  <pic:spPr>
                    <a:xfrm>
                      <a:off x="0" y="0"/>
                      <a:ext cx="4741456" cy="2008936"/>
                    </a:xfrm>
                    <a:prstGeom prst="rect">
                      <a:avLst/>
                    </a:prstGeom>
                    <a:noFill/>
                    <a:ln>
                      <a:solidFill>
                        <a:schemeClr val="bg1">
                          <a:lumMod val="85000"/>
                        </a:schemeClr>
                      </a:solidFill>
                    </a:ln>
                  </pic:spPr>
                </pic:pic>
              </a:graphicData>
            </a:graphic>
          </wp:inline>
        </w:drawing>
      </w:r>
    </w:p>
    <w:p w14:paraId="213C664A">
      <w:pPr>
        <w:pStyle w:val="25"/>
      </w:pPr>
      <w:r>
        <w:drawing>
          <wp:inline distT="0" distB="0" distL="114300" distR="114300">
            <wp:extent cx="4886325" cy="2021840"/>
            <wp:effectExtent l="9525" t="9525" r="9525" b="16510"/>
            <wp:docPr id="459111105" name="图片 5" descr="图形用户界面, 应用程序, 表格, Word,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11105" name="图片 5" descr="图形用户界面, 应用程序, 表格, Word, Excel&#10;&#10;描述已自动生成"/>
                    <pic:cNvPicPr>
                      <a:picLocks noChangeAspect="1"/>
                    </pic:cNvPicPr>
                  </pic:nvPicPr>
                  <pic:blipFill>
                    <a:blip r:embed="rId183"/>
                    <a:srcRect l="3567" t="13828" r="3611" b="5245"/>
                    <a:stretch>
                      <a:fillRect/>
                    </a:stretch>
                  </pic:blipFill>
                  <pic:spPr>
                    <a:xfrm>
                      <a:off x="0" y="0"/>
                      <a:ext cx="4888679" cy="2022664"/>
                    </a:xfrm>
                    <a:prstGeom prst="rect">
                      <a:avLst/>
                    </a:prstGeom>
                    <a:noFill/>
                    <a:ln w="9525" cap="flat" cmpd="sng" algn="ctr">
                      <a:solidFill>
                        <a:sysClr val="window" lastClr="FFFFFF">
                          <a:lumMod val="85000"/>
                        </a:sysClr>
                      </a:solidFill>
                      <a:prstDash val="solid"/>
                      <a:round/>
                      <a:headEnd type="none" w="med" len="med"/>
                      <a:tailEnd type="none" w="med" len="med"/>
                    </a:ln>
                  </pic:spPr>
                </pic:pic>
              </a:graphicData>
            </a:graphic>
          </wp:inline>
        </w:drawing>
      </w:r>
    </w:p>
    <w:p w14:paraId="252CE4CC">
      <w:pPr>
        <w:ind w:firstLine="480"/>
      </w:pPr>
      <w:r>
        <w:rPr>
          <w:rFonts w:hint="eastAsia"/>
        </w:rPr>
        <w:t>（4）专项情况表</w:t>
      </w:r>
    </w:p>
    <w:p w14:paraId="46523DA0">
      <w:pPr>
        <w:ind w:firstLine="480"/>
      </w:pPr>
      <w:r>
        <w:rPr>
          <w:rFonts w:hint="eastAsia"/>
        </w:rPr>
        <w:t>专项情况表包括银行账户情况表报表的报表设计。该报表是企业银行账户情况表的重要反映，需要根据国资委的规定进行编制修订。设计过程中，需要确保报表格式的规范性和数据的准确性，同时考虑到报表使用者的需求。</w:t>
      </w:r>
    </w:p>
    <w:p w14:paraId="5C1302F5">
      <w:pPr>
        <w:ind w:firstLine="480"/>
      </w:pPr>
      <w:r>
        <w:rPr>
          <w:rFonts w:hint="eastAsia"/>
        </w:rPr>
        <w:t>报表设计包括在设计这4张报表时，需要考虑报表的布局、格式、数据分类和披露要求，确保报表内容清晰、易于理解。报表内共计300余数据指标是报表中需要收集和计算的关键财务数据点，涵盖了企业的财务状况多个方面。定义这些指标时，需要遵循国家统一的会计制度和财务报告编制要求，确保数据的一致性和可比性。</w:t>
      </w:r>
    </w:p>
    <w:p w14:paraId="6065570E">
      <w:pPr>
        <w:pStyle w:val="25"/>
      </w:pPr>
      <w:r>
        <w:drawing>
          <wp:inline distT="0" distB="0" distL="114300" distR="114300">
            <wp:extent cx="4876165" cy="1969135"/>
            <wp:effectExtent l="9525" t="9525" r="10160" b="12065"/>
            <wp:docPr id="1410043308" name="图片 7" descr="日历&#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43308" name="图片 7" descr="日历&#10;&#10;低可信度描述已自动生成"/>
                    <pic:cNvPicPr>
                      <a:picLocks noChangeAspect="1"/>
                    </pic:cNvPicPr>
                  </pic:nvPicPr>
                  <pic:blipFill>
                    <a:blip r:embed="rId184"/>
                    <a:srcRect l="3515" t="14155" r="3838" b="6992"/>
                    <a:stretch>
                      <a:fillRect/>
                    </a:stretch>
                  </pic:blipFill>
                  <pic:spPr>
                    <a:xfrm>
                      <a:off x="0" y="0"/>
                      <a:ext cx="4879377" cy="1970815"/>
                    </a:xfrm>
                    <a:prstGeom prst="rect">
                      <a:avLst/>
                    </a:prstGeom>
                    <a:noFill/>
                    <a:ln>
                      <a:solidFill>
                        <a:schemeClr val="bg1">
                          <a:lumMod val="85000"/>
                        </a:schemeClr>
                      </a:solidFill>
                    </a:ln>
                  </pic:spPr>
                </pic:pic>
              </a:graphicData>
            </a:graphic>
          </wp:inline>
        </w:drawing>
      </w:r>
    </w:p>
    <w:p w14:paraId="2AC99D10">
      <w:pPr>
        <w:pStyle w:val="25"/>
      </w:pPr>
      <w:r>
        <w:drawing>
          <wp:inline distT="0" distB="0" distL="114300" distR="114300">
            <wp:extent cx="4547870" cy="1969770"/>
            <wp:effectExtent l="9525" t="9525" r="14605" b="11430"/>
            <wp:docPr id="1108364062" name="图片 6"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64062" name="图片 6" descr="图形用户界面, 应用程序, Word&#10;&#10;描述已自动生成"/>
                    <pic:cNvPicPr>
                      <a:picLocks noChangeAspect="1"/>
                    </pic:cNvPicPr>
                  </pic:nvPicPr>
                  <pic:blipFill>
                    <a:blip r:embed="rId185"/>
                    <a:srcRect l="3826" t="13720" r="9780" b="7438"/>
                    <a:stretch>
                      <a:fillRect/>
                    </a:stretch>
                  </pic:blipFill>
                  <pic:spPr>
                    <a:xfrm>
                      <a:off x="0" y="0"/>
                      <a:ext cx="4550149" cy="1970540"/>
                    </a:xfrm>
                    <a:prstGeom prst="rect">
                      <a:avLst/>
                    </a:prstGeom>
                    <a:noFill/>
                    <a:ln>
                      <a:solidFill>
                        <a:schemeClr val="bg1">
                          <a:lumMod val="85000"/>
                        </a:schemeClr>
                      </a:solidFill>
                    </a:ln>
                  </pic:spPr>
                </pic:pic>
              </a:graphicData>
            </a:graphic>
          </wp:inline>
        </w:drawing>
      </w:r>
    </w:p>
    <w:p w14:paraId="139B34A6">
      <w:pPr>
        <w:ind w:firstLine="480"/>
      </w:pPr>
      <w:r>
        <w:rPr>
          <w:rFonts w:hint="eastAsia"/>
        </w:rPr>
        <w:t>（5）经营业绩考核表</w:t>
      </w:r>
    </w:p>
    <w:p w14:paraId="443F82DF">
      <w:pPr>
        <w:ind w:firstLine="480"/>
      </w:pPr>
      <w:r>
        <w:rPr>
          <w:rFonts w:hint="eastAsia"/>
        </w:rPr>
        <w:t>经营业绩考核表包括主业利润表、跨类业务和单列表、经营业绩考核数据汇总表--视同于利润汇总表的报表设计。该报表是企业完成市国资委考核任务情况的重要反映，需要根据国资委的规定进行编制修订。设计过程中，需要确保报表格式的规范性和数据的准确性，同时考虑到报表使用者的需求。</w:t>
      </w:r>
    </w:p>
    <w:p w14:paraId="538C7230">
      <w:pPr>
        <w:ind w:firstLine="480"/>
      </w:pPr>
      <w:r>
        <w:rPr>
          <w:rFonts w:hint="eastAsia"/>
        </w:rPr>
        <w:t>报表设计包括在设计这4张报表时，需要考虑报表的布局、格式、数据分类和披露要求，确保报表内容清晰、易于理解。报表内共计140余数据指标是报表中需要收集和计算的关键财务数据点，涵盖了企业的财务状况多个方面。定义这些指标时，需要遵循国家统一的会计制度和财务报告编制要求，确保数据的一致性和可比性。</w:t>
      </w:r>
    </w:p>
    <w:p w14:paraId="4E0578B9">
      <w:pPr>
        <w:pStyle w:val="25"/>
      </w:pPr>
      <w:r>
        <w:drawing>
          <wp:inline distT="0" distB="0" distL="0" distR="0">
            <wp:extent cx="4663440" cy="1975485"/>
            <wp:effectExtent l="9525" t="9525" r="13335" b="15240"/>
            <wp:docPr id="1715070671" name="图片 1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70671" name="图片 11" descr="图形用户界面, 应用程序&#10;&#10;AI 生成的内容可能不正确。"/>
                    <pic:cNvPicPr>
                      <a:picLocks noChangeAspect="1" noChangeArrowheads="1"/>
                    </pic:cNvPicPr>
                  </pic:nvPicPr>
                  <pic:blipFill>
                    <a:blip r:embed="rId186" cstate="print">
                      <a:extLst>
                        <a:ext uri="{28A0092B-C50C-407E-A947-70E740481C1C}">
                          <a14:useLocalDpi xmlns:a14="http://schemas.microsoft.com/office/drawing/2010/main" val="0"/>
                        </a:ext>
                      </a:extLst>
                    </a:blip>
                    <a:srcRect l="3515" t="14148" r="7907" b="6820"/>
                    <a:stretch>
                      <a:fillRect/>
                    </a:stretch>
                  </pic:blipFill>
                  <pic:spPr>
                    <a:xfrm>
                      <a:off x="0" y="0"/>
                      <a:ext cx="4665682" cy="1976295"/>
                    </a:xfrm>
                    <a:prstGeom prst="rect">
                      <a:avLst/>
                    </a:prstGeom>
                    <a:noFill/>
                    <a:ln>
                      <a:solidFill>
                        <a:schemeClr val="bg1">
                          <a:lumMod val="85000"/>
                        </a:schemeClr>
                      </a:solidFill>
                    </a:ln>
                  </pic:spPr>
                </pic:pic>
              </a:graphicData>
            </a:graphic>
          </wp:inline>
        </w:drawing>
      </w:r>
    </w:p>
    <w:p w14:paraId="42F53084">
      <w:pPr>
        <w:ind w:firstLine="480"/>
      </w:pPr>
      <w:r>
        <w:rPr>
          <w:rFonts w:hint="eastAsia"/>
        </w:rPr>
        <w:t>2、提取方案及校验方案：</w:t>
      </w:r>
    </w:p>
    <w:p w14:paraId="53531397">
      <w:pPr>
        <w:ind w:firstLine="480"/>
      </w:pPr>
      <w:r>
        <w:rPr>
          <w:rFonts w:hint="eastAsia"/>
        </w:rPr>
        <w:t>根据2024年度上海市国有企业财务决算报表数据的填报要求，新建数据提取方案约6个和数据校验方案约4个。通过提取方案，提取上年封面、上年数、年初数、对外股权投资等数据。通过数据校验方案可将系统数据与工商信息、企查查等外部数据进行校验。</w:t>
      </w:r>
    </w:p>
    <w:p w14:paraId="35236751">
      <w:pPr>
        <w:ind w:firstLine="480"/>
      </w:pPr>
      <w:r>
        <w:rPr>
          <w:rFonts w:hint="eastAsia"/>
        </w:rPr>
        <w:t>数据提取方案6个：包括上年封面提取方案（从上年度财务决算报表封面中提取有关关键信息，包括但不限于企业名称、企业类编、监管类型、报表负责人签字等）、年初数数据提取方案（上年度财务决算报表中提取所有相关财务数据的年初数，包括资产负债表、利润表、现金流量表等关键财务报表的数据。这些数据将用于与本年度数据预填报，以减少本年填报工作量）、提取上年数（企业期初数调整情况表）方案、上年封面提取（集体）方案、提取年初数（集体）、提取上年数（企业期初数调整情况表）（集体）方案。用户点击“录入/数据提取”功能，选择需要提取数据的提取方案，系统将根据提取方案中的取数规则，到相应报表任务中提取相应数据。</w:t>
      </w:r>
    </w:p>
    <w:p w14:paraId="2A3F51A3">
      <w:pPr>
        <w:ind w:firstLine="480"/>
      </w:pPr>
      <w:r>
        <w:rPr>
          <w:rFonts w:hint="eastAsia"/>
        </w:rPr>
        <w:t>数据校验方案4个：包括与上年核对校验方案（提供对上年度财务数据进行详细校验的服务，确保所有数据的准确性和一致性。校验内容包括资产负债表、利润表、现金流量表等表的上年年末数与本年年初数的核对。通过校验，可以及时发现并纠正数据错误，提高财务报告的可靠性）、与上年核对校验方案（企业期初数调整情况表）方案、与上年数核对（集体）方案、与上年数核对（企业期初数调整情况表）（集体）方案</w:t>
      </w:r>
    </w:p>
    <w:p w14:paraId="5A2BB16E">
      <w:pPr>
        <w:pStyle w:val="25"/>
      </w:pPr>
      <w:r>
        <w:drawing>
          <wp:inline distT="0" distB="0" distL="114300" distR="114300">
            <wp:extent cx="4886325" cy="2219960"/>
            <wp:effectExtent l="9525" t="9525" r="9525" b="18415"/>
            <wp:docPr id="1108847649" name="图片 1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47649" name="图片 12" descr="图形用户界面, 文本, 应用程序&#10;&#10;描述已自动生成"/>
                    <pic:cNvPicPr>
                      <a:picLocks noChangeAspect="1"/>
                    </pic:cNvPicPr>
                  </pic:nvPicPr>
                  <pic:blipFill>
                    <a:blip r:embed="rId187"/>
                    <a:srcRect l="3205" t="6099" r="3984" b="5052"/>
                    <a:stretch>
                      <a:fillRect/>
                    </a:stretch>
                  </pic:blipFill>
                  <pic:spPr>
                    <a:xfrm>
                      <a:off x="0" y="0"/>
                      <a:ext cx="4888014" cy="2220685"/>
                    </a:xfrm>
                    <a:prstGeom prst="rect">
                      <a:avLst/>
                    </a:prstGeom>
                    <a:noFill/>
                    <a:ln>
                      <a:solidFill>
                        <a:schemeClr val="bg1">
                          <a:lumMod val="85000"/>
                        </a:schemeClr>
                      </a:solidFill>
                    </a:ln>
                  </pic:spPr>
                </pic:pic>
              </a:graphicData>
            </a:graphic>
          </wp:inline>
        </w:drawing>
      </w:r>
    </w:p>
    <w:p w14:paraId="5942B348">
      <w:pPr>
        <w:pStyle w:val="25"/>
      </w:pPr>
      <w:r>
        <w:drawing>
          <wp:inline distT="0" distB="0" distL="114300" distR="114300">
            <wp:extent cx="4821555" cy="2171700"/>
            <wp:effectExtent l="9525" t="9525" r="17145" b="9525"/>
            <wp:docPr id="2130318207" name="图片 13"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18207" name="图片 13" descr="图形用户界面, 文本, 应用程序&#10;&#10;描述已自动生成"/>
                    <pic:cNvPicPr>
                      <a:picLocks noChangeAspect="1"/>
                    </pic:cNvPicPr>
                  </pic:nvPicPr>
                  <pic:blipFill>
                    <a:blip r:embed="rId188"/>
                    <a:srcRect l="2791" t="6316" r="5635" b="6777"/>
                    <a:stretch>
                      <a:fillRect/>
                    </a:stretch>
                  </pic:blipFill>
                  <pic:spPr>
                    <a:xfrm>
                      <a:off x="0" y="0"/>
                      <a:ext cx="4822918" cy="2172151"/>
                    </a:xfrm>
                    <a:prstGeom prst="rect">
                      <a:avLst/>
                    </a:prstGeom>
                    <a:noFill/>
                    <a:ln>
                      <a:solidFill>
                        <a:schemeClr val="bg1">
                          <a:lumMod val="85000"/>
                        </a:schemeClr>
                      </a:solidFill>
                    </a:ln>
                  </pic:spPr>
                </pic:pic>
              </a:graphicData>
            </a:graphic>
          </wp:inline>
        </w:drawing>
      </w:r>
    </w:p>
    <w:p w14:paraId="6EE4C7B1">
      <w:pPr>
        <w:ind w:firstLine="480"/>
      </w:pPr>
      <w:r>
        <w:rPr>
          <w:rFonts w:hint="eastAsia"/>
        </w:rPr>
        <w:t>3、审核规则及模板：</w:t>
      </w:r>
    </w:p>
    <w:p w14:paraId="59CDB8C7">
      <w:pPr>
        <w:ind w:firstLine="480"/>
      </w:pPr>
      <w:r>
        <w:rPr>
          <w:rFonts w:hint="eastAsia"/>
        </w:rPr>
        <w:t>根据2024年度上海市国有企业财务决算报表数据的审核要求，新建数据审核规则约500个和数据查询模板约90个。通过审核规则及模板功能，可对数据进行报表内部勾稽关系审核及报表间勾稽关系审核（例如：注册地为“台湾省”，”香港特别行政区“，“澳门特别行政区”和“其他境外地区”的企业，应是境外子企业！），确保上报数据的准确性。用户点击“审核”按钮，系统将根据系统内的审核规则对数据进行审核，并将审核报错信息显示在系统下方。</w:t>
      </w:r>
    </w:p>
    <w:p w14:paraId="44367E4A">
      <w:pPr>
        <w:pStyle w:val="25"/>
      </w:pPr>
      <w:r>
        <w:drawing>
          <wp:inline distT="0" distB="0" distL="0" distR="0">
            <wp:extent cx="4925060" cy="2209800"/>
            <wp:effectExtent l="9525" t="9525" r="18415" b="9525"/>
            <wp:docPr id="1950650868" name="图片 15"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50868" name="图片 15" descr="图形用户界面, 文本, 应用程序, 电子邮件&#10;&#10;描述已自动生成"/>
                    <pic:cNvPicPr>
                      <a:picLocks noChangeAspect="1" noChangeArrowheads="1"/>
                    </pic:cNvPicPr>
                  </pic:nvPicPr>
                  <pic:blipFill>
                    <a:blip r:embed="rId189" cstate="print">
                      <a:extLst>
                        <a:ext uri="{28A0092B-C50C-407E-A947-70E740481C1C}">
                          <a14:useLocalDpi xmlns:a14="http://schemas.microsoft.com/office/drawing/2010/main" val="0"/>
                        </a:ext>
                      </a:extLst>
                    </a:blip>
                    <a:srcRect l="3618" t="6530" r="2845" b="5079"/>
                    <a:stretch>
                      <a:fillRect/>
                    </a:stretch>
                  </pic:blipFill>
                  <pic:spPr>
                    <a:xfrm>
                      <a:off x="0" y="0"/>
                      <a:ext cx="4926929" cy="2210354"/>
                    </a:xfrm>
                    <a:prstGeom prst="rect">
                      <a:avLst/>
                    </a:prstGeom>
                    <a:noFill/>
                    <a:ln>
                      <a:solidFill>
                        <a:schemeClr val="bg1">
                          <a:lumMod val="85000"/>
                        </a:schemeClr>
                      </a:solidFill>
                    </a:ln>
                  </pic:spPr>
                </pic:pic>
              </a:graphicData>
            </a:graphic>
          </wp:inline>
        </w:drawing>
      </w:r>
    </w:p>
    <w:p w14:paraId="7997A81C">
      <w:pPr>
        <w:pStyle w:val="25"/>
      </w:pPr>
      <w:r>
        <w:drawing>
          <wp:inline distT="0" distB="0" distL="0" distR="0">
            <wp:extent cx="4892040" cy="2252980"/>
            <wp:effectExtent l="9525" t="9525" r="13335" b="13970"/>
            <wp:docPr id="925249368" name="图片 1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49368" name="图片 14" descr="图形用户界面, 文本, 应用程序, 电子邮件&#10;&#10;描述已自动生成"/>
                    <pic:cNvPicPr>
                      <a:picLocks noChangeAspect="1" noChangeArrowheads="1"/>
                    </pic:cNvPicPr>
                  </pic:nvPicPr>
                  <pic:blipFill>
                    <a:blip r:embed="rId190" cstate="print">
                      <a:extLst>
                        <a:ext uri="{28A0092B-C50C-407E-A947-70E740481C1C}">
                          <a14:useLocalDpi xmlns:a14="http://schemas.microsoft.com/office/drawing/2010/main" val="0"/>
                        </a:ext>
                      </a:extLst>
                    </a:blip>
                    <a:srcRect l="3308" t="5877" r="3783" b="3998"/>
                    <a:stretch>
                      <a:fillRect/>
                    </a:stretch>
                  </pic:blipFill>
                  <pic:spPr>
                    <a:xfrm>
                      <a:off x="0" y="0"/>
                      <a:ext cx="4893856" cy="2253691"/>
                    </a:xfrm>
                    <a:prstGeom prst="rect">
                      <a:avLst/>
                    </a:prstGeom>
                    <a:noFill/>
                    <a:ln>
                      <a:solidFill>
                        <a:schemeClr val="bg1">
                          <a:lumMod val="85000"/>
                        </a:schemeClr>
                      </a:solidFill>
                    </a:ln>
                  </pic:spPr>
                </pic:pic>
              </a:graphicData>
            </a:graphic>
          </wp:inline>
        </w:drawing>
      </w:r>
    </w:p>
    <w:p w14:paraId="4A192219">
      <w:pPr>
        <w:ind w:firstLine="480"/>
      </w:pPr>
      <w:r>
        <w:rPr>
          <w:rFonts w:hint="eastAsia"/>
        </w:rPr>
        <w:t>4、功能测试：</w:t>
      </w:r>
    </w:p>
    <w:p w14:paraId="413DF086">
      <w:pPr>
        <w:ind w:firstLine="480"/>
      </w:pPr>
      <w:r>
        <w:rPr>
          <w:rFonts w:hint="eastAsia"/>
        </w:rPr>
        <w:t>对新增的各项内容进行功能性测试，确保功能的正常使用。</w:t>
      </w:r>
    </w:p>
    <w:p w14:paraId="00411D8D">
      <w:pPr>
        <w:pStyle w:val="7"/>
        <w:numPr>
          <w:ilvl w:val="5"/>
          <w:numId w:val="0"/>
        </w:numPr>
      </w:pPr>
      <w:r>
        <w:rPr>
          <w:rFonts w:hint="eastAsia" w:ascii="Times New Roman" w:hAnsi="Times New Roman" w:cs="宋体"/>
        </w:rPr>
        <w:t xml:space="preserve">6.1.7.1.6.3  </w:t>
      </w:r>
      <w:r>
        <w:rPr>
          <w:rFonts w:hint="eastAsia"/>
        </w:rPr>
        <w:t>国有企业统计功能</w:t>
      </w:r>
    </w:p>
    <w:p w14:paraId="5D1747AB">
      <w:pPr>
        <w:ind w:firstLine="480"/>
      </w:pPr>
      <w:r>
        <w:rPr>
          <w:rFonts w:hint="eastAsia"/>
        </w:rPr>
        <w:t>根据上海市国资委对国有企业统计工作的需求，新建国有企业统计功能，用于2024年度资产统计（国有企业类）报表数据的填报、审核、采集。主要建设内容包括：</w:t>
      </w:r>
    </w:p>
    <w:p w14:paraId="612553B9">
      <w:pPr>
        <w:ind w:firstLine="480"/>
      </w:pPr>
      <w:r>
        <w:rPr>
          <w:rFonts w:hint="eastAsia"/>
        </w:rPr>
        <w:t>1、国有企业任务：</w:t>
      </w:r>
    </w:p>
    <w:p w14:paraId="7009B7F2">
      <w:pPr>
        <w:ind w:firstLine="480"/>
      </w:pPr>
      <w:r>
        <w:rPr>
          <w:rFonts w:hint="eastAsia"/>
        </w:rPr>
        <w:t>新建“2024年度资产统计（国有企业类）报表”的国有企业数据填报任务，根据2024年度资产统计（国有企业类）报表内容需求，任务包含“2024年度企业财务决算报表”共约14张数据报表（封面表、Z1-Z12、FXZB）。用户通过任务功能中，选择“2024年度资产统计（国有企业类）报表”的报表任务，可进入相关的报表页面中填写数据。</w:t>
      </w:r>
    </w:p>
    <w:p w14:paraId="3FE2B3A7">
      <w:pPr>
        <w:ind w:firstLine="480"/>
      </w:pPr>
      <w:r>
        <w:rPr>
          <w:rFonts w:hint="eastAsia"/>
        </w:rPr>
        <w:t>2024年度企业财务决算报表包括对封面表、资产负债表、利润表、现金流量表等14张报表的报表设计。这些报表是企业财务状况和经营成果的重要反映，需要根据国资委的规定进行编制修订。设计过程中，需要确保报表格式的规范性和数据的准确性，同时考虑到报表使用者的需求。</w:t>
      </w:r>
    </w:p>
    <w:p w14:paraId="7712E781">
      <w:pPr>
        <w:ind w:firstLine="480"/>
      </w:pPr>
      <w:r>
        <w:rPr>
          <w:rFonts w:hint="eastAsia"/>
        </w:rPr>
        <w:t>报表设计包括在设计这14张报表时，需要考虑报表的布局、格式、数据分类和披露要求，确保报表内容清晰、易于理解。报表内共计2000余数据指标是报表中需要收集和计算的关键财务数据点，涵盖了企业的财务状况、经营成果和现金流动等多个方面。定义这些指标时，需要遵循国家统一的会计制度和财务报告编制要求，确保数据的一致性和可比性。</w:t>
      </w:r>
    </w:p>
    <w:p w14:paraId="2B4837E6">
      <w:pPr>
        <w:pStyle w:val="25"/>
      </w:pPr>
      <w:r>
        <w:drawing>
          <wp:inline distT="0" distB="0" distL="114300" distR="114300">
            <wp:extent cx="4934585" cy="2045970"/>
            <wp:effectExtent l="9525" t="9525" r="18415" b="11430"/>
            <wp:docPr id="1160597194" name="图片 16"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97194" name="图片 16" descr="图形用户界面, 应用程序, 表格&#10;&#10;描述已自动生成"/>
                    <pic:cNvPicPr>
                      <a:picLocks noChangeAspect="1"/>
                    </pic:cNvPicPr>
                  </pic:nvPicPr>
                  <pic:blipFill>
                    <a:blip r:embed="rId191"/>
                    <a:srcRect l="2998" t="13937" r="3257" b="4162"/>
                    <a:stretch>
                      <a:fillRect/>
                    </a:stretch>
                  </pic:blipFill>
                  <pic:spPr>
                    <a:xfrm>
                      <a:off x="0" y="0"/>
                      <a:ext cx="4937237" cy="2046991"/>
                    </a:xfrm>
                    <a:prstGeom prst="rect">
                      <a:avLst/>
                    </a:prstGeom>
                    <a:noFill/>
                    <a:ln>
                      <a:solidFill>
                        <a:schemeClr val="bg1">
                          <a:lumMod val="85000"/>
                        </a:schemeClr>
                      </a:solidFill>
                    </a:ln>
                  </pic:spPr>
                </pic:pic>
              </a:graphicData>
            </a:graphic>
          </wp:inline>
        </w:drawing>
      </w:r>
    </w:p>
    <w:p w14:paraId="0C954C19">
      <w:pPr>
        <w:pStyle w:val="25"/>
      </w:pPr>
      <w:r>
        <w:drawing>
          <wp:inline distT="0" distB="0" distL="114300" distR="114300">
            <wp:extent cx="4897755" cy="2019300"/>
            <wp:effectExtent l="9525" t="9525" r="17145" b="9525"/>
            <wp:docPr id="1918622339" name="图片 17"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22339" name="图片 17" descr="图形用户界面, 应用程序, 表格, Excel&#10;&#10;描述已自动生成"/>
                    <pic:cNvPicPr>
                      <a:picLocks noChangeAspect="1"/>
                    </pic:cNvPicPr>
                  </pic:nvPicPr>
                  <pic:blipFill>
                    <a:blip r:embed="rId192"/>
                    <a:srcRect l="3100" t="13939" r="3889" b="5255"/>
                    <a:stretch>
                      <a:fillRect/>
                    </a:stretch>
                  </pic:blipFill>
                  <pic:spPr>
                    <a:xfrm>
                      <a:off x="0" y="0"/>
                      <a:ext cx="4898551" cy="2019628"/>
                    </a:xfrm>
                    <a:prstGeom prst="rect">
                      <a:avLst/>
                    </a:prstGeom>
                    <a:noFill/>
                    <a:ln>
                      <a:solidFill>
                        <a:schemeClr val="bg1">
                          <a:lumMod val="85000"/>
                        </a:schemeClr>
                      </a:solidFill>
                    </a:ln>
                  </pic:spPr>
                </pic:pic>
              </a:graphicData>
            </a:graphic>
          </wp:inline>
        </w:drawing>
      </w:r>
    </w:p>
    <w:p w14:paraId="569510E1">
      <w:pPr>
        <w:ind w:firstLine="480"/>
      </w:pPr>
      <w:r>
        <w:rPr>
          <w:rFonts w:hint="eastAsia"/>
        </w:rPr>
        <w:t>2、提取方案及校验方案：</w:t>
      </w:r>
    </w:p>
    <w:p w14:paraId="2FB5719D">
      <w:pPr>
        <w:ind w:firstLine="480"/>
      </w:pPr>
      <w:r>
        <w:rPr>
          <w:rFonts w:hint="eastAsia"/>
        </w:rPr>
        <w:t>根据2024年度资产统计（国有企业类）报表数据的填报要求，新建数据提取方案约5个和数据校验方案约2个。通过提取方案，提取上年封面、上年数、年初数、对外股权投资等数据。通过数据校验方案可将系统数据与工商信息、企查查等外部数据进行校验。</w:t>
      </w:r>
    </w:p>
    <w:p w14:paraId="5ED460C3">
      <w:pPr>
        <w:ind w:firstLine="480"/>
      </w:pPr>
      <w:r>
        <w:rPr>
          <w:rFonts w:hint="eastAsia"/>
        </w:rPr>
        <w:t>数据提取方案5个：包括上年封面提取方案（从上年度上海市资产统计报表封面中提取有关关键信息，包括但不限于企业名称、企业类编、监管类型、报表负责人签字等）、年初数数据提取方案（上年度上海市资产统计报表中提取所有相关财务数据的年初数，包括资产负债表、利润表、现金流量表等关键财务报表的数据。这些数据将用于与本年度数据预填报，以减少本年填报工作量）、提取上年数（企业期初数调整情况表）方案、决算封面提前方案、决算数提取方案。用户点击“录入/数据提取”功能，选择需要提取数据的提取方案，系统将根据提取方案中的取数规则，到相应报表任务中提取相应数据。</w:t>
      </w:r>
    </w:p>
    <w:p w14:paraId="1490F2AF">
      <w:pPr>
        <w:ind w:firstLine="480"/>
      </w:pPr>
      <w:r>
        <w:rPr>
          <w:rFonts w:hint="eastAsia"/>
        </w:rPr>
        <w:t>数据校验方案2个：包括与上年核对校验方案（提供对上年度财务数据进行详细校验的服务，确保所有数据的准确性和一致性。校验内容包括资产负债表、利润表、现金流量表等表的上年年末数与本年年初数的核对。通过校验，可以及时发现并纠正数据错误，提高财务报告的可靠性）、与上年核对校验方案（企业期初数调整情况表）方案。</w:t>
      </w:r>
    </w:p>
    <w:p w14:paraId="17BACEE3">
      <w:pPr>
        <w:pStyle w:val="25"/>
      </w:pPr>
      <w:r>
        <w:drawing>
          <wp:inline distT="0" distB="0" distL="114300" distR="114300">
            <wp:extent cx="4778375" cy="2247265"/>
            <wp:effectExtent l="9525" t="9525" r="12700" b="10160"/>
            <wp:docPr id="225194096" name="图片 19"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94096" name="图片 19" descr="图形用户界面, 文本, 应用程序&#10;&#10;描述已自动生成"/>
                    <pic:cNvPicPr>
                      <a:picLocks noChangeAspect="1"/>
                    </pic:cNvPicPr>
                  </pic:nvPicPr>
                  <pic:blipFill>
                    <a:blip r:embed="rId193"/>
                    <a:srcRect l="3307" t="5880" r="5916" b="4167"/>
                    <a:stretch>
                      <a:fillRect/>
                    </a:stretch>
                  </pic:blipFill>
                  <pic:spPr>
                    <a:xfrm>
                      <a:off x="0" y="0"/>
                      <a:ext cx="4780917" cy="2248247"/>
                    </a:xfrm>
                    <a:prstGeom prst="rect">
                      <a:avLst/>
                    </a:prstGeom>
                    <a:noFill/>
                    <a:ln>
                      <a:solidFill>
                        <a:schemeClr val="bg1">
                          <a:lumMod val="85000"/>
                        </a:schemeClr>
                      </a:solidFill>
                    </a:ln>
                  </pic:spPr>
                </pic:pic>
              </a:graphicData>
            </a:graphic>
          </wp:inline>
        </w:drawing>
      </w:r>
    </w:p>
    <w:p w14:paraId="749F8D7D">
      <w:pPr>
        <w:pStyle w:val="25"/>
      </w:pPr>
      <w:r>
        <w:drawing>
          <wp:inline distT="0" distB="0" distL="114300" distR="114300">
            <wp:extent cx="4800600" cy="2171700"/>
            <wp:effectExtent l="9525" t="9525" r="9525" b="9525"/>
            <wp:docPr id="106332665" name="图片 18"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2665" name="图片 18" descr="图形用户界面, 文本, 应用程序&#10;&#10;描述已自动生成"/>
                    <pic:cNvPicPr>
                      <a:picLocks noChangeAspect="1"/>
                    </pic:cNvPicPr>
                  </pic:nvPicPr>
                  <pic:blipFill>
                    <a:blip r:embed="rId194"/>
                    <a:srcRect l="2894" t="6316" r="5945" b="6784"/>
                    <a:stretch>
                      <a:fillRect/>
                    </a:stretch>
                  </pic:blipFill>
                  <pic:spPr>
                    <a:xfrm>
                      <a:off x="0" y="0"/>
                      <a:ext cx="4801157" cy="2171952"/>
                    </a:xfrm>
                    <a:prstGeom prst="rect">
                      <a:avLst/>
                    </a:prstGeom>
                    <a:noFill/>
                    <a:ln>
                      <a:solidFill>
                        <a:schemeClr val="bg1">
                          <a:lumMod val="85000"/>
                        </a:schemeClr>
                      </a:solidFill>
                    </a:ln>
                  </pic:spPr>
                </pic:pic>
              </a:graphicData>
            </a:graphic>
          </wp:inline>
        </w:drawing>
      </w:r>
    </w:p>
    <w:p w14:paraId="2803E900">
      <w:pPr>
        <w:ind w:firstLine="480"/>
      </w:pPr>
      <w:r>
        <w:rPr>
          <w:rFonts w:hint="eastAsia"/>
        </w:rPr>
        <w:t>3、审核规则及模板：</w:t>
      </w:r>
    </w:p>
    <w:p w14:paraId="390E70C1">
      <w:pPr>
        <w:ind w:firstLine="480"/>
      </w:pPr>
      <w:r>
        <w:rPr>
          <w:rFonts w:hint="eastAsia"/>
        </w:rPr>
        <w:t>根据2024年度资产统计（国有企业类）报表数据的审核要求，新建数据审核规则约200个（例如：如果企业类别为12或23或24，且所在地区（注册地)大于700000并且非港澳台那么所在地区（注册地)应为900000!）和数据查询模板约65个。用户点击“审核”按钮，系统将根据系统内的审核规则对数据进行审核，并将审核报错信息显示在系统下方。</w:t>
      </w:r>
    </w:p>
    <w:p w14:paraId="7A086816">
      <w:pPr>
        <w:pStyle w:val="25"/>
      </w:pPr>
      <w:r>
        <w:drawing>
          <wp:inline distT="0" distB="0" distL="114300" distR="114300">
            <wp:extent cx="4919980" cy="2220595"/>
            <wp:effectExtent l="9525" t="9525" r="13970" b="17780"/>
            <wp:docPr id="1123514090" name="图片 20"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14090" name="图片 20" descr="图形用户界面, 文本, 应用程序, 电子邮件&#10;&#10;描述已自动生成"/>
                    <pic:cNvPicPr>
                      <a:picLocks noChangeAspect="1"/>
                    </pic:cNvPicPr>
                  </pic:nvPicPr>
                  <pic:blipFill>
                    <a:blip r:embed="rId195"/>
                    <a:srcRect l="3514" t="6099" r="3063" b="5052"/>
                    <a:stretch>
                      <a:fillRect/>
                    </a:stretch>
                  </pic:blipFill>
                  <pic:spPr>
                    <a:xfrm>
                      <a:off x="0" y="0"/>
                      <a:ext cx="4920335" cy="2220685"/>
                    </a:xfrm>
                    <a:prstGeom prst="rect">
                      <a:avLst/>
                    </a:prstGeom>
                    <a:noFill/>
                    <a:ln>
                      <a:solidFill>
                        <a:schemeClr val="bg1">
                          <a:lumMod val="85000"/>
                        </a:schemeClr>
                      </a:solidFill>
                    </a:ln>
                  </pic:spPr>
                </pic:pic>
              </a:graphicData>
            </a:graphic>
          </wp:inline>
        </w:drawing>
      </w:r>
    </w:p>
    <w:p w14:paraId="2F8E1B3D">
      <w:pPr>
        <w:pStyle w:val="25"/>
      </w:pPr>
      <w:r>
        <w:drawing>
          <wp:inline distT="0" distB="0" distL="114300" distR="114300">
            <wp:extent cx="4902835" cy="2204085"/>
            <wp:effectExtent l="9525" t="9525" r="12065" b="15240"/>
            <wp:docPr id="356854218" name="图片 2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54218" name="图片 21" descr="图形用户界面, 文本, 应用程序, 电子邮件&#10;&#10;描述已自动生成"/>
                    <pic:cNvPicPr>
                      <a:picLocks noChangeAspect="1"/>
                    </pic:cNvPicPr>
                  </pic:nvPicPr>
                  <pic:blipFill>
                    <a:blip r:embed="rId196"/>
                    <a:srcRect l="3308" t="6968" r="3561" b="4816"/>
                    <a:stretch>
                      <a:fillRect/>
                    </a:stretch>
                  </pic:blipFill>
                  <pic:spPr>
                    <a:xfrm>
                      <a:off x="0" y="0"/>
                      <a:ext cx="4904949" cy="2204827"/>
                    </a:xfrm>
                    <a:prstGeom prst="rect">
                      <a:avLst/>
                    </a:prstGeom>
                    <a:noFill/>
                    <a:ln>
                      <a:solidFill>
                        <a:schemeClr val="bg1">
                          <a:lumMod val="85000"/>
                        </a:schemeClr>
                      </a:solidFill>
                    </a:ln>
                  </pic:spPr>
                </pic:pic>
              </a:graphicData>
            </a:graphic>
          </wp:inline>
        </w:drawing>
      </w:r>
    </w:p>
    <w:p w14:paraId="79B7C7C0">
      <w:pPr>
        <w:ind w:firstLine="480"/>
      </w:pPr>
      <w:r>
        <w:rPr>
          <w:rFonts w:hint="eastAsia"/>
        </w:rPr>
        <w:t>4、功能测试：</w:t>
      </w:r>
    </w:p>
    <w:p w14:paraId="1A7713BA">
      <w:pPr>
        <w:ind w:firstLine="480"/>
      </w:pPr>
      <w:r>
        <w:rPr>
          <w:rFonts w:hint="eastAsia"/>
        </w:rPr>
        <w:t>对新增的各项内容进行功能性测试，确保功能的正常使用。</w:t>
      </w:r>
    </w:p>
    <w:p w14:paraId="653C8D87">
      <w:pPr>
        <w:pStyle w:val="7"/>
        <w:numPr>
          <w:ilvl w:val="5"/>
          <w:numId w:val="0"/>
        </w:numPr>
      </w:pPr>
      <w:r>
        <w:rPr>
          <w:rFonts w:hint="eastAsia" w:ascii="Times New Roman" w:hAnsi="Times New Roman" w:cs="宋体"/>
        </w:rPr>
        <w:t xml:space="preserve">6.1.7.1.6.4  </w:t>
      </w:r>
      <w:r>
        <w:rPr>
          <w:rFonts w:hint="eastAsia"/>
        </w:rPr>
        <w:t>集体企业统计功能</w:t>
      </w:r>
    </w:p>
    <w:p w14:paraId="5F0E4E68">
      <w:pPr>
        <w:ind w:firstLine="480"/>
      </w:pPr>
      <w:r>
        <w:rPr>
          <w:rFonts w:hint="eastAsia"/>
        </w:rPr>
        <w:t>根据上海市国资委对集体企业统计工作的需求，新建集体企业统计功能，用于2024年度资产统计（集体企业类）报表数据的填报、审核、采集。主要建设内容包括：</w:t>
      </w:r>
    </w:p>
    <w:p w14:paraId="42E2C7DE">
      <w:pPr>
        <w:ind w:firstLine="480"/>
      </w:pPr>
      <w:r>
        <w:rPr>
          <w:rFonts w:hint="eastAsia"/>
        </w:rPr>
        <w:t>1、集体企业任务：</w:t>
      </w:r>
    </w:p>
    <w:p w14:paraId="111A728F">
      <w:pPr>
        <w:ind w:firstLine="480"/>
      </w:pPr>
      <w:r>
        <w:rPr>
          <w:rFonts w:hint="eastAsia"/>
        </w:rPr>
        <w:t>新建“2024年度资产统计（集体企业类）报表”的国有企业数据填报任务，根据2024年度资产统计（集体企业类）报表内容需求，任务包含共约14张数据报表（封面表、Z1-Z12、FXZB）。用户通过任务功能中，选择“2024年度资产统计（集体企业类）报表”的报表任务，可进入相关的报表页面中填写数据。</w:t>
      </w:r>
    </w:p>
    <w:p w14:paraId="3EA9826F">
      <w:pPr>
        <w:ind w:firstLine="480"/>
      </w:pPr>
      <w:r>
        <w:rPr>
          <w:rFonts w:hint="eastAsia"/>
        </w:rPr>
        <w:t>2024年度资产统计（集体企业类）报表包括对封面表、资产负债表、利润表、现金流量表等14张报表的报表设计。这些报表是企业财务状况和经营成果的重要反映，需要根据国资委的规定进行编制修订。设计过程中，需要确保报表格式的规范性和数据的准确性，同时考虑到报表使用者的需求。</w:t>
      </w:r>
    </w:p>
    <w:p w14:paraId="07FDB5CB">
      <w:pPr>
        <w:ind w:firstLine="480"/>
      </w:pPr>
      <w:r>
        <w:rPr>
          <w:rFonts w:hint="eastAsia"/>
        </w:rPr>
        <w:t>报表设计包括在设计这14张报表时，需要考虑报表的布局、格式、数据分类和披露要求，确保报表内容清晰、易于理解。报表内共计2000余数据指标是报表中需要收集和计算的关键财务数据点，涵盖了企业的财务状况、经营成果和现金流动等多个方面。定义这些指标时，需要遵循国家统一的会计制度和财务报告编制要求，确保数据的一致性和可比性。</w:t>
      </w:r>
    </w:p>
    <w:p w14:paraId="2B33DB94">
      <w:pPr>
        <w:pStyle w:val="25"/>
      </w:pPr>
      <w:r>
        <w:drawing>
          <wp:inline distT="0" distB="0" distL="0" distR="0">
            <wp:extent cx="4925695" cy="2051685"/>
            <wp:effectExtent l="9525" t="9525" r="17780" b="15240"/>
            <wp:docPr id="1866499988" name="图片 17"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99988" name="图片 17" descr="图形用户界面, 应用程序, 表格&#10;&#10;描述已自动生成"/>
                    <pic:cNvPicPr>
                      <a:picLocks noChangeAspect="1" noChangeArrowheads="1"/>
                    </pic:cNvPicPr>
                  </pic:nvPicPr>
                  <pic:blipFill>
                    <a:blip r:embed="rId197" cstate="print">
                      <a:extLst>
                        <a:ext uri="{28A0092B-C50C-407E-A947-70E740481C1C}">
                          <a14:useLocalDpi xmlns:a14="http://schemas.microsoft.com/office/drawing/2010/main" val="0"/>
                        </a:ext>
                      </a:extLst>
                    </a:blip>
                    <a:srcRect l="3204" t="13930" r="3253" b="3999"/>
                    <a:stretch>
                      <a:fillRect/>
                    </a:stretch>
                  </pic:blipFill>
                  <pic:spPr>
                    <a:xfrm>
                      <a:off x="0" y="0"/>
                      <a:ext cx="4927207" cy="2052277"/>
                    </a:xfrm>
                    <a:prstGeom prst="rect">
                      <a:avLst/>
                    </a:prstGeom>
                    <a:noFill/>
                    <a:ln>
                      <a:solidFill>
                        <a:schemeClr val="bg1">
                          <a:lumMod val="85000"/>
                        </a:schemeClr>
                      </a:solidFill>
                    </a:ln>
                  </pic:spPr>
                </pic:pic>
              </a:graphicData>
            </a:graphic>
          </wp:inline>
        </w:drawing>
      </w:r>
    </w:p>
    <w:p w14:paraId="7F7B8465">
      <w:pPr>
        <w:ind w:firstLine="480"/>
      </w:pPr>
      <w:r>
        <w:rPr>
          <w:rFonts w:hint="eastAsia"/>
        </w:rPr>
        <w:t>2、提取方案及校验方案：</w:t>
      </w:r>
    </w:p>
    <w:p w14:paraId="40930968">
      <w:pPr>
        <w:ind w:firstLine="480"/>
      </w:pPr>
      <w:r>
        <w:rPr>
          <w:rFonts w:hint="eastAsia"/>
        </w:rPr>
        <w:t>根据2024年度资产统计（集体企业类）报表数据的填报要求，新建数据提取方案约5个和数据校验方案约2个。通过提取方案，提取上年封面、上年数、年初数、对外股权投资等数据。通过数据校验方案可将系统数据与工商信息、企查查等外部数据进行校验。</w:t>
      </w:r>
    </w:p>
    <w:p w14:paraId="63DCB837">
      <w:pPr>
        <w:ind w:firstLine="480"/>
      </w:pPr>
      <w:r>
        <w:rPr>
          <w:rFonts w:hint="eastAsia"/>
        </w:rPr>
        <w:t>数据提取方案3个：包括上年封面提取方案（从上年度上海市资产统计报表封面中提取有关关键信息，包括但不限于企业名称、企业类编、监管类型、报表负责人签字等）、年初数数据提取方案（上年度上海市资产统计报表中提取所有相关财务数据的年初数，包括资产负债表、利润表、现金流量表等关键财务报表的数据。这些数据将用于与本年度数据预填报，以减少本年填报工作量）、提取上年数（企业期初数调整情况表）方案。用户点击“录入/数据提取”功能，选择需要提取数据的提取方案，系统将根据提取方案中的取数规则，到相应报表任务中提取相应数据。</w:t>
      </w:r>
    </w:p>
    <w:p w14:paraId="2594033A">
      <w:pPr>
        <w:ind w:firstLine="480"/>
      </w:pPr>
      <w:r>
        <w:rPr>
          <w:rFonts w:hint="eastAsia"/>
        </w:rPr>
        <w:t>数据校验方案2个：包括与上年核对校验方案（提供对上年度财务数据进行详细校验的服务，确保所有数据的准确性和一致性。校验内容包括资产负债表、利润表、现金流量表等表的上年年末数与本年年初数的核对。通过校验，可以及时发现并纠正数据错误，提高财务报告的可靠性）、与上年核对校验方案（企业期初数调整情况表）方案。</w:t>
      </w:r>
    </w:p>
    <w:p w14:paraId="3A4C9B77">
      <w:pPr>
        <w:pStyle w:val="25"/>
      </w:pPr>
      <w:r>
        <w:drawing>
          <wp:inline distT="0" distB="0" distL="114300" distR="114300">
            <wp:extent cx="4898390" cy="2220595"/>
            <wp:effectExtent l="9525" t="9525" r="16510" b="17780"/>
            <wp:docPr id="380221632" name="图片 24"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21632" name="图片 24" descr="图形用户界面, 文本, 应用程序&#10;&#10;描述已自动生成"/>
                    <pic:cNvPicPr>
                      <a:picLocks noChangeAspect="1"/>
                    </pic:cNvPicPr>
                  </pic:nvPicPr>
                  <pic:blipFill>
                    <a:blip r:embed="rId198"/>
                    <a:srcRect l="3204" t="5880" r="3768" b="5256"/>
                    <a:stretch>
                      <a:fillRect/>
                    </a:stretch>
                  </pic:blipFill>
                  <pic:spPr>
                    <a:xfrm>
                      <a:off x="0" y="0"/>
                      <a:ext cx="4899531" cy="2221030"/>
                    </a:xfrm>
                    <a:prstGeom prst="rect">
                      <a:avLst/>
                    </a:prstGeom>
                    <a:noFill/>
                    <a:ln>
                      <a:solidFill>
                        <a:schemeClr val="bg1">
                          <a:lumMod val="85000"/>
                        </a:schemeClr>
                      </a:solidFill>
                    </a:ln>
                  </pic:spPr>
                </pic:pic>
              </a:graphicData>
            </a:graphic>
          </wp:inline>
        </w:drawing>
      </w:r>
    </w:p>
    <w:p w14:paraId="27F50471">
      <w:pPr>
        <w:pStyle w:val="25"/>
      </w:pPr>
      <w:r>
        <w:drawing>
          <wp:inline distT="0" distB="0" distL="114300" distR="114300">
            <wp:extent cx="4865370" cy="2171700"/>
            <wp:effectExtent l="9525" t="9525" r="11430" b="9525"/>
            <wp:docPr id="1930168459" name="图片 25"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168459" name="图片 25" descr="图形用户界面, 文本, 应用程序&#10;&#10;描述已自动生成"/>
                    <pic:cNvPicPr>
                      <a:picLocks noChangeAspect="1"/>
                    </pic:cNvPicPr>
                  </pic:nvPicPr>
                  <pic:blipFill>
                    <a:blip r:embed="rId199"/>
                    <a:srcRect l="3411" t="6316" r="4185" b="6782"/>
                    <a:stretch>
                      <a:fillRect/>
                    </a:stretch>
                  </pic:blipFill>
                  <pic:spPr>
                    <a:xfrm>
                      <a:off x="0" y="0"/>
                      <a:ext cx="4866588" cy="2172001"/>
                    </a:xfrm>
                    <a:prstGeom prst="rect">
                      <a:avLst/>
                    </a:prstGeom>
                    <a:noFill/>
                    <a:ln>
                      <a:solidFill>
                        <a:schemeClr val="bg1">
                          <a:lumMod val="85000"/>
                        </a:schemeClr>
                      </a:solidFill>
                    </a:ln>
                  </pic:spPr>
                </pic:pic>
              </a:graphicData>
            </a:graphic>
          </wp:inline>
        </w:drawing>
      </w:r>
    </w:p>
    <w:p w14:paraId="7DB81F37">
      <w:pPr>
        <w:ind w:firstLine="480"/>
      </w:pPr>
      <w:r>
        <w:rPr>
          <w:rFonts w:hint="eastAsia"/>
        </w:rPr>
        <w:t>3、审核规则及模板：</w:t>
      </w:r>
    </w:p>
    <w:p w14:paraId="1B927BB7">
      <w:pPr>
        <w:ind w:firstLine="480"/>
      </w:pPr>
      <w:r>
        <w:rPr>
          <w:rFonts w:hint="eastAsia"/>
        </w:rPr>
        <w:t>根据2024年度资产统计（集体企业类）报表数据的审核要求，新建数据审核规则约200个和数据查询模板约65个。通过审核规则及模板功能，可对数据进行报表内部勾稽关系审核及报表间勾稽关系审核（例如：如果国有资本有变动，则国家、国有单位直接或追加投资或无偿划入或经国家专项批准核销或无偿划出不为0！（合理性）），确保上报数据的准确性。用户点击“审核”按钮，系统将根据系统内的审核规则对数据进行审核，并将审核报错信息显示在系统下方。</w:t>
      </w:r>
    </w:p>
    <w:p w14:paraId="5DA0E356">
      <w:pPr>
        <w:pStyle w:val="25"/>
      </w:pPr>
      <w:r>
        <w:drawing>
          <wp:inline distT="0" distB="0" distL="114300" distR="114300">
            <wp:extent cx="4919345" cy="2247265"/>
            <wp:effectExtent l="9525" t="9525" r="14605" b="10160"/>
            <wp:docPr id="1421822924" name="图片 26"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22924" name="图片 26" descr="图形用户界面, 文本, 应用程序, 电子邮件&#10;&#10;描述已自动生成"/>
                    <pic:cNvPicPr>
                      <a:picLocks noChangeAspect="1"/>
                    </pic:cNvPicPr>
                  </pic:nvPicPr>
                  <pic:blipFill>
                    <a:blip r:embed="rId200"/>
                    <a:srcRect l="3412" t="5880" r="3143" b="4167"/>
                    <a:stretch>
                      <a:fillRect/>
                    </a:stretch>
                  </pic:blipFill>
                  <pic:spPr>
                    <a:xfrm>
                      <a:off x="0" y="0"/>
                      <a:ext cx="4921495" cy="2248247"/>
                    </a:xfrm>
                    <a:prstGeom prst="rect">
                      <a:avLst/>
                    </a:prstGeom>
                    <a:noFill/>
                    <a:ln>
                      <a:solidFill>
                        <a:schemeClr val="bg1">
                          <a:lumMod val="85000"/>
                        </a:schemeClr>
                      </a:solidFill>
                    </a:ln>
                  </pic:spPr>
                </pic:pic>
              </a:graphicData>
            </a:graphic>
          </wp:inline>
        </w:drawing>
      </w:r>
    </w:p>
    <w:p w14:paraId="003E3B81">
      <w:pPr>
        <w:pStyle w:val="25"/>
      </w:pPr>
      <w:r>
        <w:drawing>
          <wp:inline distT="0" distB="0" distL="114300" distR="114300">
            <wp:extent cx="4881245" cy="2204085"/>
            <wp:effectExtent l="9525" t="9525" r="14605" b="15240"/>
            <wp:docPr id="99378663" name="图片 27"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8663" name="图片 27" descr="图形用户界面, 文本, 应用程序, 电子邮件&#10;&#10;AI 生成的内容可能不正确。"/>
                    <pic:cNvPicPr>
                      <a:picLocks noChangeAspect="1"/>
                    </pic:cNvPicPr>
                  </pic:nvPicPr>
                  <pic:blipFill>
                    <a:blip r:embed="rId201"/>
                    <a:srcRect l="3618" t="6098" r="3683" b="5699"/>
                    <a:stretch>
                      <a:fillRect/>
                    </a:stretch>
                  </pic:blipFill>
                  <pic:spPr>
                    <a:xfrm>
                      <a:off x="0" y="0"/>
                      <a:ext cx="4882206" cy="2204515"/>
                    </a:xfrm>
                    <a:prstGeom prst="rect">
                      <a:avLst/>
                    </a:prstGeom>
                    <a:noFill/>
                    <a:ln>
                      <a:solidFill>
                        <a:schemeClr val="bg1">
                          <a:lumMod val="85000"/>
                        </a:schemeClr>
                      </a:solidFill>
                    </a:ln>
                  </pic:spPr>
                </pic:pic>
              </a:graphicData>
            </a:graphic>
          </wp:inline>
        </w:drawing>
      </w:r>
    </w:p>
    <w:p w14:paraId="6E7D6E7F">
      <w:pPr>
        <w:ind w:firstLine="480"/>
      </w:pPr>
      <w:r>
        <w:rPr>
          <w:rFonts w:hint="eastAsia"/>
        </w:rPr>
        <w:t>4、功能测试：</w:t>
      </w:r>
    </w:p>
    <w:p w14:paraId="5D04E58A">
      <w:pPr>
        <w:ind w:firstLine="480"/>
      </w:pPr>
      <w:r>
        <w:rPr>
          <w:rFonts w:hint="eastAsia"/>
        </w:rPr>
        <w:t>对新增的各项内容进行功能性测试，确保功能的正常使用。</w:t>
      </w:r>
    </w:p>
    <w:p w14:paraId="1FE6BA79">
      <w:pPr>
        <w:pStyle w:val="7"/>
        <w:numPr>
          <w:ilvl w:val="5"/>
          <w:numId w:val="0"/>
        </w:numPr>
      </w:pPr>
      <w:r>
        <w:rPr>
          <w:rFonts w:hint="eastAsia" w:ascii="Times New Roman" w:hAnsi="Times New Roman" w:cs="宋体"/>
        </w:rPr>
        <w:t xml:space="preserve">6.1.7.1.6.5  </w:t>
      </w:r>
      <w:r>
        <w:rPr>
          <w:rFonts w:hint="eastAsia"/>
        </w:rPr>
        <w:t>财务月报统计功能</w:t>
      </w:r>
    </w:p>
    <w:p w14:paraId="718C778A">
      <w:pPr>
        <w:ind w:firstLine="480"/>
      </w:pPr>
      <w:r>
        <w:rPr>
          <w:rFonts w:hint="eastAsia"/>
        </w:rPr>
        <w:t>根据上海市国资委对财务月报统计工作的需求，新建财务月报统计功能，用于2025年度国有企业财务月度报表数据的填报、审核、采集。主要建设内容包括：</w:t>
      </w:r>
    </w:p>
    <w:p w14:paraId="34D2E331">
      <w:pPr>
        <w:ind w:firstLine="480"/>
      </w:pPr>
      <w:r>
        <w:rPr>
          <w:rFonts w:hint="eastAsia"/>
        </w:rPr>
        <w:t>1、财务月报任务：</w:t>
      </w:r>
    </w:p>
    <w:p w14:paraId="1962A499">
      <w:pPr>
        <w:ind w:firstLine="480"/>
      </w:pPr>
      <w:r>
        <w:rPr>
          <w:rFonts w:hint="eastAsia"/>
        </w:rPr>
        <w:t>新建“2025年度国有企业财务月度报表”的国有企业数据填报任务，根据2025年度国有企业财务月度报表内容需求，任务包括对封面表、主要财务指标表、主要经济指标表等50张报表的报表设计。用户通过任务功能中，选择“2025年度国有企业财务月度报表”的报表任务，可进入相关的报表页面中填写数据。这些报表是企业财务状况和经营成果的重要反映，需要根据国资委的规定进行编制修订。设计过程中，需要确保报表格式的规范性和数据的准确性，同时考虑到报表使用者的需求。</w:t>
      </w:r>
    </w:p>
    <w:p w14:paraId="7851343B">
      <w:pPr>
        <w:ind w:firstLine="480"/>
      </w:pPr>
      <w:r>
        <w:rPr>
          <w:rFonts w:hint="eastAsia"/>
        </w:rPr>
        <w:t>报表设计包括在设计这50张报表时，需要考虑报表的布局、格式、数据分类和披露要求，确保报表内容清晰、易于理解。报表内共计2000余数据指标是报表中需要收集和计算的关键财务数据点，涵盖了企业的财务状况、经营成果和现金流动等多个方面。定义这些指标时，需要遵循国家统一的会计制度和财务报告编制要求，确保数据的一致性和可比性。</w:t>
      </w:r>
    </w:p>
    <w:p w14:paraId="5E4DB38B">
      <w:pPr>
        <w:pStyle w:val="25"/>
      </w:pPr>
      <w:r>
        <w:drawing>
          <wp:inline distT="0" distB="0" distL="114300" distR="114300">
            <wp:extent cx="4903470" cy="2143760"/>
            <wp:effectExtent l="9525" t="9525" r="11430" b="18415"/>
            <wp:docPr id="1608119263" name="图片 29"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19263" name="图片 29" descr="图形用户界面, 应用程序, 表格, Excel&#10;&#10;描述已自动生成"/>
                    <pic:cNvPicPr>
                      <a:picLocks noChangeAspect="1"/>
                    </pic:cNvPicPr>
                  </pic:nvPicPr>
                  <pic:blipFill>
                    <a:blip r:embed="rId202"/>
                    <a:srcRect l="3101" t="8493" r="3735" b="5688"/>
                    <a:stretch>
                      <a:fillRect/>
                    </a:stretch>
                  </pic:blipFill>
                  <pic:spPr>
                    <a:xfrm>
                      <a:off x="0" y="0"/>
                      <a:ext cx="4906647" cy="2144911"/>
                    </a:xfrm>
                    <a:prstGeom prst="rect">
                      <a:avLst/>
                    </a:prstGeom>
                    <a:noFill/>
                    <a:ln>
                      <a:solidFill>
                        <a:schemeClr val="bg1">
                          <a:lumMod val="85000"/>
                        </a:schemeClr>
                      </a:solidFill>
                    </a:ln>
                  </pic:spPr>
                </pic:pic>
              </a:graphicData>
            </a:graphic>
          </wp:inline>
        </w:drawing>
      </w:r>
    </w:p>
    <w:p w14:paraId="65EDBBED">
      <w:pPr>
        <w:ind w:firstLine="480"/>
      </w:pPr>
      <w:r>
        <w:rPr>
          <w:rFonts w:hint="eastAsia"/>
        </w:rPr>
        <w:t>2、提取方案：</w:t>
      </w:r>
    </w:p>
    <w:p w14:paraId="6C4F6A88">
      <w:pPr>
        <w:ind w:firstLine="480"/>
      </w:pPr>
      <w:r>
        <w:rPr>
          <w:rFonts w:hint="eastAsia"/>
        </w:rPr>
        <w:t>根据2025年度国有企业财务月度报表数据的填报要求，新建数据提取方案约4个。通过提取方案，可提取上年封面、上年数、同期数、融资担保备案等数据。用户点击“录入/数据提取”功能，选择需要提取数据的提取方案，系统将根据提取方案中的取数规则，到相应报表任务中提取相应数据。</w:t>
      </w:r>
    </w:p>
    <w:p w14:paraId="3DB6D1C7">
      <w:pPr>
        <w:ind w:firstLine="480"/>
      </w:pPr>
      <w:r>
        <w:rPr>
          <w:rFonts w:hint="eastAsia"/>
        </w:rPr>
        <w:t>3、审核规则：</w:t>
      </w:r>
    </w:p>
    <w:p w14:paraId="299A8833">
      <w:pPr>
        <w:ind w:firstLine="480"/>
      </w:pPr>
      <w:r>
        <w:rPr>
          <w:rFonts w:hint="eastAsia"/>
        </w:rPr>
        <w:t>根据2025年度国有企业财务月度报表数据的审核要求，新建数据审核规则约220个。通过审核规则功能，可对数据进行报表内部勾稽关系审核及报表间勾稽关系审核（例如：市国资委一级监管企业判断标识为“是”，监管类型请选择“12|市级”！），确保上报数据的准确性。用户点击“审核”按钮，系统将根据系统内的审核规则对数据进行审核，并将审核报错信息显示在系统下方。</w:t>
      </w:r>
    </w:p>
    <w:p w14:paraId="2867DC41">
      <w:pPr>
        <w:pStyle w:val="25"/>
      </w:pPr>
      <w:r>
        <w:drawing>
          <wp:inline distT="0" distB="0" distL="0" distR="0">
            <wp:extent cx="4935220" cy="2127885"/>
            <wp:effectExtent l="9525" t="9525" r="17780" b="15240"/>
            <wp:docPr id="7270298" name="图片 30"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298" name="图片 30" descr="图形用户界面, 文本, 应用程序&#10;&#10;描述已自动生成"/>
                    <pic:cNvPicPr>
                      <a:picLocks noChangeAspect="1"/>
                    </pic:cNvPicPr>
                  </pic:nvPicPr>
                  <pic:blipFill>
                    <a:blip r:embed="rId203"/>
                    <a:srcRect l="3307" t="12195" r="2959" b="2651"/>
                    <a:stretch>
                      <a:fillRect/>
                    </a:stretch>
                  </pic:blipFill>
                  <pic:spPr>
                    <a:xfrm>
                      <a:off x="0" y="0"/>
                      <a:ext cx="4936637" cy="2128308"/>
                    </a:xfrm>
                    <a:prstGeom prst="rect">
                      <a:avLst/>
                    </a:prstGeom>
                    <a:noFill/>
                    <a:ln>
                      <a:solidFill>
                        <a:schemeClr val="bg1">
                          <a:lumMod val="85000"/>
                        </a:schemeClr>
                      </a:solidFill>
                    </a:ln>
                  </pic:spPr>
                </pic:pic>
              </a:graphicData>
            </a:graphic>
          </wp:inline>
        </w:drawing>
      </w:r>
    </w:p>
    <w:p w14:paraId="33796748">
      <w:pPr>
        <w:ind w:firstLine="480"/>
      </w:pPr>
      <w:r>
        <w:rPr>
          <w:rFonts w:hint="eastAsia"/>
        </w:rPr>
        <w:t>4、数据转换：</w:t>
      </w:r>
    </w:p>
    <w:p w14:paraId="537BFB70">
      <w:pPr>
        <w:ind w:firstLine="480"/>
      </w:pPr>
      <w:r>
        <w:rPr>
          <w:rFonts w:hint="eastAsia"/>
        </w:rPr>
        <w:t>根据国务院国资委财务月报的表样式，对月报进行数据转换，主要包括指标对应关系更新，系统配置更新等内容，最终达到国务院国资委数据上报要求。</w:t>
      </w:r>
    </w:p>
    <w:p w14:paraId="5669E010">
      <w:pPr>
        <w:ind w:firstLine="480"/>
      </w:pPr>
      <w:r>
        <w:rPr>
          <w:rFonts w:hint="eastAsia"/>
        </w:rPr>
        <w:t>5、功能测试：</w:t>
      </w:r>
    </w:p>
    <w:p w14:paraId="36C5A0A0">
      <w:pPr>
        <w:ind w:firstLine="480"/>
      </w:pPr>
      <w:r>
        <w:rPr>
          <w:rFonts w:hint="eastAsia"/>
        </w:rPr>
        <w:t>对新增的各项内容进行功能性测试，确保功能的正常使用。</w:t>
      </w:r>
    </w:p>
    <w:p w14:paraId="56AFF9A8">
      <w:pPr>
        <w:pStyle w:val="7"/>
        <w:numPr>
          <w:ilvl w:val="5"/>
          <w:numId w:val="0"/>
        </w:numPr>
      </w:pPr>
      <w:r>
        <w:rPr>
          <w:rFonts w:hint="eastAsia" w:ascii="Times New Roman" w:hAnsi="Times New Roman" w:cs="宋体"/>
        </w:rPr>
        <w:t xml:space="preserve">6.1.7.1.6.6  </w:t>
      </w:r>
      <w:r>
        <w:rPr>
          <w:rFonts w:hint="eastAsia"/>
        </w:rPr>
        <w:t>财务预算统计功能</w:t>
      </w:r>
    </w:p>
    <w:p w14:paraId="38099293">
      <w:pPr>
        <w:ind w:firstLine="480"/>
      </w:pPr>
      <w:r>
        <w:rPr>
          <w:rFonts w:hint="eastAsia"/>
        </w:rPr>
        <w:t>根据上海市国资委对财务预算工作的需求，新建财务预算统计功能，用于2025年度上海市国有企业财务预算报表数据的填报、审核、采集。主要建设内容包括：</w:t>
      </w:r>
    </w:p>
    <w:p w14:paraId="6248E47F">
      <w:pPr>
        <w:ind w:firstLine="480"/>
      </w:pPr>
      <w:r>
        <w:rPr>
          <w:rFonts w:hint="eastAsia"/>
        </w:rPr>
        <w:t>1、财务预算任务：</w:t>
      </w:r>
    </w:p>
    <w:p w14:paraId="2172C6D6">
      <w:pPr>
        <w:ind w:firstLine="480"/>
      </w:pPr>
      <w:r>
        <w:rPr>
          <w:rFonts w:hint="eastAsia"/>
        </w:rPr>
        <w:t>新建“2025年度上海市国有企业财务预算预报表”、“2025年度上海市国有企业财务预算报表草案”、“2025年度上海市国有企业财务预算报表（正式案）”3个财务预算数据填报任务，根据2025年度财务预算预报、草案、正式案内容需求，任务包含“资产负债预算表”、“利润预算表”等约35张数据报表。用户通过任务功能中，选择“2025年度上海市国有企业财务预算预报表”的报表任务，可进入相关的报表页面中填写数据。这些报表是企业财务状况和经营成果的重要反映，需要根据国资委的规定进行编制修订。设计过程中，需要确保报表格式的规范性和数据的准确性，同时考虑到报表使用者的需求。</w:t>
      </w:r>
    </w:p>
    <w:p w14:paraId="4B42CC65">
      <w:pPr>
        <w:ind w:firstLine="480"/>
      </w:pPr>
      <w:r>
        <w:rPr>
          <w:rFonts w:hint="eastAsia"/>
        </w:rPr>
        <w:t>报表设计包括在设计这35张报表时，需要考虑报表的布局、格式、数据分类和披露要求，确保报表内容清晰、易于理解。报表内共计5500余数据指标是报表中需要收集和计算的关键财务数据点，涵盖了企业的财务状况、经营成果和现金流动等多个方面。定义这些指标时，需要遵循国家统一的会计制度和财务报告编制要求，确保数据的一致性和可比性。</w:t>
      </w:r>
    </w:p>
    <w:p w14:paraId="5CA81190">
      <w:pPr>
        <w:pStyle w:val="25"/>
      </w:pPr>
      <w:r>
        <w:drawing>
          <wp:inline distT="0" distB="0" distL="114300" distR="114300">
            <wp:extent cx="4912995" cy="2122170"/>
            <wp:effectExtent l="9525" t="9525" r="11430" b="11430"/>
            <wp:docPr id="1547022278" name="图片 31"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22278" name="图片 31" descr="图形用户界面, 应用程序, Word&#10;&#10;描述已自动生成"/>
                    <pic:cNvPicPr>
                      <a:picLocks noChangeAspect="1"/>
                    </pic:cNvPicPr>
                  </pic:nvPicPr>
                  <pic:blipFill>
                    <a:blip r:embed="rId204"/>
                    <a:srcRect l="3412" t="11324" r="3262" b="3730"/>
                    <a:stretch>
                      <a:fillRect/>
                    </a:stretch>
                  </pic:blipFill>
                  <pic:spPr>
                    <a:xfrm>
                      <a:off x="0" y="0"/>
                      <a:ext cx="4915236" cy="2123114"/>
                    </a:xfrm>
                    <a:prstGeom prst="rect">
                      <a:avLst/>
                    </a:prstGeom>
                    <a:noFill/>
                    <a:ln>
                      <a:solidFill>
                        <a:schemeClr val="bg1">
                          <a:lumMod val="85000"/>
                        </a:schemeClr>
                      </a:solidFill>
                    </a:ln>
                  </pic:spPr>
                </pic:pic>
              </a:graphicData>
            </a:graphic>
          </wp:inline>
        </w:drawing>
      </w:r>
    </w:p>
    <w:p w14:paraId="36B6971B">
      <w:pPr>
        <w:pStyle w:val="25"/>
      </w:pPr>
      <w:r>
        <w:drawing>
          <wp:inline distT="0" distB="0" distL="114300" distR="114300">
            <wp:extent cx="4968875" cy="2122170"/>
            <wp:effectExtent l="9525" t="9525" r="12700" b="11430"/>
            <wp:docPr id="1829536" name="图片 32"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36" name="图片 32" descr="图形用户界面, 表格&#10;&#10;描述已自动生成"/>
                    <pic:cNvPicPr>
                      <a:picLocks noChangeAspect="1"/>
                    </pic:cNvPicPr>
                  </pic:nvPicPr>
                  <pic:blipFill>
                    <a:blip r:embed="rId205"/>
                    <a:srcRect l="2894" t="11324" r="2717" b="3735"/>
                    <a:stretch>
                      <a:fillRect/>
                    </a:stretch>
                  </pic:blipFill>
                  <pic:spPr>
                    <a:xfrm>
                      <a:off x="0" y="0"/>
                      <a:ext cx="4971209" cy="2122973"/>
                    </a:xfrm>
                    <a:prstGeom prst="rect">
                      <a:avLst/>
                    </a:prstGeom>
                    <a:noFill/>
                    <a:ln>
                      <a:solidFill>
                        <a:schemeClr val="bg1">
                          <a:lumMod val="85000"/>
                        </a:schemeClr>
                      </a:solidFill>
                    </a:ln>
                  </pic:spPr>
                </pic:pic>
              </a:graphicData>
            </a:graphic>
          </wp:inline>
        </w:drawing>
      </w:r>
    </w:p>
    <w:p w14:paraId="15CFBFD4">
      <w:pPr>
        <w:ind w:firstLine="480"/>
      </w:pPr>
      <w:r>
        <w:rPr>
          <w:rFonts w:hint="eastAsia"/>
        </w:rPr>
        <w:t>2、提取方案：</w:t>
      </w:r>
    </w:p>
    <w:p w14:paraId="5DFED366">
      <w:pPr>
        <w:ind w:firstLine="480"/>
      </w:pPr>
      <w:r>
        <w:rPr>
          <w:rFonts w:hint="eastAsia"/>
        </w:rPr>
        <w:t>根据2025年度财务预算预报、草案、正式案数据的填报要求，新建数据提取方案约7个。通过提取方案，可提取上年封面、上年数、预报表、草案等数据。用户点击“录入/数据提取”功能，选择需要提取数据的提取方案，系统将根据提取方案中的取数规则，到相应报表任务中提取相应数据。</w:t>
      </w:r>
    </w:p>
    <w:p w14:paraId="1400D06A">
      <w:pPr>
        <w:ind w:firstLine="480"/>
      </w:pPr>
      <w:r>
        <w:rPr>
          <w:rFonts w:hint="eastAsia"/>
        </w:rPr>
        <w:t>3、审核规则：</w:t>
      </w:r>
    </w:p>
    <w:p w14:paraId="7E483C9C">
      <w:pPr>
        <w:ind w:firstLine="480"/>
      </w:pPr>
      <w:r>
        <w:rPr>
          <w:rFonts w:hint="eastAsia"/>
        </w:rPr>
        <w:t>根据2025年度财务预算预报、草案、正式案数据的审核要求，新建数据审核规则约150个。通过审核规则功能，可对数据进行报表内部勾稽关系审核及报表间勾稽关系审核（例如：若封面“报表类型码”为0或2或3，且封面“执行新准则”中是否执行新金融工具准则为否，则26行=0、28行=0、30行=0），确保上报数据的准确性。用户点击“审核”按钮，系统将根据系统内的审核规则对数据进行审核，并将审核报错信息显示在系统下方。</w:t>
      </w:r>
    </w:p>
    <w:p w14:paraId="344A1F2A">
      <w:pPr>
        <w:pStyle w:val="25"/>
      </w:pPr>
      <w:r>
        <w:drawing>
          <wp:inline distT="0" distB="0" distL="0" distR="0">
            <wp:extent cx="5033645" cy="2110740"/>
            <wp:effectExtent l="9525" t="9525" r="14605" b="13335"/>
            <wp:docPr id="855680036" name="图片 33" descr="图形用户界面, 文本,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80036" name="图片 33" descr="图形用户界面, 文本, 应用程序, 表格, Excel&#10;&#10;描述已自动生成"/>
                    <pic:cNvPicPr>
                      <a:picLocks noChangeAspect="1"/>
                    </pic:cNvPicPr>
                  </pic:nvPicPr>
                  <pic:blipFill>
                    <a:blip r:embed="rId206"/>
                    <a:srcRect l="930" t="14785" r="3525" b="4405"/>
                    <a:stretch>
                      <a:fillRect/>
                    </a:stretch>
                  </pic:blipFill>
                  <pic:spPr>
                    <a:xfrm>
                      <a:off x="0" y="0"/>
                      <a:ext cx="5036336" cy="2112087"/>
                    </a:xfrm>
                    <a:prstGeom prst="rect">
                      <a:avLst/>
                    </a:prstGeom>
                    <a:noFill/>
                    <a:ln>
                      <a:solidFill>
                        <a:schemeClr val="bg1">
                          <a:lumMod val="85000"/>
                        </a:schemeClr>
                      </a:solidFill>
                    </a:ln>
                  </pic:spPr>
                </pic:pic>
              </a:graphicData>
            </a:graphic>
          </wp:inline>
        </w:drawing>
      </w:r>
    </w:p>
    <w:p w14:paraId="1A9A56B7">
      <w:pPr>
        <w:ind w:firstLine="480"/>
      </w:pPr>
      <w:r>
        <w:rPr>
          <w:rFonts w:hint="eastAsia"/>
        </w:rPr>
        <w:t>4、功能测试：</w:t>
      </w:r>
    </w:p>
    <w:p w14:paraId="2DFD76C2">
      <w:pPr>
        <w:ind w:firstLine="480"/>
      </w:pPr>
      <w:r>
        <w:rPr>
          <w:rFonts w:hint="eastAsia"/>
        </w:rPr>
        <w:t>对新增的各项内容进行功能性测试，确保功能的正常使用。</w:t>
      </w:r>
    </w:p>
    <w:p w14:paraId="6FC1C6DE">
      <w:pPr>
        <w:pStyle w:val="7"/>
        <w:numPr>
          <w:ilvl w:val="5"/>
          <w:numId w:val="0"/>
        </w:numPr>
      </w:pPr>
      <w:r>
        <w:rPr>
          <w:rFonts w:hint="eastAsia" w:ascii="Times New Roman" w:hAnsi="Times New Roman" w:cs="宋体"/>
        </w:rPr>
        <w:t xml:space="preserve">6.1.7.1.6.7  </w:t>
      </w:r>
      <w:r>
        <w:rPr>
          <w:rFonts w:hint="eastAsia"/>
        </w:rPr>
        <w:t>融资担保及发债备案统计功能</w:t>
      </w:r>
    </w:p>
    <w:p w14:paraId="77F71D0B">
      <w:pPr>
        <w:ind w:firstLine="480"/>
      </w:pPr>
      <w:r>
        <w:rPr>
          <w:rFonts w:hint="eastAsia"/>
        </w:rPr>
        <w:t>为满足国资委对融资担保与发债业务的精细化监管需求，新建融资担保及发债备案统计功能，用于融资担保备案及发债数据的填报、审核、采集。主要建设内容包括：</w:t>
      </w:r>
    </w:p>
    <w:p w14:paraId="5E222C80">
      <w:pPr>
        <w:ind w:firstLine="480"/>
      </w:pPr>
      <w:r>
        <w:rPr>
          <w:rFonts w:hint="eastAsia"/>
        </w:rPr>
        <w:t>1、融资担保及发债备案任务：</w:t>
      </w:r>
    </w:p>
    <w:p w14:paraId="60120DEE">
      <w:pPr>
        <w:ind w:firstLine="480"/>
      </w:pPr>
      <w:r>
        <w:rPr>
          <w:rFonts w:hint="eastAsia"/>
        </w:rPr>
        <w:t>新建“监管企业融资担保及出借资金事项备案表”、“监管企业发行债券审批事项备案表”2个融资担保及发债备案数据填报任务，根据融资担保及发债备案数据填报需求，任务包含“发行债券审批事项基本情况表”、“经国资委审批债券的发行记录表”等约6张数据报表。用户通过任务功能中，选择相关的报表任务，可进入相关的报表页面中填写数据。</w:t>
      </w:r>
    </w:p>
    <w:p w14:paraId="2FAD3EBA">
      <w:pPr>
        <w:ind w:firstLine="480"/>
      </w:pPr>
      <w:r>
        <w:rPr>
          <w:rFonts w:hint="eastAsia"/>
        </w:rPr>
        <w:t>在设计这6张报表时，需要考虑报表的布局、格式、数据分类和披露要求，确保报表内容清晰、易于理解。报表内共计170余数据指标是报表中需要收集和计算的关键财务数据点，涵盖了企业的财务资金状况和发债情况等多个方面。定义这些指标时，需要遵循国家统一的会计制度和财务报告编制要求，确保数据的一致性和可比性。</w:t>
      </w:r>
    </w:p>
    <w:p w14:paraId="244C2230">
      <w:pPr>
        <w:pStyle w:val="25"/>
      </w:pPr>
      <w:r>
        <w:drawing>
          <wp:inline distT="0" distB="0" distL="114300" distR="114300">
            <wp:extent cx="4946015" cy="2225675"/>
            <wp:effectExtent l="9525" t="9525" r="16510" b="12700"/>
            <wp:docPr id="1891562396" name="图片 35"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62396" name="图片 35" descr="图形用户界面, 文本, 应用程序, 电子邮件&#10;&#10;描述已自动生成"/>
                    <pic:cNvPicPr>
                      <a:picLocks noChangeAspect="1"/>
                    </pic:cNvPicPr>
                  </pic:nvPicPr>
                  <pic:blipFill>
                    <a:blip r:embed="rId207"/>
                    <a:srcRect l="2998" t="7622" r="3063" b="3311"/>
                    <a:stretch>
                      <a:fillRect/>
                    </a:stretch>
                  </pic:blipFill>
                  <pic:spPr>
                    <a:xfrm>
                      <a:off x="0" y="0"/>
                      <a:ext cx="4947525" cy="2226128"/>
                    </a:xfrm>
                    <a:prstGeom prst="rect">
                      <a:avLst/>
                    </a:prstGeom>
                    <a:noFill/>
                    <a:ln>
                      <a:solidFill>
                        <a:schemeClr val="bg1">
                          <a:lumMod val="85000"/>
                        </a:schemeClr>
                      </a:solidFill>
                    </a:ln>
                  </pic:spPr>
                </pic:pic>
              </a:graphicData>
            </a:graphic>
          </wp:inline>
        </w:drawing>
      </w:r>
    </w:p>
    <w:p w14:paraId="17C86342">
      <w:pPr>
        <w:pStyle w:val="25"/>
      </w:pPr>
      <w:r>
        <w:drawing>
          <wp:inline distT="0" distB="0" distL="114300" distR="114300">
            <wp:extent cx="4925695" cy="2209165"/>
            <wp:effectExtent l="9525" t="9525" r="17780" b="10160"/>
            <wp:docPr id="2130302375" name="图片 34" descr="图形用户界面, 应用程序,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02375" name="图片 34" descr="图形用户界面, 应用程序, Excel&#10;&#10;描述已自动生成"/>
                    <pic:cNvPicPr>
                      <a:picLocks noChangeAspect="1"/>
                    </pic:cNvPicPr>
                  </pic:nvPicPr>
                  <pic:blipFill>
                    <a:blip r:embed="rId208"/>
                    <a:srcRect l="2997" t="7403" r="3434" b="4168"/>
                    <a:stretch>
                      <a:fillRect/>
                    </a:stretch>
                  </pic:blipFill>
                  <pic:spPr>
                    <a:xfrm>
                      <a:off x="0" y="0"/>
                      <a:ext cx="4927976" cy="2210147"/>
                    </a:xfrm>
                    <a:prstGeom prst="rect">
                      <a:avLst/>
                    </a:prstGeom>
                    <a:noFill/>
                    <a:ln>
                      <a:solidFill>
                        <a:schemeClr val="bg1">
                          <a:lumMod val="85000"/>
                        </a:schemeClr>
                      </a:solidFill>
                    </a:ln>
                  </pic:spPr>
                </pic:pic>
              </a:graphicData>
            </a:graphic>
          </wp:inline>
        </w:drawing>
      </w:r>
    </w:p>
    <w:p w14:paraId="7D9489F4">
      <w:pPr>
        <w:ind w:firstLine="480"/>
        <w:rPr>
          <w:rFonts w:hint="eastAsia" w:asciiTheme="minorEastAsia" w:hAnsiTheme="minorEastAsia" w:eastAsiaTheme="minorEastAsia"/>
        </w:rPr>
      </w:pPr>
      <w:r>
        <w:rPr>
          <w:rFonts w:hint="eastAsia" w:asciiTheme="minorEastAsia" w:hAnsiTheme="minorEastAsia" w:eastAsiaTheme="minorEastAsia"/>
        </w:rPr>
        <w:t>2、提取方案：</w:t>
      </w:r>
    </w:p>
    <w:p w14:paraId="467D5192">
      <w:pPr>
        <w:ind w:firstLine="480"/>
        <w:rPr>
          <w:rFonts w:hint="eastAsia" w:asciiTheme="minorEastAsia" w:hAnsiTheme="minorEastAsia" w:eastAsiaTheme="minorEastAsia"/>
        </w:rPr>
      </w:pPr>
      <w:r>
        <w:rPr>
          <w:rFonts w:hint="eastAsia" w:asciiTheme="minorEastAsia" w:hAnsiTheme="minorEastAsia" w:eastAsiaTheme="minorEastAsia"/>
        </w:rPr>
        <w:t>根据融资担保及发债备案数据的填报要求，新建数据提取方案约4个。通过提取方案，可提取上年封面、上年数、上月数等数据。用户点击“录入/数据提取”功能，选择需要提取数据的提取方案，系统将根据提取方案中的取数规则，到相应报表任务中提取相应数据。</w:t>
      </w:r>
    </w:p>
    <w:p w14:paraId="50AF38A9">
      <w:pPr>
        <w:ind w:firstLine="480"/>
        <w:rPr>
          <w:rFonts w:hint="eastAsia" w:asciiTheme="minorEastAsia" w:hAnsiTheme="minorEastAsia" w:eastAsiaTheme="minorEastAsia"/>
        </w:rPr>
      </w:pPr>
      <w:r>
        <w:rPr>
          <w:rFonts w:hint="eastAsia" w:asciiTheme="minorEastAsia" w:hAnsiTheme="minorEastAsia" w:eastAsiaTheme="minorEastAsia"/>
        </w:rPr>
        <w:t>3、审核规则：</w:t>
      </w:r>
    </w:p>
    <w:p w14:paraId="6D1D9770">
      <w:pPr>
        <w:ind w:firstLine="480"/>
        <w:rPr>
          <w:rFonts w:hint="eastAsia" w:asciiTheme="minorEastAsia" w:hAnsiTheme="minorEastAsia" w:eastAsiaTheme="minorEastAsia"/>
        </w:rPr>
      </w:pPr>
      <w:r>
        <w:rPr>
          <w:rFonts w:hint="eastAsia" w:asciiTheme="minorEastAsia" w:hAnsiTheme="minorEastAsia" w:eastAsiaTheme="minorEastAsia"/>
        </w:rPr>
        <w:t>根据融资担保及发债备案数据的审核要求，新建数据审核规则约300个。通过审核规则功能，可对数据进行报表内部勾稽关系审核及报表间勾稽关系审核（例如：1. 备案事项为融资担保，则担保费用相关数据均应大于0，若无相关担保费用，请简要说明即可！2. 备案事项为资金出借，则资金出借相关数据均应大于0且出借人资产负债率(%)应小于100，若存在资不抵债的情况，请简要说明！！），确保上报数据的准确性。用户点击“审核”按钮，系统将根据系统内的审核规则对数据进行审核，并将审核报错信息显示在系统下方。</w:t>
      </w:r>
    </w:p>
    <w:p w14:paraId="2347A10B">
      <w:pPr>
        <w:pStyle w:val="25"/>
      </w:pPr>
      <w:r>
        <w:drawing>
          <wp:inline distT="0" distB="0" distL="114300" distR="114300">
            <wp:extent cx="4918710" cy="2100580"/>
            <wp:effectExtent l="9525" t="9525" r="15240" b="13970"/>
            <wp:docPr id="612495961" name="图片 36"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95961" name="图片 36" descr="图形用户界面, 应用程序, 表格&#10;&#10;描述已自动生成"/>
                    <pic:cNvPicPr>
                      <a:picLocks noChangeAspect="1"/>
                    </pic:cNvPicPr>
                  </pic:nvPicPr>
                  <pic:blipFill>
                    <a:blip r:embed="rId209"/>
                    <a:srcRect l="2891" t="14020" r="3767" b="5182"/>
                    <a:stretch>
                      <a:fillRect/>
                    </a:stretch>
                  </pic:blipFill>
                  <pic:spPr>
                    <a:xfrm>
                      <a:off x="0" y="0"/>
                      <a:ext cx="4921305" cy="2101520"/>
                    </a:xfrm>
                    <a:prstGeom prst="rect">
                      <a:avLst/>
                    </a:prstGeom>
                    <a:noFill/>
                    <a:ln>
                      <a:solidFill>
                        <a:schemeClr val="bg1">
                          <a:lumMod val="85000"/>
                        </a:schemeClr>
                      </a:solidFill>
                    </a:ln>
                  </pic:spPr>
                </pic:pic>
              </a:graphicData>
            </a:graphic>
          </wp:inline>
        </w:drawing>
      </w:r>
    </w:p>
    <w:p w14:paraId="0DF9F87E">
      <w:pPr>
        <w:ind w:firstLine="480"/>
        <w:rPr>
          <w:rFonts w:hint="eastAsia" w:asciiTheme="minorEastAsia" w:hAnsiTheme="minorEastAsia" w:eastAsiaTheme="minorEastAsia"/>
        </w:rPr>
      </w:pPr>
      <w:r>
        <w:rPr>
          <w:rFonts w:hint="eastAsia" w:asciiTheme="minorEastAsia" w:hAnsiTheme="minorEastAsia" w:eastAsiaTheme="minorEastAsia"/>
        </w:rPr>
        <w:t>4、功能测试：</w:t>
      </w:r>
    </w:p>
    <w:p w14:paraId="49BEB6EA">
      <w:pPr>
        <w:ind w:firstLine="480"/>
        <w:rPr>
          <w:rFonts w:hint="eastAsia" w:asciiTheme="minorEastAsia" w:hAnsiTheme="minorEastAsia" w:eastAsiaTheme="minorEastAsia"/>
        </w:rPr>
      </w:pPr>
      <w:r>
        <w:rPr>
          <w:rFonts w:hint="eastAsia" w:asciiTheme="minorEastAsia" w:hAnsiTheme="minorEastAsia" w:eastAsiaTheme="minorEastAsia"/>
        </w:rPr>
        <w:t>对新增的各项内容进行功能性测试，确保功能的正常使用。</w:t>
      </w:r>
    </w:p>
    <w:p w14:paraId="347C113D">
      <w:pPr>
        <w:pStyle w:val="7"/>
        <w:numPr>
          <w:ilvl w:val="5"/>
          <w:numId w:val="0"/>
        </w:numPr>
      </w:pPr>
      <w:r>
        <w:rPr>
          <w:rFonts w:hint="eastAsia" w:ascii="Times New Roman" w:hAnsi="Times New Roman" w:cs="宋体"/>
        </w:rPr>
        <w:t xml:space="preserve">6.1.7.1.6.8  </w:t>
      </w:r>
      <w:r>
        <w:rPr>
          <w:rFonts w:hint="eastAsia"/>
        </w:rPr>
        <w:t>财务评价书统计功能</w:t>
      </w:r>
    </w:p>
    <w:p w14:paraId="16AE3006">
      <w:pPr>
        <w:ind w:firstLine="480"/>
        <w:rPr>
          <w:rFonts w:hint="eastAsia" w:asciiTheme="minorEastAsia" w:hAnsiTheme="minorEastAsia" w:eastAsiaTheme="minorEastAsia"/>
        </w:rPr>
      </w:pPr>
      <w:r>
        <w:rPr>
          <w:rFonts w:hint="eastAsia" w:asciiTheme="minorEastAsia" w:hAnsiTheme="minorEastAsia" w:eastAsiaTheme="minorEastAsia"/>
        </w:rPr>
        <w:t>根据上海市国资委对财务评价书工作的需求，新建财务评价书统计功能，用于2024年国有企业财务评价书附表数据的填报、审核、采集。主要建设内容包括：</w:t>
      </w:r>
    </w:p>
    <w:p w14:paraId="33750802">
      <w:pPr>
        <w:ind w:firstLine="480"/>
        <w:rPr>
          <w:rFonts w:hint="eastAsia" w:asciiTheme="minorEastAsia" w:hAnsiTheme="minorEastAsia" w:eastAsiaTheme="minorEastAsia"/>
        </w:rPr>
      </w:pPr>
      <w:r>
        <w:rPr>
          <w:rFonts w:hint="eastAsia" w:asciiTheme="minorEastAsia" w:hAnsiTheme="minorEastAsia" w:eastAsiaTheme="minorEastAsia"/>
        </w:rPr>
        <w:t>1、财务评价书任务：</w:t>
      </w:r>
    </w:p>
    <w:p w14:paraId="2BC1068D">
      <w:pPr>
        <w:ind w:firstLine="480"/>
        <w:rPr>
          <w:rFonts w:hint="eastAsia" w:asciiTheme="minorEastAsia" w:hAnsiTheme="minorEastAsia" w:eastAsiaTheme="minorEastAsia"/>
        </w:rPr>
      </w:pPr>
      <w:r>
        <w:rPr>
          <w:rFonts w:hint="eastAsia" w:asciiTheme="minorEastAsia" w:hAnsiTheme="minorEastAsia" w:eastAsiaTheme="minorEastAsia"/>
        </w:rPr>
        <w:t>新建“2024年国有企业财务评价书附表”任务，根据2024年国有企业财务评价书附表内容需求，任务包含“经营情况评价”、“风险状况”、“管理提升评价”、“市国资监管企业行业分类”等4个板块约17张数据报表。用户通过任务功能中，选择相关的报表任务，可进入相关的报表页面中填写数据。这些报表是企业财务状况和经营成果的重要反映，需要根据国资委的规定进行编制修订。设计过程中，需要确保报表格式的规范性和数据的准确性，同时考虑到报表使用者的需求。</w:t>
      </w:r>
    </w:p>
    <w:p w14:paraId="27251030">
      <w:pPr>
        <w:ind w:firstLine="480"/>
        <w:rPr>
          <w:rFonts w:hint="eastAsia" w:asciiTheme="minorEastAsia" w:hAnsiTheme="minorEastAsia" w:eastAsiaTheme="minorEastAsia"/>
        </w:rPr>
      </w:pPr>
      <w:r>
        <w:rPr>
          <w:rFonts w:hint="eastAsia" w:asciiTheme="minorEastAsia" w:hAnsiTheme="minorEastAsia" w:eastAsiaTheme="minorEastAsia"/>
        </w:rPr>
        <w:t>报表设计包括在设计这17张报表时，需要考虑报表的布局、格式、数据分类和披露要求，确保报表内容清晰、易于理解。报表内共计1200余数据指标是报表中需要收集和计算的关键财务数据点，涵盖了企业的财务状况、经营成果和现金流动等多个方面。定义这些指标时，需要遵循国家统一的会计制度和财务报告编制要求，确保数据的一致性和可比性。</w:t>
      </w:r>
    </w:p>
    <w:p w14:paraId="53EAC76B">
      <w:pPr>
        <w:pStyle w:val="25"/>
      </w:pPr>
      <w:r>
        <w:drawing>
          <wp:inline distT="0" distB="0" distL="0" distR="0">
            <wp:extent cx="4891405" cy="2198370"/>
            <wp:effectExtent l="9525" t="9525" r="13970" b="11430"/>
            <wp:docPr id="938694192" name="图片 19" descr="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94192" name="图片 19" descr="日历&#10;&#10;描述已自动生成"/>
                    <pic:cNvPicPr>
                      <a:picLocks noChangeAspect="1" noChangeArrowheads="1"/>
                    </pic:cNvPicPr>
                  </pic:nvPicPr>
                  <pic:blipFill>
                    <a:blip r:embed="rId210" cstate="print">
                      <a:extLst>
                        <a:ext uri="{28A0092B-C50C-407E-A947-70E740481C1C}">
                          <a14:useLocalDpi xmlns:a14="http://schemas.microsoft.com/office/drawing/2010/main" val="0"/>
                        </a:ext>
                      </a:extLst>
                    </a:blip>
                    <a:srcRect l="3618" t="8053" r="3464" b="3983"/>
                    <a:stretch>
                      <a:fillRect/>
                    </a:stretch>
                  </pic:blipFill>
                  <pic:spPr>
                    <a:xfrm>
                      <a:off x="0" y="0"/>
                      <a:ext cx="4894223" cy="2199631"/>
                    </a:xfrm>
                    <a:prstGeom prst="rect">
                      <a:avLst/>
                    </a:prstGeom>
                    <a:noFill/>
                    <a:ln>
                      <a:solidFill>
                        <a:schemeClr val="bg1">
                          <a:lumMod val="85000"/>
                        </a:schemeClr>
                      </a:solidFill>
                    </a:ln>
                  </pic:spPr>
                </pic:pic>
              </a:graphicData>
            </a:graphic>
          </wp:inline>
        </w:drawing>
      </w:r>
    </w:p>
    <w:p w14:paraId="70F146BC">
      <w:pPr>
        <w:ind w:firstLine="480"/>
        <w:rPr>
          <w:rFonts w:hint="eastAsia" w:asciiTheme="minorEastAsia" w:hAnsiTheme="minorEastAsia" w:eastAsiaTheme="minorEastAsia"/>
        </w:rPr>
      </w:pPr>
      <w:r>
        <w:rPr>
          <w:rFonts w:hint="eastAsia" w:asciiTheme="minorEastAsia" w:hAnsiTheme="minorEastAsia" w:eastAsiaTheme="minorEastAsia"/>
        </w:rPr>
        <w:t>2、提取方案：</w:t>
      </w:r>
    </w:p>
    <w:p w14:paraId="73338597">
      <w:pPr>
        <w:ind w:firstLine="480"/>
        <w:rPr>
          <w:rFonts w:hint="eastAsia" w:asciiTheme="minorEastAsia" w:hAnsiTheme="minorEastAsia" w:eastAsiaTheme="minorEastAsia"/>
        </w:rPr>
      </w:pPr>
      <w:r>
        <w:rPr>
          <w:rFonts w:hint="eastAsia" w:asciiTheme="minorEastAsia" w:hAnsiTheme="minorEastAsia" w:eastAsiaTheme="minorEastAsia"/>
        </w:rPr>
        <w:t>根据2024年国有企业财务评价书附表数据的填报要求，新建数据提取方案约1个。通过提取方案，可提取上年封面数据。用户点击“录入/数据提取”功能，选择需要提取数据的提取方案，系统将根据提取方案中的取数规则，到相应报表任务中提取相应数据。</w:t>
      </w:r>
    </w:p>
    <w:p w14:paraId="1A98F642">
      <w:pPr>
        <w:ind w:firstLine="480"/>
        <w:rPr>
          <w:rFonts w:hint="eastAsia" w:asciiTheme="minorEastAsia" w:hAnsiTheme="minorEastAsia" w:eastAsiaTheme="minorEastAsia"/>
        </w:rPr>
      </w:pPr>
      <w:r>
        <w:rPr>
          <w:rFonts w:hint="eastAsia" w:asciiTheme="minorEastAsia" w:hAnsiTheme="minorEastAsia" w:eastAsiaTheme="minorEastAsia"/>
        </w:rPr>
        <w:t>3、审核规则：</w:t>
      </w:r>
    </w:p>
    <w:p w14:paraId="792BF3F3">
      <w:pPr>
        <w:ind w:firstLine="480"/>
        <w:rPr>
          <w:rFonts w:hint="eastAsia" w:asciiTheme="minorEastAsia" w:hAnsiTheme="minorEastAsia" w:eastAsiaTheme="minorEastAsia"/>
        </w:rPr>
      </w:pPr>
      <w:r>
        <w:rPr>
          <w:rFonts w:hint="eastAsia" w:asciiTheme="minorEastAsia" w:hAnsiTheme="minorEastAsia" w:eastAsiaTheme="minorEastAsia"/>
        </w:rPr>
        <w:t>根据2024年国有企业财务评价书附表数据的审核要求，新建数据审核规则约100个。通过审核规则功能，可对数据进行报表内部勾稽关系审核及报表间勾稽关系审核（例如：1. 请检查'企业级次'、'地区'、'企业类别'、'财务表现评价'、'市场表现评价'、'业务发展现状综合评价'是否漏填！2. 请检查'资产'、'负债'、'发债余额'、'营业收入'、'利润总额'、'年末职工人数'是否漏填！），确保上报数据的准确性。用户点击“审核”按钮，系统将根据系统内的审核规则对数据进行审核，并将审核报错信息显示在系统下方。</w:t>
      </w:r>
    </w:p>
    <w:p w14:paraId="263AB767">
      <w:pPr>
        <w:pStyle w:val="25"/>
      </w:pPr>
      <w:r>
        <w:drawing>
          <wp:inline distT="0" distB="0" distL="0" distR="0">
            <wp:extent cx="4962525" cy="2100580"/>
            <wp:effectExtent l="9525" t="9525" r="9525" b="13970"/>
            <wp:docPr id="1946471674" name="图片 38"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71674" name="图片 38" descr="图形用户界面, 文本, 应用程序&#10;&#10;描述已自动生成"/>
                    <pic:cNvPicPr>
                      <a:picLocks noChangeAspect="1"/>
                    </pic:cNvPicPr>
                  </pic:nvPicPr>
                  <pic:blipFill>
                    <a:blip r:embed="rId211"/>
                    <a:srcRect l="2690" t="13348" r="3001" b="6120"/>
                    <a:stretch>
                      <a:fillRect/>
                    </a:stretch>
                  </pic:blipFill>
                  <pic:spPr>
                    <a:xfrm>
                      <a:off x="0" y="0"/>
                      <a:ext cx="4965776" cy="2101753"/>
                    </a:xfrm>
                    <a:prstGeom prst="rect">
                      <a:avLst/>
                    </a:prstGeom>
                    <a:noFill/>
                    <a:ln>
                      <a:solidFill>
                        <a:schemeClr val="bg1">
                          <a:lumMod val="85000"/>
                        </a:schemeClr>
                      </a:solidFill>
                    </a:ln>
                  </pic:spPr>
                </pic:pic>
              </a:graphicData>
            </a:graphic>
          </wp:inline>
        </w:drawing>
      </w:r>
    </w:p>
    <w:p w14:paraId="359AA34A">
      <w:pPr>
        <w:ind w:firstLine="480"/>
        <w:rPr>
          <w:rFonts w:hint="eastAsia" w:asciiTheme="minorEastAsia" w:hAnsiTheme="minorEastAsia" w:eastAsiaTheme="minorEastAsia"/>
        </w:rPr>
      </w:pPr>
      <w:r>
        <w:rPr>
          <w:rFonts w:hint="eastAsia" w:asciiTheme="minorEastAsia" w:hAnsiTheme="minorEastAsia" w:eastAsiaTheme="minorEastAsia"/>
        </w:rPr>
        <w:t>4、功能测试：</w:t>
      </w:r>
    </w:p>
    <w:p w14:paraId="0877228E">
      <w:pPr>
        <w:ind w:firstLine="480"/>
        <w:rPr>
          <w:rFonts w:hint="eastAsia" w:asciiTheme="minorEastAsia" w:hAnsiTheme="minorEastAsia" w:eastAsiaTheme="minorEastAsia"/>
        </w:rPr>
      </w:pPr>
      <w:r>
        <w:rPr>
          <w:rFonts w:hint="eastAsia" w:asciiTheme="minorEastAsia" w:hAnsiTheme="minorEastAsia" w:eastAsiaTheme="minorEastAsia"/>
        </w:rPr>
        <w:t>对新增的各项内容进行功能性测试，确保功能的正常使用。</w:t>
      </w:r>
    </w:p>
    <w:tbl>
      <w:tblPr>
        <w:tblStyle w:val="18"/>
        <w:tblW w:w="4999" w:type="pct"/>
        <w:tblInd w:w="0" w:type="dxa"/>
        <w:tblLayout w:type="autofit"/>
        <w:tblCellMar>
          <w:top w:w="0" w:type="dxa"/>
          <w:left w:w="108" w:type="dxa"/>
          <w:bottom w:w="0" w:type="dxa"/>
          <w:right w:w="108" w:type="dxa"/>
        </w:tblCellMar>
      </w:tblPr>
      <w:tblGrid>
        <w:gridCol w:w="2180"/>
        <w:gridCol w:w="6340"/>
      </w:tblGrid>
      <w:tr w14:paraId="1D72EC3A">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5D755ECD">
            <w:pPr>
              <w:pStyle w:val="30"/>
            </w:pPr>
            <w:r>
              <w:rPr>
                <w:rFonts w:hint="eastAsia"/>
              </w:rPr>
              <w:t>编号</w:t>
            </w:r>
          </w:p>
        </w:tc>
        <w:tc>
          <w:tcPr>
            <w:tcW w:w="3720" w:type="pct"/>
            <w:tcBorders>
              <w:top w:val="single" w:color="000000" w:sz="8" w:space="0"/>
              <w:left w:val="nil"/>
              <w:bottom w:val="single" w:color="000000" w:sz="8" w:space="0"/>
              <w:right w:val="single" w:color="000000" w:sz="8" w:space="0"/>
            </w:tcBorders>
          </w:tcPr>
          <w:p w14:paraId="7AC2C7AB">
            <w:pPr>
              <w:pStyle w:val="30"/>
            </w:pPr>
            <w:r>
              <w:t>GZJG_1_6</w:t>
            </w:r>
          </w:p>
        </w:tc>
      </w:tr>
      <w:tr w14:paraId="2087D88C">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CDD1F59">
            <w:pPr>
              <w:pStyle w:val="30"/>
            </w:pPr>
            <w:r>
              <w:rPr>
                <w:rFonts w:hint="eastAsia"/>
              </w:rPr>
              <w:t>角色</w:t>
            </w:r>
          </w:p>
        </w:tc>
        <w:tc>
          <w:tcPr>
            <w:tcW w:w="3720" w:type="pct"/>
            <w:tcBorders>
              <w:top w:val="nil"/>
              <w:left w:val="nil"/>
              <w:bottom w:val="single" w:color="000000" w:sz="8" w:space="0"/>
              <w:right w:val="single" w:color="000000" w:sz="8" w:space="0"/>
            </w:tcBorders>
          </w:tcPr>
          <w:p w14:paraId="2A086E9A">
            <w:pPr>
              <w:pStyle w:val="30"/>
            </w:pPr>
            <w:r>
              <w:rPr>
                <w:rFonts w:hint="eastAsia"/>
              </w:rPr>
              <w:t>企业用户，系统管理员</w:t>
            </w:r>
          </w:p>
        </w:tc>
      </w:tr>
      <w:tr w14:paraId="5EBDB81C">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68B3B18">
            <w:pPr>
              <w:pStyle w:val="30"/>
            </w:pPr>
            <w:r>
              <w:rPr>
                <w:rFonts w:hint="eastAsia"/>
              </w:rPr>
              <w:t>前置条件</w:t>
            </w:r>
          </w:p>
        </w:tc>
        <w:tc>
          <w:tcPr>
            <w:tcW w:w="3720" w:type="pct"/>
            <w:tcBorders>
              <w:top w:val="nil"/>
              <w:left w:val="nil"/>
              <w:bottom w:val="single" w:color="000000" w:sz="8" w:space="0"/>
              <w:right w:val="single" w:color="000000" w:sz="8" w:space="0"/>
            </w:tcBorders>
          </w:tcPr>
          <w:p w14:paraId="7666BF16">
            <w:pPr>
              <w:pStyle w:val="30"/>
            </w:pPr>
            <w:r>
              <w:rPr>
                <w:rFonts w:hint="eastAsia"/>
              </w:rPr>
              <w:t>进入自定义录入界面</w:t>
            </w:r>
          </w:p>
        </w:tc>
      </w:tr>
      <w:tr w14:paraId="03FCD37E">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F4CF399">
            <w:pPr>
              <w:pStyle w:val="30"/>
            </w:pPr>
            <w:r>
              <w:rPr>
                <w:rFonts w:hint="eastAsia"/>
              </w:rPr>
              <w:t>后置条件</w:t>
            </w:r>
          </w:p>
        </w:tc>
        <w:tc>
          <w:tcPr>
            <w:tcW w:w="3720" w:type="pct"/>
            <w:tcBorders>
              <w:top w:val="nil"/>
              <w:left w:val="nil"/>
              <w:bottom w:val="single" w:color="000000" w:sz="8" w:space="0"/>
              <w:right w:val="single" w:color="000000" w:sz="8" w:space="0"/>
            </w:tcBorders>
          </w:tcPr>
          <w:p w14:paraId="3629FDDD">
            <w:pPr>
              <w:pStyle w:val="30"/>
            </w:pPr>
            <w:r>
              <w:rPr>
                <w:rFonts w:hint="eastAsia"/>
              </w:rPr>
              <w:t>无</w:t>
            </w:r>
          </w:p>
        </w:tc>
      </w:tr>
      <w:tr w14:paraId="2F1D9C53">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54A31D6">
            <w:pPr>
              <w:pStyle w:val="30"/>
            </w:pPr>
            <w:r>
              <w:rPr>
                <w:rFonts w:hint="eastAsia"/>
              </w:rPr>
              <w:t>输入</w:t>
            </w:r>
          </w:p>
        </w:tc>
        <w:tc>
          <w:tcPr>
            <w:tcW w:w="3720" w:type="pct"/>
            <w:tcBorders>
              <w:top w:val="nil"/>
              <w:left w:val="nil"/>
              <w:bottom w:val="single" w:color="000000" w:sz="8" w:space="0"/>
              <w:right w:val="single" w:color="000000" w:sz="8" w:space="0"/>
            </w:tcBorders>
          </w:tcPr>
          <w:p w14:paraId="5A66A6E6">
            <w:pPr>
              <w:pStyle w:val="30"/>
            </w:pPr>
            <w:r>
              <w:rPr>
                <w:rFonts w:hint="eastAsia"/>
              </w:rPr>
              <w:t>左侧选择所需填写的指标以及单位，并在右侧表格内填写输入数据，点击保存</w:t>
            </w:r>
          </w:p>
        </w:tc>
      </w:tr>
      <w:tr w14:paraId="7B4E6842">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E02DCAB">
            <w:pPr>
              <w:pStyle w:val="30"/>
            </w:pPr>
            <w:r>
              <w:rPr>
                <w:rFonts w:hint="eastAsia"/>
              </w:rPr>
              <w:t>输出</w:t>
            </w:r>
          </w:p>
        </w:tc>
        <w:tc>
          <w:tcPr>
            <w:tcW w:w="3720" w:type="pct"/>
            <w:tcBorders>
              <w:top w:val="nil"/>
              <w:left w:val="nil"/>
              <w:bottom w:val="single" w:color="000000" w:sz="8" w:space="0"/>
              <w:right w:val="single" w:color="000000" w:sz="8" w:space="0"/>
            </w:tcBorders>
          </w:tcPr>
          <w:p w14:paraId="6ED84EA8">
            <w:pPr>
              <w:pStyle w:val="30"/>
            </w:pPr>
            <w:r>
              <w:rPr>
                <w:rFonts w:hint="eastAsia"/>
              </w:rPr>
              <w:t>右侧数据填报到对应单位的对应指标内</w:t>
            </w:r>
          </w:p>
        </w:tc>
      </w:tr>
      <w:tr w14:paraId="5AA92C89">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A02951B">
            <w:pPr>
              <w:pStyle w:val="30"/>
            </w:pPr>
            <w:r>
              <w:rPr>
                <w:rFonts w:hint="eastAsia"/>
              </w:rPr>
              <w:t>正常流</w:t>
            </w:r>
          </w:p>
        </w:tc>
        <w:tc>
          <w:tcPr>
            <w:tcW w:w="3720" w:type="pct"/>
            <w:tcBorders>
              <w:top w:val="nil"/>
              <w:left w:val="nil"/>
              <w:bottom w:val="single" w:color="000000" w:sz="8" w:space="0"/>
              <w:right w:val="single" w:color="000000" w:sz="8" w:space="0"/>
            </w:tcBorders>
          </w:tcPr>
          <w:p w14:paraId="201EDA4B">
            <w:pPr>
              <w:pStyle w:val="30"/>
            </w:pPr>
            <w:r>
              <w:rPr>
                <w:rFonts w:hint="eastAsia"/>
              </w:rPr>
              <w:t>数据一一对应成功填报到单位内</w:t>
            </w:r>
          </w:p>
        </w:tc>
      </w:tr>
      <w:tr w14:paraId="39237BC7">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71E73F0">
            <w:pPr>
              <w:pStyle w:val="30"/>
            </w:pPr>
            <w:r>
              <w:rPr>
                <w:rFonts w:hint="eastAsia"/>
              </w:rPr>
              <w:t>异常流</w:t>
            </w:r>
          </w:p>
        </w:tc>
        <w:tc>
          <w:tcPr>
            <w:tcW w:w="3720" w:type="pct"/>
            <w:tcBorders>
              <w:top w:val="nil"/>
              <w:left w:val="nil"/>
              <w:bottom w:val="single" w:color="000000" w:sz="8" w:space="0"/>
              <w:right w:val="single" w:color="000000" w:sz="8" w:space="0"/>
            </w:tcBorders>
          </w:tcPr>
          <w:p w14:paraId="565294CE">
            <w:pPr>
              <w:pStyle w:val="30"/>
            </w:pPr>
            <w:r>
              <w:rPr>
                <w:rFonts w:hint="eastAsia"/>
              </w:rPr>
              <w:t>数据未能正确保存</w:t>
            </w:r>
          </w:p>
        </w:tc>
      </w:tr>
      <w:tr w14:paraId="6449108B">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1504C13">
            <w:pPr>
              <w:pStyle w:val="30"/>
            </w:pPr>
            <w:r>
              <w:rPr>
                <w:rFonts w:hint="eastAsia"/>
              </w:rPr>
              <w:t>特殊需求</w:t>
            </w:r>
          </w:p>
        </w:tc>
        <w:tc>
          <w:tcPr>
            <w:tcW w:w="3720" w:type="pct"/>
            <w:tcBorders>
              <w:top w:val="nil"/>
              <w:left w:val="nil"/>
              <w:bottom w:val="single" w:color="000000" w:sz="8" w:space="0"/>
              <w:right w:val="single" w:color="000000" w:sz="8" w:space="0"/>
            </w:tcBorders>
          </w:tcPr>
          <w:p w14:paraId="20833305">
            <w:pPr>
              <w:pStyle w:val="30"/>
            </w:pPr>
            <w:r>
              <w:rPr>
                <w:rFonts w:hint="eastAsia"/>
              </w:rPr>
              <w:t>无</w:t>
            </w:r>
          </w:p>
        </w:tc>
      </w:tr>
    </w:tbl>
    <w:p w14:paraId="620C9A82">
      <w:pPr>
        <w:ind w:firstLine="0" w:firstLineChars="0"/>
        <w:rPr>
          <w:rFonts w:hint="eastAsia" w:asciiTheme="minorEastAsia" w:hAnsiTheme="minorEastAsia" w:eastAsiaTheme="minorEastAsia"/>
        </w:rPr>
      </w:pPr>
    </w:p>
    <w:p w14:paraId="18904A4A">
      <w:pPr>
        <w:pStyle w:val="5"/>
        <w:numPr>
          <w:ilvl w:val="3"/>
          <w:numId w:val="0"/>
        </w:numPr>
      </w:pPr>
      <w:r>
        <w:rPr>
          <w:rFonts w:hint="eastAsia" w:cs="宋体"/>
        </w:rPr>
        <w:t xml:space="preserve">6.1.7.2  </w:t>
      </w:r>
      <w:r>
        <w:rPr>
          <w:rFonts w:hint="eastAsia"/>
        </w:rPr>
        <w:t>数据填报模块</w:t>
      </w:r>
    </w:p>
    <w:p w14:paraId="727EC349">
      <w:pPr>
        <w:pStyle w:val="6"/>
        <w:numPr>
          <w:ilvl w:val="4"/>
          <w:numId w:val="0"/>
        </w:numPr>
      </w:pPr>
      <w:r>
        <w:rPr>
          <w:rFonts w:hint="eastAsia" w:eastAsia="宋体" w:cs="宋体"/>
        </w:rPr>
        <w:t xml:space="preserve">6.1.7.2.1  </w:t>
      </w:r>
      <w:r>
        <w:rPr>
          <w:rFonts w:hint="eastAsia"/>
        </w:rPr>
        <w:t>显示汇总明细功能</w:t>
      </w:r>
    </w:p>
    <w:p w14:paraId="0416AF86">
      <w:pPr>
        <w:ind w:firstLine="480"/>
      </w:pPr>
      <w:r>
        <w:rPr>
          <w:rFonts w:hint="eastAsia"/>
        </w:rPr>
        <w:t>在数据填报模板下，支持对当前报表中的汇总指标进行一键汇总明细快捷查询，点击显示汇总明细按钮即显示该指标的数据汇总情况。该汇总明细支持按树形结构进行层层下钻，查看时可点击金额单位进行金额单位的转换系统提供基于企业树形结构的导航，用户可以从顶层指标逐级下探至下级单位，查看每个层级的具体数据。</w:t>
      </w:r>
    </w:p>
    <w:p w14:paraId="75585FA6">
      <w:pPr>
        <w:ind w:firstLine="480"/>
      </w:pPr>
      <w:r>
        <w:rPr>
          <w:rFonts w:hint="eastAsia"/>
        </w:rPr>
        <w:t>此次新增指标数据可以根据大小排序。非汇总指标不显示数值，查询结果支持excel导出。</w:t>
      </w:r>
    </w:p>
    <w:p w14:paraId="5A5A5771">
      <w:pPr>
        <w:pStyle w:val="25"/>
      </w:pPr>
      <w:r>
        <w:drawing>
          <wp:inline distT="0" distB="0" distL="114300" distR="114300">
            <wp:extent cx="5272405" cy="2698115"/>
            <wp:effectExtent l="0" t="0" r="4445" b="6985"/>
            <wp:docPr id="75" name="图片 7"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 descr="图形用户界面, 表格&#10;&#10;描述已自动生成"/>
                    <pic:cNvPicPr>
                      <a:picLocks noChangeAspect="1"/>
                    </pic:cNvPicPr>
                  </pic:nvPicPr>
                  <pic:blipFill>
                    <a:blip r:embed="rId212"/>
                    <a:stretch>
                      <a:fillRect/>
                    </a:stretch>
                  </pic:blipFill>
                  <pic:spPr>
                    <a:xfrm>
                      <a:off x="0" y="0"/>
                      <a:ext cx="5272405" cy="2698115"/>
                    </a:xfrm>
                    <a:prstGeom prst="rect">
                      <a:avLst/>
                    </a:prstGeom>
                    <a:noFill/>
                    <a:ln>
                      <a:noFill/>
                    </a:ln>
                  </pic:spPr>
                </pic:pic>
              </a:graphicData>
            </a:graphic>
          </wp:inline>
        </w:drawing>
      </w:r>
    </w:p>
    <w:tbl>
      <w:tblPr>
        <w:tblStyle w:val="1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1D63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trPr>
        <w:tc>
          <w:tcPr>
            <w:tcW w:w="1278" w:type="pct"/>
            <w:vAlign w:val="center"/>
          </w:tcPr>
          <w:p w14:paraId="56D978DE">
            <w:pPr>
              <w:pStyle w:val="30"/>
            </w:pPr>
            <w:r>
              <w:t>编号</w:t>
            </w:r>
          </w:p>
        </w:tc>
        <w:tc>
          <w:tcPr>
            <w:tcW w:w="3721" w:type="pct"/>
            <w:vAlign w:val="center"/>
          </w:tcPr>
          <w:p w14:paraId="6FFECF49">
            <w:pPr>
              <w:pStyle w:val="30"/>
            </w:pPr>
            <w:r>
              <w:t>SRFP_2_1</w:t>
            </w:r>
          </w:p>
        </w:tc>
      </w:tr>
      <w:tr w14:paraId="51107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7EDA07E6">
            <w:pPr>
              <w:pStyle w:val="30"/>
            </w:pPr>
            <w:r>
              <w:t>角色</w:t>
            </w:r>
          </w:p>
        </w:tc>
        <w:tc>
          <w:tcPr>
            <w:tcW w:w="3721" w:type="pct"/>
            <w:vAlign w:val="center"/>
          </w:tcPr>
          <w:p w14:paraId="0D6E0708">
            <w:pPr>
              <w:pStyle w:val="30"/>
            </w:pPr>
            <w:r>
              <w:t>企业用户，系统管理员</w:t>
            </w:r>
          </w:p>
        </w:tc>
      </w:tr>
      <w:tr w14:paraId="3D509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7FA984F5">
            <w:pPr>
              <w:pStyle w:val="30"/>
            </w:pPr>
            <w:r>
              <w:t>前置条件</w:t>
            </w:r>
          </w:p>
        </w:tc>
        <w:tc>
          <w:tcPr>
            <w:tcW w:w="3721" w:type="pct"/>
            <w:vAlign w:val="center"/>
          </w:tcPr>
          <w:p w14:paraId="255EB4F3">
            <w:pPr>
              <w:pStyle w:val="30"/>
            </w:pPr>
            <w:r>
              <w:t>进入填报界面</w:t>
            </w:r>
          </w:p>
        </w:tc>
      </w:tr>
      <w:tr w14:paraId="139A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56DEC025">
            <w:pPr>
              <w:pStyle w:val="30"/>
            </w:pPr>
            <w:r>
              <w:t>后置条件</w:t>
            </w:r>
          </w:p>
        </w:tc>
        <w:tc>
          <w:tcPr>
            <w:tcW w:w="3721" w:type="pct"/>
            <w:vAlign w:val="center"/>
          </w:tcPr>
          <w:p w14:paraId="3A7E1FE3">
            <w:pPr>
              <w:pStyle w:val="30"/>
            </w:pPr>
            <w:r>
              <w:t>无</w:t>
            </w:r>
          </w:p>
        </w:tc>
      </w:tr>
      <w:tr w14:paraId="5214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19503248">
            <w:pPr>
              <w:pStyle w:val="30"/>
            </w:pPr>
            <w:r>
              <w:t>输入</w:t>
            </w:r>
          </w:p>
        </w:tc>
        <w:tc>
          <w:tcPr>
            <w:tcW w:w="3721" w:type="pct"/>
            <w:vAlign w:val="center"/>
          </w:tcPr>
          <w:p w14:paraId="34A5A769">
            <w:pPr>
              <w:pStyle w:val="30"/>
            </w:pPr>
            <w:r>
              <w:t>选择某指标后，点击汇总明细查询，再在汇总明细界面内双击指标表头</w:t>
            </w:r>
          </w:p>
        </w:tc>
      </w:tr>
      <w:tr w14:paraId="2361D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69B28765">
            <w:pPr>
              <w:pStyle w:val="30"/>
            </w:pPr>
            <w:r>
              <w:t>输出</w:t>
            </w:r>
          </w:p>
        </w:tc>
        <w:tc>
          <w:tcPr>
            <w:tcW w:w="3721" w:type="pct"/>
            <w:vAlign w:val="center"/>
          </w:tcPr>
          <w:p w14:paraId="01012129">
            <w:pPr>
              <w:pStyle w:val="30"/>
            </w:pPr>
            <w:r>
              <w:t>该指标的汇总数据根据企业树形结构层层展开，且数据以树形结构顺序排列，再以数据降序排列</w:t>
            </w:r>
          </w:p>
        </w:tc>
      </w:tr>
      <w:tr w14:paraId="2DCC2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7ABC5543">
            <w:pPr>
              <w:pStyle w:val="30"/>
            </w:pPr>
            <w:r>
              <w:t>正常流</w:t>
            </w:r>
          </w:p>
        </w:tc>
        <w:tc>
          <w:tcPr>
            <w:tcW w:w="3721" w:type="pct"/>
            <w:vAlign w:val="center"/>
          </w:tcPr>
          <w:p w14:paraId="261FD21B">
            <w:pPr>
              <w:pStyle w:val="30"/>
            </w:pPr>
            <w:r>
              <w:t>数据汇总明细层层展开，且同一层级下的各单位数据以降序排列展现</w:t>
            </w:r>
          </w:p>
        </w:tc>
      </w:tr>
      <w:tr w14:paraId="4E611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0B1F1E12">
            <w:pPr>
              <w:pStyle w:val="30"/>
            </w:pPr>
            <w:r>
              <w:t>异常流</w:t>
            </w:r>
          </w:p>
        </w:tc>
        <w:tc>
          <w:tcPr>
            <w:tcW w:w="3721" w:type="pct"/>
            <w:vAlign w:val="center"/>
          </w:tcPr>
          <w:p w14:paraId="43D1456C">
            <w:pPr>
              <w:pStyle w:val="30"/>
            </w:pPr>
            <w:r>
              <w:t>数据未能排序展现</w:t>
            </w:r>
          </w:p>
        </w:tc>
      </w:tr>
      <w:tr w14:paraId="4EFEF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7D0FC9A2">
            <w:pPr>
              <w:pStyle w:val="30"/>
            </w:pPr>
            <w:r>
              <w:t>特殊需求</w:t>
            </w:r>
          </w:p>
        </w:tc>
        <w:tc>
          <w:tcPr>
            <w:tcW w:w="3721" w:type="pct"/>
            <w:vAlign w:val="center"/>
          </w:tcPr>
          <w:p w14:paraId="61B745D5">
            <w:pPr>
              <w:pStyle w:val="30"/>
            </w:pPr>
            <w:r>
              <w:t>无</w:t>
            </w:r>
          </w:p>
        </w:tc>
      </w:tr>
    </w:tbl>
    <w:p w14:paraId="258344F1">
      <w:pPr>
        <w:pStyle w:val="6"/>
        <w:numPr>
          <w:ilvl w:val="4"/>
          <w:numId w:val="0"/>
        </w:numPr>
      </w:pPr>
      <w:r>
        <w:rPr>
          <w:rFonts w:hint="eastAsia" w:eastAsia="宋体" w:cs="宋体"/>
        </w:rPr>
        <w:t xml:space="preserve">6.1.7.2.2  </w:t>
      </w:r>
      <w:r>
        <w:rPr>
          <w:rFonts w:hint="eastAsia"/>
        </w:rPr>
        <w:t>浮动表定位及模糊查询功能</w:t>
      </w:r>
    </w:p>
    <w:p w14:paraId="37F8A70B">
      <w:pPr>
        <w:ind w:firstLine="480"/>
      </w:pPr>
      <w:r>
        <w:rPr>
          <w:rFonts w:hint="eastAsia"/>
        </w:rPr>
        <w:t>在数据填报模板下，系统填报浮动表报错支持指标定位，相关指标区别重点标色显示。</w:t>
      </w:r>
    </w:p>
    <w:p w14:paraId="592D3480">
      <w:pPr>
        <w:ind w:firstLine="480"/>
      </w:pPr>
      <w:r>
        <w:rPr>
          <w:rFonts w:hint="eastAsia"/>
        </w:rPr>
        <w:t>此次针对浮动表在表样中只为一行，企业上报数据填报数行，新增能准确定位某行列及相关单位内容。以及对浮动区域表头支持模糊查询筛选功能。在审核结果中，能准确定位到同一浮动区域内多条浮动数据中审核报错的位置。（原功能仅能定位到浮动区域）</w:t>
      </w:r>
    </w:p>
    <w:p w14:paraId="3643F4BB">
      <w:pPr>
        <w:pStyle w:val="25"/>
      </w:pPr>
      <w:r>
        <w:drawing>
          <wp:inline distT="0" distB="0" distL="114300" distR="114300">
            <wp:extent cx="4598035" cy="3121025"/>
            <wp:effectExtent l="0" t="0" r="2540" b="3175"/>
            <wp:docPr id="76" name="图片 3"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 descr="图形用户界面, 文本, 应用程序&#10;&#10;描述已自动生成"/>
                    <pic:cNvPicPr>
                      <a:picLocks noChangeAspect="1"/>
                    </pic:cNvPicPr>
                  </pic:nvPicPr>
                  <pic:blipFill>
                    <a:blip r:embed="rId175"/>
                    <a:stretch>
                      <a:fillRect/>
                    </a:stretch>
                  </pic:blipFill>
                  <pic:spPr>
                    <a:xfrm>
                      <a:off x="0" y="0"/>
                      <a:ext cx="4598035" cy="3121025"/>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473CE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681088CA">
            <w:pPr>
              <w:pStyle w:val="30"/>
            </w:pPr>
            <w:r>
              <w:t>编号</w:t>
            </w:r>
          </w:p>
        </w:tc>
        <w:tc>
          <w:tcPr>
            <w:tcW w:w="3721" w:type="pct"/>
            <w:vAlign w:val="center"/>
          </w:tcPr>
          <w:p w14:paraId="5D5CABEF">
            <w:pPr>
              <w:pStyle w:val="30"/>
            </w:pPr>
            <w:r>
              <w:t>SRFP_2_2</w:t>
            </w:r>
          </w:p>
        </w:tc>
      </w:tr>
      <w:tr w14:paraId="1EC2D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69D7C0E">
            <w:pPr>
              <w:pStyle w:val="30"/>
            </w:pPr>
            <w:r>
              <w:t>角色</w:t>
            </w:r>
          </w:p>
        </w:tc>
        <w:tc>
          <w:tcPr>
            <w:tcW w:w="3721" w:type="pct"/>
            <w:vAlign w:val="center"/>
          </w:tcPr>
          <w:p w14:paraId="62ACEB11">
            <w:pPr>
              <w:pStyle w:val="30"/>
            </w:pPr>
            <w:r>
              <w:t>企业用户，系统管理员</w:t>
            </w:r>
          </w:p>
        </w:tc>
      </w:tr>
      <w:tr w14:paraId="79C2D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4CD10EE">
            <w:pPr>
              <w:pStyle w:val="30"/>
            </w:pPr>
            <w:r>
              <w:t>前置条件</w:t>
            </w:r>
          </w:p>
        </w:tc>
        <w:tc>
          <w:tcPr>
            <w:tcW w:w="3721" w:type="pct"/>
            <w:vAlign w:val="center"/>
          </w:tcPr>
          <w:p w14:paraId="3A0F587F">
            <w:pPr>
              <w:pStyle w:val="30"/>
            </w:pPr>
            <w:r>
              <w:t>进入填报界面，有浮动区域的审核报错结果</w:t>
            </w:r>
          </w:p>
        </w:tc>
      </w:tr>
      <w:tr w14:paraId="0D151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2F4C035">
            <w:pPr>
              <w:pStyle w:val="30"/>
            </w:pPr>
            <w:r>
              <w:t>后置条件</w:t>
            </w:r>
          </w:p>
        </w:tc>
        <w:tc>
          <w:tcPr>
            <w:tcW w:w="3721" w:type="pct"/>
            <w:vAlign w:val="center"/>
          </w:tcPr>
          <w:p w14:paraId="427E9489">
            <w:pPr>
              <w:pStyle w:val="30"/>
            </w:pPr>
            <w:r>
              <w:t>无</w:t>
            </w:r>
          </w:p>
        </w:tc>
      </w:tr>
      <w:tr w14:paraId="45C4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D7098F0">
            <w:pPr>
              <w:pStyle w:val="30"/>
            </w:pPr>
            <w:r>
              <w:t>输入</w:t>
            </w:r>
          </w:p>
        </w:tc>
        <w:tc>
          <w:tcPr>
            <w:tcW w:w="3721" w:type="pct"/>
            <w:vAlign w:val="center"/>
          </w:tcPr>
          <w:p w14:paraId="63A82C9E">
            <w:pPr>
              <w:pStyle w:val="30"/>
            </w:pPr>
            <w:r>
              <w:t>点击选择某浮动指标</w:t>
            </w:r>
          </w:p>
        </w:tc>
      </w:tr>
      <w:tr w14:paraId="378DB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F53082E">
            <w:pPr>
              <w:pStyle w:val="30"/>
            </w:pPr>
            <w:r>
              <w:t>输出</w:t>
            </w:r>
          </w:p>
        </w:tc>
        <w:tc>
          <w:tcPr>
            <w:tcW w:w="3721" w:type="pct"/>
            <w:vAlign w:val="center"/>
          </w:tcPr>
          <w:p w14:paraId="4F6D84D5">
            <w:pPr>
              <w:pStyle w:val="30"/>
            </w:pPr>
            <w:r>
              <w:t>指标定位到浮动区域内指定单元格</w:t>
            </w:r>
          </w:p>
        </w:tc>
      </w:tr>
      <w:tr w14:paraId="40416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34F47C8">
            <w:pPr>
              <w:pStyle w:val="30"/>
            </w:pPr>
            <w:r>
              <w:t>正常流</w:t>
            </w:r>
          </w:p>
        </w:tc>
        <w:tc>
          <w:tcPr>
            <w:tcW w:w="3721" w:type="pct"/>
            <w:vAlign w:val="center"/>
          </w:tcPr>
          <w:p w14:paraId="2381A91C">
            <w:pPr>
              <w:pStyle w:val="30"/>
            </w:pPr>
            <w:r>
              <w:t>定位为单个单元格</w:t>
            </w:r>
          </w:p>
        </w:tc>
      </w:tr>
      <w:tr w14:paraId="1E466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94315A5">
            <w:pPr>
              <w:pStyle w:val="30"/>
            </w:pPr>
            <w:r>
              <w:t>异常流</w:t>
            </w:r>
          </w:p>
        </w:tc>
        <w:tc>
          <w:tcPr>
            <w:tcW w:w="3721" w:type="pct"/>
            <w:vAlign w:val="center"/>
          </w:tcPr>
          <w:p w14:paraId="0DA21683">
            <w:pPr>
              <w:pStyle w:val="30"/>
            </w:pPr>
            <w:r>
              <w:t>定位为整个浮动区域</w:t>
            </w:r>
          </w:p>
        </w:tc>
      </w:tr>
      <w:tr w14:paraId="4C29F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D408A15">
            <w:pPr>
              <w:pStyle w:val="30"/>
            </w:pPr>
            <w:r>
              <w:t>特殊需求</w:t>
            </w:r>
          </w:p>
        </w:tc>
        <w:tc>
          <w:tcPr>
            <w:tcW w:w="3721" w:type="pct"/>
            <w:vAlign w:val="center"/>
          </w:tcPr>
          <w:p w14:paraId="7FFDF196">
            <w:pPr>
              <w:pStyle w:val="30"/>
            </w:pPr>
            <w:r>
              <w:t>无</w:t>
            </w:r>
          </w:p>
        </w:tc>
      </w:tr>
    </w:tbl>
    <w:p w14:paraId="01D81C0A">
      <w:pPr>
        <w:pStyle w:val="6"/>
        <w:numPr>
          <w:ilvl w:val="4"/>
          <w:numId w:val="0"/>
        </w:numPr>
      </w:pPr>
      <w:r>
        <w:rPr>
          <w:rFonts w:hint="eastAsia" w:eastAsia="宋体" w:cs="宋体"/>
        </w:rPr>
        <w:t xml:space="preserve">6.1.7.2.3  </w:t>
      </w:r>
      <w:r>
        <w:rPr>
          <w:rFonts w:hint="eastAsia"/>
        </w:rPr>
        <w:t>EXCEL批量导入功能</w:t>
      </w:r>
    </w:p>
    <w:p w14:paraId="5AB8513F">
      <w:pPr>
        <w:ind w:firstLine="480"/>
      </w:pPr>
      <w:r>
        <w:rPr>
          <w:rFonts w:hint="eastAsia"/>
        </w:rPr>
        <w:t>子系统可通过预设的excel模板进行导出，用户可将财务软件中的科目数据对接至模板中（对接工作由企业财务软件供应商自行完成），子系统支持批量将excel模板数据导入子系统中。</w:t>
      </w:r>
    </w:p>
    <w:p w14:paraId="6C11BEC5">
      <w:pPr>
        <w:pStyle w:val="25"/>
      </w:pPr>
      <w:r>
        <w:drawing>
          <wp:inline distT="0" distB="0" distL="114300" distR="114300">
            <wp:extent cx="5274310" cy="1505585"/>
            <wp:effectExtent l="0" t="0" r="2540" b="8890"/>
            <wp:docPr id="77" name="图片 8"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 descr="图形用户界面, 文本, 应用程序&#10;&#10;描述已自动生成"/>
                    <pic:cNvPicPr>
                      <a:picLocks noChangeAspect="1"/>
                    </pic:cNvPicPr>
                  </pic:nvPicPr>
                  <pic:blipFill>
                    <a:blip r:embed="rId213"/>
                    <a:stretch>
                      <a:fillRect/>
                    </a:stretch>
                  </pic:blipFill>
                  <pic:spPr>
                    <a:xfrm>
                      <a:off x="0" y="0"/>
                      <a:ext cx="5274310" cy="1505585"/>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64D67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7FD07716">
            <w:pPr>
              <w:pStyle w:val="30"/>
            </w:pPr>
            <w:r>
              <w:t>编号</w:t>
            </w:r>
          </w:p>
        </w:tc>
        <w:tc>
          <w:tcPr>
            <w:tcW w:w="3721" w:type="pct"/>
            <w:vAlign w:val="center"/>
          </w:tcPr>
          <w:p w14:paraId="7B757A01">
            <w:pPr>
              <w:pStyle w:val="30"/>
            </w:pPr>
            <w:r>
              <w:t>SRFP_2_3</w:t>
            </w:r>
          </w:p>
        </w:tc>
      </w:tr>
      <w:tr w14:paraId="46EB7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1D3B053">
            <w:pPr>
              <w:pStyle w:val="30"/>
            </w:pPr>
            <w:r>
              <w:t>角色</w:t>
            </w:r>
          </w:p>
        </w:tc>
        <w:tc>
          <w:tcPr>
            <w:tcW w:w="3721" w:type="pct"/>
            <w:vAlign w:val="center"/>
          </w:tcPr>
          <w:p w14:paraId="012015A8">
            <w:pPr>
              <w:pStyle w:val="30"/>
            </w:pPr>
            <w:r>
              <w:t>企业用户，系统管理员</w:t>
            </w:r>
          </w:p>
        </w:tc>
      </w:tr>
      <w:tr w14:paraId="04B8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20DFE55">
            <w:pPr>
              <w:pStyle w:val="30"/>
            </w:pPr>
            <w:r>
              <w:t>前置条件</w:t>
            </w:r>
          </w:p>
        </w:tc>
        <w:tc>
          <w:tcPr>
            <w:tcW w:w="3721" w:type="pct"/>
            <w:vAlign w:val="center"/>
          </w:tcPr>
          <w:p w14:paraId="7DE2E6AE">
            <w:pPr>
              <w:pStyle w:val="30"/>
            </w:pPr>
            <w:r>
              <w:t>用户有excel内数据对应企业的权限</w:t>
            </w:r>
          </w:p>
        </w:tc>
      </w:tr>
      <w:tr w14:paraId="402E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9C4B4E0">
            <w:pPr>
              <w:pStyle w:val="30"/>
            </w:pPr>
            <w:r>
              <w:t>后置条件</w:t>
            </w:r>
          </w:p>
        </w:tc>
        <w:tc>
          <w:tcPr>
            <w:tcW w:w="3721" w:type="pct"/>
            <w:vAlign w:val="center"/>
          </w:tcPr>
          <w:p w14:paraId="4A5BD608">
            <w:pPr>
              <w:pStyle w:val="30"/>
            </w:pPr>
            <w:r>
              <w:t>无</w:t>
            </w:r>
          </w:p>
        </w:tc>
      </w:tr>
      <w:tr w14:paraId="4B34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FF67E1B">
            <w:pPr>
              <w:pStyle w:val="30"/>
            </w:pPr>
            <w:r>
              <w:t>输入</w:t>
            </w:r>
          </w:p>
        </w:tc>
        <w:tc>
          <w:tcPr>
            <w:tcW w:w="3721" w:type="pct"/>
            <w:vAlign w:val="center"/>
          </w:tcPr>
          <w:p w14:paraId="0E50C221">
            <w:pPr>
              <w:pStyle w:val="30"/>
            </w:pPr>
            <w:r>
              <w:t>点击传输，如何excel批量导入</w:t>
            </w:r>
          </w:p>
        </w:tc>
      </w:tr>
      <w:tr w14:paraId="617C9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B42F769">
            <w:pPr>
              <w:pStyle w:val="30"/>
            </w:pPr>
            <w:r>
              <w:t>输出</w:t>
            </w:r>
          </w:p>
        </w:tc>
        <w:tc>
          <w:tcPr>
            <w:tcW w:w="3721" w:type="pct"/>
            <w:vAlign w:val="center"/>
          </w:tcPr>
          <w:p w14:paraId="431A42AC">
            <w:pPr>
              <w:pStyle w:val="30"/>
            </w:pPr>
            <w:r>
              <w:t>Excel内数据录入到系统内</w:t>
            </w:r>
          </w:p>
        </w:tc>
      </w:tr>
      <w:tr w14:paraId="4AE52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jc w:val="center"/>
        </w:trPr>
        <w:tc>
          <w:tcPr>
            <w:tcW w:w="1278" w:type="pct"/>
            <w:vAlign w:val="center"/>
          </w:tcPr>
          <w:p w14:paraId="04C32D9F">
            <w:pPr>
              <w:pStyle w:val="30"/>
            </w:pPr>
            <w:r>
              <w:t>正常流</w:t>
            </w:r>
          </w:p>
        </w:tc>
        <w:tc>
          <w:tcPr>
            <w:tcW w:w="3721" w:type="pct"/>
            <w:vAlign w:val="center"/>
          </w:tcPr>
          <w:p w14:paraId="4EB9D9CB">
            <w:pPr>
              <w:pStyle w:val="30"/>
            </w:pPr>
            <w:r>
              <w:t>导入成功，数据录入到对应企业</w:t>
            </w:r>
          </w:p>
        </w:tc>
      </w:tr>
      <w:tr w14:paraId="5364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jc w:val="center"/>
        </w:trPr>
        <w:tc>
          <w:tcPr>
            <w:tcW w:w="1278" w:type="pct"/>
            <w:vAlign w:val="center"/>
          </w:tcPr>
          <w:p w14:paraId="532E132C">
            <w:pPr>
              <w:pStyle w:val="30"/>
            </w:pPr>
            <w:r>
              <w:t>异常流</w:t>
            </w:r>
          </w:p>
        </w:tc>
        <w:tc>
          <w:tcPr>
            <w:tcW w:w="3721" w:type="pct"/>
            <w:vAlign w:val="center"/>
          </w:tcPr>
          <w:p w14:paraId="29A2535B">
            <w:pPr>
              <w:pStyle w:val="30"/>
            </w:pPr>
            <w:r>
              <w:t>导入失败，数据未录入到对应企业</w:t>
            </w:r>
          </w:p>
        </w:tc>
      </w:tr>
      <w:tr w14:paraId="579E4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438DF86">
            <w:pPr>
              <w:pStyle w:val="30"/>
            </w:pPr>
            <w:r>
              <w:t>特殊需求</w:t>
            </w:r>
          </w:p>
        </w:tc>
        <w:tc>
          <w:tcPr>
            <w:tcW w:w="3721" w:type="pct"/>
            <w:vAlign w:val="center"/>
          </w:tcPr>
          <w:p w14:paraId="24E3F0EC">
            <w:pPr>
              <w:pStyle w:val="30"/>
            </w:pPr>
            <w:r>
              <w:t>无</w:t>
            </w:r>
          </w:p>
        </w:tc>
      </w:tr>
    </w:tbl>
    <w:p w14:paraId="6F24102C">
      <w:pPr>
        <w:pStyle w:val="6"/>
        <w:numPr>
          <w:ilvl w:val="4"/>
          <w:numId w:val="0"/>
        </w:numPr>
      </w:pPr>
      <w:r>
        <w:rPr>
          <w:rFonts w:hint="eastAsia" w:eastAsia="宋体" w:cs="宋体"/>
        </w:rPr>
        <w:t xml:space="preserve">6.1.7.2.4  </w:t>
      </w:r>
      <w:r>
        <w:rPr>
          <w:rFonts w:hint="eastAsia"/>
        </w:rPr>
        <w:t>枚举多层级多选功能</w:t>
      </w:r>
    </w:p>
    <w:p w14:paraId="558D5993">
      <w:pPr>
        <w:ind w:firstLine="480"/>
      </w:pPr>
      <w:r>
        <w:rPr>
          <w:rFonts w:hint="eastAsia"/>
        </w:rPr>
        <w:t>在数据填报模板下，系统枚举下拉框支持能多选同一层级的选项多选。</w:t>
      </w:r>
    </w:p>
    <w:p w14:paraId="2AB24454">
      <w:pPr>
        <w:ind w:firstLine="480"/>
      </w:pPr>
      <w:r>
        <w:rPr>
          <w:rFonts w:hint="eastAsia"/>
        </w:rPr>
        <w:t>此次新增支持枚举下拉框同时多选不同层级的选项。</w:t>
      </w:r>
    </w:p>
    <w:p w14:paraId="13F421E3">
      <w:pPr>
        <w:pStyle w:val="25"/>
      </w:pPr>
      <w:r>
        <w:drawing>
          <wp:inline distT="0" distB="0" distL="114300" distR="114300">
            <wp:extent cx="3171825" cy="2943225"/>
            <wp:effectExtent l="0" t="0" r="0" b="0"/>
            <wp:docPr id="78"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9" descr="图形用户界面&#10;&#10;描述已自动生成"/>
                    <pic:cNvPicPr>
                      <a:picLocks noChangeAspect="1"/>
                    </pic:cNvPicPr>
                  </pic:nvPicPr>
                  <pic:blipFill>
                    <a:blip r:embed="rId214"/>
                    <a:stretch>
                      <a:fillRect/>
                    </a:stretch>
                  </pic:blipFill>
                  <pic:spPr>
                    <a:xfrm>
                      <a:off x="0" y="0"/>
                      <a:ext cx="3171825" cy="2943225"/>
                    </a:xfrm>
                    <a:prstGeom prst="rect">
                      <a:avLst/>
                    </a:prstGeom>
                    <a:noFill/>
                    <a:ln>
                      <a:noFill/>
                    </a:ln>
                  </pic:spPr>
                </pic:pic>
              </a:graphicData>
            </a:graphic>
          </wp:inline>
        </w:drawing>
      </w:r>
    </w:p>
    <w:tbl>
      <w:tblPr>
        <w:tblStyle w:val="1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4483B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trPr>
        <w:tc>
          <w:tcPr>
            <w:tcW w:w="1278" w:type="pct"/>
            <w:vAlign w:val="center"/>
          </w:tcPr>
          <w:p w14:paraId="17C4AD00">
            <w:pPr>
              <w:pStyle w:val="30"/>
            </w:pPr>
            <w:r>
              <w:rPr>
                <w:rFonts w:hint="eastAsia"/>
              </w:rPr>
              <w:t>编号</w:t>
            </w:r>
          </w:p>
        </w:tc>
        <w:tc>
          <w:tcPr>
            <w:tcW w:w="3721" w:type="pct"/>
            <w:vAlign w:val="center"/>
          </w:tcPr>
          <w:p w14:paraId="6F2DA0EE">
            <w:pPr>
              <w:pStyle w:val="30"/>
            </w:pPr>
            <w:r>
              <w:t>SRFP_2_4</w:t>
            </w:r>
          </w:p>
        </w:tc>
      </w:tr>
      <w:tr w14:paraId="74152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0B6AD6E4">
            <w:pPr>
              <w:pStyle w:val="30"/>
            </w:pPr>
            <w:r>
              <w:rPr>
                <w:rFonts w:hint="eastAsia"/>
              </w:rPr>
              <w:t>角色</w:t>
            </w:r>
          </w:p>
        </w:tc>
        <w:tc>
          <w:tcPr>
            <w:tcW w:w="3721" w:type="pct"/>
            <w:vAlign w:val="center"/>
          </w:tcPr>
          <w:p w14:paraId="1CC2B136">
            <w:pPr>
              <w:pStyle w:val="30"/>
            </w:pPr>
            <w:r>
              <w:rPr>
                <w:rFonts w:hint="eastAsia"/>
              </w:rPr>
              <w:t>企业用户，系统管理员</w:t>
            </w:r>
          </w:p>
        </w:tc>
      </w:tr>
      <w:tr w14:paraId="22240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6AF6439C">
            <w:pPr>
              <w:pStyle w:val="30"/>
            </w:pPr>
            <w:r>
              <w:rPr>
                <w:rFonts w:hint="eastAsia"/>
              </w:rPr>
              <w:t>前置条件</w:t>
            </w:r>
          </w:p>
        </w:tc>
        <w:tc>
          <w:tcPr>
            <w:tcW w:w="3721" w:type="pct"/>
            <w:vAlign w:val="center"/>
          </w:tcPr>
          <w:p w14:paraId="048CA1B3">
            <w:pPr>
              <w:pStyle w:val="30"/>
            </w:pPr>
            <w:r>
              <w:rPr>
                <w:rFonts w:hint="eastAsia"/>
              </w:rPr>
              <w:t>无</w:t>
            </w:r>
          </w:p>
        </w:tc>
      </w:tr>
      <w:tr w14:paraId="3A84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5AC9BBFB">
            <w:pPr>
              <w:pStyle w:val="30"/>
            </w:pPr>
            <w:r>
              <w:rPr>
                <w:rFonts w:hint="eastAsia"/>
              </w:rPr>
              <w:t>后置条件</w:t>
            </w:r>
          </w:p>
        </w:tc>
        <w:tc>
          <w:tcPr>
            <w:tcW w:w="3721" w:type="pct"/>
            <w:vAlign w:val="center"/>
          </w:tcPr>
          <w:p w14:paraId="083D80DA">
            <w:pPr>
              <w:pStyle w:val="30"/>
            </w:pPr>
            <w:r>
              <w:rPr>
                <w:rFonts w:hint="eastAsia"/>
              </w:rPr>
              <w:t>无</w:t>
            </w:r>
          </w:p>
        </w:tc>
      </w:tr>
      <w:tr w14:paraId="272E3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154E2A72">
            <w:pPr>
              <w:pStyle w:val="30"/>
            </w:pPr>
            <w:r>
              <w:rPr>
                <w:rFonts w:hint="eastAsia"/>
              </w:rPr>
              <w:t>输入</w:t>
            </w:r>
          </w:p>
        </w:tc>
        <w:tc>
          <w:tcPr>
            <w:tcW w:w="3721" w:type="pct"/>
            <w:vAlign w:val="center"/>
          </w:tcPr>
          <w:p w14:paraId="72BF124E">
            <w:pPr>
              <w:pStyle w:val="30"/>
            </w:pPr>
            <w:r>
              <w:rPr>
                <w:rFonts w:hint="eastAsia"/>
              </w:rPr>
              <w:t>在枚举选择下，勾选不同层级的枚举项</w:t>
            </w:r>
          </w:p>
        </w:tc>
      </w:tr>
      <w:tr w14:paraId="58A7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32356124">
            <w:pPr>
              <w:pStyle w:val="30"/>
            </w:pPr>
            <w:r>
              <w:rPr>
                <w:rFonts w:hint="eastAsia"/>
              </w:rPr>
              <w:t>输出</w:t>
            </w:r>
          </w:p>
        </w:tc>
        <w:tc>
          <w:tcPr>
            <w:tcW w:w="3721" w:type="pct"/>
            <w:vAlign w:val="center"/>
          </w:tcPr>
          <w:p w14:paraId="44DC75FF">
            <w:pPr>
              <w:pStyle w:val="30"/>
            </w:pPr>
            <w:r>
              <w:rPr>
                <w:rFonts w:hint="eastAsia"/>
              </w:rPr>
              <w:t>枚举项被勾选</w:t>
            </w:r>
          </w:p>
        </w:tc>
      </w:tr>
      <w:tr w14:paraId="7D6E9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3208AA06">
            <w:pPr>
              <w:pStyle w:val="30"/>
            </w:pPr>
            <w:r>
              <w:rPr>
                <w:rFonts w:hint="eastAsia"/>
              </w:rPr>
              <w:t>正常流</w:t>
            </w:r>
          </w:p>
        </w:tc>
        <w:tc>
          <w:tcPr>
            <w:tcW w:w="3721" w:type="pct"/>
            <w:vAlign w:val="center"/>
          </w:tcPr>
          <w:p w14:paraId="116F7F2D">
            <w:pPr>
              <w:pStyle w:val="30"/>
            </w:pPr>
            <w:r>
              <w:rPr>
                <w:rFonts w:hint="eastAsia"/>
              </w:rPr>
              <w:t>枚举项被勾选，且成功保存</w:t>
            </w:r>
          </w:p>
        </w:tc>
      </w:tr>
      <w:tr w14:paraId="78F0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15A69BF5">
            <w:pPr>
              <w:pStyle w:val="30"/>
            </w:pPr>
            <w:r>
              <w:rPr>
                <w:rFonts w:hint="eastAsia"/>
              </w:rPr>
              <w:t>异常流</w:t>
            </w:r>
          </w:p>
        </w:tc>
        <w:tc>
          <w:tcPr>
            <w:tcW w:w="3721" w:type="pct"/>
            <w:vAlign w:val="center"/>
          </w:tcPr>
          <w:p w14:paraId="33B9C612">
            <w:pPr>
              <w:pStyle w:val="30"/>
            </w:pPr>
            <w:r>
              <w:rPr>
                <w:rFonts w:hint="eastAsia"/>
              </w:rPr>
              <w:t>所勾选的不同层级枚举项保存失败</w:t>
            </w:r>
          </w:p>
        </w:tc>
      </w:tr>
      <w:tr w14:paraId="63056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8" w:type="pct"/>
            <w:vAlign w:val="center"/>
          </w:tcPr>
          <w:p w14:paraId="38917B15">
            <w:pPr>
              <w:pStyle w:val="30"/>
            </w:pPr>
            <w:r>
              <w:rPr>
                <w:rFonts w:hint="eastAsia"/>
              </w:rPr>
              <w:t>特殊需求</w:t>
            </w:r>
          </w:p>
        </w:tc>
        <w:tc>
          <w:tcPr>
            <w:tcW w:w="3721" w:type="pct"/>
            <w:vAlign w:val="center"/>
          </w:tcPr>
          <w:p w14:paraId="402B9524">
            <w:pPr>
              <w:pStyle w:val="30"/>
            </w:pPr>
            <w:r>
              <w:rPr>
                <w:rFonts w:hint="eastAsia"/>
              </w:rPr>
              <w:t>无</w:t>
            </w:r>
          </w:p>
        </w:tc>
      </w:tr>
    </w:tbl>
    <w:p w14:paraId="627F520C">
      <w:pPr>
        <w:pStyle w:val="5"/>
        <w:numPr>
          <w:ilvl w:val="3"/>
          <w:numId w:val="0"/>
        </w:numPr>
      </w:pPr>
      <w:r>
        <w:rPr>
          <w:rFonts w:hint="eastAsia" w:cs="宋体"/>
        </w:rPr>
        <w:t xml:space="preserve">6.1.7.3  </w:t>
      </w:r>
      <w:r>
        <w:rPr>
          <w:rFonts w:hint="eastAsia"/>
        </w:rPr>
        <w:t>数据查询模块</w:t>
      </w:r>
    </w:p>
    <w:p w14:paraId="497B7F69">
      <w:pPr>
        <w:pStyle w:val="6"/>
        <w:numPr>
          <w:ilvl w:val="4"/>
          <w:numId w:val="0"/>
        </w:numPr>
      </w:pPr>
      <w:r>
        <w:rPr>
          <w:rFonts w:hint="eastAsia" w:eastAsia="宋体" w:cs="宋体"/>
        </w:rPr>
        <w:t xml:space="preserve">6.1.7.3.1  </w:t>
      </w:r>
      <w:r>
        <w:rPr>
          <w:rFonts w:hint="eastAsia"/>
        </w:rPr>
        <w:t>单位选择功能</w:t>
      </w:r>
    </w:p>
    <w:p w14:paraId="21D3ABF3">
      <w:pPr>
        <w:ind w:firstLine="480"/>
      </w:pPr>
      <w:r>
        <w:rPr>
          <w:rFonts w:hint="eastAsia"/>
        </w:rPr>
        <w:t>主要体现系统中各个企业的层级关系，并以树形结构的形式展现。根据后台公司基准树生成，支持单个企业勾选以及批量多选。并且单位选择支持右键快捷选择当前子节点、直接子节点，同时支持反选与清除。</w:t>
      </w:r>
    </w:p>
    <w:p w14:paraId="507843B9">
      <w:pPr>
        <w:pStyle w:val="25"/>
      </w:pPr>
      <w:r>
        <w:drawing>
          <wp:inline distT="0" distB="0" distL="114300" distR="114300">
            <wp:extent cx="5269865" cy="3118485"/>
            <wp:effectExtent l="0" t="0" r="6985" b="5715"/>
            <wp:docPr id="35"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descr="图形用户界面, 文本, 应用程序&#10;&#10;描述已自动生成"/>
                    <pic:cNvPicPr>
                      <a:picLocks noChangeAspect="1"/>
                    </pic:cNvPicPr>
                  </pic:nvPicPr>
                  <pic:blipFill>
                    <a:blip r:embed="rId215"/>
                    <a:stretch>
                      <a:fillRect/>
                    </a:stretch>
                  </pic:blipFill>
                  <pic:spPr>
                    <a:xfrm>
                      <a:off x="0" y="0"/>
                      <a:ext cx="5269865" cy="3118485"/>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29C95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30CADDC2">
            <w:pPr>
              <w:pStyle w:val="30"/>
            </w:pPr>
            <w:r>
              <w:t>编号</w:t>
            </w:r>
          </w:p>
        </w:tc>
        <w:tc>
          <w:tcPr>
            <w:tcW w:w="3721" w:type="pct"/>
            <w:vAlign w:val="center"/>
          </w:tcPr>
          <w:p w14:paraId="71AA353D">
            <w:pPr>
              <w:pStyle w:val="30"/>
            </w:pPr>
            <w:r>
              <w:t>SRFP_3_1</w:t>
            </w:r>
          </w:p>
        </w:tc>
      </w:tr>
      <w:tr w14:paraId="3A02F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BFDCCA8">
            <w:pPr>
              <w:pStyle w:val="30"/>
            </w:pPr>
            <w:r>
              <w:t>角色</w:t>
            </w:r>
          </w:p>
        </w:tc>
        <w:tc>
          <w:tcPr>
            <w:tcW w:w="3721" w:type="pct"/>
            <w:vAlign w:val="center"/>
          </w:tcPr>
          <w:p w14:paraId="42A11DDA">
            <w:pPr>
              <w:pStyle w:val="30"/>
            </w:pPr>
            <w:r>
              <w:t>企业用户，系统管理员</w:t>
            </w:r>
          </w:p>
        </w:tc>
      </w:tr>
      <w:tr w14:paraId="52312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00ADA4B">
            <w:pPr>
              <w:pStyle w:val="30"/>
            </w:pPr>
            <w:r>
              <w:t>前置条件</w:t>
            </w:r>
          </w:p>
        </w:tc>
        <w:tc>
          <w:tcPr>
            <w:tcW w:w="3721" w:type="pct"/>
            <w:vAlign w:val="center"/>
          </w:tcPr>
          <w:p w14:paraId="5B65245E">
            <w:pPr>
              <w:pStyle w:val="30"/>
            </w:pPr>
            <w:r>
              <w:t>无</w:t>
            </w:r>
          </w:p>
        </w:tc>
      </w:tr>
      <w:tr w14:paraId="0C509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1F37EB9">
            <w:pPr>
              <w:pStyle w:val="30"/>
            </w:pPr>
            <w:r>
              <w:t>后置条件</w:t>
            </w:r>
          </w:p>
        </w:tc>
        <w:tc>
          <w:tcPr>
            <w:tcW w:w="3721" w:type="pct"/>
            <w:vAlign w:val="center"/>
          </w:tcPr>
          <w:p w14:paraId="355155AD">
            <w:pPr>
              <w:pStyle w:val="30"/>
            </w:pPr>
            <w:r>
              <w:t>无</w:t>
            </w:r>
          </w:p>
        </w:tc>
      </w:tr>
      <w:tr w14:paraId="7FCB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B04B638">
            <w:pPr>
              <w:pStyle w:val="30"/>
            </w:pPr>
            <w:r>
              <w:t>输入</w:t>
            </w:r>
          </w:p>
        </w:tc>
        <w:tc>
          <w:tcPr>
            <w:tcW w:w="3721" w:type="pct"/>
            <w:vAlign w:val="center"/>
          </w:tcPr>
          <w:p w14:paraId="4ECF3FB6">
            <w:pPr>
              <w:pStyle w:val="30"/>
            </w:pPr>
            <w:r>
              <w:t>点击单位选择</w:t>
            </w:r>
          </w:p>
        </w:tc>
      </w:tr>
      <w:tr w14:paraId="1458A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F3E7253">
            <w:pPr>
              <w:pStyle w:val="30"/>
            </w:pPr>
            <w:r>
              <w:t>输出</w:t>
            </w:r>
          </w:p>
        </w:tc>
        <w:tc>
          <w:tcPr>
            <w:tcW w:w="3721" w:type="pct"/>
            <w:vAlign w:val="center"/>
          </w:tcPr>
          <w:p w14:paraId="29B4B38B">
            <w:pPr>
              <w:pStyle w:val="30"/>
            </w:pPr>
            <w:r>
              <w:t>企业以树形结构的形式展现层级关系</w:t>
            </w:r>
          </w:p>
        </w:tc>
      </w:tr>
      <w:tr w14:paraId="0841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873E9F6">
            <w:pPr>
              <w:pStyle w:val="30"/>
            </w:pPr>
            <w:r>
              <w:t>正常流</w:t>
            </w:r>
          </w:p>
        </w:tc>
        <w:tc>
          <w:tcPr>
            <w:tcW w:w="3721" w:type="pct"/>
            <w:vAlign w:val="center"/>
          </w:tcPr>
          <w:p w14:paraId="01E34E59">
            <w:pPr>
              <w:pStyle w:val="30"/>
            </w:pPr>
            <w:r>
              <w:t>企业树形展现</w:t>
            </w:r>
          </w:p>
        </w:tc>
      </w:tr>
      <w:tr w14:paraId="77626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0138DB7">
            <w:pPr>
              <w:pStyle w:val="30"/>
            </w:pPr>
            <w:r>
              <w:t>异常流</w:t>
            </w:r>
          </w:p>
        </w:tc>
        <w:tc>
          <w:tcPr>
            <w:tcW w:w="3721" w:type="pct"/>
            <w:vAlign w:val="center"/>
          </w:tcPr>
          <w:p w14:paraId="1930921F">
            <w:pPr>
              <w:pStyle w:val="30"/>
            </w:pPr>
            <w:r>
              <w:t>企业树形不显示</w:t>
            </w:r>
          </w:p>
        </w:tc>
      </w:tr>
      <w:tr w14:paraId="2508A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455FFA1">
            <w:pPr>
              <w:pStyle w:val="30"/>
            </w:pPr>
            <w:r>
              <w:t>特殊需求</w:t>
            </w:r>
          </w:p>
        </w:tc>
        <w:tc>
          <w:tcPr>
            <w:tcW w:w="3721" w:type="pct"/>
            <w:vAlign w:val="center"/>
          </w:tcPr>
          <w:p w14:paraId="423C795D">
            <w:pPr>
              <w:pStyle w:val="30"/>
            </w:pPr>
            <w:r>
              <w:t>无</w:t>
            </w:r>
          </w:p>
        </w:tc>
      </w:tr>
    </w:tbl>
    <w:p w14:paraId="59388C4F">
      <w:pPr>
        <w:pStyle w:val="6"/>
        <w:numPr>
          <w:ilvl w:val="4"/>
          <w:numId w:val="0"/>
        </w:numPr>
      </w:pPr>
      <w:r>
        <w:rPr>
          <w:rFonts w:hint="eastAsia" w:eastAsia="宋体" w:cs="宋体"/>
        </w:rPr>
        <w:t xml:space="preserve">6.1.7.3.2  </w:t>
      </w:r>
      <w:r>
        <w:rPr>
          <w:rFonts w:hint="eastAsia"/>
        </w:rPr>
        <w:t>科目选择功能</w:t>
      </w:r>
    </w:p>
    <w:p w14:paraId="696B8CE9">
      <w:pPr>
        <w:ind w:firstLine="480"/>
      </w:pPr>
      <w:r>
        <w:rPr>
          <w:rFonts w:hint="eastAsia"/>
        </w:rPr>
        <w:t>主要体现系统中各个科目的层级关系，并以树形结构的形式展现。根据后台科目管理生成，支持单个科目勾选以及批量多选。</w:t>
      </w:r>
    </w:p>
    <w:p w14:paraId="5E09BB28">
      <w:pPr>
        <w:pStyle w:val="25"/>
      </w:pPr>
      <w:r>
        <w:drawing>
          <wp:inline distT="0" distB="0" distL="114300" distR="114300">
            <wp:extent cx="5270500" cy="3080385"/>
            <wp:effectExtent l="0" t="0" r="6350" b="5715"/>
            <wp:docPr id="36" name="图片 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descr="图形用户界面, 文本, 应用程序&#10;&#10;描述已自动生成"/>
                    <pic:cNvPicPr>
                      <a:picLocks noChangeAspect="1"/>
                    </pic:cNvPicPr>
                  </pic:nvPicPr>
                  <pic:blipFill>
                    <a:blip r:embed="rId216"/>
                    <a:stretch>
                      <a:fillRect/>
                    </a:stretch>
                  </pic:blipFill>
                  <pic:spPr>
                    <a:xfrm>
                      <a:off x="0" y="0"/>
                      <a:ext cx="5270500" cy="3080385"/>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5E11C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6" w:hRule="atLeast"/>
          <w:tblHeader/>
          <w:jc w:val="center"/>
        </w:trPr>
        <w:tc>
          <w:tcPr>
            <w:tcW w:w="1278" w:type="pct"/>
            <w:vAlign w:val="center"/>
          </w:tcPr>
          <w:p w14:paraId="365DD8AE">
            <w:pPr>
              <w:pStyle w:val="30"/>
            </w:pPr>
            <w:r>
              <w:rPr>
                <w:rFonts w:hint="eastAsia"/>
              </w:rPr>
              <w:t>编号</w:t>
            </w:r>
          </w:p>
        </w:tc>
        <w:tc>
          <w:tcPr>
            <w:tcW w:w="3721" w:type="pct"/>
            <w:vAlign w:val="center"/>
          </w:tcPr>
          <w:p w14:paraId="494E5B4F">
            <w:pPr>
              <w:pStyle w:val="30"/>
            </w:pPr>
            <w:r>
              <w:t>SRFP_3_2</w:t>
            </w:r>
          </w:p>
        </w:tc>
      </w:tr>
      <w:tr w14:paraId="066FA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AEDB74B">
            <w:pPr>
              <w:pStyle w:val="30"/>
            </w:pPr>
            <w:r>
              <w:rPr>
                <w:rFonts w:hint="eastAsia"/>
              </w:rPr>
              <w:t>角色</w:t>
            </w:r>
          </w:p>
        </w:tc>
        <w:tc>
          <w:tcPr>
            <w:tcW w:w="3721" w:type="pct"/>
            <w:vAlign w:val="center"/>
          </w:tcPr>
          <w:p w14:paraId="3C9DA27F">
            <w:pPr>
              <w:pStyle w:val="30"/>
            </w:pPr>
            <w:r>
              <w:rPr>
                <w:rFonts w:hint="eastAsia"/>
              </w:rPr>
              <w:t>企业用户，系统管理员</w:t>
            </w:r>
          </w:p>
        </w:tc>
      </w:tr>
      <w:tr w14:paraId="12B0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512D3F3">
            <w:pPr>
              <w:pStyle w:val="30"/>
            </w:pPr>
            <w:r>
              <w:rPr>
                <w:rFonts w:hint="eastAsia"/>
              </w:rPr>
              <w:t>前置条件</w:t>
            </w:r>
          </w:p>
        </w:tc>
        <w:tc>
          <w:tcPr>
            <w:tcW w:w="3721" w:type="pct"/>
            <w:vAlign w:val="center"/>
          </w:tcPr>
          <w:p w14:paraId="3E59B638">
            <w:pPr>
              <w:pStyle w:val="30"/>
            </w:pPr>
            <w:r>
              <w:rPr>
                <w:rFonts w:hint="eastAsia"/>
              </w:rPr>
              <w:t>无</w:t>
            </w:r>
          </w:p>
        </w:tc>
      </w:tr>
      <w:tr w14:paraId="30846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03546A0">
            <w:pPr>
              <w:pStyle w:val="30"/>
            </w:pPr>
            <w:r>
              <w:rPr>
                <w:rFonts w:hint="eastAsia"/>
              </w:rPr>
              <w:t>后置条件</w:t>
            </w:r>
          </w:p>
        </w:tc>
        <w:tc>
          <w:tcPr>
            <w:tcW w:w="3721" w:type="pct"/>
            <w:vAlign w:val="center"/>
          </w:tcPr>
          <w:p w14:paraId="66E31408">
            <w:pPr>
              <w:pStyle w:val="30"/>
            </w:pPr>
            <w:r>
              <w:rPr>
                <w:rFonts w:hint="eastAsia"/>
              </w:rPr>
              <w:t>无</w:t>
            </w:r>
          </w:p>
        </w:tc>
      </w:tr>
      <w:tr w14:paraId="12A3D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1A423D4">
            <w:pPr>
              <w:pStyle w:val="30"/>
            </w:pPr>
            <w:r>
              <w:rPr>
                <w:rFonts w:hint="eastAsia"/>
              </w:rPr>
              <w:t>输入</w:t>
            </w:r>
          </w:p>
        </w:tc>
        <w:tc>
          <w:tcPr>
            <w:tcW w:w="3721" w:type="pct"/>
            <w:vAlign w:val="center"/>
          </w:tcPr>
          <w:p w14:paraId="70FF7120">
            <w:pPr>
              <w:pStyle w:val="30"/>
            </w:pPr>
            <w:r>
              <w:rPr>
                <w:rFonts w:hint="eastAsia"/>
              </w:rPr>
              <w:t>点击科目选择</w:t>
            </w:r>
          </w:p>
        </w:tc>
      </w:tr>
      <w:tr w14:paraId="16739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235352D">
            <w:pPr>
              <w:pStyle w:val="30"/>
            </w:pPr>
            <w:r>
              <w:rPr>
                <w:rFonts w:hint="eastAsia"/>
              </w:rPr>
              <w:t>输出</w:t>
            </w:r>
          </w:p>
        </w:tc>
        <w:tc>
          <w:tcPr>
            <w:tcW w:w="3721" w:type="pct"/>
            <w:vAlign w:val="center"/>
          </w:tcPr>
          <w:p w14:paraId="3E45CA6D">
            <w:pPr>
              <w:pStyle w:val="30"/>
            </w:pPr>
            <w:r>
              <w:rPr>
                <w:rFonts w:hint="eastAsia"/>
              </w:rPr>
              <w:t>科目以树形结构的形式展现层级关系</w:t>
            </w:r>
          </w:p>
        </w:tc>
      </w:tr>
      <w:tr w14:paraId="35F73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AA50719">
            <w:pPr>
              <w:pStyle w:val="30"/>
            </w:pPr>
            <w:r>
              <w:rPr>
                <w:rFonts w:hint="eastAsia"/>
              </w:rPr>
              <w:t>正常流</w:t>
            </w:r>
          </w:p>
        </w:tc>
        <w:tc>
          <w:tcPr>
            <w:tcW w:w="3721" w:type="pct"/>
            <w:vAlign w:val="center"/>
          </w:tcPr>
          <w:p w14:paraId="580E4197">
            <w:pPr>
              <w:pStyle w:val="30"/>
            </w:pPr>
            <w:r>
              <w:rPr>
                <w:rFonts w:hint="eastAsia"/>
              </w:rPr>
              <w:t>科目树形展现</w:t>
            </w:r>
          </w:p>
        </w:tc>
      </w:tr>
      <w:tr w14:paraId="08A0B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773C9DF">
            <w:pPr>
              <w:pStyle w:val="30"/>
            </w:pPr>
            <w:r>
              <w:rPr>
                <w:rFonts w:hint="eastAsia"/>
              </w:rPr>
              <w:t>异常流</w:t>
            </w:r>
          </w:p>
        </w:tc>
        <w:tc>
          <w:tcPr>
            <w:tcW w:w="3721" w:type="pct"/>
            <w:vAlign w:val="center"/>
          </w:tcPr>
          <w:p w14:paraId="60145F81">
            <w:pPr>
              <w:pStyle w:val="30"/>
            </w:pPr>
            <w:r>
              <w:rPr>
                <w:rFonts w:hint="eastAsia"/>
              </w:rPr>
              <w:t>科目树形不显示</w:t>
            </w:r>
          </w:p>
        </w:tc>
      </w:tr>
      <w:tr w14:paraId="4E6E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96C0571">
            <w:pPr>
              <w:pStyle w:val="30"/>
            </w:pPr>
            <w:r>
              <w:rPr>
                <w:rFonts w:hint="eastAsia"/>
              </w:rPr>
              <w:t>特殊需求</w:t>
            </w:r>
          </w:p>
        </w:tc>
        <w:tc>
          <w:tcPr>
            <w:tcW w:w="3721" w:type="pct"/>
            <w:vAlign w:val="center"/>
          </w:tcPr>
          <w:p w14:paraId="60198775">
            <w:pPr>
              <w:pStyle w:val="30"/>
            </w:pPr>
            <w:r>
              <w:rPr>
                <w:rFonts w:hint="eastAsia"/>
              </w:rPr>
              <w:t>无</w:t>
            </w:r>
          </w:p>
        </w:tc>
      </w:tr>
    </w:tbl>
    <w:p w14:paraId="7DFDF3C8">
      <w:pPr>
        <w:pStyle w:val="6"/>
        <w:numPr>
          <w:ilvl w:val="4"/>
          <w:numId w:val="0"/>
        </w:numPr>
      </w:pPr>
      <w:r>
        <w:rPr>
          <w:rFonts w:hint="eastAsia" w:eastAsia="宋体" w:cs="宋体"/>
        </w:rPr>
        <w:t xml:space="preserve">6.1.7.3.3  </w:t>
      </w:r>
      <w:r>
        <w:rPr>
          <w:rFonts w:hint="eastAsia"/>
        </w:rPr>
        <w:t>模板选择功能</w:t>
      </w:r>
    </w:p>
    <w:p w14:paraId="127E4B2D">
      <w:pPr>
        <w:ind w:firstLine="480"/>
      </w:pPr>
      <w:r>
        <w:rPr>
          <w:rFonts w:hint="eastAsia"/>
        </w:rPr>
        <w:t>支持保存已选单位和科目，形成自定义模板保存，并通过该查询模板查询平台中报表数据</w:t>
      </w:r>
    </w:p>
    <w:p w14:paraId="1216B938">
      <w:pPr>
        <w:pStyle w:val="25"/>
      </w:pPr>
      <w:r>
        <w:drawing>
          <wp:inline distT="0" distB="0" distL="114300" distR="114300">
            <wp:extent cx="5266690" cy="2790825"/>
            <wp:effectExtent l="0" t="0" r="635" b="0"/>
            <wp:docPr id="37"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 descr="图形用户界面, 应用程序&#10;&#10;描述已自动生成"/>
                    <pic:cNvPicPr>
                      <a:picLocks noChangeAspect="1"/>
                    </pic:cNvPicPr>
                  </pic:nvPicPr>
                  <pic:blipFill>
                    <a:blip r:embed="rId217"/>
                    <a:stretch>
                      <a:fillRect/>
                    </a:stretch>
                  </pic:blipFill>
                  <pic:spPr>
                    <a:xfrm>
                      <a:off x="0" y="0"/>
                      <a:ext cx="5266690" cy="2790825"/>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7E0F9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0CCC51D8">
            <w:pPr>
              <w:pStyle w:val="30"/>
            </w:pPr>
            <w:r>
              <w:rPr>
                <w:rFonts w:hint="eastAsia"/>
              </w:rPr>
              <w:t>编号</w:t>
            </w:r>
          </w:p>
        </w:tc>
        <w:tc>
          <w:tcPr>
            <w:tcW w:w="3721" w:type="pct"/>
            <w:vAlign w:val="center"/>
          </w:tcPr>
          <w:p w14:paraId="156C7D4D">
            <w:pPr>
              <w:pStyle w:val="30"/>
            </w:pPr>
            <w:r>
              <w:t>SRFP_3_3</w:t>
            </w:r>
          </w:p>
        </w:tc>
      </w:tr>
      <w:tr w14:paraId="3A6B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83DC94A">
            <w:pPr>
              <w:pStyle w:val="30"/>
            </w:pPr>
            <w:r>
              <w:rPr>
                <w:rFonts w:hint="eastAsia"/>
              </w:rPr>
              <w:t>角色</w:t>
            </w:r>
          </w:p>
        </w:tc>
        <w:tc>
          <w:tcPr>
            <w:tcW w:w="3721" w:type="pct"/>
            <w:vAlign w:val="center"/>
          </w:tcPr>
          <w:p w14:paraId="355FE1F1">
            <w:pPr>
              <w:pStyle w:val="30"/>
            </w:pPr>
            <w:r>
              <w:rPr>
                <w:rFonts w:hint="eastAsia"/>
              </w:rPr>
              <w:t>企业用户，系统管理员</w:t>
            </w:r>
          </w:p>
        </w:tc>
      </w:tr>
      <w:tr w14:paraId="654B4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FFFDCFE">
            <w:pPr>
              <w:pStyle w:val="30"/>
            </w:pPr>
            <w:r>
              <w:rPr>
                <w:rFonts w:hint="eastAsia"/>
              </w:rPr>
              <w:t>前置条件</w:t>
            </w:r>
          </w:p>
        </w:tc>
        <w:tc>
          <w:tcPr>
            <w:tcW w:w="3721" w:type="pct"/>
            <w:vAlign w:val="center"/>
          </w:tcPr>
          <w:p w14:paraId="25CDDAAF">
            <w:pPr>
              <w:pStyle w:val="30"/>
            </w:pPr>
            <w:r>
              <w:rPr>
                <w:rFonts w:hint="eastAsia"/>
              </w:rPr>
              <w:t>无</w:t>
            </w:r>
          </w:p>
        </w:tc>
      </w:tr>
      <w:tr w14:paraId="6CF91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2EF4DFA">
            <w:pPr>
              <w:pStyle w:val="30"/>
            </w:pPr>
            <w:r>
              <w:rPr>
                <w:rFonts w:hint="eastAsia"/>
              </w:rPr>
              <w:t>后置条件</w:t>
            </w:r>
          </w:p>
        </w:tc>
        <w:tc>
          <w:tcPr>
            <w:tcW w:w="3721" w:type="pct"/>
            <w:vAlign w:val="center"/>
          </w:tcPr>
          <w:p w14:paraId="018F2E8A">
            <w:pPr>
              <w:pStyle w:val="30"/>
            </w:pPr>
            <w:r>
              <w:rPr>
                <w:rFonts w:hint="eastAsia"/>
              </w:rPr>
              <w:t>无</w:t>
            </w:r>
          </w:p>
        </w:tc>
      </w:tr>
      <w:tr w14:paraId="10DF7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B3C6B26">
            <w:pPr>
              <w:pStyle w:val="30"/>
            </w:pPr>
            <w:r>
              <w:rPr>
                <w:rFonts w:hint="eastAsia"/>
              </w:rPr>
              <w:t>输入</w:t>
            </w:r>
          </w:p>
        </w:tc>
        <w:tc>
          <w:tcPr>
            <w:tcW w:w="3721" w:type="pct"/>
            <w:vAlign w:val="center"/>
          </w:tcPr>
          <w:p w14:paraId="47E7561D">
            <w:pPr>
              <w:pStyle w:val="30"/>
            </w:pPr>
            <w:r>
              <w:rPr>
                <w:rFonts w:hint="eastAsia"/>
              </w:rPr>
              <w:t>点击模板选择</w:t>
            </w:r>
          </w:p>
        </w:tc>
      </w:tr>
      <w:tr w14:paraId="77243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700C361">
            <w:pPr>
              <w:pStyle w:val="30"/>
            </w:pPr>
            <w:r>
              <w:rPr>
                <w:rFonts w:hint="eastAsia"/>
              </w:rPr>
              <w:t>输出</w:t>
            </w:r>
          </w:p>
        </w:tc>
        <w:tc>
          <w:tcPr>
            <w:tcW w:w="3721" w:type="pct"/>
            <w:vAlign w:val="center"/>
          </w:tcPr>
          <w:p w14:paraId="23546144">
            <w:pPr>
              <w:pStyle w:val="30"/>
            </w:pPr>
            <w:r>
              <w:rPr>
                <w:rFonts w:hint="eastAsia"/>
              </w:rPr>
              <w:t>原自定义保存的模板展现</w:t>
            </w:r>
          </w:p>
        </w:tc>
      </w:tr>
      <w:tr w14:paraId="128DC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49D3F65">
            <w:pPr>
              <w:pStyle w:val="30"/>
            </w:pPr>
            <w:r>
              <w:rPr>
                <w:rFonts w:hint="eastAsia"/>
              </w:rPr>
              <w:t>正常流</w:t>
            </w:r>
          </w:p>
        </w:tc>
        <w:tc>
          <w:tcPr>
            <w:tcW w:w="3721" w:type="pct"/>
            <w:vAlign w:val="center"/>
          </w:tcPr>
          <w:p w14:paraId="5F95D809">
            <w:pPr>
              <w:pStyle w:val="30"/>
            </w:pPr>
            <w:r>
              <w:rPr>
                <w:rFonts w:hint="eastAsia"/>
              </w:rPr>
              <w:t>模板正常展现</w:t>
            </w:r>
          </w:p>
        </w:tc>
      </w:tr>
      <w:tr w14:paraId="54CB6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37F1996">
            <w:pPr>
              <w:pStyle w:val="30"/>
            </w:pPr>
            <w:r>
              <w:rPr>
                <w:rFonts w:hint="eastAsia"/>
              </w:rPr>
              <w:t>异常流</w:t>
            </w:r>
          </w:p>
        </w:tc>
        <w:tc>
          <w:tcPr>
            <w:tcW w:w="3721" w:type="pct"/>
            <w:vAlign w:val="center"/>
          </w:tcPr>
          <w:p w14:paraId="1E0584FB">
            <w:pPr>
              <w:pStyle w:val="30"/>
            </w:pPr>
            <w:r>
              <w:rPr>
                <w:rFonts w:hint="eastAsia"/>
              </w:rPr>
              <w:t>模板未正常展现</w:t>
            </w:r>
          </w:p>
        </w:tc>
      </w:tr>
      <w:tr w14:paraId="2B16E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9C1A345">
            <w:pPr>
              <w:pStyle w:val="30"/>
            </w:pPr>
            <w:r>
              <w:rPr>
                <w:rFonts w:hint="eastAsia"/>
              </w:rPr>
              <w:t>特殊需求</w:t>
            </w:r>
          </w:p>
        </w:tc>
        <w:tc>
          <w:tcPr>
            <w:tcW w:w="3721" w:type="pct"/>
            <w:vAlign w:val="center"/>
          </w:tcPr>
          <w:p w14:paraId="34A14D15">
            <w:pPr>
              <w:pStyle w:val="30"/>
            </w:pPr>
            <w:r>
              <w:rPr>
                <w:rFonts w:hint="eastAsia"/>
              </w:rPr>
              <w:t>无</w:t>
            </w:r>
          </w:p>
        </w:tc>
      </w:tr>
    </w:tbl>
    <w:p w14:paraId="29E5552D">
      <w:pPr>
        <w:pStyle w:val="6"/>
        <w:numPr>
          <w:ilvl w:val="4"/>
          <w:numId w:val="0"/>
        </w:numPr>
      </w:pPr>
      <w:r>
        <w:rPr>
          <w:rFonts w:hint="eastAsia" w:eastAsia="宋体" w:cs="宋体"/>
        </w:rPr>
        <w:t xml:space="preserve">6.1.7.3.4  </w:t>
      </w:r>
      <w:r>
        <w:rPr>
          <w:rFonts w:hint="eastAsia"/>
        </w:rPr>
        <w:t>任务选择功能</w:t>
      </w:r>
    </w:p>
    <w:p w14:paraId="5E015A8A">
      <w:pPr>
        <w:ind w:firstLine="480"/>
      </w:pPr>
      <w:r>
        <w:rPr>
          <w:rFonts w:hint="eastAsia"/>
        </w:rPr>
        <w:t>任务选择支持右键快捷选择当前子节点、直接子节点，同时支持反选与清除。</w:t>
      </w:r>
    </w:p>
    <w:p w14:paraId="74FB4D00">
      <w:pPr>
        <w:pStyle w:val="25"/>
      </w:pPr>
      <w:r>
        <w:drawing>
          <wp:inline distT="0" distB="0" distL="114300" distR="114300">
            <wp:extent cx="5264785" cy="2453640"/>
            <wp:effectExtent l="0" t="0" r="2540" b="3810"/>
            <wp:docPr id="38" name="图片 4"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descr="图形用户界面, 文本, 应用程序&#10;&#10;描述已自动生成"/>
                    <pic:cNvPicPr>
                      <a:picLocks noChangeAspect="1"/>
                    </pic:cNvPicPr>
                  </pic:nvPicPr>
                  <pic:blipFill>
                    <a:blip r:embed="rId218"/>
                    <a:stretch>
                      <a:fillRect/>
                    </a:stretch>
                  </pic:blipFill>
                  <pic:spPr>
                    <a:xfrm>
                      <a:off x="0" y="0"/>
                      <a:ext cx="5264785" cy="2453640"/>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1E527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67C5F647">
            <w:pPr>
              <w:pStyle w:val="30"/>
            </w:pPr>
            <w:r>
              <w:rPr>
                <w:rFonts w:hint="eastAsia"/>
              </w:rPr>
              <w:t>编号</w:t>
            </w:r>
          </w:p>
        </w:tc>
        <w:tc>
          <w:tcPr>
            <w:tcW w:w="3721" w:type="pct"/>
            <w:vAlign w:val="center"/>
          </w:tcPr>
          <w:p w14:paraId="3085F69C">
            <w:pPr>
              <w:pStyle w:val="30"/>
            </w:pPr>
            <w:r>
              <w:t>SRFP_3_4</w:t>
            </w:r>
          </w:p>
        </w:tc>
      </w:tr>
      <w:tr w14:paraId="6069A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CF781B5">
            <w:pPr>
              <w:pStyle w:val="30"/>
            </w:pPr>
            <w:r>
              <w:rPr>
                <w:rFonts w:hint="eastAsia"/>
              </w:rPr>
              <w:t>角色</w:t>
            </w:r>
          </w:p>
        </w:tc>
        <w:tc>
          <w:tcPr>
            <w:tcW w:w="3721" w:type="pct"/>
            <w:vAlign w:val="center"/>
          </w:tcPr>
          <w:p w14:paraId="1E37DEC3">
            <w:pPr>
              <w:pStyle w:val="30"/>
            </w:pPr>
            <w:r>
              <w:rPr>
                <w:rFonts w:hint="eastAsia"/>
              </w:rPr>
              <w:t>企业用户，系统管理员</w:t>
            </w:r>
          </w:p>
        </w:tc>
      </w:tr>
      <w:tr w14:paraId="74BD5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07D584D">
            <w:pPr>
              <w:pStyle w:val="30"/>
            </w:pPr>
            <w:r>
              <w:rPr>
                <w:rFonts w:hint="eastAsia"/>
              </w:rPr>
              <w:t>前置条件</w:t>
            </w:r>
          </w:p>
        </w:tc>
        <w:tc>
          <w:tcPr>
            <w:tcW w:w="3721" w:type="pct"/>
            <w:vAlign w:val="center"/>
          </w:tcPr>
          <w:p w14:paraId="73B152AB">
            <w:pPr>
              <w:pStyle w:val="30"/>
            </w:pPr>
            <w:r>
              <w:rPr>
                <w:rFonts w:hint="eastAsia"/>
              </w:rPr>
              <w:t>无</w:t>
            </w:r>
          </w:p>
        </w:tc>
      </w:tr>
      <w:tr w14:paraId="296D3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F7FBC87">
            <w:pPr>
              <w:pStyle w:val="30"/>
            </w:pPr>
            <w:r>
              <w:rPr>
                <w:rFonts w:hint="eastAsia"/>
              </w:rPr>
              <w:t>后置条件</w:t>
            </w:r>
          </w:p>
        </w:tc>
        <w:tc>
          <w:tcPr>
            <w:tcW w:w="3721" w:type="pct"/>
            <w:vAlign w:val="center"/>
          </w:tcPr>
          <w:p w14:paraId="02704E01">
            <w:pPr>
              <w:pStyle w:val="30"/>
            </w:pPr>
            <w:r>
              <w:rPr>
                <w:rFonts w:hint="eastAsia"/>
              </w:rPr>
              <w:t>无</w:t>
            </w:r>
          </w:p>
        </w:tc>
      </w:tr>
      <w:tr w14:paraId="0F6CC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CE53BDF">
            <w:pPr>
              <w:pStyle w:val="30"/>
            </w:pPr>
            <w:r>
              <w:rPr>
                <w:rFonts w:hint="eastAsia"/>
              </w:rPr>
              <w:t>输入</w:t>
            </w:r>
          </w:p>
        </w:tc>
        <w:tc>
          <w:tcPr>
            <w:tcW w:w="3721" w:type="pct"/>
            <w:vAlign w:val="center"/>
          </w:tcPr>
          <w:p w14:paraId="6136D3EB">
            <w:pPr>
              <w:pStyle w:val="30"/>
            </w:pPr>
            <w:r>
              <w:rPr>
                <w:rFonts w:hint="eastAsia"/>
              </w:rPr>
              <w:t>点击任务选择</w:t>
            </w:r>
          </w:p>
        </w:tc>
      </w:tr>
      <w:tr w14:paraId="6D81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BEEBE3E">
            <w:pPr>
              <w:pStyle w:val="30"/>
            </w:pPr>
            <w:r>
              <w:rPr>
                <w:rFonts w:hint="eastAsia"/>
              </w:rPr>
              <w:t>输出</w:t>
            </w:r>
          </w:p>
        </w:tc>
        <w:tc>
          <w:tcPr>
            <w:tcW w:w="3721" w:type="pct"/>
            <w:vAlign w:val="center"/>
          </w:tcPr>
          <w:p w14:paraId="710525A4">
            <w:pPr>
              <w:pStyle w:val="30"/>
            </w:pPr>
            <w:r>
              <w:rPr>
                <w:rFonts w:hint="eastAsia"/>
              </w:rPr>
              <w:t>不同的参数任务罗列显示</w:t>
            </w:r>
          </w:p>
        </w:tc>
      </w:tr>
      <w:tr w14:paraId="786B9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C3869DC">
            <w:pPr>
              <w:pStyle w:val="30"/>
            </w:pPr>
            <w:r>
              <w:rPr>
                <w:rFonts w:hint="eastAsia"/>
              </w:rPr>
              <w:t>正常流</w:t>
            </w:r>
          </w:p>
        </w:tc>
        <w:tc>
          <w:tcPr>
            <w:tcW w:w="3721" w:type="pct"/>
            <w:vAlign w:val="center"/>
          </w:tcPr>
          <w:p w14:paraId="0B41DA97">
            <w:pPr>
              <w:pStyle w:val="30"/>
            </w:pPr>
            <w:r>
              <w:rPr>
                <w:rFonts w:hint="eastAsia"/>
              </w:rPr>
              <w:t>参数任务正常展现</w:t>
            </w:r>
          </w:p>
        </w:tc>
      </w:tr>
      <w:tr w14:paraId="211D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2DEBC17">
            <w:pPr>
              <w:pStyle w:val="30"/>
            </w:pPr>
            <w:r>
              <w:rPr>
                <w:rFonts w:hint="eastAsia"/>
              </w:rPr>
              <w:t>异常流</w:t>
            </w:r>
          </w:p>
        </w:tc>
        <w:tc>
          <w:tcPr>
            <w:tcW w:w="3721" w:type="pct"/>
            <w:vAlign w:val="center"/>
          </w:tcPr>
          <w:p w14:paraId="45E2993E">
            <w:pPr>
              <w:pStyle w:val="30"/>
            </w:pPr>
            <w:r>
              <w:rPr>
                <w:rFonts w:hint="eastAsia"/>
              </w:rPr>
              <w:t>参数未正常展现</w:t>
            </w:r>
          </w:p>
        </w:tc>
      </w:tr>
      <w:tr w14:paraId="059A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E42C09B">
            <w:pPr>
              <w:pStyle w:val="30"/>
            </w:pPr>
            <w:r>
              <w:rPr>
                <w:rFonts w:hint="eastAsia"/>
              </w:rPr>
              <w:t>特殊需求</w:t>
            </w:r>
          </w:p>
        </w:tc>
        <w:tc>
          <w:tcPr>
            <w:tcW w:w="3721" w:type="pct"/>
            <w:vAlign w:val="center"/>
          </w:tcPr>
          <w:p w14:paraId="31E3A76B">
            <w:pPr>
              <w:pStyle w:val="30"/>
            </w:pPr>
            <w:r>
              <w:rPr>
                <w:rFonts w:hint="eastAsia"/>
              </w:rPr>
              <w:t>无</w:t>
            </w:r>
          </w:p>
        </w:tc>
      </w:tr>
    </w:tbl>
    <w:p w14:paraId="117B3BFD">
      <w:pPr>
        <w:pStyle w:val="6"/>
        <w:numPr>
          <w:ilvl w:val="4"/>
          <w:numId w:val="0"/>
        </w:numPr>
      </w:pPr>
      <w:r>
        <w:rPr>
          <w:rFonts w:hint="eastAsia" w:eastAsia="宋体" w:cs="宋体"/>
        </w:rPr>
        <w:t xml:space="preserve">6.1.7.3.5  </w:t>
      </w:r>
      <w:r>
        <w:rPr>
          <w:rFonts w:hint="eastAsia"/>
        </w:rPr>
        <w:t>查询结果功能</w:t>
      </w:r>
    </w:p>
    <w:p w14:paraId="3FB9074B">
      <w:pPr>
        <w:ind w:firstLine="480"/>
      </w:pPr>
      <w:r>
        <w:rPr>
          <w:rFonts w:hint="eastAsia"/>
        </w:rPr>
        <w:t>根据选择科目、单位、任务，查询数据库内指标数据，以科目或任务为维度进行查询，支持excel导出。有自动查询功能，根据科目、单位、任务的实时选择进行同步查询。</w:t>
      </w:r>
    </w:p>
    <w:p w14:paraId="38598C6E">
      <w:pPr>
        <w:pStyle w:val="25"/>
      </w:pPr>
      <w:r>
        <w:drawing>
          <wp:inline distT="0" distB="0" distL="114300" distR="114300">
            <wp:extent cx="5264785" cy="1443990"/>
            <wp:effectExtent l="0" t="0" r="2540" b="3810"/>
            <wp:docPr id="134180514" name="图片 5"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0514" name="图片 5" descr="表格&#10;&#10;描述已自动生成"/>
                    <pic:cNvPicPr>
                      <a:picLocks noChangeAspect="1"/>
                    </pic:cNvPicPr>
                  </pic:nvPicPr>
                  <pic:blipFill>
                    <a:blip r:embed="rId219"/>
                    <a:stretch>
                      <a:fillRect/>
                    </a:stretch>
                  </pic:blipFill>
                  <pic:spPr>
                    <a:xfrm>
                      <a:off x="0" y="0"/>
                      <a:ext cx="5264785" cy="1443990"/>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5D8A0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5E6D3D0A">
            <w:pPr>
              <w:pStyle w:val="30"/>
            </w:pPr>
            <w:r>
              <w:rPr>
                <w:rFonts w:hint="eastAsia"/>
              </w:rPr>
              <w:t>编号</w:t>
            </w:r>
          </w:p>
        </w:tc>
        <w:tc>
          <w:tcPr>
            <w:tcW w:w="3721" w:type="pct"/>
            <w:vAlign w:val="center"/>
          </w:tcPr>
          <w:p w14:paraId="1FCB83BF">
            <w:pPr>
              <w:pStyle w:val="30"/>
            </w:pPr>
            <w:r>
              <w:t>SRFP_3_5</w:t>
            </w:r>
          </w:p>
        </w:tc>
      </w:tr>
      <w:tr w14:paraId="4B46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3E55B06">
            <w:pPr>
              <w:pStyle w:val="30"/>
            </w:pPr>
            <w:r>
              <w:rPr>
                <w:rFonts w:hint="eastAsia"/>
              </w:rPr>
              <w:t>角色</w:t>
            </w:r>
          </w:p>
        </w:tc>
        <w:tc>
          <w:tcPr>
            <w:tcW w:w="3721" w:type="pct"/>
            <w:vAlign w:val="center"/>
          </w:tcPr>
          <w:p w14:paraId="60E1A369">
            <w:pPr>
              <w:pStyle w:val="30"/>
            </w:pPr>
            <w:r>
              <w:rPr>
                <w:rFonts w:hint="eastAsia"/>
              </w:rPr>
              <w:t>企业用户，系统管理员</w:t>
            </w:r>
          </w:p>
        </w:tc>
      </w:tr>
      <w:tr w14:paraId="5C6F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69D0C6E">
            <w:pPr>
              <w:pStyle w:val="30"/>
            </w:pPr>
            <w:r>
              <w:rPr>
                <w:rFonts w:hint="eastAsia"/>
              </w:rPr>
              <w:t>前置条件</w:t>
            </w:r>
          </w:p>
        </w:tc>
        <w:tc>
          <w:tcPr>
            <w:tcW w:w="3721" w:type="pct"/>
            <w:vAlign w:val="center"/>
          </w:tcPr>
          <w:p w14:paraId="01F2D8B1">
            <w:pPr>
              <w:pStyle w:val="30"/>
            </w:pPr>
            <w:r>
              <w:rPr>
                <w:rFonts w:hint="eastAsia"/>
              </w:rPr>
              <w:t>已选择任务、单位、科目</w:t>
            </w:r>
          </w:p>
        </w:tc>
      </w:tr>
      <w:tr w14:paraId="2F40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45FECD4">
            <w:pPr>
              <w:pStyle w:val="30"/>
            </w:pPr>
            <w:r>
              <w:rPr>
                <w:rFonts w:hint="eastAsia"/>
              </w:rPr>
              <w:t>后置条件</w:t>
            </w:r>
          </w:p>
        </w:tc>
        <w:tc>
          <w:tcPr>
            <w:tcW w:w="3721" w:type="pct"/>
            <w:vAlign w:val="center"/>
          </w:tcPr>
          <w:p w14:paraId="2F0D60A0">
            <w:pPr>
              <w:pStyle w:val="30"/>
            </w:pPr>
            <w:r>
              <w:rPr>
                <w:rFonts w:hint="eastAsia"/>
              </w:rPr>
              <w:t>无</w:t>
            </w:r>
          </w:p>
        </w:tc>
      </w:tr>
      <w:tr w14:paraId="390A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EF76B67">
            <w:pPr>
              <w:pStyle w:val="30"/>
            </w:pPr>
            <w:r>
              <w:rPr>
                <w:rFonts w:hint="eastAsia"/>
              </w:rPr>
              <w:t>输入</w:t>
            </w:r>
          </w:p>
        </w:tc>
        <w:tc>
          <w:tcPr>
            <w:tcW w:w="3721" w:type="pct"/>
            <w:vAlign w:val="center"/>
          </w:tcPr>
          <w:p w14:paraId="54E0397D">
            <w:pPr>
              <w:pStyle w:val="30"/>
            </w:pPr>
            <w:r>
              <w:rPr>
                <w:rFonts w:hint="eastAsia"/>
              </w:rPr>
              <w:t>点击数据查询</w:t>
            </w:r>
          </w:p>
        </w:tc>
      </w:tr>
      <w:tr w14:paraId="69493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E0E058C">
            <w:pPr>
              <w:pStyle w:val="30"/>
            </w:pPr>
            <w:r>
              <w:rPr>
                <w:rFonts w:hint="eastAsia"/>
              </w:rPr>
              <w:t>输出</w:t>
            </w:r>
          </w:p>
        </w:tc>
        <w:tc>
          <w:tcPr>
            <w:tcW w:w="3721" w:type="pct"/>
            <w:vAlign w:val="center"/>
          </w:tcPr>
          <w:p w14:paraId="5AF7A386">
            <w:pPr>
              <w:pStyle w:val="30"/>
            </w:pPr>
            <w:r>
              <w:rPr>
                <w:rFonts w:hint="eastAsia"/>
              </w:rPr>
              <w:t>以科目或任务为维度展现数据</w:t>
            </w:r>
          </w:p>
        </w:tc>
      </w:tr>
      <w:tr w14:paraId="1FD5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92DCE97">
            <w:pPr>
              <w:pStyle w:val="30"/>
            </w:pPr>
            <w:r>
              <w:rPr>
                <w:rFonts w:hint="eastAsia"/>
              </w:rPr>
              <w:t>正常流</w:t>
            </w:r>
          </w:p>
        </w:tc>
        <w:tc>
          <w:tcPr>
            <w:tcW w:w="3721" w:type="pct"/>
            <w:vAlign w:val="center"/>
          </w:tcPr>
          <w:p w14:paraId="2D5B3A38">
            <w:pPr>
              <w:pStyle w:val="30"/>
            </w:pPr>
            <w:r>
              <w:rPr>
                <w:rFonts w:hint="eastAsia"/>
              </w:rPr>
              <w:t>数据正常展现</w:t>
            </w:r>
          </w:p>
        </w:tc>
      </w:tr>
      <w:tr w14:paraId="401C6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1643B6F">
            <w:pPr>
              <w:pStyle w:val="30"/>
            </w:pPr>
            <w:r>
              <w:rPr>
                <w:rFonts w:hint="eastAsia"/>
              </w:rPr>
              <w:t>异常流</w:t>
            </w:r>
          </w:p>
        </w:tc>
        <w:tc>
          <w:tcPr>
            <w:tcW w:w="3721" w:type="pct"/>
            <w:vAlign w:val="center"/>
          </w:tcPr>
          <w:p w14:paraId="0D48E240">
            <w:pPr>
              <w:pStyle w:val="30"/>
            </w:pPr>
            <w:r>
              <w:rPr>
                <w:rFonts w:hint="eastAsia"/>
              </w:rPr>
              <w:t>数据未正常展现</w:t>
            </w:r>
          </w:p>
        </w:tc>
      </w:tr>
      <w:tr w14:paraId="24F6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D4DF9DD">
            <w:pPr>
              <w:pStyle w:val="30"/>
            </w:pPr>
            <w:r>
              <w:rPr>
                <w:rFonts w:hint="eastAsia"/>
              </w:rPr>
              <w:t>特殊需求</w:t>
            </w:r>
          </w:p>
        </w:tc>
        <w:tc>
          <w:tcPr>
            <w:tcW w:w="3721" w:type="pct"/>
            <w:vAlign w:val="center"/>
          </w:tcPr>
          <w:p w14:paraId="53775B4A">
            <w:pPr>
              <w:pStyle w:val="30"/>
            </w:pPr>
            <w:r>
              <w:rPr>
                <w:rFonts w:hint="eastAsia"/>
              </w:rPr>
              <w:t>无</w:t>
            </w:r>
          </w:p>
        </w:tc>
      </w:tr>
    </w:tbl>
    <w:p w14:paraId="0F936906">
      <w:pPr>
        <w:pStyle w:val="6"/>
        <w:numPr>
          <w:ilvl w:val="4"/>
          <w:numId w:val="0"/>
        </w:numPr>
      </w:pPr>
      <w:r>
        <w:rPr>
          <w:rFonts w:hint="eastAsia" w:eastAsia="宋体" w:cs="宋体"/>
        </w:rPr>
        <w:t xml:space="preserve">6.1.7.3.6  </w:t>
      </w:r>
      <w:r>
        <w:rPr>
          <w:rFonts w:hint="eastAsia"/>
        </w:rPr>
        <w:t>数据源配置</w:t>
      </w:r>
    </w:p>
    <w:p w14:paraId="2530CCF8">
      <w:pPr>
        <w:ind w:firstLine="480"/>
      </w:pPr>
      <w:r>
        <w:rPr>
          <w:rFonts w:hint="eastAsia"/>
        </w:rPr>
        <w:t>后台支持配置连接不同数据库调取不同数据源数据。</w:t>
      </w:r>
    </w:p>
    <w:p w14:paraId="5C340C00">
      <w:pPr>
        <w:pStyle w:val="25"/>
      </w:pPr>
      <w:r>
        <w:drawing>
          <wp:inline distT="0" distB="0" distL="114300" distR="114300">
            <wp:extent cx="5267960" cy="2433320"/>
            <wp:effectExtent l="0" t="0" r="8890" b="5080"/>
            <wp:docPr id="45" name="图片 5"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descr="图形用户界面, 应用程序&#10;&#10;描述已自动生成"/>
                    <pic:cNvPicPr>
                      <a:picLocks noChangeAspect="1"/>
                    </pic:cNvPicPr>
                  </pic:nvPicPr>
                  <pic:blipFill>
                    <a:blip r:embed="rId220"/>
                    <a:stretch>
                      <a:fillRect/>
                    </a:stretch>
                  </pic:blipFill>
                  <pic:spPr>
                    <a:xfrm>
                      <a:off x="0" y="0"/>
                      <a:ext cx="5267960" cy="2433320"/>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74D6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53BD47E5">
            <w:pPr>
              <w:pStyle w:val="30"/>
            </w:pPr>
            <w:r>
              <w:rPr>
                <w:rFonts w:hint="eastAsia"/>
              </w:rPr>
              <w:t>编号</w:t>
            </w:r>
          </w:p>
        </w:tc>
        <w:tc>
          <w:tcPr>
            <w:tcW w:w="3721" w:type="pct"/>
            <w:vAlign w:val="center"/>
          </w:tcPr>
          <w:p w14:paraId="1F7C0B9D">
            <w:pPr>
              <w:pStyle w:val="30"/>
            </w:pPr>
            <w:r>
              <w:t>SRFP_3_6</w:t>
            </w:r>
          </w:p>
        </w:tc>
      </w:tr>
      <w:tr w14:paraId="2E7A8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9FBC1AA">
            <w:pPr>
              <w:pStyle w:val="30"/>
            </w:pPr>
            <w:r>
              <w:rPr>
                <w:rFonts w:hint="eastAsia"/>
              </w:rPr>
              <w:t>角色</w:t>
            </w:r>
          </w:p>
        </w:tc>
        <w:tc>
          <w:tcPr>
            <w:tcW w:w="3721" w:type="pct"/>
            <w:vAlign w:val="center"/>
          </w:tcPr>
          <w:p w14:paraId="2A41843B">
            <w:pPr>
              <w:pStyle w:val="30"/>
            </w:pPr>
            <w:r>
              <w:rPr>
                <w:rFonts w:hint="eastAsia"/>
              </w:rPr>
              <w:t>系统管理员</w:t>
            </w:r>
          </w:p>
        </w:tc>
      </w:tr>
      <w:tr w14:paraId="744B3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E8E495C">
            <w:pPr>
              <w:pStyle w:val="30"/>
            </w:pPr>
            <w:r>
              <w:rPr>
                <w:rFonts w:hint="eastAsia"/>
              </w:rPr>
              <w:t>前置条件</w:t>
            </w:r>
          </w:p>
        </w:tc>
        <w:tc>
          <w:tcPr>
            <w:tcW w:w="3721" w:type="pct"/>
            <w:vAlign w:val="center"/>
          </w:tcPr>
          <w:p w14:paraId="23A10BB7">
            <w:pPr>
              <w:pStyle w:val="30"/>
            </w:pPr>
            <w:r>
              <w:rPr>
                <w:rFonts w:hint="eastAsia"/>
              </w:rPr>
              <w:t>无</w:t>
            </w:r>
          </w:p>
        </w:tc>
      </w:tr>
      <w:tr w14:paraId="22989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4480824">
            <w:pPr>
              <w:pStyle w:val="30"/>
            </w:pPr>
            <w:r>
              <w:rPr>
                <w:rFonts w:hint="eastAsia"/>
              </w:rPr>
              <w:t>后置条件</w:t>
            </w:r>
          </w:p>
        </w:tc>
        <w:tc>
          <w:tcPr>
            <w:tcW w:w="3721" w:type="pct"/>
            <w:vAlign w:val="center"/>
          </w:tcPr>
          <w:p w14:paraId="5A6CFFA7">
            <w:pPr>
              <w:pStyle w:val="30"/>
            </w:pPr>
            <w:r>
              <w:rPr>
                <w:rFonts w:hint="eastAsia"/>
              </w:rPr>
              <w:t>无</w:t>
            </w:r>
          </w:p>
        </w:tc>
      </w:tr>
      <w:tr w14:paraId="27C0C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377DBAD">
            <w:pPr>
              <w:pStyle w:val="30"/>
            </w:pPr>
            <w:r>
              <w:rPr>
                <w:rFonts w:hint="eastAsia"/>
              </w:rPr>
              <w:t>输入</w:t>
            </w:r>
          </w:p>
        </w:tc>
        <w:tc>
          <w:tcPr>
            <w:tcW w:w="3721" w:type="pct"/>
            <w:vAlign w:val="center"/>
          </w:tcPr>
          <w:p w14:paraId="38336BF1">
            <w:pPr>
              <w:pStyle w:val="30"/>
            </w:pPr>
            <w:r>
              <w:rPr>
                <w:rFonts w:hint="eastAsia"/>
              </w:rPr>
              <w:t>填写数据库链接信息</w:t>
            </w:r>
          </w:p>
        </w:tc>
      </w:tr>
      <w:tr w14:paraId="6850E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A669D97">
            <w:pPr>
              <w:pStyle w:val="30"/>
            </w:pPr>
            <w:r>
              <w:rPr>
                <w:rFonts w:hint="eastAsia"/>
              </w:rPr>
              <w:t>输出</w:t>
            </w:r>
          </w:p>
        </w:tc>
        <w:tc>
          <w:tcPr>
            <w:tcW w:w="3721" w:type="pct"/>
            <w:vAlign w:val="center"/>
          </w:tcPr>
          <w:p w14:paraId="3DB87442">
            <w:pPr>
              <w:pStyle w:val="30"/>
            </w:pPr>
            <w:r>
              <w:rPr>
                <w:rFonts w:hint="eastAsia"/>
              </w:rPr>
              <w:t>调取不同的数据源数据</w:t>
            </w:r>
          </w:p>
        </w:tc>
      </w:tr>
      <w:tr w14:paraId="6AC72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4132829">
            <w:pPr>
              <w:pStyle w:val="30"/>
            </w:pPr>
            <w:r>
              <w:rPr>
                <w:rFonts w:hint="eastAsia"/>
              </w:rPr>
              <w:t>正常流</w:t>
            </w:r>
          </w:p>
        </w:tc>
        <w:tc>
          <w:tcPr>
            <w:tcW w:w="3721" w:type="pct"/>
            <w:vAlign w:val="center"/>
          </w:tcPr>
          <w:p w14:paraId="6DF8544E">
            <w:pPr>
              <w:pStyle w:val="30"/>
            </w:pPr>
            <w:r>
              <w:rPr>
                <w:rFonts w:hint="eastAsia"/>
              </w:rPr>
              <w:t>数据正常调用</w:t>
            </w:r>
          </w:p>
        </w:tc>
      </w:tr>
      <w:tr w14:paraId="3D630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496C224">
            <w:pPr>
              <w:pStyle w:val="30"/>
            </w:pPr>
            <w:r>
              <w:rPr>
                <w:rFonts w:hint="eastAsia"/>
              </w:rPr>
              <w:t>异常流</w:t>
            </w:r>
          </w:p>
        </w:tc>
        <w:tc>
          <w:tcPr>
            <w:tcW w:w="3721" w:type="pct"/>
            <w:vAlign w:val="center"/>
          </w:tcPr>
          <w:p w14:paraId="56A2C4C1">
            <w:pPr>
              <w:pStyle w:val="30"/>
            </w:pPr>
            <w:r>
              <w:rPr>
                <w:rFonts w:hint="eastAsia"/>
              </w:rPr>
              <w:t>数据库无法链接</w:t>
            </w:r>
          </w:p>
        </w:tc>
      </w:tr>
      <w:tr w14:paraId="09051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BEA76FC">
            <w:pPr>
              <w:pStyle w:val="30"/>
            </w:pPr>
            <w:r>
              <w:rPr>
                <w:rFonts w:hint="eastAsia"/>
              </w:rPr>
              <w:t>特殊需求</w:t>
            </w:r>
          </w:p>
        </w:tc>
        <w:tc>
          <w:tcPr>
            <w:tcW w:w="3721" w:type="pct"/>
            <w:vAlign w:val="center"/>
          </w:tcPr>
          <w:p w14:paraId="0CE35A1F">
            <w:pPr>
              <w:pStyle w:val="30"/>
            </w:pPr>
            <w:r>
              <w:rPr>
                <w:rFonts w:hint="eastAsia"/>
              </w:rPr>
              <w:t>无</w:t>
            </w:r>
          </w:p>
        </w:tc>
      </w:tr>
    </w:tbl>
    <w:p w14:paraId="2245DD27">
      <w:pPr>
        <w:pStyle w:val="6"/>
        <w:numPr>
          <w:ilvl w:val="4"/>
          <w:numId w:val="0"/>
        </w:numPr>
      </w:pPr>
      <w:r>
        <w:rPr>
          <w:rFonts w:hint="eastAsia" w:eastAsia="宋体" w:cs="宋体"/>
        </w:rPr>
        <w:t xml:space="preserve">6.1.7.3.7  </w:t>
      </w:r>
      <w:r>
        <w:rPr>
          <w:rFonts w:hint="eastAsia"/>
        </w:rPr>
        <w:t>公司基准树节点配置</w:t>
      </w:r>
    </w:p>
    <w:p w14:paraId="6D41E281">
      <w:pPr>
        <w:ind w:firstLine="480"/>
      </w:pPr>
      <w:r>
        <w:rPr>
          <w:rFonts w:hint="eastAsia"/>
        </w:rPr>
        <w:t>主要体现系统中各个企业的层级关系，并以树形结构的形式展现。支持excel批量导入以及逐一增删改查等。</w:t>
      </w:r>
    </w:p>
    <w:p w14:paraId="139B57B1">
      <w:pPr>
        <w:pStyle w:val="25"/>
      </w:pPr>
      <w:r>
        <w:drawing>
          <wp:inline distT="0" distB="0" distL="114300" distR="114300">
            <wp:extent cx="5266055" cy="2448560"/>
            <wp:effectExtent l="0" t="0" r="1270" b="8890"/>
            <wp:docPr id="47" name="图片 6"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 descr="图形用户界面, 文本&#10;&#10;描述已自动生成"/>
                    <pic:cNvPicPr>
                      <a:picLocks noChangeAspect="1"/>
                    </pic:cNvPicPr>
                  </pic:nvPicPr>
                  <pic:blipFill>
                    <a:blip r:embed="rId221"/>
                    <a:stretch>
                      <a:fillRect/>
                    </a:stretch>
                  </pic:blipFill>
                  <pic:spPr>
                    <a:xfrm>
                      <a:off x="0" y="0"/>
                      <a:ext cx="5266055" cy="2448560"/>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67435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497FD946">
            <w:pPr>
              <w:pStyle w:val="30"/>
            </w:pPr>
            <w:r>
              <w:rPr>
                <w:rFonts w:hint="eastAsia"/>
              </w:rPr>
              <w:t>编号</w:t>
            </w:r>
          </w:p>
        </w:tc>
        <w:tc>
          <w:tcPr>
            <w:tcW w:w="3721" w:type="pct"/>
            <w:vAlign w:val="center"/>
          </w:tcPr>
          <w:p w14:paraId="48BF2034">
            <w:pPr>
              <w:pStyle w:val="30"/>
            </w:pPr>
            <w:r>
              <w:t>SRFP_3_7</w:t>
            </w:r>
          </w:p>
        </w:tc>
      </w:tr>
      <w:tr w14:paraId="672FC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DCFA7A8">
            <w:pPr>
              <w:pStyle w:val="30"/>
            </w:pPr>
            <w:r>
              <w:rPr>
                <w:rFonts w:hint="eastAsia"/>
              </w:rPr>
              <w:t>角色</w:t>
            </w:r>
          </w:p>
        </w:tc>
        <w:tc>
          <w:tcPr>
            <w:tcW w:w="3721" w:type="pct"/>
            <w:vAlign w:val="center"/>
          </w:tcPr>
          <w:p w14:paraId="425F904D">
            <w:pPr>
              <w:pStyle w:val="30"/>
            </w:pPr>
            <w:r>
              <w:rPr>
                <w:rFonts w:hint="eastAsia"/>
              </w:rPr>
              <w:t>系统管理员</w:t>
            </w:r>
          </w:p>
        </w:tc>
      </w:tr>
      <w:tr w14:paraId="4AEC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E7088F3">
            <w:pPr>
              <w:pStyle w:val="30"/>
            </w:pPr>
            <w:r>
              <w:rPr>
                <w:rFonts w:hint="eastAsia"/>
              </w:rPr>
              <w:t>前置条件</w:t>
            </w:r>
          </w:p>
        </w:tc>
        <w:tc>
          <w:tcPr>
            <w:tcW w:w="3721" w:type="pct"/>
            <w:vAlign w:val="center"/>
          </w:tcPr>
          <w:p w14:paraId="2E42921E">
            <w:pPr>
              <w:pStyle w:val="30"/>
            </w:pPr>
            <w:r>
              <w:rPr>
                <w:rFonts w:hint="eastAsia"/>
              </w:rPr>
              <w:t>无</w:t>
            </w:r>
          </w:p>
        </w:tc>
      </w:tr>
      <w:tr w14:paraId="1EBEF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8304E5E">
            <w:pPr>
              <w:pStyle w:val="30"/>
            </w:pPr>
            <w:r>
              <w:rPr>
                <w:rFonts w:hint="eastAsia"/>
              </w:rPr>
              <w:t>后置条件</w:t>
            </w:r>
          </w:p>
        </w:tc>
        <w:tc>
          <w:tcPr>
            <w:tcW w:w="3721" w:type="pct"/>
            <w:vAlign w:val="center"/>
          </w:tcPr>
          <w:p w14:paraId="203B51D4">
            <w:pPr>
              <w:pStyle w:val="30"/>
            </w:pPr>
            <w:r>
              <w:rPr>
                <w:rFonts w:hint="eastAsia"/>
              </w:rPr>
              <w:t>无</w:t>
            </w:r>
          </w:p>
        </w:tc>
      </w:tr>
      <w:tr w14:paraId="57462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F42A43F">
            <w:pPr>
              <w:pStyle w:val="30"/>
            </w:pPr>
            <w:r>
              <w:rPr>
                <w:rFonts w:hint="eastAsia"/>
              </w:rPr>
              <w:t>输入</w:t>
            </w:r>
          </w:p>
        </w:tc>
        <w:tc>
          <w:tcPr>
            <w:tcW w:w="3721" w:type="pct"/>
            <w:vAlign w:val="center"/>
          </w:tcPr>
          <w:p w14:paraId="5AA3C194">
            <w:pPr>
              <w:pStyle w:val="30"/>
            </w:pPr>
            <w:r>
              <w:rPr>
                <w:rFonts w:hint="eastAsia"/>
              </w:rPr>
              <w:t>增删改查企业信息</w:t>
            </w:r>
          </w:p>
        </w:tc>
      </w:tr>
      <w:tr w14:paraId="2092B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9B4D772">
            <w:pPr>
              <w:pStyle w:val="30"/>
            </w:pPr>
            <w:r>
              <w:rPr>
                <w:rFonts w:hint="eastAsia"/>
              </w:rPr>
              <w:t>输出</w:t>
            </w:r>
          </w:p>
        </w:tc>
        <w:tc>
          <w:tcPr>
            <w:tcW w:w="3721" w:type="pct"/>
            <w:vAlign w:val="center"/>
          </w:tcPr>
          <w:p w14:paraId="69BA065B">
            <w:pPr>
              <w:pStyle w:val="30"/>
            </w:pPr>
            <w:r>
              <w:rPr>
                <w:rFonts w:hint="eastAsia"/>
              </w:rPr>
              <w:t>企业信息根据操作更新</w:t>
            </w:r>
          </w:p>
        </w:tc>
      </w:tr>
      <w:tr w14:paraId="734B1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7AA1498">
            <w:pPr>
              <w:pStyle w:val="30"/>
            </w:pPr>
            <w:r>
              <w:rPr>
                <w:rFonts w:hint="eastAsia"/>
              </w:rPr>
              <w:t>正常流</w:t>
            </w:r>
          </w:p>
        </w:tc>
        <w:tc>
          <w:tcPr>
            <w:tcW w:w="3721" w:type="pct"/>
            <w:vAlign w:val="center"/>
          </w:tcPr>
          <w:p w14:paraId="12E4EC54">
            <w:pPr>
              <w:pStyle w:val="30"/>
            </w:pPr>
            <w:r>
              <w:rPr>
                <w:rFonts w:hint="eastAsia"/>
              </w:rPr>
              <w:t>企业信息更新保存</w:t>
            </w:r>
          </w:p>
        </w:tc>
      </w:tr>
      <w:tr w14:paraId="39B3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287980C">
            <w:pPr>
              <w:pStyle w:val="30"/>
            </w:pPr>
            <w:r>
              <w:rPr>
                <w:rFonts w:hint="eastAsia"/>
              </w:rPr>
              <w:t>异常流</w:t>
            </w:r>
          </w:p>
        </w:tc>
        <w:tc>
          <w:tcPr>
            <w:tcW w:w="3721" w:type="pct"/>
            <w:vAlign w:val="center"/>
          </w:tcPr>
          <w:p w14:paraId="46E0D0B6">
            <w:pPr>
              <w:pStyle w:val="30"/>
            </w:pPr>
            <w:r>
              <w:rPr>
                <w:rFonts w:hint="eastAsia"/>
              </w:rPr>
              <w:t>企业信息未成功更新保存</w:t>
            </w:r>
          </w:p>
        </w:tc>
      </w:tr>
      <w:tr w14:paraId="7618C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DF93599">
            <w:pPr>
              <w:pStyle w:val="30"/>
            </w:pPr>
            <w:r>
              <w:rPr>
                <w:rFonts w:hint="eastAsia"/>
              </w:rPr>
              <w:t>特殊需求</w:t>
            </w:r>
          </w:p>
        </w:tc>
        <w:tc>
          <w:tcPr>
            <w:tcW w:w="3721" w:type="pct"/>
            <w:vAlign w:val="center"/>
          </w:tcPr>
          <w:p w14:paraId="1C8A061A">
            <w:pPr>
              <w:pStyle w:val="30"/>
            </w:pPr>
            <w:r>
              <w:rPr>
                <w:rFonts w:hint="eastAsia"/>
              </w:rPr>
              <w:t>无</w:t>
            </w:r>
          </w:p>
        </w:tc>
      </w:tr>
    </w:tbl>
    <w:p w14:paraId="307A1310">
      <w:pPr>
        <w:pStyle w:val="6"/>
        <w:numPr>
          <w:ilvl w:val="4"/>
          <w:numId w:val="0"/>
        </w:numPr>
      </w:pPr>
      <w:r>
        <w:rPr>
          <w:rFonts w:hint="eastAsia" w:eastAsia="宋体" w:cs="宋体"/>
        </w:rPr>
        <w:t xml:space="preserve">6.1.7.3.8  </w:t>
      </w:r>
      <w:r>
        <w:rPr>
          <w:rFonts w:hint="eastAsia"/>
        </w:rPr>
        <w:t>指标管理功能</w:t>
      </w:r>
    </w:p>
    <w:p w14:paraId="563A0F93">
      <w:pPr>
        <w:ind w:firstLine="480"/>
      </w:pPr>
      <w:r>
        <w:rPr>
          <w:rFonts w:hint="eastAsia"/>
        </w:rPr>
        <w:t>后台支持配置不同指标对应的科目，以科目编号作为唯一标识符，支持excel批量导入以及逐一增删改查等。并且可以设置科目所属管理，体现出不同科目的层级关系。</w:t>
      </w:r>
    </w:p>
    <w:p w14:paraId="0C744E2D">
      <w:pPr>
        <w:pStyle w:val="25"/>
      </w:pPr>
      <w:r>
        <w:drawing>
          <wp:inline distT="0" distB="0" distL="114300" distR="114300">
            <wp:extent cx="5273675" cy="2462530"/>
            <wp:effectExtent l="0" t="0" r="3175" b="4445"/>
            <wp:docPr id="48" name="图片 7"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 descr="图形用户界面&#10;&#10;描述已自动生成"/>
                    <pic:cNvPicPr>
                      <a:picLocks noChangeAspect="1"/>
                    </pic:cNvPicPr>
                  </pic:nvPicPr>
                  <pic:blipFill>
                    <a:blip r:embed="rId222"/>
                    <a:stretch>
                      <a:fillRect/>
                    </a:stretch>
                  </pic:blipFill>
                  <pic:spPr>
                    <a:xfrm>
                      <a:off x="0" y="0"/>
                      <a:ext cx="5273675" cy="2462530"/>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4237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64E7CAAB">
            <w:pPr>
              <w:pStyle w:val="30"/>
            </w:pPr>
            <w:r>
              <w:rPr>
                <w:rFonts w:hint="eastAsia"/>
              </w:rPr>
              <w:t>编号</w:t>
            </w:r>
          </w:p>
        </w:tc>
        <w:tc>
          <w:tcPr>
            <w:tcW w:w="3721" w:type="pct"/>
            <w:vAlign w:val="center"/>
          </w:tcPr>
          <w:p w14:paraId="2B56F669">
            <w:pPr>
              <w:pStyle w:val="30"/>
            </w:pPr>
            <w:r>
              <w:t>SRFP_3_8</w:t>
            </w:r>
          </w:p>
        </w:tc>
      </w:tr>
      <w:tr w14:paraId="2246D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70DE26C">
            <w:pPr>
              <w:pStyle w:val="30"/>
            </w:pPr>
            <w:r>
              <w:rPr>
                <w:rFonts w:hint="eastAsia"/>
              </w:rPr>
              <w:t>角色</w:t>
            </w:r>
          </w:p>
        </w:tc>
        <w:tc>
          <w:tcPr>
            <w:tcW w:w="3721" w:type="pct"/>
            <w:vAlign w:val="center"/>
          </w:tcPr>
          <w:p w14:paraId="6AB44EFB">
            <w:pPr>
              <w:pStyle w:val="30"/>
            </w:pPr>
            <w:r>
              <w:rPr>
                <w:rFonts w:hint="eastAsia"/>
              </w:rPr>
              <w:t>系统管理员</w:t>
            </w:r>
          </w:p>
        </w:tc>
      </w:tr>
      <w:tr w14:paraId="1ADAE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2876198">
            <w:pPr>
              <w:pStyle w:val="30"/>
            </w:pPr>
            <w:r>
              <w:rPr>
                <w:rFonts w:hint="eastAsia"/>
              </w:rPr>
              <w:t>前置条件</w:t>
            </w:r>
          </w:p>
        </w:tc>
        <w:tc>
          <w:tcPr>
            <w:tcW w:w="3721" w:type="pct"/>
            <w:vAlign w:val="center"/>
          </w:tcPr>
          <w:p w14:paraId="6EB7C3AE">
            <w:pPr>
              <w:pStyle w:val="30"/>
            </w:pPr>
            <w:r>
              <w:rPr>
                <w:rFonts w:hint="eastAsia"/>
              </w:rPr>
              <w:t>无</w:t>
            </w:r>
          </w:p>
        </w:tc>
      </w:tr>
      <w:tr w14:paraId="6F8D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A826049">
            <w:pPr>
              <w:pStyle w:val="30"/>
            </w:pPr>
            <w:r>
              <w:rPr>
                <w:rFonts w:hint="eastAsia"/>
              </w:rPr>
              <w:t>后置条件</w:t>
            </w:r>
          </w:p>
        </w:tc>
        <w:tc>
          <w:tcPr>
            <w:tcW w:w="3721" w:type="pct"/>
            <w:vAlign w:val="center"/>
          </w:tcPr>
          <w:p w14:paraId="56B4C242">
            <w:pPr>
              <w:pStyle w:val="30"/>
            </w:pPr>
            <w:r>
              <w:rPr>
                <w:rFonts w:hint="eastAsia"/>
              </w:rPr>
              <w:t>无</w:t>
            </w:r>
          </w:p>
        </w:tc>
      </w:tr>
      <w:tr w14:paraId="764AC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BD62E3B">
            <w:pPr>
              <w:pStyle w:val="30"/>
            </w:pPr>
            <w:r>
              <w:rPr>
                <w:rFonts w:hint="eastAsia"/>
              </w:rPr>
              <w:t>输入</w:t>
            </w:r>
          </w:p>
        </w:tc>
        <w:tc>
          <w:tcPr>
            <w:tcW w:w="3721" w:type="pct"/>
            <w:vAlign w:val="center"/>
          </w:tcPr>
          <w:p w14:paraId="02B86015">
            <w:pPr>
              <w:pStyle w:val="30"/>
            </w:pPr>
            <w:r>
              <w:rPr>
                <w:rFonts w:hint="eastAsia"/>
              </w:rPr>
              <w:t>增删改查科目所属信息</w:t>
            </w:r>
          </w:p>
        </w:tc>
      </w:tr>
      <w:tr w14:paraId="2D4F7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DAE9B56">
            <w:pPr>
              <w:pStyle w:val="30"/>
            </w:pPr>
            <w:r>
              <w:rPr>
                <w:rFonts w:hint="eastAsia"/>
              </w:rPr>
              <w:t>输出</w:t>
            </w:r>
          </w:p>
        </w:tc>
        <w:tc>
          <w:tcPr>
            <w:tcW w:w="3721" w:type="pct"/>
            <w:vAlign w:val="center"/>
          </w:tcPr>
          <w:p w14:paraId="1E89F382">
            <w:pPr>
              <w:pStyle w:val="30"/>
            </w:pPr>
            <w:r>
              <w:rPr>
                <w:rFonts w:hint="eastAsia"/>
              </w:rPr>
              <w:t>科目所属信息根据操作更新</w:t>
            </w:r>
          </w:p>
        </w:tc>
      </w:tr>
      <w:tr w14:paraId="20F0A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D96DE39">
            <w:pPr>
              <w:pStyle w:val="30"/>
            </w:pPr>
            <w:r>
              <w:rPr>
                <w:rFonts w:hint="eastAsia"/>
              </w:rPr>
              <w:t>正常流</w:t>
            </w:r>
          </w:p>
        </w:tc>
        <w:tc>
          <w:tcPr>
            <w:tcW w:w="3721" w:type="pct"/>
            <w:vAlign w:val="center"/>
          </w:tcPr>
          <w:p w14:paraId="7FD81D80">
            <w:pPr>
              <w:pStyle w:val="30"/>
            </w:pPr>
            <w:r>
              <w:rPr>
                <w:rFonts w:hint="eastAsia"/>
              </w:rPr>
              <w:t>科目所属信息更新保存</w:t>
            </w:r>
          </w:p>
        </w:tc>
      </w:tr>
      <w:tr w14:paraId="1EAE8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C48D735">
            <w:pPr>
              <w:pStyle w:val="30"/>
            </w:pPr>
            <w:r>
              <w:rPr>
                <w:rFonts w:hint="eastAsia"/>
              </w:rPr>
              <w:t>异常流</w:t>
            </w:r>
          </w:p>
        </w:tc>
        <w:tc>
          <w:tcPr>
            <w:tcW w:w="3721" w:type="pct"/>
            <w:vAlign w:val="center"/>
          </w:tcPr>
          <w:p w14:paraId="2174F382">
            <w:pPr>
              <w:pStyle w:val="30"/>
            </w:pPr>
            <w:r>
              <w:rPr>
                <w:rFonts w:hint="eastAsia"/>
              </w:rPr>
              <w:t>科目所属信息未成功更新保存</w:t>
            </w:r>
          </w:p>
        </w:tc>
      </w:tr>
      <w:tr w14:paraId="2ACE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7A0F826">
            <w:pPr>
              <w:pStyle w:val="30"/>
            </w:pPr>
            <w:r>
              <w:rPr>
                <w:rFonts w:hint="eastAsia"/>
              </w:rPr>
              <w:t>特殊需求</w:t>
            </w:r>
          </w:p>
        </w:tc>
        <w:tc>
          <w:tcPr>
            <w:tcW w:w="3721" w:type="pct"/>
            <w:vAlign w:val="center"/>
          </w:tcPr>
          <w:p w14:paraId="655C8E5D">
            <w:pPr>
              <w:pStyle w:val="30"/>
            </w:pPr>
            <w:r>
              <w:rPr>
                <w:rFonts w:hint="eastAsia"/>
              </w:rPr>
              <w:t>无</w:t>
            </w:r>
          </w:p>
        </w:tc>
      </w:tr>
    </w:tbl>
    <w:p w14:paraId="4B5F617A">
      <w:pPr>
        <w:pStyle w:val="6"/>
        <w:numPr>
          <w:ilvl w:val="4"/>
          <w:numId w:val="0"/>
        </w:numPr>
      </w:pPr>
      <w:r>
        <w:rPr>
          <w:rFonts w:hint="eastAsia" w:eastAsia="宋体" w:cs="宋体"/>
        </w:rPr>
        <w:t xml:space="preserve">6.1.7.3.9  </w:t>
      </w:r>
      <w:r>
        <w:rPr>
          <w:rFonts w:hint="eastAsia"/>
        </w:rPr>
        <w:t>科目配置功能</w:t>
      </w:r>
    </w:p>
    <w:p w14:paraId="252B5C3D">
      <w:pPr>
        <w:ind w:firstLine="480"/>
      </w:pPr>
      <w:r>
        <w:rPr>
          <w:rFonts w:hint="eastAsia"/>
        </w:rPr>
        <w:t>支持在同一科目在不同任务下配置绑定不同的指标，支持excel批量导入以及逐一增删改查等。</w:t>
      </w:r>
    </w:p>
    <w:p w14:paraId="0B7E5E9D">
      <w:pPr>
        <w:pStyle w:val="25"/>
      </w:pPr>
      <w:r>
        <w:drawing>
          <wp:inline distT="0" distB="0" distL="114300" distR="114300">
            <wp:extent cx="4376420" cy="2040890"/>
            <wp:effectExtent l="0" t="0" r="5080" b="6985"/>
            <wp:docPr id="49"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8" descr="图形用户界面, 应用程序&#10;&#10;描述已自动生成"/>
                    <pic:cNvPicPr>
                      <a:picLocks noChangeAspect="1"/>
                    </pic:cNvPicPr>
                  </pic:nvPicPr>
                  <pic:blipFill>
                    <a:blip r:embed="rId223"/>
                    <a:stretch>
                      <a:fillRect/>
                    </a:stretch>
                  </pic:blipFill>
                  <pic:spPr>
                    <a:xfrm>
                      <a:off x="0" y="0"/>
                      <a:ext cx="4397129" cy="2051075"/>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3B25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0A006755">
            <w:pPr>
              <w:pStyle w:val="30"/>
            </w:pPr>
            <w:r>
              <w:rPr>
                <w:rFonts w:hint="eastAsia"/>
              </w:rPr>
              <w:t>编号</w:t>
            </w:r>
          </w:p>
        </w:tc>
        <w:tc>
          <w:tcPr>
            <w:tcW w:w="3721" w:type="pct"/>
            <w:vAlign w:val="center"/>
          </w:tcPr>
          <w:p w14:paraId="4C88E77E">
            <w:pPr>
              <w:pStyle w:val="30"/>
            </w:pPr>
            <w:r>
              <w:t>SRFP_3_9</w:t>
            </w:r>
          </w:p>
        </w:tc>
      </w:tr>
      <w:tr w14:paraId="7EF94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FAEF89D">
            <w:pPr>
              <w:pStyle w:val="30"/>
            </w:pPr>
            <w:r>
              <w:rPr>
                <w:rFonts w:hint="eastAsia"/>
              </w:rPr>
              <w:t>角色</w:t>
            </w:r>
          </w:p>
        </w:tc>
        <w:tc>
          <w:tcPr>
            <w:tcW w:w="3721" w:type="pct"/>
            <w:vAlign w:val="center"/>
          </w:tcPr>
          <w:p w14:paraId="66845D39">
            <w:pPr>
              <w:pStyle w:val="30"/>
            </w:pPr>
            <w:r>
              <w:rPr>
                <w:rFonts w:hint="eastAsia"/>
              </w:rPr>
              <w:t>系统管理员</w:t>
            </w:r>
          </w:p>
        </w:tc>
      </w:tr>
      <w:tr w14:paraId="1D46A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CB63318">
            <w:pPr>
              <w:pStyle w:val="30"/>
            </w:pPr>
            <w:r>
              <w:rPr>
                <w:rFonts w:hint="eastAsia"/>
              </w:rPr>
              <w:t>前置条件</w:t>
            </w:r>
          </w:p>
        </w:tc>
        <w:tc>
          <w:tcPr>
            <w:tcW w:w="3721" w:type="pct"/>
            <w:vAlign w:val="center"/>
          </w:tcPr>
          <w:p w14:paraId="34D2FD28">
            <w:pPr>
              <w:pStyle w:val="30"/>
            </w:pPr>
            <w:r>
              <w:rPr>
                <w:rFonts w:hint="eastAsia"/>
              </w:rPr>
              <w:t>无</w:t>
            </w:r>
          </w:p>
        </w:tc>
      </w:tr>
      <w:tr w14:paraId="4282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B9DEBE7">
            <w:pPr>
              <w:pStyle w:val="30"/>
            </w:pPr>
            <w:r>
              <w:rPr>
                <w:rFonts w:hint="eastAsia"/>
              </w:rPr>
              <w:t>后置条件</w:t>
            </w:r>
          </w:p>
        </w:tc>
        <w:tc>
          <w:tcPr>
            <w:tcW w:w="3721" w:type="pct"/>
            <w:vAlign w:val="center"/>
          </w:tcPr>
          <w:p w14:paraId="346FDD20">
            <w:pPr>
              <w:pStyle w:val="30"/>
            </w:pPr>
            <w:r>
              <w:rPr>
                <w:rFonts w:hint="eastAsia"/>
              </w:rPr>
              <w:t>无</w:t>
            </w:r>
          </w:p>
        </w:tc>
      </w:tr>
      <w:tr w14:paraId="0BB23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5508DE7">
            <w:pPr>
              <w:pStyle w:val="30"/>
            </w:pPr>
            <w:r>
              <w:rPr>
                <w:rFonts w:hint="eastAsia"/>
              </w:rPr>
              <w:t>输入</w:t>
            </w:r>
          </w:p>
        </w:tc>
        <w:tc>
          <w:tcPr>
            <w:tcW w:w="3721" w:type="pct"/>
            <w:vAlign w:val="center"/>
          </w:tcPr>
          <w:p w14:paraId="6E609E9F">
            <w:pPr>
              <w:pStyle w:val="30"/>
            </w:pPr>
            <w:r>
              <w:rPr>
                <w:rFonts w:hint="eastAsia"/>
              </w:rPr>
              <w:t>增删改查科目所对应的指标信息</w:t>
            </w:r>
          </w:p>
        </w:tc>
      </w:tr>
      <w:tr w14:paraId="09971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jc w:val="center"/>
        </w:trPr>
        <w:tc>
          <w:tcPr>
            <w:tcW w:w="1278" w:type="pct"/>
            <w:vAlign w:val="center"/>
          </w:tcPr>
          <w:p w14:paraId="4E6C75A7">
            <w:pPr>
              <w:pStyle w:val="30"/>
            </w:pPr>
            <w:r>
              <w:rPr>
                <w:rFonts w:hint="eastAsia"/>
              </w:rPr>
              <w:t>输出</w:t>
            </w:r>
          </w:p>
        </w:tc>
        <w:tc>
          <w:tcPr>
            <w:tcW w:w="3721" w:type="pct"/>
            <w:vAlign w:val="center"/>
          </w:tcPr>
          <w:p w14:paraId="31EA6E52">
            <w:pPr>
              <w:pStyle w:val="30"/>
            </w:pPr>
            <w:r>
              <w:rPr>
                <w:rFonts w:hint="eastAsia"/>
              </w:rPr>
              <w:t>指标信息根据操作更新</w:t>
            </w:r>
          </w:p>
        </w:tc>
      </w:tr>
      <w:tr w14:paraId="3C991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jc w:val="center"/>
        </w:trPr>
        <w:tc>
          <w:tcPr>
            <w:tcW w:w="1278" w:type="pct"/>
            <w:vAlign w:val="center"/>
          </w:tcPr>
          <w:p w14:paraId="03DED140">
            <w:pPr>
              <w:pStyle w:val="30"/>
            </w:pPr>
            <w:r>
              <w:rPr>
                <w:rFonts w:hint="eastAsia"/>
              </w:rPr>
              <w:t>正常流</w:t>
            </w:r>
          </w:p>
        </w:tc>
        <w:tc>
          <w:tcPr>
            <w:tcW w:w="3721" w:type="pct"/>
            <w:vAlign w:val="center"/>
          </w:tcPr>
          <w:p w14:paraId="160E45D1">
            <w:pPr>
              <w:pStyle w:val="30"/>
            </w:pPr>
            <w:r>
              <w:rPr>
                <w:rFonts w:hint="eastAsia"/>
              </w:rPr>
              <w:t>指标信息更新保存</w:t>
            </w:r>
          </w:p>
        </w:tc>
      </w:tr>
      <w:tr w14:paraId="7CB9C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79E635B">
            <w:pPr>
              <w:pStyle w:val="30"/>
            </w:pPr>
            <w:r>
              <w:rPr>
                <w:rFonts w:hint="eastAsia"/>
              </w:rPr>
              <w:t>异常流</w:t>
            </w:r>
          </w:p>
        </w:tc>
        <w:tc>
          <w:tcPr>
            <w:tcW w:w="3721" w:type="pct"/>
            <w:vAlign w:val="center"/>
          </w:tcPr>
          <w:p w14:paraId="7256885A">
            <w:pPr>
              <w:pStyle w:val="30"/>
            </w:pPr>
            <w:r>
              <w:rPr>
                <w:rFonts w:hint="eastAsia"/>
              </w:rPr>
              <w:t>指标信息未成功更新保存</w:t>
            </w:r>
          </w:p>
        </w:tc>
      </w:tr>
      <w:tr w14:paraId="41196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EF746AF">
            <w:pPr>
              <w:pStyle w:val="30"/>
            </w:pPr>
            <w:r>
              <w:rPr>
                <w:rFonts w:hint="eastAsia"/>
              </w:rPr>
              <w:t>特殊需求</w:t>
            </w:r>
          </w:p>
        </w:tc>
        <w:tc>
          <w:tcPr>
            <w:tcW w:w="3721" w:type="pct"/>
            <w:vAlign w:val="center"/>
          </w:tcPr>
          <w:p w14:paraId="6F5F9664">
            <w:pPr>
              <w:pStyle w:val="30"/>
            </w:pPr>
            <w:r>
              <w:rPr>
                <w:rFonts w:hint="eastAsia"/>
              </w:rPr>
              <w:t>无</w:t>
            </w:r>
          </w:p>
        </w:tc>
      </w:tr>
    </w:tbl>
    <w:p w14:paraId="07791C6F">
      <w:pPr>
        <w:pStyle w:val="6"/>
        <w:numPr>
          <w:ilvl w:val="4"/>
          <w:numId w:val="0"/>
        </w:numPr>
      </w:pPr>
      <w:r>
        <w:rPr>
          <w:rFonts w:hint="eastAsia" w:eastAsia="宋体" w:cs="宋体"/>
        </w:rPr>
        <w:t xml:space="preserve">6.1.7.3.10  </w:t>
      </w:r>
      <w:r>
        <w:rPr>
          <w:rFonts w:hint="eastAsia"/>
        </w:rPr>
        <w:t>字典管理功能</w:t>
      </w:r>
    </w:p>
    <w:p w14:paraId="4C449535">
      <w:pPr>
        <w:ind w:firstLine="480"/>
      </w:pPr>
      <w:r>
        <w:rPr>
          <w:rFonts w:hint="eastAsia"/>
        </w:rPr>
        <w:t>支持设置不同主键字典，自定义菜单后台权限等。</w:t>
      </w:r>
    </w:p>
    <w:p w14:paraId="7E1CE5A5">
      <w:pPr>
        <w:pStyle w:val="25"/>
      </w:pPr>
      <w:r>
        <w:drawing>
          <wp:inline distT="0" distB="0" distL="114300" distR="114300">
            <wp:extent cx="5260340" cy="2439670"/>
            <wp:effectExtent l="0" t="0" r="6985" b="8255"/>
            <wp:docPr id="50"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 descr="图形用户界面, 应用程序&#10;&#10;描述已自动生成"/>
                    <pic:cNvPicPr>
                      <a:picLocks noChangeAspect="1"/>
                    </pic:cNvPicPr>
                  </pic:nvPicPr>
                  <pic:blipFill>
                    <a:blip r:embed="rId224"/>
                    <a:stretch>
                      <a:fillRect/>
                    </a:stretch>
                  </pic:blipFill>
                  <pic:spPr>
                    <a:xfrm>
                      <a:off x="0" y="0"/>
                      <a:ext cx="5260340" cy="2439670"/>
                    </a:xfrm>
                    <a:prstGeom prst="rect">
                      <a:avLst/>
                    </a:prstGeom>
                    <a:noFill/>
                    <a:ln>
                      <a:noFill/>
                    </a:ln>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6340"/>
      </w:tblGrid>
      <w:tr w14:paraId="0155A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35A2F183">
            <w:pPr>
              <w:pStyle w:val="30"/>
            </w:pPr>
            <w:r>
              <w:rPr>
                <w:rFonts w:hint="eastAsia"/>
              </w:rPr>
              <w:t>编号</w:t>
            </w:r>
          </w:p>
        </w:tc>
        <w:tc>
          <w:tcPr>
            <w:tcW w:w="3720" w:type="pct"/>
            <w:vAlign w:val="center"/>
          </w:tcPr>
          <w:p w14:paraId="4718111F">
            <w:pPr>
              <w:pStyle w:val="30"/>
            </w:pPr>
            <w:r>
              <w:t>SRFP_3_10</w:t>
            </w:r>
          </w:p>
        </w:tc>
      </w:tr>
      <w:tr w14:paraId="6BF91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DE65C8F">
            <w:pPr>
              <w:pStyle w:val="30"/>
            </w:pPr>
            <w:r>
              <w:rPr>
                <w:rFonts w:hint="eastAsia"/>
              </w:rPr>
              <w:t>角色</w:t>
            </w:r>
          </w:p>
        </w:tc>
        <w:tc>
          <w:tcPr>
            <w:tcW w:w="3720" w:type="pct"/>
            <w:vAlign w:val="center"/>
          </w:tcPr>
          <w:p w14:paraId="1979AD46">
            <w:pPr>
              <w:pStyle w:val="30"/>
            </w:pPr>
            <w:r>
              <w:rPr>
                <w:rFonts w:hint="eastAsia"/>
              </w:rPr>
              <w:t>系统管理员</w:t>
            </w:r>
          </w:p>
        </w:tc>
      </w:tr>
      <w:tr w14:paraId="6A3BF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D9EA833">
            <w:pPr>
              <w:pStyle w:val="30"/>
            </w:pPr>
            <w:r>
              <w:rPr>
                <w:rFonts w:hint="eastAsia"/>
              </w:rPr>
              <w:t>前置条件</w:t>
            </w:r>
          </w:p>
        </w:tc>
        <w:tc>
          <w:tcPr>
            <w:tcW w:w="3720" w:type="pct"/>
            <w:vAlign w:val="center"/>
          </w:tcPr>
          <w:p w14:paraId="5AA79640">
            <w:pPr>
              <w:pStyle w:val="30"/>
            </w:pPr>
            <w:r>
              <w:rPr>
                <w:rFonts w:hint="eastAsia"/>
              </w:rPr>
              <w:t>无</w:t>
            </w:r>
          </w:p>
        </w:tc>
      </w:tr>
      <w:tr w14:paraId="521B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A022380">
            <w:pPr>
              <w:pStyle w:val="30"/>
            </w:pPr>
            <w:r>
              <w:rPr>
                <w:rFonts w:hint="eastAsia"/>
              </w:rPr>
              <w:t>后置条件</w:t>
            </w:r>
          </w:p>
        </w:tc>
        <w:tc>
          <w:tcPr>
            <w:tcW w:w="3720" w:type="pct"/>
            <w:vAlign w:val="center"/>
          </w:tcPr>
          <w:p w14:paraId="5F18B66C">
            <w:pPr>
              <w:pStyle w:val="30"/>
            </w:pPr>
            <w:r>
              <w:rPr>
                <w:rFonts w:hint="eastAsia"/>
              </w:rPr>
              <w:t>无</w:t>
            </w:r>
          </w:p>
        </w:tc>
      </w:tr>
      <w:tr w14:paraId="62206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7B3CA31">
            <w:pPr>
              <w:pStyle w:val="30"/>
            </w:pPr>
            <w:r>
              <w:rPr>
                <w:rFonts w:hint="eastAsia"/>
              </w:rPr>
              <w:t>输入</w:t>
            </w:r>
          </w:p>
        </w:tc>
        <w:tc>
          <w:tcPr>
            <w:tcW w:w="3720" w:type="pct"/>
            <w:vAlign w:val="center"/>
          </w:tcPr>
          <w:p w14:paraId="4760A82C">
            <w:pPr>
              <w:pStyle w:val="30"/>
            </w:pPr>
            <w:r>
              <w:rPr>
                <w:rFonts w:hint="eastAsia"/>
              </w:rPr>
              <w:t>增删改查菜单后台权限信息</w:t>
            </w:r>
          </w:p>
        </w:tc>
      </w:tr>
      <w:tr w14:paraId="0386A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064C28E">
            <w:pPr>
              <w:pStyle w:val="30"/>
            </w:pPr>
            <w:r>
              <w:rPr>
                <w:rFonts w:hint="eastAsia"/>
              </w:rPr>
              <w:t>输出</w:t>
            </w:r>
          </w:p>
        </w:tc>
        <w:tc>
          <w:tcPr>
            <w:tcW w:w="3720" w:type="pct"/>
            <w:vAlign w:val="center"/>
          </w:tcPr>
          <w:p w14:paraId="04887F42">
            <w:pPr>
              <w:pStyle w:val="30"/>
            </w:pPr>
            <w:r>
              <w:rPr>
                <w:rFonts w:hint="eastAsia"/>
              </w:rPr>
              <w:t>菜单后台权限信息根据操作更新</w:t>
            </w:r>
          </w:p>
        </w:tc>
      </w:tr>
      <w:tr w14:paraId="6A47B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FBD8791">
            <w:pPr>
              <w:pStyle w:val="30"/>
            </w:pPr>
            <w:r>
              <w:rPr>
                <w:rFonts w:hint="eastAsia"/>
              </w:rPr>
              <w:t>正常流</w:t>
            </w:r>
          </w:p>
        </w:tc>
        <w:tc>
          <w:tcPr>
            <w:tcW w:w="3720" w:type="pct"/>
            <w:vAlign w:val="center"/>
          </w:tcPr>
          <w:p w14:paraId="0506A07E">
            <w:pPr>
              <w:pStyle w:val="30"/>
            </w:pPr>
            <w:r>
              <w:rPr>
                <w:rFonts w:hint="eastAsia"/>
              </w:rPr>
              <w:t>菜单后台权限信息更新保存</w:t>
            </w:r>
          </w:p>
        </w:tc>
      </w:tr>
      <w:tr w14:paraId="4D959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CDBA017">
            <w:pPr>
              <w:pStyle w:val="30"/>
            </w:pPr>
            <w:r>
              <w:rPr>
                <w:rFonts w:hint="eastAsia"/>
              </w:rPr>
              <w:t>异常流</w:t>
            </w:r>
          </w:p>
        </w:tc>
        <w:tc>
          <w:tcPr>
            <w:tcW w:w="3720" w:type="pct"/>
            <w:vAlign w:val="center"/>
          </w:tcPr>
          <w:p w14:paraId="70998BD0">
            <w:pPr>
              <w:pStyle w:val="30"/>
            </w:pPr>
            <w:r>
              <w:rPr>
                <w:rFonts w:hint="eastAsia"/>
              </w:rPr>
              <w:t>菜单后台权限信息未成功更新保存</w:t>
            </w:r>
          </w:p>
        </w:tc>
      </w:tr>
      <w:tr w14:paraId="0480C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E8BF7FD">
            <w:pPr>
              <w:pStyle w:val="30"/>
            </w:pPr>
            <w:r>
              <w:rPr>
                <w:rFonts w:hint="eastAsia"/>
              </w:rPr>
              <w:t>特殊需求</w:t>
            </w:r>
          </w:p>
        </w:tc>
        <w:tc>
          <w:tcPr>
            <w:tcW w:w="3720" w:type="pct"/>
            <w:vAlign w:val="center"/>
          </w:tcPr>
          <w:p w14:paraId="5AB59E25">
            <w:pPr>
              <w:pStyle w:val="30"/>
            </w:pPr>
            <w:r>
              <w:rPr>
                <w:rFonts w:hint="eastAsia"/>
              </w:rPr>
              <w:t>无</w:t>
            </w:r>
          </w:p>
        </w:tc>
      </w:tr>
    </w:tbl>
    <w:p w14:paraId="5B6DE18D">
      <w:pPr>
        <w:ind w:firstLine="0" w:firstLineChars="0"/>
      </w:pPr>
    </w:p>
    <w:p w14:paraId="2172CE18">
      <w:pPr>
        <w:pStyle w:val="5"/>
        <w:numPr>
          <w:ilvl w:val="3"/>
          <w:numId w:val="0"/>
        </w:numPr>
      </w:pPr>
      <w:r>
        <w:rPr>
          <w:rFonts w:hint="eastAsia" w:cs="宋体"/>
        </w:rPr>
        <w:t xml:space="preserve">6.1.7.4  </w:t>
      </w:r>
      <w:r>
        <w:rPr>
          <w:rFonts w:hint="eastAsia"/>
        </w:rPr>
        <w:t>经济运行分析页面功能（H5）</w:t>
      </w:r>
    </w:p>
    <w:p w14:paraId="4C592976">
      <w:pPr>
        <w:pStyle w:val="6"/>
        <w:numPr>
          <w:ilvl w:val="4"/>
          <w:numId w:val="0"/>
        </w:numPr>
      </w:pPr>
      <w:r>
        <w:rPr>
          <w:rFonts w:hint="eastAsia" w:eastAsia="宋体" w:cs="宋体"/>
        </w:rPr>
        <w:t xml:space="preserve">6.1.7.4.1  </w:t>
      </w:r>
      <w:r>
        <w:rPr>
          <w:rFonts w:hint="eastAsia"/>
        </w:rPr>
        <w:t>首页H5</w:t>
      </w:r>
    </w:p>
    <w:p w14:paraId="13987D4B">
      <w:pPr>
        <w:ind w:firstLine="480"/>
      </w:pPr>
      <w:r>
        <w:rPr>
          <w:rFonts w:hint="eastAsia"/>
        </w:rPr>
        <w:t>对上海市国资委监管企业、委托监管企业、区属企业经济及财务类指标进行梳理、统计，并展现企业经济运行整体情况。包含国资总览、纳统指标、行业分析、企业分析四个入口。</w:t>
      </w:r>
    </w:p>
    <w:p w14:paraId="5C0B6F86">
      <w:pPr>
        <w:ind w:firstLine="0" w:firstLineChars="0"/>
        <w:jc w:val="center"/>
      </w:pPr>
      <w:r>
        <w:drawing>
          <wp:inline distT="0" distB="0" distL="0" distR="0">
            <wp:extent cx="2251075" cy="4609465"/>
            <wp:effectExtent l="0" t="0" r="6350"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25"/>
                    <a:stretch>
                      <a:fillRect/>
                    </a:stretch>
                  </pic:blipFill>
                  <pic:spPr>
                    <a:xfrm>
                      <a:off x="0" y="0"/>
                      <a:ext cx="2251075" cy="4609465"/>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5FB8A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3DC25A3F">
            <w:pPr>
              <w:pStyle w:val="30"/>
            </w:pPr>
            <w:r>
              <w:t>编号</w:t>
            </w:r>
          </w:p>
        </w:tc>
        <w:tc>
          <w:tcPr>
            <w:tcW w:w="3721" w:type="pct"/>
            <w:vAlign w:val="center"/>
          </w:tcPr>
          <w:p w14:paraId="640CF24F">
            <w:pPr>
              <w:pStyle w:val="30"/>
            </w:pPr>
            <w:r>
              <w:t>JJYX_1</w:t>
            </w:r>
          </w:p>
        </w:tc>
      </w:tr>
      <w:tr w14:paraId="53888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B26CE1C">
            <w:pPr>
              <w:pStyle w:val="30"/>
            </w:pPr>
            <w:r>
              <w:t>角色</w:t>
            </w:r>
          </w:p>
        </w:tc>
        <w:tc>
          <w:tcPr>
            <w:tcW w:w="3721" w:type="pct"/>
            <w:vAlign w:val="center"/>
          </w:tcPr>
          <w:p w14:paraId="2ABDEF0D">
            <w:pPr>
              <w:pStyle w:val="30"/>
            </w:pPr>
            <w:r>
              <w:t>国资委用户，系统管理员</w:t>
            </w:r>
          </w:p>
        </w:tc>
      </w:tr>
      <w:tr w14:paraId="767B6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7E03135">
            <w:pPr>
              <w:pStyle w:val="30"/>
            </w:pPr>
            <w:r>
              <w:t>前置条件</w:t>
            </w:r>
          </w:p>
        </w:tc>
        <w:tc>
          <w:tcPr>
            <w:tcW w:w="3721" w:type="pct"/>
            <w:vAlign w:val="center"/>
          </w:tcPr>
          <w:p w14:paraId="2ECC80F1">
            <w:pPr>
              <w:pStyle w:val="30"/>
            </w:pPr>
            <w:r>
              <w:t>无</w:t>
            </w:r>
          </w:p>
        </w:tc>
      </w:tr>
      <w:tr w14:paraId="756A2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7ABDF80">
            <w:pPr>
              <w:pStyle w:val="30"/>
            </w:pPr>
            <w:r>
              <w:t>后置条件</w:t>
            </w:r>
          </w:p>
        </w:tc>
        <w:tc>
          <w:tcPr>
            <w:tcW w:w="3721" w:type="pct"/>
            <w:vAlign w:val="center"/>
          </w:tcPr>
          <w:p w14:paraId="17AA256B">
            <w:pPr>
              <w:pStyle w:val="30"/>
            </w:pPr>
            <w:r>
              <w:t>无</w:t>
            </w:r>
          </w:p>
        </w:tc>
      </w:tr>
      <w:tr w14:paraId="210E6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55A8102">
            <w:pPr>
              <w:pStyle w:val="30"/>
            </w:pPr>
            <w:r>
              <w:t>输入</w:t>
            </w:r>
          </w:p>
        </w:tc>
        <w:tc>
          <w:tcPr>
            <w:tcW w:w="3721" w:type="pct"/>
            <w:vAlign w:val="center"/>
          </w:tcPr>
          <w:p w14:paraId="7C13DCE6">
            <w:pPr>
              <w:pStyle w:val="30"/>
            </w:pPr>
            <w:r>
              <w:t>点击国资总览/纳统指标/行业分析/企业分析</w:t>
            </w:r>
          </w:p>
        </w:tc>
      </w:tr>
      <w:tr w14:paraId="4D154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06EF74A">
            <w:pPr>
              <w:pStyle w:val="30"/>
            </w:pPr>
            <w:r>
              <w:t>输出</w:t>
            </w:r>
          </w:p>
        </w:tc>
        <w:tc>
          <w:tcPr>
            <w:tcW w:w="3721" w:type="pct"/>
            <w:vAlign w:val="center"/>
          </w:tcPr>
          <w:p w14:paraId="7C11AC8B">
            <w:pPr>
              <w:pStyle w:val="30"/>
            </w:pPr>
            <w:r>
              <w:t>国资总览/纳统指标/行业分析/企业分析模块详情</w:t>
            </w:r>
          </w:p>
        </w:tc>
      </w:tr>
      <w:tr w14:paraId="69A89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4898300">
            <w:pPr>
              <w:pStyle w:val="30"/>
            </w:pPr>
            <w:r>
              <w:t>正常流</w:t>
            </w:r>
          </w:p>
        </w:tc>
        <w:tc>
          <w:tcPr>
            <w:tcW w:w="3721" w:type="pct"/>
            <w:vAlign w:val="center"/>
          </w:tcPr>
          <w:p w14:paraId="6A737050">
            <w:pPr>
              <w:pStyle w:val="30"/>
            </w:pPr>
            <w:r>
              <w:t>用户点击后跳转进入相应模块</w:t>
            </w:r>
          </w:p>
        </w:tc>
      </w:tr>
      <w:tr w14:paraId="7AF40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442FB74">
            <w:pPr>
              <w:pStyle w:val="30"/>
            </w:pPr>
            <w:r>
              <w:t>异常流</w:t>
            </w:r>
          </w:p>
        </w:tc>
        <w:tc>
          <w:tcPr>
            <w:tcW w:w="3721" w:type="pct"/>
            <w:vAlign w:val="center"/>
          </w:tcPr>
          <w:p w14:paraId="18B53662">
            <w:pPr>
              <w:pStyle w:val="30"/>
            </w:pPr>
            <w:r>
              <w:t>页面跳转异常</w:t>
            </w:r>
          </w:p>
        </w:tc>
      </w:tr>
      <w:tr w14:paraId="024FE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F6F7BB3">
            <w:pPr>
              <w:pStyle w:val="30"/>
            </w:pPr>
            <w:r>
              <w:t>特殊需求</w:t>
            </w:r>
          </w:p>
        </w:tc>
        <w:tc>
          <w:tcPr>
            <w:tcW w:w="3721" w:type="pct"/>
            <w:vAlign w:val="center"/>
          </w:tcPr>
          <w:p w14:paraId="72E97C3C">
            <w:pPr>
              <w:pStyle w:val="30"/>
            </w:pPr>
            <w:r>
              <w:t>无</w:t>
            </w:r>
          </w:p>
        </w:tc>
      </w:tr>
    </w:tbl>
    <w:p w14:paraId="4F5824E4">
      <w:pPr>
        <w:pStyle w:val="6"/>
        <w:numPr>
          <w:ilvl w:val="4"/>
          <w:numId w:val="0"/>
        </w:numPr>
      </w:pPr>
      <w:r>
        <w:rPr>
          <w:rFonts w:hint="eastAsia" w:eastAsia="宋体" w:cs="宋体"/>
        </w:rPr>
        <w:t xml:space="preserve">6.1.7.4.2  </w:t>
      </w:r>
      <w:r>
        <w:rPr>
          <w:rFonts w:hint="eastAsia"/>
        </w:rPr>
        <w:t>国资总览H5</w:t>
      </w:r>
    </w:p>
    <w:p w14:paraId="038C184D">
      <w:pPr>
        <w:pStyle w:val="7"/>
        <w:numPr>
          <w:ilvl w:val="5"/>
          <w:numId w:val="0"/>
        </w:numPr>
      </w:pPr>
      <w:r>
        <w:rPr>
          <w:rFonts w:hint="eastAsia" w:ascii="Times New Roman" w:hAnsi="Times New Roman" w:cs="宋体"/>
        </w:rPr>
        <w:t xml:space="preserve">6.1.7.4.2.1  </w:t>
      </w:r>
      <w:r>
        <w:rPr>
          <w:rFonts w:hint="eastAsia"/>
        </w:rPr>
        <w:t>主要经济指标-指标汇总H5</w:t>
      </w:r>
    </w:p>
    <w:p w14:paraId="308CE172">
      <w:pPr>
        <w:ind w:firstLine="480"/>
        <w:rPr>
          <w:rFonts w:hint="eastAsia" w:asciiTheme="minorEastAsia" w:hAnsiTheme="minorEastAsia" w:eastAsiaTheme="minorEastAsia"/>
        </w:rPr>
      </w:pPr>
      <w:r>
        <w:rPr>
          <w:rFonts w:hint="eastAsia" w:asciiTheme="minorEastAsia" w:hAnsiTheme="minorEastAsia" w:eastAsiaTheme="minorEastAsia"/>
        </w:rPr>
        <w:t>对上海市国资委监管企业、委托监管企业、区属企业经济指标进行梳理、统计，展现营业收入等15个经济指标名称、指标值、同比情况。该页面主要包括净利润、利润总额、归母净利润、营业收入、固定资产投资、在沪缴纳税费、企业增加值、职工薪酬总额、主业利润、资产总额、负债总额、归母所有者权益、所属境内外上市公司市值、货币资金、带息负债总额等内容。</w:t>
      </w:r>
    </w:p>
    <w:p w14:paraId="27B190FB">
      <w:pPr>
        <w:ind w:firstLine="0" w:firstLineChars="0"/>
        <w:jc w:val="center"/>
      </w:pPr>
      <w:r>
        <w:drawing>
          <wp:inline distT="0" distB="0" distL="0" distR="0">
            <wp:extent cx="2879725" cy="6238240"/>
            <wp:effectExtent l="0" t="0" r="635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26"/>
                    <a:stretch>
                      <a:fillRect/>
                    </a:stretch>
                  </pic:blipFill>
                  <pic:spPr>
                    <a:xfrm>
                      <a:off x="0" y="0"/>
                      <a:ext cx="2880000" cy="6238550"/>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40495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6213BA5C">
            <w:pPr>
              <w:pStyle w:val="30"/>
            </w:pPr>
            <w:r>
              <w:t>编号</w:t>
            </w:r>
          </w:p>
        </w:tc>
        <w:tc>
          <w:tcPr>
            <w:tcW w:w="3721" w:type="pct"/>
            <w:vAlign w:val="center"/>
          </w:tcPr>
          <w:p w14:paraId="29E138B6">
            <w:pPr>
              <w:pStyle w:val="30"/>
            </w:pPr>
            <w:r>
              <w:t>JJYX_2_1</w:t>
            </w:r>
          </w:p>
        </w:tc>
      </w:tr>
      <w:tr w14:paraId="30657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89DDC73">
            <w:pPr>
              <w:pStyle w:val="30"/>
            </w:pPr>
            <w:r>
              <w:t>角色</w:t>
            </w:r>
          </w:p>
        </w:tc>
        <w:tc>
          <w:tcPr>
            <w:tcW w:w="3721" w:type="pct"/>
            <w:vAlign w:val="center"/>
          </w:tcPr>
          <w:p w14:paraId="3B1F073D">
            <w:pPr>
              <w:pStyle w:val="30"/>
            </w:pPr>
            <w:r>
              <w:t>国资委用户，系统管理员</w:t>
            </w:r>
          </w:p>
        </w:tc>
      </w:tr>
      <w:tr w14:paraId="222A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EE17DBB">
            <w:pPr>
              <w:pStyle w:val="30"/>
            </w:pPr>
            <w:r>
              <w:t>前置条件</w:t>
            </w:r>
          </w:p>
        </w:tc>
        <w:tc>
          <w:tcPr>
            <w:tcW w:w="3721" w:type="pct"/>
            <w:vAlign w:val="center"/>
          </w:tcPr>
          <w:p w14:paraId="6BA132E4">
            <w:pPr>
              <w:pStyle w:val="30"/>
            </w:pPr>
            <w:r>
              <w:t>无</w:t>
            </w:r>
          </w:p>
        </w:tc>
      </w:tr>
      <w:tr w14:paraId="3C1F8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B9A1669">
            <w:pPr>
              <w:pStyle w:val="30"/>
            </w:pPr>
            <w:r>
              <w:t>后置条件</w:t>
            </w:r>
          </w:p>
        </w:tc>
        <w:tc>
          <w:tcPr>
            <w:tcW w:w="3721" w:type="pct"/>
            <w:vAlign w:val="center"/>
          </w:tcPr>
          <w:p w14:paraId="715A9C00">
            <w:pPr>
              <w:pStyle w:val="30"/>
            </w:pPr>
            <w:r>
              <w:t>无</w:t>
            </w:r>
          </w:p>
        </w:tc>
      </w:tr>
      <w:tr w14:paraId="6DD1F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1A60C1C">
            <w:pPr>
              <w:pStyle w:val="30"/>
            </w:pPr>
            <w:r>
              <w:t>输入</w:t>
            </w:r>
          </w:p>
        </w:tc>
        <w:tc>
          <w:tcPr>
            <w:tcW w:w="3721" w:type="pct"/>
            <w:vAlign w:val="center"/>
          </w:tcPr>
          <w:p w14:paraId="7A2B6516">
            <w:pPr>
              <w:pStyle w:val="30"/>
            </w:pPr>
            <w:r>
              <w:t>点击国资总览-主要经济指标</w:t>
            </w:r>
          </w:p>
        </w:tc>
      </w:tr>
      <w:tr w14:paraId="0A45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A364C92">
            <w:pPr>
              <w:pStyle w:val="30"/>
            </w:pPr>
            <w:r>
              <w:t>输出</w:t>
            </w:r>
          </w:p>
        </w:tc>
        <w:tc>
          <w:tcPr>
            <w:tcW w:w="3721" w:type="pct"/>
            <w:vAlign w:val="center"/>
          </w:tcPr>
          <w:p w14:paraId="002443B3">
            <w:pPr>
              <w:pStyle w:val="30"/>
            </w:pPr>
            <w:r>
              <w:t>15个主要经济指标数据详情</w:t>
            </w:r>
          </w:p>
        </w:tc>
      </w:tr>
      <w:tr w14:paraId="22E3F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6F5FC87">
            <w:pPr>
              <w:pStyle w:val="30"/>
            </w:pPr>
            <w:r>
              <w:t>正常流</w:t>
            </w:r>
          </w:p>
        </w:tc>
        <w:tc>
          <w:tcPr>
            <w:tcW w:w="3721" w:type="pct"/>
            <w:vAlign w:val="center"/>
          </w:tcPr>
          <w:p w14:paraId="15E59077">
            <w:pPr>
              <w:pStyle w:val="30"/>
            </w:pPr>
            <w:r>
              <w:t>用户可查看15个主要经济指标数据详情</w:t>
            </w:r>
          </w:p>
        </w:tc>
      </w:tr>
      <w:tr w14:paraId="241E9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D7E4114">
            <w:pPr>
              <w:pStyle w:val="30"/>
            </w:pPr>
            <w:r>
              <w:t>异常流</w:t>
            </w:r>
          </w:p>
        </w:tc>
        <w:tc>
          <w:tcPr>
            <w:tcW w:w="3721" w:type="pct"/>
            <w:vAlign w:val="center"/>
          </w:tcPr>
          <w:p w14:paraId="0F9361E1">
            <w:pPr>
              <w:pStyle w:val="30"/>
            </w:pPr>
            <w:r>
              <w:t>页面跳转异常</w:t>
            </w:r>
          </w:p>
        </w:tc>
      </w:tr>
      <w:tr w14:paraId="07797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5AF8898">
            <w:pPr>
              <w:pStyle w:val="30"/>
            </w:pPr>
            <w:r>
              <w:t>特殊需求</w:t>
            </w:r>
          </w:p>
        </w:tc>
        <w:tc>
          <w:tcPr>
            <w:tcW w:w="3721" w:type="pct"/>
            <w:vAlign w:val="center"/>
          </w:tcPr>
          <w:p w14:paraId="7A180B61">
            <w:pPr>
              <w:pStyle w:val="30"/>
            </w:pPr>
            <w:r>
              <w:t>无</w:t>
            </w:r>
          </w:p>
        </w:tc>
      </w:tr>
    </w:tbl>
    <w:p w14:paraId="591B8F56">
      <w:pPr>
        <w:pStyle w:val="7"/>
        <w:numPr>
          <w:ilvl w:val="5"/>
          <w:numId w:val="0"/>
        </w:numPr>
      </w:pPr>
      <w:r>
        <w:rPr>
          <w:rFonts w:hint="eastAsia" w:ascii="Times New Roman" w:hAnsi="Times New Roman" w:cs="宋体"/>
        </w:rPr>
        <w:t xml:space="preserve">6.1.7.4.2.2  </w:t>
      </w:r>
      <w:r>
        <w:rPr>
          <w:rFonts w:hint="eastAsia"/>
        </w:rPr>
        <w:t>主要经济指标-指标详情H5</w:t>
      </w:r>
    </w:p>
    <w:p w14:paraId="1156B70D">
      <w:pPr>
        <w:ind w:firstLine="480"/>
      </w:pPr>
      <w:r>
        <w:rPr>
          <w:rFonts w:hint="eastAsia"/>
        </w:rPr>
        <w:t>对上海市国资委监管企业、委托监管企业、区属企业经济指标进行梳理、统计，展现营业收入等15个经济指标在市国资委监管企业、委托监管企业、区属企业指标值分布情况。该页面可选指标包括净利润、利润总额、归母净利润、营业收入、固定资产投资、在沪缴纳税费、企业增加值、职工薪酬总额、主业利润、资产总额、负债总额、归母所有者权益、所属境内外上市公司市值、货币资金、带息负债总额等内容。</w:t>
      </w:r>
    </w:p>
    <w:p w14:paraId="46B93B46">
      <w:pPr>
        <w:ind w:firstLine="0" w:firstLineChars="0"/>
        <w:jc w:val="center"/>
      </w:pPr>
      <w:r>
        <w:drawing>
          <wp:inline distT="0" distB="0" distL="0" distR="0">
            <wp:extent cx="2879725" cy="6238240"/>
            <wp:effectExtent l="0" t="0" r="635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27"/>
                    <a:stretch>
                      <a:fillRect/>
                    </a:stretch>
                  </pic:blipFill>
                  <pic:spPr>
                    <a:xfrm>
                      <a:off x="0" y="0"/>
                      <a:ext cx="2880000" cy="6238550"/>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1680C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4B23C632">
            <w:pPr>
              <w:pStyle w:val="30"/>
            </w:pPr>
            <w:r>
              <w:t>编号</w:t>
            </w:r>
          </w:p>
        </w:tc>
        <w:tc>
          <w:tcPr>
            <w:tcW w:w="3721" w:type="pct"/>
            <w:vAlign w:val="center"/>
          </w:tcPr>
          <w:p w14:paraId="367736DE">
            <w:pPr>
              <w:pStyle w:val="30"/>
            </w:pPr>
            <w:r>
              <w:t>JJYX_2_2</w:t>
            </w:r>
          </w:p>
        </w:tc>
      </w:tr>
      <w:tr w14:paraId="3294E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458B2BE">
            <w:pPr>
              <w:pStyle w:val="30"/>
            </w:pPr>
            <w:r>
              <w:t>角色</w:t>
            </w:r>
          </w:p>
        </w:tc>
        <w:tc>
          <w:tcPr>
            <w:tcW w:w="3721" w:type="pct"/>
            <w:vAlign w:val="center"/>
          </w:tcPr>
          <w:p w14:paraId="39CE18A9">
            <w:pPr>
              <w:pStyle w:val="30"/>
            </w:pPr>
            <w:r>
              <w:t>国资委用户，系统管理员</w:t>
            </w:r>
          </w:p>
        </w:tc>
      </w:tr>
      <w:tr w14:paraId="0F74C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62DB4D5">
            <w:pPr>
              <w:pStyle w:val="30"/>
            </w:pPr>
            <w:r>
              <w:t>前置条件</w:t>
            </w:r>
          </w:p>
        </w:tc>
        <w:tc>
          <w:tcPr>
            <w:tcW w:w="3721" w:type="pct"/>
            <w:vAlign w:val="center"/>
          </w:tcPr>
          <w:p w14:paraId="727F0F24">
            <w:pPr>
              <w:pStyle w:val="30"/>
            </w:pPr>
            <w:r>
              <w:t>无</w:t>
            </w:r>
          </w:p>
        </w:tc>
      </w:tr>
      <w:tr w14:paraId="20A2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jc w:val="center"/>
        </w:trPr>
        <w:tc>
          <w:tcPr>
            <w:tcW w:w="1278" w:type="pct"/>
            <w:vAlign w:val="center"/>
          </w:tcPr>
          <w:p w14:paraId="0E2A500C">
            <w:pPr>
              <w:pStyle w:val="30"/>
            </w:pPr>
            <w:r>
              <w:t>后置条件</w:t>
            </w:r>
          </w:p>
        </w:tc>
        <w:tc>
          <w:tcPr>
            <w:tcW w:w="3721" w:type="pct"/>
            <w:vAlign w:val="center"/>
          </w:tcPr>
          <w:p w14:paraId="084D82E0">
            <w:pPr>
              <w:pStyle w:val="30"/>
            </w:pPr>
            <w:r>
              <w:t>无</w:t>
            </w:r>
          </w:p>
        </w:tc>
      </w:tr>
      <w:tr w14:paraId="1794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6FFEAD1">
            <w:pPr>
              <w:pStyle w:val="30"/>
            </w:pPr>
            <w:r>
              <w:t>输入</w:t>
            </w:r>
          </w:p>
        </w:tc>
        <w:tc>
          <w:tcPr>
            <w:tcW w:w="3721" w:type="pct"/>
            <w:vAlign w:val="center"/>
          </w:tcPr>
          <w:p w14:paraId="72E007B3">
            <w:pPr>
              <w:pStyle w:val="30"/>
            </w:pPr>
            <w:r>
              <w:t>点击国资总览-主要经济指标-点击指标</w:t>
            </w:r>
          </w:p>
        </w:tc>
      </w:tr>
      <w:tr w14:paraId="4BA4F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F240F75">
            <w:pPr>
              <w:pStyle w:val="30"/>
            </w:pPr>
            <w:r>
              <w:t>输出</w:t>
            </w:r>
          </w:p>
        </w:tc>
        <w:tc>
          <w:tcPr>
            <w:tcW w:w="3721" w:type="pct"/>
            <w:vAlign w:val="center"/>
          </w:tcPr>
          <w:p w14:paraId="1571D92B">
            <w:pPr>
              <w:pStyle w:val="30"/>
            </w:pPr>
            <w:r>
              <w:t>15个主要经济指标数据分布情况</w:t>
            </w:r>
          </w:p>
        </w:tc>
      </w:tr>
      <w:tr w14:paraId="5824C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3661F65">
            <w:pPr>
              <w:pStyle w:val="30"/>
            </w:pPr>
            <w:r>
              <w:t>正常流</w:t>
            </w:r>
          </w:p>
        </w:tc>
        <w:tc>
          <w:tcPr>
            <w:tcW w:w="3721" w:type="pct"/>
            <w:vAlign w:val="center"/>
          </w:tcPr>
          <w:p w14:paraId="4FCF20A9">
            <w:pPr>
              <w:pStyle w:val="30"/>
            </w:pPr>
            <w:r>
              <w:t>用户可查看所选经济指标数据详情</w:t>
            </w:r>
          </w:p>
        </w:tc>
      </w:tr>
      <w:tr w14:paraId="753C4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jc w:val="center"/>
        </w:trPr>
        <w:tc>
          <w:tcPr>
            <w:tcW w:w="1278" w:type="pct"/>
            <w:vAlign w:val="center"/>
          </w:tcPr>
          <w:p w14:paraId="169A6BB4">
            <w:pPr>
              <w:pStyle w:val="30"/>
            </w:pPr>
            <w:r>
              <w:t>异常流</w:t>
            </w:r>
          </w:p>
        </w:tc>
        <w:tc>
          <w:tcPr>
            <w:tcW w:w="3721" w:type="pct"/>
            <w:vAlign w:val="center"/>
          </w:tcPr>
          <w:p w14:paraId="3D22A5B8">
            <w:pPr>
              <w:pStyle w:val="30"/>
            </w:pPr>
            <w:r>
              <w:t>页面跳转异常</w:t>
            </w:r>
          </w:p>
        </w:tc>
      </w:tr>
      <w:tr w14:paraId="1956C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4BDF876">
            <w:pPr>
              <w:pStyle w:val="30"/>
            </w:pPr>
            <w:r>
              <w:t>特殊需求</w:t>
            </w:r>
          </w:p>
        </w:tc>
        <w:tc>
          <w:tcPr>
            <w:tcW w:w="3721" w:type="pct"/>
            <w:vAlign w:val="center"/>
          </w:tcPr>
          <w:p w14:paraId="26F17D0B">
            <w:pPr>
              <w:pStyle w:val="30"/>
            </w:pPr>
            <w:r>
              <w:t>无</w:t>
            </w:r>
          </w:p>
        </w:tc>
      </w:tr>
    </w:tbl>
    <w:p w14:paraId="324F7808">
      <w:pPr>
        <w:pStyle w:val="7"/>
        <w:numPr>
          <w:ilvl w:val="5"/>
          <w:numId w:val="0"/>
        </w:numPr>
      </w:pPr>
      <w:r>
        <w:rPr>
          <w:rFonts w:hint="eastAsia" w:ascii="Times New Roman" w:hAnsi="Times New Roman" w:cs="宋体"/>
        </w:rPr>
        <w:t xml:space="preserve">6.1.7.4.2.3  </w:t>
      </w:r>
      <w:r>
        <w:rPr>
          <w:rFonts w:hint="eastAsia"/>
        </w:rPr>
        <w:t>主要经济指标-市国资委监管企业详情H5</w:t>
      </w:r>
    </w:p>
    <w:p w14:paraId="2DBCA69F">
      <w:pPr>
        <w:ind w:firstLine="480"/>
      </w:pPr>
      <w:r>
        <w:rPr>
          <w:rFonts w:hint="eastAsia"/>
        </w:rPr>
        <w:t>对上海市国资委监管企业经济指标进行梳理、统计，展现营业收入等15个经济指标变动情况。用户选择包括净利润、利润总额、归母净利润、营业收入、固定资产投资、在沪缴纳税费、企业增加值、职工薪酬总额、主业利润、资产总额、负债总额、归母所有者权益、所属境内外上市公司市值、货币资金、带息负债总额中的任一指标后，页面将展现所选指标在产业发展类、城市保障类、投资运营类及金融服务类企业中的分布详情。</w:t>
      </w:r>
    </w:p>
    <w:p w14:paraId="3950E1D3">
      <w:pPr>
        <w:ind w:firstLine="0" w:firstLineChars="0"/>
        <w:jc w:val="center"/>
      </w:pPr>
      <w:r>
        <w:rPr>
          <w:rFonts w:hint="eastAsia" w:ascii="宋体" w:hAnsi="宋体" w:cs="宋体"/>
        </w:rPr>
        <w:drawing>
          <wp:inline distT="0" distB="0" distL="0" distR="0">
            <wp:extent cx="2879725" cy="6263005"/>
            <wp:effectExtent l="0" t="0" r="635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8"/>
                    <a:stretch>
                      <a:fillRect/>
                    </a:stretch>
                  </pic:blipFill>
                  <pic:spPr>
                    <a:xfrm>
                      <a:off x="0" y="0"/>
                      <a:ext cx="2880000" cy="6263558"/>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62B4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6EF4411A">
            <w:pPr>
              <w:pStyle w:val="30"/>
            </w:pPr>
            <w:r>
              <w:t>编号</w:t>
            </w:r>
          </w:p>
        </w:tc>
        <w:tc>
          <w:tcPr>
            <w:tcW w:w="3721" w:type="pct"/>
            <w:vAlign w:val="center"/>
          </w:tcPr>
          <w:p w14:paraId="2B728067">
            <w:pPr>
              <w:pStyle w:val="30"/>
            </w:pPr>
            <w:r>
              <w:t>JJYX_2_3</w:t>
            </w:r>
          </w:p>
        </w:tc>
      </w:tr>
      <w:tr w14:paraId="1F94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8CE265C">
            <w:pPr>
              <w:pStyle w:val="30"/>
            </w:pPr>
            <w:r>
              <w:t>角色</w:t>
            </w:r>
          </w:p>
        </w:tc>
        <w:tc>
          <w:tcPr>
            <w:tcW w:w="3721" w:type="pct"/>
            <w:vAlign w:val="center"/>
          </w:tcPr>
          <w:p w14:paraId="27A27CA7">
            <w:pPr>
              <w:pStyle w:val="30"/>
            </w:pPr>
            <w:r>
              <w:t>国资委用户，系统管理员</w:t>
            </w:r>
          </w:p>
        </w:tc>
      </w:tr>
      <w:tr w14:paraId="58E49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BC9D0DD">
            <w:pPr>
              <w:pStyle w:val="30"/>
            </w:pPr>
            <w:r>
              <w:t>前置条件</w:t>
            </w:r>
          </w:p>
        </w:tc>
        <w:tc>
          <w:tcPr>
            <w:tcW w:w="3721" w:type="pct"/>
            <w:vAlign w:val="center"/>
          </w:tcPr>
          <w:p w14:paraId="785E68BA">
            <w:pPr>
              <w:pStyle w:val="30"/>
            </w:pPr>
            <w:r>
              <w:t>无</w:t>
            </w:r>
          </w:p>
        </w:tc>
      </w:tr>
      <w:tr w14:paraId="174C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52DBDE3">
            <w:pPr>
              <w:pStyle w:val="30"/>
            </w:pPr>
            <w:r>
              <w:t>后置条件</w:t>
            </w:r>
          </w:p>
        </w:tc>
        <w:tc>
          <w:tcPr>
            <w:tcW w:w="3721" w:type="pct"/>
            <w:vAlign w:val="center"/>
          </w:tcPr>
          <w:p w14:paraId="56DA7F23">
            <w:pPr>
              <w:pStyle w:val="30"/>
            </w:pPr>
            <w:r>
              <w:t>无</w:t>
            </w:r>
          </w:p>
        </w:tc>
      </w:tr>
      <w:tr w14:paraId="03717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2844908">
            <w:pPr>
              <w:pStyle w:val="30"/>
            </w:pPr>
            <w:r>
              <w:t>输入</w:t>
            </w:r>
          </w:p>
        </w:tc>
        <w:tc>
          <w:tcPr>
            <w:tcW w:w="3721" w:type="pct"/>
            <w:vAlign w:val="center"/>
          </w:tcPr>
          <w:p w14:paraId="07F2AA07">
            <w:pPr>
              <w:pStyle w:val="30"/>
            </w:pPr>
            <w:r>
              <w:t>点击国资总览-主要经济指标-市属监管企业</w:t>
            </w:r>
          </w:p>
        </w:tc>
      </w:tr>
      <w:tr w14:paraId="18F1B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282036A">
            <w:pPr>
              <w:pStyle w:val="30"/>
            </w:pPr>
            <w:r>
              <w:t>输出</w:t>
            </w:r>
          </w:p>
        </w:tc>
        <w:tc>
          <w:tcPr>
            <w:tcW w:w="3721" w:type="pct"/>
            <w:vAlign w:val="center"/>
          </w:tcPr>
          <w:p w14:paraId="40C9CE07">
            <w:pPr>
              <w:pStyle w:val="30"/>
            </w:pPr>
            <w:r>
              <w:t>所选指标在产业发展类、城市保障类、投资运营类及金融服务类企业中的分布详情</w:t>
            </w:r>
          </w:p>
        </w:tc>
      </w:tr>
      <w:tr w14:paraId="5226E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C33D485">
            <w:pPr>
              <w:pStyle w:val="30"/>
            </w:pPr>
            <w:r>
              <w:t>正常流</w:t>
            </w:r>
          </w:p>
        </w:tc>
        <w:tc>
          <w:tcPr>
            <w:tcW w:w="3721" w:type="pct"/>
            <w:vAlign w:val="center"/>
          </w:tcPr>
          <w:p w14:paraId="3B6CA5F1">
            <w:pPr>
              <w:pStyle w:val="30"/>
            </w:pPr>
            <w:r>
              <w:t>用户可查看所选指标数据详情</w:t>
            </w:r>
          </w:p>
        </w:tc>
      </w:tr>
      <w:tr w14:paraId="0EDE0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A8B6C0B">
            <w:pPr>
              <w:pStyle w:val="30"/>
            </w:pPr>
            <w:r>
              <w:t>异常流</w:t>
            </w:r>
          </w:p>
        </w:tc>
        <w:tc>
          <w:tcPr>
            <w:tcW w:w="3721" w:type="pct"/>
            <w:vAlign w:val="center"/>
          </w:tcPr>
          <w:p w14:paraId="11BCB0F9">
            <w:pPr>
              <w:pStyle w:val="30"/>
            </w:pPr>
            <w:r>
              <w:t>页面跳转异常</w:t>
            </w:r>
          </w:p>
        </w:tc>
      </w:tr>
      <w:tr w14:paraId="3FA2C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6790BC0">
            <w:pPr>
              <w:pStyle w:val="30"/>
            </w:pPr>
            <w:r>
              <w:t>特殊需求</w:t>
            </w:r>
          </w:p>
        </w:tc>
        <w:tc>
          <w:tcPr>
            <w:tcW w:w="3721" w:type="pct"/>
            <w:vAlign w:val="center"/>
          </w:tcPr>
          <w:p w14:paraId="1CC4A962">
            <w:pPr>
              <w:pStyle w:val="30"/>
            </w:pPr>
            <w:r>
              <w:t>无</w:t>
            </w:r>
          </w:p>
        </w:tc>
      </w:tr>
    </w:tbl>
    <w:p w14:paraId="6291FC8F">
      <w:pPr>
        <w:pStyle w:val="7"/>
        <w:numPr>
          <w:ilvl w:val="5"/>
          <w:numId w:val="0"/>
        </w:numPr>
      </w:pPr>
      <w:r>
        <w:rPr>
          <w:rFonts w:hint="eastAsia" w:ascii="Times New Roman" w:hAnsi="Times New Roman" w:cs="宋体"/>
        </w:rPr>
        <w:t xml:space="preserve">6.1.7.4.2.4  </w:t>
      </w:r>
      <w:r>
        <w:rPr>
          <w:rFonts w:hint="eastAsia"/>
        </w:rPr>
        <w:t>主要经济指标-委托监管企业详情H5</w:t>
      </w:r>
    </w:p>
    <w:p w14:paraId="1592D3A4">
      <w:pPr>
        <w:ind w:firstLine="480"/>
      </w:pPr>
      <w:r>
        <w:rPr>
          <w:rFonts w:hint="eastAsia"/>
        </w:rPr>
        <w:t>对委托监管企业详情经济指标进行梳理、统计，展现营业收入等15个经济指标变动情况。用户选择包括净利润、利润总额、归母净利润、营业收入、固定资产投资、在沪缴纳税费、企业增加值、职工薪酬总额、主业利润、资产总额、负债总额、归母所有者权益、所属境内外上市公司市值、货币资金、带息负债总额中的任一指标后，页面将展现所选指标在宣传部、科学与教育类、社会服务与机关服务类、卫生类企业中的分布详情。</w:t>
      </w:r>
    </w:p>
    <w:p w14:paraId="3CCDFE50">
      <w:pPr>
        <w:ind w:firstLine="0" w:firstLineChars="0"/>
        <w:jc w:val="center"/>
      </w:pPr>
      <w:r>
        <w:rPr>
          <w:rFonts w:hint="eastAsia" w:ascii="宋体" w:hAnsi="宋体" w:cs="宋体"/>
        </w:rPr>
        <w:drawing>
          <wp:inline distT="0" distB="0" distL="0" distR="0">
            <wp:extent cx="2045335" cy="4518660"/>
            <wp:effectExtent l="0" t="0" r="254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29"/>
                    <a:stretch>
                      <a:fillRect/>
                    </a:stretch>
                  </pic:blipFill>
                  <pic:spPr>
                    <a:xfrm>
                      <a:off x="0" y="0"/>
                      <a:ext cx="2045335" cy="4518660"/>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1167C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45A224B2">
            <w:pPr>
              <w:pStyle w:val="30"/>
            </w:pPr>
            <w:r>
              <w:rPr>
                <w:rFonts w:hint="eastAsia"/>
              </w:rPr>
              <w:t>编号</w:t>
            </w:r>
          </w:p>
        </w:tc>
        <w:tc>
          <w:tcPr>
            <w:tcW w:w="3721" w:type="pct"/>
            <w:vAlign w:val="center"/>
          </w:tcPr>
          <w:p w14:paraId="78668E23">
            <w:pPr>
              <w:pStyle w:val="30"/>
            </w:pPr>
            <w:r>
              <w:rPr>
                <w:rFonts w:hint="eastAsia"/>
              </w:rPr>
              <w:t>JJYX_2_4</w:t>
            </w:r>
          </w:p>
        </w:tc>
      </w:tr>
      <w:tr w14:paraId="057D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651D946">
            <w:pPr>
              <w:pStyle w:val="30"/>
            </w:pPr>
            <w:r>
              <w:rPr>
                <w:rFonts w:hint="eastAsia"/>
              </w:rPr>
              <w:t>角色</w:t>
            </w:r>
          </w:p>
        </w:tc>
        <w:tc>
          <w:tcPr>
            <w:tcW w:w="3721" w:type="pct"/>
            <w:vAlign w:val="center"/>
          </w:tcPr>
          <w:p w14:paraId="1D093689">
            <w:pPr>
              <w:pStyle w:val="30"/>
            </w:pPr>
            <w:r>
              <w:rPr>
                <w:rFonts w:hint="eastAsia"/>
              </w:rPr>
              <w:t>国资委用户，系统管理员</w:t>
            </w:r>
          </w:p>
        </w:tc>
      </w:tr>
      <w:tr w14:paraId="34D47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BE0EB12">
            <w:pPr>
              <w:pStyle w:val="30"/>
            </w:pPr>
            <w:r>
              <w:rPr>
                <w:rFonts w:hint="eastAsia"/>
              </w:rPr>
              <w:t>前置条件</w:t>
            </w:r>
          </w:p>
        </w:tc>
        <w:tc>
          <w:tcPr>
            <w:tcW w:w="3721" w:type="pct"/>
            <w:vAlign w:val="center"/>
          </w:tcPr>
          <w:p w14:paraId="0EA6ECBB">
            <w:pPr>
              <w:pStyle w:val="30"/>
            </w:pPr>
            <w:r>
              <w:rPr>
                <w:rFonts w:hint="eastAsia"/>
              </w:rPr>
              <w:t>无</w:t>
            </w:r>
          </w:p>
        </w:tc>
      </w:tr>
      <w:tr w14:paraId="6B3D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5FC6B11">
            <w:pPr>
              <w:pStyle w:val="30"/>
            </w:pPr>
            <w:r>
              <w:rPr>
                <w:rFonts w:hint="eastAsia"/>
              </w:rPr>
              <w:t>后置条件</w:t>
            </w:r>
          </w:p>
        </w:tc>
        <w:tc>
          <w:tcPr>
            <w:tcW w:w="3721" w:type="pct"/>
            <w:vAlign w:val="center"/>
          </w:tcPr>
          <w:p w14:paraId="4FA44025">
            <w:pPr>
              <w:pStyle w:val="30"/>
            </w:pPr>
            <w:r>
              <w:rPr>
                <w:rFonts w:hint="eastAsia"/>
              </w:rPr>
              <w:t>无</w:t>
            </w:r>
          </w:p>
        </w:tc>
      </w:tr>
      <w:tr w14:paraId="10DE9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6DDCE1F">
            <w:pPr>
              <w:pStyle w:val="30"/>
            </w:pPr>
            <w:r>
              <w:rPr>
                <w:rFonts w:hint="eastAsia"/>
              </w:rPr>
              <w:t>输入</w:t>
            </w:r>
          </w:p>
        </w:tc>
        <w:tc>
          <w:tcPr>
            <w:tcW w:w="3721" w:type="pct"/>
            <w:vAlign w:val="center"/>
          </w:tcPr>
          <w:p w14:paraId="7639577F">
            <w:pPr>
              <w:pStyle w:val="30"/>
            </w:pPr>
            <w:r>
              <w:rPr>
                <w:rFonts w:hint="eastAsia"/>
              </w:rPr>
              <w:t>点击国资总览-主要经济指标-委托监管企业</w:t>
            </w:r>
          </w:p>
        </w:tc>
      </w:tr>
      <w:tr w14:paraId="0747F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5DFCCF0">
            <w:pPr>
              <w:pStyle w:val="30"/>
            </w:pPr>
            <w:r>
              <w:rPr>
                <w:rFonts w:hint="eastAsia"/>
              </w:rPr>
              <w:t>输出</w:t>
            </w:r>
          </w:p>
        </w:tc>
        <w:tc>
          <w:tcPr>
            <w:tcW w:w="3721" w:type="pct"/>
            <w:vAlign w:val="center"/>
          </w:tcPr>
          <w:p w14:paraId="35C5FB57">
            <w:pPr>
              <w:pStyle w:val="30"/>
            </w:pPr>
            <w:r>
              <w:rPr>
                <w:rFonts w:hint="eastAsia"/>
              </w:rPr>
              <w:t>所选指标在宣传部、科学与教育类、社会服务与机关服务类、卫生类企业中的分布详情</w:t>
            </w:r>
          </w:p>
        </w:tc>
      </w:tr>
      <w:tr w14:paraId="67A95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FFBD37C">
            <w:pPr>
              <w:pStyle w:val="30"/>
            </w:pPr>
            <w:r>
              <w:rPr>
                <w:rFonts w:hint="eastAsia"/>
              </w:rPr>
              <w:t>正常流</w:t>
            </w:r>
          </w:p>
        </w:tc>
        <w:tc>
          <w:tcPr>
            <w:tcW w:w="3721" w:type="pct"/>
            <w:vAlign w:val="center"/>
          </w:tcPr>
          <w:p w14:paraId="2AED2B78">
            <w:pPr>
              <w:pStyle w:val="30"/>
            </w:pPr>
            <w:r>
              <w:rPr>
                <w:rFonts w:hint="eastAsia"/>
              </w:rPr>
              <w:t>用户可查看所选指标数据详情</w:t>
            </w:r>
          </w:p>
        </w:tc>
      </w:tr>
      <w:tr w14:paraId="7DD01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5BA537C">
            <w:pPr>
              <w:pStyle w:val="30"/>
            </w:pPr>
            <w:r>
              <w:rPr>
                <w:rFonts w:hint="eastAsia"/>
              </w:rPr>
              <w:t>异常流</w:t>
            </w:r>
          </w:p>
        </w:tc>
        <w:tc>
          <w:tcPr>
            <w:tcW w:w="3721" w:type="pct"/>
            <w:vAlign w:val="center"/>
          </w:tcPr>
          <w:p w14:paraId="3821A552">
            <w:pPr>
              <w:pStyle w:val="30"/>
            </w:pPr>
            <w:r>
              <w:rPr>
                <w:rFonts w:hint="eastAsia"/>
              </w:rPr>
              <w:t>页面跳转异常</w:t>
            </w:r>
          </w:p>
        </w:tc>
      </w:tr>
      <w:tr w14:paraId="425E2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3E20895">
            <w:pPr>
              <w:pStyle w:val="30"/>
            </w:pPr>
            <w:r>
              <w:rPr>
                <w:rFonts w:hint="eastAsia"/>
              </w:rPr>
              <w:t>特殊需求</w:t>
            </w:r>
          </w:p>
        </w:tc>
        <w:tc>
          <w:tcPr>
            <w:tcW w:w="3721" w:type="pct"/>
            <w:vAlign w:val="center"/>
          </w:tcPr>
          <w:p w14:paraId="01700AE2">
            <w:pPr>
              <w:pStyle w:val="30"/>
            </w:pPr>
            <w:r>
              <w:rPr>
                <w:rFonts w:hint="eastAsia"/>
              </w:rPr>
              <w:t>无</w:t>
            </w:r>
          </w:p>
        </w:tc>
      </w:tr>
    </w:tbl>
    <w:p w14:paraId="3260ACC7">
      <w:pPr>
        <w:pStyle w:val="7"/>
        <w:numPr>
          <w:ilvl w:val="5"/>
          <w:numId w:val="0"/>
        </w:numPr>
      </w:pPr>
      <w:r>
        <w:rPr>
          <w:rFonts w:hint="eastAsia" w:ascii="Times New Roman" w:hAnsi="Times New Roman" w:cs="宋体"/>
        </w:rPr>
        <w:t xml:space="preserve">6.1.7.4.2.5  </w:t>
      </w:r>
      <w:r>
        <w:rPr>
          <w:rFonts w:hint="eastAsia"/>
        </w:rPr>
        <w:t>主要经济指标-区属企业-条形统计H5</w:t>
      </w:r>
    </w:p>
    <w:p w14:paraId="41D116E6">
      <w:pPr>
        <w:ind w:firstLine="480"/>
      </w:pPr>
      <w:r>
        <w:rPr>
          <w:rFonts w:hint="eastAsia"/>
        </w:rPr>
        <w:t>对区属企业经济指标进行梳理、统计，展现营业收入等15个经济指标变动情况。用户选择包括净利润、利润总额、归母净利润、营业收入、固定资产投资、在沪缴纳税费、企业增加值、职工薪酬总额、主业利润、资产总额、负债总额、归母所有者权益、所属境内外上市公司市值、货币资金、带息负债总额中的任一指标后，页面将展现所选指标在黄浦区、静安区等16个区县中的分布详情。</w:t>
      </w:r>
    </w:p>
    <w:p w14:paraId="0D684FC6">
      <w:pPr>
        <w:ind w:firstLine="0" w:firstLineChars="0"/>
        <w:jc w:val="center"/>
      </w:pPr>
      <w:r>
        <w:rPr>
          <w:rFonts w:hint="eastAsia" w:ascii="宋体" w:hAnsi="宋体" w:cs="宋体"/>
        </w:rPr>
        <w:drawing>
          <wp:inline distT="0" distB="0" distL="0" distR="0">
            <wp:extent cx="2879725" cy="7427595"/>
            <wp:effectExtent l="0" t="0" r="6350" b="19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30"/>
                    <a:stretch>
                      <a:fillRect/>
                    </a:stretch>
                  </pic:blipFill>
                  <pic:spPr>
                    <a:xfrm>
                      <a:off x="0" y="0"/>
                      <a:ext cx="2880000" cy="7427914"/>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53FA4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6" w:hRule="atLeast"/>
          <w:tblHeader/>
          <w:jc w:val="center"/>
        </w:trPr>
        <w:tc>
          <w:tcPr>
            <w:tcW w:w="1278" w:type="pct"/>
            <w:vAlign w:val="center"/>
          </w:tcPr>
          <w:p w14:paraId="75C906B7">
            <w:pPr>
              <w:pStyle w:val="30"/>
            </w:pPr>
            <w:r>
              <w:t>编号</w:t>
            </w:r>
          </w:p>
        </w:tc>
        <w:tc>
          <w:tcPr>
            <w:tcW w:w="3721" w:type="pct"/>
            <w:vAlign w:val="center"/>
          </w:tcPr>
          <w:p w14:paraId="3C1385A1">
            <w:pPr>
              <w:pStyle w:val="30"/>
            </w:pPr>
            <w:r>
              <w:t>JJYX_2_5</w:t>
            </w:r>
          </w:p>
        </w:tc>
      </w:tr>
      <w:tr w14:paraId="64FE3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2B8B7BE">
            <w:pPr>
              <w:pStyle w:val="30"/>
            </w:pPr>
            <w:r>
              <w:t>角色</w:t>
            </w:r>
          </w:p>
        </w:tc>
        <w:tc>
          <w:tcPr>
            <w:tcW w:w="3721" w:type="pct"/>
            <w:vAlign w:val="center"/>
          </w:tcPr>
          <w:p w14:paraId="436DC3D2">
            <w:pPr>
              <w:pStyle w:val="30"/>
            </w:pPr>
            <w:r>
              <w:t>国资委用户，系统管理员</w:t>
            </w:r>
          </w:p>
        </w:tc>
      </w:tr>
      <w:tr w14:paraId="44BC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80EEB0C">
            <w:pPr>
              <w:pStyle w:val="30"/>
            </w:pPr>
            <w:r>
              <w:t>前置条件</w:t>
            </w:r>
          </w:p>
        </w:tc>
        <w:tc>
          <w:tcPr>
            <w:tcW w:w="3721" w:type="pct"/>
            <w:vAlign w:val="center"/>
          </w:tcPr>
          <w:p w14:paraId="3F5BEDBF">
            <w:pPr>
              <w:pStyle w:val="30"/>
            </w:pPr>
            <w:r>
              <w:t>无</w:t>
            </w:r>
          </w:p>
        </w:tc>
      </w:tr>
      <w:tr w14:paraId="4DC4B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0E0D124">
            <w:pPr>
              <w:pStyle w:val="30"/>
            </w:pPr>
            <w:r>
              <w:t>后置条件</w:t>
            </w:r>
          </w:p>
        </w:tc>
        <w:tc>
          <w:tcPr>
            <w:tcW w:w="3721" w:type="pct"/>
            <w:vAlign w:val="center"/>
          </w:tcPr>
          <w:p w14:paraId="1BC41E22">
            <w:pPr>
              <w:pStyle w:val="30"/>
            </w:pPr>
            <w:r>
              <w:t>无</w:t>
            </w:r>
          </w:p>
        </w:tc>
      </w:tr>
      <w:tr w14:paraId="706CE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0006B82">
            <w:pPr>
              <w:pStyle w:val="30"/>
            </w:pPr>
            <w:r>
              <w:t>输入</w:t>
            </w:r>
          </w:p>
        </w:tc>
        <w:tc>
          <w:tcPr>
            <w:tcW w:w="3721" w:type="pct"/>
            <w:vAlign w:val="center"/>
          </w:tcPr>
          <w:p w14:paraId="7B2909E1">
            <w:pPr>
              <w:pStyle w:val="30"/>
            </w:pPr>
            <w:r>
              <w:t>点击国资总览-主要经济指标-区属企业条形图</w:t>
            </w:r>
          </w:p>
        </w:tc>
      </w:tr>
      <w:tr w14:paraId="3E1A4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D731ADB">
            <w:pPr>
              <w:pStyle w:val="30"/>
            </w:pPr>
            <w:r>
              <w:t>输出</w:t>
            </w:r>
          </w:p>
        </w:tc>
        <w:tc>
          <w:tcPr>
            <w:tcW w:w="3721" w:type="pct"/>
            <w:vAlign w:val="center"/>
          </w:tcPr>
          <w:p w14:paraId="63DA05B8">
            <w:pPr>
              <w:pStyle w:val="30"/>
            </w:pPr>
            <w:r>
              <w:t>所选指标在各区县中的分布详情</w:t>
            </w:r>
          </w:p>
        </w:tc>
      </w:tr>
      <w:tr w14:paraId="28708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1F93A83">
            <w:pPr>
              <w:pStyle w:val="30"/>
            </w:pPr>
            <w:r>
              <w:t>正常流</w:t>
            </w:r>
          </w:p>
        </w:tc>
        <w:tc>
          <w:tcPr>
            <w:tcW w:w="3721" w:type="pct"/>
            <w:vAlign w:val="center"/>
          </w:tcPr>
          <w:p w14:paraId="21467E85">
            <w:pPr>
              <w:pStyle w:val="30"/>
            </w:pPr>
            <w:r>
              <w:t>用户可查看所选指标数据详情</w:t>
            </w:r>
          </w:p>
        </w:tc>
      </w:tr>
      <w:tr w14:paraId="3B8D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EF97DFF">
            <w:pPr>
              <w:pStyle w:val="30"/>
            </w:pPr>
            <w:r>
              <w:t>异常流</w:t>
            </w:r>
          </w:p>
        </w:tc>
        <w:tc>
          <w:tcPr>
            <w:tcW w:w="3721" w:type="pct"/>
            <w:vAlign w:val="center"/>
          </w:tcPr>
          <w:p w14:paraId="44639666">
            <w:pPr>
              <w:pStyle w:val="30"/>
            </w:pPr>
            <w:r>
              <w:t>页面跳转异常</w:t>
            </w:r>
          </w:p>
        </w:tc>
      </w:tr>
      <w:tr w14:paraId="597B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2D28954">
            <w:pPr>
              <w:pStyle w:val="30"/>
            </w:pPr>
            <w:r>
              <w:t>特殊需求</w:t>
            </w:r>
          </w:p>
        </w:tc>
        <w:tc>
          <w:tcPr>
            <w:tcW w:w="3721" w:type="pct"/>
            <w:vAlign w:val="center"/>
          </w:tcPr>
          <w:p w14:paraId="21EB4325">
            <w:pPr>
              <w:pStyle w:val="30"/>
            </w:pPr>
            <w:r>
              <w:t>无</w:t>
            </w:r>
          </w:p>
        </w:tc>
      </w:tr>
    </w:tbl>
    <w:p w14:paraId="7666BC34">
      <w:pPr>
        <w:pStyle w:val="7"/>
        <w:numPr>
          <w:ilvl w:val="5"/>
          <w:numId w:val="0"/>
        </w:numPr>
      </w:pPr>
      <w:r>
        <w:rPr>
          <w:rFonts w:hint="eastAsia" w:ascii="Times New Roman" w:hAnsi="Times New Roman" w:cs="宋体"/>
        </w:rPr>
        <w:t xml:space="preserve">6.1.7.4.2.6  </w:t>
      </w:r>
      <w:r>
        <w:rPr>
          <w:rFonts w:hint="eastAsia"/>
        </w:rPr>
        <w:t>主要经济指标-区属企业-表格详情H5</w:t>
      </w:r>
    </w:p>
    <w:p w14:paraId="5E4F03AF">
      <w:pPr>
        <w:ind w:firstLine="480"/>
      </w:pPr>
      <w:r>
        <w:rPr>
          <w:rFonts w:hint="eastAsia"/>
        </w:rPr>
        <w:t>对区属企业经济指标进行梳理、统计，展现营业收入等15个经济指标变动情况。用户选择包括净利润、利润总额、归母净利润、营业收入、固定资产投资、在沪缴纳税费、企业增加值、职工薪酬总额、主业利润、资产总额、负债总额、归母所有者权益、所属境内外上市公司市值、货币资金、带息负债总额中的任一指标后，页面将展现所选指标在黄浦区、静安区等16个区县中的具体数值。</w:t>
      </w:r>
    </w:p>
    <w:p w14:paraId="184D46E4">
      <w:pPr>
        <w:ind w:firstLine="0" w:firstLineChars="0"/>
        <w:jc w:val="center"/>
      </w:pPr>
      <w:r>
        <w:rPr>
          <w:rFonts w:hint="eastAsia" w:ascii="宋体" w:hAnsi="宋体" w:cs="宋体"/>
        </w:rPr>
        <w:drawing>
          <wp:inline distT="0" distB="0" distL="0" distR="0">
            <wp:extent cx="2879725" cy="6258560"/>
            <wp:effectExtent l="0" t="0" r="6350" b="889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31"/>
                    <a:stretch>
                      <a:fillRect/>
                    </a:stretch>
                  </pic:blipFill>
                  <pic:spPr>
                    <a:xfrm>
                      <a:off x="0" y="0"/>
                      <a:ext cx="2880000" cy="6258967"/>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6B76E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67A54509">
            <w:pPr>
              <w:pStyle w:val="30"/>
            </w:pPr>
            <w:r>
              <w:t>编号</w:t>
            </w:r>
          </w:p>
        </w:tc>
        <w:tc>
          <w:tcPr>
            <w:tcW w:w="3721" w:type="pct"/>
            <w:vAlign w:val="center"/>
          </w:tcPr>
          <w:p w14:paraId="4A564A8D">
            <w:pPr>
              <w:pStyle w:val="30"/>
            </w:pPr>
            <w:r>
              <w:t>JJYX_2_6</w:t>
            </w:r>
          </w:p>
        </w:tc>
      </w:tr>
      <w:tr w14:paraId="71B46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C644574">
            <w:pPr>
              <w:pStyle w:val="30"/>
            </w:pPr>
            <w:r>
              <w:t>角色</w:t>
            </w:r>
          </w:p>
        </w:tc>
        <w:tc>
          <w:tcPr>
            <w:tcW w:w="3721" w:type="pct"/>
            <w:vAlign w:val="center"/>
          </w:tcPr>
          <w:p w14:paraId="3DC961A9">
            <w:pPr>
              <w:pStyle w:val="30"/>
            </w:pPr>
            <w:r>
              <w:t>国资委用户，系统管理员</w:t>
            </w:r>
          </w:p>
        </w:tc>
      </w:tr>
      <w:tr w14:paraId="59F03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0E676C6">
            <w:pPr>
              <w:pStyle w:val="30"/>
            </w:pPr>
            <w:r>
              <w:t>前置条件</w:t>
            </w:r>
          </w:p>
        </w:tc>
        <w:tc>
          <w:tcPr>
            <w:tcW w:w="3721" w:type="pct"/>
            <w:vAlign w:val="center"/>
          </w:tcPr>
          <w:p w14:paraId="14674C8B">
            <w:pPr>
              <w:pStyle w:val="30"/>
            </w:pPr>
            <w:r>
              <w:t>无</w:t>
            </w:r>
          </w:p>
        </w:tc>
      </w:tr>
      <w:tr w14:paraId="2E3C3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F611971">
            <w:pPr>
              <w:pStyle w:val="30"/>
            </w:pPr>
            <w:r>
              <w:t>后置条件</w:t>
            </w:r>
          </w:p>
        </w:tc>
        <w:tc>
          <w:tcPr>
            <w:tcW w:w="3721" w:type="pct"/>
            <w:vAlign w:val="center"/>
          </w:tcPr>
          <w:p w14:paraId="7B19F796">
            <w:pPr>
              <w:pStyle w:val="30"/>
            </w:pPr>
            <w:r>
              <w:t>无</w:t>
            </w:r>
          </w:p>
        </w:tc>
      </w:tr>
      <w:tr w14:paraId="6D98C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76EB934">
            <w:pPr>
              <w:pStyle w:val="30"/>
            </w:pPr>
            <w:r>
              <w:t>输入</w:t>
            </w:r>
          </w:p>
        </w:tc>
        <w:tc>
          <w:tcPr>
            <w:tcW w:w="3721" w:type="pct"/>
            <w:vAlign w:val="center"/>
          </w:tcPr>
          <w:p w14:paraId="4DC3DA41">
            <w:pPr>
              <w:pStyle w:val="30"/>
            </w:pPr>
            <w:r>
              <w:t>点击国资总览-主要经济指标-区属企业表格</w:t>
            </w:r>
          </w:p>
        </w:tc>
      </w:tr>
      <w:tr w14:paraId="35193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9CB74EF">
            <w:pPr>
              <w:pStyle w:val="30"/>
            </w:pPr>
            <w:r>
              <w:t>输出</w:t>
            </w:r>
          </w:p>
        </w:tc>
        <w:tc>
          <w:tcPr>
            <w:tcW w:w="3721" w:type="pct"/>
            <w:vAlign w:val="center"/>
          </w:tcPr>
          <w:p w14:paraId="2D51C5AC">
            <w:pPr>
              <w:pStyle w:val="30"/>
            </w:pPr>
            <w:r>
              <w:t>所选指标在各区县的具体数值</w:t>
            </w:r>
          </w:p>
        </w:tc>
      </w:tr>
      <w:tr w14:paraId="091F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277AF79">
            <w:pPr>
              <w:pStyle w:val="30"/>
            </w:pPr>
            <w:r>
              <w:t>正常流</w:t>
            </w:r>
          </w:p>
        </w:tc>
        <w:tc>
          <w:tcPr>
            <w:tcW w:w="3721" w:type="pct"/>
            <w:vAlign w:val="center"/>
          </w:tcPr>
          <w:p w14:paraId="64937C96">
            <w:pPr>
              <w:pStyle w:val="30"/>
            </w:pPr>
            <w:r>
              <w:t>用户可查看所选指标数据详情</w:t>
            </w:r>
          </w:p>
        </w:tc>
      </w:tr>
      <w:tr w14:paraId="30138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779C39E">
            <w:pPr>
              <w:pStyle w:val="30"/>
            </w:pPr>
            <w:r>
              <w:t>异常流</w:t>
            </w:r>
          </w:p>
        </w:tc>
        <w:tc>
          <w:tcPr>
            <w:tcW w:w="3721" w:type="pct"/>
            <w:vAlign w:val="center"/>
          </w:tcPr>
          <w:p w14:paraId="35524450">
            <w:pPr>
              <w:pStyle w:val="30"/>
            </w:pPr>
            <w:r>
              <w:t>页面跳转异常</w:t>
            </w:r>
          </w:p>
        </w:tc>
      </w:tr>
      <w:tr w14:paraId="753AB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86B7599">
            <w:pPr>
              <w:pStyle w:val="30"/>
            </w:pPr>
            <w:r>
              <w:t>特殊需求</w:t>
            </w:r>
          </w:p>
        </w:tc>
        <w:tc>
          <w:tcPr>
            <w:tcW w:w="3721" w:type="pct"/>
            <w:vAlign w:val="center"/>
          </w:tcPr>
          <w:p w14:paraId="4D8B54A2">
            <w:pPr>
              <w:pStyle w:val="30"/>
            </w:pPr>
            <w:r>
              <w:t>无</w:t>
            </w:r>
          </w:p>
        </w:tc>
      </w:tr>
    </w:tbl>
    <w:p w14:paraId="68175197">
      <w:pPr>
        <w:pStyle w:val="7"/>
        <w:numPr>
          <w:ilvl w:val="5"/>
          <w:numId w:val="0"/>
        </w:numPr>
      </w:pPr>
      <w:r>
        <w:rPr>
          <w:rFonts w:hint="eastAsia" w:ascii="Times New Roman" w:hAnsi="Times New Roman" w:cs="宋体"/>
        </w:rPr>
        <w:t xml:space="preserve">6.1.7.4.2.7  </w:t>
      </w:r>
      <w:r>
        <w:rPr>
          <w:rFonts w:hint="eastAsia"/>
        </w:rPr>
        <w:t>财务分析指标-指标汇总H5</w:t>
      </w:r>
    </w:p>
    <w:p w14:paraId="61A1EAB1">
      <w:pPr>
        <w:ind w:firstLine="480"/>
      </w:pPr>
      <w:r>
        <w:rPr>
          <w:rFonts w:hint="eastAsia"/>
        </w:rPr>
        <w:t>对上海市国资委监管企业、委托监管企业、区属企业财务指标进行梳理、统计，展现资产负债率等15个经济指标名称、指标值、同比情况。该页面主要包括资产负债率、净资产收益率、研发经费投入强度、营业收现率、人均利润(万/人)、有息负债率、利息保障倍数、毛利率、营业利润率、总资产报酬率、应收账款周转率、存货周转率、固定资产周转率、营业收入三年增长率、投资规模三年增长率等内容。</w:t>
      </w:r>
    </w:p>
    <w:p w14:paraId="1BB5642A">
      <w:pPr>
        <w:ind w:firstLine="0" w:firstLineChars="0"/>
        <w:jc w:val="center"/>
        <w:rPr>
          <w:rFonts w:hint="eastAsia" w:ascii="宋体" w:hAnsi="宋体" w:cs="宋体"/>
        </w:rPr>
      </w:pPr>
      <w:r>
        <w:rPr>
          <w:rFonts w:hint="eastAsia" w:ascii="宋体" w:hAnsi="宋体" w:cs="宋体"/>
        </w:rPr>
        <w:drawing>
          <wp:inline distT="0" distB="0" distL="0" distR="0">
            <wp:extent cx="2879725" cy="6258560"/>
            <wp:effectExtent l="0" t="0" r="635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32"/>
                    <a:stretch>
                      <a:fillRect/>
                    </a:stretch>
                  </pic:blipFill>
                  <pic:spPr>
                    <a:xfrm>
                      <a:off x="0" y="0"/>
                      <a:ext cx="2880000" cy="6258967"/>
                    </a:xfrm>
                    <a:prstGeom prst="rect">
                      <a:avLst/>
                    </a:prstGeom>
                  </pic:spPr>
                </pic:pic>
              </a:graphicData>
            </a:graphic>
          </wp:inline>
        </w:drawing>
      </w:r>
    </w:p>
    <w:p w14:paraId="37B8B5FD">
      <w:pPr>
        <w:ind w:firstLine="0" w:firstLineChars="0"/>
        <w:jc w:val="center"/>
        <w:rPr>
          <w:rFonts w:hint="eastAsia" w:ascii="宋体" w:hAnsi="宋体" w:cs="宋体"/>
        </w:rPr>
      </w:pP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021CB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18D06D43">
            <w:pPr>
              <w:pStyle w:val="30"/>
            </w:pPr>
            <w:r>
              <w:t>编号</w:t>
            </w:r>
          </w:p>
        </w:tc>
        <w:tc>
          <w:tcPr>
            <w:tcW w:w="3721" w:type="pct"/>
            <w:vAlign w:val="center"/>
          </w:tcPr>
          <w:p w14:paraId="0EFC5A31">
            <w:pPr>
              <w:pStyle w:val="30"/>
            </w:pPr>
            <w:r>
              <w:t>JJYX_2_7</w:t>
            </w:r>
          </w:p>
        </w:tc>
      </w:tr>
      <w:tr w14:paraId="682B3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35CA10E">
            <w:pPr>
              <w:pStyle w:val="30"/>
            </w:pPr>
            <w:r>
              <w:t>角色</w:t>
            </w:r>
          </w:p>
        </w:tc>
        <w:tc>
          <w:tcPr>
            <w:tcW w:w="3721" w:type="pct"/>
            <w:vAlign w:val="center"/>
          </w:tcPr>
          <w:p w14:paraId="339B4ECF">
            <w:pPr>
              <w:pStyle w:val="30"/>
            </w:pPr>
            <w:r>
              <w:t>国资委用户，系统管理员</w:t>
            </w:r>
          </w:p>
        </w:tc>
      </w:tr>
      <w:tr w14:paraId="7B335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D340B94">
            <w:pPr>
              <w:pStyle w:val="30"/>
            </w:pPr>
            <w:r>
              <w:t>前置条件</w:t>
            </w:r>
          </w:p>
        </w:tc>
        <w:tc>
          <w:tcPr>
            <w:tcW w:w="3721" w:type="pct"/>
            <w:vAlign w:val="center"/>
          </w:tcPr>
          <w:p w14:paraId="30AD160B">
            <w:pPr>
              <w:pStyle w:val="30"/>
            </w:pPr>
            <w:r>
              <w:t>无</w:t>
            </w:r>
          </w:p>
        </w:tc>
      </w:tr>
      <w:tr w14:paraId="798F3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CDD610C">
            <w:pPr>
              <w:pStyle w:val="30"/>
            </w:pPr>
            <w:r>
              <w:t>后置条件</w:t>
            </w:r>
          </w:p>
        </w:tc>
        <w:tc>
          <w:tcPr>
            <w:tcW w:w="3721" w:type="pct"/>
            <w:vAlign w:val="center"/>
          </w:tcPr>
          <w:p w14:paraId="53E0FE79">
            <w:pPr>
              <w:pStyle w:val="30"/>
            </w:pPr>
            <w:r>
              <w:t>无</w:t>
            </w:r>
          </w:p>
        </w:tc>
      </w:tr>
      <w:tr w14:paraId="4E3B9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75206FE">
            <w:pPr>
              <w:pStyle w:val="30"/>
            </w:pPr>
            <w:r>
              <w:t>输入</w:t>
            </w:r>
          </w:p>
        </w:tc>
        <w:tc>
          <w:tcPr>
            <w:tcW w:w="3721" w:type="pct"/>
            <w:vAlign w:val="center"/>
          </w:tcPr>
          <w:p w14:paraId="70E2F771">
            <w:pPr>
              <w:pStyle w:val="30"/>
            </w:pPr>
            <w:r>
              <w:t>点击国资总览-</w:t>
            </w:r>
            <w:bookmarkStart w:id="183" w:name="OLE_LINK17"/>
            <w:bookmarkStart w:id="184" w:name="OLE_LINK18"/>
            <w:r>
              <w:t>财务分析</w:t>
            </w:r>
            <w:bookmarkEnd w:id="183"/>
            <w:bookmarkEnd w:id="184"/>
            <w:r>
              <w:t>指标</w:t>
            </w:r>
          </w:p>
        </w:tc>
      </w:tr>
      <w:tr w14:paraId="052CB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FA68C76">
            <w:pPr>
              <w:pStyle w:val="30"/>
            </w:pPr>
            <w:r>
              <w:t>输出</w:t>
            </w:r>
          </w:p>
        </w:tc>
        <w:tc>
          <w:tcPr>
            <w:tcW w:w="3721" w:type="pct"/>
            <w:vAlign w:val="center"/>
          </w:tcPr>
          <w:p w14:paraId="13678381">
            <w:pPr>
              <w:pStyle w:val="30"/>
            </w:pPr>
            <w:r>
              <w:t>15个财务分析指标数据详情</w:t>
            </w:r>
          </w:p>
        </w:tc>
      </w:tr>
      <w:tr w14:paraId="1E9C1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E73410D">
            <w:pPr>
              <w:pStyle w:val="30"/>
            </w:pPr>
            <w:r>
              <w:t>正常流</w:t>
            </w:r>
          </w:p>
        </w:tc>
        <w:tc>
          <w:tcPr>
            <w:tcW w:w="3721" w:type="pct"/>
            <w:vAlign w:val="center"/>
          </w:tcPr>
          <w:p w14:paraId="46935E79">
            <w:pPr>
              <w:pStyle w:val="30"/>
            </w:pPr>
            <w:r>
              <w:t>用户可查看15个财务分析指标数据详情</w:t>
            </w:r>
          </w:p>
        </w:tc>
      </w:tr>
      <w:tr w14:paraId="3329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63C871E">
            <w:pPr>
              <w:pStyle w:val="30"/>
            </w:pPr>
            <w:r>
              <w:t>异常流</w:t>
            </w:r>
          </w:p>
        </w:tc>
        <w:tc>
          <w:tcPr>
            <w:tcW w:w="3721" w:type="pct"/>
            <w:vAlign w:val="center"/>
          </w:tcPr>
          <w:p w14:paraId="3B186D67">
            <w:pPr>
              <w:pStyle w:val="30"/>
            </w:pPr>
            <w:r>
              <w:t>页面跳转异常</w:t>
            </w:r>
          </w:p>
        </w:tc>
      </w:tr>
      <w:tr w14:paraId="148B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A1BC129">
            <w:pPr>
              <w:pStyle w:val="30"/>
            </w:pPr>
            <w:r>
              <w:t>特殊需求</w:t>
            </w:r>
          </w:p>
        </w:tc>
        <w:tc>
          <w:tcPr>
            <w:tcW w:w="3721" w:type="pct"/>
            <w:vAlign w:val="center"/>
          </w:tcPr>
          <w:p w14:paraId="45CE4073">
            <w:pPr>
              <w:pStyle w:val="30"/>
            </w:pPr>
            <w:r>
              <w:t>无</w:t>
            </w:r>
          </w:p>
        </w:tc>
      </w:tr>
    </w:tbl>
    <w:p w14:paraId="3F2CCDE9">
      <w:pPr>
        <w:pStyle w:val="7"/>
        <w:numPr>
          <w:ilvl w:val="5"/>
          <w:numId w:val="0"/>
        </w:numPr>
      </w:pPr>
      <w:r>
        <w:rPr>
          <w:rFonts w:hint="eastAsia" w:ascii="Times New Roman" w:hAnsi="Times New Roman" w:cs="宋体"/>
        </w:rPr>
        <w:t xml:space="preserve">6.1.7.4.2.8  </w:t>
      </w:r>
      <w:r>
        <w:rPr>
          <w:rFonts w:hint="eastAsia"/>
        </w:rPr>
        <w:t>财务分析指标-指标详情H5</w:t>
      </w:r>
    </w:p>
    <w:p w14:paraId="34E429A1">
      <w:pPr>
        <w:ind w:firstLine="480"/>
      </w:pPr>
      <w:r>
        <w:rPr>
          <w:rFonts w:hint="eastAsia"/>
        </w:rPr>
        <w:t>对上海市国资委监管企业、委托监管企业、区属企业财务指标进行梳理、统计，展现营业收入等15个财务分析在市国资委监管企业、委托监管企业、区属企业指标值分布情况。该页面可选指标包括资产负债率、净资产收益率、研发经费投入强度、营业收现率、人均利润(万/人)、有息负债率、利息保障倍数、毛利率、营业利润率、总资产报酬率、应收账款周转率、存货周转率、固定资产周转率、营业收入三年增长率、投资规模三年增长率等内容。</w:t>
      </w:r>
    </w:p>
    <w:p w14:paraId="301DD1FE">
      <w:pPr>
        <w:ind w:firstLine="0" w:firstLineChars="0"/>
        <w:jc w:val="center"/>
      </w:pPr>
      <w:r>
        <w:rPr>
          <w:rFonts w:hint="eastAsia" w:ascii="宋体" w:hAnsi="宋体" w:cs="宋体"/>
        </w:rPr>
        <w:drawing>
          <wp:inline distT="0" distB="0" distL="0" distR="0">
            <wp:extent cx="2879725" cy="6231255"/>
            <wp:effectExtent l="0" t="0" r="6350" b="762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33"/>
                    <a:stretch>
                      <a:fillRect/>
                    </a:stretch>
                  </pic:blipFill>
                  <pic:spPr>
                    <a:xfrm>
                      <a:off x="0" y="0"/>
                      <a:ext cx="2880000" cy="6231273"/>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54687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030DC236">
            <w:pPr>
              <w:pStyle w:val="30"/>
            </w:pPr>
            <w:r>
              <w:t>编号</w:t>
            </w:r>
          </w:p>
        </w:tc>
        <w:tc>
          <w:tcPr>
            <w:tcW w:w="3721" w:type="pct"/>
            <w:vAlign w:val="center"/>
          </w:tcPr>
          <w:p w14:paraId="41E0494A">
            <w:pPr>
              <w:pStyle w:val="30"/>
            </w:pPr>
            <w:r>
              <w:t>JJYX_2_8</w:t>
            </w:r>
          </w:p>
        </w:tc>
      </w:tr>
      <w:tr w14:paraId="44D9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63CC599">
            <w:pPr>
              <w:pStyle w:val="30"/>
            </w:pPr>
            <w:r>
              <w:t>角色</w:t>
            </w:r>
          </w:p>
        </w:tc>
        <w:tc>
          <w:tcPr>
            <w:tcW w:w="3721" w:type="pct"/>
            <w:vAlign w:val="center"/>
          </w:tcPr>
          <w:p w14:paraId="247558B9">
            <w:pPr>
              <w:pStyle w:val="30"/>
            </w:pPr>
            <w:r>
              <w:t>国资委用户，系统管理员</w:t>
            </w:r>
          </w:p>
        </w:tc>
      </w:tr>
      <w:tr w14:paraId="18B85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5EC5D3B">
            <w:pPr>
              <w:pStyle w:val="30"/>
            </w:pPr>
            <w:r>
              <w:t>前置条件</w:t>
            </w:r>
          </w:p>
        </w:tc>
        <w:tc>
          <w:tcPr>
            <w:tcW w:w="3721" w:type="pct"/>
            <w:vAlign w:val="center"/>
          </w:tcPr>
          <w:p w14:paraId="37C19685">
            <w:pPr>
              <w:pStyle w:val="30"/>
            </w:pPr>
            <w:r>
              <w:t>无</w:t>
            </w:r>
          </w:p>
        </w:tc>
      </w:tr>
      <w:tr w14:paraId="3C187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1EF2C9D">
            <w:pPr>
              <w:pStyle w:val="30"/>
            </w:pPr>
            <w:r>
              <w:t>后置条件</w:t>
            </w:r>
          </w:p>
        </w:tc>
        <w:tc>
          <w:tcPr>
            <w:tcW w:w="3721" w:type="pct"/>
            <w:vAlign w:val="center"/>
          </w:tcPr>
          <w:p w14:paraId="7F8F6B68">
            <w:pPr>
              <w:pStyle w:val="30"/>
            </w:pPr>
            <w:r>
              <w:t>无</w:t>
            </w:r>
          </w:p>
        </w:tc>
      </w:tr>
      <w:tr w14:paraId="76333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174F77C">
            <w:pPr>
              <w:pStyle w:val="30"/>
            </w:pPr>
            <w:r>
              <w:t>输入</w:t>
            </w:r>
          </w:p>
        </w:tc>
        <w:tc>
          <w:tcPr>
            <w:tcW w:w="3721" w:type="pct"/>
            <w:vAlign w:val="center"/>
          </w:tcPr>
          <w:p w14:paraId="4F471D13">
            <w:pPr>
              <w:pStyle w:val="30"/>
            </w:pPr>
            <w:r>
              <w:t>点击国资总览-财务分析指标-点击指标</w:t>
            </w:r>
          </w:p>
        </w:tc>
      </w:tr>
      <w:tr w14:paraId="03BD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4F54BCE">
            <w:pPr>
              <w:pStyle w:val="30"/>
            </w:pPr>
            <w:r>
              <w:t>输出</w:t>
            </w:r>
          </w:p>
        </w:tc>
        <w:tc>
          <w:tcPr>
            <w:tcW w:w="3721" w:type="pct"/>
            <w:vAlign w:val="center"/>
          </w:tcPr>
          <w:p w14:paraId="7169D282">
            <w:pPr>
              <w:pStyle w:val="30"/>
            </w:pPr>
            <w:r>
              <w:t>15个财务分析指标数据分布情况</w:t>
            </w:r>
          </w:p>
        </w:tc>
      </w:tr>
      <w:tr w14:paraId="6389A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0889317">
            <w:pPr>
              <w:pStyle w:val="30"/>
            </w:pPr>
            <w:r>
              <w:t>正常流</w:t>
            </w:r>
          </w:p>
        </w:tc>
        <w:tc>
          <w:tcPr>
            <w:tcW w:w="3721" w:type="pct"/>
            <w:vAlign w:val="center"/>
          </w:tcPr>
          <w:p w14:paraId="327F9526">
            <w:pPr>
              <w:pStyle w:val="30"/>
            </w:pPr>
            <w:r>
              <w:t>用户可查看所选财务指标数据详情</w:t>
            </w:r>
          </w:p>
        </w:tc>
      </w:tr>
      <w:tr w14:paraId="08FD5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3664AFA">
            <w:pPr>
              <w:pStyle w:val="30"/>
            </w:pPr>
            <w:r>
              <w:t>异常流</w:t>
            </w:r>
          </w:p>
        </w:tc>
        <w:tc>
          <w:tcPr>
            <w:tcW w:w="3721" w:type="pct"/>
            <w:vAlign w:val="center"/>
          </w:tcPr>
          <w:p w14:paraId="76572A44">
            <w:pPr>
              <w:pStyle w:val="30"/>
            </w:pPr>
            <w:r>
              <w:t>页面跳转异常</w:t>
            </w:r>
          </w:p>
        </w:tc>
      </w:tr>
      <w:tr w14:paraId="4AB54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AFAC4F5">
            <w:pPr>
              <w:pStyle w:val="30"/>
            </w:pPr>
            <w:r>
              <w:t>特殊需求</w:t>
            </w:r>
          </w:p>
        </w:tc>
        <w:tc>
          <w:tcPr>
            <w:tcW w:w="3721" w:type="pct"/>
            <w:vAlign w:val="center"/>
          </w:tcPr>
          <w:p w14:paraId="0162E9F0">
            <w:pPr>
              <w:pStyle w:val="30"/>
            </w:pPr>
            <w:r>
              <w:t>无</w:t>
            </w:r>
          </w:p>
        </w:tc>
      </w:tr>
    </w:tbl>
    <w:p w14:paraId="27091217">
      <w:pPr>
        <w:pStyle w:val="7"/>
        <w:numPr>
          <w:ilvl w:val="5"/>
          <w:numId w:val="0"/>
        </w:numPr>
      </w:pPr>
      <w:r>
        <w:rPr>
          <w:rFonts w:hint="eastAsia" w:ascii="Times New Roman" w:hAnsi="Times New Roman" w:cs="宋体"/>
        </w:rPr>
        <w:t xml:space="preserve">6.1.7.4.2.9  </w:t>
      </w:r>
      <w:r>
        <w:rPr>
          <w:rFonts w:hint="eastAsia"/>
        </w:rPr>
        <w:t>财务分析指标-市国资委监管企业详情H5</w:t>
      </w:r>
    </w:p>
    <w:p w14:paraId="2207C770">
      <w:pPr>
        <w:ind w:firstLine="480"/>
      </w:pPr>
      <w:r>
        <w:rPr>
          <w:rFonts w:hint="eastAsia"/>
        </w:rPr>
        <w:t>对上海市国资委监管企业财务指标进行梳理、统计，展现资产负债率等15个财务指标变动情况。用户选择包括资产负债率、净资产收益率、研发经费投入强度、营业收现率、人均利润(万/人)、有息负债率、利息保障倍数、毛利率、营业利润率、总资产报酬率、应收账款周转率、存货周转率、固定资产周转率、营业收入三年增长率、投资规模三年增长率中的任一指标后，页面将展现所选指标在产业发展类、城市保障类、投资运营类及金融服务类企业中的分布详情。</w:t>
      </w:r>
    </w:p>
    <w:p w14:paraId="1F7AC751">
      <w:pPr>
        <w:ind w:firstLine="0" w:firstLineChars="0"/>
        <w:jc w:val="center"/>
        <w:rPr>
          <w:rFonts w:hint="eastAsia" w:ascii="宋体" w:hAnsi="宋体" w:cs="宋体"/>
        </w:rPr>
      </w:pPr>
      <w:r>
        <w:rPr>
          <w:rFonts w:hint="eastAsia" w:ascii="宋体" w:hAnsi="宋体" w:cs="宋体"/>
        </w:rPr>
        <w:drawing>
          <wp:inline distT="0" distB="0" distL="0" distR="0">
            <wp:extent cx="2879725" cy="6219190"/>
            <wp:effectExtent l="0" t="0" r="635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34"/>
                    <a:stretch>
                      <a:fillRect/>
                    </a:stretch>
                  </pic:blipFill>
                  <pic:spPr>
                    <a:xfrm>
                      <a:off x="0" y="0"/>
                      <a:ext cx="2880000" cy="6219759"/>
                    </a:xfrm>
                    <a:prstGeom prst="rect">
                      <a:avLst/>
                    </a:prstGeom>
                  </pic:spPr>
                </pic:pic>
              </a:graphicData>
            </a:graphic>
          </wp:inline>
        </w:drawing>
      </w:r>
    </w:p>
    <w:p w14:paraId="1B317D3F">
      <w:pPr>
        <w:ind w:firstLine="0" w:firstLineChars="0"/>
        <w:jc w:val="center"/>
        <w:rPr>
          <w:rFonts w:hint="eastAsia" w:ascii="宋体" w:hAnsi="宋体" w:cs="宋体"/>
        </w:rPr>
      </w:pP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0562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443D27AC">
            <w:pPr>
              <w:pStyle w:val="30"/>
            </w:pPr>
            <w:r>
              <w:t>编号</w:t>
            </w:r>
          </w:p>
        </w:tc>
        <w:tc>
          <w:tcPr>
            <w:tcW w:w="3721" w:type="pct"/>
            <w:vAlign w:val="center"/>
          </w:tcPr>
          <w:p w14:paraId="7927C2A1">
            <w:pPr>
              <w:pStyle w:val="30"/>
            </w:pPr>
            <w:r>
              <w:t>JJYX_2_9</w:t>
            </w:r>
          </w:p>
        </w:tc>
      </w:tr>
      <w:tr w14:paraId="442AE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1347CE0">
            <w:pPr>
              <w:pStyle w:val="30"/>
            </w:pPr>
            <w:r>
              <w:t>角色</w:t>
            </w:r>
          </w:p>
        </w:tc>
        <w:tc>
          <w:tcPr>
            <w:tcW w:w="3721" w:type="pct"/>
            <w:vAlign w:val="center"/>
          </w:tcPr>
          <w:p w14:paraId="45A77471">
            <w:pPr>
              <w:pStyle w:val="30"/>
            </w:pPr>
            <w:r>
              <w:t>国资委用户，系统管理员</w:t>
            </w:r>
          </w:p>
        </w:tc>
      </w:tr>
      <w:tr w14:paraId="1424A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E30741A">
            <w:pPr>
              <w:pStyle w:val="30"/>
            </w:pPr>
            <w:r>
              <w:t>前置条件</w:t>
            </w:r>
          </w:p>
        </w:tc>
        <w:tc>
          <w:tcPr>
            <w:tcW w:w="3721" w:type="pct"/>
            <w:vAlign w:val="center"/>
          </w:tcPr>
          <w:p w14:paraId="63E2F02C">
            <w:pPr>
              <w:pStyle w:val="30"/>
            </w:pPr>
            <w:r>
              <w:t>无</w:t>
            </w:r>
          </w:p>
        </w:tc>
      </w:tr>
      <w:tr w14:paraId="4FB2E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C8C0B62">
            <w:pPr>
              <w:pStyle w:val="30"/>
            </w:pPr>
            <w:r>
              <w:t>后置条件</w:t>
            </w:r>
          </w:p>
        </w:tc>
        <w:tc>
          <w:tcPr>
            <w:tcW w:w="3721" w:type="pct"/>
            <w:vAlign w:val="center"/>
          </w:tcPr>
          <w:p w14:paraId="039D96E8">
            <w:pPr>
              <w:pStyle w:val="30"/>
            </w:pPr>
            <w:r>
              <w:t>无</w:t>
            </w:r>
          </w:p>
        </w:tc>
      </w:tr>
      <w:tr w14:paraId="53B8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EA4EF7F">
            <w:pPr>
              <w:pStyle w:val="30"/>
            </w:pPr>
            <w:r>
              <w:t>输入</w:t>
            </w:r>
          </w:p>
        </w:tc>
        <w:tc>
          <w:tcPr>
            <w:tcW w:w="3721" w:type="pct"/>
            <w:vAlign w:val="center"/>
          </w:tcPr>
          <w:p w14:paraId="3884A4F1">
            <w:pPr>
              <w:pStyle w:val="30"/>
            </w:pPr>
            <w:r>
              <w:t>点击国资总览-财务分析指标-市属监管企业</w:t>
            </w:r>
          </w:p>
        </w:tc>
      </w:tr>
      <w:tr w14:paraId="2B489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94CB28F">
            <w:pPr>
              <w:pStyle w:val="30"/>
            </w:pPr>
            <w:r>
              <w:t>输出</w:t>
            </w:r>
          </w:p>
        </w:tc>
        <w:tc>
          <w:tcPr>
            <w:tcW w:w="3721" w:type="pct"/>
            <w:vAlign w:val="center"/>
          </w:tcPr>
          <w:p w14:paraId="3E6B0917">
            <w:pPr>
              <w:pStyle w:val="30"/>
            </w:pPr>
            <w:r>
              <w:t>所选指标在产业发展类、城市保障类、投资运营类及金融服务类企业中的分布详情</w:t>
            </w:r>
          </w:p>
        </w:tc>
      </w:tr>
      <w:tr w14:paraId="38919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B8F2A79">
            <w:pPr>
              <w:pStyle w:val="30"/>
            </w:pPr>
            <w:r>
              <w:t>正常流</w:t>
            </w:r>
          </w:p>
        </w:tc>
        <w:tc>
          <w:tcPr>
            <w:tcW w:w="3721" w:type="pct"/>
            <w:vAlign w:val="center"/>
          </w:tcPr>
          <w:p w14:paraId="5E5D339B">
            <w:pPr>
              <w:pStyle w:val="30"/>
            </w:pPr>
            <w:r>
              <w:t>用户可查看所选指标数据详情</w:t>
            </w:r>
          </w:p>
        </w:tc>
      </w:tr>
      <w:tr w14:paraId="685E6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5756CEA">
            <w:pPr>
              <w:pStyle w:val="30"/>
            </w:pPr>
            <w:r>
              <w:t>异常流</w:t>
            </w:r>
          </w:p>
        </w:tc>
        <w:tc>
          <w:tcPr>
            <w:tcW w:w="3721" w:type="pct"/>
            <w:vAlign w:val="center"/>
          </w:tcPr>
          <w:p w14:paraId="44E03502">
            <w:pPr>
              <w:pStyle w:val="30"/>
            </w:pPr>
            <w:r>
              <w:t>页面跳转异常</w:t>
            </w:r>
          </w:p>
        </w:tc>
      </w:tr>
      <w:tr w14:paraId="0F54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9646F97">
            <w:pPr>
              <w:pStyle w:val="30"/>
            </w:pPr>
            <w:r>
              <w:t>特殊需求</w:t>
            </w:r>
          </w:p>
        </w:tc>
        <w:tc>
          <w:tcPr>
            <w:tcW w:w="3721" w:type="pct"/>
            <w:vAlign w:val="center"/>
          </w:tcPr>
          <w:p w14:paraId="6D19BC29">
            <w:pPr>
              <w:pStyle w:val="30"/>
            </w:pPr>
            <w:r>
              <w:t>无</w:t>
            </w:r>
          </w:p>
        </w:tc>
      </w:tr>
    </w:tbl>
    <w:p w14:paraId="3164AD38">
      <w:pPr>
        <w:pStyle w:val="7"/>
        <w:numPr>
          <w:ilvl w:val="5"/>
          <w:numId w:val="0"/>
        </w:numPr>
      </w:pPr>
      <w:r>
        <w:rPr>
          <w:rFonts w:hint="eastAsia" w:ascii="Times New Roman" w:hAnsi="Times New Roman" w:cs="宋体"/>
        </w:rPr>
        <w:t xml:space="preserve">6.1.7.4.2.10  </w:t>
      </w:r>
      <w:r>
        <w:rPr>
          <w:rFonts w:hint="eastAsia"/>
        </w:rPr>
        <w:t>财务分析指标-委托监管企业详情H5</w:t>
      </w:r>
    </w:p>
    <w:p w14:paraId="7E5600A0">
      <w:pPr>
        <w:ind w:firstLine="480"/>
      </w:pPr>
      <w:r>
        <w:rPr>
          <w:rFonts w:hint="eastAsia"/>
        </w:rPr>
        <w:t>对委托监管企业详情财务指标进行梳理、统计，展现资产负债率等15个财务指标变动情况。用户选择包括资产负债率、净资产收益率、研发经费投入强度、营业收现率、人均利润(万/人)、有息负债率、利息保障倍数、毛利率、营业利润率、总资产报酬率、应收账款周转率、存货周转率、固定资产周转率、营业收入三年增长率、投资规模三年增长率中的任一指标后，页面将展现所选指标在宣传部、科学与教育类、社会服务与机关服务类、卫生类企业中的分布详情。</w:t>
      </w:r>
    </w:p>
    <w:p w14:paraId="4462FEAC">
      <w:pPr>
        <w:ind w:firstLine="0" w:firstLineChars="0"/>
        <w:jc w:val="center"/>
      </w:pPr>
      <w:r>
        <w:rPr>
          <w:rFonts w:hint="eastAsia" w:ascii="宋体" w:hAnsi="宋体" w:cs="宋体"/>
        </w:rPr>
        <w:drawing>
          <wp:inline distT="0" distB="0" distL="0" distR="0">
            <wp:extent cx="2879725" cy="6251575"/>
            <wp:effectExtent l="0" t="0" r="635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35"/>
                    <a:stretch>
                      <a:fillRect/>
                    </a:stretch>
                  </pic:blipFill>
                  <pic:spPr>
                    <a:xfrm>
                      <a:off x="0" y="0"/>
                      <a:ext cx="2880000" cy="6251707"/>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707A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24D0F2C3">
            <w:pPr>
              <w:pStyle w:val="30"/>
            </w:pPr>
            <w:r>
              <w:t>编号</w:t>
            </w:r>
          </w:p>
        </w:tc>
        <w:tc>
          <w:tcPr>
            <w:tcW w:w="3721" w:type="pct"/>
            <w:vAlign w:val="center"/>
          </w:tcPr>
          <w:p w14:paraId="7EFDFA5A">
            <w:pPr>
              <w:pStyle w:val="30"/>
            </w:pPr>
            <w:r>
              <w:t>JJYX_2_10</w:t>
            </w:r>
          </w:p>
        </w:tc>
      </w:tr>
      <w:tr w14:paraId="5BE8D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01794F5">
            <w:pPr>
              <w:pStyle w:val="30"/>
            </w:pPr>
            <w:r>
              <w:t>角色</w:t>
            </w:r>
          </w:p>
        </w:tc>
        <w:tc>
          <w:tcPr>
            <w:tcW w:w="3721" w:type="pct"/>
            <w:vAlign w:val="center"/>
          </w:tcPr>
          <w:p w14:paraId="43BA44A9">
            <w:pPr>
              <w:pStyle w:val="30"/>
            </w:pPr>
            <w:r>
              <w:t>国资委用户，系统管理员</w:t>
            </w:r>
          </w:p>
        </w:tc>
      </w:tr>
      <w:tr w14:paraId="12E0C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D834A16">
            <w:pPr>
              <w:pStyle w:val="30"/>
            </w:pPr>
            <w:r>
              <w:t>前置条件</w:t>
            </w:r>
          </w:p>
        </w:tc>
        <w:tc>
          <w:tcPr>
            <w:tcW w:w="3721" w:type="pct"/>
            <w:vAlign w:val="center"/>
          </w:tcPr>
          <w:p w14:paraId="00BDF807">
            <w:pPr>
              <w:pStyle w:val="30"/>
            </w:pPr>
            <w:r>
              <w:t>无</w:t>
            </w:r>
          </w:p>
        </w:tc>
      </w:tr>
      <w:tr w14:paraId="18E71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3B2AD2F">
            <w:pPr>
              <w:pStyle w:val="30"/>
            </w:pPr>
            <w:r>
              <w:t>后置条件</w:t>
            </w:r>
          </w:p>
        </w:tc>
        <w:tc>
          <w:tcPr>
            <w:tcW w:w="3721" w:type="pct"/>
            <w:vAlign w:val="center"/>
          </w:tcPr>
          <w:p w14:paraId="08AABB7B">
            <w:pPr>
              <w:pStyle w:val="30"/>
            </w:pPr>
            <w:r>
              <w:t>无</w:t>
            </w:r>
          </w:p>
        </w:tc>
      </w:tr>
      <w:tr w14:paraId="729D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5C06A16">
            <w:pPr>
              <w:pStyle w:val="30"/>
            </w:pPr>
            <w:r>
              <w:t>输入</w:t>
            </w:r>
          </w:p>
        </w:tc>
        <w:tc>
          <w:tcPr>
            <w:tcW w:w="3721" w:type="pct"/>
            <w:vAlign w:val="center"/>
          </w:tcPr>
          <w:p w14:paraId="71B2C786">
            <w:pPr>
              <w:pStyle w:val="30"/>
            </w:pPr>
            <w:r>
              <w:t>点击国资总览-财务分析指标-委托监管企业</w:t>
            </w:r>
          </w:p>
        </w:tc>
      </w:tr>
      <w:tr w14:paraId="1A7BC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84C4BAF">
            <w:pPr>
              <w:pStyle w:val="30"/>
            </w:pPr>
            <w:r>
              <w:t>输出</w:t>
            </w:r>
          </w:p>
        </w:tc>
        <w:tc>
          <w:tcPr>
            <w:tcW w:w="3721" w:type="pct"/>
            <w:vAlign w:val="center"/>
          </w:tcPr>
          <w:p w14:paraId="42002442">
            <w:pPr>
              <w:pStyle w:val="30"/>
            </w:pPr>
            <w:r>
              <w:t>所选指标在宣传部、科学与教育类、社会服务与机关服务类、卫生类企业中的分布详情</w:t>
            </w:r>
          </w:p>
        </w:tc>
      </w:tr>
      <w:tr w14:paraId="22FA0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A94B774">
            <w:pPr>
              <w:pStyle w:val="30"/>
            </w:pPr>
            <w:r>
              <w:t>正常流</w:t>
            </w:r>
          </w:p>
        </w:tc>
        <w:tc>
          <w:tcPr>
            <w:tcW w:w="3721" w:type="pct"/>
            <w:vAlign w:val="center"/>
          </w:tcPr>
          <w:p w14:paraId="564EAAC4">
            <w:pPr>
              <w:pStyle w:val="30"/>
            </w:pPr>
            <w:r>
              <w:t>用户可查看所选指标数据详情</w:t>
            </w:r>
          </w:p>
        </w:tc>
      </w:tr>
      <w:tr w14:paraId="6EAD8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C291AC5">
            <w:pPr>
              <w:pStyle w:val="30"/>
            </w:pPr>
            <w:r>
              <w:t>异常流</w:t>
            </w:r>
          </w:p>
        </w:tc>
        <w:tc>
          <w:tcPr>
            <w:tcW w:w="3721" w:type="pct"/>
            <w:vAlign w:val="center"/>
          </w:tcPr>
          <w:p w14:paraId="7FF4D573">
            <w:pPr>
              <w:pStyle w:val="30"/>
            </w:pPr>
            <w:r>
              <w:t>页面跳转异常</w:t>
            </w:r>
          </w:p>
        </w:tc>
      </w:tr>
      <w:tr w14:paraId="0FF72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31BF593">
            <w:pPr>
              <w:pStyle w:val="30"/>
            </w:pPr>
            <w:r>
              <w:t>特殊需求</w:t>
            </w:r>
          </w:p>
        </w:tc>
        <w:tc>
          <w:tcPr>
            <w:tcW w:w="3721" w:type="pct"/>
            <w:vAlign w:val="center"/>
          </w:tcPr>
          <w:p w14:paraId="32A8C76B">
            <w:pPr>
              <w:pStyle w:val="30"/>
            </w:pPr>
            <w:r>
              <w:t>无</w:t>
            </w:r>
          </w:p>
        </w:tc>
      </w:tr>
    </w:tbl>
    <w:p w14:paraId="173FE0B3">
      <w:pPr>
        <w:pStyle w:val="7"/>
        <w:numPr>
          <w:ilvl w:val="5"/>
          <w:numId w:val="0"/>
        </w:numPr>
      </w:pPr>
      <w:r>
        <w:rPr>
          <w:rFonts w:hint="eastAsia" w:ascii="Times New Roman" w:hAnsi="Times New Roman" w:cs="宋体"/>
        </w:rPr>
        <w:t xml:space="preserve">6.1.7.4.2.11  </w:t>
      </w:r>
      <w:r>
        <w:rPr>
          <w:rFonts w:hint="eastAsia"/>
        </w:rPr>
        <w:t>财务分析指标-区属企业-条形统计H5</w:t>
      </w:r>
    </w:p>
    <w:p w14:paraId="089BEE39">
      <w:pPr>
        <w:ind w:firstLine="480"/>
      </w:pPr>
      <w:r>
        <w:rPr>
          <w:rFonts w:hint="eastAsia"/>
        </w:rPr>
        <w:t>对区属企业财务指标进行梳理、统计，展现资产负债率等15个财务指标变动情况。用户选择包括资产负债率、净资产收益率、研发经费投入强度、营业收现率、人均利润(万/人)、有息负债率、利息保障倍数、毛利率、营业利润率、总资产报酬率、应收账款周转率、存货周转率、固定资产周转率、营业收入三年增长率、投资规模三年增长率中的任一指标后，页面将展现所选指标在黄浦区、静安区等16个区县中的分布详情。</w:t>
      </w:r>
    </w:p>
    <w:p w14:paraId="610EC736">
      <w:pPr>
        <w:ind w:firstLine="0" w:firstLineChars="0"/>
        <w:jc w:val="center"/>
      </w:pPr>
      <w:r>
        <w:rPr>
          <w:rFonts w:hint="eastAsia" w:ascii="宋体" w:hAnsi="宋体" w:cs="宋体"/>
        </w:rPr>
        <w:drawing>
          <wp:inline distT="0" distB="0" distL="0" distR="0">
            <wp:extent cx="2879725" cy="7496810"/>
            <wp:effectExtent l="0" t="0" r="6350" b="8890"/>
            <wp:docPr id="820869862" name="图片 82086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62" name="图片 820869862"/>
                    <pic:cNvPicPr>
                      <a:picLocks noChangeAspect="1"/>
                    </pic:cNvPicPr>
                  </pic:nvPicPr>
                  <pic:blipFill>
                    <a:blip r:embed="rId236"/>
                    <a:stretch>
                      <a:fillRect/>
                    </a:stretch>
                  </pic:blipFill>
                  <pic:spPr>
                    <a:xfrm>
                      <a:off x="0" y="0"/>
                      <a:ext cx="2880000" cy="7497328"/>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34B0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0EFD5FE7">
            <w:pPr>
              <w:pStyle w:val="30"/>
            </w:pPr>
            <w:r>
              <w:t>编号</w:t>
            </w:r>
          </w:p>
        </w:tc>
        <w:tc>
          <w:tcPr>
            <w:tcW w:w="3721" w:type="pct"/>
            <w:vAlign w:val="center"/>
          </w:tcPr>
          <w:p w14:paraId="2954C902">
            <w:pPr>
              <w:pStyle w:val="30"/>
            </w:pPr>
            <w:r>
              <w:t>JJYX_2_11</w:t>
            </w:r>
          </w:p>
        </w:tc>
      </w:tr>
      <w:tr w14:paraId="47AA7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0CA01CB">
            <w:pPr>
              <w:pStyle w:val="30"/>
            </w:pPr>
            <w:r>
              <w:t>角色</w:t>
            </w:r>
          </w:p>
        </w:tc>
        <w:tc>
          <w:tcPr>
            <w:tcW w:w="3721" w:type="pct"/>
            <w:vAlign w:val="center"/>
          </w:tcPr>
          <w:p w14:paraId="40B3AAC1">
            <w:pPr>
              <w:pStyle w:val="30"/>
            </w:pPr>
            <w:r>
              <w:t>国资委用户，系统管理员</w:t>
            </w:r>
          </w:p>
        </w:tc>
      </w:tr>
      <w:tr w14:paraId="39A21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1CD08BA">
            <w:pPr>
              <w:pStyle w:val="30"/>
            </w:pPr>
            <w:r>
              <w:t>前置条件</w:t>
            </w:r>
          </w:p>
        </w:tc>
        <w:tc>
          <w:tcPr>
            <w:tcW w:w="3721" w:type="pct"/>
            <w:vAlign w:val="center"/>
          </w:tcPr>
          <w:p w14:paraId="61D4BEA1">
            <w:pPr>
              <w:pStyle w:val="30"/>
            </w:pPr>
            <w:r>
              <w:t>无</w:t>
            </w:r>
          </w:p>
        </w:tc>
      </w:tr>
      <w:tr w14:paraId="61D1B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A90FE8C">
            <w:pPr>
              <w:pStyle w:val="30"/>
            </w:pPr>
            <w:r>
              <w:t>后置条件</w:t>
            </w:r>
          </w:p>
        </w:tc>
        <w:tc>
          <w:tcPr>
            <w:tcW w:w="3721" w:type="pct"/>
            <w:vAlign w:val="center"/>
          </w:tcPr>
          <w:p w14:paraId="4782039F">
            <w:pPr>
              <w:pStyle w:val="30"/>
            </w:pPr>
            <w:r>
              <w:t>无</w:t>
            </w:r>
          </w:p>
        </w:tc>
      </w:tr>
      <w:tr w14:paraId="58A70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6874418">
            <w:pPr>
              <w:pStyle w:val="30"/>
            </w:pPr>
            <w:r>
              <w:t>输入</w:t>
            </w:r>
          </w:p>
        </w:tc>
        <w:tc>
          <w:tcPr>
            <w:tcW w:w="3721" w:type="pct"/>
            <w:vAlign w:val="center"/>
          </w:tcPr>
          <w:p w14:paraId="4E4C1AA5">
            <w:pPr>
              <w:pStyle w:val="30"/>
            </w:pPr>
            <w:r>
              <w:t>点击国资总览-财务分析指标-区属企业条形图</w:t>
            </w:r>
          </w:p>
        </w:tc>
      </w:tr>
      <w:tr w14:paraId="137D8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1A0BA18A">
            <w:pPr>
              <w:pStyle w:val="30"/>
            </w:pPr>
            <w:r>
              <w:t>输出</w:t>
            </w:r>
          </w:p>
        </w:tc>
        <w:tc>
          <w:tcPr>
            <w:tcW w:w="3721" w:type="pct"/>
            <w:vAlign w:val="center"/>
          </w:tcPr>
          <w:p w14:paraId="4B40E427">
            <w:pPr>
              <w:pStyle w:val="30"/>
            </w:pPr>
            <w:r>
              <w:t>所选指标在各区县中的分布详情</w:t>
            </w:r>
          </w:p>
        </w:tc>
      </w:tr>
      <w:tr w14:paraId="55D91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52DB1D44">
            <w:pPr>
              <w:pStyle w:val="30"/>
            </w:pPr>
            <w:r>
              <w:t>正常流</w:t>
            </w:r>
          </w:p>
        </w:tc>
        <w:tc>
          <w:tcPr>
            <w:tcW w:w="3721" w:type="pct"/>
            <w:vAlign w:val="center"/>
          </w:tcPr>
          <w:p w14:paraId="3AFEA3A7">
            <w:pPr>
              <w:pStyle w:val="30"/>
            </w:pPr>
            <w:r>
              <w:t>用户可查看所选指标数据详情</w:t>
            </w:r>
          </w:p>
        </w:tc>
      </w:tr>
      <w:tr w14:paraId="077C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37BF282">
            <w:pPr>
              <w:pStyle w:val="30"/>
            </w:pPr>
            <w:r>
              <w:t>异常流</w:t>
            </w:r>
          </w:p>
        </w:tc>
        <w:tc>
          <w:tcPr>
            <w:tcW w:w="3721" w:type="pct"/>
            <w:vAlign w:val="center"/>
          </w:tcPr>
          <w:p w14:paraId="451310E9">
            <w:pPr>
              <w:pStyle w:val="30"/>
            </w:pPr>
            <w:r>
              <w:t>页面跳转异常</w:t>
            </w:r>
          </w:p>
        </w:tc>
      </w:tr>
      <w:tr w14:paraId="53046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jc w:val="center"/>
        </w:trPr>
        <w:tc>
          <w:tcPr>
            <w:tcW w:w="1278" w:type="pct"/>
            <w:vAlign w:val="center"/>
          </w:tcPr>
          <w:p w14:paraId="50C0D193">
            <w:pPr>
              <w:pStyle w:val="30"/>
            </w:pPr>
            <w:r>
              <w:t>特殊需求</w:t>
            </w:r>
          </w:p>
        </w:tc>
        <w:tc>
          <w:tcPr>
            <w:tcW w:w="3721" w:type="pct"/>
            <w:vAlign w:val="center"/>
          </w:tcPr>
          <w:p w14:paraId="1034C208">
            <w:pPr>
              <w:pStyle w:val="30"/>
            </w:pPr>
            <w:r>
              <w:t>无</w:t>
            </w:r>
          </w:p>
        </w:tc>
      </w:tr>
    </w:tbl>
    <w:p w14:paraId="6AFAD560">
      <w:pPr>
        <w:pStyle w:val="7"/>
        <w:numPr>
          <w:ilvl w:val="5"/>
          <w:numId w:val="0"/>
        </w:numPr>
      </w:pPr>
      <w:r>
        <w:rPr>
          <w:rFonts w:hint="eastAsia" w:ascii="Times New Roman" w:hAnsi="Times New Roman" w:cs="宋体"/>
        </w:rPr>
        <w:t xml:space="preserve">6.1.7.4.2.12  </w:t>
      </w:r>
      <w:r>
        <w:rPr>
          <w:rFonts w:hint="eastAsia"/>
        </w:rPr>
        <w:t>财务分析指标-区属企业-表格详情H5</w:t>
      </w:r>
    </w:p>
    <w:p w14:paraId="33D8A1C3">
      <w:pPr>
        <w:ind w:firstLine="480"/>
      </w:pPr>
      <w:r>
        <w:rPr>
          <w:rFonts w:hint="eastAsia"/>
        </w:rPr>
        <w:t>对区属企业财务指标进行梳理、统计，展现资产负债率等15个财务指标变动情况。用户选择包括资产负债率、净资产收益率、研发经费投入强度、营业收现率、人均利润(万/人)、有息负债率、利息保障倍数、毛利率、营业利润率、总资产报酬率、应收账款周转率、存货周转率、固定资产周转率、营业收入三年增长率、投资规模三年增长率中的任一指标后，页面将展现所选指标在黄浦区、静安区等16个区县中的具体数值。</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46D39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tcPr>
          <w:p w14:paraId="18C2803F">
            <w:pPr>
              <w:pStyle w:val="30"/>
            </w:pPr>
            <w:r>
              <w:t>编号</w:t>
            </w:r>
          </w:p>
        </w:tc>
        <w:tc>
          <w:tcPr>
            <w:tcW w:w="3721" w:type="pct"/>
          </w:tcPr>
          <w:p w14:paraId="78BEB285">
            <w:pPr>
              <w:pStyle w:val="30"/>
            </w:pPr>
            <w:r>
              <w:t>JJYX_2_12</w:t>
            </w:r>
          </w:p>
        </w:tc>
      </w:tr>
      <w:tr w14:paraId="2D3F5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3F3B704E">
            <w:pPr>
              <w:pStyle w:val="30"/>
            </w:pPr>
            <w:r>
              <w:t>角色</w:t>
            </w:r>
          </w:p>
        </w:tc>
        <w:tc>
          <w:tcPr>
            <w:tcW w:w="3721" w:type="pct"/>
          </w:tcPr>
          <w:p w14:paraId="66502F9C">
            <w:pPr>
              <w:pStyle w:val="30"/>
            </w:pPr>
            <w:r>
              <w:t>国资委用户，系统管理员</w:t>
            </w:r>
          </w:p>
        </w:tc>
      </w:tr>
      <w:tr w14:paraId="5CC54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7190209F">
            <w:pPr>
              <w:pStyle w:val="30"/>
            </w:pPr>
            <w:r>
              <w:t>前置条件</w:t>
            </w:r>
          </w:p>
        </w:tc>
        <w:tc>
          <w:tcPr>
            <w:tcW w:w="3721" w:type="pct"/>
          </w:tcPr>
          <w:p w14:paraId="414059E4">
            <w:pPr>
              <w:pStyle w:val="30"/>
            </w:pPr>
            <w:r>
              <w:t>无</w:t>
            </w:r>
          </w:p>
        </w:tc>
      </w:tr>
      <w:tr w14:paraId="77A2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jc w:val="center"/>
        </w:trPr>
        <w:tc>
          <w:tcPr>
            <w:tcW w:w="1279" w:type="pct"/>
          </w:tcPr>
          <w:p w14:paraId="17A0E2BB">
            <w:pPr>
              <w:pStyle w:val="30"/>
            </w:pPr>
            <w:r>
              <w:t>后置条件</w:t>
            </w:r>
          </w:p>
        </w:tc>
        <w:tc>
          <w:tcPr>
            <w:tcW w:w="3721" w:type="pct"/>
          </w:tcPr>
          <w:p w14:paraId="1226DAC1">
            <w:pPr>
              <w:pStyle w:val="30"/>
            </w:pPr>
            <w:r>
              <w:t>无</w:t>
            </w:r>
          </w:p>
        </w:tc>
      </w:tr>
      <w:tr w14:paraId="144B7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3FB0989A">
            <w:pPr>
              <w:pStyle w:val="30"/>
            </w:pPr>
            <w:r>
              <w:t>输入</w:t>
            </w:r>
          </w:p>
        </w:tc>
        <w:tc>
          <w:tcPr>
            <w:tcW w:w="3721" w:type="pct"/>
          </w:tcPr>
          <w:p w14:paraId="74DB1898">
            <w:pPr>
              <w:pStyle w:val="30"/>
            </w:pPr>
            <w:r>
              <w:t>点击国资总览-财务分析指标-区属企业表格</w:t>
            </w:r>
          </w:p>
        </w:tc>
      </w:tr>
      <w:tr w14:paraId="770AC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E58D016">
            <w:pPr>
              <w:pStyle w:val="30"/>
            </w:pPr>
            <w:r>
              <w:t>输出</w:t>
            </w:r>
          </w:p>
        </w:tc>
        <w:tc>
          <w:tcPr>
            <w:tcW w:w="3721" w:type="pct"/>
          </w:tcPr>
          <w:p w14:paraId="20339C95">
            <w:pPr>
              <w:pStyle w:val="30"/>
            </w:pPr>
            <w:r>
              <w:t>所选指标在各区县的具体数值</w:t>
            </w:r>
          </w:p>
        </w:tc>
      </w:tr>
      <w:tr w14:paraId="1C18F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73E62CF5">
            <w:pPr>
              <w:pStyle w:val="30"/>
            </w:pPr>
            <w:r>
              <w:t>正常流</w:t>
            </w:r>
          </w:p>
        </w:tc>
        <w:tc>
          <w:tcPr>
            <w:tcW w:w="3721" w:type="pct"/>
          </w:tcPr>
          <w:p w14:paraId="60579C6D">
            <w:pPr>
              <w:pStyle w:val="30"/>
            </w:pPr>
            <w:r>
              <w:t>用户可查看所选指标数据详情</w:t>
            </w:r>
          </w:p>
        </w:tc>
      </w:tr>
      <w:tr w14:paraId="2E747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03EE839A">
            <w:pPr>
              <w:pStyle w:val="30"/>
            </w:pPr>
            <w:r>
              <w:t>异常流</w:t>
            </w:r>
          </w:p>
        </w:tc>
        <w:tc>
          <w:tcPr>
            <w:tcW w:w="3721" w:type="pct"/>
          </w:tcPr>
          <w:p w14:paraId="703B4FE2">
            <w:pPr>
              <w:pStyle w:val="30"/>
            </w:pPr>
            <w:r>
              <w:t>页面跳转异常</w:t>
            </w:r>
          </w:p>
        </w:tc>
      </w:tr>
      <w:tr w14:paraId="4166A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465F2CE2">
            <w:pPr>
              <w:pStyle w:val="30"/>
            </w:pPr>
            <w:r>
              <w:t>特殊需求</w:t>
            </w:r>
          </w:p>
        </w:tc>
        <w:tc>
          <w:tcPr>
            <w:tcW w:w="3721" w:type="pct"/>
          </w:tcPr>
          <w:p w14:paraId="4C49AC5F">
            <w:pPr>
              <w:pStyle w:val="30"/>
            </w:pPr>
            <w:r>
              <w:t>无</w:t>
            </w:r>
          </w:p>
        </w:tc>
      </w:tr>
    </w:tbl>
    <w:p w14:paraId="1992FB24">
      <w:pPr>
        <w:pStyle w:val="6"/>
        <w:numPr>
          <w:ilvl w:val="4"/>
          <w:numId w:val="0"/>
        </w:numPr>
      </w:pPr>
      <w:r>
        <w:rPr>
          <w:rFonts w:hint="eastAsia" w:eastAsia="宋体" w:cs="宋体"/>
        </w:rPr>
        <w:t xml:space="preserve">6.1.7.4.3  </w:t>
      </w:r>
      <w:r>
        <w:rPr>
          <w:rFonts w:hint="eastAsia"/>
        </w:rPr>
        <w:t>纳统指标H5</w:t>
      </w:r>
    </w:p>
    <w:p w14:paraId="36B962D4">
      <w:pPr>
        <w:pStyle w:val="7"/>
        <w:numPr>
          <w:ilvl w:val="5"/>
          <w:numId w:val="0"/>
        </w:numPr>
      </w:pPr>
      <w:r>
        <w:rPr>
          <w:rFonts w:hint="eastAsia" w:ascii="Times New Roman" w:hAnsi="Times New Roman" w:cs="宋体"/>
        </w:rPr>
        <w:t xml:space="preserve">6.1.7.4.3.1  </w:t>
      </w:r>
      <w:r>
        <w:rPr>
          <w:rFonts w:hint="eastAsia"/>
        </w:rPr>
        <w:t>金融企业H5</w:t>
      </w:r>
    </w:p>
    <w:p w14:paraId="01113530">
      <w:pPr>
        <w:ind w:firstLine="480"/>
      </w:pPr>
      <w:r>
        <w:rPr>
          <w:rFonts w:hint="eastAsia"/>
        </w:rPr>
        <w:t>对上海市国资委监管7家金融企业纳统指标进行梳理、统计，并展现企业纳统指标数值详情。该页面主要包括加权平均增长率、银行两项收入、在沪股基交易额、在沪保费收入等内容，数据涉及上海市国资委监管的7家银行类、证券类、保险类企业。</w:t>
      </w:r>
    </w:p>
    <w:p w14:paraId="0C322192">
      <w:pPr>
        <w:ind w:firstLine="0" w:firstLineChars="0"/>
        <w:jc w:val="center"/>
      </w:pPr>
      <w:r>
        <w:rPr>
          <w:rFonts w:hint="eastAsia" w:ascii="宋体" w:hAnsi="宋体" w:cs="宋体"/>
        </w:rPr>
        <w:drawing>
          <wp:inline distT="0" distB="0" distL="0" distR="0">
            <wp:extent cx="2879725" cy="6219190"/>
            <wp:effectExtent l="0" t="0" r="6350" b="635"/>
            <wp:docPr id="820869864" name="图片 82086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64" name="图片 820869864"/>
                    <pic:cNvPicPr>
                      <a:picLocks noChangeAspect="1"/>
                    </pic:cNvPicPr>
                  </pic:nvPicPr>
                  <pic:blipFill>
                    <a:blip r:embed="rId237"/>
                    <a:stretch>
                      <a:fillRect/>
                    </a:stretch>
                  </pic:blipFill>
                  <pic:spPr>
                    <a:xfrm>
                      <a:off x="0" y="0"/>
                      <a:ext cx="2880000" cy="6219759"/>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3B13D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7A3E9B2E">
            <w:pPr>
              <w:pStyle w:val="30"/>
            </w:pPr>
            <w:r>
              <w:t>编号</w:t>
            </w:r>
          </w:p>
        </w:tc>
        <w:tc>
          <w:tcPr>
            <w:tcW w:w="3721" w:type="pct"/>
            <w:vAlign w:val="center"/>
          </w:tcPr>
          <w:p w14:paraId="4ED42171">
            <w:pPr>
              <w:pStyle w:val="30"/>
            </w:pPr>
            <w:r>
              <w:t>JJYX_3_1</w:t>
            </w:r>
          </w:p>
        </w:tc>
      </w:tr>
      <w:tr w14:paraId="21C8E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3926B5D">
            <w:pPr>
              <w:pStyle w:val="30"/>
            </w:pPr>
            <w:r>
              <w:t>角色</w:t>
            </w:r>
          </w:p>
        </w:tc>
        <w:tc>
          <w:tcPr>
            <w:tcW w:w="3721" w:type="pct"/>
            <w:vAlign w:val="center"/>
          </w:tcPr>
          <w:p w14:paraId="232D7407">
            <w:pPr>
              <w:pStyle w:val="30"/>
            </w:pPr>
            <w:r>
              <w:t>国资委用户，系统管理员</w:t>
            </w:r>
          </w:p>
        </w:tc>
      </w:tr>
      <w:tr w14:paraId="6E64C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475B341">
            <w:pPr>
              <w:pStyle w:val="30"/>
            </w:pPr>
            <w:r>
              <w:t>前置条件</w:t>
            </w:r>
          </w:p>
        </w:tc>
        <w:tc>
          <w:tcPr>
            <w:tcW w:w="3721" w:type="pct"/>
            <w:vAlign w:val="center"/>
          </w:tcPr>
          <w:p w14:paraId="226A9863">
            <w:pPr>
              <w:pStyle w:val="30"/>
            </w:pPr>
            <w:r>
              <w:t>无</w:t>
            </w:r>
          </w:p>
        </w:tc>
      </w:tr>
      <w:tr w14:paraId="6EBC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ACB18CF">
            <w:pPr>
              <w:pStyle w:val="30"/>
            </w:pPr>
            <w:r>
              <w:t>后置条件</w:t>
            </w:r>
          </w:p>
        </w:tc>
        <w:tc>
          <w:tcPr>
            <w:tcW w:w="3721" w:type="pct"/>
            <w:vAlign w:val="center"/>
          </w:tcPr>
          <w:p w14:paraId="4C839371">
            <w:pPr>
              <w:pStyle w:val="30"/>
            </w:pPr>
            <w:r>
              <w:t>无</w:t>
            </w:r>
          </w:p>
        </w:tc>
      </w:tr>
      <w:tr w14:paraId="21A22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4EAAAF9">
            <w:pPr>
              <w:pStyle w:val="30"/>
            </w:pPr>
            <w:r>
              <w:t>输入</w:t>
            </w:r>
          </w:p>
        </w:tc>
        <w:tc>
          <w:tcPr>
            <w:tcW w:w="3721" w:type="pct"/>
            <w:vAlign w:val="center"/>
          </w:tcPr>
          <w:p w14:paraId="79ADF522">
            <w:pPr>
              <w:pStyle w:val="30"/>
            </w:pPr>
            <w:r>
              <w:t>点击纳统指标-金融企业</w:t>
            </w:r>
          </w:p>
        </w:tc>
      </w:tr>
      <w:tr w14:paraId="4F081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3FFFFA4">
            <w:pPr>
              <w:pStyle w:val="30"/>
            </w:pPr>
            <w:r>
              <w:t>输出</w:t>
            </w:r>
          </w:p>
        </w:tc>
        <w:tc>
          <w:tcPr>
            <w:tcW w:w="3721" w:type="pct"/>
            <w:vAlign w:val="center"/>
          </w:tcPr>
          <w:p w14:paraId="6EFF3102">
            <w:pPr>
              <w:pStyle w:val="30"/>
            </w:pPr>
            <w:r>
              <w:t>金融企业纳统指标数值详情</w:t>
            </w:r>
          </w:p>
        </w:tc>
      </w:tr>
      <w:tr w14:paraId="5AA0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3B25E67">
            <w:pPr>
              <w:pStyle w:val="30"/>
            </w:pPr>
            <w:r>
              <w:t>正常流</w:t>
            </w:r>
          </w:p>
        </w:tc>
        <w:tc>
          <w:tcPr>
            <w:tcW w:w="3721" w:type="pct"/>
            <w:vAlign w:val="center"/>
          </w:tcPr>
          <w:p w14:paraId="6CDC4DC3">
            <w:pPr>
              <w:pStyle w:val="30"/>
            </w:pPr>
            <w:r>
              <w:t>用户可查看金融企业纳统指标数值详情</w:t>
            </w:r>
          </w:p>
        </w:tc>
      </w:tr>
      <w:tr w14:paraId="45BD0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C56BCA4">
            <w:pPr>
              <w:pStyle w:val="30"/>
            </w:pPr>
            <w:r>
              <w:t>异常流</w:t>
            </w:r>
          </w:p>
        </w:tc>
        <w:tc>
          <w:tcPr>
            <w:tcW w:w="3721" w:type="pct"/>
            <w:vAlign w:val="center"/>
          </w:tcPr>
          <w:p w14:paraId="368FCD20">
            <w:pPr>
              <w:pStyle w:val="30"/>
            </w:pPr>
            <w:r>
              <w:t>页面跳转异常</w:t>
            </w:r>
          </w:p>
        </w:tc>
      </w:tr>
      <w:tr w14:paraId="3961F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00BCEA22">
            <w:pPr>
              <w:pStyle w:val="30"/>
            </w:pPr>
            <w:r>
              <w:t>特殊需求</w:t>
            </w:r>
          </w:p>
        </w:tc>
        <w:tc>
          <w:tcPr>
            <w:tcW w:w="3721" w:type="pct"/>
            <w:vAlign w:val="center"/>
          </w:tcPr>
          <w:p w14:paraId="6A6ED804">
            <w:pPr>
              <w:pStyle w:val="30"/>
            </w:pPr>
            <w:r>
              <w:t>无</w:t>
            </w:r>
          </w:p>
        </w:tc>
      </w:tr>
    </w:tbl>
    <w:p w14:paraId="7F5DF8EB">
      <w:pPr>
        <w:pStyle w:val="7"/>
        <w:numPr>
          <w:ilvl w:val="5"/>
          <w:numId w:val="0"/>
        </w:numPr>
      </w:pPr>
      <w:r>
        <w:rPr>
          <w:rFonts w:hint="eastAsia" w:ascii="Times New Roman" w:hAnsi="Times New Roman" w:cs="宋体"/>
        </w:rPr>
        <w:t xml:space="preserve">6.1.7.4.3.2  </w:t>
      </w:r>
      <w:r>
        <w:rPr>
          <w:rFonts w:hint="eastAsia"/>
        </w:rPr>
        <w:t>工业企业柱状图统计H5</w:t>
      </w:r>
    </w:p>
    <w:p w14:paraId="53234888">
      <w:pPr>
        <w:ind w:firstLine="480"/>
      </w:pPr>
      <w:r>
        <w:rPr>
          <w:rFonts w:hint="eastAsia"/>
        </w:rPr>
        <w:t>对上海市国资委监管工业企业纳统指标进行梳理、统计，并展现9家重点工业企业在沪工业总产值及增速柱状图。该页面主要展现在沪工业总产值及增速在近12个月内的变动趋势等内容，数据涉及上海市国资委监管的9家重点工业类企业。</w:t>
      </w:r>
    </w:p>
    <w:p w14:paraId="0BA2584F">
      <w:pPr>
        <w:ind w:firstLine="0" w:firstLineChars="0"/>
        <w:jc w:val="center"/>
      </w:pPr>
      <w:r>
        <w:rPr>
          <w:rFonts w:hint="eastAsia" w:ascii="宋体" w:hAnsi="宋体" w:cs="宋体"/>
        </w:rPr>
        <w:drawing>
          <wp:inline distT="0" distB="0" distL="0" distR="0">
            <wp:extent cx="2879725" cy="6202045"/>
            <wp:effectExtent l="0" t="0" r="6350" b="8255"/>
            <wp:docPr id="820869866" name="图片 82086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66" name="图片 820869866"/>
                    <pic:cNvPicPr>
                      <a:picLocks noChangeAspect="1"/>
                    </pic:cNvPicPr>
                  </pic:nvPicPr>
                  <pic:blipFill>
                    <a:blip r:embed="rId238"/>
                    <a:stretch>
                      <a:fillRect/>
                    </a:stretch>
                  </pic:blipFill>
                  <pic:spPr>
                    <a:xfrm>
                      <a:off x="0" y="0"/>
                      <a:ext cx="2880000" cy="6202410"/>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4D49A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6E228C70">
            <w:pPr>
              <w:pStyle w:val="30"/>
            </w:pPr>
            <w:r>
              <w:t>编号</w:t>
            </w:r>
          </w:p>
        </w:tc>
        <w:tc>
          <w:tcPr>
            <w:tcW w:w="3721" w:type="pct"/>
            <w:vAlign w:val="center"/>
          </w:tcPr>
          <w:p w14:paraId="3E72984D">
            <w:pPr>
              <w:pStyle w:val="30"/>
            </w:pPr>
            <w:r>
              <w:t>JJYX_3_2</w:t>
            </w:r>
          </w:p>
        </w:tc>
      </w:tr>
      <w:tr w14:paraId="5483A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D7DBA22">
            <w:pPr>
              <w:pStyle w:val="30"/>
            </w:pPr>
            <w:r>
              <w:t>角色</w:t>
            </w:r>
          </w:p>
        </w:tc>
        <w:tc>
          <w:tcPr>
            <w:tcW w:w="3721" w:type="pct"/>
            <w:vAlign w:val="center"/>
          </w:tcPr>
          <w:p w14:paraId="7B5A5BE0">
            <w:pPr>
              <w:pStyle w:val="30"/>
            </w:pPr>
            <w:r>
              <w:t>国资委用户，系统管理员</w:t>
            </w:r>
          </w:p>
        </w:tc>
      </w:tr>
      <w:tr w14:paraId="09055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912FB2B">
            <w:pPr>
              <w:pStyle w:val="30"/>
            </w:pPr>
            <w:r>
              <w:t>前置条件</w:t>
            </w:r>
          </w:p>
        </w:tc>
        <w:tc>
          <w:tcPr>
            <w:tcW w:w="3721" w:type="pct"/>
            <w:vAlign w:val="center"/>
          </w:tcPr>
          <w:p w14:paraId="483A8B78">
            <w:pPr>
              <w:pStyle w:val="30"/>
            </w:pPr>
            <w:r>
              <w:t>无</w:t>
            </w:r>
          </w:p>
        </w:tc>
      </w:tr>
      <w:tr w14:paraId="19B6B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CA1B6B4">
            <w:pPr>
              <w:pStyle w:val="30"/>
            </w:pPr>
            <w:r>
              <w:t>后置条件</w:t>
            </w:r>
          </w:p>
        </w:tc>
        <w:tc>
          <w:tcPr>
            <w:tcW w:w="3721" w:type="pct"/>
            <w:vAlign w:val="center"/>
          </w:tcPr>
          <w:p w14:paraId="52EAEDEF">
            <w:pPr>
              <w:pStyle w:val="30"/>
            </w:pPr>
            <w:r>
              <w:t>无</w:t>
            </w:r>
          </w:p>
        </w:tc>
      </w:tr>
      <w:tr w14:paraId="026C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24F5003">
            <w:pPr>
              <w:pStyle w:val="30"/>
            </w:pPr>
            <w:r>
              <w:t>输入</w:t>
            </w:r>
          </w:p>
        </w:tc>
        <w:tc>
          <w:tcPr>
            <w:tcW w:w="3721" w:type="pct"/>
            <w:vAlign w:val="center"/>
          </w:tcPr>
          <w:p w14:paraId="07BD40D6">
            <w:pPr>
              <w:pStyle w:val="30"/>
            </w:pPr>
            <w:r>
              <w:t>点击纳统指标-工业企业-柱状图</w:t>
            </w:r>
          </w:p>
        </w:tc>
      </w:tr>
      <w:tr w14:paraId="5175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98B1CBE">
            <w:pPr>
              <w:pStyle w:val="30"/>
            </w:pPr>
            <w:r>
              <w:t>输出</w:t>
            </w:r>
          </w:p>
        </w:tc>
        <w:tc>
          <w:tcPr>
            <w:tcW w:w="3721" w:type="pct"/>
            <w:vAlign w:val="center"/>
          </w:tcPr>
          <w:p w14:paraId="58DA8036">
            <w:pPr>
              <w:pStyle w:val="30"/>
            </w:pPr>
            <w:r>
              <w:t>工业企业在沪总产值变动趋势</w:t>
            </w:r>
          </w:p>
        </w:tc>
      </w:tr>
      <w:tr w14:paraId="01B41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5543BB9">
            <w:pPr>
              <w:pStyle w:val="30"/>
            </w:pPr>
            <w:r>
              <w:t>正常流</w:t>
            </w:r>
          </w:p>
        </w:tc>
        <w:tc>
          <w:tcPr>
            <w:tcW w:w="3721" w:type="pct"/>
            <w:vAlign w:val="center"/>
          </w:tcPr>
          <w:p w14:paraId="2B83FE00">
            <w:pPr>
              <w:pStyle w:val="30"/>
            </w:pPr>
            <w:r>
              <w:t>用户可查看工业企业纳统指标变动趋势</w:t>
            </w:r>
          </w:p>
        </w:tc>
      </w:tr>
      <w:tr w14:paraId="457F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616AE32">
            <w:pPr>
              <w:pStyle w:val="30"/>
            </w:pPr>
            <w:r>
              <w:t>异常流</w:t>
            </w:r>
          </w:p>
        </w:tc>
        <w:tc>
          <w:tcPr>
            <w:tcW w:w="3721" w:type="pct"/>
            <w:vAlign w:val="center"/>
          </w:tcPr>
          <w:p w14:paraId="5F25BAE3">
            <w:pPr>
              <w:pStyle w:val="30"/>
            </w:pPr>
            <w:r>
              <w:t>页面跳转异常</w:t>
            </w:r>
          </w:p>
        </w:tc>
      </w:tr>
      <w:tr w14:paraId="3CE81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61DE555">
            <w:pPr>
              <w:pStyle w:val="30"/>
            </w:pPr>
            <w:r>
              <w:t>特殊需求</w:t>
            </w:r>
          </w:p>
        </w:tc>
        <w:tc>
          <w:tcPr>
            <w:tcW w:w="3721" w:type="pct"/>
            <w:vAlign w:val="center"/>
          </w:tcPr>
          <w:p w14:paraId="03F3D968">
            <w:pPr>
              <w:pStyle w:val="30"/>
            </w:pPr>
            <w:r>
              <w:t>无</w:t>
            </w:r>
          </w:p>
        </w:tc>
      </w:tr>
    </w:tbl>
    <w:p w14:paraId="2DE0D28A">
      <w:pPr>
        <w:pStyle w:val="7"/>
        <w:numPr>
          <w:ilvl w:val="5"/>
          <w:numId w:val="0"/>
        </w:numPr>
      </w:pPr>
      <w:r>
        <w:rPr>
          <w:rFonts w:hint="eastAsia" w:ascii="Times New Roman" w:hAnsi="Times New Roman" w:cs="宋体"/>
        </w:rPr>
        <w:t xml:space="preserve">6.1.7.4.3.3  </w:t>
      </w:r>
      <w:r>
        <w:rPr>
          <w:rFonts w:hint="eastAsia"/>
        </w:rPr>
        <w:t>工业企业表格详情H5</w:t>
      </w:r>
    </w:p>
    <w:p w14:paraId="24F9D20C">
      <w:pPr>
        <w:ind w:firstLine="480"/>
      </w:pPr>
      <w:r>
        <w:rPr>
          <w:rFonts w:hint="eastAsia"/>
        </w:rPr>
        <w:t>对上海市国资委监管工业企业纳统指标进行梳理、统计，并展现9家重点工业企业在沪工业总产值及增速按集团分布详情表格。该页面主要展现工业总产值在各监管集团的分布情况，统计维度包含本年累计、上年同期、同比增速、可比增速等口径，数据涉及上海市国资委监管的9家重点工业类企业。</w:t>
      </w:r>
    </w:p>
    <w:p w14:paraId="1EFBEF00">
      <w:pPr>
        <w:ind w:firstLine="0" w:firstLineChars="0"/>
        <w:jc w:val="center"/>
      </w:pPr>
      <w:r>
        <w:rPr>
          <w:rFonts w:hint="eastAsia" w:ascii="宋体" w:hAnsi="宋体" w:cs="宋体"/>
        </w:rPr>
        <w:drawing>
          <wp:inline distT="0" distB="0" distL="0" distR="0">
            <wp:extent cx="2879725" cy="6247130"/>
            <wp:effectExtent l="0" t="0" r="6350" b="1270"/>
            <wp:docPr id="820869869" name="图片 82086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69" name="图片 820869869"/>
                    <pic:cNvPicPr>
                      <a:picLocks noChangeAspect="1"/>
                    </pic:cNvPicPr>
                  </pic:nvPicPr>
                  <pic:blipFill>
                    <a:blip r:embed="rId239"/>
                    <a:stretch>
                      <a:fillRect/>
                    </a:stretch>
                  </pic:blipFill>
                  <pic:spPr>
                    <a:xfrm>
                      <a:off x="0" y="0"/>
                      <a:ext cx="2880000" cy="6247251"/>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6E04C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tcPr>
          <w:p w14:paraId="420CA845">
            <w:pPr>
              <w:pStyle w:val="30"/>
            </w:pPr>
            <w:r>
              <w:t>编号</w:t>
            </w:r>
          </w:p>
        </w:tc>
        <w:tc>
          <w:tcPr>
            <w:tcW w:w="3721" w:type="pct"/>
          </w:tcPr>
          <w:p w14:paraId="7AA02DAA">
            <w:pPr>
              <w:pStyle w:val="30"/>
            </w:pPr>
            <w:r>
              <w:t>JJYX_3_3</w:t>
            </w:r>
          </w:p>
        </w:tc>
      </w:tr>
      <w:tr w14:paraId="22CCC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477A776E">
            <w:pPr>
              <w:pStyle w:val="30"/>
            </w:pPr>
            <w:r>
              <w:t>角色</w:t>
            </w:r>
          </w:p>
        </w:tc>
        <w:tc>
          <w:tcPr>
            <w:tcW w:w="3721" w:type="pct"/>
          </w:tcPr>
          <w:p w14:paraId="404499CB">
            <w:pPr>
              <w:pStyle w:val="30"/>
            </w:pPr>
            <w:r>
              <w:t>国资委用户，系统管理员</w:t>
            </w:r>
          </w:p>
        </w:tc>
      </w:tr>
      <w:tr w14:paraId="0215F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58639B6">
            <w:pPr>
              <w:pStyle w:val="30"/>
            </w:pPr>
            <w:r>
              <w:t>前置条件</w:t>
            </w:r>
          </w:p>
        </w:tc>
        <w:tc>
          <w:tcPr>
            <w:tcW w:w="3721" w:type="pct"/>
          </w:tcPr>
          <w:p w14:paraId="2960CFF0">
            <w:pPr>
              <w:pStyle w:val="30"/>
            </w:pPr>
            <w:r>
              <w:t>无</w:t>
            </w:r>
          </w:p>
        </w:tc>
      </w:tr>
      <w:tr w14:paraId="3318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1F71EB91">
            <w:pPr>
              <w:pStyle w:val="30"/>
            </w:pPr>
            <w:r>
              <w:t>后置条件</w:t>
            </w:r>
          </w:p>
        </w:tc>
        <w:tc>
          <w:tcPr>
            <w:tcW w:w="3721" w:type="pct"/>
          </w:tcPr>
          <w:p w14:paraId="7066CECD">
            <w:pPr>
              <w:pStyle w:val="30"/>
            </w:pPr>
            <w:r>
              <w:t>无</w:t>
            </w:r>
          </w:p>
        </w:tc>
      </w:tr>
      <w:tr w14:paraId="15C99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4C99FD76">
            <w:pPr>
              <w:pStyle w:val="30"/>
            </w:pPr>
            <w:r>
              <w:t>输入</w:t>
            </w:r>
          </w:p>
        </w:tc>
        <w:tc>
          <w:tcPr>
            <w:tcW w:w="3721" w:type="pct"/>
          </w:tcPr>
          <w:p w14:paraId="4A9D7620">
            <w:pPr>
              <w:pStyle w:val="30"/>
            </w:pPr>
            <w:r>
              <w:t>点击纳统指标-工业企业-表格统计</w:t>
            </w:r>
          </w:p>
        </w:tc>
      </w:tr>
      <w:tr w14:paraId="73CF9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71AADC89">
            <w:pPr>
              <w:pStyle w:val="30"/>
            </w:pPr>
            <w:r>
              <w:t>输出</w:t>
            </w:r>
          </w:p>
        </w:tc>
        <w:tc>
          <w:tcPr>
            <w:tcW w:w="3721" w:type="pct"/>
          </w:tcPr>
          <w:p w14:paraId="42DB5819">
            <w:pPr>
              <w:pStyle w:val="30"/>
            </w:pPr>
            <w:r>
              <w:t>工业企业在沪总产值分布详情</w:t>
            </w:r>
          </w:p>
        </w:tc>
      </w:tr>
      <w:tr w14:paraId="36604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7E3970EB">
            <w:pPr>
              <w:pStyle w:val="30"/>
            </w:pPr>
            <w:r>
              <w:t>正常流</w:t>
            </w:r>
          </w:p>
        </w:tc>
        <w:tc>
          <w:tcPr>
            <w:tcW w:w="3721" w:type="pct"/>
          </w:tcPr>
          <w:p w14:paraId="7CADE612">
            <w:pPr>
              <w:pStyle w:val="30"/>
            </w:pPr>
            <w:r>
              <w:t>用户可查看工业企业纳统指标分布详情</w:t>
            </w:r>
          </w:p>
        </w:tc>
      </w:tr>
      <w:tr w14:paraId="535C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686806D">
            <w:pPr>
              <w:pStyle w:val="30"/>
            </w:pPr>
            <w:r>
              <w:t>异常流</w:t>
            </w:r>
          </w:p>
        </w:tc>
        <w:tc>
          <w:tcPr>
            <w:tcW w:w="3721" w:type="pct"/>
          </w:tcPr>
          <w:p w14:paraId="10F99F2E">
            <w:pPr>
              <w:pStyle w:val="30"/>
            </w:pPr>
            <w:r>
              <w:t>页面跳转异常</w:t>
            </w:r>
          </w:p>
        </w:tc>
      </w:tr>
      <w:tr w14:paraId="796C0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1B45398A">
            <w:pPr>
              <w:pStyle w:val="30"/>
            </w:pPr>
            <w:r>
              <w:t>特殊需求</w:t>
            </w:r>
          </w:p>
        </w:tc>
        <w:tc>
          <w:tcPr>
            <w:tcW w:w="3721" w:type="pct"/>
          </w:tcPr>
          <w:p w14:paraId="49BD2CC9">
            <w:pPr>
              <w:pStyle w:val="30"/>
            </w:pPr>
            <w:r>
              <w:t>无</w:t>
            </w:r>
          </w:p>
        </w:tc>
      </w:tr>
    </w:tbl>
    <w:p w14:paraId="40CAE8FF">
      <w:pPr>
        <w:pStyle w:val="7"/>
        <w:numPr>
          <w:ilvl w:val="5"/>
          <w:numId w:val="0"/>
        </w:numPr>
      </w:pPr>
      <w:r>
        <w:rPr>
          <w:rFonts w:hint="eastAsia" w:ascii="Times New Roman" w:hAnsi="Times New Roman" w:cs="宋体"/>
        </w:rPr>
        <w:t xml:space="preserve">6.1.7.4.3.4  </w:t>
      </w:r>
      <w:r>
        <w:rPr>
          <w:rFonts w:hint="eastAsia"/>
        </w:rPr>
        <w:t>商业企业柱状图统计H5</w:t>
      </w:r>
    </w:p>
    <w:p w14:paraId="435948BE">
      <w:pPr>
        <w:ind w:firstLine="480"/>
      </w:pPr>
      <w:r>
        <w:rPr>
          <w:rFonts w:hint="eastAsia"/>
        </w:rPr>
        <w:t>对上海市国资委监管商业企业纳统指标进行梳理、统计，并展现5家重点商贸类企业在沪商品销售总额及增速柱状图。该页面主要展现在沪商品销售总额及增速在近12个月内的变动趋势等内容，数据涉及上海市国资委监管的5家重点商贸类企业。</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63FF7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53486D26">
            <w:pPr>
              <w:pStyle w:val="30"/>
            </w:pPr>
            <w:r>
              <w:t>编号</w:t>
            </w:r>
          </w:p>
        </w:tc>
        <w:tc>
          <w:tcPr>
            <w:tcW w:w="3721" w:type="pct"/>
            <w:vAlign w:val="center"/>
          </w:tcPr>
          <w:p w14:paraId="1C9039A0">
            <w:pPr>
              <w:pStyle w:val="30"/>
            </w:pPr>
            <w:r>
              <w:t>JJYX_3_4</w:t>
            </w:r>
          </w:p>
        </w:tc>
      </w:tr>
      <w:tr w14:paraId="0FCC2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B2DF4CF">
            <w:pPr>
              <w:pStyle w:val="30"/>
            </w:pPr>
            <w:r>
              <w:t>角色</w:t>
            </w:r>
          </w:p>
        </w:tc>
        <w:tc>
          <w:tcPr>
            <w:tcW w:w="3721" w:type="pct"/>
            <w:vAlign w:val="center"/>
          </w:tcPr>
          <w:p w14:paraId="0D15939A">
            <w:pPr>
              <w:pStyle w:val="30"/>
            </w:pPr>
            <w:r>
              <w:t>国资委用户，系统管理员</w:t>
            </w:r>
          </w:p>
        </w:tc>
      </w:tr>
      <w:tr w14:paraId="05B73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6B63B90">
            <w:pPr>
              <w:pStyle w:val="30"/>
            </w:pPr>
            <w:r>
              <w:t>前置条件</w:t>
            </w:r>
          </w:p>
        </w:tc>
        <w:tc>
          <w:tcPr>
            <w:tcW w:w="3721" w:type="pct"/>
            <w:vAlign w:val="center"/>
          </w:tcPr>
          <w:p w14:paraId="3817D79C">
            <w:pPr>
              <w:pStyle w:val="30"/>
            </w:pPr>
            <w:r>
              <w:t>无</w:t>
            </w:r>
          </w:p>
        </w:tc>
      </w:tr>
      <w:tr w14:paraId="7BAC4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1955F96">
            <w:pPr>
              <w:pStyle w:val="30"/>
            </w:pPr>
            <w:r>
              <w:t>后置条件</w:t>
            </w:r>
          </w:p>
        </w:tc>
        <w:tc>
          <w:tcPr>
            <w:tcW w:w="3721" w:type="pct"/>
            <w:vAlign w:val="center"/>
          </w:tcPr>
          <w:p w14:paraId="3A80D65C">
            <w:pPr>
              <w:pStyle w:val="30"/>
            </w:pPr>
            <w:r>
              <w:t>无</w:t>
            </w:r>
          </w:p>
        </w:tc>
      </w:tr>
      <w:tr w14:paraId="711C5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BCEFF09">
            <w:pPr>
              <w:pStyle w:val="30"/>
            </w:pPr>
            <w:r>
              <w:t>输入</w:t>
            </w:r>
          </w:p>
        </w:tc>
        <w:tc>
          <w:tcPr>
            <w:tcW w:w="3721" w:type="pct"/>
            <w:vAlign w:val="center"/>
          </w:tcPr>
          <w:p w14:paraId="6F1AC59F">
            <w:pPr>
              <w:pStyle w:val="30"/>
            </w:pPr>
            <w:r>
              <w:t>点击纳统指标-</w:t>
            </w:r>
            <w:bookmarkStart w:id="185" w:name="OLE_LINK24"/>
            <w:bookmarkStart w:id="186" w:name="OLE_LINK23"/>
            <w:r>
              <w:t>商业</w:t>
            </w:r>
            <w:bookmarkEnd w:id="185"/>
            <w:bookmarkEnd w:id="186"/>
            <w:r>
              <w:t>企业-柱状图</w:t>
            </w:r>
          </w:p>
        </w:tc>
      </w:tr>
      <w:tr w14:paraId="3D38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85A550F">
            <w:pPr>
              <w:pStyle w:val="30"/>
            </w:pPr>
            <w:r>
              <w:t>输出</w:t>
            </w:r>
          </w:p>
        </w:tc>
        <w:tc>
          <w:tcPr>
            <w:tcW w:w="3721" w:type="pct"/>
            <w:vAlign w:val="center"/>
          </w:tcPr>
          <w:p w14:paraId="6C7E1D5A">
            <w:pPr>
              <w:pStyle w:val="30"/>
            </w:pPr>
            <w:r>
              <w:t>商业企业在沪商品销售总额变动趋势</w:t>
            </w:r>
          </w:p>
        </w:tc>
      </w:tr>
      <w:tr w14:paraId="3BB7F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E7647F4">
            <w:pPr>
              <w:pStyle w:val="30"/>
            </w:pPr>
            <w:r>
              <w:t>正常流</w:t>
            </w:r>
          </w:p>
        </w:tc>
        <w:tc>
          <w:tcPr>
            <w:tcW w:w="3721" w:type="pct"/>
            <w:vAlign w:val="center"/>
          </w:tcPr>
          <w:p w14:paraId="2AB34DAF">
            <w:pPr>
              <w:pStyle w:val="30"/>
            </w:pPr>
            <w:r>
              <w:t>用户可查看商业企业纳统指标变动趋势</w:t>
            </w:r>
          </w:p>
        </w:tc>
      </w:tr>
      <w:tr w14:paraId="68F7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BA1F423">
            <w:pPr>
              <w:pStyle w:val="30"/>
            </w:pPr>
            <w:r>
              <w:t>异常流</w:t>
            </w:r>
          </w:p>
        </w:tc>
        <w:tc>
          <w:tcPr>
            <w:tcW w:w="3721" w:type="pct"/>
            <w:vAlign w:val="center"/>
          </w:tcPr>
          <w:p w14:paraId="2F1F907F">
            <w:pPr>
              <w:pStyle w:val="30"/>
            </w:pPr>
            <w:r>
              <w:t>页面跳转异常</w:t>
            </w:r>
          </w:p>
        </w:tc>
      </w:tr>
      <w:tr w14:paraId="4D6BB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E2B36A7">
            <w:pPr>
              <w:pStyle w:val="30"/>
            </w:pPr>
            <w:r>
              <w:t>特殊需求</w:t>
            </w:r>
          </w:p>
        </w:tc>
        <w:tc>
          <w:tcPr>
            <w:tcW w:w="3721" w:type="pct"/>
            <w:vAlign w:val="center"/>
          </w:tcPr>
          <w:p w14:paraId="0ADCA327">
            <w:pPr>
              <w:pStyle w:val="30"/>
            </w:pPr>
            <w:r>
              <w:t>无</w:t>
            </w:r>
          </w:p>
        </w:tc>
      </w:tr>
    </w:tbl>
    <w:p w14:paraId="37D81F7B">
      <w:pPr>
        <w:pStyle w:val="7"/>
        <w:numPr>
          <w:ilvl w:val="5"/>
          <w:numId w:val="0"/>
        </w:numPr>
      </w:pPr>
      <w:r>
        <w:rPr>
          <w:rFonts w:hint="eastAsia" w:ascii="Times New Roman" w:hAnsi="Times New Roman" w:cs="宋体"/>
        </w:rPr>
        <w:t xml:space="preserve">6.1.7.4.3.5  </w:t>
      </w:r>
      <w:r>
        <w:rPr>
          <w:rFonts w:hint="eastAsia"/>
        </w:rPr>
        <w:t>商业企业表格详情H5</w:t>
      </w:r>
    </w:p>
    <w:p w14:paraId="793C774A">
      <w:pPr>
        <w:ind w:firstLine="480"/>
      </w:pPr>
      <w:r>
        <w:rPr>
          <w:rFonts w:hint="eastAsia"/>
        </w:rPr>
        <w:t>对上海市国资委监管商业企业纳统指标进行梳理、统计，并展现5家重点商贸类企业在沪商品销售总额及增速按集团分布详情表格。该页面主要展现商品销售总额在各监管集团的分布情况，统计维度包含本年累计、上年同期、同比增速、可比增速等口径，数据涉及上海市国资委监管的5家重点商业类企业。</w:t>
      </w:r>
    </w:p>
    <w:p w14:paraId="1FB94846">
      <w:pPr>
        <w:ind w:firstLine="0" w:firstLineChars="0"/>
        <w:jc w:val="center"/>
      </w:pPr>
      <w:r>
        <w:rPr>
          <w:rFonts w:hint="eastAsia" w:ascii="宋体" w:hAnsi="宋体" w:cs="宋体"/>
        </w:rPr>
        <w:drawing>
          <wp:inline distT="0" distB="0" distL="0" distR="0">
            <wp:extent cx="2879725" cy="6209665"/>
            <wp:effectExtent l="0" t="0" r="6350" b="635"/>
            <wp:docPr id="820869872" name="图片 820869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72" name="图片 820869872"/>
                    <pic:cNvPicPr>
                      <a:picLocks noChangeAspect="1"/>
                    </pic:cNvPicPr>
                  </pic:nvPicPr>
                  <pic:blipFill>
                    <a:blip r:embed="rId240"/>
                    <a:stretch>
                      <a:fillRect/>
                    </a:stretch>
                  </pic:blipFill>
                  <pic:spPr>
                    <a:xfrm>
                      <a:off x="0" y="0"/>
                      <a:ext cx="2880000" cy="6209730"/>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3D01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2216589C">
            <w:pPr>
              <w:pStyle w:val="30"/>
            </w:pPr>
            <w:r>
              <w:t>编号</w:t>
            </w:r>
          </w:p>
        </w:tc>
        <w:tc>
          <w:tcPr>
            <w:tcW w:w="3721" w:type="pct"/>
            <w:vAlign w:val="center"/>
          </w:tcPr>
          <w:p w14:paraId="4E520E78">
            <w:pPr>
              <w:pStyle w:val="30"/>
            </w:pPr>
            <w:r>
              <w:t>JJYX_3_5</w:t>
            </w:r>
          </w:p>
        </w:tc>
      </w:tr>
      <w:tr w14:paraId="096D9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018F753">
            <w:pPr>
              <w:pStyle w:val="30"/>
            </w:pPr>
            <w:r>
              <w:t>角色</w:t>
            </w:r>
          </w:p>
        </w:tc>
        <w:tc>
          <w:tcPr>
            <w:tcW w:w="3721" w:type="pct"/>
            <w:vAlign w:val="center"/>
          </w:tcPr>
          <w:p w14:paraId="28D4DEA1">
            <w:pPr>
              <w:pStyle w:val="30"/>
            </w:pPr>
            <w:r>
              <w:t>国资委用户，系统管理员</w:t>
            </w:r>
          </w:p>
        </w:tc>
      </w:tr>
      <w:tr w14:paraId="5850D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C733649">
            <w:pPr>
              <w:pStyle w:val="30"/>
            </w:pPr>
            <w:r>
              <w:t>前置条件</w:t>
            </w:r>
          </w:p>
        </w:tc>
        <w:tc>
          <w:tcPr>
            <w:tcW w:w="3721" w:type="pct"/>
            <w:vAlign w:val="center"/>
          </w:tcPr>
          <w:p w14:paraId="7AF65CBE">
            <w:pPr>
              <w:pStyle w:val="30"/>
            </w:pPr>
            <w:r>
              <w:t>无</w:t>
            </w:r>
          </w:p>
        </w:tc>
      </w:tr>
      <w:tr w14:paraId="6BE08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05A4C22">
            <w:pPr>
              <w:pStyle w:val="30"/>
            </w:pPr>
            <w:r>
              <w:t>后置条件</w:t>
            </w:r>
          </w:p>
        </w:tc>
        <w:tc>
          <w:tcPr>
            <w:tcW w:w="3721" w:type="pct"/>
            <w:vAlign w:val="center"/>
          </w:tcPr>
          <w:p w14:paraId="132775D8">
            <w:pPr>
              <w:pStyle w:val="30"/>
            </w:pPr>
            <w:r>
              <w:t>无</w:t>
            </w:r>
          </w:p>
        </w:tc>
      </w:tr>
      <w:tr w14:paraId="3A43B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007EFE2">
            <w:pPr>
              <w:pStyle w:val="30"/>
            </w:pPr>
            <w:r>
              <w:t>输入</w:t>
            </w:r>
          </w:p>
        </w:tc>
        <w:tc>
          <w:tcPr>
            <w:tcW w:w="3721" w:type="pct"/>
            <w:vAlign w:val="center"/>
          </w:tcPr>
          <w:p w14:paraId="6B8A78A8">
            <w:pPr>
              <w:pStyle w:val="30"/>
            </w:pPr>
            <w:r>
              <w:t>点击纳统指标-商业企业-表格统计</w:t>
            </w:r>
          </w:p>
        </w:tc>
      </w:tr>
      <w:tr w14:paraId="2436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1E1A3EC">
            <w:pPr>
              <w:pStyle w:val="30"/>
            </w:pPr>
            <w:r>
              <w:t>输出</w:t>
            </w:r>
          </w:p>
        </w:tc>
        <w:tc>
          <w:tcPr>
            <w:tcW w:w="3721" w:type="pct"/>
            <w:vAlign w:val="center"/>
          </w:tcPr>
          <w:p w14:paraId="585A8893">
            <w:pPr>
              <w:pStyle w:val="30"/>
            </w:pPr>
            <w:r>
              <w:t>商业企业在沪商品销售总额分布详情</w:t>
            </w:r>
          </w:p>
        </w:tc>
      </w:tr>
      <w:tr w14:paraId="0489A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0966D5A">
            <w:pPr>
              <w:pStyle w:val="30"/>
            </w:pPr>
            <w:r>
              <w:t>正常流</w:t>
            </w:r>
          </w:p>
        </w:tc>
        <w:tc>
          <w:tcPr>
            <w:tcW w:w="3721" w:type="pct"/>
            <w:vAlign w:val="center"/>
          </w:tcPr>
          <w:p w14:paraId="35EDF2D5">
            <w:pPr>
              <w:pStyle w:val="30"/>
            </w:pPr>
            <w:r>
              <w:t>用户可查看商业企业纳统指标分布详情</w:t>
            </w:r>
          </w:p>
        </w:tc>
      </w:tr>
      <w:tr w14:paraId="143A0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FCEF7A1">
            <w:pPr>
              <w:pStyle w:val="30"/>
            </w:pPr>
            <w:r>
              <w:t>异常流</w:t>
            </w:r>
          </w:p>
        </w:tc>
        <w:tc>
          <w:tcPr>
            <w:tcW w:w="3721" w:type="pct"/>
            <w:vAlign w:val="center"/>
          </w:tcPr>
          <w:p w14:paraId="31FEBA33">
            <w:pPr>
              <w:pStyle w:val="30"/>
            </w:pPr>
            <w:r>
              <w:t>页面跳转异常</w:t>
            </w:r>
          </w:p>
        </w:tc>
      </w:tr>
      <w:tr w14:paraId="4F91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03CD2B9">
            <w:pPr>
              <w:pStyle w:val="30"/>
            </w:pPr>
            <w:r>
              <w:t>特殊需求</w:t>
            </w:r>
          </w:p>
        </w:tc>
        <w:tc>
          <w:tcPr>
            <w:tcW w:w="3721" w:type="pct"/>
            <w:vAlign w:val="center"/>
          </w:tcPr>
          <w:p w14:paraId="086CC36D">
            <w:pPr>
              <w:pStyle w:val="30"/>
            </w:pPr>
            <w:r>
              <w:t>无</w:t>
            </w:r>
          </w:p>
        </w:tc>
      </w:tr>
    </w:tbl>
    <w:p w14:paraId="286280B1">
      <w:pPr>
        <w:pStyle w:val="7"/>
        <w:numPr>
          <w:ilvl w:val="5"/>
          <w:numId w:val="0"/>
        </w:numPr>
      </w:pPr>
      <w:r>
        <w:rPr>
          <w:rFonts w:hint="eastAsia" w:ascii="Times New Roman" w:hAnsi="Times New Roman" w:cs="宋体"/>
        </w:rPr>
        <w:t xml:space="preserve">6.1.7.4.3.6  </w:t>
      </w:r>
      <w:r>
        <w:rPr>
          <w:rFonts w:hint="eastAsia"/>
        </w:rPr>
        <w:t>建筑业企业H5</w:t>
      </w:r>
    </w:p>
    <w:p w14:paraId="65EFC77D">
      <w:pPr>
        <w:ind w:firstLine="480"/>
      </w:pPr>
      <w:r>
        <w:rPr>
          <w:rFonts w:hint="eastAsia"/>
        </w:rPr>
        <w:t>对上海市国资委监管建筑类企业纳统指标进行梳理、统计，并展现企业纳统指标数值详情。该页面数据主要涉及上海市国资委监管的建筑类企业。</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6B91A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3AC4E14C">
            <w:pPr>
              <w:pStyle w:val="30"/>
            </w:pPr>
            <w:r>
              <w:t>编号</w:t>
            </w:r>
          </w:p>
        </w:tc>
        <w:tc>
          <w:tcPr>
            <w:tcW w:w="3721" w:type="pct"/>
            <w:vAlign w:val="center"/>
          </w:tcPr>
          <w:p w14:paraId="2E04071D">
            <w:pPr>
              <w:pStyle w:val="30"/>
            </w:pPr>
            <w:r>
              <w:t>JJYX_3_6</w:t>
            </w:r>
          </w:p>
        </w:tc>
      </w:tr>
      <w:tr w14:paraId="7B6BF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E23FFB0">
            <w:pPr>
              <w:pStyle w:val="30"/>
            </w:pPr>
            <w:r>
              <w:t>角色</w:t>
            </w:r>
          </w:p>
        </w:tc>
        <w:tc>
          <w:tcPr>
            <w:tcW w:w="3721" w:type="pct"/>
            <w:vAlign w:val="center"/>
          </w:tcPr>
          <w:p w14:paraId="5614EA43">
            <w:pPr>
              <w:pStyle w:val="30"/>
            </w:pPr>
            <w:r>
              <w:t>国资委用户，系统管理员</w:t>
            </w:r>
          </w:p>
        </w:tc>
      </w:tr>
      <w:tr w14:paraId="19AAE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8304470">
            <w:pPr>
              <w:pStyle w:val="30"/>
            </w:pPr>
            <w:r>
              <w:t>前置条件</w:t>
            </w:r>
          </w:p>
        </w:tc>
        <w:tc>
          <w:tcPr>
            <w:tcW w:w="3721" w:type="pct"/>
            <w:vAlign w:val="center"/>
          </w:tcPr>
          <w:p w14:paraId="6EBE680F">
            <w:pPr>
              <w:pStyle w:val="30"/>
            </w:pPr>
            <w:r>
              <w:t>无</w:t>
            </w:r>
          </w:p>
        </w:tc>
      </w:tr>
      <w:tr w14:paraId="5B80D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D40D23B">
            <w:pPr>
              <w:pStyle w:val="30"/>
            </w:pPr>
            <w:r>
              <w:t>后置条件</w:t>
            </w:r>
          </w:p>
        </w:tc>
        <w:tc>
          <w:tcPr>
            <w:tcW w:w="3721" w:type="pct"/>
            <w:vAlign w:val="center"/>
          </w:tcPr>
          <w:p w14:paraId="4ACDFD72">
            <w:pPr>
              <w:pStyle w:val="30"/>
            </w:pPr>
            <w:r>
              <w:t>无</w:t>
            </w:r>
          </w:p>
        </w:tc>
      </w:tr>
      <w:tr w14:paraId="6E900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94583A9">
            <w:pPr>
              <w:pStyle w:val="30"/>
            </w:pPr>
            <w:r>
              <w:t>输入</w:t>
            </w:r>
          </w:p>
        </w:tc>
        <w:tc>
          <w:tcPr>
            <w:tcW w:w="3721" w:type="pct"/>
            <w:vAlign w:val="center"/>
          </w:tcPr>
          <w:p w14:paraId="7AD8E9D8">
            <w:pPr>
              <w:pStyle w:val="30"/>
            </w:pPr>
            <w:r>
              <w:t>点击纳统指标-</w:t>
            </w:r>
            <w:bookmarkStart w:id="187" w:name="OLE_LINK25"/>
            <w:bookmarkStart w:id="188" w:name="OLE_LINK26"/>
            <w:r>
              <w:t>建筑类</w:t>
            </w:r>
            <w:bookmarkEnd w:id="187"/>
            <w:bookmarkEnd w:id="188"/>
            <w:r>
              <w:t>企业</w:t>
            </w:r>
          </w:p>
        </w:tc>
      </w:tr>
      <w:tr w14:paraId="58BC9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5C1710B">
            <w:pPr>
              <w:pStyle w:val="30"/>
            </w:pPr>
            <w:r>
              <w:t>输出</w:t>
            </w:r>
          </w:p>
        </w:tc>
        <w:tc>
          <w:tcPr>
            <w:tcW w:w="3721" w:type="pct"/>
            <w:vAlign w:val="center"/>
          </w:tcPr>
          <w:p w14:paraId="091A8067">
            <w:pPr>
              <w:pStyle w:val="30"/>
            </w:pPr>
            <w:r>
              <w:t>建筑类企业纳统指标数值详情</w:t>
            </w:r>
          </w:p>
        </w:tc>
      </w:tr>
      <w:tr w14:paraId="071FB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5A8750C">
            <w:pPr>
              <w:pStyle w:val="30"/>
            </w:pPr>
            <w:r>
              <w:t>正常流</w:t>
            </w:r>
          </w:p>
        </w:tc>
        <w:tc>
          <w:tcPr>
            <w:tcW w:w="3721" w:type="pct"/>
            <w:vAlign w:val="center"/>
          </w:tcPr>
          <w:p w14:paraId="3A9F2A1F">
            <w:pPr>
              <w:pStyle w:val="30"/>
            </w:pPr>
            <w:r>
              <w:t>用户可查看建筑类企业纳统指标数值详情</w:t>
            </w:r>
          </w:p>
        </w:tc>
      </w:tr>
      <w:tr w14:paraId="4F69A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7821CA7">
            <w:pPr>
              <w:pStyle w:val="30"/>
            </w:pPr>
            <w:r>
              <w:t>异常流</w:t>
            </w:r>
          </w:p>
        </w:tc>
        <w:tc>
          <w:tcPr>
            <w:tcW w:w="3721" w:type="pct"/>
            <w:vAlign w:val="center"/>
          </w:tcPr>
          <w:p w14:paraId="05920F82">
            <w:pPr>
              <w:pStyle w:val="30"/>
            </w:pPr>
            <w:r>
              <w:t>页面跳转异常</w:t>
            </w:r>
          </w:p>
        </w:tc>
      </w:tr>
      <w:tr w14:paraId="79FA7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2BAE493">
            <w:pPr>
              <w:pStyle w:val="30"/>
            </w:pPr>
            <w:r>
              <w:t>特殊需求</w:t>
            </w:r>
          </w:p>
        </w:tc>
        <w:tc>
          <w:tcPr>
            <w:tcW w:w="3721" w:type="pct"/>
            <w:vAlign w:val="center"/>
          </w:tcPr>
          <w:p w14:paraId="76DF923F">
            <w:pPr>
              <w:pStyle w:val="30"/>
            </w:pPr>
            <w:r>
              <w:t>无</w:t>
            </w:r>
          </w:p>
        </w:tc>
      </w:tr>
    </w:tbl>
    <w:p w14:paraId="191775B1">
      <w:pPr>
        <w:pStyle w:val="6"/>
        <w:numPr>
          <w:ilvl w:val="4"/>
          <w:numId w:val="0"/>
        </w:numPr>
      </w:pPr>
      <w:r>
        <w:rPr>
          <w:rFonts w:hint="eastAsia" w:eastAsia="宋体" w:cs="宋体"/>
        </w:rPr>
        <w:t xml:space="preserve">6.1.7.4.4  </w:t>
      </w:r>
      <w:r>
        <w:rPr>
          <w:rFonts w:hint="eastAsia"/>
        </w:rPr>
        <w:t>企业分析H5</w:t>
      </w:r>
    </w:p>
    <w:p w14:paraId="340AC711">
      <w:pPr>
        <w:pStyle w:val="7"/>
        <w:numPr>
          <w:ilvl w:val="5"/>
          <w:numId w:val="0"/>
        </w:numPr>
      </w:pPr>
      <w:r>
        <w:rPr>
          <w:rFonts w:hint="eastAsia" w:ascii="Times New Roman" w:hAnsi="Times New Roman" w:cs="宋体"/>
        </w:rPr>
        <w:t xml:space="preserve">6.1.7.4.4.1  </w:t>
      </w:r>
      <w:r>
        <w:rPr>
          <w:rFonts w:hint="eastAsia"/>
        </w:rPr>
        <w:t>企业汇总H5</w:t>
      </w:r>
    </w:p>
    <w:p w14:paraId="1C83A0C2">
      <w:pPr>
        <w:ind w:firstLine="480"/>
      </w:pPr>
      <w:r>
        <w:rPr>
          <w:rFonts w:hint="eastAsia"/>
        </w:rPr>
        <w:t>对上海市国资委监管各一级集团进行梳理，并制作一级集团卡片汇总界面。该卡片将展现各企业经济类、财务类指标情况，并可作为各监管一级集团详细信息界面的入口供用户选择。</w:t>
      </w:r>
    </w:p>
    <w:p w14:paraId="00BAF431">
      <w:pPr>
        <w:ind w:firstLine="0" w:firstLineChars="0"/>
        <w:jc w:val="center"/>
      </w:pPr>
      <w:r>
        <w:rPr>
          <w:rFonts w:hint="eastAsia" w:ascii="宋体" w:hAnsi="宋体" w:cs="宋体"/>
        </w:rPr>
        <w:drawing>
          <wp:inline distT="0" distB="0" distL="0" distR="0">
            <wp:extent cx="2879725" cy="6346190"/>
            <wp:effectExtent l="0" t="0" r="6350" b="6985"/>
            <wp:docPr id="820869876" name="图片 82086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76" name="图片 820869876"/>
                    <pic:cNvPicPr>
                      <a:picLocks noChangeAspect="1"/>
                    </pic:cNvPicPr>
                  </pic:nvPicPr>
                  <pic:blipFill>
                    <a:blip r:embed="rId241"/>
                    <a:stretch>
                      <a:fillRect/>
                    </a:stretch>
                  </pic:blipFill>
                  <pic:spPr>
                    <a:xfrm>
                      <a:off x="0" y="0"/>
                      <a:ext cx="2880000" cy="6346667"/>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4839E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tcPr>
          <w:p w14:paraId="1F36BABE">
            <w:pPr>
              <w:pStyle w:val="30"/>
            </w:pPr>
            <w:r>
              <w:t>编号</w:t>
            </w:r>
          </w:p>
        </w:tc>
        <w:tc>
          <w:tcPr>
            <w:tcW w:w="3721" w:type="pct"/>
          </w:tcPr>
          <w:p w14:paraId="11A6D4AF">
            <w:pPr>
              <w:pStyle w:val="30"/>
            </w:pPr>
            <w:r>
              <w:t>JJYX_4_1</w:t>
            </w:r>
          </w:p>
        </w:tc>
      </w:tr>
      <w:tr w14:paraId="1457E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71084B28">
            <w:pPr>
              <w:pStyle w:val="30"/>
            </w:pPr>
            <w:r>
              <w:t>角色</w:t>
            </w:r>
          </w:p>
        </w:tc>
        <w:tc>
          <w:tcPr>
            <w:tcW w:w="3721" w:type="pct"/>
          </w:tcPr>
          <w:p w14:paraId="66382E5F">
            <w:pPr>
              <w:pStyle w:val="30"/>
            </w:pPr>
            <w:r>
              <w:t>国资委用户，系统管理员</w:t>
            </w:r>
          </w:p>
        </w:tc>
      </w:tr>
      <w:tr w14:paraId="22618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0A77C5A4">
            <w:pPr>
              <w:pStyle w:val="30"/>
            </w:pPr>
            <w:r>
              <w:t>前置条件</w:t>
            </w:r>
          </w:p>
        </w:tc>
        <w:tc>
          <w:tcPr>
            <w:tcW w:w="3721" w:type="pct"/>
          </w:tcPr>
          <w:p w14:paraId="2FE5EA7D">
            <w:pPr>
              <w:pStyle w:val="30"/>
            </w:pPr>
            <w:r>
              <w:t>无</w:t>
            </w:r>
          </w:p>
        </w:tc>
      </w:tr>
      <w:tr w14:paraId="6C364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11E946F9">
            <w:pPr>
              <w:pStyle w:val="30"/>
            </w:pPr>
            <w:r>
              <w:t>后置条件</w:t>
            </w:r>
          </w:p>
        </w:tc>
        <w:tc>
          <w:tcPr>
            <w:tcW w:w="3721" w:type="pct"/>
          </w:tcPr>
          <w:p w14:paraId="3D5475C1">
            <w:pPr>
              <w:pStyle w:val="30"/>
            </w:pPr>
            <w:r>
              <w:t>无</w:t>
            </w:r>
          </w:p>
        </w:tc>
      </w:tr>
      <w:tr w14:paraId="1B876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79978CF2">
            <w:pPr>
              <w:pStyle w:val="30"/>
            </w:pPr>
            <w:r>
              <w:t>输入</w:t>
            </w:r>
          </w:p>
        </w:tc>
        <w:tc>
          <w:tcPr>
            <w:tcW w:w="3721" w:type="pct"/>
          </w:tcPr>
          <w:p w14:paraId="4607279C">
            <w:pPr>
              <w:pStyle w:val="30"/>
            </w:pPr>
            <w:r>
              <w:t>点击企业分析-选择企业卡片</w:t>
            </w:r>
          </w:p>
        </w:tc>
      </w:tr>
      <w:tr w14:paraId="26F2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3409275E">
            <w:pPr>
              <w:pStyle w:val="30"/>
            </w:pPr>
            <w:r>
              <w:t>输出</w:t>
            </w:r>
          </w:p>
        </w:tc>
        <w:tc>
          <w:tcPr>
            <w:tcW w:w="3721" w:type="pct"/>
          </w:tcPr>
          <w:p w14:paraId="5E380A5A">
            <w:pPr>
              <w:pStyle w:val="30"/>
            </w:pPr>
            <w:r>
              <w:t>所选企业详情界面</w:t>
            </w:r>
          </w:p>
        </w:tc>
      </w:tr>
      <w:tr w14:paraId="75A3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E81B2CB">
            <w:pPr>
              <w:pStyle w:val="30"/>
            </w:pPr>
            <w:r>
              <w:t>正常流</w:t>
            </w:r>
          </w:p>
        </w:tc>
        <w:tc>
          <w:tcPr>
            <w:tcW w:w="3721" w:type="pct"/>
          </w:tcPr>
          <w:p w14:paraId="40B4DD87">
            <w:pPr>
              <w:pStyle w:val="30"/>
            </w:pPr>
            <w:r>
              <w:t>用户可查看所选企业详情界面及相应数据</w:t>
            </w:r>
          </w:p>
        </w:tc>
      </w:tr>
      <w:tr w14:paraId="50C68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1766B800">
            <w:pPr>
              <w:pStyle w:val="30"/>
            </w:pPr>
            <w:r>
              <w:t>异常流</w:t>
            </w:r>
          </w:p>
        </w:tc>
        <w:tc>
          <w:tcPr>
            <w:tcW w:w="3721" w:type="pct"/>
          </w:tcPr>
          <w:p w14:paraId="5AAD98A9">
            <w:pPr>
              <w:pStyle w:val="30"/>
            </w:pPr>
            <w:r>
              <w:t>页面跳转异常</w:t>
            </w:r>
          </w:p>
        </w:tc>
      </w:tr>
      <w:tr w14:paraId="25F55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6A7EEE6B">
            <w:pPr>
              <w:pStyle w:val="30"/>
            </w:pPr>
            <w:r>
              <w:t>特殊需求</w:t>
            </w:r>
          </w:p>
        </w:tc>
        <w:tc>
          <w:tcPr>
            <w:tcW w:w="3721" w:type="pct"/>
          </w:tcPr>
          <w:p w14:paraId="228D68AC">
            <w:pPr>
              <w:pStyle w:val="30"/>
            </w:pPr>
            <w:r>
              <w:t>无</w:t>
            </w:r>
          </w:p>
        </w:tc>
      </w:tr>
    </w:tbl>
    <w:p w14:paraId="4FADAC7C">
      <w:pPr>
        <w:pStyle w:val="7"/>
        <w:numPr>
          <w:ilvl w:val="5"/>
          <w:numId w:val="0"/>
        </w:numPr>
      </w:pPr>
      <w:r>
        <w:rPr>
          <w:rFonts w:hint="eastAsia" w:ascii="Times New Roman" w:hAnsi="Times New Roman" w:cs="宋体"/>
        </w:rPr>
        <w:t xml:space="preserve">6.1.7.4.4.2  </w:t>
      </w:r>
      <w:r>
        <w:rPr>
          <w:rFonts w:hint="eastAsia"/>
        </w:rPr>
        <w:t>上汽集团H5</w:t>
      </w:r>
    </w:p>
    <w:p w14:paraId="54BEE258">
      <w:pPr>
        <w:pStyle w:val="8"/>
        <w:numPr>
          <w:ilvl w:val="6"/>
          <w:numId w:val="0"/>
        </w:numPr>
      </w:pPr>
      <w:r>
        <w:rPr>
          <w:rFonts w:hint="eastAsia" w:cs="宋体"/>
        </w:rPr>
        <w:t xml:space="preserve">6.1.7.4.4.2.1  </w:t>
      </w:r>
      <w:r>
        <w:rPr>
          <w:rFonts w:hint="eastAsia"/>
        </w:rPr>
        <w:t>经济指标汇总H5</w:t>
      </w:r>
    </w:p>
    <w:p w14:paraId="39FE26E1">
      <w:pPr>
        <w:ind w:firstLine="480"/>
      </w:pPr>
      <w:r>
        <w:rPr>
          <w:rFonts w:hint="eastAsia"/>
        </w:rPr>
        <w:t>对上汽集团各项主要经济指标进行梳理、统计，展现营业收入等4个经济指标的指标名称、指标值、同比、预算完成率等内容。该页面展现内容包括营业收入、利润总额、归母净利润、主业利润，统计维度包括集团整体、业务板块（整车、汽车零部件、金融及服务、物流及移动出行、国际业务、其他）。</w:t>
      </w:r>
    </w:p>
    <w:p w14:paraId="66266891">
      <w:pPr>
        <w:ind w:firstLine="0" w:firstLineChars="0"/>
        <w:jc w:val="center"/>
      </w:pPr>
      <w:r>
        <w:rPr>
          <w:rFonts w:hint="eastAsia" w:ascii="宋体" w:hAnsi="宋体" w:cs="宋体"/>
        </w:rPr>
        <w:drawing>
          <wp:inline distT="0" distB="0" distL="0" distR="0">
            <wp:extent cx="2879725" cy="6369050"/>
            <wp:effectExtent l="0" t="0" r="6350" b="3175"/>
            <wp:docPr id="820869877" name="图片 820869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77" name="图片 820869877"/>
                    <pic:cNvPicPr>
                      <a:picLocks noChangeAspect="1"/>
                    </pic:cNvPicPr>
                  </pic:nvPicPr>
                  <pic:blipFill>
                    <a:blip r:embed="rId242"/>
                    <a:stretch>
                      <a:fillRect/>
                    </a:stretch>
                  </pic:blipFill>
                  <pic:spPr>
                    <a:xfrm>
                      <a:off x="0" y="0"/>
                      <a:ext cx="2880000" cy="6369063"/>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125A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tcPr>
          <w:p w14:paraId="6A8672EB">
            <w:pPr>
              <w:pStyle w:val="30"/>
            </w:pPr>
            <w:r>
              <w:t>编号</w:t>
            </w:r>
          </w:p>
        </w:tc>
        <w:tc>
          <w:tcPr>
            <w:tcW w:w="3721" w:type="pct"/>
          </w:tcPr>
          <w:p w14:paraId="42F37EF5">
            <w:pPr>
              <w:pStyle w:val="30"/>
            </w:pPr>
            <w:r>
              <w:t>JJYX_4_2_1</w:t>
            </w:r>
          </w:p>
        </w:tc>
      </w:tr>
      <w:tr w14:paraId="1CD8B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E01D6CF">
            <w:pPr>
              <w:pStyle w:val="30"/>
            </w:pPr>
            <w:r>
              <w:t>角色</w:t>
            </w:r>
          </w:p>
        </w:tc>
        <w:tc>
          <w:tcPr>
            <w:tcW w:w="3721" w:type="pct"/>
          </w:tcPr>
          <w:p w14:paraId="179A7DCC">
            <w:pPr>
              <w:pStyle w:val="30"/>
            </w:pPr>
            <w:r>
              <w:t>国资委用户，系统管理员</w:t>
            </w:r>
          </w:p>
        </w:tc>
      </w:tr>
      <w:tr w14:paraId="64FEB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3FEDBF52">
            <w:pPr>
              <w:pStyle w:val="30"/>
            </w:pPr>
            <w:r>
              <w:t>前置条件</w:t>
            </w:r>
          </w:p>
        </w:tc>
        <w:tc>
          <w:tcPr>
            <w:tcW w:w="3721" w:type="pct"/>
          </w:tcPr>
          <w:p w14:paraId="1ED1783F">
            <w:pPr>
              <w:pStyle w:val="30"/>
            </w:pPr>
            <w:r>
              <w:t>无</w:t>
            </w:r>
          </w:p>
        </w:tc>
      </w:tr>
      <w:tr w14:paraId="5A8C7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1B0BB347">
            <w:pPr>
              <w:pStyle w:val="30"/>
            </w:pPr>
            <w:r>
              <w:t>后置条件</w:t>
            </w:r>
          </w:p>
        </w:tc>
        <w:tc>
          <w:tcPr>
            <w:tcW w:w="3721" w:type="pct"/>
          </w:tcPr>
          <w:p w14:paraId="2AE97DD1">
            <w:pPr>
              <w:pStyle w:val="30"/>
            </w:pPr>
            <w:r>
              <w:t>无</w:t>
            </w:r>
          </w:p>
        </w:tc>
      </w:tr>
      <w:tr w14:paraId="576A3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59EFA604">
            <w:pPr>
              <w:pStyle w:val="30"/>
            </w:pPr>
            <w:r>
              <w:t>输入</w:t>
            </w:r>
          </w:p>
        </w:tc>
        <w:tc>
          <w:tcPr>
            <w:tcW w:w="3721" w:type="pct"/>
          </w:tcPr>
          <w:p w14:paraId="59C0E050">
            <w:pPr>
              <w:pStyle w:val="30"/>
            </w:pPr>
            <w:r>
              <w:t>点击企业分析-上汽集团-经济指标</w:t>
            </w:r>
          </w:p>
        </w:tc>
      </w:tr>
      <w:tr w14:paraId="03739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0B4EE7F">
            <w:pPr>
              <w:pStyle w:val="30"/>
            </w:pPr>
            <w:r>
              <w:t>输出</w:t>
            </w:r>
          </w:p>
        </w:tc>
        <w:tc>
          <w:tcPr>
            <w:tcW w:w="3721" w:type="pct"/>
          </w:tcPr>
          <w:p w14:paraId="582E4E02">
            <w:pPr>
              <w:pStyle w:val="30"/>
            </w:pPr>
            <w:r>
              <w:t>4个主要经济指标数值及变动</w:t>
            </w:r>
          </w:p>
        </w:tc>
      </w:tr>
      <w:tr w14:paraId="3E3FD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041C2EB5">
            <w:pPr>
              <w:pStyle w:val="30"/>
            </w:pPr>
            <w:r>
              <w:t>正常流</w:t>
            </w:r>
          </w:p>
        </w:tc>
        <w:tc>
          <w:tcPr>
            <w:tcW w:w="3721" w:type="pct"/>
          </w:tcPr>
          <w:p w14:paraId="48389884">
            <w:pPr>
              <w:pStyle w:val="30"/>
            </w:pPr>
            <w:r>
              <w:t>用户可查看经济指标数据详情</w:t>
            </w:r>
          </w:p>
        </w:tc>
      </w:tr>
      <w:tr w14:paraId="6ABE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31AA3CE5">
            <w:pPr>
              <w:pStyle w:val="30"/>
            </w:pPr>
            <w:r>
              <w:t>异常流</w:t>
            </w:r>
          </w:p>
        </w:tc>
        <w:tc>
          <w:tcPr>
            <w:tcW w:w="3721" w:type="pct"/>
          </w:tcPr>
          <w:p w14:paraId="6AEEEB1D">
            <w:pPr>
              <w:pStyle w:val="30"/>
            </w:pPr>
            <w:r>
              <w:t>页面跳转异常</w:t>
            </w:r>
          </w:p>
        </w:tc>
      </w:tr>
      <w:tr w14:paraId="0830D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3111A59E">
            <w:pPr>
              <w:pStyle w:val="30"/>
            </w:pPr>
            <w:r>
              <w:t>特殊需求</w:t>
            </w:r>
          </w:p>
        </w:tc>
        <w:tc>
          <w:tcPr>
            <w:tcW w:w="3721" w:type="pct"/>
          </w:tcPr>
          <w:p w14:paraId="0D0B5E64">
            <w:pPr>
              <w:pStyle w:val="30"/>
            </w:pPr>
            <w:r>
              <w:t>无</w:t>
            </w:r>
          </w:p>
        </w:tc>
      </w:tr>
    </w:tbl>
    <w:p w14:paraId="5539497D">
      <w:pPr>
        <w:pStyle w:val="8"/>
        <w:numPr>
          <w:ilvl w:val="6"/>
          <w:numId w:val="0"/>
        </w:numPr>
      </w:pPr>
      <w:r>
        <w:rPr>
          <w:rFonts w:hint="eastAsia" w:cs="宋体"/>
        </w:rPr>
        <w:t xml:space="preserve">6.1.7.4.4.2.2  </w:t>
      </w:r>
      <w:r>
        <w:rPr>
          <w:rFonts w:hint="eastAsia"/>
        </w:rPr>
        <w:t>经济指标详情H5</w:t>
      </w:r>
    </w:p>
    <w:p w14:paraId="11C526D7">
      <w:pPr>
        <w:ind w:firstLine="480"/>
      </w:pPr>
      <w:r>
        <w:rPr>
          <w:rFonts w:hint="eastAsia"/>
        </w:rPr>
        <w:t>对上汽集团各项主要经济指标进行梳理、统计，并展现营业收入等4个指标的变动趋势与板块详情。该页面中，用户可在营业收入、利润总额、归母净利润、主业利润等4个指标中进行选择，页面将对所选经济指标进行变动趋势与板块分布的详细展示。</w:t>
      </w:r>
    </w:p>
    <w:p w14:paraId="536FC532">
      <w:pPr>
        <w:ind w:firstLine="0" w:firstLineChars="0"/>
        <w:jc w:val="center"/>
      </w:pPr>
      <w:r>
        <w:rPr>
          <w:rFonts w:hint="eastAsia" w:ascii="宋体" w:hAnsi="宋体" w:cs="宋体"/>
        </w:rPr>
        <w:drawing>
          <wp:inline distT="0" distB="0" distL="0" distR="0">
            <wp:extent cx="2879725" cy="7466965"/>
            <wp:effectExtent l="0" t="0" r="6350" b="635"/>
            <wp:docPr id="820869879" name="图片 82086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79" name="图片 820869879"/>
                    <pic:cNvPicPr>
                      <a:picLocks noChangeAspect="1"/>
                    </pic:cNvPicPr>
                  </pic:nvPicPr>
                  <pic:blipFill>
                    <a:blip r:embed="rId243"/>
                    <a:stretch>
                      <a:fillRect/>
                    </a:stretch>
                  </pic:blipFill>
                  <pic:spPr>
                    <a:xfrm>
                      <a:off x="0" y="0"/>
                      <a:ext cx="2880000" cy="7467055"/>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315BD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tcPr>
          <w:p w14:paraId="01ECE6C2">
            <w:pPr>
              <w:pStyle w:val="30"/>
            </w:pPr>
            <w:r>
              <w:t>编号</w:t>
            </w:r>
          </w:p>
        </w:tc>
        <w:tc>
          <w:tcPr>
            <w:tcW w:w="3721" w:type="pct"/>
          </w:tcPr>
          <w:p w14:paraId="785D60E9">
            <w:pPr>
              <w:pStyle w:val="30"/>
            </w:pPr>
            <w:r>
              <w:t>JJYX_4_2_2</w:t>
            </w:r>
          </w:p>
        </w:tc>
      </w:tr>
      <w:tr w14:paraId="02EF8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AB8418B">
            <w:pPr>
              <w:pStyle w:val="30"/>
            </w:pPr>
            <w:r>
              <w:t>角色</w:t>
            </w:r>
          </w:p>
        </w:tc>
        <w:tc>
          <w:tcPr>
            <w:tcW w:w="3721" w:type="pct"/>
          </w:tcPr>
          <w:p w14:paraId="79B72ABD">
            <w:pPr>
              <w:pStyle w:val="30"/>
            </w:pPr>
            <w:r>
              <w:t>国资委用户，系统管理员</w:t>
            </w:r>
          </w:p>
        </w:tc>
      </w:tr>
      <w:tr w14:paraId="0F00F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3AE14309">
            <w:pPr>
              <w:pStyle w:val="30"/>
            </w:pPr>
            <w:r>
              <w:t>前置条件</w:t>
            </w:r>
          </w:p>
        </w:tc>
        <w:tc>
          <w:tcPr>
            <w:tcW w:w="3721" w:type="pct"/>
          </w:tcPr>
          <w:p w14:paraId="6ED57BF2">
            <w:pPr>
              <w:pStyle w:val="30"/>
            </w:pPr>
            <w:r>
              <w:t>无</w:t>
            </w:r>
          </w:p>
        </w:tc>
      </w:tr>
      <w:tr w14:paraId="08808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32CEF3D2">
            <w:pPr>
              <w:pStyle w:val="30"/>
            </w:pPr>
            <w:r>
              <w:t>后置条件</w:t>
            </w:r>
          </w:p>
        </w:tc>
        <w:tc>
          <w:tcPr>
            <w:tcW w:w="3721" w:type="pct"/>
          </w:tcPr>
          <w:p w14:paraId="486C9442">
            <w:pPr>
              <w:pStyle w:val="30"/>
            </w:pPr>
            <w:r>
              <w:t>无</w:t>
            </w:r>
          </w:p>
        </w:tc>
      </w:tr>
      <w:tr w14:paraId="1062E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44E441E4">
            <w:pPr>
              <w:pStyle w:val="30"/>
            </w:pPr>
            <w:r>
              <w:t>输入</w:t>
            </w:r>
          </w:p>
        </w:tc>
        <w:tc>
          <w:tcPr>
            <w:tcW w:w="3721" w:type="pct"/>
          </w:tcPr>
          <w:p w14:paraId="03C0A412">
            <w:pPr>
              <w:pStyle w:val="30"/>
            </w:pPr>
            <w:r>
              <w:t>点击企业分析-上汽集团-经济指标-选择指标</w:t>
            </w:r>
          </w:p>
        </w:tc>
      </w:tr>
      <w:tr w14:paraId="189F0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3DD0F7A3">
            <w:pPr>
              <w:pStyle w:val="30"/>
            </w:pPr>
            <w:r>
              <w:t>输出</w:t>
            </w:r>
          </w:p>
        </w:tc>
        <w:tc>
          <w:tcPr>
            <w:tcW w:w="3721" w:type="pct"/>
          </w:tcPr>
          <w:p w14:paraId="14B9026E">
            <w:pPr>
              <w:pStyle w:val="30"/>
            </w:pPr>
            <w:r>
              <w:t>所选指标的变动趋势与板块详情</w:t>
            </w:r>
          </w:p>
        </w:tc>
      </w:tr>
      <w:tr w14:paraId="3516D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76D9152">
            <w:pPr>
              <w:pStyle w:val="30"/>
            </w:pPr>
            <w:r>
              <w:t>正常流</w:t>
            </w:r>
          </w:p>
        </w:tc>
        <w:tc>
          <w:tcPr>
            <w:tcW w:w="3721" w:type="pct"/>
          </w:tcPr>
          <w:p w14:paraId="316CC6E3">
            <w:pPr>
              <w:pStyle w:val="30"/>
            </w:pPr>
            <w:r>
              <w:t>用户可查看指标数据详情</w:t>
            </w:r>
          </w:p>
        </w:tc>
      </w:tr>
      <w:tr w14:paraId="610E0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47A8727F">
            <w:pPr>
              <w:pStyle w:val="30"/>
            </w:pPr>
            <w:r>
              <w:t>异常流</w:t>
            </w:r>
          </w:p>
        </w:tc>
        <w:tc>
          <w:tcPr>
            <w:tcW w:w="3721" w:type="pct"/>
          </w:tcPr>
          <w:p w14:paraId="243D5C63">
            <w:pPr>
              <w:pStyle w:val="30"/>
            </w:pPr>
            <w:r>
              <w:t>页面跳转异常</w:t>
            </w:r>
          </w:p>
        </w:tc>
      </w:tr>
      <w:tr w14:paraId="77C9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72CF5C37">
            <w:pPr>
              <w:pStyle w:val="30"/>
            </w:pPr>
            <w:r>
              <w:t>特殊需求</w:t>
            </w:r>
          </w:p>
        </w:tc>
        <w:tc>
          <w:tcPr>
            <w:tcW w:w="3721" w:type="pct"/>
          </w:tcPr>
          <w:p w14:paraId="1811A3E4">
            <w:pPr>
              <w:pStyle w:val="30"/>
            </w:pPr>
            <w:r>
              <w:t>无</w:t>
            </w:r>
          </w:p>
        </w:tc>
      </w:tr>
    </w:tbl>
    <w:p w14:paraId="7B50FFD4">
      <w:pPr>
        <w:pStyle w:val="8"/>
        <w:numPr>
          <w:ilvl w:val="6"/>
          <w:numId w:val="0"/>
        </w:numPr>
      </w:pPr>
      <w:r>
        <w:rPr>
          <w:rFonts w:hint="eastAsia" w:cs="宋体"/>
        </w:rPr>
        <w:t xml:space="preserve">6.1.7.4.4.2.3  </w:t>
      </w:r>
      <w:r>
        <w:rPr>
          <w:rFonts w:hint="eastAsia"/>
        </w:rPr>
        <w:t>业务板块详情H5</w:t>
      </w:r>
    </w:p>
    <w:p w14:paraId="6D735F86">
      <w:pPr>
        <w:ind w:firstLine="480"/>
      </w:pPr>
      <w:r>
        <w:rPr>
          <w:rFonts w:hint="eastAsia"/>
        </w:rPr>
        <w:t>对上汽集团各项主要经济指标进行梳理、统计，展现营业收入等4个指标的变动趋势与板块详情，并对所选中的业务板块进行二次展开分析，展现归属于各版块的子企业经济指标数据详情。该页面中，用户可在整车、汽车零部件、金融及服务、物流及移动出行、国际业务、其他等业务板块中进行选择，页面将对所板块的企业数据进行详细展示。</w:t>
      </w:r>
    </w:p>
    <w:p w14:paraId="7E248D17">
      <w:pPr>
        <w:ind w:firstLine="0" w:firstLineChars="0"/>
        <w:jc w:val="center"/>
        <w:rPr>
          <w:rFonts w:hint="eastAsia" w:ascii="宋体" w:hAnsi="宋体" w:cs="宋体"/>
        </w:rPr>
      </w:pPr>
      <w:r>
        <w:rPr>
          <w:rFonts w:hint="eastAsia" w:ascii="宋体" w:hAnsi="宋体" w:cs="宋体"/>
        </w:rPr>
        <w:drawing>
          <wp:inline distT="0" distB="0" distL="0" distR="0">
            <wp:extent cx="2879725" cy="8509000"/>
            <wp:effectExtent l="0" t="0" r="6350" b="6350"/>
            <wp:docPr id="820869881" name="图片 820869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81" name="图片 820869881"/>
                    <pic:cNvPicPr>
                      <a:picLocks noChangeAspect="1"/>
                    </pic:cNvPicPr>
                  </pic:nvPicPr>
                  <pic:blipFill>
                    <a:blip r:embed="rId244"/>
                    <a:stretch>
                      <a:fillRect/>
                    </a:stretch>
                  </pic:blipFill>
                  <pic:spPr>
                    <a:xfrm>
                      <a:off x="0" y="0"/>
                      <a:ext cx="2880000" cy="8509091"/>
                    </a:xfrm>
                    <a:prstGeom prst="rect">
                      <a:avLst/>
                    </a:prstGeom>
                  </pic:spPr>
                </pic:pic>
              </a:graphicData>
            </a:graphic>
          </wp:inline>
        </w:drawing>
      </w:r>
    </w:p>
    <w:p w14:paraId="44542F83">
      <w:pPr>
        <w:ind w:firstLine="0" w:firstLineChars="0"/>
        <w:jc w:val="center"/>
        <w:rPr>
          <w:rFonts w:hint="eastAsia" w:ascii="宋体" w:hAnsi="宋体" w:cs="宋体"/>
        </w:rPr>
      </w:pP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3E2EE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tcPr>
          <w:p w14:paraId="5B459D78">
            <w:pPr>
              <w:pStyle w:val="30"/>
            </w:pPr>
            <w:r>
              <w:t>编号</w:t>
            </w:r>
          </w:p>
        </w:tc>
        <w:tc>
          <w:tcPr>
            <w:tcW w:w="3721" w:type="pct"/>
          </w:tcPr>
          <w:p w14:paraId="18B6F703">
            <w:pPr>
              <w:pStyle w:val="30"/>
            </w:pPr>
            <w:r>
              <w:t>JJYX_4_2_3</w:t>
            </w:r>
          </w:p>
        </w:tc>
      </w:tr>
      <w:tr w14:paraId="4C928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9A9D12A">
            <w:pPr>
              <w:pStyle w:val="30"/>
            </w:pPr>
            <w:r>
              <w:t>角色</w:t>
            </w:r>
          </w:p>
        </w:tc>
        <w:tc>
          <w:tcPr>
            <w:tcW w:w="3721" w:type="pct"/>
          </w:tcPr>
          <w:p w14:paraId="72CA0E46">
            <w:pPr>
              <w:pStyle w:val="30"/>
            </w:pPr>
            <w:r>
              <w:t>国资委用户，系统管理员</w:t>
            </w:r>
          </w:p>
        </w:tc>
      </w:tr>
      <w:tr w14:paraId="6870A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B791F28">
            <w:pPr>
              <w:pStyle w:val="30"/>
            </w:pPr>
            <w:r>
              <w:t>前置条件</w:t>
            </w:r>
          </w:p>
        </w:tc>
        <w:tc>
          <w:tcPr>
            <w:tcW w:w="3721" w:type="pct"/>
          </w:tcPr>
          <w:p w14:paraId="60AD039E">
            <w:pPr>
              <w:pStyle w:val="30"/>
            </w:pPr>
            <w:r>
              <w:t>无</w:t>
            </w:r>
          </w:p>
        </w:tc>
      </w:tr>
      <w:tr w14:paraId="01E03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44A40E20">
            <w:pPr>
              <w:pStyle w:val="30"/>
            </w:pPr>
            <w:r>
              <w:t>后置条件</w:t>
            </w:r>
          </w:p>
        </w:tc>
        <w:tc>
          <w:tcPr>
            <w:tcW w:w="3721" w:type="pct"/>
          </w:tcPr>
          <w:p w14:paraId="64BEAC2D">
            <w:pPr>
              <w:pStyle w:val="30"/>
            </w:pPr>
            <w:r>
              <w:t>无</w:t>
            </w:r>
          </w:p>
        </w:tc>
      </w:tr>
      <w:tr w14:paraId="27ACB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10A9369E">
            <w:pPr>
              <w:pStyle w:val="30"/>
            </w:pPr>
            <w:r>
              <w:t>输入</w:t>
            </w:r>
          </w:p>
        </w:tc>
        <w:tc>
          <w:tcPr>
            <w:tcW w:w="3721" w:type="pct"/>
          </w:tcPr>
          <w:p w14:paraId="46A0F390">
            <w:pPr>
              <w:pStyle w:val="30"/>
            </w:pPr>
            <w:r>
              <w:t>点击企业分析-上汽集团-经济指标-选择指标-选择板块</w:t>
            </w:r>
          </w:p>
        </w:tc>
      </w:tr>
      <w:tr w14:paraId="67F5A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7720D8F">
            <w:pPr>
              <w:pStyle w:val="30"/>
            </w:pPr>
            <w:r>
              <w:t>输出</w:t>
            </w:r>
          </w:p>
        </w:tc>
        <w:tc>
          <w:tcPr>
            <w:tcW w:w="3721" w:type="pct"/>
          </w:tcPr>
          <w:p w14:paraId="5D7EE3CA">
            <w:pPr>
              <w:pStyle w:val="30"/>
            </w:pPr>
            <w:r>
              <w:t>归属于各版块的子企业经济指标数据详情</w:t>
            </w:r>
          </w:p>
        </w:tc>
      </w:tr>
      <w:tr w14:paraId="776FA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566539CA">
            <w:pPr>
              <w:pStyle w:val="30"/>
            </w:pPr>
            <w:r>
              <w:t>正常流</w:t>
            </w:r>
          </w:p>
        </w:tc>
        <w:tc>
          <w:tcPr>
            <w:tcW w:w="3721" w:type="pct"/>
          </w:tcPr>
          <w:p w14:paraId="0466D114">
            <w:pPr>
              <w:pStyle w:val="30"/>
            </w:pPr>
            <w:r>
              <w:t>用户可查看指标数据详情</w:t>
            </w:r>
          </w:p>
        </w:tc>
      </w:tr>
      <w:tr w14:paraId="7CEA0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1138E339">
            <w:pPr>
              <w:pStyle w:val="30"/>
            </w:pPr>
            <w:r>
              <w:t>异常流</w:t>
            </w:r>
          </w:p>
        </w:tc>
        <w:tc>
          <w:tcPr>
            <w:tcW w:w="3721" w:type="pct"/>
          </w:tcPr>
          <w:p w14:paraId="4E71C046">
            <w:pPr>
              <w:pStyle w:val="30"/>
            </w:pPr>
            <w:r>
              <w:t>页面跳转异常</w:t>
            </w:r>
          </w:p>
        </w:tc>
      </w:tr>
      <w:tr w14:paraId="656E8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39A5B998">
            <w:pPr>
              <w:pStyle w:val="30"/>
            </w:pPr>
            <w:r>
              <w:t>特殊需求</w:t>
            </w:r>
          </w:p>
        </w:tc>
        <w:tc>
          <w:tcPr>
            <w:tcW w:w="3721" w:type="pct"/>
          </w:tcPr>
          <w:p w14:paraId="25CDDB9B">
            <w:pPr>
              <w:pStyle w:val="30"/>
            </w:pPr>
            <w:r>
              <w:t>无</w:t>
            </w:r>
          </w:p>
        </w:tc>
      </w:tr>
    </w:tbl>
    <w:p w14:paraId="5C064D8F">
      <w:pPr>
        <w:pStyle w:val="8"/>
        <w:numPr>
          <w:ilvl w:val="6"/>
          <w:numId w:val="0"/>
        </w:numPr>
      </w:pPr>
      <w:r>
        <w:rPr>
          <w:rFonts w:hint="eastAsia" w:cs="宋体"/>
        </w:rPr>
        <w:t xml:space="preserve">6.1.7.4.4.2.4  </w:t>
      </w:r>
      <w:r>
        <w:rPr>
          <w:rFonts w:hint="eastAsia"/>
        </w:rPr>
        <w:t>财务指标全览H5</w:t>
      </w:r>
    </w:p>
    <w:p w14:paraId="78DA50E5">
      <w:pPr>
        <w:ind w:firstLine="480"/>
      </w:pPr>
      <w:r>
        <w:rPr>
          <w:rFonts w:hint="eastAsia"/>
        </w:rPr>
        <w:t>对上汽集团各项财务指标进行梳理、统计，展现资产负债率等全部财务指标的期末数值与上年同期数值。页面展现内容包括资产负债率、净资产收益率、研发经费投入强度、营业收现率、人均利润(万/人)、有息负债率、利息保障倍数、毛利率、营业利润率、总资产报酬率、应收账款周转率、存货周转率、固定资产周转率、营业收入三年增长率、投资规模三年增长率等内容。</w:t>
      </w:r>
    </w:p>
    <w:p w14:paraId="6A5E5B3F">
      <w:pPr>
        <w:ind w:firstLine="0" w:firstLineChars="0"/>
        <w:jc w:val="center"/>
      </w:pPr>
      <w:r>
        <w:rPr>
          <w:rFonts w:hint="eastAsia" w:ascii="宋体" w:hAnsi="宋体" w:cs="宋体"/>
        </w:rPr>
        <w:drawing>
          <wp:inline distT="0" distB="0" distL="0" distR="0">
            <wp:extent cx="2879725" cy="6513830"/>
            <wp:effectExtent l="0" t="0" r="6350" b="1270"/>
            <wp:docPr id="820869885" name="图片 82086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85" name="图片 820869885"/>
                    <pic:cNvPicPr>
                      <a:picLocks noChangeAspect="1"/>
                    </pic:cNvPicPr>
                  </pic:nvPicPr>
                  <pic:blipFill>
                    <a:blip r:embed="rId245"/>
                    <a:stretch>
                      <a:fillRect/>
                    </a:stretch>
                  </pic:blipFill>
                  <pic:spPr>
                    <a:xfrm>
                      <a:off x="0" y="0"/>
                      <a:ext cx="2880000" cy="6514069"/>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082FC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tcPr>
          <w:p w14:paraId="40DF7C0B">
            <w:pPr>
              <w:pStyle w:val="30"/>
            </w:pPr>
            <w:r>
              <w:t>编号</w:t>
            </w:r>
          </w:p>
        </w:tc>
        <w:tc>
          <w:tcPr>
            <w:tcW w:w="3721" w:type="pct"/>
          </w:tcPr>
          <w:p w14:paraId="58A68B02">
            <w:pPr>
              <w:pStyle w:val="30"/>
            </w:pPr>
            <w:r>
              <w:t>JJYX_4_2_4</w:t>
            </w:r>
          </w:p>
        </w:tc>
      </w:tr>
      <w:tr w14:paraId="2F665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B78C91A">
            <w:pPr>
              <w:pStyle w:val="30"/>
            </w:pPr>
            <w:r>
              <w:t>角色</w:t>
            </w:r>
          </w:p>
        </w:tc>
        <w:tc>
          <w:tcPr>
            <w:tcW w:w="3721" w:type="pct"/>
          </w:tcPr>
          <w:p w14:paraId="53C7B48C">
            <w:pPr>
              <w:pStyle w:val="30"/>
            </w:pPr>
            <w:r>
              <w:t>国资委用户，系统管理员</w:t>
            </w:r>
          </w:p>
        </w:tc>
      </w:tr>
      <w:tr w14:paraId="7C144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034BB228">
            <w:pPr>
              <w:pStyle w:val="30"/>
            </w:pPr>
            <w:r>
              <w:t>前置条件</w:t>
            </w:r>
          </w:p>
        </w:tc>
        <w:tc>
          <w:tcPr>
            <w:tcW w:w="3721" w:type="pct"/>
          </w:tcPr>
          <w:p w14:paraId="09FE4E73">
            <w:pPr>
              <w:pStyle w:val="30"/>
            </w:pPr>
            <w:r>
              <w:t>无</w:t>
            </w:r>
          </w:p>
        </w:tc>
      </w:tr>
      <w:tr w14:paraId="5233E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302D7D3B">
            <w:pPr>
              <w:pStyle w:val="30"/>
            </w:pPr>
            <w:r>
              <w:t>后置条件</w:t>
            </w:r>
          </w:p>
        </w:tc>
        <w:tc>
          <w:tcPr>
            <w:tcW w:w="3721" w:type="pct"/>
          </w:tcPr>
          <w:p w14:paraId="5C29FF4C">
            <w:pPr>
              <w:pStyle w:val="30"/>
            </w:pPr>
            <w:r>
              <w:t>无</w:t>
            </w:r>
          </w:p>
        </w:tc>
      </w:tr>
      <w:tr w14:paraId="78D7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D7DF333">
            <w:pPr>
              <w:pStyle w:val="30"/>
            </w:pPr>
            <w:r>
              <w:t>输入</w:t>
            </w:r>
          </w:p>
        </w:tc>
        <w:tc>
          <w:tcPr>
            <w:tcW w:w="3721" w:type="pct"/>
          </w:tcPr>
          <w:p w14:paraId="53E7A5F8">
            <w:pPr>
              <w:pStyle w:val="30"/>
            </w:pPr>
            <w:r>
              <w:t>点击企业分析-上汽集团-经济指标-更多财务指标</w:t>
            </w:r>
          </w:p>
        </w:tc>
      </w:tr>
      <w:tr w14:paraId="327A8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6D67997D">
            <w:pPr>
              <w:pStyle w:val="30"/>
            </w:pPr>
            <w:r>
              <w:t>输出</w:t>
            </w:r>
          </w:p>
        </w:tc>
        <w:tc>
          <w:tcPr>
            <w:tcW w:w="3721" w:type="pct"/>
          </w:tcPr>
          <w:p w14:paraId="3A7841A1">
            <w:pPr>
              <w:pStyle w:val="30"/>
            </w:pPr>
            <w:r>
              <w:t>全部财务指标数值及变动</w:t>
            </w:r>
          </w:p>
        </w:tc>
      </w:tr>
      <w:tr w14:paraId="34C15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0F2E6E2">
            <w:pPr>
              <w:pStyle w:val="30"/>
            </w:pPr>
            <w:r>
              <w:t>正常流</w:t>
            </w:r>
          </w:p>
        </w:tc>
        <w:tc>
          <w:tcPr>
            <w:tcW w:w="3721" w:type="pct"/>
          </w:tcPr>
          <w:p w14:paraId="21903802">
            <w:pPr>
              <w:pStyle w:val="30"/>
            </w:pPr>
            <w:r>
              <w:t>用户可查看财务指标数据详情</w:t>
            </w:r>
          </w:p>
        </w:tc>
      </w:tr>
      <w:tr w14:paraId="1104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7864746E">
            <w:pPr>
              <w:pStyle w:val="30"/>
            </w:pPr>
            <w:r>
              <w:t>异常流</w:t>
            </w:r>
          </w:p>
        </w:tc>
        <w:tc>
          <w:tcPr>
            <w:tcW w:w="3721" w:type="pct"/>
          </w:tcPr>
          <w:p w14:paraId="40D39B98">
            <w:pPr>
              <w:pStyle w:val="30"/>
            </w:pPr>
            <w:r>
              <w:t>页面跳转异常</w:t>
            </w:r>
          </w:p>
        </w:tc>
      </w:tr>
      <w:tr w14:paraId="2F10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03D0D444">
            <w:pPr>
              <w:pStyle w:val="30"/>
            </w:pPr>
            <w:r>
              <w:t>特殊需求</w:t>
            </w:r>
          </w:p>
        </w:tc>
        <w:tc>
          <w:tcPr>
            <w:tcW w:w="3721" w:type="pct"/>
          </w:tcPr>
          <w:p w14:paraId="7D6BE3D4">
            <w:pPr>
              <w:pStyle w:val="30"/>
            </w:pPr>
            <w:r>
              <w:t>无</w:t>
            </w:r>
          </w:p>
        </w:tc>
      </w:tr>
    </w:tbl>
    <w:p w14:paraId="1E55D156">
      <w:pPr>
        <w:pStyle w:val="8"/>
        <w:numPr>
          <w:ilvl w:val="6"/>
          <w:numId w:val="0"/>
        </w:numPr>
      </w:pPr>
      <w:r>
        <w:rPr>
          <w:rFonts w:hint="eastAsia" w:cs="宋体"/>
        </w:rPr>
        <w:t xml:space="preserve">6.1.7.4.4.2.5  </w:t>
      </w:r>
      <w:r>
        <w:rPr>
          <w:rFonts w:hint="eastAsia"/>
        </w:rPr>
        <w:t>业务指标汇总H5</w:t>
      </w:r>
    </w:p>
    <w:p w14:paraId="5D4C88BD">
      <w:pPr>
        <w:ind w:firstLine="480"/>
      </w:pPr>
      <w:r>
        <w:rPr>
          <w:rFonts w:hint="eastAsia"/>
        </w:rPr>
        <w:t>对上汽集团业务指标进行梳理，并展现整车销量等指标的指标名称、指标值、同比、预算完成率等内容。该页面展现指标主要包括整车销量、市占率、自主品牌销量、合资品牌销量、新能源汽车销量、出口和海外汽车销量等内容。</w:t>
      </w:r>
    </w:p>
    <w:p w14:paraId="5C2692D9">
      <w:pPr>
        <w:ind w:firstLine="0" w:firstLineChars="0"/>
        <w:jc w:val="center"/>
      </w:pPr>
      <w:r>
        <w:rPr>
          <w:rFonts w:hint="eastAsia" w:ascii="宋体" w:hAnsi="宋体" w:cs="宋体"/>
        </w:rPr>
        <w:drawing>
          <wp:inline distT="0" distB="0" distL="0" distR="0">
            <wp:extent cx="2879725" cy="7529830"/>
            <wp:effectExtent l="0" t="0" r="6350" b="4445"/>
            <wp:docPr id="820869886" name="图片 82086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86" name="图片 820869886"/>
                    <pic:cNvPicPr>
                      <a:picLocks noChangeAspect="1"/>
                    </pic:cNvPicPr>
                  </pic:nvPicPr>
                  <pic:blipFill>
                    <a:blip r:embed="rId246"/>
                    <a:stretch>
                      <a:fillRect/>
                    </a:stretch>
                  </pic:blipFill>
                  <pic:spPr>
                    <a:xfrm>
                      <a:off x="0" y="0"/>
                      <a:ext cx="2880000" cy="7529891"/>
                    </a:xfrm>
                    <a:prstGeom prst="rect">
                      <a:avLst/>
                    </a:prstGeom>
                  </pic:spPr>
                </pic:pic>
              </a:graphicData>
            </a:graphic>
          </wp:inline>
        </w:drawing>
      </w:r>
    </w:p>
    <w:tbl>
      <w:tblPr>
        <w:tblStyle w:val="1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6480"/>
      </w:tblGrid>
      <w:tr w14:paraId="63E33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trPr>
        <w:tc>
          <w:tcPr>
            <w:tcW w:w="1197" w:type="pct"/>
            <w:vAlign w:val="center"/>
          </w:tcPr>
          <w:p w14:paraId="4EDC8704">
            <w:pPr>
              <w:pStyle w:val="30"/>
            </w:pPr>
            <w:r>
              <w:t>编号</w:t>
            </w:r>
          </w:p>
        </w:tc>
        <w:tc>
          <w:tcPr>
            <w:tcW w:w="3802" w:type="pct"/>
            <w:vAlign w:val="center"/>
          </w:tcPr>
          <w:p w14:paraId="7D348BC7">
            <w:pPr>
              <w:pStyle w:val="30"/>
            </w:pPr>
            <w:r>
              <w:t>JJYX_4_2_5</w:t>
            </w:r>
          </w:p>
        </w:tc>
      </w:tr>
      <w:tr w14:paraId="7383D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97" w:type="pct"/>
            <w:vAlign w:val="center"/>
          </w:tcPr>
          <w:p w14:paraId="1FC0893B">
            <w:pPr>
              <w:pStyle w:val="30"/>
            </w:pPr>
            <w:r>
              <w:t>角色</w:t>
            </w:r>
          </w:p>
        </w:tc>
        <w:tc>
          <w:tcPr>
            <w:tcW w:w="3802" w:type="pct"/>
            <w:vAlign w:val="center"/>
          </w:tcPr>
          <w:p w14:paraId="385D6F4E">
            <w:pPr>
              <w:pStyle w:val="30"/>
            </w:pPr>
            <w:r>
              <w:t>国资委用户，系统管理员</w:t>
            </w:r>
          </w:p>
        </w:tc>
      </w:tr>
      <w:tr w14:paraId="5289C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97" w:type="pct"/>
            <w:vAlign w:val="center"/>
          </w:tcPr>
          <w:p w14:paraId="242DA001">
            <w:pPr>
              <w:pStyle w:val="30"/>
            </w:pPr>
            <w:r>
              <w:t>前置条件</w:t>
            </w:r>
          </w:p>
        </w:tc>
        <w:tc>
          <w:tcPr>
            <w:tcW w:w="3802" w:type="pct"/>
            <w:vAlign w:val="center"/>
          </w:tcPr>
          <w:p w14:paraId="0560181D">
            <w:pPr>
              <w:pStyle w:val="30"/>
            </w:pPr>
            <w:r>
              <w:t>无</w:t>
            </w:r>
          </w:p>
        </w:tc>
      </w:tr>
      <w:tr w14:paraId="6568A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97" w:type="pct"/>
            <w:vAlign w:val="center"/>
          </w:tcPr>
          <w:p w14:paraId="0B2B8D84">
            <w:pPr>
              <w:pStyle w:val="30"/>
            </w:pPr>
            <w:r>
              <w:t>后置条件</w:t>
            </w:r>
          </w:p>
        </w:tc>
        <w:tc>
          <w:tcPr>
            <w:tcW w:w="3802" w:type="pct"/>
            <w:vAlign w:val="center"/>
          </w:tcPr>
          <w:p w14:paraId="20E0A6B8">
            <w:pPr>
              <w:pStyle w:val="30"/>
            </w:pPr>
            <w:r>
              <w:t>无</w:t>
            </w:r>
          </w:p>
        </w:tc>
      </w:tr>
      <w:tr w14:paraId="3825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97" w:type="pct"/>
            <w:vAlign w:val="center"/>
          </w:tcPr>
          <w:p w14:paraId="7B33BB3F">
            <w:pPr>
              <w:pStyle w:val="30"/>
            </w:pPr>
            <w:r>
              <w:t>输入</w:t>
            </w:r>
          </w:p>
        </w:tc>
        <w:tc>
          <w:tcPr>
            <w:tcW w:w="3802" w:type="pct"/>
            <w:vAlign w:val="center"/>
          </w:tcPr>
          <w:p w14:paraId="0AA35CA5">
            <w:pPr>
              <w:pStyle w:val="30"/>
            </w:pPr>
            <w:r>
              <w:t>点击企业分析-上汽集团-业务指标</w:t>
            </w:r>
          </w:p>
        </w:tc>
      </w:tr>
      <w:tr w14:paraId="14249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97" w:type="pct"/>
            <w:vAlign w:val="center"/>
          </w:tcPr>
          <w:p w14:paraId="2190D2D6">
            <w:pPr>
              <w:pStyle w:val="30"/>
            </w:pPr>
            <w:r>
              <w:t>输出</w:t>
            </w:r>
          </w:p>
        </w:tc>
        <w:tc>
          <w:tcPr>
            <w:tcW w:w="3802" w:type="pct"/>
            <w:vAlign w:val="center"/>
          </w:tcPr>
          <w:p w14:paraId="4BF5149D">
            <w:pPr>
              <w:pStyle w:val="30"/>
            </w:pPr>
            <w:r>
              <w:t>业务指标数值及同比变动</w:t>
            </w:r>
          </w:p>
        </w:tc>
      </w:tr>
      <w:tr w14:paraId="5CC1D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97" w:type="pct"/>
            <w:vAlign w:val="center"/>
          </w:tcPr>
          <w:p w14:paraId="5C0F9FF8">
            <w:pPr>
              <w:pStyle w:val="30"/>
            </w:pPr>
            <w:r>
              <w:t>正常流</w:t>
            </w:r>
          </w:p>
        </w:tc>
        <w:tc>
          <w:tcPr>
            <w:tcW w:w="3802" w:type="pct"/>
            <w:vAlign w:val="center"/>
          </w:tcPr>
          <w:p w14:paraId="5E78D64B">
            <w:pPr>
              <w:pStyle w:val="30"/>
            </w:pPr>
            <w:r>
              <w:t>用户可查看业务指标数据详情</w:t>
            </w:r>
          </w:p>
        </w:tc>
      </w:tr>
      <w:tr w14:paraId="6525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trPr>
        <w:tc>
          <w:tcPr>
            <w:tcW w:w="1197" w:type="pct"/>
            <w:vAlign w:val="center"/>
          </w:tcPr>
          <w:p w14:paraId="133AFD1D">
            <w:pPr>
              <w:pStyle w:val="30"/>
            </w:pPr>
            <w:r>
              <w:t>异常流</w:t>
            </w:r>
          </w:p>
        </w:tc>
        <w:tc>
          <w:tcPr>
            <w:tcW w:w="3802" w:type="pct"/>
            <w:vAlign w:val="center"/>
          </w:tcPr>
          <w:p w14:paraId="590D0FD6">
            <w:pPr>
              <w:pStyle w:val="30"/>
            </w:pPr>
            <w:r>
              <w:t>页面跳转异常</w:t>
            </w:r>
          </w:p>
        </w:tc>
      </w:tr>
      <w:tr w14:paraId="3949B940">
        <w:tblPrEx>
          <w:tblCellMar>
            <w:top w:w="0" w:type="dxa"/>
            <w:left w:w="108" w:type="dxa"/>
            <w:bottom w:w="0" w:type="dxa"/>
            <w:right w:w="108" w:type="dxa"/>
          </w:tblCellMar>
        </w:tblPrEx>
        <w:trPr>
          <w:trHeight w:val="300" w:hRule="atLeast"/>
        </w:trPr>
        <w:tc>
          <w:tcPr>
            <w:tcW w:w="1197" w:type="pct"/>
            <w:vAlign w:val="center"/>
          </w:tcPr>
          <w:p w14:paraId="64993816">
            <w:pPr>
              <w:pStyle w:val="30"/>
            </w:pPr>
            <w:r>
              <w:t>特殊需求</w:t>
            </w:r>
          </w:p>
        </w:tc>
        <w:tc>
          <w:tcPr>
            <w:tcW w:w="3802" w:type="pct"/>
            <w:vAlign w:val="center"/>
          </w:tcPr>
          <w:p w14:paraId="6509853F">
            <w:pPr>
              <w:pStyle w:val="30"/>
            </w:pPr>
            <w:r>
              <w:t>无</w:t>
            </w:r>
          </w:p>
        </w:tc>
      </w:tr>
    </w:tbl>
    <w:p w14:paraId="5C548D49">
      <w:pPr>
        <w:pStyle w:val="8"/>
        <w:numPr>
          <w:ilvl w:val="6"/>
          <w:numId w:val="0"/>
        </w:numPr>
      </w:pPr>
      <w:r>
        <w:rPr>
          <w:rFonts w:hint="eastAsia" w:cs="宋体"/>
        </w:rPr>
        <w:t xml:space="preserve">6.1.7.4.4.2.6  </w:t>
      </w:r>
      <w:r>
        <w:rPr>
          <w:rFonts w:hint="eastAsia"/>
        </w:rPr>
        <w:t>整车销量柱形图H5</w:t>
      </w:r>
    </w:p>
    <w:p w14:paraId="32BD1CD6">
      <w:pPr>
        <w:ind w:firstLine="480"/>
      </w:pPr>
      <w:r>
        <w:rPr>
          <w:rFonts w:hint="eastAsia"/>
        </w:rPr>
        <w:t>对上汽集团业务指标进行梳理，展现集团整体整车销量变动趋势及各企业整车销量情况。用户选择整车销量柱状图后，页面将展现集团整体近12个月整车销量及变动趋势，同时，页面下方还将展示按企业整车销量情况，即上汽集团下属各企业整车销量情况。</w:t>
      </w:r>
    </w:p>
    <w:p w14:paraId="1C080620">
      <w:pPr>
        <w:ind w:firstLine="0" w:firstLineChars="0"/>
        <w:jc w:val="center"/>
        <w:rPr>
          <w:rFonts w:hint="eastAsia" w:ascii="宋体" w:hAnsi="宋体" w:cs="宋体"/>
        </w:rPr>
      </w:pPr>
      <w:r>
        <w:rPr>
          <w:rFonts w:hint="eastAsia" w:ascii="宋体" w:hAnsi="宋体" w:cs="宋体"/>
        </w:rPr>
        <w:drawing>
          <wp:inline distT="0" distB="0" distL="0" distR="0">
            <wp:extent cx="2879725" cy="8327390"/>
            <wp:effectExtent l="0" t="0" r="6350" b="698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247"/>
                    <a:stretch>
                      <a:fillRect/>
                    </a:stretch>
                  </pic:blipFill>
                  <pic:spPr>
                    <a:xfrm>
                      <a:off x="0" y="0"/>
                      <a:ext cx="2880000" cy="8327711"/>
                    </a:xfrm>
                    <a:prstGeom prst="rect">
                      <a:avLst/>
                    </a:prstGeom>
                  </pic:spPr>
                </pic:pic>
              </a:graphicData>
            </a:graphic>
          </wp:inline>
        </w:drawing>
      </w:r>
    </w:p>
    <w:p w14:paraId="70D22494">
      <w:pPr>
        <w:ind w:firstLine="0" w:firstLineChars="0"/>
        <w:jc w:val="center"/>
        <w:rPr>
          <w:rFonts w:hint="eastAsia" w:ascii="宋体" w:hAnsi="宋体" w:cs="宋体"/>
        </w:rPr>
      </w:pP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201C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7ADFBEEE">
            <w:pPr>
              <w:pStyle w:val="30"/>
            </w:pPr>
            <w:r>
              <w:t>编号</w:t>
            </w:r>
          </w:p>
        </w:tc>
        <w:tc>
          <w:tcPr>
            <w:tcW w:w="3721" w:type="pct"/>
            <w:vAlign w:val="center"/>
          </w:tcPr>
          <w:p w14:paraId="74ACB156">
            <w:pPr>
              <w:pStyle w:val="30"/>
            </w:pPr>
            <w:r>
              <w:t>JJYX_4_2_6</w:t>
            </w:r>
          </w:p>
        </w:tc>
      </w:tr>
      <w:tr w14:paraId="6092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1287D70">
            <w:pPr>
              <w:pStyle w:val="30"/>
            </w:pPr>
            <w:r>
              <w:t>角色</w:t>
            </w:r>
          </w:p>
        </w:tc>
        <w:tc>
          <w:tcPr>
            <w:tcW w:w="3721" w:type="pct"/>
            <w:vAlign w:val="center"/>
          </w:tcPr>
          <w:p w14:paraId="3961309E">
            <w:pPr>
              <w:pStyle w:val="30"/>
            </w:pPr>
            <w:r>
              <w:t>国资委用户，系统管理员</w:t>
            </w:r>
          </w:p>
        </w:tc>
      </w:tr>
      <w:tr w14:paraId="382B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F6EC47C">
            <w:pPr>
              <w:pStyle w:val="30"/>
            </w:pPr>
            <w:r>
              <w:t>前置条件</w:t>
            </w:r>
          </w:p>
        </w:tc>
        <w:tc>
          <w:tcPr>
            <w:tcW w:w="3721" w:type="pct"/>
            <w:vAlign w:val="center"/>
          </w:tcPr>
          <w:p w14:paraId="5774D563">
            <w:pPr>
              <w:pStyle w:val="30"/>
            </w:pPr>
            <w:r>
              <w:t>无</w:t>
            </w:r>
          </w:p>
        </w:tc>
      </w:tr>
      <w:tr w14:paraId="00B9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86CB248">
            <w:pPr>
              <w:pStyle w:val="30"/>
            </w:pPr>
            <w:r>
              <w:t>后置条件</w:t>
            </w:r>
          </w:p>
        </w:tc>
        <w:tc>
          <w:tcPr>
            <w:tcW w:w="3721" w:type="pct"/>
            <w:vAlign w:val="center"/>
          </w:tcPr>
          <w:p w14:paraId="2D005497">
            <w:pPr>
              <w:pStyle w:val="30"/>
            </w:pPr>
            <w:r>
              <w:t>无</w:t>
            </w:r>
          </w:p>
        </w:tc>
      </w:tr>
      <w:tr w14:paraId="6B9FA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91C7377">
            <w:pPr>
              <w:pStyle w:val="30"/>
            </w:pPr>
            <w:r>
              <w:t>输入</w:t>
            </w:r>
          </w:p>
        </w:tc>
        <w:tc>
          <w:tcPr>
            <w:tcW w:w="3721" w:type="pct"/>
            <w:vAlign w:val="center"/>
          </w:tcPr>
          <w:p w14:paraId="53868B6D">
            <w:pPr>
              <w:pStyle w:val="30"/>
            </w:pPr>
            <w:r>
              <w:t>点击企业分析-上汽集团-业务指标-整车销量柱状图</w:t>
            </w:r>
          </w:p>
        </w:tc>
      </w:tr>
      <w:tr w14:paraId="42D3F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71F19ED">
            <w:pPr>
              <w:pStyle w:val="30"/>
            </w:pPr>
            <w:r>
              <w:t>输出</w:t>
            </w:r>
          </w:p>
        </w:tc>
        <w:tc>
          <w:tcPr>
            <w:tcW w:w="3721" w:type="pct"/>
            <w:vAlign w:val="center"/>
          </w:tcPr>
          <w:p w14:paraId="2F3296E7">
            <w:pPr>
              <w:pStyle w:val="30"/>
            </w:pPr>
            <w:r>
              <w:t>整车销量数值及变动、整车销量企业分布</w:t>
            </w:r>
          </w:p>
        </w:tc>
      </w:tr>
      <w:tr w14:paraId="38568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86286D4">
            <w:pPr>
              <w:pStyle w:val="30"/>
            </w:pPr>
            <w:r>
              <w:t>正常流</w:t>
            </w:r>
          </w:p>
        </w:tc>
        <w:tc>
          <w:tcPr>
            <w:tcW w:w="3721" w:type="pct"/>
            <w:vAlign w:val="center"/>
          </w:tcPr>
          <w:p w14:paraId="56DB5B9D">
            <w:pPr>
              <w:pStyle w:val="30"/>
            </w:pPr>
            <w:r>
              <w:t>用户可查看业务指标数据详情</w:t>
            </w:r>
          </w:p>
        </w:tc>
      </w:tr>
      <w:tr w14:paraId="6FEF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A561048">
            <w:pPr>
              <w:pStyle w:val="30"/>
            </w:pPr>
            <w:r>
              <w:t>异常流</w:t>
            </w:r>
          </w:p>
        </w:tc>
        <w:tc>
          <w:tcPr>
            <w:tcW w:w="3721" w:type="pct"/>
            <w:vAlign w:val="center"/>
          </w:tcPr>
          <w:p w14:paraId="02BB8BD4">
            <w:pPr>
              <w:pStyle w:val="30"/>
            </w:pPr>
            <w:r>
              <w:t>页面跳转异常</w:t>
            </w:r>
          </w:p>
        </w:tc>
      </w:tr>
      <w:tr w14:paraId="6DA79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15E6C52">
            <w:pPr>
              <w:pStyle w:val="30"/>
            </w:pPr>
            <w:r>
              <w:t>特殊需求</w:t>
            </w:r>
          </w:p>
        </w:tc>
        <w:tc>
          <w:tcPr>
            <w:tcW w:w="3721" w:type="pct"/>
            <w:vAlign w:val="center"/>
          </w:tcPr>
          <w:p w14:paraId="7E6E6F0F">
            <w:pPr>
              <w:pStyle w:val="30"/>
            </w:pPr>
            <w:r>
              <w:t>无</w:t>
            </w:r>
          </w:p>
        </w:tc>
      </w:tr>
    </w:tbl>
    <w:p w14:paraId="51DFB4C3">
      <w:pPr>
        <w:pStyle w:val="8"/>
        <w:numPr>
          <w:ilvl w:val="6"/>
          <w:numId w:val="0"/>
        </w:numPr>
      </w:pPr>
      <w:r>
        <w:rPr>
          <w:rFonts w:hint="eastAsia" w:cs="宋体"/>
        </w:rPr>
        <w:t xml:space="preserve">6.1.7.4.4.2.7  </w:t>
      </w:r>
      <w:r>
        <w:rPr>
          <w:rFonts w:hint="eastAsia"/>
        </w:rPr>
        <w:t>整车销量表格详情H5</w:t>
      </w:r>
    </w:p>
    <w:p w14:paraId="0E266B98">
      <w:pPr>
        <w:ind w:firstLine="480"/>
      </w:pPr>
      <w:r>
        <w:rPr>
          <w:rFonts w:hint="eastAsia"/>
        </w:rPr>
        <w:t>对上汽集团业务指标进行梳理，展现集团整体及各企业整车销量数量详情。用户选择整车销量表格详情后，页面将展现集团整体近12个月整车销量及变动值，也可展示集团下属各企业整车销量情况。</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3AF11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72FA5605">
            <w:pPr>
              <w:pStyle w:val="30"/>
            </w:pPr>
            <w:r>
              <w:t>编号</w:t>
            </w:r>
          </w:p>
        </w:tc>
        <w:tc>
          <w:tcPr>
            <w:tcW w:w="3721" w:type="pct"/>
            <w:vAlign w:val="center"/>
          </w:tcPr>
          <w:p w14:paraId="08C2F9AD">
            <w:pPr>
              <w:pStyle w:val="30"/>
            </w:pPr>
            <w:r>
              <w:t>JJYX_4_2_7</w:t>
            </w:r>
          </w:p>
        </w:tc>
      </w:tr>
      <w:tr w14:paraId="79B53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F419203">
            <w:pPr>
              <w:pStyle w:val="30"/>
            </w:pPr>
            <w:r>
              <w:t>角色</w:t>
            </w:r>
          </w:p>
        </w:tc>
        <w:tc>
          <w:tcPr>
            <w:tcW w:w="3721" w:type="pct"/>
            <w:vAlign w:val="center"/>
          </w:tcPr>
          <w:p w14:paraId="218B57D5">
            <w:pPr>
              <w:pStyle w:val="30"/>
            </w:pPr>
            <w:r>
              <w:t>国资委用户，系统管理员</w:t>
            </w:r>
          </w:p>
        </w:tc>
      </w:tr>
      <w:tr w14:paraId="075D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jc w:val="center"/>
        </w:trPr>
        <w:tc>
          <w:tcPr>
            <w:tcW w:w="1279" w:type="pct"/>
            <w:vAlign w:val="center"/>
          </w:tcPr>
          <w:p w14:paraId="38487A6E">
            <w:pPr>
              <w:pStyle w:val="30"/>
            </w:pPr>
            <w:r>
              <w:t>前置条件</w:t>
            </w:r>
          </w:p>
        </w:tc>
        <w:tc>
          <w:tcPr>
            <w:tcW w:w="3721" w:type="pct"/>
            <w:vAlign w:val="center"/>
          </w:tcPr>
          <w:p w14:paraId="4F8DA0C2">
            <w:pPr>
              <w:pStyle w:val="30"/>
            </w:pPr>
            <w:r>
              <w:t>无</w:t>
            </w:r>
          </w:p>
        </w:tc>
      </w:tr>
      <w:tr w14:paraId="3A8EB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607C41D">
            <w:pPr>
              <w:pStyle w:val="30"/>
            </w:pPr>
            <w:r>
              <w:t>后置条件</w:t>
            </w:r>
          </w:p>
        </w:tc>
        <w:tc>
          <w:tcPr>
            <w:tcW w:w="3721" w:type="pct"/>
            <w:vAlign w:val="center"/>
          </w:tcPr>
          <w:p w14:paraId="42FB378B">
            <w:pPr>
              <w:pStyle w:val="30"/>
            </w:pPr>
            <w:r>
              <w:t>无</w:t>
            </w:r>
          </w:p>
        </w:tc>
      </w:tr>
      <w:tr w14:paraId="4315B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F844896">
            <w:pPr>
              <w:pStyle w:val="30"/>
            </w:pPr>
            <w:r>
              <w:t>输入</w:t>
            </w:r>
          </w:p>
        </w:tc>
        <w:tc>
          <w:tcPr>
            <w:tcW w:w="3721" w:type="pct"/>
            <w:vAlign w:val="center"/>
          </w:tcPr>
          <w:p w14:paraId="60E16CBF">
            <w:pPr>
              <w:pStyle w:val="30"/>
            </w:pPr>
            <w:r>
              <w:t>点击企业分析-上汽集团-业务指标-整车销量表格详情</w:t>
            </w:r>
          </w:p>
        </w:tc>
      </w:tr>
      <w:tr w14:paraId="3BE20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2DEE35B">
            <w:pPr>
              <w:pStyle w:val="30"/>
            </w:pPr>
            <w:r>
              <w:t>输出</w:t>
            </w:r>
          </w:p>
        </w:tc>
        <w:tc>
          <w:tcPr>
            <w:tcW w:w="3721" w:type="pct"/>
            <w:vAlign w:val="center"/>
          </w:tcPr>
          <w:p w14:paraId="2BC4E716">
            <w:pPr>
              <w:pStyle w:val="30"/>
            </w:pPr>
            <w:r>
              <w:t>整车销量数值及变动、整车销量企业分布数据</w:t>
            </w:r>
          </w:p>
        </w:tc>
      </w:tr>
      <w:tr w14:paraId="2C911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91A1F27">
            <w:pPr>
              <w:pStyle w:val="30"/>
            </w:pPr>
            <w:r>
              <w:t>正常流</w:t>
            </w:r>
          </w:p>
        </w:tc>
        <w:tc>
          <w:tcPr>
            <w:tcW w:w="3721" w:type="pct"/>
            <w:vAlign w:val="center"/>
          </w:tcPr>
          <w:p w14:paraId="2A2A1C6C">
            <w:pPr>
              <w:pStyle w:val="30"/>
            </w:pPr>
            <w:r>
              <w:t>用户可查看业务指标数据详情</w:t>
            </w:r>
          </w:p>
        </w:tc>
      </w:tr>
      <w:tr w14:paraId="5DE3A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5D3F7EF">
            <w:pPr>
              <w:pStyle w:val="30"/>
            </w:pPr>
            <w:r>
              <w:t>异常流</w:t>
            </w:r>
          </w:p>
        </w:tc>
        <w:tc>
          <w:tcPr>
            <w:tcW w:w="3721" w:type="pct"/>
            <w:vAlign w:val="center"/>
          </w:tcPr>
          <w:p w14:paraId="3FDB5F4B">
            <w:pPr>
              <w:pStyle w:val="30"/>
            </w:pPr>
            <w:r>
              <w:t>页面跳转异常</w:t>
            </w:r>
          </w:p>
        </w:tc>
      </w:tr>
      <w:tr w14:paraId="4F323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19AB8A6">
            <w:pPr>
              <w:pStyle w:val="30"/>
            </w:pPr>
            <w:r>
              <w:t>特殊需求</w:t>
            </w:r>
          </w:p>
        </w:tc>
        <w:tc>
          <w:tcPr>
            <w:tcW w:w="3721" w:type="pct"/>
            <w:vAlign w:val="center"/>
          </w:tcPr>
          <w:p w14:paraId="27AA66B0">
            <w:pPr>
              <w:pStyle w:val="30"/>
            </w:pPr>
            <w:r>
              <w:t>无</w:t>
            </w:r>
          </w:p>
        </w:tc>
      </w:tr>
    </w:tbl>
    <w:p w14:paraId="53B9BFD7">
      <w:pPr>
        <w:pStyle w:val="8"/>
        <w:numPr>
          <w:ilvl w:val="6"/>
          <w:numId w:val="0"/>
        </w:numPr>
      </w:pPr>
      <w:r>
        <w:rPr>
          <w:rFonts w:hint="eastAsia" w:cs="宋体"/>
        </w:rPr>
        <w:t xml:space="preserve">6.1.7.4.4.2.8  </w:t>
      </w:r>
      <w:r>
        <w:rPr>
          <w:rFonts w:hint="eastAsia"/>
        </w:rPr>
        <w:t>市占率柱形图H5</w:t>
      </w:r>
    </w:p>
    <w:p w14:paraId="180184E8">
      <w:pPr>
        <w:ind w:firstLine="480"/>
      </w:pPr>
      <w:r>
        <w:rPr>
          <w:rFonts w:hint="eastAsia"/>
        </w:rPr>
        <w:t>对上汽集团业务指标进行梳理，展现集团整体市占率变动趋势及各企业市占率情况。用户选择市占率柱状图后，页面将展现集团整体近12个月市占率及变动趋势，同时，页面下方还将展示按企业市占率情况，即上汽集团下属各企业市占率情况。</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6B86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0D547E0B">
            <w:pPr>
              <w:pStyle w:val="30"/>
            </w:pPr>
            <w:r>
              <w:t>编号</w:t>
            </w:r>
          </w:p>
        </w:tc>
        <w:tc>
          <w:tcPr>
            <w:tcW w:w="3721" w:type="pct"/>
            <w:vAlign w:val="center"/>
          </w:tcPr>
          <w:p w14:paraId="7D742397">
            <w:pPr>
              <w:pStyle w:val="30"/>
            </w:pPr>
            <w:r>
              <w:t>JJYX_4_2_8</w:t>
            </w:r>
          </w:p>
        </w:tc>
      </w:tr>
      <w:tr w14:paraId="23433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AA557F1">
            <w:pPr>
              <w:pStyle w:val="30"/>
            </w:pPr>
            <w:r>
              <w:t>角色</w:t>
            </w:r>
          </w:p>
        </w:tc>
        <w:tc>
          <w:tcPr>
            <w:tcW w:w="3721" w:type="pct"/>
            <w:vAlign w:val="center"/>
          </w:tcPr>
          <w:p w14:paraId="542B7C0F">
            <w:pPr>
              <w:pStyle w:val="30"/>
            </w:pPr>
            <w:r>
              <w:t>国资委用户，系统管理员</w:t>
            </w:r>
          </w:p>
        </w:tc>
      </w:tr>
      <w:tr w14:paraId="07125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5C30DF8">
            <w:pPr>
              <w:pStyle w:val="30"/>
            </w:pPr>
            <w:r>
              <w:t>前置条件</w:t>
            </w:r>
          </w:p>
        </w:tc>
        <w:tc>
          <w:tcPr>
            <w:tcW w:w="3721" w:type="pct"/>
            <w:vAlign w:val="center"/>
          </w:tcPr>
          <w:p w14:paraId="06FBDB22">
            <w:pPr>
              <w:pStyle w:val="30"/>
            </w:pPr>
            <w:r>
              <w:t>无</w:t>
            </w:r>
          </w:p>
        </w:tc>
      </w:tr>
      <w:tr w14:paraId="0970C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6220976">
            <w:pPr>
              <w:pStyle w:val="30"/>
            </w:pPr>
            <w:r>
              <w:t>后置条件</w:t>
            </w:r>
          </w:p>
        </w:tc>
        <w:tc>
          <w:tcPr>
            <w:tcW w:w="3721" w:type="pct"/>
            <w:vAlign w:val="center"/>
          </w:tcPr>
          <w:p w14:paraId="42D1E5FC">
            <w:pPr>
              <w:pStyle w:val="30"/>
            </w:pPr>
            <w:r>
              <w:t>无</w:t>
            </w:r>
          </w:p>
        </w:tc>
      </w:tr>
      <w:tr w14:paraId="0411A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596B590">
            <w:pPr>
              <w:pStyle w:val="30"/>
            </w:pPr>
            <w:r>
              <w:t>输入</w:t>
            </w:r>
          </w:p>
        </w:tc>
        <w:tc>
          <w:tcPr>
            <w:tcW w:w="3721" w:type="pct"/>
            <w:vAlign w:val="center"/>
          </w:tcPr>
          <w:p w14:paraId="41C029D5">
            <w:pPr>
              <w:pStyle w:val="30"/>
            </w:pPr>
            <w:r>
              <w:t>点击企业分析-上汽集团-业务指标-市占率柱状图</w:t>
            </w:r>
          </w:p>
        </w:tc>
      </w:tr>
      <w:tr w14:paraId="6AF7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41AFF42">
            <w:pPr>
              <w:pStyle w:val="30"/>
            </w:pPr>
            <w:r>
              <w:t>输出</w:t>
            </w:r>
          </w:p>
        </w:tc>
        <w:tc>
          <w:tcPr>
            <w:tcW w:w="3721" w:type="pct"/>
            <w:vAlign w:val="center"/>
          </w:tcPr>
          <w:p w14:paraId="0ABF60F8">
            <w:pPr>
              <w:pStyle w:val="30"/>
            </w:pPr>
            <w:r>
              <w:t>市占率数值及变动、市占率企业分布</w:t>
            </w:r>
          </w:p>
        </w:tc>
      </w:tr>
      <w:tr w14:paraId="0E6AF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E0DB1C1">
            <w:pPr>
              <w:pStyle w:val="30"/>
            </w:pPr>
            <w:r>
              <w:t>正常流</w:t>
            </w:r>
          </w:p>
        </w:tc>
        <w:tc>
          <w:tcPr>
            <w:tcW w:w="3721" w:type="pct"/>
            <w:vAlign w:val="center"/>
          </w:tcPr>
          <w:p w14:paraId="2E69082A">
            <w:pPr>
              <w:pStyle w:val="30"/>
            </w:pPr>
            <w:r>
              <w:t>用户可查看业务指标数据详情</w:t>
            </w:r>
          </w:p>
        </w:tc>
      </w:tr>
      <w:tr w14:paraId="48C3C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9C30232">
            <w:pPr>
              <w:pStyle w:val="30"/>
            </w:pPr>
            <w:r>
              <w:t>异常流</w:t>
            </w:r>
          </w:p>
        </w:tc>
        <w:tc>
          <w:tcPr>
            <w:tcW w:w="3721" w:type="pct"/>
            <w:vAlign w:val="center"/>
          </w:tcPr>
          <w:p w14:paraId="09381D2C">
            <w:pPr>
              <w:pStyle w:val="30"/>
            </w:pPr>
            <w:r>
              <w:t>页面跳转异常</w:t>
            </w:r>
          </w:p>
        </w:tc>
      </w:tr>
      <w:tr w14:paraId="6A96C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AE00E5F">
            <w:pPr>
              <w:pStyle w:val="30"/>
            </w:pPr>
            <w:r>
              <w:t>特殊需求</w:t>
            </w:r>
          </w:p>
        </w:tc>
        <w:tc>
          <w:tcPr>
            <w:tcW w:w="3721" w:type="pct"/>
            <w:vAlign w:val="center"/>
          </w:tcPr>
          <w:p w14:paraId="20940BD6">
            <w:pPr>
              <w:pStyle w:val="30"/>
            </w:pPr>
            <w:r>
              <w:t>无</w:t>
            </w:r>
          </w:p>
        </w:tc>
      </w:tr>
    </w:tbl>
    <w:p w14:paraId="34B04CFE">
      <w:pPr>
        <w:pStyle w:val="8"/>
        <w:numPr>
          <w:ilvl w:val="6"/>
          <w:numId w:val="0"/>
        </w:numPr>
      </w:pPr>
      <w:r>
        <w:rPr>
          <w:rFonts w:hint="eastAsia" w:cs="宋体"/>
        </w:rPr>
        <w:t xml:space="preserve">6.1.7.4.4.2.9  </w:t>
      </w:r>
      <w:r>
        <w:rPr>
          <w:rFonts w:hint="eastAsia"/>
        </w:rPr>
        <w:t>市占率表格详情H5</w:t>
      </w:r>
    </w:p>
    <w:p w14:paraId="6A86715B">
      <w:pPr>
        <w:ind w:firstLine="480"/>
      </w:pPr>
      <w:r>
        <w:rPr>
          <w:rFonts w:hint="eastAsia"/>
        </w:rPr>
        <w:t>对上汽集团业务指标进行梳理，展现集团整体及各企业市占率数量详情。用户选择市占率表格详情后，页面将展现集团整体近12个月市占率及变动值，也可展示集团下属各企业市占率情况。</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57E8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42B79C08">
            <w:pPr>
              <w:pStyle w:val="30"/>
            </w:pPr>
            <w:r>
              <w:t>编号</w:t>
            </w:r>
          </w:p>
        </w:tc>
        <w:tc>
          <w:tcPr>
            <w:tcW w:w="3721" w:type="pct"/>
            <w:vAlign w:val="center"/>
          </w:tcPr>
          <w:p w14:paraId="18E9AEEF">
            <w:pPr>
              <w:pStyle w:val="30"/>
            </w:pPr>
            <w:r>
              <w:t>JJYX_4_2_9</w:t>
            </w:r>
          </w:p>
        </w:tc>
      </w:tr>
      <w:tr w14:paraId="7B8AC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6346E2A">
            <w:pPr>
              <w:pStyle w:val="30"/>
            </w:pPr>
            <w:r>
              <w:t>角色</w:t>
            </w:r>
          </w:p>
        </w:tc>
        <w:tc>
          <w:tcPr>
            <w:tcW w:w="3721" w:type="pct"/>
            <w:vAlign w:val="center"/>
          </w:tcPr>
          <w:p w14:paraId="747304C4">
            <w:pPr>
              <w:pStyle w:val="30"/>
            </w:pPr>
            <w:r>
              <w:t>国资委用户，系统管理员</w:t>
            </w:r>
          </w:p>
        </w:tc>
      </w:tr>
      <w:tr w14:paraId="129CA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5E60517">
            <w:pPr>
              <w:pStyle w:val="30"/>
            </w:pPr>
            <w:r>
              <w:t>前置条件</w:t>
            </w:r>
          </w:p>
        </w:tc>
        <w:tc>
          <w:tcPr>
            <w:tcW w:w="3721" w:type="pct"/>
            <w:vAlign w:val="center"/>
          </w:tcPr>
          <w:p w14:paraId="345DEEBD">
            <w:pPr>
              <w:pStyle w:val="30"/>
            </w:pPr>
            <w:r>
              <w:t>无</w:t>
            </w:r>
          </w:p>
        </w:tc>
      </w:tr>
      <w:tr w14:paraId="209FA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F0CEEEC">
            <w:pPr>
              <w:pStyle w:val="30"/>
            </w:pPr>
            <w:r>
              <w:t>后置条件</w:t>
            </w:r>
          </w:p>
        </w:tc>
        <w:tc>
          <w:tcPr>
            <w:tcW w:w="3721" w:type="pct"/>
            <w:vAlign w:val="center"/>
          </w:tcPr>
          <w:p w14:paraId="4E369FDC">
            <w:pPr>
              <w:pStyle w:val="30"/>
            </w:pPr>
            <w:r>
              <w:t>无</w:t>
            </w:r>
          </w:p>
        </w:tc>
      </w:tr>
      <w:tr w14:paraId="01B43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83FAA4D">
            <w:pPr>
              <w:pStyle w:val="30"/>
            </w:pPr>
            <w:r>
              <w:t>输入</w:t>
            </w:r>
          </w:p>
        </w:tc>
        <w:tc>
          <w:tcPr>
            <w:tcW w:w="3721" w:type="pct"/>
            <w:vAlign w:val="center"/>
          </w:tcPr>
          <w:p w14:paraId="2D75225E">
            <w:pPr>
              <w:pStyle w:val="30"/>
            </w:pPr>
            <w:r>
              <w:t>点击企业分析-上汽集团-业务指标-市占率表格详情</w:t>
            </w:r>
          </w:p>
        </w:tc>
      </w:tr>
      <w:tr w14:paraId="50484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942C636">
            <w:pPr>
              <w:pStyle w:val="30"/>
            </w:pPr>
            <w:r>
              <w:t>输出</w:t>
            </w:r>
          </w:p>
        </w:tc>
        <w:tc>
          <w:tcPr>
            <w:tcW w:w="3721" w:type="pct"/>
            <w:vAlign w:val="center"/>
          </w:tcPr>
          <w:p w14:paraId="11BB0F57">
            <w:pPr>
              <w:pStyle w:val="30"/>
            </w:pPr>
            <w:r>
              <w:t>市占率数值及变动、市占率企业分布数据</w:t>
            </w:r>
          </w:p>
        </w:tc>
      </w:tr>
      <w:tr w14:paraId="6E36E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F0A0909">
            <w:pPr>
              <w:pStyle w:val="30"/>
            </w:pPr>
            <w:r>
              <w:t>正常流</w:t>
            </w:r>
          </w:p>
        </w:tc>
        <w:tc>
          <w:tcPr>
            <w:tcW w:w="3721" w:type="pct"/>
            <w:vAlign w:val="center"/>
          </w:tcPr>
          <w:p w14:paraId="3F0998C7">
            <w:pPr>
              <w:pStyle w:val="30"/>
            </w:pPr>
            <w:r>
              <w:t>用户可查看业务指标数据详情</w:t>
            </w:r>
          </w:p>
        </w:tc>
      </w:tr>
      <w:tr w14:paraId="6523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AC3BF0F">
            <w:pPr>
              <w:pStyle w:val="30"/>
            </w:pPr>
            <w:r>
              <w:t>异常流</w:t>
            </w:r>
          </w:p>
        </w:tc>
        <w:tc>
          <w:tcPr>
            <w:tcW w:w="3721" w:type="pct"/>
            <w:vAlign w:val="center"/>
          </w:tcPr>
          <w:p w14:paraId="52857698">
            <w:pPr>
              <w:pStyle w:val="30"/>
            </w:pPr>
            <w:r>
              <w:t>页面跳转异常</w:t>
            </w:r>
          </w:p>
        </w:tc>
      </w:tr>
      <w:tr w14:paraId="5AD0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DB4554A">
            <w:pPr>
              <w:pStyle w:val="30"/>
            </w:pPr>
            <w:r>
              <w:t>特殊需求</w:t>
            </w:r>
          </w:p>
        </w:tc>
        <w:tc>
          <w:tcPr>
            <w:tcW w:w="3721" w:type="pct"/>
            <w:vAlign w:val="center"/>
          </w:tcPr>
          <w:p w14:paraId="2A38A9A3">
            <w:pPr>
              <w:pStyle w:val="30"/>
            </w:pPr>
            <w:r>
              <w:t>无</w:t>
            </w:r>
          </w:p>
        </w:tc>
      </w:tr>
    </w:tbl>
    <w:p w14:paraId="102680A0">
      <w:pPr>
        <w:pStyle w:val="8"/>
        <w:numPr>
          <w:ilvl w:val="6"/>
          <w:numId w:val="0"/>
        </w:numPr>
      </w:pPr>
      <w:r>
        <w:rPr>
          <w:rFonts w:hint="eastAsia" w:cs="宋体"/>
        </w:rPr>
        <w:t xml:space="preserve">6.1.7.4.4.2.10  </w:t>
      </w:r>
      <w:r>
        <w:rPr>
          <w:rFonts w:hint="eastAsia"/>
        </w:rPr>
        <w:t>自主品牌占比柱形图H5</w:t>
      </w:r>
    </w:p>
    <w:p w14:paraId="30213FBC">
      <w:pPr>
        <w:ind w:firstLine="480"/>
      </w:pPr>
      <w:r>
        <w:rPr>
          <w:rFonts w:hint="eastAsia"/>
        </w:rPr>
        <w:t>对上汽集团业务指标进行梳理，展现集团整体自主品牌占比变动趋势及各企业自主品牌占比情况。用户选择自主品牌占比柱状图后，页面将展现集团整体近12个月自主品牌占比及变动趋势，同时，页面下方还将展示按企业自主品牌占比情况，即上汽集团下属各企业自主品牌占比情况。</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1E85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0696DF53">
            <w:pPr>
              <w:pStyle w:val="30"/>
            </w:pPr>
            <w:r>
              <w:t>编号</w:t>
            </w:r>
          </w:p>
        </w:tc>
        <w:tc>
          <w:tcPr>
            <w:tcW w:w="3721" w:type="pct"/>
            <w:vAlign w:val="center"/>
          </w:tcPr>
          <w:p w14:paraId="65022654">
            <w:pPr>
              <w:pStyle w:val="30"/>
            </w:pPr>
            <w:r>
              <w:t>JJYX_4_2_10</w:t>
            </w:r>
          </w:p>
        </w:tc>
      </w:tr>
      <w:tr w14:paraId="16BD4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90F16B8">
            <w:pPr>
              <w:pStyle w:val="30"/>
            </w:pPr>
            <w:r>
              <w:t>角色</w:t>
            </w:r>
          </w:p>
        </w:tc>
        <w:tc>
          <w:tcPr>
            <w:tcW w:w="3721" w:type="pct"/>
            <w:vAlign w:val="center"/>
          </w:tcPr>
          <w:p w14:paraId="52E783EF">
            <w:pPr>
              <w:pStyle w:val="30"/>
            </w:pPr>
            <w:r>
              <w:t>国资委用户，系统管理员</w:t>
            </w:r>
          </w:p>
        </w:tc>
      </w:tr>
      <w:tr w14:paraId="3A4A5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58CE86D">
            <w:pPr>
              <w:pStyle w:val="30"/>
            </w:pPr>
            <w:r>
              <w:t>前置条件</w:t>
            </w:r>
          </w:p>
        </w:tc>
        <w:tc>
          <w:tcPr>
            <w:tcW w:w="3721" w:type="pct"/>
            <w:vAlign w:val="center"/>
          </w:tcPr>
          <w:p w14:paraId="39BD9D5A">
            <w:pPr>
              <w:pStyle w:val="30"/>
            </w:pPr>
            <w:r>
              <w:t>无</w:t>
            </w:r>
          </w:p>
        </w:tc>
      </w:tr>
      <w:tr w14:paraId="4246E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085305B">
            <w:pPr>
              <w:pStyle w:val="30"/>
            </w:pPr>
            <w:r>
              <w:t>后置条件</w:t>
            </w:r>
          </w:p>
        </w:tc>
        <w:tc>
          <w:tcPr>
            <w:tcW w:w="3721" w:type="pct"/>
            <w:vAlign w:val="center"/>
          </w:tcPr>
          <w:p w14:paraId="209D0148">
            <w:pPr>
              <w:pStyle w:val="30"/>
            </w:pPr>
            <w:r>
              <w:t>无</w:t>
            </w:r>
          </w:p>
        </w:tc>
      </w:tr>
      <w:tr w14:paraId="0E67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45ADDB9">
            <w:pPr>
              <w:pStyle w:val="30"/>
            </w:pPr>
            <w:r>
              <w:t>输入</w:t>
            </w:r>
          </w:p>
        </w:tc>
        <w:tc>
          <w:tcPr>
            <w:tcW w:w="3721" w:type="pct"/>
            <w:vAlign w:val="center"/>
          </w:tcPr>
          <w:p w14:paraId="1CF8C33F">
            <w:pPr>
              <w:pStyle w:val="30"/>
            </w:pPr>
            <w:r>
              <w:t>点击企业分析-上汽集团-业务指标-自主品牌占比柱状图</w:t>
            </w:r>
          </w:p>
        </w:tc>
      </w:tr>
      <w:tr w14:paraId="7D925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397447D">
            <w:pPr>
              <w:pStyle w:val="30"/>
            </w:pPr>
            <w:r>
              <w:t>输出</w:t>
            </w:r>
          </w:p>
        </w:tc>
        <w:tc>
          <w:tcPr>
            <w:tcW w:w="3721" w:type="pct"/>
            <w:vAlign w:val="center"/>
          </w:tcPr>
          <w:p w14:paraId="7D2B34B7">
            <w:pPr>
              <w:pStyle w:val="30"/>
            </w:pPr>
            <w:r>
              <w:t>自主品牌占比数值及变动、自主品牌占比企业分布</w:t>
            </w:r>
          </w:p>
        </w:tc>
      </w:tr>
      <w:tr w14:paraId="6B003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147FA14">
            <w:pPr>
              <w:pStyle w:val="30"/>
            </w:pPr>
            <w:r>
              <w:t>正常流</w:t>
            </w:r>
          </w:p>
        </w:tc>
        <w:tc>
          <w:tcPr>
            <w:tcW w:w="3721" w:type="pct"/>
            <w:vAlign w:val="center"/>
          </w:tcPr>
          <w:p w14:paraId="7151D25D">
            <w:pPr>
              <w:pStyle w:val="30"/>
            </w:pPr>
            <w:r>
              <w:t>用户可查看业务指标数据详情</w:t>
            </w:r>
          </w:p>
        </w:tc>
      </w:tr>
      <w:tr w14:paraId="7B874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28F72BB">
            <w:pPr>
              <w:pStyle w:val="30"/>
            </w:pPr>
            <w:r>
              <w:t>异常流</w:t>
            </w:r>
          </w:p>
        </w:tc>
        <w:tc>
          <w:tcPr>
            <w:tcW w:w="3721" w:type="pct"/>
            <w:vAlign w:val="center"/>
          </w:tcPr>
          <w:p w14:paraId="54311F36">
            <w:pPr>
              <w:pStyle w:val="30"/>
            </w:pPr>
            <w:r>
              <w:t>页面跳转异常</w:t>
            </w:r>
          </w:p>
        </w:tc>
      </w:tr>
      <w:tr w14:paraId="6693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07DCC72">
            <w:pPr>
              <w:pStyle w:val="30"/>
            </w:pPr>
            <w:r>
              <w:t>特殊需求</w:t>
            </w:r>
          </w:p>
        </w:tc>
        <w:tc>
          <w:tcPr>
            <w:tcW w:w="3721" w:type="pct"/>
            <w:vAlign w:val="center"/>
          </w:tcPr>
          <w:p w14:paraId="4518E198">
            <w:pPr>
              <w:pStyle w:val="30"/>
            </w:pPr>
            <w:r>
              <w:t>无</w:t>
            </w:r>
          </w:p>
        </w:tc>
      </w:tr>
    </w:tbl>
    <w:p w14:paraId="3D5E64B3">
      <w:pPr>
        <w:pStyle w:val="8"/>
        <w:numPr>
          <w:ilvl w:val="6"/>
          <w:numId w:val="0"/>
        </w:numPr>
      </w:pPr>
      <w:r>
        <w:rPr>
          <w:rFonts w:hint="eastAsia" w:cs="宋体"/>
        </w:rPr>
        <w:t xml:space="preserve">6.1.7.4.4.2.11  </w:t>
      </w:r>
      <w:r>
        <w:rPr>
          <w:rFonts w:hint="eastAsia"/>
        </w:rPr>
        <w:t>自主品牌占比表格详情H5</w:t>
      </w:r>
    </w:p>
    <w:p w14:paraId="694A0B21">
      <w:pPr>
        <w:ind w:firstLine="480"/>
      </w:pPr>
      <w:r>
        <w:rPr>
          <w:rFonts w:hint="eastAsia"/>
        </w:rPr>
        <w:t>对上汽集团业务指标进行梳理，展现集团整体及各企业自主品牌占比数量详情。用户选择自主品牌占比表格详情后，页面将展现集团整体近12个月自主品牌占比及变动值，也可展示集团下属各企业自主品牌占比情况。</w:t>
      </w:r>
    </w:p>
    <w:tbl>
      <w:tblPr>
        <w:tblStyle w:val="1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181D9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6" w:hRule="atLeast"/>
          <w:tblHeader/>
        </w:trPr>
        <w:tc>
          <w:tcPr>
            <w:tcW w:w="1279" w:type="pct"/>
            <w:vAlign w:val="center"/>
          </w:tcPr>
          <w:p w14:paraId="5899E49A">
            <w:pPr>
              <w:pStyle w:val="30"/>
            </w:pPr>
            <w:r>
              <w:t>编号</w:t>
            </w:r>
          </w:p>
        </w:tc>
        <w:tc>
          <w:tcPr>
            <w:tcW w:w="3721" w:type="pct"/>
            <w:vAlign w:val="center"/>
          </w:tcPr>
          <w:p w14:paraId="22E3CC34">
            <w:pPr>
              <w:pStyle w:val="30"/>
            </w:pPr>
            <w:r>
              <w:t>JJYX_4_2_11</w:t>
            </w:r>
          </w:p>
        </w:tc>
      </w:tr>
      <w:tr w14:paraId="4E325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42EB977E">
            <w:pPr>
              <w:pStyle w:val="30"/>
            </w:pPr>
            <w:r>
              <w:t>角色</w:t>
            </w:r>
          </w:p>
        </w:tc>
        <w:tc>
          <w:tcPr>
            <w:tcW w:w="3721" w:type="pct"/>
            <w:vAlign w:val="center"/>
          </w:tcPr>
          <w:p w14:paraId="631F98B5">
            <w:pPr>
              <w:pStyle w:val="30"/>
            </w:pPr>
            <w:r>
              <w:t>国资委用户，系统管理员</w:t>
            </w:r>
          </w:p>
        </w:tc>
      </w:tr>
      <w:tr w14:paraId="566EF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7BAA4C14">
            <w:pPr>
              <w:pStyle w:val="30"/>
            </w:pPr>
            <w:r>
              <w:t>前置条件</w:t>
            </w:r>
          </w:p>
        </w:tc>
        <w:tc>
          <w:tcPr>
            <w:tcW w:w="3721" w:type="pct"/>
            <w:vAlign w:val="center"/>
          </w:tcPr>
          <w:p w14:paraId="4F359A58">
            <w:pPr>
              <w:pStyle w:val="30"/>
            </w:pPr>
            <w:r>
              <w:t>无</w:t>
            </w:r>
          </w:p>
        </w:tc>
      </w:tr>
      <w:tr w14:paraId="6438E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7B1B01BB">
            <w:pPr>
              <w:pStyle w:val="30"/>
            </w:pPr>
            <w:r>
              <w:t>后置条件</w:t>
            </w:r>
          </w:p>
        </w:tc>
        <w:tc>
          <w:tcPr>
            <w:tcW w:w="3721" w:type="pct"/>
            <w:vAlign w:val="center"/>
          </w:tcPr>
          <w:p w14:paraId="561E51E7">
            <w:pPr>
              <w:pStyle w:val="30"/>
            </w:pPr>
            <w:r>
              <w:t>无</w:t>
            </w:r>
          </w:p>
        </w:tc>
      </w:tr>
      <w:tr w14:paraId="75B12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75BDF75F">
            <w:pPr>
              <w:pStyle w:val="30"/>
            </w:pPr>
            <w:r>
              <w:t>输入</w:t>
            </w:r>
          </w:p>
        </w:tc>
        <w:tc>
          <w:tcPr>
            <w:tcW w:w="3721" w:type="pct"/>
            <w:vAlign w:val="center"/>
          </w:tcPr>
          <w:p w14:paraId="13C7DE8B">
            <w:pPr>
              <w:pStyle w:val="30"/>
            </w:pPr>
            <w:r>
              <w:t>点击企业分析-上汽集团-业务指标-自主品牌占比表格详情</w:t>
            </w:r>
          </w:p>
        </w:tc>
      </w:tr>
      <w:tr w14:paraId="05D79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27D90B2B">
            <w:pPr>
              <w:pStyle w:val="30"/>
            </w:pPr>
            <w:r>
              <w:t>输出</w:t>
            </w:r>
          </w:p>
        </w:tc>
        <w:tc>
          <w:tcPr>
            <w:tcW w:w="3721" w:type="pct"/>
            <w:vAlign w:val="center"/>
          </w:tcPr>
          <w:p w14:paraId="4C8E3016">
            <w:pPr>
              <w:pStyle w:val="30"/>
            </w:pPr>
            <w:r>
              <w:t>自主品牌占比数值及变动、自主品牌占比企业分布数据</w:t>
            </w:r>
          </w:p>
        </w:tc>
      </w:tr>
      <w:tr w14:paraId="5D0C7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39BE8802">
            <w:pPr>
              <w:pStyle w:val="30"/>
            </w:pPr>
            <w:r>
              <w:t>正常流</w:t>
            </w:r>
          </w:p>
        </w:tc>
        <w:tc>
          <w:tcPr>
            <w:tcW w:w="3721" w:type="pct"/>
            <w:vAlign w:val="center"/>
          </w:tcPr>
          <w:p w14:paraId="5D749888">
            <w:pPr>
              <w:pStyle w:val="30"/>
            </w:pPr>
            <w:r>
              <w:t>用户可查看业务指标数据详情</w:t>
            </w:r>
          </w:p>
        </w:tc>
      </w:tr>
      <w:tr w14:paraId="7608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415D8D2E">
            <w:pPr>
              <w:pStyle w:val="30"/>
            </w:pPr>
            <w:r>
              <w:t>异常流</w:t>
            </w:r>
          </w:p>
        </w:tc>
        <w:tc>
          <w:tcPr>
            <w:tcW w:w="3721" w:type="pct"/>
            <w:vAlign w:val="center"/>
          </w:tcPr>
          <w:p w14:paraId="3CFDF767">
            <w:pPr>
              <w:pStyle w:val="30"/>
            </w:pPr>
            <w:r>
              <w:t>页面跳转异常</w:t>
            </w:r>
          </w:p>
        </w:tc>
      </w:tr>
      <w:tr w14:paraId="7D265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vAlign w:val="center"/>
          </w:tcPr>
          <w:p w14:paraId="4FA52FCD">
            <w:pPr>
              <w:pStyle w:val="30"/>
            </w:pPr>
            <w:r>
              <w:t>特殊需求</w:t>
            </w:r>
          </w:p>
        </w:tc>
        <w:tc>
          <w:tcPr>
            <w:tcW w:w="3721" w:type="pct"/>
            <w:vAlign w:val="center"/>
          </w:tcPr>
          <w:p w14:paraId="0F279907">
            <w:pPr>
              <w:pStyle w:val="30"/>
            </w:pPr>
            <w:r>
              <w:t>无</w:t>
            </w:r>
          </w:p>
        </w:tc>
      </w:tr>
    </w:tbl>
    <w:p w14:paraId="4295929E">
      <w:pPr>
        <w:pStyle w:val="8"/>
        <w:numPr>
          <w:ilvl w:val="6"/>
          <w:numId w:val="0"/>
        </w:numPr>
      </w:pPr>
      <w:r>
        <w:rPr>
          <w:rFonts w:hint="eastAsia" w:cs="宋体"/>
        </w:rPr>
        <w:t xml:space="preserve">6.1.7.4.4.2.12  </w:t>
      </w:r>
      <w:r>
        <w:rPr>
          <w:rFonts w:hint="eastAsia"/>
        </w:rPr>
        <w:t>新能源汽车渗透率柱形图H5</w:t>
      </w:r>
    </w:p>
    <w:p w14:paraId="7F2694FB">
      <w:pPr>
        <w:ind w:firstLine="480"/>
      </w:pPr>
      <w:r>
        <w:rPr>
          <w:rFonts w:hint="eastAsia"/>
        </w:rPr>
        <w:t>对上汽集团业务指标进行梳理，展现集团整体新能源汽车渗透率变动趋势及各企业新能源汽车渗透率情况。用户选择新能源汽车渗透率柱状图后，页面将展现集团整体近12个月新能源汽车渗透率及变动趋势，同时，页面下方还将展示按企业新能源汽车渗透率情况，即上汽集团下属各企业新能源汽车渗透率情况。</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29946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062E5C5F">
            <w:pPr>
              <w:pStyle w:val="30"/>
            </w:pPr>
            <w:r>
              <w:t>编号</w:t>
            </w:r>
          </w:p>
        </w:tc>
        <w:tc>
          <w:tcPr>
            <w:tcW w:w="3721" w:type="pct"/>
            <w:vAlign w:val="center"/>
          </w:tcPr>
          <w:p w14:paraId="3B9A4D4D">
            <w:pPr>
              <w:pStyle w:val="30"/>
            </w:pPr>
            <w:r>
              <w:t>JJYX_4_2_12</w:t>
            </w:r>
          </w:p>
        </w:tc>
      </w:tr>
      <w:tr w14:paraId="07574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CCA7CF3">
            <w:pPr>
              <w:pStyle w:val="30"/>
            </w:pPr>
            <w:r>
              <w:t>角色</w:t>
            </w:r>
          </w:p>
        </w:tc>
        <w:tc>
          <w:tcPr>
            <w:tcW w:w="3721" w:type="pct"/>
            <w:vAlign w:val="center"/>
          </w:tcPr>
          <w:p w14:paraId="3F2847CD">
            <w:pPr>
              <w:pStyle w:val="30"/>
            </w:pPr>
            <w:r>
              <w:t>国资委用户，系统管理员</w:t>
            </w:r>
          </w:p>
        </w:tc>
      </w:tr>
      <w:tr w14:paraId="6B7C6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B7BB091">
            <w:pPr>
              <w:pStyle w:val="30"/>
            </w:pPr>
            <w:r>
              <w:t>前置条件</w:t>
            </w:r>
          </w:p>
        </w:tc>
        <w:tc>
          <w:tcPr>
            <w:tcW w:w="3721" w:type="pct"/>
            <w:vAlign w:val="center"/>
          </w:tcPr>
          <w:p w14:paraId="133175AF">
            <w:pPr>
              <w:pStyle w:val="30"/>
            </w:pPr>
            <w:r>
              <w:t>无</w:t>
            </w:r>
          </w:p>
        </w:tc>
      </w:tr>
      <w:tr w14:paraId="4A2E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E91262A">
            <w:pPr>
              <w:pStyle w:val="30"/>
            </w:pPr>
            <w:r>
              <w:t>后置条件</w:t>
            </w:r>
          </w:p>
        </w:tc>
        <w:tc>
          <w:tcPr>
            <w:tcW w:w="3721" w:type="pct"/>
            <w:vAlign w:val="center"/>
          </w:tcPr>
          <w:p w14:paraId="4171EA1B">
            <w:pPr>
              <w:pStyle w:val="30"/>
            </w:pPr>
            <w:r>
              <w:t>无</w:t>
            </w:r>
          </w:p>
        </w:tc>
      </w:tr>
      <w:tr w14:paraId="1365E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46B3DA1">
            <w:pPr>
              <w:pStyle w:val="30"/>
            </w:pPr>
            <w:r>
              <w:t>输入</w:t>
            </w:r>
          </w:p>
        </w:tc>
        <w:tc>
          <w:tcPr>
            <w:tcW w:w="3721" w:type="pct"/>
            <w:vAlign w:val="center"/>
          </w:tcPr>
          <w:p w14:paraId="2127EAC2">
            <w:pPr>
              <w:pStyle w:val="30"/>
            </w:pPr>
            <w:r>
              <w:t>点击企业分析-上汽集团-业务指标-新能源汽车渗透率柱状图</w:t>
            </w:r>
          </w:p>
        </w:tc>
      </w:tr>
      <w:tr w14:paraId="4074C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66F0260">
            <w:pPr>
              <w:pStyle w:val="30"/>
            </w:pPr>
            <w:r>
              <w:t>输出</w:t>
            </w:r>
          </w:p>
        </w:tc>
        <w:tc>
          <w:tcPr>
            <w:tcW w:w="3721" w:type="pct"/>
            <w:vAlign w:val="center"/>
          </w:tcPr>
          <w:p w14:paraId="2BBB0327">
            <w:pPr>
              <w:pStyle w:val="30"/>
            </w:pPr>
            <w:r>
              <w:t>新能源汽车渗透率数值及变动、新能源汽车渗透率企业分布</w:t>
            </w:r>
          </w:p>
        </w:tc>
      </w:tr>
      <w:tr w14:paraId="33E70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AF70768">
            <w:pPr>
              <w:pStyle w:val="30"/>
            </w:pPr>
            <w:r>
              <w:t>正常流</w:t>
            </w:r>
          </w:p>
        </w:tc>
        <w:tc>
          <w:tcPr>
            <w:tcW w:w="3721" w:type="pct"/>
            <w:vAlign w:val="center"/>
          </w:tcPr>
          <w:p w14:paraId="51E406D5">
            <w:pPr>
              <w:pStyle w:val="30"/>
            </w:pPr>
            <w:r>
              <w:t>用户可查看业务指标数据详情</w:t>
            </w:r>
          </w:p>
        </w:tc>
      </w:tr>
      <w:tr w14:paraId="7913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05222E4">
            <w:pPr>
              <w:pStyle w:val="30"/>
            </w:pPr>
            <w:r>
              <w:t>异常流</w:t>
            </w:r>
          </w:p>
        </w:tc>
        <w:tc>
          <w:tcPr>
            <w:tcW w:w="3721" w:type="pct"/>
            <w:vAlign w:val="center"/>
          </w:tcPr>
          <w:p w14:paraId="2A1169C2">
            <w:pPr>
              <w:pStyle w:val="30"/>
            </w:pPr>
            <w:r>
              <w:t>页面跳转异常</w:t>
            </w:r>
          </w:p>
        </w:tc>
      </w:tr>
      <w:tr w14:paraId="7D78C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9A657F4">
            <w:pPr>
              <w:pStyle w:val="30"/>
            </w:pPr>
            <w:r>
              <w:t>特殊需求</w:t>
            </w:r>
          </w:p>
        </w:tc>
        <w:tc>
          <w:tcPr>
            <w:tcW w:w="3721" w:type="pct"/>
            <w:vAlign w:val="center"/>
          </w:tcPr>
          <w:p w14:paraId="2D890B07">
            <w:pPr>
              <w:pStyle w:val="30"/>
            </w:pPr>
            <w:r>
              <w:t>无</w:t>
            </w:r>
          </w:p>
        </w:tc>
      </w:tr>
    </w:tbl>
    <w:p w14:paraId="1D95455C">
      <w:pPr>
        <w:pStyle w:val="8"/>
        <w:numPr>
          <w:ilvl w:val="6"/>
          <w:numId w:val="0"/>
        </w:numPr>
      </w:pPr>
      <w:r>
        <w:rPr>
          <w:rFonts w:hint="eastAsia" w:cs="宋体"/>
        </w:rPr>
        <w:t xml:space="preserve">6.1.7.4.4.2.13  </w:t>
      </w:r>
      <w:r>
        <w:rPr>
          <w:rFonts w:hint="eastAsia"/>
        </w:rPr>
        <w:t>新能源汽车渗透率表格详情H5</w:t>
      </w:r>
    </w:p>
    <w:p w14:paraId="02929E16">
      <w:pPr>
        <w:ind w:firstLine="480"/>
      </w:pPr>
      <w:r>
        <w:rPr>
          <w:rFonts w:hint="eastAsia"/>
        </w:rPr>
        <w:t>对上汽集团业务指标进行梳理，展现集团整体及各企业新能源汽车渗透率数量详情。用户选择新能源汽车渗透率表格详情后，页面将展现集团整体近12个月新能源汽车渗透率及变动值，也可展示集团下属各企业新能源汽车渗透率情况。</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66DB7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vAlign w:val="center"/>
          </w:tcPr>
          <w:p w14:paraId="4DC7664B">
            <w:pPr>
              <w:pStyle w:val="30"/>
            </w:pPr>
            <w:r>
              <w:t>编号</w:t>
            </w:r>
          </w:p>
        </w:tc>
        <w:tc>
          <w:tcPr>
            <w:tcW w:w="3721" w:type="pct"/>
            <w:vAlign w:val="center"/>
          </w:tcPr>
          <w:p w14:paraId="75AC1CD8">
            <w:pPr>
              <w:pStyle w:val="30"/>
            </w:pPr>
            <w:r>
              <w:t>JJYX_4_2_13</w:t>
            </w:r>
          </w:p>
        </w:tc>
      </w:tr>
      <w:tr w14:paraId="3C38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BF9E18D">
            <w:pPr>
              <w:pStyle w:val="30"/>
            </w:pPr>
            <w:r>
              <w:t>角色</w:t>
            </w:r>
          </w:p>
        </w:tc>
        <w:tc>
          <w:tcPr>
            <w:tcW w:w="3721" w:type="pct"/>
            <w:vAlign w:val="center"/>
          </w:tcPr>
          <w:p w14:paraId="0C4E8B09">
            <w:pPr>
              <w:pStyle w:val="30"/>
            </w:pPr>
            <w:r>
              <w:t>国资委用户，系统管理员</w:t>
            </w:r>
          </w:p>
        </w:tc>
      </w:tr>
      <w:tr w14:paraId="530D6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E284925">
            <w:pPr>
              <w:pStyle w:val="30"/>
            </w:pPr>
            <w:r>
              <w:t>前置条件</w:t>
            </w:r>
          </w:p>
        </w:tc>
        <w:tc>
          <w:tcPr>
            <w:tcW w:w="3721" w:type="pct"/>
            <w:vAlign w:val="center"/>
          </w:tcPr>
          <w:p w14:paraId="4A8B0A0D">
            <w:pPr>
              <w:pStyle w:val="30"/>
            </w:pPr>
            <w:r>
              <w:t>无</w:t>
            </w:r>
          </w:p>
        </w:tc>
      </w:tr>
      <w:tr w14:paraId="0765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435090C">
            <w:pPr>
              <w:pStyle w:val="30"/>
            </w:pPr>
            <w:r>
              <w:t>后置条件</w:t>
            </w:r>
          </w:p>
        </w:tc>
        <w:tc>
          <w:tcPr>
            <w:tcW w:w="3721" w:type="pct"/>
            <w:vAlign w:val="center"/>
          </w:tcPr>
          <w:p w14:paraId="41A8E4FB">
            <w:pPr>
              <w:pStyle w:val="30"/>
            </w:pPr>
            <w:r>
              <w:t>无</w:t>
            </w:r>
          </w:p>
        </w:tc>
      </w:tr>
      <w:tr w14:paraId="53980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525289FE">
            <w:pPr>
              <w:pStyle w:val="30"/>
            </w:pPr>
            <w:r>
              <w:t>输入</w:t>
            </w:r>
          </w:p>
        </w:tc>
        <w:tc>
          <w:tcPr>
            <w:tcW w:w="3721" w:type="pct"/>
            <w:vAlign w:val="center"/>
          </w:tcPr>
          <w:p w14:paraId="4384AAC4">
            <w:pPr>
              <w:pStyle w:val="30"/>
            </w:pPr>
            <w:r>
              <w:t>点击企业分析-上汽集团-业务指标-新能源汽车渗透率表格详情</w:t>
            </w:r>
          </w:p>
        </w:tc>
      </w:tr>
      <w:tr w14:paraId="4BCB2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09F975FD">
            <w:pPr>
              <w:pStyle w:val="30"/>
            </w:pPr>
            <w:r>
              <w:t>输出</w:t>
            </w:r>
          </w:p>
        </w:tc>
        <w:tc>
          <w:tcPr>
            <w:tcW w:w="3721" w:type="pct"/>
            <w:vAlign w:val="center"/>
          </w:tcPr>
          <w:p w14:paraId="42302368">
            <w:pPr>
              <w:pStyle w:val="30"/>
            </w:pPr>
            <w:r>
              <w:t>新能源汽车渗透率数值及变动、新能源汽车渗透率企业分布数据</w:t>
            </w:r>
          </w:p>
        </w:tc>
      </w:tr>
      <w:tr w14:paraId="07CF5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B563647">
            <w:pPr>
              <w:pStyle w:val="30"/>
            </w:pPr>
            <w:r>
              <w:t>正常流</w:t>
            </w:r>
          </w:p>
        </w:tc>
        <w:tc>
          <w:tcPr>
            <w:tcW w:w="3721" w:type="pct"/>
            <w:vAlign w:val="center"/>
          </w:tcPr>
          <w:p w14:paraId="456D291E">
            <w:pPr>
              <w:pStyle w:val="30"/>
            </w:pPr>
            <w:r>
              <w:t>用户可查看业务指标数据详情</w:t>
            </w:r>
          </w:p>
        </w:tc>
      </w:tr>
      <w:tr w14:paraId="52DD7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7464D64">
            <w:pPr>
              <w:pStyle w:val="30"/>
            </w:pPr>
            <w:r>
              <w:t>异常流</w:t>
            </w:r>
          </w:p>
        </w:tc>
        <w:tc>
          <w:tcPr>
            <w:tcW w:w="3721" w:type="pct"/>
            <w:vAlign w:val="center"/>
          </w:tcPr>
          <w:p w14:paraId="1F13BA44">
            <w:pPr>
              <w:pStyle w:val="30"/>
            </w:pPr>
            <w:r>
              <w:t>页面跳转异常</w:t>
            </w:r>
          </w:p>
        </w:tc>
      </w:tr>
      <w:tr w14:paraId="41700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15AC8D25">
            <w:pPr>
              <w:pStyle w:val="30"/>
            </w:pPr>
            <w:r>
              <w:t>特殊需求</w:t>
            </w:r>
          </w:p>
        </w:tc>
        <w:tc>
          <w:tcPr>
            <w:tcW w:w="3721" w:type="pct"/>
            <w:vAlign w:val="center"/>
          </w:tcPr>
          <w:p w14:paraId="17AF76DF">
            <w:pPr>
              <w:pStyle w:val="30"/>
            </w:pPr>
            <w:r>
              <w:t>无</w:t>
            </w:r>
          </w:p>
        </w:tc>
      </w:tr>
    </w:tbl>
    <w:p w14:paraId="019D68EC">
      <w:pPr>
        <w:pStyle w:val="8"/>
        <w:numPr>
          <w:ilvl w:val="6"/>
          <w:numId w:val="0"/>
        </w:numPr>
      </w:pPr>
      <w:r>
        <w:rPr>
          <w:rFonts w:hint="eastAsia" w:cs="宋体"/>
        </w:rPr>
        <w:t xml:space="preserve">6.1.7.4.4.2.14  </w:t>
      </w:r>
      <w:r>
        <w:rPr>
          <w:rFonts w:hint="eastAsia"/>
        </w:rPr>
        <w:t>海外品牌占比柱形图H5</w:t>
      </w:r>
    </w:p>
    <w:p w14:paraId="0ECEC85B">
      <w:pPr>
        <w:ind w:firstLine="480"/>
      </w:pPr>
      <w:r>
        <w:rPr>
          <w:rFonts w:hint="eastAsia"/>
        </w:rPr>
        <w:t>对上汽集团业务指标进行梳理，展现集团整体海外品牌占比变动趋势及各企业海外品牌占比情况。用户选择海外品牌占比柱状图后，页面将展现集团整体近12个月海外品牌占比及变动趋势，同时，页面下方还将展示按企业海外品牌占比情况，即上汽集团下属各企业海外品牌占比情况。</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65126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tcPr>
          <w:p w14:paraId="2DE8FB64">
            <w:pPr>
              <w:pStyle w:val="30"/>
            </w:pPr>
            <w:r>
              <w:t>编号</w:t>
            </w:r>
          </w:p>
        </w:tc>
        <w:tc>
          <w:tcPr>
            <w:tcW w:w="3721" w:type="pct"/>
          </w:tcPr>
          <w:p w14:paraId="5E00F05F">
            <w:pPr>
              <w:pStyle w:val="30"/>
            </w:pPr>
            <w:r>
              <w:t>JJYX_4_2_14</w:t>
            </w:r>
          </w:p>
        </w:tc>
      </w:tr>
      <w:tr w14:paraId="12E7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0E339204">
            <w:pPr>
              <w:pStyle w:val="30"/>
            </w:pPr>
            <w:r>
              <w:t>角色</w:t>
            </w:r>
          </w:p>
        </w:tc>
        <w:tc>
          <w:tcPr>
            <w:tcW w:w="3721" w:type="pct"/>
          </w:tcPr>
          <w:p w14:paraId="6B756D1B">
            <w:pPr>
              <w:pStyle w:val="30"/>
            </w:pPr>
            <w:r>
              <w:t>国资委用户，系统管理员</w:t>
            </w:r>
          </w:p>
        </w:tc>
      </w:tr>
      <w:tr w14:paraId="3C5F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jc w:val="center"/>
        </w:trPr>
        <w:tc>
          <w:tcPr>
            <w:tcW w:w="1279" w:type="pct"/>
          </w:tcPr>
          <w:p w14:paraId="591FF387">
            <w:pPr>
              <w:pStyle w:val="30"/>
            </w:pPr>
            <w:r>
              <w:t>前置条件</w:t>
            </w:r>
          </w:p>
        </w:tc>
        <w:tc>
          <w:tcPr>
            <w:tcW w:w="3721" w:type="pct"/>
          </w:tcPr>
          <w:p w14:paraId="39CE5A02">
            <w:pPr>
              <w:pStyle w:val="30"/>
            </w:pPr>
            <w:r>
              <w:t>无</w:t>
            </w:r>
          </w:p>
        </w:tc>
      </w:tr>
      <w:tr w14:paraId="50503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456E340D">
            <w:pPr>
              <w:pStyle w:val="30"/>
            </w:pPr>
            <w:r>
              <w:t>后置条件</w:t>
            </w:r>
          </w:p>
        </w:tc>
        <w:tc>
          <w:tcPr>
            <w:tcW w:w="3721" w:type="pct"/>
          </w:tcPr>
          <w:p w14:paraId="2FCFC1F2">
            <w:pPr>
              <w:pStyle w:val="30"/>
            </w:pPr>
            <w:r>
              <w:t>无</w:t>
            </w:r>
          </w:p>
        </w:tc>
      </w:tr>
      <w:tr w14:paraId="14B09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30807492">
            <w:pPr>
              <w:pStyle w:val="30"/>
            </w:pPr>
            <w:r>
              <w:t>输入</w:t>
            </w:r>
          </w:p>
        </w:tc>
        <w:tc>
          <w:tcPr>
            <w:tcW w:w="3721" w:type="pct"/>
          </w:tcPr>
          <w:p w14:paraId="4B04DD74">
            <w:pPr>
              <w:pStyle w:val="30"/>
            </w:pPr>
            <w:r>
              <w:t>点击企业分析-上汽集团-业务指标-海外品牌占比柱状图</w:t>
            </w:r>
          </w:p>
        </w:tc>
      </w:tr>
      <w:tr w14:paraId="3BAAC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54D8CC9C">
            <w:pPr>
              <w:pStyle w:val="30"/>
            </w:pPr>
            <w:r>
              <w:t>输出</w:t>
            </w:r>
          </w:p>
        </w:tc>
        <w:tc>
          <w:tcPr>
            <w:tcW w:w="3721" w:type="pct"/>
          </w:tcPr>
          <w:p w14:paraId="1C2E6A25">
            <w:pPr>
              <w:pStyle w:val="30"/>
            </w:pPr>
            <w:r>
              <w:t>海外品牌占比数值及变动、海外品牌占比企业分布</w:t>
            </w:r>
          </w:p>
        </w:tc>
      </w:tr>
      <w:tr w14:paraId="6974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2E29016">
            <w:pPr>
              <w:pStyle w:val="30"/>
            </w:pPr>
            <w:r>
              <w:t>正常流</w:t>
            </w:r>
          </w:p>
        </w:tc>
        <w:tc>
          <w:tcPr>
            <w:tcW w:w="3721" w:type="pct"/>
          </w:tcPr>
          <w:p w14:paraId="68BE5948">
            <w:pPr>
              <w:pStyle w:val="30"/>
            </w:pPr>
            <w:r>
              <w:t>用户可查看业务指标数据详情</w:t>
            </w:r>
          </w:p>
        </w:tc>
      </w:tr>
      <w:tr w14:paraId="04FAA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47CB9C5">
            <w:pPr>
              <w:pStyle w:val="30"/>
            </w:pPr>
            <w:r>
              <w:t>异常流</w:t>
            </w:r>
          </w:p>
        </w:tc>
        <w:tc>
          <w:tcPr>
            <w:tcW w:w="3721" w:type="pct"/>
          </w:tcPr>
          <w:p w14:paraId="5FEF9381">
            <w:pPr>
              <w:pStyle w:val="30"/>
            </w:pPr>
            <w:r>
              <w:t>页面跳转异常</w:t>
            </w:r>
          </w:p>
        </w:tc>
      </w:tr>
      <w:tr w14:paraId="09183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jc w:val="center"/>
        </w:trPr>
        <w:tc>
          <w:tcPr>
            <w:tcW w:w="1279" w:type="pct"/>
          </w:tcPr>
          <w:p w14:paraId="1FCBE3D8">
            <w:pPr>
              <w:pStyle w:val="30"/>
            </w:pPr>
            <w:r>
              <w:t>特殊需求</w:t>
            </w:r>
          </w:p>
        </w:tc>
        <w:tc>
          <w:tcPr>
            <w:tcW w:w="3721" w:type="pct"/>
          </w:tcPr>
          <w:p w14:paraId="6BF09F32">
            <w:pPr>
              <w:pStyle w:val="30"/>
            </w:pPr>
            <w:r>
              <w:t>无</w:t>
            </w:r>
          </w:p>
        </w:tc>
      </w:tr>
    </w:tbl>
    <w:p w14:paraId="0109967D">
      <w:pPr>
        <w:pStyle w:val="8"/>
        <w:numPr>
          <w:ilvl w:val="6"/>
          <w:numId w:val="0"/>
        </w:numPr>
      </w:pPr>
      <w:r>
        <w:rPr>
          <w:rFonts w:hint="eastAsia" w:cs="宋体"/>
        </w:rPr>
        <w:t xml:space="preserve">6.1.7.4.4.2.15  </w:t>
      </w:r>
      <w:r>
        <w:rPr>
          <w:rFonts w:hint="eastAsia"/>
        </w:rPr>
        <w:t>海外品牌占比表格详情H5</w:t>
      </w:r>
    </w:p>
    <w:p w14:paraId="67DEE46B">
      <w:pPr>
        <w:ind w:firstLine="480"/>
      </w:pPr>
      <w:r>
        <w:rPr>
          <w:rFonts w:hint="eastAsia"/>
        </w:rPr>
        <w:t>对上汽集团业务指标进行梳理，展现集团整体及各企业海外品牌占比数量详情。用户选择海外品牌占比表格详情后，页面将展现集团整体近12个月海外品牌占比及变动值，也可展示集团下属各企业海外品牌占比情况。</w:t>
      </w:r>
    </w:p>
    <w:tbl>
      <w:tblPr>
        <w:tblStyle w:val="1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76BA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trPr>
        <w:tc>
          <w:tcPr>
            <w:tcW w:w="1279" w:type="pct"/>
          </w:tcPr>
          <w:p w14:paraId="6CEDC0C0">
            <w:pPr>
              <w:pStyle w:val="30"/>
            </w:pPr>
            <w:r>
              <w:t>编号</w:t>
            </w:r>
          </w:p>
        </w:tc>
        <w:tc>
          <w:tcPr>
            <w:tcW w:w="3721" w:type="pct"/>
          </w:tcPr>
          <w:p w14:paraId="78086FEC">
            <w:pPr>
              <w:pStyle w:val="30"/>
            </w:pPr>
            <w:r>
              <w:t>JJYX_4_2_15</w:t>
            </w:r>
          </w:p>
        </w:tc>
      </w:tr>
      <w:tr w14:paraId="7A8D1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trPr>
        <w:tc>
          <w:tcPr>
            <w:tcW w:w="1279" w:type="pct"/>
          </w:tcPr>
          <w:p w14:paraId="6F9C218A">
            <w:pPr>
              <w:pStyle w:val="30"/>
            </w:pPr>
            <w:r>
              <w:t>角色</w:t>
            </w:r>
          </w:p>
        </w:tc>
        <w:tc>
          <w:tcPr>
            <w:tcW w:w="3721" w:type="pct"/>
          </w:tcPr>
          <w:p w14:paraId="53BFA796">
            <w:pPr>
              <w:pStyle w:val="30"/>
            </w:pPr>
            <w:r>
              <w:t>国资委用户，系统管理员</w:t>
            </w:r>
          </w:p>
        </w:tc>
      </w:tr>
      <w:tr w14:paraId="7B61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tcPr>
          <w:p w14:paraId="123CC2BD">
            <w:pPr>
              <w:pStyle w:val="30"/>
            </w:pPr>
            <w:r>
              <w:t>前置条件</w:t>
            </w:r>
          </w:p>
        </w:tc>
        <w:tc>
          <w:tcPr>
            <w:tcW w:w="3721" w:type="pct"/>
          </w:tcPr>
          <w:p w14:paraId="40078408">
            <w:pPr>
              <w:pStyle w:val="30"/>
            </w:pPr>
            <w:r>
              <w:t>无</w:t>
            </w:r>
          </w:p>
        </w:tc>
      </w:tr>
      <w:tr w14:paraId="21909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0" w:hRule="atLeast"/>
        </w:trPr>
        <w:tc>
          <w:tcPr>
            <w:tcW w:w="1279" w:type="pct"/>
          </w:tcPr>
          <w:p w14:paraId="54BC81AB">
            <w:pPr>
              <w:pStyle w:val="30"/>
            </w:pPr>
            <w:r>
              <w:t>后置条件</w:t>
            </w:r>
          </w:p>
        </w:tc>
        <w:tc>
          <w:tcPr>
            <w:tcW w:w="3721" w:type="pct"/>
          </w:tcPr>
          <w:p w14:paraId="5EC75EE7">
            <w:pPr>
              <w:pStyle w:val="30"/>
            </w:pPr>
            <w:r>
              <w:t>无</w:t>
            </w:r>
          </w:p>
        </w:tc>
      </w:tr>
      <w:tr w14:paraId="5D687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tcPr>
          <w:p w14:paraId="443D4A6F">
            <w:pPr>
              <w:pStyle w:val="30"/>
            </w:pPr>
            <w:r>
              <w:t>输入</w:t>
            </w:r>
          </w:p>
        </w:tc>
        <w:tc>
          <w:tcPr>
            <w:tcW w:w="3721" w:type="pct"/>
          </w:tcPr>
          <w:p w14:paraId="7E5D53E5">
            <w:pPr>
              <w:pStyle w:val="30"/>
            </w:pPr>
            <w:r>
              <w:t>点击企业分析-上汽集团-业务指标-海外品牌占比表格详情</w:t>
            </w:r>
          </w:p>
        </w:tc>
      </w:tr>
      <w:tr w14:paraId="07E4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tcPr>
          <w:p w14:paraId="0B4FD2E8">
            <w:pPr>
              <w:pStyle w:val="30"/>
            </w:pPr>
            <w:r>
              <w:t>输出</w:t>
            </w:r>
          </w:p>
        </w:tc>
        <w:tc>
          <w:tcPr>
            <w:tcW w:w="3721" w:type="pct"/>
          </w:tcPr>
          <w:p w14:paraId="105AD684">
            <w:pPr>
              <w:pStyle w:val="30"/>
            </w:pPr>
            <w:r>
              <w:t>海外品牌占比数值及变动、海外品牌占比企业分布数据</w:t>
            </w:r>
          </w:p>
        </w:tc>
      </w:tr>
      <w:tr w14:paraId="73AA9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tcPr>
          <w:p w14:paraId="5A117BE8">
            <w:pPr>
              <w:pStyle w:val="30"/>
            </w:pPr>
            <w:r>
              <w:t>正常流</w:t>
            </w:r>
          </w:p>
        </w:tc>
        <w:tc>
          <w:tcPr>
            <w:tcW w:w="3721" w:type="pct"/>
          </w:tcPr>
          <w:p w14:paraId="6BCB5C8E">
            <w:pPr>
              <w:pStyle w:val="30"/>
            </w:pPr>
            <w:r>
              <w:t>用户可查看业务指标数据详情</w:t>
            </w:r>
          </w:p>
        </w:tc>
      </w:tr>
      <w:tr w14:paraId="5E25E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tcPr>
          <w:p w14:paraId="722E32B0">
            <w:pPr>
              <w:pStyle w:val="30"/>
            </w:pPr>
            <w:r>
              <w:t>异常流</w:t>
            </w:r>
          </w:p>
        </w:tc>
        <w:tc>
          <w:tcPr>
            <w:tcW w:w="3721" w:type="pct"/>
          </w:tcPr>
          <w:p w14:paraId="715B7F0C">
            <w:pPr>
              <w:pStyle w:val="30"/>
            </w:pPr>
            <w:r>
              <w:t>页面跳转异常</w:t>
            </w:r>
          </w:p>
        </w:tc>
      </w:tr>
      <w:tr w14:paraId="53BAC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9" w:type="pct"/>
          </w:tcPr>
          <w:p w14:paraId="6FDA3F44">
            <w:pPr>
              <w:pStyle w:val="30"/>
            </w:pPr>
            <w:r>
              <w:t>特殊需求</w:t>
            </w:r>
          </w:p>
        </w:tc>
        <w:tc>
          <w:tcPr>
            <w:tcW w:w="3721" w:type="pct"/>
          </w:tcPr>
          <w:p w14:paraId="22B9FA0F">
            <w:pPr>
              <w:pStyle w:val="30"/>
            </w:pPr>
            <w:r>
              <w:t>无</w:t>
            </w:r>
          </w:p>
        </w:tc>
      </w:tr>
    </w:tbl>
    <w:p w14:paraId="3FD9817E">
      <w:pPr>
        <w:pStyle w:val="8"/>
        <w:numPr>
          <w:ilvl w:val="6"/>
          <w:numId w:val="0"/>
        </w:numPr>
      </w:pPr>
      <w:r>
        <w:rPr>
          <w:rFonts w:hint="eastAsia" w:cs="宋体"/>
        </w:rPr>
        <w:t xml:space="preserve">6.1.7.4.4.2.16  </w:t>
      </w:r>
      <w:r>
        <w:rPr>
          <w:rFonts w:hint="eastAsia"/>
        </w:rPr>
        <w:t>经营分析条形图统计H5</w:t>
      </w:r>
    </w:p>
    <w:p w14:paraId="16499CF6">
      <w:pPr>
        <w:ind w:firstLine="480"/>
      </w:pPr>
      <w:r>
        <w:rPr>
          <w:rFonts w:hint="eastAsia"/>
        </w:rPr>
        <w:t>对上汽集团销量、盈利进行分析，综合考量收入影响因素、利润影响因素，生成经营分析输出结果。该页面将根据规则自动生成整车销量同比变化值，并提示影响前3的品牌与车辆类型。</w:t>
      </w:r>
    </w:p>
    <w:p w14:paraId="21174935">
      <w:pPr>
        <w:ind w:firstLine="0" w:firstLineChars="0"/>
        <w:jc w:val="center"/>
      </w:pPr>
      <w:r>
        <w:rPr>
          <w:rFonts w:hint="eastAsia" w:ascii="宋体" w:hAnsi="宋体" w:cs="宋体"/>
        </w:rPr>
        <w:drawing>
          <wp:inline distT="0" distB="0" distL="0" distR="0">
            <wp:extent cx="2879725" cy="3253740"/>
            <wp:effectExtent l="0" t="0" r="6350" b="381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pic:cNvPicPr>
                  </pic:nvPicPr>
                  <pic:blipFill>
                    <a:blip r:embed="rId248"/>
                    <a:stretch>
                      <a:fillRect/>
                    </a:stretch>
                  </pic:blipFill>
                  <pic:spPr>
                    <a:xfrm>
                      <a:off x="0" y="0"/>
                      <a:ext cx="2880000" cy="3254139"/>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0961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9" w:type="pct"/>
          </w:tcPr>
          <w:p w14:paraId="156046CE">
            <w:pPr>
              <w:pStyle w:val="30"/>
            </w:pPr>
            <w:r>
              <w:t>编号</w:t>
            </w:r>
          </w:p>
        </w:tc>
        <w:tc>
          <w:tcPr>
            <w:tcW w:w="3721" w:type="pct"/>
          </w:tcPr>
          <w:p w14:paraId="29890A6E">
            <w:pPr>
              <w:pStyle w:val="30"/>
            </w:pPr>
            <w:r>
              <w:t>JJYX_4_2_16</w:t>
            </w:r>
          </w:p>
        </w:tc>
      </w:tr>
      <w:tr w14:paraId="591F5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0A72B2EE">
            <w:pPr>
              <w:pStyle w:val="30"/>
            </w:pPr>
            <w:r>
              <w:t>角色</w:t>
            </w:r>
          </w:p>
        </w:tc>
        <w:tc>
          <w:tcPr>
            <w:tcW w:w="3721" w:type="pct"/>
          </w:tcPr>
          <w:p w14:paraId="6D470889">
            <w:pPr>
              <w:pStyle w:val="30"/>
            </w:pPr>
            <w:r>
              <w:t>国资委用户，系统管理员</w:t>
            </w:r>
          </w:p>
        </w:tc>
      </w:tr>
      <w:tr w14:paraId="7316E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1B94797">
            <w:pPr>
              <w:pStyle w:val="30"/>
            </w:pPr>
            <w:r>
              <w:t>前置条件</w:t>
            </w:r>
          </w:p>
        </w:tc>
        <w:tc>
          <w:tcPr>
            <w:tcW w:w="3721" w:type="pct"/>
          </w:tcPr>
          <w:p w14:paraId="5BFC24A6">
            <w:pPr>
              <w:pStyle w:val="30"/>
            </w:pPr>
            <w:r>
              <w:t>无</w:t>
            </w:r>
          </w:p>
        </w:tc>
      </w:tr>
      <w:tr w14:paraId="0D80D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50DD45D9">
            <w:pPr>
              <w:pStyle w:val="30"/>
            </w:pPr>
            <w:r>
              <w:t>后置条件</w:t>
            </w:r>
          </w:p>
        </w:tc>
        <w:tc>
          <w:tcPr>
            <w:tcW w:w="3721" w:type="pct"/>
          </w:tcPr>
          <w:p w14:paraId="53CD7EA8">
            <w:pPr>
              <w:pStyle w:val="30"/>
            </w:pPr>
            <w:r>
              <w:t>无</w:t>
            </w:r>
          </w:p>
        </w:tc>
      </w:tr>
      <w:tr w14:paraId="4C22E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1E9F10E">
            <w:pPr>
              <w:pStyle w:val="30"/>
            </w:pPr>
            <w:r>
              <w:t>输入</w:t>
            </w:r>
          </w:p>
        </w:tc>
        <w:tc>
          <w:tcPr>
            <w:tcW w:w="3721" w:type="pct"/>
          </w:tcPr>
          <w:p w14:paraId="26D17284">
            <w:pPr>
              <w:pStyle w:val="30"/>
            </w:pPr>
            <w:r>
              <w:t>点击企业分析-上汽集团-经营分析</w:t>
            </w:r>
          </w:p>
        </w:tc>
      </w:tr>
      <w:tr w14:paraId="257F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735AEC86">
            <w:pPr>
              <w:pStyle w:val="30"/>
            </w:pPr>
            <w:r>
              <w:t>输出</w:t>
            </w:r>
          </w:p>
        </w:tc>
        <w:tc>
          <w:tcPr>
            <w:tcW w:w="3721" w:type="pct"/>
          </w:tcPr>
          <w:p w14:paraId="0230CEF0">
            <w:pPr>
              <w:pStyle w:val="30"/>
            </w:pPr>
            <w:r>
              <w:t>企业经营分析文字内容</w:t>
            </w:r>
          </w:p>
        </w:tc>
      </w:tr>
      <w:tr w14:paraId="25E2A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27D98709">
            <w:pPr>
              <w:pStyle w:val="30"/>
            </w:pPr>
            <w:r>
              <w:t>正常流</w:t>
            </w:r>
          </w:p>
        </w:tc>
        <w:tc>
          <w:tcPr>
            <w:tcW w:w="3721" w:type="pct"/>
          </w:tcPr>
          <w:p w14:paraId="5F1E3BA2">
            <w:pPr>
              <w:pStyle w:val="30"/>
            </w:pPr>
            <w:r>
              <w:t>用户可查看经营分析内容</w:t>
            </w:r>
          </w:p>
        </w:tc>
      </w:tr>
      <w:tr w14:paraId="09C6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043E5678">
            <w:pPr>
              <w:pStyle w:val="30"/>
            </w:pPr>
            <w:r>
              <w:t>异常流</w:t>
            </w:r>
          </w:p>
        </w:tc>
        <w:tc>
          <w:tcPr>
            <w:tcW w:w="3721" w:type="pct"/>
          </w:tcPr>
          <w:p w14:paraId="6687FB74">
            <w:pPr>
              <w:pStyle w:val="30"/>
            </w:pPr>
            <w:r>
              <w:t>页面跳转异常</w:t>
            </w:r>
          </w:p>
        </w:tc>
      </w:tr>
      <w:tr w14:paraId="59909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tcPr>
          <w:p w14:paraId="1FD16504">
            <w:pPr>
              <w:pStyle w:val="30"/>
            </w:pPr>
            <w:r>
              <w:t>特殊需求</w:t>
            </w:r>
          </w:p>
        </w:tc>
        <w:tc>
          <w:tcPr>
            <w:tcW w:w="3721" w:type="pct"/>
          </w:tcPr>
          <w:p w14:paraId="3F1D13E2">
            <w:pPr>
              <w:pStyle w:val="30"/>
            </w:pPr>
            <w:r>
              <w:t>无</w:t>
            </w:r>
          </w:p>
        </w:tc>
      </w:tr>
    </w:tbl>
    <w:p w14:paraId="1C39D4B5">
      <w:pPr>
        <w:pStyle w:val="8"/>
        <w:numPr>
          <w:ilvl w:val="6"/>
          <w:numId w:val="0"/>
        </w:numPr>
      </w:pPr>
      <w:r>
        <w:rPr>
          <w:rFonts w:hint="eastAsia" w:cs="宋体"/>
        </w:rPr>
        <w:t xml:space="preserve">6.1.7.4.4.2.17  </w:t>
      </w:r>
      <w:r>
        <w:rPr>
          <w:rFonts w:hint="eastAsia"/>
        </w:rPr>
        <w:t>经营分析表格详情H5</w:t>
      </w:r>
    </w:p>
    <w:p w14:paraId="71A1ECA8">
      <w:pPr>
        <w:ind w:firstLine="480"/>
      </w:pPr>
      <w:r>
        <w:rPr>
          <w:rFonts w:hint="eastAsia"/>
        </w:rPr>
        <w:t>对上汽集团销量、盈利进行分析，综合考量收入影响因素、利润影响因素，并在表格中展现经营分析数据详情。该页面可根据用户需求展现按车辆类型、按品牌类型等不同统计维度的销量变动情况。</w:t>
      </w:r>
    </w:p>
    <w:p w14:paraId="6C00DF1E">
      <w:pPr>
        <w:ind w:firstLine="0" w:firstLineChars="0"/>
        <w:jc w:val="center"/>
      </w:pPr>
      <w:r>
        <w:rPr>
          <w:rFonts w:hint="eastAsia" w:ascii="宋体" w:hAnsi="宋体" w:cs="宋体"/>
        </w:rPr>
        <w:drawing>
          <wp:inline distT="0" distB="0" distL="0" distR="0">
            <wp:extent cx="2879725" cy="3754755"/>
            <wp:effectExtent l="0" t="0" r="6350" b="762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249"/>
                    <a:stretch>
                      <a:fillRect/>
                    </a:stretch>
                  </pic:blipFill>
                  <pic:spPr>
                    <a:xfrm>
                      <a:off x="0" y="0"/>
                      <a:ext cx="2880000" cy="3755380"/>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77A13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36" w:hRule="atLeast"/>
          <w:tblHeader/>
          <w:jc w:val="center"/>
        </w:trPr>
        <w:tc>
          <w:tcPr>
            <w:tcW w:w="1279" w:type="pct"/>
            <w:vAlign w:val="center"/>
          </w:tcPr>
          <w:p w14:paraId="787C65ED">
            <w:pPr>
              <w:pStyle w:val="30"/>
            </w:pPr>
            <w:r>
              <w:t>编号</w:t>
            </w:r>
          </w:p>
        </w:tc>
        <w:tc>
          <w:tcPr>
            <w:tcW w:w="3721" w:type="pct"/>
            <w:vAlign w:val="center"/>
          </w:tcPr>
          <w:p w14:paraId="575F21D1">
            <w:pPr>
              <w:pStyle w:val="30"/>
            </w:pPr>
            <w:r>
              <w:t>JJYX_4_2_17</w:t>
            </w:r>
          </w:p>
        </w:tc>
      </w:tr>
      <w:tr w14:paraId="13982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7FE193A0">
            <w:pPr>
              <w:pStyle w:val="30"/>
            </w:pPr>
            <w:r>
              <w:t>角色</w:t>
            </w:r>
          </w:p>
        </w:tc>
        <w:tc>
          <w:tcPr>
            <w:tcW w:w="3721" w:type="pct"/>
            <w:vAlign w:val="center"/>
          </w:tcPr>
          <w:p w14:paraId="0BE9636E">
            <w:pPr>
              <w:pStyle w:val="30"/>
            </w:pPr>
            <w:r>
              <w:t>国资委用户，系统管理员</w:t>
            </w:r>
          </w:p>
        </w:tc>
      </w:tr>
      <w:tr w14:paraId="31696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E4F70A3">
            <w:pPr>
              <w:pStyle w:val="30"/>
            </w:pPr>
            <w:r>
              <w:t>前置条件</w:t>
            </w:r>
          </w:p>
        </w:tc>
        <w:tc>
          <w:tcPr>
            <w:tcW w:w="3721" w:type="pct"/>
            <w:vAlign w:val="center"/>
          </w:tcPr>
          <w:p w14:paraId="58A0F1CF">
            <w:pPr>
              <w:pStyle w:val="30"/>
            </w:pPr>
            <w:r>
              <w:t>无</w:t>
            </w:r>
          </w:p>
        </w:tc>
      </w:tr>
      <w:tr w14:paraId="27E9B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4CCE885">
            <w:pPr>
              <w:pStyle w:val="30"/>
            </w:pPr>
            <w:r>
              <w:t>后置条件</w:t>
            </w:r>
          </w:p>
        </w:tc>
        <w:tc>
          <w:tcPr>
            <w:tcW w:w="3721" w:type="pct"/>
            <w:vAlign w:val="center"/>
          </w:tcPr>
          <w:p w14:paraId="340110AE">
            <w:pPr>
              <w:pStyle w:val="30"/>
            </w:pPr>
            <w:r>
              <w:t>无</w:t>
            </w:r>
          </w:p>
        </w:tc>
      </w:tr>
      <w:tr w14:paraId="0A18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4D5CA984">
            <w:pPr>
              <w:pStyle w:val="30"/>
            </w:pPr>
            <w:r>
              <w:t>输入</w:t>
            </w:r>
          </w:p>
        </w:tc>
        <w:tc>
          <w:tcPr>
            <w:tcW w:w="3721" w:type="pct"/>
            <w:vAlign w:val="center"/>
          </w:tcPr>
          <w:p w14:paraId="76DFFDCC">
            <w:pPr>
              <w:pStyle w:val="30"/>
            </w:pPr>
            <w:r>
              <w:t>点击企业分析-上汽集团-经营分析表格详情</w:t>
            </w:r>
          </w:p>
        </w:tc>
      </w:tr>
      <w:tr w14:paraId="57FD6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68311E87">
            <w:pPr>
              <w:pStyle w:val="30"/>
            </w:pPr>
            <w:r>
              <w:t>输出</w:t>
            </w:r>
          </w:p>
        </w:tc>
        <w:tc>
          <w:tcPr>
            <w:tcW w:w="3721" w:type="pct"/>
            <w:vAlign w:val="center"/>
          </w:tcPr>
          <w:p w14:paraId="3F6D1CFA">
            <w:pPr>
              <w:pStyle w:val="30"/>
            </w:pPr>
            <w:r>
              <w:t>企业经营分析表格及瀑布图</w:t>
            </w:r>
          </w:p>
        </w:tc>
      </w:tr>
      <w:tr w14:paraId="065C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F629692">
            <w:pPr>
              <w:pStyle w:val="30"/>
            </w:pPr>
            <w:r>
              <w:t>正常流</w:t>
            </w:r>
          </w:p>
        </w:tc>
        <w:tc>
          <w:tcPr>
            <w:tcW w:w="3721" w:type="pct"/>
            <w:vAlign w:val="center"/>
          </w:tcPr>
          <w:p w14:paraId="74373E45">
            <w:pPr>
              <w:pStyle w:val="30"/>
            </w:pPr>
            <w:r>
              <w:t>用户可查看经营分析内容</w:t>
            </w:r>
          </w:p>
        </w:tc>
      </w:tr>
      <w:tr w14:paraId="17B5A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32DB1AD0">
            <w:pPr>
              <w:pStyle w:val="30"/>
            </w:pPr>
            <w:r>
              <w:t>异常流</w:t>
            </w:r>
          </w:p>
        </w:tc>
        <w:tc>
          <w:tcPr>
            <w:tcW w:w="3721" w:type="pct"/>
            <w:vAlign w:val="center"/>
          </w:tcPr>
          <w:p w14:paraId="1AA06E56">
            <w:pPr>
              <w:pStyle w:val="30"/>
            </w:pPr>
            <w:r>
              <w:t>页面跳转异常</w:t>
            </w:r>
          </w:p>
        </w:tc>
      </w:tr>
      <w:tr w14:paraId="13BA6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9" w:type="pct"/>
            <w:vAlign w:val="center"/>
          </w:tcPr>
          <w:p w14:paraId="2F8A4AFA">
            <w:pPr>
              <w:pStyle w:val="30"/>
            </w:pPr>
            <w:r>
              <w:t>特殊需求</w:t>
            </w:r>
          </w:p>
        </w:tc>
        <w:tc>
          <w:tcPr>
            <w:tcW w:w="3721" w:type="pct"/>
            <w:vAlign w:val="center"/>
          </w:tcPr>
          <w:p w14:paraId="676B2013">
            <w:pPr>
              <w:pStyle w:val="30"/>
            </w:pPr>
            <w:r>
              <w:t>无</w:t>
            </w:r>
          </w:p>
        </w:tc>
      </w:tr>
    </w:tbl>
    <w:p w14:paraId="724683AE">
      <w:pPr>
        <w:pStyle w:val="7"/>
        <w:numPr>
          <w:ilvl w:val="5"/>
          <w:numId w:val="0"/>
        </w:numPr>
      </w:pPr>
      <w:r>
        <w:rPr>
          <w:rFonts w:hint="eastAsia" w:ascii="Times New Roman" w:hAnsi="Times New Roman" w:cs="宋体"/>
        </w:rPr>
        <w:t xml:space="preserve">6.1.7.4.4.3  </w:t>
      </w:r>
      <w:r>
        <w:rPr>
          <w:rFonts w:hint="eastAsia"/>
        </w:rPr>
        <w:t>电气集团H5</w:t>
      </w:r>
    </w:p>
    <w:p w14:paraId="16368E9E">
      <w:pPr>
        <w:pStyle w:val="8"/>
        <w:numPr>
          <w:ilvl w:val="6"/>
          <w:numId w:val="0"/>
        </w:numPr>
      </w:pPr>
      <w:r>
        <w:rPr>
          <w:rFonts w:hint="eastAsia" w:cs="宋体"/>
        </w:rPr>
        <w:t xml:space="preserve">6.1.7.4.4.3.1  </w:t>
      </w:r>
      <w:r>
        <w:rPr>
          <w:rFonts w:hint="eastAsia"/>
        </w:rPr>
        <w:t>经济指标汇总H5</w:t>
      </w:r>
    </w:p>
    <w:p w14:paraId="460A0629">
      <w:pPr>
        <w:ind w:firstLine="480"/>
      </w:pPr>
      <w:r>
        <w:rPr>
          <w:rFonts w:hint="eastAsia"/>
        </w:rPr>
        <w:t>对电气集团各项主要经济指标进行梳理、统计，展现营业收入等4个经济指标的指标名称、指标值、同比、预算完成率等内容。该页面展现内容包括营业收入、利润总额、归母净利润、主业利润，统计维度包括上海电气集团合计、电气控股本部、电气股份合并、电气股份合并（扣非）、股份下属板块（电站（扣非）、风电、核电、输配电（扣非）、三菱、环保（扣非）、自动化（扣非）、基础件）、非股份下属板块（海立、自仪、康达、天沃）。</w:t>
      </w:r>
    </w:p>
    <w:p w14:paraId="099B26AB">
      <w:pPr>
        <w:ind w:firstLine="0" w:firstLineChars="0"/>
        <w:jc w:val="center"/>
      </w:pPr>
      <w:r>
        <w:rPr>
          <w:rFonts w:hint="eastAsia" w:ascii="宋体" w:hAnsi="宋体" w:cs="宋体"/>
        </w:rPr>
        <w:drawing>
          <wp:inline distT="0" distB="0" distL="0" distR="0">
            <wp:extent cx="2879725" cy="6363970"/>
            <wp:effectExtent l="0" t="0" r="6350" b="8255"/>
            <wp:docPr id="82356712" name="图片 8235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6712" name="图片 82356712"/>
                    <pic:cNvPicPr>
                      <a:picLocks noChangeAspect="1"/>
                    </pic:cNvPicPr>
                  </pic:nvPicPr>
                  <pic:blipFill>
                    <a:blip r:embed="rId250"/>
                    <a:stretch>
                      <a:fillRect/>
                    </a:stretch>
                  </pic:blipFill>
                  <pic:spPr>
                    <a:xfrm>
                      <a:off x="0" y="0"/>
                      <a:ext cx="2880000" cy="6364444"/>
                    </a:xfrm>
                    <a:prstGeom prst="rect">
                      <a:avLst/>
                    </a:prstGeom>
                  </pic:spPr>
                </pic:pic>
              </a:graphicData>
            </a:graphic>
          </wp:inline>
        </w:drawing>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8"/>
        <w:gridCol w:w="6342"/>
      </w:tblGrid>
      <w:tr w14:paraId="64F69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blHeader/>
          <w:jc w:val="center"/>
        </w:trPr>
        <w:tc>
          <w:tcPr>
            <w:tcW w:w="1278" w:type="pct"/>
            <w:vAlign w:val="center"/>
          </w:tcPr>
          <w:p w14:paraId="20272472">
            <w:pPr>
              <w:pStyle w:val="30"/>
            </w:pPr>
            <w:r>
              <w:t>编号</w:t>
            </w:r>
          </w:p>
        </w:tc>
        <w:tc>
          <w:tcPr>
            <w:tcW w:w="3721" w:type="pct"/>
            <w:vAlign w:val="center"/>
          </w:tcPr>
          <w:p w14:paraId="18ADF758">
            <w:pPr>
              <w:pStyle w:val="30"/>
            </w:pPr>
            <w:r>
              <w:t>JJYX_4_3_1</w:t>
            </w:r>
          </w:p>
        </w:tc>
      </w:tr>
      <w:tr w14:paraId="4C6E5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639F534B">
            <w:pPr>
              <w:pStyle w:val="30"/>
            </w:pPr>
            <w:r>
              <w:t>角色</w:t>
            </w:r>
          </w:p>
        </w:tc>
        <w:tc>
          <w:tcPr>
            <w:tcW w:w="3721" w:type="pct"/>
            <w:vAlign w:val="center"/>
          </w:tcPr>
          <w:p w14:paraId="724B43A1">
            <w:pPr>
              <w:pStyle w:val="30"/>
            </w:pPr>
            <w:r>
              <w:t>国资委用户，系统管理员</w:t>
            </w:r>
          </w:p>
        </w:tc>
      </w:tr>
      <w:tr w14:paraId="7DFB1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083260E">
            <w:pPr>
              <w:pStyle w:val="30"/>
            </w:pPr>
            <w:r>
              <w:t>前置条件</w:t>
            </w:r>
          </w:p>
        </w:tc>
        <w:tc>
          <w:tcPr>
            <w:tcW w:w="3721" w:type="pct"/>
            <w:vAlign w:val="center"/>
          </w:tcPr>
          <w:p w14:paraId="0257D10A">
            <w:pPr>
              <w:pStyle w:val="30"/>
            </w:pPr>
            <w:r>
              <w:t>无</w:t>
            </w:r>
          </w:p>
        </w:tc>
      </w:tr>
      <w:tr w14:paraId="3942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251FEE74">
            <w:pPr>
              <w:pStyle w:val="30"/>
            </w:pPr>
            <w:r>
              <w:t>后置条件</w:t>
            </w:r>
          </w:p>
        </w:tc>
        <w:tc>
          <w:tcPr>
            <w:tcW w:w="3721" w:type="pct"/>
            <w:vAlign w:val="center"/>
          </w:tcPr>
          <w:p w14:paraId="550B9AE7">
            <w:pPr>
              <w:pStyle w:val="30"/>
            </w:pPr>
            <w:r>
              <w:t>无</w:t>
            </w:r>
          </w:p>
        </w:tc>
      </w:tr>
      <w:tr w14:paraId="0ED9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2F733A0">
            <w:pPr>
              <w:pStyle w:val="30"/>
            </w:pPr>
            <w:r>
              <w:t>输入</w:t>
            </w:r>
          </w:p>
        </w:tc>
        <w:tc>
          <w:tcPr>
            <w:tcW w:w="3721" w:type="pct"/>
            <w:vAlign w:val="center"/>
          </w:tcPr>
          <w:p w14:paraId="20844F0D">
            <w:pPr>
              <w:pStyle w:val="30"/>
            </w:pPr>
            <w:r>
              <w:t>点击企业分析-电气集团-经济指标</w:t>
            </w:r>
          </w:p>
        </w:tc>
      </w:tr>
      <w:tr w14:paraId="5176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48758F31">
            <w:pPr>
              <w:pStyle w:val="30"/>
            </w:pPr>
            <w:r>
              <w:t>输出</w:t>
            </w:r>
          </w:p>
        </w:tc>
        <w:tc>
          <w:tcPr>
            <w:tcW w:w="3721" w:type="pct"/>
            <w:vAlign w:val="center"/>
          </w:tcPr>
          <w:p w14:paraId="61032A2F">
            <w:pPr>
              <w:pStyle w:val="30"/>
            </w:pPr>
            <w:r>
              <w:t>4个主要经济指标数值及变动</w:t>
            </w:r>
          </w:p>
        </w:tc>
      </w:tr>
      <w:tr w14:paraId="48A17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E10018D">
            <w:pPr>
              <w:pStyle w:val="30"/>
            </w:pPr>
            <w:r>
              <w:t>正常流</w:t>
            </w:r>
          </w:p>
        </w:tc>
        <w:tc>
          <w:tcPr>
            <w:tcW w:w="3721" w:type="pct"/>
            <w:vAlign w:val="center"/>
          </w:tcPr>
          <w:p w14:paraId="071841D0">
            <w:pPr>
              <w:pStyle w:val="30"/>
            </w:pPr>
            <w:r>
              <w:t>用户可查看经济指标数据详情</w:t>
            </w:r>
          </w:p>
        </w:tc>
      </w:tr>
      <w:tr w14:paraId="1008C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7534A7E8">
            <w:pPr>
              <w:pStyle w:val="30"/>
            </w:pPr>
            <w:r>
              <w:t>异常流</w:t>
            </w:r>
          </w:p>
        </w:tc>
        <w:tc>
          <w:tcPr>
            <w:tcW w:w="3721" w:type="pct"/>
            <w:vAlign w:val="center"/>
          </w:tcPr>
          <w:p w14:paraId="001A67B2">
            <w:pPr>
              <w:pStyle w:val="30"/>
            </w:pPr>
            <w:r>
              <w:t>页面跳转异常</w:t>
            </w:r>
          </w:p>
        </w:tc>
      </w:tr>
      <w:tr w14:paraId="7A603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278" w:type="pct"/>
            <w:vAlign w:val="center"/>
          </w:tcPr>
          <w:p w14:paraId="3BD07C7A">
            <w:pPr>
              <w:pStyle w:val="30"/>
            </w:pPr>
            <w:r>
              <w:t>特殊需求</w:t>
            </w:r>
          </w:p>
        </w:tc>
        <w:tc>
          <w:tcPr>
            <w:tcW w:w="3721" w:type="pct"/>
            <w:vAlign w:val="center"/>
          </w:tcPr>
          <w:p w14:paraId="48442C31">
            <w:pPr>
              <w:pStyle w:val="30"/>
            </w:pPr>
            <w:r>
              <w:t>无</w:t>
            </w:r>
          </w:p>
        </w:tc>
      </w:tr>
    </w:tbl>
    <w:p w14:paraId="58506C67">
      <w:pPr>
        <w:pStyle w:val="8"/>
        <w:numPr>
          <w:ilvl w:val="6"/>
          <w:numId w:val="0"/>
        </w:numPr>
      </w:pPr>
      <w:r>
        <w:rPr>
          <w:rFonts w:hint="eastAsia" w:cs="宋体"/>
        </w:rPr>
        <w:t xml:space="preserve">6.1.7.4.4.3.2  </w:t>
      </w:r>
      <w:r>
        <w:rPr>
          <w:rFonts w:hint="eastAsia"/>
        </w:rPr>
        <w:t>经济指标详情H5</w:t>
      </w:r>
    </w:p>
    <w:p w14:paraId="205B8B8E">
      <w:pPr>
        <w:ind w:firstLine="480"/>
      </w:pPr>
      <w:r>
        <w:rPr>
          <w:rFonts w:hint="eastAsia"/>
        </w:rPr>
        <w:t>对电气集团各项主要经济指标进行梳理、统计，并展现营业收入等4个指标的变动趋势与板块详情。该页面中，用户可在营业收入、利润总额、归母净利润、主业利润等4个指标中进行选择，页面将对所选经济指标进行变动趋势与板块分布的详细展示。</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7A82B6FE">
        <w:tblPrEx>
          <w:tblCellMar>
            <w:top w:w="0" w:type="dxa"/>
            <w:left w:w="108" w:type="dxa"/>
            <w:bottom w:w="0" w:type="dxa"/>
            <w:right w:w="108" w:type="dxa"/>
          </w:tblCellMar>
        </w:tblPrEx>
        <w:trPr>
          <w:trHeight w:val="436" w:hRule="atLeast"/>
          <w:tblHeader/>
        </w:trPr>
        <w:tc>
          <w:tcPr>
            <w:tcW w:w="1279" w:type="pct"/>
            <w:tcBorders>
              <w:top w:val="single" w:color="auto" w:sz="4" w:space="0"/>
              <w:left w:val="single" w:color="auto" w:sz="4" w:space="0"/>
              <w:bottom w:val="single" w:color="auto" w:sz="4" w:space="0"/>
              <w:right w:val="single" w:color="auto" w:sz="4" w:space="0"/>
            </w:tcBorders>
          </w:tcPr>
          <w:p w14:paraId="73057BC8">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346AA683">
            <w:pPr>
              <w:pStyle w:val="30"/>
            </w:pPr>
            <w:r>
              <w:rPr>
                <w:rFonts w:hint="eastAsia"/>
              </w:rPr>
              <w:t>JJYX_4_3_2</w:t>
            </w:r>
          </w:p>
        </w:tc>
      </w:tr>
      <w:tr w14:paraId="6A6E08D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03B33273">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0CA32924">
            <w:pPr>
              <w:pStyle w:val="30"/>
            </w:pPr>
            <w:r>
              <w:rPr>
                <w:rFonts w:hint="eastAsia"/>
              </w:rPr>
              <w:t>国资委用户，系统管理员</w:t>
            </w:r>
          </w:p>
        </w:tc>
      </w:tr>
      <w:tr w14:paraId="6E776DF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A570EBB">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18DCECDC">
            <w:pPr>
              <w:pStyle w:val="30"/>
            </w:pPr>
            <w:r>
              <w:rPr>
                <w:rFonts w:hint="eastAsia"/>
              </w:rPr>
              <w:t>无</w:t>
            </w:r>
          </w:p>
        </w:tc>
      </w:tr>
      <w:tr w14:paraId="6A9D424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76C37A58">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4439707D">
            <w:pPr>
              <w:pStyle w:val="30"/>
            </w:pPr>
            <w:r>
              <w:rPr>
                <w:rFonts w:hint="eastAsia"/>
              </w:rPr>
              <w:t>无</w:t>
            </w:r>
          </w:p>
        </w:tc>
      </w:tr>
      <w:tr w14:paraId="592D0DB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2E037F19">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572FA07F">
            <w:pPr>
              <w:pStyle w:val="30"/>
            </w:pPr>
            <w:r>
              <w:rPr>
                <w:rFonts w:hint="eastAsia"/>
              </w:rPr>
              <w:t>点击企业分析-电气集团-经济指标-选择指标</w:t>
            </w:r>
          </w:p>
        </w:tc>
      </w:tr>
      <w:tr w14:paraId="1C74C55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074F130">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11559D00">
            <w:pPr>
              <w:pStyle w:val="30"/>
            </w:pPr>
            <w:r>
              <w:rPr>
                <w:rFonts w:hint="eastAsia"/>
              </w:rPr>
              <w:t>所选指标的变动趋势与板块详情</w:t>
            </w:r>
          </w:p>
        </w:tc>
      </w:tr>
      <w:tr w14:paraId="2D6F31E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46C296BB">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321D69C3">
            <w:pPr>
              <w:pStyle w:val="30"/>
            </w:pPr>
            <w:r>
              <w:rPr>
                <w:rFonts w:hint="eastAsia"/>
              </w:rPr>
              <w:t>用户可查看指标数据详情</w:t>
            </w:r>
          </w:p>
        </w:tc>
      </w:tr>
      <w:tr w14:paraId="2B4F226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DDA89D8">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63E6E0E8">
            <w:pPr>
              <w:pStyle w:val="30"/>
            </w:pPr>
            <w:r>
              <w:rPr>
                <w:rFonts w:hint="eastAsia"/>
              </w:rPr>
              <w:t>页面跳转异常</w:t>
            </w:r>
          </w:p>
        </w:tc>
      </w:tr>
      <w:tr w14:paraId="09150C5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5E6FE58">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59B8294B">
            <w:pPr>
              <w:pStyle w:val="30"/>
            </w:pPr>
            <w:r>
              <w:rPr>
                <w:rFonts w:hint="eastAsia"/>
              </w:rPr>
              <w:t>无</w:t>
            </w:r>
          </w:p>
        </w:tc>
      </w:tr>
    </w:tbl>
    <w:p w14:paraId="07876D9B">
      <w:pPr>
        <w:pStyle w:val="8"/>
        <w:numPr>
          <w:ilvl w:val="6"/>
          <w:numId w:val="0"/>
        </w:numPr>
      </w:pPr>
      <w:r>
        <w:rPr>
          <w:rFonts w:hint="eastAsia" w:cs="宋体"/>
        </w:rPr>
        <w:t xml:space="preserve">6.1.7.4.4.3.3  </w:t>
      </w:r>
      <w:r>
        <w:rPr>
          <w:rFonts w:hint="eastAsia"/>
        </w:rPr>
        <w:t>业务板块详情H5</w:t>
      </w:r>
    </w:p>
    <w:p w14:paraId="71847A6B">
      <w:pPr>
        <w:ind w:firstLine="480"/>
      </w:pPr>
      <w:r>
        <w:rPr>
          <w:rFonts w:hint="eastAsia"/>
        </w:rPr>
        <w:t>对电气集团各项主要经济指标进行梳理、统计，展现营业收入等4个指标的变动趋势与板块详情，并对所选中的业务板块进行二次展开分析，展现归属于各版块的子企业经济指标数据详情。该页面中，用户可在电站、风电、核电、输配电、三菱、环保、自动化、基础件、非股份下属板块等业务板块中进行选择，页面将对所板块的企业数据进行详细展示。</w:t>
      </w:r>
    </w:p>
    <w:p w14:paraId="02595409">
      <w:pPr>
        <w:ind w:firstLine="0" w:firstLineChars="0"/>
        <w:jc w:val="center"/>
      </w:pPr>
      <w:r>
        <w:rPr>
          <w:rFonts w:hint="eastAsia" w:ascii="宋体" w:hAnsi="宋体" w:cs="宋体"/>
        </w:rPr>
        <w:drawing>
          <wp:inline distT="0" distB="0" distL="0" distR="0">
            <wp:extent cx="2879725" cy="8604250"/>
            <wp:effectExtent l="0" t="0" r="6350" b="6350"/>
            <wp:docPr id="82356714" name="图片 82356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6714" name="图片 82356714"/>
                    <pic:cNvPicPr>
                      <a:picLocks noChangeAspect="1"/>
                    </pic:cNvPicPr>
                  </pic:nvPicPr>
                  <pic:blipFill>
                    <a:blip r:embed="rId251"/>
                    <a:stretch>
                      <a:fillRect/>
                    </a:stretch>
                  </pic:blipFill>
                  <pic:spPr>
                    <a:xfrm>
                      <a:off x="0" y="0"/>
                      <a:ext cx="2880000" cy="8604878"/>
                    </a:xfrm>
                    <a:prstGeom prst="rect">
                      <a:avLst/>
                    </a:prstGeom>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5DFCE8CE">
        <w:tblPrEx>
          <w:tblCellMar>
            <w:top w:w="0" w:type="dxa"/>
            <w:left w:w="108" w:type="dxa"/>
            <w:bottom w:w="0" w:type="dxa"/>
            <w:right w:w="108" w:type="dxa"/>
          </w:tblCellMar>
        </w:tblPrEx>
        <w:trPr>
          <w:trHeight w:val="436" w:hRule="atLeast"/>
          <w:tblHeader/>
        </w:trPr>
        <w:tc>
          <w:tcPr>
            <w:tcW w:w="1279" w:type="pct"/>
            <w:tcBorders>
              <w:top w:val="single" w:color="auto" w:sz="4" w:space="0"/>
              <w:left w:val="single" w:color="auto" w:sz="4" w:space="0"/>
              <w:bottom w:val="single" w:color="auto" w:sz="4" w:space="0"/>
              <w:right w:val="single" w:color="auto" w:sz="4" w:space="0"/>
            </w:tcBorders>
            <w:vAlign w:val="center"/>
          </w:tcPr>
          <w:p w14:paraId="37F985CE">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vAlign w:val="center"/>
          </w:tcPr>
          <w:p w14:paraId="7A8F13F0">
            <w:pPr>
              <w:pStyle w:val="30"/>
            </w:pPr>
            <w:r>
              <w:rPr>
                <w:rFonts w:hint="eastAsia"/>
              </w:rPr>
              <w:t>JJYX_4_3_3</w:t>
            </w:r>
          </w:p>
        </w:tc>
      </w:tr>
      <w:tr w14:paraId="5D44138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A7C022C">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vAlign w:val="center"/>
          </w:tcPr>
          <w:p w14:paraId="126C3BF0">
            <w:pPr>
              <w:pStyle w:val="30"/>
            </w:pPr>
            <w:r>
              <w:rPr>
                <w:rFonts w:hint="eastAsia"/>
              </w:rPr>
              <w:t>国资委用户，系统管理员</w:t>
            </w:r>
          </w:p>
        </w:tc>
      </w:tr>
      <w:tr w14:paraId="6D3ADB4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7ADAB0A">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vAlign w:val="center"/>
          </w:tcPr>
          <w:p w14:paraId="7C874A50">
            <w:pPr>
              <w:pStyle w:val="30"/>
            </w:pPr>
            <w:r>
              <w:rPr>
                <w:rFonts w:hint="eastAsia"/>
              </w:rPr>
              <w:t>无</w:t>
            </w:r>
          </w:p>
        </w:tc>
      </w:tr>
      <w:tr w14:paraId="598FD0D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5FBAC62">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vAlign w:val="center"/>
          </w:tcPr>
          <w:p w14:paraId="2310E0E1">
            <w:pPr>
              <w:pStyle w:val="30"/>
            </w:pPr>
            <w:r>
              <w:rPr>
                <w:rFonts w:hint="eastAsia"/>
              </w:rPr>
              <w:t>无</w:t>
            </w:r>
          </w:p>
        </w:tc>
      </w:tr>
      <w:tr w14:paraId="766FAAE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D4B64F3">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vAlign w:val="center"/>
          </w:tcPr>
          <w:p w14:paraId="506CBBDB">
            <w:pPr>
              <w:pStyle w:val="30"/>
            </w:pPr>
            <w:r>
              <w:rPr>
                <w:rFonts w:hint="eastAsia"/>
              </w:rPr>
              <w:t>点击企业分析-电气集团-经济指标-选择指标-选择板块</w:t>
            </w:r>
          </w:p>
        </w:tc>
      </w:tr>
      <w:tr w14:paraId="36A79BF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4FB7047">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vAlign w:val="center"/>
          </w:tcPr>
          <w:p w14:paraId="2D0F150F">
            <w:pPr>
              <w:pStyle w:val="30"/>
            </w:pPr>
            <w:r>
              <w:rPr>
                <w:rFonts w:hint="eastAsia"/>
              </w:rPr>
              <w:t>归属于各版块的子企业经济指标数据详情</w:t>
            </w:r>
          </w:p>
        </w:tc>
      </w:tr>
      <w:tr w14:paraId="3C40CCE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7164EEE">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vAlign w:val="center"/>
          </w:tcPr>
          <w:p w14:paraId="0DDEED43">
            <w:pPr>
              <w:pStyle w:val="30"/>
            </w:pPr>
            <w:r>
              <w:rPr>
                <w:rFonts w:hint="eastAsia"/>
              </w:rPr>
              <w:t>用户可查看指标数据详情</w:t>
            </w:r>
          </w:p>
        </w:tc>
      </w:tr>
      <w:tr w14:paraId="522E5AE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D0272AC">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vAlign w:val="center"/>
          </w:tcPr>
          <w:p w14:paraId="01F5EA68">
            <w:pPr>
              <w:pStyle w:val="30"/>
            </w:pPr>
            <w:r>
              <w:rPr>
                <w:rFonts w:hint="eastAsia"/>
              </w:rPr>
              <w:t>页面跳转异常</w:t>
            </w:r>
          </w:p>
        </w:tc>
      </w:tr>
      <w:tr w14:paraId="7006369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762B99F">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vAlign w:val="center"/>
          </w:tcPr>
          <w:p w14:paraId="0177E7DA">
            <w:pPr>
              <w:pStyle w:val="30"/>
            </w:pPr>
            <w:r>
              <w:rPr>
                <w:rFonts w:hint="eastAsia"/>
              </w:rPr>
              <w:t>无</w:t>
            </w:r>
          </w:p>
        </w:tc>
      </w:tr>
    </w:tbl>
    <w:p w14:paraId="39681E23">
      <w:pPr>
        <w:pStyle w:val="8"/>
        <w:numPr>
          <w:ilvl w:val="6"/>
          <w:numId w:val="0"/>
        </w:numPr>
      </w:pPr>
      <w:r>
        <w:rPr>
          <w:rFonts w:hint="eastAsia" w:cs="宋体"/>
        </w:rPr>
        <w:t xml:space="preserve">6.1.7.4.4.3.4  </w:t>
      </w:r>
      <w:r>
        <w:rPr>
          <w:rFonts w:hint="eastAsia"/>
        </w:rPr>
        <w:t>财务指标全览H5</w:t>
      </w:r>
    </w:p>
    <w:p w14:paraId="6A58F26A">
      <w:pPr>
        <w:ind w:firstLine="480"/>
      </w:pPr>
      <w:r>
        <w:rPr>
          <w:rFonts w:hint="eastAsia"/>
        </w:rPr>
        <w:t>对电气集团各项财务指标进行梳理、统计，展现资产负债率等全部财务指标的期末数值与上年同期数值。页面展现内容包括资产负债率、净资产收益率、研发经费投入强度、营业收现率、人均利润(万/人)、有息负债率、利息保障倍数、毛利率、营业利润率、总资产报酬率、应收账款周转率、存货周转率、固定资产周转率、营业收入三年增长率、投资规模三年增长率等内容。</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51886399">
        <w:tblPrEx>
          <w:tblCellMar>
            <w:top w:w="0" w:type="dxa"/>
            <w:left w:w="108" w:type="dxa"/>
            <w:bottom w:w="0" w:type="dxa"/>
            <w:right w:w="108" w:type="dxa"/>
          </w:tblCellMar>
        </w:tblPrEx>
        <w:trPr>
          <w:trHeight w:val="436" w:hRule="atLeast"/>
          <w:tblHeader/>
        </w:trPr>
        <w:tc>
          <w:tcPr>
            <w:tcW w:w="1279" w:type="pct"/>
            <w:tcBorders>
              <w:top w:val="single" w:color="auto" w:sz="4" w:space="0"/>
              <w:left w:val="single" w:color="auto" w:sz="4" w:space="0"/>
              <w:bottom w:val="single" w:color="auto" w:sz="4" w:space="0"/>
              <w:right w:val="single" w:color="auto" w:sz="4" w:space="0"/>
            </w:tcBorders>
          </w:tcPr>
          <w:p w14:paraId="7158B435">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73063E13">
            <w:pPr>
              <w:pStyle w:val="30"/>
            </w:pPr>
            <w:r>
              <w:rPr>
                <w:rFonts w:hint="eastAsia"/>
              </w:rPr>
              <w:t>JJYX_4_3_4</w:t>
            </w:r>
          </w:p>
        </w:tc>
      </w:tr>
      <w:tr w14:paraId="538E655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7861D8CB">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5CC6D962">
            <w:pPr>
              <w:pStyle w:val="30"/>
            </w:pPr>
            <w:r>
              <w:rPr>
                <w:rFonts w:hint="eastAsia"/>
              </w:rPr>
              <w:t>国资委用户，系统管理员</w:t>
            </w:r>
          </w:p>
        </w:tc>
      </w:tr>
      <w:tr w14:paraId="044D2E7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8D25AD4">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58F32E89">
            <w:pPr>
              <w:pStyle w:val="30"/>
            </w:pPr>
            <w:r>
              <w:rPr>
                <w:rFonts w:hint="eastAsia"/>
              </w:rPr>
              <w:t>无</w:t>
            </w:r>
          </w:p>
        </w:tc>
      </w:tr>
      <w:tr w14:paraId="59A01F7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FFC45E7">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2C126B03">
            <w:pPr>
              <w:pStyle w:val="30"/>
            </w:pPr>
            <w:r>
              <w:rPr>
                <w:rFonts w:hint="eastAsia"/>
              </w:rPr>
              <w:t>无</w:t>
            </w:r>
          </w:p>
        </w:tc>
      </w:tr>
      <w:tr w14:paraId="724E05A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EE4F099">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5FEF16E4">
            <w:pPr>
              <w:pStyle w:val="30"/>
            </w:pPr>
            <w:r>
              <w:rPr>
                <w:rFonts w:hint="eastAsia"/>
              </w:rPr>
              <w:t>点击企业分析-电气集团-经济指标-更多财务指标</w:t>
            </w:r>
          </w:p>
        </w:tc>
      </w:tr>
      <w:tr w14:paraId="3EAC28C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63C269F">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3CA26FEA">
            <w:pPr>
              <w:pStyle w:val="30"/>
            </w:pPr>
            <w:r>
              <w:rPr>
                <w:rFonts w:hint="eastAsia"/>
              </w:rPr>
              <w:t>全部财务指标数值及变动</w:t>
            </w:r>
          </w:p>
        </w:tc>
      </w:tr>
      <w:tr w14:paraId="26F2EFD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DA5C3D8">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0B5715FB">
            <w:pPr>
              <w:pStyle w:val="30"/>
            </w:pPr>
            <w:r>
              <w:rPr>
                <w:rFonts w:hint="eastAsia"/>
              </w:rPr>
              <w:t>用户可查看财务指标数据详情</w:t>
            </w:r>
          </w:p>
        </w:tc>
      </w:tr>
      <w:tr w14:paraId="30DB770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50E8B52B">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0A7B2231">
            <w:pPr>
              <w:pStyle w:val="30"/>
            </w:pPr>
            <w:r>
              <w:rPr>
                <w:rFonts w:hint="eastAsia"/>
              </w:rPr>
              <w:t>页面跳转异常</w:t>
            </w:r>
          </w:p>
        </w:tc>
      </w:tr>
      <w:tr w14:paraId="0CC0EE3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E7267D0">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360584B5">
            <w:pPr>
              <w:pStyle w:val="30"/>
            </w:pPr>
            <w:r>
              <w:rPr>
                <w:rFonts w:hint="eastAsia"/>
              </w:rPr>
              <w:t>无</w:t>
            </w:r>
          </w:p>
        </w:tc>
      </w:tr>
    </w:tbl>
    <w:p w14:paraId="607EB0DB">
      <w:pPr>
        <w:pStyle w:val="8"/>
        <w:numPr>
          <w:ilvl w:val="6"/>
          <w:numId w:val="0"/>
        </w:numPr>
      </w:pPr>
      <w:r>
        <w:rPr>
          <w:rFonts w:hint="eastAsia" w:cs="宋体"/>
        </w:rPr>
        <w:t xml:space="preserve">6.1.7.4.4.3.5  </w:t>
      </w:r>
      <w:r>
        <w:rPr>
          <w:rFonts w:hint="eastAsia"/>
        </w:rPr>
        <w:t>业务指标汇总H5</w:t>
      </w:r>
    </w:p>
    <w:p w14:paraId="7753A057">
      <w:pPr>
        <w:ind w:firstLine="480"/>
      </w:pPr>
      <w:r>
        <w:rPr>
          <w:rFonts w:hint="eastAsia"/>
        </w:rPr>
        <w:t>对电气集团业务指标进行梳理，并展现新承接订单（装备类、工程类）、风电产品交付量、电梯销量、输配电元器件销量、锅炉销量、燃气轮机销量等内容。</w:t>
      </w:r>
    </w:p>
    <w:p w14:paraId="5E3B2131">
      <w:pPr>
        <w:ind w:firstLine="0" w:firstLineChars="0"/>
        <w:jc w:val="center"/>
      </w:pPr>
      <w:r>
        <w:rPr>
          <w:rFonts w:hint="eastAsia" w:ascii="宋体" w:hAnsi="宋体" w:cs="宋体"/>
        </w:rPr>
        <w:drawing>
          <wp:inline distT="0" distB="0" distL="0" distR="0">
            <wp:extent cx="2879725" cy="7450455"/>
            <wp:effectExtent l="0" t="0" r="6350" b="7620"/>
            <wp:docPr id="82356716" name="图片 82356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6716" name="图片 82356716"/>
                    <pic:cNvPicPr>
                      <a:picLocks noChangeAspect="1"/>
                    </pic:cNvPicPr>
                  </pic:nvPicPr>
                  <pic:blipFill>
                    <a:blip r:embed="rId252"/>
                    <a:stretch>
                      <a:fillRect/>
                    </a:stretch>
                  </pic:blipFill>
                  <pic:spPr>
                    <a:xfrm>
                      <a:off x="0" y="0"/>
                      <a:ext cx="2880000" cy="7450688"/>
                    </a:xfrm>
                    <a:prstGeom prst="rect">
                      <a:avLst/>
                    </a:prstGeom>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1453BD54">
        <w:trPr>
          <w:trHeight w:val="436" w:hRule="atLeast"/>
          <w:tblHeader/>
        </w:trPr>
        <w:tc>
          <w:tcPr>
            <w:tcW w:w="1279" w:type="pct"/>
            <w:tcBorders>
              <w:top w:val="single" w:color="auto" w:sz="4" w:space="0"/>
              <w:left w:val="single" w:color="auto" w:sz="4" w:space="0"/>
              <w:bottom w:val="single" w:color="auto" w:sz="4" w:space="0"/>
              <w:right w:val="single" w:color="auto" w:sz="4" w:space="0"/>
            </w:tcBorders>
          </w:tcPr>
          <w:p w14:paraId="1D752ABF">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32F5A1FA">
            <w:pPr>
              <w:pStyle w:val="30"/>
            </w:pPr>
            <w:r>
              <w:rPr>
                <w:rFonts w:hint="eastAsia"/>
              </w:rPr>
              <w:t>JJYX_4_3_5</w:t>
            </w:r>
          </w:p>
        </w:tc>
      </w:tr>
      <w:tr w14:paraId="53CAFBC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B92FA42">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00979F68">
            <w:pPr>
              <w:pStyle w:val="30"/>
            </w:pPr>
            <w:r>
              <w:rPr>
                <w:rFonts w:hint="eastAsia"/>
              </w:rPr>
              <w:t>国资委用户，系统管理员</w:t>
            </w:r>
          </w:p>
        </w:tc>
      </w:tr>
      <w:tr w14:paraId="7940E87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2D29AE1A">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3308F237">
            <w:pPr>
              <w:pStyle w:val="30"/>
            </w:pPr>
            <w:r>
              <w:rPr>
                <w:rFonts w:hint="eastAsia"/>
              </w:rPr>
              <w:t>无</w:t>
            </w:r>
          </w:p>
        </w:tc>
      </w:tr>
      <w:tr w14:paraId="7B32702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4A2412AC">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64ED35B6">
            <w:pPr>
              <w:pStyle w:val="30"/>
            </w:pPr>
            <w:r>
              <w:rPr>
                <w:rFonts w:hint="eastAsia"/>
              </w:rPr>
              <w:t>无</w:t>
            </w:r>
          </w:p>
        </w:tc>
      </w:tr>
      <w:tr w14:paraId="1D5E016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5905EE6C">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5398861E">
            <w:pPr>
              <w:pStyle w:val="30"/>
            </w:pPr>
            <w:r>
              <w:rPr>
                <w:rFonts w:hint="eastAsia"/>
              </w:rPr>
              <w:t>点击企业分析-电气集团-业务指标</w:t>
            </w:r>
          </w:p>
        </w:tc>
      </w:tr>
      <w:tr w14:paraId="5DE3C6E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A693B84">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721D0207">
            <w:pPr>
              <w:pStyle w:val="30"/>
            </w:pPr>
            <w:r>
              <w:rPr>
                <w:rFonts w:hint="eastAsia"/>
              </w:rPr>
              <w:t>业务指标数值及同比变动</w:t>
            </w:r>
          </w:p>
        </w:tc>
      </w:tr>
      <w:tr w14:paraId="57315FA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06521EE1">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17774F7E">
            <w:pPr>
              <w:pStyle w:val="30"/>
            </w:pPr>
            <w:r>
              <w:rPr>
                <w:rFonts w:hint="eastAsia"/>
              </w:rPr>
              <w:t>用户可查看业务指标数据详情</w:t>
            </w:r>
          </w:p>
        </w:tc>
      </w:tr>
      <w:tr w14:paraId="1C57641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C2E6893">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3B6E9503">
            <w:pPr>
              <w:pStyle w:val="30"/>
            </w:pPr>
            <w:r>
              <w:rPr>
                <w:rFonts w:hint="eastAsia"/>
              </w:rPr>
              <w:t>页面跳转异常</w:t>
            </w:r>
          </w:p>
        </w:tc>
      </w:tr>
      <w:tr w14:paraId="44E146B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5FA88613">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5F2C6310">
            <w:pPr>
              <w:pStyle w:val="30"/>
            </w:pPr>
            <w:r>
              <w:rPr>
                <w:rFonts w:hint="eastAsia"/>
              </w:rPr>
              <w:t>无</w:t>
            </w:r>
          </w:p>
        </w:tc>
      </w:tr>
    </w:tbl>
    <w:p w14:paraId="11619AAB">
      <w:pPr>
        <w:pStyle w:val="8"/>
        <w:numPr>
          <w:ilvl w:val="6"/>
          <w:numId w:val="0"/>
        </w:numPr>
      </w:pPr>
      <w:r>
        <w:rPr>
          <w:rFonts w:hint="eastAsia" w:cs="宋体"/>
        </w:rPr>
        <w:t xml:space="preserve">6.1.7.4.4.3.6  </w:t>
      </w:r>
      <w:r>
        <w:rPr>
          <w:rFonts w:hint="eastAsia"/>
        </w:rPr>
        <w:t>新承接订单柱形图H5</w:t>
      </w:r>
    </w:p>
    <w:p w14:paraId="68774598">
      <w:pPr>
        <w:ind w:firstLine="480"/>
      </w:pPr>
      <w:r>
        <w:rPr>
          <w:rFonts w:hint="eastAsia"/>
        </w:rPr>
        <w:t>对电气集团业务指标进行梳理，展现集团整体新承接订单变动趋势及各企业新承接订单情况。用户选择新承接订单柱状图后，页面将展现集团整体近12个月新承接订单及变动趋势，同时，页面下方还将展示按企业新承接订单情况，即电气集团下属各企业新承接订单情况。</w:t>
      </w:r>
    </w:p>
    <w:p w14:paraId="42B5D041">
      <w:pPr>
        <w:ind w:firstLine="0" w:firstLineChars="0"/>
        <w:jc w:val="center"/>
      </w:pPr>
      <w:r>
        <w:rPr>
          <w:rFonts w:hint="eastAsia" w:ascii="宋体" w:hAnsi="宋体" w:cs="宋体"/>
        </w:rPr>
        <w:drawing>
          <wp:inline distT="0" distB="0" distL="0" distR="0">
            <wp:extent cx="2879725" cy="7838440"/>
            <wp:effectExtent l="0" t="0" r="6350" b="635"/>
            <wp:docPr id="820869856" name="图片 820869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56" name="图片 820869856"/>
                    <pic:cNvPicPr>
                      <a:picLocks noChangeAspect="1"/>
                    </pic:cNvPicPr>
                  </pic:nvPicPr>
                  <pic:blipFill>
                    <a:blip r:embed="rId253"/>
                    <a:stretch>
                      <a:fillRect/>
                    </a:stretch>
                  </pic:blipFill>
                  <pic:spPr>
                    <a:xfrm>
                      <a:off x="0" y="0"/>
                      <a:ext cx="2880000" cy="7838710"/>
                    </a:xfrm>
                    <a:prstGeom prst="rect">
                      <a:avLst/>
                    </a:prstGeom>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3E54AF9C">
        <w:tblPrEx>
          <w:tblCellMar>
            <w:top w:w="0" w:type="dxa"/>
            <w:left w:w="108" w:type="dxa"/>
            <w:bottom w:w="0" w:type="dxa"/>
            <w:right w:w="108" w:type="dxa"/>
          </w:tblCellMar>
        </w:tblPrEx>
        <w:trPr>
          <w:trHeight w:val="436" w:hRule="atLeast"/>
          <w:tblHeader/>
        </w:trPr>
        <w:tc>
          <w:tcPr>
            <w:tcW w:w="1279" w:type="pct"/>
            <w:tcBorders>
              <w:top w:val="single" w:color="auto" w:sz="4" w:space="0"/>
              <w:left w:val="single" w:color="auto" w:sz="4" w:space="0"/>
              <w:bottom w:val="single" w:color="auto" w:sz="4" w:space="0"/>
              <w:right w:val="single" w:color="auto" w:sz="4" w:space="0"/>
            </w:tcBorders>
          </w:tcPr>
          <w:p w14:paraId="54032700">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17FC1F97">
            <w:pPr>
              <w:pStyle w:val="30"/>
            </w:pPr>
            <w:r>
              <w:rPr>
                <w:rFonts w:hint="eastAsia"/>
              </w:rPr>
              <w:t>JJYX_4_3_6</w:t>
            </w:r>
          </w:p>
        </w:tc>
      </w:tr>
      <w:tr w14:paraId="07B319F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51E1BFA6">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5C822430">
            <w:pPr>
              <w:pStyle w:val="30"/>
            </w:pPr>
            <w:r>
              <w:rPr>
                <w:rFonts w:hint="eastAsia"/>
              </w:rPr>
              <w:t>国资委用户，系统管理员</w:t>
            </w:r>
          </w:p>
        </w:tc>
      </w:tr>
      <w:tr w14:paraId="1E7711B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7CF7A1A5">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43012862">
            <w:pPr>
              <w:pStyle w:val="30"/>
            </w:pPr>
            <w:r>
              <w:rPr>
                <w:rFonts w:hint="eastAsia"/>
              </w:rPr>
              <w:t>无</w:t>
            </w:r>
          </w:p>
        </w:tc>
      </w:tr>
      <w:tr w14:paraId="2D751B9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58F06D34">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1A9A5329">
            <w:pPr>
              <w:pStyle w:val="30"/>
            </w:pPr>
            <w:r>
              <w:rPr>
                <w:rFonts w:hint="eastAsia"/>
              </w:rPr>
              <w:t>无</w:t>
            </w:r>
          </w:p>
        </w:tc>
      </w:tr>
      <w:tr w14:paraId="6BA78CE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00B1606F">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2FCD223F">
            <w:pPr>
              <w:pStyle w:val="30"/>
            </w:pPr>
            <w:r>
              <w:rPr>
                <w:rFonts w:hint="eastAsia"/>
              </w:rPr>
              <w:t>点击企业分析-电气集团-业务指标-新承接订单柱状图</w:t>
            </w:r>
          </w:p>
        </w:tc>
      </w:tr>
      <w:tr w14:paraId="6CE110E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5D539DF">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3019E7DF">
            <w:pPr>
              <w:pStyle w:val="30"/>
            </w:pPr>
            <w:r>
              <w:rPr>
                <w:rFonts w:hint="eastAsia"/>
              </w:rPr>
              <w:t>新承接订单数值及变动、新承接订单企业分布</w:t>
            </w:r>
          </w:p>
        </w:tc>
      </w:tr>
      <w:tr w14:paraId="3A88F6F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1526548">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21043C45">
            <w:pPr>
              <w:pStyle w:val="30"/>
            </w:pPr>
            <w:r>
              <w:rPr>
                <w:rFonts w:hint="eastAsia"/>
              </w:rPr>
              <w:t>用户可查看业务指标数据详情</w:t>
            </w:r>
          </w:p>
        </w:tc>
      </w:tr>
      <w:tr w14:paraId="4F1AAC1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3780C2C">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1F77B9AC">
            <w:pPr>
              <w:pStyle w:val="30"/>
            </w:pPr>
            <w:r>
              <w:rPr>
                <w:rFonts w:hint="eastAsia"/>
              </w:rPr>
              <w:t>页面跳转异常</w:t>
            </w:r>
          </w:p>
        </w:tc>
      </w:tr>
      <w:tr w14:paraId="79D0EEB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4D49A9F4">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1E09D22E">
            <w:pPr>
              <w:pStyle w:val="30"/>
            </w:pPr>
            <w:r>
              <w:rPr>
                <w:rFonts w:hint="eastAsia"/>
              </w:rPr>
              <w:t>无</w:t>
            </w:r>
          </w:p>
        </w:tc>
      </w:tr>
    </w:tbl>
    <w:p w14:paraId="5F622783">
      <w:pPr>
        <w:pStyle w:val="8"/>
        <w:numPr>
          <w:ilvl w:val="6"/>
          <w:numId w:val="0"/>
        </w:numPr>
      </w:pPr>
      <w:r>
        <w:rPr>
          <w:rFonts w:hint="eastAsia" w:cs="宋体"/>
        </w:rPr>
        <w:t xml:space="preserve">6.1.7.4.4.3.7  </w:t>
      </w:r>
      <w:r>
        <w:rPr>
          <w:rFonts w:hint="eastAsia"/>
        </w:rPr>
        <w:t>新承接订单表格详情H5</w:t>
      </w:r>
    </w:p>
    <w:p w14:paraId="5392A860">
      <w:pPr>
        <w:ind w:firstLine="480"/>
      </w:pPr>
      <w:r>
        <w:rPr>
          <w:rFonts w:hint="eastAsia"/>
        </w:rPr>
        <w:t>对电气集团业务指标进行梳理，展现集团整体及各企业新承接订单数量详情。用户选择新承接订单表格详情后，页面将展现集团整体近12个月新承接订单及变动值，也可展示集团下属各企业新承接订单情况。</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347A9106">
        <w:tblPrEx>
          <w:tblCellMar>
            <w:top w:w="0" w:type="dxa"/>
            <w:left w:w="108" w:type="dxa"/>
            <w:bottom w:w="0" w:type="dxa"/>
            <w:right w:w="108" w:type="dxa"/>
          </w:tblCellMar>
        </w:tblPrEx>
        <w:trPr>
          <w:trHeight w:val="436" w:hRule="atLeast"/>
          <w:tblHeader/>
        </w:trPr>
        <w:tc>
          <w:tcPr>
            <w:tcW w:w="1279" w:type="pct"/>
            <w:tcBorders>
              <w:top w:val="single" w:color="auto" w:sz="4" w:space="0"/>
              <w:left w:val="single" w:color="auto" w:sz="4" w:space="0"/>
              <w:bottom w:val="single" w:color="auto" w:sz="4" w:space="0"/>
              <w:right w:val="single" w:color="auto" w:sz="4" w:space="0"/>
            </w:tcBorders>
          </w:tcPr>
          <w:p w14:paraId="3C525845">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3E113066">
            <w:pPr>
              <w:pStyle w:val="30"/>
            </w:pPr>
            <w:r>
              <w:rPr>
                <w:rFonts w:hint="eastAsia"/>
              </w:rPr>
              <w:t>JJYX_4_3_7</w:t>
            </w:r>
          </w:p>
        </w:tc>
      </w:tr>
      <w:tr w14:paraId="1BA02D0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5D1A5018">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557F9C68">
            <w:pPr>
              <w:pStyle w:val="30"/>
            </w:pPr>
            <w:r>
              <w:rPr>
                <w:rFonts w:hint="eastAsia"/>
              </w:rPr>
              <w:t>国资委用户，系统管理员</w:t>
            </w:r>
          </w:p>
        </w:tc>
      </w:tr>
      <w:tr w14:paraId="2B17ACD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AEB566D">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615F9659">
            <w:pPr>
              <w:pStyle w:val="30"/>
            </w:pPr>
            <w:r>
              <w:rPr>
                <w:rFonts w:hint="eastAsia"/>
              </w:rPr>
              <w:t>无</w:t>
            </w:r>
          </w:p>
        </w:tc>
      </w:tr>
      <w:tr w14:paraId="109C5ED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464DE1FC">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34E35764">
            <w:pPr>
              <w:pStyle w:val="30"/>
            </w:pPr>
            <w:r>
              <w:rPr>
                <w:rFonts w:hint="eastAsia"/>
              </w:rPr>
              <w:t>无</w:t>
            </w:r>
          </w:p>
        </w:tc>
      </w:tr>
      <w:tr w14:paraId="040D47C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59EE0FFA">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1CE7CF6D">
            <w:pPr>
              <w:pStyle w:val="30"/>
            </w:pPr>
            <w:r>
              <w:rPr>
                <w:rFonts w:hint="eastAsia"/>
              </w:rPr>
              <w:t>点击企业分析-电气集团-业务指标-新承接订单表格详情</w:t>
            </w:r>
          </w:p>
        </w:tc>
      </w:tr>
      <w:tr w14:paraId="2B881F9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0C86E267">
            <w:pPr>
              <w:pStyle w:val="30"/>
            </w:pPr>
            <w:r>
              <w:rPr>
                <w:rFonts w:hint="eastAsia"/>
              </w:rPr>
              <w:t>输出</w:t>
            </w:r>
          </w:p>
        </w:tc>
        <w:tc>
          <w:tcPr>
            <w:tcW w:w="6341" w:type="dxa"/>
            <w:tcBorders>
              <w:top w:val="single" w:color="auto" w:sz="4" w:space="0"/>
              <w:left w:val="single" w:color="auto" w:sz="4" w:space="0"/>
              <w:bottom w:val="single" w:color="auto" w:sz="4" w:space="0"/>
              <w:right w:val="single" w:color="auto" w:sz="4" w:space="0"/>
            </w:tcBorders>
          </w:tcPr>
          <w:p w14:paraId="2DA845BD">
            <w:pPr>
              <w:pStyle w:val="30"/>
            </w:pPr>
            <w:r>
              <w:rPr>
                <w:rFonts w:hint="eastAsia"/>
              </w:rPr>
              <w:t>编号</w:t>
            </w:r>
          </w:p>
        </w:tc>
      </w:tr>
      <w:tr w14:paraId="2C716E3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20313CC6">
            <w:pPr>
              <w:pStyle w:val="30"/>
            </w:pPr>
            <w:r>
              <w:rPr>
                <w:rFonts w:hint="eastAsia"/>
              </w:rPr>
              <w:t>正常流</w:t>
            </w:r>
          </w:p>
        </w:tc>
        <w:tc>
          <w:tcPr>
            <w:tcW w:w="6341" w:type="dxa"/>
            <w:tcBorders>
              <w:top w:val="single" w:color="auto" w:sz="4" w:space="0"/>
              <w:left w:val="single" w:color="auto" w:sz="4" w:space="0"/>
              <w:bottom w:val="single" w:color="auto" w:sz="4" w:space="0"/>
              <w:right w:val="single" w:color="auto" w:sz="4" w:space="0"/>
            </w:tcBorders>
          </w:tcPr>
          <w:p w14:paraId="1BF54C00">
            <w:pPr>
              <w:pStyle w:val="30"/>
            </w:pPr>
            <w:r>
              <w:rPr>
                <w:rFonts w:hint="eastAsia"/>
              </w:rPr>
              <w:t>角色</w:t>
            </w:r>
          </w:p>
        </w:tc>
      </w:tr>
      <w:tr w14:paraId="3C418C1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69D57F9">
            <w:pPr>
              <w:pStyle w:val="30"/>
            </w:pPr>
            <w:r>
              <w:rPr>
                <w:rFonts w:hint="eastAsia"/>
              </w:rPr>
              <w:t>异常流</w:t>
            </w:r>
          </w:p>
        </w:tc>
        <w:tc>
          <w:tcPr>
            <w:tcW w:w="6341" w:type="dxa"/>
            <w:tcBorders>
              <w:top w:val="single" w:color="auto" w:sz="4" w:space="0"/>
              <w:left w:val="single" w:color="auto" w:sz="4" w:space="0"/>
              <w:bottom w:val="single" w:color="auto" w:sz="4" w:space="0"/>
              <w:right w:val="single" w:color="auto" w:sz="4" w:space="0"/>
            </w:tcBorders>
          </w:tcPr>
          <w:p w14:paraId="2D449CD6">
            <w:pPr>
              <w:pStyle w:val="30"/>
            </w:pPr>
            <w:r>
              <w:rPr>
                <w:rFonts w:hint="eastAsia"/>
              </w:rPr>
              <w:t>前置条件</w:t>
            </w:r>
          </w:p>
        </w:tc>
      </w:tr>
      <w:tr w14:paraId="3514AA7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9A93497">
            <w:pPr>
              <w:pStyle w:val="30"/>
            </w:pPr>
            <w:r>
              <w:rPr>
                <w:rFonts w:hint="eastAsia"/>
              </w:rPr>
              <w:t>特殊需求</w:t>
            </w:r>
          </w:p>
        </w:tc>
        <w:tc>
          <w:tcPr>
            <w:tcW w:w="6341" w:type="dxa"/>
            <w:tcBorders>
              <w:top w:val="single" w:color="auto" w:sz="4" w:space="0"/>
              <w:left w:val="single" w:color="auto" w:sz="4" w:space="0"/>
              <w:bottom w:val="single" w:color="auto" w:sz="4" w:space="0"/>
              <w:right w:val="single" w:color="auto" w:sz="4" w:space="0"/>
            </w:tcBorders>
          </w:tcPr>
          <w:p w14:paraId="2B534898">
            <w:pPr>
              <w:pStyle w:val="30"/>
            </w:pPr>
            <w:r>
              <w:rPr>
                <w:rFonts w:hint="eastAsia"/>
              </w:rPr>
              <w:t>后置条件</w:t>
            </w:r>
          </w:p>
        </w:tc>
      </w:tr>
    </w:tbl>
    <w:p w14:paraId="74DD4AE2">
      <w:pPr>
        <w:pStyle w:val="8"/>
        <w:numPr>
          <w:ilvl w:val="6"/>
          <w:numId w:val="0"/>
        </w:numPr>
      </w:pPr>
      <w:r>
        <w:rPr>
          <w:rFonts w:hint="eastAsia" w:cs="宋体"/>
        </w:rPr>
        <w:t xml:space="preserve">6.1.7.4.4.3.8  </w:t>
      </w:r>
      <w:r>
        <w:rPr>
          <w:rFonts w:hint="eastAsia"/>
        </w:rPr>
        <w:t>风电产品交付量柱形图H5</w:t>
      </w:r>
    </w:p>
    <w:p w14:paraId="688EB942">
      <w:pPr>
        <w:ind w:firstLine="480"/>
      </w:pPr>
      <w:r>
        <w:rPr>
          <w:rFonts w:hint="eastAsia"/>
        </w:rPr>
        <w:t>对电气集团业务指标进行梳理，展现集团整体风电产品交付量变动趋势及各企业风电产品交付量情况。用户选择风电产品交付量柱状图后，页面将展现集团整体近12个月风电产品交付量及变动趋势，同时，页面下方还将展示按企业风电产品交付量情况，即电气集团下属各企业风电产品交付量情况。</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47BEE3F4">
        <w:tblPrEx>
          <w:tblCellMar>
            <w:top w:w="0" w:type="dxa"/>
            <w:left w:w="108" w:type="dxa"/>
            <w:bottom w:w="0" w:type="dxa"/>
            <w:right w:w="108" w:type="dxa"/>
          </w:tblCellMar>
        </w:tblPrEx>
        <w:trPr>
          <w:cantSplit/>
          <w:trHeight w:val="436" w:hRule="atLeast"/>
        </w:trPr>
        <w:tc>
          <w:tcPr>
            <w:tcW w:w="1279" w:type="pct"/>
            <w:tcBorders>
              <w:top w:val="single" w:color="auto" w:sz="4" w:space="0"/>
              <w:left w:val="single" w:color="auto" w:sz="4" w:space="0"/>
              <w:bottom w:val="single" w:color="auto" w:sz="4" w:space="0"/>
              <w:right w:val="single" w:color="auto" w:sz="4" w:space="0"/>
            </w:tcBorders>
            <w:vAlign w:val="center"/>
          </w:tcPr>
          <w:p w14:paraId="46660E3D">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vAlign w:val="center"/>
          </w:tcPr>
          <w:p w14:paraId="543D1E43">
            <w:pPr>
              <w:pStyle w:val="30"/>
            </w:pPr>
            <w:r>
              <w:rPr>
                <w:rFonts w:hint="eastAsia"/>
              </w:rPr>
              <w:t>JJYX_4_3_8</w:t>
            </w:r>
          </w:p>
        </w:tc>
      </w:tr>
      <w:tr w14:paraId="0550E441">
        <w:tblPrEx>
          <w:tblCellMar>
            <w:top w:w="0" w:type="dxa"/>
            <w:left w:w="108" w:type="dxa"/>
            <w:bottom w:w="0" w:type="dxa"/>
            <w:right w:w="108" w:type="dxa"/>
          </w:tblCellMar>
        </w:tblPrEx>
        <w:trPr>
          <w:cantSplit/>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13BEBE6">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vAlign w:val="center"/>
          </w:tcPr>
          <w:p w14:paraId="72D58B60">
            <w:pPr>
              <w:pStyle w:val="30"/>
            </w:pPr>
            <w:r>
              <w:rPr>
                <w:rFonts w:hint="eastAsia"/>
              </w:rPr>
              <w:t>国资委用户，系统管理员</w:t>
            </w:r>
          </w:p>
        </w:tc>
      </w:tr>
      <w:tr w14:paraId="1DDE0F09">
        <w:tblPrEx>
          <w:tblCellMar>
            <w:top w:w="0" w:type="dxa"/>
            <w:left w:w="108" w:type="dxa"/>
            <w:bottom w:w="0" w:type="dxa"/>
            <w:right w:w="108" w:type="dxa"/>
          </w:tblCellMar>
        </w:tblPrEx>
        <w:trPr>
          <w:cantSplit/>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B5152BB">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vAlign w:val="center"/>
          </w:tcPr>
          <w:p w14:paraId="49DF7D7D">
            <w:pPr>
              <w:pStyle w:val="30"/>
            </w:pPr>
            <w:r>
              <w:rPr>
                <w:rFonts w:hint="eastAsia"/>
              </w:rPr>
              <w:t>无</w:t>
            </w:r>
          </w:p>
        </w:tc>
      </w:tr>
      <w:tr w14:paraId="4BAB6058">
        <w:tblPrEx>
          <w:tblCellMar>
            <w:top w:w="0" w:type="dxa"/>
            <w:left w:w="108" w:type="dxa"/>
            <w:bottom w:w="0" w:type="dxa"/>
            <w:right w:w="108" w:type="dxa"/>
          </w:tblCellMar>
        </w:tblPrEx>
        <w:trPr>
          <w:cantSplit/>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AF391F3">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vAlign w:val="center"/>
          </w:tcPr>
          <w:p w14:paraId="1D3314A3">
            <w:pPr>
              <w:pStyle w:val="30"/>
            </w:pPr>
            <w:r>
              <w:rPr>
                <w:rFonts w:hint="eastAsia"/>
              </w:rPr>
              <w:t>无</w:t>
            </w:r>
          </w:p>
        </w:tc>
      </w:tr>
      <w:tr w14:paraId="41C94F4C">
        <w:tblPrEx>
          <w:tblCellMar>
            <w:top w:w="0" w:type="dxa"/>
            <w:left w:w="108" w:type="dxa"/>
            <w:bottom w:w="0" w:type="dxa"/>
            <w:right w:w="108" w:type="dxa"/>
          </w:tblCellMar>
        </w:tblPrEx>
        <w:trPr>
          <w:cantSplit/>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89BF37A">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vAlign w:val="center"/>
          </w:tcPr>
          <w:p w14:paraId="61D84B30">
            <w:pPr>
              <w:pStyle w:val="30"/>
            </w:pPr>
            <w:r>
              <w:rPr>
                <w:rFonts w:hint="eastAsia"/>
              </w:rPr>
              <w:t>点击企业分析-电气集团-业务指标-风电产品交付量柱状图</w:t>
            </w:r>
          </w:p>
        </w:tc>
      </w:tr>
      <w:tr w14:paraId="4AA12492">
        <w:tblPrEx>
          <w:tblCellMar>
            <w:top w:w="0" w:type="dxa"/>
            <w:left w:w="108" w:type="dxa"/>
            <w:bottom w:w="0" w:type="dxa"/>
            <w:right w:w="108" w:type="dxa"/>
          </w:tblCellMar>
        </w:tblPrEx>
        <w:trPr>
          <w:cantSplit/>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2F3EECC">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vAlign w:val="center"/>
          </w:tcPr>
          <w:p w14:paraId="431D004B">
            <w:pPr>
              <w:pStyle w:val="30"/>
            </w:pPr>
            <w:r>
              <w:rPr>
                <w:rFonts w:hint="eastAsia"/>
              </w:rPr>
              <w:t>风电产品交付量数值及变动、风电产品交付量企业分布</w:t>
            </w:r>
          </w:p>
        </w:tc>
      </w:tr>
      <w:tr w14:paraId="06264388">
        <w:tblPrEx>
          <w:tblCellMar>
            <w:top w:w="0" w:type="dxa"/>
            <w:left w:w="108" w:type="dxa"/>
            <w:bottom w:w="0" w:type="dxa"/>
            <w:right w:w="108" w:type="dxa"/>
          </w:tblCellMar>
        </w:tblPrEx>
        <w:trPr>
          <w:cantSplit/>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304E163">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vAlign w:val="center"/>
          </w:tcPr>
          <w:p w14:paraId="0D475F78">
            <w:pPr>
              <w:pStyle w:val="30"/>
            </w:pPr>
            <w:r>
              <w:rPr>
                <w:rFonts w:hint="eastAsia"/>
              </w:rPr>
              <w:t>用户可查看业务指标数据详情</w:t>
            </w:r>
          </w:p>
        </w:tc>
      </w:tr>
      <w:tr w14:paraId="69554532">
        <w:tblPrEx>
          <w:tblCellMar>
            <w:top w:w="0" w:type="dxa"/>
            <w:left w:w="108" w:type="dxa"/>
            <w:bottom w:w="0" w:type="dxa"/>
            <w:right w:w="108" w:type="dxa"/>
          </w:tblCellMar>
        </w:tblPrEx>
        <w:trPr>
          <w:cantSplit/>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4F97015">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vAlign w:val="center"/>
          </w:tcPr>
          <w:p w14:paraId="704D8787">
            <w:pPr>
              <w:pStyle w:val="30"/>
            </w:pPr>
            <w:r>
              <w:rPr>
                <w:rFonts w:hint="eastAsia"/>
              </w:rPr>
              <w:t>页面跳转异常</w:t>
            </w:r>
          </w:p>
        </w:tc>
      </w:tr>
      <w:tr w14:paraId="1DBFD9E3">
        <w:tblPrEx>
          <w:tblCellMar>
            <w:top w:w="0" w:type="dxa"/>
            <w:left w:w="108" w:type="dxa"/>
            <w:bottom w:w="0" w:type="dxa"/>
            <w:right w:w="108" w:type="dxa"/>
          </w:tblCellMar>
        </w:tblPrEx>
        <w:trPr>
          <w:cantSplit/>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74C7273">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vAlign w:val="center"/>
          </w:tcPr>
          <w:p w14:paraId="1ACF4CBE">
            <w:pPr>
              <w:pStyle w:val="30"/>
            </w:pPr>
            <w:r>
              <w:rPr>
                <w:rFonts w:hint="eastAsia"/>
              </w:rPr>
              <w:t>无</w:t>
            </w:r>
          </w:p>
        </w:tc>
      </w:tr>
    </w:tbl>
    <w:p w14:paraId="64168A2B">
      <w:pPr>
        <w:pStyle w:val="8"/>
        <w:numPr>
          <w:ilvl w:val="6"/>
          <w:numId w:val="0"/>
        </w:numPr>
      </w:pPr>
      <w:r>
        <w:rPr>
          <w:rFonts w:hint="eastAsia" w:cs="宋体"/>
        </w:rPr>
        <w:t xml:space="preserve">6.1.7.4.4.3.9  </w:t>
      </w:r>
      <w:r>
        <w:rPr>
          <w:rFonts w:hint="eastAsia"/>
        </w:rPr>
        <w:t>风电产品交付量表格详情H5</w:t>
      </w:r>
    </w:p>
    <w:p w14:paraId="4FBF7002">
      <w:pPr>
        <w:ind w:firstLine="480"/>
      </w:pPr>
      <w:r>
        <w:rPr>
          <w:rFonts w:hint="eastAsia"/>
        </w:rPr>
        <w:t>对电气集团业务指标进行梳理，展现集团整体及各企业风电产品交付量数量详情。用户选择风电产品交付量表格详情后，页面将展现集团整体近12个月风电产品交付量及变动值，也可展示集团下属各企业风电产品交付量情况。</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22D335E0">
        <w:tblPrEx>
          <w:tblCellMar>
            <w:top w:w="0" w:type="dxa"/>
            <w:left w:w="108" w:type="dxa"/>
            <w:bottom w:w="0" w:type="dxa"/>
            <w:right w:w="108" w:type="dxa"/>
          </w:tblCellMar>
        </w:tblPrEx>
        <w:trPr>
          <w:trHeight w:val="436" w:hRule="atLeast"/>
          <w:tblHeader/>
        </w:trPr>
        <w:tc>
          <w:tcPr>
            <w:tcW w:w="1279" w:type="pct"/>
            <w:tcBorders>
              <w:top w:val="single" w:color="auto" w:sz="4" w:space="0"/>
              <w:left w:val="single" w:color="auto" w:sz="4" w:space="0"/>
              <w:bottom w:val="single" w:color="auto" w:sz="4" w:space="0"/>
              <w:right w:val="single" w:color="auto" w:sz="4" w:space="0"/>
            </w:tcBorders>
          </w:tcPr>
          <w:p w14:paraId="7E38D523">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6555ACCE">
            <w:pPr>
              <w:pStyle w:val="30"/>
            </w:pPr>
            <w:r>
              <w:rPr>
                <w:rFonts w:hint="eastAsia"/>
              </w:rPr>
              <w:t>JJYX_4_3_9</w:t>
            </w:r>
          </w:p>
        </w:tc>
      </w:tr>
      <w:tr w14:paraId="40D06E3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BC6A074">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2E063FF5">
            <w:pPr>
              <w:pStyle w:val="30"/>
            </w:pPr>
            <w:r>
              <w:rPr>
                <w:rFonts w:hint="eastAsia"/>
              </w:rPr>
              <w:t>国资委用户，系统管理员</w:t>
            </w:r>
          </w:p>
        </w:tc>
      </w:tr>
      <w:tr w14:paraId="186CBF9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72160D8">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768CF3AA">
            <w:pPr>
              <w:pStyle w:val="30"/>
            </w:pPr>
            <w:r>
              <w:rPr>
                <w:rFonts w:hint="eastAsia"/>
              </w:rPr>
              <w:t>无</w:t>
            </w:r>
          </w:p>
        </w:tc>
      </w:tr>
      <w:tr w14:paraId="0CB7F6A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EFFB172">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524719DC">
            <w:pPr>
              <w:pStyle w:val="30"/>
            </w:pPr>
            <w:r>
              <w:rPr>
                <w:rFonts w:hint="eastAsia"/>
              </w:rPr>
              <w:t>无</w:t>
            </w:r>
          </w:p>
        </w:tc>
      </w:tr>
      <w:tr w14:paraId="53F8806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087DFD19">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646363CC">
            <w:pPr>
              <w:pStyle w:val="30"/>
            </w:pPr>
            <w:r>
              <w:rPr>
                <w:rFonts w:hint="eastAsia"/>
              </w:rPr>
              <w:t>点击企业分析-电气集团-业务指标-风电产品交付量表格详情</w:t>
            </w:r>
          </w:p>
        </w:tc>
      </w:tr>
      <w:tr w14:paraId="09C5223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7F62831F">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014D33B4">
            <w:pPr>
              <w:pStyle w:val="30"/>
            </w:pPr>
            <w:r>
              <w:rPr>
                <w:rFonts w:hint="eastAsia"/>
              </w:rPr>
              <w:t>风电产品交付量数值及变动、风电产品交付量企业分布数据</w:t>
            </w:r>
          </w:p>
        </w:tc>
      </w:tr>
      <w:tr w14:paraId="36E5FB4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ABD3BD7">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78AD997B">
            <w:pPr>
              <w:pStyle w:val="30"/>
            </w:pPr>
            <w:r>
              <w:rPr>
                <w:rFonts w:hint="eastAsia"/>
              </w:rPr>
              <w:t>用户可查看业务指标数据详情</w:t>
            </w:r>
          </w:p>
        </w:tc>
      </w:tr>
      <w:tr w14:paraId="78859FB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2FE55C03">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0D079FAE">
            <w:pPr>
              <w:pStyle w:val="30"/>
            </w:pPr>
            <w:r>
              <w:rPr>
                <w:rFonts w:hint="eastAsia"/>
              </w:rPr>
              <w:t>页面跳转异常</w:t>
            </w:r>
          </w:p>
        </w:tc>
      </w:tr>
      <w:tr w14:paraId="0A0E87A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94D1097">
            <w:pPr>
              <w:pStyle w:val="30"/>
            </w:pPr>
            <w:r>
              <w:t>特殊需求</w:t>
            </w:r>
          </w:p>
        </w:tc>
        <w:tc>
          <w:tcPr>
            <w:tcW w:w="3721" w:type="pct"/>
            <w:tcBorders>
              <w:top w:val="single" w:color="auto" w:sz="4" w:space="0"/>
              <w:left w:val="single" w:color="auto" w:sz="4" w:space="0"/>
              <w:bottom w:val="single" w:color="auto" w:sz="4" w:space="0"/>
              <w:right w:val="single" w:color="auto" w:sz="4" w:space="0"/>
            </w:tcBorders>
          </w:tcPr>
          <w:p w14:paraId="5C8233EA">
            <w:pPr>
              <w:pStyle w:val="30"/>
            </w:pPr>
            <w:r>
              <w:t>无</w:t>
            </w:r>
          </w:p>
        </w:tc>
      </w:tr>
    </w:tbl>
    <w:p w14:paraId="6A76DDDE">
      <w:pPr>
        <w:pStyle w:val="8"/>
        <w:numPr>
          <w:ilvl w:val="6"/>
          <w:numId w:val="0"/>
        </w:numPr>
      </w:pPr>
      <w:r>
        <w:rPr>
          <w:rFonts w:hint="eastAsia" w:cs="宋体"/>
        </w:rPr>
        <w:t xml:space="preserve">6.1.7.4.4.3.10  </w:t>
      </w:r>
      <w:r>
        <w:rPr>
          <w:rFonts w:hint="eastAsia"/>
        </w:rPr>
        <w:t>电梯销量柱形图H5</w:t>
      </w:r>
    </w:p>
    <w:p w14:paraId="6D2A836F">
      <w:pPr>
        <w:ind w:firstLine="480"/>
      </w:pPr>
      <w:r>
        <w:rPr>
          <w:rFonts w:hint="eastAsia"/>
        </w:rPr>
        <w:t>对电气集团业务指标进行梳理，展现集团整体电梯销量变动趋势及各企业电梯销量情况。用户选择电梯销量柱状图后，页面将展现集团整体近12个月电梯销量及变动趋势，同时，页面下方还将展示按企业电梯销量情况，即电气集团下属各企业电梯销量情况。</w:t>
      </w:r>
    </w:p>
    <w:tbl>
      <w:tblPr>
        <w:tblStyle w:val="18"/>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9"/>
        <w:gridCol w:w="6341"/>
      </w:tblGrid>
      <w:tr w14:paraId="0F15A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6" w:hRule="atLeast"/>
          <w:jc w:val="center"/>
        </w:trPr>
        <w:tc>
          <w:tcPr>
            <w:tcW w:w="1279" w:type="pct"/>
          </w:tcPr>
          <w:p w14:paraId="130127D9">
            <w:pPr>
              <w:pStyle w:val="30"/>
            </w:pPr>
            <w:r>
              <w:t>编号</w:t>
            </w:r>
          </w:p>
        </w:tc>
        <w:tc>
          <w:tcPr>
            <w:tcW w:w="3721" w:type="pct"/>
          </w:tcPr>
          <w:p w14:paraId="2E626050">
            <w:pPr>
              <w:pStyle w:val="30"/>
            </w:pPr>
            <w:r>
              <w:t>JJYX_4_3_10</w:t>
            </w:r>
          </w:p>
        </w:tc>
      </w:tr>
      <w:tr w14:paraId="04DA8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1279" w:type="pct"/>
          </w:tcPr>
          <w:p w14:paraId="4C564D46">
            <w:pPr>
              <w:pStyle w:val="30"/>
            </w:pPr>
            <w:r>
              <w:t>角色</w:t>
            </w:r>
          </w:p>
        </w:tc>
        <w:tc>
          <w:tcPr>
            <w:tcW w:w="3721" w:type="pct"/>
          </w:tcPr>
          <w:p w14:paraId="25DF5C09">
            <w:pPr>
              <w:pStyle w:val="30"/>
            </w:pPr>
            <w:r>
              <w:t>国资委用户，系统管理员</w:t>
            </w:r>
          </w:p>
        </w:tc>
      </w:tr>
      <w:tr w14:paraId="18B4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1279" w:type="pct"/>
          </w:tcPr>
          <w:p w14:paraId="4E1774E2">
            <w:pPr>
              <w:pStyle w:val="30"/>
            </w:pPr>
            <w:r>
              <w:t>前置条件</w:t>
            </w:r>
          </w:p>
        </w:tc>
        <w:tc>
          <w:tcPr>
            <w:tcW w:w="3721" w:type="pct"/>
          </w:tcPr>
          <w:p w14:paraId="74EBE4C7">
            <w:pPr>
              <w:pStyle w:val="30"/>
            </w:pPr>
            <w:r>
              <w:t>无</w:t>
            </w:r>
          </w:p>
        </w:tc>
      </w:tr>
      <w:tr w14:paraId="1724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1279" w:type="pct"/>
          </w:tcPr>
          <w:p w14:paraId="66A8F931">
            <w:pPr>
              <w:pStyle w:val="30"/>
            </w:pPr>
            <w:r>
              <w:t>后置条件</w:t>
            </w:r>
          </w:p>
        </w:tc>
        <w:tc>
          <w:tcPr>
            <w:tcW w:w="3721" w:type="pct"/>
          </w:tcPr>
          <w:p w14:paraId="7B6CC73B">
            <w:pPr>
              <w:pStyle w:val="30"/>
            </w:pPr>
            <w:r>
              <w:t>无</w:t>
            </w:r>
          </w:p>
        </w:tc>
      </w:tr>
      <w:tr w14:paraId="5328B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1279" w:type="pct"/>
          </w:tcPr>
          <w:p w14:paraId="5F2C6627">
            <w:pPr>
              <w:pStyle w:val="30"/>
            </w:pPr>
            <w:r>
              <w:t>输入</w:t>
            </w:r>
          </w:p>
        </w:tc>
        <w:tc>
          <w:tcPr>
            <w:tcW w:w="3721" w:type="pct"/>
          </w:tcPr>
          <w:p w14:paraId="4557C4E1">
            <w:pPr>
              <w:pStyle w:val="30"/>
            </w:pPr>
            <w:r>
              <w:t>点击企业分析-电气集团-业务指标-电梯销量柱状图</w:t>
            </w:r>
          </w:p>
        </w:tc>
      </w:tr>
      <w:tr w14:paraId="6B4F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1279" w:type="pct"/>
          </w:tcPr>
          <w:p w14:paraId="5BDAAB56">
            <w:pPr>
              <w:pStyle w:val="30"/>
            </w:pPr>
            <w:r>
              <w:t>输出</w:t>
            </w:r>
          </w:p>
        </w:tc>
        <w:tc>
          <w:tcPr>
            <w:tcW w:w="3721" w:type="pct"/>
          </w:tcPr>
          <w:p w14:paraId="6EEBE8D1">
            <w:pPr>
              <w:pStyle w:val="30"/>
            </w:pPr>
            <w:r>
              <w:t>电梯销量数值及变动、电梯销量企业分布</w:t>
            </w:r>
          </w:p>
        </w:tc>
      </w:tr>
      <w:tr w14:paraId="00615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1279" w:type="pct"/>
          </w:tcPr>
          <w:p w14:paraId="65ED2BC6">
            <w:pPr>
              <w:pStyle w:val="30"/>
            </w:pPr>
            <w:r>
              <w:t>正常流</w:t>
            </w:r>
          </w:p>
        </w:tc>
        <w:tc>
          <w:tcPr>
            <w:tcW w:w="3721" w:type="pct"/>
          </w:tcPr>
          <w:p w14:paraId="56B5328E">
            <w:pPr>
              <w:pStyle w:val="30"/>
            </w:pPr>
            <w:r>
              <w:t>用户可查看业务指标数据详情</w:t>
            </w:r>
          </w:p>
        </w:tc>
      </w:tr>
      <w:tr w14:paraId="02BD7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1279" w:type="pct"/>
          </w:tcPr>
          <w:p w14:paraId="30CAF86F">
            <w:pPr>
              <w:pStyle w:val="30"/>
            </w:pPr>
            <w:r>
              <w:t>异常流</w:t>
            </w:r>
          </w:p>
        </w:tc>
        <w:tc>
          <w:tcPr>
            <w:tcW w:w="3721" w:type="pct"/>
          </w:tcPr>
          <w:p w14:paraId="75A980C1">
            <w:pPr>
              <w:pStyle w:val="30"/>
            </w:pPr>
            <w:r>
              <w:t>页面跳转异常</w:t>
            </w:r>
          </w:p>
        </w:tc>
      </w:tr>
      <w:tr w14:paraId="276BE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atLeast"/>
          <w:jc w:val="center"/>
        </w:trPr>
        <w:tc>
          <w:tcPr>
            <w:tcW w:w="1279" w:type="pct"/>
          </w:tcPr>
          <w:p w14:paraId="389DA96A">
            <w:pPr>
              <w:pStyle w:val="30"/>
            </w:pPr>
            <w:r>
              <w:t>特殊需求</w:t>
            </w:r>
          </w:p>
        </w:tc>
        <w:tc>
          <w:tcPr>
            <w:tcW w:w="3721" w:type="pct"/>
          </w:tcPr>
          <w:p w14:paraId="137916CA">
            <w:pPr>
              <w:pStyle w:val="30"/>
            </w:pPr>
            <w:r>
              <w:t>无</w:t>
            </w:r>
          </w:p>
        </w:tc>
      </w:tr>
    </w:tbl>
    <w:p w14:paraId="729F9677">
      <w:pPr>
        <w:pStyle w:val="8"/>
        <w:numPr>
          <w:ilvl w:val="6"/>
          <w:numId w:val="0"/>
        </w:numPr>
      </w:pPr>
      <w:r>
        <w:rPr>
          <w:rFonts w:hint="eastAsia" w:cs="宋体"/>
        </w:rPr>
        <w:t xml:space="preserve">6.1.7.4.4.3.11  </w:t>
      </w:r>
      <w:r>
        <w:rPr>
          <w:rFonts w:hint="eastAsia"/>
        </w:rPr>
        <w:t>电梯销量占比表格详情H5</w:t>
      </w:r>
    </w:p>
    <w:p w14:paraId="6F5C3A2E">
      <w:pPr>
        <w:ind w:firstLine="480"/>
      </w:pPr>
      <w:r>
        <w:rPr>
          <w:rFonts w:hint="eastAsia"/>
        </w:rPr>
        <w:t>对电气集团业务指标进行梳理，展现集团整体及各企业电梯销量数量详情。用户选择电梯销量表格详情后，页面将展现集团整体近12个月电梯销量及变动值，也可展示集团下属各企业电梯销量情况。</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21C0B417">
        <w:tblPrEx>
          <w:tblCellMar>
            <w:top w:w="0" w:type="dxa"/>
            <w:left w:w="108" w:type="dxa"/>
            <w:bottom w:w="0" w:type="dxa"/>
            <w:right w:w="108" w:type="dxa"/>
          </w:tblCellMar>
        </w:tblPrEx>
        <w:trPr>
          <w:trHeight w:val="436" w:hRule="atLeast"/>
          <w:tblHeader/>
        </w:trPr>
        <w:tc>
          <w:tcPr>
            <w:tcW w:w="1279" w:type="pct"/>
            <w:tcBorders>
              <w:top w:val="single" w:color="auto" w:sz="4" w:space="0"/>
              <w:left w:val="single" w:color="auto" w:sz="4" w:space="0"/>
              <w:bottom w:val="single" w:color="auto" w:sz="4" w:space="0"/>
              <w:right w:val="single" w:color="auto" w:sz="4" w:space="0"/>
            </w:tcBorders>
          </w:tcPr>
          <w:p w14:paraId="4030E6BB">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2F105CB1">
            <w:pPr>
              <w:pStyle w:val="30"/>
            </w:pPr>
            <w:r>
              <w:rPr>
                <w:rFonts w:hint="eastAsia"/>
              </w:rPr>
              <w:t>JJYX_4_3_11</w:t>
            </w:r>
          </w:p>
        </w:tc>
      </w:tr>
      <w:tr w14:paraId="6D68C73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78C99C43">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697CA23C">
            <w:pPr>
              <w:pStyle w:val="30"/>
            </w:pPr>
            <w:r>
              <w:rPr>
                <w:rFonts w:hint="eastAsia"/>
              </w:rPr>
              <w:t>国资委用户，系统管理员</w:t>
            </w:r>
          </w:p>
        </w:tc>
      </w:tr>
      <w:tr w14:paraId="073905E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7AF66A4">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4F017D84">
            <w:pPr>
              <w:pStyle w:val="30"/>
            </w:pPr>
            <w:r>
              <w:rPr>
                <w:rFonts w:hint="eastAsia"/>
              </w:rPr>
              <w:t>无</w:t>
            </w:r>
          </w:p>
        </w:tc>
      </w:tr>
      <w:tr w14:paraId="1DA9AC6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1A507D3">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232A025F">
            <w:pPr>
              <w:pStyle w:val="30"/>
            </w:pPr>
            <w:r>
              <w:rPr>
                <w:rFonts w:hint="eastAsia"/>
              </w:rPr>
              <w:t>无</w:t>
            </w:r>
          </w:p>
        </w:tc>
      </w:tr>
      <w:tr w14:paraId="585C3C0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1471C72">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701B0A04">
            <w:pPr>
              <w:pStyle w:val="30"/>
            </w:pPr>
            <w:r>
              <w:rPr>
                <w:rFonts w:hint="eastAsia"/>
              </w:rPr>
              <w:t>点击企业分析-电气集团-业务指标-电梯销量表格详情</w:t>
            </w:r>
          </w:p>
        </w:tc>
      </w:tr>
      <w:tr w14:paraId="3A8B36E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577CD0E">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40027D3C">
            <w:pPr>
              <w:pStyle w:val="30"/>
            </w:pPr>
            <w:r>
              <w:rPr>
                <w:rFonts w:hint="eastAsia"/>
              </w:rPr>
              <w:t>电梯销量数值及变动、电梯销量企业分布数据</w:t>
            </w:r>
          </w:p>
        </w:tc>
      </w:tr>
      <w:tr w14:paraId="02FD1C6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09C5CFB4">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04BDDE12">
            <w:pPr>
              <w:pStyle w:val="30"/>
            </w:pPr>
            <w:r>
              <w:rPr>
                <w:rFonts w:hint="eastAsia"/>
              </w:rPr>
              <w:t>用户可查看业务指标数据详情</w:t>
            </w:r>
          </w:p>
        </w:tc>
      </w:tr>
      <w:tr w14:paraId="00164B1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43384ACD">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619A8612">
            <w:pPr>
              <w:pStyle w:val="30"/>
            </w:pPr>
            <w:r>
              <w:rPr>
                <w:rFonts w:hint="eastAsia"/>
              </w:rPr>
              <w:t>页面跳转异常</w:t>
            </w:r>
          </w:p>
        </w:tc>
      </w:tr>
      <w:tr w14:paraId="3DA5128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724B7011">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53173DA7">
            <w:pPr>
              <w:pStyle w:val="30"/>
            </w:pPr>
            <w:r>
              <w:rPr>
                <w:rFonts w:hint="eastAsia"/>
              </w:rPr>
              <w:t>无</w:t>
            </w:r>
          </w:p>
        </w:tc>
      </w:tr>
    </w:tbl>
    <w:p w14:paraId="00C38262">
      <w:pPr>
        <w:pStyle w:val="8"/>
        <w:numPr>
          <w:ilvl w:val="6"/>
          <w:numId w:val="0"/>
        </w:numPr>
      </w:pPr>
      <w:r>
        <w:rPr>
          <w:rFonts w:hint="eastAsia" w:cs="宋体"/>
        </w:rPr>
        <w:t xml:space="preserve">6.1.7.4.4.3.12  </w:t>
      </w:r>
      <w:r>
        <w:rPr>
          <w:rFonts w:hint="eastAsia"/>
        </w:rPr>
        <w:t>输配电元器件销量柱形图H5</w:t>
      </w:r>
    </w:p>
    <w:p w14:paraId="676DA0D2">
      <w:pPr>
        <w:ind w:firstLine="480"/>
      </w:pPr>
      <w:r>
        <w:rPr>
          <w:rFonts w:hint="eastAsia"/>
        </w:rPr>
        <w:t>对电气集团业务指标进行梳理，展现集团整体输配电元器件销量变动趋势及各企业输配电元器件销量情况。用户选择输配电元器件销量柱状图后，页面将展现集团整体近12个月输配电元器件销量及变动趋势，同时，页面下方还将展示按企业输配电元器件销量情况，即电气集团下属各企业输配电元器件销量情况。</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0C246359">
        <w:trPr>
          <w:trHeight w:val="436" w:hRule="atLeast"/>
        </w:trPr>
        <w:tc>
          <w:tcPr>
            <w:tcW w:w="1279" w:type="pct"/>
            <w:tcBorders>
              <w:top w:val="single" w:color="auto" w:sz="4" w:space="0"/>
              <w:left w:val="single" w:color="auto" w:sz="4" w:space="0"/>
              <w:bottom w:val="single" w:color="auto" w:sz="4" w:space="0"/>
              <w:right w:val="single" w:color="auto" w:sz="4" w:space="0"/>
            </w:tcBorders>
          </w:tcPr>
          <w:p w14:paraId="73BF9378">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17895F94">
            <w:pPr>
              <w:pStyle w:val="30"/>
            </w:pPr>
            <w:r>
              <w:rPr>
                <w:rFonts w:hint="eastAsia"/>
              </w:rPr>
              <w:t>JJYX_4_3_12</w:t>
            </w:r>
          </w:p>
        </w:tc>
      </w:tr>
      <w:tr w14:paraId="60B9DE7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B03F1BF">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115E10DE">
            <w:pPr>
              <w:pStyle w:val="30"/>
            </w:pPr>
            <w:r>
              <w:rPr>
                <w:rFonts w:hint="eastAsia"/>
              </w:rPr>
              <w:t>国资委用户，系统管理员</w:t>
            </w:r>
          </w:p>
        </w:tc>
      </w:tr>
      <w:tr w14:paraId="275C80A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5597DEC2">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3E49916B">
            <w:pPr>
              <w:pStyle w:val="30"/>
            </w:pPr>
            <w:r>
              <w:rPr>
                <w:rFonts w:hint="eastAsia"/>
              </w:rPr>
              <w:t>无</w:t>
            </w:r>
          </w:p>
        </w:tc>
      </w:tr>
      <w:tr w14:paraId="4F59416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22C044C9">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451B9CC0">
            <w:pPr>
              <w:pStyle w:val="30"/>
            </w:pPr>
            <w:r>
              <w:rPr>
                <w:rFonts w:hint="eastAsia"/>
              </w:rPr>
              <w:t>无</w:t>
            </w:r>
          </w:p>
        </w:tc>
      </w:tr>
      <w:tr w14:paraId="46E411F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2E2EC31E">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5300204D">
            <w:pPr>
              <w:pStyle w:val="30"/>
            </w:pPr>
            <w:r>
              <w:rPr>
                <w:rFonts w:hint="eastAsia"/>
              </w:rPr>
              <w:t>点击企业分析-电气集团-业务指标-输配电元器件销量柱状图</w:t>
            </w:r>
          </w:p>
        </w:tc>
      </w:tr>
      <w:tr w14:paraId="2F6304F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6925BCB">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27D84886">
            <w:pPr>
              <w:pStyle w:val="30"/>
            </w:pPr>
            <w:r>
              <w:rPr>
                <w:rFonts w:hint="eastAsia"/>
              </w:rPr>
              <w:t>输配电元器件销量数值及变动、输配电元器件销量企业分布</w:t>
            </w:r>
          </w:p>
        </w:tc>
      </w:tr>
      <w:tr w14:paraId="749244B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04C31C41">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4C1FA1E2">
            <w:pPr>
              <w:pStyle w:val="30"/>
            </w:pPr>
            <w:r>
              <w:rPr>
                <w:rFonts w:hint="eastAsia"/>
              </w:rPr>
              <w:t>用户可查看业务指标数据详情</w:t>
            </w:r>
          </w:p>
        </w:tc>
      </w:tr>
      <w:tr w14:paraId="7CF086F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2A6457F0">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668E5219">
            <w:pPr>
              <w:pStyle w:val="30"/>
            </w:pPr>
            <w:r>
              <w:rPr>
                <w:rFonts w:hint="eastAsia"/>
              </w:rPr>
              <w:t>页面跳转异常</w:t>
            </w:r>
          </w:p>
        </w:tc>
      </w:tr>
      <w:tr w14:paraId="5F111B9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2766B34">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03FB69A9">
            <w:pPr>
              <w:pStyle w:val="30"/>
            </w:pPr>
            <w:r>
              <w:rPr>
                <w:rFonts w:hint="eastAsia"/>
              </w:rPr>
              <w:t>无</w:t>
            </w:r>
          </w:p>
        </w:tc>
      </w:tr>
    </w:tbl>
    <w:p w14:paraId="2E5D17C0">
      <w:pPr>
        <w:pStyle w:val="8"/>
        <w:numPr>
          <w:ilvl w:val="6"/>
          <w:numId w:val="0"/>
        </w:numPr>
      </w:pPr>
      <w:r>
        <w:rPr>
          <w:rFonts w:hint="eastAsia" w:cs="宋体"/>
        </w:rPr>
        <w:t xml:space="preserve">6.1.7.4.4.3.13  </w:t>
      </w:r>
      <w:r>
        <w:rPr>
          <w:rFonts w:hint="eastAsia"/>
        </w:rPr>
        <w:t>输配电元器件销量表格详情H5</w:t>
      </w:r>
    </w:p>
    <w:p w14:paraId="4464DFB1">
      <w:pPr>
        <w:ind w:firstLine="480"/>
      </w:pPr>
      <w:r>
        <w:rPr>
          <w:rFonts w:hint="eastAsia"/>
        </w:rPr>
        <w:t>对电气集团业务指标进行梳理，展现集团整体及各企业输配电元器件销量数量详情。用户选择输配电元器件销量表格详情后，页面将展现集团整体近12个月输配电元器件销量及变动值，也可展示集团下属各企业输配电元器件销量情况。</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0E5C9FE9">
        <w:tblPrEx>
          <w:tblCellMar>
            <w:top w:w="0" w:type="dxa"/>
            <w:left w:w="108" w:type="dxa"/>
            <w:bottom w:w="0" w:type="dxa"/>
            <w:right w:w="108" w:type="dxa"/>
          </w:tblCellMar>
        </w:tblPrEx>
        <w:trPr>
          <w:trHeight w:val="436" w:hRule="atLeast"/>
          <w:tblHeader/>
        </w:trPr>
        <w:tc>
          <w:tcPr>
            <w:tcW w:w="1279" w:type="pct"/>
            <w:tcBorders>
              <w:top w:val="single" w:color="auto" w:sz="4" w:space="0"/>
              <w:left w:val="single" w:color="auto" w:sz="4" w:space="0"/>
              <w:bottom w:val="single" w:color="auto" w:sz="4" w:space="0"/>
              <w:right w:val="single" w:color="auto" w:sz="4" w:space="0"/>
            </w:tcBorders>
          </w:tcPr>
          <w:p w14:paraId="6CE652F4">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5B0949AF">
            <w:pPr>
              <w:pStyle w:val="30"/>
            </w:pPr>
            <w:r>
              <w:rPr>
                <w:rFonts w:hint="eastAsia"/>
              </w:rPr>
              <w:t>JJYX_4_3_13</w:t>
            </w:r>
          </w:p>
        </w:tc>
      </w:tr>
      <w:tr w14:paraId="563C59F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26F5F40">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55A5D72A">
            <w:pPr>
              <w:pStyle w:val="30"/>
            </w:pPr>
            <w:r>
              <w:rPr>
                <w:rFonts w:hint="eastAsia"/>
              </w:rPr>
              <w:t>国资委用户，系统管理员</w:t>
            </w:r>
          </w:p>
        </w:tc>
      </w:tr>
      <w:tr w14:paraId="09E11A0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4538422">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730109C7">
            <w:pPr>
              <w:pStyle w:val="30"/>
            </w:pPr>
            <w:r>
              <w:rPr>
                <w:rFonts w:hint="eastAsia"/>
              </w:rPr>
              <w:t>无</w:t>
            </w:r>
          </w:p>
        </w:tc>
      </w:tr>
      <w:tr w14:paraId="1203F9D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BB0F07D">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6E06B2BD">
            <w:pPr>
              <w:pStyle w:val="30"/>
            </w:pPr>
            <w:r>
              <w:rPr>
                <w:rFonts w:hint="eastAsia"/>
              </w:rPr>
              <w:t>无</w:t>
            </w:r>
          </w:p>
        </w:tc>
      </w:tr>
      <w:tr w14:paraId="7E4EB5B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D958135">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2B8A93A4">
            <w:pPr>
              <w:pStyle w:val="30"/>
            </w:pPr>
            <w:r>
              <w:rPr>
                <w:rFonts w:hint="eastAsia"/>
              </w:rPr>
              <w:t>点击企业分析-电气集团-业务指标-输配电元器件销量表格详情</w:t>
            </w:r>
          </w:p>
        </w:tc>
      </w:tr>
      <w:tr w14:paraId="33A3868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2C9D5391">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2A9BBCB7">
            <w:pPr>
              <w:pStyle w:val="30"/>
            </w:pPr>
            <w:r>
              <w:rPr>
                <w:rFonts w:hint="eastAsia"/>
              </w:rPr>
              <w:t>输配电元器件销量数值及变动、输配电元器件销量企业分布数据</w:t>
            </w:r>
          </w:p>
        </w:tc>
      </w:tr>
      <w:tr w14:paraId="0E77F75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236DD9C4">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4848086C">
            <w:pPr>
              <w:pStyle w:val="30"/>
            </w:pPr>
            <w:r>
              <w:rPr>
                <w:rFonts w:hint="eastAsia"/>
              </w:rPr>
              <w:t>用户可查看业务指标数据详情</w:t>
            </w:r>
          </w:p>
        </w:tc>
      </w:tr>
      <w:tr w14:paraId="7E8F1A0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2B59ACB6">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2A439A9C">
            <w:pPr>
              <w:pStyle w:val="30"/>
            </w:pPr>
            <w:r>
              <w:rPr>
                <w:rFonts w:hint="eastAsia"/>
              </w:rPr>
              <w:t>页面跳转异常</w:t>
            </w:r>
          </w:p>
        </w:tc>
      </w:tr>
      <w:tr w14:paraId="4F19EFF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52E56F34">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46E80BCF">
            <w:pPr>
              <w:pStyle w:val="30"/>
            </w:pPr>
            <w:r>
              <w:rPr>
                <w:rFonts w:hint="eastAsia"/>
              </w:rPr>
              <w:t>无</w:t>
            </w:r>
          </w:p>
        </w:tc>
      </w:tr>
    </w:tbl>
    <w:p w14:paraId="3116F866">
      <w:pPr>
        <w:pStyle w:val="8"/>
        <w:numPr>
          <w:ilvl w:val="6"/>
          <w:numId w:val="0"/>
        </w:numPr>
      </w:pPr>
      <w:r>
        <w:rPr>
          <w:rFonts w:hint="eastAsia" w:cs="宋体"/>
        </w:rPr>
        <w:t xml:space="preserve">6.1.7.4.4.3.14  </w:t>
      </w:r>
      <w:r>
        <w:rPr>
          <w:rFonts w:hint="eastAsia"/>
        </w:rPr>
        <w:t>锅炉销量柱形图H5</w:t>
      </w:r>
    </w:p>
    <w:p w14:paraId="59442098">
      <w:pPr>
        <w:ind w:firstLine="480"/>
      </w:pPr>
      <w:r>
        <w:rPr>
          <w:rFonts w:hint="eastAsia"/>
        </w:rPr>
        <w:t>对电气集团业务指标进行梳理，展现集团整体锅炉销量变动趋势及各企业锅炉销量情况。用户选择锅炉销量柱状图后，页面将展现集团整体近12个月锅炉销量及变动趋势，同时，页面下方还将展示按企业锅炉销量情况，即电气集团下属各企业锅炉销量情况。</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23A252E7">
        <w:tblPrEx>
          <w:tblCellMar>
            <w:top w:w="0" w:type="dxa"/>
            <w:left w:w="108" w:type="dxa"/>
            <w:bottom w:w="0" w:type="dxa"/>
            <w:right w:w="108" w:type="dxa"/>
          </w:tblCellMar>
        </w:tblPrEx>
        <w:trPr>
          <w:trHeight w:val="436" w:hRule="atLeast"/>
        </w:trPr>
        <w:tc>
          <w:tcPr>
            <w:tcW w:w="1279" w:type="pct"/>
            <w:tcBorders>
              <w:top w:val="single" w:color="auto" w:sz="4" w:space="0"/>
              <w:left w:val="single" w:color="auto" w:sz="4" w:space="0"/>
              <w:bottom w:val="single" w:color="auto" w:sz="4" w:space="0"/>
              <w:right w:val="single" w:color="auto" w:sz="4" w:space="0"/>
            </w:tcBorders>
          </w:tcPr>
          <w:p w14:paraId="25A34242">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0331AC0E">
            <w:pPr>
              <w:pStyle w:val="30"/>
            </w:pPr>
            <w:r>
              <w:rPr>
                <w:rFonts w:hint="eastAsia"/>
              </w:rPr>
              <w:t>JJYX_4_3_14</w:t>
            </w:r>
          </w:p>
        </w:tc>
      </w:tr>
      <w:tr w14:paraId="2A4EDAB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25533C24">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053701DB">
            <w:pPr>
              <w:pStyle w:val="30"/>
            </w:pPr>
            <w:r>
              <w:rPr>
                <w:rFonts w:hint="eastAsia"/>
              </w:rPr>
              <w:t>国资委用户，系统管理员</w:t>
            </w:r>
          </w:p>
        </w:tc>
      </w:tr>
      <w:tr w14:paraId="4082F9E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2E28919E">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656721A7">
            <w:pPr>
              <w:pStyle w:val="30"/>
            </w:pPr>
            <w:r>
              <w:rPr>
                <w:rFonts w:hint="eastAsia"/>
              </w:rPr>
              <w:t>无</w:t>
            </w:r>
          </w:p>
        </w:tc>
      </w:tr>
      <w:tr w14:paraId="61E9DBF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7BBA04E1">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2A5A3682">
            <w:pPr>
              <w:pStyle w:val="30"/>
            </w:pPr>
            <w:r>
              <w:rPr>
                <w:rFonts w:hint="eastAsia"/>
              </w:rPr>
              <w:t>无</w:t>
            </w:r>
          </w:p>
        </w:tc>
      </w:tr>
      <w:tr w14:paraId="30D6C47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3A94CAE">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70EF8BE5">
            <w:pPr>
              <w:pStyle w:val="30"/>
            </w:pPr>
            <w:r>
              <w:rPr>
                <w:rFonts w:hint="eastAsia"/>
              </w:rPr>
              <w:t>点击企业分析-电气集团-业务指标-锅炉销量柱状图</w:t>
            </w:r>
          </w:p>
        </w:tc>
      </w:tr>
      <w:tr w14:paraId="1007655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A3C78ED">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3CF7F88F">
            <w:pPr>
              <w:pStyle w:val="30"/>
            </w:pPr>
            <w:r>
              <w:rPr>
                <w:rFonts w:hint="eastAsia"/>
              </w:rPr>
              <w:t>锅炉销量数值及变动、锅炉销量企业分布</w:t>
            </w:r>
          </w:p>
        </w:tc>
      </w:tr>
      <w:tr w14:paraId="48B5198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06C7507D">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27678063">
            <w:pPr>
              <w:pStyle w:val="30"/>
            </w:pPr>
            <w:r>
              <w:rPr>
                <w:rFonts w:hint="eastAsia"/>
              </w:rPr>
              <w:t>用户可查看业务指标数据详情</w:t>
            </w:r>
          </w:p>
        </w:tc>
      </w:tr>
      <w:tr w14:paraId="0A510E6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6A209EA">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71635216">
            <w:pPr>
              <w:pStyle w:val="30"/>
            </w:pPr>
            <w:r>
              <w:rPr>
                <w:rFonts w:hint="eastAsia"/>
              </w:rPr>
              <w:t>页面跳转异常</w:t>
            </w:r>
          </w:p>
        </w:tc>
      </w:tr>
      <w:tr w14:paraId="1D958F6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2A25B5C">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0997BF61">
            <w:pPr>
              <w:pStyle w:val="30"/>
            </w:pPr>
            <w:r>
              <w:rPr>
                <w:rFonts w:hint="eastAsia"/>
              </w:rPr>
              <w:t>无</w:t>
            </w:r>
          </w:p>
        </w:tc>
      </w:tr>
    </w:tbl>
    <w:p w14:paraId="0DAA5D59">
      <w:pPr>
        <w:pStyle w:val="8"/>
        <w:numPr>
          <w:ilvl w:val="6"/>
          <w:numId w:val="0"/>
        </w:numPr>
      </w:pPr>
      <w:r>
        <w:rPr>
          <w:rFonts w:hint="eastAsia" w:cs="宋体"/>
        </w:rPr>
        <w:t xml:space="preserve">6.1.7.4.4.3.15  </w:t>
      </w:r>
      <w:r>
        <w:rPr>
          <w:rFonts w:hint="eastAsia"/>
        </w:rPr>
        <w:t>锅炉销量表格详情H5</w:t>
      </w:r>
    </w:p>
    <w:p w14:paraId="5BCBE264">
      <w:pPr>
        <w:ind w:firstLine="480"/>
      </w:pPr>
      <w:r>
        <w:rPr>
          <w:rFonts w:hint="eastAsia"/>
        </w:rPr>
        <w:t>对电气集团业务指标进行梳理，展现集团整体及各企业锅炉销量数量详情。用户选择锅炉销量表格详情后，页面将展现集团整体近12个月锅炉销量及变动值，也可展示集团下属各企业锅炉销量情况。</w:t>
      </w:r>
    </w:p>
    <w:tbl>
      <w:tblPr>
        <w:tblStyle w:val="18"/>
        <w:tblW w:w="4999" w:type="pct"/>
        <w:tblInd w:w="0" w:type="dxa"/>
        <w:tblLayout w:type="autofit"/>
        <w:tblCellMar>
          <w:top w:w="0" w:type="dxa"/>
          <w:left w:w="108" w:type="dxa"/>
          <w:bottom w:w="0" w:type="dxa"/>
          <w:right w:w="108" w:type="dxa"/>
        </w:tblCellMar>
      </w:tblPr>
      <w:tblGrid>
        <w:gridCol w:w="2178"/>
        <w:gridCol w:w="6342"/>
      </w:tblGrid>
      <w:tr w14:paraId="00783BD3">
        <w:tblPrEx>
          <w:tblCellMar>
            <w:top w:w="0" w:type="dxa"/>
            <w:left w:w="108" w:type="dxa"/>
            <w:bottom w:w="0" w:type="dxa"/>
            <w:right w:w="108" w:type="dxa"/>
          </w:tblCellMar>
        </w:tblPrEx>
        <w:trPr>
          <w:trHeight w:val="436" w:hRule="atLeast"/>
          <w:tblHeader/>
        </w:trPr>
        <w:tc>
          <w:tcPr>
            <w:tcW w:w="1278" w:type="pct"/>
            <w:tcBorders>
              <w:top w:val="single" w:color="auto" w:sz="4" w:space="0"/>
              <w:left w:val="single" w:color="auto" w:sz="4" w:space="0"/>
              <w:bottom w:val="single" w:color="auto" w:sz="4" w:space="0"/>
              <w:right w:val="single" w:color="auto" w:sz="4" w:space="0"/>
            </w:tcBorders>
          </w:tcPr>
          <w:p w14:paraId="37B905F9">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5026EDA9">
            <w:pPr>
              <w:pStyle w:val="30"/>
            </w:pPr>
            <w:r>
              <w:rPr>
                <w:rFonts w:hint="eastAsia"/>
              </w:rPr>
              <w:t>JJYX_4_3_15</w:t>
            </w:r>
          </w:p>
        </w:tc>
      </w:tr>
      <w:tr w14:paraId="3869FA17">
        <w:tblPrEx>
          <w:tblCellMar>
            <w:top w:w="0" w:type="dxa"/>
            <w:left w:w="108" w:type="dxa"/>
            <w:bottom w:w="0" w:type="dxa"/>
            <w:right w:w="108" w:type="dxa"/>
          </w:tblCellMar>
        </w:tblPrEx>
        <w:trPr>
          <w:trHeight w:val="300" w:hRule="atLeast"/>
        </w:trPr>
        <w:tc>
          <w:tcPr>
            <w:tcW w:w="1278" w:type="pct"/>
            <w:tcBorders>
              <w:top w:val="single" w:color="auto" w:sz="4" w:space="0"/>
              <w:left w:val="single" w:color="auto" w:sz="4" w:space="0"/>
              <w:bottom w:val="single" w:color="auto" w:sz="4" w:space="0"/>
              <w:right w:val="single" w:color="auto" w:sz="4" w:space="0"/>
            </w:tcBorders>
          </w:tcPr>
          <w:p w14:paraId="1F9BAF73">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32A67F2F">
            <w:pPr>
              <w:pStyle w:val="30"/>
            </w:pPr>
            <w:r>
              <w:rPr>
                <w:rFonts w:hint="eastAsia"/>
              </w:rPr>
              <w:t>国资委用户，系统管理员</w:t>
            </w:r>
          </w:p>
        </w:tc>
      </w:tr>
      <w:tr w14:paraId="23CAF5D4">
        <w:tblPrEx>
          <w:tblCellMar>
            <w:top w:w="0" w:type="dxa"/>
            <w:left w:w="108" w:type="dxa"/>
            <w:bottom w:w="0" w:type="dxa"/>
            <w:right w:w="108" w:type="dxa"/>
          </w:tblCellMar>
        </w:tblPrEx>
        <w:trPr>
          <w:trHeight w:val="300" w:hRule="atLeast"/>
        </w:trPr>
        <w:tc>
          <w:tcPr>
            <w:tcW w:w="1278" w:type="pct"/>
            <w:tcBorders>
              <w:top w:val="single" w:color="auto" w:sz="4" w:space="0"/>
              <w:left w:val="single" w:color="auto" w:sz="4" w:space="0"/>
              <w:bottom w:val="single" w:color="auto" w:sz="4" w:space="0"/>
              <w:right w:val="single" w:color="auto" w:sz="4" w:space="0"/>
            </w:tcBorders>
          </w:tcPr>
          <w:p w14:paraId="54AC158A">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68C334BC">
            <w:pPr>
              <w:pStyle w:val="30"/>
            </w:pPr>
            <w:r>
              <w:rPr>
                <w:rFonts w:hint="eastAsia"/>
              </w:rPr>
              <w:t>无</w:t>
            </w:r>
          </w:p>
        </w:tc>
      </w:tr>
      <w:tr w14:paraId="316905EB">
        <w:tblPrEx>
          <w:tblCellMar>
            <w:top w:w="0" w:type="dxa"/>
            <w:left w:w="108" w:type="dxa"/>
            <w:bottom w:w="0" w:type="dxa"/>
            <w:right w:w="108" w:type="dxa"/>
          </w:tblCellMar>
        </w:tblPrEx>
        <w:trPr>
          <w:trHeight w:val="300" w:hRule="atLeast"/>
        </w:trPr>
        <w:tc>
          <w:tcPr>
            <w:tcW w:w="1278" w:type="pct"/>
            <w:tcBorders>
              <w:top w:val="single" w:color="auto" w:sz="4" w:space="0"/>
              <w:left w:val="single" w:color="auto" w:sz="4" w:space="0"/>
              <w:bottom w:val="single" w:color="auto" w:sz="4" w:space="0"/>
              <w:right w:val="single" w:color="auto" w:sz="4" w:space="0"/>
            </w:tcBorders>
          </w:tcPr>
          <w:p w14:paraId="3C457E36">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5107C04C">
            <w:pPr>
              <w:pStyle w:val="30"/>
            </w:pPr>
            <w:r>
              <w:rPr>
                <w:rFonts w:hint="eastAsia"/>
              </w:rPr>
              <w:t>无</w:t>
            </w:r>
          </w:p>
        </w:tc>
      </w:tr>
      <w:tr w14:paraId="11B46DC3">
        <w:tblPrEx>
          <w:tblCellMar>
            <w:top w:w="0" w:type="dxa"/>
            <w:left w:w="108" w:type="dxa"/>
            <w:bottom w:w="0" w:type="dxa"/>
            <w:right w:w="108" w:type="dxa"/>
          </w:tblCellMar>
        </w:tblPrEx>
        <w:trPr>
          <w:trHeight w:val="300" w:hRule="atLeast"/>
        </w:trPr>
        <w:tc>
          <w:tcPr>
            <w:tcW w:w="1278" w:type="pct"/>
            <w:tcBorders>
              <w:top w:val="single" w:color="auto" w:sz="4" w:space="0"/>
              <w:left w:val="single" w:color="auto" w:sz="4" w:space="0"/>
              <w:bottom w:val="single" w:color="auto" w:sz="4" w:space="0"/>
              <w:right w:val="single" w:color="auto" w:sz="4" w:space="0"/>
            </w:tcBorders>
          </w:tcPr>
          <w:p w14:paraId="2514C7D6">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294330D0">
            <w:pPr>
              <w:pStyle w:val="30"/>
            </w:pPr>
            <w:r>
              <w:rPr>
                <w:rFonts w:hint="eastAsia"/>
              </w:rPr>
              <w:t>点击企业分析-电气集团-业务指标-锅炉销量表格详情</w:t>
            </w:r>
          </w:p>
        </w:tc>
      </w:tr>
      <w:tr w14:paraId="71E909ED">
        <w:tblPrEx>
          <w:tblCellMar>
            <w:top w:w="0" w:type="dxa"/>
            <w:left w:w="108" w:type="dxa"/>
            <w:bottom w:w="0" w:type="dxa"/>
            <w:right w:w="108" w:type="dxa"/>
          </w:tblCellMar>
        </w:tblPrEx>
        <w:trPr>
          <w:trHeight w:val="300" w:hRule="atLeast"/>
        </w:trPr>
        <w:tc>
          <w:tcPr>
            <w:tcW w:w="1278" w:type="pct"/>
            <w:tcBorders>
              <w:top w:val="single" w:color="auto" w:sz="4" w:space="0"/>
              <w:left w:val="single" w:color="auto" w:sz="4" w:space="0"/>
              <w:bottom w:val="single" w:color="auto" w:sz="4" w:space="0"/>
              <w:right w:val="single" w:color="auto" w:sz="4" w:space="0"/>
            </w:tcBorders>
          </w:tcPr>
          <w:p w14:paraId="51E38F48">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21FC94E6">
            <w:pPr>
              <w:pStyle w:val="30"/>
            </w:pPr>
            <w:r>
              <w:rPr>
                <w:rFonts w:hint="eastAsia"/>
              </w:rPr>
              <w:t>锅炉销量数值及变动、锅炉销量企业分布数据</w:t>
            </w:r>
          </w:p>
        </w:tc>
      </w:tr>
      <w:tr w14:paraId="0E177F6C">
        <w:tblPrEx>
          <w:tblCellMar>
            <w:top w:w="0" w:type="dxa"/>
            <w:left w:w="108" w:type="dxa"/>
            <w:bottom w:w="0" w:type="dxa"/>
            <w:right w:w="108" w:type="dxa"/>
          </w:tblCellMar>
        </w:tblPrEx>
        <w:trPr>
          <w:trHeight w:val="300" w:hRule="atLeast"/>
        </w:trPr>
        <w:tc>
          <w:tcPr>
            <w:tcW w:w="1278" w:type="pct"/>
            <w:tcBorders>
              <w:top w:val="single" w:color="auto" w:sz="4" w:space="0"/>
              <w:left w:val="single" w:color="auto" w:sz="4" w:space="0"/>
              <w:bottom w:val="single" w:color="auto" w:sz="4" w:space="0"/>
              <w:right w:val="single" w:color="auto" w:sz="4" w:space="0"/>
            </w:tcBorders>
          </w:tcPr>
          <w:p w14:paraId="142EC927">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61E7A0FA">
            <w:pPr>
              <w:pStyle w:val="30"/>
            </w:pPr>
            <w:r>
              <w:rPr>
                <w:rFonts w:hint="eastAsia"/>
              </w:rPr>
              <w:t>用户可查看业务指标数据详情</w:t>
            </w:r>
          </w:p>
        </w:tc>
      </w:tr>
      <w:tr w14:paraId="3DAB2ED9">
        <w:tblPrEx>
          <w:tblCellMar>
            <w:top w:w="0" w:type="dxa"/>
            <w:left w:w="108" w:type="dxa"/>
            <w:bottom w:w="0" w:type="dxa"/>
            <w:right w:w="108" w:type="dxa"/>
          </w:tblCellMar>
        </w:tblPrEx>
        <w:trPr>
          <w:trHeight w:val="300" w:hRule="atLeast"/>
        </w:trPr>
        <w:tc>
          <w:tcPr>
            <w:tcW w:w="1278" w:type="pct"/>
            <w:tcBorders>
              <w:top w:val="single" w:color="auto" w:sz="4" w:space="0"/>
              <w:left w:val="single" w:color="auto" w:sz="4" w:space="0"/>
              <w:bottom w:val="single" w:color="auto" w:sz="4" w:space="0"/>
              <w:right w:val="single" w:color="auto" w:sz="4" w:space="0"/>
            </w:tcBorders>
          </w:tcPr>
          <w:p w14:paraId="36801B97">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6BAF4306">
            <w:pPr>
              <w:pStyle w:val="30"/>
            </w:pPr>
            <w:r>
              <w:rPr>
                <w:rFonts w:hint="eastAsia"/>
              </w:rPr>
              <w:t>页面跳转异常</w:t>
            </w:r>
          </w:p>
        </w:tc>
      </w:tr>
      <w:tr w14:paraId="70B1A111">
        <w:tblPrEx>
          <w:tblCellMar>
            <w:top w:w="0" w:type="dxa"/>
            <w:left w:w="108" w:type="dxa"/>
            <w:bottom w:w="0" w:type="dxa"/>
            <w:right w:w="108" w:type="dxa"/>
          </w:tblCellMar>
        </w:tblPrEx>
        <w:trPr>
          <w:trHeight w:val="300" w:hRule="atLeast"/>
        </w:trPr>
        <w:tc>
          <w:tcPr>
            <w:tcW w:w="1278" w:type="pct"/>
            <w:tcBorders>
              <w:top w:val="single" w:color="auto" w:sz="4" w:space="0"/>
              <w:left w:val="single" w:color="auto" w:sz="4" w:space="0"/>
              <w:bottom w:val="single" w:color="auto" w:sz="4" w:space="0"/>
              <w:right w:val="single" w:color="auto" w:sz="4" w:space="0"/>
            </w:tcBorders>
          </w:tcPr>
          <w:p w14:paraId="6B31036F">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525DB9E6">
            <w:pPr>
              <w:pStyle w:val="30"/>
            </w:pPr>
            <w:r>
              <w:rPr>
                <w:rFonts w:hint="eastAsia"/>
              </w:rPr>
              <w:t>无</w:t>
            </w:r>
          </w:p>
        </w:tc>
      </w:tr>
    </w:tbl>
    <w:p w14:paraId="697CF452">
      <w:pPr>
        <w:pStyle w:val="8"/>
        <w:numPr>
          <w:ilvl w:val="6"/>
          <w:numId w:val="0"/>
        </w:numPr>
      </w:pPr>
      <w:r>
        <w:rPr>
          <w:rFonts w:hint="eastAsia" w:cs="宋体"/>
        </w:rPr>
        <w:t xml:space="preserve">6.1.7.4.4.3.16  </w:t>
      </w:r>
      <w:r>
        <w:rPr>
          <w:rFonts w:hint="eastAsia"/>
        </w:rPr>
        <w:t>燃气轮机销量柱形图H5</w:t>
      </w:r>
    </w:p>
    <w:p w14:paraId="79B5E466">
      <w:pPr>
        <w:ind w:firstLine="480"/>
      </w:pPr>
      <w:r>
        <w:rPr>
          <w:rFonts w:hint="eastAsia"/>
        </w:rPr>
        <w:t>对电气集团业务指标进行梳理，展现集团整体燃气轮机销量动趋势及各企业燃气轮机销量情况。用户选择燃气轮机销量柱状图后，页面将展现集团整体近12个月燃气轮机销量及变动趋势，同时，页面下方还将展示按企业燃气轮机销量情况，即电气集团下属各企业燃气轮机销量情况。</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42E0F759">
        <w:tblPrEx>
          <w:tblCellMar>
            <w:top w:w="0" w:type="dxa"/>
            <w:left w:w="108" w:type="dxa"/>
            <w:bottom w:w="0" w:type="dxa"/>
            <w:right w:w="108" w:type="dxa"/>
          </w:tblCellMar>
        </w:tblPrEx>
        <w:trPr>
          <w:trHeight w:val="436" w:hRule="atLeast"/>
          <w:tblHeader/>
        </w:trPr>
        <w:tc>
          <w:tcPr>
            <w:tcW w:w="1279" w:type="pct"/>
            <w:tcBorders>
              <w:top w:val="single" w:color="auto" w:sz="4" w:space="0"/>
              <w:left w:val="single" w:color="auto" w:sz="4" w:space="0"/>
              <w:bottom w:val="single" w:color="auto" w:sz="4" w:space="0"/>
              <w:right w:val="single" w:color="auto" w:sz="4" w:space="0"/>
            </w:tcBorders>
          </w:tcPr>
          <w:p w14:paraId="52080B80">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19ADFD73">
            <w:pPr>
              <w:pStyle w:val="30"/>
            </w:pPr>
            <w:r>
              <w:rPr>
                <w:rFonts w:hint="eastAsia"/>
              </w:rPr>
              <w:t>JJYX_4_3_14</w:t>
            </w:r>
          </w:p>
        </w:tc>
      </w:tr>
      <w:tr w14:paraId="6FCD410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4B7DF19D">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39AAFD89">
            <w:pPr>
              <w:pStyle w:val="30"/>
            </w:pPr>
            <w:r>
              <w:rPr>
                <w:rFonts w:hint="eastAsia"/>
              </w:rPr>
              <w:t>国资委用户，系统管理员</w:t>
            </w:r>
          </w:p>
        </w:tc>
      </w:tr>
      <w:tr w14:paraId="0FEB367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04424E6">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41485B81">
            <w:pPr>
              <w:pStyle w:val="30"/>
            </w:pPr>
            <w:r>
              <w:rPr>
                <w:rFonts w:hint="eastAsia"/>
              </w:rPr>
              <w:t>无</w:t>
            </w:r>
          </w:p>
        </w:tc>
      </w:tr>
      <w:tr w14:paraId="796BAC7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4D94209B">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46B3C3CF">
            <w:pPr>
              <w:pStyle w:val="30"/>
            </w:pPr>
            <w:r>
              <w:rPr>
                <w:rFonts w:hint="eastAsia"/>
              </w:rPr>
              <w:t>无</w:t>
            </w:r>
          </w:p>
        </w:tc>
      </w:tr>
      <w:tr w14:paraId="379B3F9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2C37FDC">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110CEAE0">
            <w:pPr>
              <w:pStyle w:val="30"/>
            </w:pPr>
            <w:r>
              <w:rPr>
                <w:rFonts w:hint="eastAsia"/>
              </w:rPr>
              <w:t>点击企业分析-电气集团-业务指标-燃气轮机销量柱状图</w:t>
            </w:r>
          </w:p>
        </w:tc>
      </w:tr>
      <w:tr w14:paraId="19538A3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59E31769">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780600A4">
            <w:pPr>
              <w:pStyle w:val="30"/>
            </w:pPr>
            <w:r>
              <w:rPr>
                <w:rFonts w:hint="eastAsia"/>
              </w:rPr>
              <w:t>燃气轮机销量数值及变动、燃气轮机销量企业分布</w:t>
            </w:r>
          </w:p>
        </w:tc>
      </w:tr>
      <w:tr w14:paraId="1639AE7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4E941F5">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73942AC5">
            <w:pPr>
              <w:pStyle w:val="30"/>
            </w:pPr>
            <w:r>
              <w:rPr>
                <w:rFonts w:hint="eastAsia"/>
              </w:rPr>
              <w:t>用户可查看业务指标数据详情</w:t>
            </w:r>
          </w:p>
        </w:tc>
      </w:tr>
      <w:tr w14:paraId="60438FC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DE60E07">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3DB4E860">
            <w:pPr>
              <w:pStyle w:val="30"/>
            </w:pPr>
            <w:r>
              <w:rPr>
                <w:rFonts w:hint="eastAsia"/>
              </w:rPr>
              <w:t>页面跳转异常</w:t>
            </w:r>
          </w:p>
        </w:tc>
      </w:tr>
      <w:tr w14:paraId="5621292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AF09F04">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1C111361">
            <w:pPr>
              <w:pStyle w:val="30"/>
            </w:pPr>
            <w:r>
              <w:rPr>
                <w:rFonts w:hint="eastAsia"/>
              </w:rPr>
              <w:t>无</w:t>
            </w:r>
          </w:p>
        </w:tc>
      </w:tr>
    </w:tbl>
    <w:p w14:paraId="5135CBB6">
      <w:pPr>
        <w:pStyle w:val="8"/>
        <w:numPr>
          <w:ilvl w:val="6"/>
          <w:numId w:val="0"/>
        </w:numPr>
      </w:pPr>
      <w:r>
        <w:rPr>
          <w:rFonts w:hint="eastAsia" w:cs="宋体"/>
        </w:rPr>
        <w:t xml:space="preserve">6.1.7.4.4.3.17  </w:t>
      </w:r>
      <w:r>
        <w:rPr>
          <w:rFonts w:hint="eastAsia"/>
        </w:rPr>
        <w:t>燃气轮机销量表格详情H5</w:t>
      </w:r>
    </w:p>
    <w:p w14:paraId="17D4E494">
      <w:pPr>
        <w:ind w:firstLine="480"/>
      </w:pPr>
      <w:r>
        <w:rPr>
          <w:rFonts w:hint="eastAsia"/>
        </w:rPr>
        <w:t>对电气集团业务指标进行梳理，展现集团整体及各企业燃气轮机销量数量详情。用户选择燃气轮机销量表格详情后，页面将展现集团整体近12个月燃气轮机销量及变动值，也可展示集团下属各企业燃气轮机销量情况。</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52CF7D98">
        <w:tblPrEx>
          <w:tblCellMar>
            <w:top w:w="0" w:type="dxa"/>
            <w:left w:w="108" w:type="dxa"/>
            <w:bottom w:w="0" w:type="dxa"/>
            <w:right w:w="108" w:type="dxa"/>
          </w:tblCellMar>
        </w:tblPrEx>
        <w:trPr>
          <w:trHeight w:val="436" w:hRule="atLeast"/>
          <w:tblHeader/>
        </w:trPr>
        <w:tc>
          <w:tcPr>
            <w:tcW w:w="1279" w:type="pct"/>
            <w:tcBorders>
              <w:top w:val="single" w:color="auto" w:sz="4" w:space="0"/>
              <w:left w:val="single" w:color="auto" w:sz="4" w:space="0"/>
              <w:bottom w:val="single" w:color="auto" w:sz="4" w:space="0"/>
              <w:right w:val="single" w:color="auto" w:sz="4" w:space="0"/>
            </w:tcBorders>
          </w:tcPr>
          <w:p w14:paraId="5D51C4FA">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24FE820A">
            <w:pPr>
              <w:pStyle w:val="30"/>
            </w:pPr>
            <w:r>
              <w:rPr>
                <w:rFonts w:hint="eastAsia"/>
              </w:rPr>
              <w:t>JJYX_4_3_15</w:t>
            </w:r>
          </w:p>
        </w:tc>
      </w:tr>
      <w:tr w14:paraId="152129D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7D120063">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36A5E3CE">
            <w:pPr>
              <w:pStyle w:val="30"/>
            </w:pPr>
            <w:r>
              <w:rPr>
                <w:rFonts w:hint="eastAsia"/>
              </w:rPr>
              <w:t>国资委用户，系统管理员</w:t>
            </w:r>
          </w:p>
        </w:tc>
      </w:tr>
      <w:tr w14:paraId="1368E22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44E9B9C">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46B4713C">
            <w:pPr>
              <w:pStyle w:val="30"/>
            </w:pPr>
            <w:r>
              <w:rPr>
                <w:rFonts w:hint="eastAsia"/>
              </w:rPr>
              <w:t>无</w:t>
            </w:r>
          </w:p>
        </w:tc>
      </w:tr>
      <w:tr w14:paraId="535BB41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9B93728">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1185C177">
            <w:pPr>
              <w:pStyle w:val="30"/>
            </w:pPr>
            <w:r>
              <w:rPr>
                <w:rFonts w:hint="eastAsia"/>
              </w:rPr>
              <w:t>无</w:t>
            </w:r>
          </w:p>
        </w:tc>
      </w:tr>
      <w:tr w14:paraId="19D8071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0018C999">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51FAB3FE">
            <w:pPr>
              <w:pStyle w:val="30"/>
            </w:pPr>
            <w:r>
              <w:rPr>
                <w:rFonts w:hint="eastAsia"/>
              </w:rPr>
              <w:t>点击企业分析-电气集团-业务指标-燃气轮机销量表格详情</w:t>
            </w:r>
          </w:p>
        </w:tc>
      </w:tr>
      <w:tr w14:paraId="4F11ACA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0F93FEF4">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3BA8A012">
            <w:pPr>
              <w:pStyle w:val="30"/>
            </w:pPr>
            <w:r>
              <w:rPr>
                <w:rFonts w:hint="eastAsia"/>
              </w:rPr>
              <w:t>燃气轮机销量数值及变动、燃气轮机销量企业分布数据</w:t>
            </w:r>
          </w:p>
        </w:tc>
      </w:tr>
      <w:tr w14:paraId="5D55A26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741A5664">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31712999">
            <w:pPr>
              <w:pStyle w:val="30"/>
            </w:pPr>
            <w:r>
              <w:rPr>
                <w:rFonts w:hint="eastAsia"/>
              </w:rPr>
              <w:t>用户可查看业务指标数据详情</w:t>
            </w:r>
          </w:p>
        </w:tc>
      </w:tr>
      <w:tr w14:paraId="0A9FFE8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9434E3D">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661D3C52">
            <w:pPr>
              <w:pStyle w:val="30"/>
            </w:pPr>
            <w:r>
              <w:rPr>
                <w:rFonts w:hint="eastAsia"/>
              </w:rPr>
              <w:t>页面跳转异常</w:t>
            </w:r>
          </w:p>
        </w:tc>
      </w:tr>
      <w:tr w14:paraId="1C880A1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6F4CB6D">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682CDF86">
            <w:pPr>
              <w:pStyle w:val="30"/>
            </w:pPr>
            <w:r>
              <w:rPr>
                <w:rFonts w:hint="eastAsia"/>
              </w:rPr>
              <w:t>无</w:t>
            </w:r>
          </w:p>
        </w:tc>
      </w:tr>
    </w:tbl>
    <w:p w14:paraId="29F82292">
      <w:pPr>
        <w:pStyle w:val="7"/>
        <w:numPr>
          <w:ilvl w:val="5"/>
          <w:numId w:val="0"/>
        </w:numPr>
      </w:pPr>
      <w:r>
        <w:rPr>
          <w:rFonts w:hint="eastAsia" w:ascii="Times New Roman" w:hAnsi="Times New Roman" w:cs="宋体"/>
        </w:rPr>
        <w:t xml:space="preserve">6.1.7.4.4.4  </w:t>
      </w:r>
      <w:r>
        <w:rPr>
          <w:rFonts w:hint="eastAsia"/>
        </w:rPr>
        <w:t>光明集团H5</w:t>
      </w:r>
    </w:p>
    <w:p w14:paraId="2F530B70">
      <w:pPr>
        <w:pStyle w:val="8"/>
        <w:numPr>
          <w:ilvl w:val="6"/>
          <w:numId w:val="0"/>
        </w:numPr>
      </w:pPr>
      <w:r>
        <w:rPr>
          <w:rFonts w:hint="eastAsia" w:cs="宋体"/>
        </w:rPr>
        <w:t xml:space="preserve">6.1.7.4.4.4.1  </w:t>
      </w:r>
      <w:r>
        <w:rPr>
          <w:rFonts w:hint="eastAsia"/>
        </w:rPr>
        <w:t>经济指标汇总H5</w:t>
      </w:r>
    </w:p>
    <w:p w14:paraId="1FEA9DB5">
      <w:pPr>
        <w:ind w:firstLine="480"/>
      </w:pPr>
      <w:r>
        <w:rPr>
          <w:rFonts w:hint="eastAsia"/>
        </w:rPr>
        <w:t>对光明集团各项主要经济指标进行梳理、统计，展现营业收入等4个经济指标的指标名称、指标值、同比、预算完成率等内容。该页面展现内容包括营业收入、利润总额、归母净利润、主业利润，统计维度包括集团合并、食品板块（包括肉业、乳业、现代农业、城市保供（蔬菜）、城市服务（良友）、海洋食品（水产）、糖业、品牌食品）及其他板块；房产板块；金融板块等。</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1204E0E6">
        <w:tblPrEx>
          <w:tblCellMar>
            <w:top w:w="0" w:type="dxa"/>
            <w:left w:w="108" w:type="dxa"/>
            <w:bottom w:w="0" w:type="dxa"/>
            <w:right w:w="108" w:type="dxa"/>
          </w:tblCellMar>
        </w:tblPrEx>
        <w:trPr>
          <w:trHeight w:val="436" w:hRule="atLeast"/>
          <w:tblHeader/>
        </w:trPr>
        <w:tc>
          <w:tcPr>
            <w:tcW w:w="1279" w:type="pct"/>
            <w:tcBorders>
              <w:top w:val="single" w:color="auto" w:sz="4" w:space="0"/>
              <w:left w:val="single" w:color="auto" w:sz="4" w:space="0"/>
              <w:bottom w:val="single" w:color="auto" w:sz="4" w:space="0"/>
              <w:right w:val="single" w:color="auto" w:sz="4" w:space="0"/>
            </w:tcBorders>
          </w:tcPr>
          <w:p w14:paraId="06B0F050">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4CFFF272">
            <w:pPr>
              <w:pStyle w:val="30"/>
            </w:pPr>
            <w:r>
              <w:rPr>
                <w:rFonts w:hint="eastAsia"/>
              </w:rPr>
              <w:t>JJYX_4_4_1</w:t>
            </w:r>
          </w:p>
        </w:tc>
      </w:tr>
      <w:tr w14:paraId="66FB368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0349718">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5C954EC1">
            <w:pPr>
              <w:pStyle w:val="30"/>
            </w:pPr>
            <w:r>
              <w:rPr>
                <w:rFonts w:hint="eastAsia"/>
              </w:rPr>
              <w:t>国资委用户，系统管理员</w:t>
            </w:r>
          </w:p>
        </w:tc>
      </w:tr>
      <w:tr w14:paraId="13DA9F5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4E68A367">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1F517AA4">
            <w:pPr>
              <w:pStyle w:val="30"/>
            </w:pPr>
            <w:r>
              <w:rPr>
                <w:rFonts w:hint="eastAsia"/>
              </w:rPr>
              <w:t>无</w:t>
            </w:r>
          </w:p>
        </w:tc>
      </w:tr>
      <w:tr w14:paraId="649979E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451FF4E5">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7602CDAE">
            <w:pPr>
              <w:pStyle w:val="30"/>
            </w:pPr>
            <w:r>
              <w:rPr>
                <w:rFonts w:hint="eastAsia"/>
              </w:rPr>
              <w:t>无</w:t>
            </w:r>
          </w:p>
        </w:tc>
      </w:tr>
      <w:tr w14:paraId="479C67B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EE6901F">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1E33E31C">
            <w:pPr>
              <w:pStyle w:val="30"/>
            </w:pPr>
            <w:r>
              <w:rPr>
                <w:rFonts w:hint="eastAsia"/>
              </w:rPr>
              <w:t>点击企业分析-光明集团-经济指标</w:t>
            </w:r>
          </w:p>
        </w:tc>
      </w:tr>
      <w:tr w14:paraId="718D18D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56448AD6">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1E8F1108">
            <w:pPr>
              <w:pStyle w:val="30"/>
            </w:pPr>
            <w:r>
              <w:rPr>
                <w:rFonts w:hint="eastAsia"/>
              </w:rPr>
              <w:t>4个主要经济指标数值及变动</w:t>
            </w:r>
          </w:p>
        </w:tc>
      </w:tr>
      <w:tr w14:paraId="479EEB3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4CFF3ED5">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771A50E9">
            <w:pPr>
              <w:pStyle w:val="30"/>
            </w:pPr>
            <w:r>
              <w:rPr>
                <w:rFonts w:hint="eastAsia"/>
              </w:rPr>
              <w:t>用户可查看经济指标数据详情</w:t>
            </w:r>
          </w:p>
        </w:tc>
      </w:tr>
      <w:tr w14:paraId="085C033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6B163AF">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4E4A02D8">
            <w:pPr>
              <w:pStyle w:val="30"/>
            </w:pPr>
            <w:r>
              <w:rPr>
                <w:rFonts w:hint="eastAsia"/>
              </w:rPr>
              <w:t>页面跳转异常</w:t>
            </w:r>
          </w:p>
        </w:tc>
      </w:tr>
      <w:tr w14:paraId="29C27CF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4CF53525">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76049B30">
            <w:pPr>
              <w:pStyle w:val="30"/>
            </w:pPr>
            <w:r>
              <w:rPr>
                <w:rFonts w:hint="eastAsia"/>
              </w:rPr>
              <w:t>无</w:t>
            </w:r>
          </w:p>
        </w:tc>
      </w:tr>
    </w:tbl>
    <w:p w14:paraId="25410BBD">
      <w:pPr>
        <w:pStyle w:val="8"/>
        <w:numPr>
          <w:ilvl w:val="6"/>
          <w:numId w:val="0"/>
        </w:numPr>
      </w:pPr>
      <w:r>
        <w:rPr>
          <w:rFonts w:hint="eastAsia" w:cs="宋体"/>
        </w:rPr>
        <w:t xml:space="preserve">6.1.7.4.4.4.2  </w:t>
      </w:r>
      <w:r>
        <w:rPr>
          <w:rFonts w:hint="eastAsia"/>
        </w:rPr>
        <w:t>经济指标详情H5</w:t>
      </w:r>
    </w:p>
    <w:p w14:paraId="4B6C1CBD">
      <w:pPr>
        <w:ind w:firstLine="480"/>
      </w:pPr>
      <w:r>
        <w:rPr>
          <w:rFonts w:hint="eastAsia"/>
        </w:rPr>
        <w:t>对光明集团各项主要经济指标进行梳理、统计，并展现营业收入等4个指标的变动趋势与板块详情。该页面中，用户可在营业收入、利润总额、归母净利润、主业利润等4个指标中进行选择，页面将对所选经济指标进行变动趋势与板块分布的详细展示。</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220C5D28">
        <w:tblPrEx>
          <w:tblCellMar>
            <w:top w:w="0" w:type="dxa"/>
            <w:left w:w="108" w:type="dxa"/>
            <w:bottom w:w="0" w:type="dxa"/>
            <w:right w:w="108" w:type="dxa"/>
          </w:tblCellMar>
        </w:tblPrEx>
        <w:trPr>
          <w:trHeight w:val="436" w:hRule="atLeast"/>
          <w:tblHeader/>
        </w:trPr>
        <w:tc>
          <w:tcPr>
            <w:tcW w:w="1279" w:type="pct"/>
            <w:tcBorders>
              <w:top w:val="single" w:color="auto" w:sz="4" w:space="0"/>
              <w:left w:val="single" w:color="auto" w:sz="4" w:space="0"/>
              <w:bottom w:val="single" w:color="auto" w:sz="4" w:space="0"/>
              <w:right w:val="single" w:color="auto" w:sz="4" w:space="0"/>
            </w:tcBorders>
          </w:tcPr>
          <w:p w14:paraId="0D9758A7">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0230B7EB">
            <w:pPr>
              <w:pStyle w:val="30"/>
            </w:pPr>
            <w:r>
              <w:rPr>
                <w:rFonts w:hint="eastAsia"/>
              </w:rPr>
              <w:t>JJYX_4_4_2</w:t>
            </w:r>
          </w:p>
        </w:tc>
      </w:tr>
      <w:tr w14:paraId="52B5E19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4F5E9682">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7AC0D4EF">
            <w:pPr>
              <w:pStyle w:val="30"/>
            </w:pPr>
            <w:r>
              <w:rPr>
                <w:rFonts w:hint="eastAsia"/>
              </w:rPr>
              <w:t>国资委用户，系统管理员</w:t>
            </w:r>
          </w:p>
        </w:tc>
      </w:tr>
      <w:tr w14:paraId="0347E8B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269D2991">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765057DE">
            <w:pPr>
              <w:pStyle w:val="30"/>
            </w:pPr>
            <w:r>
              <w:rPr>
                <w:rFonts w:hint="eastAsia"/>
              </w:rPr>
              <w:t>无</w:t>
            </w:r>
          </w:p>
        </w:tc>
      </w:tr>
      <w:tr w14:paraId="399863C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78B6B0AE">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13A4F003">
            <w:pPr>
              <w:pStyle w:val="30"/>
            </w:pPr>
            <w:r>
              <w:rPr>
                <w:rFonts w:hint="eastAsia"/>
              </w:rPr>
              <w:t>无</w:t>
            </w:r>
          </w:p>
        </w:tc>
      </w:tr>
      <w:tr w14:paraId="63C2581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2637B397">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41F15E7A">
            <w:pPr>
              <w:pStyle w:val="30"/>
            </w:pPr>
            <w:r>
              <w:rPr>
                <w:rFonts w:hint="eastAsia"/>
              </w:rPr>
              <w:t>点击企业分析-光明集团-经济指标-选择指标</w:t>
            </w:r>
          </w:p>
        </w:tc>
      </w:tr>
      <w:tr w14:paraId="35A2679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1BB6305">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7CD294C6">
            <w:pPr>
              <w:pStyle w:val="30"/>
            </w:pPr>
            <w:r>
              <w:rPr>
                <w:rFonts w:hint="eastAsia"/>
              </w:rPr>
              <w:t>所选指标的变动趋势与板块详情</w:t>
            </w:r>
          </w:p>
        </w:tc>
      </w:tr>
      <w:tr w14:paraId="4444AF0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26CE8D8">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172D69E8">
            <w:pPr>
              <w:pStyle w:val="30"/>
            </w:pPr>
            <w:r>
              <w:rPr>
                <w:rFonts w:hint="eastAsia"/>
              </w:rPr>
              <w:t>用户可查看指标数据详情</w:t>
            </w:r>
          </w:p>
        </w:tc>
      </w:tr>
      <w:tr w14:paraId="369E4CD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9FBF098">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7149C883">
            <w:pPr>
              <w:pStyle w:val="30"/>
            </w:pPr>
            <w:r>
              <w:rPr>
                <w:rFonts w:hint="eastAsia"/>
              </w:rPr>
              <w:t>页面跳转异常</w:t>
            </w:r>
          </w:p>
        </w:tc>
      </w:tr>
      <w:tr w14:paraId="6E751D0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71F79D1D">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435351C7">
            <w:pPr>
              <w:pStyle w:val="30"/>
            </w:pPr>
            <w:r>
              <w:rPr>
                <w:rFonts w:hint="eastAsia"/>
              </w:rPr>
              <w:t>无</w:t>
            </w:r>
          </w:p>
        </w:tc>
      </w:tr>
    </w:tbl>
    <w:p w14:paraId="1DE7784D">
      <w:pPr>
        <w:pStyle w:val="8"/>
        <w:numPr>
          <w:ilvl w:val="6"/>
          <w:numId w:val="0"/>
        </w:numPr>
      </w:pPr>
      <w:r>
        <w:rPr>
          <w:rFonts w:hint="eastAsia" w:cs="宋体"/>
        </w:rPr>
        <w:t xml:space="preserve">6.1.7.4.4.4.3  </w:t>
      </w:r>
      <w:r>
        <w:rPr>
          <w:rFonts w:hint="eastAsia"/>
        </w:rPr>
        <w:t>业务指标-食品版块H5</w:t>
      </w:r>
    </w:p>
    <w:p w14:paraId="53FEE508">
      <w:pPr>
        <w:ind w:firstLine="480"/>
      </w:pPr>
      <w:r>
        <w:rPr>
          <w:rFonts w:hint="eastAsia"/>
        </w:rPr>
        <w:t>对光明集团业务指标进行梳理，并展现生猪销售量、生猪销售价格等指标的变动趋势。该页面展示内容包括生猪肉销量及变化率、梅林罐头总销量及变化率、奶制品市占率及变化率等内容。</w:t>
      </w:r>
    </w:p>
    <w:p w14:paraId="74A5538C">
      <w:pPr>
        <w:ind w:firstLine="0" w:firstLineChars="0"/>
        <w:jc w:val="center"/>
      </w:pPr>
      <w:r>
        <w:rPr>
          <w:rFonts w:hint="eastAsia" w:ascii="宋体" w:hAnsi="宋体" w:cs="宋体"/>
        </w:rPr>
        <w:drawing>
          <wp:inline distT="0" distB="0" distL="0" distR="0">
            <wp:extent cx="2879725" cy="6444615"/>
            <wp:effectExtent l="0" t="0" r="6350" b="3810"/>
            <wp:docPr id="820869863" name="图片 82086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63" name="图片 820869863"/>
                    <pic:cNvPicPr>
                      <a:picLocks noChangeAspect="1"/>
                    </pic:cNvPicPr>
                  </pic:nvPicPr>
                  <pic:blipFill>
                    <a:blip r:embed="rId254"/>
                    <a:stretch>
                      <a:fillRect/>
                    </a:stretch>
                  </pic:blipFill>
                  <pic:spPr>
                    <a:xfrm>
                      <a:off x="0" y="0"/>
                      <a:ext cx="2880000" cy="6444821"/>
                    </a:xfrm>
                    <a:prstGeom prst="rect">
                      <a:avLst/>
                    </a:prstGeom>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4DD3B335">
        <w:tblPrEx>
          <w:tblCellMar>
            <w:top w:w="0" w:type="dxa"/>
            <w:left w:w="108" w:type="dxa"/>
            <w:bottom w:w="0" w:type="dxa"/>
            <w:right w:w="108" w:type="dxa"/>
          </w:tblCellMar>
        </w:tblPrEx>
        <w:trPr>
          <w:trHeight w:val="436" w:hRule="atLeast"/>
          <w:tblHeader/>
        </w:trPr>
        <w:tc>
          <w:tcPr>
            <w:tcW w:w="1279" w:type="pct"/>
            <w:tcBorders>
              <w:top w:val="single" w:color="auto" w:sz="4" w:space="0"/>
              <w:left w:val="single" w:color="auto" w:sz="4" w:space="0"/>
              <w:bottom w:val="single" w:color="auto" w:sz="4" w:space="0"/>
              <w:right w:val="single" w:color="auto" w:sz="4" w:space="0"/>
            </w:tcBorders>
          </w:tcPr>
          <w:p w14:paraId="0583146E">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10B3691A">
            <w:pPr>
              <w:pStyle w:val="30"/>
            </w:pPr>
            <w:r>
              <w:rPr>
                <w:rFonts w:hint="eastAsia"/>
              </w:rPr>
              <w:t>JJYX_4_4_3</w:t>
            </w:r>
          </w:p>
        </w:tc>
      </w:tr>
      <w:tr w14:paraId="0993843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4D8ECAE6">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7A0AC0CD">
            <w:pPr>
              <w:pStyle w:val="30"/>
            </w:pPr>
            <w:r>
              <w:rPr>
                <w:rFonts w:hint="eastAsia"/>
              </w:rPr>
              <w:t>国资委用户，系统管理员</w:t>
            </w:r>
          </w:p>
        </w:tc>
      </w:tr>
      <w:tr w14:paraId="391B681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7B4402AD">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7B2798BC">
            <w:pPr>
              <w:pStyle w:val="30"/>
            </w:pPr>
            <w:r>
              <w:rPr>
                <w:rFonts w:hint="eastAsia"/>
              </w:rPr>
              <w:t>无</w:t>
            </w:r>
          </w:p>
        </w:tc>
      </w:tr>
      <w:tr w14:paraId="3C4FA5E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B754E09">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0E3FB000">
            <w:pPr>
              <w:pStyle w:val="30"/>
            </w:pPr>
            <w:r>
              <w:rPr>
                <w:rFonts w:hint="eastAsia"/>
              </w:rPr>
              <w:t>无</w:t>
            </w:r>
          </w:p>
        </w:tc>
      </w:tr>
      <w:tr w14:paraId="1A8AC37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569B4CDA">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1EE0362B">
            <w:pPr>
              <w:pStyle w:val="30"/>
            </w:pPr>
            <w:r>
              <w:rPr>
                <w:rFonts w:hint="eastAsia"/>
              </w:rPr>
              <w:t>点击企业分析-光明集团-业务指标-食品版块</w:t>
            </w:r>
          </w:p>
        </w:tc>
      </w:tr>
      <w:tr w14:paraId="4D67241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5879C71B">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52D841F5">
            <w:pPr>
              <w:pStyle w:val="30"/>
            </w:pPr>
            <w:r>
              <w:rPr>
                <w:rFonts w:hint="eastAsia"/>
              </w:rPr>
              <w:t>业务指标数值及同比变动</w:t>
            </w:r>
          </w:p>
        </w:tc>
      </w:tr>
      <w:tr w14:paraId="3149267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08E0D9F5">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35163DAF">
            <w:pPr>
              <w:pStyle w:val="30"/>
            </w:pPr>
            <w:r>
              <w:rPr>
                <w:rFonts w:hint="eastAsia"/>
              </w:rPr>
              <w:t>用户可查看业务指标数据详情</w:t>
            </w:r>
          </w:p>
        </w:tc>
      </w:tr>
      <w:tr w14:paraId="00D46E44">
        <w:tblPrEx>
          <w:tblCellMar>
            <w:top w:w="0" w:type="dxa"/>
            <w:left w:w="108" w:type="dxa"/>
            <w:bottom w:w="0" w:type="dxa"/>
            <w:right w:w="108" w:type="dxa"/>
          </w:tblCellMar>
        </w:tblPrEx>
        <w:trPr>
          <w:trHeight w:val="90" w:hRule="atLeast"/>
        </w:trPr>
        <w:tc>
          <w:tcPr>
            <w:tcW w:w="1279" w:type="pct"/>
            <w:tcBorders>
              <w:top w:val="single" w:color="auto" w:sz="4" w:space="0"/>
              <w:left w:val="single" w:color="auto" w:sz="4" w:space="0"/>
              <w:bottom w:val="single" w:color="auto" w:sz="4" w:space="0"/>
              <w:right w:val="single" w:color="auto" w:sz="4" w:space="0"/>
            </w:tcBorders>
          </w:tcPr>
          <w:p w14:paraId="5E554612">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086E0C24">
            <w:pPr>
              <w:pStyle w:val="30"/>
            </w:pPr>
            <w:r>
              <w:rPr>
                <w:rFonts w:hint="eastAsia"/>
              </w:rPr>
              <w:t>页面跳转异常</w:t>
            </w:r>
          </w:p>
        </w:tc>
      </w:tr>
      <w:tr w14:paraId="79622CF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7096C81E">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6388278D">
            <w:pPr>
              <w:pStyle w:val="30"/>
            </w:pPr>
            <w:r>
              <w:rPr>
                <w:rFonts w:hint="eastAsia"/>
              </w:rPr>
              <w:t>无</w:t>
            </w:r>
          </w:p>
        </w:tc>
      </w:tr>
    </w:tbl>
    <w:p w14:paraId="46637996">
      <w:pPr>
        <w:pStyle w:val="8"/>
        <w:numPr>
          <w:ilvl w:val="6"/>
          <w:numId w:val="0"/>
        </w:numPr>
      </w:pPr>
      <w:r>
        <w:rPr>
          <w:rFonts w:hint="eastAsia" w:cs="宋体"/>
        </w:rPr>
        <w:t xml:space="preserve">6.1.7.4.4.4.4  </w:t>
      </w:r>
      <w:r>
        <w:rPr>
          <w:rFonts w:hint="eastAsia"/>
        </w:rPr>
        <w:t>业务指标-房产版块H5</w:t>
      </w:r>
    </w:p>
    <w:p w14:paraId="713C4D86">
      <w:pPr>
        <w:ind w:firstLine="480"/>
      </w:pPr>
      <w:r>
        <w:rPr>
          <w:rFonts w:hint="eastAsia"/>
        </w:rPr>
        <w:t>对光明集团业务指标进行梳理，并展现房产销售金额、房产销售面积、回款金额等指标的变动趋势。该页面展示内容包括销售金额、销售面积、回款金额、财务结转在本地与外地的分布等内容。</w:t>
      </w:r>
    </w:p>
    <w:p w14:paraId="31770C4F">
      <w:pPr>
        <w:ind w:firstLine="0" w:firstLineChars="0"/>
        <w:jc w:val="center"/>
      </w:pPr>
      <w:r>
        <w:rPr>
          <w:rFonts w:hint="eastAsia" w:ascii="宋体" w:hAnsi="宋体" w:cs="宋体"/>
        </w:rPr>
        <w:drawing>
          <wp:inline distT="0" distB="0" distL="0" distR="0">
            <wp:extent cx="2879725" cy="6984365"/>
            <wp:effectExtent l="0" t="0" r="6350" b="6985"/>
            <wp:docPr id="820869870" name="图片 82086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70" name="图片 820869870"/>
                    <pic:cNvPicPr>
                      <a:picLocks noChangeAspect="1"/>
                    </pic:cNvPicPr>
                  </pic:nvPicPr>
                  <pic:blipFill>
                    <a:blip r:embed="rId255"/>
                    <a:stretch>
                      <a:fillRect/>
                    </a:stretch>
                  </pic:blipFill>
                  <pic:spPr>
                    <a:xfrm>
                      <a:off x="0" y="0"/>
                      <a:ext cx="2880000" cy="6984490"/>
                    </a:xfrm>
                    <a:prstGeom prst="rect">
                      <a:avLst/>
                    </a:prstGeom>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70E95089">
        <w:tblPrEx>
          <w:tblCellMar>
            <w:top w:w="0" w:type="dxa"/>
            <w:left w:w="108" w:type="dxa"/>
            <w:bottom w:w="0" w:type="dxa"/>
            <w:right w:w="108" w:type="dxa"/>
          </w:tblCellMar>
        </w:tblPrEx>
        <w:trPr>
          <w:trHeight w:val="436" w:hRule="atLeast"/>
          <w:tblHeader/>
        </w:trPr>
        <w:tc>
          <w:tcPr>
            <w:tcW w:w="1279" w:type="pct"/>
            <w:tcBorders>
              <w:top w:val="single" w:color="auto" w:sz="4" w:space="0"/>
              <w:left w:val="single" w:color="auto" w:sz="4" w:space="0"/>
              <w:bottom w:val="single" w:color="auto" w:sz="4" w:space="0"/>
              <w:right w:val="single" w:color="auto" w:sz="4" w:space="0"/>
            </w:tcBorders>
          </w:tcPr>
          <w:p w14:paraId="3F200BA4">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4B6B5D5B">
            <w:pPr>
              <w:pStyle w:val="30"/>
            </w:pPr>
            <w:r>
              <w:rPr>
                <w:rFonts w:hint="eastAsia"/>
              </w:rPr>
              <w:t>JJYX_4_4_4</w:t>
            </w:r>
          </w:p>
        </w:tc>
      </w:tr>
      <w:tr w14:paraId="023DC5E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41C387DD">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053FF8F0">
            <w:pPr>
              <w:pStyle w:val="30"/>
            </w:pPr>
            <w:r>
              <w:rPr>
                <w:rFonts w:hint="eastAsia"/>
              </w:rPr>
              <w:t>国资委用户，系统管理员</w:t>
            </w:r>
          </w:p>
        </w:tc>
      </w:tr>
      <w:tr w14:paraId="196668A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6DD5FDF">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45B3AFA7">
            <w:pPr>
              <w:pStyle w:val="30"/>
            </w:pPr>
            <w:r>
              <w:rPr>
                <w:rFonts w:hint="eastAsia"/>
              </w:rPr>
              <w:t>无</w:t>
            </w:r>
          </w:p>
        </w:tc>
      </w:tr>
      <w:tr w14:paraId="4D579FB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08C946A8">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2CA83DCD">
            <w:pPr>
              <w:pStyle w:val="30"/>
            </w:pPr>
            <w:r>
              <w:rPr>
                <w:rFonts w:hint="eastAsia"/>
              </w:rPr>
              <w:t>无</w:t>
            </w:r>
          </w:p>
        </w:tc>
      </w:tr>
      <w:tr w14:paraId="4877198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3597ED54">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207876ED">
            <w:pPr>
              <w:pStyle w:val="30"/>
            </w:pPr>
            <w:r>
              <w:rPr>
                <w:rFonts w:hint="eastAsia"/>
              </w:rPr>
              <w:t>点击企业分析-光明集团-业务指标-房产版块</w:t>
            </w:r>
          </w:p>
        </w:tc>
      </w:tr>
      <w:tr w14:paraId="24511A3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C1BD339">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7282F07F">
            <w:pPr>
              <w:pStyle w:val="30"/>
            </w:pPr>
            <w:r>
              <w:rPr>
                <w:rFonts w:hint="eastAsia"/>
              </w:rPr>
              <w:t>业务指标数值及同比变动</w:t>
            </w:r>
          </w:p>
        </w:tc>
      </w:tr>
      <w:tr w14:paraId="43ECC5AE">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5667A757">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618B9C01">
            <w:pPr>
              <w:pStyle w:val="30"/>
            </w:pPr>
            <w:r>
              <w:rPr>
                <w:rFonts w:hint="eastAsia"/>
              </w:rPr>
              <w:t>用户可查看业务指标数据详情</w:t>
            </w:r>
          </w:p>
        </w:tc>
      </w:tr>
      <w:tr w14:paraId="508BBDA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D686C97">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5A1AC887">
            <w:pPr>
              <w:pStyle w:val="30"/>
            </w:pPr>
            <w:r>
              <w:rPr>
                <w:rFonts w:hint="eastAsia"/>
              </w:rPr>
              <w:t>页面跳转异常</w:t>
            </w:r>
          </w:p>
        </w:tc>
      </w:tr>
      <w:tr w14:paraId="7BB99E0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BF6BA7C">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635CD739">
            <w:pPr>
              <w:pStyle w:val="30"/>
            </w:pPr>
            <w:r>
              <w:rPr>
                <w:rFonts w:hint="eastAsia"/>
              </w:rPr>
              <w:t>无</w:t>
            </w:r>
          </w:p>
        </w:tc>
      </w:tr>
    </w:tbl>
    <w:p w14:paraId="1AF0DAE6">
      <w:pPr>
        <w:pStyle w:val="8"/>
        <w:numPr>
          <w:ilvl w:val="6"/>
          <w:numId w:val="0"/>
        </w:numPr>
      </w:pPr>
      <w:r>
        <w:rPr>
          <w:rFonts w:hint="eastAsia" w:cs="宋体"/>
        </w:rPr>
        <w:t xml:space="preserve">6.1.7.4.4.4.5  </w:t>
      </w:r>
      <w:r>
        <w:rPr>
          <w:rFonts w:hint="eastAsia"/>
        </w:rPr>
        <w:t>业务指标-原料价格H5</w:t>
      </w:r>
    </w:p>
    <w:p w14:paraId="250A675F">
      <w:pPr>
        <w:ind w:firstLine="480"/>
      </w:pPr>
      <w:r>
        <w:rPr>
          <w:rFonts w:hint="eastAsia"/>
        </w:rPr>
        <w:t>对光明集团业务指标进行梳理，并展现生猪、白糖等原料价格的变动趋势。该页面展示内容包括生猪、白糖、菜油、棕榈油等主要原材料在近15日内的价格走势。</w:t>
      </w:r>
    </w:p>
    <w:p w14:paraId="1B2C7BBC">
      <w:pPr>
        <w:ind w:firstLine="0" w:firstLineChars="0"/>
        <w:jc w:val="center"/>
      </w:pPr>
      <w:r>
        <w:rPr>
          <w:rFonts w:hint="eastAsia" w:ascii="宋体" w:hAnsi="宋体" w:cs="宋体"/>
        </w:rPr>
        <w:drawing>
          <wp:inline distT="0" distB="0" distL="0" distR="0">
            <wp:extent cx="2879725" cy="5935345"/>
            <wp:effectExtent l="0" t="0" r="6350" b="8255"/>
            <wp:docPr id="820869871" name="图片 820869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71" name="图片 820869871"/>
                    <pic:cNvPicPr>
                      <a:picLocks noChangeAspect="1"/>
                    </pic:cNvPicPr>
                  </pic:nvPicPr>
                  <pic:blipFill>
                    <a:blip r:embed="rId256"/>
                    <a:stretch>
                      <a:fillRect/>
                    </a:stretch>
                  </pic:blipFill>
                  <pic:spPr>
                    <a:xfrm>
                      <a:off x="0" y="0"/>
                      <a:ext cx="2880000" cy="5935814"/>
                    </a:xfrm>
                    <a:prstGeom prst="rect">
                      <a:avLst/>
                    </a:prstGeom>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00EC9328">
        <w:tblPrEx>
          <w:tblCellMar>
            <w:top w:w="0" w:type="dxa"/>
            <w:left w:w="108" w:type="dxa"/>
            <w:bottom w:w="0" w:type="dxa"/>
            <w:right w:w="108" w:type="dxa"/>
          </w:tblCellMar>
        </w:tblPrEx>
        <w:trPr>
          <w:trHeight w:val="436" w:hRule="atLeast"/>
          <w:tblHeader/>
        </w:trPr>
        <w:tc>
          <w:tcPr>
            <w:tcW w:w="1279" w:type="pct"/>
            <w:tcBorders>
              <w:top w:val="single" w:color="auto" w:sz="4" w:space="0"/>
              <w:left w:val="single" w:color="auto" w:sz="4" w:space="0"/>
              <w:bottom w:val="single" w:color="auto" w:sz="4" w:space="0"/>
              <w:right w:val="single" w:color="auto" w:sz="4" w:space="0"/>
            </w:tcBorders>
          </w:tcPr>
          <w:p w14:paraId="14939512">
            <w:pPr>
              <w:pStyle w:val="30"/>
            </w:pPr>
            <w:r>
              <w:rPr>
                <w:rFonts w:hint="eastAsia"/>
              </w:rPr>
              <w:t>编号</w:t>
            </w:r>
          </w:p>
        </w:tc>
        <w:tc>
          <w:tcPr>
            <w:tcW w:w="3721" w:type="pct"/>
            <w:tcBorders>
              <w:top w:val="single" w:color="auto" w:sz="4" w:space="0"/>
              <w:left w:val="single" w:color="auto" w:sz="4" w:space="0"/>
              <w:bottom w:val="single" w:color="auto" w:sz="4" w:space="0"/>
              <w:right w:val="single" w:color="auto" w:sz="4" w:space="0"/>
            </w:tcBorders>
          </w:tcPr>
          <w:p w14:paraId="7CCA88BC">
            <w:pPr>
              <w:pStyle w:val="30"/>
            </w:pPr>
            <w:r>
              <w:rPr>
                <w:rFonts w:hint="eastAsia"/>
              </w:rPr>
              <w:t>JJYX_4_4_5</w:t>
            </w:r>
          </w:p>
        </w:tc>
      </w:tr>
      <w:tr w14:paraId="4738F3D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0ED60694">
            <w:pPr>
              <w:pStyle w:val="30"/>
            </w:pPr>
            <w:r>
              <w:rPr>
                <w:rFonts w:hint="eastAsia"/>
              </w:rPr>
              <w:t>角色</w:t>
            </w:r>
          </w:p>
        </w:tc>
        <w:tc>
          <w:tcPr>
            <w:tcW w:w="3721" w:type="pct"/>
            <w:tcBorders>
              <w:top w:val="single" w:color="auto" w:sz="4" w:space="0"/>
              <w:left w:val="single" w:color="auto" w:sz="4" w:space="0"/>
              <w:bottom w:val="single" w:color="auto" w:sz="4" w:space="0"/>
              <w:right w:val="single" w:color="auto" w:sz="4" w:space="0"/>
            </w:tcBorders>
          </w:tcPr>
          <w:p w14:paraId="43C71337">
            <w:pPr>
              <w:pStyle w:val="30"/>
            </w:pPr>
            <w:r>
              <w:rPr>
                <w:rFonts w:hint="eastAsia"/>
              </w:rPr>
              <w:t>国资委用户，系统管理员</w:t>
            </w:r>
          </w:p>
        </w:tc>
      </w:tr>
      <w:tr w14:paraId="346B950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EEF72F1">
            <w:pPr>
              <w:pStyle w:val="30"/>
            </w:pPr>
            <w:r>
              <w:rPr>
                <w:rFonts w:hint="eastAsia"/>
              </w:rPr>
              <w:t>前置条件</w:t>
            </w:r>
          </w:p>
        </w:tc>
        <w:tc>
          <w:tcPr>
            <w:tcW w:w="3721" w:type="pct"/>
            <w:tcBorders>
              <w:top w:val="single" w:color="auto" w:sz="4" w:space="0"/>
              <w:left w:val="single" w:color="auto" w:sz="4" w:space="0"/>
              <w:bottom w:val="single" w:color="auto" w:sz="4" w:space="0"/>
              <w:right w:val="single" w:color="auto" w:sz="4" w:space="0"/>
            </w:tcBorders>
          </w:tcPr>
          <w:p w14:paraId="731980B5">
            <w:pPr>
              <w:pStyle w:val="30"/>
            </w:pPr>
            <w:r>
              <w:rPr>
                <w:rFonts w:hint="eastAsia"/>
              </w:rPr>
              <w:t>无</w:t>
            </w:r>
          </w:p>
        </w:tc>
      </w:tr>
      <w:tr w14:paraId="50EE6FA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1E409EA2">
            <w:pPr>
              <w:pStyle w:val="30"/>
            </w:pPr>
            <w:r>
              <w:rPr>
                <w:rFonts w:hint="eastAsia"/>
              </w:rPr>
              <w:t>后置条件</w:t>
            </w:r>
          </w:p>
        </w:tc>
        <w:tc>
          <w:tcPr>
            <w:tcW w:w="3721" w:type="pct"/>
            <w:tcBorders>
              <w:top w:val="single" w:color="auto" w:sz="4" w:space="0"/>
              <w:left w:val="single" w:color="auto" w:sz="4" w:space="0"/>
              <w:bottom w:val="single" w:color="auto" w:sz="4" w:space="0"/>
              <w:right w:val="single" w:color="auto" w:sz="4" w:space="0"/>
            </w:tcBorders>
          </w:tcPr>
          <w:p w14:paraId="30128112">
            <w:pPr>
              <w:pStyle w:val="30"/>
            </w:pPr>
            <w:r>
              <w:rPr>
                <w:rFonts w:hint="eastAsia"/>
              </w:rPr>
              <w:t>无</w:t>
            </w:r>
          </w:p>
        </w:tc>
      </w:tr>
      <w:tr w14:paraId="29266387">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63EF50B">
            <w:pPr>
              <w:pStyle w:val="30"/>
            </w:pPr>
            <w:r>
              <w:rPr>
                <w:rFonts w:hint="eastAsia"/>
              </w:rPr>
              <w:t>输入</w:t>
            </w:r>
          </w:p>
        </w:tc>
        <w:tc>
          <w:tcPr>
            <w:tcW w:w="3721" w:type="pct"/>
            <w:tcBorders>
              <w:top w:val="single" w:color="auto" w:sz="4" w:space="0"/>
              <w:left w:val="single" w:color="auto" w:sz="4" w:space="0"/>
              <w:bottom w:val="single" w:color="auto" w:sz="4" w:space="0"/>
              <w:right w:val="single" w:color="auto" w:sz="4" w:space="0"/>
            </w:tcBorders>
          </w:tcPr>
          <w:p w14:paraId="184BA5DA">
            <w:pPr>
              <w:pStyle w:val="30"/>
            </w:pPr>
            <w:r>
              <w:rPr>
                <w:rFonts w:hint="eastAsia"/>
              </w:rPr>
              <w:t>点击企业分析-光明集团-业务指标-原料价格</w:t>
            </w:r>
          </w:p>
        </w:tc>
      </w:tr>
      <w:tr w14:paraId="36EE2FB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40C508E3">
            <w:pPr>
              <w:pStyle w:val="30"/>
            </w:pPr>
            <w:r>
              <w:rPr>
                <w:rFonts w:hint="eastAsia"/>
              </w:rPr>
              <w:t>输出</w:t>
            </w:r>
          </w:p>
        </w:tc>
        <w:tc>
          <w:tcPr>
            <w:tcW w:w="3721" w:type="pct"/>
            <w:tcBorders>
              <w:top w:val="single" w:color="auto" w:sz="4" w:space="0"/>
              <w:left w:val="single" w:color="auto" w:sz="4" w:space="0"/>
              <w:bottom w:val="single" w:color="auto" w:sz="4" w:space="0"/>
              <w:right w:val="single" w:color="auto" w:sz="4" w:space="0"/>
            </w:tcBorders>
          </w:tcPr>
          <w:p w14:paraId="61F2B3F2">
            <w:pPr>
              <w:pStyle w:val="30"/>
            </w:pPr>
            <w:r>
              <w:rPr>
                <w:rFonts w:hint="eastAsia"/>
              </w:rPr>
              <w:t>业务指标数值及同比变动</w:t>
            </w:r>
          </w:p>
        </w:tc>
      </w:tr>
      <w:tr w14:paraId="2E2378F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6AA87EE7">
            <w:pPr>
              <w:pStyle w:val="30"/>
            </w:pPr>
            <w:r>
              <w:rPr>
                <w:rFonts w:hint="eastAsia"/>
              </w:rPr>
              <w:t>正常流</w:t>
            </w:r>
          </w:p>
        </w:tc>
        <w:tc>
          <w:tcPr>
            <w:tcW w:w="3721" w:type="pct"/>
            <w:tcBorders>
              <w:top w:val="single" w:color="auto" w:sz="4" w:space="0"/>
              <w:left w:val="single" w:color="auto" w:sz="4" w:space="0"/>
              <w:bottom w:val="single" w:color="auto" w:sz="4" w:space="0"/>
              <w:right w:val="single" w:color="auto" w:sz="4" w:space="0"/>
            </w:tcBorders>
          </w:tcPr>
          <w:p w14:paraId="5D194972">
            <w:pPr>
              <w:pStyle w:val="30"/>
            </w:pPr>
            <w:r>
              <w:rPr>
                <w:rFonts w:hint="eastAsia"/>
              </w:rPr>
              <w:t>用户可查看业务指标数据详情</w:t>
            </w:r>
          </w:p>
        </w:tc>
      </w:tr>
      <w:tr w14:paraId="1D0C05A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21E4CB24">
            <w:pPr>
              <w:pStyle w:val="30"/>
            </w:pPr>
            <w:r>
              <w:rPr>
                <w:rFonts w:hint="eastAsia"/>
              </w:rPr>
              <w:t>异常流</w:t>
            </w:r>
          </w:p>
        </w:tc>
        <w:tc>
          <w:tcPr>
            <w:tcW w:w="3721" w:type="pct"/>
            <w:tcBorders>
              <w:top w:val="single" w:color="auto" w:sz="4" w:space="0"/>
              <w:left w:val="single" w:color="auto" w:sz="4" w:space="0"/>
              <w:bottom w:val="single" w:color="auto" w:sz="4" w:space="0"/>
              <w:right w:val="single" w:color="auto" w:sz="4" w:space="0"/>
            </w:tcBorders>
          </w:tcPr>
          <w:p w14:paraId="6151E005">
            <w:pPr>
              <w:pStyle w:val="30"/>
            </w:pPr>
            <w:r>
              <w:rPr>
                <w:rFonts w:hint="eastAsia"/>
              </w:rPr>
              <w:t>页面跳转异常</w:t>
            </w:r>
          </w:p>
        </w:tc>
      </w:tr>
      <w:tr w14:paraId="779E7C6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tcPr>
          <w:p w14:paraId="71415F02">
            <w:pPr>
              <w:pStyle w:val="30"/>
            </w:pPr>
            <w:r>
              <w:rPr>
                <w:rFonts w:hint="eastAsia"/>
              </w:rPr>
              <w:t>特殊需求</w:t>
            </w:r>
          </w:p>
        </w:tc>
        <w:tc>
          <w:tcPr>
            <w:tcW w:w="3721" w:type="pct"/>
            <w:tcBorders>
              <w:top w:val="single" w:color="auto" w:sz="4" w:space="0"/>
              <w:left w:val="single" w:color="auto" w:sz="4" w:space="0"/>
              <w:bottom w:val="single" w:color="auto" w:sz="4" w:space="0"/>
              <w:right w:val="single" w:color="auto" w:sz="4" w:space="0"/>
            </w:tcBorders>
          </w:tcPr>
          <w:p w14:paraId="73E6C849">
            <w:pPr>
              <w:pStyle w:val="30"/>
            </w:pPr>
            <w:r>
              <w:rPr>
                <w:rFonts w:hint="eastAsia"/>
              </w:rPr>
              <w:t>无</w:t>
            </w:r>
          </w:p>
        </w:tc>
      </w:tr>
    </w:tbl>
    <w:p w14:paraId="161733D8">
      <w:pPr>
        <w:ind w:firstLine="0" w:firstLineChars="0"/>
      </w:pPr>
    </w:p>
    <w:p w14:paraId="132C9068">
      <w:pPr>
        <w:pStyle w:val="4"/>
        <w:numPr>
          <w:ilvl w:val="2"/>
          <w:numId w:val="0"/>
        </w:numPr>
      </w:pPr>
      <w:bookmarkStart w:id="189" w:name="_Toc14713"/>
      <w:r>
        <w:rPr>
          <w:rFonts w:hint="eastAsia" w:ascii="Times New Roman" w:hAnsi="Times New Roman" w:cs="宋体"/>
        </w:rPr>
        <w:t xml:space="preserve">6.1.8  </w:t>
      </w:r>
      <w:r>
        <w:rPr>
          <w:rFonts w:hint="eastAsia"/>
        </w:rPr>
        <w:t>国资经营预算管理子系统</w:t>
      </w:r>
      <w:bookmarkEnd w:id="189"/>
    </w:p>
    <w:p w14:paraId="2FAC9C55">
      <w:pPr>
        <w:pStyle w:val="5"/>
        <w:numPr>
          <w:ilvl w:val="3"/>
          <w:numId w:val="0"/>
        </w:numPr>
      </w:pPr>
      <w:r>
        <w:rPr>
          <w:rFonts w:hint="eastAsia" w:cs="宋体"/>
        </w:rPr>
        <w:t xml:space="preserve">6.1.8.1  </w:t>
      </w:r>
      <w:r>
        <w:rPr>
          <w:rFonts w:hint="eastAsia"/>
        </w:rPr>
        <w:t>枚举字典管理</w:t>
      </w:r>
    </w:p>
    <w:p w14:paraId="0BF62559">
      <w:pPr>
        <w:ind w:firstLine="480"/>
      </w:pPr>
      <w:r>
        <w:rPr>
          <w:rFonts w:hint="eastAsia"/>
        </w:rPr>
        <w:t>系统将支持基于主数据表所设置的分层分类标签，生成初始标签，支持管理员通过前端界面新增标签，后端自动更新标签树，确保标签实时生效。</w:t>
      </w:r>
    </w:p>
    <w:p w14:paraId="7D039135">
      <w:pPr>
        <w:pStyle w:val="25"/>
      </w:pPr>
      <w:r>
        <w:drawing>
          <wp:inline distT="0" distB="0" distL="0" distR="0">
            <wp:extent cx="3269615" cy="3419475"/>
            <wp:effectExtent l="9525" t="9525" r="16510" b="9525"/>
            <wp:docPr id="133924202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42029" name="图片 1" descr="表格&#10;&#10;AI 生成的内容可能不正确。"/>
                    <pic:cNvPicPr>
                      <a:picLocks noChangeAspect="1"/>
                    </pic:cNvPicPr>
                  </pic:nvPicPr>
                  <pic:blipFill>
                    <a:blip r:embed="rId257"/>
                    <a:stretch>
                      <a:fillRect/>
                    </a:stretch>
                  </pic:blipFill>
                  <pic:spPr>
                    <a:xfrm>
                      <a:off x="0" y="0"/>
                      <a:ext cx="3269615" cy="3419475"/>
                    </a:xfrm>
                    <a:prstGeom prst="rect">
                      <a:avLst/>
                    </a:prstGeom>
                    <a:ln>
                      <a:solidFill>
                        <a:schemeClr val="bg1">
                          <a:lumMod val="85000"/>
                        </a:schemeClr>
                      </a:solidFill>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006"/>
        <w:gridCol w:w="6514"/>
      </w:tblGrid>
      <w:tr w14:paraId="45F1E624">
        <w:tblPrEx>
          <w:tblCellMar>
            <w:top w:w="0" w:type="dxa"/>
            <w:left w:w="108" w:type="dxa"/>
            <w:bottom w:w="0" w:type="dxa"/>
            <w:right w:w="108" w:type="dxa"/>
          </w:tblCellMar>
        </w:tblPrEx>
        <w:trPr>
          <w:trHeight w:val="300" w:hRule="atLeast"/>
          <w:tblHeader/>
        </w:trPr>
        <w:tc>
          <w:tcPr>
            <w:tcW w:w="1177" w:type="pct"/>
            <w:tcBorders>
              <w:top w:val="single" w:color="000000" w:sz="8" w:space="0"/>
              <w:left w:val="single" w:color="000000" w:sz="8" w:space="0"/>
              <w:bottom w:val="single" w:color="000000" w:sz="8" w:space="0"/>
              <w:right w:val="single" w:color="000000" w:sz="8" w:space="0"/>
            </w:tcBorders>
            <w:vAlign w:val="center"/>
          </w:tcPr>
          <w:p w14:paraId="0CE6A235">
            <w:pPr>
              <w:pStyle w:val="30"/>
            </w:pPr>
            <w:r>
              <w:t>编号</w:t>
            </w:r>
          </w:p>
        </w:tc>
        <w:tc>
          <w:tcPr>
            <w:tcW w:w="3822" w:type="pct"/>
            <w:tcBorders>
              <w:top w:val="single" w:color="000000" w:sz="8" w:space="0"/>
              <w:left w:val="nil"/>
              <w:bottom w:val="single" w:color="000000" w:sz="8" w:space="0"/>
              <w:right w:val="single" w:color="000000" w:sz="8" w:space="0"/>
            </w:tcBorders>
            <w:vAlign w:val="center"/>
          </w:tcPr>
          <w:p w14:paraId="06E979CA">
            <w:pPr>
              <w:pStyle w:val="30"/>
            </w:pPr>
            <w:r>
              <w:t>JYYS_1_1</w:t>
            </w:r>
          </w:p>
        </w:tc>
      </w:tr>
      <w:tr w14:paraId="3E5A7C2A">
        <w:tblPrEx>
          <w:tblCellMar>
            <w:top w:w="0" w:type="dxa"/>
            <w:left w:w="108" w:type="dxa"/>
            <w:bottom w:w="0" w:type="dxa"/>
            <w:right w:w="108" w:type="dxa"/>
          </w:tblCellMar>
        </w:tblPrEx>
        <w:trPr>
          <w:trHeight w:val="300" w:hRule="atLeast"/>
        </w:trPr>
        <w:tc>
          <w:tcPr>
            <w:tcW w:w="1177" w:type="pct"/>
            <w:tcBorders>
              <w:top w:val="nil"/>
              <w:left w:val="single" w:color="000000" w:sz="8" w:space="0"/>
              <w:bottom w:val="single" w:color="000000" w:sz="8" w:space="0"/>
              <w:right w:val="single" w:color="000000" w:sz="8" w:space="0"/>
            </w:tcBorders>
            <w:vAlign w:val="center"/>
          </w:tcPr>
          <w:p w14:paraId="6C16CFE9">
            <w:pPr>
              <w:pStyle w:val="30"/>
            </w:pPr>
            <w:r>
              <w:t>角色</w:t>
            </w:r>
          </w:p>
        </w:tc>
        <w:tc>
          <w:tcPr>
            <w:tcW w:w="3822" w:type="pct"/>
            <w:tcBorders>
              <w:top w:val="nil"/>
              <w:left w:val="nil"/>
              <w:bottom w:val="single" w:color="000000" w:sz="8" w:space="0"/>
              <w:right w:val="single" w:color="000000" w:sz="8" w:space="0"/>
            </w:tcBorders>
            <w:vAlign w:val="center"/>
          </w:tcPr>
          <w:p w14:paraId="42331FDF">
            <w:pPr>
              <w:pStyle w:val="30"/>
            </w:pPr>
            <w:r>
              <w:t>系统管理员</w:t>
            </w:r>
          </w:p>
        </w:tc>
      </w:tr>
      <w:tr w14:paraId="76415339">
        <w:tblPrEx>
          <w:tblCellMar>
            <w:top w:w="0" w:type="dxa"/>
            <w:left w:w="108" w:type="dxa"/>
            <w:bottom w:w="0" w:type="dxa"/>
            <w:right w:w="108" w:type="dxa"/>
          </w:tblCellMar>
        </w:tblPrEx>
        <w:trPr>
          <w:trHeight w:val="300" w:hRule="atLeast"/>
        </w:trPr>
        <w:tc>
          <w:tcPr>
            <w:tcW w:w="1177" w:type="pct"/>
            <w:tcBorders>
              <w:top w:val="nil"/>
              <w:left w:val="single" w:color="000000" w:sz="8" w:space="0"/>
              <w:bottom w:val="single" w:color="000000" w:sz="8" w:space="0"/>
              <w:right w:val="single" w:color="000000" w:sz="8" w:space="0"/>
            </w:tcBorders>
            <w:vAlign w:val="center"/>
          </w:tcPr>
          <w:p w14:paraId="305A1C0B">
            <w:pPr>
              <w:pStyle w:val="30"/>
            </w:pPr>
            <w:r>
              <w:t>前置条件</w:t>
            </w:r>
          </w:p>
        </w:tc>
        <w:tc>
          <w:tcPr>
            <w:tcW w:w="3822" w:type="pct"/>
            <w:tcBorders>
              <w:top w:val="nil"/>
              <w:left w:val="nil"/>
              <w:bottom w:val="single" w:color="000000" w:sz="8" w:space="0"/>
              <w:right w:val="single" w:color="000000" w:sz="8" w:space="0"/>
            </w:tcBorders>
            <w:vAlign w:val="center"/>
          </w:tcPr>
          <w:p w14:paraId="0BF2A219">
            <w:pPr>
              <w:pStyle w:val="30"/>
            </w:pPr>
            <w:r>
              <w:t>进入枚举字典管理功能</w:t>
            </w:r>
          </w:p>
        </w:tc>
      </w:tr>
      <w:tr w14:paraId="1CAB3450">
        <w:tblPrEx>
          <w:tblCellMar>
            <w:top w:w="0" w:type="dxa"/>
            <w:left w:w="108" w:type="dxa"/>
            <w:bottom w:w="0" w:type="dxa"/>
            <w:right w:w="108" w:type="dxa"/>
          </w:tblCellMar>
        </w:tblPrEx>
        <w:trPr>
          <w:trHeight w:val="300" w:hRule="atLeast"/>
        </w:trPr>
        <w:tc>
          <w:tcPr>
            <w:tcW w:w="1177" w:type="pct"/>
            <w:tcBorders>
              <w:top w:val="nil"/>
              <w:left w:val="single" w:color="000000" w:sz="8" w:space="0"/>
              <w:bottom w:val="single" w:color="000000" w:sz="8" w:space="0"/>
              <w:right w:val="single" w:color="000000" w:sz="8" w:space="0"/>
            </w:tcBorders>
            <w:vAlign w:val="center"/>
          </w:tcPr>
          <w:p w14:paraId="4322B01C">
            <w:pPr>
              <w:pStyle w:val="30"/>
            </w:pPr>
            <w:r>
              <w:t>后置条件</w:t>
            </w:r>
          </w:p>
        </w:tc>
        <w:tc>
          <w:tcPr>
            <w:tcW w:w="3822" w:type="pct"/>
            <w:tcBorders>
              <w:top w:val="nil"/>
              <w:left w:val="nil"/>
              <w:bottom w:val="single" w:color="000000" w:sz="8" w:space="0"/>
              <w:right w:val="single" w:color="000000" w:sz="8" w:space="0"/>
            </w:tcBorders>
            <w:vAlign w:val="center"/>
          </w:tcPr>
          <w:p w14:paraId="24CB0C7F">
            <w:pPr>
              <w:pStyle w:val="30"/>
            </w:pPr>
            <w:r>
              <w:t>无</w:t>
            </w:r>
          </w:p>
        </w:tc>
      </w:tr>
      <w:tr w14:paraId="518A5753">
        <w:tblPrEx>
          <w:tblCellMar>
            <w:top w:w="0" w:type="dxa"/>
            <w:left w:w="108" w:type="dxa"/>
            <w:bottom w:w="0" w:type="dxa"/>
            <w:right w:w="108" w:type="dxa"/>
          </w:tblCellMar>
        </w:tblPrEx>
        <w:trPr>
          <w:trHeight w:val="300" w:hRule="atLeast"/>
        </w:trPr>
        <w:tc>
          <w:tcPr>
            <w:tcW w:w="1177" w:type="pct"/>
            <w:tcBorders>
              <w:top w:val="nil"/>
              <w:left w:val="single" w:color="000000" w:sz="8" w:space="0"/>
              <w:bottom w:val="single" w:color="000000" w:sz="8" w:space="0"/>
              <w:right w:val="single" w:color="000000" w:sz="8" w:space="0"/>
            </w:tcBorders>
            <w:vAlign w:val="center"/>
          </w:tcPr>
          <w:p w14:paraId="6F02A22C">
            <w:pPr>
              <w:pStyle w:val="30"/>
            </w:pPr>
            <w:r>
              <w:t>输入</w:t>
            </w:r>
          </w:p>
        </w:tc>
        <w:tc>
          <w:tcPr>
            <w:tcW w:w="3822" w:type="pct"/>
            <w:tcBorders>
              <w:top w:val="nil"/>
              <w:left w:val="nil"/>
              <w:bottom w:val="single" w:color="000000" w:sz="8" w:space="0"/>
              <w:right w:val="single" w:color="000000" w:sz="8" w:space="0"/>
            </w:tcBorders>
            <w:vAlign w:val="center"/>
          </w:tcPr>
          <w:p w14:paraId="53146C44">
            <w:pPr>
              <w:pStyle w:val="30"/>
            </w:pPr>
            <w:r>
              <w:t>根据需求设置标签</w:t>
            </w:r>
          </w:p>
        </w:tc>
      </w:tr>
      <w:tr w14:paraId="005461BD">
        <w:tblPrEx>
          <w:tblCellMar>
            <w:top w:w="0" w:type="dxa"/>
            <w:left w:w="108" w:type="dxa"/>
            <w:bottom w:w="0" w:type="dxa"/>
            <w:right w:w="108" w:type="dxa"/>
          </w:tblCellMar>
        </w:tblPrEx>
        <w:trPr>
          <w:trHeight w:val="300" w:hRule="atLeast"/>
        </w:trPr>
        <w:tc>
          <w:tcPr>
            <w:tcW w:w="1177" w:type="pct"/>
            <w:tcBorders>
              <w:top w:val="nil"/>
              <w:left w:val="single" w:color="000000" w:sz="8" w:space="0"/>
              <w:bottom w:val="single" w:color="000000" w:sz="8" w:space="0"/>
              <w:right w:val="single" w:color="000000" w:sz="8" w:space="0"/>
            </w:tcBorders>
            <w:vAlign w:val="center"/>
          </w:tcPr>
          <w:p w14:paraId="4344F733">
            <w:pPr>
              <w:pStyle w:val="30"/>
            </w:pPr>
            <w:r>
              <w:t>输出</w:t>
            </w:r>
          </w:p>
        </w:tc>
        <w:tc>
          <w:tcPr>
            <w:tcW w:w="3822" w:type="pct"/>
            <w:tcBorders>
              <w:top w:val="nil"/>
              <w:left w:val="nil"/>
              <w:bottom w:val="single" w:color="000000" w:sz="8" w:space="0"/>
              <w:right w:val="single" w:color="000000" w:sz="8" w:space="0"/>
            </w:tcBorders>
            <w:vAlign w:val="center"/>
          </w:tcPr>
          <w:p w14:paraId="47CC3685">
            <w:pPr>
              <w:pStyle w:val="30"/>
            </w:pPr>
            <w:r>
              <w:t>无</w:t>
            </w:r>
          </w:p>
        </w:tc>
      </w:tr>
      <w:tr w14:paraId="18040CCF">
        <w:tblPrEx>
          <w:tblCellMar>
            <w:top w:w="0" w:type="dxa"/>
            <w:left w:w="108" w:type="dxa"/>
            <w:bottom w:w="0" w:type="dxa"/>
            <w:right w:w="108" w:type="dxa"/>
          </w:tblCellMar>
        </w:tblPrEx>
        <w:trPr>
          <w:trHeight w:val="300" w:hRule="atLeast"/>
        </w:trPr>
        <w:tc>
          <w:tcPr>
            <w:tcW w:w="1177" w:type="pct"/>
            <w:tcBorders>
              <w:top w:val="nil"/>
              <w:left w:val="single" w:color="000000" w:sz="8" w:space="0"/>
              <w:bottom w:val="single" w:color="000000" w:sz="8" w:space="0"/>
              <w:right w:val="single" w:color="000000" w:sz="8" w:space="0"/>
            </w:tcBorders>
            <w:vAlign w:val="center"/>
          </w:tcPr>
          <w:p w14:paraId="403645D5">
            <w:pPr>
              <w:pStyle w:val="30"/>
            </w:pPr>
            <w:r>
              <w:t>正常流</w:t>
            </w:r>
          </w:p>
        </w:tc>
        <w:tc>
          <w:tcPr>
            <w:tcW w:w="3822" w:type="pct"/>
            <w:tcBorders>
              <w:top w:val="nil"/>
              <w:left w:val="nil"/>
              <w:bottom w:val="single" w:color="000000" w:sz="8" w:space="0"/>
              <w:right w:val="single" w:color="000000" w:sz="8" w:space="0"/>
            </w:tcBorders>
            <w:vAlign w:val="center"/>
          </w:tcPr>
          <w:p w14:paraId="7D21E2BB">
            <w:pPr>
              <w:pStyle w:val="30"/>
            </w:pPr>
            <w:bookmarkStart w:id="190" w:name="OLE_LINK143"/>
            <w:r>
              <w:t>分层分类标签</w:t>
            </w:r>
            <w:bookmarkEnd w:id="190"/>
            <w:r>
              <w:t>保存成功，并展现。</w:t>
            </w:r>
          </w:p>
        </w:tc>
      </w:tr>
      <w:tr w14:paraId="4393C9DC">
        <w:tblPrEx>
          <w:tblCellMar>
            <w:top w:w="0" w:type="dxa"/>
            <w:left w:w="108" w:type="dxa"/>
            <w:bottom w:w="0" w:type="dxa"/>
            <w:right w:w="108" w:type="dxa"/>
          </w:tblCellMar>
        </w:tblPrEx>
        <w:trPr>
          <w:trHeight w:val="300" w:hRule="atLeast"/>
        </w:trPr>
        <w:tc>
          <w:tcPr>
            <w:tcW w:w="1177" w:type="pct"/>
            <w:tcBorders>
              <w:top w:val="nil"/>
              <w:left w:val="single" w:color="000000" w:sz="8" w:space="0"/>
              <w:bottom w:val="single" w:color="000000" w:sz="8" w:space="0"/>
              <w:right w:val="single" w:color="000000" w:sz="8" w:space="0"/>
            </w:tcBorders>
            <w:vAlign w:val="center"/>
          </w:tcPr>
          <w:p w14:paraId="6E6C11D3">
            <w:pPr>
              <w:pStyle w:val="30"/>
            </w:pPr>
            <w:r>
              <w:t>异常流</w:t>
            </w:r>
          </w:p>
        </w:tc>
        <w:tc>
          <w:tcPr>
            <w:tcW w:w="3822" w:type="pct"/>
            <w:tcBorders>
              <w:top w:val="nil"/>
              <w:left w:val="nil"/>
              <w:bottom w:val="single" w:color="000000" w:sz="8" w:space="0"/>
              <w:right w:val="single" w:color="000000" w:sz="8" w:space="0"/>
            </w:tcBorders>
            <w:vAlign w:val="center"/>
          </w:tcPr>
          <w:p w14:paraId="42F4C76F">
            <w:pPr>
              <w:pStyle w:val="30"/>
            </w:pPr>
            <w:r>
              <w:t>没有分层分类标签展现</w:t>
            </w:r>
          </w:p>
        </w:tc>
      </w:tr>
      <w:tr w14:paraId="320236B9">
        <w:tblPrEx>
          <w:tblCellMar>
            <w:top w:w="0" w:type="dxa"/>
            <w:left w:w="108" w:type="dxa"/>
            <w:bottom w:w="0" w:type="dxa"/>
            <w:right w:w="108" w:type="dxa"/>
          </w:tblCellMar>
        </w:tblPrEx>
        <w:trPr>
          <w:trHeight w:val="300" w:hRule="atLeast"/>
        </w:trPr>
        <w:tc>
          <w:tcPr>
            <w:tcW w:w="1177" w:type="pct"/>
            <w:tcBorders>
              <w:top w:val="nil"/>
              <w:left w:val="single" w:color="000000" w:sz="8" w:space="0"/>
              <w:bottom w:val="single" w:color="000000" w:sz="8" w:space="0"/>
              <w:right w:val="single" w:color="000000" w:sz="8" w:space="0"/>
            </w:tcBorders>
            <w:vAlign w:val="center"/>
          </w:tcPr>
          <w:p w14:paraId="17B3E347">
            <w:pPr>
              <w:pStyle w:val="30"/>
            </w:pPr>
            <w:r>
              <w:t>特殊需求</w:t>
            </w:r>
          </w:p>
        </w:tc>
        <w:tc>
          <w:tcPr>
            <w:tcW w:w="3822" w:type="pct"/>
            <w:tcBorders>
              <w:top w:val="nil"/>
              <w:left w:val="nil"/>
              <w:bottom w:val="single" w:color="000000" w:sz="8" w:space="0"/>
              <w:right w:val="single" w:color="000000" w:sz="8" w:space="0"/>
            </w:tcBorders>
            <w:vAlign w:val="center"/>
          </w:tcPr>
          <w:p w14:paraId="6B22D2E9">
            <w:pPr>
              <w:pStyle w:val="30"/>
            </w:pPr>
            <w:r>
              <w:t>无</w:t>
            </w:r>
          </w:p>
        </w:tc>
      </w:tr>
    </w:tbl>
    <w:p w14:paraId="19FA1746">
      <w:pPr>
        <w:pStyle w:val="5"/>
        <w:numPr>
          <w:ilvl w:val="3"/>
          <w:numId w:val="0"/>
        </w:numPr>
      </w:pPr>
      <w:r>
        <w:rPr>
          <w:rFonts w:hint="eastAsia" w:cs="宋体"/>
        </w:rPr>
        <w:t xml:space="preserve">6.1.8.2  </w:t>
      </w:r>
      <w:r>
        <w:rPr>
          <w:rFonts w:hint="eastAsia"/>
        </w:rPr>
        <w:t>业务指标管理</w:t>
      </w:r>
    </w:p>
    <w:p w14:paraId="2A5B9785">
      <w:pPr>
        <w:ind w:firstLine="480"/>
      </w:pPr>
      <w:r>
        <w:rPr>
          <w:rFonts w:hint="eastAsia"/>
        </w:rPr>
        <w:t>基于主数据表设置具体业务指标，设置维度包括指标名称、指标代码、指标类型、指标长度等要素。业务指标管理包括指标组新增、指标组修改、指标组删除、组内指标添加、指标属性设置、指标查询、指标排序等功能。</w:t>
      </w:r>
    </w:p>
    <w:p w14:paraId="16D0A0E9">
      <w:pPr>
        <w:pStyle w:val="25"/>
      </w:pPr>
      <w:r>
        <w:drawing>
          <wp:inline distT="0" distB="0" distL="0" distR="0">
            <wp:extent cx="5274310" cy="2950210"/>
            <wp:effectExtent l="9525" t="9525" r="12065" b="12065"/>
            <wp:docPr id="1715097651"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97651" name="图片 1" descr="表格&#10;&#10;AI 生成的内容可能不正确。"/>
                    <pic:cNvPicPr>
                      <a:picLocks noChangeAspect="1"/>
                    </pic:cNvPicPr>
                  </pic:nvPicPr>
                  <pic:blipFill>
                    <a:blip r:embed="rId258"/>
                    <a:stretch>
                      <a:fillRect/>
                    </a:stretch>
                  </pic:blipFill>
                  <pic:spPr>
                    <a:xfrm>
                      <a:off x="0" y="0"/>
                      <a:ext cx="5274310" cy="2950210"/>
                    </a:xfrm>
                    <a:prstGeom prst="rect">
                      <a:avLst/>
                    </a:prstGeom>
                    <a:ln>
                      <a:solidFill>
                        <a:schemeClr val="bg1">
                          <a:lumMod val="85000"/>
                        </a:schemeClr>
                      </a:solidFill>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3EBE454C">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5CB9CB15">
            <w:pPr>
              <w:pStyle w:val="30"/>
            </w:pPr>
            <w:bookmarkStart w:id="191" w:name="OLE_LINK144"/>
            <w:r>
              <w:rPr>
                <w:rFonts w:hint="eastAsia"/>
              </w:rPr>
              <w:t>编号</w:t>
            </w:r>
          </w:p>
        </w:tc>
        <w:tc>
          <w:tcPr>
            <w:tcW w:w="3721" w:type="pct"/>
            <w:tcBorders>
              <w:top w:val="single" w:color="000000" w:sz="8" w:space="0"/>
              <w:left w:val="nil"/>
              <w:bottom w:val="single" w:color="000000" w:sz="8" w:space="0"/>
              <w:right w:val="single" w:color="000000" w:sz="8" w:space="0"/>
            </w:tcBorders>
          </w:tcPr>
          <w:p w14:paraId="5EB0C68F">
            <w:pPr>
              <w:pStyle w:val="30"/>
            </w:pPr>
            <w:r>
              <w:rPr>
                <w:rFonts w:hint="eastAsia"/>
              </w:rPr>
              <w:t>JYYS_2_1</w:t>
            </w:r>
          </w:p>
        </w:tc>
      </w:tr>
      <w:tr w14:paraId="221CF285">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4755D49">
            <w:pPr>
              <w:pStyle w:val="30"/>
            </w:pPr>
            <w:r>
              <w:rPr>
                <w:rFonts w:hint="eastAsia"/>
              </w:rPr>
              <w:t>角色</w:t>
            </w:r>
          </w:p>
        </w:tc>
        <w:tc>
          <w:tcPr>
            <w:tcW w:w="3721" w:type="pct"/>
            <w:tcBorders>
              <w:top w:val="nil"/>
              <w:left w:val="nil"/>
              <w:bottom w:val="single" w:color="000000" w:sz="8" w:space="0"/>
              <w:right w:val="single" w:color="000000" w:sz="8" w:space="0"/>
            </w:tcBorders>
          </w:tcPr>
          <w:p w14:paraId="458889D8">
            <w:pPr>
              <w:pStyle w:val="30"/>
            </w:pPr>
            <w:r>
              <w:rPr>
                <w:rFonts w:hint="eastAsia"/>
              </w:rPr>
              <w:t>系统管理员</w:t>
            </w:r>
          </w:p>
        </w:tc>
      </w:tr>
      <w:tr w14:paraId="47D3C8F2">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B90A3FE">
            <w:pPr>
              <w:pStyle w:val="30"/>
            </w:pPr>
            <w:r>
              <w:rPr>
                <w:rFonts w:hint="eastAsia"/>
              </w:rPr>
              <w:t>前置条件</w:t>
            </w:r>
          </w:p>
        </w:tc>
        <w:tc>
          <w:tcPr>
            <w:tcW w:w="3721" w:type="pct"/>
            <w:tcBorders>
              <w:top w:val="nil"/>
              <w:left w:val="nil"/>
              <w:bottom w:val="single" w:color="000000" w:sz="8" w:space="0"/>
              <w:right w:val="single" w:color="000000" w:sz="8" w:space="0"/>
            </w:tcBorders>
          </w:tcPr>
          <w:p w14:paraId="06F032A6">
            <w:pPr>
              <w:pStyle w:val="30"/>
            </w:pPr>
            <w:r>
              <w:rPr>
                <w:rFonts w:hint="eastAsia"/>
              </w:rPr>
              <w:t>进入业务指标管理功能</w:t>
            </w:r>
          </w:p>
        </w:tc>
      </w:tr>
      <w:tr w14:paraId="60D6DEB8">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2D0C010">
            <w:pPr>
              <w:pStyle w:val="30"/>
            </w:pPr>
            <w:r>
              <w:rPr>
                <w:rFonts w:hint="eastAsia"/>
              </w:rPr>
              <w:t>后置条件</w:t>
            </w:r>
          </w:p>
        </w:tc>
        <w:tc>
          <w:tcPr>
            <w:tcW w:w="3721" w:type="pct"/>
            <w:tcBorders>
              <w:top w:val="nil"/>
              <w:left w:val="nil"/>
              <w:bottom w:val="single" w:color="000000" w:sz="8" w:space="0"/>
              <w:right w:val="single" w:color="000000" w:sz="8" w:space="0"/>
            </w:tcBorders>
          </w:tcPr>
          <w:p w14:paraId="3D64D89D">
            <w:pPr>
              <w:pStyle w:val="30"/>
            </w:pPr>
            <w:r>
              <w:rPr>
                <w:rFonts w:hint="eastAsia"/>
              </w:rPr>
              <w:t>无</w:t>
            </w:r>
          </w:p>
        </w:tc>
      </w:tr>
      <w:tr w14:paraId="55AEE7CA">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E2B10F6">
            <w:pPr>
              <w:pStyle w:val="30"/>
            </w:pPr>
            <w:r>
              <w:rPr>
                <w:rFonts w:hint="eastAsia"/>
              </w:rPr>
              <w:t>输入</w:t>
            </w:r>
          </w:p>
        </w:tc>
        <w:tc>
          <w:tcPr>
            <w:tcW w:w="3721" w:type="pct"/>
            <w:tcBorders>
              <w:top w:val="nil"/>
              <w:left w:val="nil"/>
              <w:bottom w:val="single" w:color="000000" w:sz="8" w:space="0"/>
              <w:right w:val="single" w:color="000000" w:sz="8" w:space="0"/>
            </w:tcBorders>
          </w:tcPr>
          <w:p w14:paraId="45367838">
            <w:pPr>
              <w:pStyle w:val="30"/>
            </w:pPr>
            <w:r>
              <w:rPr>
                <w:rFonts w:hint="eastAsia"/>
              </w:rPr>
              <w:t>根据需求设置业务指标及性格维度</w:t>
            </w:r>
          </w:p>
        </w:tc>
      </w:tr>
      <w:tr w14:paraId="5DB6C22B">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1FF1C5B">
            <w:pPr>
              <w:pStyle w:val="30"/>
            </w:pPr>
            <w:r>
              <w:rPr>
                <w:rFonts w:hint="eastAsia"/>
              </w:rPr>
              <w:t>输出</w:t>
            </w:r>
          </w:p>
        </w:tc>
        <w:tc>
          <w:tcPr>
            <w:tcW w:w="3721" w:type="pct"/>
            <w:tcBorders>
              <w:top w:val="nil"/>
              <w:left w:val="nil"/>
              <w:bottom w:val="single" w:color="000000" w:sz="8" w:space="0"/>
              <w:right w:val="single" w:color="000000" w:sz="8" w:space="0"/>
            </w:tcBorders>
          </w:tcPr>
          <w:p w14:paraId="22EF9F16">
            <w:pPr>
              <w:pStyle w:val="30"/>
            </w:pPr>
            <w:r>
              <w:rPr>
                <w:rFonts w:hint="eastAsia"/>
              </w:rPr>
              <w:t>无</w:t>
            </w:r>
          </w:p>
        </w:tc>
      </w:tr>
      <w:tr w14:paraId="4E638722">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743C7C8">
            <w:pPr>
              <w:pStyle w:val="30"/>
            </w:pPr>
            <w:r>
              <w:rPr>
                <w:rFonts w:hint="eastAsia"/>
              </w:rPr>
              <w:t>正常流</w:t>
            </w:r>
          </w:p>
        </w:tc>
        <w:tc>
          <w:tcPr>
            <w:tcW w:w="3721" w:type="pct"/>
            <w:tcBorders>
              <w:top w:val="nil"/>
              <w:left w:val="nil"/>
              <w:bottom w:val="single" w:color="000000" w:sz="8" w:space="0"/>
              <w:right w:val="single" w:color="000000" w:sz="8" w:space="0"/>
            </w:tcBorders>
          </w:tcPr>
          <w:p w14:paraId="0E542D89">
            <w:pPr>
              <w:pStyle w:val="30"/>
            </w:pPr>
            <w:r>
              <w:rPr>
                <w:rFonts w:hint="eastAsia"/>
              </w:rPr>
              <w:t>业务指标设置成功，并展现。</w:t>
            </w:r>
          </w:p>
        </w:tc>
      </w:tr>
      <w:tr w14:paraId="0CB2855A">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B43FD30">
            <w:pPr>
              <w:pStyle w:val="30"/>
            </w:pPr>
            <w:r>
              <w:rPr>
                <w:rFonts w:hint="eastAsia"/>
              </w:rPr>
              <w:t>异常流</w:t>
            </w:r>
          </w:p>
        </w:tc>
        <w:tc>
          <w:tcPr>
            <w:tcW w:w="3721" w:type="pct"/>
            <w:tcBorders>
              <w:top w:val="nil"/>
              <w:left w:val="nil"/>
              <w:bottom w:val="single" w:color="000000" w:sz="8" w:space="0"/>
              <w:right w:val="single" w:color="000000" w:sz="8" w:space="0"/>
            </w:tcBorders>
          </w:tcPr>
          <w:p w14:paraId="5A551279">
            <w:pPr>
              <w:pStyle w:val="30"/>
            </w:pPr>
            <w:r>
              <w:rPr>
                <w:rFonts w:hint="eastAsia"/>
              </w:rPr>
              <w:t>没有业务指标展现</w:t>
            </w:r>
          </w:p>
        </w:tc>
      </w:tr>
      <w:tr w14:paraId="518B575E">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7B2758F">
            <w:pPr>
              <w:pStyle w:val="30"/>
            </w:pPr>
            <w:r>
              <w:rPr>
                <w:rFonts w:hint="eastAsia"/>
              </w:rPr>
              <w:t>特殊需求</w:t>
            </w:r>
          </w:p>
        </w:tc>
        <w:tc>
          <w:tcPr>
            <w:tcW w:w="3721" w:type="pct"/>
            <w:tcBorders>
              <w:top w:val="nil"/>
              <w:left w:val="nil"/>
              <w:bottom w:val="single" w:color="000000" w:sz="8" w:space="0"/>
              <w:right w:val="single" w:color="000000" w:sz="8" w:space="0"/>
            </w:tcBorders>
          </w:tcPr>
          <w:p w14:paraId="5454BAB3">
            <w:pPr>
              <w:pStyle w:val="30"/>
            </w:pPr>
            <w:r>
              <w:rPr>
                <w:rFonts w:hint="eastAsia"/>
              </w:rPr>
              <w:t>无</w:t>
            </w:r>
          </w:p>
        </w:tc>
      </w:tr>
      <w:bookmarkEnd w:id="191"/>
    </w:tbl>
    <w:p w14:paraId="69A39207">
      <w:pPr>
        <w:pStyle w:val="5"/>
        <w:numPr>
          <w:ilvl w:val="3"/>
          <w:numId w:val="0"/>
        </w:numPr>
      </w:pPr>
      <w:r>
        <w:rPr>
          <w:rFonts w:hint="eastAsia" w:cs="宋体"/>
        </w:rPr>
        <w:t xml:space="preserve">6.1.8.3  </w:t>
      </w:r>
      <w:r>
        <w:rPr>
          <w:rFonts w:hint="eastAsia"/>
        </w:rPr>
        <w:t>模板设计管理</w:t>
      </w:r>
    </w:p>
    <w:p w14:paraId="4326116D">
      <w:pPr>
        <w:pStyle w:val="6"/>
        <w:numPr>
          <w:ilvl w:val="4"/>
          <w:numId w:val="0"/>
        </w:numPr>
      </w:pPr>
      <w:r>
        <w:rPr>
          <w:rFonts w:hint="eastAsia" w:eastAsia="宋体" w:cs="宋体"/>
        </w:rPr>
        <w:t xml:space="preserve">6.1.8.3.1  </w:t>
      </w:r>
      <w:r>
        <w:rPr>
          <w:rFonts w:hint="eastAsia"/>
        </w:rPr>
        <w:t>模板组管理</w:t>
      </w:r>
    </w:p>
    <w:p w14:paraId="2677583E">
      <w:pPr>
        <w:ind w:firstLine="480"/>
      </w:pPr>
      <w:r>
        <w:rPr>
          <w:rFonts w:hint="eastAsia"/>
        </w:rPr>
        <w:t>根据国资经营预算主数据表及现有业务表设计相关数据导入模板，用户可根据模板类型在导入数据时进行选择。模板组管理包括模板分组新增、模板分组修改、模板分组删除等功能。</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0E57FE70">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4B810D9A">
            <w:pPr>
              <w:pStyle w:val="30"/>
            </w:pPr>
            <w:r>
              <w:rPr>
                <w:rFonts w:hint="eastAsia"/>
              </w:rPr>
              <w:t>编号</w:t>
            </w:r>
          </w:p>
        </w:tc>
        <w:tc>
          <w:tcPr>
            <w:tcW w:w="3721" w:type="pct"/>
            <w:tcBorders>
              <w:top w:val="single" w:color="000000" w:sz="8" w:space="0"/>
              <w:left w:val="nil"/>
              <w:bottom w:val="single" w:color="000000" w:sz="8" w:space="0"/>
              <w:right w:val="single" w:color="000000" w:sz="8" w:space="0"/>
            </w:tcBorders>
          </w:tcPr>
          <w:p w14:paraId="30F3A6EF">
            <w:pPr>
              <w:pStyle w:val="30"/>
            </w:pPr>
            <w:r>
              <w:rPr>
                <w:rFonts w:hint="eastAsia"/>
              </w:rPr>
              <w:t>JYYS_3_1</w:t>
            </w:r>
          </w:p>
        </w:tc>
      </w:tr>
      <w:tr w14:paraId="423C0689">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0C8B978">
            <w:pPr>
              <w:pStyle w:val="30"/>
            </w:pPr>
            <w:r>
              <w:rPr>
                <w:rFonts w:hint="eastAsia"/>
              </w:rPr>
              <w:t>角色</w:t>
            </w:r>
          </w:p>
        </w:tc>
        <w:tc>
          <w:tcPr>
            <w:tcW w:w="3721" w:type="pct"/>
            <w:tcBorders>
              <w:top w:val="nil"/>
              <w:left w:val="nil"/>
              <w:bottom w:val="single" w:color="000000" w:sz="8" w:space="0"/>
              <w:right w:val="single" w:color="000000" w:sz="8" w:space="0"/>
            </w:tcBorders>
          </w:tcPr>
          <w:p w14:paraId="0F8025EF">
            <w:pPr>
              <w:pStyle w:val="30"/>
            </w:pPr>
            <w:r>
              <w:rPr>
                <w:rFonts w:hint="eastAsia"/>
              </w:rPr>
              <w:t>系统管理员</w:t>
            </w:r>
          </w:p>
        </w:tc>
      </w:tr>
      <w:tr w14:paraId="3A043CBE">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3D37EE7">
            <w:pPr>
              <w:pStyle w:val="30"/>
            </w:pPr>
            <w:r>
              <w:rPr>
                <w:rFonts w:hint="eastAsia"/>
              </w:rPr>
              <w:t>前置条件</w:t>
            </w:r>
          </w:p>
        </w:tc>
        <w:tc>
          <w:tcPr>
            <w:tcW w:w="3721" w:type="pct"/>
            <w:tcBorders>
              <w:top w:val="nil"/>
              <w:left w:val="nil"/>
              <w:bottom w:val="single" w:color="000000" w:sz="8" w:space="0"/>
              <w:right w:val="single" w:color="000000" w:sz="8" w:space="0"/>
            </w:tcBorders>
          </w:tcPr>
          <w:p w14:paraId="33B8222F">
            <w:pPr>
              <w:pStyle w:val="30"/>
            </w:pPr>
            <w:r>
              <w:rPr>
                <w:rFonts w:hint="eastAsia"/>
              </w:rPr>
              <w:t>进入模板设计管理功能</w:t>
            </w:r>
          </w:p>
        </w:tc>
      </w:tr>
      <w:tr w14:paraId="3CA2304A">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F9B0C6E">
            <w:pPr>
              <w:pStyle w:val="30"/>
            </w:pPr>
            <w:r>
              <w:rPr>
                <w:rFonts w:hint="eastAsia"/>
              </w:rPr>
              <w:t>后置条件</w:t>
            </w:r>
          </w:p>
        </w:tc>
        <w:tc>
          <w:tcPr>
            <w:tcW w:w="3721" w:type="pct"/>
            <w:tcBorders>
              <w:top w:val="nil"/>
              <w:left w:val="nil"/>
              <w:bottom w:val="single" w:color="000000" w:sz="8" w:space="0"/>
              <w:right w:val="single" w:color="000000" w:sz="8" w:space="0"/>
            </w:tcBorders>
          </w:tcPr>
          <w:p w14:paraId="0A38B5C6">
            <w:pPr>
              <w:pStyle w:val="30"/>
            </w:pPr>
            <w:r>
              <w:rPr>
                <w:rFonts w:hint="eastAsia"/>
              </w:rPr>
              <w:t>无</w:t>
            </w:r>
          </w:p>
        </w:tc>
      </w:tr>
      <w:tr w14:paraId="7F93889D">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5236C09">
            <w:pPr>
              <w:pStyle w:val="30"/>
            </w:pPr>
            <w:r>
              <w:rPr>
                <w:rFonts w:hint="eastAsia"/>
              </w:rPr>
              <w:t>输入</w:t>
            </w:r>
          </w:p>
        </w:tc>
        <w:tc>
          <w:tcPr>
            <w:tcW w:w="3721" w:type="pct"/>
            <w:tcBorders>
              <w:top w:val="nil"/>
              <w:left w:val="nil"/>
              <w:bottom w:val="single" w:color="000000" w:sz="8" w:space="0"/>
              <w:right w:val="single" w:color="000000" w:sz="8" w:space="0"/>
            </w:tcBorders>
          </w:tcPr>
          <w:p w14:paraId="2AF4775A">
            <w:pPr>
              <w:pStyle w:val="30"/>
            </w:pPr>
            <w:r>
              <w:rPr>
                <w:rFonts w:hint="eastAsia"/>
              </w:rPr>
              <w:t>根据需求设置模板组</w:t>
            </w:r>
          </w:p>
        </w:tc>
      </w:tr>
      <w:tr w14:paraId="7536B304">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9ECF5D4">
            <w:pPr>
              <w:pStyle w:val="30"/>
            </w:pPr>
            <w:r>
              <w:rPr>
                <w:rFonts w:hint="eastAsia"/>
              </w:rPr>
              <w:t>输出</w:t>
            </w:r>
          </w:p>
        </w:tc>
        <w:tc>
          <w:tcPr>
            <w:tcW w:w="3721" w:type="pct"/>
            <w:tcBorders>
              <w:top w:val="nil"/>
              <w:left w:val="nil"/>
              <w:bottom w:val="single" w:color="000000" w:sz="8" w:space="0"/>
              <w:right w:val="single" w:color="000000" w:sz="8" w:space="0"/>
            </w:tcBorders>
          </w:tcPr>
          <w:p w14:paraId="729FBD86">
            <w:pPr>
              <w:pStyle w:val="30"/>
            </w:pPr>
            <w:r>
              <w:rPr>
                <w:rFonts w:hint="eastAsia"/>
              </w:rPr>
              <w:t>无</w:t>
            </w:r>
          </w:p>
        </w:tc>
      </w:tr>
      <w:tr w14:paraId="7C33C743">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E7E8BAD">
            <w:pPr>
              <w:pStyle w:val="30"/>
            </w:pPr>
            <w:r>
              <w:rPr>
                <w:rFonts w:hint="eastAsia"/>
              </w:rPr>
              <w:t>正常流</w:t>
            </w:r>
          </w:p>
        </w:tc>
        <w:tc>
          <w:tcPr>
            <w:tcW w:w="3721" w:type="pct"/>
            <w:tcBorders>
              <w:top w:val="nil"/>
              <w:left w:val="nil"/>
              <w:bottom w:val="single" w:color="000000" w:sz="8" w:space="0"/>
              <w:right w:val="single" w:color="000000" w:sz="8" w:space="0"/>
            </w:tcBorders>
          </w:tcPr>
          <w:p w14:paraId="67C142FD">
            <w:pPr>
              <w:pStyle w:val="30"/>
            </w:pPr>
            <w:r>
              <w:rPr>
                <w:rFonts w:hint="eastAsia"/>
              </w:rPr>
              <w:t>模板组设置成功，并展现。</w:t>
            </w:r>
          </w:p>
        </w:tc>
      </w:tr>
      <w:tr w14:paraId="378C99F9">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9704FFF">
            <w:pPr>
              <w:pStyle w:val="30"/>
            </w:pPr>
            <w:r>
              <w:rPr>
                <w:rFonts w:hint="eastAsia"/>
              </w:rPr>
              <w:t>异常流</w:t>
            </w:r>
          </w:p>
        </w:tc>
        <w:tc>
          <w:tcPr>
            <w:tcW w:w="3721" w:type="pct"/>
            <w:tcBorders>
              <w:top w:val="nil"/>
              <w:left w:val="nil"/>
              <w:bottom w:val="single" w:color="000000" w:sz="8" w:space="0"/>
              <w:right w:val="single" w:color="000000" w:sz="8" w:space="0"/>
            </w:tcBorders>
          </w:tcPr>
          <w:p w14:paraId="14B9D0D1">
            <w:pPr>
              <w:pStyle w:val="30"/>
            </w:pPr>
            <w:r>
              <w:rPr>
                <w:rFonts w:hint="eastAsia"/>
              </w:rPr>
              <w:t>没有模板组展现</w:t>
            </w:r>
          </w:p>
        </w:tc>
      </w:tr>
      <w:tr w14:paraId="01B8BAFC">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7FBBA34">
            <w:pPr>
              <w:pStyle w:val="30"/>
            </w:pPr>
            <w:r>
              <w:rPr>
                <w:rFonts w:hint="eastAsia"/>
              </w:rPr>
              <w:t>特殊需求</w:t>
            </w:r>
          </w:p>
        </w:tc>
        <w:tc>
          <w:tcPr>
            <w:tcW w:w="3721" w:type="pct"/>
            <w:tcBorders>
              <w:top w:val="nil"/>
              <w:left w:val="nil"/>
              <w:bottom w:val="single" w:color="000000" w:sz="8" w:space="0"/>
              <w:right w:val="single" w:color="000000" w:sz="8" w:space="0"/>
            </w:tcBorders>
          </w:tcPr>
          <w:p w14:paraId="7F232112">
            <w:pPr>
              <w:pStyle w:val="30"/>
            </w:pPr>
            <w:r>
              <w:rPr>
                <w:rFonts w:hint="eastAsia"/>
              </w:rPr>
              <w:t>无</w:t>
            </w:r>
          </w:p>
        </w:tc>
      </w:tr>
    </w:tbl>
    <w:p w14:paraId="26EA0A60">
      <w:pPr>
        <w:pStyle w:val="6"/>
        <w:numPr>
          <w:ilvl w:val="4"/>
          <w:numId w:val="0"/>
        </w:numPr>
      </w:pPr>
      <w:r>
        <w:rPr>
          <w:rFonts w:hint="eastAsia" w:eastAsia="宋体" w:cs="宋体"/>
        </w:rPr>
        <w:t xml:space="preserve">6.1.8.3.2  </w:t>
      </w:r>
      <w:r>
        <w:rPr>
          <w:rFonts w:hint="eastAsia"/>
        </w:rPr>
        <w:t>模板管理</w:t>
      </w:r>
    </w:p>
    <w:p w14:paraId="7B9CBA86">
      <w:pPr>
        <w:ind w:firstLine="480"/>
      </w:pPr>
      <w:r>
        <w:rPr>
          <w:rFonts w:hint="eastAsia"/>
        </w:rPr>
        <w:t>根据国资经营预算主数据表及现有业务表设计相关数据导入模板，用户可根据模板类型在导入数据时进行选择。模板管理包括模板新增、模板修改、模板删除、</w:t>
      </w:r>
      <w:bookmarkStart w:id="192" w:name="OLE_LINK155"/>
      <w:r>
        <w:rPr>
          <w:rFonts w:hint="eastAsia"/>
        </w:rPr>
        <w:t>模板</w:t>
      </w:r>
      <w:bookmarkEnd w:id="192"/>
      <w:r>
        <w:rPr>
          <w:rFonts w:hint="eastAsia"/>
        </w:rPr>
        <w:t>导入、模板导出、模板</w:t>
      </w:r>
      <w:r>
        <w:rPr>
          <w:rFonts w:hint="eastAsia" w:ascii="微软雅黑" w:hAnsi="微软雅黑"/>
        </w:rPr>
        <w:t>编辑、</w:t>
      </w:r>
      <w:r>
        <w:rPr>
          <w:rFonts w:hint="eastAsia"/>
        </w:rPr>
        <w:t>模板查询等功能。</w:t>
      </w:r>
    </w:p>
    <w:p w14:paraId="46AC999F">
      <w:pPr>
        <w:ind w:firstLine="480"/>
      </w:pPr>
      <w:r>
        <w:rPr>
          <w:rFonts w:hint="eastAsia"/>
        </w:rPr>
        <w:t>模板新增：可在当前选择的模板组下新增模板。</w:t>
      </w:r>
    </w:p>
    <w:p w14:paraId="668E34D0">
      <w:pPr>
        <w:ind w:firstLine="480"/>
      </w:pPr>
      <w:r>
        <w:rPr>
          <w:rFonts w:hint="eastAsia"/>
        </w:rPr>
        <w:t>模板修改：可对选择的模板基本信息进行修改。</w:t>
      </w:r>
    </w:p>
    <w:p w14:paraId="788CF769">
      <w:pPr>
        <w:ind w:firstLine="480"/>
      </w:pPr>
      <w:r>
        <w:rPr>
          <w:rFonts w:hint="eastAsia"/>
        </w:rPr>
        <w:t>模板删除：可将选择的模板从当前模板组中删除。</w:t>
      </w:r>
    </w:p>
    <w:p w14:paraId="52FC6DE8">
      <w:pPr>
        <w:ind w:firstLine="480"/>
      </w:pPr>
      <w:r>
        <w:rPr>
          <w:rFonts w:hint="eastAsia"/>
        </w:rPr>
        <w:t>模板导入：通过“导入”按钮，可将已有的Excel表格导入至系统中，并将Excel表格中原有的内容和格式一并导入至平台中。</w:t>
      </w:r>
    </w:p>
    <w:p w14:paraId="39113360">
      <w:pPr>
        <w:ind w:firstLine="480"/>
      </w:pPr>
      <w:r>
        <w:rPr>
          <w:rFonts w:hint="eastAsia"/>
        </w:rPr>
        <w:t>模板导出：点击该按钮，可将当前页面中的报表模板导出为Excel表格。</w:t>
      </w:r>
    </w:p>
    <w:p w14:paraId="63ECB866">
      <w:pPr>
        <w:ind w:firstLine="480"/>
      </w:pPr>
      <w:r>
        <w:rPr>
          <w:rFonts w:hint="eastAsia"/>
        </w:rPr>
        <w:t>模板编辑：点击“编辑”按钮对当前选择的报表模板进行编辑，用户可通过内置的报表编辑工具对表格进行自定义编辑。</w:t>
      </w:r>
    </w:p>
    <w:p w14:paraId="0B6B08AF">
      <w:pPr>
        <w:pStyle w:val="25"/>
      </w:pPr>
      <w:r>
        <w:drawing>
          <wp:inline distT="0" distB="0" distL="0" distR="0">
            <wp:extent cx="5274310" cy="2616835"/>
            <wp:effectExtent l="9525" t="9525" r="12065" b="12065"/>
            <wp:docPr id="613367508"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67508" name="图片 1" descr="图形用户界面, 应用程序, 表格&#10;&#10;AI 生成的内容可能不正确。"/>
                    <pic:cNvPicPr>
                      <a:picLocks noChangeAspect="1"/>
                    </pic:cNvPicPr>
                  </pic:nvPicPr>
                  <pic:blipFill>
                    <a:blip r:embed="rId259"/>
                    <a:stretch>
                      <a:fillRect/>
                    </a:stretch>
                  </pic:blipFill>
                  <pic:spPr>
                    <a:xfrm>
                      <a:off x="0" y="0"/>
                      <a:ext cx="5274310" cy="2616835"/>
                    </a:xfrm>
                    <a:prstGeom prst="rect">
                      <a:avLst/>
                    </a:prstGeom>
                    <a:ln>
                      <a:solidFill>
                        <a:schemeClr val="bg1">
                          <a:lumMod val="85000"/>
                        </a:schemeClr>
                      </a:solidFill>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08DFAF63">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2438DD12">
            <w:pPr>
              <w:pStyle w:val="30"/>
            </w:pPr>
            <w:bookmarkStart w:id="193" w:name="OLE_LINK145"/>
            <w:r>
              <w:rPr>
                <w:rFonts w:hint="eastAsia"/>
              </w:rPr>
              <w:t>编号</w:t>
            </w:r>
          </w:p>
        </w:tc>
        <w:tc>
          <w:tcPr>
            <w:tcW w:w="3721" w:type="pct"/>
            <w:tcBorders>
              <w:top w:val="single" w:color="000000" w:sz="8" w:space="0"/>
              <w:left w:val="nil"/>
              <w:bottom w:val="single" w:color="000000" w:sz="8" w:space="0"/>
              <w:right w:val="single" w:color="000000" w:sz="8" w:space="0"/>
            </w:tcBorders>
          </w:tcPr>
          <w:p w14:paraId="3485B78F">
            <w:pPr>
              <w:pStyle w:val="30"/>
            </w:pPr>
            <w:r>
              <w:rPr>
                <w:rFonts w:hint="eastAsia"/>
              </w:rPr>
              <w:t>JYYS_3_2</w:t>
            </w:r>
          </w:p>
        </w:tc>
      </w:tr>
      <w:tr w14:paraId="0102B508">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858128E">
            <w:pPr>
              <w:pStyle w:val="30"/>
            </w:pPr>
            <w:r>
              <w:rPr>
                <w:rFonts w:hint="eastAsia"/>
              </w:rPr>
              <w:t>角色</w:t>
            </w:r>
          </w:p>
        </w:tc>
        <w:tc>
          <w:tcPr>
            <w:tcW w:w="3721" w:type="pct"/>
            <w:tcBorders>
              <w:top w:val="nil"/>
              <w:left w:val="nil"/>
              <w:bottom w:val="single" w:color="000000" w:sz="8" w:space="0"/>
              <w:right w:val="single" w:color="000000" w:sz="8" w:space="0"/>
            </w:tcBorders>
          </w:tcPr>
          <w:p w14:paraId="35CC7DCB">
            <w:pPr>
              <w:pStyle w:val="30"/>
            </w:pPr>
            <w:r>
              <w:rPr>
                <w:rFonts w:hint="eastAsia"/>
              </w:rPr>
              <w:t>系统管理员</w:t>
            </w:r>
          </w:p>
        </w:tc>
      </w:tr>
      <w:tr w14:paraId="7CE4D16E">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FE7B70A">
            <w:pPr>
              <w:pStyle w:val="30"/>
            </w:pPr>
            <w:r>
              <w:rPr>
                <w:rFonts w:hint="eastAsia"/>
              </w:rPr>
              <w:t>前置条件</w:t>
            </w:r>
          </w:p>
        </w:tc>
        <w:tc>
          <w:tcPr>
            <w:tcW w:w="3721" w:type="pct"/>
            <w:tcBorders>
              <w:top w:val="nil"/>
              <w:left w:val="nil"/>
              <w:bottom w:val="single" w:color="000000" w:sz="8" w:space="0"/>
              <w:right w:val="single" w:color="000000" w:sz="8" w:space="0"/>
            </w:tcBorders>
          </w:tcPr>
          <w:p w14:paraId="5765F13F">
            <w:pPr>
              <w:pStyle w:val="30"/>
            </w:pPr>
            <w:r>
              <w:rPr>
                <w:rFonts w:hint="eastAsia"/>
              </w:rPr>
              <w:t>进入模板设计管理功能</w:t>
            </w:r>
          </w:p>
        </w:tc>
      </w:tr>
      <w:tr w14:paraId="00783105">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7143571A">
            <w:pPr>
              <w:pStyle w:val="30"/>
            </w:pPr>
            <w:r>
              <w:rPr>
                <w:rFonts w:hint="eastAsia"/>
              </w:rPr>
              <w:t>后置条件</w:t>
            </w:r>
          </w:p>
        </w:tc>
        <w:tc>
          <w:tcPr>
            <w:tcW w:w="3721" w:type="pct"/>
            <w:tcBorders>
              <w:top w:val="nil"/>
              <w:left w:val="nil"/>
              <w:bottom w:val="single" w:color="000000" w:sz="8" w:space="0"/>
              <w:right w:val="single" w:color="000000" w:sz="8" w:space="0"/>
            </w:tcBorders>
          </w:tcPr>
          <w:p w14:paraId="3F71813F">
            <w:pPr>
              <w:pStyle w:val="30"/>
            </w:pPr>
            <w:r>
              <w:rPr>
                <w:rFonts w:hint="eastAsia"/>
              </w:rPr>
              <w:t>无</w:t>
            </w:r>
          </w:p>
        </w:tc>
      </w:tr>
      <w:tr w14:paraId="46D436E1">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DFD4C35">
            <w:pPr>
              <w:pStyle w:val="30"/>
            </w:pPr>
            <w:r>
              <w:rPr>
                <w:rFonts w:hint="eastAsia"/>
              </w:rPr>
              <w:t>输入</w:t>
            </w:r>
          </w:p>
        </w:tc>
        <w:tc>
          <w:tcPr>
            <w:tcW w:w="3721" w:type="pct"/>
            <w:tcBorders>
              <w:top w:val="nil"/>
              <w:left w:val="nil"/>
              <w:bottom w:val="single" w:color="000000" w:sz="8" w:space="0"/>
              <w:right w:val="single" w:color="000000" w:sz="8" w:space="0"/>
            </w:tcBorders>
          </w:tcPr>
          <w:p w14:paraId="19615A5C">
            <w:pPr>
              <w:pStyle w:val="30"/>
            </w:pPr>
            <w:r>
              <w:rPr>
                <w:rFonts w:hint="eastAsia"/>
              </w:rPr>
              <w:t>根据需求设置模板</w:t>
            </w:r>
          </w:p>
        </w:tc>
      </w:tr>
      <w:tr w14:paraId="0BC8A3A0">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64A2174">
            <w:pPr>
              <w:pStyle w:val="30"/>
            </w:pPr>
            <w:r>
              <w:rPr>
                <w:rFonts w:hint="eastAsia"/>
              </w:rPr>
              <w:t>输出</w:t>
            </w:r>
          </w:p>
        </w:tc>
        <w:tc>
          <w:tcPr>
            <w:tcW w:w="3721" w:type="pct"/>
            <w:tcBorders>
              <w:top w:val="nil"/>
              <w:left w:val="nil"/>
              <w:bottom w:val="single" w:color="000000" w:sz="8" w:space="0"/>
              <w:right w:val="single" w:color="000000" w:sz="8" w:space="0"/>
            </w:tcBorders>
          </w:tcPr>
          <w:p w14:paraId="74F23ADA">
            <w:pPr>
              <w:pStyle w:val="30"/>
            </w:pPr>
            <w:r>
              <w:rPr>
                <w:rFonts w:hint="eastAsia"/>
              </w:rPr>
              <w:t>无</w:t>
            </w:r>
          </w:p>
        </w:tc>
      </w:tr>
      <w:tr w14:paraId="47DD42BB">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B39F04B">
            <w:pPr>
              <w:pStyle w:val="30"/>
            </w:pPr>
            <w:r>
              <w:rPr>
                <w:rFonts w:hint="eastAsia"/>
              </w:rPr>
              <w:t>正常流</w:t>
            </w:r>
          </w:p>
        </w:tc>
        <w:tc>
          <w:tcPr>
            <w:tcW w:w="3721" w:type="pct"/>
            <w:tcBorders>
              <w:top w:val="nil"/>
              <w:left w:val="nil"/>
              <w:bottom w:val="single" w:color="000000" w:sz="8" w:space="0"/>
              <w:right w:val="single" w:color="000000" w:sz="8" w:space="0"/>
            </w:tcBorders>
          </w:tcPr>
          <w:p w14:paraId="68C42571">
            <w:pPr>
              <w:pStyle w:val="30"/>
            </w:pPr>
            <w:r>
              <w:rPr>
                <w:rFonts w:hint="eastAsia"/>
              </w:rPr>
              <w:t>模板设置成功，并展现。</w:t>
            </w:r>
          </w:p>
        </w:tc>
      </w:tr>
      <w:tr w14:paraId="7ED274FA">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E55E23E">
            <w:pPr>
              <w:pStyle w:val="30"/>
            </w:pPr>
            <w:r>
              <w:rPr>
                <w:rFonts w:hint="eastAsia"/>
              </w:rPr>
              <w:t>异常流</w:t>
            </w:r>
          </w:p>
        </w:tc>
        <w:tc>
          <w:tcPr>
            <w:tcW w:w="3721" w:type="pct"/>
            <w:tcBorders>
              <w:top w:val="nil"/>
              <w:left w:val="nil"/>
              <w:bottom w:val="single" w:color="000000" w:sz="8" w:space="0"/>
              <w:right w:val="single" w:color="000000" w:sz="8" w:space="0"/>
            </w:tcBorders>
          </w:tcPr>
          <w:p w14:paraId="0FD523FE">
            <w:pPr>
              <w:pStyle w:val="30"/>
            </w:pPr>
            <w:r>
              <w:rPr>
                <w:rFonts w:hint="eastAsia"/>
              </w:rPr>
              <w:t>没有模板展现</w:t>
            </w:r>
          </w:p>
        </w:tc>
      </w:tr>
      <w:tr w14:paraId="6E7E61AE">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ADE9361">
            <w:pPr>
              <w:pStyle w:val="30"/>
            </w:pPr>
            <w:r>
              <w:rPr>
                <w:rFonts w:hint="eastAsia"/>
              </w:rPr>
              <w:t>特殊需求</w:t>
            </w:r>
          </w:p>
        </w:tc>
        <w:tc>
          <w:tcPr>
            <w:tcW w:w="3721" w:type="pct"/>
            <w:tcBorders>
              <w:top w:val="nil"/>
              <w:left w:val="nil"/>
              <w:bottom w:val="single" w:color="000000" w:sz="8" w:space="0"/>
              <w:right w:val="single" w:color="000000" w:sz="8" w:space="0"/>
            </w:tcBorders>
          </w:tcPr>
          <w:p w14:paraId="77C8D41D">
            <w:pPr>
              <w:pStyle w:val="30"/>
            </w:pPr>
            <w:r>
              <w:rPr>
                <w:rFonts w:hint="eastAsia"/>
              </w:rPr>
              <w:t>无</w:t>
            </w:r>
          </w:p>
        </w:tc>
      </w:tr>
      <w:bookmarkEnd w:id="193"/>
    </w:tbl>
    <w:p w14:paraId="017647E0">
      <w:pPr>
        <w:pStyle w:val="6"/>
        <w:numPr>
          <w:ilvl w:val="4"/>
          <w:numId w:val="0"/>
        </w:numPr>
      </w:pPr>
      <w:r>
        <w:rPr>
          <w:rFonts w:hint="eastAsia" w:eastAsia="宋体" w:cs="宋体"/>
        </w:rPr>
        <w:t xml:space="preserve">6.1.8.3.3  </w:t>
      </w:r>
      <w:r>
        <w:rPr>
          <w:rFonts w:hint="eastAsia"/>
        </w:rPr>
        <w:t>模板编辑</w:t>
      </w:r>
    </w:p>
    <w:p w14:paraId="31B01300">
      <w:pPr>
        <w:ind w:firstLine="480"/>
      </w:pPr>
      <w:r>
        <w:rPr>
          <w:rFonts w:hint="eastAsia"/>
        </w:rPr>
        <w:t>通过类excel表的编辑模式，对模板进行设计、编辑。主要的功能包括：加行、删行、加列、删列、格式刷、字体设置、对齐方式、单元格格式、单元格样式、窗口冻结等。</w:t>
      </w:r>
    </w:p>
    <w:p w14:paraId="4AD5AA70">
      <w:pPr>
        <w:ind w:firstLine="480"/>
      </w:pPr>
      <w:r>
        <w:rPr>
          <w:rFonts w:hint="eastAsia"/>
        </w:rPr>
        <w:t>保存：保存当前编辑的内容。</w:t>
      </w:r>
    </w:p>
    <w:p w14:paraId="01F85BF4">
      <w:pPr>
        <w:ind w:firstLine="480"/>
      </w:pPr>
      <w:r>
        <w:rPr>
          <w:rFonts w:hint="eastAsia"/>
        </w:rPr>
        <w:t>剪切：将鼠标选择的单元格内容剪切到剪贴板中。</w:t>
      </w:r>
    </w:p>
    <w:p w14:paraId="2FEC3F90">
      <w:pPr>
        <w:ind w:firstLine="480"/>
      </w:pPr>
      <w:r>
        <w:rPr>
          <w:rFonts w:hint="eastAsia"/>
        </w:rPr>
        <w:t>复制：将鼠标选择的单元格内容复制到剪贴板中。</w:t>
      </w:r>
    </w:p>
    <w:p w14:paraId="154F3954">
      <w:pPr>
        <w:ind w:firstLine="480"/>
      </w:pPr>
      <w:r>
        <w:rPr>
          <w:rFonts w:hint="eastAsia"/>
        </w:rPr>
        <w:t>粘贴：将剪贴板中最近的内容粘贴到当前单元格中。</w:t>
      </w:r>
    </w:p>
    <w:p w14:paraId="1B5716F9">
      <w:pPr>
        <w:ind w:firstLine="480"/>
      </w:pPr>
      <w:r>
        <w:rPr>
          <w:rFonts w:hint="eastAsia"/>
        </w:rPr>
        <w:t>当前列左侧插列：在当前选择单元格所在列的左侧插入一列。</w:t>
      </w:r>
    </w:p>
    <w:p w14:paraId="7718FE8F">
      <w:pPr>
        <w:ind w:firstLine="480"/>
      </w:pPr>
      <w:r>
        <w:rPr>
          <w:rFonts w:hint="eastAsia"/>
        </w:rPr>
        <w:t>当前列右侧插列：在当前选择单元格所在列的右侧插入一列。</w:t>
      </w:r>
    </w:p>
    <w:p w14:paraId="14EAA552">
      <w:pPr>
        <w:ind w:firstLine="480"/>
      </w:pPr>
      <w:r>
        <w:rPr>
          <w:rFonts w:hint="eastAsia"/>
        </w:rPr>
        <w:t>当前行上方加行：在当前选择单元格所在行的上方插入一行。</w:t>
      </w:r>
    </w:p>
    <w:p w14:paraId="08D4E786">
      <w:pPr>
        <w:ind w:firstLine="480"/>
      </w:pPr>
      <w:r>
        <w:rPr>
          <w:rFonts w:hint="eastAsia"/>
        </w:rPr>
        <w:t>当前行下方加行：在当前选择单元格所在行的下方插入一行。</w:t>
      </w:r>
    </w:p>
    <w:p w14:paraId="6AC2C403">
      <w:pPr>
        <w:ind w:firstLine="480"/>
      </w:pPr>
      <w:r>
        <w:rPr>
          <w:rFonts w:hint="eastAsia"/>
        </w:rPr>
        <w:t>删行：删除当前选择的单元格所在的行。</w:t>
      </w:r>
    </w:p>
    <w:p w14:paraId="4CE69A1B">
      <w:pPr>
        <w:ind w:firstLine="480"/>
      </w:pPr>
      <w:r>
        <w:rPr>
          <w:rFonts w:hint="eastAsia"/>
        </w:rPr>
        <w:t>合并单元格：将鼠标选择的多个单元格内容合并为一个单元格。</w:t>
      </w:r>
    </w:p>
    <w:p w14:paraId="45B2D0AE">
      <w:pPr>
        <w:ind w:firstLine="480"/>
      </w:pPr>
      <w:r>
        <w:rPr>
          <w:rFonts w:hint="eastAsia"/>
        </w:rPr>
        <w:t>拆分单元格：将鼠标选择的已合并的单元格拆分为多个单元格。</w:t>
      </w:r>
    </w:p>
    <w:p w14:paraId="77FC7900">
      <w:pPr>
        <w:ind w:firstLine="480"/>
      </w:pPr>
      <w:r>
        <w:rPr>
          <w:rFonts w:hint="eastAsia"/>
        </w:rPr>
        <w:t>字体：选择当前单元格中文字的字体。</w:t>
      </w:r>
    </w:p>
    <w:p w14:paraId="2BBAF461">
      <w:pPr>
        <w:ind w:firstLine="480"/>
      </w:pPr>
      <w:r>
        <w:rPr>
          <w:rFonts w:hint="eastAsia"/>
        </w:rPr>
        <w:t>字号：选择当前单元格中文字的字号。</w:t>
      </w:r>
    </w:p>
    <w:p w14:paraId="3E3DFEFC">
      <w:pPr>
        <w:ind w:firstLine="480"/>
      </w:pPr>
      <w:r>
        <w:rPr>
          <w:rFonts w:hint="eastAsia"/>
        </w:rPr>
        <w:t>粗体：将当前单元格中的文字变为粗体。</w:t>
      </w:r>
    </w:p>
    <w:p w14:paraId="6B6BE9E7">
      <w:pPr>
        <w:ind w:firstLine="480"/>
      </w:pPr>
      <w:r>
        <w:rPr>
          <w:rFonts w:hint="eastAsia"/>
        </w:rPr>
        <w:t>斜体：将当前单元格中的文字变为斜体。</w:t>
      </w:r>
    </w:p>
    <w:p w14:paraId="25F93363">
      <w:pPr>
        <w:ind w:firstLine="480"/>
      </w:pPr>
      <w:r>
        <w:rPr>
          <w:rFonts w:hint="eastAsia"/>
        </w:rPr>
        <w:t>下划线：将当前单元格中的文字下方添加下划线。</w:t>
      </w:r>
    </w:p>
    <w:p w14:paraId="6435292A">
      <w:pPr>
        <w:ind w:firstLine="480"/>
      </w:pPr>
      <w:r>
        <w:rPr>
          <w:rFonts w:hint="eastAsia"/>
        </w:rPr>
        <w:t>字体颜色：选择当前单元格中文字的字体颜色。</w:t>
      </w:r>
    </w:p>
    <w:p w14:paraId="6679260B">
      <w:pPr>
        <w:ind w:firstLine="480"/>
      </w:pPr>
      <w:r>
        <w:rPr>
          <w:rFonts w:hint="eastAsia"/>
        </w:rPr>
        <w:t>背景颜色：选择当前单元格的背景颜色。</w:t>
      </w:r>
    </w:p>
    <w:p w14:paraId="50B56284">
      <w:pPr>
        <w:ind w:firstLine="480"/>
      </w:pPr>
      <w:r>
        <w:rPr>
          <w:rFonts w:hint="eastAsia"/>
        </w:rPr>
        <w:t>左对齐：将选择的多个单元格中的文字进行左对齐。</w:t>
      </w:r>
    </w:p>
    <w:p w14:paraId="599138B8">
      <w:pPr>
        <w:ind w:firstLine="480"/>
      </w:pPr>
      <w:r>
        <w:rPr>
          <w:rFonts w:hint="eastAsia"/>
        </w:rPr>
        <w:t>左右居中：将选择的多个单元格中的文字进行左右居中。</w:t>
      </w:r>
    </w:p>
    <w:p w14:paraId="3339D1B9">
      <w:pPr>
        <w:ind w:firstLine="480"/>
      </w:pPr>
      <w:r>
        <w:rPr>
          <w:rFonts w:hint="eastAsia"/>
        </w:rPr>
        <w:t>右对齐：将选择的多个单元格中的文字进行右对齐。</w:t>
      </w:r>
    </w:p>
    <w:p w14:paraId="4C2F68BE">
      <w:pPr>
        <w:ind w:firstLine="480"/>
      </w:pPr>
      <w:r>
        <w:rPr>
          <w:rFonts w:hint="eastAsia"/>
        </w:rPr>
        <w:t>上对齐：将选择的多个单元格中的文字进行上对齐。</w:t>
      </w:r>
    </w:p>
    <w:p w14:paraId="51D22640">
      <w:pPr>
        <w:ind w:firstLine="480"/>
      </w:pPr>
      <w:r>
        <w:rPr>
          <w:rFonts w:hint="eastAsia"/>
        </w:rPr>
        <w:t>上下居中：将选择的多个单元格中的文字进行上下居中。</w:t>
      </w:r>
    </w:p>
    <w:p w14:paraId="06124E4E">
      <w:pPr>
        <w:ind w:firstLine="480"/>
      </w:pPr>
      <w:r>
        <w:rPr>
          <w:rFonts w:hint="eastAsia"/>
        </w:rPr>
        <w:t>下对齐：将选择的多个单元格中的文字进行下对齐。</w:t>
      </w:r>
    </w:p>
    <w:p w14:paraId="0752ACC7">
      <w:pPr>
        <w:ind w:firstLine="480"/>
      </w:pPr>
      <w:r>
        <w:rPr>
          <w:rFonts w:hint="eastAsia"/>
        </w:rPr>
        <w:t>边框线颜色：选择当前单元格的边框线的颜色。</w:t>
      </w:r>
    </w:p>
    <w:p w14:paraId="09BB08BE">
      <w:pPr>
        <w:ind w:firstLine="480"/>
      </w:pPr>
      <w:r>
        <w:rPr>
          <w:rFonts w:hint="eastAsia"/>
        </w:rPr>
        <w:t>边框线粗细：选择当前单元格的边框线的粗细。</w:t>
      </w:r>
    </w:p>
    <w:p w14:paraId="674B0835">
      <w:pPr>
        <w:ind w:firstLine="480"/>
      </w:pPr>
      <w:r>
        <w:rPr>
          <w:rFonts w:hint="eastAsia"/>
        </w:rPr>
        <w:t>边框线类型：选择当前单元格的边框线的类型。</w:t>
      </w:r>
    </w:p>
    <w:p w14:paraId="4486D962">
      <w:pPr>
        <w:ind w:firstLine="480"/>
      </w:pPr>
      <w:r>
        <w:rPr>
          <w:rFonts w:hint="eastAsia"/>
        </w:rPr>
        <w:t>退出编辑模式：退出报表编辑模式，返回模板设计页面。点击该按钮是，系统弹出提示框，提示“退出编辑模式前，是否需要保存当前报表？”，选择“是”则系统将保存当前报表后退出编辑模式；选择“否”则系统将不保存当前报表直接退出编辑模式，上次保存操作后编辑的内容将不被保存下来。</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3AD592AF">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044E4F4F">
            <w:pPr>
              <w:pStyle w:val="30"/>
            </w:pPr>
            <w:r>
              <w:rPr>
                <w:rFonts w:hint="eastAsia"/>
              </w:rPr>
              <w:t>编号</w:t>
            </w:r>
          </w:p>
        </w:tc>
        <w:tc>
          <w:tcPr>
            <w:tcW w:w="3721" w:type="pct"/>
            <w:tcBorders>
              <w:top w:val="single" w:color="000000" w:sz="8" w:space="0"/>
              <w:left w:val="nil"/>
              <w:bottom w:val="single" w:color="000000" w:sz="8" w:space="0"/>
              <w:right w:val="single" w:color="000000" w:sz="8" w:space="0"/>
            </w:tcBorders>
          </w:tcPr>
          <w:p w14:paraId="4B4540D9">
            <w:pPr>
              <w:pStyle w:val="30"/>
            </w:pPr>
            <w:r>
              <w:rPr>
                <w:rFonts w:hint="eastAsia"/>
              </w:rPr>
              <w:t>JYYS_3_3</w:t>
            </w:r>
          </w:p>
        </w:tc>
      </w:tr>
      <w:tr w14:paraId="28619485">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E6912DA">
            <w:pPr>
              <w:pStyle w:val="30"/>
            </w:pPr>
            <w:r>
              <w:rPr>
                <w:rFonts w:hint="eastAsia"/>
              </w:rPr>
              <w:t>角色</w:t>
            </w:r>
          </w:p>
        </w:tc>
        <w:tc>
          <w:tcPr>
            <w:tcW w:w="3721" w:type="pct"/>
            <w:tcBorders>
              <w:top w:val="nil"/>
              <w:left w:val="nil"/>
              <w:bottom w:val="single" w:color="000000" w:sz="8" w:space="0"/>
              <w:right w:val="single" w:color="000000" w:sz="8" w:space="0"/>
            </w:tcBorders>
          </w:tcPr>
          <w:p w14:paraId="1004EF6B">
            <w:pPr>
              <w:pStyle w:val="30"/>
            </w:pPr>
            <w:r>
              <w:rPr>
                <w:rFonts w:hint="eastAsia"/>
              </w:rPr>
              <w:t>系统管理员</w:t>
            </w:r>
          </w:p>
        </w:tc>
      </w:tr>
      <w:tr w14:paraId="0DFF2E55">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28B7215">
            <w:pPr>
              <w:pStyle w:val="30"/>
            </w:pPr>
            <w:r>
              <w:rPr>
                <w:rFonts w:hint="eastAsia"/>
              </w:rPr>
              <w:t>前置条件</w:t>
            </w:r>
          </w:p>
        </w:tc>
        <w:tc>
          <w:tcPr>
            <w:tcW w:w="3721" w:type="pct"/>
            <w:tcBorders>
              <w:top w:val="nil"/>
              <w:left w:val="nil"/>
              <w:bottom w:val="single" w:color="000000" w:sz="8" w:space="0"/>
              <w:right w:val="single" w:color="000000" w:sz="8" w:space="0"/>
            </w:tcBorders>
          </w:tcPr>
          <w:p w14:paraId="7AA45935">
            <w:pPr>
              <w:pStyle w:val="30"/>
            </w:pPr>
            <w:r>
              <w:rPr>
                <w:rFonts w:hint="eastAsia"/>
              </w:rPr>
              <w:t>进入模板设计管理功能</w:t>
            </w:r>
          </w:p>
        </w:tc>
      </w:tr>
      <w:tr w14:paraId="61ED8C7C">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1A131E6">
            <w:pPr>
              <w:pStyle w:val="30"/>
            </w:pPr>
            <w:r>
              <w:rPr>
                <w:rFonts w:hint="eastAsia"/>
              </w:rPr>
              <w:t>后置条件</w:t>
            </w:r>
          </w:p>
        </w:tc>
        <w:tc>
          <w:tcPr>
            <w:tcW w:w="3721" w:type="pct"/>
            <w:tcBorders>
              <w:top w:val="nil"/>
              <w:left w:val="nil"/>
              <w:bottom w:val="single" w:color="000000" w:sz="8" w:space="0"/>
              <w:right w:val="single" w:color="000000" w:sz="8" w:space="0"/>
            </w:tcBorders>
          </w:tcPr>
          <w:p w14:paraId="7003EED0">
            <w:pPr>
              <w:pStyle w:val="30"/>
            </w:pPr>
            <w:r>
              <w:rPr>
                <w:rFonts w:hint="eastAsia"/>
              </w:rPr>
              <w:t>无</w:t>
            </w:r>
          </w:p>
        </w:tc>
      </w:tr>
      <w:tr w14:paraId="305BF4E2">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713352AD">
            <w:pPr>
              <w:pStyle w:val="30"/>
            </w:pPr>
            <w:r>
              <w:rPr>
                <w:rFonts w:hint="eastAsia"/>
              </w:rPr>
              <w:t>输入</w:t>
            </w:r>
          </w:p>
        </w:tc>
        <w:tc>
          <w:tcPr>
            <w:tcW w:w="3721" w:type="pct"/>
            <w:tcBorders>
              <w:top w:val="nil"/>
              <w:left w:val="nil"/>
              <w:bottom w:val="single" w:color="000000" w:sz="8" w:space="0"/>
              <w:right w:val="single" w:color="000000" w:sz="8" w:space="0"/>
            </w:tcBorders>
          </w:tcPr>
          <w:p w14:paraId="58F7AAB0">
            <w:pPr>
              <w:pStyle w:val="30"/>
            </w:pPr>
            <w:r>
              <w:rPr>
                <w:rFonts w:hint="eastAsia"/>
              </w:rPr>
              <w:t>根据需求设计、编辑模板样式</w:t>
            </w:r>
          </w:p>
        </w:tc>
      </w:tr>
      <w:tr w14:paraId="4E44CBD5">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2CE5EDD">
            <w:pPr>
              <w:pStyle w:val="30"/>
            </w:pPr>
            <w:r>
              <w:rPr>
                <w:rFonts w:hint="eastAsia"/>
              </w:rPr>
              <w:t>输出</w:t>
            </w:r>
          </w:p>
        </w:tc>
        <w:tc>
          <w:tcPr>
            <w:tcW w:w="3721" w:type="pct"/>
            <w:tcBorders>
              <w:top w:val="nil"/>
              <w:left w:val="nil"/>
              <w:bottom w:val="single" w:color="000000" w:sz="8" w:space="0"/>
              <w:right w:val="single" w:color="000000" w:sz="8" w:space="0"/>
            </w:tcBorders>
          </w:tcPr>
          <w:p w14:paraId="521A192E">
            <w:pPr>
              <w:pStyle w:val="30"/>
            </w:pPr>
            <w:r>
              <w:rPr>
                <w:rFonts w:hint="eastAsia"/>
              </w:rPr>
              <w:t>无</w:t>
            </w:r>
          </w:p>
        </w:tc>
      </w:tr>
      <w:tr w14:paraId="484E4078">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04C8737">
            <w:pPr>
              <w:pStyle w:val="30"/>
            </w:pPr>
            <w:r>
              <w:rPr>
                <w:rFonts w:hint="eastAsia"/>
              </w:rPr>
              <w:t>正常流</w:t>
            </w:r>
          </w:p>
        </w:tc>
        <w:tc>
          <w:tcPr>
            <w:tcW w:w="3721" w:type="pct"/>
            <w:tcBorders>
              <w:top w:val="nil"/>
              <w:left w:val="nil"/>
              <w:bottom w:val="single" w:color="000000" w:sz="8" w:space="0"/>
              <w:right w:val="single" w:color="000000" w:sz="8" w:space="0"/>
            </w:tcBorders>
          </w:tcPr>
          <w:p w14:paraId="52EC24D7">
            <w:pPr>
              <w:pStyle w:val="30"/>
            </w:pPr>
            <w:r>
              <w:rPr>
                <w:rFonts w:hint="eastAsia"/>
              </w:rPr>
              <w:t>模板设置成功，并展现。</w:t>
            </w:r>
          </w:p>
        </w:tc>
      </w:tr>
      <w:tr w14:paraId="7B55F12D">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7D0C18CD">
            <w:pPr>
              <w:pStyle w:val="30"/>
            </w:pPr>
            <w:r>
              <w:rPr>
                <w:rFonts w:hint="eastAsia"/>
              </w:rPr>
              <w:t>异常流</w:t>
            </w:r>
          </w:p>
        </w:tc>
        <w:tc>
          <w:tcPr>
            <w:tcW w:w="3721" w:type="pct"/>
            <w:tcBorders>
              <w:top w:val="nil"/>
              <w:left w:val="nil"/>
              <w:bottom w:val="single" w:color="000000" w:sz="8" w:space="0"/>
              <w:right w:val="single" w:color="000000" w:sz="8" w:space="0"/>
            </w:tcBorders>
          </w:tcPr>
          <w:p w14:paraId="54206F2D">
            <w:pPr>
              <w:pStyle w:val="30"/>
            </w:pPr>
            <w:r>
              <w:rPr>
                <w:rFonts w:hint="eastAsia"/>
              </w:rPr>
              <w:t>没有模板展现</w:t>
            </w:r>
          </w:p>
        </w:tc>
      </w:tr>
      <w:tr w14:paraId="7F07237F">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B1257C4">
            <w:pPr>
              <w:pStyle w:val="30"/>
            </w:pPr>
            <w:r>
              <w:rPr>
                <w:rFonts w:hint="eastAsia"/>
              </w:rPr>
              <w:t>特殊需求</w:t>
            </w:r>
          </w:p>
        </w:tc>
        <w:tc>
          <w:tcPr>
            <w:tcW w:w="3721" w:type="pct"/>
            <w:tcBorders>
              <w:top w:val="nil"/>
              <w:left w:val="nil"/>
              <w:bottom w:val="single" w:color="000000" w:sz="8" w:space="0"/>
              <w:right w:val="single" w:color="000000" w:sz="8" w:space="0"/>
            </w:tcBorders>
          </w:tcPr>
          <w:p w14:paraId="79BDBCF6">
            <w:pPr>
              <w:pStyle w:val="30"/>
            </w:pPr>
            <w:r>
              <w:rPr>
                <w:rFonts w:hint="eastAsia"/>
              </w:rPr>
              <w:t>无</w:t>
            </w:r>
          </w:p>
        </w:tc>
      </w:tr>
    </w:tbl>
    <w:p w14:paraId="4FE9C256">
      <w:pPr>
        <w:ind w:firstLine="0" w:firstLineChars="0"/>
      </w:pPr>
    </w:p>
    <w:p w14:paraId="55D1392E">
      <w:pPr>
        <w:pStyle w:val="6"/>
        <w:numPr>
          <w:ilvl w:val="4"/>
          <w:numId w:val="0"/>
        </w:numPr>
      </w:pPr>
      <w:r>
        <w:rPr>
          <w:rFonts w:hint="eastAsia" w:eastAsia="宋体" w:cs="宋体"/>
        </w:rPr>
        <w:t xml:space="preserve">6.1.8.3.4  </w:t>
      </w:r>
      <w:r>
        <w:rPr>
          <w:rFonts w:hint="eastAsia"/>
        </w:rPr>
        <w:t>模板指标设置</w:t>
      </w:r>
    </w:p>
    <w:p w14:paraId="568B6EAE">
      <w:pPr>
        <w:ind w:firstLine="480"/>
      </w:pPr>
      <w:r>
        <w:rPr>
          <w:rFonts w:hint="eastAsia"/>
        </w:rPr>
        <w:t>模板设计完成后，通过模板指标设置功能将设置好的业务指标与报表模板中有业务数据的单元格进行关联。主要功能有：</w:t>
      </w:r>
    </w:p>
    <w:p w14:paraId="3E21E24D">
      <w:pPr>
        <w:ind w:firstLine="480"/>
      </w:pPr>
      <w:r>
        <w:rPr>
          <w:rFonts w:hint="eastAsia"/>
        </w:rPr>
        <w:t>关联指标：用户通过选择需要关联指标的报表单元格后，双击需要关联的业务指标，即可将单元格与业务指标进行关联。</w:t>
      </w:r>
    </w:p>
    <w:p w14:paraId="34F37CB0">
      <w:pPr>
        <w:ind w:firstLine="480"/>
      </w:pPr>
      <w:r>
        <w:rPr>
          <w:rFonts w:hint="eastAsia"/>
        </w:rPr>
        <w:t>删除指标：选择需要删除指标的单元格，再点击“删除指标”按钮，即可将选择的单元格中关联的业务指标删除。</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5A307DC5">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7C03482C">
            <w:pPr>
              <w:pStyle w:val="30"/>
            </w:pPr>
            <w:bookmarkStart w:id="194" w:name="OLE_LINK146"/>
            <w:r>
              <w:rPr>
                <w:rFonts w:hint="eastAsia"/>
              </w:rPr>
              <w:t>编号</w:t>
            </w:r>
          </w:p>
        </w:tc>
        <w:tc>
          <w:tcPr>
            <w:tcW w:w="3721" w:type="pct"/>
            <w:tcBorders>
              <w:top w:val="single" w:color="000000" w:sz="8" w:space="0"/>
              <w:left w:val="nil"/>
              <w:bottom w:val="single" w:color="000000" w:sz="8" w:space="0"/>
              <w:right w:val="single" w:color="000000" w:sz="8" w:space="0"/>
            </w:tcBorders>
          </w:tcPr>
          <w:p w14:paraId="24F4B0D4">
            <w:pPr>
              <w:pStyle w:val="30"/>
            </w:pPr>
            <w:r>
              <w:rPr>
                <w:rFonts w:hint="eastAsia"/>
              </w:rPr>
              <w:t>JYYS_3_4</w:t>
            </w:r>
          </w:p>
        </w:tc>
      </w:tr>
      <w:tr w14:paraId="1B44AFA6">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155D6B8">
            <w:pPr>
              <w:pStyle w:val="30"/>
            </w:pPr>
            <w:r>
              <w:rPr>
                <w:rFonts w:hint="eastAsia"/>
              </w:rPr>
              <w:t>角色</w:t>
            </w:r>
          </w:p>
        </w:tc>
        <w:tc>
          <w:tcPr>
            <w:tcW w:w="3721" w:type="pct"/>
            <w:tcBorders>
              <w:top w:val="nil"/>
              <w:left w:val="nil"/>
              <w:bottom w:val="single" w:color="000000" w:sz="8" w:space="0"/>
              <w:right w:val="single" w:color="000000" w:sz="8" w:space="0"/>
            </w:tcBorders>
          </w:tcPr>
          <w:p w14:paraId="251B16C1">
            <w:pPr>
              <w:pStyle w:val="30"/>
            </w:pPr>
            <w:r>
              <w:rPr>
                <w:rFonts w:hint="eastAsia"/>
              </w:rPr>
              <w:t>系统管理员</w:t>
            </w:r>
          </w:p>
        </w:tc>
      </w:tr>
      <w:tr w14:paraId="0BEEC86B">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5133C5C">
            <w:pPr>
              <w:pStyle w:val="30"/>
            </w:pPr>
            <w:r>
              <w:rPr>
                <w:rFonts w:hint="eastAsia"/>
              </w:rPr>
              <w:t>前置条件</w:t>
            </w:r>
          </w:p>
        </w:tc>
        <w:tc>
          <w:tcPr>
            <w:tcW w:w="3721" w:type="pct"/>
            <w:tcBorders>
              <w:top w:val="nil"/>
              <w:left w:val="nil"/>
              <w:bottom w:val="single" w:color="000000" w:sz="8" w:space="0"/>
              <w:right w:val="single" w:color="000000" w:sz="8" w:space="0"/>
            </w:tcBorders>
          </w:tcPr>
          <w:p w14:paraId="3DFF7315">
            <w:pPr>
              <w:pStyle w:val="30"/>
            </w:pPr>
            <w:r>
              <w:rPr>
                <w:rFonts w:hint="eastAsia"/>
              </w:rPr>
              <w:t>进入模板设计管理功能</w:t>
            </w:r>
          </w:p>
        </w:tc>
      </w:tr>
      <w:tr w14:paraId="278D0138">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28B77E7">
            <w:pPr>
              <w:pStyle w:val="30"/>
            </w:pPr>
            <w:r>
              <w:rPr>
                <w:rFonts w:hint="eastAsia"/>
              </w:rPr>
              <w:t>后置条件</w:t>
            </w:r>
          </w:p>
        </w:tc>
        <w:tc>
          <w:tcPr>
            <w:tcW w:w="3721" w:type="pct"/>
            <w:tcBorders>
              <w:top w:val="nil"/>
              <w:left w:val="nil"/>
              <w:bottom w:val="single" w:color="000000" w:sz="8" w:space="0"/>
              <w:right w:val="single" w:color="000000" w:sz="8" w:space="0"/>
            </w:tcBorders>
          </w:tcPr>
          <w:p w14:paraId="1B83BA41">
            <w:pPr>
              <w:pStyle w:val="30"/>
            </w:pPr>
            <w:r>
              <w:rPr>
                <w:rFonts w:hint="eastAsia"/>
              </w:rPr>
              <w:t>无</w:t>
            </w:r>
          </w:p>
        </w:tc>
      </w:tr>
      <w:tr w14:paraId="13D96DFC">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7747E42">
            <w:pPr>
              <w:pStyle w:val="30"/>
            </w:pPr>
            <w:r>
              <w:rPr>
                <w:rFonts w:hint="eastAsia"/>
              </w:rPr>
              <w:t>输入</w:t>
            </w:r>
          </w:p>
        </w:tc>
        <w:tc>
          <w:tcPr>
            <w:tcW w:w="3721" w:type="pct"/>
            <w:tcBorders>
              <w:top w:val="nil"/>
              <w:left w:val="nil"/>
              <w:bottom w:val="single" w:color="000000" w:sz="8" w:space="0"/>
              <w:right w:val="single" w:color="000000" w:sz="8" w:space="0"/>
            </w:tcBorders>
          </w:tcPr>
          <w:p w14:paraId="7B1C9DAA">
            <w:pPr>
              <w:pStyle w:val="30"/>
            </w:pPr>
            <w:r>
              <w:rPr>
                <w:rFonts w:hint="eastAsia"/>
              </w:rPr>
              <w:t>根据需求设置模板单元格与业务指标的关联关系</w:t>
            </w:r>
          </w:p>
        </w:tc>
      </w:tr>
      <w:tr w14:paraId="734DAB85">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75D0D54">
            <w:pPr>
              <w:pStyle w:val="30"/>
            </w:pPr>
            <w:r>
              <w:rPr>
                <w:rFonts w:hint="eastAsia"/>
              </w:rPr>
              <w:t>输出</w:t>
            </w:r>
          </w:p>
        </w:tc>
        <w:tc>
          <w:tcPr>
            <w:tcW w:w="3721" w:type="pct"/>
            <w:tcBorders>
              <w:top w:val="nil"/>
              <w:left w:val="nil"/>
              <w:bottom w:val="single" w:color="000000" w:sz="8" w:space="0"/>
              <w:right w:val="single" w:color="000000" w:sz="8" w:space="0"/>
            </w:tcBorders>
          </w:tcPr>
          <w:p w14:paraId="67D50C81">
            <w:pPr>
              <w:pStyle w:val="30"/>
            </w:pPr>
            <w:r>
              <w:rPr>
                <w:rFonts w:hint="eastAsia"/>
              </w:rPr>
              <w:t>无</w:t>
            </w:r>
          </w:p>
        </w:tc>
      </w:tr>
      <w:tr w14:paraId="11FAC9EE">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5B9F46C">
            <w:pPr>
              <w:pStyle w:val="30"/>
            </w:pPr>
            <w:r>
              <w:rPr>
                <w:rFonts w:hint="eastAsia"/>
              </w:rPr>
              <w:t>正常流</w:t>
            </w:r>
          </w:p>
        </w:tc>
        <w:tc>
          <w:tcPr>
            <w:tcW w:w="3721" w:type="pct"/>
            <w:tcBorders>
              <w:top w:val="nil"/>
              <w:left w:val="nil"/>
              <w:bottom w:val="single" w:color="000000" w:sz="8" w:space="0"/>
              <w:right w:val="single" w:color="000000" w:sz="8" w:space="0"/>
            </w:tcBorders>
          </w:tcPr>
          <w:p w14:paraId="49E28450">
            <w:pPr>
              <w:pStyle w:val="30"/>
            </w:pPr>
            <w:r>
              <w:rPr>
                <w:rFonts w:hint="eastAsia"/>
              </w:rPr>
              <w:t>模板指标设置成功，并展现。</w:t>
            </w:r>
          </w:p>
        </w:tc>
      </w:tr>
      <w:tr w14:paraId="041C977B">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D217345">
            <w:pPr>
              <w:pStyle w:val="30"/>
            </w:pPr>
            <w:r>
              <w:rPr>
                <w:rFonts w:hint="eastAsia"/>
              </w:rPr>
              <w:t>异常流</w:t>
            </w:r>
          </w:p>
        </w:tc>
        <w:tc>
          <w:tcPr>
            <w:tcW w:w="3721" w:type="pct"/>
            <w:tcBorders>
              <w:top w:val="nil"/>
              <w:left w:val="nil"/>
              <w:bottom w:val="single" w:color="000000" w:sz="8" w:space="0"/>
              <w:right w:val="single" w:color="000000" w:sz="8" w:space="0"/>
            </w:tcBorders>
          </w:tcPr>
          <w:p w14:paraId="675006AA">
            <w:pPr>
              <w:pStyle w:val="30"/>
            </w:pPr>
            <w:r>
              <w:rPr>
                <w:rFonts w:hint="eastAsia"/>
              </w:rPr>
              <w:t>模板无法展现正确数据</w:t>
            </w:r>
          </w:p>
        </w:tc>
      </w:tr>
      <w:tr w14:paraId="7021C6CB">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7EBF67D">
            <w:pPr>
              <w:pStyle w:val="30"/>
            </w:pPr>
            <w:r>
              <w:rPr>
                <w:rFonts w:hint="eastAsia"/>
              </w:rPr>
              <w:t>特殊需求</w:t>
            </w:r>
          </w:p>
        </w:tc>
        <w:tc>
          <w:tcPr>
            <w:tcW w:w="3721" w:type="pct"/>
            <w:tcBorders>
              <w:top w:val="nil"/>
              <w:left w:val="nil"/>
              <w:bottom w:val="single" w:color="000000" w:sz="8" w:space="0"/>
              <w:right w:val="single" w:color="000000" w:sz="8" w:space="0"/>
            </w:tcBorders>
          </w:tcPr>
          <w:p w14:paraId="125C0B14">
            <w:pPr>
              <w:pStyle w:val="30"/>
            </w:pPr>
            <w:r>
              <w:rPr>
                <w:rFonts w:hint="eastAsia"/>
              </w:rPr>
              <w:t>无</w:t>
            </w:r>
          </w:p>
        </w:tc>
      </w:tr>
      <w:bookmarkEnd w:id="194"/>
    </w:tbl>
    <w:p w14:paraId="5AD4535A">
      <w:pPr>
        <w:pStyle w:val="6"/>
        <w:numPr>
          <w:ilvl w:val="4"/>
          <w:numId w:val="0"/>
        </w:numPr>
      </w:pPr>
      <w:r>
        <w:rPr>
          <w:rFonts w:hint="eastAsia" w:eastAsia="宋体" w:cs="宋体"/>
        </w:rPr>
        <w:t xml:space="preserve">6.1.8.3.5  </w:t>
      </w:r>
      <w:r>
        <w:rPr>
          <w:rFonts w:hint="eastAsia"/>
        </w:rPr>
        <w:t>Excel表格导入</w:t>
      </w:r>
    </w:p>
    <w:p w14:paraId="1E8E9C68">
      <w:pPr>
        <w:ind w:firstLine="480"/>
      </w:pPr>
      <w:bookmarkStart w:id="195" w:name="_Hlk195628482"/>
      <w:r>
        <w:rPr>
          <w:rFonts w:hint="eastAsia"/>
        </w:rPr>
        <w:t>根据系统设置的相关主数据导入模板</w:t>
      </w:r>
      <w:bookmarkEnd w:id="195"/>
      <w:r>
        <w:rPr>
          <w:rFonts w:hint="eastAsia"/>
        </w:rPr>
        <w:t>，用户可将Excel表格的数据批量导入至系统对应的模板中。</w:t>
      </w:r>
    </w:p>
    <w:p w14:paraId="60130D28">
      <w:pPr>
        <w:pStyle w:val="25"/>
      </w:pPr>
      <w:r>
        <w:drawing>
          <wp:inline distT="0" distB="0" distL="0" distR="0">
            <wp:extent cx="5274310" cy="2906395"/>
            <wp:effectExtent l="9525" t="9525" r="12065" b="17780"/>
            <wp:docPr id="90229256" name="图片 1" descr="电脑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9256" name="图片 1" descr="电脑屏幕截图&#10;&#10;AI 生成的内容可能不正确。"/>
                    <pic:cNvPicPr>
                      <a:picLocks noChangeAspect="1"/>
                    </pic:cNvPicPr>
                  </pic:nvPicPr>
                  <pic:blipFill>
                    <a:blip r:embed="rId260"/>
                    <a:stretch>
                      <a:fillRect/>
                    </a:stretch>
                  </pic:blipFill>
                  <pic:spPr>
                    <a:xfrm>
                      <a:off x="0" y="0"/>
                      <a:ext cx="5274310" cy="2906395"/>
                    </a:xfrm>
                    <a:prstGeom prst="rect">
                      <a:avLst/>
                    </a:prstGeom>
                    <a:ln>
                      <a:solidFill>
                        <a:schemeClr val="bg1">
                          <a:lumMod val="85000"/>
                        </a:schemeClr>
                      </a:solidFill>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5FA58692">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55ECAD64">
            <w:pPr>
              <w:pStyle w:val="30"/>
            </w:pPr>
            <w:bookmarkStart w:id="196" w:name="OLE_LINK147"/>
            <w:r>
              <w:rPr>
                <w:rFonts w:hint="eastAsia"/>
              </w:rPr>
              <w:t>编号</w:t>
            </w:r>
          </w:p>
        </w:tc>
        <w:tc>
          <w:tcPr>
            <w:tcW w:w="3721" w:type="pct"/>
            <w:tcBorders>
              <w:top w:val="single" w:color="000000" w:sz="8" w:space="0"/>
              <w:left w:val="nil"/>
              <w:bottom w:val="single" w:color="000000" w:sz="8" w:space="0"/>
              <w:right w:val="single" w:color="000000" w:sz="8" w:space="0"/>
            </w:tcBorders>
          </w:tcPr>
          <w:p w14:paraId="73C4CAD0">
            <w:pPr>
              <w:pStyle w:val="30"/>
            </w:pPr>
            <w:r>
              <w:rPr>
                <w:rFonts w:hint="eastAsia"/>
              </w:rPr>
              <w:t>JYYS_4_1</w:t>
            </w:r>
          </w:p>
        </w:tc>
      </w:tr>
      <w:tr w14:paraId="455E7701">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C28765D">
            <w:pPr>
              <w:pStyle w:val="30"/>
            </w:pPr>
            <w:r>
              <w:rPr>
                <w:rFonts w:hint="eastAsia"/>
              </w:rPr>
              <w:t>角色</w:t>
            </w:r>
          </w:p>
        </w:tc>
        <w:tc>
          <w:tcPr>
            <w:tcW w:w="3721" w:type="pct"/>
            <w:tcBorders>
              <w:top w:val="nil"/>
              <w:left w:val="nil"/>
              <w:bottom w:val="single" w:color="000000" w:sz="8" w:space="0"/>
              <w:right w:val="single" w:color="000000" w:sz="8" w:space="0"/>
            </w:tcBorders>
          </w:tcPr>
          <w:p w14:paraId="6751BA21">
            <w:pPr>
              <w:pStyle w:val="30"/>
            </w:pPr>
            <w:r>
              <w:rPr>
                <w:rFonts w:hint="eastAsia"/>
              </w:rPr>
              <w:t>企业用户、系统管理员</w:t>
            </w:r>
          </w:p>
        </w:tc>
      </w:tr>
      <w:tr w14:paraId="0437F4E0">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408343C">
            <w:pPr>
              <w:pStyle w:val="30"/>
            </w:pPr>
            <w:r>
              <w:rPr>
                <w:rFonts w:hint="eastAsia"/>
              </w:rPr>
              <w:t>前置条件</w:t>
            </w:r>
          </w:p>
        </w:tc>
        <w:tc>
          <w:tcPr>
            <w:tcW w:w="3721" w:type="pct"/>
            <w:tcBorders>
              <w:top w:val="nil"/>
              <w:left w:val="nil"/>
              <w:bottom w:val="single" w:color="000000" w:sz="8" w:space="0"/>
              <w:right w:val="single" w:color="000000" w:sz="8" w:space="0"/>
            </w:tcBorders>
          </w:tcPr>
          <w:p w14:paraId="59C8B797">
            <w:pPr>
              <w:pStyle w:val="30"/>
            </w:pPr>
            <w:r>
              <w:rPr>
                <w:rFonts w:hint="eastAsia"/>
              </w:rPr>
              <w:t>进入数据填报功能</w:t>
            </w:r>
          </w:p>
        </w:tc>
      </w:tr>
      <w:tr w14:paraId="58A6A5FF">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71B9E0C1">
            <w:pPr>
              <w:pStyle w:val="30"/>
            </w:pPr>
            <w:r>
              <w:rPr>
                <w:rFonts w:hint="eastAsia"/>
              </w:rPr>
              <w:t>后置条件</w:t>
            </w:r>
          </w:p>
        </w:tc>
        <w:tc>
          <w:tcPr>
            <w:tcW w:w="3721" w:type="pct"/>
            <w:tcBorders>
              <w:top w:val="nil"/>
              <w:left w:val="nil"/>
              <w:bottom w:val="single" w:color="000000" w:sz="8" w:space="0"/>
              <w:right w:val="single" w:color="000000" w:sz="8" w:space="0"/>
            </w:tcBorders>
          </w:tcPr>
          <w:p w14:paraId="02F052D7">
            <w:pPr>
              <w:pStyle w:val="30"/>
            </w:pPr>
            <w:r>
              <w:rPr>
                <w:rFonts w:hint="eastAsia"/>
              </w:rPr>
              <w:t>无</w:t>
            </w:r>
          </w:p>
        </w:tc>
      </w:tr>
      <w:tr w14:paraId="4A8B7DA2">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C3B01B5">
            <w:pPr>
              <w:pStyle w:val="30"/>
            </w:pPr>
            <w:r>
              <w:rPr>
                <w:rFonts w:hint="eastAsia"/>
              </w:rPr>
              <w:t>输入</w:t>
            </w:r>
          </w:p>
        </w:tc>
        <w:tc>
          <w:tcPr>
            <w:tcW w:w="3721" w:type="pct"/>
            <w:tcBorders>
              <w:top w:val="nil"/>
              <w:left w:val="nil"/>
              <w:bottom w:val="single" w:color="000000" w:sz="8" w:space="0"/>
              <w:right w:val="single" w:color="000000" w:sz="8" w:space="0"/>
            </w:tcBorders>
          </w:tcPr>
          <w:p w14:paraId="4EBD2D9B">
            <w:pPr>
              <w:pStyle w:val="30"/>
            </w:pPr>
            <w:r>
              <w:rPr>
                <w:rFonts w:hint="eastAsia"/>
              </w:rPr>
              <w:t>根据需求导入excel表数据</w:t>
            </w:r>
          </w:p>
        </w:tc>
      </w:tr>
      <w:tr w14:paraId="4C12F9F3">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45F8006">
            <w:pPr>
              <w:pStyle w:val="30"/>
            </w:pPr>
            <w:r>
              <w:rPr>
                <w:rFonts w:hint="eastAsia"/>
              </w:rPr>
              <w:t>输出</w:t>
            </w:r>
          </w:p>
        </w:tc>
        <w:tc>
          <w:tcPr>
            <w:tcW w:w="3721" w:type="pct"/>
            <w:tcBorders>
              <w:top w:val="nil"/>
              <w:left w:val="nil"/>
              <w:bottom w:val="single" w:color="000000" w:sz="8" w:space="0"/>
              <w:right w:val="single" w:color="000000" w:sz="8" w:space="0"/>
            </w:tcBorders>
          </w:tcPr>
          <w:p w14:paraId="3EBF4DA8">
            <w:pPr>
              <w:pStyle w:val="30"/>
            </w:pPr>
            <w:r>
              <w:rPr>
                <w:rFonts w:hint="eastAsia"/>
              </w:rPr>
              <w:t>无</w:t>
            </w:r>
          </w:p>
        </w:tc>
      </w:tr>
      <w:tr w14:paraId="7EB2B2EF">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F0BC9E7">
            <w:pPr>
              <w:pStyle w:val="30"/>
            </w:pPr>
            <w:r>
              <w:rPr>
                <w:rFonts w:hint="eastAsia"/>
              </w:rPr>
              <w:t>正常流</w:t>
            </w:r>
          </w:p>
        </w:tc>
        <w:tc>
          <w:tcPr>
            <w:tcW w:w="3721" w:type="pct"/>
            <w:tcBorders>
              <w:top w:val="nil"/>
              <w:left w:val="nil"/>
              <w:bottom w:val="single" w:color="000000" w:sz="8" w:space="0"/>
              <w:right w:val="single" w:color="000000" w:sz="8" w:space="0"/>
            </w:tcBorders>
          </w:tcPr>
          <w:p w14:paraId="524D689A">
            <w:pPr>
              <w:pStyle w:val="30"/>
            </w:pPr>
            <w:r>
              <w:rPr>
                <w:rFonts w:hint="eastAsia"/>
              </w:rPr>
              <w:t>数据导入成功，并正确展现。</w:t>
            </w:r>
          </w:p>
        </w:tc>
      </w:tr>
      <w:tr w14:paraId="3106E8D2">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887769C">
            <w:pPr>
              <w:pStyle w:val="30"/>
            </w:pPr>
            <w:r>
              <w:rPr>
                <w:rFonts w:hint="eastAsia"/>
              </w:rPr>
              <w:t>异常流</w:t>
            </w:r>
          </w:p>
        </w:tc>
        <w:tc>
          <w:tcPr>
            <w:tcW w:w="3721" w:type="pct"/>
            <w:tcBorders>
              <w:top w:val="nil"/>
              <w:left w:val="nil"/>
              <w:bottom w:val="single" w:color="000000" w:sz="8" w:space="0"/>
              <w:right w:val="single" w:color="000000" w:sz="8" w:space="0"/>
            </w:tcBorders>
          </w:tcPr>
          <w:p w14:paraId="6FDDF4D8">
            <w:pPr>
              <w:pStyle w:val="30"/>
            </w:pPr>
            <w:r>
              <w:rPr>
                <w:rFonts w:hint="eastAsia"/>
              </w:rPr>
              <w:t>未正确显示导入数据</w:t>
            </w:r>
          </w:p>
        </w:tc>
      </w:tr>
      <w:tr w14:paraId="73DF66EF">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711E9EEC">
            <w:pPr>
              <w:pStyle w:val="30"/>
            </w:pPr>
            <w:r>
              <w:rPr>
                <w:rFonts w:hint="eastAsia"/>
              </w:rPr>
              <w:t>特殊需求</w:t>
            </w:r>
          </w:p>
        </w:tc>
        <w:tc>
          <w:tcPr>
            <w:tcW w:w="3721" w:type="pct"/>
            <w:tcBorders>
              <w:top w:val="nil"/>
              <w:left w:val="nil"/>
              <w:bottom w:val="single" w:color="000000" w:sz="8" w:space="0"/>
              <w:right w:val="single" w:color="000000" w:sz="8" w:space="0"/>
            </w:tcBorders>
          </w:tcPr>
          <w:p w14:paraId="3EC3AD62">
            <w:pPr>
              <w:pStyle w:val="30"/>
            </w:pPr>
            <w:r>
              <w:rPr>
                <w:rFonts w:hint="eastAsia"/>
              </w:rPr>
              <w:t>无</w:t>
            </w:r>
          </w:p>
        </w:tc>
      </w:tr>
      <w:bookmarkEnd w:id="196"/>
    </w:tbl>
    <w:p w14:paraId="5C7CD2F6">
      <w:pPr>
        <w:pStyle w:val="5"/>
        <w:numPr>
          <w:ilvl w:val="3"/>
          <w:numId w:val="0"/>
        </w:numPr>
      </w:pPr>
      <w:r>
        <w:rPr>
          <w:rFonts w:hint="eastAsia" w:cs="宋体"/>
        </w:rPr>
        <w:t xml:space="preserve">6.1.8.4  </w:t>
      </w:r>
      <w:r>
        <w:rPr>
          <w:rFonts w:hint="eastAsia"/>
        </w:rPr>
        <w:t>附件文档管理</w:t>
      </w:r>
    </w:p>
    <w:p w14:paraId="3BB61630">
      <w:pPr>
        <w:ind w:firstLine="480"/>
      </w:pPr>
      <w:r>
        <w:rPr>
          <w:rFonts w:hint="eastAsia"/>
        </w:rPr>
        <w:t>对国资预算项目相关文档（如可研报告、立项材料、绩效评价报告）进行分类存储，支持文件夹嵌套与标签关联。文档元数据自动提取（如上传人、时间、关键词），便于快速定位。</w:t>
      </w:r>
    </w:p>
    <w:p w14:paraId="537DFBB7">
      <w:pPr>
        <w:pStyle w:val="25"/>
      </w:pPr>
      <w:r>
        <w:drawing>
          <wp:inline distT="0" distB="0" distL="0" distR="0">
            <wp:extent cx="4105910" cy="3347720"/>
            <wp:effectExtent l="9525" t="9525" r="18415" b="14605"/>
            <wp:docPr id="117676455" name="图片 117676455"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6455" name="图片 117676455" descr="图形用户界面, 应用程序&#10;&#10;描述已自动生成"/>
                    <pic:cNvPicPr>
                      <a:picLocks noChangeAspect="1"/>
                    </pic:cNvPicPr>
                  </pic:nvPicPr>
                  <pic:blipFill>
                    <a:blip r:embed="rId261"/>
                    <a:stretch>
                      <a:fillRect/>
                    </a:stretch>
                  </pic:blipFill>
                  <pic:spPr>
                    <a:xfrm>
                      <a:off x="0" y="0"/>
                      <a:ext cx="4109465" cy="3350505"/>
                    </a:xfrm>
                    <a:prstGeom prst="rect">
                      <a:avLst/>
                    </a:prstGeom>
                    <a:ln>
                      <a:solidFill>
                        <a:schemeClr val="tx1"/>
                      </a:solidFill>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13732D4A">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232E71E0">
            <w:pPr>
              <w:pStyle w:val="30"/>
            </w:pPr>
            <w:bookmarkStart w:id="197" w:name="OLE_LINK148"/>
            <w:r>
              <w:rPr>
                <w:rFonts w:hint="eastAsia"/>
              </w:rPr>
              <w:t>编号</w:t>
            </w:r>
          </w:p>
        </w:tc>
        <w:tc>
          <w:tcPr>
            <w:tcW w:w="3721" w:type="pct"/>
            <w:tcBorders>
              <w:top w:val="single" w:color="000000" w:sz="8" w:space="0"/>
              <w:left w:val="nil"/>
              <w:bottom w:val="single" w:color="000000" w:sz="8" w:space="0"/>
              <w:right w:val="single" w:color="000000" w:sz="8" w:space="0"/>
            </w:tcBorders>
          </w:tcPr>
          <w:p w14:paraId="47D36269">
            <w:pPr>
              <w:pStyle w:val="30"/>
            </w:pPr>
            <w:r>
              <w:rPr>
                <w:rFonts w:hint="eastAsia"/>
              </w:rPr>
              <w:t>JYYS_5_1</w:t>
            </w:r>
          </w:p>
        </w:tc>
      </w:tr>
      <w:tr w14:paraId="1AE2C43A">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49D2CE0">
            <w:pPr>
              <w:pStyle w:val="30"/>
            </w:pPr>
            <w:r>
              <w:rPr>
                <w:rFonts w:hint="eastAsia"/>
              </w:rPr>
              <w:t>角色</w:t>
            </w:r>
          </w:p>
        </w:tc>
        <w:tc>
          <w:tcPr>
            <w:tcW w:w="3721" w:type="pct"/>
            <w:tcBorders>
              <w:top w:val="nil"/>
              <w:left w:val="nil"/>
              <w:bottom w:val="single" w:color="000000" w:sz="8" w:space="0"/>
              <w:right w:val="single" w:color="000000" w:sz="8" w:space="0"/>
            </w:tcBorders>
          </w:tcPr>
          <w:p w14:paraId="5CCF61AB">
            <w:pPr>
              <w:pStyle w:val="30"/>
            </w:pPr>
            <w:r>
              <w:rPr>
                <w:rFonts w:hint="eastAsia"/>
              </w:rPr>
              <w:t>企业用户、系统管理员</w:t>
            </w:r>
          </w:p>
        </w:tc>
      </w:tr>
      <w:tr w14:paraId="1810724C">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88E9627">
            <w:pPr>
              <w:pStyle w:val="30"/>
            </w:pPr>
            <w:r>
              <w:rPr>
                <w:rFonts w:hint="eastAsia"/>
              </w:rPr>
              <w:t>前置条件</w:t>
            </w:r>
          </w:p>
        </w:tc>
        <w:tc>
          <w:tcPr>
            <w:tcW w:w="3721" w:type="pct"/>
            <w:tcBorders>
              <w:top w:val="nil"/>
              <w:left w:val="nil"/>
              <w:bottom w:val="single" w:color="000000" w:sz="8" w:space="0"/>
              <w:right w:val="single" w:color="000000" w:sz="8" w:space="0"/>
            </w:tcBorders>
          </w:tcPr>
          <w:p w14:paraId="612308AB">
            <w:pPr>
              <w:pStyle w:val="30"/>
            </w:pPr>
            <w:r>
              <w:rPr>
                <w:rFonts w:hint="eastAsia"/>
              </w:rPr>
              <w:t>进入附件文档管理功能</w:t>
            </w:r>
          </w:p>
        </w:tc>
      </w:tr>
      <w:tr w14:paraId="2FC5A19C">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9FD8FD9">
            <w:pPr>
              <w:pStyle w:val="30"/>
            </w:pPr>
            <w:r>
              <w:rPr>
                <w:rFonts w:hint="eastAsia"/>
              </w:rPr>
              <w:t>后置条件</w:t>
            </w:r>
          </w:p>
        </w:tc>
        <w:tc>
          <w:tcPr>
            <w:tcW w:w="3721" w:type="pct"/>
            <w:tcBorders>
              <w:top w:val="nil"/>
              <w:left w:val="nil"/>
              <w:bottom w:val="single" w:color="000000" w:sz="8" w:space="0"/>
              <w:right w:val="single" w:color="000000" w:sz="8" w:space="0"/>
            </w:tcBorders>
          </w:tcPr>
          <w:p w14:paraId="1F844130">
            <w:pPr>
              <w:pStyle w:val="30"/>
            </w:pPr>
            <w:r>
              <w:rPr>
                <w:rFonts w:hint="eastAsia"/>
              </w:rPr>
              <w:t>无</w:t>
            </w:r>
          </w:p>
        </w:tc>
      </w:tr>
      <w:tr w14:paraId="117E1AF2">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BD5A8F9">
            <w:pPr>
              <w:pStyle w:val="30"/>
            </w:pPr>
            <w:r>
              <w:rPr>
                <w:rFonts w:hint="eastAsia"/>
              </w:rPr>
              <w:t>输入</w:t>
            </w:r>
          </w:p>
        </w:tc>
        <w:tc>
          <w:tcPr>
            <w:tcW w:w="3721" w:type="pct"/>
            <w:tcBorders>
              <w:top w:val="nil"/>
              <w:left w:val="nil"/>
              <w:bottom w:val="single" w:color="000000" w:sz="8" w:space="0"/>
              <w:right w:val="single" w:color="000000" w:sz="8" w:space="0"/>
            </w:tcBorders>
          </w:tcPr>
          <w:p w14:paraId="5EC04759">
            <w:pPr>
              <w:pStyle w:val="30"/>
            </w:pPr>
            <w:r>
              <w:rPr>
                <w:rFonts w:hint="eastAsia"/>
              </w:rPr>
              <w:t>根据需求上传相关文档</w:t>
            </w:r>
          </w:p>
        </w:tc>
      </w:tr>
      <w:tr w14:paraId="2586596F">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DDC61D3">
            <w:pPr>
              <w:pStyle w:val="30"/>
            </w:pPr>
            <w:r>
              <w:rPr>
                <w:rFonts w:hint="eastAsia"/>
              </w:rPr>
              <w:t>输出</w:t>
            </w:r>
          </w:p>
        </w:tc>
        <w:tc>
          <w:tcPr>
            <w:tcW w:w="3721" w:type="pct"/>
            <w:tcBorders>
              <w:top w:val="nil"/>
              <w:left w:val="nil"/>
              <w:bottom w:val="single" w:color="000000" w:sz="8" w:space="0"/>
              <w:right w:val="single" w:color="000000" w:sz="8" w:space="0"/>
            </w:tcBorders>
          </w:tcPr>
          <w:p w14:paraId="7AA1A00F">
            <w:pPr>
              <w:pStyle w:val="30"/>
            </w:pPr>
            <w:r>
              <w:rPr>
                <w:rFonts w:hint="eastAsia"/>
              </w:rPr>
              <w:t>无</w:t>
            </w:r>
          </w:p>
        </w:tc>
      </w:tr>
      <w:tr w14:paraId="256E9109">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E21C613">
            <w:pPr>
              <w:pStyle w:val="30"/>
            </w:pPr>
            <w:r>
              <w:rPr>
                <w:rFonts w:hint="eastAsia"/>
              </w:rPr>
              <w:t>正常流</w:t>
            </w:r>
          </w:p>
        </w:tc>
        <w:tc>
          <w:tcPr>
            <w:tcW w:w="3721" w:type="pct"/>
            <w:tcBorders>
              <w:top w:val="nil"/>
              <w:left w:val="nil"/>
              <w:bottom w:val="single" w:color="000000" w:sz="8" w:space="0"/>
              <w:right w:val="single" w:color="000000" w:sz="8" w:space="0"/>
            </w:tcBorders>
          </w:tcPr>
          <w:p w14:paraId="60B89D11">
            <w:pPr>
              <w:pStyle w:val="30"/>
            </w:pPr>
            <w:r>
              <w:rPr>
                <w:rFonts w:hint="eastAsia"/>
              </w:rPr>
              <w:t>文档上传成功，并正确展现。</w:t>
            </w:r>
          </w:p>
        </w:tc>
      </w:tr>
      <w:tr w14:paraId="61B2C2BC">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DBEC36A">
            <w:pPr>
              <w:pStyle w:val="30"/>
            </w:pPr>
            <w:r>
              <w:rPr>
                <w:rFonts w:hint="eastAsia"/>
              </w:rPr>
              <w:t>异常流</w:t>
            </w:r>
          </w:p>
        </w:tc>
        <w:tc>
          <w:tcPr>
            <w:tcW w:w="3721" w:type="pct"/>
            <w:tcBorders>
              <w:top w:val="nil"/>
              <w:left w:val="nil"/>
              <w:bottom w:val="single" w:color="000000" w:sz="8" w:space="0"/>
              <w:right w:val="single" w:color="000000" w:sz="8" w:space="0"/>
            </w:tcBorders>
          </w:tcPr>
          <w:p w14:paraId="3A5B7560">
            <w:pPr>
              <w:pStyle w:val="30"/>
            </w:pPr>
            <w:r>
              <w:rPr>
                <w:rFonts w:hint="eastAsia"/>
              </w:rPr>
              <w:t>未正确显示上传文档。</w:t>
            </w:r>
          </w:p>
        </w:tc>
      </w:tr>
      <w:tr w14:paraId="31AFE5C3">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1E57E7D">
            <w:pPr>
              <w:pStyle w:val="30"/>
            </w:pPr>
            <w:r>
              <w:rPr>
                <w:rFonts w:hint="eastAsia"/>
              </w:rPr>
              <w:t>特殊需求</w:t>
            </w:r>
          </w:p>
        </w:tc>
        <w:tc>
          <w:tcPr>
            <w:tcW w:w="3721" w:type="pct"/>
            <w:tcBorders>
              <w:top w:val="nil"/>
              <w:left w:val="nil"/>
              <w:bottom w:val="single" w:color="000000" w:sz="8" w:space="0"/>
              <w:right w:val="single" w:color="000000" w:sz="8" w:space="0"/>
            </w:tcBorders>
          </w:tcPr>
          <w:p w14:paraId="7C32533A">
            <w:pPr>
              <w:pStyle w:val="30"/>
            </w:pPr>
            <w:r>
              <w:rPr>
                <w:rFonts w:hint="eastAsia"/>
              </w:rPr>
              <w:t>无</w:t>
            </w:r>
          </w:p>
        </w:tc>
      </w:tr>
      <w:bookmarkEnd w:id="197"/>
    </w:tbl>
    <w:p w14:paraId="440E2FE6">
      <w:pPr>
        <w:pStyle w:val="5"/>
        <w:numPr>
          <w:ilvl w:val="3"/>
          <w:numId w:val="0"/>
        </w:numPr>
      </w:pPr>
      <w:r>
        <w:rPr>
          <w:rFonts w:hint="eastAsia" w:cs="宋体"/>
        </w:rPr>
        <w:t xml:space="preserve">6.1.8.5  </w:t>
      </w:r>
      <w:r>
        <w:rPr>
          <w:rFonts w:hint="eastAsia"/>
        </w:rPr>
        <w:t>数据预览管理</w:t>
      </w:r>
    </w:p>
    <w:p w14:paraId="6F505E06">
      <w:pPr>
        <w:ind w:firstLine="480"/>
      </w:pPr>
      <w:r>
        <w:rPr>
          <w:rFonts w:hint="eastAsia"/>
        </w:rPr>
        <w:t>根据导入的业务数据，生成相关数据报表预览界面，用户可在数据预览界面中检查导入的数据准确性与完整性。</w:t>
      </w:r>
    </w:p>
    <w:p w14:paraId="7933F35A">
      <w:pPr>
        <w:ind w:firstLine="480"/>
      </w:pPr>
      <w:r>
        <w:rPr>
          <w:rFonts w:hint="eastAsia"/>
        </w:rPr>
        <w:t>结构化数据展示：金额、执行率、行业分类等字段分栏显示，支持自定义字段排序与隐藏。</w:t>
      </w:r>
    </w:p>
    <w:p w14:paraId="590BC88B">
      <w:pPr>
        <w:ind w:firstLine="480"/>
      </w:pPr>
      <w:r>
        <w:rPr>
          <w:rFonts w:hint="eastAsia"/>
        </w:rPr>
        <w:t>非结构化数据展示：关联文档以卡片形式陈列，支持在线预览（PDF、Office文档）与版本对比。</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3DC7958E">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34195849">
            <w:pPr>
              <w:pStyle w:val="30"/>
            </w:pPr>
            <w:bookmarkStart w:id="198" w:name="OLE_LINK149"/>
            <w:r>
              <w:rPr>
                <w:rFonts w:hint="eastAsia"/>
              </w:rPr>
              <w:t>编号</w:t>
            </w:r>
          </w:p>
        </w:tc>
        <w:tc>
          <w:tcPr>
            <w:tcW w:w="3721" w:type="pct"/>
            <w:tcBorders>
              <w:top w:val="single" w:color="000000" w:sz="8" w:space="0"/>
              <w:left w:val="nil"/>
              <w:bottom w:val="single" w:color="000000" w:sz="8" w:space="0"/>
              <w:right w:val="single" w:color="000000" w:sz="8" w:space="0"/>
            </w:tcBorders>
          </w:tcPr>
          <w:p w14:paraId="4B5CAF8D">
            <w:pPr>
              <w:pStyle w:val="30"/>
            </w:pPr>
            <w:r>
              <w:rPr>
                <w:rFonts w:hint="eastAsia"/>
              </w:rPr>
              <w:t>JYYS_6_1</w:t>
            </w:r>
          </w:p>
        </w:tc>
      </w:tr>
      <w:tr w14:paraId="130ED631">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CC1408E">
            <w:pPr>
              <w:pStyle w:val="30"/>
            </w:pPr>
            <w:r>
              <w:rPr>
                <w:rFonts w:hint="eastAsia"/>
              </w:rPr>
              <w:t>角色</w:t>
            </w:r>
          </w:p>
        </w:tc>
        <w:tc>
          <w:tcPr>
            <w:tcW w:w="3721" w:type="pct"/>
            <w:tcBorders>
              <w:top w:val="nil"/>
              <w:left w:val="nil"/>
              <w:bottom w:val="single" w:color="000000" w:sz="8" w:space="0"/>
              <w:right w:val="single" w:color="000000" w:sz="8" w:space="0"/>
            </w:tcBorders>
          </w:tcPr>
          <w:p w14:paraId="0CD64482">
            <w:pPr>
              <w:pStyle w:val="30"/>
            </w:pPr>
            <w:r>
              <w:rPr>
                <w:rFonts w:hint="eastAsia"/>
              </w:rPr>
              <w:t>企业用户、系统管理员</w:t>
            </w:r>
          </w:p>
        </w:tc>
      </w:tr>
      <w:tr w14:paraId="7A27F740">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B3BDAA9">
            <w:pPr>
              <w:pStyle w:val="30"/>
            </w:pPr>
            <w:r>
              <w:rPr>
                <w:rFonts w:hint="eastAsia"/>
              </w:rPr>
              <w:t>前置条件</w:t>
            </w:r>
          </w:p>
        </w:tc>
        <w:tc>
          <w:tcPr>
            <w:tcW w:w="3721" w:type="pct"/>
            <w:tcBorders>
              <w:top w:val="nil"/>
              <w:left w:val="nil"/>
              <w:bottom w:val="single" w:color="000000" w:sz="8" w:space="0"/>
              <w:right w:val="single" w:color="000000" w:sz="8" w:space="0"/>
            </w:tcBorders>
          </w:tcPr>
          <w:p w14:paraId="02405C77">
            <w:pPr>
              <w:pStyle w:val="30"/>
            </w:pPr>
            <w:r>
              <w:rPr>
                <w:rFonts w:hint="eastAsia"/>
              </w:rPr>
              <w:t>进入数据预览管理功能</w:t>
            </w:r>
          </w:p>
        </w:tc>
      </w:tr>
      <w:tr w14:paraId="10E96A33">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A455107">
            <w:pPr>
              <w:pStyle w:val="30"/>
            </w:pPr>
            <w:r>
              <w:rPr>
                <w:rFonts w:hint="eastAsia"/>
              </w:rPr>
              <w:t>后置条件</w:t>
            </w:r>
          </w:p>
        </w:tc>
        <w:tc>
          <w:tcPr>
            <w:tcW w:w="3721" w:type="pct"/>
            <w:tcBorders>
              <w:top w:val="nil"/>
              <w:left w:val="nil"/>
              <w:bottom w:val="single" w:color="000000" w:sz="8" w:space="0"/>
              <w:right w:val="single" w:color="000000" w:sz="8" w:space="0"/>
            </w:tcBorders>
          </w:tcPr>
          <w:p w14:paraId="0042775A">
            <w:pPr>
              <w:pStyle w:val="30"/>
            </w:pPr>
            <w:r>
              <w:rPr>
                <w:rFonts w:hint="eastAsia"/>
              </w:rPr>
              <w:t>无</w:t>
            </w:r>
          </w:p>
        </w:tc>
      </w:tr>
      <w:tr w14:paraId="4301D00B">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59BEA56">
            <w:pPr>
              <w:pStyle w:val="30"/>
            </w:pPr>
            <w:r>
              <w:rPr>
                <w:rFonts w:hint="eastAsia"/>
              </w:rPr>
              <w:t>输入</w:t>
            </w:r>
          </w:p>
        </w:tc>
        <w:tc>
          <w:tcPr>
            <w:tcW w:w="3721" w:type="pct"/>
            <w:tcBorders>
              <w:top w:val="nil"/>
              <w:left w:val="nil"/>
              <w:bottom w:val="single" w:color="000000" w:sz="8" w:space="0"/>
              <w:right w:val="single" w:color="000000" w:sz="8" w:space="0"/>
            </w:tcBorders>
          </w:tcPr>
          <w:p w14:paraId="2979DC36">
            <w:pPr>
              <w:pStyle w:val="30"/>
            </w:pPr>
            <w:r>
              <w:rPr>
                <w:rFonts w:hint="eastAsia"/>
              </w:rPr>
              <w:t>根据需求查看相关数据</w:t>
            </w:r>
          </w:p>
        </w:tc>
      </w:tr>
      <w:tr w14:paraId="4F4CE297">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7971A53">
            <w:pPr>
              <w:pStyle w:val="30"/>
            </w:pPr>
            <w:r>
              <w:rPr>
                <w:rFonts w:hint="eastAsia"/>
              </w:rPr>
              <w:t>输出</w:t>
            </w:r>
          </w:p>
        </w:tc>
        <w:tc>
          <w:tcPr>
            <w:tcW w:w="3721" w:type="pct"/>
            <w:tcBorders>
              <w:top w:val="nil"/>
              <w:left w:val="nil"/>
              <w:bottom w:val="single" w:color="000000" w:sz="8" w:space="0"/>
              <w:right w:val="single" w:color="000000" w:sz="8" w:space="0"/>
            </w:tcBorders>
          </w:tcPr>
          <w:p w14:paraId="3AD9C44F">
            <w:pPr>
              <w:pStyle w:val="30"/>
            </w:pPr>
            <w:r>
              <w:rPr>
                <w:rFonts w:hint="eastAsia"/>
              </w:rPr>
              <w:t>无</w:t>
            </w:r>
          </w:p>
        </w:tc>
      </w:tr>
      <w:tr w14:paraId="75375D05">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39D972B">
            <w:pPr>
              <w:pStyle w:val="30"/>
            </w:pPr>
            <w:r>
              <w:rPr>
                <w:rFonts w:hint="eastAsia"/>
              </w:rPr>
              <w:t>正常流</w:t>
            </w:r>
          </w:p>
        </w:tc>
        <w:tc>
          <w:tcPr>
            <w:tcW w:w="3721" w:type="pct"/>
            <w:tcBorders>
              <w:top w:val="nil"/>
              <w:left w:val="nil"/>
              <w:bottom w:val="single" w:color="000000" w:sz="8" w:space="0"/>
              <w:right w:val="single" w:color="000000" w:sz="8" w:space="0"/>
            </w:tcBorders>
          </w:tcPr>
          <w:p w14:paraId="5FBD1E11">
            <w:pPr>
              <w:pStyle w:val="30"/>
            </w:pPr>
            <w:r>
              <w:rPr>
                <w:rFonts w:hint="eastAsia"/>
              </w:rPr>
              <w:t>正确展现需要查看的数据。</w:t>
            </w:r>
          </w:p>
        </w:tc>
      </w:tr>
      <w:tr w14:paraId="179ED594">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67F889C4">
            <w:pPr>
              <w:pStyle w:val="30"/>
            </w:pPr>
            <w:r>
              <w:rPr>
                <w:rFonts w:hint="eastAsia"/>
              </w:rPr>
              <w:t>异常流</w:t>
            </w:r>
          </w:p>
        </w:tc>
        <w:tc>
          <w:tcPr>
            <w:tcW w:w="3721" w:type="pct"/>
            <w:tcBorders>
              <w:top w:val="nil"/>
              <w:left w:val="nil"/>
              <w:bottom w:val="single" w:color="000000" w:sz="8" w:space="0"/>
              <w:right w:val="single" w:color="000000" w:sz="8" w:space="0"/>
            </w:tcBorders>
          </w:tcPr>
          <w:p w14:paraId="44CA1545">
            <w:pPr>
              <w:pStyle w:val="30"/>
            </w:pPr>
            <w:r>
              <w:rPr>
                <w:rFonts w:hint="eastAsia"/>
              </w:rPr>
              <w:t>未正确显示数据。</w:t>
            </w:r>
          </w:p>
        </w:tc>
      </w:tr>
      <w:tr w14:paraId="6417EF11">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3745C9E">
            <w:pPr>
              <w:pStyle w:val="30"/>
            </w:pPr>
            <w:r>
              <w:rPr>
                <w:rFonts w:hint="eastAsia"/>
              </w:rPr>
              <w:t>特殊需求</w:t>
            </w:r>
          </w:p>
        </w:tc>
        <w:tc>
          <w:tcPr>
            <w:tcW w:w="3721" w:type="pct"/>
            <w:tcBorders>
              <w:top w:val="nil"/>
              <w:left w:val="nil"/>
              <w:bottom w:val="single" w:color="000000" w:sz="8" w:space="0"/>
              <w:right w:val="single" w:color="000000" w:sz="8" w:space="0"/>
            </w:tcBorders>
          </w:tcPr>
          <w:p w14:paraId="6211E8AC">
            <w:pPr>
              <w:pStyle w:val="30"/>
            </w:pPr>
            <w:r>
              <w:rPr>
                <w:rFonts w:hint="eastAsia"/>
              </w:rPr>
              <w:t>无</w:t>
            </w:r>
          </w:p>
        </w:tc>
      </w:tr>
      <w:bookmarkEnd w:id="198"/>
    </w:tbl>
    <w:p w14:paraId="053B3E30">
      <w:pPr>
        <w:pStyle w:val="5"/>
        <w:numPr>
          <w:ilvl w:val="3"/>
          <w:numId w:val="0"/>
        </w:numPr>
      </w:pPr>
      <w:r>
        <w:rPr>
          <w:rFonts w:hint="eastAsia" w:cs="宋体"/>
        </w:rPr>
        <w:t xml:space="preserve">6.1.8.6  </w:t>
      </w:r>
      <w:r>
        <w:rPr>
          <w:rFonts w:hint="eastAsia"/>
        </w:rPr>
        <w:t>数据检索查询</w:t>
      </w:r>
    </w:p>
    <w:p w14:paraId="4CCD7733">
      <w:pPr>
        <w:pStyle w:val="6"/>
        <w:numPr>
          <w:ilvl w:val="4"/>
          <w:numId w:val="0"/>
        </w:numPr>
      </w:pPr>
      <w:r>
        <w:rPr>
          <w:rFonts w:hint="eastAsia" w:eastAsia="宋体" w:cs="宋体"/>
        </w:rPr>
        <w:t xml:space="preserve">6.1.8.6.1  </w:t>
      </w:r>
      <w:r>
        <w:rPr>
          <w:rFonts w:hint="eastAsia"/>
        </w:rPr>
        <w:t>条件过滤查询</w:t>
      </w:r>
    </w:p>
    <w:p w14:paraId="0162CF79">
      <w:pPr>
        <w:ind w:firstLine="480"/>
      </w:pPr>
      <w:r>
        <w:rPr>
          <w:rFonts w:hint="eastAsia"/>
        </w:rPr>
        <w:t>可将用户所导入的数据通过列表方式查询展示并支持导出。条件查询可根据年份（2020-2023）、企业类型（央企、地方国企）、标签（“科技创新”“重点工程”）等条件进行数据的快速检索查询。</w:t>
      </w:r>
    </w:p>
    <w:tbl>
      <w:tblPr>
        <w:tblStyle w:val="18"/>
        <w:tblW w:w="4999" w:type="pct"/>
        <w:tblInd w:w="0" w:type="dxa"/>
        <w:tblLayout w:type="autofit"/>
        <w:tblCellMar>
          <w:top w:w="0" w:type="dxa"/>
          <w:left w:w="108" w:type="dxa"/>
          <w:bottom w:w="0" w:type="dxa"/>
          <w:right w:w="108" w:type="dxa"/>
        </w:tblCellMar>
      </w:tblPr>
      <w:tblGrid>
        <w:gridCol w:w="2179"/>
        <w:gridCol w:w="6341"/>
      </w:tblGrid>
      <w:tr w14:paraId="7B56C1B7">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46BE16AB">
            <w:pPr>
              <w:pStyle w:val="30"/>
            </w:pPr>
            <w:bookmarkStart w:id="199" w:name="OLE_LINK151"/>
            <w:r>
              <w:rPr>
                <w:rFonts w:hint="eastAsia"/>
              </w:rPr>
              <w:t>编号</w:t>
            </w:r>
          </w:p>
        </w:tc>
        <w:tc>
          <w:tcPr>
            <w:tcW w:w="3721" w:type="pct"/>
            <w:tcBorders>
              <w:top w:val="single" w:color="000000" w:sz="8" w:space="0"/>
              <w:left w:val="nil"/>
              <w:bottom w:val="single" w:color="000000" w:sz="8" w:space="0"/>
              <w:right w:val="single" w:color="000000" w:sz="8" w:space="0"/>
            </w:tcBorders>
          </w:tcPr>
          <w:p w14:paraId="0578836E">
            <w:pPr>
              <w:pStyle w:val="30"/>
            </w:pPr>
            <w:r>
              <w:rPr>
                <w:rFonts w:hint="eastAsia"/>
              </w:rPr>
              <w:t>JYYS_7_1</w:t>
            </w:r>
          </w:p>
        </w:tc>
      </w:tr>
      <w:tr w14:paraId="0871BEE3">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4A527082">
            <w:pPr>
              <w:pStyle w:val="30"/>
            </w:pPr>
            <w:r>
              <w:rPr>
                <w:rFonts w:hint="eastAsia"/>
              </w:rPr>
              <w:t>角色</w:t>
            </w:r>
          </w:p>
        </w:tc>
        <w:tc>
          <w:tcPr>
            <w:tcW w:w="3721" w:type="pct"/>
            <w:tcBorders>
              <w:top w:val="nil"/>
              <w:left w:val="nil"/>
              <w:bottom w:val="single" w:color="000000" w:sz="8" w:space="0"/>
              <w:right w:val="single" w:color="000000" w:sz="8" w:space="0"/>
            </w:tcBorders>
          </w:tcPr>
          <w:p w14:paraId="57B2FBC6">
            <w:pPr>
              <w:pStyle w:val="30"/>
            </w:pPr>
            <w:r>
              <w:rPr>
                <w:rFonts w:hint="eastAsia"/>
              </w:rPr>
              <w:t>企业用户、系统管理员</w:t>
            </w:r>
          </w:p>
        </w:tc>
      </w:tr>
      <w:tr w14:paraId="4D3CF6D2">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EB4C9C8">
            <w:pPr>
              <w:pStyle w:val="30"/>
            </w:pPr>
            <w:r>
              <w:rPr>
                <w:rFonts w:hint="eastAsia"/>
              </w:rPr>
              <w:t>前置条件</w:t>
            </w:r>
          </w:p>
        </w:tc>
        <w:tc>
          <w:tcPr>
            <w:tcW w:w="3721" w:type="pct"/>
            <w:tcBorders>
              <w:top w:val="nil"/>
              <w:left w:val="nil"/>
              <w:bottom w:val="single" w:color="000000" w:sz="8" w:space="0"/>
              <w:right w:val="single" w:color="000000" w:sz="8" w:space="0"/>
            </w:tcBorders>
          </w:tcPr>
          <w:p w14:paraId="48ADC3CA">
            <w:pPr>
              <w:pStyle w:val="30"/>
            </w:pPr>
            <w:r>
              <w:rPr>
                <w:rFonts w:hint="eastAsia"/>
              </w:rPr>
              <w:t>进入数据检索查询功能</w:t>
            </w:r>
          </w:p>
        </w:tc>
      </w:tr>
      <w:tr w14:paraId="30181456">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6D5B958">
            <w:pPr>
              <w:pStyle w:val="30"/>
            </w:pPr>
            <w:r>
              <w:rPr>
                <w:rFonts w:hint="eastAsia"/>
              </w:rPr>
              <w:t>后置条件</w:t>
            </w:r>
          </w:p>
        </w:tc>
        <w:tc>
          <w:tcPr>
            <w:tcW w:w="3721" w:type="pct"/>
            <w:tcBorders>
              <w:top w:val="nil"/>
              <w:left w:val="nil"/>
              <w:bottom w:val="single" w:color="000000" w:sz="8" w:space="0"/>
              <w:right w:val="single" w:color="000000" w:sz="8" w:space="0"/>
            </w:tcBorders>
          </w:tcPr>
          <w:p w14:paraId="403443C1">
            <w:pPr>
              <w:pStyle w:val="30"/>
            </w:pPr>
            <w:r>
              <w:rPr>
                <w:rFonts w:hint="eastAsia"/>
              </w:rPr>
              <w:t>无</w:t>
            </w:r>
          </w:p>
        </w:tc>
      </w:tr>
      <w:tr w14:paraId="6F18650C">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6D0FD30">
            <w:pPr>
              <w:pStyle w:val="30"/>
            </w:pPr>
            <w:r>
              <w:rPr>
                <w:rFonts w:hint="eastAsia"/>
              </w:rPr>
              <w:t>输入</w:t>
            </w:r>
          </w:p>
        </w:tc>
        <w:tc>
          <w:tcPr>
            <w:tcW w:w="3721" w:type="pct"/>
            <w:tcBorders>
              <w:top w:val="nil"/>
              <w:left w:val="nil"/>
              <w:bottom w:val="single" w:color="000000" w:sz="8" w:space="0"/>
              <w:right w:val="single" w:color="000000" w:sz="8" w:space="0"/>
            </w:tcBorders>
          </w:tcPr>
          <w:p w14:paraId="3A8DDB07">
            <w:pPr>
              <w:pStyle w:val="30"/>
            </w:pPr>
            <w:r>
              <w:rPr>
                <w:rFonts w:hint="eastAsia"/>
              </w:rPr>
              <w:t>根据已有查询模板，选择条件进行查询。</w:t>
            </w:r>
          </w:p>
        </w:tc>
      </w:tr>
      <w:tr w14:paraId="2625CA50">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5E95E78">
            <w:pPr>
              <w:pStyle w:val="30"/>
            </w:pPr>
            <w:r>
              <w:rPr>
                <w:rFonts w:hint="eastAsia"/>
              </w:rPr>
              <w:t>输出</w:t>
            </w:r>
          </w:p>
        </w:tc>
        <w:tc>
          <w:tcPr>
            <w:tcW w:w="3721" w:type="pct"/>
            <w:tcBorders>
              <w:top w:val="nil"/>
              <w:left w:val="nil"/>
              <w:bottom w:val="single" w:color="000000" w:sz="8" w:space="0"/>
              <w:right w:val="single" w:color="000000" w:sz="8" w:space="0"/>
            </w:tcBorders>
          </w:tcPr>
          <w:p w14:paraId="34D9E4A8">
            <w:pPr>
              <w:pStyle w:val="30"/>
            </w:pPr>
            <w:r>
              <w:rPr>
                <w:rFonts w:hint="eastAsia"/>
              </w:rPr>
              <w:t>无</w:t>
            </w:r>
          </w:p>
        </w:tc>
      </w:tr>
      <w:tr w14:paraId="28D47D25">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2CF2B45">
            <w:pPr>
              <w:pStyle w:val="30"/>
            </w:pPr>
            <w:r>
              <w:rPr>
                <w:rFonts w:hint="eastAsia"/>
              </w:rPr>
              <w:t>正常流</w:t>
            </w:r>
          </w:p>
        </w:tc>
        <w:tc>
          <w:tcPr>
            <w:tcW w:w="3721" w:type="pct"/>
            <w:tcBorders>
              <w:top w:val="nil"/>
              <w:left w:val="nil"/>
              <w:bottom w:val="single" w:color="000000" w:sz="8" w:space="0"/>
              <w:right w:val="single" w:color="000000" w:sz="8" w:space="0"/>
            </w:tcBorders>
          </w:tcPr>
          <w:p w14:paraId="30BB9F21">
            <w:pPr>
              <w:pStyle w:val="30"/>
            </w:pPr>
            <w:r>
              <w:rPr>
                <w:rFonts w:hint="eastAsia"/>
              </w:rPr>
              <w:t>正确显示</w:t>
            </w:r>
            <w:bookmarkStart w:id="200" w:name="OLE_LINK150"/>
            <w:r>
              <w:rPr>
                <w:rFonts w:hint="eastAsia"/>
              </w:rPr>
              <w:t>查询结果</w:t>
            </w:r>
            <w:bookmarkEnd w:id="200"/>
            <w:r>
              <w:rPr>
                <w:rFonts w:hint="eastAsia"/>
              </w:rPr>
              <w:t>。</w:t>
            </w:r>
          </w:p>
        </w:tc>
      </w:tr>
      <w:tr w14:paraId="504BB5F6">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7AD1CB35">
            <w:pPr>
              <w:pStyle w:val="30"/>
            </w:pPr>
            <w:r>
              <w:rPr>
                <w:rFonts w:hint="eastAsia"/>
              </w:rPr>
              <w:t>异常流</w:t>
            </w:r>
          </w:p>
        </w:tc>
        <w:tc>
          <w:tcPr>
            <w:tcW w:w="3721" w:type="pct"/>
            <w:tcBorders>
              <w:top w:val="nil"/>
              <w:left w:val="nil"/>
              <w:bottom w:val="single" w:color="000000" w:sz="8" w:space="0"/>
              <w:right w:val="single" w:color="000000" w:sz="8" w:space="0"/>
            </w:tcBorders>
          </w:tcPr>
          <w:p w14:paraId="5D6D9721">
            <w:pPr>
              <w:pStyle w:val="30"/>
            </w:pPr>
            <w:r>
              <w:rPr>
                <w:rFonts w:hint="eastAsia"/>
              </w:rPr>
              <w:t>未正确查询结果。</w:t>
            </w:r>
          </w:p>
        </w:tc>
      </w:tr>
      <w:tr w14:paraId="0CF066B4">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3908A91">
            <w:pPr>
              <w:pStyle w:val="30"/>
            </w:pPr>
            <w:r>
              <w:rPr>
                <w:rFonts w:hint="eastAsia"/>
              </w:rPr>
              <w:t>特殊需求</w:t>
            </w:r>
          </w:p>
        </w:tc>
        <w:tc>
          <w:tcPr>
            <w:tcW w:w="3721" w:type="pct"/>
            <w:tcBorders>
              <w:top w:val="nil"/>
              <w:left w:val="nil"/>
              <w:bottom w:val="single" w:color="000000" w:sz="8" w:space="0"/>
              <w:right w:val="single" w:color="000000" w:sz="8" w:space="0"/>
            </w:tcBorders>
          </w:tcPr>
          <w:p w14:paraId="5B209B3D">
            <w:pPr>
              <w:pStyle w:val="30"/>
            </w:pPr>
            <w:r>
              <w:rPr>
                <w:rFonts w:hint="eastAsia"/>
              </w:rPr>
              <w:t>无</w:t>
            </w:r>
          </w:p>
        </w:tc>
      </w:tr>
      <w:bookmarkEnd w:id="199"/>
    </w:tbl>
    <w:p w14:paraId="7DA0BE4F">
      <w:pPr>
        <w:pStyle w:val="6"/>
        <w:numPr>
          <w:ilvl w:val="4"/>
          <w:numId w:val="0"/>
        </w:numPr>
      </w:pPr>
      <w:r>
        <w:rPr>
          <w:rFonts w:hint="eastAsia" w:eastAsia="宋体" w:cs="宋体"/>
        </w:rPr>
        <w:t xml:space="preserve">6.1.8.6.2  </w:t>
      </w:r>
      <w:r>
        <w:rPr>
          <w:rFonts w:hint="eastAsia"/>
        </w:rPr>
        <w:t>自定义查询</w:t>
      </w:r>
    </w:p>
    <w:p w14:paraId="1AB1E260">
      <w:pPr>
        <w:ind w:firstLine="480"/>
      </w:pPr>
      <w:bookmarkStart w:id="201" w:name="OLE_LINK156"/>
      <w:r>
        <w:rPr>
          <w:rFonts w:hint="eastAsia"/>
        </w:rPr>
        <w:t>可将用户所导入的数据通过列表方式查询展示并支持导出。通过自定义查询，用户可根据自身查询的需要自定义选择需要查询的业务指标、企业、数据期间进行数据的查询、展示，并可将自定义查询内容保存为查询模板，方便下次查询。</w:t>
      </w:r>
      <w:bookmarkEnd w:id="201"/>
    </w:p>
    <w:p w14:paraId="35463226">
      <w:pPr>
        <w:pStyle w:val="25"/>
      </w:pPr>
      <w:r>
        <w:drawing>
          <wp:inline distT="0" distB="0" distL="0" distR="0">
            <wp:extent cx="5274310" cy="2687320"/>
            <wp:effectExtent l="9525" t="9525" r="12065" b="17780"/>
            <wp:docPr id="492334404" name="图片 1" descr="图形用户界面, 应用程序, 表格, Excel&#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34404" name="图片 1" descr="图形用户界面, 应用程序, 表格, Excel&#10;&#10;AI 生成的内容可能不正确。"/>
                    <pic:cNvPicPr>
                      <a:picLocks noChangeAspect="1"/>
                    </pic:cNvPicPr>
                  </pic:nvPicPr>
                  <pic:blipFill>
                    <a:blip r:embed="rId262"/>
                    <a:stretch>
                      <a:fillRect/>
                    </a:stretch>
                  </pic:blipFill>
                  <pic:spPr>
                    <a:xfrm>
                      <a:off x="0" y="0"/>
                      <a:ext cx="5274310" cy="2687320"/>
                    </a:xfrm>
                    <a:prstGeom prst="rect">
                      <a:avLst/>
                    </a:prstGeom>
                    <a:ln>
                      <a:solidFill>
                        <a:schemeClr val="bg1">
                          <a:lumMod val="85000"/>
                        </a:schemeClr>
                      </a:solidFill>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79"/>
        <w:gridCol w:w="6341"/>
      </w:tblGrid>
      <w:tr w14:paraId="17A8023A">
        <w:tblPrEx>
          <w:tblCellMar>
            <w:top w:w="0" w:type="dxa"/>
            <w:left w:w="108" w:type="dxa"/>
            <w:bottom w:w="0" w:type="dxa"/>
            <w:right w:w="108" w:type="dxa"/>
          </w:tblCellMar>
        </w:tblPrEx>
        <w:trPr>
          <w:trHeight w:val="300" w:hRule="atLeast"/>
          <w:tblHeader/>
        </w:trPr>
        <w:tc>
          <w:tcPr>
            <w:tcW w:w="1279" w:type="pct"/>
            <w:tcBorders>
              <w:top w:val="single" w:color="000000" w:sz="8" w:space="0"/>
              <w:left w:val="single" w:color="000000" w:sz="8" w:space="0"/>
              <w:bottom w:val="single" w:color="000000" w:sz="8" w:space="0"/>
              <w:right w:val="single" w:color="000000" w:sz="8" w:space="0"/>
            </w:tcBorders>
          </w:tcPr>
          <w:p w14:paraId="60FEBB43">
            <w:pPr>
              <w:pStyle w:val="30"/>
            </w:pPr>
            <w:r>
              <w:rPr>
                <w:rFonts w:hint="eastAsia"/>
              </w:rPr>
              <w:t>编号</w:t>
            </w:r>
          </w:p>
        </w:tc>
        <w:tc>
          <w:tcPr>
            <w:tcW w:w="3721" w:type="pct"/>
            <w:tcBorders>
              <w:top w:val="single" w:color="000000" w:sz="8" w:space="0"/>
              <w:left w:val="nil"/>
              <w:bottom w:val="single" w:color="000000" w:sz="8" w:space="0"/>
              <w:right w:val="single" w:color="000000" w:sz="8" w:space="0"/>
            </w:tcBorders>
          </w:tcPr>
          <w:p w14:paraId="2762E2EA">
            <w:pPr>
              <w:pStyle w:val="30"/>
            </w:pPr>
            <w:r>
              <w:rPr>
                <w:rFonts w:hint="eastAsia"/>
              </w:rPr>
              <w:t>JYYS_7_2</w:t>
            </w:r>
          </w:p>
        </w:tc>
      </w:tr>
      <w:tr w14:paraId="47AAE4BE">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36A2F08">
            <w:pPr>
              <w:pStyle w:val="30"/>
            </w:pPr>
            <w:r>
              <w:rPr>
                <w:rFonts w:hint="eastAsia"/>
              </w:rPr>
              <w:t>角色</w:t>
            </w:r>
          </w:p>
        </w:tc>
        <w:tc>
          <w:tcPr>
            <w:tcW w:w="3721" w:type="pct"/>
            <w:tcBorders>
              <w:top w:val="nil"/>
              <w:left w:val="nil"/>
              <w:bottom w:val="single" w:color="000000" w:sz="8" w:space="0"/>
              <w:right w:val="single" w:color="000000" w:sz="8" w:space="0"/>
            </w:tcBorders>
          </w:tcPr>
          <w:p w14:paraId="3B9B1615">
            <w:pPr>
              <w:pStyle w:val="30"/>
            </w:pPr>
            <w:r>
              <w:rPr>
                <w:rFonts w:hint="eastAsia"/>
              </w:rPr>
              <w:t>企业用户、系统管理员</w:t>
            </w:r>
          </w:p>
        </w:tc>
      </w:tr>
      <w:tr w14:paraId="1C128C09">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21620F2">
            <w:pPr>
              <w:pStyle w:val="30"/>
            </w:pPr>
            <w:r>
              <w:rPr>
                <w:rFonts w:hint="eastAsia"/>
              </w:rPr>
              <w:t>前置条件</w:t>
            </w:r>
          </w:p>
        </w:tc>
        <w:tc>
          <w:tcPr>
            <w:tcW w:w="3721" w:type="pct"/>
            <w:tcBorders>
              <w:top w:val="nil"/>
              <w:left w:val="nil"/>
              <w:bottom w:val="single" w:color="000000" w:sz="8" w:space="0"/>
              <w:right w:val="single" w:color="000000" w:sz="8" w:space="0"/>
            </w:tcBorders>
          </w:tcPr>
          <w:p w14:paraId="25FAA82D">
            <w:pPr>
              <w:pStyle w:val="30"/>
            </w:pPr>
            <w:r>
              <w:rPr>
                <w:rFonts w:hint="eastAsia"/>
              </w:rPr>
              <w:t>进入数据检索查询功能</w:t>
            </w:r>
          </w:p>
        </w:tc>
      </w:tr>
      <w:tr w14:paraId="7E80926C">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0E92FCE8">
            <w:pPr>
              <w:pStyle w:val="30"/>
            </w:pPr>
            <w:r>
              <w:rPr>
                <w:rFonts w:hint="eastAsia"/>
              </w:rPr>
              <w:t>后置条件</w:t>
            </w:r>
          </w:p>
        </w:tc>
        <w:tc>
          <w:tcPr>
            <w:tcW w:w="3721" w:type="pct"/>
            <w:tcBorders>
              <w:top w:val="nil"/>
              <w:left w:val="nil"/>
              <w:bottom w:val="single" w:color="000000" w:sz="8" w:space="0"/>
              <w:right w:val="single" w:color="000000" w:sz="8" w:space="0"/>
            </w:tcBorders>
          </w:tcPr>
          <w:p w14:paraId="37FCF645">
            <w:pPr>
              <w:pStyle w:val="30"/>
            </w:pPr>
            <w:r>
              <w:rPr>
                <w:rFonts w:hint="eastAsia"/>
              </w:rPr>
              <w:t>无</w:t>
            </w:r>
          </w:p>
        </w:tc>
      </w:tr>
      <w:tr w14:paraId="0292DF89">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257E45E0">
            <w:pPr>
              <w:pStyle w:val="30"/>
            </w:pPr>
            <w:r>
              <w:rPr>
                <w:rFonts w:hint="eastAsia"/>
              </w:rPr>
              <w:t>输入</w:t>
            </w:r>
          </w:p>
        </w:tc>
        <w:tc>
          <w:tcPr>
            <w:tcW w:w="3721" w:type="pct"/>
            <w:tcBorders>
              <w:top w:val="nil"/>
              <w:left w:val="nil"/>
              <w:bottom w:val="single" w:color="000000" w:sz="8" w:space="0"/>
              <w:right w:val="single" w:color="000000" w:sz="8" w:space="0"/>
            </w:tcBorders>
          </w:tcPr>
          <w:p w14:paraId="784B79F7">
            <w:pPr>
              <w:pStyle w:val="30"/>
            </w:pPr>
            <w:r>
              <w:rPr>
                <w:rFonts w:hint="eastAsia"/>
              </w:rPr>
              <w:t>根据需求自定义选择业务指标及查询条件进行查询。</w:t>
            </w:r>
          </w:p>
        </w:tc>
      </w:tr>
      <w:tr w14:paraId="3875B289">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57964656">
            <w:pPr>
              <w:pStyle w:val="30"/>
            </w:pPr>
            <w:r>
              <w:rPr>
                <w:rFonts w:hint="eastAsia"/>
              </w:rPr>
              <w:t>输出</w:t>
            </w:r>
          </w:p>
        </w:tc>
        <w:tc>
          <w:tcPr>
            <w:tcW w:w="3721" w:type="pct"/>
            <w:tcBorders>
              <w:top w:val="nil"/>
              <w:left w:val="nil"/>
              <w:bottom w:val="single" w:color="000000" w:sz="8" w:space="0"/>
              <w:right w:val="single" w:color="000000" w:sz="8" w:space="0"/>
            </w:tcBorders>
          </w:tcPr>
          <w:p w14:paraId="3B153A98">
            <w:pPr>
              <w:pStyle w:val="30"/>
            </w:pPr>
            <w:r>
              <w:rPr>
                <w:rFonts w:hint="eastAsia"/>
              </w:rPr>
              <w:t>无</w:t>
            </w:r>
          </w:p>
        </w:tc>
      </w:tr>
      <w:tr w14:paraId="16A4417A">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164EF907">
            <w:pPr>
              <w:pStyle w:val="30"/>
            </w:pPr>
            <w:r>
              <w:rPr>
                <w:rFonts w:hint="eastAsia"/>
              </w:rPr>
              <w:t>正常流</w:t>
            </w:r>
          </w:p>
        </w:tc>
        <w:tc>
          <w:tcPr>
            <w:tcW w:w="3721" w:type="pct"/>
            <w:tcBorders>
              <w:top w:val="nil"/>
              <w:left w:val="nil"/>
              <w:bottom w:val="single" w:color="000000" w:sz="8" w:space="0"/>
              <w:right w:val="single" w:color="000000" w:sz="8" w:space="0"/>
            </w:tcBorders>
          </w:tcPr>
          <w:p w14:paraId="6EB4516A">
            <w:pPr>
              <w:pStyle w:val="30"/>
            </w:pPr>
            <w:r>
              <w:rPr>
                <w:rFonts w:hint="eastAsia"/>
              </w:rPr>
              <w:t>正确显示查询结果。</w:t>
            </w:r>
          </w:p>
        </w:tc>
      </w:tr>
      <w:tr w14:paraId="5C4DDD85">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670A370">
            <w:pPr>
              <w:pStyle w:val="30"/>
            </w:pPr>
            <w:r>
              <w:rPr>
                <w:rFonts w:hint="eastAsia"/>
              </w:rPr>
              <w:t>异常流</w:t>
            </w:r>
          </w:p>
        </w:tc>
        <w:tc>
          <w:tcPr>
            <w:tcW w:w="3721" w:type="pct"/>
            <w:tcBorders>
              <w:top w:val="nil"/>
              <w:left w:val="nil"/>
              <w:bottom w:val="single" w:color="000000" w:sz="8" w:space="0"/>
              <w:right w:val="single" w:color="000000" w:sz="8" w:space="0"/>
            </w:tcBorders>
          </w:tcPr>
          <w:p w14:paraId="1A3AC96B">
            <w:pPr>
              <w:pStyle w:val="30"/>
            </w:pPr>
            <w:r>
              <w:rPr>
                <w:rFonts w:hint="eastAsia"/>
              </w:rPr>
              <w:t>未正确查询结果。</w:t>
            </w:r>
          </w:p>
        </w:tc>
      </w:tr>
      <w:tr w14:paraId="43305694">
        <w:tblPrEx>
          <w:tblCellMar>
            <w:top w:w="0" w:type="dxa"/>
            <w:left w:w="108" w:type="dxa"/>
            <w:bottom w:w="0" w:type="dxa"/>
            <w:right w:w="108" w:type="dxa"/>
          </w:tblCellMar>
        </w:tblPrEx>
        <w:trPr>
          <w:trHeight w:val="300" w:hRule="atLeast"/>
        </w:trPr>
        <w:tc>
          <w:tcPr>
            <w:tcW w:w="1279" w:type="pct"/>
            <w:tcBorders>
              <w:top w:val="nil"/>
              <w:left w:val="single" w:color="000000" w:sz="8" w:space="0"/>
              <w:bottom w:val="single" w:color="000000" w:sz="8" w:space="0"/>
              <w:right w:val="single" w:color="000000" w:sz="8" w:space="0"/>
            </w:tcBorders>
          </w:tcPr>
          <w:p w14:paraId="32381461">
            <w:pPr>
              <w:pStyle w:val="30"/>
            </w:pPr>
            <w:r>
              <w:rPr>
                <w:rFonts w:hint="eastAsia"/>
              </w:rPr>
              <w:t>特殊需求</w:t>
            </w:r>
          </w:p>
        </w:tc>
        <w:tc>
          <w:tcPr>
            <w:tcW w:w="3721" w:type="pct"/>
            <w:tcBorders>
              <w:top w:val="nil"/>
              <w:left w:val="nil"/>
              <w:bottom w:val="single" w:color="000000" w:sz="8" w:space="0"/>
              <w:right w:val="single" w:color="000000" w:sz="8" w:space="0"/>
            </w:tcBorders>
          </w:tcPr>
          <w:p w14:paraId="2C7297A5">
            <w:pPr>
              <w:pStyle w:val="30"/>
            </w:pPr>
            <w:r>
              <w:rPr>
                <w:rFonts w:hint="eastAsia"/>
              </w:rPr>
              <w:t>无</w:t>
            </w:r>
          </w:p>
        </w:tc>
      </w:tr>
    </w:tbl>
    <w:p w14:paraId="30764A1A">
      <w:pPr>
        <w:ind w:firstLine="480"/>
      </w:pPr>
    </w:p>
    <w:p w14:paraId="45059539">
      <w:pPr>
        <w:pStyle w:val="4"/>
        <w:numPr>
          <w:ilvl w:val="2"/>
          <w:numId w:val="0"/>
        </w:numPr>
      </w:pPr>
      <w:bookmarkStart w:id="202" w:name="_Toc301"/>
      <w:r>
        <w:rPr>
          <w:rFonts w:hint="eastAsia" w:ascii="Times New Roman" w:hAnsi="Times New Roman" w:cs="宋体"/>
        </w:rPr>
        <w:t xml:space="preserve">6.1.9  </w:t>
      </w:r>
      <w:r>
        <w:rPr>
          <w:rFonts w:hint="eastAsia"/>
        </w:rPr>
        <w:t>企业分配事中事后监管子系统</w:t>
      </w:r>
      <w:bookmarkEnd w:id="202"/>
    </w:p>
    <w:p w14:paraId="023A7404">
      <w:pPr>
        <w:pStyle w:val="5"/>
        <w:numPr>
          <w:ilvl w:val="3"/>
          <w:numId w:val="0"/>
        </w:numPr>
      </w:pPr>
      <w:r>
        <w:rPr>
          <w:rFonts w:hint="eastAsia" w:cs="宋体"/>
        </w:rPr>
        <w:t xml:space="preserve">6.1.9.1  </w:t>
      </w:r>
      <w:r>
        <w:rPr>
          <w:rFonts w:hint="eastAsia"/>
        </w:rPr>
        <w:t>数据传输管理</w:t>
      </w:r>
    </w:p>
    <w:p w14:paraId="17817BCC">
      <w:pPr>
        <w:ind w:firstLine="480"/>
      </w:pPr>
      <w:r>
        <w:rPr>
          <w:rFonts w:hint="eastAsia"/>
        </w:rPr>
        <w:t>针对收入分配年报表任务，子企业申报年报表数据方式进行优化，通过下载报表模板，对上报数据进行工具审核，将数据上传至系统进行提交。</w:t>
      </w:r>
    </w:p>
    <w:p w14:paraId="5D76F962">
      <w:pPr>
        <w:pStyle w:val="6"/>
        <w:numPr>
          <w:ilvl w:val="4"/>
          <w:numId w:val="0"/>
        </w:numPr>
      </w:pPr>
      <w:r>
        <w:rPr>
          <w:rFonts w:hint="eastAsia" w:eastAsia="宋体" w:cs="宋体"/>
        </w:rPr>
        <w:t xml:space="preserve">6.1.9.1.1  </w:t>
      </w:r>
      <w:r>
        <w:rPr>
          <w:rFonts w:hint="eastAsia"/>
        </w:rPr>
        <w:t>Excel固定报表及浮动行导入</w:t>
      </w:r>
    </w:p>
    <w:p w14:paraId="3849FEE4">
      <w:pPr>
        <w:ind w:firstLine="480"/>
      </w:pPr>
      <w:r>
        <w:rPr>
          <w:rFonts w:hint="eastAsia"/>
        </w:rPr>
        <w:t>在收入分配年报表任务中，新增通过系统下载excel标准固定报表模板进行数据填报，将完成后的excel报表数据可通过excel导入功能将数据导入进系统以及可在excel指定浮动行区域进行加行填报，并将浮动行数据导入进系统。</w:t>
      </w:r>
    </w:p>
    <w:p w14:paraId="09C445F3">
      <w:pPr>
        <w:pStyle w:val="25"/>
      </w:pPr>
      <w:r>
        <w:drawing>
          <wp:inline distT="0" distB="0" distL="0" distR="0">
            <wp:extent cx="5274310" cy="2058035"/>
            <wp:effectExtent l="0" t="0" r="2540" b="8890"/>
            <wp:docPr id="17" name="图片 17" descr="C:\Users\flyyu\AppData\Local\Temp\企业微信截图_173154760316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flyyu\AppData\Local\Temp\企业微信截图_17315476031617.png"/>
                    <pic:cNvPicPr>
                      <a:picLocks noChangeAspect="1" noChangeArrowheads="1"/>
                    </pic:cNvPicPr>
                  </pic:nvPicPr>
                  <pic:blipFill>
                    <a:blip r:embed="rId263" cstate="print">
                      <a:extLst>
                        <a:ext uri="{28A0092B-C50C-407E-A947-70E740481C1C}">
                          <a14:useLocalDpi xmlns:a14="http://schemas.microsoft.com/office/drawing/2010/main" val="0"/>
                        </a:ext>
                      </a:extLst>
                    </a:blip>
                    <a:srcRect/>
                    <a:stretch>
                      <a:fillRect/>
                    </a:stretch>
                  </pic:blipFill>
                  <pic:spPr>
                    <a:xfrm>
                      <a:off x="0" y="0"/>
                      <a:ext cx="5274310" cy="2058035"/>
                    </a:xfrm>
                    <a:prstGeom prst="rect">
                      <a:avLst/>
                    </a:prstGeom>
                    <a:noFill/>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20818C2B">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49BC3BF1">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55545D06">
            <w:pPr>
              <w:pStyle w:val="30"/>
            </w:pPr>
            <w:r>
              <w:rPr>
                <w:rFonts w:hint="eastAsia"/>
              </w:rPr>
              <w:t>SRFP_1_1</w:t>
            </w:r>
          </w:p>
        </w:tc>
      </w:tr>
      <w:tr w14:paraId="6164F93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4EB110F">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68FA3235">
            <w:pPr>
              <w:pStyle w:val="30"/>
            </w:pPr>
            <w:r>
              <w:rPr>
                <w:rFonts w:hint="eastAsia"/>
              </w:rPr>
              <w:t>企业用户，系统管理员</w:t>
            </w:r>
          </w:p>
        </w:tc>
      </w:tr>
      <w:tr w14:paraId="74CE003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9B98446">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5D1474B4">
            <w:pPr>
              <w:pStyle w:val="30"/>
            </w:pPr>
            <w:r>
              <w:rPr>
                <w:rFonts w:hint="eastAsia"/>
              </w:rPr>
              <w:t>登入企业分配事中事后监管子系统，点击批量导入，下载导入模板</w:t>
            </w:r>
          </w:p>
        </w:tc>
      </w:tr>
      <w:tr w14:paraId="1CC57FD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DEB5497">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6818DC3A">
            <w:pPr>
              <w:pStyle w:val="30"/>
            </w:pPr>
            <w:r>
              <w:rPr>
                <w:rFonts w:hint="eastAsia"/>
              </w:rPr>
              <w:t>无</w:t>
            </w:r>
          </w:p>
        </w:tc>
      </w:tr>
      <w:tr w14:paraId="2172DE4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FC5AAED">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3D3B27CE">
            <w:pPr>
              <w:pStyle w:val="30"/>
            </w:pPr>
            <w:r>
              <w:rPr>
                <w:rFonts w:hint="eastAsia"/>
              </w:rPr>
              <w:t>选中收入分配年报任务，点击批量导入，上传模板</w:t>
            </w:r>
          </w:p>
        </w:tc>
      </w:tr>
      <w:tr w14:paraId="156B476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EC63ED5">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26654094">
            <w:pPr>
              <w:pStyle w:val="30"/>
            </w:pPr>
            <w:r>
              <w:rPr>
                <w:rFonts w:hint="eastAsia"/>
              </w:rPr>
              <w:t>数据导入系统</w:t>
            </w:r>
          </w:p>
        </w:tc>
      </w:tr>
      <w:tr w14:paraId="5012C90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F9E375E">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03BEF6E8">
            <w:pPr>
              <w:pStyle w:val="30"/>
            </w:pPr>
            <w:r>
              <w:rPr>
                <w:rFonts w:hint="eastAsia"/>
              </w:rPr>
              <w:t>数据导入成功提示</w:t>
            </w:r>
          </w:p>
        </w:tc>
      </w:tr>
      <w:tr w14:paraId="33C3B5F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BB69B21">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276A4AC9">
            <w:pPr>
              <w:pStyle w:val="30"/>
            </w:pPr>
            <w:r>
              <w:rPr>
                <w:rFonts w:hint="eastAsia"/>
              </w:rPr>
              <w:t>数据未导入成功提示信息</w:t>
            </w:r>
          </w:p>
        </w:tc>
      </w:tr>
      <w:tr w14:paraId="38A63E3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629BB38">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3A004D67">
            <w:pPr>
              <w:pStyle w:val="30"/>
            </w:pPr>
            <w:r>
              <w:rPr>
                <w:rFonts w:hint="eastAsia"/>
              </w:rPr>
              <w:t>无</w:t>
            </w:r>
          </w:p>
        </w:tc>
      </w:tr>
    </w:tbl>
    <w:p w14:paraId="5CAD76A1">
      <w:pPr>
        <w:pStyle w:val="6"/>
        <w:numPr>
          <w:ilvl w:val="4"/>
          <w:numId w:val="0"/>
        </w:numPr>
      </w:pPr>
      <w:r>
        <w:rPr>
          <w:rFonts w:hint="eastAsia" w:eastAsia="宋体" w:cs="宋体"/>
        </w:rPr>
        <w:t xml:space="preserve">6.1.9.1.2  </w:t>
      </w:r>
      <w:r>
        <w:rPr>
          <w:rFonts w:hint="eastAsia"/>
        </w:rPr>
        <w:t>薪酬调查审核工具</w:t>
      </w:r>
    </w:p>
    <w:p w14:paraId="05ACF69A">
      <w:pPr>
        <w:ind w:firstLine="480"/>
      </w:pPr>
      <w:r>
        <w:rPr>
          <w:rFonts w:hint="eastAsia"/>
        </w:rPr>
        <w:t>薪酬调查审核工具：在收入分配年报表任务中，新建设单机版审核工具，对企业线下填报的</w:t>
      </w:r>
      <w:r>
        <w:t>excel</w:t>
      </w:r>
      <w:r>
        <w:rPr>
          <w:rFonts w:hint="eastAsia"/>
        </w:rPr>
        <w:t>报表数据进行逻辑性审核、合理性审核。通过设置公式和规则，工具可以分析出每户企业填报数据的错误情况及不合理情况，并进行提示，减少人工检查的疏漏性，提高数据检查效率。</w:t>
      </w:r>
    </w:p>
    <w:p w14:paraId="577D2BF0">
      <w:pPr>
        <w:pStyle w:val="25"/>
      </w:pPr>
      <w:r>
        <w:drawing>
          <wp:inline distT="0" distB="0" distL="0" distR="0">
            <wp:extent cx="5274310" cy="1956435"/>
            <wp:effectExtent l="0" t="0" r="2540" b="5715"/>
            <wp:docPr id="21" name="图片 2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形用户界面, 文本&#10;&#10;描述已自动生成"/>
                    <pic:cNvPicPr>
                      <a:picLocks noChangeAspect="1"/>
                    </pic:cNvPicPr>
                  </pic:nvPicPr>
                  <pic:blipFill>
                    <a:blip r:embed="rId264"/>
                    <a:stretch>
                      <a:fillRect/>
                    </a:stretch>
                  </pic:blipFill>
                  <pic:spPr>
                    <a:xfrm>
                      <a:off x="0" y="0"/>
                      <a:ext cx="5274310" cy="1956435"/>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7CE9859">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780B86A7">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6D39A728">
            <w:pPr>
              <w:pStyle w:val="30"/>
            </w:pPr>
            <w:r>
              <w:rPr>
                <w:rFonts w:hint="eastAsia"/>
              </w:rPr>
              <w:t>SRFP_1_2</w:t>
            </w:r>
          </w:p>
        </w:tc>
      </w:tr>
      <w:tr w14:paraId="28E3271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BB7810C">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39DE86B9">
            <w:pPr>
              <w:pStyle w:val="30"/>
            </w:pPr>
            <w:r>
              <w:rPr>
                <w:rFonts w:hint="eastAsia"/>
              </w:rPr>
              <w:t>企业用户</w:t>
            </w:r>
          </w:p>
        </w:tc>
      </w:tr>
      <w:tr w14:paraId="652E7AA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D60A7C8">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70115D20">
            <w:pPr>
              <w:pStyle w:val="30"/>
            </w:pPr>
            <w:r>
              <w:rPr>
                <w:rFonts w:hint="eastAsia"/>
              </w:rPr>
              <w:t>打开审核工具，上传收入分配年报导入模板</w:t>
            </w:r>
          </w:p>
        </w:tc>
      </w:tr>
      <w:tr w14:paraId="2C9B40C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32527F9">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037B4F3B">
            <w:pPr>
              <w:pStyle w:val="30"/>
            </w:pPr>
            <w:r>
              <w:rPr>
                <w:rFonts w:hint="eastAsia"/>
              </w:rPr>
              <w:t>无</w:t>
            </w:r>
          </w:p>
        </w:tc>
      </w:tr>
      <w:tr w14:paraId="6DF260D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B102067">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14B7E5AA">
            <w:pPr>
              <w:pStyle w:val="30"/>
            </w:pPr>
            <w:r>
              <w:rPr>
                <w:rFonts w:hint="eastAsia"/>
              </w:rPr>
              <w:t>导入模板</w:t>
            </w:r>
          </w:p>
        </w:tc>
      </w:tr>
      <w:tr w14:paraId="446DC9B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67A90F2">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2717503C">
            <w:pPr>
              <w:pStyle w:val="30"/>
            </w:pPr>
            <w:r>
              <w:rPr>
                <w:rFonts w:hint="eastAsia"/>
              </w:rPr>
              <w:t>审核结果</w:t>
            </w:r>
          </w:p>
        </w:tc>
      </w:tr>
      <w:tr w14:paraId="74B218E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2E13D7D">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5600B87B">
            <w:pPr>
              <w:pStyle w:val="30"/>
            </w:pPr>
            <w:r>
              <w:rPr>
                <w:rFonts w:hint="eastAsia"/>
              </w:rPr>
              <w:t>数据审核通过</w:t>
            </w:r>
          </w:p>
        </w:tc>
      </w:tr>
      <w:tr w14:paraId="0D1A999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F71538A">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699ED33C">
            <w:pPr>
              <w:pStyle w:val="30"/>
            </w:pPr>
            <w:r>
              <w:rPr>
                <w:rFonts w:hint="eastAsia"/>
              </w:rPr>
              <w:t>数据未审核通过提示信息</w:t>
            </w:r>
          </w:p>
        </w:tc>
      </w:tr>
      <w:tr w14:paraId="724AD5C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083D654">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6CC23A7E">
            <w:pPr>
              <w:pStyle w:val="30"/>
            </w:pPr>
            <w:r>
              <w:rPr>
                <w:rFonts w:hint="eastAsia"/>
              </w:rPr>
              <w:t>无</w:t>
            </w:r>
          </w:p>
        </w:tc>
      </w:tr>
    </w:tbl>
    <w:p w14:paraId="3BF8239C">
      <w:pPr>
        <w:pStyle w:val="5"/>
        <w:numPr>
          <w:ilvl w:val="3"/>
          <w:numId w:val="0"/>
        </w:numPr>
      </w:pPr>
      <w:r>
        <w:rPr>
          <w:rFonts w:hint="eastAsia" w:cs="宋体"/>
        </w:rPr>
        <w:t xml:space="preserve">6.1.9.2  </w:t>
      </w:r>
      <w:r>
        <w:rPr>
          <w:rFonts w:hint="eastAsia"/>
        </w:rPr>
        <w:t>指标预警管理</w:t>
      </w:r>
    </w:p>
    <w:p w14:paraId="397AFC4D">
      <w:pPr>
        <w:ind w:firstLine="480"/>
      </w:pPr>
      <w:r>
        <w:rPr>
          <w:rFonts w:hint="eastAsia"/>
        </w:rPr>
        <w:t>将预算与月度人工成本数据转入人工成本预算、人工成本月度报表任务，设置预警规则，建立预警机制，输出相关数据波动异常报告，并对异常数据进行提示。</w:t>
      </w:r>
    </w:p>
    <w:p w14:paraId="3E2DEDA4">
      <w:pPr>
        <w:pStyle w:val="6"/>
        <w:numPr>
          <w:ilvl w:val="4"/>
          <w:numId w:val="0"/>
        </w:numPr>
      </w:pPr>
      <w:r>
        <w:rPr>
          <w:rFonts w:hint="eastAsia" w:eastAsia="宋体" w:cs="宋体"/>
        </w:rPr>
        <w:t xml:space="preserve">6.1.9.2.1  </w:t>
      </w:r>
      <w:r>
        <w:rPr>
          <w:rFonts w:hint="eastAsia"/>
        </w:rPr>
        <w:t>国资快报指标异常波动预警功能</w:t>
      </w:r>
    </w:p>
    <w:p w14:paraId="030273FD">
      <w:pPr>
        <w:ind w:firstLine="480"/>
      </w:pPr>
      <w:r>
        <w:rPr>
          <w:rFonts w:hint="eastAsia"/>
        </w:rPr>
        <w:t>节点预警管理-预警指标管理，包括预警指标名称、预警指标大类、预警指标代码灯进行管理配置，预警指标新增、删除、修改、查询等，支持对预警指标按照不同行业，不同企业进行分类管理与统计。</w:t>
      </w:r>
    </w:p>
    <w:p w14:paraId="1028685C">
      <w:pPr>
        <w:ind w:firstLine="480"/>
      </w:pPr>
      <w:r>
        <w:rPr>
          <w:rFonts w:hint="eastAsia"/>
        </w:rPr>
        <w:t>此次将新增国资快报指标异常波动预警功能：对于企业月度数据工效不匹配情况、人数、人均工资波动异常情况，企业未及时上报原因，依据国资监管要求，系统完善企业用户上报说明方式，新增了通过弹窗提醒方式提醒企业用户，提醒企业及时监控异常情况，并填报造成波动数据的情况说明，并对情况说明进行导出。</w:t>
      </w:r>
    </w:p>
    <w:p w14:paraId="793854C8">
      <w:pPr>
        <w:pStyle w:val="25"/>
      </w:pPr>
      <w:r>
        <w:drawing>
          <wp:inline distT="0" distB="0" distL="0" distR="0">
            <wp:extent cx="5274310" cy="774700"/>
            <wp:effectExtent l="0" t="0" r="2540" b="6350"/>
            <wp:docPr id="57" name="图片 57" descr="日程表&#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日程表&#10;&#10;低可信度描述已自动生成"/>
                    <pic:cNvPicPr>
                      <a:picLocks noChangeAspect="1"/>
                    </pic:cNvPicPr>
                  </pic:nvPicPr>
                  <pic:blipFill>
                    <a:blip r:embed="rId265"/>
                    <a:stretch>
                      <a:fillRect/>
                    </a:stretch>
                  </pic:blipFill>
                  <pic:spPr>
                    <a:xfrm>
                      <a:off x="0" y="0"/>
                      <a:ext cx="5274310" cy="774700"/>
                    </a:xfrm>
                    <a:prstGeom prst="rect">
                      <a:avLst/>
                    </a:prstGeom>
                  </pic:spPr>
                </pic:pic>
              </a:graphicData>
            </a:graphic>
          </wp:inline>
        </w:drawing>
      </w:r>
    </w:p>
    <w:p w14:paraId="011978D1">
      <w:pPr>
        <w:pStyle w:val="25"/>
      </w:pPr>
      <w:r>
        <w:drawing>
          <wp:inline distT="0" distB="0" distL="0" distR="0">
            <wp:extent cx="5274310" cy="2670175"/>
            <wp:effectExtent l="0" t="0" r="2540" b="6350"/>
            <wp:docPr id="58" name="图片 58"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图形用户界面, 应用程序, Word&#10;&#10;描述已自动生成"/>
                    <pic:cNvPicPr>
                      <a:picLocks noChangeAspect="1"/>
                    </pic:cNvPicPr>
                  </pic:nvPicPr>
                  <pic:blipFill>
                    <a:blip r:embed="rId266"/>
                    <a:stretch>
                      <a:fillRect/>
                    </a:stretch>
                  </pic:blipFill>
                  <pic:spPr>
                    <a:xfrm>
                      <a:off x="0" y="0"/>
                      <a:ext cx="5274310" cy="2670175"/>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3ABA164E">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493C9CA7">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35528B63">
            <w:pPr>
              <w:pStyle w:val="30"/>
            </w:pPr>
            <w:r>
              <w:rPr>
                <w:rFonts w:hint="eastAsia"/>
              </w:rPr>
              <w:t>SRFP_2_1</w:t>
            </w:r>
          </w:p>
        </w:tc>
      </w:tr>
      <w:tr w14:paraId="75B0A35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FF670CD">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7C52205E">
            <w:pPr>
              <w:pStyle w:val="30"/>
            </w:pPr>
            <w:r>
              <w:rPr>
                <w:rFonts w:hint="eastAsia"/>
              </w:rPr>
              <w:t>国资委用户，系统管理员</w:t>
            </w:r>
          </w:p>
        </w:tc>
      </w:tr>
      <w:tr w14:paraId="5DD6D19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4764D4B">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197FFB42">
            <w:pPr>
              <w:pStyle w:val="30"/>
            </w:pPr>
            <w:r>
              <w:rPr>
                <w:rFonts w:hint="eastAsia"/>
              </w:rPr>
              <w:t>点击国资快报任务，审核</w:t>
            </w:r>
          </w:p>
        </w:tc>
      </w:tr>
      <w:tr w14:paraId="63706A1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5346E8C">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1781A3AA">
            <w:pPr>
              <w:pStyle w:val="30"/>
            </w:pPr>
            <w:r>
              <w:rPr>
                <w:rFonts w:hint="eastAsia"/>
              </w:rPr>
              <w:t>无</w:t>
            </w:r>
          </w:p>
        </w:tc>
      </w:tr>
      <w:tr w14:paraId="0462809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AA25961">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714BCF74">
            <w:pPr>
              <w:pStyle w:val="30"/>
            </w:pPr>
            <w:r>
              <w:rPr>
                <w:rFonts w:hint="eastAsia"/>
              </w:rPr>
              <w:t>点击审核</w:t>
            </w:r>
          </w:p>
        </w:tc>
      </w:tr>
      <w:tr w14:paraId="7348F1E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1EBE69D">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61FAF2FE">
            <w:pPr>
              <w:pStyle w:val="30"/>
            </w:pPr>
            <w:r>
              <w:rPr>
                <w:rFonts w:hint="eastAsia"/>
              </w:rPr>
              <w:t>弹窗提醒企业用户</w:t>
            </w:r>
          </w:p>
        </w:tc>
      </w:tr>
      <w:tr w14:paraId="4CDBB8D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0763ABC">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62B82120">
            <w:pPr>
              <w:pStyle w:val="30"/>
            </w:pPr>
            <w:r>
              <w:rPr>
                <w:rFonts w:hint="eastAsia"/>
              </w:rPr>
              <w:t>数据审核通过</w:t>
            </w:r>
          </w:p>
        </w:tc>
      </w:tr>
      <w:tr w14:paraId="439B0C8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44FFA3C">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2B3FA49E">
            <w:pPr>
              <w:pStyle w:val="30"/>
            </w:pPr>
            <w:r>
              <w:rPr>
                <w:rFonts w:hint="eastAsia"/>
              </w:rPr>
              <w:t>数据未通过弹窗提示，并填报说明</w:t>
            </w:r>
          </w:p>
        </w:tc>
      </w:tr>
      <w:tr w14:paraId="1E56040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E3D5E2E">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0352E634">
            <w:pPr>
              <w:pStyle w:val="30"/>
            </w:pPr>
            <w:r>
              <w:rPr>
                <w:rFonts w:hint="eastAsia"/>
              </w:rPr>
              <w:t>无</w:t>
            </w:r>
          </w:p>
        </w:tc>
      </w:tr>
    </w:tbl>
    <w:p w14:paraId="64E6322D">
      <w:pPr>
        <w:pStyle w:val="6"/>
        <w:numPr>
          <w:ilvl w:val="4"/>
          <w:numId w:val="0"/>
        </w:numPr>
      </w:pPr>
      <w:r>
        <w:rPr>
          <w:rFonts w:hint="eastAsia" w:eastAsia="宋体" w:cs="宋体"/>
        </w:rPr>
        <w:t xml:space="preserve">6.1.9.2.2  </w:t>
      </w:r>
      <w:r>
        <w:rPr>
          <w:rFonts w:hint="eastAsia"/>
        </w:rPr>
        <w:t>智能分析底稿</w:t>
      </w:r>
    </w:p>
    <w:p w14:paraId="6E1FD5D1">
      <w:pPr>
        <w:ind w:firstLine="480"/>
      </w:pPr>
      <w:r>
        <w:rPr>
          <w:rFonts w:hint="eastAsia"/>
        </w:rPr>
        <w:t>该功能主要包括人工成本预算、人工成本执行定报、收入分配年报表、国务院薪酬调查、工资效益联动评价表、人工成本情况表、人工成本月报表统计功能，根据要求对系统中已有数据进行抓取、汇总并制作相应的分析报表查询模板。</w:t>
      </w:r>
    </w:p>
    <w:p w14:paraId="565A9B3A">
      <w:pPr>
        <w:pStyle w:val="7"/>
        <w:numPr>
          <w:ilvl w:val="5"/>
          <w:numId w:val="0"/>
        </w:numPr>
      </w:pPr>
      <w:r>
        <w:rPr>
          <w:rFonts w:hint="eastAsia" w:ascii="Times New Roman" w:hAnsi="Times New Roman" w:cs="宋体"/>
        </w:rPr>
        <w:t xml:space="preserve">6.1.9.2.2.1  </w:t>
      </w:r>
      <w:r>
        <w:rPr>
          <w:rFonts w:hint="eastAsia"/>
        </w:rPr>
        <w:t>智能分析底稿模板</w:t>
      </w:r>
    </w:p>
    <w:p w14:paraId="6D01D3EA">
      <w:pPr>
        <w:ind w:firstLine="480"/>
      </w:pPr>
      <w:r>
        <w:rPr>
          <w:rFonts w:hint="eastAsia"/>
        </w:rPr>
        <w:t>节点预警管理-预警展现管理，调用预警指标，预警区间，对数据实际情况进行预警，同时对预警结果进行可视化展现，展现内容包括表格、柱形图、折线图、饼图、面积图等。</w:t>
      </w:r>
    </w:p>
    <w:p w14:paraId="7A2B9BA9">
      <w:pPr>
        <w:ind w:firstLine="480"/>
      </w:pPr>
      <w:r>
        <w:rPr>
          <w:rFonts w:hint="eastAsia"/>
        </w:rPr>
        <w:t>此次根据国资委要求对监管企业职工人工成本自动化生成报告进行完善，完善并新增内容包括excel数据底稿亮灯规则调整、完善企业规范简称及分类排序、分类合计，追加经济效益指标列，职工人工成本总额及平均人数信息等，word文字生成报告部分，完善财务指标表表格及文字，工效同比偏离较大对比表。</w:t>
      </w:r>
    </w:p>
    <w:p w14:paraId="75FF92B6">
      <w:pPr>
        <w:pStyle w:val="25"/>
      </w:pPr>
      <w:r>
        <w:drawing>
          <wp:inline distT="0" distB="0" distL="0" distR="0">
            <wp:extent cx="4986020" cy="2190115"/>
            <wp:effectExtent l="0" t="0" r="5080" b="635"/>
            <wp:docPr id="59" name="图片 59"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表格&#10;&#10;描述已自动生成"/>
                    <pic:cNvPicPr>
                      <a:picLocks noChangeAspect="1"/>
                    </pic:cNvPicPr>
                  </pic:nvPicPr>
                  <pic:blipFill>
                    <a:blip r:embed="rId267"/>
                    <a:stretch>
                      <a:fillRect/>
                    </a:stretch>
                  </pic:blipFill>
                  <pic:spPr>
                    <a:xfrm>
                      <a:off x="0" y="0"/>
                      <a:ext cx="4993123" cy="2193584"/>
                    </a:xfrm>
                    <a:prstGeom prst="rect">
                      <a:avLst/>
                    </a:prstGeom>
                  </pic:spPr>
                </pic:pic>
              </a:graphicData>
            </a:graphic>
          </wp:inline>
        </w:drawing>
      </w:r>
    </w:p>
    <w:p w14:paraId="68AC34BE">
      <w:pPr>
        <w:pStyle w:val="25"/>
      </w:pPr>
      <w:r>
        <w:drawing>
          <wp:inline distT="0" distB="0" distL="0" distR="0">
            <wp:extent cx="2830830" cy="2661920"/>
            <wp:effectExtent l="0" t="0" r="7620" b="5080"/>
            <wp:docPr id="1527447849" name="图片 1527447849"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47849" name="图片 1527447849" descr="表格&#10;&#10;描述已自动生成"/>
                    <pic:cNvPicPr>
                      <a:picLocks noChangeAspect="1"/>
                    </pic:cNvPicPr>
                  </pic:nvPicPr>
                  <pic:blipFill>
                    <a:blip r:embed="rId268"/>
                    <a:srcRect l="8849" r="11600"/>
                    <a:stretch>
                      <a:fillRect/>
                    </a:stretch>
                  </pic:blipFill>
                  <pic:spPr>
                    <a:xfrm>
                      <a:off x="0" y="0"/>
                      <a:ext cx="2849125" cy="2679038"/>
                    </a:xfrm>
                    <a:prstGeom prst="rect">
                      <a:avLst/>
                    </a:prstGeom>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3C73FC7A">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31705B21">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3E64CF5D">
            <w:pPr>
              <w:pStyle w:val="30"/>
            </w:pPr>
            <w:r>
              <w:rPr>
                <w:rFonts w:hint="eastAsia"/>
              </w:rPr>
              <w:t>SRFP_2_2</w:t>
            </w:r>
          </w:p>
        </w:tc>
      </w:tr>
      <w:tr w14:paraId="53158A5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8A9980E">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2D3B32B8">
            <w:pPr>
              <w:pStyle w:val="30"/>
            </w:pPr>
            <w:r>
              <w:rPr>
                <w:rFonts w:hint="eastAsia"/>
              </w:rPr>
              <w:t>国资委用户，系统管理员</w:t>
            </w:r>
          </w:p>
        </w:tc>
      </w:tr>
      <w:tr w14:paraId="195F339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C683E95">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4635CF51">
            <w:pPr>
              <w:pStyle w:val="30"/>
            </w:pPr>
            <w:r>
              <w:rPr>
                <w:rFonts w:hint="eastAsia"/>
              </w:rPr>
              <w:t>国资快报数据转换</w:t>
            </w:r>
          </w:p>
        </w:tc>
      </w:tr>
      <w:tr w14:paraId="3BE815E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449ECAF">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5309D974">
            <w:pPr>
              <w:pStyle w:val="30"/>
            </w:pPr>
            <w:r>
              <w:rPr>
                <w:rFonts w:hint="eastAsia"/>
              </w:rPr>
              <w:t>无</w:t>
            </w:r>
          </w:p>
        </w:tc>
      </w:tr>
      <w:tr w14:paraId="6B8755E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19DF652">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33FF7DBC">
            <w:pPr>
              <w:pStyle w:val="30"/>
            </w:pPr>
            <w:r>
              <w:rPr>
                <w:rFonts w:hint="eastAsia"/>
              </w:rPr>
              <w:t>点击数据导出（监管企业职工人工成本报告）</w:t>
            </w:r>
          </w:p>
        </w:tc>
      </w:tr>
      <w:tr w14:paraId="250C0AD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1F6AEF8">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2FA34147">
            <w:pPr>
              <w:pStyle w:val="30"/>
            </w:pPr>
            <w:r>
              <w:rPr>
                <w:rFonts w:hint="eastAsia"/>
              </w:rPr>
              <w:t>监管企业职工人工成本报告</w:t>
            </w:r>
          </w:p>
        </w:tc>
      </w:tr>
      <w:tr w14:paraId="57D835F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A0805CF">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00D3C925">
            <w:pPr>
              <w:pStyle w:val="30"/>
            </w:pPr>
            <w:r>
              <w:rPr>
                <w:rFonts w:hint="eastAsia"/>
              </w:rPr>
              <w:t>成功导出</w:t>
            </w:r>
          </w:p>
        </w:tc>
      </w:tr>
      <w:tr w14:paraId="1D6CADB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C9BB81A">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1CF27B30">
            <w:pPr>
              <w:pStyle w:val="30"/>
            </w:pPr>
            <w:r>
              <w:rPr>
                <w:rFonts w:hint="eastAsia"/>
              </w:rPr>
              <w:t>导出失败</w:t>
            </w:r>
          </w:p>
        </w:tc>
      </w:tr>
      <w:tr w14:paraId="0D44B50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D501D30">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357CBBFD">
            <w:pPr>
              <w:pStyle w:val="30"/>
            </w:pPr>
            <w:r>
              <w:rPr>
                <w:rFonts w:hint="eastAsia"/>
              </w:rPr>
              <w:t>无</w:t>
            </w:r>
          </w:p>
        </w:tc>
      </w:tr>
    </w:tbl>
    <w:p w14:paraId="1FE07D8B">
      <w:pPr>
        <w:pStyle w:val="7"/>
        <w:numPr>
          <w:ilvl w:val="5"/>
          <w:numId w:val="0"/>
        </w:numPr>
      </w:pPr>
      <w:r>
        <w:rPr>
          <w:rFonts w:hint="eastAsia" w:ascii="Times New Roman" w:hAnsi="Times New Roman" w:cs="宋体"/>
        </w:rPr>
        <w:t xml:space="preserve">6.1.9.2.2.2  </w:t>
      </w:r>
      <w:r>
        <w:rPr>
          <w:rFonts w:hint="eastAsia"/>
        </w:rPr>
        <w:t>人工成本预算统计功能</w:t>
      </w:r>
    </w:p>
    <w:p w14:paraId="023D0E59">
      <w:pPr>
        <w:ind w:firstLine="480"/>
      </w:pPr>
      <w:r>
        <w:rPr>
          <w:rFonts w:hint="eastAsia"/>
        </w:rPr>
        <w:t>根据上海市国资委对人工成本预算统计工作的需求，新建人工成本预算统计功能，用于2025年度上海市国有企业人工成本预算报表数据的导入、审核、采集。主要建设内容包括：</w:t>
      </w:r>
    </w:p>
    <w:p w14:paraId="7B5C1F6E">
      <w:pPr>
        <w:ind w:firstLine="480"/>
      </w:pPr>
      <w:r>
        <w:rPr>
          <w:rFonts w:hint="eastAsia"/>
        </w:rPr>
        <w:t>1、人工成本预算任务：新建“2025年人工成本预算”的数据申报任务，根据2025年度人工成本预算报表内容需求，任务包含“企业封面表”、“人工成本预算表（汇总）”、“人工成本预算表（母公司/子企业）”共计3张数据报表。用户通过任务功能中，选择“2025年人工成本预算”的报表任务，可进入相关的报表页面中填写数据。</w:t>
      </w:r>
    </w:p>
    <w:p w14:paraId="182EBA86">
      <w:pPr>
        <w:pStyle w:val="25"/>
      </w:pPr>
      <w:r>
        <w:drawing>
          <wp:inline distT="0" distB="0" distL="0" distR="0">
            <wp:extent cx="5274310" cy="2013585"/>
            <wp:effectExtent l="0" t="0" r="2540" b="5715"/>
            <wp:docPr id="39" name="图片 39"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形用户界面, 表格&#10;&#10;AI 生成的内容可能不正确。"/>
                    <pic:cNvPicPr>
                      <a:picLocks noChangeAspect="1"/>
                    </pic:cNvPicPr>
                  </pic:nvPicPr>
                  <pic:blipFill>
                    <a:blip r:embed="rId269"/>
                    <a:stretch>
                      <a:fillRect/>
                    </a:stretch>
                  </pic:blipFill>
                  <pic:spPr>
                    <a:xfrm>
                      <a:off x="0" y="0"/>
                      <a:ext cx="5274310" cy="2013585"/>
                    </a:xfrm>
                    <a:prstGeom prst="rect">
                      <a:avLst/>
                    </a:prstGeom>
                  </pic:spPr>
                </pic:pic>
              </a:graphicData>
            </a:graphic>
          </wp:inline>
        </w:drawing>
      </w:r>
    </w:p>
    <w:p w14:paraId="53B65EF3">
      <w:pPr>
        <w:ind w:firstLine="480"/>
      </w:pPr>
      <w:r>
        <w:rPr>
          <w:rFonts w:hint="eastAsia"/>
        </w:rPr>
        <w:t>2、审核规则：根据2025年人工成本预算审核要求，新建数据审核规则约66个。通过审核规则功能，可对数据进行报表内部勾稽关系审核及报表间勾稽关系审核，确保上报数据的准确性,例如本部人均工资总额增幅超过了集团人均工资总额增幅，请说明原因。用户点击“审核”按钮，系统将根据系统内的审核规则对数据进行审核，并将审核报错信息显示在系统下方。</w:t>
      </w:r>
    </w:p>
    <w:p w14:paraId="166579EE">
      <w:pPr>
        <w:pStyle w:val="25"/>
      </w:pPr>
      <w:r>
        <w:drawing>
          <wp:inline distT="0" distB="0" distL="0" distR="0">
            <wp:extent cx="5274310" cy="800735"/>
            <wp:effectExtent l="0" t="0" r="2540" b="8890"/>
            <wp:docPr id="270425885" name="图片 270425885"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85" name="图片 270425885" descr="图形用户界面, 应用程序&#10;&#10;AI 生成的内容可能不正确。"/>
                    <pic:cNvPicPr>
                      <a:picLocks noChangeAspect="1"/>
                    </pic:cNvPicPr>
                  </pic:nvPicPr>
                  <pic:blipFill>
                    <a:blip r:embed="rId270"/>
                    <a:stretch>
                      <a:fillRect/>
                    </a:stretch>
                  </pic:blipFill>
                  <pic:spPr>
                    <a:xfrm>
                      <a:off x="0" y="0"/>
                      <a:ext cx="5274310" cy="800735"/>
                    </a:xfrm>
                    <a:prstGeom prst="rect">
                      <a:avLst/>
                    </a:prstGeom>
                  </pic:spPr>
                </pic:pic>
              </a:graphicData>
            </a:graphic>
          </wp:inline>
        </w:drawing>
      </w:r>
    </w:p>
    <w:p w14:paraId="4E035748">
      <w:pPr>
        <w:ind w:firstLine="480"/>
      </w:pPr>
      <w:r>
        <w:rPr>
          <w:rFonts w:hint="eastAsia"/>
        </w:rPr>
        <w:t>3、功能测试：对新增的各项内容进行功能性测试，确保功能的正常使用。</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023861F">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71384B5B">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17AFD8F9">
            <w:pPr>
              <w:pStyle w:val="30"/>
            </w:pPr>
            <w:r>
              <w:t>SRFP_2_3</w:t>
            </w:r>
          </w:p>
        </w:tc>
      </w:tr>
      <w:tr w14:paraId="3A38FAE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DDD3FE7">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2BE98FA8">
            <w:pPr>
              <w:pStyle w:val="30"/>
            </w:pPr>
            <w:r>
              <w:rPr>
                <w:rFonts w:hint="eastAsia"/>
              </w:rPr>
              <w:t>企业用户，系统管理员</w:t>
            </w:r>
          </w:p>
        </w:tc>
      </w:tr>
      <w:tr w14:paraId="1179B7C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6FEEFE0">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6D452A6E">
            <w:pPr>
              <w:pStyle w:val="30"/>
            </w:pPr>
            <w:r>
              <w:rPr>
                <w:rFonts w:hint="eastAsia"/>
              </w:rPr>
              <w:t>指标设计、审核规则设计、表格设计</w:t>
            </w:r>
          </w:p>
        </w:tc>
      </w:tr>
      <w:tr w14:paraId="42F2F4F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58CCE13">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05CA74E4">
            <w:pPr>
              <w:pStyle w:val="30"/>
            </w:pPr>
            <w:r>
              <w:rPr>
                <w:rFonts w:hint="eastAsia"/>
              </w:rPr>
              <w:t>无</w:t>
            </w:r>
          </w:p>
        </w:tc>
      </w:tr>
      <w:tr w14:paraId="41F3731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DAC9306">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60915194">
            <w:pPr>
              <w:pStyle w:val="30"/>
            </w:pPr>
            <w:r>
              <w:rPr>
                <w:rFonts w:hint="eastAsia"/>
              </w:rPr>
              <w:t>指标、审核规则、表格</w:t>
            </w:r>
          </w:p>
        </w:tc>
      </w:tr>
      <w:tr w14:paraId="70D2569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393B291">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443643C3">
            <w:pPr>
              <w:pStyle w:val="30"/>
            </w:pPr>
            <w:r>
              <w:rPr>
                <w:rFonts w:hint="eastAsia"/>
              </w:rPr>
              <w:t>人工成本预算统计报表</w:t>
            </w:r>
          </w:p>
        </w:tc>
      </w:tr>
      <w:tr w14:paraId="6642382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0500ADC">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29BD8273">
            <w:pPr>
              <w:pStyle w:val="30"/>
            </w:pPr>
            <w:r>
              <w:rPr>
                <w:rFonts w:hint="eastAsia"/>
              </w:rPr>
              <w:t>报表统计数据</w:t>
            </w:r>
          </w:p>
        </w:tc>
      </w:tr>
      <w:tr w14:paraId="22982A3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5717A8D">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3D773E27">
            <w:pPr>
              <w:pStyle w:val="30"/>
            </w:pPr>
            <w:r>
              <w:rPr>
                <w:rFonts w:hint="eastAsia"/>
              </w:rPr>
              <w:t>无</w:t>
            </w:r>
          </w:p>
        </w:tc>
      </w:tr>
      <w:tr w14:paraId="51B43E5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2988E32">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7193E48F">
            <w:pPr>
              <w:pStyle w:val="30"/>
            </w:pPr>
            <w:r>
              <w:rPr>
                <w:rFonts w:hint="eastAsia"/>
              </w:rPr>
              <w:t>无</w:t>
            </w:r>
          </w:p>
        </w:tc>
      </w:tr>
    </w:tbl>
    <w:p w14:paraId="0AC80A70">
      <w:pPr>
        <w:pStyle w:val="7"/>
        <w:numPr>
          <w:ilvl w:val="5"/>
          <w:numId w:val="0"/>
        </w:numPr>
      </w:pPr>
      <w:r>
        <w:rPr>
          <w:rFonts w:hint="eastAsia" w:ascii="Times New Roman" w:hAnsi="Times New Roman" w:cs="宋体"/>
        </w:rPr>
        <w:t xml:space="preserve">6.1.9.2.2.3  </w:t>
      </w:r>
      <w:r>
        <w:rPr>
          <w:rFonts w:hint="eastAsia"/>
        </w:rPr>
        <w:t>人工成本执行定报统计功能</w:t>
      </w:r>
    </w:p>
    <w:p w14:paraId="37453012">
      <w:pPr>
        <w:ind w:firstLine="480"/>
      </w:pPr>
      <w:r>
        <w:rPr>
          <w:rFonts w:hint="eastAsia"/>
        </w:rPr>
        <w:t>根据上海市国资委对人工成本执行定报统计工作的需求，新建人工成本执行定报统计功能，用于2025年度上海市国有企业人工成本执行定报数据的填报、审核、采集。主要建设内容包括：</w:t>
      </w:r>
    </w:p>
    <w:p w14:paraId="74520405">
      <w:pPr>
        <w:ind w:firstLine="480"/>
      </w:pPr>
      <w:r>
        <w:rPr>
          <w:rFonts w:hint="eastAsia"/>
        </w:rPr>
        <w:t>1、人工成本执行定报任务：新建“2025年人工成本执行定报”的数据申报任务，根据2025年度人工成本执行定报表内容需求，任务包含“企业基本信息”、“人工成本执行情况定报”、“人工成本执行情况定报（汇总）”共计3张数据报表。用户通过任务功能中，选择“2025年人工成本执行定报”的报表任务，可进入相关的报表页面中填写数据。</w:t>
      </w:r>
    </w:p>
    <w:p w14:paraId="097119B9">
      <w:pPr>
        <w:pStyle w:val="25"/>
      </w:pPr>
      <w:r>
        <w:drawing>
          <wp:inline distT="0" distB="0" distL="0" distR="0">
            <wp:extent cx="5274310" cy="2312035"/>
            <wp:effectExtent l="0" t="0" r="2540" b="2540"/>
            <wp:docPr id="270425891" name="图片 270425891"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91" name="图片 270425891" descr="图形用户界面, 表格&#10;&#10;AI 生成的内容可能不正确。"/>
                    <pic:cNvPicPr>
                      <a:picLocks noChangeAspect="1"/>
                    </pic:cNvPicPr>
                  </pic:nvPicPr>
                  <pic:blipFill>
                    <a:blip r:embed="rId271"/>
                    <a:stretch>
                      <a:fillRect/>
                    </a:stretch>
                  </pic:blipFill>
                  <pic:spPr>
                    <a:xfrm>
                      <a:off x="0" y="0"/>
                      <a:ext cx="5274310" cy="2312035"/>
                    </a:xfrm>
                    <a:prstGeom prst="rect">
                      <a:avLst/>
                    </a:prstGeom>
                  </pic:spPr>
                </pic:pic>
              </a:graphicData>
            </a:graphic>
          </wp:inline>
        </w:drawing>
      </w:r>
    </w:p>
    <w:p w14:paraId="52F482E1">
      <w:pPr>
        <w:ind w:firstLine="480"/>
      </w:pPr>
      <w:r>
        <w:rPr>
          <w:rFonts w:hint="eastAsia"/>
        </w:rPr>
        <w:t>2、提取方案：根据根据2025年度人工成本执行定报表数据的填报要求，新建数据提取方案4个。通过提取方案，提取预算（月报用）、提取预算（季报用）、提取预算（半年报用）、提取本年报数据。用户点击“录入/数据提取”功能，选择需要提取数据的提取方案，系统将根据提取方案中的取数规则，到相应报表任务中提取相应数据。</w:t>
      </w:r>
    </w:p>
    <w:p w14:paraId="094DE62E">
      <w:pPr>
        <w:ind w:firstLine="480"/>
      </w:pPr>
      <w:r>
        <w:rPr>
          <w:rFonts w:hint="eastAsia"/>
        </w:rPr>
        <w:t>3、审核规则：根据2025年人工成本执行定报审核要求，新建数据审核规则约629个。通过审核规则功能，可对数据进行报表内部勾稽关系审核及报表间勾稽关系审核，确保上报数据的准确性，例如如果注册所在地不为“上海市”，则主管税务机关的税务局、分局及所为空！用户点击“审核”按钮，系统将根据系统内的审核规则对数据进行审核，并将审核报错信息显示在系统下方。</w:t>
      </w:r>
    </w:p>
    <w:p w14:paraId="0C843088">
      <w:pPr>
        <w:pStyle w:val="25"/>
      </w:pPr>
      <w:r>
        <w:drawing>
          <wp:inline distT="0" distB="0" distL="0" distR="0">
            <wp:extent cx="5274310" cy="617855"/>
            <wp:effectExtent l="0" t="0" r="2540" b="1270"/>
            <wp:docPr id="270425899" name="图片 27042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99" name="图片 270425899"/>
                    <pic:cNvPicPr>
                      <a:picLocks noChangeAspect="1"/>
                    </pic:cNvPicPr>
                  </pic:nvPicPr>
                  <pic:blipFill>
                    <a:blip r:embed="rId272"/>
                    <a:stretch>
                      <a:fillRect/>
                    </a:stretch>
                  </pic:blipFill>
                  <pic:spPr>
                    <a:xfrm>
                      <a:off x="0" y="0"/>
                      <a:ext cx="5274310" cy="617855"/>
                    </a:xfrm>
                    <a:prstGeom prst="rect">
                      <a:avLst/>
                    </a:prstGeom>
                  </pic:spPr>
                </pic:pic>
              </a:graphicData>
            </a:graphic>
          </wp:inline>
        </w:drawing>
      </w:r>
    </w:p>
    <w:p w14:paraId="46467F43">
      <w:pPr>
        <w:ind w:firstLine="480"/>
      </w:pPr>
      <w:r>
        <w:rPr>
          <w:rFonts w:hint="eastAsia"/>
        </w:rPr>
        <w:t>4、功能测试：对新增的各项内容进行功能性测试，确保功能的正常使用。</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7448E4CE">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198D0D7A">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534AB685">
            <w:pPr>
              <w:pStyle w:val="30"/>
            </w:pPr>
            <w:r>
              <w:t>SRFP_2_4</w:t>
            </w:r>
          </w:p>
        </w:tc>
      </w:tr>
      <w:tr w14:paraId="670356B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B7EA088">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33E15840">
            <w:pPr>
              <w:pStyle w:val="30"/>
            </w:pPr>
            <w:r>
              <w:rPr>
                <w:rFonts w:hint="eastAsia"/>
              </w:rPr>
              <w:t>企业用户，系统管理员</w:t>
            </w:r>
          </w:p>
        </w:tc>
      </w:tr>
      <w:tr w14:paraId="0D447F6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62328B7">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0DDDB3B9">
            <w:pPr>
              <w:pStyle w:val="30"/>
            </w:pPr>
            <w:r>
              <w:rPr>
                <w:rFonts w:hint="eastAsia"/>
              </w:rPr>
              <w:t>指标设计、审核规则设计、表格设计</w:t>
            </w:r>
          </w:p>
        </w:tc>
      </w:tr>
      <w:tr w14:paraId="22A215A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7D73E13">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37751B38">
            <w:pPr>
              <w:pStyle w:val="30"/>
            </w:pPr>
            <w:r>
              <w:rPr>
                <w:rFonts w:hint="eastAsia"/>
              </w:rPr>
              <w:t>无</w:t>
            </w:r>
          </w:p>
        </w:tc>
      </w:tr>
      <w:tr w14:paraId="24109C6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F256722">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18F2576C">
            <w:pPr>
              <w:pStyle w:val="30"/>
            </w:pPr>
            <w:r>
              <w:rPr>
                <w:rFonts w:hint="eastAsia"/>
              </w:rPr>
              <w:t>指标、审核规则、表格</w:t>
            </w:r>
          </w:p>
        </w:tc>
      </w:tr>
      <w:tr w14:paraId="59F0534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C4E0BC4">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492635F2">
            <w:pPr>
              <w:pStyle w:val="30"/>
            </w:pPr>
            <w:r>
              <w:rPr>
                <w:rFonts w:hint="eastAsia"/>
              </w:rPr>
              <w:t>人工成本执行定报统计报表</w:t>
            </w:r>
          </w:p>
        </w:tc>
      </w:tr>
      <w:tr w14:paraId="0E5CEE5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3B81792">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786D2622">
            <w:pPr>
              <w:pStyle w:val="30"/>
            </w:pPr>
            <w:r>
              <w:rPr>
                <w:rFonts w:hint="eastAsia"/>
              </w:rPr>
              <w:t>报表统计数据</w:t>
            </w:r>
          </w:p>
        </w:tc>
      </w:tr>
      <w:tr w14:paraId="266DAB5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E3099E3">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498C4CDE">
            <w:pPr>
              <w:pStyle w:val="30"/>
            </w:pPr>
            <w:r>
              <w:rPr>
                <w:rFonts w:hint="eastAsia"/>
              </w:rPr>
              <w:t>无</w:t>
            </w:r>
          </w:p>
        </w:tc>
      </w:tr>
      <w:tr w14:paraId="46D33F1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8537934">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155DB41B">
            <w:pPr>
              <w:pStyle w:val="30"/>
            </w:pPr>
            <w:r>
              <w:rPr>
                <w:rFonts w:hint="eastAsia"/>
              </w:rPr>
              <w:t>无</w:t>
            </w:r>
          </w:p>
        </w:tc>
      </w:tr>
    </w:tbl>
    <w:p w14:paraId="3127E936">
      <w:pPr>
        <w:pStyle w:val="7"/>
        <w:numPr>
          <w:ilvl w:val="5"/>
          <w:numId w:val="0"/>
        </w:numPr>
      </w:pPr>
      <w:r>
        <w:rPr>
          <w:rFonts w:hint="eastAsia" w:ascii="Times New Roman" w:hAnsi="Times New Roman" w:cs="宋体"/>
        </w:rPr>
        <w:t xml:space="preserve">6.1.9.2.2.4  </w:t>
      </w:r>
      <w:r>
        <w:rPr>
          <w:rFonts w:hint="eastAsia"/>
        </w:rPr>
        <w:t>收入分配年报表统计功能</w:t>
      </w:r>
    </w:p>
    <w:p w14:paraId="632A9BA0">
      <w:pPr>
        <w:ind w:firstLine="480"/>
      </w:pPr>
      <w:r>
        <w:rPr>
          <w:rFonts w:hint="eastAsia"/>
        </w:rPr>
        <w:t>根据上海市国资委对收入分配年报表统计工作的需求，新建收入分配年报表统计功能，用于2024年度上海市国有企业收入分配年报表数据的填报、审核、采集。主要建设内容包括：</w:t>
      </w:r>
    </w:p>
    <w:p w14:paraId="74A12F40">
      <w:pPr>
        <w:ind w:firstLine="480"/>
      </w:pPr>
      <w:r>
        <w:rPr>
          <w:rFonts w:hint="eastAsia"/>
        </w:rPr>
        <w:t>1. 收入分配年报表任务：新建“2024年收入分配年报表”的数据申报任务，根据2024年度收入分配年报表内容需求，任务包含“企业编码信息”、“职工薪酬相关信息”、“收入分配年报集团总部和本市子企业补充表”、“集团总部（国资委直接出资）职工薪酬”、“子企业职工薪酬”、“港澳台及国外子企业-国内派遣”等约9张数据报表。用户通过任务功能中，选择“2024年收入分配年报表”的报表任务，可进入相关的报表页面中填写数据。</w:t>
      </w:r>
    </w:p>
    <w:p w14:paraId="669E9A31">
      <w:pPr>
        <w:pStyle w:val="25"/>
      </w:pPr>
      <w:r>
        <w:drawing>
          <wp:inline distT="0" distB="0" distL="0" distR="0">
            <wp:extent cx="5274310" cy="2779395"/>
            <wp:effectExtent l="0" t="0" r="2540" b="1905"/>
            <wp:docPr id="270425901" name="图片 27042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901" name="图片 270425901"/>
                    <pic:cNvPicPr>
                      <a:picLocks noChangeAspect="1"/>
                    </pic:cNvPicPr>
                  </pic:nvPicPr>
                  <pic:blipFill>
                    <a:blip r:embed="rId273"/>
                    <a:stretch>
                      <a:fillRect/>
                    </a:stretch>
                  </pic:blipFill>
                  <pic:spPr>
                    <a:xfrm>
                      <a:off x="0" y="0"/>
                      <a:ext cx="5274310" cy="2779395"/>
                    </a:xfrm>
                    <a:prstGeom prst="rect">
                      <a:avLst/>
                    </a:prstGeom>
                  </pic:spPr>
                </pic:pic>
              </a:graphicData>
            </a:graphic>
          </wp:inline>
        </w:drawing>
      </w:r>
    </w:p>
    <w:p w14:paraId="6D8E3206">
      <w:pPr>
        <w:ind w:firstLine="480"/>
      </w:pPr>
      <w:r>
        <w:rPr>
          <w:rFonts w:hint="eastAsia"/>
        </w:rPr>
        <w:t>2、提取方案：根据根据2024年收入分配年报表数据的填报要求，新建数据提取方案2个。通过提取方案，提取上年年报数据，提取封面。用户点击“录入/数据提取”功能，选择需要提取数据的提取方案，系统将根据提取方案中的取数规则，到相应报表任务中提取相应数据。</w:t>
      </w:r>
    </w:p>
    <w:p w14:paraId="0322036C">
      <w:pPr>
        <w:ind w:firstLine="480"/>
      </w:pPr>
      <w:r>
        <w:rPr>
          <w:rFonts w:hint="eastAsia"/>
        </w:rPr>
        <w:t>3、审核规则：根据2024年收入分配年报表审核要求，新建数据审核规则约931个。通过审核规则功能，可对数据进行报表内部勾稽关系审核及报表间勾稽关系审核，确保上报数据的准确性，例如如果所在地区为其他境外地区，则国外子企业所在地区-所属大洲、所在国家不为空！用户点击“审核”按钮，系统将根据系统内的审核规则对数据进行审核，并将审核报错信息显示在系统下方。</w:t>
      </w:r>
    </w:p>
    <w:p w14:paraId="4AEA07CC">
      <w:pPr>
        <w:pStyle w:val="25"/>
      </w:pPr>
      <w:r>
        <w:drawing>
          <wp:inline distT="0" distB="0" distL="0" distR="0">
            <wp:extent cx="5274310" cy="601345"/>
            <wp:effectExtent l="0" t="0" r="2540" b="8255"/>
            <wp:docPr id="270425903" name="图片 270425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903" name="图片 270425903"/>
                    <pic:cNvPicPr>
                      <a:picLocks noChangeAspect="1"/>
                    </pic:cNvPicPr>
                  </pic:nvPicPr>
                  <pic:blipFill>
                    <a:blip r:embed="rId274"/>
                    <a:stretch>
                      <a:fillRect/>
                    </a:stretch>
                  </pic:blipFill>
                  <pic:spPr>
                    <a:xfrm>
                      <a:off x="0" y="0"/>
                      <a:ext cx="5274310" cy="601345"/>
                    </a:xfrm>
                    <a:prstGeom prst="rect">
                      <a:avLst/>
                    </a:prstGeom>
                  </pic:spPr>
                </pic:pic>
              </a:graphicData>
            </a:graphic>
          </wp:inline>
        </w:drawing>
      </w:r>
    </w:p>
    <w:p w14:paraId="0F39F47B">
      <w:pPr>
        <w:ind w:firstLine="480"/>
      </w:pPr>
      <w:r>
        <w:rPr>
          <w:rFonts w:hint="eastAsia"/>
        </w:rPr>
        <w:t>4、功能测试：对新增的各项内容进行功能性测试，确保功能的正常使用。</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2B208C17">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3D64D538">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6054AA92">
            <w:pPr>
              <w:pStyle w:val="30"/>
            </w:pPr>
            <w:r>
              <w:t>SRFP_2_5</w:t>
            </w:r>
          </w:p>
        </w:tc>
      </w:tr>
      <w:tr w14:paraId="26560D28">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AAB1B29">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313DAE57">
            <w:pPr>
              <w:pStyle w:val="30"/>
            </w:pPr>
            <w:r>
              <w:rPr>
                <w:rFonts w:hint="eastAsia"/>
              </w:rPr>
              <w:t>企业用户，系统管理员</w:t>
            </w:r>
          </w:p>
        </w:tc>
      </w:tr>
      <w:tr w14:paraId="0DCF699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E43914B">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1129DB51">
            <w:pPr>
              <w:pStyle w:val="30"/>
            </w:pPr>
            <w:r>
              <w:rPr>
                <w:rFonts w:hint="eastAsia"/>
              </w:rPr>
              <w:t>指标设计、审核规则设计、表格设计</w:t>
            </w:r>
          </w:p>
        </w:tc>
      </w:tr>
      <w:tr w14:paraId="15D70B0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911FA40">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71BA5EE2">
            <w:pPr>
              <w:pStyle w:val="30"/>
            </w:pPr>
            <w:r>
              <w:rPr>
                <w:rFonts w:hint="eastAsia"/>
              </w:rPr>
              <w:t>无</w:t>
            </w:r>
          </w:p>
        </w:tc>
      </w:tr>
      <w:tr w14:paraId="0A21DD4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5CFAA71">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3ACA9E26">
            <w:pPr>
              <w:pStyle w:val="30"/>
            </w:pPr>
            <w:r>
              <w:rPr>
                <w:rFonts w:hint="eastAsia"/>
              </w:rPr>
              <w:t>指标、审核规则、表格</w:t>
            </w:r>
          </w:p>
        </w:tc>
      </w:tr>
      <w:tr w14:paraId="7389A4A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0323BCA">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322C962A">
            <w:pPr>
              <w:pStyle w:val="30"/>
            </w:pPr>
            <w:r>
              <w:rPr>
                <w:rFonts w:hint="eastAsia"/>
              </w:rPr>
              <w:t>收入分配年报表统计报表</w:t>
            </w:r>
          </w:p>
        </w:tc>
      </w:tr>
      <w:tr w14:paraId="7E29673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27F250B">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62BCC048">
            <w:pPr>
              <w:pStyle w:val="30"/>
            </w:pPr>
            <w:r>
              <w:rPr>
                <w:rFonts w:hint="eastAsia"/>
              </w:rPr>
              <w:t>报表统计数据</w:t>
            </w:r>
          </w:p>
        </w:tc>
      </w:tr>
      <w:tr w14:paraId="4E8ADCB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569B0C1">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12AE94B0">
            <w:pPr>
              <w:pStyle w:val="30"/>
            </w:pPr>
            <w:r>
              <w:rPr>
                <w:rFonts w:hint="eastAsia"/>
              </w:rPr>
              <w:t>无</w:t>
            </w:r>
          </w:p>
        </w:tc>
      </w:tr>
      <w:tr w14:paraId="45B67F1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042E5FF">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617E4F56">
            <w:pPr>
              <w:pStyle w:val="30"/>
            </w:pPr>
            <w:r>
              <w:rPr>
                <w:rFonts w:hint="eastAsia"/>
              </w:rPr>
              <w:t>无</w:t>
            </w:r>
          </w:p>
        </w:tc>
      </w:tr>
    </w:tbl>
    <w:p w14:paraId="05358D71">
      <w:pPr>
        <w:pStyle w:val="7"/>
        <w:numPr>
          <w:ilvl w:val="5"/>
          <w:numId w:val="0"/>
        </w:numPr>
      </w:pPr>
      <w:r>
        <w:rPr>
          <w:rFonts w:hint="eastAsia" w:ascii="Times New Roman" w:hAnsi="Times New Roman" w:cs="宋体"/>
        </w:rPr>
        <w:t xml:space="preserve">6.1.9.2.2.5  </w:t>
      </w:r>
      <w:r>
        <w:rPr>
          <w:rFonts w:hint="eastAsia"/>
        </w:rPr>
        <w:t>国务院薪酬调查统计功能</w:t>
      </w:r>
    </w:p>
    <w:p w14:paraId="727FC87E">
      <w:pPr>
        <w:ind w:firstLine="480"/>
      </w:pPr>
      <w:r>
        <w:rPr>
          <w:rFonts w:hint="eastAsia"/>
        </w:rPr>
        <w:t>根据上海市国资委对国务院薪酬调查统计工作的需求，新建国务院薪酬调查统计功能，用于2025年度上海市国有企业国务院薪酬调查数据的填报、审核、采集。主要建设内容包括：</w:t>
      </w:r>
    </w:p>
    <w:p w14:paraId="2B3B7C91">
      <w:pPr>
        <w:ind w:firstLine="480"/>
      </w:pPr>
      <w:r>
        <w:rPr>
          <w:rFonts w:hint="eastAsia"/>
        </w:rPr>
        <w:t>1、国务院薪酬调查任务：新建“2025年国务院薪酬调查”的数据申报任务，根据2025年度国务院薪酬调查内容需求，任务包含“企业编码信息”、“职工薪酬相关信息”、“集团总部（国资委直接出资）职工薪酬”、“子企业职工薪酬”、“港澳台及国外子企业-国内派遣”等约7张数据报表。用户通过任务功能中，选择“2025年国务院薪酬调查”的报表任务，可进入相关的报表页面中填写数据。</w:t>
      </w:r>
    </w:p>
    <w:p w14:paraId="242684A5">
      <w:pPr>
        <w:pStyle w:val="25"/>
      </w:pPr>
      <w:r>
        <w:drawing>
          <wp:inline distT="0" distB="0" distL="0" distR="0">
            <wp:extent cx="5274310" cy="2701290"/>
            <wp:effectExtent l="0" t="0" r="2540" b="3810"/>
            <wp:docPr id="270425904" name="图片 270425904"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904" name="图片 270425904" descr="表格&#10;&#10;AI 生成的内容可能不正确。"/>
                    <pic:cNvPicPr>
                      <a:picLocks noChangeAspect="1"/>
                    </pic:cNvPicPr>
                  </pic:nvPicPr>
                  <pic:blipFill>
                    <a:blip r:embed="rId275"/>
                    <a:stretch>
                      <a:fillRect/>
                    </a:stretch>
                  </pic:blipFill>
                  <pic:spPr>
                    <a:xfrm>
                      <a:off x="0" y="0"/>
                      <a:ext cx="5274310" cy="2701290"/>
                    </a:xfrm>
                    <a:prstGeom prst="rect">
                      <a:avLst/>
                    </a:prstGeom>
                  </pic:spPr>
                </pic:pic>
              </a:graphicData>
            </a:graphic>
          </wp:inline>
        </w:drawing>
      </w:r>
    </w:p>
    <w:p w14:paraId="74BB69BB">
      <w:pPr>
        <w:ind w:firstLine="480"/>
      </w:pPr>
      <w:r>
        <w:rPr>
          <w:rFonts w:hint="eastAsia"/>
        </w:rPr>
        <w:t>2、提取方案：根据根据2025年国务院薪酬调查的填报要求，新建数据提取方案3个。通过提取方案，提取封面数据、提取上年数据、提取年报数据。用户点击“录入/数据提取”功能，选择需要提取数据的提取方案，系统将根据提取方案中的取数规则，到相应报表任务中提取相应数据。</w:t>
      </w:r>
    </w:p>
    <w:p w14:paraId="54D42930">
      <w:pPr>
        <w:ind w:firstLine="480"/>
      </w:pPr>
      <w:r>
        <w:rPr>
          <w:rFonts w:hint="eastAsia"/>
        </w:rPr>
        <w:t>3、审核规则：根据2025年国务院薪酬调查审核要求，新建数据审核规则约923个。通过审核规则功能，可对数据进行报表内部勾稽关系审核及报表间勾稽关系审核，确保上报数据的准确性，例如如“股票代码”不为空，则组织形式为“上市股份有限公司”！用户点击“审核”按钮，系统将根据系统内的审核规则对数据进行审核，并将审核报错信息显示在系统下方。</w:t>
      </w:r>
    </w:p>
    <w:p w14:paraId="6A3CF2D2">
      <w:pPr>
        <w:pStyle w:val="25"/>
      </w:pPr>
      <w:r>
        <w:drawing>
          <wp:inline distT="0" distB="0" distL="0" distR="0">
            <wp:extent cx="5274310" cy="601345"/>
            <wp:effectExtent l="0" t="0" r="2540" b="8255"/>
            <wp:docPr id="270425905" name="图片 27042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905" name="图片 270425905"/>
                    <pic:cNvPicPr>
                      <a:picLocks noChangeAspect="1"/>
                    </pic:cNvPicPr>
                  </pic:nvPicPr>
                  <pic:blipFill>
                    <a:blip r:embed="rId276"/>
                    <a:stretch>
                      <a:fillRect/>
                    </a:stretch>
                  </pic:blipFill>
                  <pic:spPr>
                    <a:xfrm>
                      <a:off x="0" y="0"/>
                      <a:ext cx="5274310" cy="601345"/>
                    </a:xfrm>
                    <a:prstGeom prst="rect">
                      <a:avLst/>
                    </a:prstGeom>
                  </pic:spPr>
                </pic:pic>
              </a:graphicData>
            </a:graphic>
          </wp:inline>
        </w:drawing>
      </w:r>
    </w:p>
    <w:p w14:paraId="3F3C6111">
      <w:pPr>
        <w:ind w:firstLine="480"/>
      </w:pPr>
      <w:r>
        <w:rPr>
          <w:rFonts w:hint="eastAsia"/>
        </w:rPr>
        <w:t>4、数据目录：国务院国资委发布的薪酬调查汇总指标实现对接和数据导入，将报表数据进行格式转换并导出整理审核，并上传国务院国资委平台系统。</w:t>
      </w:r>
    </w:p>
    <w:p w14:paraId="0A64AFE8">
      <w:pPr>
        <w:ind w:firstLine="480"/>
      </w:pPr>
      <w:r>
        <w:rPr>
          <w:rFonts w:hint="eastAsia"/>
        </w:rPr>
        <w:t>5、功能测试：对新增的各项内容进行功能性测试，确保功能的正常使用。</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6D116D8D">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53BD0BE1">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167DA436">
            <w:pPr>
              <w:pStyle w:val="30"/>
            </w:pPr>
            <w:r>
              <w:t>SRFP_2_6</w:t>
            </w:r>
          </w:p>
        </w:tc>
      </w:tr>
      <w:tr w14:paraId="07222E1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0A4B46E">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59AAC3B0">
            <w:pPr>
              <w:pStyle w:val="30"/>
            </w:pPr>
            <w:r>
              <w:rPr>
                <w:rFonts w:hint="eastAsia"/>
              </w:rPr>
              <w:t>企业用户，系统管理员</w:t>
            </w:r>
          </w:p>
        </w:tc>
      </w:tr>
      <w:tr w14:paraId="488686C5">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54E6166">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6AFB5F5E">
            <w:pPr>
              <w:pStyle w:val="30"/>
            </w:pPr>
            <w:r>
              <w:rPr>
                <w:rFonts w:hint="eastAsia"/>
              </w:rPr>
              <w:t>指标设计、审核规则设计、表格设计</w:t>
            </w:r>
          </w:p>
        </w:tc>
      </w:tr>
      <w:tr w14:paraId="4223421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BED0383">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7EACB185">
            <w:pPr>
              <w:pStyle w:val="30"/>
            </w:pPr>
            <w:r>
              <w:rPr>
                <w:rFonts w:hint="eastAsia"/>
              </w:rPr>
              <w:t>无</w:t>
            </w:r>
          </w:p>
        </w:tc>
      </w:tr>
      <w:tr w14:paraId="027E48F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DAC23AE">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2FE1BF8D">
            <w:pPr>
              <w:pStyle w:val="30"/>
            </w:pPr>
            <w:r>
              <w:rPr>
                <w:rFonts w:hint="eastAsia"/>
              </w:rPr>
              <w:t>指标、审核规则、表格</w:t>
            </w:r>
          </w:p>
        </w:tc>
      </w:tr>
      <w:tr w14:paraId="41414FB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1C0C1F4">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1ADD9246">
            <w:pPr>
              <w:pStyle w:val="30"/>
            </w:pPr>
            <w:r>
              <w:rPr>
                <w:rFonts w:hint="eastAsia"/>
              </w:rPr>
              <w:t>国务院薪酬调查统计报表</w:t>
            </w:r>
          </w:p>
        </w:tc>
      </w:tr>
      <w:tr w14:paraId="148FBA8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19CC401">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761812A2">
            <w:pPr>
              <w:pStyle w:val="30"/>
            </w:pPr>
            <w:r>
              <w:rPr>
                <w:rFonts w:hint="eastAsia"/>
              </w:rPr>
              <w:t>报表统计数据</w:t>
            </w:r>
          </w:p>
        </w:tc>
      </w:tr>
      <w:tr w14:paraId="047AA70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8F2AA39">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407931DC">
            <w:pPr>
              <w:pStyle w:val="30"/>
            </w:pPr>
            <w:r>
              <w:rPr>
                <w:rFonts w:hint="eastAsia"/>
              </w:rPr>
              <w:t>无</w:t>
            </w:r>
          </w:p>
        </w:tc>
      </w:tr>
      <w:tr w14:paraId="221E23C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065A249">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060FAAF5">
            <w:pPr>
              <w:pStyle w:val="30"/>
            </w:pPr>
            <w:r>
              <w:rPr>
                <w:rFonts w:hint="eastAsia"/>
              </w:rPr>
              <w:t>无</w:t>
            </w:r>
          </w:p>
        </w:tc>
      </w:tr>
    </w:tbl>
    <w:p w14:paraId="794FCB5B">
      <w:pPr>
        <w:pStyle w:val="7"/>
        <w:numPr>
          <w:ilvl w:val="5"/>
          <w:numId w:val="0"/>
        </w:numPr>
      </w:pPr>
      <w:r>
        <w:rPr>
          <w:rFonts w:hint="eastAsia" w:ascii="Times New Roman" w:hAnsi="Times New Roman" w:cs="宋体"/>
        </w:rPr>
        <w:t xml:space="preserve">6.1.9.2.2.6  </w:t>
      </w:r>
      <w:r>
        <w:rPr>
          <w:rFonts w:hint="eastAsia"/>
        </w:rPr>
        <w:t>工资效益联动评价表统计功能</w:t>
      </w:r>
    </w:p>
    <w:p w14:paraId="05394D23">
      <w:pPr>
        <w:ind w:firstLine="480"/>
      </w:pPr>
      <w:r>
        <w:rPr>
          <w:rFonts w:hint="eastAsia"/>
        </w:rPr>
        <w:t>根据上海市国资委对工资效益联动评价表统计工作的需求，新建工资效益联动评价表统计功能，用于上海市国有企业工资效益联动评价表数据的填报、审核、采集。主要建设内容包括：</w:t>
      </w:r>
    </w:p>
    <w:p w14:paraId="0250DA90">
      <w:pPr>
        <w:ind w:firstLine="480"/>
      </w:pPr>
      <w:r>
        <w:rPr>
          <w:rFonts w:hint="eastAsia"/>
        </w:rPr>
        <w:t>1、工资效益联动评价表任务：新建“2024年工资总额清算”、“2025年工资总额预算”的数据申报任务，根据工资效益联动评价表内容需求，任务包含“企业基本信息”、“工资总额清算表（竞争或金融类、总部）”、“工资总额清算表（竞争或金融类、单户表）”、“工资总额清算表（功能保障类、总部）”等约18张数据报表。用户通过任务功能中，选择“2024年工资总额清算”的报表任务，可进入相关的报表页面中填写数据。</w:t>
      </w:r>
    </w:p>
    <w:p w14:paraId="72DD652E">
      <w:pPr>
        <w:pStyle w:val="25"/>
      </w:pPr>
      <w:r>
        <w:drawing>
          <wp:inline distT="0" distB="0" distL="0" distR="0">
            <wp:extent cx="5274310" cy="2583180"/>
            <wp:effectExtent l="0" t="0" r="2540" b="7620"/>
            <wp:docPr id="270425907" name="图片 270425907" descr="图形用户界面, 表格, Excel&#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907" name="图片 270425907" descr="图形用户界面, 表格, Excel&#10;&#10;AI 生成的内容可能不正确。"/>
                    <pic:cNvPicPr>
                      <a:picLocks noChangeAspect="1"/>
                    </pic:cNvPicPr>
                  </pic:nvPicPr>
                  <pic:blipFill>
                    <a:blip r:embed="rId277"/>
                    <a:stretch>
                      <a:fillRect/>
                    </a:stretch>
                  </pic:blipFill>
                  <pic:spPr>
                    <a:xfrm>
                      <a:off x="0" y="0"/>
                      <a:ext cx="5274310" cy="2583180"/>
                    </a:xfrm>
                    <a:prstGeom prst="rect">
                      <a:avLst/>
                    </a:prstGeom>
                  </pic:spPr>
                </pic:pic>
              </a:graphicData>
            </a:graphic>
          </wp:inline>
        </w:drawing>
      </w:r>
    </w:p>
    <w:p w14:paraId="327F8F9F">
      <w:pPr>
        <w:ind w:firstLine="480"/>
      </w:pPr>
      <w:r>
        <w:rPr>
          <w:rFonts w:hint="eastAsia"/>
        </w:rPr>
        <w:t>2、提取方案：根据工资效益联动评价表的填报要求，新建数据提取方案3个。通过提取方案，提取封面数据、提取上年数据、提取本年数据。用户点击“录入/数据提取”功能，选择需要提取数据的提取方案，系统将根据提取方案中的取数规则，到相应报表任务中提取相应数据。</w:t>
      </w:r>
    </w:p>
    <w:p w14:paraId="62B5A58B">
      <w:pPr>
        <w:ind w:firstLine="480"/>
      </w:pPr>
      <w:r>
        <w:rPr>
          <w:rFonts w:hint="eastAsia"/>
        </w:rPr>
        <w:t>3、审核规则：根据2025年国务院薪酬调查审核要求，新建数据审核规则约853个。通过审核规则功能，可对数据进行报表内部勾稽关系审核及报表间勾稽关系审核，确保上报数据的准确性，例如统一社会信用代码与本企业代码不符！（统一社会信用代码第9位到第17位应与本企业代码一致）用户点击“审核”按钮，系统将根据系统内的审核规则对数据进行审核，并将审核报错信息显示在系统下方。</w:t>
      </w:r>
    </w:p>
    <w:p w14:paraId="6D9CBD14">
      <w:pPr>
        <w:pStyle w:val="25"/>
      </w:pPr>
      <w:r>
        <w:drawing>
          <wp:inline distT="0" distB="0" distL="0" distR="0">
            <wp:extent cx="5274310" cy="585470"/>
            <wp:effectExtent l="0" t="0" r="2540" b="5080"/>
            <wp:docPr id="270425909" name="图片 27042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909" name="图片 270425909"/>
                    <pic:cNvPicPr>
                      <a:picLocks noChangeAspect="1"/>
                    </pic:cNvPicPr>
                  </pic:nvPicPr>
                  <pic:blipFill>
                    <a:blip r:embed="rId278"/>
                    <a:stretch>
                      <a:fillRect/>
                    </a:stretch>
                  </pic:blipFill>
                  <pic:spPr>
                    <a:xfrm>
                      <a:off x="0" y="0"/>
                      <a:ext cx="5274310" cy="585470"/>
                    </a:xfrm>
                    <a:prstGeom prst="rect">
                      <a:avLst/>
                    </a:prstGeom>
                  </pic:spPr>
                </pic:pic>
              </a:graphicData>
            </a:graphic>
          </wp:inline>
        </w:drawing>
      </w:r>
    </w:p>
    <w:p w14:paraId="310EA493">
      <w:pPr>
        <w:ind w:firstLine="480"/>
      </w:pPr>
      <w:r>
        <w:rPr>
          <w:rFonts w:hint="eastAsia"/>
        </w:rPr>
        <w:t>4、功能测试：对新增的各项内容进行功能性测试，确保功能的正常使用。</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7CC2654A">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19CC5C11">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4FF4C8A6">
            <w:pPr>
              <w:pStyle w:val="30"/>
            </w:pPr>
            <w:r>
              <w:t>SRFP_2_7</w:t>
            </w:r>
          </w:p>
        </w:tc>
      </w:tr>
      <w:tr w14:paraId="4DAA36D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8B4B1AE">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57114C55">
            <w:pPr>
              <w:pStyle w:val="30"/>
            </w:pPr>
            <w:r>
              <w:rPr>
                <w:rFonts w:hint="eastAsia"/>
              </w:rPr>
              <w:t>企业用户，系统管理员</w:t>
            </w:r>
          </w:p>
        </w:tc>
      </w:tr>
      <w:tr w14:paraId="752D345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606A768">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1850F755">
            <w:pPr>
              <w:pStyle w:val="30"/>
            </w:pPr>
            <w:r>
              <w:rPr>
                <w:rFonts w:hint="eastAsia"/>
              </w:rPr>
              <w:t>指标设计、审核规则设计、表格设计</w:t>
            </w:r>
          </w:p>
        </w:tc>
      </w:tr>
      <w:tr w14:paraId="75BA847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23E0436">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0034695B">
            <w:pPr>
              <w:pStyle w:val="30"/>
            </w:pPr>
            <w:r>
              <w:rPr>
                <w:rFonts w:hint="eastAsia"/>
              </w:rPr>
              <w:t>无</w:t>
            </w:r>
          </w:p>
        </w:tc>
      </w:tr>
      <w:tr w14:paraId="1BE3BC7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F78190E">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0D65F7E5">
            <w:pPr>
              <w:pStyle w:val="30"/>
            </w:pPr>
            <w:r>
              <w:rPr>
                <w:rFonts w:hint="eastAsia"/>
              </w:rPr>
              <w:t>指标、审核规则、表格</w:t>
            </w:r>
          </w:p>
        </w:tc>
      </w:tr>
      <w:tr w14:paraId="3F7D193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AC13A5C">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31E87FD7">
            <w:pPr>
              <w:pStyle w:val="30"/>
            </w:pPr>
            <w:r>
              <w:rPr>
                <w:rFonts w:hint="eastAsia"/>
              </w:rPr>
              <w:t>工资效益联动评价表统计报表</w:t>
            </w:r>
          </w:p>
        </w:tc>
      </w:tr>
      <w:tr w14:paraId="1C26694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D3D6970">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7802BD55">
            <w:pPr>
              <w:pStyle w:val="30"/>
            </w:pPr>
            <w:r>
              <w:rPr>
                <w:rFonts w:hint="eastAsia"/>
              </w:rPr>
              <w:t>报表统计数据</w:t>
            </w:r>
          </w:p>
        </w:tc>
      </w:tr>
      <w:tr w14:paraId="6C5AEE8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8A29FE5">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61DCBD66">
            <w:pPr>
              <w:pStyle w:val="30"/>
            </w:pPr>
            <w:r>
              <w:rPr>
                <w:rFonts w:hint="eastAsia"/>
              </w:rPr>
              <w:t>无</w:t>
            </w:r>
          </w:p>
        </w:tc>
      </w:tr>
      <w:tr w14:paraId="20B5DCD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77CE61D">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0D94CE2A">
            <w:pPr>
              <w:pStyle w:val="30"/>
            </w:pPr>
            <w:r>
              <w:rPr>
                <w:rFonts w:hint="eastAsia"/>
              </w:rPr>
              <w:t>无</w:t>
            </w:r>
          </w:p>
        </w:tc>
      </w:tr>
    </w:tbl>
    <w:p w14:paraId="7BE57400">
      <w:pPr>
        <w:pStyle w:val="7"/>
        <w:numPr>
          <w:ilvl w:val="5"/>
          <w:numId w:val="0"/>
        </w:numPr>
      </w:pPr>
      <w:r>
        <w:rPr>
          <w:rFonts w:hint="eastAsia" w:ascii="Times New Roman" w:hAnsi="Times New Roman" w:cs="宋体"/>
        </w:rPr>
        <w:t xml:space="preserve">6.1.9.2.2.7  </w:t>
      </w:r>
      <w:r>
        <w:rPr>
          <w:rFonts w:hint="eastAsia"/>
        </w:rPr>
        <w:t>人工成本情况表统计功能</w:t>
      </w:r>
    </w:p>
    <w:p w14:paraId="2CA00CAD">
      <w:pPr>
        <w:ind w:firstLine="480"/>
      </w:pPr>
      <w:r>
        <w:rPr>
          <w:rFonts w:hint="eastAsia"/>
        </w:rPr>
        <w:t>根据上海市国资委对人工成本情况表统计工作的需求，新建人工成本情况表统计功能，用于2024年上海市国有企业人工成本情况表数据的填报、审核、采集。主要建设内容包括：</w:t>
      </w:r>
    </w:p>
    <w:p w14:paraId="13131940">
      <w:pPr>
        <w:ind w:firstLine="480"/>
      </w:pPr>
      <w:r>
        <w:rPr>
          <w:rFonts w:hint="eastAsia"/>
        </w:rPr>
        <w:t>1、人工成本情况表任务：新建“2024年人工成本情况表”的数据申报任务，根据工资效益联动评价表内容需求，任务包含“封面表”、“人力资源情况表（企财09表）”、 “人工成本主要分析指标表（计算机自动生成）”共3张数据报表。用户通过任务功能中，选择“2024年人工成本情况表”的报表任务，可进入相关的报表页面中填写数据。</w:t>
      </w:r>
    </w:p>
    <w:p w14:paraId="5EBC5BE7">
      <w:pPr>
        <w:pStyle w:val="25"/>
      </w:pPr>
      <w:r>
        <w:drawing>
          <wp:inline distT="0" distB="0" distL="0" distR="0">
            <wp:extent cx="5274310" cy="2130425"/>
            <wp:effectExtent l="0" t="0" r="2540" b="3175"/>
            <wp:docPr id="270425910" name="图片 270425910"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910" name="图片 270425910" descr="表格&#10;&#10;AI 生成的内容可能不正确。"/>
                    <pic:cNvPicPr>
                      <a:picLocks noChangeAspect="1"/>
                    </pic:cNvPicPr>
                  </pic:nvPicPr>
                  <pic:blipFill>
                    <a:blip r:embed="rId279"/>
                    <a:stretch>
                      <a:fillRect/>
                    </a:stretch>
                  </pic:blipFill>
                  <pic:spPr>
                    <a:xfrm>
                      <a:off x="0" y="0"/>
                      <a:ext cx="5274310" cy="2130425"/>
                    </a:xfrm>
                    <a:prstGeom prst="rect">
                      <a:avLst/>
                    </a:prstGeom>
                  </pic:spPr>
                </pic:pic>
              </a:graphicData>
            </a:graphic>
          </wp:inline>
        </w:drawing>
      </w:r>
    </w:p>
    <w:p w14:paraId="7B1E9AD6">
      <w:pPr>
        <w:ind w:firstLine="480"/>
      </w:pPr>
      <w:r>
        <w:rPr>
          <w:rFonts w:hint="eastAsia"/>
        </w:rPr>
        <w:t>2、数据转换方案：整理和上传人工成本情况数据，从国有企业财务决算任务中传输相关数据。</w:t>
      </w:r>
    </w:p>
    <w:p w14:paraId="6026EF7D">
      <w:pPr>
        <w:ind w:firstLine="480"/>
      </w:pPr>
      <w:r>
        <w:rPr>
          <w:rFonts w:hint="eastAsia"/>
        </w:rPr>
        <w:t>3、功能测试：对新增的各项内容进行功能性测试，确保功能的正常使用。</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22A6ABC1">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50BE700B">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34DD2379">
            <w:pPr>
              <w:pStyle w:val="30"/>
            </w:pPr>
            <w:r>
              <w:t>SRFP_2_8</w:t>
            </w:r>
          </w:p>
        </w:tc>
      </w:tr>
      <w:tr w14:paraId="773CA69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F17D9EF">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0110A954">
            <w:pPr>
              <w:pStyle w:val="30"/>
            </w:pPr>
            <w:r>
              <w:rPr>
                <w:rFonts w:hint="eastAsia"/>
              </w:rPr>
              <w:t>企业用户，系统管理员</w:t>
            </w:r>
          </w:p>
        </w:tc>
      </w:tr>
      <w:tr w14:paraId="46C4AC0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CD0266E">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085F3018">
            <w:pPr>
              <w:pStyle w:val="30"/>
            </w:pPr>
            <w:r>
              <w:rPr>
                <w:rFonts w:hint="eastAsia"/>
              </w:rPr>
              <w:t>指标设计、表格设计</w:t>
            </w:r>
          </w:p>
        </w:tc>
      </w:tr>
      <w:tr w14:paraId="17DE4CC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207B7C6">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7D21E1BF">
            <w:pPr>
              <w:pStyle w:val="30"/>
            </w:pPr>
            <w:r>
              <w:rPr>
                <w:rFonts w:hint="eastAsia"/>
              </w:rPr>
              <w:t>无</w:t>
            </w:r>
          </w:p>
        </w:tc>
      </w:tr>
      <w:tr w14:paraId="5F214E1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63470E5">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64DBCBAB">
            <w:pPr>
              <w:pStyle w:val="30"/>
            </w:pPr>
            <w:r>
              <w:rPr>
                <w:rFonts w:hint="eastAsia"/>
              </w:rPr>
              <w:t>指标、表格</w:t>
            </w:r>
          </w:p>
        </w:tc>
      </w:tr>
      <w:tr w14:paraId="4325E19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BBDA292">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55128930">
            <w:pPr>
              <w:pStyle w:val="30"/>
            </w:pPr>
            <w:r>
              <w:rPr>
                <w:rFonts w:hint="eastAsia"/>
              </w:rPr>
              <w:t>人工成本情况表统计报表</w:t>
            </w:r>
          </w:p>
        </w:tc>
      </w:tr>
      <w:tr w14:paraId="290323D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F4C0798">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42CC0C5D">
            <w:pPr>
              <w:pStyle w:val="30"/>
            </w:pPr>
            <w:r>
              <w:rPr>
                <w:rFonts w:hint="eastAsia"/>
              </w:rPr>
              <w:t>报表统计数据</w:t>
            </w:r>
          </w:p>
        </w:tc>
      </w:tr>
      <w:tr w14:paraId="4C5A72E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8823FE6">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37DA4A20">
            <w:pPr>
              <w:pStyle w:val="30"/>
            </w:pPr>
            <w:r>
              <w:rPr>
                <w:rFonts w:hint="eastAsia"/>
              </w:rPr>
              <w:t>无</w:t>
            </w:r>
          </w:p>
        </w:tc>
      </w:tr>
      <w:tr w14:paraId="412E015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4F81556">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7C576E43">
            <w:pPr>
              <w:pStyle w:val="30"/>
            </w:pPr>
            <w:r>
              <w:rPr>
                <w:rFonts w:hint="eastAsia"/>
              </w:rPr>
              <w:t>无</w:t>
            </w:r>
          </w:p>
        </w:tc>
      </w:tr>
    </w:tbl>
    <w:p w14:paraId="1CF744E6">
      <w:pPr>
        <w:pStyle w:val="7"/>
        <w:numPr>
          <w:ilvl w:val="5"/>
          <w:numId w:val="0"/>
        </w:numPr>
      </w:pPr>
      <w:r>
        <w:rPr>
          <w:rFonts w:hint="eastAsia" w:ascii="Times New Roman" w:hAnsi="Times New Roman" w:cs="宋体"/>
        </w:rPr>
        <w:t xml:space="preserve">6.1.9.2.2.8  </w:t>
      </w:r>
      <w:r>
        <w:rPr>
          <w:rFonts w:hint="eastAsia"/>
        </w:rPr>
        <w:t>人工成本月报表统计功能</w:t>
      </w:r>
    </w:p>
    <w:p w14:paraId="551AE58C">
      <w:pPr>
        <w:ind w:firstLine="480"/>
      </w:pPr>
      <w:r>
        <w:rPr>
          <w:rFonts w:hint="eastAsia"/>
        </w:rPr>
        <w:t>根据上海市国资委对人工成本月报表统计工作的需求，新建人工成本月报表统计功能，用于2025年上海市国有企业人工成本月报表数据的导入、审核、采集。主要建设内容包括：</w:t>
      </w:r>
    </w:p>
    <w:p w14:paraId="03E51C55">
      <w:pPr>
        <w:ind w:firstLine="480"/>
      </w:pPr>
      <w:r>
        <w:rPr>
          <w:rFonts w:hint="eastAsia"/>
        </w:rPr>
        <w:t>1、人工成本月报表任务：新建“2025年人工成本月报表”的数据申报任务，根据人工成本月报表内容需求，任务包含“封面表”、“快报同环比对比（其他经济指标）”、“快报同环比对比（其他经济指标合并）”共3张数据报表。用户通过任务功能中，选择“2025年人工成本月报表”的报表任务，可进入相关的报表页面中填写数据。</w:t>
      </w:r>
    </w:p>
    <w:p w14:paraId="077C8EA6">
      <w:pPr>
        <w:pStyle w:val="25"/>
      </w:pPr>
      <w:r>
        <w:drawing>
          <wp:inline distT="0" distB="0" distL="0" distR="0">
            <wp:extent cx="5274310" cy="2365375"/>
            <wp:effectExtent l="0" t="0" r="2540" b="6350"/>
            <wp:docPr id="270425911" name="图片 270425911" descr="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911" name="图片 270425911" descr="应用程序&#10;&#10;AI 生成的内容可能不正确。"/>
                    <pic:cNvPicPr>
                      <a:picLocks noChangeAspect="1"/>
                    </pic:cNvPicPr>
                  </pic:nvPicPr>
                  <pic:blipFill>
                    <a:blip r:embed="rId280"/>
                    <a:stretch>
                      <a:fillRect/>
                    </a:stretch>
                  </pic:blipFill>
                  <pic:spPr>
                    <a:xfrm>
                      <a:off x="0" y="0"/>
                      <a:ext cx="5274310" cy="2365375"/>
                    </a:xfrm>
                    <a:prstGeom prst="rect">
                      <a:avLst/>
                    </a:prstGeom>
                  </pic:spPr>
                </pic:pic>
              </a:graphicData>
            </a:graphic>
          </wp:inline>
        </w:drawing>
      </w:r>
    </w:p>
    <w:p w14:paraId="50791865">
      <w:pPr>
        <w:ind w:firstLine="480"/>
      </w:pPr>
      <w:r>
        <w:rPr>
          <w:rFonts w:hint="eastAsia"/>
        </w:rPr>
        <w:t>2、审核规则：根据2025年人工成本月报表审核要求，新建数据审核规则约100个。通过审核规则功能，可对数据进行报表内部勾稽关系审核及报表间勾稽关系审核，确保上报数据的准确性，例如当月【职工人数（人）（不含劳务派遣人员）本年累计】：同比增幅 &gt;=10% 或 &lt;=  - 10%,请阐述原因。用户点击“审核”按钮，系统将根据系统内的审核规则对数据进行审核，并将审核报错信息显示在系统下方。</w:t>
      </w:r>
    </w:p>
    <w:p w14:paraId="50A9CD55">
      <w:pPr>
        <w:pStyle w:val="25"/>
      </w:pPr>
      <w:r>
        <w:drawing>
          <wp:inline distT="0" distB="0" distL="0" distR="0">
            <wp:extent cx="5274310" cy="782320"/>
            <wp:effectExtent l="0" t="0" r="2540" b="8255"/>
            <wp:docPr id="270425912" name="图片 27042591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912" name="图片 270425912" descr="图形用户界面, 文本, 应用程序&#10;&#10;AI 生成的内容可能不正确。"/>
                    <pic:cNvPicPr>
                      <a:picLocks noChangeAspect="1"/>
                    </pic:cNvPicPr>
                  </pic:nvPicPr>
                  <pic:blipFill>
                    <a:blip r:embed="rId281"/>
                    <a:stretch>
                      <a:fillRect/>
                    </a:stretch>
                  </pic:blipFill>
                  <pic:spPr>
                    <a:xfrm>
                      <a:off x="0" y="0"/>
                      <a:ext cx="5274310" cy="782320"/>
                    </a:xfrm>
                    <a:prstGeom prst="rect">
                      <a:avLst/>
                    </a:prstGeom>
                  </pic:spPr>
                </pic:pic>
              </a:graphicData>
            </a:graphic>
          </wp:inline>
        </w:drawing>
      </w:r>
    </w:p>
    <w:p w14:paraId="1D370C46">
      <w:pPr>
        <w:ind w:firstLine="480"/>
      </w:pPr>
      <w:r>
        <w:rPr>
          <w:rFonts w:hint="eastAsia"/>
        </w:rPr>
        <w:t>3、数据转换方案：树形建设、3张报表数据转换对接、根据月报数据按照分析模板生成相应报告并发布，主要目的是将月报数据进行分类分析，掌握监管企业各集团工资总额月度变化情况。</w:t>
      </w:r>
    </w:p>
    <w:p w14:paraId="63DE9D76">
      <w:pPr>
        <w:pStyle w:val="25"/>
      </w:pPr>
      <w:r>
        <w:drawing>
          <wp:inline distT="0" distB="0" distL="0" distR="0">
            <wp:extent cx="5274310" cy="2907665"/>
            <wp:effectExtent l="0" t="0" r="2540" b="6985"/>
            <wp:docPr id="270425915" name="图片 270425915"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915" name="图片 270425915" descr="图形用户界面, 应用程序, 表格&#10;&#10;AI 生成的内容可能不正确。"/>
                    <pic:cNvPicPr>
                      <a:picLocks noChangeAspect="1"/>
                    </pic:cNvPicPr>
                  </pic:nvPicPr>
                  <pic:blipFill>
                    <a:blip r:embed="rId282"/>
                    <a:stretch>
                      <a:fillRect/>
                    </a:stretch>
                  </pic:blipFill>
                  <pic:spPr>
                    <a:xfrm>
                      <a:off x="0" y="0"/>
                      <a:ext cx="5274310" cy="2907665"/>
                    </a:xfrm>
                    <a:prstGeom prst="rect">
                      <a:avLst/>
                    </a:prstGeom>
                  </pic:spPr>
                </pic:pic>
              </a:graphicData>
            </a:graphic>
          </wp:inline>
        </w:drawing>
      </w:r>
    </w:p>
    <w:p w14:paraId="6E4BB55F">
      <w:pPr>
        <w:ind w:firstLine="480"/>
      </w:pPr>
      <w:r>
        <w:rPr>
          <w:rFonts w:hint="eastAsia"/>
        </w:rPr>
        <w:t>4、校验优化：将财务预算、月报数据接入收入分配，根据审核要求，强化审核要点，简化审核步骤，设置审核校验 ，提示审核内容，导出审核结果</w:t>
      </w:r>
    </w:p>
    <w:p w14:paraId="6979E0DD">
      <w:pPr>
        <w:pStyle w:val="25"/>
      </w:pPr>
      <w:r>
        <w:drawing>
          <wp:inline distT="0" distB="0" distL="0" distR="0">
            <wp:extent cx="5274310" cy="2931795"/>
            <wp:effectExtent l="0" t="0" r="2540" b="1905"/>
            <wp:docPr id="270425913" name="图片 270425913"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913" name="图片 270425913" descr="图形用户界面, 文本&#10;&#10;AI 生成的内容可能不正确。"/>
                    <pic:cNvPicPr>
                      <a:picLocks noChangeAspect="1"/>
                    </pic:cNvPicPr>
                  </pic:nvPicPr>
                  <pic:blipFill>
                    <a:blip r:embed="rId283"/>
                    <a:stretch>
                      <a:fillRect/>
                    </a:stretch>
                  </pic:blipFill>
                  <pic:spPr>
                    <a:xfrm>
                      <a:off x="0" y="0"/>
                      <a:ext cx="5274310" cy="2931795"/>
                    </a:xfrm>
                    <a:prstGeom prst="rect">
                      <a:avLst/>
                    </a:prstGeom>
                  </pic:spPr>
                </pic:pic>
              </a:graphicData>
            </a:graphic>
          </wp:inline>
        </w:drawing>
      </w:r>
    </w:p>
    <w:p w14:paraId="03B47919">
      <w:pPr>
        <w:ind w:firstLine="480"/>
      </w:pPr>
      <w:r>
        <w:rPr>
          <w:rFonts w:hint="eastAsia"/>
        </w:rPr>
        <w:t>5、功能测试：对新增的各项内容进行功能性测试，确保功能的正常使用。</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1B15CD72">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3D965C65">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4C635DE4">
            <w:pPr>
              <w:pStyle w:val="30"/>
            </w:pPr>
            <w:r>
              <w:t>SRFP_2_9</w:t>
            </w:r>
          </w:p>
        </w:tc>
      </w:tr>
      <w:tr w14:paraId="6453E75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E774B2F">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318C0977">
            <w:pPr>
              <w:pStyle w:val="30"/>
            </w:pPr>
            <w:r>
              <w:rPr>
                <w:rFonts w:hint="eastAsia"/>
              </w:rPr>
              <w:t>企业用户，系统管理员</w:t>
            </w:r>
          </w:p>
        </w:tc>
      </w:tr>
      <w:tr w14:paraId="34A7CD7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1DE7E33">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4F9C2798">
            <w:pPr>
              <w:pStyle w:val="30"/>
            </w:pPr>
            <w:r>
              <w:rPr>
                <w:rFonts w:hint="eastAsia"/>
              </w:rPr>
              <w:t>指标设计、审核规则设计、表格设计</w:t>
            </w:r>
          </w:p>
        </w:tc>
      </w:tr>
      <w:tr w14:paraId="5657E02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482E1AB">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4C182BDF">
            <w:pPr>
              <w:pStyle w:val="30"/>
            </w:pPr>
            <w:r>
              <w:rPr>
                <w:rFonts w:hint="eastAsia"/>
              </w:rPr>
              <w:t>无</w:t>
            </w:r>
          </w:p>
        </w:tc>
      </w:tr>
      <w:tr w14:paraId="12F9A4E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4401A35">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2A3A2066">
            <w:pPr>
              <w:pStyle w:val="30"/>
            </w:pPr>
            <w:r>
              <w:rPr>
                <w:rFonts w:hint="eastAsia"/>
              </w:rPr>
              <w:t>指标、审核规则、表格</w:t>
            </w:r>
          </w:p>
        </w:tc>
      </w:tr>
      <w:tr w14:paraId="0CD2A0F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E38D099">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34A72F69">
            <w:pPr>
              <w:pStyle w:val="30"/>
            </w:pPr>
            <w:r>
              <w:rPr>
                <w:rFonts w:hint="eastAsia"/>
              </w:rPr>
              <w:t>人工成本月报表统计报表</w:t>
            </w:r>
          </w:p>
        </w:tc>
      </w:tr>
      <w:tr w14:paraId="611DE2D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7760B0F">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5693046E">
            <w:pPr>
              <w:pStyle w:val="30"/>
            </w:pPr>
            <w:r>
              <w:rPr>
                <w:rFonts w:hint="eastAsia"/>
              </w:rPr>
              <w:t>报表统计数据</w:t>
            </w:r>
          </w:p>
        </w:tc>
      </w:tr>
      <w:tr w14:paraId="3EF1F85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293A3F3">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05057F51">
            <w:pPr>
              <w:pStyle w:val="30"/>
            </w:pPr>
            <w:r>
              <w:rPr>
                <w:rFonts w:hint="eastAsia"/>
              </w:rPr>
              <w:t>无</w:t>
            </w:r>
          </w:p>
        </w:tc>
      </w:tr>
      <w:tr w14:paraId="244600D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3D0874E">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51E39E8A">
            <w:pPr>
              <w:pStyle w:val="30"/>
            </w:pPr>
            <w:r>
              <w:rPr>
                <w:rFonts w:hint="eastAsia"/>
              </w:rPr>
              <w:t>无</w:t>
            </w:r>
          </w:p>
        </w:tc>
      </w:tr>
    </w:tbl>
    <w:p w14:paraId="2C9B9A8A">
      <w:pPr>
        <w:pStyle w:val="7"/>
        <w:numPr>
          <w:ilvl w:val="5"/>
          <w:numId w:val="0"/>
        </w:numPr>
      </w:pPr>
      <w:r>
        <w:rPr>
          <w:rFonts w:hint="eastAsia" w:ascii="Times New Roman" w:hAnsi="Times New Roman" w:cs="宋体"/>
        </w:rPr>
        <w:t xml:space="preserve">6.1.9.2.2.9  </w:t>
      </w:r>
      <w:r>
        <w:rPr>
          <w:rFonts w:hint="eastAsia"/>
        </w:rPr>
        <w:t>快速查询模板功能</w:t>
      </w:r>
    </w:p>
    <w:p w14:paraId="688476D3">
      <w:pPr>
        <w:ind w:firstLine="480"/>
      </w:pPr>
      <w:r>
        <w:rPr>
          <w:rFonts w:hint="eastAsia"/>
        </w:rPr>
        <w:t>根据要求对系统中已有数据进行抓取、汇总并制作相应的分析报表查询模板，具体分析报表包括但不限于历年基数与据实列支的项目情况表、清算评价表、收入分配情况分析报告附表，企业树形表通过打标签形式制作快速查询模板表（无人，特殊单列类型，是否纳入,特殊企业情况等等）。</w:t>
      </w:r>
    </w:p>
    <w:p w14:paraId="3CCF5C90">
      <w:pPr>
        <w:pStyle w:val="25"/>
      </w:pPr>
      <w:r>
        <w:drawing>
          <wp:inline distT="0" distB="0" distL="0" distR="0">
            <wp:extent cx="5274310" cy="1525270"/>
            <wp:effectExtent l="0" t="0" r="2540" b="8255"/>
            <wp:docPr id="270425908" name="图片 270425908"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908" name="图片 270425908" descr="图形用户界面, 应用程序, Word&#10;&#10;AI 生成的内容可能不正确。"/>
                    <pic:cNvPicPr>
                      <a:picLocks noChangeAspect="1"/>
                    </pic:cNvPicPr>
                  </pic:nvPicPr>
                  <pic:blipFill>
                    <a:blip r:embed="rId284"/>
                    <a:stretch>
                      <a:fillRect/>
                    </a:stretch>
                  </pic:blipFill>
                  <pic:spPr>
                    <a:xfrm>
                      <a:off x="0" y="0"/>
                      <a:ext cx="5274310" cy="1525270"/>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3ECBBCA3">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shd w:val="clear" w:color="auto" w:fill="D9D9D9"/>
            <w:vAlign w:val="center"/>
          </w:tcPr>
          <w:p w14:paraId="7A1EC6F7">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09C3FCF3">
            <w:pPr>
              <w:pStyle w:val="30"/>
            </w:pPr>
            <w:r>
              <w:t>SRFP_2_10</w:t>
            </w:r>
          </w:p>
        </w:tc>
      </w:tr>
      <w:tr w14:paraId="61F8477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shd w:val="clear" w:color="auto" w:fill="D9D9D9"/>
            <w:vAlign w:val="center"/>
          </w:tcPr>
          <w:p w14:paraId="29108232">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795F8EDA">
            <w:pPr>
              <w:pStyle w:val="30"/>
            </w:pPr>
            <w:r>
              <w:rPr>
                <w:rFonts w:hint="eastAsia"/>
              </w:rPr>
              <w:t>企业用户，国资用户，系统管理员</w:t>
            </w:r>
          </w:p>
        </w:tc>
      </w:tr>
      <w:tr w14:paraId="6D55930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shd w:val="clear" w:color="auto" w:fill="D9D9D9"/>
            <w:vAlign w:val="center"/>
          </w:tcPr>
          <w:p w14:paraId="0CDA8D41">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3769B51B">
            <w:pPr>
              <w:pStyle w:val="30"/>
            </w:pPr>
            <w:r>
              <w:rPr>
                <w:rFonts w:hint="eastAsia"/>
              </w:rPr>
              <w:t>企业选择、数据抓取</w:t>
            </w:r>
          </w:p>
        </w:tc>
      </w:tr>
      <w:tr w14:paraId="25C317B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shd w:val="clear" w:color="auto" w:fill="D9D9D9"/>
            <w:vAlign w:val="center"/>
          </w:tcPr>
          <w:p w14:paraId="06F5E1DD">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21E693DC">
            <w:pPr>
              <w:pStyle w:val="30"/>
            </w:pPr>
            <w:r>
              <w:rPr>
                <w:rFonts w:hint="eastAsia"/>
              </w:rPr>
              <w:t>无</w:t>
            </w:r>
          </w:p>
        </w:tc>
      </w:tr>
      <w:tr w14:paraId="559885F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shd w:val="clear" w:color="auto" w:fill="D9D9D9"/>
            <w:vAlign w:val="center"/>
          </w:tcPr>
          <w:p w14:paraId="4871BB8B">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4E34AB32">
            <w:pPr>
              <w:pStyle w:val="30"/>
            </w:pPr>
            <w:r>
              <w:rPr>
                <w:rFonts w:hint="eastAsia"/>
              </w:rPr>
              <w:t>查询模板</w:t>
            </w:r>
          </w:p>
        </w:tc>
      </w:tr>
      <w:tr w14:paraId="5491FF2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shd w:val="clear" w:color="auto" w:fill="D9D9D9"/>
            <w:vAlign w:val="center"/>
          </w:tcPr>
          <w:p w14:paraId="5759192B">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102773CB">
            <w:pPr>
              <w:pStyle w:val="30"/>
            </w:pPr>
            <w:r>
              <w:rPr>
                <w:rFonts w:hint="eastAsia"/>
              </w:rPr>
              <w:t>查询模板结果数据</w:t>
            </w:r>
          </w:p>
        </w:tc>
      </w:tr>
      <w:tr w14:paraId="3022966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shd w:val="clear" w:color="auto" w:fill="D9D9D9"/>
            <w:vAlign w:val="center"/>
          </w:tcPr>
          <w:p w14:paraId="7FF71F4F">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46792238">
            <w:pPr>
              <w:pStyle w:val="30"/>
            </w:pPr>
            <w:r>
              <w:rPr>
                <w:rFonts w:hint="eastAsia"/>
              </w:rPr>
              <w:t>报表统计数据</w:t>
            </w:r>
          </w:p>
        </w:tc>
      </w:tr>
      <w:tr w14:paraId="215467A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shd w:val="clear" w:color="auto" w:fill="D9D9D9"/>
            <w:vAlign w:val="center"/>
          </w:tcPr>
          <w:p w14:paraId="39F017DA">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4ACFCF66">
            <w:pPr>
              <w:pStyle w:val="30"/>
            </w:pPr>
            <w:r>
              <w:rPr>
                <w:rFonts w:hint="eastAsia"/>
              </w:rPr>
              <w:t>无</w:t>
            </w:r>
          </w:p>
        </w:tc>
      </w:tr>
      <w:tr w14:paraId="7553112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shd w:val="clear" w:color="auto" w:fill="D9D9D9"/>
            <w:vAlign w:val="center"/>
          </w:tcPr>
          <w:p w14:paraId="3E194537">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6A8116C2">
            <w:pPr>
              <w:pStyle w:val="30"/>
            </w:pPr>
            <w:r>
              <w:rPr>
                <w:rFonts w:hint="eastAsia"/>
              </w:rPr>
              <w:t>无</w:t>
            </w:r>
          </w:p>
        </w:tc>
      </w:tr>
    </w:tbl>
    <w:p w14:paraId="0EC4F41C">
      <w:pPr>
        <w:ind w:firstLine="0" w:firstLineChars="0"/>
      </w:pPr>
    </w:p>
    <w:p w14:paraId="34D596D6">
      <w:pPr>
        <w:pStyle w:val="6"/>
        <w:numPr>
          <w:ilvl w:val="4"/>
          <w:numId w:val="0"/>
        </w:numPr>
      </w:pPr>
      <w:r>
        <w:rPr>
          <w:rFonts w:hint="eastAsia" w:eastAsia="宋体" w:cs="宋体"/>
        </w:rPr>
        <w:t xml:space="preserve">6.1.9.2.3  </w:t>
      </w:r>
      <w:r>
        <w:rPr>
          <w:rFonts w:hint="eastAsia"/>
        </w:rPr>
        <w:t>预算偏离预警</w:t>
      </w:r>
    </w:p>
    <w:p w14:paraId="01086038">
      <w:pPr>
        <w:ind w:firstLine="480"/>
      </w:pPr>
      <w:r>
        <w:rPr>
          <w:rFonts w:hint="eastAsia"/>
        </w:rPr>
        <w:t>节点预警管理-预警指标管理，包括预警指标名称、预警指标大类、预警指标代码灯进行管理配置，预警指标新增、删除、修改、查询等，支持对预警指标按照不同行业，不同企业进行分类管理与统计。</w:t>
      </w:r>
    </w:p>
    <w:p w14:paraId="395FFAF8">
      <w:pPr>
        <w:ind w:firstLine="480"/>
      </w:pPr>
      <w:r>
        <w:rPr>
          <w:rFonts w:hint="eastAsia"/>
        </w:rPr>
        <w:t>此次完善数据预警机制，保障委内业务监管需求。提升收入分配体系的预警预判能力，建立预警闭环管理机制，新增了将月度快报数据与预算数据相结合，计算每月执行率情况，设置审核公式，对预算执行偏离度较大的企业进行提醒。</w:t>
      </w:r>
    </w:p>
    <w:p w14:paraId="322BBF88">
      <w:pPr>
        <w:pStyle w:val="25"/>
      </w:pPr>
      <w:r>
        <w:drawing>
          <wp:inline distT="0" distB="0" distL="0" distR="0">
            <wp:extent cx="5274310" cy="2632075"/>
            <wp:effectExtent l="0" t="0" r="2540" b="6350"/>
            <wp:docPr id="61" name="图片 61"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图形用户界面, 应用程序, 表格&#10;&#10;描述已自动生成"/>
                    <pic:cNvPicPr>
                      <a:picLocks noChangeAspect="1"/>
                    </pic:cNvPicPr>
                  </pic:nvPicPr>
                  <pic:blipFill>
                    <a:blip r:embed="rId285"/>
                    <a:stretch>
                      <a:fillRect/>
                    </a:stretch>
                  </pic:blipFill>
                  <pic:spPr>
                    <a:xfrm>
                      <a:off x="0" y="0"/>
                      <a:ext cx="5274310" cy="2632075"/>
                    </a:xfrm>
                    <a:prstGeom prst="rect">
                      <a:avLst/>
                    </a:prstGeom>
                  </pic:spPr>
                </pic:pic>
              </a:graphicData>
            </a:graphic>
          </wp:inline>
        </w:drawing>
      </w:r>
    </w:p>
    <w:p w14:paraId="535F95A1">
      <w:pPr>
        <w:pStyle w:val="25"/>
      </w:pPr>
      <w:r>
        <w:drawing>
          <wp:inline distT="0" distB="0" distL="0" distR="0">
            <wp:extent cx="5274310" cy="774700"/>
            <wp:effectExtent l="0" t="0" r="2540" b="6350"/>
            <wp:docPr id="599260094" name="图片 599260094" descr="日程表&#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60094" name="图片 599260094" descr="日程表&#10;&#10;低可信度描述已自动生成"/>
                    <pic:cNvPicPr>
                      <a:picLocks noChangeAspect="1"/>
                    </pic:cNvPicPr>
                  </pic:nvPicPr>
                  <pic:blipFill>
                    <a:blip r:embed="rId265"/>
                    <a:stretch>
                      <a:fillRect/>
                    </a:stretch>
                  </pic:blipFill>
                  <pic:spPr>
                    <a:xfrm>
                      <a:off x="0" y="0"/>
                      <a:ext cx="5274310" cy="774700"/>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11518384">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14FC176F">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261BBDEA">
            <w:pPr>
              <w:pStyle w:val="30"/>
            </w:pPr>
            <w:r>
              <w:rPr>
                <w:rFonts w:hint="eastAsia"/>
              </w:rPr>
              <w:t>SRFP_2_3</w:t>
            </w:r>
          </w:p>
        </w:tc>
      </w:tr>
      <w:tr w14:paraId="21255AB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F2F19B2">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4CF9AB16">
            <w:pPr>
              <w:pStyle w:val="30"/>
            </w:pPr>
            <w:r>
              <w:rPr>
                <w:rFonts w:hint="eastAsia"/>
              </w:rPr>
              <w:t>国资委用户，系统管理员</w:t>
            </w:r>
          </w:p>
        </w:tc>
      </w:tr>
      <w:tr w14:paraId="144876F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115CB4A">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2C24A130">
            <w:pPr>
              <w:pStyle w:val="30"/>
            </w:pPr>
            <w:r>
              <w:rPr>
                <w:rFonts w:hint="eastAsia"/>
              </w:rPr>
              <w:t>国资预算、国资快报数据转换，设置偏离度审核</w:t>
            </w:r>
          </w:p>
        </w:tc>
      </w:tr>
      <w:tr w14:paraId="12B7FE2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B08DB57">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5DD36AE0">
            <w:pPr>
              <w:pStyle w:val="30"/>
            </w:pPr>
            <w:r>
              <w:rPr>
                <w:rFonts w:hint="eastAsia"/>
              </w:rPr>
              <w:t>无</w:t>
            </w:r>
          </w:p>
        </w:tc>
      </w:tr>
      <w:tr w14:paraId="66CBA37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79DCB6D">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3B91E359">
            <w:pPr>
              <w:pStyle w:val="30"/>
            </w:pPr>
            <w:r>
              <w:rPr>
                <w:rFonts w:hint="eastAsia"/>
              </w:rPr>
              <w:t>选择国有企业人工成本月度报表，点击计算、审核</w:t>
            </w:r>
          </w:p>
        </w:tc>
      </w:tr>
      <w:tr w14:paraId="2A6A858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D4C3AFF">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608005C7">
            <w:pPr>
              <w:pStyle w:val="30"/>
            </w:pPr>
            <w:r>
              <w:rPr>
                <w:rFonts w:hint="eastAsia"/>
              </w:rPr>
              <w:t>每月执行率情况，预算执行偏离度较大提示</w:t>
            </w:r>
          </w:p>
        </w:tc>
      </w:tr>
      <w:tr w14:paraId="086D53F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391448A">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06FF3A54">
            <w:pPr>
              <w:pStyle w:val="30"/>
            </w:pPr>
            <w:r>
              <w:rPr>
                <w:rFonts w:hint="eastAsia"/>
              </w:rPr>
              <w:t>成功显示计算结果，成功提示预算执行偏离度较大。</w:t>
            </w:r>
          </w:p>
        </w:tc>
      </w:tr>
      <w:tr w14:paraId="49A2F1D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53B5EC8">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31B00B01">
            <w:pPr>
              <w:pStyle w:val="30"/>
            </w:pPr>
            <w:r>
              <w:rPr>
                <w:rFonts w:hint="eastAsia"/>
              </w:rPr>
              <w:t>数据转换失败</w:t>
            </w:r>
          </w:p>
        </w:tc>
      </w:tr>
      <w:tr w14:paraId="1A89138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B259696">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3C0EB02A">
            <w:pPr>
              <w:pStyle w:val="30"/>
            </w:pPr>
            <w:r>
              <w:rPr>
                <w:rFonts w:hint="eastAsia"/>
              </w:rPr>
              <w:t>无</w:t>
            </w:r>
          </w:p>
        </w:tc>
      </w:tr>
    </w:tbl>
    <w:p w14:paraId="17BED479">
      <w:pPr>
        <w:pStyle w:val="5"/>
        <w:numPr>
          <w:ilvl w:val="3"/>
          <w:numId w:val="0"/>
        </w:numPr>
      </w:pPr>
      <w:r>
        <w:rPr>
          <w:rFonts w:hint="eastAsia" w:cs="宋体"/>
        </w:rPr>
        <w:t xml:space="preserve">6.1.9.3  </w:t>
      </w:r>
      <w:r>
        <w:rPr>
          <w:rFonts w:hint="eastAsia"/>
        </w:rPr>
        <w:t>数据查询管理</w:t>
      </w:r>
    </w:p>
    <w:p w14:paraId="0EE9E2CD">
      <w:pPr>
        <w:ind w:firstLine="480"/>
      </w:pPr>
      <w:r>
        <w:rPr>
          <w:rFonts w:hint="eastAsia"/>
        </w:rPr>
        <w:t>建立附件索引目录，支持分类查询管理，对附件进行查询及下载管理。</w:t>
      </w:r>
    </w:p>
    <w:p w14:paraId="3DAE98D5">
      <w:pPr>
        <w:ind w:firstLine="480"/>
      </w:pPr>
      <w:r>
        <w:rPr>
          <w:rFonts w:hint="eastAsia"/>
        </w:rPr>
        <w:t>收入分配附件查询：建立附件索引目录，支持分类查询管理。健全附件管理内容及共享机制。允许用户通过输入查询条件，点击查询按钮，显示所有符合条件的信息，帮助用户快速找到所需的附件信息。</w:t>
      </w:r>
    </w:p>
    <w:p w14:paraId="6E29EC5B">
      <w:pPr>
        <w:pStyle w:val="25"/>
      </w:pPr>
      <w:r>
        <w:drawing>
          <wp:inline distT="0" distB="0" distL="0" distR="0">
            <wp:extent cx="5274310" cy="2073275"/>
            <wp:effectExtent l="0" t="0" r="2540" b="3175"/>
            <wp:docPr id="270425878" name="图片 270425878"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78" name="图片 270425878" descr="图形用户界面, 文本, 应用程序, 电子邮件&#10;&#10;描述已自动生成"/>
                    <pic:cNvPicPr>
                      <a:picLocks noChangeAspect="1"/>
                    </pic:cNvPicPr>
                  </pic:nvPicPr>
                  <pic:blipFill>
                    <a:blip r:embed="rId286"/>
                    <a:stretch>
                      <a:fillRect/>
                    </a:stretch>
                  </pic:blipFill>
                  <pic:spPr>
                    <a:xfrm>
                      <a:off x="0" y="0"/>
                      <a:ext cx="5274310" cy="2073275"/>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39EB4FF1">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595D5C1D">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6DA3A484">
            <w:pPr>
              <w:pStyle w:val="30"/>
            </w:pPr>
            <w:r>
              <w:rPr>
                <w:rFonts w:hint="eastAsia"/>
              </w:rPr>
              <w:t>SRFP_3_1</w:t>
            </w:r>
          </w:p>
        </w:tc>
      </w:tr>
      <w:tr w14:paraId="1326375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366B149">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65AC041A">
            <w:pPr>
              <w:pStyle w:val="30"/>
            </w:pPr>
            <w:r>
              <w:rPr>
                <w:rFonts w:hint="eastAsia"/>
              </w:rPr>
              <w:t>国资委用户，企业用户，系统管理员</w:t>
            </w:r>
          </w:p>
        </w:tc>
      </w:tr>
      <w:tr w14:paraId="71412EF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C258235">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06010C4A">
            <w:pPr>
              <w:pStyle w:val="30"/>
            </w:pPr>
            <w:r>
              <w:rPr>
                <w:rFonts w:hint="eastAsia"/>
              </w:rPr>
              <w:t>点击附件查询管理</w:t>
            </w:r>
          </w:p>
        </w:tc>
      </w:tr>
      <w:tr w14:paraId="5B89C2A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CB3FA38">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4F93289C">
            <w:pPr>
              <w:pStyle w:val="30"/>
            </w:pPr>
            <w:r>
              <w:rPr>
                <w:rFonts w:hint="eastAsia"/>
              </w:rPr>
              <w:t>无</w:t>
            </w:r>
          </w:p>
        </w:tc>
      </w:tr>
      <w:tr w14:paraId="3C66009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EFDAD01">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74E2D082">
            <w:pPr>
              <w:pStyle w:val="30"/>
            </w:pPr>
            <w:r>
              <w:rPr>
                <w:rFonts w:hint="eastAsia"/>
              </w:rPr>
              <w:t>选择企业树，输入查询条件</w:t>
            </w:r>
          </w:p>
        </w:tc>
      </w:tr>
      <w:tr w14:paraId="4F16CB2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0307F89">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4F9981D6">
            <w:pPr>
              <w:pStyle w:val="30"/>
            </w:pPr>
            <w:r>
              <w:rPr>
                <w:rFonts w:hint="eastAsia"/>
              </w:rPr>
              <w:t>按照选择单位，查询条件，显示分类附件查询结果，查看与导出。</w:t>
            </w:r>
          </w:p>
        </w:tc>
      </w:tr>
      <w:tr w14:paraId="6D45356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87B8968">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76531B24">
            <w:pPr>
              <w:pStyle w:val="30"/>
            </w:pPr>
            <w:r>
              <w:rPr>
                <w:rFonts w:hint="eastAsia"/>
              </w:rPr>
              <w:t>附件查询、下载成功</w:t>
            </w:r>
          </w:p>
        </w:tc>
      </w:tr>
      <w:tr w14:paraId="0EBFE7B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31E9E0B">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18A1B596">
            <w:pPr>
              <w:pStyle w:val="30"/>
            </w:pPr>
            <w:r>
              <w:rPr>
                <w:rFonts w:hint="eastAsia"/>
              </w:rPr>
              <w:t>附件查询、下载失败</w:t>
            </w:r>
          </w:p>
        </w:tc>
      </w:tr>
      <w:tr w14:paraId="691C42C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3289E4F">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784E2632">
            <w:pPr>
              <w:pStyle w:val="30"/>
            </w:pPr>
            <w:r>
              <w:rPr>
                <w:rFonts w:hint="eastAsia"/>
              </w:rPr>
              <w:t>无</w:t>
            </w:r>
          </w:p>
        </w:tc>
      </w:tr>
    </w:tbl>
    <w:p w14:paraId="7C3A9472">
      <w:pPr>
        <w:pStyle w:val="5"/>
        <w:numPr>
          <w:ilvl w:val="3"/>
          <w:numId w:val="0"/>
        </w:numPr>
      </w:pPr>
      <w:r>
        <w:rPr>
          <w:rFonts w:hint="eastAsia" w:cs="宋体"/>
        </w:rPr>
        <w:t xml:space="preserve">6.1.9.4  </w:t>
      </w:r>
      <w:r>
        <w:rPr>
          <w:rFonts w:hint="eastAsia"/>
        </w:rPr>
        <w:t>分级分类管理</w:t>
      </w:r>
    </w:p>
    <w:p w14:paraId="6E5DD68B">
      <w:pPr>
        <w:pStyle w:val="6"/>
        <w:numPr>
          <w:ilvl w:val="4"/>
          <w:numId w:val="0"/>
        </w:numPr>
      </w:pPr>
      <w:r>
        <w:rPr>
          <w:rFonts w:hint="eastAsia" w:eastAsia="宋体" w:cs="宋体"/>
        </w:rPr>
        <w:t xml:space="preserve">6.1.9.4.1  </w:t>
      </w:r>
      <w:r>
        <w:rPr>
          <w:rFonts w:hint="eastAsia"/>
        </w:rPr>
        <w:t>浮动表汇总</w:t>
      </w:r>
    </w:p>
    <w:p w14:paraId="20FC7986">
      <w:pPr>
        <w:ind w:firstLine="480"/>
      </w:pPr>
      <w:r>
        <w:rPr>
          <w:rFonts w:hint="eastAsia"/>
        </w:rPr>
        <w:t>分级分类管理-数据填报功能，实现流程报表填报功能，将现有填报报表加入流程标签，并设置每个报表填报流程状态，例如审核状态、退回状态、流程结束状态。</w:t>
      </w:r>
    </w:p>
    <w:p w14:paraId="10CEDA3B">
      <w:pPr>
        <w:ind w:firstLine="480"/>
      </w:pPr>
      <w:r>
        <w:rPr>
          <w:rFonts w:hint="eastAsia"/>
        </w:rPr>
        <w:t>此次针对收入分配年报表任务，帮助企业统计低收入人群岗位分布汇总信息</w:t>
      </w:r>
      <w:r>
        <w:t>,</w:t>
      </w:r>
      <w:r>
        <w:rPr>
          <w:rFonts w:hint="eastAsia"/>
        </w:rPr>
        <w:t>新增了针对浮动报表的单元格进行浮动行汇总，并可针对汇总结果进行数据筛选、排序。浮动报表可以动态展示人员的汇总数据，帮助企业实时监控公司的人员变动明细状况。</w:t>
      </w:r>
    </w:p>
    <w:p w14:paraId="6A96C706">
      <w:pPr>
        <w:pStyle w:val="25"/>
      </w:pPr>
      <w:r>
        <w:drawing>
          <wp:inline distT="0" distB="0" distL="0" distR="0">
            <wp:extent cx="5274310" cy="1355725"/>
            <wp:effectExtent l="0" t="0" r="2540" b="6350"/>
            <wp:docPr id="85688093" name="图片 85688093"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8093" name="图片 85688093" descr="图片包含 图形用户界面&#10;&#10;描述已自动生成"/>
                    <pic:cNvPicPr>
                      <a:picLocks noChangeAspect="1"/>
                    </pic:cNvPicPr>
                  </pic:nvPicPr>
                  <pic:blipFill>
                    <a:blip r:embed="rId287"/>
                    <a:stretch>
                      <a:fillRect/>
                    </a:stretch>
                  </pic:blipFill>
                  <pic:spPr>
                    <a:xfrm>
                      <a:off x="0" y="0"/>
                      <a:ext cx="5274310" cy="1355725"/>
                    </a:xfrm>
                    <a:prstGeom prst="rect">
                      <a:avLst/>
                    </a:prstGeom>
                  </pic:spPr>
                </pic:pic>
              </a:graphicData>
            </a:graphic>
          </wp:inline>
        </w:drawing>
      </w:r>
    </w:p>
    <w:p w14:paraId="355E16DC">
      <w:pPr>
        <w:pStyle w:val="6"/>
        <w:numPr>
          <w:ilvl w:val="4"/>
          <w:numId w:val="0"/>
        </w:numPr>
      </w:pPr>
      <w:r>
        <w:rPr>
          <w:rFonts w:hint="eastAsia" w:eastAsia="宋体" w:cs="宋体"/>
        </w:rPr>
        <w:t xml:space="preserve">6.1.9.4.2  </w:t>
      </w:r>
      <w:r>
        <w:rPr>
          <w:rFonts w:hint="eastAsia"/>
        </w:rPr>
        <w:t>快速查询文件/日期指标</w:t>
      </w:r>
    </w:p>
    <w:p w14:paraId="759FBC0D">
      <w:pPr>
        <w:ind w:firstLine="480"/>
      </w:pPr>
      <w:r>
        <w:rPr>
          <w:rFonts w:hint="eastAsia"/>
        </w:rPr>
        <w:t>分级分类管理-数据填报功能，实现流程报表填报功能，将现有填报报表加入流程标签，并设置每个报表填报流程状态，例如审核状态、退回状态、流程结束状态。</w:t>
      </w:r>
    </w:p>
    <w:p w14:paraId="0BFE3F87">
      <w:pPr>
        <w:ind w:firstLine="480"/>
      </w:pPr>
      <w:r>
        <w:rPr>
          <w:rFonts w:hint="eastAsia"/>
        </w:rPr>
        <w:t>此次在完善工资决定机制基本情况任务中，新增了企业工资决定机制方案文件名称及上传日期快速查阅及导出功能,文件类型指标、日期类型指标可通过快速查询界面进行查询，用户可直观查看系统上传的文件名与上传时间，并可通过快速查询导出excel查询结果。</w:t>
      </w:r>
    </w:p>
    <w:p w14:paraId="33D7DAD0">
      <w:pPr>
        <w:pStyle w:val="25"/>
      </w:pPr>
      <w:r>
        <w:drawing>
          <wp:inline distT="0" distB="0" distL="0" distR="0">
            <wp:extent cx="5274310" cy="859790"/>
            <wp:effectExtent l="0" t="0" r="2540" b="6985"/>
            <wp:docPr id="270425857" name="图片 270425857"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57" name="图片 270425857" descr="图形用户界面&#10;&#10;中度可信度描述已自动生成"/>
                    <pic:cNvPicPr>
                      <a:picLocks noChangeAspect="1"/>
                    </pic:cNvPicPr>
                  </pic:nvPicPr>
                  <pic:blipFill>
                    <a:blip r:embed="rId288"/>
                    <a:stretch>
                      <a:fillRect/>
                    </a:stretch>
                  </pic:blipFill>
                  <pic:spPr>
                    <a:xfrm>
                      <a:off x="0" y="0"/>
                      <a:ext cx="5274310" cy="859790"/>
                    </a:xfrm>
                    <a:prstGeom prst="rect">
                      <a:avLst/>
                    </a:prstGeom>
                  </pic:spPr>
                </pic:pic>
              </a:graphicData>
            </a:graphic>
          </wp:inline>
        </w:drawing>
      </w:r>
    </w:p>
    <w:p w14:paraId="7AF21CF3">
      <w:pPr>
        <w:pStyle w:val="6"/>
        <w:numPr>
          <w:ilvl w:val="4"/>
          <w:numId w:val="0"/>
        </w:numPr>
      </w:pPr>
      <w:r>
        <w:rPr>
          <w:rFonts w:hint="eastAsia" w:eastAsia="宋体" w:cs="宋体"/>
        </w:rPr>
        <w:t xml:space="preserve">6.1.9.4.3  </w:t>
      </w:r>
      <w:r>
        <w:rPr>
          <w:rFonts w:hint="eastAsia"/>
        </w:rPr>
        <w:t>纵向打印支持</w:t>
      </w:r>
    </w:p>
    <w:p w14:paraId="354D89BE">
      <w:pPr>
        <w:ind w:firstLine="480"/>
      </w:pPr>
      <w:r>
        <w:rPr>
          <w:rFonts w:hint="eastAsia"/>
        </w:rPr>
        <w:t>分级分类管理-数据填报功能，实现流程报表填报功能，将现有填报报表加入流程标签，并设置每个报表填报流程状态，例如审核状态、退回状态、流程结束状态。</w:t>
      </w:r>
    </w:p>
    <w:p w14:paraId="7AAA146A">
      <w:pPr>
        <w:ind w:firstLine="480"/>
      </w:pPr>
      <w:r>
        <w:rPr>
          <w:rFonts w:hint="eastAsia"/>
        </w:rPr>
        <w:t>此次依据企业专项复核报告打印需求</w:t>
      </w:r>
      <w:r>
        <w:t>,</w:t>
      </w:r>
      <w:r>
        <w:rPr>
          <w:rFonts w:hint="eastAsia"/>
        </w:rPr>
        <w:t>新增了将报表内容以</w:t>
      </w:r>
      <w:r>
        <w:t>A4</w:t>
      </w:r>
      <w:r>
        <w:rPr>
          <w:rFonts w:hint="eastAsia"/>
        </w:rPr>
        <w:t>纸垂直格式打印或显示，展示详细的人工成本或经济效益指标数据，这种格式使得数据的流向更加清晰，便于用户进行报表归档和深度洞察。</w:t>
      </w:r>
    </w:p>
    <w:p w14:paraId="69DE10E7">
      <w:pPr>
        <w:pStyle w:val="25"/>
      </w:pPr>
      <w:r>
        <w:drawing>
          <wp:inline distT="0" distB="0" distL="0" distR="0">
            <wp:extent cx="5274310" cy="2366010"/>
            <wp:effectExtent l="0" t="0" r="2540" b="5715"/>
            <wp:docPr id="270425858" name="图片 270425858"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58" name="图片 270425858" descr="表格&#10;&#10;描述已自动生成"/>
                    <pic:cNvPicPr>
                      <a:picLocks noChangeAspect="1"/>
                    </pic:cNvPicPr>
                  </pic:nvPicPr>
                  <pic:blipFill>
                    <a:blip r:embed="rId289"/>
                    <a:stretch>
                      <a:fillRect/>
                    </a:stretch>
                  </pic:blipFill>
                  <pic:spPr>
                    <a:xfrm>
                      <a:off x="0" y="0"/>
                      <a:ext cx="5274310" cy="2366010"/>
                    </a:xfrm>
                    <a:prstGeom prst="rect">
                      <a:avLst/>
                    </a:prstGeom>
                  </pic:spPr>
                </pic:pic>
              </a:graphicData>
            </a:graphic>
          </wp:inline>
        </w:drawing>
      </w:r>
    </w:p>
    <w:p w14:paraId="073B6B6D">
      <w:pPr>
        <w:ind w:firstLine="480"/>
      </w:pPr>
    </w:p>
    <w:p w14:paraId="0D94F198">
      <w:pPr>
        <w:pStyle w:val="4"/>
        <w:numPr>
          <w:ilvl w:val="2"/>
          <w:numId w:val="0"/>
        </w:numPr>
      </w:pPr>
      <w:bookmarkStart w:id="203" w:name="_Toc6548"/>
      <w:r>
        <w:rPr>
          <w:rFonts w:hint="eastAsia" w:ascii="Times New Roman" w:hAnsi="Times New Roman" w:cs="宋体"/>
        </w:rPr>
        <w:t xml:space="preserve">6.1.10  </w:t>
      </w:r>
      <w:r>
        <w:rPr>
          <w:rFonts w:hint="eastAsia"/>
        </w:rPr>
        <w:t>国有房地资产信息监管子系统</w:t>
      </w:r>
      <w:bookmarkEnd w:id="203"/>
    </w:p>
    <w:p w14:paraId="26050227">
      <w:pPr>
        <w:pStyle w:val="5"/>
        <w:numPr>
          <w:ilvl w:val="3"/>
          <w:numId w:val="0"/>
        </w:numPr>
      </w:pPr>
      <w:r>
        <w:rPr>
          <w:rFonts w:hint="eastAsia" w:cs="宋体"/>
        </w:rPr>
        <w:t xml:space="preserve">6.1.10.1  </w:t>
      </w:r>
      <w:r>
        <w:rPr>
          <w:rFonts w:hint="eastAsia"/>
        </w:rPr>
        <w:t>国资国企不动产租赁监测模块</w:t>
      </w:r>
    </w:p>
    <w:p w14:paraId="293052E8">
      <w:pPr>
        <w:pStyle w:val="25"/>
      </w:pPr>
      <w:r>
        <w:drawing>
          <wp:inline distT="0" distB="0" distL="114300" distR="114300">
            <wp:extent cx="4500245" cy="5257800"/>
            <wp:effectExtent l="0" t="0" r="5080" b="0"/>
            <wp:docPr id="112653437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34375" name="图片 3"/>
                    <pic:cNvPicPr>
                      <a:picLocks noChangeAspect="1"/>
                    </pic:cNvPicPr>
                  </pic:nvPicPr>
                  <pic:blipFill>
                    <a:blip r:embed="rId31"/>
                    <a:stretch>
                      <a:fillRect/>
                    </a:stretch>
                  </pic:blipFill>
                  <pic:spPr>
                    <a:xfrm>
                      <a:off x="0" y="0"/>
                      <a:ext cx="4522391" cy="5283570"/>
                    </a:xfrm>
                    <a:prstGeom prst="rect">
                      <a:avLst/>
                    </a:prstGeom>
                    <a:noFill/>
                    <a:ln>
                      <a:noFill/>
                    </a:ln>
                  </pic:spPr>
                </pic:pic>
              </a:graphicData>
            </a:graphic>
          </wp:inline>
        </w:drawing>
      </w:r>
    </w:p>
    <w:p w14:paraId="3DE965B9">
      <w:pPr>
        <w:ind w:firstLine="480"/>
      </w:pPr>
      <w:r>
        <w:rPr>
          <w:rFonts w:hint="eastAsia"/>
        </w:rPr>
        <w:t>通过接受上海交易集团租赁平台对权证信息一致性的校验结果，整合上海交易集团租赁平台的线上数据（重大项目信息、一般项目部分信息）和监管企业的线下数据（一般项目部分信息、可不公开项目信息），形成不动产租赁明细宽表，在宽表的基础上进行报表开发和看板开发，实现数据线上化、自动化。</w:t>
      </w:r>
    </w:p>
    <w:p w14:paraId="3DF04313">
      <w:pPr>
        <w:pStyle w:val="6"/>
        <w:numPr>
          <w:ilvl w:val="4"/>
          <w:numId w:val="0"/>
        </w:numPr>
      </w:pPr>
      <w:r>
        <w:rPr>
          <w:rFonts w:hint="eastAsia" w:eastAsia="宋体" w:cs="宋体"/>
        </w:rPr>
        <w:t xml:space="preserve">6.1.10.1.1  </w:t>
      </w:r>
      <w:r>
        <w:rPr>
          <w:rFonts w:hint="eastAsia"/>
        </w:rPr>
        <w:t>数据看板</w:t>
      </w:r>
    </w:p>
    <w:p w14:paraId="4549F3B6">
      <w:pPr>
        <w:pStyle w:val="7"/>
        <w:numPr>
          <w:ilvl w:val="5"/>
          <w:numId w:val="0"/>
        </w:numPr>
      </w:pPr>
      <w:r>
        <w:rPr>
          <w:rFonts w:hint="eastAsia" w:ascii="Times New Roman" w:hAnsi="Times New Roman" w:cs="宋体"/>
        </w:rPr>
        <w:t xml:space="preserve">6.1.10.1.1.1  </w:t>
      </w:r>
      <w:r>
        <w:rPr>
          <w:rFonts w:hint="eastAsia"/>
        </w:rPr>
        <w:t>租赁监测整体看板</w:t>
      </w:r>
    </w:p>
    <w:p w14:paraId="411775B8">
      <w:pPr>
        <w:ind w:firstLine="480"/>
      </w:pPr>
      <w:r>
        <w:rPr>
          <w:rFonts w:hint="eastAsia"/>
        </w:rPr>
        <w:t>通过对房屋/土地（场地）租赁情况的多维度分析,生成不动产租赁分析看板。以地图形式直观展示本市不动产租赁总体情况，在看板集中展示可租总面积、出租率、重大项目转租率、平均年租金、租金净单价等关键指标；支持按房屋/土地（场地）所属地段、所属板块、所属区、所属街道等维度对出租率、平均年租金、用途、重大项目合同期限等指标进行查询分析。</w:t>
      </w:r>
    </w:p>
    <w:p w14:paraId="3C0BDD33">
      <w:pPr>
        <w:pStyle w:val="7"/>
        <w:numPr>
          <w:ilvl w:val="5"/>
          <w:numId w:val="0"/>
        </w:numPr>
      </w:pPr>
      <w:r>
        <w:rPr>
          <w:rFonts w:hint="eastAsia" w:ascii="Times New Roman" w:hAnsi="Times New Roman" w:cs="宋体"/>
        </w:rPr>
        <w:t xml:space="preserve">6.1.10.1.1.2  </w:t>
      </w:r>
      <w:r>
        <w:rPr>
          <w:rFonts w:hint="eastAsia"/>
        </w:rPr>
        <w:t>低效租赁预警信息</w:t>
      </w:r>
    </w:p>
    <w:p w14:paraId="2E31C0B3">
      <w:pPr>
        <w:ind w:firstLine="480"/>
      </w:pPr>
      <w:r>
        <w:rPr>
          <w:rFonts w:hint="eastAsia"/>
        </w:rPr>
        <w:t>根据租赁明细信息上的相关风险标签，以地图、表格、甘特图等形式进行亮灯预警。</w:t>
      </w:r>
    </w:p>
    <w:p w14:paraId="45BA5E55">
      <w:pPr>
        <w:pStyle w:val="6"/>
        <w:numPr>
          <w:ilvl w:val="4"/>
          <w:numId w:val="0"/>
        </w:numPr>
      </w:pPr>
      <w:r>
        <w:rPr>
          <w:rFonts w:hint="eastAsia" w:eastAsia="宋体" w:cs="宋体"/>
        </w:rPr>
        <w:t xml:space="preserve">6.1.10.1.2  </w:t>
      </w:r>
      <w:r>
        <w:rPr>
          <w:rFonts w:hint="eastAsia"/>
        </w:rPr>
        <w:t>数据明细</w:t>
      </w:r>
    </w:p>
    <w:p w14:paraId="19C1AB6A">
      <w:pPr>
        <w:pStyle w:val="7"/>
        <w:numPr>
          <w:ilvl w:val="5"/>
          <w:numId w:val="0"/>
        </w:numPr>
      </w:pPr>
      <w:r>
        <w:rPr>
          <w:rFonts w:hint="eastAsia" w:ascii="Times New Roman" w:hAnsi="Times New Roman" w:cs="宋体"/>
        </w:rPr>
        <w:t xml:space="preserve">6.1.10.1.2.1  </w:t>
      </w:r>
      <w:r>
        <w:rPr>
          <w:rFonts w:hint="eastAsia"/>
        </w:rPr>
        <w:t>不动产租赁明细信息</w:t>
      </w:r>
    </w:p>
    <w:p w14:paraId="35D9AE64">
      <w:pPr>
        <w:ind w:firstLine="480"/>
      </w:pPr>
      <w:r>
        <w:rPr>
          <w:rFonts w:hint="eastAsia"/>
        </w:rPr>
        <w:t>支持监管企业查询和导出本企业的租赁数据，本表包括重大项目、一般项目、可不公开项目的所有汇总数据。</w:t>
      </w:r>
    </w:p>
    <w:p w14:paraId="7B040499">
      <w:pPr>
        <w:pStyle w:val="7"/>
        <w:numPr>
          <w:ilvl w:val="5"/>
          <w:numId w:val="0"/>
        </w:numPr>
      </w:pPr>
      <w:r>
        <w:rPr>
          <w:rFonts w:hint="eastAsia" w:ascii="Times New Roman" w:hAnsi="Times New Roman" w:cs="宋体"/>
        </w:rPr>
        <w:t xml:space="preserve">6.1.10.1.2.2  </w:t>
      </w:r>
      <w:r>
        <w:rPr>
          <w:rFonts w:hint="eastAsia"/>
        </w:rPr>
        <w:t>重大项目信息</w:t>
      </w:r>
    </w:p>
    <w:p w14:paraId="64314C5A">
      <w:pPr>
        <w:ind w:firstLine="480"/>
      </w:pPr>
      <w:r>
        <w:rPr>
          <w:rFonts w:hint="eastAsia"/>
        </w:rPr>
        <w:t>支持监管企业查询和导出本企业重大项目租赁数据，支持处室人员对监管企业填报的房地资产租赁信息添加相关标签。</w:t>
      </w:r>
    </w:p>
    <w:p w14:paraId="524B12C1">
      <w:pPr>
        <w:pStyle w:val="7"/>
        <w:numPr>
          <w:ilvl w:val="5"/>
          <w:numId w:val="0"/>
        </w:numPr>
      </w:pPr>
      <w:r>
        <w:rPr>
          <w:rFonts w:hint="eastAsia" w:ascii="Times New Roman" w:hAnsi="Times New Roman" w:cs="宋体"/>
        </w:rPr>
        <w:t xml:space="preserve">6.1.10.1.2.3  </w:t>
      </w:r>
      <w:r>
        <w:rPr>
          <w:rFonts w:hint="eastAsia"/>
        </w:rPr>
        <w:t>一般项目信息</w:t>
      </w:r>
    </w:p>
    <w:p w14:paraId="251B4BD5">
      <w:pPr>
        <w:ind w:firstLine="480"/>
      </w:pPr>
      <w:r>
        <w:rPr>
          <w:rFonts w:hint="eastAsia"/>
        </w:rPr>
        <w:t>支持监管企业查询和导出本企业一般项目租赁数据，支持处室人员对监管企业填报的房地资产租赁信息添加相关标签。</w:t>
      </w:r>
    </w:p>
    <w:p w14:paraId="2338FC6D">
      <w:pPr>
        <w:pStyle w:val="7"/>
        <w:numPr>
          <w:ilvl w:val="5"/>
          <w:numId w:val="0"/>
        </w:numPr>
      </w:pPr>
      <w:r>
        <w:rPr>
          <w:rFonts w:hint="eastAsia" w:ascii="Times New Roman" w:hAnsi="Times New Roman" w:cs="宋体"/>
        </w:rPr>
        <w:t xml:space="preserve">6.1.10.1.2.4  </w:t>
      </w:r>
      <w:r>
        <w:rPr>
          <w:rFonts w:hint="eastAsia"/>
        </w:rPr>
        <w:t>可不公开租赁项目信息</w:t>
      </w:r>
    </w:p>
    <w:p w14:paraId="5C38B777">
      <w:pPr>
        <w:ind w:firstLine="480"/>
      </w:pPr>
      <w:r>
        <w:rPr>
          <w:rFonts w:hint="eastAsia"/>
        </w:rPr>
        <w:t>支持监管企业查询和导出本企业可不公开租赁项目数据，支持处室人员对监管企业填报的房地资产租赁信息添加相关标签。</w:t>
      </w:r>
    </w:p>
    <w:p w14:paraId="06E33038">
      <w:pPr>
        <w:pStyle w:val="6"/>
        <w:numPr>
          <w:ilvl w:val="4"/>
          <w:numId w:val="0"/>
        </w:numPr>
      </w:pPr>
      <w:r>
        <w:rPr>
          <w:rFonts w:hint="eastAsia" w:eastAsia="宋体" w:cs="宋体"/>
        </w:rPr>
        <w:t xml:space="preserve">6.1.10.1.3  </w:t>
      </w:r>
      <w:r>
        <w:rPr>
          <w:rFonts w:hint="eastAsia"/>
        </w:rPr>
        <w:t>数据填报及校验</w:t>
      </w:r>
    </w:p>
    <w:p w14:paraId="54BD7B9B">
      <w:pPr>
        <w:pStyle w:val="7"/>
        <w:numPr>
          <w:ilvl w:val="5"/>
          <w:numId w:val="0"/>
        </w:numPr>
      </w:pPr>
      <w:r>
        <w:rPr>
          <w:rFonts w:hint="eastAsia" w:ascii="Times New Roman" w:hAnsi="Times New Roman" w:cs="宋体"/>
        </w:rPr>
        <w:t xml:space="preserve">6.1.10.1.3.1  </w:t>
      </w:r>
      <w:r>
        <w:rPr>
          <w:rFonts w:hint="eastAsia"/>
        </w:rPr>
        <w:t>一般项目信息填报及校验</w:t>
      </w:r>
    </w:p>
    <w:p w14:paraId="043BCA0C">
      <w:pPr>
        <w:ind w:firstLine="480"/>
      </w:pPr>
      <w:r>
        <w:rPr>
          <w:rFonts w:hint="eastAsia"/>
        </w:rPr>
        <w:t>支持企业以excel文件上传方式更新本企业不动产一般租赁披露后的交易凭证或合同备案相关的数据，支持对上传数据进行数据校验，支持查询和导出。</w:t>
      </w:r>
    </w:p>
    <w:p w14:paraId="04C2CE95">
      <w:pPr>
        <w:pStyle w:val="7"/>
        <w:numPr>
          <w:ilvl w:val="5"/>
          <w:numId w:val="0"/>
        </w:numPr>
      </w:pPr>
      <w:r>
        <w:rPr>
          <w:rFonts w:hint="eastAsia" w:ascii="Times New Roman" w:hAnsi="Times New Roman" w:cs="宋体"/>
        </w:rPr>
        <w:t xml:space="preserve">6.1.10.1.3.2  </w:t>
      </w:r>
      <w:r>
        <w:rPr>
          <w:rFonts w:hint="eastAsia"/>
        </w:rPr>
        <w:t>可不公开租赁项目信息填报及校验</w:t>
      </w:r>
    </w:p>
    <w:p w14:paraId="407BE1A7">
      <w:pPr>
        <w:ind w:firstLine="480"/>
      </w:pPr>
      <w:r>
        <w:rPr>
          <w:rFonts w:hint="eastAsia"/>
        </w:rPr>
        <w:t>支持企业以excel文件上传方式更新本企业可不公开租赁数据，支持对上传数据进行数据校验，支持查询和导出。</w:t>
      </w:r>
    </w:p>
    <w:p w14:paraId="6B8C8DFF">
      <w:pPr>
        <w:pStyle w:val="6"/>
        <w:numPr>
          <w:ilvl w:val="4"/>
          <w:numId w:val="0"/>
        </w:numPr>
      </w:pPr>
      <w:r>
        <w:rPr>
          <w:rFonts w:hint="eastAsia" w:eastAsia="宋体" w:cs="宋体"/>
        </w:rPr>
        <w:t xml:space="preserve">6.1.10.1.4  </w:t>
      </w:r>
      <w:r>
        <w:rPr>
          <w:rFonts w:hint="eastAsia"/>
        </w:rPr>
        <w:t>数据接口</w:t>
      </w:r>
    </w:p>
    <w:p w14:paraId="0A3050AC">
      <w:pPr>
        <w:ind w:firstLine="480"/>
      </w:pPr>
      <w:r>
        <w:rPr>
          <w:rFonts w:hint="eastAsia"/>
        </w:rPr>
        <w:t>开发数据接口，供租赁平台、监管企业自有系统等进行对接，实现重大租赁项目信息、一般租赁项目信息、可不公开租赁项目信息的采集。</w:t>
      </w:r>
    </w:p>
    <w:p w14:paraId="7A9392A6">
      <w:pPr>
        <w:pStyle w:val="5"/>
        <w:numPr>
          <w:ilvl w:val="4"/>
          <w:numId w:val="0"/>
        </w:numPr>
      </w:pPr>
      <w:r>
        <w:rPr>
          <w:rFonts w:hint="eastAsia" w:eastAsia="宋体" w:cs="宋体"/>
          <w:sz w:val="26"/>
        </w:rPr>
        <w:t xml:space="preserve">6.1.10.2  </w:t>
      </w:r>
      <w:r>
        <w:rPr>
          <w:rFonts w:hint="eastAsia"/>
        </w:rPr>
        <w:t>数据校验</w:t>
      </w:r>
    </w:p>
    <w:p w14:paraId="0A6DE50A">
      <w:pPr>
        <w:ind w:firstLine="480"/>
      </w:pPr>
      <w:r>
        <w:rPr>
          <w:rFonts w:hint="eastAsia"/>
        </w:rPr>
        <w:t>对接口接入的数据进行校验、复核，涉及重大项目、一般项目、可不公开项目租赁共36个校验规则，包括数据格式校验、数据枚举值校验、数据合理性校验等。</w:t>
      </w:r>
    </w:p>
    <w:p w14:paraId="34F8787D">
      <w:pPr>
        <w:pStyle w:val="4"/>
        <w:numPr>
          <w:ilvl w:val="2"/>
          <w:numId w:val="0"/>
        </w:numPr>
      </w:pPr>
      <w:bookmarkStart w:id="204" w:name="_Toc20612"/>
      <w:r>
        <w:rPr>
          <w:rFonts w:hint="eastAsia" w:ascii="Times New Roman" w:hAnsi="Times New Roman" w:cs="宋体"/>
        </w:rPr>
        <w:t xml:space="preserve">6.1.11  </w:t>
      </w:r>
      <w:r>
        <w:rPr>
          <w:rFonts w:hint="eastAsia"/>
        </w:rPr>
        <w:t>内部审计子系统</w:t>
      </w:r>
      <w:bookmarkEnd w:id="204"/>
    </w:p>
    <w:p w14:paraId="3B3334AB">
      <w:pPr>
        <w:pStyle w:val="5"/>
        <w:numPr>
          <w:ilvl w:val="3"/>
          <w:numId w:val="0"/>
        </w:numPr>
      </w:pPr>
      <w:r>
        <w:rPr>
          <w:rFonts w:hint="eastAsia" w:cs="宋体"/>
        </w:rPr>
        <w:t xml:space="preserve">6.1.11.1  </w:t>
      </w:r>
      <w:r>
        <w:rPr>
          <w:rFonts w:hint="eastAsia"/>
        </w:rPr>
        <w:t>数据录入</w:t>
      </w:r>
    </w:p>
    <w:p w14:paraId="3678551F">
      <w:pPr>
        <w:pStyle w:val="6"/>
        <w:numPr>
          <w:ilvl w:val="4"/>
          <w:numId w:val="0"/>
        </w:numPr>
      </w:pPr>
      <w:r>
        <w:rPr>
          <w:rFonts w:hint="eastAsia" w:eastAsia="宋体" w:cs="宋体"/>
        </w:rPr>
        <w:t xml:space="preserve">6.1.11.1.1  </w:t>
      </w:r>
      <w:r>
        <w:rPr>
          <w:rFonts w:hint="eastAsia"/>
        </w:rPr>
        <w:t>月报模块</w:t>
      </w:r>
    </w:p>
    <w:p w14:paraId="4166474D">
      <w:pPr>
        <w:pStyle w:val="7"/>
        <w:numPr>
          <w:ilvl w:val="5"/>
          <w:numId w:val="0"/>
        </w:numPr>
      </w:pPr>
      <w:r>
        <w:rPr>
          <w:rFonts w:hint="eastAsia" w:ascii="Times New Roman" w:hAnsi="Times New Roman" w:cs="宋体"/>
        </w:rPr>
        <w:t xml:space="preserve">6.1.11.1.1.1  </w:t>
      </w:r>
      <w:r>
        <w:rPr>
          <w:rFonts w:hint="eastAsia"/>
        </w:rPr>
        <w:t>月报项目数据自动汇总</w:t>
      </w:r>
    </w:p>
    <w:p w14:paraId="0BCA21ED">
      <w:pPr>
        <w:ind w:firstLine="480"/>
      </w:pPr>
      <w:r>
        <w:rPr>
          <w:rFonts w:hint="eastAsia"/>
        </w:rPr>
        <w:t>内审工作月报功能是针对国资委提供的内审工作月报表样式开发相应数据填报界面，该界面支持的数据录入方式包括手动录入、excel复制黏贴，以及word文字的复制粘贴，并且支持用户进行月份的切换。</w:t>
      </w:r>
    </w:p>
    <w:p w14:paraId="6484497A">
      <w:pPr>
        <w:ind w:firstLine="480"/>
      </w:pPr>
      <w:r>
        <w:rPr>
          <w:rFonts w:hint="eastAsia"/>
        </w:rPr>
        <w:t>此次在内审工作月报任务中新增上报方式，为一份报告在系统中建立一张对应的项目表单，用户在建完表单填写数据，在点击保存后数据会自动汇总到企业汇总表中，多份项目表单的数据汇总后是会自动累加的，修改更新数据也是会自动汇总。</w:t>
      </w:r>
    </w:p>
    <w:p w14:paraId="4203B8FE">
      <w:pPr>
        <w:pStyle w:val="25"/>
      </w:pPr>
      <w:r>
        <w:drawing>
          <wp:inline distT="0" distB="0" distL="0" distR="0">
            <wp:extent cx="5274310" cy="1095375"/>
            <wp:effectExtent l="0" t="0" r="2540" b="0"/>
            <wp:docPr id="51" name="图片 51"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形用户界面, 应用程序, 表格&#10;&#10;描述已自动生成"/>
                    <pic:cNvPicPr>
                      <a:picLocks noChangeAspect="1"/>
                    </pic:cNvPicPr>
                  </pic:nvPicPr>
                  <pic:blipFill>
                    <a:blip r:embed="rId290"/>
                    <a:srcRect b="58594"/>
                    <a:stretch>
                      <a:fillRect/>
                    </a:stretch>
                  </pic:blipFill>
                  <pic:spPr>
                    <a:xfrm>
                      <a:off x="0" y="0"/>
                      <a:ext cx="5274310" cy="1095375"/>
                    </a:xfrm>
                    <a:prstGeom prst="rect">
                      <a:avLst/>
                    </a:prstGeom>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3E9517A9">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23DCC2CA">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6729830A">
            <w:pPr>
              <w:pStyle w:val="30"/>
            </w:pPr>
            <w:r>
              <w:rPr>
                <w:rFonts w:hint="eastAsia"/>
              </w:rPr>
              <w:t>SRFP_1_1</w:t>
            </w:r>
          </w:p>
        </w:tc>
      </w:tr>
      <w:tr w14:paraId="0797500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8B97FFD">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7F7005B1">
            <w:pPr>
              <w:pStyle w:val="30"/>
            </w:pPr>
            <w:r>
              <w:rPr>
                <w:rFonts w:hint="eastAsia"/>
              </w:rPr>
              <w:t>企业用户</w:t>
            </w:r>
          </w:p>
        </w:tc>
      </w:tr>
      <w:tr w14:paraId="0848CEB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2E54E8B">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420300F7">
            <w:pPr>
              <w:pStyle w:val="30"/>
            </w:pPr>
            <w:r>
              <w:rPr>
                <w:rFonts w:hint="eastAsia"/>
              </w:rPr>
              <w:t>登入内部审计子系统进入月报任务进行数据上报</w:t>
            </w:r>
          </w:p>
        </w:tc>
      </w:tr>
      <w:tr w14:paraId="5703976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C2FD551">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02176829">
            <w:pPr>
              <w:pStyle w:val="30"/>
            </w:pPr>
            <w:r>
              <w:rPr>
                <w:rFonts w:hint="eastAsia"/>
              </w:rPr>
              <w:t>无</w:t>
            </w:r>
          </w:p>
        </w:tc>
      </w:tr>
      <w:tr w14:paraId="7883756B">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FD33DB5">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25F30E97">
            <w:pPr>
              <w:pStyle w:val="30"/>
            </w:pPr>
            <w:r>
              <w:rPr>
                <w:rFonts w:hint="eastAsia"/>
              </w:rPr>
              <w:t>上报月报数据</w:t>
            </w:r>
          </w:p>
        </w:tc>
      </w:tr>
      <w:tr w14:paraId="6403D502">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63C7D69">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39A40295">
            <w:pPr>
              <w:pStyle w:val="30"/>
            </w:pPr>
            <w:r>
              <w:rPr>
                <w:rFonts w:hint="eastAsia"/>
              </w:rPr>
              <w:t>自动汇总表汇总数据</w:t>
            </w:r>
          </w:p>
        </w:tc>
      </w:tr>
      <w:tr w14:paraId="6677402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20FA77D">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2D992042">
            <w:pPr>
              <w:pStyle w:val="30"/>
            </w:pPr>
            <w:r>
              <w:rPr>
                <w:rFonts w:hint="eastAsia"/>
              </w:rPr>
              <w:t>自动汇总表数据与明细一致</w:t>
            </w:r>
          </w:p>
        </w:tc>
      </w:tr>
      <w:tr w14:paraId="5B7544D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7E4B6D1">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6C462E90">
            <w:pPr>
              <w:pStyle w:val="30"/>
            </w:pPr>
            <w:r>
              <w:rPr>
                <w:rFonts w:hint="eastAsia"/>
              </w:rPr>
              <w:t>自动汇总表无数据或数据异常</w:t>
            </w:r>
          </w:p>
        </w:tc>
      </w:tr>
      <w:tr w14:paraId="50196AA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CDE0587">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2C86F2B2">
            <w:pPr>
              <w:pStyle w:val="30"/>
            </w:pPr>
            <w:r>
              <w:rPr>
                <w:rFonts w:hint="eastAsia"/>
              </w:rPr>
              <w:t>无</w:t>
            </w:r>
          </w:p>
        </w:tc>
      </w:tr>
    </w:tbl>
    <w:p w14:paraId="7A1DA09F">
      <w:pPr>
        <w:pStyle w:val="7"/>
        <w:numPr>
          <w:ilvl w:val="5"/>
          <w:numId w:val="0"/>
        </w:numPr>
      </w:pPr>
      <w:r>
        <w:rPr>
          <w:rFonts w:hint="eastAsia" w:ascii="Times New Roman" w:hAnsi="Times New Roman" w:cs="宋体"/>
        </w:rPr>
        <w:t xml:space="preserve">6.1.11.1.1.2  </w:t>
      </w:r>
      <w:r>
        <w:rPr>
          <w:rFonts w:hint="eastAsia"/>
        </w:rPr>
        <w:t>枚举联动功能</w:t>
      </w:r>
    </w:p>
    <w:p w14:paraId="5DA7DBB0">
      <w:pPr>
        <w:ind w:firstLine="480"/>
      </w:pPr>
      <w:r>
        <w:rPr>
          <w:rFonts w:hint="eastAsia"/>
        </w:rPr>
        <w:t>内审工作月报功能是针对国资委提供的内审工作月报表样式开发相应数据填报界面，该界面支持的数据录入方式包括手动录入、excel复制黏贴，以及word文字的复制粘贴，并且支持用户进行月份的切换。</w:t>
      </w:r>
    </w:p>
    <w:p w14:paraId="0BA3C662">
      <w:pPr>
        <w:ind w:firstLine="480"/>
      </w:pPr>
      <w:r>
        <w:rPr>
          <w:rFonts w:hint="eastAsia"/>
        </w:rPr>
        <w:t>根据国资委要求，此次在内审工作月报任务中新增枚举指标联动功能，将有关联的两个枚举之间进行联动，后一个枚举的选项内容会根据前一个枚举的选择而变化。</w:t>
      </w:r>
    </w:p>
    <w:p w14:paraId="24FE501B">
      <w:pPr>
        <w:pStyle w:val="25"/>
      </w:pPr>
      <w:r>
        <w:drawing>
          <wp:inline distT="0" distB="0" distL="0" distR="0">
            <wp:extent cx="5274310" cy="1995170"/>
            <wp:effectExtent l="0" t="0" r="2540" b="5080"/>
            <wp:docPr id="800468676" name="图片 80046867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68676" name="图片 800468676" descr="图形用户界面, 应用程序&#10;&#10;描述已自动生成"/>
                    <pic:cNvPicPr>
                      <a:picLocks noChangeAspect="1"/>
                    </pic:cNvPicPr>
                  </pic:nvPicPr>
                  <pic:blipFill>
                    <a:blip r:embed="rId291"/>
                    <a:srcRect b="25656"/>
                    <a:stretch>
                      <a:fillRect/>
                    </a:stretch>
                  </pic:blipFill>
                  <pic:spPr>
                    <a:xfrm>
                      <a:off x="0" y="0"/>
                      <a:ext cx="5274310" cy="1995487"/>
                    </a:xfrm>
                    <a:prstGeom prst="rect">
                      <a:avLst/>
                    </a:prstGeom>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7185E5B">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4B53DF9E">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6BB698FF">
            <w:pPr>
              <w:pStyle w:val="30"/>
            </w:pPr>
            <w:r>
              <w:rPr>
                <w:rFonts w:hint="eastAsia"/>
              </w:rPr>
              <w:t>SRFP_1_2</w:t>
            </w:r>
          </w:p>
        </w:tc>
      </w:tr>
      <w:tr w14:paraId="2825DB1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CE89C4D">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62C12E9B">
            <w:pPr>
              <w:pStyle w:val="30"/>
            </w:pPr>
            <w:r>
              <w:rPr>
                <w:rFonts w:hint="eastAsia"/>
              </w:rPr>
              <w:t>企业用户</w:t>
            </w:r>
          </w:p>
        </w:tc>
      </w:tr>
      <w:tr w14:paraId="7388AC2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F528840">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2C41CE00">
            <w:pPr>
              <w:pStyle w:val="30"/>
            </w:pPr>
            <w:r>
              <w:rPr>
                <w:rFonts w:hint="eastAsia"/>
              </w:rPr>
              <w:t>登入内部审计子系统进入月报任务进行数据上报</w:t>
            </w:r>
          </w:p>
        </w:tc>
      </w:tr>
      <w:tr w14:paraId="41D528B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D41C31D">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3EE7131E">
            <w:pPr>
              <w:pStyle w:val="30"/>
            </w:pPr>
            <w:r>
              <w:rPr>
                <w:rFonts w:hint="eastAsia"/>
              </w:rPr>
              <w:t>无</w:t>
            </w:r>
          </w:p>
        </w:tc>
      </w:tr>
      <w:tr w14:paraId="2965F40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9888F09">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76E424D5">
            <w:pPr>
              <w:pStyle w:val="30"/>
            </w:pPr>
            <w:r>
              <w:rPr>
                <w:rFonts w:hint="eastAsia"/>
              </w:rPr>
              <w:t>选择月报中的一个枚举选项</w:t>
            </w:r>
          </w:p>
        </w:tc>
      </w:tr>
      <w:tr w14:paraId="6B04CC2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7501CCB">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676D6692">
            <w:pPr>
              <w:pStyle w:val="30"/>
            </w:pPr>
            <w:r>
              <w:rPr>
                <w:rFonts w:hint="eastAsia"/>
              </w:rPr>
              <w:t>其它有关联枚举的选项是与之前选择枚举子选项</w:t>
            </w:r>
          </w:p>
        </w:tc>
      </w:tr>
      <w:tr w14:paraId="58CB78A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219ABB9">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1DDD95E0">
            <w:pPr>
              <w:pStyle w:val="30"/>
            </w:pPr>
            <w:r>
              <w:rPr>
                <w:rFonts w:hint="eastAsia"/>
              </w:rPr>
              <w:t>关联枚举之间是子母选项关系</w:t>
            </w:r>
          </w:p>
        </w:tc>
      </w:tr>
      <w:tr w14:paraId="60392BC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0E0AD69">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16694999">
            <w:pPr>
              <w:pStyle w:val="30"/>
            </w:pPr>
            <w:r>
              <w:rPr>
                <w:rFonts w:hint="eastAsia"/>
              </w:rPr>
              <w:t>枚举之间无关联关系</w:t>
            </w:r>
          </w:p>
        </w:tc>
      </w:tr>
      <w:tr w14:paraId="6A0B814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C50554C">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00E4F159">
            <w:pPr>
              <w:pStyle w:val="30"/>
            </w:pPr>
            <w:r>
              <w:rPr>
                <w:rFonts w:hint="eastAsia"/>
              </w:rPr>
              <w:t>无</w:t>
            </w:r>
          </w:p>
        </w:tc>
      </w:tr>
    </w:tbl>
    <w:p w14:paraId="566C59FD">
      <w:pPr>
        <w:pStyle w:val="7"/>
        <w:numPr>
          <w:ilvl w:val="5"/>
          <w:numId w:val="0"/>
        </w:numPr>
      </w:pPr>
      <w:r>
        <w:rPr>
          <w:rFonts w:hint="eastAsia" w:ascii="Times New Roman" w:hAnsi="Times New Roman" w:cs="宋体"/>
        </w:rPr>
        <w:t xml:space="preserve">6.1.11.1.1.3  </w:t>
      </w:r>
      <w:r>
        <w:rPr>
          <w:rFonts w:hint="eastAsia"/>
        </w:rPr>
        <w:t>批量数据/报告（自动建表）导入功能</w:t>
      </w:r>
    </w:p>
    <w:p w14:paraId="15C51D3F">
      <w:pPr>
        <w:ind w:firstLine="480"/>
      </w:pPr>
      <w:r>
        <w:rPr>
          <w:rFonts w:hint="eastAsia"/>
        </w:rPr>
        <w:t>内审工作月报功能是针对国资委提供的内审工作月报表样式开发相应数据填报界面，该界面支持的数据录入方式包括手动录入、excel复制黏贴，以及word文字的复制粘贴，并且支持用户进行月份的切换。（24年申报内容）</w:t>
      </w:r>
    </w:p>
    <w:p w14:paraId="45FFC7AA">
      <w:pPr>
        <w:ind w:firstLine="480"/>
      </w:pPr>
      <w:r>
        <w:rPr>
          <w:rFonts w:hint="eastAsia"/>
        </w:rPr>
        <w:t>根据国资委要求，此次内部审计子系统需要对数据导入功能进行升级改造，以满足国资委对内部审计数据填报的需求。此次升级改造的内容是新增批量数据/报告（自动建表）导入功能，主要包含：数据导入模板和数据/报告批量导入两项子功能。</w:t>
      </w:r>
    </w:p>
    <w:p w14:paraId="009B8D11">
      <w:pPr>
        <w:pStyle w:val="7"/>
        <w:numPr>
          <w:ilvl w:val="5"/>
          <w:numId w:val="0"/>
        </w:numPr>
      </w:pPr>
      <w:r>
        <w:rPr>
          <w:rFonts w:hint="eastAsia" w:ascii="Times New Roman" w:hAnsi="Times New Roman" w:cs="宋体"/>
        </w:rPr>
        <w:t xml:space="preserve">6.1.11.1.1.4  </w:t>
      </w:r>
      <w:r>
        <w:rPr>
          <w:rFonts w:hint="eastAsia"/>
        </w:rPr>
        <w:t>数据导入模板</w:t>
      </w:r>
    </w:p>
    <w:p w14:paraId="6A7F8384">
      <w:pPr>
        <w:ind w:firstLine="480"/>
      </w:pPr>
      <w:r>
        <w:rPr>
          <w:rFonts w:hint="eastAsia"/>
        </w:rPr>
        <w:t>根据国资委要求，针对贯彻落实国家重大政策措施审计表、其他类型审计情况表、内部控制和风险管理审计表、经济责任审计情况表、固定资产投资审计表的表格内容，制作这些表格的数据导入模板，确保用户填写的相关数据可以通过导入功能批量导入到系统中。根据国资委要求，需要新建约60个导入模板。</w:t>
      </w:r>
    </w:p>
    <w:p w14:paraId="38E53D97">
      <w:pPr>
        <w:ind w:firstLine="480"/>
      </w:pPr>
      <w:r>
        <w:rPr>
          <w:rFonts w:hint="eastAsia"/>
        </w:rPr>
        <w:t>主要的导入模板内容有：</w:t>
      </w:r>
    </w:p>
    <w:p w14:paraId="4D78989B">
      <w:pPr>
        <w:pStyle w:val="25"/>
      </w:pPr>
      <w:r>
        <w:drawing>
          <wp:inline distT="0" distB="0" distL="0" distR="0">
            <wp:extent cx="5274310" cy="3249930"/>
            <wp:effectExtent l="0" t="0" r="2540" b="7620"/>
            <wp:docPr id="1828797237" name="图片 14"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97237" name="图片 14" descr="图形用户界面, 应用程序, 表格, Excel&#10;&#10;描述已自动生成"/>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a:xfrm>
                      <a:off x="0" y="0"/>
                      <a:ext cx="5274310" cy="3249930"/>
                    </a:xfrm>
                    <a:prstGeom prst="rect">
                      <a:avLst/>
                    </a:prstGeom>
                    <a:noFill/>
                    <a:ln>
                      <a:noFill/>
                    </a:ln>
                  </pic:spPr>
                </pic:pic>
              </a:graphicData>
            </a:graphic>
          </wp:inline>
        </w:drawing>
      </w:r>
    </w:p>
    <w:p w14:paraId="2683487A">
      <w:pPr>
        <w:pStyle w:val="25"/>
      </w:pPr>
      <w:r>
        <w:drawing>
          <wp:inline distT="0" distB="0" distL="0" distR="0">
            <wp:extent cx="5274310" cy="3218180"/>
            <wp:effectExtent l="0" t="0" r="2540" b="1270"/>
            <wp:docPr id="1679776803" name="图片 1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76803" name="图片 13" descr="表格&#10;&#10;描述已自动生成"/>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a:xfrm>
                      <a:off x="0" y="0"/>
                      <a:ext cx="5274310" cy="3218180"/>
                    </a:xfrm>
                    <a:prstGeom prst="rect">
                      <a:avLst/>
                    </a:prstGeom>
                    <a:noFill/>
                    <a:ln>
                      <a:noFill/>
                    </a:ln>
                  </pic:spPr>
                </pic:pic>
              </a:graphicData>
            </a:graphic>
          </wp:inline>
        </w:drawing>
      </w:r>
    </w:p>
    <w:p w14:paraId="158045D1">
      <w:pPr>
        <w:pStyle w:val="7"/>
        <w:numPr>
          <w:ilvl w:val="5"/>
          <w:numId w:val="0"/>
        </w:numPr>
      </w:pPr>
      <w:r>
        <w:rPr>
          <w:rFonts w:hint="eastAsia" w:ascii="Times New Roman" w:hAnsi="Times New Roman" w:cs="宋体"/>
        </w:rPr>
        <w:t xml:space="preserve">6.1.11.1.1.5  </w:t>
      </w:r>
      <w:r>
        <w:rPr>
          <w:rFonts w:hint="eastAsia"/>
        </w:rPr>
        <w:t>数据/报告批量导入</w:t>
      </w:r>
    </w:p>
    <w:p w14:paraId="75032010">
      <w:pPr>
        <w:ind w:firstLine="480"/>
      </w:pPr>
      <w:r>
        <w:rPr>
          <w:rFonts w:hint="eastAsia"/>
        </w:rPr>
        <w:t>根据国资委要求，此次在内审工作月报任务中新增数据/报告批量导入功能，对excel模板进行月报相关表样的置入，企业将特定excel模板分发各相关人员进行数据填报，再统一将已完成的excel和对应的分析报告，通过该功能导入到月报任务中，系统后台会自动建立对应excel模板的报表，并将相关数据和分析报告导入到报表中，同时，配置相关业务逻辑公式，会对逻辑不符的报表以文字说明的方式进行弹窗提醒。</w:t>
      </w:r>
    </w:p>
    <w:p w14:paraId="13F20E69">
      <w:pPr>
        <w:pStyle w:val="25"/>
      </w:pPr>
      <w:r>
        <w:drawing>
          <wp:inline distT="0" distB="0" distL="0" distR="0">
            <wp:extent cx="5274310" cy="2614930"/>
            <wp:effectExtent l="0" t="0" r="2540" b="4445"/>
            <wp:docPr id="657698262" name="图片 65769826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98262" name="图片 657698262" descr="图形用户界面, 文本, 应用程序&#10;&#10;描述已自动生成"/>
                    <pic:cNvPicPr>
                      <a:picLocks noChangeAspect="1"/>
                    </pic:cNvPicPr>
                  </pic:nvPicPr>
                  <pic:blipFill>
                    <a:blip r:embed="rId294"/>
                    <a:stretch>
                      <a:fillRect/>
                    </a:stretch>
                  </pic:blipFill>
                  <pic:spPr>
                    <a:xfrm>
                      <a:off x="0" y="0"/>
                      <a:ext cx="5274310" cy="2614930"/>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38FFA47">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481F8AB7">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7D196DA3">
            <w:pPr>
              <w:pStyle w:val="30"/>
            </w:pPr>
            <w:r>
              <w:rPr>
                <w:rFonts w:hint="eastAsia"/>
              </w:rPr>
              <w:t>SRFP_1_3</w:t>
            </w:r>
          </w:p>
        </w:tc>
      </w:tr>
      <w:tr w14:paraId="232D9CB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5815D91">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5EEF7378">
            <w:pPr>
              <w:pStyle w:val="30"/>
            </w:pPr>
            <w:r>
              <w:rPr>
                <w:rFonts w:hint="eastAsia"/>
              </w:rPr>
              <w:t>企业用户</w:t>
            </w:r>
          </w:p>
        </w:tc>
      </w:tr>
      <w:tr w14:paraId="58F6429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7E29F7B">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3C0CFA97">
            <w:pPr>
              <w:pStyle w:val="30"/>
            </w:pPr>
            <w:r>
              <w:rPr>
                <w:rFonts w:hint="eastAsia"/>
              </w:rPr>
              <w:t>下载月报中指定的excel模板</w:t>
            </w:r>
          </w:p>
        </w:tc>
      </w:tr>
      <w:tr w14:paraId="505F7FD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A650BCB">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11825765">
            <w:pPr>
              <w:pStyle w:val="30"/>
            </w:pPr>
            <w:r>
              <w:rPr>
                <w:rFonts w:hint="eastAsia"/>
              </w:rPr>
              <w:t>无</w:t>
            </w:r>
          </w:p>
        </w:tc>
      </w:tr>
      <w:tr w14:paraId="4952714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AB8B6F1">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1B4F3935">
            <w:pPr>
              <w:pStyle w:val="30"/>
            </w:pPr>
            <w:r>
              <w:rPr>
                <w:rFonts w:hint="eastAsia"/>
              </w:rPr>
              <w:t>批量上传导入已填报数据的指定excel模板和相关审计报告</w:t>
            </w:r>
          </w:p>
        </w:tc>
      </w:tr>
      <w:tr w14:paraId="5F9E73F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ACFC3FE">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0F9EF15F">
            <w:pPr>
              <w:pStyle w:val="30"/>
            </w:pPr>
            <w:r>
              <w:rPr>
                <w:rFonts w:hint="eastAsia"/>
              </w:rPr>
              <w:t>Excel模板中的数据会在月报中自动建表并上传相关数据和审计报告。</w:t>
            </w:r>
          </w:p>
        </w:tc>
      </w:tr>
      <w:tr w14:paraId="5AACBC3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CD4D71A">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6C4CD5A3">
            <w:pPr>
              <w:pStyle w:val="30"/>
            </w:pPr>
            <w:r>
              <w:rPr>
                <w:rFonts w:hint="eastAsia"/>
              </w:rPr>
              <w:t>Excel模板中的数据和审计报告导入到正确的报表中</w:t>
            </w:r>
          </w:p>
        </w:tc>
      </w:tr>
      <w:tr w14:paraId="2191BA6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FBD2FF8">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07E61A75">
            <w:pPr>
              <w:pStyle w:val="30"/>
            </w:pPr>
            <w:r>
              <w:rPr>
                <w:rFonts w:hint="eastAsia"/>
              </w:rPr>
              <w:t>Excel模板数据或审计报告导入失败</w:t>
            </w:r>
          </w:p>
        </w:tc>
      </w:tr>
      <w:tr w14:paraId="1B4EBB3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EA97263">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75961FCC">
            <w:pPr>
              <w:pStyle w:val="30"/>
            </w:pPr>
            <w:r>
              <w:rPr>
                <w:rFonts w:hint="eastAsia"/>
              </w:rPr>
              <w:t>无</w:t>
            </w:r>
          </w:p>
        </w:tc>
      </w:tr>
    </w:tbl>
    <w:p w14:paraId="3671DCD1">
      <w:pPr>
        <w:pStyle w:val="6"/>
        <w:numPr>
          <w:ilvl w:val="4"/>
          <w:numId w:val="0"/>
        </w:numPr>
      </w:pPr>
      <w:r>
        <w:rPr>
          <w:rFonts w:hint="eastAsia" w:eastAsia="宋体" w:cs="宋体"/>
        </w:rPr>
        <w:t xml:space="preserve">6.1.11.1.2  </w:t>
      </w:r>
      <w:r>
        <w:rPr>
          <w:rFonts w:hint="eastAsia"/>
        </w:rPr>
        <w:t>浮动行按钮自定义</w:t>
      </w:r>
    </w:p>
    <w:p w14:paraId="4931069B">
      <w:pPr>
        <w:ind w:firstLine="480"/>
      </w:pPr>
      <w:r>
        <w:rPr>
          <w:rFonts w:hint="eastAsia"/>
        </w:rPr>
        <w:t>数据录入功能是通过设计数据录入表单，支持从用户界面收集需要的数据信息，允许用户输入、编辑和提交数据，提供批量数据录入功能，支持一次性输入多条数据。</w:t>
      </w:r>
    </w:p>
    <w:p w14:paraId="78D7497D">
      <w:pPr>
        <w:ind w:firstLine="480"/>
      </w:pPr>
      <w:r>
        <w:rPr>
          <w:rFonts w:hint="eastAsia"/>
        </w:rPr>
        <w:t>此次建设在内部审计子系统中所有浮动行前面新增加减行按钮，并在按钮上增加文字提醒。</w:t>
      </w:r>
    </w:p>
    <w:p w14:paraId="762B30CD">
      <w:pPr>
        <w:pStyle w:val="25"/>
      </w:pPr>
      <w:r>
        <w:drawing>
          <wp:inline distT="0" distB="0" distL="0" distR="0">
            <wp:extent cx="4695825" cy="1640840"/>
            <wp:effectExtent l="0" t="0" r="0" b="6985"/>
            <wp:docPr id="308850121" name="图片 308850121"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50121" name="图片 308850121" descr="图形用户界面, 应用程序, 表格, Excel&#10;&#10;描述已自动生成"/>
                    <pic:cNvPicPr>
                      <a:picLocks noChangeAspect="1"/>
                    </pic:cNvPicPr>
                  </pic:nvPicPr>
                  <pic:blipFill>
                    <a:blip r:embed="rId295"/>
                    <a:srcRect b="32216"/>
                    <a:stretch>
                      <a:fillRect/>
                    </a:stretch>
                  </pic:blipFill>
                  <pic:spPr>
                    <a:xfrm>
                      <a:off x="0" y="0"/>
                      <a:ext cx="4704436" cy="1643946"/>
                    </a:xfrm>
                    <a:prstGeom prst="rect">
                      <a:avLst/>
                    </a:prstGeom>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503EBD4">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71FC13FE">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6E97EA49">
            <w:pPr>
              <w:pStyle w:val="30"/>
            </w:pPr>
            <w:r>
              <w:rPr>
                <w:rFonts w:hint="eastAsia"/>
              </w:rPr>
              <w:t>SRFP_3_1</w:t>
            </w:r>
          </w:p>
        </w:tc>
      </w:tr>
      <w:tr w14:paraId="0E36187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27B00DB">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13DC870F">
            <w:pPr>
              <w:pStyle w:val="30"/>
            </w:pPr>
            <w:r>
              <w:rPr>
                <w:rFonts w:hint="eastAsia"/>
              </w:rPr>
              <w:t>企业用户</w:t>
            </w:r>
          </w:p>
        </w:tc>
      </w:tr>
      <w:tr w14:paraId="417A410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C54D0FD">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6CE25240">
            <w:pPr>
              <w:pStyle w:val="30"/>
            </w:pPr>
            <w:r>
              <w:rPr>
                <w:rFonts w:hint="eastAsia"/>
              </w:rPr>
              <w:t>无</w:t>
            </w:r>
          </w:p>
        </w:tc>
      </w:tr>
      <w:tr w14:paraId="44C8EED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A1CC8F7">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0D565A0A">
            <w:pPr>
              <w:pStyle w:val="30"/>
            </w:pPr>
            <w:r>
              <w:rPr>
                <w:rFonts w:hint="eastAsia"/>
              </w:rPr>
              <w:t>无</w:t>
            </w:r>
          </w:p>
        </w:tc>
      </w:tr>
      <w:tr w14:paraId="73EC4F9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B7FE407">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245BE1A5">
            <w:pPr>
              <w:pStyle w:val="30"/>
            </w:pPr>
            <w:r>
              <w:rPr>
                <w:rFonts w:hint="eastAsia"/>
              </w:rPr>
              <w:t>点击浮动行前加减行按钮</w:t>
            </w:r>
          </w:p>
        </w:tc>
      </w:tr>
      <w:tr w14:paraId="78FFCC0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BB5DC66">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1AD503CF">
            <w:pPr>
              <w:pStyle w:val="30"/>
            </w:pPr>
            <w:r>
              <w:rPr>
                <w:rFonts w:hint="eastAsia"/>
              </w:rPr>
              <w:t>增加或减少浮动行</w:t>
            </w:r>
          </w:p>
        </w:tc>
      </w:tr>
      <w:tr w14:paraId="3369F7E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84217DC">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6A9A1023">
            <w:pPr>
              <w:pStyle w:val="30"/>
            </w:pPr>
            <w:r>
              <w:rPr>
                <w:rFonts w:hint="eastAsia"/>
              </w:rPr>
              <w:t>增加或减少浮动行成功</w:t>
            </w:r>
          </w:p>
        </w:tc>
      </w:tr>
      <w:tr w14:paraId="0E13EFF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358A6C0">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7B01C5F3">
            <w:pPr>
              <w:pStyle w:val="30"/>
            </w:pPr>
            <w:r>
              <w:rPr>
                <w:rFonts w:hint="eastAsia"/>
              </w:rPr>
              <w:t>无加减行按钮</w:t>
            </w:r>
          </w:p>
        </w:tc>
      </w:tr>
      <w:tr w14:paraId="35C867A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DE8C359">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559AFC28">
            <w:pPr>
              <w:pStyle w:val="30"/>
            </w:pPr>
            <w:r>
              <w:rPr>
                <w:rFonts w:hint="eastAsia"/>
              </w:rPr>
              <w:t>无</w:t>
            </w:r>
          </w:p>
        </w:tc>
      </w:tr>
    </w:tbl>
    <w:p w14:paraId="643DDC7E">
      <w:pPr>
        <w:pStyle w:val="6"/>
        <w:numPr>
          <w:ilvl w:val="4"/>
          <w:numId w:val="0"/>
        </w:numPr>
      </w:pPr>
      <w:r>
        <w:rPr>
          <w:rFonts w:hint="eastAsia" w:eastAsia="宋体" w:cs="宋体"/>
        </w:rPr>
        <w:t xml:space="preserve">6.1.11.1.3  </w:t>
      </w:r>
      <w:r>
        <w:rPr>
          <w:rFonts w:hint="eastAsia"/>
        </w:rPr>
        <w:t>报表行高自定义</w:t>
      </w:r>
    </w:p>
    <w:p w14:paraId="3440B1A7">
      <w:pPr>
        <w:ind w:firstLine="480"/>
      </w:pPr>
      <w:r>
        <w:rPr>
          <w:rFonts w:hint="eastAsia"/>
        </w:rPr>
        <w:t>数据录入功能是通过设计数据录入表单，支持从用户界面收集需要的数据信息，允许用户输入、编辑和提交数据，提供批量数据录入功能，支持一次性输入多条数据。</w:t>
      </w:r>
    </w:p>
    <w:p w14:paraId="30EC3261">
      <w:pPr>
        <w:ind w:firstLine="480"/>
      </w:pPr>
      <w:r>
        <w:rPr>
          <w:rFonts w:hint="eastAsia"/>
        </w:rPr>
        <w:t>此次建设在内部审计子系统中新增报表的行高可根据用户需求自行调整。</w:t>
      </w:r>
    </w:p>
    <w:p w14:paraId="70557D7D">
      <w:pPr>
        <w:pStyle w:val="25"/>
      </w:pPr>
      <w:r>
        <w:drawing>
          <wp:inline distT="0" distB="0" distL="0" distR="0">
            <wp:extent cx="5274310" cy="2602865"/>
            <wp:effectExtent l="0" t="0" r="2540" b="6985"/>
            <wp:docPr id="1335884873" name="图片 133588487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84873" name="图片 1335884873" descr="表格&#10;&#10;描述已自动生成"/>
                    <pic:cNvPicPr>
                      <a:picLocks noChangeAspect="1"/>
                    </pic:cNvPicPr>
                  </pic:nvPicPr>
                  <pic:blipFill>
                    <a:blip r:embed="rId296"/>
                    <a:stretch>
                      <a:fillRect/>
                    </a:stretch>
                  </pic:blipFill>
                  <pic:spPr>
                    <a:xfrm>
                      <a:off x="0" y="0"/>
                      <a:ext cx="5274310" cy="2602865"/>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6791328E">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1ABC24D7">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3EDE0C78">
            <w:pPr>
              <w:pStyle w:val="30"/>
            </w:pPr>
            <w:r>
              <w:rPr>
                <w:rFonts w:hint="eastAsia"/>
              </w:rPr>
              <w:t>SRFP_4_1</w:t>
            </w:r>
          </w:p>
        </w:tc>
      </w:tr>
      <w:tr w14:paraId="6E979DC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84D5F0E">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5B448463">
            <w:pPr>
              <w:pStyle w:val="30"/>
            </w:pPr>
            <w:r>
              <w:rPr>
                <w:rFonts w:hint="eastAsia"/>
              </w:rPr>
              <w:t>企业用户</w:t>
            </w:r>
          </w:p>
        </w:tc>
      </w:tr>
      <w:tr w14:paraId="1A130E2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98DF1DB">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65842883">
            <w:pPr>
              <w:pStyle w:val="30"/>
            </w:pPr>
            <w:r>
              <w:rPr>
                <w:rFonts w:hint="eastAsia"/>
              </w:rPr>
              <w:t>无</w:t>
            </w:r>
          </w:p>
        </w:tc>
      </w:tr>
      <w:tr w14:paraId="068509B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8127223">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26B19A9C">
            <w:pPr>
              <w:pStyle w:val="30"/>
            </w:pPr>
            <w:r>
              <w:rPr>
                <w:rFonts w:hint="eastAsia"/>
              </w:rPr>
              <w:t>无</w:t>
            </w:r>
          </w:p>
        </w:tc>
      </w:tr>
      <w:tr w14:paraId="5B35141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8D3AB45">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2B5E4977">
            <w:pPr>
              <w:pStyle w:val="30"/>
            </w:pPr>
            <w:r>
              <w:rPr>
                <w:rFonts w:hint="eastAsia"/>
              </w:rPr>
              <w:t>调整报表行高</w:t>
            </w:r>
          </w:p>
        </w:tc>
      </w:tr>
      <w:tr w14:paraId="7171895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E4FFF6F">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7E0719B1">
            <w:pPr>
              <w:pStyle w:val="30"/>
            </w:pPr>
            <w:r>
              <w:rPr>
                <w:rFonts w:hint="eastAsia"/>
              </w:rPr>
              <w:t>调整后的报表样式</w:t>
            </w:r>
          </w:p>
        </w:tc>
      </w:tr>
      <w:tr w14:paraId="565A85C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BAFD4E9">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1387A891">
            <w:pPr>
              <w:pStyle w:val="30"/>
            </w:pPr>
            <w:r>
              <w:rPr>
                <w:rFonts w:hint="eastAsia"/>
              </w:rPr>
              <w:t>根据需求展示报表行高</w:t>
            </w:r>
          </w:p>
        </w:tc>
      </w:tr>
      <w:tr w14:paraId="19B27CB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9CC4CCF">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5DAB8FA4">
            <w:pPr>
              <w:pStyle w:val="30"/>
            </w:pPr>
            <w:r>
              <w:rPr>
                <w:rFonts w:hint="eastAsia"/>
              </w:rPr>
              <w:t>行高为默认</w:t>
            </w:r>
          </w:p>
        </w:tc>
      </w:tr>
      <w:tr w14:paraId="0CDC226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F6849A8">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0EDE9A8F">
            <w:pPr>
              <w:pStyle w:val="30"/>
            </w:pPr>
            <w:r>
              <w:rPr>
                <w:rFonts w:hint="eastAsia"/>
              </w:rPr>
              <w:t>无</w:t>
            </w:r>
          </w:p>
        </w:tc>
      </w:tr>
    </w:tbl>
    <w:p w14:paraId="7420F467">
      <w:pPr>
        <w:pStyle w:val="6"/>
        <w:numPr>
          <w:ilvl w:val="4"/>
          <w:numId w:val="0"/>
        </w:numPr>
      </w:pPr>
      <w:r>
        <w:rPr>
          <w:rFonts w:hint="eastAsia" w:eastAsia="宋体" w:cs="宋体"/>
        </w:rPr>
        <w:t xml:space="preserve">6.1.11.1.4  </w:t>
      </w:r>
      <w:r>
        <w:rPr>
          <w:rFonts w:hint="eastAsia"/>
        </w:rPr>
        <w:t>汇总表数据锁定功能</w:t>
      </w:r>
    </w:p>
    <w:p w14:paraId="2F4D0097">
      <w:pPr>
        <w:ind w:firstLine="480"/>
      </w:pPr>
      <w:r>
        <w:rPr>
          <w:rFonts w:hint="eastAsia"/>
        </w:rPr>
        <w:t>数据录入功能是通过设计数据录入表单，支持从用户界面收集需要的数据信息，允许用户输入、编辑和提交数据，提供批量数据录入功能，支持一次性输入多条数据。</w:t>
      </w:r>
    </w:p>
    <w:p w14:paraId="381C6D5C">
      <w:pPr>
        <w:ind w:firstLine="480"/>
      </w:pPr>
      <w:r>
        <w:rPr>
          <w:rFonts w:hint="eastAsia"/>
        </w:rPr>
        <w:t>此次建设在内部审计子系统中新增汇总表数据锁定功能，以确保内审系统中自动汇总表数据准确，，当用户编辑自动汇总表时，会提醒该表数据不可编辑。</w:t>
      </w:r>
    </w:p>
    <w:p w14:paraId="359C275B">
      <w:pPr>
        <w:pStyle w:val="25"/>
      </w:pPr>
      <w:r>
        <w:drawing>
          <wp:inline distT="0" distB="0" distL="0" distR="0">
            <wp:extent cx="5273675" cy="1219200"/>
            <wp:effectExtent l="0" t="0" r="3175" b="0"/>
            <wp:docPr id="16793705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70594" name="图片 2"/>
                    <pic:cNvPicPr>
                      <a:picLocks noChangeAspect="1" noChangeArrowheads="1"/>
                    </pic:cNvPicPr>
                  </pic:nvPicPr>
                  <pic:blipFill>
                    <a:blip r:embed="rId297">
                      <a:extLst>
                        <a:ext uri="{28A0092B-C50C-407E-A947-70E740481C1C}">
                          <a14:useLocalDpi xmlns:a14="http://schemas.microsoft.com/office/drawing/2010/main" val="0"/>
                        </a:ext>
                      </a:extLst>
                    </a:blip>
                    <a:srcRect b="58851"/>
                    <a:stretch>
                      <a:fillRect/>
                    </a:stretch>
                  </pic:blipFill>
                  <pic:spPr>
                    <a:xfrm>
                      <a:off x="0" y="0"/>
                      <a:ext cx="5273675" cy="1219200"/>
                    </a:xfrm>
                    <a:prstGeom prst="rect">
                      <a:avLst/>
                    </a:prstGeom>
                    <a:noFill/>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285C5857">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429EAC18">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5C3CECFC">
            <w:pPr>
              <w:pStyle w:val="30"/>
            </w:pPr>
            <w:r>
              <w:rPr>
                <w:rFonts w:hint="eastAsia"/>
              </w:rPr>
              <w:t>SRFP_5_1</w:t>
            </w:r>
          </w:p>
        </w:tc>
      </w:tr>
      <w:tr w14:paraId="683CEFC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9B5BE72">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4C580822">
            <w:pPr>
              <w:pStyle w:val="30"/>
            </w:pPr>
            <w:r>
              <w:rPr>
                <w:rFonts w:hint="eastAsia"/>
              </w:rPr>
              <w:t>企业用户</w:t>
            </w:r>
          </w:p>
        </w:tc>
      </w:tr>
      <w:tr w14:paraId="421100F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4C7363B">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69782ADB">
            <w:pPr>
              <w:pStyle w:val="30"/>
            </w:pPr>
            <w:r>
              <w:rPr>
                <w:rFonts w:hint="eastAsia"/>
              </w:rPr>
              <w:t>无</w:t>
            </w:r>
          </w:p>
        </w:tc>
      </w:tr>
      <w:tr w14:paraId="29D9538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15E71FA">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3F47356C">
            <w:pPr>
              <w:pStyle w:val="30"/>
            </w:pPr>
            <w:r>
              <w:rPr>
                <w:rFonts w:hint="eastAsia"/>
              </w:rPr>
              <w:t>无</w:t>
            </w:r>
          </w:p>
        </w:tc>
      </w:tr>
      <w:tr w14:paraId="7A82FF8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165BC48">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06F4DB05">
            <w:pPr>
              <w:pStyle w:val="30"/>
            </w:pPr>
            <w:r>
              <w:rPr>
                <w:rFonts w:hint="eastAsia"/>
              </w:rPr>
              <w:t>编辑汇总表</w:t>
            </w:r>
          </w:p>
        </w:tc>
      </w:tr>
      <w:tr w14:paraId="0253277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E916DB5">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7C2A6AE1">
            <w:pPr>
              <w:pStyle w:val="30"/>
            </w:pPr>
            <w:r>
              <w:rPr>
                <w:rFonts w:hint="eastAsia"/>
              </w:rPr>
              <w:t>无法编辑弹出反馈</w:t>
            </w:r>
          </w:p>
        </w:tc>
      </w:tr>
      <w:tr w14:paraId="46135A3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B1CA42A">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24D2CD1B">
            <w:pPr>
              <w:pStyle w:val="30"/>
            </w:pPr>
            <w:r>
              <w:rPr>
                <w:rFonts w:hint="eastAsia"/>
              </w:rPr>
              <w:t>提示反馈弹窗</w:t>
            </w:r>
          </w:p>
        </w:tc>
      </w:tr>
      <w:tr w14:paraId="5EBB490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F793F9B">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198A03AA">
            <w:pPr>
              <w:pStyle w:val="30"/>
            </w:pPr>
            <w:r>
              <w:rPr>
                <w:rFonts w:hint="eastAsia"/>
              </w:rPr>
              <w:t>可编辑数据</w:t>
            </w:r>
          </w:p>
        </w:tc>
      </w:tr>
      <w:tr w14:paraId="5DAC7DB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1ED7B31">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1E9BE4FD">
            <w:pPr>
              <w:pStyle w:val="30"/>
            </w:pPr>
            <w:r>
              <w:rPr>
                <w:rFonts w:hint="eastAsia"/>
              </w:rPr>
              <w:t>无</w:t>
            </w:r>
          </w:p>
        </w:tc>
      </w:tr>
    </w:tbl>
    <w:p w14:paraId="3D60FF4C">
      <w:pPr>
        <w:ind w:firstLine="480"/>
      </w:pPr>
    </w:p>
    <w:p w14:paraId="4D2EEA90">
      <w:pPr>
        <w:pStyle w:val="5"/>
        <w:numPr>
          <w:ilvl w:val="3"/>
          <w:numId w:val="0"/>
        </w:numPr>
      </w:pPr>
      <w:r>
        <w:rPr>
          <w:rFonts w:hint="eastAsia" w:cs="宋体"/>
        </w:rPr>
        <w:t xml:space="preserve">6.1.11.2  </w:t>
      </w:r>
      <w:r>
        <w:rPr>
          <w:rFonts w:hint="eastAsia"/>
        </w:rPr>
        <w:t>资源节点</w:t>
      </w:r>
    </w:p>
    <w:p w14:paraId="1BE97BFE">
      <w:pPr>
        <w:pStyle w:val="6"/>
        <w:numPr>
          <w:ilvl w:val="4"/>
          <w:numId w:val="0"/>
        </w:numPr>
      </w:pPr>
      <w:r>
        <w:rPr>
          <w:rFonts w:hint="eastAsia" w:eastAsia="宋体" w:cs="宋体"/>
        </w:rPr>
        <w:t xml:space="preserve">6.1.11.2.1  </w:t>
      </w:r>
      <w:r>
        <w:rPr>
          <w:rFonts w:hint="eastAsia"/>
        </w:rPr>
        <w:t>资源节点指标自定义</w:t>
      </w:r>
    </w:p>
    <w:p w14:paraId="67468567">
      <w:pPr>
        <w:ind w:firstLine="480"/>
      </w:pPr>
      <w:r>
        <w:rPr>
          <w:rFonts w:hint="eastAsia"/>
        </w:rPr>
        <w:t>资源节点功能是通过后台资源节点的属性配置，在前台用户可通过点击新增资源节点按钮来进行资源节点的新建，该资源节点主要是针对内审重要事项报备与一事一报的申报。</w:t>
      </w:r>
    </w:p>
    <w:p w14:paraId="1778C139">
      <w:pPr>
        <w:ind w:firstLine="480"/>
      </w:pPr>
      <w:r>
        <w:rPr>
          <w:rFonts w:hint="eastAsia"/>
        </w:rPr>
        <w:t>此次建设内容包括：完善内审信息收集功能和优化月报、一事一报、重要事项报备单任务中资源节点功能。</w:t>
      </w:r>
    </w:p>
    <w:p w14:paraId="0E996467">
      <w:pPr>
        <w:ind w:firstLine="480"/>
      </w:pPr>
      <w:r>
        <w:rPr>
          <w:rFonts w:hint="eastAsia"/>
        </w:rPr>
        <w:t>1、完善内审信息收集功能</w:t>
      </w:r>
    </w:p>
    <w:p w14:paraId="2DAD7BD7">
      <w:pPr>
        <w:ind w:firstLine="480"/>
      </w:pPr>
      <w:r>
        <w:rPr>
          <w:rFonts w:hint="eastAsia"/>
        </w:rPr>
        <w:t>完善内审信息收集功能，针对内部审计季报、月报、重要事项报备、一事一报进行开发、升级。</w:t>
      </w:r>
    </w:p>
    <w:p w14:paraId="7374B853">
      <w:pPr>
        <w:ind w:firstLine="480"/>
      </w:pPr>
      <w:r>
        <w:rPr>
          <w:rFonts w:hint="eastAsia"/>
        </w:rPr>
        <w:t>主要建设内容包括：</w:t>
      </w:r>
    </w:p>
    <w:p w14:paraId="5FD04475">
      <w:pPr>
        <w:ind w:firstLine="480"/>
      </w:pPr>
      <w:r>
        <w:rPr>
          <w:rFonts w:hint="eastAsia"/>
        </w:rPr>
        <w:t>内部审计任务：新建“2025年度企业内部审计工作情况表”、“2025年度内部审计项目管理”、“2025年重大审计情况报备单（一事一报）”、“2025年内部审计重要情况报备单”四套数据填报任务，总计包括约70张数据报表。</w:t>
      </w:r>
    </w:p>
    <w:p w14:paraId="53DF2388">
      <w:pPr>
        <w:pStyle w:val="25"/>
      </w:pPr>
      <w:r>
        <w:drawing>
          <wp:inline distT="0" distB="0" distL="0" distR="0">
            <wp:extent cx="5274310" cy="3219450"/>
            <wp:effectExtent l="0" t="0" r="2540" b="0"/>
            <wp:docPr id="1982561554" name="图片 1982561554"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61554" name="图片 1982561554" descr="图形用户界面, 应用程序, 表格, Excel&#10;&#10;描述已自动生成"/>
                    <pic:cNvPicPr>
                      <a:picLocks noChangeAspect="1"/>
                    </pic:cNvPicPr>
                  </pic:nvPicPr>
                  <pic:blipFill>
                    <a:blip r:embed="rId298"/>
                    <a:stretch>
                      <a:fillRect/>
                    </a:stretch>
                  </pic:blipFill>
                  <pic:spPr>
                    <a:xfrm>
                      <a:off x="0" y="0"/>
                      <a:ext cx="5274310" cy="3219450"/>
                    </a:xfrm>
                    <a:prstGeom prst="rect">
                      <a:avLst/>
                    </a:prstGeom>
                  </pic:spPr>
                </pic:pic>
              </a:graphicData>
            </a:graphic>
          </wp:inline>
        </w:drawing>
      </w:r>
    </w:p>
    <w:p w14:paraId="3262E8E1">
      <w:pPr>
        <w:pStyle w:val="25"/>
      </w:pPr>
      <w:r>
        <w:drawing>
          <wp:inline distT="0" distB="0" distL="0" distR="0">
            <wp:extent cx="5274310" cy="3344545"/>
            <wp:effectExtent l="0" t="0" r="2540" b="8255"/>
            <wp:docPr id="735112890" name="图片 735112890" descr="图形用户界面,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12890" name="图片 735112890" descr="图形用户界面, 表格&#10;&#10;描述已自动生成"/>
                    <pic:cNvPicPr>
                      <a:picLocks noChangeAspect="1"/>
                    </pic:cNvPicPr>
                  </pic:nvPicPr>
                  <pic:blipFill>
                    <a:blip r:embed="rId299"/>
                    <a:stretch>
                      <a:fillRect/>
                    </a:stretch>
                  </pic:blipFill>
                  <pic:spPr>
                    <a:xfrm>
                      <a:off x="0" y="0"/>
                      <a:ext cx="5274310" cy="3344545"/>
                    </a:xfrm>
                    <a:prstGeom prst="rect">
                      <a:avLst/>
                    </a:prstGeom>
                  </pic:spPr>
                </pic:pic>
              </a:graphicData>
            </a:graphic>
          </wp:inline>
        </w:drawing>
      </w:r>
    </w:p>
    <w:p w14:paraId="178CDCBA">
      <w:pPr>
        <w:ind w:firstLine="480"/>
      </w:pPr>
      <w:r>
        <w:rPr>
          <w:rFonts w:hint="eastAsia"/>
        </w:rPr>
        <w:t>提取方案：根据内部审计数据的填报要求，新建数据提取方案约7个。通过提取方案，提取上年封面、上年数、审计机制、审计项目情况、审计人员情况等数据。</w:t>
      </w:r>
    </w:p>
    <w:p w14:paraId="11FC8F02">
      <w:pPr>
        <w:ind w:firstLine="480"/>
      </w:pPr>
      <w:r>
        <w:rPr>
          <w:rFonts w:hint="eastAsia"/>
        </w:rPr>
        <w:t>审核规则：根据内部审计数据的审核要求，新建数据审核规则约200个。通过审核规则功能，可对数据进行报表内部勾稽关系审核及报表间勾稽关系审核（例如：如果在本单位领导层设置内部审计领导机构，则填写领导机构名称和单位主要负责人是否担任领导机构主要负责人！），确保上报数据的准确性。</w:t>
      </w:r>
    </w:p>
    <w:p w14:paraId="2107057D">
      <w:pPr>
        <w:ind w:firstLine="480"/>
      </w:pPr>
      <w:r>
        <w:rPr>
          <w:rFonts w:hint="eastAsia"/>
        </w:rPr>
        <w:t>功能测试：对新增的各项内容进行功能性测试，确保功能的正常使用。</w:t>
      </w:r>
    </w:p>
    <w:p w14:paraId="256A4402">
      <w:pPr>
        <w:ind w:firstLine="480"/>
      </w:pPr>
      <w:r>
        <w:rPr>
          <w:rFonts w:hint="eastAsia"/>
        </w:rPr>
        <w:t>优化月报、一事一报、重要事项报备单任务中资源节点功能，新增资源节点后台配置项，可在系统后台灵活配置各任务的资源节点中相关业务字段，同时支持多种类型的字段，如文本、枚举等。</w:t>
      </w:r>
    </w:p>
    <w:p w14:paraId="78BFD205">
      <w:pPr>
        <w:ind w:firstLine="480"/>
      </w:pPr>
      <w:r>
        <w:rPr>
          <w:rFonts w:hint="eastAsia"/>
        </w:rPr>
        <w:t>2、优化月报、一事一报、重要事项报备单任务中资源节点功能</w:t>
      </w:r>
    </w:p>
    <w:p w14:paraId="71E90D17">
      <w:pPr>
        <w:ind w:firstLine="480"/>
      </w:pPr>
      <w:r>
        <w:rPr>
          <w:rFonts w:hint="eastAsia"/>
        </w:rPr>
        <w:t>优化月报、一事一报、重要事项报备单任务中资源节点功能，新增资源节点后台配置项，可在系统后台灵活配置各任务的资源节点中相关业务字段，同时支持多种类型的字段，如文本、枚举等。</w:t>
      </w:r>
    </w:p>
    <w:p w14:paraId="14A80E30">
      <w:pPr>
        <w:pStyle w:val="25"/>
      </w:pPr>
      <w:r>
        <w:drawing>
          <wp:inline distT="0" distB="0" distL="0" distR="0">
            <wp:extent cx="5274310" cy="2385695"/>
            <wp:effectExtent l="0" t="0" r="2540" b="5080"/>
            <wp:docPr id="754491038" name="图片 75449103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91038" name="图片 754491038" descr="图形用户界面, 应用程序&#10;&#10;描述已自动生成"/>
                    <pic:cNvPicPr>
                      <a:picLocks noChangeAspect="1"/>
                    </pic:cNvPicPr>
                  </pic:nvPicPr>
                  <pic:blipFill>
                    <a:blip r:embed="rId300"/>
                    <a:stretch>
                      <a:fillRect/>
                    </a:stretch>
                  </pic:blipFill>
                  <pic:spPr>
                    <a:xfrm>
                      <a:off x="0" y="0"/>
                      <a:ext cx="5274310" cy="2385695"/>
                    </a:xfrm>
                    <a:prstGeom prst="rect">
                      <a:avLst/>
                    </a:prstGeom>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80"/>
        <w:gridCol w:w="6340"/>
      </w:tblGrid>
      <w:tr w14:paraId="1BC667C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E351165">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24E90DE2">
            <w:pPr>
              <w:pStyle w:val="30"/>
            </w:pPr>
            <w:r>
              <w:t>NBSJ_2_2</w:t>
            </w:r>
          </w:p>
        </w:tc>
      </w:tr>
      <w:tr w14:paraId="398E7F9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588EF01">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1145B070">
            <w:pPr>
              <w:pStyle w:val="30"/>
            </w:pPr>
            <w:r>
              <w:rPr>
                <w:rFonts w:hint="eastAsia"/>
              </w:rPr>
              <w:t>系统管理员</w:t>
            </w:r>
          </w:p>
        </w:tc>
      </w:tr>
      <w:tr w14:paraId="2F494CF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AC0D770">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43159D88">
            <w:pPr>
              <w:pStyle w:val="30"/>
            </w:pPr>
            <w:r>
              <w:rPr>
                <w:rFonts w:hint="eastAsia"/>
              </w:rPr>
              <w:t>无</w:t>
            </w:r>
          </w:p>
        </w:tc>
      </w:tr>
      <w:tr w14:paraId="326E205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A19678F">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2BA6A0A8">
            <w:pPr>
              <w:pStyle w:val="30"/>
            </w:pPr>
            <w:r>
              <w:rPr>
                <w:rFonts w:hint="eastAsia"/>
              </w:rPr>
              <w:t>无</w:t>
            </w:r>
          </w:p>
        </w:tc>
      </w:tr>
      <w:tr w14:paraId="3F8FF45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5DBF5EF">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2276B87A">
            <w:pPr>
              <w:pStyle w:val="30"/>
            </w:pPr>
            <w:r>
              <w:rPr>
                <w:rFonts w:hint="eastAsia"/>
              </w:rPr>
              <w:t>按需配置对应的资源节点字段</w:t>
            </w:r>
          </w:p>
        </w:tc>
      </w:tr>
      <w:tr w14:paraId="29F7B69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09C92A8">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61B2F897">
            <w:pPr>
              <w:pStyle w:val="30"/>
            </w:pPr>
            <w:r>
              <w:rPr>
                <w:rFonts w:hint="eastAsia"/>
              </w:rPr>
              <w:t>前台资源节点内对应字段变更</w:t>
            </w:r>
          </w:p>
        </w:tc>
      </w:tr>
      <w:tr w14:paraId="7F1E3A3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F246A64">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53124642">
            <w:pPr>
              <w:pStyle w:val="30"/>
            </w:pPr>
            <w:r>
              <w:rPr>
                <w:rFonts w:hint="eastAsia"/>
              </w:rPr>
              <w:t>资源节点内字段按需变更</w:t>
            </w:r>
          </w:p>
        </w:tc>
      </w:tr>
      <w:tr w14:paraId="4684455B">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5ABA9C4">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659CAC20">
            <w:pPr>
              <w:pStyle w:val="30"/>
            </w:pPr>
            <w:r>
              <w:rPr>
                <w:rFonts w:hint="eastAsia"/>
              </w:rPr>
              <w:t>资源节点内字段无变化</w:t>
            </w:r>
          </w:p>
        </w:tc>
      </w:tr>
      <w:tr w14:paraId="45C5EC0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B6585F4">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60D0CFEF">
            <w:pPr>
              <w:pStyle w:val="30"/>
            </w:pPr>
            <w:r>
              <w:rPr>
                <w:rFonts w:hint="eastAsia"/>
              </w:rPr>
              <w:t>无</w:t>
            </w:r>
          </w:p>
        </w:tc>
      </w:tr>
    </w:tbl>
    <w:p w14:paraId="54FD7B99">
      <w:pPr>
        <w:ind w:firstLine="0" w:firstLineChars="0"/>
      </w:pPr>
    </w:p>
    <w:p w14:paraId="1B7B845C">
      <w:pPr>
        <w:pStyle w:val="6"/>
        <w:numPr>
          <w:ilvl w:val="4"/>
          <w:numId w:val="0"/>
        </w:numPr>
      </w:pPr>
      <w:r>
        <w:rPr>
          <w:rFonts w:hint="eastAsia" w:eastAsia="宋体" w:cs="宋体"/>
        </w:rPr>
        <w:t xml:space="preserve">6.1.11.2.2  </w:t>
      </w:r>
      <w:r>
        <w:rPr>
          <w:rFonts w:hint="eastAsia"/>
        </w:rPr>
        <w:t>资源节点指标逻辑判断功能</w:t>
      </w:r>
    </w:p>
    <w:p w14:paraId="6C9186D9">
      <w:pPr>
        <w:ind w:firstLine="480"/>
      </w:pPr>
      <w:r>
        <w:rPr>
          <w:rFonts w:hint="eastAsia"/>
        </w:rPr>
        <w:t>资源节点功能是通过后台资源节点的属性配置，在前台用户可通过点击新增资源节点按钮来进行资源节点的新建，该资源节点主要是针对内审重要事项报备与一事一报的申报。</w:t>
      </w:r>
    </w:p>
    <w:p w14:paraId="25EF3356">
      <w:pPr>
        <w:ind w:firstLine="480"/>
      </w:pPr>
      <w:r>
        <w:rPr>
          <w:rFonts w:hint="eastAsia"/>
        </w:rPr>
        <w:t>此次建设新增月报、一事一报、重要事项报备单资源节点中相关字段的逻辑判断公式，并编制配套的文字说明进行提醒。</w:t>
      </w:r>
    </w:p>
    <w:p w14:paraId="6491317F">
      <w:pPr>
        <w:pStyle w:val="25"/>
      </w:pPr>
      <w:r>
        <w:drawing>
          <wp:inline distT="0" distB="0" distL="0" distR="0">
            <wp:extent cx="4972050" cy="3197225"/>
            <wp:effectExtent l="0" t="0" r="0" b="3175"/>
            <wp:docPr id="936543670" name="图片 936543670"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43670" name="图片 936543670" descr="图形用户界面, 文本&#10;&#10;描述已自动生成"/>
                    <pic:cNvPicPr>
                      <a:picLocks noChangeAspect="1"/>
                    </pic:cNvPicPr>
                  </pic:nvPicPr>
                  <pic:blipFill>
                    <a:blip r:embed="rId301"/>
                    <a:stretch>
                      <a:fillRect/>
                    </a:stretch>
                  </pic:blipFill>
                  <pic:spPr>
                    <a:xfrm>
                      <a:off x="0" y="0"/>
                      <a:ext cx="4975918" cy="3200259"/>
                    </a:xfrm>
                    <a:prstGeom prst="rect">
                      <a:avLst/>
                    </a:prstGeom>
                  </pic:spPr>
                </pic:pic>
              </a:graphicData>
            </a:graphic>
          </wp:inline>
        </w:drawing>
      </w:r>
    </w:p>
    <w:p w14:paraId="3124CB60">
      <w:pPr>
        <w:pStyle w:val="6"/>
        <w:numPr>
          <w:ilvl w:val="4"/>
          <w:numId w:val="0"/>
        </w:numPr>
      </w:pPr>
      <w:r>
        <w:rPr>
          <w:rFonts w:hint="eastAsia" w:eastAsia="宋体" w:cs="宋体"/>
        </w:rPr>
        <w:t xml:space="preserve">6.1.11.2.3  </w:t>
      </w:r>
      <w:r>
        <w:rPr>
          <w:rFonts w:hint="eastAsia"/>
        </w:rPr>
        <w:t>资源节点自动跳转到报表功能</w:t>
      </w:r>
    </w:p>
    <w:p w14:paraId="6B9AED7A">
      <w:pPr>
        <w:ind w:firstLine="480"/>
      </w:pPr>
      <w:r>
        <w:rPr>
          <w:rFonts w:hint="eastAsia"/>
        </w:rPr>
        <w:t>资源节点功能是通过后台资源节点的属性配置，在前台用户可通过点击新增资源节点按钮来进行资源节点的新建，该资源节点主要是针对内审重要事项报备与一事一报的申报。</w:t>
      </w:r>
    </w:p>
    <w:p w14:paraId="319545BA">
      <w:pPr>
        <w:ind w:firstLine="480"/>
      </w:pPr>
      <w:r>
        <w:rPr>
          <w:rFonts w:hint="eastAsia"/>
        </w:rPr>
        <w:t>此次建设优化了企业通过资源节点建立相关报表后需手动点击进入报表问题，新增通过资源节点建立相关报表后系统会自动跳转到报表填报界面</w:t>
      </w:r>
    </w:p>
    <w:p w14:paraId="46A0B355">
      <w:pPr>
        <w:pStyle w:val="25"/>
      </w:pPr>
      <w:r>
        <w:drawing>
          <wp:inline distT="0" distB="0" distL="0" distR="0">
            <wp:extent cx="5274310" cy="1714500"/>
            <wp:effectExtent l="0" t="0" r="2540" b="0"/>
            <wp:docPr id="820869868" name="图片 820869868"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69868" name="图片 820869868" descr="图形用户界面, 应用程序, 表格&#10;&#10;描述已自动生成"/>
                    <pic:cNvPicPr>
                      <a:picLocks noChangeAspect="1"/>
                    </pic:cNvPicPr>
                  </pic:nvPicPr>
                  <pic:blipFill>
                    <a:blip r:embed="rId302"/>
                    <a:srcRect b="37180"/>
                    <a:stretch>
                      <a:fillRect/>
                    </a:stretch>
                  </pic:blipFill>
                  <pic:spPr>
                    <a:xfrm>
                      <a:off x="0" y="0"/>
                      <a:ext cx="5274310" cy="1714500"/>
                    </a:xfrm>
                    <a:prstGeom prst="rect">
                      <a:avLst/>
                    </a:prstGeom>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1E2DB934">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1E0C97A7">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642297FD">
            <w:pPr>
              <w:pStyle w:val="30"/>
            </w:pPr>
            <w:r>
              <w:rPr>
                <w:rFonts w:hint="eastAsia"/>
              </w:rPr>
              <w:t>SRFP_2_3</w:t>
            </w:r>
          </w:p>
        </w:tc>
      </w:tr>
      <w:tr w14:paraId="7591ECE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B26AFC5">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7631F506">
            <w:pPr>
              <w:pStyle w:val="30"/>
            </w:pPr>
            <w:r>
              <w:rPr>
                <w:rFonts w:hint="eastAsia"/>
              </w:rPr>
              <w:t>企业用户</w:t>
            </w:r>
          </w:p>
        </w:tc>
      </w:tr>
      <w:tr w14:paraId="4EE9C95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A3B22C6">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49B20EAC">
            <w:pPr>
              <w:pStyle w:val="30"/>
            </w:pPr>
            <w:r>
              <w:rPr>
                <w:rFonts w:hint="eastAsia"/>
              </w:rPr>
              <w:t>新建资源节点</w:t>
            </w:r>
          </w:p>
        </w:tc>
      </w:tr>
      <w:tr w14:paraId="674F36C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9DE7EF9">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67BA0B45">
            <w:pPr>
              <w:pStyle w:val="30"/>
            </w:pPr>
            <w:r>
              <w:rPr>
                <w:rFonts w:hint="eastAsia"/>
              </w:rPr>
              <w:t>无</w:t>
            </w:r>
          </w:p>
        </w:tc>
      </w:tr>
      <w:tr w14:paraId="43CB3DC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4F61D0E">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50C57FF8">
            <w:pPr>
              <w:pStyle w:val="30"/>
            </w:pPr>
            <w:r>
              <w:rPr>
                <w:rFonts w:hint="eastAsia"/>
              </w:rPr>
              <w:t>保存资源节点数据</w:t>
            </w:r>
          </w:p>
        </w:tc>
      </w:tr>
      <w:tr w14:paraId="1878441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70E290D">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2549BA2E">
            <w:pPr>
              <w:pStyle w:val="30"/>
            </w:pPr>
            <w:r>
              <w:rPr>
                <w:rFonts w:hint="eastAsia"/>
              </w:rPr>
              <w:t>自动跳转到对应报表表单中</w:t>
            </w:r>
          </w:p>
        </w:tc>
      </w:tr>
      <w:tr w14:paraId="2C2FF4B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8D9D85D">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384E3ABB">
            <w:pPr>
              <w:pStyle w:val="30"/>
            </w:pPr>
            <w:r>
              <w:rPr>
                <w:rFonts w:hint="eastAsia"/>
              </w:rPr>
              <w:t>正常调整到对应表单</w:t>
            </w:r>
          </w:p>
        </w:tc>
      </w:tr>
      <w:tr w14:paraId="36D1DC6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6CB258F">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7A6CB111">
            <w:pPr>
              <w:pStyle w:val="30"/>
            </w:pPr>
            <w:r>
              <w:rPr>
                <w:rFonts w:hint="eastAsia"/>
              </w:rPr>
              <w:t>无法跳转</w:t>
            </w:r>
          </w:p>
        </w:tc>
      </w:tr>
      <w:tr w14:paraId="0340348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C002AD0">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1D774289">
            <w:pPr>
              <w:pStyle w:val="30"/>
            </w:pPr>
            <w:r>
              <w:rPr>
                <w:rFonts w:hint="eastAsia"/>
              </w:rPr>
              <w:t>无</w:t>
            </w:r>
          </w:p>
        </w:tc>
      </w:tr>
    </w:tbl>
    <w:p w14:paraId="512AC4DA">
      <w:pPr>
        <w:pStyle w:val="5"/>
        <w:numPr>
          <w:ilvl w:val="3"/>
          <w:numId w:val="0"/>
        </w:numPr>
      </w:pPr>
      <w:r>
        <w:rPr>
          <w:rFonts w:hint="eastAsia" w:cs="宋体"/>
        </w:rPr>
        <w:t xml:space="preserve">6.1.11.3  </w:t>
      </w:r>
      <w:r>
        <w:rPr>
          <w:rFonts w:hint="eastAsia"/>
        </w:rPr>
        <w:t>后台管理</w:t>
      </w:r>
    </w:p>
    <w:p w14:paraId="70CEBB6F">
      <w:pPr>
        <w:pStyle w:val="6"/>
        <w:numPr>
          <w:ilvl w:val="4"/>
          <w:numId w:val="0"/>
        </w:numPr>
      </w:pPr>
      <w:r>
        <w:rPr>
          <w:rFonts w:hint="eastAsia" w:eastAsia="宋体" w:cs="宋体"/>
        </w:rPr>
        <w:t xml:space="preserve">6.1.11.3.1  </w:t>
      </w:r>
      <w:r>
        <w:rPr>
          <w:rFonts w:hint="eastAsia"/>
        </w:rPr>
        <w:t>报表显示权限功能</w:t>
      </w:r>
    </w:p>
    <w:p w14:paraId="45F972CE">
      <w:pPr>
        <w:ind w:firstLine="480"/>
      </w:pPr>
      <w:r>
        <w:rPr>
          <w:rFonts w:hint="eastAsia"/>
        </w:rPr>
        <w:t>子系统后台管理是通过设计后台管理界面，支持对系统中的用户进行管理和维护，实现用户管理功能，提供权限管理功能，为不同用户分配不同的系统权限，设计系统日志功能，记录用户在系统中的操作行为。</w:t>
      </w:r>
    </w:p>
    <w:p w14:paraId="0DB62ED1">
      <w:pPr>
        <w:ind w:firstLine="480"/>
      </w:pPr>
      <w:r>
        <w:rPr>
          <w:rFonts w:hint="eastAsia"/>
        </w:rPr>
        <w:t>此次建设在内部审计子系统中新增外部或特定人员指定报表显示权限，为适应国资委审计集中管理要求，对外部或特定人员访问内审系统时，可对他们的访问权限进行限制。</w:t>
      </w:r>
    </w:p>
    <w:p w14:paraId="212EC392">
      <w:pPr>
        <w:pStyle w:val="25"/>
      </w:pPr>
      <w:r>
        <w:drawing>
          <wp:inline distT="0" distB="0" distL="0" distR="0">
            <wp:extent cx="5274310" cy="1653540"/>
            <wp:effectExtent l="0" t="0" r="2540" b="3810"/>
            <wp:docPr id="165319193" name="图片 16531919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9193" name="图片 165319193" descr="图形用户界面, 应用程序&#10;&#10;描述已自动生成"/>
                    <pic:cNvPicPr>
                      <a:picLocks noChangeAspect="1"/>
                    </pic:cNvPicPr>
                  </pic:nvPicPr>
                  <pic:blipFill>
                    <a:blip r:embed="rId303"/>
                    <a:stretch>
                      <a:fillRect/>
                    </a:stretch>
                  </pic:blipFill>
                  <pic:spPr>
                    <a:xfrm>
                      <a:off x="0" y="0"/>
                      <a:ext cx="5274310" cy="1653540"/>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2FE282B7">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1A1181FF">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2CB4D1D4">
            <w:pPr>
              <w:pStyle w:val="30"/>
            </w:pPr>
            <w:r>
              <w:rPr>
                <w:rFonts w:hint="eastAsia"/>
              </w:rPr>
              <w:t>SRFP_6_1</w:t>
            </w:r>
          </w:p>
        </w:tc>
      </w:tr>
      <w:tr w14:paraId="39FFD62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FBD7203">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41CB942A">
            <w:pPr>
              <w:pStyle w:val="30"/>
            </w:pPr>
            <w:r>
              <w:rPr>
                <w:rFonts w:hint="eastAsia"/>
              </w:rPr>
              <w:t>系统管理员</w:t>
            </w:r>
          </w:p>
        </w:tc>
      </w:tr>
      <w:tr w14:paraId="6F780DC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6C6F67A">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39EA602A">
            <w:pPr>
              <w:pStyle w:val="30"/>
            </w:pPr>
            <w:r>
              <w:rPr>
                <w:rFonts w:hint="eastAsia"/>
              </w:rPr>
              <w:t>无</w:t>
            </w:r>
          </w:p>
        </w:tc>
      </w:tr>
      <w:tr w14:paraId="25B5F46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BB5D2C0">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3962FDF8">
            <w:pPr>
              <w:pStyle w:val="30"/>
            </w:pPr>
            <w:r>
              <w:rPr>
                <w:rFonts w:hint="eastAsia"/>
              </w:rPr>
              <w:t>无</w:t>
            </w:r>
          </w:p>
        </w:tc>
      </w:tr>
      <w:tr w14:paraId="7AA1E88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06ED190">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466A6498">
            <w:pPr>
              <w:pStyle w:val="30"/>
            </w:pPr>
            <w:r>
              <w:rPr>
                <w:rFonts w:hint="eastAsia"/>
              </w:rPr>
              <w:t>给外部人员分配权限</w:t>
            </w:r>
          </w:p>
        </w:tc>
      </w:tr>
      <w:tr w14:paraId="4B624AE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06307B8">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622BF4FC">
            <w:pPr>
              <w:pStyle w:val="30"/>
            </w:pPr>
            <w:r>
              <w:rPr>
                <w:rFonts w:hint="eastAsia"/>
              </w:rPr>
              <w:t>外部人员权限分配成功</w:t>
            </w:r>
          </w:p>
        </w:tc>
      </w:tr>
      <w:tr w14:paraId="3DA2A44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4E05437">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7D0B82B7">
            <w:pPr>
              <w:pStyle w:val="30"/>
            </w:pPr>
            <w:r>
              <w:rPr>
                <w:rFonts w:hint="eastAsia"/>
              </w:rPr>
              <w:t>外部人员正常访问指定数据</w:t>
            </w:r>
          </w:p>
        </w:tc>
      </w:tr>
      <w:tr w14:paraId="378C986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3855D76">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4E5F42A5">
            <w:pPr>
              <w:pStyle w:val="30"/>
            </w:pPr>
            <w:r>
              <w:rPr>
                <w:rFonts w:hint="eastAsia"/>
              </w:rPr>
              <w:t>与企业人员权限一致</w:t>
            </w:r>
          </w:p>
        </w:tc>
      </w:tr>
      <w:tr w14:paraId="4ADCBD4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7C030F7">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13234362">
            <w:pPr>
              <w:pStyle w:val="30"/>
            </w:pPr>
            <w:r>
              <w:rPr>
                <w:rFonts w:hint="eastAsia"/>
              </w:rPr>
              <w:t>无</w:t>
            </w:r>
          </w:p>
        </w:tc>
      </w:tr>
    </w:tbl>
    <w:p w14:paraId="1156FD61">
      <w:pPr>
        <w:pStyle w:val="5"/>
        <w:numPr>
          <w:ilvl w:val="3"/>
          <w:numId w:val="0"/>
        </w:numPr>
      </w:pPr>
      <w:r>
        <w:rPr>
          <w:rFonts w:hint="eastAsia" w:cs="宋体"/>
        </w:rPr>
        <w:t xml:space="preserve">6.1.11.4  </w:t>
      </w:r>
      <w:r>
        <w:rPr>
          <w:rFonts w:hint="eastAsia"/>
        </w:rPr>
        <w:t>内审分析模块</w:t>
      </w:r>
    </w:p>
    <w:p w14:paraId="514333E0">
      <w:pPr>
        <w:pStyle w:val="6"/>
        <w:numPr>
          <w:ilvl w:val="4"/>
          <w:numId w:val="0"/>
        </w:numPr>
      </w:pPr>
      <w:r>
        <w:rPr>
          <w:rFonts w:hint="eastAsia" w:eastAsia="宋体" w:cs="宋体"/>
        </w:rPr>
        <w:t xml:space="preserve">6.1.11.4.1  </w:t>
      </w:r>
      <w:r>
        <w:rPr>
          <w:rFonts w:hint="eastAsia"/>
        </w:rPr>
        <w:t>月报、季报、一事一报、重要情况报备单分析子模块</w:t>
      </w:r>
    </w:p>
    <w:p w14:paraId="1A29F6B6">
      <w:pPr>
        <w:ind w:firstLine="480"/>
      </w:pPr>
      <w:r>
        <w:rPr>
          <w:rFonts w:hint="eastAsia"/>
        </w:rPr>
        <w:t>根据国资委要求，此次月报、季报、一事一报、重要情况报备单分析子模块，主要包括：分析报告模板配置、取数逻辑配置、分析模块数据集生成、分析看板四项子功能。</w:t>
      </w:r>
    </w:p>
    <w:p w14:paraId="56EA71E4">
      <w:pPr>
        <w:ind w:firstLine="480"/>
      </w:pPr>
      <w:r>
        <w:rPr>
          <w:rFonts w:hint="eastAsia"/>
        </w:rPr>
        <w:t>1、分析报告模板配置</w:t>
      </w:r>
    </w:p>
    <w:p w14:paraId="7B20267E">
      <w:pPr>
        <w:ind w:firstLine="480"/>
      </w:pPr>
      <w:r>
        <w:rPr>
          <w:rFonts w:hint="eastAsia"/>
        </w:rPr>
        <w:t>依据国资委对内部审计数据分析的要求和标准，新建分析所需取数模板。这些模板旨在确保数据分析过程的规范性和准确性。通过对国资委提出的相关要求的分析，并结合过往内部审计数据分析的经验，明确每个分析维度和指标。需新建约23个取数模板。</w:t>
      </w:r>
    </w:p>
    <w:p w14:paraId="1B71BAD8">
      <w:pPr>
        <w:pStyle w:val="25"/>
      </w:pPr>
      <w:r>
        <w:drawing>
          <wp:inline distT="0" distB="0" distL="0" distR="0">
            <wp:extent cx="5274310" cy="3251835"/>
            <wp:effectExtent l="0" t="0" r="2540" b="5715"/>
            <wp:docPr id="1837856249" name="图片 1837856249"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56249" name="图片 1837856249" descr="图形用户界面, 应用程序, 表格, Excel&#10;&#10;描述已自动生成"/>
                    <pic:cNvPicPr>
                      <a:picLocks noChangeAspect="1"/>
                    </pic:cNvPicPr>
                  </pic:nvPicPr>
                  <pic:blipFill>
                    <a:blip r:embed="rId292"/>
                    <a:stretch>
                      <a:fillRect/>
                    </a:stretch>
                  </pic:blipFill>
                  <pic:spPr>
                    <a:xfrm>
                      <a:off x="0" y="0"/>
                      <a:ext cx="5274310" cy="3251835"/>
                    </a:xfrm>
                    <a:prstGeom prst="rect">
                      <a:avLst/>
                    </a:prstGeom>
                  </pic:spPr>
                </pic:pic>
              </a:graphicData>
            </a:graphic>
          </wp:inline>
        </w:drawing>
      </w:r>
    </w:p>
    <w:p w14:paraId="7519A8BD">
      <w:pPr>
        <w:pStyle w:val="25"/>
      </w:pPr>
      <w:r>
        <w:drawing>
          <wp:inline distT="0" distB="0" distL="0" distR="0">
            <wp:extent cx="5274310" cy="3222625"/>
            <wp:effectExtent l="0" t="0" r="2540" b="6350"/>
            <wp:docPr id="1389740374" name="图片 1389740374"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40374" name="图片 1389740374" descr="表格&#10;&#10;描述已自动生成"/>
                    <pic:cNvPicPr>
                      <a:picLocks noChangeAspect="1"/>
                    </pic:cNvPicPr>
                  </pic:nvPicPr>
                  <pic:blipFill>
                    <a:blip r:embed="rId293"/>
                    <a:stretch>
                      <a:fillRect/>
                    </a:stretch>
                  </pic:blipFill>
                  <pic:spPr>
                    <a:xfrm>
                      <a:off x="0" y="0"/>
                      <a:ext cx="5274310" cy="3222625"/>
                    </a:xfrm>
                    <a:prstGeom prst="rect">
                      <a:avLst/>
                    </a:prstGeom>
                  </pic:spPr>
                </pic:pic>
              </a:graphicData>
            </a:graphic>
          </wp:inline>
        </w:drawing>
      </w:r>
    </w:p>
    <w:p w14:paraId="746B444E">
      <w:pPr>
        <w:ind w:firstLine="480"/>
      </w:pPr>
    </w:p>
    <w:p w14:paraId="52286908">
      <w:pPr>
        <w:pStyle w:val="25"/>
      </w:pPr>
      <w:r>
        <w:drawing>
          <wp:inline distT="0" distB="0" distL="0" distR="0">
            <wp:extent cx="5274310" cy="2966720"/>
            <wp:effectExtent l="0" t="0" r="2540" b="5080"/>
            <wp:docPr id="1668537552" name="图片 1" descr="C:\Users\TC1222B\Documents\WXWork\1688853843599874\Cache\Image\2024-11\分析模块报告模板配置.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37552" name="图片 1" descr="C:\Users\TC1222B\Documents\WXWork\1688853843599874\Cache\Image\2024-11\分析模块报告模板配置.png"/>
                    <pic:cNvPicPr>
                      <a:picLocks noChangeAspect="1"/>
                    </pic:cNvPicPr>
                  </pic:nvPicPr>
                  <pic:blipFill>
                    <a:blip r:embed="rId304" cstate="print">
                      <a:extLst>
                        <a:ext uri="{28A0092B-C50C-407E-A947-70E740481C1C}">
                          <a14:useLocalDpi xmlns:a14="http://schemas.microsoft.com/office/drawing/2010/main" val="0"/>
                        </a:ext>
                      </a:extLst>
                    </a:blip>
                    <a:srcRect/>
                    <a:stretch>
                      <a:fillRect/>
                    </a:stretch>
                  </pic:blipFill>
                  <pic:spPr>
                    <a:xfrm>
                      <a:off x="0" y="0"/>
                      <a:ext cx="5274310" cy="2966720"/>
                    </a:xfrm>
                    <a:prstGeom prst="rect">
                      <a:avLst/>
                    </a:prstGeom>
                    <a:noFill/>
                    <a:ln>
                      <a:noFill/>
                    </a:ln>
                  </pic:spPr>
                </pic:pic>
              </a:graphicData>
            </a:graphic>
          </wp:inline>
        </w:drawing>
      </w:r>
    </w:p>
    <w:p w14:paraId="73524C1E">
      <w:pPr>
        <w:ind w:firstLine="480"/>
      </w:pPr>
      <w:r>
        <w:rPr>
          <w:rFonts w:hint="eastAsia"/>
        </w:rPr>
        <w:t>2、取数逻辑配置</w:t>
      </w:r>
    </w:p>
    <w:p w14:paraId="373F1089">
      <w:pPr>
        <w:ind w:firstLine="480"/>
      </w:pPr>
      <w:r>
        <w:rPr>
          <w:rFonts w:hint="eastAsia"/>
        </w:rPr>
        <w:t>根据国资委业务逻辑需求，整理出对应的公式或配置关系，对23个取数模板的相关指标内容与业务系统中的数据指标进行匹配对应，满足各取数模板的取数要求。</w:t>
      </w:r>
    </w:p>
    <w:p w14:paraId="096A3881">
      <w:pPr>
        <w:pStyle w:val="25"/>
      </w:pPr>
      <w:r>
        <w:drawing>
          <wp:inline distT="0" distB="0" distL="0" distR="0">
            <wp:extent cx="5274310" cy="2966720"/>
            <wp:effectExtent l="0" t="0" r="2540" b="5080"/>
            <wp:docPr id="1836244989" name="图片 1" descr="C:\Users\TC1222B\Documents\WXWork\1688853843599874\Cache\Image\2024-11\分析模块公式配置.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44989" name="图片 1" descr="C:\Users\TC1222B\Documents\WXWork\1688853843599874\Cache\Image\2024-11\分析模块公式配置.png"/>
                    <pic:cNvPicPr>
                      <a:picLocks noChangeAspect="1"/>
                    </pic:cNvPicPr>
                  </pic:nvPicPr>
                  <pic:blipFill>
                    <a:blip r:embed="rId305" cstate="print">
                      <a:extLst>
                        <a:ext uri="{28A0092B-C50C-407E-A947-70E740481C1C}">
                          <a14:useLocalDpi xmlns:a14="http://schemas.microsoft.com/office/drawing/2010/main" val="0"/>
                        </a:ext>
                      </a:extLst>
                    </a:blip>
                    <a:srcRect/>
                    <a:stretch>
                      <a:fillRect/>
                    </a:stretch>
                  </pic:blipFill>
                  <pic:spPr>
                    <a:xfrm>
                      <a:off x="0" y="0"/>
                      <a:ext cx="5274310" cy="2966720"/>
                    </a:xfrm>
                    <a:prstGeom prst="rect">
                      <a:avLst/>
                    </a:prstGeom>
                    <a:noFill/>
                    <a:ln>
                      <a:noFill/>
                    </a:ln>
                  </pic:spPr>
                </pic:pic>
              </a:graphicData>
            </a:graphic>
          </wp:inline>
        </w:drawing>
      </w:r>
    </w:p>
    <w:p w14:paraId="4B067372">
      <w:pPr>
        <w:ind w:firstLine="480"/>
      </w:pPr>
      <w:r>
        <w:rPr>
          <w:rFonts w:hint="eastAsia"/>
        </w:rPr>
        <w:t>3、分析模块数据集生成</w:t>
      </w:r>
    </w:p>
    <w:p w14:paraId="5187BA4C">
      <w:pPr>
        <w:ind w:firstLine="480"/>
      </w:pPr>
      <w:r>
        <w:rPr>
          <w:rFonts w:hint="eastAsia"/>
        </w:rPr>
        <w:t>根据新建的23个取数模板相关内容，从2025年度内审信息统内月报、季报、一事一报、重要事项报备单中进行取数，生成23个分析数据集，供分析看板数据展现是使用。</w:t>
      </w:r>
    </w:p>
    <w:p w14:paraId="5F02E64D">
      <w:pPr>
        <w:ind w:firstLine="480"/>
      </w:pPr>
      <w:r>
        <w:rPr>
          <w:rFonts w:hint="eastAsia"/>
        </w:rPr>
        <w:t>4、分析看板</w:t>
      </w:r>
    </w:p>
    <w:p w14:paraId="0D49F902">
      <w:pPr>
        <w:ind w:firstLine="480"/>
      </w:pPr>
      <w:r>
        <w:rPr>
          <w:rFonts w:hint="eastAsia"/>
        </w:rPr>
        <w:t>内部审计子系统对月报、季报、一事一报、重要情况报备单的数据进行分析，分析模块中包含对应任务的重点关注指标，同时以图、表等方式进行展示；展示界面具有交互性，可对相关指标进行详细分析；具备各任务分析指标自动定义查询功能，提供多样的分析结果。</w:t>
      </w:r>
    </w:p>
    <w:p w14:paraId="69E27DD1">
      <w:pPr>
        <w:pStyle w:val="25"/>
      </w:pPr>
      <w:r>
        <w:drawing>
          <wp:inline distT="0" distB="0" distL="0" distR="0">
            <wp:extent cx="5274310" cy="2998470"/>
            <wp:effectExtent l="0" t="0" r="2540" b="1905"/>
            <wp:docPr id="44810417" name="图片 44810417"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0417" name="图片 44810417" descr="表格&#10;&#10;描述已自动生成"/>
                    <pic:cNvPicPr>
                      <a:picLocks noChangeAspect="1"/>
                    </pic:cNvPicPr>
                  </pic:nvPicPr>
                  <pic:blipFill>
                    <a:blip r:embed="rId306"/>
                    <a:stretch>
                      <a:fillRect/>
                    </a:stretch>
                  </pic:blipFill>
                  <pic:spPr>
                    <a:xfrm>
                      <a:off x="0" y="0"/>
                      <a:ext cx="5274310" cy="2998470"/>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84E2CEF">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3101AEB1">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28978821">
            <w:pPr>
              <w:pStyle w:val="30"/>
            </w:pPr>
            <w:r>
              <w:rPr>
                <w:rFonts w:hint="eastAsia"/>
              </w:rPr>
              <w:t>SRFP_7_1</w:t>
            </w:r>
          </w:p>
        </w:tc>
      </w:tr>
      <w:tr w14:paraId="20810C1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A1EA996">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155CB464">
            <w:pPr>
              <w:pStyle w:val="30"/>
            </w:pPr>
            <w:r>
              <w:rPr>
                <w:rFonts w:hint="eastAsia"/>
              </w:rPr>
              <w:t>国资委用户</w:t>
            </w:r>
          </w:p>
        </w:tc>
      </w:tr>
      <w:tr w14:paraId="774149B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1B984D5">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152994E1">
            <w:pPr>
              <w:pStyle w:val="30"/>
            </w:pPr>
            <w:r>
              <w:rPr>
                <w:rFonts w:hint="eastAsia"/>
              </w:rPr>
              <w:t>内部审计系统中有相关数据</w:t>
            </w:r>
          </w:p>
        </w:tc>
      </w:tr>
      <w:tr w14:paraId="2532077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EB6B4E0">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6245A75A">
            <w:pPr>
              <w:pStyle w:val="30"/>
            </w:pPr>
            <w:r>
              <w:rPr>
                <w:rFonts w:hint="eastAsia"/>
              </w:rPr>
              <w:t>无</w:t>
            </w:r>
          </w:p>
        </w:tc>
      </w:tr>
      <w:tr w14:paraId="55D20B4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B54CC3A">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4F2B93CD">
            <w:pPr>
              <w:pStyle w:val="30"/>
            </w:pPr>
            <w:r>
              <w:rPr>
                <w:rFonts w:hint="eastAsia"/>
              </w:rPr>
              <w:t>选择需要的分析内容</w:t>
            </w:r>
          </w:p>
        </w:tc>
      </w:tr>
      <w:tr w14:paraId="6288CAE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60824B1">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3174A272">
            <w:pPr>
              <w:pStyle w:val="30"/>
            </w:pPr>
            <w:r>
              <w:rPr>
                <w:rFonts w:hint="eastAsia"/>
              </w:rPr>
              <w:t>展示对应的分析内容结果</w:t>
            </w:r>
          </w:p>
        </w:tc>
      </w:tr>
      <w:tr w14:paraId="5535D65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4DCD171">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165BA782">
            <w:pPr>
              <w:pStyle w:val="30"/>
            </w:pPr>
            <w:r>
              <w:rPr>
                <w:rFonts w:hint="eastAsia"/>
              </w:rPr>
              <w:t>正常展示分析页面</w:t>
            </w:r>
          </w:p>
        </w:tc>
      </w:tr>
      <w:tr w14:paraId="5D4102F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D6C45E3">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0DC1C220">
            <w:pPr>
              <w:pStyle w:val="30"/>
            </w:pPr>
            <w:r>
              <w:rPr>
                <w:rFonts w:hint="eastAsia"/>
              </w:rPr>
              <w:t>无分析数据</w:t>
            </w:r>
          </w:p>
        </w:tc>
      </w:tr>
      <w:tr w14:paraId="26D5C3E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21C9B0C">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3E74EDDB">
            <w:pPr>
              <w:pStyle w:val="30"/>
            </w:pPr>
            <w:r>
              <w:rPr>
                <w:rFonts w:hint="eastAsia"/>
              </w:rPr>
              <w:t>无</w:t>
            </w:r>
          </w:p>
        </w:tc>
      </w:tr>
    </w:tbl>
    <w:p w14:paraId="71C82FA1">
      <w:pPr>
        <w:pStyle w:val="6"/>
        <w:numPr>
          <w:ilvl w:val="4"/>
          <w:numId w:val="0"/>
        </w:numPr>
      </w:pPr>
      <w:r>
        <w:rPr>
          <w:rFonts w:hint="eastAsia" w:eastAsia="宋体" w:cs="宋体"/>
        </w:rPr>
        <w:t xml:space="preserve">6.1.11.4.2  </w:t>
      </w:r>
      <w:r>
        <w:rPr>
          <w:rFonts w:hint="eastAsia"/>
        </w:rPr>
        <w:t>分析报告导出功能</w:t>
      </w:r>
    </w:p>
    <w:p w14:paraId="27D829BA">
      <w:pPr>
        <w:ind w:firstLine="480"/>
      </w:pPr>
      <w:r>
        <w:rPr>
          <w:rFonts w:hint="eastAsia"/>
        </w:rPr>
        <w:t>内部审计子系统对分析模块中的相关图、表及指定模板等的分析报告导出。</w:t>
      </w:r>
    </w:p>
    <w:p w14:paraId="2AC59053">
      <w:pPr>
        <w:pStyle w:val="25"/>
      </w:pPr>
      <w:r>
        <w:drawing>
          <wp:inline distT="0" distB="0" distL="0" distR="0">
            <wp:extent cx="3781425" cy="2155190"/>
            <wp:effectExtent l="0" t="0" r="0" b="6985"/>
            <wp:docPr id="1242032175" name="图片 1242032175"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32175" name="图片 1242032175" descr="图形用户界面, 应用程序, Word&#10;&#10;描述已自动生成"/>
                    <pic:cNvPicPr>
                      <a:picLocks noChangeAspect="1"/>
                    </pic:cNvPicPr>
                  </pic:nvPicPr>
                  <pic:blipFill>
                    <a:blip r:embed="rId307"/>
                    <a:stretch>
                      <a:fillRect/>
                    </a:stretch>
                  </pic:blipFill>
                  <pic:spPr>
                    <a:xfrm>
                      <a:off x="0" y="0"/>
                      <a:ext cx="3786259" cy="2157976"/>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204B759C">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783E8C20">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1292AEE0">
            <w:pPr>
              <w:pStyle w:val="30"/>
            </w:pPr>
            <w:r>
              <w:rPr>
                <w:rFonts w:hint="eastAsia"/>
              </w:rPr>
              <w:t>SRFP_7_3</w:t>
            </w:r>
          </w:p>
        </w:tc>
      </w:tr>
      <w:tr w14:paraId="027103A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9EB97EC">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2E2FFFB1">
            <w:pPr>
              <w:pStyle w:val="30"/>
            </w:pPr>
            <w:r>
              <w:rPr>
                <w:rFonts w:hint="eastAsia"/>
              </w:rPr>
              <w:t>国资委用户</w:t>
            </w:r>
          </w:p>
        </w:tc>
      </w:tr>
      <w:tr w14:paraId="0A98B3B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4A66CD8">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3FAA7D60">
            <w:pPr>
              <w:pStyle w:val="30"/>
            </w:pPr>
            <w:r>
              <w:rPr>
                <w:rFonts w:hint="eastAsia"/>
              </w:rPr>
              <w:t>内部审计系统中有相关数据</w:t>
            </w:r>
          </w:p>
        </w:tc>
      </w:tr>
      <w:tr w14:paraId="5F33061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F33B6F8">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1DFF1E1D">
            <w:pPr>
              <w:pStyle w:val="30"/>
            </w:pPr>
            <w:r>
              <w:rPr>
                <w:rFonts w:hint="eastAsia"/>
              </w:rPr>
              <w:t>无</w:t>
            </w:r>
          </w:p>
        </w:tc>
      </w:tr>
      <w:tr w14:paraId="0F9B440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37D8C1A">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4274A2ED">
            <w:pPr>
              <w:pStyle w:val="30"/>
            </w:pPr>
            <w:r>
              <w:rPr>
                <w:rFonts w:hint="eastAsia"/>
              </w:rPr>
              <w:t>选择需要生成分析报告</w:t>
            </w:r>
          </w:p>
        </w:tc>
      </w:tr>
      <w:tr w14:paraId="55B743E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28C8F09">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755840B5">
            <w:pPr>
              <w:pStyle w:val="30"/>
            </w:pPr>
            <w:r>
              <w:rPr>
                <w:rFonts w:hint="eastAsia"/>
              </w:rPr>
              <w:t>展示对应模板的分结果报告</w:t>
            </w:r>
          </w:p>
        </w:tc>
      </w:tr>
      <w:tr w14:paraId="7571C17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2B5FC1E">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4A95F200">
            <w:pPr>
              <w:pStyle w:val="30"/>
            </w:pPr>
            <w:r>
              <w:rPr>
                <w:rFonts w:hint="eastAsia"/>
              </w:rPr>
              <w:t>正常导出分析报告</w:t>
            </w:r>
          </w:p>
        </w:tc>
      </w:tr>
      <w:tr w14:paraId="1716C00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816E4EB">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1158CF56">
            <w:pPr>
              <w:pStyle w:val="30"/>
            </w:pPr>
            <w:r>
              <w:rPr>
                <w:rFonts w:hint="eastAsia"/>
              </w:rPr>
              <w:t>导出的分析报告无数据</w:t>
            </w:r>
          </w:p>
        </w:tc>
      </w:tr>
      <w:tr w14:paraId="506A820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ED29A32">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50726A72">
            <w:pPr>
              <w:pStyle w:val="30"/>
            </w:pPr>
            <w:r>
              <w:rPr>
                <w:rFonts w:hint="eastAsia"/>
              </w:rPr>
              <w:t>无</w:t>
            </w:r>
          </w:p>
        </w:tc>
      </w:tr>
    </w:tbl>
    <w:p w14:paraId="210B7F51">
      <w:pPr>
        <w:pStyle w:val="6"/>
        <w:numPr>
          <w:ilvl w:val="4"/>
          <w:numId w:val="0"/>
        </w:numPr>
      </w:pPr>
      <w:r>
        <w:rPr>
          <w:rFonts w:hint="eastAsia" w:eastAsia="宋体" w:cs="宋体"/>
        </w:rPr>
        <w:t xml:space="preserve">6.1.11.4.3  </w:t>
      </w:r>
      <w:r>
        <w:rPr>
          <w:rFonts w:hint="eastAsia"/>
        </w:rPr>
        <w:t>内审分析模块后台管理</w:t>
      </w:r>
    </w:p>
    <w:p w14:paraId="51201D6B">
      <w:pPr>
        <w:ind w:firstLine="480"/>
      </w:pPr>
      <w:r>
        <w:rPr>
          <w:rFonts w:hint="eastAsia"/>
        </w:rPr>
        <w:t>内部审计子系统对分析模块中的后台功能进行管理，包括角色、公式、指标、查询模板、分析报告模板等进行配置。</w:t>
      </w:r>
    </w:p>
    <w:p w14:paraId="5815674A">
      <w:pPr>
        <w:pStyle w:val="25"/>
      </w:pPr>
      <w:r>
        <w:drawing>
          <wp:inline distT="0" distB="0" distL="0" distR="0">
            <wp:extent cx="4357370" cy="2451100"/>
            <wp:effectExtent l="0" t="0" r="5080" b="6350"/>
            <wp:docPr id="254050958" name="图片 254050958" descr="C:\Users\TC1222B\Documents\WXWork\1688853843599874\Cache\Image\2024-11\分析模块后台管理.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50958" name="图片 254050958" descr="C:\Users\TC1222B\Documents\WXWork\1688853843599874\Cache\Image\2024-11\分析模块后台管理.png"/>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a:xfrm>
                      <a:off x="0" y="0"/>
                      <a:ext cx="4361323" cy="2453179"/>
                    </a:xfrm>
                    <a:prstGeom prst="rect">
                      <a:avLst/>
                    </a:prstGeom>
                    <a:noFill/>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72A0A31">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48285E6B">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4FBB1539">
            <w:pPr>
              <w:pStyle w:val="30"/>
            </w:pPr>
            <w:r>
              <w:rPr>
                <w:rFonts w:hint="eastAsia"/>
              </w:rPr>
              <w:t>SRFP_7_3</w:t>
            </w:r>
          </w:p>
        </w:tc>
      </w:tr>
      <w:tr w14:paraId="4D3423E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2D5D584">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606CE904">
            <w:pPr>
              <w:pStyle w:val="30"/>
            </w:pPr>
            <w:r>
              <w:rPr>
                <w:rFonts w:hint="eastAsia"/>
              </w:rPr>
              <w:t>系统管理员</w:t>
            </w:r>
          </w:p>
        </w:tc>
      </w:tr>
      <w:tr w14:paraId="52A2D8E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45269E0">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48B4941C">
            <w:pPr>
              <w:pStyle w:val="30"/>
            </w:pPr>
            <w:r>
              <w:rPr>
                <w:rFonts w:hint="eastAsia"/>
              </w:rPr>
              <w:t>无</w:t>
            </w:r>
          </w:p>
        </w:tc>
      </w:tr>
      <w:tr w14:paraId="44CFEBC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C68E55F">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6F344F37">
            <w:pPr>
              <w:pStyle w:val="30"/>
            </w:pPr>
            <w:r>
              <w:rPr>
                <w:rFonts w:hint="eastAsia"/>
              </w:rPr>
              <w:t>无</w:t>
            </w:r>
          </w:p>
        </w:tc>
      </w:tr>
      <w:tr w14:paraId="213684F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7957321">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3B6EB585">
            <w:pPr>
              <w:pStyle w:val="30"/>
            </w:pPr>
            <w:r>
              <w:rPr>
                <w:rFonts w:hint="eastAsia"/>
              </w:rPr>
              <w:t>配置分析模块后台指标、公式等</w:t>
            </w:r>
          </w:p>
        </w:tc>
      </w:tr>
      <w:tr w14:paraId="4AAB9E0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3979C72">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2A599B68">
            <w:pPr>
              <w:pStyle w:val="30"/>
            </w:pPr>
            <w:r>
              <w:rPr>
                <w:rFonts w:hint="eastAsia"/>
              </w:rPr>
              <w:t>前台对应指标、逻辑等发生变更</w:t>
            </w:r>
          </w:p>
        </w:tc>
      </w:tr>
      <w:tr w14:paraId="6ED4E48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4DA43B1">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3463AC47">
            <w:pPr>
              <w:pStyle w:val="30"/>
            </w:pPr>
            <w:r>
              <w:rPr>
                <w:rFonts w:hint="eastAsia"/>
              </w:rPr>
              <w:t>配置分析模块后台指标、公式等成功</w:t>
            </w:r>
          </w:p>
        </w:tc>
      </w:tr>
      <w:tr w14:paraId="19D252A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84EF1FD">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07A681E8">
            <w:pPr>
              <w:pStyle w:val="30"/>
            </w:pPr>
            <w:r>
              <w:rPr>
                <w:rFonts w:hint="eastAsia"/>
              </w:rPr>
              <w:t>无法配置后台相关事项</w:t>
            </w:r>
          </w:p>
        </w:tc>
      </w:tr>
      <w:tr w14:paraId="410DADB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4B9EBC5">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5B96BE41">
            <w:pPr>
              <w:pStyle w:val="30"/>
            </w:pPr>
            <w:r>
              <w:rPr>
                <w:rFonts w:hint="eastAsia"/>
              </w:rPr>
              <w:t>无</w:t>
            </w:r>
          </w:p>
        </w:tc>
      </w:tr>
    </w:tbl>
    <w:p w14:paraId="44CE00C0">
      <w:pPr>
        <w:ind w:firstLine="0" w:firstLineChars="0"/>
      </w:pPr>
    </w:p>
    <w:p w14:paraId="2DFF933A">
      <w:pPr>
        <w:pStyle w:val="4"/>
        <w:numPr>
          <w:ilvl w:val="2"/>
          <w:numId w:val="0"/>
        </w:numPr>
      </w:pPr>
      <w:bookmarkStart w:id="205" w:name="_Toc32569"/>
      <w:r>
        <w:rPr>
          <w:rFonts w:hint="eastAsia" w:ascii="Times New Roman" w:hAnsi="Times New Roman" w:cs="宋体"/>
        </w:rPr>
        <w:t xml:space="preserve">6.1.12  </w:t>
      </w:r>
      <w:r>
        <w:rPr>
          <w:rFonts w:hint="eastAsia"/>
        </w:rPr>
        <w:t>审计整改管理子系统</w:t>
      </w:r>
      <w:bookmarkEnd w:id="205"/>
    </w:p>
    <w:p w14:paraId="40BFEADE">
      <w:pPr>
        <w:ind w:firstLine="480"/>
      </w:pPr>
      <w:r>
        <w:rPr>
          <w:rFonts w:hint="eastAsia"/>
        </w:rPr>
        <w:t>无（该项目为服务项目）</w:t>
      </w:r>
    </w:p>
    <w:p w14:paraId="1DA2157A">
      <w:pPr>
        <w:pStyle w:val="4"/>
        <w:numPr>
          <w:ilvl w:val="2"/>
          <w:numId w:val="0"/>
        </w:numPr>
      </w:pPr>
      <w:bookmarkStart w:id="206" w:name="_Toc15553"/>
      <w:r>
        <w:rPr>
          <w:rFonts w:hint="eastAsia" w:ascii="Times New Roman" w:hAnsi="Times New Roman" w:cs="宋体"/>
        </w:rPr>
        <w:t xml:space="preserve">6.1.13  </w:t>
      </w:r>
      <w:r>
        <w:rPr>
          <w:rFonts w:hint="eastAsia"/>
        </w:rPr>
        <w:t>内部控制测评管理子系统</w:t>
      </w:r>
      <w:bookmarkEnd w:id="206"/>
    </w:p>
    <w:p w14:paraId="6E1EA017">
      <w:pPr>
        <w:ind w:firstLine="480"/>
      </w:pPr>
      <w:r>
        <w:rPr>
          <w:rFonts w:hint="eastAsia"/>
        </w:rPr>
        <w:t>根据业务功能分析，此次系统建设需要包含的功能有抽样单位测评、内控管理树形、数据填报功能、内控自动报告。</w:t>
      </w:r>
    </w:p>
    <w:p w14:paraId="27F08A18">
      <w:pPr>
        <w:pStyle w:val="5"/>
        <w:numPr>
          <w:ilvl w:val="3"/>
          <w:numId w:val="0"/>
        </w:numPr>
      </w:pPr>
      <w:r>
        <w:rPr>
          <w:rFonts w:hint="eastAsia" w:cs="宋体"/>
        </w:rPr>
        <w:t xml:space="preserve">6.1.13.1  </w:t>
      </w:r>
      <w:r>
        <w:rPr>
          <w:rFonts w:hint="eastAsia"/>
        </w:rPr>
        <w:t>抽样单位测评</w:t>
      </w:r>
    </w:p>
    <w:p w14:paraId="51EE7862">
      <w:pPr>
        <w:pStyle w:val="6"/>
        <w:numPr>
          <w:ilvl w:val="4"/>
          <w:numId w:val="0"/>
        </w:numPr>
      </w:pPr>
      <w:r>
        <w:rPr>
          <w:rFonts w:hint="eastAsia" w:eastAsia="宋体" w:cs="宋体"/>
        </w:rPr>
        <w:t xml:space="preserve">6.1.13.1.1  </w:t>
      </w:r>
      <w:r>
        <w:rPr>
          <w:rFonts w:hint="eastAsia"/>
        </w:rPr>
        <w:t>抽样范围表格导入</w:t>
      </w:r>
    </w:p>
    <w:p w14:paraId="448D343F">
      <w:pPr>
        <w:ind w:firstLine="480"/>
      </w:pPr>
      <w:r>
        <w:rPr>
          <w:rFonts w:hint="eastAsia"/>
        </w:rPr>
        <w:t>内控测评工作首先需要确定企业内控测评的抽样范围，该功能可将事务所确定的19个内控测评流程中企业抽样范围的EXCEL表格模板文件导入至内控测评系统中，内控测评系统根据表格模板中的抽样范围实现自动生成19个内控测评的抽样范围企业清单，并根据自动生成的抽样范围企业清单进行内控测评流程。</w:t>
      </w:r>
    </w:p>
    <w:p w14:paraId="781A3D42">
      <w:pPr>
        <w:pStyle w:val="25"/>
      </w:pPr>
      <w:r>
        <w:drawing>
          <wp:inline distT="0" distB="0" distL="0" distR="0">
            <wp:extent cx="5274310" cy="1406525"/>
            <wp:effectExtent l="9525" t="9525" r="12065" b="12700"/>
            <wp:docPr id="1104499531"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99531" name="图片 1" descr="表格&#10;&#10;描述已自动生成"/>
                    <pic:cNvPicPr>
                      <a:picLocks noChangeAspect="1"/>
                    </pic:cNvPicPr>
                  </pic:nvPicPr>
                  <pic:blipFill>
                    <a:blip r:embed="rId309"/>
                    <a:stretch>
                      <a:fillRect/>
                    </a:stretch>
                  </pic:blipFill>
                  <pic:spPr>
                    <a:xfrm>
                      <a:off x="0" y="0"/>
                      <a:ext cx="5274310" cy="1406525"/>
                    </a:xfrm>
                    <a:prstGeom prst="rect">
                      <a:avLst/>
                    </a:prstGeom>
                    <a:ln>
                      <a:solidFill>
                        <a:schemeClr val="bg1">
                          <a:lumMod val="85000"/>
                        </a:schemeClr>
                      </a:solidFill>
                    </a:ln>
                  </pic:spPr>
                </pic:pic>
              </a:graphicData>
            </a:graphic>
          </wp:inline>
        </w:drawing>
      </w:r>
    </w:p>
    <w:p w14:paraId="21AD0E28">
      <w:pPr>
        <w:ind w:firstLine="480"/>
      </w:pPr>
      <w:r>
        <w:rPr>
          <w:rFonts w:hint="eastAsia"/>
        </w:rPr>
        <w:t>用户进入内控测评系统中，选择需要导入抽样范围表内容的集团单位。选择已填写完成的抽样范围EXCEL表格模板文件并确认导入后，系统将根据EXCEL表格中填写的单位代码（9位组织机构代码）及选择抽样的流程（流程下方对应单元格填写“1”为进行抽样。）生成集团的抽样范围。并根据抽样的单位清单生成内控测评抽样填报树形。抽样范围表格导入的步骤为：</w:t>
      </w:r>
    </w:p>
    <w:p w14:paraId="0704CDB5">
      <w:pPr>
        <w:ind w:firstLine="480"/>
      </w:pPr>
      <w:r>
        <w:rPr>
          <w:rFonts w:hint="eastAsia"/>
        </w:rPr>
        <w:t>（1）选择集团：在系统左侧的抽样树形中选中需要导入抽样范围的集团。</w:t>
      </w:r>
    </w:p>
    <w:p w14:paraId="5E543C91">
      <w:pPr>
        <w:ind w:firstLine="480"/>
      </w:pPr>
      <w:r>
        <w:rPr>
          <w:rFonts w:hint="eastAsia"/>
        </w:rPr>
        <w:t>（2）选择模板：选中集团后，点击功能菜单的“导入抽样范围”按钮，选择需要导入的抽样范围</w:t>
      </w:r>
      <w:r>
        <w:t>EXCEL</w:t>
      </w:r>
      <w:r>
        <w:rPr>
          <w:rFonts w:hint="eastAsia"/>
        </w:rPr>
        <w:t>表格模板文件。</w:t>
      </w:r>
    </w:p>
    <w:p w14:paraId="60A48022">
      <w:pPr>
        <w:ind w:firstLine="480"/>
      </w:pPr>
      <w:r>
        <w:rPr>
          <w:rFonts w:hint="eastAsia"/>
        </w:rPr>
        <w:t>（3）导入数据：选择抽样范围</w:t>
      </w:r>
      <w:r>
        <w:t>EXCEL</w:t>
      </w:r>
      <w:r>
        <w:rPr>
          <w:rFonts w:hint="eastAsia"/>
        </w:rPr>
        <w:t>表格模板文件后，点击“导入”按钮将该集团的抽样范围数据批量导入至内控系统中。</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16273BF">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21D4830D">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70B4565F">
            <w:pPr>
              <w:pStyle w:val="30"/>
            </w:pPr>
            <w:r>
              <w:rPr>
                <w:rFonts w:hint="eastAsia"/>
              </w:rPr>
              <w:t>NKCP_1_1</w:t>
            </w:r>
          </w:p>
        </w:tc>
      </w:tr>
      <w:tr w14:paraId="3FA14A1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8FF3C54">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02BA4979">
            <w:pPr>
              <w:pStyle w:val="30"/>
            </w:pPr>
            <w:r>
              <w:rPr>
                <w:rFonts w:hint="eastAsia"/>
              </w:rPr>
              <w:t>企业用户，系统管理员</w:t>
            </w:r>
          </w:p>
        </w:tc>
      </w:tr>
      <w:tr w14:paraId="14EDE3D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9A48231">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27236BDE">
            <w:pPr>
              <w:pStyle w:val="30"/>
            </w:pPr>
            <w:r>
              <w:rPr>
                <w:rFonts w:hint="eastAsia"/>
              </w:rPr>
              <w:t>登入内部控制测评管理子系统，点击抽样范围导入，下载导入模板</w:t>
            </w:r>
          </w:p>
        </w:tc>
      </w:tr>
      <w:tr w14:paraId="0EF0B1B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54B6251">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3807666A">
            <w:pPr>
              <w:pStyle w:val="30"/>
            </w:pPr>
            <w:r>
              <w:rPr>
                <w:rFonts w:hint="eastAsia"/>
              </w:rPr>
              <w:t>无</w:t>
            </w:r>
          </w:p>
        </w:tc>
      </w:tr>
      <w:tr w14:paraId="753EA4A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2DDD48D">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53300BB9">
            <w:pPr>
              <w:pStyle w:val="30"/>
            </w:pPr>
            <w:r>
              <w:rPr>
                <w:rFonts w:hint="eastAsia"/>
              </w:rPr>
              <w:t>选中内控测评系统任务，点击抽样范围导入，上传模板</w:t>
            </w:r>
          </w:p>
        </w:tc>
      </w:tr>
      <w:tr w14:paraId="2456E7F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F3E87F4">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1CF2A955">
            <w:pPr>
              <w:pStyle w:val="30"/>
            </w:pPr>
            <w:r>
              <w:rPr>
                <w:rFonts w:hint="eastAsia"/>
              </w:rPr>
              <w:t>数据导入系统</w:t>
            </w:r>
          </w:p>
        </w:tc>
      </w:tr>
      <w:tr w14:paraId="327D30A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50CB5A9">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43A1D535">
            <w:pPr>
              <w:pStyle w:val="30"/>
            </w:pPr>
            <w:r>
              <w:rPr>
                <w:rFonts w:hint="eastAsia"/>
              </w:rPr>
              <w:t>数据导入成功提示</w:t>
            </w:r>
          </w:p>
        </w:tc>
      </w:tr>
      <w:tr w14:paraId="5E08F47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7C0BE81">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08591F0D">
            <w:pPr>
              <w:pStyle w:val="30"/>
            </w:pPr>
            <w:r>
              <w:rPr>
                <w:rFonts w:hint="eastAsia"/>
              </w:rPr>
              <w:t>数据未导入成功提示信息</w:t>
            </w:r>
          </w:p>
        </w:tc>
      </w:tr>
      <w:tr w14:paraId="2A49A00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89647CE">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584D5884">
            <w:pPr>
              <w:pStyle w:val="30"/>
            </w:pPr>
            <w:r>
              <w:rPr>
                <w:rFonts w:hint="eastAsia"/>
              </w:rPr>
              <w:t>无</w:t>
            </w:r>
          </w:p>
        </w:tc>
      </w:tr>
    </w:tbl>
    <w:p w14:paraId="658C67AF">
      <w:pPr>
        <w:ind w:firstLine="480"/>
      </w:pPr>
      <w:r>
        <w:rPr>
          <w:rFonts w:hint="eastAsia"/>
        </w:rPr>
        <w:t>业务流程：</w:t>
      </w:r>
    </w:p>
    <w:p w14:paraId="5672812F">
      <w:pPr>
        <w:pStyle w:val="25"/>
      </w:pPr>
      <w:r>
        <w:drawing>
          <wp:inline distT="0" distB="0" distL="0" distR="0">
            <wp:extent cx="5274310" cy="640080"/>
            <wp:effectExtent l="19050" t="0" r="40640" b="0"/>
            <wp:docPr id="1607710572"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0" r:lo="rId311" r:qs="rId312" r:cs="rId313"/>
              </a:graphicData>
            </a:graphic>
          </wp:inline>
        </w:drawing>
      </w:r>
    </w:p>
    <w:p w14:paraId="01D2D566">
      <w:pPr>
        <w:pStyle w:val="6"/>
        <w:numPr>
          <w:ilvl w:val="4"/>
          <w:numId w:val="0"/>
        </w:numPr>
      </w:pPr>
      <w:r>
        <w:rPr>
          <w:rFonts w:hint="eastAsia" w:eastAsia="宋体" w:cs="宋体"/>
        </w:rPr>
        <w:t xml:space="preserve">6.1.13.1.2  </w:t>
      </w:r>
      <w:r>
        <w:rPr>
          <w:rFonts w:hint="eastAsia"/>
        </w:rPr>
        <w:t>业务总量指标选择</w:t>
      </w:r>
    </w:p>
    <w:p w14:paraId="10515E0F">
      <w:pPr>
        <w:ind w:firstLine="480"/>
      </w:pPr>
      <w:r>
        <w:rPr>
          <w:rFonts w:hint="eastAsia"/>
        </w:rPr>
        <w:t>抽样单位测评功能是指确定需要进行自评和复评的单位后，可以使用抽样功能对单位进行筛选和确定。可以按照一定的标准或规则进行抽样，如按照单位规模、行业类型等进行分层，以确保样本的代表性。</w:t>
      </w:r>
    </w:p>
    <w:p w14:paraId="1C921B2D">
      <w:pPr>
        <w:ind w:firstLine="480"/>
      </w:pPr>
      <w:r>
        <w:rPr>
          <w:rFonts w:hint="eastAsia"/>
        </w:rPr>
        <w:t>对抽样单位进行新建、抽样、关联测评流程等内容的具体步骤如下：建立集团单位目录、抽样单位选取、任务管理、关联测评流程。</w:t>
      </w:r>
    </w:p>
    <w:p w14:paraId="2C2960E5">
      <w:pPr>
        <w:ind w:firstLine="480"/>
      </w:pPr>
      <w:r>
        <w:rPr>
          <w:rFonts w:hint="eastAsia"/>
        </w:rPr>
        <w:t>此次建设将资产负债表、利润表、现金流量表三张表的选择范围扩展至财务决算报表全部报表。19个内控测评流程的抽样通过参考业务指标总量的占比确认抽样企业的范围。该功能旨在通过选取国资委财务决算报表参数中的全部报表指标作为参考业务指标，并利用加、减、乘、除等计算符及计算函数形成组合的业务指标，作为内控测评流程抽样范围确定的参考指标。这样，可以更加科学、精准地确定抽样企业的范围，提高内控测评的效率和准确性。该功能主要包含的内容有：</w:t>
      </w:r>
    </w:p>
    <w:p w14:paraId="4A76F8F9">
      <w:pPr>
        <w:ind w:firstLine="480"/>
      </w:pPr>
      <w:r>
        <w:rPr>
          <w:rFonts w:hint="eastAsia"/>
        </w:rPr>
        <w:t>（1）选取参考业务指标：从国资委当年财务决算报表参数的全部报表（约</w:t>
      </w:r>
      <w:r>
        <w:t>200</w:t>
      </w:r>
      <w:r>
        <w:rPr>
          <w:rFonts w:hint="eastAsia"/>
        </w:rPr>
        <w:t>张报表）中，选取与内控测评相关的业务指标。</w:t>
      </w:r>
    </w:p>
    <w:p w14:paraId="513A42BF">
      <w:pPr>
        <w:ind w:firstLine="480"/>
      </w:pPr>
      <w:r>
        <w:rPr>
          <w:rFonts w:hint="eastAsia"/>
        </w:rPr>
        <w:t>（2）构建组合业务指标：利用加、减、乘、除等计算符，以及计算函数（如求和、平均值、最大值、最小值等），对选取的参考业务指标进行组合。</w:t>
      </w:r>
    </w:p>
    <w:p w14:paraId="431F6E81">
      <w:pPr>
        <w:pStyle w:val="25"/>
      </w:pPr>
      <w:r>
        <w:drawing>
          <wp:inline distT="0" distB="0" distL="0" distR="0">
            <wp:extent cx="5274310" cy="2942590"/>
            <wp:effectExtent l="9525" t="9525" r="12065" b="10160"/>
            <wp:docPr id="387478589"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78589" name="图片 1" descr="表格&#10;&#10;描述已自动生成"/>
                    <pic:cNvPicPr>
                      <a:picLocks noChangeAspect="1"/>
                    </pic:cNvPicPr>
                  </pic:nvPicPr>
                  <pic:blipFill>
                    <a:blip r:embed="rId315"/>
                    <a:stretch>
                      <a:fillRect/>
                    </a:stretch>
                  </pic:blipFill>
                  <pic:spPr>
                    <a:xfrm>
                      <a:off x="0" y="0"/>
                      <a:ext cx="5274310" cy="2942590"/>
                    </a:xfrm>
                    <a:prstGeom prst="rect">
                      <a:avLst/>
                    </a:prstGeom>
                    <a:ln>
                      <a:solidFill>
                        <a:schemeClr val="bg1">
                          <a:lumMod val="85000"/>
                        </a:schemeClr>
                      </a:solid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18D60EF6">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27DF31E4">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3889C84D">
            <w:pPr>
              <w:pStyle w:val="30"/>
            </w:pPr>
            <w:r>
              <w:rPr>
                <w:rFonts w:hint="eastAsia"/>
              </w:rPr>
              <w:t>NKCP_1_2</w:t>
            </w:r>
          </w:p>
        </w:tc>
      </w:tr>
      <w:tr w14:paraId="128B1F2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708B6CD">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5459C298">
            <w:pPr>
              <w:pStyle w:val="30"/>
            </w:pPr>
            <w:r>
              <w:rPr>
                <w:rFonts w:hint="eastAsia"/>
              </w:rPr>
              <w:t>企业用户，系统管理员</w:t>
            </w:r>
          </w:p>
        </w:tc>
      </w:tr>
      <w:tr w14:paraId="16CAB60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E37F901">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44589EA3">
            <w:pPr>
              <w:pStyle w:val="30"/>
            </w:pPr>
            <w:r>
              <w:rPr>
                <w:rFonts w:hint="eastAsia"/>
              </w:rPr>
              <w:t>登入内部控制测评管理子系统，点击参考指标配置，选择配置指标的内控测评流程</w:t>
            </w:r>
          </w:p>
        </w:tc>
      </w:tr>
      <w:tr w14:paraId="75A5254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9B6B43C">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712D65BE">
            <w:pPr>
              <w:pStyle w:val="30"/>
            </w:pPr>
            <w:r>
              <w:rPr>
                <w:rFonts w:hint="eastAsia"/>
              </w:rPr>
              <w:t>无</w:t>
            </w:r>
          </w:p>
        </w:tc>
      </w:tr>
      <w:tr w14:paraId="45CEFB1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B940D5A">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59D11993">
            <w:pPr>
              <w:pStyle w:val="30"/>
            </w:pPr>
            <w:r>
              <w:rPr>
                <w:rFonts w:hint="eastAsia"/>
              </w:rPr>
              <w:t>选中内控测评流程，点击指标选择，选择业务指标</w:t>
            </w:r>
          </w:p>
        </w:tc>
      </w:tr>
      <w:tr w14:paraId="1712D7F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08451CA">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5F428C72">
            <w:pPr>
              <w:pStyle w:val="30"/>
            </w:pPr>
            <w:r>
              <w:rPr>
                <w:rFonts w:hint="eastAsia"/>
              </w:rPr>
              <w:t>业务指标信息</w:t>
            </w:r>
          </w:p>
        </w:tc>
      </w:tr>
      <w:tr w14:paraId="3B963E5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8F4F84D">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78E67152">
            <w:pPr>
              <w:pStyle w:val="30"/>
            </w:pPr>
            <w:r>
              <w:rPr>
                <w:rFonts w:hint="eastAsia"/>
              </w:rPr>
              <w:t>保存成功提示</w:t>
            </w:r>
          </w:p>
        </w:tc>
      </w:tr>
      <w:tr w14:paraId="2EE71FA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DE26AA6">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42220A04">
            <w:pPr>
              <w:pStyle w:val="30"/>
            </w:pPr>
            <w:r>
              <w:rPr>
                <w:rFonts w:hint="eastAsia"/>
              </w:rPr>
              <w:t>指标为保存成功提示信息</w:t>
            </w:r>
          </w:p>
        </w:tc>
      </w:tr>
      <w:tr w14:paraId="21477A2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3B55E11">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0FE6B8AD">
            <w:pPr>
              <w:pStyle w:val="30"/>
            </w:pPr>
            <w:r>
              <w:rPr>
                <w:rFonts w:hint="eastAsia"/>
              </w:rPr>
              <w:t>无</w:t>
            </w:r>
          </w:p>
        </w:tc>
      </w:tr>
    </w:tbl>
    <w:p w14:paraId="4E24D6B8">
      <w:pPr>
        <w:ind w:firstLine="480"/>
      </w:pPr>
      <w:r>
        <w:rPr>
          <w:rFonts w:hint="eastAsia"/>
        </w:rPr>
        <w:t>业务流程：</w:t>
      </w:r>
    </w:p>
    <w:p w14:paraId="764E3A6A">
      <w:pPr>
        <w:pStyle w:val="25"/>
      </w:pPr>
      <w:r>
        <w:drawing>
          <wp:inline distT="0" distB="0" distL="0" distR="0">
            <wp:extent cx="5274310" cy="640080"/>
            <wp:effectExtent l="19050" t="0" r="40640" b="0"/>
            <wp:docPr id="1179376675"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6" r:lo="rId317" r:qs="rId318" r:cs="rId319"/>
              </a:graphicData>
            </a:graphic>
          </wp:inline>
        </w:drawing>
      </w:r>
    </w:p>
    <w:p w14:paraId="3223F217">
      <w:pPr>
        <w:pStyle w:val="6"/>
        <w:numPr>
          <w:ilvl w:val="4"/>
          <w:numId w:val="0"/>
        </w:numPr>
      </w:pPr>
      <w:r>
        <w:rPr>
          <w:rFonts w:hint="eastAsia" w:eastAsia="宋体" w:cs="宋体"/>
        </w:rPr>
        <w:t xml:space="preserve">6.1.13.1.3  </w:t>
      </w:r>
      <w:r>
        <w:rPr>
          <w:rFonts w:hint="eastAsia"/>
        </w:rPr>
        <w:t>业务总量占比计算</w:t>
      </w:r>
    </w:p>
    <w:p w14:paraId="280B2051">
      <w:pPr>
        <w:ind w:firstLine="480"/>
      </w:pPr>
      <w:r>
        <w:rPr>
          <w:rFonts w:hint="eastAsia"/>
        </w:rPr>
        <w:t>抽样单位测评功能是指确定需要进行自评和复评的单位后，可以使用抽样功能对单位进行筛选和确定。可以按照一定的标准或规则进行抽样，如按照单位规模、行业类型等进行分层，以确保样本的代表性。</w:t>
      </w:r>
    </w:p>
    <w:p w14:paraId="4DE39399">
      <w:pPr>
        <w:ind w:firstLine="480"/>
      </w:pPr>
      <w:r>
        <w:rPr>
          <w:rFonts w:hint="eastAsia"/>
        </w:rPr>
        <w:t>对抽样单位进行新建、抽样、关联测评流程等内容的具体步骤如下：建立集团单位目录、抽样单位选取、任务管理、关联测评流程。</w:t>
      </w:r>
    </w:p>
    <w:p w14:paraId="2EA23C0F">
      <w:pPr>
        <w:ind w:firstLine="480"/>
      </w:pPr>
      <w:r>
        <w:rPr>
          <w:rFonts w:hint="eastAsia"/>
        </w:rPr>
        <w:t>原先的业务总量占比计算的数据源为上年度的决算数据，此次升级将数据源调整为当年的决算数据。根据内控测评流程的精细化管理要求，系统会针对每个流程的关键节点和关键业务指标进行数据抓取与分析。这一过程涉及到对各家单位在相应流程中的业务指标当年的决算数据。系统将这些具体、详尽的数据与集团层面的整体业务指标汇总数据进行深度融合与对比分析，通过科学的计算方法和严谨的数据处理流程，精确计算出各家单位在当前流程中的业务总量占比情况。</w:t>
      </w:r>
    </w:p>
    <w:p w14:paraId="20E6DF5F">
      <w:pPr>
        <w:pStyle w:val="25"/>
      </w:pPr>
      <w:r>
        <w:drawing>
          <wp:inline distT="0" distB="0" distL="0" distR="0">
            <wp:extent cx="5274310" cy="1397635"/>
            <wp:effectExtent l="9525" t="9525" r="12065" b="12065"/>
            <wp:docPr id="1101827507"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27507" name="图片 1" descr="图形用户界面, 文本, 应用程序, 电子邮件&#10;&#10;描述已自动生成"/>
                    <pic:cNvPicPr>
                      <a:picLocks noChangeAspect="1"/>
                    </pic:cNvPicPr>
                  </pic:nvPicPr>
                  <pic:blipFill>
                    <a:blip r:embed="rId321"/>
                    <a:stretch>
                      <a:fillRect/>
                    </a:stretch>
                  </pic:blipFill>
                  <pic:spPr>
                    <a:xfrm>
                      <a:off x="0" y="0"/>
                      <a:ext cx="5274310" cy="1397635"/>
                    </a:xfrm>
                    <a:prstGeom prst="rect">
                      <a:avLst/>
                    </a:prstGeom>
                    <a:ln>
                      <a:solidFill>
                        <a:schemeClr val="bg1">
                          <a:lumMod val="85000"/>
                        </a:schemeClr>
                      </a:solid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4D42C607">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541403C5">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1EE1889E">
            <w:pPr>
              <w:pStyle w:val="30"/>
            </w:pPr>
            <w:r>
              <w:rPr>
                <w:rFonts w:hint="eastAsia"/>
              </w:rPr>
              <w:t>NKCP_1_3</w:t>
            </w:r>
          </w:p>
        </w:tc>
      </w:tr>
      <w:tr w14:paraId="18B6404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auto" w:sz="4" w:space="0"/>
              <w:right w:val="single" w:color="000000" w:sz="8" w:space="0"/>
            </w:tcBorders>
            <w:vAlign w:val="center"/>
          </w:tcPr>
          <w:p w14:paraId="15B3CFF7">
            <w:pPr>
              <w:pStyle w:val="30"/>
            </w:pPr>
            <w:r>
              <w:rPr>
                <w:rFonts w:hint="eastAsia"/>
              </w:rPr>
              <w:t>角色</w:t>
            </w:r>
          </w:p>
        </w:tc>
        <w:tc>
          <w:tcPr>
            <w:tcW w:w="6150" w:type="dxa"/>
            <w:tcBorders>
              <w:top w:val="nil"/>
              <w:left w:val="nil"/>
              <w:bottom w:val="single" w:color="auto" w:sz="4" w:space="0"/>
              <w:right w:val="single" w:color="000000" w:sz="8" w:space="0"/>
            </w:tcBorders>
            <w:vAlign w:val="center"/>
          </w:tcPr>
          <w:p w14:paraId="2E3DECE8">
            <w:pPr>
              <w:pStyle w:val="30"/>
            </w:pPr>
            <w:r>
              <w:rPr>
                <w:rFonts w:hint="eastAsia"/>
              </w:rPr>
              <w:t>企业用户，系统管理员</w:t>
            </w:r>
          </w:p>
        </w:tc>
      </w:tr>
      <w:tr w14:paraId="11DA204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2CC758E">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18C67DF0">
            <w:pPr>
              <w:pStyle w:val="30"/>
            </w:pPr>
            <w:r>
              <w:rPr>
                <w:rFonts w:hint="eastAsia"/>
              </w:rPr>
              <w:t>登入内部控制测评管理子系统，点击抽样功能，选择抽样单位</w:t>
            </w:r>
          </w:p>
        </w:tc>
      </w:tr>
      <w:tr w14:paraId="65FF100F">
        <w:tblPrEx>
          <w:tblCellMar>
            <w:top w:w="0" w:type="dxa"/>
            <w:left w:w="108" w:type="dxa"/>
            <w:bottom w:w="0" w:type="dxa"/>
            <w:right w:w="108" w:type="dxa"/>
          </w:tblCellMar>
        </w:tblPrEx>
        <w:trPr>
          <w:trHeight w:val="300" w:hRule="atLeast"/>
        </w:trPr>
        <w:tc>
          <w:tcPr>
            <w:tcW w:w="2115" w:type="dxa"/>
            <w:tcBorders>
              <w:top w:val="single" w:color="auto" w:sz="4" w:space="0"/>
              <w:left w:val="single" w:color="000000" w:sz="8" w:space="0"/>
              <w:bottom w:val="single" w:color="000000" w:sz="8" w:space="0"/>
              <w:right w:val="single" w:color="000000" w:sz="8" w:space="0"/>
            </w:tcBorders>
            <w:vAlign w:val="center"/>
          </w:tcPr>
          <w:p w14:paraId="78141CB3">
            <w:pPr>
              <w:pStyle w:val="30"/>
            </w:pPr>
            <w:r>
              <w:rPr>
                <w:rFonts w:hint="eastAsia"/>
              </w:rPr>
              <w:t>后置条件</w:t>
            </w:r>
          </w:p>
        </w:tc>
        <w:tc>
          <w:tcPr>
            <w:tcW w:w="6150" w:type="dxa"/>
            <w:tcBorders>
              <w:top w:val="single" w:color="auto" w:sz="4" w:space="0"/>
              <w:left w:val="nil"/>
              <w:bottom w:val="single" w:color="000000" w:sz="8" w:space="0"/>
              <w:right w:val="single" w:color="000000" w:sz="8" w:space="0"/>
            </w:tcBorders>
            <w:vAlign w:val="center"/>
          </w:tcPr>
          <w:p w14:paraId="369DFCFC">
            <w:pPr>
              <w:pStyle w:val="30"/>
            </w:pPr>
            <w:r>
              <w:rPr>
                <w:rFonts w:hint="eastAsia"/>
              </w:rPr>
              <w:t>无</w:t>
            </w:r>
          </w:p>
        </w:tc>
      </w:tr>
      <w:tr w14:paraId="12557E0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517F85A">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039F5390">
            <w:pPr>
              <w:pStyle w:val="30"/>
            </w:pPr>
            <w:r>
              <w:rPr>
                <w:rFonts w:hint="eastAsia"/>
              </w:rPr>
              <w:t>选中内控测评系统任务，点击抽样功能，选择抽样单位</w:t>
            </w:r>
          </w:p>
        </w:tc>
      </w:tr>
      <w:tr w14:paraId="5667CEB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4CF92CC">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5A3FA347">
            <w:pPr>
              <w:pStyle w:val="30"/>
            </w:pPr>
            <w:r>
              <w:rPr>
                <w:rFonts w:hint="eastAsia"/>
              </w:rPr>
              <w:t>根据选择的单位及流程业务指标自动计算单位业务量占集团总量占比</w:t>
            </w:r>
          </w:p>
        </w:tc>
      </w:tr>
      <w:tr w14:paraId="0095595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771CF84">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1432EC06">
            <w:pPr>
              <w:pStyle w:val="30"/>
            </w:pPr>
            <w:r>
              <w:rPr>
                <w:rFonts w:hint="eastAsia"/>
              </w:rPr>
              <w:t>业务总量占比</w:t>
            </w:r>
          </w:p>
        </w:tc>
      </w:tr>
      <w:tr w14:paraId="1F168D5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C90B95D">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57241A6C">
            <w:pPr>
              <w:pStyle w:val="30"/>
            </w:pPr>
            <w:r>
              <w:rPr>
                <w:rFonts w:hint="eastAsia"/>
              </w:rPr>
              <w:t>无</w:t>
            </w:r>
          </w:p>
        </w:tc>
      </w:tr>
      <w:tr w14:paraId="7B29EC7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F39BA05">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24A2231E">
            <w:pPr>
              <w:pStyle w:val="30"/>
            </w:pPr>
            <w:r>
              <w:rPr>
                <w:rFonts w:hint="eastAsia"/>
              </w:rPr>
              <w:t>无</w:t>
            </w:r>
          </w:p>
        </w:tc>
      </w:tr>
    </w:tbl>
    <w:p w14:paraId="1260B43F">
      <w:pPr>
        <w:ind w:firstLine="480"/>
      </w:pPr>
      <w:r>
        <w:rPr>
          <w:rFonts w:hint="eastAsia"/>
        </w:rPr>
        <w:t>业务流程：</w:t>
      </w:r>
    </w:p>
    <w:p w14:paraId="22EF9ED8">
      <w:pPr>
        <w:pStyle w:val="25"/>
      </w:pPr>
      <w:r>
        <w:drawing>
          <wp:inline distT="0" distB="0" distL="0" distR="0">
            <wp:extent cx="5274310" cy="640080"/>
            <wp:effectExtent l="19050" t="0" r="40640" b="0"/>
            <wp:docPr id="720120338"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2" r:lo="rId323" r:qs="rId324" r:cs="rId325"/>
              </a:graphicData>
            </a:graphic>
          </wp:inline>
        </w:drawing>
      </w:r>
    </w:p>
    <w:p w14:paraId="5DAD82A8">
      <w:pPr>
        <w:pStyle w:val="5"/>
        <w:numPr>
          <w:ilvl w:val="3"/>
          <w:numId w:val="0"/>
        </w:numPr>
      </w:pPr>
      <w:r>
        <w:rPr>
          <w:rFonts w:hint="eastAsia" w:cs="宋体"/>
        </w:rPr>
        <w:t xml:space="preserve">6.1.13.2  </w:t>
      </w:r>
      <w:r>
        <w:rPr>
          <w:rFonts w:hint="eastAsia"/>
        </w:rPr>
        <w:t>内控管理树形</w:t>
      </w:r>
    </w:p>
    <w:p w14:paraId="647A5E17">
      <w:pPr>
        <w:pStyle w:val="6"/>
        <w:numPr>
          <w:ilvl w:val="4"/>
          <w:numId w:val="0"/>
        </w:numPr>
      </w:pPr>
      <w:r>
        <w:rPr>
          <w:rFonts w:hint="eastAsia" w:eastAsia="宋体" w:cs="宋体"/>
        </w:rPr>
        <w:t xml:space="preserve">6.1.13.2.1  </w:t>
      </w:r>
      <w:r>
        <w:rPr>
          <w:rFonts w:hint="eastAsia"/>
        </w:rPr>
        <w:t>内控管理树形提取</w:t>
      </w:r>
    </w:p>
    <w:p w14:paraId="45788A3F">
      <w:pPr>
        <w:ind w:firstLine="480"/>
      </w:pPr>
      <w:r>
        <w:rPr>
          <w:rFonts w:hint="eastAsia"/>
        </w:rPr>
        <w:t>该功能是内控测评系统的一项重要特性，它能够实现上年度的内控测评企业树形的自动提取与保存，并将提取的企业树形结构作为本年度内控测评工作的初始参考依据。</w:t>
      </w:r>
    </w:p>
    <w:p w14:paraId="3C5C7053">
      <w:pPr>
        <w:pStyle w:val="25"/>
      </w:pPr>
      <w:r>
        <w:drawing>
          <wp:inline distT="0" distB="0" distL="0" distR="0">
            <wp:extent cx="4486275" cy="4206240"/>
            <wp:effectExtent l="9525" t="9525" r="9525" b="13335"/>
            <wp:docPr id="2099177513"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77513" name="图片 1" descr="图形用户界面, 应用程序&#10;&#10;描述已自动生成"/>
                    <pic:cNvPicPr>
                      <a:picLocks noChangeAspect="1"/>
                    </pic:cNvPicPr>
                  </pic:nvPicPr>
                  <pic:blipFill>
                    <a:blip r:embed="rId327"/>
                    <a:stretch>
                      <a:fillRect/>
                    </a:stretch>
                  </pic:blipFill>
                  <pic:spPr>
                    <a:xfrm>
                      <a:off x="0" y="0"/>
                      <a:ext cx="4491982" cy="4211841"/>
                    </a:xfrm>
                    <a:prstGeom prst="rect">
                      <a:avLst/>
                    </a:prstGeom>
                    <a:ln>
                      <a:solidFill>
                        <a:schemeClr val="bg1">
                          <a:lumMod val="85000"/>
                        </a:schemeClr>
                      </a:solid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2C89B4F8">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414DE709">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64A517AA">
            <w:pPr>
              <w:pStyle w:val="30"/>
            </w:pPr>
            <w:r>
              <w:rPr>
                <w:rFonts w:hint="eastAsia"/>
              </w:rPr>
              <w:t>NKCP_2_1</w:t>
            </w:r>
          </w:p>
        </w:tc>
      </w:tr>
      <w:tr w14:paraId="71B6CDD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9F04A43">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525DC0B5">
            <w:pPr>
              <w:pStyle w:val="30"/>
            </w:pPr>
            <w:r>
              <w:rPr>
                <w:rFonts w:hint="eastAsia"/>
              </w:rPr>
              <w:t>企业用户，系统管理员</w:t>
            </w:r>
          </w:p>
        </w:tc>
      </w:tr>
      <w:tr w14:paraId="6282325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D02EAFA">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43FD2BB2">
            <w:pPr>
              <w:pStyle w:val="30"/>
            </w:pPr>
            <w:r>
              <w:rPr>
                <w:rFonts w:hint="eastAsia"/>
              </w:rPr>
              <w:t>登入内部控制测评管理子系统，点击内控树形管理</w:t>
            </w:r>
          </w:p>
        </w:tc>
      </w:tr>
      <w:tr w14:paraId="195151C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7D1216C">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6CFBF776">
            <w:pPr>
              <w:pStyle w:val="30"/>
            </w:pPr>
            <w:r>
              <w:rPr>
                <w:rFonts w:hint="eastAsia"/>
              </w:rPr>
              <w:t>无</w:t>
            </w:r>
          </w:p>
        </w:tc>
      </w:tr>
      <w:tr w14:paraId="76294625">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FBBB030">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3E62FA4E">
            <w:pPr>
              <w:pStyle w:val="30"/>
            </w:pPr>
            <w:r>
              <w:rPr>
                <w:rFonts w:hint="eastAsia"/>
              </w:rPr>
              <w:t>选中内控测评系统任务，点击内控树形管理，选择提取的管理树形</w:t>
            </w:r>
          </w:p>
        </w:tc>
      </w:tr>
      <w:tr w14:paraId="407214D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874E20B">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2710895A">
            <w:pPr>
              <w:pStyle w:val="30"/>
            </w:pPr>
            <w:r>
              <w:rPr>
                <w:rFonts w:hint="eastAsia"/>
              </w:rPr>
              <w:t>将管理树形导入当前任务</w:t>
            </w:r>
          </w:p>
        </w:tc>
      </w:tr>
      <w:tr w14:paraId="364DEB3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39753F3">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0F7C802D">
            <w:pPr>
              <w:pStyle w:val="30"/>
            </w:pPr>
            <w:r>
              <w:rPr>
                <w:rFonts w:hint="eastAsia"/>
              </w:rPr>
              <w:t>树形提取成功提示</w:t>
            </w:r>
          </w:p>
        </w:tc>
      </w:tr>
      <w:tr w14:paraId="5D4D3AE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64608B4">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27C8CC2A">
            <w:pPr>
              <w:pStyle w:val="30"/>
            </w:pPr>
            <w:r>
              <w:rPr>
                <w:rFonts w:hint="eastAsia"/>
              </w:rPr>
              <w:t>树形未提取成功提示信息</w:t>
            </w:r>
          </w:p>
        </w:tc>
      </w:tr>
      <w:tr w14:paraId="4568086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6D8987C">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6E5EC993">
            <w:pPr>
              <w:pStyle w:val="30"/>
            </w:pPr>
            <w:r>
              <w:rPr>
                <w:rFonts w:hint="eastAsia"/>
              </w:rPr>
              <w:t>无</w:t>
            </w:r>
          </w:p>
        </w:tc>
      </w:tr>
    </w:tbl>
    <w:p w14:paraId="43176F4C">
      <w:pPr>
        <w:ind w:firstLine="480"/>
      </w:pPr>
      <w:r>
        <w:rPr>
          <w:rFonts w:hint="eastAsia"/>
        </w:rPr>
        <w:t>业务流程：</w:t>
      </w:r>
    </w:p>
    <w:p w14:paraId="75159790">
      <w:pPr>
        <w:pStyle w:val="25"/>
      </w:pPr>
      <w:r>
        <w:drawing>
          <wp:inline distT="0" distB="0" distL="0" distR="0">
            <wp:extent cx="5274310" cy="640080"/>
            <wp:effectExtent l="19050" t="0" r="40640" b="0"/>
            <wp:docPr id="967852694"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8" r:lo="rId329" r:qs="rId330" r:cs="rId331"/>
              </a:graphicData>
            </a:graphic>
          </wp:inline>
        </w:drawing>
      </w:r>
    </w:p>
    <w:p w14:paraId="58647129">
      <w:pPr>
        <w:pStyle w:val="6"/>
        <w:numPr>
          <w:ilvl w:val="4"/>
          <w:numId w:val="0"/>
        </w:numPr>
      </w:pPr>
      <w:r>
        <w:rPr>
          <w:rFonts w:hint="eastAsia" w:eastAsia="宋体" w:cs="宋体"/>
        </w:rPr>
        <w:t xml:space="preserve">6.1.13.2.2  </w:t>
      </w:r>
      <w:r>
        <w:rPr>
          <w:rFonts w:hint="eastAsia"/>
        </w:rPr>
        <w:t>内控树形管理</w:t>
      </w:r>
    </w:p>
    <w:p w14:paraId="205629DB">
      <w:pPr>
        <w:ind w:firstLine="480"/>
      </w:pPr>
      <w:r>
        <w:rPr>
          <w:rFonts w:hint="eastAsia"/>
        </w:rPr>
        <w:t>由于各年度的内控测评所采用的企业树形结构不尽相同，这一灵活的功能设计使得用户能够对本集团范围内的内控测评企业树形进行精细化、高效的管理操作。用户可以根据实际业务需求和公司战略变化，随时新增、删除、修改或调整企业层级结构及其在树形图中的位置和关系。内控树形管理的主要功能有：</w:t>
      </w:r>
    </w:p>
    <w:p w14:paraId="249088FB">
      <w:pPr>
        <w:ind w:firstLine="480"/>
      </w:pPr>
      <w:r>
        <w:rPr>
          <w:rFonts w:hint="eastAsia"/>
        </w:rPr>
        <w:t>（1）新增：对于新增企业，用户只需按照系统提示输入相关信息，如企业组织机构代码、企业信用代码、企业名称、上级企业组织机构代码、上级企业信用代码、企业类型（单户、集团）等，系统将自动新增该企业，并确定其在组织架构中的正确位置。</w:t>
      </w:r>
    </w:p>
    <w:p w14:paraId="57E3D787">
      <w:pPr>
        <w:ind w:firstLine="480"/>
      </w:pPr>
      <w:r>
        <w:rPr>
          <w:rFonts w:hint="eastAsia"/>
        </w:rPr>
        <w:t>（2）删除：若需删除某个企业，则可选择该企业后进行删除操作，系统会提示确认并移除相关数据。如果选择删除的企业节点下包含下属企业，则需要先将下属企业删除或调整至其他企业下，确保需要删除的企业没有下属企业。</w:t>
      </w:r>
    </w:p>
    <w:p w14:paraId="5AD047C8">
      <w:pPr>
        <w:ind w:firstLine="480"/>
      </w:pPr>
      <w:r>
        <w:rPr>
          <w:rFonts w:hint="eastAsia"/>
        </w:rPr>
        <w:t>（3）修改：修改功能允许用户更新已存在的除企业组织机构代码和企业信用代码外的其他企业信息。</w:t>
      </w:r>
    </w:p>
    <w:p w14:paraId="035EB986">
      <w:pPr>
        <w:ind w:firstLine="480"/>
      </w:pPr>
      <w:r>
        <w:rPr>
          <w:rFonts w:hint="eastAsia"/>
        </w:rPr>
        <w:t>（4）树形结构维护：改操作则适用于那些需要调整其在组织层级中上下级关系的情况，比如因为合并、分立、重组等原因引起的组织结构变化。</w:t>
      </w:r>
    </w:p>
    <w:p w14:paraId="63FFF270">
      <w:pPr>
        <w:pStyle w:val="25"/>
      </w:pPr>
      <w:r>
        <w:drawing>
          <wp:inline distT="0" distB="0" distL="0" distR="0">
            <wp:extent cx="4081145" cy="3853815"/>
            <wp:effectExtent l="9525" t="9525" r="14605" b="13335"/>
            <wp:docPr id="1392578814" name="图片 1" descr="图形用户界面,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78814" name="图片 1" descr="图形用户界面, 应用程序, Word&#10;&#10;描述已自动生成"/>
                    <pic:cNvPicPr>
                      <a:picLocks noChangeAspect="1"/>
                    </pic:cNvPicPr>
                  </pic:nvPicPr>
                  <pic:blipFill>
                    <a:blip r:embed="rId333"/>
                    <a:stretch>
                      <a:fillRect/>
                    </a:stretch>
                  </pic:blipFill>
                  <pic:spPr>
                    <a:xfrm>
                      <a:off x="0" y="0"/>
                      <a:ext cx="4085177" cy="3857458"/>
                    </a:xfrm>
                    <a:prstGeom prst="rect">
                      <a:avLst/>
                    </a:prstGeom>
                    <a:ln>
                      <a:solidFill>
                        <a:schemeClr val="bg1">
                          <a:lumMod val="85000"/>
                        </a:schemeClr>
                      </a:solidFill>
                    </a:ln>
                  </pic:spPr>
                </pic:pic>
              </a:graphicData>
            </a:graphic>
          </wp:inline>
        </w:drawing>
      </w:r>
    </w:p>
    <w:p w14:paraId="6D04ABB2">
      <w:pPr>
        <w:pStyle w:val="25"/>
      </w:pPr>
      <w:r>
        <w:drawing>
          <wp:inline distT="0" distB="0" distL="0" distR="0">
            <wp:extent cx="4871720" cy="3010535"/>
            <wp:effectExtent l="9525" t="9525" r="14605" b="18415"/>
            <wp:docPr id="499582806"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82806" name="图片 1" descr="图形用户界面, 应用程序&#10;&#10;描述已自动生成"/>
                    <pic:cNvPicPr>
                      <a:picLocks noChangeAspect="1"/>
                    </pic:cNvPicPr>
                  </pic:nvPicPr>
                  <pic:blipFill>
                    <a:blip r:embed="rId334"/>
                    <a:stretch>
                      <a:fillRect/>
                    </a:stretch>
                  </pic:blipFill>
                  <pic:spPr>
                    <a:xfrm>
                      <a:off x="0" y="0"/>
                      <a:ext cx="4878073" cy="3014585"/>
                    </a:xfrm>
                    <a:prstGeom prst="rect">
                      <a:avLst/>
                    </a:prstGeom>
                    <a:ln>
                      <a:solidFill>
                        <a:schemeClr val="bg1">
                          <a:lumMod val="85000"/>
                        </a:schemeClr>
                      </a:solid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085A8655">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673BB2EA">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784BA088">
            <w:pPr>
              <w:pStyle w:val="30"/>
            </w:pPr>
            <w:r>
              <w:rPr>
                <w:rFonts w:hint="eastAsia"/>
              </w:rPr>
              <w:t>NKCP_2_2</w:t>
            </w:r>
          </w:p>
        </w:tc>
      </w:tr>
      <w:tr w14:paraId="051C3435">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3E02759">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19524B37">
            <w:pPr>
              <w:pStyle w:val="30"/>
            </w:pPr>
            <w:r>
              <w:rPr>
                <w:rFonts w:hint="eastAsia"/>
              </w:rPr>
              <w:t>企业用户，系统管理员</w:t>
            </w:r>
          </w:p>
        </w:tc>
      </w:tr>
      <w:tr w14:paraId="06EC400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60B83B6">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22C8A846">
            <w:pPr>
              <w:pStyle w:val="30"/>
            </w:pPr>
            <w:r>
              <w:rPr>
                <w:rFonts w:hint="eastAsia"/>
              </w:rPr>
              <w:t>登入内部控制测评管理子系统，点击内控树形管理</w:t>
            </w:r>
          </w:p>
        </w:tc>
      </w:tr>
      <w:tr w14:paraId="05C95B66">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06101AB">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1489CEA5">
            <w:pPr>
              <w:pStyle w:val="30"/>
            </w:pPr>
            <w:r>
              <w:rPr>
                <w:rFonts w:hint="eastAsia"/>
              </w:rPr>
              <w:t>无</w:t>
            </w:r>
          </w:p>
        </w:tc>
      </w:tr>
      <w:tr w14:paraId="645C659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8C40829">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3379D7E6">
            <w:pPr>
              <w:pStyle w:val="30"/>
            </w:pPr>
            <w:r>
              <w:rPr>
                <w:rFonts w:hint="eastAsia"/>
              </w:rPr>
              <w:t>选中内控测评系统任务，点击内控树形管理，选择内控树形管理操作（新增、修改、删除等）</w:t>
            </w:r>
          </w:p>
        </w:tc>
      </w:tr>
      <w:tr w14:paraId="67C8BF1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7B19C22">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03BF9521">
            <w:pPr>
              <w:pStyle w:val="30"/>
            </w:pPr>
            <w:r>
              <w:rPr>
                <w:rFonts w:hint="eastAsia"/>
              </w:rPr>
              <w:t>对内控管理树形进行调整</w:t>
            </w:r>
          </w:p>
        </w:tc>
      </w:tr>
      <w:tr w14:paraId="1D04600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B58E194">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3BD2B206">
            <w:pPr>
              <w:pStyle w:val="30"/>
            </w:pPr>
            <w:r>
              <w:rPr>
                <w:rFonts w:hint="eastAsia"/>
              </w:rPr>
              <w:t>树形调整成功提示</w:t>
            </w:r>
          </w:p>
        </w:tc>
      </w:tr>
      <w:tr w14:paraId="41908AB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BE5C4B0">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48B77857">
            <w:pPr>
              <w:pStyle w:val="30"/>
            </w:pPr>
            <w:r>
              <w:rPr>
                <w:rFonts w:hint="eastAsia"/>
              </w:rPr>
              <w:t>树形未调整成功提示信息</w:t>
            </w:r>
          </w:p>
        </w:tc>
      </w:tr>
      <w:tr w14:paraId="36369E3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126FBB4">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2F930514">
            <w:pPr>
              <w:pStyle w:val="30"/>
            </w:pPr>
            <w:r>
              <w:rPr>
                <w:rFonts w:hint="eastAsia"/>
              </w:rPr>
              <w:t>无</w:t>
            </w:r>
          </w:p>
        </w:tc>
      </w:tr>
    </w:tbl>
    <w:p w14:paraId="685F940B">
      <w:pPr>
        <w:ind w:firstLine="480"/>
      </w:pPr>
      <w:r>
        <w:rPr>
          <w:rFonts w:hint="eastAsia"/>
        </w:rPr>
        <w:t>业务流程：</w:t>
      </w:r>
    </w:p>
    <w:p w14:paraId="35BF4675">
      <w:pPr>
        <w:pStyle w:val="25"/>
      </w:pPr>
      <w:r>
        <w:drawing>
          <wp:inline distT="0" distB="0" distL="0" distR="0">
            <wp:extent cx="5274310" cy="640080"/>
            <wp:effectExtent l="19050" t="0" r="40640" b="0"/>
            <wp:docPr id="449429634"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5" r:lo="rId336" r:qs="rId337" r:cs="rId338"/>
              </a:graphicData>
            </a:graphic>
          </wp:inline>
        </w:drawing>
      </w:r>
    </w:p>
    <w:p w14:paraId="05FED5E4">
      <w:pPr>
        <w:pStyle w:val="6"/>
        <w:numPr>
          <w:ilvl w:val="4"/>
          <w:numId w:val="0"/>
        </w:numPr>
      </w:pPr>
      <w:r>
        <w:rPr>
          <w:rFonts w:hint="eastAsia" w:eastAsia="宋体" w:cs="宋体"/>
        </w:rPr>
        <w:t xml:space="preserve">6.1.13.2.3  </w:t>
      </w:r>
      <w:r>
        <w:rPr>
          <w:rFonts w:hint="eastAsia"/>
        </w:rPr>
        <w:t>抽样树形显示</w:t>
      </w:r>
    </w:p>
    <w:p w14:paraId="1C604813">
      <w:pPr>
        <w:ind w:firstLine="480"/>
        <w:rPr>
          <w:rFonts w:cs="Times New Roman"/>
        </w:rPr>
      </w:pPr>
      <w:r>
        <w:rPr>
          <w:rFonts w:cs="Times New Roman"/>
        </w:rPr>
        <w:t>内控管理树形功能是根据内控测评系统的业务需求，需要建立符合国资委特点的内控审计自评、复评管理层级，内控测评系统将建立内控管理树形，内控管理树形模块主要的功能有：企业管理树形、企业状态管理、单位选择、单位搜索。</w:t>
      </w:r>
    </w:p>
    <w:p w14:paraId="34B9B5E1">
      <w:pPr>
        <w:ind w:firstLine="480"/>
        <w:rPr>
          <w:rFonts w:cs="Times New Roman"/>
        </w:rPr>
      </w:pPr>
      <w:r>
        <w:rPr>
          <w:rFonts w:cs="Times New Roman"/>
        </w:rPr>
        <w:t>此次将更加用户反馈的意见，对抽样树形显示内容进行调整。</w:t>
      </w:r>
    </w:p>
    <w:p w14:paraId="53833C53">
      <w:pPr>
        <w:ind w:firstLine="480"/>
        <w:rPr>
          <w:rFonts w:cs="Times New Roman"/>
        </w:rPr>
      </w:pPr>
      <w:r>
        <w:rPr>
          <w:rFonts w:cs="Times New Roman"/>
        </w:rPr>
        <w:t>根据内部控制测评抽样工作的具体要求和规定，本次抽样工作仅针对国资委直接监管的一级集团进行操作。这意味着在抽样阶段，系统将仅列出国资委下属的各级一级集团作为可供用户选择的范围，用户需在这些一级集团中填写相应的内控测评抽样范围表格。</w:t>
      </w:r>
    </w:p>
    <w:p w14:paraId="6CAE0FD8">
      <w:pPr>
        <w:ind w:firstLine="417" w:firstLineChars="174"/>
        <w:rPr>
          <w:rFonts w:cs="Times New Roman"/>
          <w:bCs/>
        </w:rPr>
      </w:pPr>
      <w:r>
        <w:rPr>
          <w:rFonts w:cs="Times New Roman"/>
          <w:bCs/>
        </w:rPr>
        <w:t>各一级集团下属的子企业，无论其业务性质、规模大小或管理水平如何，在此次抽样过程中均无法被直接选择。这是由于本次抽样工作的目标层次明确设定为一级集团层面，因此用户无法对子企业进行直接的抽样操作。不过，为了便于用户了解这些一级集团下属企业的具体情况，以及实现未来三年内对所有下属企业内控测评的全覆盖目标，系统内部包含了这些子企业的相关信息，并在界面上予以呈现。</w:t>
      </w:r>
    </w:p>
    <w:p w14:paraId="6CA2CD8C">
      <w:pPr>
        <w:ind w:firstLine="417" w:firstLineChars="174"/>
        <w:rPr>
          <w:rFonts w:cs="Times New Roman"/>
          <w:bCs/>
        </w:rPr>
      </w:pPr>
      <w:r>
        <w:rPr>
          <w:rFonts w:cs="Times New Roman"/>
          <w:bCs/>
        </w:rPr>
        <w:t>同时，为了特别提示用户注意，前两年未进行抽样的企业将被加亮显示。这不仅是为了提醒用户在今后的工作中对这些企业予以重点关注和安排，也是为了确保本次抽样工作的连续性和完整性，确保所有下属企业在三年内都能得到至少一次的抽样测评机会。</w:t>
      </w:r>
    </w:p>
    <w:p w14:paraId="3CB46C45">
      <w:pPr>
        <w:pStyle w:val="25"/>
      </w:pPr>
      <w:r>
        <w:drawing>
          <wp:inline distT="0" distB="0" distL="0" distR="0">
            <wp:extent cx="4538345" cy="3597910"/>
            <wp:effectExtent l="9525" t="9525" r="14605" b="12065"/>
            <wp:docPr id="214459666"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9666" name="图片 1" descr="图形用户界面, 应用程序&#10;&#10;描述已自动生成"/>
                    <pic:cNvPicPr>
                      <a:picLocks noChangeAspect="1"/>
                    </pic:cNvPicPr>
                  </pic:nvPicPr>
                  <pic:blipFill>
                    <a:blip r:embed="rId340"/>
                    <a:stretch>
                      <a:fillRect/>
                    </a:stretch>
                  </pic:blipFill>
                  <pic:spPr>
                    <a:xfrm>
                      <a:off x="0" y="0"/>
                      <a:ext cx="4542039" cy="3600930"/>
                    </a:xfrm>
                    <a:prstGeom prst="rect">
                      <a:avLst/>
                    </a:prstGeom>
                    <a:ln>
                      <a:solidFill>
                        <a:schemeClr val="bg1">
                          <a:lumMod val="85000"/>
                        </a:schemeClr>
                      </a:solid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00D5D4DF">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70AA6902">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548B58AD">
            <w:pPr>
              <w:pStyle w:val="30"/>
            </w:pPr>
            <w:r>
              <w:rPr>
                <w:rFonts w:hint="eastAsia"/>
              </w:rPr>
              <w:t>NKCP_2_3</w:t>
            </w:r>
          </w:p>
        </w:tc>
      </w:tr>
      <w:tr w14:paraId="12A03C90">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6541155">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0229A4B4">
            <w:pPr>
              <w:pStyle w:val="30"/>
            </w:pPr>
            <w:r>
              <w:rPr>
                <w:rFonts w:hint="eastAsia"/>
              </w:rPr>
              <w:t>企业用户</w:t>
            </w:r>
          </w:p>
        </w:tc>
      </w:tr>
      <w:tr w14:paraId="4AC4649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8400DC3">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3C5CAF78">
            <w:pPr>
              <w:pStyle w:val="30"/>
            </w:pPr>
            <w:r>
              <w:rPr>
                <w:rFonts w:hint="eastAsia"/>
              </w:rPr>
              <w:t>登入内部控制测评管理子系统，点击抽样。</w:t>
            </w:r>
          </w:p>
        </w:tc>
      </w:tr>
      <w:tr w14:paraId="6419A67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B53329E">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71C9C1B8">
            <w:pPr>
              <w:pStyle w:val="30"/>
            </w:pPr>
            <w:r>
              <w:rPr>
                <w:rFonts w:hint="eastAsia"/>
              </w:rPr>
              <w:t>无</w:t>
            </w:r>
          </w:p>
        </w:tc>
      </w:tr>
      <w:tr w14:paraId="4E395BC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7139EA9">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56BA9029">
            <w:pPr>
              <w:pStyle w:val="30"/>
            </w:pPr>
            <w:r>
              <w:rPr>
                <w:rFonts w:hint="eastAsia"/>
              </w:rPr>
              <w:t>选中内控测评系统任务，点击抽样。</w:t>
            </w:r>
          </w:p>
        </w:tc>
      </w:tr>
      <w:tr w14:paraId="15A1288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9827D78">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6E142375">
            <w:pPr>
              <w:pStyle w:val="30"/>
            </w:pPr>
            <w:r>
              <w:rPr>
                <w:rFonts w:hint="eastAsia"/>
              </w:rPr>
              <w:t>显示当前需要抽样的单位树形</w:t>
            </w:r>
          </w:p>
        </w:tc>
      </w:tr>
      <w:tr w14:paraId="1BB7E74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auto" w:sz="4" w:space="0"/>
              <w:right w:val="single" w:color="000000" w:sz="8" w:space="0"/>
            </w:tcBorders>
            <w:vAlign w:val="center"/>
          </w:tcPr>
          <w:p w14:paraId="629D9C89">
            <w:pPr>
              <w:pStyle w:val="30"/>
            </w:pPr>
            <w:r>
              <w:rPr>
                <w:rFonts w:hint="eastAsia"/>
              </w:rPr>
              <w:t>正常流</w:t>
            </w:r>
          </w:p>
        </w:tc>
        <w:tc>
          <w:tcPr>
            <w:tcW w:w="6150" w:type="dxa"/>
            <w:tcBorders>
              <w:top w:val="nil"/>
              <w:left w:val="nil"/>
              <w:bottom w:val="single" w:color="auto" w:sz="4" w:space="0"/>
              <w:right w:val="single" w:color="000000" w:sz="8" w:space="0"/>
            </w:tcBorders>
            <w:vAlign w:val="center"/>
          </w:tcPr>
          <w:p w14:paraId="538B2283">
            <w:pPr>
              <w:pStyle w:val="30"/>
            </w:pPr>
            <w:r>
              <w:rPr>
                <w:rFonts w:hint="eastAsia"/>
              </w:rPr>
              <w:t>显示当前需要抽样的单位树形</w:t>
            </w:r>
          </w:p>
        </w:tc>
      </w:tr>
      <w:tr w14:paraId="221EE71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000000" w:sz="8" w:space="0"/>
            </w:tcBorders>
            <w:vAlign w:val="center"/>
          </w:tcPr>
          <w:p w14:paraId="792FCFDA">
            <w:pPr>
              <w:pStyle w:val="30"/>
            </w:pPr>
            <w:r>
              <w:rPr>
                <w:rFonts w:hint="eastAsia"/>
              </w:rPr>
              <w:t>异常流</w:t>
            </w:r>
          </w:p>
        </w:tc>
        <w:tc>
          <w:tcPr>
            <w:tcW w:w="6150" w:type="dxa"/>
            <w:tcBorders>
              <w:top w:val="single" w:color="auto" w:sz="4" w:space="0"/>
              <w:left w:val="nil"/>
              <w:bottom w:val="single" w:color="auto" w:sz="4" w:space="0"/>
              <w:right w:val="single" w:color="auto" w:sz="4" w:space="0"/>
            </w:tcBorders>
            <w:vAlign w:val="center"/>
          </w:tcPr>
          <w:p w14:paraId="3A45C838">
            <w:pPr>
              <w:pStyle w:val="30"/>
            </w:pPr>
            <w:r>
              <w:rPr>
                <w:rFonts w:hint="eastAsia"/>
              </w:rPr>
              <w:t>不显示当前需要抽样的单位树形</w:t>
            </w:r>
          </w:p>
        </w:tc>
      </w:tr>
      <w:tr w14:paraId="38ED34F4">
        <w:trPr>
          <w:trHeight w:val="300" w:hRule="atLeast"/>
        </w:trPr>
        <w:tc>
          <w:tcPr>
            <w:tcW w:w="2115" w:type="dxa"/>
            <w:tcBorders>
              <w:top w:val="single" w:color="auto" w:sz="4" w:space="0"/>
              <w:left w:val="single" w:color="000000" w:sz="8" w:space="0"/>
              <w:bottom w:val="single" w:color="000000" w:sz="8" w:space="0"/>
              <w:right w:val="single" w:color="000000" w:sz="8" w:space="0"/>
            </w:tcBorders>
            <w:vAlign w:val="center"/>
          </w:tcPr>
          <w:p w14:paraId="1693E932">
            <w:pPr>
              <w:pStyle w:val="30"/>
            </w:pPr>
            <w:r>
              <w:rPr>
                <w:rFonts w:hint="eastAsia"/>
              </w:rPr>
              <w:t>特殊需求</w:t>
            </w:r>
          </w:p>
        </w:tc>
        <w:tc>
          <w:tcPr>
            <w:tcW w:w="6150" w:type="dxa"/>
            <w:tcBorders>
              <w:top w:val="single" w:color="auto" w:sz="4" w:space="0"/>
              <w:left w:val="nil"/>
              <w:bottom w:val="single" w:color="000000" w:sz="8" w:space="0"/>
              <w:right w:val="single" w:color="000000" w:sz="8" w:space="0"/>
            </w:tcBorders>
            <w:vAlign w:val="center"/>
          </w:tcPr>
          <w:p w14:paraId="4365F177">
            <w:pPr>
              <w:pStyle w:val="30"/>
            </w:pPr>
            <w:r>
              <w:rPr>
                <w:rFonts w:hint="eastAsia"/>
              </w:rPr>
              <w:t>无</w:t>
            </w:r>
          </w:p>
        </w:tc>
      </w:tr>
    </w:tbl>
    <w:p w14:paraId="7F153C7E">
      <w:pPr>
        <w:ind w:firstLine="480"/>
      </w:pPr>
      <w:r>
        <w:rPr>
          <w:rFonts w:hint="eastAsia"/>
        </w:rPr>
        <w:t>业务流程：</w:t>
      </w:r>
    </w:p>
    <w:p w14:paraId="6CBEB564">
      <w:pPr>
        <w:pStyle w:val="25"/>
      </w:pPr>
      <w:r>
        <w:drawing>
          <wp:inline distT="0" distB="0" distL="0" distR="0">
            <wp:extent cx="5274310" cy="640080"/>
            <wp:effectExtent l="19050" t="0" r="40640" b="7620"/>
            <wp:docPr id="691168141"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1" r:lo="rId342" r:qs="rId343" r:cs="rId344"/>
              </a:graphicData>
            </a:graphic>
          </wp:inline>
        </w:drawing>
      </w:r>
    </w:p>
    <w:p w14:paraId="6B41B4D6">
      <w:pPr>
        <w:pStyle w:val="6"/>
        <w:numPr>
          <w:ilvl w:val="4"/>
          <w:numId w:val="0"/>
        </w:numPr>
      </w:pPr>
      <w:r>
        <w:rPr>
          <w:rFonts w:hint="eastAsia" w:eastAsia="宋体" w:cs="宋体"/>
        </w:rPr>
        <w:t xml:space="preserve">6.1.13.2.4  </w:t>
      </w:r>
      <w:r>
        <w:rPr>
          <w:rFonts w:hint="eastAsia"/>
        </w:rPr>
        <w:t>填报树形显示</w:t>
      </w:r>
    </w:p>
    <w:p w14:paraId="52C36B27">
      <w:pPr>
        <w:ind w:firstLine="480"/>
      </w:pPr>
      <w:r>
        <w:rPr>
          <w:rFonts w:hint="eastAsia"/>
        </w:rPr>
        <w:t>内控管理树形功能是根据内控测评系统的业务需求，需要建立符合国资委特点的内控审计自评、复评管理层级，内控测评系统将建立内控管理树形，内控管理树形模块主要的功能有：企业管理树形、企业状态管理、单位选择、单位搜索。</w:t>
      </w:r>
    </w:p>
    <w:p w14:paraId="2DF2A949">
      <w:pPr>
        <w:ind w:firstLine="480"/>
      </w:pPr>
      <w:r>
        <w:rPr>
          <w:rFonts w:hint="eastAsia"/>
        </w:rPr>
        <w:t>此次将更加用户反馈的意见，对填报树形显示内容进行调整。</w:t>
      </w:r>
    </w:p>
    <w:p w14:paraId="5155217F">
      <w:pPr>
        <w:ind w:firstLine="480"/>
      </w:pPr>
      <w:r>
        <w:rPr>
          <w:rFonts w:hint="eastAsia"/>
        </w:rPr>
        <w:t>在抽样数据填报的过程中，根据集团的抽样原则和方案，对于未被抽中的单位，是不需要填写内控测评流程表的。因此，在树形结构的数据展示界面上，只显示那些被抽样单位对应的数据信息，而未被抽样的单位将不会显示其内控测评流程表。</w:t>
      </w:r>
    </w:p>
    <w:p w14:paraId="49F2E605">
      <w:pPr>
        <w:pStyle w:val="25"/>
      </w:pPr>
      <w:r>
        <w:drawing>
          <wp:inline distT="0" distB="0" distL="0" distR="0">
            <wp:extent cx="4782820" cy="3848100"/>
            <wp:effectExtent l="9525" t="9525" r="17780" b="9525"/>
            <wp:docPr id="692441870"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41870" name="图片 1" descr="表格&#10;&#10;描述已自动生成"/>
                    <pic:cNvPicPr>
                      <a:picLocks noChangeAspect="1"/>
                    </pic:cNvPicPr>
                  </pic:nvPicPr>
                  <pic:blipFill>
                    <a:blip r:embed="rId346"/>
                    <a:stretch>
                      <a:fillRect/>
                    </a:stretch>
                  </pic:blipFill>
                  <pic:spPr>
                    <a:xfrm>
                      <a:off x="0" y="0"/>
                      <a:ext cx="4785867" cy="3850704"/>
                    </a:xfrm>
                    <a:prstGeom prst="rect">
                      <a:avLst/>
                    </a:prstGeom>
                    <a:ln>
                      <a:solidFill>
                        <a:schemeClr val="bg1">
                          <a:lumMod val="85000"/>
                        </a:schemeClr>
                      </a:solid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3C32598B">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auto" w:sz="4" w:space="0"/>
              <w:right w:val="single" w:color="000000" w:sz="8" w:space="0"/>
            </w:tcBorders>
            <w:vAlign w:val="center"/>
          </w:tcPr>
          <w:p w14:paraId="066F2257">
            <w:pPr>
              <w:pStyle w:val="30"/>
            </w:pPr>
            <w:r>
              <w:rPr>
                <w:rFonts w:hint="eastAsia"/>
              </w:rPr>
              <w:t>编号</w:t>
            </w:r>
          </w:p>
        </w:tc>
        <w:tc>
          <w:tcPr>
            <w:tcW w:w="6150" w:type="dxa"/>
            <w:tcBorders>
              <w:top w:val="single" w:color="000000" w:sz="8" w:space="0"/>
              <w:left w:val="nil"/>
              <w:bottom w:val="single" w:color="auto" w:sz="4" w:space="0"/>
              <w:right w:val="single" w:color="000000" w:sz="8" w:space="0"/>
            </w:tcBorders>
            <w:vAlign w:val="center"/>
          </w:tcPr>
          <w:p w14:paraId="708512E2">
            <w:pPr>
              <w:pStyle w:val="30"/>
            </w:pPr>
            <w:r>
              <w:rPr>
                <w:rFonts w:hint="eastAsia"/>
              </w:rPr>
              <w:t>NKCP_2_4</w:t>
            </w:r>
          </w:p>
        </w:tc>
      </w:tr>
      <w:tr w14:paraId="57C3511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000000" w:sz="8" w:space="0"/>
            </w:tcBorders>
            <w:vAlign w:val="center"/>
          </w:tcPr>
          <w:p w14:paraId="72A203A2">
            <w:pPr>
              <w:pStyle w:val="30"/>
            </w:pPr>
            <w:r>
              <w:rPr>
                <w:rFonts w:hint="eastAsia"/>
              </w:rPr>
              <w:t>角色</w:t>
            </w:r>
          </w:p>
        </w:tc>
        <w:tc>
          <w:tcPr>
            <w:tcW w:w="6150" w:type="dxa"/>
            <w:tcBorders>
              <w:top w:val="single" w:color="auto" w:sz="4" w:space="0"/>
              <w:left w:val="nil"/>
              <w:bottom w:val="single" w:color="auto" w:sz="4" w:space="0"/>
              <w:right w:val="single" w:color="auto" w:sz="4" w:space="0"/>
            </w:tcBorders>
            <w:vAlign w:val="center"/>
          </w:tcPr>
          <w:p w14:paraId="4C724B65">
            <w:pPr>
              <w:pStyle w:val="30"/>
            </w:pPr>
            <w:r>
              <w:rPr>
                <w:rFonts w:hint="eastAsia"/>
              </w:rPr>
              <w:t>企业用户</w:t>
            </w:r>
          </w:p>
        </w:tc>
      </w:tr>
      <w:tr w14:paraId="3A71DFBB">
        <w:tblPrEx>
          <w:tblCellMar>
            <w:top w:w="0" w:type="dxa"/>
            <w:left w:w="108" w:type="dxa"/>
            <w:bottom w:w="0" w:type="dxa"/>
            <w:right w:w="108" w:type="dxa"/>
          </w:tblCellMar>
        </w:tblPrEx>
        <w:trPr>
          <w:trHeight w:val="300" w:hRule="atLeast"/>
        </w:trPr>
        <w:tc>
          <w:tcPr>
            <w:tcW w:w="2115" w:type="dxa"/>
            <w:tcBorders>
              <w:top w:val="single" w:color="auto" w:sz="4" w:space="0"/>
              <w:left w:val="single" w:color="000000" w:sz="8" w:space="0"/>
              <w:bottom w:val="single" w:color="000000" w:sz="8" w:space="0"/>
              <w:right w:val="single" w:color="000000" w:sz="8" w:space="0"/>
            </w:tcBorders>
            <w:vAlign w:val="center"/>
          </w:tcPr>
          <w:p w14:paraId="7B0B7CD4">
            <w:pPr>
              <w:pStyle w:val="30"/>
            </w:pPr>
            <w:r>
              <w:rPr>
                <w:rFonts w:hint="eastAsia"/>
              </w:rPr>
              <w:t>前置条件</w:t>
            </w:r>
          </w:p>
        </w:tc>
        <w:tc>
          <w:tcPr>
            <w:tcW w:w="6150" w:type="dxa"/>
            <w:tcBorders>
              <w:top w:val="single" w:color="auto" w:sz="4" w:space="0"/>
              <w:left w:val="nil"/>
              <w:bottom w:val="single" w:color="000000" w:sz="8" w:space="0"/>
              <w:right w:val="single" w:color="000000" w:sz="8" w:space="0"/>
            </w:tcBorders>
            <w:vAlign w:val="center"/>
          </w:tcPr>
          <w:p w14:paraId="02C0D32C">
            <w:pPr>
              <w:pStyle w:val="30"/>
            </w:pPr>
            <w:r>
              <w:rPr>
                <w:rFonts w:hint="eastAsia"/>
              </w:rPr>
              <w:t>登入内部控制测评管理子系统，点击工作。</w:t>
            </w:r>
          </w:p>
        </w:tc>
      </w:tr>
      <w:tr w14:paraId="2A014D8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DA0CAE0">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5C93B7DC">
            <w:pPr>
              <w:pStyle w:val="30"/>
            </w:pPr>
            <w:r>
              <w:rPr>
                <w:rFonts w:hint="eastAsia"/>
              </w:rPr>
              <w:t>无</w:t>
            </w:r>
          </w:p>
        </w:tc>
      </w:tr>
      <w:tr w14:paraId="35E0357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F076539">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29C2EBE3">
            <w:pPr>
              <w:pStyle w:val="30"/>
            </w:pPr>
            <w:r>
              <w:rPr>
                <w:rFonts w:hint="eastAsia"/>
              </w:rPr>
              <w:t>选中内控测评系统任务，点击工作，选择内控测评流程</w:t>
            </w:r>
          </w:p>
        </w:tc>
      </w:tr>
      <w:tr w14:paraId="687078D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56ED896">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3877D699">
            <w:pPr>
              <w:pStyle w:val="30"/>
            </w:pPr>
            <w:r>
              <w:rPr>
                <w:rFonts w:hint="eastAsia"/>
              </w:rPr>
              <w:t>显示当前需要进行内控测评流程填报的单位树形</w:t>
            </w:r>
          </w:p>
        </w:tc>
      </w:tr>
      <w:tr w14:paraId="268B94A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DD867A2">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320C8D0A">
            <w:pPr>
              <w:pStyle w:val="30"/>
            </w:pPr>
            <w:r>
              <w:rPr>
                <w:rFonts w:hint="eastAsia"/>
              </w:rPr>
              <w:t>显示当前内控测评流程填报的单位树形</w:t>
            </w:r>
          </w:p>
        </w:tc>
      </w:tr>
      <w:tr w14:paraId="66B5B5D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3D259E1">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47CEE1B5">
            <w:pPr>
              <w:pStyle w:val="30"/>
            </w:pPr>
            <w:r>
              <w:rPr>
                <w:rFonts w:hint="eastAsia"/>
              </w:rPr>
              <w:t>不显示当前内控测评流程填报的单位树形</w:t>
            </w:r>
          </w:p>
        </w:tc>
      </w:tr>
      <w:tr w14:paraId="4CAD6A8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40DF82F">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06F6FF51">
            <w:pPr>
              <w:pStyle w:val="30"/>
            </w:pPr>
            <w:r>
              <w:rPr>
                <w:rFonts w:hint="eastAsia"/>
              </w:rPr>
              <w:t>无</w:t>
            </w:r>
          </w:p>
        </w:tc>
      </w:tr>
    </w:tbl>
    <w:p w14:paraId="33DD1F1A">
      <w:pPr>
        <w:ind w:firstLine="480"/>
      </w:pPr>
      <w:r>
        <w:rPr>
          <w:rFonts w:hint="eastAsia"/>
        </w:rPr>
        <w:t>业务流程：</w:t>
      </w:r>
    </w:p>
    <w:p w14:paraId="44FF02A9">
      <w:pPr>
        <w:pStyle w:val="25"/>
      </w:pPr>
      <w:r>
        <w:drawing>
          <wp:inline distT="0" distB="0" distL="0" distR="0">
            <wp:extent cx="5274310" cy="640080"/>
            <wp:effectExtent l="19050" t="0" r="40640" b="7620"/>
            <wp:docPr id="1198020373"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7" r:lo="rId348" r:qs="rId349" r:cs="rId350"/>
              </a:graphicData>
            </a:graphic>
          </wp:inline>
        </w:drawing>
      </w:r>
    </w:p>
    <w:p w14:paraId="0615DB8C">
      <w:pPr>
        <w:pStyle w:val="6"/>
        <w:numPr>
          <w:ilvl w:val="4"/>
          <w:numId w:val="0"/>
        </w:numPr>
      </w:pPr>
      <w:r>
        <w:rPr>
          <w:rFonts w:hint="eastAsia" w:eastAsia="宋体" w:cs="宋体"/>
        </w:rPr>
        <w:t xml:space="preserve">6.1.13.2.5  </w:t>
      </w:r>
      <w:r>
        <w:rPr>
          <w:rFonts w:hint="eastAsia"/>
        </w:rPr>
        <w:t>汇总树形显示</w:t>
      </w:r>
    </w:p>
    <w:p w14:paraId="0F944EA6">
      <w:pPr>
        <w:ind w:firstLine="480"/>
      </w:pPr>
      <w:r>
        <w:rPr>
          <w:rFonts w:hint="eastAsia"/>
        </w:rPr>
        <w:t>内控管理树形功能是根据内控测评系统的业务需求，需要建立符合国资委特点的内控审计自评、复评管理层级，内控测评系统将建立内控管理树形，内控管理树形模块主要的功能有：企业管理树形、企业状态管理、单位选择、单位搜索。</w:t>
      </w:r>
    </w:p>
    <w:p w14:paraId="4799E00A">
      <w:pPr>
        <w:ind w:firstLine="480"/>
      </w:pPr>
      <w:r>
        <w:rPr>
          <w:rFonts w:hint="eastAsia"/>
        </w:rPr>
        <w:t>此次将更加用户反馈的意见，对汇总树形显示内容进行调整。</w:t>
      </w:r>
    </w:p>
    <w:p w14:paraId="7534C023">
      <w:pPr>
        <w:ind w:firstLine="480"/>
      </w:pPr>
      <w:r>
        <w:rPr>
          <w:rFonts w:hint="eastAsia"/>
        </w:rPr>
        <w:t>根据内控测评数据汇总的明确要求，所有内控测评数据仅在一级集团层面进行全面、集中的汇总分析。这意味着，在整合和梳理各层级、各部门内控测评数据的过程中，系统或报表只展现至一级集团层级的信息，无需进一步细化至二级、三级或更下级的集团分支。因此，在内控测评数据汇总阶段，只需显示一级集团即可。</w:t>
      </w:r>
    </w:p>
    <w:p w14:paraId="03BBFD1F">
      <w:pPr>
        <w:ind w:firstLine="480"/>
      </w:pPr>
      <w:r>
        <w:rPr>
          <w:rFonts w:asciiTheme="minorEastAsia" w:hAnsiTheme="minorEastAsia" w:eastAsiaTheme="minorEastAsia"/>
        </w:rPr>
        <w:drawing>
          <wp:inline distT="0" distB="0" distL="0" distR="0">
            <wp:extent cx="4319270" cy="3870325"/>
            <wp:effectExtent l="9525" t="9525" r="14605" b="15875"/>
            <wp:docPr id="1857616573"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16573" name="图片 1" descr="图形用户界面, 应用程序&#10;&#10;描述已自动生成"/>
                    <pic:cNvPicPr>
                      <a:picLocks noChangeAspect="1"/>
                    </pic:cNvPicPr>
                  </pic:nvPicPr>
                  <pic:blipFill>
                    <a:blip r:embed="rId352"/>
                    <a:stretch>
                      <a:fillRect/>
                    </a:stretch>
                  </pic:blipFill>
                  <pic:spPr>
                    <a:xfrm>
                      <a:off x="0" y="0"/>
                      <a:ext cx="4327240" cy="3877636"/>
                    </a:xfrm>
                    <a:prstGeom prst="rect">
                      <a:avLst/>
                    </a:prstGeom>
                    <a:ln>
                      <a:solidFill>
                        <a:schemeClr val="bg1">
                          <a:lumMod val="85000"/>
                        </a:schemeClr>
                      </a:solid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06D0B338">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5DEA5238">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016124E2">
            <w:pPr>
              <w:pStyle w:val="30"/>
            </w:pPr>
            <w:r>
              <w:rPr>
                <w:rFonts w:hint="eastAsia"/>
              </w:rPr>
              <w:t>NKCP_2_5</w:t>
            </w:r>
          </w:p>
        </w:tc>
      </w:tr>
      <w:tr w14:paraId="3C92588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F7818E8">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0D6025AF">
            <w:pPr>
              <w:pStyle w:val="30"/>
            </w:pPr>
            <w:r>
              <w:rPr>
                <w:rFonts w:hint="eastAsia"/>
              </w:rPr>
              <w:t>企业用户</w:t>
            </w:r>
          </w:p>
        </w:tc>
      </w:tr>
      <w:tr w14:paraId="4CD2A2E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55BA3E6">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37AB9728">
            <w:pPr>
              <w:pStyle w:val="30"/>
            </w:pPr>
            <w:r>
              <w:rPr>
                <w:rFonts w:hint="eastAsia"/>
              </w:rPr>
              <w:t>登入内部控制测评管理子系统，点击汇总。</w:t>
            </w:r>
          </w:p>
        </w:tc>
      </w:tr>
      <w:tr w14:paraId="682507D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7BFB1A3">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200E8585">
            <w:pPr>
              <w:pStyle w:val="30"/>
            </w:pPr>
            <w:r>
              <w:rPr>
                <w:rFonts w:hint="eastAsia"/>
              </w:rPr>
              <w:t>无</w:t>
            </w:r>
          </w:p>
        </w:tc>
      </w:tr>
      <w:tr w14:paraId="7CA99AB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FAAE313">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09D6488A">
            <w:pPr>
              <w:pStyle w:val="30"/>
            </w:pPr>
            <w:r>
              <w:rPr>
                <w:rFonts w:hint="eastAsia"/>
              </w:rPr>
              <w:t>选中内控测评系统任务，点击汇总</w:t>
            </w:r>
          </w:p>
        </w:tc>
      </w:tr>
      <w:tr w14:paraId="648FF99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1A059DC">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4FA41394">
            <w:pPr>
              <w:pStyle w:val="30"/>
            </w:pPr>
            <w:r>
              <w:rPr>
                <w:rFonts w:hint="eastAsia"/>
              </w:rPr>
              <w:t>显示当前需要进行内控测评流程汇总的单位树形</w:t>
            </w:r>
          </w:p>
        </w:tc>
      </w:tr>
      <w:tr w14:paraId="11F90A7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2680EF9">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6D132180">
            <w:pPr>
              <w:pStyle w:val="30"/>
            </w:pPr>
            <w:r>
              <w:rPr>
                <w:rFonts w:hint="eastAsia"/>
              </w:rPr>
              <w:t>显示当前内控测评流程汇总的单位树形</w:t>
            </w:r>
          </w:p>
        </w:tc>
      </w:tr>
      <w:tr w14:paraId="55A1988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A123A7D">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485A920B">
            <w:pPr>
              <w:pStyle w:val="30"/>
            </w:pPr>
            <w:r>
              <w:rPr>
                <w:rFonts w:hint="eastAsia"/>
              </w:rPr>
              <w:t>不显示当前内控测评流程汇总的单位树形</w:t>
            </w:r>
          </w:p>
        </w:tc>
      </w:tr>
      <w:tr w14:paraId="5FD3848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3650F11">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46FFD678">
            <w:pPr>
              <w:pStyle w:val="30"/>
            </w:pPr>
            <w:r>
              <w:rPr>
                <w:rFonts w:hint="eastAsia"/>
              </w:rPr>
              <w:t>无</w:t>
            </w:r>
          </w:p>
        </w:tc>
      </w:tr>
    </w:tbl>
    <w:p w14:paraId="508FD4BB">
      <w:pPr>
        <w:ind w:firstLine="480"/>
      </w:pPr>
      <w:r>
        <w:rPr>
          <w:rFonts w:hint="eastAsia"/>
        </w:rPr>
        <w:t>业务流程：</w:t>
      </w:r>
    </w:p>
    <w:p w14:paraId="38E0F1C9">
      <w:pPr>
        <w:pStyle w:val="25"/>
      </w:pPr>
      <w:r>
        <w:drawing>
          <wp:inline distT="0" distB="0" distL="0" distR="0">
            <wp:extent cx="5274310" cy="640080"/>
            <wp:effectExtent l="19050" t="0" r="40640" b="7620"/>
            <wp:docPr id="1099035668"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3" r:lo="rId354" r:qs="rId355" r:cs="rId356"/>
              </a:graphicData>
            </a:graphic>
          </wp:inline>
        </w:drawing>
      </w:r>
    </w:p>
    <w:p w14:paraId="28A87C6B">
      <w:pPr>
        <w:pStyle w:val="6"/>
        <w:numPr>
          <w:ilvl w:val="4"/>
          <w:numId w:val="0"/>
        </w:numPr>
      </w:pPr>
      <w:r>
        <w:rPr>
          <w:rFonts w:hint="eastAsia" w:eastAsia="宋体" w:cs="宋体"/>
        </w:rPr>
        <w:t xml:space="preserve">6.1.13.2.6  </w:t>
      </w:r>
      <w:r>
        <w:rPr>
          <w:rFonts w:hint="eastAsia"/>
        </w:rPr>
        <w:t>填报状态统计</w:t>
      </w:r>
    </w:p>
    <w:p w14:paraId="62B9EAE3">
      <w:pPr>
        <w:ind w:firstLine="480"/>
      </w:pPr>
      <w:r>
        <w:rPr>
          <w:rFonts w:hint="eastAsia"/>
        </w:rPr>
        <w:t>为了有效开展内控测评工作，并实时掌握各抽样单位数据填报的进展情况，需要开发内控测评填报状态统计功能。这一功能模块旨在全面覆盖集团旗下所有下属抽样单位，实现对各个内控测评流程表填报状态的精准统计与实时展示。</w:t>
      </w:r>
    </w:p>
    <w:p w14:paraId="1174F463">
      <w:pPr>
        <w:ind w:firstLine="480"/>
      </w:pPr>
      <w:r>
        <w:rPr>
          <w:rFonts w:hint="eastAsia"/>
        </w:rPr>
        <w:t>具体而言，该统计功能应当细化至每个抽样单位的内控测评流程，如果该单位已完成某一流程表的填报，则在该流程下方以直观的打钩或者变色标识进行确认；反之，若还未进行填报，则相应位置保持空白，以提醒相关人员及时处理。对于那些未被抽样但同样需要进行内控测评的流程，其对应单元格则应呈现为灰色或其他醒目的未填写状态，以区别于已填报的部分，从而确保内控测评工作的严谨性和完整性。</w:t>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78E08376">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4ED03F59">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261B1AD1">
            <w:pPr>
              <w:pStyle w:val="30"/>
            </w:pPr>
            <w:r>
              <w:rPr>
                <w:rFonts w:hint="eastAsia"/>
              </w:rPr>
              <w:t>NKCP_2_5</w:t>
            </w:r>
          </w:p>
        </w:tc>
      </w:tr>
      <w:tr w14:paraId="60BE592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8204744">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695AF037">
            <w:pPr>
              <w:pStyle w:val="30"/>
            </w:pPr>
            <w:r>
              <w:rPr>
                <w:rFonts w:hint="eastAsia"/>
              </w:rPr>
              <w:t>企业用户、系统管理员</w:t>
            </w:r>
          </w:p>
        </w:tc>
      </w:tr>
      <w:tr w14:paraId="65F3118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16E1717">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7778877F">
            <w:pPr>
              <w:pStyle w:val="30"/>
            </w:pPr>
            <w:r>
              <w:rPr>
                <w:rFonts w:hint="eastAsia"/>
              </w:rPr>
              <w:t>登入内部控制测评管理子系统，点击状态统计。</w:t>
            </w:r>
          </w:p>
        </w:tc>
      </w:tr>
      <w:tr w14:paraId="35382C7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8F4D0FF">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230295C3">
            <w:pPr>
              <w:pStyle w:val="30"/>
            </w:pPr>
            <w:r>
              <w:rPr>
                <w:rFonts w:hint="eastAsia"/>
              </w:rPr>
              <w:t>无</w:t>
            </w:r>
          </w:p>
        </w:tc>
      </w:tr>
      <w:tr w14:paraId="4C721A8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70F784C">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3786E0FD">
            <w:pPr>
              <w:pStyle w:val="30"/>
            </w:pPr>
            <w:r>
              <w:rPr>
                <w:rFonts w:hint="eastAsia"/>
              </w:rPr>
              <w:t>选中内控测评系统任务，点击状态统计</w:t>
            </w:r>
          </w:p>
        </w:tc>
      </w:tr>
      <w:tr w14:paraId="61EB656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070BE54">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10427E13">
            <w:pPr>
              <w:pStyle w:val="30"/>
            </w:pPr>
            <w:r>
              <w:rPr>
                <w:rFonts w:hint="eastAsia"/>
              </w:rPr>
              <w:t>显示所有企业内控测评流程数据的填报状态</w:t>
            </w:r>
          </w:p>
        </w:tc>
      </w:tr>
      <w:tr w14:paraId="4FCC32F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E9E4410">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38A5E843">
            <w:pPr>
              <w:pStyle w:val="30"/>
            </w:pPr>
            <w:r>
              <w:rPr>
                <w:rFonts w:hint="eastAsia"/>
              </w:rPr>
              <w:t>显示所有企业内控测评流程数据的填报状态</w:t>
            </w:r>
          </w:p>
        </w:tc>
      </w:tr>
      <w:tr w14:paraId="25B88AF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7CD469D">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491AD70B">
            <w:pPr>
              <w:pStyle w:val="30"/>
            </w:pPr>
            <w:r>
              <w:rPr>
                <w:rFonts w:hint="eastAsia"/>
              </w:rPr>
              <w:t>不显示所有企业内控测评流程数据的填报状态</w:t>
            </w:r>
          </w:p>
        </w:tc>
      </w:tr>
      <w:tr w14:paraId="36EF06C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3B770D5">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1F706C14">
            <w:pPr>
              <w:pStyle w:val="30"/>
            </w:pPr>
            <w:r>
              <w:rPr>
                <w:rFonts w:hint="eastAsia"/>
              </w:rPr>
              <w:t>无</w:t>
            </w:r>
          </w:p>
        </w:tc>
      </w:tr>
    </w:tbl>
    <w:p w14:paraId="0AE4772F">
      <w:pPr>
        <w:ind w:firstLine="480"/>
      </w:pPr>
      <w:r>
        <w:rPr>
          <w:rFonts w:hint="eastAsia"/>
        </w:rPr>
        <w:t>业务流程：</w:t>
      </w:r>
    </w:p>
    <w:p w14:paraId="79BD0CF4">
      <w:pPr>
        <w:pStyle w:val="25"/>
      </w:pPr>
      <w:r>
        <w:drawing>
          <wp:inline distT="0" distB="0" distL="0" distR="0">
            <wp:extent cx="5274310" cy="640080"/>
            <wp:effectExtent l="19050" t="0" r="40640" b="0"/>
            <wp:docPr id="319540531"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8" r:lo="rId359" r:qs="rId360" r:cs="rId361"/>
              </a:graphicData>
            </a:graphic>
          </wp:inline>
        </w:drawing>
      </w:r>
    </w:p>
    <w:p w14:paraId="64A6E666">
      <w:pPr>
        <w:pStyle w:val="5"/>
        <w:numPr>
          <w:ilvl w:val="3"/>
          <w:numId w:val="0"/>
        </w:numPr>
      </w:pPr>
      <w:r>
        <w:rPr>
          <w:rFonts w:hint="eastAsia" w:cs="宋体"/>
        </w:rPr>
        <w:t xml:space="preserve">6.1.13.3  </w:t>
      </w:r>
      <w:r>
        <w:rPr>
          <w:rFonts w:hint="eastAsia"/>
        </w:rPr>
        <w:t>内容填报</w:t>
      </w:r>
    </w:p>
    <w:p w14:paraId="71E1B756">
      <w:pPr>
        <w:pStyle w:val="6"/>
        <w:numPr>
          <w:ilvl w:val="4"/>
          <w:numId w:val="0"/>
        </w:numPr>
      </w:pPr>
      <w:r>
        <w:rPr>
          <w:rFonts w:hint="eastAsia" w:eastAsia="宋体" w:cs="宋体"/>
        </w:rPr>
        <w:t xml:space="preserve">6.1.13.3.1  </w:t>
      </w:r>
      <w:r>
        <w:rPr>
          <w:rFonts w:hint="eastAsia"/>
        </w:rPr>
        <w:t>EXCEL表格数据导入</w:t>
      </w:r>
    </w:p>
    <w:p w14:paraId="7B4347BD">
      <w:pPr>
        <w:ind w:firstLine="480"/>
      </w:pPr>
      <w:r>
        <w:rPr>
          <w:rFonts w:hint="eastAsia"/>
        </w:rPr>
        <w:t>对于那些无法及时或成功登录内控测评系统进行内控测评报表填报的用户，系统将提供一种便捷的替代方案。将提供与内控测评系统中样式一致的Excel表格，用户可以在这个Excel表格中填写各个内控测评流程表的数据。填写完毕后，用户可以通过内控测评系统中的Excel报表数据导入功能，将数据批量导入至内控测评系统中。</w:t>
      </w:r>
    </w:p>
    <w:p w14:paraId="5F241445">
      <w:pPr>
        <w:ind w:firstLine="480"/>
      </w:pPr>
      <w:r>
        <w:rPr>
          <w:rFonts w:hint="eastAsia"/>
        </w:rPr>
        <w:t>在导入数据时，系统将根据Excel表格中填写测评单位信息（单位组织机构代码）将数据导入相应单位节点下。系统会根据预先设定的抽样范围，有针对性地导入该单位抽样的内控测评流程数据。数据导入的规则有：</w:t>
      </w:r>
    </w:p>
    <w:p w14:paraId="062A8997">
      <w:pPr>
        <w:ind w:firstLine="480"/>
      </w:pPr>
      <w:r>
        <w:rPr>
          <w:rFonts w:hint="eastAsia"/>
        </w:rPr>
        <w:t>（1）如果</w:t>
      </w:r>
      <w:r>
        <w:t>Excel</w:t>
      </w:r>
      <w:r>
        <w:rPr>
          <w:rFonts w:hint="eastAsia"/>
        </w:rPr>
        <w:t>表中的某个流程未被抽样到，那么该流程的数据将不会被导入到系统中；</w:t>
      </w:r>
    </w:p>
    <w:p w14:paraId="28ED1643">
      <w:pPr>
        <w:ind w:firstLine="480"/>
      </w:pPr>
      <w:r>
        <w:rPr>
          <w:rFonts w:hint="eastAsia"/>
        </w:rPr>
        <w:t>（2）如果抽样到的内控测评流程在</w:t>
      </w:r>
      <w:r>
        <w:t>Excel</w:t>
      </w:r>
      <w:r>
        <w:rPr>
          <w:rFonts w:hint="eastAsia"/>
        </w:rPr>
        <w:t>表中没有相应的数据，系统会在导入数据完成后发出提示，提示用户及时补充录入相关数据。</w:t>
      </w:r>
    </w:p>
    <w:p w14:paraId="2A7BC8DB">
      <w:pPr>
        <w:pStyle w:val="25"/>
      </w:pPr>
      <w:r>
        <w:drawing>
          <wp:inline distT="0" distB="0" distL="0" distR="0">
            <wp:extent cx="5274310" cy="1287780"/>
            <wp:effectExtent l="9525" t="9525" r="12065" b="17145"/>
            <wp:docPr id="110564880"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4880" name="图片 1" descr="图形用户界面, 文本, 应用程序&#10;&#10;描述已自动生成"/>
                    <pic:cNvPicPr>
                      <a:picLocks noChangeAspect="1"/>
                    </pic:cNvPicPr>
                  </pic:nvPicPr>
                  <pic:blipFill>
                    <a:blip r:embed="rId363"/>
                    <a:stretch>
                      <a:fillRect/>
                    </a:stretch>
                  </pic:blipFill>
                  <pic:spPr>
                    <a:xfrm>
                      <a:off x="0" y="0"/>
                      <a:ext cx="5274310" cy="1287780"/>
                    </a:xfrm>
                    <a:prstGeom prst="rect">
                      <a:avLst/>
                    </a:prstGeom>
                    <a:ln>
                      <a:solidFill>
                        <a:schemeClr val="bg1">
                          <a:lumMod val="85000"/>
                        </a:schemeClr>
                      </a:solid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2C74B1F7">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69D53C18">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346F49F3">
            <w:pPr>
              <w:pStyle w:val="30"/>
            </w:pPr>
            <w:r>
              <w:rPr>
                <w:rFonts w:hint="eastAsia"/>
              </w:rPr>
              <w:t>NKCP_3_1</w:t>
            </w:r>
          </w:p>
        </w:tc>
      </w:tr>
      <w:tr w14:paraId="2231CA8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3DC1D89">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7E65CB36">
            <w:pPr>
              <w:pStyle w:val="30"/>
            </w:pPr>
            <w:r>
              <w:rPr>
                <w:rFonts w:hint="eastAsia"/>
              </w:rPr>
              <w:t>企业用户、系统管理员</w:t>
            </w:r>
          </w:p>
        </w:tc>
      </w:tr>
      <w:tr w14:paraId="2973867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B339D3E">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36244B8F">
            <w:pPr>
              <w:pStyle w:val="30"/>
            </w:pPr>
            <w:r>
              <w:rPr>
                <w:rFonts w:hint="eastAsia"/>
              </w:rPr>
              <w:t>登入内部控制测评管理子系统，点击输入。</w:t>
            </w:r>
          </w:p>
        </w:tc>
      </w:tr>
      <w:tr w14:paraId="6A096CB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FFB4592">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75A8DBE9">
            <w:pPr>
              <w:pStyle w:val="30"/>
            </w:pPr>
            <w:r>
              <w:rPr>
                <w:rFonts w:hint="eastAsia"/>
              </w:rPr>
              <w:t>无</w:t>
            </w:r>
          </w:p>
        </w:tc>
      </w:tr>
      <w:tr w14:paraId="283E515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69D4224">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59FF0A63">
            <w:pPr>
              <w:pStyle w:val="30"/>
            </w:pPr>
            <w:r>
              <w:rPr>
                <w:rFonts w:hint="eastAsia"/>
              </w:rPr>
              <w:t>选中内控测评系统任务，点击传输，选择EXCEL数据导入功能</w:t>
            </w:r>
          </w:p>
        </w:tc>
      </w:tr>
      <w:tr w14:paraId="504DE37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9C3DE48">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6A336245">
            <w:pPr>
              <w:pStyle w:val="30"/>
            </w:pPr>
            <w:r>
              <w:rPr>
                <w:rFonts w:hint="eastAsia"/>
              </w:rPr>
              <w:t>数据导入系统</w:t>
            </w:r>
          </w:p>
        </w:tc>
      </w:tr>
      <w:tr w14:paraId="053634A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71CCD88">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0705D12C">
            <w:pPr>
              <w:pStyle w:val="30"/>
            </w:pPr>
            <w:r>
              <w:rPr>
                <w:rFonts w:hint="eastAsia"/>
              </w:rPr>
              <w:t>数据导入成功提示</w:t>
            </w:r>
          </w:p>
        </w:tc>
      </w:tr>
      <w:tr w14:paraId="35668B9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B8E3F23">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6B18E719">
            <w:pPr>
              <w:pStyle w:val="30"/>
            </w:pPr>
            <w:r>
              <w:rPr>
                <w:rFonts w:hint="eastAsia"/>
              </w:rPr>
              <w:t>数据未导入成功提示信息</w:t>
            </w:r>
          </w:p>
        </w:tc>
      </w:tr>
      <w:tr w14:paraId="02708DC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A04F94A">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6BDC6DE3">
            <w:pPr>
              <w:pStyle w:val="30"/>
            </w:pPr>
            <w:r>
              <w:rPr>
                <w:rFonts w:hint="eastAsia"/>
              </w:rPr>
              <w:t>无</w:t>
            </w:r>
          </w:p>
        </w:tc>
      </w:tr>
    </w:tbl>
    <w:p w14:paraId="32FC1649">
      <w:pPr>
        <w:ind w:firstLine="480"/>
      </w:pPr>
      <w:r>
        <w:rPr>
          <w:rFonts w:hint="eastAsia"/>
        </w:rPr>
        <w:t>业务流程：</w:t>
      </w:r>
    </w:p>
    <w:p w14:paraId="0BEFC631">
      <w:pPr>
        <w:pStyle w:val="25"/>
      </w:pPr>
      <w:r>
        <w:drawing>
          <wp:inline distT="0" distB="0" distL="0" distR="0">
            <wp:extent cx="5274310" cy="640080"/>
            <wp:effectExtent l="19050" t="0" r="40640" b="0"/>
            <wp:docPr id="1643383379"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4" r:lo="rId365" r:qs="rId366" r:cs="rId367"/>
              </a:graphicData>
            </a:graphic>
          </wp:inline>
        </w:drawing>
      </w:r>
    </w:p>
    <w:p w14:paraId="0892FDDA">
      <w:pPr>
        <w:pStyle w:val="6"/>
        <w:numPr>
          <w:ilvl w:val="4"/>
          <w:numId w:val="0"/>
        </w:numPr>
      </w:pPr>
      <w:r>
        <w:rPr>
          <w:rFonts w:hint="eastAsia" w:eastAsia="宋体" w:cs="宋体"/>
        </w:rPr>
        <w:t xml:space="preserve">6.1.13.3.2  </w:t>
      </w:r>
      <w:r>
        <w:rPr>
          <w:rFonts w:hint="eastAsia"/>
        </w:rPr>
        <w:t>管理提升评价</w:t>
      </w:r>
    </w:p>
    <w:p w14:paraId="0A214294">
      <w:pPr>
        <w:ind w:firstLine="480"/>
      </w:pPr>
      <w:r>
        <w:rPr>
          <w:rFonts w:hint="eastAsia"/>
        </w:rPr>
        <w:t>内容填报功能主要包括自评报表填报、复评报表填报、填报标签、填报工具、数据提取工具等子功能。</w:t>
      </w:r>
    </w:p>
    <w:p w14:paraId="3903EBF3">
      <w:pPr>
        <w:ind w:firstLine="480"/>
      </w:pPr>
      <w:r>
        <w:rPr>
          <w:rFonts w:hint="eastAsia"/>
        </w:rPr>
        <w:t>此次建设新增对管理提升评价填报完整性提醒功能。在进行集团内部控制测评数据的汇总之前，用户必须先全面详细地填写集团管理提升评价表。这份评价表是对集团内部各个层面和环节管理水平提升效果的重要记录和评估工具，其信息的完整性和准确性直接影响到整个集团内控测评结果的精确度与有效性。</w:t>
      </w:r>
    </w:p>
    <w:p w14:paraId="667FAE5B">
      <w:pPr>
        <w:ind w:firstLine="480"/>
      </w:pPr>
      <w:r>
        <w:rPr>
          <w:rFonts w:hint="eastAsia"/>
        </w:rPr>
        <w:t>为了确保管理提升评价表的必填性以及数据的准确性，内控测评系统在数据汇总阶段新增了一项关键功能——自动校验机制。这一机制会在启动数据汇总程序时自动启动，首先对当前集团管理提升评价表的填写情况进行严谨完整的验证核查。</w:t>
      </w:r>
    </w:p>
    <w:p w14:paraId="4B50B42C">
      <w:pPr>
        <w:ind w:firstLine="480"/>
      </w:pPr>
      <w:r>
        <w:rPr>
          <w:rFonts w:hint="eastAsia"/>
        </w:rPr>
        <w:t>系统将按照预设的规则和标准，逐项检查评价表中的各项指标、数据是否均有完整录入。如果发现评价表存在漏填、信息不全或者填写不规范的情况，系统将在界面上显示出详细的错误提示信息，指导用户按照要求补填完整后再行继续。</w:t>
      </w:r>
    </w:p>
    <w:p w14:paraId="721CD106">
      <w:pPr>
        <w:ind w:firstLine="480"/>
      </w:pPr>
      <w:r>
        <w:rPr>
          <w:rFonts w:hint="eastAsia"/>
        </w:rPr>
        <w:t>如果系统确认管理提升评价表已经完整且合规地填写完毕，那么就将顺利进入正常的数据汇总流程，确保了内控测评数据的准确无误，从而为集团管理层提供真实可靠的管理决策依据。</w:t>
      </w:r>
    </w:p>
    <w:p w14:paraId="568BD99A">
      <w:pPr>
        <w:pStyle w:val="25"/>
      </w:pPr>
      <w:r>
        <w:drawing>
          <wp:inline distT="0" distB="0" distL="0" distR="0">
            <wp:extent cx="4756785" cy="4300220"/>
            <wp:effectExtent l="9525" t="9525" r="15240" b="14605"/>
            <wp:docPr id="898903416"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03416" name="图片 1" descr="图形用户界面, 应用程序&#10;&#10;描述已自动生成"/>
                    <pic:cNvPicPr>
                      <a:picLocks noChangeAspect="1"/>
                    </pic:cNvPicPr>
                  </pic:nvPicPr>
                  <pic:blipFill>
                    <a:blip r:embed="rId369"/>
                    <a:stretch>
                      <a:fillRect/>
                    </a:stretch>
                  </pic:blipFill>
                  <pic:spPr>
                    <a:xfrm>
                      <a:off x="0" y="0"/>
                      <a:ext cx="4760013" cy="4303267"/>
                    </a:xfrm>
                    <a:prstGeom prst="rect">
                      <a:avLst/>
                    </a:prstGeom>
                    <a:ln>
                      <a:solidFill>
                        <a:schemeClr val="bg1">
                          <a:lumMod val="85000"/>
                        </a:schemeClr>
                      </a:solid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041DC121">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4E27BDB0">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65A4F37C">
            <w:pPr>
              <w:pStyle w:val="30"/>
            </w:pPr>
            <w:r>
              <w:rPr>
                <w:rFonts w:hint="eastAsia"/>
              </w:rPr>
              <w:t>NKCP_3_2</w:t>
            </w:r>
          </w:p>
        </w:tc>
      </w:tr>
      <w:tr w14:paraId="1DAB1F7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486C3BE">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410FFEB4">
            <w:pPr>
              <w:pStyle w:val="30"/>
            </w:pPr>
            <w:r>
              <w:rPr>
                <w:rFonts w:hint="eastAsia"/>
              </w:rPr>
              <w:t>企业用户</w:t>
            </w:r>
          </w:p>
        </w:tc>
      </w:tr>
      <w:tr w14:paraId="3799D29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8E2535F">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2DA54020">
            <w:pPr>
              <w:pStyle w:val="30"/>
            </w:pPr>
            <w:r>
              <w:rPr>
                <w:rFonts w:hint="eastAsia"/>
              </w:rPr>
              <w:t>登入内部控制测评管理子系统，点击汇总。</w:t>
            </w:r>
          </w:p>
        </w:tc>
      </w:tr>
      <w:tr w14:paraId="1D69BBD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330787F">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158B55DD">
            <w:pPr>
              <w:pStyle w:val="30"/>
            </w:pPr>
            <w:r>
              <w:rPr>
                <w:rFonts w:hint="eastAsia"/>
              </w:rPr>
              <w:t>无</w:t>
            </w:r>
          </w:p>
        </w:tc>
      </w:tr>
      <w:tr w14:paraId="06B0FA1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C5784DC">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4490EBC0">
            <w:pPr>
              <w:pStyle w:val="30"/>
            </w:pPr>
            <w:r>
              <w:rPr>
                <w:rFonts w:hint="eastAsia"/>
              </w:rPr>
              <w:t>选中内控测评系统任务，点击汇总，选择需要汇总的内容</w:t>
            </w:r>
          </w:p>
        </w:tc>
      </w:tr>
      <w:tr w14:paraId="631A606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E774049">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4FEA1AFE">
            <w:pPr>
              <w:pStyle w:val="30"/>
            </w:pPr>
            <w:r>
              <w:rPr>
                <w:rFonts w:hint="eastAsia"/>
              </w:rPr>
              <w:t>管理提升评价表填报完整性校验结果</w:t>
            </w:r>
          </w:p>
        </w:tc>
      </w:tr>
      <w:tr w14:paraId="618C8BB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5F06ED7">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73D8DC69">
            <w:pPr>
              <w:pStyle w:val="30"/>
            </w:pPr>
            <w:r>
              <w:rPr>
                <w:rFonts w:hint="eastAsia"/>
              </w:rPr>
              <w:t>无，正常汇总</w:t>
            </w:r>
          </w:p>
        </w:tc>
      </w:tr>
      <w:tr w14:paraId="1133C9C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7D9217B">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0FE64D65">
            <w:pPr>
              <w:pStyle w:val="30"/>
            </w:pPr>
            <w:r>
              <w:rPr>
                <w:rFonts w:hint="eastAsia"/>
              </w:rPr>
              <w:t>管理提升评价表为填报完整提示信息</w:t>
            </w:r>
          </w:p>
        </w:tc>
      </w:tr>
      <w:tr w14:paraId="7D0450D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AD07F9C">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7BBC2C81">
            <w:pPr>
              <w:pStyle w:val="30"/>
            </w:pPr>
            <w:r>
              <w:rPr>
                <w:rFonts w:hint="eastAsia"/>
              </w:rPr>
              <w:t>无</w:t>
            </w:r>
          </w:p>
        </w:tc>
      </w:tr>
    </w:tbl>
    <w:p w14:paraId="299E2B3D">
      <w:pPr>
        <w:ind w:firstLine="480"/>
      </w:pPr>
      <w:r>
        <w:rPr>
          <w:rFonts w:hint="eastAsia"/>
        </w:rPr>
        <w:t>业务流程：</w:t>
      </w:r>
    </w:p>
    <w:p w14:paraId="33ED82A0">
      <w:pPr>
        <w:pStyle w:val="25"/>
      </w:pPr>
      <w:r>
        <w:drawing>
          <wp:inline distT="0" distB="0" distL="0" distR="0">
            <wp:extent cx="5274310" cy="640080"/>
            <wp:effectExtent l="19050" t="0" r="40640" b="0"/>
            <wp:docPr id="1832241570"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0" r:lo="rId371" r:qs="rId372" r:cs="rId373"/>
              </a:graphicData>
            </a:graphic>
          </wp:inline>
        </w:drawing>
      </w:r>
    </w:p>
    <w:p w14:paraId="39B90832">
      <w:pPr>
        <w:pStyle w:val="5"/>
        <w:numPr>
          <w:ilvl w:val="3"/>
          <w:numId w:val="0"/>
        </w:numPr>
      </w:pPr>
      <w:r>
        <w:rPr>
          <w:rFonts w:hint="eastAsia" w:cs="宋体"/>
        </w:rPr>
        <w:t xml:space="preserve">6.1.13.4  </w:t>
      </w:r>
      <w:r>
        <w:rPr>
          <w:rFonts w:hint="eastAsia"/>
        </w:rPr>
        <w:t>自动报告</w:t>
      </w:r>
    </w:p>
    <w:p w14:paraId="0A7C385D">
      <w:pPr>
        <w:ind w:firstLine="480"/>
      </w:pPr>
      <w:r>
        <w:rPr>
          <w:rFonts w:hint="eastAsia"/>
        </w:rPr>
        <w:t>根据国资委的最新要求和指导，系统将新增内控报告自动生成功能，该功能可实现基于内控测评数据的快速、高效、精准转化，当年度的内控测评报告文件（Word文档）一键式生成。</w:t>
      </w:r>
    </w:p>
    <w:p w14:paraId="5A8B053A">
      <w:pPr>
        <w:ind w:firstLine="480"/>
      </w:pPr>
      <w:r>
        <w:rPr>
          <w:rFonts w:hint="eastAsia"/>
        </w:rPr>
        <w:t>当集团内部各层级单位对内部控制测评的各项数据录入完毕，并通过严谨细致的审核流程后，即可启动自动报告生成功能。系统将依据预先设定好的内控测评报告模板以及与之配套的数据模板结构，自动从数据库中抽取相应的内控测评数据。</w:t>
      </w:r>
    </w:p>
    <w:p w14:paraId="225459D0">
      <w:pPr>
        <w:ind w:firstLine="480"/>
      </w:pPr>
      <w:r>
        <w:rPr>
          <w:rFonts w:hint="eastAsia"/>
        </w:rPr>
        <w:t>在数据提取的基础上，系统运用预设的逻辑算法和计算规则，深度分析并生成内控测评报告中的各项关键分析数据、客观评价语句以及各类分析报表。这些内容将根据预设格式自动填充至内控测评报告模板中，形成完整的、格式规范的Word文档版本。</w:t>
      </w:r>
    </w:p>
    <w:p w14:paraId="19064EF1">
      <w:pPr>
        <w:ind w:firstLine="480"/>
      </w:pPr>
      <w:r>
        <w:rPr>
          <w:rFonts w:hint="eastAsia"/>
        </w:rPr>
        <w:t>这一自动化过程大大减轻了人工编写报告的负担，提高了工作效率，确保了报告内容的一致性和准确性。最终生成的内部控制测评报告不仅包含了详实的数据分析结果，还融合了系统自动生成的针对性建议和改进措施，为集团全面掌握自身内部控制状况、强化风险管理提供了有力的决策支持。该功能主要包括报告规则配置、自动报告输出等子功能。</w:t>
      </w:r>
    </w:p>
    <w:p w14:paraId="220F26E1">
      <w:pPr>
        <w:pStyle w:val="6"/>
        <w:numPr>
          <w:ilvl w:val="4"/>
          <w:numId w:val="0"/>
        </w:numPr>
      </w:pPr>
      <w:r>
        <w:rPr>
          <w:rFonts w:hint="eastAsia" w:eastAsia="宋体" w:cs="宋体"/>
        </w:rPr>
        <w:t xml:space="preserve">6.1.13.4.1  </w:t>
      </w:r>
      <w:r>
        <w:rPr>
          <w:rFonts w:hint="eastAsia"/>
        </w:rPr>
        <w:t>内部控制测评功能</w:t>
      </w:r>
    </w:p>
    <w:p w14:paraId="3A534979">
      <w:pPr>
        <w:ind w:firstLine="480"/>
      </w:pPr>
      <w:r>
        <w:rPr>
          <w:rFonts w:hint="eastAsia"/>
        </w:rPr>
        <w:t>根据上海市国资委对内部控制测评工作的需求，新建内部控制测评功能，用于2024年度上海市委管企业内部控制测评报表数据的填报、审核、采集。主要建设内容包括：</w:t>
      </w:r>
    </w:p>
    <w:p w14:paraId="28368897">
      <w:pPr>
        <w:pStyle w:val="7"/>
        <w:numPr>
          <w:ilvl w:val="5"/>
          <w:numId w:val="0"/>
        </w:numPr>
      </w:pPr>
      <w:r>
        <w:rPr>
          <w:rFonts w:hint="eastAsia" w:ascii="Times New Roman" w:hAnsi="Times New Roman" w:cs="宋体"/>
        </w:rPr>
        <w:t xml:space="preserve">6.1.13.4.1.1  </w:t>
      </w:r>
      <w:r>
        <w:rPr>
          <w:rFonts w:hint="eastAsia"/>
        </w:rPr>
        <w:t>内控测评任务</w:t>
      </w:r>
    </w:p>
    <w:p w14:paraId="4F22D655">
      <w:pPr>
        <w:ind w:firstLine="480"/>
      </w:pPr>
      <w:r>
        <w:rPr>
          <w:rFonts w:hint="eastAsia"/>
        </w:rPr>
        <w:t>新建“2024年度上海市委管企业内部控制测评报表”的数据填报任务，根据2024年度上海市委管企业内部控制测评报表内容需求，任务包含测评抽样范围、集团评测汇总、内控流程测评、管理提升评级三个模块共约52张数据报表。用户通过任务功能中，选择“2024年度上海市委管企业内部控制测评报表”的报表任务，可进入相关的报表页面中填写内控测评数据。主要的数据报表有：</w:t>
      </w:r>
    </w:p>
    <w:p w14:paraId="06854DAE">
      <w:pPr>
        <w:ind w:firstLine="480"/>
      </w:pPr>
      <w:r>
        <w:rPr>
          <w:rFonts w:hint="eastAsia"/>
        </w:rPr>
        <w:t>1、测评抽样范围及有关情况说明表</w:t>
      </w:r>
    </w:p>
    <w:p w14:paraId="4301B4AC">
      <w:pPr>
        <w:pStyle w:val="25"/>
      </w:pPr>
      <w:r>
        <w:drawing>
          <wp:inline distT="0" distB="0" distL="0" distR="0">
            <wp:extent cx="4056380" cy="3128645"/>
            <wp:effectExtent l="0" t="0" r="1270" b="5080"/>
            <wp:docPr id="1064344797" name="图片 1064344797"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44797" name="图片 1064344797" descr="表格&#10;&#10;描述已自动生成"/>
                    <pic:cNvPicPr>
                      <a:picLocks noChangeAspect="1"/>
                    </pic:cNvPicPr>
                  </pic:nvPicPr>
                  <pic:blipFill>
                    <a:blip r:embed="rId375"/>
                    <a:stretch>
                      <a:fillRect/>
                    </a:stretch>
                  </pic:blipFill>
                  <pic:spPr>
                    <a:xfrm>
                      <a:off x="0" y="0"/>
                      <a:ext cx="4066555" cy="3136072"/>
                    </a:xfrm>
                    <a:prstGeom prst="rect">
                      <a:avLst/>
                    </a:prstGeom>
                  </pic:spPr>
                </pic:pic>
              </a:graphicData>
            </a:graphic>
          </wp:inline>
        </w:drawing>
      </w:r>
    </w:p>
    <w:p w14:paraId="337D079F">
      <w:pPr>
        <w:ind w:firstLine="480"/>
      </w:pPr>
      <w:r>
        <w:rPr>
          <w:rFonts w:hint="eastAsia"/>
        </w:rPr>
        <w:t>2、缺陷汇总表</w:t>
      </w:r>
    </w:p>
    <w:p w14:paraId="5E9A3022">
      <w:pPr>
        <w:pStyle w:val="25"/>
      </w:pPr>
      <w:r>
        <w:drawing>
          <wp:inline distT="0" distB="0" distL="0" distR="0">
            <wp:extent cx="5651500" cy="561975"/>
            <wp:effectExtent l="0" t="0" r="6350" b="0"/>
            <wp:docPr id="1531849335" name="图片 153184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49335" name="图片 1531849335"/>
                    <pic:cNvPicPr>
                      <a:picLocks noChangeAspect="1"/>
                    </pic:cNvPicPr>
                  </pic:nvPicPr>
                  <pic:blipFill>
                    <a:blip r:embed="rId376"/>
                    <a:stretch>
                      <a:fillRect/>
                    </a:stretch>
                  </pic:blipFill>
                  <pic:spPr>
                    <a:xfrm>
                      <a:off x="0" y="0"/>
                      <a:ext cx="5651500" cy="561975"/>
                    </a:xfrm>
                    <a:prstGeom prst="rect">
                      <a:avLst/>
                    </a:prstGeom>
                  </pic:spPr>
                </pic:pic>
              </a:graphicData>
            </a:graphic>
          </wp:inline>
        </w:drawing>
      </w:r>
    </w:p>
    <w:p w14:paraId="5C356C3B">
      <w:pPr>
        <w:ind w:firstLine="480"/>
      </w:pPr>
      <w:r>
        <w:rPr>
          <w:rFonts w:hint="eastAsia"/>
        </w:rPr>
        <w:t>3、集团内控测评总表</w:t>
      </w:r>
    </w:p>
    <w:p w14:paraId="0885F226">
      <w:pPr>
        <w:pStyle w:val="25"/>
      </w:pPr>
      <w:r>
        <w:drawing>
          <wp:inline distT="0" distB="0" distL="0" distR="0">
            <wp:extent cx="5276850" cy="3219450"/>
            <wp:effectExtent l="0" t="0" r="0" b="0"/>
            <wp:docPr id="196725714" name="图片 196725714" descr="表格, 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5714" name="图片 196725714" descr="表格, 日历&#10;&#10;描述已自动生成"/>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a:xfrm>
                      <a:off x="0" y="0"/>
                      <a:ext cx="5276850" cy="3219450"/>
                    </a:xfrm>
                    <a:prstGeom prst="rect">
                      <a:avLst/>
                    </a:prstGeom>
                    <a:noFill/>
                    <a:ln>
                      <a:noFill/>
                    </a:ln>
                  </pic:spPr>
                </pic:pic>
              </a:graphicData>
            </a:graphic>
          </wp:inline>
        </w:drawing>
      </w:r>
    </w:p>
    <w:p w14:paraId="15A73FB3">
      <w:pPr>
        <w:ind w:firstLine="480"/>
      </w:pPr>
      <w:r>
        <w:rPr>
          <w:rFonts w:hint="eastAsia"/>
        </w:rPr>
        <w:t>4、缺陷整改结果表</w:t>
      </w:r>
    </w:p>
    <w:p w14:paraId="4C4369BA">
      <w:pPr>
        <w:ind w:firstLine="0" w:firstLineChars="0"/>
        <w:rPr>
          <w:rFonts w:hint="eastAsia" w:asciiTheme="minorEastAsia" w:hAnsiTheme="minorEastAsia" w:eastAsiaTheme="minorEastAsia"/>
        </w:rPr>
      </w:pPr>
      <w:r>
        <w:rPr>
          <w:rFonts w:asciiTheme="minorEastAsia" w:hAnsiTheme="minorEastAsia" w:eastAsiaTheme="minorEastAsia"/>
        </w:rPr>
        <w:drawing>
          <wp:inline distT="0" distB="0" distL="0" distR="0">
            <wp:extent cx="5276850" cy="628650"/>
            <wp:effectExtent l="0" t="0" r="0" b="0"/>
            <wp:docPr id="1011768085" name="图片 101176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68085" name="图片 1011768085"/>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a:xfrm>
                      <a:off x="0" y="0"/>
                      <a:ext cx="5276850" cy="628650"/>
                    </a:xfrm>
                    <a:prstGeom prst="rect">
                      <a:avLst/>
                    </a:prstGeom>
                    <a:noFill/>
                    <a:ln>
                      <a:noFill/>
                    </a:ln>
                  </pic:spPr>
                </pic:pic>
              </a:graphicData>
            </a:graphic>
          </wp:inline>
        </w:drawing>
      </w:r>
    </w:p>
    <w:p w14:paraId="513BEB25">
      <w:pPr>
        <w:ind w:firstLine="480"/>
      </w:pPr>
      <w:r>
        <w:rPr>
          <w:rFonts w:hint="eastAsia"/>
        </w:rPr>
        <w:t>5、财务报告流程</w:t>
      </w:r>
    </w:p>
    <w:p w14:paraId="02B8DDD6">
      <w:pPr>
        <w:pStyle w:val="25"/>
      </w:pPr>
      <w:r>
        <w:drawing>
          <wp:inline distT="0" distB="0" distL="0" distR="0">
            <wp:extent cx="5651500" cy="2544445"/>
            <wp:effectExtent l="0" t="0" r="6350" b="8255"/>
            <wp:docPr id="2142921078" name="图片 2142921078"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21078" name="图片 2142921078" descr="图形用户界面&#10;&#10;中度可信度描述已自动生成"/>
                    <pic:cNvPicPr>
                      <a:picLocks noChangeAspect="1"/>
                    </pic:cNvPicPr>
                  </pic:nvPicPr>
                  <pic:blipFill>
                    <a:blip r:embed="rId379"/>
                    <a:stretch>
                      <a:fillRect/>
                    </a:stretch>
                  </pic:blipFill>
                  <pic:spPr>
                    <a:xfrm>
                      <a:off x="0" y="0"/>
                      <a:ext cx="5651500" cy="2544445"/>
                    </a:xfrm>
                    <a:prstGeom prst="rect">
                      <a:avLst/>
                    </a:prstGeom>
                  </pic:spPr>
                </pic:pic>
              </a:graphicData>
            </a:graphic>
          </wp:inline>
        </w:drawing>
      </w:r>
    </w:p>
    <w:p w14:paraId="092303BB">
      <w:pPr>
        <w:ind w:firstLine="480"/>
      </w:pPr>
      <w:r>
        <w:rPr>
          <w:rFonts w:hint="eastAsia"/>
        </w:rPr>
        <w:t>6、财务管控流程</w:t>
      </w:r>
    </w:p>
    <w:p w14:paraId="1F52DE20">
      <w:pPr>
        <w:pStyle w:val="25"/>
      </w:pPr>
      <w:r>
        <w:drawing>
          <wp:inline distT="0" distB="0" distL="0" distR="0">
            <wp:extent cx="5651500" cy="2557145"/>
            <wp:effectExtent l="0" t="0" r="6350" b="5080"/>
            <wp:docPr id="511258239" name="图片 511258239" descr="图形用户界面, 文本,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58239" name="图片 511258239" descr="图形用户界面, 文本, 应用程序, 表格&#10;&#10;描述已自动生成"/>
                    <pic:cNvPicPr>
                      <a:picLocks noChangeAspect="1"/>
                    </pic:cNvPicPr>
                  </pic:nvPicPr>
                  <pic:blipFill>
                    <a:blip r:embed="rId380"/>
                    <a:stretch>
                      <a:fillRect/>
                    </a:stretch>
                  </pic:blipFill>
                  <pic:spPr>
                    <a:xfrm>
                      <a:off x="0" y="0"/>
                      <a:ext cx="5651500" cy="2557145"/>
                    </a:xfrm>
                    <a:prstGeom prst="rect">
                      <a:avLst/>
                    </a:prstGeom>
                  </pic:spPr>
                </pic:pic>
              </a:graphicData>
            </a:graphic>
          </wp:inline>
        </w:drawing>
      </w:r>
    </w:p>
    <w:p w14:paraId="49203D25">
      <w:pPr>
        <w:ind w:firstLine="480"/>
      </w:pPr>
      <w:r>
        <w:rPr>
          <w:rFonts w:hint="eastAsia"/>
        </w:rPr>
        <w:t>7、采购流程</w:t>
      </w:r>
    </w:p>
    <w:p w14:paraId="74D682A0">
      <w:pPr>
        <w:pStyle w:val="30"/>
      </w:pPr>
      <w:r>
        <w:drawing>
          <wp:inline distT="0" distB="0" distL="0" distR="0">
            <wp:extent cx="5651500" cy="2577465"/>
            <wp:effectExtent l="0" t="0" r="6350" b="3810"/>
            <wp:docPr id="995115815" name="图片 995115815"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15815" name="图片 995115815" descr="日程表&#10;&#10;描述已自动生成"/>
                    <pic:cNvPicPr>
                      <a:picLocks noChangeAspect="1"/>
                    </pic:cNvPicPr>
                  </pic:nvPicPr>
                  <pic:blipFill>
                    <a:blip r:embed="rId381"/>
                    <a:stretch>
                      <a:fillRect/>
                    </a:stretch>
                  </pic:blipFill>
                  <pic:spPr>
                    <a:xfrm>
                      <a:off x="0" y="0"/>
                      <a:ext cx="5651500" cy="2577465"/>
                    </a:xfrm>
                    <a:prstGeom prst="rect">
                      <a:avLst/>
                    </a:prstGeom>
                  </pic:spPr>
                </pic:pic>
              </a:graphicData>
            </a:graphic>
          </wp:inline>
        </w:drawing>
      </w:r>
    </w:p>
    <w:p w14:paraId="645E35E6">
      <w:pPr>
        <w:ind w:firstLine="480"/>
      </w:pPr>
      <w:r>
        <w:rPr>
          <w:rFonts w:hint="eastAsia"/>
        </w:rPr>
        <w:t>8、担保流程</w:t>
      </w:r>
    </w:p>
    <w:p w14:paraId="0D46A97A">
      <w:pPr>
        <w:pStyle w:val="25"/>
      </w:pPr>
      <w:r>
        <w:drawing>
          <wp:inline distT="0" distB="0" distL="0" distR="0">
            <wp:extent cx="5651500" cy="2574925"/>
            <wp:effectExtent l="0" t="0" r="6350" b="6350"/>
            <wp:docPr id="750893120" name="图片 750893120"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93120" name="图片 750893120" descr="图形用户界面, 应用程序&#10;&#10;描述已自动生成"/>
                    <pic:cNvPicPr>
                      <a:picLocks noChangeAspect="1"/>
                    </pic:cNvPicPr>
                  </pic:nvPicPr>
                  <pic:blipFill>
                    <a:blip r:embed="rId382"/>
                    <a:stretch>
                      <a:fillRect/>
                    </a:stretch>
                  </pic:blipFill>
                  <pic:spPr>
                    <a:xfrm>
                      <a:off x="0" y="0"/>
                      <a:ext cx="5651500" cy="2574925"/>
                    </a:xfrm>
                    <a:prstGeom prst="rect">
                      <a:avLst/>
                    </a:prstGeom>
                  </pic:spPr>
                </pic:pic>
              </a:graphicData>
            </a:graphic>
          </wp:inline>
        </w:drawing>
      </w:r>
    </w:p>
    <w:p w14:paraId="6AE05687">
      <w:pPr>
        <w:ind w:firstLine="480"/>
      </w:pPr>
      <w:r>
        <w:rPr>
          <w:rFonts w:hint="eastAsia"/>
        </w:rPr>
        <w:t>9、发展战略流程</w:t>
      </w:r>
    </w:p>
    <w:p w14:paraId="3B647580">
      <w:pPr>
        <w:pStyle w:val="25"/>
      </w:pPr>
      <w:r>
        <w:drawing>
          <wp:inline distT="0" distB="0" distL="0" distR="0">
            <wp:extent cx="5651500" cy="2614930"/>
            <wp:effectExtent l="0" t="0" r="6350" b="4445"/>
            <wp:docPr id="1247500215" name="图片 1247500215"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00215" name="图片 1247500215" descr="图片包含 图形用户界面&#10;&#10;描述已自动生成"/>
                    <pic:cNvPicPr>
                      <a:picLocks noChangeAspect="1"/>
                    </pic:cNvPicPr>
                  </pic:nvPicPr>
                  <pic:blipFill>
                    <a:blip r:embed="rId383"/>
                    <a:stretch>
                      <a:fillRect/>
                    </a:stretch>
                  </pic:blipFill>
                  <pic:spPr>
                    <a:xfrm>
                      <a:off x="0" y="0"/>
                      <a:ext cx="5651500" cy="2614930"/>
                    </a:xfrm>
                    <a:prstGeom prst="rect">
                      <a:avLst/>
                    </a:prstGeom>
                  </pic:spPr>
                </pic:pic>
              </a:graphicData>
            </a:graphic>
          </wp:inline>
        </w:drawing>
      </w:r>
    </w:p>
    <w:p w14:paraId="17FC7E1A">
      <w:pPr>
        <w:ind w:firstLine="480"/>
      </w:pPr>
      <w:r>
        <w:rPr>
          <w:rFonts w:hint="eastAsia"/>
        </w:rPr>
        <w:t>10、合同管理流程</w:t>
      </w:r>
    </w:p>
    <w:p w14:paraId="4C7E73AD">
      <w:pPr>
        <w:pStyle w:val="25"/>
      </w:pPr>
      <w:r>
        <w:drawing>
          <wp:inline distT="0" distB="0" distL="0" distR="0">
            <wp:extent cx="5651500" cy="2594610"/>
            <wp:effectExtent l="0" t="0" r="6350" b="5715"/>
            <wp:docPr id="962805524" name="图片 96280552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805524" name="图片 962805524" descr="图形用户界面, 文本, 应用程序, 电子邮件&#10;&#10;描述已自动生成"/>
                    <pic:cNvPicPr>
                      <a:picLocks noChangeAspect="1"/>
                    </pic:cNvPicPr>
                  </pic:nvPicPr>
                  <pic:blipFill>
                    <a:blip r:embed="rId384"/>
                    <a:stretch>
                      <a:fillRect/>
                    </a:stretch>
                  </pic:blipFill>
                  <pic:spPr>
                    <a:xfrm>
                      <a:off x="0" y="0"/>
                      <a:ext cx="5651500" cy="2594610"/>
                    </a:xfrm>
                    <a:prstGeom prst="rect">
                      <a:avLst/>
                    </a:prstGeom>
                  </pic:spPr>
                </pic:pic>
              </a:graphicData>
            </a:graphic>
          </wp:inline>
        </w:drawing>
      </w:r>
    </w:p>
    <w:p w14:paraId="2A289196">
      <w:pPr>
        <w:ind w:firstLine="480"/>
      </w:pPr>
      <w:r>
        <w:rPr>
          <w:rFonts w:hint="eastAsia"/>
        </w:rPr>
        <w:t>11、内部信息传递流程</w:t>
      </w:r>
    </w:p>
    <w:p w14:paraId="7165E3E2">
      <w:pPr>
        <w:pStyle w:val="25"/>
      </w:pPr>
      <w:r>
        <w:drawing>
          <wp:inline distT="0" distB="0" distL="0" distR="0">
            <wp:extent cx="5651500" cy="2573655"/>
            <wp:effectExtent l="0" t="0" r="6350" b="7620"/>
            <wp:docPr id="1256000668" name="图片 1256000668"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00668" name="图片 1256000668" descr="图形用户界面, 文本, 应用程序&#10;&#10;描述已自动生成"/>
                    <pic:cNvPicPr>
                      <a:picLocks noChangeAspect="1"/>
                    </pic:cNvPicPr>
                  </pic:nvPicPr>
                  <pic:blipFill>
                    <a:blip r:embed="rId385"/>
                    <a:stretch>
                      <a:fillRect/>
                    </a:stretch>
                  </pic:blipFill>
                  <pic:spPr>
                    <a:xfrm>
                      <a:off x="0" y="0"/>
                      <a:ext cx="5651500" cy="2573655"/>
                    </a:xfrm>
                    <a:prstGeom prst="rect">
                      <a:avLst/>
                    </a:prstGeom>
                  </pic:spPr>
                </pic:pic>
              </a:graphicData>
            </a:graphic>
          </wp:inline>
        </w:drawing>
      </w:r>
    </w:p>
    <w:p w14:paraId="6CE43E60">
      <w:pPr>
        <w:ind w:firstLine="480"/>
      </w:pPr>
      <w:r>
        <w:rPr>
          <w:rFonts w:hint="eastAsia"/>
        </w:rPr>
        <w:t>12、企业文化流程</w:t>
      </w:r>
    </w:p>
    <w:p w14:paraId="0B39CAA9">
      <w:pPr>
        <w:pStyle w:val="25"/>
      </w:pPr>
      <w:r>
        <w:drawing>
          <wp:inline distT="0" distB="0" distL="0" distR="0">
            <wp:extent cx="5651500" cy="2600960"/>
            <wp:effectExtent l="0" t="0" r="6350" b="8890"/>
            <wp:docPr id="701303015" name="图片 701303015" descr="图片包含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03015" name="图片 701303015" descr="图片包含 应用程序&#10;&#10;描述已自动生成"/>
                    <pic:cNvPicPr>
                      <a:picLocks noChangeAspect="1"/>
                    </pic:cNvPicPr>
                  </pic:nvPicPr>
                  <pic:blipFill>
                    <a:blip r:embed="rId386"/>
                    <a:stretch>
                      <a:fillRect/>
                    </a:stretch>
                  </pic:blipFill>
                  <pic:spPr>
                    <a:xfrm>
                      <a:off x="0" y="0"/>
                      <a:ext cx="5651500" cy="2600960"/>
                    </a:xfrm>
                    <a:prstGeom prst="rect">
                      <a:avLst/>
                    </a:prstGeom>
                  </pic:spPr>
                </pic:pic>
              </a:graphicData>
            </a:graphic>
          </wp:inline>
        </w:drawing>
      </w:r>
    </w:p>
    <w:p w14:paraId="43206A85">
      <w:pPr>
        <w:ind w:firstLine="480"/>
      </w:pPr>
      <w:r>
        <w:rPr>
          <w:rFonts w:hint="eastAsia"/>
        </w:rPr>
        <w:t>13、全面预算流程</w:t>
      </w:r>
    </w:p>
    <w:p w14:paraId="4DA341D6">
      <w:pPr>
        <w:pStyle w:val="25"/>
      </w:pPr>
      <w:r>
        <w:drawing>
          <wp:inline distT="0" distB="0" distL="0" distR="0">
            <wp:extent cx="5651500" cy="2589530"/>
            <wp:effectExtent l="0" t="0" r="6350" b="1270"/>
            <wp:docPr id="1406286637" name="图片 1406286637"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86637" name="图片 1406286637" descr="图形用户界面, 文本, 应用程序&#10;&#10;描述已自动生成"/>
                    <pic:cNvPicPr>
                      <a:picLocks noChangeAspect="1"/>
                    </pic:cNvPicPr>
                  </pic:nvPicPr>
                  <pic:blipFill>
                    <a:blip r:embed="rId387"/>
                    <a:stretch>
                      <a:fillRect/>
                    </a:stretch>
                  </pic:blipFill>
                  <pic:spPr>
                    <a:xfrm>
                      <a:off x="0" y="0"/>
                      <a:ext cx="5651500" cy="2589530"/>
                    </a:xfrm>
                    <a:prstGeom prst="rect">
                      <a:avLst/>
                    </a:prstGeom>
                  </pic:spPr>
                </pic:pic>
              </a:graphicData>
            </a:graphic>
          </wp:inline>
        </w:drawing>
      </w:r>
    </w:p>
    <w:p w14:paraId="0B21A090">
      <w:pPr>
        <w:ind w:firstLine="480"/>
      </w:pPr>
      <w:r>
        <w:rPr>
          <w:rFonts w:hint="eastAsia"/>
        </w:rPr>
        <w:t>14、人力资源流程</w:t>
      </w:r>
    </w:p>
    <w:p w14:paraId="2419646B">
      <w:pPr>
        <w:pStyle w:val="25"/>
      </w:pPr>
      <w:r>
        <w:drawing>
          <wp:inline distT="0" distB="0" distL="0" distR="0">
            <wp:extent cx="5651500" cy="2590800"/>
            <wp:effectExtent l="0" t="0" r="6350" b="0"/>
            <wp:docPr id="579198403" name="图片 579198403" descr="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98403" name="图片 579198403" descr="日程表&#10;&#10;中度可信度描述已自动生成"/>
                    <pic:cNvPicPr>
                      <a:picLocks noChangeAspect="1"/>
                    </pic:cNvPicPr>
                  </pic:nvPicPr>
                  <pic:blipFill>
                    <a:blip r:embed="rId388"/>
                    <a:stretch>
                      <a:fillRect/>
                    </a:stretch>
                  </pic:blipFill>
                  <pic:spPr>
                    <a:xfrm>
                      <a:off x="0" y="0"/>
                      <a:ext cx="5651500" cy="2590800"/>
                    </a:xfrm>
                    <a:prstGeom prst="rect">
                      <a:avLst/>
                    </a:prstGeom>
                  </pic:spPr>
                </pic:pic>
              </a:graphicData>
            </a:graphic>
          </wp:inline>
        </w:drawing>
      </w:r>
    </w:p>
    <w:p w14:paraId="7D2E27DF">
      <w:pPr>
        <w:ind w:firstLine="480"/>
      </w:pPr>
      <w:r>
        <w:rPr>
          <w:rFonts w:hint="eastAsia"/>
        </w:rPr>
        <w:t>15、社会责任流程</w:t>
      </w:r>
    </w:p>
    <w:p w14:paraId="6EBC8F65">
      <w:pPr>
        <w:pStyle w:val="25"/>
      </w:pPr>
      <w:r>
        <w:drawing>
          <wp:inline distT="0" distB="0" distL="0" distR="0">
            <wp:extent cx="5651500" cy="2564765"/>
            <wp:effectExtent l="0" t="0" r="6350" b="6985"/>
            <wp:docPr id="1913557909" name="图片 1913557909" descr="图形用户界面,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557909" name="图片 1913557909" descr="图形用户界面, 应用程序, 表格&#10;&#10;描述已自动生成"/>
                    <pic:cNvPicPr>
                      <a:picLocks noChangeAspect="1"/>
                    </pic:cNvPicPr>
                  </pic:nvPicPr>
                  <pic:blipFill>
                    <a:blip r:embed="rId389"/>
                    <a:stretch>
                      <a:fillRect/>
                    </a:stretch>
                  </pic:blipFill>
                  <pic:spPr>
                    <a:xfrm>
                      <a:off x="0" y="0"/>
                      <a:ext cx="5651500" cy="2564765"/>
                    </a:xfrm>
                    <a:prstGeom prst="rect">
                      <a:avLst/>
                    </a:prstGeom>
                  </pic:spPr>
                </pic:pic>
              </a:graphicData>
            </a:graphic>
          </wp:inline>
        </w:drawing>
      </w:r>
    </w:p>
    <w:p w14:paraId="52D5F96C">
      <w:pPr>
        <w:ind w:firstLine="480"/>
      </w:pPr>
      <w:r>
        <w:rPr>
          <w:rFonts w:hint="eastAsia"/>
        </w:rPr>
        <w:t>16、销售流程</w:t>
      </w:r>
    </w:p>
    <w:p w14:paraId="75CE7514">
      <w:pPr>
        <w:pStyle w:val="25"/>
      </w:pPr>
      <w:r>
        <w:drawing>
          <wp:inline distT="0" distB="0" distL="0" distR="0">
            <wp:extent cx="5651500" cy="2599690"/>
            <wp:effectExtent l="0" t="0" r="6350" b="635"/>
            <wp:docPr id="1465977588" name="图片 1465977588"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77588" name="图片 1465977588" descr="图形用户界面, 文本, 应用程序, 电子邮件&#10;&#10;描述已自动生成"/>
                    <pic:cNvPicPr>
                      <a:picLocks noChangeAspect="1"/>
                    </pic:cNvPicPr>
                  </pic:nvPicPr>
                  <pic:blipFill>
                    <a:blip r:embed="rId390"/>
                    <a:stretch>
                      <a:fillRect/>
                    </a:stretch>
                  </pic:blipFill>
                  <pic:spPr>
                    <a:xfrm>
                      <a:off x="0" y="0"/>
                      <a:ext cx="5651500" cy="2599690"/>
                    </a:xfrm>
                    <a:prstGeom prst="rect">
                      <a:avLst/>
                    </a:prstGeom>
                  </pic:spPr>
                </pic:pic>
              </a:graphicData>
            </a:graphic>
          </wp:inline>
        </w:drawing>
      </w:r>
    </w:p>
    <w:p w14:paraId="0C6E8019">
      <w:pPr>
        <w:ind w:firstLine="480"/>
      </w:pPr>
      <w:r>
        <w:rPr>
          <w:rFonts w:hint="eastAsia"/>
        </w:rPr>
        <w:t>17、信息系统流程</w:t>
      </w:r>
    </w:p>
    <w:p w14:paraId="0634EE11">
      <w:pPr>
        <w:pStyle w:val="25"/>
      </w:pPr>
      <w:r>
        <w:drawing>
          <wp:inline distT="0" distB="0" distL="0" distR="0">
            <wp:extent cx="5651500" cy="2599690"/>
            <wp:effectExtent l="0" t="0" r="6350" b="635"/>
            <wp:docPr id="309552467" name="图片 309552467"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52467" name="图片 309552467" descr="图片包含 文本&#10;&#10;描述已自动生成"/>
                    <pic:cNvPicPr>
                      <a:picLocks noChangeAspect="1"/>
                    </pic:cNvPicPr>
                  </pic:nvPicPr>
                  <pic:blipFill>
                    <a:blip r:embed="rId391"/>
                    <a:stretch>
                      <a:fillRect/>
                    </a:stretch>
                  </pic:blipFill>
                  <pic:spPr>
                    <a:xfrm>
                      <a:off x="0" y="0"/>
                      <a:ext cx="5651500" cy="2599690"/>
                    </a:xfrm>
                    <a:prstGeom prst="rect">
                      <a:avLst/>
                    </a:prstGeom>
                  </pic:spPr>
                </pic:pic>
              </a:graphicData>
            </a:graphic>
          </wp:inline>
        </w:drawing>
      </w:r>
    </w:p>
    <w:p w14:paraId="379DB162">
      <w:pPr>
        <w:ind w:firstLine="480"/>
      </w:pPr>
      <w:r>
        <w:rPr>
          <w:rFonts w:hint="eastAsia"/>
        </w:rPr>
        <w:t>18、研发流程</w:t>
      </w:r>
    </w:p>
    <w:p w14:paraId="37AAC0B6">
      <w:pPr>
        <w:pStyle w:val="25"/>
      </w:pPr>
      <w:r>
        <w:drawing>
          <wp:inline distT="0" distB="0" distL="0" distR="0">
            <wp:extent cx="5651500" cy="2660650"/>
            <wp:effectExtent l="0" t="0" r="6350" b="6350"/>
            <wp:docPr id="153347307" name="图片 153347307"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7307" name="图片 153347307" descr="表格&#10;&#10;描述已自动生成"/>
                    <pic:cNvPicPr>
                      <a:picLocks noChangeAspect="1"/>
                    </pic:cNvPicPr>
                  </pic:nvPicPr>
                  <pic:blipFill>
                    <a:blip r:embed="rId392"/>
                    <a:stretch>
                      <a:fillRect/>
                    </a:stretch>
                  </pic:blipFill>
                  <pic:spPr>
                    <a:xfrm>
                      <a:off x="0" y="0"/>
                      <a:ext cx="5651500" cy="2660650"/>
                    </a:xfrm>
                    <a:prstGeom prst="rect">
                      <a:avLst/>
                    </a:prstGeom>
                  </pic:spPr>
                </pic:pic>
              </a:graphicData>
            </a:graphic>
          </wp:inline>
        </w:drawing>
      </w:r>
    </w:p>
    <w:p w14:paraId="2CAFE43B">
      <w:pPr>
        <w:ind w:firstLine="480"/>
      </w:pPr>
      <w:r>
        <w:rPr>
          <w:rFonts w:hint="eastAsia"/>
        </w:rPr>
        <w:t>19、业务外包流程</w:t>
      </w:r>
    </w:p>
    <w:p w14:paraId="72D3644D">
      <w:pPr>
        <w:pStyle w:val="25"/>
      </w:pPr>
      <w:r>
        <w:drawing>
          <wp:inline distT="0" distB="0" distL="0" distR="0">
            <wp:extent cx="5651500" cy="2605405"/>
            <wp:effectExtent l="0" t="0" r="6350" b="4445"/>
            <wp:docPr id="809361801" name="图片 80936180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61801" name="图片 809361801" descr="图片包含 图形用户界面&#10;&#10;描述已自动生成"/>
                    <pic:cNvPicPr>
                      <a:picLocks noChangeAspect="1"/>
                    </pic:cNvPicPr>
                  </pic:nvPicPr>
                  <pic:blipFill>
                    <a:blip r:embed="rId393"/>
                    <a:stretch>
                      <a:fillRect/>
                    </a:stretch>
                  </pic:blipFill>
                  <pic:spPr>
                    <a:xfrm>
                      <a:off x="0" y="0"/>
                      <a:ext cx="5651500" cy="2605405"/>
                    </a:xfrm>
                    <a:prstGeom prst="rect">
                      <a:avLst/>
                    </a:prstGeom>
                  </pic:spPr>
                </pic:pic>
              </a:graphicData>
            </a:graphic>
          </wp:inline>
        </w:drawing>
      </w:r>
    </w:p>
    <w:p w14:paraId="32BBD902">
      <w:pPr>
        <w:ind w:firstLine="480"/>
      </w:pPr>
      <w:r>
        <w:rPr>
          <w:rFonts w:hint="eastAsia"/>
        </w:rPr>
        <w:t>20、园区与房产开发及工程施工流程</w:t>
      </w:r>
    </w:p>
    <w:p w14:paraId="6B80DF17">
      <w:pPr>
        <w:pStyle w:val="25"/>
      </w:pPr>
      <w:r>
        <w:drawing>
          <wp:inline distT="0" distB="0" distL="0" distR="0">
            <wp:extent cx="5651500" cy="2601595"/>
            <wp:effectExtent l="0" t="0" r="6350" b="8255"/>
            <wp:docPr id="1462337014" name="图片 1462337014"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37014" name="图片 1462337014" descr="图片包含 文本&#10;&#10;描述已自动生成"/>
                    <pic:cNvPicPr>
                      <a:picLocks noChangeAspect="1"/>
                    </pic:cNvPicPr>
                  </pic:nvPicPr>
                  <pic:blipFill>
                    <a:blip r:embed="rId394"/>
                    <a:stretch>
                      <a:fillRect/>
                    </a:stretch>
                  </pic:blipFill>
                  <pic:spPr>
                    <a:xfrm>
                      <a:off x="0" y="0"/>
                      <a:ext cx="5651500" cy="2601595"/>
                    </a:xfrm>
                    <a:prstGeom prst="rect">
                      <a:avLst/>
                    </a:prstGeom>
                  </pic:spPr>
                </pic:pic>
              </a:graphicData>
            </a:graphic>
          </wp:inline>
        </w:drawing>
      </w:r>
    </w:p>
    <w:p w14:paraId="49FB6C7E">
      <w:pPr>
        <w:ind w:firstLine="480"/>
      </w:pPr>
      <w:r>
        <w:rPr>
          <w:rFonts w:hint="eastAsia"/>
        </w:rPr>
        <w:t>21、资产流程</w:t>
      </w:r>
    </w:p>
    <w:p w14:paraId="4D7DF06B">
      <w:pPr>
        <w:pStyle w:val="25"/>
      </w:pPr>
      <w:r>
        <w:drawing>
          <wp:inline distT="0" distB="0" distL="0" distR="0">
            <wp:extent cx="5651500" cy="2598420"/>
            <wp:effectExtent l="0" t="0" r="6350" b="1905"/>
            <wp:docPr id="1398490125" name="图片 1398490125" descr="图形用户界面, 文本,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90125" name="图片 1398490125" descr="图形用户界面, 文本, 应用程序, 表格, Excel&#10;&#10;描述已自动生成"/>
                    <pic:cNvPicPr>
                      <a:picLocks noChangeAspect="1"/>
                    </pic:cNvPicPr>
                  </pic:nvPicPr>
                  <pic:blipFill>
                    <a:blip r:embed="rId395"/>
                    <a:stretch>
                      <a:fillRect/>
                    </a:stretch>
                  </pic:blipFill>
                  <pic:spPr>
                    <a:xfrm>
                      <a:off x="0" y="0"/>
                      <a:ext cx="5651500" cy="2598420"/>
                    </a:xfrm>
                    <a:prstGeom prst="rect">
                      <a:avLst/>
                    </a:prstGeom>
                  </pic:spPr>
                </pic:pic>
              </a:graphicData>
            </a:graphic>
          </wp:inline>
        </w:drawing>
      </w:r>
    </w:p>
    <w:p w14:paraId="737D201F">
      <w:pPr>
        <w:ind w:firstLine="480"/>
      </w:pPr>
      <w:r>
        <w:rPr>
          <w:rFonts w:hint="eastAsia"/>
        </w:rPr>
        <w:t>22、资金活动流程</w:t>
      </w:r>
    </w:p>
    <w:p w14:paraId="22462AA4">
      <w:pPr>
        <w:pStyle w:val="25"/>
      </w:pPr>
      <w:r>
        <w:drawing>
          <wp:inline distT="0" distB="0" distL="0" distR="0">
            <wp:extent cx="5651500" cy="2473325"/>
            <wp:effectExtent l="0" t="0" r="6350" b="3175"/>
            <wp:docPr id="1406929023" name="图片 1406929023" descr="图形用户界面, 文本, 应用程序,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29023" name="图片 1406929023" descr="图形用户界面, 文本, 应用程序, 表格&#10;&#10;描述已自动生成"/>
                    <pic:cNvPicPr>
                      <a:picLocks noChangeAspect="1"/>
                    </pic:cNvPicPr>
                  </pic:nvPicPr>
                  <pic:blipFill>
                    <a:blip r:embed="rId396"/>
                    <a:stretch>
                      <a:fillRect/>
                    </a:stretch>
                  </pic:blipFill>
                  <pic:spPr>
                    <a:xfrm>
                      <a:off x="0" y="0"/>
                      <a:ext cx="5651500" cy="2473325"/>
                    </a:xfrm>
                    <a:prstGeom prst="rect">
                      <a:avLst/>
                    </a:prstGeom>
                  </pic:spPr>
                </pic:pic>
              </a:graphicData>
            </a:graphic>
          </wp:inline>
        </w:drawing>
      </w:r>
    </w:p>
    <w:p w14:paraId="78DEA646">
      <w:pPr>
        <w:ind w:firstLine="480"/>
      </w:pPr>
      <w:r>
        <w:rPr>
          <w:rFonts w:hint="eastAsia"/>
        </w:rPr>
        <w:t>23、组织架构流程</w:t>
      </w:r>
    </w:p>
    <w:p w14:paraId="109DBD53">
      <w:pPr>
        <w:pStyle w:val="25"/>
      </w:pPr>
      <w:r>
        <w:drawing>
          <wp:inline distT="0" distB="0" distL="0" distR="0">
            <wp:extent cx="5651500" cy="2582545"/>
            <wp:effectExtent l="0" t="0" r="6350" b="8255"/>
            <wp:docPr id="47501386" name="图片 47501386" descr="图形用户界面, 文本, 应用程序, 表格,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1386" name="图片 47501386" descr="图形用户界面, 文本, 应用程序, 表格, 电子邮件&#10;&#10;描述已自动生成"/>
                    <pic:cNvPicPr>
                      <a:picLocks noChangeAspect="1"/>
                    </pic:cNvPicPr>
                  </pic:nvPicPr>
                  <pic:blipFill>
                    <a:blip r:embed="rId397"/>
                    <a:stretch>
                      <a:fillRect/>
                    </a:stretch>
                  </pic:blipFill>
                  <pic:spPr>
                    <a:xfrm>
                      <a:off x="0" y="0"/>
                      <a:ext cx="5651500" cy="2582545"/>
                    </a:xfrm>
                    <a:prstGeom prst="rect">
                      <a:avLst/>
                    </a:prstGeom>
                  </pic:spPr>
                </pic:pic>
              </a:graphicData>
            </a:graphic>
          </wp:inline>
        </w:drawing>
      </w:r>
    </w:p>
    <w:p w14:paraId="0E74D03A">
      <w:pPr>
        <w:ind w:firstLine="480"/>
      </w:pPr>
      <w:r>
        <w:rPr>
          <w:rFonts w:hint="eastAsia"/>
        </w:rPr>
        <w:t>24、提醒事项表</w:t>
      </w:r>
    </w:p>
    <w:p w14:paraId="326507F4">
      <w:pPr>
        <w:pStyle w:val="25"/>
      </w:pPr>
      <w:r>
        <w:drawing>
          <wp:inline distT="0" distB="0" distL="0" distR="0">
            <wp:extent cx="5651500" cy="1059180"/>
            <wp:effectExtent l="0" t="0" r="6350" b="7620"/>
            <wp:docPr id="1043826539" name="图片 1043826539"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26539" name="图片 1043826539" descr="图片包含 表格&#10;&#10;描述已自动生成"/>
                    <pic:cNvPicPr>
                      <a:picLocks noChangeAspect="1"/>
                    </pic:cNvPicPr>
                  </pic:nvPicPr>
                  <pic:blipFill>
                    <a:blip r:embed="rId398"/>
                    <a:stretch>
                      <a:fillRect/>
                    </a:stretch>
                  </pic:blipFill>
                  <pic:spPr>
                    <a:xfrm>
                      <a:off x="0" y="0"/>
                      <a:ext cx="5651500" cy="1059180"/>
                    </a:xfrm>
                    <a:prstGeom prst="rect">
                      <a:avLst/>
                    </a:prstGeom>
                  </pic:spPr>
                </pic:pic>
              </a:graphicData>
            </a:graphic>
          </wp:inline>
        </w:drawing>
      </w:r>
    </w:p>
    <w:p w14:paraId="68EEEF09">
      <w:pPr>
        <w:ind w:firstLine="480"/>
      </w:pPr>
      <w:r>
        <w:rPr>
          <w:rFonts w:hint="eastAsia"/>
        </w:rPr>
        <w:t>注：所属流程指标为枚举项，枚举内容为19个流程名称。</w:t>
      </w:r>
    </w:p>
    <w:p w14:paraId="31550C7B">
      <w:pPr>
        <w:ind w:firstLine="480"/>
      </w:pPr>
      <w:r>
        <w:rPr>
          <w:rFonts w:hint="eastAsia"/>
        </w:rPr>
        <w:t>25、管理提升评</w:t>
      </w:r>
    </w:p>
    <w:p w14:paraId="26CC86DA">
      <w:pPr>
        <w:pStyle w:val="25"/>
      </w:pPr>
      <w:r>
        <w:drawing>
          <wp:inline distT="0" distB="0" distL="0" distR="0">
            <wp:extent cx="5276850" cy="2762250"/>
            <wp:effectExtent l="0" t="0" r="0" b="0"/>
            <wp:docPr id="1934629200" name="图片 1934629200"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29200" name="图片 1934629200" descr="表格&#10;&#10;中度可信度描述已自动生成"/>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a:xfrm>
                      <a:off x="0" y="0"/>
                      <a:ext cx="5276850" cy="2762250"/>
                    </a:xfrm>
                    <a:prstGeom prst="rect">
                      <a:avLst/>
                    </a:prstGeom>
                    <a:noFill/>
                    <a:ln>
                      <a:noFill/>
                    </a:ln>
                  </pic:spPr>
                </pic:pic>
              </a:graphicData>
            </a:graphic>
          </wp:inline>
        </w:drawing>
      </w:r>
    </w:p>
    <w:p w14:paraId="0F5E2D91">
      <w:pPr>
        <w:pStyle w:val="7"/>
        <w:numPr>
          <w:ilvl w:val="5"/>
          <w:numId w:val="0"/>
        </w:numPr>
      </w:pPr>
      <w:r>
        <w:rPr>
          <w:rFonts w:hint="eastAsia" w:ascii="Times New Roman" w:hAnsi="Times New Roman" w:cs="宋体"/>
        </w:rPr>
        <w:t xml:space="preserve">6.1.13.4.1.2  </w:t>
      </w:r>
      <w:r>
        <w:rPr>
          <w:rFonts w:hint="eastAsia"/>
        </w:rPr>
        <w:t>提取方案（汇总）</w:t>
      </w:r>
    </w:p>
    <w:p w14:paraId="2B06DB62">
      <w:pPr>
        <w:ind w:firstLine="480"/>
      </w:pPr>
      <w:r>
        <w:rPr>
          <w:rFonts w:hint="eastAsia"/>
        </w:rPr>
        <w:t>根据2024年度上海市委管企业内部控制测评报表数据的填报要求，新建数据提取方案约4个。通过提取方案，提取上年缺陷、三年内控测评单位覆盖情况等数据。用户点击“汇总”功能，选择“缺陷整改结果”、“行业缺陷整改结果”、“测评抽样三年全覆盖计划”、“重点子企业三年全覆盖计划”的汇总方案进行数据汇总时，系统将根据汇总功能中建立的提取方案分别提取上年数据中的缺陷、行业缺陷、企业抽样测评情况、企业流程抽样测评情况数据展现在汇总表中。</w:t>
      </w:r>
    </w:p>
    <w:p w14:paraId="411B11EC">
      <w:pPr>
        <w:pStyle w:val="25"/>
      </w:pPr>
      <w:r>
        <w:rPr>
          <w:rFonts w:hint="eastAsia"/>
        </w:rPr>
        <w:drawing>
          <wp:inline distT="0" distB="0" distL="0" distR="0">
            <wp:extent cx="2359025" cy="2589530"/>
            <wp:effectExtent l="9525" t="9525" r="12700" b="10795"/>
            <wp:docPr id="1564174570"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74570" name="图片 2" descr="文本&#10;&#10;AI 生成的内容可能不正确。"/>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a:xfrm>
                      <a:off x="0" y="0"/>
                      <a:ext cx="2359025" cy="2589530"/>
                    </a:xfrm>
                    <a:prstGeom prst="rect">
                      <a:avLst/>
                    </a:prstGeom>
                    <a:noFill/>
                    <a:ln>
                      <a:solidFill>
                        <a:schemeClr val="bg1">
                          <a:lumMod val="85000"/>
                        </a:schemeClr>
                      </a:solidFill>
                    </a:ln>
                  </pic:spPr>
                </pic:pic>
              </a:graphicData>
            </a:graphic>
          </wp:inline>
        </w:drawing>
      </w:r>
    </w:p>
    <w:p w14:paraId="468B63F9">
      <w:pPr>
        <w:pStyle w:val="25"/>
      </w:pPr>
      <w:r>
        <w:rPr>
          <w:rFonts w:hint="eastAsia"/>
        </w:rPr>
        <w:drawing>
          <wp:inline distT="0" distB="0" distL="0" distR="0">
            <wp:extent cx="5274310" cy="1789430"/>
            <wp:effectExtent l="9525" t="9525" r="12065" b="10795"/>
            <wp:docPr id="1999453282" name="图片 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53282" name="图片 2" descr="表格&#10;&#10;AI 生成的内容可能不正确。"/>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a:xfrm>
                      <a:off x="0" y="0"/>
                      <a:ext cx="5274310" cy="1789430"/>
                    </a:xfrm>
                    <a:prstGeom prst="rect">
                      <a:avLst/>
                    </a:prstGeom>
                    <a:noFill/>
                    <a:ln>
                      <a:solidFill>
                        <a:schemeClr val="bg1">
                          <a:lumMod val="85000"/>
                        </a:schemeClr>
                      </a:solidFill>
                    </a:ln>
                  </pic:spPr>
                </pic:pic>
              </a:graphicData>
            </a:graphic>
          </wp:inline>
        </w:drawing>
      </w:r>
    </w:p>
    <w:p w14:paraId="6C872E1B">
      <w:pPr>
        <w:pStyle w:val="7"/>
        <w:numPr>
          <w:ilvl w:val="5"/>
          <w:numId w:val="0"/>
        </w:numPr>
      </w:pPr>
      <w:r>
        <w:rPr>
          <w:rFonts w:hint="eastAsia" w:ascii="Times New Roman" w:hAnsi="Times New Roman" w:cs="宋体"/>
        </w:rPr>
        <w:t xml:space="preserve">6.1.13.4.1.3  </w:t>
      </w:r>
      <w:r>
        <w:rPr>
          <w:rFonts w:hint="eastAsia"/>
        </w:rPr>
        <w:t>审核规则</w:t>
      </w:r>
    </w:p>
    <w:p w14:paraId="1900BC2B">
      <w:pPr>
        <w:ind w:firstLine="480"/>
      </w:pPr>
      <w:r>
        <w:rPr>
          <w:rFonts w:hint="eastAsia"/>
        </w:rPr>
        <w:t>根据2024年度上海市委管企业内部控制测评报表数据的审核要求，新建数据审核规则约100个。通过审核规则功能，可对数据进行报表内部勾稽关系审核及报表间勾稽关系审核（例如：如果缺陷描述不为空，则缺陷评级必须选择填报！），确保上报数据的准确性。用户点击“审核”按钮，系统将根据系统内的审核规则对数据进行审核，并将审核报错信息显示在系统下方。</w:t>
      </w:r>
    </w:p>
    <w:p w14:paraId="4C3F88EC">
      <w:pPr>
        <w:ind w:firstLine="480"/>
      </w:pPr>
      <w:r>
        <w:rPr>
          <w:rFonts w:hint="eastAsia"/>
        </w:rPr>
        <w:t>审核规则主要分为逻辑性审核规则和合理性审核规则</w:t>
      </w:r>
    </w:p>
    <w:p w14:paraId="3C74B4A1">
      <w:pPr>
        <w:ind w:firstLine="480"/>
      </w:pPr>
      <w:r>
        <w:rPr>
          <w:rFonts w:hint="eastAsia"/>
        </w:rPr>
        <w:t>逻辑性审核规则：根据内部控制测评功能中内置的审核规则对委管集团及下属公司进行审核，逻辑性审核规则审核错误信息将在系统中显示，并要求用户进行修改，直至逻辑性审核规则审核通过。</w:t>
      </w:r>
    </w:p>
    <w:p w14:paraId="644257BB">
      <w:pPr>
        <w:ind w:firstLine="480"/>
      </w:pPr>
      <w:r>
        <w:rPr>
          <w:rFonts w:hint="eastAsia"/>
        </w:rPr>
        <w:t>合理性审核规则：根据审核要求，对数据完整性、内控测评得分情况等内容进行校验，如发现不合理的现象（例如内控测评得分过低），并将错误信息进行显示，反馈给用户。</w:t>
      </w:r>
    </w:p>
    <w:p w14:paraId="602C9991">
      <w:pPr>
        <w:pStyle w:val="25"/>
      </w:pPr>
      <w:r>
        <w:rPr>
          <w:rFonts w:hint="eastAsia"/>
        </w:rPr>
        <w:drawing>
          <wp:inline distT="0" distB="0" distL="0" distR="0">
            <wp:extent cx="5274310" cy="781050"/>
            <wp:effectExtent l="0" t="0" r="2540" b="0"/>
            <wp:docPr id="314595466" name="图片 3"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95466" name="图片 3" descr="图形用户界面&#10;&#10;AI 生成的内容可能不正确。"/>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a:xfrm>
                      <a:off x="0" y="0"/>
                      <a:ext cx="5274310" cy="781050"/>
                    </a:xfrm>
                    <a:prstGeom prst="rect">
                      <a:avLst/>
                    </a:prstGeom>
                    <a:noFill/>
                    <a:ln>
                      <a:noFill/>
                    </a:ln>
                  </pic:spPr>
                </pic:pic>
              </a:graphicData>
            </a:graphic>
          </wp:inline>
        </w:drawing>
      </w:r>
    </w:p>
    <w:p w14:paraId="2A0C3A73">
      <w:pPr>
        <w:pStyle w:val="7"/>
        <w:numPr>
          <w:ilvl w:val="5"/>
          <w:numId w:val="0"/>
        </w:numPr>
      </w:pPr>
      <w:r>
        <w:rPr>
          <w:rFonts w:hint="eastAsia" w:ascii="Times New Roman" w:hAnsi="Times New Roman" w:cs="宋体"/>
        </w:rPr>
        <w:t xml:space="preserve">6.1.13.4.1.4  </w:t>
      </w:r>
      <w:r>
        <w:rPr>
          <w:rFonts w:hint="eastAsia"/>
        </w:rPr>
        <w:t>功能测试</w:t>
      </w:r>
    </w:p>
    <w:p w14:paraId="322B2166">
      <w:pPr>
        <w:ind w:firstLine="480"/>
      </w:pPr>
      <w:r>
        <w:rPr>
          <w:rFonts w:hint="eastAsia"/>
        </w:rPr>
        <w:t>对新增的各项内容进行功能性测试，确保功能的正常使用。</w:t>
      </w:r>
    </w:p>
    <w:tbl>
      <w:tblPr>
        <w:tblStyle w:val="18"/>
        <w:tblW w:w="8305" w:type="dxa"/>
        <w:tblInd w:w="108" w:type="dxa"/>
        <w:tblLayout w:type="fixed"/>
        <w:tblCellMar>
          <w:top w:w="0" w:type="dxa"/>
          <w:left w:w="108" w:type="dxa"/>
          <w:bottom w:w="0" w:type="dxa"/>
          <w:right w:w="108" w:type="dxa"/>
        </w:tblCellMar>
      </w:tblPr>
      <w:tblGrid>
        <w:gridCol w:w="2125"/>
        <w:gridCol w:w="6180"/>
      </w:tblGrid>
      <w:tr w14:paraId="057470DC">
        <w:trPr>
          <w:trHeight w:val="300" w:hRule="atLeast"/>
        </w:trPr>
        <w:tc>
          <w:tcPr>
            <w:tcW w:w="2125" w:type="dxa"/>
            <w:tcBorders>
              <w:top w:val="single" w:color="000000" w:sz="8" w:space="0"/>
              <w:left w:val="single" w:color="000000" w:sz="8" w:space="0"/>
              <w:bottom w:val="single" w:color="000000" w:sz="8" w:space="0"/>
              <w:right w:val="single" w:color="000000" w:sz="8" w:space="0"/>
            </w:tcBorders>
            <w:tcMar>
              <w:left w:w="108" w:type="dxa"/>
              <w:right w:w="108" w:type="dxa"/>
            </w:tcMar>
            <w:vAlign w:val="center"/>
          </w:tcPr>
          <w:p w14:paraId="3BAD14CE">
            <w:pPr>
              <w:pStyle w:val="30"/>
            </w:pPr>
            <w:r>
              <w:rPr>
                <w:rFonts w:hint="eastAsia"/>
              </w:rPr>
              <w:t>编号</w:t>
            </w:r>
          </w:p>
        </w:tc>
        <w:tc>
          <w:tcPr>
            <w:tcW w:w="6180" w:type="dxa"/>
            <w:tcBorders>
              <w:top w:val="single" w:color="000000" w:sz="8" w:space="0"/>
              <w:left w:val="nil"/>
              <w:bottom w:val="single" w:color="000000" w:sz="8" w:space="0"/>
              <w:right w:val="single" w:color="000000" w:sz="8" w:space="0"/>
            </w:tcBorders>
            <w:tcMar>
              <w:left w:w="108" w:type="dxa"/>
              <w:right w:w="108" w:type="dxa"/>
            </w:tcMar>
            <w:vAlign w:val="center"/>
          </w:tcPr>
          <w:p w14:paraId="7A03F900">
            <w:pPr>
              <w:pStyle w:val="30"/>
            </w:pPr>
            <w:r>
              <w:t>NKCP_</w:t>
            </w:r>
            <w:r>
              <w:rPr>
                <w:rFonts w:hint="eastAsia"/>
              </w:rPr>
              <w:t>4</w:t>
            </w:r>
            <w:r>
              <w:t>_</w:t>
            </w:r>
            <w:r>
              <w:rPr>
                <w:rFonts w:hint="eastAsia"/>
              </w:rPr>
              <w:t>1</w:t>
            </w:r>
          </w:p>
        </w:tc>
      </w:tr>
      <w:tr w14:paraId="25DC63BF">
        <w:tblPrEx>
          <w:tblCellMar>
            <w:top w:w="0" w:type="dxa"/>
            <w:left w:w="108" w:type="dxa"/>
            <w:bottom w:w="0" w:type="dxa"/>
            <w:right w:w="108" w:type="dxa"/>
          </w:tblCellMar>
        </w:tblPrEx>
        <w:trPr>
          <w:trHeight w:val="300" w:hRule="atLeast"/>
        </w:trPr>
        <w:tc>
          <w:tcPr>
            <w:tcW w:w="2125" w:type="dxa"/>
            <w:tcBorders>
              <w:top w:val="nil"/>
              <w:left w:val="single" w:color="000000" w:sz="8" w:space="0"/>
              <w:bottom w:val="single" w:color="000000" w:sz="8" w:space="0"/>
              <w:right w:val="single" w:color="000000" w:sz="8" w:space="0"/>
            </w:tcBorders>
            <w:tcMar>
              <w:left w:w="108" w:type="dxa"/>
              <w:right w:w="108" w:type="dxa"/>
            </w:tcMar>
            <w:vAlign w:val="center"/>
          </w:tcPr>
          <w:p w14:paraId="5F1A6523">
            <w:pPr>
              <w:pStyle w:val="30"/>
            </w:pPr>
            <w:r>
              <w:rPr>
                <w:rFonts w:hint="eastAsia"/>
              </w:rPr>
              <w:t>角色</w:t>
            </w:r>
          </w:p>
        </w:tc>
        <w:tc>
          <w:tcPr>
            <w:tcW w:w="6180" w:type="dxa"/>
            <w:tcBorders>
              <w:top w:val="nil"/>
              <w:left w:val="nil"/>
              <w:bottom w:val="single" w:color="000000" w:sz="8" w:space="0"/>
              <w:right w:val="single" w:color="000000" w:sz="8" w:space="0"/>
            </w:tcBorders>
            <w:tcMar>
              <w:left w:w="108" w:type="dxa"/>
              <w:right w:w="108" w:type="dxa"/>
            </w:tcMar>
            <w:vAlign w:val="center"/>
          </w:tcPr>
          <w:p w14:paraId="12A6D8EB">
            <w:pPr>
              <w:pStyle w:val="30"/>
            </w:pPr>
            <w:r>
              <w:rPr>
                <w:rFonts w:hint="eastAsia"/>
              </w:rPr>
              <w:t>国资委用户、系统管理员</w:t>
            </w:r>
            <w:r>
              <w:t xml:space="preserve"> </w:t>
            </w:r>
          </w:p>
        </w:tc>
      </w:tr>
      <w:tr w14:paraId="0D237446">
        <w:tblPrEx>
          <w:tblCellMar>
            <w:top w:w="0" w:type="dxa"/>
            <w:left w:w="108" w:type="dxa"/>
            <w:bottom w:w="0" w:type="dxa"/>
            <w:right w:w="108" w:type="dxa"/>
          </w:tblCellMar>
        </w:tblPrEx>
        <w:trPr>
          <w:trHeight w:val="300" w:hRule="atLeast"/>
        </w:trPr>
        <w:tc>
          <w:tcPr>
            <w:tcW w:w="2125" w:type="dxa"/>
            <w:tcBorders>
              <w:top w:val="nil"/>
              <w:left w:val="single" w:color="000000" w:sz="8" w:space="0"/>
              <w:bottom w:val="single" w:color="000000" w:sz="8" w:space="0"/>
              <w:right w:val="single" w:color="000000" w:sz="8" w:space="0"/>
            </w:tcBorders>
            <w:tcMar>
              <w:left w:w="108" w:type="dxa"/>
              <w:right w:w="108" w:type="dxa"/>
            </w:tcMar>
            <w:vAlign w:val="center"/>
          </w:tcPr>
          <w:p w14:paraId="12EB6EF4">
            <w:pPr>
              <w:pStyle w:val="30"/>
            </w:pPr>
            <w:r>
              <w:rPr>
                <w:rFonts w:hint="eastAsia"/>
              </w:rPr>
              <w:t>前置条件</w:t>
            </w:r>
          </w:p>
        </w:tc>
        <w:tc>
          <w:tcPr>
            <w:tcW w:w="6180" w:type="dxa"/>
            <w:tcBorders>
              <w:top w:val="nil"/>
              <w:left w:val="nil"/>
              <w:bottom w:val="single" w:color="000000" w:sz="8" w:space="0"/>
              <w:right w:val="single" w:color="000000" w:sz="8" w:space="0"/>
            </w:tcBorders>
            <w:tcMar>
              <w:left w:w="108" w:type="dxa"/>
              <w:right w:w="108" w:type="dxa"/>
            </w:tcMar>
            <w:vAlign w:val="center"/>
          </w:tcPr>
          <w:p w14:paraId="6D0C54F0">
            <w:pPr>
              <w:pStyle w:val="30"/>
            </w:pPr>
            <w:r>
              <w:rPr>
                <w:rFonts w:hint="eastAsia"/>
              </w:rPr>
              <w:t>登入内部控制测评管理子系统，点击任务。</w:t>
            </w:r>
            <w:r>
              <w:t xml:space="preserve"> </w:t>
            </w:r>
          </w:p>
        </w:tc>
      </w:tr>
      <w:tr w14:paraId="7A5F014A">
        <w:tblPrEx>
          <w:tblCellMar>
            <w:top w:w="0" w:type="dxa"/>
            <w:left w:w="108" w:type="dxa"/>
            <w:bottom w:w="0" w:type="dxa"/>
            <w:right w:w="108" w:type="dxa"/>
          </w:tblCellMar>
        </w:tblPrEx>
        <w:trPr>
          <w:trHeight w:val="300" w:hRule="atLeast"/>
        </w:trPr>
        <w:tc>
          <w:tcPr>
            <w:tcW w:w="2125" w:type="dxa"/>
            <w:tcBorders>
              <w:top w:val="nil"/>
              <w:left w:val="single" w:color="000000" w:sz="8" w:space="0"/>
              <w:bottom w:val="single" w:color="000000" w:sz="8" w:space="0"/>
              <w:right w:val="single" w:color="000000" w:sz="8" w:space="0"/>
            </w:tcBorders>
            <w:tcMar>
              <w:left w:w="108" w:type="dxa"/>
              <w:right w:w="108" w:type="dxa"/>
            </w:tcMar>
            <w:vAlign w:val="center"/>
          </w:tcPr>
          <w:p w14:paraId="2430694A">
            <w:pPr>
              <w:pStyle w:val="30"/>
            </w:pPr>
            <w:r>
              <w:rPr>
                <w:rFonts w:hint="eastAsia"/>
              </w:rPr>
              <w:t>后置条件</w:t>
            </w:r>
          </w:p>
        </w:tc>
        <w:tc>
          <w:tcPr>
            <w:tcW w:w="6180" w:type="dxa"/>
            <w:tcBorders>
              <w:top w:val="nil"/>
              <w:left w:val="nil"/>
              <w:bottom w:val="single" w:color="000000" w:sz="8" w:space="0"/>
              <w:right w:val="single" w:color="000000" w:sz="8" w:space="0"/>
            </w:tcBorders>
            <w:tcMar>
              <w:left w:w="108" w:type="dxa"/>
              <w:right w:w="108" w:type="dxa"/>
            </w:tcMar>
            <w:vAlign w:val="center"/>
          </w:tcPr>
          <w:p w14:paraId="7043F6C6">
            <w:pPr>
              <w:pStyle w:val="30"/>
            </w:pPr>
            <w:r>
              <w:rPr>
                <w:rFonts w:hint="eastAsia"/>
              </w:rPr>
              <w:t>无</w:t>
            </w:r>
          </w:p>
        </w:tc>
      </w:tr>
      <w:tr w14:paraId="55155019">
        <w:tblPrEx>
          <w:tblCellMar>
            <w:top w:w="0" w:type="dxa"/>
            <w:left w:w="108" w:type="dxa"/>
            <w:bottom w:w="0" w:type="dxa"/>
            <w:right w:w="108" w:type="dxa"/>
          </w:tblCellMar>
        </w:tblPrEx>
        <w:trPr>
          <w:trHeight w:val="300" w:hRule="atLeast"/>
        </w:trPr>
        <w:tc>
          <w:tcPr>
            <w:tcW w:w="2125" w:type="dxa"/>
            <w:tcBorders>
              <w:top w:val="nil"/>
              <w:left w:val="single" w:color="000000" w:sz="8" w:space="0"/>
              <w:bottom w:val="single" w:color="000000" w:sz="8" w:space="0"/>
              <w:right w:val="single" w:color="000000" w:sz="8" w:space="0"/>
            </w:tcBorders>
            <w:tcMar>
              <w:left w:w="108" w:type="dxa"/>
              <w:right w:w="108" w:type="dxa"/>
            </w:tcMar>
            <w:vAlign w:val="center"/>
          </w:tcPr>
          <w:p w14:paraId="29C15B5C">
            <w:pPr>
              <w:pStyle w:val="30"/>
            </w:pPr>
            <w:r>
              <w:rPr>
                <w:rFonts w:hint="eastAsia"/>
              </w:rPr>
              <w:t>输入</w:t>
            </w:r>
          </w:p>
        </w:tc>
        <w:tc>
          <w:tcPr>
            <w:tcW w:w="6180" w:type="dxa"/>
            <w:tcBorders>
              <w:top w:val="nil"/>
              <w:left w:val="nil"/>
              <w:bottom w:val="single" w:color="000000" w:sz="8" w:space="0"/>
              <w:right w:val="single" w:color="000000" w:sz="8" w:space="0"/>
            </w:tcBorders>
            <w:tcMar>
              <w:left w:w="108" w:type="dxa"/>
              <w:right w:w="108" w:type="dxa"/>
            </w:tcMar>
            <w:vAlign w:val="center"/>
          </w:tcPr>
          <w:p w14:paraId="79DAAC6A">
            <w:pPr>
              <w:pStyle w:val="30"/>
            </w:pPr>
            <w:r>
              <w:rPr>
                <w:rFonts w:hint="eastAsia"/>
              </w:rPr>
              <w:t>选中内控测评系统任务，点击测评，进入内控测评填报页面</w:t>
            </w:r>
          </w:p>
        </w:tc>
      </w:tr>
      <w:tr w14:paraId="46772D9E">
        <w:tblPrEx>
          <w:tblCellMar>
            <w:top w:w="0" w:type="dxa"/>
            <w:left w:w="108" w:type="dxa"/>
            <w:bottom w:w="0" w:type="dxa"/>
            <w:right w:w="108" w:type="dxa"/>
          </w:tblCellMar>
        </w:tblPrEx>
        <w:trPr>
          <w:trHeight w:val="300" w:hRule="atLeast"/>
        </w:trPr>
        <w:tc>
          <w:tcPr>
            <w:tcW w:w="2125" w:type="dxa"/>
            <w:tcBorders>
              <w:top w:val="nil"/>
              <w:left w:val="single" w:color="000000" w:sz="8" w:space="0"/>
              <w:bottom w:val="single" w:color="000000" w:sz="8" w:space="0"/>
              <w:right w:val="single" w:color="000000" w:sz="8" w:space="0"/>
            </w:tcBorders>
            <w:tcMar>
              <w:left w:w="108" w:type="dxa"/>
              <w:right w:w="108" w:type="dxa"/>
            </w:tcMar>
            <w:vAlign w:val="center"/>
          </w:tcPr>
          <w:p w14:paraId="2DAEB702">
            <w:pPr>
              <w:pStyle w:val="30"/>
            </w:pPr>
            <w:r>
              <w:rPr>
                <w:rFonts w:hint="eastAsia"/>
              </w:rPr>
              <w:t>输出</w:t>
            </w:r>
          </w:p>
        </w:tc>
        <w:tc>
          <w:tcPr>
            <w:tcW w:w="6180" w:type="dxa"/>
            <w:tcBorders>
              <w:top w:val="nil"/>
              <w:left w:val="nil"/>
              <w:bottom w:val="single" w:color="000000" w:sz="8" w:space="0"/>
              <w:right w:val="single" w:color="000000" w:sz="8" w:space="0"/>
            </w:tcBorders>
            <w:tcMar>
              <w:left w:w="108" w:type="dxa"/>
              <w:right w:w="108" w:type="dxa"/>
            </w:tcMar>
            <w:vAlign w:val="center"/>
          </w:tcPr>
          <w:p w14:paraId="22AF9F18">
            <w:pPr>
              <w:pStyle w:val="30"/>
            </w:pPr>
            <w:r>
              <w:rPr>
                <w:rFonts w:hint="eastAsia"/>
              </w:rPr>
              <w:t>内控测评填报页面</w:t>
            </w:r>
          </w:p>
        </w:tc>
      </w:tr>
      <w:tr w14:paraId="539CC9E6">
        <w:tblPrEx>
          <w:tblCellMar>
            <w:top w:w="0" w:type="dxa"/>
            <w:left w:w="108" w:type="dxa"/>
            <w:bottom w:w="0" w:type="dxa"/>
            <w:right w:w="108" w:type="dxa"/>
          </w:tblCellMar>
        </w:tblPrEx>
        <w:trPr>
          <w:trHeight w:val="300" w:hRule="atLeast"/>
        </w:trPr>
        <w:tc>
          <w:tcPr>
            <w:tcW w:w="2125" w:type="dxa"/>
            <w:tcBorders>
              <w:top w:val="nil"/>
              <w:left w:val="single" w:color="000000" w:sz="8" w:space="0"/>
              <w:bottom w:val="single" w:color="000000" w:sz="8" w:space="0"/>
              <w:right w:val="single" w:color="000000" w:sz="8" w:space="0"/>
            </w:tcBorders>
            <w:tcMar>
              <w:left w:w="108" w:type="dxa"/>
              <w:right w:w="108" w:type="dxa"/>
            </w:tcMar>
            <w:vAlign w:val="center"/>
          </w:tcPr>
          <w:p w14:paraId="651DCE54">
            <w:pPr>
              <w:pStyle w:val="30"/>
            </w:pPr>
            <w:r>
              <w:rPr>
                <w:rFonts w:hint="eastAsia"/>
              </w:rPr>
              <w:t>正常流</w:t>
            </w:r>
          </w:p>
        </w:tc>
        <w:tc>
          <w:tcPr>
            <w:tcW w:w="6180" w:type="dxa"/>
            <w:tcBorders>
              <w:top w:val="nil"/>
              <w:left w:val="nil"/>
              <w:bottom w:val="single" w:color="000000" w:sz="8" w:space="0"/>
              <w:right w:val="single" w:color="000000" w:sz="8" w:space="0"/>
            </w:tcBorders>
            <w:tcMar>
              <w:left w:w="108" w:type="dxa"/>
              <w:right w:w="108" w:type="dxa"/>
            </w:tcMar>
            <w:vAlign w:val="center"/>
          </w:tcPr>
          <w:p w14:paraId="438154BE">
            <w:pPr>
              <w:pStyle w:val="30"/>
            </w:pPr>
            <w:r>
              <w:rPr>
                <w:rFonts w:hint="eastAsia"/>
              </w:rPr>
              <w:t>内控测评</w:t>
            </w:r>
            <w:bookmarkStart w:id="207" w:name="OLE_LINK164"/>
            <w:r>
              <w:rPr>
                <w:rFonts w:hint="eastAsia"/>
              </w:rPr>
              <w:t>填报页面显示</w:t>
            </w:r>
            <w:bookmarkEnd w:id="207"/>
          </w:p>
        </w:tc>
      </w:tr>
      <w:tr w14:paraId="39AEE2D7">
        <w:tblPrEx>
          <w:tblCellMar>
            <w:top w:w="0" w:type="dxa"/>
            <w:left w:w="108" w:type="dxa"/>
            <w:bottom w:w="0" w:type="dxa"/>
            <w:right w:w="108" w:type="dxa"/>
          </w:tblCellMar>
        </w:tblPrEx>
        <w:trPr>
          <w:trHeight w:val="300" w:hRule="atLeast"/>
        </w:trPr>
        <w:tc>
          <w:tcPr>
            <w:tcW w:w="2125" w:type="dxa"/>
            <w:tcBorders>
              <w:top w:val="nil"/>
              <w:left w:val="single" w:color="000000" w:sz="8" w:space="0"/>
              <w:bottom w:val="single" w:color="000000" w:sz="8" w:space="0"/>
              <w:right w:val="single" w:color="000000" w:sz="8" w:space="0"/>
            </w:tcBorders>
            <w:tcMar>
              <w:left w:w="108" w:type="dxa"/>
              <w:right w:w="108" w:type="dxa"/>
            </w:tcMar>
            <w:vAlign w:val="center"/>
          </w:tcPr>
          <w:p w14:paraId="40FA6455">
            <w:pPr>
              <w:pStyle w:val="30"/>
            </w:pPr>
            <w:r>
              <w:rPr>
                <w:rFonts w:hint="eastAsia"/>
              </w:rPr>
              <w:t>异常流</w:t>
            </w:r>
          </w:p>
        </w:tc>
        <w:tc>
          <w:tcPr>
            <w:tcW w:w="6180" w:type="dxa"/>
            <w:tcBorders>
              <w:top w:val="nil"/>
              <w:left w:val="nil"/>
              <w:bottom w:val="single" w:color="000000" w:sz="8" w:space="0"/>
              <w:right w:val="single" w:color="000000" w:sz="8" w:space="0"/>
            </w:tcBorders>
            <w:tcMar>
              <w:left w:w="108" w:type="dxa"/>
              <w:right w:w="108" w:type="dxa"/>
            </w:tcMar>
            <w:vAlign w:val="center"/>
          </w:tcPr>
          <w:p w14:paraId="60E7DA4F">
            <w:pPr>
              <w:pStyle w:val="30"/>
            </w:pPr>
            <w:r>
              <w:rPr>
                <w:rFonts w:hint="eastAsia"/>
              </w:rPr>
              <w:t>内控测评填报页面未显示</w:t>
            </w:r>
          </w:p>
        </w:tc>
      </w:tr>
      <w:tr w14:paraId="5482B91B">
        <w:tblPrEx>
          <w:tblCellMar>
            <w:top w:w="0" w:type="dxa"/>
            <w:left w:w="108" w:type="dxa"/>
            <w:bottom w:w="0" w:type="dxa"/>
            <w:right w:w="108" w:type="dxa"/>
          </w:tblCellMar>
        </w:tblPrEx>
        <w:trPr>
          <w:trHeight w:val="300" w:hRule="atLeast"/>
        </w:trPr>
        <w:tc>
          <w:tcPr>
            <w:tcW w:w="2125" w:type="dxa"/>
            <w:tcBorders>
              <w:top w:val="nil"/>
              <w:left w:val="single" w:color="000000" w:sz="8" w:space="0"/>
              <w:bottom w:val="single" w:color="000000" w:sz="8" w:space="0"/>
              <w:right w:val="single" w:color="000000" w:sz="8" w:space="0"/>
            </w:tcBorders>
            <w:tcMar>
              <w:left w:w="108" w:type="dxa"/>
              <w:right w:w="108" w:type="dxa"/>
            </w:tcMar>
            <w:vAlign w:val="center"/>
          </w:tcPr>
          <w:p w14:paraId="0541194B">
            <w:pPr>
              <w:pStyle w:val="30"/>
            </w:pPr>
            <w:r>
              <w:rPr>
                <w:rFonts w:hint="eastAsia"/>
              </w:rPr>
              <w:t>特殊需求</w:t>
            </w:r>
          </w:p>
        </w:tc>
        <w:tc>
          <w:tcPr>
            <w:tcW w:w="6180" w:type="dxa"/>
            <w:tcBorders>
              <w:top w:val="nil"/>
              <w:left w:val="nil"/>
              <w:bottom w:val="single" w:color="000000" w:sz="8" w:space="0"/>
              <w:right w:val="single" w:color="000000" w:sz="8" w:space="0"/>
            </w:tcBorders>
            <w:tcMar>
              <w:left w:w="108" w:type="dxa"/>
              <w:right w:w="108" w:type="dxa"/>
            </w:tcMar>
            <w:vAlign w:val="center"/>
          </w:tcPr>
          <w:p w14:paraId="2D73F4CA">
            <w:pPr>
              <w:pStyle w:val="30"/>
            </w:pPr>
            <w:r>
              <w:rPr>
                <w:rFonts w:hint="eastAsia"/>
              </w:rPr>
              <w:t>无</w:t>
            </w:r>
          </w:p>
        </w:tc>
      </w:tr>
    </w:tbl>
    <w:p w14:paraId="360424D7">
      <w:pPr>
        <w:ind w:firstLine="480"/>
      </w:pPr>
      <w:r>
        <w:rPr>
          <w:rFonts w:hint="eastAsia"/>
        </w:rPr>
        <w:t>业务流程：</w:t>
      </w:r>
    </w:p>
    <w:p w14:paraId="58061263">
      <w:pPr>
        <w:pStyle w:val="25"/>
      </w:pPr>
      <w:r>
        <w:drawing>
          <wp:inline distT="0" distB="0" distL="0" distR="0">
            <wp:extent cx="5274310" cy="640080"/>
            <wp:effectExtent l="19050" t="0" r="40640" b="0"/>
            <wp:docPr id="720195280"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3" r:lo="rId404" r:qs="rId405" r:cs="rId406"/>
              </a:graphicData>
            </a:graphic>
          </wp:inline>
        </w:drawing>
      </w:r>
    </w:p>
    <w:p w14:paraId="7BFC4856">
      <w:pPr>
        <w:pStyle w:val="6"/>
        <w:numPr>
          <w:ilvl w:val="4"/>
          <w:numId w:val="0"/>
        </w:numPr>
      </w:pPr>
      <w:r>
        <w:rPr>
          <w:rFonts w:hint="eastAsia" w:eastAsia="宋体" w:cs="宋体"/>
        </w:rPr>
        <w:t xml:space="preserve">6.1.13.4.2  </w:t>
      </w:r>
      <w:r>
        <w:rPr>
          <w:rFonts w:hint="eastAsia"/>
        </w:rPr>
        <w:t>数据汇总模板</w:t>
      </w:r>
    </w:p>
    <w:p w14:paraId="18700C6C">
      <w:pPr>
        <w:ind w:firstLine="480"/>
      </w:pPr>
      <w:r>
        <w:rPr>
          <w:rFonts w:hint="eastAsia"/>
        </w:rPr>
        <w:t>根据国资委对内控测评数据的汇总要求，新建内控测评数据汇总模板，通过数据汇总模板可生成当年度的内控测评数据汇总情况数据，分别从集团、行业、流程三个角度对内控测评数据进行统计。汇总情况数据源来自参与内控测评的约5400家抽样单位的19个流程表数据。汇总模板主要有：</w:t>
      </w:r>
    </w:p>
    <w:p w14:paraId="1D994468">
      <w:pPr>
        <w:ind w:firstLine="480"/>
      </w:pPr>
      <w:r>
        <w:rPr>
          <w:rFonts w:hint="eastAsia"/>
        </w:rPr>
        <w:t>a)按集团分析：主要是根据各集团涉及测评的企业户数、缺陷总数及户均缺陷个数对当年的内控测评数据进行分析。</w:t>
      </w:r>
    </w:p>
    <w:p w14:paraId="1BE213F6">
      <w:pPr>
        <w:pStyle w:val="25"/>
      </w:pPr>
      <w:r>
        <w:drawing>
          <wp:inline distT="0" distB="0" distL="0" distR="0">
            <wp:extent cx="4953000" cy="1066800"/>
            <wp:effectExtent l="0" t="0" r="0" b="0"/>
            <wp:docPr id="1188313059" name="图片 1188313059"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13059" name="图片 1188313059" descr="表格&#10;&#10;描述已自动生成"/>
                    <pic:cNvPicPr>
                      <a:picLocks noChangeAspect="1"/>
                    </pic:cNvPicPr>
                  </pic:nvPicPr>
                  <pic:blipFill>
                    <a:blip r:embed="rId408"/>
                    <a:stretch>
                      <a:fillRect/>
                    </a:stretch>
                  </pic:blipFill>
                  <pic:spPr>
                    <a:xfrm>
                      <a:off x="0" y="0"/>
                      <a:ext cx="4953000" cy="1066800"/>
                    </a:xfrm>
                    <a:prstGeom prst="rect">
                      <a:avLst/>
                    </a:prstGeom>
                  </pic:spPr>
                </pic:pic>
              </a:graphicData>
            </a:graphic>
          </wp:inline>
        </w:drawing>
      </w:r>
    </w:p>
    <w:p w14:paraId="4B249776">
      <w:pPr>
        <w:ind w:firstLine="480"/>
      </w:pPr>
      <w:r>
        <w:rPr>
          <w:rFonts w:hint="eastAsia"/>
        </w:rPr>
        <w:t>b)按行业分析：主要是根据各测评企业涉及的行业，统计房地产业、制造业等行业大类涉及测评的企业户数、重大缺陷数量、重要缺陷数量、一般缺陷数量、缺陷总数及户均缺陷个数。</w:t>
      </w:r>
    </w:p>
    <w:p w14:paraId="55D37490">
      <w:pPr>
        <w:pStyle w:val="25"/>
      </w:pPr>
      <w:r>
        <w:drawing>
          <wp:inline distT="0" distB="0" distL="0" distR="0">
            <wp:extent cx="5651500" cy="3579495"/>
            <wp:effectExtent l="0" t="0" r="6350" b="1905"/>
            <wp:docPr id="687980482" name="图片 687980482" descr="图形用户界面, 应用程序, 表格, Excel&#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80482" name="图片 687980482" descr="图形用户界面, 应用程序, 表格, Excel&#10;&#10;描述已自动生成"/>
                    <pic:cNvPicPr>
                      <a:picLocks noChangeAspect="1"/>
                    </pic:cNvPicPr>
                  </pic:nvPicPr>
                  <pic:blipFill>
                    <a:blip r:embed="rId409"/>
                    <a:stretch>
                      <a:fillRect/>
                    </a:stretch>
                  </pic:blipFill>
                  <pic:spPr>
                    <a:xfrm>
                      <a:off x="0" y="0"/>
                      <a:ext cx="5651500" cy="3579495"/>
                    </a:xfrm>
                    <a:prstGeom prst="rect">
                      <a:avLst/>
                    </a:prstGeom>
                  </pic:spPr>
                </pic:pic>
              </a:graphicData>
            </a:graphic>
          </wp:inline>
        </w:drawing>
      </w:r>
    </w:p>
    <w:p w14:paraId="2C2BAB54">
      <w:pPr>
        <w:ind w:firstLine="480"/>
      </w:pPr>
      <w:r>
        <w:rPr>
          <w:rFonts w:hint="eastAsia"/>
        </w:rPr>
        <w:t>c)按流程分析：主要是根据19个测评流程涉及测评的企业户数、缺陷总数及户均缺陷个数对当年的内控测评数据进行分析。</w:t>
      </w:r>
    </w:p>
    <w:p w14:paraId="22588863">
      <w:pPr>
        <w:pStyle w:val="25"/>
      </w:pPr>
      <w:r>
        <w:drawing>
          <wp:inline distT="0" distB="0" distL="0" distR="0">
            <wp:extent cx="5651500" cy="3432175"/>
            <wp:effectExtent l="0" t="0" r="6350" b="6350"/>
            <wp:docPr id="1067218008" name="图片 1067218008"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18008" name="图片 1067218008" descr="表格&#10;&#10;描述已自动生成"/>
                    <pic:cNvPicPr>
                      <a:picLocks noChangeAspect="1"/>
                    </pic:cNvPicPr>
                  </pic:nvPicPr>
                  <pic:blipFill>
                    <a:blip r:embed="rId410"/>
                    <a:stretch>
                      <a:fillRect/>
                    </a:stretch>
                  </pic:blipFill>
                  <pic:spPr>
                    <a:xfrm>
                      <a:off x="0" y="0"/>
                      <a:ext cx="5651500" cy="3432175"/>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6B2EFD85">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397513C2">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5B83D27D">
            <w:pPr>
              <w:pStyle w:val="30"/>
            </w:pPr>
            <w:r>
              <w:t>NKCP_</w:t>
            </w:r>
            <w:r>
              <w:rPr>
                <w:rFonts w:hint="eastAsia"/>
              </w:rPr>
              <w:t>4</w:t>
            </w:r>
            <w:r>
              <w:t>_</w:t>
            </w:r>
            <w:r>
              <w:rPr>
                <w:rFonts w:hint="eastAsia"/>
              </w:rPr>
              <w:t>2</w:t>
            </w:r>
          </w:p>
        </w:tc>
      </w:tr>
      <w:tr w14:paraId="42B5E98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4C0B7AE">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70533219">
            <w:pPr>
              <w:pStyle w:val="30"/>
            </w:pPr>
            <w:r>
              <w:rPr>
                <w:rFonts w:hint="eastAsia"/>
              </w:rPr>
              <w:t>国资委用户、系统管理员</w:t>
            </w:r>
            <w:r>
              <w:t xml:space="preserve"> </w:t>
            </w:r>
          </w:p>
        </w:tc>
      </w:tr>
      <w:tr w14:paraId="5B98966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7CC06F4">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4933999A">
            <w:pPr>
              <w:pStyle w:val="30"/>
            </w:pPr>
            <w:r>
              <w:rPr>
                <w:rFonts w:hint="eastAsia"/>
              </w:rPr>
              <w:t>登入内部控制测评管理子系统，点击汇总。</w:t>
            </w:r>
            <w:r>
              <w:t xml:space="preserve"> </w:t>
            </w:r>
          </w:p>
        </w:tc>
      </w:tr>
      <w:tr w14:paraId="5E19E6A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7CF48D0">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3629010B">
            <w:pPr>
              <w:pStyle w:val="30"/>
            </w:pPr>
            <w:r>
              <w:rPr>
                <w:rFonts w:hint="eastAsia"/>
              </w:rPr>
              <w:t>无</w:t>
            </w:r>
          </w:p>
        </w:tc>
      </w:tr>
      <w:tr w14:paraId="1DA4C65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2B25E79">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2FDF1E93">
            <w:pPr>
              <w:pStyle w:val="30"/>
            </w:pPr>
            <w:r>
              <w:rPr>
                <w:rFonts w:hint="eastAsia"/>
              </w:rPr>
              <w:t>选择数据汇总模板</w:t>
            </w:r>
          </w:p>
        </w:tc>
      </w:tr>
      <w:tr w14:paraId="1E93CD6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559E8BF">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7542CBDD">
            <w:pPr>
              <w:pStyle w:val="30"/>
            </w:pPr>
            <w:r>
              <w:rPr>
                <w:rFonts w:hint="eastAsia"/>
              </w:rPr>
              <w:t>数据汇总结果</w:t>
            </w:r>
          </w:p>
        </w:tc>
      </w:tr>
      <w:tr w14:paraId="1909DB7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73AD1E4">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1692CE87">
            <w:pPr>
              <w:pStyle w:val="30"/>
            </w:pPr>
            <w:bookmarkStart w:id="208" w:name="OLE_LINK166"/>
            <w:r>
              <w:rPr>
                <w:rFonts w:hint="eastAsia"/>
              </w:rPr>
              <w:t>输出数据汇总结果</w:t>
            </w:r>
            <w:bookmarkEnd w:id="208"/>
            <w:r>
              <w:rPr>
                <w:rFonts w:hint="eastAsia"/>
              </w:rPr>
              <w:t>成功</w:t>
            </w:r>
          </w:p>
        </w:tc>
      </w:tr>
      <w:tr w14:paraId="1BBCD83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A348C6B">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3CFB9CD8">
            <w:pPr>
              <w:pStyle w:val="30"/>
            </w:pPr>
            <w:r>
              <w:rPr>
                <w:rFonts w:hint="eastAsia"/>
              </w:rPr>
              <w:t>未输出数据汇总结果</w:t>
            </w:r>
          </w:p>
        </w:tc>
      </w:tr>
      <w:tr w14:paraId="4159F87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6C0B132">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195A8982">
            <w:pPr>
              <w:pStyle w:val="30"/>
            </w:pPr>
            <w:r>
              <w:rPr>
                <w:rFonts w:hint="eastAsia"/>
              </w:rPr>
              <w:t>无</w:t>
            </w:r>
          </w:p>
        </w:tc>
      </w:tr>
    </w:tbl>
    <w:p w14:paraId="339F09C9">
      <w:pPr>
        <w:ind w:firstLine="480"/>
      </w:pPr>
      <w:r>
        <w:rPr>
          <w:rFonts w:hint="eastAsia"/>
        </w:rPr>
        <w:t>业务流程：</w:t>
      </w:r>
    </w:p>
    <w:p w14:paraId="77474234">
      <w:pPr>
        <w:pStyle w:val="25"/>
      </w:pPr>
      <w:r>
        <w:drawing>
          <wp:inline distT="0" distB="0" distL="0" distR="0">
            <wp:extent cx="5274310" cy="640080"/>
            <wp:effectExtent l="19050" t="0" r="40640" b="0"/>
            <wp:docPr id="1979230092"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1" r:lo="rId412" r:qs="rId413" r:cs="rId414"/>
              </a:graphicData>
            </a:graphic>
          </wp:inline>
        </w:drawing>
      </w:r>
    </w:p>
    <w:p w14:paraId="03C3AB19">
      <w:pPr>
        <w:pStyle w:val="6"/>
        <w:numPr>
          <w:ilvl w:val="4"/>
          <w:numId w:val="0"/>
        </w:numPr>
      </w:pPr>
      <w:r>
        <w:rPr>
          <w:rFonts w:hint="eastAsia" w:eastAsia="宋体" w:cs="宋体"/>
        </w:rPr>
        <w:t xml:space="preserve">6.1.13.4.3  </w:t>
      </w:r>
      <w:r>
        <w:rPr>
          <w:rFonts w:hint="eastAsia"/>
        </w:rPr>
        <w:t>自动报告模板</w:t>
      </w:r>
    </w:p>
    <w:p w14:paraId="04878845">
      <w:pPr>
        <w:ind w:firstLine="480"/>
      </w:pPr>
      <w:r>
        <w:rPr>
          <w:rFonts w:hint="eastAsia"/>
        </w:rPr>
        <w:t>根据自动生成的报告内容，新建报告所需的数据底稿模板和报告模板。用户点击“自动报告”功能后，系统将根据新建的报告所需的数据底稿模板和报告模板从系统当年的内控测评数据中进行取数并生成相关内控测评报告。</w:t>
      </w:r>
    </w:p>
    <w:p w14:paraId="5E837CA8">
      <w:pPr>
        <w:ind w:firstLine="480"/>
      </w:pPr>
      <w:r>
        <w:rPr>
          <w:rFonts w:hint="eastAsia"/>
        </w:rPr>
        <w:t>自动报告模板内容包括：</w:t>
      </w:r>
    </w:p>
    <w:p w14:paraId="75521EB5">
      <w:pPr>
        <w:numPr>
          <w:ilvl w:val="0"/>
          <w:numId w:val="3"/>
        </w:numPr>
        <w:ind w:firstLine="480"/>
      </w:pPr>
      <w:r>
        <w:rPr>
          <w:rFonts w:hint="eastAsia"/>
        </w:rPr>
        <w:t>数据底稿模板：针对内控报告的内容设置各项数据的提取、计算逻辑。总共涉及约27张取数表格、1万余项取数字段。</w:t>
      </w:r>
    </w:p>
    <w:p w14:paraId="6A70F23F">
      <w:pPr>
        <w:pStyle w:val="25"/>
      </w:pPr>
      <w:r>
        <w:drawing>
          <wp:inline distT="0" distB="0" distL="0" distR="0">
            <wp:extent cx="5147310" cy="8863330"/>
            <wp:effectExtent l="9525" t="9525" r="15240" b="13970"/>
            <wp:docPr id="1859098383"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98383" name="图片 1" descr="表格&#10;&#10;描述已自动生成"/>
                    <pic:cNvPicPr>
                      <a:picLocks noChangeAspect="1"/>
                    </pic:cNvPicPr>
                  </pic:nvPicPr>
                  <pic:blipFill>
                    <a:blip r:embed="rId416"/>
                    <a:stretch>
                      <a:fillRect/>
                    </a:stretch>
                  </pic:blipFill>
                  <pic:spPr>
                    <a:xfrm>
                      <a:off x="0" y="0"/>
                      <a:ext cx="5147310" cy="8863330"/>
                    </a:xfrm>
                    <a:prstGeom prst="rect">
                      <a:avLst/>
                    </a:prstGeom>
                    <a:ln>
                      <a:solidFill>
                        <a:schemeClr val="bg1">
                          <a:lumMod val="85000"/>
                        </a:schemeClr>
                      </a:solidFill>
                    </a:ln>
                  </pic:spPr>
                </pic:pic>
              </a:graphicData>
            </a:graphic>
          </wp:inline>
        </w:drawing>
      </w:r>
    </w:p>
    <w:p w14:paraId="0A0A5BB1">
      <w:pPr>
        <w:ind w:firstLine="480"/>
      </w:pPr>
      <w:r>
        <w:rPr>
          <w:rFonts w:hint="eastAsia"/>
        </w:rPr>
        <w:t>2、报告模板：根据内控报告内容编辑各项内容取数逻辑、客观语句形成逻辑、数据表格等内容。涉及总体情况、重大/重要缺陷情况、一般缺陷情况、上年度整改情况等四大方面内容，包括约15张分析表格、1万多字。</w:t>
      </w:r>
    </w:p>
    <w:p w14:paraId="4A6C51FE">
      <w:pPr>
        <w:pStyle w:val="25"/>
      </w:pPr>
      <w:r>
        <w:drawing>
          <wp:inline distT="0" distB="0" distL="0" distR="0">
            <wp:extent cx="4900295" cy="7440930"/>
            <wp:effectExtent l="9525" t="9525" r="14605" b="17145"/>
            <wp:docPr id="1060669890" name="图片 1" descr="表格&#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69890" name="图片 1" descr="表格&#10;&#10;中度可信度描述已自动生成"/>
                    <pic:cNvPicPr>
                      <a:picLocks noChangeAspect="1"/>
                    </pic:cNvPicPr>
                  </pic:nvPicPr>
                  <pic:blipFill>
                    <a:blip r:embed="rId417"/>
                    <a:stretch>
                      <a:fillRect/>
                    </a:stretch>
                  </pic:blipFill>
                  <pic:spPr>
                    <a:xfrm>
                      <a:off x="0" y="0"/>
                      <a:ext cx="4905790" cy="7448460"/>
                    </a:xfrm>
                    <a:prstGeom prst="rect">
                      <a:avLst/>
                    </a:prstGeom>
                    <a:ln>
                      <a:solidFill>
                        <a:schemeClr val="bg1">
                          <a:lumMod val="85000"/>
                        </a:schemeClr>
                      </a:solidFill>
                    </a:ln>
                  </pic:spPr>
                </pic:pic>
              </a:graphicData>
            </a:graphic>
          </wp:inline>
        </w:drawing>
      </w:r>
    </w:p>
    <w:p w14:paraId="38925C0F">
      <w:pPr>
        <w:ind w:firstLine="480"/>
      </w:pPr>
    </w:p>
    <w:tbl>
      <w:tblPr>
        <w:tblStyle w:val="18"/>
        <w:tblW w:w="8265" w:type="dxa"/>
        <w:tblInd w:w="93" w:type="dxa"/>
        <w:tblLayout w:type="autofit"/>
        <w:tblCellMar>
          <w:top w:w="0" w:type="dxa"/>
          <w:left w:w="108" w:type="dxa"/>
          <w:bottom w:w="0" w:type="dxa"/>
          <w:right w:w="108" w:type="dxa"/>
        </w:tblCellMar>
      </w:tblPr>
      <w:tblGrid>
        <w:gridCol w:w="2115"/>
        <w:gridCol w:w="6150"/>
      </w:tblGrid>
      <w:tr w14:paraId="47AB448D">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61E27CAB">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48D5A86D">
            <w:pPr>
              <w:pStyle w:val="30"/>
            </w:pPr>
            <w:r>
              <w:t>NKCP_</w:t>
            </w:r>
            <w:r>
              <w:rPr>
                <w:rFonts w:hint="eastAsia"/>
              </w:rPr>
              <w:t>4</w:t>
            </w:r>
            <w:r>
              <w:t>_</w:t>
            </w:r>
            <w:r>
              <w:rPr>
                <w:rFonts w:hint="eastAsia"/>
              </w:rPr>
              <w:t>3</w:t>
            </w:r>
          </w:p>
        </w:tc>
      </w:tr>
      <w:tr w14:paraId="324FA44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0719EBB">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71E326AD">
            <w:pPr>
              <w:pStyle w:val="30"/>
            </w:pPr>
            <w:r>
              <w:rPr>
                <w:rFonts w:hint="eastAsia"/>
              </w:rPr>
              <w:t>国资委用户、系统管理员</w:t>
            </w:r>
            <w:r>
              <w:t xml:space="preserve"> </w:t>
            </w:r>
          </w:p>
        </w:tc>
      </w:tr>
      <w:tr w14:paraId="673C371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45DDAC9">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0F9F2431">
            <w:pPr>
              <w:pStyle w:val="30"/>
            </w:pPr>
            <w:r>
              <w:rPr>
                <w:rFonts w:hint="eastAsia"/>
              </w:rPr>
              <w:t>登入内部控制测评管理子系统，点击报告。</w:t>
            </w:r>
            <w:r>
              <w:t xml:space="preserve"> </w:t>
            </w:r>
          </w:p>
        </w:tc>
      </w:tr>
      <w:tr w14:paraId="0719F07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C1ACF58">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7B910FD9">
            <w:pPr>
              <w:pStyle w:val="30"/>
            </w:pPr>
            <w:r>
              <w:rPr>
                <w:rFonts w:hint="eastAsia"/>
              </w:rPr>
              <w:t>无</w:t>
            </w:r>
          </w:p>
        </w:tc>
      </w:tr>
      <w:tr w14:paraId="2E524B1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92AF028">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4F4BE9B9">
            <w:pPr>
              <w:pStyle w:val="30"/>
            </w:pPr>
            <w:r>
              <w:rPr>
                <w:rFonts w:hint="eastAsia"/>
              </w:rPr>
              <w:t>选中内控测评系统任务，点击报告，选择</w:t>
            </w:r>
            <w:bookmarkStart w:id="209" w:name="OLE_LINK169"/>
            <w:r>
              <w:rPr>
                <w:rFonts w:hint="eastAsia"/>
              </w:rPr>
              <w:t>自动报告模板</w:t>
            </w:r>
            <w:bookmarkEnd w:id="209"/>
          </w:p>
        </w:tc>
      </w:tr>
      <w:tr w14:paraId="012D475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617152F">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5E947A86">
            <w:pPr>
              <w:pStyle w:val="30"/>
            </w:pPr>
            <w:r>
              <w:rPr>
                <w:rFonts w:hint="eastAsia"/>
              </w:rPr>
              <w:t>自动报告模板</w:t>
            </w:r>
          </w:p>
        </w:tc>
      </w:tr>
      <w:tr w14:paraId="4C36F41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1169438">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1A410A5B">
            <w:pPr>
              <w:pStyle w:val="30"/>
            </w:pPr>
            <w:r>
              <w:rPr>
                <w:rFonts w:hint="eastAsia"/>
              </w:rPr>
              <w:t>正常显示自动报告模板</w:t>
            </w:r>
          </w:p>
        </w:tc>
      </w:tr>
      <w:tr w14:paraId="47BFA27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33FD912">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73776DE3">
            <w:pPr>
              <w:pStyle w:val="30"/>
            </w:pPr>
            <w:r>
              <w:rPr>
                <w:rFonts w:hint="eastAsia"/>
              </w:rPr>
              <w:t>未正常显示自动报告模板</w:t>
            </w:r>
          </w:p>
        </w:tc>
      </w:tr>
      <w:tr w14:paraId="29645EC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DC87298">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2DE0F003">
            <w:pPr>
              <w:pStyle w:val="30"/>
            </w:pPr>
            <w:r>
              <w:rPr>
                <w:rFonts w:hint="eastAsia"/>
              </w:rPr>
              <w:t>无</w:t>
            </w:r>
          </w:p>
        </w:tc>
      </w:tr>
    </w:tbl>
    <w:p w14:paraId="0A95FC20">
      <w:pPr>
        <w:ind w:firstLine="480"/>
      </w:pPr>
      <w:r>
        <w:rPr>
          <w:rFonts w:hint="eastAsia"/>
        </w:rPr>
        <w:t>业务流程：</w:t>
      </w:r>
    </w:p>
    <w:p w14:paraId="36F611B2">
      <w:pPr>
        <w:pStyle w:val="25"/>
      </w:pPr>
      <w:r>
        <w:drawing>
          <wp:inline distT="0" distB="0" distL="0" distR="0">
            <wp:extent cx="5274310" cy="640080"/>
            <wp:effectExtent l="19050" t="0" r="40640" b="0"/>
            <wp:docPr id="1912135902"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8" r:lo="rId419" r:qs="rId420" r:cs="rId421"/>
              </a:graphicData>
            </a:graphic>
          </wp:inline>
        </w:drawing>
      </w:r>
    </w:p>
    <w:p w14:paraId="1911AABD">
      <w:pPr>
        <w:pStyle w:val="6"/>
        <w:numPr>
          <w:ilvl w:val="4"/>
          <w:numId w:val="0"/>
        </w:numPr>
      </w:pPr>
      <w:r>
        <w:rPr>
          <w:rFonts w:hint="eastAsia" w:eastAsia="宋体" w:cs="宋体"/>
        </w:rPr>
        <w:t xml:space="preserve">6.1.13.4.4  </w:t>
      </w:r>
      <w:r>
        <w:rPr>
          <w:rFonts w:hint="eastAsia"/>
        </w:rPr>
        <w:t>报告生成</w:t>
      </w:r>
    </w:p>
    <w:p w14:paraId="55CFDCAA">
      <w:pPr>
        <w:ind w:firstLine="480"/>
      </w:pPr>
      <w:r>
        <w:rPr>
          <w:rFonts w:hint="eastAsia"/>
        </w:rPr>
        <w:t>根据预设的一系列灵活且智能的配置规则，用户可以轻松便捷地实现对全部数据集或者特定节点数据的报告生成与输出功能。这一过程充分考虑了用户多样化的分析需求和业务场景，允许用户根据实际需求自由定义报告的具体内容和格式，包括但不限于数据表格、图形可视化、关键指标提炼、趋势分析以及异常预警等，确保所生成的报告既能满足通用性要求，又能充分满足个性化的深度分析需要。</w:t>
      </w:r>
    </w:p>
    <w:p w14:paraId="225154F4">
      <w:pPr>
        <w:ind w:firstLine="480"/>
      </w:pPr>
      <w:r>
        <w:rPr>
          <w:rFonts w:hint="eastAsia"/>
        </w:rPr>
        <w:t>此外，该功能还特别支持对历史累积数据与实时流入数据的混合运用与深度挖掘，这意味着用户可以一次性获取包含历史趋势分析和实时动态变化在内的综合数据报告，从而使得提供的数据信息更为全面、准确且及时。</w:t>
      </w:r>
    </w:p>
    <w:p w14:paraId="2534DD66">
      <w:pPr>
        <w:pStyle w:val="25"/>
      </w:pPr>
      <w:r>
        <w:drawing>
          <wp:inline distT="0" distB="0" distL="0" distR="0">
            <wp:extent cx="5274310" cy="7449820"/>
            <wp:effectExtent l="9525" t="9525" r="12065" b="17780"/>
            <wp:docPr id="323405718"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05718" name="图片 1" descr="文本&#10;&#10;描述已自动生成"/>
                    <pic:cNvPicPr>
                      <a:picLocks noChangeAspect="1"/>
                    </pic:cNvPicPr>
                  </pic:nvPicPr>
                  <pic:blipFill>
                    <a:blip r:embed="rId423"/>
                    <a:stretch>
                      <a:fillRect/>
                    </a:stretch>
                  </pic:blipFill>
                  <pic:spPr>
                    <a:xfrm>
                      <a:off x="0" y="0"/>
                      <a:ext cx="5274310" cy="7449820"/>
                    </a:xfrm>
                    <a:prstGeom prst="rect">
                      <a:avLst/>
                    </a:prstGeom>
                    <a:ln>
                      <a:solidFill>
                        <a:schemeClr val="bg1">
                          <a:lumMod val="85000"/>
                        </a:schemeClr>
                      </a:solidFill>
                    </a:ln>
                  </pic:spPr>
                </pic:pic>
              </a:graphicData>
            </a:graphic>
          </wp:inline>
        </w:drawing>
      </w:r>
    </w:p>
    <w:p w14:paraId="781E53D7">
      <w:pPr>
        <w:pStyle w:val="25"/>
      </w:pPr>
      <w:r>
        <w:drawing>
          <wp:inline distT="0" distB="0" distL="0" distR="0">
            <wp:extent cx="5274310" cy="2699385"/>
            <wp:effectExtent l="9525" t="9525" r="12065" b="15240"/>
            <wp:docPr id="1982365956" name="图片 1"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65956" name="图片 1" descr="图形用户界面, 网站&#10;&#10;描述已自动生成"/>
                    <pic:cNvPicPr>
                      <a:picLocks noChangeAspect="1"/>
                    </pic:cNvPicPr>
                  </pic:nvPicPr>
                  <pic:blipFill>
                    <a:blip r:embed="rId424"/>
                    <a:stretch>
                      <a:fillRect/>
                    </a:stretch>
                  </pic:blipFill>
                  <pic:spPr>
                    <a:xfrm>
                      <a:off x="0" y="0"/>
                      <a:ext cx="5274310" cy="2699385"/>
                    </a:xfrm>
                    <a:prstGeom prst="rect">
                      <a:avLst/>
                    </a:prstGeom>
                    <a:ln>
                      <a:solidFill>
                        <a:schemeClr val="bg1">
                          <a:lumMod val="85000"/>
                        </a:schemeClr>
                      </a:solid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7A218DD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E834B61">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4DEF8DD9">
            <w:pPr>
              <w:pStyle w:val="30"/>
            </w:pPr>
            <w:r>
              <w:t>NKCP_</w:t>
            </w:r>
            <w:r>
              <w:rPr>
                <w:rFonts w:hint="eastAsia"/>
              </w:rPr>
              <w:t>4</w:t>
            </w:r>
            <w:r>
              <w:t>_</w:t>
            </w:r>
            <w:r>
              <w:rPr>
                <w:rFonts w:hint="eastAsia"/>
              </w:rPr>
              <w:t>4</w:t>
            </w:r>
          </w:p>
        </w:tc>
      </w:tr>
      <w:tr w14:paraId="5A0D675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44BE418">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1E7A6F52">
            <w:pPr>
              <w:pStyle w:val="30"/>
            </w:pPr>
            <w:r>
              <w:rPr>
                <w:rFonts w:hint="eastAsia"/>
              </w:rPr>
              <w:t>国资委用户、系统管理员</w:t>
            </w:r>
            <w:r>
              <w:t xml:space="preserve"> </w:t>
            </w:r>
          </w:p>
        </w:tc>
      </w:tr>
      <w:tr w14:paraId="4F016B6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F426A8B">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41FE2C97">
            <w:pPr>
              <w:pStyle w:val="30"/>
            </w:pPr>
            <w:r>
              <w:rPr>
                <w:rFonts w:hint="eastAsia"/>
              </w:rPr>
              <w:t>登入内部控制测评管理子系统，点击报告。</w:t>
            </w:r>
            <w:r>
              <w:t xml:space="preserve"> </w:t>
            </w:r>
          </w:p>
        </w:tc>
      </w:tr>
      <w:tr w14:paraId="40A24E7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4814FDE">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6FE1B324">
            <w:pPr>
              <w:pStyle w:val="30"/>
            </w:pPr>
            <w:r>
              <w:rPr>
                <w:rFonts w:hint="eastAsia"/>
              </w:rPr>
              <w:t>无</w:t>
            </w:r>
          </w:p>
        </w:tc>
      </w:tr>
      <w:tr w14:paraId="6AEB523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DA8CB60">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3F8EF8CB">
            <w:pPr>
              <w:pStyle w:val="30"/>
            </w:pPr>
            <w:r>
              <w:rPr>
                <w:rFonts w:hint="eastAsia"/>
              </w:rPr>
              <w:t>选中内控测评系统任务，点击报告，点击生成报告</w:t>
            </w:r>
          </w:p>
        </w:tc>
      </w:tr>
      <w:tr w14:paraId="033B607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0BD28D2">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53D3E66A">
            <w:pPr>
              <w:pStyle w:val="30"/>
            </w:pPr>
            <w:r>
              <w:rPr>
                <w:rFonts w:hint="eastAsia"/>
              </w:rPr>
              <w:t>内控测评分析报告</w:t>
            </w:r>
          </w:p>
        </w:tc>
      </w:tr>
      <w:tr w14:paraId="78B6BA2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7F003DB">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6DD0A780">
            <w:pPr>
              <w:pStyle w:val="30"/>
            </w:pPr>
            <w:r>
              <w:rPr>
                <w:rFonts w:hint="eastAsia"/>
              </w:rPr>
              <w:t>内控测评分析报告导出成功提示</w:t>
            </w:r>
          </w:p>
        </w:tc>
      </w:tr>
      <w:tr w14:paraId="5B3FEA6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51076A9">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33A4FB0D">
            <w:pPr>
              <w:pStyle w:val="30"/>
            </w:pPr>
            <w:r>
              <w:rPr>
                <w:rFonts w:hint="eastAsia"/>
              </w:rPr>
              <w:t>内控测评分析报告未导出成功提示</w:t>
            </w:r>
          </w:p>
        </w:tc>
      </w:tr>
      <w:tr w14:paraId="3F61E6F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E10529A">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133DA7FA">
            <w:pPr>
              <w:pStyle w:val="30"/>
            </w:pPr>
            <w:r>
              <w:rPr>
                <w:rFonts w:hint="eastAsia"/>
              </w:rPr>
              <w:t>无</w:t>
            </w:r>
          </w:p>
        </w:tc>
      </w:tr>
    </w:tbl>
    <w:p w14:paraId="29E6F7C3">
      <w:pPr>
        <w:ind w:firstLine="480"/>
      </w:pPr>
      <w:r>
        <w:rPr>
          <w:rFonts w:hint="eastAsia"/>
        </w:rPr>
        <w:t>业务流程：</w:t>
      </w:r>
    </w:p>
    <w:p w14:paraId="1CBBBFBF">
      <w:pPr>
        <w:pStyle w:val="25"/>
      </w:pPr>
      <w:r>
        <w:drawing>
          <wp:inline distT="0" distB="0" distL="0" distR="0">
            <wp:extent cx="5274310" cy="640080"/>
            <wp:effectExtent l="19050" t="0" r="40640" b="0"/>
            <wp:docPr id="1358365155"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5" r:lo="rId426" r:qs="rId427" r:cs="rId428"/>
              </a:graphicData>
            </a:graphic>
          </wp:inline>
        </w:drawing>
      </w:r>
    </w:p>
    <w:p w14:paraId="69B7B5EF">
      <w:pPr>
        <w:pStyle w:val="4"/>
        <w:numPr>
          <w:ilvl w:val="2"/>
          <w:numId w:val="0"/>
        </w:numPr>
      </w:pPr>
      <w:bookmarkStart w:id="210" w:name="_Toc6822"/>
      <w:r>
        <w:rPr>
          <w:rFonts w:hint="eastAsia" w:ascii="Times New Roman" w:hAnsi="Times New Roman" w:cs="宋体"/>
        </w:rPr>
        <w:t xml:space="preserve">6.1.14  </w:t>
      </w:r>
      <w:r>
        <w:rPr>
          <w:rFonts w:hint="eastAsia"/>
        </w:rPr>
        <w:t>企业服务大厅</w:t>
      </w:r>
      <w:bookmarkEnd w:id="210"/>
    </w:p>
    <w:p w14:paraId="47CB90D4">
      <w:pPr>
        <w:pStyle w:val="5"/>
        <w:numPr>
          <w:ilvl w:val="3"/>
          <w:numId w:val="0"/>
        </w:numPr>
      </w:pPr>
      <w:r>
        <w:rPr>
          <w:rFonts w:hint="eastAsia" w:cs="宋体"/>
        </w:rPr>
        <w:t xml:space="preserve">6.1.14.1  </w:t>
      </w:r>
      <w:r>
        <w:rPr>
          <w:rFonts w:hint="eastAsia"/>
        </w:rPr>
        <w:t>监管企业稳增长工作周报</w:t>
      </w:r>
    </w:p>
    <w:p w14:paraId="677FEA48">
      <w:pPr>
        <w:pStyle w:val="6"/>
        <w:numPr>
          <w:ilvl w:val="4"/>
          <w:numId w:val="0"/>
        </w:numPr>
      </w:pPr>
      <w:r>
        <w:rPr>
          <w:rFonts w:hint="eastAsia" w:eastAsia="宋体" w:cs="宋体"/>
        </w:rPr>
        <w:t xml:space="preserve">6.1.14.1.1  </w:t>
      </w:r>
      <w:r>
        <w:rPr>
          <w:rFonts w:hint="eastAsia"/>
        </w:rPr>
        <w:t>企业数据填报</w:t>
      </w:r>
    </w:p>
    <w:p w14:paraId="314BC11F">
      <w:pPr>
        <w:ind w:firstLine="480"/>
      </w:pPr>
      <w:r>
        <w:rPr>
          <w:rFonts w:hint="eastAsia"/>
        </w:rPr>
        <w:t>企业填报和流程审批，以及流程权限配置，建设等。按企业类型进行选择。工业，商业，证券业，金融业，保险业。根据实际进行动态调整。</w:t>
      </w:r>
    </w:p>
    <w:p w14:paraId="423C8A7E">
      <w:pPr>
        <w:pStyle w:val="6"/>
        <w:numPr>
          <w:ilvl w:val="4"/>
          <w:numId w:val="0"/>
        </w:numPr>
      </w:pPr>
      <w:r>
        <w:rPr>
          <w:rFonts w:hint="eastAsia" w:eastAsia="宋体" w:cs="宋体"/>
        </w:rPr>
        <w:t xml:space="preserve">6.1.14.1.2  </w:t>
      </w:r>
      <w:r>
        <w:rPr>
          <w:rFonts w:hint="eastAsia"/>
        </w:rPr>
        <w:t>流程流转功能</w:t>
      </w:r>
    </w:p>
    <w:p w14:paraId="2799E183">
      <w:pPr>
        <w:ind w:firstLine="480"/>
      </w:pPr>
      <w:r>
        <w:rPr>
          <w:rFonts w:hint="eastAsia"/>
        </w:rPr>
        <w:t>根据对应企业进行流转到不同的审核人。</w:t>
      </w:r>
    </w:p>
    <w:p w14:paraId="556D1AFB">
      <w:pPr>
        <w:pStyle w:val="6"/>
        <w:numPr>
          <w:ilvl w:val="4"/>
          <w:numId w:val="0"/>
        </w:numPr>
      </w:pPr>
      <w:r>
        <w:rPr>
          <w:rFonts w:hint="eastAsia" w:eastAsia="宋体" w:cs="宋体"/>
        </w:rPr>
        <w:t xml:space="preserve">6.1.14.1.3  </w:t>
      </w:r>
      <w:r>
        <w:rPr>
          <w:rFonts w:hint="eastAsia"/>
        </w:rPr>
        <w:t>批量计算</w:t>
      </w:r>
    </w:p>
    <w:p w14:paraId="55B0F875">
      <w:pPr>
        <w:ind w:firstLine="480"/>
      </w:pPr>
      <w:r>
        <w:rPr>
          <w:rFonts w:hint="eastAsia"/>
        </w:rPr>
        <w:t>对各行业企业数据进行批量计算功能，实时计算修改的数据</w:t>
      </w:r>
    </w:p>
    <w:p w14:paraId="01388237">
      <w:pPr>
        <w:pStyle w:val="6"/>
        <w:numPr>
          <w:ilvl w:val="4"/>
          <w:numId w:val="0"/>
        </w:numPr>
      </w:pPr>
      <w:r>
        <w:rPr>
          <w:rFonts w:hint="eastAsia" w:eastAsia="宋体" w:cs="宋体"/>
        </w:rPr>
        <w:t xml:space="preserve">6.1.14.1.4  </w:t>
      </w:r>
      <w:r>
        <w:rPr>
          <w:rFonts w:hint="eastAsia"/>
        </w:rPr>
        <w:t>审核状态实时更新</w:t>
      </w:r>
    </w:p>
    <w:p w14:paraId="6FE8260F">
      <w:pPr>
        <w:ind w:firstLine="480"/>
      </w:pPr>
      <w:r>
        <w:rPr>
          <w:rFonts w:hint="eastAsia"/>
        </w:rPr>
        <w:t>对企业审核状态进行实时更新，显示企业上报，退回修改，审核通过等状态</w:t>
      </w:r>
    </w:p>
    <w:p w14:paraId="3809027D">
      <w:pPr>
        <w:pStyle w:val="6"/>
        <w:numPr>
          <w:ilvl w:val="4"/>
          <w:numId w:val="0"/>
        </w:numPr>
      </w:pPr>
      <w:r>
        <w:rPr>
          <w:rFonts w:hint="eastAsia" w:eastAsia="宋体" w:cs="宋体"/>
        </w:rPr>
        <w:t xml:space="preserve">6.1.14.1.5  </w:t>
      </w:r>
      <w:r>
        <w:rPr>
          <w:rFonts w:hint="eastAsia"/>
        </w:rPr>
        <w:t>工业子企业数据导入功能</w:t>
      </w:r>
    </w:p>
    <w:p w14:paraId="4CB15026">
      <w:pPr>
        <w:ind w:firstLine="480"/>
      </w:pPr>
      <w:r>
        <w:rPr>
          <w:rFonts w:hint="eastAsia"/>
        </w:rPr>
        <w:t>数据导入模版开发，支持数据导入，导出。</w:t>
      </w:r>
    </w:p>
    <w:p w14:paraId="495C9A5F">
      <w:pPr>
        <w:pStyle w:val="6"/>
        <w:numPr>
          <w:ilvl w:val="4"/>
          <w:numId w:val="0"/>
        </w:numPr>
      </w:pPr>
      <w:r>
        <w:rPr>
          <w:rFonts w:hint="eastAsia" w:eastAsia="宋体" w:cs="宋体"/>
        </w:rPr>
        <w:t xml:space="preserve">6.1.14.1.6  </w:t>
      </w:r>
      <w:r>
        <w:rPr>
          <w:rFonts w:hint="eastAsia"/>
        </w:rPr>
        <w:t>工业子企业数据导出功能</w:t>
      </w:r>
    </w:p>
    <w:p w14:paraId="009AFCD1">
      <w:pPr>
        <w:ind w:firstLine="480"/>
      </w:pPr>
      <w:r>
        <w:rPr>
          <w:rFonts w:hint="eastAsia"/>
        </w:rPr>
        <w:t>对填入的数据，进行导出修改，删除操作</w:t>
      </w:r>
    </w:p>
    <w:p w14:paraId="54E18A48">
      <w:pPr>
        <w:pStyle w:val="6"/>
        <w:numPr>
          <w:ilvl w:val="4"/>
          <w:numId w:val="0"/>
        </w:numPr>
      </w:pPr>
      <w:r>
        <w:rPr>
          <w:rFonts w:hint="eastAsia" w:eastAsia="宋体" w:cs="宋体"/>
        </w:rPr>
        <w:t xml:space="preserve">6.1.14.1.7  </w:t>
      </w:r>
      <w:r>
        <w:rPr>
          <w:rFonts w:hint="eastAsia"/>
        </w:rPr>
        <w:t>企业上报情况</w:t>
      </w:r>
    </w:p>
    <w:p w14:paraId="6B82DA60">
      <w:pPr>
        <w:ind w:firstLine="480"/>
      </w:pPr>
      <w:r>
        <w:rPr>
          <w:rFonts w:hint="eastAsia"/>
        </w:rPr>
        <w:t>企业上报情况汇总统计查询关键数据信息，并且把查询到的信息导出为excel、PDF等格式。</w:t>
      </w:r>
    </w:p>
    <w:p w14:paraId="16008199">
      <w:pPr>
        <w:pStyle w:val="6"/>
        <w:numPr>
          <w:ilvl w:val="4"/>
          <w:numId w:val="0"/>
        </w:numPr>
      </w:pPr>
      <w:r>
        <w:rPr>
          <w:rFonts w:hint="eastAsia" w:eastAsia="宋体" w:cs="宋体"/>
        </w:rPr>
        <w:t xml:space="preserve">6.1.14.1.8  </w:t>
      </w:r>
      <w:r>
        <w:rPr>
          <w:rFonts w:hint="eastAsia"/>
        </w:rPr>
        <w:t>企业数据信息</w:t>
      </w:r>
    </w:p>
    <w:p w14:paraId="2C7893A3">
      <w:pPr>
        <w:ind w:firstLine="480"/>
      </w:pPr>
      <w:r>
        <w:rPr>
          <w:rFonts w:hint="eastAsia"/>
        </w:rPr>
        <w:t>企业数据信息汇总统计查询关键数据信息，并且把查询到的信息导出为excel、PDF等格式。</w:t>
      </w:r>
    </w:p>
    <w:p w14:paraId="28C4B1E0">
      <w:pPr>
        <w:pStyle w:val="6"/>
        <w:numPr>
          <w:ilvl w:val="4"/>
          <w:numId w:val="0"/>
        </w:numPr>
      </w:pPr>
      <w:r>
        <w:rPr>
          <w:rFonts w:hint="eastAsia" w:eastAsia="宋体" w:cs="宋体"/>
        </w:rPr>
        <w:t xml:space="preserve">6.1.14.1.9  </w:t>
      </w:r>
      <w:r>
        <w:rPr>
          <w:rFonts w:hint="eastAsia"/>
        </w:rPr>
        <w:t>企业基本情况</w:t>
      </w:r>
    </w:p>
    <w:p w14:paraId="1CE8BA2A">
      <w:pPr>
        <w:ind w:firstLine="480"/>
      </w:pPr>
      <w:r>
        <w:rPr>
          <w:rFonts w:hint="eastAsia"/>
        </w:rPr>
        <w:t>企业基本情况汇总统计查询关键数据信息，并且把查询到的信息导出为excel、PDF等格式。</w:t>
      </w:r>
    </w:p>
    <w:p w14:paraId="273AA44B">
      <w:pPr>
        <w:pStyle w:val="6"/>
        <w:numPr>
          <w:ilvl w:val="4"/>
          <w:numId w:val="0"/>
        </w:numPr>
      </w:pPr>
      <w:r>
        <w:rPr>
          <w:rFonts w:hint="eastAsia" w:eastAsia="宋体" w:cs="宋体"/>
        </w:rPr>
        <w:t xml:space="preserve">6.1.14.1.10  </w:t>
      </w:r>
      <w:r>
        <w:rPr>
          <w:rFonts w:hint="eastAsia"/>
        </w:rPr>
        <w:t>企业工业类型数据汇总</w:t>
      </w:r>
    </w:p>
    <w:p w14:paraId="0FBD8C38">
      <w:pPr>
        <w:ind w:firstLine="480"/>
      </w:pPr>
      <w:r>
        <w:rPr>
          <w:rFonts w:hint="eastAsia"/>
        </w:rPr>
        <w:t>企业工业类型数据汇总统计查询关键数据信息，并且把查询到的信息导出为excel、PDF等格式。</w:t>
      </w:r>
    </w:p>
    <w:p w14:paraId="75B8F1F1">
      <w:pPr>
        <w:pStyle w:val="6"/>
        <w:numPr>
          <w:ilvl w:val="4"/>
          <w:numId w:val="0"/>
        </w:numPr>
      </w:pPr>
      <w:r>
        <w:rPr>
          <w:rFonts w:hint="eastAsia" w:eastAsia="宋体" w:cs="宋体"/>
        </w:rPr>
        <w:t xml:space="preserve">6.1.14.1.11  </w:t>
      </w:r>
      <w:r>
        <w:rPr>
          <w:rFonts w:hint="eastAsia"/>
        </w:rPr>
        <w:t>企业商业类型数据汇总</w:t>
      </w:r>
    </w:p>
    <w:p w14:paraId="5326B431">
      <w:pPr>
        <w:ind w:firstLine="480"/>
      </w:pPr>
      <w:r>
        <w:rPr>
          <w:rFonts w:hint="eastAsia"/>
        </w:rPr>
        <w:t>企业商业类型数据汇总统计查询关键数据信息，并且把查询到的信息导出为excel、PDF等格式。</w:t>
      </w:r>
    </w:p>
    <w:p w14:paraId="0EDBAF91">
      <w:pPr>
        <w:pStyle w:val="6"/>
        <w:numPr>
          <w:ilvl w:val="4"/>
          <w:numId w:val="0"/>
        </w:numPr>
      </w:pPr>
      <w:r>
        <w:rPr>
          <w:rFonts w:hint="eastAsia" w:eastAsia="宋体" w:cs="宋体"/>
        </w:rPr>
        <w:t xml:space="preserve">6.1.14.1.12  </w:t>
      </w:r>
      <w:r>
        <w:rPr>
          <w:rFonts w:hint="eastAsia"/>
        </w:rPr>
        <w:t>企业银行业类型数据汇总</w:t>
      </w:r>
    </w:p>
    <w:p w14:paraId="1CEB1981">
      <w:pPr>
        <w:ind w:firstLine="480"/>
      </w:pPr>
      <w:r>
        <w:rPr>
          <w:rFonts w:hint="eastAsia"/>
        </w:rPr>
        <w:t>企业银行业类型数据汇总统计查询关键数据信息，并且把查询到的信息导出为excel、PDF等格式。</w:t>
      </w:r>
    </w:p>
    <w:p w14:paraId="023E3CD0">
      <w:pPr>
        <w:pStyle w:val="6"/>
        <w:numPr>
          <w:ilvl w:val="4"/>
          <w:numId w:val="0"/>
        </w:numPr>
      </w:pPr>
      <w:r>
        <w:rPr>
          <w:rFonts w:hint="eastAsia" w:eastAsia="宋体" w:cs="宋体"/>
        </w:rPr>
        <w:t xml:space="preserve">6.1.14.1.13  </w:t>
      </w:r>
      <w:r>
        <w:rPr>
          <w:rFonts w:hint="eastAsia"/>
        </w:rPr>
        <w:t>企业证券业类型数据汇总</w:t>
      </w:r>
    </w:p>
    <w:p w14:paraId="28AFADF6">
      <w:pPr>
        <w:ind w:firstLine="480"/>
      </w:pPr>
      <w:r>
        <w:rPr>
          <w:rFonts w:hint="eastAsia"/>
        </w:rPr>
        <w:t>企业证券业类型数据汇总统计查询关键数据信息，并且把查询到的信息导出为excel、PDF等格式。</w:t>
      </w:r>
    </w:p>
    <w:p w14:paraId="76B18B43">
      <w:pPr>
        <w:pStyle w:val="6"/>
        <w:numPr>
          <w:ilvl w:val="4"/>
          <w:numId w:val="0"/>
        </w:numPr>
      </w:pPr>
      <w:r>
        <w:rPr>
          <w:rFonts w:hint="eastAsia" w:eastAsia="宋体" w:cs="宋体"/>
        </w:rPr>
        <w:t xml:space="preserve">6.1.14.1.14  </w:t>
      </w:r>
      <w:r>
        <w:rPr>
          <w:rFonts w:hint="eastAsia"/>
        </w:rPr>
        <w:t>企业保险业类型数据汇总</w:t>
      </w:r>
    </w:p>
    <w:p w14:paraId="14387278">
      <w:pPr>
        <w:ind w:firstLine="480"/>
      </w:pPr>
      <w:r>
        <w:rPr>
          <w:rFonts w:hint="eastAsia"/>
        </w:rPr>
        <w:t>企业保险业类型数据汇总统计查询关键数据信息，并且把查询到的信息导出为excel、PDF等格式。</w:t>
      </w:r>
    </w:p>
    <w:p w14:paraId="548C1313">
      <w:pPr>
        <w:pStyle w:val="6"/>
        <w:numPr>
          <w:ilvl w:val="4"/>
          <w:numId w:val="0"/>
        </w:numPr>
      </w:pPr>
      <w:r>
        <w:rPr>
          <w:rFonts w:hint="eastAsia" w:eastAsia="宋体" w:cs="宋体"/>
        </w:rPr>
        <w:t xml:space="preserve">6.1.14.1.15  </w:t>
      </w:r>
      <w:r>
        <w:rPr>
          <w:rFonts w:hint="eastAsia"/>
        </w:rPr>
        <w:t>企业工业子企业数据汇总</w:t>
      </w:r>
    </w:p>
    <w:p w14:paraId="1CC4A38F">
      <w:pPr>
        <w:ind w:firstLine="480"/>
      </w:pPr>
      <w:r>
        <w:rPr>
          <w:rFonts w:hint="eastAsia"/>
        </w:rPr>
        <w:t>企业工业子企业数据汇总统计查询关键数据信息，并且把查询到的信息导出为excel、PDF等格式。</w:t>
      </w:r>
    </w:p>
    <w:p w14:paraId="3EC36EC1">
      <w:pPr>
        <w:pStyle w:val="5"/>
        <w:numPr>
          <w:ilvl w:val="3"/>
          <w:numId w:val="0"/>
        </w:numPr>
      </w:pPr>
      <w:r>
        <w:rPr>
          <w:rFonts w:hint="eastAsia" w:cs="宋体"/>
        </w:rPr>
        <w:t xml:space="preserve">6.1.14.2  </w:t>
      </w:r>
      <w:r>
        <w:rPr>
          <w:rFonts w:hint="eastAsia"/>
        </w:rPr>
        <w:t>党员教育初步排摸</w:t>
      </w:r>
    </w:p>
    <w:p w14:paraId="6A7CB8BA">
      <w:pPr>
        <w:pStyle w:val="6"/>
        <w:numPr>
          <w:ilvl w:val="4"/>
          <w:numId w:val="0"/>
        </w:numPr>
      </w:pPr>
      <w:r>
        <w:rPr>
          <w:rFonts w:hint="eastAsia" w:eastAsia="宋体" w:cs="宋体"/>
        </w:rPr>
        <w:t xml:space="preserve">6.1.14.2.1  </w:t>
      </w:r>
      <w:r>
        <w:rPr>
          <w:rFonts w:hint="eastAsia"/>
        </w:rPr>
        <w:t>党员教育初步排摸填报</w:t>
      </w:r>
    </w:p>
    <w:p w14:paraId="4DC7B6DF">
      <w:pPr>
        <w:pStyle w:val="7"/>
        <w:numPr>
          <w:ilvl w:val="5"/>
          <w:numId w:val="0"/>
        </w:numPr>
      </w:pPr>
      <w:r>
        <w:rPr>
          <w:rFonts w:hint="eastAsia" w:ascii="Times New Roman" w:hAnsi="Times New Roman" w:cs="宋体"/>
        </w:rPr>
        <w:t xml:space="preserve">6.1.14.2.1.1  </w:t>
      </w:r>
      <w:r>
        <w:rPr>
          <w:rFonts w:hint="eastAsia"/>
        </w:rPr>
        <w:t>审批及权限</w:t>
      </w:r>
    </w:p>
    <w:p w14:paraId="01BF7A28">
      <w:pPr>
        <w:ind w:firstLine="480"/>
      </w:pPr>
      <w:r>
        <w:rPr>
          <w:rFonts w:hint="eastAsia"/>
        </w:rPr>
        <w:t>企业集团对党员教育初步排摸数据的填报和流程审批，以及权限配置等。</w:t>
      </w:r>
    </w:p>
    <w:p w14:paraId="29BE0EA6">
      <w:pPr>
        <w:pStyle w:val="7"/>
        <w:numPr>
          <w:ilvl w:val="5"/>
          <w:numId w:val="0"/>
        </w:numPr>
      </w:pPr>
      <w:r>
        <w:rPr>
          <w:rFonts w:hint="eastAsia" w:ascii="Times New Roman" w:hAnsi="Times New Roman" w:cs="宋体"/>
        </w:rPr>
        <w:t xml:space="preserve">6.1.14.2.1.2  </w:t>
      </w:r>
      <w:r>
        <w:rPr>
          <w:rFonts w:hint="eastAsia"/>
        </w:rPr>
        <w:t>数据导入功能</w:t>
      </w:r>
    </w:p>
    <w:p w14:paraId="7B44C008">
      <w:pPr>
        <w:ind w:firstLine="480"/>
      </w:pPr>
      <w:r>
        <w:rPr>
          <w:rFonts w:hint="eastAsia"/>
        </w:rPr>
        <w:t>党员教育初步排摸填报数据导入功能。</w:t>
      </w:r>
    </w:p>
    <w:p w14:paraId="1787FFED">
      <w:pPr>
        <w:pStyle w:val="7"/>
        <w:numPr>
          <w:ilvl w:val="5"/>
          <w:numId w:val="0"/>
        </w:numPr>
      </w:pPr>
      <w:r>
        <w:rPr>
          <w:rFonts w:hint="eastAsia" w:ascii="Times New Roman" w:hAnsi="Times New Roman" w:cs="宋体"/>
        </w:rPr>
        <w:t xml:space="preserve">6.1.14.2.1.3  </w:t>
      </w:r>
      <w:r>
        <w:rPr>
          <w:rFonts w:hint="eastAsia"/>
        </w:rPr>
        <w:t>数据导出功能</w:t>
      </w:r>
    </w:p>
    <w:p w14:paraId="5771D4E1">
      <w:pPr>
        <w:ind w:firstLine="480"/>
      </w:pPr>
      <w:r>
        <w:rPr>
          <w:rFonts w:hint="eastAsia"/>
        </w:rPr>
        <w:t>对填入的数据，进行导出修改，删除操作。</w:t>
      </w:r>
    </w:p>
    <w:p w14:paraId="450094E7">
      <w:pPr>
        <w:pStyle w:val="6"/>
        <w:numPr>
          <w:ilvl w:val="4"/>
          <w:numId w:val="0"/>
        </w:numPr>
      </w:pPr>
      <w:r>
        <w:rPr>
          <w:rFonts w:hint="eastAsia" w:eastAsia="宋体" w:cs="宋体"/>
        </w:rPr>
        <w:t xml:space="preserve">6.1.14.2.2  </w:t>
      </w:r>
      <w:r>
        <w:rPr>
          <w:rFonts w:hint="eastAsia"/>
        </w:rPr>
        <w:t>市国资系统党员教育点位排摸填报</w:t>
      </w:r>
    </w:p>
    <w:p w14:paraId="425D419A">
      <w:pPr>
        <w:pStyle w:val="7"/>
        <w:numPr>
          <w:ilvl w:val="5"/>
          <w:numId w:val="0"/>
        </w:numPr>
      </w:pPr>
      <w:r>
        <w:rPr>
          <w:rFonts w:hint="eastAsia" w:ascii="Times New Roman" w:hAnsi="Times New Roman" w:cs="宋体"/>
        </w:rPr>
        <w:t xml:space="preserve">6.1.14.2.2.1  </w:t>
      </w:r>
      <w:r>
        <w:rPr>
          <w:rFonts w:hint="eastAsia"/>
        </w:rPr>
        <w:t>审批及权限</w:t>
      </w:r>
    </w:p>
    <w:p w14:paraId="0EAA8910">
      <w:pPr>
        <w:ind w:firstLine="480"/>
      </w:pPr>
      <w:r>
        <w:rPr>
          <w:rFonts w:hint="eastAsia"/>
        </w:rPr>
        <w:t>企业集团对市国资系统党员教育点位排摸数据的填报和流程审批，以及权限配置等。</w:t>
      </w:r>
    </w:p>
    <w:p w14:paraId="3F58F5AB">
      <w:pPr>
        <w:pStyle w:val="7"/>
        <w:numPr>
          <w:ilvl w:val="5"/>
          <w:numId w:val="0"/>
        </w:numPr>
      </w:pPr>
      <w:r>
        <w:rPr>
          <w:rFonts w:hint="eastAsia" w:ascii="Times New Roman" w:hAnsi="Times New Roman" w:cs="宋体"/>
        </w:rPr>
        <w:t xml:space="preserve">6.1.14.2.2.2  </w:t>
      </w:r>
      <w:r>
        <w:rPr>
          <w:rFonts w:hint="eastAsia"/>
        </w:rPr>
        <w:t>数据导入功能</w:t>
      </w:r>
    </w:p>
    <w:p w14:paraId="52D56634">
      <w:pPr>
        <w:ind w:firstLine="480"/>
      </w:pPr>
      <w:r>
        <w:rPr>
          <w:rFonts w:hint="eastAsia"/>
        </w:rPr>
        <w:t>市国资系统党员教育点位排摸—数据导入功能</w:t>
      </w:r>
    </w:p>
    <w:p w14:paraId="5FBEC4DC">
      <w:pPr>
        <w:pStyle w:val="7"/>
        <w:numPr>
          <w:ilvl w:val="5"/>
          <w:numId w:val="0"/>
        </w:numPr>
      </w:pPr>
      <w:r>
        <w:rPr>
          <w:rFonts w:hint="eastAsia" w:ascii="Times New Roman" w:hAnsi="Times New Roman" w:cs="宋体"/>
        </w:rPr>
        <w:t xml:space="preserve">6.1.14.2.2.3  </w:t>
      </w:r>
      <w:r>
        <w:rPr>
          <w:rFonts w:hint="eastAsia"/>
        </w:rPr>
        <w:t>数据导出功能</w:t>
      </w:r>
    </w:p>
    <w:p w14:paraId="3493224F">
      <w:pPr>
        <w:ind w:firstLine="480"/>
      </w:pPr>
      <w:r>
        <w:rPr>
          <w:rFonts w:hint="eastAsia"/>
        </w:rPr>
        <w:t>市国资系统党员教育点位排摸—数据导出功能</w:t>
      </w:r>
    </w:p>
    <w:p w14:paraId="0B980A3E">
      <w:pPr>
        <w:pStyle w:val="6"/>
        <w:numPr>
          <w:ilvl w:val="4"/>
          <w:numId w:val="0"/>
        </w:numPr>
      </w:pPr>
      <w:r>
        <w:rPr>
          <w:rFonts w:hint="eastAsia" w:eastAsia="宋体" w:cs="宋体"/>
        </w:rPr>
        <w:t xml:space="preserve">6.1.14.2.3  </w:t>
      </w:r>
      <w:r>
        <w:rPr>
          <w:rFonts w:hint="eastAsia"/>
        </w:rPr>
        <w:t>集团汇总表</w:t>
      </w:r>
    </w:p>
    <w:p w14:paraId="62CDA252">
      <w:pPr>
        <w:ind w:firstLine="480"/>
      </w:pPr>
      <w:r>
        <w:rPr>
          <w:rFonts w:hint="eastAsia"/>
        </w:rPr>
        <w:t>集团汇总表数据汇总统计查询关键数据信息，并且把查询到的信息导出为excel、PDF等格式。</w:t>
      </w:r>
    </w:p>
    <w:p w14:paraId="05D90DAB">
      <w:pPr>
        <w:pStyle w:val="6"/>
        <w:numPr>
          <w:ilvl w:val="4"/>
          <w:numId w:val="0"/>
        </w:numPr>
      </w:pPr>
      <w:r>
        <w:rPr>
          <w:rFonts w:hint="eastAsia" w:eastAsia="宋体" w:cs="宋体"/>
        </w:rPr>
        <w:t xml:space="preserve">6.1.14.2.4  </w:t>
      </w:r>
      <w:r>
        <w:rPr>
          <w:rFonts w:hint="eastAsia"/>
        </w:rPr>
        <w:t>集团企业明细信息表</w:t>
      </w:r>
    </w:p>
    <w:p w14:paraId="72EDFF7B">
      <w:pPr>
        <w:ind w:firstLine="480"/>
      </w:pPr>
      <w:r>
        <w:rPr>
          <w:rFonts w:hint="eastAsia"/>
        </w:rPr>
        <w:t>集团企业明细信息表数据汇总统计查询关键数据信息，并且把查询到的信息导出为excel、PDF等格式。</w:t>
      </w:r>
    </w:p>
    <w:p w14:paraId="2F6F11E3">
      <w:pPr>
        <w:pStyle w:val="6"/>
        <w:numPr>
          <w:ilvl w:val="4"/>
          <w:numId w:val="0"/>
        </w:numPr>
      </w:pPr>
      <w:r>
        <w:rPr>
          <w:rFonts w:hint="eastAsia" w:eastAsia="宋体" w:cs="宋体"/>
        </w:rPr>
        <w:t xml:space="preserve">6.1.14.2.5  </w:t>
      </w:r>
      <w:r>
        <w:rPr>
          <w:rFonts w:hint="eastAsia"/>
        </w:rPr>
        <w:t>市国资系统党员教育点位排摸</w:t>
      </w:r>
    </w:p>
    <w:p w14:paraId="530E0336">
      <w:pPr>
        <w:ind w:firstLine="480"/>
      </w:pPr>
      <w:r>
        <w:rPr>
          <w:rFonts w:hint="eastAsia"/>
        </w:rPr>
        <w:t>市国资系统党员教育点位排摸数据汇总统计查询关键数据信息，并且把查询到的信息导出为excel、PDF等格式。</w:t>
      </w:r>
    </w:p>
    <w:p w14:paraId="5B9E0EF9">
      <w:pPr>
        <w:pStyle w:val="4"/>
        <w:numPr>
          <w:ilvl w:val="2"/>
          <w:numId w:val="0"/>
        </w:numPr>
      </w:pPr>
      <w:bookmarkStart w:id="211" w:name="_Toc9006"/>
      <w:r>
        <w:rPr>
          <w:rFonts w:hint="eastAsia" w:ascii="Times New Roman" w:hAnsi="Times New Roman" w:cs="宋体"/>
        </w:rPr>
        <w:t xml:space="preserve">6.1.15  </w:t>
      </w:r>
      <w:r>
        <w:rPr>
          <w:rFonts w:hint="eastAsia"/>
        </w:rPr>
        <w:t>全面风险预警子系统（宣传部功能模块）</w:t>
      </w:r>
      <w:bookmarkEnd w:id="211"/>
    </w:p>
    <w:p w14:paraId="59B156EC">
      <w:pPr>
        <w:pStyle w:val="5"/>
        <w:numPr>
          <w:ilvl w:val="3"/>
          <w:numId w:val="0"/>
        </w:numPr>
      </w:pPr>
      <w:r>
        <w:rPr>
          <w:rFonts w:hint="eastAsia" w:cs="宋体"/>
        </w:rPr>
        <w:t xml:space="preserve">6.1.15.1  </w:t>
      </w:r>
      <w:r>
        <w:rPr>
          <w:rFonts w:hint="eastAsia"/>
        </w:rPr>
        <w:t>宣传部预警内容看板模块</w:t>
      </w:r>
    </w:p>
    <w:p w14:paraId="03608E3B">
      <w:pPr>
        <w:ind w:firstLine="480"/>
      </w:pPr>
      <w:r>
        <w:rPr>
          <w:rFonts w:hint="eastAsia"/>
        </w:rPr>
        <w:t>全面风险预警内容看板模块 “宣传部总览”展示和“分领域概览”等模块。</w:t>
      </w:r>
    </w:p>
    <w:p w14:paraId="2A3D0F87">
      <w:pPr>
        <w:ind w:firstLine="480"/>
      </w:pPr>
      <w:r>
        <w:rPr>
          <w:rFonts w:hint="eastAsia"/>
        </w:rPr>
        <w:t>“宣传部总览”展示包括宣传部层级和集团层级的风险情况展示。每个层级均包括总览和详情页面，并且用户可以根据需要查看的维度选择按年查看或按月查看进入相应的界面。</w:t>
      </w:r>
    </w:p>
    <w:p w14:paraId="03897A53">
      <w:pPr>
        <w:ind w:firstLine="480"/>
      </w:pPr>
      <w:r>
        <w:rPr>
          <w:rFonts w:hint="eastAsia"/>
        </w:rPr>
        <w:t>“分领域概览”展示主要包括：主业风险、资金风险、公司治理风险的风险情况展示。</w:t>
      </w:r>
    </w:p>
    <w:p w14:paraId="4C26722E">
      <w:pPr>
        <w:pStyle w:val="6"/>
        <w:numPr>
          <w:ilvl w:val="4"/>
          <w:numId w:val="0"/>
        </w:numPr>
      </w:pPr>
      <w:r>
        <w:rPr>
          <w:rFonts w:hint="eastAsia" w:eastAsia="宋体" w:cs="宋体"/>
        </w:rPr>
        <w:t xml:space="preserve">6.1.15.1.1  </w:t>
      </w:r>
      <w:r>
        <w:rPr>
          <w:rFonts w:hint="eastAsia"/>
        </w:rPr>
        <w:t>风险预警综合评级</w:t>
      </w:r>
    </w:p>
    <w:p w14:paraId="79F7391B">
      <w:pPr>
        <w:ind w:firstLine="480"/>
      </w:pPr>
      <w:r>
        <w:rPr>
          <w:rFonts w:hint="eastAsia"/>
        </w:rPr>
        <w:t>根据企业风险亮灯（红灯）情况，对相应指标的风险程度进行评级。该评级需要定义一套基于不同风险水平划分的风险评级体系，分为低风险、中风险和高风险等级。风险评估方法包括定量分析、定性判断、统计算法等，根据指标的性质和可获得的数据进行选择，并结合专业知识和经验进行综合判断。</w:t>
      </w:r>
    </w:p>
    <w:p w14:paraId="1C56BE51">
      <w:pPr>
        <w:ind w:firstLine="480"/>
      </w:pPr>
      <w:r>
        <w:rPr>
          <w:rFonts w:hint="eastAsia"/>
        </w:rPr>
        <w:t>资金风险综合R值通过债务违约模型评分和企业资产负债率进行计算，由低到高分为1、2、3级，整体评价监管企业债务违约、现金流断裂等债务风险；发展风险综合R值通过毛利率、净资产收益率、总资产报酬率、营收收入增长率等指标进行计算，由低到高分为1、2、3级，整体评价监管企业盈利能力、发展水平等经营风险。</w:t>
      </w:r>
    </w:p>
    <w:p w14:paraId="46CFE67E">
      <w:pPr>
        <w:ind w:firstLine="480"/>
      </w:pPr>
      <w:r>
        <w:rPr>
          <w:rFonts w:hint="eastAsia"/>
        </w:rPr>
        <w:t>其中资金领域参考债券评级，对“生死存亡” 、“经营不善”等风险开展综合R值计量，并基于计算结果对集团及重点子企业的风险进行评级。风险级别为3级的企业可能出现资金链断裂、资不抵债等风险；风险级别为2级的企业可能在业务发展、盈利能力等方面出现经营不善的情况。</w:t>
      </w:r>
    </w:p>
    <w:p w14:paraId="30CA4B0A">
      <w:pPr>
        <w:ind w:firstLine="0" w:firstLineChars="0"/>
        <w:jc w:val="center"/>
      </w:pPr>
      <w:r>
        <w:rPr>
          <w:rFonts w:hint="eastAsia" w:ascii="宋体" w:hAnsi="宋体" w:cs="宋体"/>
        </w:rPr>
        <w:drawing>
          <wp:inline distT="0" distB="0" distL="0" distR="0">
            <wp:extent cx="4319905" cy="2154555"/>
            <wp:effectExtent l="9525" t="9525" r="13970" b="17145"/>
            <wp:docPr id="1863102592" name="图片 1863102592"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592" name="图片 1863102592" descr="图片包含 表格&#10;&#10;描述已自动生成"/>
                    <pic:cNvPicPr>
                      <a:picLocks noChangeAspect="1"/>
                    </pic:cNvPicPr>
                  </pic:nvPicPr>
                  <pic:blipFill>
                    <a:blip r:embed="rId430"/>
                    <a:stretch>
                      <a:fillRect/>
                    </a:stretch>
                  </pic:blipFill>
                  <pic:spPr>
                    <a:xfrm>
                      <a:off x="0" y="0"/>
                      <a:ext cx="4320000" cy="2154799"/>
                    </a:xfrm>
                    <a:prstGeom prst="rect">
                      <a:avLst/>
                    </a:prstGeom>
                    <a:ln>
                      <a:solidFill>
                        <a:schemeClr val="bg1">
                          <a:lumMod val="50000"/>
                        </a:schemeClr>
                      </a:solidFill>
                    </a:ln>
                  </pic:spPr>
                </pic:pic>
              </a:graphicData>
            </a:graphic>
          </wp:inline>
        </w:drawing>
      </w:r>
    </w:p>
    <w:tbl>
      <w:tblPr>
        <w:tblStyle w:val="18"/>
        <w:tblW w:w="826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6150"/>
      </w:tblGrid>
      <w:tr w14:paraId="1AB44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5BAD7B40">
            <w:pPr>
              <w:pStyle w:val="30"/>
            </w:pPr>
            <w:r>
              <w:t>编号</w:t>
            </w:r>
          </w:p>
        </w:tc>
        <w:tc>
          <w:tcPr>
            <w:tcW w:w="6150" w:type="dxa"/>
            <w:vAlign w:val="center"/>
          </w:tcPr>
          <w:p w14:paraId="295E1E11">
            <w:pPr>
              <w:pStyle w:val="30"/>
            </w:pPr>
            <w:r>
              <w:t>XCBYJ_1_1</w:t>
            </w:r>
          </w:p>
        </w:tc>
      </w:tr>
      <w:tr w14:paraId="487F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1288EE3">
            <w:pPr>
              <w:pStyle w:val="30"/>
            </w:pPr>
            <w:r>
              <w:t>角色</w:t>
            </w:r>
          </w:p>
        </w:tc>
        <w:tc>
          <w:tcPr>
            <w:tcW w:w="6150" w:type="dxa"/>
            <w:vAlign w:val="center"/>
          </w:tcPr>
          <w:p w14:paraId="5BFE5E93">
            <w:pPr>
              <w:pStyle w:val="30"/>
            </w:pPr>
            <w:r>
              <w:t>宣传部用户、系统管理员</w:t>
            </w:r>
          </w:p>
        </w:tc>
      </w:tr>
      <w:tr w14:paraId="1A68A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4CE97FD3">
            <w:pPr>
              <w:pStyle w:val="30"/>
            </w:pPr>
            <w:r>
              <w:t>前置条件</w:t>
            </w:r>
          </w:p>
        </w:tc>
        <w:tc>
          <w:tcPr>
            <w:tcW w:w="6150" w:type="dxa"/>
            <w:vAlign w:val="center"/>
          </w:tcPr>
          <w:p w14:paraId="34D99653">
            <w:pPr>
              <w:pStyle w:val="30"/>
            </w:pPr>
            <w:r>
              <w:t>登入</w:t>
            </w:r>
            <w:r>
              <w:rPr>
                <w:rFonts w:hint="eastAsia"/>
              </w:rPr>
              <w:t>全面风险预警子系统（宣传部功能模块）</w:t>
            </w:r>
            <w:r>
              <w:t>，点击风险预警</w:t>
            </w:r>
          </w:p>
        </w:tc>
      </w:tr>
      <w:tr w14:paraId="08F1E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3C831E59">
            <w:pPr>
              <w:pStyle w:val="30"/>
            </w:pPr>
            <w:r>
              <w:t>后置条件</w:t>
            </w:r>
          </w:p>
        </w:tc>
        <w:tc>
          <w:tcPr>
            <w:tcW w:w="6150" w:type="dxa"/>
            <w:vAlign w:val="center"/>
          </w:tcPr>
          <w:p w14:paraId="0D301713">
            <w:pPr>
              <w:pStyle w:val="30"/>
            </w:pPr>
            <w:r>
              <w:t>无</w:t>
            </w:r>
          </w:p>
        </w:tc>
      </w:tr>
      <w:tr w14:paraId="088C3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4315681C">
            <w:pPr>
              <w:pStyle w:val="30"/>
            </w:pPr>
            <w:r>
              <w:t>输入</w:t>
            </w:r>
          </w:p>
        </w:tc>
        <w:tc>
          <w:tcPr>
            <w:tcW w:w="6150" w:type="dxa"/>
            <w:vAlign w:val="center"/>
          </w:tcPr>
          <w:p w14:paraId="2747CCE5">
            <w:pPr>
              <w:pStyle w:val="30"/>
            </w:pPr>
            <w:r>
              <w:t>点击风险评级按钮</w:t>
            </w:r>
          </w:p>
        </w:tc>
      </w:tr>
      <w:tr w14:paraId="6C75A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05DBEE9F">
            <w:pPr>
              <w:pStyle w:val="30"/>
            </w:pPr>
            <w:r>
              <w:t>输出</w:t>
            </w:r>
          </w:p>
        </w:tc>
        <w:tc>
          <w:tcPr>
            <w:tcW w:w="6150" w:type="dxa"/>
            <w:vAlign w:val="center"/>
          </w:tcPr>
          <w:p w14:paraId="615DF465">
            <w:pPr>
              <w:pStyle w:val="30"/>
            </w:pPr>
            <w:r>
              <w:t>企业风险评级及说明</w:t>
            </w:r>
          </w:p>
        </w:tc>
      </w:tr>
      <w:tr w14:paraId="5EF33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79A49BAB">
            <w:pPr>
              <w:pStyle w:val="30"/>
            </w:pPr>
            <w:r>
              <w:t>正常流</w:t>
            </w:r>
          </w:p>
        </w:tc>
        <w:tc>
          <w:tcPr>
            <w:tcW w:w="6150" w:type="dxa"/>
            <w:vAlign w:val="center"/>
          </w:tcPr>
          <w:p w14:paraId="3AF4DDF1">
            <w:pPr>
              <w:pStyle w:val="30"/>
            </w:pPr>
            <w:r>
              <w:t>页面弹出说明浮窗</w:t>
            </w:r>
          </w:p>
        </w:tc>
      </w:tr>
      <w:tr w14:paraId="2BFF3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32F4A548">
            <w:pPr>
              <w:pStyle w:val="30"/>
            </w:pPr>
            <w:r>
              <w:t>异常流</w:t>
            </w:r>
          </w:p>
        </w:tc>
        <w:tc>
          <w:tcPr>
            <w:tcW w:w="6150" w:type="dxa"/>
            <w:vAlign w:val="center"/>
          </w:tcPr>
          <w:p w14:paraId="6E757B11">
            <w:pPr>
              <w:pStyle w:val="30"/>
            </w:pPr>
            <w:r>
              <w:t>页面未弹出动态详情表格或弹出后无数据</w:t>
            </w:r>
          </w:p>
        </w:tc>
      </w:tr>
      <w:tr w14:paraId="2F427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793CADEB">
            <w:pPr>
              <w:pStyle w:val="30"/>
            </w:pPr>
            <w:r>
              <w:t>特殊需求</w:t>
            </w:r>
          </w:p>
        </w:tc>
        <w:tc>
          <w:tcPr>
            <w:tcW w:w="6150" w:type="dxa"/>
            <w:vAlign w:val="center"/>
          </w:tcPr>
          <w:p w14:paraId="27E8F66D">
            <w:pPr>
              <w:pStyle w:val="30"/>
            </w:pPr>
            <w:r>
              <w:t>无</w:t>
            </w:r>
          </w:p>
        </w:tc>
      </w:tr>
    </w:tbl>
    <w:p w14:paraId="23C37B32">
      <w:pPr>
        <w:pStyle w:val="6"/>
        <w:numPr>
          <w:ilvl w:val="4"/>
          <w:numId w:val="0"/>
        </w:numPr>
      </w:pPr>
      <w:r>
        <w:rPr>
          <w:rFonts w:hint="eastAsia" w:eastAsia="宋体" w:cs="宋体"/>
        </w:rPr>
        <w:t xml:space="preserve">6.1.15.1.2  </w:t>
      </w:r>
      <w:r>
        <w:rPr>
          <w:rFonts w:hint="eastAsia"/>
        </w:rPr>
        <w:t>宣传部总览-综合R值年度看板</w:t>
      </w:r>
    </w:p>
    <w:p w14:paraId="1D59E37D">
      <w:pPr>
        <w:ind w:firstLine="480"/>
      </w:pPr>
      <w:r>
        <w:rPr>
          <w:rFonts w:hint="eastAsia"/>
        </w:rPr>
        <w:t>对宣传部整体及下属企业风险情况进行梳理、运算、整合，并以年度为单位制作宣传部总览-综合R值预警看板，来展现宣传部整体在资金领域的风险R值及其变化趋势、风险评级等内容。该看板主要包括年度综合R值趋势模块、年度综合R值指标亮灯模块、年度综合R值分析模块。该看板数据来源主要为国资委财务决算系统。</w:t>
      </w:r>
    </w:p>
    <w:p w14:paraId="1C790057">
      <w:pPr>
        <w:ind w:firstLine="480"/>
      </w:pPr>
      <w:r>
        <w:rPr>
          <w:rFonts w:hint="eastAsia"/>
        </w:rPr>
        <w:t>年度综合R值趋势模块主要显示宣传部整体在所选年度的综合R值结果以及较上年的变化程度，并且用户还可在对应的折线图中对近3年内的R值结果和变化趋势进行查看。</w:t>
      </w:r>
    </w:p>
    <w:p w14:paraId="690EB97C">
      <w:pPr>
        <w:ind w:firstLine="480"/>
      </w:pPr>
      <w:r>
        <w:rPr>
          <w:rFonts w:hint="eastAsia"/>
        </w:rPr>
        <w:t>其中综合R值结果超过85分的企业为三级风险企业，结果位于75分至85分之间为二级风险，结果位于65分至75分之间为一级风险，R值不超过65分的企业将被认为在所选年度暂时无风险。该模块将通过环状图展现所选年度各风险级别企业的数量，还将在表格中展现各企业近5年内风险评级的具体亮灯情况。</w:t>
      </w:r>
    </w:p>
    <w:p w14:paraId="74EEA681">
      <w:pPr>
        <w:ind w:firstLine="0" w:firstLineChars="0"/>
        <w:jc w:val="center"/>
      </w:pPr>
      <w:r>
        <w:rPr>
          <w:rFonts w:hint="eastAsia" w:ascii="宋体" w:hAnsi="宋体" w:cs="宋体"/>
        </w:rPr>
        <w:drawing>
          <wp:inline distT="0" distB="0" distL="0" distR="0">
            <wp:extent cx="4319270" cy="1936750"/>
            <wp:effectExtent l="9525" t="9525" r="14605" b="15875"/>
            <wp:docPr id="1863102595" name="图片 1863102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595" name="图片 1863102595"/>
                    <pic:cNvPicPr>
                      <a:picLocks noChangeAspect="1"/>
                    </pic:cNvPicPr>
                  </pic:nvPicPr>
                  <pic:blipFill>
                    <a:blip r:embed="rId431"/>
                    <a:srcRect t="21895"/>
                    <a:stretch>
                      <a:fillRect/>
                    </a:stretch>
                  </pic:blipFill>
                  <pic:spPr>
                    <a:xfrm>
                      <a:off x="0" y="0"/>
                      <a:ext cx="4320000" cy="1936898"/>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80"/>
        <w:gridCol w:w="6340"/>
      </w:tblGrid>
      <w:tr w14:paraId="3A6A9E01">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276A89D">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1D2F4B5B">
            <w:pPr>
              <w:pStyle w:val="30"/>
            </w:pPr>
            <w:r>
              <w:rPr>
                <w:rFonts w:hint="eastAsia"/>
              </w:rPr>
              <w:t>XCBYJ_1_2_1</w:t>
            </w:r>
          </w:p>
        </w:tc>
      </w:tr>
      <w:tr w14:paraId="1E2092A0">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73C62D5">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52A85062">
            <w:pPr>
              <w:pStyle w:val="30"/>
            </w:pPr>
            <w:r>
              <w:rPr>
                <w:rFonts w:hint="eastAsia"/>
              </w:rPr>
              <w:t>宣传部用户、系统管理员</w:t>
            </w:r>
          </w:p>
        </w:tc>
      </w:tr>
      <w:tr w14:paraId="7CB3005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62A5C17D">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0BFCCF8D">
            <w:pPr>
              <w:pStyle w:val="30"/>
            </w:pPr>
            <w:r>
              <w:rPr>
                <w:rFonts w:hint="eastAsia"/>
              </w:rPr>
              <w:t>登入全面风险预警子系统（宣传部功能模块），点击风险预警</w:t>
            </w:r>
          </w:p>
        </w:tc>
      </w:tr>
      <w:tr w14:paraId="1D02864D">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A217C5F">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71AD3621">
            <w:pPr>
              <w:pStyle w:val="30"/>
            </w:pPr>
            <w:r>
              <w:rPr>
                <w:rFonts w:hint="eastAsia"/>
              </w:rPr>
              <w:t>无</w:t>
            </w:r>
          </w:p>
        </w:tc>
      </w:tr>
      <w:tr w14:paraId="473063A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04E70A9F">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2E8F36A7">
            <w:pPr>
              <w:pStyle w:val="30"/>
            </w:pPr>
            <w:r>
              <w:rPr>
                <w:rFonts w:hint="eastAsia"/>
              </w:rPr>
              <w:t>选择年份，点击综合R值</w:t>
            </w:r>
          </w:p>
        </w:tc>
      </w:tr>
      <w:tr w14:paraId="5D631B8C">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66D0133">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3ED3C616">
            <w:pPr>
              <w:pStyle w:val="30"/>
            </w:pPr>
            <w:r>
              <w:rPr>
                <w:rFonts w:hint="eastAsia"/>
              </w:rPr>
              <w:t>企业综合R值趋势及风险评级</w:t>
            </w:r>
          </w:p>
        </w:tc>
      </w:tr>
      <w:tr w14:paraId="38DE4BA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3E24B6BB">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2182FADA">
            <w:pPr>
              <w:pStyle w:val="30"/>
            </w:pPr>
            <w:r>
              <w:rPr>
                <w:rFonts w:hint="eastAsia"/>
              </w:rPr>
              <w:t>页面输出正确数据与图表展示</w:t>
            </w:r>
          </w:p>
        </w:tc>
      </w:tr>
      <w:tr w14:paraId="599F57F4">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308D999">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4590A88F">
            <w:pPr>
              <w:pStyle w:val="30"/>
            </w:pPr>
            <w:r>
              <w:rPr>
                <w:rFonts w:hint="eastAsia"/>
              </w:rPr>
              <w:t>页面未转至综合R值表格或弹出后无数据</w:t>
            </w:r>
          </w:p>
        </w:tc>
      </w:tr>
      <w:tr w14:paraId="2F9BC0A6">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0FE1BF5">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3F836A8F">
            <w:pPr>
              <w:pStyle w:val="30"/>
            </w:pPr>
            <w:r>
              <w:rPr>
                <w:rFonts w:hint="eastAsia"/>
              </w:rPr>
              <w:t>无</w:t>
            </w:r>
          </w:p>
        </w:tc>
      </w:tr>
    </w:tbl>
    <w:p w14:paraId="053A6BD6">
      <w:pPr>
        <w:pStyle w:val="6"/>
        <w:numPr>
          <w:ilvl w:val="4"/>
          <w:numId w:val="0"/>
        </w:numPr>
      </w:pPr>
      <w:r>
        <w:rPr>
          <w:rFonts w:hint="eastAsia" w:eastAsia="宋体" w:cs="宋体"/>
        </w:rPr>
        <w:t xml:space="preserve">6.1.15.1.3  </w:t>
      </w:r>
      <w:r>
        <w:rPr>
          <w:rFonts w:hint="eastAsia"/>
        </w:rPr>
        <w:t>宣传部总览-综合R值月度看板</w:t>
      </w:r>
    </w:p>
    <w:p w14:paraId="2D47A7D1">
      <w:pPr>
        <w:ind w:firstLine="480"/>
      </w:pPr>
      <w:r>
        <w:rPr>
          <w:rFonts w:hint="eastAsia"/>
        </w:rPr>
        <w:t>对宣传部整体及下属企业风险情况进行梳理、运算、整合，并以月度为单位制作宣传部总览-综合R值预警看板，来展现宣传部整体在资金领域的风险R值及其变化趋势、风险评级等内容。该看板主要包括月度综合R值趋势模块、月度综合R值指标亮灯模块、月度综合R值分析模块。该看板数据来源主要为国资委财务快报系统。</w:t>
      </w:r>
    </w:p>
    <w:p w14:paraId="30FDC3CF">
      <w:pPr>
        <w:ind w:firstLine="480"/>
      </w:pPr>
      <w:r>
        <w:rPr>
          <w:rFonts w:hint="eastAsia"/>
        </w:rPr>
        <w:t>月度资金风险综合R值模块主要显示宣传部整体在所选月度的资金风险综合R值结果以及较上月的变化程度，并且用户还可在对应的折线图中对近6个月内的R值结果和变化趋势进行查看。</w:t>
      </w:r>
    </w:p>
    <w:p w14:paraId="124DAF99">
      <w:pPr>
        <w:ind w:firstLine="480"/>
      </w:pPr>
      <w:r>
        <w:rPr>
          <w:rFonts w:hint="eastAsia"/>
        </w:rPr>
        <w:t>月度资金风险命中集团模块主要显示各集团在所选月度的资金风险综合R值结果以及风险评级严重程度。其中综合R值结果超过85分的集团为三级风险集团，结果位于75分至85分之间为二级风险，结果位于65分至75分之间为一级风险，R值不超过65分的集团将被认为在所选年度暂时无风险。该模块将通过环状图展现所选月份各风险级别集团的数量，并在右侧的柱状图中对风险集团按照竞争类、功能类进行划分展现。该模块还将在表格中展现各集团近6个月内风险评级的具体亮灯情况。</w:t>
      </w:r>
    </w:p>
    <w:p w14:paraId="49563A6D">
      <w:pPr>
        <w:ind w:firstLine="480"/>
      </w:pPr>
      <w:r>
        <w:rPr>
          <w:rFonts w:hint="eastAsia"/>
        </w:rPr>
        <w:t>月度资金风险红灯集团家数模块主要展现所选月份被评为三级风险的集团具体亮灯分布情况，共涉及3项亮灯指标，包括资产负债率等内容。表格中的趋势图将分别展现红灯集团在上述3项指标中的具体亮灯分布数量趋势变化。</w:t>
      </w:r>
    </w:p>
    <w:p w14:paraId="0C0C4A22">
      <w:pPr>
        <w:ind w:firstLine="0" w:firstLineChars="0"/>
        <w:jc w:val="center"/>
      </w:pPr>
      <w:r>
        <w:rPr>
          <w:rFonts w:hint="eastAsia" w:ascii="宋体" w:hAnsi="宋体" w:cs="宋体"/>
        </w:rPr>
        <w:drawing>
          <wp:inline distT="0" distB="0" distL="0" distR="0">
            <wp:extent cx="4058920" cy="1822450"/>
            <wp:effectExtent l="9525" t="9525" r="17780" b="15875"/>
            <wp:docPr id="1863102596" name="图片 1863102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596" name="图片 1863102596"/>
                    <pic:cNvPicPr>
                      <a:picLocks noChangeAspect="1"/>
                    </pic:cNvPicPr>
                  </pic:nvPicPr>
                  <pic:blipFill>
                    <a:blip r:embed="rId432"/>
                    <a:srcRect t="21888"/>
                    <a:stretch>
                      <a:fillRect/>
                    </a:stretch>
                  </pic:blipFill>
                  <pic:spPr>
                    <a:xfrm>
                      <a:off x="0" y="0"/>
                      <a:ext cx="4058920" cy="1822450"/>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4999" w:type="pct"/>
        <w:tblInd w:w="0" w:type="dxa"/>
        <w:tblLayout w:type="autofit"/>
        <w:tblCellMar>
          <w:top w:w="0" w:type="dxa"/>
          <w:left w:w="108" w:type="dxa"/>
          <w:bottom w:w="0" w:type="dxa"/>
          <w:right w:w="108" w:type="dxa"/>
        </w:tblCellMar>
      </w:tblPr>
      <w:tblGrid>
        <w:gridCol w:w="2180"/>
        <w:gridCol w:w="6340"/>
      </w:tblGrid>
      <w:tr w14:paraId="536E5A4F">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E84A85B">
            <w:pPr>
              <w:pStyle w:val="30"/>
            </w:pPr>
            <w:r>
              <w:rPr>
                <w:rFonts w:hint="eastAsia"/>
              </w:rPr>
              <w:t>编号</w:t>
            </w:r>
          </w:p>
        </w:tc>
        <w:tc>
          <w:tcPr>
            <w:tcW w:w="3720" w:type="pct"/>
            <w:tcBorders>
              <w:top w:val="single" w:color="auto" w:sz="4" w:space="0"/>
              <w:left w:val="single" w:color="auto" w:sz="4" w:space="0"/>
              <w:bottom w:val="single" w:color="auto" w:sz="4" w:space="0"/>
              <w:right w:val="single" w:color="auto" w:sz="4" w:space="0"/>
            </w:tcBorders>
            <w:vAlign w:val="center"/>
          </w:tcPr>
          <w:p w14:paraId="523B9921">
            <w:pPr>
              <w:pStyle w:val="30"/>
            </w:pPr>
            <w:r>
              <w:rPr>
                <w:rFonts w:hint="eastAsia"/>
              </w:rPr>
              <w:t>XCBYJ_1_2_2</w:t>
            </w:r>
          </w:p>
        </w:tc>
      </w:tr>
      <w:tr w14:paraId="52C77E19">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B8B61F0">
            <w:pPr>
              <w:pStyle w:val="30"/>
            </w:pPr>
            <w:r>
              <w:rPr>
                <w:rFonts w:hint="eastAsia"/>
              </w:rPr>
              <w:t>角色</w:t>
            </w:r>
          </w:p>
        </w:tc>
        <w:tc>
          <w:tcPr>
            <w:tcW w:w="3720" w:type="pct"/>
            <w:tcBorders>
              <w:top w:val="single" w:color="auto" w:sz="4" w:space="0"/>
              <w:left w:val="single" w:color="auto" w:sz="4" w:space="0"/>
              <w:bottom w:val="single" w:color="auto" w:sz="4" w:space="0"/>
              <w:right w:val="single" w:color="auto" w:sz="4" w:space="0"/>
            </w:tcBorders>
            <w:vAlign w:val="center"/>
          </w:tcPr>
          <w:p w14:paraId="3D391AD7">
            <w:pPr>
              <w:pStyle w:val="30"/>
            </w:pPr>
            <w:r>
              <w:rPr>
                <w:rFonts w:hint="eastAsia"/>
              </w:rPr>
              <w:t>宣传部用户、系统管理员</w:t>
            </w:r>
          </w:p>
        </w:tc>
      </w:tr>
      <w:tr w14:paraId="6A5D6F82">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4A3D76AC">
            <w:pPr>
              <w:pStyle w:val="30"/>
            </w:pPr>
            <w:r>
              <w:rPr>
                <w:rFonts w:hint="eastAsia"/>
              </w:rPr>
              <w:t>前置条件</w:t>
            </w:r>
          </w:p>
        </w:tc>
        <w:tc>
          <w:tcPr>
            <w:tcW w:w="3720" w:type="pct"/>
            <w:tcBorders>
              <w:top w:val="single" w:color="auto" w:sz="4" w:space="0"/>
              <w:left w:val="single" w:color="auto" w:sz="4" w:space="0"/>
              <w:bottom w:val="single" w:color="auto" w:sz="4" w:space="0"/>
              <w:right w:val="single" w:color="auto" w:sz="4" w:space="0"/>
            </w:tcBorders>
            <w:vAlign w:val="center"/>
          </w:tcPr>
          <w:p w14:paraId="32FE8C69">
            <w:pPr>
              <w:pStyle w:val="30"/>
            </w:pPr>
            <w:r>
              <w:rPr>
                <w:rFonts w:hint="eastAsia"/>
              </w:rPr>
              <w:t>登入全面风险预警子系统（宣传部功能模块），点击风险预警</w:t>
            </w:r>
          </w:p>
        </w:tc>
      </w:tr>
      <w:tr w14:paraId="40EAFED5">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D8BC67D">
            <w:pPr>
              <w:pStyle w:val="30"/>
            </w:pPr>
            <w:r>
              <w:rPr>
                <w:rFonts w:hint="eastAsia"/>
              </w:rPr>
              <w:t>后置条件</w:t>
            </w:r>
          </w:p>
        </w:tc>
        <w:tc>
          <w:tcPr>
            <w:tcW w:w="3720" w:type="pct"/>
            <w:tcBorders>
              <w:top w:val="single" w:color="auto" w:sz="4" w:space="0"/>
              <w:left w:val="single" w:color="auto" w:sz="4" w:space="0"/>
              <w:bottom w:val="single" w:color="auto" w:sz="4" w:space="0"/>
              <w:right w:val="single" w:color="auto" w:sz="4" w:space="0"/>
            </w:tcBorders>
            <w:vAlign w:val="center"/>
          </w:tcPr>
          <w:p w14:paraId="164A7158">
            <w:pPr>
              <w:pStyle w:val="30"/>
            </w:pPr>
            <w:r>
              <w:rPr>
                <w:rFonts w:hint="eastAsia"/>
              </w:rPr>
              <w:t>无</w:t>
            </w:r>
          </w:p>
        </w:tc>
      </w:tr>
      <w:tr w14:paraId="25CF24C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23EFE42">
            <w:pPr>
              <w:pStyle w:val="30"/>
            </w:pPr>
            <w:r>
              <w:rPr>
                <w:rFonts w:hint="eastAsia"/>
              </w:rPr>
              <w:t>输入</w:t>
            </w:r>
          </w:p>
        </w:tc>
        <w:tc>
          <w:tcPr>
            <w:tcW w:w="3720" w:type="pct"/>
            <w:tcBorders>
              <w:top w:val="single" w:color="auto" w:sz="4" w:space="0"/>
              <w:left w:val="single" w:color="auto" w:sz="4" w:space="0"/>
              <w:bottom w:val="single" w:color="auto" w:sz="4" w:space="0"/>
              <w:right w:val="single" w:color="auto" w:sz="4" w:space="0"/>
            </w:tcBorders>
            <w:vAlign w:val="center"/>
          </w:tcPr>
          <w:p w14:paraId="15ACEB64">
            <w:pPr>
              <w:pStyle w:val="30"/>
            </w:pPr>
            <w:r>
              <w:rPr>
                <w:rFonts w:hint="eastAsia"/>
              </w:rPr>
              <w:t>选择年份、月份，点击综合R值</w:t>
            </w:r>
          </w:p>
        </w:tc>
      </w:tr>
      <w:tr w14:paraId="78EB4108">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16C2009E">
            <w:pPr>
              <w:pStyle w:val="30"/>
            </w:pPr>
            <w:r>
              <w:rPr>
                <w:rFonts w:hint="eastAsia"/>
              </w:rPr>
              <w:t>输出</w:t>
            </w:r>
          </w:p>
        </w:tc>
        <w:tc>
          <w:tcPr>
            <w:tcW w:w="3720" w:type="pct"/>
            <w:tcBorders>
              <w:top w:val="single" w:color="auto" w:sz="4" w:space="0"/>
              <w:left w:val="single" w:color="auto" w:sz="4" w:space="0"/>
              <w:bottom w:val="single" w:color="auto" w:sz="4" w:space="0"/>
              <w:right w:val="single" w:color="auto" w:sz="4" w:space="0"/>
            </w:tcBorders>
            <w:vAlign w:val="center"/>
          </w:tcPr>
          <w:p w14:paraId="2B9E7495">
            <w:pPr>
              <w:pStyle w:val="30"/>
            </w:pPr>
            <w:r>
              <w:rPr>
                <w:rFonts w:hint="eastAsia"/>
              </w:rPr>
              <w:t>企业综合R值趋势及风险评级</w:t>
            </w:r>
          </w:p>
        </w:tc>
      </w:tr>
      <w:tr w14:paraId="50D8C7B1">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742AC5FE">
            <w:pPr>
              <w:pStyle w:val="30"/>
            </w:pPr>
            <w:r>
              <w:rPr>
                <w:rFonts w:hint="eastAsia"/>
              </w:rPr>
              <w:t>正常流</w:t>
            </w:r>
          </w:p>
        </w:tc>
        <w:tc>
          <w:tcPr>
            <w:tcW w:w="3720" w:type="pct"/>
            <w:tcBorders>
              <w:top w:val="single" w:color="auto" w:sz="4" w:space="0"/>
              <w:left w:val="single" w:color="auto" w:sz="4" w:space="0"/>
              <w:bottom w:val="single" w:color="auto" w:sz="4" w:space="0"/>
              <w:right w:val="single" w:color="auto" w:sz="4" w:space="0"/>
            </w:tcBorders>
            <w:vAlign w:val="center"/>
          </w:tcPr>
          <w:p w14:paraId="27FA854E">
            <w:pPr>
              <w:pStyle w:val="30"/>
            </w:pPr>
            <w:r>
              <w:rPr>
                <w:rFonts w:hint="eastAsia"/>
              </w:rPr>
              <w:t>页面输出正确数据与图表展示</w:t>
            </w:r>
          </w:p>
        </w:tc>
      </w:tr>
      <w:tr w14:paraId="3E3A36C3">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2771C0A5">
            <w:pPr>
              <w:pStyle w:val="30"/>
            </w:pPr>
            <w:r>
              <w:rPr>
                <w:rFonts w:hint="eastAsia"/>
              </w:rPr>
              <w:t>异常流</w:t>
            </w:r>
          </w:p>
        </w:tc>
        <w:tc>
          <w:tcPr>
            <w:tcW w:w="3720" w:type="pct"/>
            <w:tcBorders>
              <w:top w:val="single" w:color="auto" w:sz="4" w:space="0"/>
              <w:left w:val="single" w:color="auto" w:sz="4" w:space="0"/>
              <w:bottom w:val="single" w:color="auto" w:sz="4" w:space="0"/>
              <w:right w:val="single" w:color="auto" w:sz="4" w:space="0"/>
            </w:tcBorders>
            <w:vAlign w:val="center"/>
          </w:tcPr>
          <w:p w14:paraId="51F850A2">
            <w:pPr>
              <w:pStyle w:val="30"/>
            </w:pPr>
            <w:r>
              <w:rPr>
                <w:rFonts w:hint="eastAsia"/>
              </w:rPr>
              <w:t>页面未转至综合R值表格或弹出后无数据</w:t>
            </w:r>
          </w:p>
        </w:tc>
      </w:tr>
      <w:tr w14:paraId="7C62D77A">
        <w:tblPrEx>
          <w:tblCellMar>
            <w:top w:w="0" w:type="dxa"/>
            <w:left w:w="108" w:type="dxa"/>
            <w:bottom w:w="0" w:type="dxa"/>
            <w:right w:w="108" w:type="dxa"/>
          </w:tblCellMar>
        </w:tblPrEx>
        <w:trPr>
          <w:trHeight w:val="300" w:hRule="atLeast"/>
        </w:trPr>
        <w:tc>
          <w:tcPr>
            <w:tcW w:w="1279" w:type="pct"/>
            <w:tcBorders>
              <w:top w:val="single" w:color="auto" w:sz="4" w:space="0"/>
              <w:left w:val="single" w:color="auto" w:sz="4" w:space="0"/>
              <w:bottom w:val="single" w:color="auto" w:sz="4" w:space="0"/>
              <w:right w:val="single" w:color="auto" w:sz="4" w:space="0"/>
            </w:tcBorders>
            <w:vAlign w:val="center"/>
          </w:tcPr>
          <w:p w14:paraId="5A539D7F">
            <w:pPr>
              <w:pStyle w:val="30"/>
            </w:pPr>
            <w:r>
              <w:rPr>
                <w:rFonts w:hint="eastAsia"/>
              </w:rPr>
              <w:t>特殊需求</w:t>
            </w:r>
          </w:p>
        </w:tc>
        <w:tc>
          <w:tcPr>
            <w:tcW w:w="3720" w:type="pct"/>
            <w:tcBorders>
              <w:top w:val="single" w:color="auto" w:sz="4" w:space="0"/>
              <w:left w:val="single" w:color="auto" w:sz="4" w:space="0"/>
              <w:bottom w:val="single" w:color="auto" w:sz="4" w:space="0"/>
              <w:right w:val="single" w:color="auto" w:sz="4" w:space="0"/>
            </w:tcBorders>
            <w:vAlign w:val="center"/>
          </w:tcPr>
          <w:p w14:paraId="54CDF5FD">
            <w:pPr>
              <w:pStyle w:val="30"/>
            </w:pPr>
            <w:r>
              <w:rPr>
                <w:rFonts w:hint="eastAsia"/>
              </w:rPr>
              <w:t>无</w:t>
            </w:r>
          </w:p>
        </w:tc>
      </w:tr>
    </w:tbl>
    <w:p w14:paraId="76F16B16">
      <w:pPr>
        <w:pStyle w:val="6"/>
        <w:numPr>
          <w:ilvl w:val="4"/>
          <w:numId w:val="0"/>
        </w:numPr>
      </w:pPr>
      <w:r>
        <w:rPr>
          <w:rFonts w:hint="eastAsia" w:eastAsia="宋体" w:cs="宋体"/>
        </w:rPr>
        <w:t xml:space="preserve">6.1.15.1.4  </w:t>
      </w:r>
      <w:r>
        <w:rPr>
          <w:rFonts w:hint="eastAsia"/>
        </w:rPr>
        <w:t>宣传部总览-风险敞口年度看板</w:t>
      </w:r>
    </w:p>
    <w:p w14:paraId="26A6304B">
      <w:pPr>
        <w:ind w:firstLine="480"/>
      </w:pPr>
      <w:r>
        <w:rPr>
          <w:rFonts w:hint="eastAsia"/>
        </w:rPr>
        <w:t>对宣传部风险情况进行梳理、运算、整合，并以年度为单位制作宣传部总览-风险敞口预警看板，来展现宣传部整体在总风险敞口、已确认损失、挽回损失即压降敞口、风险资本率的数值及其变化趋势。该看板主要包括年度集团风险概览模块、年度集团总风险敞口模块、年度集团已确认损失模块、年度集团挽回损失即压降敞口模块、年度集团风险资本率模块。该看板数据来源主要为国资委财务决算系统。</w:t>
      </w:r>
    </w:p>
    <w:p w14:paraId="5097661E">
      <w:pPr>
        <w:ind w:firstLine="480"/>
      </w:pPr>
      <w:r>
        <w:rPr>
          <w:rFonts w:hint="eastAsia"/>
        </w:rPr>
        <w:t>年度集团风险概览模块主要列示各集团在所选年度的总风险敞口、已确认损失、挽回损失即压降敞口、风险资本率数值，用户可通过点击集团名称所在的单元格来查看该集团四项内容的具体变化情况：年度集团总风险敞口模块主要用于展现选定集团在近三年内的总风险敞口数值及变化趋势，年度集团已确认损失模块主要用于展现选定集团在近三年内的已确认损失数值及变化趋势，年度集团挽回损失即压降敞口模块主要用于展现选定集团在近三年内的挽回损失即压降敞口数值及变化趋势，年度集团风险资本率模块主要用于展现选定集团在近三年内的风险资本率数值及变化趋势。</w:t>
      </w:r>
    </w:p>
    <w:p w14:paraId="5B356191">
      <w:pPr>
        <w:ind w:firstLine="0" w:firstLineChars="0"/>
        <w:jc w:val="center"/>
      </w:pPr>
      <w:r>
        <w:rPr>
          <w:rFonts w:hint="eastAsia" w:ascii="宋体" w:hAnsi="宋体" w:cs="宋体"/>
        </w:rPr>
        <w:drawing>
          <wp:inline distT="0" distB="0" distL="0" distR="0">
            <wp:extent cx="4319270" cy="1927225"/>
            <wp:effectExtent l="9525" t="9525" r="14605" b="15875"/>
            <wp:docPr id="1863102599" name="图片 1863102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599" name="图片 1863102599"/>
                    <pic:cNvPicPr>
                      <a:picLocks noChangeAspect="1"/>
                    </pic:cNvPicPr>
                  </pic:nvPicPr>
                  <pic:blipFill>
                    <a:blip r:embed="rId433"/>
                    <a:srcRect t="21996"/>
                    <a:stretch>
                      <a:fillRect/>
                    </a:stretch>
                  </pic:blipFill>
                  <pic:spPr>
                    <a:xfrm>
                      <a:off x="0" y="0"/>
                      <a:ext cx="4320000" cy="1927507"/>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7CB1474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9ECDB42">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7EA435CF">
            <w:pPr>
              <w:pStyle w:val="30"/>
            </w:pPr>
            <w:r>
              <w:rPr>
                <w:rFonts w:hint="eastAsia"/>
              </w:rPr>
              <w:t>XCBYJ_1_2_3</w:t>
            </w:r>
          </w:p>
        </w:tc>
      </w:tr>
      <w:tr w14:paraId="35661FC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8092D9D">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5327B561">
            <w:pPr>
              <w:pStyle w:val="30"/>
            </w:pPr>
            <w:r>
              <w:rPr>
                <w:rFonts w:hint="eastAsia"/>
              </w:rPr>
              <w:t>宣传部用户、系统管理员</w:t>
            </w:r>
          </w:p>
        </w:tc>
      </w:tr>
      <w:tr w14:paraId="1DD9B46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9DF0C50">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6CE810CF">
            <w:pPr>
              <w:pStyle w:val="30"/>
            </w:pPr>
            <w:r>
              <w:rPr>
                <w:rFonts w:hint="eastAsia"/>
              </w:rPr>
              <w:t>登入全面风险预警子系统（宣传部功能模块），点击风险预警</w:t>
            </w:r>
          </w:p>
        </w:tc>
      </w:tr>
      <w:tr w14:paraId="15286F4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3EBDB11">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4A4005B9">
            <w:pPr>
              <w:pStyle w:val="30"/>
            </w:pPr>
            <w:r>
              <w:rPr>
                <w:rFonts w:hint="eastAsia"/>
              </w:rPr>
              <w:t>无</w:t>
            </w:r>
          </w:p>
        </w:tc>
      </w:tr>
      <w:tr w14:paraId="42BB8E4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B421EA2">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429E01E5">
            <w:pPr>
              <w:pStyle w:val="30"/>
            </w:pPr>
            <w:r>
              <w:rPr>
                <w:rFonts w:hint="eastAsia"/>
              </w:rPr>
              <w:t>选择年份，点击风险敞口-按企业</w:t>
            </w:r>
          </w:p>
        </w:tc>
      </w:tr>
      <w:tr w14:paraId="3673249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04D01D8">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154C9815">
            <w:pPr>
              <w:pStyle w:val="30"/>
            </w:pPr>
            <w:r>
              <w:rPr>
                <w:rFonts w:hint="eastAsia"/>
              </w:rPr>
              <w:t>企业风险敞口合计金额及变化趋势</w:t>
            </w:r>
          </w:p>
        </w:tc>
      </w:tr>
      <w:tr w14:paraId="028C1DE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A4F68DA">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537675A5">
            <w:pPr>
              <w:pStyle w:val="30"/>
            </w:pPr>
            <w:r>
              <w:rPr>
                <w:rFonts w:hint="eastAsia"/>
              </w:rPr>
              <w:t>页面输出正确数据与图表展示</w:t>
            </w:r>
          </w:p>
        </w:tc>
      </w:tr>
      <w:tr w14:paraId="665C333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464BE8D">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37EEFC92">
            <w:pPr>
              <w:pStyle w:val="30"/>
            </w:pPr>
            <w:r>
              <w:rPr>
                <w:rFonts w:hint="eastAsia"/>
              </w:rPr>
              <w:t>页面未转至风险敞口明细表格或弹出后无数据</w:t>
            </w:r>
          </w:p>
        </w:tc>
      </w:tr>
      <w:tr w14:paraId="04B350F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A26D94A">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3F6AF12E">
            <w:pPr>
              <w:pStyle w:val="30"/>
            </w:pPr>
            <w:r>
              <w:rPr>
                <w:rFonts w:hint="eastAsia"/>
              </w:rPr>
              <w:t>无</w:t>
            </w:r>
          </w:p>
        </w:tc>
      </w:tr>
    </w:tbl>
    <w:p w14:paraId="6E352895">
      <w:pPr>
        <w:pStyle w:val="6"/>
        <w:numPr>
          <w:ilvl w:val="4"/>
          <w:numId w:val="0"/>
        </w:numPr>
      </w:pPr>
      <w:r>
        <w:rPr>
          <w:rFonts w:hint="eastAsia" w:eastAsia="宋体" w:cs="宋体"/>
        </w:rPr>
        <w:t xml:space="preserve">6.1.15.1.5  </w:t>
      </w:r>
      <w:r>
        <w:rPr>
          <w:rFonts w:hint="eastAsia"/>
        </w:rPr>
        <w:t>宣传部总览-风险敞口月度看板</w:t>
      </w:r>
    </w:p>
    <w:p w14:paraId="0862BFB6">
      <w:pPr>
        <w:ind w:firstLine="480"/>
      </w:pPr>
      <w:r>
        <w:rPr>
          <w:rFonts w:hint="eastAsia"/>
        </w:rPr>
        <w:t>对宣传部风险情况进行梳理、运算、整合，并以月度为单位制作宣传部总览-风险敞口预警看板，来展现宣传部整体在总风险敞口、已确认损失、挽回损失即压降敞口、风险资本率的数值及其变化趋势。该看板主要包括月度集团风险概览模块、月度集团总风险敞口模块、月度集团已确认损失模块、月度集团挽回损失即压降敞口模块、月度集团风险资本率模块。该看板数据来源主要为国资委财务快报系统。</w:t>
      </w:r>
    </w:p>
    <w:p w14:paraId="4F616C07">
      <w:pPr>
        <w:ind w:firstLine="480"/>
      </w:pPr>
      <w:r>
        <w:rPr>
          <w:rFonts w:hint="eastAsia"/>
        </w:rPr>
        <w:t>月度集团风险概览模块主要列示各集团在所选月份的总风险敞口、已确认损失、挽回损失即压降敞口、风险资本率数值，用户可通过点击集团名称所在的单元格来查看该集团四项内容的具体变化情况：月度集团总风险敞口模块主要用于展现选定集团在近六个月内的总风险敞口数值及变化趋势，月度集团已确认损失模块主要用于展现选定集团在近六个月内的已确认损失数值及变化趋势，月度集团挽回损失即压降敞口模块主要用于展现选定集团在近六个月内的挽回损失即压降敞口数值及变化趋势，月度集团风险资本率模块主要用于展现选定集团在近六个月内的风险资本率数值及变化趋势。</w:t>
      </w:r>
    </w:p>
    <w:p w14:paraId="677A2A3F">
      <w:pPr>
        <w:ind w:firstLine="0" w:firstLineChars="0"/>
        <w:jc w:val="center"/>
      </w:pPr>
      <w:r>
        <w:rPr>
          <w:rFonts w:hint="eastAsia" w:ascii="宋体" w:hAnsi="宋体" w:cs="宋体"/>
        </w:rPr>
        <w:drawing>
          <wp:inline distT="0" distB="0" distL="0" distR="0">
            <wp:extent cx="4318635" cy="1948180"/>
            <wp:effectExtent l="9525" t="9525" r="15240" b="13970"/>
            <wp:docPr id="1863102600" name="图片 1863102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00" name="图片 1863102600"/>
                    <pic:cNvPicPr>
                      <a:picLocks noChangeAspect="1"/>
                    </pic:cNvPicPr>
                  </pic:nvPicPr>
                  <pic:blipFill>
                    <a:blip r:embed="rId434"/>
                    <a:srcRect t="21536"/>
                    <a:stretch>
                      <a:fillRect/>
                    </a:stretch>
                  </pic:blipFill>
                  <pic:spPr>
                    <a:xfrm>
                      <a:off x="0" y="0"/>
                      <a:ext cx="4320000" cy="1949071"/>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0F7F5CC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4B3ADB1">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0C1B5458">
            <w:pPr>
              <w:pStyle w:val="30"/>
            </w:pPr>
            <w:r>
              <w:rPr>
                <w:rFonts w:hint="eastAsia"/>
              </w:rPr>
              <w:t>XCBYJ_1_2_4</w:t>
            </w:r>
          </w:p>
        </w:tc>
      </w:tr>
      <w:tr w14:paraId="731CD40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4182474">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4D3B32E8">
            <w:pPr>
              <w:pStyle w:val="30"/>
            </w:pPr>
            <w:r>
              <w:rPr>
                <w:rFonts w:hint="eastAsia"/>
              </w:rPr>
              <w:t>宣传部用户、系统管理员</w:t>
            </w:r>
          </w:p>
        </w:tc>
      </w:tr>
      <w:tr w14:paraId="040B0C5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3FF2A5F">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5F0954E7">
            <w:pPr>
              <w:pStyle w:val="30"/>
            </w:pPr>
            <w:r>
              <w:rPr>
                <w:rFonts w:hint="eastAsia"/>
              </w:rPr>
              <w:t>登入全面风险预警子系统（宣传部功能模块），点击风险预警</w:t>
            </w:r>
          </w:p>
        </w:tc>
      </w:tr>
      <w:tr w14:paraId="70DAF33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6E45691">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70D9DC07">
            <w:pPr>
              <w:pStyle w:val="30"/>
            </w:pPr>
            <w:r>
              <w:rPr>
                <w:rFonts w:hint="eastAsia"/>
              </w:rPr>
              <w:t>无</w:t>
            </w:r>
          </w:p>
        </w:tc>
      </w:tr>
      <w:tr w14:paraId="10706A1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AB0D2B5">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0C9021E1">
            <w:pPr>
              <w:pStyle w:val="30"/>
            </w:pPr>
            <w:r>
              <w:rPr>
                <w:rFonts w:hint="eastAsia"/>
              </w:rPr>
              <w:t>选择年份、月份，点击风险敞口-按企业</w:t>
            </w:r>
          </w:p>
        </w:tc>
      </w:tr>
      <w:tr w14:paraId="459311B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3A2B46B">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53F05253">
            <w:pPr>
              <w:pStyle w:val="30"/>
            </w:pPr>
            <w:r>
              <w:rPr>
                <w:rFonts w:hint="eastAsia"/>
              </w:rPr>
              <w:t>企业风险敞口合计金额及变化趋势</w:t>
            </w:r>
          </w:p>
        </w:tc>
      </w:tr>
      <w:tr w14:paraId="1913A97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61C8CD3">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00535C96">
            <w:pPr>
              <w:pStyle w:val="30"/>
            </w:pPr>
            <w:r>
              <w:rPr>
                <w:rFonts w:hint="eastAsia"/>
              </w:rPr>
              <w:t>页面输出正确数据与图表展示</w:t>
            </w:r>
          </w:p>
        </w:tc>
      </w:tr>
      <w:tr w14:paraId="581D06A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2599600">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61DC3653">
            <w:pPr>
              <w:pStyle w:val="30"/>
            </w:pPr>
            <w:r>
              <w:rPr>
                <w:rFonts w:hint="eastAsia"/>
              </w:rPr>
              <w:t>页面未转至风险敞口明细表格或弹出后无数据</w:t>
            </w:r>
          </w:p>
        </w:tc>
      </w:tr>
      <w:tr w14:paraId="074256A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C94780C">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16CE6696">
            <w:pPr>
              <w:pStyle w:val="30"/>
            </w:pPr>
            <w:r>
              <w:rPr>
                <w:rFonts w:hint="eastAsia"/>
              </w:rPr>
              <w:t>无</w:t>
            </w:r>
          </w:p>
        </w:tc>
      </w:tr>
    </w:tbl>
    <w:p w14:paraId="1702BCBA">
      <w:pPr>
        <w:pStyle w:val="6"/>
        <w:numPr>
          <w:ilvl w:val="4"/>
          <w:numId w:val="0"/>
        </w:numPr>
      </w:pPr>
      <w:r>
        <w:rPr>
          <w:rFonts w:hint="eastAsia" w:eastAsia="宋体" w:cs="宋体"/>
        </w:rPr>
        <w:t xml:space="preserve">6.1.15.1.6  </w:t>
      </w:r>
      <w:r>
        <w:rPr>
          <w:rFonts w:hint="eastAsia"/>
        </w:rPr>
        <w:t>宣传部总览-领域敞口年度看板</w:t>
      </w:r>
    </w:p>
    <w:p w14:paraId="5F0EFBAB">
      <w:pPr>
        <w:ind w:firstLine="480"/>
      </w:pPr>
      <w:r>
        <w:rPr>
          <w:rFonts w:hint="eastAsia"/>
        </w:rPr>
        <w:t>对宣传部风险情况进行梳理、运算、整合，并以年度为单位制作宣传部总览-各领域风险敞口预警看板，来展现宣传部整体在总风险敞口、已确认损失、挽回损失即压降敞口、风险资本率的数值及其变化趋势。该看板主要包括年度分领域风险概览模块、年度分领域总风险敞口模块、年度分领域已确认损失模块、年度分领域挽回损失即压降敞口模块、年度分领域风险资本率模块。该看板数据来源主要为财务决算系统。</w:t>
      </w:r>
    </w:p>
    <w:p w14:paraId="5CD9AFA1">
      <w:pPr>
        <w:ind w:firstLine="480"/>
      </w:pPr>
      <w:r>
        <w:rPr>
          <w:rFonts w:hint="eastAsia"/>
        </w:rPr>
        <w:t>年度分领域风险概览模块主要列示将企业按照8个不同领域的风险大类划分后，在所选年度的总风险敞口、已确认损失、挽回损失即压降敞口、风险资本率数值，用户可通过点击领域名称所在的单元格来查看该领域四项内容的具体变化情况：年度分领域总风险敞口模块主要用于展现选定风险领域在近三年内的总风险敞口数值及变化趋势，年度分领域已确认损失模块主要用于展现选定风险领域在近三年内的已确认损失数值及变化趋势，年度分领域挽回损失即压降敞口模块主要用于展现选定风险领域在近三年内的挽回损失即压降敞口数值及变化趋势，年度分领域风险资本率模块主要用于展现选定风险领域在近三年内的风险资本率数值及变化趋势。</w:t>
      </w:r>
    </w:p>
    <w:p w14:paraId="26338B88">
      <w:pPr>
        <w:ind w:firstLine="480"/>
      </w:pPr>
      <w:r>
        <w:rPr>
          <w:rFonts w:hint="eastAsia"/>
        </w:rPr>
        <w:t>指标来源：该看板数据主要来源于财务决算，更新频率为一年一次。</w:t>
      </w:r>
    </w:p>
    <w:p w14:paraId="227CA44B">
      <w:pPr>
        <w:ind w:firstLine="480"/>
      </w:pPr>
      <w:r>
        <w:rPr>
          <w:rFonts w:hint="eastAsia"/>
        </w:rPr>
        <w:t>指标数量：该看板涉及的指标数量约为70个。</w:t>
      </w:r>
    </w:p>
    <w:p w14:paraId="22B79A74">
      <w:pPr>
        <w:ind w:firstLine="480"/>
      </w:pPr>
      <w:r>
        <w:rPr>
          <w:rFonts w:hint="eastAsia"/>
        </w:rPr>
        <w:t>看板规则：该看板主体数据口径为财务决算数据，并通过柱形图、折线图显示需要的历史数据。</w:t>
      </w:r>
    </w:p>
    <w:p w14:paraId="78AD195F">
      <w:pPr>
        <w:ind w:firstLine="0" w:firstLineChars="0"/>
        <w:jc w:val="center"/>
      </w:pPr>
      <w:r>
        <w:rPr>
          <w:rFonts w:hint="eastAsia" w:ascii="宋体" w:hAnsi="宋体" w:cs="宋体"/>
        </w:rPr>
        <w:drawing>
          <wp:inline distT="0" distB="0" distL="0" distR="0">
            <wp:extent cx="5274310" cy="2832735"/>
            <wp:effectExtent l="0" t="0" r="2540" b="5715"/>
            <wp:docPr id="1685874901" name="图片 168587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74901" name="图片 1685874901"/>
                    <pic:cNvPicPr>
                      <a:picLocks noChangeAspect="1"/>
                    </pic:cNvPicPr>
                  </pic:nvPicPr>
                  <pic:blipFill>
                    <a:blip r:embed="rId435"/>
                    <a:srcRect t="15531"/>
                    <a:stretch>
                      <a:fillRect/>
                    </a:stretch>
                  </pic:blipFill>
                  <pic:spPr>
                    <a:xfrm>
                      <a:off x="0" y="0"/>
                      <a:ext cx="5274310" cy="2392788"/>
                    </a:xfrm>
                    <a:prstGeom prst="rect">
                      <a:avLst/>
                    </a:prstGeom>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1C64F19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3B34B6C">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30613618">
            <w:pPr>
              <w:pStyle w:val="30"/>
            </w:pPr>
            <w:r>
              <w:rPr>
                <w:rFonts w:hint="eastAsia"/>
              </w:rPr>
              <w:t>XCBYJ_1_2_5</w:t>
            </w:r>
          </w:p>
        </w:tc>
      </w:tr>
      <w:tr w14:paraId="60D5E2A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795E508">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7C804B4E">
            <w:pPr>
              <w:pStyle w:val="30"/>
            </w:pPr>
            <w:r>
              <w:rPr>
                <w:rFonts w:hint="eastAsia"/>
              </w:rPr>
              <w:t>宣传部用户、系统管理员</w:t>
            </w:r>
          </w:p>
        </w:tc>
      </w:tr>
      <w:tr w14:paraId="7B3D404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864E921">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22503CE7">
            <w:pPr>
              <w:pStyle w:val="30"/>
            </w:pPr>
            <w:r>
              <w:rPr>
                <w:rFonts w:hint="eastAsia"/>
              </w:rPr>
              <w:t>登入全面风险预警子系统（宣传部功能模块），点击风险预警</w:t>
            </w:r>
          </w:p>
        </w:tc>
      </w:tr>
      <w:tr w14:paraId="747EB52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7D90118">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5B0BF339">
            <w:pPr>
              <w:pStyle w:val="30"/>
            </w:pPr>
            <w:r>
              <w:rPr>
                <w:rFonts w:hint="eastAsia"/>
              </w:rPr>
              <w:t>无</w:t>
            </w:r>
          </w:p>
        </w:tc>
      </w:tr>
      <w:tr w14:paraId="2D3DCF0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BF7DAFA">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2E988BF4">
            <w:pPr>
              <w:pStyle w:val="30"/>
            </w:pPr>
            <w:r>
              <w:rPr>
                <w:rFonts w:hint="eastAsia"/>
              </w:rPr>
              <w:t>选择年份，点击风险敞口-按领域</w:t>
            </w:r>
          </w:p>
        </w:tc>
      </w:tr>
      <w:tr w14:paraId="3EF14B6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73C3302">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1B7DAA0C">
            <w:pPr>
              <w:pStyle w:val="30"/>
            </w:pPr>
            <w:r>
              <w:rPr>
                <w:rFonts w:hint="eastAsia"/>
              </w:rPr>
              <w:t>各风险领域风险敞口合计金额及变化趋势</w:t>
            </w:r>
          </w:p>
        </w:tc>
      </w:tr>
      <w:tr w14:paraId="7DDCCEB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9E76FDC">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4EBB2DE7">
            <w:pPr>
              <w:pStyle w:val="30"/>
            </w:pPr>
            <w:r>
              <w:rPr>
                <w:rFonts w:hint="eastAsia"/>
              </w:rPr>
              <w:t>页面输出正确数据与图表展示</w:t>
            </w:r>
          </w:p>
        </w:tc>
      </w:tr>
      <w:tr w14:paraId="1D7149C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AF3D7A5">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17A48439">
            <w:pPr>
              <w:pStyle w:val="30"/>
            </w:pPr>
            <w:r>
              <w:rPr>
                <w:rFonts w:hint="eastAsia"/>
              </w:rPr>
              <w:t>页面未转至风险敞口明细表格或弹出后无数据</w:t>
            </w:r>
          </w:p>
        </w:tc>
      </w:tr>
      <w:tr w14:paraId="783B9E6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E287E03">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1276F257">
            <w:pPr>
              <w:pStyle w:val="30"/>
            </w:pPr>
            <w:r>
              <w:rPr>
                <w:rFonts w:hint="eastAsia"/>
              </w:rPr>
              <w:t>无</w:t>
            </w:r>
          </w:p>
        </w:tc>
      </w:tr>
    </w:tbl>
    <w:p w14:paraId="2238314E">
      <w:pPr>
        <w:pStyle w:val="6"/>
        <w:numPr>
          <w:ilvl w:val="4"/>
          <w:numId w:val="0"/>
        </w:numPr>
      </w:pPr>
      <w:r>
        <w:rPr>
          <w:rFonts w:hint="eastAsia" w:eastAsia="宋体" w:cs="宋体"/>
        </w:rPr>
        <w:t xml:space="preserve">6.1.15.1.7  </w:t>
      </w:r>
      <w:r>
        <w:rPr>
          <w:rFonts w:hint="eastAsia"/>
        </w:rPr>
        <w:t>宣传部总览-领域敞口月度看板</w:t>
      </w:r>
    </w:p>
    <w:p w14:paraId="60C84232">
      <w:pPr>
        <w:ind w:firstLine="480"/>
      </w:pPr>
      <w:r>
        <w:rPr>
          <w:rFonts w:hint="eastAsia"/>
        </w:rPr>
        <w:t>对宣传部企业风险情况进行梳理、运算、整合，并以月度为单位制作宣传部总览-各领域风险敞口预警看板，来展现宣传部整体在总风险敞口、已确认损失、挽回损失即压降敞口、风险资本率的数值及其变化趋势。该看板主要包括月度分领域风险概览模块、月度分领域总风险敞口模块、月度分领域已确认损失模块、月度分领域挽回损失即压降敞口模块、月度分领域风险资本率模块。该看板数据来源主要为财务快报系统。</w:t>
      </w:r>
    </w:p>
    <w:p w14:paraId="7DA04F3A">
      <w:pPr>
        <w:ind w:firstLine="480"/>
      </w:pPr>
      <w:r>
        <w:rPr>
          <w:rFonts w:hint="eastAsia"/>
        </w:rPr>
        <w:t>月度分领域风险概览模块主要列示将企业按照8个不同领域的风险大类划分后，在所选月份的总风险敞口、已确认损失、挽回损失即压降敞口、风险资本率数值，用户可通过点击领域名称所在的单元格来查看该领域四项内容的具体变化情况：月度分领域总风险敞口模块主要用于展现选定风险领域在近六个月内的总风险敞口数值及变化趋势，月度分领域已确认损失模块主要用于展现选定风险领域在近六个月内的已确认损失数值及变化趋势，月度分领域挽回损失即压降敞口模块主要用于展现选定风险领域在近六个月内的挽回损失即压降敞口数值及变化趋势，月度分领域风险资本率模块主要用于展现选定风险领域在近六个月内的风险资本率数值及变化趋势。</w:t>
      </w:r>
    </w:p>
    <w:p w14:paraId="0A0C66D3">
      <w:pPr>
        <w:ind w:firstLine="0" w:firstLineChars="0"/>
        <w:jc w:val="center"/>
      </w:pPr>
      <w:r>
        <w:rPr>
          <w:rFonts w:hint="eastAsia" w:ascii="宋体" w:hAnsi="宋体" w:cs="宋体"/>
        </w:rPr>
        <w:drawing>
          <wp:inline distT="0" distB="0" distL="0" distR="0">
            <wp:extent cx="5274310" cy="2832735"/>
            <wp:effectExtent l="0" t="0" r="2540" b="5715"/>
            <wp:docPr id="1685874899" name="图片 1685874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74899" name="图片 1685874899"/>
                    <pic:cNvPicPr>
                      <a:picLocks noChangeAspect="1"/>
                    </pic:cNvPicPr>
                  </pic:nvPicPr>
                  <pic:blipFill>
                    <a:blip r:embed="rId436"/>
                    <a:srcRect t="14617"/>
                    <a:stretch>
                      <a:fillRect/>
                    </a:stretch>
                  </pic:blipFill>
                  <pic:spPr>
                    <a:xfrm>
                      <a:off x="0" y="0"/>
                      <a:ext cx="5274310" cy="2418667"/>
                    </a:xfrm>
                    <a:prstGeom prst="rect">
                      <a:avLst/>
                    </a:prstGeom>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02DCF1C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8D15EC8">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332DE5FD">
            <w:pPr>
              <w:pStyle w:val="30"/>
            </w:pPr>
            <w:r>
              <w:rPr>
                <w:rFonts w:hint="eastAsia"/>
              </w:rPr>
              <w:t>XCBYJ_1_2_6</w:t>
            </w:r>
          </w:p>
        </w:tc>
      </w:tr>
      <w:tr w14:paraId="3A07923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1334098">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5641EC00">
            <w:pPr>
              <w:pStyle w:val="30"/>
            </w:pPr>
            <w:r>
              <w:rPr>
                <w:rFonts w:hint="eastAsia"/>
              </w:rPr>
              <w:t>宣传部用户、系统管理员</w:t>
            </w:r>
          </w:p>
        </w:tc>
      </w:tr>
      <w:tr w14:paraId="5B49171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F8230FC">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509E12EE">
            <w:pPr>
              <w:pStyle w:val="30"/>
            </w:pPr>
            <w:r>
              <w:rPr>
                <w:rFonts w:hint="eastAsia"/>
              </w:rPr>
              <w:t>登入全面风险预警子系统（宣传部功能模块），点击风险预警</w:t>
            </w:r>
          </w:p>
        </w:tc>
      </w:tr>
      <w:tr w14:paraId="191E52D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E06C284">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0461058B">
            <w:pPr>
              <w:pStyle w:val="30"/>
            </w:pPr>
            <w:r>
              <w:rPr>
                <w:rFonts w:hint="eastAsia"/>
              </w:rPr>
              <w:t>无</w:t>
            </w:r>
          </w:p>
        </w:tc>
      </w:tr>
      <w:tr w14:paraId="7C10CFD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B5C64BC">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62915257">
            <w:pPr>
              <w:pStyle w:val="30"/>
            </w:pPr>
            <w:r>
              <w:rPr>
                <w:rFonts w:hint="eastAsia"/>
              </w:rPr>
              <w:t>选择年份、月份，点击风险敞口-按领域</w:t>
            </w:r>
          </w:p>
        </w:tc>
      </w:tr>
      <w:tr w14:paraId="00CE5BC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C0224BA">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6947C145">
            <w:pPr>
              <w:pStyle w:val="30"/>
            </w:pPr>
            <w:r>
              <w:rPr>
                <w:rFonts w:hint="eastAsia"/>
              </w:rPr>
              <w:t>各风险领域风险敞口合计金额及变化趋势</w:t>
            </w:r>
          </w:p>
        </w:tc>
      </w:tr>
      <w:tr w14:paraId="7F70022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7A35708">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204E85CE">
            <w:pPr>
              <w:pStyle w:val="30"/>
            </w:pPr>
            <w:r>
              <w:rPr>
                <w:rFonts w:hint="eastAsia"/>
              </w:rPr>
              <w:t>页面输出正确数据与图表展示</w:t>
            </w:r>
          </w:p>
        </w:tc>
      </w:tr>
      <w:tr w14:paraId="650F878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70F2085">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6A5F4CBB">
            <w:pPr>
              <w:pStyle w:val="30"/>
            </w:pPr>
            <w:r>
              <w:rPr>
                <w:rFonts w:hint="eastAsia"/>
              </w:rPr>
              <w:t>页面未转至风险敞口明细表格或弹出后无数据</w:t>
            </w:r>
          </w:p>
        </w:tc>
      </w:tr>
      <w:tr w14:paraId="3A2C864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FCF784D">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7546DA2A">
            <w:pPr>
              <w:pStyle w:val="30"/>
            </w:pPr>
            <w:r>
              <w:rPr>
                <w:rFonts w:hint="eastAsia"/>
              </w:rPr>
              <w:t>无</w:t>
            </w:r>
          </w:p>
        </w:tc>
      </w:tr>
    </w:tbl>
    <w:p w14:paraId="59291A5A">
      <w:pPr>
        <w:pStyle w:val="6"/>
        <w:numPr>
          <w:ilvl w:val="4"/>
          <w:numId w:val="0"/>
        </w:numPr>
      </w:pPr>
      <w:r>
        <w:rPr>
          <w:rFonts w:hint="eastAsia" w:eastAsia="宋体" w:cs="宋体"/>
        </w:rPr>
        <w:t xml:space="preserve">6.1.15.1.8  </w:t>
      </w:r>
      <w:r>
        <w:rPr>
          <w:rFonts w:hint="eastAsia"/>
        </w:rPr>
        <w:t>宣传部总览-重大风险清单年度看板</w:t>
      </w:r>
    </w:p>
    <w:p w14:paraId="18E4DB7E">
      <w:pPr>
        <w:ind w:firstLine="480"/>
      </w:pPr>
      <w:r>
        <w:rPr>
          <w:rFonts w:hint="eastAsia"/>
        </w:rPr>
        <w:t>对宣传部风险情况进行梳理、运算、整合，并以年度为单位制作宣传部总览-重大风险清单看板，来展现宣传部整体在所选年度的重大风险详情。该看板主要包括年度重大风险清单模块、重大风险清单详情模块。该看板数据来源主要为财务决算系统。</w:t>
      </w:r>
    </w:p>
    <w:p w14:paraId="1EC540B9">
      <w:pPr>
        <w:ind w:firstLine="480"/>
      </w:pPr>
      <w:r>
        <w:rPr>
          <w:rFonts w:hint="eastAsia"/>
        </w:rPr>
        <w:t>年度重大风险清单模块主要显示各集团在所选年度被列入重大风险清单的风险事项数量信息；重大风险清单详情模块则列示重大风险清单内各项风险事项的详情，具体包括集团名称、风险领域、风险特征、总风险敞口、已确认损失、挽回损失即压降敞口、挽回损失较上年的变化、预计最大挽回损失、挽回损失进度、净风险敞口、净风险敞口较上年的变化等内容，并且用户可在筛选框内选择相应的集团名称、风险领域及风险特征，对想要查看的风险清单进行查询。</w:t>
      </w:r>
    </w:p>
    <w:p w14:paraId="1050CBC8">
      <w:pPr>
        <w:ind w:firstLine="0" w:firstLineChars="0"/>
        <w:jc w:val="center"/>
      </w:pPr>
      <w:r>
        <w:rPr>
          <w:rFonts w:hint="eastAsia" w:ascii="宋体" w:hAnsi="宋体" w:cs="宋体"/>
        </w:rPr>
        <w:drawing>
          <wp:inline distT="0" distB="0" distL="0" distR="0">
            <wp:extent cx="4319270" cy="1938020"/>
            <wp:effectExtent l="9525" t="9525" r="14605" b="14605"/>
            <wp:docPr id="1863102603" name="图片 186310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03" name="图片 1863102603"/>
                    <pic:cNvPicPr>
                      <a:picLocks noChangeAspect="1"/>
                    </pic:cNvPicPr>
                  </pic:nvPicPr>
                  <pic:blipFill>
                    <a:blip r:embed="rId437"/>
                    <a:srcRect t="21353"/>
                    <a:stretch>
                      <a:fillRect/>
                    </a:stretch>
                  </pic:blipFill>
                  <pic:spPr>
                    <a:xfrm>
                      <a:off x="0" y="0"/>
                      <a:ext cx="4320000" cy="1938496"/>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0F9C572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6A67194">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3A5FFDE7">
            <w:pPr>
              <w:pStyle w:val="30"/>
            </w:pPr>
            <w:r>
              <w:rPr>
                <w:rFonts w:hint="eastAsia"/>
              </w:rPr>
              <w:t>XCBYJ_1_2_7</w:t>
            </w:r>
          </w:p>
        </w:tc>
      </w:tr>
      <w:tr w14:paraId="0190958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BC8D4B3">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6294CD30">
            <w:pPr>
              <w:pStyle w:val="30"/>
            </w:pPr>
            <w:r>
              <w:rPr>
                <w:rFonts w:hint="eastAsia"/>
              </w:rPr>
              <w:t>宣传部用户、系统管理员</w:t>
            </w:r>
          </w:p>
        </w:tc>
      </w:tr>
      <w:tr w14:paraId="166C632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2C48BB9">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6930F679">
            <w:pPr>
              <w:pStyle w:val="30"/>
            </w:pPr>
            <w:r>
              <w:rPr>
                <w:rFonts w:hint="eastAsia"/>
              </w:rPr>
              <w:t>登入全面风险预警子系统（宣传部功能模块），点击风险预警</w:t>
            </w:r>
          </w:p>
        </w:tc>
      </w:tr>
      <w:tr w14:paraId="231028E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72398A4">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0BA3B980">
            <w:pPr>
              <w:pStyle w:val="30"/>
            </w:pPr>
            <w:r>
              <w:rPr>
                <w:rFonts w:hint="eastAsia"/>
              </w:rPr>
              <w:t>无</w:t>
            </w:r>
          </w:p>
        </w:tc>
      </w:tr>
      <w:tr w14:paraId="53BDDEF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DFD4795">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38B00508">
            <w:pPr>
              <w:pStyle w:val="30"/>
            </w:pPr>
            <w:r>
              <w:rPr>
                <w:rFonts w:hint="eastAsia"/>
              </w:rPr>
              <w:t>选择年份，点击重大风险清单</w:t>
            </w:r>
          </w:p>
        </w:tc>
      </w:tr>
      <w:tr w14:paraId="3B51CB9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61EB7FE">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53854917">
            <w:pPr>
              <w:pStyle w:val="30"/>
            </w:pPr>
            <w:r>
              <w:rPr>
                <w:rFonts w:hint="eastAsia"/>
              </w:rPr>
              <w:t>各企业当前重大风险清单表格</w:t>
            </w:r>
          </w:p>
        </w:tc>
      </w:tr>
      <w:tr w14:paraId="370FE25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BFBA689">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1030B156">
            <w:pPr>
              <w:pStyle w:val="30"/>
            </w:pPr>
            <w:r>
              <w:rPr>
                <w:rFonts w:hint="eastAsia"/>
              </w:rPr>
              <w:t>页面输出正确数据与图表展示</w:t>
            </w:r>
          </w:p>
        </w:tc>
      </w:tr>
      <w:tr w14:paraId="68AECA9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76C1DD7">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09C1BE50">
            <w:pPr>
              <w:pStyle w:val="30"/>
            </w:pPr>
            <w:r>
              <w:rPr>
                <w:rFonts w:hint="eastAsia"/>
              </w:rPr>
              <w:t>页面未转至风险清单明细表格或弹出后无数据</w:t>
            </w:r>
          </w:p>
        </w:tc>
      </w:tr>
      <w:tr w14:paraId="3FD492A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49FFB26">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58729BEC">
            <w:pPr>
              <w:pStyle w:val="30"/>
            </w:pPr>
            <w:r>
              <w:rPr>
                <w:rFonts w:hint="eastAsia"/>
              </w:rPr>
              <w:t>无</w:t>
            </w:r>
          </w:p>
        </w:tc>
      </w:tr>
    </w:tbl>
    <w:p w14:paraId="590A5240">
      <w:pPr>
        <w:pStyle w:val="6"/>
        <w:numPr>
          <w:ilvl w:val="4"/>
          <w:numId w:val="0"/>
        </w:numPr>
      </w:pPr>
      <w:r>
        <w:rPr>
          <w:rFonts w:hint="eastAsia" w:eastAsia="宋体" w:cs="宋体"/>
        </w:rPr>
        <w:t xml:space="preserve">6.1.15.1.9  </w:t>
      </w:r>
      <w:r>
        <w:rPr>
          <w:rFonts w:hint="eastAsia"/>
        </w:rPr>
        <w:t>宣传部总览-重大风险清单月度看板</w:t>
      </w:r>
    </w:p>
    <w:p w14:paraId="7C0255AF">
      <w:pPr>
        <w:ind w:firstLine="480"/>
      </w:pPr>
      <w:r>
        <w:rPr>
          <w:rFonts w:hint="eastAsia"/>
        </w:rPr>
        <w:t>对宣传部风险情况进行梳理、运算、整合，并以月度为单位制作宣传部总览-重大风险清单看板，来展现宣传部整体在所选年度的重大风险详情。该看板主要包括月度重大风险清单模块、重大风险清单详情模块。该看板数据来源主要为国资委财务快报系统。</w:t>
      </w:r>
    </w:p>
    <w:p w14:paraId="009E251F">
      <w:pPr>
        <w:ind w:firstLine="480"/>
      </w:pPr>
      <w:r>
        <w:rPr>
          <w:rFonts w:hint="eastAsia"/>
        </w:rPr>
        <w:t>月度重大风险清单模块主要显示各集团在所选月份被列入重大风险清单的风险事项数量信息；重大风险清单详情模块则列示重大风险清单内各项风险事项的详情，具体包括集团名称、风险领域、风险特征、总风险敞口、已确认损失、挽回损失即压降敞口、挽回损失较上月的变化、预计最大挽回损失、挽回损失进度、净风险敞口、净风险敞口较上月的变化等内容，并且用户可在筛选框内选择相应的集团名称、风险领域及风险特征，对想要查看的风险清单进行查询。</w:t>
      </w:r>
    </w:p>
    <w:p w14:paraId="4E02C431">
      <w:pPr>
        <w:ind w:firstLine="0" w:firstLineChars="0"/>
        <w:jc w:val="center"/>
      </w:pPr>
      <w:r>
        <w:rPr>
          <w:rFonts w:hint="eastAsia" w:ascii="宋体" w:hAnsi="宋体" w:cs="宋体"/>
        </w:rPr>
        <w:drawing>
          <wp:inline distT="0" distB="0" distL="0" distR="0">
            <wp:extent cx="4319905" cy="1928495"/>
            <wp:effectExtent l="9525" t="9525" r="13970" b="14605"/>
            <wp:docPr id="1863102604" name="图片 186310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04" name="图片 1863102604"/>
                    <pic:cNvPicPr>
                      <a:picLocks noChangeAspect="1"/>
                    </pic:cNvPicPr>
                  </pic:nvPicPr>
                  <pic:blipFill>
                    <a:blip r:embed="rId438"/>
                    <a:srcRect t="21985"/>
                    <a:stretch>
                      <a:fillRect/>
                    </a:stretch>
                  </pic:blipFill>
                  <pic:spPr>
                    <a:xfrm>
                      <a:off x="0" y="0"/>
                      <a:ext cx="4320000" cy="1928587"/>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3A467180">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B2D72E7">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799DEAD2">
            <w:pPr>
              <w:pStyle w:val="30"/>
            </w:pPr>
            <w:r>
              <w:rPr>
                <w:rFonts w:hint="eastAsia"/>
              </w:rPr>
              <w:t>XCBYJ_1_2_8</w:t>
            </w:r>
          </w:p>
        </w:tc>
      </w:tr>
      <w:tr w14:paraId="499AE19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B7D150A">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489CFCCB">
            <w:pPr>
              <w:pStyle w:val="30"/>
            </w:pPr>
            <w:r>
              <w:rPr>
                <w:rFonts w:hint="eastAsia"/>
              </w:rPr>
              <w:t>宣传部用户、系统管理员</w:t>
            </w:r>
          </w:p>
        </w:tc>
      </w:tr>
      <w:tr w14:paraId="425D8EE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5CE5D7D">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68E55E3F">
            <w:pPr>
              <w:pStyle w:val="30"/>
            </w:pPr>
            <w:r>
              <w:rPr>
                <w:rFonts w:hint="eastAsia"/>
              </w:rPr>
              <w:t>登入全面风险预警子系统（宣传部功能模块），点击风险预警</w:t>
            </w:r>
          </w:p>
        </w:tc>
      </w:tr>
      <w:tr w14:paraId="748200F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A40CD20">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430A12DA">
            <w:pPr>
              <w:pStyle w:val="30"/>
            </w:pPr>
            <w:r>
              <w:rPr>
                <w:rFonts w:hint="eastAsia"/>
              </w:rPr>
              <w:t>无</w:t>
            </w:r>
          </w:p>
        </w:tc>
      </w:tr>
      <w:tr w14:paraId="1CDC686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A6B3641">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3E0D3CA5">
            <w:pPr>
              <w:pStyle w:val="30"/>
            </w:pPr>
            <w:r>
              <w:rPr>
                <w:rFonts w:hint="eastAsia"/>
              </w:rPr>
              <w:t>选择年份、月份，点击重大风险清单</w:t>
            </w:r>
          </w:p>
        </w:tc>
      </w:tr>
      <w:tr w14:paraId="5E6F61D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E9DDE74">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196BFA56">
            <w:pPr>
              <w:pStyle w:val="30"/>
            </w:pPr>
            <w:r>
              <w:rPr>
                <w:rFonts w:hint="eastAsia"/>
              </w:rPr>
              <w:t>各企业当前重大风险清单表格</w:t>
            </w:r>
          </w:p>
        </w:tc>
      </w:tr>
      <w:tr w14:paraId="7865349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208B869">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53978F67">
            <w:pPr>
              <w:pStyle w:val="30"/>
            </w:pPr>
            <w:r>
              <w:rPr>
                <w:rFonts w:hint="eastAsia"/>
              </w:rPr>
              <w:t>页面输出正确数据与图表展示</w:t>
            </w:r>
          </w:p>
        </w:tc>
      </w:tr>
      <w:tr w14:paraId="3939043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DA04ED7">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69FD65D8">
            <w:pPr>
              <w:pStyle w:val="30"/>
            </w:pPr>
            <w:r>
              <w:rPr>
                <w:rFonts w:hint="eastAsia"/>
              </w:rPr>
              <w:t>页面未转至风险清单明细表格或弹出后无数据</w:t>
            </w:r>
          </w:p>
        </w:tc>
      </w:tr>
      <w:tr w14:paraId="0AB0FAF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B633EF1">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09728DA7">
            <w:pPr>
              <w:pStyle w:val="30"/>
            </w:pPr>
            <w:r>
              <w:rPr>
                <w:rFonts w:hint="eastAsia"/>
              </w:rPr>
              <w:t>无</w:t>
            </w:r>
          </w:p>
        </w:tc>
      </w:tr>
    </w:tbl>
    <w:p w14:paraId="429796AA">
      <w:pPr>
        <w:pStyle w:val="6"/>
        <w:numPr>
          <w:ilvl w:val="4"/>
          <w:numId w:val="0"/>
        </w:numPr>
      </w:pPr>
      <w:r>
        <w:rPr>
          <w:rFonts w:hint="eastAsia" w:eastAsia="宋体" w:cs="宋体"/>
        </w:rPr>
        <w:t xml:space="preserve">6.1.15.1.10  </w:t>
      </w:r>
      <w:r>
        <w:rPr>
          <w:rFonts w:hint="eastAsia"/>
        </w:rPr>
        <w:t>风险管理-风险问询函列表看板</w:t>
      </w:r>
    </w:p>
    <w:p w14:paraId="4C7BCA8E">
      <w:pPr>
        <w:ind w:firstLine="480"/>
      </w:pPr>
      <w:r>
        <w:rPr>
          <w:rFonts w:hint="eastAsia"/>
        </w:rPr>
        <w:t>对宣传部风险情况进行梳理、运算、整合，并以年度为单位制作风险问询（即风险提示函）看板，来展现风险提示函发出、反馈、确认、分布等具体情况。该看板主要分位提示函概览模块、提示函按集团分布模块、提示函清单模块。</w:t>
      </w:r>
    </w:p>
    <w:p w14:paraId="44167869">
      <w:pPr>
        <w:ind w:firstLine="480"/>
      </w:pPr>
      <w:r>
        <w:rPr>
          <w:rFonts w:hint="eastAsia"/>
        </w:rPr>
        <w:t>提示函概览模块主要用于展现宣传部在所选年度已发出提示函数量、集团或企业已反馈提示函数量一级集团或企业已确认的风险事项数量。用户可以点击任一数字查看该数量分布及清单详情，下方的提示函按集团分布及右侧的提示函清单将根据所选数字进行联动。</w:t>
      </w:r>
    </w:p>
    <w:p w14:paraId="2D163148">
      <w:pPr>
        <w:ind w:firstLine="480"/>
      </w:pPr>
      <w:r>
        <w:rPr>
          <w:rFonts w:hint="eastAsia"/>
        </w:rPr>
        <w:t>提示函按集团分布模块主要展现发出、反馈、确认的风险提示函在各集团的数量分布，该模块可根据选定的数量指标（即已发出提示函数量、已反馈提示函数量、已确认事项数量）进行切换展现。</w:t>
      </w:r>
    </w:p>
    <w:p w14:paraId="476D6887">
      <w:pPr>
        <w:ind w:firstLine="480"/>
      </w:pPr>
      <w:r>
        <w:rPr>
          <w:rFonts w:hint="eastAsia"/>
        </w:rPr>
        <w:t>提示函清单模块则列示高风险集团名称、企业名称、风险领域、风险特征、集团及企业的反馈情况、集团及企业的确认情况，并且用户可在该清单中的“加入风险清单”一列对相应的风险提示函进行加入风险清单的操作，或在风险事项消除后将该事项移除至其他清单。用户还可点击“详情”按钮进行提示函详情的查看。</w:t>
      </w:r>
    </w:p>
    <w:p w14:paraId="4B4FE6EC">
      <w:pPr>
        <w:ind w:firstLine="0" w:firstLineChars="0"/>
        <w:jc w:val="center"/>
      </w:pPr>
      <w:r>
        <w:rPr>
          <w:rFonts w:hint="eastAsia" w:ascii="宋体" w:hAnsi="宋体" w:cs="宋体"/>
        </w:rPr>
        <w:drawing>
          <wp:inline distT="0" distB="0" distL="0" distR="0">
            <wp:extent cx="4318635" cy="2100580"/>
            <wp:effectExtent l="9525" t="9525" r="15240" b="13970"/>
            <wp:docPr id="1863102605" name="图片 186310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05" name="图片 1863102605"/>
                    <pic:cNvPicPr>
                      <a:picLocks noChangeAspect="1"/>
                    </pic:cNvPicPr>
                  </pic:nvPicPr>
                  <pic:blipFill>
                    <a:blip r:embed="rId439"/>
                    <a:srcRect t="15303"/>
                    <a:stretch>
                      <a:fillRect/>
                    </a:stretch>
                  </pic:blipFill>
                  <pic:spPr>
                    <a:xfrm>
                      <a:off x="0" y="0"/>
                      <a:ext cx="4320000" cy="2101251"/>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1385173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35ACA71">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5D1541AB">
            <w:pPr>
              <w:pStyle w:val="30"/>
            </w:pPr>
            <w:r>
              <w:rPr>
                <w:rFonts w:hint="eastAsia"/>
              </w:rPr>
              <w:t>XCBYJ_1_3_1</w:t>
            </w:r>
          </w:p>
        </w:tc>
      </w:tr>
      <w:tr w14:paraId="305DCF0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3D74CA6">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25A46FB2">
            <w:pPr>
              <w:pStyle w:val="30"/>
            </w:pPr>
            <w:r>
              <w:rPr>
                <w:rFonts w:hint="eastAsia"/>
              </w:rPr>
              <w:t>宣传部用户、系统管理员</w:t>
            </w:r>
          </w:p>
        </w:tc>
      </w:tr>
      <w:tr w14:paraId="1D8666B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9DB8DA5">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16D5A778">
            <w:pPr>
              <w:pStyle w:val="30"/>
            </w:pPr>
            <w:r>
              <w:rPr>
                <w:rFonts w:hint="eastAsia"/>
              </w:rPr>
              <w:t>登入全面风险预警子系统（宣传部功能模块），点击风险管理</w:t>
            </w:r>
          </w:p>
        </w:tc>
      </w:tr>
      <w:tr w14:paraId="2262003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820005B">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0EBA7688">
            <w:pPr>
              <w:pStyle w:val="30"/>
            </w:pPr>
            <w:r>
              <w:rPr>
                <w:rFonts w:hint="eastAsia"/>
              </w:rPr>
              <w:t>无</w:t>
            </w:r>
          </w:p>
        </w:tc>
      </w:tr>
      <w:tr w14:paraId="1B2D4E1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4AF42C1">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72A0BADB">
            <w:pPr>
              <w:pStyle w:val="30"/>
            </w:pPr>
            <w:r>
              <w:rPr>
                <w:rFonts w:hint="eastAsia"/>
              </w:rPr>
              <w:t>选择风险问询函</w:t>
            </w:r>
          </w:p>
        </w:tc>
      </w:tr>
      <w:tr w14:paraId="551FCF9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41A470A">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6F240D51">
            <w:pPr>
              <w:pStyle w:val="30"/>
            </w:pPr>
            <w:r>
              <w:rPr>
                <w:rFonts w:hint="eastAsia"/>
              </w:rPr>
              <w:t>风险问询函汇总表</w:t>
            </w:r>
          </w:p>
        </w:tc>
      </w:tr>
      <w:tr w14:paraId="7945395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06BB4BD">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7F018B2D">
            <w:pPr>
              <w:pStyle w:val="30"/>
            </w:pPr>
            <w:r>
              <w:rPr>
                <w:rFonts w:hint="eastAsia"/>
              </w:rPr>
              <w:t>页面输出正确数据与图表展示</w:t>
            </w:r>
          </w:p>
        </w:tc>
      </w:tr>
      <w:tr w14:paraId="596C55D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FB62336">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3971AFA6">
            <w:pPr>
              <w:pStyle w:val="30"/>
            </w:pPr>
            <w:r>
              <w:rPr>
                <w:rFonts w:hint="eastAsia"/>
              </w:rPr>
              <w:t>页面未转至风险问询函列表或弹出后无数据</w:t>
            </w:r>
          </w:p>
        </w:tc>
      </w:tr>
      <w:tr w14:paraId="01A2FCD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C25C71D">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40546B3E">
            <w:pPr>
              <w:pStyle w:val="30"/>
            </w:pPr>
            <w:r>
              <w:rPr>
                <w:rFonts w:hint="eastAsia"/>
              </w:rPr>
              <w:t>无</w:t>
            </w:r>
          </w:p>
        </w:tc>
      </w:tr>
    </w:tbl>
    <w:p w14:paraId="64CAC3B5">
      <w:pPr>
        <w:pStyle w:val="6"/>
        <w:numPr>
          <w:ilvl w:val="4"/>
          <w:numId w:val="0"/>
        </w:numPr>
      </w:pPr>
      <w:r>
        <w:rPr>
          <w:rFonts w:hint="eastAsia" w:eastAsia="宋体" w:cs="宋体"/>
        </w:rPr>
        <w:t xml:space="preserve">6.1.15.1.11  </w:t>
      </w:r>
      <w:r>
        <w:rPr>
          <w:rFonts w:hint="eastAsia"/>
        </w:rPr>
        <w:t>风险管理-风险问询函详情看板</w:t>
      </w:r>
    </w:p>
    <w:p w14:paraId="51C2DD68">
      <w:pPr>
        <w:ind w:firstLine="480"/>
      </w:pPr>
      <w:r>
        <w:rPr>
          <w:rFonts w:hint="eastAsia"/>
        </w:rPr>
        <w:t>对宣传部风险情况进行梳理、运算、整合，并以年度为单位制作风险问询（即风险提示函）看板，来展现风险提示函发出、反馈、确认、分布等具体情况。该看板主要分位提示函概览模块、提示函按集团分布模块、提示函详情模块。</w:t>
      </w:r>
    </w:p>
    <w:p w14:paraId="3BB4BE3E">
      <w:pPr>
        <w:ind w:firstLine="480"/>
      </w:pPr>
      <w:r>
        <w:rPr>
          <w:rFonts w:hint="eastAsia"/>
        </w:rPr>
        <w:t>其中提示函详情模块主要包括高风险集团名称及企业名称、企业的确认或反馈情况、企业确认时间及反馈时间、所触及的风险领域和风险特征，并且用户还可在该提示函详情页面查看所选提示函的风险详情介绍和企业对该风险进行的说明（如有）。提示函查看结束后用户可通过右上角的返回控件再次进入提示函清单界面进行其他操作或下一封提示函详情的查询。</w:t>
      </w:r>
    </w:p>
    <w:p w14:paraId="1FF313BD">
      <w:pPr>
        <w:ind w:firstLine="0" w:firstLineChars="0"/>
        <w:jc w:val="center"/>
      </w:pPr>
      <w:r>
        <w:rPr>
          <w:rFonts w:hint="eastAsia" w:ascii="宋体" w:hAnsi="宋体" w:cs="宋体"/>
        </w:rPr>
        <w:drawing>
          <wp:inline distT="0" distB="0" distL="0" distR="0">
            <wp:extent cx="4318000" cy="2127885"/>
            <wp:effectExtent l="9525" t="9525" r="15875" b="15240"/>
            <wp:docPr id="1863102607" name="图片 1863102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07" name="图片 1863102607"/>
                    <pic:cNvPicPr>
                      <a:picLocks noChangeAspect="1"/>
                    </pic:cNvPicPr>
                  </pic:nvPicPr>
                  <pic:blipFill>
                    <a:blip r:embed="rId440"/>
                    <a:srcRect t="14244"/>
                    <a:stretch>
                      <a:fillRect/>
                    </a:stretch>
                  </pic:blipFill>
                  <pic:spPr>
                    <a:xfrm>
                      <a:off x="0" y="0"/>
                      <a:ext cx="4320000" cy="2128879"/>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1A61A2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B48EA83">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47598DEA">
            <w:pPr>
              <w:pStyle w:val="30"/>
            </w:pPr>
            <w:r>
              <w:rPr>
                <w:rFonts w:hint="eastAsia"/>
              </w:rPr>
              <w:t>XCBYJ_1_3_2</w:t>
            </w:r>
          </w:p>
        </w:tc>
      </w:tr>
      <w:tr w14:paraId="48D40CA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C473E2F">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04298B5C">
            <w:pPr>
              <w:pStyle w:val="30"/>
            </w:pPr>
            <w:r>
              <w:rPr>
                <w:rFonts w:hint="eastAsia"/>
              </w:rPr>
              <w:t>宣传部用户、系统管理员</w:t>
            </w:r>
          </w:p>
        </w:tc>
      </w:tr>
      <w:tr w14:paraId="2875048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9F75B43">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7174C9F7">
            <w:pPr>
              <w:pStyle w:val="30"/>
            </w:pPr>
            <w:r>
              <w:rPr>
                <w:rFonts w:hint="eastAsia"/>
              </w:rPr>
              <w:t>登入全面风险预警子系统（宣传部功能模块），点击风险管理</w:t>
            </w:r>
          </w:p>
        </w:tc>
      </w:tr>
      <w:tr w14:paraId="5DD7A44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C3AF221">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6C679BFA">
            <w:pPr>
              <w:pStyle w:val="30"/>
            </w:pPr>
            <w:r>
              <w:rPr>
                <w:rFonts w:hint="eastAsia"/>
              </w:rPr>
              <w:t>无</w:t>
            </w:r>
          </w:p>
        </w:tc>
      </w:tr>
      <w:tr w14:paraId="5F2C385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4C72020">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562832A8">
            <w:pPr>
              <w:pStyle w:val="30"/>
            </w:pPr>
            <w:r>
              <w:rPr>
                <w:rFonts w:hint="eastAsia"/>
              </w:rPr>
              <w:t>选择风险问询函-查看详情</w:t>
            </w:r>
          </w:p>
        </w:tc>
      </w:tr>
      <w:tr w14:paraId="3DD4BC3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E7B1FC0">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147DEC08">
            <w:pPr>
              <w:pStyle w:val="30"/>
            </w:pPr>
            <w:r>
              <w:rPr>
                <w:rFonts w:hint="eastAsia"/>
              </w:rPr>
              <w:t>所选风险问询函详情界面</w:t>
            </w:r>
          </w:p>
        </w:tc>
      </w:tr>
      <w:tr w14:paraId="0ACF0D7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5460EA8">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0BAD1A1A">
            <w:pPr>
              <w:pStyle w:val="30"/>
            </w:pPr>
            <w:r>
              <w:rPr>
                <w:rFonts w:hint="eastAsia"/>
              </w:rPr>
              <w:t>页面输出正确数据与图表展示</w:t>
            </w:r>
          </w:p>
        </w:tc>
      </w:tr>
      <w:tr w14:paraId="4D67791A">
        <w:tblPrEx>
          <w:tblCellMar>
            <w:top w:w="0" w:type="dxa"/>
            <w:left w:w="108" w:type="dxa"/>
            <w:bottom w:w="0" w:type="dxa"/>
            <w:right w:w="108" w:type="dxa"/>
          </w:tblCellMar>
        </w:tblPrEx>
        <w:trPr>
          <w:trHeight w:val="90" w:hRule="atLeast"/>
        </w:trPr>
        <w:tc>
          <w:tcPr>
            <w:tcW w:w="2115" w:type="dxa"/>
            <w:tcBorders>
              <w:top w:val="single" w:color="auto" w:sz="4" w:space="0"/>
              <w:left w:val="single" w:color="auto" w:sz="4" w:space="0"/>
              <w:bottom w:val="single" w:color="auto" w:sz="4" w:space="0"/>
              <w:right w:val="single" w:color="auto" w:sz="4" w:space="0"/>
            </w:tcBorders>
            <w:vAlign w:val="center"/>
          </w:tcPr>
          <w:p w14:paraId="44448D02">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14E26C75">
            <w:pPr>
              <w:pStyle w:val="30"/>
            </w:pPr>
            <w:r>
              <w:rPr>
                <w:rFonts w:hint="eastAsia"/>
              </w:rPr>
              <w:t>页面未转至风险问询函详情或弹出后无数据</w:t>
            </w:r>
          </w:p>
        </w:tc>
      </w:tr>
      <w:tr w14:paraId="08485E8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59DC7EB">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610B444E">
            <w:pPr>
              <w:pStyle w:val="30"/>
            </w:pPr>
            <w:r>
              <w:rPr>
                <w:rFonts w:hint="eastAsia"/>
              </w:rPr>
              <w:t>无</w:t>
            </w:r>
          </w:p>
        </w:tc>
      </w:tr>
    </w:tbl>
    <w:p w14:paraId="5B5FDE26">
      <w:pPr>
        <w:pStyle w:val="6"/>
        <w:numPr>
          <w:ilvl w:val="4"/>
          <w:numId w:val="0"/>
        </w:numPr>
      </w:pPr>
      <w:r>
        <w:rPr>
          <w:rFonts w:hint="eastAsia" w:eastAsia="宋体" w:cs="宋体"/>
        </w:rPr>
        <w:t xml:space="preserve">6.1.15.1.12  </w:t>
      </w:r>
      <w:r>
        <w:rPr>
          <w:rFonts w:hint="eastAsia"/>
        </w:rPr>
        <w:t>风险管理-风险清单管理看板</w:t>
      </w:r>
    </w:p>
    <w:p w14:paraId="07DA47FA">
      <w:pPr>
        <w:ind w:firstLine="480"/>
      </w:pPr>
      <w:r>
        <w:rPr>
          <w:rFonts w:hint="eastAsia"/>
        </w:rPr>
        <w:t>企业重大风险清单列表看板主要列示企业确认风险问询函后自动生成的各条重大风险清单信息及集团新建的风险清单信息，包括风险编号、集团名称、企业名称、风险程度、风险状态、风险类型、当前所处节点、企业填报状态、集团反馈时间等内容。并且用户可通过点击列表上方的“待办”、“逾期”、“一级”、“二级”、“三级”、“新增”按钮对下方列表重大风险清单进行状态筛选，下方的风险清单将根据所选数字进行联动。</w:t>
      </w:r>
    </w:p>
    <w:p w14:paraId="5C07F213">
      <w:pPr>
        <w:ind w:firstLine="0" w:firstLineChars="0"/>
        <w:jc w:val="center"/>
      </w:pPr>
      <w:r>
        <w:rPr>
          <w:rFonts w:hint="eastAsia" w:ascii="宋体" w:hAnsi="宋体" w:cs="宋体"/>
        </w:rPr>
        <w:drawing>
          <wp:inline distT="0" distB="0" distL="0" distR="0">
            <wp:extent cx="5274310" cy="2832735"/>
            <wp:effectExtent l="0" t="0" r="254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441"/>
                    <a:srcRect t="9136"/>
                    <a:stretch>
                      <a:fillRect/>
                    </a:stretch>
                  </pic:blipFill>
                  <pic:spPr>
                    <a:xfrm>
                      <a:off x="0" y="0"/>
                      <a:ext cx="5274310" cy="2573942"/>
                    </a:xfrm>
                    <a:prstGeom prst="rect">
                      <a:avLst/>
                    </a:prstGeom>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09CAED5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7DE9BD8">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720D783F">
            <w:pPr>
              <w:pStyle w:val="30"/>
            </w:pPr>
            <w:r>
              <w:rPr>
                <w:rFonts w:hint="eastAsia"/>
              </w:rPr>
              <w:t>XCBYJ_1_3_3</w:t>
            </w:r>
          </w:p>
        </w:tc>
      </w:tr>
      <w:tr w14:paraId="622DDFE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900F8F4">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455B7F42">
            <w:pPr>
              <w:pStyle w:val="30"/>
            </w:pPr>
            <w:r>
              <w:rPr>
                <w:rFonts w:hint="eastAsia"/>
              </w:rPr>
              <w:t>宣传部用户、系统管理员</w:t>
            </w:r>
          </w:p>
        </w:tc>
      </w:tr>
      <w:tr w14:paraId="0965254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4F40527">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70766748">
            <w:pPr>
              <w:pStyle w:val="30"/>
            </w:pPr>
            <w:r>
              <w:rPr>
                <w:rFonts w:hint="eastAsia"/>
              </w:rPr>
              <w:t>登入全面风险预警子系统（宣传部功能模块），点击风险管理</w:t>
            </w:r>
          </w:p>
        </w:tc>
      </w:tr>
      <w:tr w14:paraId="1C93CAC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852D7E7">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6D316F9D">
            <w:pPr>
              <w:pStyle w:val="30"/>
            </w:pPr>
            <w:r>
              <w:rPr>
                <w:rFonts w:hint="eastAsia"/>
              </w:rPr>
              <w:t>无</w:t>
            </w:r>
          </w:p>
        </w:tc>
      </w:tr>
      <w:tr w14:paraId="6AB506E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CD8028C">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35E69A2A">
            <w:pPr>
              <w:pStyle w:val="30"/>
            </w:pPr>
            <w:r>
              <w:rPr>
                <w:rFonts w:hint="eastAsia"/>
              </w:rPr>
              <w:t>选择重大风险清单</w:t>
            </w:r>
          </w:p>
        </w:tc>
      </w:tr>
      <w:tr w14:paraId="52F98B4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DD707B0">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7D4ECC1E">
            <w:pPr>
              <w:pStyle w:val="30"/>
            </w:pPr>
            <w:r>
              <w:rPr>
                <w:rFonts w:hint="eastAsia"/>
              </w:rPr>
              <w:t>宣传部重大风险清单列表</w:t>
            </w:r>
          </w:p>
        </w:tc>
      </w:tr>
      <w:tr w14:paraId="4CC17853">
        <w:tblPrEx>
          <w:tblCellMar>
            <w:top w:w="0" w:type="dxa"/>
            <w:left w:w="108" w:type="dxa"/>
            <w:bottom w:w="0" w:type="dxa"/>
            <w:right w:w="108" w:type="dxa"/>
          </w:tblCellMar>
        </w:tblPrEx>
        <w:trPr>
          <w:trHeight w:val="90" w:hRule="atLeast"/>
        </w:trPr>
        <w:tc>
          <w:tcPr>
            <w:tcW w:w="2115" w:type="dxa"/>
            <w:tcBorders>
              <w:top w:val="single" w:color="auto" w:sz="4" w:space="0"/>
              <w:left w:val="single" w:color="auto" w:sz="4" w:space="0"/>
              <w:bottom w:val="single" w:color="auto" w:sz="4" w:space="0"/>
              <w:right w:val="single" w:color="auto" w:sz="4" w:space="0"/>
            </w:tcBorders>
            <w:vAlign w:val="center"/>
          </w:tcPr>
          <w:p w14:paraId="4A618168">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19AE3F5C">
            <w:pPr>
              <w:pStyle w:val="30"/>
            </w:pPr>
            <w:r>
              <w:rPr>
                <w:rFonts w:hint="eastAsia"/>
              </w:rPr>
              <w:t>页面输出正确数据与图表展示</w:t>
            </w:r>
          </w:p>
        </w:tc>
      </w:tr>
      <w:tr w14:paraId="6E9FED3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531E211">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55BA7ED1">
            <w:pPr>
              <w:pStyle w:val="30"/>
            </w:pPr>
            <w:r>
              <w:rPr>
                <w:rFonts w:hint="eastAsia"/>
              </w:rPr>
              <w:t>页面未转至风险清单列表或弹出后无数据</w:t>
            </w:r>
          </w:p>
        </w:tc>
      </w:tr>
      <w:tr w14:paraId="1F8DD7E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85B65C4">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355BD883">
            <w:pPr>
              <w:pStyle w:val="30"/>
            </w:pPr>
            <w:r>
              <w:rPr>
                <w:rFonts w:hint="eastAsia"/>
              </w:rPr>
              <w:t>无</w:t>
            </w:r>
          </w:p>
        </w:tc>
      </w:tr>
    </w:tbl>
    <w:p w14:paraId="1FA1A419">
      <w:pPr>
        <w:pStyle w:val="6"/>
        <w:numPr>
          <w:ilvl w:val="4"/>
          <w:numId w:val="0"/>
        </w:numPr>
      </w:pPr>
      <w:r>
        <w:rPr>
          <w:rFonts w:hint="eastAsia" w:eastAsia="宋体" w:cs="宋体"/>
        </w:rPr>
        <w:t xml:space="preserve">6.1.15.1.13  </w:t>
      </w:r>
      <w:r>
        <w:rPr>
          <w:rFonts w:hint="eastAsia"/>
        </w:rPr>
        <w:t>风险管理-风险清单详情看板</w:t>
      </w:r>
    </w:p>
    <w:p w14:paraId="1721165F">
      <w:pPr>
        <w:ind w:firstLine="480"/>
      </w:pPr>
      <w:r>
        <w:rPr>
          <w:rFonts w:hint="eastAsia"/>
        </w:rPr>
        <w:t>该看板主要用于展现重大风险清单内容详情，包含资金领域、主业领域、投资领域、基金领域、治理领域等风险领域的风险清单。宣传部用户可点击左侧编号查看企业用户对相应风险清单的填报详情，右侧风险清单预览框内容将进行相应联动。</w:t>
      </w:r>
    </w:p>
    <w:p w14:paraId="6B63F255">
      <w:pPr>
        <w:ind w:firstLine="480"/>
      </w:pPr>
      <w:r>
        <w:rPr>
          <w:rFonts w:hint="eastAsia"/>
        </w:rPr>
        <w:t>该看板显示信息包括风险事件编号、所在集团、风险责任主体、风险责任主体代码、风险领域、风险类别、风险事项、总体风险敞口、剩余风险敞口、已确认损失、挽回损失或压降敞口、应对预案或化解方案等内容。</w:t>
      </w:r>
    </w:p>
    <w:p w14:paraId="74548D14">
      <w:pPr>
        <w:ind w:firstLine="0" w:firstLineChars="0"/>
        <w:jc w:val="center"/>
      </w:pPr>
      <w:r>
        <w:rPr>
          <w:rFonts w:hint="eastAsia" w:ascii="宋体" w:hAnsi="宋体" w:cs="宋体"/>
        </w:rPr>
        <w:drawing>
          <wp:inline distT="0" distB="0" distL="0" distR="0">
            <wp:extent cx="5274310" cy="2832735"/>
            <wp:effectExtent l="0" t="0" r="2540"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442"/>
                    <a:srcRect t="8831"/>
                    <a:stretch>
                      <a:fillRect/>
                    </a:stretch>
                  </pic:blipFill>
                  <pic:spPr>
                    <a:xfrm>
                      <a:off x="0" y="0"/>
                      <a:ext cx="5274310" cy="2582569"/>
                    </a:xfrm>
                    <a:prstGeom prst="rect">
                      <a:avLst/>
                    </a:prstGeom>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783E108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AB52F2D">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43DFB561">
            <w:pPr>
              <w:pStyle w:val="30"/>
            </w:pPr>
            <w:r>
              <w:rPr>
                <w:rFonts w:hint="eastAsia"/>
              </w:rPr>
              <w:t>XCBYJ_1_3_4</w:t>
            </w:r>
          </w:p>
        </w:tc>
      </w:tr>
      <w:tr w14:paraId="0B44AAF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00CA6B2">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0063AF31">
            <w:pPr>
              <w:pStyle w:val="30"/>
            </w:pPr>
            <w:r>
              <w:rPr>
                <w:rFonts w:hint="eastAsia"/>
              </w:rPr>
              <w:t>宣传部用户、系统管理员</w:t>
            </w:r>
          </w:p>
        </w:tc>
      </w:tr>
      <w:tr w14:paraId="214450C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45EB343">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201002B3">
            <w:pPr>
              <w:pStyle w:val="30"/>
            </w:pPr>
            <w:r>
              <w:rPr>
                <w:rFonts w:hint="eastAsia"/>
              </w:rPr>
              <w:t>登入全面风险预警子系统（宣传部功能模块），点击风险管理</w:t>
            </w:r>
          </w:p>
        </w:tc>
      </w:tr>
      <w:tr w14:paraId="50EA421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4DB2A78">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76F9316E">
            <w:pPr>
              <w:pStyle w:val="30"/>
            </w:pPr>
            <w:r>
              <w:rPr>
                <w:rFonts w:hint="eastAsia"/>
              </w:rPr>
              <w:t>无</w:t>
            </w:r>
          </w:p>
        </w:tc>
      </w:tr>
      <w:tr w14:paraId="71C8704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5F76E29">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4049FF00">
            <w:pPr>
              <w:pStyle w:val="30"/>
            </w:pPr>
            <w:r>
              <w:rPr>
                <w:rFonts w:hint="eastAsia"/>
              </w:rPr>
              <w:t>选择风险清单-查看详情</w:t>
            </w:r>
          </w:p>
        </w:tc>
      </w:tr>
      <w:tr w14:paraId="7FC5C17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1872B81">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299CCF34">
            <w:pPr>
              <w:pStyle w:val="30"/>
            </w:pPr>
            <w:r>
              <w:rPr>
                <w:rFonts w:hint="eastAsia"/>
              </w:rPr>
              <w:t>所选风险清单详情界面</w:t>
            </w:r>
          </w:p>
        </w:tc>
      </w:tr>
      <w:tr w14:paraId="252F5DE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09C3903">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6444243E">
            <w:pPr>
              <w:pStyle w:val="30"/>
            </w:pPr>
            <w:r>
              <w:rPr>
                <w:rFonts w:hint="eastAsia"/>
              </w:rPr>
              <w:t>页面输出正确数据与图表展示</w:t>
            </w:r>
          </w:p>
        </w:tc>
      </w:tr>
      <w:tr w14:paraId="3921F30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53238AB">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12B4B21E">
            <w:pPr>
              <w:pStyle w:val="30"/>
            </w:pPr>
            <w:r>
              <w:rPr>
                <w:rFonts w:hint="eastAsia"/>
              </w:rPr>
              <w:t>页面未转至风险清单详情或弹出后无数据</w:t>
            </w:r>
          </w:p>
        </w:tc>
      </w:tr>
      <w:tr w14:paraId="6F2826B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674397D">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13CE5F3B">
            <w:pPr>
              <w:pStyle w:val="30"/>
            </w:pPr>
            <w:r>
              <w:rPr>
                <w:rFonts w:hint="eastAsia"/>
              </w:rPr>
              <w:t>无</w:t>
            </w:r>
          </w:p>
        </w:tc>
      </w:tr>
    </w:tbl>
    <w:p w14:paraId="7261EA82">
      <w:pPr>
        <w:pStyle w:val="6"/>
        <w:numPr>
          <w:ilvl w:val="4"/>
          <w:numId w:val="0"/>
        </w:numPr>
      </w:pPr>
      <w:r>
        <w:rPr>
          <w:rFonts w:hint="eastAsia" w:eastAsia="宋体" w:cs="宋体"/>
        </w:rPr>
        <w:t xml:space="preserve">6.1.15.1.14  </w:t>
      </w:r>
      <w:r>
        <w:rPr>
          <w:rFonts w:hint="eastAsia"/>
        </w:rPr>
        <w:t>风险管理-风险清单全览表看板</w:t>
      </w:r>
    </w:p>
    <w:p w14:paraId="316E67B3">
      <w:pPr>
        <w:ind w:firstLine="480"/>
      </w:pPr>
      <w:r>
        <w:rPr>
          <w:rFonts w:hint="eastAsia"/>
        </w:rPr>
        <w:t>风险清单全览表看板主要列示经企业填报、企业审核、宣传部用户审核后的风险清单信息，显示内容包括风险事件编号、所在集团、风险责任主体、风险责任主体代码、风险领域、风险类别、风险事项、总体风险敞口、剩余风险敞口、已确认损失、挽回损失或压降敞口、应对预案或化解方案、当月风险跟踪或化解情况、责任部门、责任人、风险成因分析、风险成因详情、风险状态、是否消除、风险消除原因、分级分层、特殊状态提示等内容。并且用户可在清单期间筛选框内输入时间范围对列表清单进行相应筛选。</w:t>
      </w:r>
    </w:p>
    <w:p w14:paraId="738D1C36">
      <w:pPr>
        <w:ind w:firstLine="0" w:firstLineChars="0"/>
        <w:jc w:val="center"/>
      </w:pPr>
      <w:r>
        <w:rPr>
          <w:rFonts w:hint="eastAsia" w:ascii="宋体" w:hAnsi="宋体" w:cs="宋体"/>
        </w:rPr>
        <w:drawing>
          <wp:inline distT="0" distB="0" distL="0" distR="0">
            <wp:extent cx="5274310" cy="2832735"/>
            <wp:effectExtent l="0" t="0" r="2540" b="5715"/>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pic:cNvPicPr>
                      <a:picLocks noChangeAspect="1"/>
                    </pic:cNvPicPr>
                  </pic:nvPicPr>
                  <pic:blipFill>
                    <a:blip r:embed="rId443"/>
                    <a:srcRect t="8831"/>
                    <a:stretch>
                      <a:fillRect/>
                    </a:stretch>
                  </pic:blipFill>
                  <pic:spPr>
                    <a:xfrm>
                      <a:off x="0" y="0"/>
                      <a:ext cx="5274310" cy="2582569"/>
                    </a:xfrm>
                    <a:prstGeom prst="rect">
                      <a:avLst/>
                    </a:prstGeom>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25D84EB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78029D3">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5AD12DD6">
            <w:pPr>
              <w:pStyle w:val="30"/>
            </w:pPr>
            <w:r>
              <w:rPr>
                <w:rFonts w:hint="eastAsia"/>
              </w:rPr>
              <w:t>XCBYJ_1_3_5</w:t>
            </w:r>
          </w:p>
        </w:tc>
      </w:tr>
      <w:tr w14:paraId="490845E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64FE857">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72913E19">
            <w:pPr>
              <w:pStyle w:val="30"/>
            </w:pPr>
            <w:r>
              <w:rPr>
                <w:rFonts w:hint="eastAsia"/>
              </w:rPr>
              <w:t>宣传部用户、系统管理员</w:t>
            </w:r>
          </w:p>
        </w:tc>
      </w:tr>
      <w:tr w14:paraId="494B898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D6DD23B">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5927072F">
            <w:pPr>
              <w:pStyle w:val="30"/>
            </w:pPr>
            <w:r>
              <w:rPr>
                <w:rFonts w:hint="eastAsia"/>
              </w:rPr>
              <w:t>登入全面风险预警子系统（宣传部功能模块），点击风险管理</w:t>
            </w:r>
          </w:p>
        </w:tc>
      </w:tr>
      <w:tr w14:paraId="51E6609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1E84973">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7756A434">
            <w:pPr>
              <w:pStyle w:val="30"/>
            </w:pPr>
            <w:r>
              <w:rPr>
                <w:rFonts w:hint="eastAsia"/>
              </w:rPr>
              <w:t>无</w:t>
            </w:r>
          </w:p>
        </w:tc>
      </w:tr>
      <w:tr w14:paraId="1AFC850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E146AE2">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40551467">
            <w:pPr>
              <w:pStyle w:val="30"/>
            </w:pPr>
            <w:r>
              <w:rPr>
                <w:rFonts w:hint="eastAsia"/>
              </w:rPr>
              <w:t>选择风险清单审阅-风险清单全览表</w:t>
            </w:r>
          </w:p>
        </w:tc>
      </w:tr>
      <w:tr w14:paraId="4613179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487BCDF">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4665AFB9">
            <w:pPr>
              <w:pStyle w:val="30"/>
            </w:pPr>
            <w:r>
              <w:rPr>
                <w:rFonts w:hint="eastAsia"/>
              </w:rPr>
              <w:t>企业风险清单汇总界面</w:t>
            </w:r>
          </w:p>
        </w:tc>
      </w:tr>
      <w:tr w14:paraId="19A1E2B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57CA4FD">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79D27365">
            <w:pPr>
              <w:pStyle w:val="30"/>
            </w:pPr>
            <w:r>
              <w:rPr>
                <w:rFonts w:hint="eastAsia"/>
              </w:rPr>
              <w:t>页面输出正确数据与图表展示</w:t>
            </w:r>
          </w:p>
        </w:tc>
      </w:tr>
      <w:tr w14:paraId="0A790BA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282D45A">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20196D0B">
            <w:pPr>
              <w:pStyle w:val="30"/>
            </w:pPr>
            <w:r>
              <w:rPr>
                <w:rFonts w:hint="eastAsia"/>
              </w:rPr>
              <w:t>页面未转至风险清单界面或弹出后无数据</w:t>
            </w:r>
          </w:p>
        </w:tc>
      </w:tr>
      <w:tr w14:paraId="61DCC41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0C0B22C">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5B803E24">
            <w:pPr>
              <w:pStyle w:val="30"/>
            </w:pPr>
            <w:r>
              <w:rPr>
                <w:rFonts w:hint="eastAsia"/>
              </w:rPr>
              <w:t>无</w:t>
            </w:r>
          </w:p>
        </w:tc>
      </w:tr>
    </w:tbl>
    <w:p w14:paraId="6D5B9E77">
      <w:pPr>
        <w:pStyle w:val="6"/>
        <w:numPr>
          <w:ilvl w:val="4"/>
          <w:numId w:val="0"/>
        </w:numPr>
      </w:pPr>
      <w:r>
        <w:rPr>
          <w:rFonts w:hint="eastAsia" w:eastAsia="宋体" w:cs="宋体"/>
        </w:rPr>
        <w:t xml:space="preserve">6.1.15.1.15  </w:t>
      </w:r>
      <w:r>
        <w:rPr>
          <w:rFonts w:hint="eastAsia"/>
        </w:rPr>
        <w:t>风险管理-风险清单过录表看板</w:t>
      </w:r>
    </w:p>
    <w:p w14:paraId="6EDB1B96">
      <w:pPr>
        <w:ind w:firstLine="480"/>
      </w:pPr>
      <w:r>
        <w:rPr>
          <w:rFonts w:hint="eastAsia"/>
        </w:rPr>
        <w:t>风险清单过录表看板用于供用户对想要查询的清单进行过滤筛选。可筛选的指标包括集团名称、风险责任主体名称、风险领域名称、风险类别、风险敞口金额大小、责任部门、责任人、风险成因、风险状态、分级分层等。筛选后的风险清单将显示在列表中供用户查看或数据导出。</w:t>
      </w:r>
    </w:p>
    <w:p w14:paraId="66BE3A1B">
      <w:pPr>
        <w:ind w:firstLine="0" w:firstLineChars="0"/>
        <w:jc w:val="center"/>
      </w:pPr>
      <w:r>
        <w:rPr>
          <w:rFonts w:hint="eastAsia" w:ascii="宋体" w:hAnsi="宋体" w:cs="宋体"/>
        </w:rPr>
        <w:drawing>
          <wp:inline distT="0" distB="0" distL="0" distR="0">
            <wp:extent cx="5274310" cy="2832735"/>
            <wp:effectExtent l="0" t="0" r="2540" b="571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444"/>
                    <a:srcRect t="8222"/>
                    <a:stretch>
                      <a:fillRect/>
                    </a:stretch>
                  </pic:blipFill>
                  <pic:spPr>
                    <a:xfrm>
                      <a:off x="0" y="0"/>
                      <a:ext cx="5274310" cy="2599822"/>
                    </a:xfrm>
                    <a:prstGeom prst="rect">
                      <a:avLst/>
                    </a:prstGeom>
                    <a:ln>
                      <a:noFill/>
                    </a:ln>
                  </pic:spPr>
                </pic:pic>
              </a:graphicData>
            </a:graphic>
          </wp:inline>
        </w:drawing>
      </w:r>
    </w:p>
    <w:tbl>
      <w:tblPr>
        <w:tblStyle w:val="18"/>
        <w:tblW w:w="826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6150"/>
      </w:tblGrid>
      <w:tr w14:paraId="5772F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2AC81E50">
            <w:pPr>
              <w:pStyle w:val="30"/>
            </w:pPr>
            <w:r>
              <w:rPr>
                <w:rFonts w:hint="eastAsia"/>
              </w:rPr>
              <w:t>编号</w:t>
            </w:r>
          </w:p>
        </w:tc>
        <w:tc>
          <w:tcPr>
            <w:tcW w:w="6150" w:type="dxa"/>
            <w:vAlign w:val="center"/>
          </w:tcPr>
          <w:p w14:paraId="5A3FAA3E">
            <w:pPr>
              <w:pStyle w:val="30"/>
            </w:pPr>
            <w:r>
              <w:rPr>
                <w:rFonts w:hint="eastAsia"/>
              </w:rPr>
              <w:t>XCBYJ_1_3_6</w:t>
            </w:r>
          </w:p>
        </w:tc>
      </w:tr>
      <w:tr w14:paraId="394CF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71326A78">
            <w:pPr>
              <w:pStyle w:val="30"/>
            </w:pPr>
            <w:r>
              <w:rPr>
                <w:rFonts w:hint="eastAsia"/>
              </w:rPr>
              <w:t>角色</w:t>
            </w:r>
          </w:p>
        </w:tc>
        <w:tc>
          <w:tcPr>
            <w:tcW w:w="6150" w:type="dxa"/>
            <w:vAlign w:val="center"/>
          </w:tcPr>
          <w:p w14:paraId="362B61A0">
            <w:pPr>
              <w:pStyle w:val="30"/>
            </w:pPr>
            <w:r>
              <w:rPr>
                <w:rFonts w:hint="eastAsia"/>
              </w:rPr>
              <w:t>宣传部用户、系统管理员</w:t>
            </w:r>
          </w:p>
        </w:tc>
      </w:tr>
      <w:tr w14:paraId="60031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59A54707">
            <w:pPr>
              <w:pStyle w:val="30"/>
            </w:pPr>
            <w:r>
              <w:rPr>
                <w:rFonts w:hint="eastAsia"/>
              </w:rPr>
              <w:t>前置条件</w:t>
            </w:r>
          </w:p>
        </w:tc>
        <w:tc>
          <w:tcPr>
            <w:tcW w:w="6150" w:type="dxa"/>
            <w:vAlign w:val="center"/>
          </w:tcPr>
          <w:p w14:paraId="34A2AE3C">
            <w:pPr>
              <w:pStyle w:val="30"/>
            </w:pPr>
            <w:r>
              <w:rPr>
                <w:rFonts w:hint="eastAsia"/>
              </w:rPr>
              <w:t>登入全面风险预警子系统（宣传部功能模块），点击风险管理</w:t>
            </w:r>
          </w:p>
        </w:tc>
      </w:tr>
      <w:tr w14:paraId="05623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7117CD69">
            <w:pPr>
              <w:pStyle w:val="30"/>
            </w:pPr>
            <w:r>
              <w:rPr>
                <w:rFonts w:hint="eastAsia"/>
              </w:rPr>
              <w:t>后置条件</w:t>
            </w:r>
          </w:p>
        </w:tc>
        <w:tc>
          <w:tcPr>
            <w:tcW w:w="6150" w:type="dxa"/>
            <w:vAlign w:val="center"/>
          </w:tcPr>
          <w:p w14:paraId="39301A00">
            <w:pPr>
              <w:pStyle w:val="30"/>
            </w:pPr>
            <w:r>
              <w:rPr>
                <w:rFonts w:hint="eastAsia"/>
              </w:rPr>
              <w:t>无</w:t>
            </w:r>
          </w:p>
        </w:tc>
      </w:tr>
      <w:tr w14:paraId="790C3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2418EA67">
            <w:pPr>
              <w:pStyle w:val="30"/>
            </w:pPr>
            <w:r>
              <w:rPr>
                <w:rFonts w:hint="eastAsia"/>
              </w:rPr>
              <w:t>输入</w:t>
            </w:r>
          </w:p>
        </w:tc>
        <w:tc>
          <w:tcPr>
            <w:tcW w:w="6150" w:type="dxa"/>
            <w:vAlign w:val="center"/>
          </w:tcPr>
          <w:p w14:paraId="6AE5481C">
            <w:pPr>
              <w:pStyle w:val="30"/>
            </w:pPr>
            <w:r>
              <w:rPr>
                <w:rFonts w:hint="eastAsia"/>
              </w:rPr>
              <w:t>选择风险清单审阅-风险清单过录表</w:t>
            </w:r>
          </w:p>
        </w:tc>
      </w:tr>
      <w:tr w14:paraId="49ADD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651CFE49">
            <w:pPr>
              <w:pStyle w:val="30"/>
            </w:pPr>
            <w:r>
              <w:rPr>
                <w:rFonts w:hint="eastAsia"/>
              </w:rPr>
              <w:t>输出</w:t>
            </w:r>
          </w:p>
        </w:tc>
        <w:tc>
          <w:tcPr>
            <w:tcW w:w="6150" w:type="dxa"/>
            <w:vAlign w:val="center"/>
          </w:tcPr>
          <w:p w14:paraId="24541B73">
            <w:pPr>
              <w:pStyle w:val="30"/>
            </w:pPr>
            <w:r>
              <w:rPr>
                <w:rFonts w:hint="eastAsia"/>
              </w:rPr>
              <w:t>企业风险清单查询界面</w:t>
            </w:r>
          </w:p>
        </w:tc>
      </w:tr>
      <w:tr w14:paraId="4A073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2D4288EE">
            <w:pPr>
              <w:pStyle w:val="30"/>
            </w:pPr>
            <w:r>
              <w:rPr>
                <w:rFonts w:hint="eastAsia"/>
              </w:rPr>
              <w:t>正常流</w:t>
            </w:r>
          </w:p>
        </w:tc>
        <w:tc>
          <w:tcPr>
            <w:tcW w:w="6150" w:type="dxa"/>
            <w:vAlign w:val="center"/>
          </w:tcPr>
          <w:p w14:paraId="6C8BCB67">
            <w:pPr>
              <w:pStyle w:val="30"/>
            </w:pPr>
            <w:r>
              <w:rPr>
                <w:rFonts w:hint="eastAsia"/>
              </w:rPr>
              <w:t>页面输出正确数据与图表展示</w:t>
            </w:r>
          </w:p>
        </w:tc>
      </w:tr>
      <w:tr w14:paraId="0338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0D95868">
            <w:pPr>
              <w:pStyle w:val="30"/>
            </w:pPr>
            <w:r>
              <w:rPr>
                <w:rFonts w:hint="eastAsia"/>
              </w:rPr>
              <w:t>异常流</w:t>
            </w:r>
          </w:p>
        </w:tc>
        <w:tc>
          <w:tcPr>
            <w:tcW w:w="6150" w:type="dxa"/>
            <w:vAlign w:val="center"/>
          </w:tcPr>
          <w:p w14:paraId="7D2157F5">
            <w:pPr>
              <w:pStyle w:val="30"/>
            </w:pPr>
            <w:r>
              <w:rPr>
                <w:rFonts w:hint="eastAsia"/>
              </w:rPr>
              <w:t>页面未转至风险清单查询界面或点击查询后无数据</w:t>
            </w:r>
          </w:p>
        </w:tc>
      </w:tr>
      <w:tr w14:paraId="69A1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21B3D8A4">
            <w:pPr>
              <w:pStyle w:val="30"/>
            </w:pPr>
            <w:r>
              <w:rPr>
                <w:rFonts w:hint="eastAsia"/>
              </w:rPr>
              <w:t>特殊需求</w:t>
            </w:r>
          </w:p>
        </w:tc>
        <w:tc>
          <w:tcPr>
            <w:tcW w:w="6150" w:type="dxa"/>
            <w:vAlign w:val="center"/>
          </w:tcPr>
          <w:p w14:paraId="0B8ADF34">
            <w:pPr>
              <w:pStyle w:val="30"/>
            </w:pPr>
            <w:r>
              <w:rPr>
                <w:rFonts w:hint="eastAsia"/>
              </w:rPr>
              <w:t>无</w:t>
            </w:r>
          </w:p>
        </w:tc>
      </w:tr>
    </w:tbl>
    <w:p w14:paraId="75B5D041">
      <w:pPr>
        <w:pStyle w:val="6"/>
        <w:numPr>
          <w:ilvl w:val="4"/>
          <w:numId w:val="0"/>
        </w:numPr>
      </w:pPr>
      <w:r>
        <w:rPr>
          <w:rFonts w:hint="eastAsia" w:eastAsia="宋体" w:cs="宋体"/>
        </w:rPr>
        <w:t xml:space="preserve">6.1.15.1.16  </w:t>
      </w:r>
      <w:r>
        <w:rPr>
          <w:rFonts w:hint="eastAsia"/>
        </w:rPr>
        <w:t>风险管理-集团审核通过时间看板</w:t>
      </w:r>
    </w:p>
    <w:p w14:paraId="5B034A4B">
      <w:pPr>
        <w:ind w:firstLine="480"/>
      </w:pPr>
      <w:r>
        <w:rPr>
          <w:rFonts w:hint="eastAsia"/>
        </w:rPr>
        <w:t>集团审核通过时间列表看板主要用于显示每条风险清单经集团审核人审批的时间。企业用户需要在每月固定期限内对问询函确认的风险清单或集团新建的风险清单进行敞口数据更新，更新后的清单数据将流转至集团审核人进行审批，每月审批通过日期将显示在看板列表中。</w:t>
      </w:r>
    </w:p>
    <w:p w14:paraId="284602AD">
      <w:pPr>
        <w:ind w:firstLine="480"/>
      </w:pPr>
      <w:r>
        <w:rPr>
          <w:rFonts w:hint="eastAsia"/>
        </w:rPr>
        <w:t>用户可对任务年份进行切换，来查看以前年份的审核通过时间记录。</w:t>
      </w:r>
    </w:p>
    <w:p w14:paraId="20E1821D">
      <w:pPr>
        <w:ind w:firstLine="0" w:firstLineChars="0"/>
        <w:jc w:val="center"/>
      </w:pPr>
      <w:r>
        <w:rPr>
          <w:rFonts w:hint="eastAsia" w:ascii="宋体" w:hAnsi="宋体" w:cs="宋体"/>
        </w:rPr>
        <w:drawing>
          <wp:inline distT="0" distB="0" distL="0" distR="0">
            <wp:extent cx="5274310" cy="2832735"/>
            <wp:effectExtent l="0" t="0" r="2540" b="5715"/>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pic:cNvPicPr>
                      <a:picLocks noChangeAspect="1"/>
                    </pic:cNvPicPr>
                  </pic:nvPicPr>
                  <pic:blipFill>
                    <a:blip r:embed="rId445"/>
                    <a:srcRect t="8222"/>
                    <a:stretch>
                      <a:fillRect/>
                    </a:stretch>
                  </pic:blipFill>
                  <pic:spPr>
                    <a:xfrm>
                      <a:off x="0" y="0"/>
                      <a:ext cx="5274310" cy="2599822"/>
                    </a:xfrm>
                    <a:prstGeom prst="rect">
                      <a:avLst/>
                    </a:prstGeom>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36D832E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6494F28">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456E62FC">
            <w:pPr>
              <w:pStyle w:val="30"/>
            </w:pPr>
            <w:r>
              <w:rPr>
                <w:rFonts w:hint="eastAsia"/>
              </w:rPr>
              <w:t>XCBYJ_1_3_7</w:t>
            </w:r>
          </w:p>
        </w:tc>
      </w:tr>
      <w:tr w14:paraId="5861DC5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F252A66">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6FD84F29">
            <w:pPr>
              <w:pStyle w:val="30"/>
            </w:pPr>
            <w:r>
              <w:rPr>
                <w:rFonts w:hint="eastAsia"/>
              </w:rPr>
              <w:t>宣传部用户、系统管理员</w:t>
            </w:r>
          </w:p>
        </w:tc>
      </w:tr>
      <w:tr w14:paraId="0582D7A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D4FE162">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3C864145">
            <w:pPr>
              <w:pStyle w:val="30"/>
            </w:pPr>
            <w:r>
              <w:rPr>
                <w:rFonts w:hint="eastAsia"/>
              </w:rPr>
              <w:t>登入全面风险预警子系统（宣传部功能模块），点击风险管理</w:t>
            </w:r>
          </w:p>
        </w:tc>
      </w:tr>
      <w:tr w14:paraId="65913B7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797BE25">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636645D0">
            <w:pPr>
              <w:pStyle w:val="30"/>
            </w:pPr>
            <w:r>
              <w:rPr>
                <w:rFonts w:hint="eastAsia"/>
              </w:rPr>
              <w:t>无</w:t>
            </w:r>
          </w:p>
        </w:tc>
      </w:tr>
      <w:tr w14:paraId="56F737F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FA41F14">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2648EEA0">
            <w:pPr>
              <w:pStyle w:val="30"/>
            </w:pPr>
            <w:r>
              <w:rPr>
                <w:rFonts w:hint="eastAsia"/>
              </w:rPr>
              <w:t>选择风险清单审阅-审核通过时间</w:t>
            </w:r>
          </w:p>
        </w:tc>
      </w:tr>
      <w:tr w14:paraId="2DD474C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52B7970">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4FDEB50C">
            <w:pPr>
              <w:pStyle w:val="30"/>
            </w:pPr>
            <w:r>
              <w:rPr>
                <w:rFonts w:hint="eastAsia"/>
              </w:rPr>
              <w:t>企业风险清单审核通过时间记录界面</w:t>
            </w:r>
          </w:p>
        </w:tc>
      </w:tr>
      <w:tr w14:paraId="73F0CC4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A9029CA">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17A01921">
            <w:pPr>
              <w:pStyle w:val="30"/>
            </w:pPr>
            <w:r>
              <w:rPr>
                <w:rFonts w:hint="eastAsia"/>
              </w:rPr>
              <w:t>页面输出正确数据与图表展示</w:t>
            </w:r>
          </w:p>
        </w:tc>
      </w:tr>
      <w:tr w14:paraId="0095684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7DA5A1F">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0EC0414A">
            <w:pPr>
              <w:pStyle w:val="30"/>
            </w:pPr>
            <w:r>
              <w:rPr>
                <w:rFonts w:hint="eastAsia"/>
              </w:rPr>
              <w:t>页面未转至风险清单审核通过时间记录界面或弹出后无数据</w:t>
            </w:r>
          </w:p>
        </w:tc>
      </w:tr>
      <w:tr w14:paraId="3A3FEE7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ECD848A">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2D6296CC">
            <w:pPr>
              <w:pStyle w:val="30"/>
            </w:pPr>
            <w:r>
              <w:rPr>
                <w:rFonts w:hint="eastAsia"/>
              </w:rPr>
              <w:t>无</w:t>
            </w:r>
          </w:p>
        </w:tc>
      </w:tr>
    </w:tbl>
    <w:p w14:paraId="41AB5931">
      <w:pPr>
        <w:pStyle w:val="6"/>
        <w:numPr>
          <w:ilvl w:val="4"/>
          <w:numId w:val="0"/>
        </w:numPr>
      </w:pPr>
      <w:r>
        <w:rPr>
          <w:rFonts w:hint="eastAsia" w:eastAsia="宋体" w:cs="宋体"/>
        </w:rPr>
        <w:t xml:space="preserve">6.1.15.1.17  </w:t>
      </w:r>
      <w:r>
        <w:rPr>
          <w:rFonts w:hint="eastAsia"/>
        </w:rPr>
        <w:t>风险管理-联系人看板</w:t>
      </w:r>
    </w:p>
    <w:p w14:paraId="6589751B">
      <w:pPr>
        <w:ind w:firstLine="480"/>
      </w:pPr>
      <w:r>
        <w:rPr>
          <w:rFonts w:hint="eastAsia"/>
        </w:rPr>
        <w:t>联系人信息维护看板主要用于显示各监管集团相应联系人信息及联系方式，具体内容包含：集团名称、分管领导姓名、分管领导职务、协调小组成立情况、风险协调小组成员部门、牵头部门、牵头部门负责人及联系方式、牵头部门联络人及联系方式等内容。</w:t>
      </w:r>
    </w:p>
    <w:p w14:paraId="655E7183">
      <w:pPr>
        <w:ind w:firstLine="0" w:firstLineChars="0"/>
        <w:jc w:val="center"/>
      </w:pPr>
      <w:r>
        <w:rPr>
          <w:rFonts w:hint="eastAsia" w:ascii="宋体" w:hAnsi="宋体" w:cs="宋体"/>
        </w:rPr>
        <w:drawing>
          <wp:inline distT="0" distB="0" distL="0" distR="0">
            <wp:extent cx="5274310" cy="2832735"/>
            <wp:effectExtent l="0" t="0" r="2540" b="571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446"/>
                    <a:srcRect t="7917"/>
                    <a:stretch>
                      <a:fillRect/>
                    </a:stretch>
                  </pic:blipFill>
                  <pic:spPr>
                    <a:xfrm>
                      <a:off x="0" y="0"/>
                      <a:ext cx="5274310" cy="2608448"/>
                    </a:xfrm>
                    <a:prstGeom prst="rect">
                      <a:avLst/>
                    </a:prstGeom>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2425A6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3358D39">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6877AD5B">
            <w:pPr>
              <w:pStyle w:val="30"/>
            </w:pPr>
            <w:r>
              <w:rPr>
                <w:rFonts w:hint="eastAsia"/>
              </w:rPr>
              <w:t>XCBYJ_1_3_8</w:t>
            </w:r>
          </w:p>
        </w:tc>
      </w:tr>
      <w:tr w14:paraId="1F09654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692A277">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526F9DE6">
            <w:pPr>
              <w:pStyle w:val="30"/>
            </w:pPr>
            <w:r>
              <w:rPr>
                <w:rFonts w:hint="eastAsia"/>
              </w:rPr>
              <w:t>宣传部用户、系统管理员</w:t>
            </w:r>
          </w:p>
        </w:tc>
      </w:tr>
      <w:tr w14:paraId="5B7354F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67E739C">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7C261151">
            <w:pPr>
              <w:pStyle w:val="30"/>
            </w:pPr>
            <w:r>
              <w:rPr>
                <w:rFonts w:hint="eastAsia"/>
              </w:rPr>
              <w:t>登入全面风险预警子系统（宣传部功能模块），点击风险管理</w:t>
            </w:r>
          </w:p>
        </w:tc>
      </w:tr>
      <w:tr w14:paraId="64AF2C6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28FBABB">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0EFB95D1">
            <w:pPr>
              <w:pStyle w:val="30"/>
            </w:pPr>
            <w:r>
              <w:rPr>
                <w:rFonts w:hint="eastAsia"/>
              </w:rPr>
              <w:t>无</w:t>
            </w:r>
          </w:p>
        </w:tc>
      </w:tr>
      <w:tr w14:paraId="265783D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F4704BF">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528DD5FF">
            <w:pPr>
              <w:pStyle w:val="30"/>
            </w:pPr>
            <w:r>
              <w:rPr>
                <w:rFonts w:hint="eastAsia"/>
              </w:rPr>
              <w:t>选择风险清单审阅-风险联系人</w:t>
            </w:r>
          </w:p>
        </w:tc>
      </w:tr>
      <w:tr w14:paraId="4E2084A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6696750">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14AD0EE1">
            <w:pPr>
              <w:pStyle w:val="30"/>
            </w:pPr>
            <w:r>
              <w:rPr>
                <w:rFonts w:hint="eastAsia"/>
              </w:rPr>
              <w:t>企业风险联络人信息维护界面</w:t>
            </w:r>
          </w:p>
        </w:tc>
      </w:tr>
      <w:tr w14:paraId="6DCE230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08E26B4">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786FA306">
            <w:pPr>
              <w:pStyle w:val="30"/>
            </w:pPr>
            <w:r>
              <w:rPr>
                <w:rFonts w:hint="eastAsia"/>
              </w:rPr>
              <w:t>页面输出正确数据与图表展示</w:t>
            </w:r>
          </w:p>
        </w:tc>
      </w:tr>
      <w:tr w14:paraId="25D9916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821A0BA">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5D1FBE6F">
            <w:pPr>
              <w:pStyle w:val="30"/>
            </w:pPr>
            <w:r>
              <w:rPr>
                <w:rFonts w:hint="eastAsia"/>
              </w:rPr>
              <w:t>页面未转至联系人界面或弹出后无数据</w:t>
            </w:r>
          </w:p>
        </w:tc>
      </w:tr>
      <w:tr w14:paraId="5F3F2F9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6AADCAE">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03E0B9A9">
            <w:pPr>
              <w:pStyle w:val="30"/>
            </w:pPr>
            <w:r>
              <w:rPr>
                <w:rFonts w:hint="eastAsia"/>
              </w:rPr>
              <w:t>无</w:t>
            </w:r>
          </w:p>
        </w:tc>
      </w:tr>
    </w:tbl>
    <w:p w14:paraId="161140E5">
      <w:pPr>
        <w:pStyle w:val="6"/>
        <w:numPr>
          <w:ilvl w:val="4"/>
          <w:numId w:val="0"/>
        </w:numPr>
      </w:pPr>
      <w:r>
        <w:rPr>
          <w:rFonts w:hint="eastAsia" w:eastAsia="宋体" w:cs="宋体"/>
        </w:rPr>
        <w:t xml:space="preserve">6.1.15.1.18  </w:t>
      </w:r>
      <w:r>
        <w:rPr>
          <w:rFonts w:hint="eastAsia"/>
        </w:rPr>
        <w:t>企业总览-综合R值年度看板</w:t>
      </w:r>
    </w:p>
    <w:p w14:paraId="2EF35BE5">
      <w:pPr>
        <w:ind w:firstLine="480"/>
      </w:pPr>
      <w:r>
        <w:rPr>
          <w:rFonts w:hint="eastAsia"/>
        </w:rPr>
        <w:t>对各企业风险情况进行梳理、运算、整合，并以年度为单位制作企业总览-资金风险综合R值预警看板，来展现各集团在资金领域的风险R值及其变化趋势、风险评级等内容。用户可在“选择企业”的树形中选择想要查看的集团名称。该看板主要包括年度资金风险综合R值模块、年度资金风险命中企业模块、年度资金风险红灯企业家数模块。该看板数据来源主要为国资委财务决算系统。</w:t>
      </w:r>
    </w:p>
    <w:p w14:paraId="49193DB4">
      <w:pPr>
        <w:ind w:firstLine="480"/>
      </w:pPr>
      <w:r>
        <w:rPr>
          <w:rFonts w:hint="eastAsia"/>
        </w:rPr>
        <w:t>年度资金风险综合R值模块主要显示所选集团在所选年度的资金风险综合R值结果以及较上年的变化程度，并且用户还可在对应的折线图中对该集团近3年内的R值结果和变化趋势进行查看。</w:t>
      </w:r>
    </w:p>
    <w:p w14:paraId="6860F03D">
      <w:pPr>
        <w:ind w:firstLine="480"/>
      </w:pPr>
      <w:r>
        <w:rPr>
          <w:rFonts w:hint="eastAsia"/>
        </w:rPr>
        <w:t>年度资金风险命中企业模块主要显示所选集团各下属子企业在所选年度的资金风险综合R值结果以及风险评级严重程度。其中综合R值结果超过85分的子企业为三级风险企业，结果位于75分至85分之间为二级风险，结果位于65分至75分之间为一级风险，R值不超过65分的子企业将被认为在所选年度暂时无风险。该模块将通过环状图展现所选年度各风险级别子企业的数量，并在右侧的柱状图中显示本年度、上年度风险企业的数量对比。该模块还将在表格中展现各企业近5年内风险评级的具体亮灯情况。</w:t>
      </w:r>
    </w:p>
    <w:p w14:paraId="69ED49CC">
      <w:pPr>
        <w:ind w:firstLine="480"/>
      </w:pPr>
      <w:r>
        <w:rPr>
          <w:rFonts w:hint="eastAsia"/>
        </w:rPr>
        <w:t>年度资金风险红灯企业家数模块主要展现所选年度被评为三级风险的子企业具体亮灯分布情况。表格中的趋势图将分别展现红灯企业在上述模型及指标中的具体亮灯分布数量趋势变化。</w:t>
      </w:r>
    </w:p>
    <w:p w14:paraId="4F34F7B1">
      <w:pPr>
        <w:ind w:firstLine="0" w:firstLineChars="0"/>
        <w:jc w:val="center"/>
      </w:pPr>
      <w:r>
        <w:rPr>
          <w:rFonts w:hint="eastAsia" w:ascii="宋体" w:hAnsi="宋体" w:cs="宋体"/>
        </w:rPr>
        <w:drawing>
          <wp:inline distT="0" distB="0" distL="0" distR="0">
            <wp:extent cx="4319905" cy="1953895"/>
            <wp:effectExtent l="9525" t="9525" r="13970" b="17780"/>
            <wp:docPr id="1863102608" name="图片 1863102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08" name="图片 1863102608"/>
                    <pic:cNvPicPr>
                      <a:picLocks noChangeAspect="1"/>
                    </pic:cNvPicPr>
                  </pic:nvPicPr>
                  <pic:blipFill>
                    <a:blip r:embed="rId447"/>
                    <a:srcRect t="21486"/>
                    <a:stretch>
                      <a:fillRect/>
                    </a:stretch>
                  </pic:blipFill>
                  <pic:spPr>
                    <a:xfrm>
                      <a:off x="0" y="0"/>
                      <a:ext cx="4320000" cy="1954378"/>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6390FA9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E0F204F">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65575CD3">
            <w:pPr>
              <w:pStyle w:val="30"/>
            </w:pPr>
            <w:r>
              <w:rPr>
                <w:rFonts w:hint="eastAsia"/>
              </w:rPr>
              <w:t>XCBYJ_1_4_1</w:t>
            </w:r>
          </w:p>
        </w:tc>
      </w:tr>
      <w:tr w14:paraId="034E8DE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BEA814B">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7E6EFF8C">
            <w:pPr>
              <w:pStyle w:val="30"/>
            </w:pPr>
            <w:r>
              <w:rPr>
                <w:rFonts w:hint="eastAsia"/>
              </w:rPr>
              <w:t>宣传部用户、系统管理员</w:t>
            </w:r>
          </w:p>
        </w:tc>
      </w:tr>
      <w:tr w14:paraId="7F45A71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7A5B97E">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2BC9FEED">
            <w:pPr>
              <w:pStyle w:val="30"/>
            </w:pPr>
            <w:r>
              <w:rPr>
                <w:rFonts w:hint="eastAsia"/>
              </w:rPr>
              <w:t>登入全面风险预警子系统（宣传部功能模块），点击风险预警</w:t>
            </w:r>
          </w:p>
        </w:tc>
      </w:tr>
      <w:tr w14:paraId="23F217C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E27BA6E">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4527D3B8">
            <w:pPr>
              <w:pStyle w:val="30"/>
            </w:pPr>
            <w:r>
              <w:rPr>
                <w:rFonts w:hint="eastAsia"/>
              </w:rPr>
              <w:t>无</w:t>
            </w:r>
          </w:p>
        </w:tc>
      </w:tr>
      <w:tr w14:paraId="4BEA912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9880B23">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131FF444">
            <w:pPr>
              <w:pStyle w:val="30"/>
            </w:pPr>
            <w:r>
              <w:rPr>
                <w:rFonts w:hint="eastAsia"/>
              </w:rPr>
              <w:t>选择企业、选择年份，点击综合R值</w:t>
            </w:r>
          </w:p>
        </w:tc>
      </w:tr>
      <w:tr w14:paraId="7DD56CD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0D00EDE">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48D711DF">
            <w:pPr>
              <w:pStyle w:val="30"/>
            </w:pPr>
            <w:r>
              <w:rPr>
                <w:rFonts w:hint="eastAsia"/>
              </w:rPr>
              <w:t>所选企业综合R值趋势及风险评级</w:t>
            </w:r>
          </w:p>
        </w:tc>
      </w:tr>
      <w:tr w14:paraId="2615109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FBCFDFE">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1068F894">
            <w:pPr>
              <w:pStyle w:val="30"/>
            </w:pPr>
            <w:r>
              <w:rPr>
                <w:rFonts w:hint="eastAsia"/>
              </w:rPr>
              <w:t>页面输出正确数据与图表展示</w:t>
            </w:r>
          </w:p>
        </w:tc>
      </w:tr>
      <w:tr w14:paraId="526A491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12B68D9">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49621271">
            <w:pPr>
              <w:pStyle w:val="30"/>
            </w:pPr>
            <w:r>
              <w:rPr>
                <w:rFonts w:hint="eastAsia"/>
              </w:rPr>
              <w:t>页面未转至综合R值表格或弹出后无数据</w:t>
            </w:r>
          </w:p>
        </w:tc>
      </w:tr>
      <w:tr w14:paraId="54E1EF7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2823771">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6895C636">
            <w:pPr>
              <w:pStyle w:val="30"/>
            </w:pPr>
            <w:r>
              <w:rPr>
                <w:rFonts w:hint="eastAsia"/>
              </w:rPr>
              <w:t>无</w:t>
            </w:r>
          </w:p>
        </w:tc>
      </w:tr>
    </w:tbl>
    <w:p w14:paraId="7AAD817F">
      <w:pPr>
        <w:pStyle w:val="6"/>
        <w:numPr>
          <w:ilvl w:val="4"/>
          <w:numId w:val="0"/>
        </w:numPr>
      </w:pPr>
      <w:r>
        <w:rPr>
          <w:rFonts w:hint="eastAsia" w:eastAsia="宋体" w:cs="宋体"/>
        </w:rPr>
        <w:t xml:space="preserve">6.1.15.1.19  </w:t>
      </w:r>
      <w:r>
        <w:rPr>
          <w:rFonts w:hint="eastAsia"/>
        </w:rPr>
        <w:t>企业总览-综合R值月度看板</w:t>
      </w:r>
    </w:p>
    <w:p w14:paraId="6D4DE556">
      <w:pPr>
        <w:ind w:firstLine="480"/>
      </w:pPr>
      <w:r>
        <w:rPr>
          <w:rFonts w:hint="eastAsia"/>
        </w:rPr>
        <w:t>对各企业风险情况进行梳理、运算、整合，并以月度为单位制作企业总览-资金风险综合R值预警看板，来展现各集团在资金领域的风险R值及其变化趋势、风险评级等内容。用户可在“选择企业”的树形中选择想要查看的集团名称。该看板主要包括月度资金风险综合R值模块、月度资金风险命中企业模块、月度资金风险红灯企业家数模块。该看板数据来源主要为国资委财务快报系统。</w:t>
      </w:r>
    </w:p>
    <w:p w14:paraId="60640C5A">
      <w:pPr>
        <w:ind w:firstLine="480"/>
      </w:pPr>
      <w:r>
        <w:rPr>
          <w:rFonts w:hint="eastAsia"/>
        </w:rPr>
        <w:t>月度资金风险综合R值模块主要显示所选集团在所选月度的资金风险综合R值结果以及较上月的变化程度，并且用户还可在对应的折线图中对该集团近6个月内的R值结果和变化趋势进行查看。</w:t>
      </w:r>
    </w:p>
    <w:p w14:paraId="793AB920">
      <w:pPr>
        <w:ind w:firstLine="480"/>
      </w:pPr>
      <w:r>
        <w:rPr>
          <w:rFonts w:hint="eastAsia"/>
        </w:rPr>
        <w:t>月度资金风险命中企业模块主要显示所选集团各下属子企业在所选月度的资金风险综合R值结果以及风险评级严重程度。其中综合R值结果超过85分的子企业为三级风险企业，结果位于75分至85分之间为二级风险，结果位于65分至75分之间为一级风险，R值不超过65分的子企业将被认为在所选月份暂时无风险。该模块将通过环状图展现所选月份各风险级别子企业的数量，并在右侧的柱状图中显示本月、上月风险企业的数量对比。该模块还将在表格中展现各企业近6个月内风险评级的具体亮灯情况。</w:t>
      </w:r>
    </w:p>
    <w:p w14:paraId="5CDCF80F">
      <w:pPr>
        <w:ind w:firstLine="480"/>
      </w:pPr>
      <w:r>
        <w:rPr>
          <w:rFonts w:hint="eastAsia"/>
        </w:rPr>
        <w:t>月度资金风险红灯企业家数模块主要展现所选月度被评为三级风险的子企业具体亮灯分布情况。表格中的趋势图将分别展现红灯企业在上述指标中的具体亮灯分布数量趋势变化。</w:t>
      </w:r>
    </w:p>
    <w:p w14:paraId="242545F8">
      <w:pPr>
        <w:ind w:firstLine="0" w:firstLineChars="0"/>
        <w:jc w:val="center"/>
      </w:pPr>
      <w:r>
        <w:rPr>
          <w:rFonts w:hint="eastAsia" w:ascii="宋体" w:hAnsi="宋体" w:cs="宋体"/>
        </w:rPr>
        <w:drawing>
          <wp:inline distT="0" distB="0" distL="0" distR="0">
            <wp:extent cx="4319905" cy="1945640"/>
            <wp:effectExtent l="9525" t="9525" r="13970" b="16510"/>
            <wp:docPr id="1863102611" name="图片 1863102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11" name="图片 1863102611"/>
                    <pic:cNvPicPr>
                      <a:picLocks noChangeAspect="1"/>
                    </pic:cNvPicPr>
                  </pic:nvPicPr>
                  <pic:blipFill>
                    <a:blip r:embed="rId448"/>
                    <a:srcRect t="21833"/>
                    <a:stretch>
                      <a:fillRect/>
                    </a:stretch>
                  </pic:blipFill>
                  <pic:spPr>
                    <a:xfrm>
                      <a:off x="0" y="0"/>
                      <a:ext cx="4320000" cy="1945751"/>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3FAD7A0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4FA11DC">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488C0BCC">
            <w:pPr>
              <w:pStyle w:val="30"/>
            </w:pPr>
            <w:r>
              <w:rPr>
                <w:rFonts w:hint="eastAsia"/>
              </w:rPr>
              <w:t>XCBYJ_1_4_2</w:t>
            </w:r>
          </w:p>
        </w:tc>
      </w:tr>
      <w:tr w14:paraId="3152234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D2E83F4">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7C8910B0">
            <w:pPr>
              <w:pStyle w:val="30"/>
            </w:pPr>
            <w:r>
              <w:rPr>
                <w:rFonts w:hint="eastAsia"/>
              </w:rPr>
              <w:t>宣传部用户、系统管理员</w:t>
            </w:r>
          </w:p>
        </w:tc>
      </w:tr>
      <w:tr w14:paraId="1710D35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71F3D12">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4476A7D1">
            <w:pPr>
              <w:pStyle w:val="30"/>
            </w:pPr>
            <w:r>
              <w:rPr>
                <w:rFonts w:hint="eastAsia"/>
              </w:rPr>
              <w:t>登入全面风险预警子系统（宣传部功能模块），点击风险预警</w:t>
            </w:r>
          </w:p>
        </w:tc>
      </w:tr>
      <w:tr w14:paraId="0D20242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B87B4D2">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2030D9CC">
            <w:pPr>
              <w:pStyle w:val="30"/>
            </w:pPr>
            <w:r>
              <w:rPr>
                <w:rFonts w:hint="eastAsia"/>
              </w:rPr>
              <w:t>无</w:t>
            </w:r>
          </w:p>
        </w:tc>
      </w:tr>
      <w:tr w14:paraId="445D0A7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518AD9D">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3EC91CA7">
            <w:pPr>
              <w:pStyle w:val="30"/>
            </w:pPr>
            <w:r>
              <w:rPr>
                <w:rFonts w:hint="eastAsia"/>
              </w:rPr>
              <w:t>选择企业、选择年份、月份，点击综合R值</w:t>
            </w:r>
          </w:p>
        </w:tc>
      </w:tr>
      <w:tr w14:paraId="6BDD94A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0680C64">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72B02DE5">
            <w:pPr>
              <w:pStyle w:val="30"/>
            </w:pPr>
            <w:r>
              <w:rPr>
                <w:rFonts w:hint="eastAsia"/>
              </w:rPr>
              <w:t>所选企业综合R值趋势及风险评级</w:t>
            </w:r>
          </w:p>
        </w:tc>
      </w:tr>
      <w:tr w14:paraId="7DB5E68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E9D1BF2">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5C45D2D4">
            <w:pPr>
              <w:pStyle w:val="30"/>
            </w:pPr>
            <w:r>
              <w:rPr>
                <w:rFonts w:hint="eastAsia"/>
              </w:rPr>
              <w:t>页面输出正确数据与图表展示</w:t>
            </w:r>
          </w:p>
        </w:tc>
      </w:tr>
      <w:tr w14:paraId="32EC097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659CF3D">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7E703D49">
            <w:pPr>
              <w:pStyle w:val="30"/>
            </w:pPr>
            <w:r>
              <w:rPr>
                <w:rFonts w:hint="eastAsia"/>
              </w:rPr>
              <w:t>页面未转至综合R值表格或弹出后无数据</w:t>
            </w:r>
          </w:p>
        </w:tc>
      </w:tr>
      <w:tr w14:paraId="393A1BF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433DC18">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748F5198">
            <w:pPr>
              <w:pStyle w:val="30"/>
            </w:pPr>
            <w:r>
              <w:rPr>
                <w:rFonts w:hint="eastAsia"/>
              </w:rPr>
              <w:t>无</w:t>
            </w:r>
          </w:p>
        </w:tc>
      </w:tr>
    </w:tbl>
    <w:p w14:paraId="0550CF25">
      <w:pPr>
        <w:pStyle w:val="6"/>
        <w:numPr>
          <w:ilvl w:val="4"/>
          <w:numId w:val="0"/>
        </w:numPr>
      </w:pPr>
      <w:r>
        <w:rPr>
          <w:rFonts w:hint="eastAsia" w:eastAsia="宋体" w:cs="宋体"/>
        </w:rPr>
        <w:t xml:space="preserve">6.1.15.1.20  </w:t>
      </w:r>
      <w:r>
        <w:rPr>
          <w:rFonts w:hint="eastAsia"/>
        </w:rPr>
        <w:t>企业总览-风险敞口年度看板</w:t>
      </w:r>
    </w:p>
    <w:p w14:paraId="08277930">
      <w:pPr>
        <w:ind w:firstLine="480"/>
      </w:pPr>
      <w:r>
        <w:rPr>
          <w:rFonts w:hint="eastAsia"/>
        </w:rPr>
        <w:t>对各企业风险情况进行梳理、运算、整合，并以年度为单位制作企业总览-子企业风险敞口预警看板，来展现各集团在总风险敞口、已确认损失、挽回损失即压降敞口、风险资本率的数值及其变化趋势。用户可在“选择企业”的树形中选择想要查看的集团名称。该看板主要包括年度子企业风险概览模块、年度子企业总风险敞口模块、年度子企业已确认损失模块、年度子企业挽回损失即压降敞口模块、年度子企业风险资本率模块。该看板数据来源主要为国资委财务决算系统。</w:t>
      </w:r>
    </w:p>
    <w:p w14:paraId="6D60E97F">
      <w:pPr>
        <w:ind w:firstLine="480"/>
      </w:pPr>
      <w:r>
        <w:rPr>
          <w:rFonts w:hint="eastAsia"/>
        </w:rPr>
        <w:t>年度子企业风险概览模块主要列示所选集团各下属子企业在所选年度的总风险敞口、已确认损失、挽回损失即压降敞口、风险资本率数值，用户可通过点击相应的子企业名称所在的单元格来查看该子企业四项内容的具体变化情况：年度子企业总风险敞口模块主要用于展现选定子企业在近三年内的总风险敞口数值及变化趋势，年度子企业已确认损失模块主要用于展现选定子企业在近三年内的已确认损失数值及变化趋势，年度子企业挽回损失即压降敞口模块主要用于展现选定子企业在近三年内的挽回损失即压降敞口数值及变化趋势，年度子企业风险资本率模块主要用于展现选定子企业在近三年内的风险资本率数值及变化趋势。</w:t>
      </w:r>
    </w:p>
    <w:p w14:paraId="39EA9CC8">
      <w:pPr>
        <w:ind w:firstLine="0" w:firstLineChars="0"/>
        <w:jc w:val="center"/>
      </w:pPr>
      <w:r>
        <w:rPr>
          <w:rFonts w:hint="eastAsia" w:ascii="宋体" w:hAnsi="宋体" w:cs="宋体"/>
        </w:rPr>
        <w:drawing>
          <wp:inline distT="0" distB="0" distL="0" distR="0">
            <wp:extent cx="4318635" cy="1919605"/>
            <wp:effectExtent l="9525" t="9525" r="15240" b="13970"/>
            <wp:docPr id="1863102614" name="图片 1863102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14" name="图片 1863102614"/>
                    <pic:cNvPicPr>
                      <a:picLocks noChangeAspect="1"/>
                    </pic:cNvPicPr>
                  </pic:nvPicPr>
                  <pic:blipFill>
                    <a:blip r:embed="rId449"/>
                    <a:srcRect t="22334"/>
                    <a:stretch>
                      <a:fillRect/>
                    </a:stretch>
                  </pic:blipFill>
                  <pic:spPr>
                    <a:xfrm>
                      <a:off x="0" y="0"/>
                      <a:ext cx="4320000" cy="1920355"/>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458F2D6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88D7101">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65353716">
            <w:pPr>
              <w:pStyle w:val="30"/>
            </w:pPr>
            <w:r>
              <w:rPr>
                <w:rFonts w:hint="eastAsia"/>
              </w:rPr>
              <w:t>XCBYJ_1_4_3</w:t>
            </w:r>
          </w:p>
        </w:tc>
      </w:tr>
      <w:tr w14:paraId="3942E9D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0CE4754">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249312BF">
            <w:pPr>
              <w:pStyle w:val="30"/>
            </w:pPr>
            <w:r>
              <w:rPr>
                <w:rFonts w:hint="eastAsia"/>
              </w:rPr>
              <w:t>宣传部用户、系统管理员</w:t>
            </w:r>
          </w:p>
        </w:tc>
      </w:tr>
      <w:tr w14:paraId="51C166F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7112595">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47DBAE7A">
            <w:pPr>
              <w:pStyle w:val="30"/>
            </w:pPr>
            <w:r>
              <w:rPr>
                <w:rFonts w:hint="eastAsia"/>
              </w:rPr>
              <w:t>登入全面风险预警子系统（宣传部功能模块），点击风险预警</w:t>
            </w:r>
          </w:p>
        </w:tc>
      </w:tr>
      <w:tr w14:paraId="1EA5048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39914F7">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22C5F06B">
            <w:pPr>
              <w:pStyle w:val="30"/>
            </w:pPr>
            <w:r>
              <w:rPr>
                <w:rFonts w:hint="eastAsia"/>
              </w:rPr>
              <w:t>无</w:t>
            </w:r>
          </w:p>
        </w:tc>
      </w:tr>
      <w:tr w14:paraId="6AAF92D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BAC5A3B">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5E0E6E6F">
            <w:pPr>
              <w:pStyle w:val="30"/>
            </w:pPr>
            <w:r>
              <w:rPr>
                <w:rFonts w:hint="eastAsia"/>
              </w:rPr>
              <w:t>选择企业、选择年份，点击风险敞口-按企业</w:t>
            </w:r>
          </w:p>
        </w:tc>
      </w:tr>
      <w:tr w14:paraId="2B61DEE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CA0CE8B">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70208A2D">
            <w:pPr>
              <w:pStyle w:val="30"/>
            </w:pPr>
            <w:r>
              <w:rPr>
                <w:rFonts w:hint="eastAsia"/>
              </w:rPr>
              <w:t>所选企业风险敞口金额及变动趋势</w:t>
            </w:r>
          </w:p>
        </w:tc>
      </w:tr>
      <w:tr w14:paraId="7C734BC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4B115D0">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789EBADB">
            <w:pPr>
              <w:pStyle w:val="30"/>
            </w:pPr>
            <w:r>
              <w:rPr>
                <w:rFonts w:hint="eastAsia"/>
              </w:rPr>
              <w:t>页面输出正确数据与图表展示</w:t>
            </w:r>
          </w:p>
        </w:tc>
      </w:tr>
      <w:tr w14:paraId="16FC8F5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E2F2AF8">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22905AEA">
            <w:pPr>
              <w:pStyle w:val="30"/>
            </w:pPr>
            <w:r>
              <w:rPr>
                <w:rFonts w:hint="eastAsia"/>
              </w:rPr>
              <w:t>页面未转至风险敞口表格或弹出后无数据</w:t>
            </w:r>
          </w:p>
        </w:tc>
      </w:tr>
      <w:tr w14:paraId="44D86F6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21499C8">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1B5C73F0">
            <w:pPr>
              <w:pStyle w:val="30"/>
            </w:pPr>
            <w:r>
              <w:rPr>
                <w:rFonts w:hint="eastAsia"/>
              </w:rPr>
              <w:t>无</w:t>
            </w:r>
          </w:p>
        </w:tc>
      </w:tr>
    </w:tbl>
    <w:p w14:paraId="3E371C4F">
      <w:pPr>
        <w:pStyle w:val="6"/>
        <w:numPr>
          <w:ilvl w:val="4"/>
          <w:numId w:val="0"/>
        </w:numPr>
      </w:pPr>
      <w:r>
        <w:rPr>
          <w:rFonts w:hint="eastAsia" w:eastAsia="宋体" w:cs="宋体"/>
        </w:rPr>
        <w:t xml:space="preserve">6.1.15.1.21  </w:t>
      </w:r>
      <w:r>
        <w:rPr>
          <w:rFonts w:hint="eastAsia"/>
        </w:rPr>
        <w:t>企业总览-风险敞口月度看板</w:t>
      </w:r>
    </w:p>
    <w:p w14:paraId="6345E4A1">
      <w:pPr>
        <w:ind w:firstLine="480"/>
      </w:pPr>
      <w:r>
        <w:rPr>
          <w:rFonts w:hint="eastAsia"/>
        </w:rPr>
        <w:t>对各企业风险情况进行梳理、运算、整合，并以月度为单位制作企业总览-子企业风险敞口预警看板，来展现各集团在总风险敞口、已确认损失、挽回损失即压降敞口、风险资本率的数值及其变化趋势。用户可在“选择企业”的树形中选择想要查看的集团名称。该看板主要包括月度子企业风险概览模块、月度子企业总风险敞口模块、月度子企业已确认损失模块、月度子企业挽回损失即压降敞口模块、月度子企业风险资本率模块。该看板数据来源主要为国资委财务快报系统。</w:t>
      </w:r>
    </w:p>
    <w:p w14:paraId="0B60DDD7">
      <w:pPr>
        <w:ind w:firstLine="480"/>
      </w:pPr>
      <w:r>
        <w:rPr>
          <w:rFonts w:hint="eastAsia"/>
        </w:rPr>
        <w:t>月度子企业风险概览模块主要列示所选集团各下属子企业在所选月度的总风险敞口、已确认损失、挽回损失即压降敞口、风险资本率数值，用户可通过点击相应的子企业名称所在的单元格来查看该子企业四项内容的具体变化情况：月度子企业总风险敞口模块主要用于展现选定子企业在近6个月内的总风险敞口数值及变化趋势，月度子企业已确认损失模块主要用于展现选定子企业在近6个月内的已确认损失数值及变化趋势，月度子企业挽回损失即压降敞口模块主要用于展现选定子企业在近6个月内的挽回损失即压降敞口数值及变化趋势，月度子企业风险资本率模块主要用于展现选定子企业在近6个月内的风险资本率数值及变化趋势。</w:t>
      </w:r>
    </w:p>
    <w:p w14:paraId="1E2B436B">
      <w:pPr>
        <w:ind w:firstLine="0" w:firstLineChars="0"/>
        <w:jc w:val="center"/>
      </w:pPr>
      <w:r>
        <w:rPr>
          <w:rFonts w:hint="eastAsia" w:ascii="宋体" w:hAnsi="宋体" w:cs="宋体"/>
        </w:rPr>
        <w:drawing>
          <wp:inline distT="0" distB="0" distL="0" distR="0">
            <wp:extent cx="4319270" cy="1938020"/>
            <wp:effectExtent l="9525" t="9525" r="14605" b="14605"/>
            <wp:docPr id="1863102615" name="图片 186310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15" name="图片 1863102615"/>
                    <pic:cNvPicPr>
                      <a:picLocks noChangeAspect="1"/>
                    </pic:cNvPicPr>
                  </pic:nvPicPr>
                  <pic:blipFill>
                    <a:blip r:embed="rId450"/>
                    <a:srcRect t="21900"/>
                    <a:stretch>
                      <a:fillRect/>
                    </a:stretch>
                  </pic:blipFill>
                  <pic:spPr>
                    <a:xfrm>
                      <a:off x="0" y="0"/>
                      <a:ext cx="4320000" cy="1938402"/>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0DEEB2B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CC63031">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5A33BD36">
            <w:pPr>
              <w:pStyle w:val="30"/>
            </w:pPr>
            <w:r>
              <w:rPr>
                <w:rFonts w:hint="eastAsia"/>
              </w:rPr>
              <w:t>XCBYJ_1_4_4</w:t>
            </w:r>
          </w:p>
        </w:tc>
      </w:tr>
      <w:tr w14:paraId="7B86299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94BA247">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059D3851">
            <w:pPr>
              <w:pStyle w:val="30"/>
            </w:pPr>
            <w:r>
              <w:rPr>
                <w:rFonts w:hint="eastAsia"/>
              </w:rPr>
              <w:t>宣传部用户、系统管理员</w:t>
            </w:r>
          </w:p>
        </w:tc>
      </w:tr>
      <w:tr w14:paraId="26AE3F9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4F60EC5">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4EA18D15">
            <w:pPr>
              <w:pStyle w:val="30"/>
            </w:pPr>
            <w:r>
              <w:rPr>
                <w:rFonts w:hint="eastAsia"/>
              </w:rPr>
              <w:t>登入全面风险预警子系统（宣传部功能模块），点击风险预警</w:t>
            </w:r>
          </w:p>
        </w:tc>
      </w:tr>
      <w:tr w14:paraId="17EBD93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5CA38FC">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39F8C6B5">
            <w:pPr>
              <w:pStyle w:val="30"/>
            </w:pPr>
            <w:r>
              <w:rPr>
                <w:rFonts w:hint="eastAsia"/>
              </w:rPr>
              <w:t>无</w:t>
            </w:r>
          </w:p>
        </w:tc>
      </w:tr>
      <w:tr w14:paraId="23C35AA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DF89CB8">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55A13036">
            <w:pPr>
              <w:pStyle w:val="30"/>
            </w:pPr>
            <w:r>
              <w:rPr>
                <w:rFonts w:hint="eastAsia"/>
              </w:rPr>
              <w:t>选择企业、选择年份、月份，点击风险敞口-按企业</w:t>
            </w:r>
          </w:p>
        </w:tc>
      </w:tr>
      <w:tr w14:paraId="5070086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87902F2">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7572CEAF">
            <w:pPr>
              <w:pStyle w:val="30"/>
            </w:pPr>
            <w:r>
              <w:rPr>
                <w:rFonts w:hint="eastAsia"/>
              </w:rPr>
              <w:t>所选企业风险敞口金额及变动趋势</w:t>
            </w:r>
          </w:p>
        </w:tc>
      </w:tr>
      <w:tr w14:paraId="74C5B88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50063B6">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2AFE31B5">
            <w:pPr>
              <w:pStyle w:val="30"/>
            </w:pPr>
            <w:r>
              <w:rPr>
                <w:rFonts w:hint="eastAsia"/>
              </w:rPr>
              <w:t>页面输出正确数据与图表展示</w:t>
            </w:r>
          </w:p>
        </w:tc>
      </w:tr>
      <w:tr w14:paraId="0473B63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0441F34">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306DEEED">
            <w:pPr>
              <w:pStyle w:val="30"/>
            </w:pPr>
            <w:r>
              <w:rPr>
                <w:rFonts w:hint="eastAsia"/>
              </w:rPr>
              <w:t>页面未转至风险敞口表格或弹出后无数据</w:t>
            </w:r>
          </w:p>
        </w:tc>
      </w:tr>
      <w:tr w14:paraId="3B7B7EC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6214333">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251BEDB8">
            <w:pPr>
              <w:pStyle w:val="30"/>
            </w:pPr>
            <w:r>
              <w:rPr>
                <w:rFonts w:hint="eastAsia"/>
              </w:rPr>
              <w:t>无</w:t>
            </w:r>
          </w:p>
        </w:tc>
      </w:tr>
    </w:tbl>
    <w:p w14:paraId="0BBBE826">
      <w:pPr>
        <w:pStyle w:val="6"/>
        <w:numPr>
          <w:ilvl w:val="4"/>
          <w:numId w:val="0"/>
        </w:numPr>
      </w:pPr>
      <w:r>
        <w:rPr>
          <w:rFonts w:hint="eastAsia" w:eastAsia="宋体" w:cs="宋体"/>
        </w:rPr>
        <w:t xml:space="preserve">6.1.15.1.22  </w:t>
      </w:r>
      <w:r>
        <w:rPr>
          <w:rFonts w:hint="eastAsia"/>
        </w:rPr>
        <w:t>企业总览-领域风险敞口年度看板</w:t>
      </w:r>
    </w:p>
    <w:p w14:paraId="42C5A856">
      <w:pPr>
        <w:ind w:firstLine="480"/>
      </w:pPr>
      <w:r>
        <w:rPr>
          <w:rFonts w:hint="eastAsia"/>
        </w:rPr>
        <w:t>对各企业风险情况进行梳理、运算、整合，并以年度为单位制作企业总览-各领域风险敞口预警看板，来展现各集团在总风险敞口、已确认损失、挽回损失即压降敞口、风险资本率按照不同风险领域划分后的数值及其变化趋势。用户可在“选择企业”的树形中选择想要查看的集团名称。该看板主要包括年度分领域风险概览模块、年度分领域总风险敞口模块、年度分领域已确认损失模块、年度分领域挽回损失即压降敞口模块、年度分领域风险资本率模块。该看板数据来源主要为财务决算系统。</w:t>
      </w:r>
    </w:p>
    <w:p w14:paraId="33D7BD5D">
      <w:pPr>
        <w:ind w:firstLine="480"/>
      </w:pPr>
      <w:r>
        <w:rPr>
          <w:rFonts w:hint="eastAsia"/>
        </w:rPr>
        <w:t>年度分领域风险概览模块主要列示将子企业按照8个不同领域的风险大类划分后，在所选年度的总风险敞口、已确认损失、挽回损失即压降敞口、风险资本率数值，用户可通过点击领域名称所在的单元格来查看该领域四项内容的具体变化情况：年度分领域总风险敞口模块主要用于展现选定风险领域在近三年内的总风险敞口数值及变化趋势，年度分领域已确认损失模块主要用于展现选定风险领域在近三年内的已确认损失数值及变化趋势，年度分领域挽回损失即压降敞口模块主要用于展现选定风险领域在近三年内的挽回损失即压降敞口数值及变化趋势，年度分领域风险资本率模块主要用于展现选定风险领域在近三年内的风险资本率数值及变化趋势。</w:t>
      </w:r>
    </w:p>
    <w:p w14:paraId="7688759E">
      <w:pPr>
        <w:ind w:firstLine="0" w:firstLineChars="0"/>
        <w:jc w:val="center"/>
      </w:pPr>
      <w:r>
        <w:rPr>
          <w:rFonts w:hint="eastAsia" w:ascii="宋体" w:hAnsi="宋体" w:cs="宋体"/>
        </w:rPr>
        <w:drawing>
          <wp:inline distT="0" distB="0" distL="0" distR="0">
            <wp:extent cx="4319270" cy="1945005"/>
            <wp:effectExtent l="9525" t="9525" r="14605" b="17145"/>
            <wp:docPr id="1863102616" name="图片 186310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16" name="图片 1863102616"/>
                    <pic:cNvPicPr>
                      <a:picLocks noChangeAspect="1"/>
                    </pic:cNvPicPr>
                  </pic:nvPicPr>
                  <pic:blipFill>
                    <a:blip r:embed="rId451"/>
                    <a:srcRect t="21564"/>
                    <a:stretch>
                      <a:fillRect/>
                    </a:stretch>
                  </pic:blipFill>
                  <pic:spPr>
                    <a:xfrm>
                      <a:off x="0" y="0"/>
                      <a:ext cx="4320000" cy="1945531"/>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3E36C0A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C15309F">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03F73847">
            <w:pPr>
              <w:pStyle w:val="30"/>
            </w:pPr>
            <w:r>
              <w:rPr>
                <w:rFonts w:hint="eastAsia"/>
              </w:rPr>
              <w:t>XCBYJ_1_4_5</w:t>
            </w:r>
          </w:p>
        </w:tc>
      </w:tr>
      <w:tr w14:paraId="75343EF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5899DBC">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1B7511B0">
            <w:pPr>
              <w:pStyle w:val="30"/>
            </w:pPr>
            <w:r>
              <w:rPr>
                <w:rFonts w:hint="eastAsia"/>
              </w:rPr>
              <w:t>宣传部用户、系统管理员</w:t>
            </w:r>
          </w:p>
        </w:tc>
      </w:tr>
      <w:tr w14:paraId="433C39C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06156A2">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61458640">
            <w:pPr>
              <w:pStyle w:val="30"/>
            </w:pPr>
            <w:r>
              <w:rPr>
                <w:rFonts w:hint="eastAsia"/>
              </w:rPr>
              <w:t>登入全面风险预警子系统（宣传部功能模块），点击风险预警</w:t>
            </w:r>
          </w:p>
        </w:tc>
      </w:tr>
      <w:tr w14:paraId="68B8574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880D8FC">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02113203">
            <w:pPr>
              <w:pStyle w:val="30"/>
            </w:pPr>
            <w:r>
              <w:rPr>
                <w:rFonts w:hint="eastAsia"/>
              </w:rPr>
              <w:t>无</w:t>
            </w:r>
          </w:p>
        </w:tc>
      </w:tr>
      <w:tr w14:paraId="4081C0F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2FA50B7">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57F72CE2">
            <w:pPr>
              <w:pStyle w:val="30"/>
            </w:pPr>
            <w:r>
              <w:rPr>
                <w:rFonts w:hint="eastAsia"/>
              </w:rPr>
              <w:t>选择企业、选择年份，点击风险敞口-按领域</w:t>
            </w:r>
          </w:p>
        </w:tc>
      </w:tr>
      <w:tr w14:paraId="053C870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CD536B9">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2AA1335F">
            <w:pPr>
              <w:pStyle w:val="30"/>
            </w:pPr>
            <w:r>
              <w:rPr>
                <w:rFonts w:hint="eastAsia"/>
              </w:rPr>
              <w:t>所选企业风险敞口金额在各风险领域的分布及变动趋势</w:t>
            </w:r>
          </w:p>
        </w:tc>
      </w:tr>
      <w:tr w14:paraId="5DA3420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E14BDE7">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7CC6471E">
            <w:pPr>
              <w:pStyle w:val="30"/>
            </w:pPr>
            <w:r>
              <w:rPr>
                <w:rFonts w:hint="eastAsia"/>
              </w:rPr>
              <w:t>页面输出正确数据与图表展示</w:t>
            </w:r>
          </w:p>
        </w:tc>
      </w:tr>
      <w:tr w14:paraId="11C4921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B282728">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2E7320F8">
            <w:pPr>
              <w:pStyle w:val="30"/>
            </w:pPr>
            <w:r>
              <w:rPr>
                <w:rFonts w:hint="eastAsia"/>
              </w:rPr>
              <w:t>页面未转至风险敞口表格或弹出后无数据</w:t>
            </w:r>
          </w:p>
        </w:tc>
      </w:tr>
      <w:tr w14:paraId="1021970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D25B847">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6B1B448C">
            <w:pPr>
              <w:pStyle w:val="30"/>
            </w:pPr>
            <w:r>
              <w:rPr>
                <w:rFonts w:hint="eastAsia"/>
              </w:rPr>
              <w:t>无</w:t>
            </w:r>
          </w:p>
        </w:tc>
      </w:tr>
    </w:tbl>
    <w:p w14:paraId="73AB1425">
      <w:pPr>
        <w:pStyle w:val="6"/>
        <w:numPr>
          <w:ilvl w:val="4"/>
          <w:numId w:val="0"/>
        </w:numPr>
      </w:pPr>
      <w:r>
        <w:rPr>
          <w:rFonts w:hint="eastAsia" w:eastAsia="宋体" w:cs="宋体"/>
        </w:rPr>
        <w:t xml:space="preserve">6.1.15.1.23  </w:t>
      </w:r>
      <w:r>
        <w:rPr>
          <w:rFonts w:hint="eastAsia"/>
        </w:rPr>
        <w:t>企业总览-领域风险敞口月度看板</w:t>
      </w:r>
    </w:p>
    <w:p w14:paraId="0530C947">
      <w:pPr>
        <w:ind w:firstLine="480"/>
      </w:pPr>
      <w:r>
        <w:rPr>
          <w:rFonts w:hint="eastAsia"/>
        </w:rPr>
        <w:t>对各企业风险情况进行梳理、运算、整合，并以月度为单位制作企业总览-各领域风险敞口预警看板，来展现各集团在总风险敞口、已确认损失、挽回损失即压降敞口、风险资本率按照不同风险领域划分后的数值及其变化趋势。用户可在“选择企业”的树形中选择想要查看的集团名称。该看板主要包括月度分领域风险概览模块、月度分领域总风险敞口模块、月度分领域已确认损失模块、月度分领域挽回损失即压降敞口模块、月度分领域风险资本率模块。该看板数据来源主要为国资委财务快报系统。</w:t>
      </w:r>
    </w:p>
    <w:p w14:paraId="3BA669C2">
      <w:pPr>
        <w:ind w:firstLine="480"/>
      </w:pPr>
      <w:r>
        <w:rPr>
          <w:rFonts w:hint="eastAsia"/>
        </w:rPr>
        <w:t>月度分领域风险概览模块主要列示将子企业按照不同领域的风险大类划分后，在所选月度的总风险敞口、已确认损失、挽回损失即压降敞口、风险资本率数值，用户可通过点击领域名称所在的单元格来查看该领域四项内容的具体变化情况：月度分领域总风险敞口模块主要用于展现选定风险领域在近6个月内的总风险敞口数值及变化趋势，月度分领域已确认损失模块主要用于展现选定风险领域在近6个月内的已确认损失数值及变化趋势，月度分领域挽回损失即压降敞口模块主要用于展现选定风险领域在近6个月内的挽回损失即压降敞口数值及变化趋势，月度分领域风险资本率模块主要用于展现选定风险领域在近6个月内的风险资本率数值及变化趋势。</w:t>
      </w:r>
    </w:p>
    <w:p w14:paraId="7A33FD75">
      <w:pPr>
        <w:ind w:firstLine="0" w:firstLineChars="0"/>
        <w:jc w:val="center"/>
      </w:pPr>
      <w:r>
        <w:rPr>
          <w:rFonts w:hint="eastAsia" w:ascii="宋体" w:hAnsi="宋体" w:cs="宋体"/>
        </w:rPr>
        <w:drawing>
          <wp:inline distT="0" distB="0" distL="0" distR="0">
            <wp:extent cx="4319270" cy="1931035"/>
            <wp:effectExtent l="9525" t="9525" r="14605" b="12065"/>
            <wp:docPr id="1863102617" name="图片 1863102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17" name="图片 1863102617"/>
                    <pic:cNvPicPr>
                      <a:picLocks noChangeAspect="1"/>
                    </pic:cNvPicPr>
                  </pic:nvPicPr>
                  <pic:blipFill>
                    <a:blip r:embed="rId452"/>
                    <a:srcRect t="21962"/>
                    <a:stretch>
                      <a:fillRect/>
                    </a:stretch>
                  </pic:blipFill>
                  <pic:spPr>
                    <a:xfrm>
                      <a:off x="0" y="0"/>
                      <a:ext cx="4320000" cy="1931185"/>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5"/>
        <w:gridCol w:w="6150"/>
      </w:tblGrid>
      <w:tr w14:paraId="0E7FB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378F645F">
            <w:pPr>
              <w:pStyle w:val="30"/>
            </w:pPr>
            <w:r>
              <w:rPr>
                <w:rFonts w:hint="eastAsia"/>
              </w:rPr>
              <w:t>编号</w:t>
            </w:r>
          </w:p>
        </w:tc>
        <w:tc>
          <w:tcPr>
            <w:tcW w:w="6150" w:type="dxa"/>
            <w:vAlign w:val="center"/>
          </w:tcPr>
          <w:p w14:paraId="130A5586">
            <w:pPr>
              <w:pStyle w:val="30"/>
            </w:pPr>
            <w:r>
              <w:rPr>
                <w:rFonts w:hint="eastAsia"/>
              </w:rPr>
              <w:t>XCBYJ_1_4_6</w:t>
            </w:r>
          </w:p>
        </w:tc>
      </w:tr>
      <w:tr w14:paraId="12357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543581EF">
            <w:pPr>
              <w:pStyle w:val="30"/>
            </w:pPr>
            <w:r>
              <w:rPr>
                <w:rFonts w:hint="eastAsia"/>
              </w:rPr>
              <w:t>角色</w:t>
            </w:r>
          </w:p>
        </w:tc>
        <w:tc>
          <w:tcPr>
            <w:tcW w:w="6150" w:type="dxa"/>
            <w:vAlign w:val="center"/>
          </w:tcPr>
          <w:p w14:paraId="23C686FE">
            <w:pPr>
              <w:pStyle w:val="30"/>
            </w:pPr>
            <w:r>
              <w:rPr>
                <w:rFonts w:hint="eastAsia"/>
              </w:rPr>
              <w:t>宣传部用户、系统管理员</w:t>
            </w:r>
          </w:p>
        </w:tc>
      </w:tr>
      <w:tr w14:paraId="3496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2839DA56">
            <w:pPr>
              <w:pStyle w:val="30"/>
            </w:pPr>
            <w:r>
              <w:rPr>
                <w:rFonts w:hint="eastAsia"/>
              </w:rPr>
              <w:t>前置条件</w:t>
            </w:r>
          </w:p>
        </w:tc>
        <w:tc>
          <w:tcPr>
            <w:tcW w:w="6150" w:type="dxa"/>
            <w:vAlign w:val="center"/>
          </w:tcPr>
          <w:p w14:paraId="4E79E018">
            <w:pPr>
              <w:pStyle w:val="30"/>
            </w:pPr>
            <w:r>
              <w:rPr>
                <w:rFonts w:hint="eastAsia"/>
              </w:rPr>
              <w:t>登入全面风险预警子系统（宣传部功能模块），点击风险预警</w:t>
            </w:r>
          </w:p>
        </w:tc>
      </w:tr>
      <w:tr w14:paraId="7889B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BBC0B3B">
            <w:pPr>
              <w:pStyle w:val="30"/>
            </w:pPr>
            <w:r>
              <w:rPr>
                <w:rFonts w:hint="eastAsia"/>
              </w:rPr>
              <w:t>后置条件</w:t>
            </w:r>
          </w:p>
        </w:tc>
        <w:tc>
          <w:tcPr>
            <w:tcW w:w="6150" w:type="dxa"/>
            <w:vAlign w:val="center"/>
          </w:tcPr>
          <w:p w14:paraId="1807A676">
            <w:pPr>
              <w:pStyle w:val="30"/>
            </w:pPr>
            <w:r>
              <w:rPr>
                <w:rFonts w:hint="eastAsia"/>
              </w:rPr>
              <w:t>无</w:t>
            </w:r>
          </w:p>
        </w:tc>
      </w:tr>
      <w:tr w14:paraId="2DFE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55337228">
            <w:pPr>
              <w:pStyle w:val="30"/>
            </w:pPr>
            <w:r>
              <w:rPr>
                <w:rFonts w:hint="eastAsia"/>
              </w:rPr>
              <w:t>输入</w:t>
            </w:r>
          </w:p>
        </w:tc>
        <w:tc>
          <w:tcPr>
            <w:tcW w:w="6150" w:type="dxa"/>
            <w:vAlign w:val="center"/>
          </w:tcPr>
          <w:p w14:paraId="31AF528E">
            <w:pPr>
              <w:pStyle w:val="30"/>
            </w:pPr>
            <w:r>
              <w:rPr>
                <w:rFonts w:hint="eastAsia"/>
              </w:rPr>
              <w:t>选择企业、选择年份、月份，点击风险敞口-按领域</w:t>
            </w:r>
          </w:p>
        </w:tc>
      </w:tr>
      <w:tr w14:paraId="2F336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27BA24D9">
            <w:pPr>
              <w:pStyle w:val="30"/>
            </w:pPr>
            <w:r>
              <w:rPr>
                <w:rFonts w:hint="eastAsia"/>
              </w:rPr>
              <w:t>输出</w:t>
            </w:r>
          </w:p>
        </w:tc>
        <w:tc>
          <w:tcPr>
            <w:tcW w:w="6150" w:type="dxa"/>
            <w:vAlign w:val="center"/>
          </w:tcPr>
          <w:p w14:paraId="2B246B41">
            <w:pPr>
              <w:pStyle w:val="30"/>
            </w:pPr>
            <w:r>
              <w:rPr>
                <w:rFonts w:hint="eastAsia"/>
              </w:rPr>
              <w:t>所选企业风险敞口金额在各风险领域的分布及变动趋势</w:t>
            </w:r>
          </w:p>
        </w:tc>
      </w:tr>
      <w:tr w14:paraId="3E85D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63349EBE">
            <w:pPr>
              <w:pStyle w:val="30"/>
            </w:pPr>
            <w:r>
              <w:rPr>
                <w:rFonts w:hint="eastAsia"/>
              </w:rPr>
              <w:t>正常流</w:t>
            </w:r>
          </w:p>
        </w:tc>
        <w:tc>
          <w:tcPr>
            <w:tcW w:w="6150" w:type="dxa"/>
            <w:vAlign w:val="center"/>
          </w:tcPr>
          <w:p w14:paraId="74BAD4E2">
            <w:pPr>
              <w:pStyle w:val="30"/>
            </w:pPr>
            <w:r>
              <w:rPr>
                <w:rFonts w:hint="eastAsia"/>
              </w:rPr>
              <w:t>页面输出正确数据与图表展示</w:t>
            </w:r>
          </w:p>
        </w:tc>
      </w:tr>
      <w:tr w14:paraId="7E40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2FAC8E81">
            <w:pPr>
              <w:pStyle w:val="30"/>
            </w:pPr>
            <w:r>
              <w:rPr>
                <w:rFonts w:hint="eastAsia"/>
              </w:rPr>
              <w:t>异常流</w:t>
            </w:r>
          </w:p>
        </w:tc>
        <w:tc>
          <w:tcPr>
            <w:tcW w:w="6150" w:type="dxa"/>
            <w:vAlign w:val="center"/>
          </w:tcPr>
          <w:p w14:paraId="09E3ABC1">
            <w:pPr>
              <w:pStyle w:val="30"/>
            </w:pPr>
            <w:r>
              <w:rPr>
                <w:rFonts w:hint="eastAsia"/>
              </w:rPr>
              <w:t>页面未转至风险敞口表格或弹出后无数据</w:t>
            </w:r>
          </w:p>
        </w:tc>
      </w:tr>
      <w:tr w14:paraId="08B42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15" w:type="dxa"/>
            <w:vAlign w:val="center"/>
          </w:tcPr>
          <w:p w14:paraId="1697249D">
            <w:pPr>
              <w:pStyle w:val="30"/>
            </w:pPr>
            <w:r>
              <w:rPr>
                <w:rFonts w:hint="eastAsia"/>
              </w:rPr>
              <w:t>特殊需求</w:t>
            </w:r>
          </w:p>
        </w:tc>
        <w:tc>
          <w:tcPr>
            <w:tcW w:w="6150" w:type="dxa"/>
            <w:vAlign w:val="center"/>
          </w:tcPr>
          <w:p w14:paraId="3F645F98">
            <w:pPr>
              <w:pStyle w:val="30"/>
            </w:pPr>
            <w:r>
              <w:rPr>
                <w:rFonts w:hint="eastAsia"/>
              </w:rPr>
              <w:t>无</w:t>
            </w:r>
          </w:p>
        </w:tc>
      </w:tr>
    </w:tbl>
    <w:p w14:paraId="030037CE">
      <w:pPr>
        <w:pStyle w:val="6"/>
        <w:numPr>
          <w:ilvl w:val="4"/>
          <w:numId w:val="0"/>
        </w:numPr>
      </w:pPr>
      <w:r>
        <w:rPr>
          <w:rFonts w:hint="eastAsia" w:eastAsia="宋体" w:cs="宋体"/>
        </w:rPr>
        <w:t xml:space="preserve">6.1.15.1.24  </w:t>
      </w:r>
      <w:r>
        <w:rPr>
          <w:rFonts w:hint="eastAsia"/>
        </w:rPr>
        <w:t>宣传部风险地图年度看板</w:t>
      </w:r>
    </w:p>
    <w:p w14:paraId="3A698A64">
      <w:pPr>
        <w:ind w:firstLine="480"/>
      </w:pPr>
      <w:r>
        <w:rPr>
          <w:rFonts w:hint="eastAsia"/>
        </w:rPr>
        <w:t>对各集团风险情况进行梳理、运算、整合，并以年度为单位制作各集团总览-全面风险地图看板，来展现各集团在所选年度的重大风险详情。用户可在“选择企业”的树形中选择想要查看的集团名称。该看板主要根据监管企业风险分布情况对集团企业各领域风险进行整体展示，具体包括资金领域、主业领域、公司治理领域等领域的亮灯情况。每个风险大类下设不同的风险特征，每个风险特征包含一个或多个模型和风险指标进行亮灯。每个风险领域下出现一个模型或指标为红灯时该领域即在风险地图上显示红灯，黄灯的显示规则同理。</w:t>
      </w:r>
    </w:p>
    <w:p w14:paraId="7DEEECC7">
      <w:pPr>
        <w:ind w:firstLine="0" w:firstLineChars="0"/>
        <w:jc w:val="center"/>
      </w:pPr>
      <w:r>
        <w:rPr>
          <w:rFonts w:hint="eastAsia" w:ascii="宋体" w:hAnsi="宋体" w:cs="宋体"/>
        </w:rPr>
        <w:drawing>
          <wp:inline distT="0" distB="0" distL="0" distR="0">
            <wp:extent cx="4319270" cy="1944370"/>
            <wp:effectExtent l="9525" t="9525" r="14605" b="17780"/>
            <wp:docPr id="1863102620" name="图片 1863102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20" name="图片 1863102620"/>
                    <pic:cNvPicPr>
                      <a:picLocks noChangeAspect="1"/>
                    </pic:cNvPicPr>
                  </pic:nvPicPr>
                  <pic:blipFill>
                    <a:blip r:embed="rId453"/>
                    <a:srcRect t="22112"/>
                    <a:stretch>
                      <a:fillRect/>
                    </a:stretch>
                  </pic:blipFill>
                  <pic:spPr>
                    <a:xfrm>
                      <a:off x="0" y="0"/>
                      <a:ext cx="4320000" cy="1944887"/>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64EE9E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1FE85F4">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2C65BEA1">
            <w:pPr>
              <w:pStyle w:val="30"/>
            </w:pPr>
            <w:r>
              <w:rPr>
                <w:rFonts w:hint="eastAsia"/>
              </w:rPr>
              <w:t>XCBYJ_1_5</w:t>
            </w:r>
          </w:p>
        </w:tc>
      </w:tr>
      <w:tr w14:paraId="1914309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C70EEDB">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03882586">
            <w:pPr>
              <w:pStyle w:val="30"/>
            </w:pPr>
            <w:r>
              <w:rPr>
                <w:rFonts w:hint="eastAsia"/>
              </w:rPr>
              <w:t>宣传部用户、系统管理员</w:t>
            </w:r>
          </w:p>
        </w:tc>
      </w:tr>
      <w:tr w14:paraId="2435E24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699D3F2">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4664CDBF">
            <w:pPr>
              <w:pStyle w:val="30"/>
            </w:pPr>
            <w:r>
              <w:rPr>
                <w:rFonts w:hint="eastAsia"/>
              </w:rPr>
              <w:t>登入全面风险预警子系统（宣传部功能模块），点击风险预警</w:t>
            </w:r>
          </w:p>
        </w:tc>
      </w:tr>
      <w:tr w14:paraId="4FC78B8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236284A">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32B473B4">
            <w:pPr>
              <w:pStyle w:val="30"/>
            </w:pPr>
            <w:r>
              <w:rPr>
                <w:rFonts w:hint="eastAsia"/>
              </w:rPr>
              <w:t>无</w:t>
            </w:r>
          </w:p>
        </w:tc>
      </w:tr>
      <w:tr w14:paraId="31C4EF0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5413474">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218621A1">
            <w:pPr>
              <w:pStyle w:val="30"/>
            </w:pPr>
            <w:r>
              <w:rPr>
                <w:rFonts w:hint="eastAsia"/>
              </w:rPr>
              <w:t>选择年份，点击风险地图</w:t>
            </w:r>
          </w:p>
        </w:tc>
      </w:tr>
      <w:tr w14:paraId="0C64E9E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B12118A">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2F37D7F7">
            <w:pPr>
              <w:pStyle w:val="30"/>
            </w:pPr>
            <w:r>
              <w:rPr>
                <w:rFonts w:hint="eastAsia"/>
              </w:rPr>
              <w:t>宣传部整体分析地图</w:t>
            </w:r>
          </w:p>
        </w:tc>
      </w:tr>
      <w:tr w14:paraId="2840BEB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66D6410">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7DA46EEF">
            <w:pPr>
              <w:pStyle w:val="30"/>
            </w:pPr>
            <w:r>
              <w:rPr>
                <w:rFonts w:hint="eastAsia"/>
              </w:rPr>
              <w:t>页面输出正确数据与图表展示</w:t>
            </w:r>
          </w:p>
        </w:tc>
      </w:tr>
      <w:tr w14:paraId="2B9CD03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6E11792">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14521282">
            <w:pPr>
              <w:pStyle w:val="30"/>
            </w:pPr>
            <w:r>
              <w:rPr>
                <w:rFonts w:hint="eastAsia"/>
              </w:rPr>
              <w:t>页面未转至风险风险地图或弹出后无数据</w:t>
            </w:r>
          </w:p>
        </w:tc>
      </w:tr>
      <w:tr w14:paraId="587FD6C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9ED3A74">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5CE857DE">
            <w:pPr>
              <w:pStyle w:val="30"/>
            </w:pPr>
            <w:r>
              <w:rPr>
                <w:rFonts w:hint="eastAsia"/>
              </w:rPr>
              <w:t>无</w:t>
            </w:r>
          </w:p>
        </w:tc>
      </w:tr>
    </w:tbl>
    <w:p w14:paraId="3B5FAF84">
      <w:pPr>
        <w:pStyle w:val="6"/>
        <w:numPr>
          <w:ilvl w:val="4"/>
          <w:numId w:val="0"/>
        </w:numPr>
      </w:pPr>
      <w:r>
        <w:rPr>
          <w:rFonts w:hint="eastAsia" w:eastAsia="宋体" w:cs="宋体"/>
        </w:rPr>
        <w:t xml:space="preserve">6.1.15.1.25  </w:t>
      </w:r>
      <w:r>
        <w:rPr>
          <w:rFonts w:hint="eastAsia"/>
        </w:rPr>
        <w:t>资金风险年度看板</w:t>
      </w:r>
    </w:p>
    <w:p w14:paraId="60DD3444">
      <w:pPr>
        <w:ind w:firstLine="480"/>
      </w:pPr>
      <w:r>
        <w:rPr>
          <w:rFonts w:hint="eastAsia"/>
        </w:rPr>
        <w:t>对宣传部风险情况进行梳理、运算、整合，并以年度为单位，根据企业资金风险的预警内容制作相应数据看板，来展现宣传部整体在所选年度资金领域的风险详情。该看板主要包括年度资金领域亮灯情况概览模块、年度资金领域亮灯分布模块、年度资金领域重大风险清单模块、年度资金领域亮灯详情清单模块。该看板数据来源主要为国资委财务决算内容及其他相关年度数据。</w:t>
      </w:r>
    </w:p>
    <w:p w14:paraId="212B0253">
      <w:pPr>
        <w:ind w:firstLine="480"/>
      </w:pPr>
      <w:r>
        <w:rPr>
          <w:rFonts w:hint="eastAsia"/>
        </w:rPr>
        <w:t>年度资金领域亮灯情况概览模块主要显示各集团在所选年度亮灯数量（红灯、黄灯数量）统计，并可在右侧的折线图中展现红灯数量级黄灯数量在近3年内的变化趋势。</w:t>
      </w:r>
    </w:p>
    <w:p w14:paraId="0A04FA08">
      <w:pPr>
        <w:ind w:firstLine="480"/>
      </w:pPr>
      <w:r>
        <w:rPr>
          <w:rFonts w:hint="eastAsia"/>
        </w:rPr>
        <w:t>年度资金领域亮灯分布模块主要展现各监管集团在资金领域对应的各项指标级模型的亮灯情况分布。</w:t>
      </w:r>
    </w:p>
    <w:p w14:paraId="7BF8AA24">
      <w:pPr>
        <w:ind w:firstLine="480"/>
      </w:pPr>
      <w:r>
        <w:rPr>
          <w:rFonts w:hint="eastAsia"/>
        </w:rPr>
        <w:t>年度资金领域重大风险清单模块主要显示各集团在所选年度被列入重大风险清单的风险事项数量信息，并且用户可点击该模块对各集团重大风险清单详情具体内容进行查询。</w:t>
      </w:r>
    </w:p>
    <w:p w14:paraId="0DA431D9">
      <w:pPr>
        <w:ind w:firstLine="480"/>
      </w:pPr>
      <w:r>
        <w:rPr>
          <w:rFonts w:hint="eastAsia"/>
        </w:rPr>
        <w:t>年度资金领域亮灯详情清单模块则显示资金领域各项模型或指标在所选年度的指标值及亮灯结果，具体包括集团名称、命中企业、期间、资金风险综合R值、债务模型分值、资产负债率等内容。</w:t>
      </w:r>
    </w:p>
    <w:p w14:paraId="6F191497">
      <w:pPr>
        <w:ind w:firstLine="480"/>
      </w:pPr>
      <w:r>
        <w:rPr>
          <w:rFonts w:hint="eastAsia" w:ascii="宋体" w:hAnsi="宋体" w:cs="宋体"/>
        </w:rPr>
        <w:drawing>
          <wp:inline distT="0" distB="0" distL="0" distR="0">
            <wp:extent cx="4319270" cy="1953895"/>
            <wp:effectExtent l="9525" t="9525" r="14605" b="17780"/>
            <wp:docPr id="1863102622" name="图片 1863102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22" name="图片 1863102622"/>
                    <pic:cNvPicPr>
                      <a:picLocks noChangeAspect="1"/>
                    </pic:cNvPicPr>
                  </pic:nvPicPr>
                  <pic:blipFill>
                    <a:blip r:embed="rId454"/>
                    <a:srcRect t="21215"/>
                    <a:stretch>
                      <a:fillRect/>
                    </a:stretch>
                  </pic:blipFill>
                  <pic:spPr>
                    <a:xfrm>
                      <a:off x="0" y="0"/>
                      <a:ext cx="4320000" cy="1954157"/>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42C2B74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037DEFD">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6A726CBE">
            <w:pPr>
              <w:pStyle w:val="30"/>
            </w:pPr>
            <w:r>
              <w:rPr>
                <w:rFonts w:hint="eastAsia"/>
              </w:rPr>
              <w:t>XCBYJ_1_6_1</w:t>
            </w:r>
          </w:p>
        </w:tc>
      </w:tr>
      <w:tr w14:paraId="316A8B3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2FCE040">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7A33D475">
            <w:pPr>
              <w:pStyle w:val="30"/>
            </w:pPr>
            <w:r>
              <w:rPr>
                <w:rFonts w:hint="eastAsia"/>
              </w:rPr>
              <w:t>宣传部用户、系统管理员</w:t>
            </w:r>
          </w:p>
        </w:tc>
      </w:tr>
      <w:tr w14:paraId="2CAE88F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F6B5016">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32EC420C">
            <w:pPr>
              <w:pStyle w:val="30"/>
            </w:pPr>
            <w:r>
              <w:rPr>
                <w:rFonts w:hint="eastAsia"/>
              </w:rPr>
              <w:t>登入全面风险预警子系统（宣传部功能模块），点击风险预警</w:t>
            </w:r>
          </w:p>
        </w:tc>
      </w:tr>
      <w:tr w14:paraId="125E15B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EC97E4A">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52FEC1CF">
            <w:pPr>
              <w:pStyle w:val="30"/>
            </w:pPr>
            <w:r>
              <w:rPr>
                <w:rFonts w:hint="eastAsia"/>
              </w:rPr>
              <w:t>无</w:t>
            </w:r>
          </w:p>
        </w:tc>
      </w:tr>
      <w:tr w14:paraId="3E686D5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E74D0F2">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2280B33A">
            <w:pPr>
              <w:pStyle w:val="30"/>
            </w:pPr>
            <w:r>
              <w:rPr>
                <w:rFonts w:hint="eastAsia"/>
              </w:rPr>
              <w:t>选择资金领域，选择年份</w:t>
            </w:r>
          </w:p>
        </w:tc>
      </w:tr>
      <w:tr w14:paraId="25C83A3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737A86D">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3D45472C">
            <w:pPr>
              <w:pStyle w:val="30"/>
            </w:pPr>
            <w:r>
              <w:rPr>
                <w:rFonts w:hint="eastAsia"/>
              </w:rPr>
              <w:t>资金领域指标、模型亮灯结果及相应数值</w:t>
            </w:r>
          </w:p>
        </w:tc>
      </w:tr>
      <w:tr w14:paraId="15154CA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D6DA0DB">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41C09B5E">
            <w:pPr>
              <w:pStyle w:val="30"/>
            </w:pPr>
            <w:r>
              <w:rPr>
                <w:rFonts w:hint="eastAsia"/>
              </w:rPr>
              <w:t>页面输出正确数据与图表展示</w:t>
            </w:r>
          </w:p>
        </w:tc>
      </w:tr>
      <w:tr w14:paraId="7795238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D296A0B">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68D6129E">
            <w:pPr>
              <w:pStyle w:val="30"/>
            </w:pPr>
            <w:r>
              <w:rPr>
                <w:rFonts w:hint="eastAsia"/>
              </w:rPr>
              <w:t>页面未转至资金领域或弹出后无数据</w:t>
            </w:r>
          </w:p>
        </w:tc>
      </w:tr>
      <w:tr w14:paraId="57976B0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F808347">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70390C3D">
            <w:pPr>
              <w:pStyle w:val="30"/>
            </w:pPr>
            <w:r>
              <w:rPr>
                <w:rFonts w:hint="eastAsia"/>
              </w:rPr>
              <w:t>无</w:t>
            </w:r>
          </w:p>
        </w:tc>
      </w:tr>
    </w:tbl>
    <w:p w14:paraId="66F10676">
      <w:pPr>
        <w:pStyle w:val="6"/>
        <w:numPr>
          <w:ilvl w:val="4"/>
          <w:numId w:val="0"/>
        </w:numPr>
      </w:pPr>
      <w:r>
        <w:rPr>
          <w:rFonts w:hint="eastAsia" w:eastAsia="宋体" w:cs="宋体"/>
        </w:rPr>
        <w:t xml:space="preserve">6.1.15.1.26  </w:t>
      </w:r>
      <w:r>
        <w:rPr>
          <w:rFonts w:hint="eastAsia"/>
        </w:rPr>
        <w:t>资金风险月度看板</w:t>
      </w:r>
    </w:p>
    <w:p w14:paraId="4791DBCC">
      <w:pPr>
        <w:ind w:firstLine="480"/>
      </w:pPr>
      <w:r>
        <w:rPr>
          <w:rFonts w:hint="eastAsia"/>
        </w:rPr>
        <w:t>对宣传部风险情况进行梳理、运算、整合，并以月度为单位，根据企业资金风险的预警内容制作相应数据看板，来展现宣传部整体在所选月度资金领域的风险详情。该看板主要包括月度资金领域亮灯情况概览模块、月度资金领域亮灯分布模块、月度资金领域重大风险清单模块、月度资金领域亮灯详情清单模块。该看板数据来源主要为财务快报内容及其他相关月度数据。</w:t>
      </w:r>
    </w:p>
    <w:p w14:paraId="41A9EF69">
      <w:pPr>
        <w:ind w:firstLine="480"/>
      </w:pPr>
      <w:r>
        <w:rPr>
          <w:rFonts w:hint="eastAsia"/>
        </w:rPr>
        <w:t>月度资金领域亮灯情况概览模块主要显示各集团在所选月度亮灯数量（红灯、黄灯数量）统计。月度资金领域亮灯分布模块主要展现各监管集团在资金领域对应的各项指标级模型的亮灯情况分布。月度资金领域重大风险清单模块主要显示各集团在所选月度被列入重大风险清单的风险事项数量信息，并且用户可点击该模块对各集团重大风险清单详情具体内容进行查询。月度资金领域亮灯详情清单模块则显示资金领域各项指标在所选月度的指标值及亮灯结果。</w:t>
      </w:r>
    </w:p>
    <w:p w14:paraId="2F5261DE">
      <w:pPr>
        <w:ind w:firstLine="0" w:firstLineChars="0"/>
        <w:jc w:val="center"/>
      </w:pPr>
      <w:r>
        <w:rPr>
          <w:rFonts w:hint="eastAsia" w:ascii="宋体" w:hAnsi="宋体" w:cs="宋体"/>
        </w:rPr>
        <w:drawing>
          <wp:inline distT="0" distB="0" distL="0" distR="0">
            <wp:extent cx="3826510" cy="2093595"/>
            <wp:effectExtent l="9525" t="9525" r="12065" b="11430"/>
            <wp:docPr id="1863102623" name="图片 1863102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23" name="图片 1863102623"/>
                    <pic:cNvPicPr>
                      <a:picLocks noChangeAspect="1"/>
                    </pic:cNvPicPr>
                  </pic:nvPicPr>
                  <pic:blipFill>
                    <a:blip r:embed="rId455"/>
                    <a:srcRect l="11384" t="13842"/>
                    <a:stretch>
                      <a:fillRect/>
                    </a:stretch>
                  </pic:blipFill>
                  <pic:spPr>
                    <a:xfrm>
                      <a:off x="0" y="0"/>
                      <a:ext cx="3828192" cy="2094487"/>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43306542">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6814982">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28EDBB1F">
            <w:pPr>
              <w:pStyle w:val="30"/>
            </w:pPr>
            <w:r>
              <w:rPr>
                <w:rFonts w:hint="eastAsia"/>
              </w:rPr>
              <w:t>XCBYJ_1_6_2</w:t>
            </w:r>
          </w:p>
        </w:tc>
      </w:tr>
      <w:tr w14:paraId="6E64BA2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2A97C61">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2B156231">
            <w:pPr>
              <w:pStyle w:val="30"/>
            </w:pPr>
            <w:r>
              <w:rPr>
                <w:rFonts w:hint="eastAsia"/>
              </w:rPr>
              <w:t>宣传部用户、系统管理员</w:t>
            </w:r>
          </w:p>
        </w:tc>
      </w:tr>
      <w:tr w14:paraId="44F7366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9476262">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32962431">
            <w:pPr>
              <w:pStyle w:val="30"/>
            </w:pPr>
            <w:r>
              <w:rPr>
                <w:rFonts w:hint="eastAsia"/>
              </w:rPr>
              <w:t>登入全面风险预警子系统（宣传部功能模块），点击风险预警</w:t>
            </w:r>
          </w:p>
        </w:tc>
      </w:tr>
      <w:tr w14:paraId="56121EA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AEFF080">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41EA56D6">
            <w:pPr>
              <w:pStyle w:val="30"/>
            </w:pPr>
            <w:r>
              <w:rPr>
                <w:rFonts w:hint="eastAsia"/>
              </w:rPr>
              <w:t>无</w:t>
            </w:r>
          </w:p>
        </w:tc>
      </w:tr>
      <w:tr w14:paraId="154DB5E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02E5DB0">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5DCCCFD3">
            <w:pPr>
              <w:pStyle w:val="30"/>
            </w:pPr>
            <w:r>
              <w:rPr>
                <w:rFonts w:hint="eastAsia"/>
              </w:rPr>
              <w:t>选择资金领域，选择年份、月份</w:t>
            </w:r>
          </w:p>
        </w:tc>
      </w:tr>
      <w:tr w14:paraId="79F5913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1486078">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30A9B79B">
            <w:pPr>
              <w:pStyle w:val="30"/>
            </w:pPr>
            <w:r>
              <w:rPr>
                <w:rFonts w:hint="eastAsia"/>
              </w:rPr>
              <w:t>资金领域指标、模型亮灯结果及相应数值</w:t>
            </w:r>
          </w:p>
        </w:tc>
      </w:tr>
      <w:tr w14:paraId="307F3CC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CD1F2DB">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7D5E94CB">
            <w:pPr>
              <w:pStyle w:val="30"/>
            </w:pPr>
            <w:r>
              <w:rPr>
                <w:rFonts w:hint="eastAsia"/>
              </w:rPr>
              <w:t>页面输出正确数据与图表展示</w:t>
            </w:r>
          </w:p>
        </w:tc>
      </w:tr>
      <w:tr w14:paraId="1FEE69C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C4AD8FD">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7E7314B5">
            <w:pPr>
              <w:pStyle w:val="30"/>
            </w:pPr>
            <w:r>
              <w:rPr>
                <w:rFonts w:hint="eastAsia"/>
              </w:rPr>
              <w:t>页面未转至资金领域或弹出后无数据</w:t>
            </w:r>
          </w:p>
        </w:tc>
      </w:tr>
      <w:tr w14:paraId="0262711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85DB5AA">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5E0F0C94">
            <w:pPr>
              <w:pStyle w:val="30"/>
            </w:pPr>
            <w:r>
              <w:rPr>
                <w:rFonts w:hint="eastAsia"/>
              </w:rPr>
              <w:t>无</w:t>
            </w:r>
          </w:p>
        </w:tc>
      </w:tr>
    </w:tbl>
    <w:p w14:paraId="15996BB4">
      <w:pPr>
        <w:pStyle w:val="6"/>
        <w:numPr>
          <w:ilvl w:val="4"/>
          <w:numId w:val="0"/>
        </w:numPr>
      </w:pPr>
      <w:r>
        <w:rPr>
          <w:rFonts w:hint="eastAsia" w:eastAsia="宋体" w:cs="宋体"/>
        </w:rPr>
        <w:t xml:space="preserve">6.1.15.1.27  </w:t>
      </w:r>
      <w:r>
        <w:rPr>
          <w:rFonts w:hint="eastAsia"/>
        </w:rPr>
        <w:t>主业风险年度看板</w:t>
      </w:r>
    </w:p>
    <w:p w14:paraId="39C5A4E5">
      <w:pPr>
        <w:ind w:firstLine="480"/>
      </w:pPr>
      <w:r>
        <w:rPr>
          <w:rFonts w:hint="eastAsia"/>
        </w:rPr>
        <w:t>对宣传部风险情况进行梳理、运算、整合，并以年度为单位，根据企业主业风险的预警内容制作相应数据看板，来展现宣传部整体在所选年度主业经营领域的风险详情。该看板主要包括年度主业领域亮灯情况概览模块、年度主业领域亮灯分布模块、年度主业领域重大风险清单模块、年度主业领域亮灯详情清单模块。该看板数据来源主要为财务决算内容及其他相关年度数据。</w:t>
      </w:r>
    </w:p>
    <w:p w14:paraId="6E53C120">
      <w:pPr>
        <w:ind w:firstLine="480"/>
      </w:pPr>
      <w:r>
        <w:rPr>
          <w:rFonts w:hint="eastAsia"/>
        </w:rPr>
        <w:t>年度主业领域亮灯情况概览模块主要显示各集团在所选年度亮灯数量（红灯、黄灯数量）统计，并可在右侧的折线图中展现红灯数量级黄灯数量在近3年内的变化趋势。</w:t>
      </w:r>
    </w:p>
    <w:p w14:paraId="1E24E3F6">
      <w:pPr>
        <w:ind w:firstLine="480"/>
      </w:pPr>
      <w:r>
        <w:rPr>
          <w:rFonts w:hint="eastAsia"/>
        </w:rPr>
        <w:t>年度主业领域亮灯分布模块主要展现各监管集团在主业领域对应的各项指标级模型的亮灯情况分布。涉及的指标包括利润总额增长率、净资产收益率、总资产报酬率、营业现金比率、应收账款周转率、固定资产周转率、营业收入增长率等内容。</w:t>
      </w:r>
    </w:p>
    <w:p w14:paraId="084A073F">
      <w:pPr>
        <w:ind w:firstLine="480"/>
      </w:pPr>
      <w:r>
        <w:rPr>
          <w:rFonts w:hint="eastAsia"/>
        </w:rPr>
        <w:t>年度主业领域重大风险清单模块主要显示各集团在所选年度被列入重大风险清单的风险事项数量信息，并且用户可点击该模块对各集团重大风险清单详情具体内容进行查询。</w:t>
      </w:r>
    </w:p>
    <w:p w14:paraId="1B04BC2E">
      <w:pPr>
        <w:ind w:firstLine="480"/>
      </w:pPr>
      <w:r>
        <w:rPr>
          <w:rFonts w:hint="eastAsia"/>
        </w:rPr>
        <w:t>年度主业领域亮灯详情清单模块则显示主业领域各项模型或指标在所选年度的指标值及亮灯结果，具体包括集团名称、命中企业、期间、利润总额增长率、净资产收益率、总资产报酬率、营业现金比率、应收账款周转率、固定资产周转率、营业收入增长率等内容。</w:t>
      </w:r>
    </w:p>
    <w:p w14:paraId="1FB3DE58">
      <w:pPr>
        <w:ind w:firstLine="0" w:firstLineChars="0"/>
        <w:jc w:val="center"/>
      </w:pPr>
      <w:r>
        <w:rPr>
          <w:rFonts w:hint="eastAsia" w:ascii="宋体" w:hAnsi="宋体" w:cs="宋体"/>
        </w:rPr>
        <w:drawing>
          <wp:inline distT="0" distB="0" distL="0" distR="0">
            <wp:extent cx="4319270" cy="1949450"/>
            <wp:effectExtent l="9525" t="9525" r="14605" b="1270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456"/>
                    <a:srcRect t="21254"/>
                    <a:stretch>
                      <a:fillRect/>
                    </a:stretch>
                  </pic:blipFill>
                  <pic:spPr>
                    <a:xfrm>
                      <a:off x="0" y="0"/>
                      <a:ext cx="4320000" cy="1949937"/>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145C0B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265A132">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1FE5E318">
            <w:pPr>
              <w:pStyle w:val="30"/>
            </w:pPr>
            <w:r>
              <w:rPr>
                <w:rFonts w:hint="eastAsia"/>
              </w:rPr>
              <w:t>XCBYJ_1_6_3</w:t>
            </w:r>
          </w:p>
        </w:tc>
      </w:tr>
      <w:tr w14:paraId="3A68C4E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BFF4B1A">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0BF112BE">
            <w:pPr>
              <w:pStyle w:val="30"/>
            </w:pPr>
            <w:r>
              <w:rPr>
                <w:rFonts w:hint="eastAsia"/>
              </w:rPr>
              <w:t>宣传部用户、系统管理员</w:t>
            </w:r>
          </w:p>
        </w:tc>
      </w:tr>
      <w:tr w14:paraId="2D88F30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0560557">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5F17C261">
            <w:pPr>
              <w:pStyle w:val="30"/>
            </w:pPr>
            <w:r>
              <w:rPr>
                <w:rFonts w:hint="eastAsia"/>
              </w:rPr>
              <w:t>登入全面风险预警子系统（宣传部功能模块），点击风险预警</w:t>
            </w:r>
          </w:p>
        </w:tc>
      </w:tr>
      <w:tr w14:paraId="1464F88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9E0540B">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2E05178B">
            <w:pPr>
              <w:pStyle w:val="30"/>
            </w:pPr>
            <w:r>
              <w:rPr>
                <w:rFonts w:hint="eastAsia"/>
              </w:rPr>
              <w:t>无</w:t>
            </w:r>
          </w:p>
        </w:tc>
      </w:tr>
      <w:tr w14:paraId="028D6CD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0A016E3">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189AB7E4">
            <w:pPr>
              <w:pStyle w:val="30"/>
            </w:pPr>
            <w:r>
              <w:rPr>
                <w:rFonts w:hint="eastAsia"/>
              </w:rPr>
              <w:t>选择主业领域，选择年份</w:t>
            </w:r>
          </w:p>
        </w:tc>
      </w:tr>
      <w:tr w14:paraId="1005444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69620C2">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487372BB">
            <w:pPr>
              <w:pStyle w:val="30"/>
            </w:pPr>
            <w:r>
              <w:rPr>
                <w:rFonts w:hint="eastAsia"/>
              </w:rPr>
              <w:t>主业领域指标、模型亮灯结果及相应数值</w:t>
            </w:r>
          </w:p>
        </w:tc>
      </w:tr>
      <w:tr w14:paraId="691298C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5186022">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032CCF1F">
            <w:pPr>
              <w:pStyle w:val="30"/>
            </w:pPr>
            <w:r>
              <w:rPr>
                <w:rFonts w:hint="eastAsia"/>
              </w:rPr>
              <w:t>页面输出正确数据与图表展示</w:t>
            </w:r>
          </w:p>
        </w:tc>
      </w:tr>
      <w:tr w14:paraId="2ACD99D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97BCCD6">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6D6DDD3F">
            <w:pPr>
              <w:pStyle w:val="30"/>
            </w:pPr>
            <w:r>
              <w:rPr>
                <w:rFonts w:hint="eastAsia"/>
              </w:rPr>
              <w:t>页面未转至主业领域或弹出后无数据</w:t>
            </w:r>
          </w:p>
        </w:tc>
      </w:tr>
      <w:tr w14:paraId="3EA088C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C94CDB7">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63A4A6D1">
            <w:pPr>
              <w:pStyle w:val="30"/>
            </w:pPr>
            <w:r>
              <w:rPr>
                <w:rFonts w:hint="eastAsia"/>
              </w:rPr>
              <w:t>无</w:t>
            </w:r>
          </w:p>
        </w:tc>
      </w:tr>
    </w:tbl>
    <w:p w14:paraId="2FAB0C03">
      <w:pPr>
        <w:pStyle w:val="6"/>
        <w:numPr>
          <w:ilvl w:val="4"/>
          <w:numId w:val="0"/>
        </w:numPr>
      </w:pPr>
      <w:r>
        <w:rPr>
          <w:rFonts w:hint="eastAsia" w:eastAsia="宋体" w:cs="宋体"/>
        </w:rPr>
        <w:t xml:space="preserve">6.1.15.1.28  </w:t>
      </w:r>
      <w:r>
        <w:rPr>
          <w:rFonts w:hint="eastAsia"/>
        </w:rPr>
        <w:t>主业风险月度看板</w:t>
      </w:r>
    </w:p>
    <w:p w14:paraId="4FF895E5">
      <w:pPr>
        <w:ind w:firstLine="480"/>
      </w:pPr>
      <w:r>
        <w:rPr>
          <w:rFonts w:hint="eastAsia"/>
        </w:rPr>
        <w:t>对宣传部风险情况进行梳理、运算、整合，并以月度为单位，根据企业主业风险的预警内容制作相应数据看板，来展现宣传部整体在所选月度主业经营领域的风险详情。该看板主要包括月度主业领域亮灯情况概览模块、月度主业领域亮灯分布模块、月度主业领域重大风险清单模块、月度主业领域亮灯详情清单模块。该看板数据来源主要为财务快报内容及其他相关月度数据。</w:t>
      </w:r>
    </w:p>
    <w:p w14:paraId="0E9B64FC">
      <w:pPr>
        <w:ind w:firstLine="480"/>
      </w:pPr>
      <w:r>
        <w:rPr>
          <w:rFonts w:hint="eastAsia"/>
        </w:rPr>
        <w:t>月度主业领域亮灯情况概览模块主要显示各集团在所选月度亮灯数量（红灯、黄灯数量）统计。月度主业领域亮灯分布模块主要展现各监管集团在主业领域对应的各项指标级模型的亮灯情况分布。涉及的指标包括利润总额增长率、净资产收益率、总资产报酬率、营业现金比率、应收账款周转率、固定资产周转率、营业收入增长率等内容。月度主业领域重大风险清单模块主要显示各集团在所选月度被列入重大风险清单的风险事项数量信息，并且用户可点击该模块对各集团重大风险清单详情具体内容进行查询。月度主业领域亮灯详情清单模块则显示资金领域各项指标在所选月度的指标值及亮灯结果，具体包括集团名称、命中企业、期间、利润总额增长率、净资产收益率、总资产报酬率、营业现金比率、应收账款周转率、固定资产周转率、营业收入增长率等内容。</w:t>
      </w:r>
    </w:p>
    <w:p w14:paraId="7A7DD582">
      <w:pPr>
        <w:ind w:firstLine="0" w:firstLineChars="0"/>
        <w:jc w:val="center"/>
      </w:pPr>
      <w:r>
        <w:rPr>
          <w:rFonts w:hint="eastAsia" w:ascii="宋体" w:hAnsi="宋体" w:cs="宋体"/>
        </w:rPr>
        <w:drawing>
          <wp:inline distT="0" distB="0" distL="0" distR="0">
            <wp:extent cx="3800475" cy="2120265"/>
            <wp:effectExtent l="9525" t="9525" r="9525" b="1333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pic:cNvPicPr>
                      <a:picLocks noChangeAspect="1"/>
                    </pic:cNvPicPr>
                  </pic:nvPicPr>
                  <pic:blipFill>
                    <a:blip r:embed="rId457"/>
                    <a:srcRect l="11983" t="12463"/>
                    <a:stretch>
                      <a:fillRect/>
                    </a:stretch>
                  </pic:blipFill>
                  <pic:spPr>
                    <a:xfrm>
                      <a:off x="0" y="0"/>
                      <a:ext cx="3802370" cy="2121168"/>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6CF27ED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874E4BF">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47784B6D">
            <w:pPr>
              <w:pStyle w:val="30"/>
            </w:pPr>
            <w:r>
              <w:rPr>
                <w:rFonts w:hint="eastAsia"/>
              </w:rPr>
              <w:t>XCBYJ_1_6_4</w:t>
            </w:r>
          </w:p>
        </w:tc>
      </w:tr>
      <w:tr w14:paraId="75CC601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DF9140A">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478288F1">
            <w:pPr>
              <w:pStyle w:val="30"/>
            </w:pPr>
            <w:r>
              <w:rPr>
                <w:rFonts w:hint="eastAsia"/>
              </w:rPr>
              <w:t>宣传部用户、系统管理员</w:t>
            </w:r>
          </w:p>
        </w:tc>
      </w:tr>
      <w:tr w14:paraId="3ACEEA4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C8E2FD6">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35CDFF7B">
            <w:pPr>
              <w:pStyle w:val="30"/>
            </w:pPr>
            <w:r>
              <w:rPr>
                <w:rFonts w:hint="eastAsia"/>
              </w:rPr>
              <w:t>登入全面风险预警子系统（宣传部功能模块），点击风险预警</w:t>
            </w:r>
          </w:p>
        </w:tc>
      </w:tr>
      <w:tr w14:paraId="539931C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EFD678D">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4A7A5EF1">
            <w:pPr>
              <w:pStyle w:val="30"/>
            </w:pPr>
            <w:r>
              <w:rPr>
                <w:rFonts w:hint="eastAsia"/>
              </w:rPr>
              <w:t>无</w:t>
            </w:r>
          </w:p>
        </w:tc>
      </w:tr>
      <w:tr w14:paraId="01A225B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71733D3">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102BF6A7">
            <w:pPr>
              <w:pStyle w:val="30"/>
            </w:pPr>
            <w:r>
              <w:rPr>
                <w:rFonts w:hint="eastAsia"/>
              </w:rPr>
              <w:t>选择主业领域，选择年份、月份</w:t>
            </w:r>
          </w:p>
        </w:tc>
      </w:tr>
      <w:tr w14:paraId="78A85C7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48D5DB5">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7E50B122">
            <w:pPr>
              <w:pStyle w:val="30"/>
            </w:pPr>
            <w:r>
              <w:rPr>
                <w:rFonts w:hint="eastAsia"/>
              </w:rPr>
              <w:t>主业领域指标、模型亮灯结果及相应数值</w:t>
            </w:r>
          </w:p>
        </w:tc>
      </w:tr>
      <w:tr w14:paraId="6A55F29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DF0FA0E">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50B5D269">
            <w:pPr>
              <w:pStyle w:val="30"/>
            </w:pPr>
            <w:r>
              <w:rPr>
                <w:rFonts w:hint="eastAsia"/>
              </w:rPr>
              <w:t>页面输出正确数据与图表展示</w:t>
            </w:r>
          </w:p>
        </w:tc>
      </w:tr>
      <w:tr w14:paraId="1F792DE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E477824">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16D90A9F">
            <w:pPr>
              <w:pStyle w:val="30"/>
            </w:pPr>
            <w:r>
              <w:rPr>
                <w:rFonts w:hint="eastAsia"/>
              </w:rPr>
              <w:t>页面未转至主业领域或弹出后无数据</w:t>
            </w:r>
          </w:p>
        </w:tc>
      </w:tr>
      <w:tr w14:paraId="41851E5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6E212D1">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29F89BFE">
            <w:pPr>
              <w:pStyle w:val="30"/>
            </w:pPr>
            <w:r>
              <w:rPr>
                <w:rFonts w:hint="eastAsia"/>
              </w:rPr>
              <w:t>无</w:t>
            </w:r>
          </w:p>
        </w:tc>
      </w:tr>
    </w:tbl>
    <w:p w14:paraId="2AEAAD61">
      <w:pPr>
        <w:pStyle w:val="6"/>
        <w:numPr>
          <w:ilvl w:val="4"/>
          <w:numId w:val="0"/>
        </w:numPr>
      </w:pPr>
      <w:r>
        <w:rPr>
          <w:rFonts w:hint="eastAsia" w:eastAsia="宋体" w:cs="宋体"/>
        </w:rPr>
        <w:t xml:space="preserve">6.1.15.1.29  </w:t>
      </w:r>
      <w:r>
        <w:rPr>
          <w:rFonts w:hint="eastAsia"/>
        </w:rPr>
        <w:t>治理风险年度看板（参股不参管）</w:t>
      </w:r>
    </w:p>
    <w:p w14:paraId="080A22AE">
      <w:pPr>
        <w:ind w:firstLine="480"/>
      </w:pPr>
      <w:r>
        <w:rPr>
          <w:rFonts w:hint="eastAsia"/>
        </w:rPr>
        <w:t>对宣传部风险情况进行梳理、运算、整合，并以年度为单位，根据企业治理风险的预警内容制作相应数据看板，来展现宣传部整体在所选年度治理领域的风险详情。该看板主要包括年度治理领域亮灯情况概览模块、年度治理领域亮灯分布模块、年度治理领域集团分布模块、年度治理领域重大风险清单模块、年度治理领域亮灯详情清单模块（参股不参管）。该看板数据来源主要为财务决算内容及其他相关年度数据。</w:t>
      </w:r>
    </w:p>
    <w:p w14:paraId="07E128C8">
      <w:pPr>
        <w:ind w:firstLine="480"/>
      </w:pPr>
      <w:r>
        <w:rPr>
          <w:rFonts w:hint="eastAsia"/>
        </w:rPr>
        <w:t>年度治理领域亮灯情况概览模块主要显示各集团在所选年度亮灯数量（红灯数量）统计。年度治理领域亮灯分布模块主要展现各监管集团在治理领域对应的亮灯分布情况。年度治理领域重大风险清单模块主要显示各集团在所选年度被列入重大风险清单的风险事项数量信息，并且用户可点击该模块对各集团重大风险清单详情具体内容进行查询。年度治理领域亮灯详情清单（参股不参管）模块则列示投资与被投资企业名称、企业取得会计报表情况、企业取得审计报告情况、参股监管方式、期末账面余额等内容供用户查看。</w:t>
      </w:r>
    </w:p>
    <w:p w14:paraId="63E643A4">
      <w:pPr>
        <w:ind w:firstLine="0" w:firstLineChars="0"/>
        <w:jc w:val="center"/>
      </w:pPr>
      <w:r>
        <w:rPr>
          <w:rFonts w:hint="eastAsia" w:ascii="宋体" w:hAnsi="宋体" w:cs="宋体"/>
        </w:rPr>
        <w:drawing>
          <wp:inline distT="0" distB="0" distL="0" distR="0">
            <wp:extent cx="4319270" cy="1913255"/>
            <wp:effectExtent l="9525" t="9525" r="14605" b="10795"/>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pic:cNvPicPr>
                  </pic:nvPicPr>
                  <pic:blipFill>
                    <a:blip r:embed="rId458"/>
                    <a:srcRect t="22927" b="-1"/>
                    <a:stretch>
                      <a:fillRect/>
                    </a:stretch>
                  </pic:blipFill>
                  <pic:spPr>
                    <a:xfrm>
                      <a:off x="0" y="0"/>
                      <a:ext cx="4320000" cy="1914127"/>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D21AA3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3BDD342">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745E34EF">
            <w:pPr>
              <w:pStyle w:val="30"/>
            </w:pPr>
            <w:r>
              <w:rPr>
                <w:rFonts w:hint="eastAsia"/>
              </w:rPr>
              <w:t>XCBYJ_1_6_5</w:t>
            </w:r>
          </w:p>
        </w:tc>
      </w:tr>
      <w:tr w14:paraId="1961899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F8CB1E9">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039229FD">
            <w:pPr>
              <w:pStyle w:val="30"/>
            </w:pPr>
            <w:r>
              <w:rPr>
                <w:rFonts w:hint="eastAsia"/>
              </w:rPr>
              <w:t>宣传部用户、系统管理员</w:t>
            </w:r>
          </w:p>
        </w:tc>
      </w:tr>
      <w:tr w14:paraId="5B2932F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DE7D539">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51EBB91B">
            <w:pPr>
              <w:pStyle w:val="30"/>
            </w:pPr>
            <w:r>
              <w:rPr>
                <w:rFonts w:hint="eastAsia"/>
              </w:rPr>
              <w:t>登入全面风险预警子系统（宣传部功能模块），点击风险预警</w:t>
            </w:r>
          </w:p>
        </w:tc>
      </w:tr>
      <w:tr w14:paraId="298042B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69659F2">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610575AC">
            <w:pPr>
              <w:pStyle w:val="30"/>
            </w:pPr>
            <w:r>
              <w:rPr>
                <w:rFonts w:hint="eastAsia"/>
              </w:rPr>
              <w:t>无</w:t>
            </w:r>
          </w:p>
        </w:tc>
      </w:tr>
      <w:tr w14:paraId="5A1374A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88D4525">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1EA27948">
            <w:pPr>
              <w:pStyle w:val="30"/>
            </w:pPr>
            <w:r>
              <w:rPr>
                <w:rFonts w:hint="eastAsia"/>
              </w:rPr>
              <w:t>选择公司治理领域，选择参股不参管，选择年份</w:t>
            </w:r>
          </w:p>
        </w:tc>
      </w:tr>
      <w:tr w14:paraId="36AF7E3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76F1F08">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3D06531E">
            <w:pPr>
              <w:pStyle w:val="30"/>
            </w:pPr>
            <w:r>
              <w:rPr>
                <w:rFonts w:hint="eastAsia"/>
              </w:rPr>
              <w:t>治理领域（参股不参管）指标、模型亮灯结果及相应数值</w:t>
            </w:r>
          </w:p>
        </w:tc>
      </w:tr>
      <w:tr w14:paraId="66371E3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58AC9EC">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38711B75">
            <w:pPr>
              <w:pStyle w:val="30"/>
            </w:pPr>
            <w:r>
              <w:rPr>
                <w:rFonts w:hint="eastAsia"/>
              </w:rPr>
              <w:t>页面输出正确数据与图表展示</w:t>
            </w:r>
          </w:p>
        </w:tc>
      </w:tr>
      <w:tr w14:paraId="76520EC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B8FCF9E">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071CC8DA">
            <w:pPr>
              <w:pStyle w:val="30"/>
            </w:pPr>
            <w:r>
              <w:rPr>
                <w:rFonts w:hint="eastAsia"/>
              </w:rPr>
              <w:t>页面未转至治理领域或弹出后无数据</w:t>
            </w:r>
          </w:p>
        </w:tc>
      </w:tr>
      <w:tr w14:paraId="2EF9529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50D3830">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27317244">
            <w:pPr>
              <w:pStyle w:val="30"/>
            </w:pPr>
            <w:r>
              <w:rPr>
                <w:rFonts w:hint="eastAsia"/>
              </w:rPr>
              <w:t>无</w:t>
            </w:r>
          </w:p>
        </w:tc>
      </w:tr>
    </w:tbl>
    <w:p w14:paraId="2DE2A4C1">
      <w:pPr>
        <w:pStyle w:val="6"/>
        <w:numPr>
          <w:ilvl w:val="4"/>
          <w:numId w:val="0"/>
        </w:numPr>
      </w:pPr>
      <w:r>
        <w:rPr>
          <w:rFonts w:hint="eastAsia" w:eastAsia="宋体" w:cs="宋体"/>
        </w:rPr>
        <w:t xml:space="preserve">6.1.15.1.30  </w:t>
      </w:r>
      <w:r>
        <w:rPr>
          <w:rFonts w:hint="eastAsia"/>
        </w:rPr>
        <w:t>治理风险年度看板（应控未控）</w:t>
      </w:r>
    </w:p>
    <w:p w14:paraId="6AD74C8A">
      <w:pPr>
        <w:ind w:firstLine="480"/>
      </w:pPr>
      <w:r>
        <w:rPr>
          <w:rFonts w:hint="eastAsia"/>
        </w:rPr>
        <w:t>对宣传部风险情况进行梳理、运算、整合，并以年度为单位，根据企业治理风险的预警内容制作相应数据看板，来展现宣传部整体在所选年度治理领域的风险详情。该看板主要包括年度治理领域亮灯情况概览模块、年度治理领域亮灯分布模块、年度治理领域集团分布模块、年度治理领域重大风险清单模块、年度治理领域亮灯详情清单模块（应控未控）。该看板数据来源主要为国资委财务决算内容及其他相关年度数据。</w:t>
      </w:r>
    </w:p>
    <w:p w14:paraId="60A02E76">
      <w:pPr>
        <w:ind w:firstLine="480"/>
      </w:pPr>
      <w:r>
        <w:rPr>
          <w:rFonts w:hint="eastAsia"/>
        </w:rPr>
        <w:t>年度治理领域亮灯情况概览模块主要显示各集团在所选年度亮灯数量（红灯数量）统计。年度治理领域亮灯分布模块主要展现各监管集团在治理领域对应的亮灯分布情况。年度治理领域重大风险清单模块主要显示各集团在所选年度被列入重大风险清单的风险事项数量信息，并且用户可点击该模块对各集团重大风险清单详情具体内容进行查询。年度治理领域亮灯详情清单（应控未控）模块则列示投资与被投资企业名称、期末账面余额、期末股权比例等内容供用户查看。</w:t>
      </w:r>
    </w:p>
    <w:p w14:paraId="7C234718">
      <w:pPr>
        <w:ind w:firstLine="0" w:firstLineChars="0"/>
        <w:jc w:val="center"/>
      </w:pPr>
      <w:r>
        <w:rPr>
          <w:rFonts w:hint="eastAsia" w:ascii="宋体" w:hAnsi="宋体" w:cs="宋体"/>
        </w:rPr>
        <w:drawing>
          <wp:inline distT="0" distB="0" distL="0" distR="0">
            <wp:extent cx="4319270" cy="1924685"/>
            <wp:effectExtent l="9525" t="9525" r="14605" b="18415"/>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pic:cNvPicPr>
                  </pic:nvPicPr>
                  <pic:blipFill>
                    <a:blip r:embed="rId459"/>
                    <a:srcRect t="22288"/>
                    <a:stretch>
                      <a:fillRect/>
                    </a:stretch>
                  </pic:blipFill>
                  <pic:spPr>
                    <a:xfrm>
                      <a:off x="0" y="0"/>
                      <a:ext cx="4320000" cy="1925145"/>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6872B3A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06B68F0">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63A5BDE4">
            <w:pPr>
              <w:pStyle w:val="30"/>
            </w:pPr>
            <w:r>
              <w:rPr>
                <w:rFonts w:hint="eastAsia"/>
              </w:rPr>
              <w:t>XCBYJ_1_6_6</w:t>
            </w:r>
          </w:p>
        </w:tc>
      </w:tr>
      <w:tr w14:paraId="27E2482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3634073">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61AC3E63">
            <w:pPr>
              <w:pStyle w:val="30"/>
            </w:pPr>
            <w:r>
              <w:rPr>
                <w:rFonts w:hint="eastAsia"/>
              </w:rPr>
              <w:t>宣传部用户、系统管理员</w:t>
            </w:r>
          </w:p>
        </w:tc>
      </w:tr>
      <w:tr w14:paraId="0073FA4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EF731D3">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5C3F38D4">
            <w:pPr>
              <w:pStyle w:val="30"/>
            </w:pPr>
            <w:r>
              <w:rPr>
                <w:rFonts w:hint="eastAsia"/>
              </w:rPr>
              <w:t>登入全面风险预警子系统（宣传部功能模块），点击风险预警</w:t>
            </w:r>
          </w:p>
        </w:tc>
      </w:tr>
      <w:tr w14:paraId="43839AD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C563B47">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132D14CC">
            <w:pPr>
              <w:pStyle w:val="30"/>
            </w:pPr>
            <w:r>
              <w:rPr>
                <w:rFonts w:hint="eastAsia"/>
              </w:rPr>
              <w:t>无</w:t>
            </w:r>
          </w:p>
        </w:tc>
      </w:tr>
      <w:tr w14:paraId="506E2A2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AD7336C">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1CDC7481">
            <w:pPr>
              <w:pStyle w:val="30"/>
            </w:pPr>
            <w:r>
              <w:rPr>
                <w:rFonts w:hint="eastAsia"/>
              </w:rPr>
              <w:t>选择公司治理领域，选择控股不控权，选择年份</w:t>
            </w:r>
          </w:p>
        </w:tc>
      </w:tr>
      <w:tr w14:paraId="3B07FB6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D547B07">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1D00995B">
            <w:pPr>
              <w:pStyle w:val="30"/>
            </w:pPr>
            <w:r>
              <w:rPr>
                <w:rFonts w:hint="eastAsia"/>
              </w:rPr>
              <w:t>治理领域（控股不控权）指标、模型亮灯结果及相应数值</w:t>
            </w:r>
          </w:p>
        </w:tc>
      </w:tr>
      <w:tr w14:paraId="7675484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C451D06">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42775143">
            <w:pPr>
              <w:pStyle w:val="30"/>
            </w:pPr>
            <w:r>
              <w:rPr>
                <w:rFonts w:hint="eastAsia"/>
              </w:rPr>
              <w:t>页面输出正确数据与图表展示</w:t>
            </w:r>
          </w:p>
        </w:tc>
      </w:tr>
      <w:tr w14:paraId="5657593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C6212C7">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29770714">
            <w:pPr>
              <w:pStyle w:val="30"/>
            </w:pPr>
            <w:r>
              <w:rPr>
                <w:rFonts w:hint="eastAsia"/>
              </w:rPr>
              <w:t>页面未转至治理领域或弹出后无数据</w:t>
            </w:r>
          </w:p>
        </w:tc>
      </w:tr>
      <w:tr w14:paraId="341EDAB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007643B">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669D1AED">
            <w:pPr>
              <w:pStyle w:val="30"/>
            </w:pPr>
            <w:r>
              <w:rPr>
                <w:rFonts w:hint="eastAsia"/>
              </w:rPr>
              <w:t>无</w:t>
            </w:r>
          </w:p>
        </w:tc>
      </w:tr>
    </w:tbl>
    <w:p w14:paraId="1EB9E93D">
      <w:pPr>
        <w:pStyle w:val="6"/>
        <w:numPr>
          <w:ilvl w:val="4"/>
          <w:numId w:val="0"/>
        </w:numPr>
      </w:pPr>
      <w:r>
        <w:rPr>
          <w:rFonts w:hint="eastAsia" w:eastAsia="宋体" w:cs="宋体"/>
        </w:rPr>
        <w:t xml:space="preserve">6.1.15.1.31  </w:t>
      </w:r>
      <w:r>
        <w:rPr>
          <w:rFonts w:hint="eastAsia"/>
        </w:rPr>
        <w:t>治理风险年度看板（控股不控权）</w:t>
      </w:r>
    </w:p>
    <w:p w14:paraId="5D359091">
      <w:pPr>
        <w:ind w:firstLine="480"/>
      </w:pPr>
      <w:r>
        <w:rPr>
          <w:rFonts w:hint="eastAsia"/>
        </w:rPr>
        <w:t>对宣传部险情况进行梳理、运算、整合，并以年度为单位，根据企业治理风险的预警内容制作相应数据看板，来展现宣传部整体在所选年度治理领域的风险详情。该看板主要包括年度治理领域亮灯情况概览模块、年度治理领域亮灯分布模块、年度治理领域集团分布模块、年度治理领域重大风险清单模块、年度治理领域亮灯详情清单模块（控股不控权）。该看板数据来源主要为国资委财务决算内容及其他相关年度数据。</w:t>
      </w:r>
    </w:p>
    <w:p w14:paraId="6AF7E87C">
      <w:pPr>
        <w:ind w:firstLine="480"/>
      </w:pPr>
      <w:r>
        <w:rPr>
          <w:rFonts w:hint="eastAsia"/>
        </w:rPr>
        <w:t>年度治理领域亮灯情况概览模块主要显示各集团在所选年度亮灯数量（红灯数量）统计。年度治理领域亮灯分布模块主要展现各监管集团在治理领域对应的亮灯分布情况。年度治理领域重大风险清单模块主要显示各集团在所选年度被列入重大风险清单的风险事项数量信息，并且用户可点击该模块对各集团重大风险清单详情具体内容进行查询。年度治理领域亮灯详情清单（控股不控权）模块则列示集团名称、投资企业名称、股东名称、股东性质、是否为本集团企业、派驻层管理情况、股权比例、国有持股比例等内容供用户查看。</w:t>
      </w:r>
    </w:p>
    <w:p w14:paraId="439EC6C5">
      <w:pPr>
        <w:ind w:firstLine="0" w:firstLineChars="0"/>
        <w:jc w:val="center"/>
      </w:pPr>
      <w:r>
        <w:rPr>
          <w:rFonts w:hint="eastAsia" w:ascii="宋体" w:hAnsi="宋体" w:cs="宋体"/>
        </w:rPr>
        <w:drawing>
          <wp:inline distT="0" distB="0" distL="0" distR="0">
            <wp:extent cx="4319270" cy="1945005"/>
            <wp:effectExtent l="9525" t="9525" r="14605" b="17145"/>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pic:cNvPicPr>
                  </pic:nvPicPr>
                  <pic:blipFill>
                    <a:blip r:embed="rId460"/>
                    <a:srcRect t="21564"/>
                    <a:stretch>
                      <a:fillRect/>
                    </a:stretch>
                  </pic:blipFill>
                  <pic:spPr>
                    <a:xfrm>
                      <a:off x="0" y="0"/>
                      <a:ext cx="4320000" cy="1945531"/>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31B9FAE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D3C58CC">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4F274CCC">
            <w:pPr>
              <w:pStyle w:val="30"/>
            </w:pPr>
            <w:r>
              <w:rPr>
                <w:rFonts w:hint="eastAsia"/>
              </w:rPr>
              <w:t>XCBYJ_1_6_7</w:t>
            </w:r>
          </w:p>
        </w:tc>
      </w:tr>
      <w:tr w14:paraId="586FB81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6DB9D74">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723438B0">
            <w:pPr>
              <w:pStyle w:val="30"/>
            </w:pPr>
            <w:r>
              <w:rPr>
                <w:rFonts w:hint="eastAsia"/>
              </w:rPr>
              <w:t>宣传部用户、系统管理员</w:t>
            </w:r>
          </w:p>
        </w:tc>
      </w:tr>
      <w:tr w14:paraId="272477E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0F52F07">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691A0AFD">
            <w:pPr>
              <w:pStyle w:val="30"/>
            </w:pPr>
            <w:r>
              <w:rPr>
                <w:rFonts w:hint="eastAsia"/>
              </w:rPr>
              <w:t>登入全面风险预警子系统（宣传部功能模块），点击风险预警</w:t>
            </w:r>
          </w:p>
        </w:tc>
      </w:tr>
      <w:tr w14:paraId="04C5096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D17E920">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59574A2A">
            <w:pPr>
              <w:pStyle w:val="30"/>
            </w:pPr>
            <w:r>
              <w:rPr>
                <w:rFonts w:hint="eastAsia"/>
              </w:rPr>
              <w:t>无</w:t>
            </w:r>
          </w:p>
        </w:tc>
      </w:tr>
      <w:tr w14:paraId="476A9D6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60737BF">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2DF2671D">
            <w:pPr>
              <w:pStyle w:val="30"/>
            </w:pPr>
            <w:r>
              <w:rPr>
                <w:rFonts w:hint="eastAsia"/>
              </w:rPr>
              <w:t>选择公司治理领域，选择应控未控，选择年份</w:t>
            </w:r>
          </w:p>
        </w:tc>
      </w:tr>
      <w:tr w14:paraId="3C554E7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0243D8C">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6959FD3F">
            <w:pPr>
              <w:pStyle w:val="30"/>
            </w:pPr>
            <w:r>
              <w:rPr>
                <w:rFonts w:hint="eastAsia"/>
              </w:rPr>
              <w:t>治理领域（应控未控）指标、模型亮灯结果及相应数值</w:t>
            </w:r>
          </w:p>
        </w:tc>
      </w:tr>
      <w:tr w14:paraId="07FA66A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FB06A13">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1DE226E2">
            <w:pPr>
              <w:pStyle w:val="30"/>
            </w:pPr>
            <w:r>
              <w:rPr>
                <w:rFonts w:hint="eastAsia"/>
              </w:rPr>
              <w:t>页面输出正确数据与图表展示</w:t>
            </w:r>
          </w:p>
        </w:tc>
      </w:tr>
      <w:tr w14:paraId="05BE2C8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C3FB648">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2340BDCD">
            <w:pPr>
              <w:pStyle w:val="30"/>
            </w:pPr>
            <w:r>
              <w:rPr>
                <w:rFonts w:hint="eastAsia"/>
              </w:rPr>
              <w:t>页面未转至治理领域或弹出后无数据</w:t>
            </w:r>
          </w:p>
        </w:tc>
      </w:tr>
      <w:tr w14:paraId="2A712C3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BBFF736">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3E7BB23A">
            <w:pPr>
              <w:pStyle w:val="30"/>
            </w:pPr>
            <w:r>
              <w:rPr>
                <w:rFonts w:hint="eastAsia"/>
              </w:rPr>
              <w:t>无</w:t>
            </w:r>
          </w:p>
        </w:tc>
      </w:tr>
    </w:tbl>
    <w:p w14:paraId="52BA2F51">
      <w:pPr>
        <w:pStyle w:val="6"/>
        <w:numPr>
          <w:ilvl w:val="4"/>
          <w:numId w:val="0"/>
        </w:numPr>
      </w:pPr>
      <w:r>
        <w:rPr>
          <w:rFonts w:hint="eastAsia" w:eastAsia="宋体" w:cs="宋体"/>
        </w:rPr>
        <w:t xml:space="preserve">6.1.15.1.32  </w:t>
      </w:r>
      <w:r>
        <w:rPr>
          <w:rFonts w:hint="eastAsia"/>
        </w:rPr>
        <w:t>治理风险年度看板</w:t>
      </w:r>
    </w:p>
    <w:p w14:paraId="4BB6217F">
      <w:pPr>
        <w:ind w:firstLine="480"/>
      </w:pPr>
      <w:r>
        <w:rPr>
          <w:rFonts w:hint="eastAsia"/>
        </w:rPr>
        <w:t>对宣传部险情况进行梳理、运算、整合，并以年度为单位，根据企业治理风险的预警内容制作相应数据看板，来展现宣传部整体在所选年度治理领域的风险详情。该看板主要包括年度治理领域亮灯情况概览模块、年度治理领域亮灯分布模块、年度治理领域集团分布模块、年度治理领域重大风险清单模块、年度治理领域亮灯详情清单模块（控股不控权）。该看板数据来源主要为国资委财务决算内容及其他相关年度数据。针对企业相关数据，对公司治理控股企业风险领域的风险指标配置功能项进行完善，并针对该领域看板中的指标进行指标设置、公式设置、指标校验等内容。</w:t>
      </w:r>
    </w:p>
    <w:p w14:paraId="252FF4A2">
      <w:pPr>
        <w:ind w:firstLine="480"/>
      </w:pPr>
      <w:r>
        <w:rPr>
          <w:rFonts w:hint="eastAsia"/>
        </w:rPr>
        <w:t>年度治理领域亮灯情况概览模块主要显示各集团在所选年度亮灯数量（红灯数量）统计。年度治理领域亮灯分布模块主要展现各监管集团在治理领域对应的亮灯分布情况。年度治理领域重大风险清单模块主要显示各集团在所选年度被列入重大风险清单的风险事项数量信息，并且用户可点击该模块对各集团重大风险清单详情具体内容进行查询。年度治理领域亮灯详情清单（控股不控权）模块则列示集团名称、投资企业名称、股东名称、股东性质、是否为本集团企业、派驻层管理情况、股权比例、国有持股比例等内容供用户查看。</w:t>
      </w:r>
    </w:p>
    <w:p w14:paraId="3BC8A91E">
      <w:pPr>
        <w:pStyle w:val="25"/>
      </w:pPr>
      <w:r>
        <w:drawing>
          <wp:inline distT="0" distB="0" distL="0" distR="0">
            <wp:extent cx="4319270" cy="1945005"/>
            <wp:effectExtent l="9525" t="9525" r="14605" b="17145"/>
            <wp:docPr id="4" name="图片 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 应用程序&#10;&#10;AI 生成的内容可能不正确。"/>
                    <pic:cNvPicPr>
                      <a:picLocks noChangeAspect="1"/>
                    </pic:cNvPicPr>
                  </pic:nvPicPr>
                  <pic:blipFill>
                    <a:blip r:embed="rId460"/>
                    <a:srcRect t="21564"/>
                    <a:stretch>
                      <a:fillRect/>
                    </a:stretch>
                  </pic:blipFill>
                  <pic:spPr>
                    <a:xfrm>
                      <a:off x="0" y="0"/>
                      <a:ext cx="4320000" cy="1945531"/>
                    </a:xfrm>
                    <a:prstGeom prst="rect">
                      <a:avLst/>
                    </a:prstGeom>
                    <a:ln w="9525" cap="flat" cmpd="sng" algn="ctr">
                      <a:solidFill>
                        <a:sysClr val="window" lastClr="FFFFFF">
                          <a:lumMod val="50000"/>
                        </a:sysClr>
                      </a:solidFill>
                      <a:prstDash val="solid"/>
                      <a:round/>
                      <a:headEnd type="none" w="med" len="med"/>
                      <a:tailEnd type="none" w="med" len="med"/>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06F31071">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1C0CBB91">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2F847115">
            <w:pPr>
              <w:pStyle w:val="30"/>
            </w:pPr>
            <w:r>
              <w:rPr>
                <w:rFonts w:hint="eastAsia"/>
              </w:rPr>
              <w:t>XCB</w:t>
            </w:r>
            <w:r>
              <w:t>YJ_1_6_8</w:t>
            </w:r>
          </w:p>
        </w:tc>
      </w:tr>
      <w:tr w14:paraId="705ED4B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5CA826A">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34F9DB4C">
            <w:pPr>
              <w:pStyle w:val="30"/>
            </w:pPr>
            <w:r>
              <w:rPr>
                <w:rFonts w:hint="eastAsia"/>
              </w:rPr>
              <w:t>宣传部用户、系统管理员</w:t>
            </w:r>
          </w:p>
        </w:tc>
      </w:tr>
      <w:tr w14:paraId="6954882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1125B3A">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38427A24">
            <w:pPr>
              <w:pStyle w:val="30"/>
            </w:pPr>
            <w:r>
              <w:rPr>
                <w:rFonts w:hint="eastAsia"/>
              </w:rPr>
              <w:t>登入宣传部风险预警子系统，点击风险预警</w:t>
            </w:r>
          </w:p>
        </w:tc>
      </w:tr>
      <w:tr w14:paraId="51F149D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AF813A3">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4A163B64">
            <w:pPr>
              <w:pStyle w:val="30"/>
            </w:pPr>
            <w:r>
              <w:rPr>
                <w:rFonts w:hint="eastAsia"/>
              </w:rPr>
              <w:t>无</w:t>
            </w:r>
          </w:p>
        </w:tc>
      </w:tr>
      <w:tr w14:paraId="40D99A0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0A98C47">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73773FDB">
            <w:pPr>
              <w:pStyle w:val="30"/>
            </w:pPr>
            <w:r>
              <w:rPr>
                <w:rFonts w:hint="eastAsia"/>
              </w:rPr>
              <w:t>选择公司治理领域，选择应控未控，选择年份</w:t>
            </w:r>
          </w:p>
        </w:tc>
      </w:tr>
      <w:tr w14:paraId="138016F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6F63CD4">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5F8885C1">
            <w:pPr>
              <w:pStyle w:val="30"/>
            </w:pPr>
            <w:r>
              <w:rPr>
                <w:rFonts w:hint="eastAsia"/>
              </w:rPr>
              <w:t>治理领域（应控未控）指标、模型亮灯结果及相应数值</w:t>
            </w:r>
          </w:p>
        </w:tc>
      </w:tr>
      <w:tr w14:paraId="24B84E5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3FD6050">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1A64B674">
            <w:pPr>
              <w:pStyle w:val="30"/>
            </w:pPr>
            <w:r>
              <w:rPr>
                <w:rFonts w:hint="eastAsia"/>
              </w:rPr>
              <w:t>页面输出正确数据与图表展示</w:t>
            </w:r>
          </w:p>
        </w:tc>
      </w:tr>
      <w:tr w14:paraId="02BF8614">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DA337E7">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09A464E6">
            <w:pPr>
              <w:pStyle w:val="30"/>
            </w:pPr>
            <w:r>
              <w:rPr>
                <w:rFonts w:hint="eastAsia"/>
              </w:rPr>
              <w:t>页面未转至治理领域或弹出后无数据</w:t>
            </w:r>
          </w:p>
        </w:tc>
      </w:tr>
      <w:tr w14:paraId="48C680C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8875B6D">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4BCB13E1">
            <w:pPr>
              <w:pStyle w:val="30"/>
            </w:pPr>
            <w:r>
              <w:rPr>
                <w:rFonts w:hint="eastAsia"/>
              </w:rPr>
              <w:t>无</w:t>
            </w:r>
          </w:p>
        </w:tc>
      </w:tr>
    </w:tbl>
    <w:p w14:paraId="02486D34">
      <w:pPr>
        <w:pStyle w:val="6"/>
        <w:numPr>
          <w:ilvl w:val="4"/>
          <w:numId w:val="0"/>
        </w:numPr>
      </w:pPr>
      <w:r>
        <w:rPr>
          <w:rFonts w:hint="eastAsia" w:eastAsia="宋体" w:cs="宋体"/>
        </w:rPr>
        <w:t xml:space="preserve">6.1.15.1.33  </w:t>
      </w:r>
      <w:r>
        <w:rPr>
          <w:rFonts w:hint="eastAsia"/>
        </w:rPr>
        <w:t>基金风险年度看板</w:t>
      </w:r>
    </w:p>
    <w:p w14:paraId="2F921BDD">
      <w:pPr>
        <w:ind w:firstLine="480"/>
      </w:pPr>
      <w:r>
        <w:rPr>
          <w:rFonts w:hint="eastAsia"/>
        </w:rPr>
        <w:t>对宣传部风险情况进行梳理、运算、整合，并以月度为单位，根据企业主业风险的预警内容制作相应数据看板，来展现宣传部整体在所选年度基金领域的风险详情。该看板主要包括年度基金领域亮灯情况概览模块、年度基金领域亮灯分布模块、年度基金领域亮灯详情清单模块。该看板数据来源主要为财务决算数据。针对企业相关数据，对基金风险领域的风险指标配置功能项进行完善，并针对该领域看板中的指标进行指标设置、公式设置、指标校验等内容。</w:t>
      </w:r>
    </w:p>
    <w:p w14:paraId="1343BB11">
      <w:pPr>
        <w:ind w:firstLine="480"/>
      </w:pPr>
      <w:r>
        <w:rPr>
          <w:rFonts w:hint="eastAsia"/>
        </w:rPr>
        <w:t>年度基金领域亮灯情况概览模块主要显示各集团在所选年度亮灯数量（红灯数量）统计。年度基金领域亮灯分布模块主要展现各监管集团在基金领域对应的各项指标级模型的亮灯在管理、盈利、进度三方面的分布情况。年度基金领域重大风险清单模块主要显示各集团在所选年度被列入重大风险清单的风险事项数量信息，并且用户可点击该模块对各集团重大风险清单详情具体内容进行查询。年度基金领域亮灯详情清单模块则列示高风险基金名称及其所对应的风险事项详情供用户查看。</w:t>
      </w:r>
    </w:p>
    <w:p w14:paraId="286C3420">
      <w:pPr>
        <w:pStyle w:val="25"/>
      </w:pPr>
      <w:r>
        <w:drawing>
          <wp:inline distT="0" distB="0" distL="0" distR="0">
            <wp:extent cx="5274310" cy="2478405"/>
            <wp:effectExtent l="0" t="0" r="2540" b="7620"/>
            <wp:docPr id="270425881" name="图片 27042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81" name="图片 270425881"/>
                    <pic:cNvPicPr>
                      <a:picLocks noChangeAspect="1"/>
                    </pic:cNvPicPr>
                  </pic:nvPicPr>
                  <pic:blipFill>
                    <a:blip r:embed="rId461"/>
                    <a:stretch>
                      <a:fillRect/>
                    </a:stretch>
                  </pic:blipFill>
                  <pic:spPr>
                    <a:xfrm>
                      <a:off x="0" y="0"/>
                      <a:ext cx="5274310" cy="2478405"/>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5D247BAA">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5A1864E6">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74E3AB03">
            <w:pPr>
              <w:pStyle w:val="30"/>
            </w:pPr>
            <w:r>
              <w:rPr>
                <w:rFonts w:hint="eastAsia"/>
              </w:rPr>
              <w:t>XCB</w:t>
            </w:r>
            <w:r>
              <w:t>YJ_1_6_9</w:t>
            </w:r>
          </w:p>
        </w:tc>
      </w:tr>
      <w:tr w14:paraId="5C3F7BB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BA9000C">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7D73BDA6">
            <w:pPr>
              <w:pStyle w:val="30"/>
            </w:pPr>
            <w:r>
              <w:rPr>
                <w:rFonts w:hint="eastAsia"/>
              </w:rPr>
              <w:t>宣传部用户、系统管理员</w:t>
            </w:r>
          </w:p>
        </w:tc>
      </w:tr>
      <w:tr w14:paraId="446B3FB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A7A29C6">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0BA141F0">
            <w:pPr>
              <w:pStyle w:val="30"/>
            </w:pPr>
            <w:r>
              <w:rPr>
                <w:rFonts w:hint="eastAsia"/>
              </w:rPr>
              <w:t>登入宣传部风险预警子系统，点击风险预警</w:t>
            </w:r>
          </w:p>
        </w:tc>
      </w:tr>
      <w:tr w14:paraId="27C73C6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1786423">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62A67AF0">
            <w:pPr>
              <w:pStyle w:val="30"/>
            </w:pPr>
            <w:r>
              <w:rPr>
                <w:rFonts w:hint="eastAsia"/>
              </w:rPr>
              <w:t>无</w:t>
            </w:r>
          </w:p>
        </w:tc>
      </w:tr>
      <w:tr w14:paraId="4141977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1660960">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6282714E">
            <w:pPr>
              <w:pStyle w:val="30"/>
            </w:pPr>
            <w:r>
              <w:rPr>
                <w:rFonts w:hint="eastAsia"/>
              </w:rPr>
              <w:t>选择基金领域，选择年份</w:t>
            </w:r>
          </w:p>
        </w:tc>
      </w:tr>
      <w:tr w14:paraId="1DD8984B">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C5CEA81">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639D1FC4">
            <w:pPr>
              <w:pStyle w:val="30"/>
            </w:pPr>
            <w:r>
              <w:rPr>
                <w:rFonts w:hint="eastAsia"/>
              </w:rPr>
              <w:t>基金领域指标、模型亮灯结果及相应数值</w:t>
            </w:r>
          </w:p>
        </w:tc>
      </w:tr>
      <w:tr w14:paraId="28C35C4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95732EA">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4149014A">
            <w:pPr>
              <w:pStyle w:val="30"/>
            </w:pPr>
            <w:r>
              <w:rPr>
                <w:rFonts w:hint="eastAsia"/>
              </w:rPr>
              <w:t>页面输出正确数据与图表展示</w:t>
            </w:r>
          </w:p>
        </w:tc>
      </w:tr>
      <w:tr w14:paraId="72060F8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9B72ACA">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32F166EB">
            <w:pPr>
              <w:pStyle w:val="30"/>
            </w:pPr>
            <w:r>
              <w:rPr>
                <w:rFonts w:hint="eastAsia"/>
              </w:rPr>
              <w:t>页面未转至基金领域或弹出后无数据</w:t>
            </w:r>
          </w:p>
        </w:tc>
      </w:tr>
      <w:tr w14:paraId="68E56D3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D8F6751">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317B7933">
            <w:pPr>
              <w:pStyle w:val="30"/>
            </w:pPr>
            <w:r>
              <w:rPr>
                <w:rFonts w:hint="eastAsia"/>
              </w:rPr>
              <w:t>无</w:t>
            </w:r>
          </w:p>
        </w:tc>
      </w:tr>
    </w:tbl>
    <w:p w14:paraId="449BF96D">
      <w:pPr>
        <w:pStyle w:val="6"/>
        <w:numPr>
          <w:ilvl w:val="4"/>
          <w:numId w:val="0"/>
        </w:numPr>
      </w:pPr>
      <w:r>
        <w:rPr>
          <w:rFonts w:hint="eastAsia" w:eastAsia="宋体" w:cs="宋体"/>
        </w:rPr>
        <w:t xml:space="preserve">6.1.15.1.34  </w:t>
      </w:r>
      <w:r>
        <w:rPr>
          <w:rFonts w:hint="eastAsia"/>
        </w:rPr>
        <w:t>外部风险年度看板</w:t>
      </w:r>
    </w:p>
    <w:p w14:paraId="2EBC9CA5">
      <w:pPr>
        <w:ind w:firstLine="480"/>
      </w:pPr>
      <w:r>
        <w:rPr>
          <w:rFonts w:hint="eastAsia"/>
        </w:rPr>
        <w:t>对宣传部风险情况进行梳理、运算、整合，并以月度为单位，根据企业外部风险的预警内容制作相应数据看板，来展现宣传部整体在所选年度外部领域——境外投资项目的风险详情。该看板主要包括年度外部领域亮灯情况概览模块、年度外部领域亮灯分布模块、年度外部领域亮灯详情清单模块。针对企业相关数据，对境外投资风险领域的风险指标配置功能项进行完善，并针对该领域看板中的指标进行指标设置、公式设置、指标校验等内容。</w:t>
      </w:r>
    </w:p>
    <w:p w14:paraId="14D23BD0">
      <w:pPr>
        <w:ind w:firstLine="480"/>
      </w:pPr>
      <w:r>
        <w:rPr>
          <w:rFonts w:hint="eastAsia"/>
        </w:rPr>
        <w:t>年度外部领域亮灯情况概览模块主要显示各集团在所选年度亮灯数量（红灯数量）统计。外部风险数量模块主要展现各监管集团在所选年度的风险事项数量。年度外部领域重大风险清单模块主要显示各集团在所选年度被列入重大风险清单的风险事项数量信息，并且用户可点击该模块对各集团重大风险清单详情具体内容进行查询。年度外部领域亮灯详情清单（境外投资项目）模块则列示时间、企业名称、标题、情绪、类型等内容供用户查看。</w:t>
      </w:r>
    </w:p>
    <w:p w14:paraId="604D542E">
      <w:pPr>
        <w:pStyle w:val="25"/>
      </w:pPr>
      <w:r>
        <w:drawing>
          <wp:inline distT="0" distB="0" distL="0" distR="0">
            <wp:extent cx="5274310" cy="2507615"/>
            <wp:effectExtent l="0" t="0" r="2540" b="6985"/>
            <wp:docPr id="1863102601" name="图片 186310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01" name="图片 1863102601"/>
                    <pic:cNvPicPr>
                      <a:picLocks noChangeAspect="1"/>
                    </pic:cNvPicPr>
                  </pic:nvPicPr>
                  <pic:blipFill>
                    <a:blip r:embed="rId462"/>
                    <a:stretch>
                      <a:fillRect/>
                    </a:stretch>
                  </pic:blipFill>
                  <pic:spPr>
                    <a:xfrm>
                      <a:off x="0" y="0"/>
                      <a:ext cx="5274310" cy="2507615"/>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7557426B">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11A35CB4">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43281FC3">
            <w:pPr>
              <w:pStyle w:val="30"/>
            </w:pPr>
            <w:r>
              <w:rPr>
                <w:rFonts w:hint="eastAsia"/>
              </w:rPr>
              <w:t>XCB</w:t>
            </w:r>
            <w:r>
              <w:t>YJ_1_6_10</w:t>
            </w:r>
          </w:p>
        </w:tc>
      </w:tr>
      <w:tr w14:paraId="52A233C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F9C071F">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0FC9FAAB">
            <w:pPr>
              <w:pStyle w:val="30"/>
            </w:pPr>
            <w:r>
              <w:rPr>
                <w:rFonts w:hint="eastAsia"/>
              </w:rPr>
              <w:t>宣传部用户、系统管理员</w:t>
            </w:r>
          </w:p>
        </w:tc>
      </w:tr>
      <w:tr w14:paraId="3929B5E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3A877D0">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61093456">
            <w:pPr>
              <w:pStyle w:val="30"/>
            </w:pPr>
            <w:r>
              <w:rPr>
                <w:rFonts w:hint="eastAsia"/>
              </w:rPr>
              <w:t>登入宣传部风险预警子系统，点击风险预警</w:t>
            </w:r>
          </w:p>
        </w:tc>
      </w:tr>
      <w:tr w14:paraId="4F03E16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034905A">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4B9284F7">
            <w:pPr>
              <w:pStyle w:val="30"/>
            </w:pPr>
            <w:r>
              <w:rPr>
                <w:rFonts w:hint="eastAsia"/>
              </w:rPr>
              <w:t>无</w:t>
            </w:r>
          </w:p>
        </w:tc>
      </w:tr>
      <w:tr w14:paraId="28367E3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2EA246C">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4B842970">
            <w:pPr>
              <w:pStyle w:val="30"/>
            </w:pPr>
            <w:r>
              <w:rPr>
                <w:rFonts w:hint="eastAsia"/>
              </w:rPr>
              <w:t>选择外部领域，选择年份，选择境外投资</w:t>
            </w:r>
          </w:p>
        </w:tc>
      </w:tr>
      <w:tr w14:paraId="286D801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D95A7C0">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0151566F">
            <w:pPr>
              <w:pStyle w:val="30"/>
            </w:pPr>
            <w:r>
              <w:rPr>
                <w:rFonts w:hint="eastAsia"/>
              </w:rPr>
              <w:t>境外投资风险事件</w:t>
            </w:r>
          </w:p>
        </w:tc>
      </w:tr>
      <w:tr w14:paraId="48131D6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BD7F329">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76983416">
            <w:pPr>
              <w:pStyle w:val="30"/>
            </w:pPr>
            <w:r>
              <w:rPr>
                <w:rFonts w:hint="eastAsia"/>
              </w:rPr>
              <w:t>页面输出正确数据与图表展示</w:t>
            </w:r>
          </w:p>
        </w:tc>
      </w:tr>
      <w:tr w14:paraId="78A7609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05CB059">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1EE60054">
            <w:pPr>
              <w:pStyle w:val="30"/>
            </w:pPr>
            <w:r>
              <w:rPr>
                <w:rFonts w:hint="eastAsia"/>
              </w:rPr>
              <w:t>页面无数据</w:t>
            </w:r>
          </w:p>
        </w:tc>
      </w:tr>
      <w:tr w14:paraId="2BA0BAC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8327FE4">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54611648">
            <w:pPr>
              <w:pStyle w:val="30"/>
            </w:pPr>
            <w:r>
              <w:rPr>
                <w:rFonts w:hint="eastAsia"/>
              </w:rPr>
              <w:t>无</w:t>
            </w:r>
          </w:p>
        </w:tc>
      </w:tr>
    </w:tbl>
    <w:p w14:paraId="502AFA80">
      <w:pPr>
        <w:pStyle w:val="6"/>
        <w:numPr>
          <w:ilvl w:val="4"/>
          <w:numId w:val="0"/>
        </w:numPr>
      </w:pPr>
      <w:r>
        <w:rPr>
          <w:rFonts w:hint="eastAsia" w:eastAsia="宋体" w:cs="宋体"/>
        </w:rPr>
        <w:t xml:space="preserve">6.1.15.1.35  </w:t>
      </w:r>
      <w:r>
        <w:rPr>
          <w:rFonts w:hint="eastAsia"/>
        </w:rPr>
        <w:t>外部风险年度看板</w:t>
      </w:r>
    </w:p>
    <w:p w14:paraId="1BD8EAE7">
      <w:pPr>
        <w:ind w:firstLine="480"/>
      </w:pPr>
      <w:r>
        <w:rPr>
          <w:rFonts w:hint="eastAsia"/>
        </w:rPr>
        <w:t>对宣传部风险情况进行梳理、运算、整合，并以月度为单位，根据企业外部风险的预警内容制作相应数据看板，来展现宣传部整体在所选年度外部领域——汇率利率的风险详情。该看板主要包括年度外部领域亮灯情况概览模块、年度外部领域亮灯分布模块、年度外部领域亮灯详情清单模块。针对企业相关数据，对境外投资风险领域的风险指标配置功能项进行完善，并针对该领域看板中的指标进行指标设置、公式设置、指标校验等内容。</w:t>
      </w:r>
    </w:p>
    <w:p w14:paraId="6BB850B2">
      <w:pPr>
        <w:ind w:firstLine="480"/>
      </w:pPr>
      <w:r>
        <w:rPr>
          <w:rFonts w:hint="eastAsia"/>
        </w:rPr>
        <w:t>年度外部领域亮灯情况概览模块主要显示各集团在所选年度亮灯数量（红灯数量）统计。外部风险数量模块主要展现各监管集团在所选年度的风险事项数量。年度外部领域重大风险清单模块主要显示各集团在所选年度被列入重大风险清单的风险事项数量信息，并且用户可点击该模块对各集团重大风险清单详情具体内容进行查询。年度外部领域亮灯详情清单（汇率、利率）模块则列示时间、企业名称、境外发行外币债券总额、汇率、币种等内容供用户查看。</w:t>
      </w:r>
    </w:p>
    <w:p w14:paraId="18FCA006">
      <w:pPr>
        <w:pStyle w:val="25"/>
      </w:pPr>
      <w:r>
        <w:drawing>
          <wp:inline distT="0" distB="0" distL="0" distR="0">
            <wp:extent cx="5274310" cy="2515235"/>
            <wp:effectExtent l="0" t="0" r="2540" b="8890"/>
            <wp:docPr id="1863102609" name="图片 1863102609"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09" name="图片 1863102609" descr="图形用户界面, 应用程序, 表格&#10;&#10;AI 生成的内容可能不正确。"/>
                    <pic:cNvPicPr>
                      <a:picLocks noChangeAspect="1"/>
                    </pic:cNvPicPr>
                  </pic:nvPicPr>
                  <pic:blipFill>
                    <a:blip r:embed="rId463"/>
                    <a:stretch>
                      <a:fillRect/>
                    </a:stretch>
                  </pic:blipFill>
                  <pic:spPr>
                    <a:xfrm>
                      <a:off x="0" y="0"/>
                      <a:ext cx="5274310" cy="2515235"/>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406C91A7">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2E93B443">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73773D03">
            <w:pPr>
              <w:pStyle w:val="30"/>
            </w:pPr>
            <w:r>
              <w:rPr>
                <w:rFonts w:hint="eastAsia"/>
              </w:rPr>
              <w:t>XCB</w:t>
            </w:r>
            <w:r>
              <w:t>YJ_1_6_11</w:t>
            </w:r>
          </w:p>
        </w:tc>
      </w:tr>
      <w:tr w14:paraId="6229CE2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01C8D5C">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0267C629">
            <w:pPr>
              <w:pStyle w:val="30"/>
            </w:pPr>
            <w:r>
              <w:rPr>
                <w:rFonts w:hint="eastAsia"/>
              </w:rPr>
              <w:t>宣传部用户、系统管理员</w:t>
            </w:r>
          </w:p>
        </w:tc>
      </w:tr>
      <w:tr w14:paraId="32B860D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8D6EEBC">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68918C18">
            <w:pPr>
              <w:pStyle w:val="30"/>
            </w:pPr>
            <w:r>
              <w:rPr>
                <w:rFonts w:hint="eastAsia"/>
              </w:rPr>
              <w:t>登入宣传部风险预警子系统，点击风险预警</w:t>
            </w:r>
          </w:p>
        </w:tc>
      </w:tr>
      <w:tr w14:paraId="69BFEDD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667F610">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3D57BB79">
            <w:pPr>
              <w:pStyle w:val="30"/>
            </w:pPr>
            <w:r>
              <w:rPr>
                <w:rFonts w:hint="eastAsia"/>
              </w:rPr>
              <w:t>无</w:t>
            </w:r>
          </w:p>
        </w:tc>
      </w:tr>
      <w:tr w14:paraId="73B909E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315407C">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61577890">
            <w:pPr>
              <w:pStyle w:val="30"/>
            </w:pPr>
            <w:r>
              <w:rPr>
                <w:rFonts w:hint="eastAsia"/>
              </w:rPr>
              <w:t>选择外部领域，选择年份，选择汇率利率</w:t>
            </w:r>
          </w:p>
        </w:tc>
      </w:tr>
      <w:tr w14:paraId="6F1958C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CBDA861">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32F15367">
            <w:pPr>
              <w:pStyle w:val="30"/>
            </w:pPr>
            <w:r>
              <w:rPr>
                <w:rFonts w:hint="eastAsia"/>
              </w:rPr>
              <w:t>汇率利率风险事件</w:t>
            </w:r>
          </w:p>
        </w:tc>
      </w:tr>
      <w:tr w14:paraId="777ACD4A">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A70AE21">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0FD4F2FF">
            <w:pPr>
              <w:pStyle w:val="30"/>
            </w:pPr>
            <w:r>
              <w:rPr>
                <w:rFonts w:hint="eastAsia"/>
              </w:rPr>
              <w:t>页面输出正确数据与图表展示</w:t>
            </w:r>
          </w:p>
        </w:tc>
      </w:tr>
      <w:tr w14:paraId="2513659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D2299FA">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7379DCAA">
            <w:pPr>
              <w:pStyle w:val="30"/>
            </w:pPr>
            <w:r>
              <w:rPr>
                <w:rFonts w:hint="eastAsia"/>
              </w:rPr>
              <w:t>页面无数据</w:t>
            </w:r>
          </w:p>
        </w:tc>
      </w:tr>
      <w:tr w14:paraId="1507AC5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42D00D5">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7D85E74F">
            <w:pPr>
              <w:pStyle w:val="30"/>
            </w:pPr>
            <w:r>
              <w:rPr>
                <w:rFonts w:hint="eastAsia"/>
              </w:rPr>
              <w:t>无</w:t>
            </w:r>
          </w:p>
        </w:tc>
      </w:tr>
    </w:tbl>
    <w:p w14:paraId="626AB1E9">
      <w:pPr>
        <w:pStyle w:val="6"/>
        <w:numPr>
          <w:ilvl w:val="4"/>
          <w:numId w:val="0"/>
        </w:numPr>
      </w:pPr>
      <w:r>
        <w:rPr>
          <w:rFonts w:hint="eastAsia" w:eastAsia="宋体" w:cs="宋体"/>
        </w:rPr>
        <w:t xml:space="preserve">6.1.15.1.36  </w:t>
      </w:r>
      <w:r>
        <w:rPr>
          <w:rFonts w:hint="eastAsia"/>
        </w:rPr>
        <w:t>舆情风险年度看板</w:t>
      </w:r>
    </w:p>
    <w:p w14:paraId="3238159B">
      <w:pPr>
        <w:ind w:firstLine="480"/>
      </w:pPr>
      <w:r>
        <w:rPr>
          <w:rFonts w:hint="eastAsia"/>
        </w:rPr>
        <w:t>对宣传部风险情况进行梳理、运算、整合，并以月度为单位，根据企业舆情风险的预警内容制作相应数据看板，来展现宣传部整体在所选年度舆情领域的风险详情。该看板主要包括年度舆情领域亮灯情况概览模块、年度舆情领域亮灯分布模块、年度舆情领域亮灯详情清单模块。针对企业相关数据，对舆情风险领域的风险指标配置功能项进行完善，并针对该领域看板中的指标进行指标设置、公式设置、指标校验等内容。</w:t>
      </w:r>
    </w:p>
    <w:p w14:paraId="2CA1AC9B">
      <w:pPr>
        <w:ind w:firstLine="480"/>
      </w:pPr>
      <w:r>
        <w:rPr>
          <w:rFonts w:hint="eastAsia"/>
        </w:rPr>
        <w:t>年度舆情领域亮灯情况概览模块主要显示各集团在所选年度亮灯数量（红灯数量）统计。重大负面舆情数量模块主要展现各监管集团在所选年度的舆情数量。年度舆情领域重大风险清单模块主要显示各集团在所选年度被列入重大风险清单的风险事项数量信息，并且用户可点击该模块对各集团重大风险清单详情具体内容进行查询。年度舆情领域亮灯详情清单（负面舆情）模块则列示时间、企业名称、舆情标题、情绪、舆情类型等内容供用户查看。</w:t>
      </w:r>
    </w:p>
    <w:p w14:paraId="51679338">
      <w:pPr>
        <w:pStyle w:val="25"/>
      </w:pPr>
      <w:r>
        <w:drawing>
          <wp:inline distT="0" distB="0" distL="0" distR="0">
            <wp:extent cx="5274310" cy="2475865"/>
            <wp:effectExtent l="0" t="0" r="2540" b="635"/>
            <wp:docPr id="1863102621" name="图片 186310262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21" name="图片 1863102621" descr="图形用户界面, 文本, 应用程序, 电子邮件&#10;&#10;AI 生成的内容可能不正确。"/>
                    <pic:cNvPicPr>
                      <a:picLocks noChangeAspect="1"/>
                    </pic:cNvPicPr>
                  </pic:nvPicPr>
                  <pic:blipFill>
                    <a:blip r:embed="rId464"/>
                    <a:stretch>
                      <a:fillRect/>
                    </a:stretch>
                  </pic:blipFill>
                  <pic:spPr>
                    <a:xfrm>
                      <a:off x="0" y="0"/>
                      <a:ext cx="5274310" cy="2475865"/>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745B94A7">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0D87AE2D">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2931BE3B">
            <w:pPr>
              <w:pStyle w:val="30"/>
            </w:pPr>
            <w:r>
              <w:rPr>
                <w:rFonts w:hint="eastAsia"/>
              </w:rPr>
              <w:t>XCB</w:t>
            </w:r>
            <w:r>
              <w:t>YJ_1_6_12</w:t>
            </w:r>
          </w:p>
        </w:tc>
      </w:tr>
      <w:tr w14:paraId="261FC25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862C5D9">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004D075A">
            <w:pPr>
              <w:pStyle w:val="30"/>
            </w:pPr>
            <w:r>
              <w:rPr>
                <w:rFonts w:hint="eastAsia"/>
              </w:rPr>
              <w:t>宣传部用户、系统管理员</w:t>
            </w:r>
          </w:p>
        </w:tc>
      </w:tr>
      <w:tr w14:paraId="73103E1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B704C3E">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0E29C250">
            <w:pPr>
              <w:pStyle w:val="30"/>
            </w:pPr>
            <w:r>
              <w:rPr>
                <w:rFonts w:hint="eastAsia"/>
              </w:rPr>
              <w:t>登入宣传部风险预警子系统，点击风险预警</w:t>
            </w:r>
          </w:p>
        </w:tc>
      </w:tr>
      <w:tr w14:paraId="1B48851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12B000D">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79ADCAC3">
            <w:pPr>
              <w:pStyle w:val="30"/>
            </w:pPr>
            <w:r>
              <w:rPr>
                <w:rFonts w:hint="eastAsia"/>
              </w:rPr>
              <w:t>无</w:t>
            </w:r>
          </w:p>
        </w:tc>
      </w:tr>
      <w:tr w14:paraId="7BFEE32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48268CB6">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09F0F54B">
            <w:pPr>
              <w:pStyle w:val="30"/>
            </w:pPr>
            <w:r>
              <w:rPr>
                <w:rFonts w:hint="eastAsia"/>
              </w:rPr>
              <w:t>选择舆情领域，选择年份</w:t>
            </w:r>
          </w:p>
        </w:tc>
      </w:tr>
      <w:tr w14:paraId="56A6B4F3">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7C5E70F7">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4E20AD57">
            <w:pPr>
              <w:pStyle w:val="30"/>
            </w:pPr>
            <w:r>
              <w:rPr>
                <w:rFonts w:hint="eastAsia"/>
              </w:rPr>
              <w:t>舆情风险事件</w:t>
            </w:r>
          </w:p>
        </w:tc>
      </w:tr>
      <w:tr w14:paraId="2ACEA58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478C004">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376B4F51">
            <w:pPr>
              <w:pStyle w:val="30"/>
            </w:pPr>
            <w:r>
              <w:rPr>
                <w:rFonts w:hint="eastAsia"/>
              </w:rPr>
              <w:t>页面输出正确数据与图表展示</w:t>
            </w:r>
          </w:p>
        </w:tc>
      </w:tr>
      <w:tr w14:paraId="4656FFE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4B1E4DE">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47A5FFE6">
            <w:pPr>
              <w:pStyle w:val="30"/>
            </w:pPr>
            <w:r>
              <w:rPr>
                <w:rFonts w:hint="eastAsia"/>
              </w:rPr>
              <w:t>页面无数据</w:t>
            </w:r>
          </w:p>
        </w:tc>
      </w:tr>
      <w:tr w14:paraId="4BF628C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2A54473">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693FB456">
            <w:pPr>
              <w:pStyle w:val="30"/>
            </w:pPr>
            <w:r>
              <w:rPr>
                <w:rFonts w:hint="eastAsia"/>
              </w:rPr>
              <w:t>无</w:t>
            </w:r>
          </w:p>
        </w:tc>
      </w:tr>
    </w:tbl>
    <w:p w14:paraId="3D8806FB">
      <w:pPr>
        <w:pStyle w:val="6"/>
        <w:numPr>
          <w:ilvl w:val="4"/>
          <w:numId w:val="0"/>
        </w:numPr>
      </w:pPr>
      <w:r>
        <w:rPr>
          <w:rFonts w:hint="eastAsia" w:eastAsia="宋体" w:cs="宋体"/>
        </w:rPr>
        <w:t xml:space="preserve">6.1.15.1.37  </w:t>
      </w:r>
      <w:r>
        <w:rPr>
          <w:rFonts w:hint="eastAsia"/>
        </w:rPr>
        <w:t>法律风险年度看板</w:t>
      </w:r>
    </w:p>
    <w:p w14:paraId="2680A21A">
      <w:pPr>
        <w:ind w:firstLine="480"/>
      </w:pPr>
      <w:r>
        <w:rPr>
          <w:rFonts w:hint="eastAsia"/>
        </w:rPr>
        <w:t>对宣传部风险情况进行梳理、运算、整合，并以月度为单位，根据企业法律风险的预警内容制作相应数据看板，来展现宣传部整体在所选年度法律领域的风险详情。该看板主要包括年度法律领域亮灯情况概览模块、年度法律领域亮灯分布模块、年度法律领域亮灯详情清单模块。针对企业相关数据，对法律风险领域的风险指标配置功能项进行完善，并针对该领域看板中的指标进行指标设置、公式设置、指标校验等内容。</w:t>
      </w:r>
    </w:p>
    <w:p w14:paraId="2FD78DE6">
      <w:pPr>
        <w:ind w:firstLine="480"/>
      </w:pPr>
      <w:r>
        <w:rPr>
          <w:rFonts w:hint="eastAsia"/>
        </w:rPr>
        <w:t>该看板将对各集团风险情况进行梳理、运算、整合，并以年度为单位，根据企业法律风险的预警内容制作相应数据看板，来展现所选集团在所选年度法律领域的风险详情。该看板主要列示所选集团在相应年份全部风险事项的案件状态、案号、涉案单位、涉案对方、诉讼地位、案件类型、案件标的金额、案件状态、案号、涉案单位、涉案对方、诉讼地位、案件类型、案件标的金额、案由等信息供用户查看。</w:t>
      </w:r>
    </w:p>
    <w:p w14:paraId="7B6B6AD8">
      <w:pPr>
        <w:pStyle w:val="25"/>
      </w:pPr>
      <w:r>
        <w:drawing>
          <wp:inline distT="0" distB="0" distL="0" distR="0">
            <wp:extent cx="5274310" cy="2519045"/>
            <wp:effectExtent l="0" t="0" r="2540" b="5080"/>
            <wp:docPr id="270425889" name="图片 27042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89" name="图片 270425889"/>
                    <pic:cNvPicPr>
                      <a:picLocks noChangeAspect="1"/>
                    </pic:cNvPicPr>
                  </pic:nvPicPr>
                  <pic:blipFill>
                    <a:blip r:embed="rId465"/>
                    <a:stretch>
                      <a:fillRect/>
                    </a:stretch>
                  </pic:blipFill>
                  <pic:spPr>
                    <a:xfrm>
                      <a:off x="0" y="0"/>
                      <a:ext cx="5274310" cy="2519045"/>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2427D215">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62EEECCF">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02FFA349">
            <w:pPr>
              <w:pStyle w:val="30"/>
            </w:pPr>
            <w:r>
              <w:rPr>
                <w:rFonts w:hint="eastAsia"/>
              </w:rPr>
              <w:t>XCB</w:t>
            </w:r>
            <w:r>
              <w:t>YJ_1_6_13</w:t>
            </w:r>
          </w:p>
        </w:tc>
      </w:tr>
      <w:tr w14:paraId="1D31EAC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6B329B4">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4253A01A">
            <w:pPr>
              <w:pStyle w:val="30"/>
            </w:pPr>
            <w:r>
              <w:rPr>
                <w:rFonts w:hint="eastAsia"/>
              </w:rPr>
              <w:t>宣传部用户、系统管理员</w:t>
            </w:r>
          </w:p>
        </w:tc>
      </w:tr>
      <w:tr w14:paraId="4C5E8F0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F079168">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00620B77">
            <w:pPr>
              <w:pStyle w:val="30"/>
            </w:pPr>
            <w:r>
              <w:rPr>
                <w:rFonts w:hint="eastAsia"/>
              </w:rPr>
              <w:t>登入宣传部风险预警子系统，点击风险预警</w:t>
            </w:r>
          </w:p>
        </w:tc>
      </w:tr>
      <w:tr w14:paraId="4998E52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2A2AFC0">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163D52A9">
            <w:pPr>
              <w:pStyle w:val="30"/>
            </w:pPr>
            <w:r>
              <w:rPr>
                <w:rFonts w:hint="eastAsia"/>
              </w:rPr>
              <w:t>无</w:t>
            </w:r>
          </w:p>
        </w:tc>
      </w:tr>
      <w:tr w14:paraId="42ED6EE8">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99CC9A4">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5EF04755">
            <w:pPr>
              <w:pStyle w:val="30"/>
            </w:pPr>
            <w:r>
              <w:rPr>
                <w:rFonts w:hint="eastAsia"/>
              </w:rPr>
              <w:t>选择法律领域，选择年份</w:t>
            </w:r>
          </w:p>
        </w:tc>
      </w:tr>
      <w:tr w14:paraId="084707E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9C48AC2">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740BEB19">
            <w:pPr>
              <w:pStyle w:val="30"/>
            </w:pPr>
            <w:r>
              <w:rPr>
                <w:rFonts w:hint="eastAsia"/>
              </w:rPr>
              <w:t>法律风险事件</w:t>
            </w:r>
          </w:p>
        </w:tc>
      </w:tr>
      <w:tr w14:paraId="17432E6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8062EDD">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10408BE3">
            <w:pPr>
              <w:pStyle w:val="30"/>
            </w:pPr>
            <w:r>
              <w:rPr>
                <w:rFonts w:hint="eastAsia"/>
              </w:rPr>
              <w:t>页面输出正确数据与图表展示</w:t>
            </w:r>
          </w:p>
        </w:tc>
      </w:tr>
      <w:tr w14:paraId="6A10DF3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757DBF8">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509E758F">
            <w:pPr>
              <w:pStyle w:val="30"/>
            </w:pPr>
            <w:r>
              <w:rPr>
                <w:rFonts w:hint="eastAsia"/>
              </w:rPr>
              <w:t>页面无数据</w:t>
            </w:r>
          </w:p>
        </w:tc>
      </w:tr>
      <w:tr w14:paraId="55FEA42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44F3863">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0E3302C9">
            <w:pPr>
              <w:pStyle w:val="30"/>
            </w:pPr>
            <w:r>
              <w:rPr>
                <w:rFonts w:hint="eastAsia"/>
              </w:rPr>
              <w:t>无</w:t>
            </w:r>
          </w:p>
        </w:tc>
      </w:tr>
    </w:tbl>
    <w:p w14:paraId="24ED0CF2">
      <w:pPr>
        <w:pStyle w:val="6"/>
        <w:numPr>
          <w:ilvl w:val="4"/>
          <w:numId w:val="0"/>
        </w:numPr>
      </w:pPr>
      <w:r>
        <w:rPr>
          <w:rFonts w:hint="eastAsia" w:eastAsia="宋体" w:cs="宋体"/>
        </w:rPr>
        <w:t xml:space="preserve">6.1.15.1.38  </w:t>
      </w:r>
      <w:r>
        <w:rPr>
          <w:rFonts w:hint="eastAsia"/>
        </w:rPr>
        <w:t>企业信息看板</w:t>
      </w:r>
    </w:p>
    <w:p w14:paraId="3516550A">
      <w:pPr>
        <w:ind w:firstLine="480"/>
      </w:pPr>
      <w:r>
        <w:rPr>
          <w:rFonts w:hint="eastAsia"/>
        </w:rPr>
        <w:t>对宣传部险情况进行梳理、运算、整合，并以年度为单位，根据企业基础信息制作相应数据看板。该看板主要包括企业工商信息、企业快报信息、企业行业对标等数据内容，数据来源主要为国资委财务决算、财务快报内容及其他相关年度数据。</w:t>
      </w:r>
    </w:p>
    <w:p w14:paraId="34C93228">
      <w:pPr>
        <w:ind w:firstLine="480"/>
      </w:pPr>
      <w:r>
        <w:rPr>
          <w:rFonts w:hint="eastAsia"/>
        </w:rPr>
        <w:t>该看板用于展示宣传部及子企业的基础信息及工商信息，主要包含企业名称、注册资本、成立日期、法定代表人、统一社会经营代码、公司住所、所属行业、所属板块、企业类型、股票代码等信息内容。</w:t>
      </w:r>
    </w:p>
    <w:p w14:paraId="2595F3FC">
      <w:pPr>
        <w:pStyle w:val="25"/>
      </w:pPr>
      <w:r>
        <w:drawing>
          <wp:inline distT="0" distB="0" distL="0" distR="0">
            <wp:extent cx="5274310" cy="2795270"/>
            <wp:effectExtent l="0" t="0" r="2540" b="5080"/>
            <wp:docPr id="270425877" name="图片 270425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77" name="图片 270425877"/>
                    <pic:cNvPicPr>
                      <a:picLocks noChangeAspect="1"/>
                    </pic:cNvPicPr>
                  </pic:nvPicPr>
                  <pic:blipFill>
                    <a:blip r:embed="rId466"/>
                    <a:stretch>
                      <a:fillRect/>
                    </a:stretch>
                  </pic:blipFill>
                  <pic:spPr>
                    <a:xfrm>
                      <a:off x="0" y="0"/>
                      <a:ext cx="5274310" cy="2795270"/>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33065887">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04BDE105">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036E2176">
            <w:pPr>
              <w:pStyle w:val="30"/>
            </w:pPr>
            <w:r>
              <w:rPr>
                <w:rFonts w:hint="eastAsia"/>
              </w:rPr>
              <w:t>XCB</w:t>
            </w:r>
            <w:r>
              <w:t>YJ_1_7_1</w:t>
            </w:r>
          </w:p>
        </w:tc>
      </w:tr>
      <w:tr w14:paraId="593155DE">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57EF06A">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41D9BCEB">
            <w:pPr>
              <w:pStyle w:val="30"/>
            </w:pPr>
            <w:r>
              <w:rPr>
                <w:rFonts w:hint="eastAsia"/>
              </w:rPr>
              <w:t>宣传部用户、系统管理员</w:t>
            </w:r>
          </w:p>
        </w:tc>
      </w:tr>
      <w:tr w14:paraId="3D4189C9">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4B7FEF6">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31BD10FD">
            <w:pPr>
              <w:pStyle w:val="30"/>
            </w:pPr>
            <w:r>
              <w:rPr>
                <w:rFonts w:hint="eastAsia"/>
              </w:rPr>
              <w:t>登入宣传部风险预警子系统，点击风险预警</w:t>
            </w:r>
          </w:p>
        </w:tc>
      </w:tr>
      <w:tr w14:paraId="547D736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64FAFA0">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0A114B2B">
            <w:pPr>
              <w:pStyle w:val="30"/>
            </w:pPr>
            <w:r>
              <w:rPr>
                <w:rFonts w:hint="eastAsia"/>
              </w:rPr>
              <w:t>无</w:t>
            </w:r>
          </w:p>
        </w:tc>
      </w:tr>
      <w:tr w14:paraId="403EA18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6BC04A5E">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4AF1FB33">
            <w:pPr>
              <w:pStyle w:val="30"/>
            </w:pPr>
            <w:r>
              <w:rPr>
                <w:rFonts w:hint="eastAsia"/>
              </w:rPr>
              <w:t>选择基础信息，选择企业信息，选择年份</w:t>
            </w:r>
          </w:p>
        </w:tc>
      </w:tr>
      <w:tr w14:paraId="52388E6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DC79541">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2CB5B6F5">
            <w:pPr>
              <w:pStyle w:val="30"/>
            </w:pPr>
            <w:r>
              <w:t>企业名称、注册资本、成立日期、法定代表人、统一社会经营代码、公司住所、所属行业、所属板块、企业类型、股票代码等信息内容</w:t>
            </w:r>
          </w:p>
        </w:tc>
      </w:tr>
      <w:tr w14:paraId="61D5BE0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EBBBE23">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637A31CF">
            <w:pPr>
              <w:pStyle w:val="30"/>
            </w:pPr>
            <w:r>
              <w:rPr>
                <w:rFonts w:hint="eastAsia"/>
              </w:rPr>
              <w:t>页面输出正确数据与图表展示</w:t>
            </w:r>
          </w:p>
        </w:tc>
      </w:tr>
      <w:tr w14:paraId="098A9877">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FE7AE44">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5615487C">
            <w:pPr>
              <w:pStyle w:val="30"/>
            </w:pPr>
            <w:r>
              <w:rPr>
                <w:rFonts w:hint="eastAsia"/>
              </w:rPr>
              <w:t>页面无数据</w:t>
            </w:r>
          </w:p>
        </w:tc>
      </w:tr>
      <w:tr w14:paraId="121F1A4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507B16C">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332E4BCF">
            <w:pPr>
              <w:pStyle w:val="30"/>
            </w:pPr>
            <w:r>
              <w:rPr>
                <w:rFonts w:hint="eastAsia"/>
              </w:rPr>
              <w:t>无</w:t>
            </w:r>
          </w:p>
        </w:tc>
      </w:tr>
    </w:tbl>
    <w:p w14:paraId="4E407DC5">
      <w:pPr>
        <w:pStyle w:val="6"/>
        <w:numPr>
          <w:ilvl w:val="4"/>
          <w:numId w:val="0"/>
        </w:numPr>
      </w:pPr>
      <w:r>
        <w:rPr>
          <w:rFonts w:hint="eastAsia" w:eastAsia="宋体" w:cs="宋体"/>
        </w:rPr>
        <w:t xml:space="preserve">6.1.15.1.39  </w:t>
      </w:r>
      <w:r>
        <w:rPr>
          <w:rFonts w:hint="eastAsia"/>
        </w:rPr>
        <w:t>快报信息看板</w:t>
      </w:r>
    </w:p>
    <w:p w14:paraId="1B25D632">
      <w:pPr>
        <w:ind w:firstLine="480"/>
      </w:pPr>
      <w:r>
        <w:rPr>
          <w:rFonts w:hint="eastAsia"/>
        </w:rPr>
        <w:t>对宣传部险情况进行梳理、运算、整合，并以年度为单位，根据企业基础信息制作相应数据看板。该看板主要包括企业工商信息、企业快报信息、企业行业对标等数据内容，数据来源主要为国资委财务决算、财务快报内容及其他相关年度数据。</w:t>
      </w:r>
    </w:p>
    <w:p w14:paraId="1596F7A9">
      <w:pPr>
        <w:ind w:firstLine="480"/>
      </w:pPr>
      <w:r>
        <w:rPr>
          <w:rFonts w:hint="eastAsia"/>
        </w:rPr>
        <w:t>快报信息看板将供用户查询宣传部企业月度动态监测数据，主要包含宣传部资产总额变动趋势、营业收入变动趋势、净利润变动趋势，并包含月度财报中的资产、负债、所有者权益及经营指标。</w:t>
      </w:r>
    </w:p>
    <w:p w14:paraId="5BA7CA69">
      <w:pPr>
        <w:ind w:firstLine="480"/>
      </w:pPr>
      <w:r>
        <w:rPr>
          <w:rFonts w:hint="eastAsia"/>
        </w:rPr>
        <w:t>看板数据主要来源于财务快报，更新频率为每月一次。看板主体数据口径为财务快报宣传部汇总数，通过柱形图、折线图显示近5个月的历史数据，并包含月度主要指标报表。</w:t>
      </w:r>
    </w:p>
    <w:p w14:paraId="4F0D0AF1">
      <w:pPr>
        <w:pStyle w:val="25"/>
      </w:pPr>
      <w:r>
        <w:drawing>
          <wp:inline distT="0" distB="0" distL="0" distR="0">
            <wp:extent cx="5274310" cy="2586355"/>
            <wp:effectExtent l="0" t="0" r="2540" b="4445"/>
            <wp:docPr id="1863102602" name="图片 1863102602"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02" name="图片 1863102602" descr="图形用户界面, 应用程序, 表格&#10;&#10;AI 生成的内容可能不正确。"/>
                    <pic:cNvPicPr>
                      <a:picLocks noChangeAspect="1"/>
                    </pic:cNvPicPr>
                  </pic:nvPicPr>
                  <pic:blipFill>
                    <a:blip r:embed="rId467"/>
                    <a:stretch>
                      <a:fillRect/>
                    </a:stretch>
                  </pic:blipFill>
                  <pic:spPr>
                    <a:xfrm>
                      <a:off x="0" y="0"/>
                      <a:ext cx="5274310" cy="2586355"/>
                    </a:xfrm>
                    <a:prstGeom prst="rect">
                      <a:avLst/>
                    </a:prstGeom>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7A4A36D2">
        <w:tblPrEx>
          <w:tblCellMar>
            <w:top w:w="0" w:type="dxa"/>
            <w:left w:w="108" w:type="dxa"/>
            <w:bottom w:w="0" w:type="dxa"/>
            <w:right w:w="108" w:type="dxa"/>
          </w:tblCellMar>
        </w:tblPrEx>
        <w:trPr>
          <w:trHeight w:val="300" w:hRule="atLeast"/>
        </w:trPr>
        <w:tc>
          <w:tcPr>
            <w:tcW w:w="2115" w:type="dxa"/>
            <w:tcBorders>
              <w:top w:val="single" w:color="000000" w:sz="8" w:space="0"/>
              <w:left w:val="single" w:color="000000" w:sz="8" w:space="0"/>
              <w:bottom w:val="single" w:color="000000" w:sz="8" w:space="0"/>
              <w:right w:val="single" w:color="000000" w:sz="8" w:space="0"/>
            </w:tcBorders>
            <w:vAlign w:val="center"/>
          </w:tcPr>
          <w:p w14:paraId="42698F80">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66B2F412">
            <w:pPr>
              <w:pStyle w:val="30"/>
            </w:pPr>
            <w:r>
              <w:rPr>
                <w:rFonts w:hint="eastAsia"/>
              </w:rPr>
              <w:t>XCB</w:t>
            </w:r>
            <w:r>
              <w:t>YJ_1_7_2</w:t>
            </w:r>
          </w:p>
        </w:tc>
      </w:tr>
      <w:tr w14:paraId="3701E6EF">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C25FFCB">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28D2B8A2">
            <w:pPr>
              <w:pStyle w:val="30"/>
            </w:pPr>
            <w:r>
              <w:rPr>
                <w:rFonts w:hint="eastAsia"/>
              </w:rPr>
              <w:t>宣传部用户、系统管理员</w:t>
            </w:r>
          </w:p>
        </w:tc>
      </w:tr>
      <w:tr w14:paraId="2BBE1F01">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5F052E9F">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64DA74C2">
            <w:pPr>
              <w:pStyle w:val="30"/>
            </w:pPr>
            <w:r>
              <w:rPr>
                <w:rFonts w:hint="eastAsia"/>
              </w:rPr>
              <w:t>登入宣传部风险预警子系统，点击风险预警</w:t>
            </w:r>
          </w:p>
        </w:tc>
      </w:tr>
      <w:tr w14:paraId="72D33CEC">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37B82BC0">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2F733C0B">
            <w:pPr>
              <w:pStyle w:val="30"/>
            </w:pPr>
            <w:r>
              <w:rPr>
                <w:rFonts w:hint="eastAsia"/>
              </w:rPr>
              <w:t>无</w:t>
            </w:r>
          </w:p>
        </w:tc>
      </w:tr>
      <w:tr w14:paraId="209F6E4D">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CD51C27">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06A5C5BC">
            <w:pPr>
              <w:pStyle w:val="30"/>
            </w:pPr>
            <w:r>
              <w:rPr>
                <w:rFonts w:hint="eastAsia"/>
              </w:rPr>
              <w:t>选择基础信息，选择快报信息，选择年份、月份</w:t>
            </w:r>
          </w:p>
        </w:tc>
      </w:tr>
      <w:tr w14:paraId="57C0C8C6">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F5751DF">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73EC9FF1">
            <w:pPr>
              <w:pStyle w:val="30"/>
            </w:pPr>
            <w:r>
              <w:t>资产总额变动趋势、营业收入变动趋势、净利润变动趋势等</w:t>
            </w:r>
            <w:r>
              <w:rPr>
                <w:rFonts w:hint="eastAsia"/>
              </w:rPr>
              <w:t>指标数据</w:t>
            </w:r>
          </w:p>
        </w:tc>
      </w:tr>
      <w:tr w14:paraId="567D9060">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19E3473F">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3F310445">
            <w:pPr>
              <w:pStyle w:val="30"/>
            </w:pPr>
            <w:r>
              <w:rPr>
                <w:rFonts w:hint="eastAsia"/>
              </w:rPr>
              <w:t>页面输出正确数据与图表展示</w:t>
            </w:r>
          </w:p>
        </w:tc>
      </w:tr>
      <w:tr w14:paraId="7300DC92">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2A188D64">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0AF4F8FE">
            <w:pPr>
              <w:pStyle w:val="30"/>
            </w:pPr>
            <w:r>
              <w:rPr>
                <w:rFonts w:hint="eastAsia"/>
              </w:rPr>
              <w:t>页面无数据</w:t>
            </w:r>
          </w:p>
        </w:tc>
      </w:tr>
      <w:tr w14:paraId="0469D875">
        <w:tblPrEx>
          <w:tblCellMar>
            <w:top w:w="0" w:type="dxa"/>
            <w:left w:w="108" w:type="dxa"/>
            <w:bottom w:w="0" w:type="dxa"/>
            <w:right w:w="108" w:type="dxa"/>
          </w:tblCellMar>
        </w:tblPrEx>
        <w:trPr>
          <w:trHeight w:val="300" w:hRule="atLeast"/>
        </w:trPr>
        <w:tc>
          <w:tcPr>
            <w:tcW w:w="2115" w:type="dxa"/>
            <w:tcBorders>
              <w:top w:val="nil"/>
              <w:left w:val="single" w:color="000000" w:sz="8" w:space="0"/>
              <w:bottom w:val="single" w:color="000000" w:sz="8" w:space="0"/>
              <w:right w:val="single" w:color="000000" w:sz="8" w:space="0"/>
            </w:tcBorders>
            <w:vAlign w:val="center"/>
          </w:tcPr>
          <w:p w14:paraId="031AC501">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3504637F">
            <w:pPr>
              <w:pStyle w:val="30"/>
            </w:pPr>
            <w:r>
              <w:rPr>
                <w:rFonts w:hint="eastAsia"/>
              </w:rPr>
              <w:t>无</w:t>
            </w:r>
          </w:p>
        </w:tc>
      </w:tr>
    </w:tbl>
    <w:p w14:paraId="6BA1B866">
      <w:pPr>
        <w:pStyle w:val="6"/>
        <w:numPr>
          <w:ilvl w:val="4"/>
          <w:numId w:val="0"/>
        </w:numPr>
      </w:pPr>
      <w:r>
        <w:rPr>
          <w:rFonts w:hint="eastAsia" w:eastAsia="宋体" w:cs="宋体"/>
        </w:rPr>
        <w:t xml:space="preserve">6.1.15.1.40  </w:t>
      </w:r>
      <w:r>
        <w:rPr>
          <w:rFonts w:hint="eastAsia"/>
        </w:rPr>
        <w:t>行业对标看板</w:t>
      </w:r>
    </w:p>
    <w:p w14:paraId="362C0E3A">
      <w:pPr>
        <w:ind w:firstLine="480"/>
      </w:pPr>
      <w:r>
        <w:rPr>
          <w:rFonts w:hint="eastAsia"/>
        </w:rPr>
        <w:t>对宣传部险情况进行梳理、运算、整合，并以年度为单位，根据企业基础信息制作相应数据看板。该看板主要包括企业工商信息、企业快报信息、企业行业对标等数据内容，数据来源主要为国资委财务决算、财务快报内容及其他相关年度数据。</w:t>
      </w:r>
    </w:p>
    <w:p w14:paraId="532A9392">
      <w:pPr>
        <w:ind w:firstLine="480"/>
      </w:pPr>
      <w:r>
        <w:rPr>
          <w:rFonts w:hint="eastAsia"/>
        </w:rPr>
        <w:t>行业对标看板将供用户查询宣传部及下属子企业所属国民经济行业及对标企业列表。</w:t>
      </w:r>
    </w:p>
    <w:p w14:paraId="236C3357">
      <w:pPr>
        <w:pStyle w:val="25"/>
      </w:pPr>
      <w:r>
        <w:drawing>
          <wp:inline distT="0" distB="0" distL="0" distR="0">
            <wp:extent cx="5274310" cy="2392680"/>
            <wp:effectExtent l="0" t="0" r="2540" b="7620"/>
            <wp:docPr id="1863102610" name="图片 1863102610"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02610" name="图片 1863102610" descr="图形用户界面, 文本, 应用程序, 电子邮件&#10;&#10;AI 生成的内容可能不正确。"/>
                    <pic:cNvPicPr>
                      <a:picLocks noChangeAspect="1"/>
                    </pic:cNvPicPr>
                  </pic:nvPicPr>
                  <pic:blipFill>
                    <a:blip r:embed="rId468"/>
                    <a:stretch>
                      <a:fillRect/>
                    </a:stretch>
                  </pic:blipFill>
                  <pic:spPr>
                    <a:xfrm>
                      <a:off x="0" y="0"/>
                      <a:ext cx="5274310" cy="2392680"/>
                    </a:xfrm>
                    <a:prstGeom prst="rect">
                      <a:avLst/>
                    </a:prstGeom>
                  </pic:spPr>
                </pic:pic>
              </a:graphicData>
            </a:graphic>
          </wp:inline>
        </w:drawing>
      </w:r>
    </w:p>
    <w:tbl>
      <w:tblPr>
        <w:tblStyle w:val="18"/>
        <w:tblW w:w="8265" w:type="dxa"/>
        <w:jc w:val="center"/>
        <w:tblLayout w:type="autofit"/>
        <w:tblCellMar>
          <w:top w:w="0" w:type="dxa"/>
          <w:left w:w="108" w:type="dxa"/>
          <w:bottom w:w="0" w:type="dxa"/>
          <w:right w:w="108" w:type="dxa"/>
        </w:tblCellMar>
      </w:tblPr>
      <w:tblGrid>
        <w:gridCol w:w="2115"/>
        <w:gridCol w:w="6150"/>
      </w:tblGrid>
      <w:tr w14:paraId="7AA9AC3C">
        <w:tblPrEx>
          <w:tblCellMar>
            <w:top w:w="0" w:type="dxa"/>
            <w:left w:w="108" w:type="dxa"/>
            <w:bottom w:w="0" w:type="dxa"/>
            <w:right w:w="108" w:type="dxa"/>
          </w:tblCellMar>
        </w:tblPrEx>
        <w:trPr>
          <w:trHeight w:val="300" w:hRule="atLeast"/>
          <w:jc w:val="center"/>
        </w:trPr>
        <w:tc>
          <w:tcPr>
            <w:tcW w:w="2115" w:type="dxa"/>
            <w:tcBorders>
              <w:top w:val="single" w:color="000000" w:sz="8" w:space="0"/>
              <w:left w:val="single" w:color="000000" w:sz="8" w:space="0"/>
              <w:bottom w:val="single" w:color="000000" w:sz="8" w:space="0"/>
              <w:right w:val="single" w:color="000000" w:sz="8" w:space="0"/>
            </w:tcBorders>
            <w:vAlign w:val="center"/>
          </w:tcPr>
          <w:p w14:paraId="08FA4848">
            <w:pPr>
              <w:pStyle w:val="30"/>
            </w:pPr>
            <w:r>
              <w:rPr>
                <w:rFonts w:hint="eastAsia"/>
              </w:rPr>
              <w:t>编号</w:t>
            </w:r>
          </w:p>
        </w:tc>
        <w:tc>
          <w:tcPr>
            <w:tcW w:w="6150" w:type="dxa"/>
            <w:tcBorders>
              <w:top w:val="single" w:color="000000" w:sz="8" w:space="0"/>
              <w:left w:val="nil"/>
              <w:bottom w:val="single" w:color="000000" w:sz="8" w:space="0"/>
              <w:right w:val="single" w:color="000000" w:sz="8" w:space="0"/>
            </w:tcBorders>
            <w:vAlign w:val="center"/>
          </w:tcPr>
          <w:p w14:paraId="04B3A410">
            <w:pPr>
              <w:pStyle w:val="30"/>
            </w:pPr>
            <w:r>
              <w:rPr>
                <w:rFonts w:hint="eastAsia"/>
              </w:rPr>
              <w:t>XCB</w:t>
            </w:r>
            <w:r>
              <w:t>YJ_1_7_3</w:t>
            </w:r>
          </w:p>
        </w:tc>
      </w:tr>
      <w:tr w14:paraId="68B10B34">
        <w:tblPrEx>
          <w:tblCellMar>
            <w:top w:w="0" w:type="dxa"/>
            <w:left w:w="108" w:type="dxa"/>
            <w:bottom w:w="0" w:type="dxa"/>
            <w:right w:w="108" w:type="dxa"/>
          </w:tblCellMar>
        </w:tblPrEx>
        <w:trPr>
          <w:trHeight w:val="300" w:hRule="atLeast"/>
          <w:jc w:val="center"/>
        </w:trPr>
        <w:tc>
          <w:tcPr>
            <w:tcW w:w="2115" w:type="dxa"/>
            <w:tcBorders>
              <w:top w:val="nil"/>
              <w:left w:val="single" w:color="000000" w:sz="8" w:space="0"/>
              <w:bottom w:val="single" w:color="000000" w:sz="8" w:space="0"/>
              <w:right w:val="single" w:color="000000" w:sz="8" w:space="0"/>
            </w:tcBorders>
            <w:vAlign w:val="center"/>
          </w:tcPr>
          <w:p w14:paraId="5A41835D">
            <w:pPr>
              <w:pStyle w:val="30"/>
            </w:pPr>
            <w:r>
              <w:rPr>
                <w:rFonts w:hint="eastAsia"/>
              </w:rPr>
              <w:t>角色</w:t>
            </w:r>
          </w:p>
        </w:tc>
        <w:tc>
          <w:tcPr>
            <w:tcW w:w="6150" w:type="dxa"/>
            <w:tcBorders>
              <w:top w:val="nil"/>
              <w:left w:val="nil"/>
              <w:bottom w:val="single" w:color="000000" w:sz="8" w:space="0"/>
              <w:right w:val="single" w:color="000000" w:sz="8" w:space="0"/>
            </w:tcBorders>
            <w:vAlign w:val="center"/>
          </w:tcPr>
          <w:p w14:paraId="1E597382">
            <w:pPr>
              <w:pStyle w:val="30"/>
            </w:pPr>
            <w:r>
              <w:rPr>
                <w:rFonts w:hint="eastAsia"/>
              </w:rPr>
              <w:t>宣传部用户、系统管理员</w:t>
            </w:r>
          </w:p>
        </w:tc>
      </w:tr>
      <w:tr w14:paraId="4780924F">
        <w:tblPrEx>
          <w:tblCellMar>
            <w:top w:w="0" w:type="dxa"/>
            <w:left w:w="108" w:type="dxa"/>
            <w:bottom w:w="0" w:type="dxa"/>
            <w:right w:w="108" w:type="dxa"/>
          </w:tblCellMar>
        </w:tblPrEx>
        <w:trPr>
          <w:trHeight w:val="300" w:hRule="atLeast"/>
          <w:jc w:val="center"/>
        </w:trPr>
        <w:tc>
          <w:tcPr>
            <w:tcW w:w="2115" w:type="dxa"/>
            <w:tcBorders>
              <w:top w:val="nil"/>
              <w:left w:val="single" w:color="000000" w:sz="8" w:space="0"/>
              <w:bottom w:val="single" w:color="000000" w:sz="8" w:space="0"/>
              <w:right w:val="single" w:color="000000" w:sz="8" w:space="0"/>
            </w:tcBorders>
            <w:vAlign w:val="center"/>
          </w:tcPr>
          <w:p w14:paraId="6B07C6F2">
            <w:pPr>
              <w:pStyle w:val="30"/>
            </w:pPr>
            <w:r>
              <w:rPr>
                <w:rFonts w:hint="eastAsia"/>
              </w:rPr>
              <w:t>前置条件</w:t>
            </w:r>
          </w:p>
        </w:tc>
        <w:tc>
          <w:tcPr>
            <w:tcW w:w="6150" w:type="dxa"/>
            <w:tcBorders>
              <w:top w:val="nil"/>
              <w:left w:val="nil"/>
              <w:bottom w:val="single" w:color="000000" w:sz="8" w:space="0"/>
              <w:right w:val="single" w:color="000000" w:sz="8" w:space="0"/>
            </w:tcBorders>
            <w:vAlign w:val="center"/>
          </w:tcPr>
          <w:p w14:paraId="246811D3">
            <w:pPr>
              <w:pStyle w:val="30"/>
            </w:pPr>
            <w:r>
              <w:rPr>
                <w:rFonts w:hint="eastAsia"/>
              </w:rPr>
              <w:t>登入宣传部风险预警子系统，点击风险预警</w:t>
            </w:r>
          </w:p>
        </w:tc>
      </w:tr>
      <w:tr w14:paraId="3F84B327">
        <w:tblPrEx>
          <w:tblCellMar>
            <w:top w:w="0" w:type="dxa"/>
            <w:left w:w="108" w:type="dxa"/>
            <w:bottom w:w="0" w:type="dxa"/>
            <w:right w:w="108" w:type="dxa"/>
          </w:tblCellMar>
        </w:tblPrEx>
        <w:trPr>
          <w:trHeight w:val="300" w:hRule="atLeast"/>
          <w:jc w:val="center"/>
        </w:trPr>
        <w:tc>
          <w:tcPr>
            <w:tcW w:w="2115" w:type="dxa"/>
            <w:tcBorders>
              <w:top w:val="nil"/>
              <w:left w:val="single" w:color="000000" w:sz="8" w:space="0"/>
              <w:bottom w:val="single" w:color="000000" w:sz="8" w:space="0"/>
              <w:right w:val="single" w:color="000000" w:sz="8" w:space="0"/>
            </w:tcBorders>
            <w:vAlign w:val="center"/>
          </w:tcPr>
          <w:p w14:paraId="2A79C58E">
            <w:pPr>
              <w:pStyle w:val="30"/>
            </w:pPr>
            <w:r>
              <w:rPr>
                <w:rFonts w:hint="eastAsia"/>
              </w:rPr>
              <w:t>后置条件</w:t>
            </w:r>
          </w:p>
        </w:tc>
        <w:tc>
          <w:tcPr>
            <w:tcW w:w="6150" w:type="dxa"/>
            <w:tcBorders>
              <w:top w:val="nil"/>
              <w:left w:val="nil"/>
              <w:bottom w:val="single" w:color="000000" w:sz="8" w:space="0"/>
              <w:right w:val="single" w:color="000000" w:sz="8" w:space="0"/>
            </w:tcBorders>
            <w:vAlign w:val="center"/>
          </w:tcPr>
          <w:p w14:paraId="1C9C9ECC">
            <w:pPr>
              <w:pStyle w:val="30"/>
            </w:pPr>
            <w:r>
              <w:rPr>
                <w:rFonts w:hint="eastAsia"/>
              </w:rPr>
              <w:t>无</w:t>
            </w:r>
          </w:p>
        </w:tc>
      </w:tr>
      <w:tr w14:paraId="7B8F6A02">
        <w:tblPrEx>
          <w:tblCellMar>
            <w:top w:w="0" w:type="dxa"/>
            <w:left w:w="108" w:type="dxa"/>
            <w:bottom w:w="0" w:type="dxa"/>
            <w:right w:w="108" w:type="dxa"/>
          </w:tblCellMar>
        </w:tblPrEx>
        <w:trPr>
          <w:trHeight w:val="300" w:hRule="atLeast"/>
          <w:jc w:val="center"/>
        </w:trPr>
        <w:tc>
          <w:tcPr>
            <w:tcW w:w="2115" w:type="dxa"/>
            <w:tcBorders>
              <w:top w:val="nil"/>
              <w:left w:val="single" w:color="000000" w:sz="8" w:space="0"/>
              <w:bottom w:val="single" w:color="000000" w:sz="8" w:space="0"/>
              <w:right w:val="single" w:color="000000" w:sz="8" w:space="0"/>
            </w:tcBorders>
            <w:vAlign w:val="center"/>
          </w:tcPr>
          <w:p w14:paraId="60D9BE1A">
            <w:pPr>
              <w:pStyle w:val="30"/>
            </w:pPr>
            <w:r>
              <w:rPr>
                <w:rFonts w:hint="eastAsia"/>
              </w:rPr>
              <w:t>输入</w:t>
            </w:r>
          </w:p>
        </w:tc>
        <w:tc>
          <w:tcPr>
            <w:tcW w:w="6150" w:type="dxa"/>
            <w:tcBorders>
              <w:top w:val="nil"/>
              <w:left w:val="nil"/>
              <w:bottom w:val="single" w:color="000000" w:sz="8" w:space="0"/>
              <w:right w:val="single" w:color="000000" w:sz="8" w:space="0"/>
            </w:tcBorders>
            <w:vAlign w:val="center"/>
          </w:tcPr>
          <w:p w14:paraId="1C5ECA9B">
            <w:pPr>
              <w:pStyle w:val="30"/>
            </w:pPr>
            <w:r>
              <w:rPr>
                <w:rFonts w:hint="eastAsia"/>
              </w:rPr>
              <w:t>选择基础信息，选择行业对标</w:t>
            </w:r>
          </w:p>
        </w:tc>
      </w:tr>
      <w:tr w14:paraId="674F797E">
        <w:tblPrEx>
          <w:tblCellMar>
            <w:top w:w="0" w:type="dxa"/>
            <w:left w:w="108" w:type="dxa"/>
            <w:bottom w:w="0" w:type="dxa"/>
            <w:right w:w="108" w:type="dxa"/>
          </w:tblCellMar>
        </w:tblPrEx>
        <w:trPr>
          <w:trHeight w:val="300" w:hRule="atLeast"/>
          <w:jc w:val="center"/>
        </w:trPr>
        <w:tc>
          <w:tcPr>
            <w:tcW w:w="2115" w:type="dxa"/>
            <w:tcBorders>
              <w:top w:val="nil"/>
              <w:left w:val="single" w:color="000000" w:sz="8" w:space="0"/>
              <w:bottom w:val="single" w:color="000000" w:sz="8" w:space="0"/>
              <w:right w:val="single" w:color="000000" w:sz="8" w:space="0"/>
            </w:tcBorders>
            <w:vAlign w:val="center"/>
          </w:tcPr>
          <w:p w14:paraId="47E2B66D">
            <w:pPr>
              <w:pStyle w:val="30"/>
            </w:pPr>
            <w:r>
              <w:rPr>
                <w:rFonts w:hint="eastAsia"/>
              </w:rPr>
              <w:t>输出</w:t>
            </w:r>
          </w:p>
        </w:tc>
        <w:tc>
          <w:tcPr>
            <w:tcW w:w="6150" w:type="dxa"/>
            <w:tcBorders>
              <w:top w:val="nil"/>
              <w:left w:val="nil"/>
              <w:bottom w:val="single" w:color="000000" w:sz="8" w:space="0"/>
              <w:right w:val="single" w:color="000000" w:sz="8" w:space="0"/>
            </w:tcBorders>
            <w:vAlign w:val="center"/>
          </w:tcPr>
          <w:p w14:paraId="5F7D5C6C">
            <w:pPr>
              <w:pStyle w:val="30"/>
            </w:pPr>
            <w:r>
              <w:rPr>
                <w:rFonts w:hint="eastAsia"/>
              </w:rPr>
              <w:t>所选企业行业对标信息</w:t>
            </w:r>
          </w:p>
        </w:tc>
      </w:tr>
      <w:tr w14:paraId="1370D8F0">
        <w:tblPrEx>
          <w:tblCellMar>
            <w:top w:w="0" w:type="dxa"/>
            <w:left w:w="108" w:type="dxa"/>
            <w:bottom w:w="0" w:type="dxa"/>
            <w:right w:w="108" w:type="dxa"/>
          </w:tblCellMar>
        </w:tblPrEx>
        <w:trPr>
          <w:trHeight w:val="300" w:hRule="atLeast"/>
          <w:jc w:val="center"/>
        </w:trPr>
        <w:tc>
          <w:tcPr>
            <w:tcW w:w="2115" w:type="dxa"/>
            <w:tcBorders>
              <w:top w:val="nil"/>
              <w:left w:val="single" w:color="000000" w:sz="8" w:space="0"/>
              <w:bottom w:val="single" w:color="000000" w:sz="8" w:space="0"/>
              <w:right w:val="single" w:color="000000" w:sz="8" w:space="0"/>
            </w:tcBorders>
            <w:vAlign w:val="center"/>
          </w:tcPr>
          <w:p w14:paraId="6EF4C3F1">
            <w:pPr>
              <w:pStyle w:val="30"/>
            </w:pPr>
            <w:r>
              <w:rPr>
                <w:rFonts w:hint="eastAsia"/>
              </w:rPr>
              <w:t>正常流</w:t>
            </w:r>
          </w:p>
        </w:tc>
        <w:tc>
          <w:tcPr>
            <w:tcW w:w="6150" w:type="dxa"/>
            <w:tcBorders>
              <w:top w:val="nil"/>
              <w:left w:val="nil"/>
              <w:bottom w:val="single" w:color="000000" w:sz="8" w:space="0"/>
              <w:right w:val="single" w:color="000000" w:sz="8" w:space="0"/>
            </w:tcBorders>
            <w:vAlign w:val="center"/>
          </w:tcPr>
          <w:p w14:paraId="3F0DE757">
            <w:pPr>
              <w:pStyle w:val="30"/>
            </w:pPr>
            <w:r>
              <w:rPr>
                <w:rFonts w:hint="eastAsia"/>
              </w:rPr>
              <w:t>页面输出正确数据与图表展示</w:t>
            </w:r>
          </w:p>
        </w:tc>
      </w:tr>
      <w:tr w14:paraId="265C304A">
        <w:tblPrEx>
          <w:tblCellMar>
            <w:top w:w="0" w:type="dxa"/>
            <w:left w:w="108" w:type="dxa"/>
            <w:bottom w:w="0" w:type="dxa"/>
            <w:right w:w="108" w:type="dxa"/>
          </w:tblCellMar>
        </w:tblPrEx>
        <w:trPr>
          <w:trHeight w:val="300" w:hRule="atLeast"/>
          <w:jc w:val="center"/>
        </w:trPr>
        <w:tc>
          <w:tcPr>
            <w:tcW w:w="2115" w:type="dxa"/>
            <w:tcBorders>
              <w:top w:val="nil"/>
              <w:left w:val="single" w:color="000000" w:sz="8" w:space="0"/>
              <w:bottom w:val="single" w:color="000000" w:sz="8" w:space="0"/>
              <w:right w:val="single" w:color="000000" w:sz="8" w:space="0"/>
            </w:tcBorders>
            <w:vAlign w:val="center"/>
          </w:tcPr>
          <w:p w14:paraId="6B3F2AFA">
            <w:pPr>
              <w:pStyle w:val="30"/>
            </w:pPr>
            <w:r>
              <w:rPr>
                <w:rFonts w:hint="eastAsia"/>
              </w:rPr>
              <w:t>异常流</w:t>
            </w:r>
          </w:p>
        </w:tc>
        <w:tc>
          <w:tcPr>
            <w:tcW w:w="6150" w:type="dxa"/>
            <w:tcBorders>
              <w:top w:val="nil"/>
              <w:left w:val="nil"/>
              <w:bottom w:val="single" w:color="000000" w:sz="8" w:space="0"/>
              <w:right w:val="single" w:color="000000" w:sz="8" w:space="0"/>
            </w:tcBorders>
            <w:vAlign w:val="center"/>
          </w:tcPr>
          <w:p w14:paraId="7160B712">
            <w:pPr>
              <w:pStyle w:val="30"/>
            </w:pPr>
            <w:r>
              <w:rPr>
                <w:rFonts w:hint="eastAsia"/>
              </w:rPr>
              <w:t>页面无数据</w:t>
            </w:r>
          </w:p>
        </w:tc>
      </w:tr>
      <w:tr w14:paraId="13B9A119">
        <w:tblPrEx>
          <w:tblCellMar>
            <w:top w:w="0" w:type="dxa"/>
            <w:left w:w="108" w:type="dxa"/>
            <w:bottom w:w="0" w:type="dxa"/>
            <w:right w:w="108" w:type="dxa"/>
          </w:tblCellMar>
        </w:tblPrEx>
        <w:trPr>
          <w:trHeight w:val="300" w:hRule="atLeast"/>
          <w:jc w:val="center"/>
        </w:trPr>
        <w:tc>
          <w:tcPr>
            <w:tcW w:w="2115" w:type="dxa"/>
            <w:tcBorders>
              <w:top w:val="nil"/>
              <w:left w:val="single" w:color="000000" w:sz="8" w:space="0"/>
              <w:bottom w:val="single" w:color="000000" w:sz="8" w:space="0"/>
              <w:right w:val="single" w:color="000000" w:sz="8" w:space="0"/>
            </w:tcBorders>
            <w:vAlign w:val="center"/>
          </w:tcPr>
          <w:p w14:paraId="39B55F60">
            <w:pPr>
              <w:pStyle w:val="30"/>
            </w:pPr>
            <w:r>
              <w:rPr>
                <w:rFonts w:hint="eastAsia"/>
              </w:rPr>
              <w:t>特殊需求</w:t>
            </w:r>
          </w:p>
        </w:tc>
        <w:tc>
          <w:tcPr>
            <w:tcW w:w="6150" w:type="dxa"/>
            <w:tcBorders>
              <w:top w:val="nil"/>
              <w:left w:val="nil"/>
              <w:bottom w:val="single" w:color="000000" w:sz="8" w:space="0"/>
              <w:right w:val="single" w:color="000000" w:sz="8" w:space="0"/>
            </w:tcBorders>
            <w:vAlign w:val="center"/>
          </w:tcPr>
          <w:p w14:paraId="7E18AD34">
            <w:pPr>
              <w:pStyle w:val="30"/>
            </w:pPr>
            <w:r>
              <w:rPr>
                <w:rFonts w:hint="eastAsia"/>
              </w:rPr>
              <w:t>无</w:t>
            </w:r>
          </w:p>
        </w:tc>
      </w:tr>
    </w:tbl>
    <w:p w14:paraId="536603A3">
      <w:pPr>
        <w:ind w:firstLine="480"/>
      </w:pPr>
    </w:p>
    <w:p w14:paraId="0BA66FF7">
      <w:pPr>
        <w:ind w:firstLine="480"/>
      </w:pPr>
    </w:p>
    <w:p w14:paraId="0B2211DA">
      <w:pPr>
        <w:ind w:firstLine="480"/>
      </w:pPr>
    </w:p>
    <w:p w14:paraId="351397BC">
      <w:pPr>
        <w:ind w:firstLine="480"/>
      </w:pPr>
    </w:p>
    <w:p w14:paraId="4BB0E256">
      <w:pPr>
        <w:ind w:firstLine="480"/>
      </w:pPr>
    </w:p>
    <w:p w14:paraId="5BE7CB51">
      <w:pPr>
        <w:ind w:firstLine="480"/>
      </w:pPr>
    </w:p>
    <w:p w14:paraId="666FC69A">
      <w:pPr>
        <w:pStyle w:val="5"/>
        <w:numPr>
          <w:ilvl w:val="3"/>
          <w:numId w:val="0"/>
        </w:numPr>
      </w:pPr>
      <w:r>
        <w:rPr>
          <w:rFonts w:hint="eastAsia" w:cs="宋体"/>
        </w:rPr>
        <w:t xml:space="preserve">6.1.15.2  </w:t>
      </w:r>
      <w:r>
        <w:rPr>
          <w:rFonts w:hint="eastAsia"/>
        </w:rPr>
        <w:t>风险预警函管理及处置模块</w:t>
      </w:r>
    </w:p>
    <w:p w14:paraId="6922FC87">
      <w:pPr>
        <w:ind w:firstLine="480"/>
      </w:pPr>
      <w:r>
        <w:rPr>
          <w:rFonts w:hint="eastAsia"/>
        </w:rPr>
        <w:t>风险预警函管理及处置模块主要针对各集团、各子企业在各个风险领域的风险预警亮灯结果，通过风险资产计量结果自动生成“风险提示函”初稿，并在经过确认后下发至风险企业。预警亮灯结果包含预警模型亮灯、预警特征亮灯、预警指标亮灯。</w:t>
      </w:r>
    </w:p>
    <w:p w14:paraId="7E3EA72C">
      <w:pPr>
        <w:ind w:firstLine="480"/>
      </w:pPr>
      <w:r>
        <w:rPr>
          <w:rFonts w:hint="eastAsia"/>
        </w:rPr>
        <w:t>该业务功能包括风险提示函配置、风险整改跟踪等内容。</w:t>
      </w:r>
    </w:p>
    <w:p w14:paraId="44A044E9">
      <w:pPr>
        <w:pStyle w:val="6"/>
        <w:numPr>
          <w:ilvl w:val="4"/>
          <w:numId w:val="0"/>
        </w:numPr>
      </w:pPr>
      <w:r>
        <w:rPr>
          <w:rFonts w:hint="eastAsia" w:eastAsia="宋体" w:cs="宋体"/>
        </w:rPr>
        <w:t xml:space="preserve">6.1.15.2.1  </w:t>
      </w:r>
      <w:r>
        <w:rPr>
          <w:rFonts w:hint="eastAsia"/>
        </w:rPr>
        <w:t>宣传部问询函模板配置</w:t>
      </w:r>
    </w:p>
    <w:p w14:paraId="53807749">
      <w:pPr>
        <w:ind w:firstLine="480"/>
      </w:pPr>
      <w:r>
        <w:rPr>
          <w:rFonts w:hint="eastAsia"/>
        </w:rPr>
        <w:t>根据预设的风险提示函模板配置相应的风险提示函规则，可定制化生成符合需求的风险提示函。风险提示函规则的配置包括以下方面的内容：</w:t>
      </w:r>
    </w:p>
    <w:p w14:paraId="026D00CB">
      <w:pPr>
        <w:ind w:firstLine="480"/>
      </w:pPr>
      <w:r>
        <w:rPr>
          <w:rFonts w:hint="eastAsia"/>
        </w:rPr>
        <w:t>风险提示函模板选择，即从预设的多个风险提示函模板中选择针对不同类型风险的相应的模板；</w:t>
      </w:r>
    </w:p>
    <w:p w14:paraId="2AC413FC">
      <w:pPr>
        <w:ind w:firstLine="480"/>
      </w:pPr>
      <w:r>
        <w:rPr>
          <w:rFonts w:hint="eastAsia"/>
        </w:rPr>
        <w:t>规则条件定义，即根据业务规则和风险管理需求定义触发风险提示函的条件，该条件可能基于特定指标的数值范围、时间周期、风险等级等因素进行配置；</w:t>
      </w:r>
    </w:p>
    <w:p w14:paraId="3F3F72C8">
      <w:pPr>
        <w:ind w:firstLine="480"/>
      </w:pPr>
      <w:r>
        <w:rPr>
          <w:rFonts w:hint="eastAsia"/>
        </w:rPr>
        <w:t>规则优先级排序，如果有多个规则同时满足条件，可以为每个规则设置优先级，确保在触发多个规则时按照预期顺序生成风险提示函；</w:t>
      </w:r>
    </w:p>
    <w:p w14:paraId="00233109">
      <w:pPr>
        <w:ind w:firstLine="480"/>
      </w:pPr>
      <w:r>
        <w:rPr>
          <w:rFonts w:hint="eastAsia"/>
        </w:rPr>
        <w:t>内容填充规则，即根据风险提示函模板的结构和要求，配置相应的内容填充规则，包括从相关数据源获取必要的信息、替换模板中的占位符和关键词，以及生成风险提示函的格式、样式等要素。</w:t>
      </w:r>
    </w:p>
    <w:p w14:paraId="611CD998">
      <w:pPr>
        <w:ind w:firstLine="0" w:firstLineChars="0"/>
        <w:jc w:val="center"/>
      </w:pPr>
      <w:r>
        <w:rPr>
          <w:rFonts w:hint="eastAsia" w:ascii="宋体" w:hAnsi="宋体" w:cs="宋体"/>
        </w:rPr>
        <w:drawing>
          <wp:inline distT="0" distB="0" distL="0" distR="0">
            <wp:extent cx="4319905" cy="2349500"/>
            <wp:effectExtent l="9525" t="9525" r="13970" b="1270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pic:cNvPicPr>
                      <a:picLocks noChangeAspect="1"/>
                    </pic:cNvPicPr>
                  </pic:nvPicPr>
                  <pic:blipFill>
                    <a:blip r:embed="rId469"/>
                    <a:stretch>
                      <a:fillRect/>
                    </a:stretch>
                  </pic:blipFill>
                  <pic:spPr>
                    <a:xfrm>
                      <a:off x="0" y="0"/>
                      <a:ext cx="4320000" cy="2349839"/>
                    </a:xfrm>
                    <a:prstGeom prst="rect">
                      <a:avLst/>
                    </a:prstGeom>
                    <a:ln>
                      <a:solidFill>
                        <a:schemeClr val="bg1">
                          <a:lumMod val="50000"/>
                        </a:schemeClr>
                      </a:solid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2DD6FB1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AD48652">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3631C172">
            <w:pPr>
              <w:pStyle w:val="30"/>
            </w:pPr>
            <w:r>
              <w:rPr>
                <w:rFonts w:hint="eastAsia"/>
              </w:rPr>
              <w:t>XCBYJ_2_1</w:t>
            </w:r>
          </w:p>
        </w:tc>
      </w:tr>
      <w:tr w14:paraId="6F42826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B6BA8E7">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5C3B6FF2">
            <w:pPr>
              <w:pStyle w:val="30"/>
            </w:pPr>
            <w:r>
              <w:rPr>
                <w:rFonts w:hint="eastAsia"/>
              </w:rPr>
              <w:t>宣传部用户、系统管理员</w:t>
            </w:r>
          </w:p>
        </w:tc>
      </w:tr>
      <w:tr w14:paraId="7002E6F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592CF43">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4C262FC1">
            <w:pPr>
              <w:pStyle w:val="30"/>
            </w:pPr>
            <w:r>
              <w:rPr>
                <w:rFonts w:hint="eastAsia"/>
              </w:rPr>
              <w:t>登入全面风险预警子系统（宣传部功能模块），点击风险管理</w:t>
            </w:r>
          </w:p>
        </w:tc>
      </w:tr>
      <w:tr w14:paraId="69978E27">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A636221">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11B86216">
            <w:pPr>
              <w:pStyle w:val="30"/>
            </w:pPr>
            <w:r>
              <w:rPr>
                <w:rFonts w:hint="eastAsia"/>
              </w:rPr>
              <w:t>无</w:t>
            </w:r>
          </w:p>
        </w:tc>
      </w:tr>
      <w:tr w14:paraId="01EDAC7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63555CA">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77292E99">
            <w:pPr>
              <w:pStyle w:val="30"/>
            </w:pPr>
            <w:r>
              <w:rPr>
                <w:rFonts w:hint="eastAsia"/>
              </w:rPr>
              <w:t>各风险类别问询规则</w:t>
            </w:r>
          </w:p>
        </w:tc>
      </w:tr>
      <w:tr w14:paraId="5F4C4EF0">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5FE98C4">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633765E1">
            <w:pPr>
              <w:pStyle w:val="30"/>
            </w:pPr>
            <w:r>
              <w:rPr>
                <w:rFonts w:hint="eastAsia"/>
              </w:rPr>
              <w:t>宣传部风险问询函编号及内容详情</w:t>
            </w:r>
          </w:p>
        </w:tc>
      </w:tr>
      <w:tr w14:paraId="36D9D9F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D7D441A">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19AA570A">
            <w:pPr>
              <w:pStyle w:val="30"/>
            </w:pPr>
            <w:r>
              <w:rPr>
                <w:rFonts w:hint="eastAsia"/>
              </w:rPr>
              <w:t>页面输出正确数据与图表展示</w:t>
            </w:r>
          </w:p>
        </w:tc>
      </w:tr>
      <w:tr w14:paraId="4BA1A22F">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E8B0569">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165B6796">
            <w:pPr>
              <w:pStyle w:val="30"/>
            </w:pPr>
            <w:r>
              <w:rPr>
                <w:rFonts w:hint="eastAsia"/>
              </w:rPr>
              <w:t>页面未按规则输出风险问询函</w:t>
            </w:r>
          </w:p>
        </w:tc>
      </w:tr>
      <w:tr w14:paraId="59E98162">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2D7C3DD">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7A81A024">
            <w:pPr>
              <w:pStyle w:val="30"/>
            </w:pPr>
            <w:r>
              <w:rPr>
                <w:rFonts w:hint="eastAsia"/>
              </w:rPr>
              <w:t>无</w:t>
            </w:r>
          </w:p>
        </w:tc>
      </w:tr>
    </w:tbl>
    <w:p w14:paraId="6E1573A0">
      <w:pPr>
        <w:pStyle w:val="6"/>
        <w:numPr>
          <w:ilvl w:val="4"/>
          <w:numId w:val="0"/>
        </w:numPr>
      </w:pPr>
      <w:r>
        <w:rPr>
          <w:rFonts w:hint="eastAsia" w:eastAsia="宋体" w:cs="宋体"/>
        </w:rPr>
        <w:t xml:space="preserve">6.1.15.2.2  </w:t>
      </w:r>
      <w:r>
        <w:rPr>
          <w:rFonts w:hint="eastAsia"/>
        </w:rPr>
        <w:t>宣传部问询函节点配置</w:t>
      </w:r>
    </w:p>
    <w:p w14:paraId="4801B7F6">
      <w:pPr>
        <w:ind w:firstLine="480"/>
      </w:pPr>
      <w:r>
        <w:rPr>
          <w:rFonts w:hint="eastAsia"/>
        </w:rPr>
        <w:t>预警整改结果跟踪管理是基于集团或重点子企业的反馈，明确可跟踪指标，并定期对指标结果进行采集和对标，进而跟踪企业整改成效。该预警整改结果跟踪管理流程需包括风险提示函的生成、确认、下发、反馈、跟踪、关闭等业务功能，形成一套闭环管理跟踪流程。管理流程内容包括企业名称、监督人、事件期间、要求完成期限、处理状态、风险领域、企业各环节审核情况、国资委各环节审核情况等。</w:t>
      </w:r>
    </w:p>
    <w:p w14:paraId="04FB3582">
      <w:pPr>
        <w:ind w:firstLine="480"/>
      </w:pPr>
      <w:r>
        <w:rPr>
          <w:rFonts w:hint="eastAsia"/>
        </w:rPr>
        <w:t>系统将根据内设区间及条件进行预警亮灯，并对亮灯指标进行成因分析。并且系统可针对分析内容提出措施建议，并提交至有关部门及管理部门。管理层将对业务部门及协作部门提交的整改措施的合理性、可行性等内容进行审核。风险企业依据管理层审核通过的整改措施内容进行相应执行工作后管理层将针对整改工作的执行情况进行复审，提供相关建议，同时对需要长期执行的整改措施进行跟踪、处理。</w:t>
      </w:r>
    </w:p>
    <w:p w14:paraId="3440673D">
      <w:pPr>
        <w:ind w:firstLine="0" w:firstLineChars="0"/>
        <w:jc w:val="center"/>
      </w:pPr>
      <w:r>
        <w:rPr>
          <w:rFonts w:hint="eastAsia" w:ascii="宋体" w:hAnsi="宋体" w:cs="宋体"/>
        </w:rPr>
        <w:drawing>
          <wp:inline distT="0" distB="0" distL="0" distR="0">
            <wp:extent cx="4319905" cy="1589405"/>
            <wp:effectExtent l="9525" t="9525" r="13970" b="10795"/>
            <wp:docPr id="97" name="图片 97" descr="手机屏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手机屏幕截图&#10;&#10;中度可信度描述已自动生成"/>
                    <pic:cNvPicPr>
                      <a:picLocks noChangeAspect="1"/>
                    </pic:cNvPicPr>
                  </pic:nvPicPr>
                  <pic:blipFill>
                    <a:blip r:embed="rId470"/>
                    <a:stretch>
                      <a:fillRect/>
                    </a:stretch>
                  </pic:blipFill>
                  <pic:spPr>
                    <a:xfrm>
                      <a:off x="0" y="0"/>
                      <a:ext cx="4320000" cy="1589444"/>
                    </a:xfrm>
                    <a:prstGeom prst="rect">
                      <a:avLst/>
                    </a:prstGeom>
                    <a:ln>
                      <a:solidFill>
                        <a:schemeClr val="bg1">
                          <a:lumMod val="50000"/>
                        </a:schemeClr>
                      </a:solidFill>
                    </a:ln>
                  </pic:spPr>
                </pic:pic>
              </a:graphicData>
            </a:graphic>
          </wp:inline>
        </w:drawing>
      </w:r>
    </w:p>
    <w:p w14:paraId="25C54CAE">
      <w:pPr>
        <w:ind w:firstLine="480"/>
      </w:pPr>
      <w:r>
        <w:rPr>
          <w:rFonts w:hint="eastAsia"/>
        </w:rPr>
        <w:t>用户可以创建各类流程节点，同时，用户还可以对节点进行排列与布局，以便更好地组织业务流程。通过节点排列与布局功能，用户可以根据业务需求调整节点的位置和顺序，以构建直观且易于理解的流程模型，并通过拖拽节点将其移动到适当的位置，以反映业务流程中的逻辑关系和执行顺序。此外，用户还可以调整节点之间的连线，使其清晰地表示数据流或工作流的传递路径。</w:t>
      </w:r>
    </w:p>
    <w:p w14:paraId="1D1B678F">
      <w:pPr>
        <w:ind w:firstLine="0" w:firstLineChars="0"/>
        <w:jc w:val="center"/>
      </w:pPr>
      <w:r>
        <w:rPr>
          <w:rFonts w:hint="eastAsia" w:ascii="宋体" w:hAnsi="宋体" w:cs="宋体"/>
        </w:rPr>
        <w:drawing>
          <wp:inline distT="0" distB="0" distL="0" distR="0">
            <wp:extent cx="4319905" cy="2157095"/>
            <wp:effectExtent l="9525" t="9525" r="13970" b="14605"/>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pic:cNvPicPr>
                      <a:picLocks noChangeAspect="1"/>
                    </pic:cNvPicPr>
                  </pic:nvPicPr>
                  <pic:blipFill>
                    <a:blip r:embed="rId471"/>
                    <a:stretch>
                      <a:fillRect/>
                    </a:stretch>
                  </pic:blipFill>
                  <pic:spPr>
                    <a:xfrm>
                      <a:off x="0" y="0"/>
                      <a:ext cx="4320000" cy="2157399"/>
                    </a:xfrm>
                    <a:prstGeom prst="rect">
                      <a:avLst/>
                    </a:prstGeom>
                    <a:ln>
                      <a:solidFill>
                        <a:schemeClr val="bg1">
                          <a:lumMod val="50000"/>
                        </a:schemeClr>
                      </a:solid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3A400638">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F60A334">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7961DBF4">
            <w:pPr>
              <w:pStyle w:val="30"/>
            </w:pPr>
            <w:r>
              <w:rPr>
                <w:rFonts w:hint="eastAsia"/>
              </w:rPr>
              <w:t>XCBYJ_2_2</w:t>
            </w:r>
          </w:p>
        </w:tc>
      </w:tr>
      <w:tr w14:paraId="77A9DF5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53B5F72">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11C96EBC">
            <w:pPr>
              <w:pStyle w:val="30"/>
            </w:pPr>
            <w:r>
              <w:rPr>
                <w:rFonts w:hint="eastAsia"/>
              </w:rPr>
              <w:t>宣传部用户、系统管理员</w:t>
            </w:r>
          </w:p>
        </w:tc>
      </w:tr>
      <w:tr w14:paraId="7BE0F22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AEACE0C">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2CEF857E">
            <w:pPr>
              <w:pStyle w:val="30"/>
            </w:pPr>
            <w:r>
              <w:rPr>
                <w:rFonts w:hint="eastAsia"/>
              </w:rPr>
              <w:t>登入全面风险预警子系统（宣传部功能模块），点击风险管理</w:t>
            </w:r>
          </w:p>
        </w:tc>
      </w:tr>
      <w:tr w14:paraId="489C6B0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FB7025B">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2AE259D1">
            <w:pPr>
              <w:pStyle w:val="30"/>
            </w:pPr>
            <w:r>
              <w:rPr>
                <w:rFonts w:hint="eastAsia"/>
              </w:rPr>
              <w:t>无</w:t>
            </w:r>
          </w:p>
        </w:tc>
      </w:tr>
      <w:tr w14:paraId="1AEE04A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3C31661">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5E3E6678">
            <w:pPr>
              <w:pStyle w:val="30"/>
            </w:pPr>
            <w:r>
              <w:rPr>
                <w:rFonts w:hint="eastAsia"/>
              </w:rPr>
              <w:t>流程名称、流程节点、流程标识</w:t>
            </w:r>
          </w:p>
        </w:tc>
      </w:tr>
      <w:tr w14:paraId="140D2E99">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83451B5">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4A2F4F97">
            <w:pPr>
              <w:pStyle w:val="30"/>
            </w:pPr>
            <w:r>
              <w:rPr>
                <w:rFonts w:hint="eastAsia"/>
              </w:rPr>
              <w:t>风险问询及风险跟踪流程</w:t>
            </w:r>
          </w:p>
        </w:tc>
      </w:tr>
      <w:tr w14:paraId="2F6BF28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58C155C8">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0C04CE53">
            <w:pPr>
              <w:pStyle w:val="30"/>
            </w:pPr>
            <w:r>
              <w:rPr>
                <w:rFonts w:hint="eastAsia"/>
              </w:rPr>
              <w:t>流程正常流转</w:t>
            </w:r>
          </w:p>
        </w:tc>
      </w:tr>
      <w:tr w14:paraId="30B0207C">
        <w:tblPrEx>
          <w:tblCellMar>
            <w:top w:w="0" w:type="dxa"/>
            <w:left w:w="108" w:type="dxa"/>
            <w:bottom w:w="0" w:type="dxa"/>
            <w:right w:w="108" w:type="dxa"/>
          </w:tblCellMar>
        </w:tblPrEx>
        <w:trPr>
          <w:trHeight w:val="90" w:hRule="atLeast"/>
        </w:trPr>
        <w:tc>
          <w:tcPr>
            <w:tcW w:w="2115" w:type="dxa"/>
            <w:tcBorders>
              <w:top w:val="single" w:color="auto" w:sz="4" w:space="0"/>
              <w:left w:val="single" w:color="auto" w:sz="4" w:space="0"/>
              <w:bottom w:val="single" w:color="auto" w:sz="4" w:space="0"/>
              <w:right w:val="single" w:color="auto" w:sz="4" w:space="0"/>
            </w:tcBorders>
            <w:vAlign w:val="center"/>
          </w:tcPr>
          <w:p w14:paraId="5B435372">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40E51DAC">
            <w:pPr>
              <w:pStyle w:val="30"/>
            </w:pPr>
            <w:r>
              <w:rPr>
                <w:rFonts w:hint="eastAsia"/>
              </w:rPr>
              <w:t>流程无法流转或流转有误</w:t>
            </w:r>
          </w:p>
        </w:tc>
      </w:tr>
      <w:tr w14:paraId="5822EA5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FDAF615">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3E1F76F2">
            <w:pPr>
              <w:pStyle w:val="30"/>
            </w:pPr>
            <w:r>
              <w:rPr>
                <w:rFonts w:hint="eastAsia"/>
              </w:rPr>
              <w:t>无</w:t>
            </w:r>
          </w:p>
        </w:tc>
      </w:tr>
    </w:tbl>
    <w:p w14:paraId="4E860ACA">
      <w:pPr>
        <w:pStyle w:val="6"/>
        <w:numPr>
          <w:ilvl w:val="4"/>
          <w:numId w:val="0"/>
        </w:numPr>
      </w:pPr>
      <w:r>
        <w:rPr>
          <w:rFonts w:hint="eastAsia" w:eastAsia="宋体" w:cs="宋体"/>
        </w:rPr>
        <w:t xml:space="preserve">6.1.15.2.3  </w:t>
      </w:r>
      <w:r>
        <w:rPr>
          <w:rFonts w:hint="eastAsia"/>
        </w:rPr>
        <w:t>宣传部问询函内容填报</w:t>
      </w:r>
    </w:p>
    <w:p w14:paraId="0758BDC7">
      <w:pPr>
        <w:ind w:firstLine="480"/>
      </w:pPr>
      <w:r>
        <w:rPr>
          <w:rFonts w:hint="eastAsia"/>
        </w:rPr>
        <w:t>用户根据系统下发的问询函内容填报分析分析、补充信息等内容，并确认该问询函是否纳入重大风险清单，确认后将确认内容进行提交。</w:t>
      </w:r>
    </w:p>
    <w:p w14:paraId="72753F53">
      <w:pPr>
        <w:ind w:firstLine="0" w:firstLineChars="0"/>
        <w:jc w:val="center"/>
      </w:pPr>
      <w:r>
        <w:rPr>
          <w:rFonts w:hint="eastAsia" w:ascii="宋体" w:hAnsi="宋体" w:cs="宋体"/>
        </w:rPr>
        <w:drawing>
          <wp:inline distT="0" distB="0" distL="0" distR="0">
            <wp:extent cx="5274310" cy="2759075"/>
            <wp:effectExtent l="0" t="0" r="2540" b="3175"/>
            <wp:docPr id="1956255186" name="图片 1"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55186" name="图片 1" descr="图形用户界面, 文本, 应用程序, 电子邮件&#10;&#10;描述已自动生成"/>
                    <pic:cNvPicPr>
                      <a:picLocks noChangeAspect="1"/>
                    </pic:cNvPicPr>
                  </pic:nvPicPr>
                  <pic:blipFill>
                    <a:blip r:embed="rId472"/>
                    <a:srcRect t="7466"/>
                    <a:stretch>
                      <a:fillRect/>
                    </a:stretch>
                  </pic:blipFill>
                  <pic:spPr>
                    <a:xfrm>
                      <a:off x="0" y="0"/>
                      <a:ext cx="5274310" cy="2759324"/>
                    </a:xfrm>
                    <a:prstGeom prst="rect">
                      <a:avLst/>
                    </a:prstGeom>
                    <a:ln>
                      <a:no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40442A2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70B50A9">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28222076">
            <w:pPr>
              <w:pStyle w:val="30"/>
            </w:pPr>
            <w:r>
              <w:rPr>
                <w:rFonts w:hint="eastAsia"/>
              </w:rPr>
              <w:t>XCBYJ_2_3</w:t>
            </w:r>
          </w:p>
        </w:tc>
      </w:tr>
      <w:tr w14:paraId="1F2862F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21116F9">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34AAFFE9">
            <w:pPr>
              <w:pStyle w:val="30"/>
            </w:pPr>
            <w:r>
              <w:rPr>
                <w:rFonts w:hint="eastAsia"/>
              </w:rPr>
              <w:t>宣传部用户、系统管理员</w:t>
            </w:r>
          </w:p>
        </w:tc>
      </w:tr>
      <w:tr w14:paraId="582154E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B6A597A">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69F787CB">
            <w:pPr>
              <w:pStyle w:val="30"/>
            </w:pPr>
            <w:r>
              <w:rPr>
                <w:rFonts w:hint="eastAsia"/>
              </w:rPr>
              <w:t>登入全面风险预警子系统（宣传部功能模块），点击风险管理</w:t>
            </w:r>
          </w:p>
        </w:tc>
      </w:tr>
      <w:tr w14:paraId="48B52A4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1C414AB">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2A598E4F">
            <w:pPr>
              <w:pStyle w:val="30"/>
            </w:pPr>
            <w:r>
              <w:rPr>
                <w:rFonts w:hint="eastAsia"/>
              </w:rPr>
              <w:t>无</w:t>
            </w:r>
          </w:p>
        </w:tc>
      </w:tr>
      <w:tr w14:paraId="212F4FDB">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9243E8F">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2E80E072">
            <w:pPr>
              <w:pStyle w:val="30"/>
            </w:pPr>
            <w:r>
              <w:rPr>
                <w:rFonts w:hint="eastAsia"/>
              </w:rPr>
              <w:t>风险问询函编号</w:t>
            </w:r>
          </w:p>
        </w:tc>
      </w:tr>
      <w:tr w14:paraId="6AFA117D">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F174140">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2A2F1309">
            <w:pPr>
              <w:pStyle w:val="30"/>
            </w:pPr>
            <w:r>
              <w:rPr>
                <w:rFonts w:hint="eastAsia"/>
              </w:rPr>
              <w:t>所选问询函内容反馈字段列表</w:t>
            </w:r>
          </w:p>
        </w:tc>
      </w:tr>
      <w:tr w14:paraId="2B4476B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67DE4B8">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76BC2781">
            <w:pPr>
              <w:pStyle w:val="30"/>
            </w:pPr>
            <w:r>
              <w:rPr>
                <w:rFonts w:hint="eastAsia"/>
              </w:rPr>
              <w:t>页面输出正确数据与图表展示</w:t>
            </w:r>
          </w:p>
        </w:tc>
      </w:tr>
      <w:tr w14:paraId="4CDDAE84">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7C8A8E29">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6A7CB2A1">
            <w:pPr>
              <w:pStyle w:val="30"/>
            </w:pPr>
            <w:r>
              <w:rPr>
                <w:rFonts w:hint="eastAsia"/>
              </w:rPr>
              <w:t>页面未按规则输出相应风险问询函反馈内容</w:t>
            </w:r>
          </w:p>
        </w:tc>
      </w:tr>
      <w:tr w14:paraId="20A9ACE5">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F7CEA99">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2640D7F6">
            <w:pPr>
              <w:pStyle w:val="30"/>
            </w:pPr>
            <w:r>
              <w:rPr>
                <w:rFonts w:hint="eastAsia"/>
              </w:rPr>
              <w:t>无</w:t>
            </w:r>
          </w:p>
        </w:tc>
      </w:tr>
    </w:tbl>
    <w:p w14:paraId="285A8D55">
      <w:pPr>
        <w:pStyle w:val="6"/>
        <w:numPr>
          <w:ilvl w:val="4"/>
          <w:numId w:val="0"/>
        </w:numPr>
      </w:pPr>
      <w:r>
        <w:rPr>
          <w:rFonts w:hint="eastAsia" w:eastAsia="宋体" w:cs="宋体"/>
        </w:rPr>
        <w:t xml:space="preserve">6.1.15.2.4  </w:t>
      </w:r>
      <w:r>
        <w:rPr>
          <w:rFonts w:hint="eastAsia"/>
        </w:rPr>
        <w:t>宣传部风险清单输出</w:t>
      </w:r>
    </w:p>
    <w:p w14:paraId="34ECBBF0">
      <w:pPr>
        <w:ind w:firstLine="480"/>
      </w:pPr>
      <w:r>
        <w:rPr>
          <w:rFonts w:hint="eastAsia"/>
        </w:rPr>
        <w:t>对纳入重大风险清单的事项，下发对应集团逐件量化风险敞口，深入剖析风险成因，明确责任部门、责任人及推进处置的计划和时间节点，做好月度动态跟踪。 根据风险所处的状态及其变化，综合运用风险分析、窗口指导、现场调研、联合协助、持续监控等手段帮助监管企业应对风险。对于风险较为突出的事件或企业，市国资委下发风险提示函，督促企业加强风险应对，风险应对情况与企业经营业绩考核挂钩。在上海国资国企在线监管服务平台上搭建全面风险预警系统，承接全面风险预警管理体系和闭环管理体系的管控要求，实现系统化、智能化管控。</w:t>
      </w:r>
    </w:p>
    <w:p w14:paraId="78F2B9A8">
      <w:pPr>
        <w:ind w:firstLine="480"/>
      </w:pPr>
    </w:p>
    <w:p w14:paraId="12C94936">
      <w:pPr>
        <w:ind w:firstLine="0" w:firstLineChars="0"/>
        <w:jc w:val="center"/>
      </w:pPr>
      <w:r>
        <w:rPr>
          <w:rFonts w:hint="eastAsia" w:ascii="宋体" w:hAnsi="宋体" w:cs="宋体"/>
        </w:rPr>
        <w:drawing>
          <wp:inline distT="0" distB="0" distL="0" distR="0">
            <wp:extent cx="4319905" cy="2181225"/>
            <wp:effectExtent l="9525" t="9525" r="13970" b="9525"/>
            <wp:docPr id="967941774" name="图片 967941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41774" name="图片 967941774"/>
                    <pic:cNvPicPr>
                      <a:picLocks noChangeAspect="1"/>
                    </pic:cNvPicPr>
                  </pic:nvPicPr>
                  <pic:blipFill>
                    <a:blip r:embed="rId473"/>
                    <a:stretch>
                      <a:fillRect/>
                    </a:stretch>
                  </pic:blipFill>
                  <pic:spPr>
                    <a:xfrm>
                      <a:off x="0" y="0"/>
                      <a:ext cx="4320000" cy="2181324"/>
                    </a:xfrm>
                    <a:prstGeom prst="rect">
                      <a:avLst/>
                    </a:prstGeom>
                    <a:ln>
                      <a:solidFill>
                        <a:schemeClr val="bg1">
                          <a:lumMod val="50000"/>
                        </a:schemeClr>
                      </a:solidFill>
                    </a:ln>
                  </pic:spPr>
                </pic:pic>
              </a:graphicData>
            </a:graphic>
          </wp:inline>
        </w:drawing>
      </w:r>
    </w:p>
    <w:tbl>
      <w:tblPr>
        <w:tblStyle w:val="18"/>
        <w:tblW w:w="8265" w:type="dxa"/>
        <w:tblInd w:w="93" w:type="dxa"/>
        <w:tblLayout w:type="autofit"/>
        <w:tblCellMar>
          <w:top w:w="0" w:type="dxa"/>
          <w:left w:w="108" w:type="dxa"/>
          <w:bottom w:w="0" w:type="dxa"/>
          <w:right w:w="108" w:type="dxa"/>
        </w:tblCellMar>
      </w:tblPr>
      <w:tblGrid>
        <w:gridCol w:w="2115"/>
        <w:gridCol w:w="6150"/>
      </w:tblGrid>
      <w:tr w14:paraId="7104CCF0">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F0A54BD">
            <w:pPr>
              <w:pStyle w:val="30"/>
            </w:pPr>
            <w:r>
              <w:rPr>
                <w:rFonts w:hint="eastAsia"/>
              </w:rPr>
              <w:t>编号</w:t>
            </w:r>
          </w:p>
        </w:tc>
        <w:tc>
          <w:tcPr>
            <w:tcW w:w="6150" w:type="dxa"/>
            <w:tcBorders>
              <w:top w:val="single" w:color="auto" w:sz="4" w:space="0"/>
              <w:left w:val="single" w:color="auto" w:sz="4" w:space="0"/>
              <w:bottom w:val="single" w:color="auto" w:sz="4" w:space="0"/>
              <w:right w:val="single" w:color="auto" w:sz="4" w:space="0"/>
            </w:tcBorders>
            <w:vAlign w:val="center"/>
          </w:tcPr>
          <w:p w14:paraId="5A61B25F">
            <w:pPr>
              <w:pStyle w:val="30"/>
            </w:pPr>
            <w:r>
              <w:rPr>
                <w:rFonts w:hint="eastAsia"/>
              </w:rPr>
              <w:t>XCBYJ_2_4</w:t>
            </w:r>
          </w:p>
        </w:tc>
      </w:tr>
      <w:tr w14:paraId="2DD3AF2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6036F8A4">
            <w:pPr>
              <w:pStyle w:val="30"/>
            </w:pPr>
            <w:r>
              <w:rPr>
                <w:rFonts w:hint="eastAsia"/>
              </w:rPr>
              <w:t>角色</w:t>
            </w:r>
          </w:p>
        </w:tc>
        <w:tc>
          <w:tcPr>
            <w:tcW w:w="6150" w:type="dxa"/>
            <w:tcBorders>
              <w:top w:val="single" w:color="auto" w:sz="4" w:space="0"/>
              <w:left w:val="single" w:color="auto" w:sz="4" w:space="0"/>
              <w:bottom w:val="single" w:color="auto" w:sz="4" w:space="0"/>
              <w:right w:val="single" w:color="auto" w:sz="4" w:space="0"/>
            </w:tcBorders>
            <w:vAlign w:val="center"/>
          </w:tcPr>
          <w:p w14:paraId="37ED8352">
            <w:pPr>
              <w:pStyle w:val="30"/>
            </w:pPr>
            <w:r>
              <w:rPr>
                <w:rFonts w:hint="eastAsia"/>
              </w:rPr>
              <w:t>宣传部用户、系统管理员</w:t>
            </w:r>
          </w:p>
        </w:tc>
      </w:tr>
      <w:tr w14:paraId="0B34B9BA">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2CF3B7F3">
            <w:pPr>
              <w:pStyle w:val="30"/>
            </w:pPr>
            <w:r>
              <w:rPr>
                <w:rFonts w:hint="eastAsia"/>
              </w:rPr>
              <w:t>前置条件</w:t>
            </w:r>
          </w:p>
        </w:tc>
        <w:tc>
          <w:tcPr>
            <w:tcW w:w="6150" w:type="dxa"/>
            <w:tcBorders>
              <w:top w:val="single" w:color="auto" w:sz="4" w:space="0"/>
              <w:left w:val="single" w:color="auto" w:sz="4" w:space="0"/>
              <w:bottom w:val="single" w:color="auto" w:sz="4" w:space="0"/>
              <w:right w:val="single" w:color="auto" w:sz="4" w:space="0"/>
            </w:tcBorders>
            <w:vAlign w:val="center"/>
          </w:tcPr>
          <w:p w14:paraId="1CE4A904">
            <w:pPr>
              <w:pStyle w:val="30"/>
            </w:pPr>
            <w:r>
              <w:rPr>
                <w:rFonts w:hint="eastAsia"/>
              </w:rPr>
              <w:t>登入全面风险预警子系统（宣传部功能模块），点击风险管理</w:t>
            </w:r>
          </w:p>
        </w:tc>
      </w:tr>
      <w:tr w14:paraId="5F613A56">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00C5BBB0">
            <w:pPr>
              <w:pStyle w:val="30"/>
            </w:pPr>
            <w:r>
              <w:rPr>
                <w:rFonts w:hint="eastAsia"/>
              </w:rPr>
              <w:t>后置条件</w:t>
            </w:r>
          </w:p>
        </w:tc>
        <w:tc>
          <w:tcPr>
            <w:tcW w:w="6150" w:type="dxa"/>
            <w:tcBorders>
              <w:top w:val="single" w:color="auto" w:sz="4" w:space="0"/>
              <w:left w:val="single" w:color="auto" w:sz="4" w:space="0"/>
              <w:bottom w:val="single" w:color="auto" w:sz="4" w:space="0"/>
              <w:right w:val="single" w:color="auto" w:sz="4" w:space="0"/>
            </w:tcBorders>
            <w:vAlign w:val="center"/>
          </w:tcPr>
          <w:p w14:paraId="3CBDFB5F">
            <w:pPr>
              <w:pStyle w:val="30"/>
            </w:pPr>
            <w:r>
              <w:rPr>
                <w:rFonts w:hint="eastAsia"/>
              </w:rPr>
              <w:t>无</w:t>
            </w:r>
          </w:p>
        </w:tc>
      </w:tr>
      <w:tr w14:paraId="15B321D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007DDD8">
            <w:pPr>
              <w:pStyle w:val="30"/>
            </w:pPr>
            <w:r>
              <w:rPr>
                <w:rFonts w:hint="eastAsia"/>
              </w:rPr>
              <w:t>输入</w:t>
            </w:r>
          </w:p>
        </w:tc>
        <w:tc>
          <w:tcPr>
            <w:tcW w:w="6150" w:type="dxa"/>
            <w:tcBorders>
              <w:top w:val="single" w:color="auto" w:sz="4" w:space="0"/>
              <w:left w:val="single" w:color="auto" w:sz="4" w:space="0"/>
              <w:bottom w:val="single" w:color="auto" w:sz="4" w:space="0"/>
              <w:right w:val="single" w:color="auto" w:sz="4" w:space="0"/>
            </w:tcBorders>
            <w:vAlign w:val="center"/>
          </w:tcPr>
          <w:p w14:paraId="38D670D3">
            <w:pPr>
              <w:pStyle w:val="30"/>
            </w:pPr>
            <w:r>
              <w:rPr>
                <w:rFonts w:hint="eastAsia"/>
              </w:rPr>
              <w:t>风险清单编号</w:t>
            </w:r>
          </w:p>
        </w:tc>
      </w:tr>
      <w:tr w14:paraId="5CA19403">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142566F5">
            <w:pPr>
              <w:pStyle w:val="30"/>
            </w:pPr>
            <w:r>
              <w:rPr>
                <w:rFonts w:hint="eastAsia"/>
              </w:rPr>
              <w:t>输出</w:t>
            </w:r>
          </w:p>
        </w:tc>
        <w:tc>
          <w:tcPr>
            <w:tcW w:w="6150" w:type="dxa"/>
            <w:tcBorders>
              <w:top w:val="single" w:color="auto" w:sz="4" w:space="0"/>
              <w:left w:val="single" w:color="auto" w:sz="4" w:space="0"/>
              <w:bottom w:val="single" w:color="auto" w:sz="4" w:space="0"/>
              <w:right w:val="single" w:color="auto" w:sz="4" w:space="0"/>
            </w:tcBorders>
            <w:vAlign w:val="center"/>
          </w:tcPr>
          <w:p w14:paraId="79EB8D88">
            <w:pPr>
              <w:pStyle w:val="30"/>
            </w:pPr>
            <w:r>
              <w:rPr>
                <w:rFonts w:hint="eastAsia"/>
              </w:rPr>
              <w:t>所选风险清单报告</w:t>
            </w:r>
          </w:p>
        </w:tc>
      </w:tr>
      <w:tr w14:paraId="70BDF8B1">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3DB82FCD">
            <w:pPr>
              <w:pStyle w:val="30"/>
            </w:pPr>
            <w:r>
              <w:rPr>
                <w:rFonts w:hint="eastAsia"/>
              </w:rPr>
              <w:t>正常流</w:t>
            </w:r>
          </w:p>
        </w:tc>
        <w:tc>
          <w:tcPr>
            <w:tcW w:w="6150" w:type="dxa"/>
            <w:tcBorders>
              <w:top w:val="single" w:color="auto" w:sz="4" w:space="0"/>
              <w:left w:val="single" w:color="auto" w:sz="4" w:space="0"/>
              <w:bottom w:val="single" w:color="auto" w:sz="4" w:space="0"/>
              <w:right w:val="single" w:color="auto" w:sz="4" w:space="0"/>
            </w:tcBorders>
            <w:vAlign w:val="center"/>
          </w:tcPr>
          <w:p w14:paraId="5E0E96D9">
            <w:pPr>
              <w:pStyle w:val="30"/>
            </w:pPr>
            <w:r>
              <w:rPr>
                <w:rFonts w:hint="eastAsia"/>
              </w:rPr>
              <w:t>页面输出正确数据与图表展示</w:t>
            </w:r>
          </w:p>
        </w:tc>
      </w:tr>
      <w:tr w14:paraId="218A16CC">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2FA93CA">
            <w:pPr>
              <w:pStyle w:val="30"/>
            </w:pPr>
            <w:r>
              <w:rPr>
                <w:rFonts w:hint="eastAsia"/>
              </w:rPr>
              <w:t>异常流</w:t>
            </w:r>
          </w:p>
        </w:tc>
        <w:tc>
          <w:tcPr>
            <w:tcW w:w="6150" w:type="dxa"/>
            <w:tcBorders>
              <w:top w:val="single" w:color="auto" w:sz="4" w:space="0"/>
              <w:left w:val="single" w:color="auto" w:sz="4" w:space="0"/>
              <w:bottom w:val="single" w:color="auto" w:sz="4" w:space="0"/>
              <w:right w:val="single" w:color="auto" w:sz="4" w:space="0"/>
            </w:tcBorders>
            <w:vAlign w:val="center"/>
          </w:tcPr>
          <w:p w14:paraId="22047F08">
            <w:pPr>
              <w:pStyle w:val="30"/>
            </w:pPr>
            <w:r>
              <w:rPr>
                <w:rFonts w:hint="eastAsia"/>
              </w:rPr>
              <w:t>页面未按规则输出相应风险清单内容</w:t>
            </w:r>
          </w:p>
        </w:tc>
      </w:tr>
      <w:tr w14:paraId="77560ECE">
        <w:tblPrEx>
          <w:tblCellMar>
            <w:top w:w="0" w:type="dxa"/>
            <w:left w:w="108" w:type="dxa"/>
            <w:bottom w:w="0" w:type="dxa"/>
            <w:right w:w="108" w:type="dxa"/>
          </w:tblCellMar>
        </w:tblPrEx>
        <w:trPr>
          <w:trHeight w:val="300" w:hRule="atLeast"/>
        </w:trPr>
        <w:tc>
          <w:tcPr>
            <w:tcW w:w="2115" w:type="dxa"/>
            <w:tcBorders>
              <w:top w:val="single" w:color="auto" w:sz="4" w:space="0"/>
              <w:left w:val="single" w:color="auto" w:sz="4" w:space="0"/>
              <w:bottom w:val="single" w:color="auto" w:sz="4" w:space="0"/>
              <w:right w:val="single" w:color="auto" w:sz="4" w:space="0"/>
            </w:tcBorders>
            <w:vAlign w:val="center"/>
          </w:tcPr>
          <w:p w14:paraId="49994F20">
            <w:pPr>
              <w:pStyle w:val="30"/>
            </w:pPr>
            <w:r>
              <w:rPr>
                <w:rFonts w:hint="eastAsia"/>
              </w:rPr>
              <w:t>特殊需求</w:t>
            </w:r>
          </w:p>
        </w:tc>
        <w:tc>
          <w:tcPr>
            <w:tcW w:w="6150" w:type="dxa"/>
            <w:tcBorders>
              <w:top w:val="single" w:color="auto" w:sz="4" w:space="0"/>
              <w:left w:val="single" w:color="auto" w:sz="4" w:space="0"/>
              <w:bottom w:val="single" w:color="auto" w:sz="4" w:space="0"/>
              <w:right w:val="single" w:color="auto" w:sz="4" w:space="0"/>
            </w:tcBorders>
            <w:vAlign w:val="center"/>
          </w:tcPr>
          <w:p w14:paraId="197D4F40">
            <w:pPr>
              <w:pStyle w:val="30"/>
            </w:pPr>
            <w:r>
              <w:rPr>
                <w:rFonts w:hint="eastAsia"/>
              </w:rPr>
              <w:t>无</w:t>
            </w:r>
          </w:p>
        </w:tc>
      </w:tr>
    </w:tbl>
    <w:p w14:paraId="3B82FCC2">
      <w:pPr>
        <w:pStyle w:val="4"/>
        <w:numPr>
          <w:ilvl w:val="2"/>
          <w:numId w:val="0"/>
        </w:numPr>
      </w:pPr>
      <w:bookmarkStart w:id="212" w:name="_Toc12767"/>
      <w:r>
        <w:rPr>
          <w:rFonts w:hint="eastAsia" w:ascii="Times New Roman" w:hAnsi="Times New Roman" w:cs="宋体"/>
        </w:rPr>
        <w:t xml:space="preserve">6.1.16  </w:t>
      </w:r>
      <w:r>
        <w:rPr>
          <w:rFonts w:hint="eastAsia"/>
        </w:rPr>
        <w:t>国资监管数智管理子系统</w:t>
      </w:r>
      <w:bookmarkEnd w:id="212"/>
    </w:p>
    <w:p w14:paraId="2B276523">
      <w:pPr>
        <w:ind w:firstLine="480"/>
      </w:pPr>
      <w:r>
        <w:rPr>
          <w:rFonts w:hint="eastAsia"/>
        </w:rPr>
        <w:t>国资监管数智平台子系统旨在构建国资委数据资源体系，推动数据有序流通和共享应用，提升国资监管的效率与精准度，为委机关提供全方位的知识服务与数据支撑。</w:t>
      </w:r>
    </w:p>
    <w:p w14:paraId="215FAE35">
      <w:pPr>
        <w:pStyle w:val="5"/>
        <w:numPr>
          <w:ilvl w:val="3"/>
          <w:numId w:val="0"/>
        </w:numPr>
      </w:pPr>
      <w:r>
        <w:rPr>
          <w:rFonts w:hint="eastAsia" w:cs="宋体"/>
        </w:rPr>
        <w:t xml:space="preserve">6.1.16.1  </w:t>
      </w:r>
      <w:r>
        <w:rPr>
          <w:rFonts w:hint="eastAsia"/>
        </w:rPr>
        <w:t>资源“图书馆”</w:t>
      </w:r>
    </w:p>
    <w:p w14:paraId="418B6275">
      <w:pPr>
        <w:ind w:firstLine="480"/>
      </w:pPr>
      <w:r>
        <w:rPr>
          <w:rFonts w:hint="eastAsia"/>
        </w:rPr>
        <w:t>资源“图书馆”主要存储国资委业务相关的政策法规、文件文章、学习素材、领导人思想等公共知识；国资委内部各业务应用系统中存储的公文档案、监管数据、研究报告等内部专有知识以及国资委个人、处室和全委所存储的文件、材料以及采购数据等知识。通过数据预处理、分词、特征提取、存储与索引等方式处理，构建符合国资委实际需求的国资知识中心，为后续的知识检索、问答等应用提供数据基础。资源“图书馆”支持知识的多维展示和文件集中管理，能够按照库、文件夹、文件、用户、岗位、角色、部门等权限要素构建数据分类访问机制，确保文件可以被合规访问和使用。</w:t>
      </w:r>
    </w:p>
    <w:p w14:paraId="2AC7857D">
      <w:pPr>
        <w:pStyle w:val="6"/>
        <w:numPr>
          <w:ilvl w:val="4"/>
          <w:numId w:val="0"/>
        </w:numPr>
      </w:pPr>
      <w:r>
        <w:rPr>
          <w:rFonts w:hint="eastAsia" w:eastAsia="宋体" w:cs="宋体"/>
        </w:rPr>
        <w:t xml:space="preserve">6.1.16.1.1  </w:t>
      </w:r>
      <w:r>
        <w:rPr>
          <w:rFonts w:hint="eastAsia"/>
        </w:rPr>
        <w:t>国资监管公共库</w:t>
      </w:r>
    </w:p>
    <w:p w14:paraId="4358D8D6">
      <w:pPr>
        <w:ind w:firstLine="480"/>
      </w:pPr>
      <w:r>
        <w:rPr>
          <w:rFonts w:hint="eastAsia"/>
        </w:rPr>
        <w:t>国资监管公共库主要是存储国资委相关的政策法规、文件文章、学习素材、领导人思想等知识，为进行知识检索、问答等应用提供基础。公共库支持知识的多维展示和文件集中管理，能够按照库、文件夹、文件、用户、岗位、角色、部门等权限要素构建数据分类访问机制，确保文件可以被用户合规访问和使用。</w:t>
      </w:r>
    </w:p>
    <w:p w14:paraId="42836E12">
      <w:pPr>
        <w:pStyle w:val="7"/>
        <w:numPr>
          <w:ilvl w:val="5"/>
          <w:numId w:val="0"/>
        </w:numPr>
      </w:pPr>
      <w:r>
        <w:rPr>
          <w:rFonts w:hint="eastAsia" w:ascii="Times New Roman" w:hAnsi="Times New Roman" w:cs="宋体"/>
        </w:rPr>
        <w:t xml:space="preserve">6.1.16.1.1.1  </w:t>
      </w:r>
      <w:r>
        <w:rPr>
          <w:rFonts w:hint="eastAsia"/>
        </w:rPr>
        <w:t>政策文件库</w:t>
      </w:r>
    </w:p>
    <w:p w14:paraId="47228AB2">
      <w:pPr>
        <w:ind w:firstLine="480"/>
      </w:pPr>
      <w:r>
        <w:rPr>
          <w:rFonts w:hint="eastAsia"/>
        </w:rPr>
        <w:t>政策文件库以党中央、国务院、国务院国资委、上海市国资委、其他相关委办局、各区国资委为主要数据来源，通常包括国资委官网的政策法规、通知公告、文件发布、政策解读，以及国务院和其他部委、政府、委办局发布的涉及国有企业的政策法规。提供目录管理、文件管理等功能。获取最新的政策文件，对政策文件进行分析，通过国资智能管理平台实现知识搜索、知识问答、公文写作、文件校核等场景，也可以直观查看文件的成文日期、印发机关、领导讲话，为用户提供全方位政策文件参考。</w:t>
      </w:r>
    </w:p>
    <w:p w14:paraId="132FA68F">
      <w:pPr>
        <w:pStyle w:val="7"/>
        <w:numPr>
          <w:ilvl w:val="5"/>
          <w:numId w:val="0"/>
        </w:numPr>
      </w:pPr>
      <w:r>
        <w:rPr>
          <w:rFonts w:hint="eastAsia" w:ascii="Times New Roman" w:hAnsi="Times New Roman" w:cs="宋体"/>
        </w:rPr>
        <w:t xml:space="preserve">6.1.16.1.1.2  </w:t>
      </w:r>
      <w:r>
        <w:rPr>
          <w:rFonts w:hint="eastAsia"/>
        </w:rPr>
        <w:t>学习资料库</w:t>
      </w:r>
    </w:p>
    <w:p w14:paraId="261571E6">
      <w:pPr>
        <w:ind w:firstLine="480"/>
      </w:pPr>
      <w:r>
        <w:rPr>
          <w:rFonts w:hint="eastAsia"/>
        </w:rPr>
        <w:t>学习资料库包括国资监管指南与规程（资产交易规则、预算管理办法、合规操作手册等）、案例研究与实践经验（国企改革典型案例、监管合规案例、风险处置案例等）、行业报告与分析（国资监管年度报告、行业发展白皮书、专项课题研究成果等）等。提供目录管理、文件管理等功能。获取前沿的知识资料，对学习资料进行分析，通过国资智能管理平台实现知识搜索、知识问答、公文写作、文件校核等场景，为用户提供学习最新知识的综合渠道。</w:t>
      </w:r>
    </w:p>
    <w:p w14:paraId="1FBF5601">
      <w:pPr>
        <w:pStyle w:val="7"/>
        <w:numPr>
          <w:ilvl w:val="5"/>
          <w:numId w:val="0"/>
        </w:numPr>
      </w:pPr>
      <w:r>
        <w:rPr>
          <w:rFonts w:hint="eastAsia" w:ascii="Times New Roman" w:hAnsi="Times New Roman" w:cs="宋体"/>
        </w:rPr>
        <w:t xml:space="preserve">6.1.16.1.1.3  </w:t>
      </w:r>
      <w:r>
        <w:rPr>
          <w:rFonts w:hint="eastAsia"/>
        </w:rPr>
        <w:t>法律法规库</w:t>
      </w:r>
    </w:p>
    <w:p w14:paraId="0A5328DA">
      <w:pPr>
        <w:ind w:firstLine="480"/>
      </w:pPr>
      <w:r>
        <w:rPr>
          <w:rFonts w:hint="eastAsia"/>
        </w:rPr>
        <w:t>法律法规库以中央、地方等地区的法律法规为主要数据来源，通常包括专门性法律（如《企业国有资产法》）、行政法规、部门规章（如《企业国有资产评估管理办法》）、地方性法规和政府规章（如《上海市国有资产监督管理条例》）、规范性文件、行业监管法规、专项领域法规（如财务、审计、合规等），获取最新的法律法规，提供目录管理、文件管理等功能。对法规文件进行分析，通过国资智能管理平台实现知识搜索、知识问答、公文写作、文件校核等场景，为用户提供法律法规参考。</w:t>
      </w:r>
    </w:p>
    <w:p w14:paraId="3352E76C">
      <w:pPr>
        <w:pStyle w:val="7"/>
        <w:numPr>
          <w:ilvl w:val="5"/>
          <w:numId w:val="0"/>
        </w:numPr>
      </w:pPr>
      <w:r>
        <w:rPr>
          <w:rFonts w:hint="eastAsia" w:ascii="Times New Roman" w:hAnsi="Times New Roman" w:cs="宋体"/>
        </w:rPr>
        <w:t xml:space="preserve">6.1.16.1.1.4  </w:t>
      </w:r>
      <w:r>
        <w:rPr>
          <w:rFonts w:hint="eastAsia"/>
        </w:rPr>
        <w:t>领导讲话库</w:t>
      </w:r>
    </w:p>
    <w:p w14:paraId="0E84E4DE">
      <w:pPr>
        <w:ind w:firstLine="480"/>
      </w:pPr>
      <w:r>
        <w:rPr>
          <w:rFonts w:hint="eastAsia"/>
        </w:rPr>
        <w:t>领导讲话库以习总书记的讲话、会议、活动、考察、会见、出访、函电等公开材料为数据源，提供目录管理、文件管理等功能。收录总书记治国理政的重要论述，通过分析，通过国资智能管理平台实现知识搜索、知识问答、公文写作、文件校核等场景。</w:t>
      </w:r>
    </w:p>
    <w:p w14:paraId="1B4CC8D4">
      <w:pPr>
        <w:ind w:firstLine="480"/>
      </w:pPr>
      <w:r>
        <w:rPr>
          <w:rFonts w:hint="eastAsia"/>
        </w:rPr>
        <w:t>习总书记讲话语录数据来源于解放日报、人民日报、学习强国、《习**关于加强党的作风建设论述摘编》（中共中央党史和文献研究院 编）。</w:t>
      </w:r>
    </w:p>
    <w:p w14:paraId="6BC13EFC">
      <w:pPr>
        <w:ind w:firstLine="480"/>
      </w:pPr>
      <w:r>
        <w:rPr>
          <w:rFonts w:hint="eastAsia"/>
        </w:rPr>
        <w:t>陈吉宁书记的讲话数据来源于伴公汀公众号。</w:t>
      </w:r>
    </w:p>
    <w:p w14:paraId="6F9A3ECF">
      <w:pPr>
        <w:pStyle w:val="6"/>
        <w:numPr>
          <w:ilvl w:val="4"/>
          <w:numId w:val="0"/>
        </w:numPr>
      </w:pPr>
      <w:r>
        <w:rPr>
          <w:rFonts w:hint="eastAsia" w:eastAsia="宋体" w:cs="宋体"/>
        </w:rPr>
        <w:t xml:space="preserve">6.1.16.1.2  </w:t>
      </w:r>
      <w:r>
        <w:rPr>
          <w:rFonts w:hint="eastAsia"/>
        </w:rPr>
        <w:t>国资监管业务文档库</w:t>
      </w:r>
    </w:p>
    <w:p w14:paraId="0B686F62">
      <w:pPr>
        <w:ind w:firstLine="480"/>
      </w:pPr>
      <w:r>
        <w:rPr>
          <w:rFonts w:hint="eastAsia"/>
        </w:rPr>
        <w:t>国资监管业务文档库主要是指国资委内部各业务应用系统中存储的公文档案、监管数据、研究报告等内部专有知识，为进行知识检索、问答等应用提供基础能力。国资监管文档库支持知识的多维展示和文件集中管理，能够按照库、文件夹、文件、用户、岗位、角色、部门等权限要素构建数据分类访问机制，确保文件可以被用户合规访问和使用。</w:t>
      </w:r>
    </w:p>
    <w:p w14:paraId="4085B088">
      <w:pPr>
        <w:pStyle w:val="7"/>
        <w:numPr>
          <w:ilvl w:val="5"/>
          <w:numId w:val="0"/>
        </w:numPr>
      </w:pPr>
      <w:r>
        <w:rPr>
          <w:rFonts w:hint="eastAsia" w:ascii="Times New Roman" w:hAnsi="Times New Roman" w:cs="宋体"/>
        </w:rPr>
        <w:t xml:space="preserve">6.1.16.1.2.1  </w:t>
      </w:r>
      <w:r>
        <w:rPr>
          <w:rFonts w:hint="eastAsia"/>
        </w:rPr>
        <w:t>电子公文库</w:t>
      </w:r>
    </w:p>
    <w:p w14:paraId="63D23881">
      <w:pPr>
        <w:ind w:firstLine="480"/>
      </w:pPr>
      <w:r>
        <w:rPr>
          <w:rFonts w:hint="eastAsia"/>
        </w:rPr>
        <w:t>电子公文库以办公室分管的协同办公系统相关的数据与电子文档（如通知、请示、批示、报告、意见、督办件等）作为主要数据来源，提供目录管理、文件管理等功能，对电子文件进行文本精准捕获、知识加工、标签处理，通过国资智能管理平台实现知识搜索、知识问答、公文写作、文件校核等场景，所有知识都可以按照用户权限合规、合法访问。</w:t>
      </w:r>
    </w:p>
    <w:p w14:paraId="12CEAAAC">
      <w:pPr>
        <w:pStyle w:val="7"/>
        <w:numPr>
          <w:ilvl w:val="5"/>
          <w:numId w:val="0"/>
        </w:numPr>
      </w:pPr>
      <w:r>
        <w:rPr>
          <w:rFonts w:hint="eastAsia" w:ascii="Times New Roman" w:hAnsi="Times New Roman" w:cs="宋体"/>
        </w:rPr>
        <w:t xml:space="preserve">6.1.16.1.2.2  </w:t>
      </w:r>
      <w:r>
        <w:rPr>
          <w:rFonts w:hint="eastAsia"/>
        </w:rPr>
        <w:t>监管文档库</w:t>
      </w:r>
    </w:p>
    <w:p w14:paraId="1D763AFD">
      <w:pPr>
        <w:ind w:firstLine="480"/>
      </w:pPr>
      <w:r>
        <w:rPr>
          <w:rFonts w:hint="eastAsia"/>
        </w:rPr>
        <w:t>监管文档库以用户在国资监管门户中以及监管业务系统（如国资监管财务数据采集子系统、企业分配事中事后监管子系统、全面风险预警子系统、内部审计子系统等）中上传的监管报告、业务报表等电子文档作为主要数据来源，主要包含：审计报表、资产基础法明细表、问题线索核实情况报告、责任认定报告、资产损失情况核查报告、责任认定报告、财务年报、财务预算、融资担保及发债备案报告等报告、报表文档。</w:t>
      </w:r>
    </w:p>
    <w:p w14:paraId="5BC1BFB8">
      <w:pPr>
        <w:ind w:firstLine="480"/>
      </w:pPr>
      <w:r>
        <w:rPr>
          <w:rFonts w:hint="eastAsia"/>
        </w:rPr>
        <w:t>提供目录管理、文件管理等功能，对这些监管报表、报告等文档进行文本精准捕获、知识加工、标签，通过国资智能管理平台实现知识搜索、知识问答、公文写作、文件校核等场景，所有知识都可以按照用户权限合规、合法访问。</w:t>
      </w:r>
    </w:p>
    <w:p w14:paraId="32E4DE72">
      <w:pPr>
        <w:pStyle w:val="6"/>
        <w:numPr>
          <w:ilvl w:val="4"/>
          <w:numId w:val="0"/>
        </w:numPr>
      </w:pPr>
      <w:r>
        <w:rPr>
          <w:rFonts w:hint="eastAsia" w:eastAsia="宋体" w:cs="宋体"/>
        </w:rPr>
        <w:t xml:space="preserve">6.1.16.1.3  </w:t>
      </w:r>
      <w:r>
        <w:rPr>
          <w:rFonts w:hint="eastAsia"/>
        </w:rPr>
        <w:t>机关内部资料库</w:t>
      </w:r>
    </w:p>
    <w:p w14:paraId="113684C6">
      <w:pPr>
        <w:ind w:firstLine="480"/>
      </w:pPr>
      <w:r>
        <w:rPr>
          <w:rFonts w:hint="eastAsia"/>
        </w:rPr>
        <w:t>机关内部资料库主要是存储国资委内部的文件材料、档案等知识，这些知识一般不存在于互联网和业务系统中，一般以WORD、PDF 、EXCEL 或者图片等方式保存，由用户自行上传至资源“图书馆”中，为进行知识检索、问答和应用提供基础。资料库支持知识的多维展示和文件集中管理，能够按照库、文件夹、文件、用户、岗位、角色、部门等权限要素构建数据分类访问机制，确保文件可以被用户合规访问和使用。</w:t>
      </w:r>
    </w:p>
    <w:p w14:paraId="73904CBC">
      <w:pPr>
        <w:pStyle w:val="7"/>
        <w:numPr>
          <w:ilvl w:val="5"/>
          <w:numId w:val="0"/>
        </w:numPr>
      </w:pPr>
      <w:r>
        <w:rPr>
          <w:rFonts w:hint="eastAsia" w:ascii="Times New Roman" w:hAnsi="Times New Roman" w:cs="宋体"/>
        </w:rPr>
        <w:t xml:space="preserve">6.1.16.1.3.1  </w:t>
      </w:r>
      <w:r>
        <w:rPr>
          <w:rFonts w:hint="eastAsia"/>
        </w:rPr>
        <w:t>个人文档</w:t>
      </w:r>
    </w:p>
    <w:p w14:paraId="01DCB9F8">
      <w:pPr>
        <w:ind w:firstLine="480"/>
      </w:pPr>
      <w:r>
        <w:rPr>
          <w:rFonts w:hint="eastAsia"/>
        </w:rPr>
        <w:t>个人文档为每个用户提供个人专属文档的存储空间，提供目录管理、文件管理等功能。仅有当前用户可查看、管理相关文档，通过国资智能管理平台实现知识搜索、知识问答、公文写作等场景。</w:t>
      </w:r>
    </w:p>
    <w:p w14:paraId="0BD70157">
      <w:pPr>
        <w:pStyle w:val="7"/>
        <w:numPr>
          <w:ilvl w:val="5"/>
          <w:numId w:val="0"/>
        </w:numPr>
      </w:pPr>
      <w:r>
        <w:rPr>
          <w:rFonts w:hint="eastAsia" w:ascii="Times New Roman" w:hAnsi="Times New Roman" w:cs="宋体"/>
        </w:rPr>
        <w:t xml:space="preserve">6.1.16.1.3.2  </w:t>
      </w:r>
      <w:r>
        <w:rPr>
          <w:rFonts w:hint="eastAsia"/>
        </w:rPr>
        <w:t>部门文件柜</w:t>
      </w:r>
    </w:p>
    <w:p w14:paraId="525B1A75">
      <w:pPr>
        <w:ind w:firstLine="480"/>
      </w:pPr>
      <w:r>
        <w:rPr>
          <w:rFonts w:hint="eastAsia"/>
        </w:rPr>
        <w:t>部门文件柜为每个处室提供部门专属文档的存储空间，提供目录管理、文件管理等功能。仅部门内用户可以查看文件柜里的文件，部门管理员集中管理部门文档，通过国资智能管理平台实现知识搜索、知识问答、公文写作等场景。</w:t>
      </w:r>
    </w:p>
    <w:p w14:paraId="0C12DFA7">
      <w:pPr>
        <w:pStyle w:val="7"/>
        <w:numPr>
          <w:ilvl w:val="5"/>
          <w:numId w:val="0"/>
        </w:numPr>
      </w:pPr>
      <w:r>
        <w:rPr>
          <w:rFonts w:hint="eastAsia" w:ascii="Times New Roman" w:hAnsi="Times New Roman" w:cs="宋体"/>
        </w:rPr>
        <w:t xml:space="preserve">6.1.16.1.3.3  </w:t>
      </w:r>
      <w:r>
        <w:rPr>
          <w:rFonts w:hint="eastAsia"/>
        </w:rPr>
        <w:t>单位文件库</w:t>
      </w:r>
    </w:p>
    <w:p w14:paraId="4B1AB61A">
      <w:pPr>
        <w:ind w:firstLine="480"/>
      </w:pPr>
      <w:r>
        <w:rPr>
          <w:rFonts w:hint="eastAsia"/>
        </w:rPr>
        <w:t>单位文件库为国资委提供公共文档的存储空间，提供目录管理、文件管理等等功能。单位管理员集中管理全委文档，通过国资智能管理平台实现知识搜索、知识问答、公文写作等场景。</w:t>
      </w:r>
    </w:p>
    <w:p w14:paraId="5AC8D245">
      <w:pPr>
        <w:pStyle w:val="6"/>
        <w:numPr>
          <w:ilvl w:val="4"/>
          <w:numId w:val="0"/>
        </w:numPr>
      </w:pPr>
      <w:r>
        <w:rPr>
          <w:rFonts w:hint="eastAsia" w:eastAsia="宋体" w:cs="宋体"/>
        </w:rPr>
        <w:t xml:space="preserve">6.1.16.1.4  </w:t>
      </w:r>
      <w:r>
        <w:rPr>
          <w:rFonts w:hint="eastAsia"/>
        </w:rPr>
        <w:t>专题库</w:t>
      </w:r>
    </w:p>
    <w:p w14:paraId="65377E33">
      <w:pPr>
        <w:ind w:firstLine="480"/>
      </w:pPr>
      <w:r>
        <w:rPr>
          <w:rFonts w:hint="eastAsia"/>
        </w:rPr>
        <w:t>知识专题库以资源图书馆中的数据为基础，能够根据用户设定的专题文字生成标签等信息，并自动抓取专题文件，并按照专题类型对知识进行分类展示，专题库提供专题订阅、专题内容更新提醒等能力，便于用户快捷高效进行检索浏览。</w:t>
      </w:r>
    </w:p>
    <w:p w14:paraId="1CF16244">
      <w:pPr>
        <w:pStyle w:val="7"/>
        <w:numPr>
          <w:ilvl w:val="5"/>
          <w:numId w:val="0"/>
        </w:numPr>
      </w:pPr>
      <w:r>
        <w:rPr>
          <w:rFonts w:hint="eastAsia" w:ascii="Times New Roman" w:hAnsi="Times New Roman" w:cs="宋体"/>
        </w:rPr>
        <w:t xml:space="preserve">6.1.16.1.4.1  </w:t>
      </w:r>
      <w:r>
        <w:rPr>
          <w:rFonts w:hint="eastAsia"/>
        </w:rPr>
        <w:t>专题设定</w:t>
      </w:r>
    </w:p>
    <w:p w14:paraId="73538837">
      <w:pPr>
        <w:ind w:firstLine="480"/>
      </w:pPr>
      <w:r>
        <w:rPr>
          <w:rFonts w:hint="eastAsia"/>
        </w:rPr>
        <w:t>用户可自主设定专题名称，自动识别该名称并输出相应的专题标签。随后，依据这些标签信息，自动从资源“图书馆”中筛选并抓取所有相关文件，归入专题库。如财务年报专题、内部审计专题等。</w:t>
      </w:r>
    </w:p>
    <w:p w14:paraId="669DAB0D">
      <w:pPr>
        <w:ind w:firstLine="482"/>
        <w:rPr>
          <w:b/>
          <w:bCs/>
        </w:rPr>
      </w:pPr>
      <w:r>
        <w:rPr>
          <w:rFonts w:hint="eastAsia"/>
          <w:b/>
          <w:bCs/>
        </w:rPr>
        <w:t>1、专题创建</w:t>
      </w:r>
    </w:p>
    <w:p w14:paraId="49B80257">
      <w:pPr>
        <w:ind w:firstLine="480"/>
      </w:pPr>
      <w:r>
        <w:rPr>
          <w:rFonts w:hint="eastAsia"/>
        </w:rPr>
        <w:t>用户输入专题名称后，识别关键实体，形成专题库，并推荐相似专题名称，避免重复创建。</w:t>
      </w:r>
    </w:p>
    <w:p w14:paraId="333E9DAC">
      <w:pPr>
        <w:ind w:firstLine="482"/>
        <w:rPr>
          <w:b/>
          <w:bCs/>
        </w:rPr>
      </w:pPr>
      <w:r>
        <w:rPr>
          <w:rFonts w:hint="eastAsia"/>
          <w:b/>
          <w:bCs/>
        </w:rPr>
        <w:t>2、专题标签管理</w:t>
      </w:r>
    </w:p>
    <w:p w14:paraId="04338FB4">
      <w:pPr>
        <w:ind w:firstLine="480"/>
      </w:pPr>
      <w:r>
        <w:rPr>
          <w:rFonts w:hint="eastAsia"/>
        </w:rPr>
        <w:t>系统基于用户输入的专题名称，自动形成多维度标签，支持手动增删或合并标签，支持用户手动调整标签层级、合并冗余标签。</w:t>
      </w:r>
    </w:p>
    <w:p w14:paraId="491C930E">
      <w:pPr>
        <w:ind w:firstLine="482"/>
        <w:rPr>
          <w:b/>
          <w:bCs/>
        </w:rPr>
      </w:pPr>
      <w:r>
        <w:rPr>
          <w:rFonts w:hint="eastAsia"/>
          <w:b/>
          <w:bCs/>
        </w:rPr>
        <w:t>3、专题动态内容聚合</w:t>
      </w:r>
    </w:p>
    <w:p w14:paraId="68424F6F">
      <w:pPr>
        <w:ind w:firstLine="480"/>
      </w:pPr>
      <w:r>
        <w:rPr>
          <w:rFonts w:hint="eastAsia"/>
        </w:rPr>
        <w:t>根据创建的专题和标签，自动扫描资源“图书馆”文件，按专题标签实时归集到专题库中。支持人工补录，对未匹配文件手动打标入库，并优化。</w:t>
      </w:r>
    </w:p>
    <w:p w14:paraId="52EE3CE0">
      <w:pPr>
        <w:pStyle w:val="7"/>
        <w:numPr>
          <w:ilvl w:val="5"/>
          <w:numId w:val="0"/>
        </w:numPr>
      </w:pPr>
      <w:r>
        <w:rPr>
          <w:rFonts w:hint="eastAsia" w:ascii="Times New Roman" w:hAnsi="Times New Roman" w:cs="宋体"/>
        </w:rPr>
        <w:t xml:space="preserve">6.1.16.1.4.2  </w:t>
      </w:r>
      <w:r>
        <w:rPr>
          <w:rFonts w:hint="eastAsia"/>
        </w:rPr>
        <w:t>专题库管理</w:t>
      </w:r>
    </w:p>
    <w:p w14:paraId="18A23844">
      <w:pPr>
        <w:ind w:firstLine="480"/>
      </w:pPr>
      <w:r>
        <w:rPr>
          <w:rFonts w:hint="eastAsia"/>
        </w:rPr>
        <w:t>用户可以定义多层级的文件目录，并以树状结构呈现专题文件资源。专题库支持按标题、类型、更新时间展现专题文档资源，支持文件的新增、删除、移动等操作。</w:t>
      </w:r>
    </w:p>
    <w:p w14:paraId="225548D8">
      <w:pPr>
        <w:pStyle w:val="6"/>
        <w:numPr>
          <w:ilvl w:val="4"/>
          <w:numId w:val="0"/>
        </w:numPr>
      </w:pPr>
      <w:r>
        <w:rPr>
          <w:rFonts w:hint="eastAsia" w:eastAsia="宋体" w:cs="宋体"/>
        </w:rPr>
        <w:t xml:space="preserve">6.1.16.1.5  </w:t>
      </w:r>
      <w:r>
        <w:rPr>
          <w:rFonts w:hint="eastAsia"/>
        </w:rPr>
        <w:t>知识要素分析</w:t>
      </w:r>
    </w:p>
    <w:p w14:paraId="3CD84C87">
      <w:pPr>
        <w:ind w:firstLine="480"/>
      </w:pPr>
      <w:r>
        <w:rPr>
          <w:rFonts w:hint="eastAsia"/>
        </w:rPr>
        <w:t>知识分析通过电子文档提取等能力，按照元数据、内容摘要、标签、政策引用、文档大纲、词频信息等维度，为用户提供电子文件等非结构化知识要素的可视化展示，提升用户对文件的内容理解、利用效率。用户在检索、点击、浏览资源“图书馆”的具体文件时，能够在该文件的右侧同屏以可视化方式展示该文件的相关要素。</w:t>
      </w:r>
    </w:p>
    <w:p w14:paraId="50FCAA83">
      <w:pPr>
        <w:pStyle w:val="7"/>
        <w:numPr>
          <w:ilvl w:val="5"/>
          <w:numId w:val="0"/>
        </w:numPr>
      </w:pPr>
      <w:r>
        <w:rPr>
          <w:rFonts w:hint="eastAsia" w:ascii="Times New Roman" w:hAnsi="Times New Roman" w:cs="宋体"/>
        </w:rPr>
        <w:t xml:space="preserve">6.1.16.1.5.1  </w:t>
      </w:r>
      <w:r>
        <w:rPr>
          <w:rFonts w:hint="eastAsia"/>
        </w:rPr>
        <w:t>元数据要素</w:t>
      </w:r>
    </w:p>
    <w:p w14:paraId="08264AC5">
      <w:pPr>
        <w:ind w:firstLine="480"/>
      </w:pPr>
      <w:r>
        <w:rPr>
          <w:rFonts w:hint="eastAsia"/>
        </w:rPr>
        <w:t>用户在检索、点击、浏览资源“图书馆”的具体文件时，能够在该文件的右侧同屏以可视化方式展示该文件的元数据要素。元数据要素主要是提取电子文档中的元数据信息，如公文的文种、文号、日期、签发人、发文机关等，当文件的元数据出现被调整后，可自动同步更新元数据要素。便于用户快速了解文件的基本要素。</w:t>
      </w:r>
    </w:p>
    <w:p w14:paraId="400F1F9D">
      <w:pPr>
        <w:pStyle w:val="25"/>
      </w:pPr>
      <w:r>
        <w:drawing>
          <wp:inline distT="0" distB="0" distL="0" distR="0">
            <wp:extent cx="2106295" cy="1946910"/>
            <wp:effectExtent l="0" t="0" r="8255" b="5715"/>
            <wp:docPr id="1987291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91845" name="图片 1"/>
                    <pic:cNvPicPr>
                      <a:picLocks noChangeAspect="1"/>
                    </pic:cNvPicPr>
                  </pic:nvPicPr>
                  <pic:blipFill>
                    <a:blip r:embed="rId474">
                      <a:extLst>
                        <a:ext uri="{28A0092B-C50C-407E-A947-70E740481C1C}">
                          <a14:useLocalDpi xmlns:a14="http://schemas.microsoft.com/office/drawing/2010/main" val="0"/>
                        </a:ext>
                      </a:extLst>
                    </a:blip>
                    <a:stretch>
                      <a:fillRect/>
                    </a:stretch>
                  </pic:blipFill>
                  <pic:spPr>
                    <a:xfrm>
                      <a:off x="0" y="0"/>
                      <a:ext cx="2106295" cy="1946910"/>
                    </a:xfrm>
                    <a:prstGeom prst="rect">
                      <a:avLst/>
                    </a:prstGeom>
                  </pic:spPr>
                </pic:pic>
              </a:graphicData>
            </a:graphic>
          </wp:inline>
        </w:drawing>
      </w:r>
    </w:p>
    <w:p w14:paraId="1F3C9EC8">
      <w:pPr>
        <w:pStyle w:val="7"/>
        <w:numPr>
          <w:ilvl w:val="5"/>
          <w:numId w:val="0"/>
        </w:numPr>
      </w:pPr>
      <w:r>
        <w:rPr>
          <w:rFonts w:hint="eastAsia" w:ascii="Times New Roman" w:hAnsi="Times New Roman" w:cs="宋体"/>
        </w:rPr>
        <w:t xml:space="preserve">6.1.16.1.5.2  </w:t>
      </w:r>
      <w:r>
        <w:rPr>
          <w:rFonts w:hint="eastAsia"/>
        </w:rPr>
        <w:t>内容摘要要素</w:t>
      </w:r>
    </w:p>
    <w:p w14:paraId="73A422D7">
      <w:pPr>
        <w:ind w:firstLine="480"/>
      </w:pPr>
      <w:r>
        <w:rPr>
          <w:rFonts w:hint="eastAsia"/>
        </w:rPr>
        <w:t>用户在检索、点击、浏览资源“图书馆”的具体文件时，能够在该文件的右侧同屏以可视化方式展示该文件的内容摘要。内容摘要主要是将文中的关键信息、观点、结论等数据提炼成简洁的摘要。便于用户快速了解文件的内容和重点。</w:t>
      </w:r>
    </w:p>
    <w:p w14:paraId="7AD9772E">
      <w:pPr>
        <w:pStyle w:val="25"/>
      </w:pPr>
      <w:r>
        <w:drawing>
          <wp:inline distT="0" distB="0" distL="0" distR="0">
            <wp:extent cx="4076700" cy="4610100"/>
            <wp:effectExtent l="0" t="0" r="0" b="0"/>
            <wp:docPr id="280442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42949" name="图片 1"/>
                    <pic:cNvPicPr>
                      <a:picLocks noChangeAspect="1"/>
                    </pic:cNvPicPr>
                  </pic:nvPicPr>
                  <pic:blipFill>
                    <a:blip r:embed="rId475">
                      <a:extLst>
                        <a:ext uri="{28A0092B-C50C-407E-A947-70E740481C1C}">
                          <a14:useLocalDpi xmlns:a14="http://schemas.microsoft.com/office/drawing/2010/main" val="0"/>
                        </a:ext>
                      </a:extLst>
                    </a:blip>
                    <a:stretch>
                      <a:fillRect/>
                    </a:stretch>
                  </pic:blipFill>
                  <pic:spPr>
                    <a:xfrm>
                      <a:off x="0" y="0"/>
                      <a:ext cx="4076700" cy="4610100"/>
                    </a:xfrm>
                    <a:prstGeom prst="rect">
                      <a:avLst/>
                    </a:prstGeom>
                  </pic:spPr>
                </pic:pic>
              </a:graphicData>
            </a:graphic>
          </wp:inline>
        </w:drawing>
      </w:r>
    </w:p>
    <w:p w14:paraId="03BE2144">
      <w:pPr>
        <w:pStyle w:val="7"/>
        <w:numPr>
          <w:ilvl w:val="5"/>
          <w:numId w:val="0"/>
        </w:numPr>
      </w:pPr>
      <w:r>
        <w:rPr>
          <w:rFonts w:hint="eastAsia" w:ascii="Times New Roman" w:hAnsi="Times New Roman" w:cs="宋体"/>
        </w:rPr>
        <w:t xml:space="preserve">6.1.16.1.5.3  </w:t>
      </w:r>
      <w:r>
        <w:rPr>
          <w:rFonts w:hint="eastAsia"/>
        </w:rPr>
        <w:t>标签要素</w:t>
      </w:r>
    </w:p>
    <w:p w14:paraId="300EE36E">
      <w:pPr>
        <w:ind w:firstLine="480"/>
      </w:pPr>
      <w:r>
        <w:rPr>
          <w:rFonts w:hint="eastAsia"/>
        </w:rPr>
        <w:t>用户在检索、点击、浏览资源“图书馆”的具体文件时，能够在该文件的右侧同屏以可视化方式展示该文件的标签要素。标签要素主要是提取文件的特征、属性、分类等概括性的标识，当文件的标签出现被补录、自动更新时，可同步更新该标签要素，便于用户快速查找文件。</w:t>
      </w:r>
    </w:p>
    <w:p w14:paraId="4637AF81">
      <w:pPr>
        <w:pStyle w:val="25"/>
      </w:pPr>
      <w:r>
        <w:drawing>
          <wp:inline distT="0" distB="0" distL="0" distR="0">
            <wp:extent cx="3952875" cy="1990725"/>
            <wp:effectExtent l="0" t="0" r="0" b="0"/>
            <wp:docPr id="123146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6007" name="图片 1"/>
                    <pic:cNvPicPr>
                      <a:picLocks noChangeAspect="1"/>
                    </pic:cNvPicPr>
                  </pic:nvPicPr>
                  <pic:blipFill>
                    <a:blip r:embed="rId476">
                      <a:extLst>
                        <a:ext uri="{28A0092B-C50C-407E-A947-70E740481C1C}">
                          <a14:useLocalDpi xmlns:a14="http://schemas.microsoft.com/office/drawing/2010/main" val="0"/>
                        </a:ext>
                      </a:extLst>
                    </a:blip>
                    <a:stretch>
                      <a:fillRect/>
                    </a:stretch>
                  </pic:blipFill>
                  <pic:spPr>
                    <a:xfrm>
                      <a:off x="0" y="0"/>
                      <a:ext cx="3952875" cy="1990725"/>
                    </a:xfrm>
                    <a:prstGeom prst="rect">
                      <a:avLst/>
                    </a:prstGeom>
                  </pic:spPr>
                </pic:pic>
              </a:graphicData>
            </a:graphic>
          </wp:inline>
        </w:drawing>
      </w:r>
    </w:p>
    <w:p w14:paraId="6154B8B6">
      <w:pPr>
        <w:pStyle w:val="7"/>
        <w:numPr>
          <w:ilvl w:val="5"/>
          <w:numId w:val="0"/>
        </w:numPr>
      </w:pPr>
      <w:r>
        <w:rPr>
          <w:rFonts w:hint="eastAsia" w:ascii="Times New Roman" w:hAnsi="Times New Roman" w:cs="宋体"/>
        </w:rPr>
        <w:t xml:space="preserve">6.1.16.1.5.4  </w:t>
      </w:r>
      <w:r>
        <w:rPr>
          <w:rFonts w:hint="eastAsia"/>
        </w:rPr>
        <w:t>政策引用要素</w:t>
      </w:r>
    </w:p>
    <w:p w14:paraId="0A3EF796">
      <w:pPr>
        <w:ind w:firstLine="480"/>
      </w:pPr>
      <w:r>
        <w:rPr>
          <w:rFonts w:hint="eastAsia"/>
        </w:rPr>
        <w:t>用户在检索、点击、浏览资源“图书馆”的具体文件时，能够在该文件的右侧同屏以可视化方式展示该文件的政策引用要素。政策引用要素主要是提取文件中引用的一个或多个政策文件，支持对引用政策的内容预览，帮助用户进一步掌握政策体系和文件形成的依据。</w:t>
      </w:r>
    </w:p>
    <w:p w14:paraId="2CACE453">
      <w:pPr>
        <w:pStyle w:val="25"/>
      </w:pPr>
      <w:r>
        <w:drawing>
          <wp:inline distT="0" distB="0" distL="0" distR="0">
            <wp:extent cx="4057650" cy="2381250"/>
            <wp:effectExtent l="0" t="0" r="0" b="0"/>
            <wp:docPr id="768115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15144" name="图片 1"/>
                    <pic:cNvPicPr>
                      <a:picLocks noChangeAspect="1"/>
                    </pic:cNvPicPr>
                  </pic:nvPicPr>
                  <pic:blipFill>
                    <a:blip r:embed="rId477">
                      <a:extLst>
                        <a:ext uri="{28A0092B-C50C-407E-A947-70E740481C1C}">
                          <a14:useLocalDpi xmlns:a14="http://schemas.microsoft.com/office/drawing/2010/main" val="0"/>
                        </a:ext>
                      </a:extLst>
                    </a:blip>
                    <a:stretch>
                      <a:fillRect/>
                    </a:stretch>
                  </pic:blipFill>
                  <pic:spPr>
                    <a:xfrm>
                      <a:off x="0" y="0"/>
                      <a:ext cx="4057650" cy="2381250"/>
                    </a:xfrm>
                    <a:prstGeom prst="rect">
                      <a:avLst/>
                    </a:prstGeom>
                  </pic:spPr>
                </pic:pic>
              </a:graphicData>
            </a:graphic>
          </wp:inline>
        </w:drawing>
      </w:r>
    </w:p>
    <w:p w14:paraId="7FC00BC8">
      <w:pPr>
        <w:pStyle w:val="7"/>
        <w:numPr>
          <w:ilvl w:val="5"/>
          <w:numId w:val="0"/>
        </w:numPr>
      </w:pPr>
      <w:r>
        <w:rPr>
          <w:rFonts w:hint="eastAsia" w:ascii="Times New Roman" w:hAnsi="Times New Roman" w:cs="宋体"/>
        </w:rPr>
        <w:t xml:space="preserve">6.1.16.1.5.5  </w:t>
      </w:r>
      <w:r>
        <w:rPr>
          <w:rFonts w:hint="eastAsia"/>
        </w:rPr>
        <w:t>文档大纲要素</w:t>
      </w:r>
    </w:p>
    <w:p w14:paraId="0590EA60">
      <w:pPr>
        <w:ind w:firstLine="480"/>
      </w:pPr>
      <w:r>
        <w:rPr>
          <w:rFonts w:hint="eastAsia"/>
        </w:rPr>
        <w:t>用户在检索、点击、浏览资源“图书馆”的具体文件时，能够在该文件的右侧同屏以可视化方式展示该文件大纲。文档大纲要素主要是提炼文章的逻辑关系，展示文章的整体结构，帮助用户快速阅读文章的脉络和提纲信息。</w:t>
      </w:r>
    </w:p>
    <w:p w14:paraId="237C1BF3">
      <w:pPr>
        <w:pStyle w:val="25"/>
      </w:pPr>
      <w:r>
        <w:drawing>
          <wp:inline distT="0" distB="0" distL="0" distR="0">
            <wp:extent cx="4143375" cy="5029200"/>
            <wp:effectExtent l="0" t="0" r="0" b="0"/>
            <wp:docPr id="15674500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50056" name="图片 1"/>
                    <pic:cNvPicPr>
                      <a:picLocks noChangeAspect="1"/>
                    </pic:cNvPicPr>
                  </pic:nvPicPr>
                  <pic:blipFill>
                    <a:blip r:embed="rId478">
                      <a:extLst>
                        <a:ext uri="{28A0092B-C50C-407E-A947-70E740481C1C}">
                          <a14:useLocalDpi xmlns:a14="http://schemas.microsoft.com/office/drawing/2010/main" val="0"/>
                        </a:ext>
                      </a:extLst>
                    </a:blip>
                    <a:stretch>
                      <a:fillRect/>
                    </a:stretch>
                  </pic:blipFill>
                  <pic:spPr>
                    <a:xfrm>
                      <a:off x="0" y="0"/>
                      <a:ext cx="4143375" cy="5029200"/>
                    </a:xfrm>
                    <a:prstGeom prst="rect">
                      <a:avLst/>
                    </a:prstGeom>
                  </pic:spPr>
                </pic:pic>
              </a:graphicData>
            </a:graphic>
          </wp:inline>
        </w:drawing>
      </w:r>
    </w:p>
    <w:p w14:paraId="6B490028">
      <w:pPr>
        <w:pStyle w:val="7"/>
        <w:numPr>
          <w:ilvl w:val="5"/>
          <w:numId w:val="0"/>
        </w:numPr>
      </w:pPr>
      <w:r>
        <w:rPr>
          <w:rFonts w:hint="eastAsia" w:ascii="Times New Roman" w:hAnsi="Times New Roman" w:cs="宋体"/>
        </w:rPr>
        <w:t xml:space="preserve">6.1.16.1.5.6  </w:t>
      </w:r>
      <w:r>
        <w:rPr>
          <w:rFonts w:hint="eastAsia"/>
        </w:rPr>
        <w:t>词频信息要素</w:t>
      </w:r>
    </w:p>
    <w:p w14:paraId="6A97F84A">
      <w:pPr>
        <w:ind w:firstLine="480"/>
      </w:pPr>
      <w:r>
        <w:rPr>
          <w:rFonts w:hint="eastAsia"/>
        </w:rPr>
        <w:t>用户在检索、点击、浏览资源“图书馆”的具体文件时，能够在该文件的右侧同屏以可视化方式展示该文件的词频要素。词频信息要素主要是提取政策中的关键词、高频词等词汇，并以词云图的形式统计各类词汇的出现频率和词性、语义。支持自动输出关键指标词汇折线图，帮助用户快速了解文中关键词汇。</w:t>
      </w:r>
    </w:p>
    <w:p w14:paraId="631D0F2A">
      <w:pPr>
        <w:pStyle w:val="25"/>
      </w:pPr>
      <w:r>
        <w:drawing>
          <wp:inline distT="0" distB="0" distL="0" distR="0">
            <wp:extent cx="4076700" cy="4019550"/>
            <wp:effectExtent l="0" t="0" r="0" b="0"/>
            <wp:docPr id="2032373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73551" name="图片 1"/>
                    <pic:cNvPicPr>
                      <a:picLocks noChangeAspect="1"/>
                    </pic:cNvPicPr>
                  </pic:nvPicPr>
                  <pic:blipFill>
                    <a:blip r:embed="rId479">
                      <a:extLst>
                        <a:ext uri="{28A0092B-C50C-407E-A947-70E740481C1C}">
                          <a14:useLocalDpi xmlns:a14="http://schemas.microsoft.com/office/drawing/2010/main" val="0"/>
                        </a:ext>
                      </a:extLst>
                    </a:blip>
                    <a:stretch>
                      <a:fillRect/>
                    </a:stretch>
                  </pic:blipFill>
                  <pic:spPr>
                    <a:xfrm>
                      <a:off x="0" y="0"/>
                      <a:ext cx="4076700" cy="4019550"/>
                    </a:xfrm>
                    <a:prstGeom prst="rect">
                      <a:avLst/>
                    </a:prstGeom>
                  </pic:spPr>
                </pic:pic>
              </a:graphicData>
            </a:graphic>
          </wp:inline>
        </w:drawing>
      </w:r>
    </w:p>
    <w:p w14:paraId="6CDBA7C1">
      <w:pPr>
        <w:pStyle w:val="6"/>
        <w:numPr>
          <w:ilvl w:val="4"/>
          <w:numId w:val="0"/>
        </w:numPr>
      </w:pPr>
      <w:r>
        <w:rPr>
          <w:rFonts w:hint="eastAsia" w:eastAsia="宋体" w:cs="宋体"/>
        </w:rPr>
        <w:t xml:space="preserve">6.1.16.1.6  </w:t>
      </w:r>
      <w:r>
        <w:rPr>
          <w:rFonts w:hint="eastAsia"/>
        </w:rPr>
        <w:t>我的应用</w:t>
      </w:r>
    </w:p>
    <w:p w14:paraId="41BF8DBA">
      <w:pPr>
        <w:pStyle w:val="7"/>
        <w:numPr>
          <w:ilvl w:val="5"/>
          <w:numId w:val="0"/>
        </w:numPr>
      </w:pPr>
      <w:r>
        <w:rPr>
          <w:rFonts w:hint="eastAsia" w:ascii="Times New Roman" w:hAnsi="Times New Roman" w:cs="宋体"/>
        </w:rPr>
        <w:t xml:space="preserve">6.1.16.1.6.1  </w:t>
      </w:r>
      <w:r>
        <w:rPr>
          <w:rFonts w:hint="eastAsia"/>
        </w:rPr>
        <w:t>我的收藏</w:t>
      </w:r>
    </w:p>
    <w:p w14:paraId="6CACE0B9">
      <w:pPr>
        <w:ind w:firstLine="480"/>
      </w:pPr>
      <w:r>
        <w:rPr>
          <w:rFonts w:hint="eastAsia"/>
        </w:rPr>
        <w:t>汇聚用户在国资监管搜索中搜藏的结果文档、素材及范文，参照资源“图书馆”中各类子库的目录分类，能够统计收藏文件的数量，提供文件的预览、下载等操作。</w:t>
      </w:r>
    </w:p>
    <w:p w14:paraId="3F361656">
      <w:pPr>
        <w:pStyle w:val="7"/>
        <w:numPr>
          <w:ilvl w:val="5"/>
          <w:numId w:val="0"/>
        </w:numPr>
      </w:pPr>
      <w:r>
        <w:rPr>
          <w:rFonts w:hint="eastAsia" w:ascii="Times New Roman" w:hAnsi="Times New Roman" w:cs="宋体"/>
        </w:rPr>
        <w:t xml:space="preserve">6.1.16.1.6.2  </w:t>
      </w:r>
      <w:r>
        <w:rPr>
          <w:rFonts w:hint="eastAsia"/>
        </w:rPr>
        <w:t>回收站</w:t>
      </w:r>
    </w:p>
    <w:p w14:paraId="1903C845">
      <w:pPr>
        <w:ind w:firstLine="480"/>
      </w:pPr>
      <w:r>
        <w:rPr>
          <w:rFonts w:hint="eastAsia"/>
        </w:rPr>
        <w:t>汇聚用户已删除的文件，记录文件的删除时间，支持文件的预览以及批量删除、还原操作。</w:t>
      </w:r>
    </w:p>
    <w:p w14:paraId="4126CF8A">
      <w:pPr>
        <w:pStyle w:val="5"/>
        <w:numPr>
          <w:ilvl w:val="3"/>
          <w:numId w:val="0"/>
        </w:numPr>
      </w:pPr>
      <w:r>
        <w:rPr>
          <w:rFonts w:hint="eastAsia" w:cs="宋体"/>
        </w:rPr>
        <w:t xml:space="preserve">6.1.16.2  </w:t>
      </w:r>
      <w:r>
        <w:rPr>
          <w:rFonts w:hint="eastAsia"/>
        </w:rPr>
        <w:t>国资监管数据资源平台</w:t>
      </w:r>
    </w:p>
    <w:p w14:paraId="08F4BE1F">
      <w:pPr>
        <w:ind w:firstLine="480"/>
      </w:pPr>
      <w:r>
        <w:rPr>
          <w:rFonts w:hint="eastAsia"/>
        </w:rPr>
        <w:t>个性化建设国资监管数据资源平台，打通市国资委与监管企业、区国资委的数据通道，监管企业与委机关跨网数据实时交互，按照数据标准统一采集汇聚监管企业数据，实现委机关与监管企业数据共享，推进监管数据纳入目录进行动态管理，实现监管数据集中汇聚、源头治理和分级管理，避免重复采集，消除“数据烟囱”。</w:t>
      </w:r>
    </w:p>
    <w:p w14:paraId="302E6EB3">
      <w:pPr>
        <w:ind w:firstLine="480"/>
      </w:pPr>
      <w:r>
        <w:rPr>
          <w:rFonts w:hint="eastAsia"/>
        </w:rPr>
        <w:t>国资监管数据资源平台利用数据数仓等技术，通过国资监管数据统一共享交换体系，实现高效便捷的涵盖国资监管应用系统（如全面风险预警、国资监管财务数据采集、企业分配、内部审计等系统）数据、随申办政务云系统（如OA等系统）数据和第三方采购数据（如司法大数据等）为主体的数据采集、治理、存储和交换服务，持续开展国资监管数据治理，完善形成全委统一的国资监管信息资源目录，为国资监管数据采集、汇聚、存储、使用、共享和开发利用提供统一明确的国资监管数据标准，逐步提升数据质量和数据共享的有效性、及时性、针对性，推进国资监管数据资产化管理。通过国资监管数据湖仓管理提供湖仓分层管理、湖仓建模管理和数据源管理等能力，高效地组织和管理大规模数据，支撑国资监管数据集成、存储、计算和分析的需求，赋能业务决策与运营。打造数据服务门户，提供数据目录管理等能力，及时响应合规合理数据供需共享需求，明确不同监管数据可交换可公开的范围、领域和相应要求，明确数据分类分级确权原则，实现数据跨部门、跨地域、跨系统、跨企业、跨业务有序流通和共享应用，同时着力提升数据质量，通过建立健全数据质量管理体系，实时监控并持续改进数据的完整性、一致性和准确性，从而为市国资委的信息共享、数据分析、业务决策和智能应用提供坚实的数据保障能力。</w:t>
      </w:r>
    </w:p>
    <w:p w14:paraId="00598ECA">
      <w:pPr>
        <w:ind w:firstLine="480"/>
      </w:pPr>
      <w:r>
        <w:rPr>
          <w:rFonts w:hint="eastAsia"/>
        </w:rPr>
        <w:t>国资委数据资源平台的数据主要来自于全面风险预警、国资监管财务数据采集、企业分配、内部审计、OA等系统，以及第三方采购数据（如司法大数据等），包括结构化数据和非结构化数据。</w:t>
      </w:r>
    </w:p>
    <w:p w14:paraId="06C792FC">
      <w:pPr>
        <w:ind w:firstLine="480"/>
      </w:pPr>
      <w:r>
        <w:rPr>
          <w:rFonts w:hint="eastAsia"/>
        </w:rPr>
        <w:t>1、主要系统的结构化数据类型如下：</w:t>
      </w:r>
    </w:p>
    <w:p w14:paraId="315E787C">
      <w:pPr>
        <w:pStyle w:val="22"/>
        <w:numPr>
          <w:ilvl w:val="8"/>
          <w:numId w:val="0"/>
        </w:numPr>
        <w:rPr>
          <w:rFonts w:hint="default"/>
        </w:rPr>
      </w:pPr>
      <w:r>
        <w:rPr>
          <w:rFonts w:hint="default" w:cs="Times New Roman"/>
        </w:rPr>
        <w:t xml:space="preserve">表6.1  </w:t>
      </w:r>
      <w:r>
        <w:t>主要系统的结构化数据</w:t>
      </w:r>
    </w:p>
    <w:tbl>
      <w:tblPr>
        <w:tblStyle w:val="1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3"/>
        <w:gridCol w:w="2555"/>
        <w:gridCol w:w="5111"/>
      </w:tblGrid>
      <w:tr w14:paraId="6B209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1040F1FA">
            <w:pPr>
              <w:pStyle w:val="30"/>
            </w:pPr>
            <w:r>
              <w:rPr>
                <w:rFonts w:hint="eastAsia"/>
              </w:rPr>
              <w:t>序号</w:t>
            </w:r>
          </w:p>
        </w:tc>
        <w:tc>
          <w:tcPr>
            <w:tcW w:w="1499" w:type="pct"/>
            <w:vAlign w:val="center"/>
          </w:tcPr>
          <w:p w14:paraId="268FAC3F">
            <w:pPr>
              <w:pStyle w:val="30"/>
            </w:pPr>
            <w:r>
              <w:rPr>
                <w:rFonts w:hint="eastAsia"/>
              </w:rPr>
              <w:t>系统名称</w:t>
            </w:r>
          </w:p>
        </w:tc>
        <w:tc>
          <w:tcPr>
            <w:tcW w:w="2999" w:type="pct"/>
            <w:vAlign w:val="center"/>
          </w:tcPr>
          <w:p w14:paraId="70CFB35B">
            <w:pPr>
              <w:pStyle w:val="30"/>
            </w:pPr>
            <w:r>
              <w:rPr>
                <w:rFonts w:hint="eastAsia"/>
              </w:rPr>
              <w:t>主要结构化数据类型</w:t>
            </w:r>
          </w:p>
        </w:tc>
      </w:tr>
      <w:tr w14:paraId="44BD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5B5AFA36">
            <w:pPr>
              <w:pStyle w:val="30"/>
            </w:pPr>
            <w:r>
              <w:rPr>
                <w:rFonts w:hint="eastAsia"/>
              </w:rPr>
              <w:t>1</w:t>
            </w:r>
          </w:p>
        </w:tc>
        <w:tc>
          <w:tcPr>
            <w:tcW w:w="1499" w:type="pct"/>
            <w:vAlign w:val="center"/>
          </w:tcPr>
          <w:p w14:paraId="4C3DE0D4">
            <w:pPr>
              <w:pStyle w:val="30"/>
            </w:pPr>
            <w:r>
              <w:rPr>
                <w:rFonts w:hint="eastAsia"/>
              </w:rPr>
              <w:t>内部审计子系统</w:t>
            </w:r>
          </w:p>
        </w:tc>
        <w:tc>
          <w:tcPr>
            <w:tcW w:w="2999" w:type="pct"/>
            <w:vAlign w:val="center"/>
          </w:tcPr>
          <w:p w14:paraId="7CE6FE7A">
            <w:pPr>
              <w:pStyle w:val="30"/>
            </w:pPr>
            <w:r>
              <w:rPr>
                <w:rFonts w:hint="eastAsia"/>
              </w:rPr>
              <w:t>业务报表数据、审核类交互信息等。业务报表数据包含企业内部审计工作表、经济责任审计情况表、内部审计工作月报表、重大审计情况报备单（一事一报）等内容；审核类交互信息包含审计工作情况表审核数据、内部审计工作月报审核数据、重大审计情况报备单（一事一报）审核数据、内部审计重要情况报备单审核数据等。</w:t>
            </w:r>
          </w:p>
        </w:tc>
      </w:tr>
      <w:tr w14:paraId="1876D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365F4472">
            <w:pPr>
              <w:pStyle w:val="30"/>
            </w:pPr>
            <w:r>
              <w:rPr>
                <w:rFonts w:hint="eastAsia"/>
              </w:rPr>
              <w:t>2</w:t>
            </w:r>
          </w:p>
        </w:tc>
        <w:tc>
          <w:tcPr>
            <w:tcW w:w="1499" w:type="pct"/>
            <w:vAlign w:val="center"/>
          </w:tcPr>
          <w:p w14:paraId="7FD19CBB">
            <w:pPr>
              <w:pStyle w:val="30"/>
            </w:pPr>
            <w:r>
              <w:rPr>
                <w:rFonts w:hint="eastAsia"/>
              </w:rPr>
              <w:t>全面风险预警管理子系统</w:t>
            </w:r>
          </w:p>
        </w:tc>
        <w:tc>
          <w:tcPr>
            <w:tcW w:w="2999" w:type="pct"/>
            <w:vAlign w:val="center"/>
          </w:tcPr>
          <w:p w14:paraId="2776B18A">
            <w:pPr>
              <w:pStyle w:val="30"/>
            </w:pPr>
            <w:r>
              <w:rPr>
                <w:rFonts w:hint="eastAsia"/>
              </w:rPr>
              <w:t>企业树形、企业名称、企业代码、企业上级代码、企业集团代码、企业基本信息（行业信息、组织形式等）、业务报表数据（财务决算 5 年数据、财务快</w:t>
            </w:r>
          </w:p>
          <w:p w14:paraId="0F85BB80">
            <w:pPr>
              <w:pStyle w:val="30"/>
            </w:pPr>
            <w:r>
              <w:rPr>
                <w:rFonts w:hint="eastAsia"/>
              </w:rPr>
              <w:t>报 3 年数据）、业务流程数据、审核类交互信息等。业务报表数据包含财务报表中的资产负债表、利润表、现金流量表、上海市国资委舆情数据、上海市国资委风险清单数据、私募股权投资数据等内容；业务流程数据包含风险问询表单、风险应对数据、风险指标分析内容等数据；审核类交互信息包含风险措施审核数据、措施提交日期数据等内容。</w:t>
            </w:r>
          </w:p>
        </w:tc>
      </w:tr>
      <w:tr w14:paraId="57161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2166F68E">
            <w:pPr>
              <w:pStyle w:val="30"/>
            </w:pPr>
            <w:r>
              <w:rPr>
                <w:rFonts w:hint="eastAsia"/>
              </w:rPr>
              <w:t>3</w:t>
            </w:r>
          </w:p>
        </w:tc>
        <w:tc>
          <w:tcPr>
            <w:tcW w:w="1499" w:type="pct"/>
            <w:vAlign w:val="center"/>
          </w:tcPr>
          <w:p w14:paraId="060D6787">
            <w:pPr>
              <w:pStyle w:val="30"/>
            </w:pPr>
            <w:r>
              <w:rPr>
                <w:rFonts w:hint="eastAsia"/>
              </w:rPr>
              <w:t>国资监管采集子系统</w:t>
            </w:r>
          </w:p>
        </w:tc>
        <w:tc>
          <w:tcPr>
            <w:tcW w:w="2999" w:type="pct"/>
            <w:vAlign w:val="center"/>
          </w:tcPr>
          <w:p w14:paraId="4B495386">
            <w:pPr>
              <w:pStyle w:val="30"/>
            </w:pPr>
            <w:r>
              <w:rPr>
                <w:rFonts w:hint="eastAsia"/>
              </w:rPr>
              <w:t>业务数据信息：包括业务报表数据、审核类交互信息等。业务报表数据包含月度动态监测类报表、财务年报类报表、财务预算类报表、融资担保类报表、发债备案类报表等内容；审核类交互信息包含月度动态监测数据审核数据、财务年报审核数据、财务预算审核数据、融资担保及发债备案审核数据等内容。</w:t>
            </w:r>
          </w:p>
        </w:tc>
      </w:tr>
      <w:tr w14:paraId="6B729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06BCF00D">
            <w:pPr>
              <w:pStyle w:val="30"/>
            </w:pPr>
            <w:r>
              <w:rPr>
                <w:rFonts w:hint="eastAsia"/>
              </w:rPr>
              <w:t>4</w:t>
            </w:r>
          </w:p>
        </w:tc>
        <w:tc>
          <w:tcPr>
            <w:tcW w:w="1499" w:type="pct"/>
            <w:vAlign w:val="center"/>
          </w:tcPr>
          <w:p w14:paraId="1951D2FB">
            <w:pPr>
              <w:pStyle w:val="30"/>
            </w:pPr>
            <w:r>
              <w:rPr>
                <w:rFonts w:hint="eastAsia"/>
              </w:rPr>
              <w:t>企业分配事中事后监管子系统</w:t>
            </w:r>
          </w:p>
        </w:tc>
        <w:tc>
          <w:tcPr>
            <w:tcW w:w="2999" w:type="pct"/>
            <w:vAlign w:val="center"/>
          </w:tcPr>
          <w:p w14:paraId="731799C2">
            <w:pPr>
              <w:pStyle w:val="30"/>
            </w:pPr>
            <w:r>
              <w:rPr>
                <w:rFonts w:hint="eastAsia"/>
              </w:rPr>
              <w:t>业务数据信息：包括业务报表数据、审核类交互信息等。业务报表数据包含职工薪酬相关信息表、收入分配年报企业总部和本市子企业补充表、人工成本预算表、工资总额清算表等内容；审核类交互信息包含收入分配年报审核数据、人工成本预算审核数据、人工成本执行定报审核数据、工资效益联动评价表审核数据、国务院国资委监管企业职工薪酬调查问卷审核数据、人工成本月报表审核数据等内容。</w:t>
            </w:r>
          </w:p>
        </w:tc>
      </w:tr>
      <w:tr w14:paraId="57BC2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2655CA07">
            <w:pPr>
              <w:pStyle w:val="30"/>
            </w:pPr>
            <w:r>
              <w:rPr>
                <w:rFonts w:hint="eastAsia"/>
              </w:rPr>
              <w:t>5</w:t>
            </w:r>
          </w:p>
        </w:tc>
        <w:tc>
          <w:tcPr>
            <w:tcW w:w="1499" w:type="pct"/>
            <w:vAlign w:val="center"/>
          </w:tcPr>
          <w:p w14:paraId="44344649">
            <w:pPr>
              <w:pStyle w:val="30"/>
            </w:pPr>
            <w:r>
              <w:rPr>
                <w:rFonts w:hint="eastAsia"/>
              </w:rPr>
              <w:t>OA系统</w:t>
            </w:r>
          </w:p>
        </w:tc>
        <w:tc>
          <w:tcPr>
            <w:tcW w:w="2999" w:type="pct"/>
            <w:vAlign w:val="center"/>
          </w:tcPr>
          <w:p w14:paraId="24792CE6">
            <w:pPr>
              <w:pStyle w:val="30"/>
            </w:pPr>
            <w:r>
              <w:rPr>
                <w:rFonts w:hint="eastAsia"/>
              </w:rPr>
              <w:t>流程审批数据、收发文数据、会议管理数据、信息报送数据、日程数据、督查督办数据等。</w:t>
            </w:r>
          </w:p>
        </w:tc>
      </w:tr>
      <w:tr w14:paraId="0C62B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682C6FD6">
            <w:pPr>
              <w:pStyle w:val="30"/>
            </w:pPr>
            <w:r>
              <w:rPr>
                <w:rFonts w:hint="eastAsia"/>
              </w:rPr>
              <w:t>6</w:t>
            </w:r>
          </w:p>
        </w:tc>
        <w:tc>
          <w:tcPr>
            <w:tcW w:w="1499" w:type="pct"/>
            <w:vAlign w:val="center"/>
          </w:tcPr>
          <w:p w14:paraId="0BCB4661">
            <w:pPr>
              <w:pStyle w:val="30"/>
            </w:pPr>
            <w:r>
              <w:rPr>
                <w:rFonts w:hint="eastAsia"/>
                <w:lang w:val="en-US" w:eastAsia="zh-CN"/>
              </w:rPr>
              <w:t>外采</w:t>
            </w:r>
            <w:r>
              <w:rPr>
                <w:rFonts w:hint="eastAsia"/>
              </w:rPr>
              <w:t>数据</w:t>
            </w:r>
          </w:p>
        </w:tc>
        <w:tc>
          <w:tcPr>
            <w:tcW w:w="2999" w:type="pct"/>
            <w:vAlign w:val="center"/>
          </w:tcPr>
          <w:p w14:paraId="10579E5B">
            <w:pPr>
              <w:pStyle w:val="30"/>
            </w:pPr>
            <w:r>
              <w:rPr>
                <w:rFonts w:hint="eastAsia"/>
              </w:rPr>
              <w:t>司法大数据（如案件状态、案号、涉案单位、涉案对方、诉讼地位、案件类型、案件标的金额、案由等）、不动产数据（如按占用人、按数量、地上面积、地下面积、总面积、总体价值、房屋整体情况）、上市公司数据（如A 股上市企业资产负债表、A 股上市企业利润表、A 股上市企业现金流量表、中国 A 股基本资料、中国 A 股日行情、中国 A 股日行情估值指标、申万行业分类、中国 A 股国民经济行业分类、公司简介、行业代码、中国 A 股日收益率、中国 A 股财务指标、中国 A 股指数基本资料、中国A 股 Wind 行业指数日行情等数据）。</w:t>
            </w:r>
          </w:p>
        </w:tc>
      </w:tr>
    </w:tbl>
    <w:p w14:paraId="41D97199">
      <w:pPr>
        <w:ind w:firstLine="480"/>
      </w:pPr>
      <w:r>
        <w:rPr>
          <w:rFonts w:hint="eastAsia"/>
        </w:rPr>
        <w:t>2、主要系统的非结构化数据类型如下：</w:t>
      </w:r>
    </w:p>
    <w:tbl>
      <w:tblPr>
        <w:tblStyle w:val="1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7"/>
        <w:gridCol w:w="2272"/>
        <w:gridCol w:w="5110"/>
      </w:tblGrid>
      <w:tr w14:paraId="2FCA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7" w:type="pct"/>
            <w:vAlign w:val="center"/>
          </w:tcPr>
          <w:p w14:paraId="4DE7D7B8">
            <w:pPr>
              <w:pStyle w:val="30"/>
            </w:pPr>
            <w:r>
              <w:rPr>
                <w:rFonts w:hint="eastAsia"/>
              </w:rPr>
              <w:t>序号</w:t>
            </w:r>
          </w:p>
        </w:tc>
        <w:tc>
          <w:tcPr>
            <w:tcW w:w="1333" w:type="pct"/>
            <w:vAlign w:val="center"/>
          </w:tcPr>
          <w:p w14:paraId="524B7F37">
            <w:pPr>
              <w:pStyle w:val="30"/>
            </w:pPr>
            <w:r>
              <w:rPr>
                <w:rFonts w:hint="eastAsia"/>
              </w:rPr>
              <w:t>系统名称</w:t>
            </w:r>
          </w:p>
        </w:tc>
        <w:tc>
          <w:tcPr>
            <w:tcW w:w="2998" w:type="pct"/>
            <w:vAlign w:val="center"/>
          </w:tcPr>
          <w:p w14:paraId="355C44DC">
            <w:pPr>
              <w:pStyle w:val="30"/>
            </w:pPr>
            <w:r>
              <w:rPr>
                <w:rFonts w:hint="eastAsia"/>
              </w:rPr>
              <w:t>主要非结构化数据</w:t>
            </w:r>
          </w:p>
        </w:tc>
      </w:tr>
      <w:tr w14:paraId="2598D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7" w:type="pct"/>
            <w:vAlign w:val="center"/>
          </w:tcPr>
          <w:p w14:paraId="0835331C">
            <w:pPr>
              <w:pStyle w:val="30"/>
            </w:pPr>
            <w:r>
              <w:rPr>
                <w:rFonts w:hint="eastAsia"/>
              </w:rPr>
              <w:t>1</w:t>
            </w:r>
          </w:p>
        </w:tc>
        <w:tc>
          <w:tcPr>
            <w:tcW w:w="1333" w:type="pct"/>
            <w:vAlign w:val="center"/>
          </w:tcPr>
          <w:p w14:paraId="7BF66CDE">
            <w:pPr>
              <w:pStyle w:val="30"/>
            </w:pPr>
            <w:r>
              <w:rPr>
                <w:rFonts w:hint="eastAsia"/>
              </w:rPr>
              <w:t>内部审计子系统</w:t>
            </w:r>
          </w:p>
        </w:tc>
        <w:tc>
          <w:tcPr>
            <w:tcW w:w="2998" w:type="pct"/>
            <w:vAlign w:val="center"/>
          </w:tcPr>
          <w:p w14:paraId="37BB8D97">
            <w:pPr>
              <w:pStyle w:val="30"/>
            </w:pPr>
            <w:r>
              <w:rPr>
                <w:rFonts w:hint="eastAsia"/>
              </w:rPr>
              <w:t>用户提供的包括数据补充类文档、数据统计类文档、数据分析类文档等内容。其他 Word、Excel、PDF 等格式通过子系统上传的非结构化数据信息。</w:t>
            </w:r>
          </w:p>
          <w:p w14:paraId="3133A6F5">
            <w:pPr>
              <w:pStyle w:val="30"/>
            </w:pPr>
            <w:r>
              <w:rPr>
                <w:rFonts w:hint="eastAsia"/>
              </w:rPr>
              <w:t>如：企业内部审计工作情况表、内部审计工作月报等。</w:t>
            </w:r>
          </w:p>
        </w:tc>
      </w:tr>
      <w:tr w14:paraId="50224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7" w:type="pct"/>
            <w:vAlign w:val="center"/>
          </w:tcPr>
          <w:p w14:paraId="7422BC37">
            <w:pPr>
              <w:pStyle w:val="30"/>
            </w:pPr>
            <w:r>
              <w:rPr>
                <w:rFonts w:hint="eastAsia"/>
              </w:rPr>
              <w:t>2</w:t>
            </w:r>
          </w:p>
        </w:tc>
        <w:tc>
          <w:tcPr>
            <w:tcW w:w="1333" w:type="pct"/>
            <w:vAlign w:val="center"/>
          </w:tcPr>
          <w:p w14:paraId="739B8B9B">
            <w:pPr>
              <w:pStyle w:val="30"/>
            </w:pPr>
            <w:r>
              <w:rPr>
                <w:rFonts w:hint="eastAsia"/>
              </w:rPr>
              <w:t>全面风险预警管理子系统</w:t>
            </w:r>
          </w:p>
        </w:tc>
        <w:tc>
          <w:tcPr>
            <w:tcW w:w="2998" w:type="pct"/>
            <w:vAlign w:val="center"/>
          </w:tcPr>
          <w:p w14:paraId="31479C71">
            <w:pPr>
              <w:pStyle w:val="30"/>
            </w:pPr>
            <w:r>
              <w:rPr>
                <w:rFonts w:hint="eastAsia"/>
              </w:rPr>
              <w:t>用户提供的包括数据补充类文档、数据统计类文档、数据分析类文档等内容。其他 Word、Excel、PDF 等格式通过子系统上传的非结构化数据信息。</w:t>
            </w:r>
          </w:p>
          <w:p w14:paraId="23495A84">
            <w:pPr>
              <w:pStyle w:val="30"/>
            </w:pPr>
            <w:r>
              <w:rPr>
                <w:rFonts w:hint="eastAsia"/>
              </w:rPr>
              <w:t>如：风险提示预警函等。</w:t>
            </w:r>
          </w:p>
        </w:tc>
      </w:tr>
      <w:tr w14:paraId="7AE4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7" w:type="pct"/>
            <w:vAlign w:val="center"/>
          </w:tcPr>
          <w:p w14:paraId="4F180E60">
            <w:pPr>
              <w:pStyle w:val="30"/>
            </w:pPr>
            <w:r>
              <w:rPr>
                <w:rFonts w:hint="eastAsia"/>
              </w:rPr>
              <w:t>3</w:t>
            </w:r>
          </w:p>
        </w:tc>
        <w:tc>
          <w:tcPr>
            <w:tcW w:w="1333" w:type="pct"/>
            <w:vAlign w:val="center"/>
          </w:tcPr>
          <w:p w14:paraId="68EC5CAD">
            <w:pPr>
              <w:pStyle w:val="30"/>
            </w:pPr>
            <w:r>
              <w:rPr>
                <w:rFonts w:hint="eastAsia"/>
              </w:rPr>
              <w:t>国资监管采集子系统</w:t>
            </w:r>
          </w:p>
        </w:tc>
        <w:tc>
          <w:tcPr>
            <w:tcW w:w="2998" w:type="pct"/>
            <w:vAlign w:val="center"/>
          </w:tcPr>
          <w:p w14:paraId="4EAC56F4">
            <w:pPr>
              <w:pStyle w:val="30"/>
            </w:pPr>
            <w:r>
              <w:rPr>
                <w:rFonts w:hint="eastAsia"/>
              </w:rPr>
              <w:t>用户提供的包括数据补充类文档、数据统计类文档、数据分析类文档等内容。其他 Word、Excel、PDF 等格式通过子系统上传的非结构化数据信息。</w:t>
            </w:r>
          </w:p>
          <w:p w14:paraId="44909D04">
            <w:pPr>
              <w:pStyle w:val="30"/>
            </w:pPr>
            <w:r>
              <w:rPr>
                <w:rFonts w:hint="eastAsia"/>
              </w:rPr>
              <w:t>如：财务统计报告等。</w:t>
            </w:r>
          </w:p>
        </w:tc>
      </w:tr>
      <w:tr w14:paraId="63579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7" w:type="pct"/>
            <w:vAlign w:val="center"/>
          </w:tcPr>
          <w:p w14:paraId="2A7B5B2E">
            <w:pPr>
              <w:pStyle w:val="30"/>
            </w:pPr>
            <w:r>
              <w:rPr>
                <w:rFonts w:hint="eastAsia"/>
              </w:rPr>
              <w:t>4</w:t>
            </w:r>
          </w:p>
        </w:tc>
        <w:tc>
          <w:tcPr>
            <w:tcW w:w="1333" w:type="pct"/>
            <w:vAlign w:val="center"/>
          </w:tcPr>
          <w:p w14:paraId="5965AEFA">
            <w:pPr>
              <w:pStyle w:val="30"/>
            </w:pPr>
            <w:r>
              <w:rPr>
                <w:rFonts w:hint="eastAsia"/>
              </w:rPr>
              <w:t>企业分配事中事后监管子系统</w:t>
            </w:r>
          </w:p>
        </w:tc>
        <w:tc>
          <w:tcPr>
            <w:tcW w:w="2998" w:type="pct"/>
            <w:vAlign w:val="center"/>
          </w:tcPr>
          <w:p w14:paraId="2CF6A0A9">
            <w:pPr>
              <w:pStyle w:val="30"/>
            </w:pPr>
            <w:r>
              <w:rPr>
                <w:rFonts w:hint="eastAsia"/>
              </w:rPr>
              <w:t>用户提供的包括数据补充类文档、数据统计类文档、数据分析类文档等内容。其他 Word、Excel、PDF 等格式通过子系统上传的非结构化数据信息。</w:t>
            </w:r>
          </w:p>
          <w:p w14:paraId="0C7E4632">
            <w:pPr>
              <w:pStyle w:val="30"/>
            </w:pPr>
            <w:r>
              <w:rPr>
                <w:rFonts w:hint="eastAsia"/>
              </w:rPr>
              <w:t>如：收入分配年报表、人工成本决算表、人工成本预算表等。</w:t>
            </w:r>
          </w:p>
        </w:tc>
      </w:tr>
      <w:tr w14:paraId="543CF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7" w:type="pct"/>
            <w:vAlign w:val="center"/>
          </w:tcPr>
          <w:p w14:paraId="31ED9B43">
            <w:pPr>
              <w:pStyle w:val="30"/>
            </w:pPr>
            <w:r>
              <w:rPr>
                <w:rFonts w:hint="eastAsia"/>
              </w:rPr>
              <w:t>5</w:t>
            </w:r>
          </w:p>
        </w:tc>
        <w:tc>
          <w:tcPr>
            <w:tcW w:w="1333" w:type="pct"/>
            <w:vAlign w:val="center"/>
          </w:tcPr>
          <w:p w14:paraId="036A2AB7">
            <w:pPr>
              <w:pStyle w:val="30"/>
            </w:pPr>
            <w:r>
              <w:rPr>
                <w:rFonts w:hint="eastAsia"/>
              </w:rPr>
              <w:t>OA系统</w:t>
            </w:r>
          </w:p>
        </w:tc>
        <w:tc>
          <w:tcPr>
            <w:tcW w:w="2998" w:type="pct"/>
            <w:vAlign w:val="center"/>
          </w:tcPr>
          <w:p w14:paraId="1AF56C00">
            <w:pPr>
              <w:pStyle w:val="30"/>
            </w:pPr>
            <w:r>
              <w:rPr>
                <w:rFonts w:hint="eastAsia"/>
              </w:rPr>
              <w:t>公文附件、会议附件、督办附件等其他以Word、Excel、PDF格式通过系统上传的非结构化数据信息。</w:t>
            </w:r>
          </w:p>
        </w:tc>
      </w:tr>
    </w:tbl>
    <w:p w14:paraId="4176C496">
      <w:pPr>
        <w:ind w:firstLine="0" w:firstLineChars="0"/>
      </w:pPr>
    </w:p>
    <w:p w14:paraId="0460888F">
      <w:pPr>
        <w:pStyle w:val="22"/>
        <w:numPr>
          <w:ilvl w:val="8"/>
          <w:numId w:val="0"/>
        </w:numPr>
        <w:rPr>
          <w:rFonts w:hint="default"/>
        </w:rPr>
      </w:pPr>
      <w:r>
        <w:rPr>
          <w:rFonts w:hint="default" w:cs="Times New Roman"/>
        </w:rPr>
        <w:t xml:space="preserve">表6.2  </w:t>
      </w:r>
      <w:r>
        <w:t>主要系统的非结构化数据</w:t>
      </w:r>
    </w:p>
    <w:p w14:paraId="0663962B">
      <w:pPr>
        <w:pStyle w:val="6"/>
        <w:numPr>
          <w:ilvl w:val="4"/>
          <w:numId w:val="0"/>
        </w:numPr>
      </w:pPr>
      <w:r>
        <w:rPr>
          <w:rFonts w:hint="eastAsia" w:eastAsia="宋体" w:cs="宋体"/>
        </w:rPr>
        <w:t xml:space="preserve">6.1.16.2.1  </w:t>
      </w:r>
      <w:r>
        <w:rPr>
          <w:rFonts w:hint="eastAsia"/>
        </w:rPr>
        <w:t>国资委数据服务门户</w:t>
      </w:r>
    </w:p>
    <w:p w14:paraId="35849649">
      <w:pPr>
        <w:ind w:firstLine="480"/>
      </w:pPr>
      <w:r>
        <w:rPr>
          <w:rFonts w:hint="eastAsia"/>
        </w:rPr>
        <w:t>数据服务门户旨在为上海市国资委提供一个统一、高效、便捷的数据服务入口，促进国资监管数据的共享、流通、应用和可视化的数据全周期应用监测，推动国资委数据价值的最大化实现。</w:t>
      </w:r>
    </w:p>
    <w:p w14:paraId="3A863DDF">
      <w:pPr>
        <w:pStyle w:val="7"/>
        <w:numPr>
          <w:ilvl w:val="5"/>
          <w:numId w:val="0"/>
        </w:numPr>
      </w:pPr>
      <w:r>
        <w:rPr>
          <w:rFonts w:hint="eastAsia" w:ascii="Times New Roman" w:hAnsi="Times New Roman" w:cs="宋体"/>
        </w:rPr>
        <w:t xml:space="preserve">6.1.16.2.1.1  </w:t>
      </w:r>
      <w:r>
        <w:rPr>
          <w:rFonts w:hint="eastAsia"/>
        </w:rPr>
        <w:t>门户首页</w:t>
      </w:r>
    </w:p>
    <w:p w14:paraId="4B005533">
      <w:pPr>
        <w:ind w:firstLine="480"/>
      </w:pPr>
      <w:r>
        <w:rPr>
          <w:rFonts w:hint="eastAsia"/>
        </w:rPr>
        <w:t>首页提供统一身份认证和统一用户登录功能，以确保用户身份的安全性和一致性。首页支持展示最新更新的目录资源，并允许用户查看授权的数据资源。用户可以根据目录名称、资源类型等条件进行筛选和排序，以便快速找到所需的资源，并且将根据用户的角色推荐服务。</w:t>
      </w:r>
    </w:p>
    <w:p w14:paraId="66D1606A">
      <w:pPr>
        <w:pStyle w:val="7"/>
        <w:numPr>
          <w:ilvl w:val="5"/>
          <w:numId w:val="0"/>
        </w:numPr>
      </w:pPr>
      <w:r>
        <w:rPr>
          <w:rFonts w:hint="eastAsia" w:ascii="Times New Roman" w:hAnsi="Times New Roman" w:cs="宋体"/>
        </w:rPr>
        <w:t xml:space="preserve">6.1.16.2.1.2  </w:t>
      </w:r>
      <w:r>
        <w:rPr>
          <w:rFonts w:hint="eastAsia"/>
        </w:rPr>
        <w:t>数据资源</w:t>
      </w:r>
    </w:p>
    <w:p w14:paraId="096CA903">
      <w:pPr>
        <w:ind w:firstLine="480"/>
      </w:pPr>
      <w:r>
        <w:rPr>
          <w:rFonts w:hint="eastAsia"/>
        </w:rPr>
        <w:t>提供一个统一的展示目录资源功能，以帮助用户高效地查找、申请和管理目录资源，如产权、投资、财务、审计、项目、股权、资产等数据目录。该功能将支持目录资源查看、目录库表资源申请、目录接口资源申请、目录文件资源申请、目录资源收藏等操作。</w:t>
      </w:r>
    </w:p>
    <w:p w14:paraId="289C9E26">
      <w:pPr>
        <w:ind w:firstLine="480"/>
      </w:pPr>
      <w:r>
        <w:rPr>
          <w:rFonts w:hint="eastAsia"/>
        </w:rPr>
        <w:t>1、筛选目录资源</w:t>
      </w:r>
    </w:p>
    <w:p w14:paraId="1B6BEB47">
      <w:pPr>
        <w:ind w:firstLine="480"/>
      </w:pPr>
      <w:r>
        <w:rPr>
          <w:rFonts w:hint="eastAsia"/>
        </w:rPr>
        <w:t>系统提供一个界面，用于展示所有可用的目录资源。用户可以根据目录名称、资源类型、共享属性、开放时间等条件进行筛选，也可以根据申请量、访问量、更新时间进行排序，以便快速找到所需的资源。</w:t>
      </w:r>
    </w:p>
    <w:p w14:paraId="162DC39C">
      <w:pPr>
        <w:ind w:firstLine="480"/>
      </w:pPr>
      <w:r>
        <w:rPr>
          <w:rFonts w:hint="eastAsia"/>
        </w:rPr>
        <w:t>2、查看目录资源</w:t>
      </w:r>
    </w:p>
    <w:p w14:paraId="74B5EFB7">
      <w:pPr>
        <w:ind w:firstLine="480"/>
      </w:pPr>
      <w:r>
        <w:rPr>
          <w:rFonts w:hint="eastAsia"/>
        </w:rPr>
        <w:t>系统提供一个界面，用于展示所有资源详情页面，包括信息资源目录基础信息以及所挂载的资源，便于用户查看所需资源信息用于申请。</w:t>
      </w:r>
    </w:p>
    <w:p w14:paraId="02BA3A97">
      <w:pPr>
        <w:ind w:firstLine="480"/>
      </w:pPr>
      <w:r>
        <w:rPr>
          <w:rFonts w:hint="eastAsia"/>
        </w:rPr>
        <w:t>3、申请目录资源</w:t>
      </w:r>
    </w:p>
    <w:p w14:paraId="3D66771E">
      <w:pPr>
        <w:ind w:firstLine="480"/>
      </w:pPr>
      <w:r>
        <w:rPr>
          <w:rFonts w:hint="eastAsia"/>
        </w:rPr>
        <w:t>用户可以根据需要申请目录资源，包括库表、文件、接口等类型资源，申请过程简单便捷，系统自动带入可申请资源信息，只需填写基础信息，如使用场景、期望完成日期等信息即可提交申请，系统自动将申请提交至供需系统，走后续申请流程。此外，用户还可以申请未编目资源，用户只需填写所需资源信息，包括提供部门、资源类型、提供方式等，系统自动提交需求至供需系统，走后续申请流程。</w:t>
      </w:r>
    </w:p>
    <w:p w14:paraId="1EF47F96">
      <w:pPr>
        <w:ind w:firstLine="480"/>
      </w:pPr>
      <w:r>
        <w:rPr>
          <w:rFonts w:hint="eastAsia"/>
        </w:rPr>
        <w:t>4、跟踪申请状态</w:t>
      </w:r>
    </w:p>
    <w:p w14:paraId="24CF6520">
      <w:pPr>
        <w:ind w:firstLine="480"/>
      </w:pPr>
      <w:r>
        <w:rPr>
          <w:rFonts w:hint="eastAsia"/>
        </w:rPr>
        <w:t>系统将自动跟踪用户提交的资源申请状态，用户可以随时查看自己申请资源状态，了解审批进度。</w:t>
      </w:r>
    </w:p>
    <w:p w14:paraId="436748FA">
      <w:pPr>
        <w:ind w:firstLine="480"/>
      </w:pPr>
      <w:r>
        <w:rPr>
          <w:rFonts w:hint="eastAsia"/>
        </w:rPr>
        <w:t>5、收藏目录资源</w:t>
      </w:r>
    </w:p>
    <w:p w14:paraId="6C677C2E">
      <w:pPr>
        <w:ind w:firstLine="480"/>
      </w:pPr>
      <w:r>
        <w:rPr>
          <w:rFonts w:hint="eastAsia"/>
        </w:rPr>
        <w:t>用户可以将所需要的目录资源添加到收藏夹中，方便后续的查找和使用。</w:t>
      </w:r>
    </w:p>
    <w:p w14:paraId="5913D6FD">
      <w:pPr>
        <w:pStyle w:val="7"/>
        <w:numPr>
          <w:ilvl w:val="5"/>
          <w:numId w:val="0"/>
        </w:numPr>
      </w:pPr>
      <w:r>
        <w:rPr>
          <w:rFonts w:hint="eastAsia" w:ascii="Times New Roman" w:hAnsi="Times New Roman" w:cs="宋体"/>
        </w:rPr>
        <w:t xml:space="preserve">6.1.16.2.1.3  </w:t>
      </w:r>
      <w:r>
        <w:rPr>
          <w:rFonts w:hint="eastAsia"/>
        </w:rPr>
        <w:t>数据全景监测</w:t>
      </w:r>
    </w:p>
    <w:p w14:paraId="692B7F80">
      <w:pPr>
        <w:ind w:firstLine="480"/>
      </w:pPr>
      <w:r>
        <w:rPr>
          <w:rFonts w:hint="eastAsia"/>
        </w:rPr>
        <w:t>通过构建“采-治-管-用”全链路数字化监测能力，实现国资监管数据资产全生命周期穿透式管理。融合实时动态感知与智能分析能力，依托多源系统级联拓扑监测、流量分析、数据质量指数预警等核心能力，形成“监测-分析-优化-验证”闭环管理体系，为国资监管决策提供精准、实时、可视化的数据治理支撑，驱动数据资源向数据资产的高效转化。</w:t>
      </w:r>
    </w:p>
    <w:p w14:paraId="44C7384D">
      <w:pPr>
        <w:ind w:firstLine="480"/>
      </w:pPr>
      <w:r>
        <w:rPr>
          <w:rFonts w:hint="eastAsia"/>
        </w:rPr>
        <w:t>1、数据归集感知</w:t>
      </w:r>
    </w:p>
    <w:p w14:paraId="29C7C3E8">
      <w:pPr>
        <w:ind w:firstLine="480"/>
      </w:pPr>
      <w:r>
        <w:rPr>
          <w:rFonts w:hint="eastAsia"/>
        </w:rPr>
        <w:t>数据源连接监测：实时监测与各数据源系统的连接状态，通过带宽占用率、传输时延、丢包率三维度展现连接质量，如与国资委各业务系统的数据连接是否正常，确保数据能够稳定传输。一旦连接出现故障，及时发出警报以便技术人员进行修复。</w:t>
      </w:r>
    </w:p>
    <w:p w14:paraId="6FB35E44">
      <w:pPr>
        <w:ind w:firstLine="480"/>
      </w:pPr>
      <w:r>
        <w:rPr>
          <w:rFonts w:hint="eastAsia"/>
        </w:rPr>
        <w:t>数据量监测：对归集的数据量进行统计和分析，通过设置阈值来监测数据量是否出现异常波动，如数据量突然大幅减少或增加，可能暗示数据采集过程存在问题或数据源发生了变化。</w:t>
      </w:r>
    </w:p>
    <w:p w14:paraId="4F343F61">
      <w:pPr>
        <w:ind w:firstLine="480"/>
      </w:pPr>
      <w:r>
        <w:rPr>
          <w:rFonts w:hint="eastAsia"/>
        </w:rPr>
        <w:t>2、数据治理监测</w:t>
      </w:r>
    </w:p>
    <w:p w14:paraId="22703CA3">
      <w:pPr>
        <w:ind w:firstLine="480"/>
      </w:pPr>
      <w:r>
        <w:rPr>
          <w:rFonts w:hint="eastAsia"/>
        </w:rPr>
        <w:t>数据标准制定监测：对已制定的数据标准数量进行统计，涵盖数据格式、编码规则、数据字典等，直观呈现数据标准的丰富度。例如，已完成[X]个数据表的标准定义，确保数据的一致性和规范性。</w:t>
      </w:r>
    </w:p>
    <w:p w14:paraId="46D30F3C">
      <w:pPr>
        <w:ind w:firstLine="480"/>
      </w:pPr>
      <w:r>
        <w:rPr>
          <w:rFonts w:hint="eastAsia"/>
        </w:rPr>
        <w:t>数据清洗加工任务监测：记录并展示已完成的数据清洗任务数量，包括去重、纠错、格式统一等操作。详细列出每次清洗任务处理的数据量、清洗规则应用情况及清洗后数据质量提升幅度，如已完成[X]次大规模数据清洗任务，累计处理数据[X]条。</w:t>
      </w:r>
    </w:p>
    <w:p w14:paraId="29FC385B">
      <w:pPr>
        <w:ind w:firstLine="480"/>
      </w:pPr>
      <w:r>
        <w:rPr>
          <w:rFonts w:hint="eastAsia"/>
        </w:rPr>
        <w:t>数据质量检测监测：统计已制定的数据质量检测规则数量，涵盖完整性、准确性、一致性、及时性等维度，明确数据质量的量化依据。同时，统计和展示数据质量检测任务情况。</w:t>
      </w:r>
    </w:p>
    <w:p w14:paraId="4C0AC071">
      <w:pPr>
        <w:ind w:firstLine="480"/>
      </w:pPr>
      <w:r>
        <w:rPr>
          <w:rFonts w:hint="eastAsia"/>
        </w:rPr>
        <w:t>元数据管理监测：监测元数据的注册数量，包括数据表、字段、数据流等，全面了解数据资产的规模和结构。同时，跟踪元数据的更新频率，确保元数据的时效性，为数据治理提供准确的参考依据。</w:t>
      </w:r>
    </w:p>
    <w:p w14:paraId="53859088">
      <w:pPr>
        <w:ind w:firstLine="480"/>
      </w:pPr>
      <w:r>
        <w:rPr>
          <w:rFonts w:hint="eastAsia"/>
        </w:rPr>
        <w:t>3、数据服务跟踪</w:t>
      </w:r>
    </w:p>
    <w:p w14:paraId="4606974F">
      <w:pPr>
        <w:ind w:firstLine="480"/>
      </w:pPr>
      <w:r>
        <w:rPr>
          <w:rFonts w:hint="eastAsia"/>
        </w:rPr>
        <w:t>申请数量与趋势监测：统计和分析用户对不同类型数据资源的申请数量和变化趋势，了解用户对数据的重点需求，为数据资源的规划和优化提供参考。</w:t>
      </w:r>
    </w:p>
    <w:p w14:paraId="05E78CBE">
      <w:pPr>
        <w:ind w:firstLine="480"/>
      </w:pPr>
      <w:r>
        <w:rPr>
          <w:rFonts w:hint="eastAsia"/>
        </w:rPr>
        <w:t>申请审批流程监测：实时跟踪数据申请的审批进度，确保审批流程的高效性和规范性，及时发现和解决审批过程中出现的延迟等问题，提高数据申请的处理效率，同时对审批状态进行提醒和预警，以便用户及时了解申请结果。</w:t>
      </w:r>
    </w:p>
    <w:p w14:paraId="1F0EFCBD">
      <w:pPr>
        <w:ind w:firstLine="480"/>
      </w:pPr>
      <w:r>
        <w:rPr>
          <w:rFonts w:hint="eastAsia"/>
        </w:rPr>
        <w:t>服务异常监测：实时监测数据服务过程中出现的异常情况，如数据错误、系统故障、网络攻击等，及时采取相应的措施进行处理和修复，保障数据服务的安全性和可靠性，同时对异常情况进行记录和分析，以便总结经验教训，防止类似问题的再次发生。</w:t>
      </w:r>
    </w:p>
    <w:p w14:paraId="1D029C7A">
      <w:pPr>
        <w:ind w:firstLine="480"/>
      </w:pPr>
      <w:r>
        <w:rPr>
          <w:rFonts w:hint="eastAsia"/>
        </w:rPr>
        <w:t>4、数据效能分析</w:t>
      </w:r>
    </w:p>
    <w:p w14:paraId="0839C88B">
      <w:pPr>
        <w:ind w:firstLine="480"/>
      </w:pPr>
      <w:r>
        <w:rPr>
          <w:rFonts w:hint="eastAsia"/>
        </w:rPr>
        <w:t>统计和分析用户对各类数据服务的使用频率、使用时长、使用场景等信息，了解用户的服务使用习惯和需求，为数据服务的优化和推广提供数据支持，同时也可以根据使用情况合理分配资源，提高资源利用效率。</w:t>
      </w:r>
    </w:p>
    <w:p w14:paraId="2BCF3644">
      <w:pPr>
        <w:pStyle w:val="6"/>
        <w:numPr>
          <w:ilvl w:val="4"/>
          <w:numId w:val="0"/>
        </w:numPr>
      </w:pPr>
      <w:r>
        <w:rPr>
          <w:rFonts w:hint="eastAsia" w:eastAsia="宋体" w:cs="宋体"/>
        </w:rPr>
        <w:t xml:space="preserve">6.1.16.2.2  </w:t>
      </w:r>
      <w:r>
        <w:rPr>
          <w:rFonts w:hint="eastAsia"/>
        </w:rPr>
        <w:t>数据目录管理</w:t>
      </w:r>
    </w:p>
    <w:p w14:paraId="4761AA44">
      <w:pPr>
        <w:ind w:firstLine="480"/>
      </w:pPr>
      <w:r>
        <w:rPr>
          <w:rFonts w:hint="eastAsia"/>
        </w:rPr>
        <w:t>通过构建分类清晰、层次分明的国资监管数据目录体系，对国资委数据资源按照统一的标准进行统一登记、统一分类，生成数据来源目录、数据资源目录，确保数据的一致性和可追溯、可恢复性，并通过数据血缘，追踪数据的来源和处理过程，提高数据的准确性和可信度。通过数据目录管理，国资委用户能够快速找到所需的产权、投资、财务、审计、项目、股权、资产等信息，提升数据发现和利用效率，支持数据对应用的赋能。</w:t>
      </w:r>
    </w:p>
    <w:p w14:paraId="08CDCB32">
      <w:pPr>
        <w:ind w:firstLine="480"/>
      </w:pPr>
      <w:r>
        <w:rPr>
          <w:rFonts w:hint="eastAsia"/>
        </w:rPr>
        <w:t>根据国资监管业务需求，国资委数据资源目录通常按以下维度分类：</w:t>
      </w:r>
    </w:p>
    <w:p w14:paraId="59F9047F">
      <w:pPr>
        <w:ind w:firstLine="480"/>
      </w:pPr>
      <w:r>
        <w:rPr>
          <w:rFonts w:hint="eastAsia"/>
        </w:rPr>
        <w:t>按数据类型：结构化数据（如企业财务报表、产权登记信息）、非结构化数据（如政策文件、审计报告、产权报告）。</w:t>
      </w:r>
    </w:p>
    <w:p w14:paraId="412E52FB">
      <w:pPr>
        <w:ind w:firstLine="480"/>
      </w:pPr>
      <w:r>
        <w:rPr>
          <w:rFonts w:hint="eastAsia"/>
        </w:rPr>
        <w:t>按业务领域：企业财务数据、产权管理数据、投资监管数据、风险预警数据等。</w:t>
      </w:r>
    </w:p>
    <w:p w14:paraId="29322EAB">
      <w:pPr>
        <w:ind w:firstLine="480"/>
      </w:pPr>
      <w:r>
        <w:rPr>
          <w:rFonts w:hint="eastAsia"/>
        </w:rPr>
        <w:t>按数据层级：企业集团数据、重点监管企业数据、全级次企业数据等。</w:t>
      </w:r>
    </w:p>
    <w:p w14:paraId="0535148A">
      <w:pPr>
        <w:ind w:firstLine="480"/>
      </w:pPr>
      <w:r>
        <w:rPr>
          <w:rFonts w:hint="eastAsia"/>
        </w:rPr>
        <w:t>按敏感等级：公开数据、内部数据、敏感数据。</w:t>
      </w:r>
    </w:p>
    <w:p w14:paraId="6061B15F">
      <w:pPr>
        <w:pStyle w:val="7"/>
        <w:numPr>
          <w:ilvl w:val="5"/>
          <w:numId w:val="0"/>
        </w:numPr>
      </w:pPr>
      <w:r>
        <w:rPr>
          <w:rFonts w:hint="eastAsia" w:ascii="Times New Roman" w:hAnsi="Times New Roman" w:cs="宋体"/>
        </w:rPr>
        <w:t xml:space="preserve">6.1.16.2.2.1  </w:t>
      </w:r>
      <w:r>
        <w:rPr>
          <w:rFonts w:hint="eastAsia"/>
        </w:rPr>
        <w:t>目录审核</w:t>
      </w:r>
    </w:p>
    <w:p w14:paraId="1EDE6F0B">
      <w:pPr>
        <w:ind w:firstLine="480"/>
      </w:pPr>
      <w:r>
        <w:rPr>
          <w:rFonts w:hint="eastAsia"/>
        </w:rPr>
        <w:t>针对部门注册提交的数据目录，提供可视化的流程审核管理，包含对目录内容的核心元数据、扩展元数据、目录信息项等填写的规范性、完整性等进行审核维护，确保部门提交的数据目录的正确性。</w:t>
      </w:r>
    </w:p>
    <w:p w14:paraId="5656B131">
      <w:pPr>
        <w:ind w:firstLine="480"/>
      </w:pPr>
      <w:r>
        <w:rPr>
          <w:rFonts w:hint="eastAsia"/>
        </w:rPr>
        <w:t>审核不通过的国资数据目录，退回至所属部门进行修改、维护，而后重新提交审核。</w:t>
      </w:r>
    </w:p>
    <w:p w14:paraId="56D8877B">
      <w:pPr>
        <w:ind w:firstLine="480"/>
      </w:pPr>
      <w:r>
        <w:rPr>
          <w:rFonts w:hint="eastAsia"/>
        </w:rPr>
        <w:t>支持对通过审核的国资数据目录进行发布管理。</w:t>
      </w:r>
    </w:p>
    <w:p w14:paraId="4BD25BFD">
      <w:pPr>
        <w:ind w:firstLine="480"/>
      </w:pPr>
      <w:r>
        <w:rPr>
          <w:rFonts w:hint="eastAsia"/>
        </w:rPr>
        <w:t>已发布的国资数据目录提供信息资源的共享开放服务，授权的业务处室可对发布的国资数据目录进行检索、浏览和订阅。</w:t>
      </w:r>
    </w:p>
    <w:p w14:paraId="601FDEBC">
      <w:pPr>
        <w:pStyle w:val="7"/>
        <w:numPr>
          <w:ilvl w:val="5"/>
          <w:numId w:val="0"/>
        </w:numPr>
      </w:pPr>
      <w:r>
        <w:rPr>
          <w:rFonts w:hint="eastAsia" w:ascii="Times New Roman" w:hAnsi="Times New Roman" w:cs="宋体"/>
        </w:rPr>
        <w:t xml:space="preserve">6.1.16.2.2.2  </w:t>
      </w:r>
      <w:r>
        <w:rPr>
          <w:rFonts w:hint="eastAsia"/>
        </w:rPr>
        <w:t>目录发布</w:t>
      </w:r>
    </w:p>
    <w:p w14:paraId="41B0CCBB">
      <w:pPr>
        <w:ind w:firstLine="480"/>
      </w:pPr>
      <w:r>
        <w:rPr>
          <w:rFonts w:hint="eastAsia"/>
        </w:rPr>
        <w:t>目录发布子系统的主要作用是保证目录内容的一致性，避免信息冲突。目录的管理者发布目录内容，包括共享资源核心元数据和同步资源核心元数据。管理者通过目录服务器，把资源核心元数据库的内容发布到系统中。目录发布系统具备的基本功能包括：</w:t>
      </w:r>
    </w:p>
    <w:p w14:paraId="36AAF421">
      <w:pPr>
        <w:ind w:firstLine="480"/>
      </w:pPr>
      <w:r>
        <w:rPr>
          <w:rFonts w:hint="eastAsia"/>
        </w:rPr>
        <w:t>1、发布服务管理</w:t>
      </w:r>
    </w:p>
    <w:p w14:paraId="576479CB">
      <w:pPr>
        <w:ind w:firstLine="480"/>
      </w:pPr>
      <w:r>
        <w:rPr>
          <w:rFonts w:hint="eastAsia"/>
        </w:rPr>
        <w:t>发布服务管理的管理对象是目录服务器，它控制目录服务器的发布任务。并通过目录服务器的相关管理功能，管理特定部分的元数据的对外服务。</w:t>
      </w:r>
    </w:p>
    <w:p w14:paraId="44A1387D">
      <w:pPr>
        <w:ind w:firstLine="480"/>
      </w:pPr>
      <w:r>
        <w:rPr>
          <w:rFonts w:hint="eastAsia"/>
        </w:rPr>
        <w:t>2、发布网站管理</w:t>
      </w:r>
    </w:p>
    <w:p w14:paraId="7800E1C8">
      <w:pPr>
        <w:ind w:firstLine="480"/>
      </w:pPr>
      <w:r>
        <w:rPr>
          <w:rFonts w:hint="eastAsia"/>
        </w:rPr>
        <w:t>实现公共信息资源目录的基本管理，包括网站的运行、网页程序的更新等内容。</w:t>
      </w:r>
    </w:p>
    <w:p w14:paraId="54E2B5B5">
      <w:pPr>
        <w:pStyle w:val="7"/>
        <w:numPr>
          <w:ilvl w:val="5"/>
          <w:numId w:val="0"/>
        </w:numPr>
      </w:pPr>
      <w:r>
        <w:rPr>
          <w:rFonts w:hint="eastAsia" w:ascii="Times New Roman" w:hAnsi="Times New Roman" w:cs="宋体"/>
        </w:rPr>
        <w:t xml:space="preserve">6.1.16.2.2.3  </w:t>
      </w:r>
      <w:r>
        <w:rPr>
          <w:rFonts w:hint="eastAsia"/>
        </w:rPr>
        <w:t>目录维护</w:t>
      </w:r>
    </w:p>
    <w:p w14:paraId="1861CAEE">
      <w:pPr>
        <w:ind w:firstLine="480"/>
      </w:pPr>
      <w:r>
        <w:rPr>
          <w:rFonts w:hint="eastAsia"/>
        </w:rPr>
        <w:t>目录维护的主要作用是保证目录服务系统的可用性，它的主要功能包括共享资源核心元数据库和同步服务核心元数据库的建立、更新、备份与恢复等，此外还包括以下功能：</w:t>
      </w:r>
    </w:p>
    <w:p w14:paraId="7AB2CEB2">
      <w:pPr>
        <w:ind w:firstLine="480"/>
      </w:pPr>
      <w:r>
        <w:rPr>
          <w:rFonts w:hint="eastAsia"/>
        </w:rPr>
        <w:t>1、服务监控</w:t>
      </w:r>
    </w:p>
    <w:p w14:paraId="38B07262">
      <w:pPr>
        <w:ind w:firstLine="480"/>
      </w:pPr>
      <w:r>
        <w:rPr>
          <w:rFonts w:hint="eastAsia"/>
        </w:rPr>
        <w:t>监控目录服务器、目录网站的运行。</w:t>
      </w:r>
    </w:p>
    <w:p w14:paraId="6420ECD8">
      <w:pPr>
        <w:ind w:firstLine="480"/>
      </w:pPr>
      <w:r>
        <w:rPr>
          <w:rFonts w:hint="eastAsia"/>
        </w:rPr>
        <w:t>2、日志分析</w:t>
      </w:r>
    </w:p>
    <w:p w14:paraId="5E2B131A">
      <w:pPr>
        <w:ind w:firstLine="480"/>
      </w:pPr>
      <w:r>
        <w:rPr>
          <w:rFonts w:hint="eastAsia"/>
        </w:rPr>
        <w:t>根据数据目录查询日志，统计访问目录访问次数，统计不同信息资源元数据的查询次数。</w:t>
      </w:r>
    </w:p>
    <w:p w14:paraId="3588B738">
      <w:pPr>
        <w:pStyle w:val="7"/>
        <w:numPr>
          <w:ilvl w:val="5"/>
          <w:numId w:val="0"/>
        </w:numPr>
      </w:pPr>
      <w:r>
        <w:rPr>
          <w:rFonts w:hint="eastAsia" w:ascii="Times New Roman" w:hAnsi="Times New Roman" w:cs="宋体"/>
        </w:rPr>
        <w:t xml:space="preserve">6.1.16.2.2.4  </w:t>
      </w:r>
      <w:r>
        <w:rPr>
          <w:rFonts w:hint="eastAsia"/>
        </w:rPr>
        <w:t>目录导航</w:t>
      </w:r>
    </w:p>
    <w:p w14:paraId="58E9B2F6">
      <w:pPr>
        <w:ind w:firstLine="480"/>
      </w:pPr>
      <w:r>
        <w:rPr>
          <w:rFonts w:hint="eastAsia"/>
        </w:rPr>
        <w:t>目录信息资源可以按主题分类、按行业分类、按部门等维度进行导航。</w:t>
      </w:r>
    </w:p>
    <w:p w14:paraId="18837C7C">
      <w:pPr>
        <w:pStyle w:val="7"/>
        <w:numPr>
          <w:ilvl w:val="5"/>
          <w:numId w:val="0"/>
        </w:numPr>
      </w:pPr>
      <w:r>
        <w:rPr>
          <w:rFonts w:hint="eastAsia" w:ascii="Times New Roman" w:hAnsi="Times New Roman" w:cs="宋体"/>
        </w:rPr>
        <w:t xml:space="preserve">6.1.16.2.2.5  </w:t>
      </w:r>
      <w:r>
        <w:rPr>
          <w:rFonts w:hint="eastAsia"/>
        </w:rPr>
        <w:t>目录信息订阅</w:t>
      </w:r>
    </w:p>
    <w:p w14:paraId="074B50DB">
      <w:pPr>
        <w:ind w:firstLine="480"/>
      </w:pPr>
      <w:r>
        <w:rPr>
          <w:rFonts w:hint="eastAsia"/>
        </w:rPr>
        <w:t>信息资源需求方，通过资源目录系统查询所需的信息资源，申请资源使用权，注明共享的数据项和用途等。由信息资源提供方或第三方管理者进行授权后，采用建立发布/订阅交换流程的方式，共享给信息需求方。并以此自动生成信息资源交换目录，使运维管理人员快速统计到某提供部门、某类信息资源、其中的哪些数据项、多少条数据、什么时间共享给哪些需求部门，作为对部门人口基础信息共享考核奖励的依据。</w:t>
      </w:r>
    </w:p>
    <w:p w14:paraId="6F6990B0">
      <w:pPr>
        <w:pStyle w:val="6"/>
        <w:numPr>
          <w:ilvl w:val="4"/>
          <w:numId w:val="0"/>
        </w:numPr>
      </w:pPr>
      <w:r>
        <w:rPr>
          <w:rFonts w:hint="eastAsia" w:eastAsia="宋体" w:cs="宋体"/>
        </w:rPr>
        <w:t xml:space="preserve">6.1.16.2.3  </w:t>
      </w:r>
      <w:r>
        <w:rPr>
          <w:rFonts w:hint="eastAsia"/>
        </w:rPr>
        <w:t>数据采集管理</w:t>
      </w:r>
    </w:p>
    <w:p w14:paraId="3FE09371">
      <w:pPr>
        <w:ind w:firstLine="480"/>
      </w:pPr>
      <w:r>
        <w:rPr>
          <w:rFonts w:hint="eastAsia"/>
        </w:rPr>
        <w:t>数据采集管理负责从全面风险预警、国资监管财务数据采集、企业分配、内部审计、OA等系统和第三方（如司法大数据等）数据源抽取、传输和加载产权、投资、财务、审计、项目、股权、资产等数据到数据资源平台，实现自动化、实时化采集。</w:t>
      </w:r>
    </w:p>
    <w:p w14:paraId="25853849">
      <w:pPr>
        <w:pStyle w:val="7"/>
        <w:numPr>
          <w:ilvl w:val="5"/>
          <w:numId w:val="0"/>
        </w:numPr>
      </w:pPr>
      <w:r>
        <w:rPr>
          <w:rFonts w:hint="eastAsia" w:ascii="Times New Roman" w:hAnsi="Times New Roman" w:cs="宋体"/>
        </w:rPr>
        <w:t xml:space="preserve">6.1.16.2.3.1  </w:t>
      </w:r>
      <w:r>
        <w:rPr>
          <w:rFonts w:hint="eastAsia"/>
        </w:rPr>
        <w:t>外部数据采集接口</w:t>
      </w:r>
    </w:p>
    <w:p w14:paraId="02CD0105">
      <w:pPr>
        <w:ind w:firstLine="480"/>
      </w:pPr>
      <w:r>
        <w:rPr>
          <w:rFonts w:hint="eastAsia"/>
        </w:rPr>
        <w:t>1、OA系统数据接口</w:t>
      </w:r>
    </w:p>
    <w:p w14:paraId="0DACCEA6">
      <w:pPr>
        <w:ind w:firstLine="480"/>
      </w:pPr>
      <w:r>
        <w:rPr>
          <w:rFonts w:hint="eastAsia"/>
        </w:rPr>
        <w:t>随申办政务云的OA系统对接，从OA系统中抽取公文、会议、审批流程等数据。对这些数据进行文本分析和信息提取，获取关键的业务数据，如公文中的正文信息、附件文档等，将其整合到相应的数据域中，为行政办公提供全面的数据视角。</w:t>
      </w:r>
    </w:p>
    <w:p w14:paraId="398061C4">
      <w:pPr>
        <w:ind w:firstLine="480"/>
      </w:pPr>
      <w:r>
        <w:rPr>
          <w:rFonts w:hint="eastAsia"/>
        </w:rPr>
        <w:t>2、司法大数据接口</w:t>
      </w:r>
    </w:p>
    <w:p w14:paraId="0D33742C">
      <w:pPr>
        <w:ind w:firstLine="480"/>
      </w:pPr>
      <w:r>
        <w:rPr>
          <w:rFonts w:hint="eastAsia"/>
        </w:rPr>
        <w:t>对接司法数据供应商的接口，获取与监管企业相关的涉诉全量案件、涉诉新增结案、涉诉新增立案等数据。对数据进行法律实体识别和关系提取，为企业的合规管理和风险预警提供数据支持。</w:t>
      </w:r>
    </w:p>
    <w:p w14:paraId="09FC78E8">
      <w:pPr>
        <w:ind w:firstLine="480"/>
      </w:pPr>
      <w:r>
        <w:rPr>
          <w:rFonts w:hint="eastAsia"/>
        </w:rPr>
        <w:t>3、不动产数据接口</w:t>
      </w:r>
    </w:p>
    <w:p w14:paraId="35B7033F">
      <w:pPr>
        <w:ind w:firstLine="480"/>
      </w:pPr>
      <w:r>
        <w:rPr>
          <w:rFonts w:hint="eastAsia"/>
        </w:rPr>
        <w:t>通过接口，从不动产数据提供商处获取企业名下的不动产信息，包括各类型存量房成交均价等信息。对不动产数据进行地理编码和空间分析，结合企业的财务数据和业务数据，评估不动产的市场价值和运营效益。</w:t>
      </w:r>
    </w:p>
    <w:p w14:paraId="49044CBF">
      <w:pPr>
        <w:ind w:firstLine="480"/>
      </w:pPr>
      <w:r>
        <w:rPr>
          <w:rFonts w:hint="eastAsia"/>
        </w:rPr>
        <w:t>4、上市公司数据接口</w:t>
      </w:r>
    </w:p>
    <w:p w14:paraId="45011274">
      <w:pPr>
        <w:ind w:firstLine="480"/>
      </w:pPr>
      <w:r>
        <w:rPr>
          <w:rFonts w:hint="eastAsia"/>
        </w:rPr>
        <w:t>通过接口收集上市公司的公开披露数据，如公司概况、财务数据、研究报告等。对数据进行自然语言处理和情感分析，提取对监管企业有参考价值的信息，如行业趋势、竞争对手动态等，为企业的战略规划和市场竞争分析提供数据支持。</w:t>
      </w:r>
    </w:p>
    <w:p w14:paraId="552DC887">
      <w:pPr>
        <w:pStyle w:val="7"/>
        <w:numPr>
          <w:ilvl w:val="5"/>
          <w:numId w:val="0"/>
        </w:numPr>
      </w:pPr>
      <w:r>
        <w:rPr>
          <w:rFonts w:hint="eastAsia" w:ascii="Times New Roman" w:hAnsi="Times New Roman" w:cs="宋体"/>
        </w:rPr>
        <w:t xml:space="preserve">6.1.16.2.3.2  </w:t>
      </w:r>
      <w:r>
        <w:rPr>
          <w:rFonts w:hint="eastAsia"/>
        </w:rPr>
        <w:t>数据归集接口</w:t>
      </w:r>
    </w:p>
    <w:p w14:paraId="5872BB75">
      <w:pPr>
        <w:ind w:firstLine="480"/>
      </w:pPr>
      <w:r>
        <w:rPr>
          <w:rFonts w:hint="eastAsia"/>
        </w:rPr>
        <w:t>1、全面风险预警管理子系统数据接口：通过接口收集全面风险预警管理子系统数据，整合全面风险预警系统中的风险指标数据、风险事件数据、风险评估报告等，为国资委的风险管理和风险预警防控提供数据支持。</w:t>
      </w:r>
    </w:p>
    <w:p w14:paraId="448E5E3B">
      <w:pPr>
        <w:ind w:firstLine="480"/>
      </w:pPr>
      <w:r>
        <w:rPr>
          <w:rFonts w:hint="eastAsia"/>
        </w:rPr>
        <w:t>2、国资监管采集子系统数据接口：通过接口收集国资监管采集子系统数据，收集各监管企业的财务数据，包括资产负债表、利润表、现金流量表等，以便对财务数据进行汇总和分析，为国资委的财务监管和财务决策提供数据支持。</w:t>
      </w:r>
    </w:p>
    <w:p w14:paraId="24C1D866">
      <w:pPr>
        <w:ind w:firstLine="480"/>
      </w:pPr>
      <w:r>
        <w:rPr>
          <w:rFonts w:hint="eastAsia"/>
        </w:rPr>
        <w:t>3、企业分配事中事后监管子系统数据接口：通过接口收集企业分配事中事后监管子系统数据，从该系统中获取企业分配方案、执行情况、监督反馈等数据，以便对分配数据进行分析和评估，确保企业分配的公平性和合理性。</w:t>
      </w:r>
    </w:p>
    <w:p w14:paraId="3B97882A">
      <w:pPr>
        <w:ind w:firstLine="480"/>
      </w:pPr>
      <w:r>
        <w:rPr>
          <w:rFonts w:hint="eastAsia"/>
        </w:rPr>
        <w:t>4、内部审计子系统数据接口：通过接口收集内部审计子系统数据，从内部审计与整改信息系统中提取审计项目数据、审计发现问题、整改情况等数据，以便对审计数据进行分析和跟踪，为国资委的内部审计监督和整改落实提供数据支持。</w:t>
      </w:r>
    </w:p>
    <w:p w14:paraId="3F4F7532">
      <w:pPr>
        <w:pStyle w:val="7"/>
        <w:numPr>
          <w:ilvl w:val="5"/>
          <w:numId w:val="0"/>
        </w:numPr>
      </w:pPr>
      <w:r>
        <w:rPr>
          <w:rFonts w:hint="eastAsia" w:ascii="Times New Roman" w:hAnsi="Times New Roman" w:cs="宋体"/>
        </w:rPr>
        <w:t xml:space="preserve">6.1.16.2.3.3  </w:t>
      </w:r>
      <w:r>
        <w:rPr>
          <w:rFonts w:hint="eastAsia"/>
        </w:rPr>
        <w:t>数据采集交换</w:t>
      </w:r>
    </w:p>
    <w:p w14:paraId="664FD302">
      <w:pPr>
        <w:ind w:firstLine="480"/>
      </w:pPr>
      <w:r>
        <w:rPr>
          <w:rFonts w:hint="eastAsia"/>
        </w:rPr>
        <w:t>数据采集交换支持库到库、文件到库及API接口三种数据抽取方式：库到库通过前置节点实现多国产数据库全量/增量抽取；文件到库支持Txt/Xml/Csv格式文件经FTP全量首次抽取后按时间戳增量更新；API接口采用RESTful/WebService协议解析参数实现数据实时汇聚，满足多源异构数据高效采集需求。</w:t>
      </w:r>
    </w:p>
    <w:p w14:paraId="1F5ED762">
      <w:pPr>
        <w:pStyle w:val="7"/>
        <w:numPr>
          <w:ilvl w:val="5"/>
          <w:numId w:val="0"/>
        </w:numPr>
      </w:pPr>
      <w:r>
        <w:rPr>
          <w:rFonts w:hint="eastAsia" w:ascii="Times New Roman" w:hAnsi="Times New Roman" w:cs="宋体"/>
        </w:rPr>
        <w:t xml:space="preserve">6.1.16.2.3.4  </w:t>
      </w:r>
      <w:r>
        <w:rPr>
          <w:rFonts w:hint="eastAsia"/>
        </w:rPr>
        <w:t>消息队列</w:t>
      </w:r>
    </w:p>
    <w:p w14:paraId="14799469">
      <w:pPr>
        <w:ind w:firstLine="480"/>
      </w:pPr>
      <w:r>
        <w:rPr>
          <w:rFonts w:hint="eastAsia"/>
        </w:rPr>
        <w:t>提供基于消息的事件类或采集类数据接入能力；点对地、发布/订阅等多种通信模型；具备可靠消息，代理节点保证消息收且只被接收一次；满足保序消息，代理节点保证消息的顺序接收；满足事务消息，多条消息应满足以事务方式发送；满足持久化消息，消息在代理节点持久化到硬盘，防止丢失；符合JMS规范，满足字节流、字符串、二进制流、序列化对象等多种易处理消息类型；满足同步发送/异步发送，源端与目标端可通过代理进行同步/异步通信；满足多种语言版本的API，如java、C++等；满足数据路由，多种消息中间件间可实现消息路由转发；满足分布式部署，采用微服务结构，满足高可用，具备运行节点横向扩展能力。</w:t>
      </w:r>
    </w:p>
    <w:p w14:paraId="173F3067">
      <w:pPr>
        <w:pStyle w:val="7"/>
        <w:numPr>
          <w:ilvl w:val="5"/>
          <w:numId w:val="0"/>
        </w:numPr>
      </w:pPr>
      <w:r>
        <w:rPr>
          <w:rFonts w:hint="eastAsia" w:ascii="Times New Roman" w:hAnsi="Times New Roman" w:cs="宋体"/>
        </w:rPr>
        <w:t xml:space="preserve">6.1.16.2.3.5  </w:t>
      </w:r>
      <w:r>
        <w:rPr>
          <w:rFonts w:hint="eastAsia"/>
        </w:rPr>
        <w:t>采集链路监控</w:t>
      </w:r>
    </w:p>
    <w:p w14:paraId="6E3091FE">
      <w:pPr>
        <w:ind w:firstLine="480"/>
      </w:pPr>
      <w:r>
        <w:rPr>
          <w:rFonts w:hint="eastAsia"/>
        </w:rPr>
        <w:t>采集链路监控实现监管数据采集全流程可视化管控：通过配置管理模块定义采集资源与业务流程，运行监控模块实时显示交换节点状态、队列负载及异常告警，流程管理模块提供图形化建模与执行引擎，服务管理模块支持服务配置维护，节点管理模块实现节点注册、启停及状态监控，支持邮件 / 短信告警扩展，确保采集网络稳定运行与资源高效调度。</w:t>
      </w:r>
    </w:p>
    <w:p w14:paraId="585DAE6A">
      <w:pPr>
        <w:ind w:firstLine="480"/>
      </w:pPr>
      <w:r>
        <w:rPr>
          <w:rFonts w:hint="eastAsia"/>
        </w:rPr>
        <w:t>1、链路监控管理</w:t>
      </w:r>
    </w:p>
    <w:p w14:paraId="1CF8FD24">
      <w:pPr>
        <w:ind w:firstLine="480"/>
      </w:pPr>
      <w:r>
        <w:rPr>
          <w:rFonts w:hint="eastAsia"/>
        </w:rPr>
        <w:t>数据归集链路监控是针对从多个源头数据源抽取、传输和加载到国资监管数据资源平台这一过程中，对各个环节的性能、稳定性和数据质量进行实时监控与管理的过程。具体包括以下几个方面：</w:t>
      </w:r>
    </w:p>
    <w:p w14:paraId="1713FF62">
      <w:pPr>
        <w:ind w:firstLine="480"/>
      </w:pPr>
      <w:r>
        <w:rPr>
          <w:rFonts w:hint="eastAsia"/>
        </w:rPr>
        <w:t>数据源监控：</w:t>
      </w:r>
    </w:p>
    <w:p w14:paraId="75391A01">
      <w:pPr>
        <w:ind w:firstLine="480"/>
      </w:pPr>
      <w:r>
        <w:rPr>
          <w:rFonts w:hint="eastAsia"/>
        </w:rPr>
        <w:t>（1）监控数据源系统的可用性、响应时间以及数据生成速率。</w:t>
      </w:r>
    </w:p>
    <w:p w14:paraId="2AA79C8A">
      <w:pPr>
        <w:ind w:firstLine="480"/>
      </w:pPr>
      <w:r>
        <w:rPr>
          <w:rFonts w:hint="eastAsia"/>
        </w:rPr>
        <w:t>（2）确保数据源能正常提供所需的数据，并且在预期的时间点生成数据。</w:t>
      </w:r>
    </w:p>
    <w:p w14:paraId="7B2D1D7D">
      <w:pPr>
        <w:ind w:firstLine="480"/>
      </w:pPr>
      <w:r>
        <w:rPr>
          <w:rFonts w:hint="eastAsia"/>
        </w:rPr>
        <w:t>ETL过程监控：</w:t>
      </w:r>
    </w:p>
    <w:p w14:paraId="0CD14FEE">
      <w:pPr>
        <w:ind w:firstLine="480"/>
      </w:pPr>
      <w:r>
        <w:rPr>
          <w:rFonts w:hint="eastAsia"/>
        </w:rPr>
        <w:t>（1）实时监控ETL作业（Extract-Transform-Load）的执行状态，包括抽取任务是否成功启动、运行时间、数据处理量等。</w:t>
      </w:r>
    </w:p>
    <w:p w14:paraId="54F41954">
      <w:pPr>
        <w:ind w:firstLine="480"/>
      </w:pPr>
      <w:r>
        <w:rPr>
          <w:rFonts w:hint="eastAsia"/>
        </w:rPr>
        <w:t>（2）监控数据转换阶段的质量，如字段映射是否正确、计算逻辑是否符合预期、数据清洗的效果等。</w:t>
      </w:r>
    </w:p>
    <w:p w14:paraId="337C8A60">
      <w:pPr>
        <w:ind w:firstLine="480"/>
      </w:pPr>
      <w:r>
        <w:rPr>
          <w:rFonts w:hint="eastAsia"/>
        </w:rPr>
        <w:t>数据传输监控：</w:t>
      </w:r>
    </w:p>
    <w:p w14:paraId="4BD55D11">
      <w:pPr>
        <w:ind w:firstLine="480"/>
      </w:pPr>
      <w:r>
        <w:rPr>
          <w:rFonts w:hint="eastAsia"/>
        </w:rPr>
        <w:t>（1）对数据在网络中传输的速度、丢包率、延迟等情况进行监控。</w:t>
      </w:r>
    </w:p>
    <w:p w14:paraId="536026FF">
      <w:pPr>
        <w:ind w:firstLine="480"/>
      </w:pPr>
      <w:r>
        <w:rPr>
          <w:rFonts w:hint="eastAsia"/>
        </w:rPr>
        <w:t>（2）如果使用了消息队列或者流处理技术，需要监控消息堆积情况、消费速度和错误率。</w:t>
      </w:r>
    </w:p>
    <w:p w14:paraId="2AC4EBF7">
      <w:pPr>
        <w:ind w:firstLine="480"/>
      </w:pPr>
      <w:r>
        <w:rPr>
          <w:rFonts w:hint="eastAsia"/>
        </w:rPr>
        <w:t>目标存储系统监控：</w:t>
      </w:r>
    </w:p>
    <w:p w14:paraId="5F9D28B6">
      <w:pPr>
        <w:ind w:firstLine="480"/>
      </w:pPr>
      <w:r>
        <w:rPr>
          <w:rFonts w:hint="eastAsia"/>
        </w:rPr>
        <w:t>（1）监控数据加载到目标存储系统后的完整性，确保所有预期的数据都已成功写入。</w:t>
      </w:r>
    </w:p>
    <w:p w14:paraId="2B2FC0FC">
      <w:pPr>
        <w:ind w:firstLine="480"/>
      </w:pPr>
      <w:r>
        <w:rPr>
          <w:rFonts w:hint="eastAsia"/>
        </w:rPr>
        <w:t>（2）监测数据更新频率和存储空间占用情况，确保存储资源充足。</w:t>
      </w:r>
    </w:p>
    <w:p w14:paraId="620B487B">
      <w:pPr>
        <w:ind w:firstLine="480"/>
      </w:pPr>
      <w:r>
        <w:rPr>
          <w:rFonts w:hint="eastAsia"/>
        </w:rPr>
        <w:t>（3）数据质量监控，包括数据一致性检查、异常值检测、空值比率统计等。</w:t>
      </w:r>
    </w:p>
    <w:p w14:paraId="65E874B7">
      <w:pPr>
        <w:ind w:firstLine="480"/>
      </w:pPr>
      <w:r>
        <w:rPr>
          <w:rFonts w:hint="eastAsia"/>
        </w:rPr>
        <w:t>2、链路监控日志</w:t>
      </w:r>
    </w:p>
    <w:p w14:paraId="21D28F1D">
      <w:pPr>
        <w:ind w:firstLine="480"/>
      </w:pPr>
      <w:r>
        <w:rPr>
          <w:rFonts w:hint="eastAsia"/>
        </w:rPr>
        <w:t>对于建立的链路监控任务，系统记录每次监控的结果作为归档日志，是记录整个数据采集、处理和加载过程中各个环节状态、性能指标及异常信息的详细记录，可以帮助运维人员快速定位问题、分析性能瓶颈并确保数据的一致性和完整性，便于问题追溯和留存。</w:t>
      </w:r>
    </w:p>
    <w:p w14:paraId="25C8FDF7">
      <w:pPr>
        <w:ind w:firstLine="480"/>
      </w:pPr>
      <w:r>
        <w:rPr>
          <w:rFonts w:hint="eastAsia"/>
        </w:rPr>
        <w:t>3、链路监控告警</w:t>
      </w:r>
    </w:p>
    <w:p w14:paraId="2AC3A993">
      <w:pPr>
        <w:ind w:firstLine="480"/>
      </w:pPr>
      <w:r>
        <w:rPr>
          <w:rFonts w:hint="eastAsia"/>
        </w:rPr>
        <w:t>链路监控告警是系统在实时监测数据采集、处理和加载过程中，当检测到异常情况或关键性能指标超出预设阈值时，自动触发的通知机制。这些告警可以帮助运维人员及时发现并解决潜在问题，确保数据的完整性和业务系统的正常运行。</w:t>
      </w:r>
    </w:p>
    <w:p w14:paraId="2F4D32C3">
      <w:pPr>
        <w:ind w:firstLine="480"/>
      </w:pPr>
      <w:r>
        <w:rPr>
          <w:rFonts w:hint="eastAsia"/>
        </w:rPr>
        <w:t>监控告警类型包括但不限于：</w:t>
      </w:r>
    </w:p>
    <w:p w14:paraId="3FA12BD2">
      <w:pPr>
        <w:ind w:firstLine="480"/>
      </w:pPr>
      <w:r>
        <w:rPr>
          <w:rFonts w:hint="eastAsia"/>
        </w:rPr>
        <w:t>数据源异常告警：</w:t>
      </w:r>
    </w:p>
    <w:p w14:paraId="251AEDFC">
      <w:pPr>
        <w:ind w:firstLine="480"/>
      </w:pPr>
      <w:r>
        <w:rPr>
          <w:rFonts w:hint="eastAsia"/>
        </w:rPr>
        <w:t>（1）数据源连接失败或断开；</w:t>
      </w:r>
    </w:p>
    <w:p w14:paraId="15289618">
      <w:pPr>
        <w:ind w:firstLine="480"/>
      </w:pPr>
      <w:r>
        <w:rPr>
          <w:rFonts w:hint="eastAsia"/>
        </w:rPr>
        <w:t>（2）数据抽取速率显著降低，可能表明源系统出现问题或者网络不稳定；</w:t>
      </w:r>
    </w:p>
    <w:p w14:paraId="5112DD60">
      <w:pPr>
        <w:ind w:firstLine="480"/>
      </w:pPr>
      <w:r>
        <w:rPr>
          <w:rFonts w:hint="eastAsia"/>
        </w:rPr>
        <w:t>（3）源系统无新数据生成，可能存在业务中断或其他故障。</w:t>
      </w:r>
    </w:p>
    <w:p w14:paraId="5BC390BA">
      <w:pPr>
        <w:ind w:firstLine="480"/>
      </w:pPr>
      <w:r>
        <w:rPr>
          <w:rFonts w:hint="eastAsia"/>
        </w:rPr>
        <w:t>ETL过程告警：</w:t>
      </w:r>
    </w:p>
    <w:p w14:paraId="78941C23">
      <w:pPr>
        <w:ind w:firstLine="480"/>
      </w:pPr>
      <w:r>
        <w:rPr>
          <w:rFonts w:hint="eastAsia"/>
        </w:rPr>
        <w:t>（1）ETL作业执行失败或长时间未完成；</w:t>
      </w:r>
    </w:p>
    <w:p w14:paraId="6508727C">
      <w:pPr>
        <w:ind w:firstLine="480"/>
      </w:pPr>
      <w:r>
        <w:rPr>
          <w:rFonts w:hint="eastAsia"/>
        </w:rPr>
        <w:t>（2）数据转换错误率超过设定阈值，如字段映射错误、数据清洗异常等；</w:t>
      </w:r>
    </w:p>
    <w:p w14:paraId="101CDDFC">
      <w:pPr>
        <w:ind w:firstLine="480"/>
      </w:pPr>
      <w:r>
        <w:rPr>
          <w:rFonts w:hint="eastAsia"/>
        </w:rPr>
        <w:t>（3）资源使用率过高，可能导致处理效率下降甚至任务阻塞。</w:t>
      </w:r>
    </w:p>
    <w:p w14:paraId="3E7CC558">
      <w:pPr>
        <w:ind w:firstLine="480"/>
      </w:pPr>
      <w:r>
        <w:rPr>
          <w:rFonts w:hint="eastAsia"/>
        </w:rPr>
        <w:t>数据传输告警：</w:t>
      </w:r>
    </w:p>
    <w:p w14:paraId="53AB8EAB">
      <w:pPr>
        <w:ind w:firstLine="480"/>
      </w:pPr>
      <w:r>
        <w:rPr>
          <w:rFonts w:hint="eastAsia"/>
        </w:rPr>
        <w:t>（1）数据传输延迟严重，消息堆积过多；</w:t>
      </w:r>
    </w:p>
    <w:p w14:paraId="778D1DD2">
      <w:pPr>
        <w:ind w:firstLine="480"/>
      </w:pPr>
      <w:r>
        <w:rPr>
          <w:rFonts w:hint="eastAsia"/>
        </w:rPr>
        <w:t>（2）网络丢包或通信中断；</w:t>
      </w:r>
    </w:p>
    <w:p w14:paraId="7BBDEA1C">
      <w:pPr>
        <w:ind w:firstLine="480"/>
      </w:pPr>
      <w:r>
        <w:rPr>
          <w:rFonts w:hint="eastAsia"/>
        </w:rPr>
        <w:t>（3）数据完整性校验失败。</w:t>
      </w:r>
    </w:p>
    <w:p w14:paraId="3FCB38DF">
      <w:pPr>
        <w:ind w:firstLine="480"/>
      </w:pPr>
      <w:r>
        <w:rPr>
          <w:rFonts w:hint="eastAsia"/>
        </w:rPr>
        <w:t>目标存储系统告警：</w:t>
      </w:r>
    </w:p>
    <w:p w14:paraId="725190DC">
      <w:pPr>
        <w:ind w:firstLine="480"/>
      </w:pPr>
      <w:r>
        <w:rPr>
          <w:rFonts w:hint="eastAsia"/>
        </w:rPr>
        <w:t>（1）数据加载失败，如数据库写入错误、HDFS文件上传失败等；</w:t>
      </w:r>
    </w:p>
    <w:p w14:paraId="3E2F3D8F">
      <w:pPr>
        <w:ind w:firstLine="480"/>
      </w:pPr>
      <w:r>
        <w:rPr>
          <w:rFonts w:hint="eastAsia"/>
        </w:rPr>
        <w:t>（2）目标库表空间不足，可能导致数据无法写入；</w:t>
      </w:r>
    </w:p>
    <w:p w14:paraId="355977AF">
      <w:pPr>
        <w:ind w:firstLine="480"/>
      </w:pPr>
      <w:r>
        <w:rPr>
          <w:rFonts w:hint="eastAsia"/>
        </w:rPr>
        <w:t>（3）数据一致性检查不通过，可能引发数据不一致风险。</w:t>
      </w:r>
    </w:p>
    <w:p w14:paraId="44513B28">
      <w:pPr>
        <w:ind w:firstLine="480"/>
      </w:pPr>
      <w:r>
        <w:rPr>
          <w:rFonts w:hint="eastAsia"/>
        </w:rPr>
        <w:t>性能指标告警：</w:t>
      </w:r>
    </w:p>
    <w:p w14:paraId="7B574B6A">
      <w:pPr>
        <w:ind w:firstLine="480"/>
      </w:pPr>
      <w:r>
        <w:rPr>
          <w:rFonts w:hint="eastAsia"/>
        </w:rPr>
        <w:t>（1）吞吐量、响应时间等关键性能指标低于预期阈值；</w:t>
      </w:r>
    </w:p>
    <w:p w14:paraId="5EF51233">
      <w:pPr>
        <w:ind w:firstLine="480"/>
      </w:pPr>
      <w:r>
        <w:rPr>
          <w:rFonts w:hint="eastAsia"/>
        </w:rPr>
        <w:t>（2）系统资源（CPU、内存、磁盘空间等）使用达到预警或饱和状态。</w:t>
      </w:r>
    </w:p>
    <w:p w14:paraId="7AC80F8E">
      <w:pPr>
        <w:ind w:firstLine="480"/>
      </w:pPr>
      <w:r>
        <w:rPr>
          <w:rFonts w:hint="eastAsia"/>
        </w:rPr>
        <w:t>安全与合规告警：</w:t>
      </w:r>
    </w:p>
    <w:p w14:paraId="6809C367">
      <w:pPr>
        <w:ind w:firstLine="480"/>
      </w:pPr>
      <w:r>
        <w:rPr>
          <w:rFonts w:hint="eastAsia"/>
        </w:rPr>
        <w:t>（1）数据脱敏或加密操作失败，导致敏感信息泄露风险；</w:t>
      </w:r>
    </w:p>
    <w:p w14:paraId="599A3A55">
      <w:pPr>
        <w:ind w:firstLine="480"/>
      </w:pPr>
      <w:r>
        <w:rPr>
          <w:rFonts w:hint="eastAsia"/>
        </w:rPr>
        <w:t>（2）访问控制失效或权限变更，可能影响数据安全性。</w:t>
      </w:r>
    </w:p>
    <w:p w14:paraId="0CBCA8A5">
      <w:pPr>
        <w:ind w:firstLine="480"/>
      </w:pPr>
      <w:r>
        <w:rPr>
          <w:rFonts w:hint="eastAsia"/>
        </w:rPr>
        <w:t>针对以上各种告警场景，业务人员通常会配置合适的告警策略，并通过邮件、短信、电话、IM工具等多种渠道将告警通知发送给相关人员，同时配备自动化或半自动化的故障恢复流程，以实现快速响应和问题修复。</w:t>
      </w:r>
    </w:p>
    <w:p w14:paraId="3C9E8CA5">
      <w:pPr>
        <w:pStyle w:val="7"/>
        <w:numPr>
          <w:ilvl w:val="5"/>
          <w:numId w:val="0"/>
        </w:numPr>
      </w:pPr>
      <w:r>
        <w:rPr>
          <w:rFonts w:hint="eastAsia" w:ascii="Times New Roman" w:hAnsi="Times New Roman" w:cs="宋体"/>
        </w:rPr>
        <w:t xml:space="preserve">6.1.16.2.3.6  </w:t>
      </w:r>
      <w:r>
        <w:rPr>
          <w:rFonts w:hint="eastAsia"/>
        </w:rPr>
        <w:t>数据比对</w:t>
      </w:r>
    </w:p>
    <w:p w14:paraId="29867374">
      <w:pPr>
        <w:ind w:firstLine="480"/>
      </w:pPr>
      <w:r>
        <w:rPr>
          <w:rFonts w:hint="eastAsia"/>
        </w:rPr>
        <w:t>1、库表比对</w:t>
      </w:r>
    </w:p>
    <w:p w14:paraId="2607F6FE">
      <w:pPr>
        <w:ind w:firstLine="480"/>
      </w:pPr>
      <w:r>
        <w:rPr>
          <w:rFonts w:hint="eastAsia"/>
        </w:rPr>
        <w:t>指定两个表进行比对，可以是同构表也可以是异构表，用来检测两表之间的结构、数据、记录数等的一致性，并给出详细的报告用来查看。</w:t>
      </w:r>
    </w:p>
    <w:p w14:paraId="1A9B3D8D">
      <w:pPr>
        <w:ind w:firstLine="480"/>
      </w:pPr>
      <w:r>
        <w:rPr>
          <w:rFonts w:hint="eastAsia"/>
        </w:rPr>
        <w:t xml:space="preserve">2、文件比对 </w:t>
      </w:r>
    </w:p>
    <w:p w14:paraId="50950471">
      <w:pPr>
        <w:ind w:firstLine="480"/>
      </w:pPr>
      <w:r>
        <w:rPr>
          <w:rFonts w:hint="eastAsia"/>
        </w:rPr>
        <w:t>指定源端、目标端文件进行结构一致性比对，用来检测两端文件的数据一致性，并给出详细报告进行查看，支持比对文件的名称、大小、内容（HASH值）。</w:t>
      </w:r>
    </w:p>
    <w:p w14:paraId="7FD8420E">
      <w:pPr>
        <w:pStyle w:val="6"/>
        <w:numPr>
          <w:ilvl w:val="4"/>
          <w:numId w:val="0"/>
        </w:numPr>
      </w:pPr>
      <w:r>
        <w:rPr>
          <w:rFonts w:hint="eastAsia" w:eastAsia="宋体" w:cs="宋体"/>
        </w:rPr>
        <w:t xml:space="preserve">6.1.16.2.4  </w:t>
      </w:r>
      <w:r>
        <w:rPr>
          <w:rFonts w:hint="eastAsia"/>
        </w:rPr>
        <w:t>数据汇聚管理</w:t>
      </w:r>
    </w:p>
    <w:p w14:paraId="266B1F94">
      <w:pPr>
        <w:ind w:firstLine="480"/>
      </w:pPr>
      <w:r>
        <w:rPr>
          <w:rFonts w:hint="eastAsia"/>
        </w:rPr>
        <w:t>通过统一的数据汇聚能力，整合分散在国资委内部监管应用的数据资源，形成标准化、结构化的数据池。通过汇聚管理，确保产权、资产、财务、基金等数据的治理和应用效率。</w:t>
      </w:r>
    </w:p>
    <w:p w14:paraId="76A73A6B">
      <w:pPr>
        <w:pStyle w:val="7"/>
        <w:numPr>
          <w:ilvl w:val="5"/>
          <w:numId w:val="0"/>
        </w:numPr>
      </w:pPr>
      <w:r>
        <w:rPr>
          <w:rFonts w:hint="eastAsia" w:ascii="Times New Roman" w:hAnsi="Times New Roman" w:cs="宋体"/>
        </w:rPr>
        <w:t xml:space="preserve">6.1.16.2.4.1  </w:t>
      </w:r>
      <w:r>
        <w:rPr>
          <w:rFonts w:hint="eastAsia"/>
        </w:rPr>
        <w:t>数据源管理</w:t>
      </w:r>
    </w:p>
    <w:p w14:paraId="087909EB">
      <w:pPr>
        <w:ind w:firstLine="480"/>
      </w:pPr>
      <w:r>
        <w:rPr>
          <w:rFonts w:hint="eastAsia"/>
        </w:rPr>
        <w:t>针对于不同来源部门、系统等数据源，对其名称、数据格式、交换方式、技术参数等属性进行管理，以清单形式罗列出各个数据源。数据源管理具体包括：数据源信息配置、对接多源异构数据、复杂DAG调度配置。</w:t>
      </w:r>
    </w:p>
    <w:p w14:paraId="267E3757">
      <w:pPr>
        <w:ind w:firstLine="480"/>
      </w:pPr>
      <w:r>
        <w:rPr>
          <w:rFonts w:hint="eastAsia"/>
        </w:rPr>
        <w:t>1.关系型数据库信息管理</w:t>
      </w:r>
    </w:p>
    <w:p w14:paraId="531DDC92">
      <w:pPr>
        <w:ind w:firstLine="480"/>
      </w:pPr>
      <w:r>
        <w:rPr>
          <w:rFonts w:hint="eastAsia"/>
        </w:rPr>
        <w:t>提供数据源的注册、编辑、删除等功能。对于已填写的数据源，可以进行链接测试。已兼容达梦、MySQL、Oracle、人大金仓等主流数据库。</w:t>
      </w:r>
    </w:p>
    <w:p w14:paraId="3BA3B052">
      <w:pPr>
        <w:ind w:firstLine="480"/>
      </w:pPr>
      <w:r>
        <w:rPr>
          <w:rFonts w:hint="eastAsia"/>
        </w:rPr>
        <w:t>2.分布式数据库信息管理</w:t>
      </w:r>
    </w:p>
    <w:p w14:paraId="11B0071E">
      <w:pPr>
        <w:ind w:firstLine="480"/>
      </w:pPr>
      <w:r>
        <w:rPr>
          <w:rFonts w:hint="eastAsia"/>
        </w:rPr>
        <w:t>提供数据源的注册、编辑、删除等功能。对于已填写的数据源，可以进行链接测试。已兼容星环（Hive）等。</w:t>
      </w:r>
    </w:p>
    <w:p w14:paraId="290DCEC2">
      <w:pPr>
        <w:ind w:firstLine="480"/>
      </w:pPr>
      <w:r>
        <w:rPr>
          <w:rFonts w:hint="eastAsia"/>
        </w:rPr>
        <w:t>3.接口信息管理</w:t>
      </w:r>
    </w:p>
    <w:p w14:paraId="11C1BF8C">
      <w:pPr>
        <w:ind w:firstLine="480"/>
      </w:pPr>
      <w:r>
        <w:rPr>
          <w:rFonts w:hint="eastAsia"/>
        </w:rPr>
        <w:t>提供数据源的注册、编辑、删除等功能。对于已填写的数据源，可以进行链接测试。已兼容Restful接口等。</w:t>
      </w:r>
    </w:p>
    <w:p w14:paraId="50DE13E2">
      <w:pPr>
        <w:ind w:firstLine="480"/>
      </w:pPr>
      <w:r>
        <w:rPr>
          <w:rFonts w:hint="eastAsia"/>
        </w:rPr>
        <w:t>4.文件系统信息管理</w:t>
      </w:r>
    </w:p>
    <w:p w14:paraId="72AD9D84">
      <w:pPr>
        <w:ind w:firstLine="480"/>
      </w:pPr>
      <w:r>
        <w:rPr>
          <w:rFonts w:hint="eastAsia"/>
        </w:rPr>
        <w:t>提供数据源的注册、编辑、删除等功能。对于已填写的数据源，可以进行链接测试。已兼容FTP、SFTP、HDFS等。</w:t>
      </w:r>
    </w:p>
    <w:p w14:paraId="0980B7AF">
      <w:pPr>
        <w:ind w:firstLine="480"/>
      </w:pPr>
      <w:r>
        <w:rPr>
          <w:rFonts w:hint="eastAsia"/>
        </w:rPr>
        <w:t>5.消息队列信息管理</w:t>
      </w:r>
    </w:p>
    <w:p w14:paraId="2A136940">
      <w:pPr>
        <w:ind w:firstLine="480"/>
      </w:pPr>
      <w:r>
        <w:rPr>
          <w:rFonts w:hint="eastAsia"/>
        </w:rPr>
        <w:t>提供数据源的注册、编辑、删除等功能。对于已填写的数据源，可以进行链接测试。已兼容Kafka等。</w:t>
      </w:r>
    </w:p>
    <w:p w14:paraId="45B98A53">
      <w:pPr>
        <w:pStyle w:val="7"/>
        <w:numPr>
          <w:ilvl w:val="5"/>
          <w:numId w:val="0"/>
        </w:numPr>
      </w:pPr>
      <w:r>
        <w:rPr>
          <w:rFonts w:hint="eastAsia" w:ascii="Times New Roman" w:hAnsi="Times New Roman" w:cs="宋体"/>
        </w:rPr>
        <w:t xml:space="preserve">6.1.16.2.4.2  </w:t>
      </w:r>
      <w:r>
        <w:rPr>
          <w:rFonts w:hint="eastAsia"/>
        </w:rPr>
        <w:t>数据加载</w:t>
      </w:r>
    </w:p>
    <w:p w14:paraId="79FC7654">
      <w:pPr>
        <w:ind w:firstLine="480"/>
      </w:pPr>
      <w:r>
        <w:rPr>
          <w:rFonts w:hint="eastAsia"/>
        </w:rPr>
        <w:t>利用数据抽取工具，通过接口加载系统内部数据以及外部系统的数据。非结构化数据在汇入时，文件与数据定义表同时发起上传/抽取作业。文件存储在指定的路径下，供分析和调阅。具体包括：文件读取与数据抽取、文件解析与数据转换、数据加载任务管理、导入数据版本管理。</w:t>
      </w:r>
    </w:p>
    <w:p w14:paraId="65546F19">
      <w:pPr>
        <w:pStyle w:val="6"/>
        <w:numPr>
          <w:ilvl w:val="4"/>
          <w:numId w:val="0"/>
        </w:numPr>
      </w:pPr>
      <w:r>
        <w:rPr>
          <w:rFonts w:hint="eastAsia" w:eastAsia="宋体" w:cs="宋体"/>
        </w:rPr>
        <w:t xml:space="preserve">6.1.16.2.5  </w:t>
      </w:r>
      <w:r>
        <w:rPr>
          <w:rFonts w:hint="eastAsia"/>
        </w:rPr>
        <w:t>数据湖仓管理</w:t>
      </w:r>
    </w:p>
    <w:p w14:paraId="7336F236">
      <w:pPr>
        <w:ind w:firstLine="480"/>
      </w:pPr>
      <w:r>
        <w:rPr>
          <w:rFonts w:hint="eastAsia"/>
        </w:rPr>
        <w:t>国资监管数据湖仓管理具备湖仓分层管理、湖仓建模管理和数据源管理等能力。通过完善的湖仓管理体系高效地组织和管理大规模数据，支撑国资监管数据集成、存储、计算和分析的需求，赋能业务决策与运营。</w:t>
      </w:r>
    </w:p>
    <w:p w14:paraId="1DF7038C">
      <w:pPr>
        <w:pStyle w:val="7"/>
        <w:numPr>
          <w:ilvl w:val="5"/>
          <w:numId w:val="0"/>
        </w:numPr>
      </w:pPr>
      <w:r>
        <w:rPr>
          <w:rFonts w:hint="eastAsia" w:ascii="Times New Roman" w:hAnsi="Times New Roman" w:cs="宋体"/>
        </w:rPr>
        <w:t xml:space="preserve">6.1.16.2.5.1  </w:t>
      </w:r>
      <w:r>
        <w:rPr>
          <w:rFonts w:hint="eastAsia"/>
        </w:rPr>
        <w:t>湖仓分层</w:t>
      </w:r>
    </w:p>
    <w:p w14:paraId="284FC423">
      <w:pPr>
        <w:ind w:firstLine="480"/>
      </w:pPr>
      <w:r>
        <w:rPr>
          <w:rFonts w:hint="eastAsia"/>
        </w:rPr>
        <w:t>国资监管湖仓分层构建包括原始数据层、明细数据层、分析服务层以及更多的数仓精细划分与建设。在原始数据层，将实时接入和整合来自各业务系统的原始数据流，保持其原始性且不进行任何清洗和转换操作；在明细数据层，对原始数据层的数据进行一致性处理和规范化建模，形成可复用的明细事实表；在分析服务层，进一步对明细数据层数据进行汇总、聚合，生成满足各类分析需求的宽表模型或星型/雪花型模型，使得数据流向清晰有序，可在后续的建模过程中简化操作步骤，实现快速高效的数据引用与分析，极大提升数据驱动决策的效率与准确性。</w:t>
      </w:r>
    </w:p>
    <w:p w14:paraId="172447FC">
      <w:pPr>
        <w:pStyle w:val="7"/>
        <w:numPr>
          <w:ilvl w:val="5"/>
          <w:numId w:val="0"/>
        </w:numPr>
      </w:pPr>
      <w:r>
        <w:rPr>
          <w:rFonts w:hint="eastAsia" w:ascii="Times New Roman" w:hAnsi="Times New Roman" w:cs="宋体"/>
        </w:rPr>
        <w:t xml:space="preserve">6.1.16.2.5.2  </w:t>
      </w:r>
      <w:r>
        <w:rPr>
          <w:rFonts w:hint="eastAsia"/>
        </w:rPr>
        <w:t>湖仓建模</w:t>
      </w:r>
    </w:p>
    <w:p w14:paraId="65EA5D25">
      <w:pPr>
        <w:ind w:firstLine="480"/>
      </w:pPr>
      <w:r>
        <w:rPr>
          <w:rFonts w:hint="eastAsia"/>
        </w:rPr>
        <w:t>湖仓建模可提供全面的模型设计能力，采用可视化建模工具，支持用户灵活设计各种复杂的数据模型，支持一键式完成模型落地，即根据设计好的模型生成对应的物理表结构，并部署到湖仓环境中。并提供数据结构对比、版本管理、模型复制等功能。</w:t>
      </w:r>
    </w:p>
    <w:p w14:paraId="6B044309">
      <w:pPr>
        <w:pStyle w:val="8"/>
        <w:numPr>
          <w:ilvl w:val="6"/>
          <w:numId w:val="0"/>
        </w:numPr>
      </w:pPr>
      <w:r>
        <w:rPr>
          <w:rFonts w:hint="eastAsia" w:cs="宋体"/>
        </w:rPr>
        <w:t xml:space="preserve">6.1.16.2.5.2.1  </w:t>
      </w:r>
      <w:r>
        <w:rPr>
          <w:rFonts w:hint="eastAsia"/>
        </w:rPr>
        <w:t>模型信息维护</w:t>
      </w:r>
    </w:p>
    <w:p w14:paraId="1D8C8E02">
      <w:pPr>
        <w:ind w:firstLine="480"/>
      </w:pPr>
      <w:r>
        <w:rPr>
          <w:rFonts w:hint="eastAsia"/>
        </w:rPr>
        <w:t>在湖仓建模的过程中，支持从业务域、湖仓分层视角等不同的视角来组织和管理模型，以便更好地满足不同维度的管理和使用需求。数据管理人员随时添加新的模型，或者对已有的模型结构、字段属性、注释等基本信息进行修改更新，确保模型能够随业务变化而动态调整。</w:t>
      </w:r>
    </w:p>
    <w:p w14:paraId="34309F32">
      <w:pPr>
        <w:pStyle w:val="8"/>
        <w:numPr>
          <w:ilvl w:val="6"/>
          <w:numId w:val="0"/>
        </w:numPr>
      </w:pPr>
      <w:r>
        <w:rPr>
          <w:rFonts w:hint="eastAsia" w:cs="宋体"/>
        </w:rPr>
        <w:t xml:space="preserve">6.1.16.2.5.2.2  </w:t>
      </w:r>
      <w:r>
        <w:rPr>
          <w:rFonts w:hint="eastAsia"/>
        </w:rPr>
        <w:t>模型设计</w:t>
      </w:r>
    </w:p>
    <w:p w14:paraId="48580B0B">
      <w:pPr>
        <w:ind w:firstLine="480"/>
      </w:pPr>
      <w:r>
        <w:rPr>
          <w:rFonts w:hint="eastAsia"/>
        </w:rPr>
        <w:t>提供手动新增、导入、从元数据引入、从库表引入等多种方式创建和设计湖仓模型，通过强大而灵活的模型创建和设计手段，能够有效地支撑国资委及监管企业敏捷响应业务需求变化，迅速构建高质量的数据模型，进而驱动高效的数据分析与应用。</w:t>
      </w:r>
    </w:p>
    <w:p w14:paraId="74AC8294">
      <w:pPr>
        <w:pStyle w:val="8"/>
        <w:numPr>
          <w:ilvl w:val="6"/>
          <w:numId w:val="0"/>
        </w:numPr>
      </w:pPr>
      <w:r>
        <w:rPr>
          <w:rFonts w:hint="eastAsia" w:cs="宋体"/>
        </w:rPr>
        <w:t xml:space="preserve">6.1.16.2.5.2.3  </w:t>
      </w:r>
      <w:r>
        <w:rPr>
          <w:rFonts w:hint="eastAsia"/>
        </w:rPr>
        <w:t>模型物理化</w:t>
      </w:r>
    </w:p>
    <w:p w14:paraId="191A62F3">
      <w:pPr>
        <w:ind w:firstLine="480"/>
      </w:pPr>
      <w:r>
        <w:rPr>
          <w:rFonts w:hint="eastAsia"/>
        </w:rPr>
        <w:t>完成数据模型设计后可进行物理化，将设计好的逻辑模型自动转化为实际数据库中的物理表结构，确保从模型设计到实际数据库部署的高效转化，更快响应业务需求变化。</w:t>
      </w:r>
    </w:p>
    <w:p w14:paraId="2452CF6F">
      <w:pPr>
        <w:pStyle w:val="8"/>
        <w:numPr>
          <w:ilvl w:val="6"/>
          <w:numId w:val="0"/>
        </w:numPr>
      </w:pPr>
      <w:r>
        <w:rPr>
          <w:rFonts w:hint="eastAsia" w:cs="宋体"/>
        </w:rPr>
        <w:t xml:space="preserve">6.1.16.2.5.2.4  </w:t>
      </w:r>
      <w:r>
        <w:rPr>
          <w:rFonts w:hint="eastAsia"/>
        </w:rPr>
        <w:t>物理态对比</w:t>
      </w:r>
    </w:p>
    <w:p w14:paraId="17EC8FEC">
      <w:pPr>
        <w:ind w:firstLine="480"/>
      </w:pPr>
      <w:r>
        <w:rPr>
          <w:rFonts w:hint="eastAsia"/>
        </w:rPr>
        <w:t>当模型经过设计并被一键物理化到数据库后，需要检查和确认逻辑模型与实际数据库中物理表的差异性。通过精准对比模型与物理化表的结构差异、约束差异，数据管理者可以迅速定位并修复不一致之处，确保数据模型的设计意图在实际生产环境中得以执行，同时也能持续优化数据库性能和数据质量。</w:t>
      </w:r>
    </w:p>
    <w:p w14:paraId="695A05DB">
      <w:pPr>
        <w:pStyle w:val="8"/>
        <w:numPr>
          <w:ilvl w:val="6"/>
          <w:numId w:val="0"/>
        </w:numPr>
      </w:pPr>
      <w:r>
        <w:rPr>
          <w:rFonts w:hint="eastAsia" w:cs="宋体"/>
        </w:rPr>
        <w:t xml:space="preserve">6.1.16.2.5.2.5  </w:t>
      </w:r>
      <w:r>
        <w:rPr>
          <w:rFonts w:hint="eastAsia"/>
        </w:rPr>
        <w:t>版本管理</w:t>
      </w:r>
    </w:p>
    <w:p w14:paraId="3D9F9A72">
      <w:pPr>
        <w:ind w:firstLine="480"/>
      </w:pPr>
      <w:r>
        <w:rPr>
          <w:rFonts w:hint="eastAsia"/>
        </w:rPr>
        <w:t>模型版本管理包含版本信息查看、版本对比、版本回滚等方面功能。</w:t>
      </w:r>
    </w:p>
    <w:p w14:paraId="2EF4D2DE">
      <w:pPr>
        <w:pStyle w:val="8"/>
        <w:numPr>
          <w:ilvl w:val="6"/>
          <w:numId w:val="0"/>
        </w:numPr>
      </w:pPr>
      <w:r>
        <w:rPr>
          <w:rFonts w:hint="eastAsia" w:cs="宋体"/>
        </w:rPr>
        <w:t xml:space="preserve">6.1.16.2.5.2.6  </w:t>
      </w:r>
      <w:r>
        <w:rPr>
          <w:rFonts w:hint="eastAsia"/>
        </w:rPr>
        <w:t>模型复制</w:t>
      </w:r>
    </w:p>
    <w:p w14:paraId="014A651F">
      <w:pPr>
        <w:ind w:firstLine="480"/>
      </w:pPr>
      <w:r>
        <w:rPr>
          <w:rFonts w:hint="eastAsia"/>
        </w:rPr>
        <w:t>湖仓建模提供一键复制模型功能，用户可以迅速复制完整的模型结构，包含模型信息、模型表信息等，快速构建相似业务场景下的新模型，或是将成熟的数据模型架构推广至其他项目或环境，提升数据模型复用和迁移的效率。</w:t>
      </w:r>
    </w:p>
    <w:p w14:paraId="1E15FAE7">
      <w:pPr>
        <w:pStyle w:val="6"/>
        <w:numPr>
          <w:ilvl w:val="4"/>
          <w:numId w:val="0"/>
        </w:numPr>
      </w:pPr>
      <w:r>
        <w:rPr>
          <w:rFonts w:hint="eastAsia" w:eastAsia="宋体" w:cs="宋体"/>
        </w:rPr>
        <w:t xml:space="preserve">6.1.16.2.6  </w:t>
      </w:r>
      <w:r>
        <w:rPr>
          <w:rFonts w:hint="eastAsia"/>
        </w:rPr>
        <w:t>元数据管理</w:t>
      </w:r>
    </w:p>
    <w:p w14:paraId="4C4742F0">
      <w:pPr>
        <w:ind w:firstLine="480"/>
      </w:pPr>
      <w:r>
        <w:rPr>
          <w:rFonts w:hint="eastAsia"/>
        </w:rPr>
        <w:t>元数据管理是国资委国资监管数据治理和数据管理的核心能力，负责对产权、投资、财务、审计、项目、股权、资产等数据背后的信息进行收集、存储、维护、更新和利用。元数据管理是实现国资委数据资产透明化、数据管理高效化、数据治理规范化的重要手段，有助于提高数据驱动国资监管决策的能力和国资监管数据的整体价值。</w:t>
      </w:r>
    </w:p>
    <w:p w14:paraId="64DFE06B">
      <w:pPr>
        <w:ind w:firstLine="480"/>
      </w:pPr>
      <w:r>
        <w:rPr>
          <w:rFonts w:hint="eastAsia"/>
        </w:rPr>
        <w:t>国资委元数据标准：</w:t>
      </w:r>
    </w:p>
    <w:p w14:paraId="7BB14854">
      <w:pPr>
        <w:ind w:firstLine="480"/>
      </w:pPr>
      <w:r>
        <w:rPr>
          <w:rFonts w:hint="eastAsia"/>
        </w:rPr>
        <w:t>基础属性：数据名称、唯一标识符、数据来源（如投资监管系统）、数据格式（Excel、数据库表等）、更新频率（实时/每日/每月）。</w:t>
      </w:r>
    </w:p>
    <w:p w14:paraId="5B30A817">
      <w:pPr>
        <w:ind w:firstLine="480"/>
      </w:pPr>
      <w:r>
        <w:rPr>
          <w:rFonts w:hint="eastAsia"/>
        </w:rPr>
        <w:t>业务属性：所属业务领域（如产权管理）、责任部门（如国资委产权处）、关联法规（如《企业国有资产法》）。</w:t>
      </w:r>
    </w:p>
    <w:p w14:paraId="74AD51A5">
      <w:pPr>
        <w:ind w:firstLine="480"/>
      </w:pPr>
      <w:r>
        <w:rPr>
          <w:rFonts w:hint="eastAsia"/>
        </w:rPr>
        <w:t>安全属性：敏感级（公开/内部）、访问权限（如仅限国资委个别业务处室查询）、脱敏规则（如关键字段加密）。</w:t>
      </w:r>
    </w:p>
    <w:p w14:paraId="3822183C">
      <w:pPr>
        <w:pStyle w:val="7"/>
        <w:numPr>
          <w:ilvl w:val="5"/>
          <w:numId w:val="0"/>
        </w:numPr>
      </w:pPr>
      <w:r>
        <w:rPr>
          <w:rFonts w:hint="eastAsia" w:ascii="Times New Roman" w:hAnsi="Times New Roman" w:cs="宋体"/>
        </w:rPr>
        <w:t xml:space="preserve">6.1.16.2.6.1  </w:t>
      </w:r>
      <w:r>
        <w:rPr>
          <w:rFonts w:hint="eastAsia"/>
        </w:rPr>
        <w:t>元数据概览</w:t>
      </w:r>
    </w:p>
    <w:p w14:paraId="0F0881DA">
      <w:pPr>
        <w:ind w:firstLine="480"/>
      </w:pPr>
      <w:r>
        <w:rPr>
          <w:rFonts w:hint="eastAsia"/>
        </w:rPr>
        <w:t>元数据概览统计展示是能够提供可视化的界面和丰富的统计图表，以直观呈现不同类型元数据的采集、变更和落标情况，以及元数据采集能力的整体状况。通过元数据概览统计展示，国资委可以更好地量化和评价自身的元数据管理水平，找出元数据管理的薄弱环节，有针对性地制定和优化数据治理策略，从而提升数据资产的管理效率和业务价值。具体如下：</w:t>
      </w:r>
    </w:p>
    <w:p w14:paraId="546A49AF">
      <w:pPr>
        <w:ind w:firstLine="480"/>
      </w:pPr>
      <w:r>
        <w:rPr>
          <w:rFonts w:hint="eastAsia"/>
        </w:rPr>
        <w:t>元数据采集情况统计：展示各类元数据（如库表元数据、接口元数据、文件元数据）的采集总量、最近采集时间、采集情况等信息，让数据管理者清晰了解目前所掌握的元数据资源覆盖面和时效性。</w:t>
      </w:r>
    </w:p>
    <w:p w14:paraId="0C998EFA">
      <w:pPr>
        <w:ind w:firstLine="480"/>
      </w:pPr>
      <w:r>
        <w:rPr>
          <w:rFonts w:hint="eastAsia"/>
        </w:rPr>
        <w:t>元数据变更情况监测：实时更新并展示数据表结构、字段定义、数据来源等元数据的变更次数、最近变更时间以，有助于及时跟进数据资产的变化，确保数据治理策略与实际数据状态保持一致。</w:t>
      </w:r>
    </w:p>
    <w:p w14:paraId="7A0EBC79">
      <w:pPr>
        <w:ind w:firstLine="480"/>
      </w:pPr>
      <w:r>
        <w:rPr>
          <w:rFonts w:hint="eastAsia"/>
        </w:rPr>
        <w:t>元数据落标情况：展示数据资产与数据标准（如数据元标准、数据项标准）的吻合程度，数据落标率等，这对于衡量数据治理成效、推动数据标准化进程具有重要意义。</w:t>
      </w:r>
    </w:p>
    <w:p w14:paraId="22615BE1">
      <w:pPr>
        <w:ind w:firstLine="480"/>
      </w:pPr>
      <w:r>
        <w:rPr>
          <w:rFonts w:hint="eastAsia"/>
        </w:rPr>
        <w:t>元数据采集能力展示：展现元数据管理的采集支持范围。</w:t>
      </w:r>
    </w:p>
    <w:p w14:paraId="0C0E8C33">
      <w:pPr>
        <w:pStyle w:val="7"/>
        <w:numPr>
          <w:ilvl w:val="5"/>
          <w:numId w:val="0"/>
        </w:numPr>
      </w:pPr>
      <w:r>
        <w:rPr>
          <w:rFonts w:hint="eastAsia" w:ascii="Times New Roman" w:hAnsi="Times New Roman" w:cs="宋体"/>
        </w:rPr>
        <w:t xml:space="preserve">6.1.16.2.6.2  </w:t>
      </w:r>
      <w:r>
        <w:rPr>
          <w:rFonts w:hint="eastAsia"/>
        </w:rPr>
        <w:t>元模型管理</w:t>
      </w:r>
    </w:p>
    <w:p w14:paraId="2525429E">
      <w:pPr>
        <w:ind w:firstLine="480"/>
      </w:pPr>
      <w:r>
        <w:rPr>
          <w:rFonts w:hint="eastAsia"/>
        </w:rPr>
        <w:t>1、数据库元模型属性维护</w:t>
      </w:r>
    </w:p>
    <w:p w14:paraId="217962D2">
      <w:pPr>
        <w:ind w:firstLine="480"/>
      </w:pPr>
      <w:r>
        <w:rPr>
          <w:rFonts w:hint="eastAsia"/>
        </w:rPr>
        <w:t>元模型管理确保数据资产的完整性、一致性与准确性，为后续的数据分析、挖掘和决策支持提供强有力的基础保障。在元数据管理中，支持对数据库元模型属性进行增、删、改、查，具体包括：</w:t>
      </w:r>
    </w:p>
    <w:p w14:paraId="48D0C757">
      <w:pPr>
        <w:ind w:firstLine="480"/>
      </w:pPr>
      <w:r>
        <w:rPr>
          <w:rFonts w:hint="eastAsia"/>
        </w:rPr>
        <w:t>增加属性：允许用户向数据库元模型中添加新的属性，确保元模型能够准确反映数据库的实际结构。</w:t>
      </w:r>
    </w:p>
    <w:p w14:paraId="0C7C1F2A">
      <w:pPr>
        <w:ind w:firstLine="480"/>
      </w:pPr>
      <w:r>
        <w:rPr>
          <w:rFonts w:hint="eastAsia"/>
        </w:rPr>
        <w:t>删除属性：当数据库信息发生变更，不再需要某些属性时，可以删除元模型中对应的属性，以保持元模型与实际数据库结构的一致性。</w:t>
      </w:r>
    </w:p>
    <w:p w14:paraId="10C43779">
      <w:pPr>
        <w:ind w:firstLine="480"/>
      </w:pPr>
      <w:r>
        <w:rPr>
          <w:rFonts w:hint="eastAsia"/>
        </w:rPr>
        <w:t>修改属性：随着业务需求变化或系统优化，数据库元模型中的属性也可能需要调整，如改变字段的数据类型、长度、是否允许编辑等属性，元模型管理支持这类属性信息的修改。</w:t>
      </w:r>
    </w:p>
    <w:p w14:paraId="5290CCB0">
      <w:pPr>
        <w:ind w:firstLine="480"/>
      </w:pPr>
      <w:r>
        <w:rPr>
          <w:rFonts w:hint="eastAsia"/>
        </w:rPr>
        <w:t>2、数据表元模型属性维护</w:t>
      </w:r>
    </w:p>
    <w:p w14:paraId="18094A77">
      <w:pPr>
        <w:ind w:firstLine="480"/>
      </w:pPr>
      <w:r>
        <w:rPr>
          <w:rFonts w:hint="eastAsia"/>
        </w:rPr>
        <w:t>元模型管理确保数据资产的完整性、一致性与准确性，为后续的数据分析、挖掘和决策支持提供强有力的基础保障。同时，也为数据架构师、数据工程师、DBA等角色提供了直观易用的操作平台，提升了整个组织的数据管理水平。</w:t>
      </w:r>
    </w:p>
    <w:p w14:paraId="377A787E">
      <w:pPr>
        <w:ind w:firstLine="480"/>
      </w:pPr>
      <w:r>
        <w:rPr>
          <w:rFonts w:hint="eastAsia"/>
        </w:rPr>
        <w:t>在元数据管理中，支持对数据表元模型属性进行增、删、改、查，具体包括：</w:t>
      </w:r>
    </w:p>
    <w:p w14:paraId="706D5BA1">
      <w:pPr>
        <w:ind w:firstLine="480"/>
      </w:pPr>
      <w:r>
        <w:rPr>
          <w:rFonts w:hint="eastAsia"/>
        </w:rPr>
        <w:t>增加属性：允许用户向数据表元模型中添加新的属性，确保元模型能够准确反映数据表的实际结构。</w:t>
      </w:r>
    </w:p>
    <w:p w14:paraId="2E6111DF">
      <w:pPr>
        <w:ind w:firstLine="480"/>
      </w:pPr>
      <w:r>
        <w:rPr>
          <w:rFonts w:hint="eastAsia"/>
        </w:rPr>
        <w:t>删除属性：当数据表信息发生变更，不再需要某些属性时，可以删除元模型中对应的属性，以保持元模型与实际数据表结构的一致性。</w:t>
      </w:r>
    </w:p>
    <w:p w14:paraId="5CF75E85">
      <w:pPr>
        <w:ind w:firstLine="480"/>
      </w:pPr>
      <w:r>
        <w:rPr>
          <w:rFonts w:hint="eastAsia"/>
        </w:rPr>
        <w:t>修改属性：随着业务需求变化或系统优化，数据表元模型中的属性也可能需要调整，如改变字段的数据类型、长度、是否允许编辑等属性，元模型管理支持这类属性信息的修改。</w:t>
      </w:r>
    </w:p>
    <w:p w14:paraId="18F1EB3C">
      <w:pPr>
        <w:ind w:firstLine="480"/>
      </w:pPr>
      <w:r>
        <w:rPr>
          <w:rFonts w:hint="eastAsia"/>
        </w:rPr>
        <w:t>3.字段元模型属性维护</w:t>
      </w:r>
    </w:p>
    <w:p w14:paraId="13DA2B40">
      <w:pPr>
        <w:ind w:firstLine="480"/>
      </w:pPr>
      <w:r>
        <w:rPr>
          <w:rFonts w:hint="eastAsia"/>
        </w:rPr>
        <w:t>元模型管理确保数据资产的完整性、一致性与准确性，为后续的数据分析、挖掘和决策支持提供强有力的基础保障。同时，也为数据架构师、数据工程师、DBA等角色提供了直观易用的操作平台，提升了整个组织的数据管理水平。</w:t>
      </w:r>
    </w:p>
    <w:p w14:paraId="33B9F08C">
      <w:pPr>
        <w:ind w:firstLine="480"/>
      </w:pPr>
      <w:r>
        <w:rPr>
          <w:rFonts w:hint="eastAsia"/>
        </w:rPr>
        <w:t>在元数据管理中，支持对字段元模型属性进行增、删、改、查，具体包括：</w:t>
      </w:r>
    </w:p>
    <w:p w14:paraId="7F4DEA78">
      <w:pPr>
        <w:ind w:firstLine="480"/>
      </w:pPr>
      <w:r>
        <w:rPr>
          <w:rFonts w:hint="eastAsia"/>
        </w:rPr>
        <w:t>增加属性：允许用户向字段元模型中添加新的属性，确保元模型能够准确反映字段的实际结构。</w:t>
      </w:r>
    </w:p>
    <w:p w14:paraId="6B2905F6">
      <w:pPr>
        <w:ind w:firstLine="480"/>
      </w:pPr>
      <w:r>
        <w:rPr>
          <w:rFonts w:hint="eastAsia"/>
        </w:rPr>
        <w:t>删除属性：当字段信息发生变更，不再需要某些属性时，可以删除元模型中对应的属性，以保持元模型与实际字段结构的一致性。</w:t>
      </w:r>
    </w:p>
    <w:p w14:paraId="1FD69EB0">
      <w:pPr>
        <w:ind w:firstLine="480"/>
      </w:pPr>
      <w:r>
        <w:rPr>
          <w:rFonts w:hint="eastAsia"/>
        </w:rPr>
        <w:t>修改属性：随着业务需求变化或系统优化，字段元模型中的属性也可能需要调整，如改变字段的数据类型、长度、是否允许编辑等属性，元模型管理支持这类属性信息的修改。</w:t>
      </w:r>
    </w:p>
    <w:p w14:paraId="07928435">
      <w:pPr>
        <w:ind w:firstLine="480"/>
      </w:pPr>
      <w:r>
        <w:rPr>
          <w:rFonts w:hint="eastAsia"/>
        </w:rPr>
        <w:t>4.接口元模型属性维护</w:t>
      </w:r>
    </w:p>
    <w:p w14:paraId="1AE6968F">
      <w:pPr>
        <w:ind w:firstLine="480"/>
      </w:pPr>
      <w:r>
        <w:rPr>
          <w:rFonts w:hint="eastAsia"/>
        </w:rPr>
        <w:t>元模型管理确保数据资产的完整性、一致性与准确性，为后续的数据分析、挖掘和决策支持提供强有力的基础保障。同时，也为数据架构师、数据工程师、DBA等角色提供了直观易用的操作平台，提升了整个组织的数据管理水平。</w:t>
      </w:r>
    </w:p>
    <w:p w14:paraId="1B2AB35C">
      <w:pPr>
        <w:ind w:firstLine="480"/>
      </w:pPr>
      <w:r>
        <w:rPr>
          <w:rFonts w:hint="eastAsia"/>
        </w:rPr>
        <w:t>在元数据管理中，支持对接口元模型属性进行增、删、改、查，具体包括：</w:t>
      </w:r>
    </w:p>
    <w:p w14:paraId="502F87DE">
      <w:pPr>
        <w:ind w:firstLine="480"/>
      </w:pPr>
      <w:r>
        <w:rPr>
          <w:rFonts w:hint="eastAsia"/>
        </w:rPr>
        <w:t>增加属性：允许用户向接口元模型中添加新的属性，确保元模型能够准确反映接口的实际结构。</w:t>
      </w:r>
    </w:p>
    <w:p w14:paraId="4A7C395F">
      <w:pPr>
        <w:ind w:firstLine="480"/>
      </w:pPr>
      <w:r>
        <w:rPr>
          <w:rFonts w:hint="eastAsia"/>
        </w:rPr>
        <w:t>删除属性：当接口信息发生变更，不再需要某些属性时，可以删除元模型中对应的属性，以保持元模型与实际接口结构的一致性。</w:t>
      </w:r>
    </w:p>
    <w:p w14:paraId="1AB1D6AB">
      <w:pPr>
        <w:ind w:firstLine="480"/>
      </w:pPr>
      <w:r>
        <w:rPr>
          <w:rFonts w:hint="eastAsia"/>
        </w:rPr>
        <w:t>修改属性：随着业务需求变化或系统优化，接口元模型中的属性也可能需要调整，如改变字段的数据类型、长度、是否允许编辑等属性，元模型管理支持这类属性信息的修改。</w:t>
      </w:r>
    </w:p>
    <w:p w14:paraId="338519D7">
      <w:pPr>
        <w:ind w:firstLine="480"/>
      </w:pPr>
      <w:r>
        <w:rPr>
          <w:rFonts w:hint="eastAsia"/>
        </w:rPr>
        <w:t>5.文件元模型属性维护</w:t>
      </w:r>
    </w:p>
    <w:p w14:paraId="143D1E08">
      <w:pPr>
        <w:ind w:firstLine="480"/>
      </w:pPr>
      <w:r>
        <w:rPr>
          <w:rFonts w:hint="eastAsia"/>
        </w:rPr>
        <w:t>元模型管理确保数据资产的完整性、一致性与准确性，为后续的数据分析、挖掘和决策支持提供强有力的基础保障。同时，也为数据架构师、数据工程师、DBA等角色提供了直观易用的操作平台，提升了整个组织的数据管理水平。</w:t>
      </w:r>
    </w:p>
    <w:p w14:paraId="07B5D2FB">
      <w:pPr>
        <w:ind w:firstLine="480"/>
      </w:pPr>
      <w:r>
        <w:rPr>
          <w:rFonts w:hint="eastAsia"/>
        </w:rPr>
        <w:t>在元数据管理中，支持对文件元模型属性进行增、删、改、查，具体包括：</w:t>
      </w:r>
    </w:p>
    <w:p w14:paraId="656B91E4">
      <w:pPr>
        <w:ind w:firstLine="480"/>
      </w:pPr>
      <w:r>
        <w:rPr>
          <w:rFonts w:hint="eastAsia"/>
        </w:rPr>
        <w:t>增加属性：允许用户向文件元模型中添加新的属性，确保元模型能够准确反映文件的实际属性。</w:t>
      </w:r>
    </w:p>
    <w:p w14:paraId="6AC8C632">
      <w:pPr>
        <w:ind w:firstLine="480"/>
      </w:pPr>
      <w:r>
        <w:rPr>
          <w:rFonts w:hint="eastAsia"/>
        </w:rPr>
        <w:t>删除属性：当文件信息发生变更，不再需要某些属性时，可以删除元模型中对应的属性，以保持元模型与实际文件属性的一致性。</w:t>
      </w:r>
    </w:p>
    <w:p w14:paraId="33685B5C">
      <w:pPr>
        <w:ind w:firstLine="480"/>
      </w:pPr>
      <w:r>
        <w:rPr>
          <w:rFonts w:hint="eastAsia"/>
        </w:rPr>
        <w:t>修改属性：随着业务需求变化或系统优化，文件元模型中的属性也可能需要调整，如改变字段的数据类型、长度、是否允许编辑等属性，元模型管理支持这类属性信息的修改。</w:t>
      </w:r>
    </w:p>
    <w:p w14:paraId="4585A12D">
      <w:pPr>
        <w:pStyle w:val="7"/>
        <w:numPr>
          <w:ilvl w:val="5"/>
          <w:numId w:val="0"/>
        </w:numPr>
      </w:pPr>
      <w:r>
        <w:rPr>
          <w:rFonts w:hint="eastAsia" w:ascii="Times New Roman" w:hAnsi="Times New Roman" w:cs="宋体"/>
        </w:rPr>
        <w:t xml:space="preserve">6.1.16.2.6.3  </w:t>
      </w:r>
      <w:r>
        <w:rPr>
          <w:rFonts w:hint="eastAsia"/>
        </w:rPr>
        <w:t>元数据采集</w:t>
      </w:r>
    </w:p>
    <w:p w14:paraId="32852380">
      <w:pPr>
        <w:ind w:firstLine="480"/>
      </w:pPr>
      <w:r>
        <w:rPr>
          <w:rFonts w:hint="eastAsia"/>
        </w:rPr>
        <w:t>1.采集任务管理</w:t>
      </w:r>
    </w:p>
    <w:p w14:paraId="38AFAB69">
      <w:pPr>
        <w:ind w:firstLine="480"/>
      </w:pPr>
      <w:r>
        <w:rPr>
          <w:rFonts w:hint="eastAsia"/>
        </w:rPr>
        <w:t>元数据采集能够持续、准确、高效地收集和更新元数据信息，为国资委的数据治理、数据质量管控、提供强大的支持。系统支持元数据采集任务的增、删、改功能，可以根据业务需求灵活地创建、删除或修改元数据采集任务信息。具体如下：</w:t>
      </w:r>
    </w:p>
    <w:p w14:paraId="464FA0AE">
      <w:pPr>
        <w:ind w:firstLine="480"/>
      </w:pPr>
      <w:r>
        <w:rPr>
          <w:rFonts w:hint="eastAsia"/>
        </w:rPr>
        <w:t>新增采集任务：用户可以自定义新的元数据采集任务，设定要采集的元数据类型、采集方式（增量、全量等）、目标数据源以及采集的具体范围（全库、指定表、指定字段等）。</w:t>
      </w:r>
    </w:p>
    <w:p w14:paraId="77D3FC43">
      <w:pPr>
        <w:ind w:firstLine="480"/>
      </w:pPr>
      <w:r>
        <w:rPr>
          <w:rFonts w:hint="eastAsia"/>
        </w:rPr>
        <w:t>删除采集任务：当某项元数据采集任务不再需要执行时，可以安全地删除该任务，系统将停止对该任务的执行，并释放相关资源。</w:t>
      </w:r>
    </w:p>
    <w:p w14:paraId="1A819A5E">
      <w:pPr>
        <w:ind w:firstLine="480"/>
      </w:pPr>
      <w:r>
        <w:rPr>
          <w:rFonts w:hint="eastAsia"/>
        </w:rPr>
        <w:t>修改采集任务：在业务需求变动或技术环境变化时，允许用户对已有的元数据采集任务进行调整，如更新采集范围等。</w:t>
      </w:r>
    </w:p>
    <w:p w14:paraId="790BBDB8">
      <w:pPr>
        <w:ind w:firstLine="480"/>
      </w:pPr>
      <w:r>
        <w:rPr>
          <w:rFonts w:hint="eastAsia"/>
        </w:rPr>
        <w:t>此外，元数据采集还具备根据实际需要，按照增量或全量方式采集特定范围的元数据的能力：</w:t>
      </w:r>
    </w:p>
    <w:p w14:paraId="527A372D">
      <w:pPr>
        <w:ind w:firstLine="480"/>
      </w:pPr>
      <w:r>
        <w:rPr>
          <w:rFonts w:hint="eastAsia"/>
        </w:rPr>
        <w:t>增量采集：仅采集自上次采集以来发生变更或新增的元数据信息，这种方式既能及时捕捉到数据环境的变化，又能节约系统资源，提高采集效率。</w:t>
      </w:r>
    </w:p>
    <w:p w14:paraId="35A39297">
      <w:pPr>
        <w:ind w:firstLine="480"/>
      </w:pPr>
      <w:r>
        <w:rPr>
          <w:rFonts w:hint="eastAsia"/>
        </w:rPr>
        <w:t>全量采集：重新采集全部指定范围的元数据，适用于首次采集、定期全盘梳理或数据环境发生较大变动等情况，虽然消耗的资源相对较多，但却能确保获得完整的元数据视图。</w:t>
      </w:r>
    </w:p>
    <w:p w14:paraId="5F3B6B24">
      <w:pPr>
        <w:ind w:firstLine="480"/>
      </w:pPr>
      <w:r>
        <w:rPr>
          <w:rFonts w:hint="eastAsia"/>
        </w:rPr>
        <w:t>2.任务运行</w:t>
      </w:r>
    </w:p>
    <w:p w14:paraId="058A3E71">
      <w:pPr>
        <w:ind w:firstLine="480"/>
      </w:pPr>
      <w:r>
        <w:rPr>
          <w:rFonts w:hint="eastAsia"/>
        </w:rPr>
        <w:t>采集任务手动运行赋予了用户更大的灵活性和掌控力，确保元数据信息始终能够及时、准确地反映国资委的真实数据环境。</w:t>
      </w:r>
    </w:p>
    <w:p w14:paraId="238A19EB">
      <w:pPr>
        <w:ind w:firstLine="480"/>
      </w:pPr>
      <w:r>
        <w:rPr>
          <w:rFonts w:hint="eastAsia"/>
        </w:rPr>
        <w:t>在元数据采集中，支持采集任务的手动运行功能，用户可以根据自身需求，随时启动预设的元数据采集任务，而不受预定计划的限制。这项功能的具体优势在于：</w:t>
      </w:r>
    </w:p>
    <w:p w14:paraId="04110DF0">
      <w:pPr>
        <w:ind w:firstLine="480"/>
      </w:pPr>
      <w:r>
        <w:rPr>
          <w:rFonts w:hint="eastAsia"/>
        </w:rPr>
        <w:t>即时响应需求：在遇到突发的数据治理需求，或者需要紧急验证元数据变更情况时，用户可以通过手动触发采集任务，立即获取最新的元数据信息，从而快速响应业务和技术上的变化。</w:t>
      </w:r>
    </w:p>
    <w:p w14:paraId="1D506131">
      <w:pPr>
        <w:ind w:firstLine="480"/>
      </w:pPr>
      <w:r>
        <w:rPr>
          <w:rFonts w:hint="eastAsia"/>
        </w:rPr>
        <w:t>灵活调度：在不影响系统正常运行的前提下，用户可根据实际情况，自由决定何时启动元数据采集任务，既可以按照既定计划自动执行，又能在必要时灵活手动干预。</w:t>
      </w:r>
    </w:p>
    <w:p w14:paraId="2FAD66B3">
      <w:pPr>
        <w:ind w:firstLine="480"/>
      </w:pPr>
      <w:r>
        <w:rPr>
          <w:rFonts w:hint="eastAsia"/>
        </w:rPr>
        <w:t>诊断与调试：当元数据采集任务出现问题或需要优化时，用户可通过手动执行任务并观察运行结果，及时发现并解决问题，为优化任务配置和提升采集效率提供参考。</w:t>
      </w:r>
    </w:p>
    <w:p w14:paraId="2A49A8F6">
      <w:pPr>
        <w:ind w:firstLine="480"/>
      </w:pPr>
      <w:r>
        <w:rPr>
          <w:rFonts w:hint="eastAsia"/>
        </w:rPr>
        <w:t>3.采集日志</w:t>
      </w:r>
    </w:p>
    <w:p w14:paraId="66E3A73A">
      <w:pPr>
        <w:ind w:firstLine="480"/>
      </w:pPr>
      <w:r>
        <w:rPr>
          <w:rFonts w:hint="eastAsia"/>
        </w:rPr>
        <w:t>元数据采集支持查看每一次采集任务的运行日志和元数据信息的采集进展，它可以帮助数据管理人员及时了解和跟踪元数据采集任务的状态和成果。用户不仅能确保元数据采集任务顺利完成，还能够通过日志分析优化采集策略，提高数据治理效率，从而更好地支撑国资委的数据分析、数据决策以及数据治理工作。</w:t>
      </w:r>
    </w:p>
    <w:p w14:paraId="46934F4F">
      <w:pPr>
        <w:ind w:firstLine="480"/>
      </w:pPr>
      <w:r>
        <w:rPr>
          <w:rFonts w:hint="eastAsia"/>
        </w:rPr>
        <w:t>具体功能如下：</w:t>
      </w:r>
    </w:p>
    <w:p w14:paraId="1C56717A">
      <w:pPr>
        <w:ind w:firstLine="480"/>
      </w:pPr>
      <w:r>
        <w:rPr>
          <w:rFonts w:hint="eastAsia"/>
        </w:rPr>
        <w:t>采集任务运行日志查看：每次采集任务完成后，系统生成详细的运行日志，记录了任务执行的时间、耗时、采集的内容、成功与否以及可能发生的错误信息等。用户可以通过查看这些日志，了解任务执行的具体过程，定位可能出现的问题，确保数据采集的正确性和完整性。</w:t>
      </w:r>
    </w:p>
    <w:p w14:paraId="3B4C1EC0">
      <w:pPr>
        <w:ind w:firstLine="480"/>
      </w:pPr>
      <w:r>
        <w:rPr>
          <w:rFonts w:hint="eastAsia"/>
        </w:rPr>
        <w:t>采集进展实时跟踪：系统提供实时的采集进度反馈，用户可以实时查看当前正在进行的采集任务的进展情况，包括已完成采集的元数据项数、剩余待采集的数量、预计完成时间等信息。这有助于用户合理安排后续的数据治理工作，对整个元数据采集过程进行有效监控。</w:t>
      </w:r>
    </w:p>
    <w:p w14:paraId="724485E3">
      <w:pPr>
        <w:pStyle w:val="7"/>
        <w:numPr>
          <w:ilvl w:val="5"/>
          <w:numId w:val="0"/>
        </w:numPr>
      </w:pPr>
      <w:r>
        <w:rPr>
          <w:rFonts w:hint="eastAsia" w:ascii="Times New Roman" w:hAnsi="Times New Roman" w:cs="宋体"/>
        </w:rPr>
        <w:t xml:space="preserve">6.1.16.2.6.4  </w:t>
      </w:r>
      <w:r>
        <w:rPr>
          <w:rFonts w:hint="eastAsia"/>
        </w:rPr>
        <w:t>元数据资料库</w:t>
      </w:r>
    </w:p>
    <w:p w14:paraId="49D14302">
      <w:pPr>
        <w:ind w:firstLine="480"/>
      </w:pPr>
      <w:r>
        <w:rPr>
          <w:rFonts w:hint="eastAsia"/>
        </w:rPr>
        <w:t>1.元数据资料库树形视图</w:t>
      </w:r>
    </w:p>
    <w:p w14:paraId="7C049324">
      <w:pPr>
        <w:ind w:firstLine="480"/>
      </w:pPr>
      <w:r>
        <w:rPr>
          <w:rFonts w:hint="eastAsia"/>
        </w:rPr>
        <w:t>元数据管理能够帮助组织管理和维护其核心数据资源，使得数据资产清晰可见，便于理解和利用。同时，也为数据治理提供了有力的支持手段。元数据资料库支持按照树状结构组织和查询元数据信息，并且具备完善的元数据生命周期管理功能，包括元数据信息的编辑、删除和查询操作：</w:t>
      </w:r>
    </w:p>
    <w:p w14:paraId="568DD01A">
      <w:pPr>
        <w:ind w:firstLine="480"/>
      </w:pPr>
      <w:r>
        <w:rPr>
          <w:rFonts w:hint="eastAsia"/>
        </w:rPr>
        <w:t>树状结构查询：元数据可以按照其内在的关系和层级构建成树形结构，如数据目录、数据库表的隶属关系、业务领域的分类等。用户可以根据这种结构化的视图直观地浏览和搜索元数据，比如查找某个业务域下的所有相关表或者文件，或者追溯数据血缘从源头到消费端的路径。</w:t>
      </w:r>
    </w:p>
    <w:p w14:paraId="19755163">
      <w:pPr>
        <w:ind w:firstLine="480"/>
      </w:pPr>
      <w:r>
        <w:rPr>
          <w:rFonts w:hint="eastAsia"/>
        </w:rPr>
        <w:t>元数据编辑：允许授权用户对已有的元数据信息进行修改和更新，包括元数据属性值的变更。例如，如果一个数据表的字段定义发生了变化，相应的元数据信息也应该随之更新以反映实际情况。</w:t>
      </w:r>
    </w:p>
    <w:p w14:paraId="44BFF192">
      <w:pPr>
        <w:ind w:firstLine="480"/>
      </w:pPr>
      <w:r>
        <w:rPr>
          <w:rFonts w:hint="eastAsia"/>
        </w:rPr>
        <w:t>元数据删除：对于不再需要或已经失效的元数据，系统提供安全的删除机制。删除操作前会有确认提示，防止误删重要信息。</w:t>
      </w:r>
    </w:p>
    <w:p w14:paraId="12A34722">
      <w:pPr>
        <w:ind w:firstLine="480"/>
      </w:pPr>
      <w:r>
        <w:rPr>
          <w:rFonts w:hint="eastAsia"/>
        </w:rPr>
        <w:t>元数据查询：提供多种维度和条件的元数据检索能力，用户可以根据关键词、类型、采集方式、变化情况等多种属性快速找到所需的元数据条目。</w:t>
      </w:r>
    </w:p>
    <w:p w14:paraId="1CEC95B5">
      <w:pPr>
        <w:ind w:firstLine="480"/>
      </w:pPr>
      <w:r>
        <w:rPr>
          <w:rFonts w:hint="eastAsia"/>
        </w:rPr>
        <w:t>2.元数据资料库列表视图</w:t>
      </w:r>
    </w:p>
    <w:p w14:paraId="3B37F6A1">
      <w:pPr>
        <w:ind w:firstLine="480"/>
      </w:pPr>
      <w:r>
        <w:rPr>
          <w:rFonts w:hint="eastAsia"/>
        </w:rPr>
        <w:t>元数据资料库支持按照列表结构组织和查询元数据信息，并且具备完善的元数据生命周期管理功能，包括元数据信息的编辑、删除和查询操作：</w:t>
      </w:r>
    </w:p>
    <w:p w14:paraId="6CFD48F7">
      <w:pPr>
        <w:ind w:firstLine="480"/>
      </w:pPr>
      <w:r>
        <w:rPr>
          <w:rFonts w:hint="eastAsia"/>
        </w:rPr>
        <w:t>列表结构查询：元数据可以按照其内在的关系和层级构建成树形结构，如数据目录、数据库表的隶属关系、业务领域的分类等。用户可以根据这种结构化的视图直观地浏览和搜索元数据，比如查找某个业务域下的所有相关表或者文件，或者追溯数据血缘从源头到消费端的路径。</w:t>
      </w:r>
    </w:p>
    <w:p w14:paraId="4BE51AB3">
      <w:pPr>
        <w:ind w:firstLine="480"/>
      </w:pPr>
      <w:r>
        <w:rPr>
          <w:rFonts w:hint="eastAsia"/>
        </w:rPr>
        <w:t>元数据编辑：允许授权用户对已有的元数据信息进行修改和更新，包括元数据属性值的变更。例如，如果一个数据表的字段定义发生了变化，相应的元数据信息也应该随之更新以反映实际情况。</w:t>
      </w:r>
    </w:p>
    <w:p w14:paraId="2F3E1F51">
      <w:pPr>
        <w:ind w:firstLine="480"/>
      </w:pPr>
      <w:r>
        <w:rPr>
          <w:rFonts w:hint="eastAsia"/>
        </w:rPr>
        <w:t>元数据删除：对于不再需要或已经失效的元数据，系统提供安全的删除机制。删除操作前会有确认提示，防止误删重要信息。</w:t>
      </w:r>
    </w:p>
    <w:p w14:paraId="7D443B8A">
      <w:pPr>
        <w:ind w:firstLine="480"/>
      </w:pPr>
      <w:r>
        <w:rPr>
          <w:rFonts w:hint="eastAsia"/>
        </w:rPr>
        <w:t>元数据查询：提供多种维度和条件的元数据检索能力，用户可以根据关键词、变化情况等多种属性快速找到所需的元数据条目。</w:t>
      </w:r>
    </w:p>
    <w:p w14:paraId="3DAD2A86">
      <w:pPr>
        <w:ind w:firstLine="480"/>
      </w:pPr>
      <w:r>
        <w:rPr>
          <w:rFonts w:hint="eastAsia"/>
        </w:rPr>
        <w:t>3.业务元数据维护</w:t>
      </w:r>
    </w:p>
    <w:p w14:paraId="3745273A">
      <w:pPr>
        <w:ind w:firstLine="480"/>
      </w:pPr>
      <w:r>
        <w:rPr>
          <w:rFonts w:hint="eastAsia"/>
        </w:rPr>
        <w:t>在元数据资料库，支持维护元数据的业务信息。系统不仅记录了数据的技术属性（如数据类型、长度、数据来源等），还允许用户记录和管理与业务紧密相关的元数据信息。具体包括但不限于以下几点：</w:t>
      </w:r>
    </w:p>
    <w:p w14:paraId="72FEC006">
      <w:pPr>
        <w:ind w:firstLine="480"/>
      </w:pPr>
      <w:r>
        <w:rPr>
          <w:rFonts w:hint="eastAsia"/>
        </w:rPr>
        <w:t>业务定义与描述：维护元数据的业务含义、业务术语和业务规则，确保业务用户能够理解数据背后的商业逻辑和应用场景。</w:t>
      </w:r>
    </w:p>
    <w:p w14:paraId="32198BDC">
      <w:pPr>
        <w:ind w:firstLine="480"/>
      </w:pPr>
      <w:r>
        <w:rPr>
          <w:rFonts w:hint="eastAsia"/>
        </w:rPr>
        <w:t>业务上下文：记录数据在业务流程中的位置和作用，如数据产生的业务阶段、涉及的业务对象以及业务事件触发的数据变更等。</w:t>
      </w:r>
    </w:p>
    <w:p w14:paraId="19173D22">
      <w:pPr>
        <w:ind w:firstLine="480"/>
      </w:pPr>
      <w:r>
        <w:rPr>
          <w:rFonts w:hint="eastAsia"/>
        </w:rPr>
        <w:t>业务联系人与责任归属：确定数据资产的所有权和管理权，记录业务负责人信息，便于在数据问题出现时快速找到相关人员进行沟通和协调。</w:t>
      </w:r>
    </w:p>
    <w:p w14:paraId="2B90FC66">
      <w:pPr>
        <w:ind w:firstLine="480"/>
      </w:pPr>
      <w:r>
        <w:rPr>
          <w:rFonts w:hint="eastAsia"/>
        </w:rPr>
        <w:t>业务指标：将元数据与业务关键绩效指标(KPIs)关联起来，有助于管理层和业务人员基于数据洞察业务运行状态，做出决策和改进措施。</w:t>
      </w:r>
    </w:p>
    <w:p w14:paraId="742F8D9F">
      <w:pPr>
        <w:ind w:firstLine="480"/>
      </w:pPr>
      <w:r>
        <w:rPr>
          <w:rFonts w:hint="eastAsia"/>
        </w:rPr>
        <w:t>4.数据标准应用</w:t>
      </w:r>
    </w:p>
    <w:p w14:paraId="5F591248">
      <w:pPr>
        <w:ind w:firstLine="480"/>
      </w:pPr>
      <w:r>
        <w:rPr>
          <w:rFonts w:hint="eastAsia"/>
        </w:rPr>
        <w:t>元数据与标准关联是实现数据标准化、规范化和有效利用的重要手段，有助于提升国资委数据治理和数字化转型的效能。在元数据管理中，支持将元数据与标准关联，允许用户将采集到的元数据映射到预先定义的内部或行业公认的标准中。这种关联的好处包括：</w:t>
      </w:r>
    </w:p>
    <w:p w14:paraId="771F485E">
      <w:pPr>
        <w:ind w:firstLine="480"/>
      </w:pPr>
      <w:r>
        <w:rPr>
          <w:rFonts w:hint="eastAsia"/>
        </w:rPr>
        <w:t>统一数据口径：通过将元数据与标准关联，可以确保数据的一致性和准确性，消除数据孤岛现象，使得不同部门或系统间的数据具有相同的含义和使用方式。</w:t>
      </w:r>
    </w:p>
    <w:p w14:paraId="062833CA">
      <w:pPr>
        <w:ind w:firstLine="480"/>
      </w:pPr>
      <w:r>
        <w:rPr>
          <w:rFonts w:hint="eastAsia"/>
        </w:rPr>
        <w:t>数据质量提升：关联到标准的元数据更容易受到质量监控和控制，有助于发现和纠正数据质量问题，提升整体数据质量。</w:t>
      </w:r>
    </w:p>
    <w:p w14:paraId="4F5786C0">
      <w:pPr>
        <w:ind w:firstLine="480"/>
      </w:pPr>
      <w:r>
        <w:rPr>
          <w:rFonts w:hint="eastAsia"/>
        </w:rPr>
        <w:t>合规性保障：对于特定行业的监管要求，通过将元数据与相关法规、标准、指南等关联，可以确保国资委数据处理活动符合相关规定，降低违规风险。</w:t>
      </w:r>
    </w:p>
    <w:p w14:paraId="6BD960B2">
      <w:pPr>
        <w:ind w:firstLine="480"/>
      </w:pPr>
      <w:r>
        <w:rPr>
          <w:rFonts w:hint="eastAsia"/>
        </w:rPr>
        <w:t>数据治理优化：关联元数据与标准可以有效推进数据治理工作，提高数据资产管理效率，为数据生命周期管理、数据安全管理、数据共享和重用提供基础。</w:t>
      </w:r>
    </w:p>
    <w:p w14:paraId="0D5F6A8D">
      <w:pPr>
        <w:ind w:firstLine="480"/>
      </w:pPr>
      <w:r>
        <w:rPr>
          <w:rFonts w:hint="eastAsia"/>
        </w:rPr>
        <w:t>5.数据标签应用</w:t>
      </w:r>
    </w:p>
    <w:p w14:paraId="20876DA1">
      <w:pPr>
        <w:ind w:firstLine="480"/>
      </w:pPr>
      <w:r>
        <w:rPr>
          <w:rFonts w:hint="eastAsia"/>
        </w:rPr>
        <w:t>元数据管理支持利用标签（Tags）标记元数据。标签可以作为元数据的一种附加属性，用来描述元数据的特征、用途、主题或分类。具体功能和优点包括：</w:t>
      </w:r>
    </w:p>
    <w:p w14:paraId="06857B21">
      <w:pPr>
        <w:ind w:firstLine="480"/>
      </w:pPr>
      <w:r>
        <w:rPr>
          <w:rFonts w:hint="eastAsia"/>
        </w:rPr>
        <w:t>个性化分类与筛选：用户可以根据实际业务需求给元数据添加标签，比如“敏感数据”、“财务报表”、“高频访问”等，方便后续通过标签进行快速分类和筛选，提升数据查找和使用效率。</w:t>
      </w:r>
    </w:p>
    <w:p w14:paraId="49D158F6">
      <w:pPr>
        <w:ind w:firstLine="480"/>
      </w:pPr>
      <w:r>
        <w:rPr>
          <w:rFonts w:hint="eastAsia"/>
        </w:rPr>
        <w:t>多维度视角：标签不受固定分类体系限制，可以灵活表达元数据的多重属性和交叉特征，为用户提供更多元、更灵活的数据视角，满足不同场景下的数据管理和分析需求。</w:t>
      </w:r>
    </w:p>
    <w:p w14:paraId="7F4EA324">
      <w:pPr>
        <w:ind w:firstLine="480"/>
      </w:pPr>
      <w:r>
        <w:rPr>
          <w:rFonts w:hint="eastAsia"/>
        </w:rPr>
        <w:t>辅助数据治理：标签可以帮助国资委更好地进行数据治理工作，如数据质量评估、数据生命周期管理、数据安全与隐私保护等。例如，标记为“过期”或“待删除”的标签可以提示数据管理人员及时处理废弃数据。</w:t>
      </w:r>
    </w:p>
    <w:p w14:paraId="06D58AC0">
      <w:pPr>
        <w:ind w:firstLine="480"/>
      </w:pPr>
      <w:r>
        <w:rPr>
          <w:rFonts w:hint="eastAsia"/>
        </w:rPr>
        <w:t>提升数据价值：通过合理的标签体系，国资委能够发现隐藏的数据关系和价值，促进数据资产的共享和重用，同时也有助于国资委内部不同部门和角色间的数据理解和沟通。</w:t>
      </w:r>
    </w:p>
    <w:p w14:paraId="4938A62A">
      <w:pPr>
        <w:ind w:firstLine="480"/>
      </w:pPr>
      <w:r>
        <w:rPr>
          <w:rFonts w:hint="eastAsia"/>
        </w:rPr>
        <w:t>6.数据安全信息维护</w:t>
      </w:r>
    </w:p>
    <w:p w14:paraId="1D4B7EDD">
      <w:pPr>
        <w:ind w:firstLine="480"/>
      </w:pPr>
      <w:r>
        <w:rPr>
          <w:rFonts w:hint="eastAsia"/>
        </w:rPr>
        <w:t>元数据管理支持维护元数据的安全分级分类属性。系统能够对元数据进行安全等级划分和分类，以便更好地保护敏感信息，确保数据安全性，同时也有利于数据的合理使用和管理。</w:t>
      </w:r>
    </w:p>
    <w:p w14:paraId="744EA372">
      <w:pPr>
        <w:ind w:firstLine="480"/>
      </w:pPr>
      <w:r>
        <w:rPr>
          <w:rFonts w:hint="eastAsia"/>
        </w:rPr>
        <w:t>数据安全分级：根据国资委信息安全策略和法规要求，对元数据进行安全等级划分，如公开、内部使用、敏感、高度机密等，不同级别的数据采取不同的保护措施。</w:t>
      </w:r>
    </w:p>
    <w:p w14:paraId="07E15157">
      <w:pPr>
        <w:ind w:firstLine="480"/>
      </w:pPr>
      <w:r>
        <w:rPr>
          <w:rFonts w:hint="eastAsia"/>
        </w:rPr>
        <w:t>数据分类管理：按照数据的性质、用途、业务领域等因素，对元数据进行分类，如个人身份信息、财务数据、医疗记录等，分类后的数据可以有针对性地进行权限控制和访问管理。</w:t>
      </w:r>
    </w:p>
    <w:p w14:paraId="69FA3312">
      <w:pPr>
        <w:ind w:firstLine="480"/>
      </w:pPr>
      <w:r>
        <w:rPr>
          <w:rFonts w:hint="eastAsia"/>
        </w:rPr>
        <w:t>数据脱敏处理：对于高敏感级别的数据，系统支持自动或手动进行数据脱敏处理，如替换、遮盖等，确保在不影响正常使用的同时保护敏感信息。</w:t>
      </w:r>
    </w:p>
    <w:p w14:paraId="3E8629C8">
      <w:pPr>
        <w:ind w:firstLine="480"/>
      </w:pPr>
      <w:r>
        <w:rPr>
          <w:rFonts w:hint="eastAsia"/>
        </w:rPr>
        <w:t>7.元数据版本管理</w:t>
      </w:r>
    </w:p>
    <w:p w14:paraId="3BFDBB3E">
      <w:pPr>
        <w:ind w:firstLine="480"/>
      </w:pPr>
      <w:r>
        <w:rPr>
          <w:rFonts w:hint="eastAsia"/>
        </w:rPr>
        <w:t>元数据管理，支持查看元数据变更版本信息。系统应记录每一次元数据的修改历史，包括但不限于字段定义的变更、数据来源的变化、业务含义的更新等。对于合理的变更申请，管理员可以进行审核并采纳，一旦采纳，这些变更将正式生效并对后续的数据使用产生影响。</w:t>
      </w:r>
    </w:p>
    <w:p w14:paraId="10050E58">
      <w:pPr>
        <w:ind w:firstLine="480"/>
      </w:pPr>
      <w:r>
        <w:rPr>
          <w:rFonts w:hint="eastAsia"/>
        </w:rPr>
        <w:t>同时，为了保证数据治理的可追溯性和稳定性，系统具备元数据版本控制功能，即对于采纳的变更，系统会自动形成元数据的版本记录，每个版本记录了变更的时间、内容以及操作人等信息。这样在出现错误或需要恢复到先前状态时，用户可以通过版本回滚功能快速还原到之前的元数据版本，确保数据环境的稳定和业务连续性。</w:t>
      </w:r>
    </w:p>
    <w:p w14:paraId="2D041120">
      <w:pPr>
        <w:ind w:firstLine="480"/>
      </w:pPr>
      <w:r>
        <w:rPr>
          <w:rFonts w:hint="eastAsia"/>
        </w:rPr>
        <w:t>通过这样的机制，元数据管理平台不仅支持了灵活高效的元数据变更管理，也为国资委提供了可靠的数据变更历史记录和容错机制，对于数据治理、数据质量控制以及业务决策都有着极为重要的作用。</w:t>
      </w:r>
    </w:p>
    <w:p w14:paraId="1011B339">
      <w:pPr>
        <w:ind w:firstLine="480"/>
      </w:pPr>
      <w:r>
        <w:rPr>
          <w:rFonts w:hint="eastAsia"/>
        </w:rPr>
        <w:t>8.血缘分析</w:t>
      </w:r>
    </w:p>
    <w:p w14:paraId="121546D6">
      <w:pPr>
        <w:ind w:firstLine="480"/>
      </w:pPr>
      <w:r>
        <w:rPr>
          <w:rFonts w:hint="eastAsia"/>
        </w:rPr>
        <w:t>元数据管理支持查看元数据的血缘信息，它有助于用户了解数据从源头到最终输出的全链路流转情况。国资委能够更好地进行数据治理，提升数据质量，优化数据处理流程，确保数据安全合规，以及在数据问题发生时快速定位根源，有效支持数据驱动的业务决策和运营管理，具体功能包括：</w:t>
      </w:r>
    </w:p>
    <w:p w14:paraId="554B2AE6">
      <w:pPr>
        <w:ind w:firstLine="480"/>
      </w:pPr>
      <w:r>
        <w:rPr>
          <w:rFonts w:hint="eastAsia"/>
        </w:rPr>
        <w:t>表血缘分析：系统能够展示数据库表之间的关系，追踪数据从一个表如何通过ETL过程流入另一个表，揭示数据加工、转换和集成的全过程，帮助用户理解数据是如何一步步形成的。</w:t>
      </w:r>
    </w:p>
    <w:p w14:paraId="3FB9AB5F">
      <w:pPr>
        <w:ind w:firstLine="480"/>
      </w:pPr>
      <w:r>
        <w:rPr>
          <w:rFonts w:hint="eastAsia"/>
        </w:rPr>
        <w:t>文件血缘分析：针对数据文件，系统能够记录文件的生成过程，包括文件的来源、经过哪些处理步骤以及最终流向何处，有助于追踪数据在文件层面的生命周期。</w:t>
      </w:r>
    </w:p>
    <w:p w14:paraId="50F031FA">
      <w:pPr>
        <w:ind w:firstLine="480"/>
      </w:pPr>
      <w:r>
        <w:rPr>
          <w:rFonts w:hint="eastAsia"/>
        </w:rPr>
        <w:t>接口血缘分析：针对数据接口，系统能够描绘数据在不同系统或应用之间的传递过程，展示接口输入数据的来源和输出数据的去向，确保数据传输的透明性和可控性。</w:t>
      </w:r>
    </w:p>
    <w:p w14:paraId="29BA3530">
      <w:pPr>
        <w:ind w:firstLine="480"/>
      </w:pPr>
      <w:r>
        <w:rPr>
          <w:rFonts w:hint="eastAsia"/>
        </w:rPr>
        <w:t>字段血缘分析：在更细颗粒度上，系统支持字段级别的血缘追踪，能够清楚地展示单个字段在不同数据表或文件中的流转关系，对于数据质量问题的定位和数据变更的影响分析具有重要意义。</w:t>
      </w:r>
    </w:p>
    <w:p w14:paraId="67974575">
      <w:pPr>
        <w:pStyle w:val="7"/>
        <w:numPr>
          <w:ilvl w:val="5"/>
          <w:numId w:val="0"/>
        </w:numPr>
      </w:pPr>
      <w:r>
        <w:rPr>
          <w:rFonts w:hint="eastAsia" w:ascii="Times New Roman" w:hAnsi="Times New Roman" w:cs="宋体"/>
        </w:rPr>
        <w:t xml:space="preserve">6.1.16.2.6.5  </w:t>
      </w:r>
      <w:r>
        <w:rPr>
          <w:rFonts w:hint="eastAsia"/>
        </w:rPr>
        <w:t>元数据稽核</w:t>
      </w:r>
    </w:p>
    <w:p w14:paraId="31507D3C">
      <w:pPr>
        <w:ind w:firstLine="480"/>
      </w:pPr>
      <w:r>
        <w:rPr>
          <w:rFonts w:hint="eastAsia"/>
        </w:rPr>
        <w:t>1.元数据稽核任务管理</w:t>
      </w:r>
    </w:p>
    <w:p w14:paraId="77E13791">
      <w:pPr>
        <w:ind w:firstLine="480"/>
      </w:pPr>
      <w:r>
        <w:rPr>
          <w:rFonts w:hint="eastAsia"/>
        </w:rPr>
        <w:t>元数据校核任务配置功能是确保数据治理质量和效率的重要手段，能够帮助国资委更有效地管理和维护其数据环境的完整性和准确性。系统提供元数据校核任务配置的功能，及时发现元数据变化过程中可能存在的问题。这一功能主要包括以下几个方面：</w:t>
      </w:r>
    </w:p>
    <w:p w14:paraId="161DAE8A">
      <w:pPr>
        <w:ind w:firstLine="480"/>
      </w:pPr>
      <w:r>
        <w:rPr>
          <w:rFonts w:hint="eastAsia"/>
        </w:rPr>
        <w:t>定期校核与实时监控：允许用户设置任务，校核元数据，或者配置实时监测机制，一旦元数据发生变化即触发校核流程，确保元数据的准确性和一致性。</w:t>
      </w:r>
    </w:p>
    <w:p w14:paraId="0BBD972A">
      <w:pPr>
        <w:ind w:firstLine="480"/>
      </w:pPr>
      <w:r>
        <w:rPr>
          <w:rFonts w:hint="eastAsia"/>
        </w:rPr>
        <w:t>变化对比：当元数据发生变化时，系统能够捕捉这种变化，并进行新旧版本之间的详尽对比，包括但不限于结构更改（如表结构、字段增删改等）、内容变更（如数据值的变化）等。</w:t>
      </w:r>
    </w:p>
    <w:p w14:paraId="035CCE20">
      <w:pPr>
        <w:ind w:firstLine="480"/>
      </w:pPr>
      <w:r>
        <w:rPr>
          <w:rFonts w:hint="eastAsia"/>
        </w:rPr>
        <w:t>差异报告：在检测到元数据变化后，系统能自动生成详细的差异报告，便于相关人员及时了解和处理这些变化。</w:t>
      </w:r>
    </w:p>
    <w:p w14:paraId="1A5C4704">
      <w:pPr>
        <w:ind w:firstLine="480"/>
      </w:pPr>
      <w:r>
        <w:rPr>
          <w:rFonts w:hint="eastAsia"/>
        </w:rPr>
        <w:t>2.稽核任务运行</w:t>
      </w:r>
    </w:p>
    <w:p w14:paraId="611D306E">
      <w:pPr>
        <w:ind w:firstLine="480"/>
      </w:pPr>
      <w:r>
        <w:rPr>
          <w:rFonts w:hint="eastAsia"/>
        </w:rPr>
        <w:t>系统能够随时发起元数据稽核任务，无需依赖预设的时间计划，可以针对特定时间点的数据状态进行即时运行，并且从一致性、记录缺失、属性填充率三个维度进行全面稽核，具备如下：</w:t>
      </w:r>
    </w:p>
    <w:p w14:paraId="37D7CCD8">
      <w:pPr>
        <w:ind w:firstLine="480"/>
      </w:pPr>
      <w:r>
        <w:rPr>
          <w:rFonts w:hint="eastAsia"/>
        </w:rPr>
        <w:t>一致性稽核：</w:t>
      </w:r>
    </w:p>
    <w:p w14:paraId="6CDA4EFC">
      <w:pPr>
        <w:ind w:firstLine="480"/>
      </w:pPr>
      <w:r>
        <w:rPr>
          <w:rFonts w:hint="eastAsia"/>
        </w:rPr>
        <w:t>系统应当检查元数据的一致性，例如验证两个元数据之间是否保持一致，确保元数据没有冲突或不匹配。</w:t>
      </w:r>
    </w:p>
    <w:p w14:paraId="0E15158E">
      <w:pPr>
        <w:ind w:firstLine="480"/>
      </w:pPr>
      <w:r>
        <w:rPr>
          <w:rFonts w:hint="eastAsia"/>
        </w:rPr>
        <w:t>记录缺失稽核：</w:t>
      </w:r>
    </w:p>
    <w:p w14:paraId="59E8B3BD">
      <w:pPr>
        <w:ind w:firstLine="480"/>
      </w:pPr>
      <w:r>
        <w:rPr>
          <w:rFonts w:hint="eastAsia"/>
        </w:rPr>
        <w:t>对于各类元数据记录，系统需要检测是否存在必要的元数据项缺失，如关联关系未建立等情况。</w:t>
      </w:r>
    </w:p>
    <w:p w14:paraId="4F443A9E">
      <w:pPr>
        <w:ind w:firstLine="480"/>
      </w:pPr>
      <w:r>
        <w:rPr>
          <w:rFonts w:hint="eastAsia"/>
        </w:rPr>
        <w:t>属性填充率稽核：</w:t>
      </w:r>
    </w:p>
    <w:p w14:paraId="07899AE4">
      <w:pPr>
        <w:ind w:firstLine="480"/>
      </w:pPr>
      <w:r>
        <w:rPr>
          <w:rFonts w:hint="eastAsia"/>
        </w:rPr>
        <w:t>属性填充率是指元数据属性中已填写值的比例，低填充率往往意味着数据质量可能存在风险。系统能够统计和报告元数据属性的填充率。</w:t>
      </w:r>
    </w:p>
    <w:p w14:paraId="4507C7FD">
      <w:pPr>
        <w:ind w:firstLine="480"/>
      </w:pPr>
      <w:r>
        <w:rPr>
          <w:rFonts w:hint="eastAsia"/>
        </w:rPr>
        <w:t>3.元数据稽核报告</w:t>
      </w:r>
    </w:p>
    <w:p w14:paraId="5690005D">
      <w:pPr>
        <w:ind w:firstLine="480"/>
      </w:pPr>
      <w:r>
        <w:rPr>
          <w:rFonts w:hint="eastAsia"/>
        </w:rPr>
        <w:t>元数据报告功能，允许用户点击按钮直接查看问题统计。以便进行更深入的分析和处理。</w:t>
      </w:r>
    </w:p>
    <w:p w14:paraId="6D6AC640">
      <w:pPr>
        <w:ind w:firstLine="480"/>
      </w:pPr>
      <w:r>
        <w:rPr>
          <w:rFonts w:hint="eastAsia"/>
        </w:rPr>
        <w:t>报告包含以下几个关键部分：</w:t>
      </w:r>
    </w:p>
    <w:p w14:paraId="3444769E">
      <w:pPr>
        <w:ind w:firstLine="480"/>
      </w:pPr>
      <w:r>
        <w:rPr>
          <w:rFonts w:hint="eastAsia"/>
        </w:rPr>
        <w:t>生成时间</w:t>
      </w:r>
    </w:p>
    <w:p w14:paraId="41875E7F">
      <w:pPr>
        <w:ind w:firstLine="480"/>
      </w:pPr>
      <w:r>
        <w:rPr>
          <w:rFonts w:hint="eastAsia"/>
        </w:rPr>
        <w:t>报告明确指出本次稽核时间范围。</w:t>
      </w:r>
    </w:p>
    <w:p w14:paraId="0140F27A">
      <w:pPr>
        <w:ind w:firstLine="480"/>
      </w:pPr>
      <w:r>
        <w:rPr>
          <w:rFonts w:hint="eastAsia"/>
        </w:rPr>
        <w:t>概览部分概述总体稽核结果，包括整体合格率、问题发现数量等关键指标。</w:t>
      </w:r>
    </w:p>
    <w:p w14:paraId="33A2D89C">
      <w:pPr>
        <w:ind w:firstLine="480"/>
      </w:pPr>
      <w:r>
        <w:rPr>
          <w:rFonts w:hint="eastAsia"/>
        </w:rPr>
        <w:t>一致性稽核统计</w:t>
      </w:r>
    </w:p>
    <w:p w14:paraId="095CAB8C">
      <w:pPr>
        <w:ind w:firstLine="480"/>
      </w:pPr>
      <w:r>
        <w:rPr>
          <w:rFonts w:hint="eastAsia"/>
        </w:rPr>
        <w:t>列出所有涉及一致性问题的元数据总数和条目，展示存在的不一致之处以及问题元数据明细。</w:t>
      </w:r>
    </w:p>
    <w:p w14:paraId="432DD4CA">
      <w:pPr>
        <w:ind w:firstLine="480"/>
      </w:pPr>
      <w:r>
        <w:rPr>
          <w:rFonts w:hint="eastAsia"/>
        </w:rPr>
        <w:t>记录缺失统计</w:t>
      </w:r>
    </w:p>
    <w:p w14:paraId="5049310C">
      <w:pPr>
        <w:ind w:firstLine="480"/>
      </w:pPr>
      <w:r>
        <w:rPr>
          <w:rFonts w:hint="eastAsia"/>
        </w:rPr>
        <w:t>显示各项元数据中存在缺失记录的类别和数量。</w:t>
      </w:r>
    </w:p>
    <w:p w14:paraId="22EB6B7C">
      <w:pPr>
        <w:ind w:firstLine="480"/>
      </w:pPr>
      <w:r>
        <w:rPr>
          <w:rFonts w:hint="eastAsia"/>
        </w:rPr>
        <w:t>属性填充率分析</w:t>
      </w:r>
    </w:p>
    <w:p w14:paraId="3C872A85">
      <w:pPr>
        <w:ind w:firstLine="480"/>
      </w:pPr>
      <w:r>
        <w:rPr>
          <w:rFonts w:hint="eastAsia"/>
        </w:rPr>
        <w:t>展现各元数据的属性填充率。</w:t>
      </w:r>
    </w:p>
    <w:p w14:paraId="28770C2E">
      <w:pPr>
        <w:pStyle w:val="7"/>
        <w:numPr>
          <w:ilvl w:val="5"/>
          <w:numId w:val="0"/>
        </w:numPr>
      </w:pPr>
      <w:r>
        <w:rPr>
          <w:rFonts w:hint="eastAsia" w:ascii="Times New Roman" w:hAnsi="Times New Roman" w:cs="宋体"/>
        </w:rPr>
        <w:t xml:space="preserve">6.1.16.2.6.6  </w:t>
      </w:r>
      <w:r>
        <w:rPr>
          <w:rFonts w:hint="eastAsia"/>
        </w:rPr>
        <w:t>元数据变更订阅</w:t>
      </w:r>
    </w:p>
    <w:p w14:paraId="7A1B0EB5">
      <w:pPr>
        <w:ind w:firstLine="480"/>
      </w:pPr>
      <w:r>
        <w:rPr>
          <w:rFonts w:hint="eastAsia"/>
        </w:rPr>
        <w:t>1.变更订阅任务配置</w:t>
      </w:r>
    </w:p>
    <w:p w14:paraId="7B103953">
      <w:pPr>
        <w:ind w:firstLine="480"/>
      </w:pPr>
      <w:r>
        <w:rPr>
          <w:rFonts w:hint="eastAsia"/>
        </w:rPr>
        <w:t>用户可以根据自身需求及时了解到元数据的变化情况，确保了对数据资产的有效管理和维护。支持新增元数据变更任务的配置，并让用户能够根据特定类型、主题订阅变更信息，可以灵活的通，具体如下：</w:t>
      </w:r>
    </w:p>
    <w:p w14:paraId="387423DB">
      <w:pPr>
        <w:ind w:firstLine="480"/>
      </w:pPr>
      <w:r>
        <w:rPr>
          <w:rFonts w:hint="eastAsia"/>
        </w:rPr>
        <w:t>元数据变更订阅配置：</w:t>
      </w:r>
    </w:p>
    <w:p w14:paraId="5A906864">
      <w:pPr>
        <w:ind w:firstLine="480"/>
      </w:pPr>
      <w:r>
        <w:rPr>
          <w:rFonts w:hint="eastAsia"/>
        </w:rPr>
        <w:t>允许用户自定义选择关注的元数据类型（例如，字段名、表名、业务域等）和主题（如特定业务线、项目或数据集）。</w:t>
      </w:r>
    </w:p>
    <w:p w14:paraId="7101AA61">
      <w:pPr>
        <w:ind w:firstLine="480"/>
      </w:pPr>
      <w:r>
        <w:rPr>
          <w:rFonts w:hint="eastAsia"/>
        </w:rPr>
        <w:t>订阅管理：</w:t>
      </w:r>
    </w:p>
    <w:p w14:paraId="67F23436">
      <w:pPr>
        <w:ind w:firstLine="480"/>
      </w:pPr>
      <w:r>
        <w:rPr>
          <w:rFonts w:hint="eastAsia"/>
        </w:rPr>
        <w:t>用户完成筛选条件设置后，可关联到相应的用户，进行通知提醒。</w:t>
      </w:r>
    </w:p>
    <w:p w14:paraId="51C9E7E3">
      <w:pPr>
        <w:ind w:firstLine="480"/>
      </w:pPr>
      <w:r>
        <w:rPr>
          <w:rFonts w:hint="eastAsia"/>
        </w:rPr>
        <w:t>通知渠道设置：</w:t>
      </w:r>
    </w:p>
    <w:p w14:paraId="49D1DB5C">
      <w:pPr>
        <w:ind w:firstLine="480"/>
      </w:pPr>
      <w:r>
        <w:rPr>
          <w:rFonts w:hint="eastAsia"/>
        </w:rPr>
        <w:t>短信通知：在集成了短信服务提供商接口后，允许通过手机号码，当满足订阅条件的元数据变更时发送短信通知。</w:t>
      </w:r>
    </w:p>
    <w:p w14:paraId="12D947D8">
      <w:pPr>
        <w:ind w:firstLine="480"/>
      </w:pPr>
      <w:r>
        <w:rPr>
          <w:rFonts w:hint="eastAsia"/>
        </w:rPr>
        <w:t>邮件通知：集成邮件服务，用户可添加邮箱地址接收邮件通知。</w:t>
      </w:r>
    </w:p>
    <w:p w14:paraId="34A5E0C4">
      <w:pPr>
        <w:ind w:firstLine="480"/>
      </w:pPr>
      <w:r>
        <w:rPr>
          <w:rFonts w:hint="eastAsia"/>
        </w:rPr>
        <w:t>事件驱动机制：</w:t>
      </w:r>
    </w:p>
    <w:p w14:paraId="5AAC9AFD">
      <w:pPr>
        <w:ind w:firstLine="480"/>
      </w:pPr>
      <w:r>
        <w:rPr>
          <w:rFonts w:hint="eastAsia"/>
        </w:rPr>
        <w:t>当元数据变更时，触发事件处理器，检查变更是否符合任何用户的订阅规则。符合规则的变更事件将立即通过预先配置的通知渠道发送给订阅者。</w:t>
      </w:r>
    </w:p>
    <w:p w14:paraId="2AC2C94F">
      <w:pPr>
        <w:ind w:firstLine="480"/>
      </w:pPr>
      <w:r>
        <w:rPr>
          <w:rFonts w:hint="eastAsia"/>
        </w:rPr>
        <w:t>实时监控与反馈：</w:t>
      </w:r>
    </w:p>
    <w:p w14:paraId="0DB196AC">
      <w:pPr>
        <w:ind w:firstLine="480"/>
      </w:pPr>
      <w:r>
        <w:rPr>
          <w:rFonts w:hint="eastAsia"/>
        </w:rPr>
        <w:t>设计实时监控界面，使管理员能直观看到当前变更任务的状态，以及已发送通知的数量和成功率。</w:t>
      </w:r>
    </w:p>
    <w:p w14:paraId="70EDF616">
      <w:pPr>
        <w:ind w:firstLine="480"/>
      </w:pPr>
      <w:r>
        <w:rPr>
          <w:rFonts w:hint="eastAsia"/>
        </w:rPr>
        <w:t>2.订阅记录查看</w:t>
      </w:r>
    </w:p>
    <w:p w14:paraId="74068D45">
      <w:pPr>
        <w:ind w:firstLine="480"/>
      </w:pPr>
      <w:r>
        <w:rPr>
          <w:rFonts w:hint="eastAsia"/>
        </w:rPr>
        <w:t>为了更好地管理元数据变更通知的发送和接收情况，元数据管理平台还支持查看通知记录的功能。这一功能主要包括：</w:t>
      </w:r>
    </w:p>
    <w:p w14:paraId="3A6683D5">
      <w:pPr>
        <w:ind w:firstLine="480"/>
      </w:pPr>
      <w:r>
        <w:rPr>
          <w:rFonts w:hint="eastAsia"/>
        </w:rPr>
        <w:t>通知历史记录：用户可以在平台上查阅过去发送过的所有元数据变更通知记录，包括但不限于通知时间、元数据变更统计、通知内容概要以及对应的变更详情。</w:t>
      </w:r>
    </w:p>
    <w:p w14:paraId="09DC4E49">
      <w:pPr>
        <w:ind w:firstLine="480"/>
      </w:pPr>
      <w:r>
        <w:rPr>
          <w:rFonts w:hint="eastAsia"/>
        </w:rPr>
        <w:t>过滤与搜索：提供灵活的搜索功能，用户可以根据关键字快速的查找特定的通知记录。</w:t>
      </w:r>
    </w:p>
    <w:p w14:paraId="63B3FA11">
      <w:pPr>
        <w:ind w:firstLine="480"/>
      </w:pPr>
      <w:r>
        <w:rPr>
          <w:rFonts w:hint="eastAsia"/>
        </w:rPr>
        <w:t>通过查看通知记录功能，用户不仅可以回顾过去的变更历史，还可以据此优化未来的元数据变更通知策略，确保信息传达的及时性和准确性，从而有效提升整个数据治理流程的效率。</w:t>
      </w:r>
    </w:p>
    <w:p w14:paraId="0A8D5D2F">
      <w:pPr>
        <w:pStyle w:val="6"/>
        <w:numPr>
          <w:ilvl w:val="4"/>
          <w:numId w:val="0"/>
        </w:numPr>
      </w:pPr>
      <w:r>
        <w:rPr>
          <w:rFonts w:hint="eastAsia" w:eastAsia="宋体" w:cs="宋体"/>
        </w:rPr>
        <w:t xml:space="preserve">6.1.16.2.7  </w:t>
      </w:r>
      <w:r>
        <w:rPr>
          <w:rFonts w:hint="eastAsia"/>
        </w:rPr>
        <w:t>数据标签管理</w:t>
      </w:r>
    </w:p>
    <w:p w14:paraId="6C3C82FA">
      <w:pPr>
        <w:ind w:firstLine="480"/>
      </w:pPr>
      <w:r>
        <w:rPr>
          <w:rFonts w:hint="eastAsia"/>
        </w:rPr>
        <w:t>通过标签管理，构建以国资监管应用为导向的标签体系，将国资数据资产标签化，数据标签价值化，降低相关处室数据使用分析的门槛，减少监管业务需求的沟通和开发成本。</w:t>
      </w:r>
    </w:p>
    <w:p w14:paraId="6879A5C8">
      <w:pPr>
        <w:ind w:firstLine="480"/>
      </w:pPr>
      <w:r>
        <w:rPr>
          <w:rFonts w:hint="eastAsia"/>
        </w:rPr>
        <w:t>国资监管业务场景的数据标签管理模式示例：</w:t>
      </w:r>
    </w:p>
    <w:p w14:paraId="1DD9D854">
      <w:pPr>
        <w:ind w:firstLine="480"/>
      </w:pPr>
      <w:r>
        <w:rPr>
          <w:rFonts w:hint="eastAsia"/>
        </w:rPr>
        <w:t>1.业务规则嵌入，自动标记数据。将《企业国有资产交易操作规则》（国资发产权规〔2025〕17号）等国资监管政策转化为标签生成规则，自动识别并标记业务数据中的“交易审批流程”“资产评估报告”等业务属性。分析企业年报、审计意见等非结构化数据，提取业务关键词，生成“债务违约预警”、“产权纠纷”等动态业务标签。</w:t>
      </w:r>
    </w:p>
    <w:p w14:paraId="494CCCDB">
      <w:pPr>
        <w:ind w:firstLine="480"/>
      </w:pPr>
      <w:r>
        <w:rPr>
          <w:rFonts w:hint="eastAsia"/>
        </w:rPr>
        <w:t>2.业务分类标签，辅助领导决策：基于产权管理、财务审计、合规风控等国资监管核心领域定义产权登记、混改、债务风险等业务主题标签，与监管业务流程直接关联。以便根据企业改制评估等特定业务场景动态组合“资产清单”、“历史遗留问题”、“法律纠纷”等标签，形成全景化数据视图，支撑领导精准决策。</w:t>
      </w:r>
    </w:p>
    <w:p w14:paraId="225BCC32">
      <w:pPr>
        <w:ind w:firstLine="480"/>
      </w:pPr>
      <w:r>
        <w:rPr>
          <w:rFonts w:hint="eastAsia"/>
        </w:rPr>
        <w:t>3.设置访问规则，强化权限管控。基于“敏感产权数据”“敏感人事信息”等业务标签设置数据访问规则，例如仅允许产权管理处访问“敏感产权”的标签数据，确保业务合规性。</w:t>
      </w:r>
    </w:p>
    <w:p w14:paraId="36B55D73">
      <w:pPr>
        <w:ind w:firstLine="480"/>
      </w:pPr>
      <w:r>
        <w:rPr>
          <w:rFonts w:hint="eastAsia"/>
        </w:rPr>
        <w:t>4.业务流程联动，驱动业务协同。在资产交易审批流程中，自动关联“资产评估报告”、“交易对手资质”标签数据，触发多部门联审流程，提升业务协同效率。</w:t>
      </w:r>
    </w:p>
    <w:p w14:paraId="66CEE2F6">
      <w:pPr>
        <w:ind w:firstLine="480"/>
      </w:pPr>
      <w:r>
        <w:rPr>
          <w:rFonts w:hint="eastAsia"/>
        </w:rPr>
        <w:t>5.数据关联穿透，横纵立体监管。构建多级标签体系（如“市属一级-二级企业”层级标签），支持市国资委向下穿透查询，实现纵向监管覆盖。通过“产业链”、“股权结构”等关系标签，实现“子公司资金异常流动”等标签联动预警，识别监管企业关联交易风险。</w:t>
      </w:r>
    </w:p>
    <w:p w14:paraId="29E5DD92">
      <w:pPr>
        <w:ind w:firstLine="480"/>
      </w:pPr>
      <w:r>
        <w:rPr>
          <w:rFonts w:hint="eastAsia"/>
        </w:rPr>
        <w:t>6.动态监控预警，综合趋势分析。将“资产保值增值率”、“资产负债率”等国资监管指标转化为可量化标签，监控数据变化并生成预警（如“资产负债率超阈值”）；结合“年度财报”、“季度运营”等时间维度标签，分析监管企业盈利增速等业务指标趋势。</w:t>
      </w:r>
    </w:p>
    <w:p w14:paraId="7271FA96">
      <w:pPr>
        <w:ind w:firstLine="480"/>
      </w:pPr>
      <w:r>
        <w:rPr>
          <w:rFonts w:hint="eastAsia"/>
        </w:rPr>
        <w:t>系统支持多种数据标签标记方式：</w:t>
      </w:r>
    </w:p>
    <w:p w14:paraId="19A73073">
      <w:pPr>
        <w:ind w:firstLine="480"/>
      </w:pPr>
      <w:r>
        <w:rPr>
          <w:rFonts w:hint="eastAsia"/>
        </w:rPr>
        <w:t>（1）通过加工任务自动标记数据：配置加工规则，利用SQL、JAVA、Python等脚本将标签自动标记在符合条件的数据上，并支持多表关联查询；同时支持可视化手动配置，兼容多种加工手段降低使用门槛。</w:t>
      </w:r>
    </w:p>
    <w:p w14:paraId="3DFA6B3E">
      <w:pPr>
        <w:ind w:firstLine="480"/>
      </w:pPr>
      <w:r>
        <w:rPr>
          <w:rFonts w:hint="eastAsia"/>
        </w:rPr>
        <w:t>（2）以资源表的字段作为标签：支持利用资源字段值、数据字典快速批量输出标签，主要指行业、地区、规模等事实属性类标签，无需通过计算规则加工，提高系统兼容性。</w:t>
      </w:r>
    </w:p>
    <w:p w14:paraId="4AF0FD98">
      <w:pPr>
        <w:ind w:firstLine="480"/>
      </w:pPr>
      <w:r>
        <w:rPr>
          <w:rFonts w:hint="eastAsia"/>
        </w:rPr>
        <w:t>（3）组合标签：依据已有标签，通过组合“且、或”逻辑规则，建立新标签，例如选定一个“生物制药行业公司”、一个“上市”标签，可组合成一个新标签为“生物制药行业上市公司”。</w:t>
      </w:r>
    </w:p>
    <w:p w14:paraId="1A3D826B">
      <w:pPr>
        <w:ind w:firstLine="480"/>
      </w:pPr>
      <w:r>
        <w:rPr>
          <w:rFonts w:hint="eastAsia"/>
        </w:rPr>
        <w:t>（4）手动打标签：支持在进行资源数据查询时，人工筛选数据并标记标签。</w:t>
      </w:r>
    </w:p>
    <w:p w14:paraId="44C10050">
      <w:pPr>
        <w:pStyle w:val="7"/>
        <w:numPr>
          <w:ilvl w:val="5"/>
          <w:numId w:val="0"/>
        </w:numPr>
      </w:pPr>
      <w:r>
        <w:rPr>
          <w:rFonts w:hint="eastAsia" w:ascii="Times New Roman" w:hAnsi="Times New Roman" w:cs="宋体"/>
        </w:rPr>
        <w:t xml:space="preserve">6.1.16.2.7.1  </w:t>
      </w:r>
      <w:r>
        <w:rPr>
          <w:rFonts w:hint="eastAsia"/>
        </w:rPr>
        <w:t>标签分析概览</w:t>
      </w:r>
    </w:p>
    <w:p w14:paraId="3B35D4CE">
      <w:pPr>
        <w:ind w:firstLine="480"/>
      </w:pPr>
      <w:r>
        <w:rPr>
          <w:rFonts w:hint="eastAsia"/>
        </w:rPr>
        <w:t>标签分析功能为用户提供对存量标签数据的分析入口，利用各种统计分析图表组件，用户可通过此功能观测标签整体的运行情况、标签分布情况、标签体量、标记体量。</w:t>
      </w:r>
    </w:p>
    <w:p w14:paraId="1B31B137">
      <w:pPr>
        <w:pStyle w:val="7"/>
        <w:numPr>
          <w:ilvl w:val="5"/>
          <w:numId w:val="0"/>
        </w:numPr>
      </w:pPr>
      <w:r>
        <w:rPr>
          <w:rFonts w:hint="eastAsia" w:ascii="Times New Roman" w:hAnsi="Times New Roman" w:cs="宋体"/>
        </w:rPr>
        <w:t xml:space="preserve">6.1.16.2.7.2  </w:t>
      </w:r>
      <w:r>
        <w:rPr>
          <w:rFonts w:hint="eastAsia"/>
        </w:rPr>
        <w:t>标签库管理</w:t>
      </w:r>
    </w:p>
    <w:p w14:paraId="5C683E4E">
      <w:pPr>
        <w:ind w:firstLine="480"/>
      </w:pPr>
      <w:r>
        <w:rPr>
          <w:rFonts w:hint="eastAsia"/>
        </w:rPr>
        <w:t>提供数据标签库管理功能，按照规定的分类规则，将各类元数据打上数据标签，方便用户下次再使用数据时，直接通过数据标签即可将所需数据一次性提取出来，不用再次进行数据的处理工作。对于临时安排的工作可以变成常态化，仅需设定好标签规则即可自动进行标记。</w:t>
      </w:r>
    </w:p>
    <w:p w14:paraId="262B2070">
      <w:pPr>
        <w:ind w:firstLine="480"/>
      </w:pPr>
      <w:r>
        <w:rPr>
          <w:rFonts w:hint="eastAsia"/>
        </w:rPr>
        <w:t>支持在类目下创建标签组，同组下支持创建多个标签，例如企业标签组下的“上市”、“非上市”标签，包含对标签业务口径定义、有效期定义。同时支持通过Excel文件批量导入标签。</w:t>
      </w:r>
    </w:p>
    <w:p w14:paraId="5F8823F4">
      <w:pPr>
        <w:ind w:firstLine="480"/>
      </w:pPr>
      <w:r>
        <w:rPr>
          <w:rFonts w:hint="eastAsia"/>
        </w:rPr>
        <w:t>支持通过标签库的标签查看标签标记后的数据，并能通过标签进行数据过滤和筛选；对于不符合条件的标记数据，系统提供取消标记功能，对此类数据进行人工干预，提高容错能力。</w:t>
      </w:r>
    </w:p>
    <w:p w14:paraId="04D83B7C">
      <w:pPr>
        <w:pStyle w:val="7"/>
        <w:numPr>
          <w:ilvl w:val="5"/>
          <w:numId w:val="0"/>
        </w:numPr>
      </w:pPr>
      <w:r>
        <w:rPr>
          <w:rFonts w:hint="eastAsia" w:ascii="Times New Roman" w:hAnsi="Times New Roman" w:cs="宋体"/>
        </w:rPr>
        <w:t xml:space="preserve">6.1.16.2.7.3  </w:t>
      </w:r>
      <w:r>
        <w:rPr>
          <w:rFonts w:hint="eastAsia"/>
        </w:rPr>
        <w:t>标签类目</w:t>
      </w:r>
    </w:p>
    <w:p w14:paraId="766EB07A">
      <w:pPr>
        <w:ind w:firstLine="480"/>
      </w:pPr>
      <w:r>
        <w:rPr>
          <w:rFonts w:hint="eastAsia"/>
        </w:rPr>
        <w:t>支持标签项的查找、管理，能够实现对标签进行分类，在类目下创建标签，例如按产业、监管类型、业务主题分类，支持多层级类目。</w:t>
      </w:r>
    </w:p>
    <w:p w14:paraId="0F752D83">
      <w:pPr>
        <w:pStyle w:val="7"/>
        <w:numPr>
          <w:ilvl w:val="5"/>
          <w:numId w:val="0"/>
        </w:numPr>
      </w:pPr>
      <w:r>
        <w:rPr>
          <w:rFonts w:hint="eastAsia" w:ascii="Times New Roman" w:hAnsi="Times New Roman" w:cs="宋体"/>
        </w:rPr>
        <w:t xml:space="preserve">6.1.16.2.7.4  </w:t>
      </w:r>
      <w:r>
        <w:rPr>
          <w:rFonts w:hint="eastAsia"/>
        </w:rPr>
        <w:t>标签分组</w:t>
      </w:r>
    </w:p>
    <w:p w14:paraId="1D5FB15D">
      <w:pPr>
        <w:ind w:firstLine="480"/>
      </w:pPr>
      <w:r>
        <w:rPr>
          <w:rFonts w:hint="eastAsia"/>
        </w:rPr>
        <w:t>系统设计实现用户按照数据标签规定的分类规则，将数据标签进行分组，方便用户下次再使用数据时，直接通过数据标签即可将所需数据一次性提取出来，不用再次进行数据的处理工作。</w:t>
      </w:r>
    </w:p>
    <w:p w14:paraId="7B240E27">
      <w:pPr>
        <w:pStyle w:val="7"/>
        <w:numPr>
          <w:ilvl w:val="5"/>
          <w:numId w:val="0"/>
        </w:numPr>
      </w:pPr>
      <w:r>
        <w:rPr>
          <w:rFonts w:hint="eastAsia" w:ascii="Times New Roman" w:hAnsi="Times New Roman" w:cs="宋体"/>
        </w:rPr>
        <w:t xml:space="preserve">6.1.16.2.7.5  </w:t>
      </w:r>
      <w:r>
        <w:rPr>
          <w:rFonts w:hint="eastAsia"/>
        </w:rPr>
        <w:t>标签加工</w:t>
      </w:r>
    </w:p>
    <w:p w14:paraId="313FF869">
      <w:pPr>
        <w:ind w:firstLine="480"/>
      </w:pPr>
      <w:r>
        <w:rPr>
          <w:rFonts w:hint="eastAsia"/>
        </w:rPr>
        <w:t>创建加工任务，配置SQL、JAVA、Python等脚本加工规则、手动配置等多种手段，按照标签规则从汇聚后的国资监管数据中自动标记出符合条件的数据。</w:t>
      </w:r>
    </w:p>
    <w:p w14:paraId="7E29B2ED">
      <w:pPr>
        <w:pStyle w:val="7"/>
        <w:numPr>
          <w:ilvl w:val="5"/>
          <w:numId w:val="0"/>
        </w:numPr>
      </w:pPr>
      <w:r>
        <w:rPr>
          <w:rFonts w:hint="eastAsia" w:ascii="Times New Roman" w:hAnsi="Times New Roman" w:cs="宋体"/>
        </w:rPr>
        <w:t xml:space="preserve">6.1.16.2.7.6  </w:t>
      </w:r>
      <w:r>
        <w:rPr>
          <w:rFonts w:hint="eastAsia"/>
        </w:rPr>
        <w:t>自定义标签</w:t>
      </w:r>
    </w:p>
    <w:p w14:paraId="20C225AF">
      <w:pPr>
        <w:ind w:firstLine="480"/>
      </w:pPr>
      <w:r>
        <w:rPr>
          <w:rFonts w:hint="eastAsia"/>
        </w:rPr>
        <w:t>提供自定义标签功能，可根据实际使用习惯等自定义标签类型、名称等信息，满足多元化的使用需求。具体包括：自定义标签创建、元数据标签分配、标签规则设定、标签管理与维护。</w:t>
      </w:r>
    </w:p>
    <w:p w14:paraId="532C8084">
      <w:pPr>
        <w:pStyle w:val="6"/>
        <w:numPr>
          <w:ilvl w:val="4"/>
          <w:numId w:val="0"/>
        </w:numPr>
      </w:pPr>
      <w:r>
        <w:rPr>
          <w:rFonts w:hint="eastAsia" w:eastAsia="宋体" w:cs="宋体"/>
        </w:rPr>
        <w:t xml:space="preserve">6.1.16.2.8  </w:t>
      </w:r>
      <w:r>
        <w:rPr>
          <w:rFonts w:hint="eastAsia"/>
        </w:rPr>
        <w:t>数据质量管理</w:t>
      </w:r>
    </w:p>
    <w:p w14:paraId="6D4B2EE7">
      <w:pPr>
        <w:ind w:firstLine="480"/>
      </w:pPr>
      <w:r>
        <w:rPr>
          <w:rFonts w:hint="eastAsia"/>
        </w:rPr>
        <w:t>数据质量管理通过质量检测规则库、质量检测任务、质量检测告警规则等手段，全面保障国资监管数据的可靠性与可信度。</w:t>
      </w:r>
    </w:p>
    <w:p w14:paraId="785343C8">
      <w:pPr>
        <w:pStyle w:val="7"/>
        <w:numPr>
          <w:ilvl w:val="5"/>
          <w:numId w:val="0"/>
        </w:numPr>
      </w:pPr>
      <w:r>
        <w:rPr>
          <w:rFonts w:hint="eastAsia" w:ascii="Times New Roman" w:hAnsi="Times New Roman" w:cs="宋体"/>
        </w:rPr>
        <w:t xml:space="preserve">6.1.16.2.8.1  </w:t>
      </w:r>
      <w:r>
        <w:rPr>
          <w:rFonts w:hint="eastAsia"/>
        </w:rPr>
        <w:t>质量检测规则库</w:t>
      </w:r>
    </w:p>
    <w:p w14:paraId="2D5C5734">
      <w:pPr>
        <w:ind w:firstLine="480"/>
      </w:pPr>
      <w:r>
        <w:rPr>
          <w:rFonts w:hint="eastAsia"/>
        </w:rPr>
        <w:t>1.系统预设规则</w:t>
      </w:r>
    </w:p>
    <w:p w14:paraId="4A8A2FFF">
      <w:pPr>
        <w:ind w:firstLine="480"/>
      </w:pPr>
      <w:r>
        <w:rPr>
          <w:rFonts w:hint="eastAsia"/>
        </w:rPr>
        <w:t>系统预设了一系列标准规则，用于自动化地检测数据的质量问题。</w:t>
      </w:r>
    </w:p>
    <w:p w14:paraId="326015C4">
      <w:pPr>
        <w:ind w:firstLine="480"/>
      </w:pPr>
      <w:r>
        <w:rPr>
          <w:rFonts w:hint="eastAsia"/>
        </w:rPr>
        <w:t>预设规则共有19类，说明如下：</w:t>
      </w:r>
    </w:p>
    <w:p w14:paraId="2B2FC8A9">
      <w:pPr>
        <w:ind w:firstLine="480"/>
      </w:pPr>
      <w:r>
        <w:rPr>
          <w:rFonts w:hint="eastAsia"/>
        </w:rPr>
        <w:t>日期型值域检查：检查日期型数据是否满足指定的范围。包括是否早于或晚于某时点，或介于某段时间范围内。</w:t>
      </w:r>
    </w:p>
    <w:p w14:paraId="6331C7AB">
      <w:pPr>
        <w:ind w:firstLine="480"/>
      </w:pPr>
      <w:r>
        <w:rPr>
          <w:rFonts w:hint="eastAsia"/>
        </w:rPr>
        <w:t>日期型值域分组检查：检查按照指定类型分组以后，该分组下的日期型数据是否满足指定的范围。包括是否早于或晚于某时点，或介于某段时间范围内。</w:t>
      </w:r>
    </w:p>
    <w:p w14:paraId="07C5E7E1">
      <w:pPr>
        <w:ind w:firstLine="480"/>
      </w:pPr>
      <w:r>
        <w:rPr>
          <w:rFonts w:hint="eastAsia"/>
        </w:rPr>
        <w:t>字符型值域检查：检查字符型数据取值是否在指定的范围。通过代码标准规定值域范围。支持匹配代码，或者匹配文本。</w:t>
      </w:r>
    </w:p>
    <w:p w14:paraId="4E5D66C6">
      <w:pPr>
        <w:ind w:firstLine="480"/>
      </w:pPr>
      <w:r>
        <w:rPr>
          <w:rFonts w:hint="eastAsia"/>
        </w:rPr>
        <w:t>字符型值域分组检查：检查按照指定类型分组以后，该分组下的字符型数据取值是否在指定的范围。通过代码标准规定值域范围。支持匹配代码，或者匹配文本。</w:t>
      </w:r>
    </w:p>
    <w:p w14:paraId="703C9112">
      <w:pPr>
        <w:ind w:firstLine="480"/>
      </w:pPr>
      <w:r>
        <w:rPr>
          <w:rFonts w:hint="eastAsia"/>
        </w:rPr>
        <w:t>数值型值域检查：检查数值型数据是否满足指定的范围。支持上限、下限、区间检查。</w:t>
      </w:r>
    </w:p>
    <w:p w14:paraId="5E9642E4">
      <w:pPr>
        <w:ind w:firstLine="480"/>
      </w:pPr>
      <w:r>
        <w:rPr>
          <w:rFonts w:hint="eastAsia"/>
        </w:rPr>
        <w:t>数值型值域分组检查：检查按照指定类型分组以后，该分组下的数值型数据是否满足指定的范围。支持上限、下限、区间检查。</w:t>
      </w:r>
    </w:p>
    <w:p w14:paraId="45911FA3">
      <w:pPr>
        <w:ind w:firstLine="480"/>
      </w:pPr>
      <w:r>
        <w:rPr>
          <w:rFonts w:hint="eastAsia"/>
        </w:rPr>
        <w:t>数据单调性检查：检查数值型、时间型、字符型（A-Z）数据是否根据自变量（如：时间）呈单调性变化。</w:t>
      </w:r>
    </w:p>
    <w:p w14:paraId="6B777EE3">
      <w:pPr>
        <w:ind w:firstLine="480"/>
      </w:pPr>
      <w:r>
        <w:rPr>
          <w:rFonts w:hint="eastAsia"/>
        </w:rPr>
        <w:t>分组单调性检查：检查按照指定类型分组以后，检查该分组下的数值型、时间型、字符型（A-Z）数据是否根据自变量（如：时间）呈单调性变化。</w:t>
      </w:r>
    </w:p>
    <w:p w14:paraId="624BC007">
      <w:pPr>
        <w:ind w:firstLine="480"/>
      </w:pPr>
      <w:r>
        <w:rPr>
          <w:rFonts w:hint="eastAsia"/>
        </w:rPr>
        <w:t>字段类型检查：检查元数据的规则，及检查表字段是否满足指定类型。本系统概况性对“字符型C”、“数值型N”、“日期型 D”、“日期时间型 T”、“二进制型 O”5种类型的检查。</w:t>
      </w:r>
    </w:p>
    <w:p w14:paraId="0F12A63C">
      <w:pPr>
        <w:ind w:firstLine="480"/>
      </w:pPr>
      <w:r>
        <w:rPr>
          <w:rFonts w:hint="eastAsia"/>
        </w:rPr>
        <w:t>字段唯一性检查：检查某个字段是否唯一。</w:t>
      </w:r>
    </w:p>
    <w:p w14:paraId="59800F88">
      <w:pPr>
        <w:ind w:firstLine="480"/>
      </w:pPr>
      <w:r>
        <w:rPr>
          <w:rFonts w:hint="eastAsia"/>
        </w:rPr>
        <w:t>重复记录检查：校验选定表、字段是否存在完全重复的数据。</w:t>
      </w:r>
    </w:p>
    <w:p w14:paraId="20E0B60A">
      <w:pPr>
        <w:ind w:firstLine="480"/>
      </w:pPr>
      <w:r>
        <w:rPr>
          <w:rFonts w:hint="eastAsia"/>
        </w:rPr>
        <w:t>日期型格式检查：检查日期数据是否满足规定格式。支持检查数据库中以字符类型和日期类型存储的数据。支持自定义日期格式。</w:t>
      </w:r>
    </w:p>
    <w:p w14:paraId="67B46B1B">
      <w:pPr>
        <w:ind w:firstLine="480"/>
      </w:pPr>
      <w:r>
        <w:rPr>
          <w:rFonts w:hint="eastAsia"/>
        </w:rPr>
        <w:t>文本型格式检查：检查字符数据是否满足指定的格式。格式以正则表达式进行规定。</w:t>
      </w:r>
    </w:p>
    <w:p w14:paraId="0F7DE3F9">
      <w:pPr>
        <w:ind w:firstLine="480"/>
      </w:pPr>
      <w:r>
        <w:rPr>
          <w:rFonts w:hint="eastAsia"/>
        </w:rPr>
        <w:t>数字型格式检查：检查数字数据是否满足指定的格式。支持精度（全部数字位数）和标度（小数点后数字位数）。</w:t>
      </w:r>
    </w:p>
    <w:p w14:paraId="6B9F6FEA">
      <w:pPr>
        <w:ind w:firstLine="480"/>
      </w:pPr>
      <w:r>
        <w:rPr>
          <w:rFonts w:hint="eastAsia"/>
        </w:rPr>
        <w:t>字段空缺值检查：检查指定字段是否为空，若为空视为该条数据不合格。包括NULL、空字符串。</w:t>
      </w:r>
    </w:p>
    <w:p w14:paraId="5E956781">
      <w:pPr>
        <w:ind w:firstLine="480"/>
      </w:pPr>
      <w:r>
        <w:rPr>
          <w:rFonts w:hint="eastAsia"/>
        </w:rPr>
        <w:t>字段注释存在检查：检查元数据的规则，检查指定的字段（多个）是否存在注释，不存在视为不合格。</w:t>
      </w:r>
    </w:p>
    <w:p w14:paraId="24B0B7AD">
      <w:pPr>
        <w:ind w:firstLine="480"/>
      </w:pPr>
      <w:r>
        <w:rPr>
          <w:rFonts w:hint="eastAsia"/>
        </w:rPr>
        <w:t>记录存在全表检查：检查需要存在的全部值。</w:t>
      </w:r>
    </w:p>
    <w:p w14:paraId="2A832C55">
      <w:pPr>
        <w:ind w:firstLine="480"/>
      </w:pPr>
      <w:r>
        <w:rPr>
          <w:rFonts w:hint="eastAsia"/>
        </w:rPr>
        <w:t>记录存在分组检查：检查每个分组需要存在的全部值。</w:t>
      </w:r>
    </w:p>
    <w:p w14:paraId="05489379">
      <w:pPr>
        <w:ind w:firstLine="480"/>
      </w:pPr>
      <w:r>
        <w:rPr>
          <w:rFonts w:hint="eastAsia"/>
        </w:rPr>
        <w:t>记录数分组检查：检查每个分组记录数是否满足预期。</w:t>
      </w:r>
    </w:p>
    <w:p w14:paraId="4C4E2D39">
      <w:pPr>
        <w:ind w:firstLine="480"/>
      </w:pPr>
      <w:r>
        <w:rPr>
          <w:rFonts w:hint="eastAsia"/>
        </w:rPr>
        <w:t>2.自定义规则</w:t>
      </w:r>
    </w:p>
    <w:p w14:paraId="6E29BA3F">
      <w:pPr>
        <w:ind w:firstLine="480"/>
      </w:pPr>
      <w:r>
        <w:rPr>
          <w:rFonts w:hint="eastAsia"/>
        </w:rPr>
        <w:t>支持用户通过引入自定义的Java JAR包或Python文件来扩展数据质量检测规则。这种方式允许用户针对特定的业务场景编写更为复杂的校验逻辑，增强平台的灵活性和适用性。</w:t>
      </w:r>
    </w:p>
    <w:p w14:paraId="51DAFB39">
      <w:pPr>
        <w:ind w:firstLine="480"/>
      </w:pPr>
      <w:r>
        <w:rPr>
          <w:rFonts w:hint="eastAsia"/>
        </w:rPr>
        <w:t>对于Java JAR包：</w:t>
      </w:r>
    </w:p>
    <w:p w14:paraId="58E488C1">
      <w:pPr>
        <w:ind w:firstLine="480"/>
      </w:pPr>
      <w:r>
        <w:rPr>
          <w:rFonts w:hint="eastAsia"/>
        </w:rPr>
        <w:t>用户可以编写Java类和方法来定义数据校验规则，这些规则可以包含任意复杂的数据处理和验证逻辑。</w:t>
      </w:r>
    </w:p>
    <w:p w14:paraId="525F4627">
      <w:pPr>
        <w:ind w:firstLine="480"/>
      </w:pPr>
      <w:r>
        <w:rPr>
          <w:rFonts w:hint="eastAsia"/>
        </w:rPr>
        <w:t>将编写的Java代码打包成JAR文件，然后在数据质量管理模块上配置引用这个JAR包。</w:t>
      </w:r>
    </w:p>
    <w:p w14:paraId="2C13318B">
      <w:pPr>
        <w:ind w:firstLine="480"/>
      </w:pPr>
      <w:r>
        <w:rPr>
          <w:rFonts w:hint="eastAsia"/>
        </w:rPr>
        <w:t>平台在运行时加载这些自定义规则，并调用相应的Java API来进行数据质量检测。</w:t>
      </w:r>
    </w:p>
    <w:p w14:paraId="77606022">
      <w:pPr>
        <w:ind w:firstLine="480"/>
      </w:pPr>
      <w:r>
        <w:rPr>
          <w:rFonts w:hint="eastAsia"/>
        </w:rPr>
        <w:t>对于Python文件：</w:t>
      </w:r>
    </w:p>
    <w:p w14:paraId="4754F2DC">
      <w:pPr>
        <w:ind w:firstLine="480"/>
      </w:pPr>
      <w:r>
        <w:rPr>
          <w:rFonts w:hint="eastAsia"/>
        </w:rPr>
        <w:t>用户可以通过Python脚本编写数据校验函数，这些函数可以直接读取数据源，执行数据分析及校验操作。</w:t>
      </w:r>
    </w:p>
    <w:p w14:paraId="20F5BB2A">
      <w:pPr>
        <w:ind w:firstLine="480"/>
      </w:pPr>
      <w:r>
        <w:rPr>
          <w:rFonts w:hint="eastAsia"/>
        </w:rPr>
        <w:t>在数据质量管理模块中，配置指向Python脚本的路径。</w:t>
      </w:r>
    </w:p>
    <w:p w14:paraId="0E19FA8D">
      <w:pPr>
        <w:ind w:firstLine="480"/>
      </w:pPr>
      <w:r>
        <w:rPr>
          <w:rFonts w:hint="eastAsia"/>
        </w:rPr>
        <w:t>当平台执行数据质量检查时，它会调用指定的Python脚本，执行其中的校验逻辑，判断数据质量状态。</w:t>
      </w:r>
    </w:p>
    <w:p w14:paraId="15ADA0DB">
      <w:pPr>
        <w:pStyle w:val="7"/>
        <w:numPr>
          <w:ilvl w:val="5"/>
          <w:numId w:val="0"/>
        </w:numPr>
      </w:pPr>
      <w:r>
        <w:rPr>
          <w:rFonts w:hint="eastAsia" w:ascii="Times New Roman" w:hAnsi="Times New Roman" w:cs="宋体"/>
        </w:rPr>
        <w:t xml:space="preserve">6.1.16.2.8.2  </w:t>
      </w:r>
      <w:r>
        <w:rPr>
          <w:rFonts w:hint="eastAsia"/>
        </w:rPr>
        <w:t>质量检测任务</w:t>
      </w:r>
    </w:p>
    <w:p w14:paraId="4100BCC9">
      <w:pPr>
        <w:ind w:firstLine="480"/>
      </w:pPr>
      <w:r>
        <w:rPr>
          <w:rFonts w:hint="eastAsia"/>
        </w:rPr>
        <w:t>1.检测任务配置</w:t>
      </w:r>
    </w:p>
    <w:p w14:paraId="545752F2">
      <w:pPr>
        <w:ind w:firstLine="480"/>
      </w:pPr>
      <w:r>
        <w:rPr>
          <w:rFonts w:hint="eastAsia"/>
        </w:rPr>
        <w:t>数据管理部门能够根据实际情况动态调整数据质量管理策略，确保数据持续满足业务分析、决策及合规性要求，进而提升整个组织的数据驱动能力。具体来说，包括以下几个方面：</w:t>
      </w:r>
    </w:p>
    <w:p w14:paraId="3515E548">
      <w:pPr>
        <w:ind w:firstLine="480"/>
      </w:pPr>
      <w:r>
        <w:rPr>
          <w:rFonts w:hint="eastAsia"/>
        </w:rPr>
        <w:t>新增质量检测任务：用户可以根据不同的数据源、表以，在系统中轻松创建新的质量检测任务。例如，用户可以选择需要检测的数据范围，指定应用哪几种预设或自定义的质量检测规则，设定每条规则权重，以及设置检测结果中检出的问题数据输出的位置等。</w:t>
      </w:r>
    </w:p>
    <w:p w14:paraId="2409CD0E">
      <w:pPr>
        <w:ind w:firstLine="480"/>
      </w:pPr>
      <w:r>
        <w:rPr>
          <w:rFonts w:hint="eastAsia"/>
        </w:rPr>
        <w:t>编辑质量检测任务：在任务运行过程中，如果发现原有检测规则不再适用或者需要增加新的检测维度，用户有权随时修改已有的质量检测任务。这可能包括调整规则组合、更新任务信息等。</w:t>
      </w:r>
    </w:p>
    <w:p w14:paraId="270C5A05">
      <w:pPr>
        <w:ind w:firstLine="480"/>
      </w:pPr>
      <w:r>
        <w:rPr>
          <w:rFonts w:hint="eastAsia"/>
        </w:rPr>
        <w:t>删除质量检测任务：当某个阶段的数据质量问题已经解决，或者某项检测任务不再符合当前业务需求时，用户可以方便地删除不再需要的质量检测任务。系统会在确认后停止执行相关任务。</w:t>
      </w:r>
    </w:p>
    <w:p w14:paraId="1FE633AE">
      <w:pPr>
        <w:ind w:firstLine="480"/>
      </w:pPr>
      <w:r>
        <w:rPr>
          <w:rFonts w:hint="eastAsia"/>
        </w:rPr>
        <w:t>2.质量检测任务运行</w:t>
      </w:r>
    </w:p>
    <w:p w14:paraId="5D596716">
      <w:pPr>
        <w:ind w:firstLine="480"/>
      </w:pPr>
      <w:r>
        <w:rPr>
          <w:rFonts w:hint="eastAsia"/>
        </w:rPr>
        <w:t>数据质量管理支持手动运行质量任务，为数据管理人员提供了极大的灵活性和主动性，有助于他们更高效地管理和改善数据质量，确保数据资产能够为业务决策提供可靠的支持。用户可以根据实际需求，在任何时候启动预先配置好的质量检测任务，以执行数据质量检查。具体应用场景包括：</w:t>
      </w:r>
    </w:p>
    <w:p w14:paraId="49D49EC5">
      <w:pPr>
        <w:ind w:firstLine="480"/>
      </w:pPr>
      <w:r>
        <w:rPr>
          <w:rFonts w:hint="eastAsia"/>
        </w:rPr>
        <w:t>临时性质量检查：当有特殊情况或临时需求时，用户可以立即手动触发质量检测任务，对数据进行即时核查，确保数据的准确性和完整性。</w:t>
      </w:r>
    </w:p>
    <w:p w14:paraId="7CDBB4FE">
      <w:pPr>
        <w:ind w:firstLine="480"/>
      </w:pPr>
      <w:r>
        <w:rPr>
          <w:rFonts w:hint="eastAsia"/>
        </w:rPr>
        <w:t>问题排查：在发现业务异常或数据问题时，可以快速手动执行特定的质量检测任务，查明问题源头，协助定位和解决问题。</w:t>
      </w:r>
    </w:p>
    <w:p w14:paraId="13BB74C7">
      <w:pPr>
        <w:ind w:firstLine="480"/>
      </w:pPr>
      <w:r>
        <w:rPr>
          <w:rFonts w:hint="eastAsia"/>
        </w:rPr>
        <w:t>新规则验证：在新增或修改了质量检测规则后，用户可以选择手动运行任务，验证新规则的效果和准确性，确保新规则能够正确地应用到数据质量评估中。</w:t>
      </w:r>
    </w:p>
    <w:p w14:paraId="197BBD8D">
      <w:pPr>
        <w:ind w:firstLine="480"/>
      </w:pPr>
      <w:r>
        <w:rPr>
          <w:rFonts w:hint="eastAsia"/>
        </w:rPr>
        <w:t>特殊时间段的数据检查：对于非日常维护时段产生的数据，或者需要在特定时间窗口内快速得到质量评估结果的情况，可以通过手动运行质量任务来满足这一需求。</w:t>
      </w:r>
    </w:p>
    <w:p w14:paraId="3B239A19">
      <w:pPr>
        <w:pStyle w:val="7"/>
        <w:numPr>
          <w:ilvl w:val="5"/>
          <w:numId w:val="0"/>
        </w:numPr>
      </w:pPr>
      <w:r>
        <w:rPr>
          <w:rFonts w:hint="eastAsia" w:ascii="Times New Roman" w:hAnsi="Times New Roman" w:cs="宋体"/>
        </w:rPr>
        <w:t xml:space="preserve">6.1.16.2.8.3  </w:t>
      </w:r>
      <w:r>
        <w:rPr>
          <w:rFonts w:hint="eastAsia"/>
        </w:rPr>
        <w:t>数据质量报告</w:t>
      </w:r>
    </w:p>
    <w:p w14:paraId="5FDB7CAF">
      <w:pPr>
        <w:ind w:firstLine="480"/>
      </w:pPr>
      <w:r>
        <w:rPr>
          <w:rFonts w:hint="eastAsia"/>
        </w:rPr>
        <w:t>系统支持自动化的方式输出数据质量报告，完成质量检测任务后，基于检测结果自动汇总并输出详尽的质量报告，主要分析展示当前数据在一致性方面，跨系统及主数据定义差异情况；时效性方面，实时数据延迟、数据更新周期异常情况；可访问性方面，接口调用失败等情况，从而大大减少了人工分析的时间和工作量。数据管理部门可以实现持续性的数据质量管理，及时了解和掌控委内数据资产的质量状况，驱动数据治理工作的有效开展。</w:t>
      </w:r>
    </w:p>
    <w:p w14:paraId="024B29FB">
      <w:pPr>
        <w:ind w:firstLine="480"/>
      </w:pPr>
      <w:r>
        <w:rPr>
          <w:rFonts w:hint="eastAsia"/>
        </w:rPr>
        <w:t>评估结果分析：针对各维度，呈现具体的评估数据和结果。如在完整性维度下，说明关键业务字段的完整率；在功能维度中，指出数据查询响应时间过长、统计分析结果偏差等具体问题及相关数据占比。</w:t>
      </w:r>
    </w:p>
    <w:p w14:paraId="189644F3">
      <w:pPr>
        <w:ind w:firstLine="480"/>
      </w:pPr>
      <w:r>
        <w:rPr>
          <w:rFonts w:hint="eastAsia"/>
        </w:rPr>
        <w:t>问题概览：报告会列出所有检测到的数据质量问题，并给出这些问题的具体数量和比例。</w:t>
      </w:r>
    </w:p>
    <w:p w14:paraId="57DFCBAF">
      <w:pPr>
        <w:ind w:firstLine="480"/>
      </w:pPr>
      <w:r>
        <w:rPr>
          <w:rFonts w:hint="eastAsia"/>
        </w:rPr>
        <w:t>可视化展示：通过图表等形式直观展现各项指标和问题分布情况，如规范性、一致性、完整性、时效性、可访问性等，使得质量报告更加易于理解和分享。</w:t>
      </w:r>
    </w:p>
    <w:p w14:paraId="3F95EC44">
      <w:pPr>
        <w:pStyle w:val="7"/>
        <w:numPr>
          <w:ilvl w:val="5"/>
          <w:numId w:val="0"/>
        </w:numPr>
      </w:pPr>
      <w:r>
        <w:rPr>
          <w:rFonts w:hint="eastAsia" w:ascii="Times New Roman" w:hAnsi="Times New Roman" w:cs="宋体"/>
        </w:rPr>
        <w:t xml:space="preserve">6.1.16.2.8.4  </w:t>
      </w:r>
      <w:r>
        <w:rPr>
          <w:rFonts w:hint="eastAsia"/>
        </w:rPr>
        <w:t>质量检测告警规则</w:t>
      </w:r>
    </w:p>
    <w:p w14:paraId="7595B18F">
      <w:pPr>
        <w:ind w:firstLine="480"/>
      </w:pPr>
      <w:r>
        <w:rPr>
          <w:rFonts w:hint="eastAsia"/>
        </w:rPr>
        <w:t>1.质量告警规则配置</w:t>
      </w:r>
    </w:p>
    <w:p w14:paraId="0AC9B862">
      <w:pPr>
        <w:ind w:firstLine="480"/>
      </w:pPr>
      <w:r>
        <w:rPr>
          <w:rFonts w:hint="eastAsia"/>
        </w:rPr>
        <w:t>质量告警模块包括以下几点：</w:t>
      </w:r>
    </w:p>
    <w:p w14:paraId="77B33DC6">
      <w:pPr>
        <w:ind w:firstLine="480"/>
      </w:pPr>
      <w:r>
        <w:rPr>
          <w:rFonts w:hint="eastAsia"/>
        </w:rPr>
        <w:t>新增质量告警任务：用户可以根据实际需求定义新的数据质量监控规则或标准，创建新的质量告警任务，例如设定当某一字段的问题率超过一定阈值时触发告警，或是检测数据量超过一定阈值时触发告警等。</w:t>
      </w:r>
    </w:p>
    <w:p w14:paraId="3255BB48">
      <w:pPr>
        <w:ind w:firstLine="480"/>
      </w:pPr>
      <w:r>
        <w:rPr>
          <w:rFonts w:hint="eastAsia"/>
        </w:rPr>
        <w:t>编辑质量告警任务：已经存在的质量检测规则可以根据业务发展或数据分析需求的变化进行调整和优化，比如更改告警阈值、修改检测范围等。</w:t>
      </w:r>
    </w:p>
    <w:p w14:paraId="1DFE97CB">
      <w:pPr>
        <w:ind w:firstLine="480"/>
      </w:pPr>
      <w:r>
        <w:rPr>
          <w:rFonts w:hint="eastAsia"/>
        </w:rPr>
        <w:t>删除质量告警任务：如果某项数据质量检测规则不再适用或已经成为冗余，用户应当有权停用并删除对应的告警任务，以免产生过多无效或误导性的告警信息。</w:t>
      </w:r>
    </w:p>
    <w:p w14:paraId="4B120A08">
      <w:pPr>
        <w:ind w:firstLine="480"/>
      </w:pPr>
      <w:r>
        <w:rPr>
          <w:rFonts w:hint="eastAsia"/>
        </w:rPr>
        <w:t>任务调度与执行：用户可以设置质量告警任务的执行周期，如实时监测、按日、周、月定期执行等，以确保数据质量监控工作的自动化与常态化。</w:t>
      </w:r>
    </w:p>
    <w:p w14:paraId="0E17B318">
      <w:pPr>
        <w:ind w:firstLine="480"/>
      </w:pPr>
      <w:r>
        <w:rPr>
          <w:rFonts w:hint="eastAsia"/>
        </w:rPr>
        <w:t>告警通知与反馈：当告警任务触发时，系统应能及时发送通知至相关责任人，并提供详自定义告警详情，帮助他们快速定位问题、分析原因并采取相应措施。</w:t>
      </w:r>
    </w:p>
    <w:p w14:paraId="3E3E5F8F">
      <w:pPr>
        <w:ind w:firstLine="480"/>
      </w:pPr>
      <w:r>
        <w:rPr>
          <w:rFonts w:hint="eastAsia"/>
        </w:rPr>
        <w:t>2.质量告警</w:t>
      </w:r>
    </w:p>
    <w:p w14:paraId="79E4C17E">
      <w:pPr>
        <w:ind w:firstLine="480"/>
      </w:pPr>
      <w:r>
        <w:rPr>
          <w:rFonts w:hint="eastAsia"/>
        </w:rPr>
        <w:t>数据质量告警确保数据问题能够及时发现和解决，从而有效提升数据资产的可用性和可信度。告警通知通常会通过邮件、短信等多种方式发送给相关责任人，便于快速响应和处理。</w:t>
      </w:r>
    </w:p>
    <w:p w14:paraId="57E00917">
      <w:pPr>
        <w:ind w:firstLine="480"/>
      </w:pPr>
      <w:r>
        <w:rPr>
          <w:rFonts w:hint="eastAsia"/>
        </w:rPr>
        <w:t>系统根据用户设定的阈值，当达到特定条件时自动触发告警，主要体现在报告得分和问题数据量两个维度：</w:t>
      </w:r>
    </w:p>
    <w:p w14:paraId="48C99D2F">
      <w:pPr>
        <w:ind w:firstLine="480"/>
      </w:pPr>
      <w:r>
        <w:rPr>
          <w:rFonts w:hint="eastAsia"/>
        </w:rPr>
        <w:t>报告得分告警：</w:t>
      </w:r>
    </w:p>
    <w:p w14:paraId="799FE824">
      <w:pPr>
        <w:ind w:firstLine="480"/>
      </w:pPr>
      <w:r>
        <w:rPr>
          <w:rFonts w:hint="eastAsia"/>
        </w:rPr>
        <w:t>用户可以根据质量报告的得分情况设定告警阈值，比如当整体数据质量评分低于某个分数时，系统自动发送告警通知。</w:t>
      </w:r>
    </w:p>
    <w:p w14:paraId="0699A5A4">
      <w:pPr>
        <w:ind w:firstLine="480"/>
      </w:pPr>
      <w:r>
        <w:rPr>
          <w:rFonts w:hint="eastAsia"/>
        </w:rPr>
        <w:t>报告得分告警可以反映数据质量的整体状况，帮助数据管理人员及时发现潜在的大规模质量问题。</w:t>
      </w:r>
    </w:p>
    <w:p w14:paraId="4F744218">
      <w:pPr>
        <w:ind w:firstLine="480"/>
      </w:pPr>
      <w:r>
        <w:rPr>
          <w:rFonts w:hint="eastAsia"/>
        </w:rPr>
        <w:t>问题数据量告警：</w:t>
      </w:r>
    </w:p>
    <w:p w14:paraId="3A18716E">
      <w:pPr>
        <w:ind w:firstLine="480"/>
      </w:pPr>
      <w:r>
        <w:rPr>
          <w:rFonts w:hint="eastAsia"/>
        </w:rPr>
        <w:t>用户可以设定问题数据量的告警阈值，例如，当发现的缺失、重复、错误或不一致的数据量超过预设数量时，系统自动发出告警。</w:t>
      </w:r>
    </w:p>
    <w:p w14:paraId="56C45337">
      <w:pPr>
        <w:ind w:firstLine="480"/>
      </w:pPr>
      <w:r>
        <w:rPr>
          <w:rFonts w:hint="eastAsia"/>
        </w:rPr>
        <w:t>问题数据量告警能够聚焦于具体的、可能导致业务决策失误的异常数据，帮助团队快速定位并解决具体问题。</w:t>
      </w:r>
    </w:p>
    <w:p w14:paraId="44B93F0B">
      <w:pPr>
        <w:pStyle w:val="7"/>
        <w:numPr>
          <w:ilvl w:val="5"/>
          <w:numId w:val="0"/>
        </w:numPr>
      </w:pPr>
      <w:r>
        <w:rPr>
          <w:rFonts w:hint="eastAsia" w:ascii="Times New Roman" w:hAnsi="Times New Roman" w:cs="宋体"/>
        </w:rPr>
        <w:t xml:space="preserve">6.1.16.2.8.5  </w:t>
      </w:r>
      <w:r>
        <w:rPr>
          <w:rFonts w:hint="eastAsia"/>
        </w:rPr>
        <w:t>质量检测告警历史</w:t>
      </w:r>
    </w:p>
    <w:p w14:paraId="11B46F93">
      <w:pPr>
        <w:ind w:firstLine="480"/>
      </w:pPr>
      <w:r>
        <w:rPr>
          <w:rFonts w:hint="eastAsia"/>
        </w:rPr>
        <w:t>数据质量管理通常会提供质量检测告警历史功能，记录所有已触发的质量告警的历史数据，以便用户进行跟踪回顾和分析总结。通过记录和查看所有质量告警历史数据，数据管理部门能够更好地进行问题追踪、经验总结和持续改进，不断完善数据质量管理体系，提高数据治理效果。</w:t>
      </w:r>
    </w:p>
    <w:p w14:paraId="5229276E">
      <w:pPr>
        <w:pStyle w:val="6"/>
        <w:numPr>
          <w:ilvl w:val="4"/>
          <w:numId w:val="0"/>
        </w:numPr>
      </w:pPr>
      <w:r>
        <w:rPr>
          <w:rFonts w:hint="eastAsia" w:eastAsia="宋体" w:cs="宋体"/>
        </w:rPr>
        <w:t xml:space="preserve">6.1.16.2.9  </w:t>
      </w:r>
      <w:r>
        <w:rPr>
          <w:rFonts w:hint="eastAsia"/>
        </w:rPr>
        <w:t>组织机构基础库</w:t>
      </w:r>
    </w:p>
    <w:p w14:paraId="0FDA7650">
      <w:pPr>
        <w:ind w:firstLine="480"/>
      </w:pPr>
      <w:r>
        <w:rPr>
          <w:rFonts w:hint="eastAsia"/>
        </w:rPr>
        <w:t>国资委监管企业组织机构基础库，是实现国有资产穿透式监管的核心枢纽。该数据库以统一监管企业组织机构数据标准为基础，通过建立 "企业 - 机构 - 关系" 多维数据模型，整合监管企业组织架构信息，构建起覆盖国资监管全级次的多层级树状关系网络。</w:t>
      </w:r>
    </w:p>
    <w:p w14:paraId="4AF99C40">
      <w:pPr>
        <w:pStyle w:val="7"/>
        <w:numPr>
          <w:ilvl w:val="5"/>
          <w:numId w:val="0"/>
        </w:numPr>
      </w:pPr>
      <w:r>
        <w:rPr>
          <w:rFonts w:hint="eastAsia" w:ascii="Times New Roman" w:hAnsi="Times New Roman" w:cs="宋体"/>
        </w:rPr>
        <w:t xml:space="preserve">6.1.16.2.9.1  </w:t>
      </w:r>
      <w:r>
        <w:rPr>
          <w:rFonts w:hint="eastAsia"/>
        </w:rPr>
        <w:t>全局组织机构</w:t>
      </w:r>
    </w:p>
    <w:p w14:paraId="64EC1E23">
      <w:pPr>
        <w:ind w:firstLine="480"/>
      </w:pPr>
      <w:r>
        <w:rPr>
          <w:rFonts w:hint="eastAsia"/>
        </w:rPr>
        <w:t>对国资监管范围内所有监管企业的层级结构进行管理，支持多层级树形管理、展示、搜索和导航功能，便于全局组织关系的可视化及标签化管理。</w:t>
      </w:r>
    </w:p>
    <w:p w14:paraId="514D0B37">
      <w:pPr>
        <w:ind w:firstLine="480"/>
      </w:pPr>
      <w:r>
        <w:rPr>
          <w:rFonts w:hint="eastAsia"/>
        </w:rPr>
        <w:t>1、全级次管理</w:t>
      </w:r>
    </w:p>
    <w:p w14:paraId="13B42968">
      <w:pPr>
        <w:ind w:firstLine="480"/>
      </w:pPr>
      <w:r>
        <w:rPr>
          <w:rFonts w:hint="eastAsia"/>
        </w:rPr>
        <w:t>整合监管企业集团及下属子公司、参股公司等全量主体，构建“一级企业-N级子公司”树状拓扑，支持按地域、行业、资本类型多维度筛选。企业层级树的集团企业、次级企业、境外企业实际管控公司、境外企业由不同的标识区分；并在树中体现不同树上的层级关系。</w:t>
      </w:r>
    </w:p>
    <w:p w14:paraId="01A527E4">
      <w:pPr>
        <w:ind w:firstLine="480"/>
      </w:pPr>
      <w:r>
        <w:rPr>
          <w:rFonts w:hint="eastAsia"/>
        </w:rPr>
        <w:t>2、动态更新机制</w:t>
      </w:r>
    </w:p>
    <w:p w14:paraId="37F816A4">
      <w:pPr>
        <w:ind w:firstLine="480"/>
      </w:pPr>
      <w:r>
        <w:rPr>
          <w:rFonts w:hint="eastAsia"/>
        </w:rPr>
        <w:t>对接工商登记系统，实时捕获企业新增、合并、注销等变更事件，触发机构调整提醒。</w:t>
      </w:r>
    </w:p>
    <w:p w14:paraId="43896FFD">
      <w:pPr>
        <w:ind w:firstLine="480"/>
      </w:pPr>
      <w:r>
        <w:rPr>
          <w:rFonts w:hint="eastAsia"/>
        </w:rPr>
        <w:t>3、可视化穿透</w:t>
      </w:r>
    </w:p>
    <w:p w14:paraId="0A9A1D1F">
      <w:pPr>
        <w:ind w:firstLine="480"/>
      </w:pPr>
      <w:r>
        <w:rPr>
          <w:rFonts w:hint="eastAsia"/>
        </w:rPr>
        <w:t>系统支持股权层级一键穿透（如从集团总部穿透至末端企业），标记实际控制人、一致行动人、隐性关联方。通过交互式图表动态展示企业股权层级关系，支持从集团总部逐级下钻至末级子公司，并自动标记关联方。采用树状拓扑与网络图谱双模式视图，一键导出关联图谱，助力处室人员快速识别复杂结构中的潜在风险，提升穿透式监管效率与精准度。</w:t>
      </w:r>
    </w:p>
    <w:p w14:paraId="555BEA6E">
      <w:pPr>
        <w:pStyle w:val="7"/>
        <w:numPr>
          <w:ilvl w:val="5"/>
          <w:numId w:val="0"/>
        </w:numPr>
      </w:pPr>
      <w:r>
        <w:rPr>
          <w:rFonts w:hint="eastAsia" w:ascii="Times New Roman" w:hAnsi="Times New Roman" w:cs="宋体"/>
        </w:rPr>
        <w:t xml:space="preserve">6.1.16.2.9.2  </w:t>
      </w:r>
      <w:r>
        <w:rPr>
          <w:rFonts w:hint="eastAsia"/>
        </w:rPr>
        <w:t>组织机构标签管理</w:t>
      </w:r>
    </w:p>
    <w:p w14:paraId="423D5255">
      <w:pPr>
        <w:ind w:firstLine="480"/>
      </w:pPr>
      <w:r>
        <w:rPr>
          <w:rFonts w:hint="eastAsia"/>
        </w:rPr>
        <w:t>提供对组织架构的标签分类和管理功能，针对全局组织机构，按照业务领域打上不同的标签。支持标签的创建、修改、删除和应用，便于快速筛选和定位特定组织。</w:t>
      </w:r>
    </w:p>
    <w:p w14:paraId="458C4E96">
      <w:pPr>
        <w:ind w:firstLine="480"/>
      </w:pPr>
      <w:r>
        <w:rPr>
          <w:rFonts w:hint="eastAsia"/>
        </w:rPr>
        <w:t>基础标签：法人类型、监管类别、产业标识等；</w:t>
      </w:r>
    </w:p>
    <w:p w14:paraId="32AFA3D0">
      <w:pPr>
        <w:ind w:firstLine="480"/>
      </w:pPr>
      <w:r>
        <w:rPr>
          <w:rFonts w:hint="eastAsia"/>
        </w:rPr>
        <w:t>产权维度：重大资产重组标记、非主业投资超标预警等；</w:t>
      </w:r>
    </w:p>
    <w:p w14:paraId="172C3BCE">
      <w:pPr>
        <w:ind w:firstLine="480"/>
      </w:pPr>
      <w:r>
        <w:rPr>
          <w:rFonts w:hint="eastAsia"/>
        </w:rPr>
        <w:t>财务维度：资产负债率阈值预警、利润操纵风险指数等；</w:t>
      </w:r>
    </w:p>
    <w:p w14:paraId="16FF0E21">
      <w:pPr>
        <w:ind w:firstLine="480"/>
      </w:pPr>
      <w:r>
        <w:rPr>
          <w:rFonts w:hint="eastAsia"/>
        </w:rPr>
        <w:t>审计维度：历史问题整改次数、内控缺陷等级；</w:t>
      </w:r>
    </w:p>
    <w:p w14:paraId="51CDB59E">
      <w:pPr>
        <w:ind w:firstLine="480"/>
      </w:pPr>
      <w:r>
        <w:rPr>
          <w:rFonts w:hint="eastAsia"/>
        </w:rPr>
        <w:t>权限维度：审计监督处可查看“违规问题清单”标签信息，产权管理处可操作“混改进度”标签信息。</w:t>
      </w:r>
    </w:p>
    <w:p w14:paraId="5BBD5FFD">
      <w:pPr>
        <w:pStyle w:val="6"/>
        <w:numPr>
          <w:ilvl w:val="4"/>
          <w:numId w:val="0"/>
        </w:numPr>
      </w:pPr>
      <w:r>
        <w:rPr>
          <w:rFonts w:hint="eastAsia" w:eastAsia="宋体" w:cs="宋体"/>
        </w:rPr>
        <w:t xml:space="preserve">6.1.16.2.10  </w:t>
      </w:r>
      <w:r>
        <w:rPr>
          <w:rFonts w:hint="eastAsia"/>
        </w:rPr>
        <w:t>数据供需管理</w:t>
      </w:r>
    </w:p>
    <w:p w14:paraId="0B1854D7">
      <w:pPr>
        <w:ind w:firstLine="480"/>
      </w:pPr>
      <w:r>
        <w:rPr>
          <w:rFonts w:hint="eastAsia"/>
        </w:rPr>
        <w:t>数据供需管理作为国资监管数据资源平台的重要组成部分，是数据目录和交换体系的重要补充，是推动国资委数据共享交换实现应用的重要抓手。供需平台面向各处室提供数据共享受理服务，提供数据需求方与数据供给方两方的对接渠道，通过供需对接提出部门日常业务的数据资源需求，开展数据需求分析、分发、确认形成数据责任，进而开展共享任务实施，将多部门的数据资源进行有效融合后统一提供给数据需求方，从而形成整个工作闭环。</w:t>
      </w:r>
    </w:p>
    <w:p w14:paraId="3F7B6D1C">
      <w:pPr>
        <w:pStyle w:val="7"/>
        <w:numPr>
          <w:ilvl w:val="5"/>
          <w:numId w:val="0"/>
        </w:numPr>
      </w:pPr>
      <w:r>
        <w:rPr>
          <w:rFonts w:hint="eastAsia" w:ascii="Times New Roman" w:hAnsi="Times New Roman" w:cs="宋体"/>
        </w:rPr>
        <w:t xml:space="preserve">6.1.16.2.10.1  </w:t>
      </w:r>
      <w:r>
        <w:rPr>
          <w:rFonts w:hint="eastAsia"/>
        </w:rPr>
        <w:t>工作台</w:t>
      </w:r>
    </w:p>
    <w:p w14:paraId="7D159D11">
      <w:pPr>
        <w:ind w:firstLine="480"/>
      </w:pPr>
      <w:r>
        <w:rPr>
          <w:rFonts w:hint="eastAsia"/>
        </w:rPr>
        <w:t>工作台包括消息提醒、业务提醒，其中消息提醒展示用户的待办、待阅以及预警消息内容，业务提醒展示部门相关需求的紧急程度，便于统一集中处理供需对接任务，且实现供需对接任务提醒，帮助处室部门及时跟进、反馈数据需求对接内容。</w:t>
      </w:r>
    </w:p>
    <w:p w14:paraId="41378378">
      <w:pPr>
        <w:pStyle w:val="7"/>
        <w:numPr>
          <w:ilvl w:val="5"/>
          <w:numId w:val="0"/>
        </w:numPr>
      </w:pPr>
      <w:r>
        <w:rPr>
          <w:rFonts w:hint="eastAsia" w:ascii="Times New Roman" w:hAnsi="Times New Roman" w:cs="宋体"/>
        </w:rPr>
        <w:t xml:space="preserve">6.1.16.2.10.2  </w:t>
      </w:r>
      <w:r>
        <w:rPr>
          <w:rFonts w:hint="eastAsia"/>
        </w:rPr>
        <w:t>数据需求</w:t>
      </w:r>
    </w:p>
    <w:p w14:paraId="09BB7AD3">
      <w:pPr>
        <w:ind w:firstLine="480"/>
      </w:pPr>
      <w:r>
        <w:rPr>
          <w:rFonts w:hint="eastAsia"/>
        </w:rPr>
        <w:t>数据需求支持对业务部门在数据要素实际流转过程中所产生的各类需求进行统一维护管理，平台提供需求提出、需求审核及需求清单汇总展示等操作，支持以数据供需为导向，以需求推动数据供给，推进国资体系数据“聚通用”。</w:t>
      </w:r>
    </w:p>
    <w:p w14:paraId="7863972A">
      <w:pPr>
        <w:ind w:firstLine="480"/>
      </w:pPr>
      <w:r>
        <w:rPr>
          <w:rFonts w:hint="eastAsia"/>
        </w:rPr>
        <w:t>1、需求提出</w:t>
      </w:r>
    </w:p>
    <w:p w14:paraId="1FAB0E09">
      <w:pPr>
        <w:ind w:firstLine="480"/>
      </w:pPr>
      <w:r>
        <w:rPr>
          <w:rFonts w:hint="eastAsia"/>
        </w:rPr>
        <w:t>需求提出模块是依据国资委业务场景为导向，面向各业务部门提供数据应用的能力。</w:t>
      </w:r>
    </w:p>
    <w:p w14:paraId="004638C7">
      <w:pPr>
        <w:ind w:firstLine="480"/>
      </w:pPr>
      <w:r>
        <w:rPr>
          <w:rFonts w:hint="eastAsia"/>
        </w:rPr>
        <w:t>支持对数据需求的新增、删除、修改、搜索等操作。</w:t>
      </w:r>
    </w:p>
    <w:p w14:paraId="20FCE50A">
      <w:pPr>
        <w:ind w:firstLine="480"/>
      </w:pPr>
      <w:r>
        <w:rPr>
          <w:rFonts w:hint="eastAsia"/>
        </w:rPr>
        <w:t>新增数据需求：新增数据需求支持手动填写和下拉选择的方式补充数据需求基本信息、数据供给信息、信息项等信息，包括需求名称、应用场景、期望提供方式（文件下载交换、批量库表交换、数据核验接口、信息查询接口）等字段。</w:t>
      </w:r>
    </w:p>
    <w:p w14:paraId="20EB73B3">
      <w:pPr>
        <w:ind w:firstLine="480"/>
      </w:pPr>
      <w:r>
        <w:rPr>
          <w:rFonts w:hint="eastAsia"/>
        </w:rPr>
        <w:t>修改需求：可对未提交的需求，修改完善对应要素信息。</w:t>
      </w:r>
    </w:p>
    <w:p w14:paraId="03C24B56">
      <w:pPr>
        <w:ind w:firstLine="480"/>
      </w:pPr>
      <w:r>
        <w:rPr>
          <w:rFonts w:hint="eastAsia"/>
        </w:rPr>
        <w:t>删除需求：可勾选为提交的需求批量删除。</w:t>
      </w:r>
    </w:p>
    <w:p w14:paraId="4FD0C349">
      <w:pPr>
        <w:ind w:firstLine="480"/>
      </w:pPr>
      <w:r>
        <w:rPr>
          <w:rFonts w:hint="eastAsia"/>
        </w:rPr>
        <w:t>需求搜索：支持通过数据需求名称、注册时间等字段进行需求检索。</w:t>
      </w:r>
    </w:p>
    <w:p w14:paraId="16E0A555">
      <w:pPr>
        <w:ind w:firstLine="480"/>
      </w:pPr>
      <w:r>
        <w:rPr>
          <w:rFonts w:hint="eastAsia"/>
        </w:rPr>
        <w:t>2、需求审核</w:t>
      </w:r>
    </w:p>
    <w:p w14:paraId="4333713D">
      <w:pPr>
        <w:ind w:firstLine="480"/>
      </w:pPr>
      <w:r>
        <w:rPr>
          <w:rFonts w:hint="eastAsia"/>
        </w:rPr>
        <w:t>需求审核模块集中展示已填报完成待审核的数据需求，由部门分管领导或数据管理部门进行审核，审核通过即发布数据需求，不合理的数据需求可被退回。支持对数据需求的高级检索。</w:t>
      </w:r>
    </w:p>
    <w:p w14:paraId="278C1651">
      <w:pPr>
        <w:ind w:firstLine="480"/>
      </w:pPr>
      <w:r>
        <w:rPr>
          <w:rFonts w:hint="eastAsia"/>
        </w:rPr>
        <w:t>3、需求清单</w:t>
      </w:r>
    </w:p>
    <w:p w14:paraId="4440DD25">
      <w:pPr>
        <w:ind w:firstLine="480"/>
      </w:pPr>
      <w:r>
        <w:rPr>
          <w:rFonts w:hint="eastAsia"/>
        </w:rPr>
        <w:t>需求清单模块集中展示审核完成已发布的数据需求，可查看每条数据需求的提供部门处理状态（已处理-同意、已处理-拒绝、待处理），对于被拒绝的数据需求可进行修改再提交审核。</w:t>
      </w:r>
    </w:p>
    <w:p w14:paraId="0770A55E">
      <w:pPr>
        <w:ind w:firstLine="480"/>
      </w:pPr>
      <w:r>
        <w:rPr>
          <w:rFonts w:hint="eastAsia"/>
        </w:rPr>
        <w:t>支持导出选中或导出全部数据需求清单，支持对数据需求的检索。</w:t>
      </w:r>
    </w:p>
    <w:p w14:paraId="0784C139">
      <w:pPr>
        <w:pStyle w:val="7"/>
        <w:numPr>
          <w:ilvl w:val="5"/>
          <w:numId w:val="0"/>
        </w:numPr>
      </w:pPr>
      <w:r>
        <w:rPr>
          <w:rFonts w:hint="eastAsia" w:ascii="Times New Roman" w:hAnsi="Times New Roman" w:cs="宋体"/>
        </w:rPr>
        <w:t xml:space="preserve">6.1.16.2.10.3  </w:t>
      </w:r>
      <w:r>
        <w:rPr>
          <w:rFonts w:hint="eastAsia"/>
        </w:rPr>
        <w:t>数据提供</w:t>
      </w:r>
    </w:p>
    <w:p w14:paraId="0AF5526B">
      <w:pPr>
        <w:ind w:firstLine="480"/>
      </w:pPr>
      <w:r>
        <w:rPr>
          <w:rFonts w:hint="eastAsia"/>
        </w:rPr>
        <w:t>供需对接作为大数据共享交换的重要组成部分，是国资数据资源目录和交换体系的重要补充，数据管理方结合部门各类业务场景提出的数据需求，开展数据需求签收、分发、资源关联操作，将多部门的数据资源进行有效融合后统一提供给数据需求方，从而形成整个工作闭环。</w:t>
      </w:r>
    </w:p>
    <w:p w14:paraId="00679AE2">
      <w:pPr>
        <w:ind w:firstLine="480"/>
      </w:pPr>
      <w:r>
        <w:rPr>
          <w:rFonts w:hint="eastAsia"/>
        </w:rPr>
        <w:t>1、需求签收</w:t>
      </w:r>
    </w:p>
    <w:p w14:paraId="21AD7292">
      <w:pPr>
        <w:ind w:firstLine="480"/>
      </w:pPr>
      <w:r>
        <w:rPr>
          <w:rFonts w:hint="eastAsia"/>
        </w:rPr>
        <w:t>需求签收模块集中展示数据管理方待处理的数据需求。管理员可进行签收、拒绝、退回操作，签收即填写工作流处理意见即完成，送下一步；拒绝则流程关闭，通知到需求发起人。支持对待处理的数据需求的高级检索。</w:t>
      </w:r>
    </w:p>
    <w:p w14:paraId="161113CC">
      <w:pPr>
        <w:ind w:firstLine="480"/>
      </w:pPr>
      <w:r>
        <w:rPr>
          <w:rFonts w:hint="eastAsia"/>
        </w:rPr>
        <w:t>2、资源关联</w:t>
      </w:r>
    </w:p>
    <w:p w14:paraId="28314949">
      <w:pPr>
        <w:ind w:firstLine="480"/>
      </w:pPr>
      <w:r>
        <w:rPr>
          <w:rFonts w:hint="eastAsia"/>
        </w:rPr>
        <w:t>资源关联模块集中展示同意签收的数据需求列表，支持对数据需求进行资源的挂载，选择能提供的资源关联上数据需求，可删除已选择关联的数据资源。</w:t>
      </w:r>
    </w:p>
    <w:p w14:paraId="05D536A3">
      <w:pPr>
        <w:pStyle w:val="7"/>
        <w:numPr>
          <w:ilvl w:val="5"/>
          <w:numId w:val="0"/>
        </w:numPr>
      </w:pPr>
      <w:r>
        <w:rPr>
          <w:rFonts w:hint="eastAsia" w:ascii="Times New Roman" w:hAnsi="Times New Roman" w:cs="宋体"/>
        </w:rPr>
        <w:t xml:space="preserve">6.1.16.2.10.4  </w:t>
      </w:r>
      <w:r>
        <w:rPr>
          <w:rFonts w:hint="eastAsia"/>
        </w:rPr>
        <w:t>供需评价</w:t>
      </w:r>
    </w:p>
    <w:p w14:paraId="5F9DB8C5">
      <w:pPr>
        <w:ind w:firstLine="480"/>
      </w:pPr>
      <w:r>
        <w:rPr>
          <w:rFonts w:hint="eastAsia"/>
        </w:rPr>
        <w:t>发起需求的用户可对已完成供需流程的需求进行满意度评价，结合需求办理周期，对数据提供效率进行评价。</w:t>
      </w:r>
    </w:p>
    <w:p w14:paraId="40C64831">
      <w:pPr>
        <w:pStyle w:val="7"/>
        <w:numPr>
          <w:ilvl w:val="5"/>
          <w:numId w:val="0"/>
        </w:numPr>
      </w:pPr>
      <w:r>
        <w:rPr>
          <w:rFonts w:hint="eastAsia" w:ascii="Times New Roman" w:hAnsi="Times New Roman" w:cs="宋体"/>
        </w:rPr>
        <w:t xml:space="preserve">6.1.16.2.10.5  </w:t>
      </w:r>
      <w:r>
        <w:rPr>
          <w:rFonts w:hint="eastAsia"/>
        </w:rPr>
        <w:t>共享目录管理</w:t>
      </w:r>
    </w:p>
    <w:p w14:paraId="11CC457D">
      <w:pPr>
        <w:ind w:firstLine="480"/>
      </w:pPr>
      <w:r>
        <w:rPr>
          <w:rFonts w:hint="eastAsia"/>
        </w:rPr>
        <w:t>为建立共享信息资源目录，首先要对提供的共享信息资源和信息交换服务进行分析，理清共享信息资源的结构和相互关系。为方便使用，采用规范的方法和技术，建立科学合理的信息分类体系，对共享信息资源和服务建立分类目录和索引。</w:t>
      </w:r>
    </w:p>
    <w:p w14:paraId="64927D09">
      <w:pPr>
        <w:ind w:firstLine="480"/>
      </w:pPr>
      <w:r>
        <w:rPr>
          <w:rFonts w:hint="eastAsia"/>
        </w:rPr>
        <w:t>目录编目管理提供共享交换服务资源核心数据的编辑和管理功能，主要包括：</w:t>
      </w:r>
    </w:p>
    <w:p w14:paraId="62D3BE0D">
      <w:pPr>
        <w:ind w:firstLine="480"/>
      </w:pPr>
      <w:r>
        <w:rPr>
          <w:rFonts w:hint="eastAsia"/>
        </w:rPr>
        <w:t>（1）提取信息资源相关特征信息，形成公共资源核心数据；</w:t>
      </w:r>
    </w:p>
    <w:p w14:paraId="702ED542">
      <w:pPr>
        <w:ind w:firstLine="480"/>
      </w:pPr>
      <w:r>
        <w:rPr>
          <w:rFonts w:hint="eastAsia"/>
        </w:rPr>
        <w:t>（2）提取交换服务资源的相关特征信息，形成交换服务核心数据；</w:t>
      </w:r>
    </w:p>
    <w:p w14:paraId="4FB82B54">
      <w:pPr>
        <w:ind w:firstLine="480"/>
      </w:pPr>
      <w:r>
        <w:rPr>
          <w:rFonts w:hint="eastAsia"/>
        </w:rPr>
        <w:t>（3）对信息资源核心数据中的分类信息进行赋值；</w:t>
      </w:r>
    </w:p>
    <w:p w14:paraId="67631426">
      <w:pPr>
        <w:ind w:firstLine="480"/>
      </w:pPr>
      <w:r>
        <w:rPr>
          <w:rFonts w:hint="eastAsia"/>
        </w:rPr>
        <w:t>（4）对信息资源进行唯一标识符赋码。</w:t>
      </w:r>
    </w:p>
    <w:p w14:paraId="5F08DF74">
      <w:pPr>
        <w:ind w:firstLine="480"/>
      </w:pPr>
      <w:r>
        <w:rPr>
          <w:rFonts w:hint="eastAsia"/>
        </w:rPr>
        <w:t>编目系统由系列自动化编目（数据库编目、文件编目、网络资源编目）以及资源分类、资源ID生成器、目录内容管理模块组成。</w:t>
      </w:r>
    </w:p>
    <w:p w14:paraId="72714353">
      <w:pPr>
        <w:pStyle w:val="7"/>
        <w:numPr>
          <w:ilvl w:val="5"/>
          <w:numId w:val="0"/>
        </w:numPr>
      </w:pPr>
      <w:r>
        <w:rPr>
          <w:rFonts w:hint="eastAsia" w:ascii="Times New Roman" w:hAnsi="Times New Roman" w:cs="宋体"/>
        </w:rPr>
        <w:t xml:space="preserve">6.1.16.2.10.6  </w:t>
      </w:r>
      <w:r>
        <w:rPr>
          <w:rFonts w:hint="eastAsia"/>
        </w:rPr>
        <w:t>数据共享服务</w:t>
      </w:r>
    </w:p>
    <w:p w14:paraId="7E30AD5A">
      <w:pPr>
        <w:ind w:firstLine="480"/>
      </w:pPr>
      <w:r>
        <w:rPr>
          <w:rFonts w:hint="eastAsia"/>
        </w:rPr>
        <w:t>数据共享服务是根据数据共享需求，定制加工共享数据集，挂载到对应数据资源目录，并定期更新与同步共享数据的过程。共享数据的访问权限可在数据共享交换系统中通过数据资源目录进行控制，共享数据可按照数据共享用户的不同，逻辑上可划分成不同的区域。逻辑划分区域在物理实现时，可以采用多个独立的物理数据库进行部署，既保证数据安全隔离，又能通过分布式存储提高数据处理、访问性能。</w:t>
      </w:r>
    </w:p>
    <w:p w14:paraId="2C774C9C">
      <w:pPr>
        <w:ind w:firstLine="480"/>
      </w:pPr>
      <w:r>
        <w:rPr>
          <w:rFonts w:hint="eastAsia"/>
        </w:rPr>
        <w:t xml:space="preserve">在各阶段提交的共享数据和的发布数据，均可以通过数据共享系统，为用户等提供数据检索、数据访问等服务，促进数据的流通。 </w:t>
      </w:r>
    </w:p>
    <w:p w14:paraId="77C2BA56">
      <w:pPr>
        <w:pStyle w:val="7"/>
        <w:numPr>
          <w:ilvl w:val="5"/>
          <w:numId w:val="0"/>
        </w:numPr>
      </w:pPr>
      <w:r>
        <w:rPr>
          <w:rFonts w:hint="eastAsia" w:ascii="Times New Roman" w:hAnsi="Times New Roman" w:cs="宋体"/>
        </w:rPr>
        <w:t xml:space="preserve">6.1.16.2.10.7  </w:t>
      </w:r>
      <w:r>
        <w:rPr>
          <w:rFonts w:hint="eastAsia"/>
        </w:rPr>
        <w:t>供需统计</w:t>
      </w:r>
    </w:p>
    <w:p w14:paraId="047361E4">
      <w:pPr>
        <w:ind w:firstLine="480"/>
      </w:pPr>
      <w:r>
        <w:rPr>
          <w:rFonts w:hint="eastAsia"/>
        </w:rPr>
        <w:t>对当前供需情况进行统一展示，内容包括供统计概览、高频信息项、部门需求分布情况、部门需求TOP5排名、需求办结情况统计、近6个月需求提出趋势。</w:t>
      </w:r>
    </w:p>
    <w:p w14:paraId="597F29FD">
      <w:pPr>
        <w:pStyle w:val="6"/>
        <w:numPr>
          <w:ilvl w:val="4"/>
          <w:numId w:val="0"/>
        </w:numPr>
      </w:pPr>
      <w:r>
        <w:rPr>
          <w:rFonts w:hint="eastAsia" w:eastAsia="宋体" w:cs="宋体"/>
        </w:rPr>
        <w:t xml:space="preserve">6.1.16.2.11  </w:t>
      </w:r>
      <w:r>
        <w:rPr>
          <w:rFonts w:hint="eastAsia"/>
        </w:rPr>
        <w:t>数据安全管理</w:t>
      </w:r>
    </w:p>
    <w:p w14:paraId="7E7AB7A8">
      <w:pPr>
        <w:ind w:firstLine="480"/>
      </w:pPr>
      <w:r>
        <w:rPr>
          <w:rFonts w:hint="eastAsia"/>
        </w:rPr>
        <w:t>国资监管数据安全管理以分类分级管理为核心框架，结合数据脱敏技术，构建覆盖数据全生命周期的安全防护体系。平台依据数据敏感度与业务属性，将监管数据划分为主体身份、经营资产、监管合规、衍生分析四大类，并实施三级（公开级、内部级、敏感级）差异化管控策略，实现数据访问、传输、存储的精细化权限控制。在数据脱敏管理方面，针对产权信息、财务明细等高敏数据，采用国密算法与去标识化技术，确保数据共享、分析场景中的隐私保护，同时兼顾业务可用性。既满足《数据安全法》《个人信息保护法》合规要求，又为跨部门协作、智能监管等场景提供“可用不可见”的安全支撑，筑牢国有资产数据安全防线。</w:t>
      </w:r>
    </w:p>
    <w:p w14:paraId="44E4A5B0">
      <w:pPr>
        <w:pStyle w:val="7"/>
        <w:numPr>
          <w:ilvl w:val="5"/>
          <w:numId w:val="0"/>
        </w:numPr>
      </w:pPr>
      <w:r>
        <w:rPr>
          <w:rFonts w:hint="eastAsia" w:ascii="Times New Roman" w:hAnsi="Times New Roman" w:cs="宋体"/>
        </w:rPr>
        <w:t xml:space="preserve">6.1.16.2.11.1  </w:t>
      </w:r>
      <w:r>
        <w:rPr>
          <w:rFonts w:hint="eastAsia"/>
        </w:rPr>
        <w:t>数据分类分级</w:t>
      </w:r>
    </w:p>
    <w:p w14:paraId="12B51BF2">
      <w:pPr>
        <w:ind w:firstLine="480"/>
      </w:pPr>
      <w:r>
        <w:rPr>
          <w:rFonts w:hint="eastAsia"/>
        </w:rPr>
        <w:t>国有资产监管涉及对国有企业的资产、运营、财务等进行监督和管理，确保国有资产的安全和保值增值。这些数据可能涉及国家安全、经济安全，以及企业的商业秘密。需要根据数据的性质或用途，比如财务数据、人事数据、产权数据等进行数据分类；需要根据数据的重要性和敏感程度，比如公开、内部等级别进行数据分级。不同的级别对应不同的保护措施，这有助于合理分配资源，避免过度保护或保护不足。</w:t>
      </w:r>
    </w:p>
    <w:p w14:paraId="48FDBF92">
      <w:pPr>
        <w:ind w:firstLine="480"/>
      </w:pPr>
      <w:r>
        <w:rPr>
          <w:rFonts w:hint="eastAsia"/>
        </w:rPr>
        <w:t>系统支持通过对国资监管数据的分类分级来定义数据所需权限。支持新增分类和删除分类，支持对分类进行搜索。页面展示分类名称，分类编号，分类默认等级，排序操作信息。</w:t>
      </w:r>
    </w:p>
    <w:p w14:paraId="49AB27C5">
      <w:pPr>
        <w:ind w:firstLine="480"/>
      </w:pPr>
      <w:r>
        <w:rPr>
          <w:rFonts w:hint="eastAsia"/>
        </w:rPr>
        <w:t>在设计分类标准时，从数据的业务属性和管理属性入手。例如，按照业务属性，可以分为基础信息、经营数据、监管合规数据、风险数据等。按照管理属性，可以分为结构化数据、非结构化数据、内部数据、外部数据等。不过用户可能需要更具体的分类，结合国资委的实际业务场景。</w:t>
      </w:r>
    </w:p>
    <w:p w14:paraId="46218157">
      <w:pPr>
        <w:ind w:firstLine="480"/>
      </w:pPr>
      <w:r>
        <w:rPr>
          <w:rFonts w:hint="eastAsia"/>
        </w:rPr>
        <w:t>分级方面，采用三级分类法，例如公开、内部、敏感等。根据中国国家标准《信息安全技术 数据安全能力成熟度模型》（GB/T 37988-2019）以及《数据安全法》的相关要求，数据分级一般分为三级：一般数据、重要数据、核心数据，或者根据行业标准进行调整。</w:t>
      </w:r>
    </w:p>
    <w:p w14:paraId="0E6BB91B">
      <w:pPr>
        <w:numPr>
          <w:ilvl w:val="0"/>
          <w:numId w:val="4"/>
        </w:numPr>
        <w:ind w:firstLineChars="0"/>
      </w:pPr>
      <w:r>
        <w:rPr>
          <w:rFonts w:hint="eastAsia"/>
        </w:rPr>
        <w:t>分类分级标准设计</w:t>
      </w:r>
    </w:p>
    <w:p w14:paraId="55A8F3C2">
      <w:pPr>
        <w:ind w:firstLine="480"/>
      </w:pPr>
      <w:r>
        <w:rPr>
          <w:rFonts w:hint="eastAsia"/>
        </w:rPr>
        <w:t>国资监管数据资源平台的监管数据分类分级标准设计</w:t>
      </w:r>
    </w:p>
    <w:p w14:paraId="4D9C4719">
      <w:pPr>
        <w:ind w:firstLine="480"/>
      </w:pPr>
      <w:r>
        <w:rPr>
          <w:rFonts w:hint="eastAsia"/>
        </w:rPr>
        <w:t>一、分类维度</w:t>
      </w:r>
    </w:p>
    <w:p w14:paraId="7F6059F4">
      <w:pPr>
        <w:ind w:firstLine="480"/>
      </w:pPr>
      <w:r>
        <w:rPr>
          <w:rFonts w:hint="eastAsia"/>
        </w:rPr>
        <w:t>依据数据属性、业务场景及监管要求，将监管数据划分为以下四类：</w:t>
      </w:r>
    </w:p>
    <w:p w14:paraId="2E67D79C">
      <w:pPr>
        <w:ind w:firstLine="480"/>
      </w:pPr>
      <w:r>
        <w:rPr>
          <w:rFonts w:hint="eastAsia"/>
        </w:rPr>
        <w:t>1、主体身份类</w:t>
      </w:r>
    </w:p>
    <w:p w14:paraId="60C739C9">
      <w:pPr>
        <w:ind w:firstLine="480"/>
      </w:pPr>
      <w:r>
        <w:rPr>
          <w:rFonts w:hint="eastAsia"/>
        </w:rPr>
        <w:t>定义：标识企业、机构及人员的基础信息，构成数据关联的核心纽带。</w:t>
      </w:r>
    </w:p>
    <w:p w14:paraId="5600C41C">
      <w:pPr>
        <w:ind w:firstLine="480"/>
      </w:pPr>
      <w:r>
        <w:rPr>
          <w:rFonts w:hint="eastAsia"/>
        </w:rPr>
        <w:t>范围：企业统一社会信用代码、工商注册信息、法人代表信息产权登记主体信息、股东及实际控制人、监管责任人与操作员身份信息。</w:t>
      </w:r>
    </w:p>
    <w:p w14:paraId="76705C2E">
      <w:pPr>
        <w:ind w:firstLine="480"/>
      </w:pPr>
      <w:r>
        <w:rPr>
          <w:rFonts w:hint="eastAsia"/>
        </w:rPr>
        <w:t>2、经营资产类</w:t>
      </w:r>
    </w:p>
    <w:p w14:paraId="4F8D5422">
      <w:pPr>
        <w:ind w:firstLine="480"/>
      </w:pPr>
      <w:r>
        <w:rPr>
          <w:rFonts w:hint="eastAsia"/>
        </w:rPr>
        <w:t>定义：反映企业资产状况、经营成果及资本运作的核心数据。</w:t>
      </w:r>
    </w:p>
    <w:p w14:paraId="7BE18D44">
      <w:pPr>
        <w:ind w:firstLine="480"/>
      </w:pPr>
      <w:r>
        <w:rPr>
          <w:rFonts w:hint="eastAsia"/>
        </w:rPr>
        <w:t>范围：产权数据：股权结构、资产交易记录、产权登记簿；财务数据：资产负债表、利润表、现金流量表、审计报告；投资数据：重大投资项目清单、境外投资备案信息。</w:t>
      </w:r>
    </w:p>
    <w:p w14:paraId="16F55FA5">
      <w:pPr>
        <w:ind w:firstLine="480"/>
      </w:pPr>
      <w:r>
        <w:rPr>
          <w:rFonts w:hint="eastAsia"/>
        </w:rPr>
        <w:t>3、监管合规类</w:t>
      </w:r>
    </w:p>
    <w:p w14:paraId="5E62ECD2">
      <w:pPr>
        <w:ind w:firstLine="480"/>
      </w:pPr>
      <w:r>
        <w:rPr>
          <w:rFonts w:hint="eastAsia"/>
        </w:rPr>
        <w:t>定义：用于评估企业合规性及风险管控的关键指标。</w:t>
      </w:r>
    </w:p>
    <w:p w14:paraId="142410C1">
      <w:pPr>
        <w:ind w:firstLine="480"/>
      </w:pPr>
      <w:r>
        <w:rPr>
          <w:rFonts w:hint="eastAsia"/>
        </w:rPr>
        <w:t>范围：合规报告：“三重一大”决策记录、反垄断审查结果；风险预警：债务违约预警、国有资产流失风险评分；检查结果：巡视审计报告、违规整改台账。</w:t>
      </w:r>
    </w:p>
    <w:p w14:paraId="46A37522">
      <w:pPr>
        <w:ind w:firstLine="480"/>
      </w:pPr>
      <w:r>
        <w:rPr>
          <w:rFonts w:hint="eastAsia"/>
        </w:rPr>
        <w:t>4、衍生分析类</w:t>
      </w:r>
    </w:p>
    <w:p w14:paraId="07D17BF6">
      <w:pPr>
        <w:ind w:firstLine="480"/>
      </w:pPr>
      <w:r>
        <w:rPr>
          <w:rFonts w:hint="eastAsia"/>
        </w:rPr>
        <w:t>定义：基于原始数据加工形成的决策支持信息。</w:t>
      </w:r>
    </w:p>
    <w:p w14:paraId="0A8D4158">
      <w:pPr>
        <w:ind w:firstLine="480"/>
      </w:pPr>
      <w:r>
        <w:rPr>
          <w:rFonts w:hint="eastAsia"/>
        </w:rPr>
        <w:t>范围：数据模型：企业信用评级模型、资本收益率预测；分析报告：行业对标报告、国有资本布局；可视化成果：监管驾驶舱指标、穿透式股权图谱。二、分级标准</w:t>
      </w:r>
    </w:p>
    <w:p w14:paraId="6810908D">
      <w:pPr>
        <w:ind w:firstLine="480"/>
      </w:pPr>
      <w:r>
        <w:rPr>
          <w:rFonts w:hint="eastAsia"/>
        </w:rPr>
        <w:t>依据数据敏感性、影响范围及法律法规要求，划分为三级（参考《数据安全法》《个人信息保护法》）：</w:t>
      </w:r>
    </w:p>
    <w:p w14:paraId="5E866B48">
      <w:pPr>
        <w:pStyle w:val="22"/>
        <w:numPr>
          <w:ilvl w:val="8"/>
          <w:numId w:val="0"/>
        </w:numPr>
        <w:rPr>
          <w:rFonts w:hint="default"/>
        </w:rPr>
      </w:pPr>
      <w:r>
        <w:rPr>
          <w:rFonts w:hint="default" w:cs="Times New Roman"/>
        </w:rPr>
        <w:t xml:space="preserve">表6.3  </w:t>
      </w:r>
      <w:r>
        <w:t>分级标准</w:t>
      </w:r>
    </w:p>
    <w:tbl>
      <w:tblPr>
        <w:tblStyle w:val="1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1691"/>
        <w:gridCol w:w="1790"/>
        <w:gridCol w:w="1691"/>
        <w:gridCol w:w="1645"/>
      </w:tblGrid>
      <w:tr w14:paraId="0018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pct"/>
            <w:vAlign w:val="center"/>
          </w:tcPr>
          <w:p w14:paraId="65CE7EDF">
            <w:pPr>
              <w:pStyle w:val="30"/>
            </w:pPr>
            <w:r>
              <w:t>等级</w:t>
            </w:r>
          </w:p>
        </w:tc>
        <w:tc>
          <w:tcPr>
            <w:tcW w:w="992" w:type="pct"/>
            <w:vAlign w:val="center"/>
          </w:tcPr>
          <w:p w14:paraId="3DE6296C">
            <w:pPr>
              <w:pStyle w:val="30"/>
            </w:pPr>
            <w:r>
              <w:t>定义</w:t>
            </w:r>
          </w:p>
        </w:tc>
        <w:tc>
          <w:tcPr>
            <w:tcW w:w="1050" w:type="pct"/>
            <w:vAlign w:val="center"/>
          </w:tcPr>
          <w:p w14:paraId="41CFEA1A">
            <w:pPr>
              <w:pStyle w:val="30"/>
            </w:pPr>
            <w:r>
              <w:t>示例数据</w:t>
            </w:r>
          </w:p>
        </w:tc>
        <w:tc>
          <w:tcPr>
            <w:tcW w:w="992" w:type="pct"/>
            <w:vAlign w:val="center"/>
          </w:tcPr>
          <w:p w14:paraId="6054C76D">
            <w:pPr>
              <w:pStyle w:val="30"/>
            </w:pPr>
            <w:r>
              <w:t>管控要求</w:t>
            </w:r>
          </w:p>
        </w:tc>
        <w:tc>
          <w:tcPr>
            <w:tcW w:w="964" w:type="pct"/>
            <w:vAlign w:val="center"/>
          </w:tcPr>
          <w:p w14:paraId="2F739497">
            <w:pPr>
              <w:pStyle w:val="30"/>
            </w:pPr>
            <w:r>
              <w:t>安全控制</w:t>
            </w:r>
          </w:p>
        </w:tc>
      </w:tr>
      <w:tr w14:paraId="35D18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pct"/>
            <w:vAlign w:val="center"/>
          </w:tcPr>
          <w:p w14:paraId="3872BAA7">
            <w:pPr>
              <w:pStyle w:val="30"/>
            </w:pPr>
            <w:r>
              <w:t>L1-公开级</w:t>
            </w:r>
          </w:p>
        </w:tc>
        <w:tc>
          <w:tcPr>
            <w:tcW w:w="992" w:type="pct"/>
            <w:vAlign w:val="center"/>
          </w:tcPr>
          <w:p w14:paraId="246F768E">
            <w:pPr>
              <w:pStyle w:val="30"/>
            </w:pPr>
            <w:r>
              <w:t>可公开</w:t>
            </w:r>
          </w:p>
        </w:tc>
        <w:tc>
          <w:tcPr>
            <w:tcW w:w="1050" w:type="pct"/>
            <w:vAlign w:val="center"/>
          </w:tcPr>
          <w:p w14:paraId="6323FD8D">
            <w:pPr>
              <w:pStyle w:val="30"/>
            </w:pPr>
            <w:r>
              <w:t>无敏感性的基础信息：企业名称、注册地址、公示年报</w:t>
            </w:r>
          </w:p>
        </w:tc>
        <w:tc>
          <w:tcPr>
            <w:tcW w:w="992" w:type="pct"/>
            <w:vAlign w:val="center"/>
          </w:tcPr>
          <w:p w14:paraId="76C2ED80">
            <w:pPr>
              <w:pStyle w:val="30"/>
            </w:pPr>
            <w:r>
              <w:t>开放共享至大数据中心</w:t>
            </w:r>
          </w:p>
        </w:tc>
        <w:tc>
          <w:tcPr>
            <w:tcW w:w="964" w:type="pct"/>
            <w:vAlign w:val="center"/>
          </w:tcPr>
          <w:p w14:paraId="2F1E3B31">
            <w:pPr>
              <w:pStyle w:val="30"/>
            </w:pPr>
            <w:r>
              <w:t>可供数据分享</w:t>
            </w:r>
          </w:p>
        </w:tc>
      </w:tr>
      <w:tr w14:paraId="4652C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pct"/>
            <w:vAlign w:val="center"/>
          </w:tcPr>
          <w:p w14:paraId="42E7A976">
            <w:pPr>
              <w:pStyle w:val="30"/>
            </w:pPr>
            <w:r>
              <w:t>L2-内部级</w:t>
            </w:r>
          </w:p>
        </w:tc>
        <w:tc>
          <w:tcPr>
            <w:tcW w:w="992" w:type="pct"/>
            <w:vAlign w:val="center"/>
          </w:tcPr>
          <w:p w14:paraId="4C5CF041">
            <w:pPr>
              <w:pStyle w:val="30"/>
            </w:pPr>
            <w:r>
              <w:t>仅限国资委内部使用，泄露可能引发一般性管理风险</w:t>
            </w:r>
          </w:p>
        </w:tc>
        <w:tc>
          <w:tcPr>
            <w:tcW w:w="1050" w:type="pct"/>
            <w:vAlign w:val="center"/>
          </w:tcPr>
          <w:p w14:paraId="2479C608">
            <w:pPr>
              <w:pStyle w:val="30"/>
            </w:pPr>
            <w:r>
              <w:t>非涉密公文、会议纪要、常规统计数据汇总（如行业平均负债率）</w:t>
            </w:r>
          </w:p>
        </w:tc>
        <w:tc>
          <w:tcPr>
            <w:tcW w:w="992" w:type="pct"/>
            <w:vAlign w:val="center"/>
          </w:tcPr>
          <w:p w14:paraId="6EAEE144">
            <w:pPr>
              <w:pStyle w:val="30"/>
            </w:pPr>
            <w:r>
              <w:t>限制访问权限（需部门审批）</w:t>
            </w:r>
          </w:p>
        </w:tc>
        <w:tc>
          <w:tcPr>
            <w:tcW w:w="964" w:type="pct"/>
            <w:vAlign w:val="center"/>
          </w:tcPr>
          <w:p w14:paraId="4604EF08">
            <w:pPr>
              <w:pStyle w:val="30"/>
            </w:pPr>
            <w:r>
              <w:t>传输加密（TLS 1.3+）</w:t>
            </w:r>
          </w:p>
        </w:tc>
      </w:tr>
      <w:tr w14:paraId="1923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0" w:type="pct"/>
            <w:vAlign w:val="center"/>
          </w:tcPr>
          <w:p w14:paraId="71959421">
            <w:pPr>
              <w:pStyle w:val="30"/>
            </w:pPr>
            <w:r>
              <w:t>L3-敏感级</w:t>
            </w:r>
          </w:p>
        </w:tc>
        <w:tc>
          <w:tcPr>
            <w:tcW w:w="992" w:type="pct"/>
            <w:vAlign w:val="center"/>
          </w:tcPr>
          <w:p w14:paraId="1260A7F5">
            <w:pPr>
              <w:pStyle w:val="30"/>
            </w:pPr>
            <w:r>
              <w:t>涉及企业核心利益或监管机密，泄露可能导致国有资产损失或市场波动</w:t>
            </w:r>
          </w:p>
        </w:tc>
        <w:tc>
          <w:tcPr>
            <w:tcW w:w="1050" w:type="pct"/>
            <w:vAlign w:val="center"/>
          </w:tcPr>
          <w:p w14:paraId="2118201F">
            <w:pPr>
              <w:pStyle w:val="30"/>
            </w:pPr>
            <w:r>
              <w:t>未公开的产权交易、重大并购预案、风险预警清单等</w:t>
            </w:r>
          </w:p>
        </w:tc>
        <w:tc>
          <w:tcPr>
            <w:tcW w:w="992" w:type="pct"/>
            <w:vAlign w:val="center"/>
          </w:tcPr>
          <w:p w14:paraId="35950EFE">
            <w:pPr>
              <w:pStyle w:val="30"/>
            </w:pPr>
            <w:r>
              <w:t>严格权限控制（最小化授权）</w:t>
            </w:r>
          </w:p>
        </w:tc>
        <w:tc>
          <w:tcPr>
            <w:tcW w:w="964" w:type="pct"/>
            <w:vAlign w:val="center"/>
          </w:tcPr>
          <w:p w14:paraId="326CF5EC">
            <w:pPr>
              <w:pStyle w:val="30"/>
            </w:pPr>
            <w:r>
              <w:t>操作留痕（完整日志审计）存储加密（国密算法）</w:t>
            </w:r>
          </w:p>
        </w:tc>
      </w:tr>
    </w:tbl>
    <w:p w14:paraId="77B9CB83">
      <w:pPr>
        <w:ind w:firstLine="480"/>
      </w:pPr>
      <w:r>
        <w:rPr>
          <w:rFonts w:hint="eastAsia"/>
        </w:rPr>
        <w:t>国资监管数据分类分级的核心业务场景如下：</w:t>
      </w:r>
    </w:p>
    <w:p w14:paraId="2DC14897">
      <w:pPr>
        <w:ind w:firstLine="480"/>
      </w:pPr>
      <w:r>
        <w:rPr>
          <w:rFonts w:hint="eastAsia"/>
        </w:rPr>
        <w:t>1.监管企业产权管理数据。企业产权管理数据反映国有资产权属关系，涉及市属企业股权结构、股东权益、产权交易记录等核心资产信息，涵盖产业战略核心要素，直接关系产业稳定性，需防范因信息泄露引发的资产流失风险。</w:t>
      </w:r>
    </w:p>
    <w:p w14:paraId="6B0AA730">
      <w:pPr>
        <w:ind w:firstLine="480"/>
      </w:pPr>
      <w:r>
        <w:rPr>
          <w:rFonts w:hint="eastAsia"/>
        </w:rPr>
        <w:t>2.监管企业财务监管数据。企业财务监管数据包含合并财务报表、债务融资、重大资产增减值等核心财务信息，反映监管企业财务真实状况，具有经济安全敏感性，需防范数据篡改或异常流动可能引发的系统性金融风险。</w:t>
      </w:r>
    </w:p>
    <w:p w14:paraId="12BCD094">
      <w:pPr>
        <w:ind w:firstLine="480"/>
      </w:pPr>
      <w:r>
        <w:rPr>
          <w:rFonts w:hint="eastAsia"/>
        </w:rPr>
        <w:t>3.企业重大投资决策数据。如城市更新项目数据审批采用"投资规模-民生影响"分类分级：轨道交通TOD开发方案列为核心数据，老旧小区改造资金使用明细列为重要数据，公开招标的土建工程进度数据列为一般数据。企业重大投资决策数据涵盖境内外重大并购、战略新兴领域投资等决策过程信息，反映国有资本战略布局意图，具有产业安全敏感性，需防止关键信息泄露导致的国际竞争被动或投资战略失效。</w:t>
      </w:r>
    </w:p>
    <w:p w14:paraId="709A8638">
      <w:pPr>
        <w:ind w:firstLine="480"/>
      </w:pPr>
      <w:r>
        <w:rPr>
          <w:rFonts w:hint="eastAsia"/>
        </w:rPr>
        <w:t>4.企业合规数据。如在保障房建设审计中建立数据三级管控：工程质量问题追溯数据为核心数据；招投标流程合规性文件列为重要数据，企业物资采购台账列为一般数据。企业合规数据涉及内部审计报告、违规经营责任追究等监督信息，涵盖市属企业依法合规运营证据链，需严格保护审计独立性并防范证据链破坏风险。</w:t>
      </w:r>
    </w:p>
    <w:p w14:paraId="731C04FB">
      <w:pPr>
        <w:ind w:firstLine="480"/>
      </w:pPr>
      <w:r>
        <w:rPr>
          <w:rFonts w:hint="eastAsia"/>
        </w:rPr>
        <w:t>5.企业风险预警数据。在金融风险监测实施数据动态分类分级：市属融资平台非标融资数据列为核心数据，市级城投债券发行计划列为重要数据，供应链金融业务数据列为一般数据。企业风险预警数据包含债务风险预警、经营异常监测等风险防控信息，构成国有资产安全预警体系，需确保风险研判依据的真实性和保密性。</w:t>
      </w:r>
    </w:p>
    <w:p w14:paraId="14F80E18">
      <w:pPr>
        <w:ind w:firstLine="480"/>
      </w:pPr>
      <w:r>
        <w:rPr>
          <w:rFonts w:hint="eastAsia"/>
        </w:rPr>
        <w:t>6.企业薪酬数据。在国企负责人考核中实施数据分类分级披露：市属企业员工薪酬明细为核心数据，市属企业员工总额为重要数据，市属一级监管企业领导班子年薪列为一般数据，每年公开发布。企业薪酬数据涵盖企业负责人薪酬、员工薪酬、员工持股计划等分配信息，关联地方收入分配改革成效，具有维护经济公信力的特殊社会意义，需平衡信息披露与个人隐私保护的关系。</w:t>
      </w:r>
    </w:p>
    <w:p w14:paraId="0B415A68">
      <w:pPr>
        <w:numPr>
          <w:ilvl w:val="0"/>
          <w:numId w:val="5"/>
        </w:numPr>
        <w:ind w:firstLineChars="0"/>
      </w:pPr>
      <w:r>
        <w:rPr>
          <w:rFonts w:hint="eastAsia"/>
        </w:rPr>
        <w:t>数据识别标记</w:t>
      </w:r>
    </w:p>
    <w:p w14:paraId="6535F749">
      <w:pPr>
        <w:ind w:firstLine="480"/>
      </w:pPr>
      <w:r>
        <w:rPr>
          <w:rFonts w:hint="eastAsia"/>
        </w:rPr>
        <w:t>系统通过自动化扫描与人工审核结合的方式，识别数据内容属性、业务归属，基于预设规则自动标记财务数据、产权信息等业务属性，为后续数据分类分级管理提供结构化数据基础。</w:t>
      </w:r>
    </w:p>
    <w:p w14:paraId="625C8B80">
      <w:pPr>
        <w:numPr>
          <w:ilvl w:val="0"/>
          <w:numId w:val="5"/>
        </w:numPr>
        <w:ind w:firstLineChars="0"/>
      </w:pPr>
      <w:r>
        <w:rPr>
          <w:rFonts w:hint="eastAsia"/>
        </w:rPr>
        <w:t>数据分类管理</w:t>
      </w:r>
    </w:p>
    <w:p w14:paraId="1360A17E">
      <w:pPr>
        <w:ind w:firstLine="480"/>
      </w:pPr>
      <w:r>
        <w:rPr>
          <w:rFonts w:hint="eastAsia"/>
        </w:rPr>
        <w:t>依据国资监管政策及业务需求，构建多维分类体系（业务领域、数据形态等），系统支持分类规则库的动态更新与扩展，确保分类标准与监管要求同步，实现跨系统数据统一归集与管理。</w:t>
      </w:r>
    </w:p>
    <w:p w14:paraId="7D201924">
      <w:pPr>
        <w:numPr>
          <w:ilvl w:val="0"/>
          <w:numId w:val="5"/>
        </w:numPr>
        <w:ind w:firstLineChars="0"/>
      </w:pPr>
      <w:r>
        <w:rPr>
          <w:rFonts w:hint="eastAsia"/>
        </w:rPr>
        <w:t>数据分级管理</w:t>
      </w:r>
    </w:p>
    <w:p w14:paraId="53716706">
      <w:pPr>
        <w:ind w:firstLine="480"/>
      </w:pPr>
      <w:r>
        <w:rPr>
          <w:rFonts w:hint="eastAsia"/>
        </w:rPr>
        <w:t>根据数据敏感度、影响范围及风险等级，在系统中划分数据级别（核心数据、重要数据、一般数据），并动态调整分级，适应业务变化与安全需求。</w:t>
      </w:r>
    </w:p>
    <w:p w14:paraId="408A2F37">
      <w:pPr>
        <w:numPr>
          <w:ilvl w:val="0"/>
          <w:numId w:val="5"/>
        </w:numPr>
        <w:ind w:firstLineChars="0"/>
      </w:pPr>
      <w:r>
        <w:rPr>
          <w:rFonts w:hint="eastAsia"/>
        </w:rPr>
        <w:t>访问控制</w:t>
      </w:r>
    </w:p>
    <w:p w14:paraId="10422940">
      <w:pPr>
        <w:ind w:firstLine="480"/>
      </w:pPr>
      <w:r>
        <w:rPr>
          <w:rFonts w:hint="eastAsia"/>
        </w:rPr>
        <w:t>基于数据分类分级结果，结合用户角色、场景及设备环境，实施最小权限访问控制（如重要数据需审批后访问），确保数据操作全程可控。</w:t>
      </w:r>
    </w:p>
    <w:p w14:paraId="55352EAD">
      <w:pPr>
        <w:pStyle w:val="7"/>
        <w:numPr>
          <w:ilvl w:val="5"/>
          <w:numId w:val="0"/>
        </w:numPr>
      </w:pPr>
      <w:r>
        <w:rPr>
          <w:rFonts w:hint="eastAsia" w:ascii="Times New Roman" w:hAnsi="Times New Roman" w:cs="宋体"/>
        </w:rPr>
        <w:t xml:space="preserve">6.1.16.2.11.2  </w:t>
      </w:r>
      <w:r>
        <w:rPr>
          <w:rFonts w:hint="eastAsia"/>
        </w:rPr>
        <w:t>数据脱敏管理</w:t>
      </w:r>
    </w:p>
    <w:p w14:paraId="744C860D">
      <w:pPr>
        <w:ind w:firstLine="480"/>
      </w:pPr>
      <w:r>
        <w:rPr>
          <w:rFonts w:hint="eastAsia"/>
        </w:rPr>
        <w:t>国资监管数据包含大量敏感信息，如企业关键财务数据、产权、薪酬等，脱敏可在确保数据可用的同时，维护数据主体合法权益和国家安全。国资监管数据脱敏能力包括：对全局脱敏收作业任务进行实时监控；隐藏信息时保留其原始数据格式和特定属性要求，以实现基于脱敏数据的开发与测试要求；基于不同权限的差异化脱敏，实现运维人员实时访问数据时的敏感数据保护；脱敏算法的启停控制、新增维护、在线测试功能；对敏感数据的结构信息和存储分布进行实时监控，对敏感字段分布的在线查询与可视化展现，同时在其定义与结构信息发生变化时自动推送变更信息至数据责任人。</w:t>
      </w:r>
    </w:p>
    <w:p w14:paraId="36BF8D72">
      <w:pPr>
        <w:numPr>
          <w:ilvl w:val="0"/>
          <w:numId w:val="6"/>
        </w:numPr>
        <w:ind w:firstLineChars="0"/>
      </w:pPr>
      <w:r>
        <w:rPr>
          <w:rFonts w:hint="eastAsia"/>
        </w:rPr>
        <w:t>脱敏资源目录管理</w:t>
      </w:r>
    </w:p>
    <w:p w14:paraId="6DA21777">
      <w:pPr>
        <w:ind w:firstLine="480"/>
      </w:pPr>
      <w:r>
        <w:rPr>
          <w:rFonts w:hint="eastAsia"/>
        </w:rPr>
        <w:t>脱敏资源目录管理实现对脱敏资源目录的新增、修改、删除操作。</w:t>
      </w:r>
    </w:p>
    <w:p w14:paraId="7E6B3440">
      <w:pPr>
        <w:numPr>
          <w:ilvl w:val="0"/>
          <w:numId w:val="6"/>
        </w:numPr>
        <w:ind w:firstLineChars="0"/>
      </w:pPr>
      <w:r>
        <w:rPr>
          <w:rFonts w:hint="eastAsia"/>
        </w:rPr>
        <w:t>脱敏作业监控</w:t>
      </w:r>
    </w:p>
    <w:p w14:paraId="71C07D8C">
      <w:pPr>
        <w:ind w:firstLine="480"/>
      </w:pPr>
      <w:r>
        <w:rPr>
          <w:rFonts w:hint="eastAsia"/>
        </w:rPr>
        <w:t>对脱敏作业任务支持多角度的任务监控，支持异常处理、重新调度等功能，用户可以及时解决存在问题，恢复与调整作业。提供数据流作业监控和多级监控等功能。通过列表的形式监控用户创建的脱敏作业的运行情况，可通过作业名称进行过滤查询。</w:t>
      </w:r>
    </w:p>
    <w:p w14:paraId="009D5F45">
      <w:pPr>
        <w:ind w:firstLine="480"/>
      </w:pPr>
      <w:r>
        <w:rPr>
          <w:rFonts w:hint="eastAsia"/>
        </w:rPr>
        <w:t>可对多个作业进行监控部署，对不同的任务配置名称及汇报的父节点，最终实时监控不同任务的状态，对监控信息进行统计及展示。</w:t>
      </w:r>
    </w:p>
    <w:p w14:paraId="305C93D6">
      <w:pPr>
        <w:numPr>
          <w:ilvl w:val="0"/>
          <w:numId w:val="7"/>
        </w:numPr>
        <w:ind w:firstLineChars="0"/>
      </w:pPr>
      <w:r>
        <w:rPr>
          <w:rFonts w:hint="eastAsia"/>
        </w:rPr>
        <w:t>脱敏算法管理</w:t>
      </w:r>
    </w:p>
    <w:p w14:paraId="6AA0544E">
      <w:pPr>
        <w:ind w:firstLine="480"/>
      </w:pPr>
      <w:r>
        <w:rPr>
          <w:rFonts w:hint="eastAsia"/>
        </w:rPr>
        <w:t>数据脱敏算法管理基于数据分类分级结果，构建“场景适配-算法选型-效果验证” 算法管理。从准入到下线；策略的灵活配置，适应不同数据类型和场景；版本控制，确保可追溯；效果评估，保证脱敏后的数据可用性和安全性；以及动态优化，根据反馈调整算法。针对国资监管场景，对产权明细、财务数据等高敏字段，采用多模态脱敏策略：结构化数据（如企业控股比例、法人身份证号）应用泛化（区间值替换）、加密（国密SM4）及遮蔽（部分字符*号化）；非结构化文本（如审计报告）通过NER模型识别敏感实体并动态替换。</w:t>
      </w:r>
    </w:p>
    <w:p w14:paraId="23CF1854">
      <w:pPr>
        <w:ind w:firstLine="480"/>
      </w:pPr>
      <w:r>
        <w:rPr>
          <w:rFonts w:hint="eastAsia"/>
        </w:rPr>
        <w:t>主要的脱敏算法包括：</w:t>
      </w:r>
    </w:p>
    <w:p w14:paraId="5AE52488">
      <w:pPr>
        <w:ind w:firstLine="480"/>
      </w:pPr>
      <w:r>
        <w:rPr>
          <w:rFonts w:hint="eastAsia"/>
        </w:rPr>
        <w:t>1.随机化</w:t>
      </w:r>
    </w:p>
    <w:p w14:paraId="23B76354">
      <w:pPr>
        <w:ind w:firstLine="480"/>
      </w:pPr>
      <w:r>
        <w:rPr>
          <w:rFonts w:hint="eastAsia"/>
        </w:rPr>
        <w:t>用户通过对脱敏数据进行随机化处理，对数据进行脱敏。</w:t>
      </w:r>
    </w:p>
    <w:p w14:paraId="4D6A52E6">
      <w:pPr>
        <w:ind w:firstLine="480"/>
      </w:pPr>
      <w:r>
        <w:rPr>
          <w:rFonts w:hint="eastAsia"/>
        </w:rPr>
        <w:t>2.模糊化</w:t>
      </w:r>
    </w:p>
    <w:p w14:paraId="02FB230A">
      <w:pPr>
        <w:ind w:firstLine="480"/>
      </w:pPr>
      <w:r>
        <w:rPr>
          <w:rFonts w:hint="eastAsia"/>
        </w:rPr>
        <w:t>用户通过对脱敏数据进行模糊化处理，对数据进行脱敏。</w:t>
      </w:r>
    </w:p>
    <w:p w14:paraId="777BF62B">
      <w:pPr>
        <w:ind w:firstLine="480"/>
      </w:pPr>
      <w:r>
        <w:rPr>
          <w:rFonts w:hint="eastAsia"/>
        </w:rPr>
        <w:t>3.置空</w:t>
      </w:r>
    </w:p>
    <w:p w14:paraId="699FD106">
      <w:pPr>
        <w:ind w:firstLine="480"/>
      </w:pPr>
      <w:r>
        <w:rPr>
          <w:rFonts w:hint="eastAsia"/>
        </w:rPr>
        <w:t>用户通过对脱敏数据进行置空处理，对数据进行脱敏。</w:t>
      </w:r>
    </w:p>
    <w:p w14:paraId="3322B842">
      <w:pPr>
        <w:ind w:firstLine="480"/>
      </w:pPr>
      <w:r>
        <w:rPr>
          <w:rFonts w:hint="eastAsia"/>
        </w:rPr>
        <w:t>4.乱序排列</w:t>
      </w:r>
    </w:p>
    <w:p w14:paraId="56039717">
      <w:pPr>
        <w:ind w:firstLine="480"/>
      </w:pPr>
      <w:r>
        <w:rPr>
          <w:rFonts w:hint="eastAsia"/>
        </w:rPr>
        <w:t>用户通过对脱敏数据进行乱序排列处理，对数据进行脱敏。</w:t>
      </w:r>
    </w:p>
    <w:p w14:paraId="62C82266">
      <w:pPr>
        <w:ind w:firstLine="480"/>
      </w:pPr>
      <w:r>
        <w:rPr>
          <w:rFonts w:hint="eastAsia"/>
        </w:rPr>
        <w:t>5.重复值屏蔽</w:t>
      </w:r>
    </w:p>
    <w:p w14:paraId="32DC831D">
      <w:pPr>
        <w:ind w:firstLine="480"/>
      </w:pPr>
      <w:r>
        <w:rPr>
          <w:rFonts w:hint="eastAsia"/>
        </w:rPr>
        <w:t>用户通过对脱敏数据进行重复值屏蔽处理，对数据进行脱敏。</w:t>
      </w:r>
    </w:p>
    <w:p w14:paraId="509EC421">
      <w:pPr>
        <w:ind w:firstLine="480"/>
      </w:pPr>
      <w:r>
        <w:rPr>
          <w:rFonts w:hint="eastAsia"/>
        </w:rPr>
        <w:t>6.随机替换</w:t>
      </w:r>
    </w:p>
    <w:p w14:paraId="75D70299">
      <w:pPr>
        <w:ind w:firstLine="480"/>
      </w:pPr>
      <w:r>
        <w:rPr>
          <w:rFonts w:hint="eastAsia"/>
        </w:rPr>
        <w:t>用户通过对脱敏数据进行随机替换处理，对数据进行脱敏。</w:t>
      </w:r>
    </w:p>
    <w:p w14:paraId="548B94E7">
      <w:pPr>
        <w:ind w:firstLine="480"/>
      </w:pPr>
      <w:r>
        <w:rPr>
          <w:rFonts w:hint="eastAsia"/>
        </w:rPr>
        <w:t>7.特定规则替换</w:t>
      </w:r>
    </w:p>
    <w:p w14:paraId="09DC3C5C">
      <w:pPr>
        <w:ind w:firstLine="480"/>
      </w:pPr>
      <w:r>
        <w:rPr>
          <w:rFonts w:hint="eastAsia"/>
        </w:rPr>
        <w:t>用户通过对脱敏数据进行特定规则替换处理，对数据进行脱敏。</w:t>
      </w:r>
    </w:p>
    <w:p w14:paraId="6104521D">
      <w:pPr>
        <w:ind w:firstLine="480"/>
      </w:pPr>
      <w:r>
        <w:rPr>
          <w:rFonts w:hint="eastAsia"/>
        </w:rPr>
        <w:t>8.自定义模型</w:t>
      </w:r>
    </w:p>
    <w:p w14:paraId="7DCF0151">
      <w:pPr>
        <w:ind w:firstLine="480"/>
      </w:pPr>
      <w:r>
        <w:rPr>
          <w:rFonts w:hint="eastAsia"/>
        </w:rPr>
        <w:t>自定义模型通过隐匿、泛化、范围、扰动算法实现对脱敏模型的自定义建立。</w:t>
      </w:r>
    </w:p>
    <w:p w14:paraId="09727804">
      <w:pPr>
        <w:ind w:firstLine="480"/>
      </w:pPr>
      <w:r>
        <w:rPr>
          <w:rFonts w:hint="eastAsia"/>
        </w:rPr>
        <w:t>9.差分隐私算法</w:t>
      </w:r>
    </w:p>
    <w:p w14:paraId="0772E109">
      <w:pPr>
        <w:ind w:firstLine="480"/>
      </w:pPr>
      <w:r>
        <w:rPr>
          <w:rFonts w:hint="eastAsia"/>
        </w:rPr>
        <w:t>差分隐私算法是密码学中的一种手段，旨在提供一种当从统计数据库查询时， 最大化数据查询的准确性，同时最大限度减少识别其记录的机会。差分隐私通过对数据进行扰动来实现数据脱敏，对数值型的数据适用。</w:t>
      </w:r>
    </w:p>
    <w:p w14:paraId="5D2FD6DB">
      <w:pPr>
        <w:numPr>
          <w:ilvl w:val="0"/>
          <w:numId w:val="7"/>
        </w:numPr>
        <w:ind w:firstLineChars="0"/>
      </w:pPr>
      <w:r>
        <w:rPr>
          <w:rFonts w:hint="eastAsia"/>
        </w:rPr>
        <w:t>敏感数据监控</w:t>
      </w:r>
    </w:p>
    <w:p w14:paraId="0F527F6E">
      <w:pPr>
        <w:ind w:firstLine="480"/>
      </w:pPr>
      <w:r>
        <w:rPr>
          <w:rFonts w:hint="eastAsia"/>
        </w:rPr>
        <w:t>满足对敏感数据的结构信息和存储分布进行实时监控，满足对敏感字段分布的在线查询与可视化展现，同时在其定义与结构信息发生变化时自动推送变更信息至数据责任人。</w:t>
      </w:r>
    </w:p>
    <w:p w14:paraId="6AEF59B4">
      <w:pPr>
        <w:ind w:firstLine="480"/>
      </w:pPr>
      <w:r>
        <w:rPr>
          <w:rFonts w:hint="eastAsia"/>
        </w:rPr>
        <w:t>1.敏感数据实施监控</w:t>
      </w:r>
    </w:p>
    <w:p w14:paraId="7B5137D0">
      <w:pPr>
        <w:ind w:firstLine="480"/>
      </w:pPr>
      <w:r>
        <w:rPr>
          <w:rFonts w:hint="eastAsia"/>
        </w:rPr>
        <w:t>可对敏感数据的分级分类信息、字段信息、库表信息进行实时监控，通过图表方式实时展示不同类型不同级别的敏感数据字段的在库情况、变更情况。</w:t>
      </w:r>
    </w:p>
    <w:p w14:paraId="75D71647">
      <w:pPr>
        <w:ind w:firstLine="480"/>
      </w:pPr>
      <w:r>
        <w:rPr>
          <w:rFonts w:hint="eastAsia"/>
        </w:rPr>
        <w:t>2.敏感字段分布查询与展现</w:t>
      </w:r>
    </w:p>
    <w:p w14:paraId="577E9B67">
      <w:pPr>
        <w:ind w:firstLine="480"/>
      </w:pPr>
      <w:r>
        <w:rPr>
          <w:rFonts w:hint="eastAsia"/>
        </w:rPr>
        <w:t>可根据自定义查询方式，对全局已定义的敏感字段的分布、所在库表进行查询，并列表展示敏感字段所在库表信息、数据量信息等。</w:t>
      </w:r>
    </w:p>
    <w:p w14:paraId="2F1C90C4">
      <w:pPr>
        <w:ind w:firstLine="480"/>
      </w:pPr>
      <w:r>
        <w:rPr>
          <w:rFonts w:hint="eastAsia"/>
        </w:rPr>
        <w:t>3.敏感数据变更提醒</w:t>
      </w:r>
    </w:p>
    <w:p w14:paraId="75EA7A94">
      <w:pPr>
        <w:ind w:firstLine="480"/>
      </w:pPr>
      <w:r>
        <w:rPr>
          <w:rFonts w:hint="eastAsia"/>
        </w:rPr>
        <w:t>当敏感数据字段的定义与结构信息发生变化时，自动推送变更信息至数据责任人。</w:t>
      </w:r>
    </w:p>
    <w:p w14:paraId="3F6D75A1">
      <w:pPr>
        <w:pStyle w:val="5"/>
        <w:numPr>
          <w:ilvl w:val="3"/>
          <w:numId w:val="0"/>
        </w:numPr>
      </w:pPr>
      <w:bookmarkStart w:id="213" w:name="_Hlk205809375"/>
      <w:r>
        <w:rPr>
          <w:rFonts w:hint="eastAsia" w:cs="宋体"/>
        </w:rPr>
        <w:t xml:space="preserve">6.1.16.3  </w:t>
      </w:r>
      <w:r>
        <w:rPr>
          <w:rFonts w:hint="eastAsia"/>
        </w:rPr>
        <w:t>国资智能管理平台</w:t>
      </w:r>
    </w:p>
    <w:p w14:paraId="654670AF">
      <w:pPr>
        <w:ind w:firstLine="480"/>
      </w:pPr>
      <w:r>
        <w:rPr>
          <w:rFonts w:hint="eastAsia"/>
        </w:rPr>
        <w:t>依托数据能力，提供安全、高效、精准的国资监管个性化搜索、问答、写作、校核等应用，丰富监管场景，提升国资监管的实时性、精准性和有效性，推动传统监管向智慧监管转变，全面提升监管能力，切实提高机关决策力和执行力。</w:t>
      </w:r>
    </w:p>
    <w:p w14:paraId="5A5DE98D">
      <w:pPr>
        <w:pStyle w:val="6"/>
        <w:numPr>
          <w:ilvl w:val="4"/>
          <w:numId w:val="0"/>
        </w:numPr>
      </w:pPr>
      <w:r>
        <w:rPr>
          <w:rFonts w:hint="eastAsia" w:eastAsia="宋体" w:cs="宋体"/>
        </w:rPr>
        <w:t xml:space="preserve">6.1.16.3.1  </w:t>
      </w:r>
      <w:r>
        <w:rPr>
          <w:rFonts w:hint="eastAsia"/>
        </w:rPr>
        <w:t>国资监管个性化搜索</w:t>
      </w:r>
    </w:p>
    <w:p w14:paraId="5FD5A95A">
      <w:pPr>
        <w:ind w:firstLine="480"/>
      </w:pPr>
      <w:r>
        <w:rPr>
          <w:rFonts w:hint="eastAsia"/>
        </w:rPr>
        <w:t>构建深度适配国资监管业务语境的理解用户查询意图理解及对应检索能力，精准捕捉国资委用户输入关键词或语句片段中蕴含的监管需求国资委用户输入关键词或语句片段，系统依托国资专属资源“图书馆”，实现对资源“图书馆”全库内容的全面检索与主动匹配，以此筛选出与用户权限、监管领域最贴合用户需求高度契合的内容，并提供贴合国资业务分类的检索主题和基于监管工作关联性的搜索推荐功能。</w:t>
      </w:r>
    </w:p>
    <w:p w14:paraId="22CEC773">
      <w:pPr>
        <w:ind w:firstLine="480"/>
      </w:pPr>
      <w:r>
        <w:rPr>
          <w:rFonts w:hint="eastAsia"/>
        </w:rPr>
        <w:t>以下为场景示例：</w:t>
      </w:r>
    </w:p>
    <w:p w14:paraId="71C653E0">
      <w:pPr>
        <w:ind w:firstLine="480"/>
      </w:pPr>
      <w:r>
        <w:rPr>
          <w:rFonts w:hint="eastAsia"/>
        </w:rPr>
        <w:t>1、政策法规查询场景：比如 “最新的国企改革政策”，并返回相关文件、解读、案例等；</w:t>
      </w:r>
    </w:p>
    <w:p w14:paraId="608CB50E">
      <w:pPr>
        <w:ind w:firstLine="480"/>
      </w:pPr>
      <w:r>
        <w:rPr>
          <w:rFonts w:hint="eastAsia"/>
        </w:rPr>
        <w:t>2、企业信息检索场景：需要了解各企业的基本信息、财务数据、重大项目、股权结构等。国资监管个性化搜索可以整合资源“图书馆”，支持模糊查询，比如 “某企业近三年的利润情况”，或者 “某企业的主要子公司”。</w:t>
      </w:r>
    </w:p>
    <w:p w14:paraId="110ABD85">
      <w:pPr>
        <w:ind w:firstLine="480"/>
      </w:pPr>
      <w:r>
        <w:rPr>
          <w:rFonts w:hint="eastAsia"/>
        </w:rPr>
        <w:t>3、行业聚合检索场景：国资监管个性化搜索可以聚合行业报告、新闻资讯、市场数据，帮助分析行业趋势。例如，搜索 “新能源行业政策支持” 会返回相关政策、市场分析、企业动态等。</w:t>
      </w:r>
    </w:p>
    <w:p w14:paraId="64154C37">
      <w:pPr>
        <w:ind w:firstLine="480"/>
      </w:pPr>
      <w:r>
        <w:rPr>
          <w:rFonts w:hint="eastAsia"/>
        </w:rPr>
        <w:t>4、协同办公场景：国资委内部可能有大量的会议纪要、工作报告、培训材料等。国资监管个性化搜索可以帮助员工快速找到所需资料，比如 “2024 年央企党建工作会议纪要”，或者 “某部门的年度总结报告”。</w:t>
      </w:r>
    </w:p>
    <w:p w14:paraId="2019BCF7">
      <w:pPr>
        <w:pStyle w:val="7"/>
        <w:numPr>
          <w:ilvl w:val="5"/>
          <w:numId w:val="0"/>
        </w:numPr>
      </w:pPr>
      <w:r>
        <w:rPr>
          <w:rFonts w:hint="eastAsia" w:ascii="Times New Roman" w:hAnsi="Times New Roman" w:cs="宋体"/>
        </w:rPr>
        <w:t>6.1.16.3.1.1  国资</w:t>
      </w:r>
      <w:r>
        <w:rPr>
          <w:rFonts w:hint="eastAsia"/>
        </w:rPr>
        <w:t>全文搜索</w:t>
      </w:r>
    </w:p>
    <w:p w14:paraId="16730130">
      <w:pPr>
        <w:ind w:firstLine="480"/>
      </w:pPr>
      <w:r>
        <w:rPr>
          <w:rFonts w:hint="eastAsia"/>
        </w:rPr>
        <w:t>国资全文搜索功能依托深度适配国资监管领域的专业术语体系与数据特征的索引机制，支持用户快速查找资源库中的信息。系统需实现与国资监管特有的数据分级分类体系深度绑定的精细化权限校验，能够精准匹配并调取与查询内容高度相关的公文、报表、报告等专属文档资源。用户输入关键词（如“产权管理”）后，系统可筛选出标题或正文包含该关键词的文档，结合国资监管业务逻辑进行语义层面的精准关联（如区分 “企业国有产权管理” 与“行政事业单位产权管理”的场景差异），并支持按相似度、发布时间、更新时间等多种维度排序，以清晰列表形式展示。用户可直接点击查看文件详情，显著提升国资监管特殊业务场景下的信息查找效率和结果准确性。</w:t>
      </w:r>
    </w:p>
    <w:p w14:paraId="55013D6B">
      <w:pPr>
        <w:pStyle w:val="7"/>
        <w:numPr>
          <w:ilvl w:val="5"/>
          <w:numId w:val="0"/>
        </w:numPr>
      </w:pPr>
      <w:r>
        <w:rPr>
          <w:rFonts w:hint="eastAsia" w:ascii="Times New Roman" w:hAnsi="Times New Roman" w:cs="宋体"/>
        </w:rPr>
        <w:t xml:space="preserve">6.1.16.3.1.2  </w:t>
      </w:r>
      <w:r>
        <w:rPr>
          <w:rFonts w:hint="eastAsia"/>
        </w:rPr>
        <w:t>国资检索结果</w:t>
      </w:r>
    </w:p>
    <w:p w14:paraId="2B9E0771">
      <w:pPr>
        <w:ind w:firstLine="480"/>
      </w:pPr>
      <w:r>
        <w:rPr>
          <w:rFonts w:hint="eastAsia"/>
        </w:rPr>
        <w:t>将用户检索的关键词，融合资源“图书馆”中国资监管政策法规、业务流程、监管指标等知识集合实际场景，以符合监管口径的结构化回答的形式将结果快速展现出来，以便于用户直观获取与国资监管业务实践紧密相关的信息。如检索“产权管理”，系统并非简单返回通用定义，而是自动展现结合国资监管实际工作场景的解读（如产权登记、转让、处置等关键环节的监管要求），并关联展示相关的政策依据（如《企业国有资产交易监督管理办法》）、典型监管案例及业务操作指引等专属内容。</w:t>
      </w:r>
    </w:p>
    <w:p w14:paraId="68903E29">
      <w:pPr>
        <w:pStyle w:val="7"/>
        <w:numPr>
          <w:ilvl w:val="5"/>
          <w:numId w:val="0"/>
        </w:numPr>
      </w:pPr>
      <w:r>
        <w:rPr>
          <w:rFonts w:hint="eastAsia" w:ascii="Times New Roman" w:hAnsi="Times New Roman" w:cs="宋体"/>
        </w:rPr>
        <w:t xml:space="preserve">6.1.16.3.1.3  </w:t>
      </w:r>
      <w:r>
        <w:rPr>
          <w:rFonts w:hint="eastAsia"/>
        </w:rPr>
        <w:t>国资主题检索</w:t>
      </w:r>
    </w:p>
    <w:p w14:paraId="00AD8902">
      <w:pPr>
        <w:ind w:firstLine="480"/>
      </w:pPr>
      <w:r>
        <w:rPr>
          <w:rFonts w:hint="eastAsia"/>
        </w:rPr>
        <w:t>国资主题检索功能主要是围绕国资监管业务相关的主题，依托对国资监管业务逻辑的精准拆解与主题标签体系的专业化构建，提供快速搜索服务，通过系统预设融合国资监管业务的专属主题，以一键主题检索模式帮助用户快速筛选出与国资监管业务场景高度相关内容，极大提升信息获取的针对性与效率。</w:t>
      </w:r>
    </w:p>
    <w:p w14:paraId="1C6DCA9A">
      <w:pPr>
        <w:ind w:firstLine="480"/>
      </w:pPr>
      <w:r>
        <w:rPr>
          <w:rFonts w:hint="eastAsia"/>
        </w:rPr>
        <w:t>1、领导发言主题</w:t>
      </w:r>
    </w:p>
    <w:p w14:paraId="3B022441">
      <w:pPr>
        <w:ind w:firstLine="480"/>
      </w:pPr>
      <w:r>
        <w:rPr>
          <w:rFonts w:hint="eastAsia"/>
        </w:rPr>
        <w:t>为使用户快速定位、准确查找符合国资监管语境和政策导向的领导讲话内容，通过统一便捷、与国资监管业务领域强绑定的领导讲话主题入口，为用户提供专业化的领导讲话搜索功能。系统识别讲话内容中涉及的监管重点（如国企改革、风险防控、保值增值等），并关联对应时期的监管政策背景与业务部署，确保检索结果与当前监管工作方向高度契合。</w:t>
      </w:r>
    </w:p>
    <w:p w14:paraId="5C359A54">
      <w:pPr>
        <w:ind w:firstLine="480"/>
      </w:pPr>
      <w:r>
        <w:rPr>
          <w:rFonts w:hint="eastAsia"/>
        </w:rPr>
        <w:t>2、委机关文件主题</w:t>
      </w:r>
    </w:p>
    <w:p w14:paraId="0F6E8067">
      <w:pPr>
        <w:ind w:firstLine="480"/>
        <w:rPr>
          <w:rFonts w:hint="eastAsia"/>
        </w:rPr>
      </w:pPr>
      <w:r>
        <w:rPr>
          <w:rFonts w:hint="eastAsia"/>
        </w:rPr>
        <w:t>委机关文件搜索基于国资委内部公文流转规则与监管企业文件管理规范，为市国资委工作人员提供国资委、监管企业各类文件的原文检索渠道，所有用户支持对权限范围内的委内不同公文的原文检索，支持结合业务场景的二次检索，检索结果支持按公文重要程度、办理时限等国资业务优先级排序及符合保密要求的导出等操作。</w:t>
      </w:r>
    </w:p>
    <w:p w14:paraId="1D40BAE0">
      <w:pPr>
        <w:ind w:firstLine="480"/>
      </w:pPr>
      <w:r>
        <w:rPr>
          <w:rFonts w:hint="eastAsia"/>
        </w:rPr>
        <w:t>3、监管数据主题</w:t>
      </w:r>
    </w:p>
    <w:p w14:paraId="574DD37A">
      <w:pPr>
        <w:ind w:firstLine="480"/>
      </w:pPr>
      <w:r>
        <w:rPr>
          <w:rFonts w:hint="eastAsia"/>
        </w:rPr>
        <w:t>监管搜索是基于对国资委监管企业各类监管数据（含敏感经营数据、涉密财务数据等）进行安全汇聚与脱敏处理的基础上，严格遵循国资监管数据分类分级标准，按照企业工商信息、财务信息等不同维度进行综合检索，支持按照区域、产业、企业名称、时间等不同维度的监管数据检索。</w:t>
      </w:r>
    </w:p>
    <w:p w14:paraId="5FB6E0AF">
      <w:pPr>
        <w:pStyle w:val="7"/>
        <w:numPr>
          <w:ilvl w:val="5"/>
          <w:numId w:val="0"/>
        </w:numPr>
      </w:pPr>
      <w:r>
        <w:rPr>
          <w:rFonts w:hint="eastAsia" w:ascii="Times New Roman" w:hAnsi="Times New Roman" w:cs="宋体"/>
        </w:rPr>
        <w:t>6.1.16.3.1.4  国资</w:t>
      </w:r>
      <w:r>
        <w:rPr>
          <w:rFonts w:hint="eastAsia"/>
        </w:rPr>
        <w:t>全文索引</w:t>
      </w:r>
    </w:p>
    <w:p w14:paraId="05D692F6">
      <w:pPr>
        <w:ind w:firstLine="480"/>
      </w:pPr>
      <w:r>
        <w:rPr>
          <w:rFonts w:hint="eastAsia"/>
        </w:rPr>
        <w:t xml:space="preserve">国资全文索引功能支持国资监管领域特有的结构化（如企业财务报表、产权登记信息等）和非结构化数据（如监管报告、会议纪要等）的混合检索，依据国资数据分级权限体系，系统自动按权限检索知识文档库里的电子文件，提取文档中的单词、短语，建立索引表，按用户输入的查询词，依据索引表快速定位到包含该词或短语且符合权限要求的相关文档，同时结合国资监管业务场景进行语义扩展（如检索“资产处置”时自动关联“资产评估”“交易流程”等相关环节术语），实现快速精准高效索引。在索引构建环节，针对国资专业术语（如 “混改”“三重一大”）进行精准提取与关联映射，建立包含业务逻辑关联的专业化索引表。 </w:t>
      </w:r>
    </w:p>
    <w:p w14:paraId="13D0A4BD">
      <w:pPr>
        <w:pStyle w:val="7"/>
        <w:numPr>
          <w:ilvl w:val="5"/>
          <w:numId w:val="0"/>
        </w:numPr>
      </w:pPr>
      <w:r>
        <w:rPr>
          <w:rFonts w:hint="eastAsia" w:ascii="Times New Roman" w:hAnsi="Times New Roman" w:cs="宋体"/>
        </w:rPr>
        <w:t>6.1.16.3.1.5  国资搜索</w:t>
      </w:r>
      <w:r>
        <w:rPr>
          <w:rFonts w:hint="eastAsia"/>
        </w:rPr>
        <w:t>历史记录</w:t>
      </w:r>
    </w:p>
    <w:p w14:paraId="464C9112">
      <w:pPr>
        <w:ind w:firstLine="480"/>
      </w:pPr>
      <w:r>
        <w:rPr>
          <w:rFonts w:hint="eastAsia"/>
        </w:rPr>
        <w:t>国资搜索历史记录功能在严格遵循国资信息保密规定的基础上，能够保留用户历史常用的检索词汇，且所有历史记录需与用户权限绑定，仅能展示该用户权限范围内的检索痕迹。用户可根据历史检索词汇快速搜索，避免二次录入，同时支持一键清除个人历史搜索记录，且清除操作需留下不可篡改的日志记录，确保符合国资数据安全审计要求。</w:t>
      </w:r>
    </w:p>
    <w:p w14:paraId="0266320A">
      <w:pPr>
        <w:pStyle w:val="7"/>
        <w:numPr>
          <w:ilvl w:val="5"/>
          <w:numId w:val="0"/>
        </w:numPr>
      </w:pPr>
      <w:r>
        <w:rPr>
          <w:rFonts w:hint="eastAsia" w:ascii="Times New Roman" w:hAnsi="Times New Roman" w:cs="宋体"/>
        </w:rPr>
        <w:t>6.1.16.3.1.6  国资搜索个性化</w:t>
      </w:r>
      <w:r>
        <w:rPr>
          <w:rFonts w:hint="eastAsia"/>
        </w:rPr>
        <w:t>排序</w:t>
      </w:r>
    </w:p>
    <w:p w14:paraId="259A5C96">
      <w:pPr>
        <w:ind w:firstLine="480"/>
      </w:pPr>
      <w:r>
        <w:rPr>
          <w:rFonts w:hint="eastAsia"/>
        </w:rPr>
        <w:t>国资搜索个性化排序功能主要是根据搜索关键词与搜索结果的相关性按照一定的逻辑顺序展示，将相关性高的文件排列在前（如检索“风险预警”时，将近期高风险企业的相关文档优先排序），减少用户点击率。也可根据文档的创建时间进行个性化排序，并在时间维度中嵌入监管周期特征（如按季度、年度等监管报表周期筛选）。</w:t>
      </w:r>
    </w:p>
    <w:p w14:paraId="2DDEADC1">
      <w:pPr>
        <w:pStyle w:val="7"/>
        <w:numPr>
          <w:ilvl w:val="5"/>
          <w:numId w:val="0"/>
        </w:numPr>
      </w:pPr>
      <w:r>
        <w:rPr>
          <w:rFonts w:hint="eastAsia" w:ascii="Times New Roman" w:hAnsi="Times New Roman" w:cs="宋体"/>
        </w:rPr>
        <w:t>6.1.16.3.1.7  国资搜索</w:t>
      </w:r>
      <w:r>
        <w:rPr>
          <w:rFonts w:hint="eastAsia"/>
        </w:rPr>
        <w:t>命中词反显</w:t>
      </w:r>
    </w:p>
    <w:p w14:paraId="52BC85A0">
      <w:pPr>
        <w:ind w:firstLine="480"/>
      </w:pPr>
      <w:r>
        <w:rPr>
          <w:rFonts w:hint="eastAsia"/>
        </w:rPr>
        <w:t>国资搜索命中词反显功能主要是将用户输入的关键词在搜索结果中以高亮方式突出显示来。命中词反显功能需在高亮显示用户输入关键词的基础上，自动识别该关键词在国资监管语境中的同义术语或关联概念（如检索“国企改革”时，同步高亮“国有企业改制”“混合所有制改革”等相关表述），并在文件标题、摘要中精准定位，便于用户快速捕捉与监管业务相关的核心信息。</w:t>
      </w:r>
    </w:p>
    <w:p w14:paraId="255F3407">
      <w:pPr>
        <w:pStyle w:val="7"/>
        <w:numPr>
          <w:ilvl w:val="5"/>
          <w:numId w:val="0"/>
        </w:numPr>
      </w:pPr>
      <w:r>
        <w:rPr>
          <w:rFonts w:hint="eastAsia" w:ascii="Times New Roman" w:hAnsi="Times New Roman" w:cs="宋体"/>
        </w:rPr>
        <w:t>6.1.16.3.1.8  国资搜索</w:t>
      </w:r>
      <w:r>
        <w:rPr>
          <w:rFonts w:hint="eastAsia"/>
        </w:rPr>
        <w:t>全文预览</w:t>
      </w:r>
    </w:p>
    <w:p w14:paraId="505BAF68">
      <w:pPr>
        <w:ind w:firstLine="480"/>
      </w:pPr>
      <w:r>
        <w:rPr>
          <w:rFonts w:hint="eastAsia"/>
        </w:rPr>
        <w:t>可以对搜索结果文档，直接进行预览。根据权限可以仿写、收藏和下载等操作。全文预览功能需基于文档的涉密等级与用户权限，提供差异化的预览体验：对于公开类文档，支持完整内容预览；对于内部涉密文档，预览时需自动屏蔽敏感字段（如企业核心财务数据、未公开交易信息）。根据用户权限等级，系统可提供符合国资管理规定的操作选项（如低权限用户仅支持预览，高权限用户在审批记录留痕后可进行仿写、收藏，下载操作需关联保密协议签订状态）。</w:t>
      </w:r>
    </w:p>
    <w:p w14:paraId="686511D4">
      <w:pPr>
        <w:pStyle w:val="7"/>
        <w:numPr>
          <w:ilvl w:val="5"/>
          <w:numId w:val="0"/>
        </w:numPr>
      </w:pPr>
      <w:r>
        <w:rPr>
          <w:rFonts w:hint="eastAsia" w:ascii="Times New Roman" w:hAnsi="Times New Roman" w:cs="宋体"/>
        </w:rPr>
        <w:t>6.1.16.3.1.9  国资信息个性化</w:t>
      </w:r>
      <w:r>
        <w:rPr>
          <w:rFonts w:hint="eastAsia"/>
        </w:rPr>
        <w:t>推荐</w:t>
      </w:r>
    </w:p>
    <w:p w14:paraId="0869E52F">
      <w:pPr>
        <w:ind w:firstLine="480"/>
      </w:pPr>
      <w:r>
        <w:rPr>
          <w:rFonts w:hint="eastAsia"/>
        </w:rPr>
        <w:t>基于用户的兴趣和需求，为用户提供个性化的推荐形式，并根据用户行为不断优化推荐结果，提高准确性和精准度。深度融合国资监管用户的业务角色与工作场景，基于用户在国资系统内的操作行为（如检索记录、文档查阅轨迹、业务办理类型等）构建专属行为画像，结合国资监管知识体系的业务关联性，为用户提供贴合其工作需求的个性化推荐内容。系统需具备动态学习能力，通过持续分析用户对推荐结果的点击、收藏、忽略等反馈行为，逐步提升推荐的准确性与精准度，确保推荐内容与用户实际监管工作高度匹配。</w:t>
      </w:r>
    </w:p>
    <w:p w14:paraId="6189F684">
      <w:pPr>
        <w:ind w:firstLine="480"/>
      </w:pPr>
      <w:r>
        <w:rPr>
          <w:rFonts w:hint="eastAsia"/>
        </w:rPr>
        <w:t>1、热门推荐</w:t>
      </w:r>
    </w:p>
    <w:p w14:paraId="04C319DF">
      <w:pPr>
        <w:ind w:firstLine="480"/>
      </w:pPr>
      <w:r>
        <w:rPr>
          <w:rFonts w:hint="eastAsia"/>
        </w:rPr>
        <w:t>热门推荐基于国资监管业务的优先级与用户角色权限，从后台维护的、经过合规性审核的国资专属知识资源中，筛选出与当前监管重点工作（如国企改革攻坚、重大风险防控）高度相关的热门内容，根据用户后台维护的推荐知识，进行列表显示，列表需明确标注知识的业务领域（如产权管理、考核分配）、适用场景及关联政策依据，帮助用户快速识别对其工作有直接参考价值的内容，提高用户获取知识的效率。</w:t>
      </w:r>
    </w:p>
    <w:p w14:paraId="4BC4336A">
      <w:pPr>
        <w:ind w:firstLine="480"/>
      </w:pPr>
      <w:r>
        <w:rPr>
          <w:rFonts w:hint="eastAsia"/>
        </w:rPr>
        <w:t>2、最新知识</w:t>
      </w:r>
    </w:p>
    <w:p w14:paraId="19E0D921">
      <w:pPr>
        <w:ind w:firstLine="480"/>
      </w:pPr>
      <w:r>
        <w:rPr>
          <w:rFonts w:hint="eastAsia"/>
        </w:rPr>
        <w:t>最新知识推荐需建立在对国资监管资源 “图书馆” 语料数据的动态监测与安全校验机制之上，仅对经过脱敏处理、符合信息发布规范的最新更新知识内容进行筛选。筛选并为用户提供最近更新的知识内容，展现知识的主题（关联国资监管业务目录）、更新时间、来源、关键词（匹配国资专业术语库）等数据，帮助用户及时获取与监管工作紧密相关的最新政策、操作指引及行业动态，且所有推荐内容均需经过权限校验，仅向用户开放其权限范围内的信息。3、热门问题</w:t>
      </w:r>
    </w:p>
    <w:p w14:paraId="61F694D6">
      <w:pPr>
        <w:ind w:firstLine="480"/>
      </w:pPr>
      <w:r>
        <w:rPr>
          <w:rFonts w:hint="eastAsia"/>
        </w:rPr>
        <w:t>热门问题推荐深度分析用户在国资系统内的搜索记录（过滤敏感查询）、问答交互偏好等行为数据，结合国资监管业务的常见痛点与高频需求，运用适配国资场景的个性化推荐算法，精准推送符合用户角色（如基层监管人员、决策分析人员）兴趣偏好的热点问题。运用个性化推荐能力，精准推送符合其兴趣偏好的热点问题，推荐结果根据国资监管业务类别（如企业运营监管、资产处置监管、合规审计监管等）进行归类整理，每个问题需关联权威解答（如政策条文引用、官方解读链接）及相关案例参考，确保推荐的问题及解答具有专业性、准确性和实践指导性。</w:t>
      </w:r>
    </w:p>
    <w:p w14:paraId="4BB8CB61">
      <w:pPr>
        <w:pStyle w:val="6"/>
        <w:numPr>
          <w:ilvl w:val="4"/>
          <w:numId w:val="0"/>
        </w:numPr>
      </w:pPr>
      <w:r>
        <w:rPr>
          <w:rFonts w:hint="eastAsia" w:eastAsia="宋体" w:cs="宋体"/>
        </w:rPr>
        <w:t xml:space="preserve">6.1.16.3.2  </w:t>
      </w:r>
      <w:r>
        <w:rPr>
          <w:rFonts w:hint="eastAsia"/>
        </w:rPr>
        <w:t>国资监管个性化问答</w:t>
      </w:r>
    </w:p>
    <w:p w14:paraId="0B5F28D3">
      <w:pPr>
        <w:ind w:firstLine="480"/>
      </w:pPr>
      <w:r>
        <w:rPr>
          <w:rFonts w:hint="eastAsia"/>
        </w:rPr>
        <w:t>国资监管个性化问答功能提供便捷贴合监管场景的问答服务，支持用户通过文字提问或上传监管文件进行咨询。系统依据用户在国资体系内的权限和核心业务需求，精准定位问题核心，并从构建的国资监管专业知识资源库中高效检索相关信息。该功能能够提供监管业务针对性强、内容详实的解答，并支持基于当前咨询内容与用户进行连续的深入交流，有效协助用户全面探究和解决复杂监管问题。</w:t>
      </w:r>
    </w:p>
    <w:p w14:paraId="5CADDF4C">
      <w:pPr>
        <w:ind w:firstLine="480"/>
      </w:pPr>
      <w:r>
        <w:rPr>
          <w:rFonts w:hint="eastAsia"/>
        </w:rPr>
        <w:t>以下为典型应用场景：</w:t>
      </w:r>
    </w:p>
    <w:p w14:paraId="155C4CBD">
      <w:pPr>
        <w:ind w:firstLine="480"/>
      </w:pPr>
      <w:r>
        <w:rPr>
          <w:rFonts w:hint="eastAsia"/>
        </w:rPr>
        <w:t>（1）政策条款精准查询场景：</w:t>
      </w:r>
    </w:p>
    <w:p w14:paraId="10F8B83E">
      <w:pPr>
        <w:ind w:firstLine="480"/>
      </w:pPr>
      <w:r>
        <w:rPr>
          <w:rFonts w:hint="eastAsia"/>
        </w:rPr>
        <w:t>用户咨询政策细则，例如：“央企境外投资需要履行哪些备案程序？”</w:t>
      </w:r>
    </w:p>
    <w:p w14:paraId="30C0E43D">
      <w:pPr>
        <w:ind w:firstLine="480"/>
      </w:pPr>
      <w:r>
        <w:rPr>
          <w:rFonts w:hint="eastAsia"/>
        </w:rPr>
        <w:t>系统解答：依据《中央企业境外投资监督管理办法》第十四条，需通过国资监管系统提交投资项目申请，并附可行性研究报告、风险评估报告，经董事会审议后报国资委备案。同时，系统提供备案流程图、申报材料模板及近三年典型案例供参考。</w:t>
      </w:r>
    </w:p>
    <w:p w14:paraId="7300B719">
      <w:pPr>
        <w:ind w:firstLine="480"/>
      </w:pPr>
      <w:r>
        <w:rPr>
          <w:rFonts w:hint="eastAsia"/>
        </w:rPr>
        <w:t>（2）监管流程与材料指引场景：</w:t>
      </w:r>
    </w:p>
    <w:p w14:paraId="7D7D2A19">
      <w:pPr>
        <w:ind w:firstLine="480"/>
      </w:pPr>
      <w:r>
        <w:rPr>
          <w:rFonts w:hint="eastAsia"/>
        </w:rPr>
        <w:t>用户咨询审批备案流程细节，例如：“申请发行债券需要准备哪些材料？”</w:t>
      </w:r>
    </w:p>
    <w:p w14:paraId="45C4F033">
      <w:pPr>
        <w:ind w:firstLine="480"/>
      </w:pPr>
      <w:r>
        <w:rPr>
          <w:rFonts w:hint="eastAsia"/>
        </w:rPr>
        <w:t>系统解答：需提交包括企业章程、近三年审计报告（需经具有证券期货业务资格的会计师事务所审计）、债券发行方案等在内的8类材料。系统提供完整的材料清单下载，并可直接链接至“债券申报系统”入口。</w:t>
      </w:r>
    </w:p>
    <w:p w14:paraId="2F3FBCC1">
      <w:pPr>
        <w:ind w:firstLine="480"/>
      </w:pPr>
      <w:r>
        <w:rPr>
          <w:rFonts w:hint="eastAsia"/>
        </w:rPr>
        <w:t>（3）产权登记与交易指引场景：</w:t>
      </w:r>
    </w:p>
    <w:p w14:paraId="3B3904FE">
      <w:pPr>
        <w:ind w:firstLine="480"/>
      </w:pPr>
      <w:r>
        <w:rPr>
          <w:rFonts w:hint="eastAsia"/>
        </w:rPr>
        <w:t>用户咨询产权登记/变更流程，例如：“新设立全资子公司，如何办理产权登记？”</w:t>
      </w:r>
    </w:p>
    <w:p w14:paraId="158145B0">
      <w:pPr>
        <w:ind w:firstLine="480"/>
      </w:pPr>
      <w:r>
        <w:rPr>
          <w:rFonts w:hint="eastAsia"/>
        </w:rPr>
        <w:t>系统解答：依据《企业国有资产产权登记管理办法》，需通过国资监管系统提交企业章程、出资人决议、验资报告等材料，系统校验通过后将生成电子产权证。系统同步提供《产权登记操作指南》及常见问题清单作为操作辅助。</w:t>
      </w:r>
    </w:p>
    <w:p w14:paraId="1B5B3A5F">
      <w:pPr>
        <w:pStyle w:val="7"/>
        <w:numPr>
          <w:ilvl w:val="5"/>
          <w:numId w:val="0"/>
        </w:numPr>
      </w:pPr>
      <w:r>
        <w:rPr>
          <w:rFonts w:hint="eastAsia" w:ascii="Times New Roman" w:hAnsi="Times New Roman" w:cs="宋体"/>
        </w:rPr>
        <w:t>6.1.16.3.2.1  国资问答</w:t>
      </w:r>
      <w:r>
        <w:rPr>
          <w:rFonts w:hint="eastAsia"/>
        </w:rPr>
        <w:t>能力切换</w:t>
      </w:r>
    </w:p>
    <w:p w14:paraId="15DB024A">
      <w:pPr>
        <w:ind w:firstLine="480"/>
      </w:pPr>
      <w:r>
        <w:rPr>
          <w:rFonts w:hint="eastAsia"/>
        </w:rPr>
        <w:t>国资监管个性化问答提供监管实际场景的能力切换的功能，用户可以基于表格分析、政策解读、风险评估等多种国资监管特有的特定场景。用户在进行表格分析时，快速对比不同企业同一时期或同一企业不同时期的财务数据、经营指标等。结合具体的监管需求与业务能力，对所应用的问答能力进行快速切换，便于输出更贴合国资监管实际工作流程、精准匹配业务要求。</w:t>
      </w:r>
    </w:p>
    <w:p w14:paraId="0DF39811">
      <w:pPr>
        <w:pStyle w:val="7"/>
        <w:numPr>
          <w:ilvl w:val="5"/>
          <w:numId w:val="0"/>
        </w:numPr>
      </w:pPr>
      <w:r>
        <w:rPr>
          <w:rFonts w:hint="eastAsia" w:ascii="Times New Roman" w:hAnsi="Times New Roman" w:cs="宋体"/>
        </w:rPr>
        <w:t>6.1.16.3.2.2  国资问答</w:t>
      </w:r>
      <w:r>
        <w:rPr>
          <w:rFonts w:hint="eastAsia"/>
        </w:rPr>
        <w:t>融合识别</w:t>
      </w:r>
    </w:p>
    <w:p w14:paraId="551D8D14">
      <w:pPr>
        <w:ind w:firstLine="480"/>
      </w:pPr>
      <w:r>
        <w:rPr>
          <w:rFonts w:hint="eastAsia"/>
        </w:rPr>
        <w:t>1.文本识别</w:t>
      </w:r>
    </w:p>
    <w:p w14:paraId="69BA2E5A">
      <w:pPr>
        <w:ind w:firstLine="480"/>
      </w:pPr>
      <w:r>
        <w:rPr>
          <w:rFonts w:hint="eastAsia"/>
        </w:rPr>
        <w:t>对用户通过文字输入的涉及国资监管的问题、指令或描述，结合国资专业术语体系与业务逻辑进行语义分析、语法理解等处理，在“三重一大”决策制度执行中，可精准提取其中企业名称、监管指标、政策依据等关键监管信息和查询、审批、预警等业务意图，确保理解符合国资监管语境。</w:t>
      </w:r>
    </w:p>
    <w:p w14:paraId="269116BA">
      <w:pPr>
        <w:ind w:firstLine="480"/>
      </w:pPr>
      <w:r>
        <w:rPr>
          <w:rFonts w:hint="eastAsia"/>
        </w:rPr>
        <w:t>2.文件识别</w:t>
      </w:r>
    </w:p>
    <w:p w14:paraId="2721A3DB">
      <w:pPr>
        <w:ind w:firstLine="480"/>
      </w:pPr>
      <w:r>
        <w:rPr>
          <w:rFonts w:hint="eastAsia"/>
        </w:rPr>
        <w:t>精准捕获国资领域特有的海量文本数据，如政策文件、公文附件、会议纪要、监管报告、评估报告、审计报告、财务报告等，对于政策文件，可快速定位章节、条款等关键部分；对于财务报告，能快速定位资产负债表、利润表、现金流量表等核心内容。按照国资监管数据标准转化为结构化数据进行分析处理。</w:t>
      </w:r>
    </w:p>
    <w:p w14:paraId="5097CA92">
      <w:pPr>
        <w:pStyle w:val="7"/>
        <w:numPr>
          <w:ilvl w:val="5"/>
          <w:numId w:val="0"/>
        </w:numPr>
      </w:pPr>
      <w:r>
        <w:rPr>
          <w:rFonts w:hint="eastAsia" w:ascii="Times New Roman" w:hAnsi="Times New Roman" w:cs="宋体"/>
        </w:rPr>
        <w:t>6.1.16.3.2.3  国资问答主动</w:t>
      </w:r>
      <w:r>
        <w:rPr>
          <w:rFonts w:hint="eastAsia"/>
        </w:rPr>
        <w:t>感知</w:t>
      </w:r>
    </w:p>
    <w:p w14:paraId="6A431DDA">
      <w:pPr>
        <w:ind w:firstLine="480"/>
      </w:pPr>
      <w:r>
        <w:rPr>
          <w:rFonts w:hint="eastAsia"/>
        </w:rPr>
        <w:t>国资问答主动感知服务聚焦国资监管对话场景，主要是提取、理解和维护对话过程中的信息，例如用户之前提出的监管问题、涉及的政策依据、提及的企业名称、讨论的监管指标和对话历史等，系统会对这些信息进行分类整理和关联存储，帮助系统在后续对话中快速理解用户的意图，如用户之前询问过某企业的资产负债率，再次提及该企业时，系统能关联到相关指标，避免在监管业务询问中出现重复提问和回答的情况。</w:t>
      </w:r>
    </w:p>
    <w:p w14:paraId="2BDD13BB">
      <w:pPr>
        <w:ind w:firstLine="480"/>
      </w:pPr>
      <w:r>
        <w:rPr>
          <w:rFonts w:hint="eastAsia"/>
        </w:rPr>
        <w:t>1.对话管理</w:t>
      </w:r>
    </w:p>
    <w:p w14:paraId="5B4AB71C">
      <w:pPr>
        <w:ind w:firstLine="480"/>
      </w:pPr>
      <w:r>
        <w:rPr>
          <w:rFonts w:hint="eastAsia"/>
        </w:rPr>
        <w:t>依据国资监管业务体系控制对话的流程，涵盖企业准入监管、日常运营监管、违规处置等多个方面，确保对话能够按照监管工作的逻辑进行。它负责维护对话信息，如用户的历史监管提问、当前涉及的监管环节、已提供的政策依据等，并根据这些信息来决定下一步的响应。在处理企业违规问题时，会先了解违规事实，再依据相关政策给出处置建议，保障与监管业务流程的一致性。</w:t>
      </w:r>
    </w:p>
    <w:p w14:paraId="5C5FA6A1">
      <w:pPr>
        <w:ind w:firstLine="480"/>
      </w:pPr>
      <w:r>
        <w:rPr>
          <w:rFonts w:hint="eastAsia"/>
        </w:rPr>
        <w:t>2.反馈处理</w:t>
      </w:r>
    </w:p>
    <w:p w14:paraId="5C88592F">
      <w:pPr>
        <w:ind w:firstLine="480"/>
      </w:pPr>
      <w:r>
        <w:rPr>
          <w:rFonts w:hint="eastAsia"/>
        </w:rPr>
        <w:t>接收并处理用户针对监管问答的反馈，如肯定、否定、疑问等。系统会根据用户的反馈来调整对话流程，当用户给出肯定反馈时，系统会强化该类响应方式；若用户否定，会详细分析原因，重新调整回答思路。如用户对某一国资监管政策解读的反馈为否定，系统会重新查阅相关政策文件，结合用户可能的理解偏差进行修正。同时，能根据用户的疑问提供更多监管依据、澄清监管政策细节、更改监管话题等，以提高对话的效率和用户体验。</w:t>
      </w:r>
    </w:p>
    <w:p w14:paraId="75D25316">
      <w:pPr>
        <w:ind w:firstLine="480"/>
      </w:pPr>
      <w:r>
        <w:rPr>
          <w:rFonts w:hint="eastAsia"/>
        </w:rPr>
        <w:t>3.信息记忆</w:t>
      </w:r>
    </w:p>
    <w:p w14:paraId="20CA6C3A">
      <w:pPr>
        <w:ind w:firstLine="480"/>
      </w:pPr>
      <w:r>
        <w:rPr>
          <w:rFonts w:hint="eastAsia"/>
        </w:rPr>
        <w:t>在多轮对话中，系统需要记住用户涉及的监管提问历史信息，包括问题内容、时间、相关企业、政策条款等。按照国资数据管理规范，存储和检索相关信息，通过资源“图书馆”建立国资监管信息资源更新机制，当相关政策发生变化或企业信息更新时，会及时更新记忆中的内容，确保对话围绕监管业务的连贯性和一致性。</w:t>
      </w:r>
    </w:p>
    <w:p w14:paraId="10A6C304">
      <w:pPr>
        <w:ind w:firstLine="480"/>
      </w:pPr>
      <w:r>
        <w:rPr>
          <w:rFonts w:hint="eastAsia"/>
        </w:rPr>
        <w:t>4.多轮对话策略</w:t>
      </w:r>
    </w:p>
    <w:p w14:paraId="6894310A">
      <w:pPr>
        <w:ind w:firstLine="480"/>
      </w:pPr>
      <w:r>
        <w:rPr>
          <w:rFonts w:hint="eastAsia"/>
        </w:rPr>
        <w:t>依据国资监管业务目标制定和调整多轮对话的策略和规则，涉及准确解答监管疑问、提供合规解决方案、辅助监管决策等，以确保对话能够按照预设的目标和效果进行。包括引导用户提问、澄清问题、提供信息、推荐解决方案等步骤。在对话过程中，会根据用户的回答和反应灵活调整策略，包括引导用户明确监管提问，如当用户问题模糊时，通过举例让用户更清晰地表达需求；澄清监管细节，对关键信息进行确认；提供政策依据，引用具体的政策条文支持观点；推荐合规解决方案，结合企业实际情况和政策要求给出可行建议等步骤，贴合监管工作实际需求。</w:t>
      </w:r>
    </w:p>
    <w:p w14:paraId="182A3C81">
      <w:pPr>
        <w:pStyle w:val="7"/>
        <w:numPr>
          <w:ilvl w:val="5"/>
          <w:numId w:val="0"/>
        </w:numPr>
      </w:pPr>
      <w:r>
        <w:rPr>
          <w:rFonts w:hint="eastAsia" w:ascii="Times New Roman" w:hAnsi="Times New Roman" w:cs="宋体"/>
        </w:rPr>
        <w:t>6.1.16.3.2.4  国资问答</w:t>
      </w:r>
      <w:r>
        <w:rPr>
          <w:rFonts w:hint="eastAsia"/>
        </w:rPr>
        <w:t>深度检索</w:t>
      </w:r>
    </w:p>
    <w:p w14:paraId="275FDB9C">
      <w:pPr>
        <w:ind w:firstLine="480"/>
      </w:pPr>
      <w:r>
        <w:rPr>
          <w:rFonts w:hint="eastAsia"/>
        </w:rPr>
        <w:t>国资问答深度检索功能主要是在符合国资监管要求、经合规训练和调优后的文档资源“图书馆”中进行检索，以获取相关的知识和答案。不仅能根据关键词匹配相关内容，还能结合监管业务逻辑进行关联检索，如检索“国有资产流失”时，会同时关联到相关的处置案例、责任追究条款等。同时，系统能够基于国资监管逻辑进行推断，从已有的监管知识中推断出新的结论。如根据某企业的经营数据和相关政策，推断其是否存在违规风险，确保推断结果的合规性，为监管决策提供有力支持。</w:t>
      </w:r>
    </w:p>
    <w:p w14:paraId="2378B2BC">
      <w:pPr>
        <w:pStyle w:val="7"/>
        <w:numPr>
          <w:ilvl w:val="5"/>
          <w:numId w:val="0"/>
        </w:numPr>
      </w:pPr>
      <w:r>
        <w:rPr>
          <w:rFonts w:hint="eastAsia" w:ascii="Times New Roman" w:hAnsi="Times New Roman" w:cs="宋体"/>
        </w:rPr>
        <w:t>6.1.16.3.2.5  国资问答</w:t>
      </w:r>
      <w:r>
        <w:rPr>
          <w:rFonts w:hint="eastAsia"/>
        </w:rPr>
        <w:t>历史记录</w:t>
      </w:r>
    </w:p>
    <w:p w14:paraId="686D9F93">
      <w:pPr>
        <w:ind w:firstLine="480"/>
      </w:pPr>
      <w:r>
        <w:rPr>
          <w:rFonts w:hint="eastAsia"/>
        </w:rPr>
        <w:t>按照国资信息安全管理规定，可以自动保存用户的问答记录，包括用户的问题、系统的回答、对话时间等详细信息。可以按时间、关键词、企业名称等多种方式一键查询。同时能够对用户的问题和行为记录进行符合监管要求处理。</w:t>
      </w:r>
    </w:p>
    <w:p w14:paraId="508FBCF8">
      <w:pPr>
        <w:pStyle w:val="7"/>
        <w:numPr>
          <w:ilvl w:val="5"/>
          <w:numId w:val="0"/>
        </w:numPr>
      </w:pPr>
      <w:r>
        <w:rPr>
          <w:rFonts w:hint="eastAsia" w:ascii="Times New Roman" w:hAnsi="Times New Roman" w:cs="宋体"/>
        </w:rPr>
        <w:t>6.1.16.3.2.6  国资问答个性化输出</w:t>
      </w:r>
    </w:p>
    <w:p w14:paraId="35514585">
      <w:pPr>
        <w:ind w:firstLine="480"/>
      </w:pPr>
      <w:r>
        <w:rPr>
          <w:rFonts w:hint="eastAsia"/>
        </w:rPr>
        <w:t>国资问答个性化输出功能主要是基于所理解的用户意图和对话信息，通过训练后的资源“图书馆”提供贴合用户业务场景的个性化输出内容。用户可以将输出的文字内容，插入到国资监管个性化写作的正文中，确保内容风格与监管文书一致。同时支持输出内容的信源索引，清晰关联政策文件的文号、监管数据的来源渠道、案例的出处等，以此保障内容可追溯、可考证、可信赖。</w:t>
      </w:r>
    </w:p>
    <w:p w14:paraId="09E4C77A">
      <w:pPr>
        <w:pStyle w:val="7"/>
        <w:numPr>
          <w:ilvl w:val="5"/>
          <w:numId w:val="0"/>
        </w:numPr>
      </w:pPr>
      <w:r>
        <w:rPr>
          <w:rFonts w:hint="eastAsia" w:ascii="Times New Roman" w:hAnsi="Times New Roman" w:cs="宋体"/>
        </w:rPr>
        <w:t>6.1.16.3.2.7  国资</w:t>
      </w:r>
      <w:r>
        <w:rPr>
          <w:rFonts w:hint="eastAsia"/>
        </w:rPr>
        <w:t>问答反馈</w:t>
      </w:r>
    </w:p>
    <w:p w14:paraId="28C543BA">
      <w:pPr>
        <w:ind w:firstLine="480"/>
      </w:pPr>
      <w:r>
        <w:rPr>
          <w:rFonts w:hint="eastAsia"/>
        </w:rPr>
        <w:t>国资问答反馈能够支持对国资监管个性化问答输出的内容进行复制、重新生成、点赞、踩一下，踩一下时能够通过弹窗输入反馈意见。当用户选择复制时，可快速将内容粘贴到其他文档中；重新生成则能让系统基于相同问题提供不同的回答思路。当用户选择踩一下时，能够通过弹窗输入具体的反馈意见，包括内容错误、表述不清、不符合业务需求等类型，并可附上相关的政策依据或实际案例。反馈内容将直接关联至国资监管业务知识库的优化，更新知识库中的相关内容，确保后续问答内容更贴合监管实际需求，不断提升系统的准确性和实用性。</w:t>
      </w:r>
    </w:p>
    <w:p w14:paraId="32C3F716">
      <w:pPr>
        <w:pStyle w:val="6"/>
        <w:numPr>
          <w:ilvl w:val="4"/>
          <w:numId w:val="0"/>
        </w:numPr>
      </w:pPr>
      <w:r>
        <w:rPr>
          <w:rFonts w:hint="eastAsia" w:eastAsia="宋体" w:cs="宋体"/>
        </w:rPr>
        <w:t xml:space="preserve">6.1.16.3.3  </w:t>
      </w:r>
      <w:r>
        <w:rPr>
          <w:rFonts w:hint="eastAsia"/>
        </w:rPr>
        <w:t>国资监管个性化写作</w:t>
      </w:r>
    </w:p>
    <w:p w14:paraId="22EAC988">
      <w:pPr>
        <w:ind w:firstLine="480"/>
      </w:pPr>
      <w:r>
        <w:rPr>
          <w:rFonts w:hint="eastAsia"/>
        </w:rPr>
        <w:t>国资监管个性化写作功能聚焦国资监管文书的规范性与专业性，为用户提供全面的写作支持。它提供多种贴合监管场景的写作模式，包括国资监管文书标题辅助拟定、关键词引导创作以及分步骤的写作向导，覆盖法定文书、事务文书及其他多种国资监管业务文体。该功能具备强大的文本处理能力，可辅助完成国资监管文件的模仿创作、内容扩展、精炼摘要、后续撰写及语言润色，有效应对不同场景和类型的行文需求。同时，系统内置丰富的公文素材库与范文库，方便用户快速查阅参考，显著提升文章写作的质量与效率。以下为场景示例：</w:t>
      </w:r>
    </w:p>
    <w:p w14:paraId="24422546">
      <w:pPr>
        <w:ind w:firstLine="480"/>
      </w:pPr>
      <w:r>
        <w:rPr>
          <w:rFonts w:hint="eastAsia"/>
        </w:rPr>
        <w:t>1、日常公文写作场景：自动形成请示、批复、通知等标准化公文（如《关于 XX 企业重大投资事项的批复》《关于开展国资监管数据核查工作的通知》），支持模板化套用、关键信息自动填充（如企业名称、事项名称、时间节点）。</w:t>
      </w:r>
    </w:p>
    <w:p w14:paraId="189CB11E">
      <w:pPr>
        <w:ind w:firstLine="480"/>
      </w:pPr>
      <w:r>
        <w:rPr>
          <w:rFonts w:hint="eastAsia"/>
        </w:rPr>
        <w:t>2、会议材料辅助编制场景：根据会议主题（如国资监管工作会议、企业座谈会），自动形成领导讲话稿、会议纪要框架，整合参会发言要点并提炼决策事项（如 “会议决议事项清单”“下一步工作分工”）。</w:t>
      </w:r>
    </w:p>
    <w:p w14:paraId="4E4398B3">
      <w:pPr>
        <w:ind w:firstLine="480"/>
      </w:pPr>
      <w:r>
        <w:rPr>
          <w:rFonts w:hint="eastAsia"/>
        </w:rPr>
        <w:t>3、国资监管年度 / 专项报告场景：自动整合企业财务数据（如资产总额、营收利润、投资情况）、监管指标（如 “两利四率”）及重点工作进展，输出标准化报告（如《中央企业年度经营情况报告》《国资监管效能评估报告》）。</w:t>
      </w:r>
    </w:p>
    <w:p w14:paraId="1245EBD6">
      <w:pPr>
        <w:ind w:firstLine="480"/>
      </w:pPr>
      <w:r>
        <w:rPr>
          <w:rFonts w:hint="eastAsia"/>
        </w:rPr>
        <w:t>4、国企考核与整改文件场景：根据年度经营业绩考核结果，自动输出《企业负责人考核意见》《整改通知书》，包含考核得分、问题分析（如 “成本控制不足”“科技创新投入偏低”）及改进要求。</w:t>
      </w:r>
    </w:p>
    <w:p w14:paraId="1F753E4C">
      <w:pPr>
        <w:pStyle w:val="7"/>
        <w:numPr>
          <w:ilvl w:val="5"/>
          <w:numId w:val="0"/>
        </w:numPr>
      </w:pPr>
      <w:r>
        <w:rPr>
          <w:rFonts w:hint="eastAsia" w:ascii="Times New Roman" w:hAnsi="Times New Roman" w:cs="宋体"/>
        </w:rPr>
        <w:t>6.1.16.3.3.1  国资监管</w:t>
      </w:r>
      <w:r>
        <w:rPr>
          <w:rFonts w:hint="eastAsia"/>
        </w:rPr>
        <w:t>标题写作</w:t>
      </w:r>
    </w:p>
    <w:p w14:paraId="6FE39D02">
      <w:pPr>
        <w:ind w:firstLine="480"/>
      </w:pPr>
      <w:r>
        <w:rPr>
          <w:rFonts w:hint="eastAsia"/>
        </w:rPr>
        <w:t>国资监管标题写作功能主要是对用户输入的标题进行语义分析，精准把握核心主题（如“国企改革进展报告”中的改革推进情况）和年度总结、专项督查、政策解读等业务场景，结合用户给定的写作要求（如行文风格、详略程度）、关键词（如 “保值增值”“风险防控”）和仿写文件等要素，从资源库中匹配相似类型公文的结构和内容框架（如请示文的“事由-请示事项-依据”结构、报告文的“现状 -问题-建议”结构），生成符合标题要求且贴合国资监管规范的文章，并通过编辑修改最终完成公文写作。支持用户在线修改文章结构、行文逻辑，以及通过问答方式生成文字并插入到正文中，同时用户也可以上传指定文件仿写公文，系统优先参照国资公文的格式标准（如文号编排、落款规范）进行适配，确保仿写内容符合监管文书的严肃性要求。</w:t>
      </w:r>
    </w:p>
    <w:p w14:paraId="0A0B46CC">
      <w:pPr>
        <w:pStyle w:val="7"/>
        <w:numPr>
          <w:ilvl w:val="5"/>
          <w:numId w:val="0"/>
        </w:numPr>
      </w:pPr>
      <w:r>
        <w:rPr>
          <w:rFonts w:hint="eastAsia" w:ascii="Times New Roman" w:hAnsi="Times New Roman" w:cs="宋体"/>
        </w:rPr>
        <w:t>6.1.16.3.3.2  国资监管</w:t>
      </w:r>
      <w:r>
        <w:rPr>
          <w:rFonts w:hint="eastAsia"/>
        </w:rPr>
        <w:t>向导式写作</w:t>
      </w:r>
    </w:p>
    <w:p w14:paraId="6DA7B754">
      <w:pPr>
        <w:ind w:firstLine="480"/>
      </w:pPr>
      <w:r>
        <w:rPr>
          <w:rFonts w:hint="eastAsia"/>
        </w:rPr>
        <w:t>国资监管向导式写作功能聚焦国资监管领域的监管报告、考核通知、批复文件等结构性文档的写作需要，通过基础信息、摘要信息、大纲信息、文章写作等步骤，精准把握核心主题和业务场景，逐步引导用户完成文章撰写。用户首先根据指定的写作分类（如行政公文、业务报告等）、稿件分类、稿件类型、写作场景（如季度监管总结、专项整改要求等）、稿件标题、写作篇幅、关键词、仿写文件和上传的参考资料（如上级政策文件、企业上报数据）等信息形成符合国资办公及业务规范的摘要，之后基于摘要输出包含一级标题、二级标题及核心要点的文章大纲，用户可按需改写、调整大纲（如将“问题分析”前置以突出监管重点），大纲确定后，系统调用国资监管业务文档库中的同类范文结构与专业表述，自动进行公文写作形成临时文档，供用户按需调整修改，用户可对内容进行细节调整（如补充具体监管案例、修正监管数据引用），最终形成符合国资监管业务要求的文章。</w:t>
      </w:r>
    </w:p>
    <w:p w14:paraId="56310CB2">
      <w:pPr>
        <w:pStyle w:val="7"/>
        <w:numPr>
          <w:ilvl w:val="5"/>
          <w:numId w:val="0"/>
        </w:numPr>
      </w:pPr>
      <w:r>
        <w:rPr>
          <w:rFonts w:hint="eastAsia" w:ascii="Times New Roman" w:hAnsi="Times New Roman" w:cs="宋体"/>
        </w:rPr>
        <w:t xml:space="preserve">6.1.16.3.3.3  </w:t>
      </w:r>
      <w:r>
        <w:rPr>
          <w:rFonts w:hint="eastAsia"/>
        </w:rPr>
        <w:t>国资监管文件仿写</w:t>
      </w:r>
    </w:p>
    <w:p w14:paraId="32C0FA2E">
      <w:pPr>
        <w:ind w:firstLine="480"/>
      </w:pPr>
      <w:r>
        <w:rPr>
          <w:rFonts w:hint="eastAsia"/>
        </w:rPr>
        <w:t>国资监管文件仿写功能主要是根据用户给定的公文标题、类型（如产权登记批复、资产评估备案表）、关键词、篇幅等要求，并上传仿写文档，分析参考仿写文件的格式、篇章结构、正文表述、用词习惯（如“依规”“鉴于”等监管领域常用词汇）等信息，按照全文或者选择特定段落、文本进行公文仿写（如仿写“风险提示函”中的预警表述部分），确保生成内容在结构和风格上与仿写文件高度一致，同时严格遵循国资监管文件的最新规范，提高文章写作效率。同时，用户通过资源“图书馆”阅览文章时，也可以一键触发仿写功能，系统会自动匹配该文章对应的国资业务类型，确保仿写方向符合监管场景需求。</w:t>
      </w:r>
    </w:p>
    <w:p w14:paraId="304A97AB">
      <w:pPr>
        <w:pStyle w:val="7"/>
        <w:numPr>
          <w:ilvl w:val="5"/>
          <w:numId w:val="0"/>
        </w:numPr>
      </w:pPr>
      <w:r>
        <w:rPr>
          <w:rFonts w:hint="eastAsia" w:ascii="Times New Roman" w:hAnsi="Times New Roman" w:cs="宋体"/>
        </w:rPr>
        <w:t xml:space="preserve">6.1.16.3.3.4  </w:t>
      </w:r>
      <w:r>
        <w:rPr>
          <w:rFonts w:hint="eastAsia"/>
        </w:rPr>
        <w:t>国资监管文件扩写</w:t>
      </w:r>
    </w:p>
    <w:p w14:paraId="38A9569C">
      <w:pPr>
        <w:ind w:firstLine="480"/>
      </w:pPr>
      <w:r>
        <w:rPr>
          <w:rFonts w:hint="eastAsia"/>
        </w:rPr>
        <w:t>国资监管文件扩写功能主要是根据用户选定的特定段落、文本（如“某企业存在经营风险”），按照其逻辑主线（如风险表现-成因-影响）、主旨意图和业务场景（如年度审计报告中的风险章节），由系统自动补充符合国资监管语境的细节内容、调整措辞，从而输出对应内容，例如，扩写时可增加资产负债率超标幅度等具体风险指标数据、政策依据（如《企业国有资产监督管理暂行条例》中关于风险管控的条款）、同类案例参考（如某企业因类似风险导致的损失案例），同时调整措辞使其更贴合监管文书的严谨性（如将“有问题”改为“存在合规性瑕疵”），将原本简单的文本丰富为兼具数据支撑和政策依据的完整段落。支持刷新扩写内容，并能够对扩写内容进行删减冗余案例、补充企业具体情况等方面编辑。</w:t>
      </w:r>
    </w:p>
    <w:p w14:paraId="536C7031">
      <w:pPr>
        <w:pStyle w:val="7"/>
        <w:numPr>
          <w:ilvl w:val="5"/>
          <w:numId w:val="0"/>
        </w:numPr>
      </w:pPr>
      <w:r>
        <w:rPr>
          <w:rFonts w:hint="eastAsia" w:ascii="Times New Roman" w:hAnsi="Times New Roman" w:cs="宋体"/>
        </w:rPr>
        <w:t xml:space="preserve">6.1.16.3.3.5  </w:t>
      </w:r>
      <w:r>
        <w:rPr>
          <w:rFonts w:hint="eastAsia"/>
        </w:rPr>
        <w:t>国资监管文件缩写</w:t>
      </w:r>
    </w:p>
    <w:p w14:paraId="0218F99F">
      <w:pPr>
        <w:ind w:firstLine="480"/>
      </w:pPr>
      <w:r>
        <w:rPr>
          <w:rFonts w:hint="eastAsia"/>
        </w:rPr>
        <w:t>国资监管文件缩写功能主要是根据用户选定的特定段落或文本，在保留原文核心数据、政策结论、监管要求等关键信息的前提下，自动过滤掉冗余修饰词、重复表述以及次要信息，形成缩减内容，减少原文篇幅。例如，对“某企业在2024年度经营过程中，由于市场环境变化、内部管理调整等多种因素影响，导致净利润较上年有所下降，其中主要原因是第三季度的投资收益未达预期”缩写后可为“某企业2024年净利润下降，主因三季度投资收益未达预期”。支持刷新扩写内容，并能够对缩写内容进行编辑。</w:t>
      </w:r>
    </w:p>
    <w:p w14:paraId="132CF8DE">
      <w:pPr>
        <w:pStyle w:val="7"/>
        <w:numPr>
          <w:ilvl w:val="5"/>
          <w:numId w:val="0"/>
        </w:numPr>
      </w:pPr>
      <w:r>
        <w:rPr>
          <w:rFonts w:hint="eastAsia" w:ascii="Times New Roman" w:hAnsi="Times New Roman" w:cs="宋体"/>
        </w:rPr>
        <w:t xml:space="preserve">6.1.16.3.3.6  </w:t>
      </w:r>
      <w:r>
        <w:rPr>
          <w:rFonts w:hint="eastAsia"/>
        </w:rPr>
        <w:t>国资监管文件续写</w:t>
      </w:r>
    </w:p>
    <w:p w14:paraId="3F5427A8">
      <w:pPr>
        <w:ind w:firstLine="480"/>
      </w:pPr>
      <w:r>
        <w:rPr>
          <w:rFonts w:hint="eastAsia"/>
        </w:rPr>
        <w:t>国资监管文件续写功能主要是根据用户选定的特定段落或文本，分析文章主旨意图（如强化国有资产管控）、情感基调、写作风格，生成续写内容，为用户提供灵感帮助。例如，前文提及“加强产权管理”，续写时可补充“具体包括开展产权登记专项核查，重点排查无偿划转、协议转让等环节的合规性，建立问题台账并限期整改”等具体监管措施，并引用相关政策依据（如《企业国有资产产权登记管理办法》）增强权威性。支持刷新续写内容，并能够对续写内容进行编辑。</w:t>
      </w:r>
    </w:p>
    <w:p w14:paraId="1A821BB2">
      <w:pPr>
        <w:pStyle w:val="7"/>
        <w:numPr>
          <w:ilvl w:val="5"/>
          <w:numId w:val="0"/>
        </w:numPr>
      </w:pPr>
      <w:r>
        <w:rPr>
          <w:rFonts w:hint="eastAsia" w:ascii="Times New Roman" w:hAnsi="Times New Roman" w:cs="宋体"/>
        </w:rPr>
        <w:t xml:space="preserve">6.1.16.3.3.7  </w:t>
      </w:r>
      <w:r>
        <w:rPr>
          <w:rFonts w:hint="eastAsia"/>
        </w:rPr>
        <w:t>国资监管文件润色</w:t>
      </w:r>
    </w:p>
    <w:p w14:paraId="0C6D2FF8">
      <w:pPr>
        <w:ind w:firstLine="480"/>
      </w:pPr>
      <w:r>
        <w:rPr>
          <w:rFonts w:hint="eastAsia"/>
        </w:rPr>
        <w:t>国资监管文件润色功能主要是根据用户选定的特定段落或文本，在逻辑连贯的前提下，优化相关词汇、句子结构、风格、格式，使其符合国资监管文书的规范要求。，词汇优化方面，将口语化表达替换为监管专业术语；句子结构优化方面，调整冗长句式为简洁明了的表述；风格优化方面，确保整体基调与文书类型匹配（如批复文件的权威性、报告文件的客观性）；格式优化方面，统一标点符号使用、规范数据表述等。润色后形成的内容既保持原意，又提升文章的专业性和严谨性，提升文章写作质量。支持刷新润色内容，并能够对润色内容进行编辑。</w:t>
      </w:r>
    </w:p>
    <w:p w14:paraId="53D5E854">
      <w:pPr>
        <w:pStyle w:val="6"/>
        <w:numPr>
          <w:ilvl w:val="4"/>
          <w:numId w:val="0"/>
        </w:numPr>
      </w:pPr>
      <w:r>
        <w:rPr>
          <w:rFonts w:hint="eastAsia" w:eastAsia="宋体" w:cs="宋体"/>
        </w:rPr>
        <w:t xml:space="preserve">6.1.16.3.4  </w:t>
      </w:r>
      <w:r>
        <w:rPr>
          <w:rFonts w:hint="eastAsia"/>
        </w:rPr>
        <w:t>国资监管个性化校核</w:t>
      </w:r>
    </w:p>
    <w:p w14:paraId="503EB0F0">
      <w:pPr>
        <w:ind w:firstLine="480"/>
      </w:pPr>
      <w:r>
        <w:rPr>
          <w:rFonts w:hint="eastAsia"/>
        </w:rPr>
        <w:t>国资监管个性化校核基于适配国资业务的纠偏能力对国资委相关文件内容展开全方位、多层次的深度剖析，快速准确排查文中错误。从国资监管文本规范性、地名、领导排序、职务排序、敏感词、法律法规等维度出发，深度理解和识别国资监管文书中常见常犯的各类错误，并提供自动校对、智能纠错、在线纠错等功能，确保国资监管文书在语言文字、思想导向、法律合规以及内容引用等方面的准确性、规范性且符合国资监管要求。以下为场景示例：</w:t>
      </w:r>
    </w:p>
    <w:p w14:paraId="1016B989">
      <w:pPr>
        <w:ind w:firstLine="480"/>
      </w:pPr>
      <w:r>
        <w:rPr>
          <w:rFonts w:hint="eastAsia"/>
        </w:rPr>
        <w:t>1、标准化公文格式与流程规范性校验场景：对请示、批复、通知、会议纪要等公文进行格式校核，确保符合《党政机关公文处理工作条例》及国资委内部模板要求，同时检查流程完整性（如是否越级行文、密级标注是否正确）。</w:t>
      </w:r>
    </w:p>
    <w:p w14:paraId="52D88826">
      <w:pPr>
        <w:ind w:firstLine="480"/>
      </w:pPr>
      <w:r>
        <w:rPr>
          <w:rFonts w:hint="eastAsia"/>
        </w:rPr>
        <w:t>2、政策文件合规性校验场景：对国资委起草的政策文件（如改革方案、监管细则、指导意见等）进行合规性校核，自动比对《企业国有资产法》《公司法》《中央企业违规经营投资责任追究办法》等上位法，检查是否存在条款冲突、法律引用错误或监管要求遗漏。</w:t>
      </w:r>
    </w:p>
    <w:p w14:paraId="57EBE94D">
      <w:pPr>
        <w:ind w:firstLine="480"/>
      </w:pPr>
      <w:r>
        <w:rPr>
          <w:rFonts w:hint="eastAsia"/>
        </w:rPr>
        <w:t>3、企业报送文件合规审查场景：对国企提交的公司章程、管理制度、重大决策文件（如并购方案、产权转让协议）进行合规性校核，确保符合国资监管规则（如 “三重一大” 决策程序、资产评估规定、股权管理要求）。</w:t>
      </w:r>
    </w:p>
    <w:p w14:paraId="10622477">
      <w:pPr>
        <w:pStyle w:val="7"/>
        <w:numPr>
          <w:ilvl w:val="5"/>
          <w:numId w:val="0"/>
        </w:numPr>
      </w:pPr>
      <w:r>
        <w:rPr>
          <w:rFonts w:hint="eastAsia" w:ascii="Times New Roman" w:hAnsi="Times New Roman" w:cs="宋体"/>
        </w:rPr>
        <w:t>6.1.16.3.4.1  国资</w:t>
      </w:r>
      <w:r>
        <w:rPr>
          <w:rFonts w:hint="eastAsia"/>
        </w:rPr>
        <w:t>文本规范校核</w:t>
      </w:r>
    </w:p>
    <w:p w14:paraId="201D9584">
      <w:pPr>
        <w:ind w:firstLine="480"/>
      </w:pPr>
      <w:r>
        <w:rPr>
          <w:rFonts w:hint="eastAsia"/>
        </w:rPr>
        <w:t>文本规范校核功能需立足国资监管公文的严谨性要求，对文章进行全面细致的语言规范审核，确保公文表述准确、规范、无歧义。</w:t>
      </w:r>
    </w:p>
    <w:p w14:paraId="29FDA9D8">
      <w:pPr>
        <w:ind w:firstLine="480"/>
      </w:pPr>
      <w:r>
        <w:rPr>
          <w:rFonts w:hint="eastAsia"/>
        </w:rPr>
        <w:t>1、常见错误</w:t>
      </w:r>
    </w:p>
    <w:p w14:paraId="0369827D">
      <w:pPr>
        <w:ind w:firstLine="480"/>
      </w:pPr>
      <w:r>
        <w:rPr>
          <w:rFonts w:hint="eastAsia"/>
        </w:rPr>
        <w:t>审核文章中拼写、语法、词汇及语义等常见语言基础错误，特别关注国资监管专业术语的正确拼写与使用（如“国资委”不能误写为“国资局”，“混改”不能错用为“改混”），同时校验语法是否符合国资监管文书的表达习惯，词汇选用是否精准体现监管意图（如“监管”与“监督”在特定语境下的区分），语义是否清晰传达监管信息。</w:t>
      </w:r>
    </w:p>
    <w:p w14:paraId="01BF9FAD">
      <w:pPr>
        <w:ind w:firstLine="480"/>
      </w:pPr>
      <w:r>
        <w:rPr>
          <w:rFonts w:hint="eastAsia"/>
        </w:rPr>
        <w:t>2、音/形相似错误</w:t>
      </w:r>
    </w:p>
    <w:p w14:paraId="2F5D4E0C">
      <w:pPr>
        <w:ind w:firstLine="480"/>
      </w:pPr>
      <w:r>
        <w:rPr>
          <w:rFonts w:hint="eastAsia"/>
        </w:rPr>
        <w:t>审核文章中形近字、同音字混淆等常见音/形相似错误。重点排查国资领域易混淆的专业术语（如“资产”与“资金”、“处置”与“处理”），防止因字形或读音相近而出现误用，确保国资监管文书关键信息的准确性。</w:t>
      </w:r>
    </w:p>
    <w:p w14:paraId="2987DD8F">
      <w:pPr>
        <w:ind w:firstLine="480"/>
      </w:pPr>
      <w:r>
        <w:rPr>
          <w:rFonts w:hint="eastAsia"/>
        </w:rPr>
        <w:t>3、搭配错误</w:t>
      </w:r>
    </w:p>
    <w:p w14:paraId="5C4B6E18">
      <w:pPr>
        <w:ind w:firstLine="480"/>
      </w:pPr>
      <w:r>
        <w:rPr>
          <w:rFonts w:hint="eastAsia"/>
        </w:rPr>
        <w:t>审核文章中主谓宾词语之间语法、语义等常见搭配错误。结合国资监管的业务逻辑，判断词语搭配是否符合监管语境（如“履行监管职责”不能表述为“执行监管职责”，“制定政策”不能错写为“制订政策”），避免因搭配不当影响国资监管文书的专业性和严肃性。</w:t>
      </w:r>
    </w:p>
    <w:p w14:paraId="54CB82EE">
      <w:pPr>
        <w:ind w:firstLine="480"/>
      </w:pPr>
      <w:r>
        <w:rPr>
          <w:rFonts w:hint="eastAsia"/>
        </w:rPr>
        <w:t>4、标点符号错误</w:t>
      </w:r>
    </w:p>
    <w:p w14:paraId="1E6ADA1A">
      <w:pPr>
        <w:ind w:firstLine="480"/>
      </w:pPr>
      <w:r>
        <w:rPr>
          <w:rFonts w:hint="eastAsia"/>
        </w:rPr>
        <w:t>审核文章中标点符号的使用是否符合使用规则。严格遵循国资监管文书标点符号使用规范，如引号在引用政策条文时的正确使用、逗号与分号在列举监管措施时的区分等，确保标点符号使用准确，增强公文的可读性和规范性。</w:t>
      </w:r>
    </w:p>
    <w:p w14:paraId="043DD1AB">
      <w:pPr>
        <w:ind w:firstLine="480"/>
      </w:pPr>
      <w:r>
        <w:rPr>
          <w:rFonts w:hint="eastAsia"/>
        </w:rPr>
        <w:t>5、句子重复</w:t>
      </w:r>
    </w:p>
    <w:p w14:paraId="52A145C4">
      <w:pPr>
        <w:ind w:firstLine="480"/>
      </w:pPr>
      <w:r>
        <w:rPr>
          <w:rFonts w:hint="eastAsia"/>
        </w:rPr>
        <w:t>审核文章中是否存在重复、相似度较高的句子。考虑国资监管文书的简洁性要求，剔除重复表述，避免因句子冗余影响监管信息的高效传达，同时保证核心监管内容不被遗漏。</w:t>
      </w:r>
    </w:p>
    <w:p w14:paraId="0FFE5655">
      <w:pPr>
        <w:ind w:firstLine="480"/>
      </w:pPr>
      <w:r>
        <w:rPr>
          <w:rFonts w:hint="eastAsia"/>
        </w:rPr>
        <w:t>6、生僻字</w:t>
      </w:r>
    </w:p>
    <w:p w14:paraId="2B42C476">
      <w:pPr>
        <w:ind w:firstLine="480"/>
      </w:pPr>
      <w:r>
        <w:rPr>
          <w:rFonts w:hint="eastAsia"/>
        </w:rPr>
        <w:t>审核文章中不常见字的字形、用法是否正确。对于国资监管文书中专有名词或古旧表述中的生僻字（如特定历史时期的资产称谓），要确认其字形无误且用法符合相关规范，必要时提示替换为更通俗易懂的表述，确保受众能准确理解。</w:t>
      </w:r>
    </w:p>
    <w:p w14:paraId="3B77A494">
      <w:pPr>
        <w:ind w:firstLine="480"/>
      </w:pPr>
      <w:r>
        <w:rPr>
          <w:rFonts w:hint="eastAsia"/>
        </w:rPr>
        <w:t>7、错别字</w:t>
      </w:r>
    </w:p>
    <w:p w14:paraId="77F1A711">
      <w:pPr>
        <w:ind w:firstLine="480"/>
      </w:pPr>
      <w:r>
        <w:rPr>
          <w:rFonts w:hint="eastAsia"/>
        </w:rPr>
        <w:t>审核文章中是否存在常见错别字。重点关注与国资监管业务相关的高频词汇（如“产权”不能错写为“产仅”，“审计”不能误写为“审记”），杜绝因错别字导致的公文信息错误。</w:t>
      </w:r>
    </w:p>
    <w:p w14:paraId="0CA32732">
      <w:pPr>
        <w:pStyle w:val="7"/>
        <w:numPr>
          <w:ilvl w:val="5"/>
          <w:numId w:val="0"/>
        </w:numPr>
      </w:pPr>
      <w:r>
        <w:rPr>
          <w:rFonts w:hint="eastAsia" w:ascii="Times New Roman" w:hAnsi="Times New Roman" w:cs="宋体"/>
        </w:rPr>
        <w:t xml:space="preserve">6.1.16.3.4.2  </w:t>
      </w:r>
      <w:r>
        <w:rPr>
          <w:rFonts w:hint="eastAsia"/>
        </w:rPr>
        <w:t>地名校核</w:t>
      </w:r>
    </w:p>
    <w:p w14:paraId="6A2371EB">
      <w:pPr>
        <w:ind w:firstLine="480"/>
      </w:pPr>
      <w:r>
        <w:rPr>
          <w:rFonts w:hint="eastAsia"/>
        </w:rPr>
        <w:t>结合国资监管的地域特性，审核文章中地名拼写、行政区划是否正确。不仅要校验上海市常见地名的标准拼写，还要关注与国资监管相关的特定区域名称（如开发区、工业园区等）的准确性，确保行政区划层级表述正确（如“XX县”与“XX区”的区分）。同时，对于涉及跨区域监管的业务文书，要核对不同地区名称的使用是否符合规范，避免因地名错误导致监管范围混淆或执行偏差。</w:t>
      </w:r>
    </w:p>
    <w:p w14:paraId="6CD62C85">
      <w:pPr>
        <w:pStyle w:val="7"/>
        <w:numPr>
          <w:ilvl w:val="5"/>
          <w:numId w:val="0"/>
        </w:numPr>
      </w:pPr>
      <w:r>
        <w:rPr>
          <w:rFonts w:hint="eastAsia" w:ascii="Times New Roman" w:hAnsi="Times New Roman" w:cs="宋体"/>
        </w:rPr>
        <w:t xml:space="preserve">6.1.16.3.4.3  </w:t>
      </w:r>
      <w:r>
        <w:rPr>
          <w:rFonts w:hint="eastAsia"/>
        </w:rPr>
        <w:t>领导校核</w:t>
      </w:r>
    </w:p>
    <w:p w14:paraId="6F76D696">
      <w:pPr>
        <w:ind w:firstLine="480"/>
      </w:pPr>
      <w:r>
        <w:rPr>
          <w:rFonts w:hint="eastAsia"/>
        </w:rPr>
        <w:t>领导校核功能严格遵循国资监管系统的组织架构和领导职务规范，审核文章中领导姓名、职务、排序是否正确。确保领导姓名的准确无误（如避免同音字或形近字错误），职务表述符合官方称谓（如“主任”不能错写为“处长”），排序严格按照国资监管系统的层级和惯例（如按职务高低、分管领域等顺序排列）。对于涉及多位领导的国资监管文书，精准核对每位领导的相关信息，避免出现排序混乱或信息错误的情况。</w:t>
      </w:r>
    </w:p>
    <w:p w14:paraId="3D132477">
      <w:pPr>
        <w:pStyle w:val="7"/>
        <w:numPr>
          <w:ilvl w:val="5"/>
          <w:numId w:val="0"/>
        </w:numPr>
      </w:pPr>
      <w:r>
        <w:rPr>
          <w:rFonts w:hint="eastAsia" w:ascii="Times New Roman" w:hAnsi="Times New Roman" w:cs="宋体"/>
        </w:rPr>
        <w:t xml:space="preserve">6.1.16.3.4.4  </w:t>
      </w:r>
      <w:r>
        <w:rPr>
          <w:rFonts w:hint="eastAsia"/>
        </w:rPr>
        <w:t>敏感词校核</w:t>
      </w:r>
    </w:p>
    <w:p w14:paraId="226AB955">
      <w:pPr>
        <w:ind w:firstLine="480"/>
        <w:rPr>
          <w:rFonts w:hint="eastAsia"/>
        </w:rPr>
      </w:pPr>
      <w:r>
        <w:rPr>
          <w:rFonts w:hint="eastAsia"/>
        </w:rPr>
        <w:t>敏感词校核功能聚焦国资监管文书的安全性和保密性要求，对文书中可能涉及国家安全、商业机密、个人隐私等敏感内容的自动检测，系统国资专属敏感词库，通过关键词匹配、分析能力实时检测出公文中的敏感数据（如企业未公开的财务数据、核心技术信息、涉密的监管方案等）并做出标记，可检测的敏感信息包括民生敏感词、暴恐敏感词、政务敏感词、基本敏感词、反动敏感词及国资领域特有的敏感词（如未公开的国资改革计划、重大资产处置细节等）。一旦发现敏感内容，立即发出预警并提供符合国资保密规定的脱敏处理建议，有效规避敏感信息泄露风险及不当用词的使用。</w:t>
      </w:r>
    </w:p>
    <w:p w14:paraId="7354AC05">
      <w:pPr>
        <w:pStyle w:val="7"/>
        <w:numPr>
          <w:ilvl w:val="5"/>
          <w:numId w:val="0"/>
        </w:numPr>
      </w:pPr>
      <w:r>
        <w:rPr>
          <w:rFonts w:hint="eastAsia" w:ascii="Times New Roman" w:hAnsi="Times New Roman" w:cs="宋体"/>
        </w:rPr>
        <w:t xml:space="preserve">6.1.16.3.4.5  </w:t>
      </w:r>
      <w:r>
        <w:rPr>
          <w:rFonts w:hint="eastAsia"/>
        </w:rPr>
        <w:t>法律法规校核</w:t>
      </w:r>
    </w:p>
    <w:p w14:paraId="12583A39">
      <w:pPr>
        <w:ind w:firstLine="480"/>
      </w:pPr>
      <w:r>
        <w:rPr>
          <w:rFonts w:hint="eastAsia"/>
        </w:rPr>
        <w:t>法律法规校核功能聚焦国资监管业务场景，集成国有资产法、产权交易规定等监管法规库，且法规库需实时更新以确保时效性。对国资监管文书中的产权登记流程、资产处置条款、国企改革措施等关键内容进行合规性扫描。自动识别与现行国资监管政策（如《企业国有资产交易监督管理办法》《企业国有资产评估管理办法》）冲突的表述，精准定位错误点（如违规划转条款中未履行审批程序、评估报告引用已失效的评估标准），同步推送最新法规原文及适配不同监管层级（如市、区）的合规整改建议（如对于资产转让，补充产权交易所公开挂牌流程的具体要求），确保监管国资监管文书从起草到发布的全环节符合国有资本管理规范，有效防控资产流失风险与程序违规隐患。</w:t>
      </w:r>
    </w:p>
    <w:bookmarkEnd w:id="213"/>
    <w:p w14:paraId="5DBE60AA">
      <w:pPr>
        <w:pStyle w:val="4"/>
        <w:numPr>
          <w:ilvl w:val="2"/>
          <w:numId w:val="0"/>
        </w:numPr>
      </w:pPr>
      <w:bookmarkStart w:id="214" w:name="_Toc8219"/>
      <w:r>
        <w:rPr>
          <w:rFonts w:hint="eastAsia" w:ascii="Times New Roman" w:hAnsi="Times New Roman" w:cs="宋体"/>
        </w:rPr>
        <w:t xml:space="preserve">6.1.17  </w:t>
      </w:r>
      <w:r>
        <w:rPr>
          <w:rFonts w:hint="eastAsia"/>
        </w:rPr>
        <w:t>密码应用功能</w:t>
      </w:r>
      <w:bookmarkEnd w:id="214"/>
    </w:p>
    <w:p w14:paraId="6B8F504B">
      <w:pPr>
        <w:pStyle w:val="5"/>
        <w:numPr>
          <w:ilvl w:val="3"/>
          <w:numId w:val="0"/>
        </w:numPr>
      </w:pPr>
      <w:r>
        <w:rPr>
          <w:rFonts w:hint="eastAsia"/>
        </w:rPr>
        <w:t>6.1.17.1 安全认证网关服务、签名验签服务、数据加解密服务</w:t>
      </w:r>
    </w:p>
    <w:p w14:paraId="740834B8">
      <w:pPr>
        <w:ind w:firstLine="480"/>
      </w:pPr>
      <w:r>
        <w:rPr>
          <w:rFonts w:hint="eastAsia"/>
        </w:rPr>
        <w:t>1、安全认证网关服务：针对国资委安全网关设备监测、巡检、故障排错等服务保障业务连续性服务，提供相关报告。</w:t>
      </w:r>
    </w:p>
    <w:p w14:paraId="79DB7133">
      <w:pPr>
        <w:ind w:firstLine="480"/>
      </w:pPr>
      <w:r>
        <w:rPr>
          <w:rFonts w:hint="eastAsia"/>
        </w:rPr>
        <w:t>2、签名验签服务：针对国资委签名验签设备监测、巡检、故障排错等服务保障业务连续性服务，提供相关报告。</w:t>
      </w:r>
    </w:p>
    <w:p w14:paraId="7292A331">
      <w:pPr>
        <w:ind w:firstLine="480"/>
      </w:pPr>
      <w:r>
        <w:rPr>
          <w:rFonts w:hint="eastAsia"/>
        </w:rPr>
        <w:t>3、数据加解密服务：针对国资委数据库加密设备监测、巡检、故障排错等服务保障业务连续性服务，提供相关报告。</w:t>
      </w:r>
    </w:p>
    <w:p w14:paraId="7E8B7DC4">
      <w:pPr>
        <w:pStyle w:val="5"/>
        <w:numPr>
          <w:ilvl w:val="3"/>
          <w:numId w:val="0"/>
        </w:numPr>
      </w:pPr>
      <w:r>
        <w:rPr>
          <w:rFonts w:hint="eastAsia"/>
        </w:rPr>
        <w:t>6.1.17.2 电子认证服务（域名证书）、电子认证服务（设备证书）</w:t>
      </w:r>
    </w:p>
    <w:p w14:paraId="4864C8DB">
      <w:pPr>
        <w:ind w:firstLine="480"/>
      </w:pPr>
      <w:r>
        <w:rPr>
          <w:rFonts w:hint="eastAsia"/>
        </w:rPr>
        <w:t>1、电子认证服务（域名证书）：代表域名持有者身份，通配符证书。</w:t>
      </w:r>
    </w:p>
    <w:p w14:paraId="5D7A4EC0">
      <w:pPr>
        <w:ind w:firstLine="480"/>
      </w:pPr>
      <w:r>
        <w:rPr>
          <w:rFonts w:hint="eastAsia"/>
        </w:rPr>
        <w:t>2、电子认证服务（设备证书）：代表设备持有者身份，算法为SM2。</w:t>
      </w:r>
    </w:p>
    <w:p w14:paraId="382C09BF">
      <w:pPr>
        <w:pStyle w:val="3"/>
        <w:numPr>
          <w:ilvl w:val="1"/>
          <w:numId w:val="0"/>
        </w:numPr>
      </w:pPr>
      <w:bookmarkStart w:id="215" w:name="_Toc3308"/>
      <w:r>
        <w:rPr>
          <w:rFonts w:hint="eastAsia" w:ascii="Times New Roman" w:hAnsi="Times New Roman" w:cs="宋体"/>
        </w:rPr>
        <w:t xml:space="preserve">6.2  </w:t>
      </w:r>
      <w:r>
        <w:rPr>
          <w:rFonts w:hint="eastAsia"/>
        </w:rPr>
        <w:t>网络架构建设</w:t>
      </w:r>
      <w:bookmarkEnd w:id="215"/>
    </w:p>
    <w:p w14:paraId="0C7EB0BE">
      <w:pPr>
        <w:ind w:firstLine="0" w:firstLineChars="0"/>
        <w:jc w:val="center"/>
      </w:pPr>
      <w:r>
        <w:rPr>
          <w:rFonts w:hint="eastAsia"/>
        </w:rPr>
        <w:drawing>
          <wp:inline distT="0" distB="0" distL="114300" distR="114300">
            <wp:extent cx="5265420" cy="4477385"/>
            <wp:effectExtent l="0" t="0" r="1905" b="8890"/>
            <wp:docPr id="43" name="图片 43" descr="ad6ae0651e79b1f3dbeab931f5d39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d6ae0651e79b1f3dbeab931f5d39a3"/>
                    <pic:cNvPicPr>
                      <a:picLocks noChangeAspect="1"/>
                    </pic:cNvPicPr>
                  </pic:nvPicPr>
                  <pic:blipFill>
                    <a:blip r:embed="rId480"/>
                    <a:srcRect t="8262"/>
                    <a:stretch>
                      <a:fillRect/>
                    </a:stretch>
                  </pic:blipFill>
                  <pic:spPr>
                    <a:xfrm>
                      <a:off x="0" y="0"/>
                      <a:ext cx="5265420" cy="4477385"/>
                    </a:xfrm>
                    <a:prstGeom prst="rect">
                      <a:avLst/>
                    </a:prstGeom>
                  </pic:spPr>
                </pic:pic>
              </a:graphicData>
            </a:graphic>
          </wp:inline>
        </w:drawing>
      </w:r>
    </w:p>
    <w:p w14:paraId="734F2005">
      <w:pPr>
        <w:ind w:firstLine="0" w:firstLineChars="0"/>
        <w:jc w:val="center"/>
      </w:pPr>
    </w:p>
    <w:p w14:paraId="3D8C4618">
      <w:pPr>
        <w:ind w:firstLine="0" w:firstLineChars="0"/>
        <w:jc w:val="center"/>
      </w:pPr>
    </w:p>
    <w:p w14:paraId="4969DE4F">
      <w:pPr>
        <w:pStyle w:val="3"/>
        <w:numPr>
          <w:ilvl w:val="1"/>
          <w:numId w:val="0"/>
        </w:numPr>
      </w:pPr>
      <w:bookmarkStart w:id="216" w:name="_Toc197703298"/>
      <w:bookmarkStart w:id="217" w:name="_Toc19614"/>
      <w:r>
        <w:rPr>
          <w:rFonts w:hint="eastAsia" w:ascii="Times New Roman" w:hAnsi="Times New Roman" w:cs="宋体"/>
        </w:rPr>
        <w:t xml:space="preserve">6.3  </w:t>
      </w:r>
      <w:r>
        <w:rPr>
          <w:rFonts w:hint="eastAsia"/>
        </w:rPr>
        <w:t>数据库建设和数据治理内容</w:t>
      </w:r>
      <w:bookmarkEnd w:id="216"/>
      <w:bookmarkEnd w:id="217"/>
    </w:p>
    <w:p w14:paraId="7D82637F">
      <w:pPr>
        <w:pStyle w:val="4"/>
        <w:numPr>
          <w:ilvl w:val="2"/>
          <w:numId w:val="0"/>
        </w:numPr>
      </w:pPr>
      <w:bookmarkStart w:id="218" w:name="_Toc13576"/>
      <w:r>
        <w:rPr>
          <w:rFonts w:hint="eastAsia" w:ascii="Times New Roman" w:hAnsi="Times New Roman" w:cs="宋体"/>
        </w:rPr>
        <w:t xml:space="preserve">6.3.1  </w:t>
      </w:r>
      <w:r>
        <w:rPr>
          <w:rFonts w:hint="eastAsia"/>
        </w:rPr>
        <w:t>数据库建设</w:t>
      </w:r>
      <w:bookmarkEnd w:id="218"/>
    </w:p>
    <w:p w14:paraId="0E30076F">
      <w:pPr>
        <w:pStyle w:val="5"/>
        <w:numPr>
          <w:ilvl w:val="3"/>
          <w:numId w:val="0"/>
        </w:numPr>
      </w:pPr>
      <w:r>
        <w:rPr>
          <w:rFonts w:hint="eastAsia" w:cs="宋体"/>
        </w:rPr>
        <w:t xml:space="preserve">6.3.1.1  </w:t>
      </w:r>
      <w:r>
        <w:rPr>
          <w:rFonts w:hint="eastAsia"/>
        </w:rPr>
        <w:t>干部人才管理子系统</w:t>
      </w:r>
    </w:p>
    <w:p w14:paraId="6399F062">
      <w:pPr>
        <w:ind w:firstLine="480"/>
      </w:pPr>
      <w:r>
        <w:rPr>
          <w:rFonts w:hint="eastAsia"/>
        </w:rPr>
        <w:t>本子系统基于原始业务数据需求，采用国资云平台数据库软件确保业务和数据的安全性、可靠性和完整性。数据库设计和数据库建设在项目中有着重要的基础作用，数据库设计主要目的就是提供完备和规范的数据模型，为关键业务数据的存储和各个业务软件的开发实施提供可靠的数据模型，实现数据模型的统一规划和一致性，保障系统的建设和后续的改进工作。</w:t>
      </w:r>
    </w:p>
    <w:p w14:paraId="23A7CF3F">
      <w:pPr>
        <w:pStyle w:val="6"/>
        <w:numPr>
          <w:ilvl w:val="4"/>
          <w:numId w:val="0"/>
        </w:numPr>
      </w:pPr>
      <w:r>
        <w:rPr>
          <w:rFonts w:hint="eastAsia" w:eastAsia="宋体" w:cs="宋体"/>
        </w:rPr>
        <w:t xml:space="preserve">6.3.1.1.1  </w:t>
      </w:r>
      <w:r>
        <w:rPr>
          <w:rFonts w:hint="eastAsia"/>
        </w:rPr>
        <w:t>数据库建设</w:t>
      </w:r>
    </w:p>
    <w:p w14:paraId="77C67016">
      <w:pPr>
        <w:pStyle w:val="7"/>
        <w:numPr>
          <w:ilvl w:val="5"/>
          <w:numId w:val="0"/>
        </w:numPr>
      </w:pPr>
      <w:r>
        <w:rPr>
          <w:rFonts w:hint="eastAsia" w:ascii="Times New Roman" w:hAnsi="Times New Roman" w:cs="宋体"/>
        </w:rPr>
        <w:t xml:space="preserve">6.3.1.1.1.1  </w:t>
      </w:r>
      <w:r>
        <w:rPr>
          <w:rFonts w:hint="eastAsia"/>
        </w:rPr>
        <w:t>总体说明</w:t>
      </w:r>
    </w:p>
    <w:p w14:paraId="12C6F1C8">
      <w:pPr>
        <w:ind w:firstLine="480"/>
      </w:pPr>
      <w:r>
        <w:rPr>
          <w:rFonts w:hint="eastAsia"/>
        </w:rPr>
        <w:t>数据库是本次项目建设的重要基础。数据库设计是作为系统开发的一部分进行的，具有特殊的重要性和相对独立性。</w:t>
      </w:r>
    </w:p>
    <w:p w14:paraId="75364DCF">
      <w:pPr>
        <w:pStyle w:val="7"/>
        <w:numPr>
          <w:ilvl w:val="5"/>
          <w:numId w:val="0"/>
        </w:numPr>
      </w:pPr>
      <w:r>
        <w:rPr>
          <w:rFonts w:hint="eastAsia" w:ascii="Times New Roman" w:hAnsi="Times New Roman" w:cs="宋体"/>
        </w:rPr>
        <w:t xml:space="preserve">6.3.1.1.1.2  </w:t>
      </w:r>
      <w:r>
        <w:rPr>
          <w:rFonts w:hint="eastAsia"/>
        </w:rPr>
        <w:t>设计规范</w:t>
      </w:r>
    </w:p>
    <w:p w14:paraId="3F53FB54">
      <w:pPr>
        <w:ind w:firstLine="480"/>
      </w:pPr>
      <w:r>
        <w:rPr>
          <w:rFonts w:hint="eastAsia"/>
        </w:rPr>
        <w:t>数据库建设规范主要包括数据库设计规范、数据库对象命名规则和数据库程序开发编码规范、数据字典文档编写格式等内容。</w:t>
      </w:r>
    </w:p>
    <w:p w14:paraId="13DDAC8C">
      <w:pPr>
        <w:pStyle w:val="7"/>
        <w:numPr>
          <w:ilvl w:val="5"/>
          <w:numId w:val="0"/>
        </w:numPr>
      </w:pPr>
      <w:r>
        <w:rPr>
          <w:rFonts w:hint="eastAsia" w:ascii="Times New Roman" w:hAnsi="Times New Roman" w:cs="宋体"/>
        </w:rPr>
        <w:t xml:space="preserve">6.3.1.1.1.3  </w:t>
      </w:r>
      <w:r>
        <w:rPr>
          <w:rFonts w:hint="eastAsia"/>
        </w:rPr>
        <w:t>数据库设计总体要求</w:t>
      </w:r>
    </w:p>
    <w:p w14:paraId="3A3120F8">
      <w:pPr>
        <w:ind w:firstLine="480"/>
      </w:pPr>
      <w:r>
        <w:rPr>
          <w:rFonts w:hint="eastAsia"/>
        </w:rPr>
        <w:t>开发者在系统设计阶段，应采用合理的设计方法进行数据库设计，建立数据库的逻辑模型和物理模型，最终设计出高性能、易扩展、易维护、少冗余、高安全性、高可靠性、一致性和完整性好的数据库。</w:t>
      </w:r>
    </w:p>
    <w:p w14:paraId="09CAA715">
      <w:pPr>
        <w:ind w:firstLine="480"/>
      </w:pPr>
      <w:r>
        <w:rPr>
          <w:rFonts w:hint="eastAsia"/>
        </w:rPr>
        <w:t>在数据库设计完成后，开发者应提交《数据库设计报告》在软件鉴定验收时，开发者应提交完整的《数据库设计报告》、《数据字典》和在开发过程中发生的变更记录。</w:t>
      </w:r>
    </w:p>
    <w:p w14:paraId="3E789411">
      <w:pPr>
        <w:pStyle w:val="7"/>
        <w:numPr>
          <w:ilvl w:val="5"/>
          <w:numId w:val="0"/>
        </w:numPr>
      </w:pPr>
      <w:r>
        <w:rPr>
          <w:rFonts w:hint="eastAsia" w:ascii="Times New Roman" w:hAnsi="Times New Roman" w:cs="宋体"/>
        </w:rPr>
        <w:t xml:space="preserve">6.3.1.1.1.4  </w:t>
      </w:r>
      <w:r>
        <w:rPr>
          <w:rFonts w:hint="eastAsia"/>
        </w:rPr>
        <w:t>基础数据模型</w:t>
      </w:r>
    </w:p>
    <w:p w14:paraId="32D515EF">
      <w:pPr>
        <w:ind w:firstLine="480"/>
      </w:pPr>
      <w:r>
        <w:rPr>
          <w:rFonts w:hint="eastAsia"/>
        </w:rPr>
        <w:t>数据库模型分为管理数据库、基础数据库、业务数据库、统计分析数据库和交换数据库。通过业务和需求分析得到实体类，进一步通过分析过程进行演化，建立和逐步精化数据模型。具体模型如下图所示：</w:t>
      </w:r>
    </w:p>
    <w:p w14:paraId="33B74FC9">
      <w:pPr>
        <w:spacing w:line="720" w:lineRule="auto"/>
        <w:ind w:firstLine="0" w:firstLineChars="0"/>
        <w:jc w:val="center"/>
      </w:pPr>
      <w:r>
        <w:drawing>
          <wp:inline distT="0" distB="0" distL="0" distR="0">
            <wp:extent cx="5467350" cy="303720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a:xfrm>
                      <a:off x="0" y="0"/>
                      <a:ext cx="5467350" cy="3037205"/>
                    </a:xfrm>
                    <a:prstGeom prst="rect">
                      <a:avLst/>
                    </a:prstGeom>
                    <a:noFill/>
                    <a:ln>
                      <a:noFill/>
                    </a:ln>
                  </pic:spPr>
                </pic:pic>
              </a:graphicData>
            </a:graphic>
          </wp:inline>
        </w:drawing>
      </w:r>
    </w:p>
    <w:p w14:paraId="1A7CA352">
      <w:pPr>
        <w:pStyle w:val="21"/>
        <w:numPr>
          <w:ilvl w:val="7"/>
          <w:numId w:val="0"/>
        </w:numPr>
        <w:rPr>
          <w:rFonts w:hint="default"/>
        </w:rPr>
      </w:pPr>
      <w:r>
        <w:rPr>
          <w:rFonts w:ascii="宋体" w:hAnsi="宋体" w:cs="宋体"/>
        </w:rPr>
        <w:t xml:space="preserve">图6.97  </w:t>
      </w:r>
      <w:r>
        <w:t>基础数据模型图</w:t>
      </w:r>
    </w:p>
    <w:p w14:paraId="3A923756">
      <w:pPr>
        <w:ind w:firstLine="480"/>
      </w:pPr>
      <w:r>
        <w:rPr>
          <w:rFonts w:hint="eastAsia"/>
        </w:rPr>
        <w:t>1、基础数据库</w:t>
      </w:r>
    </w:p>
    <w:p w14:paraId="1661C113">
      <w:pPr>
        <w:ind w:firstLine="480"/>
      </w:pPr>
      <w:r>
        <w:rPr>
          <w:rFonts w:hint="eastAsia"/>
        </w:rPr>
        <w:t>基础数据库是机构、人员等基础信息的数据库，主要负责存储机构、人员、权限和业务模型数据等基础数据信息。</w:t>
      </w:r>
    </w:p>
    <w:p w14:paraId="3F38BFC8">
      <w:pPr>
        <w:ind w:firstLine="480"/>
      </w:pPr>
      <w:r>
        <w:rPr>
          <w:rFonts w:hint="eastAsia"/>
        </w:rPr>
        <w:t>2、业务数据库</w:t>
      </w:r>
    </w:p>
    <w:p w14:paraId="7F22393D">
      <w:pPr>
        <w:ind w:firstLine="480"/>
      </w:pPr>
      <w:r>
        <w:rPr>
          <w:rFonts w:hint="eastAsia"/>
        </w:rPr>
        <w:t>业务数据库包括非结构化数据库、意见征求数据库等。业务数据区主要负责存储和管理各业务应用系统的关系型数据资源，以及业务系统对接过程中产生的数据。业务数据库是业务管理信息的汇聚，是交换区数据库构成的基础。</w:t>
      </w:r>
    </w:p>
    <w:p w14:paraId="5EFAD457">
      <w:pPr>
        <w:ind w:firstLine="480"/>
      </w:pPr>
      <w:r>
        <w:rPr>
          <w:rFonts w:hint="eastAsia"/>
        </w:rPr>
        <w:t>3、统计分析数据库</w:t>
      </w:r>
    </w:p>
    <w:p w14:paraId="57B0FF1F">
      <w:pPr>
        <w:ind w:firstLine="480"/>
      </w:pPr>
      <w:r>
        <w:rPr>
          <w:rFonts w:hint="eastAsia"/>
        </w:rPr>
        <w:t>统计分析数据库包括门户发布数据、统计分析数据。为领导提供决策类等统计信息。统计信息采用图表、图形等可视化展示，用户可自由定制风格和样式。</w:t>
      </w:r>
    </w:p>
    <w:p w14:paraId="3C382938">
      <w:pPr>
        <w:ind w:firstLine="480"/>
      </w:pPr>
      <w:r>
        <w:rPr>
          <w:rFonts w:hint="eastAsia"/>
        </w:rPr>
        <w:t>4、管理数据库</w:t>
      </w:r>
    </w:p>
    <w:p w14:paraId="519224D5">
      <w:pPr>
        <w:ind w:firstLine="480"/>
      </w:pPr>
      <w:r>
        <w:rPr>
          <w:rFonts w:hint="eastAsia"/>
        </w:rPr>
        <w:t>管理数据库的数据主要是确保系统正常运行的管理性数据，包括系统管理数据库、日志库、监控库、审计库和备份库。系统管理数据是用于系统参数配置、用户权限控制等系统运行、安全控制的数据。日志库数据是用于记录系统日志信息的数据。监控库数据是对系统运行状态等监控信息的记录数据。审计库数据用于记录系统审计信息的数据。备份库是对系统备份数据的记录。</w:t>
      </w:r>
    </w:p>
    <w:p w14:paraId="6E9BD0E6">
      <w:pPr>
        <w:ind w:firstLine="480"/>
      </w:pPr>
      <w:r>
        <w:rPr>
          <w:rFonts w:hint="eastAsia"/>
        </w:rPr>
        <w:t>5、交换数据库</w:t>
      </w:r>
    </w:p>
    <w:p w14:paraId="6AA9F95E">
      <w:pPr>
        <w:ind w:firstLine="480"/>
      </w:pPr>
      <w:r>
        <w:rPr>
          <w:rFonts w:hint="eastAsia"/>
        </w:rPr>
        <w:t>交换数据库包括系统内交换数据库和系统外交换数据库。根据数据交换请求的类型不同，一方面将系统中的数据提供给外部单位，另一方面获取共享平台、一体化政务服务平台、各业务系统交换进来的数据，供相关人员查询或分析应用。</w:t>
      </w:r>
    </w:p>
    <w:p w14:paraId="15D0880F">
      <w:pPr>
        <w:pStyle w:val="7"/>
        <w:numPr>
          <w:ilvl w:val="5"/>
          <w:numId w:val="0"/>
        </w:numPr>
      </w:pPr>
      <w:r>
        <w:rPr>
          <w:rFonts w:hint="eastAsia" w:ascii="Times New Roman" w:hAnsi="Times New Roman" w:cs="宋体"/>
        </w:rPr>
        <w:t xml:space="preserve">6.3.1.1.1.5  </w:t>
      </w:r>
      <w:r>
        <w:rPr>
          <w:rFonts w:hint="eastAsia"/>
        </w:rPr>
        <w:t>数据库对象命名的总体要求</w:t>
      </w:r>
    </w:p>
    <w:p w14:paraId="7C00530E">
      <w:pPr>
        <w:ind w:firstLine="480"/>
      </w:pPr>
      <w:r>
        <w:rPr>
          <w:rFonts w:hint="eastAsia"/>
        </w:rPr>
        <w:t>数据库对象如表、存储过程等的名称一般根据对象的类别、所在的系统代号和自定义代号来确定，但对各类对象的命名有其特定要求，具体的各种对象的命名要求请见本规范命名规范部分。自定义代号全部采用英文名称缩写构成。数据库对象不得使用数据库的关键字作为名字。本部分的要求具有强制性，开发者应严格遵守此要求。数据库程序编码的总体要求</w:t>
      </w:r>
    </w:p>
    <w:p w14:paraId="337F355A">
      <w:pPr>
        <w:ind w:firstLine="480"/>
      </w:pPr>
      <w:r>
        <w:rPr>
          <w:rFonts w:hint="eastAsia"/>
        </w:rPr>
        <w:t>通过对数据库程序编码制定规则，来提高程序的可读性。这其中主要包括变量命名规则、代码排版规则、代码注释规则等。本部分的代码注释规则是对开发者编写注释的基本要求，开发者自己可以提出对代码注释的更高要求，但不得低于本规则的要求。</w:t>
      </w:r>
    </w:p>
    <w:p w14:paraId="322E7B83">
      <w:pPr>
        <w:pStyle w:val="7"/>
        <w:numPr>
          <w:ilvl w:val="5"/>
          <w:numId w:val="0"/>
        </w:numPr>
      </w:pPr>
      <w:r>
        <w:rPr>
          <w:rFonts w:hint="eastAsia" w:ascii="Times New Roman" w:hAnsi="Times New Roman" w:cs="宋体"/>
        </w:rPr>
        <w:t xml:space="preserve">6.3.1.1.1.6  </w:t>
      </w:r>
      <w:r>
        <w:rPr>
          <w:rFonts w:hint="eastAsia"/>
        </w:rPr>
        <w:t>数据库的概念设计</w:t>
      </w:r>
    </w:p>
    <w:p w14:paraId="3C4524CF">
      <w:pPr>
        <w:ind w:firstLine="480"/>
      </w:pPr>
      <w:r>
        <w:rPr>
          <w:rFonts w:hint="eastAsia"/>
        </w:rPr>
        <w:t>数据库的概念设计目标是反映系统信息需求的系统概念结构，概念模型不依赖于具体的计算机系统和数据库产品。将概念模型从具体的数据库表结构中提炼出来，不但能够有效的降低数据库设计的复杂性，而且为产品的可移植性打下了良好的基础。同时由于概念模型中不含具体数据库产品的技术细节，更容易为用户所理解，因而更有可能准确反映用户的需求。</w:t>
      </w:r>
    </w:p>
    <w:p w14:paraId="43A1F955">
      <w:pPr>
        <w:ind w:firstLine="480"/>
      </w:pPr>
      <w:r>
        <w:rPr>
          <w:rFonts w:hint="eastAsia"/>
        </w:rPr>
        <w:t>概念设计应采用E-R模型进行，针对各个业务系统进行局部数据视图设计，然后进行局部数据视图集成，进行整体数据视图的设计。在整体设计中找到最大的共享数据集，同时对这些共享数据进行语义上的描述(数据产生的业务系统、数据使用的业务系统等)。面向信息服务的数据建模采用E-R模型描述，但所有的数据模式按照中心主题建立逻辑设计又称为实现设计，逻辑设计的目的是从概念结构中导出特定的关系数据库产品可实现的数据逻辑模式结构和功能。这些模式在功能、性能、完整性、一致性约束和数据库的可扩展性等方面均应满足用户的各种要求。</w:t>
      </w:r>
    </w:p>
    <w:tbl>
      <w:tblPr>
        <w:tblStyle w:val="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9"/>
        <w:gridCol w:w="2047"/>
        <w:gridCol w:w="3607"/>
        <w:gridCol w:w="2226"/>
      </w:tblGrid>
      <w:tr w14:paraId="651F4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 w:type="pct"/>
            <w:tcBorders>
              <w:top w:val="single" w:color="auto" w:sz="4" w:space="0"/>
              <w:left w:val="single" w:color="auto" w:sz="4" w:space="0"/>
              <w:bottom w:val="single" w:color="auto" w:sz="4" w:space="0"/>
              <w:right w:val="single" w:color="auto" w:sz="4" w:space="0"/>
            </w:tcBorders>
            <w:vAlign w:val="center"/>
          </w:tcPr>
          <w:p w14:paraId="37E70D71">
            <w:pPr>
              <w:pStyle w:val="30"/>
            </w:pPr>
            <w:r>
              <w:t>命名要素</w:t>
            </w:r>
          </w:p>
        </w:tc>
        <w:tc>
          <w:tcPr>
            <w:tcW w:w="1201" w:type="pct"/>
            <w:tcBorders>
              <w:top w:val="single" w:color="auto" w:sz="4" w:space="0"/>
              <w:left w:val="nil"/>
              <w:bottom w:val="single" w:color="auto" w:sz="4" w:space="0"/>
              <w:right w:val="single" w:color="auto" w:sz="4" w:space="0"/>
            </w:tcBorders>
            <w:vAlign w:val="center"/>
          </w:tcPr>
          <w:p w14:paraId="35FB808B">
            <w:pPr>
              <w:pStyle w:val="30"/>
            </w:pPr>
            <w:r>
              <w:t>命名要求</w:t>
            </w:r>
          </w:p>
        </w:tc>
        <w:tc>
          <w:tcPr>
            <w:tcW w:w="2116" w:type="pct"/>
            <w:tcBorders>
              <w:top w:val="single" w:color="auto" w:sz="4" w:space="0"/>
              <w:left w:val="nil"/>
              <w:bottom w:val="single" w:color="auto" w:sz="4" w:space="0"/>
              <w:right w:val="single" w:color="auto" w:sz="4" w:space="0"/>
            </w:tcBorders>
            <w:vAlign w:val="center"/>
          </w:tcPr>
          <w:p w14:paraId="0C7F1BD5">
            <w:pPr>
              <w:pStyle w:val="30"/>
            </w:pPr>
            <w:r>
              <w:t>示例</w:t>
            </w:r>
          </w:p>
        </w:tc>
        <w:tc>
          <w:tcPr>
            <w:tcW w:w="1306" w:type="pct"/>
            <w:tcBorders>
              <w:top w:val="single" w:color="auto" w:sz="4" w:space="0"/>
              <w:left w:val="nil"/>
              <w:bottom w:val="single" w:color="auto" w:sz="4" w:space="0"/>
              <w:right w:val="single" w:color="auto" w:sz="4" w:space="0"/>
            </w:tcBorders>
            <w:vAlign w:val="center"/>
          </w:tcPr>
          <w:p w14:paraId="035B6ADD">
            <w:pPr>
              <w:pStyle w:val="30"/>
            </w:pPr>
            <w:r>
              <w:t>备注</w:t>
            </w:r>
          </w:p>
        </w:tc>
      </w:tr>
      <w:tr w14:paraId="248BA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 w:type="pct"/>
            <w:tcBorders>
              <w:top w:val="single" w:color="auto" w:sz="4" w:space="0"/>
              <w:left w:val="single" w:color="auto" w:sz="4" w:space="0"/>
              <w:bottom w:val="single" w:color="auto" w:sz="4" w:space="0"/>
              <w:right w:val="single" w:color="auto" w:sz="4" w:space="0"/>
            </w:tcBorders>
            <w:vAlign w:val="center"/>
          </w:tcPr>
          <w:p w14:paraId="7B1CF131">
            <w:pPr>
              <w:pStyle w:val="30"/>
            </w:pPr>
            <w:r>
              <w:t>表名</w:t>
            </w:r>
          </w:p>
        </w:tc>
        <w:tc>
          <w:tcPr>
            <w:tcW w:w="1201" w:type="pct"/>
            <w:tcBorders>
              <w:top w:val="single" w:color="auto" w:sz="4" w:space="0"/>
              <w:left w:val="nil"/>
              <w:bottom w:val="single" w:color="auto" w:sz="4" w:space="0"/>
              <w:right w:val="single" w:color="auto" w:sz="4" w:space="0"/>
            </w:tcBorders>
            <w:vAlign w:val="center"/>
          </w:tcPr>
          <w:p w14:paraId="205DF0C5">
            <w:pPr>
              <w:pStyle w:val="30"/>
            </w:pPr>
            <w:r>
              <w:t>名词，详细的要求参见数据表命名方法</w:t>
            </w:r>
          </w:p>
        </w:tc>
        <w:tc>
          <w:tcPr>
            <w:tcW w:w="2116" w:type="pct"/>
            <w:tcBorders>
              <w:top w:val="single" w:color="auto" w:sz="4" w:space="0"/>
              <w:left w:val="nil"/>
              <w:bottom w:val="single" w:color="auto" w:sz="4" w:space="0"/>
              <w:right w:val="single" w:color="auto" w:sz="4" w:space="0"/>
            </w:tcBorders>
            <w:vAlign w:val="center"/>
          </w:tcPr>
          <w:p w14:paraId="4EEA74BB">
            <w:pPr>
              <w:pStyle w:val="30"/>
            </w:pPr>
          </w:p>
        </w:tc>
        <w:tc>
          <w:tcPr>
            <w:tcW w:w="1306" w:type="pct"/>
            <w:tcBorders>
              <w:top w:val="single" w:color="auto" w:sz="4" w:space="0"/>
              <w:left w:val="nil"/>
              <w:bottom w:val="single" w:color="auto" w:sz="4" w:space="0"/>
              <w:right w:val="single" w:color="auto" w:sz="4" w:space="0"/>
            </w:tcBorders>
            <w:vAlign w:val="center"/>
          </w:tcPr>
          <w:p w14:paraId="138D087F">
            <w:pPr>
              <w:pStyle w:val="30"/>
            </w:pPr>
          </w:p>
        </w:tc>
      </w:tr>
      <w:tr w14:paraId="2FA29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 w:type="pct"/>
            <w:tcBorders>
              <w:top w:val="single" w:color="auto" w:sz="4" w:space="0"/>
              <w:left w:val="single" w:color="auto" w:sz="4" w:space="0"/>
              <w:bottom w:val="single" w:color="auto" w:sz="4" w:space="0"/>
              <w:right w:val="single" w:color="auto" w:sz="4" w:space="0"/>
            </w:tcBorders>
            <w:vAlign w:val="center"/>
          </w:tcPr>
          <w:p w14:paraId="1D63C073">
            <w:pPr>
              <w:pStyle w:val="30"/>
            </w:pPr>
            <w:r>
              <w:t>视图</w:t>
            </w:r>
          </w:p>
        </w:tc>
        <w:tc>
          <w:tcPr>
            <w:tcW w:w="1201" w:type="pct"/>
            <w:tcBorders>
              <w:top w:val="single" w:color="auto" w:sz="4" w:space="0"/>
              <w:left w:val="nil"/>
              <w:bottom w:val="single" w:color="auto" w:sz="4" w:space="0"/>
              <w:right w:val="single" w:color="auto" w:sz="4" w:space="0"/>
            </w:tcBorders>
            <w:vAlign w:val="center"/>
          </w:tcPr>
          <w:p w14:paraId="16DABB3F">
            <w:pPr>
              <w:pStyle w:val="30"/>
            </w:pPr>
            <w:r>
              <w:t>VW+_+子系统简称+_视图名</w:t>
            </w:r>
          </w:p>
        </w:tc>
        <w:tc>
          <w:tcPr>
            <w:tcW w:w="2116" w:type="pct"/>
            <w:tcBorders>
              <w:top w:val="single" w:color="auto" w:sz="4" w:space="0"/>
              <w:left w:val="nil"/>
              <w:bottom w:val="single" w:color="auto" w:sz="4" w:space="0"/>
              <w:right w:val="single" w:color="auto" w:sz="4" w:space="0"/>
            </w:tcBorders>
            <w:vAlign w:val="center"/>
          </w:tcPr>
          <w:p w14:paraId="604E0D97">
            <w:pPr>
              <w:pStyle w:val="30"/>
            </w:pPr>
            <w:r>
              <w:t>VW_EPS_TASKVIEW</w:t>
            </w:r>
          </w:p>
        </w:tc>
        <w:tc>
          <w:tcPr>
            <w:tcW w:w="1306" w:type="pct"/>
            <w:tcBorders>
              <w:top w:val="single" w:color="auto" w:sz="4" w:space="0"/>
              <w:left w:val="nil"/>
              <w:bottom w:val="single" w:color="auto" w:sz="4" w:space="0"/>
              <w:right w:val="single" w:color="auto" w:sz="4" w:space="0"/>
            </w:tcBorders>
            <w:vAlign w:val="center"/>
          </w:tcPr>
          <w:p w14:paraId="2D6C526B">
            <w:pPr>
              <w:pStyle w:val="30"/>
            </w:pPr>
            <w:r>
              <w:t>EPS是EPS子系统的英文缩写</w:t>
            </w:r>
          </w:p>
        </w:tc>
      </w:tr>
      <w:tr w14:paraId="581D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 w:type="pct"/>
            <w:tcBorders>
              <w:top w:val="single" w:color="auto" w:sz="4" w:space="0"/>
              <w:left w:val="single" w:color="auto" w:sz="4" w:space="0"/>
              <w:bottom w:val="single" w:color="auto" w:sz="4" w:space="0"/>
              <w:right w:val="single" w:color="auto" w:sz="4" w:space="0"/>
            </w:tcBorders>
            <w:vAlign w:val="center"/>
          </w:tcPr>
          <w:p w14:paraId="0A8724CF">
            <w:pPr>
              <w:pStyle w:val="30"/>
            </w:pPr>
            <w:r>
              <w:t>过程</w:t>
            </w:r>
          </w:p>
        </w:tc>
        <w:tc>
          <w:tcPr>
            <w:tcW w:w="1201" w:type="pct"/>
            <w:tcBorders>
              <w:top w:val="single" w:color="auto" w:sz="4" w:space="0"/>
              <w:left w:val="nil"/>
              <w:bottom w:val="single" w:color="auto" w:sz="4" w:space="0"/>
              <w:right w:val="single" w:color="auto" w:sz="4" w:space="0"/>
            </w:tcBorders>
            <w:vAlign w:val="center"/>
          </w:tcPr>
          <w:p w14:paraId="7D9BC135">
            <w:pPr>
              <w:pStyle w:val="30"/>
            </w:pPr>
            <w:r>
              <w:t>SP+_+子系统简称+_+动词＋名词</w:t>
            </w:r>
          </w:p>
        </w:tc>
        <w:tc>
          <w:tcPr>
            <w:tcW w:w="2116" w:type="pct"/>
            <w:tcBorders>
              <w:top w:val="single" w:color="auto" w:sz="4" w:space="0"/>
              <w:left w:val="nil"/>
              <w:bottom w:val="single" w:color="auto" w:sz="4" w:space="0"/>
              <w:right w:val="single" w:color="auto" w:sz="4" w:space="0"/>
            </w:tcBorders>
            <w:vAlign w:val="center"/>
          </w:tcPr>
          <w:p w14:paraId="5B500E4E">
            <w:pPr>
              <w:pStyle w:val="30"/>
            </w:pPr>
            <w:r>
              <w:t>SP_EPS_INSERTTASK</w:t>
            </w:r>
          </w:p>
        </w:tc>
        <w:tc>
          <w:tcPr>
            <w:tcW w:w="1306" w:type="pct"/>
            <w:tcBorders>
              <w:top w:val="single" w:color="auto" w:sz="4" w:space="0"/>
              <w:left w:val="nil"/>
              <w:bottom w:val="single" w:color="auto" w:sz="4" w:space="0"/>
              <w:right w:val="single" w:color="auto" w:sz="4" w:space="0"/>
            </w:tcBorders>
            <w:vAlign w:val="center"/>
          </w:tcPr>
          <w:p w14:paraId="2941B083">
            <w:pPr>
              <w:pStyle w:val="30"/>
            </w:pPr>
            <w:r>
              <w:t>参数名采用第一个字母小写的RAmel。</w:t>
            </w:r>
          </w:p>
        </w:tc>
      </w:tr>
      <w:tr w14:paraId="44F9B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 w:type="pct"/>
            <w:tcBorders>
              <w:top w:val="single" w:color="auto" w:sz="4" w:space="0"/>
              <w:left w:val="single" w:color="auto" w:sz="4" w:space="0"/>
              <w:bottom w:val="single" w:color="auto" w:sz="4" w:space="0"/>
              <w:right w:val="single" w:color="auto" w:sz="4" w:space="0"/>
            </w:tcBorders>
            <w:vAlign w:val="center"/>
          </w:tcPr>
          <w:p w14:paraId="7825B55E">
            <w:pPr>
              <w:pStyle w:val="30"/>
            </w:pPr>
            <w:r>
              <w:t>函数</w:t>
            </w:r>
          </w:p>
        </w:tc>
        <w:tc>
          <w:tcPr>
            <w:tcW w:w="1201" w:type="pct"/>
            <w:tcBorders>
              <w:top w:val="single" w:color="auto" w:sz="4" w:space="0"/>
              <w:left w:val="nil"/>
              <w:bottom w:val="single" w:color="auto" w:sz="4" w:space="0"/>
              <w:right w:val="single" w:color="auto" w:sz="4" w:space="0"/>
            </w:tcBorders>
            <w:vAlign w:val="center"/>
          </w:tcPr>
          <w:p w14:paraId="59ABD0AE">
            <w:pPr>
              <w:pStyle w:val="30"/>
            </w:pPr>
            <w:r>
              <w:t>FN+_+子系统简称+_+动词＋名词</w:t>
            </w:r>
          </w:p>
        </w:tc>
        <w:tc>
          <w:tcPr>
            <w:tcW w:w="2116" w:type="pct"/>
            <w:tcBorders>
              <w:top w:val="single" w:color="auto" w:sz="4" w:space="0"/>
              <w:left w:val="nil"/>
              <w:bottom w:val="single" w:color="auto" w:sz="4" w:space="0"/>
              <w:right w:val="single" w:color="auto" w:sz="4" w:space="0"/>
            </w:tcBorders>
            <w:vAlign w:val="center"/>
          </w:tcPr>
          <w:p w14:paraId="2F719507">
            <w:pPr>
              <w:pStyle w:val="30"/>
            </w:pPr>
            <w:r>
              <w:t>FN_EPS_INPUTORDER</w:t>
            </w:r>
          </w:p>
        </w:tc>
        <w:tc>
          <w:tcPr>
            <w:tcW w:w="1306" w:type="pct"/>
            <w:tcBorders>
              <w:top w:val="single" w:color="auto" w:sz="4" w:space="0"/>
              <w:left w:val="nil"/>
              <w:bottom w:val="single" w:color="auto" w:sz="4" w:space="0"/>
              <w:right w:val="single" w:color="auto" w:sz="4" w:space="0"/>
            </w:tcBorders>
            <w:vAlign w:val="center"/>
          </w:tcPr>
          <w:p w14:paraId="336F0403">
            <w:pPr>
              <w:pStyle w:val="30"/>
            </w:pPr>
            <w:r>
              <w:t>参数名采用第一个字母小写的RAmel</w:t>
            </w:r>
          </w:p>
        </w:tc>
      </w:tr>
      <w:tr w14:paraId="32EE9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 w:type="pct"/>
            <w:tcBorders>
              <w:top w:val="single" w:color="auto" w:sz="4" w:space="0"/>
              <w:left w:val="single" w:color="auto" w:sz="4" w:space="0"/>
              <w:bottom w:val="single" w:color="auto" w:sz="4" w:space="0"/>
              <w:right w:val="single" w:color="auto" w:sz="4" w:space="0"/>
            </w:tcBorders>
            <w:vAlign w:val="center"/>
          </w:tcPr>
          <w:p w14:paraId="3A3215BD">
            <w:pPr>
              <w:pStyle w:val="30"/>
            </w:pPr>
            <w:r>
              <w:t>索引</w:t>
            </w:r>
          </w:p>
        </w:tc>
        <w:tc>
          <w:tcPr>
            <w:tcW w:w="1201" w:type="pct"/>
            <w:tcBorders>
              <w:top w:val="single" w:color="auto" w:sz="4" w:space="0"/>
              <w:left w:val="nil"/>
              <w:bottom w:val="single" w:color="auto" w:sz="4" w:space="0"/>
              <w:right w:val="single" w:color="auto" w:sz="4" w:space="0"/>
            </w:tcBorders>
            <w:vAlign w:val="center"/>
          </w:tcPr>
          <w:p w14:paraId="2E78D764">
            <w:pPr>
              <w:pStyle w:val="30"/>
            </w:pPr>
            <w:r>
              <w:t>IX+_+表名+_字段名</w:t>
            </w:r>
          </w:p>
        </w:tc>
        <w:tc>
          <w:tcPr>
            <w:tcW w:w="2116" w:type="pct"/>
            <w:tcBorders>
              <w:top w:val="single" w:color="auto" w:sz="4" w:space="0"/>
              <w:left w:val="nil"/>
              <w:bottom w:val="single" w:color="auto" w:sz="4" w:space="0"/>
              <w:right w:val="single" w:color="auto" w:sz="4" w:space="0"/>
            </w:tcBorders>
            <w:vAlign w:val="center"/>
          </w:tcPr>
          <w:p w14:paraId="6CEBE819">
            <w:pPr>
              <w:pStyle w:val="30"/>
            </w:pPr>
            <w:r>
              <w:t>IX_TT_EPS_TASK_ID</w:t>
            </w:r>
          </w:p>
        </w:tc>
        <w:tc>
          <w:tcPr>
            <w:tcW w:w="1306" w:type="pct"/>
            <w:tcBorders>
              <w:top w:val="single" w:color="auto" w:sz="4" w:space="0"/>
              <w:left w:val="nil"/>
              <w:bottom w:val="single" w:color="auto" w:sz="4" w:space="0"/>
              <w:right w:val="single" w:color="auto" w:sz="4" w:space="0"/>
            </w:tcBorders>
            <w:vAlign w:val="center"/>
          </w:tcPr>
          <w:p w14:paraId="3133FFF1">
            <w:pPr>
              <w:pStyle w:val="30"/>
            </w:pPr>
            <w:r>
              <w:t>当对单列进行索引时，用列的全名；当对多列进行索引时，要用列的缩写，同时在多列中使用下划线</w:t>
            </w:r>
          </w:p>
        </w:tc>
      </w:tr>
      <w:tr w14:paraId="5F34C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 w:type="pct"/>
            <w:tcBorders>
              <w:top w:val="single" w:color="auto" w:sz="4" w:space="0"/>
              <w:left w:val="single" w:color="auto" w:sz="4" w:space="0"/>
              <w:bottom w:val="single" w:color="auto" w:sz="4" w:space="0"/>
              <w:right w:val="single" w:color="auto" w:sz="4" w:space="0"/>
            </w:tcBorders>
            <w:vAlign w:val="center"/>
          </w:tcPr>
          <w:p w14:paraId="069480C8">
            <w:pPr>
              <w:pStyle w:val="30"/>
            </w:pPr>
            <w:r>
              <w:t>触发器</w:t>
            </w:r>
          </w:p>
        </w:tc>
        <w:tc>
          <w:tcPr>
            <w:tcW w:w="1201" w:type="pct"/>
            <w:tcBorders>
              <w:top w:val="single" w:color="auto" w:sz="4" w:space="0"/>
              <w:left w:val="nil"/>
              <w:bottom w:val="single" w:color="auto" w:sz="4" w:space="0"/>
              <w:right w:val="single" w:color="auto" w:sz="4" w:space="0"/>
            </w:tcBorders>
            <w:vAlign w:val="center"/>
          </w:tcPr>
          <w:p w14:paraId="0A1D1E0D">
            <w:pPr>
              <w:pStyle w:val="30"/>
            </w:pPr>
            <w:r>
              <w:t>TG+_+表名+触发事件类型(Ins|Upd|Del)</w:t>
            </w:r>
          </w:p>
        </w:tc>
        <w:tc>
          <w:tcPr>
            <w:tcW w:w="2116" w:type="pct"/>
            <w:tcBorders>
              <w:top w:val="single" w:color="auto" w:sz="4" w:space="0"/>
              <w:left w:val="nil"/>
              <w:bottom w:val="single" w:color="auto" w:sz="4" w:space="0"/>
              <w:right w:val="single" w:color="auto" w:sz="4" w:space="0"/>
            </w:tcBorders>
            <w:vAlign w:val="center"/>
          </w:tcPr>
          <w:p w14:paraId="1A167E57">
            <w:pPr>
              <w:pStyle w:val="30"/>
            </w:pPr>
            <w:r>
              <w:t>TG_TT_EPS_TASK_INS</w:t>
            </w:r>
          </w:p>
        </w:tc>
        <w:tc>
          <w:tcPr>
            <w:tcW w:w="1306" w:type="pct"/>
            <w:tcBorders>
              <w:top w:val="single" w:color="auto" w:sz="4" w:space="0"/>
              <w:left w:val="nil"/>
              <w:bottom w:val="single" w:color="auto" w:sz="4" w:space="0"/>
              <w:right w:val="single" w:color="auto" w:sz="4" w:space="0"/>
            </w:tcBorders>
            <w:vAlign w:val="center"/>
          </w:tcPr>
          <w:p w14:paraId="6BF98A1F">
            <w:pPr>
              <w:pStyle w:val="30"/>
            </w:pPr>
          </w:p>
        </w:tc>
      </w:tr>
      <w:tr w14:paraId="7939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 w:type="pct"/>
            <w:tcBorders>
              <w:top w:val="single" w:color="auto" w:sz="4" w:space="0"/>
              <w:left w:val="single" w:color="auto" w:sz="4" w:space="0"/>
              <w:bottom w:val="single" w:color="auto" w:sz="4" w:space="0"/>
              <w:right w:val="single" w:color="auto" w:sz="4" w:space="0"/>
            </w:tcBorders>
            <w:vAlign w:val="center"/>
          </w:tcPr>
          <w:p w14:paraId="0608DB17">
            <w:pPr>
              <w:pStyle w:val="30"/>
            </w:pPr>
            <w:r>
              <w:t>主键</w:t>
            </w:r>
          </w:p>
        </w:tc>
        <w:tc>
          <w:tcPr>
            <w:tcW w:w="1201" w:type="pct"/>
            <w:tcBorders>
              <w:top w:val="single" w:color="auto" w:sz="4" w:space="0"/>
              <w:left w:val="nil"/>
              <w:bottom w:val="single" w:color="auto" w:sz="4" w:space="0"/>
              <w:right w:val="single" w:color="auto" w:sz="4" w:space="0"/>
            </w:tcBorders>
            <w:vAlign w:val="center"/>
          </w:tcPr>
          <w:p w14:paraId="1CC9A613">
            <w:pPr>
              <w:pStyle w:val="30"/>
            </w:pPr>
            <w:r>
              <w:t>PK_表名</w:t>
            </w:r>
          </w:p>
        </w:tc>
        <w:tc>
          <w:tcPr>
            <w:tcW w:w="2116" w:type="pct"/>
            <w:tcBorders>
              <w:top w:val="single" w:color="auto" w:sz="4" w:space="0"/>
              <w:left w:val="nil"/>
              <w:bottom w:val="single" w:color="auto" w:sz="4" w:space="0"/>
              <w:right w:val="single" w:color="auto" w:sz="4" w:space="0"/>
            </w:tcBorders>
            <w:vAlign w:val="center"/>
          </w:tcPr>
          <w:p w14:paraId="7EF4DA86">
            <w:pPr>
              <w:pStyle w:val="30"/>
            </w:pPr>
            <w:r>
              <w:t>PK_EPS_TASK</w:t>
            </w:r>
          </w:p>
        </w:tc>
        <w:tc>
          <w:tcPr>
            <w:tcW w:w="1306" w:type="pct"/>
            <w:tcBorders>
              <w:top w:val="single" w:color="auto" w:sz="4" w:space="0"/>
              <w:left w:val="nil"/>
              <w:bottom w:val="single" w:color="auto" w:sz="4" w:space="0"/>
              <w:right w:val="single" w:color="auto" w:sz="4" w:space="0"/>
            </w:tcBorders>
            <w:vAlign w:val="center"/>
          </w:tcPr>
          <w:p w14:paraId="12704CA8">
            <w:pPr>
              <w:pStyle w:val="30"/>
            </w:pPr>
          </w:p>
        </w:tc>
      </w:tr>
      <w:tr w14:paraId="29A7C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5" w:type="pct"/>
            <w:tcBorders>
              <w:top w:val="single" w:color="auto" w:sz="4" w:space="0"/>
              <w:left w:val="single" w:color="auto" w:sz="4" w:space="0"/>
              <w:bottom w:val="single" w:color="auto" w:sz="4" w:space="0"/>
              <w:right w:val="single" w:color="auto" w:sz="4" w:space="0"/>
            </w:tcBorders>
            <w:vAlign w:val="center"/>
          </w:tcPr>
          <w:p w14:paraId="2C1CE7E7">
            <w:pPr>
              <w:pStyle w:val="30"/>
            </w:pPr>
            <w:r>
              <w:t>外键</w:t>
            </w:r>
          </w:p>
        </w:tc>
        <w:tc>
          <w:tcPr>
            <w:tcW w:w="1201" w:type="pct"/>
            <w:tcBorders>
              <w:top w:val="single" w:color="auto" w:sz="4" w:space="0"/>
              <w:left w:val="nil"/>
              <w:bottom w:val="single" w:color="auto" w:sz="4" w:space="0"/>
              <w:right w:val="single" w:color="auto" w:sz="4" w:space="0"/>
            </w:tcBorders>
            <w:vAlign w:val="center"/>
          </w:tcPr>
          <w:p w14:paraId="6BF94DC6">
            <w:pPr>
              <w:pStyle w:val="30"/>
            </w:pPr>
            <w:r>
              <w:t>FK_外键所在表名_外键名</w:t>
            </w:r>
          </w:p>
        </w:tc>
        <w:tc>
          <w:tcPr>
            <w:tcW w:w="2116" w:type="pct"/>
            <w:tcBorders>
              <w:top w:val="single" w:color="auto" w:sz="4" w:space="0"/>
              <w:left w:val="nil"/>
              <w:bottom w:val="single" w:color="auto" w:sz="4" w:space="0"/>
              <w:right w:val="single" w:color="auto" w:sz="4" w:space="0"/>
            </w:tcBorders>
            <w:vAlign w:val="center"/>
          </w:tcPr>
          <w:p w14:paraId="5629A25C">
            <w:pPr>
              <w:pStyle w:val="30"/>
            </w:pPr>
            <w:r>
              <w:t>FK_TT_EPS_TASK_PK_TASKID</w:t>
            </w:r>
          </w:p>
        </w:tc>
        <w:tc>
          <w:tcPr>
            <w:tcW w:w="1306" w:type="pct"/>
            <w:tcBorders>
              <w:top w:val="single" w:color="auto" w:sz="4" w:space="0"/>
              <w:left w:val="nil"/>
              <w:bottom w:val="single" w:color="auto" w:sz="4" w:space="0"/>
              <w:right w:val="single" w:color="auto" w:sz="4" w:space="0"/>
            </w:tcBorders>
            <w:vAlign w:val="center"/>
          </w:tcPr>
          <w:p w14:paraId="16467FF6">
            <w:pPr>
              <w:pStyle w:val="30"/>
            </w:pPr>
            <w:r>
              <w:t>EPS_TASK是表名，PK_TASKID是TASK表里的主键名</w:t>
            </w:r>
          </w:p>
        </w:tc>
      </w:tr>
    </w:tbl>
    <w:p w14:paraId="238B418C">
      <w:pPr>
        <w:ind w:firstLine="480"/>
      </w:pPr>
      <w:r>
        <w:rPr>
          <w:rFonts w:hint="eastAsia"/>
        </w:rPr>
        <w:t>1、数据表命名方法</w:t>
      </w:r>
    </w:p>
    <w:p w14:paraId="305E4D36">
      <w:pPr>
        <w:ind w:firstLine="480"/>
      </w:pPr>
      <w:r>
        <w:rPr>
          <w:rFonts w:hint="eastAsia"/>
        </w:rPr>
        <w:t>子系统简称_&lt;表标识&gt;。</w:t>
      </w:r>
    </w:p>
    <w:p w14:paraId="2CC4D0AF">
      <w:pPr>
        <w:ind w:firstLine="480"/>
      </w:pPr>
      <w:r>
        <w:rPr>
          <w:rFonts w:hint="eastAsia"/>
        </w:rPr>
        <w:t>2、数据表属性设计</w:t>
      </w:r>
    </w:p>
    <w:p w14:paraId="158688AB">
      <w:pPr>
        <w:ind w:firstLine="480"/>
      </w:pPr>
      <w:r>
        <w:rPr>
          <w:rFonts w:hint="eastAsia"/>
        </w:rPr>
        <w:t xml:space="preserve">（1）对主数据表加入CREATEBY(当前数据的创建人), LASTUPDATEBY(当前数据的最后更新人),CREATEDATE(当前数据创建时间),LASTUPDATEDATE(当前数据最后更新日期)四个基本字段，由系统自动记录。 </w:t>
      </w:r>
    </w:p>
    <w:p w14:paraId="6535B959">
      <w:pPr>
        <w:ind w:firstLine="480"/>
      </w:pPr>
      <w:r>
        <w:rPr>
          <w:rFonts w:hint="eastAsia"/>
        </w:rPr>
        <w:t xml:space="preserve">（2）对于插入操作和更新操作较为频繁的表，主键的数据类型建议采用整型。 </w:t>
      </w:r>
    </w:p>
    <w:p w14:paraId="59147222">
      <w:pPr>
        <w:ind w:firstLine="480"/>
      </w:pPr>
      <w:r>
        <w:rPr>
          <w:rFonts w:hint="eastAsia"/>
        </w:rPr>
        <w:t xml:space="preserve">（3）对于数值列，不可为空，“0”作为默认值。 </w:t>
      </w:r>
    </w:p>
    <w:p w14:paraId="006B6449">
      <w:pPr>
        <w:ind w:firstLine="480"/>
      </w:pPr>
      <w:r>
        <w:rPr>
          <w:rFonts w:hint="eastAsia"/>
        </w:rPr>
        <w:t xml:space="preserve">（4）对于必要的“冗余”列，如上海对外经贸大学名称，应有相应的程序保持各“冗余”列的同一性，以免出现异议。 </w:t>
      </w:r>
    </w:p>
    <w:p w14:paraId="32F30782">
      <w:pPr>
        <w:ind w:firstLine="480"/>
      </w:pPr>
      <w:r>
        <w:rPr>
          <w:rFonts w:hint="eastAsia"/>
        </w:rPr>
        <w:t>（5）对于关联较为紧密，但是更新并不频繁的两个表，建议尽可能互相冗余部分字段，以免产生过多的join操作。</w:t>
      </w:r>
    </w:p>
    <w:p w14:paraId="3073C88A">
      <w:pPr>
        <w:ind w:firstLine="480"/>
      </w:pPr>
      <w:r>
        <w:rPr>
          <w:rFonts w:hint="eastAsia"/>
        </w:rPr>
        <w:t>3、数据库表汇总表格式</w:t>
      </w:r>
    </w:p>
    <w:p w14:paraId="64E131F5">
      <w:pPr>
        <w:ind w:firstLine="480"/>
      </w:pPr>
      <w:r>
        <w:rPr>
          <w:rFonts w:hint="eastAsia"/>
        </w:rPr>
        <w:t>数据库表汇总表的目的是将某一子系统所用到的全部表和视图列在一个表格中，以便检索查找。其格式如下：</w:t>
      </w:r>
    </w:p>
    <w:tbl>
      <w:tblPr>
        <w:tblStyle w:val="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1521"/>
        <w:gridCol w:w="1521"/>
        <w:gridCol w:w="1521"/>
        <w:gridCol w:w="2332"/>
      </w:tblGrid>
      <w:tr w14:paraId="358A4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 w:type="pct"/>
            <w:tcBorders>
              <w:top w:val="single" w:color="auto" w:sz="4" w:space="0"/>
              <w:left w:val="single" w:color="auto" w:sz="4" w:space="0"/>
              <w:bottom w:val="single" w:color="auto" w:sz="4" w:space="0"/>
              <w:right w:val="single" w:color="auto" w:sz="4" w:space="0"/>
            </w:tcBorders>
            <w:vAlign w:val="center"/>
          </w:tcPr>
          <w:p w14:paraId="2E4661B4">
            <w:pPr>
              <w:pStyle w:val="30"/>
            </w:pPr>
            <w:r>
              <w:t>子系统名</w:t>
            </w:r>
          </w:p>
        </w:tc>
        <w:tc>
          <w:tcPr>
            <w:tcW w:w="893" w:type="pct"/>
            <w:tcBorders>
              <w:top w:val="single" w:color="auto" w:sz="4" w:space="0"/>
              <w:left w:val="nil"/>
              <w:bottom w:val="single" w:color="auto" w:sz="4" w:space="0"/>
              <w:right w:val="single" w:color="auto" w:sz="4" w:space="0"/>
            </w:tcBorders>
            <w:vAlign w:val="center"/>
          </w:tcPr>
          <w:p w14:paraId="5D1F0284">
            <w:pPr>
              <w:pStyle w:val="30"/>
            </w:pPr>
          </w:p>
        </w:tc>
        <w:tc>
          <w:tcPr>
            <w:tcW w:w="893" w:type="pct"/>
            <w:tcBorders>
              <w:top w:val="single" w:color="auto" w:sz="4" w:space="0"/>
              <w:left w:val="nil"/>
              <w:bottom w:val="single" w:color="auto" w:sz="4" w:space="0"/>
              <w:right w:val="single" w:color="auto" w:sz="4" w:space="0"/>
            </w:tcBorders>
            <w:vAlign w:val="center"/>
          </w:tcPr>
          <w:p w14:paraId="09B070C7">
            <w:pPr>
              <w:pStyle w:val="30"/>
            </w:pPr>
            <w:r>
              <w:t>数据库用户名</w:t>
            </w:r>
          </w:p>
        </w:tc>
        <w:tc>
          <w:tcPr>
            <w:tcW w:w="2260" w:type="pct"/>
            <w:gridSpan w:val="2"/>
            <w:tcBorders>
              <w:top w:val="single" w:color="auto" w:sz="4" w:space="0"/>
              <w:left w:val="nil"/>
              <w:bottom w:val="single" w:color="auto" w:sz="4" w:space="0"/>
              <w:right w:val="single" w:color="auto" w:sz="4" w:space="0"/>
            </w:tcBorders>
            <w:vAlign w:val="center"/>
          </w:tcPr>
          <w:p w14:paraId="50E32835">
            <w:pPr>
              <w:pStyle w:val="30"/>
            </w:pPr>
          </w:p>
        </w:tc>
      </w:tr>
      <w:tr w14:paraId="25097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5"/>
            <w:tcBorders>
              <w:top w:val="single" w:color="auto" w:sz="4" w:space="0"/>
              <w:left w:val="single" w:color="auto" w:sz="4" w:space="0"/>
              <w:bottom w:val="single" w:color="auto" w:sz="4" w:space="0"/>
              <w:right w:val="single" w:color="auto" w:sz="4" w:space="0"/>
            </w:tcBorders>
            <w:vAlign w:val="center"/>
          </w:tcPr>
          <w:p w14:paraId="161E5758">
            <w:pPr>
              <w:pStyle w:val="30"/>
            </w:pPr>
            <w:r>
              <w:t>更新记录</w:t>
            </w:r>
          </w:p>
        </w:tc>
      </w:tr>
      <w:tr w14:paraId="43659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 w:type="pct"/>
            <w:tcBorders>
              <w:top w:val="single" w:color="auto" w:sz="4" w:space="0"/>
              <w:left w:val="single" w:color="auto" w:sz="4" w:space="0"/>
              <w:bottom w:val="single" w:color="auto" w:sz="4" w:space="0"/>
              <w:right w:val="single" w:color="auto" w:sz="4" w:space="0"/>
            </w:tcBorders>
            <w:vAlign w:val="center"/>
          </w:tcPr>
          <w:p w14:paraId="77DD31BD">
            <w:pPr>
              <w:pStyle w:val="30"/>
            </w:pPr>
            <w:r>
              <w:t>时间</w:t>
            </w:r>
          </w:p>
        </w:tc>
        <w:tc>
          <w:tcPr>
            <w:tcW w:w="893" w:type="pct"/>
            <w:tcBorders>
              <w:top w:val="single" w:color="auto" w:sz="4" w:space="0"/>
              <w:left w:val="nil"/>
              <w:bottom w:val="single" w:color="auto" w:sz="4" w:space="0"/>
              <w:right w:val="single" w:color="auto" w:sz="4" w:space="0"/>
            </w:tcBorders>
            <w:vAlign w:val="center"/>
          </w:tcPr>
          <w:p w14:paraId="7BCA1A50">
            <w:pPr>
              <w:pStyle w:val="30"/>
            </w:pPr>
            <w:r>
              <w:t>作者</w:t>
            </w:r>
          </w:p>
        </w:tc>
        <w:tc>
          <w:tcPr>
            <w:tcW w:w="893" w:type="pct"/>
            <w:tcBorders>
              <w:top w:val="single" w:color="auto" w:sz="4" w:space="0"/>
              <w:left w:val="nil"/>
              <w:bottom w:val="single" w:color="auto" w:sz="4" w:space="0"/>
              <w:right w:val="single" w:color="auto" w:sz="4" w:space="0"/>
            </w:tcBorders>
            <w:vAlign w:val="center"/>
          </w:tcPr>
          <w:p w14:paraId="13607C9B">
            <w:pPr>
              <w:pStyle w:val="30"/>
            </w:pPr>
            <w:r>
              <w:t>原因说明</w:t>
            </w:r>
          </w:p>
        </w:tc>
        <w:tc>
          <w:tcPr>
            <w:tcW w:w="2260" w:type="pct"/>
            <w:gridSpan w:val="2"/>
            <w:tcBorders>
              <w:top w:val="single" w:color="auto" w:sz="4" w:space="0"/>
              <w:left w:val="nil"/>
              <w:bottom w:val="single" w:color="auto" w:sz="4" w:space="0"/>
              <w:right w:val="single" w:color="auto" w:sz="4" w:space="0"/>
            </w:tcBorders>
            <w:vAlign w:val="center"/>
          </w:tcPr>
          <w:p w14:paraId="7798FE6D">
            <w:pPr>
              <w:pStyle w:val="30"/>
            </w:pPr>
            <w:r>
              <w:t>变动内容</w:t>
            </w:r>
          </w:p>
        </w:tc>
      </w:tr>
      <w:tr w14:paraId="21DD9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 w:type="pct"/>
            <w:tcBorders>
              <w:top w:val="single" w:color="auto" w:sz="4" w:space="0"/>
              <w:left w:val="single" w:color="auto" w:sz="4" w:space="0"/>
              <w:bottom w:val="single" w:color="auto" w:sz="4" w:space="0"/>
              <w:right w:val="single" w:color="auto" w:sz="4" w:space="0"/>
            </w:tcBorders>
            <w:vAlign w:val="center"/>
          </w:tcPr>
          <w:p w14:paraId="2C5EB5EA">
            <w:pPr>
              <w:pStyle w:val="30"/>
            </w:pPr>
            <w:r>
              <w:t>表格编号</w:t>
            </w:r>
          </w:p>
        </w:tc>
        <w:tc>
          <w:tcPr>
            <w:tcW w:w="893" w:type="pct"/>
            <w:tcBorders>
              <w:top w:val="single" w:color="auto" w:sz="4" w:space="0"/>
              <w:left w:val="nil"/>
              <w:bottom w:val="single" w:color="auto" w:sz="4" w:space="0"/>
              <w:right w:val="single" w:color="auto" w:sz="4" w:space="0"/>
            </w:tcBorders>
            <w:vAlign w:val="center"/>
          </w:tcPr>
          <w:p w14:paraId="48759119">
            <w:pPr>
              <w:pStyle w:val="30"/>
            </w:pPr>
            <w:r>
              <w:t>表英文名称</w:t>
            </w:r>
          </w:p>
        </w:tc>
        <w:tc>
          <w:tcPr>
            <w:tcW w:w="893" w:type="pct"/>
            <w:tcBorders>
              <w:top w:val="single" w:color="auto" w:sz="4" w:space="0"/>
              <w:left w:val="nil"/>
              <w:bottom w:val="single" w:color="auto" w:sz="4" w:space="0"/>
              <w:right w:val="single" w:color="auto" w:sz="4" w:space="0"/>
            </w:tcBorders>
            <w:vAlign w:val="center"/>
          </w:tcPr>
          <w:p w14:paraId="614C43AC">
            <w:pPr>
              <w:pStyle w:val="30"/>
            </w:pPr>
            <w:r>
              <w:t>表中文名称</w:t>
            </w:r>
          </w:p>
        </w:tc>
        <w:tc>
          <w:tcPr>
            <w:tcW w:w="893" w:type="pct"/>
            <w:tcBorders>
              <w:top w:val="single" w:color="auto" w:sz="4" w:space="0"/>
              <w:left w:val="nil"/>
              <w:bottom w:val="single" w:color="auto" w:sz="4" w:space="0"/>
              <w:right w:val="single" w:color="auto" w:sz="4" w:space="0"/>
            </w:tcBorders>
            <w:vAlign w:val="center"/>
          </w:tcPr>
          <w:p w14:paraId="45CD0449">
            <w:pPr>
              <w:pStyle w:val="30"/>
            </w:pPr>
            <w:r>
              <w:t>用途说明</w:t>
            </w:r>
          </w:p>
        </w:tc>
        <w:tc>
          <w:tcPr>
            <w:tcW w:w="1367" w:type="pct"/>
            <w:tcBorders>
              <w:top w:val="single" w:color="auto" w:sz="4" w:space="0"/>
              <w:left w:val="nil"/>
              <w:bottom w:val="single" w:color="auto" w:sz="4" w:space="0"/>
              <w:right w:val="single" w:color="auto" w:sz="4" w:space="0"/>
            </w:tcBorders>
            <w:vAlign w:val="center"/>
          </w:tcPr>
          <w:p w14:paraId="652A4673">
            <w:pPr>
              <w:pStyle w:val="30"/>
            </w:pPr>
            <w:r>
              <w:t>类型</w:t>
            </w:r>
          </w:p>
        </w:tc>
      </w:tr>
      <w:tr w14:paraId="4442A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3" w:type="pct"/>
            <w:tcBorders>
              <w:top w:val="single" w:color="auto" w:sz="4" w:space="0"/>
              <w:left w:val="single" w:color="auto" w:sz="4" w:space="0"/>
              <w:bottom w:val="single" w:color="auto" w:sz="4" w:space="0"/>
              <w:right w:val="single" w:color="auto" w:sz="4" w:space="0"/>
            </w:tcBorders>
            <w:vAlign w:val="center"/>
          </w:tcPr>
          <w:p w14:paraId="4C621B4D">
            <w:pPr>
              <w:pStyle w:val="30"/>
            </w:pPr>
          </w:p>
        </w:tc>
        <w:tc>
          <w:tcPr>
            <w:tcW w:w="893" w:type="pct"/>
            <w:tcBorders>
              <w:top w:val="single" w:color="auto" w:sz="4" w:space="0"/>
              <w:left w:val="nil"/>
              <w:bottom w:val="single" w:color="auto" w:sz="4" w:space="0"/>
              <w:right w:val="single" w:color="auto" w:sz="4" w:space="0"/>
            </w:tcBorders>
            <w:vAlign w:val="center"/>
          </w:tcPr>
          <w:p w14:paraId="6ABE294B">
            <w:pPr>
              <w:pStyle w:val="30"/>
            </w:pPr>
          </w:p>
        </w:tc>
        <w:tc>
          <w:tcPr>
            <w:tcW w:w="893" w:type="pct"/>
            <w:tcBorders>
              <w:top w:val="single" w:color="auto" w:sz="4" w:space="0"/>
              <w:left w:val="nil"/>
              <w:bottom w:val="single" w:color="auto" w:sz="4" w:space="0"/>
              <w:right w:val="single" w:color="auto" w:sz="4" w:space="0"/>
            </w:tcBorders>
            <w:vAlign w:val="center"/>
          </w:tcPr>
          <w:p w14:paraId="1C4317A9">
            <w:pPr>
              <w:pStyle w:val="30"/>
            </w:pPr>
          </w:p>
        </w:tc>
        <w:tc>
          <w:tcPr>
            <w:tcW w:w="893" w:type="pct"/>
            <w:tcBorders>
              <w:top w:val="single" w:color="auto" w:sz="4" w:space="0"/>
              <w:left w:val="nil"/>
              <w:bottom w:val="single" w:color="auto" w:sz="4" w:space="0"/>
              <w:right w:val="single" w:color="auto" w:sz="4" w:space="0"/>
            </w:tcBorders>
            <w:vAlign w:val="center"/>
          </w:tcPr>
          <w:p w14:paraId="54EF7A12">
            <w:pPr>
              <w:pStyle w:val="30"/>
            </w:pPr>
          </w:p>
        </w:tc>
        <w:tc>
          <w:tcPr>
            <w:tcW w:w="1367" w:type="pct"/>
            <w:tcBorders>
              <w:top w:val="single" w:color="auto" w:sz="4" w:space="0"/>
              <w:left w:val="nil"/>
              <w:bottom w:val="single" w:color="auto" w:sz="4" w:space="0"/>
              <w:right w:val="single" w:color="auto" w:sz="4" w:space="0"/>
            </w:tcBorders>
            <w:vAlign w:val="center"/>
          </w:tcPr>
          <w:p w14:paraId="022AEFEA">
            <w:pPr>
              <w:pStyle w:val="30"/>
            </w:pPr>
          </w:p>
        </w:tc>
      </w:tr>
    </w:tbl>
    <w:p w14:paraId="4B668E73">
      <w:pPr>
        <w:ind w:firstLine="480"/>
      </w:pPr>
      <w:r>
        <w:rPr>
          <w:rFonts w:hint="eastAsia"/>
        </w:rPr>
        <w:t>要求相同性质的表集中排列。汇总表中的表格编号与详述表中对应的表格编号要相同。其中更新记录必须在设计完成后的开发过程中由开发组指定成员进行专门维护，所有对数据库设计的变更必须统一提交此成员统一维护，任何开发人员不可以自行修改数据库结构，所有的变动都必须在数据字典中进行记录。</w:t>
      </w:r>
    </w:p>
    <w:p w14:paraId="3873C1F2">
      <w:pPr>
        <w:ind w:firstLine="480"/>
      </w:pPr>
      <w:r>
        <w:rPr>
          <w:rFonts w:hint="eastAsia"/>
        </w:rPr>
        <w:t>4、数据库表详述表格式</w:t>
      </w:r>
    </w:p>
    <w:p w14:paraId="4BE43788">
      <w:pPr>
        <w:ind w:firstLine="480"/>
      </w:pPr>
      <w:r>
        <w:rPr>
          <w:rFonts w:hint="eastAsia"/>
        </w:rPr>
        <w:t>数据库表详述表描述所有表和视图字段的功能，其格式如下：</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726"/>
        <w:gridCol w:w="1061"/>
        <w:gridCol w:w="1460"/>
        <w:gridCol w:w="1215"/>
        <w:gridCol w:w="370"/>
        <w:gridCol w:w="574"/>
        <w:gridCol w:w="350"/>
        <w:gridCol w:w="350"/>
        <w:gridCol w:w="296"/>
        <w:gridCol w:w="390"/>
        <w:gridCol w:w="390"/>
        <w:gridCol w:w="390"/>
        <w:gridCol w:w="377"/>
      </w:tblGrid>
      <w:tr w14:paraId="01CCE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pct"/>
            <w:gridSpan w:val="2"/>
            <w:tcBorders>
              <w:top w:val="single" w:color="auto" w:sz="4" w:space="0"/>
              <w:left w:val="single" w:color="auto" w:sz="4" w:space="0"/>
              <w:bottom w:val="single" w:color="auto" w:sz="4" w:space="0"/>
              <w:right w:val="single" w:color="auto" w:sz="4" w:space="0"/>
            </w:tcBorders>
            <w:vAlign w:val="center"/>
          </w:tcPr>
          <w:p w14:paraId="0D333559">
            <w:pPr>
              <w:pStyle w:val="30"/>
            </w:pPr>
            <w:r>
              <w:t>子系统名</w:t>
            </w:r>
          </w:p>
        </w:tc>
        <w:tc>
          <w:tcPr>
            <w:tcW w:w="667" w:type="pct"/>
            <w:tcBorders>
              <w:top w:val="single" w:color="auto" w:sz="4" w:space="0"/>
              <w:left w:val="nil"/>
              <w:bottom w:val="single" w:color="auto" w:sz="4" w:space="0"/>
              <w:right w:val="single" w:color="auto" w:sz="4" w:space="0"/>
            </w:tcBorders>
            <w:vAlign w:val="center"/>
          </w:tcPr>
          <w:p w14:paraId="0092621D">
            <w:pPr>
              <w:pStyle w:val="30"/>
            </w:pPr>
          </w:p>
        </w:tc>
        <w:tc>
          <w:tcPr>
            <w:tcW w:w="901" w:type="pct"/>
            <w:tcBorders>
              <w:top w:val="single" w:color="auto" w:sz="4" w:space="0"/>
              <w:left w:val="nil"/>
              <w:bottom w:val="single" w:color="auto" w:sz="4" w:space="0"/>
              <w:right w:val="single" w:color="auto" w:sz="4" w:space="0"/>
            </w:tcBorders>
            <w:vAlign w:val="center"/>
          </w:tcPr>
          <w:p w14:paraId="0ACAB0A7">
            <w:pPr>
              <w:pStyle w:val="30"/>
            </w:pPr>
            <w:r>
              <w:t>数据库用户名</w:t>
            </w:r>
          </w:p>
        </w:tc>
        <w:tc>
          <w:tcPr>
            <w:tcW w:w="2671" w:type="pct"/>
            <w:gridSpan w:val="10"/>
            <w:tcBorders>
              <w:top w:val="single" w:color="auto" w:sz="4" w:space="0"/>
              <w:left w:val="nil"/>
              <w:bottom w:val="single" w:color="auto" w:sz="4" w:space="0"/>
              <w:right w:val="single" w:color="auto" w:sz="4" w:space="0"/>
            </w:tcBorders>
            <w:vAlign w:val="center"/>
          </w:tcPr>
          <w:p w14:paraId="1CE7C067">
            <w:pPr>
              <w:pStyle w:val="30"/>
            </w:pPr>
          </w:p>
        </w:tc>
      </w:tr>
      <w:tr w14:paraId="6F5E3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pct"/>
            <w:gridSpan w:val="2"/>
            <w:tcBorders>
              <w:top w:val="single" w:color="auto" w:sz="4" w:space="0"/>
              <w:left w:val="single" w:color="auto" w:sz="4" w:space="0"/>
              <w:bottom w:val="single" w:color="auto" w:sz="4" w:space="0"/>
              <w:right w:val="single" w:color="auto" w:sz="4" w:space="0"/>
            </w:tcBorders>
            <w:vAlign w:val="center"/>
          </w:tcPr>
          <w:p w14:paraId="2C5B8A9A">
            <w:pPr>
              <w:pStyle w:val="30"/>
            </w:pPr>
            <w:r>
              <w:t>表格编号</w:t>
            </w:r>
          </w:p>
        </w:tc>
        <w:tc>
          <w:tcPr>
            <w:tcW w:w="667" w:type="pct"/>
            <w:tcBorders>
              <w:top w:val="single" w:color="auto" w:sz="4" w:space="0"/>
              <w:left w:val="nil"/>
              <w:bottom w:val="single" w:color="auto" w:sz="4" w:space="0"/>
              <w:right w:val="single" w:color="auto" w:sz="4" w:space="0"/>
            </w:tcBorders>
            <w:vAlign w:val="center"/>
          </w:tcPr>
          <w:p w14:paraId="4EE100C3">
            <w:pPr>
              <w:pStyle w:val="30"/>
            </w:pPr>
          </w:p>
        </w:tc>
        <w:tc>
          <w:tcPr>
            <w:tcW w:w="901" w:type="pct"/>
            <w:tcBorders>
              <w:top w:val="single" w:color="auto" w:sz="4" w:space="0"/>
              <w:left w:val="nil"/>
              <w:bottom w:val="single" w:color="auto" w:sz="4" w:space="0"/>
              <w:right w:val="single" w:color="auto" w:sz="4" w:space="0"/>
            </w:tcBorders>
            <w:vAlign w:val="center"/>
          </w:tcPr>
          <w:p w14:paraId="28E724A0">
            <w:pPr>
              <w:pStyle w:val="30"/>
            </w:pPr>
            <w:r>
              <w:t>表中文名称</w:t>
            </w:r>
          </w:p>
        </w:tc>
        <w:tc>
          <w:tcPr>
            <w:tcW w:w="1018" w:type="pct"/>
            <w:gridSpan w:val="2"/>
            <w:tcBorders>
              <w:top w:val="single" w:color="auto" w:sz="4" w:space="0"/>
              <w:left w:val="nil"/>
              <w:bottom w:val="single" w:color="auto" w:sz="4" w:space="0"/>
              <w:right w:val="single" w:color="auto" w:sz="4" w:space="0"/>
            </w:tcBorders>
            <w:vAlign w:val="center"/>
          </w:tcPr>
          <w:p w14:paraId="4674DFF2">
            <w:pPr>
              <w:pStyle w:val="30"/>
            </w:pPr>
          </w:p>
        </w:tc>
        <w:tc>
          <w:tcPr>
            <w:tcW w:w="719" w:type="pct"/>
            <w:gridSpan w:val="3"/>
            <w:tcBorders>
              <w:top w:val="single" w:color="auto" w:sz="4" w:space="0"/>
              <w:left w:val="nil"/>
              <w:bottom w:val="single" w:color="auto" w:sz="4" w:space="0"/>
              <w:right w:val="single" w:color="auto" w:sz="4" w:space="0"/>
            </w:tcBorders>
            <w:vAlign w:val="center"/>
          </w:tcPr>
          <w:p w14:paraId="0CC02E3E">
            <w:pPr>
              <w:pStyle w:val="30"/>
            </w:pPr>
            <w:r>
              <w:t>表英文名称</w:t>
            </w:r>
          </w:p>
        </w:tc>
        <w:tc>
          <w:tcPr>
            <w:tcW w:w="933" w:type="pct"/>
            <w:gridSpan w:val="5"/>
            <w:tcBorders>
              <w:top w:val="single" w:color="auto" w:sz="4" w:space="0"/>
              <w:left w:val="nil"/>
              <w:bottom w:val="single" w:color="auto" w:sz="4" w:space="0"/>
              <w:right w:val="single" w:color="auto" w:sz="4" w:space="0"/>
            </w:tcBorders>
            <w:vAlign w:val="center"/>
          </w:tcPr>
          <w:p w14:paraId="43BAC682">
            <w:pPr>
              <w:pStyle w:val="30"/>
            </w:pPr>
          </w:p>
        </w:tc>
      </w:tr>
      <w:tr w14:paraId="6F5D0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pct"/>
            <w:gridSpan w:val="2"/>
            <w:tcBorders>
              <w:top w:val="single" w:color="auto" w:sz="4" w:space="0"/>
              <w:left w:val="single" w:color="auto" w:sz="4" w:space="0"/>
              <w:bottom w:val="single" w:color="auto" w:sz="4" w:space="0"/>
              <w:right w:val="single" w:color="auto" w:sz="4" w:space="0"/>
            </w:tcBorders>
            <w:vAlign w:val="center"/>
          </w:tcPr>
          <w:p w14:paraId="0C400BDF">
            <w:pPr>
              <w:pStyle w:val="30"/>
            </w:pPr>
            <w:r>
              <w:t>表格描述</w:t>
            </w:r>
          </w:p>
        </w:tc>
        <w:tc>
          <w:tcPr>
            <w:tcW w:w="4241" w:type="pct"/>
            <w:gridSpan w:val="12"/>
            <w:tcBorders>
              <w:top w:val="single" w:color="auto" w:sz="4" w:space="0"/>
              <w:left w:val="nil"/>
              <w:bottom w:val="single" w:color="auto" w:sz="4" w:space="0"/>
              <w:right w:val="single" w:color="auto" w:sz="4" w:space="0"/>
            </w:tcBorders>
            <w:vAlign w:val="center"/>
          </w:tcPr>
          <w:p w14:paraId="101421B0">
            <w:pPr>
              <w:pStyle w:val="30"/>
            </w:pPr>
          </w:p>
        </w:tc>
      </w:tr>
      <w:tr w14:paraId="40540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14"/>
            <w:tcBorders>
              <w:top w:val="single" w:color="auto" w:sz="4" w:space="0"/>
              <w:left w:val="single" w:color="auto" w:sz="4" w:space="0"/>
              <w:bottom w:val="single" w:color="auto" w:sz="4" w:space="0"/>
              <w:right w:val="single" w:color="auto" w:sz="4" w:space="0"/>
            </w:tcBorders>
            <w:vAlign w:val="center"/>
          </w:tcPr>
          <w:p w14:paraId="600F26E5">
            <w:pPr>
              <w:pStyle w:val="30"/>
            </w:pPr>
            <w:r>
              <w:t>更新记录</w:t>
            </w:r>
          </w:p>
        </w:tc>
      </w:tr>
      <w:tr w14:paraId="7206B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8" w:type="pct"/>
            <w:gridSpan w:val="2"/>
            <w:tcBorders>
              <w:top w:val="single" w:color="auto" w:sz="4" w:space="0"/>
              <w:left w:val="single" w:color="auto" w:sz="4" w:space="0"/>
              <w:bottom w:val="single" w:color="auto" w:sz="4" w:space="0"/>
              <w:right w:val="single" w:color="auto" w:sz="4" w:space="0"/>
            </w:tcBorders>
            <w:vAlign w:val="center"/>
          </w:tcPr>
          <w:p w14:paraId="71EFA948">
            <w:pPr>
              <w:pStyle w:val="30"/>
            </w:pPr>
            <w:r>
              <w:t>时间</w:t>
            </w:r>
          </w:p>
        </w:tc>
        <w:tc>
          <w:tcPr>
            <w:tcW w:w="667" w:type="pct"/>
            <w:tcBorders>
              <w:top w:val="single" w:color="auto" w:sz="4" w:space="0"/>
              <w:left w:val="nil"/>
              <w:bottom w:val="single" w:color="auto" w:sz="4" w:space="0"/>
              <w:right w:val="single" w:color="auto" w:sz="4" w:space="0"/>
            </w:tcBorders>
            <w:vAlign w:val="center"/>
          </w:tcPr>
          <w:p w14:paraId="123E1A62">
            <w:pPr>
              <w:pStyle w:val="30"/>
            </w:pPr>
            <w:r>
              <w:t>作者</w:t>
            </w:r>
          </w:p>
        </w:tc>
        <w:tc>
          <w:tcPr>
            <w:tcW w:w="901" w:type="pct"/>
            <w:tcBorders>
              <w:top w:val="single" w:color="auto" w:sz="4" w:space="0"/>
              <w:left w:val="nil"/>
              <w:bottom w:val="single" w:color="auto" w:sz="4" w:space="0"/>
              <w:right w:val="single" w:color="auto" w:sz="4" w:space="0"/>
            </w:tcBorders>
            <w:vAlign w:val="center"/>
          </w:tcPr>
          <w:p w14:paraId="7386D261">
            <w:pPr>
              <w:pStyle w:val="30"/>
            </w:pPr>
            <w:r>
              <w:t>原因说明</w:t>
            </w:r>
          </w:p>
        </w:tc>
        <w:tc>
          <w:tcPr>
            <w:tcW w:w="2671" w:type="pct"/>
            <w:gridSpan w:val="10"/>
            <w:tcBorders>
              <w:top w:val="single" w:color="auto" w:sz="4" w:space="0"/>
              <w:left w:val="nil"/>
              <w:bottom w:val="single" w:color="auto" w:sz="4" w:space="0"/>
              <w:right w:val="single" w:color="auto" w:sz="4" w:space="0"/>
            </w:tcBorders>
            <w:vAlign w:val="center"/>
          </w:tcPr>
          <w:p w14:paraId="1641B699">
            <w:pPr>
              <w:pStyle w:val="30"/>
            </w:pPr>
            <w:r>
              <w:t>变动内容</w:t>
            </w:r>
          </w:p>
        </w:tc>
      </w:tr>
      <w:tr w14:paraId="3F889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 w:type="pct"/>
            <w:tcBorders>
              <w:top w:val="single" w:color="auto" w:sz="4" w:space="0"/>
              <w:left w:val="single" w:color="auto" w:sz="4" w:space="0"/>
              <w:bottom w:val="single" w:color="auto" w:sz="4" w:space="0"/>
              <w:right w:val="single" w:color="auto" w:sz="4" w:space="0"/>
            </w:tcBorders>
            <w:vAlign w:val="center"/>
          </w:tcPr>
          <w:p w14:paraId="070D7D70">
            <w:pPr>
              <w:pStyle w:val="30"/>
            </w:pPr>
            <w:r>
              <w:t>No.</w:t>
            </w:r>
          </w:p>
        </w:tc>
        <w:tc>
          <w:tcPr>
            <w:tcW w:w="470" w:type="pct"/>
            <w:tcBorders>
              <w:top w:val="single" w:color="auto" w:sz="4" w:space="0"/>
              <w:left w:val="nil"/>
              <w:bottom w:val="single" w:color="auto" w:sz="4" w:space="0"/>
              <w:right w:val="single" w:color="auto" w:sz="4" w:space="0"/>
            </w:tcBorders>
            <w:vAlign w:val="center"/>
          </w:tcPr>
          <w:p w14:paraId="2B91DAAD">
            <w:pPr>
              <w:pStyle w:val="30"/>
            </w:pPr>
            <w:r>
              <w:t>字段名</w:t>
            </w:r>
          </w:p>
        </w:tc>
        <w:tc>
          <w:tcPr>
            <w:tcW w:w="667" w:type="pct"/>
            <w:tcBorders>
              <w:top w:val="single" w:color="auto" w:sz="4" w:space="0"/>
              <w:left w:val="nil"/>
              <w:bottom w:val="single" w:color="auto" w:sz="4" w:space="0"/>
              <w:right w:val="single" w:color="auto" w:sz="4" w:space="0"/>
            </w:tcBorders>
            <w:vAlign w:val="center"/>
          </w:tcPr>
          <w:p w14:paraId="157EE00A">
            <w:pPr>
              <w:pStyle w:val="30"/>
            </w:pPr>
            <w:r>
              <w:t>中文名称</w:t>
            </w:r>
          </w:p>
        </w:tc>
        <w:tc>
          <w:tcPr>
            <w:tcW w:w="901" w:type="pct"/>
            <w:tcBorders>
              <w:top w:val="single" w:color="auto" w:sz="4" w:space="0"/>
              <w:left w:val="nil"/>
              <w:bottom w:val="single" w:color="auto" w:sz="4" w:space="0"/>
              <w:right w:val="single" w:color="auto" w:sz="4" w:space="0"/>
            </w:tcBorders>
            <w:vAlign w:val="center"/>
          </w:tcPr>
          <w:p w14:paraId="3F659428">
            <w:pPr>
              <w:pStyle w:val="30"/>
            </w:pPr>
            <w:r>
              <w:t>数据类型</w:t>
            </w:r>
          </w:p>
        </w:tc>
        <w:tc>
          <w:tcPr>
            <w:tcW w:w="757" w:type="pct"/>
            <w:tcBorders>
              <w:top w:val="single" w:color="auto" w:sz="4" w:space="0"/>
              <w:left w:val="nil"/>
              <w:bottom w:val="single" w:color="auto" w:sz="4" w:space="0"/>
              <w:right w:val="single" w:color="auto" w:sz="4" w:space="0"/>
            </w:tcBorders>
            <w:vAlign w:val="center"/>
          </w:tcPr>
          <w:p w14:paraId="36F1A909">
            <w:pPr>
              <w:pStyle w:val="30"/>
            </w:pPr>
            <w:r>
              <w:t>取值范围</w:t>
            </w:r>
          </w:p>
        </w:tc>
        <w:tc>
          <w:tcPr>
            <w:tcW w:w="642" w:type="pct"/>
            <w:gridSpan w:val="2"/>
            <w:tcBorders>
              <w:top w:val="single" w:color="auto" w:sz="4" w:space="0"/>
              <w:left w:val="nil"/>
              <w:bottom w:val="single" w:color="auto" w:sz="4" w:space="0"/>
              <w:right w:val="single" w:color="auto" w:sz="4" w:space="0"/>
            </w:tcBorders>
            <w:vAlign w:val="center"/>
          </w:tcPr>
          <w:p w14:paraId="6FEE8453">
            <w:pPr>
              <w:pStyle w:val="30"/>
            </w:pPr>
            <w:r>
              <w:t>备注</w:t>
            </w:r>
          </w:p>
        </w:tc>
        <w:tc>
          <w:tcPr>
            <w:tcW w:w="180" w:type="pct"/>
            <w:tcBorders>
              <w:top w:val="single" w:color="auto" w:sz="4" w:space="0"/>
              <w:left w:val="nil"/>
              <w:bottom w:val="single" w:color="auto" w:sz="4" w:space="0"/>
              <w:right w:val="single" w:color="auto" w:sz="4" w:space="0"/>
            </w:tcBorders>
            <w:vAlign w:val="center"/>
          </w:tcPr>
          <w:p w14:paraId="2C575DFD">
            <w:pPr>
              <w:pStyle w:val="30"/>
            </w:pPr>
            <w:r>
              <w:t>P</w:t>
            </w:r>
          </w:p>
        </w:tc>
        <w:tc>
          <w:tcPr>
            <w:tcW w:w="158" w:type="pct"/>
            <w:tcBorders>
              <w:top w:val="single" w:color="auto" w:sz="4" w:space="0"/>
              <w:left w:val="nil"/>
              <w:bottom w:val="single" w:color="auto" w:sz="4" w:space="0"/>
              <w:right w:val="single" w:color="auto" w:sz="4" w:space="0"/>
            </w:tcBorders>
            <w:vAlign w:val="center"/>
          </w:tcPr>
          <w:p w14:paraId="2EBD73E0">
            <w:pPr>
              <w:pStyle w:val="30"/>
            </w:pPr>
            <w:r>
              <w:t>F</w:t>
            </w:r>
          </w:p>
        </w:tc>
        <w:tc>
          <w:tcPr>
            <w:tcW w:w="139" w:type="pct"/>
            <w:tcBorders>
              <w:top w:val="single" w:color="auto" w:sz="4" w:space="0"/>
              <w:left w:val="nil"/>
              <w:bottom w:val="single" w:color="auto" w:sz="4" w:space="0"/>
              <w:right w:val="single" w:color="auto" w:sz="4" w:space="0"/>
            </w:tcBorders>
            <w:vAlign w:val="center"/>
          </w:tcPr>
          <w:p w14:paraId="35131E5C">
            <w:pPr>
              <w:pStyle w:val="30"/>
            </w:pPr>
            <w:r>
              <w:t>I</w:t>
            </w:r>
          </w:p>
        </w:tc>
        <w:tc>
          <w:tcPr>
            <w:tcW w:w="199" w:type="pct"/>
            <w:tcBorders>
              <w:top w:val="single" w:color="auto" w:sz="4" w:space="0"/>
              <w:left w:val="nil"/>
              <w:bottom w:val="single" w:color="auto" w:sz="4" w:space="0"/>
              <w:right w:val="single" w:color="auto" w:sz="4" w:space="0"/>
            </w:tcBorders>
            <w:vAlign w:val="center"/>
          </w:tcPr>
          <w:p w14:paraId="39807BED">
            <w:pPr>
              <w:pStyle w:val="30"/>
            </w:pPr>
            <w:r>
              <w:t>N</w:t>
            </w:r>
          </w:p>
        </w:tc>
        <w:tc>
          <w:tcPr>
            <w:tcW w:w="199" w:type="pct"/>
            <w:tcBorders>
              <w:top w:val="single" w:color="auto" w:sz="4" w:space="0"/>
              <w:left w:val="nil"/>
              <w:bottom w:val="single" w:color="auto" w:sz="4" w:space="0"/>
              <w:right w:val="single" w:color="auto" w:sz="4" w:space="0"/>
            </w:tcBorders>
            <w:vAlign w:val="center"/>
          </w:tcPr>
          <w:p w14:paraId="111EF809">
            <w:pPr>
              <w:pStyle w:val="30"/>
            </w:pPr>
            <w:r>
              <w:t>D</w:t>
            </w:r>
          </w:p>
        </w:tc>
        <w:tc>
          <w:tcPr>
            <w:tcW w:w="199" w:type="pct"/>
            <w:tcBorders>
              <w:top w:val="single" w:color="auto" w:sz="4" w:space="0"/>
              <w:left w:val="nil"/>
              <w:bottom w:val="single" w:color="auto" w:sz="4" w:space="0"/>
              <w:right w:val="single" w:color="auto" w:sz="4" w:space="0"/>
            </w:tcBorders>
            <w:vAlign w:val="center"/>
          </w:tcPr>
          <w:p w14:paraId="6C1E28F0">
            <w:pPr>
              <w:pStyle w:val="30"/>
            </w:pPr>
            <w:r>
              <w:t>U</w:t>
            </w:r>
          </w:p>
        </w:tc>
        <w:tc>
          <w:tcPr>
            <w:tcW w:w="195" w:type="pct"/>
            <w:tcBorders>
              <w:top w:val="single" w:color="auto" w:sz="4" w:space="0"/>
              <w:left w:val="nil"/>
              <w:bottom w:val="single" w:color="auto" w:sz="4" w:space="0"/>
              <w:right w:val="single" w:color="auto" w:sz="4" w:space="0"/>
            </w:tcBorders>
            <w:vAlign w:val="center"/>
          </w:tcPr>
          <w:p w14:paraId="5C157DD1">
            <w:pPr>
              <w:pStyle w:val="30"/>
            </w:pPr>
            <w:r>
              <w:t>C</w:t>
            </w:r>
          </w:p>
        </w:tc>
      </w:tr>
      <w:tr w14:paraId="58283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 w:type="pct"/>
            <w:tcBorders>
              <w:top w:val="single" w:color="auto" w:sz="4" w:space="0"/>
              <w:left w:val="single" w:color="auto" w:sz="4" w:space="0"/>
              <w:bottom w:val="single" w:color="auto" w:sz="4" w:space="0"/>
              <w:right w:val="single" w:color="auto" w:sz="4" w:space="0"/>
            </w:tcBorders>
            <w:vAlign w:val="center"/>
          </w:tcPr>
          <w:p w14:paraId="759D766D">
            <w:pPr>
              <w:pStyle w:val="30"/>
            </w:pPr>
          </w:p>
        </w:tc>
        <w:tc>
          <w:tcPr>
            <w:tcW w:w="470" w:type="pct"/>
            <w:tcBorders>
              <w:top w:val="single" w:color="auto" w:sz="4" w:space="0"/>
              <w:left w:val="nil"/>
              <w:bottom w:val="single" w:color="auto" w:sz="4" w:space="0"/>
              <w:right w:val="single" w:color="auto" w:sz="4" w:space="0"/>
            </w:tcBorders>
            <w:vAlign w:val="center"/>
          </w:tcPr>
          <w:p w14:paraId="34D51814">
            <w:pPr>
              <w:pStyle w:val="30"/>
            </w:pPr>
          </w:p>
        </w:tc>
        <w:tc>
          <w:tcPr>
            <w:tcW w:w="667" w:type="pct"/>
            <w:tcBorders>
              <w:top w:val="single" w:color="auto" w:sz="4" w:space="0"/>
              <w:left w:val="nil"/>
              <w:bottom w:val="single" w:color="auto" w:sz="4" w:space="0"/>
              <w:right w:val="single" w:color="auto" w:sz="4" w:space="0"/>
            </w:tcBorders>
            <w:vAlign w:val="center"/>
          </w:tcPr>
          <w:p w14:paraId="6E098111">
            <w:pPr>
              <w:pStyle w:val="30"/>
            </w:pPr>
          </w:p>
        </w:tc>
        <w:tc>
          <w:tcPr>
            <w:tcW w:w="901" w:type="pct"/>
            <w:tcBorders>
              <w:top w:val="single" w:color="auto" w:sz="4" w:space="0"/>
              <w:left w:val="nil"/>
              <w:bottom w:val="single" w:color="auto" w:sz="4" w:space="0"/>
              <w:right w:val="single" w:color="auto" w:sz="4" w:space="0"/>
            </w:tcBorders>
            <w:vAlign w:val="center"/>
          </w:tcPr>
          <w:p w14:paraId="7DA96627">
            <w:pPr>
              <w:pStyle w:val="30"/>
            </w:pPr>
          </w:p>
        </w:tc>
        <w:tc>
          <w:tcPr>
            <w:tcW w:w="757" w:type="pct"/>
            <w:tcBorders>
              <w:top w:val="single" w:color="auto" w:sz="4" w:space="0"/>
              <w:left w:val="nil"/>
              <w:bottom w:val="single" w:color="auto" w:sz="4" w:space="0"/>
              <w:right w:val="single" w:color="auto" w:sz="4" w:space="0"/>
            </w:tcBorders>
            <w:vAlign w:val="center"/>
          </w:tcPr>
          <w:p w14:paraId="66C0E578">
            <w:pPr>
              <w:pStyle w:val="30"/>
            </w:pPr>
          </w:p>
        </w:tc>
        <w:tc>
          <w:tcPr>
            <w:tcW w:w="642" w:type="pct"/>
            <w:gridSpan w:val="2"/>
            <w:tcBorders>
              <w:top w:val="single" w:color="auto" w:sz="4" w:space="0"/>
              <w:left w:val="nil"/>
              <w:bottom w:val="single" w:color="auto" w:sz="4" w:space="0"/>
              <w:right w:val="single" w:color="auto" w:sz="4" w:space="0"/>
            </w:tcBorders>
            <w:vAlign w:val="center"/>
          </w:tcPr>
          <w:p w14:paraId="11301DD0">
            <w:pPr>
              <w:pStyle w:val="30"/>
            </w:pPr>
          </w:p>
        </w:tc>
        <w:tc>
          <w:tcPr>
            <w:tcW w:w="180" w:type="pct"/>
            <w:tcBorders>
              <w:top w:val="single" w:color="auto" w:sz="4" w:space="0"/>
              <w:left w:val="nil"/>
              <w:bottom w:val="single" w:color="auto" w:sz="4" w:space="0"/>
              <w:right w:val="single" w:color="auto" w:sz="4" w:space="0"/>
            </w:tcBorders>
            <w:vAlign w:val="center"/>
          </w:tcPr>
          <w:p w14:paraId="7DF479A5">
            <w:pPr>
              <w:pStyle w:val="30"/>
            </w:pPr>
          </w:p>
        </w:tc>
        <w:tc>
          <w:tcPr>
            <w:tcW w:w="158" w:type="pct"/>
            <w:tcBorders>
              <w:top w:val="single" w:color="auto" w:sz="4" w:space="0"/>
              <w:left w:val="nil"/>
              <w:bottom w:val="single" w:color="auto" w:sz="4" w:space="0"/>
              <w:right w:val="single" w:color="auto" w:sz="4" w:space="0"/>
            </w:tcBorders>
            <w:vAlign w:val="center"/>
          </w:tcPr>
          <w:p w14:paraId="26EB9AEA">
            <w:pPr>
              <w:pStyle w:val="30"/>
            </w:pPr>
          </w:p>
        </w:tc>
        <w:tc>
          <w:tcPr>
            <w:tcW w:w="139" w:type="pct"/>
            <w:tcBorders>
              <w:top w:val="single" w:color="auto" w:sz="4" w:space="0"/>
              <w:left w:val="nil"/>
              <w:bottom w:val="single" w:color="auto" w:sz="4" w:space="0"/>
              <w:right w:val="single" w:color="auto" w:sz="4" w:space="0"/>
            </w:tcBorders>
            <w:vAlign w:val="center"/>
          </w:tcPr>
          <w:p w14:paraId="37A2D31B">
            <w:pPr>
              <w:pStyle w:val="30"/>
            </w:pPr>
          </w:p>
        </w:tc>
        <w:tc>
          <w:tcPr>
            <w:tcW w:w="199" w:type="pct"/>
            <w:tcBorders>
              <w:top w:val="single" w:color="auto" w:sz="4" w:space="0"/>
              <w:left w:val="nil"/>
              <w:bottom w:val="single" w:color="auto" w:sz="4" w:space="0"/>
              <w:right w:val="single" w:color="auto" w:sz="4" w:space="0"/>
            </w:tcBorders>
            <w:vAlign w:val="center"/>
          </w:tcPr>
          <w:p w14:paraId="7C899350">
            <w:pPr>
              <w:pStyle w:val="30"/>
            </w:pPr>
          </w:p>
        </w:tc>
        <w:tc>
          <w:tcPr>
            <w:tcW w:w="199" w:type="pct"/>
            <w:tcBorders>
              <w:top w:val="single" w:color="auto" w:sz="4" w:space="0"/>
              <w:left w:val="nil"/>
              <w:bottom w:val="single" w:color="auto" w:sz="4" w:space="0"/>
              <w:right w:val="single" w:color="auto" w:sz="4" w:space="0"/>
            </w:tcBorders>
            <w:vAlign w:val="center"/>
          </w:tcPr>
          <w:p w14:paraId="44E56277">
            <w:pPr>
              <w:pStyle w:val="30"/>
            </w:pPr>
          </w:p>
        </w:tc>
        <w:tc>
          <w:tcPr>
            <w:tcW w:w="199" w:type="pct"/>
            <w:tcBorders>
              <w:top w:val="single" w:color="auto" w:sz="4" w:space="0"/>
              <w:left w:val="nil"/>
              <w:bottom w:val="single" w:color="auto" w:sz="4" w:space="0"/>
              <w:right w:val="single" w:color="auto" w:sz="4" w:space="0"/>
            </w:tcBorders>
            <w:vAlign w:val="center"/>
          </w:tcPr>
          <w:p w14:paraId="2EFF598E">
            <w:pPr>
              <w:pStyle w:val="30"/>
            </w:pPr>
          </w:p>
        </w:tc>
        <w:tc>
          <w:tcPr>
            <w:tcW w:w="195" w:type="pct"/>
            <w:tcBorders>
              <w:top w:val="single" w:color="auto" w:sz="4" w:space="0"/>
              <w:left w:val="nil"/>
              <w:bottom w:val="single" w:color="auto" w:sz="4" w:space="0"/>
              <w:right w:val="single" w:color="auto" w:sz="4" w:space="0"/>
            </w:tcBorders>
            <w:vAlign w:val="center"/>
          </w:tcPr>
          <w:p w14:paraId="151B6CC3">
            <w:pPr>
              <w:pStyle w:val="30"/>
            </w:pPr>
          </w:p>
        </w:tc>
      </w:tr>
    </w:tbl>
    <w:p w14:paraId="19AAA590">
      <w:pPr>
        <w:ind w:firstLine="480"/>
      </w:pPr>
      <w:r>
        <w:rPr>
          <w:rFonts w:hint="eastAsia"/>
        </w:rPr>
        <w:t>数据库的完整性约束规则一般应用P、F、I、N、D、U、C表示，其含义如下：</w:t>
      </w:r>
    </w:p>
    <w:p w14:paraId="429E4993">
      <w:pPr>
        <w:ind w:firstLine="480"/>
      </w:pPr>
      <w:r>
        <w:rPr>
          <w:rFonts w:hint="eastAsia"/>
        </w:rPr>
        <w:t>P：主键(PK)。</w:t>
      </w:r>
    </w:p>
    <w:p w14:paraId="4D795216">
      <w:pPr>
        <w:ind w:firstLine="480"/>
      </w:pPr>
      <w:r>
        <w:rPr>
          <w:rFonts w:hint="eastAsia"/>
        </w:rPr>
        <w:t>F：外键(FK)，在‘取值范围’内指明外键：表名[(列名)]。</w:t>
      </w:r>
    </w:p>
    <w:p w14:paraId="424EECFC">
      <w:pPr>
        <w:ind w:firstLine="480"/>
      </w:pPr>
      <w:r>
        <w:rPr>
          <w:rFonts w:hint="eastAsia"/>
        </w:rPr>
        <w:t>I：在该字段上有索引，在数据表最后指明索引名，方向(A/D)，字段名。</w:t>
      </w:r>
    </w:p>
    <w:p w14:paraId="68E654F7">
      <w:pPr>
        <w:ind w:firstLine="480"/>
      </w:pPr>
      <w:r>
        <w:rPr>
          <w:rFonts w:hint="eastAsia"/>
        </w:rPr>
        <w:t>N：该字段不许为空。</w:t>
      </w:r>
    </w:p>
    <w:p w14:paraId="67566444">
      <w:pPr>
        <w:ind w:firstLine="480"/>
      </w:pPr>
      <w:r>
        <w:rPr>
          <w:rFonts w:hint="eastAsia"/>
        </w:rPr>
        <w:t>D：有缺省值，在‘取值范围’内指明缺省值。</w:t>
      </w:r>
    </w:p>
    <w:p w14:paraId="78516B0D">
      <w:pPr>
        <w:ind w:firstLine="480"/>
      </w:pPr>
      <w:r>
        <w:rPr>
          <w:rFonts w:hint="eastAsia"/>
        </w:rPr>
        <w:t>U：取值唯一。</w:t>
      </w:r>
    </w:p>
    <w:p w14:paraId="6684D692">
      <w:pPr>
        <w:ind w:firstLine="480"/>
      </w:pPr>
      <w:r>
        <w:rPr>
          <w:rFonts w:hint="eastAsia"/>
        </w:rPr>
        <w:t>C：主键数据删除时级联删除全部外键数据。非主键无此标志。</w:t>
      </w:r>
    </w:p>
    <w:p w14:paraId="11287AD4">
      <w:pPr>
        <w:ind w:firstLine="480"/>
      </w:pPr>
      <w:r>
        <w:rPr>
          <w:rFonts w:hint="eastAsia"/>
        </w:rPr>
        <w:t>具有上述特性的字段，在文档相应的位置按上述说明填写‘*’记号。</w:t>
      </w:r>
    </w:p>
    <w:p w14:paraId="58FCDE0C">
      <w:pPr>
        <w:pStyle w:val="7"/>
        <w:numPr>
          <w:ilvl w:val="5"/>
          <w:numId w:val="0"/>
        </w:numPr>
      </w:pPr>
      <w:r>
        <w:rPr>
          <w:rFonts w:hint="eastAsia" w:ascii="Times New Roman" w:hAnsi="Times New Roman" w:cs="宋体"/>
        </w:rPr>
        <w:t xml:space="preserve">6.3.1.1.1.7  </w:t>
      </w:r>
      <w:r>
        <w:rPr>
          <w:rFonts w:hint="eastAsia"/>
        </w:rPr>
        <w:t>规范化设计</w:t>
      </w:r>
    </w:p>
    <w:p w14:paraId="77DF53B0">
      <w:pPr>
        <w:ind w:firstLine="480"/>
      </w:pPr>
      <w:r>
        <w:rPr>
          <w:rFonts w:hint="eastAsia"/>
        </w:rPr>
        <w:t>通过描述数据元的一系列属性来实现数据元表示规范。该属性实际上为数据元的元数据，包括编码、分类、名称、值域、版本和拼音缩写等。数据需遵循统一规范，确保数据的合规性、正确性。</w:t>
      </w:r>
    </w:p>
    <w:p w14:paraId="4D9A8544">
      <w:pPr>
        <w:pStyle w:val="6"/>
        <w:numPr>
          <w:ilvl w:val="4"/>
          <w:numId w:val="0"/>
        </w:numPr>
      </w:pPr>
      <w:r>
        <w:rPr>
          <w:rFonts w:hint="eastAsia" w:eastAsia="宋体" w:cs="宋体"/>
        </w:rPr>
        <w:t xml:space="preserve">6.3.1.1.2  </w:t>
      </w:r>
      <w:r>
        <w:rPr>
          <w:rFonts w:hint="eastAsia"/>
        </w:rPr>
        <w:t>数据库分析</w:t>
      </w:r>
    </w:p>
    <w:p w14:paraId="3BF76522">
      <w:pPr>
        <w:pStyle w:val="7"/>
        <w:numPr>
          <w:ilvl w:val="5"/>
          <w:numId w:val="0"/>
        </w:numPr>
      </w:pPr>
      <w:r>
        <w:rPr>
          <w:rFonts w:hint="eastAsia" w:ascii="Times New Roman" w:hAnsi="Times New Roman" w:cs="宋体"/>
        </w:rPr>
        <w:t xml:space="preserve">6.3.1.1.2.1  </w:t>
      </w:r>
      <w:r>
        <w:rPr>
          <w:rFonts w:hint="eastAsia"/>
        </w:rPr>
        <w:t>数据内容分析</w:t>
      </w:r>
    </w:p>
    <w:p w14:paraId="1CEFA49E">
      <w:pPr>
        <w:ind w:firstLine="480"/>
      </w:pPr>
      <w:r>
        <w:rPr>
          <w:rFonts w:hint="eastAsia"/>
        </w:rPr>
        <w:t>数据内容分析直接影响着数据库类型的选择、架构设计以及安全策略的制定。</w:t>
      </w:r>
    </w:p>
    <w:p w14:paraId="308AFE04">
      <w:pPr>
        <w:ind w:firstLine="480"/>
      </w:pPr>
      <w:r>
        <w:rPr>
          <w:rFonts w:hint="eastAsia"/>
        </w:rPr>
        <w:t>1.数据类型与结构</w:t>
      </w:r>
    </w:p>
    <w:p w14:paraId="5F3FB744">
      <w:pPr>
        <w:ind w:firstLine="480"/>
      </w:pPr>
      <w:r>
        <w:rPr>
          <w:rFonts w:hint="eastAsia"/>
        </w:rPr>
        <w:t>分析数据是结构化、半结构化还是非结构化，决定了数据库类型的选择，如关系型数据库（适合结构化数据）、文档数据库（适合半结构化数据）、图数据库（适合复杂关系数据）等。深入了解数据的结构和类型，区分结构化数据（如关系数据库中的表格数据）、半结构化数据（如XML、JSON文件）和非结构化数据（如图像、音频、文本文件）。结构化数据通常更适合使用关系型数据库管理系统（RDBMS），因其能高效处理高度规范化的数据，并支持复杂的SQL查询。而对于半结构化和非结构化数据，则可能需要NoSQL数据库（如MongoDB、Cassandra）来提供更灵活的数据模型和扩展性。</w:t>
      </w:r>
    </w:p>
    <w:p w14:paraId="2A66A769">
      <w:pPr>
        <w:ind w:firstLine="480"/>
      </w:pPr>
      <w:r>
        <w:rPr>
          <w:rFonts w:hint="eastAsia"/>
        </w:rPr>
        <w:t>2.数据敏感性与安全</w:t>
      </w:r>
    </w:p>
    <w:p w14:paraId="3F313CB7">
      <w:pPr>
        <w:ind w:firstLine="480"/>
      </w:pPr>
      <w:r>
        <w:rPr>
          <w:rFonts w:hint="eastAsia"/>
        </w:rPr>
        <w:t>考虑数据的保密性、完整性和可用性要求，决定是否需要加密存储、备份恢复方案及相应的硬件支持。</w:t>
      </w:r>
    </w:p>
    <w:p w14:paraId="5EF2FC97">
      <w:pPr>
        <w:ind w:firstLine="480"/>
      </w:pPr>
      <w:r>
        <w:rPr>
          <w:rFonts w:hint="eastAsia"/>
        </w:rPr>
        <w:t>如采用高级别的数据加密存储、访问控制和审计功能，选用支持安全特性的数据库产品，并考虑配备专用的加密硬件或安全芯片来强化数据保护。</w:t>
      </w:r>
    </w:p>
    <w:p w14:paraId="2AD10AF8">
      <w:pPr>
        <w:ind w:firstLine="480"/>
      </w:pPr>
      <w:r>
        <w:rPr>
          <w:rFonts w:hint="eastAsia"/>
        </w:rPr>
        <w:t>3.数据处理复杂度</w:t>
      </w:r>
    </w:p>
    <w:p w14:paraId="309E84F7">
      <w:pPr>
        <w:ind w:firstLine="480"/>
      </w:pPr>
      <w:r>
        <w:rPr>
          <w:rFonts w:hint="eastAsia"/>
        </w:rPr>
        <w:t>分析数据处理的复杂性，如是否涉及大量计算、分析或实时处理需求，将影响到CPU、内存等硬件配置的选择，高性能CPU、大容量内存以及优化的存储解决方案（如固态硬盘SSD）将是必要选择。</w:t>
      </w:r>
    </w:p>
    <w:p w14:paraId="4C5FCC66">
      <w:pPr>
        <w:pStyle w:val="7"/>
        <w:numPr>
          <w:ilvl w:val="5"/>
          <w:numId w:val="0"/>
        </w:numPr>
      </w:pPr>
      <w:r>
        <w:rPr>
          <w:rFonts w:hint="eastAsia" w:ascii="Times New Roman" w:hAnsi="Times New Roman" w:cs="宋体"/>
        </w:rPr>
        <w:t xml:space="preserve">6.3.1.1.2.2  </w:t>
      </w:r>
      <w:r>
        <w:rPr>
          <w:rFonts w:hint="eastAsia"/>
        </w:rPr>
        <w:t>数据量分析</w:t>
      </w:r>
    </w:p>
    <w:p w14:paraId="123148A3">
      <w:pPr>
        <w:ind w:firstLine="480"/>
      </w:pPr>
      <w:r>
        <w:rPr>
          <w:rFonts w:hint="eastAsia"/>
        </w:rPr>
        <w:t>1. 当前数据量与增长预测</w:t>
      </w:r>
    </w:p>
    <w:p w14:paraId="07BC580E">
      <w:pPr>
        <w:ind w:firstLine="480"/>
      </w:pPr>
      <w:r>
        <w:rPr>
          <w:rFonts w:hint="eastAsia"/>
        </w:rPr>
        <w:t>评估当前数据库的大小以及未来一段时间内的数据增长趋势，这对确定存储容量、存储类型（如HDD、SSD或混合存储）以及是否采用分布式存储架构至关重要。</w:t>
      </w:r>
    </w:p>
    <w:p w14:paraId="5F8AC576">
      <w:pPr>
        <w:ind w:firstLine="480"/>
      </w:pPr>
      <w:r>
        <w:rPr>
          <w:rFonts w:hint="eastAsia"/>
        </w:rPr>
        <w:t>精确估计当前数据量以及未来几年的增长趋势。不仅包括数据总量，还要细化到每日新增数据量、数据保留周期、数据增长速率等因素。基于这些数据，可以计算所需的存储容量，并预留足够的扩展空间，避免因数据快速增长导致的存储瓶颈。</w:t>
      </w:r>
    </w:p>
    <w:p w14:paraId="69C6186E">
      <w:pPr>
        <w:ind w:firstLine="480"/>
      </w:pPr>
      <w:r>
        <w:rPr>
          <w:rFonts w:hint="eastAsia"/>
        </w:rPr>
        <w:t>对于大规模数据集，考虑采用分布式存储架构（如Hadoop HDFS）来分摊存储压力和提升数据访问速度。同时，数据的压缩策略、冷热数据分离（使用高速SSD存储热数据，HDD存储冷数据）也是优化存储成本和性能的有效手段。</w:t>
      </w:r>
    </w:p>
    <w:p w14:paraId="6FA4289F">
      <w:pPr>
        <w:ind w:firstLine="480"/>
      </w:pPr>
      <w:r>
        <w:rPr>
          <w:rFonts w:hint="eastAsia"/>
        </w:rPr>
        <w:t>2.数据备份恢复</w:t>
      </w:r>
    </w:p>
    <w:p w14:paraId="07B754D9">
      <w:pPr>
        <w:ind w:firstLine="480"/>
      </w:pPr>
      <w:r>
        <w:rPr>
          <w:rFonts w:hint="eastAsia"/>
        </w:rPr>
        <w:t>根据数据重要性和恢复时间目标(RTO)来选择合适的备份策略和存储媒介，确保数据安全的同时，也要考虑到恢复时的效率和资源消耗。</w:t>
      </w:r>
    </w:p>
    <w:p w14:paraId="1F3ED0B1">
      <w:pPr>
        <w:pStyle w:val="7"/>
        <w:numPr>
          <w:ilvl w:val="5"/>
          <w:numId w:val="0"/>
        </w:numPr>
      </w:pPr>
      <w:r>
        <w:rPr>
          <w:rFonts w:hint="eastAsia" w:ascii="Times New Roman" w:hAnsi="Times New Roman" w:cs="宋体"/>
        </w:rPr>
        <w:t xml:space="preserve">6.3.1.1.2.3  </w:t>
      </w:r>
      <w:r>
        <w:rPr>
          <w:rFonts w:hint="eastAsia"/>
        </w:rPr>
        <w:t>输入输出分析</w:t>
      </w:r>
    </w:p>
    <w:p w14:paraId="47D8D132">
      <w:pPr>
        <w:ind w:firstLine="480"/>
      </w:pPr>
      <w:r>
        <w:rPr>
          <w:rFonts w:hint="eastAsia"/>
        </w:rPr>
        <w:t>输入输出（I/O）分析直接关联到数据库的响应速度和处理能力，是决定系统性能的关键因素。</w:t>
      </w:r>
    </w:p>
    <w:p w14:paraId="63DE3C29">
      <w:pPr>
        <w:ind w:firstLine="480"/>
      </w:pPr>
      <w:r>
        <w:rPr>
          <w:rFonts w:hint="eastAsia"/>
        </w:rPr>
        <w:t>1.吞吐量需求</w:t>
      </w:r>
    </w:p>
    <w:p w14:paraId="5FB6D84B">
      <w:pPr>
        <w:ind w:firstLine="480"/>
      </w:pPr>
      <w:r>
        <w:rPr>
          <w:rFonts w:hint="eastAsia"/>
        </w:rPr>
        <w:t>分析系统的读写操作频率和数据量，即IOPS（每秒输入/输出操作次数）和吞吐量（如MB/s），对于选择硬盘类型（如高IOPS的SSD适用于频繁读写的场景）、网络带宽以及计算资源（CPU、内存）至关重要。</w:t>
      </w:r>
    </w:p>
    <w:p w14:paraId="0494A891">
      <w:pPr>
        <w:ind w:firstLine="480"/>
      </w:pPr>
      <w:r>
        <w:rPr>
          <w:rFonts w:hint="eastAsia"/>
        </w:rPr>
        <w:t>2.并发访问能力</w:t>
      </w:r>
    </w:p>
    <w:p w14:paraId="561364B1">
      <w:pPr>
        <w:ind w:firstLine="480"/>
      </w:pPr>
      <w:r>
        <w:rPr>
          <w:rFonts w:hint="eastAsia"/>
        </w:rPr>
        <w:t>评估系统同时处理的最大用户数和请求量，影响服务器的并发处理能力和数据库的并发访问控制机制。</w:t>
      </w:r>
    </w:p>
    <w:p w14:paraId="410AC5F9">
      <w:pPr>
        <w:ind w:firstLine="480"/>
      </w:pPr>
      <w:r>
        <w:rPr>
          <w:rFonts w:hint="eastAsia"/>
        </w:rPr>
        <w:t>特别是在高并发应用场景下，考虑数据库服务器的处理能力，包括CPU核心数、内存大小以及网络带宽。对于极端并发需求，可采用负载均衡、读写分离、缓存策略（如Redis）等技术手段来提高系统的响应速度和承载能力。</w:t>
      </w:r>
    </w:p>
    <w:p w14:paraId="5559BBF8">
      <w:pPr>
        <w:ind w:firstLine="480"/>
      </w:pPr>
      <w:r>
        <w:rPr>
          <w:rFonts w:hint="eastAsia"/>
        </w:rPr>
        <w:t>3.响应时间要求</w:t>
      </w:r>
    </w:p>
    <w:p w14:paraId="6E8D031D">
      <w:pPr>
        <w:ind w:firstLine="480"/>
      </w:pPr>
      <w:r>
        <w:rPr>
          <w:rFonts w:hint="eastAsia"/>
        </w:rPr>
        <w:t>根据业务需求设定数据访问的响应时间目标，指导数据库架构设计、索引策略以及硬件配置的选择，以确保满足实时性要求。</w:t>
      </w:r>
    </w:p>
    <w:p w14:paraId="4F6AD558">
      <w:pPr>
        <w:ind w:firstLine="480"/>
      </w:pPr>
      <w:r>
        <w:rPr>
          <w:rFonts w:hint="eastAsia"/>
        </w:rPr>
        <w:t>响应时间要求则需结合业务需求设定，数据库系统具有极低的延迟和高度优化的查询执行计划。</w:t>
      </w:r>
    </w:p>
    <w:p w14:paraId="5A00B0C9">
      <w:pPr>
        <w:pStyle w:val="5"/>
        <w:numPr>
          <w:ilvl w:val="3"/>
          <w:numId w:val="0"/>
        </w:numPr>
      </w:pPr>
      <w:r>
        <w:rPr>
          <w:rFonts w:hint="eastAsia" w:cs="宋体"/>
        </w:rPr>
        <w:t xml:space="preserve">6.3.1.2  </w:t>
      </w:r>
      <w:r>
        <w:rPr>
          <w:rFonts w:hint="eastAsia"/>
        </w:rPr>
        <w:t>投资监管管理子系统</w:t>
      </w:r>
    </w:p>
    <w:p w14:paraId="678AF25F">
      <w:pPr>
        <w:ind w:firstLine="482"/>
        <w:rPr>
          <w:b/>
          <w:bCs/>
        </w:rPr>
      </w:pPr>
      <w:r>
        <w:rPr>
          <w:rFonts w:hint="eastAsia"/>
          <w:b/>
          <w:bCs/>
        </w:rPr>
        <w:t>1、数据产生</w:t>
      </w:r>
    </w:p>
    <w:p w14:paraId="5881212B">
      <w:pPr>
        <w:ind w:firstLine="480"/>
      </w:pPr>
      <w:r>
        <w:rPr>
          <w:rFonts w:hint="eastAsia"/>
        </w:rPr>
        <w:t>报备程序：监管企业不定时上报</w:t>
      </w:r>
    </w:p>
    <w:p w14:paraId="6CE255B8">
      <w:pPr>
        <w:ind w:firstLine="480"/>
      </w:pPr>
      <w:r>
        <w:rPr>
          <w:rFonts w:hint="eastAsia"/>
        </w:rPr>
        <w:t>投资计划、投资执行情况、投资计划年中调整：监管企业每年定时上报</w:t>
      </w:r>
    </w:p>
    <w:p w14:paraId="41FF71A6">
      <w:pPr>
        <w:ind w:firstLine="482"/>
        <w:rPr>
          <w:b/>
          <w:bCs/>
        </w:rPr>
      </w:pPr>
      <w:r>
        <w:rPr>
          <w:rFonts w:hint="eastAsia"/>
          <w:b/>
          <w:bCs/>
        </w:rPr>
        <w:t>2、数据处理</w:t>
      </w:r>
    </w:p>
    <w:p w14:paraId="7FB7C63E">
      <w:pPr>
        <w:ind w:firstLine="480"/>
      </w:pPr>
      <w:r>
        <w:rPr>
          <w:rFonts w:hint="eastAsia"/>
        </w:rPr>
        <w:t>首先进行数据采集，通过业务系统收集数据。然后是数据清洗，去除重复、错误或不完整的数据。例如，对格式不符合标准的日期数据进行修正，剔除明显不符合逻辑的交易金额（如负数金额的普通股票购买交易）。接着进行数据转换，将不同格式的数据统一，如把各种日期格式统一为规定的 “YYYY - MM - DD” 格式。还会进行数据整合，把来自不同源的数据（如投资者信息和交易信息）关联起来，方便后续分析。</w:t>
      </w:r>
    </w:p>
    <w:p w14:paraId="483D29AA">
      <w:pPr>
        <w:ind w:firstLine="482"/>
        <w:rPr>
          <w:b/>
          <w:bCs/>
        </w:rPr>
      </w:pPr>
      <w:r>
        <w:rPr>
          <w:rFonts w:hint="eastAsia"/>
          <w:b/>
          <w:bCs/>
        </w:rPr>
        <w:t>3、数据存储</w:t>
      </w:r>
    </w:p>
    <w:p w14:paraId="6D744362">
      <w:pPr>
        <w:ind w:firstLine="480"/>
      </w:pPr>
      <w:r>
        <w:rPr>
          <w:rFonts w:hint="eastAsia"/>
        </w:rPr>
        <w:t>经过处理的数据根据其类型和用途存储在数据库中。例如，投资者的基本信息存储在用户信息表中，交易数据存储在交易记录表中，并且通过建立索引等方式提高数据查询效率。存储过程要考虑数据的安全性和备份恢复机制，以应对可能的数据丢失或损坏情况。</w:t>
      </w:r>
    </w:p>
    <w:p w14:paraId="204A04A2">
      <w:pPr>
        <w:pStyle w:val="5"/>
        <w:numPr>
          <w:ilvl w:val="3"/>
          <w:numId w:val="0"/>
        </w:numPr>
      </w:pPr>
      <w:r>
        <w:rPr>
          <w:rFonts w:hint="eastAsia" w:cs="宋体"/>
        </w:rPr>
        <w:t xml:space="preserve">6.3.1.3  </w:t>
      </w:r>
      <w:r>
        <w:rPr>
          <w:rFonts w:hint="eastAsia"/>
        </w:rPr>
        <w:t>市属国企投资基金信息子系统</w:t>
      </w:r>
    </w:p>
    <w:p w14:paraId="52A08268">
      <w:pPr>
        <w:ind w:firstLine="480"/>
      </w:pPr>
      <w:r>
        <w:rPr>
          <w:rFonts w:hint="eastAsia"/>
        </w:rPr>
        <w:t>采用国产数据库达梦，支持数据库数据安全、可靠、可信。系统数据产生主要来自各企业基金报送数据及融合数据。数据类型涉及常规数据库信息字段数据。报送工作涉及少量文档类文件存储，另存文件服务器。系统正常运行的动态数据存储量预计8G，3年内可预估的数据存储总量预计17G。</w:t>
      </w:r>
    </w:p>
    <w:p w14:paraId="72B7BB86">
      <w:pPr>
        <w:ind w:firstLine="480"/>
      </w:pPr>
    </w:p>
    <w:p w14:paraId="0DA20B87">
      <w:pPr>
        <w:pStyle w:val="5"/>
        <w:numPr>
          <w:ilvl w:val="3"/>
          <w:numId w:val="0"/>
        </w:numPr>
      </w:pPr>
      <w:r>
        <w:rPr>
          <w:rFonts w:hint="eastAsia" w:cs="宋体"/>
        </w:rPr>
        <w:t xml:space="preserve">6.3.1.4  </w:t>
      </w:r>
      <w:r>
        <w:rPr>
          <w:rFonts w:hint="eastAsia"/>
        </w:rPr>
        <w:t>国际化经营子系统</w:t>
      </w:r>
    </w:p>
    <w:p w14:paraId="1CA0F9A9">
      <w:pPr>
        <w:ind w:firstLine="480"/>
      </w:pPr>
      <w:r>
        <w:rPr>
          <w:rFonts w:hint="eastAsia"/>
        </w:rPr>
        <w:t>1、数据产生与预处理</w:t>
      </w:r>
    </w:p>
    <w:p w14:paraId="66968409">
      <w:pPr>
        <w:ind w:firstLine="480"/>
      </w:pPr>
      <w:r>
        <w:rPr>
          <w:rFonts w:hint="eastAsia"/>
        </w:rPr>
        <w:t>数据上报与分类：国资委下属企业及事务所将通过本系统上报数据，系统需对数据进行自动分类和预处理，以确保数据的准确性和完整性。</w:t>
      </w:r>
    </w:p>
    <w:p w14:paraId="37543D97">
      <w:pPr>
        <w:ind w:firstLine="480"/>
      </w:pPr>
      <w:r>
        <w:rPr>
          <w:rFonts w:hint="eastAsia"/>
        </w:rPr>
        <w:t>系统将实现数据的自动审核、汇总等预处理工作，为后续的数据分析和业务应用提供支持。</w:t>
      </w:r>
    </w:p>
    <w:p w14:paraId="35CB880C">
      <w:pPr>
        <w:ind w:firstLine="480"/>
      </w:pPr>
      <w:r>
        <w:rPr>
          <w:rFonts w:hint="eastAsia"/>
        </w:rPr>
        <w:t>2、数据处理</w:t>
      </w:r>
    </w:p>
    <w:p w14:paraId="5C2F050E">
      <w:pPr>
        <w:ind w:firstLine="480"/>
      </w:pPr>
      <w:r>
        <w:rPr>
          <w:rFonts w:hint="eastAsia"/>
        </w:rPr>
        <w:t>数据清洗与整理：使用达梦数据库的SQL语句进行数据清洗和整理，包括删除重复数据、修正错误数据、填充缺失值等，以提升数据质量。</w:t>
      </w:r>
    </w:p>
    <w:p w14:paraId="12E1DBFB">
      <w:pPr>
        <w:ind w:firstLine="480"/>
      </w:pPr>
      <w:r>
        <w:rPr>
          <w:rFonts w:hint="eastAsia"/>
        </w:rPr>
        <w:t>数据转换与加工：对数据进行必要的转换和加工，如数据合并、筛选、分组、聚合等，以满足不同业务需求。利用数据库的索引和查询优化功能，提高数据处理的速度和效率。</w:t>
      </w:r>
    </w:p>
    <w:p w14:paraId="7DC0E341">
      <w:pPr>
        <w:ind w:firstLine="480"/>
      </w:pPr>
      <w:r>
        <w:rPr>
          <w:rFonts w:hint="eastAsia"/>
        </w:rPr>
        <w:t>3、数据存储</w:t>
      </w:r>
    </w:p>
    <w:p w14:paraId="6BDB21DB">
      <w:pPr>
        <w:ind w:firstLine="480"/>
      </w:pPr>
      <w:r>
        <w:rPr>
          <w:rFonts w:hint="eastAsia"/>
        </w:rPr>
        <w:t>数据库选择与设计：选择达梦数据库作为数据存储平台，设计合理的数据库表结构，制定规范的数据存储策略。</w:t>
      </w:r>
    </w:p>
    <w:p w14:paraId="50AEC877">
      <w:pPr>
        <w:ind w:firstLine="480"/>
      </w:pPr>
      <w:r>
        <w:rPr>
          <w:rFonts w:hint="eastAsia"/>
        </w:rPr>
        <w:t>确定数据的存储格式、索引方法以及备份恢复策略，确保数据的安全性和可靠性。</w:t>
      </w:r>
    </w:p>
    <w:p w14:paraId="5C4D6B73">
      <w:pPr>
        <w:ind w:firstLine="480"/>
      </w:pPr>
      <w:r>
        <w:rPr>
          <w:rFonts w:hint="eastAsia"/>
        </w:rPr>
        <w:t>性能与可扩展性：利用达梦数据库的高性能和可扩展性，实现数据的快速存储和查询，满足业务需求。</w:t>
      </w:r>
    </w:p>
    <w:p w14:paraId="211FFC09">
      <w:pPr>
        <w:ind w:firstLine="480"/>
      </w:pPr>
      <w:r>
        <w:rPr>
          <w:rFonts w:hint="eastAsia"/>
        </w:rPr>
        <w:t>4、数据内容分析</w:t>
      </w:r>
    </w:p>
    <w:p w14:paraId="6314B644">
      <w:pPr>
        <w:ind w:firstLine="480"/>
      </w:pPr>
      <w:r>
        <w:rPr>
          <w:rFonts w:hint="eastAsia"/>
        </w:rPr>
        <w:t>国际化经营子系统：数据内容主要为规划处收集的境外企业数据。</w:t>
      </w:r>
    </w:p>
    <w:p w14:paraId="2CA1361B">
      <w:pPr>
        <w:ind w:firstLine="480"/>
      </w:pPr>
      <w:r>
        <w:rPr>
          <w:rFonts w:hint="eastAsia"/>
        </w:rPr>
        <w:t>5、输入输出分析</w:t>
      </w:r>
    </w:p>
    <w:p w14:paraId="3FA576C3">
      <w:pPr>
        <w:ind w:firstLine="480"/>
      </w:pPr>
      <w:r>
        <w:rPr>
          <w:rFonts w:hint="eastAsia"/>
        </w:rPr>
        <w:t>核心数据资源管理：管理核心数据资源，如2024年度上海市国有企业财务决算报表，按年度收集，由评价处采集。确认数据资源的获取途径，以及是否需要信息资源共享和对外提供数据共享。</w:t>
      </w:r>
    </w:p>
    <w:p w14:paraId="49C9DF38">
      <w:pPr>
        <w:ind w:firstLine="480"/>
      </w:pPr>
      <w:r>
        <w:rPr>
          <w:rFonts w:hint="eastAsia"/>
        </w:rPr>
        <w:t>6、数据安全与合规性</w:t>
      </w:r>
    </w:p>
    <w:p w14:paraId="60855304">
      <w:pPr>
        <w:ind w:firstLine="480"/>
      </w:pPr>
      <w:r>
        <w:rPr>
          <w:rFonts w:hint="eastAsia"/>
        </w:rPr>
        <w:t>隐私与安全：关注数据的隐私和安全问题，确保数据的合规性和安全性。</w:t>
      </w:r>
    </w:p>
    <w:p w14:paraId="75CE9AF7">
      <w:pPr>
        <w:ind w:firstLine="480"/>
      </w:pPr>
      <w:r>
        <w:rPr>
          <w:rFonts w:hint="eastAsia"/>
        </w:rPr>
        <w:t>实施必要的安全措施，如数据加密、访问控制和审计跟踪，以保护数据不被未授权访问或泄露。</w:t>
      </w:r>
    </w:p>
    <w:p w14:paraId="121BDFC2">
      <w:pPr>
        <w:ind w:firstLine="480"/>
      </w:pPr>
      <w:r>
        <w:rPr>
          <w:rFonts w:hint="eastAsia"/>
        </w:rPr>
        <w:t>7、数据分析体系构建</w:t>
      </w:r>
    </w:p>
    <w:p w14:paraId="5263C9DA">
      <w:pPr>
        <w:ind w:firstLine="480"/>
      </w:pPr>
      <w:r>
        <w:rPr>
          <w:rFonts w:hint="eastAsia"/>
        </w:rPr>
        <w:t>数据分析基础：通过明确数据来源、采集方式、清洗和转换方法以及存储方式，构建一个高效、可靠且符合业务需求的数据分析体系。为后续的数据分析和挖掘提供坚实的基础，提升企业的业务能力和竞争力。</w:t>
      </w:r>
    </w:p>
    <w:p w14:paraId="594388C2">
      <w:pPr>
        <w:pStyle w:val="5"/>
        <w:numPr>
          <w:ilvl w:val="3"/>
          <w:numId w:val="0"/>
        </w:numPr>
      </w:pPr>
      <w:r>
        <w:rPr>
          <w:rFonts w:hint="eastAsia" w:cs="宋体"/>
        </w:rPr>
        <w:t xml:space="preserve">6.3.1.5  </w:t>
      </w:r>
      <w:r>
        <w:rPr>
          <w:rFonts w:hint="eastAsia"/>
        </w:rPr>
        <w:t>国企价值评估子系统</w:t>
      </w:r>
    </w:p>
    <w:p w14:paraId="0EE26F25">
      <w:pPr>
        <w:pStyle w:val="6"/>
        <w:numPr>
          <w:ilvl w:val="4"/>
          <w:numId w:val="0"/>
        </w:numPr>
      </w:pPr>
      <w:bookmarkStart w:id="219" w:name="_Toc28796"/>
      <w:bookmarkStart w:id="220" w:name="_Toc144799527"/>
      <w:bookmarkStart w:id="221" w:name="_Toc20324"/>
      <w:r>
        <w:rPr>
          <w:rFonts w:hint="eastAsia" w:eastAsia="宋体" w:cs="宋体"/>
        </w:rPr>
        <w:t xml:space="preserve">6.3.1.5.1  </w:t>
      </w:r>
      <w:r>
        <w:rPr>
          <w:rFonts w:hint="eastAsia"/>
        </w:rPr>
        <w:t>数据分析</w:t>
      </w:r>
      <w:bookmarkEnd w:id="219"/>
      <w:bookmarkEnd w:id="220"/>
      <w:bookmarkEnd w:id="221"/>
    </w:p>
    <w:p w14:paraId="1FCE8ACD">
      <w:pPr>
        <w:pStyle w:val="7"/>
        <w:numPr>
          <w:ilvl w:val="5"/>
          <w:numId w:val="0"/>
        </w:numPr>
        <w:tabs>
          <w:tab w:val="clear" w:pos="0"/>
        </w:tabs>
      </w:pPr>
      <w:r>
        <w:rPr>
          <w:rFonts w:hint="eastAsia" w:ascii="Times New Roman" w:hAnsi="Times New Roman" w:cs="宋体"/>
        </w:rPr>
        <w:t xml:space="preserve">6.3.1.5.1.1  </w:t>
      </w:r>
      <w:r>
        <w:rPr>
          <w:rFonts w:hint="eastAsia"/>
        </w:rPr>
        <w:t>数据产生</w:t>
      </w:r>
    </w:p>
    <w:p w14:paraId="51AFA254">
      <w:pPr>
        <w:ind w:firstLine="480"/>
      </w:pPr>
      <w:r>
        <w:rPr>
          <w:rFonts w:hint="eastAsia"/>
        </w:rPr>
        <w:t>数据产生是数据分析的第一步，涉及从多个来源收集原始数据的过程。在价值评估系统中，原始数据可以来自多个渠道：</w:t>
      </w:r>
    </w:p>
    <w:p w14:paraId="59F351C5">
      <w:pPr>
        <w:ind w:firstLine="480"/>
      </w:pPr>
      <w:r>
        <w:rPr>
          <w:rFonts w:hint="eastAsia"/>
        </w:rPr>
        <w:t>企业财务报表：企业的财务报表包括资产负债表、利润表和现金流量表。这些数据通常由企业提交给监管机构，如证券交易所或相关政府部门。</w:t>
      </w:r>
    </w:p>
    <w:p w14:paraId="6694E9ED">
      <w:pPr>
        <w:ind w:firstLine="480"/>
      </w:pPr>
      <w:r>
        <w:rPr>
          <w:rFonts w:hint="eastAsia"/>
        </w:rPr>
        <w:t>审阅数据：用户可以手动输入审阅数据，包括估值方法、估值参数和评估结果。</w:t>
      </w:r>
    </w:p>
    <w:p w14:paraId="79DF107F">
      <w:pPr>
        <w:ind w:firstLine="480"/>
      </w:pPr>
      <w:r>
        <w:rPr>
          <w:rFonts w:hint="eastAsia"/>
        </w:rPr>
        <w:t>外部数据源：系统还可以从外部数据源获取数据，如市场数据、宏观经济数据和行业数据，用于估值和风险分析。</w:t>
      </w:r>
    </w:p>
    <w:p w14:paraId="7D88CB73">
      <w:pPr>
        <w:pStyle w:val="7"/>
        <w:numPr>
          <w:ilvl w:val="5"/>
          <w:numId w:val="0"/>
        </w:numPr>
        <w:tabs>
          <w:tab w:val="clear" w:pos="0"/>
        </w:tabs>
      </w:pPr>
      <w:r>
        <w:rPr>
          <w:rFonts w:hint="eastAsia" w:ascii="Times New Roman" w:hAnsi="Times New Roman" w:cs="宋体"/>
        </w:rPr>
        <w:t xml:space="preserve">6.3.1.5.1.2  </w:t>
      </w:r>
      <w:r>
        <w:rPr>
          <w:rFonts w:hint="eastAsia"/>
        </w:rPr>
        <w:t>数据处理</w:t>
      </w:r>
    </w:p>
    <w:p w14:paraId="03F1E99A">
      <w:pPr>
        <w:ind w:firstLine="480"/>
      </w:pPr>
      <w:r>
        <w:rPr>
          <w:rFonts w:hint="eastAsia"/>
        </w:rPr>
        <w:t>原始数据被收集后，接下来是数据处理阶段，其中包括数据清洗、转换和整合。在价值评估系统中，数据处理可以包括以下步骤：</w:t>
      </w:r>
    </w:p>
    <w:p w14:paraId="729B5EEE">
      <w:pPr>
        <w:ind w:firstLine="480"/>
      </w:pPr>
      <w:r>
        <w:rPr>
          <w:rFonts w:hint="eastAsia"/>
        </w:rPr>
        <w:t>数据清洗：原始数据可能包含错误、缺失或不一致的信息，需要进行清洗和修复，以确保数据的准确性。</w:t>
      </w:r>
    </w:p>
    <w:p w14:paraId="4D95D42F">
      <w:pPr>
        <w:ind w:firstLine="480"/>
      </w:pPr>
      <w:r>
        <w:rPr>
          <w:rFonts w:hint="eastAsia"/>
        </w:rPr>
        <w:t>数据转换：数据可能需要转换成适合分析的格式，例如将日期字段格式化为统一的日期时间格式。</w:t>
      </w:r>
    </w:p>
    <w:p w14:paraId="07F9F581">
      <w:pPr>
        <w:ind w:firstLine="480"/>
      </w:pPr>
      <w:r>
        <w:rPr>
          <w:rFonts w:hint="eastAsia"/>
        </w:rPr>
        <w:t>数据整合：系统可能需要将来自不同数据源的数据整合在一起，以创建一个完整的数据集，以供后续分析使用。</w:t>
      </w:r>
    </w:p>
    <w:p w14:paraId="1B4C14F5">
      <w:pPr>
        <w:ind w:firstLine="480"/>
      </w:pPr>
      <w:r>
        <w:rPr>
          <w:rFonts w:hint="eastAsia"/>
        </w:rPr>
        <w:t>计算指标：根据估值方法，系统可能需要对数据进行计算，以生成估值结果。例如，收益法需要计算未来现金流的折现值。</w:t>
      </w:r>
    </w:p>
    <w:p w14:paraId="50CCAC3B">
      <w:pPr>
        <w:pStyle w:val="7"/>
        <w:numPr>
          <w:ilvl w:val="5"/>
          <w:numId w:val="0"/>
        </w:numPr>
        <w:tabs>
          <w:tab w:val="clear" w:pos="0"/>
        </w:tabs>
      </w:pPr>
      <w:r>
        <w:rPr>
          <w:rFonts w:hint="eastAsia" w:ascii="Times New Roman" w:hAnsi="Times New Roman" w:cs="宋体"/>
        </w:rPr>
        <w:t xml:space="preserve">6.3.1.5.1.3  </w:t>
      </w:r>
      <w:r>
        <w:rPr>
          <w:rFonts w:hint="eastAsia"/>
        </w:rPr>
        <w:t>数据存储</w:t>
      </w:r>
    </w:p>
    <w:p w14:paraId="56F83A3C">
      <w:pPr>
        <w:ind w:firstLine="480"/>
      </w:pPr>
      <w:r>
        <w:rPr>
          <w:rFonts w:hint="eastAsia"/>
        </w:rPr>
        <w:t>数据处理后，需要将数据存储在适当的数据库或数据仓库中，以便进行查询、分析和报告。数据存储阶段包括以下步骤：</w:t>
      </w:r>
    </w:p>
    <w:p w14:paraId="0BDEF1BB">
      <w:pPr>
        <w:ind w:firstLine="480"/>
      </w:pPr>
      <w:r>
        <w:rPr>
          <w:rFonts w:hint="eastAsia"/>
        </w:rPr>
        <w:t>数据库设计：设计数据库结构，包括数据表、索引和关联关系，以便有效地存储和检索数据。</w:t>
      </w:r>
    </w:p>
    <w:p w14:paraId="02EC55EC">
      <w:pPr>
        <w:ind w:firstLine="480"/>
      </w:pPr>
      <w:r>
        <w:rPr>
          <w:rFonts w:hint="eastAsia"/>
        </w:rPr>
        <w:t>数据加载：将处理后的数据加载到数据库中，确保数据的一致性和完整性。</w:t>
      </w:r>
    </w:p>
    <w:p w14:paraId="3FA9010C">
      <w:pPr>
        <w:ind w:firstLine="480"/>
      </w:pPr>
      <w:r>
        <w:rPr>
          <w:rFonts w:hint="eastAsia"/>
        </w:rPr>
        <w:t>数据安全性：实施安全措施，保护存储在数据库中的敏感数据，确保只有授权用户能够访问。</w:t>
      </w:r>
    </w:p>
    <w:p w14:paraId="5199F9AF">
      <w:pPr>
        <w:ind w:firstLine="480"/>
      </w:pPr>
      <w:r>
        <w:rPr>
          <w:rFonts w:hint="eastAsia"/>
        </w:rPr>
        <w:t>备份和恢复：定期备份数据，以防止数据丢失，并建立恢复策略，以应对潜在的数据丢失情况。</w:t>
      </w:r>
    </w:p>
    <w:p w14:paraId="1B0C94A1">
      <w:pPr>
        <w:pStyle w:val="7"/>
        <w:numPr>
          <w:ilvl w:val="5"/>
          <w:numId w:val="0"/>
        </w:numPr>
        <w:tabs>
          <w:tab w:val="clear" w:pos="0"/>
        </w:tabs>
      </w:pPr>
      <w:r>
        <w:rPr>
          <w:rFonts w:hint="eastAsia" w:ascii="Times New Roman" w:hAnsi="Times New Roman" w:cs="宋体"/>
        </w:rPr>
        <w:t xml:space="preserve">6.3.1.5.1.4  </w:t>
      </w:r>
      <w:r>
        <w:rPr>
          <w:rFonts w:hint="eastAsia"/>
        </w:rPr>
        <w:t>数据分析和可视化</w:t>
      </w:r>
    </w:p>
    <w:p w14:paraId="4CAEA719">
      <w:pPr>
        <w:ind w:firstLine="480"/>
      </w:pPr>
      <w:r>
        <w:rPr>
          <w:rFonts w:hint="eastAsia"/>
        </w:rPr>
        <w:t>数据存储在系统中，用户可以使用数据分析工具对数据进行查询、分析和可视化。这包括：</w:t>
      </w:r>
    </w:p>
    <w:p w14:paraId="634D5647">
      <w:pPr>
        <w:ind w:firstLine="480"/>
      </w:pPr>
      <w:r>
        <w:rPr>
          <w:rFonts w:hint="eastAsia"/>
        </w:rPr>
        <w:t>数据查询：用户可以使用系统的查询工具，按照不同的条件和参数从数据库中提取数据。</w:t>
      </w:r>
    </w:p>
    <w:p w14:paraId="28F3C6B9">
      <w:pPr>
        <w:ind w:firstLine="480"/>
      </w:pPr>
      <w:r>
        <w:rPr>
          <w:rFonts w:hint="eastAsia"/>
        </w:rPr>
        <w:t>统计分析：系统可以提供各种统计分析功能，例如平均值、标准差、趋势分析等，以帮助用户更好地理解数据。</w:t>
      </w:r>
    </w:p>
    <w:p w14:paraId="2B1B7463">
      <w:pPr>
        <w:ind w:firstLine="480"/>
      </w:pPr>
      <w:r>
        <w:rPr>
          <w:rFonts w:hint="eastAsia"/>
        </w:rPr>
        <w:t>可视化：数据可视化是数据分析的关键部分，系统可以生成图表、图形和仪表板，以呈现数据的可视化视图，帮助用户识别趋势和模式。</w:t>
      </w:r>
    </w:p>
    <w:p w14:paraId="574CB0E3">
      <w:pPr>
        <w:pStyle w:val="6"/>
        <w:numPr>
          <w:ilvl w:val="4"/>
          <w:numId w:val="0"/>
        </w:numPr>
      </w:pPr>
      <w:bookmarkStart w:id="222" w:name="_Toc6138"/>
      <w:bookmarkStart w:id="223" w:name="_Toc144799528"/>
      <w:bookmarkStart w:id="224" w:name="_Toc4895"/>
      <w:r>
        <w:rPr>
          <w:rFonts w:hint="eastAsia" w:eastAsia="宋体" w:cs="宋体"/>
        </w:rPr>
        <w:t xml:space="preserve">6.3.1.5.2  </w:t>
      </w:r>
      <w:r>
        <w:rPr>
          <w:rFonts w:hint="eastAsia"/>
        </w:rPr>
        <w:t>数据库设计</w:t>
      </w:r>
      <w:bookmarkEnd w:id="222"/>
      <w:bookmarkEnd w:id="223"/>
      <w:bookmarkEnd w:id="224"/>
    </w:p>
    <w:p w14:paraId="342AD3C6">
      <w:pPr>
        <w:pStyle w:val="7"/>
        <w:numPr>
          <w:ilvl w:val="5"/>
          <w:numId w:val="0"/>
        </w:numPr>
        <w:tabs>
          <w:tab w:val="clear" w:pos="0"/>
        </w:tabs>
      </w:pPr>
      <w:r>
        <w:rPr>
          <w:rFonts w:hint="eastAsia" w:ascii="Times New Roman" w:hAnsi="Times New Roman" w:cs="宋体"/>
        </w:rPr>
        <w:t xml:space="preserve">6.3.1.5.2.1  </w:t>
      </w:r>
      <w:r>
        <w:rPr>
          <w:rFonts w:hint="eastAsia"/>
        </w:rPr>
        <w:t>数据来源分析</w:t>
      </w:r>
    </w:p>
    <w:p w14:paraId="6A0B2E91">
      <w:pPr>
        <w:ind w:firstLine="480"/>
      </w:pPr>
      <w:r>
        <w:rPr>
          <w:rFonts w:hint="eastAsia"/>
        </w:rPr>
        <w:t>根据业务逻辑，企业价值评估系统的数据来源多样，其中一部分数据由用户自主上传，包括财务报表、审计报告、评估报告以及资产基础法、收益法和市场法明细表等，这些数据在估算过程中扮演着关键角色，为估值提供了基础数据，确保了评估的准确性和可靠性。</w:t>
      </w:r>
    </w:p>
    <w:p w14:paraId="4A065022">
      <w:pPr>
        <w:ind w:firstLine="480"/>
      </w:pPr>
      <w:r>
        <w:rPr>
          <w:rFonts w:hint="eastAsia"/>
        </w:rPr>
        <w:t>另一部分数据则来自外部系统或国资委的其他系统，包括上市公司的财报数据和可比公司数据，这些数据由专业数据供应商聚源提供。此外，市国资不动产数据源自评估管理系统和国投基金管理系统，这些数据对于地域分布和不动产评估至关重要。</w:t>
      </w:r>
    </w:p>
    <w:p w14:paraId="6F3D11EC">
      <w:pPr>
        <w:ind w:firstLine="480"/>
      </w:pPr>
      <w:r>
        <w:rPr>
          <w:rFonts w:hint="eastAsia"/>
        </w:rPr>
        <w:t>这种多源数据的整合与处理，为用户提供了全面的数据视角，让他们能够深入分析企业的财务状况、市场竞争情况和不动产资产价值。这个多样性和复杂性的数据流程要求系统具备高度的数据整合和管理能力，以确保数据的质量和一致性，并为企业决策提供可靠的数据支持。</w:t>
      </w:r>
    </w:p>
    <w:p w14:paraId="14E58851">
      <w:pPr>
        <w:pStyle w:val="7"/>
        <w:numPr>
          <w:ilvl w:val="5"/>
          <w:numId w:val="0"/>
        </w:numPr>
        <w:tabs>
          <w:tab w:val="clear" w:pos="0"/>
        </w:tabs>
      </w:pPr>
      <w:r>
        <w:rPr>
          <w:rFonts w:hint="eastAsia" w:ascii="Times New Roman" w:hAnsi="Times New Roman" w:cs="宋体"/>
        </w:rPr>
        <w:t xml:space="preserve">6.3.1.5.2.2  </w:t>
      </w:r>
      <w:r>
        <w:rPr>
          <w:rFonts w:hint="eastAsia"/>
        </w:rPr>
        <w:t>数据内容分析</w:t>
      </w:r>
    </w:p>
    <w:p w14:paraId="44AB4F63">
      <w:pPr>
        <w:ind w:firstLine="480"/>
      </w:pPr>
      <w:r>
        <w:rPr>
          <w:rFonts w:hint="eastAsia"/>
        </w:rPr>
        <w:t>聚源数据需要对接港股和A股数据，所需表名如下：</w:t>
      </w:r>
    </w:p>
    <w:tbl>
      <w:tblPr>
        <w:tblStyle w:val="18"/>
        <w:tblW w:w="84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4113"/>
        <w:gridCol w:w="1160"/>
      </w:tblGrid>
      <w:tr w14:paraId="410D8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7B115923">
            <w:pPr>
              <w:ind w:firstLine="0" w:firstLineChars="0"/>
              <w:jc w:val="center"/>
              <w:rPr>
                <w:rFonts w:cs="Times New Roman"/>
              </w:rPr>
            </w:pPr>
            <w:r>
              <w:rPr>
                <w:rFonts w:cs="Times New Roman"/>
              </w:rPr>
              <w:t>表</w:t>
            </w:r>
          </w:p>
        </w:tc>
        <w:tc>
          <w:tcPr>
            <w:tcW w:w="4189" w:type="dxa"/>
            <w:noWrap/>
            <w:vAlign w:val="center"/>
          </w:tcPr>
          <w:p w14:paraId="63957B30">
            <w:pPr>
              <w:ind w:firstLine="0" w:firstLineChars="0"/>
              <w:jc w:val="center"/>
              <w:rPr>
                <w:rFonts w:cs="Times New Roman"/>
              </w:rPr>
            </w:pPr>
            <w:r>
              <w:rPr>
                <w:rFonts w:cs="Times New Roman"/>
              </w:rPr>
              <w:t>表义</w:t>
            </w:r>
          </w:p>
        </w:tc>
        <w:tc>
          <w:tcPr>
            <w:tcW w:w="1178" w:type="dxa"/>
            <w:noWrap/>
            <w:vAlign w:val="center"/>
          </w:tcPr>
          <w:p w14:paraId="78A3DACB">
            <w:pPr>
              <w:ind w:firstLine="0" w:firstLineChars="0"/>
              <w:jc w:val="center"/>
              <w:rPr>
                <w:rFonts w:cs="Times New Roman"/>
              </w:rPr>
            </w:pPr>
            <w:r>
              <w:rPr>
                <w:rFonts w:cs="Times New Roman"/>
              </w:rPr>
              <w:t>备注</w:t>
            </w:r>
          </w:p>
        </w:tc>
      </w:tr>
      <w:tr w14:paraId="2A5AF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4040BE2B">
            <w:pPr>
              <w:ind w:firstLine="0" w:firstLineChars="0"/>
              <w:jc w:val="center"/>
              <w:rPr>
                <w:rFonts w:cs="Times New Roman"/>
              </w:rPr>
            </w:pPr>
            <w:r>
              <w:rPr>
                <w:rFonts w:cs="Times New Roman"/>
              </w:rPr>
              <w:t>AShareBalanceSheet</w:t>
            </w:r>
          </w:p>
        </w:tc>
        <w:tc>
          <w:tcPr>
            <w:tcW w:w="4189" w:type="dxa"/>
            <w:noWrap/>
            <w:vAlign w:val="center"/>
          </w:tcPr>
          <w:p w14:paraId="0ECC4EFE">
            <w:pPr>
              <w:ind w:firstLine="0" w:firstLineChars="0"/>
              <w:jc w:val="center"/>
              <w:rPr>
                <w:rFonts w:cs="Times New Roman"/>
              </w:rPr>
            </w:pPr>
            <w:r>
              <w:rPr>
                <w:rFonts w:cs="Times New Roman"/>
              </w:rPr>
              <w:t>A股上市企业资产负债表</w:t>
            </w:r>
          </w:p>
        </w:tc>
        <w:tc>
          <w:tcPr>
            <w:tcW w:w="1178" w:type="dxa"/>
            <w:noWrap/>
            <w:vAlign w:val="center"/>
          </w:tcPr>
          <w:p w14:paraId="4EFF11CE">
            <w:pPr>
              <w:ind w:firstLine="0" w:firstLineChars="0"/>
              <w:jc w:val="center"/>
              <w:rPr>
                <w:rFonts w:cs="Times New Roman"/>
              </w:rPr>
            </w:pPr>
          </w:p>
        </w:tc>
      </w:tr>
      <w:tr w14:paraId="1C9DD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7F3AAC36">
            <w:pPr>
              <w:ind w:firstLine="0" w:firstLineChars="0"/>
              <w:jc w:val="center"/>
              <w:rPr>
                <w:rFonts w:cs="Times New Roman"/>
              </w:rPr>
            </w:pPr>
            <w:r>
              <w:rPr>
                <w:rFonts w:cs="Times New Roman"/>
              </w:rPr>
              <w:t>AShareIncome</w:t>
            </w:r>
          </w:p>
        </w:tc>
        <w:tc>
          <w:tcPr>
            <w:tcW w:w="4189" w:type="dxa"/>
            <w:noWrap/>
            <w:vAlign w:val="center"/>
          </w:tcPr>
          <w:p w14:paraId="08ED86DC">
            <w:pPr>
              <w:ind w:firstLine="0" w:firstLineChars="0"/>
              <w:jc w:val="center"/>
              <w:rPr>
                <w:rFonts w:cs="Times New Roman"/>
              </w:rPr>
            </w:pPr>
            <w:r>
              <w:rPr>
                <w:rFonts w:cs="Times New Roman"/>
              </w:rPr>
              <w:t>A股上市企业利润表</w:t>
            </w:r>
          </w:p>
        </w:tc>
        <w:tc>
          <w:tcPr>
            <w:tcW w:w="1178" w:type="dxa"/>
            <w:noWrap/>
            <w:vAlign w:val="center"/>
          </w:tcPr>
          <w:p w14:paraId="1B5B677D">
            <w:pPr>
              <w:ind w:firstLine="0" w:firstLineChars="0"/>
              <w:jc w:val="center"/>
              <w:rPr>
                <w:rFonts w:cs="Times New Roman"/>
              </w:rPr>
            </w:pPr>
          </w:p>
        </w:tc>
      </w:tr>
      <w:tr w14:paraId="1B01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6E5DCF67">
            <w:pPr>
              <w:ind w:firstLine="0" w:firstLineChars="0"/>
              <w:jc w:val="center"/>
              <w:rPr>
                <w:rFonts w:cs="Times New Roman"/>
              </w:rPr>
            </w:pPr>
            <w:r>
              <w:rPr>
                <w:rFonts w:cs="Times New Roman"/>
              </w:rPr>
              <w:t>AShareCashFlow</w:t>
            </w:r>
          </w:p>
        </w:tc>
        <w:tc>
          <w:tcPr>
            <w:tcW w:w="4189" w:type="dxa"/>
            <w:noWrap/>
            <w:vAlign w:val="center"/>
          </w:tcPr>
          <w:p w14:paraId="1FEA90B7">
            <w:pPr>
              <w:ind w:firstLine="0" w:firstLineChars="0"/>
              <w:jc w:val="center"/>
              <w:rPr>
                <w:rFonts w:cs="Times New Roman"/>
              </w:rPr>
            </w:pPr>
            <w:r>
              <w:rPr>
                <w:rFonts w:cs="Times New Roman"/>
              </w:rPr>
              <w:t>A股上市企业现金流量表</w:t>
            </w:r>
          </w:p>
        </w:tc>
        <w:tc>
          <w:tcPr>
            <w:tcW w:w="1178" w:type="dxa"/>
            <w:noWrap/>
            <w:vAlign w:val="center"/>
          </w:tcPr>
          <w:p w14:paraId="04BE7E59">
            <w:pPr>
              <w:ind w:firstLine="0" w:firstLineChars="0"/>
              <w:jc w:val="center"/>
              <w:rPr>
                <w:rFonts w:cs="Times New Roman"/>
              </w:rPr>
            </w:pPr>
          </w:p>
        </w:tc>
      </w:tr>
      <w:tr w14:paraId="3619B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2D9CC03F">
            <w:pPr>
              <w:ind w:firstLine="0" w:firstLineChars="0"/>
              <w:jc w:val="center"/>
              <w:rPr>
                <w:rFonts w:cs="Times New Roman"/>
              </w:rPr>
            </w:pPr>
            <w:r>
              <w:rPr>
                <w:rFonts w:cs="Times New Roman"/>
              </w:rPr>
              <w:t>AshareDescription</w:t>
            </w:r>
          </w:p>
        </w:tc>
        <w:tc>
          <w:tcPr>
            <w:tcW w:w="4189" w:type="dxa"/>
            <w:noWrap/>
            <w:vAlign w:val="center"/>
          </w:tcPr>
          <w:p w14:paraId="7187FA50">
            <w:pPr>
              <w:ind w:firstLine="0" w:firstLineChars="0"/>
              <w:jc w:val="center"/>
              <w:rPr>
                <w:rFonts w:cs="Times New Roman"/>
              </w:rPr>
            </w:pPr>
            <w:r>
              <w:rPr>
                <w:rFonts w:cs="Times New Roman"/>
              </w:rPr>
              <w:t>中国A股基本资料</w:t>
            </w:r>
          </w:p>
        </w:tc>
        <w:tc>
          <w:tcPr>
            <w:tcW w:w="1178" w:type="dxa"/>
            <w:noWrap/>
            <w:vAlign w:val="center"/>
          </w:tcPr>
          <w:p w14:paraId="089ACF91">
            <w:pPr>
              <w:ind w:firstLine="0" w:firstLineChars="0"/>
              <w:jc w:val="center"/>
              <w:rPr>
                <w:rFonts w:cs="Times New Roman"/>
              </w:rPr>
            </w:pPr>
          </w:p>
        </w:tc>
      </w:tr>
      <w:tr w14:paraId="5155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133F04B3">
            <w:pPr>
              <w:ind w:firstLine="0" w:firstLineChars="0"/>
              <w:jc w:val="center"/>
              <w:rPr>
                <w:rFonts w:cs="Times New Roman"/>
              </w:rPr>
            </w:pPr>
            <w:r>
              <w:rPr>
                <w:rFonts w:cs="Times New Roman"/>
              </w:rPr>
              <w:t>AShareEODPrices</w:t>
            </w:r>
          </w:p>
        </w:tc>
        <w:tc>
          <w:tcPr>
            <w:tcW w:w="4189" w:type="dxa"/>
            <w:noWrap/>
            <w:vAlign w:val="center"/>
          </w:tcPr>
          <w:p w14:paraId="73A412A1">
            <w:pPr>
              <w:ind w:firstLine="0" w:firstLineChars="0"/>
              <w:jc w:val="center"/>
              <w:rPr>
                <w:rFonts w:cs="Times New Roman"/>
              </w:rPr>
            </w:pPr>
            <w:r>
              <w:rPr>
                <w:rFonts w:cs="Times New Roman"/>
              </w:rPr>
              <w:t>中国A股日行情</w:t>
            </w:r>
          </w:p>
        </w:tc>
        <w:tc>
          <w:tcPr>
            <w:tcW w:w="1178" w:type="dxa"/>
            <w:noWrap/>
            <w:vAlign w:val="center"/>
          </w:tcPr>
          <w:p w14:paraId="786B8EE4">
            <w:pPr>
              <w:ind w:firstLine="0" w:firstLineChars="0"/>
              <w:jc w:val="center"/>
              <w:rPr>
                <w:rFonts w:cs="Times New Roman"/>
              </w:rPr>
            </w:pPr>
          </w:p>
        </w:tc>
      </w:tr>
      <w:tr w14:paraId="76CA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5E65C97C">
            <w:pPr>
              <w:ind w:firstLine="0" w:firstLineChars="0"/>
              <w:jc w:val="center"/>
              <w:rPr>
                <w:rFonts w:cs="Times New Roman"/>
              </w:rPr>
            </w:pPr>
            <w:r>
              <w:rPr>
                <w:rFonts w:cs="Times New Roman"/>
              </w:rPr>
              <w:t>AShareEODDerivativeIndicator</w:t>
            </w:r>
          </w:p>
        </w:tc>
        <w:tc>
          <w:tcPr>
            <w:tcW w:w="4189" w:type="dxa"/>
            <w:noWrap/>
            <w:vAlign w:val="center"/>
          </w:tcPr>
          <w:p w14:paraId="01EF7DB5">
            <w:pPr>
              <w:ind w:firstLine="0" w:firstLineChars="0"/>
              <w:jc w:val="center"/>
              <w:rPr>
                <w:rFonts w:cs="Times New Roman"/>
              </w:rPr>
            </w:pPr>
            <w:r>
              <w:rPr>
                <w:rFonts w:cs="Times New Roman"/>
              </w:rPr>
              <w:t>中国A股日行情估值指标</w:t>
            </w:r>
          </w:p>
        </w:tc>
        <w:tc>
          <w:tcPr>
            <w:tcW w:w="1178" w:type="dxa"/>
            <w:noWrap/>
            <w:vAlign w:val="center"/>
          </w:tcPr>
          <w:p w14:paraId="5BB62C32">
            <w:pPr>
              <w:ind w:firstLine="0" w:firstLineChars="0"/>
              <w:jc w:val="center"/>
              <w:rPr>
                <w:rFonts w:cs="Times New Roman"/>
              </w:rPr>
            </w:pPr>
          </w:p>
        </w:tc>
      </w:tr>
      <w:tr w14:paraId="4FFC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4A89F899">
            <w:pPr>
              <w:ind w:firstLine="0" w:firstLineChars="0"/>
              <w:jc w:val="center"/>
              <w:rPr>
                <w:rFonts w:cs="Times New Roman"/>
              </w:rPr>
            </w:pPr>
            <w:r>
              <w:rPr>
                <w:rFonts w:cs="Times New Roman"/>
              </w:rPr>
              <w:t>AShareSWIndustriesClass</w:t>
            </w:r>
          </w:p>
        </w:tc>
        <w:tc>
          <w:tcPr>
            <w:tcW w:w="4189" w:type="dxa"/>
            <w:noWrap/>
            <w:vAlign w:val="center"/>
          </w:tcPr>
          <w:p w14:paraId="2A12EDCF">
            <w:pPr>
              <w:ind w:firstLine="0" w:firstLineChars="0"/>
              <w:jc w:val="center"/>
              <w:rPr>
                <w:rFonts w:cs="Times New Roman"/>
              </w:rPr>
            </w:pPr>
            <w:r>
              <w:rPr>
                <w:rFonts w:cs="Times New Roman"/>
              </w:rPr>
              <w:t>申万行业分类</w:t>
            </w:r>
          </w:p>
        </w:tc>
        <w:tc>
          <w:tcPr>
            <w:tcW w:w="1178" w:type="dxa"/>
            <w:noWrap/>
            <w:vAlign w:val="center"/>
          </w:tcPr>
          <w:p w14:paraId="3339EB14">
            <w:pPr>
              <w:ind w:firstLine="0" w:firstLineChars="0"/>
              <w:jc w:val="center"/>
              <w:rPr>
                <w:rFonts w:cs="Times New Roman"/>
              </w:rPr>
            </w:pPr>
          </w:p>
        </w:tc>
      </w:tr>
      <w:tr w14:paraId="0FDEB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16581FA5">
            <w:pPr>
              <w:ind w:firstLine="0" w:firstLineChars="0"/>
              <w:jc w:val="center"/>
              <w:rPr>
                <w:rFonts w:cs="Times New Roman"/>
              </w:rPr>
            </w:pPr>
            <w:r>
              <w:rPr>
                <w:rFonts w:cs="Times New Roman"/>
              </w:rPr>
              <w:t>AShareNEIndustriesClass</w:t>
            </w:r>
          </w:p>
        </w:tc>
        <w:tc>
          <w:tcPr>
            <w:tcW w:w="4189" w:type="dxa"/>
            <w:noWrap/>
            <w:vAlign w:val="center"/>
          </w:tcPr>
          <w:p w14:paraId="4DC2B0B7">
            <w:pPr>
              <w:ind w:firstLine="0" w:firstLineChars="0"/>
              <w:jc w:val="center"/>
              <w:rPr>
                <w:rFonts w:cs="Times New Roman"/>
              </w:rPr>
            </w:pPr>
            <w:r>
              <w:rPr>
                <w:rFonts w:cs="Times New Roman"/>
              </w:rPr>
              <w:t>中国A股国民经济行业分类</w:t>
            </w:r>
          </w:p>
        </w:tc>
        <w:tc>
          <w:tcPr>
            <w:tcW w:w="1178" w:type="dxa"/>
            <w:noWrap/>
            <w:vAlign w:val="center"/>
          </w:tcPr>
          <w:p w14:paraId="41024A07">
            <w:pPr>
              <w:ind w:firstLine="0" w:firstLineChars="0"/>
              <w:jc w:val="center"/>
              <w:rPr>
                <w:rFonts w:cs="Times New Roman"/>
              </w:rPr>
            </w:pPr>
          </w:p>
        </w:tc>
      </w:tr>
      <w:tr w14:paraId="4B1A1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6E308680">
            <w:pPr>
              <w:ind w:firstLine="0" w:firstLineChars="0"/>
              <w:jc w:val="center"/>
              <w:rPr>
                <w:rFonts w:cs="Times New Roman"/>
              </w:rPr>
            </w:pPr>
            <w:r>
              <w:rPr>
                <w:rFonts w:cs="Times New Roman"/>
              </w:rPr>
              <w:t>CompIntroduction</w:t>
            </w:r>
          </w:p>
        </w:tc>
        <w:tc>
          <w:tcPr>
            <w:tcW w:w="4189" w:type="dxa"/>
            <w:noWrap/>
            <w:vAlign w:val="center"/>
          </w:tcPr>
          <w:p w14:paraId="56A4C087">
            <w:pPr>
              <w:ind w:firstLine="0" w:firstLineChars="0"/>
              <w:jc w:val="center"/>
              <w:rPr>
                <w:rFonts w:cs="Times New Roman"/>
              </w:rPr>
            </w:pPr>
            <w:r>
              <w:rPr>
                <w:rFonts w:cs="Times New Roman"/>
              </w:rPr>
              <w:t>公司简介</w:t>
            </w:r>
          </w:p>
        </w:tc>
        <w:tc>
          <w:tcPr>
            <w:tcW w:w="1178" w:type="dxa"/>
            <w:noWrap/>
            <w:vAlign w:val="center"/>
          </w:tcPr>
          <w:p w14:paraId="097AE7C4">
            <w:pPr>
              <w:ind w:firstLine="0" w:firstLineChars="0"/>
              <w:jc w:val="center"/>
              <w:rPr>
                <w:rFonts w:cs="Times New Roman"/>
              </w:rPr>
            </w:pPr>
          </w:p>
        </w:tc>
      </w:tr>
      <w:tr w14:paraId="30AE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425EC8C4">
            <w:pPr>
              <w:ind w:firstLine="0" w:firstLineChars="0"/>
              <w:jc w:val="center"/>
              <w:rPr>
                <w:rFonts w:cs="Times New Roman"/>
              </w:rPr>
            </w:pPr>
            <w:r>
              <w:rPr>
                <w:rFonts w:cs="Times New Roman"/>
              </w:rPr>
              <w:t>AShareIndustriesCode</w:t>
            </w:r>
          </w:p>
        </w:tc>
        <w:tc>
          <w:tcPr>
            <w:tcW w:w="4189" w:type="dxa"/>
            <w:noWrap/>
            <w:vAlign w:val="center"/>
          </w:tcPr>
          <w:p w14:paraId="4948E71C">
            <w:pPr>
              <w:ind w:firstLine="0" w:firstLineChars="0"/>
              <w:jc w:val="center"/>
              <w:rPr>
                <w:rFonts w:cs="Times New Roman"/>
              </w:rPr>
            </w:pPr>
            <w:r>
              <w:rPr>
                <w:rFonts w:cs="Times New Roman"/>
              </w:rPr>
              <w:t>行业代码</w:t>
            </w:r>
          </w:p>
        </w:tc>
        <w:tc>
          <w:tcPr>
            <w:tcW w:w="1178" w:type="dxa"/>
            <w:noWrap/>
            <w:vAlign w:val="center"/>
          </w:tcPr>
          <w:p w14:paraId="0CD70A32">
            <w:pPr>
              <w:ind w:firstLine="0" w:firstLineChars="0"/>
              <w:jc w:val="center"/>
              <w:rPr>
                <w:rFonts w:cs="Times New Roman"/>
              </w:rPr>
            </w:pPr>
          </w:p>
        </w:tc>
      </w:tr>
      <w:tr w14:paraId="2B11B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3FA0993D">
            <w:pPr>
              <w:ind w:firstLine="0" w:firstLineChars="0"/>
              <w:jc w:val="center"/>
              <w:rPr>
                <w:rFonts w:cs="Times New Roman"/>
              </w:rPr>
            </w:pPr>
            <w:r>
              <w:rPr>
                <w:rFonts w:cs="Times New Roman"/>
              </w:rPr>
              <w:t>AShareYield</w:t>
            </w:r>
          </w:p>
        </w:tc>
        <w:tc>
          <w:tcPr>
            <w:tcW w:w="4189" w:type="dxa"/>
            <w:noWrap/>
            <w:vAlign w:val="center"/>
          </w:tcPr>
          <w:p w14:paraId="0F239A92">
            <w:pPr>
              <w:ind w:firstLine="0" w:firstLineChars="0"/>
              <w:jc w:val="center"/>
              <w:rPr>
                <w:rFonts w:cs="Times New Roman"/>
              </w:rPr>
            </w:pPr>
            <w:r>
              <w:rPr>
                <w:rFonts w:cs="Times New Roman"/>
              </w:rPr>
              <w:t>中国A股日收益率</w:t>
            </w:r>
          </w:p>
        </w:tc>
        <w:tc>
          <w:tcPr>
            <w:tcW w:w="1178" w:type="dxa"/>
            <w:noWrap/>
            <w:vAlign w:val="center"/>
          </w:tcPr>
          <w:p w14:paraId="63ED8B9C">
            <w:pPr>
              <w:ind w:firstLine="0" w:firstLineChars="0"/>
              <w:jc w:val="center"/>
              <w:rPr>
                <w:rFonts w:cs="Times New Roman"/>
              </w:rPr>
            </w:pPr>
          </w:p>
        </w:tc>
      </w:tr>
      <w:tr w14:paraId="7BEC3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62D2BF14">
            <w:pPr>
              <w:ind w:firstLine="0" w:firstLineChars="0"/>
              <w:jc w:val="center"/>
              <w:rPr>
                <w:rFonts w:cs="Times New Roman"/>
              </w:rPr>
            </w:pPr>
            <w:r>
              <w:rPr>
                <w:rFonts w:cs="Times New Roman"/>
              </w:rPr>
              <w:t>AShareFinancialIndicator</w:t>
            </w:r>
          </w:p>
        </w:tc>
        <w:tc>
          <w:tcPr>
            <w:tcW w:w="4189" w:type="dxa"/>
            <w:noWrap/>
            <w:vAlign w:val="center"/>
          </w:tcPr>
          <w:p w14:paraId="49F949F7">
            <w:pPr>
              <w:ind w:firstLine="0" w:firstLineChars="0"/>
              <w:jc w:val="center"/>
              <w:rPr>
                <w:rFonts w:cs="Times New Roman"/>
              </w:rPr>
            </w:pPr>
            <w:r>
              <w:rPr>
                <w:rFonts w:cs="Times New Roman"/>
              </w:rPr>
              <w:t>中国A股财务指标</w:t>
            </w:r>
          </w:p>
        </w:tc>
        <w:tc>
          <w:tcPr>
            <w:tcW w:w="1178" w:type="dxa"/>
            <w:noWrap/>
            <w:vAlign w:val="center"/>
          </w:tcPr>
          <w:p w14:paraId="7B97718D">
            <w:pPr>
              <w:ind w:firstLine="0" w:firstLineChars="0"/>
              <w:jc w:val="center"/>
              <w:rPr>
                <w:rFonts w:cs="Times New Roman"/>
              </w:rPr>
            </w:pPr>
          </w:p>
        </w:tc>
      </w:tr>
      <w:tr w14:paraId="0AE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2F6775CA">
            <w:pPr>
              <w:ind w:firstLine="0" w:firstLineChars="0"/>
              <w:jc w:val="center"/>
              <w:rPr>
                <w:rFonts w:cs="Times New Roman"/>
              </w:rPr>
            </w:pPr>
            <w:r>
              <w:rPr>
                <w:rFonts w:cs="Times New Roman"/>
              </w:rPr>
              <w:t>AIndexDescription</w:t>
            </w:r>
          </w:p>
        </w:tc>
        <w:tc>
          <w:tcPr>
            <w:tcW w:w="4189" w:type="dxa"/>
            <w:noWrap/>
            <w:vAlign w:val="center"/>
          </w:tcPr>
          <w:p w14:paraId="2F1EA0D3">
            <w:pPr>
              <w:ind w:firstLine="0" w:firstLineChars="0"/>
              <w:jc w:val="center"/>
              <w:rPr>
                <w:rFonts w:cs="Times New Roman"/>
              </w:rPr>
            </w:pPr>
            <w:r>
              <w:rPr>
                <w:rFonts w:cs="Times New Roman"/>
              </w:rPr>
              <w:t>中国A股指数基本资料</w:t>
            </w:r>
          </w:p>
        </w:tc>
        <w:tc>
          <w:tcPr>
            <w:tcW w:w="1178" w:type="dxa"/>
            <w:noWrap/>
            <w:vAlign w:val="center"/>
          </w:tcPr>
          <w:p w14:paraId="450C7B58">
            <w:pPr>
              <w:ind w:firstLine="0" w:firstLineChars="0"/>
              <w:jc w:val="center"/>
              <w:rPr>
                <w:rFonts w:cs="Times New Roman"/>
              </w:rPr>
            </w:pPr>
          </w:p>
        </w:tc>
      </w:tr>
      <w:tr w14:paraId="2A41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04506657">
            <w:pPr>
              <w:ind w:firstLine="0" w:firstLineChars="0"/>
              <w:jc w:val="center"/>
              <w:rPr>
                <w:rFonts w:cs="Times New Roman"/>
              </w:rPr>
            </w:pPr>
            <w:r>
              <w:rPr>
                <w:rFonts w:cs="Times New Roman"/>
              </w:rPr>
              <w:t>AIndexWindIndustriesEOD</w:t>
            </w:r>
          </w:p>
        </w:tc>
        <w:tc>
          <w:tcPr>
            <w:tcW w:w="4189" w:type="dxa"/>
            <w:noWrap/>
            <w:vAlign w:val="center"/>
          </w:tcPr>
          <w:p w14:paraId="1B72C730">
            <w:pPr>
              <w:ind w:firstLine="0" w:firstLineChars="0"/>
              <w:jc w:val="center"/>
              <w:rPr>
                <w:rFonts w:cs="Times New Roman"/>
              </w:rPr>
            </w:pPr>
            <w:r>
              <w:rPr>
                <w:rFonts w:cs="Times New Roman"/>
              </w:rPr>
              <w:t>中国A股Wind行业指数日行情</w:t>
            </w:r>
          </w:p>
        </w:tc>
        <w:tc>
          <w:tcPr>
            <w:tcW w:w="1178" w:type="dxa"/>
            <w:noWrap/>
            <w:vAlign w:val="center"/>
          </w:tcPr>
          <w:p w14:paraId="1D503D07">
            <w:pPr>
              <w:ind w:firstLine="0" w:firstLineChars="0"/>
              <w:jc w:val="center"/>
              <w:rPr>
                <w:rFonts w:cs="Times New Roman"/>
              </w:rPr>
            </w:pPr>
          </w:p>
        </w:tc>
      </w:tr>
      <w:tr w14:paraId="5CBBE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40E25077">
            <w:pPr>
              <w:ind w:firstLine="0" w:firstLineChars="0"/>
              <w:jc w:val="center"/>
              <w:rPr>
                <w:rFonts w:cs="Times New Roman"/>
              </w:rPr>
            </w:pPr>
            <w:r>
              <w:rPr>
                <w:rFonts w:cs="Times New Roman"/>
              </w:rPr>
              <w:t>AShareConsensusData</w:t>
            </w:r>
          </w:p>
        </w:tc>
        <w:tc>
          <w:tcPr>
            <w:tcW w:w="4189" w:type="dxa"/>
            <w:noWrap/>
            <w:vAlign w:val="center"/>
          </w:tcPr>
          <w:p w14:paraId="4535CEA8">
            <w:pPr>
              <w:ind w:firstLine="0" w:firstLineChars="0"/>
              <w:jc w:val="center"/>
              <w:rPr>
                <w:rFonts w:cs="Times New Roman"/>
              </w:rPr>
            </w:pPr>
            <w:r>
              <w:rPr>
                <w:rFonts w:cs="Times New Roman"/>
              </w:rPr>
              <w:t>中国A股盈利预测汇总</w:t>
            </w:r>
          </w:p>
        </w:tc>
        <w:tc>
          <w:tcPr>
            <w:tcW w:w="1178" w:type="dxa"/>
            <w:noWrap/>
            <w:vAlign w:val="center"/>
          </w:tcPr>
          <w:p w14:paraId="3C45CC50">
            <w:pPr>
              <w:ind w:firstLine="0" w:firstLineChars="0"/>
              <w:jc w:val="center"/>
              <w:rPr>
                <w:rFonts w:cs="Times New Roman"/>
              </w:rPr>
            </w:pPr>
          </w:p>
        </w:tc>
      </w:tr>
      <w:tr w14:paraId="36877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2F573121">
            <w:pPr>
              <w:ind w:firstLine="0" w:firstLineChars="0"/>
              <w:jc w:val="center"/>
              <w:rPr>
                <w:rFonts w:cs="Times New Roman"/>
              </w:rPr>
            </w:pPr>
            <w:r>
              <w:rPr>
                <w:rFonts w:cs="Times New Roman"/>
              </w:rPr>
              <w:t>AShareConsensusRollingData</w:t>
            </w:r>
          </w:p>
        </w:tc>
        <w:tc>
          <w:tcPr>
            <w:tcW w:w="4189" w:type="dxa"/>
            <w:noWrap/>
            <w:vAlign w:val="center"/>
          </w:tcPr>
          <w:p w14:paraId="3F048725">
            <w:pPr>
              <w:ind w:firstLine="0" w:firstLineChars="0"/>
              <w:jc w:val="center"/>
              <w:rPr>
                <w:rFonts w:cs="Times New Roman"/>
              </w:rPr>
            </w:pPr>
            <w:r>
              <w:rPr>
                <w:rFonts w:cs="Times New Roman"/>
              </w:rPr>
              <w:t>Wind一致预测个股滚动指标</w:t>
            </w:r>
          </w:p>
        </w:tc>
        <w:tc>
          <w:tcPr>
            <w:tcW w:w="1178" w:type="dxa"/>
            <w:noWrap/>
            <w:vAlign w:val="center"/>
          </w:tcPr>
          <w:p w14:paraId="2BC16D36">
            <w:pPr>
              <w:ind w:firstLine="0" w:firstLineChars="0"/>
              <w:jc w:val="center"/>
              <w:rPr>
                <w:rFonts w:cs="Times New Roman"/>
              </w:rPr>
            </w:pPr>
          </w:p>
        </w:tc>
      </w:tr>
      <w:tr w14:paraId="6E751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050BE7E4">
            <w:pPr>
              <w:ind w:firstLine="0" w:firstLineChars="0"/>
              <w:jc w:val="center"/>
              <w:rPr>
                <w:rFonts w:cs="Times New Roman"/>
              </w:rPr>
            </w:pPr>
            <w:r>
              <w:rPr>
                <w:rFonts w:cs="Times New Roman"/>
              </w:rPr>
              <w:t>shsgzwedb</w:t>
            </w:r>
          </w:p>
        </w:tc>
        <w:tc>
          <w:tcPr>
            <w:tcW w:w="4189" w:type="dxa"/>
            <w:noWrap/>
            <w:vAlign w:val="center"/>
          </w:tcPr>
          <w:p w14:paraId="34CBD4B2">
            <w:pPr>
              <w:ind w:firstLine="0" w:firstLineChars="0"/>
              <w:jc w:val="center"/>
              <w:rPr>
                <w:rFonts w:cs="Times New Roman"/>
              </w:rPr>
            </w:pPr>
            <w:r>
              <w:rPr>
                <w:rFonts w:cs="Times New Roman"/>
              </w:rPr>
              <w:t>上海市国资委EDB指标</w:t>
            </w:r>
          </w:p>
        </w:tc>
        <w:tc>
          <w:tcPr>
            <w:tcW w:w="1178" w:type="dxa"/>
            <w:noWrap/>
            <w:vAlign w:val="center"/>
          </w:tcPr>
          <w:p w14:paraId="0AAB735B">
            <w:pPr>
              <w:ind w:firstLine="0" w:firstLineChars="0"/>
              <w:jc w:val="center"/>
              <w:rPr>
                <w:rFonts w:cs="Times New Roman"/>
              </w:rPr>
            </w:pPr>
          </w:p>
        </w:tc>
      </w:tr>
      <w:tr w14:paraId="39212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3084" w:type="dxa"/>
            <w:noWrap/>
            <w:vAlign w:val="center"/>
          </w:tcPr>
          <w:p w14:paraId="1C06B8F2">
            <w:pPr>
              <w:ind w:firstLine="0" w:firstLineChars="0"/>
              <w:jc w:val="center"/>
              <w:rPr>
                <w:rFonts w:cs="Times New Roman"/>
              </w:rPr>
            </w:pPr>
            <w:r>
              <w:rPr>
                <w:rFonts w:cs="Times New Roman"/>
              </w:rPr>
              <w:t>AShareST</w:t>
            </w:r>
          </w:p>
        </w:tc>
        <w:tc>
          <w:tcPr>
            <w:tcW w:w="4189" w:type="dxa"/>
            <w:noWrap/>
            <w:vAlign w:val="center"/>
          </w:tcPr>
          <w:p w14:paraId="48F1E977">
            <w:pPr>
              <w:ind w:firstLine="0" w:firstLineChars="0"/>
              <w:jc w:val="center"/>
              <w:rPr>
                <w:rFonts w:cs="Times New Roman"/>
              </w:rPr>
            </w:pPr>
            <w:r>
              <w:rPr>
                <w:rFonts w:cs="Times New Roman"/>
              </w:rPr>
              <w:t>中国A股特别处理</w:t>
            </w:r>
          </w:p>
        </w:tc>
        <w:tc>
          <w:tcPr>
            <w:tcW w:w="1178" w:type="dxa"/>
            <w:noWrap/>
            <w:vAlign w:val="center"/>
          </w:tcPr>
          <w:p w14:paraId="03965400">
            <w:pPr>
              <w:ind w:firstLine="0" w:firstLineChars="0"/>
              <w:jc w:val="center"/>
              <w:rPr>
                <w:rFonts w:cs="Times New Roman"/>
              </w:rPr>
            </w:pPr>
          </w:p>
        </w:tc>
      </w:tr>
      <w:tr w14:paraId="031AB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3084" w:type="dxa"/>
            <w:vAlign w:val="center"/>
          </w:tcPr>
          <w:p w14:paraId="48156F1E">
            <w:pPr>
              <w:ind w:firstLine="0" w:firstLineChars="0"/>
              <w:jc w:val="center"/>
              <w:rPr>
                <w:rFonts w:cs="Times New Roman"/>
              </w:rPr>
            </w:pPr>
            <w:r>
              <w:rPr>
                <w:rFonts w:cs="Times New Roman"/>
              </w:rPr>
              <w:t>AShareProfitExpress</w:t>
            </w:r>
          </w:p>
        </w:tc>
        <w:tc>
          <w:tcPr>
            <w:tcW w:w="4189" w:type="dxa"/>
            <w:vAlign w:val="center"/>
          </w:tcPr>
          <w:p w14:paraId="79549FBF">
            <w:pPr>
              <w:ind w:firstLine="0" w:firstLineChars="0"/>
              <w:jc w:val="center"/>
              <w:rPr>
                <w:rFonts w:cs="Times New Roman"/>
              </w:rPr>
            </w:pPr>
            <w:r>
              <w:rPr>
                <w:rFonts w:cs="Times New Roman"/>
              </w:rPr>
              <w:t>中国A股业绩快报</w:t>
            </w:r>
          </w:p>
        </w:tc>
        <w:tc>
          <w:tcPr>
            <w:tcW w:w="1178" w:type="dxa"/>
            <w:vAlign w:val="center"/>
          </w:tcPr>
          <w:p w14:paraId="3E815806">
            <w:pPr>
              <w:ind w:firstLine="0" w:firstLineChars="0"/>
              <w:jc w:val="center"/>
              <w:rPr>
                <w:rFonts w:cs="Times New Roman"/>
              </w:rPr>
            </w:pPr>
          </w:p>
        </w:tc>
      </w:tr>
      <w:tr w14:paraId="498E6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3084" w:type="dxa"/>
            <w:vAlign w:val="center"/>
          </w:tcPr>
          <w:p w14:paraId="341ADD97">
            <w:pPr>
              <w:ind w:firstLine="0" w:firstLineChars="0"/>
              <w:jc w:val="center"/>
              <w:rPr>
                <w:rFonts w:cs="Times New Roman"/>
              </w:rPr>
            </w:pPr>
            <w:r>
              <w:rPr>
                <w:rFonts w:cs="Times New Roman"/>
              </w:rPr>
              <w:t>AShareFinancialIndicator</w:t>
            </w:r>
          </w:p>
        </w:tc>
        <w:tc>
          <w:tcPr>
            <w:tcW w:w="4189" w:type="dxa"/>
            <w:vAlign w:val="center"/>
          </w:tcPr>
          <w:p w14:paraId="05B3C7BF">
            <w:pPr>
              <w:ind w:firstLine="0" w:firstLineChars="0"/>
              <w:jc w:val="center"/>
              <w:rPr>
                <w:rFonts w:cs="Times New Roman"/>
              </w:rPr>
            </w:pPr>
            <w:r>
              <w:rPr>
                <w:rFonts w:cs="Times New Roman"/>
              </w:rPr>
              <w:t>中国A股财务指标</w:t>
            </w:r>
          </w:p>
        </w:tc>
        <w:tc>
          <w:tcPr>
            <w:tcW w:w="1178" w:type="dxa"/>
            <w:vAlign w:val="center"/>
          </w:tcPr>
          <w:p w14:paraId="5D02A55B">
            <w:pPr>
              <w:ind w:firstLine="0" w:firstLineChars="0"/>
              <w:jc w:val="center"/>
              <w:rPr>
                <w:rFonts w:cs="Times New Roman"/>
              </w:rPr>
            </w:pPr>
          </w:p>
        </w:tc>
      </w:tr>
      <w:tr w14:paraId="15DE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3084" w:type="dxa"/>
            <w:noWrap/>
            <w:vAlign w:val="center"/>
          </w:tcPr>
          <w:p w14:paraId="77D30575">
            <w:pPr>
              <w:ind w:firstLine="0" w:firstLineChars="0"/>
              <w:jc w:val="center"/>
              <w:rPr>
                <w:rFonts w:cs="Times New Roman"/>
              </w:rPr>
            </w:pPr>
            <w:r>
              <w:rPr>
                <w:rFonts w:cs="Times New Roman"/>
              </w:rPr>
              <w:t>AShareFinancialderivative</w:t>
            </w:r>
          </w:p>
        </w:tc>
        <w:tc>
          <w:tcPr>
            <w:tcW w:w="4189" w:type="dxa"/>
            <w:vAlign w:val="center"/>
          </w:tcPr>
          <w:p w14:paraId="75854D31">
            <w:pPr>
              <w:ind w:firstLine="0" w:firstLineChars="0"/>
              <w:jc w:val="center"/>
              <w:rPr>
                <w:rFonts w:cs="Times New Roman"/>
              </w:rPr>
            </w:pPr>
            <w:r>
              <w:rPr>
                <w:rFonts w:cs="Times New Roman"/>
              </w:rPr>
              <w:t>中国A股财务衍生指标表</w:t>
            </w:r>
          </w:p>
        </w:tc>
        <w:tc>
          <w:tcPr>
            <w:tcW w:w="1178" w:type="dxa"/>
            <w:vAlign w:val="center"/>
          </w:tcPr>
          <w:p w14:paraId="15EF3C07">
            <w:pPr>
              <w:ind w:firstLine="0" w:firstLineChars="0"/>
              <w:jc w:val="center"/>
              <w:rPr>
                <w:rFonts w:cs="Times New Roman"/>
              </w:rPr>
            </w:pPr>
          </w:p>
        </w:tc>
      </w:tr>
      <w:tr w14:paraId="11DC5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3084" w:type="dxa"/>
            <w:noWrap/>
            <w:vAlign w:val="center"/>
          </w:tcPr>
          <w:p w14:paraId="1546F226">
            <w:pPr>
              <w:ind w:firstLine="0" w:firstLineChars="0"/>
              <w:jc w:val="center"/>
              <w:rPr>
                <w:rFonts w:cs="Times New Roman"/>
              </w:rPr>
            </w:pPr>
            <w:r>
              <w:rPr>
                <w:rFonts w:cs="Times New Roman"/>
              </w:rPr>
              <w:t>AIndexDescription</w:t>
            </w:r>
          </w:p>
        </w:tc>
        <w:tc>
          <w:tcPr>
            <w:tcW w:w="4189" w:type="dxa"/>
            <w:vAlign w:val="center"/>
          </w:tcPr>
          <w:p w14:paraId="5DC449BC">
            <w:pPr>
              <w:ind w:firstLine="0" w:firstLineChars="0"/>
              <w:jc w:val="center"/>
              <w:rPr>
                <w:rFonts w:cs="Times New Roman"/>
              </w:rPr>
            </w:pPr>
            <w:r>
              <w:rPr>
                <w:rFonts w:cs="Times New Roman"/>
              </w:rPr>
              <w:t>中国A股指数基本资料</w:t>
            </w:r>
          </w:p>
        </w:tc>
        <w:tc>
          <w:tcPr>
            <w:tcW w:w="1178" w:type="dxa"/>
            <w:vAlign w:val="center"/>
          </w:tcPr>
          <w:p w14:paraId="4E4D9866">
            <w:pPr>
              <w:ind w:firstLine="0" w:firstLineChars="0"/>
              <w:jc w:val="center"/>
              <w:rPr>
                <w:rFonts w:cs="Times New Roman"/>
              </w:rPr>
            </w:pPr>
          </w:p>
        </w:tc>
      </w:tr>
      <w:tr w14:paraId="50D1B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4D3BD900">
            <w:pPr>
              <w:ind w:firstLine="0" w:firstLineChars="0"/>
              <w:jc w:val="center"/>
              <w:rPr>
                <w:rFonts w:cs="Times New Roman"/>
              </w:rPr>
            </w:pPr>
            <w:r>
              <w:rPr>
                <w:rFonts w:cs="Times New Roman"/>
              </w:rPr>
              <w:t>AIndexEODPrices</w:t>
            </w:r>
          </w:p>
        </w:tc>
        <w:tc>
          <w:tcPr>
            <w:tcW w:w="4189" w:type="dxa"/>
            <w:vAlign w:val="center"/>
          </w:tcPr>
          <w:p w14:paraId="0C00BF2D">
            <w:pPr>
              <w:ind w:firstLine="0" w:firstLineChars="0"/>
              <w:jc w:val="center"/>
              <w:rPr>
                <w:rFonts w:cs="Times New Roman"/>
              </w:rPr>
            </w:pPr>
            <w:r>
              <w:rPr>
                <w:rFonts w:cs="Times New Roman"/>
              </w:rPr>
              <w:t>中国A股指数日行情</w:t>
            </w:r>
          </w:p>
        </w:tc>
        <w:tc>
          <w:tcPr>
            <w:tcW w:w="1178" w:type="dxa"/>
            <w:vAlign w:val="center"/>
          </w:tcPr>
          <w:p w14:paraId="13B2E396">
            <w:pPr>
              <w:ind w:firstLine="0" w:firstLineChars="0"/>
              <w:jc w:val="center"/>
              <w:rPr>
                <w:rFonts w:cs="Times New Roman"/>
              </w:rPr>
            </w:pPr>
          </w:p>
        </w:tc>
      </w:tr>
      <w:tr w14:paraId="5F51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3084" w:type="dxa"/>
            <w:noWrap/>
            <w:vAlign w:val="center"/>
          </w:tcPr>
          <w:p w14:paraId="18F9EA01">
            <w:pPr>
              <w:ind w:firstLine="0" w:firstLineChars="0"/>
              <w:jc w:val="center"/>
              <w:rPr>
                <w:rFonts w:cs="Times New Roman"/>
              </w:rPr>
            </w:pPr>
            <w:r>
              <w:rPr>
                <w:rFonts w:cs="Times New Roman"/>
              </w:rPr>
              <w:t>AIndexWindIndustriesEOD</w:t>
            </w:r>
          </w:p>
        </w:tc>
        <w:tc>
          <w:tcPr>
            <w:tcW w:w="4189" w:type="dxa"/>
            <w:vAlign w:val="center"/>
          </w:tcPr>
          <w:p w14:paraId="4692F3AB">
            <w:pPr>
              <w:ind w:firstLine="0" w:firstLineChars="0"/>
              <w:jc w:val="center"/>
              <w:rPr>
                <w:rFonts w:cs="Times New Roman"/>
              </w:rPr>
            </w:pPr>
            <w:r>
              <w:rPr>
                <w:rFonts w:cs="Times New Roman"/>
              </w:rPr>
              <w:t>中国A股Wind行业指数日行情</w:t>
            </w:r>
          </w:p>
        </w:tc>
        <w:tc>
          <w:tcPr>
            <w:tcW w:w="1178" w:type="dxa"/>
            <w:vAlign w:val="center"/>
          </w:tcPr>
          <w:p w14:paraId="0E9AAFA8">
            <w:pPr>
              <w:ind w:firstLine="0" w:firstLineChars="0"/>
              <w:jc w:val="center"/>
              <w:rPr>
                <w:rFonts w:cs="Times New Roman"/>
              </w:rPr>
            </w:pPr>
          </w:p>
        </w:tc>
      </w:tr>
      <w:tr w14:paraId="5142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51CC1F47">
            <w:pPr>
              <w:ind w:firstLine="0" w:firstLineChars="0"/>
              <w:jc w:val="center"/>
              <w:rPr>
                <w:rFonts w:cs="Times New Roman"/>
              </w:rPr>
            </w:pPr>
            <w:r>
              <w:rPr>
                <w:rFonts w:cs="Times New Roman"/>
              </w:rPr>
              <w:t>AShareSWIndustriesClass</w:t>
            </w:r>
          </w:p>
        </w:tc>
        <w:tc>
          <w:tcPr>
            <w:tcW w:w="4189" w:type="dxa"/>
            <w:noWrap/>
            <w:vAlign w:val="center"/>
          </w:tcPr>
          <w:p w14:paraId="1ED8D191">
            <w:pPr>
              <w:ind w:firstLine="0" w:firstLineChars="0"/>
              <w:jc w:val="center"/>
              <w:rPr>
                <w:rFonts w:cs="Times New Roman"/>
              </w:rPr>
            </w:pPr>
            <w:r>
              <w:rPr>
                <w:rFonts w:cs="Times New Roman"/>
              </w:rPr>
              <w:t>申万行业分类</w:t>
            </w:r>
          </w:p>
        </w:tc>
        <w:tc>
          <w:tcPr>
            <w:tcW w:w="1178" w:type="dxa"/>
            <w:noWrap/>
            <w:vAlign w:val="center"/>
          </w:tcPr>
          <w:p w14:paraId="7EEC7B4B">
            <w:pPr>
              <w:ind w:firstLine="0" w:firstLineChars="0"/>
              <w:jc w:val="center"/>
              <w:rPr>
                <w:rFonts w:cs="Times New Roman"/>
              </w:rPr>
            </w:pPr>
          </w:p>
        </w:tc>
      </w:tr>
      <w:tr w14:paraId="23496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0DCC5CAB">
            <w:pPr>
              <w:ind w:firstLine="0" w:firstLineChars="0"/>
              <w:jc w:val="center"/>
              <w:rPr>
                <w:rFonts w:cs="Times New Roman"/>
              </w:rPr>
            </w:pPr>
            <w:r>
              <w:rPr>
                <w:rFonts w:cs="Times New Roman"/>
              </w:rPr>
              <w:t>HKSCMembers</w:t>
            </w:r>
          </w:p>
        </w:tc>
        <w:tc>
          <w:tcPr>
            <w:tcW w:w="4189" w:type="dxa"/>
            <w:noWrap/>
            <w:vAlign w:val="center"/>
          </w:tcPr>
          <w:p w14:paraId="740BC237">
            <w:pPr>
              <w:ind w:firstLine="0" w:firstLineChars="0"/>
              <w:jc w:val="center"/>
              <w:rPr>
                <w:rFonts w:cs="Times New Roman"/>
              </w:rPr>
            </w:pPr>
            <w:r>
              <w:rPr>
                <w:rFonts w:cs="Times New Roman"/>
              </w:rPr>
              <w:t>香港港股通成分股</w:t>
            </w:r>
          </w:p>
        </w:tc>
        <w:tc>
          <w:tcPr>
            <w:tcW w:w="1178" w:type="dxa"/>
            <w:noWrap/>
            <w:vAlign w:val="center"/>
          </w:tcPr>
          <w:p w14:paraId="0226BDBB">
            <w:pPr>
              <w:ind w:firstLine="0" w:firstLineChars="0"/>
              <w:jc w:val="center"/>
              <w:rPr>
                <w:rFonts w:cs="Times New Roman"/>
              </w:rPr>
            </w:pPr>
          </w:p>
        </w:tc>
      </w:tr>
      <w:tr w14:paraId="1C0A2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52A4588F">
            <w:pPr>
              <w:ind w:firstLine="0" w:firstLineChars="0"/>
              <w:jc w:val="center"/>
              <w:rPr>
                <w:rFonts w:cs="Times New Roman"/>
              </w:rPr>
            </w:pPr>
            <w:r>
              <w:rPr>
                <w:rFonts w:cs="Times New Roman"/>
              </w:rPr>
              <w:t>HKStockIndustriesCode</w:t>
            </w:r>
          </w:p>
        </w:tc>
        <w:tc>
          <w:tcPr>
            <w:tcW w:w="4189" w:type="dxa"/>
            <w:noWrap/>
            <w:vAlign w:val="center"/>
          </w:tcPr>
          <w:p w14:paraId="05E63C6C">
            <w:pPr>
              <w:ind w:firstLine="0" w:firstLineChars="0"/>
              <w:jc w:val="center"/>
              <w:rPr>
                <w:rFonts w:cs="Times New Roman"/>
              </w:rPr>
            </w:pPr>
            <w:r>
              <w:rPr>
                <w:rFonts w:cs="Times New Roman"/>
              </w:rPr>
              <w:t>香港股票行业分类编码</w:t>
            </w:r>
          </w:p>
        </w:tc>
        <w:tc>
          <w:tcPr>
            <w:tcW w:w="1178" w:type="dxa"/>
            <w:noWrap/>
            <w:vAlign w:val="center"/>
          </w:tcPr>
          <w:p w14:paraId="6CA89FDF">
            <w:pPr>
              <w:ind w:firstLine="0" w:firstLineChars="0"/>
              <w:jc w:val="center"/>
              <w:rPr>
                <w:rFonts w:cs="Times New Roman"/>
              </w:rPr>
            </w:pPr>
          </w:p>
        </w:tc>
      </w:tr>
      <w:tr w14:paraId="4C6F9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4C96316C">
            <w:pPr>
              <w:ind w:firstLine="0" w:firstLineChars="0"/>
              <w:jc w:val="center"/>
              <w:rPr>
                <w:rFonts w:cs="Times New Roman"/>
              </w:rPr>
            </w:pPr>
            <w:r>
              <w:rPr>
                <w:rFonts w:cs="Times New Roman"/>
              </w:rPr>
              <w:t>HKShareMajorEvent</w:t>
            </w:r>
          </w:p>
        </w:tc>
        <w:tc>
          <w:tcPr>
            <w:tcW w:w="4189" w:type="dxa"/>
            <w:noWrap/>
            <w:vAlign w:val="center"/>
          </w:tcPr>
          <w:p w14:paraId="38F2CD02">
            <w:pPr>
              <w:ind w:firstLine="0" w:firstLineChars="0"/>
              <w:jc w:val="center"/>
              <w:rPr>
                <w:rFonts w:cs="Times New Roman"/>
              </w:rPr>
            </w:pPr>
            <w:r>
              <w:rPr>
                <w:rFonts w:cs="Times New Roman"/>
              </w:rPr>
              <w:t>香港股票重大事件表</w:t>
            </w:r>
          </w:p>
        </w:tc>
        <w:tc>
          <w:tcPr>
            <w:tcW w:w="1178" w:type="dxa"/>
            <w:noWrap/>
            <w:vAlign w:val="center"/>
          </w:tcPr>
          <w:p w14:paraId="55AF9839">
            <w:pPr>
              <w:ind w:firstLine="0" w:firstLineChars="0"/>
              <w:jc w:val="center"/>
              <w:rPr>
                <w:rFonts w:cs="Times New Roman"/>
              </w:rPr>
            </w:pPr>
          </w:p>
        </w:tc>
      </w:tr>
      <w:tr w14:paraId="388F4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70C1596F">
            <w:pPr>
              <w:ind w:firstLine="0" w:firstLineChars="0"/>
              <w:jc w:val="center"/>
              <w:rPr>
                <w:rFonts w:cs="Times New Roman"/>
              </w:rPr>
            </w:pPr>
            <w:r>
              <w:rPr>
                <w:rFonts w:cs="Times New Roman"/>
              </w:rPr>
              <w:t>HKIndexEODPrices</w:t>
            </w:r>
          </w:p>
        </w:tc>
        <w:tc>
          <w:tcPr>
            <w:tcW w:w="4189" w:type="dxa"/>
            <w:noWrap/>
            <w:vAlign w:val="center"/>
          </w:tcPr>
          <w:p w14:paraId="4490ED90">
            <w:pPr>
              <w:ind w:firstLine="0" w:firstLineChars="0"/>
              <w:jc w:val="center"/>
              <w:rPr>
                <w:rFonts w:cs="Times New Roman"/>
              </w:rPr>
            </w:pPr>
            <w:r>
              <w:rPr>
                <w:rFonts w:cs="Times New Roman"/>
              </w:rPr>
              <w:t>香港股票指数日行情</w:t>
            </w:r>
          </w:p>
        </w:tc>
        <w:tc>
          <w:tcPr>
            <w:tcW w:w="1178" w:type="dxa"/>
            <w:noWrap/>
            <w:vAlign w:val="center"/>
          </w:tcPr>
          <w:p w14:paraId="06F67912">
            <w:pPr>
              <w:ind w:firstLine="0" w:firstLineChars="0"/>
              <w:jc w:val="center"/>
              <w:rPr>
                <w:rFonts w:cs="Times New Roman"/>
              </w:rPr>
            </w:pPr>
          </w:p>
        </w:tc>
      </w:tr>
      <w:tr w14:paraId="73409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6C8FB20C">
            <w:pPr>
              <w:ind w:firstLine="0" w:firstLineChars="0"/>
              <w:jc w:val="center"/>
              <w:rPr>
                <w:rFonts w:cs="Times New Roman"/>
              </w:rPr>
            </w:pPr>
            <w:r>
              <w:rPr>
                <w:rFonts w:cs="Times New Roman"/>
              </w:rPr>
              <w:t>HKShareDescription</w:t>
            </w:r>
          </w:p>
        </w:tc>
        <w:tc>
          <w:tcPr>
            <w:tcW w:w="4189" w:type="dxa"/>
            <w:noWrap/>
            <w:vAlign w:val="center"/>
          </w:tcPr>
          <w:p w14:paraId="5FAE713D">
            <w:pPr>
              <w:ind w:firstLine="0" w:firstLineChars="0"/>
              <w:jc w:val="center"/>
              <w:rPr>
                <w:rFonts w:cs="Times New Roman"/>
              </w:rPr>
            </w:pPr>
            <w:r>
              <w:rPr>
                <w:rFonts w:cs="Times New Roman"/>
              </w:rPr>
              <w:t>香港股票基本资料</w:t>
            </w:r>
          </w:p>
        </w:tc>
        <w:tc>
          <w:tcPr>
            <w:tcW w:w="1178" w:type="dxa"/>
            <w:noWrap/>
            <w:vAlign w:val="center"/>
          </w:tcPr>
          <w:p w14:paraId="423B2D2B">
            <w:pPr>
              <w:ind w:firstLine="0" w:firstLineChars="0"/>
              <w:jc w:val="center"/>
              <w:rPr>
                <w:rFonts w:cs="Times New Roman"/>
              </w:rPr>
            </w:pPr>
          </w:p>
        </w:tc>
      </w:tr>
      <w:tr w14:paraId="6886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0FBBCE05">
            <w:pPr>
              <w:ind w:firstLine="0" w:firstLineChars="0"/>
              <w:jc w:val="center"/>
              <w:rPr>
                <w:rFonts w:cs="Times New Roman"/>
              </w:rPr>
            </w:pPr>
            <w:r>
              <w:rPr>
                <w:rFonts w:cs="Times New Roman"/>
              </w:rPr>
              <w:t>HKshareEODPrices</w:t>
            </w:r>
          </w:p>
        </w:tc>
        <w:tc>
          <w:tcPr>
            <w:tcW w:w="4189" w:type="dxa"/>
            <w:noWrap/>
            <w:vAlign w:val="center"/>
          </w:tcPr>
          <w:p w14:paraId="32DB4F23">
            <w:pPr>
              <w:ind w:firstLine="0" w:firstLineChars="0"/>
              <w:jc w:val="center"/>
              <w:rPr>
                <w:rFonts w:cs="Times New Roman"/>
              </w:rPr>
            </w:pPr>
            <w:r>
              <w:rPr>
                <w:rFonts w:cs="Times New Roman"/>
              </w:rPr>
              <w:t>香港股票日行情</w:t>
            </w:r>
          </w:p>
        </w:tc>
        <w:tc>
          <w:tcPr>
            <w:tcW w:w="1178" w:type="dxa"/>
            <w:noWrap/>
            <w:vAlign w:val="center"/>
          </w:tcPr>
          <w:p w14:paraId="2277C9D5">
            <w:pPr>
              <w:ind w:firstLine="0" w:firstLineChars="0"/>
              <w:jc w:val="center"/>
              <w:rPr>
                <w:rFonts w:cs="Times New Roman"/>
              </w:rPr>
            </w:pPr>
          </w:p>
        </w:tc>
      </w:tr>
      <w:tr w14:paraId="2713A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13C9B1E2">
            <w:pPr>
              <w:ind w:firstLine="0" w:firstLineChars="0"/>
              <w:jc w:val="center"/>
              <w:rPr>
                <w:rFonts w:cs="Times New Roman"/>
              </w:rPr>
            </w:pPr>
            <w:r>
              <w:rPr>
                <w:rFonts w:cs="Times New Roman"/>
              </w:rPr>
              <w:t>HKShareYield</w:t>
            </w:r>
          </w:p>
        </w:tc>
        <w:tc>
          <w:tcPr>
            <w:tcW w:w="4189" w:type="dxa"/>
            <w:noWrap/>
            <w:vAlign w:val="center"/>
          </w:tcPr>
          <w:p w14:paraId="3BB9F0B6">
            <w:pPr>
              <w:ind w:firstLine="0" w:firstLineChars="0"/>
              <w:jc w:val="center"/>
              <w:rPr>
                <w:rFonts w:cs="Times New Roman"/>
              </w:rPr>
            </w:pPr>
            <w:r>
              <w:rPr>
                <w:rFonts w:cs="Times New Roman"/>
              </w:rPr>
              <w:t>香港股票行情日收益率</w:t>
            </w:r>
          </w:p>
        </w:tc>
        <w:tc>
          <w:tcPr>
            <w:tcW w:w="1178" w:type="dxa"/>
            <w:noWrap/>
            <w:vAlign w:val="center"/>
          </w:tcPr>
          <w:p w14:paraId="67544623">
            <w:pPr>
              <w:ind w:firstLine="0" w:firstLineChars="0"/>
              <w:jc w:val="center"/>
              <w:rPr>
                <w:rFonts w:cs="Times New Roman"/>
              </w:rPr>
            </w:pPr>
          </w:p>
        </w:tc>
      </w:tr>
      <w:tr w14:paraId="7253A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38D20590">
            <w:pPr>
              <w:ind w:firstLine="0" w:firstLineChars="0"/>
              <w:jc w:val="center"/>
              <w:rPr>
                <w:rFonts w:cs="Times New Roman"/>
              </w:rPr>
            </w:pPr>
            <w:r>
              <w:rPr>
                <w:rFonts w:cs="Times New Roman"/>
              </w:rPr>
              <w:t>HKShareEODDerivativeIndex</w:t>
            </w:r>
          </w:p>
        </w:tc>
        <w:tc>
          <w:tcPr>
            <w:tcW w:w="4189" w:type="dxa"/>
            <w:noWrap/>
            <w:vAlign w:val="center"/>
          </w:tcPr>
          <w:p w14:paraId="6C2C28D2">
            <w:pPr>
              <w:ind w:firstLine="0" w:firstLineChars="0"/>
              <w:jc w:val="center"/>
              <w:rPr>
                <w:rFonts w:cs="Times New Roman"/>
              </w:rPr>
            </w:pPr>
            <w:r>
              <w:rPr>
                <w:rFonts w:cs="Times New Roman"/>
              </w:rPr>
              <w:t>香港股票日行情估值指标</w:t>
            </w:r>
          </w:p>
        </w:tc>
        <w:tc>
          <w:tcPr>
            <w:tcW w:w="1178" w:type="dxa"/>
            <w:noWrap/>
            <w:vAlign w:val="center"/>
          </w:tcPr>
          <w:p w14:paraId="7526F360">
            <w:pPr>
              <w:ind w:firstLine="0" w:firstLineChars="0"/>
              <w:jc w:val="center"/>
              <w:rPr>
                <w:rFonts w:cs="Times New Roman"/>
              </w:rPr>
            </w:pPr>
          </w:p>
        </w:tc>
      </w:tr>
      <w:tr w14:paraId="3E22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0EB09304">
            <w:pPr>
              <w:ind w:firstLine="0" w:firstLineChars="0"/>
              <w:jc w:val="center"/>
              <w:rPr>
                <w:rFonts w:cs="Times New Roman"/>
              </w:rPr>
            </w:pPr>
            <w:r>
              <w:rPr>
                <w:rFonts w:cs="Times New Roman"/>
              </w:rPr>
              <w:t>HKGSDBalanceSheet</w:t>
            </w:r>
          </w:p>
        </w:tc>
        <w:tc>
          <w:tcPr>
            <w:tcW w:w="4189" w:type="dxa"/>
            <w:noWrap/>
            <w:vAlign w:val="center"/>
          </w:tcPr>
          <w:p w14:paraId="2704BA86">
            <w:pPr>
              <w:ind w:firstLine="0" w:firstLineChars="0"/>
              <w:jc w:val="center"/>
              <w:rPr>
                <w:rFonts w:cs="Times New Roman"/>
              </w:rPr>
            </w:pPr>
            <w:r>
              <w:rPr>
                <w:rFonts w:cs="Times New Roman"/>
              </w:rPr>
              <w:t>香港股票资产负债表(GSD)</w:t>
            </w:r>
          </w:p>
        </w:tc>
        <w:tc>
          <w:tcPr>
            <w:tcW w:w="1178" w:type="dxa"/>
            <w:noWrap/>
            <w:vAlign w:val="center"/>
          </w:tcPr>
          <w:p w14:paraId="7B7477C0">
            <w:pPr>
              <w:ind w:firstLine="0" w:firstLineChars="0"/>
              <w:jc w:val="center"/>
              <w:rPr>
                <w:rFonts w:cs="Times New Roman"/>
              </w:rPr>
            </w:pPr>
          </w:p>
        </w:tc>
      </w:tr>
      <w:tr w14:paraId="428E5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5D3C412A">
            <w:pPr>
              <w:ind w:firstLine="0" w:firstLineChars="0"/>
              <w:jc w:val="center"/>
              <w:rPr>
                <w:rFonts w:cs="Times New Roman"/>
              </w:rPr>
            </w:pPr>
            <w:r>
              <w:rPr>
                <w:rFonts w:cs="Times New Roman"/>
              </w:rPr>
              <w:t>HKGSDCashFlow</w:t>
            </w:r>
          </w:p>
        </w:tc>
        <w:tc>
          <w:tcPr>
            <w:tcW w:w="4189" w:type="dxa"/>
            <w:noWrap/>
            <w:vAlign w:val="center"/>
          </w:tcPr>
          <w:p w14:paraId="6B9CDE58">
            <w:pPr>
              <w:ind w:firstLine="0" w:firstLineChars="0"/>
              <w:jc w:val="center"/>
              <w:rPr>
                <w:rFonts w:cs="Times New Roman"/>
              </w:rPr>
            </w:pPr>
            <w:r>
              <w:rPr>
                <w:rFonts w:cs="Times New Roman"/>
              </w:rPr>
              <w:t>香港股票现金流量表(GSD)</w:t>
            </w:r>
          </w:p>
        </w:tc>
        <w:tc>
          <w:tcPr>
            <w:tcW w:w="1178" w:type="dxa"/>
            <w:noWrap/>
            <w:vAlign w:val="center"/>
          </w:tcPr>
          <w:p w14:paraId="7C0AB9FF">
            <w:pPr>
              <w:ind w:firstLine="0" w:firstLineChars="0"/>
              <w:jc w:val="center"/>
              <w:rPr>
                <w:rFonts w:cs="Times New Roman"/>
              </w:rPr>
            </w:pPr>
          </w:p>
        </w:tc>
      </w:tr>
      <w:tr w14:paraId="1A4F6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3084" w:type="dxa"/>
            <w:noWrap/>
            <w:vAlign w:val="center"/>
          </w:tcPr>
          <w:p w14:paraId="69E08A7A">
            <w:pPr>
              <w:ind w:firstLine="0" w:firstLineChars="0"/>
              <w:jc w:val="center"/>
              <w:rPr>
                <w:rFonts w:cs="Times New Roman"/>
              </w:rPr>
            </w:pPr>
            <w:r>
              <w:rPr>
                <w:rFonts w:cs="Times New Roman"/>
              </w:rPr>
              <w:t>HKGSDIncome</w:t>
            </w:r>
          </w:p>
        </w:tc>
        <w:tc>
          <w:tcPr>
            <w:tcW w:w="4189" w:type="dxa"/>
            <w:noWrap/>
            <w:vAlign w:val="center"/>
          </w:tcPr>
          <w:p w14:paraId="662D47FB">
            <w:pPr>
              <w:ind w:firstLine="0" w:firstLineChars="0"/>
              <w:jc w:val="center"/>
              <w:rPr>
                <w:rFonts w:cs="Times New Roman"/>
              </w:rPr>
            </w:pPr>
            <w:r>
              <w:rPr>
                <w:rFonts w:cs="Times New Roman"/>
              </w:rPr>
              <w:t>香港股票损益表(GSD)</w:t>
            </w:r>
          </w:p>
        </w:tc>
        <w:tc>
          <w:tcPr>
            <w:tcW w:w="1178" w:type="dxa"/>
            <w:noWrap/>
            <w:vAlign w:val="center"/>
          </w:tcPr>
          <w:p w14:paraId="722F43F8">
            <w:pPr>
              <w:ind w:firstLine="0" w:firstLineChars="0"/>
              <w:jc w:val="center"/>
              <w:rPr>
                <w:rFonts w:cs="Times New Roman"/>
              </w:rPr>
            </w:pPr>
          </w:p>
        </w:tc>
      </w:tr>
    </w:tbl>
    <w:p w14:paraId="744E92BD">
      <w:pPr>
        <w:ind w:firstLine="480"/>
      </w:pPr>
      <w:r>
        <w:rPr>
          <w:rFonts w:hint="eastAsia"/>
        </w:rPr>
        <w:t>市场法数据数据来源主要包含企业历史财务年报数据、聚源数据库两个来源。数据供应商将数据同步到国资委华为云内网后，手动同步到价值评估系统，主要数据如下：</w:t>
      </w:r>
    </w:p>
    <w:p w14:paraId="05605AFE">
      <w:pPr>
        <w:ind w:firstLine="480"/>
      </w:pPr>
      <w:r>
        <w:rPr>
          <w:rFonts w:hint="eastAsia"/>
        </w:rPr>
        <w:t>1、聚源财务年报数据</w:t>
      </w:r>
    </w:p>
    <w:p w14:paraId="5C8F7F57">
      <w:pPr>
        <w:ind w:firstLine="480"/>
      </w:pPr>
      <w:r>
        <w:rPr>
          <w:rFonts w:hint="eastAsia"/>
        </w:rPr>
        <w:t>（1）企业价值/息税折旧摊销前利润乘数（EV/EBITDA）方法所需指标</w:t>
      </w:r>
      <w:r>
        <w:rPr>
          <w:rFonts w:hint="eastAsia"/>
        </w:rPr>
        <w:tab/>
      </w:r>
    </w:p>
    <w:p w14:paraId="081507DF">
      <w:pPr>
        <w:ind w:firstLine="480"/>
      </w:pPr>
      <w:r>
        <w:rPr>
          <w:rFonts w:hint="eastAsia"/>
        </w:rPr>
        <w:t>（2）企业价值/收入（EV/Sales）方法所需指标</w:t>
      </w:r>
    </w:p>
    <w:p w14:paraId="29DBB2A1">
      <w:pPr>
        <w:ind w:firstLine="480"/>
      </w:pPr>
      <w:r>
        <w:rPr>
          <w:rFonts w:hint="eastAsia"/>
        </w:rPr>
        <w:t>（3）市净率方法所需指标</w:t>
      </w:r>
    </w:p>
    <w:p w14:paraId="6C60A24D">
      <w:pPr>
        <w:ind w:firstLine="480"/>
      </w:pPr>
      <w:r>
        <w:rPr>
          <w:rFonts w:hint="eastAsia"/>
        </w:rPr>
        <w:t>（4）市盈率所需指标</w:t>
      </w:r>
    </w:p>
    <w:p w14:paraId="523F5FAE">
      <w:pPr>
        <w:ind w:firstLine="480"/>
      </w:pPr>
      <w:r>
        <w:rPr>
          <w:rFonts w:hint="eastAsia"/>
        </w:rPr>
        <w:t>2、聚源数据</w:t>
      </w:r>
    </w:p>
    <w:p w14:paraId="64466BDA">
      <w:pPr>
        <w:ind w:firstLine="480"/>
      </w:pPr>
      <w:r>
        <w:rPr>
          <w:rFonts w:hint="eastAsia"/>
        </w:rPr>
        <w:t>（1）申万二级分类数据所需指标</w:t>
      </w:r>
    </w:p>
    <w:p w14:paraId="7CA47BA2">
      <w:pPr>
        <w:ind w:firstLine="480"/>
      </w:pPr>
      <w:r>
        <w:rPr>
          <w:rFonts w:hint="eastAsia"/>
        </w:rPr>
        <w:t>（2）可比公司数据</w:t>
      </w:r>
    </w:p>
    <w:p w14:paraId="4D27F634">
      <w:pPr>
        <w:ind w:firstLine="480"/>
      </w:pPr>
      <w:r>
        <w:rPr>
          <w:rFonts w:hint="eastAsia"/>
        </w:rPr>
        <w:t>价值乘数类别数据参照表：</w:t>
      </w:r>
    </w:p>
    <w:p w14:paraId="111D0894">
      <w:pPr>
        <w:ind w:firstLine="480"/>
      </w:pPr>
      <w:r>
        <w:rPr>
          <w:rFonts w:hint="eastAsia"/>
        </w:rPr>
        <w:t>常用行业乘数：企业价值/收入（EV/Sales）、企业价值/息税折旧摊销前利润乘数</w:t>
      </w:r>
    </w:p>
    <w:p w14:paraId="21DEC785">
      <w:pPr>
        <w:ind w:firstLine="480"/>
      </w:pPr>
      <w:r>
        <w:rPr>
          <w:rFonts w:hint="eastAsia"/>
        </w:rPr>
        <w:t>（EV/EBITDA）、市盈率（P/E）、市净率（P/B）乘数</w:t>
      </w:r>
    </w:p>
    <w:p w14:paraId="7A99042B">
      <w:pPr>
        <w:ind w:firstLine="480"/>
      </w:pPr>
      <w:r>
        <w:rPr>
          <w:rFonts w:hint="eastAsia"/>
        </w:rPr>
        <w:t>按照所属行业不同，通常选用的乘数如下列示:</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28" w:type="dxa"/>
          <w:left w:w="106" w:type="dxa"/>
          <w:bottom w:w="0" w:type="dxa"/>
          <w:right w:w="115" w:type="dxa"/>
        </w:tblCellMar>
      </w:tblPr>
      <w:tblGrid>
        <w:gridCol w:w="2609"/>
        <w:gridCol w:w="2851"/>
        <w:gridCol w:w="3064"/>
      </w:tblGrid>
      <w:tr w14:paraId="35E6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6" w:type="dxa"/>
            <w:bottom w:w="0" w:type="dxa"/>
            <w:right w:w="115" w:type="dxa"/>
          </w:tblCellMar>
        </w:tblPrEx>
        <w:trPr>
          <w:trHeight w:val="605" w:hRule="atLeast"/>
          <w:jc w:val="center"/>
        </w:trPr>
        <w:tc>
          <w:tcPr>
            <w:tcW w:w="1530" w:type="pct"/>
            <w:shd w:val="clear" w:color="auto" w:fill="FFFFFF" w:themeFill="background1"/>
            <w:vAlign w:val="center"/>
          </w:tcPr>
          <w:p w14:paraId="5B41D111">
            <w:pPr>
              <w:pStyle w:val="30"/>
            </w:pPr>
            <w:r>
              <w:t>行业</w:t>
            </w:r>
          </w:p>
        </w:tc>
        <w:tc>
          <w:tcPr>
            <w:tcW w:w="1672" w:type="pct"/>
            <w:shd w:val="clear" w:color="auto" w:fill="FFFFFF" w:themeFill="background1"/>
            <w:vAlign w:val="center"/>
          </w:tcPr>
          <w:p w14:paraId="06FE654D">
            <w:pPr>
              <w:pStyle w:val="30"/>
            </w:pPr>
          </w:p>
        </w:tc>
        <w:tc>
          <w:tcPr>
            <w:tcW w:w="1796" w:type="pct"/>
            <w:shd w:val="clear" w:color="auto" w:fill="FFFFFF" w:themeFill="background1"/>
            <w:vAlign w:val="center"/>
          </w:tcPr>
          <w:p w14:paraId="6880F291">
            <w:pPr>
              <w:pStyle w:val="30"/>
            </w:pPr>
            <w:r>
              <w:t>通常选用乘数</w:t>
            </w:r>
          </w:p>
        </w:tc>
      </w:tr>
      <w:tr w14:paraId="1EFA6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6" w:type="dxa"/>
            <w:bottom w:w="0" w:type="dxa"/>
            <w:right w:w="115" w:type="dxa"/>
          </w:tblCellMar>
        </w:tblPrEx>
        <w:trPr>
          <w:trHeight w:val="456" w:hRule="atLeast"/>
          <w:jc w:val="center"/>
        </w:trPr>
        <w:tc>
          <w:tcPr>
            <w:tcW w:w="1530" w:type="pct"/>
            <w:vMerge w:val="restart"/>
            <w:vAlign w:val="center"/>
          </w:tcPr>
          <w:p w14:paraId="6B086C27">
            <w:pPr>
              <w:pStyle w:val="30"/>
            </w:pPr>
            <w:r>
              <w:t>制造业</w:t>
            </w:r>
          </w:p>
        </w:tc>
        <w:tc>
          <w:tcPr>
            <w:tcW w:w="1672" w:type="pct"/>
            <w:vAlign w:val="center"/>
          </w:tcPr>
          <w:p w14:paraId="3D29F700">
            <w:pPr>
              <w:pStyle w:val="30"/>
            </w:pPr>
            <w:r>
              <w:t>钢铁行业</w:t>
            </w:r>
          </w:p>
        </w:tc>
        <w:tc>
          <w:tcPr>
            <w:tcW w:w="1796" w:type="pct"/>
            <w:vAlign w:val="center"/>
          </w:tcPr>
          <w:p w14:paraId="0DF584F5">
            <w:pPr>
              <w:pStyle w:val="30"/>
            </w:pPr>
            <w:r>
              <w:t>EV/EBITDA</w:t>
            </w:r>
          </w:p>
        </w:tc>
      </w:tr>
      <w:tr w14:paraId="6F773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6" w:type="dxa"/>
            <w:bottom w:w="0" w:type="dxa"/>
            <w:right w:w="115" w:type="dxa"/>
          </w:tblCellMar>
        </w:tblPrEx>
        <w:trPr>
          <w:trHeight w:val="389" w:hRule="atLeast"/>
          <w:jc w:val="center"/>
        </w:trPr>
        <w:tc>
          <w:tcPr>
            <w:tcW w:w="1530" w:type="pct"/>
            <w:vMerge w:val="continue"/>
            <w:vAlign w:val="center"/>
          </w:tcPr>
          <w:p w14:paraId="07A273DE">
            <w:pPr>
              <w:pStyle w:val="30"/>
            </w:pPr>
          </w:p>
        </w:tc>
        <w:tc>
          <w:tcPr>
            <w:tcW w:w="1672" w:type="pct"/>
            <w:vAlign w:val="center"/>
          </w:tcPr>
          <w:p w14:paraId="7E43B0CF">
            <w:pPr>
              <w:pStyle w:val="30"/>
            </w:pPr>
            <w:r>
              <w:t>消费品制造业</w:t>
            </w:r>
          </w:p>
        </w:tc>
        <w:tc>
          <w:tcPr>
            <w:tcW w:w="1796" w:type="pct"/>
            <w:vAlign w:val="center"/>
          </w:tcPr>
          <w:p w14:paraId="05E2F901">
            <w:pPr>
              <w:pStyle w:val="30"/>
            </w:pPr>
            <w:r>
              <w:t>P/E</w:t>
            </w:r>
          </w:p>
        </w:tc>
      </w:tr>
      <w:tr w14:paraId="660D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6" w:type="dxa"/>
            <w:bottom w:w="0" w:type="dxa"/>
            <w:right w:w="115" w:type="dxa"/>
          </w:tblCellMar>
        </w:tblPrEx>
        <w:trPr>
          <w:trHeight w:val="389" w:hRule="atLeast"/>
          <w:jc w:val="center"/>
        </w:trPr>
        <w:tc>
          <w:tcPr>
            <w:tcW w:w="1530" w:type="pct"/>
            <w:vMerge w:val="continue"/>
            <w:vAlign w:val="center"/>
          </w:tcPr>
          <w:p w14:paraId="4C44005E">
            <w:pPr>
              <w:pStyle w:val="30"/>
            </w:pPr>
          </w:p>
        </w:tc>
        <w:tc>
          <w:tcPr>
            <w:tcW w:w="1672" w:type="pct"/>
            <w:vAlign w:val="center"/>
          </w:tcPr>
          <w:p w14:paraId="67CEF262">
            <w:pPr>
              <w:pStyle w:val="30"/>
            </w:pPr>
            <w:r>
              <w:t>机械制造业</w:t>
            </w:r>
          </w:p>
        </w:tc>
        <w:tc>
          <w:tcPr>
            <w:tcW w:w="1796" w:type="pct"/>
            <w:vAlign w:val="center"/>
          </w:tcPr>
          <w:p w14:paraId="09358A72">
            <w:pPr>
              <w:pStyle w:val="30"/>
            </w:pPr>
            <w:r>
              <w:t>EV/EBITDA</w:t>
            </w:r>
          </w:p>
        </w:tc>
      </w:tr>
      <w:tr w14:paraId="1F0F0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6" w:type="dxa"/>
            <w:bottom w:w="0" w:type="dxa"/>
            <w:right w:w="115" w:type="dxa"/>
          </w:tblCellMar>
        </w:tblPrEx>
        <w:trPr>
          <w:trHeight w:val="389" w:hRule="atLeast"/>
          <w:jc w:val="center"/>
        </w:trPr>
        <w:tc>
          <w:tcPr>
            <w:tcW w:w="1530" w:type="pct"/>
            <w:vMerge w:val="restart"/>
            <w:vAlign w:val="center"/>
          </w:tcPr>
          <w:p w14:paraId="1BC69A08">
            <w:pPr>
              <w:pStyle w:val="30"/>
            </w:pPr>
            <w:r>
              <w:t>贸易业</w:t>
            </w:r>
          </w:p>
        </w:tc>
        <w:tc>
          <w:tcPr>
            <w:tcW w:w="1672" w:type="pct"/>
            <w:vAlign w:val="center"/>
          </w:tcPr>
          <w:p w14:paraId="2D0FF30F">
            <w:pPr>
              <w:pStyle w:val="30"/>
            </w:pPr>
            <w:r>
              <w:t>批发</w:t>
            </w:r>
          </w:p>
        </w:tc>
        <w:tc>
          <w:tcPr>
            <w:tcW w:w="1796" w:type="pct"/>
            <w:vAlign w:val="center"/>
          </w:tcPr>
          <w:p w14:paraId="57EC4B3B">
            <w:pPr>
              <w:pStyle w:val="30"/>
            </w:pPr>
            <w:r>
              <w:t>P/E</w:t>
            </w:r>
          </w:p>
        </w:tc>
      </w:tr>
      <w:tr w14:paraId="1DF4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6" w:type="dxa"/>
            <w:bottom w:w="0" w:type="dxa"/>
            <w:right w:w="115" w:type="dxa"/>
          </w:tblCellMar>
        </w:tblPrEx>
        <w:trPr>
          <w:trHeight w:val="389" w:hRule="atLeast"/>
          <w:jc w:val="center"/>
        </w:trPr>
        <w:tc>
          <w:tcPr>
            <w:tcW w:w="1530" w:type="pct"/>
            <w:vMerge w:val="continue"/>
            <w:vAlign w:val="center"/>
          </w:tcPr>
          <w:p w14:paraId="1F6E8DB4">
            <w:pPr>
              <w:pStyle w:val="30"/>
            </w:pPr>
          </w:p>
        </w:tc>
        <w:tc>
          <w:tcPr>
            <w:tcW w:w="1672" w:type="pct"/>
            <w:vAlign w:val="center"/>
          </w:tcPr>
          <w:p w14:paraId="6F3EE411">
            <w:pPr>
              <w:pStyle w:val="30"/>
            </w:pPr>
            <w:r>
              <w:t>零售</w:t>
            </w:r>
          </w:p>
        </w:tc>
        <w:tc>
          <w:tcPr>
            <w:tcW w:w="1796" w:type="pct"/>
            <w:vAlign w:val="center"/>
          </w:tcPr>
          <w:p w14:paraId="5AC04A6C">
            <w:pPr>
              <w:pStyle w:val="30"/>
            </w:pPr>
            <w:r>
              <w:t>EV/Sales</w:t>
            </w:r>
          </w:p>
        </w:tc>
      </w:tr>
      <w:tr w14:paraId="7B618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6" w:type="dxa"/>
            <w:bottom w:w="0" w:type="dxa"/>
            <w:right w:w="115" w:type="dxa"/>
          </w:tblCellMar>
        </w:tblPrEx>
        <w:trPr>
          <w:trHeight w:val="389" w:hRule="atLeast"/>
          <w:jc w:val="center"/>
        </w:trPr>
        <w:tc>
          <w:tcPr>
            <w:tcW w:w="1530" w:type="pct"/>
            <w:vMerge w:val="restart"/>
            <w:vAlign w:val="center"/>
          </w:tcPr>
          <w:p w14:paraId="34D563D0">
            <w:pPr>
              <w:pStyle w:val="30"/>
            </w:pPr>
            <w:r>
              <w:t>信息技术业</w:t>
            </w:r>
          </w:p>
        </w:tc>
        <w:tc>
          <w:tcPr>
            <w:tcW w:w="1672" w:type="pct"/>
            <w:vAlign w:val="center"/>
          </w:tcPr>
          <w:p w14:paraId="7962EDDD">
            <w:pPr>
              <w:pStyle w:val="30"/>
            </w:pPr>
            <w:r>
              <w:t>处于初创阶段</w:t>
            </w:r>
          </w:p>
        </w:tc>
        <w:tc>
          <w:tcPr>
            <w:tcW w:w="1796" w:type="pct"/>
            <w:vAlign w:val="center"/>
          </w:tcPr>
          <w:p w14:paraId="634C262D">
            <w:pPr>
              <w:pStyle w:val="30"/>
            </w:pPr>
            <w:r>
              <w:t>EV/Sales,P/B</w:t>
            </w:r>
          </w:p>
        </w:tc>
      </w:tr>
      <w:tr w14:paraId="3FE7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6" w:type="dxa"/>
            <w:bottom w:w="0" w:type="dxa"/>
            <w:right w:w="115" w:type="dxa"/>
          </w:tblCellMar>
        </w:tblPrEx>
        <w:trPr>
          <w:trHeight w:val="389" w:hRule="atLeast"/>
          <w:jc w:val="center"/>
        </w:trPr>
        <w:tc>
          <w:tcPr>
            <w:tcW w:w="1530" w:type="pct"/>
            <w:vMerge w:val="continue"/>
            <w:vAlign w:val="center"/>
          </w:tcPr>
          <w:p w14:paraId="675CDA46">
            <w:pPr>
              <w:pStyle w:val="30"/>
            </w:pPr>
          </w:p>
        </w:tc>
        <w:tc>
          <w:tcPr>
            <w:tcW w:w="1672" w:type="pct"/>
            <w:vAlign w:val="center"/>
          </w:tcPr>
          <w:p w14:paraId="702E9A5A">
            <w:pPr>
              <w:pStyle w:val="30"/>
            </w:pPr>
            <w:r>
              <w:t>处于成长阶段</w:t>
            </w:r>
          </w:p>
        </w:tc>
        <w:tc>
          <w:tcPr>
            <w:tcW w:w="1796" w:type="pct"/>
            <w:vAlign w:val="center"/>
          </w:tcPr>
          <w:p w14:paraId="46E45040">
            <w:pPr>
              <w:pStyle w:val="30"/>
            </w:pPr>
            <w:r>
              <w:t>P/E</w:t>
            </w:r>
          </w:p>
        </w:tc>
      </w:tr>
      <w:tr w14:paraId="687C5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6" w:type="dxa"/>
            <w:bottom w:w="0" w:type="dxa"/>
            <w:right w:w="115" w:type="dxa"/>
          </w:tblCellMar>
        </w:tblPrEx>
        <w:trPr>
          <w:trHeight w:val="389" w:hRule="atLeast"/>
          <w:jc w:val="center"/>
        </w:trPr>
        <w:tc>
          <w:tcPr>
            <w:tcW w:w="1530" w:type="pct"/>
            <w:vMerge w:val="continue"/>
            <w:vAlign w:val="center"/>
          </w:tcPr>
          <w:p w14:paraId="322FFFEC">
            <w:pPr>
              <w:pStyle w:val="30"/>
            </w:pPr>
          </w:p>
        </w:tc>
        <w:tc>
          <w:tcPr>
            <w:tcW w:w="1672" w:type="pct"/>
            <w:vAlign w:val="center"/>
          </w:tcPr>
          <w:p w14:paraId="7679C6F0">
            <w:pPr>
              <w:pStyle w:val="30"/>
            </w:pPr>
            <w:r>
              <w:t>处于成熟阶段</w:t>
            </w:r>
          </w:p>
        </w:tc>
        <w:tc>
          <w:tcPr>
            <w:tcW w:w="1796" w:type="pct"/>
            <w:vAlign w:val="center"/>
          </w:tcPr>
          <w:p w14:paraId="38D1ECF5">
            <w:pPr>
              <w:pStyle w:val="30"/>
            </w:pPr>
            <w:r>
              <w:t>P/E</w:t>
            </w:r>
          </w:p>
        </w:tc>
      </w:tr>
      <w:tr w14:paraId="7A732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6" w:type="dxa"/>
            <w:bottom w:w="0" w:type="dxa"/>
            <w:right w:w="115" w:type="dxa"/>
          </w:tblCellMar>
        </w:tblPrEx>
        <w:trPr>
          <w:trHeight w:val="389" w:hRule="atLeast"/>
          <w:jc w:val="center"/>
        </w:trPr>
        <w:tc>
          <w:tcPr>
            <w:tcW w:w="1530" w:type="pct"/>
            <w:vMerge w:val="restart"/>
            <w:vAlign w:val="center"/>
          </w:tcPr>
          <w:p w14:paraId="0460435A">
            <w:pPr>
              <w:pStyle w:val="30"/>
            </w:pPr>
            <w:r>
              <w:t>金融业</w:t>
            </w:r>
          </w:p>
        </w:tc>
        <w:tc>
          <w:tcPr>
            <w:tcW w:w="1672" w:type="pct"/>
            <w:vAlign w:val="center"/>
          </w:tcPr>
          <w:p w14:paraId="7C047B08">
            <w:pPr>
              <w:pStyle w:val="30"/>
            </w:pPr>
            <w:r>
              <w:t>银行、保险</w:t>
            </w:r>
          </w:p>
        </w:tc>
        <w:tc>
          <w:tcPr>
            <w:tcW w:w="1796" w:type="pct"/>
            <w:vAlign w:val="center"/>
          </w:tcPr>
          <w:p w14:paraId="52F0C99B">
            <w:pPr>
              <w:pStyle w:val="30"/>
            </w:pPr>
            <w:r>
              <w:t>P/B</w:t>
            </w:r>
          </w:p>
        </w:tc>
      </w:tr>
      <w:tr w14:paraId="395F3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6" w:type="dxa"/>
            <w:bottom w:w="0" w:type="dxa"/>
            <w:right w:w="115" w:type="dxa"/>
          </w:tblCellMar>
        </w:tblPrEx>
        <w:trPr>
          <w:trHeight w:val="768" w:hRule="atLeast"/>
          <w:jc w:val="center"/>
        </w:trPr>
        <w:tc>
          <w:tcPr>
            <w:tcW w:w="1530" w:type="pct"/>
            <w:vMerge w:val="continue"/>
            <w:vAlign w:val="center"/>
          </w:tcPr>
          <w:p w14:paraId="2ED77E9D">
            <w:pPr>
              <w:pStyle w:val="30"/>
            </w:pPr>
          </w:p>
        </w:tc>
        <w:tc>
          <w:tcPr>
            <w:tcW w:w="1672" w:type="pct"/>
            <w:vAlign w:val="center"/>
          </w:tcPr>
          <w:p w14:paraId="1C2113FF">
            <w:pPr>
              <w:pStyle w:val="30"/>
            </w:pPr>
            <w:r>
              <w:t>证券</w:t>
            </w:r>
          </w:p>
        </w:tc>
        <w:tc>
          <w:tcPr>
            <w:tcW w:w="1796" w:type="pct"/>
            <w:vAlign w:val="center"/>
          </w:tcPr>
          <w:p w14:paraId="3C08D1A3">
            <w:pPr>
              <w:pStyle w:val="30"/>
            </w:pPr>
            <w:r>
              <w:t>自营业务：P/B经纪业务：P/E</w:t>
            </w:r>
          </w:p>
        </w:tc>
      </w:tr>
      <w:tr w14:paraId="6498A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6" w:type="dxa"/>
            <w:bottom w:w="0" w:type="dxa"/>
            <w:right w:w="115" w:type="dxa"/>
          </w:tblCellMar>
        </w:tblPrEx>
        <w:trPr>
          <w:trHeight w:val="389" w:hRule="atLeast"/>
          <w:jc w:val="center"/>
        </w:trPr>
        <w:tc>
          <w:tcPr>
            <w:tcW w:w="1530" w:type="pct"/>
            <w:vMerge w:val="continue"/>
            <w:vAlign w:val="center"/>
          </w:tcPr>
          <w:p w14:paraId="14B30AE2">
            <w:pPr>
              <w:pStyle w:val="30"/>
            </w:pPr>
          </w:p>
        </w:tc>
        <w:tc>
          <w:tcPr>
            <w:tcW w:w="1672" w:type="pct"/>
            <w:vAlign w:val="center"/>
          </w:tcPr>
          <w:p w14:paraId="33B52A96">
            <w:pPr>
              <w:pStyle w:val="30"/>
            </w:pPr>
            <w:r>
              <w:t>基金</w:t>
            </w:r>
          </w:p>
        </w:tc>
        <w:tc>
          <w:tcPr>
            <w:tcW w:w="1796" w:type="pct"/>
            <w:vAlign w:val="center"/>
          </w:tcPr>
          <w:p w14:paraId="482F95F5">
            <w:pPr>
              <w:pStyle w:val="30"/>
            </w:pPr>
            <w:r>
              <w:t>P/AUM（资产管理规模）</w:t>
            </w:r>
          </w:p>
        </w:tc>
      </w:tr>
    </w:tbl>
    <w:p w14:paraId="50394528">
      <w:pPr>
        <w:pStyle w:val="7"/>
        <w:numPr>
          <w:ilvl w:val="5"/>
          <w:numId w:val="0"/>
        </w:numPr>
        <w:tabs>
          <w:tab w:val="clear" w:pos="0"/>
        </w:tabs>
      </w:pPr>
      <w:r>
        <w:rPr>
          <w:rFonts w:hint="eastAsia" w:ascii="Times New Roman" w:hAnsi="Times New Roman" w:cs="宋体"/>
        </w:rPr>
        <w:t xml:space="preserve">6.3.1.5.2.3  </w:t>
      </w:r>
      <w:r>
        <w:rPr>
          <w:rFonts w:hint="eastAsia"/>
        </w:rPr>
        <w:t>输入输出分析</w:t>
      </w:r>
    </w:p>
    <w:p w14:paraId="401F023F">
      <w:pPr>
        <w:pStyle w:val="22"/>
        <w:numPr>
          <w:ilvl w:val="8"/>
          <w:numId w:val="0"/>
        </w:numPr>
        <w:rPr>
          <w:rFonts w:hint="default"/>
        </w:rPr>
      </w:pPr>
      <w:r>
        <w:rPr>
          <w:rFonts w:hint="default" w:cs="Times New Roman"/>
        </w:rPr>
        <w:t xml:space="preserve">表6.4  </w:t>
      </w:r>
      <w:r>
        <w:t>资源利用</w:t>
      </w:r>
    </w:p>
    <w:tbl>
      <w:tblPr>
        <w:tblStyle w:val="1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
        <w:gridCol w:w="1164"/>
        <w:gridCol w:w="1164"/>
        <w:gridCol w:w="1019"/>
        <w:gridCol w:w="1164"/>
        <w:gridCol w:w="1600"/>
        <w:gridCol w:w="1830"/>
      </w:tblGrid>
      <w:tr w14:paraId="0EA64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 w:type="pct"/>
            <w:vAlign w:val="center"/>
          </w:tcPr>
          <w:p w14:paraId="00A60840">
            <w:pPr>
              <w:pStyle w:val="30"/>
            </w:pPr>
            <w:r>
              <w:t>序号</w:t>
            </w:r>
          </w:p>
        </w:tc>
        <w:tc>
          <w:tcPr>
            <w:tcW w:w="683" w:type="pct"/>
            <w:vAlign w:val="center"/>
          </w:tcPr>
          <w:p w14:paraId="7C973F29">
            <w:pPr>
              <w:pStyle w:val="30"/>
            </w:pPr>
            <w:r>
              <w:t>核心数据资源名称</w:t>
            </w:r>
          </w:p>
        </w:tc>
        <w:tc>
          <w:tcPr>
            <w:tcW w:w="683" w:type="pct"/>
            <w:vAlign w:val="center"/>
          </w:tcPr>
          <w:p w14:paraId="515F05C6">
            <w:pPr>
              <w:pStyle w:val="30"/>
            </w:pPr>
            <w:r>
              <w:t>核心数据资源描述</w:t>
            </w:r>
          </w:p>
        </w:tc>
        <w:tc>
          <w:tcPr>
            <w:tcW w:w="598" w:type="pct"/>
            <w:vAlign w:val="center"/>
          </w:tcPr>
          <w:p w14:paraId="456D684D">
            <w:pPr>
              <w:pStyle w:val="30"/>
            </w:pPr>
            <w:r>
              <w:t>对应业务事项</w:t>
            </w:r>
          </w:p>
        </w:tc>
        <w:tc>
          <w:tcPr>
            <w:tcW w:w="683" w:type="pct"/>
            <w:vAlign w:val="center"/>
          </w:tcPr>
          <w:p w14:paraId="114736FB">
            <w:pPr>
              <w:pStyle w:val="30"/>
            </w:pPr>
            <w:r>
              <w:t>数据资源获取途径</w:t>
            </w:r>
          </w:p>
        </w:tc>
        <w:tc>
          <w:tcPr>
            <w:tcW w:w="939" w:type="pct"/>
            <w:vAlign w:val="center"/>
          </w:tcPr>
          <w:p w14:paraId="7414E8F6">
            <w:pPr>
              <w:pStyle w:val="30"/>
            </w:pPr>
            <w:r>
              <w:t>有无信息资源共享需求</w:t>
            </w:r>
          </w:p>
        </w:tc>
        <w:tc>
          <w:tcPr>
            <w:tcW w:w="1073" w:type="pct"/>
            <w:vAlign w:val="center"/>
          </w:tcPr>
          <w:p w14:paraId="613A24E5">
            <w:pPr>
              <w:pStyle w:val="30"/>
            </w:pPr>
            <w:r>
              <w:t>建成后是否对外提供数据共享</w:t>
            </w:r>
          </w:p>
        </w:tc>
      </w:tr>
      <w:tr w14:paraId="68970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 w:type="pct"/>
            <w:vAlign w:val="center"/>
          </w:tcPr>
          <w:p w14:paraId="1BB2DD3C">
            <w:pPr>
              <w:pStyle w:val="30"/>
            </w:pPr>
            <w:r>
              <w:t>1</w:t>
            </w:r>
          </w:p>
        </w:tc>
        <w:tc>
          <w:tcPr>
            <w:tcW w:w="683" w:type="pct"/>
            <w:vAlign w:val="center"/>
          </w:tcPr>
          <w:p w14:paraId="37DE0969">
            <w:pPr>
              <w:pStyle w:val="30"/>
            </w:pPr>
            <w:r>
              <w:t>A股/港股年报季报</w:t>
            </w:r>
          </w:p>
        </w:tc>
        <w:tc>
          <w:tcPr>
            <w:tcW w:w="683" w:type="pct"/>
            <w:vAlign w:val="center"/>
          </w:tcPr>
          <w:p w14:paraId="5C1BC6FA">
            <w:pPr>
              <w:pStyle w:val="30"/>
            </w:pPr>
            <w:r>
              <w:t>上市公司按照披露的企业财报公开数据</w:t>
            </w:r>
          </w:p>
        </w:tc>
        <w:tc>
          <w:tcPr>
            <w:tcW w:w="598" w:type="pct"/>
            <w:vAlign w:val="center"/>
          </w:tcPr>
          <w:p w14:paraId="30AD49C0">
            <w:pPr>
              <w:pStyle w:val="30"/>
            </w:pPr>
            <w:r>
              <w:t>价值评估</w:t>
            </w:r>
          </w:p>
        </w:tc>
        <w:tc>
          <w:tcPr>
            <w:tcW w:w="683" w:type="pct"/>
            <w:vAlign w:val="center"/>
          </w:tcPr>
          <w:p w14:paraId="02F317EE">
            <w:pPr>
              <w:pStyle w:val="30"/>
            </w:pPr>
            <w:r>
              <w:t>聚源数据</w:t>
            </w:r>
          </w:p>
        </w:tc>
        <w:tc>
          <w:tcPr>
            <w:tcW w:w="939" w:type="pct"/>
            <w:vAlign w:val="center"/>
          </w:tcPr>
          <w:p w14:paraId="42E9BC62">
            <w:pPr>
              <w:pStyle w:val="30"/>
            </w:pPr>
            <w:r>
              <w:t>无</w:t>
            </w:r>
          </w:p>
        </w:tc>
        <w:tc>
          <w:tcPr>
            <w:tcW w:w="1073" w:type="pct"/>
            <w:vAlign w:val="center"/>
          </w:tcPr>
          <w:p w14:paraId="1BECDAEA">
            <w:pPr>
              <w:pStyle w:val="30"/>
            </w:pPr>
            <w:r>
              <w:t>不对外</w:t>
            </w:r>
          </w:p>
        </w:tc>
      </w:tr>
      <w:tr w14:paraId="4C556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 w:type="pct"/>
            <w:vAlign w:val="center"/>
          </w:tcPr>
          <w:p w14:paraId="063239EA">
            <w:pPr>
              <w:pStyle w:val="30"/>
            </w:pPr>
            <w:r>
              <w:t>2</w:t>
            </w:r>
          </w:p>
        </w:tc>
        <w:tc>
          <w:tcPr>
            <w:tcW w:w="683" w:type="pct"/>
            <w:vAlign w:val="center"/>
          </w:tcPr>
          <w:p w14:paraId="4FE48A0B">
            <w:pPr>
              <w:pStyle w:val="30"/>
            </w:pPr>
            <w:r>
              <w:t>国资上市公司项目交易数据</w:t>
            </w:r>
          </w:p>
        </w:tc>
        <w:tc>
          <w:tcPr>
            <w:tcW w:w="683" w:type="pct"/>
            <w:vAlign w:val="center"/>
          </w:tcPr>
          <w:p w14:paraId="0D909F24">
            <w:pPr>
              <w:pStyle w:val="30"/>
            </w:pPr>
            <w:r>
              <w:t>上海市国资上市公司企业备案交易数据</w:t>
            </w:r>
          </w:p>
        </w:tc>
        <w:tc>
          <w:tcPr>
            <w:tcW w:w="598" w:type="pct"/>
            <w:vAlign w:val="center"/>
          </w:tcPr>
          <w:p w14:paraId="0035E513">
            <w:pPr>
              <w:pStyle w:val="30"/>
            </w:pPr>
            <w:r>
              <w:t>价值审阅</w:t>
            </w:r>
          </w:p>
        </w:tc>
        <w:tc>
          <w:tcPr>
            <w:tcW w:w="683" w:type="pct"/>
            <w:vAlign w:val="center"/>
          </w:tcPr>
          <w:p w14:paraId="2EA1B7D6">
            <w:pPr>
              <w:pStyle w:val="30"/>
            </w:pPr>
            <w:r>
              <w:t>评估管理子系统</w:t>
            </w:r>
          </w:p>
        </w:tc>
        <w:tc>
          <w:tcPr>
            <w:tcW w:w="939" w:type="pct"/>
            <w:vAlign w:val="center"/>
          </w:tcPr>
          <w:p w14:paraId="0D164D7C">
            <w:pPr>
              <w:pStyle w:val="30"/>
            </w:pPr>
            <w:r>
              <w:t>无</w:t>
            </w:r>
          </w:p>
        </w:tc>
        <w:tc>
          <w:tcPr>
            <w:tcW w:w="1073" w:type="pct"/>
            <w:vAlign w:val="center"/>
          </w:tcPr>
          <w:p w14:paraId="2BA74D83">
            <w:pPr>
              <w:pStyle w:val="30"/>
            </w:pPr>
            <w:r>
              <w:t>不对外</w:t>
            </w:r>
          </w:p>
        </w:tc>
      </w:tr>
      <w:tr w14:paraId="0252A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 w:type="pct"/>
            <w:vAlign w:val="center"/>
          </w:tcPr>
          <w:p w14:paraId="04831B98">
            <w:pPr>
              <w:pStyle w:val="30"/>
            </w:pPr>
            <w:r>
              <w:t>3</w:t>
            </w:r>
          </w:p>
        </w:tc>
        <w:tc>
          <w:tcPr>
            <w:tcW w:w="683" w:type="pct"/>
            <w:vAlign w:val="center"/>
          </w:tcPr>
          <w:p w14:paraId="34C653A9">
            <w:pPr>
              <w:pStyle w:val="30"/>
            </w:pPr>
            <w:r>
              <w:t>不动产基础数据</w:t>
            </w:r>
          </w:p>
        </w:tc>
        <w:tc>
          <w:tcPr>
            <w:tcW w:w="683" w:type="pct"/>
            <w:vAlign w:val="center"/>
          </w:tcPr>
          <w:p w14:paraId="37845223">
            <w:pPr>
              <w:pStyle w:val="30"/>
            </w:pPr>
            <w:r>
              <w:t>产权处上海市不动产基础数据</w:t>
            </w:r>
          </w:p>
        </w:tc>
        <w:tc>
          <w:tcPr>
            <w:tcW w:w="598" w:type="pct"/>
            <w:vAlign w:val="center"/>
          </w:tcPr>
          <w:p w14:paraId="6A4FD716">
            <w:pPr>
              <w:pStyle w:val="30"/>
            </w:pPr>
            <w:r>
              <w:t>不动产估值</w:t>
            </w:r>
          </w:p>
        </w:tc>
        <w:tc>
          <w:tcPr>
            <w:tcW w:w="683" w:type="pct"/>
            <w:vAlign w:val="center"/>
          </w:tcPr>
          <w:p w14:paraId="13FB670C">
            <w:pPr>
              <w:pStyle w:val="30"/>
            </w:pPr>
            <w:r>
              <w:t>产权系统</w:t>
            </w:r>
          </w:p>
        </w:tc>
        <w:tc>
          <w:tcPr>
            <w:tcW w:w="939" w:type="pct"/>
            <w:vAlign w:val="center"/>
          </w:tcPr>
          <w:p w14:paraId="2EACFB19">
            <w:pPr>
              <w:pStyle w:val="30"/>
            </w:pPr>
            <w:r>
              <w:t>无</w:t>
            </w:r>
          </w:p>
        </w:tc>
        <w:tc>
          <w:tcPr>
            <w:tcW w:w="1073" w:type="pct"/>
            <w:vAlign w:val="center"/>
          </w:tcPr>
          <w:p w14:paraId="3D29A95A">
            <w:pPr>
              <w:pStyle w:val="30"/>
            </w:pPr>
            <w:r>
              <w:t>不对外</w:t>
            </w:r>
          </w:p>
        </w:tc>
      </w:tr>
      <w:tr w14:paraId="1AB1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 w:type="pct"/>
            <w:vAlign w:val="center"/>
          </w:tcPr>
          <w:p w14:paraId="3916FDC8">
            <w:pPr>
              <w:pStyle w:val="30"/>
            </w:pPr>
            <w:r>
              <w:t>4</w:t>
            </w:r>
          </w:p>
        </w:tc>
        <w:tc>
          <w:tcPr>
            <w:tcW w:w="683" w:type="pct"/>
            <w:vAlign w:val="center"/>
          </w:tcPr>
          <w:p w14:paraId="4212B07C">
            <w:pPr>
              <w:pStyle w:val="30"/>
            </w:pPr>
            <w:r>
              <w:t>基金基础数据</w:t>
            </w:r>
          </w:p>
        </w:tc>
        <w:tc>
          <w:tcPr>
            <w:tcW w:w="683" w:type="pct"/>
            <w:vAlign w:val="center"/>
          </w:tcPr>
          <w:p w14:paraId="620952D2">
            <w:pPr>
              <w:pStyle w:val="30"/>
            </w:pPr>
            <w:r>
              <w:t>上海市国资委股权交易私募基金S基金</w:t>
            </w:r>
          </w:p>
        </w:tc>
        <w:tc>
          <w:tcPr>
            <w:tcW w:w="598" w:type="pct"/>
            <w:vAlign w:val="center"/>
          </w:tcPr>
          <w:p w14:paraId="1ABB30F6">
            <w:pPr>
              <w:pStyle w:val="30"/>
            </w:pPr>
            <w:r>
              <w:t>基金估值</w:t>
            </w:r>
          </w:p>
        </w:tc>
        <w:tc>
          <w:tcPr>
            <w:tcW w:w="683" w:type="pct"/>
            <w:vAlign w:val="center"/>
          </w:tcPr>
          <w:p w14:paraId="1A520BB6">
            <w:pPr>
              <w:pStyle w:val="30"/>
            </w:pPr>
            <w:r>
              <w:t>国投基金管理系统</w:t>
            </w:r>
          </w:p>
        </w:tc>
        <w:tc>
          <w:tcPr>
            <w:tcW w:w="939" w:type="pct"/>
            <w:vAlign w:val="center"/>
          </w:tcPr>
          <w:p w14:paraId="5897FD63">
            <w:pPr>
              <w:pStyle w:val="30"/>
            </w:pPr>
            <w:r>
              <w:t>无</w:t>
            </w:r>
          </w:p>
        </w:tc>
        <w:tc>
          <w:tcPr>
            <w:tcW w:w="1073" w:type="pct"/>
            <w:vAlign w:val="center"/>
          </w:tcPr>
          <w:p w14:paraId="59E0A89D">
            <w:pPr>
              <w:pStyle w:val="30"/>
            </w:pPr>
            <w:r>
              <w:t>不对外</w:t>
            </w:r>
          </w:p>
        </w:tc>
      </w:tr>
    </w:tbl>
    <w:p w14:paraId="23B7E38C">
      <w:pPr>
        <w:ind w:firstLine="0" w:firstLineChars="0"/>
      </w:pPr>
    </w:p>
    <w:p w14:paraId="60A14268">
      <w:pPr>
        <w:pStyle w:val="5"/>
        <w:numPr>
          <w:ilvl w:val="3"/>
          <w:numId w:val="0"/>
        </w:numPr>
      </w:pPr>
      <w:r>
        <w:rPr>
          <w:rFonts w:hint="eastAsia" w:cs="宋体"/>
        </w:rPr>
        <w:t xml:space="preserve">6.3.1.6  </w:t>
      </w:r>
      <w:r>
        <w:rPr>
          <w:rFonts w:hint="eastAsia"/>
        </w:rPr>
        <w:t>全面风险预警管理子系统</w:t>
      </w:r>
    </w:p>
    <w:p w14:paraId="257D73BD">
      <w:pPr>
        <w:ind w:firstLine="482"/>
        <w:rPr>
          <w:b/>
          <w:bCs/>
        </w:rPr>
      </w:pPr>
      <w:r>
        <w:rPr>
          <w:rFonts w:hint="eastAsia"/>
          <w:b/>
          <w:bCs/>
        </w:rPr>
        <w:t>1、数据处理</w:t>
      </w:r>
    </w:p>
    <w:p w14:paraId="58CDD8F9">
      <w:pPr>
        <w:ind w:firstLine="480"/>
      </w:pPr>
      <w:r>
        <w:rPr>
          <w:rFonts w:hint="eastAsia"/>
        </w:rPr>
        <w:t>数据清洗与整理：使用达梦数据库的SQL语句进行数据清洗和整理，包括删除重复数据、修正错误数据、填充缺失值等，以提升数据质量。</w:t>
      </w:r>
    </w:p>
    <w:p w14:paraId="6C09B4F3">
      <w:pPr>
        <w:ind w:firstLine="480"/>
      </w:pPr>
      <w:r>
        <w:rPr>
          <w:rFonts w:hint="eastAsia"/>
        </w:rPr>
        <w:t>数据转换与加工：对数据进行必要的转换和加工，如数据合并、筛选、分组、聚合等，以满足不同业务需求。利用数据库的索引和查询优化功能，提高数据处理的速度和效率。</w:t>
      </w:r>
    </w:p>
    <w:p w14:paraId="4B6FCF14">
      <w:pPr>
        <w:ind w:firstLine="482"/>
        <w:rPr>
          <w:b/>
          <w:bCs/>
        </w:rPr>
      </w:pPr>
      <w:r>
        <w:rPr>
          <w:rFonts w:hint="eastAsia"/>
          <w:b/>
          <w:bCs/>
        </w:rPr>
        <w:t>2、数据存储</w:t>
      </w:r>
    </w:p>
    <w:p w14:paraId="1B681566">
      <w:pPr>
        <w:ind w:firstLine="480"/>
      </w:pPr>
      <w:r>
        <w:rPr>
          <w:rFonts w:hint="eastAsia"/>
        </w:rPr>
        <w:t>数据库选择与设计：选择达梦数据库作为数据存储平台，设计合理的数据库表结构，制定规范的数据存储策略。</w:t>
      </w:r>
    </w:p>
    <w:p w14:paraId="0309A973">
      <w:pPr>
        <w:ind w:firstLine="480"/>
      </w:pPr>
      <w:r>
        <w:rPr>
          <w:rFonts w:hint="eastAsia"/>
        </w:rPr>
        <w:t>确定数据的存储格式、索引方法以及备份恢复策略，确保数据的安全性和可靠性。</w:t>
      </w:r>
    </w:p>
    <w:p w14:paraId="24B64784">
      <w:pPr>
        <w:ind w:firstLine="480"/>
      </w:pPr>
      <w:r>
        <w:rPr>
          <w:rFonts w:hint="eastAsia"/>
        </w:rPr>
        <w:t>性能与可扩展性：利用达梦数据库的高性能和可扩展性，实现数据的快速存储和查询，满足业务需求。</w:t>
      </w:r>
    </w:p>
    <w:p w14:paraId="7FE26945">
      <w:pPr>
        <w:ind w:firstLine="482"/>
        <w:rPr>
          <w:b/>
          <w:bCs/>
        </w:rPr>
      </w:pPr>
      <w:r>
        <w:rPr>
          <w:rFonts w:hint="eastAsia"/>
          <w:b/>
          <w:bCs/>
        </w:rPr>
        <w:t>3、数据内容分析</w:t>
      </w:r>
    </w:p>
    <w:p w14:paraId="2BED7680">
      <w:pPr>
        <w:ind w:firstLine="480"/>
      </w:pPr>
      <w:r>
        <w:rPr>
          <w:rFonts w:hint="eastAsia"/>
        </w:rPr>
        <w:t>预警数据内容包括：财务决算数据、财务快报数据、舆情数据、法律数据、基金数据。</w:t>
      </w:r>
    </w:p>
    <w:p w14:paraId="4FE7DED8">
      <w:pPr>
        <w:ind w:firstLine="482"/>
        <w:rPr>
          <w:b/>
          <w:bCs/>
        </w:rPr>
      </w:pPr>
      <w:r>
        <w:rPr>
          <w:rFonts w:hint="eastAsia"/>
          <w:b/>
          <w:bCs/>
        </w:rPr>
        <w:t>4、输入输出分析</w:t>
      </w:r>
    </w:p>
    <w:p w14:paraId="0D5CF637">
      <w:pPr>
        <w:ind w:firstLine="480"/>
      </w:pPr>
      <w:r>
        <w:rPr>
          <w:rFonts w:hint="eastAsia"/>
        </w:rPr>
        <w:t>核心数据资源管理：管理核心数据资源，如企业财务决算报表，按年度收集，由评价处采集。确认数据资源的获取途径，以及是否需要信息资源共享和对外提供数据共享。</w:t>
      </w:r>
    </w:p>
    <w:p w14:paraId="425E451E">
      <w:pPr>
        <w:ind w:firstLine="482"/>
        <w:rPr>
          <w:b/>
          <w:bCs/>
        </w:rPr>
      </w:pPr>
      <w:r>
        <w:rPr>
          <w:rFonts w:hint="eastAsia"/>
          <w:b/>
          <w:bCs/>
        </w:rPr>
        <w:t>5、数据安全与合规性</w:t>
      </w:r>
    </w:p>
    <w:p w14:paraId="358E5F06">
      <w:pPr>
        <w:ind w:firstLine="480"/>
      </w:pPr>
      <w:r>
        <w:rPr>
          <w:rFonts w:hint="eastAsia"/>
        </w:rPr>
        <w:t>隐私与安全：关注数据的隐私和安全问题，确保数据的合规性和安全性。</w:t>
      </w:r>
    </w:p>
    <w:p w14:paraId="31E03BD4">
      <w:pPr>
        <w:ind w:firstLine="480"/>
      </w:pPr>
      <w:r>
        <w:rPr>
          <w:rFonts w:hint="eastAsia"/>
        </w:rPr>
        <w:t>实施必要的安全措施，如数据加密、访问控制和审计跟踪，以保护数据不被未授权访问或泄露。</w:t>
      </w:r>
    </w:p>
    <w:p w14:paraId="0263F4E8">
      <w:pPr>
        <w:ind w:firstLine="482"/>
        <w:rPr>
          <w:b/>
          <w:bCs/>
        </w:rPr>
      </w:pPr>
      <w:r>
        <w:rPr>
          <w:rFonts w:hint="eastAsia"/>
          <w:b/>
          <w:bCs/>
        </w:rPr>
        <w:t>6、数据分析体系构建</w:t>
      </w:r>
    </w:p>
    <w:p w14:paraId="4FB7274C">
      <w:pPr>
        <w:ind w:firstLine="480"/>
      </w:pPr>
      <w:r>
        <w:rPr>
          <w:rFonts w:hint="eastAsia"/>
        </w:rPr>
        <w:t>数据分析基础：通过明确数据来源、采集方式、清洗和转换方法以及存储方式，构建一个高效、可靠且符合业务需求的数据分析体系。为后续的数据分析和挖掘提供坚实的基础，提升企业的业务能力和竞争力。</w:t>
      </w:r>
    </w:p>
    <w:p w14:paraId="406B5F3C">
      <w:pPr>
        <w:pStyle w:val="5"/>
        <w:numPr>
          <w:ilvl w:val="3"/>
          <w:numId w:val="0"/>
        </w:numPr>
      </w:pPr>
      <w:r>
        <w:rPr>
          <w:rFonts w:hint="eastAsia" w:cs="宋体"/>
        </w:rPr>
        <w:t xml:space="preserve">6.3.1.7  </w:t>
      </w:r>
      <w:r>
        <w:rPr>
          <w:rFonts w:hint="eastAsia"/>
        </w:rPr>
        <w:t>国资监管采集子系统</w:t>
      </w:r>
    </w:p>
    <w:p w14:paraId="72315C5B">
      <w:pPr>
        <w:ind w:firstLine="482"/>
        <w:rPr>
          <w:b/>
          <w:bCs/>
        </w:rPr>
      </w:pPr>
      <w:r>
        <w:rPr>
          <w:rFonts w:hint="eastAsia"/>
          <w:b/>
          <w:bCs/>
        </w:rPr>
        <w:t>1、数据产生与预处理</w:t>
      </w:r>
    </w:p>
    <w:p w14:paraId="6AB10DE9">
      <w:pPr>
        <w:ind w:firstLine="480"/>
      </w:pPr>
      <w:r>
        <w:rPr>
          <w:rFonts w:hint="eastAsia"/>
        </w:rPr>
        <w:t>数据上报与分类：国资委下属企业及事务所将通过本系统上报数据，系统需对数据进行自动分类和预处理，以确保数据的准确性和完整性。</w:t>
      </w:r>
    </w:p>
    <w:p w14:paraId="256F916B">
      <w:pPr>
        <w:ind w:firstLine="480"/>
      </w:pPr>
      <w:r>
        <w:rPr>
          <w:rFonts w:hint="eastAsia"/>
        </w:rPr>
        <w:t>系统将实现数据的自动审核、汇总等预处理工作，为后续的数据分析和业务应用提供支持。</w:t>
      </w:r>
    </w:p>
    <w:p w14:paraId="442A6D51">
      <w:pPr>
        <w:ind w:firstLine="482"/>
        <w:rPr>
          <w:b/>
          <w:bCs/>
        </w:rPr>
      </w:pPr>
      <w:r>
        <w:rPr>
          <w:rFonts w:hint="eastAsia"/>
          <w:b/>
          <w:bCs/>
        </w:rPr>
        <w:t>2、数据处理</w:t>
      </w:r>
    </w:p>
    <w:p w14:paraId="2AB0A627">
      <w:pPr>
        <w:ind w:firstLine="480"/>
      </w:pPr>
      <w:r>
        <w:rPr>
          <w:rFonts w:hint="eastAsia"/>
        </w:rPr>
        <w:t>数据清洗与整理：使用达梦数据库的SQL语句进行数据清洗和整理，包括删除重复数据、修正错误数据、填充缺失值等，以提升数据质量。</w:t>
      </w:r>
    </w:p>
    <w:p w14:paraId="55E2E4F5">
      <w:pPr>
        <w:ind w:firstLine="480"/>
      </w:pPr>
      <w:r>
        <w:rPr>
          <w:rFonts w:hint="eastAsia"/>
        </w:rPr>
        <w:t>数据转换与加工：对数据进行必要的转换和加工，如数据合并、筛选、分组、聚合等，以满足不同业务需求。利用数据库的索引和查询优化功能，提高数据处理的速度和效率。</w:t>
      </w:r>
    </w:p>
    <w:p w14:paraId="7C766D15">
      <w:pPr>
        <w:ind w:firstLine="482"/>
        <w:rPr>
          <w:b/>
          <w:bCs/>
        </w:rPr>
      </w:pPr>
      <w:r>
        <w:rPr>
          <w:rFonts w:hint="eastAsia"/>
          <w:b/>
          <w:bCs/>
        </w:rPr>
        <w:t>3、数据存储</w:t>
      </w:r>
    </w:p>
    <w:p w14:paraId="6643B5EA">
      <w:pPr>
        <w:ind w:firstLine="480"/>
      </w:pPr>
      <w:r>
        <w:rPr>
          <w:rFonts w:hint="eastAsia"/>
        </w:rPr>
        <w:t>数据库选择与设计：选择达梦数据库作为数据存储平台，设计合理的数据库表结构，制定规范的数据存储策略。</w:t>
      </w:r>
    </w:p>
    <w:p w14:paraId="4EA6B271">
      <w:pPr>
        <w:ind w:firstLine="480"/>
      </w:pPr>
      <w:r>
        <w:rPr>
          <w:rFonts w:hint="eastAsia"/>
        </w:rPr>
        <w:t>确定数据的存储格式、索引方法以及备份恢复策略，确保数据的安全性和可靠性。</w:t>
      </w:r>
    </w:p>
    <w:p w14:paraId="6C186A1F">
      <w:pPr>
        <w:ind w:firstLine="480"/>
      </w:pPr>
      <w:r>
        <w:rPr>
          <w:rFonts w:hint="eastAsia"/>
        </w:rPr>
        <w:t>性能与可扩展性：利用达梦数据库的高性能和可扩展性，实现数据的快速存储和查询，满足业务需求。</w:t>
      </w:r>
    </w:p>
    <w:p w14:paraId="7FAC15A1">
      <w:pPr>
        <w:ind w:firstLine="482"/>
        <w:rPr>
          <w:b/>
          <w:bCs/>
        </w:rPr>
      </w:pPr>
      <w:r>
        <w:rPr>
          <w:rFonts w:hint="eastAsia"/>
          <w:b/>
          <w:bCs/>
        </w:rPr>
        <w:t>4、数据内容分析</w:t>
      </w:r>
    </w:p>
    <w:p w14:paraId="07C6B0C3">
      <w:pPr>
        <w:ind w:firstLine="480"/>
      </w:pPr>
      <w:r>
        <w:rPr>
          <w:rFonts w:hint="eastAsia"/>
        </w:rPr>
        <w:t>国资监管采集子系统：数据内容主要为评价处收集的年报、月报、预算等数据。</w:t>
      </w:r>
    </w:p>
    <w:p w14:paraId="6C77D246">
      <w:pPr>
        <w:ind w:firstLine="482"/>
        <w:rPr>
          <w:b/>
          <w:bCs/>
        </w:rPr>
      </w:pPr>
      <w:r>
        <w:rPr>
          <w:rFonts w:hint="eastAsia"/>
          <w:b/>
          <w:bCs/>
        </w:rPr>
        <w:t>5、输入输出分析</w:t>
      </w:r>
    </w:p>
    <w:p w14:paraId="4BCAB26D">
      <w:pPr>
        <w:ind w:firstLine="480"/>
      </w:pPr>
      <w:r>
        <w:rPr>
          <w:rFonts w:hint="eastAsia"/>
        </w:rPr>
        <w:t>核心数据资源管理：管理核心数据资源，如2024年度上海市国有企业财务决算报表，按年度收集，由评价处采集。确认数据资源的获取途径，以及是否需要信息资源共享和对外提供数据共享。</w:t>
      </w:r>
    </w:p>
    <w:p w14:paraId="3A2BE820">
      <w:pPr>
        <w:ind w:firstLine="482"/>
        <w:rPr>
          <w:b/>
          <w:bCs/>
        </w:rPr>
      </w:pPr>
      <w:r>
        <w:rPr>
          <w:rFonts w:hint="eastAsia"/>
          <w:b/>
          <w:bCs/>
        </w:rPr>
        <w:t>6、数据安全与合规性</w:t>
      </w:r>
    </w:p>
    <w:p w14:paraId="4174D603">
      <w:pPr>
        <w:ind w:firstLine="480"/>
      </w:pPr>
      <w:r>
        <w:rPr>
          <w:rFonts w:hint="eastAsia"/>
        </w:rPr>
        <w:t>隐私与安全：关注数据的隐私和安全问题，确保数据的合规性和安全性。</w:t>
      </w:r>
    </w:p>
    <w:p w14:paraId="3A430862">
      <w:pPr>
        <w:ind w:firstLine="480"/>
      </w:pPr>
      <w:r>
        <w:rPr>
          <w:rFonts w:hint="eastAsia"/>
        </w:rPr>
        <w:t>实施必要的安全措施，如数据加密、访问控制和审计跟踪，以保护数据不被未授权访问或泄露。</w:t>
      </w:r>
    </w:p>
    <w:p w14:paraId="38A56288">
      <w:pPr>
        <w:ind w:firstLine="482"/>
        <w:rPr>
          <w:b/>
          <w:bCs/>
        </w:rPr>
      </w:pPr>
      <w:r>
        <w:rPr>
          <w:rFonts w:hint="eastAsia"/>
          <w:b/>
          <w:bCs/>
        </w:rPr>
        <w:t>7、数据分析体系构建</w:t>
      </w:r>
    </w:p>
    <w:p w14:paraId="3BC1C776">
      <w:pPr>
        <w:ind w:firstLine="480"/>
      </w:pPr>
      <w:r>
        <w:rPr>
          <w:rFonts w:hint="eastAsia"/>
        </w:rPr>
        <w:t>数据分析基础：通过明确数据来源、采集方式、清洗和转换方法以及存储方式，构建一个高效、可靠且符合业务需求的数据分析体系。为后续的数据分析和挖掘提供坚实的基础，提升企业的业务能力和竞争力。</w:t>
      </w:r>
    </w:p>
    <w:p w14:paraId="140DBB5C">
      <w:pPr>
        <w:ind w:firstLine="480"/>
      </w:pPr>
      <w:r>
        <w:rPr>
          <w:rFonts w:hint="eastAsia"/>
        </w:rPr>
        <w:t>系统正常运行时的动态数据存储量为16G，3年内可预估的数据存储总量为100G。</w:t>
      </w:r>
    </w:p>
    <w:p w14:paraId="6DD96274">
      <w:pPr>
        <w:pStyle w:val="5"/>
        <w:numPr>
          <w:ilvl w:val="3"/>
          <w:numId w:val="0"/>
        </w:numPr>
      </w:pPr>
      <w:r>
        <w:rPr>
          <w:rFonts w:hint="eastAsia" w:cs="宋体"/>
        </w:rPr>
        <w:t xml:space="preserve">6.3.1.8  </w:t>
      </w:r>
      <w:r>
        <w:rPr>
          <w:rFonts w:hint="eastAsia"/>
        </w:rPr>
        <w:t>国资经营预算管理子系统</w:t>
      </w:r>
    </w:p>
    <w:p w14:paraId="47A2F885">
      <w:pPr>
        <w:ind w:firstLine="480"/>
      </w:pPr>
      <w:r>
        <w:rPr>
          <w:rFonts w:hint="eastAsia"/>
        </w:rPr>
        <w:t>1、数据产生与预处理</w:t>
      </w:r>
    </w:p>
    <w:p w14:paraId="5224F43C">
      <w:pPr>
        <w:ind w:firstLine="480"/>
      </w:pPr>
      <w:r>
        <w:rPr>
          <w:rFonts w:hint="eastAsia"/>
        </w:rPr>
        <w:t>数据上报与分类：国资委下属企业将通过本系统上报数据，系统需对数据进行自动分类和预处理，以确保数据的准确性和完整性。</w:t>
      </w:r>
    </w:p>
    <w:p w14:paraId="6EBA8D8B">
      <w:pPr>
        <w:ind w:firstLine="480"/>
      </w:pPr>
      <w:r>
        <w:rPr>
          <w:rFonts w:hint="eastAsia"/>
        </w:rPr>
        <w:t>系统将实现数据的自动分类、标签等预处理工作，为后续的数据分析和业务应用提供支持。</w:t>
      </w:r>
    </w:p>
    <w:p w14:paraId="05D4EEFB">
      <w:pPr>
        <w:ind w:firstLine="480"/>
      </w:pPr>
      <w:r>
        <w:rPr>
          <w:rFonts w:hint="eastAsia"/>
        </w:rPr>
        <w:t>2、数据处理</w:t>
      </w:r>
    </w:p>
    <w:p w14:paraId="54E0D2CC">
      <w:pPr>
        <w:ind w:firstLine="480"/>
      </w:pPr>
      <w:r>
        <w:rPr>
          <w:rFonts w:hint="eastAsia"/>
        </w:rPr>
        <w:t>数据清洗与整理：使用达梦数据库的SQL语句进行数据清洗和整理，包括删除重复数据、修正错误数据、填充缺失值等，以提升数据质量。</w:t>
      </w:r>
    </w:p>
    <w:p w14:paraId="5003BE1D">
      <w:pPr>
        <w:ind w:firstLine="480"/>
      </w:pPr>
      <w:r>
        <w:rPr>
          <w:rFonts w:hint="eastAsia"/>
        </w:rPr>
        <w:t>数据转换与加工：对数据进行必要的转换和加工，如数据合并、筛选、分组、聚合等，以满足不同业务需求。利用数据库的索引和查询优化功能，提高数据处理的速度和效率。</w:t>
      </w:r>
    </w:p>
    <w:p w14:paraId="3AA14EDA">
      <w:pPr>
        <w:ind w:firstLine="480"/>
      </w:pPr>
      <w:r>
        <w:rPr>
          <w:rFonts w:hint="eastAsia"/>
        </w:rPr>
        <w:t>3、数据存储</w:t>
      </w:r>
    </w:p>
    <w:p w14:paraId="595AE5BF">
      <w:pPr>
        <w:ind w:firstLine="480"/>
      </w:pPr>
      <w:r>
        <w:rPr>
          <w:rFonts w:hint="eastAsia"/>
        </w:rPr>
        <w:t>数据库选择与设计：选择达梦数据库作为数据存储平台，设计合理的数据库表结构，制定规范的数据存储策略。</w:t>
      </w:r>
    </w:p>
    <w:p w14:paraId="0F2CC773">
      <w:pPr>
        <w:ind w:firstLine="480"/>
      </w:pPr>
      <w:r>
        <w:rPr>
          <w:rFonts w:hint="eastAsia"/>
        </w:rPr>
        <w:t>确定数据的存储格式、索引方法以及备份恢复策略，确保数据的安全性和可靠性。</w:t>
      </w:r>
    </w:p>
    <w:p w14:paraId="43EC524E">
      <w:pPr>
        <w:ind w:firstLine="480"/>
      </w:pPr>
      <w:r>
        <w:rPr>
          <w:rFonts w:hint="eastAsia"/>
        </w:rPr>
        <w:t>性能与可扩展性：利用达梦数据库的高性能和可扩展性，实现数据的快速存储和查询，满足业务需求。</w:t>
      </w:r>
    </w:p>
    <w:p w14:paraId="5C1E57C5">
      <w:pPr>
        <w:ind w:firstLine="480"/>
      </w:pPr>
      <w:r>
        <w:rPr>
          <w:rFonts w:hint="eastAsia"/>
        </w:rPr>
        <w:t>4、数据内容分析</w:t>
      </w:r>
    </w:p>
    <w:p w14:paraId="131A0DD1">
      <w:pPr>
        <w:ind w:firstLine="480"/>
      </w:pPr>
      <w:r>
        <w:rPr>
          <w:rFonts w:hint="eastAsia"/>
        </w:rPr>
        <w:t>国资经营预算管理子系统：数据内容主要为评价处收集的国外经营预算相关数据。</w:t>
      </w:r>
    </w:p>
    <w:p w14:paraId="6990B7F5">
      <w:pPr>
        <w:ind w:firstLine="480"/>
      </w:pPr>
      <w:r>
        <w:rPr>
          <w:rFonts w:hint="eastAsia"/>
        </w:rPr>
        <w:t>5、输入输出分析</w:t>
      </w:r>
    </w:p>
    <w:p w14:paraId="6FEE1236">
      <w:pPr>
        <w:ind w:firstLine="480"/>
      </w:pPr>
      <w:r>
        <w:rPr>
          <w:rFonts w:hint="eastAsia"/>
        </w:rPr>
        <w:t>核心数据资源管理：管理核心数据资源，如可研报告、立项材料、绩效评价报告等相关文档、数据，按月度收集，由评价处采集。确认数据资源的获取途径，以及是否需要信息资源共享和对外提供数据共享。</w:t>
      </w:r>
    </w:p>
    <w:p w14:paraId="1B3D8427">
      <w:pPr>
        <w:ind w:firstLine="480"/>
      </w:pPr>
      <w:r>
        <w:rPr>
          <w:rFonts w:hint="eastAsia"/>
        </w:rPr>
        <w:t>6、数据安全与合规性</w:t>
      </w:r>
    </w:p>
    <w:p w14:paraId="22037A40">
      <w:pPr>
        <w:ind w:firstLine="480"/>
      </w:pPr>
      <w:r>
        <w:rPr>
          <w:rFonts w:hint="eastAsia"/>
        </w:rPr>
        <w:t>隐私与安全：关注数据的隐私和安全问题，确保数据的合规性和安全性。</w:t>
      </w:r>
    </w:p>
    <w:p w14:paraId="7A75B7EC">
      <w:pPr>
        <w:ind w:firstLine="480"/>
      </w:pPr>
      <w:r>
        <w:rPr>
          <w:rFonts w:hint="eastAsia"/>
        </w:rPr>
        <w:t>实施必要的安全措施，如数据加密、访问控制和审计跟踪，以保护数据不被未授权访问或泄露。</w:t>
      </w:r>
    </w:p>
    <w:p w14:paraId="111DCE4D">
      <w:pPr>
        <w:ind w:firstLine="480"/>
      </w:pPr>
      <w:r>
        <w:rPr>
          <w:rFonts w:hint="eastAsia"/>
        </w:rPr>
        <w:t>7、数据分析体系构建</w:t>
      </w:r>
    </w:p>
    <w:p w14:paraId="3F80134D">
      <w:pPr>
        <w:ind w:firstLine="480"/>
      </w:pPr>
      <w:r>
        <w:rPr>
          <w:rFonts w:hint="eastAsia"/>
        </w:rPr>
        <w:t>数据分析基础：通过明确数据来源、采集方式、清洗和转换方法以及存储方式，构建一个高效、可靠且符合业务需求的数据分析体系。为后续的数据分析和挖掘提供坚实的基础，提升企业的业务能力和竞争力。</w:t>
      </w:r>
    </w:p>
    <w:p w14:paraId="2F7134B6">
      <w:pPr>
        <w:pStyle w:val="5"/>
        <w:numPr>
          <w:ilvl w:val="3"/>
          <w:numId w:val="0"/>
        </w:numPr>
      </w:pPr>
      <w:r>
        <w:rPr>
          <w:rFonts w:hint="eastAsia" w:cs="宋体"/>
        </w:rPr>
        <w:t xml:space="preserve">6.3.1.9  </w:t>
      </w:r>
      <w:r>
        <w:rPr>
          <w:rFonts w:hint="eastAsia"/>
        </w:rPr>
        <w:t>企业分配事中事后监管子系统</w:t>
      </w:r>
    </w:p>
    <w:p w14:paraId="24FFE563">
      <w:pPr>
        <w:ind w:firstLine="480"/>
      </w:pPr>
      <w:r>
        <w:rPr>
          <w:rFonts w:hint="eastAsia"/>
        </w:rPr>
        <w:t>数据库设计的设计内容包括6个步骤：需求分析、概念结构设计、逻辑结构设计、物理结构设计、数据库的实施和数据库的运行和维护。</w:t>
      </w:r>
    </w:p>
    <w:p w14:paraId="080FD472">
      <w:pPr>
        <w:ind w:firstLine="480"/>
      </w:pPr>
      <w:r>
        <w:rPr>
          <w:rFonts w:hint="eastAsia"/>
        </w:rPr>
        <w:t>1、概念结构设计：通过对收入分配数据的理解，对产生反应各业务场景需求的数据库概念结构进行设计。</w:t>
      </w:r>
    </w:p>
    <w:p w14:paraId="6255C5D8">
      <w:pPr>
        <w:ind w:firstLine="480"/>
      </w:pPr>
      <w:r>
        <w:rPr>
          <w:rFonts w:hint="eastAsia"/>
        </w:rPr>
        <w:t>2、逻辑、物理结构设计：将收入分配的工资总额底稿、薪酬调研底稿、人工成本底稿等内容进行梳理，并针对上述底稿数据结构进行逻辑设计。对数据库的存储记录格式、存储记录安排和存取方法进行物理结构设计。</w:t>
      </w:r>
    </w:p>
    <w:p w14:paraId="0F93E4A9">
      <w:pPr>
        <w:ind w:firstLine="480"/>
      </w:pPr>
      <w:r>
        <w:rPr>
          <w:rFonts w:hint="eastAsia"/>
        </w:rPr>
        <w:t>3、数据库实施、维护：在数据库实施阶段将包括数据的载入与应用程序的编码和调试，并在试运行阶段对数据库系统进行联合调试。数据库的维护包括：维护数据库的安全性与完整性，监测并改善数据库运行性能，根据用户要求对数据库现有功能进行扩充，及时改正运行中发现的系统错误。</w:t>
      </w:r>
    </w:p>
    <w:p w14:paraId="37B7DE2B">
      <w:pPr>
        <w:pStyle w:val="25"/>
      </w:pPr>
      <w:r>
        <w:drawing>
          <wp:inline distT="0" distB="0" distL="0" distR="0">
            <wp:extent cx="5274310" cy="3900170"/>
            <wp:effectExtent l="0" t="0" r="2540" b="5080"/>
            <wp:docPr id="270425887" name="图片 270425887" descr="C:\Users\ADMINI~1\AppData\Local\Temp\Rar$DIa22412.17151\srfp_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5887" name="图片 270425887" descr="C:\Users\ADMINI~1\AppData\Local\Temp\Rar$DIa22412.17151\srfp_year.png"/>
                    <pic:cNvPicPr>
                      <a:picLocks noChangeAspect="1" noChangeArrowheads="1"/>
                    </pic:cNvPicPr>
                  </pic:nvPicPr>
                  <pic:blipFill>
                    <a:blip r:embed="rId482" cstate="print">
                      <a:extLst>
                        <a:ext uri="{28A0092B-C50C-407E-A947-70E740481C1C}">
                          <a14:useLocalDpi xmlns:a14="http://schemas.microsoft.com/office/drawing/2010/main" val="0"/>
                        </a:ext>
                      </a:extLst>
                    </a:blip>
                    <a:srcRect/>
                    <a:stretch>
                      <a:fillRect/>
                    </a:stretch>
                  </pic:blipFill>
                  <pic:spPr>
                    <a:xfrm>
                      <a:off x="0" y="0"/>
                      <a:ext cx="5274310" cy="3900170"/>
                    </a:xfrm>
                    <a:prstGeom prst="rect">
                      <a:avLst/>
                    </a:prstGeom>
                    <a:noFill/>
                    <a:ln>
                      <a:noFill/>
                    </a:ln>
                  </pic:spPr>
                </pic:pic>
              </a:graphicData>
            </a:graphic>
          </wp:inline>
        </w:drawing>
      </w:r>
    </w:p>
    <w:p w14:paraId="23D2E8FF">
      <w:pPr>
        <w:pStyle w:val="5"/>
        <w:numPr>
          <w:ilvl w:val="3"/>
          <w:numId w:val="0"/>
        </w:numPr>
      </w:pPr>
      <w:bookmarkStart w:id="225" w:name="_Hlk186634836"/>
      <w:r>
        <w:rPr>
          <w:rFonts w:hint="eastAsia" w:cs="宋体"/>
        </w:rPr>
        <w:t xml:space="preserve">6.3.1.10  </w:t>
      </w:r>
      <w:r>
        <w:rPr>
          <w:rFonts w:hint="eastAsia"/>
        </w:rPr>
        <w:t>国有房地资产信息监管子系统</w:t>
      </w:r>
    </w:p>
    <w:bookmarkEnd w:id="225"/>
    <w:p w14:paraId="6D413C27">
      <w:pPr>
        <w:ind w:firstLine="480"/>
      </w:pPr>
      <w:r>
        <w:rPr>
          <w:rFonts w:hint="eastAsia"/>
        </w:rPr>
        <w:t>本系统数据主要来源与交易集团数据对接、监管企业数据对接及监管企业上报，其中：</w:t>
      </w:r>
    </w:p>
    <w:p w14:paraId="7AAD82E0">
      <w:pPr>
        <w:ind w:firstLine="480"/>
      </w:pPr>
      <w:r>
        <w:rPr>
          <w:rFonts w:hint="eastAsia"/>
        </w:rPr>
        <w:t>（1）重大项目：来源与交易集团接口对接。</w:t>
      </w:r>
    </w:p>
    <w:p w14:paraId="6D82BBFD">
      <w:pPr>
        <w:ind w:firstLine="480"/>
      </w:pPr>
      <w:r>
        <w:rPr>
          <w:rFonts w:hint="eastAsia"/>
        </w:rPr>
        <w:t>（2）一般项目：来源与交易集团接口对接、企业接口对接、企业Excel文件上报。</w:t>
      </w:r>
    </w:p>
    <w:p w14:paraId="4B72D969">
      <w:pPr>
        <w:ind w:firstLine="480"/>
      </w:pPr>
      <w:r>
        <w:rPr>
          <w:rFonts w:hint="eastAsia"/>
        </w:rPr>
        <w:t>（3）可不公开项目：来源企业接口对接、企业Excel文件上报。</w:t>
      </w:r>
    </w:p>
    <w:p w14:paraId="100B7EC5">
      <w:pPr>
        <w:pStyle w:val="5"/>
        <w:numPr>
          <w:ilvl w:val="3"/>
          <w:numId w:val="0"/>
        </w:numPr>
      </w:pPr>
      <w:r>
        <w:rPr>
          <w:rFonts w:hint="eastAsia" w:cs="宋体"/>
        </w:rPr>
        <w:t xml:space="preserve">6.3.1.11  </w:t>
      </w:r>
      <w:r>
        <w:rPr>
          <w:rFonts w:hint="eastAsia"/>
        </w:rPr>
        <w:t>内部审计子系统</w:t>
      </w:r>
    </w:p>
    <w:p w14:paraId="240AF514">
      <w:pPr>
        <w:ind w:firstLine="480"/>
      </w:pPr>
      <w:r>
        <w:rPr>
          <w:rFonts w:hint="eastAsia"/>
        </w:rPr>
        <w:t>内部审计子系统数据来源主要是审计处收集的审计工作情况表、内部审计工作月报、重大审计情况报备单（一事一报）、内部审计重要情况报备单数据。这些数据包含了结构化及非结构化数据。</w:t>
      </w:r>
    </w:p>
    <w:p w14:paraId="5368CBDE">
      <w:pPr>
        <w:ind w:firstLine="482"/>
        <w:rPr>
          <w:b/>
          <w:bCs/>
        </w:rPr>
      </w:pPr>
      <w:r>
        <w:rPr>
          <w:rFonts w:hint="eastAsia"/>
          <w:b/>
          <w:bCs/>
        </w:rPr>
        <w:t>1、结构化数据</w:t>
      </w:r>
    </w:p>
    <w:p w14:paraId="7661E80D">
      <w:pPr>
        <w:ind w:firstLine="480"/>
      </w:pPr>
      <w:r>
        <w:rPr>
          <w:rFonts w:hint="eastAsia"/>
        </w:rPr>
        <w:t>业务数据信息：包括业务报表数据、审核类交互信息等。业务报表数据包含企业内部审计工作表、经济责任审计情况表、内部审计工作月报表、重大审计情况报备单（一事一报）等内容；审核类交互信息包含审计工作情况表审核数据、内部审计工作月报审核数据、重大审计情况报备单（一事一报）审核数据、内部审计重要情况报备单审核数据等内容</w:t>
      </w:r>
    </w:p>
    <w:p w14:paraId="251023D9">
      <w:pPr>
        <w:ind w:firstLine="480"/>
      </w:pPr>
      <w:r>
        <w:rPr>
          <w:rFonts w:hint="eastAsia"/>
        </w:rPr>
        <w:t>基础数据信息：包括用户信息、业务数据组名称、企业基本信息等。</w:t>
      </w:r>
    </w:p>
    <w:p w14:paraId="773C0FAC">
      <w:pPr>
        <w:ind w:firstLine="480"/>
      </w:pPr>
      <w:r>
        <w:rPr>
          <w:rFonts w:hint="eastAsia"/>
        </w:rPr>
        <w:t>权限数据信息：包括角色信息、操作权限信息、数据权限信息等。</w:t>
      </w:r>
    </w:p>
    <w:p w14:paraId="56324380">
      <w:pPr>
        <w:ind w:firstLine="480"/>
      </w:pPr>
      <w:r>
        <w:rPr>
          <w:rFonts w:hint="eastAsia"/>
        </w:rPr>
        <w:t>子系统日志信息：包括用户登录日志、子系统操作日志等记录系统运营的数据内容。</w:t>
      </w:r>
    </w:p>
    <w:p w14:paraId="615475D1">
      <w:pPr>
        <w:ind w:firstLine="482"/>
        <w:rPr>
          <w:b/>
          <w:bCs/>
        </w:rPr>
      </w:pPr>
      <w:r>
        <w:rPr>
          <w:rFonts w:hint="eastAsia"/>
          <w:b/>
          <w:bCs/>
        </w:rPr>
        <w:t>2、非结构化数据</w:t>
      </w:r>
    </w:p>
    <w:p w14:paraId="0038B77C">
      <w:pPr>
        <w:ind w:firstLine="480"/>
      </w:pPr>
      <w:r>
        <w:rPr>
          <w:rFonts w:hint="eastAsia"/>
        </w:rPr>
        <w:t>用户提供的包括数据补充类文档、数据统计类文档、数据分析类文档等内容。</w:t>
      </w:r>
    </w:p>
    <w:p w14:paraId="1AE3BA62">
      <w:pPr>
        <w:ind w:firstLine="480"/>
      </w:pPr>
      <w:r>
        <w:rPr>
          <w:rFonts w:hint="eastAsia"/>
        </w:rPr>
        <w:t>其他word、excel、pdf等格式通过子系统上传的非结构化数据信息</w:t>
      </w:r>
    </w:p>
    <w:p w14:paraId="2D720D22">
      <w:pPr>
        <w:ind w:firstLine="480"/>
      </w:pPr>
      <w:r>
        <w:rPr>
          <w:rFonts w:hint="eastAsia"/>
        </w:rPr>
        <w:t>系统正常运行时的动态数据存储量为16G，3年内可预估的数据存储总量为50G。</w:t>
      </w:r>
    </w:p>
    <w:p w14:paraId="0B6E96D0">
      <w:pPr>
        <w:pStyle w:val="5"/>
        <w:numPr>
          <w:ilvl w:val="3"/>
          <w:numId w:val="0"/>
        </w:numPr>
      </w:pPr>
      <w:r>
        <w:rPr>
          <w:rFonts w:hint="eastAsia" w:cs="宋体"/>
        </w:rPr>
        <w:t xml:space="preserve">6.3.1.12  </w:t>
      </w:r>
      <w:r>
        <w:rPr>
          <w:rFonts w:hint="eastAsia"/>
        </w:rPr>
        <w:t>内部控制测评管理子系统</w:t>
      </w:r>
    </w:p>
    <w:p w14:paraId="2C9C6BA7">
      <w:pPr>
        <w:ind w:firstLine="482"/>
        <w:rPr>
          <w:b/>
          <w:bCs/>
        </w:rPr>
      </w:pPr>
      <w:r>
        <w:rPr>
          <w:rFonts w:hint="eastAsia"/>
          <w:b/>
          <w:bCs/>
        </w:rPr>
        <w:t>1、数据产生</w:t>
      </w:r>
    </w:p>
    <w:p w14:paraId="07DAA117">
      <w:pPr>
        <w:ind w:firstLine="480"/>
      </w:pPr>
      <w:r>
        <w:rPr>
          <w:rFonts w:hint="eastAsia"/>
        </w:rPr>
        <w:t>国资委下属企业及事务所在本系统对数据进行上报，系统对数据进行分类、审核、汇总等预处理工作，以确保数据的准确性及完整性。</w:t>
      </w:r>
    </w:p>
    <w:p w14:paraId="6962A467">
      <w:pPr>
        <w:ind w:firstLine="482"/>
        <w:rPr>
          <w:b/>
          <w:bCs/>
        </w:rPr>
      </w:pPr>
      <w:r>
        <w:rPr>
          <w:rFonts w:hint="eastAsia"/>
          <w:b/>
          <w:bCs/>
        </w:rPr>
        <w:t>2、数据处理</w:t>
      </w:r>
    </w:p>
    <w:p w14:paraId="0849F457">
      <w:pPr>
        <w:ind w:firstLine="480"/>
      </w:pPr>
      <w:r>
        <w:rPr>
          <w:rFonts w:hint="eastAsia"/>
        </w:rPr>
        <w:t>获取的数据需要进行处理，包括数据的清洗、整理和转换。在达梦数据库中，我们可以使用SQL语句进行数据清洗和整理操作，例如删除重复数据、修正错误数据、填充缺失值等，以提高数据的质量和准确性。处理过的数据还需进行相应的转换与加工，以便于我们进行更高级的分析和处理。这可能包括数据合并、筛选、分组、聚合等操作。在达梦数据库中，我们可以使用SQL语句进行数据转换和加工操作，以满足不同的业务需求。同时，我们还可以利用数据库的索引和查询优化等功能，提高数据处理的速度和效率。</w:t>
      </w:r>
    </w:p>
    <w:p w14:paraId="182F56D2">
      <w:pPr>
        <w:ind w:firstLine="482"/>
        <w:rPr>
          <w:b/>
          <w:bCs/>
        </w:rPr>
      </w:pPr>
      <w:r>
        <w:rPr>
          <w:rFonts w:hint="eastAsia"/>
          <w:b/>
          <w:bCs/>
        </w:rPr>
        <w:t>3、数据存储</w:t>
      </w:r>
    </w:p>
    <w:p w14:paraId="6B226604">
      <w:pPr>
        <w:ind w:firstLine="480"/>
      </w:pPr>
      <w:r>
        <w:rPr>
          <w:rFonts w:hint="eastAsia"/>
        </w:rPr>
        <w:t>选择达梦数据库作为数据存储平台，我们可以设计合理的数据库表结构，并制定规范的数据存储策略。这包括确定数据的存储格式、索引方法以及备份恢复策略等，以确保数据的安全性和可靠性。同时，我们还可以利用达梦数据库的高性能和可扩展性，实现数据的快速存储和查询，以满足业务需求。</w:t>
      </w:r>
    </w:p>
    <w:p w14:paraId="21B09C58">
      <w:pPr>
        <w:ind w:firstLine="480"/>
      </w:pPr>
      <w:r>
        <w:rPr>
          <w:rFonts w:hint="eastAsia"/>
        </w:rPr>
        <w:t>通过分析数据产生、处理和存储的全过程，我们可以充分利用达梦数据库的功能和优势，构建一个高效、可靠且符合业务需求的数据分析体系。通过明确数据来源、采集方式、清洗和转换方法以及存储方式，我们可以更好地了解数据的特性和需求，为后续的数据分析和挖掘提供基础。同时，我们还需要关注数据的隐私和安全问题，以确保数据的合规性和安全性。通过本项目的实施，将为提升企业的业务能力和竞争力提供有力的支持。</w:t>
      </w:r>
    </w:p>
    <w:p w14:paraId="0F6A9D3C">
      <w:pPr>
        <w:ind w:firstLine="482"/>
        <w:rPr>
          <w:b/>
          <w:bCs/>
        </w:rPr>
      </w:pPr>
      <w:r>
        <w:rPr>
          <w:rFonts w:hint="eastAsia"/>
          <w:b/>
          <w:bCs/>
        </w:rPr>
        <w:t>4、数据内容分析</w:t>
      </w:r>
    </w:p>
    <w:p w14:paraId="081EC24B">
      <w:pPr>
        <w:ind w:firstLine="480"/>
      </w:pPr>
      <w:r>
        <w:rPr>
          <w:rFonts w:hint="eastAsia"/>
        </w:rPr>
        <w:t>内部控制评测管理子系统数据内容主要是审计处收集的内控测评数据。</w:t>
      </w:r>
    </w:p>
    <w:p w14:paraId="1F107344">
      <w:pPr>
        <w:ind w:firstLine="480"/>
      </w:pPr>
      <w:r>
        <w:rPr>
          <w:rFonts w:hint="eastAsia"/>
        </w:rPr>
        <w:t>2024年度上海市委管企业内部控制测评报表，在3年全覆盖的基础上对企业进行打分测评及分析。</w:t>
      </w:r>
    </w:p>
    <w:p w14:paraId="5522BE22">
      <w:pPr>
        <w:ind w:firstLine="482"/>
        <w:rPr>
          <w:b/>
          <w:bCs/>
        </w:rPr>
      </w:pPr>
      <w:r>
        <w:rPr>
          <w:rFonts w:hint="eastAsia"/>
          <w:b/>
          <w:bCs/>
        </w:rPr>
        <w:t>5、数据量分析</w:t>
      </w:r>
    </w:p>
    <w:p w14:paraId="30E514AA">
      <w:pPr>
        <w:ind w:firstLine="480"/>
      </w:pPr>
      <w:r>
        <w:rPr>
          <w:rFonts w:hint="eastAsia"/>
        </w:rPr>
        <w:t>内部控制评测管理子系统数据量估算为内控测评数据（年）5G+审计整改结果数据（年）1G，预计每年产生数据量约为6G，预计三年数据量为20G。</w:t>
      </w:r>
    </w:p>
    <w:p w14:paraId="5F569054">
      <w:pPr>
        <w:ind w:firstLine="482"/>
        <w:rPr>
          <w:b/>
          <w:bCs/>
        </w:rPr>
      </w:pPr>
      <w:r>
        <w:rPr>
          <w:rFonts w:hint="eastAsia"/>
          <w:b/>
          <w:bCs/>
        </w:rPr>
        <w:t>6、输入输出分析</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3"/>
        <w:gridCol w:w="2203"/>
        <w:gridCol w:w="1068"/>
        <w:gridCol w:w="893"/>
        <w:gridCol w:w="1068"/>
        <w:gridCol w:w="1242"/>
        <w:gridCol w:w="1505"/>
      </w:tblGrid>
      <w:tr w14:paraId="7A07F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vAlign w:val="center"/>
          </w:tcPr>
          <w:p w14:paraId="16EBC6CD">
            <w:pPr>
              <w:pStyle w:val="30"/>
            </w:pPr>
            <w:r>
              <w:rPr>
                <w:rFonts w:hint="eastAsia"/>
              </w:rPr>
              <w:t>序号</w:t>
            </w:r>
          </w:p>
        </w:tc>
        <w:tc>
          <w:tcPr>
            <w:tcW w:w="0" w:type="auto"/>
            <w:vAlign w:val="center"/>
          </w:tcPr>
          <w:p w14:paraId="6E36699B">
            <w:pPr>
              <w:pStyle w:val="30"/>
            </w:pPr>
            <w:r>
              <w:rPr>
                <w:rFonts w:hint="eastAsia"/>
              </w:rPr>
              <w:t>核心数据资源名称</w:t>
            </w:r>
          </w:p>
        </w:tc>
        <w:tc>
          <w:tcPr>
            <w:tcW w:w="0" w:type="auto"/>
            <w:vAlign w:val="center"/>
          </w:tcPr>
          <w:p w14:paraId="387E55EC">
            <w:pPr>
              <w:pStyle w:val="30"/>
            </w:pPr>
            <w:r>
              <w:rPr>
                <w:rFonts w:hint="eastAsia"/>
              </w:rPr>
              <w:t>核心数据资源描述</w:t>
            </w:r>
          </w:p>
        </w:tc>
        <w:tc>
          <w:tcPr>
            <w:tcW w:w="0" w:type="auto"/>
            <w:vAlign w:val="center"/>
          </w:tcPr>
          <w:p w14:paraId="61B306E3">
            <w:pPr>
              <w:pStyle w:val="30"/>
            </w:pPr>
            <w:r>
              <w:rPr>
                <w:rFonts w:hint="eastAsia"/>
              </w:rPr>
              <w:t>对应业务事项</w:t>
            </w:r>
          </w:p>
        </w:tc>
        <w:tc>
          <w:tcPr>
            <w:tcW w:w="0" w:type="auto"/>
            <w:vAlign w:val="center"/>
          </w:tcPr>
          <w:p w14:paraId="2C1C2F99">
            <w:pPr>
              <w:pStyle w:val="30"/>
            </w:pPr>
            <w:r>
              <w:rPr>
                <w:rFonts w:hint="eastAsia"/>
              </w:rPr>
              <w:t>数据资源获取途径</w:t>
            </w:r>
          </w:p>
        </w:tc>
        <w:tc>
          <w:tcPr>
            <w:tcW w:w="0" w:type="auto"/>
            <w:vAlign w:val="center"/>
          </w:tcPr>
          <w:p w14:paraId="505AC118">
            <w:pPr>
              <w:pStyle w:val="30"/>
            </w:pPr>
            <w:r>
              <w:rPr>
                <w:rFonts w:hint="eastAsia"/>
              </w:rPr>
              <w:t>有无信息资源共享需求</w:t>
            </w:r>
          </w:p>
        </w:tc>
        <w:tc>
          <w:tcPr>
            <w:tcW w:w="0" w:type="auto"/>
            <w:vAlign w:val="center"/>
          </w:tcPr>
          <w:p w14:paraId="44AE9E9E">
            <w:pPr>
              <w:pStyle w:val="30"/>
            </w:pPr>
            <w:r>
              <w:rPr>
                <w:rFonts w:hint="eastAsia"/>
              </w:rPr>
              <w:t>建成后是否对外提供数据共享</w:t>
            </w:r>
          </w:p>
        </w:tc>
      </w:tr>
      <w:tr w14:paraId="27B96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14:paraId="1ED9FB2D">
            <w:pPr>
              <w:pStyle w:val="30"/>
            </w:pPr>
            <w:r>
              <w:rPr>
                <w:rFonts w:hint="eastAsia"/>
              </w:rPr>
              <w:t>1</w:t>
            </w:r>
          </w:p>
        </w:tc>
        <w:tc>
          <w:tcPr>
            <w:tcW w:w="0" w:type="auto"/>
            <w:vAlign w:val="center"/>
          </w:tcPr>
          <w:p w14:paraId="2B85BA4D">
            <w:pPr>
              <w:pStyle w:val="30"/>
            </w:pPr>
            <w:r>
              <w:rPr>
                <w:rFonts w:hint="eastAsia"/>
              </w:rPr>
              <w:t>2024年度上海市委管企业内部控制测评报表</w:t>
            </w:r>
          </w:p>
        </w:tc>
        <w:tc>
          <w:tcPr>
            <w:tcW w:w="0" w:type="auto"/>
            <w:vAlign w:val="center"/>
          </w:tcPr>
          <w:p w14:paraId="4448E45A">
            <w:pPr>
              <w:pStyle w:val="30"/>
            </w:pPr>
            <w:r>
              <w:rPr>
                <w:rFonts w:hint="eastAsia"/>
              </w:rPr>
              <w:t>按年度收集</w:t>
            </w:r>
          </w:p>
        </w:tc>
        <w:tc>
          <w:tcPr>
            <w:tcW w:w="0" w:type="auto"/>
            <w:vAlign w:val="center"/>
          </w:tcPr>
          <w:p w14:paraId="3B6D3C5E">
            <w:pPr>
              <w:pStyle w:val="30"/>
            </w:pPr>
            <w:r>
              <w:rPr>
                <w:rFonts w:hint="eastAsia"/>
              </w:rPr>
              <w:t>审计处</w:t>
            </w:r>
          </w:p>
        </w:tc>
        <w:tc>
          <w:tcPr>
            <w:tcW w:w="0" w:type="auto"/>
            <w:vAlign w:val="center"/>
          </w:tcPr>
          <w:p w14:paraId="68B1BCA9">
            <w:pPr>
              <w:pStyle w:val="30"/>
            </w:pPr>
            <w:r>
              <w:rPr>
                <w:rFonts w:hint="eastAsia"/>
              </w:rPr>
              <w:t>采集</w:t>
            </w:r>
          </w:p>
        </w:tc>
        <w:tc>
          <w:tcPr>
            <w:tcW w:w="0" w:type="auto"/>
            <w:vAlign w:val="center"/>
          </w:tcPr>
          <w:p w14:paraId="059F896C">
            <w:pPr>
              <w:pStyle w:val="30"/>
            </w:pPr>
            <w:r>
              <w:rPr>
                <w:rFonts w:hint="eastAsia"/>
              </w:rPr>
              <w:t>无</w:t>
            </w:r>
          </w:p>
        </w:tc>
        <w:tc>
          <w:tcPr>
            <w:tcW w:w="0" w:type="auto"/>
            <w:vAlign w:val="center"/>
          </w:tcPr>
          <w:p w14:paraId="5467A889">
            <w:pPr>
              <w:pStyle w:val="30"/>
            </w:pPr>
            <w:r>
              <w:rPr>
                <w:rFonts w:hint="eastAsia"/>
              </w:rPr>
              <w:t>无</w:t>
            </w:r>
          </w:p>
        </w:tc>
      </w:tr>
    </w:tbl>
    <w:p w14:paraId="0DD92593">
      <w:pPr>
        <w:pStyle w:val="5"/>
        <w:numPr>
          <w:ilvl w:val="3"/>
          <w:numId w:val="0"/>
        </w:numPr>
      </w:pPr>
      <w:r>
        <w:rPr>
          <w:rFonts w:hint="eastAsia" w:cs="宋体"/>
        </w:rPr>
        <w:t xml:space="preserve">6.3.1.13  </w:t>
      </w:r>
      <w:r>
        <w:rPr>
          <w:rFonts w:hint="eastAsia"/>
        </w:rPr>
        <w:t>国资监管数智管理子系统</w:t>
      </w:r>
    </w:p>
    <w:p w14:paraId="5E832462">
      <w:pPr>
        <w:pStyle w:val="6"/>
        <w:numPr>
          <w:ilvl w:val="4"/>
          <w:numId w:val="0"/>
        </w:numPr>
      </w:pPr>
      <w:r>
        <w:rPr>
          <w:rFonts w:hint="eastAsia" w:eastAsia="宋体" w:cs="宋体"/>
        </w:rPr>
        <w:t xml:space="preserve">6.3.1.13.1  </w:t>
      </w:r>
      <w:r>
        <w:rPr>
          <w:rFonts w:hint="eastAsia"/>
        </w:rPr>
        <w:t>数据库设计</w:t>
      </w:r>
    </w:p>
    <w:p w14:paraId="6817B557">
      <w:pPr>
        <w:ind w:firstLine="480"/>
      </w:pPr>
      <w:r>
        <w:rPr>
          <w:rFonts w:hint="eastAsia"/>
        </w:rPr>
        <w:t>基于国资监管数据需求，采用数据库软件确保业务和数据的安全性、可靠性和完整性。数据库设计和数据库建设在项目中有着重要的基础作用，数据库设计主要目的就是提供完备和规范的数据模型，为国资监管关键业务数据的存储和各个监管应用系统的开发实施提供可靠的数据模型，实现数据模型的统一规划和一致性，保障系统的建设和后续的改进工作。</w:t>
      </w:r>
    </w:p>
    <w:p w14:paraId="7094C077">
      <w:pPr>
        <w:pStyle w:val="7"/>
        <w:numPr>
          <w:ilvl w:val="5"/>
          <w:numId w:val="0"/>
        </w:numPr>
        <w:tabs>
          <w:tab w:val="clear" w:pos="0"/>
        </w:tabs>
      </w:pPr>
      <w:r>
        <w:rPr>
          <w:rFonts w:hint="eastAsia" w:ascii="Times New Roman" w:hAnsi="Times New Roman" w:cs="宋体"/>
        </w:rPr>
        <w:t xml:space="preserve">6.3.1.13.1.1  </w:t>
      </w:r>
      <w:r>
        <w:t>总体说明</w:t>
      </w:r>
    </w:p>
    <w:p w14:paraId="15A88AB9">
      <w:pPr>
        <w:ind w:firstLine="480"/>
      </w:pPr>
      <w:r>
        <w:t>数据库是</w:t>
      </w:r>
      <w:r>
        <w:rPr>
          <w:rFonts w:hint="eastAsia"/>
        </w:rPr>
        <w:t>本次项目</w:t>
      </w:r>
      <w:r>
        <w:t>建设的重要基础。数据库设计是作为系统开发的一部分进行的，具有特殊的重要性和相对独立性。</w:t>
      </w:r>
    </w:p>
    <w:p w14:paraId="7DDE877C">
      <w:pPr>
        <w:pStyle w:val="7"/>
        <w:numPr>
          <w:ilvl w:val="5"/>
          <w:numId w:val="0"/>
        </w:numPr>
        <w:tabs>
          <w:tab w:val="clear" w:pos="0"/>
        </w:tabs>
      </w:pPr>
      <w:r>
        <w:rPr>
          <w:rFonts w:hint="eastAsia" w:ascii="Times New Roman" w:hAnsi="Times New Roman" w:cs="宋体"/>
        </w:rPr>
        <w:t xml:space="preserve">6.3.1.13.1.2  </w:t>
      </w:r>
      <w:r>
        <w:t>设计规范</w:t>
      </w:r>
    </w:p>
    <w:p w14:paraId="5D00ADA9">
      <w:pPr>
        <w:ind w:firstLine="480"/>
      </w:pPr>
      <w:r>
        <w:t>数据库建设规范主要包括数据库设计规范、数据库对象命名规则和数据库程序开发编码规范、数据字典文档编写格式等内容。</w:t>
      </w:r>
    </w:p>
    <w:p w14:paraId="7E1311EB">
      <w:pPr>
        <w:pStyle w:val="7"/>
        <w:numPr>
          <w:ilvl w:val="5"/>
          <w:numId w:val="0"/>
        </w:numPr>
        <w:tabs>
          <w:tab w:val="clear" w:pos="0"/>
        </w:tabs>
      </w:pPr>
      <w:r>
        <w:rPr>
          <w:rFonts w:hint="eastAsia" w:ascii="Times New Roman" w:hAnsi="Times New Roman" w:cs="宋体"/>
        </w:rPr>
        <w:t xml:space="preserve">6.3.1.13.1.3  </w:t>
      </w:r>
      <w:r>
        <w:t>数据库设计总体要求</w:t>
      </w:r>
    </w:p>
    <w:p w14:paraId="3CA3694B">
      <w:pPr>
        <w:ind w:firstLine="480"/>
      </w:pPr>
      <w:r>
        <w:t>开发者在系统设计阶段，采用合理的设计方法进行数据库设计，建立数据库的逻辑模型和物理模型，最终设计出高性能、易扩展、易维护、少冗余、高安全性、高可靠性、一致性和完整性好的数据库。</w:t>
      </w:r>
    </w:p>
    <w:p w14:paraId="640B4513">
      <w:pPr>
        <w:ind w:firstLine="480"/>
      </w:pPr>
      <w:r>
        <w:t>在数据库设计完成后，开发者提交《数据库设计报告》在软件鉴定验收时，开发者应提交完整的《数据库设计报告》、《数据字典》和在开发过程中发生的变更记录。</w:t>
      </w:r>
    </w:p>
    <w:p w14:paraId="1F65DA26">
      <w:pPr>
        <w:pStyle w:val="7"/>
        <w:numPr>
          <w:ilvl w:val="5"/>
          <w:numId w:val="0"/>
        </w:numPr>
        <w:tabs>
          <w:tab w:val="clear" w:pos="0"/>
        </w:tabs>
      </w:pPr>
      <w:r>
        <w:rPr>
          <w:rFonts w:hint="eastAsia" w:ascii="Times New Roman" w:hAnsi="Times New Roman" w:cs="宋体"/>
        </w:rPr>
        <w:t xml:space="preserve">6.3.1.13.1.4  </w:t>
      </w:r>
      <w:r>
        <w:t>数据库对象命名的总体要求</w:t>
      </w:r>
    </w:p>
    <w:p w14:paraId="216E9B07">
      <w:pPr>
        <w:ind w:firstLine="480"/>
      </w:pPr>
      <w:r>
        <w:t>数据库对象如表、存储过程等的名称一般根据对象的类别、所在的系统代号和自定义代号来确定，但对各类对象的命名有其特定要求。自定义代号全部采用英文名称缩写构成。数据库对象不得使用数据库的关键字作为名字。本部分的要求具有强制性，开发者应严格遵守此要求。</w:t>
      </w:r>
    </w:p>
    <w:p w14:paraId="2B3E305D">
      <w:pPr>
        <w:ind w:firstLine="480"/>
      </w:pPr>
      <w:r>
        <w:t>通过对数据库程序编码制定规则，来提高程序的可读性。其中主要包括变量命名规则、代码排版规则、代码注释规则等。本部分的代码注释规则是对开发者编写注释的基本要求，开发者自己可以提出对代码注释的更高要求，但不得低于本规则的要求。</w:t>
      </w:r>
    </w:p>
    <w:p w14:paraId="0BD22AF1">
      <w:pPr>
        <w:pStyle w:val="7"/>
        <w:numPr>
          <w:ilvl w:val="5"/>
          <w:numId w:val="0"/>
        </w:numPr>
        <w:tabs>
          <w:tab w:val="clear" w:pos="0"/>
        </w:tabs>
      </w:pPr>
      <w:r>
        <w:rPr>
          <w:rFonts w:hint="eastAsia" w:ascii="Times New Roman" w:hAnsi="Times New Roman" w:cs="宋体"/>
        </w:rPr>
        <w:t xml:space="preserve">6.3.1.13.1.5  </w:t>
      </w:r>
      <w:r>
        <w:t>数据库的概念设计</w:t>
      </w:r>
    </w:p>
    <w:p w14:paraId="18C61A26">
      <w:pPr>
        <w:ind w:firstLine="480"/>
      </w:pPr>
      <w:r>
        <w:t>数据库的概念设计目标是反映</w:t>
      </w:r>
      <w:r>
        <w:rPr>
          <w:rFonts w:hint="eastAsia"/>
        </w:rPr>
        <w:t>国资监管数据资源平台数据</w:t>
      </w:r>
      <w:r>
        <w:t>需求的系统概念结构，概念模型不依赖于具体的计算机系统和数据库产品。将概念模型从具体的数据库表结构中提炼出来，不但能够有效的降低数据库设计的复杂性，而且为</w:t>
      </w:r>
      <w:r>
        <w:rPr>
          <w:rFonts w:hint="eastAsia"/>
        </w:rPr>
        <w:t>系统</w:t>
      </w:r>
      <w:r>
        <w:t>的可移植性打下了良好的基础。同时由于概念模型中不含具体数据库产品的技术细节，更容易为用户所理解，因而更有可能准确反映用户的需求。</w:t>
      </w:r>
    </w:p>
    <w:p w14:paraId="02E5D8EF">
      <w:pPr>
        <w:ind w:firstLine="480"/>
      </w:pPr>
      <w:r>
        <w:t>概念设计应采用E-R模型进行，针对各个业务系统进行局部数据视图设计，然后进行局部数据视图集成，进行整体数据视图的设计。在整体设计中找到最大的共享数据集，同时对这些共享数据进行语义上的描述(数据产生的业务系统、数据使用的业务系统等)。面向信息服务的数据建模采用E-R模型描述，但所有的数据模式按照中心主题建立逻辑设计又称为实现设计，逻辑设计的目的是从概念结构中导出特定的关系数据库产品可实现的数据逻辑模式结构和功能。这些模式在功能、性能、完整性、一致性约束和数据库的可扩展性等方面均应满足用户的各种要求。</w:t>
      </w:r>
    </w:p>
    <w:p w14:paraId="46BFF3FC">
      <w:pPr>
        <w:pStyle w:val="22"/>
        <w:numPr>
          <w:ilvl w:val="8"/>
          <w:numId w:val="0"/>
        </w:numPr>
        <w:rPr>
          <w:rFonts w:hint="default"/>
        </w:rPr>
      </w:pPr>
      <w:r>
        <w:rPr>
          <w:rFonts w:hint="default" w:cs="Times New Roman"/>
        </w:rPr>
        <w:t xml:space="preserve">表6.5  </w:t>
      </w:r>
      <w:r>
        <w:t>数据库对象命名规范</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1837"/>
        <w:gridCol w:w="3605"/>
        <w:gridCol w:w="2544"/>
      </w:tblGrid>
      <w:tr w14:paraId="73E4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vAlign w:val="center"/>
          </w:tcPr>
          <w:p w14:paraId="4CFFD600">
            <w:pPr>
              <w:pStyle w:val="30"/>
            </w:pPr>
            <w:r>
              <w:t>命名要素</w:t>
            </w:r>
          </w:p>
        </w:tc>
        <w:tc>
          <w:tcPr>
            <w:tcW w:w="0" w:type="auto"/>
            <w:tcBorders>
              <w:top w:val="single" w:color="auto" w:sz="4" w:space="0"/>
              <w:left w:val="nil"/>
              <w:bottom w:val="single" w:color="auto" w:sz="4" w:space="0"/>
              <w:right w:val="single" w:color="auto" w:sz="4" w:space="0"/>
            </w:tcBorders>
            <w:vAlign w:val="center"/>
          </w:tcPr>
          <w:p w14:paraId="0DC1AB79">
            <w:pPr>
              <w:pStyle w:val="30"/>
            </w:pPr>
            <w:r>
              <w:t>命名要求</w:t>
            </w:r>
          </w:p>
        </w:tc>
        <w:tc>
          <w:tcPr>
            <w:tcW w:w="0" w:type="auto"/>
            <w:tcBorders>
              <w:top w:val="single" w:color="auto" w:sz="4" w:space="0"/>
              <w:left w:val="nil"/>
              <w:bottom w:val="single" w:color="auto" w:sz="4" w:space="0"/>
              <w:right w:val="single" w:color="auto" w:sz="4" w:space="0"/>
            </w:tcBorders>
            <w:vAlign w:val="center"/>
          </w:tcPr>
          <w:p w14:paraId="59DC02E5">
            <w:pPr>
              <w:pStyle w:val="30"/>
            </w:pPr>
            <w:r>
              <w:t>示例</w:t>
            </w:r>
          </w:p>
        </w:tc>
        <w:tc>
          <w:tcPr>
            <w:tcW w:w="0" w:type="auto"/>
            <w:tcBorders>
              <w:top w:val="single" w:color="auto" w:sz="4" w:space="0"/>
              <w:left w:val="nil"/>
              <w:bottom w:val="single" w:color="auto" w:sz="4" w:space="0"/>
              <w:right w:val="single" w:color="auto" w:sz="4" w:space="0"/>
            </w:tcBorders>
            <w:vAlign w:val="center"/>
          </w:tcPr>
          <w:p w14:paraId="6867DF09">
            <w:pPr>
              <w:pStyle w:val="30"/>
            </w:pPr>
            <w:r>
              <w:t>备注</w:t>
            </w:r>
          </w:p>
        </w:tc>
      </w:tr>
      <w:tr w14:paraId="32072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vAlign w:val="center"/>
          </w:tcPr>
          <w:p w14:paraId="167530E8">
            <w:pPr>
              <w:pStyle w:val="30"/>
            </w:pPr>
            <w:r>
              <w:t>表名</w:t>
            </w:r>
          </w:p>
        </w:tc>
        <w:tc>
          <w:tcPr>
            <w:tcW w:w="0" w:type="auto"/>
            <w:tcBorders>
              <w:top w:val="single" w:color="auto" w:sz="4" w:space="0"/>
              <w:left w:val="nil"/>
              <w:bottom w:val="single" w:color="auto" w:sz="4" w:space="0"/>
              <w:right w:val="single" w:color="auto" w:sz="4" w:space="0"/>
            </w:tcBorders>
            <w:vAlign w:val="center"/>
          </w:tcPr>
          <w:p w14:paraId="28E1E49D">
            <w:pPr>
              <w:pStyle w:val="30"/>
            </w:pPr>
            <w:r>
              <w:t>名词，详细的要求参见数据表命名方法</w:t>
            </w:r>
          </w:p>
        </w:tc>
        <w:tc>
          <w:tcPr>
            <w:tcW w:w="0" w:type="auto"/>
            <w:tcBorders>
              <w:top w:val="single" w:color="auto" w:sz="4" w:space="0"/>
              <w:left w:val="nil"/>
              <w:bottom w:val="single" w:color="auto" w:sz="4" w:space="0"/>
              <w:right w:val="single" w:color="auto" w:sz="4" w:space="0"/>
            </w:tcBorders>
            <w:vAlign w:val="center"/>
          </w:tcPr>
          <w:p w14:paraId="7D0C1494">
            <w:pPr>
              <w:pStyle w:val="30"/>
            </w:pPr>
          </w:p>
        </w:tc>
        <w:tc>
          <w:tcPr>
            <w:tcW w:w="0" w:type="auto"/>
            <w:tcBorders>
              <w:top w:val="single" w:color="auto" w:sz="4" w:space="0"/>
              <w:left w:val="nil"/>
              <w:bottom w:val="single" w:color="auto" w:sz="4" w:space="0"/>
              <w:right w:val="single" w:color="auto" w:sz="4" w:space="0"/>
            </w:tcBorders>
            <w:vAlign w:val="center"/>
          </w:tcPr>
          <w:p w14:paraId="537E5EC9">
            <w:pPr>
              <w:pStyle w:val="30"/>
            </w:pPr>
          </w:p>
        </w:tc>
      </w:tr>
      <w:tr w14:paraId="1943C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vAlign w:val="center"/>
          </w:tcPr>
          <w:p w14:paraId="57E11C74">
            <w:pPr>
              <w:pStyle w:val="30"/>
            </w:pPr>
            <w:r>
              <w:t>视图</w:t>
            </w:r>
          </w:p>
        </w:tc>
        <w:tc>
          <w:tcPr>
            <w:tcW w:w="0" w:type="auto"/>
            <w:tcBorders>
              <w:top w:val="single" w:color="auto" w:sz="4" w:space="0"/>
              <w:left w:val="nil"/>
              <w:bottom w:val="single" w:color="auto" w:sz="4" w:space="0"/>
              <w:right w:val="single" w:color="auto" w:sz="4" w:space="0"/>
            </w:tcBorders>
            <w:vAlign w:val="center"/>
          </w:tcPr>
          <w:p w14:paraId="720D6B6C">
            <w:pPr>
              <w:pStyle w:val="30"/>
            </w:pPr>
            <w:r>
              <w:t>VW+_+子系统简称+_视图名</w:t>
            </w:r>
          </w:p>
        </w:tc>
        <w:tc>
          <w:tcPr>
            <w:tcW w:w="0" w:type="auto"/>
            <w:tcBorders>
              <w:top w:val="single" w:color="auto" w:sz="4" w:space="0"/>
              <w:left w:val="nil"/>
              <w:bottom w:val="single" w:color="auto" w:sz="4" w:space="0"/>
              <w:right w:val="single" w:color="auto" w:sz="4" w:space="0"/>
            </w:tcBorders>
            <w:vAlign w:val="center"/>
          </w:tcPr>
          <w:p w14:paraId="07DF13E9">
            <w:pPr>
              <w:pStyle w:val="30"/>
            </w:pPr>
            <w:r>
              <w:t>VW_EPS_TASKVIEW</w:t>
            </w:r>
          </w:p>
        </w:tc>
        <w:tc>
          <w:tcPr>
            <w:tcW w:w="0" w:type="auto"/>
            <w:tcBorders>
              <w:top w:val="single" w:color="auto" w:sz="4" w:space="0"/>
              <w:left w:val="nil"/>
              <w:bottom w:val="single" w:color="auto" w:sz="4" w:space="0"/>
              <w:right w:val="single" w:color="auto" w:sz="4" w:space="0"/>
            </w:tcBorders>
            <w:vAlign w:val="center"/>
          </w:tcPr>
          <w:p w14:paraId="140B86EC">
            <w:pPr>
              <w:pStyle w:val="30"/>
            </w:pPr>
            <w:r>
              <w:t>EPS是EPS子系统的英文缩写</w:t>
            </w:r>
          </w:p>
        </w:tc>
      </w:tr>
      <w:tr w14:paraId="64293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vAlign w:val="center"/>
          </w:tcPr>
          <w:p w14:paraId="57E2E297">
            <w:pPr>
              <w:pStyle w:val="30"/>
            </w:pPr>
            <w:r>
              <w:t>过程</w:t>
            </w:r>
          </w:p>
        </w:tc>
        <w:tc>
          <w:tcPr>
            <w:tcW w:w="0" w:type="auto"/>
            <w:tcBorders>
              <w:top w:val="single" w:color="auto" w:sz="4" w:space="0"/>
              <w:left w:val="nil"/>
              <w:bottom w:val="single" w:color="auto" w:sz="4" w:space="0"/>
              <w:right w:val="single" w:color="auto" w:sz="4" w:space="0"/>
            </w:tcBorders>
            <w:vAlign w:val="center"/>
          </w:tcPr>
          <w:p w14:paraId="361B9213">
            <w:pPr>
              <w:pStyle w:val="30"/>
            </w:pPr>
            <w:r>
              <w:t>SP+_+子系统简称+_+动词＋名词</w:t>
            </w:r>
          </w:p>
        </w:tc>
        <w:tc>
          <w:tcPr>
            <w:tcW w:w="0" w:type="auto"/>
            <w:tcBorders>
              <w:top w:val="single" w:color="auto" w:sz="4" w:space="0"/>
              <w:left w:val="nil"/>
              <w:bottom w:val="single" w:color="auto" w:sz="4" w:space="0"/>
              <w:right w:val="single" w:color="auto" w:sz="4" w:space="0"/>
            </w:tcBorders>
            <w:vAlign w:val="center"/>
          </w:tcPr>
          <w:p w14:paraId="5ABFA6DC">
            <w:pPr>
              <w:pStyle w:val="30"/>
            </w:pPr>
            <w:r>
              <w:t>SP_EPS_INSERTTASK</w:t>
            </w:r>
          </w:p>
        </w:tc>
        <w:tc>
          <w:tcPr>
            <w:tcW w:w="0" w:type="auto"/>
            <w:tcBorders>
              <w:top w:val="single" w:color="auto" w:sz="4" w:space="0"/>
              <w:left w:val="nil"/>
              <w:bottom w:val="single" w:color="auto" w:sz="4" w:space="0"/>
              <w:right w:val="single" w:color="auto" w:sz="4" w:space="0"/>
            </w:tcBorders>
            <w:vAlign w:val="center"/>
          </w:tcPr>
          <w:p w14:paraId="05713C76">
            <w:pPr>
              <w:pStyle w:val="30"/>
            </w:pPr>
            <w:r>
              <w:t>参数名采用第一个字母小写的RAmel。</w:t>
            </w:r>
          </w:p>
        </w:tc>
      </w:tr>
      <w:tr w14:paraId="26080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vAlign w:val="center"/>
          </w:tcPr>
          <w:p w14:paraId="1CEEE01B">
            <w:pPr>
              <w:pStyle w:val="30"/>
            </w:pPr>
            <w:r>
              <w:t>函数</w:t>
            </w:r>
          </w:p>
        </w:tc>
        <w:tc>
          <w:tcPr>
            <w:tcW w:w="0" w:type="auto"/>
            <w:tcBorders>
              <w:top w:val="single" w:color="auto" w:sz="4" w:space="0"/>
              <w:left w:val="nil"/>
              <w:bottom w:val="single" w:color="auto" w:sz="4" w:space="0"/>
              <w:right w:val="single" w:color="auto" w:sz="4" w:space="0"/>
            </w:tcBorders>
            <w:vAlign w:val="center"/>
          </w:tcPr>
          <w:p w14:paraId="13183012">
            <w:pPr>
              <w:pStyle w:val="30"/>
            </w:pPr>
            <w:r>
              <w:t>FN+_+子系统简称+_+动词＋名词</w:t>
            </w:r>
          </w:p>
        </w:tc>
        <w:tc>
          <w:tcPr>
            <w:tcW w:w="0" w:type="auto"/>
            <w:tcBorders>
              <w:top w:val="single" w:color="auto" w:sz="4" w:space="0"/>
              <w:left w:val="nil"/>
              <w:bottom w:val="single" w:color="auto" w:sz="4" w:space="0"/>
              <w:right w:val="single" w:color="auto" w:sz="4" w:space="0"/>
            </w:tcBorders>
            <w:vAlign w:val="center"/>
          </w:tcPr>
          <w:p w14:paraId="21F8E839">
            <w:pPr>
              <w:pStyle w:val="30"/>
            </w:pPr>
            <w:r>
              <w:t>FN_EPS_INPUTORDER</w:t>
            </w:r>
          </w:p>
        </w:tc>
        <w:tc>
          <w:tcPr>
            <w:tcW w:w="0" w:type="auto"/>
            <w:tcBorders>
              <w:top w:val="single" w:color="auto" w:sz="4" w:space="0"/>
              <w:left w:val="nil"/>
              <w:bottom w:val="single" w:color="auto" w:sz="4" w:space="0"/>
              <w:right w:val="single" w:color="auto" w:sz="4" w:space="0"/>
            </w:tcBorders>
            <w:vAlign w:val="center"/>
          </w:tcPr>
          <w:p w14:paraId="64F1A9B2">
            <w:pPr>
              <w:pStyle w:val="30"/>
            </w:pPr>
            <w:r>
              <w:t>参数名采用第一个字母小写的RAmel</w:t>
            </w:r>
          </w:p>
        </w:tc>
      </w:tr>
      <w:tr w14:paraId="53461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vAlign w:val="center"/>
          </w:tcPr>
          <w:p w14:paraId="1DF8AAF4">
            <w:pPr>
              <w:pStyle w:val="30"/>
            </w:pPr>
            <w:r>
              <w:t>索引</w:t>
            </w:r>
          </w:p>
        </w:tc>
        <w:tc>
          <w:tcPr>
            <w:tcW w:w="0" w:type="auto"/>
            <w:tcBorders>
              <w:top w:val="single" w:color="auto" w:sz="4" w:space="0"/>
              <w:left w:val="nil"/>
              <w:bottom w:val="single" w:color="auto" w:sz="4" w:space="0"/>
              <w:right w:val="single" w:color="auto" w:sz="4" w:space="0"/>
            </w:tcBorders>
            <w:vAlign w:val="center"/>
          </w:tcPr>
          <w:p w14:paraId="67C312A1">
            <w:pPr>
              <w:pStyle w:val="30"/>
            </w:pPr>
            <w:r>
              <w:t>IX+_+表名+_字段名</w:t>
            </w:r>
          </w:p>
        </w:tc>
        <w:tc>
          <w:tcPr>
            <w:tcW w:w="0" w:type="auto"/>
            <w:tcBorders>
              <w:top w:val="single" w:color="auto" w:sz="4" w:space="0"/>
              <w:left w:val="nil"/>
              <w:bottom w:val="single" w:color="auto" w:sz="4" w:space="0"/>
              <w:right w:val="single" w:color="auto" w:sz="4" w:space="0"/>
            </w:tcBorders>
            <w:vAlign w:val="center"/>
          </w:tcPr>
          <w:p w14:paraId="41AE88F9">
            <w:pPr>
              <w:pStyle w:val="30"/>
            </w:pPr>
            <w:r>
              <w:t>IX_TT_EPS_TASK_ID</w:t>
            </w:r>
          </w:p>
        </w:tc>
        <w:tc>
          <w:tcPr>
            <w:tcW w:w="0" w:type="auto"/>
            <w:tcBorders>
              <w:top w:val="single" w:color="auto" w:sz="4" w:space="0"/>
              <w:left w:val="nil"/>
              <w:bottom w:val="single" w:color="auto" w:sz="4" w:space="0"/>
              <w:right w:val="single" w:color="auto" w:sz="4" w:space="0"/>
            </w:tcBorders>
            <w:vAlign w:val="center"/>
          </w:tcPr>
          <w:p w14:paraId="5FC9942B">
            <w:pPr>
              <w:pStyle w:val="30"/>
            </w:pPr>
            <w:r>
              <w:t>当对单列进行索引时，用列的全名；当对多列进行索引时，要用列的缩写，同时在多列中使用下划线</w:t>
            </w:r>
          </w:p>
        </w:tc>
      </w:tr>
      <w:tr w14:paraId="63E2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vAlign w:val="center"/>
          </w:tcPr>
          <w:p w14:paraId="43AEDDD0">
            <w:pPr>
              <w:pStyle w:val="30"/>
            </w:pPr>
            <w:r>
              <w:t>触发器</w:t>
            </w:r>
          </w:p>
        </w:tc>
        <w:tc>
          <w:tcPr>
            <w:tcW w:w="0" w:type="auto"/>
            <w:tcBorders>
              <w:top w:val="single" w:color="auto" w:sz="4" w:space="0"/>
              <w:left w:val="nil"/>
              <w:bottom w:val="single" w:color="auto" w:sz="4" w:space="0"/>
              <w:right w:val="single" w:color="auto" w:sz="4" w:space="0"/>
            </w:tcBorders>
            <w:vAlign w:val="center"/>
          </w:tcPr>
          <w:p w14:paraId="26804C28">
            <w:pPr>
              <w:pStyle w:val="30"/>
            </w:pPr>
            <w:r>
              <w:t>TG+_+表名+触发事件类型(Ins|Upd|Del)</w:t>
            </w:r>
          </w:p>
        </w:tc>
        <w:tc>
          <w:tcPr>
            <w:tcW w:w="0" w:type="auto"/>
            <w:tcBorders>
              <w:top w:val="single" w:color="auto" w:sz="4" w:space="0"/>
              <w:left w:val="nil"/>
              <w:bottom w:val="single" w:color="auto" w:sz="4" w:space="0"/>
              <w:right w:val="single" w:color="auto" w:sz="4" w:space="0"/>
            </w:tcBorders>
            <w:vAlign w:val="center"/>
          </w:tcPr>
          <w:p w14:paraId="22F65AF9">
            <w:pPr>
              <w:pStyle w:val="30"/>
            </w:pPr>
            <w:r>
              <w:t>TG_TT_EPS_TASK_INS</w:t>
            </w:r>
          </w:p>
        </w:tc>
        <w:tc>
          <w:tcPr>
            <w:tcW w:w="0" w:type="auto"/>
            <w:tcBorders>
              <w:top w:val="single" w:color="auto" w:sz="4" w:space="0"/>
              <w:left w:val="nil"/>
              <w:bottom w:val="single" w:color="auto" w:sz="4" w:space="0"/>
              <w:right w:val="single" w:color="auto" w:sz="4" w:space="0"/>
            </w:tcBorders>
            <w:vAlign w:val="center"/>
          </w:tcPr>
          <w:p w14:paraId="600CBE06">
            <w:pPr>
              <w:pStyle w:val="30"/>
            </w:pPr>
          </w:p>
        </w:tc>
      </w:tr>
      <w:tr w14:paraId="46CF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vAlign w:val="center"/>
          </w:tcPr>
          <w:p w14:paraId="102684B9">
            <w:pPr>
              <w:pStyle w:val="30"/>
            </w:pPr>
            <w:r>
              <w:t>主键</w:t>
            </w:r>
          </w:p>
        </w:tc>
        <w:tc>
          <w:tcPr>
            <w:tcW w:w="0" w:type="auto"/>
            <w:tcBorders>
              <w:top w:val="single" w:color="auto" w:sz="4" w:space="0"/>
              <w:left w:val="nil"/>
              <w:bottom w:val="single" w:color="auto" w:sz="4" w:space="0"/>
              <w:right w:val="single" w:color="auto" w:sz="4" w:space="0"/>
            </w:tcBorders>
            <w:vAlign w:val="center"/>
          </w:tcPr>
          <w:p w14:paraId="30BE572B">
            <w:pPr>
              <w:pStyle w:val="30"/>
            </w:pPr>
            <w:r>
              <w:t>PK_表名</w:t>
            </w:r>
          </w:p>
        </w:tc>
        <w:tc>
          <w:tcPr>
            <w:tcW w:w="0" w:type="auto"/>
            <w:tcBorders>
              <w:top w:val="single" w:color="auto" w:sz="4" w:space="0"/>
              <w:left w:val="nil"/>
              <w:bottom w:val="single" w:color="auto" w:sz="4" w:space="0"/>
              <w:right w:val="single" w:color="auto" w:sz="4" w:space="0"/>
            </w:tcBorders>
            <w:vAlign w:val="center"/>
          </w:tcPr>
          <w:p w14:paraId="1122DBAC">
            <w:pPr>
              <w:pStyle w:val="30"/>
            </w:pPr>
            <w:r>
              <w:t>PK_EPS_TASK</w:t>
            </w:r>
          </w:p>
        </w:tc>
        <w:tc>
          <w:tcPr>
            <w:tcW w:w="0" w:type="auto"/>
            <w:tcBorders>
              <w:top w:val="single" w:color="auto" w:sz="4" w:space="0"/>
              <w:left w:val="nil"/>
              <w:bottom w:val="single" w:color="auto" w:sz="4" w:space="0"/>
              <w:right w:val="single" w:color="auto" w:sz="4" w:space="0"/>
            </w:tcBorders>
            <w:vAlign w:val="center"/>
          </w:tcPr>
          <w:p w14:paraId="0152212B">
            <w:pPr>
              <w:pStyle w:val="30"/>
            </w:pPr>
          </w:p>
        </w:tc>
      </w:tr>
      <w:tr w14:paraId="67B62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auto" w:sz="4" w:space="0"/>
              <w:left w:val="single" w:color="auto" w:sz="4" w:space="0"/>
              <w:bottom w:val="single" w:color="auto" w:sz="4" w:space="0"/>
              <w:right w:val="single" w:color="auto" w:sz="4" w:space="0"/>
            </w:tcBorders>
            <w:vAlign w:val="center"/>
          </w:tcPr>
          <w:p w14:paraId="103CCEB6">
            <w:pPr>
              <w:pStyle w:val="30"/>
            </w:pPr>
            <w:r>
              <w:t>外键</w:t>
            </w:r>
          </w:p>
        </w:tc>
        <w:tc>
          <w:tcPr>
            <w:tcW w:w="0" w:type="auto"/>
            <w:tcBorders>
              <w:top w:val="single" w:color="auto" w:sz="4" w:space="0"/>
              <w:left w:val="nil"/>
              <w:bottom w:val="single" w:color="auto" w:sz="4" w:space="0"/>
              <w:right w:val="single" w:color="auto" w:sz="4" w:space="0"/>
            </w:tcBorders>
            <w:vAlign w:val="center"/>
          </w:tcPr>
          <w:p w14:paraId="07D2D55E">
            <w:pPr>
              <w:pStyle w:val="30"/>
            </w:pPr>
            <w:r>
              <w:t>FK_外键所在表名_外键名</w:t>
            </w:r>
          </w:p>
        </w:tc>
        <w:tc>
          <w:tcPr>
            <w:tcW w:w="0" w:type="auto"/>
            <w:tcBorders>
              <w:top w:val="single" w:color="auto" w:sz="4" w:space="0"/>
              <w:left w:val="nil"/>
              <w:bottom w:val="single" w:color="auto" w:sz="4" w:space="0"/>
              <w:right w:val="single" w:color="auto" w:sz="4" w:space="0"/>
            </w:tcBorders>
            <w:vAlign w:val="center"/>
          </w:tcPr>
          <w:p w14:paraId="3E5021EF">
            <w:pPr>
              <w:pStyle w:val="30"/>
            </w:pPr>
            <w:r>
              <w:t>FK_TT_EPS_TASK_PK_TASKID</w:t>
            </w:r>
          </w:p>
        </w:tc>
        <w:tc>
          <w:tcPr>
            <w:tcW w:w="0" w:type="auto"/>
            <w:tcBorders>
              <w:top w:val="single" w:color="auto" w:sz="4" w:space="0"/>
              <w:left w:val="nil"/>
              <w:bottom w:val="single" w:color="auto" w:sz="4" w:space="0"/>
              <w:right w:val="single" w:color="auto" w:sz="4" w:space="0"/>
            </w:tcBorders>
            <w:vAlign w:val="center"/>
          </w:tcPr>
          <w:p w14:paraId="23329CCD">
            <w:pPr>
              <w:pStyle w:val="30"/>
            </w:pPr>
            <w:r>
              <w:t>EPS_TASK是表名，PK_TASKID是TASK表里的主键名</w:t>
            </w:r>
          </w:p>
        </w:tc>
      </w:tr>
    </w:tbl>
    <w:p w14:paraId="5256B934">
      <w:pPr>
        <w:ind w:firstLine="480"/>
      </w:pPr>
      <w:r>
        <w:rPr>
          <w:rFonts w:hint="eastAsia"/>
        </w:rPr>
        <w:t>1. 数据表命名方法</w:t>
      </w:r>
    </w:p>
    <w:p w14:paraId="640BE484">
      <w:pPr>
        <w:ind w:firstLine="480"/>
      </w:pPr>
      <w:r>
        <w:rPr>
          <w:rFonts w:hint="eastAsia"/>
        </w:rPr>
        <w:t>子系统简称_&lt;表标识&gt;。</w:t>
      </w:r>
    </w:p>
    <w:p w14:paraId="374A99FC">
      <w:pPr>
        <w:ind w:firstLine="480"/>
      </w:pPr>
      <w:r>
        <w:rPr>
          <w:rFonts w:hint="eastAsia"/>
        </w:rPr>
        <w:t>2. 数据表属性设计</w:t>
      </w:r>
    </w:p>
    <w:p w14:paraId="44021FF4">
      <w:pPr>
        <w:ind w:firstLine="480"/>
      </w:pPr>
      <w:r>
        <w:rPr>
          <w:rFonts w:hint="eastAsia"/>
        </w:rPr>
        <w:t xml:space="preserve">（1）对主数据表加入CREATEBY(当前数据的创建人), LASTUPDATEBY(当前数据的最后更新人),CREATEDATE(当前数据创建时间),LASTUPDATEDATE(当前数据最后更新日期)四个基本字段，由系统自动记录。 </w:t>
      </w:r>
    </w:p>
    <w:p w14:paraId="2090B174">
      <w:pPr>
        <w:ind w:firstLine="480"/>
      </w:pPr>
      <w:r>
        <w:rPr>
          <w:rFonts w:hint="eastAsia"/>
        </w:rPr>
        <w:t xml:space="preserve">（2）对于插入操作和更新操作较为频繁的表，主键的数据类型建议采用整型。 </w:t>
      </w:r>
    </w:p>
    <w:p w14:paraId="69F47280">
      <w:pPr>
        <w:ind w:firstLine="480"/>
      </w:pPr>
      <w:r>
        <w:rPr>
          <w:rFonts w:hint="eastAsia"/>
        </w:rPr>
        <w:t xml:space="preserve">（3）对于数值列，不可为空，“0”作为默认值。 </w:t>
      </w:r>
    </w:p>
    <w:p w14:paraId="61D97DA7">
      <w:pPr>
        <w:ind w:firstLine="480"/>
      </w:pPr>
      <w:r>
        <w:rPr>
          <w:rFonts w:hint="eastAsia"/>
        </w:rPr>
        <w:t xml:space="preserve">（4）对于必要的“冗余”列，如上海对外经贸大学名称，应有相应的程序保持各“冗余”列的同一性，以免出现异议。 </w:t>
      </w:r>
    </w:p>
    <w:p w14:paraId="6FB651BF">
      <w:pPr>
        <w:ind w:firstLine="480"/>
      </w:pPr>
      <w:r>
        <w:rPr>
          <w:rFonts w:hint="eastAsia"/>
        </w:rPr>
        <w:t>（5）对于关联较为紧密，但是更新并不频繁的两个表，建议尽可能互相冗余部分字段，以免产生过多的join操作。</w:t>
      </w:r>
    </w:p>
    <w:p w14:paraId="406B03AC">
      <w:pPr>
        <w:ind w:firstLine="480"/>
      </w:pPr>
      <w:r>
        <w:rPr>
          <w:rFonts w:hint="eastAsia"/>
        </w:rPr>
        <w:t>3. 数据库表汇总表格式</w:t>
      </w:r>
    </w:p>
    <w:p w14:paraId="6478BDEA">
      <w:pPr>
        <w:ind w:firstLine="480"/>
      </w:pPr>
      <w:r>
        <w:rPr>
          <w:rFonts w:hint="eastAsia"/>
        </w:rPr>
        <w:t>数据库表汇总表的目的是将某一子系统所用到的全部表和视图列在一个表格中，以便检索查找。其格式如下：</w:t>
      </w:r>
    </w:p>
    <w:p w14:paraId="071AB173">
      <w:pPr>
        <w:pStyle w:val="22"/>
        <w:numPr>
          <w:ilvl w:val="8"/>
          <w:numId w:val="0"/>
        </w:numPr>
        <w:rPr>
          <w:rFonts w:hint="default"/>
        </w:rPr>
      </w:pPr>
      <w:r>
        <w:rPr>
          <w:rFonts w:hint="default" w:cs="Times New Roman"/>
        </w:rPr>
        <w:t xml:space="preserve">表6.6  </w:t>
      </w:r>
      <w:r>
        <w:t>数据库表汇总表格式</w:t>
      </w:r>
    </w:p>
    <w:tbl>
      <w:tblPr>
        <w:tblStyle w:val="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5"/>
        <w:gridCol w:w="1969"/>
        <w:gridCol w:w="2304"/>
        <w:gridCol w:w="1636"/>
        <w:gridCol w:w="975"/>
      </w:tblGrid>
      <w:tr w14:paraId="41D16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pct"/>
            <w:tcBorders>
              <w:top w:val="single" w:color="auto" w:sz="4" w:space="0"/>
              <w:left w:val="single" w:color="auto" w:sz="4" w:space="0"/>
              <w:bottom w:val="single" w:color="auto" w:sz="4" w:space="0"/>
              <w:right w:val="single" w:color="auto" w:sz="4" w:space="0"/>
            </w:tcBorders>
            <w:vAlign w:val="center"/>
          </w:tcPr>
          <w:p w14:paraId="26162A6C">
            <w:pPr>
              <w:pStyle w:val="30"/>
            </w:pPr>
            <w:r>
              <w:t>子系统名</w:t>
            </w:r>
          </w:p>
        </w:tc>
        <w:tc>
          <w:tcPr>
            <w:tcW w:w="1156" w:type="pct"/>
            <w:tcBorders>
              <w:top w:val="single" w:color="auto" w:sz="4" w:space="0"/>
              <w:left w:val="single" w:color="auto" w:sz="4" w:space="0"/>
              <w:bottom w:val="single" w:color="auto" w:sz="4" w:space="0"/>
              <w:right w:val="single" w:color="auto" w:sz="4" w:space="0"/>
            </w:tcBorders>
            <w:vAlign w:val="center"/>
          </w:tcPr>
          <w:p w14:paraId="3B663A11">
            <w:pPr>
              <w:pStyle w:val="30"/>
            </w:pPr>
          </w:p>
        </w:tc>
        <w:tc>
          <w:tcPr>
            <w:tcW w:w="1352" w:type="pct"/>
            <w:tcBorders>
              <w:top w:val="single" w:color="auto" w:sz="4" w:space="0"/>
              <w:left w:val="single" w:color="auto" w:sz="4" w:space="0"/>
              <w:bottom w:val="single" w:color="auto" w:sz="4" w:space="0"/>
              <w:right w:val="single" w:color="auto" w:sz="4" w:space="0"/>
            </w:tcBorders>
            <w:vAlign w:val="center"/>
          </w:tcPr>
          <w:p w14:paraId="5BCE66EE">
            <w:pPr>
              <w:pStyle w:val="30"/>
            </w:pPr>
            <w:r>
              <w:t>数据库用户名</w:t>
            </w:r>
          </w:p>
        </w:tc>
        <w:tc>
          <w:tcPr>
            <w:tcW w:w="1529" w:type="pct"/>
            <w:gridSpan w:val="2"/>
            <w:tcBorders>
              <w:top w:val="single" w:color="auto" w:sz="4" w:space="0"/>
              <w:left w:val="single" w:color="auto" w:sz="4" w:space="0"/>
              <w:bottom w:val="single" w:color="auto" w:sz="4" w:space="0"/>
              <w:right w:val="single" w:color="auto" w:sz="4" w:space="0"/>
            </w:tcBorders>
            <w:vAlign w:val="center"/>
          </w:tcPr>
          <w:p w14:paraId="184FA09D">
            <w:pPr>
              <w:pStyle w:val="30"/>
            </w:pPr>
          </w:p>
        </w:tc>
      </w:tr>
      <w:tr w14:paraId="216E1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5"/>
            <w:tcBorders>
              <w:top w:val="single" w:color="auto" w:sz="4" w:space="0"/>
              <w:left w:val="single" w:color="auto" w:sz="4" w:space="0"/>
              <w:bottom w:val="single" w:color="auto" w:sz="4" w:space="0"/>
              <w:right w:val="single" w:color="auto" w:sz="4" w:space="0"/>
            </w:tcBorders>
            <w:vAlign w:val="center"/>
          </w:tcPr>
          <w:p w14:paraId="1A4D4573">
            <w:pPr>
              <w:pStyle w:val="30"/>
            </w:pPr>
            <w:r>
              <w:t>更新记录</w:t>
            </w:r>
          </w:p>
        </w:tc>
      </w:tr>
      <w:tr w14:paraId="389B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pct"/>
            <w:tcBorders>
              <w:top w:val="single" w:color="auto" w:sz="4" w:space="0"/>
              <w:left w:val="single" w:color="auto" w:sz="4" w:space="0"/>
              <w:bottom w:val="single" w:color="auto" w:sz="4" w:space="0"/>
              <w:right w:val="single" w:color="auto" w:sz="4" w:space="0"/>
            </w:tcBorders>
            <w:vAlign w:val="center"/>
          </w:tcPr>
          <w:p w14:paraId="17486A0B">
            <w:pPr>
              <w:pStyle w:val="30"/>
            </w:pPr>
            <w:r>
              <w:t>时间</w:t>
            </w:r>
          </w:p>
        </w:tc>
        <w:tc>
          <w:tcPr>
            <w:tcW w:w="1156" w:type="pct"/>
            <w:tcBorders>
              <w:top w:val="single" w:color="auto" w:sz="4" w:space="0"/>
              <w:left w:val="single" w:color="auto" w:sz="4" w:space="0"/>
              <w:bottom w:val="single" w:color="auto" w:sz="4" w:space="0"/>
              <w:right w:val="single" w:color="auto" w:sz="4" w:space="0"/>
            </w:tcBorders>
            <w:vAlign w:val="center"/>
          </w:tcPr>
          <w:p w14:paraId="5018DD6B">
            <w:pPr>
              <w:pStyle w:val="30"/>
            </w:pPr>
            <w:r>
              <w:t>作者</w:t>
            </w:r>
          </w:p>
        </w:tc>
        <w:tc>
          <w:tcPr>
            <w:tcW w:w="1352" w:type="pct"/>
            <w:tcBorders>
              <w:top w:val="single" w:color="auto" w:sz="4" w:space="0"/>
              <w:left w:val="single" w:color="auto" w:sz="4" w:space="0"/>
              <w:bottom w:val="single" w:color="auto" w:sz="4" w:space="0"/>
              <w:right w:val="single" w:color="auto" w:sz="4" w:space="0"/>
            </w:tcBorders>
            <w:vAlign w:val="center"/>
          </w:tcPr>
          <w:p w14:paraId="64F33F44">
            <w:pPr>
              <w:pStyle w:val="30"/>
            </w:pPr>
            <w:r>
              <w:t>原因说明</w:t>
            </w:r>
          </w:p>
        </w:tc>
        <w:tc>
          <w:tcPr>
            <w:tcW w:w="1529" w:type="pct"/>
            <w:gridSpan w:val="2"/>
            <w:tcBorders>
              <w:top w:val="single" w:color="auto" w:sz="4" w:space="0"/>
              <w:left w:val="single" w:color="auto" w:sz="4" w:space="0"/>
              <w:bottom w:val="single" w:color="auto" w:sz="4" w:space="0"/>
              <w:right w:val="single" w:color="auto" w:sz="4" w:space="0"/>
            </w:tcBorders>
            <w:vAlign w:val="center"/>
          </w:tcPr>
          <w:p w14:paraId="62CEF508">
            <w:pPr>
              <w:pStyle w:val="30"/>
            </w:pPr>
            <w:r>
              <w:t>变动内容</w:t>
            </w:r>
          </w:p>
        </w:tc>
      </w:tr>
      <w:tr w14:paraId="2AD71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pct"/>
            <w:tcBorders>
              <w:top w:val="single" w:color="auto" w:sz="4" w:space="0"/>
              <w:left w:val="single" w:color="auto" w:sz="4" w:space="0"/>
              <w:bottom w:val="single" w:color="auto" w:sz="4" w:space="0"/>
              <w:right w:val="single" w:color="auto" w:sz="4" w:space="0"/>
            </w:tcBorders>
            <w:vAlign w:val="center"/>
          </w:tcPr>
          <w:p w14:paraId="34E30B14">
            <w:pPr>
              <w:pStyle w:val="30"/>
            </w:pPr>
            <w:r>
              <w:t>表格编号</w:t>
            </w:r>
          </w:p>
        </w:tc>
        <w:tc>
          <w:tcPr>
            <w:tcW w:w="1156" w:type="pct"/>
            <w:tcBorders>
              <w:top w:val="single" w:color="auto" w:sz="4" w:space="0"/>
              <w:left w:val="single" w:color="auto" w:sz="4" w:space="0"/>
              <w:bottom w:val="single" w:color="auto" w:sz="4" w:space="0"/>
              <w:right w:val="single" w:color="auto" w:sz="4" w:space="0"/>
            </w:tcBorders>
            <w:vAlign w:val="center"/>
          </w:tcPr>
          <w:p w14:paraId="052CCB98">
            <w:pPr>
              <w:pStyle w:val="30"/>
            </w:pPr>
            <w:r>
              <w:t>表英文名称</w:t>
            </w:r>
          </w:p>
        </w:tc>
        <w:tc>
          <w:tcPr>
            <w:tcW w:w="1352" w:type="pct"/>
            <w:tcBorders>
              <w:top w:val="single" w:color="auto" w:sz="4" w:space="0"/>
              <w:left w:val="single" w:color="auto" w:sz="4" w:space="0"/>
              <w:bottom w:val="single" w:color="auto" w:sz="4" w:space="0"/>
              <w:right w:val="single" w:color="auto" w:sz="4" w:space="0"/>
            </w:tcBorders>
            <w:vAlign w:val="center"/>
          </w:tcPr>
          <w:p w14:paraId="228B4B14">
            <w:pPr>
              <w:pStyle w:val="30"/>
            </w:pPr>
            <w:r>
              <w:t>表中文名称</w:t>
            </w:r>
          </w:p>
        </w:tc>
        <w:tc>
          <w:tcPr>
            <w:tcW w:w="960" w:type="pct"/>
            <w:tcBorders>
              <w:top w:val="single" w:color="auto" w:sz="4" w:space="0"/>
              <w:left w:val="single" w:color="auto" w:sz="4" w:space="0"/>
              <w:bottom w:val="single" w:color="auto" w:sz="4" w:space="0"/>
              <w:right w:val="single" w:color="auto" w:sz="4" w:space="0"/>
            </w:tcBorders>
            <w:vAlign w:val="center"/>
          </w:tcPr>
          <w:p w14:paraId="54CC1555">
            <w:pPr>
              <w:pStyle w:val="30"/>
            </w:pPr>
            <w:r>
              <w:t>用途说明</w:t>
            </w:r>
          </w:p>
        </w:tc>
        <w:tc>
          <w:tcPr>
            <w:tcW w:w="568" w:type="pct"/>
            <w:tcBorders>
              <w:top w:val="single" w:color="auto" w:sz="4" w:space="0"/>
              <w:left w:val="single" w:color="auto" w:sz="4" w:space="0"/>
              <w:bottom w:val="single" w:color="auto" w:sz="4" w:space="0"/>
              <w:right w:val="single" w:color="auto" w:sz="4" w:space="0"/>
            </w:tcBorders>
            <w:vAlign w:val="center"/>
          </w:tcPr>
          <w:p w14:paraId="345B3A44">
            <w:pPr>
              <w:pStyle w:val="30"/>
            </w:pPr>
            <w:r>
              <w:t>类型</w:t>
            </w:r>
          </w:p>
        </w:tc>
      </w:tr>
      <w:tr w14:paraId="17B27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0" w:type="pct"/>
            <w:tcBorders>
              <w:top w:val="single" w:color="auto" w:sz="4" w:space="0"/>
              <w:left w:val="single" w:color="auto" w:sz="4" w:space="0"/>
              <w:bottom w:val="single" w:color="auto" w:sz="4" w:space="0"/>
              <w:right w:val="single" w:color="auto" w:sz="4" w:space="0"/>
            </w:tcBorders>
            <w:vAlign w:val="center"/>
          </w:tcPr>
          <w:p w14:paraId="193834A1">
            <w:pPr>
              <w:pStyle w:val="30"/>
            </w:pPr>
          </w:p>
        </w:tc>
        <w:tc>
          <w:tcPr>
            <w:tcW w:w="1156" w:type="pct"/>
            <w:tcBorders>
              <w:top w:val="single" w:color="auto" w:sz="4" w:space="0"/>
              <w:left w:val="single" w:color="auto" w:sz="4" w:space="0"/>
              <w:bottom w:val="single" w:color="auto" w:sz="4" w:space="0"/>
              <w:right w:val="single" w:color="auto" w:sz="4" w:space="0"/>
            </w:tcBorders>
            <w:vAlign w:val="center"/>
          </w:tcPr>
          <w:p w14:paraId="1C47B917">
            <w:pPr>
              <w:pStyle w:val="30"/>
            </w:pPr>
          </w:p>
        </w:tc>
        <w:tc>
          <w:tcPr>
            <w:tcW w:w="1352" w:type="pct"/>
            <w:tcBorders>
              <w:top w:val="single" w:color="auto" w:sz="4" w:space="0"/>
              <w:left w:val="single" w:color="auto" w:sz="4" w:space="0"/>
              <w:bottom w:val="single" w:color="auto" w:sz="4" w:space="0"/>
              <w:right w:val="single" w:color="auto" w:sz="4" w:space="0"/>
            </w:tcBorders>
            <w:vAlign w:val="center"/>
          </w:tcPr>
          <w:p w14:paraId="06946E77">
            <w:pPr>
              <w:pStyle w:val="30"/>
            </w:pPr>
          </w:p>
        </w:tc>
        <w:tc>
          <w:tcPr>
            <w:tcW w:w="960" w:type="pct"/>
            <w:tcBorders>
              <w:top w:val="single" w:color="auto" w:sz="4" w:space="0"/>
              <w:left w:val="single" w:color="auto" w:sz="4" w:space="0"/>
              <w:bottom w:val="single" w:color="auto" w:sz="4" w:space="0"/>
              <w:right w:val="single" w:color="auto" w:sz="4" w:space="0"/>
            </w:tcBorders>
            <w:vAlign w:val="center"/>
          </w:tcPr>
          <w:p w14:paraId="075E8D2C">
            <w:pPr>
              <w:pStyle w:val="30"/>
            </w:pPr>
          </w:p>
        </w:tc>
        <w:tc>
          <w:tcPr>
            <w:tcW w:w="568" w:type="pct"/>
            <w:tcBorders>
              <w:top w:val="single" w:color="auto" w:sz="4" w:space="0"/>
              <w:left w:val="single" w:color="auto" w:sz="4" w:space="0"/>
              <w:bottom w:val="single" w:color="auto" w:sz="4" w:space="0"/>
              <w:right w:val="single" w:color="auto" w:sz="4" w:space="0"/>
            </w:tcBorders>
            <w:vAlign w:val="center"/>
          </w:tcPr>
          <w:p w14:paraId="515A7E77">
            <w:pPr>
              <w:pStyle w:val="30"/>
            </w:pPr>
          </w:p>
        </w:tc>
      </w:tr>
    </w:tbl>
    <w:p w14:paraId="35BA9445">
      <w:pPr>
        <w:ind w:firstLine="480"/>
      </w:pPr>
      <w:r>
        <w:rPr>
          <w:rFonts w:hint="eastAsia"/>
        </w:rPr>
        <w:t>要求相同性质的表集中排列。汇总表中的表格编号与详述表中对应的表格编号要相同。其中更新记录必须在设计完成后的开发过程中由开发组指定成员进行专门维护，所有对数据库设计的变更必须统一提交此成员统一维护，任何开发人员不可以自行修改数据库结构，所有的变动都必须在数据字典中进行记录。</w:t>
      </w:r>
    </w:p>
    <w:p w14:paraId="51D6F1AF">
      <w:pPr>
        <w:ind w:firstLine="480"/>
      </w:pPr>
      <w:r>
        <w:rPr>
          <w:rFonts w:hint="eastAsia"/>
        </w:rPr>
        <w:t>4. 数据库表详述表格式</w:t>
      </w:r>
    </w:p>
    <w:p w14:paraId="3E029F84">
      <w:pPr>
        <w:ind w:firstLine="480"/>
      </w:pPr>
      <w:r>
        <w:rPr>
          <w:rFonts w:hint="eastAsia"/>
        </w:rPr>
        <w:t>数据库表详述表描述所有表和视图字段的功能，其格式如下：</w:t>
      </w:r>
    </w:p>
    <w:p w14:paraId="05AE55BC">
      <w:pPr>
        <w:pStyle w:val="22"/>
        <w:numPr>
          <w:ilvl w:val="8"/>
          <w:numId w:val="0"/>
        </w:numPr>
        <w:rPr>
          <w:rFonts w:hint="default"/>
        </w:rPr>
      </w:pPr>
      <w:r>
        <w:rPr>
          <w:rFonts w:hint="default" w:cs="Times New Roman"/>
        </w:rPr>
        <w:t xml:space="preserve">表6.7  </w:t>
      </w:r>
      <w:r>
        <w:t>数据库表详述表格式</w:t>
      </w:r>
    </w:p>
    <w:tbl>
      <w:tblPr>
        <w:tblStyle w:val="1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726"/>
        <w:gridCol w:w="1061"/>
        <w:gridCol w:w="1460"/>
        <w:gridCol w:w="1215"/>
        <w:gridCol w:w="370"/>
        <w:gridCol w:w="574"/>
        <w:gridCol w:w="350"/>
        <w:gridCol w:w="350"/>
        <w:gridCol w:w="296"/>
        <w:gridCol w:w="390"/>
        <w:gridCol w:w="390"/>
        <w:gridCol w:w="390"/>
        <w:gridCol w:w="377"/>
      </w:tblGrid>
      <w:tr w14:paraId="6683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pct"/>
            <w:gridSpan w:val="2"/>
            <w:tcBorders>
              <w:top w:val="single" w:color="auto" w:sz="4" w:space="0"/>
              <w:left w:val="single" w:color="auto" w:sz="4" w:space="0"/>
              <w:bottom w:val="single" w:color="auto" w:sz="4" w:space="0"/>
              <w:right w:val="single" w:color="auto" w:sz="4" w:space="0"/>
            </w:tcBorders>
          </w:tcPr>
          <w:p w14:paraId="0C1BCB6A">
            <w:pPr>
              <w:pStyle w:val="30"/>
            </w:pPr>
            <w:r>
              <w:t>子系统名</w:t>
            </w:r>
          </w:p>
        </w:tc>
        <w:tc>
          <w:tcPr>
            <w:tcW w:w="667" w:type="pct"/>
            <w:tcBorders>
              <w:top w:val="single" w:color="auto" w:sz="4" w:space="0"/>
              <w:left w:val="nil"/>
              <w:bottom w:val="single" w:color="auto" w:sz="4" w:space="0"/>
              <w:right w:val="single" w:color="auto" w:sz="4" w:space="0"/>
            </w:tcBorders>
          </w:tcPr>
          <w:p w14:paraId="21576B3D">
            <w:pPr>
              <w:pStyle w:val="30"/>
            </w:pPr>
          </w:p>
        </w:tc>
        <w:tc>
          <w:tcPr>
            <w:tcW w:w="901" w:type="pct"/>
            <w:tcBorders>
              <w:top w:val="single" w:color="auto" w:sz="4" w:space="0"/>
              <w:left w:val="nil"/>
              <w:bottom w:val="single" w:color="auto" w:sz="4" w:space="0"/>
              <w:right w:val="single" w:color="auto" w:sz="4" w:space="0"/>
            </w:tcBorders>
          </w:tcPr>
          <w:p w14:paraId="31B9D2CF">
            <w:pPr>
              <w:pStyle w:val="30"/>
            </w:pPr>
            <w:r>
              <w:t>数据库用户名</w:t>
            </w:r>
          </w:p>
        </w:tc>
        <w:tc>
          <w:tcPr>
            <w:tcW w:w="2671" w:type="pct"/>
            <w:gridSpan w:val="10"/>
            <w:tcBorders>
              <w:top w:val="single" w:color="auto" w:sz="4" w:space="0"/>
              <w:left w:val="nil"/>
              <w:bottom w:val="single" w:color="auto" w:sz="4" w:space="0"/>
              <w:right w:val="single" w:color="auto" w:sz="4" w:space="0"/>
            </w:tcBorders>
          </w:tcPr>
          <w:p w14:paraId="40D92C43">
            <w:pPr>
              <w:pStyle w:val="30"/>
            </w:pPr>
          </w:p>
        </w:tc>
      </w:tr>
      <w:tr w14:paraId="03529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pct"/>
            <w:gridSpan w:val="2"/>
            <w:tcBorders>
              <w:top w:val="single" w:color="auto" w:sz="4" w:space="0"/>
              <w:left w:val="single" w:color="auto" w:sz="4" w:space="0"/>
              <w:bottom w:val="single" w:color="auto" w:sz="4" w:space="0"/>
              <w:right w:val="single" w:color="auto" w:sz="4" w:space="0"/>
            </w:tcBorders>
          </w:tcPr>
          <w:p w14:paraId="69EBF106">
            <w:pPr>
              <w:pStyle w:val="30"/>
            </w:pPr>
            <w:r>
              <w:t>表格编号</w:t>
            </w:r>
          </w:p>
        </w:tc>
        <w:tc>
          <w:tcPr>
            <w:tcW w:w="667" w:type="pct"/>
            <w:tcBorders>
              <w:top w:val="single" w:color="auto" w:sz="4" w:space="0"/>
              <w:left w:val="nil"/>
              <w:bottom w:val="single" w:color="auto" w:sz="4" w:space="0"/>
              <w:right w:val="single" w:color="auto" w:sz="4" w:space="0"/>
            </w:tcBorders>
          </w:tcPr>
          <w:p w14:paraId="1B8A5184">
            <w:pPr>
              <w:pStyle w:val="30"/>
            </w:pPr>
          </w:p>
        </w:tc>
        <w:tc>
          <w:tcPr>
            <w:tcW w:w="901" w:type="pct"/>
            <w:tcBorders>
              <w:top w:val="single" w:color="auto" w:sz="4" w:space="0"/>
              <w:left w:val="nil"/>
              <w:bottom w:val="single" w:color="auto" w:sz="4" w:space="0"/>
              <w:right w:val="single" w:color="auto" w:sz="4" w:space="0"/>
            </w:tcBorders>
          </w:tcPr>
          <w:p w14:paraId="246602BB">
            <w:pPr>
              <w:pStyle w:val="30"/>
            </w:pPr>
            <w:r>
              <w:t>表中文名称</w:t>
            </w:r>
          </w:p>
        </w:tc>
        <w:tc>
          <w:tcPr>
            <w:tcW w:w="1018" w:type="pct"/>
            <w:gridSpan w:val="2"/>
            <w:tcBorders>
              <w:top w:val="single" w:color="auto" w:sz="4" w:space="0"/>
              <w:left w:val="nil"/>
              <w:bottom w:val="single" w:color="auto" w:sz="4" w:space="0"/>
              <w:right w:val="single" w:color="auto" w:sz="4" w:space="0"/>
            </w:tcBorders>
          </w:tcPr>
          <w:p w14:paraId="7883883C">
            <w:pPr>
              <w:pStyle w:val="30"/>
            </w:pPr>
          </w:p>
        </w:tc>
        <w:tc>
          <w:tcPr>
            <w:tcW w:w="719" w:type="pct"/>
            <w:gridSpan w:val="3"/>
            <w:tcBorders>
              <w:top w:val="single" w:color="auto" w:sz="4" w:space="0"/>
              <w:left w:val="nil"/>
              <w:bottom w:val="single" w:color="auto" w:sz="4" w:space="0"/>
              <w:right w:val="single" w:color="auto" w:sz="4" w:space="0"/>
            </w:tcBorders>
          </w:tcPr>
          <w:p w14:paraId="690E70DD">
            <w:pPr>
              <w:pStyle w:val="30"/>
            </w:pPr>
            <w:r>
              <w:t>表英文名称</w:t>
            </w:r>
          </w:p>
        </w:tc>
        <w:tc>
          <w:tcPr>
            <w:tcW w:w="933" w:type="pct"/>
            <w:gridSpan w:val="5"/>
            <w:tcBorders>
              <w:top w:val="single" w:color="auto" w:sz="4" w:space="0"/>
              <w:left w:val="nil"/>
              <w:bottom w:val="single" w:color="auto" w:sz="4" w:space="0"/>
              <w:right w:val="single" w:color="auto" w:sz="4" w:space="0"/>
            </w:tcBorders>
          </w:tcPr>
          <w:p w14:paraId="6A0CACEB">
            <w:pPr>
              <w:pStyle w:val="30"/>
            </w:pPr>
          </w:p>
        </w:tc>
      </w:tr>
      <w:tr w14:paraId="08845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pct"/>
            <w:gridSpan w:val="2"/>
            <w:tcBorders>
              <w:top w:val="single" w:color="auto" w:sz="4" w:space="0"/>
              <w:left w:val="single" w:color="auto" w:sz="4" w:space="0"/>
              <w:bottom w:val="single" w:color="auto" w:sz="4" w:space="0"/>
              <w:right w:val="single" w:color="auto" w:sz="4" w:space="0"/>
            </w:tcBorders>
          </w:tcPr>
          <w:p w14:paraId="135EA701">
            <w:pPr>
              <w:pStyle w:val="30"/>
            </w:pPr>
            <w:r>
              <w:t>表格描述</w:t>
            </w:r>
          </w:p>
        </w:tc>
        <w:tc>
          <w:tcPr>
            <w:tcW w:w="4241" w:type="pct"/>
            <w:gridSpan w:val="12"/>
            <w:tcBorders>
              <w:top w:val="single" w:color="auto" w:sz="4" w:space="0"/>
              <w:left w:val="nil"/>
              <w:bottom w:val="single" w:color="auto" w:sz="4" w:space="0"/>
              <w:right w:val="single" w:color="auto" w:sz="4" w:space="0"/>
            </w:tcBorders>
          </w:tcPr>
          <w:p w14:paraId="31399135">
            <w:pPr>
              <w:pStyle w:val="30"/>
            </w:pPr>
          </w:p>
        </w:tc>
      </w:tr>
      <w:tr w14:paraId="2BEA7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4"/>
            <w:tcBorders>
              <w:top w:val="single" w:color="auto" w:sz="4" w:space="0"/>
              <w:left w:val="single" w:color="auto" w:sz="4" w:space="0"/>
              <w:bottom w:val="single" w:color="auto" w:sz="4" w:space="0"/>
              <w:right w:val="single" w:color="auto" w:sz="4" w:space="0"/>
            </w:tcBorders>
          </w:tcPr>
          <w:p w14:paraId="594E4CF0">
            <w:pPr>
              <w:pStyle w:val="30"/>
            </w:pPr>
            <w:r>
              <w:t>更新记录</w:t>
            </w:r>
          </w:p>
        </w:tc>
      </w:tr>
      <w:tr w14:paraId="5AB83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8" w:type="pct"/>
            <w:gridSpan w:val="2"/>
            <w:tcBorders>
              <w:top w:val="single" w:color="auto" w:sz="4" w:space="0"/>
              <w:left w:val="single" w:color="auto" w:sz="4" w:space="0"/>
              <w:bottom w:val="single" w:color="auto" w:sz="4" w:space="0"/>
              <w:right w:val="single" w:color="auto" w:sz="4" w:space="0"/>
            </w:tcBorders>
          </w:tcPr>
          <w:p w14:paraId="5D4B415B">
            <w:pPr>
              <w:pStyle w:val="30"/>
            </w:pPr>
            <w:r>
              <w:t>时间</w:t>
            </w:r>
          </w:p>
        </w:tc>
        <w:tc>
          <w:tcPr>
            <w:tcW w:w="667" w:type="pct"/>
            <w:tcBorders>
              <w:top w:val="single" w:color="auto" w:sz="4" w:space="0"/>
              <w:left w:val="nil"/>
              <w:bottom w:val="single" w:color="auto" w:sz="4" w:space="0"/>
              <w:right w:val="single" w:color="auto" w:sz="4" w:space="0"/>
            </w:tcBorders>
          </w:tcPr>
          <w:p w14:paraId="2B1739E5">
            <w:pPr>
              <w:pStyle w:val="30"/>
            </w:pPr>
            <w:r>
              <w:t>作者</w:t>
            </w:r>
          </w:p>
        </w:tc>
        <w:tc>
          <w:tcPr>
            <w:tcW w:w="901" w:type="pct"/>
            <w:tcBorders>
              <w:top w:val="single" w:color="auto" w:sz="4" w:space="0"/>
              <w:left w:val="nil"/>
              <w:bottom w:val="single" w:color="auto" w:sz="4" w:space="0"/>
              <w:right w:val="single" w:color="auto" w:sz="4" w:space="0"/>
            </w:tcBorders>
          </w:tcPr>
          <w:p w14:paraId="3514C701">
            <w:pPr>
              <w:pStyle w:val="30"/>
            </w:pPr>
            <w:r>
              <w:t>原因说明</w:t>
            </w:r>
          </w:p>
        </w:tc>
        <w:tc>
          <w:tcPr>
            <w:tcW w:w="2671" w:type="pct"/>
            <w:gridSpan w:val="10"/>
            <w:tcBorders>
              <w:top w:val="single" w:color="auto" w:sz="4" w:space="0"/>
              <w:left w:val="nil"/>
              <w:bottom w:val="single" w:color="auto" w:sz="4" w:space="0"/>
              <w:right w:val="single" w:color="auto" w:sz="4" w:space="0"/>
            </w:tcBorders>
          </w:tcPr>
          <w:p w14:paraId="79234FC5">
            <w:pPr>
              <w:pStyle w:val="30"/>
            </w:pPr>
            <w:r>
              <w:t>变动内容</w:t>
            </w:r>
          </w:p>
        </w:tc>
      </w:tr>
      <w:tr w14:paraId="60A21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 w:type="pct"/>
            <w:tcBorders>
              <w:top w:val="single" w:color="auto" w:sz="4" w:space="0"/>
              <w:left w:val="single" w:color="auto" w:sz="4" w:space="0"/>
              <w:bottom w:val="single" w:color="auto" w:sz="4" w:space="0"/>
              <w:right w:val="single" w:color="auto" w:sz="4" w:space="0"/>
            </w:tcBorders>
          </w:tcPr>
          <w:p w14:paraId="67A3381B">
            <w:pPr>
              <w:pStyle w:val="30"/>
            </w:pPr>
            <w:r>
              <w:t>No.</w:t>
            </w:r>
          </w:p>
        </w:tc>
        <w:tc>
          <w:tcPr>
            <w:tcW w:w="470" w:type="pct"/>
            <w:tcBorders>
              <w:top w:val="single" w:color="auto" w:sz="4" w:space="0"/>
              <w:left w:val="nil"/>
              <w:bottom w:val="single" w:color="auto" w:sz="4" w:space="0"/>
              <w:right w:val="single" w:color="auto" w:sz="4" w:space="0"/>
            </w:tcBorders>
          </w:tcPr>
          <w:p w14:paraId="7BAC4FDA">
            <w:pPr>
              <w:pStyle w:val="30"/>
            </w:pPr>
            <w:r>
              <w:t>字段名</w:t>
            </w:r>
          </w:p>
        </w:tc>
        <w:tc>
          <w:tcPr>
            <w:tcW w:w="667" w:type="pct"/>
            <w:tcBorders>
              <w:top w:val="single" w:color="auto" w:sz="4" w:space="0"/>
              <w:left w:val="nil"/>
              <w:bottom w:val="single" w:color="auto" w:sz="4" w:space="0"/>
              <w:right w:val="single" w:color="auto" w:sz="4" w:space="0"/>
            </w:tcBorders>
          </w:tcPr>
          <w:p w14:paraId="1C805B8E">
            <w:pPr>
              <w:pStyle w:val="30"/>
            </w:pPr>
            <w:r>
              <w:t>中文名称</w:t>
            </w:r>
          </w:p>
        </w:tc>
        <w:tc>
          <w:tcPr>
            <w:tcW w:w="901" w:type="pct"/>
            <w:tcBorders>
              <w:top w:val="single" w:color="auto" w:sz="4" w:space="0"/>
              <w:left w:val="nil"/>
              <w:bottom w:val="single" w:color="auto" w:sz="4" w:space="0"/>
              <w:right w:val="single" w:color="auto" w:sz="4" w:space="0"/>
            </w:tcBorders>
          </w:tcPr>
          <w:p w14:paraId="034505B8">
            <w:pPr>
              <w:pStyle w:val="30"/>
            </w:pPr>
            <w:r>
              <w:t>数据类型</w:t>
            </w:r>
          </w:p>
        </w:tc>
        <w:tc>
          <w:tcPr>
            <w:tcW w:w="757" w:type="pct"/>
            <w:tcBorders>
              <w:top w:val="single" w:color="auto" w:sz="4" w:space="0"/>
              <w:left w:val="nil"/>
              <w:bottom w:val="single" w:color="auto" w:sz="4" w:space="0"/>
              <w:right w:val="single" w:color="auto" w:sz="4" w:space="0"/>
            </w:tcBorders>
          </w:tcPr>
          <w:p w14:paraId="09F920FD">
            <w:pPr>
              <w:pStyle w:val="30"/>
            </w:pPr>
            <w:r>
              <w:t>取值范围</w:t>
            </w:r>
          </w:p>
        </w:tc>
        <w:tc>
          <w:tcPr>
            <w:tcW w:w="642" w:type="pct"/>
            <w:gridSpan w:val="2"/>
            <w:tcBorders>
              <w:top w:val="single" w:color="auto" w:sz="4" w:space="0"/>
              <w:left w:val="nil"/>
              <w:bottom w:val="single" w:color="auto" w:sz="4" w:space="0"/>
              <w:right w:val="single" w:color="auto" w:sz="4" w:space="0"/>
            </w:tcBorders>
          </w:tcPr>
          <w:p w14:paraId="357345C8">
            <w:pPr>
              <w:pStyle w:val="30"/>
            </w:pPr>
            <w:r>
              <w:t>备注</w:t>
            </w:r>
          </w:p>
        </w:tc>
        <w:tc>
          <w:tcPr>
            <w:tcW w:w="180" w:type="pct"/>
            <w:tcBorders>
              <w:top w:val="single" w:color="auto" w:sz="4" w:space="0"/>
              <w:left w:val="nil"/>
              <w:bottom w:val="single" w:color="auto" w:sz="4" w:space="0"/>
              <w:right w:val="single" w:color="auto" w:sz="4" w:space="0"/>
            </w:tcBorders>
          </w:tcPr>
          <w:p w14:paraId="2248D926">
            <w:pPr>
              <w:pStyle w:val="30"/>
            </w:pPr>
            <w:r>
              <w:t>P</w:t>
            </w:r>
          </w:p>
        </w:tc>
        <w:tc>
          <w:tcPr>
            <w:tcW w:w="158" w:type="pct"/>
            <w:tcBorders>
              <w:top w:val="single" w:color="auto" w:sz="4" w:space="0"/>
              <w:left w:val="nil"/>
              <w:bottom w:val="single" w:color="auto" w:sz="4" w:space="0"/>
              <w:right w:val="single" w:color="auto" w:sz="4" w:space="0"/>
            </w:tcBorders>
          </w:tcPr>
          <w:p w14:paraId="5FBF46A4">
            <w:pPr>
              <w:pStyle w:val="30"/>
            </w:pPr>
            <w:r>
              <w:t>F</w:t>
            </w:r>
          </w:p>
        </w:tc>
        <w:tc>
          <w:tcPr>
            <w:tcW w:w="139" w:type="pct"/>
            <w:tcBorders>
              <w:top w:val="single" w:color="auto" w:sz="4" w:space="0"/>
              <w:left w:val="nil"/>
              <w:bottom w:val="single" w:color="auto" w:sz="4" w:space="0"/>
              <w:right w:val="single" w:color="auto" w:sz="4" w:space="0"/>
            </w:tcBorders>
          </w:tcPr>
          <w:p w14:paraId="4805F87D">
            <w:pPr>
              <w:pStyle w:val="30"/>
            </w:pPr>
            <w:r>
              <w:t>I</w:t>
            </w:r>
          </w:p>
        </w:tc>
        <w:tc>
          <w:tcPr>
            <w:tcW w:w="199" w:type="pct"/>
            <w:tcBorders>
              <w:top w:val="single" w:color="auto" w:sz="4" w:space="0"/>
              <w:left w:val="nil"/>
              <w:bottom w:val="single" w:color="auto" w:sz="4" w:space="0"/>
              <w:right w:val="single" w:color="auto" w:sz="4" w:space="0"/>
            </w:tcBorders>
          </w:tcPr>
          <w:p w14:paraId="281AB75E">
            <w:pPr>
              <w:pStyle w:val="30"/>
            </w:pPr>
            <w:r>
              <w:t>N</w:t>
            </w:r>
          </w:p>
        </w:tc>
        <w:tc>
          <w:tcPr>
            <w:tcW w:w="199" w:type="pct"/>
            <w:tcBorders>
              <w:top w:val="single" w:color="auto" w:sz="4" w:space="0"/>
              <w:left w:val="nil"/>
              <w:bottom w:val="single" w:color="auto" w:sz="4" w:space="0"/>
              <w:right w:val="single" w:color="auto" w:sz="4" w:space="0"/>
            </w:tcBorders>
          </w:tcPr>
          <w:p w14:paraId="23F95077">
            <w:pPr>
              <w:pStyle w:val="30"/>
            </w:pPr>
            <w:r>
              <w:t>D</w:t>
            </w:r>
          </w:p>
        </w:tc>
        <w:tc>
          <w:tcPr>
            <w:tcW w:w="199" w:type="pct"/>
            <w:tcBorders>
              <w:top w:val="single" w:color="auto" w:sz="4" w:space="0"/>
              <w:left w:val="nil"/>
              <w:bottom w:val="single" w:color="auto" w:sz="4" w:space="0"/>
              <w:right w:val="single" w:color="auto" w:sz="4" w:space="0"/>
            </w:tcBorders>
          </w:tcPr>
          <w:p w14:paraId="2E90AB5D">
            <w:pPr>
              <w:pStyle w:val="30"/>
            </w:pPr>
            <w:r>
              <w:t>U</w:t>
            </w:r>
          </w:p>
        </w:tc>
        <w:tc>
          <w:tcPr>
            <w:tcW w:w="195" w:type="pct"/>
            <w:tcBorders>
              <w:top w:val="single" w:color="auto" w:sz="4" w:space="0"/>
              <w:left w:val="nil"/>
              <w:bottom w:val="single" w:color="auto" w:sz="4" w:space="0"/>
              <w:right w:val="single" w:color="auto" w:sz="4" w:space="0"/>
            </w:tcBorders>
          </w:tcPr>
          <w:p w14:paraId="7F0AE938">
            <w:pPr>
              <w:pStyle w:val="30"/>
            </w:pPr>
            <w:r>
              <w:t>C</w:t>
            </w:r>
          </w:p>
        </w:tc>
      </w:tr>
      <w:tr w14:paraId="468B4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 w:type="pct"/>
            <w:tcBorders>
              <w:top w:val="single" w:color="auto" w:sz="4" w:space="0"/>
              <w:left w:val="single" w:color="auto" w:sz="4" w:space="0"/>
              <w:bottom w:val="single" w:color="auto" w:sz="4" w:space="0"/>
              <w:right w:val="single" w:color="auto" w:sz="4" w:space="0"/>
            </w:tcBorders>
          </w:tcPr>
          <w:p w14:paraId="44B6A1C6">
            <w:pPr>
              <w:pStyle w:val="30"/>
            </w:pPr>
          </w:p>
        </w:tc>
        <w:tc>
          <w:tcPr>
            <w:tcW w:w="470" w:type="pct"/>
            <w:tcBorders>
              <w:top w:val="single" w:color="auto" w:sz="4" w:space="0"/>
              <w:left w:val="nil"/>
              <w:bottom w:val="single" w:color="auto" w:sz="4" w:space="0"/>
              <w:right w:val="single" w:color="auto" w:sz="4" w:space="0"/>
            </w:tcBorders>
          </w:tcPr>
          <w:p w14:paraId="2D690817">
            <w:pPr>
              <w:pStyle w:val="30"/>
            </w:pPr>
          </w:p>
        </w:tc>
        <w:tc>
          <w:tcPr>
            <w:tcW w:w="667" w:type="pct"/>
            <w:tcBorders>
              <w:top w:val="single" w:color="auto" w:sz="4" w:space="0"/>
              <w:left w:val="nil"/>
              <w:bottom w:val="single" w:color="auto" w:sz="4" w:space="0"/>
              <w:right w:val="single" w:color="auto" w:sz="4" w:space="0"/>
            </w:tcBorders>
          </w:tcPr>
          <w:p w14:paraId="3168280F">
            <w:pPr>
              <w:pStyle w:val="30"/>
            </w:pPr>
          </w:p>
        </w:tc>
        <w:tc>
          <w:tcPr>
            <w:tcW w:w="901" w:type="pct"/>
            <w:tcBorders>
              <w:top w:val="single" w:color="auto" w:sz="4" w:space="0"/>
              <w:left w:val="nil"/>
              <w:bottom w:val="single" w:color="auto" w:sz="4" w:space="0"/>
              <w:right w:val="single" w:color="auto" w:sz="4" w:space="0"/>
            </w:tcBorders>
          </w:tcPr>
          <w:p w14:paraId="03D588CA">
            <w:pPr>
              <w:pStyle w:val="30"/>
            </w:pPr>
          </w:p>
        </w:tc>
        <w:tc>
          <w:tcPr>
            <w:tcW w:w="757" w:type="pct"/>
            <w:tcBorders>
              <w:top w:val="single" w:color="auto" w:sz="4" w:space="0"/>
              <w:left w:val="nil"/>
              <w:bottom w:val="single" w:color="auto" w:sz="4" w:space="0"/>
              <w:right w:val="single" w:color="auto" w:sz="4" w:space="0"/>
            </w:tcBorders>
          </w:tcPr>
          <w:p w14:paraId="31ED6FD8">
            <w:pPr>
              <w:pStyle w:val="30"/>
            </w:pPr>
          </w:p>
        </w:tc>
        <w:tc>
          <w:tcPr>
            <w:tcW w:w="642" w:type="pct"/>
            <w:gridSpan w:val="2"/>
            <w:tcBorders>
              <w:top w:val="single" w:color="auto" w:sz="4" w:space="0"/>
              <w:left w:val="nil"/>
              <w:bottom w:val="single" w:color="auto" w:sz="4" w:space="0"/>
              <w:right w:val="single" w:color="auto" w:sz="4" w:space="0"/>
            </w:tcBorders>
          </w:tcPr>
          <w:p w14:paraId="7CE88FBA">
            <w:pPr>
              <w:pStyle w:val="30"/>
            </w:pPr>
          </w:p>
        </w:tc>
        <w:tc>
          <w:tcPr>
            <w:tcW w:w="180" w:type="pct"/>
            <w:tcBorders>
              <w:top w:val="single" w:color="auto" w:sz="4" w:space="0"/>
              <w:left w:val="nil"/>
              <w:bottom w:val="single" w:color="auto" w:sz="4" w:space="0"/>
              <w:right w:val="single" w:color="auto" w:sz="4" w:space="0"/>
            </w:tcBorders>
          </w:tcPr>
          <w:p w14:paraId="00DEBFBF">
            <w:pPr>
              <w:pStyle w:val="30"/>
            </w:pPr>
          </w:p>
        </w:tc>
        <w:tc>
          <w:tcPr>
            <w:tcW w:w="158" w:type="pct"/>
            <w:tcBorders>
              <w:top w:val="single" w:color="auto" w:sz="4" w:space="0"/>
              <w:left w:val="nil"/>
              <w:bottom w:val="single" w:color="auto" w:sz="4" w:space="0"/>
              <w:right w:val="single" w:color="auto" w:sz="4" w:space="0"/>
            </w:tcBorders>
          </w:tcPr>
          <w:p w14:paraId="7C6EA886">
            <w:pPr>
              <w:pStyle w:val="30"/>
            </w:pPr>
          </w:p>
        </w:tc>
        <w:tc>
          <w:tcPr>
            <w:tcW w:w="139" w:type="pct"/>
            <w:tcBorders>
              <w:top w:val="single" w:color="auto" w:sz="4" w:space="0"/>
              <w:left w:val="nil"/>
              <w:bottom w:val="single" w:color="auto" w:sz="4" w:space="0"/>
              <w:right w:val="single" w:color="auto" w:sz="4" w:space="0"/>
            </w:tcBorders>
          </w:tcPr>
          <w:p w14:paraId="3C4407FB">
            <w:pPr>
              <w:pStyle w:val="30"/>
            </w:pPr>
          </w:p>
        </w:tc>
        <w:tc>
          <w:tcPr>
            <w:tcW w:w="199" w:type="pct"/>
            <w:tcBorders>
              <w:top w:val="single" w:color="auto" w:sz="4" w:space="0"/>
              <w:left w:val="nil"/>
              <w:bottom w:val="single" w:color="auto" w:sz="4" w:space="0"/>
              <w:right w:val="single" w:color="auto" w:sz="4" w:space="0"/>
            </w:tcBorders>
          </w:tcPr>
          <w:p w14:paraId="18F2EB66">
            <w:pPr>
              <w:pStyle w:val="30"/>
            </w:pPr>
          </w:p>
        </w:tc>
        <w:tc>
          <w:tcPr>
            <w:tcW w:w="199" w:type="pct"/>
            <w:tcBorders>
              <w:top w:val="single" w:color="auto" w:sz="4" w:space="0"/>
              <w:left w:val="nil"/>
              <w:bottom w:val="single" w:color="auto" w:sz="4" w:space="0"/>
              <w:right w:val="single" w:color="auto" w:sz="4" w:space="0"/>
            </w:tcBorders>
          </w:tcPr>
          <w:p w14:paraId="3A3D58E9">
            <w:pPr>
              <w:pStyle w:val="30"/>
            </w:pPr>
          </w:p>
        </w:tc>
        <w:tc>
          <w:tcPr>
            <w:tcW w:w="199" w:type="pct"/>
            <w:tcBorders>
              <w:top w:val="single" w:color="auto" w:sz="4" w:space="0"/>
              <w:left w:val="nil"/>
              <w:bottom w:val="single" w:color="auto" w:sz="4" w:space="0"/>
              <w:right w:val="single" w:color="auto" w:sz="4" w:space="0"/>
            </w:tcBorders>
          </w:tcPr>
          <w:p w14:paraId="5E88A69A">
            <w:pPr>
              <w:pStyle w:val="30"/>
            </w:pPr>
          </w:p>
        </w:tc>
        <w:tc>
          <w:tcPr>
            <w:tcW w:w="195" w:type="pct"/>
            <w:tcBorders>
              <w:top w:val="single" w:color="auto" w:sz="4" w:space="0"/>
              <w:left w:val="nil"/>
              <w:bottom w:val="single" w:color="auto" w:sz="4" w:space="0"/>
              <w:right w:val="single" w:color="auto" w:sz="4" w:space="0"/>
            </w:tcBorders>
          </w:tcPr>
          <w:p w14:paraId="3B6C587C">
            <w:pPr>
              <w:pStyle w:val="30"/>
            </w:pPr>
          </w:p>
        </w:tc>
      </w:tr>
    </w:tbl>
    <w:p w14:paraId="69424ED0">
      <w:pPr>
        <w:ind w:firstLine="480"/>
      </w:pPr>
      <w:r>
        <w:rPr>
          <w:rFonts w:hint="eastAsia"/>
        </w:rPr>
        <w:t>数据库的完整性约束规则一般应用P、F、I、N、D、U、C表示，其含义如下：</w:t>
      </w:r>
    </w:p>
    <w:p w14:paraId="2FD66C30">
      <w:pPr>
        <w:ind w:firstLine="480"/>
      </w:pPr>
      <w:r>
        <w:rPr>
          <w:rFonts w:hint="eastAsia"/>
        </w:rPr>
        <w:t>P：主键(PK)。</w:t>
      </w:r>
    </w:p>
    <w:p w14:paraId="5001331F">
      <w:pPr>
        <w:ind w:firstLine="480"/>
      </w:pPr>
      <w:r>
        <w:rPr>
          <w:rFonts w:hint="eastAsia"/>
        </w:rPr>
        <w:t>F：外键(FK)，在‘取值范围’内指明外键：表名[(列名)]。</w:t>
      </w:r>
    </w:p>
    <w:p w14:paraId="59130341">
      <w:pPr>
        <w:ind w:firstLine="480"/>
      </w:pPr>
      <w:r>
        <w:rPr>
          <w:rFonts w:hint="eastAsia"/>
        </w:rPr>
        <w:t>I：在该字段上有索引，在数据表最后指明索引名，方向(A/D)，字段名。</w:t>
      </w:r>
    </w:p>
    <w:p w14:paraId="4970AA08">
      <w:pPr>
        <w:ind w:firstLine="480"/>
      </w:pPr>
      <w:r>
        <w:rPr>
          <w:rFonts w:hint="eastAsia"/>
        </w:rPr>
        <w:t>N：该字段不许为空。</w:t>
      </w:r>
    </w:p>
    <w:p w14:paraId="0237D172">
      <w:pPr>
        <w:ind w:firstLine="480"/>
      </w:pPr>
      <w:r>
        <w:rPr>
          <w:rFonts w:hint="eastAsia"/>
        </w:rPr>
        <w:t>D：有缺省值，在‘取值范围’内指明缺省值。</w:t>
      </w:r>
    </w:p>
    <w:p w14:paraId="326AC267">
      <w:pPr>
        <w:ind w:firstLine="480"/>
      </w:pPr>
      <w:r>
        <w:rPr>
          <w:rFonts w:hint="eastAsia"/>
        </w:rPr>
        <w:t>U：取值唯一。</w:t>
      </w:r>
    </w:p>
    <w:p w14:paraId="44B0C7E8">
      <w:pPr>
        <w:ind w:firstLine="480"/>
      </w:pPr>
      <w:r>
        <w:rPr>
          <w:rFonts w:hint="eastAsia"/>
        </w:rPr>
        <w:t>C：主键数据删除时级联删除全部外键数据。非主键无此标志。</w:t>
      </w:r>
    </w:p>
    <w:p w14:paraId="4CF1DBA2">
      <w:pPr>
        <w:ind w:firstLine="480"/>
      </w:pPr>
      <w:r>
        <w:rPr>
          <w:rFonts w:hint="eastAsia"/>
        </w:rPr>
        <w:t>具有上述特性的字段，在文档相应的位置按上述说明填写‘*’记号。</w:t>
      </w:r>
    </w:p>
    <w:p w14:paraId="7583B336">
      <w:pPr>
        <w:pStyle w:val="7"/>
        <w:numPr>
          <w:ilvl w:val="5"/>
          <w:numId w:val="0"/>
        </w:numPr>
      </w:pPr>
      <w:r>
        <w:rPr>
          <w:rFonts w:hint="eastAsia" w:ascii="Times New Roman" w:hAnsi="Times New Roman" w:cs="宋体"/>
        </w:rPr>
        <w:t xml:space="preserve">6.3.1.13.1.6  </w:t>
      </w:r>
      <w:r>
        <w:rPr>
          <w:rFonts w:hint="eastAsia"/>
        </w:rPr>
        <w:t>规范化设计</w:t>
      </w:r>
    </w:p>
    <w:p w14:paraId="587F04E5">
      <w:pPr>
        <w:ind w:firstLine="480"/>
      </w:pPr>
      <w:r>
        <w:rPr>
          <w:rFonts w:hint="eastAsia"/>
        </w:rPr>
        <w:t>通过描述数据元的一系列属性来实现数据元表示规范。该属性实际上为数据元的元数据，包括编码、分类、名称、值域、版本和拼音缩写等。数据需遵循统一规范，确保数据的合规性、正确性。</w:t>
      </w:r>
    </w:p>
    <w:p w14:paraId="1BEB9CC9">
      <w:pPr>
        <w:pStyle w:val="6"/>
        <w:numPr>
          <w:ilvl w:val="4"/>
          <w:numId w:val="0"/>
        </w:numPr>
      </w:pPr>
      <w:r>
        <w:rPr>
          <w:rFonts w:hint="eastAsia" w:eastAsia="宋体" w:cs="宋体"/>
        </w:rPr>
        <w:t xml:space="preserve">6.3.1.13.2  </w:t>
      </w:r>
      <w:r>
        <w:rPr>
          <w:rFonts w:hint="eastAsia"/>
        </w:rPr>
        <w:t>数据资源池设计</w:t>
      </w:r>
    </w:p>
    <w:p w14:paraId="38EA8B75">
      <w:pPr>
        <w:ind w:firstLine="480"/>
      </w:pPr>
      <w:r>
        <w:rPr>
          <w:rFonts w:hint="eastAsia"/>
        </w:rPr>
        <w:t xml:space="preserve">国资数据资源平台的数据资源池分为数据湖、融合层、共享区三个主要的数据逻辑域。每个逻辑域数据的存储、作用和对应的数据应用有所不同。 </w:t>
      </w:r>
    </w:p>
    <w:p w14:paraId="18F4E970">
      <w:pPr>
        <w:pStyle w:val="25"/>
      </w:pPr>
      <w:r>
        <w:drawing>
          <wp:inline distT="0" distB="0" distL="0" distR="0">
            <wp:extent cx="5161280" cy="2395855"/>
            <wp:effectExtent l="0" t="0" r="1270" b="4445"/>
            <wp:docPr id="59260" name="图片 59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0" name="图片 59260"/>
                    <pic:cNvPicPr>
                      <a:picLocks noChangeAspect="1"/>
                    </pic:cNvPicPr>
                  </pic:nvPicPr>
                  <pic:blipFill>
                    <a:blip r:embed="rId483">
                      <a:extLst>
                        <a:ext uri="{28A0092B-C50C-407E-A947-70E740481C1C}">
                          <a14:useLocalDpi xmlns:a14="http://schemas.microsoft.com/office/drawing/2010/main" val="0"/>
                        </a:ext>
                      </a:extLst>
                    </a:blip>
                    <a:stretch>
                      <a:fillRect/>
                    </a:stretch>
                  </pic:blipFill>
                  <pic:spPr>
                    <a:xfrm>
                      <a:off x="0" y="0"/>
                      <a:ext cx="5161280" cy="2395855"/>
                    </a:xfrm>
                    <a:prstGeom prst="rect">
                      <a:avLst/>
                    </a:prstGeom>
                  </pic:spPr>
                </pic:pic>
              </a:graphicData>
            </a:graphic>
          </wp:inline>
        </w:drawing>
      </w:r>
    </w:p>
    <w:p w14:paraId="06AC30AD">
      <w:pPr>
        <w:ind w:firstLine="480"/>
      </w:pPr>
      <w:r>
        <w:rPr>
          <w:rFonts w:hint="eastAsia"/>
        </w:rPr>
        <w:t>对数据资源池设计图中的各个数据域划分的简要的说明如下：</w:t>
      </w:r>
    </w:p>
    <w:p w14:paraId="16D41F29">
      <w:pPr>
        <w:ind w:firstLine="480"/>
      </w:pPr>
      <w:r>
        <w:rPr>
          <w:rFonts w:hint="eastAsia"/>
        </w:rPr>
        <w:t>1.数据贴源层是多种类型的外部数据在实时应用系统或ETL程序的作用下汇聚接入后存储的地方。ODS层的数据结构与源系统一致，通过工具实现统一采集、统一加载和统一调度，数据存储格式以TEXT为主。</w:t>
      </w:r>
    </w:p>
    <w:p w14:paraId="62BC3837">
      <w:pPr>
        <w:ind w:firstLine="480"/>
      </w:pPr>
      <w:r>
        <w:rPr>
          <w:rFonts w:hint="eastAsia"/>
        </w:rPr>
        <w:t>2.DWD层是数据资产的汇聚层，数据经过标准治理后，按照融合层需要进行数据的需求进行存放，保留细节和历史数据，数据存储格式以ORC为主。</w:t>
      </w:r>
    </w:p>
    <w:p w14:paraId="69C58B64">
      <w:pPr>
        <w:ind w:firstLine="480"/>
      </w:pPr>
      <w:r>
        <w:rPr>
          <w:rFonts w:hint="eastAsia"/>
        </w:rPr>
        <w:t>3.分析层以数据主题模型建模为主，通常从业务的角度出发，可以分为基础库、主题库和专题库。</w:t>
      </w:r>
    </w:p>
    <w:p w14:paraId="5A816D5E">
      <w:pPr>
        <w:ind w:firstLine="480"/>
      </w:pPr>
      <w:r>
        <w:rPr>
          <w:rFonts w:hint="eastAsia"/>
        </w:rPr>
        <w:t>4.数据共享区是面向业务提供数据的共享与交互。提供给后续的需求方以数据支撑，主要分为两个去向，一个是以数据共享为目的的，以数据API接口提供给应用调用。一个是以数据交互为目的，以库表的方式提供给数据交换ETL程序。</w:t>
      </w:r>
    </w:p>
    <w:p w14:paraId="324D9A86">
      <w:pPr>
        <w:pStyle w:val="6"/>
        <w:numPr>
          <w:ilvl w:val="4"/>
          <w:numId w:val="0"/>
        </w:numPr>
      </w:pPr>
      <w:r>
        <w:rPr>
          <w:rFonts w:hint="eastAsia" w:eastAsia="宋体" w:cs="宋体"/>
        </w:rPr>
        <w:t xml:space="preserve">6.3.1.13.3  </w:t>
      </w:r>
      <w:r>
        <w:rPr>
          <w:rFonts w:hint="eastAsia"/>
        </w:rPr>
        <w:t>数据库建设</w:t>
      </w:r>
    </w:p>
    <w:p w14:paraId="662DC551">
      <w:pPr>
        <w:ind w:firstLine="480"/>
      </w:pPr>
      <w:r>
        <w:rPr>
          <w:rFonts w:hint="eastAsia"/>
        </w:rPr>
        <w:t>按照业务实际和数据安全要求，对应建设元数据库、原始数据库。</w:t>
      </w:r>
    </w:p>
    <w:p w14:paraId="04F7AEF0">
      <w:pPr>
        <w:ind w:firstLine="480"/>
      </w:pPr>
      <w:r>
        <w:rPr>
          <w:rFonts w:hint="eastAsia"/>
        </w:rPr>
        <w:t>数据库满足对数据进行分级分类分权管理，支持基于用户对象、年度、地区、表、指标等级别的细粒度管理。采用先进数据存储架构，保障数据库性能，支持数据量的横向扩展，性能与数据量平滑正比。</w:t>
      </w:r>
    </w:p>
    <w:p w14:paraId="2CFEDFFE">
      <w:pPr>
        <w:pStyle w:val="7"/>
        <w:numPr>
          <w:ilvl w:val="5"/>
          <w:numId w:val="0"/>
        </w:numPr>
      </w:pPr>
      <w:r>
        <w:rPr>
          <w:rFonts w:hint="eastAsia" w:ascii="Times New Roman" w:hAnsi="Times New Roman" w:cs="宋体"/>
        </w:rPr>
        <w:t xml:space="preserve">6.3.1.13.3.1  </w:t>
      </w:r>
      <w:r>
        <w:rPr>
          <w:rFonts w:hint="eastAsia"/>
        </w:rPr>
        <w:t>元数据库</w:t>
      </w:r>
    </w:p>
    <w:p w14:paraId="48E3CC98">
      <w:pPr>
        <w:ind w:firstLine="480"/>
      </w:pPr>
      <w:r>
        <w:rPr>
          <w:rFonts w:hint="eastAsia"/>
        </w:rPr>
        <w:t>元数据库是管理国资监管数据资源平台中业务元数据和技术元数据的数据库，是最基础、最重要的数据库。</w:t>
      </w:r>
    </w:p>
    <w:p w14:paraId="662CBB55">
      <w:pPr>
        <w:ind w:firstLine="480"/>
      </w:pPr>
      <w:r>
        <w:rPr>
          <w:rFonts w:hint="eastAsia"/>
        </w:rPr>
        <w:t>国资监管数据资源平台的元数据定位于对业务数据和数据处理使用过程两个方面的元数据进行管理，包括相关的指标、分组、目录、计量单位、地域空间、时间和规则等在内的业务信息资源的监管业务元数据，以及包括数据处理、汇总、共享过程在内的技术元数据。</w:t>
      </w:r>
    </w:p>
    <w:p w14:paraId="5D1B9D18">
      <w:pPr>
        <w:ind w:firstLine="480"/>
      </w:pPr>
      <w:r>
        <w:rPr>
          <w:rFonts w:hint="eastAsia"/>
        </w:rPr>
        <w:t>1.业务元数据</w:t>
      </w:r>
    </w:p>
    <w:p w14:paraId="07668D2B">
      <w:pPr>
        <w:ind w:firstLine="480"/>
      </w:pPr>
      <w:r>
        <w:rPr>
          <w:rFonts w:hint="eastAsia"/>
        </w:rPr>
        <w:t>业务元数据是描述数据业务处理相关概念、关系和规则的数据，对数据的实质、内容、状态、范围、质量、表示方式、来源、计算方法、空间、时间、管理方式以及其他特征等描述数据所需的基本要素进行统一的规范和定义，包括数据资料（数字类数据资源）和信息资料（文字类数据资源）元数据。</w:t>
      </w:r>
    </w:p>
    <w:p w14:paraId="0442703C">
      <w:pPr>
        <w:ind w:firstLine="480"/>
      </w:pPr>
      <w:r>
        <w:rPr>
          <w:rFonts w:hint="eastAsia"/>
        </w:rPr>
        <w:t>（1）数据资料（数字类数据资源）数字类数据资源由元数据标准和元数据标准数据两部分组成，其基本载体都是表，元数据设计基于表的组成要素构成元数据种类，包括指标、分组、目录、计量单位、地域空间、时间、规则等。</w:t>
      </w:r>
    </w:p>
    <w:p w14:paraId="03D85776">
      <w:pPr>
        <w:ind w:firstLine="480"/>
      </w:pPr>
      <w:r>
        <w:rPr>
          <w:rFonts w:hint="eastAsia"/>
        </w:rPr>
        <w:t>（2）信息资料（文字类数据资源）</w:t>
      </w:r>
    </w:p>
    <w:p w14:paraId="1D9FFD0C">
      <w:pPr>
        <w:ind w:firstLine="480"/>
      </w:pPr>
      <w:r>
        <w:rPr>
          <w:rFonts w:hint="eastAsia"/>
        </w:rPr>
        <w:t>文字类数据资源包括信息、分析报告、监测评价报告等，从基本属性和管理属性两方面进行元数据标准的规定和定义，主要包括信息资料的编码、名称、分类（类别分类、内容分类、分阅分类）、时间（建立时间、内容时间）范围、主题词、人员、级别等。</w:t>
      </w:r>
    </w:p>
    <w:p w14:paraId="1DBB6B29">
      <w:pPr>
        <w:ind w:firstLine="480"/>
      </w:pPr>
      <w:r>
        <w:rPr>
          <w:rFonts w:hint="eastAsia"/>
        </w:rPr>
        <w:t>2.技术元数据标准</w:t>
      </w:r>
    </w:p>
    <w:p w14:paraId="3A0AC768">
      <w:pPr>
        <w:ind w:firstLine="480"/>
      </w:pPr>
      <w:r>
        <w:rPr>
          <w:rFonts w:hint="eastAsia"/>
        </w:rPr>
        <w:t>技术元数据是描述数据资源体系管理系统数据处理、传输相关概念、关系和规则的数据，主要包括信息资源目录、数据结构、数据处理过程元数据，覆盖数据源和目标信息、数据存储、数据整合、数据编目等数据处理环节。</w:t>
      </w:r>
    </w:p>
    <w:p w14:paraId="4A90AD82">
      <w:pPr>
        <w:pStyle w:val="7"/>
        <w:numPr>
          <w:ilvl w:val="5"/>
          <w:numId w:val="0"/>
        </w:numPr>
      </w:pPr>
      <w:r>
        <w:rPr>
          <w:rFonts w:hint="eastAsia" w:ascii="Times New Roman" w:hAnsi="Times New Roman" w:cs="宋体"/>
        </w:rPr>
        <w:t xml:space="preserve">6.3.1.13.3.2  </w:t>
      </w:r>
      <w:r>
        <w:rPr>
          <w:rFonts w:hint="eastAsia"/>
        </w:rPr>
        <w:t>原始数据库</w:t>
      </w:r>
    </w:p>
    <w:p w14:paraId="2B5D2E11">
      <w:pPr>
        <w:ind w:firstLine="480"/>
      </w:pPr>
      <w:r>
        <w:rPr>
          <w:rFonts w:hint="eastAsia"/>
        </w:rPr>
        <w:t>原始数据库是将通过元数据化的监管应用明细数据进行存储的数据库。实现将分散在各个采集数据集中的数据整合到一起，按一定的方法对数据进行分类和重组，实现数据库中的全部数据资源的物理集中存储和指标化存储，为后续业务（分析、共享等）提供高质量、全方位描述的基础数据资源。</w:t>
      </w:r>
    </w:p>
    <w:p w14:paraId="30BD13D9">
      <w:pPr>
        <w:ind w:firstLine="480"/>
      </w:pPr>
      <w:r>
        <w:rPr>
          <w:rFonts w:hint="eastAsia"/>
        </w:rPr>
        <w:t>原始数据库是具有逻辑一致性、完备性和权威性的数据，是数据汇总、整合加工、信息服务的基础。</w:t>
      </w:r>
    </w:p>
    <w:p w14:paraId="60AF4538">
      <w:pPr>
        <w:ind w:firstLine="480"/>
      </w:pPr>
      <w:r>
        <w:rPr>
          <w:rFonts w:hint="eastAsia"/>
        </w:rPr>
        <w:t>国资委数据资源平台的数据主要来自于国企价值评估、产权管理、投资监管、全面风险预警2.0、国资监管财务数据采集、企业分配、审计整改、OA等系统，以及第三方采购数据（如司法大数据等）。</w:t>
      </w:r>
    </w:p>
    <w:p w14:paraId="3EFF69EF">
      <w:pPr>
        <w:ind w:firstLine="480"/>
      </w:pPr>
      <w:r>
        <w:rPr>
          <w:rFonts w:hint="eastAsia"/>
        </w:rPr>
        <w:t>基层数据来源清单：</w:t>
      </w:r>
    </w:p>
    <w:tbl>
      <w:tblPr>
        <w:tblStyle w:val="1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3"/>
        <w:gridCol w:w="2555"/>
        <w:gridCol w:w="5111"/>
      </w:tblGrid>
      <w:tr w14:paraId="6B4C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678FC193">
            <w:pPr>
              <w:pStyle w:val="30"/>
            </w:pPr>
            <w:r>
              <w:rPr>
                <w:rFonts w:hint="eastAsia"/>
              </w:rPr>
              <w:t>序号</w:t>
            </w:r>
          </w:p>
        </w:tc>
        <w:tc>
          <w:tcPr>
            <w:tcW w:w="1499" w:type="pct"/>
            <w:vAlign w:val="center"/>
          </w:tcPr>
          <w:p w14:paraId="110216BF">
            <w:pPr>
              <w:pStyle w:val="30"/>
            </w:pPr>
            <w:r>
              <w:rPr>
                <w:rFonts w:hint="eastAsia"/>
              </w:rPr>
              <w:t>系统名称</w:t>
            </w:r>
          </w:p>
        </w:tc>
        <w:tc>
          <w:tcPr>
            <w:tcW w:w="2999" w:type="pct"/>
            <w:vAlign w:val="center"/>
          </w:tcPr>
          <w:p w14:paraId="182F57E9">
            <w:pPr>
              <w:pStyle w:val="30"/>
            </w:pPr>
            <w:r>
              <w:rPr>
                <w:rFonts w:hint="eastAsia"/>
              </w:rPr>
              <w:t>主要数据类型</w:t>
            </w:r>
          </w:p>
        </w:tc>
      </w:tr>
      <w:tr w14:paraId="17951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656C151D">
            <w:pPr>
              <w:pStyle w:val="30"/>
            </w:pPr>
            <w:r>
              <w:rPr>
                <w:rFonts w:hint="eastAsia"/>
              </w:rPr>
              <w:t>1</w:t>
            </w:r>
          </w:p>
        </w:tc>
        <w:tc>
          <w:tcPr>
            <w:tcW w:w="1499" w:type="pct"/>
            <w:vAlign w:val="center"/>
          </w:tcPr>
          <w:p w14:paraId="7E72EB0C">
            <w:pPr>
              <w:pStyle w:val="30"/>
            </w:pPr>
            <w:r>
              <w:rPr>
                <w:rFonts w:hint="eastAsia"/>
              </w:rPr>
              <w:t>企业价值评估系统</w:t>
            </w:r>
          </w:p>
        </w:tc>
        <w:tc>
          <w:tcPr>
            <w:tcW w:w="2999" w:type="pct"/>
            <w:vAlign w:val="center"/>
          </w:tcPr>
          <w:p w14:paraId="19B032AF">
            <w:pPr>
              <w:pStyle w:val="30"/>
            </w:pPr>
            <w:r>
              <w:rPr>
                <w:rFonts w:hint="eastAsia"/>
              </w:rPr>
              <w:t>企业名称、组织机构代码、所属企业、企业财务数据、资产台账、资负债、收入、支出、利润率，净资产利润率、收入增长率、资产负债率、市盈率、市净率、市销率、资金周转率、土地和矿业权关键信息等；价值估算、价值比较、经营指标、发展预测、净资产、价值评估、动态审阅价值、股权市值以及价值评估及股权市值差值；基金的规模、成立时间、基金管理公司信息、基金的委托方、交易方、交易方姓名、联系人电话、评估/估值对象、估值基准日、估值目的、经济行为、价值类型以及 GP（普通合伙人）管理信息。</w:t>
            </w:r>
          </w:p>
        </w:tc>
      </w:tr>
      <w:tr w14:paraId="1C86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4DE71C4A">
            <w:pPr>
              <w:pStyle w:val="30"/>
            </w:pPr>
            <w:r>
              <w:rPr>
                <w:rFonts w:hint="eastAsia"/>
              </w:rPr>
              <w:t>2</w:t>
            </w:r>
          </w:p>
        </w:tc>
        <w:tc>
          <w:tcPr>
            <w:tcW w:w="1499" w:type="pct"/>
            <w:vAlign w:val="center"/>
          </w:tcPr>
          <w:p w14:paraId="36352C75">
            <w:pPr>
              <w:pStyle w:val="30"/>
            </w:pPr>
            <w:r>
              <w:rPr>
                <w:rFonts w:hint="eastAsia"/>
              </w:rPr>
              <w:t>内部审计子系统</w:t>
            </w:r>
          </w:p>
        </w:tc>
        <w:tc>
          <w:tcPr>
            <w:tcW w:w="2999" w:type="pct"/>
            <w:vAlign w:val="center"/>
          </w:tcPr>
          <w:p w14:paraId="30F75BB9">
            <w:pPr>
              <w:pStyle w:val="30"/>
            </w:pPr>
            <w:r>
              <w:rPr>
                <w:rFonts w:hint="eastAsia"/>
              </w:rPr>
              <w:t>业务报表数据、审核类交互信息等。业务报表数据包含企业内部审计工作表、经济责任审计情况表、内部审计工作月报表、重大审计情况报备单（一事一报）等内容；审核类交互信息包含审计工作情况表审核数据、内部审计工作月报审核数据、重大审计情况报备单（一事一报）审核数据、内部审计重要情况报备单审核数据等。</w:t>
            </w:r>
          </w:p>
        </w:tc>
      </w:tr>
      <w:tr w14:paraId="2ECDC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70BC1DCB">
            <w:pPr>
              <w:pStyle w:val="30"/>
            </w:pPr>
            <w:r>
              <w:rPr>
                <w:rFonts w:hint="eastAsia"/>
              </w:rPr>
              <w:t>3</w:t>
            </w:r>
          </w:p>
        </w:tc>
        <w:tc>
          <w:tcPr>
            <w:tcW w:w="1499" w:type="pct"/>
            <w:vAlign w:val="center"/>
          </w:tcPr>
          <w:p w14:paraId="7BCFDC38">
            <w:pPr>
              <w:pStyle w:val="30"/>
            </w:pPr>
            <w:r>
              <w:rPr>
                <w:rFonts w:hint="eastAsia"/>
              </w:rPr>
              <w:t>审计整改管理子系统</w:t>
            </w:r>
          </w:p>
        </w:tc>
        <w:tc>
          <w:tcPr>
            <w:tcW w:w="2999" w:type="pct"/>
            <w:vAlign w:val="center"/>
          </w:tcPr>
          <w:p w14:paraId="70404AB3">
            <w:pPr>
              <w:pStyle w:val="30"/>
            </w:pPr>
            <w:r>
              <w:rPr>
                <w:rFonts w:hint="eastAsia"/>
              </w:rPr>
              <w:t>主要包括基础类数据、流程类数据、权限类数据、</w:t>
            </w:r>
          </w:p>
          <w:p w14:paraId="6D7EA6B1">
            <w:pPr>
              <w:pStyle w:val="30"/>
            </w:pPr>
            <w:r>
              <w:rPr>
                <w:rFonts w:hint="eastAsia"/>
              </w:rPr>
              <w:t>日志类数据等；基础类数据包括：用户信息、角色信息，委管企业基本信息等；业务类数据包括：业务单据保存的信息；流程类数据包括：审批流程过程中记录的审批信息。</w:t>
            </w:r>
          </w:p>
        </w:tc>
      </w:tr>
      <w:tr w14:paraId="0567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26C9085B">
            <w:pPr>
              <w:pStyle w:val="30"/>
            </w:pPr>
            <w:r>
              <w:rPr>
                <w:rFonts w:hint="eastAsia"/>
              </w:rPr>
              <w:t>4</w:t>
            </w:r>
          </w:p>
        </w:tc>
        <w:tc>
          <w:tcPr>
            <w:tcW w:w="1499" w:type="pct"/>
            <w:vAlign w:val="center"/>
          </w:tcPr>
          <w:p w14:paraId="0952602E">
            <w:pPr>
              <w:pStyle w:val="30"/>
            </w:pPr>
            <w:r>
              <w:rPr>
                <w:rFonts w:hint="eastAsia"/>
              </w:rPr>
              <w:t>全面风险预警管理子系统</w:t>
            </w:r>
          </w:p>
        </w:tc>
        <w:tc>
          <w:tcPr>
            <w:tcW w:w="2999" w:type="pct"/>
            <w:vAlign w:val="center"/>
          </w:tcPr>
          <w:p w14:paraId="38408560">
            <w:pPr>
              <w:pStyle w:val="30"/>
            </w:pPr>
            <w:r>
              <w:rPr>
                <w:rFonts w:hint="eastAsia"/>
              </w:rPr>
              <w:t>企业树形、企业名称、企业代码、企业上级代码、企业集团代码、企业基本信息（行业信息、组织形式等）、业务报表数据（财务决算 5 年数据、财务快</w:t>
            </w:r>
          </w:p>
          <w:p w14:paraId="1E49845A">
            <w:pPr>
              <w:pStyle w:val="30"/>
            </w:pPr>
            <w:r>
              <w:rPr>
                <w:rFonts w:hint="eastAsia"/>
              </w:rPr>
              <w:t>报 3 年数据）、业务流程数据、审核类交互信息等。业务报表数据包含财务报表中的资产负债表、利润表、现金流量表、上海市国资委舆情数据、上海市国资委风险清单数据、私募股权投资数据等内容；业务流程数据包含风险问询表单、风险应对数据、风险指标分析内容等数据；审核类交互信息包含风险措施审核数据、措施提交日期数据等内容。</w:t>
            </w:r>
          </w:p>
        </w:tc>
      </w:tr>
      <w:tr w14:paraId="5AF9E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615C3839">
            <w:pPr>
              <w:pStyle w:val="30"/>
            </w:pPr>
            <w:r>
              <w:rPr>
                <w:rFonts w:hint="eastAsia"/>
              </w:rPr>
              <w:t>5</w:t>
            </w:r>
          </w:p>
        </w:tc>
        <w:tc>
          <w:tcPr>
            <w:tcW w:w="1499" w:type="pct"/>
            <w:vAlign w:val="center"/>
          </w:tcPr>
          <w:p w14:paraId="29E5CED5">
            <w:pPr>
              <w:pStyle w:val="30"/>
            </w:pPr>
            <w:r>
              <w:rPr>
                <w:rFonts w:hint="eastAsia"/>
              </w:rPr>
              <w:t>国资监管采集子系统</w:t>
            </w:r>
          </w:p>
        </w:tc>
        <w:tc>
          <w:tcPr>
            <w:tcW w:w="2999" w:type="pct"/>
            <w:vAlign w:val="center"/>
          </w:tcPr>
          <w:p w14:paraId="703C78F9">
            <w:pPr>
              <w:pStyle w:val="30"/>
            </w:pPr>
            <w:r>
              <w:rPr>
                <w:rFonts w:hint="eastAsia"/>
              </w:rPr>
              <w:t>业务数据信息：包括业务报表数据、审核类交互信息等。业务报表数据包含月度动态监测类报表、财务年报类报表、财务预算类报表、融资担保类报表、发债备案类报表等内容；审核类交互信息包含月度动态监测数据审核数据、财务年报审核数据、财务预算审核数据、融资担保及发债备案审核数据等内容。</w:t>
            </w:r>
          </w:p>
        </w:tc>
      </w:tr>
      <w:tr w14:paraId="4443A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3F17BBE3">
            <w:pPr>
              <w:pStyle w:val="30"/>
            </w:pPr>
            <w:r>
              <w:rPr>
                <w:rFonts w:hint="eastAsia"/>
              </w:rPr>
              <w:t>6</w:t>
            </w:r>
          </w:p>
        </w:tc>
        <w:tc>
          <w:tcPr>
            <w:tcW w:w="1499" w:type="pct"/>
            <w:vAlign w:val="center"/>
          </w:tcPr>
          <w:p w14:paraId="0C8FB6E7">
            <w:pPr>
              <w:pStyle w:val="30"/>
            </w:pPr>
            <w:r>
              <w:rPr>
                <w:rFonts w:hint="eastAsia"/>
              </w:rPr>
              <w:t>企业分配事中事后监管子系统</w:t>
            </w:r>
          </w:p>
        </w:tc>
        <w:tc>
          <w:tcPr>
            <w:tcW w:w="2999" w:type="pct"/>
            <w:vAlign w:val="center"/>
          </w:tcPr>
          <w:p w14:paraId="006881AE">
            <w:pPr>
              <w:pStyle w:val="30"/>
            </w:pPr>
            <w:r>
              <w:rPr>
                <w:rFonts w:hint="eastAsia"/>
              </w:rPr>
              <w:t>业务数据信息：包括业务报表数据、审核类交互信息等。业务报表数据包含职工薪酬相关信息表、收入分配年报企业总部和本市子企业补充表、人工成本预算表、工资总额清算表等内容；审核类交互信息包含收入分配年报审核数据、人工成本预算审核数据、人工成本执行定报审核数据、工资效益联动评价表审核数据、国务院国资委监管企业职工薪酬调查问卷审核数据、人工成本月报表审核数据等内容。</w:t>
            </w:r>
          </w:p>
        </w:tc>
      </w:tr>
      <w:tr w14:paraId="01C6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7289817F">
            <w:pPr>
              <w:pStyle w:val="30"/>
            </w:pPr>
            <w:r>
              <w:rPr>
                <w:rFonts w:hint="eastAsia"/>
              </w:rPr>
              <w:t>7</w:t>
            </w:r>
          </w:p>
        </w:tc>
        <w:tc>
          <w:tcPr>
            <w:tcW w:w="1499" w:type="pct"/>
            <w:vAlign w:val="center"/>
          </w:tcPr>
          <w:p w14:paraId="2039D070">
            <w:pPr>
              <w:pStyle w:val="30"/>
            </w:pPr>
            <w:r>
              <w:rPr>
                <w:rFonts w:hint="eastAsia"/>
              </w:rPr>
              <w:t>国有房地资产信息监管子系统</w:t>
            </w:r>
          </w:p>
        </w:tc>
        <w:tc>
          <w:tcPr>
            <w:tcW w:w="2999" w:type="pct"/>
            <w:vAlign w:val="center"/>
          </w:tcPr>
          <w:p w14:paraId="64FE105B">
            <w:pPr>
              <w:pStyle w:val="30"/>
            </w:pPr>
            <w:r>
              <w:rPr>
                <w:rFonts w:hint="eastAsia"/>
              </w:rPr>
              <w:t>房地权证数据、房地出租出借数据（如交易数、面积、合同总金额）、房地价值数据（如占用人、按数量、地上面积、使用权面积、地下面积、无证面积、总面积、总体价值）、土地基本信息，整合权证数据、本体价值数据等。</w:t>
            </w:r>
          </w:p>
        </w:tc>
      </w:tr>
      <w:tr w14:paraId="35D9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350445BB">
            <w:pPr>
              <w:pStyle w:val="30"/>
            </w:pPr>
            <w:r>
              <w:rPr>
                <w:rFonts w:hint="eastAsia"/>
              </w:rPr>
              <w:t>8</w:t>
            </w:r>
          </w:p>
        </w:tc>
        <w:tc>
          <w:tcPr>
            <w:tcW w:w="1499" w:type="pct"/>
            <w:vAlign w:val="center"/>
          </w:tcPr>
          <w:p w14:paraId="7FF3D3C6">
            <w:pPr>
              <w:pStyle w:val="30"/>
            </w:pPr>
            <w:r>
              <w:rPr>
                <w:rFonts w:hint="eastAsia"/>
              </w:rPr>
              <w:t>投资监管信息子系统</w:t>
            </w:r>
          </w:p>
        </w:tc>
        <w:tc>
          <w:tcPr>
            <w:tcW w:w="2999" w:type="pct"/>
            <w:vAlign w:val="center"/>
          </w:tcPr>
          <w:p w14:paraId="481056A7">
            <w:pPr>
              <w:pStyle w:val="30"/>
            </w:pPr>
            <w:r>
              <w:rPr>
                <w:rFonts w:hint="eastAsia"/>
              </w:rPr>
              <w:t>报备程序：前报告、前备案、后备案、后评价，项目情况报告，项目投资计划、执行、年中计划调整。</w:t>
            </w:r>
          </w:p>
        </w:tc>
      </w:tr>
      <w:tr w14:paraId="0CA9D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67571D2B">
            <w:pPr>
              <w:pStyle w:val="30"/>
            </w:pPr>
            <w:r>
              <w:rPr>
                <w:rFonts w:hint="eastAsia"/>
              </w:rPr>
              <w:t>9</w:t>
            </w:r>
          </w:p>
        </w:tc>
        <w:tc>
          <w:tcPr>
            <w:tcW w:w="1499" w:type="pct"/>
            <w:vAlign w:val="center"/>
          </w:tcPr>
          <w:p w14:paraId="1406F894">
            <w:pPr>
              <w:pStyle w:val="30"/>
            </w:pPr>
            <w:r>
              <w:rPr>
                <w:rFonts w:hint="eastAsia"/>
              </w:rPr>
              <w:t>OA系统</w:t>
            </w:r>
          </w:p>
        </w:tc>
        <w:tc>
          <w:tcPr>
            <w:tcW w:w="2999" w:type="pct"/>
            <w:vAlign w:val="center"/>
          </w:tcPr>
          <w:p w14:paraId="6A7B0634">
            <w:pPr>
              <w:pStyle w:val="30"/>
            </w:pPr>
            <w:r>
              <w:rPr>
                <w:rFonts w:hint="eastAsia"/>
              </w:rPr>
              <w:t>流程审批数据、收发文数据、会议管理数据、信息报送数据、日程数据、督查督办数据等。</w:t>
            </w:r>
          </w:p>
        </w:tc>
      </w:tr>
      <w:tr w14:paraId="53805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1" w:type="pct"/>
            <w:vAlign w:val="center"/>
          </w:tcPr>
          <w:p w14:paraId="6B3C93A3">
            <w:pPr>
              <w:pStyle w:val="30"/>
            </w:pPr>
            <w:r>
              <w:rPr>
                <w:rFonts w:hint="eastAsia"/>
              </w:rPr>
              <w:t>10</w:t>
            </w:r>
          </w:p>
        </w:tc>
        <w:tc>
          <w:tcPr>
            <w:tcW w:w="1499" w:type="pct"/>
            <w:vAlign w:val="center"/>
          </w:tcPr>
          <w:p w14:paraId="0DF8BCE5">
            <w:pPr>
              <w:pStyle w:val="30"/>
            </w:pPr>
            <w:r>
              <w:rPr>
                <w:rFonts w:hint="eastAsia"/>
              </w:rPr>
              <w:t>采购数据</w:t>
            </w:r>
          </w:p>
        </w:tc>
        <w:tc>
          <w:tcPr>
            <w:tcW w:w="2999" w:type="pct"/>
            <w:vAlign w:val="center"/>
          </w:tcPr>
          <w:p w14:paraId="1A73473B">
            <w:pPr>
              <w:pStyle w:val="30"/>
            </w:pPr>
            <w:r>
              <w:rPr>
                <w:rFonts w:hint="eastAsia"/>
              </w:rPr>
              <w:t>司法大数据（如案件状态、案号、涉案单位、涉案对方、诉讼地位、案件类型、案件标的金额、案由等）、不动产数据（如按占用人、按数量、地上面积、地下面积、总面积、总体价值、房屋整体情况）、上市公司数据（如A 股上市企业资产负债表、A 股上市企业利润表、A 股上市企业现金流量表、中国 A 股基本资料、中国 A 股日行情、中国 A 股日行情估值指标、申万行业分类、中国 A 股国民经济行业分类、公司简介、行业代码、中国 A 股日收益率、中国 A 股财务指标、中国 A 股指数基本资料、中国A 股 Wind 行业指数日行情等数据）。</w:t>
            </w:r>
          </w:p>
        </w:tc>
      </w:tr>
    </w:tbl>
    <w:p w14:paraId="7CDA03E9">
      <w:pPr>
        <w:pStyle w:val="6"/>
        <w:numPr>
          <w:ilvl w:val="4"/>
          <w:numId w:val="0"/>
        </w:numPr>
      </w:pPr>
      <w:r>
        <w:rPr>
          <w:rFonts w:hint="eastAsia" w:eastAsia="宋体" w:cs="宋体"/>
        </w:rPr>
        <w:t xml:space="preserve">6.3.1.13.4  </w:t>
      </w:r>
      <w:r>
        <w:rPr>
          <w:rFonts w:hint="eastAsia"/>
        </w:rPr>
        <w:t>数据内容分析</w:t>
      </w:r>
    </w:p>
    <w:p w14:paraId="52D4ED64">
      <w:pPr>
        <w:ind w:firstLine="480"/>
      </w:pPr>
      <w:r>
        <w:rPr>
          <w:rFonts w:hint="eastAsia"/>
        </w:rPr>
        <w:t>国资委数据资源平台的数据主要来自于全面风险预警、国资监管财务数据采集、企业分配、内部审计、OA等系统，以及第三方采购数据（如司法大数据等），包括结构化数据和非结构化数据。</w:t>
      </w:r>
    </w:p>
    <w:p w14:paraId="4DA3F6F6">
      <w:pPr>
        <w:ind w:firstLine="480"/>
      </w:pPr>
      <w:r>
        <w:rPr>
          <w:rFonts w:hint="eastAsia"/>
        </w:rPr>
        <w:t>1、主要的结构化数据类型如下：</w:t>
      </w:r>
    </w:p>
    <w:tbl>
      <w:tblPr>
        <w:tblStyle w:val="19"/>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2"/>
        <w:gridCol w:w="2490"/>
        <w:gridCol w:w="4982"/>
      </w:tblGrid>
      <w:tr w14:paraId="2C9C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dxa"/>
            <w:tcMar>
              <w:left w:w="108" w:type="dxa"/>
              <w:right w:w="108" w:type="dxa"/>
            </w:tcMar>
            <w:vAlign w:val="center"/>
          </w:tcPr>
          <w:p w14:paraId="264608D8">
            <w:pPr>
              <w:pStyle w:val="30"/>
            </w:pPr>
            <w:r>
              <w:rPr>
                <w:rFonts w:hint="eastAsia"/>
              </w:rPr>
              <w:t>序号</w:t>
            </w:r>
          </w:p>
        </w:tc>
        <w:tc>
          <w:tcPr>
            <w:tcW w:w="2490" w:type="dxa"/>
            <w:tcMar>
              <w:left w:w="108" w:type="dxa"/>
              <w:right w:w="108" w:type="dxa"/>
            </w:tcMar>
            <w:vAlign w:val="center"/>
          </w:tcPr>
          <w:p w14:paraId="67CE1943">
            <w:pPr>
              <w:pStyle w:val="30"/>
            </w:pPr>
            <w:r>
              <w:rPr>
                <w:rFonts w:hint="eastAsia"/>
              </w:rPr>
              <w:t>系统名称</w:t>
            </w:r>
          </w:p>
        </w:tc>
        <w:tc>
          <w:tcPr>
            <w:tcW w:w="4982" w:type="dxa"/>
            <w:tcMar>
              <w:left w:w="108" w:type="dxa"/>
              <w:right w:w="108" w:type="dxa"/>
            </w:tcMar>
            <w:vAlign w:val="center"/>
          </w:tcPr>
          <w:p w14:paraId="68AC1487">
            <w:pPr>
              <w:pStyle w:val="30"/>
            </w:pPr>
            <w:r>
              <w:rPr>
                <w:rFonts w:hint="eastAsia"/>
              </w:rPr>
              <w:t>主要结构化数据类型</w:t>
            </w:r>
          </w:p>
        </w:tc>
      </w:tr>
      <w:tr w14:paraId="54A0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dxa"/>
            <w:tcMar>
              <w:left w:w="108" w:type="dxa"/>
              <w:right w:w="108" w:type="dxa"/>
            </w:tcMar>
            <w:vAlign w:val="center"/>
          </w:tcPr>
          <w:p w14:paraId="05892216">
            <w:pPr>
              <w:pStyle w:val="30"/>
            </w:pPr>
            <w:r>
              <w:rPr>
                <w:rFonts w:hint="eastAsia"/>
              </w:rPr>
              <w:t>1</w:t>
            </w:r>
          </w:p>
        </w:tc>
        <w:tc>
          <w:tcPr>
            <w:tcW w:w="2490" w:type="dxa"/>
            <w:tcMar>
              <w:left w:w="108" w:type="dxa"/>
              <w:right w:w="108" w:type="dxa"/>
            </w:tcMar>
            <w:vAlign w:val="center"/>
          </w:tcPr>
          <w:p w14:paraId="78ED6381">
            <w:pPr>
              <w:pStyle w:val="30"/>
            </w:pPr>
            <w:r>
              <w:rPr>
                <w:rFonts w:hint="eastAsia"/>
              </w:rPr>
              <w:t>内部审计子系统</w:t>
            </w:r>
          </w:p>
        </w:tc>
        <w:tc>
          <w:tcPr>
            <w:tcW w:w="4982" w:type="dxa"/>
            <w:tcMar>
              <w:left w:w="108" w:type="dxa"/>
              <w:right w:w="108" w:type="dxa"/>
            </w:tcMar>
            <w:vAlign w:val="center"/>
          </w:tcPr>
          <w:p w14:paraId="460F50F0">
            <w:pPr>
              <w:pStyle w:val="30"/>
            </w:pPr>
            <w:r>
              <w:rPr>
                <w:rFonts w:hint="eastAsia"/>
              </w:rPr>
              <w:t>业务报表数据、审核类交互信息等。业务报表数据包含企业内部审计工作表、经济责任审计情况表、内部审计工作月报表、重大审计情况报备单（一事一报）等内容；审核类交互信息包含审计工作情况表审核数据、内部审计工作月报审核数据、重大审计情况报备单（一事一报）审核数据、内部审计重要情况报备单审核数据等。</w:t>
            </w:r>
          </w:p>
        </w:tc>
      </w:tr>
      <w:tr w14:paraId="42390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dxa"/>
            <w:tcMar>
              <w:left w:w="108" w:type="dxa"/>
              <w:right w:w="108" w:type="dxa"/>
            </w:tcMar>
            <w:vAlign w:val="center"/>
          </w:tcPr>
          <w:p w14:paraId="388FB61E">
            <w:pPr>
              <w:pStyle w:val="30"/>
            </w:pPr>
            <w:r>
              <w:rPr>
                <w:rFonts w:hint="eastAsia"/>
              </w:rPr>
              <w:t>2</w:t>
            </w:r>
          </w:p>
        </w:tc>
        <w:tc>
          <w:tcPr>
            <w:tcW w:w="2490" w:type="dxa"/>
            <w:tcMar>
              <w:left w:w="108" w:type="dxa"/>
              <w:right w:w="108" w:type="dxa"/>
            </w:tcMar>
            <w:vAlign w:val="center"/>
          </w:tcPr>
          <w:p w14:paraId="7C4A5D1C">
            <w:pPr>
              <w:pStyle w:val="30"/>
            </w:pPr>
            <w:r>
              <w:rPr>
                <w:rFonts w:hint="eastAsia"/>
              </w:rPr>
              <w:t>全面风险预警管理子系统</w:t>
            </w:r>
          </w:p>
        </w:tc>
        <w:tc>
          <w:tcPr>
            <w:tcW w:w="4982" w:type="dxa"/>
            <w:tcMar>
              <w:left w:w="108" w:type="dxa"/>
              <w:right w:w="108" w:type="dxa"/>
            </w:tcMar>
            <w:vAlign w:val="center"/>
          </w:tcPr>
          <w:p w14:paraId="4BE2EE90">
            <w:pPr>
              <w:pStyle w:val="30"/>
            </w:pPr>
            <w:r>
              <w:rPr>
                <w:rFonts w:hint="eastAsia"/>
              </w:rPr>
              <w:t>企业树形、企业名称、企业代码、企业上级代码、企业集团代码、企业基本信息（行业信息、组织形式等）、业务报表数据（财务决算 5 年数据、财务快</w:t>
            </w:r>
          </w:p>
          <w:p w14:paraId="5BE6D9A9">
            <w:pPr>
              <w:pStyle w:val="30"/>
            </w:pPr>
            <w:r>
              <w:rPr>
                <w:rFonts w:hint="eastAsia"/>
              </w:rPr>
              <w:t>报 3 年数据）、业务流程数据、审核类交互信息等。业务报表数据包含财务报表中的资产负债表、利润表、现金流量表、上海市国资委舆情数据、上海市国资委风险清单数据、私募股权投资数据等内容；业务流程数据包含风险问询表单、风险应对数据、风险指标分析内容等数据；审核类交互信息包含风险措施审核数据、措施提交日期数据等内容。</w:t>
            </w:r>
          </w:p>
        </w:tc>
      </w:tr>
      <w:tr w14:paraId="633F3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dxa"/>
            <w:tcMar>
              <w:left w:w="108" w:type="dxa"/>
              <w:right w:w="108" w:type="dxa"/>
            </w:tcMar>
            <w:vAlign w:val="center"/>
          </w:tcPr>
          <w:p w14:paraId="222591CE">
            <w:pPr>
              <w:pStyle w:val="30"/>
            </w:pPr>
            <w:r>
              <w:rPr>
                <w:rFonts w:hint="eastAsia"/>
              </w:rPr>
              <w:t>3</w:t>
            </w:r>
          </w:p>
        </w:tc>
        <w:tc>
          <w:tcPr>
            <w:tcW w:w="2490" w:type="dxa"/>
            <w:tcMar>
              <w:left w:w="108" w:type="dxa"/>
              <w:right w:w="108" w:type="dxa"/>
            </w:tcMar>
            <w:vAlign w:val="center"/>
          </w:tcPr>
          <w:p w14:paraId="16574BFA">
            <w:pPr>
              <w:pStyle w:val="30"/>
            </w:pPr>
            <w:r>
              <w:rPr>
                <w:rFonts w:hint="eastAsia"/>
              </w:rPr>
              <w:t>国资监管采集子系统</w:t>
            </w:r>
          </w:p>
        </w:tc>
        <w:tc>
          <w:tcPr>
            <w:tcW w:w="4982" w:type="dxa"/>
            <w:tcMar>
              <w:left w:w="108" w:type="dxa"/>
              <w:right w:w="108" w:type="dxa"/>
            </w:tcMar>
            <w:vAlign w:val="center"/>
          </w:tcPr>
          <w:p w14:paraId="2E0A7BE1">
            <w:pPr>
              <w:pStyle w:val="30"/>
            </w:pPr>
            <w:r>
              <w:rPr>
                <w:rFonts w:hint="eastAsia"/>
              </w:rPr>
              <w:t>业务数据信息：包括业务报表数据、审核类交互信息等。业务报表数据包含月度动态监测类报表、财务年报类报表、财务预算类报表、融资担保类报表、发债备案类报表等内容；审核类交互信息包含月度动态监测数据审核数据、财务年报审核数据、财务预算审核数据、融资担保及发债备案审核数据等内容。</w:t>
            </w:r>
          </w:p>
        </w:tc>
      </w:tr>
      <w:tr w14:paraId="230C1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dxa"/>
            <w:tcMar>
              <w:left w:w="108" w:type="dxa"/>
              <w:right w:w="108" w:type="dxa"/>
            </w:tcMar>
            <w:vAlign w:val="center"/>
          </w:tcPr>
          <w:p w14:paraId="0BA8EA6F">
            <w:pPr>
              <w:pStyle w:val="30"/>
            </w:pPr>
            <w:r>
              <w:rPr>
                <w:rFonts w:hint="eastAsia"/>
              </w:rPr>
              <w:t>4</w:t>
            </w:r>
          </w:p>
        </w:tc>
        <w:tc>
          <w:tcPr>
            <w:tcW w:w="2490" w:type="dxa"/>
            <w:tcMar>
              <w:left w:w="108" w:type="dxa"/>
              <w:right w:w="108" w:type="dxa"/>
            </w:tcMar>
            <w:vAlign w:val="center"/>
          </w:tcPr>
          <w:p w14:paraId="6A365C5E">
            <w:pPr>
              <w:pStyle w:val="30"/>
            </w:pPr>
            <w:r>
              <w:rPr>
                <w:rFonts w:hint="eastAsia"/>
              </w:rPr>
              <w:t>企业分配事中事后监管子系统</w:t>
            </w:r>
          </w:p>
        </w:tc>
        <w:tc>
          <w:tcPr>
            <w:tcW w:w="4982" w:type="dxa"/>
            <w:tcMar>
              <w:left w:w="108" w:type="dxa"/>
              <w:right w:w="108" w:type="dxa"/>
            </w:tcMar>
            <w:vAlign w:val="center"/>
          </w:tcPr>
          <w:p w14:paraId="42827D41">
            <w:pPr>
              <w:pStyle w:val="30"/>
            </w:pPr>
            <w:r>
              <w:rPr>
                <w:rFonts w:hint="eastAsia"/>
              </w:rPr>
              <w:t>业务数据信息：包括业务报表数据、审核类交互信息等。业务报表数据包含职工薪酬相关信息表、收入分配年报企业总部和本市子企业补充表、人工成本预算表、工资总额清算表等内容；审核类交互信息包含收入分配年报审核数据、人工成本预算审核数据、人工成本执行定报审核数据、工资效益联动评价表审核数据、国务院国资委监管企业职工薪酬调查问卷审核数据、人工成本月报表审核数据等内容。</w:t>
            </w:r>
          </w:p>
        </w:tc>
      </w:tr>
      <w:tr w14:paraId="7FEA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dxa"/>
            <w:tcMar>
              <w:left w:w="108" w:type="dxa"/>
              <w:right w:w="108" w:type="dxa"/>
            </w:tcMar>
            <w:vAlign w:val="center"/>
          </w:tcPr>
          <w:p w14:paraId="20FB36FA">
            <w:pPr>
              <w:pStyle w:val="30"/>
            </w:pPr>
            <w:r>
              <w:rPr>
                <w:rFonts w:hint="eastAsia"/>
              </w:rPr>
              <w:t>5</w:t>
            </w:r>
          </w:p>
        </w:tc>
        <w:tc>
          <w:tcPr>
            <w:tcW w:w="2490" w:type="dxa"/>
            <w:tcMar>
              <w:left w:w="108" w:type="dxa"/>
              <w:right w:w="108" w:type="dxa"/>
            </w:tcMar>
            <w:vAlign w:val="center"/>
          </w:tcPr>
          <w:p w14:paraId="6078C991">
            <w:pPr>
              <w:pStyle w:val="30"/>
            </w:pPr>
            <w:r>
              <w:rPr>
                <w:rFonts w:hint="eastAsia"/>
              </w:rPr>
              <w:t>OA系统</w:t>
            </w:r>
          </w:p>
        </w:tc>
        <w:tc>
          <w:tcPr>
            <w:tcW w:w="4982" w:type="dxa"/>
            <w:tcMar>
              <w:left w:w="108" w:type="dxa"/>
              <w:right w:w="108" w:type="dxa"/>
            </w:tcMar>
            <w:vAlign w:val="center"/>
          </w:tcPr>
          <w:p w14:paraId="14D9BB16">
            <w:pPr>
              <w:pStyle w:val="30"/>
            </w:pPr>
            <w:r>
              <w:rPr>
                <w:rFonts w:hint="eastAsia"/>
              </w:rPr>
              <w:t>流程审批数据、收发文数据、会议管理数据、信息报送数据、日程数据、督查督办数据等。</w:t>
            </w:r>
          </w:p>
        </w:tc>
      </w:tr>
      <w:tr w14:paraId="7482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2" w:type="dxa"/>
            <w:tcMar>
              <w:left w:w="108" w:type="dxa"/>
              <w:right w:w="108" w:type="dxa"/>
            </w:tcMar>
            <w:vAlign w:val="center"/>
          </w:tcPr>
          <w:p w14:paraId="73B9D887">
            <w:pPr>
              <w:pStyle w:val="30"/>
            </w:pPr>
            <w:r>
              <w:rPr>
                <w:rFonts w:hint="eastAsia"/>
              </w:rPr>
              <w:t>6</w:t>
            </w:r>
          </w:p>
        </w:tc>
        <w:tc>
          <w:tcPr>
            <w:tcW w:w="2490" w:type="dxa"/>
            <w:tcMar>
              <w:left w:w="108" w:type="dxa"/>
              <w:right w:w="108" w:type="dxa"/>
            </w:tcMar>
            <w:vAlign w:val="center"/>
          </w:tcPr>
          <w:p w14:paraId="3BB4B618">
            <w:pPr>
              <w:pStyle w:val="30"/>
            </w:pPr>
            <w:r>
              <w:rPr>
                <w:rFonts w:hint="eastAsia"/>
              </w:rPr>
              <w:t>采购数据</w:t>
            </w:r>
          </w:p>
        </w:tc>
        <w:tc>
          <w:tcPr>
            <w:tcW w:w="4982" w:type="dxa"/>
            <w:tcMar>
              <w:left w:w="108" w:type="dxa"/>
              <w:right w:w="108" w:type="dxa"/>
            </w:tcMar>
            <w:vAlign w:val="center"/>
          </w:tcPr>
          <w:p w14:paraId="1EBA84B9">
            <w:pPr>
              <w:pStyle w:val="30"/>
            </w:pPr>
            <w:r>
              <w:rPr>
                <w:rFonts w:hint="eastAsia"/>
              </w:rPr>
              <w:t>司法大数据（如案件状态、案号、涉案单位、涉案对方、诉讼地位、案件类型、案件标的金额、案由等）、不动产数据（如按占用人、按数量、地上面积、地下面积、总面积、总体价值、房屋整体情况）、上市公司数据（如A 股上市企业资产负债表、A 股上市企业利润表、A 股上市企业现金流量表、中国 A 股基本资料、中国 A 股日行情、中国 A 股日行情估值指标、申万行业分类、中国 A 股国民经济行业分类、公司简介、行业代码、中国 A 股日收益率、中国 A 股财务指标、中国 A 股指数基本资料、中国A 股 Wind 行业指数日行情等数据）。</w:t>
            </w:r>
          </w:p>
        </w:tc>
      </w:tr>
    </w:tbl>
    <w:p w14:paraId="4945456D">
      <w:pPr>
        <w:ind w:firstLine="0" w:firstLineChars="0"/>
      </w:pPr>
    </w:p>
    <w:p w14:paraId="0185466F">
      <w:pPr>
        <w:ind w:firstLine="480"/>
      </w:pPr>
      <w:r>
        <w:rPr>
          <w:rFonts w:hint="eastAsia"/>
        </w:rPr>
        <w:t>2、主要的非结构化数据类型如下：</w:t>
      </w:r>
    </w:p>
    <w:tbl>
      <w:tblPr>
        <w:tblStyle w:val="19"/>
        <w:tblW w:w="83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0"/>
        <w:gridCol w:w="2216"/>
        <w:gridCol w:w="4979"/>
      </w:tblGrid>
      <w:tr w14:paraId="550BD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0" w:type="dxa"/>
            <w:tcMar>
              <w:left w:w="108" w:type="dxa"/>
              <w:right w:w="108" w:type="dxa"/>
            </w:tcMar>
            <w:vAlign w:val="center"/>
          </w:tcPr>
          <w:p w14:paraId="70EBD003">
            <w:pPr>
              <w:pStyle w:val="30"/>
            </w:pPr>
            <w:r>
              <w:rPr>
                <w:rFonts w:hint="eastAsia"/>
              </w:rPr>
              <w:t>序号</w:t>
            </w:r>
          </w:p>
        </w:tc>
        <w:tc>
          <w:tcPr>
            <w:tcW w:w="2216" w:type="dxa"/>
            <w:tcMar>
              <w:left w:w="108" w:type="dxa"/>
              <w:right w:w="108" w:type="dxa"/>
            </w:tcMar>
            <w:vAlign w:val="center"/>
          </w:tcPr>
          <w:p w14:paraId="2197EC11">
            <w:pPr>
              <w:pStyle w:val="30"/>
            </w:pPr>
            <w:r>
              <w:rPr>
                <w:rFonts w:hint="eastAsia"/>
              </w:rPr>
              <w:t>系统名称</w:t>
            </w:r>
          </w:p>
        </w:tc>
        <w:tc>
          <w:tcPr>
            <w:tcW w:w="4979" w:type="dxa"/>
            <w:tcMar>
              <w:left w:w="108" w:type="dxa"/>
              <w:right w:w="108" w:type="dxa"/>
            </w:tcMar>
            <w:vAlign w:val="center"/>
          </w:tcPr>
          <w:p w14:paraId="5C48199F">
            <w:pPr>
              <w:pStyle w:val="30"/>
            </w:pPr>
            <w:r>
              <w:rPr>
                <w:rFonts w:hint="eastAsia"/>
              </w:rPr>
              <w:t>主要非结构化数据</w:t>
            </w:r>
          </w:p>
        </w:tc>
      </w:tr>
      <w:tr w14:paraId="4D818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0" w:type="dxa"/>
            <w:tcMar>
              <w:left w:w="108" w:type="dxa"/>
              <w:right w:w="108" w:type="dxa"/>
            </w:tcMar>
            <w:vAlign w:val="center"/>
          </w:tcPr>
          <w:p w14:paraId="41C1E243">
            <w:pPr>
              <w:pStyle w:val="30"/>
            </w:pPr>
            <w:r>
              <w:rPr>
                <w:rFonts w:hint="eastAsia"/>
              </w:rPr>
              <w:t>1</w:t>
            </w:r>
          </w:p>
        </w:tc>
        <w:tc>
          <w:tcPr>
            <w:tcW w:w="2216" w:type="dxa"/>
            <w:tcMar>
              <w:left w:w="108" w:type="dxa"/>
              <w:right w:w="108" w:type="dxa"/>
            </w:tcMar>
            <w:vAlign w:val="center"/>
          </w:tcPr>
          <w:p w14:paraId="4611EEF8">
            <w:pPr>
              <w:pStyle w:val="30"/>
            </w:pPr>
            <w:r>
              <w:rPr>
                <w:rFonts w:hint="eastAsia"/>
              </w:rPr>
              <w:t>内部审计子系统</w:t>
            </w:r>
          </w:p>
        </w:tc>
        <w:tc>
          <w:tcPr>
            <w:tcW w:w="4979" w:type="dxa"/>
            <w:tcMar>
              <w:left w:w="108" w:type="dxa"/>
              <w:right w:w="108" w:type="dxa"/>
            </w:tcMar>
            <w:vAlign w:val="center"/>
          </w:tcPr>
          <w:p w14:paraId="390976A3">
            <w:pPr>
              <w:pStyle w:val="30"/>
            </w:pPr>
            <w:r>
              <w:rPr>
                <w:rFonts w:hint="eastAsia"/>
              </w:rPr>
              <w:t>用户提供的包括数据补充类文档、数据统计类文档、数据分析类文档等内容。其他 Word、Excel、PDF 等格式通过子系统上传的非结构化数据信息。</w:t>
            </w:r>
          </w:p>
          <w:p w14:paraId="3B191D30">
            <w:pPr>
              <w:pStyle w:val="30"/>
            </w:pPr>
            <w:r>
              <w:rPr>
                <w:rFonts w:hint="eastAsia"/>
              </w:rPr>
              <w:t>如：企业内部审计工作情况表、内部审计工作月报等。</w:t>
            </w:r>
          </w:p>
        </w:tc>
      </w:tr>
      <w:tr w14:paraId="3A6F8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0" w:type="dxa"/>
            <w:tcMar>
              <w:left w:w="108" w:type="dxa"/>
              <w:right w:w="108" w:type="dxa"/>
            </w:tcMar>
            <w:vAlign w:val="center"/>
          </w:tcPr>
          <w:p w14:paraId="7D7E8C58">
            <w:pPr>
              <w:pStyle w:val="30"/>
            </w:pPr>
            <w:r>
              <w:rPr>
                <w:rFonts w:hint="eastAsia"/>
              </w:rPr>
              <w:t>2</w:t>
            </w:r>
          </w:p>
        </w:tc>
        <w:tc>
          <w:tcPr>
            <w:tcW w:w="2216" w:type="dxa"/>
            <w:tcMar>
              <w:left w:w="108" w:type="dxa"/>
              <w:right w:w="108" w:type="dxa"/>
            </w:tcMar>
            <w:vAlign w:val="center"/>
          </w:tcPr>
          <w:p w14:paraId="7ADAFF94">
            <w:pPr>
              <w:pStyle w:val="30"/>
            </w:pPr>
            <w:r>
              <w:rPr>
                <w:rFonts w:hint="eastAsia"/>
              </w:rPr>
              <w:t>全面风险预警管理子系统</w:t>
            </w:r>
          </w:p>
        </w:tc>
        <w:tc>
          <w:tcPr>
            <w:tcW w:w="4979" w:type="dxa"/>
            <w:tcMar>
              <w:left w:w="108" w:type="dxa"/>
              <w:right w:w="108" w:type="dxa"/>
            </w:tcMar>
            <w:vAlign w:val="center"/>
          </w:tcPr>
          <w:p w14:paraId="3E8BDB75">
            <w:pPr>
              <w:pStyle w:val="30"/>
            </w:pPr>
            <w:r>
              <w:rPr>
                <w:rFonts w:hint="eastAsia"/>
              </w:rPr>
              <w:t>用户提供的包括数据补充类文档、数据统计类文档、数据分析类文档等内容。其他 Word、Excel、PDF 等格式通过子系统上传的非结构化数据信息。</w:t>
            </w:r>
          </w:p>
          <w:p w14:paraId="166EF9BD">
            <w:pPr>
              <w:pStyle w:val="30"/>
            </w:pPr>
            <w:r>
              <w:rPr>
                <w:rFonts w:hint="eastAsia"/>
              </w:rPr>
              <w:t>如：风险提示预警函等。</w:t>
            </w:r>
          </w:p>
        </w:tc>
      </w:tr>
      <w:tr w14:paraId="5C8F0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0" w:type="dxa"/>
            <w:tcMar>
              <w:left w:w="108" w:type="dxa"/>
              <w:right w:w="108" w:type="dxa"/>
            </w:tcMar>
            <w:vAlign w:val="center"/>
          </w:tcPr>
          <w:p w14:paraId="629456B8">
            <w:pPr>
              <w:pStyle w:val="30"/>
            </w:pPr>
            <w:r>
              <w:rPr>
                <w:rFonts w:hint="eastAsia"/>
              </w:rPr>
              <w:t>3</w:t>
            </w:r>
          </w:p>
        </w:tc>
        <w:tc>
          <w:tcPr>
            <w:tcW w:w="2216" w:type="dxa"/>
            <w:tcMar>
              <w:left w:w="108" w:type="dxa"/>
              <w:right w:w="108" w:type="dxa"/>
            </w:tcMar>
            <w:vAlign w:val="center"/>
          </w:tcPr>
          <w:p w14:paraId="6FCFC907">
            <w:pPr>
              <w:pStyle w:val="30"/>
            </w:pPr>
            <w:r>
              <w:rPr>
                <w:rFonts w:hint="eastAsia"/>
              </w:rPr>
              <w:t>国资监管采集子系统</w:t>
            </w:r>
          </w:p>
        </w:tc>
        <w:tc>
          <w:tcPr>
            <w:tcW w:w="4979" w:type="dxa"/>
            <w:tcMar>
              <w:left w:w="108" w:type="dxa"/>
              <w:right w:w="108" w:type="dxa"/>
            </w:tcMar>
            <w:vAlign w:val="center"/>
          </w:tcPr>
          <w:p w14:paraId="115FF8DF">
            <w:pPr>
              <w:pStyle w:val="30"/>
            </w:pPr>
            <w:r>
              <w:rPr>
                <w:rFonts w:hint="eastAsia"/>
              </w:rPr>
              <w:t>用户提供的包括数据补充类文档、数据统计类文档、数据分析类文档等内容。其他 Word、Excel、PDF 等格式通过子系统上传的非结构化数据信息。</w:t>
            </w:r>
          </w:p>
          <w:p w14:paraId="29DB4912">
            <w:pPr>
              <w:pStyle w:val="30"/>
            </w:pPr>
            <w:r>
              <w:rPr>
                <w:rFonts w:hint="eastAsia"/>
              </w:rPr>
              <w:t>如：财务统计报告等。</w:t>
            </w:r>
          </w:p>
        </w:tc>
      </w:tr>
      <w:tr w14:paraId="058C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0" w:type="dxa"/>
            <w:tcMar>
              <w:left w:w="108" w:type="dxa"/>
              <w:right w:w="108" w:type="dxa"/>
            </w:tcMar>
            <w:vAlign w:val="center"/>
          </w:tcPr>
          <w:p w14:paraId="76A632E6">
            <w:pPr>
              <w:pStyle w:val="30"/>
            </w:pPr>
            <w:r>
              <w:rPr>
                <w:rFonts w:hint="eastAsia"/>
              </w:rPr>
              <w:t>4</w:t>
            </w:r>
          </w:p>
        </w:tc>
        <w:tc>
          <w:tcPr>
            <w:tcW w:w="2216" w:type="dxa"/>
            <w:tcMar>
              <w:left w:w="108" w:type="dxa"/>
              <w:right w:w="108" w:type="dxa"/>
            </w:tcMar>
            <w:vAlign w:val="center"/>
          </w:tcPr>
          <w:p w14:paraId="60FBA653">
            <w:pPr>
              <w:pStyle w:val="30"/>
            </w:pPr>
            <w:r>
              <w:rPr>
                <w:rFonts w:hint="eastAsia"/>
              </w:rPr>
              <w:t>企业分配事中事后监管子系统</w:t>
            </w:r>
          </w:p>
        </w:tc>
        <w:tc>
          <w:tcPr>
            <w:tcW w:w="4979" w:type="dxa"/>
            <w:tcMar>
              <w:left w:w="108" w:type="dxa"/>
              <w:right w:w="108" w:type="dxa"/>
            </w:tcMar>
            <w:vAlign w:val="center"/>
          </w:tcPr>
          <w:p w14:paraId="3128B943">
            <w:pPr>
              <w:pStyle w:val="30"/>
            </w:pPr>
            <w:r>
              <w:rPr>
                <w:rFonts w:hint="eastAsia"/>
              </w:rPr>
              <w:t>用户提供的包括数据补充类文档、数据统计类文档、数据分析类文档等内容。其他 Word、Excel、PDF 等格式通过子系统上传的非结构化数据信息。</w:t>
            </w:r>
          </w:p>
          <w:p w14:paraId="02580387">
            <w:pPr>
              <w:pStyle w:val="30"/>
            </w:pPr>
            <w:r>
              <w:rPr>
                <w:rFonts w:hint="eastAsia"/>
              </w:rPr>
              <w:t>如：收入分配年报表、人工成本决算表、人工成本预算表等。</w:t>
            </w:r>
          </w:p>
        </w:tc>
      </w:tr>
      <w:tr w14:paraId="7BE29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0" w:type="dxa"/>
            <w:tcMar>
              <w:left w:w="108" w:type="dxa"/>
              <w:right w:w="108" w:type="dxa"/>
            </w:tcMar>
            <w:vAlign w:val="center"/>
          </w:tcPr>
          <w:p w14:paraId="696BBD97">
            <w:pPr>
              <w:pStyle w:val="30"/>
            </w:pPr>
            <w:r>
              <w:rPr>
                <w:rFonts w:hint="eastAsia"/>
              </w:rPr>
              <w:t>5</w:t>
            </w:r>
          </w:p>
        </w:tc>
        <w:tc>
          <w:tcPr>
            <w:tcW w:w="2216" w:type="dxa"/>
            <w:tcMar>
              <w:left w:w="108" w:type="dxa"/>
              <w:right w:w="108" w:type="dxa"/>
            </w:tcMar>
            <w:vAlign w:val="center"/>
          </w:tcPr>
          <w:p w14:paraId="655535E4">
            <w:pPr>
              <w:pStyle w:val="30"/>
            </w:pPr>
            <w:r>
              <w:rPr>
                <w:rFonts w:hint="eastAsia"/>
              </w:rPr>
              <w:t>OA系统</w:t>
            </w:r>
          </w:p>
        </w:tc>
        <w:tc>
          <w:tcPr>
            <w:tcW w:w="4979" w:type="dxa"/>
            <w:tcMar>
              <w:left w:w="108" w:type="dxa"/>
              <w:right w:w="108" w:type="dxa"/>
            </w:tcMar>
            <w:vAlign w:val="center"/>
          </w:tcPr>
          <w:p w14:paraId="110159E7">
            <w:pPr>
              <w:pStyle w:val="30"/>
            </w:pPr>
            <w:r>
              <w:rPr>
                <w:rFonts w:hint="eastAsia"/>
              </w:rPr>
              <w:t>公文附件、会议附件、督办附件等其他以Word、Excel、PDF格式通过系统上传的非结构化数据信息。</w:t>
            </w:r>
          </w:p>
        </w:tc>
      </w:tr>
    </w:tbl>
    <w:p w14:paraId="401C2D9D">
      <w:pPr>
        <w:ind w:firstLine="0" w:firstLineChars="0"/>
      </w:pPr>
    </w:p>
    <w:p w14:paraId="140EC6C4">
      <w:pPr>
        <w:pStyle w:val="6"/>
        <w:numPr>
          <w:ilvl w:val="4"/>
          <w:numId w:val="0"/>
        </w:numPr>
      </w:pPr>
      <w:r>
        <w:rPr>
          <w:rFonts w:hint="eastAsia" w:eastAsia="宋体" w:cs="宋体"/>
        </w:rPr>
        <w:t xml:space="preserve">6.3.1.13.5  </w:t>
      </w:r>
      <w:r>
        <w:rPr>
          <w:rFonts w:hint="eastAsia"/>
        </w:rPr>
        <w:t>输入输出分析</w:t>
      </w:r>
    </w:p>
    <w:p w14:paraId="15EC01CE">
      <w:pPr>
        <w:ind w:firstLine="480"/>
      </w:pPr>
      <w:r>
        <w:rPr>
          <w:rFonts w:hint="eastAsia"/>
        </w:rPr>
        <w:t>输入输出（I/O）分析直接关联到数据库的响应速度和处理能力，是决定系统性能的关键因素。</w:t>
      </w:r>
    </w:p>
    <w:p w14:paraId="1A0E02F2">
      <w:pPr>
        <w:ind w:firstLine="480"/>
      </w:pPr>
      <w:r>
        <w:rPr>
          <w:rFonts w:hint="eastAsia"/>
        </w:rPr>
        <w:t>数据库信息处理要求：</w:t>
      </w:r>
    </w:p>
    <w:p w14:paraId="2693BFDA">
      <w:pPr>
        <w:ind w:firstLine="480"/>
      </w:pPr>
      <w:r>
        <w:rPr>
          <w:rFonts w:hint="eastAsia"/>
        </w:rPr>
        <w:t>系统采用大型关系数据库管理系统，进行本地数据库信息的管理，对于高并发的I/O吞吐要有很高的效率和容错能力。</w:t>
      </w:r>
    </w:p>
    <w:p w14:paraId="0D33E20B">
      <w:pPr>
        <w:ind w:firstLine="480"/>
      </w:pPr>
      <w:r>
        <w:rPr>
          <w:rFonts w:hint="eastAsia"/>
        </w:rPr>
        <w:t>数据联机存储能力要求：</w:t>
      </w:r>
    </w:p>
    <w:p w14:paraId="1A737D4A">
      <w:pPr>
        <w:ind w:firstLine="480"/>
      </w:pPr>
      <w:r>
        <w:rPr>
          <w:rFonts w:hint="eastAsia"/>
        </w:rPr>
        <w:t>业务数据在系统中至少存储10年。经用户设定为重要的数据（如与分析预测相关的数据）、地图切片数据等应长期离线保存。</w:t>
      </w:r>
    </w:p>
    <w:p w14:paraId="5B9A49B0">
      <w:pPr>
        <w:pStyle w:val="6"/>
        <w:numPr>
          <w:ilvl w:val="4"/>
          <w:numId w:val="0"/>
        </w:numPr>
      </w:pPr>
      <w:r>
        <w:rPr>
          <w:rFonts w:hint="eastAsia" w:eastAsia="宋体" w:cs="宋体"/>
        </w:rPr>
        <w:t xml:space="preserve">6.3.1.13.6  </w:t>
      </w:r>
      <w:r>
        <w:rPr>
          <w:rFonts w:hint="eastAsia"/>
        </w:rPr>
        <w:t>存储量分析与预测</w:t>
      </w:r>
    </w:p>
    <w:p w14:paraId="4909BB8E">
      <w:pPr>
        <w:ind w:firstLine="480"/>
      </w:pPr>
      <w:r>
        <w:rPr>
          <w:rFonts w:hint="eastAsia"/>
        </w:rPr>
        <w:t>本项目数据包含三个来源渠道：</w:t>
      </w:r>
    </w:p>
    <w:p w14:paraId="156D0F87">
      <w:pPr>
        <w:ind w:firstLine="480"/>
      </w:pPr>
      <w:r>
        <w:rPr>
          <w:rFonts w:hint="eastAsia"/>
        </w:rPr>
        <w:t>一是国资专网部署的系统数据，包含国企价值评估系统、投资监管信息子系统、国资监管财务数据采集子系统、薪酬备案管理子系统、企业分配事中事后监管子系统、全面风险预警子系统、内部审计子系统、审计整改管理子系统、国有房地资产信息监管子系统、违规责任追究子系统、监管门户上传的监管报告、报表等业务数据。二是政务外网部署的系统数据，包含随申办OA系统、产权登记评估系统等业务数据。三是第三方采购数据，包含司法大数据、上市公司数据、不动产交易数据等。</w:t>
      </w:r>
    </w:p>
    <w:tbl>
      <w:tblPr>
        <w:tblStyle w:val="18"/>
        <w:tblW w:w="487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0"/>
        <w:gridCol w:w="2102"/>
        <w:gridCol w:w="842"/>
        <w:gridCol w:w="643"/>
        <w:gridCol w:w="842"/>
        <w:gridCol w:w="576"/>
        <w:gridCol w:w="842"/>
        <w:gridCol w:w="842"/>
        <w:gridCol w:w="842"/>
      </w:tblGrid>
      <w:tr w14:paraId="4C646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6" w:hRule="atLeast"/>
          <w:jc w:val="center"/>
        </w:trPr>
        <w:tc>
          <w:tcPr>
            <w:tcW w:w="464" w:type="pct"/>
            <w:tcMar>
              <w:left w:w="108" w:type="dxa"/>
              <w:right w:w="108" w:type="dxa"/>
            </w:tcMar>
            <w:vAlign w:val="center"/>
          </w:tcPr>
          <w:p w14:paraId="13F978D3">
            <w:pPr>
              <w:pStyle w:val="30"/>
            </w:pPr>
            <w:r>
              <w:rPr>
                <w:rFonts w:hint="eastAsia"/>
              </w:rPr>
              <w:t>系统类型</w:t>
            </w:r>
          </w:p>
        </w:tc>
        <w:tc>
          <w:tcPr>
            <w:tcW w:w="1264" w:type="pct"/>
            <w:tcMar>
              <w:left w:w="108" w:type="dxa"/>
              <w:right w:w="108" w:type="dxa"/>
            </w:tcMar>
            <w:vAlign w:val="center"/>
          </w:tcPr>
          <w:p w14:paraId="649CF4C4">
            <w:pPr>
              <w:pStyle w:val="30"/>
            </w:pPr>
            <w:r>
              <w:rPr>
                <w:rFonts w:hint="eastAsia"/>
              </w:rPr>
              <w:t>系统名称</w:t>
            </w:r>
          </w:p>
        </w:tc>
        <w:tc>
          <w:tcPr>
            <w:tcW w:w="507" w:type="pct"/>
            <w:tcMar>
              <w:left w:w="108" w:type="dxa"/>
              <w:right w:w="108" w:type="dxa"/>
            </w:tcMar>
            <w:vAlign w:val="center"/>
          </w:tcPr>
          <w:p w14:paraId="7466F34B">
            <w:pPr>
              <w:pStyle w:val="30"/>
            </w:pPr>
            <w:r>
              <w:rPr>
                <w:rFonts w:hint="eastAsia"/>
              </w:rPr>
              <w:t>磁盘空间占用（TB）</w:t>
            </w:r>
          </w:p>
        </w:tc>
        <w:tc>
          <w:tcPr>
            <w:tcW w:w="387" w:type="pct"/>
            <w:tcMar>
              <w:left w:w="108" w:type="dxa"/>
              <w:right w:w="108" w:type="dxa"/>
            </w:tcMar>
            <w:vAlign w:val="center"/>
          </w:tcPr>
          <w:p w14:paraId="2C907A42">
            <w:pPr>
              <w:pStyle w:val="30"/>
            </w:pPr>
            <w:r>
              <w:rPr>
                <w:rFonts w:hint="eastAsia"/>
              </w:rPr>
              <w:t>归集数据比例</w:t>
            </w:r>
          </w:p>
        </w:tc>
        <w:tc>
          <w:tcPr>
            <w:tcW w:w="507" w:type="pct"/>
            <w:tcMar>
              <w:left w:w="108" w:type="dxa"/>
              <w:right w:w="108" w:type="dxa"/>
            </w:tcMar>
            <w:vAlign w:val="center"/>
          </w:tcPr>
          <w:p w14:paraId="3DAF131D">
            <w:pPr>
              <w:pStyle w:val="30"/>
            </w:pPr>
            <w:r>
              <w:rPr>
                <w:rFonts w:hint="eastAsia"/>
              </w:rPr>
              <w:t>需归集的有效数据量（TB）</w:t>
            </w:r>
          </w:p>
        </w:tc>
        <w:tc>
          <w:tcPr>
            <w:tcW w:w="347" w:type="pct"/>
            <w:tcMar>
              <w:left w:w="108" w:type="dxa"/>
              <w:right w:w="108" w:type="dxa"/>
            </w:tcMar>
            <w:vAlign w:val="center"/>
          </w:tcPr>
          <w:p w14:paraId="007D10E9">
            <w:pPr>
              <w:pStyle w:val="30"/>
            </w:pPr>
            <w:r>
              <w:rPr>
                <w:rFonts w:hint="eastAsia"/>
              </w:rPr>
              <w:t>数据年增长率</w:t>
            </w:r>
          </w:p>
        </w:tc>
        <w:tc>
          <w:tcPr>
            <w:tcW w:w="507" w:type="pct"/>
            <w:tcMar>
              <w:left w:w="108" w:type="dxa"/>
              <w:right w:w="108" w:type="dxa"/>
            </w:tcMar>
            <w:vAlign w:val="center"/>
          </w:tcPr>
          <w:p w14:paraId="58FE7829">
            <w:pPr>
              <w:pStyle w:val="30"/>
            </w:pPr>
            <w:r>
              <w:rPr>
                <w:rFonts w:hint="eastAsia"/>
              </w:rPr>
              <w:t>第一年数据量（TB）</w:t>
            </w:r>
          </w:p>
        </w:tc>
        <w:tc>
          <w:tcPr>
            <w:tcW w:w="507" w:type="pct"/>
            <w:tcMar>
              <w:left w:w="108" w:type="dxa"/>
              <w:right w:w="108" w:type="dxa"/>
            </w:tcMar>
            <w:vAlign w:val="center"/>
          </w:tcPr>
          <w:p w14:paraId="35549B9B">
            <w:pPr>
              <w:pStyle w:val="30"/>
            </w:pPr>
            <w:r>
              <w:rPr>
                <w:rFonts w:hint="eastAsia"/>
              </w:rPr>
              <w:t>第二年数据量（TB）</w:t>
            </w:r>
          </w:p>
        </w:tc>
        <w:tc>
          <w:tcPr>
            <w:tcW w:w="507" w:type="pct"/>
            <w:tcMar>
              <w:left w:w="108" w:type="dxa"/>
              <w:right w:w="108" w:type="dxa"/>
            </w:tcMar>
            <w:vAlign w:val="center"/>
          </w:tcPr>
          <w:p w14:paraId="09E25F08">
            <w:pPr>
              <w:pStyle w:val="30"/>
            </w:pPr>
            <w:r>
              <w:rPr>
                <w:rFonts w:hint="eastAsia"/>
              </w:rPr>
              <w:t>第三年数据量（TB）</w:t>
            </w:r>
          </w:p>
        </w:tc>
      </w:tr>
      <w:tr w14:paraId="387AB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464" w:type="pct"/>
            <w:vMerge w:val="restart"/>
            <w:tcMar>
              <w:left w:w="108" w:type="dxa"/>
              <w:right w:w="108" w:type="dxa"/>
            </w:tcMar>
            <w:vAlign w:val="center"/>
          </w:tcPr>
          <w:p w14:paraId="4200B3B9">
            <w:pPr>
              <w:pStyle w:val="30"/>
            </w:pPr>
            <w:r>
              <w:rPr>
                <w:rFonts w:hint="eastAsia"/>
              </w:rPr>
              <w:t>国资专网部署的系统</w:t>
            </w:r>
          </w:p>
        </w:tc>
        <w:tc>
          <w:tcPr>
            <w:tcW w:w="1264" w:type="pct"/>
            <w:tcMar>
              <w:left w:w="108" w:type="dxa"/>
              <w:right w:w="108" w:type="dxa"/>
            </w:tcMar>
            <w:vAlign w:val="center"/>
          </w:tcPr>
          <w:p w14:paraId="2FFBA031">
            <w:pPr>
              <w:pStyle w:val="30"/>
            </w:pPr>
            <w:r>
              <w:rPr>
                <w:rFonts w:hint="eastAsia"/>
              </w:rPr>
              <w:t>内部审计子系统</w:t>
            </w:r>
          </w:p>
        </w:tc>
        <w:tc>
          <w:tcPr>
            <w:tcW w:w="507" w:type="pct"/>
            <w:tcMar>
              <w:left w:w="108" w:type="dxa"/>
              <w:right w:w="108" w:type="dxa"/>
            </w:tcMar>
            <w:vAlign w:val="center"/>
          </w:tcPr>
          <w:p w14:paraId="633D456D">
            <w:pPr>
              <w:pStyle w:val="30"/>
            </w:pPr>
            <w:r>
              <w:rPr>
                <w:rFonts w:hint="eastAsia"/>
              </w:rPr>
              <w:t>1.7</w:t>
            </w:r>
          </w:p>
        </w:tc>
        <w:tc>
          <w:tcPr>
            <w:tcW w:w="387" w:type="pct"/>
            <w:tcMar>
              <w:left w:w="108" w:type="dxa"/>
              <w:right w:w="108" w:type="dxa"/>
            </w:tcMar>
            <w:vAlign w:val="center"/>
          </w:tcPr>
          <w:p w14:paraId="409D4755">
            <w:pPr>
              <w:pStyle w:val="30"/>
            </w:pPr>
            <w:r>
              <w:rPr>
                <w:rFonts w:hint="eastAsia"/>
              </w:rPr>
              <w:t>20%</w:t>
            </w:r>
          </w:p>
        </w:tc>
        <w:tc>
          <w:tcPr>
            <w:tcW w:w="507" w:type="pct"/>
            <w:tcMar>
              <w:left w:w="108" w:type="dxa"/>
              <w:right w:w="108" w:type="dxa"/>
            </w:tcMar>
            <w:vAlign w:val="center"/>
          </w:tcPr>
          <w:p w14:paraId="6CC64E75">
            <w:pPr>
              <w:pStyle w:val="30"/>
            </w:pPr>
            <w:r>
              <w:rPr>
                <w:rFonts w:hint="eastAsia"/>
              </w:rPr>
              <w:t>0.34</w:t>
            </w:r>
          </w:p>
        </w:tc>
        <w:tc>
          <w:tcPr>
            <w:tcW w:w="347" w:type="pct"/>
            <w:tcMar>
              <w:left w:w="108" w:type="dxa"/>
              <w:right w:w="108" w:type="dxa"/>
            </w:tcMar>
            <w:vAlign w:val="center"/>
          </w:tcPr>
          <w:p w14:paraId="0EBCE2C1">
            <w:pPr>
              <w:pStyle w:val="30"/>
            </w:pPr>
            <w:r>
              <w:rPr>
                <w:rFonts w:hint="eastAsia"/>
              </w:rPr>
              <w:t>20%</w:t>
            </w:r>
          </w:p>
        </w:tc>
        <w:tc>
          <w:tcPr>
            <w:tcW w:w="507" w:type="pct"/>
            <w:tcMar>
              <w:left w:w="108" w:type="dxa"/>
              <w:right w:w="108" w:type="dxa"/>
            </w:tcMar>
            <w:vAlign w:val="center"/>
          </w:tcPr>
          <w:p w14:paraId="7F53D083">
            <w:pPr>
              <w:pStyle w:val="30"/>
            </w:pPr>
            <w:r>
              <w:rPr>
                <w:rFonts w:hint="eastAsia"/>
              </w:rPr>
              <w:t>0.41</w:t>
            </w:r>
          </w:p>
        </w:tc>
        <w:tc>
          <w:tcPr>
            <w:tcW w:w="507" w:type="pct"/>
            <w:tcMar>
              <w:left w:w="108" w:type="dxa"/>
              <w:right w:w="108" w:type="dxa"/>
            </w:tcMar>
            <w:vAlign w:val="center"/>
          </w:tcPr>
          <w:p w14:paraId="4D733FF4">
            <w:pPr>
              <w:pStyle w:val="30"/>
            </w:pPr>
            <w:r>
              <w:rPr>
                <w:rFonts w:hint="eastAsia"/>
              </w:rPr>
              <w:t>0.49</w:t>
            </w:r>
          </w:p>
        </w:tc>
        <w:tc>
          <w:tcPr>
            <w:tcW w:w="507" w:type="pct"/>
            <w:tcMar>
              <w:left w:w="108" w:type="dxa"/>
              <w:right w:w="108" w:type="dxa"/>
            </w:tcMar>
            <w:vAlign w:val="center"/>
          </w:tcPr>
          <w:p w14:paraId="596951F9">
            <w:pPr>
              <w:pStyle w:val="30"/>
            </w:pPr>
            <w:r>
              <w:rPr>
                <w:rFonts w:hint="eastAsia"/>
              </w:rPr>
              <w:t>0.59</w:t>
            </w:r>
          </w:p>
        </w:tc>
      </w:tr>
      <w:tr w14:paraId="0368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464" w:type="pct"/>
            <w:vMerge w:val="continue"/>
            <w:tcMar>
              <w:left w:w="108" w:type="dxa"/>
              <w:right w:w="108" w:type="dxa"/>
            </w:tcMar>
            <w:vAlign w:val="center"/>
          </w:tcPr>
          <w:p w14:paraId="55FC02E3">
            <w:pPr>
              <w:pStyle w:val="30"/>
            </w:pPr>
          </w:p>
        </w:tc>
        <w:tc>
          <w:tcPr>
            <w:tcW w:w="1264" w:type="pct"/>
            <w:tcMar>
              <w:left w:w="108" w:type="dxa"/>
              <w:right w:w="108" w:type="dxa"/>
            </w:tcMar>
            <w:vAlign w:val="center"/>
          </w:tcPr>
          <w:p w14:paraId="4007A32B">
            <w:pPr>
              <w:pStyle w:val="30"/>
            </w:pPr>
            <w:r>
              <w:rPr>
                <w:rFonts w:hint="eastAsia"/>
              </w:rPr>
              <w:t>国资监管采集子系统</w:t>
            </w:r>
          </w:p>
        </w:tc>
        <w:tc>
          <w:tcPr>
            <w:tcW w:w="507" w:type="pct"/>
            <w:tcMar>
              <w:left w:w="108" w:type="dxa"/>
              <w:right w:w="108" w:type="dxa"/>
            </w:tcMar>
            <w:vAlign w:val="center"/>
          </w:tcPr>
          <w:p w14:paraId="000B8742">
            <w:pPr>
              <w:pStyle w:val="30"/>
            </w:pPr>
            <w:r>
              <w:rPr>
                <w:rFonts w:hint="eastAsia"/>
              </w:rPr>
              <w:t>3.1</w:t>
            </w:r>
          </w:p>
        </w:tc>
        <w:tc>
          <w:tcPr>
            <w:tcW w:w="387" w:type="pct"/>
            <w:tcMar>
              <w:left w:w="108" w:type="dxa"/>
              <w:right w:w="108" w:type="dxa"/>
            </w:tcMar>
            <w:vAlign w:val="center"/>
          </w:tcPr>
          <w:p w14:paraId="5550B243">
            <w:pPr>
              <w:pStyle w:val="30"/>
            </w:pPr>
            <w:r>
              <w:rPr>
                <w:rFonts w:hint="eastAsia"/>
              </w:rPr>
              <w:t>20%</w:t>
            </w:r>
          </w:p>
        </w:tc>
        <w:tc>
          <w:tcPr>
            <w:tcW w:w="507" w:type="pct"/>
            <w:tcMar>
              <w:left w:w="108" w:type="dxa"/>
              <w:right w:w="108" w:type="dxa"/>
            </w:tcMar>
            <w:vAlign w:val="center"/>
          </w:tcPr>
          <w:p w14:paraId="13D39287">
            <w:pPr>
              <w:pStyle w:val="30"/>
            </w:pPr>
            <w:r>
              <w:rPr>
                <w:rFonts w:hint="eastAsia"/>
              </w:rPr>
              <w:t>0.62</w:t>
            </w:r>
          </w:p>
        </w:tc>
        <w:tc>
          <w:tcPr>
            <w:tcW w:w="347" w:type="pct"/>
            <w:tcMar>
              <w:left w:w="108" w:type="dxa"/>
              <w:right w:w="108" w:type="dxa"/>
            </w:tcMar>
            <w:vAlign w:val="center"/>
          </w:tcPr>
          <w:p w14:paraId="36A91285">
            <w:pPr>
              <w:pStyle w:val="30"/>
            </w:pPr>
            <w:r>
              <w:rPr>
                <w:rFonts w:hint="eastAsia"/>
              </w:rPr>
              <w:t>20%</w:t>
            </w:r>
          </w:p>
        </w:tc>
        <w:tc>
          <w:tcPr>
            <w:tcW w:w="507" w:type="pct"/>
            <w:tcMar>
              <w:left w:w="108" w:type="dxa"/>
              <w:right w:w="108" w:type="dxa"/>
            </w:tcMar>
            <w:vAlign w:val="center"/>
          </w:tcPr>
          <w:p w14:paraId="0F384B1E">
            <w:pPr>
              <w:pStyle w:val="30"/>
            </w:pPr>
            <w:r>
              <w:rPr>
                <w:rFonts w:hint="eastAsia"/>
              </w:rPr>
              <w:t>0.74</w:t>
            </w:r>
          </w:p>
        </w:tc>
        <w:tc>
          <w:tcPr>
            <w:tcW w:w="507" w:type="pct"/>
            <w:tcMar>
              <w:left w:w="108" w:type="dxa"/>
              <w:right w:w="108" w:type="dxa"/>
            </w:tcMar>
            <w:vAlign w:val="center"/>
          </w:tcPr>
          <w:p w14:paraId="7DA6665B">
            <w:pPr>
              <w:pStyle w:val="30"/>
            </w:pPr>
            <w:r>
              <w:rPr>
                <w:rFonts w:hint="eastAsia"/>
              </w:rPr>
              <w:t>0.89</w:t>
            </w:r>
          </w:p>
        </w:tc>
        <w:tc>
          <w:tcPr>
            <w:tcW w:w="507" w:type="pct"/>
            <w:tcMar>
              <w:left w:w="108" w:type="dxa"/>
              <w:right w:w="108" w:type="dxa"/>
            </w:tcMar>
            <w:vAlign w:val="center"/>
          </w:tcPr>
          <w:p w14:paraId="73B1B48E">
            <w:pPr>
              <w:pStyle w:val="30"/>
            </w:pPr>
            <w:r>
              <w:rPr>
                <w:rFonts w:hint="eastAsia"/>
              </w:rPr>
              <w:t>1.07</w:t>
            </w:r>
          </w:p>
        </w:tc>
      </w:tr>
      <w:tr w14:paraId="07983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464" w:type="pct"/>
            <w:vMerge w:val="continue"/>
            <w:tcMar>
              <w:left w:w="108" w:type="dxa"/>
              <w:right w:w="108" w:type="dxa"/>
            </w:tcMar>
            <w:vAlign w:val="center"/>
          </w:tcPr>
          <w:p w14:paraId="6051449D">
            <w:pPr>
              <w:pStyle w:val="30"/>
            </w:pPr>
          </w:p>
        </w:tc>
        <w:tc>
          <w:tcPr>
            <w:tcW w:w="1264" w:type="pct"/>
            <w:tcMar>
              <w:left w:w="108" w:type="dxa"/>
              <w:right w:w="108" w:type="dxa"/>
            </w:tcMar>
            <w:vAlign w:val="center"/>
          </w:tcPr>
          <w:p w14:paraId="28C21C98">
            <w:pPr>
              <w:pStyle w:val="30"/>
            </w:pPr>
            <w:r>
              <w:rPr>
                <w:rFonts w:hint="eastAsia"/>
              </w:rPr>
              <w:t>企业分配事中事后监管子系统</w:t>
            </w:r>
          </w:p>
        </w:tc>
        <w:tc>
          <w:tcPr>
            <w:tcW w:w="507" w:type="pct"/>
            <w:tcMar>
              <w:left w:w="108" w:type="dxa"/>
              <w:right w:w="108" w:type="dxa"/>
            </w:tcMar>
            <w:vAlign w:val="center"/>
          </w:tcPr>
          <w:p w14:paraId="39CFB9BA">
            <w:pPr>
              <w:pStyle w:val="30"/>
            </w:pPr>
            <w:r>
              <w:rPr>
                <w:rFonts w:hint="eastAsia"/>
              </w:rPr>
              <w:t>5.3</w:t>
            </w:r>
          </w:p>
        </w:tc>
        <w:tc>
          <w:tcPr>
            <w:tcW w:w="387" w:type="pct"/>
            <w:tcMar>
              <w:left w:w="108" w:type="dxa"/>
              <w:right w:w="108" w:type="dxa"/>
            </w:tcMar>
            <w:vAlign w:val="center"/>
          </w:tcPr>
          <w:p w14:paraId="7114EB7C">
            <w:pPr>
              <w:pStyle w:val="30"/>
            </w:pPr>
            <w:r>
              <w:rPr>
                <w:rFonts w:hint="eastAsia"/>
              </w:rPr>
              <w:t>20%</w:t>
            </w:r>
          </w:p>
        </w:tc>
        <w:tc>
          <w:tcPr>
            <w:tcW w:w="507" w:type="pct"/>
            <w:tcMar>
              <w:left w:w="108" w:type="dxa"/>
              <w:right w:w="108" w:type="dxa"/>
            </w:tcMar>
            <w:vAlign w:val="center"/>
          </w:tcPr>
          <w:p w14:paraId="4A9AE8DC">
            <w:pPr>
              <w:pStyle w:val="30"/>
            </w:pPr>
            <w:r>
              <w:rPr>
                <w:rFonts w:hint="eastAsia"/>
              </w:rPr>
              <w:t>1.06</w:t>
            </w:r>
          </w:p>
        </w:tc>
        <w:tc>
          <w:tcPr>
            <w:tcW w:w="347" w:type="pct"/>
            <w:tcMar>
              <w:left w:w="108" w:type="dxa"/>
              <w:right w:w="108" w:type="dxa"/>
            </w:tcMar>
            <w:vAlign w:val="center"/>
          </w:tcPr>
          <w:p w14:paraId="33E420A8">
            <w:pPr>
              <w:pStyle w:val="30"/>
            </w:pPr>
            <w:r>
              <w:rPr>
                <w:rFonts w:hint="eastAsia"/>
              </w:rPr>
              <w:t>20%</w:t>
            </w:r>
          </w:p>
        </w:tc>
        <w:tc>
          <w:tcPr>
            <w:tcW w:w="507" w:type="pct"/>
            <w:tcMar>
              <w:left w:w="108" w:type="dxa"/>
              <w:right w:w="108" w:type="dxa"/>
            </w:tcMar>
            <w:vAlign w:val="center"/>
          </w:tcPr>
          <w:p w14:paraId="51C5939D">
            <w:pPr>
              <w:pStyle w:val="30"/>
            </w:pPr>
            <w:r>
              <w:rPr>
                <w:rFonts w:hint="eastAsia"/>
              </w:rPr>
              <w:t>1.27</w:t>
            </w:r>
          </w:p>
        </w:tc>
        <w:tc>
          <w:tcPr>
            <w:tcW w:w="507" w:type="pct"/>
            <w:tcMar>
              <w:left w:w="108" w:type="dxa"/>
              <w:right w:w="108" w:type="dxa"/>
            </w:tcMar>
            <w:vAlign w:val="center"/>
          </w:tcPr>
          <w:p w14:paraId="23BCCBEC">
            <w:pPr>
              <w:pStyle w:val="30"/>
            </w:pPr>
            <w:r>
              <w:rPr>
                <w:rFonts w:hint="eastAsia"/>
              </w:rPr>
              <w:t>1.53</w:t>
            </w:r>
          </w:p>
        </w:tc>
        <w:tc>
          <w:tcPr>
            <w:tcW w:w="507" w:type="pct"/>
            <w:tcMar>
              <w:left w:w="108" w:type="dxa"/>
              <w:right w:w="108" w:type="dxa"/>
            </w:tcMar>
            <w:vAlign w:val="center"/>
          </w:tcPr>
          <w:p w14:paraId="1CE7E711">
            <w:pPr>
              <w:pStyle w:val="30"/>
            </w:pPr>
            <w:r>
              <w:rPr>
                <w:rFonts w:hint="eastAsia"/>
              </w:rPr>
              <w:t>1.83</w:t>
            </w:r>
          </w:p>
        </w:tc>
      </w:tr>
      <w:tr w14:paraId="0B48C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464" w:type="pct"/>
            <w:vMerge w:val="continue"/>
            <w:tcMar>
              <w:left w:w="108" w:type="dxa"/>
              <w:right w:w="108" w:type="dxa"/>
            </w:tcMar>
            <w:vAlign w:val="center"/>
          </w:tcPr>
          <w:p w14:paraId="74BD0DEC">
            <w:pPr>
              <w:pStyle w:val="30"/>
            </w:pPr>
          </w:p>
        </w:tc>
        <w:tc>
          <w:tcPr>
            <w:tcW w:w="1264" w:type="pct"/>
            <w:tcMar>
              <w:left w:w="108" w:type="dxa"/>
              <w:right w:w="108" w:type="dxa"/>
            </w:tcMar>
            <w:vAlign w:val="center"/>
          </w:tcPr>
          <w:p w14:paraId="13CC0A80">
            <w:pPr>
              <w:pStyle w:val="30"/>
            </w:pPr>
            <w:r>
              <w:rPr>
                <w:rFonts w:hint="eastAsia"/>
              </w:rPr>
              <w:t>全面风险预警管理子系统</w:t>
            </w:r>
          </w:p>
        </w:tc>
        <w:tc>
          <w:tcPr>
            <w:tcW w:w="507" w:type="pct"/>
            <w:tcMar>
              <w:left w:w="108" w:type="dxa"/>
              <w:right w:w="108" w:type="dxa"/>
            </w:tcMar>
            <w:vAlign w:val="center"/>
          </w:tcPr>
          <w:p w14:paraId="15BB9C68">
            <w:pPr>
              <w:pStyle w:val="30"/>
            </w:pPr>
            <w:r>
              <w:rPr>
                <w:rFonts w:hint="eastAsia"/>
              </w:rPr>
              <w:t>3.9</w:t>
            </w:r>
          </w:p>
        </w:tc>
        <w:tc>
          <w:tcPr>
            <w:tcW w:w="387" w:type="pct"/>
            <w:tcMar>
              <w:left w:w="108" w:type="dxa"/>
              <w:right w:w="108" w:type="dxa"/>
            </w:tcMar>
            <w:vAlign w:val="center"/>
          </w:tcPr>
          <w:p w14:paraId="596BF555">
            <w:pPr>
              <w:pStyle w:val="30"/>
            </w:pPr>
            <w:r>
              <w:rPr>
                <w:rFonts w:hint="eastAsia"/>
              </w:rPr>
              <w:t>20%</w:t>
            </w:r>
          </w:p>
        </w:tc>
        <w:tc>
          <w:tcPr>
            <w:tcW w:w="507" w:type="pct"/>
            <w:tcMar>
              <w:left w:w="108" w:type="dxa"/>
              <w:right w:w="108" w:type="dxa"/>
            </w:tcMar>
            <w:vAlign w:val="center"/>
          </w:tcPr>
          <w:p w14:paraId="1DAF9686">
            <w:pPr>
              <w:pStyle w:val="30"/>
            </w:pPr>
            <w:r>
              <w:rPr>
                <w:rFonts w:hint="eastAsia"/>
              </w:rPr>
              <w:t>0.78</w:t>
            </w:r>
          </w:p>
        </w:tc>
        <w:tc>
          <w:tcPr>
            <w:tcW w:w="347" w:type="pct"/>
            <w:tcMar>
              <w:left w:w="108" w:type="dxa"/>
              <w:right w:w="108" w:type="dxa"/>
            </w:tcMar>
            <w:vAlign w:val="center"/>
          </w:tcPr>
          <w:p w14:paraId="742E4195">
            <w:pPr>
              <w:pStyle w:val="30"/>
            </w:pPr>
            <w:r>
              <w:rPr>
                <w:rFonts w:hint="eastAsia"/>
              </w:rPr>
              <w:t>20%</w:t>
            </w:r>
          </w:p>
        </w:tc>
        <w:tc>
          <w:tcPr>
            <w:tcW w:w="507" w:type="pct"/>
            <w:tcMar>
              <w:left w:w="108" w:type="dxa"/>
              <w:right w:w="108" w:type="dxa"/>
            </w:tcMar>
            <w:vAlign w:val="center"/>
          </w:tcPr>
          <w:p w14:paraId="2D96E618">
            <w:pPr>
              <w:pStyle w:val="30"/>
            </w:pPr>
            <w:r>
              <w:rPr>
                <w:rFonts w:hint="eastAsia"/>
              </w:rPr>
              <w:t>0.94</w:t>
            </w:r>
          </w:p>
        </w:tc>
        <w:tc>
          <w:tcPr>
            <w:tcW w:w="507" w:type="pct"/>
            <w:tcMar>
              <w:left w:w="108" w:type="dxa"/>
              <w:right w:w="108" w:type="dxa"/>
            </w:tcMar>
            <w:vAlign w:val="center"/>
          </w:tcPr>
          <w:p w14:paraId="1105EF07">
            <w:pPr>
              <w:pStyle w:val="30"/>
            </w:pPr>
            <w:r>
              <w:rPr>
                <w:rFonts w:hint="eastAsia"/>
              </w:rPr>
              <w:t>1.12</w:t>
            </w:r>
          </w:p>
        </w:tc>
        <w:tc>
          <w:tcPr>
            <w:tcW w:w="507" w:type="pct"/>
            <w:tcMar>
              <w:left w:w="108" w:type="dxa"/>
              <w:right w:w="108" w:type="dxa"/>
            </w:tcMar>
            <w:vAlign w:val="center"/>
          </w:tcPr>
          <w:p w14:paraId="2BAF9DE3">
            <w:pPr>
              <w:pStyle w:val="30"/>
            </w:pPr>
            <w:r>
              <w:rPr>
                <w:rFonts w:hint="eastAsia"/>
              </w:rPr>
              <w:t>1.35</w:t>
            </w:r>
          </w:p>
        </w:tc>
      </w:tr>
      <w:tr w14:paraId="5010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464" w:type="pct"/>
            <w:vMerge w:val="restart"/>
            <w:tcMar>
              <w:left w:w="108" w:type="dxa"/>
              <w:right w:w="108" w:type="dxa"/>
            </w:tcMar>
            <w:vAlign w:val="center"/>
          </w:tcPr>
          <w:p w14:paraId="01D6A6F3">
            <w:pPr>
              <w:pStyle w:val="30"/>
            </w:pPr>
            <w:r>
              <w:rPr>
                <w:rFonts w:hint="eastAsia"/>
              </w:rPr>
              <w:t>政务外网部署的系统</w:t>
            </w:r>
          </w:p>
        </w:tc>
        <w:tc>
          <w:tcPr>
            <w:tcW w:w="1264" w:type="pct"/>
            <w:tcMar>
              <w:left w:w="108" w:type="dxa"/>
              <w:right w:w="108" w:type="dxa"/>
            </w:tcMar>
            <w:vAlign w:val="center"/>
          </w:tcPr>
          <w:p w14:paraId="22CF701A">
            <w:pPr>
              <w:pStyle w:val="30"/>
            </w:pPr>
            <w:r>
              <w:rPr>
                <w:rFonts w:hint="eastAsia"/>
              </w:rPr>
              <w:t>上海市国资产权综合管理系统</w:t>
            </w:r>
          </w:p>
        </w:tc>
        <w:tc>
          <w:tcPr>
            <w:tcW w:w="507" w:type="pct"/>
            <w:tcMar>
              <w:left w:w="108" w:type="dxa"/>
              <w:right w:w="108" w:type="dxa"/>
            </w:tcMar>
            <w:vAlign w:val="center"/>
          </w:tcPr>
          <w:p w14:paraId="0B0C554A">
            <w:pPr>
              <w:pStyle w:val="30"/>
            </w:pPr>
            <w:r>
              <w:rPr>
                <w:rFonts w:hint="eastAsia"/>
              </w:rPr>
              <w:t>1</w:t>
            </w:r>
          </w:p>
        </w:tc>
        <w:tc>
          <w:tcPr>
            <w:tcW w:w="387" w:type="pct"/>
            <w:tcMar>
              <w:left w:w="108" w:type="dxa"/>
              <w:right w:w="108" w:type="dxa"/>
            </w:tcMar>
            <w:vAlign w:val="center"/>
          </w:tcPr>
          <w:p w14:paraId="7330B911">
            <w:pPr>
              <w:pStyle w:val="30"/>
            </w:pPr>
            <w:r>
              <w:rPr>
                <w:rFonts w:hint="eastAsia"/>
              </w:rPr>
              <w:t>20%</w:t>
            </w:r>
          </w:p>
        </w:tc>
        <w:tc>
          <w:tcPr>
            <w:tcW w:w="507" w:type="pct"/>
            <w:tcMar>
              <w:left w:w="108" w:type="dxa"/>
              <w:right w:w="108" w:type="dxa"/>
            </w:tcMar>
            <w:vAlign w:val="center"/>
          </w:tcPr>
          <w:p w14:paraId="2F38C26E">
            <w:pPr>
              <w:pStyle w:val="30"/>
            </w:pPr>
            <w:r>
              <w:rPr>
                <w:rFonts w:hint="eastAsia"/>
              </w:rPr>
              <w:t>0.2</w:t>
            </w:r>
          </w:p>
        </w:tc>
        <w:tc>
          <w:tcPr>
            <w:tcW w:w="347" w:type="pct"/>
            <w:tcMar>
              <w:left w:w="108" w:type="dxa"/>
              <w:right w:w="108" w:type="dxa"/>
            </w:tcMar>
            <w:vAlign w:val="center"/>
          </w:tcPr>
          <w:p w14:paraId="2F87B62D">
            <w:pPr>
              <w:pStyle w:val="30"/>
            </w:pPr>
            <w:r>
              <w:rPr>
                <w:rFonts w:hint="eastAsia"/>
              </w:rPr>
              <w:t>20%</w:t>
            </w:r>
          </w:p>
        </w:tc>
        <w:tc>
          <w:tcPr>
            <w:tcW w:w="507" w:type="pct"/>
            <w:tcMar>
              <w:left w:w="108" w:type="dxa"/>
              <w:right w:w="108" w:type="dxa"/>
            </w:tcMar>
            <w:vAlign w:val="center"/>
          </w:tcPr>
          <w:p w14:paraId="0464A961">
            <w:pPr>
              <w:pStyle w:val="30"/>
            </w:pPr>
            <w:r>
              <w:rPr>
                <w:rFonts w:hint="eastAsia"/>
              </w:rPr>
              <w:t>0.24</w:t>
            </w:r>
          </w:p>
        </w:tc>
        <w:tc>
          <w:tcPr>
            <w:tcW w:w="507" w:type="pct"/>
            <w:tcMar>
              <w:left w:w="108" w:type="dxa"/>
              <w:right w:w="108" w:type="dxa"/>
            </w:tcMar>
            <w:vAlign w:val="center"/>
          </w:tcPr>
          <w:p w14:paraId="24C2973A">
            <w:pPr>
              <w:pStyle w:val="30"/>
            </w:pPr>
            <w:r>
              <w:rPr>
                <w:rFonts w:hint="eastAsia"/>
              </w:rPr>
              <w:t>0.29</w:t>
            </w:r>
          </w:p>
        </w:tc>
        <w:tc>
          <w:tcPr>
            <w:tcW w:w="507" w:type="pct"/>
            <w:tcMar>
              <w:left w:w="108" w:type="dxa"/>
              <w:right w:w="108" w:type="dxa"/>
            </w:tcMar>
            <w:vAlign w:val="center"/>
          </w:tcPr>
          <w:p w14:paraId="58304D42">
            <w:pPr>
              <w:pStyle w:val="30"/>
            </w:pPr>
            <w:r>
              <w:rPr>
                <w:rFonts w:hint="eastAsia"/>
              </w:rPr>
              <w:t>0.35</w:t>
            </w:r>
          </w:p>
        </w:tc>
      </w:tr>
      <w:tr w14:paraId="28ED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464" w:type="pct"/>
            <w:vMerge w:val="continue"/>
            <w:tcMar>
              <w:left w:w="108" w:type="dxa"/>
              <w:right w:w="108" w:type="dxa"/>
            </w:tcMar>
            <w:vAlign w:val="center"/>
          </w:tcPr>
          <w:p w14:paraId="2C6A7FCA">
            <w:pPr>
              <w:pStyle w:val="30"/>
            </w:pPr>
          </w:p>
        </w:tc>
        <w:tc>
          <w:tcPr>
            <w:tcW w:w="1264" w:type="pct"/>
            <w:tcMar>
              <w:left w:w="108" w:type="dxa"/>
              <w:right w:w="108" w:type="dxa"/>
            </w:tcMar>
            <w:vAlign w:val="center"/>
          </w:tcPr>
          <w:p w14:paraId="0CB52E72">
            <w:pPr>
              <w:pStyle w:val="30"/>
            </w:pPr>
            <w:r>
              <w:rPr>
                <w:rFonts w:hint="eastAsia"/>
              </w:rPr>
              <w:t>办公协同平台（人大共享、政务外网门户）</w:t>
            </w:r>
          </w:p>
        </w:tc>
        <w:tc>
          <w:tcPr>
            <w:tcW w:w="507" w:type="pct"/>
            <w:tcMar>
              <w:left w:w="108" w:type="dxa"/>
              <w:right w:w="108" w:type="dxa"/>
            </w:tcMar>
            <w:vAlign w:val="center"/>
          </w:tcPr>
          <w:p w14:paraId="1DC37886">
            <w:pPr>
              <w:pStyle w:val="30"/>
            </w:pPr>
            <w:r>
              <w:rPr>
                <w:rFonts w:hint="eastAsia"/>
              </w:rPr>
              <w:t>3.4</w:t>
            </w:r>
          </w:p>
        </w:tc>
        <w:tc>
          <w:tcPr>
            <w:tcW w:w="387" w:type="pct"/>
            <w:tcMar>
              <w:left w:w="108" w:type="dxa"/>
              <w:right w:w="108" w:type="dxa"/>
            </w:tcMar>
            <w:vAlign w:val="center"/>
          </w:tcPr>
          <w:p w14:paraId="6EF36D7D">
            <w:pPr>
              <w:pStyle w:val="30"/>
            </w:pPr>
            <w:r>
              <w:rPr>
                <w:rFonts w:hint="eastAsia"/>
              </w:rPr>
              <w:t>20%</w:t>
            </w:r>
          </w:p>
        </w:tc>
        <w:tc>
          <w:tcPr>
            <w:tcW w:w="507" w:type="pct"/>
            <w:tcMar>
              <w:left w:w="108" w:type="dxa"/>
              <w:right w:w="108" w:type="dxa"/>
            </w:tcMar>
            <w:vAlign w:val="center"/>
          </w:tcPr>
          <w:p w14:paraId="0BBC5930">
            <w:pPr>
              <w:pStyle w:val="30"/>
            </w:pPr>
            <w:r>
              <w:rPr>
                <w:rFonts w:hint="eastAsia"/>
              </w:rPr>
              <w:t>0.68</w:t>
            </w:r>
          </w:p>
        </w:tc>
        <w:tc>
          <w:tcPr>
            <w:tcW w:w="347" w:type="pct"/>
            <w:tcMar>
              <w:left w:w="108" w:type="dxa"/>
              <w:right w:w="108" w:type="dxa"/>
            </w:tcMar>
            <w:vAlign w:val="center"/>
          </w:tcPr>
          <w:p w14:paraId="53B634D1">
            <w:pPr>
              <w:pStyle w:val="30"/>
            </w:pPr>
            <w:r>
              <w:rPr>
                <w:rFonts w:hint="eastAsia"/>
              </w:rPr>
              <w:t>20%</w:t>
            </w:r>
          </w:p>
        </w:tc>
        <w:tc>
          <w:tcPr>
            <w:tcW w:w="507" w:type="pct"/>
            <w:tcMar>
              <w:left w:w="108" w:type="dxa"/>
              <w:right w:w="108" w:type="dxa"/>
            </w:tcMar>
            <w:vAlign w:val="center"/>
          </w:tcPr>
          <w:p w14:paraId="1015207A">
            <w:pPr>
              <w:pStyle w:val="30"/>
            </w:pPr>
            <w:r>
              <w:rPr>
                <w:rFonts w:hint="eastAsia"/>
              </w:rPr>
              <w:t>0.82</w:t>
            </w:r>
          </w:p>
        </w:tc>
        <w:tc>
          <w:tcPr>
            <w:tcW w:w="507" w:type="pct"/>
            <w:tcMar>
              <w:left w:w="108" w:type="dxa"/>
              <w:right w:w="108" w:type="dxa"/>
            </w:tcMar>
            <w:vAlign w:val="center"/>
          </w:tcPr>
          <w:p w14:paraId="158BA70A">
            <w:pPr>
              <w:pStyle w:val="30"/>
            </w:pPr>
            <w:r>
              <w:rPr>
                <w:rFonts w:hint="eastAsia"/>
              </w:rPr>
              <w:t>0.98</w:t>
            </w:r>
          </w:p>
        </w:tc>
        <w:tc>
          <w:tcPr>
            <w:tcW w:w="507" w:type="pct"/>
            <w:tcMar>
              <w:left w:w="108" w:type="dxa"/>
              <w:right w:w="108" w:type="dxa"/>
            </w:tcMar>
            <w:vAlign w:val="center"/>
          </w:tcPr>
          <w:p w14:paraId="2993DF62">
            <w:pPr>
              <w:pStyle w:val="30"/>
            </w:pPr>
            <w:r>
              <w:rPr>
                <w:rFonts w:hint="eastAsia"/>
              </w:rPr>
              <w:t>1.18</w:t>
            </w:r>
          </w:p>
        </w:tc>
      </w:tr>
      <w:tr w14:paraId="48092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464" w:type="pct"/>
            <w:vMerge w:val="restart"/>
            <w:tcMar>
              <w:left w:w="108" w:type="dxa"/>
              <w:right w:w="108" w:type="dxa"/>
            </w:tcMar>
            <w:vAlign w:val="center"/>
          </w:tcPr>
          <w:p w14:paraId="3B79A500">
            <w:pPr>
              <w:pStyle w:val="30"/>
            </w:pPr>
            <w:r>
              <w:rPr>
                <w:rFonts w:hint="eastAsia"/>
              </w:rPr>
              <w:t>第三方采购数据</w:t>
            </w:r>
          </w:p>
        </w:tc>
        <w:tc>
          <w:tcPr>
            <w:tcW w:w="1264" w:type="pct"/>
            <w:tcMar>
              <w:left w:w="108" w:type="dxa"/>
              <w:right w:w="108" w:type="dxa"/>
            </w:tcMar>
            <w:vAlign w:val="center"/>
          </w:tcPr>
          <w:p w14:paraId="44BBC598">
            <w:pPr>
              <w:pStyle w:val="30"/>
            </w:pPr>
            <w:r>
              <w:rPr>
                <w:rFonts w:hint="eastAsia"/>
              </w:rPr>
              <w:t>司法大数据</w:t>
            </w:r>
          </w:p>
        </w:tc>
        <w:tc>
          <w:tcPr>
            <w:tcW w:w="507" w:type="pct"/>
            <w:tcMar>
              <w:left w:w="108" w:type="dxa"/>
              <w:right w:w="108" w:type="dxa"/>
            </w:tcMar>
            <w:vAlign w:val="center"/>
          </w:tcPr>
          <w:p w14:paraId="729834D4">
            <w:pPr>
              <w:pStyle w:val="30"/>
            </w:pPr>
            <w:r>
              <w:rPr>
                <w:rFonts w:hint="eastAsia"/>
              </w:rPr>
              <w:t>2.3</w:t>
            </w:r>
          </w:p>
        </w:tc>
        <w:tc>
          <w:tcPr>
            <w:tcW w:w="387" w:type="pct"/>
            <w:tcMar>
              <w:left w:w="108" w:type="dxa"/>
              <w:right w:w="108" w:type="dxa"/>
            </w:tcMar>
            <w:vAlign w:val="center"/>
          </w:tcPr>
          <w:p w14:paraId="542F9656">
            <w:pPr>
              <w:pStyle w:val="30"/>
            </w:pPr>
            <w:r>
              <w:rPr>
                <w:rFonts w:hint="eastAsia"/>
              </w:rPr>
              <w:t>20%</w:t>
            </w:r>
          </w:p>
        </w:tc>
        <w:tc>
          <w:tcPr>
            <w:tcW w:w="507" w:type="pct"/>
            <w:tcMar>
              <w:left w:w="108" w:type="dxa"/>
              <w:right w:w="108" w:type="dxa"/>
            </w:tcMar>
            <w:vAlign w:val="center"/>
          </w:tcPr>
          <w:p w14:paraId="40A73BAE">
            <w:pPr>
              <w:pStyle w:val="30"/>
            </w:pPr>
            <w:r>
              <w:rPr>
                <w:rFonts w:hint="eastAsia"/>
              </w:rPr>
              <w:t>0.46</w:t>
            </w:r>
          </w:p>
        </w:tc>
        <w:tc>
          <w:tcPr>
            <w:tcW w:w="347" w:type="pct"/>
            <w:tcMar>
              <w:left w:w="108" w:type="dxa"/>
              <w:right w:w="108" w:type="dxa"/>
            </w:tcMar>
            <w:vAlign w:val="center"/>
          </w:tcPr>
          <w:p w14:paraId="6AA96544">
            <w:pPr>
              <w:pStyle w:val="30"/>
            </w:pPr>
            <w:r>
              <w:rPr>
                <w:rFonts w:hint="eastAsia"/>
              </w:rPr>
              <w:t>20%</w:t>
            </w:r>
          </w:p>
        </w:tc>
        <w:tc>
          <w:tcPr>
            <w:tcW w:w="507" w:type="pct"/>
            <w:tcMar>
              <w:left w:w="108" w:type="dxa"/>
              <w:right w:w="108" w:type="dxa"/>
            </w:tcMar>
            <w:vAlign w:val="center"/>
          </w:tcPr>
          <w:p w14:paraId="7F9EC07C">
            <w:pPr>
              <w:pStyle w:val="30"/>
            </w:pPr>
            <w:r>
              <w:rPr>
                <w:rFonts w:hint="eastAsia"/>
              </w:rPr>
              <w:t>0.55</w:t>
            </w:r>
          </w:p>
        </w:tc>
        <w:tc>
          <w:tcPr>
            <w:tcW w:w="507" w:type="pct"/>
            <w:tcMar>
              <w:left w:w="108" w:type="dxa"/>
              <w:right w:w="108" w:type="dxa"/>
            </w:tcMar>
            <w:vAlign w:val="center"/>
          </w:tcPr>
          <w:p w14:paraId="084B4CA3">
            <w:pPr>
              <w:pStyle w:val="30"/>
            </w:pPr>
            <w:r>
              <w:rPr>
                <w:rFonts w:hint="eastAsia"/>
              </w:rPr>
              <w:t>0.66</w:t>
            </w:r>
          </w:p>
        </w:tc>
        <w:tc>
          <w:tcPr>
            <w:tcW w:w="507" w:type="pct"/>
            <w:tcMar>
              <w:left w:w="108" w:type="dxa"/>
              <w:right w:w="108" w:type="dxa"/>
            </w:tcMar>
            <w:vAlign w:val="center"/>
          </w:tcPr>
          <w:p w14:paraId="4BC7B8CB">
            <w:pPr>
              <w:pStyle w:val="30"/>
            </w:pPr>
            <w:r>
              <w:rPr>
                <w:rFonts w:hint="eastAsia"/>
              </w:rPr>
              <w:t>0.79</w:t>
            </w:r>
          </w:p>
        </w:tc>
      </w:tr>
      <w:tr w14:paraId="72AF5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464" w:type="pct"/>
            <w:vMerge w:val="continue"/>
            <w:tcMar>
              <w:left w:w="108" w:type="dxa"/>
              <w:right w:w="108" w:type="dxa"/>
            </w:tcMar>
            <w:vAlign w:val="center"/>
          </w:tcPr>
          <w:p w14:paraId="22B7DE89">
            <w:pPr>
              <w:pStyle w:val="30"/>
            </w:pPr>
          </w:p>
        </w:tc>
        <w:tc>
          <w:tcPr>
            <w:tcW w:w="1264" w:type="pct"/>
            <w:tcMar>
              <w:left w:w="108" w:type="dxa"/>
              <w:right w:w="108" w:type="dxa"/>
            </w:tcMar>
            <w:vAlign w:val="center"/>
          </w:tcPr>
          <w:p w14:paraId="02E0E884">
            <w:pPr>
              <w:pStyle w:val="30"/>
            </w:pPr>
            <w:r>
              <w:rPr>
                <w:rFonts w:hint="eastAsia"/>
              </w:rPr>
              <w:t>上市公司数据</w:t>
            </w:r>
          </w:p>
        </w:tc>
        <w:tc>
          <w:tcPr>
            <w:tcW w:w="507" w:type="pct"/>
            <w:tcMar>
              <w:left w:w="108" w:type="dxa"/>
              <w:right w:w="108" w:type="dxa"/>
            </w:tcMar>
            <w:vAlign w:val="center"/>
          </w:tcPr>
          <w:p w14:paraId="0944D305">
            <w:pPr>
              <w:pStyle w:val="30"/>
            </w:pPr>
            <w:r>
              <w:rPr>
                <w:rFonts w:hint="eastAsia"/>
              </w:rPr>
              <w:t>1.1</w:t>
            </w:r>
          </w:p>
        </w:tc>
        <w:tc>
          <w:tcPr>
            <w:tcW w:w="387" w:type="pct"/>
            <w:tcMar>
              <w:left w:w="108" w:type="dxa"/>
              <w:right w:w="108" w:type="dxa"/>
            </w:tcMar>
            <w:vAlign w:val="center"/>
          </w:tcPr>
          <w:p w14:paraId="306009BD">
            <w:pPr>
              <w:pStyle w:val="30"/>
            </w:pPr>
            <w:r>
              <w:rPr>
                <w:rFonts w:hint="eastAsia"/>
              </w:rPr>
              <w:t>20%</w:t>
            </w:r>
          </w:p>
        </w:tc>
        <w:tc>
          <w:tcPr>
            <w:tcW w:w="507" w:type="pct"/>
            <w:tcMar>
              <w:left w:w="108" w:type="dxa"/>
              <w:right w:w="108" w:type="dxa"/>
            </w:tcMar>
            <w:vAlign w:val="center"/>
          </w:tcPr>
          <w:p w14:paraId="6F62547D">
            <w:pPr>
              <w:pStyle w:val="30"/>
            </w:pPr>
            <w:r>
              <w:rPr>
                <w:rFonts w:hint="eastAsia"/>
              </w:rPr>
              <w:t>0.22</w:t>
            </w:r>
          </w:p>
        </w:tc>
        <w:tc>
          <w:tcPr>
            <w:tcW w:w="347" w:type="pct"/>
            <w:tcMar>
              <w:left w:w="108" w:type="dxa"/>
              <w:right w:w="108" w:type="dxa"/>
            </w:tcMar>
            <w:vAlign w:val="center"/>
          </w:tcPr>
          <w:p w14:paraId="2A504340">
            <w:pPr>
              <w:pStyle w:val="30"/>
            </w:pPr>
            <w:r>
              <w:rPr>
                <w:rFonts w:hint="eastAsia"/>
              </w:rPr>
              <w:t>20%</w:t>
            </w:r>
          </w:p>
        </w:tc>
        <w:tc>
          <w:tcPr>
            <w:tcW w:w="507" w:type="pct"/>
            <w:tcMar>
              <w:left w:w="108" w:type="dxa"/>
              <w:right w:w="108" w:type="dxa"/>
            </w:tcMar>
            <w:vAlign w:val="center"/>
          </w:tcPr>
          <w:p w14:paraId="6430A578">
            <w:pPr>
              <w:pStyle w:val="30"/>
            </w:pPr>
            <w:r>
              <w:rPr>
                <w:rFonts w:hint="eastAsia"/>
              </w:rPr>
              <w:t>0.26</w:t>
            </w:r>
          </w:p>
        </w:tc>
        <w:tc>
          <w:tcPr>
            <w:tcW w:w="507" w:type="pct"/>
            <w:tcMar>
              <w:left w:w="108" w:type="dxa"/>
              <w:right w:w="108" w:type="dxa"/>
            </w:tcMar>
            <w:vAlign w:val="center"/>
          </w:tcPr>
          <w:p w14:paraId="3948E7C7">
            <w:pPr>
              <w:pStyle w:val="30"/>
            </w:pPr>
            <w:r>
              <w:rPr>
                <w:rFonts w:hint="eastAsia"/>
              </w:rPr>
              <w:t>0.32</w:t>
            </w:r>
          </w:p>
        </w:tc>
        <w:tc>
          <w:tcPr>
            <w:tcW w:w="507" w:type="pct"/>
            <w:tcMar>
              <w:left w:w="108" w:type="dxa"/>
              <w:right w:w="108" w:type="dxa"/>
            </w:tcMar>
            <w:vAlign w:val="center"/>
          </w:tcPr>
          <w:p w14:paraId="3CF08872">
            <w:pPr>
              <w:pStyle w:val="30"/>
            </w:pPr>
            <w:r>
              <w:rPr>
                <w:rFonts w:hint="eastAsia"/>
              </w:rPr>
              <w:t>0.38</w:t>
            </w:r>
          </w:p>
        </w:tc>
      </w:tr>
      <w:tr w14:paraId="43B00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464" w:type="pct"/>
            <w:vMerge w:val="continue"/>
            <w:tcMar>
              <w:left w:w="108" w:type="dxa"/>
              <w:right w:w="108" w:type="dxa"/>
            </w:tcMar>
            <w:vAlign w:val="center"/>
          </w:tcPr>
          <w:p w14:paraId="4CC43E00">
            <w:pPr>
              <w:pStyle w:val="30"/>
            </w:pPr>
          </w:p>
        </w:tc>
        <w:tc>
          <w:tcPr>
            <w:tcW w:w="1264" w:type="pct"/>
            <w:tcMar>
              <w:left w:w="108" w:type="dxa"/>
              <w:right w:w="108" w:type="dxa"/>
            </w:tcMar>
            <w:vAlign w:val="center"/>
          </w:tcPr>
          <w:p w14:paraId="1F8B5799">
            <w:pPr>
              <w:pStyle w:val="30"/>
            </w:pPr>
            <w:r>
              <w:rPr>
                <w:rFonts w:hint="eastAsia"/>
              </w:rPr>
              <w:t>不动产交易数据</w:t>
            </w:r>
          </w:p>
        </w:tc>
        <w:tc>
          <w:tcPr>
            <w:tcW w:w="507" w:type="pct"/>
            <w:tcMar>
              <w:left w:w="108" w:type="dxa"/>
              <w:right w:w="108" w:type="dxa"/>
            </w:tcMar>
            <w:vAlign w:val="center"/>
          </w:tcPr>
          <w:p w14:paraId="3FAC5B01">
            <w:pPr>
              <w:pStyle w:val="30"/>
            </w:pPr>
            <w:r>
              <w:rPr>
                <w:rFonts w:hint="eastAsia"/>
              </w:rPr>
              <w:t>0.8</w:t>
            </w:r>
          </w:p>
        </w:tc>
        <w:tc>
          <w:tcPr>
            <w:tcW w:w="387" w:type="pct"/>
            <w:tcMar>
              <w:left w:w="108" w:type="dxa"/>
              <w:right w:w="108" w:type="dxa"/>
            </w:tcMar>
            <w:vAlign w:val="center"/>
          </w:tcPr>
          <w:p w14:paraId="522C07B5">
            <w:pPr>
              <w:pStyle w:val="30"/>
            </w:pPr>
            <w:r>
              <w:rPr>
                <w:rFonts w:hint="eastAsia"/>
              </w:rPr>
              <w:t>20%</w:t>
            </w:r>
          </w:p>
        </w:tc>
        <w:tc>
          <w:tcPr>
            <w:tcW w:w="507" w:type="pct"/>
            <w:tcMar>
              <w:left w:w="108" w:type="dxa"/>
              <w:right w:w="108" w:type="dxa"/>
            </w:tcMar>
            <w:vAlign w:val="center"/>
          </w:tcPr>
          <w:p w14:paraId="7E309C7E">
            <w:pPr>
              <w:pStyle w:val="30"/>
            </w:pPr>
            <w:r>
              <w:rPr>
                <w:rFonts w:hint="eastAsia"/>
              </w:rPr>
              <w:t>0.16</w:t>
            </w:r>
          </w:p>
        </w:tc>
        <w:tc>
          <w:tcPr>
            <w:tcW w:w="347" w:type="pct"/>
            <w:tcMar>
              <w:left w:w="108" w:type="dxa"/>
              <w:right w:w="108" w:type="dxa"/>
            </w:tcMar>
            <w:vAlign w:val="center"/>
          </w:tcPr>
          <w:p w14:paraId="29F083A3">
            <w:pPr>
              <w:pStyle w:val="30"/>
            </w:pPr>
            <w:r>
              <w:rPr>
                <w:rFonts w:hint="eastAsia"/>
              </w:rPr>
              <w:t>20%</w:t>
            </w:r>
          </w:p>
        </w:tc>
        <w:tc>
          <w:tcPr>
            <w:tcW w:w="507" w:type="pct"/>
            <w:tcMar>
              <w:left w:w="108" w:type="dxa"/>
              <w:right w:w="108" w:type="dxa"/>
            </w:tcMar>
            <w:vAlign w:val="center"/>
          </w:tcPr>
          <w:p w14:paraId="0AF6D36B">
            <w:pPr>
              <w:pStyle w:val="30"/>
            </w:pPr>
            <w:r>
              <w:rPr>
                <w:rFonts w:hint="eastAsia"/>
              </w:rPr>
              <w:t>0.19</w:t>
            </w:r>
          </w:p>
        </w:tc>
        <w:tc>
          <w:tcPr>
            <w:tcW w:w="507" w:type="pct"/>
            <w:tcMar>
              <w:left w:w="108" w:type="dxa"/>
              <w:right w:w="108" w:type="dxa"/>
            </w:tcMar>
            <w:vAlign w:val="center"/>
          </w:tcPr>
          <w:p w14:paraId="3A19631F">
            <w:pPr>
              <w:pStyle w:val="30"/>
            </w:pPr>
            <w:r>
              <w:rPr>
                <w:rFonts w:hint="eastAsia"/>
              </w:rPr>
              <w:t>0.23</w:t>
            </w:r>
          </w:p>
        </w:tc>
        <w:tc>
          <w:tcPr>
            <w:tcW w:w="507" w:type="pct"/>
            <w:tcMar>
              <w:left w:w="108" w:type="dxa"/>
              <w:right w:w="108" w:type="dxa"/>
            </w:tcMar>
            <w:vAlign w:val="center"/>
          </w:tcPr>
          <w:p w14:paraId="7AFC7F63">
            <w:pPr>
              <w:pStyle w:val="30"/>
            </w:pPr>
            <w:r>
              <w:rPr>
                <w:rFonts w:hint="eastAsia"/>
              </w:rPr>
              <w:t>0.28</w:t>
            </w:r>
          </w:p>
        </w:tc>
      </w:tr>
      <w:tr w14:paraId="66BE9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jc w:val="center"/>
        </w:trPr>
        <w:tc>
          <w:tcPr>
            <w:tcW w:w="464" w:type="pct"/>
            <w:tcMar>
              <w:left w:w="108" w:type="dxa"/>
              <w:right w:w="108" w:type="dxa"/>
            </w:tcMar>
            <w:vAlign w:val="center"/>
          </w:tcPr>
          <w:p w14:paraId="52BFC3E1">
            <w:pPr>
              <w:pStyle w:val="30"/>
            </w:pPr>
          </w:p>
        </w:tc>
        <w:tc>
          <w:tcPr>
            <w:tcW w:w="1264" w:type="pct"/>
            <w:tcMar>
              <w:left w:w="108" w:type="dxa"/>
              <w:right w:w="108" w:type="dxa"/>
            </w:tcMar>
            <w:vAlign w:val="center"/>
          </w:tcPr>
          <w:p w14:paraId="21CA72FF">
            <w:pPr>
              <w:pStyle w:val="30"/>
            </w:pPr>
            <w:r>
              <w:rPr>
                <w:rFonts w:hint="eastAsia"/>
              </w:rPr>
              <w:t>合计</w:t>
            </w:r>
          </w:p>
        </w:tc>
        <w:tc>
          <w:tcPr>
            <w:tcW w:w="507" w:type="pct"/>
            <w:tcMar>
              <w:left w:w="108" w:type="dxa"/>
              <w:right w:w="108" w:type="dxa"/>
            </w:tcMar>
            <w:vAlign w:val="center"/>
          </w:tcPr>
          <w:p w14:paraId="6EAA5575">
            <w:pPr>
              <w:pStyle w:val="30"/>
            </w:pPr>
            <w:r>
              <w:rPr>
                <w:rFonts w:hint="eastAsia"/>
              </w:rPr>
              <w:t>22.6</w:t>
            </w:r>
          </w:p>
        </w:tc>
        <w:tc>
          <w:tcPr>
            <w:tcW w:w="387" w:type="pct"/>
            <w:tcMar>
              <w:left w:w="108" w:type="dxa"/>
              <w:right w:w="108" w:type="dxa"/>
            </w:tcMar>
            <w:vAlign w:val="center"/>
          </w:tcPr>
          <w:p w14:paraId="179D6BE2">
            <w:pPr>
              <w:pStyle w:val="30"/>
            </w:pPr>
          </w:p>
        </w:tc>
        <w:tc>
          <w:tcPr>
            <w:tcW w:w="507" w:type="pct"/>
            <w:tcMar>
              <w:left w:w="108" w:type="dxa"/>
              <w:right w:w="108" w:type="dxa"/>
            </w:tcMar>
            <w:vAlign w:val="center"/>
          </w:tcPr>
          <w:p w14:paraId="0D4072AE">
            <w:pPr>
              <w:pStyle w:val="30"/>
            </w:pPr>
            <w:r>
              <w:rPr>
                <w:rFonts w:hint="eastAsia"/>
              </w:rPr>
              <w:t>4.52</w:t>
            </w:r>
          </w:p>
        </w:tc>
        <w:tc>
          <w:tcPr>
            <w:tcW w:w="347" w:type="pct"/>
            <w:tcMar>
              <w:left w:w="108" w:type="dxa"/>
              <w:right w:w="108" w:type="dxa"/>
            </w:tcMar>
            <w:vAlign w:val="center"/>
          </w:tcPr>
          <w:p w14:paraId="7C7C2BD0">
            <w:pPr>
              <w:pStyle w:val="30"/>
            </w:pPr>
          </w:p>
        </w:tc>
        <w:tc>
          <w:tcPr>
            <w:tcW w:w="507" w:type="pct"/>
            <w:tcMar>
              <w:left w:w="108" w:type="dxa"/>
              <w:right w:w="108" w:type="dxa"/>
            </w:tcMar>
            <w:vAlign w:val="center"/>
          </w:tcPr>
          <w:p w14:paraId="42A9CA04">
            <w:pPr>
              <w:pStyle w:val="30"/>
            </w:pPr>
            <w:r>
              <w:rPr>
                <w:rFonts w:hint="eastAsia"/>
              </w:rPr>
              <w:t>5.42</w:t>
            </w:r>
          </w:p>
        </w:tc>
        <w:tc>
          <w:tcPr>
            <w:tcW w:w="507" w:type="pct"/>
            <w:tcMar>
              <w:left w:w="108" w:type="dxa"/>
              <w:right w:w="108" w:type="dxa"/>
            </w:tcMar>
            <w:vAlign w:val="center"/>
          </w:tcPr>
          <w:p w14:paraId="06B7D43F">
            <w:pPr>
              <w:pStyle w:val="30"/>
            </w:pPr>
            <w:r>
              <w:rPr>
                <w:rFonts w:hint="eastAsia"/>
              </w:rPr>
              <w:t>6.51</w:t>
            </w:r>
          </w:p>
        </w:tc>
        <w:tc>
          <w:tcPr>
            <w:tcW w:w="507" w:type="pct"/>
            <w:tcMar>
              <w:left w:w="108" w:type="dxa"/>
              <w:right w:w="108" w:type="dxa"/>
            </w:tcMar>
            <w:vAlign w:val="center"/>
          </w:tcPr>
          <w:p w14:paraId="555631BA">
            <w:pPr>
              <w:pStyle w:val="30"/>
            </w:pPr>
            <w:r>
              <w:rPr>
                <w:rFonts w:hint="eastAsia"/>
              </w:rPr>
              <w:t>7.82</w:t>
            </w:r>
          </w:p>
        </w:tc>
      </w:tr>
    </w:tbl>
    <w:p w14:paraId="390B9B3A">
      <w:pPr>
        <w:ind w:firstLine="0" w:firstLineChars="0"/>
      </w:pPr>
    </w:p>
    <w:p w14:paraId="0D4ED6C4">
      <w:pPr>
        <w:pStyle w:val="5"/>
        <w:numPr>
          <w:ilvl w:val="3"/>
          <w:numId w:val="0"/>
        </w:numPr>
      </w:pPr>
      <w:r>
        <w:rPr>
          <w:rFonts w:hint="eastAsia" w:cs="宋体"/>
        </w:rPr>
        <w:t xml:space="preserve">6.3.1.14  </w:t>
      </w:r>
      <w:r>
        <w:rPr>
          <w:rFonts w:hint="eastAsia"/>
        </w:rPr>
        <w:t>全面风险预警子系统（宣传部功能模块）</w:t>
      </w:r>
    </w:p>
    <w:p w14:paraId="2491D6C0">
      <w:pPr>
        <w:ind w:firstLine="480"/>
      </w:pPr>
      <w:r>
        <w:rPr>
          <w:rFonts w:hint="eastAsia"/>
        </w:rPr>
        <w:t>数据清洗与整理：使用达梦数据库的SQL语句进行数据清洗和整理，包括删除重复数据、修正错误数据、填充缺失值等，以提升数据质量。</w:t>
      </w:r>
    </w:p>
    <w:p w14:paraId="09E84A69">
      <w:pPr>
        <w:ind w:firstLine="480"/>
      </w:pPr>
      <w:r>
        <w:rPr>
          <w:rFonts w:hint="eastAsia"/>
        </w:rPr>
        <w:t>数据转换与加工：对数据进行必要的转换和加工，如数据合并、筛选、分组、聚合等，以满足不同业务需求。利用数据库的索引和查询优化功能，提高数据处理的速度和效率。</w:t>
      </w:r>
    </w:p>
    <w:p w14:paraId="2F7B5CA3">
      <w:pPr>
        <w:ind w:firstLine="480"/>
      </w:pPr>
      <w:r>
        <w:rPr>
          <w:rFonts w:hint="eastAsia"/>
        </w:rPr>
        <w:t>数据存储选择达梦数据库作为数据存储平台，设计合理的数据库表结构，制定规范的数据存储策略。确定数据的存储格式、索引方法以及备份恢复策略，确保数据的安全性和可靠性。</w:t>
      </w:r>
    </w:p>
    <w:p w14:paraId="2A9D9F6D">
      <w:pPr>
        <w:ind w:firstLine="480"/>
      </w:pPr>
      <w:r>
        <w:rPr>
          <w:rFonts w:hint="eastAsia"/>
        </w:rPr>
        <w:t>数据内容分析：财务决算数据、财务快报数据等内容。</w:t>
      </w:r>
    </w:p>
    <w:p w14:paraId="7BF9D3A3">
      <w:pPr>
        <w:ind w:firstLine="480"/>
      </w:pPr>
      <w:r>
        <w:rPr>
          <w:rFonts w:hint="eastAsia"/>
        </w:rPr>
        <w:t>数据安全与合规性：关注数据的隐私和安全问题，确保数据的合规性和安全性。实施必要的安全措施，如数据加密、访问控制和审计跟踪，以保护数据不被未授权访问或泄露。</w:t>
      </w:r>
    </w:p>
    <w:p w14:paraId="3A391983">
      <w:pPr>
        <w:ind w:firstLine="480"/>
        <w:sectPr>
          <w:footerReference r:id="rId12" w:type="default"/>
          <w:pgSz w:w="11906" w:h="16838"/>
          <w:pgMar w:top="1440" w:right="1800" w:bottom="1440" w:left="1800" w:header="851" w:footer="992" w:gutter="0"/>
          <w:pgNumType w:start="1"/>
          <w:cols w:space="425" w:num="1"/>
          <w:docGrid w:type="lines" w:linePitch="312" w:charSpace="0"/>
        </w:sectPr>
      </w:pPr>
    </w:p>
    <w:p w14:paraId="3B9495D3">
      <w:pPr>
        <w:pStyle w:val="4"/>
        <w:numPr>
          <w:ilvl w:val="2"/>
          <w:numId w:val="0"/>
        </w:numPr>
      </w:pPr>
      <w:bookmarkStart w:id="226" w:name="_Toc6012"/>
      <w:r>
        <w:rPr>
          <w:rFonts w:hint="eastAsia" w:ascii="Times New Roman" w:hAnsi="Times New Roman" w:cs="宋体"/>
        </w:rPr>
        <w:t xml:space="preserve">6.4.2  </w:t>
      </w:r>
      <w:r>
        <w:rPr>
          <w:rFonts w:hint="eastAsia"/>
        </w:rPr>
        <w:t>数据服务</w:t>
      </w:r>
      <w:bookmarkEnd w:id="226"/>
    </w:p>
    <w:p w14:paraId="4E449452">
      <w:pPr>
        <w:pStyle w:val="5"/>
        <w:numPr>
          <w:ilvl w:val="3"/>
          <w:numId w:val="0"/>
        </w:numPr>
      </w:pPr>
      <w:r>
        <w:rPr>
          <w:rFonts w:hint="eastAsia" w:cs="宋体"/>
        </w:rPr>
        <w:t xml:space="preserve">6.4.2.1  </w:t>
      </w:r>
      <w:r>
        <w:rPr>
          <w:rFonts w:hint="eastAsia"/>
        </w:rPr>
        <w:t>数据服务清单</w:t>
      </w:r>
    </w:p>
    <w:p w14:paraId="37FAF15F">
      <w:pPr>
        <w:pStyle w:val="22"/>
        <w:numPr>
          <w:ilvl w:val="8"/>
          <w:numId w:val="0"/>
        </w:numPr>
        <w:rPr>
          <w:rFonts w:hint="default"/>
        </w:rPr>
      </w:pPr>
      <w:r>
        <w:rPr>
          <w:rFonts w:hint="default" w:cs="Times New Roman"/>
        </w:rPr>
        <w:t xml:space="preserve">表6.8  </w:t>
      </w:r>
      <w:r>
        <w:t>数据服务事项清单</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
        <w:gridCol w:w="695"/>
        <w:gridCol w:w="1798"/>
        <w:gridCol w:w="695"/>
        <w:gridCol w:w="1064"/>
        <w:gridCol w:w="1798"/>
        <w:gridCol w:w="4930"/>
        <w:gridCol w:w="1430"/>
        <w:gridCol w:w="1064"/>
      </w:tblGrid>
      <w:tr w14:paraId="62457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45" w:type="pct"/>
            <w:vAlign w:val="center"/>
          </w:tcPr>
          <w:p w14:paraId="310A8C59">
            <w:pPr>
              <w:pStyle w:val="30"/>
            </w:pPr>
            <w:r>
              <w:rPr>
                <w:rFonts w:hint="eastAsia"/>
              </w:rPr>
              <w:t>序号</w:t>
            </w:r>
          </w:p>
        </w:tc>
        <w:tc>
          <w:tcPr>
            <w:tcW w:w="245" w:type="pct"/>
            <w:vAlign w:val="center"/>
          </w:tcPr>
          <w:p w14:paraId="7CB70D11">
            <w:pPr>
              <w:pStyle w:val="30"/>
            </w:pPr>
            <w:r>
              <w:rPr>
                <w:rFonts w:hint="eastAsia"/>
              </w:rPr>
              <w:t>对应子系统</w:t>
            </w:r>
          </w:p>
        </w:tc>
        <w:tc>
          <w:tcPr>
            <w:tcW w:w="634" w:type="pct"/>
            <w:vAlign w:val="center"/>
          </w:tcPr>
          <w:p w14:paraId="157D441B">
            <w:pPr>
              <w:pStyle w:val="30"/>
            </w:pPr>
            <w:r>
              <w:rPr>
                <w:rFonts w:hint="eastAsia"/>
              </w:rPr>
              <w:t>数据治理</w:t>
            </w:r>
            <w:r>
              <w:rPr>
                <w:rFonts w:hint="eastAsia"/>
              </w:rPr>
              <w:br w:type="textWrapping"/>
            </w:r>
            <w:r>
              <w:rPr>
                <w:rFonts w:hint="eastAsia"/>
              </w:rPr>
              <w:t>服务事项</w:t>
            </w:r>
          </w:p>
        </w:tc>
        <w:tc>
          <w:tcPr>
            <w:tcW w:w="245" w:type="pct"/>
            <w:vAlign w:val="center"/>
          </w:tcPr>
          <w:p w14:paraId="01AA8E43">
            <w:pPr>
              <w:pStyle w:val="30"/>
            </w:pPr>
            <w:r>
              <w:rPr>
                <w:rFonts w:hint="eastAsia"/>
              </w:rPr>
              <w:t>测算单位</w:t>
            </w:r>
          </w:p>
        </w:tc>
        <w:tc>
          <w:tcPr>
            <w:tcW w:w="375" w:type="pct"/>
            <w:vAlign w:val="center"/>
          </w:tcPr>
          <w:p w14:paraId="07205AA3">
            <w:pPr>
              <w:pStyle w:val="30"/>
            </w:pPr>
            <w:r>
              <w:rPr>
                <w:rFonts w:hint="eastAsia"/>
              </w:rPr>
              <w:t>工作量</w:t>
            </w:r>
          </w:p>
        </w:tc>
        <w:tc>
          <w:tcPr>
            <w:tcW w:w="634" w:type="pct"/>
            <w:vAlign w:val="center"/>
          </w:tcPr>
          <w:p w14:paraId="7F41DED4">
            <w:pPr>
              <w:pStyle w:val="30"/>
            </w:pPr>
            <w:r>
              <w:rPr>
                <w:rFonts w:hint="eastAsia"/>
              </w:rPr>
              <w:t>治理对象及范围（数据来源）</w:t>
            </w:r>
          </w:p>
        </w:tc>
        <w:tc>
          <w:tcPr>
            <w:tcW w:w="1738" w:type="pct"/>
            <w:vAlign w:val="center"/>
          </w:tcPr>
          <w:p w14:paraId="1D0E6405">
            <w:pPr>
              <w:pStyle w:val="30"/>
            </w:pPr>
            <w:r>
              <w:rPr>
                <w:rFonts w:hint="eastAsia"/>
              </w:rPr>
              <w:t>服务内容</w:t>
            </w:r>
          </w:p>
        </w:tc>
        <w:tc>
          <w:tcPr>
            <w:tcW w:w="504" w:type="pct"/>
            <w:vAlign w:val="center"/>
          </w:tcPr>
          <w:p w14:paraId="4C1FC57E">
            <w:pPr>
              <w:pStyle w:val="30"/>
            </w:pPr>
            <w:r>
              <w:rPr>
                <w:rFonts w:hint="eastAsia"/>
              </w:rPr>
              <w:t>治理成效及交付物</w:t>
            </w:r>
          </w:p>
        </w:tc>
        <w:tc>
          <w:tcPr>
            <w:tcW w:w="375" w:type="pct"/>
            <w:vAlign w:val="center"/>
          </w:tcPr>
          <w:p w14:paraId="79E85D05">
            <w:pPr>
              <w:pStyle w:val="30"/>
            </w:pPr>
            <w:r>
              <w:rPr>
                <w:rFonts w:hint="eastAsia"/>
              </w:rPr>
              <w:t>关联的系统的数据治理功能模块</w:t>
            </w:r>
          </w:p>
        </w:tc>
      </w:tr>
      <w:tr w14:paraId="2DCB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45" w:type="pct"/>
            <w:noWrap/>
            <w:vAlign w:val="center"/>
          </w:tcPr>
          <w:p w14:paraId="1E283347">
            <w:pPr>
              <w:pStyle w:val="30"/>
            </w:pPr>
            <w:r>
              <w:rPr>
                <w:rFonts w:hint="eastAsia"/>
              </w:rPr>
              <w:t>1</w:t>
            </w:r>
          </w:p>
        </w:tc>
        <w:tc>
          <w:tcPr>
            <w:tcW w:w="245" w:type="pct"/>
            <w:vMerge w:val="restart"/>
            <w:vAlign w:val="center"/>
          </w:tcPr>
          <w:p w14:paraId="0743DEF2">
            <w:pPr>
              <w:pStyle w:val="30"/>
            </w:pPr>
            <w:r>
              <w:rPr>
                <w:rFonts w:hint="eastAsia"/>
              </w:rPr>
              <w:t>干部人才管理子系统</w:t>
            </w:r>
          </w:p>
        </w:tc>
        <w:tc>
          <w:tcPr>
            <w:tcW w:w="634" w:type="pct"/>
            <w:noWrap/>
            <w:vAlign w:val="center"/>
          </w:tcPr>
          <w:p w14:paraId="51CCAD93">
            <w:pPr>
              <w:pStyle w:val="30"/>
            </w:pPr>
            <w:r>
              <w:rPr>
                <w:rFonts w:hint="eastAsia"/>
              </w:rPr>
              <w:t>数据标签</w:t>
            </w:r>
          </w:p>
        </w:tc>
        <w:tc>
          <w:tcPr>
            <w:tcW w:w="245" w:type="pct"/>
            <w:vAlign w:val="center"/>
          </w:tcPr>
          <w:p w14:paraId="342BBB11">
            <w:pPr>
              <w:pStyle w:val="30"/>
            </w:pPr>
            <w:r>
              <w:rPr>
                <w:rFonts w:hint="eastAsia"/>
              </w:rPr>
              <w:t>个</w:t>
            </w:r>
          </w:p>
        </w:tc>
        <w:tc>
          <w:tcPr>
            <w:tcW w:w="375" w:type="pct"/>
            <w:vAlign w:val="center"/>
          </w:tcPr>
          <w:p w14:paraId="0CB44CC7">
            <w:pPr>
              <w:pStyle w:val="30"/>
            </w:pPr>
            <w:r>
              <w:rPr>
                <w:rFonts w:hint="eastAsia"/>
              </w:rPr>
              <w:t>50</w:t>
            </w:r>
          </w:p>
        </w:tc>
        <w:tc>
          <w:tcPr>
            <w:tcW w:w="634" w:type="pct"/>
            <w:vAlign w:val="center"/>
          </w:tcPr>
          <w:p w14:paraId="7BF21A59">
            <w:pPr>
              <w:pStyle w:val="30"/>
            </w:pPr>
            <w:r>
              <w:rPr>
                <w:rFonts w:hint="eastAsia"/>
              </w:rPr>
              <w:t>人员信息标签。给9000多名干部贴上数据标签，每个干部人员的多个标签维度，涉及约50个标签规则</w:t>
            </w:r>
          </w:p>
        </w:tc>
        <w:tc>
          <w:tcPr>
            <w:tcW w:w="1738" w:type="pct"/>
            <w:vAlign w:val="center"/>
          </w:tcPr>
          <w:p w14:paraId="11E9C10B">
            <w:pPr>
              <w:pStyle w:val="30"/>
            </w:pPr>
            <w:r>
              <w:rPr>
                <w:rFonts w:hint="eastAsia"/>
              </w:rPr>
              <w:t>每个干部具有多个标签维度需要梳理：</w:t>
            </w:r>
            <w:r>
              <w:rPr>
                <w:rFonts w:hint="eastAsia"/>
              </w:rPr>
              <w:br w:type="textWrapping"/>
            </w:r>
            <w:r>
              <w:rPr>
                <w:rFonts w:hint="eastAsia"/>
              </w:rPr>
              <w:t>1.基本信息的标签包括籍贯、党派、出生地、性别、学历学位等</w:t>
            </w:r>
            <w:r>
              <w:rPr>
                <w:rFonts w:hint="eastAsia"/>
              </w:rPr>
              <w:br w:type="textWrapping"/>
            </w:r>
            <w:r>
              <w:rPr>
                <w:rFonts w:hint="eastAsia"/>
              </w:rPr>
              <w:t>2.业务标签包括职称、职务、职级、职务层次、人员类别、编制类型等</w:t>
            </w:r>
            <w:r>
              <w:rPr>
                <w:rFonts w:hint="eastAsia"/>
              </w:rPr>
              <w:br w:type="textWrapping"/>
            </w:r>
            <w:r>
              <w:rPr>
                <w:rFonts w:hint="eastAsia"/>
              </w:rPr>
              <w:t>3.主观标签包括熟悉领域、重要经历、能力素质等</w:t>
            </w:r>
            <w:r>
              <w:rPr>
                <w:rFonts w:hint="eastAsia"/>
              </w:rPr>
              <w:br w:type="textWrapping"/>
            </w:r>
            <w:r>
              <w:rPr>
                <w:rFonts w:hint="eastAsia"/>
              </w:rPr>
              <w:t>4.每个干部的标签可能是多选、可能是单选，单个人员预计有50个标签需要打。</w:t>
            </w:r>
          </w:p>
        </w:tc>
        <w:tc>
          <w:tcPr>
            <w:tcW w:w="504" w:type="pct"/>
            <w:vAlign w:val="center"/>
          </w:tcPr>
          <w:p w14:paraId="4F9F8E73">
            <w:pPr>
              <w:pStyle w:val="30"/>
            </w:pPr>
            <w:r>
              <w:rPr>
                <w:rFonts w:hint="eastAsia"/>
              </w:rPr>
              <w:t>多个人员的数据标签打完后，可以根据标签快速检索人员，辅助领导在选人用人的时候，快速定位人员信息，如一键查询查询“90后八级职员中，优秀年轻的非中共、少数民族、女性干部”</w:t>
            </w:r>
          </w:p>
        </w:tc>
        <w:tc>
          <w:tcPr>
            <w:tcW w:w="375" w:type="pct"/>
            <w:vAlign w:val="center"/>
          </w:tcPr>
          <w:p w14:paraId="3728A83F">
            <w:pPr>
              <w:pStyle w:val="30"/>
            </w:pPr>
            <w:r>
              <w:rPr>
                <w:rFonts w:hint="eastAsia"/>
              </w:rPr>
              <w:t>1.干部查询</w:t>
            </w:r>
            <w:r>
              <w:rPr>
                <w:rFonts w:hint="eastAsia"/>
              </w:rPr>
              <w:br w:type="textWrapping"/>
            </w:r>
            <w:r>
              <w:rPr>
                <w:rFonts w:hint="eastAsia"/>
              </w:rPr>
              <w:t>2.选拔用人</w:t>
            </w:r>
            <w:r>
              <w:rPr>
                <w:rFonts w:hint="eastAsia"/>
              </w:rPr>
              <w:br w:type="textWrapping"/>
            </w:r>
            <w:r>
              <w:rPr>
                <w:rFonts w:hint="eastAsia"/>
              </w:rPr>
              <w:t>3.移动端查询</w:t>
            </w:r>
            <w:r>
              <w:rPr>
                <w:rFonts w:hint="eastAsia"/>
              </w:rPr>
              <w:br w:type="textWrapping"/>
            </w:r>
            <w:r>
              <w:rPr>
                <w:rFonts w:hint="eastAsia"/>
              </w:rPr>
              <w:t>4.研判分析</w:t>
            </w:r>
          </w:p>
        </w:tc>
      </w:tr>
      <w:tr w14:paraId="25D7B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45" w:type="pct"/>
            <w:noWrap/>
            <w:vAlign w:val="center"/>
          </w:tcPr>
          <w:p w14:paraId="69F854D9">
            <w:pPr>
              <w:pStyle w:val="30"/>
            </w:pPr>
            <w:r>
              <w:rPr>
                <w:rFonts w:hint="eastAsia"/>
              </w:rPr>
              <w:t>2</w:t>
            </w:r>
          </w:p>
        </w:tc>
        <w:tc>
          <w:tcPr>
            <w:tcW w:w="245" w:type="pct"/>
            <w:vMerge w:val="continue"/>
            <w:vAlign w:val="center"/>
          </w:tcPr>
          <w:p w14:paraId="76DBEC8F">
            <w:pPr>
              <w:pStyle w:val="30"/>
            </w:pPr>
          </w:p>
        </w:tc>
        <w:tc>
          <w:tcPr>
            <w:tcW w:w="634" w:type="pct"/>
            <w:noWrap/>
            <w:vAlign w:val="center"/>
          </w:tcPr>
          <w:p w14:paraId="6E0F2115">
            <w:pPr>
              <w:pStyle w:val="30"/>
            </w:pPr>
            <w:r>
              <w:rPr>
                <w:rFonts w:hint="eastAsia"/>
              </w:rPr>
              <w:t>数据融合</w:t>
            </w:r>
          </w:p>
        </w:tc>
        <w:tc>
          <w:tcPr>
            <w:tcW w:w="245" w:type="pct"/>
            <w:vAlign w:val="center"/>
          </w:tcPr>
          <w:p w14:paraId="55751BA3">
            <w:pPr>
              <w:pStyle w:val="30"/>
            </w:pPr>
            <w:r>
              <w:rPr>
                <w:rFonts w:hint="eastAsia"/>
              </w:rPr>
              <w:t>万条</w:t>
            </w:r>
          </w:p>
        </w:tc>
        <w:tc>
          <w:tcPr>
            <w:tcW w:w="375" w:type="pct"/>
            <w:vAlign w:val="center"/>
          </w:tcPr>
          <w:p w14:paraId="08B2238B">
            <w:pPr>
              <w:pStyle w:val="30"/>
            </w:pPr>
            <w:r>
              <w:rPr>
                <w:rFonts w:hint="eastAsia"/>
              </w:rPr>
              <w:t>10</w:t>
            </w:r>
          </w:p>
        </w:tc>
        <w:tc>
          <w:tcPr>
            <w:tcW w:w="634" w:type="pct"/>
            <w:vAlign w:val="center"/>
          </w:tcPr>
          <w:p w14:paraId="350A517B">
            <w:pPr>
              <w:pStyle w:val="30"/>
            </w:pPr>
            <w:r>
              <w:rPr>
                <w:rFonts w:hint="eastAsia"/>
              </w:rPr>
              <w:t>人员个人信息、业务信息整合。给近万名干部的个人信息进行数据整合，主要如干部的考核、奖惩、简历、工作单位及职务、家庭成员信息等数据进行结构化融合</w:t>
            </w:r>
          </w:p>
        </w:tc>
        <w:tc>
          <w:tcPr>
            <w:tcW w:w="1738" w:type="pct"/>
            <w:vAlign w:val="center"/>
          </w:tcPr>
          <w:p w14:paraId="67E4A82F">
            <w:pPr>
              <w:pStyle w:val="30"/>
            </w:pPr>
            <w:r>
              <w:rPr>
                <w:rFonts w:hint="eastAsia"/>
              </w:rPr>
              <w:t>每个干部的多个非结构化信息再进行新系统承建的时候，需要对数据进行结构化重组与融合，例如：</w:t>
            </w:r>
            <w:r>
              <w:rPr>
                <w:rFonts w:hint="eastAsia"/>
              </w:rPr>
              <w:br w:type="textWrapping"/>
            </w:r>
            <w:r>
              <w:rPr>
                <w:rFonts w:hint="eastAsia"/>
              </w:rPr>
              <w:t>1.多个奖惩描述信息，需要进行结构化，完成数据标准化的格式输出“2019年，获得嘉奖；2020年，获得三等功”；</w:t>
            </w:r>
            <w:r>
              <w:rPr>
                <w:rFonts w:hint="eastAsia"/>
              </w:rPr>
              <w:br w:type="textWrapping"/>
            </w:r>
            <w:r>
              <w:rPr>
                <w:rFonts w:hint="eastAsia"/>
              </w:rPr>
              <w:t>2.多年的考核数据需要进行结构化，如十年以来每年的干部考核信息需要转换成“2010年考核优秀、2021年考核称职、2022年考核基本称职”；</w:t>
            </w:r>
          </w:p>
        </w:tc>
        <w:tc>
          <w:tcPr>
            <w:tcW w:w="504" w:type="pct"/>
            <w:vAlign w:val="center"/>
          </w:tcPr>
          <w:p w14:paraId="4A14FE5F">
            <w:pPr>
              <w:pStyle w:val="30"/>
            </w:pPr>
            <w:r>
              <w:rPr>
                <w:rFonts w:hint="eastAsia"/>
              </w:rPr>
              <w:t>每个干部的结构化数据可以在页面总结归纳出来，以结构化、条理性的形式展现在页面。</w:t>
            </w:r>
          </w:p>
        </w:tc>
        <w:tc>
          <w:tcPr>
            <w:tcW w:w="375" w:type="pct"/>
            <w:vAlign w:val="center"/>
          </w:tcPr>
          <w:p w14:paraId="226F608D">
            <w:pPr>
              <w:pStyle w:val="30"/>
            </w:pPr>
            <w:r>
              <w:rPr>
                <w:rFonts w:hint="eastAsia"/>
              </w:rPr>
              <w:t>1.干部管理</w:t>
            </w:r>
            <w:r>
              <w:rPr>
                <w:rFonts w:hint="eastAsia"/>
              </w:rPr>
              <w:br w:type="textWrapping"/>
            </w:r>
            <w:r>
              <w:rPr>
                <w:rFonts w:hint="eastAsia"/>
              </w:rPr>
              <w:t>2.任免审批表</w:t>
            </w:r>
            <w:r>
              <w:rPr>
                <w:rFonts w:hint="eastAsia"/>
              </w:rPr>
              <w:br w:type="textWrapping"/>
            </w:r>
            <w:r>
              <w:rPr>
                <w:rFonts w:hint="eastAsia"/>
              </w:rPr>
              <w:t>3.干部奖惩</w:t>
            </w:r>
            <w:r>
              <w:rPr>
                <w:rFonts w:hint="eastAsia"/>
              </w:rPr>
              <w:br w:type="textWrapping"/>
            </w:r>
            <w:r>
              <w:rPr>
                <w:rFonts w:hint="eastAsia"/>
              </w:rPr>
              <w:t>4.干部考核</w:t>
            </w:r>
            <w:r>
              <w:rPr>
                <w:rFonts w:hint="eastAsia"/>
              </w:rPr>
              <w:br w:type="textWrapping"/>
            </w:r>
            <w:r>
              <w:rPr>
                <w:rFonts w:hint="eastAsia"/>
              </w:rPr>
              <w:t>5.经历综述</w:t>
            </w:r>
          </w:p>
        </w:tc>
      </w:tr>
      <w:tr w14:paraId="3154D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45" w:type="pct"/>
            <w:noWrap/>
            <w:vAlign w:val="center"/>
          </w:tcPr>
          <w:p w14:paraId="5EFFAB6A">
            <w:pPr>
              <w:pStyle w:val="30"/>
            </w:pPr>
            <w:r>
              <w:rPr>
                <w:rFonts w:hint="eastAsia"/>
              </w:rPr>
              <w:t>3</w:t>
            </w:r>
          </w:p>
        </w:tc>
        <w:tc>
          <w:tcPr>
            <w:tcW w:w="245" w:type="pct"/>
            <w:vMerge w:val="continue"/>
            <w:vAlign w:val="center"/>
          </w:tcPr>
          <w:p w14:paraId="115FE4B7">
            <w:pPr>
              <w:pStyle w:val="30"/>
            </w:pPr>
          </w:p>
        </w:tc>
        <w:tc>
          <w:tcPr>
            <w:tcW w:w="634" w:type="pct"/>
            <w:noWrap/>
            <w:vAlign w:val="center"/>
          </w:tcPr>
          <w:p w14:paraId="26D606D7">
            <w:pPr>
              <w:pStyle w:val="30"/>
            </w:pPr>
            <w:r>
              <w:rPr>
                <w:rFonts w:hint="eastAsia"/>
              </w:rPr>
              <w:t>数据融合</w:t>
            </w:r>
          </w:p>
        </w:tc>
        <w:tc>
          <w:tcPr>
            <w:tcW w:w="245" w:type="pct"/>
            <w:vAlign w:val="center"/>
          </w:tcPr>
          <w:p w14:paraId="7BD12F15">
            <w:pPr>
              <w:pStyle w:val="30"/>
            </w:pPr>
            <w:r>
              <w:rPr>
                <w:rFonts w:hint="eastAsia"/>
              </w:rPr>
              <w:t>万条</w:t>
            </w:r>
          </w:p>
        </w:tc>
        <w:tc>
          <w:tcPr>
            <w:tcW w:w="375" w:type="pct"/>
            <w:vAlign w:val="center"/>
          </w:tcPr>
          <w:p w14:paraId="230835B0">
            <w:pPr>
              <w:pStyle w:val="30"/>
            </w:pPr>
            <w:r>
              <w:rPr>
                <w:rFonts w:hint="eastAsia"/>
              </w:rPr>
              <w:t>3</w:t>
            </w:r>
          </w:p>
        </w:tc>
        <w:tc>
          <w:tcPr>
            <w:tcW w:w="634" w:type="pct"/>
            <w:vAlign w:val="center"/>
          </w:tcPr>
          <w:p w14:paraId="0D005A90">
            <w:pPr>
              <w:pStyle w:val="30"/>
            </w:pPr>
            <w:r>
              <w:rPr>
                <w:rFonts w:hint="eastAsia"/>
              </w:rPr>
              <w:t>涉及数据转换、数据比对。给近万名干部信息的部分业务字段进行转换，如，时间格式、籍贯、出生地、学历学位、所学专业等。</w:t>
            </w:r>
          </w:p>
        </w:tc>
        <w:tc>
          <w:tcPr>
            <w:tcW w:w="1738" w:type="pct"/>
            <w:vAlign w:val="center"/>
          </w:tcPr>
          <w:p w14:paraId="619EED93">
            <w:pPr>
              <w:pStyle w:val="30"/>
            </w:pPr>
            <w:r>
              <w:rPr>
                <w:rFonts w:hint="eastAsia"/>
              </w:rPr>
              <w:t>对于部分历史数据或者其他业务系统的数据，因为格式和新的业务要求，需要对数据进行转换、比对等操作，例如：</w:t>
            </w:r>
            <w:r>
              <w:rPr>
                <w:rFonts w:hint="eastAsia"/>
              </w:rPr>
              <w:br w:type="textWrapping"/>
            </w:r>
            <w:r>
              <w:rPr>
                <w:rFonts w:hint="eastAsia"/>
              </w:rPr>
              <w:t>1.格式为2006年06月入党的干部，需要对数据进行转换，转换格式为“2006.06”；</w:t>
            </w:r>
            <w:r>
              <w:rPr>
                <w:rFonts w:hint="eastAsia"/>
              </w:rPr>
              <w:br w:type="textWrapping"/>
            </w:r>
            <w:r>
              <w:rPr>
                <w:rFonts w:hint="eastAsia"/>
              </w:rPr>
              <w:t>2.对于人员学历为“xxx研究生”的描述，需要将学历确认转换为“研究生”；</w:t>
            </w:r>
            <w:r>
              <w:rPr>
                <w:rFonts w:hint="eastAsia"/>
              </w:rPr>
              <w:br w:type="textWrapping"/>
            </w:r>
            <w:r>
              <w:rPr>
                <w:rFonts w:hint="eastAsia"/>
              </w:rPr>
              <w:t>3.对于某些新兴专业，如最近新出现的”无人机“专业，需要将其比对过后，确定为“物联网”专业。</w:t>
            </w:r>
          </w:p>
        </w:tc>
        <w:tc>
          <w:tcPr>
            <w:tcW w:w="504" w:type="pct"/>
            <w:vAlign w:val="center"/>
          </w:tcPr>
          <w:p w14:paraId="290D0123">
            <w:pPr>
              <w:pStyle w:val="30"/>
            </w:pPr>
            <w:r>
              <w:rPr>
                <w:rFonts w:hint="eastAsia"/>
              </w:rPr>
              <w:t>每个干部的格式信息可以按照zztx的标准规范展示，如“年月”、“年月日”、“山东青岛”等标准规范显示。</w:t>
            </w:r>
          </w:p>
        </w:tc>
        <w:tc>
          <w:tcPr>
            <w:tcW w:w="375" w:type="pct"/>
            <w:vAlign w:val="center"/>
          </w:tcPr>
          <w:p w14:paraId="72F1624B">
            <w:pPr>
              <w:pStyle w:val="30"/>
            </w:pPr>
            <w:r>
              <w:rPr>
                <w:rFonts w:hint="eastAsia"/>
              </w:rPr>
              <w:t>1.出生年月</w:t>
            </w:r>
            <w:r>
              <w:rPr>
                <w:rFonts w:hint="eastAsia"/>
              </w:rPr>
              <w:br w:type="textWrapping"/>
            </w:r>
            <w:r>
              <w:rPr>
                <w:rFonts w:hint="eastAsia"/>
              </w:rPr>
              <w:t>2.任职、入党管理</w:t>
            </w:r>
            <w:r>
              <w:rPr>
                <w:rFonts w:hint="eastAsia"/>
              </w:rPr>
              <w:br w:type="textWrapping"/>
            </w:r>
            <w:r>
              <w:rPr>
                <w:rFonts w:hint="eastAsia"/>
              </w:rPr>
              <w:t>3.籍贯出生地管理</w:t>
            </w:r>
            <w:r>
              <w:rPr>
                <w:rFonts w:hint="eastAsia"/>
              </w:rPr>
              <w:br w:type="textWrapping"/>
            </w:r>
            <w:r>
              <w:rPr>
                <w:rFonts w:hint="eastAsia"/>
              </w:rPr>
              <w:t>4.学历学位管理</w:t>
            </w:r>
          </w:p>
        </w:tc>
      </w:tr>
      <w:tr w14:paraId="25FF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45" w:type="pct"/>
            <w:noWrap/>
            <w:vAlign w:val="center"/>
          </w:tcPr>
          <w:p w14:paraId="1F75618B">
            <w:pPr>
              <w:pStyle w:val="30"/>
            </w:pPr>
            <w:r>
              <w:rPr>
                <w:rFonts w:hint="eastAsia"/>
              </w:rPr>
              <w:t>4</w:t>
            </w:r>
          </w:p>
        </w:tc>
        <w:tc>
          <w:tcPr>
            <w:tcW w:w="245" w:type="pct"/>
            <w:vMerge w:val="restart"/>
            <w:vAlign w:val="center"/>
          </w:tcPr>
          <w:p w14:paraId="752BD321">
            <w:pPr>
              <w:pStyle w:val="30"/>
            </w:pPr>
            <w:r>
              <w:rPr>
                <w:rFonts w:hint="eastAsia"/>
              </w:rPr>
              <w:t>市属国企投资基金信息子系统</w:t>
            </w:r>
          </w:p>
        </w:tc>
        <w:tc>
          <w:tcPr>
            <w:tcW w:w="634" w:type="pct"/>
            <w:vAlign w:val="center"/>
          </w:tcPr>
          <w:p w14:paraId="2D4F9DB0">
            <w:pPr>
              <w:pStyle w:val="30"/>
            </w:pPr>
            <w:r>
              <w:rPr>
                <w:rFonts w:hint="eastAsia"/>
              </w:rPr>
              <w:t>数据融合-数据质量检查、数据清洗</w:t>
            </w:r>
          </w:p>
        </w:tc>
        <w:tc>
          <w:tcPr>
            <w:tcW w:w="245" w:type="pct"/>
            <w:vAlign w:val="center"/>
          </w:tcPr>
          <w:p w14:paraId="626136C9">
            <w:pPr>
              <w:pStyle w:val="30"/>
            </w:pPr>
            <w:r>
              <w:rPr>
                <w:rFonts w:hint="eastAsia"/>
              </w:rPr>
              <w:t>万条</w:t>
            </w:r>
          </w:p>
        </w:tc>
        <w:tc>
          <w:tcPr>
            <w:tcW w:w="375" w:type="pct"/>
            <w:vAlign w:val="center"/>
          </w:tcPr>
          <w:p w14:paraId="467FB2A8">
            <w:pPr>
              <w:pStyle w:val="30"/>
            </w:pPr>
            <w:r>
              <w:rPr>
                <w:rFonts w:hint="eastAsia"/>
              </w:rPr>
              <w:t>32</w:t>
            </w:r>
          </w:p>
        </w:tc>
        <w:tc>
          <w:tcPr>
            <w:tcW w:w="634" w:type="pct"/>
            <w:vAlign w:val="center"/>
          </w:tcPr>
          <w:p w14:paraId="2BF5B79E">
            <w:pPr>
              <w:pStyle w:val="30"/>
            </w:pPr>
            <w:r>
              <w:rPr>
                <w:rFonts w:hint="eastAsia"/>
              </w:rPr>
              <w:t>原金融处相关业务的历史留存数据，约32万条历史数据</w:t>
            </w:r>
          </w:p>
        </w:tc>
        <w:tc>
          <w:tcPr>
            <w:tcW w:w="1738" w:type="pct"/>
            <w:vAlign w:val="center"/>
          </w:tcPr>
          <w:p w14:paraId="0C91E10C">
            <w:pPr>
              <w:pStyle w:val="30"/>
            </w:pPr>
            <w:r>
              <w:rPr>
                <w:rFonts w:hint="eastAsia"/>
              </w:rPr>
              <w:t>对存量数据进行数据清洗和数据质量检查。</w:t>
            </w:r>
            <w:r>
              <w:rPr>
                <w:rFonts w:hint="eastAsia"/>
              </w:rPr>
              <w:br w:type="textWrapping"/>
            </w:r>
            <w:r>
              <w:rPr>
                <w:rFonts w:hint="eastAsia"/>
              </w:rPr>
              <w:t>1、对2020-2024年存量数据约32万条进行质量检查；</w:t>
            </w:r>
            <w:r>
              <w:rPr>
                <w:rFonts w:hint="eastAsia"/>
              </w:rPr>
              <w:br w:type="textWrapping"/>
            </w:r>
            <w:r>
              <w:rPr>
                <w:rFonts w:hint="eastAsia"/>
              </w:rPr>
              <w:t>2、对34万条数据根据质量检查结果，过滤不合规的数据、删除重复数据、纠正错误数据、进行格式转换，并进行清洗前后的数据一致性检查，保证清洗结果集的数据质量；</w:t>
            </w:r>
          </w:p>
        </w:tc>
        <w:tc>
          <w:tcPr>
            <w:tcW w:w="504" w:type="pct"/>
            <w:vAlign w:val="center"/>
          </w:tcPr>
          <w:p w14:paraId="5373491F">
            <w:pPr>
              <w:pStyle w:val="30"/>
            </w:pPr>
            <w:r>
              <w:rPr>
                <w:rFonts w:hint="eastAsia"/>
              </w:rPr>
              <w:t>满足上海市国资委对国有控股企业实控基金和参股基金的数据质量管理要求。</w:t>
            </w:r>
            <w:r>
              <w:rPr>
                <w:rFonts w:hint="eastAsia"/>
              </w:rPr>
              <w:br w:type="textWrapping"/>
            </w:r>
            <w:r>
              <w:rPr>
                <w:rFonts w:hint="eastAsia"/>
              </w:rPr>
              <w:t>交付物：约32万条国有控股企业实控基金和参股基金报送数据集</w:t>
            </w:r>
          </w:p>
        </w:tc>
        <w:tc>
          <w:tcPr>
            <w:tcW w:w="375" w:type="pct"/>
            <w:vAlign w:val="center"/>
          </w:tcPr>
          <w:p w14:paraId="08C91A35">
            <w:pPr>
              <w:pStyle w:val="30"/>
            </w:pPr>
            <w:r>
              <w:rPr>
                <w:rFonts w:hint="eastAsia"/>
              </w:rPr>
              <w:t>GP数据校验计算、GP基金数据修正，LP数据校验计算，LP基金数据修正</w:t>
            </w:r>
          </w:p>
        </w:tc>
      </w:tr>
      <w:tr w14:paraId="5C66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45" w:type="pct"/>
            <w:noWrap/>
            <w:vAlign w:val="center"/>
          </w:tcPr>
          <w:p w14:paraId="4839FD09">
            <w:pPr>
              <w:pStyle w:val="30"/>
            </w:pPr>
            <w:r>
              <w:rPr>
                <w:rFonts w:hint="eastAsia"/>
              </w:rPr>
              <w:t>5</w:t>
            </w:r>
          </w:p>
        </w:tc>
        <w:tc>
          <w:tcPr>
            <w:tcW w:w="245" w:type="pct"/>
            <w:vMerge w:val="continue"/>
            <w:vAlign w:val="center"/>
          </w:tcPr>
          <w:p w14:paraId="73AD0BEC">
            <w:pPr>
              <w:pStyle w:val="30"/>
            </w:pPr>
          </w:p>
        </w:tc>
        <w:tc>
          <w:tcPr>
            <w:tcW w:w="634" w:type="pct"/>
            <w:vAlign w:val="center"/>
          </w:tcPr>
          <w:p w14:paraId="50AF4BC7">
            <w:pPr>
              <w:pStyle w:val="30"/>
            </w:pPr>
            <w:r>
              <w:rPr>
                <w:rFonts w:hint="eastAsia"/>
              </w:rPr>
              <w:t>数据融合-数据加工</w:t>
            </w:r>
          </w:p>
        </w:tc>
        <w:tc>
          <w:tcPr>
            <w:tcW w:w="245" w:type="pct"/>
            <w:vAlign w:val="center"/>
          </w:tcPr>
          <w:p w14:paraId="6FFAF29F">
            <w:pPr>
              <w:pStyle w:val="30"/>
            </w:pPr>
            <w:r>
              <w:rPr>
                <w:rFonts w:hint="eastAsia"/>
              </w:rPr>
              <w:t>万条</w:t>
            </w:r>
          </w:p>
        </w:tc>
        <w:tc>
          <w:tcPr>
            <w:tcW w:w="375" w:type="pct"/>
            <w:vAlign w:val="center"/>
          </w:tcPr>
          <w:p w14:paraId="093ABC18">
            <w:pPr>
              <w:pStyle w:val="30"/>
            </w:pPr>
            <w:r>
              <w:rPr>
                <w:rFonts w:hint="eastAsia"/>
              </w:rPr>
              <w:t>34</w:t>
            </w:r>
          </w:p>
        </w:tc>
        <w:tc>
          <w:tcPr>
            <w:tcW w:w="634" w:type="pct"/>
            <w:vAlign w:val="center"/>
          </w:tcPr>
          <w:p w14:paraId="2D4EA1C9">
            <w:pPr>
              <w:pStyle w:val="30"/>
            </w:pPr>
            <w:r>
              <w:rPr>
                <w:rFonts w:hint="eastAsia"/>
              </w:rPr>
              <w:t>40余家监管企业报送的实控私募股权基金和参投私募股权基金指标加工</w:t>
            </w:r>
          </w:p>
        </w:tc>
        <w:tc>
          <w:tcPr>
            <w:tcW w:w="1738" w:type="pct"/>
            <w:vAlign w:val="center"/>
          </w:tcPr>
          <w:p w14:paraId="3CA17748">
            <w:pPr>
              <w:pStyle w:val="30"/>
            </w:pPr>
            <w:r>
              <w:rPr>
                <w:rFonts w:hint="eastAsia"/>
              </w:rPr>
              <w:t>对底层清单数据（20多张原始业务数据表、500多项原始数据）进行汇总、加工，建立实控基金和参股基金的多维数据集市，计算报告报表及数据看板需求中的基础指标和基础维度，</w:t>
            </w:r>
            <w:r>
              <w:rPr>
                <w:rFonts w:hint="eastAsia"/>
              </w:rPr>
              <w:br w:type="textWrapping"/>
            </w:r>
            <w:r>
              <w:rPr>
                <w:rFonts w:hint="eastAsia"/>
              </w:rPr>
              <w:t xml:space="preserve">  数据加工结果将涵盖实控、参投基金数据情况等报表31张报表需求。加工内容如下：</w:t>
            </w:r>
            <w:r>
              <w:rPr>
                <w:rFonts w:hint="eastAsia"/>
              </w:rPr>
              <w:br w:type="textWrapping"/>
            </w:r>
            <w:r>
              <w:rPr>
                <w:rFonts w:hint="eastAsia"/>
              </w:rPr>
              <w:t>1、梳理各层数据加工任务链路，实现数据分层设计；</w:t>
            </w:r>
            <w:r>
              <w:rPr>
                <w:rFonts w:hint="eastAsia"/>
              </w:rPr>
              <w:br w:type="textWrapping"/>
            </w:r>
            <w:r>
              <w:rPr>
                <w:rFonts w:hint="eastAsia"/>
              </w:rPr>
              <w:t>2、形成数据加工任务调度机制，为上层应用提供数据支撑。</w:t>
            </w:r>
            <w:r>
              <w:rPr>
                <w:rFonts w:hint="eastAsia"/>
              </w:rPr>
              <w:br w:type="textWrapping"/>
            </w:r>
            <w:r>
              <w:rPr>
                <w:rFonts w:hint="eastAsia"/>
              </w:rPr>
              <w:br w:type="textWrapping"/>
            </w:r>
            <w:r>
              <w:rPr>
                <w:rFonts w:hint="eastAsia"/>
              </w:rPr>
              <w:br w:type="textWrapping"/>
            </w:r>
            <w:r>
              <w:rPr>
                <w:rFonts w:hint="eastAsia"/>
              </w:rPr>
              <w:t>数据加工后，形成如下数据表及指标项：</w:t>
            </w:r>
            <w:r>
              <w:rPr>
                <w:rFonts w:hint="eastAsia"/>
              </w:rPr>
              <w:br w:type="textWrapping"/>
            </w:r>
            <w:r>
              <w:rPr>
                <w:rFonts w:hint="eastAsia"/>
              </w:rPr>
              <w:t>实控基金管理人集市：</w:t>
            </w:r>
            <w:r>
              <w:rPr>
                <w:rFonts w:hint="eastAsia"/>
              </w:rPr>
              <w:br w:type="textWrapping"/>
            </w:r>
            <w:r>
              <w:rPr>
                <w:rFonts w:hint="eastAsia"/>
              </w:rPr>
              <w:t>1）维度表：实控基金信息表、投资子基金基本信息表</w:t>
            </w:r>
            <w:r>
              <w:rPr>
                <w:rFonts w:hint="eastAsia"/>
              </w:rPr>
              <w:br w:type="textWrapping"/>
            </w:r>
            <w:r>
              <w:rPr>
                <w:rFonts w:hint="eastAsia"/>
              </w:rPr>
              <w:t>2）事实表：子基金认缴出资、累计投资本金额、累计退出所得金额</w:t>
            </w:r>
            <w:r>
              <w:rPr>
                <w:rFonts w:hint="eastAsia"/>
              </w:rPr>
              <w:br w:type="textWrapping"/>
            </w:r>
            <w:r>
              <w:rPr>
                <w:rFonts w:hint="eastAsia"/>
              </w:rPr>
              <w:t>实控基金投资直投项目集市</w:t>
            </w:r>
            <w:r>
              <w:rPr>
                <w:rFonts w:hint="eastAsia"/>
              </w:rPr>
              <w:br w:type="textWrapping"/>
            </w:r>
            <w:r>
              <w:rPr>
                <w:rFonts w:hint="eastAsia"/>
              </w:rPr>
              <w:t>1）维度表：项目信息表、实控基金信息表、行业信息表</w:t>
            </w:r>
            <w:r>
              <w:rPr>
                <w:rFonts w:hint="eastAsia"/>
              </w:rPr>
              <w:br w:type="textWrapping"/>
            </w:r>
            <w:r>
              <w:rPr>
                <w:rFonts w:hint="eastAsia"/>
              </w:rPr>
              <w:t>2）事实表：当年纳入额、企业人数、当年企业营业收入、当年净利润、累计投资本金、估值下跌超过40%、损失金额、投资基金个数、母基金投资金额</w:t>
            </w:r>
            <w:r>
              <w:rPr>
                <w:rFonts w:hint="eastAsia"/>
              </w:rPr>
              <w:br w:type="textWrapping"/>
            </w:r>
            <w:r>
              <w:rPr>
                <w:rFonts w:hint="eastAsia"/>
              </w:rPr>
              <w:t>、资金放大倍数、在投子基金估值</w:t>
            </w:r>
            <w:r>
              <w:rPr>
                <w:rFonts w:hint="eastAsia"/>
              </w:rPr>
              <w:br w:type="textWrapping"/>
            </w:r>
            <w:r>
              <w:rPr>
                <w:rFonts w:hint="eastAsia"/>
              </w:rPr>
              <w:t>参股基金集市：</w:t>
            </w:r>
            <w:r>
              <w:rPr>
                <w:rFonts w:hint="eastAsia"/>
              </w:rPr>
              <w:br w:type="textWrapping"/>
            </w:r>
            <w:r>
              <w:rPr>
                <w:rFonts w:hint="eastAsia"/>
              </w:rPr>
              <w:t>1）维度表：日期信息表、实控基金基本信息、基金合伙人信息、投决会人员信息、基金期限、</w:t>
            </w:r>
            <w:r>
              <w:rPr>
                <w:rFonts w:hint="eastAsia"/>
              </w:rPr>
              <w:br w:type="textWrapping"/>
            </w:r>
            <w:r>
              <w:rPr>
                <w:rFonts w:hint="eastAsia"/>
              </w:rPr>
              <w:t>2）事实表：认缴出资、实际出资、基金总份额、本集团认缴出资金额、国资集团出资金额、期末总资产、期末总负债、期间退出项目金额、期间退出项目本金</w:t>
            </w:r>
            <w:r>
              <w:rPr>
                <w:rFonts w:hint="eastAsia"/>
              </w:rPr>
              <w:br w:type="textWrapping"/>
            </w:r>
            <w:r>
              <w:rPr>
                <w:rFonts w:hint="eastAsia"/>
              </w:rPr>
              <w:t>参股基金投资直投项目集市</w:t>
            </w:r>
            <w:r>
              <w:rPr>
                <w:rFonts w:hint="eastAsia"/>
              </w:rPr>
              <w:br w:type="textWrapping"/>
            </w:r>
            <w:r>
              <w:rPr>
                <w:rFonts w:hint="eastAsia"/>
              </w:rPr>
              <w:t>1）维度表：项目信息表、实控基金信息表、行业信息表</w:t>
            </w:r>
            <w:r>
              <w:rPr>
                <w:rFonts w:hint="eastAsia"/>
              </w:rPr>
              <w:br w:type="textWrapping"/>
            </w:r>
            <w:r>
              <w:rPr>
                <w:rFonts w:hint="eastAsia"/>
              </w:rPr>
              <w:t>2）事实表：当年纳入额、企业人数、当年企业营业收入、当年净利润、累计投资本金、估值下跌超过40%、损失金额、投资基金个数、母基金投资金额</w:t>
            </w:r>
            <w:r>
              <w:rPr>
                <w:rFonts w:hint="eastAsia"/>
              </w:rPr>
              <w:br w:type="textWrapping"/>
            </w:r>
            <w:r>
              <w:rPr>
                <w:rFonts w:hint="eastAsia"/>
              </w:rPr>
              <w:t>、资金放大倍数、在投子基金估值</w:t>
            </w:r>
          </w:p>
        </w:tc>
        <w:tc>
          <w:tcPr>
            <w:tcW w:w="504" w:type="pct"/>
            <w:vAlign w:val="center"/>
          </w:tcPr>
          <w:p w14:paraId="1969E824">
            <w:pPr>
              <w:pStyle w:val="30"/>
            </w:pPr>
            <w:r>
              <w:rPr>
                <w:rFonts w:hint="eastAsia"/>
              </w:rPr>
              <w:t>满足上海市国资委对国有控股企业实控基金和参股基金的报表分析要求。</w:t>
            </w:r>
            <w:r>
              <w:rPr>
                <w:rFonts w:hint="eastAsia"/>
              </w:rPr>
              <w:br w:type="textWrapping"/>
            </w:r>
            <w:r>
              <w:rPr>
                <w:rFonts w:hint="eastAsia"/>
              </w:rPr>
              <w:t>交付物：实控基金和参股基金的多维数据集市，加工完成后的维度表、事实表等数据表及指标项</w:t>
            </w:r>
          </w:p>
        </w:tc>
        <w:tc>
          <w:tcPr>
            <w:tcW w:w="375" w:type="pct"/>
            <w:vAlign w:val="center"/>
          </w:tcPr>
          <w:p w14:paraId="0EFB5E89">
            <w:pPr>
              <w:pStyle w:val="30"/>
            </w:pPr>
            <w:r>
              <w:rPr>
                <w:rFonts w:hint="eastAsia"/>
              </w:rPr>
              <w:t>报告报表</w:t>
            </w:r>
          </w:p>
        </w:tc>
      </w:tr>
      <w:tr w14:paraId="4FB56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45" w:type="pct"/>
            <w:noWrap/>
            <w:vAlign w:val="center"/>
          </w:tcPr>
          <w:p w14:paraId="5E010751">
            <w:pPr>
              <w:pStyle w:val="30"/>
            </w:pPr>
            <w:r>
              <w:rPr>
                <w:rFonts w:hint="eastAsia"/>
              </w:rPr>
              <w:t>6</w:t>
            </w:r>
          </w:p>
        </w:tc>
        <w:tc>
          <w:tcPr>
            <w:tcW w:w="245" w:type="pct"/>
            <w:vMerge w:val="continue"/>
            <w:vAlign w:val="center"/>
          </w:tcPr>
          <w:p w14:paraId="688298E6">
            <w:pPr>
              <w:pStyle w:val="30"/>
            </w:pPr>
          </w:p>
        </w:tc>
        <w:tc>
          <w:tcPr>
            <w:tcW w:w="634" w:type="pct"/>
            <w:noWrap/>
            <w:vAlign w:val="center"/>
          </w:tcPr>
          <w:p w14:paraId="75308DA9">
            <w:pPr>
              <w:pStyle w:val="30"/>
            </w:pPr>
            <w:r>
              <w:rPr>
                <w:rFonts w:hint="eastAsia"/>
              </w:rPr>
              <w:t>数据标签</w:t>
            </w:r>
          </w:p>
        </w:tc>
        <w:tc>
          <w:tcPr>
            <w:tcW w:w="245" w:type="pct"/>
            <w:vAlign w:val="center"/>
          </w:tcPr>
          <w:p w14:paraId="62B791FD">
            <w:pPr>
              <w:pStyle w:val="30"/>
            </w:pPr>
            <w:r>
              <w:rPr>
                <w:rFonts w:hint="eastAsia"/>
              </w:rPr>
              <w:t>个</w:t>
            </w:r>
          </w:p>
        </w:tc>
        <w:tc>
          <w:tcPr>
            <w:tcW w:w="375" w:type="pct"/>
            <w:vAlign w:val="center"/>
          </w:tcPr>
          <w:p w14:paraId="37689205">
            <w:pPr>
              <w:pStyle w:val="30"/>
            </w:pPr>
            <w:r>
              <w:rPr>
                <w:rFonts w:hint="eastAsia"/>
              </w:rPr>
              <w:t>100</w:t>
            </w:r>
          </w:p>
        </w:tc>
        <w:tc>
          <w:tcPr>
            <w:tcW w:w="634" w:type="pct"/>
            <w:vAlign w:val="center"/>
          </w:tcPr>
          <w:p w14:paraId="41B68E00">
            <w:pPr>
              <w:pStyle w:val="30"/>
            </w:pPr>
            <w:r>
              <w:rPr>
                <w:rFonts w:hint="eastAsia"/>
              </w:rPr>
              <w:t>40余家监管企业报送的实控私募股权基金和参投私募股权基金数据标签库建设</w:t>
            </w:r>
          </w:p>
        </w:tc>
        <w:tc>
          <w:tcPr>
            <w:tcW w:w="1738" w:type="pct"/>
            <w:vAlign w:val="center"/>
          </w:tcPr>
          <w:p w14:paraId="13727B15">
            <w:pPr>
              <w:pStyle w:val="30"/>
            </w:pPr>
            <w:r>
              <w:rPr>
                <w:rFonts w:hint="eastAsia"/>
              </w:rPr>
              <w:t>从数据分析看板5个模块出发，通过结构分析、模块分析、对比分析、智能分析、数据分析，支持看板上钻、下钻、跳转查询等对应的指标数据获取，构建数据标签库。</w:t>
            </w:r>
            <w:r>
              <w:rPr>
                <w:rFonts w:hint="eastAsia"/>
              </w:rPr>
              <w:br w:type="textWrapping"/>
            </w:r>
            <w:r>
              <w:rPr>
                <w:rFonts w:hint="eastAsia"/>
              </w:rPr>
              <w:t xml:space="preserve">  标签库建设工作包括：</w:t>
            </w:r>
            <w:r>
              <w:rPr>
                <w:rFonts w:hint="eastAsia"/>
              </w:rPr>
              <w:br w:type="textWrapping"/>
            </w:r>
            <w:r>
              <w:rPr>
                <w:rFonts w:hint="eastAsia"/>
              </w:rPr>
              <w:t>1、以业务场景需求支撑数据标签的规划、模型构建、标签管理、场景标签定制化设计。</w:t>
            </w:r>
            <w:r>
              <w:rPr>
                <w:rFonts w:hint="eastAsia"/>
              </w:rPr>
              <w:br w:type="textWrapping"/>
            </w:r>
            <w:r>
              <w:rPr>
                <w:rFonts w:hint="eastAsia"/>
              </w:rPr>
              <w:t>2、完成业务标签相关的数据比对分析、模型计算；</w:t>
            </w:r>
            <w:r>
              <w:rPr>
                <w:rFonts w:hint="eastAsia"/>
              </w:rPr>
              <w:br w:type="textWrapping"/>
            </w:r>
            <w:r>
              <w:rPr>
                <w:rFonts w:hint="eastAsia"/>
              </w:rPr>
              <w:t>3、建立数据打标机制；</w:t>
            </w:r>
          </w:p>
        </w:tc>
        <w:tc>
          <w:tcPr>
            <w:tcW w:w="504" w:type="pct"/>
            <w:vAlign w:val="center"/>
          </w:tcPr>
          <w:p w14:paraId="29E88961">
            <w:pPr>
              <w:pStyle w:val="30"/>
            </w:pPr>
            <w:r>
              <w:rPr>
                <w:rFonts w:hint="eastAsia"/>
              </w:rPr>
              <w:t>满足上海市国资委对国有控股企业实控基金和参股基金的数据要求。</w:t>
            </w:r>
            <w:r>
              <w:rPr>
                <w:rFonts w:hint="eastAsia"/>
              </w:rPr>
              <w:br w:type="textWrapping"/>
            </w:r>
            <w:r>
              <w:rPr>
                <w:rFonts w:hint="eastAsia"/>
              </w:rPr>
              <w:t>交付物：100个数据标签项、整体概览分析、分类专题分析、分类投资概览、年度投资情况、基金详情等看板模块</w:t>
            </w:r>
          </w:p>
        </w:tc>
        <w:tc>
          <w:tcPr>
            <w:tcW w:w="375" w:type="pct"/>
            <w:vAlign w:val="center"/>
          </w:tcPr>
          <w:p w14:paraId="58EB2348">
            <w:pPr>
              <w:pStyle w:val="30"/>
            </w:pPr>
            <w:r>
              <w:rPr>
                <w:rFonts w:hint="eastAsia"/>
              </w:rPr>
              <w:t>数据看板</w:t>
            </w:r>
          </w:p>
        </w:tc>
      </w:tr>
      <w:tr w14:paraId="3488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45" w:type="pct"/>
            <w:noWrap/>
            <w:vAlign w:val="center"/>
          </w:tcPr>
          <w:p w14:paraId="7C5F4F92">
            <w:pPr>
              <w:pStyle w:val="30"/>
            </w:pPr>
            <w:r>
              <w:rPr>
                <w:rFonts w:hint="eastAsia"/>
              </w:rPr>
              <w:t>7</w:t>
            </w:r>
          </w:p>
        </w:tc>
        <w:tc>
          <w:tcPr>
            <w:tcW w:w="245" w:type="pct"/>
            <w:vMerge w:val="restart"/>
            <w:vAlign w:val="center"/>
          </w:tcPr>
          <w:p w14:paraId="6F7C9703">
            <w:pPr>
              <w:pStyle w:val="30"/>
            </w:pPr>
            <w:r>
              <w:rPr>
                <w:rFonts w:hint="eastAsia"/>
              </w:rPr>
              <w:t>审计整改管理子系统</w:t>
            </w:r>
          </w:p>
        </w:tc>
        <w:tc>
          <w:tcPr>
            <w:tcW w:w="634" w:type="pct"/>
            <w:vMerge w:val="restart"/>
            <w:vAlign w:val="center"/>
          </w:tcPr>
          <w:p w14:paraId="19BA3B6A">
            <w:pPr>
              <w:pStyle w:val="30"/>
            </w:pPr>
            <w:r>
              <w:rPr>
                <w:rFonts w:hint="eastAsia"/>
              </w:rPr>
              <w:t>数据融合</w:t>
            </w:r>
          </w:p>
        </w:tc>
        <w:tc>
          <w:tcPr>
            <w:tcW w:w="245" w:type="pct"/>
            <w:vAlign w:val="center"/>
          </w:tcPr>
          <w:p w14:paraId="18860596">
            <w:pPr>
              <w:pStyle w:val="30"/>
            </w:pPr>
            <w:r>
              <w:rPr>
                <w:rFonts w:hint="eastAsia"/>
              </w:rPr>
              <w:t>万条</w:t>
            </w:r>
          </w:p>
        </w:tc>
        <w:tc>
          <w:tcPr>
            <w:tcW w:w="375" w:type="pct"/>
            <w:vAlign w:val="center"/>
          </w:tcPr>
          <w:p w14:paraId="6891082F">
            <w:pPr>
              <w:pStyle w:val="30"/>
            </w:pPr>
            <w:r>
              <w:rPr>
                <w:rFonts w:hint="eastAsia"/>
              </w:rPr>
              <w:t>110</w:t>
            </w:r>
          </w:p>
        </w:tc>
        <w:tc>
          <w:tcPr>
            <w:tcW w:w="634" w:type="pct"/>
            <w:vAlign w:val="center"/>
          </w:tcPr>
          <w:p w14:paraId="1EF3D1DC">
            <w:pPr>
              <w:pStyle w:val="30"/>
            </w:pPr>
            <w:r>
              <w:rPr>
                <w:rFonts w:hint="eastAsia"/>
              </w:rPr>
              <w:t>国资委监管企业报送数据</w:t>
            </w:r>
          </w:p>
        </w:tc>
        <w:tc>
          <w:tcPr>
            <w:tcW w:w="1738" w:type="pct"/>
            <w:vAlign w:val="center"/>
          </w:tcPr>
          <w:p w14:paraId="0AC6B626">
            <w:pPr>
              <w:pStyle w:val="30"/>
            </w:pPr>
            <w:r>
              <w:rPr>
                <w:rFonts w:hint="eastAsia"/>
              </w:rPr>
              <w:t>数据融合-数据质量检查</w:t>
            </w:r>
            <w:r>
              <w:rPr>
                <w:rFonts w:hint="eastAsia"/>
              </w:rPr>
              <w:br w:type="textWrapping"/>
            </w:r>
            <w:r>
              <w:rPr>
                <w:rFonts w:hint="eastAsia"/>
              </w:rPr>
              <w:br w:type="textWrapping"/>
            </w:r>
            <w:r>
              <w:rPr>
                <w:rFonts w:hint="eastAsia"/>
              </w:rPr>
              <w:t>1.根据审计处对审计整改子系统信息化数据服务的要求，对2025年度审计报告的Excel底稿数据标签进行取数，对工作指南管理中的2025年度审计问题分类、2025年度审计问题的业务领域（一级分类）、2025年度审计问题的业务领域（二级分类）、2025年度的审计问题的分级标题、2025年度整改项目类型、2025年度未消耗问题数、2025年度审计报告时间等16个表单相关内容结合审计报告在系统中设置筛选条件，根据审计问题的类型（专项审计、经济责任审计）配置数据字段校验审核规则（例如:"问题小标题（WTXBT）"不为空，请修改！）进行数据质量检查，剖析数据结构、内容、关系和潜在问题。输出内容为审计整改问题情况数据质量检查2025年度数据集，涉及数据约10万条，全面提升审计整改数据的质量。</w:t>
            </w:r>
            <w:r>
              <w:rPr>
                <w:rFonts w:hint="eastAsia"/>
              </w:rPr>
              <w:br w:type="textWrapping"/>
            </w:r>
            <w:r>
              <w:rPr>
                <w:rFonts w:hint="eastAsia"/>
              </w:rPr>
              <w:t>2.根据审计处对审计整改子系统信息化数据服务的要求，对2025年度审计报告进行2025年度整改项目立项，2025年度（专项）审计问题录入、2025年度（经责）审计问题录入、2025年度审计问题整改结果录入，2025年度审计问题后续整改结果录入的数据进行数据转换，具体操作为系统配置数据检查校验模板（例如：项目编号、涉及的函号、审计建议等），统一修订数据格式。对2025年度工作报告（年度）、2025年度工作报告（半年度）共计7个数据表数据字段设置校验审核规则进行数据质量检查。具体输出内容为审计整改问题方案及结果数据质量检查2025年度数据集，涉及数据约20万条，全面提升审计整改数据的质量。</w:t>
            </w:r>
            <w:r>
              <w:rPr>
                <w:rFonts w:hint="eastAsia"/>
              </w:rPr>
              <w:br w:type="textWrapping"/>
            </w:r>
            <w:r>
              <w:rPr>
                <w:rFonts w:hint="eastAsia"/>
              </w:rPr>
              <w:t>3.根据审计处对审计整改子系统信息化数据服务的要求，对2025年度审计报告进行2025年度整改项目立项，2025年度（专项）审计，对2025年度审计查询及报表管理中的全部问题及整改结果查询、2025年度所有问题及整改结果查询、2025年度消耗率报表、2025年度项目进度表、2025年度季度报表、2025年度经济责任审计问题集中整改阶段整改结果一览表等相关内容的数据进行数据字段选取、根据业务需求在系统中设置的检查规则（例如：设置查询语句仅展示涉及重点子企业的问题校验），2025年度审计报告所提供的数据在系统内使用SQL查询语句（例如：限制检查校验的数据为立行立改类）、数据脚本等方式来进行数据质量检查（主要检查重点子企业信息，涉及业务处室，整改最晚完成时间等重要信息是否与报告一致）。输出内容为审计查询及报表管理统计数据质量检查2025年度数据集，涉及数据约80万条，全面提升审计整改数据的质量。</w:t>
            </w:r>
          </w:p>
        </w:tc>
        <w:tc>
          <w:tcPr>
            <w:tcW w:w="504" w:type="pct"/>
            <w:vAlign w:val="center"/>
          </w:tcPr>
          <w:p w14:paraId="04467F63">
            <w:pPr>
              <w:pStyle w:val="30"/>
            </w:pPr>
            <w:r>
              <w:rPr>
                <w:rFonts w:hint="eastAsia"/>
              </w:rPr>
              <w:t>满足上海市国资委数据质量管理要求。</w:t>
            </w:r>
            <w:r>
              <w:rPr>
                <w:rFonts w:hint="eastAsia"/>
              </w:rPr>
              <w:br w:type="textWrapping"/>
            </w:r>
            <w:r>
              <w:rPr>
                <w:rFonts w:hint="eastAsia"/>
              </w:rPr>
              <w:t>交付物：</w:t>
            </w:r>
            <w:r>
              <w:rPr>
                <w:rFonts w:hint="eastAsia"/>
              </w:rPr>
              <w:br w:type="textWrapping"/>
            </w:r>
            <w:r>
              <w:rPr>
                <w:rFonts w:hint="eastAsia"/>
              </w:rPr>
              <w:t>1.约10万条数据组成的审计整改问题情况数据质量检查2025年度数据集。</w:t>
            </w:r>
            <w:r>
              <w:rPr>
                <w:rFonts w:hint="eastAsia"/>
              </w:rPr>
              <w:br w:type="textWrapping"/>
            </w:r>
            <w:r>
              <w:rPr>
                <w:rFonts w:hint="eastAsia"/>
              </w:rPr>
              <w:t>2.约20万条数据组成的审计整改问题方案及结果数据质量检查2025年度数据集。</w:t>
            </w:r>
            <w:r>
              <w:rPr>
                <w:rFonts w:hint="eastAsia"/>
              </w:rPr>
              <w:br w:type="textWrapping"/>
            </w:r>
            <w:r>
              <w:rPr>
                <w:rFonts w:hint="eastAsia"/>
              </w:rPr>
              <w:t>3.约80万条数据组成的审计查询及报表管理统计数据质量检查2025年度数据集。</w:t>
            </w:r>
          </w:p>
        </w:tc>
        <w:tc>
          <w:tcPr>
            <w:tcW w:w="375" w:type="pct"/>
            <w:vAlign w:val="center"/>
          </w:tcPr>
          <w:p w14:paraId="1F91B98E">
            <w:pPr>
              <w:pStyle w:val="30"/>
            </w:pPr>
            <w:r>
              <w:rPr>
                <w:rFonts w:hint="eastAsia"/>
              </w:rPr>
              <w:t>审计整改管理子系统数据模板导入导出、数据提交、数据查询功能、国资审计整改自定义表单功能、生成工作报告功能</w:t>
            </w:r>
          </w:p>
        </w:tc>
      </w:tr>
      <w:tr w14:paraId="5C895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45" w:type="pct"/>
            <w:noWrap/>
            <w:vAlign w:val="center"/>
          </w:tcPr>
          <w:p w14:paraId="6AF5C176">
            <w:pPr>
              <w:pStyle w:val="30"/>
            </w:pPr>
            <w:r>
              <w:rPr>
                <w:rFonts w:hint="eastAsia"/>
              </w:rPr>
              <w:t>8</w:t>
            </w:r>
          </w:p>
        </w:tc>
        <w:tc>
          <w:tcPr>
            <w:tcW w:w="245" w:type="pct"/>
            <w:vMerge w:val="continue"/>
            <w:vAlign w:val="center"/>
          </w:tcPr>
          <w:p w14:paraId="710BB54A">
            <w:pPr>
              <w:pStyle w:val="30"/>
            </w:pPr>
          </w:p>
        </w:tc>
        <w:tc>
          <w:tcPr>
            <w:tcW w:w="634" w:type="pct"/>
            <w:vMerge w:val="continue"/>
            <w:vAlign w:val="center"/>
          </w:tcPr>
          <w:p w14:paraId="6936C799">
            <w:pPr>
              <w:pStyle w:val="30"/>
            </w:pPr>
          </w:p>
        </w:tc>
        <w:tc>
          <w:tcPr>
            <w:tcW w:w="245" w:type="pct"/>
            <w:vAlign w:val="center"/>
          </w:tcPr>
          <w:p w14:paraId="75943230">
            <w:pPr>
              <w:pStyle w:val="30"/>
            </w:pPr>
            <w:r>
              <w:rPr>
                <w:rFonts w:hint="eastAsia"/>
              </w:rPr>
              <w:t>万条</w:t>
            </w:r>
          </w:p>
        </w:tc>
        <w:tc>
          <w:tcPr>
            <w:tcW w:w="375" w:type="pct"/>
            <w:vAlign w:val="center"/>
          </w:tcPr>
          <w:p w14:paraId="51565412">
            <w:pPr>
              <w:pStyle w:val="30"/>
            </w:pPr>
            <w:r>
              <w:rPr>
                <w:rFonts w:hint="eastAsia"/>
              </w:rPr>
              <w:t>30</w:t>
            </w:r>
          </w:p>
        </w:tc>
        <w:tc>
          <w:tcPr>
            <w:tcW w:w="634" w:type="pct"/>
            <w:vAlign w:val="center"/>
          </w:tcPr>
          <w:p w14:paraId="77E42175">
            <w:pPr>
              <w:pStyle w:val="30"/>
            </w:pPr>
            <w:r>
              <w:rPr>
                <w:rFonts w:hint="eastAsia"/>
              </w:rPr>
              <w:t>国资委监管企业报送数据</w:t>
            </w:r>
          </w:p>
        </w:tc>
        <w:tc>
          <w:tcPr>
            <w:tcW w:w="1738" w:type="pct"/>
            <w:vAlign w:val="center"/>
          </w:tcPr>
          <w:p w14:paraId="05E48D6D">
            <w:pPr>
              <w:pStyle w:val="30"/>
            </w:pPr>
            <w:r>
              <w:rPr>
                <w:rFonts w:hint="eastAsia"/>
              </w:rPr>
              <w:t>数据融合-数据清洗</w:t>
            </w:r>
            <w:r>
              <w:rPr>
                <w:rFonts w:hint="eastAsia"/>
              </w:rPr>
              <w:br w:type="textWrapping"/>
            </w:r>
            <w:r>
              <w:rPr>
                <w:rFonts w:hint="eastAsia"/>
              </w:rPr>
              <w:br w:type="textWrapping"/>
            </w:r>
            <w:r>
              <w:rPr>
                <w:rFonts w:hint="eastAsia"/>
              </w:rPr>
              <w:t>1.根据审计处对审计整改子系统信息化数据服务的要求，对2025年度审计整改子系统全资源表、生成2025年度工作报告（年度）视图、生成2025年度工作报告（半年度）视图的数据根据数据标签在系统中对重复、错误、不完整的数据按照系统中配置的规则进行删除、修正、补全等工作，对未生成在系统全资源表中的数据点击“新增”按钮生成数据，对2025年度工作报告视图中的插入数据页面进行更新（例如：将“第四季度汇总”口径变更为“半年度汇总”口径，重新在系统中配置取数规则），完成数据清洗工作。输出内容为全资源报表数据清洗2025年度数据集，涉及数据约30万条，全面提升审计整改数据的质量。</w:t>
            </w:r>
          </w:p>
        </w:tc>
        <w:tc>
          <w:tcPr>
            <w:tcW w:w="504" w:type="pct"/>
            <w:vAlign w:val="center"/>
          </w:tcPr>
          <w:p w14:paraId="2C125542">
            <w:pPr>
              <w:pStyle w:val="30"/>
            </w:pPr>
            <w:r>
              <w:rPr>
                <w:rFonts w:hint="eastAsia"/>
              </w:rPr>
              <w:t>满足上海市国资委数据质量管理要求。</w:t>
            </w:r>
            <w:r>
              <w:rPr>
                <w:rFonts w:hint="eastAsia"/>
              </w:rPr>
              <w:br w:type="textWrapping"/>
            </w:r>
            <w:r>
              <w:rPr>
                <w:rFonts w:hint="eastAsia"/>
              </w:rPr>
              <w:t>交付物：</w:t>
            </w:r>
            <w:r>
              <w:rPr>
                <w:rFonts w:hint="eastAsia"/>
              </w:rPr>
              <w:br w:type="textWrapping"/>
            </w:r>
            <w:r>
              <w:rPr>
                <w:rFonts w:hint="eastAsia"/>
              </w:rPr>
              <w:t>1.约30万条数据组成的全资源报表数据清洗2025年度数据集。</w:t>
            </w:r>
          </w:p>
        </w:tc>
        <w:tc>
          <w:tcPr>
            <w:tcW w:w="375" w:type="pct"/>
            <w:vAlign w:val="center"/>
          </w:tcPr>
          <w:p w14:paraId="565D8377">
            <w:pPr>
              <w:pStyle w:val="30"/>
            </w:pPr>
            <w:r>
              <w:rPr>
                <w:rFonts w:hint="eastAsia"/>
              </w:rPr>
              <w:t>审计整改管理子系统数据模板导入导出、数据提交、数据查询功能、国资审计整改自定义表单功能、生成工作报告功能</w:t>
            </w:r>
          </w:p>
        </w:tc>
      </w:tr>
      <w:tr w14:paraId="5F49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45" w:type="pct"/>
            <w:noWrap/>
            <w:vAlign w:val="center"/>
          </w:tcPr>
          <w:p w14:paraId="1C2091E2">
            <w:pPr>
              <w:pStyle w:val="30"/>
            </w:pPr>
            <w:r>
              <w:rPr>
                <w:rFonts w:hint="eastAsia"/>
              </w:rPr>
              <w:t>9</w:t>
            </w:r>
          </w:p>
        </w:tc>
        <w:tc>
          <w:tcPr>
            <w:tcW w:w="245" w:type="pct"/>
            <w:vMerge w:val="continue"/>
            <w:vAlign w:val="center"/>
          </w:tcPr>
          <w:p w14:paraId="288943AD">
            <w:pPr>
              <w:pStyle w:val="30"/>
            </w:pPr>
          </w:p>
        </w:tc>
        <w:tc>
          <w:tcPr>
            <w:tcW w:w="634" w:type="pct"/>
            <w:vMerge w:val="continue"/>
            <w:vAlign w:val="center"/>
          </w:tcPr>
          <w:p w14:paraId="34F5FCA5">
            <w:pPr>
              <w:pStyle w:val="30"/>
            </w:pPr>
          </w:p>
        </w:tc>
        <w:tc>
          <w:tcPr>
            <w:tcW w:w="245" w:type="pct"/>
            <w:vAlign w:val="center"/>
          </w:tcPr>
          <w:p w14:paraId="5BEA13A4">
            <w:pPr>
              <w:pStyle w:val="30"/>
            </w:pPr>
            <w:r>
              <w:rPr>
                <w:rFonts w:hint="eastAsia"/>
              </w:rPr>
              <w:t>万条</w:t>
            </w:r>
          </w:p>
        </w:tc>
        <w:tc>
          <w:tcPr>
            <w:tcW w:w="375" w:type="pct"/>
            <w:vAlign w:val="center"/>
          </w:tcPr>
          <w:p w14:paraId="3E006248">
            <w:pPr>
              <w:pStyle w:val="30"/>
            </w:pPr>
            <w:r>
              <w:rPr>
                <w:rFonts w:hint="eastAsia"/>
              </w:rPr>
              <w:t>20</w:t>
            </w:r>
          </w:p>
        </w:tc>
        <w:tc>
          <w:tcPr>
            <w:tcW w:w="634" w:type="pct"/>
            <w:vAlign w:val="center"/>
          </w:tcPr>
          <w:p w14:paraId="2FC7269E">
            <w:pPr>
              <w:pStyle w:val="30"/>
            </w:pPr>
            <w:r>
              <w:rPr>
                <w:rFonts w:hint="eastAsia"/>
              </w:rPr>
              <w:t>国资委监管企业报送数据</w:t>
            </w:r>
          </w:p>
        </w:tc>
        <w:tc>
          <w:tcPr>
            <w:tcW w:w="1738" w:type="pct"/>
            <w:vAlign w:val="center"/>
          </w:tcPr>
          <w:p w14:paraId="062159A9">
            <w:pPr>
              <w:pStyle w:val="30"/>
            </w:pPr>
            <w:r>
              <w:rPr>
                <w:rFonts w:hint="eastAsia"/>
              </w:rPr>
              <w:t>数据融合-数据转换</w:t>
            </w:r>
            <w:r>
              <w:rPr>
                <w:rFonts w:hint="eastAsia"/>
              </w:rPr>
              <w:br w:type="textWrapping"/>
            </w:r>
            <w:r>
              <w:rPr>
                <w:rFonts w:hint="eastAsia"/>
              </w:rPr>
              <w:br w:type="textWrapping"/>
            </w:r>
            <w:r>
              <w:rPr>
                <w:rFonts w:hint="eastAsia"/>
              </w:rPr>
              <w:t>1.根据审计处对审计整改子系统信息化数据服务的要求，对审计整改现有线下历史资料文件进行梳理，设计数据转换规则（例如：设置规则-G_SJWTLRDetail.SJWTDSX字段对应问题分类，并配置字段长度），由相关人员完成历史数据补录工作，补录内容涉及数量约为1200件，在系统整改立项中根据历史资料文件的具体年份（例如：2023年）选择对应的时间节点，完成立项的补录，同时在审计问题录入模块中选择对应年份的数据导入模板并配置，点击导入按钮完成审计问题的补录，完成数据转换工作。输出内容为历史年度审计整改问题情况数据转换数据集，涉及数据约20万条，全面提升审计整改数据的质量。</w:t>
            </w:r>
          </w:p>
        </w:tc>
        <w:tc>
          <w:tcPr>
            <w:tcW w:w="504" w:type="pct"/>
            <w:vAlign w:val="center"/>
          </w:tcPr>
          <w:p w14:paraId="48796F34">
            <w:pPr>
              <w:pStyle w:val="30"/>
            </w:pPr>
            <w:r>
              <w:rPr>
                <w:rFonts w:hint="eastAsia"/>
              </w:rPr>
              <w:t>满足上海市国资委数据质量管理要求。</w:t>
            </w:r>
            <w:r>
              <w:rPr>
                <w:rFonts w:hint="eastAsia"/>
              </w:rPr>
              <w:br w:type="textWrapping"/>
            </w:r>
            <w:r>
              <w:rPr>
                <w:rFonts w:hint="eastAsia"/>
              </w:rPr>
              <w:t>交付物：</w:t>
            </w:r>
            <w:r>
              <w:rPr>
                <w:rFonts w:hint="eastAsia"/>
              </w:rPr>
              <w:br w:type="textWrapping"/>
            </w:r>
            <w:r>
              <w:rPr>
                <w:rFonts w:hint="eastAsia"/>
              </w:rPr>
              <w:t>1.约20万条数据组成的历史年度审计整改问题情况数据转换结果数据集。</w:t>
            </w:r>
          </w:p>
        </w:tc>
        <w:tc>
          <w:tcPr>
            <w:tcW w:w="375" w:type="pct"/>
            <w:vAlign w:val="center"/>
          </w:tcPr>
          <w:p w14:paraId="75ABEA51">
            <w:pPr>
              <w:pStyle w:val="30"/>
            </w:pPr>
            <w:r>
              <w:rPr>
                <w:rFonts w:hint="eastAsia"/>
              </w:rPr>
              <w:t>审计整改管理子系统数据模板导入导出、数据提交、数据查询功能、国资审计整改自定义表单功能、生成工作报告功能</w:t>
            </w:r>
          </w:p>
        </w:tc>
      </w:tr>
      <w:tr w14:paraId="7C320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45" w:type="pct"/>
            <w:noWrap/>
            <w:vAlign w:val="center"/>
          </w:tcPr>
          <w:p w14:paraId="10081359">
            <w:pPr>
              <w:pStyle w:val="30"/>
              <w:rPr>
                <w:rFonts w:hint="eastAsia" w:eastAsia="宋体"/>
                <w:lang w:val="en-US" w:eastAsia="zh-CN"/>
              </w:rPr>
            </w:pPr>
            <w:r>
              <w:rPr>
                <w:rFonts w:hint="eastAsia"/>
              </w:rPr>
              <w:t>1</w:t>
            </w:r>
            <w:r>
              <w:rPr>
                <w:rFonts w:hint="eastAsia"/>
                <w:lang w:val="en-US" w:eastAsia="zh-CN"/>
              </w:rPr>
              <w:t>0</w:t>
            </w:r>
          </w:p>
        </w:tc>
        <w:tc>
          <w:tcPr>
            <w:tcW w:w="245" w:type="pct"/>
            <w:vMerge w:val="restart"/>
            <w:vAlign w:val="center"/>
          </w:tcPr>
          <w:p w14:paraId="20DAF5D5">
            <w:pPr>
              <w:pStyle w:val="30"/>
            </w:pPr>
            <w:r>
              <w:rPr>
                <w:rFonts w:hint="eastAsia"/>
              </w:rPr>
              <w:t>国资监管数智管理子系统</w:t>
            </w:r>
          </w:p>
        </w:tc>
        <w:tc>
          <w:tcPr>
            <w:tcW w:w="634" w:type="pct"/>
            <w:noWrap/>
            <w:vAlign w:val="center"/>
          </w:tcPr>
          <w:p w14:paraId="0B159E36">
            <w:pPr>
              <w:pStyle w:val="30"/>
            </w:pPr>
            <w:r>
              <w:rPr>
                <w:rFonts w:hint="eastAsia"/>
              </w:rPr>
              <w:t>数据标签</w:t>
            </w:r>
          </w:p>
        </w:tc>
        <w:tc>
          <w:tcPr>
            <w:tcW w:w="245" w:type="pct"/>
            <w:vAlign w:val="center"/>
          </w:tcPr>
          <w:p w14:paraId="57632913">
            <w:pPr>
              <w:pStyle w:val="30"/>
            </w:pPr>
            <w:r>
              <w:rPr>
                <w:rFonts w:hint="eastAsia"/>
              </w:rPr>
              <w:t>个标签</w:t>
            </w:r>
          </w:p>
        </w:tc>
        <w:tc>
          <w:tcPr>
            <w:tcW w:w="375" w:type="pct"/>
            <w:vAlign w:val="center"/>
          </w:tcPr>
          <w:p w14:paraId="122BA53B">
            <w:pPr>
              <w:pStyle w:val="30"/>
            </w:pPr>
            <w:r>
              <w:rPr>
                <w:rFonts w:hint="eastAsia"/>
              </w:rPr>
              <w:t>500</w:t>
            </w:r>
          </w:p>
        </w:tc>
        <w:tc>
          <w:tcPr>
            <w:tcW w:w="634" w:type="pct"/>
            <w:vAlign w:val="center"/>
          </w:tcPr>
          <w:p w14:paraId="2F6E8E6B">
            <w:pPr>
              <w:pStyle w:val="30"/>
            </w:pPr>
            <w:r>
              <w:rPr>
                <w:rFonts w:hint="eastAsia"/>
              </w:rPr>
              <w:t>1.习总书记讲话语录数据：来源于解放日报、人民日报、学习强国、《习**关于加强党的作风建设论述摘编》（中共中央党史和文献研究院 编） ；</w:t>
            </w:r>
            <w:r>
              <w:rPr>
                <w:rFonts w:hint="eastAsia"/>
              </w:rPr>
              <w:br w:type="textWrapping"/>
            </w:r>
            <w:r>
              <w:rPr>
                <w:rFonts w:hint="eastAsia"/>
              </w:rPr>
              <w:t>2.吉宁书记的讲话数据：数据来源于伴公汀公众号；</w:t>
            </w:r>
            <w:r>
              <w:rPr>
                <w:rFonts w:hint="eastAsia"/>
              </w:rPr>
              <w:br w:type="textWrapping"/>
            </w:r>
            <w:r>
              <w:rPr>
                <w:rFonts w:hint="eastAsia"/>
              </w:rPr>
              <w:t>3.国务院及其他部委、上海市政府、委办局发布的涉及国有企业的政策文件，涵盖专门性法律（如《企业国有资产法》）、行政法规、部门规章（如《企业国有资产评估管理办法》）、地方性法规和政府规章（如《上海市国有资产监督管理条例》）、规范性文件、行业监管法规、专项领域法规（如财务、审计、合规等）；</w:t>
            </w:r>
            <w:r>
              <w:rPr>
                <w:rFonts w:hint="eastAsia"/>
              </w:rPr>
              <w:br w:type="textWrapping"/>
            </w:r>
            <w:r>
              <w:rPr>
                <w:rFonts w:hint="eastAsia"/>
              </w:rPr>
              <w:t>4.上海市国资委官网发布的法律法规、通知公告、文件解读等，涵盖国资监管指南与规程（如资产交易规则、预算管理办法、合规操作手册等）、案例研究与实践经验（如国企改革典型案例、监管合规案例、风险处置案例等）等。</w:t>
            </w:r>
          </w:p>
        </w:tc>
        <w:tc>
          <w:tcPr>
            <w:tcW w:w="1738" w:type="pct"/>
            <w:vAlign w:val="center"/>
          </w:tcPr>
          <w:p w14:paraId="3F5A6B60">
            <w:pPr>
              <w:pStyle w:val="30"/>
            </w:pPr>
            <w:r>
              <w:rPr>
                <w:rFonts w:hint="eastAsia"/>
              </w:rPr>
              <w:t>组织专业标注人员，按照标注方案对国资监管业务相关的领导讲话、政策文件、法律法规的PDF、OFD等非结构化文本进行标注，如按人物/机构/事件等实体标签，法律/行政法规/地方性法规/部门规章等法律法规标签,现行有效/已废止/修订版本号等时效性标签，资本运营类、资本运营类、金融服务类、城市保障类等国资委特殊性设定的行业领域标签，产业升级/社会保障/数字化转型/碳中和等政策议题标签。</w:t>
            </w:r>
          </w:p>
        </w:tc>
        <w:tc>
          <w:tcPr>
            <w:tcW w:w="504" w:type="pct"/>
            <w:vAlign w:val="center"/>
          </w:tcPr>
          <w:p w14:paraId="0AD606D0">
            <w:pPr>
              <w:pStyle w:val="30"/>
            </w:pPr>
            <w:r>
              <w:rPr>
                <w:rFonts w:hint="eastAsia"/>
              </w:rPr>
              <w:t>完成国资监管业务相关的领导讲话、政策文件、法律法规的PDF、OFD等非结构化文本的特征标注，确保标注的准确性和一致性。</w:t>
            </w:r>
            <w:r>
              <w:rPr>
                <w:rFonts w:hint="eastAsia"/>
              </w:rPr>
              <w:br w:type="textWrapping"/>
            </w:r>
            <w:r>
              <w:rPr>
                <w:rFonts w:hint="eastAsia"/>
              </w:rPr>
              <w:t>数据标签交付物为非结构化文件的数据标签。</w:t>
            </w:r>
          </w:p>
        </w:tc>
        <w:tc>
          <w:tcPr>
            <w:tcW w:w="375" w:type="pct"/>
            <w:vAlign w:val="center"/>
          </w:tcPr>
          <w:p w14:paraId="4FD0113C">
            <w:pPr>
              <w:pStyle w:val="30"/>
            </w:pPr>
            <w:r>
              <w:rPr>
                <w:rFonts w:hint="eastAsia"/>
              </w:rPr>
              <w:t>资源“图书馆”</w:t>
            </w:r>
          </w:p>
        </w:tc>
      </w:tr>
      <w:tr w14:paraId="6E7C8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45" w:type="pct"/>
            <w:noWrap/>
            <w:vAlign w:val="center"/>
          </w:tcPr>
          <w:p w14:paraId="25AC559B">
            <w:pPr>
              <w:pStyle w:val="30"/>
            </w:pPr>
            <w:r>
              <w:rPr>
                <w:rFonts w:hint="eastAsia"/>
                <w:lang w:val="en-US" w:eastAsia="zh-CN"/>
              </w:rPr>
              <w:t>11</w:t>
            </w:r>
          </w:p>
        </w:tc>
        <w:tc>
          <w:tcPr>
            <w:tcW w:w="245" w:type="pct"/>
            <w:vMerge w:val="continue"/>
            <w:vAlign w:val="center"/>
          </w:tcPr>
          <w:p w14:paraId="5F5CD839">
            <w:pPr>
              <w:pStyle w:val="30"/>
            </w:pPr>
          </w:p>
        </w:tc>
        <w:tc>
          <w:tcPr>
            <w:tcW w:w="634" w:type="pct"/>
            <w:vMerge w:val="restart"/>
            <w:noWrap/>
            <w:vAlign w:val="center"/>
          </w:tcPr>
          <w:p w14:paraId="07DFF666">
            <w:pPr>
              <w:pStyle w:val="30"/>
            </w:pPr>
            <w:r>
              <w:rPr>
                <w:rFonts w:hint="eastAsia"/>
              </w:rPr>
              <w:t>数据融合</w:t>
            </w:r>
          </w:p>
        </w:tc>
        <w:tc>
          <w:tcPr>
            <w:tcW w:w="245" w:type="pct"/>
            <w:vMerge w:val="restart"/>
            <w:vAlign w:val="center"/>
          </w:tcPr>
          <w:p w14:paraId="35FC6BEA">
            <w:pPr>
              <w:pStyle w:val="30"/>
            </w:pPr>
            <w:r>
              <w:rPr>
                <w:rFonts w:hint="eastAsia"/>
              </w:rPr>
              <w:t>万条</w:t>
            </w:r>
          </w:p>
        </w:tc>
        <w:tc>
          <w:tcPr>
            <w:tcW w:w="375" w:type="pct"/>
            <w:vMerge w:val="restart"/>
            <w:vAlign w:val="center"/>
          </w:tcPr>
          <w:p w14:paraId="2FC4C713">
            <w:pPr>
              <w:pStyle w:val="30"/>
            </w:pPr>
            <w:r>
              <w:rPr>
                <w:rFonts w:hint="eastAsia"/>
              </w:rPr>
              <w:t>20</w:t>
            </w:r>
          </w:p>
        </w:tc>
        <w:tc>
          <w:tcPr>
            <w:tcW w:w="634" w:type="pct"/>
            <w:vMerge w:val="restart"/>
            <w:vAlign w:val="center"/>
          </w:tcPr>
          <w:p w14:paraId="2B16004A">
            <w:pPr>
              <w:pStyle w:val="30"/>
            </w:pPr>
            <w:r>
              <w:rPr>
                <w:rFonts w:hint="eastAsia"/>
              </w:rPr>
              <w:t>国资监管业务相关的领导讲话、政策文件、法律法规等以PDF、OFD等格式保存的文件。</w:t>
            </w:r>
          </w:p>
        </w:tc>
        <w:tc>
          <w:tcPr>
            <w:tcW w:w="1738" w:type="pct"/>
            <w:vAlign w:val="center"/>
          </w:tcPr>
          <w:p w14:paraId="0615EF4D">
            <w:pPr>
              <w:pStyle w:val="30"/>
            </w:pPr>
            <w:r>
              <w:rPr>
                <w:rFonts w:hint="eastAsia"/>
              </w:rPr>
              <w:t>数据质量检查：开展完整性检查，识别非结构化数据文件中的缺失、损坏情况；开展数据格式一致性检查，验证文件格式是否符合预设标准。</w:t>
            </w:r>
          </w:p>
        </w:tc>
        <w:tc>
          <w:tcPr>
            <w:tcW w:w="504" w:type="pct"/>
            <w:vAlign w:val="center"/>
          </w:tcPr>
          <w:p w14:paraId="128A1D57">
            <w:pPr>
              <w:pStyle w:val="30"/>
            </w:pPr>
            <w:r>
              <w:rPr>
                <w:rFonts w:hint="eastAsia"/>
              </w:rPr>
              <w:t>提升数据可信度，减少因文件损坏或信息缺失导致的数据融合过程中断风险。</w:t>
            </w:r>
            <w:r>
              <w:rPr>
                <w:rFonts w:hint="eastAsia"/>
              </w:rPr>
              <w:br w:type="textWrapping"/>
            </w:r>
            <w:r>
              <w:rPr>
                <w:rFonts w:hint="eastAsia"/>
              </w:rPr>
              <w:t>交付物为数据质量检查结果。</w:t>
            </w:r>
          </w:p>
        </w:tc>
        <w:tc>
          <w:tcPr>
            <w:tcW w:w="375" w:type="pct"/>
            <w:vMerge w:val="restart"/>
            <w:vAlign w:val="center"/>
          </w:tcPr>
          <w:p w14:paraId="57944734">
            <w:pPr>
              <w:pStyle w:val="30"/>
            </w:pPr>
            <w:r>
              <w:rPr>
                <w:rFonts w:hint="eastAsia"/>
              </w:rPr>
              <w:t>资源“图书馆”</w:t>
            </w:r>
          </w:p>
        </w:tc>
      </w:tr>
      <w:tr w14:paraId="36B6F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45" w:type="pct"/>
            <w:noWrap/>
            <w:vAlign w:val="center"/>
          </w:tcPr>
          <w:p w14:paraId="39C848B9">
            <w:pPr>
              <w:pStyle w:val="30"/>
              <w:rPr>
                <w:rFonts w:hint="default" w:eastAsia="宋体"/>
                <w:lang w:val="en-US" w:eastAsia="zh-CN"/>
              </w:rPr>
            </w:pPr>
            <w:r>
              <w:rPr>
                <w:rFonts w:hint="eastAsia"/>
                <w:lang w:val="en-US" w:eastAsia="zh-CN"/>
              </w:rPr>
              <w:t>12</w:t>
            </w:r>
          </w:p>
        </w:tc>
        <w:tc>
          <w:tcPr>
            <w:tcW w:w="245" w:type="pct"/>
            <w:vMerge w:val="continue"/>
            <w:vAlign w:val="center"/>
          </w:tcPr>
          <w:p w14:paraId="539AB50D">
            <w:pPr>
              <w:pStyle w:val="30"/>
            </w:pPr>
          </w:p>
        </w:tc>
        <w:tc>
          <w:tcPr>
            <w:tcW w:w="634" w:type="pct"/>
            <w:vMerge w:val="continue"/>
            <w:noWrap/>
            <w:vAlign w:val="center"/>
          </w:tcPr>
          <w:p w14:paraId="71209760">
            <w:pPr>
              <w:pStyle w:val="30"/>
            </w:pPr>
          </w:p>
        </w:tc>
        <w:tc>
          <w:tcPr>
            <w:tcW w:w="245" w:type="pct"/>
            <w:vMerge w:val="continue"/>
            <w:vAlign w:val="center"/>
          </w:tcPr>
          <w:p w14:paraId="0A5C2E0C">
            <w:pPr>
              <w:pStyle w:val="30"/>
            </w:pPr>
          </w:p>
        </w:tc>
        <w:tc>
          <w:tcPr>
            <w:tcW w:w="375" w:type="pct"/>
            <w:vMerge w:val="continue"/>
            <w:vAlign w:val="center"/>
          </w:tcPr>
          <w:p w14:paraId="0D5F32B1">
            <w:pPr>
              <w:pStyle w:val="30"/>
            </w:pPr>
          </w:p>
        </w:tc>
        <w:tc>
          <w:tcPr>
            <w:tcW w:w="634" w:type="pct"/>
            <w:vMerge w:val="continue"/>
            <w:vAlign w:val="center"/>
          </w:tcPr>
          <w:p w14:paraId="182869D9">
            <w:pPr>
              <w:pStyle w:val="30"/>
            </w:pPr>
          </w:p>
        </w:tc>
        <w:tc>
          <w:tcPr>
            <w:tcW w:w="1738" w:type="pct"/>
            <w:vAlign w:val="center"/>
          </w:tcPr>
          <w:p w14:paraId="6171707D">
            <w:pPr>
              <w:pStyle w:val="30"/>
            </w:pPr>
            <w:r>
              <w:rPr>
                <w:rFonts w:hint="eastAsia"/>
              </w:rPr>
              <w:t>数据转换：识别多种非结构化数据格式，如PDF、Word、Excel、PPT、OFD等，并将其转换为统一的中间格式，便于后续处理。运用光学字符识别（OCR）技术和文本挖掘技术，从非文本格式文件中提取文本内容。</w:t>
            </w:r>
          </w:p>
        </w:tc>
        <w:tc>
          <w:tcPr>
            <w:tcW w:w="504" w:type="pct"/>
            <w:vAlign w:val="center"/>
          </w:tcPr>
          <w:p w14:paraId="57F55043">
            <w:pPr>
              <w:pStyle w:val="30"/>
            </w:pPr>
            <w:r>
              <w:rPr>
                <w:rFonts w:hint="eastAsia"/>
              </w:rPr>
              <w:t>实现非结构化数据的机器可读化，支持后续智能检索与分析，提高文本数据可用性。</w:t>
            </w:r>
            <w:r>
              <w:rPr>
                <w:rFonts w:hint="eastAsia"/>
              </w:rPr>
              <w:br w:type="textWrapping"/>
            </w:r>
            <w:r>
              <w:rPr>
                <w:rFonts w:hint="eastAsia"/>
              </w:rPr>
              <w:t>交付物为转换后的统一格式文件及结构化元数据。</w:t>
            </w:r>
          </w:p>
        </w:tc>
        <w:tc>
          <w:tcPr>
            <w:tcW w:w="375" w:type="pct"/>
            <w:vMerge w:val="continue"/>
            <w:vAlign w:val="center"/>
          </w:tcPr>
          <w:p w14:paraId="791506E8">
            <w:pPr>
              <w:pStyle w:val="30"/>
            </w:pPr>
          </w:p>
        </w:tc>
      </w:tr>
      <w:tr w14:paraId="0E2CD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45" w:type="pct"/>
            <w:noWrap/>
            <w:vAlign w:val="center"/>
          </w:tcPr>
          <w:p w14:paraId="24A3A3A9">
            <w:pPr>
              <w:pStyle w:val="30"/>
              <w:rPr>
                <w:rFonts w:hint="default" w:eastAsia="宋体"/>
                <w:lang w:val="en-US" w:eastAsia="zh-CN"/>
              </w:rPr>
            </w:pPr>
            <w:r>
              <w:rPr>
                <w:rFonts w:hint="eastAsia"/>
                <w:lang w:val="en-US" w:eastAsia="zh-CN"/>
              </w:rPr>
              <w:t>13</w:t>
            </w:r>
          </w:p>
        </w:tc>
        <w:tc>
          <w:tcPr>
            <w:tcW w:w="245" w:type="pct"/>
            <w:vMerge w:val="continue"/>
            <w:vAlign w:val="center"/>
          </w:tcPr>
          <w:p w14:paraId="34CA4331">
            <w:pPr>
              <w:pStyle w:val="30"/>
            </w:pPr>
          </w:p>
        </w:tc>
        <w:tc>
          <w:tcPr>
            <w:tcW w:w="634" w:type="pct"/>
            <w:vMerge w:val="continue"/>
            <w:noWrap/>
            <w:vAlign w:val="center"/>
          </w:tcPr>
          <w:p w14:paraId="4E807C80">
            <w:pPr>
              <w:pStyle w:val="30"/>
            </w:pPr>
          </w:p>
        </w:tc>
        <w:tc>
          <w:tcPr>
            <w:tcW w:w="245" w:type="pct"/>
            <w:vMerge w:val="continue"/>
            <w:vAlign w:val="center"/>
          </w:tcPr>
          <w:p w14:paraId="32352234">
            <w:pPr>
              <w:pStyle w:val="30"/>
            </w:pPr>
          </w:p>
        </w:tc>
        <w:tc>
          <w:tcPr>
            <w:tcW w:w="375" w:type="pct"/>
            <w:vMerge w:val="continue"/>
            <w:vAlign w:val="center"/>
          </w:tcPr>
          <w:p w14:paraId="3B6DE75A">
            <w:pPr>
              <w:pStyle w:val="30"/>
            </w:pPr>
          </w:p>
        </w:tc>
        <w:tc>
          <w:tcPr>
            <w:tcW w:w="634" w:type="pct"/>
            <w:vMerge w:val="continue"/>
            <w:vAlign w:val="center"/>
          </w:tcPr>
          <w:p w14:paraId="025145F6">
            <w:pPr>
              <w:pStyle w:val="30"/>
            </w:pPr>
          </w:p>
        </w:tc>
        <w:tc>
          <w:tcPr>
            <w:tcW w:w="1738" w:type="pct"/>
            <w:vAlign w:val="center"/>
          </w:tcPr>
          <w:p w14:paraId="02F58ED1">
            <w:pPr>
              <w:pStyle w:val="30"/>
            </w:pPr>
            <w:r>
              <w:rPr>
                <w:rFonts w:hint="eastAsia"/>
              </w:rPr>
              <w:t>数据清洗：将领导讲话、政策文件、法律法规等非结构化数据转换结果去除文本中的无关字符、乱码、多余空格等噪声信息，提高文本内容的纯净度。</w:t>
            </w:r>
          </w:p>
        </w:tc>
        <w:tc>
          <w:tcPr>
            <w:tcW w:w="504" w:type="pct"/>
            <w:vAlign w:val="center"/>
          </w:tcPr>
          <w:p w14:paraId="21748DFE">
            <w:pPr>
              <w:pStyle w:val="30"/>
            </w:pPr>
            <w:r>
              <w:rPr>
                <w:rFonts w:hint="eastAsia"/>
              </w:rPr>
              <w:t>通过清除无关字符、乱码及多余空格，确保文本内容的完整性与语义连贯性，避免噪声干扰关键信息的提取与分析。</w:t>
            </w:r>
            <w:r>
              <w:rPr>
                <w:rFonts w:hint="eastAsia"/>
              </w:rPr>
              <w:br w:type="textWrapping"/>
            </w:r>
            <w:r>
              <w:rPr>
                <w:rFonts w:hint="eastAsia"/>
              </w:rPr>
              <w:t>交付物为清洗后数据集。</w:t>
            </w:r>
          </w:p>
        </w:tc>
        <w:tc>
          <w:tcPr>
            <w:tcW w:w="375" w:type="pct"/>
            <w:vMerge w:val="continue"/>
            <w:vAlign w:val="center"/>
          </w:tcPr>
          <w:p w14:paraId="0F781E3E">
            <w:pPr>
              <w:pStyle w:val="30"/>
            </w:pPr>
          </w:p>
        </w:tc>
      </w:tr>
      <w:tr w14:paraId="0301D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45" w:type="pct"/>
            <w:noWrap/>
            <w:vAlign w:val="center"/>
          </w:tcPr>
          <w:p w14:paraId="69F1B427">
            <w:pPr>
              <w:pStyle w:val="30"/>
              <w:rPr>
                <w:rFonts w:hint="default" w:eastAsia="宋体"/>
                <w:lang w:val="en-US" w:eastAsia="zh-CN"/>
              </w:rPr>
            </w:pPr>
            <w:r>
              <w:rPr>
                <w:rFonts w:hint="eastAsia"/>
                <w:lang w:val="en-US" w:eastAsia="zh-CN"/>
              </w:rPr>
              <w:t>14</w:t>
            </w:r>
          </w:p>
        </w:tc>
        <w:tc>
          <w:tcPr>
            <w:tcW w:w="245" w:type="pct"/>
            <w:vMerge w:val="continue"/>
            <w:vAlign w:val="center"/>
          </w:tcPr>
          <w:p w14:paraId="78993D1E">
            <w:pPr>
              <w:pStyle w:val="30"/>
            </w:pPr>
          </w:p>
        </w:tc>
        <w:tc>
          <w:tcPr>
            <w:tcW w:w="634" w:type="pct"/>
            <w:vMerge w:val="continue"/>
            <w:noWrap/>
            <w:vAlign w:val="center"/>
          </w:tcPr>
          <w:p w14:paraId="29CA98E4">
            <w:pPr>
              <w:pStyle w:val="30"/>
            </w:pPr>
          </w:p>
        </w:tc>
        <w:tc>
          <w:tcPr>
            <w:tcW w:w="245" w:type="pct"/>
            <w:vMerge w:val="continue"/>
            <w:vAlign w:val="center"/>
          </w:tcPr>
          <w:p w14:paraId="5C58395E">
            <w:pPr>
              <w:pStyle w:val="30"/>
            </w:pPr>
          </w:p>
        </w:tc>
        <w:tc>
          <w:tcPr>
            <w:tcW w:w="375" w:type="pct"/>
            <w:vMerge w:val="continue"/>
            <w:vAlign w:val="center"/>
          </w:tcPr>
          <w:p w14:paraId="3F9DC37C">
            <w:pPr>
              <w:pStyle w:val="30"/>
            </w:pPr>
          </w:p>
        </w:tc>
        <w:tc>
          <w:tcPr>
            <w:tcW w:w="634" w:type="pct"/>
            <w:vMerge w:val="continue"/>
            <w:vAlign w:val="center"/>
          </w:tcPr>
          <w:p w14:paraId="22613AF3">
            <w:pPr>
              <w:pStyle w:val="30"/>
            </w:pPr>
          </w:p>
        </w:tc>
        <w:tc>
          <w:tcPr>
            <w:tcW w:w="1738" w:type="pct"/>
            <w:vAlign w:val="center"/>
          </w:tcPr>
          <w:p w14:paraId="071F3A06">
            <w:pPr>
              <w:pStyle w:val="30"/>
            </w:pPr>
            <w:r>
              <w:rPr>
                <w:rFonts w:hint="eastAsia"/>
              </w:rPr>
              <w:t>数据比对：将转换清洗后的结构化数据与非结构化文件进行比对分析，验证结构化字段是否与非结构化原文完全匹配，检查结构化数据是否覆盖非结构化文件中的全部有效信息。</w:t>
            </w:r>
          </w:p>
        </w:tc>
        <w:tc>
          <w:tcPr>
            <w:tcW w:w="504" w:type="pct"/>
            <w:vAlign w:val="center"/>
          </w:tcPr>
          <w:p w14:paraId="54019F11">
            <w:pPr>
              <w:pStyle w:val="30"/>
            </w:pPr>
            <w:r>
              <w:rPr>
                <w:rFonts w:hint="eastAsia"/>
              </w:rPr>
              <w:t>通过比对分析，验证结构化数据与非结构化源文件的内容一致性，确保关键信息在转换过程中无丢失或误解析，同时可暴露清洗过程中可能存在的过度过滤或逻辑漏洞，进而优化清洗策略。</w:t>
            </w:r>
            <w:r>
              <w:rPr>
                <w:rFonts w:hint="eastAsia"/>
              </w:rPr>
              <w:br w:type="textWrapping"/>
            </w:r>
            <w:r>
              <w:rPr>
                <w:rFonts w:hint="eastAsia"/>
              </w:rPr>
              <w:t>交付物为差异比对结果。</w:t>
            </w:r>
          </w:p>
        </w:tc>
        <w:tc>
          <w:tcPr>
            <w:tcW w:w="375" w:type="pct"/>
            <w:vMerge w:val="continue"/>
            <w:vAlign w:val="center"/>
          </w:tcPr>
          <w:p w14:paraId="5D40336E">
            <w:pPr>
              <w:pStyle w:val="30"/>
            </w:pPr>
          </w:p>
        </w:tc>
      </w:tr>
    </w:tbl>
    <w:p w14:paraId="79B433D0">
      <w:pPr>
        <w:ind w:firstLine="480"/>
      </w:pPr>
    </w:p>
    <w:p w14:paraId="1134B4DE">
      <w:pPr>
        <w:ind w:firstLine="480"/>
      </w:pPr>
    </w:p>
    <w:p w14:paraId="2E0B6E42">
      <w:pPr>
        <w:ind w:firstLine="480"/>
        <w:sectPr>
          <w:pgSz w:w="16838" w:h="11906" w:orient="landscape"/>
          <w:pgMar w:top="1800" w:right="1440" w:bottom="1800" w:left="1440" w:header="851" w:footer="992" w:gutter="0"/>
          <w:cols w:space="425" w:num="1"/>
          <w:docGrid w:type="lines" w:linePitch="312" w:charSpace="0"/>
        </w:sectPr>
      </w:pPr>
    </w:p>
    <w:p w14:paraId="0791AA01">
      <w:pPr>
        <w:pStyle w:val="5"/>
        <w:numPr>
          <w:ilvl w:val="3"/>
          <w:numId w:val="0"/>
        </w:numPr>
      </w:pPr>
      <w:r>
        <w:rPr>
          <w:rFonts w:hint="eastAsia" w:cs="宋体"/>
        </w:rPr>
        <w:t xml:space="preserve">6.4.2.2  </w:t>
      </w:r>
      <w:r>
        <w:rPr>
          <w:rFonts w:hint="eastAsia"/>
        </w:rPr>
        <w:t>干部人才管理子系统</w:t>
      </w:r>
    </w:p>
    <w:p w14:paraId="7A339B89">
      <w:pPr>
        <w:ind w:firstLine="480"/>
      </w:pPr>
      <w:r>
        <w:rPr>
          <w:rFonts w:hint="eastAsia"/>
        </w:rPr>
        <w:t>1、数据标签：构建9000余名干部的多维度数据标签体系，围绕基本信息（籍贯、学历等）、业务属性（职称、职务层次等）、主观特征（熟悉领域、能力素质等）等维度梳理50个标签规则，单个干部标签量达50个、支持单选/多选组合。通过标准化标签打标，实现“90后八级职员中优秀年轻的非中共少数民族女性干部”等复杂条件的一键检索，助力领导快速定位目标人员，提升选人用人效率。</w:t>
      </w:r>
    </w:p>
    <w:p w14:paraId="28E2D94C">
      <w:pPr>
        <w:ind w:firstLine="480"/>
      </w:pPr>
      <w:r>
        <w:rPr>
          <w:rFonts w:hint="eastAsia"/>
        </w:rPr>
        <w:t>2、数据融合（信息整合）：完成近万名干部考核、奖惩、简历等非结构化数据的结构化治理，针对“2019年获得嘉奖”等奖惩描述及十年期考核数据，进行标准化格式重组，形成“2019年，获得嘉奖；2020年，获得三等功”“2010年考核优秀、2021年考核称职”等规范表述。累计整合10万条数据，实现干部个人信息以条目化、结构化形式在页面集中展示，提升数据可读性与应用便利性。</w:t>
      </w:r>
    </w:p>
    <w:p w14:paraId="21B6FC46">
      <w:pPr>
        <w:ind w:firstLine="480"/>
      </w:pPr>
      <w:r>
        <w:rPr>
          <w:rFonts w:hint="eastAsia"/>
        </w:rPr>
        <w:t>3、数据融合（数据转换与比对）：完成近万名干部信息中时间格式、籍贯、学历学位等3万条业务字段的标准化治理，针对“2006年06月”“xxx研究生”“无人机专业”等非规范数据，进行格式转换（如“2006.06”）、语义规范（如“研究生”）及专业比对归类（如“物联网专业”）。通过数据清洗与规则校验，实现所有字段按zztx标准规范显示（如“山东青岛”“2006.06”），确保数据格式统一、语义准确，夯实新系统数据标准化基础。</w:t>
      </w:r>
    </w:p>
    <w:p w14:paraId="03F8BDBC">
      <w:pPr>
        <w:pStyle w:val="5"/>
        <w:numPr>
          <w:ilvl w:val="3"/>
          <w:numId w:val="0"/>
        </w:numPr>
      </w:pPr>
      <w:r>
        <w:rPr>
          <w:rFonts w:hint="eastAsia" w:cs="宋体"/>
        </w:rPr>
        <w:t xml:space="preserve">6.4.2.3  </w:t>
      </w:r>
      <w:r>
        <w:rPr>
          <w:rFonts w:hint="eastAsia"/>
        </w:rPr>
        <w:t>市属国企投资基金信息子系统</w:t>
      </w:r>
    </w:p>
    <w:p w14:paraId="78938087">
      <w:pPr>
        <w:ind w:firstLine="480"/>
      </w:pPr>
      <w:r>
        <w:rPr>
          <w:rFonts w:hint="eastAsia"/>
        </w:rPr>
        <w:t>1、数据融合（数据质量检查、数据清洗）：开展原金融处相关业务约32万条历史数据的数据融合工作，围绕数据质量检查与数据清洗两大核心任务，严格对标上海市国资委对国有控股企业实控基金和参股基金的数据质量管理要求。服务内容上，首先对2020 - 2024年的32万条存量数据进行全面质量检查；再针对34万条数据实施深度清洗，包括过滤不合规数据、删除重复内容、纠正错误信息、完成格式转换，并开展清洗前后的数据一致性检查，确保数据质量达标。最终形成约32万条符合要求的国有控股企业实控基金和参股基金报送数据集作为交付物，为国资数据管理提供坚实的数据基础 。</w:t>
      </w:r>
    </w:p>
    <w:p w14:paraId="4DB6B3D4">
      <w:pPr>
        <w:ind w:firstLine="480"/>
      </w:pPr>
      <w:r>
        <w:rPr>
          <w:rFonts w:hint="eastAsia"/>
        </w:rPr>
        <w:t>2、数据融合（指标加工）：针对40余家企业报送的20余张原始业务表、500余项数据项开展深度加工，通过梳理数据加工链路实现分层设计（基础层、中间层、应用层），建立任务调度机制保障数据实时更新，最终形成31张报表所需的标准化数据集，涵盖实控/参投基金报送统计、整体情况评价、管理人分析等核心维度。加工成果满足上海市国资委报表分析要求，交付历年数据对比、实控基金评价等多维度报表，为监管决策提供可视化数据支撑，申报金额4万元，关联报告报表功能模块。</w:t>
      </w:r>
    </w:p>
    <w:p w14:paraId="751D9E5C">
      <w:pPr>
        <w:ind w:firstLine="480"/>
      </w:pPr>
      <w:r>
        <w:rPr>
          <w:rFonts w:hint="eastAsia"/>
        </w:rPr>
        <w:t>3、数据标签：构建40余家企业实控及参投基金的500个数据标签库，围绕数据分析看板5大模块（结构分析、对比分析、智能分析等），通过业务场景需求驱动标签规划、模型构建及定制化设计，完成标签数据比对分析与模型计算，并建立自动化打标机制。标签库覆盖基金类型、投资阶段、地域分布等核心维度，支持看板上钻下钻及跳转查询，交付整体概览分析、分类投资概览等模块，满足国资监管数据多维度检索与智能分析需求，申报金额3万元，关联数据看板功能模块。</w:t>
      </w:r>
    </w:p>
    <w:p w14:paraId="0C51212B">
      <w:pPr>
        <w:pStyle w:val="5"/>
        <w:numPr>
          <w:ilvl w:val="3"/>
          <w:numId w:val="0"/>
        </w:numPr>
      </w:pPr>
      <w:r>
        <w:rPr>
          <w:rFonts w:hint="eastAsia" w:cs="宋体"/>
        </w:rPr>
        <w:t xml:space="preserve">6.4.2.4  </w:t>
      </w:r>
      <w:r>
        <w:rPr>
          <w:rFonts w:hint="eastAsia"/>
        </w:rPr>
        <w:t>审计整改管理子系统</w:t>
      </w:r>
    </w:p>
    <w:p w14:paraId="1F7217E9">
      <w:pPr>
        <w:ind w:firstLine="480"/>
      </w:pPr>
      <w:r>
        <w:rPr>
          <w:rFonts w:hint="eastAsia"/>
        </w:rPr>
        <w:t>详见：审计整改管理子系统市级数字化项目数据治理服务方案（2025年）</w:t>
      </w:r>
    </w:p>
    <w:p w14:paraId="770BFC57">
      <w:pPr>
        <w:pStyle w:val="5"/>
        <w:numPr>
          <w:ilvl w:val="3"/>
          <w:numId w:val="0"/>
        </w:numPr>
      </w:pPr>
      <w:r>
        <w:rPr>
          <w:rFonts w:hint="eastAsia" w:cs="宋体"/>
        </w:rPr>
        <w:t xml:space="preserve">6.4.2.5  </w:t>
      </w:r>
      <w:r>
        <w:rPr>
          <w:rFonts w:hint="eastAsia"/>
        </w:rPr>
        <w:t>国资监管数智管理子系统</w:t>
      </w:r>
    </w:p>
    <w:p w14:paraId="21DC8660">
      <w:pPr>
        <w:ind w:firstLine="480"/>
      </w:pPr>
      <w:r>
        <w:rPr>
          <w:rFonts w:hint="eastAsia"/>
        </w:rPr>
        <w:t>1、数据标签</w:t>
      </w:r>
    </w:p>
    <w:p w14:paraId="241BD297">
      <w:pPr>
        <w:ind w:firstLine="480"/>
      </w:pPr>
      <w:r>
        <w:rPr>
          <w:rFonts w:hint="eastAsia"/>
        </w:rPr>
        <w:t>组织专业团队完成关于领导讲话、政策法规等非结构化文本数据标签标注。基于人物/机构/事件、法规类型、时效性等多维度标签体系，对解放日报、国务院政策文件等多渠道数据进行精准标注，涵盖现行有效/废止状态、行业领域、政策议题等关键属性。最终交付完整的非结构化文本标签数据集，实现政策法规知识的结构化管理，为智能检索、政策分析提供基础支撑，提升国资监管政策研究与决策的效率。</w:t>
      </w:r>
    </w:p>
    <w:p w14:paraId="5A6AA9CB">
      <w:pPr>
        <w:ind w:firstLine="480"/>
      </w:pPr>
      <w:r>
        <w:rPr>
          <w:rFonts w:hint="eastAsia"/>
        </w:rPr>
        <w:t>2、数据融合</w:t>
      </w:r>
    </w:p>
    <w:p w14:paraId="4900C0C3">
      <w:pPr>
        <w:ind w:firstLine="480"/>
      </w:pPr>
      <w:r>
        <w:rPr>
          <w:rFonts w:hint="eastAsia"/>
        </w:rPr>
        <w:t>针对20万条PDF、OFD格式的领导讲话、政策法规文件，开展全流程数据治理。质量检查阶段通过完整性与格式校验，排除文件损坏与格式不统一风险；数据转换环节运用OCR与文本挖掘技术，实现非结构化数据结构化；清洗过程去除噪声信息，提升文本纯净度；最终通过结构化与非结构化数据比对，确保信息一致性。依次交付质量检查报告、转换后数据集、清洗成果及差异比对结果，为政策文本智能分析、知识图谱构建奠定数据基础，赋能国资监管数字化转型。</w:t>
      </w:r>
    </w:p>
    <w:p w14:paraId="3CEFE7E2">
      <w:pPr>
        <w:pStyle w:val="3"/>
        <w:numPr>
          <w:ilvl w:val="1"/>
          <w:numId w:val="0"/>
        </w:numPr>
      </w:pPr>
      <w:bookmarkStart w:id="227" w:name="_Toc9847"/>
      <w:r>
        <w:rPr>
          <w:rFonts w:hint="eastAsia" w:ascii="Times New Roman" w:hAnsi="Times New Roman" w:cs="宋体"/>
        </w:rPr>
        <w:t xml:space="preserve">6.4  </w:t>
      </w:r>
      <w:r>
        <w:rPr>
          <w:rFonts w:hint="eastAsia"/>
        </w:rPr>
        <w:t>数据上链内容</w:t>
      </w:r>
      <w:bookmarkEnd w:id="227"/>
    </w:p>
    <w:p w14:paraId="5A9FAA48">
      <w:pPr>
        <w:ind w:firstLine="480"/>
      </w:pPr>
      <w:r>
        <w:rPr>
          <w:rFonts w:hint="eastAsia"/>
        </w:rPr>
        <w:t>本项目部署在国资云上，当前未与上海市政务云对接，项目建设后将根据市级相关上链要求配合开展上链工作。</w:t>
      </w:r>
    </w:p>
    <w:p w14:paraId="3A547C8D">
      <w:pPr>
        <w:pStyle w:val="3"/>
        <w:numPr>
          <w:ilvl w:val="1"/>
          <w:numId w:val="0"/>
        </w:numPr>
      </w:pPr>
      <w:bookmarkStart w:id="228" w:name="_Toc31286"/>
      <w:r>
        <w:rPr>
          <w:rFonts w:hint="eastAsia" w:ascii="Times New Roman" w:hAnsi="Times New Roman" w:cs="宋体"/>
        </w:rPr>
        <w:t xml:space="preserve">6.5  </w:t>
      </w:r>
      <w:r>
        <w:rPr>
          <w:rFonts w:hint="eastAsia"/>
        </w:rPr>
        <w:t>新技术应用情况</w:t>
      </w:r>
      <w:bookmarkEnd w:id="228"/>
    </w:p>
    <w:p w14:paraId="563AF261">
      <w:pPr>
        <w:pStyle w:val="4"/>
        <w:numPr>
          <w:ilvl w:val="2"/>
          <w:numId w:val="0"/>
        </w:numPr>
      </w:pPr>
      <w:bookmarkStart w:id="229" w:name="_Toc20951"/>
      <w:r>
        <w:rPr>
          <w:rFonts w:hint="eastAsia" w:ascii="Times New Roman" w:hAnsi="Times New Roman" w:cs="宋体"/>
        </w:rPr>
        <w:t xml:space="preserve">6.5.1  </w:t>
      </w:r>
      <w:r>
        <w:rPr>
          <w:rFonts w:hint="eastAsia"/>
        </w:rPr>
        <w:t>意向大模型的选择</w:t>
      </w:r>
      <w:bookmarkEnd w:id="229"/>
    </w:p>
    <w:p w14:paraId="2E71662E">
      <w:pPr>
        <w:ind w:firstLine="480"/>
      </w:pPr>
      <w:r>
        <w:rPr>
          <w:rFonts w:hint="eastAsia"/>
        </w:rPr>
        <w:t>不涉及。</w:t>
      </w:r>
    </w:p>
    <w:p w14:paraId="4F69BE9D">
      <w:pPr>
        <w:pStyle w:val="4"/>
        <w:numPr>
          <w:ilvl w:val="2"/>
          <w:numId w:val="0"/>
        </w:numPr>
      </w:pPr>
      <w:bookmarkStart w:id="230" w:name="_Toc5000"/>
      <w:r>
        <w:rPr>
          <w:rFonts w:hint="eastAsia" w:ascii="Times New Roman" w:hAnsi="Times New Roman" w:cs="宋体"/>
        </w:rPr>
        <w:t xml:space="preserve">6.5.2  </w:t>
      </w:r>
      <w:r>
        <w:rPr>
          <w:rFonts w:hint="eastAsia"/>
        </w:rPr>
        <w:t>采用市级政务大模型底座MAP平台开展大模型建设</w:t>
      </w:r>
      <w:bookmarkEnd w:id="230"/>
    </w:p>
    <w:p w14:paraId="26C266F3">
      <w:pPr>
        <w:ind w:firstLine="480"/>
      </w:pPr>
      <w:r>
        <w:rPr>
          <w:rFonts w:hint="eastAsia"/>
        </w:rPr>
        <w:t>不涉及。</w:t>
      </w:r>
    </w:p>
    <w:p w14:paraId="0AF450EC">
      <w:pPr>
        <w:pStyle w:val="4"/>
        <w:numPr>
          <w:ilvl w:val="2"/>
          <w:numId w:val="0"/>
        </w:numPr>
      </w:pPr>
      <w:bookmarkStart w:id="231" w:name="_Toc28967"/>
      <w:r>
        <w:rPr>
          <w:rFonts w:hint="eastAsia" w:ascii="Times New Roman" w:hAnsi="Times New Roman" w:cs="宋体"/>
        </w:rPr>
        <w:t xml:space="preserve">6.5.3  </w:t>
      </w:r>
      <w:r>
        <w:rPr>
          <w:rFonts w:hint="eastAsia"/>
        </w:rPr>
        <w:t>采用自建方法开展大模型建设（非政务云情况）</w:t>
      </w:r>
      <w:bookmarkEnd w:id="231"/>
    </w:p>
    <w:p w14:paraId="59D11CA3">
      <w:pPr>
        <w:ind w:firstLine="480"/>
      </w:pPr>
      <w:r>
        <w:rPr>
          <w:rFonts w:hint="eastAsia"/>
        </w:rPr>
        <w:t>不涉及。</w:t>
      </w:r>
    </w:p>
    <w:p w14:paraId="46448E2E">
      <w:pPr>
        <w:pStyle w:val="4"/>
        <w:numPr>
          <w:ilvl w:val="2"/>
          <w:numId w:val="0"/>
        </w:numPr>
      </w:pPr>
      <w:bookmarkStart w:id="232" w:name="_Toc15074"/>
      <w:r>
        <w:rPr>
          <w:rFonts w:hint="eastAsia" w:ascii="Times New Roman" w:hAnsi="Times New Roman" w:cs="宋体"/>
        </w:rPr>
        <w:t xml:space="preserve">6.5.4  </w:t>
      </w:r>
      <w:r>
        <w:rPr>
          <w:rFonts w:hint="eastAsia"/>
        </w:rPr>
        <w:t>接口建设</w:t>
      </w:r>
      <w:bookmarkEnd w:id="232"/>
    </w:p>
    <w:p w14:paraId="4F0F42F1">
      <w:pPr>
        <w:ind w:firstLine="480"/>
      </w:pPr>
      <w:r>
        <w:rPr>
          <w:rFonts w:hint="eastAsia"/>
        </w:rPr>
        <w:t>不涉及。</w:t>
      </w:r>
    </w:p>
    <w:p w14:paraId="1787F54A">
      <w:pPr>
        <w:pStyle w:val="4"/>
        <w:numPr>
          <w:ilvl w:val="2"/>
          <w:numId w:val="0"/>
        </w:numPr>
      </w:pPr>
      <w:bookmarkStart w:id="233" w:name="_Toc5596"/>
      <w:r>
        <w:rPr>
          <w:rFonts w:hint="eastAsia" w:ascii="Times New Roman" w:hAnsi="Times New Roman" w:cs="宋体"/>
        </w:rPr>
        <w:t xml:space="preserve">6.5.5  </w:t>
      </w:r>
      <w:r>
        <w:rPr>
          <w:rFonts w:hint="eastAsia"/>
        </w:rPr>
        <w:t>低代码开发的优势</w:t>
      </w:r>
      <w:bookmarkEnd w:id="233"/>
    </w:p>
    <w:p w14:paraId="55D9D446">
      <w:pPr>
        <w:ind w:firstLine="480"/>
      </w:pPr>
      <w:r>
        <w:rPr>
          <w:rFonts w:hint="eastAsia"/>
        </w:rPr>
        <w:t>低代码开发的优势如下：</w:t>
      </w:r>
    </w:p>
    <w:p w14:paraId="20B16AB5">
      <w:pPr>
        <w:ind w:firstLine="482"/>
        <w:rPr>
          <w:b/>
          <w:bCs/>
        </w:rPr>
      </w:pPr>
      <w:r>
        <w:rPr>
          <w:rFonts w:hint="eastAsia"/>
          <w:b/>
          <w:bCs/>
        </w:rPr>
        <w:t>1、快速开发能力</w:t>
      </w:r>
    </w:p>
    <w:p w14:paraId="51575D19">
      <w:pPr>
        <w:ind w:firstLine="480"/>
      </w:pPr>
      <w:r>
        <w:rPr>
          <w:rFonts w:hint="eastAsia"/>
        </w:rPr>
        <w:t>低代码开发平台以其强大的可视化开发工具，极大地简化了软件开发的过程。通过拖拽式的界面设计和预配置组件，开发人员可以快速搭建出完整的应用程序。相比传统的手工编写代码，低代码开发可以减少大量的开发时间，从而大幅度提高项目的交付速度和效率。</w:t>
      </w:r>
    </w:p>
    <w:p w14:paraId="1F9B5C87">
      <w:pPr>
        <w:ind w:firstLine="482"/>
        <w:rPr>
          <w:b/>
          <w:bCs/>
        </w:rPr>
      </w:pPr>
      <w:r>
        <w:rPr>
          <w:rFonts w:hint="eastAsia"/>
          <w:b/>
          <w:bCs/>
        </w:rPr>
        <w:t>2、简化的开发流程</w:t>
      </w:r>
    </w:p>
    <w:p w14:paraId="263975B8">
      <w:pPr>
        <w:ind w:firstLine="480"/>
      </w:pPr>
      <w:r>
        <w:rPr>
          <w:rFonts w:hint="eastAsia"/>
        </w:rPr>
        <w:t>低代码开发平台提供了丰富的模块和组件库，开发人员可以直接使用这些组件来构建应用。这样一来，开发人员无需从零开始编写代码，只需进行必要的配置和调整，大大减少了开发的复杂性和错误的可能性。同时，低代码平台还提供了自动化测试和调试工具，帮助开发人员快速发现和修复潜在问题，减少了测试和维护工作的负担。</w:t>
      </w:r>
    </w:p>
    <w:p w14:paraId="0565E30C">
      <w:pPr>
        <w:ind w:firstLine="482"/>
        <w:rPr>
          <w:b/>
          <w:bCs/>
        </w:rPr>
      </w:pPr>
      <w:r>
        <w:rPr>
          <w:rFonts w:hint="eastAsia"/>
          <w:b/>
          <w:bCs/>
        </w:rPr>
        <w:t>3、易于协作与广泛集成</w:t>
      </w:r>
    </w:p>
    <w:p w14:paraId="30C3F69D">
      <w:pPr>
        <w:ind w:firstLine="480"/>
      </w:pPr>
      <w:r>
        <w:rPr>
          <w:rFonts w:hint="eastAsia"/>
        </w:rPr>
        <w:t>低代码开发平台可以支持多人协作开发，不同团队成员可以在同一个平台上进行编码、设计和测试工作。这种协作模式能够提升团队合作的效率和质量，并减少沟通成本。同时，低代码平台还提供了丰富的API和集成插件，方便开发人员与第三方系统进行无缝集成，实现更加强大的功能和扩展性。</w:t>
      </w:r>
    </w:p>
    <w:p w14:paraId="68D8A1CD">
      <w:pPr>
        <w:ind w:firstLine="482"/>
        <w:rPr>
          <w:b/>
          <w:bCs/>
        </w:rPr>
      </w:pPr>
      <w:r>
        <w:rPr>
          <w:rFonts w:hint="eastAsia"/>
          <w:b/>
          <w:bCs/>
        </w:rPr>
        <w:t>4、增强的可靠性和安全性</w:t>
      </w:r>
    </w:p>
    <w:p w14:paraId="59C41B39">
      <w:pPr>
        <w:ind w:firstLine="480"/>
      </w:pPr>
      <w:r>
        <w:rPr>
          <w:rFonts w:hint="eastAsia"/>
        </w:rPr>
        <w:t>低代码开发平台通过提供标准化的开发流程和规范，可以降低人为错误的风险，提高软件的可靠性。同时，平台自带的安全机制可以有效保护应用程序的数据和用户隐私，提供身份验证和访问控制等安全特性，满足单位对于数据安全和合规性的要求。</w:t>
      </w:r>
    </w:p>
    <w:p w14:paraId="53554D2C">
      <w:pPr>
        <w:ind w:firstLine="482"/>
        <w:rPr>
          <w:b/>
          <w:bCs/>
        </w:rPr>
      </w:pPr>
      <w:r>
        <w:rPr>
          <w:rFonts w:hint="eastAsia"/>
          <w:b/>
          <w:bCs/>
        </w:rPr>
        <w:t>5、灵活扩展和定制</w:t>
      </w:r>
    </w:p>
    <w:p w14:paraId="0A7E674E">
      <w:pPr>
        <w:ind w:firstLine="480"/>
      </w:pPr>
      <w:r>
        <w:rPr>
          <w:rFonts w:hint="eastAsia"/>
        </w:rPr>
        <w:t>低代码开发平台通常提供了丰富的扩展性和可定制化的特性，使开发人员能够根据实际需求对应用程序进行灵活的定制和扩展。</w:t>
      </w:r>
    </w:p>
    <w:p w14:paraId="2E4DD867">
      <w:pPr>
        <w:pStyle w:val="4"/>
        <w:numPr>
          <w:ilvl w:val="2"/>
          <w:numId w:val="0"/>
        </w:numPr>
      </w:pPr>
      <w:bookmarkStart w:id="234" w:name="_Toc31902"/>
      <w:r>
        <w:rPr>
          <w:rFonts w:hint="eastAsia" w:ascii="Times New Roman" w:hAnsi="Times New Roman" w:cs="宋体"/>
        </w:rPr>
        <w:t xml:space="preserve">6.5.6  </w:t>
      </w:r>
      <w:r>
        <w:rPr>
          <w:rFonts w:hint="eastAsia"/>
        </w:rPr>
        <w:t>全体系适配的国产化平台</w:t>
      </w:r>
      <w:bookmarkEnd w:id="234"/>
    </w:p>
    <w:p w14:paraId="7B73C2AD">
      <w:pPr>
        <w:ind w:firstLine="480"/>
      </w:pPr>
      <w:r>
        <w:rPr>
          <w:rFonts w:hint="eastAsia"/>
        </w:rPr>
        <w:t>项目建设出于落实国家战略、维护国家信息安全的迫切需要，需遵循国家、上海市两个层面上的相关安全制度、标准规范，全面实现国产化软硬件的选型和适配，达到技术自主可控、安全保障有效的目的。</w:t>
      </w:r>
    </w:p>
    <w:p w14:paraId="23007031">
      <w:pPr>
        <w:ind w:firstLine="480"/>
      </w:pPr>
      <w:r>
        <w:rPr>
          <w:rFonts w:hint="eastAsia"/>
        </w:rPr>
        <w:t>应用系统支持国产主流的操作系统、中间件、数据库、终端和服务器。利用国产数据库的读写分离、高速缓存、消息队列及全局事务确保平台的高效运行。</w:t>
      </w:r>
    </w:p>
    <w:p w14:paraId="62DCDFB1">
      <w:pPr>
        <w:ind w:firstLine="480"/>
      </w:pPr>
      <w:r>
        <w:rPr>
          <w:rFonts w:hint="eastAsia"/>
        </w:rPr>
        <w:t>操作系统：支持国产各主流安全可靠操作系统；</w:t>
      </w:r>
    </w:p>
    <w:p w14:paraId="4E7E659D">
      <w:pPr>
        <w:ind w:firstLine="480"/>
      </w:pPr>
      <w:r>
        <w:rPr>
          <w:rFonts w:hint="eastAsia"/>
        </w:rPr>
        <w:t>数据库：支持达梦、人大金仓等各主流国产数据库；</w:t>
      </w:r>
    </w:p>
    <w:p w14:paraId="620D097B">
      <w:pPr>
        <w:ind w:firstLine="480"/>
      </w:pPr>
      <w:r>
        <w:rPr>
          <w:rFonts w:hint="eastAsia"/>
        </w:rPr>
        <w:t>中间件：支持东方通、金蝶等国产中间件；</w:t>
      </w:r>
    </w:p>
    <w:p w14:paraId="29319E88">
      <w:pPr>
        <w:ind w:firstLine="480"/>
      </w:pPr>
      <w:r>
        <w:rPr>
          <w:rFonts w:hint="eastAsia"/>
        </w:rPr>
        <w:t>终端：支持龙芯、飞腾CPU，支持中科方德、麒麟、统信UOS等桌面操作系统，支持Firefox、360浏览器以及国产浏览器，支持WPS办公软件。</w:t>
      </w:r>
    </w:p>
    <w:p w14:paraId="6F9BA1FE">
      <w:pPr>
        <w:ind w:firstLine="480"/>
      </w:pPr>
      <w:r>
        <w:rPr>
          <w:rFonts w:hint="eastAsia"/>
        </w:rPr>
        <w:t>服务器：支持龙芯、兆芯、飞腾、申威、海光等CPU，支持麒麟、中科方德、统信UOS等服务器操作系统，支持国产主流数据库和中间件产品。</w:t>
      </w:r>
    </w:p>
    <w:p w14:paraId="40A27E44">
      <w:pPr>
        <w:pStyle w:val="4"/>
        <w:numPr>
          <w:ilvl w:val="2"/>
          <w:numId w:val="0"/>
        </w:numPr>
      </w:pPr>
      <w:bookmarkStart w:id="235" w:name="_Toc16567"/>
      <w:r>
        <w:rPr>
          <w:rFonts w:hint="eastAsia" w:ascii="Times New Roman" w:hAnsi="Times New Roman" w:cs="宋体"/>
        </w:rPr>
        <w:t xml:space="preserve">6.5.7  </w:t>
      </w:r>
      <w:r>
        <w:rPr>
          <w:rFonts w:hint="eastAsia"/>
        </w:rPr>
        <w:t>据统一存储模型技术</w:t>
      </w:r>
      <w:bookmarkEnd w:id="235"/>
    </w:p>
    <w:p w14:paraId="34D2CD3F">
      <w:pPr>
        <w:ind w:firstLine="480"/>
      </w:pPr>
      <w:r>
        <w:rPr>
          <w:rFonts w:hint="eastAsia"/>
        </w:rPr>
        <w:t>资源类型主要包括两类，即结构化数据和非结构化数据：</w:t>
      </w:r>
    </w:p>
    <w:p w14:paraId="1618BBDC">
      <w:pPr>
        <w:ind w:firstLine="482"/>
        <w:rPr>
          <w:b/>
          <w:bCs/>
        </w:rPr>
      </w:pPr>
      <w:r>
        <w:rPr>
          <w:rFonts w:hint="eastAsia"/>
          <w:b/>
          <w:bCs/>
        </w:rPr>
        <w:t>1、结构化数据</w:t>
      </w:r>
    </w:p>
    <w:p w14:paraId="4DEBB5D2">
      <w:pPr>
        <w:ind w:firstLine="480"/>
      </w:pPr>
      <w:r>
        <w:rPr>
          <w:rFonts w:hint="eastAsia"/>
        </w:rPr>
        <w:t>可以用一维或二维报表方式展示的电子政务数据，主要包括：基础数据、汇总数据、综合数据和宏观数据等；</w:t>
      </w:r>
    </w:p>
    <w:p w14:paraId="66AB1D64">
      <w:pPr>
        <w:ind w:firstLine="482"/>
        <w:rPr>
          <w:b/>
          <w:bCs/>
        </w:rPr>
      </w:pPr>
      <w:r>
        <w:rPr>
          <w:rFonts w:hint="eastAsia"/>
          <w:b/>
          <w:bCs/>
        </w:rPr>
        <w:t>2、非结构化数据</w:t>
      </w:r>
    </w:p>
    <w:p w14:paraId="4D9378F1">
      <w:pPr>
        <w:ind w:firstLine="480"/>
      </w:pPr>
      <w:r>
        <w:rPr>
          <w:rFonts w:hint="eastAsia"/>
        </w:rPr>
        <w:t>主要包含两大类，一类是文字性的业务流程生产的成品（PDF、WORD、XLS、XML等格式），主要包括各种文字性资料：各级机关形成的各类工作文件，报告等。另一类是多媒体资料，包括各种图片、视频等资料。</w:t>
      </w:r>
    </w:p>
    <w:p w14:paraId="2D9399CE">
      <w:pPr>
        <w:ind w:firstLine="480"/>
      </w:pPr>
      <w:r>
        <w:rPr>
          <w:rFonts w:hint="eastAsia"/>
        </w:rPr>
        <w:t>一体化存储的优势</w:t>
      </w:r>
    </w:p>
    <w:p w14:paraId="12804F07">
      <w:pPr>
        <w:ind w:firstLine="480"/>
      </w:pPr>
      <w:r>
        <w:rPr>
          <w:rFonts w:hint="eastAsia"/>
        </w:rPr>
        <w:t>（1）模型简单</w:t>
      </w:r>
    </w:p>
    <w:p w14:paraId="5F647531">
      <w:pPr>
        <w:ind w:firstLine="480"/>
      </w:pPr>
      <w:r>
        <w:rPr>
          <w:rFonts w:hint="eastAsia"/>
        </w:rPr>
        <w:t>采用基于对象的一体化存储模型替代原有一张报表就要对应一张数据表的模式，使得存储信息结构简单，数据表的数量简洁可控。</w:t>
      </w:r>
    </w:p>
    <w:p w14:paraId="2BF0B4BD">
      <w:pPr>
        <w:ind w:firstLine="480"/>
      </w:pPr>
      <w:r>
        <w:rPr>
          <w:rFonts w:hint="eastAsia"/>
        </w:rPr>
        <w:t>（2）便于业务扩展</w:t>
      </w:r>
    </w:p>
    <w:p w14:paraId="4C528BA1">
      <w:pPr>
        <w:ind w:firstLine="480"/>
      </w:pPr>
      <w:r>
        <w:rPr>
          <w:rFonts w:hint="eastAsia"/>
        </w:rPr>
        <w:t>基于对象的一体化存储，可以忽略数据的展现形式以及报表制度的变更和调整，可以支持指标的任意增减。</w:t>
      </w:r>
    </w:p>
    <w:p w14:paraId="15C37895">
      <w:pPr>
        <w:ind w:firstLine="480"/>
      </w:pPr>
      <w:r>
        <w:rPr>
          <w:rFonts w:hint="eastAsia"/>
        </w:rPr>
        <w:t>（3）便于存储扩展</w:t>
      </w:r>
    </w:p>
    <w:p w14:paraId="06F59E7C">
      <w:pPr>
        <w:ind w:firstLine="480"/>
      </w:pPr>
      <w:r>
        <w:rPr>
          <w:rFonts w:hint="eastAsia"/>
        </w:rPr>
        <w:t>统一存储模型，是以对象为基础的键值对存储的扩展模型，符合当前主流的分布式存储架构的模型定义理念，可以很好的兼容主流的分布式存储及高性能的内存数据库。</w:t>
      </w:r>
    </w:p>
    <w:p w14:paraId="17CDB0EC">
      <w:pPr>
        <w:ind w:firstLine="482"/>
        <w:rPr>
          <w:b/>
          <w:bCs/>
        </w:rPr>
      </w:pPr>
      <w:r>
        <w:rPr>
          <w:rFonts w:hint="eastAsia"/>
          <w:b/>
          <w:bCs/>
        </w:rPr>
        <w:t>3、强一致性</w:t>
      </w:r>
    </w:p>
    <w:p w14:paraId="49091836">
      <w:pPr>
        <w:ind w:firstLine="480"/>
      </w:pPr>
      <w:r>
        <w:rPr>
          <w:rFonts w:hint="eastAsia"/>
        </w:rPr>
        <w:t>任何一个数据指标，在数据中心中，都有且只有唯一的一条记录与其对应，有效的避免数据的多地存储，而导致的版本混乱，信息冲突。</w:t>
      </w:r>
    </w:p>
    <w:p w14:paraId="7CF2BE95">
      <w:pPr>
        <w:ind w:firstLine="482"/>
        <w:rPr>
          <w:b/>
          <w:bCs/>
        </w:rPr>
      </w:pPr>
      <w:r>
        <w:rPr>
          <w:rFonts w:hint="eastAsia"/>
          <w:b/>
          <w:bCs/>
        </w:rPr>
        <w:t>4、简化处理逻辑、提高处理性能</w:t>
      </w:r>
    </w:p>
    <w:p w14:paraId="07865AB6">
      <w:pPr>
        <w:ind w:firstLine="480"/>
      </w:pPr>
      <w:r>
        <w:rPr>
          <w:rFonts w:hint="eastAsia"/>
        </w:rPr>
        <w:t>传统存储模型的复杂性，导致在进行数据处理和统计分析的过程中（比如不同报表数据的跨表查询、处理、汇总、计算），需要对过多的关联查询，导致处理逻辑的复杂度成几何倍数增长，直接影响到处理的简易程度和处理性能，统一模型则避免了多表操作，简化不同报表数据的跨表查询、处理、汇总、计算等处理逻辑，同时依靠分布式处理的结构，可大范围的提高处理性能。</w:t>
      </w:r>
    </w:p>
    <w:p w14:paraId="48529FE7">
      <w:pPr>
        <w:pStyle w:val="4"/>
        <w:numPr>
          <w:ilvl w:val="2"/>
          <w:numId w:val="0"/>
        </w:numPr>
      </w:pPr>
      <w:bookmarkStart w:id="236" w:name="_Toc11526"/>
      <w:r>
        <w:rPr>
          <w:rFonts w:hint="eastAsia" w:ascii="Times New Roman" w:hAnsi="Times New Roman" w:cs="宋体"/>
        </w:rPr>
        <w:t xml:space="preserve">6.5.8  </w:t>
      </w:r>
      <w:r>
        <w:rPr>
          <w:rFonts w:hint="eastAsia"/>
        </w:rPr>
        <w:t>基于元数据的全局视图技术</w:t>
      </w:r>
      <w:bookmarkEnd w:id="236"/>
    </w:p>
    <w:p w14:paraId="24CD4C11">
      <w:pPr>
        <w:ind w:firstLine="480"/>
      </w:pPr>
      <w:r>
        <w:rPr>
          <w:rFonts w:hint="eastAsia"/>
        </w:rPr>
        <w:t>通过建立数据处理业务全程的元数据管理功能和机制，不仅实现对业务元数据、技术元数据、管理元数据等各类元数据的统一管理，而且贯穿整个数据处理的全生命周期，包括数据来源、ETL、存储、处理、分析、展现、使用、存档等各个环节。</w:t>
      </w:r>
    </w:p>
    <w:p w14:paraId="72EBF845">
      <w:pPr>
        <w:pStyle w:val="4"/>
        <w:numPr>
          <w:ilvl w:val="2"/>
          <w:numId w:val="0"/>
        </w:numPr>
      </w:pPr>
      <w:bookmarkStart w:id="237" w:name="_Toc6459"/>
      <w:r>
        <w:rPr>
          <w:rFonts w:hint="eastAsia" w:ascii="Times New Roman" w:hAnsi="Times New Roman" w:cs="宋体"/>
        </w:rPr>
        <w:t xml:space="preserve">6.5.9  </w:t>
      </w:r>
      <w:r>
        <w:rPr>
          <w:rFonts w:hint="eastAsia"/>
        </w:rPr>
        <w:t>基层高并发、大批量处理技术</w:t>
      </w:r>
      <w:bookmarkEnd w:id="237"/>
    </w:p>
    <w:p w14:paraId="61A075F0">
      <w:pPr>
        <w:ind w:firstLine="480"/>
      </w:pPr>
      <w:r>
        <w:rPr>
          <w:rFonts w:hint="eastAsia"/>
        </w:rPr>
        <w:t>采用并行处理、分布式缓存、集群部署、负载均衡等技术，保证各服务的反应速度和海量数据的处理。</w:t>
      </w:r>
    </w:p>
    <w:p w14:paraId="63D9503A">
      <w:pPr>
        <w:ind w:firstLine="480"/>
      </w:pPr>
      <w:r>
        <w:rPr>
          <w:rFonts w:hint="eastAsia"/>
        </w:rPr>
        <w:t>建立资源分配系统，充分调度网络上其他服务器和客户端资源的闲暇，对服务请求进行响应，承担部分服务，可以大大提高系统性能，同时节省硬件采购。系统模型为分配器及时地提供所有节点上可见的资源信息，分配器获得信息后将资源合理地分配给任务，从而优化系统性能。通过建立资源分配系统，实现服务的负载均衡和网格化运算，使大量的用户在网络上并发操作时，系统的效率不会明显降低。</w:t>
      </w:r>
    </w:p>
    <w:p w14:paraId="22E7AB52">
      <w:pPr>
        <w:pStyle w:val="4"/>
        <w:numPr>
          <w:ilvl w:val="2"/>
          <w:numId w:val="0"/>
        </w:numPr>
      </w:pPr>
      <w:bookmarkStart w:id="238" w:name="_Toc28773"/>
      <w:r>
        <w:rPr>
          <w:rFonts w:hint="eastAsia" w:ascii="Times New Roman" w:hAnsi="Times New Roman" w:cs="宋体"/>
        </w:rPr>
        <w:t xml:space="preserve">6.5.10  </w:t>
      </w:r>
      <w:r>
        <w:rPr>
          <w:rFonts w:hint="eastAsia"/>
        </w:rPr>
        <w:t>可视化开发技术</w:t>
      </w:r>
      <w:bookmarkEnd w:id="238"/>
    </w:p>
    <w:p w14:paraId="2CA431FF">
      <w:pPr>
        <w:ind w:firstLine="480"/>
      </w:pPr>
      <w:r>
        <w:rPr>
          <w:rFonts w:hint="eastAsia"/>
        </w:rPr>
        <w:t>对业务流程全生命周期的管理，通过系统服务对业务应用系统自定义流程，依托流程引擎实现审批流程自动化流转，基于浏览器的管理和监控界面，完成流程的调整、监控与审计，运用丰富的构件库快速定制业务的应用，做到随需应变。</w:t>
      </w:r>
    </w:p>
    <w:p w14:paraId="321EC8DF">
      <w:pPr>
        <w:ind w:firstLine="480"/>
      </w:pPr>
      <w:r>
        <w:rPr>
          <w:rFonts w:hint="eastAsia"/>
        </w:rPr>
        <w:t>图形化的工作流定义工具。</w:t>
      </w:r>
    </w:p>
    <w:p w14:paraId="620CE68E">
      <w:pPr>
        <w:ind w:firstLine="480"/>
      </w:pPr>
      <w:r>
        <w:rPr>
          <w:rFonts w:hint="eastAsia"/>
        </w:rPr>
        <w:t>基于角色的任务管理和权限控制。</w:t>
      </w:r>
    </w:p>
    <w:p w14:paraId="23F5C3BC">
      <w:pPr>
        <w:ind w:firstLine="480"/>
      </w:pPr>
      <w:r>
        <w:rPr>
          <w:rFonts w:hint="eastAsia"/>
        </w:rPr>
        <w:t>工作流状态的跟踪和监控。</w:t>
      </w:r>
    </w:p>
    <w:p w14:paraId="2662B739">
      <w:pPr>
        <w:ind w:firstLine="480"/>
      </w:pPr>
      <w:r>
        <w:rPr>
          <w:rFonts w:hint="eastAsia"/>
        </w:rPr>
        <w:t>能根据条件判断工作流的路径。</w:t>
      </w:r>
    </w:p>
    <w:p w14:paraId="341BDAD4">
      <w:pPr>
        <w:ind w:firstLine="480"/>
      </w:pPr>
      <w:r>
        <w:rPr>
          <w:rFonts w:hint="eastAsia"/>
        </w:rPr>
        <w:t>任务催办和例外处理。</w:t>
      </w:r>
    </w:p>
    <w:p w14:paraId="2BA6B7AE">
      <w:pPr>
        <w:ind w:firstLine="480"/>
      </w:pPr>
      <w:r>
        <w:rPr>
          <w:rFonts w:hint="eastAsia"/>
        </w:rPr>
        <w:t>能够对工作流的各个方面进行统计，例如每一个任务的执行时间等，以便于流程的改善和优化。</w:t>
      </w:r>
    </w:p>
    <w:p w14:paraId="35E15EAF">
      <w:pPr>
        <w:ind w:firstLine="480"/>
      </w:pPr>
      <w:r>
        <w:rPr>
          <w:rFonts w:hint="eastAsia"/>
        </w:rPr>
        <w:t>用户日志。</w:t>
      </w:r>
    </w:p>
    <w:p w14:paraId="21FA3C90">
      <w:pPr>
        <w:ind w:firstLine="480"/>
      </w:pPr>
      <w:r>
        <w:rPr>
          <w:rFonts w:hint="eastAsia"/>
        </w:rPr>
        <w:t>容易与关系型数据库和其它系统集成。</w:t>
      </w:r>
    </w:p>
    <w:p w14:paraId="17F223C0">
      <w:pPr>
        <w:pStyle w:val="4"/>
        <w:numPr>
          <w:ilvl w:val="2"/>
          <w:numId w:val="0"/>
        </w:numPr>
      </w:pPr>
      <w:bookmarkStart w:id="239" w:name="_Toc18937"/>
      <w:r>
        <w:rPr>
          <w:rFonts w:hint="eastAsia" w:ascii="Times New Roman" w:hAnsi="Times New Roman" w:cs="宋体"/>
        </w:rPr>
        <w:t xml:space="preserve">6.5.11  </w:t>
      </w:r>
      <w:r>
        <w:rPr>
          <w:rFonts w:hint="eastAsia"/>
        </w:rPr>
        <w:t>组件化开发</w:t>
      </w:r>
      <w:bookmarkEnd w:id="239"/>
    </w:p>
    <w:p w14:paraId="3F524282">
      <w:pPr>
        <w:ind w:firstLine="480"/>
      </w:pPr>
      <w:r>
        <w:rPr>
          <w:rFonts w:hint="eastAsia"/>
        </w:rPr>
        <w:t>微服务是应用系统中比较小的一组服务，在实际运行过程中，各服务之间相对独立，通过轻量级的通信协议如http协议、ESB服务总线进行交互。</w:t>
      </w:r>
    </w:p>
    <w:p w14:paraId="51CE5330">
      <w:pPr>
        <w:pStyle w:val="25"/>
      </w:pPr>
      <w:r>
        <w:drawing>
          <wp:inline distT="0" distB="0" distL="0" distR="0">
            <wp:extent cx="3862070" cy="2799080"/>
            <wp:effectExtent l="0" t="0" r="5080" b="1270"/>
            <wp:docPr id="981059029" name="图片 60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59029" name="图片 601" descr="图形用户界面&#10;&#10;描述已自动生成"/>
                    <pic:cNvPicPr>
                      <a:picLocks noChangeAspect="1"/>
                    </pic:cNvPicPr>
                  </pic:nvPicPr>
                  <pic:blipFill>
                    <a:blip r:embed="rId484"/>
                    <a:stretch>
                      <a:fillRect/>
                    </a:stretch>
                  </pic:blipFill>
                  <pic:spPr>
                    <a:xfrm>
                      <a:off x="0" y="0"/>
                      <a:ext cx="3862070" cy="2799080"/>
                    </a:xfrm>
                    <a:prstGeom prst="rect">
                      <a:avLst/>
                    </a:prstGeom>
                  </pic:spPr>
                </pic:pic>
              </a:graphicData>
            </a:graphic>
          </wp:inline>
        </w:drawing>
      </w:r>
    </w:p>
    <w:p w14:paraId="735A29BB">
      <w:pPr>
        <w:pStyle w:val="21"/>
        <w:numPr>
          <w:ilvl w:val="7"/>
          <w:numId w:val="0"/>
        </w:numPr>
        <w:rPr>
          <w:rFonts w:hint="default"/>
        </w:rPr>
      </w:pPr>
      <w:r>
        <w:rPr>
          <w:rFonts w:ascii="宋体" w:hAnsi="宋体" w:cs="宋体"/>
        </w:rPr>
        <w:t xml:space="preserve">图6.98  </w:t>
      </w:r>
      <w:r>
        <w:t>组件化设计</w:t>
      </w:r>
    </w:p>
    <w:p w14:paraId="64FFEE35">
      <w:pPr>
        <w:ind w:firstLine="480"/>
      </w:pPr>
      <w:r>
        <w:rPr>
          <w:rFonts w:hint="eastAsia"/>
        </w:rPr>
        <w:t>在设计过程中，基于“微内核＋插件”的开发模式，采用SaaS服务、元数据管理、组件化等新技术开发，将应用按服务进行拆分，基于元数据构建各服务的数据库，每个服务遵循一定的规约，充分发挥微服务单一职责的优势。不同微服务运行采用不同的技术平台开发，当应用系统优化某一个功能时，仅需在原来的接口规范基础上，改进其中的一组或多组微服务的内部设计，经过简单的配置即可集成到应用系统中，从而实现应用的迭代，提高应用系统快速部署和推广能力。</w:t>
      </w:r>
    </w:p>
    <w:p w14:paraId="49624A16">
      <w:pPr>
        <w:pStyle w:val="4"/>
        <w:numPr>
          <w:ilvl w:val="2"/>
          <w:numId w:val="0"/>
        </w:numPr>
      </w:pPr>
      <w:bookmarkStart w:id="240" w:name="_Toc18612"/>
      <w:r>
        <w:rPr>
          <w:rFonts w:hint="eastAsia" w:ascii="Times New Roman" w:hAnsi="Times New Roman" w:cs="宋体"/>
        </w:rPr>
        <w:t xml:space="preserve">6.5.12  </w:t>
      </w:r>
      <w:r>
        <w:rPr>
          <w:rFonts w:hint="eastAsia"/>
        </w:rPr>
        <w:t>前后端分离，全场景微服务架构</w:t>
      </w:r>
      <w:bookmarkEnd w:id="240"/>
    </w:p>
    <w:p w14:paraId="5AC0F7DF">
      <w:pPr>
        <w:ind w:firstLine="482"/>
        <w:rPr>
          <w:b/>
          <w:bCs/>
        </w:rPr>
      </w:pPr>
      <w:r>
        <w:rPr>
          <w:rFonts w:hint="eastAsia"/>
          <w:b/>
          <w:bCs/>
        </w:rPr>
        <w:t>一、技术路径</w:t>
      </w:r>
    </w:p>
    <w:p w14:paraId="37F20399">
      <w:pPr>
        <w:ind w:firstLine="480"/>
      </w:pPr>
      <w:r>
        <w:rPr>
          <w:rFonts w:hint="eastAsia"/>
        </w:rPr>
        <w:t>1、前后端分离开发模式</w:t>
      </w:r>
    </w:p>
    <w:p w14:paraId="5A80D966">
      <w:pPr>
        <w:ind w:firstLine="480"/>
      </w:pPr>
      <w:r>
        <w:rPr>
          <w:rFonts w:hint="eastAsia"/>
        </w:rPr>
        <w:t>前端（Web、移动端、小程序等）与后端（业务逻辑、数据处理）实现独立开发、部署与扩展。前端通过RESTful API、GraphQL或WebSocket与后端交互，形成“数据驱动UI”的解耦架构。这种模式支持前后端团队并行工作，且一套后端API可适配多终端（如Web、App、小程序共用同一接口），显著提升开发效率。</w:t>
      </w:r>
    </w:p>
    <w:p w14:paraId="1C210F93">
      <w:pPr>
        <w:ind w:firstLine="480"/>
      </w:pPr>
      <w:r>
        <w:rPr>
          <w:rFonts w:hint="eastAsia"/>
        </w:rPr>
        <w:t>2、全场景微服务架构</w:t>
      </w:r>
    </w:p>
    <w:p w14:paraId="3B5F34FF">
      <w:pPr>
        <w:ind w:firstLine="480"/>
      </w:pPr>
      <w:r>
        <w:rPr>
          <w:rFonts w:hint="eastAsia"/>
        </w:rPr>
        <w:t>后端进一步拆分为多个小型、松耦合的微服务，每个服务专注于单一业务能力（如用户管理、订单处理、支付网关），通过轻量级通信协议（HTTP/gRPC）协同工作。微服务具备以下特性：</w:t>
      </w:r>
    </w:p>
    <w:p w14:paraId="4E80F620">
      <w:pPr>
        <w:ind w:firstLine="480"/>
      </w:pPr>
      <w:r>
        <w:rPr>
          <w:rFonts w:hint="eastAsia"/>
        </w:rPr>
        <w:t>（1）独立部署与扩展：可基于Docker容器化封装，通过Kubernetes进行服务编排，实现弹性伸缩与高可用性。</w:t>
      </w:r>
    </w:p>
    <w:p w14:paraId="446EFB26">
      <w:pPr>
        <w:ind w:firstLine="480"/>
      </w:pPr>
      <w:r>
        <w:rPr>
          <w:rFonts w:hint="eastAsia"/>
        </w:rPr>
        <w:t>（2）服务治理：集成API网关（如Kong、Spring Cloud Gateway）统一路由请求，结合服务发现（如Consul）、熔断机制（如Hystrix）保障系统稳定性，避免服务雪崩。</w:t>
      </w:r>
    </w:p>
    <w:p w14:paraId="70A5AC41">
      <w:pPr>
        <w:ind w:firstLine="480"/>
      </w:pPr>
      <w:r>
        <w:rPr>
          <w:rFonts w:hint="eastAsia"/>
        </w:rPr>
        <w:t>（3）技术栈灵活：各微服务可独立选择技术栈（如前端React、后端Go），适配不同业务场景需求。</w:t>
      </w:r>
    </w:p>
    <w:p w14:paraId="1ECE3672">
      <w:pPr>
        <w:ind w:firstLine="482"/>
        <w:rPr>
          <w:b/>
          <w:bCs/>
        </w:rPr>
      </w:pPr>
      <w:r>
        <w:rPr>
          <w:rFonts w:hint="eastAsia"/>
          <w:b/>
          <w:bCs/>
        </w:rPr>
        <w:t>二、技术优势</w:t>
      </w:r>
    </w:p>
    <w:p w14:paraId="680B7E91">
      <w:pPr>
        <w:ind w:firstLine="480"/>
      </w:pPr>
      <w:r>
        <w:rPr>
          <w:rFonts w:hint="eastAsia"/>
        </w:rPr>
        <w:t>1、高效开发与部署</w:t>
      </w:r>
    </w:p>
    <w:p w14:paraId="1C0361A3">
      <w:pPr>
        <w:ind w:firstLine="480"/>
      </w:pPr>
      <w:r>
        <w:rPr>
          <w:rFonts w:hint="eastAsia"/>
        </w:rPr>
        <w:t>前后端团队可并行开发，前端专注UI/交互，后端聚焦业务逻辑，减少协作依赖；微服务支持独立部署，各服务团队自主管理发布计划，无需等待整体应用就绪，显著提升部署速度与迭代效率，天然兼容CI/CD流水线与敏捷开发模式。</w:t>
      </w:r>
    </w:p>
    <w:p w14:paraId="48C55F57">
      <w:pPr>
        <w:ind w:firstLine="480"/>
      </w:pPr>
      <w:r>
        <w:rPr>
          <w:rFonts w:hint="eastAsia"/>
        </w:rPr>
        <w:t>2、故障隔离与稳定性</w:t>
      </w:r>
    </w:p>
    <w:p w14:paraId="56E75E20">
      <w:pPr>
        <w:ind w:firstLine="480"/>
      </w:pPr>
      <w:r>
        <w:rPr>
          <w:rFonts w:hint="eastAsia"/>
        </w:rPr>
        <w:t>微服务架构实现功能与错误的双重隔离：单个微服务的故障或安全问题仅局限于自身模块，不会影响整个应用，结合灰度发布机制，进一步保障系统高可用性；前后端分离也避免了前端渲染或后端逻辑错误的交叉影响，问题定位与修复更便捷。</w:t>
      </w:r>
    </w:p>
    <w:p w14:paraId="0512E372">
      <w:pPr>
        <w:ind w:firstLine="480"/>
      </w:pPr>
      <w:r>
        <w:rPr>
          <w:rFonts w:hint="eastAsia"/>
        </w:rPr>
        <w:t>3、弹性扩展与资源优化</w:t>
      </w:r>
    </w:p>
    <w:p w14:paraId="40AC3C85">
      <w:pPr>
        <w:ind w:firstLine="480"/>
      </w:pPr>
      <w:r>
        <w:rPr>
          <w:rFonts w:hint="eastAsia"/>
        </w:rPr>
        <w:t>可针对流量热点（如订单、支付服务）独立扩容，通过容器化（Docker）与Kubernetes编排实现动态伸缩，降低资源浪费；后端微服务与前端多终端的适配能力，支持高并发场景下的稳定响应，满足企业级流量波动需求。</w:t>
      </w:r>
    </w:p>
    <w:p w14:paraId="2A9A8552">
      <w:pPr>
        <w:ind w:firstLine="480"/>
      </w:pPr>
      <w:r>
        <w:rPr>
          <w:rFonts w:hint="eastAsia"/>
        </w:rPr>
        <w:t>4、技术栈自由与生态兼容</w:t>
      </w:r>
    </w:p>
    <w:p w14:paraId="04F96DD0">
      <w:pPr>
        <w:ind w:firstLine="480"/>
      </w:pPr>
      <w:r>
        <w:rPr>
          <w:rFonts w:hint="eastAsia"/>
        </w:rPr>
        <w:t>支持各团队根据业务需求选择最优技术栈（如Java、Go、Node.js），适配不同场景（如高性能计算、快速迭代）；无缝集成DevOps工具链（如Jenkins、GitLab CI）、容器化技术及云原生架构，满足多云部署与混合云环境需求。</w:t>
      </w:r>
    </w:p>
    <w:p w14:paraId="6FF681ED">
      <w:pPr>
        <w:ind w:firstLine="480"/>
      </w:pPr>
      <w:r>
        <w:rPr>
          <w:rFonts w:hint="eastAsia"/>
        </w:rPr>
        <w:t>5、持续质量改进与可重用性</w:t>
      </w:r>
    </w:p>
    <w:p w14:paraId="5EE3583B">
      <w:pPr>
        <w:ind w:firstLine="480"/>
      </w:pPr>
      <w:r>
        <w:rPr>
          <w:rFonts w:hint="eastAsia"/>
        </w:rPr>
        <w:t>微服务聚焦单一功能，代码模块更小、逻辑更清晰，便于编写高质量代码并实现单元测试；独立服务可在不同应用中复用（如用户中心、支付网关），结合第三方服务集成能力，提升系统整体可维护性与扩展性。</w:t>
      </w:r>
    </w:p>
    <w:p w14:paraId="52BCC871">
      <w:pPr>
        <w:ind w:firstLine="480"/>
      </w:pPr>
      <w:r>
        <w:rPr>
          <w:rFonts w:hint="eastAsia"/>
        </w:rPr>
        <w:t>6、安全与监控增强</w:t>
      </w:r>
    </w:p>
    <w:p w14:paraId="2F627E4E">
      <w:pPr>
        <w:ind w:firstLine="480"/>
      </w:pPr>
      <w:r>
        <w:rPr>
          <w:rFonts w:hint="eastAsia"/>
        </w:rPr>
        <w:t>服务隔离机制减少安全风险扩散，单个服务的漏洞修复不影响全局；通过API网关统一鉴权、流量控制与日志监控，结合分布式追踪（如Jaeger），实现全链路安全审计与问题定位，满足国资委等企业级高安全需求。</w:t>
      </w:r>
    </w:p>
    <w:p w14:paraId="70943559">
      <w:pPr>
        <w:ind w:firstLine="480"/>
      </w:pPr>
      <w:r>
        <w:rPr>
          <w:rFonts w:hint="eastAsia"/>
        </w:rPr>
        <w:t>7、团队协作与效率提升</w:t>
      </w:r>
    </w:p>
    <w:p w14:paraId="00CF8E53">
      <w:pPr>
        <w:ind w:firstLine="480"/>
      </w:pPr>
      <w:r>
        <w:rPr>
          <w:rFonts w:hint="eastAsia"/>
        </w:rPr>
        <w:t>小型、专注的微服务团队可独立负责特定业务模块，决策更高效，减少大型团队协作的沟通成本；与DevOps理念深度融合，促进开发、测试、运维一体化，提升IT团队整体效能。</w:t>
      </w:r>
    </w:p>
    <w:p w14:paraId="3593A459">
      <w:pPr>
        <w:ind w:firstLine="480"/>
      </w:pPr>
      <w:r>
        <w:rPr>
          <w:rFonts w:hint="eastAsia"/>
        </w:rPr>
        <w:t>8、企业级适配与未来扩展</w:t>
      </w:r>
    </w:p>
    <w:p w14:paraId="7C14CBE3">
      <w:pPr>
        <w:ind w:firstLine="480"/>
      </w:pPr>
      <w:r>
        <w:rPr>
          <w:rFonts w:hint="eastAsia"/>
        </w:rPr>
        <w:t>支持CDN加速、Redis缓存等性能优化手段，结合云部署与安全隔离机制，满足高可用、易维护的企业级应用需求；架构的松耦合特性为后续功能扩展（如AI模块、物联网接入）提供灵活接口，适应业务快速变化。</w:t>
      </w:r>
    </w:p>
    <w:p w14:paraId="44DEBBCD">
      <w:pPr>
        <w:ind w:firstLine="480"/>
      </w:pPr>
      <w:r>
        <w:rPr>
          <w:rFonts w:hint="eastAsia"/>
        </w:rPr>
        <w:t>通过将前后端分离与微服务架构深度整合，企业可构建兼具敏捷性、稳定性与扩展性的技术中台，有效应对复杂业务场景与数字化转型需求，成为支撑高并发、高可用系统的核心架构范式。</w:t>
      </w:r>
    </w:p>
    <w:p w14:paraId="2FD77686">
      <w:pPr>
        <w:pStyle w:val="4"/>
        <w:numPr>
          <w:ilvl w:val="2"/>
          <w:numId w:val="0"/>
        </w:numPr>
      </w:pPr>
      <w:bookmarkStart w:id="241" w:name="_Toc28682"/>
      <w:r>
        <w:rPr>
          <w:rFonts w:hint="eastAsia" w:ascii="Times New Roman" w:hAnsi="Times New Roman" w:cs="宋体"/>
        </w:rPr>
        <w:t xml:space="preserve">6.5.13  </w:t>
      </w:r>
      <w:r>
        <w:rPr>
          <w:rFonts w:hint="eastAsia"/>
        </w:rPr>
        <w:t>向量知识库及向量索引技术</w:t>
      </w:r>
      <w:bookmarkEnd w:id="241"/>
    </w:p>
    <w:p w14:paraId="77EABE5B">
      <w:pPr>
        <w:ind w:firstLine="480"/>
      </w:pPr>
      <w:r>
        <w:rPr>
          <w:rFonts w:hint="eastAsia"/>
        </w:rPr>
        <w:t>1、技术路径</w:t>
      </w:r>
    </w:p>
    <w:p w14:paraId="0395946F">
      <w:pPr>
        <w:ind w:firstLine="480"/>
      </w:pPr>
      <w:r>
        <w:rPr>
          <w:rFonts w:hint="eastAsia"/>
        </w:rPr>
        <w:t>向量知识库技术是一种将传统知识转化为高维向量表示的新型知识管理方法。它利用深度学习模型（如BERT、CLIP等）将文本、图像等非结构化数据编码为稠密向量，使语义相关的信息在向量空间中彼此靠近。这种表示方式突破了关键词匹配的限制，能够实现基于语义的智能检索和分析。</w:t>
      </w:r>
    </w:p>
    <w:p w14:paraId="1C6C250B">
      <w:pPr>
        <w:ind w:firstLine="480"/>
      </w:pPr>
      <w:r>
        <w:rPr>
          <w:rFonts w:hint="eastAsia"/>
        </w:rPr>
        <w:t>向量知识库的核心在于向量数据库（如Milvus、Pinecone等），它们专门优化了高维向量的存储和检索，支持高效的近似最近邻搜索（ANN）。当用户输入查询时，系统会先将查询转换为向量，然后在向量空间中快速找到最相关的知识片段。相比传统数据库，它能更好地理解语义关联，例如识别同义词、上下文关系，甚至跨模态（如文本到图像）的检索。</w:t>
      </w:r>
    </w:p>
    <w:p w14:paraId="7BD5CBBE">
      <w:pPr>
        <w:ind w:firstLine="480"/>
      </w:pPr>
      <w:r>
        <w:t>2、技术优势</w:t>
      </w:r>
    </w:p>
    <w:p w14:paraId="53F6336E">
      <w:pPr>
        <w:ind w:firstLine="480"/>
      </w:pPr>
      <w:r>
        <w:rPr>
          <w:rFonts w:hint="eastAsia"/>
        </w:rPr>
        <w:t>语义理解能力强。传统数据库依赖关键词匹配，而向量知识库通过嵌入模型（如BERT、GPT）将数据转化为高维向量，能捕捉语义关联。即使查询语句和存储内容表述不同（如“汽车”和“机动车”），系统仍能准确匹配。</w:t>
      </w:r>
    </w:p>
    <w:p w14:paraId="3CB873AB">
      <w:pPr>
        <w:ind w:firstLine="480"/>
      </w:pPr>
      <w:r>
        <w:rPr>
          <w:rFonts w:hint="eastAsia"/>
        </w:rPr>
        <w:t>高效检索海量数据。向量数据库（如Milvus、Pinecone）采用近似最近邻搜索（ANN）算法，即使面对亿级数据，仍能快速返回最相关的结果，远优于传统数据库的线性扫描。</w:t>
      </w:r>
    </w:p>
    <w:p w14:paraId="4814B80F">
      <w:pPr>
        <w:ind w:firstLine="480"/>
      </w:pPr>
      <w:r>
        <w:rPr>
          <w:rFonts w:hint="eastAsia"/>
        </w:rPr>
        <w:t>这些优势使其成为搜索、个性化推荐、国资委知识管理等领域的关键技术。</w:t>
      </w:r>
    </w:p>
    <w:p w14:paraId="5DE5EA6E">
      <w:pPr>
        <w:pStyle w:val="3"/>
        <w:numPr>
          <w:ilvl w:val="1"/>
          <w:numId w:val="0"/>
        </w:numPr>
      </w:pPr>
      <w:bookmarkStart w:id="242" w:name="_Toc32167"/>
      <w:r>
        <w:rPr>
          <w:rFonts w:hint="eastAsia" w:ascii="Times New Roman" w:hAnsi="Times New Roman" w:cs="宋体"/>
        </w:rPr>
        <w:t xml:space="preserve">6.6  </w:t>
      </w:r>
      <w:r>
        <w:rPr>
          <w:rFonts w:hint="eastAsia"/>
        </w:rPr>
        <w:t>安全建设内容</w:t>
      </w:r>
      <w:bookmarkEnd w:id="242"/>
    </w:p>
    <w:p w14:paraId="585F7159">
      <w:pPr>
        <w:ind w:firstLine="480"/>
      </w:pPr>
      <w:r>
        <w:rPr>
          <w:rFonts w:hint="eastAsia"/>
        </w:rPr>
        <w:t>2025年安全服务建设内容：</w:t>
      </w:r>
    </w:p>
    <w:p w14:paraId="608C590B">
      <w:pPr>
        <w:ind w:firstLine="480"/>
      </w:pPr>
      <w:r>
        <w:rPr>
          <w:rFonts w:hint="eastAsia"/>
        </w:rPr>
        <w:t>基线配置检测服务：通过自查、自加固到有关部门的抽检，为不同的安全基线制定对应的基线标准，帮助市国资委梳理自身风险现状和漏洞隐患。</w:t>
      </w:r>
    </w:p>
    <w:p w14:paraId="0340E28D">
      <w:pPr>
        <w:ind w:firstLine="480"/>
      </w:pPr>
      <w:r>
        <w:rPr>
          <w:rFonts w:hint="eastAsia"/>
        </w:rPr>
        <w:t>渗透测试:针对渗透测试服务范围，结合等级保护合规性测评等各项检查工作的成果，采用外部渗透方式对应用系统和网络安全基础设施进行非破坏性质的模拟入侵者攻击的测试，检测外部威胁源和路径，以便掌握系统的安全状况，寻找系统存在的漏洞和风险:并出具渗透测试报告。</w:t>
      </w:r>
    </w:p>
    <w:p w14:paraId="6B3FEFBF">
      <w:pPr>
        <w:ind w:firstLine="480"/>
      </w:pPr>
      <w:r>
        <w:rPr>
          <w:rFonts w:hint="eastAsia"/>
        </w:rPr>
        <w:t>漏洞修复:提供漏洞修复服务，依据渗透测试的结果，对发现的应用系统和应用系统承载设施存在的安全风险给出修复建议，协助用户修复操作系统和应用程序中的安全漏洞，并提供漏洞修复方案和升级建议。确保系统和应用程序的安全性和稳定性。</w:t>
      </w:r>
    </w:p>
    <w:p w14:paraId="0EDD58E5">
      <w:pPr>
        <w:ind w:firstLine="480"/>
      </w:pPr>
      <w:r>
        <w:rPr>
          <w:rFonts w:hint="eastAsia"/>
        </w:rPr>
        <w:t>应急演练服务：根据实际情况制定应急预案，包括网络故障事件、软件故障事件、黑客攻击事件、数据泄露事件等。当发生突发事件时，帮助企业形成科学、有效、反应迅速的应急工作机制。并且，按三级等保要求定期网络设备、安全设备、服务器及数据库进行应急模拟演练。</w:t>
      </w:r>
    </w:p>
    <w:p w14:paraId="5CA7FFF6">
      <w:pPr>
        <w:ind w:firstLine="480"/>
      </w:pPr>
      <w:r>
        <w:rPr>
          <w:rFonts w:hint="eastAsia"/>
        </w:rPr>
        <w:t>应用加密服务：包括针对国资委安全网关、数据库加密、签名验签相关设备的监测、巡检、故障排错等服务，从而保障业务连续性，并提供相关报告。</w:t>
      </w:r>
    </w:p>
    <w:p w14:paraId="3413781B">
      <w:pPr>
        <w:pStyle w:val="22"/>
        <w:numPr>
          <w:ilvl w:val="8"/>
          <w:numId w:val="0"/>
        </w:numPr>
        <w:rPr>
          <w:rFonts w:hint="default"/>
        </w:rPr>
      </w:pPr>
      <w:r>
        <w:rPr>
          <w:rFonts w:hint="default" w:cs="Times New Roman"/>
        </w:rPr>
        <w:t xml:space="preserve">表6.9  </w:t>
      </w:r>
      <w:r>
        <w:t>PaaS安全服务需求</w:t>
      </w:r>
    </w:p>
    <w:tbl>
      <w:tblPr>
        <w:tblStyle w:val="1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456"/>
        <w:gridCol w:w="517"/>
        <w:gridCol w:w="658"/>
        <w:gridCol w:w="1920"/>
        <w:gridCol w:w="796"/>
        <w:gridCol w:w="1021"/>
        <w:gridCol w:w="796"/>
        <w:gridCol w:w="1657"/>
      </w:tblGrid>
      <w:tr w14:paraId="337FD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408" w:type="pct"/>
            <w:tcBorders>
              <w:tl2br w:val="nil"/>
            </w:tcBorders>
            <w:shd w:val="clear" w:color="auto" w:fill="FFFFFF"/>
            <w:noWrap/>
            <w:vAlign w:val="center"/>
          </w:tcPr>
          <w:p w14:paraId="69F36153">
            <w:pPr>
              <w:pStyle w:val="30"/>
            </w:pPr>
            <w:r>
              <w:rPr>
                <w:rFonts w:hint="eastAsia"/>
              </w:rPr>
              <w:t>序号</w:t>
            </w:r>
          </w:p>
        </w:tc>
        <w:tc>
          <w:tcPr>
            <w:tcW w:w="267" w:type="pct"/>
            <w:shd w:val="clear" w:color="auto" w:fill="FFFFFF"/>
            <w:vAlign w:val="center"/>
          </w:tcPr>
          <w:p w14:paraId="38E98BDD">
            <w:pPr>
              <w:pStyle w:val="30"/>
            </w:pPr>
            <w:r>
              <w:rPr>
                <w:rFonts w:hint="eastAsia"/>
              </w:rPr>
              <w:t>服务类别</w:t>
            </w:r>
          </w:p>
        </w:tc>
        <w:tc>
          <w:tcPr>
            <w:tcW w:w="303" w:type="pct"/>
            <w:shd w:val="clear" w:color="auto" w:fill="FFFFFF"/>
            <w:vAlign w:val="center"/>
          </w:tcPr>
          <w:p w14:paraId="72A76789">
            <w:pPr>
              <w:pStyle w:val="30"/>
            </w:pPr>
            <w:r>
              <w:rPr>
                <w:rFonts w:hint="eastAsia"/>
              </w:rPr>
              <w:t>服务子类</w:t>
            </w:r>
          </w:p>
        </w:tc>
        <w:tc>
          <w:tcPr>
            <w:tcW w:w="386" w:type="pct"/>
            <w:shd w:val="clear" w:color="auto" w:fill="FFFFFF"/>
            <w:vAlign w:val="center"/>
          </w:tcPr>
          <w:p w14:paraId="1B3BF333">
            <w:pPr>
              <w:pStyle w:val="30"/>
            </w:pPr>
            <w:r>
              <w:rPr>
                <w:rFonts w:hint="eastAsia"/>
              </w:rPr>
              <w:t>服务项</w:t>
            </w:r>
          </w:p>
        </w:tc>
        <w:tc>
          <w:tcPr>
            <w:tcW w:w="1126" w:type="pct"/>
            <w:shd w:val="clear" w:color="auto" w:fill="FFFFFF"/>
            <w:vAlign w:val="center"/>
          </w:tcPr>
          <w:p w14:paraId="65EDABE4">
            <w:pPr>
              <w:pStyle w:val="30"/>
            </w:pPr>
            <w:r>
              <w:rPr>
                <w:rFonts w:hint="eastAsia"/>
              </w:rPr>
              <w:t>服务内容</w:t>
            </w:r>
          </w:p>
        </w:tc>
        <w:tc>
          <w:tcPr>
            <w:tcW w:w="467" w:type="pct"/>
            <w:shd w:val="clear" w:color="auto" w:fill="FFFFFF"/>
            <w:vAlign w:val="center"/>
          </w:tcPr>
          <w:p w14:paraId="69E824CA">
            <w:pPr>
              <w:pStyle w:val="30"/>
            </w:pPr>
            <w:r>
              <w:rPr>
                <w:rFonts w:hint="eastAsia"/>
              </w:rPr>
              <w:t>是否需要</w:t>
            </w:r>
          </w:p>
        </w:tc>
        <w:tc>
          <w:tcPr>
            <w:tcW w:w="599" w:type="pct"/>
            <w:shd w:val="clear" w:color="auto" w:fill="FFFFFF"/>
            <w:vAlign w:val="center"/>
          </w:tcPr>
          <w:p w14:paraId="09D846DB">
            <w:pPr>
              <w:pStyle w:val="30"/>
            </w:pPr>
            <w:r>
              <w:rPr>
                <w:rFonts w:hint="eastAsia"/>
              </w:rPr>
              <w:t>数量</w:t>
            </w:r>
          </w:p>
        </w:tc>
        <w:tc>
          <w:tcPr>
            <w:tcW w:w="467" w:type="pct"/>
            <w:shd w:val="clear" w:color="auto" w:fill="FFFFFF"/>
            <w:vAlign w:val="center"/>
          </w:tcPr>
          <w:p w14:paraId="4923017F">
            <w:pPr>
              <w:pStyle w:val="30"/>
            </w:pPr>
            <w:r>
              <w:rPr>
                <w:rFonts w:hint="eastAsia"/>
              </w:rPr>
              <w:t>单位</w:t>
            </w:r>
          </w:p>
        </w:tc>
        <w:tc>
          <w:tcPr>
            <w:tcW w:w="972" w:type="pct"/>
            <w:shd w:val="clear" w:color="auto" w:fill="FFFFFF"/>
            <w:vAlign w:val="center"/>
          </w:tcPr>
          <w:p w14:paraId="5EFD38FB">
            <w:pPr>
              <w:pStyle w:val="30"/>
            </w:pPr>
            <w:r>
              <w:rPr>
                <w:rFonts w:hint="eastAsia"/>
              </w:rPr>
              <w:t>关联的功能模块</w:t>
            </w:r>
          </w:p>
        </w:tc>
      </w:tr>
      <w:tr w14:paraId="19094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408" w:type="pct"/>
            <w:vMerge w:val="restart"/>
            <w:shd w:val="clear" w:color="auto" w:fill="FFFFFF"/>
            <w:noWrap/>
            <w:vAlign w:val="center"/>
          </w:tcPr>
          <w:p w14:paraId="4AAE79E9">
            <w:pPr>
              <w:pStyle w:val="30"/>
            </w:pPr>
            <w:r>
              <w:rPr>
                <w:rFonts w:hint="eastAsia"/>
              </w:rPr>
              <w:t>1</w:t>
            </w:r>
          </w:p>
        </w:tc>
        <w:tc>
          <w:tcPr>
            <w:tcW w:w="267" w:type="pct"/>
            <w:vMerge w:val="restart"/>
            <w:shd w:val="clear" w:color="auto" w:fill="FFFFFF"/>
            <w:vAlign w:val="center"/>
          </w:tcPr>
          <w:p w14:paraId="2287B644">
            <w:pPr>
              <w:pStyle w:val="30"/>
            </w:pPr>
            <w:r>
              <w:rPr>
                <w:rFonts w:hint="eastAsia"/>
              </w:rPr>
              <w:t>信息安全技术服务</w:t>
            </w:r>
          </w:p>
        </w:tc>
        <w:tc>
          <w:tcPr>
            <w:tcW w:w="303" w:type="pct"/>
            <w:vMerge w:val="restart"/>
            <w:shd w:val="clear" w:color="auto" w:fill="FFFFFF"/>
            <w:vAlign w:val="center"/>
          </w:tcPr>
          <w:p w14:paraId="4B680148">
            <w:pPr>
              <w:pStyle w:val="30"/>
            </w:pPr>
            <w:r>
              <w:rPr>
                <w:rFonts w:hint="eastAsia"/>
              </w:rPr>
              <w:t>安全防病毒服务</w:t>
            </w:r>
          </w:p>
        </w:tc>
        <w:tc>
          <w:tcPr>
            <w:tcW w:w="386" w:type="pct"/>
            <w:vMerge w:val="restart"/>
            <w:shd w:val="clear" w:color="auto" w:fill="FFFFFF"/>
            <w:vAlign w:val="center"/>
          </w:tcPr>
          <w:p w14:paraId="7005F1EF">
            <w:pPr>
              <w:pStyle w:val="30"/>
            </w:pPr>
            <w:r>
              <w:rPr>
                <w:rFonts w:hint="eastAsia"/>
              </w:rPr>
              <w:t>安全防病毒服务</w:t>
            </w:r>
          </w:p>
        </w:tc>
        <w:tc>
          <w:tcPr>
            <w:tcW w:w="1126" w:type="pct"/>
            <w:vMerge w:val="restart"/>
            <w:shd w:val="clear" w:color="auto" w:fill="FFFFFF"/>
            <w:vAlign w:val="center"/>
          </w:tcPr>
          <w:p w14:paraId="2F1F424E">
            <w:pPr>
              <w:pStyle w:val="30"/>
            </w:pPr>
            <w:r>
              <w:rPr>
                <w:rFonts w:hint="eastAsia"/>
              </w:rPr>
              <w:t>面向主机端提供多维度防御病毒传播和横向感染的服务能力。提供服务器杀毒软件并收集各服务器病毒相关信息进行分析，150台License授权。</w:t>
            </w:r>
          </w:p>
        </w:tc>
        <w:tc>
          <w:tcPr>
            <w:tcW w:w="467" w:type="pct"/>
            <w:vMerge w:val="restart"/>
            <w:shd w:val="clear" w:color="auto" w:fill="FFFFFF"/>
            <w:vAlign w:val="center"/>
          </w:tcPr>
          <w:p w14:paraId="5D3F7424">
            <w:pPr>
              <w:pStyle w:val="30"/>
            </w:pPr>
            <w:r>
              <w:rPr>
                <w:rFonts w:hint="eastAsia"/>
              </w:rPr>
              <w:t>是</w:t>
            </w:r>
          </w:p>
        </w:tc>
        <w:tc>
          <w:tcPr>
            <w:tcW w:w="599" w:type="pct"/>
            <w:shd w:val="clear" w:color="auto" w:fill="FFFFFF"/>
            <w:noWrap/>
            <w:vAlign w:val="center"/>
          </w:tcPr>
          <w:p w14:paraId="66575FB1">
            <w:pPr>
              <w:pStyle w:val="30"/>
            </w:pPr>
            <w:r>
              <w:rPr>
                <w:rFonts w:hint="eastAsia"/>
              </w:rPr>
              <w:t>150</w:t>
            </w:r>
          </w:p>
        </w:tc>
        <w:tc>
          <w:tcPr>
            <w:tcW w:w="467" w:type="pct"/>
            <w:shd w:val="clear" w:color="auto" w:fill="FFFFFF"/>
            <w:noWrap/>
            <w:vAlign w:val="center"/>
          </w:tcPr>
          <w:p w14:paraId="40FF089B">
            <w:pPr>
              <w:pStyle w:val="30"/>
            </w:pPr>
            <w:r>
              <w:rPr>
                <w:rFonts w:hint="eastAsia"/>
              </w:rPr>
              <w:t>台</w:t>
            </w:r>
          </w:p>
        </w:tc>
        <w:tc>
          <w:tcPr>
            <w:tcW w:w="972" w:type="pct"/>
            <w:vMerge w:val="restart"/>
            <w:shd w:val="clear" w:color="auto" w:fill="FFFFFF"/>
            <w:noWrap/>
            <w:vAlign w:val="center"/>
          </w:tcPr>
          <w:p w14:paraId="12F9ED17">
            <w:pPr>
              <w:pStyle w:val="30"/>
            </w:pPr>
            <w:r>
              <w:rPr>
                <w:rFonts w:hint="eastAsia"/>
              </w:rPr>
              <w:t>软件杀毒服务</w:t>
            </w:r>
          </w:p>
        </w:tc>
      </w:tr>
      <w:tr w14:paraId="38087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408" w:type="pct"/>
            <w:vMerge w:val="continue"/>
            <w:shd w:val="clear" w:color="auto" w:fill="FFFFFF"/>
            <w:noWrap/>
            <w:vAlign w:val="center"/>
          </w:tcPr>
          <w:p w14:paraId="145470B1">
            <w:pPr>
              <w:pStyle w:val="30"/>
            </w:pPr>
          </w:p>
        </w:tc>
        <w:tc>
          <w:tcPr>
            <w:tcW w:w="267" w:type="pct"/>
            <w:vMerge w:val="continue"/>
            <w:shd w:val="clear" w:color="auto" w:fill="FFFFFF"/>
            <w:vAlign w:val="center"/>
          </w:tcPr>
          <w:p w14:paraId="0673DF97">
            <w:pPr>
              <w:pStyle w:val="30"/>
            </w:pPr>
          </w:p>
        </w:tc>
        <w:tc>
          <w:tcPr>
            <w:tcW w:w="303" w:type="pct"/>
            <w:vMerge w:val="continue"/>
            <w:shd w:val="clear" w:color="auto" w:fill="FFFFFF"/>
            <w:vAlign w:val="center"/>
          </w:tcPr>
          <w:p w14:paraId="26555A8E">
            <w:pPr>
              <w:pStyle w:val="30"/>
            </w:pPr>
          </w:p>
        </w:tc>
        <w:tc>
          <w:tcPr>
            <w:tcW w:w="386" w:type="pct"/>
            <w:vMerge w:val="continue"/>
            <w:shd w:val="clear" w:color="auto" w:fill="FFFFFF"/>
            <w:vAlign w:val="center"/>
          </w:tcPr>
          <w:p w14:paraId="337FC3FE">
            <w:pPr>
              <w:pStyle w:val="30"/>
            </w:pPr>
          </w:p>
        </w:tc>
        <w:tc>
          <w:tcPr>
            <w:tcW w:w="1126" w:type="pct"/>
            <w:vMerge w:val="continue"/>
            <w:shd w:val="clear" w:color="auto" w:fill="FFFFFF"/>
            <w:vAlign w:val="center"/>
          </w:tcPr>
          <w:p w14:paraId="478EA8E9">
            <w:pPr>
              <w:pStyle w:val="30"/>
            </w:pPr>
          </w:p>
        </w:tc>
        <w:tc>
          <w:tcPr>
            <w:tcW w:w="467" w:type="pct"/>
            <w:vMerge w:val="continue"/>
            <w:shd w:val="clear" w:color="auto" w:fill="FFFFFF"/>
            <w:vAlign w:val="center"/>
          </w:tcPr>
          <w:p w14:paraId="46F2D0FB">
            <w:pPr>
              <w:pStyle w:val="30"/>
            </w:pPr>
          </w:p>
        </w:tc>
        <w:tc>
          <w:tcPr>
            <w:tcW w:w="599" w:type="pct"/>
            <w:shd w:val="clear" w:color="auto" w:fill="FFFFFF"/>
            <w:noWrap/>
            <w:vAlign w:val="center"/>
          </w:tcPr>
          <w:p w14:paraId="6C47FAF5">
            <w:pPr>
              <w:pStyle w:val="30"/>
            </w:pPr>
            <w:r>
              <w:rPr>
                <w:rFonts w:hint="eastAsia"/>
              </w:rPr>
              <w:t>2</w:t>
            </w:r>
          </w:p>
        </w:tc>
        <w:tc>
          <w:tcPr>
            <w:tcW w:w="467" w:type="pct"/>
            <w:shd w:val="clear" w:color="auto" w:fill="FFFFFF"/>
            <w:noWrap/>
            <w:vAlign w:val="center"/>
          </w:tcPr>
          <w:p w14:paraId="207377AD">
            <w:pPr>
              <w:pStyle w:val="30"/>
            </w:pPr>
            <w:r>
              <w:rPr>
                <w:rFonts w:hint="eastAsia"/>
              </w:rPr>
              <w:t>人月</w:t>
            </w:r>
          </w:p>
        </w:tc>
        <w:tc>
          <w:tcPr>
            <w:tcW w:w="972" w:type="pct"/>
            <w:vMerge w:val="continue"/>
            <w:shd w:val="clear" w:color="auto" w:fill="FFFFFF"/>
            <w:noWrap/>
            <w:vAlign w:val="center"/>
          </w:tcPr>
          <w:p w14:paraId="08C2E644">
            <w:pPr>
              <w:pStyle w:val="30"/>
            </w:pPr>
          </w:p>
        </w:tc>
      </w:tr>
      <w:tr w14:paraId="08CD8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408" w:type="pct"/>
            <w:shd w:val="clear" w:color="auto" w:fill="FFFFFF"/>
            <w:noWrap/>
            <w:vAlign w:val="center"/>
          </w:tcPr>
          <w:p w14:paraId="38D46C14">
            <w:pPr>
              <w:pStyle w:val="30"/>
            </w:pPr>
            <w:r>
              <w:rPr>
                <w:rFonts w:hint="eastAsia"/>
              </w:rPr>
              <w:t>2</w:t>
            </w:r>
          </w:p>
        </w:tc>
        <w:tc>
          <w:tcPr>
            <w:tcW w:w="267" w:type="pct"/>
            <w:vMerge w:val="continue"/>
            <w:shd w:val="clear" w:color="auto" w:fill="FFFFFF"/>
            <w:vAlign w:val="center"/>
          </w:tcPr>
          <w:p w14:paraId="484319D3">
            <w:pPr>
              <w:pStyle w:val="30"/>
            </w:pPr>
          </w:p>
        </w:tc>
        <w:tc>
          <w:tcPr>
            <w:tcW w:w="303" w:type="pct"/>
            <w:vMerge w:val="restart"/>
            <w:shd w:val="clear" w:color="auto" w:fill="FFFFFF"/>
            <w:vAlign w:val="center"/>
          </w:tcPr>
          <w:p w14:paraId="51429655">
            <w:pPr>
              <w:pStyle w:val="30"/>
            </w:pPr>
            <w:r>
              <w:rPr>
                <w:rFonts w:hint="eastAsia"/>
              </w:rPr>
              <w:t>密码服务</w:t>
            </w:r>
          </w:p>
        </w:tc>
        <w:tc>
          <w:tcPr>
            <w:tcW w:w="386" w:type="pct"/>
            <w:shd w:val="clear" w:color="auto" w:fill="FFFFFF"/>
            <w:vAlign w:val="center"/>
          </w:tcPr>
          <w:p w14:paraId="028E1D30">
            <w:pPr>
              <w:pStyle w:val="30"/>
            </w:pPr>
            <w:r>
              <w:rPr>
                <w:rFonts w:hint="eastAsia"/>
              </w:rPr>
              <w:t>安全认证网关服务</w:t>
            </w:r>
          </w:p>
        </w:tc>
        <w:tc>
          <w:tcPr>
            <w:tcW w:w="1126" w:type="pct"/>
            <w:shd w:val="clear" w:color="auto" w:fill="FFFFFF"/>
            <w:vAlign w:val="center"/>
          </w:tcPr>
          <w:p w14:paraId="210279E7">
            <w:pPr>
              <w:pStyle w:val="30"/>
            </w:pPr>
            <w:r>
              <w:rPr>
                <w:rFonts w:hint="eastAsia"/>
              </w:rPr>
              <w:t>基于数字证书的身份认证与访问控制。</w:t>
            </w:r>
          </w:p>
        </w:tc>
        <w:tc>
          <w:tcPr>
            <w:tcW w:w="467" w:type="pct"/>
            <w:shd w:val="clear" w:color="auto" w:fill="FFFFFF"/>
            <w:vAlign w:val="center"/>
          </w:tcPr>
          <w:p w14:paraId="770B66FD">
            <w:pPr>
              <w:pStyle w:val="30"/>
            </w:pPr>
            <w:r>
              <w:rPr>
                <w:rFonts w:hint="eastAsia"/>
              </w:rPr>
              <w:t>/</w:t>
            </w:r>
          </w:p>
        </w:tc>
        <w:tc>
          <w:tcPr>
            <w:tcW w:w="599" w:type="pct"/>
            <w:shd w:val="clear" w:color="auto" w:fill="FFFFFF"/>
            <w:noWrap/>
            <w:vAlign w:val="center"/>
          </w:tcPr>
          <w:p w14:paraId="0B7AE11D">
            <w:pPr>
              <w:pStyle w:val="30"/>
            </w:pPr>
            <w:r>
              <w:rPr>
                <w:rFonts w:hint="eastAsia"/>
              </w:rPr>
              <w:t>/</w:t>
            </w:r>
          </w:p>
        </w:tc>
        <w:tc>
          <w:tcPr>
            <w:tcW w:w="467" w:type="pct"/>
            <w:shd w:val="clear" w:color="auto" w:fill="FFFFFF"/>
            <w:noWrap/>
            <w:vAlign w:val="center"/>
          </w:tcPr>
          <w:p w14:paraId="041AC9EA">
            <w:pPr>
              <w:pStyle w:val="30"/>
            </w:pPr>
            <w:r>
              <w:rPr>
                <w:rFonts w:hint="eastAsia"/>
              </w:rPr>
              <w:t>/</w:t>
            </w:r>
          </w:p>
        </w:tc>
        <w:tc>
          <w:tcPr>
            <w:tcW w:w="972" w:type="pct"/>
            <w:shd w:val="clear" w:color="auto" w:fill="FFFFFF"/>
            <w:noWrap/>
            <w:vAlign w:val="center"/>
          </w:tcPr>
          <w:p w14:paraId="12C0C836">
            <w:pPr>
              <w:pStyle w:val="30"/>
            </w:pPr>
            <w:r>
              <w:rPr>
                <w:rFonts w:hint="eastAsia"/>
              </w:rPr>
              <w:t>/</w:t>
            </w:r>
          </w:p>
        </w:tc>
      </w:tr>
      <w:tr w14:paraId="53ED3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jc w:val="center"/>
        </w:trPr>
        <w:tc>
          <w:tcPr>
            <w:tcW w:w="408" w:type="pct"/>
            <w:shd w:val="clear" w:color="auto" w:fill="FFFFFF"/>
            <w:noWrap/>
            <w:vAlign w:val="center"/>
          </w:tcPr>
          <w:p w14:paraId="50CA4317">
            <w:pPr>
              <w:pStyle w:val="30"/>
            </w:pPr>
            <w:r>
              <w:rPr>
                <w:rFonts w:hint="eastAsia"/>
              </w:rPr>
              <w:t>3</w:t>
            </w:r>
          </w:p>
        </w:tc>
        <w:tc>
          <w:tcPr>
            <w:tcW w:w="267" w:type="pct"/>
            <w:vMerge w:val="continue"/>
            <w:shd w:val="clear" w:color="auto" w:fill="FFFFFF"/>
            <w:vAlign w:val="center"/>
          </w:tcPr>
          <w:p w14:paraId="7A7CB792">
            <w:pPr>
              <w:pStyle w:val="30"/>
            </w:pPr>
          </w:p>
        </w:tc>
        <w:tc>
          <w:tcPr>
            <w:tcW w:w="303" w:type="pct"/>
            <w:vMerge w:val="continue"/>
            <w:shd w:val="clear" w:color="auto" w:fill="FFFFFF"/>
            <w:vAlign w:val="center"/>
          </w:tcPr>
          <w:p w14:paraId="1D9B63A9">
            <w:pPr>
              <w:pStyle w:val="30"/>
            </w:pPr>
          </w:p>
        </w:tc>
        <w:tc>
          <w:tcPr>
            <w:tcW w:w="386" w:type="pct"/>
            <w:shd w:val="clear" w:color="auto" w:fill="FFFFFF"/>
            <w:vAlign w:val="center"/>
          </w:tcPr>
          <w:p w14:paraId="6D4B1B8A">
            <w:pPr>
              <w:pStyle w:val="30"/>
            </w:pPr>
            <w:r>
              <w:rPr>
                <w:rFonts w:hint="eastAsia"/>
              </w:rPr>
              <w:t>时间戳服务</w:t>
            </w:r>
          </w:p>
        </w:tc>
        <w:tc>
          <w:tcPr>
            <w:tcW w:w="1126" w:type="pct"/>
            <w:shd w:val="clear" w:color="auto" w:fill="FFFFFF"/>
            <w:vAlign w:val="center"/>
          </w:tcPr>
          <w:p w14:paraId="756C7278">
            <w:pPr>
              <w:pStyle w:val="30"/>
            </w:pPr>
            <w:r>
              <w:rPr>
                <w:rFonts w:hint="eastAsia"/>
              </w:rPr>
              <w:t>基于密码设备为用户提供时间戳签发、响应、解析以及时间戳有效性等多种安全功能，实现时间节点的真实性验证功能。</w:t>
            </w:r>
          </w:p>
        </w:tc>
        <w:tc>
          <w:tcPr>
            <w:tcW w:w="467" w:type="pct"/>
            <w:shd w:val="clear" w:color="auto" w:fill="FFFFFF"/>
            <w:vAlign w:val="center"/>
          </w:tcPr>
          <w:p w14:paraId="5C7050D1">
            <w:pPr>
              <w:pStyle w:val="30"/>
            </w:pPr>
            <w:r>
              <w:rPr>
                <w:rFonts w:hint="eastAsia"/>
              </w:rPr>
              <w:t>/</w:t>
            </w:r>
          </w:p>
        </w:tc>
        <w:tc>
          <w:tcPr>
            <w:tcW w:w="599" w:type="pct"/>
            <w:shd w:val="clear" w:color="auto" w:fill="FFFFFF"/>
            <w:noWrap/>
            <w:vAlign w:val="center"/>
          </w:tcPr>
          <w:p w14:paraId="5BD93911">
            <w:pPr>
              <w:pStyle w:val="30"/>
            </w:pPr>
            <w:r>
              <w:rPr>
                <w:rFonts w:hint="eastAsia"/>
              </w:rPr>
              <w:t>/</w:t>
            </w:r>
          </w:p>
        </w:tc>
        <w:tc>
          <w:tcPr>
            <w:tcW w:w="467" w:type="pct"/>
            <w:shd w:val="clear" w:color="auto" w:fill="FFFFFF"/>
            <w:noWrap/>
            <w:vAlign w:val="center"/>
          </w:tcPr>
          <w:p w14:paraId="376F2488">
            <w:pPr>
              <w:pStyle w:val="30"/>
            </w:pPr>
            <w:r>
              <w:rPr>
                <w:rFonts w:hint="eastAsia"/>
              </w:rPr>
              <w:t>/</w:t>
            </w:r>
          </w:p>
        </w:tc>
        <w:tc>
          <w:tcPr>
            <w:tcW w:w="972" w:type="pct"/>
            <w:shd w:val="clear" w:color="auto" w:fill="FFFFFF"/>
            <w:noWrap/>
            <w:vAlign w:val="center"/>
          </w:tcPr>
          <w:p w14:paraId="3DD949B3">
            <w:pPr>
              <w:pStyle w:val="30"/>
            </w:pPr>
            <w:r>
              <w:rPr>
                <w:rFonts w:hint="eastAsia"/>
              </w:rPr>
              <w:t>/</w:t>
            </w:r>
          </w:p>
        </w:tc>
      </w:tr>
      <w:tr w14:paraId="59BA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408" w:type="pct"/>
            <w:shd w:val="clear" w:color="auto" w:fill="FFFFFF"/>
            <w:noWrap/>
            <w:vAlign w:val="center"/>
          </w:tcPr>
          <w:p w14:paraId="4F9BAC6E">
            <w:pPr>
              <w:pStyle w:val="30"/>
            </w:pPr>
            <w:r>
              <w:rPr>
                <w:rFonts w:hint="eastAsia"/>
              </w:rPr>
              <w:t>4</w:t>
            </w:r>
          </w:p>
        </w:tc>
        <w:tc>
          <w:tcPr>
            <w:tcW w:w="267" w:type="pct"/>
            <w:vMerge w:val="continue"/>
            <w:shd w:val="clear" w:color="auto" w:fill="FFFFFF"/>
            <w:vAlign w:val="center"/>
          </w:tcPr>
          <w:p w14:paraId="2232D0D4">
            <w:pPr>
              <w:pStyle w:val="30"/>
            </w:pPr>
          </w:p>
        </w:tc>
        <w:tc>
          <w:tcPr>
            <w:tcW w:w="303" w:type="pct"/>
            <w:vMerge w:val="continue"/>
            <w:shd w:val="clear" w:color="auto" w:fill="FFFFFF"/>
            <w:vAlign w:val="center"/>
          </w:tcPr>
          <w:p w14:paraId="128218D4">
            <w:pPr>
              <w:pStyle w:val="30"/>
            </w:pPr>
          </w:p>
        </w:tc>
        <w:tc>
          <w:tcPr>
            <w:tcW w:w="386" w:type="pct"/>
            <w:shd w:val="clear" w:color="auto" w:fill="FFFFFF"/>
            <w:vAlign w:val="center"/>
          </w:tcPr>
          <w:p w14:paraId="23FF3F41">
            <w:pPr>
              <w:pStyle w:val="30"/>
            </w:pPr>
            <w:r>
              <w:rPr>
                <w:rFonts w:hint="eastAsia"/>
              </w:rPr>
              <w:t>签名验签服务</w:t>
            </w:r>
          </w:p>
        </w:tc>
        <w:tc>
          <w:tcPr>
            <w:tcW w:w="1126" w:type="pct"/>
            <w:shd w:val="clear" w:color="auto" w:fill="FFFFFF"/>
            <w:vAlign w:val="center"/>
          </w:tcPr>
          <w:p w14:paraId="122A69F9">
            <w:pPr>
              <w:pStyle w:val="30"/>
            </w:pPr>
            <w:r>
              <w:rPr>
                <w:rFonts w:hint="eastAsia"/>
              </w:rPr>
              <w:t>基于数字证书实现信息系统中数字签名及验证功能，保障过程性数据不可篡改，过程行为的不可抵赖。</w:t>
            </w:r>
          </w:p>
        </w:tc>
        <w:tc>
          <w:tcPr>
            <w:tcW w:w="467" w:type="pct"/>
            <w:shd w:val="clear" w:color="auto" w:fill="FFFFFF"/>
            <w:vAlign w:val="center"/>
          </w:tcPr>
          <w:p w14:paraId="00302245">
            <w:pPr>
              <w:pStyle w:val="30"/>
            </w:pPr>
            <w:r>
              <w:rPr>
                <w:rFonts w:hint="eastAsia"/>
              </w:rPr>
              <w:t>是</w:t>
            </w:r>
          </w:p>
        </w:tc>
        <w:tc>
          <w:tcPr>
            <w:tcW w:w="599" w:type="pct"/>
            <w:shd w:val="clear" w:color="auto" w:fill="FFFFFF"/>
            <w:noWrap/>
            <w:vAlign w:val="center"/>
          </w:tcPr>
          <w:p w14:paraId="519F5601">
            <w:pPr>
              <w:pStyle w:val="30"/>
            </w:pPr>
            <w:r>
              <w:rPr>
                <w:rFonts w:hint="eastAsia"/>
              </w:rPr>
              <w:t>2</w:t>
            </w:r>
          </w:p>
        </w:tc>
        <w:tc>
          <w:tcPr>
            <w:tcW w:w="467" w:type="pct"/>
            <w:shd w:val="clear" w:color="auto" w:fill="FFFFFF"/>
            <w:noWrap/>
            <w:vAlign w:val="center"/>
          </w:tcPr>
          <w:p w14:paraId="68B35342">
            <w:pPr>
              <w:pStyle w:val="30"/>
            </w:pPr>
            <w:r>
              <w:rPr>
                <w:rFonts w:hint="eastAsia"/>
              </w:rPr>
              <w:t>人月</w:t>
            </w:r>
          </w:p>
        </w:tc>
        <w:tc>
          <w:tcPr>
            <w:tcW w:w="972" w:type="pct"/>
            <w:shd w:val="clear" w:color="auto" w:fill="FFFFFF"/>
            <w:noWrap/>
            <w:vAlign w:val="center"/>
          </w:tcPr>
          <w:p w14:paraId="428DEC9C">
            <w:pPr>
              <w:pStyle w:val="30"/>
            </w:pPr>
            <w:r>
              <w:rPr>
                <w:rFonts w:hint="eastAsia"/>
              </w:rPr>
              <w:t>/</w:t>
            </w:r>
          </w:p>
        </w:tc>
      </w:tr>
      <w:tr w14:paraId="38ED8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3" w:hRule="atLeast"/>
          <w:jc w:val="center"/>
        </w:trPr>
        <w:tc>
          <w:tcPr>
            <w:tcW w:w="408" w:type="pct"/>
            <w:vMerge w:val="restart"/>
            <w:shd w:val="clear" w:color="auto" w:fill="FFFFFF"/>
            <w:noWrap/>
            <w:vAlign w:val="center"/>
          </w:tcPr>
          <w:p w14:paraId="72B58699">
            <w:pPr>
              <w:pStyle w:val="30"/>
            </w:pPr>
            <w:r>
              <w:rPr>
                <w:rFonts w:hint="eastAsia"/>
              </w:rPr>
              <w:t>5</w:t>
            </w:r>
          </w:p>
        </w:tc>
        <w:tc>
          <w:tcPr>
            <w:tcW w:w="267" w:type="pct"/>
            <w:vMerge w:val="continue"/>
            <w:shd w:val="clear" w:color="auto" w:fill="FFFFFF"/>
            <w:vAlign w:val="center"/>
          </w:tcPr>
          <w:p w14:paraId="38F990C5">
            <w:pPr>
              <w:pStyle w:val="30"/>
            </w:pPr>
          </w:p>
        </w:tc>
        <w:tc>
          <w:tcPr>
            <w:tcW w:w="303" w:type="pct"/>
            <w:vMerge w:val="continue"/>
            <w:shd w:val="clear" w:color="auto" w:fill="FFFFFF"/>
            <w:vAlign w:val="center"/>
          </w:tcPr>
          <w:p w14:paraId="5933B2B3">
            <w:pPr>
              <w:pStyle w:val="30"/>
            </w:pPr>
          </w:p>
        </w:tc>
        <w:tc>
          <w:tcPr>
            <w:tcW w:w="386" w:type="pct"/>
            <w:vMerge w:val="restart"/>
            <w:shd w:val="clear" w:color="auto" w:fill="FFFFFF"/>
            <w:vAlign w:val="center"/>
          </w:tcPr>
          <w:p w14:paraId="2F5B74C4">
            <w:pPr>
              <w:pStyle w:val="30"/>
            </w:pPr>
            <w:r>
              <w:rPr>
                <w:rFonts w:hint="eastAsia"/>
              </w:rPr>
              <w:t>可信密码服务</w:t>
            </w:r>
          </w:p>
        </w:tc>
        <w:tc>
          <w:tcPr>
            <w:tcW w:w="1126" w:type="pct"/>
            <w:shd w:val="clear" w:color="auto" w:fill="FFFFFF"/>
            <w:vAlign w:val="center"/>
          </w:tcPr>
          <w:p w14:paraId="629B40B8">
            <w:pPr>
              <w:pStyle w:val="30"/>
            </w:pPr>
            <w:r>
              <w:rPr>
                <w:rFonts w:hint="eastAsia"/>
              </w:rPr>
              <w:t>基于密码机、服务器密码机为应用系统提供数据加解密服务，满足密评工作中对“数据机密性的密码技术”的保护要求。</w:t>
            </w:r>
          </w:p>
          <w:p w14:paraId="790EB18D">
            <w:pPr>
              <w:pStyle w:val="30"/>
            </w:pPr>
            <w:r>
              <w:rPr>
                <w:rFonts w:hint="eastAsia"/>
              </w:rPr>
              <w:t>线路加密（硬件）</w:t>
            </w:r>
          </w:p>
          <w:p w14:paraId="43BE5ED7">
            <w:pPr>
              <w:pStyle w:val="30"/>
            </w:pPr>
            <w:r>
              <w:rPr>
                <w:rFonts w:hint="eastAsia"/>
              </w:rPr>
              <w:t>对大沽路到IDC两根线路提供加密服务，2台加密机</w:t>
            </w:r>
          </w:p>
        </w:tc>
        <w:tc>
          <w:tcPr>
            <w:tcW w:w="467" w:type="pct"/>
            <w:shd w:val="clear" w:color="auto" w:fill="FFFFFF"/>
            <w:vAlign w:val="center"/>
          </w:tcPr>
          <w:p w14:paraId="7949383E">
            <w:pPr>
              <w:pStyle w:val="30"/>
            </w:pPr>
            <w:r>
              <w:rPr>
                <w:rFonts w:hint="eastAsia"/>
              </w:rPr>
              <w:t>是</w:t>
            </w:r>
          </w:p>
        </w:tc>
        <w:tc>
          <w:tcPr>
            <w:tcW w:w="599" w:type="pct"/>
            <w:shd w:val="clear" w:color="auto" w:fill="FFFFFF"/>
            <w:noWrap/>
            <w:vAlign w:val="center"/>
          </w:tcPr>
          <w:p w14:paraId="08FF9013">
            <w:pPr>
              <w:pStyle w:val="30"/>
            </w:pPr>
            <w:r>
              <w:rPr>
                <w:rFonts w:hint="eastAsia"/>
              </w:rPr>
              <w:t>2</w:t>
            </w:r>
          </w:p>
        </w:tc>
        <w:tc>
          <w:tcPr>
            <w:tcW w:w="467" w:type="pct"/>
            <w:shd w:val="clear" w:color="auto" w:fill="FFFFFF"/>
            <w:noWrap/>
            <w:vAlign w:val="center"/>
          </w:tcPr>
          <w:p w14:paraId="4F46CB98">
            <w:pPr>
              <w:pStyle w:val="30"/>
            </w:pPr>
            <w:r>
              <w:rPr>
                <w:rFonts w:hint="eastAsia"/>
              </w:rPr>
              <w:t>台</w:t>
            </w:r>
          </w:p>
        </w:tc>
        <w:tc>
          <w:tcPr>
            <w:tcW w:w="972" w:type="pct"/>
            <w:vMerge w:val="restart"/>
            <w:shd w:val="clear" w:color="auto" w:fill="FFFFFF"/>
            <w:noWrap/>
            <w:vAlign w:val="center"/>
          </w:tcPr>
          <w:p w14:paraId="69FD63E0">
            <w:pPr>
              <w:pStyle w:val="30"/>
            </w:pPr>
            <w:r>
              <w:rPr>
                <w:rFonts w:hint="eastAsia"/>
              </w:rPr>
              <w:t>线路加密服务</w:t>
            </w:r>
          </w:p>
        </w:tc>
      </w:tr>
      <w:tr w14:paraId="4E187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2" w:hRule="atLeast"/>
          <w:jc w:val="center"/>
        </w:trPr>
        <w:tc>
          <w:tcPr>
            <w:tcW w:w="408" w:type="pct"/>
            <w:vMerge w:val="continue"/>
            <w:shd w:val="clear" w:color="auto" w:fill="FFFFFF"/>
            <w:noWrap/>
            <w:vAlign w:val="center"/>
          </w:tcPr>
          <w:p w14:paraId="0BE82414">
            <w:pPr>
              <w:pStyle w:val="30"/>
            </w:pPr>
          </w:p>
        </w:tc>
        <w:tc>
          <w:tcPr>
            <w:tcW w:w="267" w:type="pct"/>
            <w:vMerge w:val="continue"/>
            <w:shd w:val="clear" w:color="auto" w:fill="FFFFFF"/>
            <w:vAlign w:val="center"/>
          </w:tcPr>
          <w:p w14:paraId="63BCCE3B">
            <w:pPr>
              <w:pStyle w:val="30"/>
            </w:pPr>
          </w:p>
        </w:tc>
        <w:tc>
          <w:tcPr>
            <w:tcW w:w="303" w:type="pct"/>
            <w:vMerge w:val="continue"/>
            <w:shd w:val="clear" w:color="auto" w:fill="FFFFFF"/>
            <w:vAlign w:val="center"/>
          </w:tcPr>
          <w:p w14:paraId="5D40ABC3">
            <w:pPr>
              <w:pStyle w:val="30"/>
            </w:pPr>
          </w:p>
        </w:tc>
        <w:tc>
          <w:tcPr>
            <w:tcW w:w="386" w:type="pct"/>
            <w:vMerge w:val="continue"/>
            <w:shd w:val="clear" w:color="auto" w:fill="FFFFFF"/>
            <w:vAlign w:val="center"/>
          </w:tcPr>
          <w:p w14:paraId="150A3B1F">
            <w:pPr>
              <w:pStyle w:val="30"/>
            </w:pPr>
          </w:p>
        </w:tc>
        <w:tc>
          <w:tcPr>
            <w:tcW w:w="1126" w:type="pct"/>
            <w:shd w:val="clear" w:color="auto" w:fill="FFFFFF"/>
            <w:vAlign w:val="center"/>
          </w:tcPr>
          <w:p w14:paraId="448AE196">
            <w:pPr>
              <w:pStyle w:val="30"/>
            </w:pPr>
            <w:r>
              <w:rPr>
                <w:rFonts w:hint="eastAsia"/>
              </w:rPr>
              <w:t>线路加密</w:t>
            </w:r>
          </w:p>
          <w:p w14:paraId="1EFD22B8">
            <w:pPr>
              <w:pStyle w:val="30"/>
            </w:pPr>
            <w:r>
              <w:rPr>
                <w:rFonts w:hint="eastAsia"/>
              </w:rPr>
              <w:t>对宣传部到IDC一根线路提供加密服务，1台加密机，含10M线路</w:t>
            </w:r>
          </w:p>
        </w:tc>
        <w:tc>
          <w:tcPr>
            <w:tcW w:w="467" w:type="pct"/>
            <w:shd w:val="clear" w:color="auto" w:fill="FFFFFF"/>
            <w:vAlign w:val="center"/>
          </w:tcPr>
          <w:p w14:paraId="70299D8B">
            <w:pPr>
              <w:pStyle w:val="30"/>
            </w:pPr>
            <w:r>
              <w:rPr>
                <w:rFonts w:hint="eastAsia"/>
              </w:rPr>
              <w:t>是</w:t>
            </w:r>
          </w:p>
        </w:tc>
        <w:tc>
          <w:tcPr>
            <w:tcW w:w="599" w:type="pct"/>
            <w:shd w:val="clear" w:color="auto" w:fill="FFFFFF"/>
            <w:noWrap/>
            <w:vAlign w:val="center"/>
          </w:tcPr>
          <w:p w14:paraId="078DE040">
            <w:pPr>
              <w:pStyle w:val="30"/>
            </w:pPr>
            <w:r>
              <w:rPr>
                <w:rFonts w:hint="eastAsia"/>
              </w:rPr>
              <w:t>1</w:t>
            </w:r>
          </w:p>
        </w:tc>
        <w:tc>
          <w:tcPr>
            <w:tcW w:w="467" w:type="pct"/>
            <w:shd w:val="clear" w:color="auto" w:fill="FFFFFF"/>
            <w:noWrap/>
            <w:vAlign w:val="center"/>
          </w:tcPr>
          <w:p w14:paraId="68E0A960">
            <w:pPr>
              <w:pStyle w:val="30"/>
            </w:pPr>
            <w:r>
              <w:rPr>
                <w:rFonts w:hint="eastAsia"/>
              </w:rPr>
              <w:t>项</w:t>
            </w:r>
          </w:p>
        </w:tc>
        <w:tc>
          <w:tcPr>
            <w:tcW w:w="972" w:type="pct"/>
            <w:vMerge w:val="continue"/>
            <w:shd w:val="clear" w:color="auto" w:fill="FFFFFF"/>
            <w:noWrap/>
            <w:vAlign w:val="center"/>
          </w:tcPr>
          <w:p w14:paraId="0DCEB593">
            <w:pPr>
              <w:pStyle w:val="30"/>
            </w:pPr>
          </w:p>
        </w:tc>
      </w:tr>
      <w:tr w14:paraId="66D6C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2" w:hRule="atLeast"/>
          <w:jc w:val="center"/>
        </w:trPr>
        <w:tc>
          <w:tcPr>
            <w:tcW w:w="408" w:type="pct"/>
            <w:vMerge w:val="continue"/>
            <w:shd w:val="clear" w:color="auto" w:fill="FFFFFF"/>
            <w:noWrap/>
            <w:vAlign w:val="center"/>
          </w:tcPr>
          <w:p w14:paraId="1BE23D96">
            <w:pPr>
              <w:pStyle w:val="30"/>
            </w:pPr>
          </w:p>
        </w:tc>
        <w:tc>
          <w:tcPr>
            <w:tcW w:w="267" w:type="pct"/>
            <w:vMerge w:val="continue"/>
            <w:shd w:val="clear" w:color="auto" w:fill="FFFFFF"/>
            <w:vAlign w:val="center"/>
          </w:tcPr>
          <w:p w14:paraId="516161E8">
            <w:pPr>
              <w:pStyle w:val="30"/>
            </w:pPr>
          </w:p>
        </w:tc>
        <w:tc>
          <w:tcPr>
            <w:tcW w:w="303" w:type="pct"/>
            <w:vMerge w:val="continue"/>
            <w:shd w:val="clear" w:color="auto" w:fill="FFFFFF"/>
            <w:vAlign w:val="center"/>
          </w:tcPr>
          <w:p w14:paraId="1FF5E6E3">
            <w:pPr>
              <w:pStyle w:val="30"/>
            </w:pPr>
          </w:p>
        </w:tc>
        <w:tc>
          <w:tcPr>
            <w:tcW w:w="386" w:type="pct"/>
            <w:vMerge w:val="continue"/>
            <w:shd w:val="clear" w:color="auto" w:fill="FFFFFF"/>
            <w:vAlign w:val="center"/>
          </w:tcPr>
          <w:p w14:paraId="37A751A1">
            <w:pPr>
              <w:pStyle w:val="30"/>
            </w:pPr>
          </w:p>
        </w:tc>
        <w:tc>
          <w:tcPr>
            <w:tcW w:w="1126" w:type="pct"/>
            <w:shd w:val="clear" w:color="auto" w:fill="FFFFFF"/>
            <w:vAlign w:val="center"/>
          </w:tcPr>
          <w:p w14:paraId="28F36C0D">
            <w:pPr>
              <w:pStyle w:val="30"/>
            </w:pPr>
            <w:r>
              <w:rPr>
                <w:rFonts w:hint="eastAsia"/>
              </w:rPr>
              <w:t>人工服务</w:t>
            </w:r>
          </w:p>
        </w:tc>
        <w:tc>
          <w:tcPr>
            <w:tcW w:w="467" w:type="pct"/>
            <w:shd w:val="clear" w:color="auto" w:fill="FFFFFF"/>
            <w:vAlign w:val="center"/>
          </w:tcPr>
          <w:p w14:paraId="1D84EB0B">
            <w:pPr>
              <w:pStyle w:val="30"/>
            </w:pPr>
            <w:r>
              <w:rPr>
                <w:rFonts w:hint="eastAsia"/>
              </w:rPr>
              <w:t>是</w:t>
            </w:r>
          </w:p>
        </w:tc>
        <w:tc>
          <w:tcPr>
            <w:tcW w:w="599" w:type="pct"/>
            <w:shd w:val="clear" w:color="auto" w:fill="FFFFFF"/>
            <w:noWrap/>
            <w:vAlign w:val="center"/>
          </w:tcPr>
          <w:p w14:paraId="0F39C0F1">
            <w:pPr>
              <w:pStyle w:val="30"/>
            </w:pPr>
            <w:r>
              <w:rPr>
                <w:rFonts w:hint="eastAsia"/>
              </w:rPr>
              <w:t>1</w:t>
            </w:r>
          </w:p>
        </w:tc>
        <w:tc>
          <w:tcPr>
            <w:tcW w:w="467" w:type="pct"/>
            <w:shd w:val="clear" w:color="auto" w:fill="FFFFFF"/>
            <w:noWrap/>
            <w:vAlign w:val="center"/>
          </w:tcPr>
          <w:p w14:paraId="35AB9D04">
            <w:pPr>
              <w:pStyle w:val="30"/>
            </w:pPr>
            <w:r>
              <w:rPr>
                <w:rFonts w:hint="eastAsia"/>
              </w:rPr>
              <w:t>人月</w:t>
            </w:r>
          </w:p>
        </w:tc>
        <w:tc>
          <w:tcPr>
            <w:tcW w:w="972" w:type="pct"/>
            <w:vMerge w:val="continue"/>
            <w:shd w:val="clear" w:color="auto" w:fill="FFFFFF"/>
            <w:noWrap/>
            <w:vAlign w:val="center"/>
          </w:tcPr>
          <w:p w14:paraId="13B37687">
            <w:pPr>
              <w:pStyle w:val="30"/>
            </w:pPr>
          </w:p>
        </w:tc>
      </w:tr>
      <w:tr w14:paraId="2EEEC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0" w:hRule="atLeast"/>
          <w:jc w:val="center"/>
        </w:trPr>
        <w:tc>
          <w:tcPr>
            <w:tcW w:w="408" w:type="pct"/>
            <w:shd w:val="clear" w:color="auto" w:fill="FFFFFF"/>
            <w:noWrap/>
            <w:vAlign w:val="center"/>
          </w:tcPr>
          <w:p w14:paraId="584BA92E">
            <w:pPr>
              <w:pStyle w:val="30"/>
            </w:pPr>
            <w:r>
              <w:rPr>
                <w:rFonts w:hint="eastAsia"/>
              </w:rPr>
              <w:t>6</w:t>
            </w:r>
          </w:p>
        </w:tc>
        <w:tc>
          <w:tcPr>
            <w:tcW w:w="267" w:type="pct"/>
            <w:vMerge w:val="restart"/>
            <w:shd w:val="clear" w:color="auto" w:fill="FFFFFF"/>
            <w:vAlign w:val="center"/>
          </w:tcPr>
          <w:p w14:paraId="69A62173">
            <w:pPr>
              <w:pStyle w:val="30"/>
            </w:pPr>
            <w:r>
              <w:rPr>
                <w:rFonts w:hint="eastAsia"/>
              </w:rPr>
              <w:t>认证服务</w:t>
            </w:r>
          </w:p>
        </w:tc>
        <w:tc>
          <w:tcPr>
            <w:tcW w:w="303" w:type="pct"/>
            <w:shd w:val="clear" w:color="auto" w:fill="FFFFFF"/>
            <w:vAlign w:val="center"/>
          </w:tcPr>
          <w:p w14:paraId="255E2D84">
            <w:pPr>
              <w:pStyle w:val="30"/>
            </w:pPr>
            <w:r>
              <w:rPr>
                <w:rFonts w:hint="eastAsia"/>
              </w:rPr>
              <w:t>身份认证服务</w:t>
            </w:r>
          </w:p>
        </w:tc>
        <w:tc>
          <w:tcPr>
            <w:tcW w:w="386" w:type="pct"/>
            <w:shd w:val="clear" w:color="auto" w:fill="FFFFFF"/>
            <w:vAlign w:val="center"/>
          </w:tcPr>
          <w:p w14:paraId="2904FAA5">
            <w:pPr>
              <w:pStyle w:val="30"/>
            </w:pPr>
            <w:r>
              <w:rPr>
                <w:rFonts w:hint="eastAsia"/>
              </w:rPr>
              <w:t>身份认证服务</w:t>
            </w:r>
          </w:p>
        </w:tc>
        <w:tc>
          <w:tcPr>
            <w:tcW w:w="1126" w:type="pct"/>
            <w:shd w:val="clear" w:color="auto" w:fill="FFFFFF"/>
            <w:vAlign w:val="center"/>
          </w:tcPr>
          <w:p w14:paraId="3F104FAD">
            <w:pPr>
              <w:pStyle w:val="30"/>
            </w:pPr>
            <w:r>
              <w:rPr>
                <w:rFonts w:hint="eastAsia"/>
              </w:rPr>
              <w:t>1.基于权威认证源，提供安全、可靠、灵活的自然人身份真实性核验服务，支持多源身份认证和多端身份认证；</w:t>
            </w:r>
            <w:r>
              <w:rPr>
                <w:rFonts w:hint="eastAsia"/>
              </w:rPr>
              <w:br w:type="textWrapping"/>
            </w:r>
            <w:r>
              <w:rPr>
                <w:rFonts w:hint="eastAsia"/>
              </w:rPr>
              <w:t>2.基于权威组织数据，提供公务人员的统一身份管理服务，如统一身份认证、登录、跨域单点登录和政务微信统一登录</w:t>
            </w:r>
            <w:r>
              <w:rPr>
                <w:rFonts w:hint="eastAsia"/>
              </w:rPr>
              <w:br w:type="textWrapping"/>
            </w:r>
            <w:r>
              <w:rPr>
                <w:rFonts w:hint="eastAsia"/>
              </w:rPr>
              <w:t>服务。</w:t>
            </w:r>
          </w:p>
        </w:tc>
        <w:tc>
          <w:tcPr>
            <w:tcW w:w="467" w:type="pct"/>
            <w:shd w:val="clear" w:color="auto" w:fill="FFFFFF"/>
            <w:vAlign w:val="center"/>
          </w:tcPr>
          <w:p w14:paraId="6FCD817A">
            <w:pPr>
              <w:pStyle w:val="30"/>
            </w:pPr>
            <w:r>
              <w:rPr>
                <w:rFonts w:hint="eastAsia"/>
              </w:rPr>
              <w:t>/</w:t>
            </w:r>
          </w:p>
        </w:tc>
        <w:tc>
          <w:tcPr>
            <w:tcW w:w="599" w:type="pct"/>
            <w:shd w:val="clear" w:color="auto" w:fill="FFFFFF"/>
            <w:noWrap/>
            <w:vAlign w:val="center"/>
          </w:tcPr>
          <w:p w14:paraId="39ED1929">
            <w:pPr>
              <w:pStyle w:val="30"/>
            </w:pPr>
            <w:r>
              <w:rPr>
                <w:rFonts w:hint="eastAsia"/>
              </w:rPr>
              <w:t>/</w:t>
            </w:r>
          </w:p>
        </w:tc>
        <w:tc>
          <w:tcPr>
            <w:tcW w:w="467" w:type="pct"/>
            <w:shd w:val="clear" w:color="auto" w:fill="FFFFFF"/>
            <w:noWrap/>
            <w:vAlign w:val="center"/>
          </w:tcPr>
          <w:p w14:paraId="57EB0CD7">
            <w:pPr>
              <w:pStyle w:val="30"/>
            </w:pPr>
            <w:r>
              <w:rPr>
                <w:rFonts w:hint="eastAsia"/>
              </w:rPr>
              <w:t>/</w:t>
            </w:r>
          </w:p>
        </w:tc>
        <w:tc>
          <w:tcPr>
            <w:tcW w:w="972" w:type="pct"/>
            <w:shd w:val="clear" w:color="auto" w:fill="FFFFFF"/>
            <w:noWrap/>
            <w:vAlign w:val="center"/>
          </w:tcPr>
          <w:p w14:paraId="6F5870DD">
            <w:pPr>
              <w:pStyle w:val="30"/>
            </w:pPr>
            <w:r>
              <w:rPr>
                <w:rFonts w:hint="eastAsia"/>
              </w:rPr>
              <w:t>/</w:t>
            </w:r>
          </w:p>
        </w:tc>
      </w:tr>
      <w:tr w14:paraId="593A0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408" w:type="pct"/>
            <w:shd w:val="clear" w:color="auto" w:fill="FFFFFF"/>
            <w:noWrap/>
            <w:vAlign w:val="center"/>
          </w:tcPr>
          <w:p w14:paraId="19B6ABB2">
            <w:pPr>
              <w:pStyle w:val="30"/>
            </w:pPr>
            <w:r>
              <w:rPr>
                <w:rFonts w:hint="eastAsia"/>
              </w:rPr>
              <w:t>7</w:t>
            </w:r>
          </w:p>
        </w:tc>
        <w:tc>
          <w:tcPr>
            <w:tcW w:w="267" w:type="pct"/>
            <w:vMerge w:val="continue"/>
            <w:shd w:val="clear" w:color="auto" w:fill="FFFFFF"/>
            <w:vAlign w:val="center"/>
          </w:tcPr>
          <w:p w14:paraId="0FE5891C">
            <w:pPr>
              <w:pStyle w:val="30"/>
            </w:pPr>
          </w:p>
        </w:tc>
        <w:tc>
          <w:tcPr>
            <w:tcW w:w="303" w:type="pct"/>
            <w:shd w:val="clear" w:color="auto" w:fill="FFFFFF"/>
            <w:vAlign w:val="center"/>
          </w:tcPr>
          <w:p w14:paraId="73C9A88C">
            <w:pPr>
              <w:pStyle w:val="30"/>
            </w:pPr>
            <w:r>
              <w:rPr>
                <w:rFonts w:hint="eastAsia"/>
              </w:rPr>
              <w:t>数字证书服务</w:t>
            </w:r>
          </w:p>
        </w:tc>
        <w:tc>
          <w:tcPr>
            <w:tcW w:w="386" w:type="pct"/>
            <w:shd w:val="clear" w:color="auto" w:fill="FFFFFF"/>
            <w:vAlign w:val="center"/>
          </w:tcPr>
          <w:p w14:paraId="1A53F79A">
            <w:pPr>
              <w:pStyle w:val="30"/>
            </w:pPr>
            <w:r>
              <w:rPr>
                <w:rFonts w:hint="eastAsia"/>
              </w:rPr>
              <w:t>数字证书服务</w:t>
            </w:r>
          </w:p>
        </w:tc>
        <w:tc>
          <w:tcPr>
            <w:tcW w:w="1126" w:type="pct"/>
            <w:shd w:val="clear" w:color="auto" w:fill="FFFFFF"/>
            <w:vAlign w:val="center"/>
          </w:tcPr>
          <w:p w14:paraId="224E826C">
            <w:pPr>
              <w:pStyle w:val="30"/>
            </w:pPr>
            <w:r>
              <w:rPr>
                <w:rFonts w:hint="eastAsia"/>
              </w:rPr>
              <w:t>提供公务人员证书、SSL证书、时间戳、设备身份、代码签名证书签发能力等服务</w:t>
            </w:r>
          </w:p>
        </w:tc>
        <w:tc>
          <w:tcPr>
            <w:tcW w:w="467" w:type="pct"/>
            <w:shd w:val="clear" w:color="auto" w:fill="FFFFFF"/>
            <w:vAlign w:val="center"/>
          </w:tcPr>
          <w:p w14:paraId="38EE3AE8">
            <w:pPr>
              <w:pStyle w:val="30"/>
            </w:pPr>
            <w:r>
              <w:rPr>
                <w:rFonts w:hint="eastAsia"/>
              </w:rPr>
              <w:t>是</w:t>
            </w:r>
          </w:p>
        </w:tc>
        <w:tc>
          <w:tcPr>
            <w:tcW w:w="599" w:type="pct"/>
            <w:shd w:val="clear" w:color="auto" w:fill="FFFFFF"/>
            <w:noWrap/>
            <w:vAlign w:val="center"/>
          </w:tcPr>
          <w:p w14:paraId="2656AFAC">
            <w:pPr>
              <w:pStyle w:val="30"/>
            </w:pPr>
            <w:r>
              <w:rPr>
                <w:rFonts w:hint="eastAsia"/>
              </w:rPr>
              <w:t>4</w:t>
            </w:r>
          </w:p>
        </w:tc>
        <w:tc>
          <w:tcPr>
            <w:tcW w:w="467" w:type="pct"/>
            <w:shd w:val="clear" w:color="auto" w:fill="FFFFFF"/>
            <w:noWrap/>
            <w:vAlign w:val="center"/>
          </w:tcPr>
          <w:p w14:paraId="669E27B5">
            <w:pPr>
              <w:pStyle w:val="30"/>
            </w:pPr>
            <w:r>
              <w:rPr>
                <w:rFonts w:hint="eastAsia"/>
              </w:rPr>
              <w:t>套</w:t>
            </w:r>
          </w:p>
        </w:tc>
        <w:tc>
          <w:tcPr>
            <w:tcW w:w="972" w:type="pct"/>
            <w:shd w:val="clear" w:color="auto" w:fill="FFFFFF"/>
            <w:noWrap/>
            <w:vAlign w:val="center"/>
          </w:tcPr>
          <w:p w14:paraId="5C663CDE">
            <w:pPr>
              <w:pStyle w:val="30"/>
            </w:pPr>
            <w:r>
              <w:rPr>
                <w:rFonts w:hint="eastAsia"/>
              </w:rPr>
              <w:t>其他安全服务</w:t>
            </w:r>
          </w:p>
        </w:tc>
      </w:tr>
    </w:tbl>
    <w:p w14:paraId="219184CB">
      <w:pPr>
        <w:ind w:firstLine="480"/>
      </w:pPr>
      <w:r>
        <w:rPr>
          <w:rFonts w:hint="eastAsia"/>
        </w:rPr>
        <w:t>注：下表为除了PAAS、IAAS以外，本次安全部分新增条目：</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4"/>
        <w:gridCol w:w="1153"/>
        <w:gridCol w:w="919"/>
        <w:gridCol w:w="1153"/>
        <w:gridCol w:w="1388"/>
        <w:gridCol w:w="684"/>
        <w:gridCol w:w="684"/>
        <w:gridCol w:w="1857"/>
      </w:tblGrid>
      <w:tr w14:paraId="16C7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73" w:type="pct"/>
            <w:tcBorders>
              <w:tl2br w:val="nil"/>
            </w:tcBorders>
            <w:shd w:val="clear" w:color="auto" w:fill="FFFFFF"/>
            <w:noWrap/>
            <w:vAlign w:val="center"/>
          </w:tcPr>
          <w:p w14:paraId="66A03443">
            <w:pPr>
              <w:pStyle w:val="30"/>
            </w:pPr>
            <w:r>
              <w:rPr>
                <w:rFonts w:hint="eastAsia"/>
              </w:rPr>
              <w:t>序号</w:t>
            </w:r>
          </w:p>
        </w:tc>
        <w:tc>
          <w:tcPr>
            <w:tcW w:w="619" w:type="pct"/>
            <w:shd w:val="clear" w:color="auto" w:fill="FFFFFF"/>
            <w:noWrap/>
            <w:vAlign w:val="center"/>
          </w:tcPr>
          <w:p w14:paraId="2B01EA59">
            <w:pPr>
              <w:pStyle w:val="30"/>
            </w:pPr>
            <w:r>
              <w:rPr>
                <w:rFonts w:hint="eastAsia"/>
              </w:rPr>
              <w:t>服务子类</w:t>
            </w:r>
          </w:p>
        </w:tc>
        <w:tc>
          <w:tcPr>
            <w:tcW w:w="496" w:type="pct"/>
            <w:shd w:val="clear" w:color="auto" w:fill="FFFFFF"/>
            <w:noWrap/>
            <w:vAlign w:val="center"/>
          </w:tcPr>
          <w:p w14:paraId="0388236A">
            <w:pPr>
              <w:pStyle w:val="30"/>
            </w:pPr>
            <w:r>
              <w:rPr>
                <w:rFonts w:hint="eastAsia"/>
              </w:rPr>
              <w:t>服务项</w:t>
            </w:r>
          </w:p>
        </w:tc>
        <w:tc>
          <w:tcPr>
            <w:tcW w:w="619" w:type="pct"/>
            <w:shd w:val="clear" w:color="auto" w:fill="FFFFFF"/>
            <w:noWrap/>
            <w:vAlign w:val="center"/>
          </w:tcPr>
          <w:p w14:paraId="18C34D23">
            <w:pPr>
              <w:pStyle w:val="30"/>
            </w:pPr>
            <w:r>
              <w:rPr>
                <w:rFonts w:hint="eastAsia"/>
              </w:rPr>
              <w:t>服务子项</w:t>
            </w:r>
          </w:p>
        </w:tc>
        <w:tc>
          <w:tcPr>
            <w:tcW w:w="1153" w:type="pct"/>
            <w:shd w:val="clear" w:color="auto" w:fill="FFFFFF"/>
            <w:noWrap/>
            <w:vAlign w:val="center"/>
          </w:tcPr>
          <w:p w14:paraId="1772F0F6">
            <w:pPr>
              <w:pStyle w:val="30"/>
            </w:pPr>
            <w:r>
              <w:rPr>
                <w:rFonts w:hint="eastAsia"/>
              </w:rPr>
              <w:t>服务内容</w:t>
            </w:r>
          </w:p>
        </w:tc>
        <w:tc>
          <w:tcPr>
            <w:tcW w:w="503" w:type="pct"/>
            <w:shd w:val="clear" w:color="auto" w:fill="FFFFFF"/>
            <w:noWrap/>
            <w:vAlign w:val="center"/>
          </w:tcPr>
          <w:p w14:paraId="2F92DE84">
            <w:pPr>
              <w:pStyle w:val="30"/>
            </w:pPr>
            <w:r>
              <w:rPr>
                <w:rFonts w:hint="eastAsia"/>
              </w:rPr>
              <w:t>数量</w:t>
            </w:r>
          </w:p>
        </w:tc>
        <w:tc>
          <w:tcPr>
            <w:tcW w:w="399" w:type="pct"/>
            <w:shd w:val="clear" w:color="auto" w:fill="FFFFFF"/>
            <w:noWrap/>
            <w:vAlign w:val="center"/>
          </w:tcPr>
          <w:p w14:paraId="306F3CEE">
            <w:pPr>
              <w:pStyle w:val="30"/>
            </w:pPr>
            <w:r>
              <w:rPr>
                <w:rFonts w:hint="eastAsia"/>
              </w:rPr>
              <w:t>单位</w:t>
            </w:r>
          </w:p>
        </w:tc>
        <w:tc>
          <w:tcPr>
            <w:tcW w:w="834" w:type="pct"/>
            <w:shd w:val="clear" w:color="auto" w:fill="FFFFFF"/>
            <w:noWrap/>
            <w:vAlign w:val="center"/>
          </w:tcPr>
          <w:p w14:paraId="36813B2C">
            <w:pPr>
              <w:pStyle w:val="30"/>
            </w:pPr>
            <w:r>
              <w:rPr>
                <w:rFonts w:hint="eastAsia"/>
              </w:rPr>
              <w:t>关联的安全模块</w:t>
            </w:r>
          </w:p>
        </w:tc>
      </w:tr>
      <w:tr w14:paraId="010E4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0" w:hRule="atLeast"/>
          <w:jc w:val="center"/>
        </w:trPr>
        <w:tc>
          <w:tcPr>
            <w:tcW w:w="373" w:type="pct"/>
            <w:shd w:val="clear" w:color="auto" w:fill="FFFFFF"/>
            <w:vAlign w:val="center"/>
          </w:tcPr>
          <w:p w14:paraId="0A87CD2B">
            <w:pPr>
              <w:pStyle w:val="30"/>
            </w:pPr>
            <w:r>
              <w:rPr>
                <w:rFonts w:hint="eastAsia"/>
              </w:rPr>
              <w:t>1</w:t>
            </w:r>
          </w:p>
        </w:tc>
        <w:tc>
          <w:tcPr>
            <w:tcW w:w="619" w:type="pct"/>
            <w:vMerge w:val="restart"/>
            <w:shd w:val="clear" w:color="auto" w:fill="FFFFFF"/>
            <w:vAlign w:val="center"/>
          </w:tcPr>
          <w:p w14:paraId="16D69BED">
            <w:pPr>
              <w:pStyle w:val="30"/>
            </w:pPr>
            <w:r>
              <w:rPr>
                <w:rFonts w:hint="eastAsia"/>
              </w:rPr>
              <w:t>负载均衡</w:t>
            </w:r>
          </w:p>
        </w:tc>
        <w:tc>
          <w:tcPr>
            <w:tcW w:w="496" w:type="pct"/>
            <w:vMerge w:val="restart"/>
            <w:shd w:val="clear" w:color="auto" w:fill="FFFFFF"/>
            <w:vAlign w:val="center"/>
          </w:tcPr>
          <w:p w14:paraId="42289A81">
            <w:pPr>
              <w:pStyle w:val="30"/>
            </w:pPr>
            <w:r>
              <w:rPr>
                <w:rFonts w:hint="eastAsia"/>
              </w:rPr>
              <w:t>应用负载均衡服务</w:t>
            </w:r>
          </w:p>
        </w:tc>
        <w:tc>
          <w:tcPr>
            <w:tcW w:w="619" w:type="pct"/>
            <w:shd w:val="clear" w:color="auto" w:fill="FFFFFF"/>
            <w:vAlign w:val="center"/>
          </w:tcPr>
          <w:p w14:paraId="2ABC24AD">
            <w:pPr>
              <w:pStyle w:val="30"/>
            </w:pPr>
            <w:r>
              <w:rPr>
                <w:rFonts w:hint="eastAsia"/>
              </w:rPr>
              <w:t>应用负载均衡</w:t>
            </w:r>
          </w:p>
        </w:tc>
        <w:tc>
          <w:tcPr>
            <w:tcW w:w="1153" w:type="pct"/>
            <w:shd w:val="clear" w:color="auto" w:fill="FFFFFF"/>
            <w:vAlign w:val="center"/>
          </w:tcPr>
          <w:p w14:paraId="0ED7C436">
            <w:pPr>
              <w:pStyle w:val="30"/>
            </w:pPr>
            <w:r>
              <w:rPr>
                <w:rFonts w:hint="eastAsia"/>
              </w:rPr>
              <w:t>载均衡器作为统一的流量入口，把流量分发到后端的多个节点上，实现集群的横向扩展。提供健康检查服务、网络层和应用层安全防护服务、证书管理服务、调度服务及域名URL转发服务，以提高网站、应用、数据库或其他服务的性能和可靠性。</w:t>
            </w:r>
            <w:r>
              <w:rPr>
                <w:rFonts w:hint="eastAsia"/>
              </w:rPr>
              <w:br w:type="textWrapping"/>
            </w:r>
            <w:r>
              <w:rPr>
                <w:rFonts w:hint="eastAsia"/>
              </w:rPr>
              <w:t>每天针对6个业务实时监控负载均衡监按控及保证负载可用性。</w:t>
            </w:r>
          </w:p>
        </w:tc>
        <w:tc>
          <w:tcPr>
            <w:tcW w:w="503" w:type="pct"/>
            <w:shd w:val="clear" w:color="auto" w:fill="FFFFFF"/>
            <w:vAlign w:val="center"/>
          </w:tcPr>
          <w:p w14:paraId="068F0A69">
            <w:pPr>
              <w:pStyle w:val="30"/>
            </w:pPr>
            <w:r>
              <w:rPr>
                <w:rFonts w:hint="eastAsia"/>
              </w:rPr>
              <w:t>6</w:t>
            </w:r>
          </w:p>
        </w:tc>
        <w:tc>
          <w:tcPr>
            <w:tcW w:w="399" w:type="pct"/>
            <w:shd w:val="clear" w:color="auto" w:fill="FFFFFF"/>
            <w:vAlign w:val="center"/>
          </w:tcPr>
          <w:p w14:paraId="388F19DD">
            <w:pPr>
              <w:pStyle w:val="30"/>
            </w:pPr>
            <w:r>
              <w:rPr>
                <w:rFonts w:hint="eastAsia"/>
              </w:rPr>
              <w:t>每IP</w:t>
            </w:r>
          </w:p>
        </w:tc>
        <w:tc>
          <w:tcPr>
            <w:tcW w:w="834" w:type="pct"/>
            <w:shd w:val="clear" w:color="auto" w:fill="FFFFFF"/>
            <w:vAlign w:val="center"/>
          </w:tcPr>
          <w:p w14:paraId="64E00435">
            <w:pPr>
              <w:pStyle w:val="30"/>
            </w:pPr>
            <w:r>
              <w:rPr>
                <w:rFonts w:hint="eastAsia"/>
              </w:rPr>
              <w:t>详见运维可研中安全服务章节</w:t>
            </w:r>
          </w:p>
        </w:tc>
      </w:tr>
      <w:tr w14:paraId="2B615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73" w:type="pct"/>
            <w:shd w:val="clear" w:color="auto" w:fill="FFFFFF"/>
            <w:vAlign w:val="center"/>
          </w:tcPr>
          <w:p w14:paraId="1B944203">
            <w:pPr>
              <w:pStyle w:val="30"/>
            </w:pPr>
            <w:r>
              <w:rPr>
                <w:rFonts w:hint="eastAsia"/>
              </w:rPr>
              <w:t>2</w:t>
            </w:r>
          </w:p>
        </w:tc>
        <w:tc>
          <w:tcPr>
            <w:tcW w:w="619" w:type="pct"/>
            <w:vMerge w:val="continue"/>
            <w:shd w:val="clear" w:color="auto" w:fill="FFFFFF"/>
            <w:vAlign w:val="center"/>
          </w:tcPr>
          <w:p w14:paraId="21B53519">
            <w:pPr>
              <w:pStyle w:val="30"/>
            </w:pPr>
          </w:p>
        </w:tc>
        <w:tc>
          <w:tcPr>
            <w:tcW w:w="496" w:type="pct"/>
            <w:vMerge w:val="continue"/>
            <w:shd w:val="clear" w:color="auto" w:fill="FFFFFF"/>
            <w:vAlign w:val="center"/>
          </w:tcPr>
          <w:p w14:paraId="3FC2D46A">
            <w:pPr>
              <w:pStyle w:val="30"/>
            </w:pPr>
          </w:p>
        </w:tc>
        <w:tc>
          <w:tcPr>
            <w:tcW w:w="619" w:type="pct"/>
            <w:shd w:val="clear" w:color="auto" w:fill="FFFFFF"/>
            <w:vAlign w:val="center"/>
          </w:tcPr>
          <w:p w14:paraId="305BBDEA">
            <w:pPr>
              <w:pStyle w:val="30"/>
            </w:pPr>
            <w:r>
              <w:rPr>
                <w:rFonts w:hint="eastAsia"/>
              </w:rPr>
              <w:t>人工服务</w:t>
            </w:r>
          </w:p>
        </w:tc>
        <w:tc>
          <w:tcPr>
            <w:tcW w:w="1153" w:type="pct"/>
            <w:shd w:val="clear" w:color="auto" w:fill="FFFFFF"/>
            <w:vAlign w:val="center"/>
          </w:tcPr>
          <w:p w14:paraId="4A917C3E">
            <w:pPr>
              <w:pStyle w:val="30"/>
            </w:pPr>
            <w:r>
              <w:rPr>
                <w:rFonts w:hint="eastAsia"/>
              </w:rPr>
              <w:t>涉及系统巡检、负载需求增加减少，提供相关报告</w:t>
            </w:r>
          </w:p>
        </w:tc>
        <w:tc>
          <w:tcPr>
            <w:tcW w:w="503" w:type="pct"/>
            <w:shd w:val="clear" w:color="auto" w:fill="FFFFFF"/>
            <w:vAlign w:val="center"/>
          </w:tcPr>
          <w:p w14:paraId="4A58463E">
            <w:pPr>
              <w:pStyle w:val="30"/>
            </w:pPr>
            <w:r>
              <w:rPr>
                <w:rFonts w:hint="eastAsia"/>
              </w:rPr>
              <w:t>1</w:t>
            </w:r>
          </w:p>
        </w:tc>
        <w:tc>
          <w:tcPr>
            <w:tcW w:w="399" w:type="pct"/>
            <w:shd w:val="clear" w:color="auto" w:fill="FFFFFF"/>
            <w:vAlign w:val="center"/>
          </w:tcPr>
          <w:p w14:paraId="378B8BB2">
            <w:pPr>
              <w:pStyle w:val="30"/>
            </w:pPr>
            <w:r>
              <w:rPr>
                <w:rFonts w:hint="eastAsia"/>
              </w:rPr>
              <w:t>人/月</w:t>
            </w:r>
          </w:p>
        </w:tc>
        <w:tc>
          <w:tcPr>
            <w:tcW w:w="834" w:type="pct"/>
            <w:shd w:val="clear" w:color="auto" w:fill="FFFFFF"/>
            <w:vAlign w:val="center"/>
          </w:tcPr>
          <w:p w14:paraId="7F7AF6F7">
            <w:pPr>
              <w:pStyle w:val="30"/>
            </w:pPr>
            <w:r>
              <w:rPr>
                <w:rFonts w:hint="eastAsia"/>
              </w:rPr>
              <w:t>详见运维可研中安全服务章节</w:t>
            </w:r>
          </w:p>
        </w:tc>
      </w:tr>
      <w:tr w14:paraId="0F8D6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373" w:type="pct"/>
            <w:shd w:val="clear" w:color="auto" w:fill="FFFFFF"/>
            <w:vAlign w:val="center"/>
          </w:tcPr>
          <w:p w14:paraId="4F5EDD5F">
            <w:pPr>
              <w:pStyle w:val="30"/>
            </w:pPr>
            <w:r>
              <w:rPr>
                <w:rFonts w:hint="eastAsia"/>
              </w:rPr>
              <w:t>3</w:t>
            </w:r>
          </w:p>
        </w:tc>
        <w:tc>
          <w:tcPr>
            <w:tcW w:w="619" w:type="pct"/>
            <w:vMerge w:val="restart"/>
            <w:shd w:val="clear" w:color="auto" w:fill="FFFFFF"/>
            <w:vAlign w:val="center"/>
          </w:tcPr>
          <w:p w14:paraId="055F57C9">
            <w:pPr>
              <w:pStyle w:val="30"/>
            </w:pPr>
            <w:r>
              <w:rPr>
                <w:rFonts w:hint="eastAsia"/>
              </w:rPr>
              <w:t>安全防护服务</w:t>
            </w:r>
          </w:p>
        </w:tc>
        <w:tc>
          <w:tcPr>
            <w:tcW w:w="496" w:type="pct"/>
            <w:vMerge w:val="restart"/>
            <w:shd w:val="clear" w:color="auto" w:fill="FFFFFF"/>
            <w:vAlign w:val="center"/>
          </w:tcPr>
          <w:p w14:paraId="35B77E6E">
            <w:pPr>
              <w:pStyle w:val="30"/>
            </w:pPr>
            <w:r>
              <w:rPr>
                <w:rFonts w:hint="eastAsia"/>
              </w:rPr>
              <w:t>网络访问控制服务</w:t>
            </w:r>
          </w:p>
        </w:tc>
        <w:tc>
          <w:tcPr>
            <w:tcW w:w="619" w:type="pct"/>
            <w:shd w:val="clear" w:color="auto" w:fill="FFFFFF"/>
            <w:vAlign w:val="center"/>
          </w:tcPr>
          <w:p w14:paraId="5B7A1594">
            <w:pPr>
              <w:pStyle w:val="30"/>
            </w:pPr>
            <w:r>
              <w:rPr>
                <w:rFonts w:hint="eastAsia"/>
              </w:rPr>
              <w:t>网络访问控制（硬件）</w:t>
            </w:r>
          </w:p>
        </w:tc>
        <w:tc>
          <w:tcPr>
            <w:tcW w:w="1153" w:type="pct"/>
            <w:shd w:val="clear" w:color="auto" w:fill="FFFFFF"/>
            <w:vAlign w:val="center"/>
          </w:tcPr>
          <w:p w14:paraId="759AC3E0">
            <w:pPr>
              <w:pStyle w:val="30"/>
            </w:pPr>
            <w:r>
              <w:rPr>
                <w:rFonts w:hint="eastAsia"/>
              </w:rPr>
              <w:t>防火墙，2台防火墙云边界，国资专网防火墙2台（型号华为USG6650）</w:t>
            </w:r>
            <w:r>
              <w:rPr>
                <w:rFonts w:hint="eastAsia"/>
              </w:rPr>
              <w:br w:type="textWrapping"/>
            </w:r>
            <w:r>
              <w:rPr>
                <w:rFonts w:hint="eastAsia"/>
              </w:rPr>
              <w:t>（安全管理区2台、国务院国资委防火墙1台、互联网防火墙2台，做硬件更换）</w:t>
            </w:r>
          </w:p>
        </w:tc>
        <w:tc>
          <w:tcPr>
            <w:tcW w:w="503" w:type="pct"/>
            <w:shd w:val="clear" w:color="auto" w:fill="FFFFFF"/>
            <w:vAlign w:val="center"/>
          </w:tcPr>
          <w:p w14:paraId="4D5964E8">
            <w:pPr>
              <w:pStyle w:val="30"/>
            </w:pPr>
            <w:r>
              <w:rPr>
                <w:rFonts w:hint="eastAsia"/>
              </w:rPr>
              <w:t>4</w:t>
            </w:r>
          </w:p>
        </w:tc>
        <w:tc>
          <w:tcPr>
            <w:tcW w:w="399" w:type="pct"/>
            <w:shd w:val="clear" w:color="auto" w:fill="FFFFFF"/>
            <w:vAlign w:val="center"/>
          </w:tcPr>
          <w:p w14:paraId="7980EDEC">
            <w:pPr>
              <w:pStyle w:val="30"/>
            </w:pPr>
            <w:r>
              <w:rPr>
                <w:rFonts w:hint="eastAsia"/>
              </w:rPr>
              <w:t>台</w:t>
            </w:r>
          </w:p>
        </w:tc>
        <w:tc>
          <w:tcPr>
            <w:tcW w:w="834" w:type="pct"/>
            <w:shd w:val="clear" w:color="auto" w:fill="FFFFFF"/>
            <w:vAlign w:val="center"/>
          </w:tcPr>
          <w:p w14:paraId="6234682D">
            <w:pPr>
              <w:pStyle w:val="30"/>
            </w:pPr>
            <w:r>
              <w:rPr>
                <w:rFonts w:hint="eastAsia"/>
              </w:rPr>
              <w:t>详见运维可研中安全服务章节</w:t>
            </w:r>
          </w:p>
        </w:tc>
      </w:tr>
      <w:tr w14:paraId="435A9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373" w:type="pct"/>
            <w:shd w:val="clear" w:color="auto" w:fill="FFFFFF"/>
            <w:vAlign w:val="center"/>
          </w:tcPr>
          <w:p w14:paraId="3DBB6298">
            <w:pPr>
              <w:pStyle w:val="30"/>
            </w:pPr>
            <w:r>
              <w:rPr>
                <w:rFonts w:hint="eastAsia"/>
              </w:rPr>
              <w:t>4</w:t>
            </w:r>
          </w:p>
        </w:tc>
        <w:tc>
          <w:tcPr>
            <w:tcW w:w="619" w:type="pct"/>
            <w:vMerge w:val="continue"/>
            <w:shd w:val="clear" w:color="auto" w:fill="FFFFFF"/>
            <w:vAlign w:val="center"/>
          </w:tcPr>
          <w:p w14:paraId="58C22A1F">
            <w:pPr>
              <w:pStyle w:val="30"/>
            </w:pPr>
          </w:p>
        </w:tc>
        <w:tc>
          <w:tcPr>
            <w:tcW w:w="496" w:type="pct"/>
            <w:vMerge w:val="continue"/>
            <w:shd w:val="clear" w:color="auto" w:fill="FFFFFF"/>
            <w:vAlign w:val="center"/>
          </w:tcPr>
          <w:p w14:paraId="2BD6DD5A">
            <w:pPr>
              <w:pStyle w:val="30"/>
            </w:pPr>
          </w:p>
        </w:tc>
        <w:tc>
          <w:tcPr>
            <w:tcW w:w="619" w:type="pct"/>
            <w:shd w:val="clear" w:color="auto" w:fill="FFFFFF"/>
            <w:vAlign w:val="center"/>
          </w:tcPr>
          <w:p w14:paraId="6CF6835C">
            <w:pPr>
              <w:pStyle w:val="30"/>
            </w:pPr>
            <w:r>
              <w:rPr>
                <w:rFonts w:hint="eastAsia"/>
              </w:rPr>
              <w:t>人工服务</w:t>
            </w:r>
          </w:p>
        </w:tc>
        <w:tc>
          <w:tcPr>
            <w:tcW w:w="1153" w:type="pct"/>
            <w:shd w:val="clear" w:color="auto" w:fill="FFFFFF"/>
            <w:vAlign w:val="center"/>
          </w:tcPr>
          <w:p w14:paraId="481A4D11">
            <w:pPr>
              <w:pStyle w:val="30"/>
            </w:pPr>
            <w:r>
              <w:rPr>
                <w:rFonts w:hint="eastAsia"/>
              </w:rPr>
              <w:t>涉及网络、安全流量巡检监测，防火墙配置，提供相关报告</w:t>
            </w:r>
          </w:p>
        </w:tc>
        <w:tc>
          <w:tcPr>
            <w:tcW w:w="503" w:type="pct"/>
            <w:shd w:val="clear" w:color="auto" w:fill="FFFFFF"/>
            <w:vAlign w:val="center"/>
          </w:tcPr>
          <w:p w14:paraId="340B6DB4">
            <w:pPr>
              <w:pStyle w:val="30"/>
            </w:pPr>
            <w:r>
              <w:rPr>
                <w:rFonts w:hint="eastAsia"/>
              </w:rPr>
              <w:t>1</w:t>
            </w:r>
          </w:p>
        </w:tc>
        <w:tc>
          <w:tcPr>
            <w:tcW w:w="399" w:type="pct"/>
            <w:shd w:val="clear" w:color="auto" w:fill="FFFFFF"/>
            <w:vAlign w:val="center"/>
          </w:tcPr>
          <w:p w14:paraId="357C54C7">
            <w:pPr>
              <w:pStyle w:val="30"/>
            </w:pPr>
            <w:r>
              <w:rPr>
                <w:rFonts w:hint="eastAsia"/>
              </w:rPr>
              <w:t>人/月</w:t>
            </w:r>
          </w:p>
        </w:tc>
        <w:tc>
          <w:tcPr>
            <w:tcW w:w="834" w:type="pct"/>
            <w:shd w:val="clear" w:color="auto" w:fill="FFFFFF"/>
            <w:vAlign w:val="center"/>
          </w:tcPr>
          <w:p w14:paraId="7DCD2D95">
            <w:pPr>
              <w:pStyle w:val="30"/>
            </w:pPr>
            <w:r>
              <w:rPr>
                <w:rFonts w:hint="eastAsia"/>
              </w:rPr>
              <w:t>详见运维可研中安全服务章节</w:t>
            </w:r>
          </w:p>
        </w:tc>
      </w:tr>
      <w:tr w14:paraId="1E8A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0" w:hRule="atLeast"/>
          <w:jc w:val="center"/>
        </w:trPr>
        <w:tc>
          <w:tcPr>
            <w:tcW w:w="373" w:type="pct"/>
            <w:shd w:val="clear" w:color="auto" w:fill="FFFFFF"/>
            <w:vAlign w:val="center"/>
          </w:tcPr>
          <w:p w14:paraId="067C614A">
            <w:pPr>
              <w:pStyle w:val="30"/>
            </w:pPr>
            <w:r>
              <w:rPr>
                <w:rFonts w:hint="eastAsia"/>
              </w:rPr>
              <w:t>5</w:t>
            </w:r>
          </w:p>
        </w:tc>
        <w:tc>
          <w:tcPr>
            <w:tcW w:w="619" w:type="pct"/>
            <w:vMerge w:val="continue"/>
            <w:shd w:val="clear" w:color="auto" w:fill="FFFFFF"/>
            <w:vAlign w:val="center"/>
          </w:tcPr>
          <w:p w14:paraId="6CAD155E">
            <w:pPr>
              <w:pStyle w:val="30"/>
            </w:pPr>
          </w:p>
        </w:tc>
        <w:tc>
          <w:tcPr>
            <w:tcW w:w="496" w:type="pct"/>
            <w:vMerge w:val="restart"/>
            <w:shd w:val="clear" w:color="auto" w:fill="FFFFFF"/>
            <w:vAlign w:val="center"/>
          </w:tcPr>
          <w:p w14:paraId="4719ADE9">
            <w:pPr>
              <w:pStyle w:val="30"/>
            </w:pPr>
            <w:r>
              <w:rPr>
                <w:rFonts w:hint="eastAsia"/>
              </w:rPr>
              <w:t>威胁预警监测APT安全检测服务</w:t>
            </w:r>
          </w:p>
        </w:tc>
        <w:tc>
          <w:tcPr>
            <w:tcW w:w="619" w:type="pct"/>
            <w:shd w:val="clear" w:color="auto" w:fill="FFFFFF"/>
            <w:vAlign w:val="center"/>
          </w:tcPr>
          <w:p w14:paraId="3F3199BD">
            <w:pPr>
              <w:pStyle w:val="30"/>
            </w:pPr>
            <w:r>
              <w:rPr>
                <w:rFonts w:hint="eastAsia"/>
              </w:rPr>
              <w:t>威胁预警监测APT安全检测（硬件）</w:t>
            </w:r>
          </w:p>
        </w:tc>
        <w:tc>
          <w:tcPr>
            <w:tcW w:w="1153" w:type="pct"/>
            <w:shd w:val="clear" w:color="auto" w:fill="FFFFFF"/>
            <w:vAlign w:val="center"/>
          </w:tcPr>
          <w:p w14:paraId="6CE3B62F">
            <w:pPr>
              <w:pStyle w:val="30"/>
            </w:pPr>
            <w:r>
              <w:rPr>
                <w:rFonts w:hint="eastAsia"/>
              </w:rPr>
              <w:t>对国资委威胁检测：包括静态检测（流量特征检测和文件特征/AV检测）、动态检测（系统级沙箱和应用级沙箱）、威胁情报检测和关联分析。威胁检测模块共产生四类威胁事件：网络攻击事件（流量检测）、恶意代码事件（沙箱和AV检测）、威胁情报事件和自定义策略告警（黑白名单和自定义策略）；这四类事件通过关联分析规则关联归并后生成安全事件；</w:t>
            </w:r>
            <w:r>
              <w:rPr>
                <w:rFonts w:hint="eastAsia"/>
              </w:rPr>
              <w:br w:type="textWrapping"/>
            </w:r>
            <w:r>
              <w:rPr>
                <w:rFonts w:hint="eastAsia"/>
              </w:rPr>
              <w:t>大沽路及国资委事业单位加密专线节点：4；大数据中心专线节点：1；国企专网节点：59；DMZ区节点：2，华为云节点：2，国务院国资委专线：1</w:t>
            </w:r>
          </w:p>
        </w:tc>
        <w:tc>
          <w:tcPr>
            <w:tcW w:w="503" w:type="pct"/>
            <w:shd w:val="clear" w:color="auto" w:fill="FFFFFF"/>
            <w:vAlign w:val="center"/>
          </w:tcPr>
          <w:p w14:paraId="76D110B2">
            <w:pPr>
              <w:pStyle w:val="30"/>
            </w:pPr>
            <w:r>
              <w:rPr>
                <w:rFonts w:hint="eastAsia"/>
              </w:rPr>
              <w:t>70</w:t>
            </w:r>
          </w:p>
        </w:tc>
        <w:tc>
          <w:tcPr>
            <w:tcW w:w="399" w:type="pct"/>
            <w:shd w:val="clear" w:color="auto" w:fill="FFFFFF"/>
            <w:vAlign w:val="center"/>
          </w:tcPr>
          <w:p w14:paraId="4D7A84F5">
            <w:pPr>
              <w:pStyle w:val="30"/>
            </w:pPr>
            <w:r>
              <w:rPr>
                <w:rFonts w:hint="eastAsia"/>
              </w:rPr>
              <w:t>节点</w:t>
            </w:r>
          </w:p>
        </w:tc>
        <w:tc>
          <w:tcPr>
            <w:tcW w:w="834" w:type="pct"/>
            <w:shd w:val="clear" w:color="auto" w:fill="FFFFFF"/>
            <w:vAlign w:val="center"/>
          </w:tcPr>
          <w:p w14:paraId="704B946D">
            <w:pPr>
              <w:pStyle w:val="30"/>
            </w:pPr>
            <w:r>
              <w:rPr>
                <w:rFonts w:hint="eastAsia"/>
              </w:rPr>
              <w:t>详见运维可研中安全服务章节</w:t>
            </w:r>
          </w:p>
        </w:tc>
      </w:tr>
      <w:tr w14:paraId="6D6AC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0" w:hRule="atLeast"/>
          <w:jc w:val="center"/>
        </w:trPr>
        <w:tc>
          <w:tcPr>
            <w:tcW w:w="373" w:type="pct"/>
            <w:shd w:val="clear" w:color="auto" w:fill="FFFFFF"/>
            <w:vAlign w:val="center"/>
          </w:tcPr>
          <w:p w14:paraId="30915BE0">
            <w:pPr>
              <w:pStyle w:val="30"/>
            </w:pPr>
            <w:r>
              <w:rPr>
                <w:rFonts w:hint="eastAsia"/>
              </w:rPr>
              <w:t>6</w:t>
            </w:r>
          </w:p>
        </w:tc>
        <w:tc>
          <w:tcPr>
            <w:tcW w:w="619" w:type="pct"/>
            <w:vMerge w:val="continue"/>
            <w:shd w:val="clear" w:color="auto" w:fill="FFFFFF"/>
            <w:vAlign w:val="center"/>
          </w:tcPr>
          <w:p w14:paraId="537E7DBC">
            <w:pPr>
              <w:pStyle w:val="30"/>
            </w:pPr>
          </w:p>
        </w:tc>
        <w:tc>
          <w:tcPr>
            <w:tcW w:w="496" w:type="pct"/>
            <w:vMerge w:val="continue"/>
            <w:shd w:val="clear" w:color="auto" w:fill="FFFFFF"/>
            <w:vAlign w:val="center"/>
          </w:tcPr>
          <w:p w14:paraId="36AA7B93">
            <w:pPr>
              <w:pStyle w:val="30"/>
            </w:pPr>
          </w:p>
        </w:tc>
        <w:tc>
          <w:tcPr>
            <w:tcW w:w="619" w:type="pct"/>
            <w:shd w:val="clear" w:color="auto" w:fill="FFFFFF"/>
            <w:vAlign w:val="center"/>
          </w:tcPr>
          <w:p w14:paraId="45538DEB">
            <w:pPr>
              <w:pStyle w:val="30"/>
            </w:pPr>
            <w:r>
              <w:rPr>
                <w:rFonts w:hint="eastAsia"/>
              </w:rPr>
              <w:t>人工服务</w:t>
            </w:r>
          </w:p>
        </w:tc>
        <w:tc>
          <w:tcPr>
            <w:tcW w:w="1153" w:type="pct"/>
            <w:shd w:val="clear" w:color="auto" w:fill="FFFFFF"/>
            <w:vAlign w:val="center"/>
          </w:tcPr>
          <w:p w14:paraId="31785035">
            <w:pPr>
              <w:pStyle w:val="30"/>
            </w:pPr>
            <w:r>
              <w:rPr>
                <w:rFonts w:hint="eastAsia"/>
              </w:rPr>
              <w:t>威胁检测模块共产生四类威胁事件：网络攻击事件（流量检测）、恶意代码事件（沙箱和AV检测）、威胁情报事件和自定义策略告警（黑白名单和自定义策略）这四类事件通过关联分析规则关联归并后生成安全事件；</w:t>
            </w:r>
            <w:r>
              <w:rPr>
                <w:rFonts w:hint="eastAsia"/>
              </w:rPr>
              <w:br w:type="textWrapping"/>
            </w:r>
            <w:r>
              <w:rPr>
                <w:rFonts w:hint="eastAsia"/>
              </w:rPr>
              <w:t>大沽路及国资委事业单位加密专线节点：4；大数据中心专线节点：1；国企加密专网节点：52；DMZ区节点：2，华为云节点：2，国务院国资委专线：1</w:t>
            </w:r>
          </w:p>
        </w:tc>
        <w:tc>
          <w:tcPr>
            <w:tcW w:w="503" w:type="pct"/>
            <w:shd w:val="clear" w:color="auto" w:fill="FFFFFF"/>
            <w:vAlign w:val="center"/>
          </w:tcPr>
          <w:p w14:paraId="6FA9C0F1">
            <w:pPr>
              <w:pStyle w:val="30"/>
            </w:pPr>
            <w:r>
              <w:rPr>
                <w:rFonts w:hint="eastAsia"/>
              </w:rPr>
              <w:t>2</w:t>
            </w:r>
          </w:p>
        </w:tc>
        <w:tc>
          <w:tcPr>
            <w:tcW w:w="399" w:type="pct"/>
            <w:shd w:val="clear" w:color="auto" w:fill="FFFFFF"/>
            <w:vAlign w:val="center"/>
          </w:tcPr>
          <w:p w14:paraId="5E5BC686">
            <w:pPr>
              <w:pStyle w:val="30"/>
            </w:pPr>
            <w:r>
              <w:rPr>
                <w:rFonts w:hint="eastAsia"/>
              </w:rPr>
              <w:t>人/月</w:t>
            </w:r>
          </w:p>
        </w:tc>
        <w:tc>
          <w:tcPr>
            <w:tcW w:w="834" w:type="pct"/>
            <w:shd w:val="clear" w:color="auto" w:fill="FFFFFF"/>
            <w:vAlign w:val="center"/>
          </w:tcPr>
          <w:p w14:paraId="01DBEEF5">
            <w:pPr>
              <w:pStyle w:val="30"/>
            </w:pPr>
            <w:r>
              <w:rPr>
                <w:rFonts w:hint="eastAsia"/>
              </w:rPr>
              <w:t>详见运维可研中安全服务章节</w:t>
            </w:r>
          </w:p>
        </w:tc>
      </w:tr>
      <w:tr w14:paraId="033EE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73" w:type="pct"/>
            <w:shd w:val="clear" w:color="auto" w:fill="FFFFFF"/>
            <w:vAlign w:val="center"/>
          </w:tcPr>
          <w:p w14:paraId="3527A368">
            <w:pPr>
              <w:pStyle w:val="30"/>
            </w:pPr>
            <w:r>
              <w:rPr>
                <w:rFonts w:hint="eastAsia"/>
              </w:rPr>
              <w:t>7</w:t>
            </w:r>
          </w:p>
        </w:tc>
        <w:tc>
          <w:tcPr>
            <w:tcW w:w="619" w:type="pct"/>
            <w:shd w:val="clear" w:color="auto" w:fill="FFFFFF"/>
            <w:vAlign w:val="center"/>
          </w:tcPr>
          <w:p w14:paraId="4CB49B15">
            <w:pPr>
              <w:pStyle w:val="30"/>
            </w:pPr>
            <w:r>
              <w:rPr>
                <w:rFonts w:hint="eastAsia"/>
              </w:rPr>
              <w:t>安全接入服务</w:t>
            </w:r>
          </w:p>
        </w:tc>
        <w:tc>
          <w:tcPr>
            <w:tcW w:w="496" w:type="pct"/>
            <w:shd w:val="clear" w:color="auto" w:fill="FFFFFF"/>
            <w:vAlign w:val="center"/>
          </w:tcPr>
          <w:p w14:paraId="47AE4759">
            <w:pPr>
              <w:pStyle w:val="30"/>
            </w:pPr>
            <w:r>
              <w:rPr>
                <w:rFonts w:hint="eastAsia"/>
              </w:rPr>
              <w:t>VPN接入</w:t>
            </w:r>
          </w:p>
        </w:tc>
        <w:tc>
          <w:tcPr>
            <w:tcW w:w="619" w:type="pct"/>
            <w:shd w:val="clear" w:color="auto" w:fill="FFFFFF"/>
            <w:vAlign w:val="center"/>
          </w:tcPr>
          <w:p w14:paraId="03F40F8E">
            <w:pPr>
              <w:pStyle w:val="30"/>
            </w:pPr>
            <w:r>
              <w:rPr>
                <w:rFonts w:hint="eastAsia"/>
              </w:rPr>
              <w:t>VPN接入</w:t>
            </w:r>
          </w:p>
        </w:tc>
        <w:tc>
          <w:tcPr>
            <w:tcW w:w="1153" w:type="pct"/>
            <w:shd w:val="clear" w:color="auto" w:fill="FFFFFF"/>
            <w:vAlign w:val="center"/>
          </w:tcPr>
          <w:p w14:paraId="4505757B">
            <w:pPr>
              <w:pStyle w:val="30"/>
            </w:pPr>
            <w:r>
              <w:rPr>
                <w:rFonts w:hint="eastAsia"/>
              </w:rPr>
              <w:t>对现有账号管理，权限分配</w:t>
            </w:r>
          </w:p>
        </w:tc>
        <w:tc>
          <w:tcPr>
            <w:tcW w:w="503" w:type="pct"/>
            <w:shd w:val="clear" w:color="auto" w:fill="FFFFFF"/>
            <w:vAlign w:val="center"/>
          </w:tcPr>
          <w:p w14:paraId="7D78C0AD">
            <w:pPr>
              <w:pStyle w:val="30"/>
            </w:pPr>
            <w:r>
              <w:rPr>
                <w:rFonts w:hint="eastAsia"/>
              </w:rPr>
              <w:t>5000</w:t>
            </w:r>
          </w:p>
        </w:tc>
        <w:tc>
          <w:tcPr>
            <w:tcW w:w="399" w:type="pct"/>
            <w:shd w:val="clear" w:color="auto" w:fill="FFFFFF"/>
            <w:vAlign w:val="center"/>
          </w:tcPr>
          <w:p w14:paraId="1C84BA9D">
            <w:pPr>
              <w:pStyle w:val="30"/>
            </w:pPr>
            <w:r>
              <w:rPr>
                <w:rFonts w:hint="eastAsia"/>
              </w:rPr>
              <w:t>账户</w:t>
            </w:r>
          </w:p>
        </w:tc>
        <w:tc>
          <w:tcPr>
            <w:tcW w:w="834" w:type="pct"/>
            <w:shd w:val="clear" w:color="auto" w:fill="FFFFFF"/>
            <w:vAlign w:val="center"/>
          </w:tcPr>
          <w:p w14:paraId="2AF7E5FD">
            <w:pPr>
              <w:pStyle w:val="30"/>
            </w:pPr>
            <w:r>
              <w:rPr>
                <w:rFonts w:hint="eastAsia"/>
              </w:rPr>
              <w:t>详见运维可研中安全服务章节</w:t>
            </w:r>
          </w:p>
        </w:tc>
      </w:tr>
      <w:tr w14:paraId="70432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0" w:hRule="atLeast"/>
          <w:jc w:val="center"/>
        </w:trPr>
        <w:tc>
          <w:tcPr>
            <w:tcW w:w="373" w:type="pct"/>
            <w:shd w:val="clear" w:color="auto" w:fill="FFFFFF"/>
            <w:vAlign w:val="center"/>
          </w:tcPr>
          <w:p w14:paraId="1EA2798F">
            <w:pPr>
              <w:pStyle w:val="30"/>
            </w:pPr>
            <w:r>
              <w:rPr>
                <w:rFonts w:hint="eastAsia"/>
              </w:rPr>
              <w:t>8</w:t>
            </w:r>
          </w:p>
        </w:tc>
        <w:tc>
          <w:tcPr>
            <w:tcW w:w="619" w:type="pct"/>
            <w:vMerge w:val="restart"/>
            <w:shd w:val="clear" w:color="auto" w:fill="FFFFFF"/>
            <w:vAlign w:val="center"/>
          </w:tcPr>
          <w:p w14:paraId="5A1E171A">
            <w:pPr>
              <w:pStyle w:val="30"/>
            </w:pPr>
            <w:r>
              <w:rPr>
                <w:rFonts w:hint="eastAsia"/>
              </w:rPr>
              <w:t>安全管理服务</w:t>
            </w:r>
          </w:p>
        </w:tc>
        <w:tc>
          <w:tcPr>
            <w:tcW w:w="496" w:type="pct"/>
            <w:vMerge w:val="restart"/>
            <w:shd w:val="clear" w:color="auto" w:fill="FFFFFF"/>
            <w:vAlign w:val="center"/>
          </w:tcPr>
          <w:p w14:paraId="4F691B1C">
            <w:pPr>
              <w:pStyle w:val="30"/>
            </w:pPr>
            <w:r>
              <w:rPr>
                <w:rFonts w:hint="eastAsia"/>
              </w:rPr>
              <w:t>数据库审计服务</w:t>
            </w:r>
          </w:p>
        </w:tc>
        <w:tc>
          <w:tcPr>
            <w:tcW w:w="619" w:type="pct"/>
            <w:shd w:val="clear" w:color="auto" w:fill="FFFFFF"/>
            <w:vAlign w:val="center"/>
          </w:tcPr>
          <w:p w14:paraId="0E41D2C6">
            <w:pPr>
              <w:pStyle w:val="30"/>
            </w:pPr>
            <w:r>
              <w:rPr>
                <w:rFonts w:hint="eastAsia"/>
              </w:rPr>
              <w:t>数据库审计（硬件）</w:t>
            </w:r>
          </w:p>
        </w:tc>
        <w:tc>
          <w:tcPr>
            <w:tcW w:w="1153" w:type="pct"/>
            <w:shd w:val="clear" w:color="auto" w:fill="FFFFFF"/>
            <w:vAlign w:val="center"/>
          </w:tcPr>
          <w:p w14:paraId="0E3FA1FE">
            <w:pPr>
              <w:pStyle w:val="30"/>
            </w:pPr>
            <w:r>
              <w:rPr>
                <w:rFonts w:hint="eastAsia"/>
              </w:rPr>
              <w:t>数据库审计服务以安全事件为中心，以全面审计和精确审计为基础，实时记录数据库活动，对数据库遭受到的风险行为进行实时告警</w:t>
            </w:r>
            <w:r>
              <w:rPr>
                <w:rFonts w:hint="eastAsia"/>
              </w:rPr>
              <w:br w:type="textWrapping"/>
            </w:r>
            <w:r>
              <w:rPr>
                <w:rFonts w:hint="eastAsia"/>
              </w:rPr>
              <w:t>每天实时监控21个数据库业务</w:t>
            </w:r>
          </w:p>
        </w:tc>
        <w:tc>
          <w:tcPr>
            <w:tcW w:w="503" w:type="pct"/>
            <w:shd w:val="clear" w:color="auto" w:fill="FFFFFF"/>
            <w:vAlign w:val="center"/>
          </w:tcPr>
          <w:p w14:paraId="3A363942">
            <w:pPr>
              <w:pStyle w:val="30"/>
            </w:pPr>
            <w:r>
              <w:rPr>
                <w:rFonts w:hint="eastAsia"/>
              </w:rPr>
              <w:t>21</w:t>
            </w:r>
          </w:p>
        </w:tc>
        <w:tc>
          <w:tcPr>
            <w:tcW w:w="399" w:type="pct"/>
            <w:shd w:val="clear" w:color="auto" w:fill="FFFFFF"/>
            <w:vAlign w:val="center"/>
          </w:tcPr>
          <w:p w14:paraId="4D3F645B">
            <w:pPr>
              <w:pStyle w:val="30"/>
            </w:pPr>
            <w:r>
              <w:rPr>
                <w:rFonts w:hint="eastAsia"/>
              </w:rPr>
              <w:t>IP</w:t>
            </w:r>
          </w:p>
        </w:tc>
        <w:tc>
          <w:tcPr>
            <w:tcW w:w="834" w:type="pct"/>
            <w:shd w:val="clear" w:color="auto" w:fill="FFFFFF"/>
            <w:vAlign w:val="center"/>
          </w:tcPr>
          <w:p w14:paraId="13F9C68F">
            <w:pPr>
              <w:pStyle w:val="30"/>
            </w:pPr>
            <w:r>
              <w:rPr>
                <w:rFonts w:hint="eastAsia"/>
              </w:rPr>
              <w:t>详见运维可研中安全服务章节</w:t>
            </w:r>
          </w:p>
        </w:tc>
      </w:tr>
      <w:tr w14:paraId="51F9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73" w:type="pct"/>
            <w:shd w:val="clear" w:color="auto" w:fill="FFFFFF"/>
            <w:vAlign w:val="center"/>
          </w:tcPr>
          <w:p w14:paraId="5BD84A8C">
            <w:pPr>
              <w:pStyle w:val="30"/>
            </w:pPr>
            <w:r>
              <w:rPr>
                <w:rFonts w:hint="eastAsia"/>
              </w:rPr>
              <w:t>9</w:t>
            </w:r>
          </w:p>
        </w:tc>
        <w:tc>
          <w:tcPr>
            <w:tcW w:w="619" w:type="pct"/>
            <w:vMerge w:val="continue"/>
            <w:shd w:val="clear" w:color="auto" w:fill="FFFFFF"/>
            <w:vAlign w:val="center"/>
          </w:tcPr>
          <w:p w14:paraId="13B0C430">
            <w:pPr>
              <w:pStyle w:val="30"/>
            </w:pPr>
          </w:p>
        </w:tc>
        <w:tc>
          <w:tcPr>
            <w:tcW w:w="496" w:type="pct"/>
            <w:vMerge w:val="continue"/>
            <w:shd w:val="clear" w:color="auto" w:fill="FFFFFF"/>
            <w:vAlign w:val="center"/>
          </w:tcPr>
          <w:p w14:paraId="7F632B6B">
            <w:pPr>
              <w:pStyle w:val="30"/>
            </w:pPr>
          </w:p>
        </w:tc>
        <w:tc>
          <w:tcPr>
            <w:tcW w:w="619" w:type="pct"/>
            <w:shd w:val="clear" w:color="auto" w:fill="FFFFFF"/>
            <w:vAlign w:val="center"/>
          </w:tcPr>
          <w:p w14:paraId="1A859ABD">
            <w:pPr>
              <w:pStyle w:val="30"/>
            </w:pPr>
            <w:r>
              <w:rPr>
                <w:rFonts w:hint="eastAsia"/>
              </w:rPr>
              <w:t>人工服务</w:t>
            </w:r>
          </w:p>
        </w:tc>
        <w:tc>
          <w:tcPr>
            <w:tcW w:w="1153" w:type="pct"/>
            <w:shd w:val="clear" w:color="auto" w:fill="FFFFFF"/>
            <w:vAlign w:val="center"/>
          </w:tcPr>
          <w:p w14:paraId="128E09AC">
            <w:pPr>
              <w:pStyle w:val="30"/>
            </w:pPr>
            <w:r>
              <w:rPr>
                <w:rFonts w:hint="eastAsia"/>
              </w:rPr>
              <w:t>每天监控21个数据库业务,提供设备巡检服务，提供相关报告</w:t>
            </w:r>
          </w:p>
        </w:tc>
        <w:tc>
          <w:tcPr>
            <w:tcW w:w="503" w:type="pct"/>
            <w:shd w:val="clear" w:color="auto" w:fill="FFFFFF"/>
            <w:vAlign w:val="center"/>
          </w:tcPr>
          <w:p w14:paraId="6E15CA1F">
            <w:pPr>
              <w:pStyle w:val="30"/>
            </w:pPr>
            <w:r>
              <w:rPr>
                <w:rFonts w:hint="eastAsia"/>
              </w:rPr>
              <w:t>2</w:t>
            </w:r>
          </w:p>
        </w:tc>
        <w:tc>
          <w:tcPr>
            <w:tcW w:w="399" w:type="pct"/>
            <w:shd w:val="clear" w:color="auto" w:fill="FFFFFF"/>
            <w:vAlign w:val="center"/>
          </w:tcPr>
          <w:p w14:paraId="54F801C5">
            <w:pPr>
              <w:pStyle w:val="30"/>
            </w:pPr>
            <w:r>
              <w:rPr>
                <w:rFonts w:hint="eastAsia"/>
              </w:rPr>
              <w:t>人/月</w:t>
            </w:r>
          </w:p>
        </w:tc>
        <w:tc>
          <w:tcPr>
            <w:tcW w:w="834" w:type="pct"/>
            <w:shd w:val="clear" w:color="auto" w:fill="FFFFFF"/>
            <w:vAlign w:val="center"/>
          </w:tcPr>
          <w:p w14:paraId="4968BBCE">
            <w:pPr>
              <w:pStyle w:val="30"/>
            </w:pPr>
            <w:r>
              <w:rPr>
                <w:rFonts w:hint="eastAsia"/>
              </w:rPr>
              <w:t>详见运维可研中安全服务章节</w:t>
            </w:r>
          </w:p>
        </w:tc>
      </w:tr>
      <w:tr w14:paraId="70228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373" w:type="pct"/>
            <w:shd w:val="clear" w:color="auto" w:fill="FFFFFF"/>
            <w:vAlign w:val="center"/>
          </w:tcPr>
          <w:p w14:paraId="738DF367">
            <w:pPr>
              <w:pStyle w:val="30"/>
            </w:pPr>
            <w:r>
              <w:rPr>
                <w:rFonts w:hint="eastAsia"/>
              </w:rPr>
              <w:t>10</w:t>
            </w:r>
          </w:p>
        </w:tc>
        <w:tc>
          <w:tcPr>
            <w:tcW w:w="619" w:type="pct"/>
            <w:shd w:val="clear" w:color="auto" w:fill="FFFFFF"/>
            <w:vAlign w:val="center"/>
          </w:tcPr>
          <w:p w14:paraId="27BFA803">
            <w:pPr>
              <w:pStyle w:val="30"/>
            </w:pPr>
            <w:r>
              <w:rPr>
                <w:rFonts w:hint="eastAsia"/>
              </w:rPr>
              <w:t>安全扫描服务</w:t>
            </w:r>
          </w:p>
        </w:tc>
        <w:tc>
          <w:tcPr>
            <w:tcW w:w="496" w:type="pct"/>
            <w:shd w:val="clear" w:color="auto" w:fill="FFFFFF"/>
            <w:vAlign w:val="center"/>
          </w:tcPr>
          <w:p w14:paraId="7E9D3CA6">
            <w:pPr>
              <w:pStyle w:val="30"/>
            </w:pPr>
            <w:r>
              <w:rPr>
                <w:rFonts w:hint="eastAsia"/>
              </w:rPr>
              <w:t>常规安全漏洞扫描</w:t>
            </w:r>
          </w:p>
        </w:tc>
        <w:tc>
          <w:tcPr>
            <w:tcW w:w="619" w:type="pct"/>
            <w:shd w:val="clear" w:color="auto" w:fill="FFFFFF"/>
            <w:vAlign w:val="center"/>
          </w:tcPr>
          <w:p w14:paraId="712CAA08">
            <w:pPr>
              <w:pStyle w:val="30"/>
            </w:pPr>
            <w:r>
              <w:rPr>
                <w:rFonts w:hint="eastAsia"/>
              </w:rPr>
              <w:t>常规安全漏洞扫描</w:t>
            </w:r>
          </w:p>
        </w:tc>
        <w:tc>
          <w:tcPr>
            <w:tcW w:w="1153" w:type="pct"/>
            <w:shd w:val="clear" w:color="auto" w:fill="FFFFFF"/>
            <w:vAlign w:val="center"/>
          </w:tcPr>
          <w:p w14:paraId="5983ED51">
            <w:pPr>
              <w:pStyle w:val="30"/>
            </w:pPr>
            <w:r>
              <w:rPr>
                <w:rFonts w:hint="eastAsia"/>
              </w:rPr>
              <w:t>服务范围涵盖150台，增加每季度一次（实际每月度一次）</w:t>
            </w:r>
          </w:p>
        </w:tc>
        <w:tc>
          <w:tcPr>
            <w:tcW w:w="503" w:type="pct"/>
            <w:shd w:val="clear" w:color="auto" w:fill="FFFFFF"/>
            <w:vAlign w:val="center"/>
          </w:tcPr>
          <w:p w14:paraId="3534125F">
            <w:pPr>
              <w:pStyle w:val="30"/>
            </w:pPr>
            <w:r>
              <w:rPr>
                <w:rFonts w:hint="eastAsia"/>
              </w:rPr>
              <w:t>600</w:t>
            </w:r>
          </w:p>
        </w:tc>
        <w:tc>
          <w:tcPr>
            <w:tcW w:w="399" w:type="pct"/>
            <w:shd w:val="clear" w:color="auto" w:fill="FFFFFF"/>
            <w:vAlign w:val="center"/>
          </w:tcPr>
          <w:p w14:paraId="29B1871A">
            <w:pPr>
              <w:pStyle w:val="30"/>
            </w:pPr>
            <w:r>
              <w:rPr>
                <w:rFonts w:hint="eastAsia"/>
              </w:rPr>
              <w:t>次</w:t>
            </w:r>
          </w:p>
        </w:tc>
        <w:tc>
          <w:tcPr>
            <w:tcW w:w="834" w:type="pct"/>
            <w:shd w:val="clear" w:color="auto" w:fill="FFFFFF"/>
            <w:vAlign w:val="center"/>
          </w:tcPr>
          <w:p w14:paraId="1A98B9F4">
            <w:pPr>
              <w:pStyle w:val="30"/>
            </w:pPr>
            <w:r>
              <w:rPr>
                <w:rFonts w:hint="eastAsia"/>
              </w:rPr>
              <w:t>详见运维可研中安全服务章节</w:t>
            </w:r>
          </w:p>
        </w:tc>
      </w:tr>
      <w:tr w14:paraId="0CA22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73" w:type="pct"/>
            <w:shd w:val="clear" w:color="auto" w:fill="FFFFFF"/>
            <w:vAlign w:val="center"/>
          </w:tcPr>
          <w:p w14:paraId="76A41906">
            <w:pPr>
              <w:pStyle w:val="30"/>
            </w:pPr>
            <w:r>
              <w:rPr>
                <w:rFonts w:hint="eastAsia"/>
              </w:rPr>
              <w:t>11</w:t>
            </w:r>
          </w:p>
        </w:tc>
        <w:tc>
          <w:tcPr>
            <w:tcW w:w="619" w:type="pct"/>
            <w:vMerge w:val="restart"/>
            <w:shd w:val="clear" w:color="auto" w:fill="FFFFFF"/>
            <w:vAlign w:val="center"/>
          </w:tcPr>
          <w:p w14:paraId="1060EAE7">
            <w:pPr>
              <w:pStyle w:val="30"/>
            </w:pPr>
            <w:r>
              <w:rPr>
                <w:rFonts w:hint="eastAsia"/>
              </w:rPr>
              <w:t>安全审计服务</w:t>
            </w:r>
          </w:p>
        </w:tc>
        <w:tc>
          <w:tcPr>
            <w:tcW w:w="496" w:type="pct"/>
            <w:vMerge w:val="restart"/>
            <w:shd w:val="clear" w:color="auto" w:fill="FFFFFF"/>
            <w:vAlign w:val="center"/>
          </w:tcPr>
          <w:p w14:paraId="71204CCC">
            <w:pPr>
              <w:pStyle w:val="30"/>
            </w:pPr>
            <w:r>
              <w:rPr>
                <w:rFonts w:hint="eastAsia"/>
              </w:rPr>
              <w:t>日志审计服务</w:t>
            </w:r>
          </w:p>
        </w:tc>
        <w:tc>
          <w:tcPr>
            <w:tcW w:w="619" w:type="pct"/>
            <w:shd w:val="clear" w:color="auto" w:fill="FFFFFF"/>
            <w:vAlign w:val="center"/>
          </w:tcPr>
          <w:p w14:paraId="7F2F26BE">
            <w:pPr>
              <w:pStyle w:val="30"/>
            </w:pPr>
            <w:r>
              <w:rPr>
                <w:rFonts w:hint="eastAsia"/>
              </w:rPr>
              <w:t>日志审计（硬件）</w:t>
            </w:r>
          </w:p>
        </w:tc>
        <w:tc>
          <w:tcPr>
            <w:tcW w:w="1153" w:type="pct"/>
            <w:shd w:val="clear" w:color="auto" w:fill="FFFFFF"/>
            <w:vAlign w:val="center"/>
          </w:tcPr>
          <w:p w14:paraId="4EEE31F2">
            <w:pPr>
              <w:pStyle w:val="30"/>
            </w:pPr>
            <w:r>
              <w:rPr>
                <w:rFonts w:hint="eastAsia"/>
              </w:rPr>
              <w:t>提供包含日志采集、日志分类、日志查询、综合分析与审计等日志审计服务。</w:t>
            </w:r>
            <w:r>
              <w:rPr>
                <w:rFonts w:hint="eastAsia"/>
              </w:rPr>
              <w:br w:type="textWrapping"/>
            </w:r>
            <w:r>
              <w:rPr>
                <w:rFonts w:hint="eastAsia"/>
              </w:rPr>
              <w:t>7*24小时服务，服务范围涵盖150台</w:t>
            </w:r>
          </w:p>
        </w:tc>
        <w:tc>
          <w:tcPr>
            <w:tcW w:w="503" w:type="pct"/>
            <w:shd w:val="clear" w:color="auto" w:fill="FFFFFF"/>
            <w:vAlign w:val="center"/>
          </w:tcPr>
          <w:p w14:paraId="22FEF28C">
            <w:pPr>
              <w:pStyle w:val="30"/>
            </w:pPr>
            <w:r>
              <w:rPr>
                <w:rFonts w:hint="eastAsia"/>
              </w:rPr>
              <w:t>150</w:t>
            </w:r>
          </w:p>
        </w:tc>
        <w:tc>
          <w:tcPr>
            <w:tcW w:w="399" w:type="pct"/>
            <w:shd w:val="clear" w:color="auto" w:fill="FFFFFF"/>
            <w:vAlign w:val="center"/>
          </w:tcPr>
          <w:p w14:paraId="29ABB256">
            <w:pPr>
              <w:pStyle w:val="30"/>
            </w:pPr>
            <w:r>
              <w:rPr>
                <w:rFonts w:hint="eastAsia"/>
              </w:rPr>
              <w:t>IP</w:t>
            </w:r>
          </w:p>
        </w:tc>
        <w:tc>
          <w:tcPr>
            <w:tcW w:w="834" w:type="pct"/>
            <w:shd w:val="clear" w:color="auto" w:fill="FFFFFF"/>
            <w:vAlign w:val="center"/>
          </w:tcPr>
          <w:p w14:paraId="3AE5600A">
            <w:pPr>
              <w:pStyle w:val="30"/>
            </w:pPr>
            <w:r>
              <w:rPr>
                <w:rFonts w:hint="eastAsia"/>
              </w:rPr>
              <w:t>详见运维可研中安全服务章节</w:t>
            </w:r>
          </w:p>
        </w:tc>
      </w:tr>
      <w:tr w14:paraId="6737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373" w:type="pct"/>
            <w:shd w:val="clear" w:color="auto" w:fill="FFFFFF"/>
            <w:vAlign w:val="center"/>
          </w:tcPr>
          <w:p w14:paraId="44DD1BA4">
            <w:pPr>
              <w:pStyle w:val="30"/>
            </w:pPr>
            <w:r>
              <w:rPr>
                <w:rFonts w:hint="eastAsia"/>
              </w:rPr>
              <w:t>12</w:t>
            </w:r>
          </w:p>
        </w:tc>
        <w:tc>
          <w:tcPr>
            <w:tcW w:w="619" w:type="pct"/>
            <w:vMerge w:val="continue"/>
            <w:shd w:val="clear" w:color="auto" w:fill="FFFFFF"/>
            <w:vAlign w:val="center"/>
          </w:tcPr>
          <w:p w14:paraId="717A33F3">
            <w:pPr>
              <w:pStyle w:val="30"/>
            </w:pPr>
          </w:p>
        </w:tc>
        <w:tc>
          <w:tcPr>
            <w:tcW w:w="496" w:type="pct"/>
            <w:vMerge w:val="continue"/>
            <w:shd w:val="clear" w:color="auto" w:fill="FFFFFF"/>
            <w:vAlign w:val="center"/>
          </w:tcPr>
          <w:p w14:paraId="7827D527">
            <w:pPr>
              <w:pStyle w:val="30"/>
            </w:pPr>
          </w:p>
        </w:tc>
        <w:tc>
          <w:tcPr>
            <w:tcW w:w="619" w:type="pct"/>
            <w:shd w:val="clear" w:color="auto" w:fill="FFFFFF"/>
            <w:vAlign w:val="center"/>
          </w:tcPr>
          <w:p w14:paraId="2B293E51">
            <w:pPr>
              <w:pStyle w:val="30"/>
            </w:pPr>
            <w:r>
              <w:rPr>
                <w:rFonts w:hint="eastAsia"/>
              </w:rPr>
              <w:t>人工服务</w:t>
            </w:r>
          </w:p>
        </w:tc>
        <w:tc>
          <w:tcPr>
            <w:tcW w:w="1153" w:type="pct"/>
            <w:shd w:val="clear" w:color="auto" w:fill="FFFFFF"/>
            <w:vAlign w:val="center"/>
          </w:tcPr>
          <w:p w14:paraId="68487AB9">
            <w:pPr>
              <w:pStyle w:val="30"/>
            </w:pPr>
            <w:r>
              <w:rPr>
                <w:rFonts w:hint="eastAsia"/>
              </w:rPr>
              <w:t>提供日志采集、查询等服务，提供巡检服务，提供相关报告</w:t>
            </w:r>
          </w:p>
        </w:tc>
        <w:tc>
          <w:tcPr>
            <w:tcW w:w="503" w:type="pct"/>
            <w:shd w:val="clear" w:color="auto" w:fill="FFFFFF"/>
            <w:vAlign w:val="center"/>
          </w:tcPr>
          <w:p w14:paraId="3F98E81E">
            <w:pPr>
              <w:pStyle w:val="30"/>
            </w:pPr>
            <w:r>
              <w:rPr>
                <w:rFonts w:hint="eastAsia"/>
              </w:rPr>
              <w:t>2</w:t>
            </w:r>
          </w:p>
        </w:tc>
        <w:tc>
          <w:tcPr>
            <w:tcW w:w="399" w:type="pct"/>
            <w:shd w:val="clear" w:color="auto" w:fill="FFFFFF"/>
            <w:vAlign w:val="center"/>
          </w:tcPr>
          <w:p w14:paraId="680DA9BA">
            <w:pPr>
              <w:pStyle w:val="30"/>
            </w:pPr>
            <w:r>
              <w:rPr>
                <w:rFonts w:hint="eastAsia"/>
              </w:rPr>
              <w:t>人/月</w:t>
            </w:r>
          </w:p>
        </w:tc>
        <w:tc>
          <w:tcPr>
            <w:tcW w:w="834" w:type="pct"/>
            <w:shd w:val="clear" w:color="auto" w:fill="FFFFFF"/>
            <w:vAlign w:val="center"/>
          </w:tcPr>
          <w:p w14:paraId="6F3534CF">
            <w:pPr>
              <w:pStyle w:val="30"/>
            </w:pPr>
            <w:r>
              <w:rPr>
                <w:rFonts w:hint="eastAsia"/>
              </w:rPr>
              <w:t>详见运维可研中安全服务章节</w:t>
            </w:r>
          </w:p>
        </w:tc>
      </w:tr>
      <w:tr w14:paraId="63F84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373" w:type="pct"/>
            <w:shd w:val="clear" w:color="auto" w:fill="FFFFFF"/>
            <w:vAlign w:val="center"/>
          </w:tcPr>
          <w:p w14:paraId="67919FB2">
            <w:pPr>
              <w:pStyle w:val="30"/>
            </w:pPr>
            <w:r>
              <w:rPr>
                <w:rFonts w:hint="eastAsia"/>
              </w:rPr>
              <w:t>13</w:t>
            </w:r>
          </w:p>
        </w:tc>
        <w:tc>
          <w:tcPr>
            <w:tcW w:w="619" w:type="pct"/>
            <w:vMerge w:val="continue"/>
            <w:shd w:val="clear" w:color="auto" w:fill="FFFFFF"/>
            <w:vAlign w:val="center"/>
          </w:tcPr>
          <w:p w14:paraId="58A86826">
            <w:pPr>
              <w:pStyle w:val="30"/>
            </w:pPr>
          </w:p>
        </w:tc>
        <w:tc>
          <w:tcPr>
            <w:tcW w:w="496" w:type="pct"/>
            <w:vMerge w:val="restart"/>
            <w:shd w:val="clear" w:color="auto" w:fill="FFFFFF"/>
            <w:vAlign w:val="center"/>
          </w:tcPr>
          <w:p w14:paraId="4FB056A4">
            <w:pPr>
              <w:pStyle w:val="30"/>
            </w:pPr>
            <w:r>
              <w:rPr>
                <w:rFonts w:hint="eastAsia"/>
              </w:rPr>
              <w:t>安全维护审计服务</w:t>
            </w:r>
          </w:p>
        </w:tc>
        <w:tc>
          <w:tcPr>
            <w:tcW w:w="619" w:type="pct"/>
            <w:shd w:val="clear" w:color="auto" w:fill="FFFFFF"/>
            <w:vAlign w:val="center"/>
          </w:tcPr>
          <w:p w14:paraId="3AF8AD71">
            <w:pPr>
              <w:pStyle w:val="30"/>
            </w:pPr>
            <w:r>
              <w:rPr>
                <w:rFonts w:hint="eastAsia"/>
              </w:rPr>
              <w:t>安全维护审计（硬件）</w:t>
            </w:r>
          </w:p>
        </w:tc>
        <w:tc>
          <w:tcPr>
            <w:tcW w:w="1153" w:type="pct"/>
            <w:shd w:val="clear" w:color="auto" w:fill="FFFFFF"/>
            <w:vAlign w:val="center"/>
          </w:tcPr>
          <w:p w14:paraId="7122960C">
            <w:pPr>
              <w:pStyle w:val="30"/>
            </w:pPr>
            <w:r>
              <w:rPr>
                <w:rFonts w:hint="eastAsia"/>
              </w:rPr>
              <w:t>提供账号集中管理、身份认证与鉴别、访问及操作授权、操作行为审计、密码自动变更、违规操作阻断等安全运维审计服务。7*24小时服务，每天实时监控安全运维相关信息；有343台资产，共179个帐户</w:t>
            </w:r>
          </w:p>
        </w:tc>
        <w:tc>
          <w:tcPr>
            <w:tcW w:w="503" w:type="pct"/>
            <w:shd w:val="clear" w:color="auto" w:fill="FFFFFF"/>
            <w:vAlign w:val="center"/>
          </w:tcPr>
          <w:p w14:paraId="56E34DEF">
            <w:pPr>
              <w:pStyle w:val="30"/>
            </w:pPr>
            <w:r>
              <w:rPr>
                <w:rFonts w:hint="eastAsia"/>
              </w:rPr>
              <w:t>179</w:t>
            </w:r>
          </w:p>
        </w:tc>
        <w:tc>
          <w:tcPr>
            <w:tcW w:w="399" w:type="pct"/>
            <w:shd w:val="clear" w:color="auto" w:fill="FFFFFF"/>
            <w:vAlign w:val="center"/>
          </w:tcPr>
          <w:p w14:paraId="6931A22A">
            <w:pPr>
              <w:pStyle w:val="30"/>
            </w:pPr>
            <w:r>
              <w:rPr>
                <w:rFonts w:hint="eastAsia"/>
              </w:rPr>
              <w:t>租户</w:t>
            </w:r>
          </w:p>
        </w:tc>
        <w:tc>
          <w:tcPr>
            <w:tcW w:w="834" w:type="pct"/>
            <w:shd w:val="clear" w:color="auto" w:fill="FFFFFF"/>
            <w:vAlign w:val="center"/>
          </w:tcPr>
          <w:p w14:paraId="30270504">
            <w:pPr>
              <w:pStyle w:val="30"/>
            </w:pPr>
            <w:r>
              <w:rPr>
                <w:rFonts w:hint="eastAsia"/>
              </w:rPr>
              <w:t>详见运维可研中安全服务章节</w:t>
            </w:r>
          </w:p>
        </w:tc>
      </w:tr>
      <w:tr w14:paraId="1617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0" w:hRule="atLeast"/>
          <w:jc w:val="center"/>
        </w:trPr>
        <w:tc>
          <w:tcPr>
            <w:tcW w:w="373" w:type="pct"/>
            <w:shd w:val="clear" w:color="auto" w:fill="FFFFFF"/>
            <w:vAlign w:val="center"/>
          </w:tcPr>
          <w:p w14:paraId="4729F9DD">
            <w:pPr>
              <w:pStyle w:val="30"/>
            </w:pPr>
            <w:r>
              <w:rPr>
                <w:rFonts w:hint="eastAsia"/>
              </w:rPr>
              <w:t>14</w:t>
            </w:r>
          </w:p>
        </w:tc>
        <w:tc>
          <w:tcPr>
            <w:tcW w:w="619" w:type="pct"/>
            <w:vMerge w:val="continue"/>
            <w:shd w:val="clear" w:color="auto" w:fill="FFFFFF"/>
            <w:vAlign w:val="center"/>
          </w:tcPr>
          <w:p w14:paraId="30637F1C">
            <w:pPr>
              <w:pStyle w:val="30"/>
            </w:pPr>
          </w:p>
        </w:tc>
        <w:tc>
          <w:tcPr>
            <w:tcW w:w="496" w:type="pct"/>
            <w:vMerge w:val="continue"/>
            <w:shd w:val="clear" w:color="auto" w:fill="FFFFFF"/>
            <w:vAlign w:val="center"/>
          </w:tcPr>
          <w:p w14:paraId="74101741">
            <w:pPr>
              <w:pStyle w:val="30"/>
            </w:pPr>
          </w:p>
        </w:tc>
        <w:tc>
          <w:tcPr>
            <w:tcW w:w="619" w:type="pct"/>
            <w:shd w:val="clear" w:color="auto" w:fill="FFFFFF"/>
            <w:vAlign w:val="center"/>
          </w:tcPr>
          <w:p w14:paraId="285920C2">
            <w:pPr>
              <w:pStyle w:val="30"/>
            </w:pPr>
            <w:r>
              <w:rPr>
                <w:rFonts w:hint="eastAsia"/>
              </w:rPr>
              <w:t>人工服务</w:t>
            </w:r>
          </w:p>
        </w:tc>
        <w:tc>
          <w:tcPr>
            <w:tcW w:w="1153" w:type="pct"/>
            <w:shd w:val="clear" w:color="auto" w:fill="FFFFFF"/>
            <w:vAlign w:val="center"/>
          </w:tcPr>
          <w:p w14:paraId="7E4A8DF6">
            <w:pPr>
              <w:pStyle w:val="30"/>
            </w:pPr>
            <w:r>
              <w:rPr>
                <w:rFonts w:hint="eastAsia"/>
              </w:rPr>
              <w:t>提供设备巡检、账号管理、资源管理、身份鉴别相关服务，提供相关报告、有343台资产，共179个帐户</w:t>
            </w:r>
          </w:p>
        </w:tc>
        <w:tc>
          <w:tcPr>
            <w:tcW w:w="503" w:type="pct"/>
            <w:shd w:val="clear" w:color="auto" w:fill="FFFFFF"/>
            <w:vAlign w:val="center"/>
          </w:tcPr>
          <w:p w14:paraId="0D350E42">
            <w:pPr>
              <w:pStyle w:val="30"/>
            </w:pPr>
            <w:r>
              <w:rPr>
                <w:rFonts w:hint="eastAsia"/>
              </w:rPr>
              <w:t>2</w:t>
            </w:r>
          </w:p>
        </w:tc>
        <w:tc>
          <w:tcPr>
            <w:tcW w:w="399" w:type="pct"/>
            <w:shd w:val="clear" w:color="auto" w:fill="FFFFFF"/>
            <w:vAlign w:val="center"/>
          </w:tcPr>
          <w:p w14:paraId="47709F11">
            <w:pPr>
              <w:pStyle w:val="30"/>
            </w:pPr>
            <w:r>
              <w:rPr>
                <w:rFonts w:hint="eastAsia"/>
              </w:rPr>
              <w:t>人/月</w:t>
            </w:r>
          </w:p>
        </w:tc>
        <w:tc>
          <w:tcPr>
            <w:tcW w:w="834" w:type="pct"/>
            <w:shd w:val="clear" w:color="auto" w:fill="FFFFFF"/>
            <w:vAlign w:val="center"/>
          </w:tcPr>
          <w:p w14:paraId="469325A5">
            <w:pPr>
              <w:pStyle w:val="30"/>
            </w:pPr>
            <w:r>
              <w:rPr>
                <w:rFonts w:hint="eastAsia"/>
              </w:rPr>
              <w:t>详见运维可研中安全服务章节</w:t>
            </w:r>
          </w:p>
        </w:tc>
      </w:tr>
      <w:tr w14:paraId="3F8DC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373" w:type="pct"/>
            <w:shd w:val="clear" w:color="auto" w:fill="FFFFFF"/>
            <w:vAlign w:val="center"/>
          </w:tcPr>
          <w:p w14:paraId="304317F0">
            <w:pPr>
              <w:pStyle w:val="30"/>
            </w:pPr>
            <w:r>
              <w:rPr>
                <w:rFonts w:hint="eastAsia"/>
              </w:rPr>
              <w:t>15</w:t>
            </w:r>
          </w:p>
        </w:tc>
        <w:tc>
          <w:tcPr>
            <w:tcW w:w="619" w:type="pct"/>
            <w:vMerge w:val="restart"/>
            <w:shd w:val="clear" w:color="auto" w:fill="FFFFFF"/>
            <w:vAlign w:val="center"/>
          </w:tcPr>
          <w:p w14:paraId="18FA0F8E">
            <w:pPr>
              <w:pStyle w:val="30"/>
            </w:pPr>
            <w:r>
              <w:rPr>
                <w:rFonts w:hint="eastAsia"/>
              </w:rPr>
              <w:t>数据安全</w:t>
            </w:r>
          </w:p>
        </w:tc>
        <w:tc>
          <w:tcPr>
            <w:tcW w:w="496" w:type="pct"/>
            <w:vMerge w:val="restart"/>
            <w:shd w:val="clear" w:color="auto" w:fill="FFFFFF"/>
            <w:vAlign w:val="center"/>
          </w:tcPr>
          <w:p w14:paraId="4C338B5C">
            <w:pPr>
              <w:pStyle w:val="30"/>
            </w:pPr>
            <w:r>
              <w:rPr>
                <w:rFonts w:hint="eastAsia"/>
              </w:rPr>
              <w:t>数据备份与恢复服务</w:t>
            </w:r>
          </w:p>
        </w:tc>
        <w:tc>
          <w:tcPr>
            <w:tcW w:w="619" w:type="pct"/>
            <w:shd w:val="clear" w:color="auto" w:fill="FFFFFF"/>
            <w:vAlign w:val="center"/>
          </w:tcPr>
          <w:p w14:paraId="70761AEA">
            <w:pPr>
              <w:pStyle w:val="30"/>
            </w:pPr>
            <w:r>
              <w:rPr>
                <w:rFonts w:hint="eastAsia"/>
              </w:rPr>
              <w:t>数据备份与恢复（硬件）</w:t>
            </w:r>
          </w:p>
        </w:tc>
        <w:tc>
          <w:tcPr>
            <w:tcW w:w="1153" w:type="pct"/>
            <w:shd w:val="clear" w:color="auto" w:fill="FFFFFF"/>
            <w:vAlign w:val="center"/>
          </w:tcPr>
          <w:p w14:paraId="7DF382AF">
            <w:pPr>
              <w:pStyle w:val="30"/>
            </w:pPr>
            <w:r>
              <w:rPr>
                <w:rFonts w:hint="eastAsia"/>
              </w:rPr>
              <w:t>提供包含生产数据实时保护、备份数据有效性自动验证服务</w:t>
            </w:r>
            <w:r>
              <w:rPr>
                <w:rFonts w:hint="eastAsia"/>
              </w:rPr>
              <w:br w:type="textWrapping"/>
            </w:r>
            <w:r>
              <w:rPr>
                <w:rFonts w:hint="eastAsia"/>
              </w:rPr>
              <w:t>7*24小时服务，数据备份情况监控，备份管理19台数据库</w:t>
            </w:r>
          </w:p>
        </w:tc>
        <w:tc>
          <w:tcPr>
            <w:tcW w:w="503" w:type="pct"/>
            <w:shd w:val="clear" w:color="auto" w:fill="FFFFFF"/>
            <w:vAlign w:val="center"/>
          </w:tcPr>
          <w:p w14:paraId="01E96133">
            <w:pPr>
              <w:pStyle w:val="30"/>
            </w:pPr>
            <w:r>
              <w:rPr>
                <w:rFonts w:hint="eastAsia"/>
              </w:rPr>
              <w:t>19</w:t>
            </w:r>
          </w:p>
        </w:tc>
        <w:tc>
          <w:tcPr>
            <w:tcW w:w="399" w:type="pct"/>
            <w:shd w:val="clear" w:color="auto" w:fill="FFFFFF"/>
            <w:vAlign w:val="center"/>
          </w:tcPr>
          <w:p w14:paraId="71428B1C">
            <w:pPr>
              <w:pStyle w:val="30"/>
            </w:pPr>
            <w:r>
              <w:rPr>
                <w:rFonts w:hint="eastAsia"/>
              </w:rPr>
              <w:t>IP</w:t>
            </w:r>
          </w:p>
        </w:tc>
        <w:tc>
          <w:tcPr>
            <w:tcW w:w="834" w:type="pct"/>
            <w:shd w:val="clear" w:color="auto" w:fill="FFFFFF"/>
            <w:vAlign w:val="center"/>
          </w:tcPr>
          <w:p w14:paraId="20DFAA1C">
            <w:pPr>
              <w:pStyle w:val="30"/>
            </w:pPr>
            <w:r>
              <w:rPr>
                <w:rFonts w:hint="eastAsia"/>
              </w:rPr>
              <w:t>详见运维可研中安全服务章节</w:t>
            </w:r>
          </w:p>
        </w:tc>
      </w:tr>
      <w:tr w14:paraId="68BE7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0" w:hRule="atLeast"/>
          <w:jc w:val="center"/>
        </w:trPr>
        <w:tc>
          <w:tcPr>
            <w:tcW w:w="373" w:type="pct"/>
            <w:shd w:val="clear" w:color="auto" w:fill="FFFFFF"/>
            <w:vAlign w:val="center"/>
          </w:tcPr>
          <w:p w14:paraId="3CD1EA06">
            <w:pPr>
              <w:pStyle w:val="30"/>
            </w:pPr>
            <w:r>
              <w:rPr>
                <w:rFonts w:hint="eastAsia"/>
              </w:rPr>
              <w:t>16</w:t>
            </w:r>
          </w:p>
        </w:tc>
        <w:tc>
          <w:tcPr>
            <w:tcW w:w="619" w:type="pct"/>
            <w:vMerge w:val="continue"/>
            <w:shd w:val="clear" w:color="auto" w:fill="FFFFFF"/>
            <w:vAlign w:val="center"/>
          </w:tcPr>
          <w:p w14:paraId="5C0BB521">
            <w:pPr>
              <w:pStyle w:val="30"/>
            </w:pPr>
          </w:p>
        </w:tc>
        <w:tc>
          <w:tcPr>
            <w:tcW w:w="496" w:type="pct"/>
            <w:vMerge w:val="continue"/>
            <w:shd w:val="clear" w:color="auto" w:fill="FFFFFF"/>
            <w:vAlign w:val="center"/>
          </w:tcPr>
          <w:p w14:paraId="4830A1BB">
            <w:pPr>
              <w:pStyle w:val="30"/>
            </w:pPr>
          </w:p>
        </w:tc>
        <w:tc>
          <w:tcPr>
            <w:tcW w:w="619" w:type="pct"/>
            <w:shd w:val="clear" w:color="auto" w:fill="FFFFFF"/>
            <w:vAlign w:val="center"/>
          </w:tcPr>
          <w:p w14:paraId="0CB96E9C">
            <w:pPr>
              <w:pStyle w:val="30"/>
            </w:pPr>
            <w:r>
              <w:rPr>
                <w:rFonts w:hint="eastAsia"/>
              </w:rPr>
              <w:t>人工服务</w:t>
            </w:r>
          </w:p>
        </w:tc>
        <w:tc>
          <w:tcPr>
            <w:tcW w:w="1153" w:type="pct"/>
            <w:shd w:val="clear" w:color="auto" w:fill="FFFFFF"/>
            <w:vAlign w:val="center"/>
          </w:tcPr>
          <w:p w14:paraId="40D50AD2">
            <w:pPr>
              <w:pStyle w:val="30"/>
            </w:pPr>
            <w:r>
              <w:rPr>
                <w:rFonts w:hint="eastAsia"/>
              </w:rPr>
              <w:t>提供数据备份及有效性验证服务，提供设备巡检服务，提供数据库配置；提供数据备份恢复演练，提供相关报告</w:t>
            </w:r>
          </w:p>
        </w:tc>
        <w:tc>
          <w:tcPr>
            <w:tcW w:w="503" w:type="pct"/>
            <w:shd w:val="clear" w:color="auto" w:fill="FFFFFF"/>
            <w:vAlign w:val="center"/>
          </w:tcPr>
          <w:p w14:paraId="480D0450">
            <w:pPr>
              <w:pStyle w:val="30"/>
            </w:pPr>
            <w:r>
              <w:rPr>
                <w:rFonts w:hint="eastAsia"/>
              </w:rPr>
              <w:t>2</w:t>
            </w:r>
          </w:p>
        </w:tc>
        <w:tc>
          <w:tcPr>
            <w:tcW w:w="399" w:type="pct"/>
            <w:shd w:val="clear" w:color="auto" w:fill="FFFFFF"/>
            <w:vAlign w:val="center"/>
          </w:tcPr>
          <w:p w14:paraId="366B4BBA">
            <w:pPr>
              <w:pStyle w:val="30"/>
            </w:pPr>
            <w:r>
              <w:rPr>
                <w:rFonts w:hint="eastAsia"/>
              </w:rPr>
              <w:t>人/月</w:t>
            </w:r>
          </w:p>
        </w:tc>
        <w:tc>
          <w:tcPr>
            <w:tcW w:w="834" w:type="pct"/>
            <w:shd w:val="clear" w:color="auto" w:fill="FFFFFF"/>
            <w:vAlign w:val="center"/>
          </w:tcPr>
          <w:p w14:paraId="4D44F02B">
            <w:pPr>
              <w:pStyle w:val="30"/>
            </w:pPr>
            <w:r>
              <w:rPr>
                <w:rFonts w:hint="eastAsia"/>
              </w:rPr>
              <w:t>详见运维可研中安全服务章节</w:t>
            </w:r>
          </w:p>
        </w:tc>
      </w:tr>
      <w:tr w14:paraId="6E6F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0" w:hRule="atLeast"/>
          <w:jc w:val="center"/>
        </w:trPr>
        <w:tc>
          <w:tcPr>
            <w:tcW w:w="373" w:type="pct"/>
            <w:shd w:val="clear" w:color="auto" w:fill="FFFFFF"/>
            <w:vAlign w:val="center"/>
          </w:tcPr>
          <w:p w14:paraId="6D769C57">
            <w:pPr>
              <w:pStyle w:val="30"/>
            </w:pPr>
            <w:r>
              <w:rPr>
                <w:rFonts w:hint="eastAsia"/>
              </w:rPr>
              <w:t>17</w:t>
            </w:r>
          </w:p>
        </w:tc>
        <w:tc>
          <w:tcPr>
            <w:tcW w:w="619" w:type="pct"/>
            <w:vMerge w:val="continue"/>
            <w:shd w:val="clear" w:color="auto" w:fill="FFFFFF"/>
            <w:vAlign w:val="center"/>
          </w:tcPr>
          <w:p w14:paraId="7A58A758">
            <w:pPr>
              <w:pStyle w:val="30"/>
            </w:pPr>
          </w:p>
        </w:tc>
        <w:tc>
          <w:tcPr>
            <w:tcW w:w="496" w:type="pct"/>
            <w:shd w:val="clear" w:color="auto" w:fill="FFFFFF"/>
            <w:vAlign w:val="center"/>
          </w:tcPr>
          <w:p w14:paraId="3618D0FB">
            <w:pPr>
              <w:pStyle w:val="30"/>
            </w:pPr>
            <w:r>
              <w:rPr>
                <w:rFonts w:hint="eastAsia"/>
              </w:rPr>
              <w:t>渗透测试</w:t>
            </w:r>
          </w:p>
        </w:tc>
        <w:tc>
          <w:tcPr>
            <w:tcW w:w="619" w:type="pct"/>
            <w:shd w:val="clear" w:color="auto" w:fill="FFFFFF"/>
            <w:vAlign w:val="center"/>
          </w:tcPr>
          <w:p w14:paraId="71160A51">
            <w:pPr>
              <w:pStyle w:val="30"/>
            </w:pPr>
            <w:r>
              <w:rPr>
                <w:rFonts w:hint="eastAsia"/>
              </w:rPr>
              <w:t>渗透测试</w:t>
            </w:r>
          </w:p>
        </w:tc>
        <w:tc>
          <w:tcPr>
            <w:tcW w:w="1153" w:type="pct"/>
            <w:shd w:val="clear" w:color="auto" w:fill="FFFFFF"/>
            <w:vAlign w:val="center"/>
          </w:tcPr>
          <w:p w14:paraId="7596BD29">
            <w:pPr>
              <w:pStyle w:val="30"/>
            </w:pPr>
            <w:r>
              <w:rPr>
                <w:rFonts w:hint="eastAsia"/>
              </w:rPr>
              <w:t>服务含150台资产渗透测试，每季度一次。</w:t>
            </w:r>
          </w:p>
        </w:tc>
        <w:tc>
          <w:tcPr>
            <w:tcW w:w="503" w:type="pct"/>
            <w:shd w:val="clear" w:color="auto" w:fill="FFFFFF"/>
            <w:vAlign w:val="center"/>
          </w:tcPr>
          <w:p w14:paraId="32E3B1ED">
            <w:pPr>
              <w:pStyle w:val="30"/>
            </w:pPr>
            <w:r>
              <w:rPr>
                <w:rFonts w:hint="eastAsia"/>
              </w:rPr>
              <w:t>600</w:t>
            </w:r>
          </w:p>
        </w:tc>
        <w:tc>
          <w:tcPr>
            <w:tcW w:w="399" w:type="pct"/>
            <w:shd w:val="clear" w:color="auto" w:fill="FFFFFF"/>
            <w:vAlign w:val="center"/>
          </w:tcPr>
          <w:p w14:paraId="642D9774">
            <w:pPr>
              <w:pStyle w:val="30"/>
            </w:pPr>
            <w:r>
              <w:rPr>
                <w:rFonts w:hint="eastAsia"/>
              </w:rPr>
              <w:t>次</w:t>
            </w:r>
          </w:p>
        </w:tc>
        <w:tc>
          <w:tcPr>
            <w:tcW w:w="834" w:type="pct"/>
            <w:shd w:val="clear" w:color="auto" w:fill="FFFFFF"/>
            <w:vAlign w:val="center"/>
          </w:tcPr>
          <w:p w14:paraId="44182C7C">
            <w:pPr>
              <w:pStyle w:val="30"/>
            </w:pPr>
            <w:r>
              <w:rPr>
                <w:rFonts w:hint="eastAsia"/>
              </w:rPr>
              <w:t>详见运维可研中安全服务章节</w:t>
            </w:r>
          </w:p>
        </w:tc>
      </w:tr>
      <w:tr w14:paraId="2CEDC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0" w:hRule="atLeast"/>
          <w:jc w:val="center"/>
        </w:trPr>
        <w:tc>
          <w:tcPr>
            <w:tcW w:w="373" w:type="pct"/>
            <w:shd w:val="clear" w:color="auto" w:fill="FFFFFF"/>
            <w:vAlign w:val="center"/>
          </w:tcPr>
          <w:p w14:paraId="42EB9D92">
            <w:pPr>
              <w:pStyle w:val="30"/>
            </w:pPr>
            <w:r>
              <w:rPr>
                <w:rFonts w:hint="eastAsia"/>
              </w:rPr>
              <w:t>18</w:t>
            </w:r>
          </w:p>
        </w:tc>
        <w:tc>
          <w:tcPr>
            <w:tcW w:w="619" w:type="pct"/>
            <w:vMerge w:val="continue"/>
            <w:shd w:val="clear" w:color="auto" w:fill="FFFFFF"/>
            <w:vAlign w:val="center"/>
          </w:tcPr>
          <w:p w14:paraId="6408B0B2">
            <w:pPr>
              <w:pStyle w:val="30"/>
            </w:pPr>
          </w:p>
        </w:tc>
        <w:tc>
          <w:tcPr>
            <w:tcW w:w="496" w:type="pct"/>
            <w:vMerge w:val="restart"/>
            <w:shd w:val="clear" w:color="auto" w:fill="FFFFFF"/>
            <w:vAlign w:val="center"/>
          </w:tcPr>
          <w:p w14:paraId="3C6F8185">
            <w:pPr>
              <w:pStyle w:val="30"/>
            </w:pPr>
            <w:r>
              <w:rPr>
                <w:rFonts w:hint="eastAsia"/>
              </w:rPr>
              <w:t>入侵检测系统服务</w:t>
            </w:r>
          </w:p>
        </w:tc>
        <w:tc>
          <w:tcPr>
            <w:tcW w:w="619" w:type="pct"/>
            <w:shd w:val="clear" w:color="auto" w:fill="FFFFFF"/>
            <w:vAlign w:val="center"/>
          </w:tcPr>
          <w:p w14:paraId="1CC89187">
            <w:pPr>
              <w:pStyle w:val="30"/>
            </w:pPr>
            <w:r>
              <w:rPr>
                <w:rFonts w:hint="eastAsia"/>
              </w:rPr>
              <w:t>入侵检测系统</w:t>
            </w:r>
          </w:p>
        </w:tc>
        <w:tc>
          <w:tcPr>
            <w:tcW w:w="1153" w:type="pct"/>
            <w:shd w:val="clear" w:color="auto" w:fill="FFFFFF"/>
            <w:vAlign w:val="center"/>
          </w:tcPr>
          <w:p w14:paraId="5583A316">
            <w:pPr>
              <w:pStyle w:val="30"/>
            </w:pPr>
            <w:r>
              <w:rPr>
                <w:rFonts w:hint="eastAsia"/>
              </w:rPr>
              <w:t>提供持续性入侵检测服务，对市国资委IDC机房的核心交换机设备进行流量监测。</w:t>
            </w:r>
            <w:r>
              <w:rPr>
                <w:rFonts w:hint="eastAsia"/>
              </w:rPr>
              <w:br w:type="textWrapping"/>
            </w:r>
            <w:r>
              <w:rPr>
                <w:rFonts w:hint="eastAsia"/>
              </w:rPr>
              <w:t>大沽路及国资委事业单位加密专线节点：4；大数据中心专线节点：1；国企专网节点：59；DMZ区节点：2，华为云节点：2，国务院国资委专线：1</w:t>
            </w:r>
          </w:p>
        </w:tc>
        <w:tc>
          <w:tcPr>
            <w:tcW w:w="503" w:type="pct"/>
            <w:shd w:val="clear" w:color="auto" w:fill="FFFFFF"/>
            <w:vAlign w:val="center"/>
          </w:tcPr>
          <w:p w14:paraId="361461ED">
            <w:pPr>
              <w:pStyle w:val="30"/>
            </w:pPr>
            <w:r>
              <w:rPr>
                <w:rFonts w:hint="eastAsia"/>
              </w:rPr>
              <w:t>70</w:t>
            </w:r>
          </w:p>
        </w:tc>
        <w:tc>
          <w:tcPr>
            <w:tcW w:w="399" w:type="pct"/>
            <w:shd w:val="clear" w:color="auto" w:fill="FFFFFF"/>
            <w:vAlign w:val="center"/>
          </w:tcPr>
          <w:p w14:paraId="46FDA042">
            <w:pPr>
              <w:pStyle w:val="30"/>
            </w:pPr>
            <w:r>
              <w:rPr>
                <w:rFonts w:hint="eastAsia"/>
              </w:rPr>
              <w:t>节点</w:t>
            </w:r>
          </w:p>
        </w:tc>
        <w:tc>
          <w:tcPr>
            <w:tcW w:w="834" w:type="pct"/>
            <w:shd w:val="clear" w:color="auto" w:fill="FFFFFF"/>
            <w:vAlign w:val="center"/>
          </w:tcPr>
          <w:p w14:paraId="0AF9D1AE">
            <w:pPr>
              <w:pStyle w:val="30"/>
            </w:pPr>
            <w:r>
              <w:rPr>
                <w:rFonts w:hint="eastAsia"/>
              </w:rPr>
              <w:t>详见运维可研中安全服务章节</w:t>
            </w:r>
          </w:p>
        </w:tc>
      </w:tr>
      <w:tr w14:paraId="5746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5" w:hRule="atLeast"/>
          <w:jc w:val="center"/>
        </w:trPr>
        <w:tc>
          <w:tcPr>
            <w:tcW w:w="373" w:type="pct"/>
            <w:shd w:val="clear" w:color="auto" w:fill="FFFFFF"/>
            <w:vAlign w:val="center"/>
          </w:tcPr>
          <w:p w14:paraId="382700AF">
            <w:pPr>
              <w:pStyle w:val="30"/>
            </w:pPr>
            <w:r>
              <w:rPr>
                <w:rFonts w:hint="eastAsia"/>
              </w:rPr>
              <w:t>19</w:t>
            </w:r>
          </w:p>
        </w:tc>
        <w:tc>
          <w:tcPr>
            <w:tcW w:w="619" w:type="pct"/>
            <w:vMerge w:val="continue"/>
            <w:shd w:val="clear" w:color="auto" w:fill="FFFFFF"/>
            <w:vAlign w:val="center"/>
          </w:tcPr>
          <w:p w14:paraId="4B5217D5">
            <w:pPr>
              <w:pStyle w:val="30"/>
            </w:pPr>
          </w:p>
        </w:tc>
        <w:tc>
          <w:tcPr>
            <w:tcW w:w="496" w:type="pct"/>
            <w:vMerge w:val="continue"/>
            <w:shd w:val="clear" w:color="auto" w:fill="FFFFFF"/>
            <w:vAlign w:val="center"/>
          </w:tcPr>
          <w:p w14:paraId="2769338D">
            <w:pPr>
              <w:pStyle w:val="30"/>
            </w:pPr>
          </w:p>
        </w:tc>
        <w:tc>
          <w:tcPr>
            <w:tcW w:w="619" w:type="pct"/>
            <w:shd w:val="clear" w:color="auto" w:fill="FFFFFF"/>
            <w:vAlign w:val="center"/>
          </w:tcPr>
          <w:p w14:paraId="09EB74A7">
            <w:pPr>
              <w:pStyle w:val="30"/>
            </w:pPr>
            <w:r>
              <w:rPr>
                <w:rFonts w:hint="eastAsia"/>
              </w:rPr>
              <w:t>人工服务</w:t>
            </w:r>
          </w:p>
        </w:tc>
        <w:tc>
          <w:tcPr>
            <w:tcW w:w="1153" w:type="pct"/>
            <w:shd w:val="clear" w:color="auto" w:fill="FFFFFF"/>
            <w:vAlign w:val="center"/>
          </w:tcPr>
          <w:p w14:paraId="28E6E8A3">
            <w:pPr>
              <w:pStyle w:val="30"/>
            </w:pPr>
            <w:r>
              <w:rPr>
                <w:rFonts w:hint="eastAsia"/>
              </w:rPr>
              <w:t>提供设备巡检、配置管理、安全监测服务，提供相关报告</w:t>
            </w:r>
          </w:p>
        </w:tc>
        <w:tc>
          <w:tcPr>
            <w:tcW w:w="503" w:type="pct"/>
            <w:shd w:val="clear" w:color="auto" w:fill="FFFFFF"/>
            <w:vAlign w:val="center"/>
          </w:tcPr>
          <w:p w14:paraId="3D777102">
            <w:pPr>
              <w:pStyle w:val="30"/>
            </w:pPr>
            <w:r>
              <w:rPr>
                <w:rFonts w:hint="eastAsia"/>
              </w:rPr>
              <w:t>2</w:t>
            </w:r>
          </w:p>
        </w:tc>
        <w:tc>
          <w:tcPr>
            <w:tcW w:w="399" w:type="pct"/>
            <w:shd w:val="clear" w:color="auto" w:fill="FFFFFF"/>
            <w:vAlign w:val="center"/>
          </w:tcPr>
          <w:p w14:paraId="2A37319E">
            <w:pPr>
              <w:pStyle w:val="30"/>
            </w:pPr>
            <w:r>
              <w:rPr>
                <w:rFonts w:hint="eastAsia"/>
              </w:rPr>
              <w:t>人/月</w:t>
            </w:r>
          </w:p>
        </w:tc>
        <w:tc>
          <w:tcPr>
            <w:tcW w:w="834" w:type="pct"/>
            <w:shd w:val="clear" w:color="auto" w:fill="FFFFFF"/>
            <w:vAlign w:val="center"/>
          </w:tcPr>
          <w:p w14:paraId="227756B6">
            <w:pPr>
              <w:pStyle w:val="30"/>
            </w:pPr>
            <w:r>
              <w:rPr>
                <w:rFonts w:hint="eastAsia"/>
              </w:rPr>
              <w:t>详见运维可研中安全服务章节</w:t>
            </w:r>
          </w:p>
        </w:tc>
      </w:tr>
      <w:tr w14:paraId="7B4E5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373" w:type="pct"/>
            <w:shd w:val="clear" w:color="auto" w:fill="FFFFFF"/>
            <w:vAlign w:val="center"/>
          </w:tcPr>
          <w:p w14:paraId="404D6029">
            <w:pPr>
              <w:pStyle w:val="30"/>
            </w:pPr>
            <w:r>
              <w:rPr>
                <w:rFonts w:hint="eastAsia"/>
              </w:rPr>
              <w:t>20</w:t>
            </w:r>
          </w:p>
        </w:tc>
        <w:tc>
          <w:tcPr>
            <w:tcW w:w="619" w:type="pct"/>
            <w:vMerge w:val="restart"/>
            <w:shd w:val="clear" w:color="auto" w:fill="FFFFFF"/>
            <w:vAlign w:val="center"/>
          </w:tcPr>
          <w:p w14:paraId="736EDF7B">
            <w:pPr>
              <w:pStyle w:val="30"/>
            </w:pPr>
            <w:r>
              <w:rPr>
                <w:rFonts w:hint="eastAsia"/>
              </w:rPr>
              <w:t>其他安全服务</w:t>
            </w:r>
          </w:p>
        </w:tc>
        <w:tc>
          <w:tcPr>
            <w:tcW w:w="496" w:type="pct"/>
            <w:shd w:val="clear" w:color="auto" w:fill="FFFFFF"/>
            <w:vAlign w:val="center"/>
          </w:tcPr>
          <w:p w14:paraId="7F8062AC">
            <w:pPr>
              <w:pStyle w:val="30"/>
            </w:pPr>
            <w:r>
              <w:rPr>
                <w:rFonts w:hint="eastAsia"/>
              </w:rPr>
              <w:t>重保服务</w:t>
            </w:r>
          </w:p>
        </w:tc>
        <w:tc>
          <w:tcPr>
            <w:tcW w:w="619" w:type="pct"/>
            <w:shd w:val="clear" w:color="auto" w:fill="FFFFFF"/>
            <w:vAlign w:val="center"/>
          </w:tcPr>
          <w:p w14:paraId="7B565D63">
            <w:pPr>
              <w:pStyle w:val="30"/>
            </w:pPr>
            <w:r>
              <w:rPr>
                <w:rFonts w:hint="eastAsia"/>
              </w:rPr>
              <w:t>重保服务</w:t>
            </w:r>
          </w:p>
        </w:tc>
        <w:tc>
          <w:tcPr>
            <w:tcW w:w="1153" w:type="pct"/>
            <w:shd w:val="clear" w:color="auto" w:fill="FFFFFF"/>
            <w:vAlign w:val="center"/>
          </w:tcPr>
          <w:p w14:paraId="3B499760">
            <w:pPr>
              <w:pStyle w:val="30"/>
            </w:pPr>
            <w:r>
              <w:rPr>
                <w:rFonts w:hint="eastAsia"/>
              </w:rPr>
              <w:t>对重要法定节假日、大事件提供安全特别支持7*24小进，2024年预计108天重保。</w:t>
            </w:r>
          </w:p>
        </w:tc>
        <w:tc>
          <w:tcPr>
            <w:tcW w:w="503" w:type="pct"/>
            <w:shd w:val="clear" w:color="auto" w:fill="FFFFFF"/>
            <w:vAlign w:val="center"/>
          </w:tcPr>
          <w:p w14:paraId="114113D2">
            <w:pPr>
              <w:pStyle w:val="30"/>
            </w:pPr>
            <w:r>
              <w:rPr>
                <w:rFonts w:hint="eastAsia"/>
              </w:rPr>
              <w:t>10</w:t>
            </w:r>
          </w:p>
        </w:tc>
        <w:tc>
          <w:tcPr>
            <w:tcW w:w="399" w:type="pct"/>
            <w:shd w:val="clear" w:color="auto" w:fill="FFFFFF"/>
            <w:vAlign w:val="center"/>
          </w:tcPr>
          <w:p w14:paraId="08A21FE2">
            <w:pPr>
              <w:pStyle w:val="30"/>
            </w:pPr>
            <w:r>
              <w:rPr>
                <w:rFonts w:hint="eastAsia"/>
              </w:rPr>
              <w:t>人/月</w:t>
            </w:r>
          </w:p>
        </w:tc>
        <w:tc>
          <w:tcPr>
            <w:tcW w:w="834" w:type="pct"/>
            <w:shd w:val="clear" w:color="auto" w:fill="FFFFFF"/>
            <w:vAlign w:val="center"/>
          </w:tcPr>
          <w:p w14:paraId="4EADC43E">
            <w:pPr>
              <w:pStyle w:val="30"/>
            </w:pPr>
            <w:r>
              <w:rPr>
                <w:rFonts w:hint="eastAsia"/>
              </w:rPr>
              <w:t>详见运维可研中安全服务章节</w:t>
            </w:r>
          </w:p>
        </w:tc>
      </w:tr>
      <w:tr w14:paraId="0FEDD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0" w:hRule="atLeast"/>
          <w:jc w:val="center"/>
        </w:trPr>
        <w:tc>
          <w:tcPr>
            <w:tcW w:w="373" w:type="pct"/>
            <w:shd w:val="clear" w:color="auto" w:fill="FFFFFF"/>
            <w:vAlign w:val="center"/>
          </w:tcPr>
          <w:p w14:paraId="08B78CEB">
            <w:pPr>
              <w:pStyle w:val="30"/>
            </w:pPr>
            <w:r>
              <w:rPr>
                <w:rFonts w:hint="eastAsia"/>
              </w:rPr>
              <w:t>21</w:t>
            </w:r>
          </w:p>
        </w:tc>
        <w:tc>
          <w:tcPr>
            <w:tcW w:w="619" w:type="pct"/>
            <w:vMerge w:val="continue"/>
            <w:shd w:val="clear" w:color="auto" w:fill="FFFFFF"/>
            <w:vAlign w:val="center"/>
          </w:tcPr>
          <w:p w14:paraId="04A5B65E">
            <w:pPr>
              <w:pStyle w:val="30"/>
            </w:pPr>
          </w:p>
        </w:tc>
        <w:tc>
          <w:tcPr>
            <w:tcW w:w="496" w:type="pct"/>
            <w:shd w:val="clear" w:color="auto" w:fill="FFFFFF"/>
            <w:vAlign w:val="center"/>
          </w:tcPr>
          <w:p w14:paraId="6451E0F4">
            <w:pPr>
              <w:pStyle w:val="30"/>
            </w:pPr>
            <w:r>
              <w:rPr>
                <w:rFonts w:hint="eastAsia"/>
              </w:rPr>
              <w:t>安全监测服务</w:t>
            </w:r>
          </w:p>
        </w:tc>
        <w:tc>
          <w:tcPr>
            <w:tcW w:w="619" w:type="pct"/>
            <w:shd w:val="clear" w:color="auto" w:fill="FFFFFF"/>
            <w:vAlign w:val="center"/>
          </w:tcPr>
          <w:p w14:paraId="342FE24F">
            <w:pPr>
              <w:pStyle w:val="30"/>
            </w:pPr>
            <w:r>
              <w:rPr>
                <w:rFonts w:hint="eastAsia"/>
              </w:rPr>
              <w:t>安全监测分析及处置服务</w:t>
            </w:r>
          </w:p>
        </w:tc>
        <w:tc>
          <w:tcPr>
            <w:tcW w:w="1153" w:type="pct"/>
            <w:shd w:val="clear" w:color="auto" w:fill="FFFFFF"/>
            <w:vAlign w:val="center"/>
          </w:tcPr>
          <w:p w14:paraId="2C09B93B">
            <w:pPr>
              <w:pStyle w:val="30"/>
            </w:pPr>
            <w:r>
              <w:rPr>
                <w:rFonts w:hint="eastAsia"/>
              </w:rPr>
              <w:t>基于等保测评三级要求、CIS等基线标准进行安全基线核查，基于SecMind自研的基线核查工具进行快速核查，支持主流操作系统、中间件、数据库等的配置策略核查，满足用户监管、合规和最基础的安全配置要求。</w:t>
            </w:r>
            <w:r>
              <w:rPr>
                <w:rFonts w:hint="eastAsia"/>
              </w:rPr>
              <w:br w:type="textWrapping"/>
            </w:r>
            <w:r>
              <w:rPr>
                <w:rFonts w:hint="eastAsia"/>
              </w:rPr>
              <w:t>服务范围涵盖150台。增加网络及安全设备</w:t>
            </w:r>
          </w:p>
        </w:tc>
        <w:tc>
          <w:tcPr>
            <w:tcW w:w="503" w:type="pct"/>
            <w:shd w:val="clear" w:color="auto" w:fill="FFFFFF"/>
            <w:vAlign w:val="center"/>
          </w:tcPr>
          <w:p w14:paraId="0C13DFAF">
            <w:pPr>
              <w:pStyle w:val="30"/>
            </w:pPr>
            <w:r>
              <w:rPr>
                <w:rFonts w:hint="eastAsia"/>
              </w:rPr>
              <w:t>150</w:t>
            </w:r>
          </w:p>
        </w:tc>
        <w:tc>
          <w:tcPr>
            <w:tcW w:w="399" w:type="pct"/>
            <w:shd w:val="clear" w:color="auto" w:fill="FFFFFF"/>
            <w:vAlign w:val="center"/>
          </w:tcPr>
          <w:p w14:paraId="7178E87B">
            <w:pPr>
              <w:pStyle w:val="30"/>
            </w:pPr>
            <w:r>
              <w:rPr>
                <w:rFonts w:hint="eastAsia"/>
              </w:rPr>
              <w:t>台</w:t>
            </w:r>
          </w:p>
        </w:tc>
        <w:tc>
          <w:tcPr>
            <w:tcW w:w="834" w:type="pct"/>
            <w:shd w:val="clear" w:color="auto" w:fill="FFFFFF"/>
            <w:vAlign w:val="center"/>
          </w:tcPr>
          <w:p w14:paraId="467BA175">
            <w:pPr>
              <w:pStyle w:val="30"/>
            </w:pPr>
            <w:r>
              <w:rPr>
                <w:rFonts w:hint="eastAsia"/>
              </w:rPr>
              <w:t>详见运维可研中安全服务章节</w:t>
            </w:r>
          </w:p>
        </w:tc>
      </w:tr>
      <w:tr w14:paraId="790DA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373" w:type="pct"/>
            <w:shd w:val="clear" w:color="auto" w:fill="FFFFFF"/>
            <w:vAlign w:val="center"/>
          </w:tcPr>
          <w:p w14:paraId="32B24F3F">
            <w:pPr>
              <w:pStyle w:val="30"/>
            </w:pPr>
            <w:r>
              <w:rPr>
                <w:rFonts w:hint="eastAsia"/>
              </w:rPr>
              <w:t>22</w:t>
            </w:r>
          </w:p>
        </w:tc>
        <w:tc>
          <w:tcPr>
            <w:tcW w:w="619" w:type="pct"/>
            <w:vMerge w:val="continue"/>
            <w:shd w:val="clear" w:color="auto" w:fill="FFFFFF"/>
            <w:vAlign w:val="center"/>
          </w:tcPr>
          <w:p w14:paraId="7D96F5EE">
            <w:pPr>
              <w:pStyle w:val="30"/>
            </w:pPr>
          </w:p>
        </w:tc>
        <w:tc>
          <w:tcPr>
            <w:tcW w:w="496" w:type="pct"/>
            <w:shd w:val="clear" w:color="auto" w:fill="FFFFFF"/>
            <w:vAlign w:val="center"/>
          </w:tcPr>
          <w:p w14:paraId="2365A7B2">
            <w:pPr>
              <w:pStyle w:val="30"/>
            </w:pPr>
            <w:r>
              <w:rPr>
                <w:rFonts w:hint="eastAsia"/>
              </w:rPr>
              <w:t>安全检测服务</w:t>
            </w:r>
          </w:p>
        </w:tc>
        <w:tc>
          <w:tcPr>
            <w:tcW w:w="619" w:type="pct"/>
            <w:shd w:val="clear" w:color="auto" w:fill="FFFFFF"/>
            <w:vAlign w:val="center"/>
          </w:tcPr>
          <w:p w14:paraId="0DDF1170">
            <w:pPr>
              <w:pStyle w:val="30"/>
            </w:pPr>
            <w:r>
              <w:rPr>
                <w:rFonts w:hint="eastAsia"/>
              </w:rPr>
              <w:t>核心数据端口监测及基础检测服务</w:t>
            </w:r>
          </w:p>
        </w:tc>
        <w:tc>
          <w:tcPr>
            <w:tcW w:w="1153" w:type="pct"/>
            <w:shd w:val="clear" w:color="auto" w:fill="FFFFFF"/>
            <w:vAlign w:val="center"/>
          </w:tcPr>
          <w:p w14:paraId="41ACAAE3">
            <w:pPr>
              <w:pStyle w:val="30"/>
            </w:pPr>
            <w:r>
              <w:rPr>
                <w:rFonts w:hint="eastAsia"/>
              </w:rPr>
              <w:t>包含数据端口监测和防御服务，系统环境安全检查服务，操作系统漏洞测试服务，应用系统漏洞测试服务；基础检测（系统环境，操作系统）每月一次；</w:t>
            </w:r>
            <w:r>
              <w:rPr>
                <w:rFonts w:hint="eastAsia"/>
              </w:rPr>
              <w:br w:type="textWrapping"/>
            </w:r>
            <w:r>
              <w:rPr>
                <w:rFonts w:hint="eastAsia"/>
              </w:rPr>
              <w:t>服务范围涵盖150台。增加网络及安全设备</w:t>
            </w:r>
          </w:p>
        </w:tc>
        <w:tc>
          <w:tcPr>
            <w:tcW w:w="503" w:type="pct"/>
            <w:shd w:val="clear" w:color="auto" w:fill="FFFFFF"/>
            <w:vAlign w:val="center"/>
          </w:tcPr>
          <w:p w14:paraId="18249EF5">
            <w:pPr>
              <w:pStyle w:val="30"/>
            </w:pPr>
            <w:r>
              <w:rPr>
                <w:rFonts w:hint="eastAsia"/>
              </w:rPr>
              <w:t>150</w:t>
            </w:r>
          </w:p>
        </w:tc>
        <w:tc>
          <w:tcPr>
            <w:tcW w:w="399" w:type="pct"/>
            <w:shd w:val="clear" w:color="auto" w:fill="FFFFFF"/>
            <w:vAlign w:val="center"/>
          </w:tcPr>
          <w:p w14:paraId="4FF2E456">
            <w:pPr>
              <w:pStyle w:val="30"/>
            </w:pPr>
            <w:r>
              <w:rPr>
                <w:rFonts w:hint="eastAsia"/>
              </w:rPr>
              <w:t>台</w:t>
            </w:r>
          </w:p>
        </w:tc>
        <w:tc>
          <w:tcPr>
            <w:tcW w:w="834" w:type="pct"/>
            <w:shd w:val="clear" w:color="auto" w:fill="FFFFFF"/>
            <w:vAlign w:val="center"/>
          </w:tcPr>
          <w:p w14:paraId="342E8E16">
            <w:pPr>
              <w:pStyle w:val="30"/>
            </w:pPr>
            <w:r>
              <w:rPr>
                <w:rFonts w:hint="eastAsia"/>
              </w:rPr>
              <w:t>详见运维可研中安全服务章节</w:t>
            </w:r>
          </w:p>
        </w:tc>
      </w:tr>
      <w:tr w14:paraId="3ED48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jc w:val="center"/>
        </w:trPr>
        <w:tc>
          <w:tcPr>
            <w:tcW w:w="373" w:type="pct"/>
            <w:shd w:val="clear" w:color="auto" w:fill="FFFFFF"/>
            <w:vAlign w:val="center"/>
          </w:tcPr>
          <w:p w14:paraId="1C2B6BBD">
            <w:pPr>
              <w:pStyle w:val="30"/>
            </w:pPr>
            <w:r>
              <w:rPr>
                <w:rFonts w:hint="eastAsia"/>
              </w:rPr>
              <w:t>23</w:t>
            </w:r>
          </w:p>
        </w:tc>
        <w:tc>
          <w:tcPr>
            <w:tcW w:w="619" w:type="pct"/>
            <w:vMerge w:val="continue"/>
            <w:shd w:val="clear" w:color="auto" w:fill="FFFFFF"/>
            <w:vAlign w:val="center"/>
          </w:tcPr>
          <w:p w14:paraId="48D0F0F9">
            <w:pPr>
              <w:pStyle w:val="30"/>
            </w:pPr>
          </w:p>
        </w:tc>
        <w:tc>
          <w:tcPr>
            <w:tcW w:w="496" w:type="pct"/>
            <w:vMerge w:val="restart"/>
            <w:shd w:val="clear" w:color="auto" w:fill="FFFFFF"/>
            <w:vAlign w:val="center"/>
          </w:tcPr>
          <w:p w14:paraId="12B96CF5">
            <w:pPr>
              <w:pStyle w:val="30"/>
            </w:pPr>
            <w:r>
              <w:rPr>
                <w:rFonts w:hint="eastAsia"/>
              </w:rPr>
              <w:t>应急演练服务渗透测试及漏洞修复服务基线配置检测服务</w:t>
            </w:r>
          </w:p>
        </w:tc>
        <w:tc>
          <w:tcPr>
            <w:tcW w:w="619" w:type="pct"/>
            <w:shd w:val="clear" w:color="auto" w:fill="FFFFFF"/>
            <w:vAlign w:val="center"/>
          </w:tcPr>
          <w:p w14:paraId="6E95A714">
            <w:pPr>
              <w:pStyle w:val="30"/>
            </w:pPr>
            <w:r>
              <w:rPr>
                <w:rFonts w:hint="eastAsia"/>
              </w:rPr>
              <w:t>人工服务</w:t>
            </w:r>
          </w:p>
        </w:tc>
        <w:tc>
          <w:tcPr>
            <w:tcW w:w="1153" w:type="pct"/>
            <w:shd w:val="clear" w:color="auto" w:fill="FFFFFF"/>
            <w:vAlign w:val="center"/>
          </w:tcPr>
          <w:p w14:paraId="7E378D51">
            <w:pPr>
              <w:pStyle w:val="30"/>
            </w:pPr>
            <w:r>
              <w:rPr>
                <w:rFonts w:hint="eastAsia"/>
              </w:rPr>
              <w:t>安全基线的意义在于为达到最基本的防护要求而制定的一系列基准，任何安全检查都是围绕不同安全基线展开。通过自查、自加固到有关部门的抽检，可以帮助市国资委认清自身风险现状和漏洞隐患。</w:t>
            </w:r>
            <w:r>
              <w:rPr>
                <w:rFonts w:hint="eastAsia"/>
              </w:rPr>
              <w:br w:type="textWrapping"/>
            </w:r>
            <w:r>
              <w:rPr>
                <w:rFonts w:hint="eastAsia"/>
              </w:rPr>
              <w:t>150台资产基线配置及检测服务</w:t>
            </w:r>
          </w:p>
        </w:tc>
        <w:tc>
          <w:tcPr>
            <w:tcW w:w="503" w:type="pct"/>
            <w:shd w:val="clear" w:color="auto" w:fill="FFFFFF"/>
            <w:vAlign w:val="center"/>
          </w:tcPr>
          <w:p w14:paraId="343561B9">
            <w:pPr>
              <w:pStyle w:val="30"/>
            </w:pPr>
            <w:r>
              <w:rPr>
                <w:rFonts w:hint="eastAsia"/>
              </w:rPr>
              <w:t>2</w:t>
            </w:r>
          </w:p>
        </w:tc>
        <w:tc>
          <w:tcPr>
            <w:tcW w:w="399" w:type="pct"/>
            <w:shd w:val="clear" w:color="auto" w:fill="FFFFFF"/>
            <w:vAlign w:val="center"/>
          </w:tcPr>
          <w:p w14:paraId="7EF2D570">
            <w:pPr>
              <w:pStyle w:val="30"/>
            </w:pPr>
            <w:r>
              <w:rPr>
                <w:rFonts w:hint="eastAsia"/>
              </w:rPr>
              <w:t>人/月</w:t>
            </w:r>
          </w:p>
        </w:tc>
        <w:tc>
          <w:tcPr>
            <w:tcW w:w="834" w:type="pct"/>
            <w:shd w:val="clear" w:color="auto" w:fill="FFFFFF"/>
            <w:vAlign w:val="center"/>
          </w:tcPr>
          <w:p w14:paraId="44F324B8">
            <w:pPr>
              <w:pStyle w:val="30"/>
            </w:pPr>
            <w:r>
              <w:rPr>
                <w:rFonts w:hint="eastAsia"/>
              </w:rPr>
              <w:t>详见运维可研中安全服务章节</w:t>
            </w:r>
          </w:p>
        </w:tc>
      </w:tr>
      <w:tr w14:paraId="02784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373" w:type="pct"/>
            <w:shd w:val="clear" w:color="auto" w:fill="FFFFFF"/>
            <w:vAlign w:val="center"/>
          </w:tcPr>
          <w:p w14:paraId="7AD4FA2C">
            <w:pPr>
              <w:pStyle w:val="30"/>
            </w:pPr>
            <w:r>
              <w:rPr>
                <w:rFonts w:hint="eastAsia"/>
              </w:rPr>
              <w:t>24</w:t>
            </w:r>
          </w:p>
        </w:tc>
        <w:tc>
          <w:tcPr>
            <w:tcW w:w="619" w:type="pct"/>
            <w:vMerge w:val="continue"/>
            <w:shd w:val="clear" w:color="auto" w:fill="FFFFFF"/>
            <w:vAlign w:val="center"/>
          </w:tcPr>
          <w:p w14:paraId="578E62D8">
            <w:pPr>
              <w:pStyle w:val="30"/>
            </w:pPr>
          </w:p>
        </w:tc>
        <w:tc>
          <w:tcPr>
            <w:tcW w:w="496" w:type="pct"/>
            <w:vMerge w:val="continue"/>
            <w:shd w:val="clear" w:color="auto" w:fill="FFFFFF"/>
            <w:vAlign w:val="center"/>
          </w:tcPr>
          <w:p w14:paraId="0C72D1DD">
            <w:pPr>
              <w:pStyle w:val="30"/>
            </w:pPr>
          </w:p>
        </w:tc>
        <w:tc>
          <w:tcPr>
            <w:tcW w:w="619" w:type="pct"/>
            <w:shd w:val="clear" w:color="auto" w:fill="FFFFFF"/>
            <w:vAlign w:val="center"/>
          </w:tcPr>
          <w:p w14:paraId="2BE9B326">
            <w:pPr>
              <w:pStyle w:val="30"/>
            </w:pPr>
            <w:r>
              <w:rPr>
                <w:rFonts w:hint="eastAsia"/>
              </w:rPr>
              <w:t>人工服务</w:t>
            </w:r>
          </w:p>
        </w:tc>
        <w:tc>
          <w:tcPr>
            <w:tcW w:w="1153" w:type="pct"/>
            <w:shd w:val="clear" w:color="auto" w:fill="FFFFFF"/>
            <w:vAlign w:val="center"/>
          </w:tcPr>
          <w:p w14:paraId="3F8A848F">
            <w:pPr>
              <w:pStyle w:val="30"/>
            </w:pPr>
            <w:r>
              <w:rPr>
                <w:rFonts w:hint="eastAsia"/>
              </w:rPr>
              <w:t>(1)渗透测试:针对渗透测试服务范围，并结合等级保护合规性测评等各项检查工作的成果，采用外部渗透方式对应用系统和网络安全基础设施进行非破坏性质的模拟入侵者攻击的测试，检测外部威胁源和路径，以便掌握系统的安全状况，寻找系统存在的漏洞和风险:并出具渗透测试报告;</w:t>
            </w:r>
            <w:r>
              <w:rPr>
                <w:rFonts w:hint="eastAsia"/>
              </w:rPr>
              <w:br w:type="textWrapping"/>
            </w:r>
            <w:r>
              <w:rPr>
                <w:rFonts w:hint="eastAsia"/>
              </w:rPr>
              <w:t>(2)漏洞修复:提供漏洞修复服务，依据渗透测试的结果，对发现的应用系统和应用系统承载设施存在的安全风险给出修复建议，协助修复并出具漏洞修复建议和报告；</w:t>
            </w:r>
            <w:r>
              <w:rPr>
                <w:rFonts w:hint="eastAsia"/>
              </w:rPr>
              <w:br w:type="textWrapping"/>
            </w:r>
            <w:r>
              <w:rPr>
                <w:rFonts w:hint="eastAsia"/>
              </w:rPr>
              <w:t>150台资产渗透修复，以及40台网络设备漏洞修复。</w:t>
            </w:r>
          </w:p>
        </w:tc>
        <w:tc>
          <w:tcPr>
            <w:tcW w:w="503" w:type="pct"/>
            <w:shd w:val="clear" w:color="auto" w:fill="FFFFFF"/>
            <w:vAlign w:val="center"/>
          </w:tcPr>
          <w:p w14:paraId="400C2DED">
            <w:pPr>
              <w:pStyle w:val="30"/>
            </w:pPr>
            <w:r>
              <w:rPr>
                <w:rFonts w:hint="eastAsia"/>
              </w:rPr>
              <w:t>4</w:t>
            </w:r>
          </w:p>
        </w:tc>
        <w:tc>
          <w:tcPr>
            <w:tcW w:w="399" w:type="pct"/>
            <w:shd w:val="clear" w:color="auto" w:fill="FFFFFF"/>
            <w:vAlign w:val="center"/>
          </w:tcPr>
          <w:p w14:paraId="2E4ABDFB">
            <w:pPr>
              <w:pStyle w:val="30"/>
            </w:pPr>
            <w:r>
              <w:rPr>
                <w:rFonts w:hint="eastAsia"/>
              </w:rPr>
              <w:t>人/月</w:t>
            </w:r>
          </w:p>
        </w:tc>
        <w:tc>
          <w:tcPr>
            <w:tcW w:w="834" w:type="pct"/>
            <w:shd w:val="clear" w:color="auto" w:fill="FFFFFF"/>
            <w:vAlign w:val="center"/>
          </w:tcPr>
          <w:p w14:paraId="04671AB5">
            <w:pPr>
              <w:pStyle w:val="30"/>
            </w:pPr>
            <w:r>
              <w:rPr>
                <w:rFonts w:hint="eastAsia"/>
              </w:rPr>
              <w:t>详见运维可研中安全服务章节</w:t>
            </w:r>
          </w:p>
        </w:tc>
      </w:tr>
      <w:tr w14:paraId="23CB8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jc w:val="center"/>
        </w:trPr>
        <w:tc>
          <w:tcPr>
            <w:tcW w:w="373" w:type="pct"/>
            <w:shd w:val="clear" w:color="auto" w:fill="FFFFFF"/>
            <w:vAlign w:val="center"/>
          </w:tcPr>
          <w:p w14:paraId="5A63C159">
            <w:pPr>
              <w:pStyle w:val="30"/>
            </w:pPr>
            <w:r>
              <w:rPr>
                <w:rFonts w:hint="eastAsia"/>
              </w:rPr>
              <w:t>25</w:t>
            </w:r>
          </w:p>
        </w:tc>
        <w:tc>
          <w:tcPr>
            <w:tcW w:w="619" w:type="pct"/>
            <w:vMerge w:val="continue"/>
            <w:shd w:val="clear" w:color="auto" w:fill="FFFFFF"/>
            <w:vAlign w:val="center"/>
          </w:tcPr>
          <w:p w14:paraId="3FFD4D53">
            <w:pPr>
              <w:pStyle w:val="30"/>
            </w:pPr>
          </w:p>
        </w:tc>
        <w:tc>
          <w:tcPr>
            <w:tcW w:w="496" w:type="pct"/>
            <w:vMerge w:val="continue"/>
            <w:shd w:val="clear" w:color="auto" w:fill="FFFFFF"/>
            <w:vAlign w:val="center"/>
          </w:tcPr>
          <w:p w14:paraId="738C3966">
            <w:pPr>
              <w:pStyle w:val="30"/>
            </w:pPr>
          </w:p>
        </w:tc>
        <w:tc>
          <w:tcPr>
            <w:tcW w:w="619" w:type="pct"/>
            <w:shd w:val="clear" w:color="auto" w:fill="FFFFFF"/>
            <w:vAlign w:val="center"/>
          </w:tcPr>
          <w:p w14:paraId="6582EC7F">
            <w:pPr>
              <w:pStyle w:val="30"/>
            </w:pPr>
            <w:r>
              <w:rPr>
                <w:rFonts w:hint="eastAsia"/>
              </w:rPr>
              <w:t>人工服务</w:t>
            </w:r>
          </w:p>
        </w:tc>
        <w:tc>
          <w:tcPr>
            <w:tcW w:w="1153" w:type="pct"/>
            <w:shd w:val="clear" w:color="auto" w:fill="FFFFFF"/>
            <w:vAlign w:val="center"/>
          </w:tcPr>
          <w:p w14:paraId="6AB7BA72">
            <w:pPr>
              <w:pStyle w:val="30"/>
            </w:pPr>
            <w:r>
              <w:rPr>
                <w:rFonts w:hint="eastAsia"/>
              </w:rPr>
              <w:t>根据客户实际情况制定应急预案，包括网络故障事件、软件故障事件、黑客攻击事件、数据泄露事件等。当发生突发事件时，帮助企业形成科学、有效、反应迅速的应急工作机制。</w:t>
            </w:r>
            <w:r>
              <w:rPr>
                <w:rFonts w:hint="eastAsia"/>
              </w:rPr>
              <w:br w:type="textWrapping"/>
            </w:r>
            <w:r>
              <w:rPr>
                <w:rFonts w:hint="eastAsia"/>
              </w:rPr>
              <w:t>按三级等保要求定期网络设备、安全设备、服务器及数据库进行应急模拟演练。</w:t>
            </w:r>
            <w:r>
              <w:rPr>
                <w:rFonts w:hint="eastAsia"/>
              </w:rPr>
              <w:br w:type="textWrapping"/>
            </w:r>
            <w:r>
              <w:rPr>
                <w:rFonts w:hint="eastAsia"/>
              </w:rPr>
              <w:t>150台资产应急演练。</w:t>
            </w:r>
          </w:p>
        </w:tc>
        <w:tc>
          <w:tcPr>
            <w:tcW w:w="503" w:type="pct"/>
            <w:shd w:val="clear" w:color="auto" w:fill="FFFFFF"/>
            <w:vAlign w:val="center"/>
          </w:tcPr>
          <w:p w14:paraId="2578A05A">
            <w:pPr>
              <w:pStyle w:val="30"/>
            </w:pPr>
            <w:r>
              <w:rPr>
                <w:rFonts w:hint="eastAsia"/>
              </w:rPr>
              <w:t>4</w:t>
            </w:r>
          </w:p>
        </w:tc>
        <w:tc>
          <w:tcPr>
            <w:tcW w:w="399" w:type="pct"/>
            <w:shd w:val="clear" w:color="auto" w:fill="FFFFFF"/>
            <w:vAlign w:val="center"/>
          </w:tcPr>
          <w:p w14:paraId="1FAC569E">
            <w:pPr>
              <w:pStyle w:val="30"/>
            </w:pPr>
            <w:r>
              <w:rPr>
                <w:rFonts w:hint="eastAsia"/>
              </w:rPr>
              <w:t>人/月</w:t>
            </w:r>
          </w:p>
        </w:tc>
        <w:tc>
          <w:tcPr>
            <w:tcW w:w="834" w:type="pct"/>
            <w:shd w:val="clear" w:color="auto" w:fill="FFFFFF"/>
            <w:vAlign w:val="center"/>
          </w:tcPr>
          <w:p w14:paraId="3183AE89">
            <w:pPr>
              <w:pStyle w:val="30"/>
            </w:pPr>
            <w:r>
              <w:rPr>
                <w:rFonts w:hint="eastAsia"/>
              </w:rPr>
              <w:t>详见运维可研中安全服务章节</w:t>
            </w:r>
          </w:p>
        </w:tc>
      </w:tr>
    </w:tbl>
    <w:p w14:paraId="53141DE6">
      <w:pPr>
        <w:ind w:firstLine="0" w:firstLineChars="0"/>
      </w:pPr>
    </w:p>
    <w:p w14:paraId="45CBD05A">
      <w:pPr>
        <w:pStyle w:val="22"/>
        <w:numPr>
          <w:ilvl w:val="8"/>
          <w:numId w:val="0"/>
        </w:numPr>
        <w:rPr>
          <w:rFonts w:hint="default"/>
        </w:rPr>
      </w:pPr>
      <w:r>
        <w:rPr>
          <w:rFonts w:hint="default" w:cs="Times New Roman"/>
        </w:rPr>
        <w:t xml:space="preserve">表6.10  </w:t>
      </w:r>
      <w:r>
        <w:t>云基础设施安全服务需求</w:t>
      </w:r>
    </w:p>
    <w:tbl>
      <w:tblPr>
        <w:tblStyle w:val="1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6"/>
        <w:gridCol w:w="643"/>
        <w:gridCol w:w="800"/>
        <w:gridCol w:w="1209"/>
        <w:gridCol w:w="2073"/>
        <w:gridCol w:w="1052"/>
        <w:gridCol w:w="868"/>
        <w:gridCol w:w="1176"/>
      </w:tblGrid>
      <w:tr w14:paraId="38FEB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408" w:type="pct"/>
            <w:noWrap/>
            <w:vAlign w:val="center"/>
          </w:tcPr>
          <w:p w14:paraId="3704F7B2">
            <w:pPr>
              <w:pStyle w:val="30"/>
            </w:pPr>
            <w:r>
              <w:rPr>
                <w:rFonts w:hint="eastAsia"/>
              </w:rPr>
              <w:t>序号</w:t>
            </w:r>
          </w:p>
        </w:tc>
        <w:tc>
          <w:tcPr>
            <w:tcW w:w="378" w:type="pct"/>
            <w:vAlign w:val="center"/>
          </w:tcPr>
          <w:p w14:paraId="549F29D3">
            <w:pPr>
              <w:pStyle w:val="30"/>
            </w:pPr>
            <w:r>
              <w:rPr>
                <w:rFonts w:hint="eastAsia"/>
              </w:rPr>
              <w:t>服务子类</w:t>
            </w:r>
          </w:p>
        </w:tc>
        <w:tc>
          <w:tcPr>
            <w:tcW w:w="469" w:type="pct"/>
            <w:vAlign w:val="center"/>
          </w:tcPr>
          <w:p w14:paraId="79146C66">
            <w:pPr>
              <w:pStyle w:val="30"/>
            </w:pPr>
            <w:r>
              <w:rPr>
                <w:rFonts w:hint="eastAsia"/>
              </w:rPr>
              <w:t>服务项</w:t>
            </w:r>
          </w:p>
        </w:tc>
        <w:tc>
          <w:tcPr>
            <w:tcW w:w="709" w:type="pct"/>
            <w:vAlign w:val="center"/>
          </w:tcPr>
          <w:p w14:paraId="1F8F82B6">
            <w:pPr>
              <w:pStyle w:val="30"/>
            </w:pPr>
            <w:r>
              <w:rPr>
                <w:rFonts w:hint="eastAsia"/>
              </w:rPr>
              <w:t>服务子项</w:t>
            </w:r>
          </w:p>
        </w:tc>
        <w:tc>
          <w:tcPr>
            <w:tcW w:w="1216" w:type="pct"/>
            <w:vAlign w:val="center"/>
          </w:tcPr>
          <w:p w14:paraId="5F964B1E">
            <w:pPr>
              <w:pStyle w:val="30"/>
            </w:pPr>
            <w:r>
              <w:rPr>
                <w:rFonts w:hint="eastAsia"/>
              </w:rPr>
              <w:t>服务内容</w:t>
            </w:r>
          </w:p>
        </w:tc>
        <w:tc>
          <w:tcPr>
            <w:tcW w:w="617" w:type="pct"/>
            <w:vAlign w:val="center"/>
          </w:tcPr>
          <w:p w14:paraId="23CCB749">
            <w:pPr>
              <w:pStyle w:val="30"/>
            </w:pPr>
            <w:r>
              <w:rPr>
                <w:rFonts w:hint="eastAsia"/>
              </w:rPr>
              <w:t>目前VPC配置应用情况</w:t>
            </w:r>
          </w:p>
        </w:tc>
        <w:tc>
          <w:tcPr>
            <w:tcW w:w="509" w:type="pct"/>
            <w:vAlign w:val="center"/>
          </w:tcPr>
          <w:p w14:paraId="7FA028E2">
            <w:pPr>
              <w:pStyle w:val="30"/>
            </w:pPr>
            <w:r>
              <w:rPr>
                <w:rFonts w:hint="eastAsia"/>
              </w:rPr>
              <w:t>本项目安全体系建设是否涉及新增</w:t>
            </w:r>
          </w:p>
        </w:tc>
        <w:tc>
          <w:tcPr>
            <w:tcW w:w="690" w:type="pct"/>
            <w:vAlign w:val="center"/>
          </w:tcPr>
          <w:p w14:paraId="3E4D5D3D">
            <w:pPr>
              <w:pStyle w:val="30"/>
            </w:pPr>
            <w:r>
              <w:rPr>
                <w:rFonts w:hint="eastAsia"/>
              </w:rPr>
              <w:t>关联安全建设章节</w:t>
            </w:r>
          </w:p>
        </w:tc>
      </w:tr>
      <w:tr w14:paraId="2340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3" w:hRule="atLeast"/>
          <w:jc w:val="center"/>
        </w:trPr>
        <w:tc>
          <w:tcPr>
            <w:tcW w:w="408" w:type="pct"/>
            <w:noWrap/>
            <w:vAlign w:val="center"/>
          </w:tcPr>
          <w:p w14:paraId="20112917">
            <w:pPr>
              <w:pStyle w:val="30"/>
            </w:pPr>
            <w:r>
              <w:rPr>
                <w:rFonts w:hint="eastAsia"/>
              </w:rPr>
              <w:t>1</w:t>
            </w:r>
          </w:p>
        </w:tc>
        <w:tc>
          <w:tcPr>
            <w:tcW w:w="378" w:type="pct"/>
            <w:vMerge w:val="restart"/>
            <w:vAlign w:val="center"/>
          </w:tcPr>
          <w:p w14:paraId="4D62165F">
            <w:pPr>
              <w:pStyle w:val="30"/>
            </w:pPr>
            <w:r>
              <w:rPr>
                <w:rFonts w:hint="eastAsia"/>
              </w:rPr>
              <w:t>安全防护服务</w:t>
            </w:r>
          </w:p>
        </w:tc>
        <w:tc>
          <w:tcPr>
            <w:tcW w:w="469" w:type="pct"/>
            <w:vAlign w:val="center"/>
          </w:tcPr>
          <w:p w14:paraId="47010B22">
            <w:pPr>
              <w:pStyle w:val="30"/>
            </w:pPr>
            <w:r>
              <w:rPr>
                <w:rFonts w:hint="eastAsia"/>
              </w:rPr>
              <w:t>网络访问控制服务</w:t>
            </w:r>
          </w:p>
        </w:tc>
        <w:tc>
          <w:tcPr>
            <w:tcW w:w="709" w:type="pct"/>
            <w:vAlign w:val="center"/>
          </w:tcPr>
          <w:p w14:paraId="0E150247">
            <w:pPr>
              <w:pStyle w:val="30"/>
            </w:pPr>
            <w:r>
              <w:rPr>
                <w:rFonts w:hint="eastAsia"/>
              </w:rPr>
              <w:t>网络访问控制服务</w:t>
            </w:r>
          </w:p>
        </w:tc>
        <w:tc>
          <w:tcPr>
            <w:tcW w:w="1216" w:type="pct"/>
            <w:vAlign w:val="center"/>
          </w:tcPr>
          <w:p w14:paraId="570518FC">
            <w:pPr>
              <w:pStyle w:val="30"/>
            </w:pPr>
            <w:r>
              <w:rPr>
                <w:rFonts w:hint="eastAsia"/>
              </w:rPr>
              <w:t>提供实时的互联网出口访问控制、政务外网出口访问控制。</w:t>
            </w:r>
          </w:p>
        </w:tc>
        <w:tc>
          <w:tcPr>
            <w:tcW w:w="617" w:type="pct"/>
            <w:vAlign w:val="center"/>
          </w:tcPr>
          <w:p w14:paraId="799C686A">
            <w:pPr>
              <w:pStyle w:val="30"/>
            </w:pPr>
            <w:r>
              <w:rPr>
                <w:rFonts w:hint="eastAsia"/>
              </w:rPr>
              <w:t>已配置</w:t>
            </w:r>
          </w:p>
        </w:tc>
        <w:tc>
          <w:tcPr>
            <w:tcW w:w="509" w:type="pct"/>
            <w:noWrap/>
            <w:vAlign w:val="center"/>
          </w:tcPr>
          <w:p w14:paraId="005EA7CB">
            <w:pPr>
              <w:pStyle w:val="30"/>
            </w:pPr>
            <w:r>
              <w:rPr>
                <w:rFonts w:hint="eastAsia"/>
              </w:rPr>
              <w:t>是</w:t>
            </w:r>
          </w:p>
        </w:tc>
        <w:tc>
          <w:tcPr>
            <w:tcW w:w="690" w:type="pct"/>
            <w:noWrap/>
            <w:vAlign w:val="center"/>
          </w:tcPr>
          <w:p w14:paraId="4A57BED5">
            <w:pPr>
              <w:pStyle w:val="30"/>
            </w:pPr>
            <w:r>
              <w:rPr>
                <w:rFonts w:hint="eastAsia"/>
              </w:rPr>
              <w:t>安全服务</w:t>
            </w:r>
          </w:p>
        </w:tc>
      </w:tr>
      <w:tr w14:paraId="7FA0D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3" w:hRule="atLeast"/>
          <w:jc w:val="center"/>
        </w:trPr>
        <w:tc>
          <w:tcPr>
            <w:tcW w:w="408" w:type="pct"/>
            <w:noWrap/>
            <w:vAlign w:val="center"/>
          </w:tcPr>
          <w:p w14:paraId="08C697A3">
            <w:pPr>
              <w:pStyle w:val="30"/>
            </w:pPr>
            <w:r>
              <w:rPr>
                <w:rFonts w:hint="eastAsia"/>
              </w:rPr>
              <w:t>2</w:t>
            </w:r>
          </w:p>
        </w:tc>
        <w:tc>
          <w:tcPr>
            <w:tcW w:w="378" w:type="pct"/>
            <w:vMerge w:val="continue"/>
            <w:vAlign w:val="center"/>
          </w:tcPr>
          <w:p w14:paraId="45B3FF10">
            <w:pPr>
              <w:pStyle w:val="30"/>
            </w:pPr>
          </w:p>
        </w:tc>
        <w:tc>
          <w:tcPr>
            <w:tcW w:w="469" w:type="pct"/>
            <w:vAlign w:val="center"/>
          </w:tcPr>
          <w:p w14:paraId="254CE128">
            <w:pPr>
              <w:pStyle w:val="30"/>
            </w:pPr>
            <w:r>
              <w:rPr>
                <w:rFonts w:hint="eastAsia"/>
              </w:rPr>
              <w:t>入侵防御服务</w:t>
            </w:r>
          </w:p>
        </w:tc>
        <w:tc>
          <w:tcPr>
            <w:tcW w:w="709" w:type="pct"/>
            <w:vAlign w:val="center"/>
          </w:tcPr>
          <w:p w14:paraId="116674EE">
            <w:pPr>
              <w:pStyle w:val="30"/>
            </w:pPr>
            <w:r>
              <w:rPr>
                <w:rFonts w:hint="eastAsia"/>
              </w:rPr>
              <w:t>入侵防御服务</w:t>
            </w:r>
          </w:p>
        </w:tc>
        <w:tc>
          <w:tcPr>
            <w:tcW w:w="1216" w:type="pct"/>
            <w:vAlign w:val="center"/>
          </w:tcPr>
          <w:p w14:paraId="22A0872F">
            <w:pPr>
              <w:pStyle w:val="30"/>
            </w:pPr>
            <w:r>
              <w:rPr>
                <w:rFonts w:hint="eastAsia"/>
              </w:rPr>
              <w:t>提供实时互联网出口入侵防御、政务外网出口入侵防御，对网络流量进行检测。</w:t>
            </w:r>
          </w:p>
        </w:tc>
        <w:tc>
          <w:tcPr>
            <w:tcW w:w="617" w:type="pct"/>
            <w:vAlign w:val="center"/>
          </w:tcPr>
          <w:p w14:paraId="036EDCD0">
            <w:pPr>
              <w:pStyle w:val="30"/>
            </w:pPr>
            <w:r>
              <w:rPr>
                <w:rFonts w:hint="eastAsia"/>
              </w:rPr>
              <w:t>已配置</w:t>
            </w:r>
          </w:p>
        </w:tc>
        <w:tc>
          <w:tcPr>
            <w:tcW w:w="509" w:type="pct"/>
            <w:noWrap/>
            <w:vAlign w:val="center"/>
          </w:tcPr>
          <w:p w14:paraId="4F19B6A8">
            <w:pPr>
              <w:pStyle w:val="30"/>
            </w:pPr>
            <w:r>
              <w:rPr>
                <w:rFonts w:hint="eastAsia"/>
              </w:rPr>
              <w:t>是</w:t>
            </w:r>
          </w:p>
        </w:tc>
        <w:tc>
          <w:tcPr>
            <w:tcW w:w="690" w:type="pct"/>
            <w:noWrap/>
            <w:vAlign w:val="center"/>
          </w:tcPr>
          <w:p w14:paraId="2881337C">
            <w:pPr>
              <w:pStyle w:val="30"/>
            </w:pPr>
            <w:r>
              <w:rPr>
                <w:rFonts w:hint="eastAsia"/>
              </w:rPr>
              <w:t>安全服务</w:t>
            </w:r>
          </w:p>
        </w:tc>
      </w:tr>
      <w:tr w14:paraId="391FE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9" w:hRule="atLeast"/>
          <w:jc w:val="center"/>
        </w:trPr>
        <w:tc>
          <w:tcPr>
            <w:tcW w:w="408" w:type="pct"/>
            <w:noWrap/>
            <w:vAlign w:val="center"/>
          </w:tcPr>
          <w:p w14:paraId="5876CBA4">
            <w:pPr>
              <w:pStyle w:val="30"/>
            </w:pPr>
            <w:r>
              <w:rPr>
                <w:rFonts w:hint="eastAsia"/>
              </w:rPr>
              <w:t>3</w:t>
            </w:r>
          </w:p>
        </w:tc>
        <w:tc>
          <w:tcPr>
            <w:tcW w:w="378" w:type="pct"/>
            <w:vMerge w:val="restart"/>
            <w:vAlign w:val="center"/>
          </w:tcPr>
          <w:p w14:paraId="606F437E">
            <w:pPr>
              <w:pStyle w:val="30"/>
            </w:pPr>
            <w:r>
              <w:rPr>
                <w:rFonts w:hint="eastAsia"/>
              </w:rPr>
              <w:t>用户安全服务</w:t>
            </w:r>
          </w:p>
        </w:tc>
        <w:tc>
          <w:tcPr>
            <w:tcW w:w="469" w:type="pct"/>
            <w:vAlign w:val="center"/>
          </w:tcPr>
          <w:p w14:paraId="277D2EB6">
            <w:pPr>
              <w:pStyle w:val="30"/>
            </w:pPr>
            <w:r>
              <w:rPr>
                <w:rFonts w:hint="eastAsia"/>
              </w:rPr>
              <w:t>用户管理服务</w:t>
            </w:r>
          </w:p>
        </w:tc>
        <w:tc>
          <w:tcPr>
            <w:tcW w:w="709" w:type="pct"/>
            <w:vAlign w:val="center"/>
          </w:tcPr>
          <w:p w14:paraId="0875D237">
            <w:pPr>
              <w:pStyle w:val="30"/>
            </w:pPr>
            <w:r>
              <w:rPr>
                <w:rFonts w:hint="eastAsia"/>
              </w:rPr>
              <w:t>用户管理服务</w:t>
            </w:r>
          </w:p>
        </w:tc>
        <w:tc>
          <w:tcPr>
            <w:tcW w:w="1216" w:type="pct"/>
            <w:vAlign w:val="center"/>
          </w:tcPr>
          <w:p w14:paraId="2B0E3025">
            <w:pPr>
              <w:pStyle w:val="30"/>
            </w:pPr>
            <w:r>
              <w:rPr>
                <w:rFonts w:hint="eastAsia"/>
              </w:rPr>
              <w:t xml:space="preserve">云管平台自服务的用户管理。 </w:t>
            </w:r>
          </w:p>
        </w:tc>
        <w:tc>
          <w:tcPr>
            <w:tcW w:w="617" w:type="pct"/>
            <w:vAlign w:val="center"/>
          </w:tcPr>
          <w:p w14:paraId="5A59BCB4">
            <w:pPr>
              <w:pStyle w:val="30"/>
            </w:pPr>
            <w:r>
              <w:rPr>
                <w:rFonts w:hint="eastAsia"/>
              </w:rPr>
              <w:t>已配置</w:t>
            </w:r>
          </w:p>
        </w:tc>
        <w:tc>
          <w:tcPr>
            <w:tcW w:w="509" w:type="pct"/>
            <w:noWrap/>
            <w:vAlign w:val="center"/>
          </w:tcPr>
          <w:p w14:paraId="3FA9273F">
            <w:pPr>
              <w:pStyle w:val="30"/>
            </w:pPr>
            <w:r>
              <w:rPr>
                <w:rFonts w:hint="eastAsia"/>
              </w:rPr>
              <w:t>是</w:t>
            </w:r>
          </w:p>
        </w:tc>
        <w:tc>
          <w:tcPr>
            <w:tcW w:w="690" w:type="pct"/>
            <w:noWrap/>
            <w:vAlign w:val="center"/>
          </w:tcPr>
          <w:p w14:paraId="57537E44">
            <w:pPr>
              <w:pStyle w:val="30"/>
            </w:pPr>
            <w:r>
              <w:rPr>
                <w:rFonts w:hint="eastAsia"/>
              </w:rPr>
              <w:t>安全服务</w:t>
            </w:r>
          </w:p>
        </w:tc>
      </w:tr>
      <w:tr w14:paraId="0A3F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3" w:hRule="atLeast"/>
          <w:jc w:val="center"/>
        </w:trPr>
        <w:tc>
          <w:tcPr>
            <w:tcW w:w="408" w:type="pct"/>
            <w:noWrap/>
            <w:vAlign w:val="center"/>
          </w:tcPr>
          <w:p w14:paraId="17677574">
            <w:pPr>
              <w:pStyle w:val="30"/>
            </w:pPr>
            <w:r>
              <w:rPr>
                <w:rFonts w:hint="eastAsia"/>
              </w:rPr>
              <w:t>4</w:t>
            </w:r>
          </w:p>
        </w:tc>
        <w:tc>
          <w:tcPr>
            <w:tcW w:w="378" w:type="pct"/>
            <w:vMerge w:val="continue"/>
            <w:vAlign w:val="center"/>
          </w:tcPr>
          <w:p w14:paraId="77118F58">
            <w:pPr>
              <w:pStyle w:val="30"/>
            </w:pPr>
          </w:p>
        </w:tc>
        <w:tc>
          <w:tcPr>
            <w:tcW w:w="469" w:type="pct"/>
            <w:vAlign w:val="center"/>
          </w:tcPr>
          <w:p w14:paraId="77B5299D">
            <w:pPr>
              <w:pStyle w:val="30"/>
            </w:pPr>
            <w:r>
              <w:rPr>
                <w:rFonts w:hint="eastAsia"/>
              </w:rPr>
              <w:t>用户身份认证服务</w:t>
            </w:r>
          </w:p>
        </w:tc>
        <w:tc>
          <w:tcPr>
            <w:tcW w:w="709" w:type="pct"/>
            <w:vAlign w:val="center"/>
          </w:tcPr>
          <w:p w14:paraId="7C0A559B">
            <w:pPr>
              <w:pStyle w:val="30"/>
            </w:pPr>
            <w:r>
              <w:rPr>
                <w:rFonts w:hint="eastAsia"/>
              </w:rPr>
              <w:t>用户身份认证服务</w:t>
            </w:r>
          </w:p>
        </w:tc>
        <w:tc>
          <w:tcPr>
            <w:tcW w:w="1216" w:type="pct"/>
            <w:vAlign w:val="center"/>
          </w:tcPr>
          <w:p w14:paraId="338318F7">
            <w:pPr>
              <w:pStyle w:val="30"/>
            </w:pPr>
            <w:r>
              <w:rPr>
                <w:rFonts w:hint="eastAsia"/>
              </w:rPr>
              <w:t>用户管理的配套登录认证服务。</w:t>
            </w:r>
          </w:p>
        </w:tc>
        <w:tc>
          <w:tcPr>
            <w:tcW w:w="617" w:type="pct"/>
            <w:vAlign w:val="center"/>
          </w:tcPr>
          <w:p w14:paraId="476186BC">
            <w:pPr>
              <w:pStyle w:val="30"/>
            </w:pPr>
            <w:r>
              <w:rPr>
                <w:rFonts w:hint="eastAsia"/>
              </w:rPr>
              <w:t>已配置</w:t>
            </w:r>
          </w:p>
        </w:tc>
        <w:tc>
          <w:tcPr>
            <w:tcW w:w="509" w:type="pct"/>
            <w:noWrap/>
            <w:vAlign w:val="center"/>
          </w:tcPr>
          <w:p w14:paraId="037AAD52">
            <w:pPr>
              <w:pStyle w:val="30"/>
            </w:pPr>
            <w:r>
              <w:rPr>
                <w:rFonts w:hint="eastAsia"/>
              </w:rPr>
              <w:t>是</w:t>
            </w:r>
          </w:p>
        </w:tc>
        <w:tc>
          <w:tcPr>
            <w:tcW w:w="690" w:type="pct"/>
            <w:noWrap/>
            <w:vAlign w:val="center"/>
          </w:tcPr>
          <w:p w14:paraId="1457E029">
            <w:pPr>
              <w:pStyle w:val="30"/>
            </w:pPr>
            <w:r>
              <w:rPr>
                <w:rFonts w:hint="eastAsia"/>
              </w:rPr>
              <w:t>安全服务</w:t>
            </w:r>
          </w:p>
        </w:tc>
      </w:tr>
      <w:tr w14:paraId="11795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3" w:hRule="atLeast"/>
          <w:jc w:val="center"/>
        </w:trPr>
        <w:tc>
          <w:tcPr>
            <w:tcW w:w="408" w:type="pct"/>
            <w:noWrap/>
            <w:vAlign w:val="center"/>
          </w:tcPr>
          <w:p w14:paraId="350695D5">
            <w:pPr>
              <w:pStyle w:val="30"/>
            </w:pPr>
            <w:r>
              <w:rPr>
                <w:rFonts w:hint="eastAsia"/>
              </w:rPr>
              <w:t>5</w:t>
            </w:r>
          </w:p>
        </w:tc>
        <w:tc>
          <w:tcPr>
            <w:tcW w:w="378" w:type="pct"/>
            <w:vMerge w:val="continue"/>
            <w:vAlign w:val="center"/>
          </w:tcPr>
          <w:p w14:paraId="58AEE5B1">
            <w:pPr>
              <w:pStyle w:val="30"/>
            </w:pPr>
          </w:p>
        </w:tc>
        <w:tc>
          <w:tcPr>
            <w:tcW w:w="469" w:type="pct"/>
            <w:vAlign w:val="center"/>
          </w:tcPr>
          <w:p w14:paraId="48AEA4EC">
            <w:pPr>
              <w:pStyle w:val="30"/>
            </w:pPr>
            <w:r>
              <w:rPr>
                <w:rFonts w:hint="eastAsia"/>
              </w:rPr>
              <w:t>安全隐患感知服务</w:t>
            </w:r>
          </w:p>
        </w:tc>
        <w:tc>
          <w:tcPr>
            <w:tcW w:w="709" w:type="pct"/>
            <w:vAlign w:val="center"/>
          </w:tcPr>
          <w:p w14:paraId="6EF9C19B">
            <w:pPr>
              <w:pStyle w:val="30"/>
            </w:pPr>
            <w:r>
              <w:rPr>
                <w:rFonts w:hint="eastAsia"/>
              </w:rPr>
              <w:t>安全隐患感知服务</w:t>
            </w:r>
          </w:p>
        </w:tc>
        <w:tc>
          <w:tcPr>
            <w:tcW w:w="1216" w:type="pct"/>
            <w:vAlign w:val="center"/>
          </w:tcPr>
          <w:p w14:paraId="7E854945">
            <w:pPr>
              <w:pStyle w:val="30"/>
            </w:pPr>
            <w:r>
              <w:rPr>
                <w:rFonts w:hint="eastAsia"/>
              </w:rPr>
              <w:t>为云上重要系统提供蜜罐服务。</w:t>
            </w:r>
          </w:p>
        </w:tc>
        <w:tc>
          <w:tcPr>
            <w:tcW w:w="617" w:type="pct"/>
            <w:vAlign w:val="center"/>
          </w:tcPr>
          <w:p w14:paraId="5A58E6E8">
            <w:pPr>
              <w:pStyle w:val="30"/>
            </w:pPr>
            <w:r>
              <w:rPr>
                <w:rFonts w:hint="eastAsia"/>
              </w:rPr>
              <w:t>/</w:t>
            </w:r>
          </w:p>
        </w:tc>
        <w:tc>
          <w:tcPr>
            <w:tcW w:w="509" w:type="pct"/>
            <w:noWrap/>
            <w:vAlign w:val="center"/>
          </w:tcPr>
          <w:p w14:paraId="1F9F4274">
            <w:pPr>
              <w:pStyle w:val="30"/>
            </w:pPr>
            <w:r>
              <w:rPr>
                <w:rFonts w:hint="eastAsia"/>
              </w:rPr>
              <w:t>/</w:t>
            </w:r>
          </w:p>
        </w:tc>
        <w:tc>
          <w:tcPr>
            <w:tcW w:w="690" w:type="pct"/>
            <w:noWrap/>
            <w:vAlign w:val="center"/>
          </w:tcPr>
          <w:p w14:paraId="3BC50C65">
            <w:pPr>
              <w:pStyle w:val="30"/>
            </w:pPr>
            <w:r>
              <w:rPr>
                <w:rFonts w:hint="eastAsia"/>
              </w:rPr>
              <w:t>/</w:t>
            </w:r>
          </w:p>
        </w:tc>
      </w:tr>
      <w:tr w14:paraId="0EDAC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9" w:hRule="atLeast"/>
          <w:jc w:val="center"/>
        </w:trPr>
        <w:tc>
          <w:tcPr>
            <w:tcW w:w="408" w:type="pct"/>
            <w:noWrap/>
            <w:vAlign w:val="center"/>
          </w:tcPr>
          <w:p w14:paraId="7723ACA1">
            <w:pPr>
              <w:pStyle w:val="30"/>
            </w:pPr>
            <w:r>
              <w:rPr>
                <w:rFonts w:hint="eastAsia"/>
              </w:rPr>
              <w:t>6</w:t>
            </w:r>
          </w:p>
        </w:tc>
        <w:tc>
          <w:tcPr>
            <w:tcW w:w="378" w:type="pct"/>
            <w:vAlign w:val="center"/>
          </w:tcPr>
          <w:p w14:paraId="2EA280F8">
            <w:pPr>
              <w:pStyle w:val="30"/>
            </w:pPr>
            <w:r>
              <w:rPr>
                <w:rFonts w:hint="eastAsia"/>
              </w:rPr>
              <w:t>安全接入服务</w:t>
            </w:r>
          </w:p>
        </w:tc>
        <w:tc>
          <w:tcPr>
            <w:tcW w:w="469" w:type="pct"/>
            <w:vAlign w:val="center"/>
          </w:tcPr>
          <w:p w14:paraId="2B3A73E6">
            <w:pPr>
              <w:pStyle w:val="30"/>
            </w:pPr>
            <w:r>
              <w:rPr>
                <w:rFonts w:hint="eastAsia"/>
              </w:rPr>
              <w:t>VPN接入</w:t>
            </w:r>
          </w:p>
        </w:tc>
        <w:tc>
          <w:tcPr>
            <w:tcW w:w="709" w:type="pct"/>
            <w:vAlign w:val="center"/>
          </w:tcPr>
          <w:p w14:paraId="7C7D152B">
            <w:pPr>
              <w:pStyle w:val="30"/>
            </w:pPr>
            <w:r>
              <w:rPr>
                <w:rFonts w:hint="eastAsia"/>
              </w:rPr>
              <w:t>VPN接入</w:t>
            </w:r>
          </w:p>
        </w:tc>
        <w:tc>
          <w:tcPr>
            <w:tcW w:w="1216" w:type="pct"/>
            <w:vAlign w:val="center"/>
          </w:tcPr>
          <w:p w14:paraId="65A211EC">
            <w:pPr>
              <w:pStyle w:val="30"/>
            </w:pPr>
            <w:r>
              <w:rPr>
                <w:rFonts w:hint="eastAsia"/>
              </w:rPr>
              <w:t>提供安全接入政务云网络，通过 IPSecVPN 保证客户现有数据中心私有网络与云上虚拟私有网络之间互相通信的机密性和完整性。</w:t>
            </w:r>
          </w:p>
        </w:tc>
        <w:tc>
          <w:tcPr>
            <w:tcW w:w="617" w:type="pct"/>
            <w:vAlign w:val="center"/>
          </w:tcPr>
          <w:p w14:paraId="15967BF4">
            <w:pPr>
              <w:pStyle w:val="30"/>
            </w:pPr>
            <w:r>
              <w:rPr>
                <w:rFonts w:hint="eastAsia"/>
              </w:rPr>
              <w:t>已配置</w:t>
            </w:r>
          </w:p>
        </w:tc>
        <w:tc>
          <w:tcPr>
            <w:tcW w:w="509" w:type="pct"/>
            <w:noWrap/>
            <w:vAlign w:val="center"/>
          </w:tcPr>
          <w:p w14:paraId="491E04B9">
            <w:pPr>
              <w:pStyle w:val="30"/>
            </w:pPr>
            <w:r>
              <w:rPr>
                <w:rFonts w:hint="eastAsia"/>
              </w:rPr>
              <w:t>是</w:t>
            </w:r>
          </w:p>
        </w:tc>
        <w:tc>
          <w:tcPr>
            <w:tcW w:w="690" w:type="pct"/>
            <w:noWrap/>
            <w:vAlign w:val="center"/>
          </w:tcPr>
          <w:p w14:paraId="1FA8192E">
            <w:pPr>
              <w:pStyle w:val="30"/>
            </w:pPr>
            <w:r>
              <w:rPr>
                <w:rFonts w:hint="eastAsia"/>
              </w:rPr>
              <w:t>安全服务</w:t>
            </w:r>
          </w:p>
        </w:tc>
      </w:tr>
      <w:tr w14:paraId="1F123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3" w:hRule="atLeast"/>
          <w:jc w:val="center"/>
        </w:trPr>
        <w:tc>
          <w:tcPr>
            <w:tcW w:w="408" w:type="pct"/>
            <w:noWrap/>
            <w:vAlign w:val="center"/>
          </w:tcPr>
          <w:p w14:paraId="7A7A0AD5">
            <w:pPr>
              <w:pStyle w:val="30"/>
            </w:pPr>
            <w:r>
              <w:rPr>
                <w:rFonts w:hint="eastAsia"/>
              </w:rPr>
              <w:t>7</w:t>
            </w:r>
          </w:p>
        </w:tc>
        <w:tc>
          <w:tcPr>
            <w:tcW w:w="378" w:type="pct"/>
            <w:vAlign w:val="center"/>
          </w:tcPr>
          <w:p w14:paraId="36FE8FE8">
            <w:pPr>
              <w:pStyle w:val="30"/>
            </w:pPr>
            <w:r>
              <w:rPr>
                <w:rFonts w:hint="eastAsia"/>
              </w:rPr>
              <w:t>安全管理服务</w:t>
            </w:r>
          </w:p>
        </w:tc>
        <w:tc>
          <w:tcPr>
            <w:tcW w:w="469" w:type="pct"/>
            <w:vAlign w:val="center"/>
          </w:tcPr>
          <w:p w14:paraId="5EE37AF1">
            <w:pPr>
              <w:pStyle w:val="30"/>
            </w:pPr>
            <w:r>
              <w:rPr>
                <w:rFonts w:hint="eastAsia"/>
              </w:rPr>
              <w:t>数据库审计服务</w:t>
            </w:r>
          </w:p>
        </w:tc>
        <w:tc>
          <w:tcPr>
            <w:tcW w:w="709" w:type="pct"/>
            <w:vAlign w:val="center"/>
          </w:tcPr>
          <w:p w14:paraId="57F04A36">
            <w:pPr>
              <w:pStyle w:val="30"/>
            </w:pPr>
            <w:r>
              <w:rPr>
                <w:rFonts w:hint="eastAsia"/>
              </w:rPr>
              <w:t>数据库审计服务</w:t>
            </w:r>
          </w:p>
        </w:tc>
        <w:tc>
          <w:tcPr>
            <w:tcW w:w="1216" w:type="pct"/>
            <w:vAlign w:val="center"/>
          </w:tcPr>
          <w:p w14:paraId="385BF194">
            <w:pPr>
              <w:pStyle w:val="30"/>
            </w:pPr>
            <w:r>
              <w:rPr>
                <w:rFonts w:hint="eastAsia"/>
              </w:rPr>
              <w:t>提供数据库审计服务能力。</w:t>
            </w:r>
          </w:p>
        </w:tc>
        <w:tc>
          <w:tcPr>
            <w:tcW w:w="617" w:type="pct"/>
            <w:vAlign w:val="center"/>
          </w:tcPr>
          <w:p w14:paraId="3A4F8D30">
            <w:pPr>
              <w:pStyle w:val="30"/>
            </w:pPr>
            <w:r>
              <w:rPr>
                <w:rFonts w:hint="eastAsia"/>
              </w:rPr>
              <w:t>已配置</w:t>
            </w:r>
          </w:p>
        </w:tc>
        <w:tc>
          <w:tcPr>
            <w:tcW w:w="509" w:type="pct"/>
            <w:noWrap/>
            <w:vAlign w:val="center"/>
          </w:tcPr>
          <w:p w14:paraId="18E83CC9">
            <w:pPr>
              <w:pStyle w:val="30"/>
            </w:pPr>
            <w:r>
              <w:rPr>
                <w:rFonts w:hint="eastAsia"/>
              </w:rPr>
              <w:t>是</w:t>
            </w:r>
          </w:p>
        </w:tc>
        <w:tc>
          <w:tcPr>
            <w:tcW w:w="690" w:type="pct"/>
            <w:noWrap/>
            <w:vAlign w:val="center"/>
          </w:tcPr>
          <w:p w14:paraId="2070B666">
            <w:pPr>
              <w:pStyle w:val="30"/>
            </w:pPr>
            <w:r>
              <w:rPr>
                <w:rFonts w:hint="eastAsia"/>
              </w:rPr>
              <w:t>安全服务</w:t>
            </w:r>
          </w:p>
        </w:tc>
      </w:tr>
      <w:tr w14:paraId="4EAAC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408" w:type="pct"/>
            <w:noWrap/>
            <w:vAlign w:val="center"/>
          </w:tcPr>
          <w:p w14:paraId="18C3B4B7">
            <w:pPr>
              <w:pStyle w:val="30"/>
            </w:pPr>
            <w:r>
              <w:rPr>
                <w:rFonts w:hint="eastAsia"/>
              </w:rPr>
              <w:t>8</w:t>
            </w:r>
          </w:p>
        </w:tc>
        <w:tc>
          <w:tcPr>
            <w:tcW w:w="378" w:type="pct"/>
            <w:vMerge w:val="restart"/>
            <w:vAlign w:val="center"/>
          </w:tcPr>
          <w:p w14:paraId="26F87CC4">
            <w:pPr>
              <w:pStyle w:val="30"/>
            </w:pPr>
            <w:r>
              <w:rPr>
                <w:rFonts w:hint="eastAsia"/>
              </w:rPr>
              <w:t>安全扫描服务</w:t>
            </w:r>
          </w:p>
        </w:tc>
        <w:tc>
          <w:tcPr>
            <w:tcW w:w="469" w:type="pct"/>
            <w:vAlign w:val="center"/>
          </w:tcPr>
          <w:p w14:paraId="25D72C18">
            <w:pPr>
              <w:pStyle w:val="30"/>
            </w:pPr>
            <w:r>
              <w:rPr>
                <w:rFonts w:hint="eastAsia"/>
              </w:rPr>
              <w:t>常规安全漏洞扫描</w:t>
            </w:r>
          </w:p>
        </w:tc>
        <w:tc>
          <w:tcPr>
            <w:tcW w:w="709" w:type="pct"/>
            <w:vAlign w:val="center"/>
          </w:tcPr>
          <w:p w14:paraId="4AC353BC">
            <w:pPr>
              <w:pStyle w:val="30"/>
            </w:pPr>
            <w:r>
              <w:rPr>
                <w:rFonts w:hint="eastAsia"/>
              </w:rPr>
              <w:t>常规安全漏洞扫描</w:t>
            </w:r>
          </w:p>
        </w:tc>
        <w:tc>
          <w:tcPr>
            <w:tcW w:w="1216" w:type="pct"/>
            <w:vAlign w:val="center"/>
          </w:tcPr>
          <w:p w14:paraId="427023EB">
            <w:pPr>
              <w:pStyle w:val="30"/>
            </w:pPr>
            <w:r>
              <w:rPr>
                <w:rFonts w:hint="eastAsia"/>
              </w:rPr>
              <w:t>提供常规安全漏洞扫描服务，分析可能存在的安全漏洞，能够发现主机操作系统漏洞、数据库漏洞、安全协议漏洞、逻辑缺陷、弱口令、信息泄露等脆弱性问题，并提供扫描报告。</w:t>
            </w:r>
          </w:p>
        </w:tc>
        <w:tc>
          <w:tcPr>
            <w:tcW w:w="617" w:type="pct"/>
            <w:vAlign w:val="center"/>
          </w:tcPr>
          <w:p w14:paraId="631ED94B">
            <w:pPr>
              <w:pStyle w:val="30"/>
            </w:pPr>
            <w:r>
              <w:rPr>
                <w:rFonts w:hint="eastAsia"/>
              </w:rPr>
              <w:t>已配置</w:t>
            </w:r>
          </w:p>
        </w:tc>
        <w:tc>
          <w:tcPr>
            <w:tcW w:w="509" w:type="pct"/>
            <w:noWrap/>
            <w:vAlign w:val="center"/>
          </w:tcPr>
          <w:p w14:paraId="3182F3CE">
            <w:pPr>
              <w:pStyle w:val="30"/>
            </w:pPr>
            <w:r>
              <w:rPr>
                <w:rFonts w:hint="eastAsia"/>
              </w:rPr>
              <w:t>是</w:t>
            </w:r>
          </w:p>
        </w:tc>
        <w:tc>
          <w:tcPr>
            <w:tcW w:w="690" w:type="pct"/>
            <w:noWrap/>
            <w:vAlign w:val="center"/>
          </w:tcPr>
          <w:p w14:paraId="07CFEC59">
            <w:pPr>
              <w:pStyle w:val="30"/>
            </w:pPr>
            <w:r>
              <w:rPr>
                <w:rFonts w:hint="eastAsia"/>
              </w:rPr>
              <w:t>安全服务</w:t>
            </w:r>
          </w:p>
        </w:tc>
      </w:tr>
      <w:tr w14:paraId="5B14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3" w:hRule="atLeast"/>
          <w:jc w:val="center"/>
        </w:trPr>
        <w:tc>
          <w:tcPr>
            <w:tcW w:w="408" w:type="pct"/>
            <w:noWrap/>
            <w:vAlign w:val="center"/>
          </w:tcPr>
          <w:p w14:paraId="08034CEB">
            <w:pPr>
              <w:pStyle w:val="30"/>
            </w:pPr>
            <w:r>
              <w:rPr>
                <w:rFonts w:hint="eastAsia"/>
              </w:rPr>
              <w:t>9</w:t>
            </w:r>
          </w:p>
        </w:tc>
        <w:tc>
          <w:tcPr>
            <w:tcW w:w="378" w:type="pct"/>
            <w:vMerge w:val="continue"/>
            <w:vAlign w:val="center"/>
          </w:tcPr>
          <w:p w14:paraId="01AA8DAB">
            <w:pPr>
              <w:pStyle w:val="30"/>
            </w:pPr>
          </w:p>
        </w:tc>
        <w:tc>
          <w:tcPr>
            <w:tcW w:w="469" w:type="pct"/>
            <w:vAlign w:val="center"/>
          </w:tcPr>
          <w:p w14:paraId="070998BD">
            <w:pPr>
              <w:pStyle w:val="30"/>
            </w:pPr>
            <w:r>
              <w:rPr>
                <w:rFonts w:hint="eastAsia"/>
              </w:rPr>
              <w:t>系统上线安全扫描</w:t>
            </w:r>
          </w:p>
        </w:tc>
        <w:tc>
          <w:tcPr>
            <w:tcW w:w="709" w:type="pct"/>
            <w:vAlign w:val="center"/>
          </w:tcPr>
          <w:p w14:paraId="1635464F">
            <w:pPr>
              <w:pStyle w:val="30"/>
            </w:pPr>
            <w:r>
              <w:rPr>
                <w:rFonts w:hint="eastAsia"/>
              </w:rPr>
              <w:t>系统上线安全扫描</w:t>
            </w:r>
          </w:p>
        </w:tc>
        <w:tc>
          <w:tcPr>
            <w:tcW w:w="1216" w:type="pct"/>
            <w:vAlign w:val="center"/>
          </w:tcPr>
          <w:p w14:paraId="14D6FF49">
            <w:pPr>
              <w:pStyle w:val="30"/>
            </w:pPr>
            <w:r>
              <w:rPr>
                <w:rFonts w:hint="eastAsia"/>
              </w:rPr>
              <w:t>提供系统上线安全扫描服务，分析可能存在的安全漏洞，能够发现主机操作系统漏洞、数据库漏洞、安全协议漏洞、逻辑缺陷、弱口令、信息泄露等脆弱性问题，并提供扫描报告。</w:t>
            </w:r>
          </w:p>
        </w:tc>
        <w:tc>
          <w:tcPr>
            <w:tcW w:w="617" w:type="pct"/>
            <w:vAlign w:val="center"/>
          </w:tcPr>
          <w:p w14:paraId="170C5FC3">
            <w:pPr>
              <w:pStyle w:val="30"/>
            </w:pPr>
            <w:r>
              <w:rPr>
                <w:rFonts w:hint="eastAsia"/>
              </w:rPr>
              <w:t>已配置</w:t>
            </w:r>
          </w:p>
        </w:tc>
        <w:tc>
          <w:tcPr>
            <w:tcW w:w="509" w:type="pct"/>
            <w:noWrap/>
            <w:vAlign w:val="center"/>
          </w:tcPr>
          <w:p w14:paraId="50C27B91">
            <w:pPr>
              <w:pStyle w:val="30"/>
            </w:pPr>
          </w:p>
        </w:tc>
        <w:tc>
          <w:tcPr>
            <w:tcW w:w="690" w:type="pct"/>
            <w:noWrap/>
            <w:vAlign w:val="center"/>
          </w:tcPr>
          <w:p w14:paraId="500B42F4">
            <w:pPr>
              <w:pStyle w:val="30"/>
            </w:pPr>
            <w:r>
              <w:rPr>
                <w:rFonts w:hint="eastAsia"/>
              </w:rPr>
              <w:t>安全服务</w:t>
            </w:r>
          </w:p>
        </w:tc>
      </w:tr>
      <w:tr w14:paraId="63A08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1" w:hRule="atLeast"/>
          <w:jc w:val="center"/>
        </w:trPr>
        <w:tc>
          <w:tcPr>
            <w:tcW w:w="408" w:type="pct"/>
            <w:noWrap/>
            <w:vAlign w:val="center"/>
          </w:tcPr>
          <w:p w14:paraId="37EF7966">
            <w:pPr>
              <w:pStyle w:val="30"/>
            </w:pPr>
            <w:r>
              <w:rPr>
                <w:rFonts w:hint="eastAsia"/>
              </w:rPr>
              <w:t>10</w:t>
            </w:r>
          </w:p>
        </w:tc>
        <w:tc>
          <w:tcPr>
            <w:tcW w:w="378" w:type="pct"/>
            <w:vMerge w:val="restart"/>
            <w:vAlign w:val="center"/>
          </w:tcPr>
          <w:p w14:paraId="79111EB6">
            <w:pPr>
              <w:pStyle w:val="30"/>
            </w:pPr>
            <w:r>
              <w:rPr>
                <w:rFonts w:hint="eastAsia"/>
              </w:rPr>
              <w:t>网站防护服务</w:t>
            </w:r>
          </w:p>
        </w:tc>
        <w:tc>
          <w:tcPr>
            <w:tcW w:w="469" w:type="pct"/>
            <w:vAlign w:val="center"/>
          </w:tcPr>
          <w:p w14:paraId="20D41219">
            <w:pPr>
              <w:pStyle w:val="30"/>
            </w:pPr>
            <w:r>
              <w:rPr>
                <w:rFonts w:hint="eastAsia"/>
              </w:rPr>
              <w:t>在线防护WAF</w:t>
            </w:r>
          </w:p>
        </w:tc>
        <w:tc>
          <w:tcPr>
            <w:tcW w:w="709" w:type="pct"/>
            <w:vAlign w:val="center"/>
          </w:tcPr>
          <w:p w14:paraId="02C704CE">
            <w:pPr>
              <w:pStyle w:val="30"/>
            </w:pPr>
            <w:r>
              <w:rPr>
                <w:rFonts w:hint="eastAsia"/>
              </w:rPr>
              <w:t>在线防护WAF</w:t>
            </w:r>
          </w:p>
        </w:tc>
        <w:tc>
          <w:tcPr>
            <w:tcW w:w="1216" w:type="pct"/>
            <w:vAlign w:val="center"/>
          </w:tcPr>
          <w:p w14:paraId="280FFD66">
            <w:pPr>
              <w:pStyle w:val="30"/>
            </w:pPr>
            <w:r>
              <w:rPr>
                <w:rFonts w:hint="eastAsia"/>
              </w:rPr>
              <w:t>为网站前端提供在线 WAF 防护系统，用于防御SQL注入、XSS跨站脚本、常见Web服务器插件漏洞等攻击。</w:t>
            </w:r>
          </w:p>
        </w:tc>
        <w:tc>
          <w:tcPr>
            <w:tcW w:w="617" w:type="pct"/>
            <w:vAlign w:val="center"/>
          </w:tcPr>
          <w:p w14:paraId="0878EC21">
            <w:pPr>
              <w:pStyle w:val="30"/>
            </w:pPr>
            <w:r>
              <w:rPr>
                <w:rFonts w:hint="eastAsia"/>
              </w:rPr>
              <w:t>/</w:t>
            </w:r>
          </w:p>
        </w:tc>
        <w:tc>
          <w:tcPr>
            <w:tcW w:w="509" w:type="pct"/>
            <w:noWrap/>
            <w:vAlign w:val="center"/>
          </w:tcPr>
          <w:p w14:paraId="22076FB4">
            <w:pPr>
              <w:pStyle w:val="30"/>
            </w:pPr>
            <w:r>
              <w:rPr>
                <w:rFonts w:hint="eastAsia"/>
              </w:rPr>
              <w:t>/</w:t>
            </w:r>
          </w:p>
        </w:tc>
        <w:tc>
          <w:tcPr>
            <w:tcW w:w="690" w:type="pct"/>
            <w:noWrap/>
            <w:vAlign w:val="center"/>
          </w:tcPr>
          <w:p w14:paraId="12550B55">
            <w:pPr>
              <w:pStyle w:val="30"/>
            </w:pPr>
          </w:p>
        </w:tc>
      </w:tr>
      <w:tr w14:paraId="7F10B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0" w:hRule="atLeast"/>
          <w:jc w:val="center"/>
        </w:trPr>
        <w:tc>
          <w:tcPr>
            <w:tcW w:w="408" w:type="pct"/>
            <w:noWrap/>
            <w:vAlign w:val="center"/>
          </w:tcPr>
          <w:p w14:paraId="202FA174">
            <w:pPr>
              <w:pStyle w:val="30"/>
            </w:pPr>
            <w:r>
              <w:rPr>
                <w:rFonts w:hint="eastAsia"/>
              </w:rPr>
              <w:t>11</w:t>
            </w:r>
          </w:p>
        </w:tc>
        <w:tc>
          <w:tcPr>
            <w:tcW w:w="378" w:type="pct"/>
            <w:vMerge w:val="continue"/>
            <w:vAlign w:val="center"/>
          </w:tcPr>
          <w:p w14:paraId="5E5199F5">
            <w:pPr>
              <w:pStyle w:val="30"/>
            </w:pPr>
          </w:p>
        </w:tc>
        <w:tc>
          <w:tcPr>
            <w:tcW w:w="469" w:type="pct"/>
            <w:vAlign w:val="center"/>
          </w:tcPr>
          <w:p w14:paraId="7B8C3C65">
            <w:pPr>
              <w:pStyle w:val="30"/>
            </w:pPr>
            <w:r>
              <w:rPr>
                <w:rFonts w:hint="eastAsia"/>
              </w:rPr>
              <w:t>网页防篡服务</w:t>
            </w:r>
          </w:p>
        </w:tc>
        <w:tc>
          <w:tcPr>
            <w:tcW w:w="709" w:type="pct"/>
            <w:vAlign w:val="center"/>
          </w:tcPr>
          <w:p w14:paraId="4DF5DA37">
            <w:pPr>
              <w:pStyle w:val="30"/>
            </w:pPr>
            <w:r>
              <w:rPr>
                <w:rFonts w:hint="eastAsia"/>
              </w:rPr>
              <w:t>网页防篡服务</w:t>
            </w:r>
          </w:p>
        </w:tc>
        <w:tc>
          <w:tcPr>
            <w:tcW w:w="1216" w:type="pct"/>
            <w:vAlign w:val="center"/>
          </w:tcPr>
          <w:p w14:paraId="6BC13CA1">
            <w:pPr>
              <w:pStyle w:val="30"/>
            </w:pPr>
            <w:r>
              <w:rPr>
                <w:rFonts w:hint="eastAsia"/>
              </w:rPr>
              <w:t>提供网页防篡改服务，为用户提供网页内容监测，及时修复被篡改网页内容，同时记录篡改事件的相关日志。</w:t>
            </w:r>
          </w:p>
        </w:tc>
        <w:tc>
          <w:tcPr>
            <w:tcW w:w="617" w:type="pct"/>
            <w:vAlign w:val="center"/>
          </w:tcPr>
          <w:p w14:paraId="6F3FE5B8">
            <w:pPr>
              <w:pStyle w:val="30"/>
            </w:pPr>
            <w:r>
              <w:rPr>
                <w:rFonts w:hint="eastAsia"/>
              </w:rPr>
              <w:t>/</w:t>
            </w:r>
          </w:p>
        </w:tc>
        <w:tc>
          <w:tcPr>
            <w:tcW w:w="509" w:type="pct"/>
            <w:noWrap/>
            <w:vAlign w:val="center"/>
          </w:tcPr>
          <w:p w14:paraId="015CC027">
            <w:pPr>
              <w:pStyle w:val="30"/>
            </w:pPr>
            <w:r>
              <w:rPr>
                <w:rFonts w:hint="eastAsia"/>
              </w:rPr>
              <w:t>/</w:t>
            </w:r>
          </w:p>
        </w:tc>
        <w:tc>
          <w:tcPr>
            <w:tcW w:w="690" w:type="pct"/>
            <w:noWrap/>
            <w:vAlign w:val="center"/>
          </w:tcPr>
          <w:p w14:paraId="5E4458D4">
            <w:pPr>
              <w:pStyle w:val="30"/>
            </w:pPr>
          </w:p>
        </w:tc>
      </w:tr>
    </w:tbl>
    <w:p w14:paraId="3ED09AA5">
      <w:pPr>
        <w:ind w:firstLine="480"/>
      </w:pPr>
    </w:p>
    <w:p w14:paraId="63C98DDF">
      <w:pPr>
        <w:pStyle w:val="3"/>
        <w:numPr>
          <w:ilvl w:val="1"/>
          <w:numId w:val="0"/>
        </w:numPr>
      </w:pPr>
      <w:bookmarkStart w:id="243" w:name="_Toc16227"/>
      <w:bookmarkStart w:id="244" w:name="_Toc197703306"/>
      <w:r>
        <w:rPr>
          <w:rFonts w:hint="eastAsia" w:ascii="Times New Roman" w:hAnsi="Times New Roman" w:cs="宋体"/>
        </w:rPr>
        <w:t xml:space="preserve">6.7  </w:t>
      </w:r>
      <w:r>
        <w:rPr>
          <w:rFonts w:hint="eastAsia"/>
        </w:rPr>
        <w:t>PaaS服务、工具箱及同行业成熟产品的使用内容</w:t>
      </w:r>
      <w:bookmarkEnd w:id="243"/>
      <w:bookmarkEnd w:id="244"/>
    </w:p>
    <w:p w14:paraId="46548D5C">
      <w:pPr>
        <w:pStyle w:val="22"/>
        <w:numPr>
          <w:ilvl w:val="8"/>
          <w:numId w:val="0"/>
        </w:numPr>
        <w:rPr>
          <w:rFonts w:hint="default"/>
        </w:rPr>
      </w:pPr>
      <w:r>
        <w:rPr>
          <w:rFonts w:hint="default" w:cs="Times New Roman"/>
        </w:rPr>
        <w:t xml:space="preserve">表6.11  </w:t>
      </w:r>
      <w:r>
        <w:t>市级政务云PaaS服务项清单</w:t>
      </w:r>
    </w:p>
    <w:tbl>
      <w:tblPr>
        <w:tblStyle w:val="1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794"/>
        <w:gridCol w:w="795"/>
        <w:gridCol w:w="1100"/>
        <w:gridCol w:w="1925"/>
        <w:gridCol w:w="890"/>
        <w:gridCol w:w="1424"/>
        <w:gridCol w:w="795"/>
      </w:tblGrid>
      <w:tr w14:paraId="76444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66" w:type="pct"/>
            <w:vAlign w:val="center"/>
          </w:tcPr>
          <w:p w14:paraId="34BFEB19">
            <w:pPr>
              <w:pStyle w:val="30"/>
            </w:pPr>
            <w:r>
              <w:rPr>
                <w:rFonts w:hint="eastAsia"/>
              </w:rPr>
              <w:t>序号</w:t>
            </w:r>
          </w:p>
        </w:tc>
        <w:tc>
          <w:tcPr>
            <w:tcW w:w="466" w:type="pct"/>
            <w:vAlign w:val="center"/>
          </w:tcPr>
          <w:p w14:paraId="41AAEE68">
            <w:pPr>
              <w:pStyle w:val="30"/>
            </w:pPr>
            <w:r>
              <w:rPr>
                <w:rFonts w:hint="eastAsia"/>
              </w:rPr>
              <w:t>服务类</w:t>
            </w:r>
          </w:p>
        </w:tc>
        <w:tc>
          <w:tcPr>
            <w:tcW w:w="466" w:type="pct"/>
            <w:vAlign w:val="center"/>
          </w:tcPr>
          <w:p w14:paraId="5588DAD4">
            <w:pPr>
              <w:pStyle w:val="30"/>
            </w:pPr>
            <w:r>
              <w:rPr>
                <w:rFonts w:hint="eastAsia"/>
              </w:rPr>
              <w:t>服务子类</w:t>
            </w:r>
          </w:p>
        </w:tc>
        <w:tc>
          <w:tcPr>
            <w:tcW w:w="645" w:type="pct"/>
            <w:vAlign w:val="center"/>
          </w:tcPr>
          <w:p w14:paraId="7E3FE90E">
            <w:pPr>
              <w:pStyle w:val="30"/>
            </w:pPr>
            <w:r>
              <w:rPr>
                <w:rFonts w:hint="eastAsia"/>
              </w:rPr>
              <w:t>服务项</w:t>
            </w:r>
          </w:p>
        </w:tc>
        <w:tc>
          <w:tcPr>
            <w:tcW w:w="1129" w:type="pct"/>
            <w:vAlign w:val="center"/>
          </w:tcPr>
          <w:p w14:paraId="74DCA975">
            <w:pPr>
              <w:pStyle w:val="30"/>
            </w:pPr>
            <w:r>
              <w:rPr>
                <w:rFonts w:hint="eastAsia"/>
              </w:rPr>
              <w:t>服务子项</w:t>
            </w:r>
          </w:p>
        </w:tc>
        <w:tc>
          <w:tcPr>
            <w:tcW w:w="522" w:type="pct"/>
            <w:vAlign w:val="center"/>
          </w:tcPr>
          <w:p w14:paraId="505DD295">
            <w:pPr>
              <w:pStyle w:val="30"/>
            </w:pPr>
            <w:r>
              <w:rPr>
                <w:rFonts w:hint="eastAsia"/>
              </w:rPr>
              <w:t>单位</w:t>
            </w:r>
          </w:p>
        </w:tc>
        <w:tc>
          <w:tcPr>
            <w:tcW w:w="835" w:type="pct"/>
            <w:vAlign w:val="center"/>
          </w:tcPr>
          <w:p w14:paraId="3A647951">
            <w:pPr>
              <w:pStyle w:val="30"/>
            </w:pPr>
            <w:r>
              <w:rPr>
                <w:rFonts w:hint="eastAsia"/>
              </w:rPr>
              <w:t>数量</w:t>
            </w:r>
          </w:p>
        </w:tc>
        <w:tc>
          <w:tcPr>
            <w:tcW w:w="466" w:type="pct"/>
            <w:vAlign w:val="center"/>
          </w:tcPr>
          <w:p w14:paraId="3B8EF470">
            <w:pPr>
              <w:pStyle w:val="30"/>
            </w:pPr>
            <w:r>
              <w:rPr>
                <w:rFonts w:hint="eastAsia"/>
              </w:rPr>
              <w:t>关联的功能模块</w:t>
            </w:r>
          </w:p>
        </w:tc>
      </w:tr>
      <w:tr w14:paraId="0CF0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66" w:type="pct"/>
            <w:vAlign w:val="center"/>
          </w:tcPr>
          <w:p w14:paraId="34A2F718">
            <w:pPr>
              <w:pStyle w:val="30"/>
            </w:pPr>
            <w:r>
              <w:rPr>
                <w:rFonts w:hint="eastAsia"/>
              </w:rPr>
              <w:t>1</w:t>
            </w:r>
          </w:p>
        </w:tc>
        <w:tc>
          <w:tcPr>
            <w:tcW w:w="466" w:type="pct"/>
            <w:vMerge w:val="restart"/>
            <w:vAlign w:val="center"/>
          </w:tcPr>
          <w:p w14:paraId="6AEE2CF5">
            <w:pPr>
              <w:pStyle w:val="30"/>
            </w:pPr>
            <w:r>
              <w:rPr>
                <w:rFonts w:hint="eastAsia"/>
              </w:rPr>
              <w:t>基础设施服务</w:t>
            </w:r>
          </w:p>
        </w:tc>
        <w:tc>
          <w:tcPr>
            <w:tcW w:w="466" w:type="pct"/>
            <w:vAlign w:val="center"/>
          </w:tcPr>
          <w:p w14:paraId="4E3F99A8">
            <w:pPr>
              <w:pStyle w:val="30"/>
            </w:pPr>
            <w:r>
              <w:rPr>
                <w:rFonts w:hint="eastAsia"/>
              </w:rPr>
              <w:t>物理托管</w:t>
            </w:r>
          </w:p>
        </w:tc>
        <w:tc>
          <w:tcPr>
            <w:tcW w:w="645" w:type="pct"/>
            <w:vAlign w:val="center"/>
          </w:tcPr>
          <w:p w14:paraId="78F6962C">
            <w:pPr>
              <w:pStyle w:val="30"/>
            </w:pPr>
            <w:r>
              <w:rPr>
                <w:rFonts w:hint="eastAsia"/>
              </w:rPr>
              <w:t>机房机柜服务</w:t>
            </w:r>
          </w:p>
        </w:tc>
        <w:tc>
          <w:tcPr>
            <w:tcW w:w="1129" w:type="pct"/>
            <w:vAlign w:val="center"/>
          </w:tcPr>
          <w:p w14:paraId="26EC1584">
            <w:pPr>
              <w:pStyle w:val="30"/>
            </w:pPr>
            <w:r>
              <w:rPr>
                <w:rFonts w:hint="eastAsia"/>
              </w:rPr>
              <w:t>整机柜租用</w:t>
            </w:r>
          </w:p>
        </w:tc>
        <w:tc>
          <w:tcPr>
            <w:tcW w:w="522" w:type="pct"/>
            <w:vAlign w:val="center"/>
          </w:tcPr>
          <w:p w14:paraId="4A02226C">
            <w:pPr>
              <w:pStyle w:val="30"/>
            </w:pPr>
            <w:r>
              <w:rPr>
                <w:rFonts w:hint="eastAsia"/>
              </w:rPr>
              <w:t>个</w:t>
            </w:r>
          </w:p>
        </w:tc>
        <w:tc>
          <w:tcPr>
            <w:tcW w:w="835" w:type="pct"/>
            <w:vAlign w:val="center"/>
          </w:tcPr>
          <w:p w14:paraId="4EEF6F49">
            <w:pPr>
              <w:pStyle w:val="30"/>
            </w:pPr>
            <w:r>
              <w:rPr>
                <w:rFonts w:hint="eastAsia"/>
              </w:rPr>
              <w:t>3</w:t>
            </w:r>
          </w:p>
        </w:tc>
        <w:tc>
          <w:tcPr>
            <w:tcW w:w="466" w:type="pct"/>
            <w:vAlign w:val="center"/>
          </w:tcPr>
          <w:p w14:paraId="528D2C7E">
            <w:pPr>
              <w:pStyle w:val="30"/>
            </w:pPr>
            <w:r>
              <w:rPr>
                <w:rFonts w:hint="eastAsia"/>
              </w:rPr>
              <w:t>详见运维可研中安全服务章节</w:t>
            </w:r>
          </w:p>
        </w:tc>
      </w:tr>
      <w:tr w14:paraId="4522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66" w:type="pct"/>
            <w:vAlign w:val="center"/>
          </w:tcPr>
          <w:p w14:paraId="0C811407">
            <w:pPr>
              <w:pStyle w:val="30"/>
            </w:pPr>
            <w:r>
              <w:rPr>
                <w:rFonts w:hint="eastAsia"/>
              </w:rPr>
              <w:t>2</w:t>
            </w:r>
          </w:p>
        </w:tc>
        <w:tc>
          <w:tcPr>
            <w:tcW w:w="466" w:type="pct"/>
            <w:vMerge w:val="continue"/>
            <w:vAlign w:val="center"/>
          </w:tcPr>
          <w:p w14:paraId="4EE9F75B">
            <w:pPr>
              <w:pStyle w:val="30"/>
            </w:pPr>
          </w:p>
        </w:tc>
        <w:tc>
          <w:tcPr>
            <w:tcW w:w="466" w:type="pct"/>
            <w:vMerge w:val="restart"/>
            <w:vAlign w:val="center"/>
          </w:tcPr>
          <w:p w14:paraId="00C33B59">
            <w:pPr>
              <w:pStyle w:val="30"/>
            </w:pPr>
            <w:r>
              <w:rPr>
                <w:rFonts w:hint="eastAsia"/>
              </w:rPr>
              <w:t>网络资源服务</w:t>
            </w:r>
          </w:p>
        </w:tc>
        <w:tc>
          <w:tcPr>
            <w:tcW w:w="645" w:type="pct"/>
            <w:vAlign w:val="center"/>
          </w:tcPr>
          <w:p w14:paraId="5CC87E47">
            <w:pPr>
              <w:pStyle w:val="30"/>
            </w:pPr>
            <w:r>
              <w:rPr>
                <w:rFonts w:hint="eastAsia"/>
              </w:rPr>
              <w:t>互联网公有IP服务</w:t>
            </w:r>
          </w:p>
        </w:tc>
        <w:tc>
          <w:tcPr>
            <w:tcW w:w="1129" w:type="pct"/>
            <w:vAlign w:val="center"/>
          </w:tcPr>
          <w:p w14:paraId="12A1456F">
            <w:pPr>
              <w:pStyle w:val="30"/>
            </w:pPr>
            <w:r>
              <w:rPr>
                <w:rFonts w:hint="eastAsia"/>
              </w:rPr>
              <w:t>互联网公有IP服务</w:t>
            </w:r>
          </w:p>
        </w:tc>
        <w:tc>
          <w:tcPr>
            <w:tcW w:w="522" w:type="pct"/>
            <w:vAlign w:val="center"/>
          </w:tcPr>
          <w:p w14:paraId="4FF177E2">
            <w:pPr>
              <w:pStyle w:val="30"/>
            </w:pPr>
            <w:r>
              <w:rPr>
                <w:rFonts w:hint="eastAsia"/>
              </w:rPr>
              <w:t>个</w:t>
            </w:r>
          </w:p>
        </w:tc>
        <w:tc>
          <w:tcPr>
            <w:tcW w:w="835" w:type="pct"/>
            <w:vAlign w:val="center"/>
          </w:tcPr>
          <w:p w14:paraId="7D90FAA8">
            <w:pPr>
              <w:pStyle w:val="30"/>
            </w:pPr>
            <w:r>
              <w:rPr>
                <w:rFonts w:hint="eastAsia"/>
              </w:rPr>
              <w:t>150</w:t>
            </w:r>
          </w:p>
        </w:tc>
        <w:tc>
          <w:tcPr>
            <w:tcW w:w="466" w:type="pct"/>
            <w:vAlign w:val="center"/>
          </w:tcPr>
          <w:p w14:paraId="3DECEBE7">
            <w:pPr>
              <w:pStyle w:val="30"/>
            </w:pPr>
            <w:r>
              <w:rPr>
                <w:rFonts w:hint="eastAsia"/>
              </w:rPr>
              <w:t>详见运维可研中安全服务章节</w:t>
            </w:r>
          </w:p>
        </w:tc>
      </w:tr>
      <w:tr w14:paraId="49EF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66" w:type="pct"/>
            <w:vAlign w:val="center"/>
          </w:tcPr>
          <w:p w14:paraId="64286710">
            <w:pPr>
              <w:pStyle w:val="30"/>
            </w:pPr>
            <w:r>
              <w:rPr>
                <w:rFonts w:hint="eastAsia"/>
              </w:rPr>
              <w:t>3</w:t>
            </w:r>
          </w:p>
        </w:tc>
        <w:tc>
          <w:tcPr>
            <w:tcW w:w="466" w:type="pct"/>
            <w:vMerge w:val="continue"/>
            <w:vAlign w:val="center"/>
          </w:tcPr>
          <w:p w14:paraId="7D06AD58">
            <w:pPr>
              <w:pStyle w:val="30"/>
            </w:pPr>
          </w:p>
        </w:tc>
        <w:tc>
          <w:tcPr>
            <w:tcW w:w="466" w:type="pct"/>
            <w:vMerge w:val="continue"/>
            <w:vAlign w:val="center"/>
          </w:tcPr>
          <w:p w14:paraId="043515B0">
            <w:pPr>
              <w:pStyle w:val="30"/>
            </w:pPr>
          </w:p>
        </w:tc>
        <w:tc>
          <w:tcPr>
            <w:tcW w:w="645" w:type="pct"/>
            <w:vAlign w:val="center"/>
          </w:tcPr>
          <w:p w14:paraId="038DB936">
            <w:pPr>
              <w:pStyle w:val="30"/>
            </w:pPr>
            <w:r>
              <w:rPr>
                <w:rFonts w:hint="eastAsia"/>
              </w:rPr>
              <w:t>互联网带宽(骨干级)</w:t>
            </w:r>
          </w:p>
        </w:tc>
        <w:tc>
          <w:tcPr>
            <w:tcW w:w="1129" w:type="pct"/>
            <w:vAlign w:val="center"/>
          </w:tcPr>
          <w:p w14:paraId="6F070FE6">
            <w:pPr>
              <w:pStyle w:val="30"/>
            </w:pPr>
            <w:r>
              <w:rPr>
                <w:rFonts w:hint="eastAsia"/>
              </w:rPr>
              <w:t>互联网带宽(骨干级)</w:t>
            </w:r>
          </w:p>
        </w:tc>
        <w:tc>
          <w:tcPr>
            <w:tcW w:w="522" w:type="pct"/>
            <w:vAlign w:val="center"/>
          </w:tcPr>
          <w:p w14:paraId="7CF9EF19">
            <w:pPr>
              <w:pStyle w:val="30"/>
            </w:pPr>
            <w:r>
              <w:rPr>
                <w:rFonts w:hint="eastAsia"/>
              </w:rPr>
              <w:t>Gb</w:t>
            </w:r>
          </w:p>
        </w:tc>
        <w:tc>
          <w:tcPr>
            <w:tcW w:w="835" w:type="pct"/>
            <w:vAlign w:val="center"/>
          </w:tcPr>
          <w:p w14:paraId="1B569EBA">
            <w:pPr>
              <w:pStyle w:val="30"/>
            </w:pPr>
            <w:r>
              <w:rPr>
                <w:rFonts w:hint="eastAsia"/>
              </w:rPr>
              <w:t>2.2</w:t>
            </w:r>
          </w:p>
        </w:tc>
        <w:tc>
          <w:tcPr>
            <w:tcW w:w="466" w:type="pct"/>
            <w:vAlign w:val="center"/>
          </w:tcPr>
          <w:p w14:paraId="6513F6CC">
            <w:pPr>
              <w:pStyle w:val="30"/>
            </w:pPr>
            <w:r>
              <w:rPr>
                <w:rFonts w:hint="eastAsia"/>
              </w:rPr>
              <w:t>详见运维可研中安全服务章节</w:t>
            </w:r>
          </w:p>
        </w:tc>
      </w:tr>
      <w:tr w14:paraId="25A87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66" w:type="pct"/>
            <w:vAlign w:val="center"/>
          </w:tcPr>
          <w:p w14:paraId="11148A94">
            <w:pPr>
              <w:pStyle w:val="30"/>
            </w:pPr>
            <w:r>
              <w:rPr>
                <w:rFonts w:hint="eastAsia"/>
              </w:rPr>
              <w:t>4</w:t>
            </w:r>
          </w:p>
        </w:tc>
        <w:tc>
          <w:tcPr>
            <w:tcW w:w="466" w:type="pct"/>
            <w:vMerge w:val="restart"/>
            <w:vAlign w:val="center"/>
          </w:tcPr>
          <w:p w14:paraId="5C1512C0">
            <w:pPr>
              <w:pStyle w:val="30"/>
            </w:pPr>
            <w:r>
              <w:rPr>
                <w:rFonts w:hint="eastAsia"/>
              </w:rPr>
              <w:t>平台软件服务</w:t>
            </w:r>
          </w:p>
        </w:tc>
        <w:tc>
          <w:tcPr>
            <w:tcW w:w="466" w:type="pct"/>
            <w:vAlign w:val="center"/>
          </w:tcPr>
          <w:p w14:paraId="2F7D386D">
            <w:pPr>
              <w:pStyle w:val="30"/>
            </w:pPr>
            <w:r>
              <w:rPr>
                <w:rFonts w:hint="eastAsia"/>
              </w:rPr>
              <w:t>短信服务</w:t>
            </w:r>
          </w:p>
        </w:tc>
        <w:tc>
          <w:tcPr>
            <w:tcW w:w="645" w:type="pct"/>
            <w:vAlign w:val="center"/>
          </w:tcPr>
          <w:p w14:paraId="71EA7DEB">
            <w:pPr>
              <w:pStyle w:val="30"/>
            </w:pPr>
            <w:r>
              <w:rPr>
                <w:rFonts w:hint="eastAsia"/>
              </w:rPr>
              <w:t>短信服务</w:t>
            </w:r>
          </w:p>
        </w:tc>
        <w:tc>
          <w:tcPr>
            <w:tcW w:w="1129" w:type="pct"/>
            <w:vAlign w:val="center"/>
          </w:tcPr>
          <w:p w14:paraId="4BED95C9">
            <w:pPr>
              <w:pStyle w:val="30"/>
            </w:pPr>
            <w:r>
              <w:rPr>
                <w:rFonts w:hint="eastAsia"/>
              </w:rPr>
              <w:t>短信服务</w:t>
            </w:r>
          </w:p>
        </w:tc>
        <w:tc>
          <w:tcPr>
            <w:tcW w:w="522" w:type="pct"/>
            <w:vAlign w:val="center"/>
          </w:tcPr>
          <w:p w14:paraId="74980BC5">
            <w:pPr>
              <w:pStyle w:val="30"/>
            </w:pPr>
            <w:r>
              <w:rPr>
                <w:rFonts w:hint="eastAsia"/>
              </w:rPr>
              <w:t>条</w:t>
            </w:r>
          </w:p>
        </w:tc>
        <w:tc>
          <w:tcPr>
            <w:tcW w:w="835" w:type="pct"/>
            <w:vAlign w:val="center"/>
          </w:tcPr>
          <w:p w14:paraId="080876E9">
            <w:pPr>
              <w:pStyle w:val="30"/>
            </w:pPr>
            <w:r>
              <w:rPr>
                <w:rFonts w:hint="eastAsia"/>
              </w:rPr>
              <w:t>50000</w:t>
            </w:r>
          </w:p>
        </w:tc>
        <w:tc>
          <w:tcPr>
            <w:tcW w:w="466" w:type="pct"/>
            <w:vAlign w:val="center"/>
          </w:tcPr>
          <w:p w14:paraId="47C68350">
            <w:pPr>
              <w:pStyle w:val="30"/>
            </w:pPr>
            <w:r>
              <w:rPr>
                <w:rFonts w:hint="eastAsia"/>
              </w:rPr>
              <w:t>详见运维可研中安全服务章节</w:t>
            </w:r>
          </w:p>
        </w:tc>
      </w:tr>
      <w:tr w14:paraId="46D35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66" w:type="pct"/>
            <w:vAlign w:val="center"/>
          </w:tcPr>
          <w:p w14:paraId="4AD799B8">
            <w:pPr>
              <w:pStyle w:val="30"/>
            </w:pPr>
            <w:r>
              <w:rPr>
                <w:rFonts w:hint="eastAsia"/>
              </w:rPr>
              <w:t>5</w:t>
            </w:r>
          </w:p>
        </w:tc>
        <w:tc>
          <w:tcPr>
            <w:tcW w:w="466" w:type="pct"/>
            <w:vMerge w:val="continue"/>
            <w:vAlign w:val="center"/>
          </w:tcPr>
          <w:p w14:paraId="4C30F3AC">
            <w:pPr>
              <w:pStyle w:val="30"/>
            </w:pPr>
          </w:p>
        </w:tc>
        <w:tc>
          <w:tcPr>
            <w:tcW w:w="466" w:type="pct"/>
            <w:vAlign w:val="center"/>
          </w:tcPr>
          <w:p w14:paraId="0D00E06F">
            <w:pPr>
              <w:pStyle w:val="30"/>
            </w:pPr>
            <w:r>
              <w:rPr>
                <w:rFonts w:hint="eastAsia"/>
              </w:rPr>
              <w:t>中间件服务</w:t>
            </w:r>
          </w:p>
        </w:tc>
        <w:tc>
          <w:tcPr>
            <w:tcW w:w="645" w:type="pct"/>
            <w:vAlign w:val="center"/>
          </w:tcPr>
          <w:p w14:paraId="75AEB8B8">
            <w:pPr>
              <w:pStyle w:val="30"/>
            </w:pPr>
            <w:r>
              <w:rPr>
                <w:rFonts w:hint="eastAsia"/>
              </w:rPr>
              <w:t>中间件服务</w:t>
            </w:r>
          </w:p>
        </w:tc>
        <w:tc>
          <w:tcPr>
            <w:tcW w:w="1129" w:type="pct"/>
            <w:vAlign w:val="center"/>
          </w:tcPr>
          <w:p w14:paraId="4AF1661A">
            <w:pPr>
              <w:pStyle w:val="30"/>
            </w:pPr>
            <w:r>
              <w:rPr>
                <w:rFonts w:hint="eastAsia"/>
              </w:rPr>
              <w:t>中间件服务（东方通）</w:t>
            </w:r>
          </w:p>
        </w:tc>
        <w:tc>
          <w:tcPr>
            <w:tcW w:w="522" w:type="pct"/>
            <w:vAlign w:val="center"/>
          </w:tcPr>
          <w:p w14:paraId="29E6C5A5">
            <w:pPr>
              <w:pStyle w:val="30"/>
            </w:pPr>
            <w:r>
              <w:rPr>
                <w:rFonts w:hint="eastAsia"/>
              </w:rPr>
              <w:t>套</w:t>
            </w:r>
          </w:p>
        </w:tc>
        <w:tc>
          <w:tcPr>
            <w:tcW w:w="835" w:type="pct"/>
            <w:vAlign w:val="center"/>
          </w:tcPr>
          <w:p w14:paraId="15390863">
            <w:pPr>
              <w:pStyle w:val="30"/>
            </w:pPr>
            <w:r>
              <w:rPr>
                <w:rFonts w:hint="eastAsia"/>
              </w:rPr>
              <w:t>47</w:t>
            </w:r>
          </w:p>
        </w:tc>
        <w:tc>
          <w:tcPr>
            <w:tcW w:w="466" w:type="pct"/>
            <w:vAlign w:val="center"/>
          </w:tcPr>
          <w:p w14:paraId="48036F58">
            <w:pPr>
              <w:pStyle w:val="30"/>
            </w:pPr>
            <w:r>
              <w:rPr>
                <w:rFonts w:hint="eastAsia"/>
              </w:rPr>
              <w:t>详见运维可研中安全服务章节</w:t>
            </w:r>
          </w:p>
        </w:tc>
      </w:tr>
      <w:tr w14:paraId="0681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66" w:type="pct"/>
            <w:vAlign w:val="center"/>
          </w:tcPr>
          <w:p w14:paraId="33E476A9">
            <w:pPr>
              <w:pStyle w:val="30"/>
            </w:pPr>
            <w:r>
              <w:rPr>
                <w:rFonts w:hint="eastAsia"/>
              </w:rPr>
              <w:t>6</w:t>
            </w:r>
          </w:p>
        </w:tc>
        <w:tc>
          <w:tcPr>
            <w:tcW w:w="466" w:type="pct"/>
            <w:vMerge w:val="continue"/>
            <w:vAlign w:val="center"/>
          </w:tcPr>
          <w:p w14:paraId="5EA8F521">
            <w:pPr>
              <w:pStyle w:val="30"/>
            </w:pPr>
          </w:p>
        </w:tc>
        <w:tc>
          <w:tcPr>
            <w:tcW w:w="466" w:type="pct"/>
            <w:vAlign w:val="center"/>
          </w:tcPr>
          <w:p w14:paraId="12D0D49F">
            <w:pPr>
              <w:pStyle w:val="30"/>
            </w:pPr>
            <w:r>
              <w:rPr>
                <w:rFonts w:hint="eastAsia"/>
              </w:rPr>
              <w:t>数据库服务</w:t>
            </w:r>
          </w:p>
        </w:tc>
        <w:tc>
          <w:tcPr>
            <w:tcW w:w="645" w:type="pct"/>
            <w:vAlign w:val="center"/>
          </w:tcPr>
          <w:p w14:paraId="7079A53C">
            <w:pPr>
              <w:pStyle w:val="30"/>
            </w:pPr>
            <w:r>
              <w:rPr>
                <w:rFonts w:hint="eastAsia"/>
              </w:rPr>
              <w:t>数据库服务</w:t>
            </w:r>
          </w:p>
        </w:tc>
        <w:tc>
          <w:tcPr>
            <w:tcW w:w="1129" w:type="pct"/>
            <w:vAlign w:val="center"/>
          </w:tcPr>
          <w:p w14:paraId="05C4E7F6">
            <w:pPr>
              <w:pStyle w:val="30"/>
            </w:pPr>
            <w:r>
              <w:rPr>
                <w:rFonts w:hint="eastAsia"/>
              </w:rPr>
              <w:t>达梦数据库DM8</w:t>
            </w:r>
          </w:p>
        </w:tc>
        <w:tc>
          <w:tcPr>
            <w:tcW w:w="522" w:type="pct"/>
            <w:vAlign w:val="center"/>
          </w:tcPr>
          <w:p w14:paraId="6E0370E7">
            <w:pPr>
              <w:pStyle w:val="30"/>
            </w:pPr>
            <w:r>
              <w:rPr>
                <w:rFonts w:hint="eastAsia"/>
              </w:rPr>
              <w:t>套</w:t>
            </w:r>
          </w:p>
        </w:tc>
        <w:tc>
          <w:tcPr>
            <w:tcW w:w="835" w:type="pct"/>
            <w:vAlign w:val="center"/>
          </w:tcPr>
          <w:p w14:paraId="150F3206">
            <w:pPr>
              <w:pStyle w:val="30"/>
            </w:pPr>
            <w:r>
              <w:rPr>
                <w:rFonts w:hint="eastAsia"/>
              </w:rPr>
              <w:t>31</w:t>
            </w:r>
          </w:p>
        </w:tc>
        <w:tc>
          <w:tcPr>
            <w:tcW w:w="466" w:type="pct"/>
            <w:vAlign w:val="center"/>
          </w:tcPr>
          <w:p w14:paraId="02FEDD6F">
            <w:pPr>
              <w:pStyle w:val="30"/>
            </w:pPr>
            <w:r>
              <w:rPr>
                <w:rFonts w:hint="eastAsia"/>
              </w:rPr>
              <w:t>详见运维可研中安全服务章节</w:t>
            </w:r>
          </w:p>
        </w:tc>
      </w:tr>
      <w:tr w14:paraId="4F0D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66" w:type="pct"/>
            <w:vAlign w:val="center"/>
          </w:tcPr>
          <w:p w14:paraId="37457E2C">
            <w:pPr>
              <w:pStyle w:val="30"/>
            </w:pPr>
            <w:r>
              <w:rPr>
                <w:rFonts w:hint="eastAsia"/>
              </w:rPr>
              <w:t>7</w:t>
            </w:r>
          </w:p>
        </w:tc>
        <w:tc>
          <w:tcPr>
            <w:tcW w:w="466" w:type="pct"/>
            <w:vMerge w:val="continue"/>
            <w:vAlign w:val="center"/>
          </w:tcPr>
          <w:p w14:paraId="00062AA2">
            <w:pPr>
              <w:pStyle w:val="30"/>
            </w:pPr>
          </w:p>
        </w:tc>
        <w:tc>
          <w:tcPr>
            <w:tcW w:w="466" w:type="pct"/>
            <w:vAlign w:val="center"/>
          </w:tcPr>
          <w:p w14:paraId="079E2614">
            <w:pPr>
              <w:pStyle w:val="30"/>
            </w:pPr>
            <w:r>
              <w:rPr>
                <w:rFonts w:hint="eastAsia"/>
              </w:rPr>
              <w:t>操作系统服务</w:t>
            </w:r>
          </w:p>
        </w:tc>
        <w:tc>
          <w:tcPr>
            <w:tcW w:w="645" w:type="pct"/>
            <w:vAlign w:val="center"/>
          </w:tcPr>
          <w:p w14:paraId="59277A99">
            <w:pPr>
              <w:pStyle w:val="30"/>
            </w:pPr>
            <w:r>
              <w:rPr>
                <w:rFonts w:hint="eastAsia"/>
              </w:rPr>
              <w:t>操作系统</w:t>
            </w:r>
          </w:p>
        </w:tc>
        <w:tc>
          <w:tcPr>
            <w:tcW w:w="1129" w:type="pct"/>
            <w:vAlign w:val="center"/>
          </w:tcPr>
          <w:p w14:paraId="5A9722F4">
            <w:pPr>
              <w:pStyle w:val="30"/>
            </w:pPr>
            <w:r>
              <w:rPr>
                <w:rFonts w:hint="eastAsia"/>
              </w:rPr>
              <w:t>银河麒麟V10 SP3</w:t>
            </w:r>
          </w:p>
        </w:tc>
        <w:tc>
          <w:tcPr>
            <w:tcW w:w="522" w:type="pct"/>
            <w:vAlign w:val="center"/>
          </w:tcPr>
          <w:p w14:paraId="7324DD6E">
            <w:pPr>
              <w:pStyle w:val="30"/>
            </w:pPr>
            <w:r>
              <w:rPr>
                <w:rFonts w:hint="eastAsia"/>
              </w:rPr>
              <w:t>套</w:t>
            </w:r>
          </w:p>
        </w:tc>
        <w:tc>
          <w:tcPr>
            <w:tcW w:w="835" w:type="pct"/>
            <w:vAlign w:val="center"/>
          </w:tcPr>
          <w:p w14:paraId="684FA94A">
            <w:pPr>
              <w:pStyle w:val="30"/>
            </w:pPr>
            <w:r>
              <w:rPr>
                <w:rFonts w:hint="eastAsia"/>
              </w:rPr>
              <w:t>39</w:t>
            </w:r>
          </w:p>
        </w:tc>
        <w:tc>
          <w:tcPr>
            <w:tcW w:w="466" w:type="pct"/>
            <w:vAlign w:val="center"/>
          </w:tcPr>
          <w:p w14:paraId="531E5E1D">
            <w:pPr>
              <w:pStyle w:val="30"/>
            </w:pPr>
            <w:r>
              <w:rPr>
                <w:rFonts w:hint="eastAsia"/>
              </w:rPr>
              <w:t>详见运维可研中安全服务章节</w:t>
            </w:r>
          </w:p>
        </w:tc>
      </w:tr>
      <w:tr w14:paraId="62B52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66" w:type="pct"/>
            <w:vAlign w:val="center"/>
          </w:tcPr>
          <w:p w14:paraId="4EC4C3E2">
            <w:pPr>
              <w:pStyle w:val="30"/>
            </w:pPr>
            <w:r>
              <w:rPr>
                <w:rFonts w:hint="eastAsia"/>
              </w:rPr>
              <w:t>8</w:t>
            </w:r>
          </w:p>
        </w:tc>
        <w:tc>
          <w:tcPr>
            <w:tcW w:w="466" w:type="pct"/>
            <w:vMerge w:val="continue"/>
            <w:vAlign w:val="center"/>
          </w:tcPr>
          <w:p w14:paraId="6D9B86EC">
            <w:pPr>
              <w:pStyle w:val="30"/>
            </w:pPr>
          </w:p>
        </w:tc>
        <w:tc>
          <w:tcPr>
            <w:tcW w:w="466" w:type="pct"/>
            <w:vAlign w:val="center"/>
          </w:tcPr>
          <w:p w14:paraId="0293F311">
            <w:pPr>
              <w:pStyle w:val="30"/>
            </w:pPr>
            <w:r>
              <w:rPr>
                <w:rFonts w:hint="eastAsia"/>
              </w:rPr>
              <w:t>数据库服务</w:t>
            </w:r>
          </w:p>
        </w:tc>
        <w:tc>
          <w:tcPr>
            <w:tcW w:w="645" w:type="pct"/>
            <w:vAlign w:val="center"/>
          </w:tcPr>
          <w:p w14:paraId="00E072E0">
            <w:pPr>
              <w:pStyle w:val="30"/>
            </w:pPr>
            <w:r>
              <w:rPr>
                <w:rFonts w:hint="eastAsia"/>
              </w:rPr>
              <w:t>数据库服务</w:t>
            </w:r>
          </w:p>
        </w:tc>
        <w:tc>
          <w:tcPr>
            <w:tcW w:w="1129" w:type="pct"/>
            <w:vAlign w:val="center"/>
          </w:tcPr>
          <w:p w14:paraId="3DA3A87C">
            <w:pPr>
              <w:pStyle w:val="30"/>
            </w:pPr>
            <w:r>
              <w:rPr>
                <w:rFonts w:hint="eastAsia"/>
              </w:rPr>
              <w:t>星环KunDB</w:t>
            </w:r>
          </w:p>
        </w:tc>
        <w:tc>
          <w:tcPr>
            <w:tcW w:w="522" w:type="pct"/>
            <w:vAlign w:val="center"/>
          </w:tcPr>
          <w:p w14:paraId="4A8374DB">
            <w:pPr>
              <w:pStyle w:val="30"/>
            </w:pPr>
            <w:r>
              <w:rPr>
                <w:rFonts w:hint="eastAsia"/>
              </w:rPr>
              <w:t>套</w:t>
            </w:r>
          </w:p>
        </w:tc>
        <w:tc>
          <w:tcPr>
            <w:tcW w:w="835" w:type="pct"/>
            <w:vAlign w:val="center"/>
          </w:tcPr>
          <w:p w14:paraId="3026DE29">
            <w:pPr>
              <w:pStyle w:val="30"/>
            </w:pPr>
            <w:r>
              <w:rPr>
                <w:rFonts w:hint="eastAsia"/>
              </w:rPr>
              <w:t>1</w:t>
            </w:r>
          </w:p>
        </w:tc>
        <w:tc>
          <w:tcPr>
            <w:tcW w:w="466" w:type="pct"/>
            <w:vAlign w:val="center"/>
          </w:tcPr>
          <w:p w14:paraId="5E25943F">
            <w:pPr>
              <w:pStyle w:val="30"/>
            </w:pPr>
            <w:r>
              <w:rPr>
                <w:rFonts w:hint="eastAsia"/>
              </w:rPr>
              <w:t>详见运维可研中安全服务章节</w:t>
            </w:r>
          </w:p>
        </w:tc>
      </w:tr>
      <w:tr w14:paraId="38F1D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66" w:type="pct"/>
            <w:vAlign w:val="center"/>
          </w:tcPr>
          <w:p w14:paraId="5BC2B089">
            <w:pPr>
              <w:pStyle w:val="30"/>
            </w:pPr>
            <w:r>
              <w:rPr>
                <w:rFonts w:hint="eastAsia"/>
              </w:rPr>
              <w:t>9</w:t>
            </w:r>
          </w:p>
        </w:tc>
        <w:tc>
          <w:tcPr>
            <w:tcW w:w="466" w:type="pct"/>
            <w:vMerge w:val="continue"/>
            <w:vAlign w:val="center"/>
          </w:tcPr>
          <w:p w14:paraId="56FB66AA">
            <w:pPr>
              <w:pStyle w:val="30"/>
            </w:pPr>
          </w:p>
        </w:tc>
        <w:tc>
          <w:tcPr>
            <w:tcW w:w="466" w:type="pct"/>
            <w:vAlign w:val="center"/>
          </w:tcPr>
          <w:p w14:paraId="059E5B02">
            <w:pPr>
              <w:pStyle w:val="30"/>
            </w:pPr>
            <w:r>
              <w:rPr>
                <w:rFonts w:hint="eastAsia"/>
              </w:rPr>
              <w:t>数据库服务</w:t>
            </w:r>
          </w:p>
        </w:tc>
        <w:tc>
          <w:tcPr>
            <w:tcW w:w="645" w:type="pct"/>
            <w:vAlign w:val="center"/>
          </w:tcPr>
          <w:p w14:paraId="271607A3">
            <w:pPr>
              <w:pStyle w:val="30"/>
            </w:pPr>
            <w:r>
              <w:rPr>
                <w:rFonts w:hint="eastAsia"/>
              </w:rPr>
              <w:t>数据库服务</w:t>
            </w:r>
          </w:p>
        </w:tc>
        <w:tc>
          <w:tcPr>
            <w:tcW w:w="1129" w:type="pct"/>
            <w:vAlign w:val="center"/>
          </w:tcPr>
          <w:p w14:paraId="132FBCA1">
            <w:pPr>
              <w:pStyle w:val="30"/>
            </w:pPr>
            <w:r>
              <w:rPr>
                <w:rFonts w:hint="eastAsia"/>
              </w:rPr>
              <w:t>达梦数据库管理系统（分布式版）</w:t>
            </w:r>
          </w:p>
        </w:tc>
        <w:tc>
          <w:tcPr>
            <w:tcW w:w="522" w:type="pct"/>
            <w:vAlign w:val="center"/>
          </w:tcPr>
          <w:p w14:paraId="296419BF">
            <w:pPr>
              <w:pStyle w:val="30"/>
            </w:pPr>
            <w:r>
              <w:rPr>
                <w:rFonts w:hint="eastAsia"/>
              </w:rPr>
              <w:t>套</w:t>
            </w:r>
          </w:p>
        </w:tc>
        <w:tc>
          <w:tcPr>
            <w:tcW w:w="835" w:type="pct"/>
            <w:vAlign w:val="center"/>
          </w:tcPr>
          <w:p w14:paraId="003C8324">
            <w:pPr>
              <w:pStyle w:val="30"/>
            </w:pPr>
            <w:r>
              <w:rPr>
                <w:rFonts w:hint="eastAsia"/>
              </w:rPr>
              <w:t>3</w:t>
            </w:r>
          </w:p>
        </w:tc>
        <w:tc>
          <w:tcPr>
            <w:tcW w:w="466" w:type="pct"/>
            <w:vAlign w:val="center"/>
          </w:tcPr>
          <w:p w14:paraId="2C7FABE2">
            <w:pPr>
              <w:pStyle w:val="30"/>
            </w:pPr>
            <w:r>
              <w:rPr>
                <w:rFonts w:hint="eastAsia"/>
              </w:rPr>
              <w:t>详见运维可研中安全服务章节</w:t>
            </w:r>
          </w:p>
        </w:tc>
      </w:tr>
      <w:tr w14:paraId="53CE6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66" w:type="pct"/>
            <w:vAlign w:val="center"/>
          </w:tcPr>
          <w:p w14:paraId="3029031C">
            <w:pPr>
              <w:pStyle w:val="30"/>
            </w:pPr>
            <w:r>
              <w:rPr>
                <w:rFonts w:hint="eastAsia"/>
              </w:rPr>
              <w:t>10</w:t>
            </w:r>
          </w:p>
        </w:tc>
        <w:tc>
          <w:tcPr>
            <w:tcW w:w="466" w:type="pct"/>
            <w:vMerge w:val="continue"/>
            <w:vAlign w:val="center"/>
          </w:tcPr>
          <w:p w14:paraId="3069269C">
            <w:pPr>
              <w:pStyle w:val="30"/>
            </w:pPr>
          </w:p>
        </w:tc>
        <w:tc>
          <w:tcPr>
            <w:tcW w:w="466" w:type="pct"/>
            <w:vAlign w:val="center"/>
          </w:tcPr>
          <w:p w14:paraId="4CFAF58E">
            <w:pPr>
              <w:pStyle w:val="30"/>
            </w:pPr>
            <w:r>
              <w:rPr>
                <w:rFonts w:hint="eastAsia"/>
              </w:rPr>
              <w:t>文档中台服务</w:t>
            </w:r>
          </w:p>
        </w:tc>
        <w:tc>
          <w:tcPr>
            <w:tcW w:w="645" w:type="pct"/>
            <w:vAlign w:val="center"/>
          </w:tcPr>
          <w:p w14:paraId="52AB1BFB">
            <w:pPr>
              <w:pStyle w:val="30"/>
            </w:pPr>
            <w:r>
              <w:rPr>
                <w:rFonts w:hint="eastAsia"/>
              </w:rPr>
              <w:t>文档中台</w:t>
            </w:r>
          </w:p>
        </w:tc>
        <w:tc>
          <w:tcPr>
            <w:tcW w:w="1129" w:type="pct"/>
            <w:vAlign w:val="center"/>
          </w:tcPr>
          <w:p w14:paraId="095D4C65">
            <w:pPr>
              <w:pStyle w:val="30"/>
            </w:pPr>
            <w:r>
              <w:rPr>
                <w:rFonts w:hint="eastAsia"/>
              </w:rPr>
              <w:t>WPS文档中台</w:t>
            </w:r>
          </w:p>
        </w:tc>
        <w:tc>
          <w:tcPr>
            <w:tcW w:w="522" w:type="pct"/>
            <w:vAlign w:val="center"/>
          </w:tcPr>
          <w:p w14:paraId="5B487ADC">
            <w:pPr>
              <w:pStyle w:val="30"/>
            </w:pPr>
            <w:r>
              <w:rPr>
                <w:rFonts w:hint="eastAsia"/>
              </w:rPr>
              <w:t>套</w:t>
            </w:r>
          </w:p>
        </w:tc>
        <w:tc>
          <w:tcPr>
            <w:tcW w:w="835" w:type="pct"/>
            <w:vAlign w:val="center"/>
          </w:tcPr>
          <w:p w14:paraId="069E1E4C">
            <w:pPr>
              <w:pStyle w:val="30"/>
            </w:pPr>
            <w:r>
              <w:rPr>
                <w:rFonts w:hint="eastAsia"/>
              </w:rPr>
              <w:t>1</w:t>
            </w:r>
          </w:p>
        </w:tc>
        <w:tc>
          <w:tcPr>
            <w:tcW w:w="466" w:type="pct"/>
            <w:vAlign w:val="center"/>
          </w:tcPr>
          <w:p w14:paraId="7AFCEAF3">
            <w:pPr>
              <w:pStyle w:val="30"/>
            </w:pPr>
            <w:r>
              <w:rPr>
                <w:rFonts w:hint="eastAsia"/>
              </w:rPr>
              <w:t>详见运维可研中安全服务章节</w:t>
            </w:r>
          </w:p>
        </w:tc>
      </w:tr>
      <w:tr w14:paraId="6328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66" w:type="pct"/>
            <w:vAlign w:val="center"/>
          </w:tcPr>
          <w:p w14:paraId="302A679C">
            <w:pPr>
              <w:pStyle w:val="30"/>
            </w:pPr>
            <w:r>
              <w:rPr>
                <w:rFonts w:hint="eastAsia"/>
              </w:rPr>
              <w:t>11</w:t>
            </w:r>
          </w:p>
        </w:tc>
        <w:tc>
          <w:tcPr>
            <w:tcW w:w="466" w:type="pct"/>
            <w:vMerge w:val="continue"/>
            <w:vAlign w:val="center"/>
          </w:tcPr>
          <w:p w14:paraId="65D58BF5">
            <w:pPr>
              <w:pStyle w:val="30"/>
            </w:pPr>
          </w:p>
        </w:tc>
        <w:tc>
          <w:tcPr>
            <w:tcW w:w="466" w:type="pct"/>
            <w:vAlign w:val="center"/>
          </w:tcPr>
          <w:p w14:paraId="4C67305D">
            <w:pPr>
              <w:pStyle w:val="30"/>
            </w:pPr>
            <w:r>
              <w:rPr>
                <w:rFonts w:hint="eastAsia"/>
              </w:rPr>
              <w:t>数字证书</w:t>
            </w:r>
          </w:p>
        </w:tc>
        <w:tc>
          <w:tcPr>
            <w:tcW w:w="645" w:type="pct"/>
            <w:vAlign w:val="center"/>
          </w:tcPr>
          <w:p w14:paraId="2DB72B04">
            <w:pPr>
              <w:pStyle w:val="30"/>
            </w:pPr>
            <w:r>
              <w:rPr>
                <w:rFonts w:hint="eastAsia"/>
              </w:rPr>
              <w:t>OV SSL</w:t>
            </w:r>
          </w:p>
        </w:tc>
        <w:tc>
          <w:tcPr>
            <w:tcW w:w="1129" w:type="pct"/>
            <w:vAlign w:val="center"/>
          </w:tcPr>
          <w:p w14:paraId="66F9FA03">
            <w:pPr>
              <w:pStyle w:val="30"/>
            </w:pPr>
            <w:r>
              <w:rPr>
                <w:rFonts w:hint="eastAsia"/>
              </w:rPr>
              <w:t>OV SSL</w:t>
            </w:r>
          </w:p>
        </w:tc>
        <w:tc>
          <w:tcPr>
            <w:tcW w:w="522" w:type="pct"/>
            <w:vAlign w:val="center"/>
          </w:tcPr>
          <w:p w14:paraId="1EF942D2">
            <w:pPr>
              <w:pStyle w:val="30"/>
            </w:pPr>
            <w:r>
              <w:rPr>
                <w:rFonts w:hint="eastAsia"/>
              </w:rPr>
              <w:t>套</w:t>
            </w:r>
          </w:p>
        </w:tc>
        <w:tc>
          <w:tcPr>
            <w:tcW w:w="835" w:type="pct"/>
            <w:vAlign w:val="center"/>
          </w:tcPr>
          <w:p w14:paraId="5B85442F">
            <w:pPr>
              <w:pStyle w:val="30"/>
            </w:pPr>
            <w:r>
              <w:rPr>
                <w:rFonts w:hint="eastAsia"/>
              </w:rPr>
              <w:t>2</w:t>
            </w:r>
          </w:p>
        </w:tc>
        <w:tc>
          <w:tcPr>
            <w:tcW w:w="466" w:type="pct"/>
            <w:vAlign w:val="center"/>
          </w:tcPr>
          <w:p w14:paraId="2295AD5F">
            <w:pPr>
              <w:pStyle w:val="30"/>
            </w:pPr>
            <w:r>
              <w:rPr>
                <w:rFonts w:hint="eastAsia"/>
              </w:rPr>
              <w:t>详见运维可研中安全服务章节</w:t>
            </w:r>
          </w:p>
        </w:tc>
      </w:tr>
      <w:tr w14:paraId="6AD70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466" w:type="pct"/>
            <w:vAlign w:val="center"/>
          </w:tcPr>
          <w:p w14:paraId="30DB4AC1">
            <w:pPr>
              <w:pStyle w:val="30"/>
            </w:pPr>
            <w:r>
              <w:rPr>
                <w:rFonts w:hint="eastAsia"/>
              </w:rPr>
              <w:t>12</w:t>
            </w:r>
          </w:p>
        </w:tc>
        <w:tc>
          <w:tcPr>
            <w:tcW w:w="466" w:type="pct"/>
            <w:vMerge w:val="continue"/>
            <w:vAlign w:val="center"/>
          </w:tcPr>
          <w:p w14:paraId="67CF8F86">
            <w:pPr>
              <w:pStyle w:val="30"/>
            </w:pPr>
          </w:p>
        </w:tc>
        <w:tc>
          <w:tcPr>
            <w:tcW w:w="466" w:type="pct"/>
            <w:vAlign w:val="center"/>
          </w:tcPr>
          <w:p w14:paraId="20C1F77A">
            <w:pPr>
              <w:pStyle w:val="30"/>
            </w:pPr>
            <w:r>
              <w:rPr>
                <w:rFonts w:hint="eastAsia"/>
              </w:rPr>
              <w:t>数字证书</w:t>
            </w:r>
          </w:p>
        </w:tc>
        <w:tc>
          <w:tcPr>
            <w:tcW w:w="645" w:type="pct"/>
            <w:vAlign w:val="center"/>
          </w:tcPr>
          <w:p w14:paraId="4C3FB718">
            <w:pPr>
              <w:pStyle w:val="30"/>
            </w:pPr>
            <w:r>
              <w:rPr>
                <w:rFonts w:hint="eastAsia"/>
              </w:rPr>
              <w:t>设备证书</w:t>
            </w:r>
          </w:p>
        </w:tc>
        <w:tc>
          <w:tcPr>
            <w:tcW w:w="1129" w:type="pct"/>
            <w:vAlign w:val="center"/>
          </w:tcPr>
          <w:p w14:paraId="43600144">
            <w:pPr>
              <w:pStyle w:val="30"/>
            </w:pPr>
            <w:r>
              <w:rPr>
                <w:rFonts w:hint="eastAsia"/>
              </w:rPr>
              <w:t>设备证书</w:t>
            </w:r>
          </w:p>
        </w:tc>
        <w:tc>
          <w:tcPr>
            <w:tcW w:w="522" w:type="pct"/>
            <w:vAlign w:val="center"/>
          </w:tcPr>
          <w:p w14:paraId="551D569B">
            <w:pPr>
              <w:pStyle w:val="30"/>
            </w:pPr>
            <w:r>
              <w:rPr>
                <w:rFonts w:hint="eastAsia"/>
              </w:rPr>
              <w:t>套</w:t>
            </w:r>
          </w:p>
        </w:tc>
        <w:tc>
          <w:tcPr>
            <w:tcW w:w="835" w:type="pct"/>
            <w:vAlign w:val="center"/>
          </w:tcPr>
          <w:p w14:paraId="61906E65">
            <w:pPr>
              <w:pStyle w:val="30"/>
            </w:pPr>
            <w:r>
              <w:rPr>
                <w:rFonts w:hint="eastAsia"/>
              </w:rPr>
              <w:t>2</w:t>
            </w:r>
          </w:p>
        </w:tc>
        <w:tc>
          <w:tcPr>
            <w:tcW w:w="466" w:type="pct"/>
            <w:vAlign w:val="center"/>
          </w:tcPr>
          <w:p w14:paraId="7CE7FCB8">
            <w:pPr>
              <w:pStyle w:val="30"/>
            </w:pPr>
            <w:r>
              <w:rPr>
                <w:rFonts w:hint="eastAsia"/>
              </w:rPr>
              <w:t>详见运维可研中安全服务章节</w:t>
            </w:r>
          </w:p>
        </w:tc>
      </w:tr>
    </w:tbl>
    <w:p w14:paraId="56E0A2EF">
      <w:pPr>
        <w:ind w:firstLine="0" w:firstLineChars="0"/>
      </w:pPr>
    </w:p>
    <w:p w14:paraId="02D793A7">
      <w:pPr>
        <w:ind w:firstLine="480"/>
      </w:pPr>
    </w:p>
    <w:p w14:paraId="23482591">
      <w:pPr>
        <w:ind w:firstLine="480"/>
        <w:sectPr>
          <w:footerReference r:id="rId13" w:type="default"/>
          <w:pgSz w:w="11906" w:h="16838"/>
          <w:pgMar w:top="1440" w:right="1800" w:bottom="1440" w:left="1800" w:header="851" w:footer="992" w:gutter="0"/>
          <w:cols w:space="425" w:num="1"/>
          <w:docGrid w:type="lines" w:linePitch="312" w:charSpace="0"/>
        </w:sectPr>
      </w:pPr>
    </w:p>
    <w:p w14:paraId="21D5F27D">
      <w:pPr>
        <w:pStyle w:val="3"/>
        <w:numPr>
          <w:ilvl w:val="1"/>
          <w:numId w:val="0"/>
        </w:numPr>
      </w:pPr>
      <w:bookmarkStart w:id="245" w:name="_Toc6691"/>
      <w:r>
        <w:rPr>
          <w:rFonts w:hint="eastAsia" w:ascii="Times New Roman" w:hAnsi="Times New Roman" w:cs="宋体"/>
        </w:rPr>
        <w:t xml:space="preserve">6.8  </w:t>
      </w:r>
      <w:r>
        <w:rPr>
          <w:rFonts w:hint="eastAsia"/>
        </w:rPr>
        <w:t>终端系统及接口建设</w:t>
      </w:r>
      <w:bookmarkEnd w:id="245"/>
    </w:p>
    <w:p w14:paraId="27C4627B">
      <w:pPr>
        <w:pStyle w:val="22"/>
        <w:numPr>
          <w:ilvl w:val="8"/>
          <w:numId w:val="0"/>
        </w:numPr>
        <w:rPr>
          <w:rFonts w:hint="default"/>
        </w:rPr>
      </w:pPr>
      <w:r>
        <w:rPr>
          <w:rFonts w:hint="default" w:cs="Times New Roman"/>
        </w:rPr>
        <w:t xml:space="preserve">表6.12  </w:t>
      </w:r>
      <w:r>
        <w:t>接口情况说明表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3"/>
        <w:gridCol w:w="1543"/>
        <w:gridCol w:w="674"/>
        <w:gridCol w:w="1423"/>
        <w:gridCol w:w="710"/>
        <w:gridCol w:w="847"/>
        <w:gridCol w:w="1423"/>
        <w:gridCol w:w="598"/>
        <w:gridCol w:w="601"/>
        <w:gridCol w:w="565"/>
        <w:gridCol w:w="1023"/>
        <w:gridCol w:w="1023"/>
        <w:gridCol w:w="1059"/>
        <w:gridCol w:w="951"/>
        <w:gridCol w:w="951"/>
      </w:tblGrid>
      <w:tr w14:paraId="3A84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0" w:type="auto"/>
            <w:vMerge w:val="restart"/>
            <w:shd w:val="clear" w:color="auto" w:fill="FFFFFF"/>
            <w:vAlign w:val="center"/>
          </w:tcPr>
          <w:p w14:paraId="3402BD96">
            <w:pPr>
              <w:widowControl/>
              <w:spacing w:line="240" w:lineRule="auto"/>
              <w:ind w:firstLine="0" w:firstLineChars="0"/>
              <w:jc w:val="center"/>
              <w:textAlignment w:val="center"/>
              <w:rPr>
                <w:rFonts w:cs="Times New Roman"/>
                <w:color w:val="000000"/>
              </w:rPr>
            </w:pPr>
            <w:r>
              <w:rPr>
                <w:rFonts w:cs="Times New Roman"/>
                <w:color w:val="000000"/>
                <w:kern w:val="0"/>
                <w:lang w:bidi="ar"/>
              </w:rPr>
              <w:t>信息资源名称</w:t>
            </w:r>
          </w:p>
        </w:tc>
        <w:tc>
          <w:tcPr>
            <w:tcW w:w="0" w:type="auto"/>
            <w:vMerge w:val="restart"/>
            <w:shd w:val="clear" w:color="auto" w:fill="FFFFFF"/>
            <w:vAlign w:val="center"/>
          </w:tcPr>
          <w:p w14:paraId="682FE01B">
            <w:pPr>
              <w:widowControl/>
              <w:spacing w:line="240" w:lineRule="auto"/>
              <w:ind w:firstLine="0" w:firstLineChars="0"/>
              <w:jc w:val="center"/>
              <w:textAlignment w:val="center"/>
              <w:rPr>
                <w:rFonts w:cs="Times New Roman"/>
                <w:color w:val="000000"/>
              </w:rPr>
            </w:pPr>
            <w:r>
              <w:rPr>
                <w:rFonts w:cs="Times New Roman"/>
                <w:color w:val="000000"/>
                <w:kern w:val="0"/>
                <w:lang w:bidi="ar"/>
              </w:rPr>
              <w:t>信息资源代码</w:t>
            </w:r>
          </w:p>
        </w:tc>
        <w:tc>
          <w:tcPr>
            <w:tcW w:w="0" w:type="auto"/>
            <w:vMerge w:val="restart"/>
            <w:shd w:val="clear" w:color="auto" w:fill="FFFFFF"/>
            <w:vAlign w:val="center"/>
          </w:tcPr>
          <w:p w14:paraId="0FB569FE">
            <w:pPr>
              <w:widowControl/>
              <w:spacing w:line="240" w:lineRule="auto"/>
              <w:ind w:firstLine="0" w:firstLineChars="0"/>
              <w:jc w:val="center"/>
              <w:textAlignment w:val="center"/>
              <w:rPr>
                <w:rFonts w:cs="Times New Roman"/>
                <w:color w:val="000000"/>
              </w:rPr>
            </w:pPr>
            <w:r>
              <w:rPr>
                <w:rFonts w:cs="Times New Roman"/>
                <w:color w:val="000000"/>
                <w:kern w:val="0"/>
                <w:lang w:bidi="ar"/>
              </w:rPr>
              <w:t>信息资源提供方</w:t>
            </w:r>
          </w:p>
        </w:tc>
        <w:tc>
          <w:tcPr>
            <w:tcW w:w="0" w:type="auto"/>
            <w:vMerge w:val="restart"/>
            <w:shd w:val="clear" w:color="auto" w:fill="FFFFFF"/>
            <w:vAlign w:val="center"/>
          </w:tcPr>
          <w:p w14:paraId="3DAFE441">
            <w:pPr>
              <w:widowControl/>
              <w:spacing w:line="240" w:lineRule="auto"/>
              <w:ind w:firstLine="0" w:firstLineChars="0"/>
              <w:jc w:val="center"/>
              <w:textAlignment w:val="center"/>
              <w:rPr>
                <w:rFonts w:cs="Times New Roman"/>
                <w:color w:val="000000"/>
              </w:rPr>
            </w:pPr>
            <w:r>
              <w:rPr>
                <w:rFonts w:cs="Times New Roman"/>
                <w:color w:val="000000"/>
                <w:kern w:val="0"/>
                <w:lang w:bidi="ar"/>
              </w:rPr>
              <w:t>信息资源摘要</w:t>
            </w:r>
          </w:p>
        </w:tc>
        <w:tc>
          <w:tcPr>
            <w:tcW w:w="0" w:type="auto"/>
            <w:gridSpan w:val="2"/>
            <w:shd w:val="clear" w:color="auto" w:fill="FFFFFF"/>
            <w:vAlign w:val="center"/>
          </w:tcPr>
          <w:p w14:paraId="1FD4672F">
            <w:pPr>
              <w:widowControl/>
              <w:spacing w:line="240" w:lineRule="auto"/>
              <w:ind w:firstLine="0" w:firstLineChars="0"/>
              <w:jc w:val="center"/>
              <w:textAlignment w:val="center"/>
              <w:rPr>
                <w:rFonts w:cs="Times New Roman"/>
                <w:color w:val="000000"/>
              </w:rPr>
            </w:pPr>
            <w:r>
              <w:rPr>
                <w:rFonts w:cs="Times New Roman"/>
                <w:color w:val="000000"/>
                <w:kern w:val="0"/>
                <w:lang w:bidi="ar"/>
              </w:rPr>
              <w:t>信息资源格式</w:t>
            </w:r>
          </w:p>
        </w:tc>
        <w:tc>
          <w:tcPr>
            <w:tcW w:w="0" w:type="auto"/>
            <w:gridSpan w:val="2"/>
            <w:shd w:val="clear" w:color="auto" w:fill="FFFFFF"/>
            <w:vAlign w:val="center"/>
          </w:tcPr>
          <w:p w14:paraId="32873A2F">
            <w:pPr>
              <w:widowControl/>
              <w:spacing w:line="240" w:lineRule="auto"/>
              <w:ind w:firstLine="0" w:firstLineChars="0"/>
              <w:jc w:val="center"/>
              <w:textAlignment w:val="center"/>
              <w:rPr>
                <w:rFonts w:cs="Times New Roman"/>
                <w:color w:val="000000"/>
              </w:rPr>
            </w:pPr>
            <w:r>
              <w:rPr>
                <w:rFonts w:cs="Times New Roman"/>
                <w:color w:val="000000"/>
                <w:kern w:val="0"/>
                <w:lang w:bidi="ar"/>
              </w:rPr>
              <w:t>信息项信息</w:t>
            </w:r>
          </w:p>
        </w:tc>
        <w:tc>
          <w:tcPr>
            <w:tcW w:w="0" w:type="auto"/>
            <w:gridSpan w:val="2"/>
            <w:shd w:val="clear" w:color="auto" w:fill="FFFFFF"/>
            <w:vAlign w:val="center"/>
          </w:tcPr>
          <w:p w14:paraId="08CFFB30">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共享属性</w:t>
            </w:r>
          </w:p>
        </w:tc>
        <w:tc>
          <w:tcPr>
            <w:tcW w:w="0" w:type="auto"/>
            <w:gridSpan w:val="2"/>
            <w:shd w:val="clear" w:color="auto" w:fill="FFFFFF"/>
            <w:vAlign w:val="center"/>
          </w:tcPr>
          <w:p w14:paraId="2DE4194F">
            <w:pPr>
              <w:widowControl/>
              <w:spacing w:line="240" w:lineRule="auto"/>
              <w:ind w:firstLine="0" w:firstLineChars="0"/>
              <w:jc w:val="center"/>
              <w:textAlignment w:val="center"/>
              <w:rPr>
                <w:rFonts w:cs="Times New Roman"/>
                <w:color w:val="000000"/>
              </w:rPr>
            </w:pPr>
            <w:r>
              <w:rPr>
                <w:rFonts w:cs="Times New Roman"/>
                <w:color w:val="000000"/>
                <w:kern w:val="0"/>
                <w:lang w:bidi="ar"/>
              </w:rPr>
              <w:t>共享方式</w:t>
            </w:r>
          </w:p>
        </w:tc>
        <w:tc>
          <w:tcPr>
            <w:tcW w:w="0" w:type="auto"/>
            <w:gridSpan w:val="2"/>
            <w:shd w:val="clear" w:color="auto" w:fill="FFFFFF"/>
            <w:vAlign w:val="center"/>
          </w:tcPr>
          <w:p w14:paraId="22ABC05F">
            <w:pPr>
              <w:widowControl/>
              <w:spacing w:line="240" w:lineRule="auto"/>
              <w:ind w:firstLine="0" w:firstLineChars="0"/>
              <w:jc w:val="center"/>
              <w:textAlignment w:val="center"/>
              <w:rPr>
                <w:rFonts w:cs="Times New Roman"/>
                <w:color w:val="000000"/>
              </w:rPr>
            </w:pPr>
            <w:r>
              <w:rPr>
                <w:rFonts w:cs="Times New Roman"/>
                <w:color w:val="000000"/>
                <w:kern w:val="0"/>
                <w:lang w:bidi="ar"/>
              </w:rPr>
              <w:t>开放属性</w:t>
            </w:r>
          </w:p>
        </w:tc>
        <w:tc>
          <w:tcPr>
            <w:tcW w:w="0" w:type="auto"/>
            <w:shd w:val="clear" w:color="auto" w:fill="FFFFFF"/>
            <w:vAlign w:val="center"/>
          </w:tcPr>
          <w:p w14:paraId="31FFB9BB">
            <w:pPr>
              <w:widowControl/>
              <w:spacing w:line="240" w:lineRule="auto"/>
              <w:ind w:firstLine="0" w:firstLineChars="0"/>
              <w:jc w:val="center"/>
              <w:textAlignment w:val="center"/>
              <w:rPr>
                <w:rFonts w:cs="Times New Roman"/>
                <w:color w:val="000000"/>
              </w:rPr>
            </w:pPr>
            <w:r>
              <w:rPr>
                <w:rFonts w:cs="Times New Roman"/>
                <w:color w:val="000000"/>
                <w:kern w:val="0"/>
                <w:lang w:bidi="ar"/>
              </w:rPr>
              <w:t>更新周期（必填项）</w:t>
            </w:r>
          </w:p>
        </w:tc>
      </w:tr>
      <w:tr w14:paraId="677B9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0" w:type="auto"/>
            <w:vMerge w:val="continue"/>
            <w:shd w:val="clear" w:color="auto" w:fill="FFFFFF"/>
            <w:vAlign w:val="center"/>
          </w:tcPr>
          <w:p w14:paraId="1B08494F">
            <w:pPr>
              <w:widowControl/>
              <w:spacing w:line="240" w:lineRule="auto"/>
              <w:ind w:firstLine="0" w:firstLineChars="0"/>
              <w:jc w:val="center"/>
              <w:rPr>
                <w:rFonts w:cs="Times New Roman"/>
                <w:color w:val="000000"/>
              </w:rPr>
            </w:pPr>
          </w:p>
        </w:tc>
        <w:tc>
          <w:tcPr>
            <w:tcW w:w="0" w:type="auto"/>
            <w:vMerge w:val="continue"/>
            <w:shd w:val="clear" w:color="auto" w:fill="FFFFFF"/>
            <w:vAlign w:val="center"/>
          </w:tcPr>
          <w:p w14:paraId="27F10DE7">
            <w:pPr>
              <w:widowControl/>
              <w:spacing w:line="240" w:lineRule="auto"/>
              <w:ind w:firstLine="0" w:firstLineChars="0"/>
              <w:jc w:val="center"/>
              <w:rPr>
                <w:rFonts w:cs="Times New Roman"/>
                <w:color w:val="000000"/>
              </w:rPr>
            </w:pPr>
          </w:p>
        </w:tc>
        <w:tc>
          <w:tcPr>
            <w:tcW w:w="0" w:type="auto"/>
            <w:vMerge w:val="continue"/>
            <w:shd w:val="clear" w:color="auto" w:fill="FFFFFF"/>
            <w:vAlign w:val="center"/>
          </w:tcPr>
          <w:p w14:paraId="65AF2537">
            <w:pPr>
              <w:widowControl/>
              <w:spacing w:line="240" w:lineRule="auto"/>
              <w:ind w:firstLine="0" w:firstLineChars="0"/>
              <w:jc w:val="center"/>
              <w:rPr>
                <w:rFonts w:cs="Times New Roman"/>
                <w:color w:val="000000"/>
              </w:rPr>
            </w:pPr>
          </w:p>
        </w:tc>
        <w:tc>
          <w:tcPr>
            <w:tcW w:w="0" w:type="auto"/>
            <w:vMerge w:val="continue"/>
            <w:shd w:val="clear" w:color="auto" w:fill="FFFFFF"/>
            <w:vAlign w:val="center"/>
          </w:tcPr>
          <w:p w14:paraId="0B33A811">
            <w:pPr>
              <w:widowControl/>
              <w:spacing w:line="240" w:lineRule="auto"/>
              <w:ind w:firstLine="0" w:firstLineChars="0"/>
              <w:jc w:val="center"/>
              <w:rPr>
                <w:rFonts w:cs="Times New Roman"/>
                <w:color w:val="000000"/>
              </w:rPr>
            </w:pPr>
          </w:p>
        </w:tc>
        <w:tc>
          <w:tcPr>
            <w:tcW w:w="0" w:type="auto"/>
            <w:shd w:val="clear" w:color="auto" w:fill="FFFFFF"/>
            <w:vAlign w:val="center"/>
          </w:tcPr>
          <w:p w14:paraId="57C35C08">
            <w:pPr>
              <w:widowControl/>
              <w:spacing w:line="240" w:lineRule="auto"/>
              <w:ind w:firstLine="0" w:firstLineChars="0"/>
              <w:jc w:val="center"/>
              <w:textAlignment w:val="center"/>
              <w:rPr>
                <w:rFonts w:cs="Times New Roman"/>
                <w:color w:val="000000"/>
              </w:rPr>
            </w:pPr>
            <w:r>
              <w:rPr>
                <w:rFonts w:cs="Times New Roman"/>
                <w:color w:val="000000"/>
                <w:kern w:val="0"/>
                <w:lang w:bidi="ar"/>
              </w:rPr>
              <w:t>信息资源格式分类</w:t>
            </w:r>
          </w:p>
        </w:tc>
        <w:tc>
          <w:tcPr>
            <w:tcW w:w="0" w:type="auto"/>
            <w:shd w:val="clear" w:color="auto" w:fill="FFFFFF"/>
            <w:vAlign w:val="center"/>
          </w:tcPr>
          <w:p w14:paraId="7CAE8029">
            <w:pPr>
              <w:widowControl/>
              <w:spacing w:line="240" w:lineRule="auto"/>
              <w:ind w:firstLine="0" w:firstLineChars="0"/>
              <w:jc w:val="center"/>
              <w:textAlignment w:val="center"/>
              <w:rPr>
                <w:rFonts w:cs="Times New Roman"/>
                <w:color w:val="000000"/>
              </w:rPr>
            </w:pPr>
            <w:r>
              <w:rPr>
                <w:rFonts w:cs="Times New Roman"/>
                <w:color w:val="000000"/>
                <w:kern w:val="0"/>
                <w:lang w:bidi="ar"/>
              </w:rPr>
              <w:t>信息资源格式类型</w:t>
            </w:r>
          </w:p>
        </w:tc>
        <w:tc>
          <w:tcPr>
            <w:tcW w:w="0" w:type="auto"/>
            <w:shd w:val="clear" w:color="auto" w:fill="FFFFFF"/>
            <w:vAlign w:val="center"/>
          </w:tcPr>
          <w:p w14:paraId="4D779C41">
            <w:pPr>
              <w:widowControl/>
              <w:spacing w:line="240" w:lineRule="auto"/>
              <w:ind w:firstLine="0" w:firstLineChars="0"/>
              <w:jc w:val="center"/>
              <w:textAlignment w:val="center"/>
              <w:rPr>
                <w:rFonts w:cs="Times New Roman"/>
                <w:color w:val="000000"/>
              </w:rPr>
            </w:pPr>
            <w:r>
              <w:rPr>
                <w:rFonts w:cs="Times New Roman"/>
                <w:color w:val="000000"/>
                <w:kern w:val="0"/>
                <w:lang w:bidi="ar"/>
              </w:rPr>
              <w:t>信息项名称</w:t>
            </w:r>
          </w:p>
        </w:tc>
        <w:tc>
          <w:tcPr>
            <w:tcW w:w="0" w:type="auto"/>
            <w:shd w:val="clear" w:color="auto" w:fill="FFFFFF"/>
            <w:vAlign w:val="center"/>
          </w:tcPr>
          <w:p w14:paraId="00B25118">
            <w:pPr>
              <w:widowControl/>
              <w:spacing w:line="240" w:lineRule="auto"/>
              <w:ind w:firstLine="0" w:firstLineChars="0"/>
              <w:jc w:val="center"/>
              <w:textAlignment w:val="center"/>
              <w:rPr>
                <w:rFonts w:cs="Times New Roman"/>
                <w:color w:val="000000"/>
              </w:rPr>
            </w:pPr>
            <w:r>
              <w:rPr>
                <w:rFonts w:cs="Times New Roman"/>
                <w:color w:val="000000"/>
                <w:kern w:val="0"/>
                <w:lang w:bidi="ar"/>
              </w:rPr>
              <w:t>数据类型</w:t>
            </w:r>
          </w:p>
        </w:tc>
        <w:tc>
          <w:tcPr>
            <w:tcW w:w="0" w:type="auto"/>
            <w:shd w:val="clear" w:color="auto" w:fill="FFFFFF"/>
            <w:vAlign w:val="center"/>
          </w:tcPr>
          <w:p w14:paraId="53DDB346">
            <w:pPr>
              <w:widowControl/>
              <w:spacing w:line="240" w:lineRule="auto"/>
              <w:ind w:firstLine="0" w:firstLineChars="0"/>
              <w:jc w:val="center"/>
              <w:textAlignment w:val="center"/>
              <w:rPr>
                <w:rFonts w:cs="Times New Roman"/>
                <w:color w:val="000000"/>
              </w:rPr>
            </w:pPr>
            <w:r>
              <w:rPr>
                <w:rFonts w:cs="Times New Roman"/>
                <w:color w:val="000000"/>
                <w:kern w:val="0"/>
                <w:lang w:bidi="ar"/>
              </w:rPr>
              <w:t>共享类型</w:t>
            </w:r>
          </w:p>
        </w:tc>
        <w:tc>
          <w:tcPr>
            <w:tcW w:w="0" w:type="auto"/>
            <w:shd w:val="clear" w:color="auto" w:fill="FFFFFF"/>
            <w:vAlign w:val="center"/>
          </w:tcPr>
          <w:p w14:paraId="7B336F0D">
            <w:pPr>
              <w:widowControl/>
              <w:spacing w:line="240" w:lineRule="auto"/>
              <w:ind w:firstLine="0" w:firstLineChars="0"/>
              <w:jc w:val="center"/>
              <w:textAlignment w:val="center"/>
              <w:rPr>
                <w:rFonts w:cs="Times New Roman"/>
                <w:color w:val="000000"/>
              </w:rPr>
            </w:pPr>
            <w:r>
              <w:rPr>
                <w:rFonts w:cs="Times New Roman"/>
                <w:color w:val="000000"/>
                <w:kern w:val="0"/>
                <w:lang w:bidi="ar"/>
              </w:rPr>
              <w:t>共享条件</w:t>
            </w:r>
          </w:p>
        </w:tc>
        <w:tc>
          <w:tcPr>
            <w:tcW w:w="0" w:type="auto"/>
            <w:shd w:val="clear" w:color="auto" w:fill="FFFFFF"/>
            <w:vAlign w:val="center"/>
          </w:tcPr>
          <w:p w14:paraId="7F383D3B">
            <w:pPr>
              <w:widowControl/>
              <w:spacing w:line="240" w:lineRule="auto"/>
              <w:ind w:firstLine="0" w:firstLineChars="0"/>
              <w:jc w:val="center"/>
              <w:textAlignment w:val="center"/>
              <w:rPr>
                <w:rFonts w:cs="Times New Roman"/>
                <w:color w:val="000000"/>
              </w:rPr>
            </w:pPr>
            <w:r>
              <w:rPr>
                <w:rFonts w:cs="Times New Roman"/>
                <w:color w:val="000000"/>
                <w:kern w:val="0"/>
                <w:lang w:bidi="ar"/>
              </w:rPr>
              <w:t>共享方式分类（必填项）</w:t>
            </w:r>
          </w:p>
        </w:tc>
        <w:tc>
          <w:tcPr>
            <w:tcW w:w="0" w:type="auto"/>
            <w:shd w:val="clear" w:color="auto" w:fill="FFFFFF"/>
            <w:vAlign w:val="center"/>
          </w:tcPr>
          <w:p w14:paraId="2B91F5D9">
            <w:pPr>
              <w:widowControl/>
              <w:spacing w:line="240" w:lineRule="auto"/>
              <w:ind w:firstLine="0" w:firstLineChars="0"/>
              <w:jc w:val="center"/>
              <w:textAlignment w:val="center"/>
              <w:rPr>
                <w:rFonts w:cs="Times New Roman"/>
                <w:color w:val="000000"/>
              </w:rPr>
            </w:pPr>
            <w:r>
              <w:rPr>
                <w:rFonts w:cs="Times New Roman"/>
                <w:color w:val="000000"/>
                <w:kern w:val="0"/>
                <w:lang w:bidi="ar"/>
              </w:rPr>
              <w:t>共享方式类型（必填项）</w:t>
            </w:r>
          </w:p>
        </w:tc>
        <w:tc>
          <w:tcPr>
            <w:tcW w:w="0" w:type="auto"/>
            <w:shd w:val="clear" w:color="auto" w:fill="FFFFFF"/>
            <w:vAlign w:val="center"/>
          </w:tcPr>
          <w:p w14:paraId="19915196">
            <w:pPr>
              <w:widowControl/>
              <w:spacing w:line="240" w:lineRule="auto"/>
              <w:ind w:firstLine="0" w:firstLineChars="0"/>
              <w:jc w:val="center"/>
              <w:textAlignment w:val="center"/>
              <w:rPr>
                <w:rFonts w:cs="Times New Roman"/>
                <w:color w:val="000000"/>
              </w:rPr>
            </w:pPr>
            <w:r>
              <w:rPr>
                <w:rFonts w:cs="Times New Roman"/>
                <w:color w:val="000000"/>
                <w:kern w:val="0"/>
                <w:lang w:bidi="ar"/>
              </w:rPr>
              <w:t>是否向社会开放（必填项）</w:t>
            </w:r>
          </w:p>
        </w:tc>
        <w:tc>
          <w:tcPr>
            <w:tcW w:w="0" w:type="auto"/>
            <w:shd w:val="clear" w:color="auto" w:fill="FFFFFF"/>
            <w:vAlign w:val="center"/>
          </w:tcPr>
          <w:p w14:paraId="76F3B377">
            <w:pPr>
              <w:widowControl/>
              <w:spacing w:line="240" w:lineRule="auto"/>
              <w:ind w:firstLine="0" w:firstLineChars="0"/>
              <w:jc w:val="center"/>
              <w:textAlignment w:val="center"/>
              <w:rPr>
                <w:rFonts w:cs="Times New Roman"/>
                <w:color w:val="000000"/>
              </w:rPr>
            </w:pPr>
            <w:r>
              <w:rPr>
                <w:rFonts w:cs="Times New Roman"/>
                <w:color w:val="000000"/>
                <w:kern w:val="0"/>
                <w:lang w:bidi="ar"/>
              </w:rPr>
              <w:t>开放条件（必填项）</w:t>
            </w:r>
          </w:p>
        </w:tc>
        <w:tc>
          <w:tcPr>
            <w:tcW w:w="0" w:type="auto"/>
            <w:shd w:val="clear" w:color="auto" w:fill="FFFFFF"/>
            <w:vAlign w:val="center"/>
          </w:tcPr>
          <w:p w14:paraId="7E38E379">
            <w:pPr>
              <w:widowControl/>
              <w:spacing w:line="240" w:lineRule="auto"/>
              <w:ind w:firstLine="0" w:firstLineChars="0"/>
              <w:jc w:val="center"/>
              <w:rPr>
                <w:rFonts w:cs="Times New Roman"/>
                <w:color w:val="000000"/>
              </w:rPr>
            </w:pPr>
          </w:p>
        </w:tc>
      </w:tr>
      <w:tr w14:paraId="4BBE1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0AE654B3">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414BFE97">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1B72BD1A">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1BCD448C">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企业名称</w:t>
            </w:r>
          </w:p>
        </w:tc>
        <w:tc>
          <w:tcPr>
            <w:tcW w:w="0" w:type="auto"/>
            <w:shd w:val="clear" w:color="auto" w:fill="FFFFFF"/>
            <w:vAlign w:val="center"/>
          </w:tcPr>
          <w:p w14:paraId="2CCB67E2">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25D0559">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15A2DC4F">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企业名称</w:t>
            </w:r>
          </w:p>
        </w:tc>
        <w:tc>
          <w:tcPr>
            <w:tcW w:w="0" w:type="auto"/>
            <w:shd w:val="clear" w:color="auto" w:fill="FFFFFF"/>
            <w:vAlign w:val="center"/>
          </w:tcPr>
          <w:p w14:paraId="23EA8649">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72E7236">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BE07DB3">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7E430E12">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6D7FC4C5">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9AC99B3">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D9143AA">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58DDB037">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0E1B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569A79CD">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7F3F97CB">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45AF3D48">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6ECEDAC8">
            <w:pPr>
              <w:widowControl/>
              <w:spacing w:line="240" w:lineRule="auto"/>
              <w:ind w:firstLine="0" w:firstLineChars="0"/>
              <w:jc w:val="center"/>
              <w:textAlignment w:val="center"/>
              <w:rPr>
                <w:rFonts w:cs="Times New Roman"/>
                <w:color w:val="000000"/>
              </w:rPr>
            </w:pPr>
            <w:r>
              <w:rPr>
                <w:rFonts w:cs="Times New Roman"/>
                <w:color w:val="000000"/>
                <w:kern w:val="0"/>
                <w:lang w:bidi="ar"/>
              </w:rPr>
              <w:t>组织机构代码</w:t>
            </w:r>
          </w:p>
        </w:tc>
        <w:tc>
          <w:tcPr>
            <w:tcW w:w="0" w:type="auto"/>
            <w:shd w:val="clear" w:color="auto" w:fill="FFFFFF"/>
            <w:vAlign w:val="center"/>
          </w:tcPr>
          <w:p w14:paraId="10AC0C84">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3368E01F">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596AD9A1">
            <w:pPr>
              <w:widowControl/>
              <w:spacing w:line="240" w:lineRule="auto"/>
              <w:ind w:firstLine="0" w:firstLineChars="0"/>
              <w:jc w:val="center"/>
              <w:textAlignment w:val="center"/>
              <w:rPr>
                <w:rFonts w:cs="Times New Roman"/>
                <w:color w:val="000000"/>
              </w:rPr>
            </w:pPr>
            <w:r>
              <w:rPr>
                <w:rFonts w:cs="Times New Roman"/>
                <w:color w:val="000000"/>
                <w:kern w:val="0"/>
                <w:lang w:bidi="ar"/>
              </w:rPr>
              <w:t>组织机构代码</w:t>
            </w:r>
          </w:p>
        </w:tc>
        <w:tc>
          <w:tcPr>
            <w:tcW w:w="0" w:type="auto"/>
            <w:shd w:val="clear" w:color="auto" w:fill="FFFFFF"/>
            <w:vAlign w:val="center"/>
          </w:tcPr>
          <w:p w14:paraId="732BE38E">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5C5B844">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D3B084E">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1CBA7F11">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39A963C7">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32659067">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D61815A">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20AC53E8">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5A020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5621B914">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66C606C2">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55FE4027">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15F005CA">
            <w:pPr>
              <w:widowControl/>
              <w:spacing w:line="240" w:lineRule="auto"/>
              <w:ind w:firstLine="0" w:firstLineChars="0"/>
              <w:jc w:val="center"/>
              <w:textAlignment w:val="center"/>
              <w:rPr>
                <w:rFonts w:cs="Times New Roman"/>
                <w:color w:val="000000"/>
              </w:rPr>
            </w:pPr>
            <w:r>
              <w:rPr>
                <w:rFonts w:cs="Times New Roman"/>
                <w:color w:val="000000"/>
                <w:kern w:val="0"/>
                <w:lang w:bidi="ar"/>
              </w:rPr>
              <w:t>所属企业</w:t>
            </w:r>
          </w:p>
        </w:tc>
        <w:tc>
          <w:tcPr>
            <w:tcW w:w="0" w:type="auto"/>
            <w:shd w:val="clear" w:color="auto" w:fill="FFFFFF"/>
            <w:vAlign w:val="center"/>
          </w:tcPr>
          <w:p w14:paraId="341AE642">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7003D95">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2F473B2C">
            <w:pPr>
              <w:widowControl/>
              <w:spacing w:line="240" w:lineRule="auto"/>
              <w:ind w:firstLine="0" w:firstLineChars="0"/>
              <w:jc w:val="center"/>
              <w:textAlignment w:val="center"/>
              <w:rPr>
                <w:rFonts w:cs="Times New Roman"/>
                <w:color w:val="000000"/>
              </w:rPr>
            </w:pPr>
            <w:r>
              <w:rPr>
                <w:rFonts w:cs="Times New Roman"/>
                <w:color w:val="000000"/>
                <w:kern w:val="0"/>
                <w:lang w:bidi="ar"/>
              </w:rPr>
              <w:t>所属企业</w:t>
            </w:r>
          </w:p>
        </w:tc>
        <w:tc>
          <w:tcPr>
            <w:tcW w:w="0" w:type="auto"/>
            <w:shd w:val="clear" w:color="auto" w:fill="FFFFFF"/>
            <w:vAlign w:val="center"/>
          </w:tcPr>
          <w:p w14:paraId="5AB5C9BF">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B097829">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05537339">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D77F944">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2EA2A24F">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30398D3D">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2AEC1D27">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3F27194A">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3334D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1AEA38A6">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268BF765">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629EB548">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7D9D71F4">
            <w:pPr>
              <w:widowControl/>
              <w:spacing w:line="240" w:lineRule="auto"/>
              <w:ind w:firstLine="0" w:firstLineChars="0"/>
              <w:jc w:val="center"/>
              <w:textAlignment w:val="center"/>
              <w:rPr>
                <w:rFonts w:cs="Times New Roman"/>
                <w:color w:val="000000"/>
              </w:rPr>
            </w:pPr>
            <w:r>
              <w:rPr>
                <w:rFonts w:cs="Times New Roman"/>
                <w:color w:val="000000"/>
                <w:kern w:val="0"/>
                <w:lang w:bidi="ar"/>
              </w:rPr>
              <w:t>企业财务数据</w:t>
            </w:r>
          </w:p>
        </w:tc>
        <w:tc>
          <w:tcPr>
            <w:tcW w:w="0" w:type="auto"/>
            <w:shd w:val="clear" w:color="auto" w:fill="FFFFFF"/>
            <w:vAlign w:val="center"/>
          </w:tcPr>
          <w:p w14:paraId="1C29A5F0">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4CFAB41">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2DE97F88">
            <w:pPr>
              <w:widowControl/>
              <w:spacing w:line="240" w:lineRule="auto"/>
              <w:ind w:firstLine="0" w:firstLineChars="0"/>
              <w:jc w:val="center"/>
              <w:textAlignment w:val="center"/>
              <w:rPr>
                <w:rFonts w:cs="Times New Roman"/>
                <w:color w:val="000000"/>
              </w:rPr>
            </w:pPr>
            <w:r>
              <w:rPr>
                <w:rFonts w:cs="Times New Roman"/>
                <w:color w:val="000000"/>
                <w:kern w:val="0"/>
                <w:lang w:bidi="ar"/>
              </w:rPr>
              <w:t>企业财务数据</w:t>
            </w:r>
          </w:p>
        </w:tc>
        <w:tc>
          <w:tcPr>
            <w:tcW w:w="0" w:type="auto"/>
            <w:shd w:val="clear" w:color="auto" w:fill="FFFFFF"/>
            <w:vAlign w:val="center"/>
          </w:tcPr>
          <w:p w14:paraId="71CE509B">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12F74019">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262C73D">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128245EE">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2AC17BFA">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BBDE85B">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1F87D04A">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384E6992">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7852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0C8962EB">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0DA47890">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79B1DFB6">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37E03A2F">
            <w:pPr>
              <w:widowControl/>
              <w:spacing w:line="240" w:lineRule="auto"/>
              <w:ind w:firstLine="0" w:firstLineChars="0"/>
              <w:jc w:val="center"/>
              <w:textAlignment w:val="center"/>
              <w:rPr>
                <w:rFonts w:cs="Times New Roman"/>
                <w:color w:val="000000"/>
              </w:rPr>
            </w:pPr>
            <w:r>
              <w:rPr>
                <w:rFonts w:cs="Times New Roman"/>
                <w:color w:val="000000"/>
                <w:kern w:val="0"/>
                <w:lang w:bidi="ar"/>
              </w:rPr>
              <w:t>资产台账</w:t>
            </w:r>
          </w:p>
        </w:tc>
        <w:tc>
          <w:tcPr>
            <w:tcW w:w="0" w:type="auto"/>
            <w:shd w:val="clear" w:color="auto" w:fill="FFFFFF"/>
            <w:vAlign w:val="center"/>
          </w:tcPr>
          <w:p w14:paraId="3024FAA9">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5B0FA37">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417BDB22">
            <w:pPr>
              <w:widowControl/>
              <w:spacing w:line="240" w:lineRule="auto"/>
              <w:ind w:firstLine="0" w:firstLineChars="0"/>
              <w:jc w:val="center"/>
              <w:textAlignment w:val="center"/>
              <w:rPr>
                <w:rFonts w:cs="Times New Roman"/>
                <w:color w:val="000000"/>
              </w:rPr>
            </w:pPr>
            <w:r>
              <w:rPr>
                <w:rFonts w:cs="Times New Roman"/>
                <w:color w:val="000000"/>
                <w:kern w:val="0"/>
                <w:lang w:bidi="ar"/>
              </w:rPr>
              <w:t>资产台账</w:t>
            </w:r>
          </w:p>
        </w:tc>
        <w:tc>
          <w:tcPr>
            <w:tcW w:w="0" w:type="auto"/>
            <w:shd w:val="clear" w:color="auto" w:fill="FFFFFF"/>
            <w:vAlign w:val="center"/>
          </w:tcPr>
          <w:p w14:paraId="4792884F">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5B841A2F">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75ED74F5">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31ACCCD2">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4D3A6AD5">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5213F59">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7882E97">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3E706153">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949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0F2EA5AD">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0B9692D3">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2A8B6C3D">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41C433DB">
            <w:pPr>
              <w:widowControl/>
              <w:spacing w:line="240" w:lineRule="auto"/>
              <w:ind w:firstLine="0" w:firstLineChars="0"/>
              <w:jc w:val="center"/>
              <w:textAlignment w:val="center"/>
              <w:rPr>
                <w:rFonts w:cs="Times New Roman"/>
                <w:color w:val="000000"/>
              </w:rPr>
            </w:pPr>
            <w:r>
              <w:rPr>
                <w:rFonts w:cs="Times New Roman"/>
                <w:color w:val="000000"/>
                <w:kern w:val="0"/>
                <w:lang w:bidi="ar"/>
              </w:rPr>
              <w:t>负债</w:t>
            </w:r>
          </w:p>
        </w:tc>
        <w:tc>
          <w:tcPr>
            <w:tcW w:w="0" w:type="auto"/>
            <w:shd w:val="clear" w:color="auto" w:fill="FFFFFF"/>
            <w:vAlign w:val="center"/>
          </w:tcPr>
          <w:p w14:paraId="1F062E47">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4B2A2BD7">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2BE0ACFA">
            <w:pPr>
              <w:widowControl/>
              <w:spacing w:line="240" w:lineRule="auto"/>
              <w:ind w:firstLine="0" w:firstLineChars="0"/>
              <w:jc w:val="center"/>
              <w:textAlignment w:val="center"/>
              <w:rPr>
                <w:rFonts w:cs="Times New Roman"/>
                <w:color w:val="000000"/>
              </w:rPr>
            </w:pPr>
            <w:r>
              <w:rPr>
                <w:rFonts w:cs="Times New Roman"/>
                <w:color w:val="000000"/>
                <w:kern w:val="0"/>
                <w:lang w:bidi="ar"/>
              </w:rPr>
              <w:t>负债</w:t>
            </w:r>
          </w:p>
        </w:tc>
        <w:tc>
          <w:tcPr>
            <w:tcW w:w="0" w:type="auto"/>
            <w:shd w:val="clear" w:color="auto" w:fill="FFFFFF"/>
            <w:vAlign w:val="center"/>
          </w:tcPr>
          <w:p w14:paraId="6558AC70">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15DC38AE">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C772595">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41E98BB6">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37A1A301">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4EF727B1">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ABA9254">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628CA955">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04FB0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13D5E683">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0FF8FA4C">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5DA6ECC1">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67D59C53">
            <w:pPr>
              <w:widowControl/>
              <w:spacing w:line="240" w:lineRule="auto"/>
              <w:ind w:firstLine="0" w:firstLineChars="0"/>
              <w:jc w:val="center"/>
              <w:textAlignment w:val="center"/>
              <w:rPr>
                <w:rFonts w:cs="Times New Roman"/>
                <w:color w:val="000000"/>
              </w:rPr>
            </w:pPr>
            <w:r>
              <w:rPr>
                <w:rFonts w:cs="Times New Roman"/>
                <w:color w:val="000000"/>
                <w:kern w:val="0"/>
                <w:lang w:bidi="ar"/>
              </w:rPr>
              <w:t>收入</w:t>
            </w:r>
          </w:p>
        </w:tc>
        <w:tc>
          <w:tcPr>
            <w:tcW w:w="0" w:type="auto"/>
            <w:shd w:val="clear" w:color="auto" w:fill="FFFFFF"/>
            <w:vAlign w:val="center"/>
          </w:tcPr>
          <w:p w14:paraId="08DB11CB">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74652F7">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FE9ACBD">
            <w:pPr>
              <w:widowControl/>
              <w:spacing w:line="240" w:lineRule="auto"/>
              <w:ind w:firstLine="0" w:firstLineChars="0"/>
              <w:jc w:val="center"/>
              <w:textAlignment w:val="center"/>
              <w:rPr>
                <w:rFonts w:cs="Times New Roman"/>
                <w:color w:val="000000"/>
              </w:rPr>
            </w:pPr>
            <w:r>
              <w:rPr>
                <w:rFonts w:cs="Times New Roman"/>
                <w:color w:val="000000"/>
                <w:kern w:val="0"/>
                <w:lang w:bidi="ar"/>
              </w:rPr>
              <w:t>收入</w:t>
            </w:r>
          </w:p>
        </w:tc>
        <w:tc>
          <w:tcPr>
            <w:tcW w:w="0" w:type="auto"/>
            <w:shd w:val="clear" w:color="auto" w:fill="FFFFFF"/>
            <w:vAlign w:val="center"/>
          </w:tcPr>
          <w:p w14:paraId="0294B4CB">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1DE872F7">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798F2F71">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051BFE5C">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1DF9D016">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13B0AC78">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BD52E37">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3C5ADDC8">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0099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2D584B78">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2F540BE4">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465906BD">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6064637D">
            <w:pPr>
              <w:widowControl/>
              <w:spacing w:line="240" w:lineRule="auto"/>
              <w:ind w:firstLine="0" w:firstLineChars="0"/>
              <w:jc w:val="center"/>
              <w:textAlignment w:val="center"/>
              <w:rPr>
                <w:rFonts w:cs="Times New Roman"/>
                <w:color w:val="000000"/>
              </w:rPr>
            </w:pPr>
            <w:r>
              <w:rPr>
                <w:rFonts w:cs="Times New Roman"/>
                <w:color w:val="000000"/>
                <w:kern w:val="0"/>
                <w:lang w:bidi="ar"/>
              </w:rPr>
              <w:t>支出</w:t>
            </w:r>
          </w:p>
        </w:tc>
        <w:tc>
          <w:tcPr>
            <w:tcW w:w="0" w:type="auto"/>
            <w:shd w:val="clear" w:color="auto" w:fill="FFFFFF"/>
            <w:vAlign w:val="center"/>
          </w:tcPr>
          <w:p w14:paraId="0649A2A8">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1F1BE41">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421C986F">
            <w:pPr>
              <w:widowControl/>
              <w:spacing w:line="240" w:lineRule="auto"/>
              <w:ind w:firstLine="0" w:firstLineChars="0"/>
              <w:jc w:val="center"/>
              <w:textAlignment w:val="center"/>
              <w:rPr>
                <w:rFonts w:cs="Times New Roman"/>
                <w:color w:val="000000"/>
              </w:rPr>
            </w:pPr>
            <w:r>
              <w:rPr>
                <w:rFonts w:cs="Times New Roman"/>
                <w:color w:val="000000"/>
                <w:kern w:val="0"/>
                <w:lang w:bidi="ar"/>
              </w:rPr>
              <w:t>支出</w:t>
            </w:r>
          </w:p>
        </w:tc>
        <w:tc>
          <w:tcPr>
            <w:tcW w:w="0" w:type="auto"/>
            <w:shd w:val="clear" w:color="auto" w:fill="FFFFFF"/>
            <w:vAlign w:val="center"/>
          </w:tcPr>
          <w:p w14:paraId="5E10A57A">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3FA91A47">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5561F148">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297228AE">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1B8F66AB">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67625E39">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3C5A213">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0FE785ED">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11BD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4A44B001">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4820E8DC">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3192193D">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4CDF006B">
            <w:pPr>
              <w:widowControl/>
              <w:spacing w:line="240" w:lineRule="auto"/>
              <w:ind w:firstLine="0" w:firstLineChars="0"/>
              <w:jc w:val="center"/>
              <w:textAlignment w:val="center"/>
              <w:rPr>
                <w:rFonts w:cs="Times New Roman"/>
                <w:color w:val="000000"/>
              </w:rPr>
            </w:pPr>
            <w:r>
              <w:rPr>
                <w:rFonts w:cs="Times New Roman"/>
                <w:color w:val="000000"/>
                <w:kern w:val="0"/>
                <w:lang w:bidi="ar"/>
              </w:rPr>
              <w:t>利润率</w:t>
            </w:r>
          </w:p>
        </w:tc>
        <w:tc>
          <w:tcPr>
            <w:tcW w:w="0" w:type="auto"/>
            <w:shd w:val="clear" w:color="auto" w:fill="FFFFFF"/>
            <w:vAlign w:val="center"/>
          </w:tcPr>
          <w:p w14:paraId="221FD8BF">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3ACAE2FD">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1472E851">
            <w:pPr>
              <w:widowControl/>
              <w:spacing w:line="240" w:lineRule="auto"/>
              <w:ind w:firstLine="0" w:firstLineChars="0"/>
              <w:jc w:val="center"/>
              <w:textAlignment w:val="center"/>
              <w:rPr>
                <w:rFonts w:cs="Times New Roman"/>
                <w:color w:val="000000"/>
              </w:rPr>
            </w:pPr>
            <w:r>
              <w:rPr>
                <w:rFonts w:cs="Times New Roman"/>
                <w:color w:val="000000"/>
                <w:kern w:val="0"/>
                <w:lang w:bidi="ar"/>
              </w:rPr>
              <w:t>利润率</w:t>
            </w:r>
          </w:p>
        </w:tc>
        <w:tc>
          <w:tcPr>
            <w:tcW w:w="0" w:type="auto"/>
            <w:shd w:val="clear" w:color="auto" w:fill="FFFFFF"/>
            <w:vAlign w:val="center"/>
          </w:tcPr>
          <w:p w14:paraId="17472E31">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20C3BB36">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0FF1BCF2">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47EA377A">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7F5F198F">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7E6485C5">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16CDC76">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78528B7B">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519EB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3E676EB2">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210E728A">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424CE3BC">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1AC987B4">
            <w:pPr>
              <w:widowControl/>
              <w:spacing w:line="240" w:lineRule="auto"/>
              <w:ind w:firstLine="0" w:firstLineChars="0"/>
              <w:jc w:val="center"/>
              <w:textAlignment w:val="center"/>
              <w:rPr>
                <w:rFonts w:cs="Times New Roman"/>
                <w:color w:val="000000"/>
              </w:rPr>
            </w:pPr>
            <w:r>
              <w:rPr>
                <w:rFonts w:cs="Times New Roman"/>
                <w:color w:val="000000"/>
                <w:kern w:val="0"/>
                <w:lang w:bidi="ar"/>
              </w:rPr>
              <w:t>净资产利润率</w:t>
            </w:r>
          </w:p>
        </w:tc>
        <w:tc>
          <w:tcPr>
            <w:tcW w:w="0" w:type="auto"/>
            <w:shd w:val="clear" w:color="auto" w:fill="FFFFFF"/>
            <w:vAlign w:val="center"/>
          </w:tcPr>
          <w:p w14:paraId="4067C727">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84FF6F0">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5EC131DF">
            <w:pPr>
              <w:widowControl/>
              <w:spacing w:line="240" w:lineRule="auto"/>
              <w:ind w:firstLine="0" w:firstLineChars="0"/>
              <w:jc w:val="center"/>
              <w:textAlignment w:val="center"/>
              <w:rPr>
                <w:rFonts w:cs="Times New Roman"/>
                <w:color w:val="000000"/>
              </w:rPr>
            </w:pPr>
            <w:r>
              <w:rPr>
                <w:rFonts w:cs="Times New Roman"/>
                <w:color w:val="000000"/>
                <w:kern w:val="0"/>
                <w:lang w:bidi="ar"/>
              </w:rPr>
              <w:t>净资产利润率</w:t>
            </w:r>
          </w:p>
        </w:tc>
        <w:tc>
          <w:tcPr>
            <w:tcW w:w="0" w:type="auto"/>
            <w:shd w:val="clear" w:color="auto" w:fill="FFFFFF"/>
            <w:vAlign w:val="center"/>
          </w:tcPr>
          <w:p w14:paraId="34A32C4D">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2E75C36">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0C98671">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3E377C96">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71B350AB">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072AA995">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0AB87D8B">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62B4EAC0">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1537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51C04074">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577577A2">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507B655B">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28EC364B">
            <w:pPr>
              <w:widowControl/>
              <w:spacing w:line="240" w:lineRule="auto"/>
              <w:ind w:firstLine="0" w:firstLineChars="0"/>
              <w:jc w:val="center"/>
              <w:textAlignment w:val="center"/>
              <w:rPr>
                <w:rFonts w:cs="Times New Roman"/>
                <w:color w:val="000000"/>
              </w:rPr>
            </w:pPr>
            <w:r>
              <w:rPr>
                <w:rFonts w:cs="Times New Roman"/>
                <w:color w:val="000000"/>
                <w:kern w:val="0"/>
                <w:lang w:bidi="ar"/>
              </w:rPr>
              <w:t>收入增长率</w:t>
            </w:r>
          </w:p>
        </w:tc>
        <w:tc>
          <w:tcPr>
            <w:tcW w:w="0" w:type="auto"/>
            <w:shd w:val="clear" w:color="auto" w:fill="FFFFFF"/>
            <w:vAlign w:val="center"/>
          </w:tcPr>
          <w:p w14:paraId="08EB93BF">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08FB837">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49AE7CE">
            <w:pPr>
              <w:widowControl/>
              <w:spacing w:line="240" w:lineRule="auto"/>
              <w:ind w:firstLine="0" w:firstLineChars="0"/>
              <w:jc w:val="center"/>
              <w:textAlignment w:val="center"/>
              <w:rPr>
                <w:rFonts w:cs="Times New Roman"/>
                <w:color w:val="000000"/>
              </w:rPr>
            </w:pPr>
            <w:r>
              <w:rPr>
                <w:rFonts w:cs="Times New Roman"/>
                <w:color w:val="000000"/>
                <w:kern w:val="0"/>
                <w:lang w:bidi="ar"/>
              </w:rPr>
              <w:t>收入增长率</w:t>
            </w:r>
          </w:p>
        </w:tc>
        <w:tc>
          <w:tcPr>
            <w:tcW w:w="0" w:type="auto"/>
            <w:shd w:val="clear" w:color="auto" w:fill="FFFFFF"/>
            <w:vAlign w:val="center"/>
          </w:tcPr>
          <w:p w14:paraId="35BB8ACD">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6C8A074">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09C07502">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375592BD">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68EB1B4C">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1E832D1F">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2966B111">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63A3927E">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7A6E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1D228A78">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5126E2AD">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5BD2F2D1">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46BA3250">
            <w:pPr>
              <w:widowControl/>
              <w:spacing w:line="240" w:lineRule="auto"/>
              <w:ind w:firstLine="0" w:firstLineChars="0"/>
              <w:jc w:val="center"/>
              <w:textAlignment w:val="center"/>
              <w:rPr>
                <w:rFonts w:cs="Times New Roman"/>
                <w:color w:val="000000"/>
              </w:rPr>
            </w:pPr>
            <w:r>
              <w:rPr>
                <w:rFonts w:cs="Times New Roman"/>
                <w:color w:val="000000"/>
                <w:kern w:val="0"/>
                <w:lang w:bidi="ar"/>
              </w:rPr>
              <w:t>资产负债率</w:t>
            </w:r>
          </w:p>
        </w:tc>
        <w:tc>
          <w:tcPr>
            <w:tcW w:w="0" w:type="auto"/>
            <w:shd w:val="clear" w:color="auto" w:fill="FFFFFF"/>
            <w:vAlign w:val="center"/>
          </w:tcPr>
          <w:p w14:paraId="70290099">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7008F01B">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21F025D6">
            <w:pPr>
              <w:widowControl/>
              <w:spacing w:line="240" w:lineRule="auto"/>
              <w:ind w:firstLine="0" w:firstLineChars="0"/>
              <w:jc w:val="center"/>
              <w:textAlignment w:val="center"/>
              <w:rPr>
                <w:rFonts w:cs="Times New Roman"/>
                <w:color w:val="000000"/>
              </w:rPr>
            </w:pPr>
            <w:r>
              <w:rPr>
                <w:rFonts w:cs="Times New Roman"/>
                <w:color w:val="000000"/>
                <w:kern w:val="0"/>
                <w:lang w:bidi="ar"/>
              </w:rPr>
              <w:t>资产负债率</w:t>
            </w:r>
          </w:p>
        </w:tc>
        <w:tc>
          <w:tcPr>
            <w:tcW w:w="0" w:type="auto"/>
            <w:shd w:val="clear" w:color="auto" w:fill="FFFFFF"/>
            <w:vAlign w:val="center"/>
          </w:tcPr>
          <w:p w14:paraId="14E8371F">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2B975277">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67436D87">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20CDCD21">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124332D9">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370269BA">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29ED591">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52740313">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641C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6867A3B9">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6B00DBE0">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1B002141">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6F087E45">
            <w:pPr>
              <w:widowControl/>
              <w:spacing w:line="240" w:lineRule="auto"/>
              <w:ind w:firstLine="0" w:firstLineChars="0"/>
              <w:jc w:val="center"/>
              <w:textAlignment w:val="center"/>
              <w:rPr>
                <w:rFonts w:cs="Times New Roman"/>
                <w:color w:val="000000"/>
              </w:rPr>
            </w:pPr>
            <w:r>
              <w:rPr>
                <w:rFonts w:cs="Times New Roman"/>
                <w:color w:val="000000"/>
                <w:kern w:val="0"/>
                <w:lang w:bidi="ar"/>
              </w:rPr>
              <w:t>市盈率</w:t>
            </w:r>
          </w:p>
        </w:tc>
        <w:tc>
          <w:tcPr>
            <w:tcW w:w="0" w:type="auto"/>
            <w:shd w:val="clear" w:color="auto" w:fill="FFFFFF"/>
            <w:vAlign w:val="center"/>
          </w:tcPr>
          <w:p w14:paraId="33E11E18">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E4C5077">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0B7C597">
            <w:pPr>
              <w:widowControl/>
              <w:spacing w:line="240" w:lineRule="auto"/>
              <w:ind w:firstLine="0" w:firstLineChars="0"/>
              <w:jc w:val="center"/>
              <w:textAlignment w:val="center"/>
              <w:rPr>
                <w:rFonts w:cs="Times New Roman"/>
                <w:color w:val="000000"/>
              </w:rPr>
            </w:pPr>
            <w:r>
              <w:rPr>
                <w:rFonts w:cs="Times New Roman"/>
                <w:color w:val="000000"/>
                <w:kern w:val="0"/>
                <w:lang w:bidi="ar"/>
              </w:rPr>
              <w:t>市盈率</w:t>
            </w:r>
          </w:p>
        </w:tc>
        <w:tc>
          <w:tcPr>
            <w:tcW w:w="0" w:type="auto"/>
            <w:shd w:val="clear" w:color="auto" w:fill="FFFFFF"/>
            <w:vAlign w:val="center"/>
          </w:tcPr>
          <w:p w14:paraId="1523FBF6">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2085D87F">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9CF4898">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3020BB7F">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72C5CD87">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296A9E71">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A4D2C30">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7DA53727">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341E1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6587BE91">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23A6BD35">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4EB56FBF">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218CD5E5">
            <w:pPr>
              <w:widowControl/>
              <w:spacing w:line="240" w:lineRule="auto"/>
              <w:ind w:firstLine="0" w:firstLineChars="0"/>
              <w:jc w:val="center"/>
              <w:textAlignment w:val="center"/>
              <w:rPr>
                <w:rFonts w:cs="Times New Roman"/>
                <w:color w:val="000000"/>
              </w:rPr>
            </w:pPr>
            <w:r>
              <w:rPr>
                <w:rFonts w:cs="Times New Roman"/>
                <w:color w:val="000000"/>
                <w:kern w:val="0"/>
                <w:lang w:bidi="ar"/>
              </w:rPr>
              <w:t>市净率</w:t>
            </w:r>
          </w:p>
        </w:tc>
        <w:tc>
          <w:tcPr>
            <w:tcW w:w="0" w:type="auto"/>
            <w:shd w:val="clear" w:color="auto" w:fill="FFFFFF"/>
            <w:vAlign w:val="center"/>
          </w:tcPr>
          <w:p w14:paraId="32F66E0F">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32E9144F">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2BCF2E4">
            <w:pPr>
              <w:widowControl/>
              <w:spacing w:line="240" w:lineRule="auto"/>
              <w:ind w:firstLine="0" w:firstLineChars="0"/>
              <w:jc w:val="center"/>
              <w:textAlignment w:val="center"/>
              <w:rPr>
                <w:rFonts w:cs="Times New Roman"/>
                <w:color w:val="000000"/>
              </w:rPr>
            </w:pPr>
            <w:r>
              <w:rPr>
                <w:rFonts w:cs="Times New Roman"/>
                <w:color w:val="000000"/>
                <w:kern w:val="0"/>
                <w:lang w:bidi="ar"/>
              </w:rPr>
              <w:t>市净率</w:t>
            </w:r>
          </w:p>
        </w:tc>
        <w:tc>
          <w:tcPr>
            <w:tcW w:w="0" w:type="auto"/>
            <w:shd w:val="clear" w:color="auto" w:fill="FFFFFF"/>
            <w:vAlign w:val="center"/>
          </w:tcPr>
          <w:p w14:paraId="15BEE6A7">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57A355A1">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018EDD6">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4768F73E">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20E1F0D3">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16E08654">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3E8DF66B">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67333FA9">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6286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01C8EF4F">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14914C52">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2529961F">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4770F3CF">
            <w:pPr>
              <w:widowControl/>
              <w:spacing w:line="240" w:lineRule="auto"/>
              <w:ind w:firstLine="0" w:firstLineChars="0"/>
              <w:jc w:val="center"/>
              <w:textAlignment w:val="center"/>
              <w:rPr>
                <w:rFonts w:cs="Times New Roman"/>
                <w:color w:val="000000"/>
              </w:rPr>
            </w:pPr>
            <w:r>
              <w:rPr>
                <w:rFonts w:cs="Times New Roman"/>
                <w:color w:val="000000"/>
                <w:kern w:val="0"/>
                <w:lang w:bidi="ar"/>
              </w:rPr>
              <w:t>市销率</w:t>
            </w:r>
          </w:p>
        </w:tc>
        <w:tc>
          <w:tcPr>
            <w:tcW w:w="0" w:type="auto"/>
            <w:shd w:val="clear" w:color="auto" w:fill="FFFFFF"/>
            <w:vAlign w:val="center"/>
          </w:tcPr>
          <w:p w14:paraId="53463027">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46B22DD8">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C95A3F7">
            <w:pPr>
              <w:widowControl/>
              <w:spacing w:line="240" w:lineRule="auto"/>
              <w:ind w:firstLine="0" w:firstLineChars="0"/>
              <w:jc w:val="center"/>
              <w:textAlignment w:val="center"/>
              <w:rPr>
                <w:rFonts w:cs="Times New Roman"/>
                <w:color w:val="000000"/>
              </w:rPr>
            </w:pPr>
            <w:r>
              <w:rPr>
                <w:rFonts w:cs="Times New Roman"/>
                <w:color w:val="000000"/>
                <w:kern w:val="0"/>
                <w:lang w:bidi="ar"/>
              </w:rPr>
              <w:t>市销率</w:t>
            </w:r>
          </w:p>
        </w:tc>
        <w:tc>
          <w:tcPr>
            <w:tcW w:w="0" w:type="auto"/>
            <w:shd w:val="clear" w:color="auto" w:fill="FFFFFF"/>
            <w:vAlign w:val="center"/>
          </w:tcPr>
          <w:p w14:paraId="53C0152B">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AF8F5AE">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0BF5CCA3">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FB83412">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08B292D9">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45B84F7F">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ACE8B9C">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70CEBCA8">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1FB74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16644B24">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20A35BAD">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3600CD25">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57CAE15A">
            <w:pPr>
              <w:widowControl/>
              <w:spacing w:line="240" w:lineRule="auto"/>
              <w:ind w:firstLine="0" w:firstLineChars="0"/>
              <w:jc w:val="center"/>
              <w:textAlignment w:val="center"/>
              <w:rPr>
                <w:rFonts w:cs="Times New Roman"/>
                <w:color w:val="000000"/>
              </w:rPr>
            </w:pPr>
            <w:r>
              <w:rPr>
                <w:rFonts w:cs="Times New Roman"/>
                <w:color w:val="000000"/>
                <w:kern w:val="0"/>
                <w:lang w:bidi="ar"/>
              </w:rPr>
              <w:t>资金周转率</w:t>
            </w:r>
          </w:p>
        </w:tc>
        <w:tc>
          <w:tcPr>
            <w:tcW w:w="0" w:type="auto"/>
            <w:shd w:val="clear" w:color="auto" w:fill="FFFFFF"/>
            <w:vAlign w:val="center"/>
          </w:tcPr>
          <w:p w14:paraId="1D341C87">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733730EB">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275CAB52">
            <w:pPr>
              <w:widowControl/>
              <w:spacing w:line="240" w:lineRule="auto"/>
              <w:ind w:firstLine="0" w:firstLineChars="0"/>
              <w:jc w:val="center"/>
              <w:textAlignment w:val="center"/>
              <w:rPr>
                <w:rFonts w:cs="Times New Roman"/>
                <w:color w:val="000000"/>
              </w:rPr>
            </w:pPr>
            <w:r>
              <w:rPr>
                <w:rFonts w:cs="Times New Roman"/>
                <w:color w:val="000000"/>
                <w:kern w:val="0"/>
                <w:lang w:bidi="ar"/>
              </w:rPr>
              <w:t>资金周转率</w:t>
            </w:r>
          </w:p>
        </w:tc>
        <w:tc>
          <w:tcPr>
            <w:tcW w:w="0" w:type="auto"/>
            <w:shd w:val="clear" w:color="auto" w:fill="FFFFFF"/>
            <w:vAlign w:val="center"/>
          </w:tcPr>
          <w:p w14:paraId="29253DAF">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14BC34B3">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133E6D81">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5CFBA35C">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3CB6F4C9">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1D9A03B">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24E4CFC7">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7903BEAF">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226A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54DFBDFC">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26885F57">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58BE4A92">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173FA533">
            <w:pPr>
              <w:widowControl/>
              <w:spacing w:line="240" w:lineRule="auto"/>
              <w:ind w:firstLine="0" w:firstLineChars="0"/>
              <w:jc w:val="center"/>
              <w:textAlignment w:val="center"/>
              <w:rPr>
                <w:rFonts w:cs="Times New Roman"/>
                <w:color w:val="000000"/>
              </w:rPr>
            </w:pPr>
            <w:r>
              <w:rPr>
                <w:rFonts w:cs="Times New Roman"/>
                <w:color w:val="000000"/>
                <w:kern w:val="0"/>
                <w:lang w:bidi="ar"/>
              </w:rPr>
              <w:t>土地和矿业权关键信息</w:t>
            </w:r>
          </w:p>
        </w:tc>
        <w:tc>
          <w:tcPr>
            <w:tcW w:w="0" w:type="auto"/>
            <w:shd w:val="clear" w:color="auto" w:fill="FFFFFF"/>
            <w:vAlign w:val="center"/>
          </w:tcPr>
          <w:p w14:paraId="7FB1470D">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4EFFC066">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4484DA80">
            <w:pPr>
              <w:widowControl/>
              <w:spacing w:line="240" w:lineRule="auto"/>
              <w:ind w:firstLine="0" w:firstLineChars="0"/>
              <w:jc w:val="center"/>
              <w:textAlignment w:val="center"/>
              <w:rPr>
                <w:rFonts w:cs="Times New Roman"/>
                <w:color w:val="000000"/>
              </w:rPr>
            </w:pPr>
            <w:r>
              <w:rPr>
                <w:rFonts w:cs="Times New Roman"/>
                <w:color w:val="000000"/>
                <w:kern w:val="0"/>
                <w:lang w:bidi="ar"/>
              </w:rPr>
              <w:t>土地和矿业权关键信息</w:t>
            </w:r>
          </w:p>
        </w:tc>
        <w:tc>
          <w:tcPr>
            <w:tcW w:w="0" w:type="auto"/>
            <w:shd w:val="clear" w:color="auto" w:fill="FFFFFF"/>
            <w:vAlign w:val="center"/>
          </w:tcPr>
          <w:p w14:paraId="37BF4B59">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40BA6FEC">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B647B5D">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8DD7553">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12EAE97E">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90C2F4F">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37FCDCE">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19072517">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9529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5F04C913">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55A2B9EA">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5EC321F1">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7EFA15E1">
            <w:pPr>
              <w:widowControl/>
              <w:spacing w:line="240" w:lineRule="auto"/>
              <w:ind w:firstLine="0" w:firstLineChars="0"/>
              <w:jc w:val="center"/>
              <w:textAlignment w:val="center"/>
              <w:rPr>
                <w:rFonts w:cs="Times New Roman"/>
                <w:color w:val="000000"/>
              </w:rPr>
            </w:pPr>
            <w:r>
              <w:rPr>
                <w:rFonts w:cs="Times New Roman"/>
                <w:color w:val="000000"/>
                <w:kern w:val="0"/>
                <w:lang w:bidi="ar"/>
              </w:rPr>
              <w:t>价值估算</w:t>
            </w:r>
          </w:p>
        </w:tc>
        <w:tc>
          <w:tcPr>
            <w:tcW w:w="0" w:type="auto"/>
            <w:shd w:val="clear" w:color="auto" w:fill="FFFFFF"/>
            <w:vAlign w:val="center"/>
          </w:tcPr>
          <w:p w14:paraId="5B265831">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9122897">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8AC0C0F">
            <w:pPr>
              <w:widowControl/>
              <w:spacing w:line="240" w:lineRule="auto"/>
              <w:ind w:firstLine="0" w:firstLineChars="0"/>
              <w:jc w:val="center"/>
              <w:textAlignment w:val="center"/>
              <w:rPr>
                <w:rFonts w:cs="Times New Roman"/>
                <w:color w:val="000000"/>
              </w:rPr>
            </w:pPr>
            <w:r>
              <w:rPr>
                <w:rFonts w:cs="Times New Roman"/>
                <w:color w:val="000000"/>
                <w:kern w:val="0"/>
                <w:lang w:bidi="ar"/>
              </w:rPr>
              <w:t>价值估算</w:t>
            </w:r>
          </w:p>
        </w:tc>
        <w:tc>
          <w:tcPr>
            <w:tcW w:w="0" w:type="auto"/>
            <w:shd w:val="clear" w:color="auto" w:fill="FFFFFF"/>
            <w:vAlign w:val="center"/>
          </w:tcPr>
          <w:p w14:paraId="7B57882B">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680FC90A">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0A0625E">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3EA92E7">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39129131">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1858E683">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258FDDAC">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1B37DE29">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6D2CD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00EE6456">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548BF402">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181CD67C">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255D0540">
            <w:pPr>
              <w:widowControl/>
              <w:spacing w:line="240" w:lineRule="auto"/>
              <w:ind w:firstLine="0" w:firstLineChars="0"/>
              <w:jc w:val="center"/>
              <w:textAlignment w:val="center"/>
              <w:rPr>
                <w:rFonts w:cs="Times New Roman"/>
                <w:color w:val="000000"/>
              </w:rPr>
            </w:pPr>
            <w:r>
              <w:rPr>
                <w:rFonts w:cs="Times New Roman"/>
                <w:color w:val="000000"/>
                <w:kern w:val="0"/>
                <w:lang w:bidi="ar"/>
              </w:rPr>
              <w:t>价值比较</w:t>
            </w:r>
          </w:p>
        </w:tc>
        <w:tc>
          <w:tcPr>
            <w:tcW w:w="0" w:type="auto"/>
            <w:shd w:val="clear" w:color="auto" w:fill="FFFFFF"/>
            <w:vAlign w:val="center"/>
          </w:tcPr>
          <w:p w14:paraId="7C9F368C">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2FC91F3">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2E77B8C6">
            <w:pPr>
              <w:widowControl/>
              <w:spacing w:line="240" w:lineRule="auto"/>
              <w:ind w:firstLine="0" w:firstLineChars="0"/>
              <w:jc w:val="center"/>
              <w:textAlignment w:val="center"/>
              <w:rPr>
                <w:rFonts w:cs="Times New Roman"/>
                <w:color w:val="000000"/>
              </w:rPr>
            </w:pPr>
            <w:r>
              <w:rPr>
                <w:rFonts w:cs="Times New Roman"/>
                <w:color w:val="000000"/>
                <w:kern w:val="0"/>
                <w:lang w:bidi="ar"/>
              </w:rPr>
              <w:t>价值比较</w:t>
            </w:r>
          </w:p>
        </w:tc>
        <w:tc>
          <w:tcPr>
            <w:tcW w:w="0" w:type="auto"/>
            <w:shd w:val="clear" w:color="auto" w:fill="FFFFFF"/>
            <w:vAlign w:val="center"/>
          </w:tcPr>
          <w:p w14:paraId="41F83ED3">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6B8F0CA7">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69E54100">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1AFB9137">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3FFEBA41">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2A3C3033">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211CD2C">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5FF8F71C">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239EE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6D2B899C">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3A4B0B0D">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6BF3C26B">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017674C4">
            <w:pPr>
              <w:widowControl/>
              <w:spacing w:line="240" w:lineRule="auto"/>
              <w:ind w:firstLine="0" w:firstLineChars="0"/>
              <w:jc w:val="center"/>
              <w:textAlignment w:val="center"/>
              <w:rPr>
                <w:rFonts w:cs="Times New Roman"/>
                <w:color w:val="000000"/>
              </w:rPr>
            </w:pPr>
            <w:r>
              <w:rPr>
                <w:rFonts w:cs="Times New Roman"/>
                <w:color w:val="000000"/>
                <w:kern w:val="0"/>
                <w:lang w:bidi="ar"/>
              </w:rPr>
              <w:t>经营指标</w:t>
            </w:r>
          </w:p>
        </w:tc>
        <w:tc>
          <w:tcPr>
            <w:tcW w:w="0" w:type="auto"/>
            <w:shd w:val="clear" w:color="auto" w:fill="FFFFFF"/>
            <w:vAlign w:val="center"/>
          </w:tcPr>
          <w:p w14:paraId="386A3A47">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E4A7CAD">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6A9DD7B4">
            <w:pPr>
              <w:widowControl/>
              <w:spacing w:line="240" w:lineRule="auto"/>
              <w:ind w:firstLine="0" w:firstLineChars="0"/>
              <w:jc w:val="center"/>
              <w:textAlignment w:val="center"/>
              <w:rPr>
                <w:rFonts w:cs="Times New Roman"/>
                <w:color w:val="000000"/>
              </w:rPr>
            </w:pPr>
            <w:r>
              <w:rPr>
                <w:rFonts w:cs="Times New Roman"/>
                <w:color w:val="000000"/>
                <w:kern w:val="0"/>
                <w:lang w:bidi="ar"/>
              </w:rPr>
              <w:t>经营指标</w:t>
            </w:r>
          </w:p>
        </w:tc>
        <w:tc>
          <w:tcPr>
            <w:tcW w:w="0" w:type="auto"/>
            <w:shd w:val="clear" w:color="auto" w:fill="FFFFFF"/>
            <w:vAlign w:val="center"/>
          </w:tcPr>
          <w:p w14:paraId="446912F2">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E089FBD">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7BE4D69F">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150A7E1C">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4E94C4D3">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3C4FA586">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568DDB79">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1B2989F9">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28CA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22189640">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2448DF5B">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1AAD7230">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0B0263E6">
            <w:pPr>
              <w:widowControl/>
              <w:spacing w:line="240" w:lineRule="auto"/>
              <w:ind w:firstLine="0" w:firstLineChars="0"/>
              <w:jc w:val="center"/>
              <w:textAlignment w:val="center"/>
              <w:rPr>
                <w:rFonts w:cs="Times New Roman"/>
                <w:color w:val="000000"/>
              </w:rPr>
            </w:pPr>
            <w:r>
              <w:rPr>
                <w:rFonts w:cs="Times New Roman"/>
                <w:color w:val="000000"/>
                <w:kern w:val="0"/>
                <w:lang w:bidi="ar"/>
              </w:rPr>
              <w:t>发展预测</w:t>
            </w:r>
          </w:p>
        </w:tc>
        <w:tc>
          <w:tcPr>
            <w:tcW w:w="0" w:type="auto"/>
            <w:shd w:val="clear" w:color="auto" w:fill="FFFFFF"/>
            <w:vAlign w:val="center"/>
          </w:tcPr>
          <w:p w14:paraId="75BF1477">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3E8115FD">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9354F04">
            <w:pPr>
              <w:widowControl/>
              <w:spacing w:line="240" w:lineRule="auto"/>
              <w:ind w:firstLine="0" w:firstLineChars="0"/>
              <w:jc w:val="center"/>
              <w:textAlignment w:val="center"/>
              <w:rPr>
                <w:rFonts w:cs="Times New Roman"/>
                <w:color w:val="000000"/>
              </w:rPr>
            </w:pPr>
            <w:r>
              <w:rPr>
                <w:rFonts w:cs="Times New Roman"/>
                <w:color w:val="000000"/>
                <w:kern w:val="0"/>
                <w:lang w:bidi="ar"/>
              </w:rPr>
              <w:t>发展预测</w:t>
            </w:r>
          </w:p>
        </w:tc>
        <w:tc>
          <w:tcPr>
            <w:tcW w:w="0" w:type="auto"/>
            <w:shd w:val="clear" w:color="auto" w:fill="FFFFFF"/>
            <w:vAlign w:val="center"/>
          </w:tcPr>
          <w:p w14:paraId="0D2550EE">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6B9E7354">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8BB588C">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0640D698">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00752FA2">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2AB105FC">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43F6DDC">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70668A0A">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7710E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0164786C">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066C6AC1">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08482557">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52CD348F">
            <w:pPr>
              <w:widowControl/>
              <w:spacing w:line="240" w:lineRule="auto"/>
              <w:ind w:firstLine="0" w:firstLineChars="0"/>
              <w:jc w:val="center"/>
              <w:textAlignment w:val="center"/>
              <w:rPr>
                <w:rFonts w:cs="Times New Roman"/>
                <w:color w:val="000000"/>
              </w:rPr>
            </w:pPr>
            <w:r>
              <w:rPr>
                <w:rFonts w:cs="Times New Roman"/>
                <w:color w:val="000000"/>
                <w:kern w:val="0"/>
                <w:lang w:bidi="ar"/>
              </w:rPr>
              <w:t>净资产</w:t>
            </w:r>
          </w:p>
        </w:tc>
        <w:tc>
          <w:tcPr>
            <w:tcW w:w="0" w:type="auto"/>
            <w:shd w:val="clear" w:color="auto" w:fill="FFFFFF"/>
            <w:vAlign w:val="center"/>
          </w:tcPr>
          <w:p w14:paraId="25662421">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A84CB4C">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377FD20">
            <w:pPr>
              <w:widowControl/>
              <w:spacing w:line="240" w:lineRule="auto"/>
              <w:ind w:firstLine="0" w:firstLineChars="0"/>
              <w:jc w:val="center"/>
              <w:textAlignment w:val="center"/>
              <w:rPr>
                <w:rFonts w:cs="Times New Roman"/>
                <w:color w:val="000000"/>
              </w:rPr>
            </w:pPr>
            <w:r>
              <w:rPr>
                <w:rFonts w:cs="Times New Roman"/>
                <w:color w:val="000000"/>
                <w:kern w:val="0"/>
                <w:lang w:bidi="ar"/>
              </w:rPr>
              <w:t>净资产</w:t>
            </w:r>
          </w:p>
        </w:tc>
        <w:tc>
          <w:tcPr>
            <w:tcW w:w="0" w:type="auto"/>
            <w:shd w:val="clear" w:color="auto" w:fill="FFFFFF"/>
            <w:vAlign w:val="center"/>
          </w:tcPr>
          <w:p w14:paraId="1D36784A">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4DB1632F">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2936D3AC">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37633FE8">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759779A0">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4F21E0DE">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1BC744C">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15C664AC">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39C3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5E29C077">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02C97392">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05634F75">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4DEBDD73">
            <w:pPr>
              <w:widowControl/>
              <w:spacing w:line="240" w:lineRule="auto"/>
              <w:ind w:firstLine="0" w:firstLineChars="0"/>
              <w:jc w:val="center"/>
              <w:textAlignment w:val="center"/>
              <w:rPr>
                <w:rFonts w:cs="Times New Roman"/>
                <w:color w:val="000000"/>
              </w:rPr>
            </w:pPr>
            <w:r>
              <w:rPr>
                <w:rFonts w:cs="Times New Roman"/>
                <w:color w:val="000000"/>
                <w:kern w:val="0"/>
                <w:lang w:bidi="ar"/>
              </w:rPr>
              <w:t>价值评估</w:t>
            </w:r>
          </w:p>
        </w:tc>
        <w:tc>
          <w:tcPr>
            <w:tcW w:w="0" w:type="auto"/>
            <w:shd w:val="clear" w:color="auto" w:fill="FFFFFF"/>
            <w:vAlign w:val="center"/>
          </w:tcPr>
          <w:p w14:paraId="6C9B5A1C">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EDCD0D2">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1843CA74">
            <w:pPr>
              <w:widowControl/>
              <w:spacing w:line="240" w:lineRule="auto"/>
              <w:ind w:firstLine="0" w:firstLineChars="0"/>
              <w:jc w:val="center"/>
              <w:textAlignment w:val="center"/>
              <w:rPr>
                <w:rFonts w:cs="Times New Roman"/>
                <w:color w:val="000000"/>
              </w:rPr>
            </w:pPr>
            <w:r>
              <w:rPr>
                <w:rFonts w:cs="Times New Roman"/>
                <w:color w:val="000000"/>
                <w:kern w:val="0"/>
                <w:lang w:bidi="ar"/>
              </w:rPr>
              <w:t>价值评估</w:t>
            </w:r>
          </w:p>
        </w:tc>
        <w:tc>
          <w:tcPr>
            <w:tcW w:w="0" w:type="auto"/>
            <w:shd w:val="clear" w:color="auto" w:fill="FFFFFF"/>
            <w:vAlign w:val="center"/>
          </w:tcPr>
          <w:p w14:paraId="7BBA8686">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3DC7C056">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32A6E3F">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7DD439E7">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51BE5D03">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0F030CF1">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03142CA8">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3801D7DD">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7262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09071ABB">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709925DD">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3E4E7663">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63208B68">
            <w:pPr>
              <w:widowControl/>
              <w:spacing w:line="240" w:lineRule="auto"/>
              <w:ind w:firstLine="0" w:firstLineChars="0"/>
              <w:jc w:val="center"/>
              <w:textAlignment w:val="center"/>
              <w:rPr>
                <w:rFonts w:cs="Times New Roman"/>
                <w:color w:val="000000"/>
              </w:rPr>
            </w:pPr>
            <w:r>
              <w:rPr>
                <w:rFonts w:cs="Times New Roman"/>
                <w:color w:val="000000"/>
                <w:kern w:val="0"/>
                <w:lang w:bidi="ar"/>
              </w:rPr>
              <w:t>动态审阅价值</w:t>
            </w:r>
          </w:p>
        </w:tc>
        <w:tc>
          <w:tcPr>
            <w:tcW w:w="0" w:type="auto"/>
            <w:shd w:val="clear" w:color="auto" w:fill="FFFFFF"/>
            <w:vAlign w:val="center"/>
          </w:tcPr>
          <w:p w14:paraId="7290EDA5">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3CF9BD1E">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53D8EA36">
            <w:pPr>
              <w:widowControl/>
              <w:spacing w:line="240" w:lineRule="auto"/>
              <w:ind w:firstLine="0" w:firstLineChars="0"/>
              <w:jc w:val="center"/>
              <w:textAlignment w:val="center"/>
              <w:rPr>
                <w:rFonts w:cs="Times New Roman"/>
                <w:color w:val="000000"/>
              </w:rPr>
            </w:pPr>
            <w:r>
              <w:rPr>
                <w:rFonts w:cs="Times New Roman"/>
                <w:color w:val="000000"/>
                <w:kern w:val="0"/>
                <w:lang w:bidi="ar"/>
              </w:rPr>
              <w:t>动态审阅价值</w:t>
            </w:r>
          </w:p>
        </w:tc>
        <w:tc>
          <w:tcPr>
            <w:tcW w:w="0" w:type="auto"/>
            <w:shd w:val="clear" w:color="auto" w:fill="FFFFFF"/>
            <w:vAlign w:val="center"/>
          </w:tcPr>
          <w:p w14:paraId="439DE9F1">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1C24919A">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1F28CA0">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11099B23">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38914C5B">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392B1334">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48C8B0E">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5EBF77C5">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29C37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4B883C6D">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44830D1F">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729B2AD6">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45C74602">
            <w:pPr>
              <w:widowControl/>
              <w:spacing w:line="240" w:lineRule="auto"/>
              <w:ind w:firstLine="0" w:firstLineChars="0"/>
              <w:jc w:val="center"/>
              <w:textAlignment w:val="center"/>
              <w:rPr>
                <w:rFonts w:cs="Times New Roman"/>
                <w:color w:val="000000"/>
              </w:rPr>
            </w:pPr>
            <w:r>
              <w:rPr>
                <w:rFonts w:cs="Times New Roman"/>
                <w:color w:val="000000"/>
                <w:kern w:val="0"/>
                <w:lang w:bidi="ar"/>
              </w:rPr>
              <w:t>股权市值</w:t>
            </w:r>
          </w:p>
        </w:tc>
        <w:tc>
          <w:tcPr>
            <w:tcW w:w="0" w:type="auto"/>
            <w:shd w:val="clear" w:color="auto" w:fill="FFFFFF"/>
            <w:vAlign w:val="center"/>
          </w:tcPr>
          <w:p w14:paraId="08D594B8">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4B71018">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DF11380">
            <w:pPr>
              <w:widowControl/>
              <w:spacing w:line="240" w:lineRule="auto"/>
              <w:ind w:firstLine="0" w:firstLineChars="0"/>
              <w:jc w:val="center"/>
              <w:textAlignment w:val="center"/>
              <w:rPr>
                <w:rFonts w:cs="Times New Roman"/>
                <w:color w:val="000000"/>
              </w:rPr>
            </w:pPr>
            <w:r>
              <w:rPr>
                <w:rFonts w:cs="Times New Roman"/>
                <w:color w:val="000000"/>
                <w:kern w:val="0"/>
                <w:lang w:bidi="ar"/>
              </w:rPr>
              <w:t>股权市值</w:t>
            </w:r>
          </w:p>
        </w:tc>
        <w:tc>
          <w:tcPr>
            <w:tcW w:w="0" w:type="auto"/>
            <w:shd w:val="clear" w:color="auto" w:fill="FFFFFF"/>
            <w:vAlign w:val="center"/>
          </w:tcPr>
          <w:p w14:paraId="24860AD7">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455A9EF7">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09140CC">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1F6FAE80">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1A86168E">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251C05F4">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3F1D163E">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59EB0FA1">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30C44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4B70C83A">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40BE3CBA">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5D2C7560">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0D9FBA7F">
            <w:pPr>
              <w:widowControl/>
              <w:spacing w:line="240" w:lineRule="auto"/>
              <w:ind w:firstLine="0" w:firstLineChars="0"/>
              <w:jc w:val="center"/>
              <w:textAlignment w:val="center"/>
              <w:rPr>
                <w:rFonts w:cs="Times New Roman"/>
                <w:color w:val="000000"/>
              </w:rPr>
            </w:pPr>
            <w:r>
              <w:rPr>
                <w:rFonts w:cs="Times New Roman"/>
                <w:color w:val="000000"/>
                <w:kern w:val="0"/>
                <w:lang w:bidi="ar"/>
              </w:rPr>
              <w:t>价值评估及股权市值差值</w:t>
            </w:r>
          </w:p>
        </w:tc>
        <w:tc>
          <w:tcPr>
            <w:tcW w:w="0" w:type="auto"/>
            <w:shd w:val="clear" w:color="auto" w:fill="FFFFFF"/>
            <w:vAlign w:val="center"/>
          </w:tcPr>
          <w:p w14:paraId="43C24CB7">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005D343">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4A866F75">
            <w:pPr>
              <w:widowControl/>
              <w:spacing w:line="240" w:lineRule="auto"/>
              <w:ind w:firstLine="0" w:firstLineChars="0"/>
              <w:jc w:val="center"/>
              <w:textAlignment w:val="center"/>
              <w:rPr>
                <w:rFonts w:cs="Times New Roman"/>
                <w:color w:val="000000"/>
              </w:rPr>
            </w:pPr>
            <w:r>
              <w:rPr>
                <w:rFonts w:cs="Times New Roman"/>
                <w:color w:val="000000"/>
                <w:kern w:val="0"/>
                <w:lang w:bidi="ar"/>
              </w:rPr>
              <w:t>价值评估及股权市值差值</w:t>
            </w:r>
          </w:p>
        </w:tc>
        <w:tc>
          <w:tcPr>
            <w:tcW w:w="0" w:type="auto"/>
            <w:shd w:val="clear" w:color="auto" w:fill="FFFFFF"/>
            <w:vAlign w:val="center"/>
          </w:tcPr>
          <w:p w14:paraId="226EA53C">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9C5BE73">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0227F87B">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52742AB9">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4D97E336">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6F45D97">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7B754ED">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4F41F797">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ED52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73EAACB6">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0CF0AFE4">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0898755B">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5BDAC806">
            <w:pPr>
              <w:widowControl/>
              <w:spacing w:line="240" w:lineRule="auto"/>
              <w:ind w:firstLine="0" w:firstLineChars="0"/>
              <w:jc w:val="center"/>
              <w:textAlignment w:val="center"/>
              <w:rPr>
                <w:rFonts w:cs="Times New Roman"/>
                <w:color w:val="000000"/>
              </w:rPr>
            </w:pPr>
            <w:r>
              <w:rPr>
                <w:rFonts w:cs="Times New Roman"/>
                <w:color w:val="000000"/>
                <w:kern w:val="0"/>
                <w:lang w:bidi="ar"/>
              </w:rPr>
              <w:t>基金的规模</w:t>
            </w:r>
          </w:p>
        </w:tc>
        <w:tc>
          <w:tcPr>
            <w:tcW w:w="0" w:type="auto"/>
            <w:shd w:val="clear" w:color="auto" w:fill="FFFFFF"/>
            <w:vAlign w:val="center"/>
          </w:tcPr>
          <w:p w14:paraId="73386F36">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70F4D12">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010C9F75">
            <w:pPr>
              <w:widowControl/>
              <w:spacing w:line="240" w:lineRule="auto"/>
              <w:ind w:firstLine="0" w:firstLineChars="0"/>
              <w:jc w:val="center"/>
              <w:textAlignment w:val="center"/>
              <w:rPr>
                <w:rFonts w:cs="Times New Roman"/>
                <w:color w:val="000000"/>
              </w:rPr>
            </w:pPr>
            <w:r>
              <w:rPr>
                <w:rFonts w:cs="Times New Roman"/>
                <w:color w:val="000000"/>
                <w:kern w:val="0"/>
                <w:lang w:bidi="ar"/>
              </w:rPr>
              <w:t>基金的规模</w:t>
            </w:r>
          </w:p>
        </w:tc>
        <w:tc>
          <w:tcPr>
            <w:tcW w:w="0" w:type="auto"/>
            <w:shd w:val="clear" w:color="auto" w:fill="FFFFFF"/>
            <w:vAlign w:val="center"/>
          </w:tcPr>
          <w:p w14:paraId="5C4DFEE7">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3738D4FD">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1A4FB086">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7E33CA82">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23ECE885">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2A10391">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0612B5EF">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16DA46A7">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0ED86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62C5415C">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446961C1">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19D80235">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0ED95D9C">
            <w:pPr>
              <w:widowControl/>
              <w:spacing w:line="240" w:lineRule="auto"/>
              <w:ind w:firstLine="0" w:firstLineChars="0"/>
              <w:jc w:val="center"/>
              <w:textAlignment w:val="center"/>
              <w:rPr>
                <w:rFonts w:cs="Times New Roman"/>
                <w:color w:val="000000"/>
              </w:rPr>
            </w:pPr>
            <w:r>
              <w:rPr>
                <w:rFonts w:cs="Times New Roman"/>
                <w:color w:val="000000"/>
                <w:kern w:val="0"/>
                <w:lang w:bidi="ar"/>
              </w:rPr>
              <w:t>成立时间</w:t>
            </w:r>
          </w:p>
        </w:tc>
        <w:tc>
          <w:tcPr>
            <w:tcW w:w="0" w:type="auto"/>
            <w:shd w:val="clear" w:color="auto" w:fill="FFFFFF"/>
            <w:vAlign w:val="center"/>
          </w:tcPr>
          <w:p w14:paraId="43E8DF8C">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7D4C856">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19167A37">
            <w:pPr>
              <w:widowControl/>
              <w:spacing w:line="240" w:lineRule="auto"/>
              <w:ind w:firstLine="0" w:firstLineChars="0"/>
              <w:jc w:val="center"/>
              <w:textAlignment w:val="center"/>
              <w:rPr>
                <w:rFonts w:cs="Times New Roman"/>
                <w:color w:val="000000"/>
              </w:rPr>
            </w:pPr>
            <w:r>
              <w:rPr>
                <w:rFonts w:cs="Times New Roman"/>
                <w:color w:val="000000"/>
                <w:kern w:val="0"/>
                <w:lang w:bidi="ar"/>
              </w:rPr>
              <w:t>成立时间</w:t>
            </w:r>
          </w:p>
        </w:tc>
        <w:tc>
          <w:tcPr>
            <w:tcW w:w="0" w:type="auto"/>
            <w:shd w:val="clear" w:color="auto" w:fill="FFFFFF"/>
            <w:vAlign w:val="center"/>
          </w:tcPr>
          <w:p w14:paraId="0E5B43D6">
            <w:pPr>
              <w:widowControl/>
              <w:spacing w:line="240" w:lineRule="auto"/>
              <w:ind w:firstLine="0" w:firstLineChars="0"/>
              <w:jc w:val="center"/>
              <w:textAlignment w:val="center"/>
              <w:rPr>
                <w:rFonts w:cs="Times New Roman"/>
                <w:color w:val="000000"/>
              </w:rPr>
            </w:pPr>
            <w:r>
              <w:rPr>
                <w:rFonts w:cs="Times New Roman"/>
                <w:color w:val="000000"/>
                <w:kern w:val="0"/>
                <w:lang w:bidi="ar"/>
              </w:rPr>
              <w:t>日期型</w:t>
            </w:r>
          </w:p>
        </w:tc>
        <w:tc>
          <w:tcPr>
            <w:tcW w:w="0" w:type="auto"/>
            <w:shd w:val="clear" w:color="auto" w:fill="FFFFFF"/>
            <w:vAlign w:val="center"/>
          </w:tcPr>
          <w:p w14:paraId="5E461087">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0F4F631">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109585E7">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533EA910">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25E8A2DB">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8BC6F71">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200C319F">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5291E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1ECDBB2F">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5592C1DB">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7A23C8D8">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49DD01F3">
            <w:pPr>
              <w:widowControl/>
              <w:spacing w:line="240" w:lineRule="auto"/>
              <w:ind w:firstLine="0" w:firstLineChars="0"/>
              <w:jc w:val="center"/>
              <w:textAlignment w:val="center"/>
              <w:rPr>
                <w:rFonts w:cs="Times New Roman"/>
                <w:color w:val="000000"/>
              </w:rPr>
            </w:pPr>
            <w:r>
              <w:rPr>
                <w:rFonts w:cs="Times New Roman"/>
                <w:color w:val="000000"/>
                <w:kern w:val="0"/>
                <w:lang w:bidi="ar"/>
              </w:rPr>
              <w:t>基金管理公司信息</w:t>
            </w:r>
          </w:p>
        </w:tc>
        <w:tc>
          <w:tcPr>
            <w:tcW w:w="0" w:type="auto"/>
            <w:shd w:val="clear" w:color="auto" w:fill="FFFFFF"/>
            <w:vAlign w:val="center"/>
          </w:tcPr>
          <w:p w14:paraId="3EA0AE4E">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354BB6CF">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4B10030">
            <w:pPr>
              <w:widowControl/>
              <w:spacing w:line="240" w:lineRule="auto"/>
              <w:ind w:firstLine="0" w:firstLineChars="0"/>
              <w:jc w:val="center"/>
              <w:textAlignment w:val="center"/>
              <w:rPr>
                <w:rFonts w:cs="Times New Roman"/>
                <w:color w:val="000000"/>
              </w:rPr>
            </w:pPr>
            <w:r>
              <w:rPr>
                <w:rFonts w:cs="Times New Roman"/>
                <w:color w:val="000000"/>
                <w:kern w:val="0"/>
                <w:lang w:bidi="ar"/>
              </w:rPr>
              <w:t>基金管理公司信息</w:t>
            </w:r>
          </w:p>
        </w:tc>
        <w:tc>
          <w:tcPr>
            <w:tcW w:w="0" w:type="auto"/>
            <w:shd w:val="clear" w:color="auto" w:fill="FFFFFF"/>
            <w:vAlign w:val="center"/>
          </w:tcPr>
          <w:p w14:paraId="0560F4E0">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39EFB21">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5152550">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07453F83">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06A24914">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1ADA387E">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0B60467">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21D3B9F6">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0FFE9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41F1AC81">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6F73B4F7">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44F25B58">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20A7234D">
            <w:pPr>
              <w:widowControl/>
              <w:spacing w:line="240" w:lineRule="auto"/>
              <w:ind w:firstLine="0" w:firstLineChars="0"/>
              <w:jc w:val="center"/>
              <w:textAlignment w:val="center"/>
              <w:rPr>
                <w:rFonts w:cs="Times New Roman"/>
                <w:color w:val="000000"/>
              </w:rPr>
            </w:pPr>
            <w:r>
              <w:rPr>
                <w:rFonts w:cs="Times New Roman"/>
                <w:color w:val="000000"/>
                <w:kern w:val="0"/>
                <w:lang w:bidi="ar"/>
              </w:rPr>
              <w:t>基金的委托方</w:t>
            </w:r>
          </w:p>
        </w:tc>
        <w:tc>
          <w:tcPr>
            <w:tcW w:w="0" w:type="auto"/>
            <w:shd w:val="clear" w:color="auto" w:fill="FFFFFF"/>
            <w:vAlign w:val="center"/>
          </w:tcPr>
          <w:p w14:paraId="4701FCC4">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324AC318">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92B4C07">
            <w:pPr>
              <w:widowControl/>
              <w:spacing w:line="240" w:lineRule="auto"/>
              <w:ind w:firstLine="0" w:firstLineChars="0"/>
              <w:jc w:val="center"/>
              <w:textAlignment w:val="center"/>
              <w:rPr>
                <w:rFonts w:cs="Times New Roman"/>
                <w:color w:val="000000"/>
              </w:rPr>
            </w:pPr>
            <w:r>
              <w:rPr>
                <w:rFonts w:cs="Times New Roman"/>
                <w:color w:val="000000"/>
                <w:kern w:val="0"/>
                <w:lang w:bidi="ar"/>
              </w:rPr>
              <w:t>基金的委托方</w:t>
            </w:r>
          </w:p>
        </w:tc>
        <w:tc>
          <w:tcPr>
            <w:tcW w:w="0" w:type="auto"/>
            <w:shd w:val="clear" w:color="auto" w:fill="FFFFFF"/>
            <w:vAlign w:val="center"/>
          </w:tcPr>
          <w:p w14:paraId="0D10A05B">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51E4879E">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73399F4">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21A61283">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7B210281">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3C6A03AD">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A1BE494">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2B1CEEB7">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18455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3566E2B1">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47138155">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52557C55">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348FBCA5">
            <w:pPr>
              <w:widowControl/>
              <w:spacing w:line="240" w:lineRule="auto"/>
              <w:ind w:firstLine="0" w:firstLineChars="0"/>
              <w:jc w:val="center"/>
              <w:textAlignment w:val="center"/>
              <w:rPr>
                <w:rFonts w:cs="Times New Roman"/>
                <w:color w:val="000000"/>
              </w:rPr>
            </w:pPr>
            <w:r>
              <w:rPr>
                <w:rFonts w:cs="Times New Roman"/>
                <w:color w:val="000000"/>
                <w:kern w:val="0"/>
                <w:lang w:bidi="ar"/>
              </w:rPr>
              <w:t>交易方</w:t>
            </w:r>
          </w:p>
        </w:tc>
        <w:tc>
          <w:tcPr>
            <w:tcW w:w="0" w:type="auto"/>
            <w:shd w:val="clear" w:color="auto" w:fill="FFFFFF"/>
            <w:vAlign w:val="center"/>
          </w:tcPr>
          <w:p w14:paraId="0944D1C6">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30304583">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46E78F5A">
            <w:pPr>
              <w:widowControl/>
              <w:spacing w:line="240" w:lineRule="auto"/>
              <w:ind w:firstLine="0" w:firstLineChars="0"/>
              <w:jc w:val="center"/>
              <w:textAlignment w:val="center"/>
              <w:rPr>
                <w:rFonts w:cs="Times New Roman"/>
                <w:color w:val="000000"/>
              </w:rPr>
            </w:pPr>
            <w:r>
              <w:rPr>
                <w:rFonts w:cs="Times New Roman"/>
                <w:color w:val="000000"/>
                <w:kern w:val="0"/>
                <w:lang w:bidi="ar"/>
              </w:rPr>
              <w:t>交易方</w:t>
            </w:r>
          </w:p>
        </w:tc>
        <w:tc>
          <w:tcPr>
            <w:tcW w:w="0" w:type="auto"/>
            <w:shd w:val="clear" w:color="auto" w:fill="FFFFFF"/>
            <w:vAlign w:val="center"/>
          </w:tcPr>
          <w:p w14:paraId="3C734497">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2D1B26FA">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05B321A9">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441F05E5">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7531F030">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17D86504">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3A7FC6E">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3E8BE7B8">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10F1D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380ADD32">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13D48CA0">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5C239836">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5C933166">
            <w:pPr>
              <w:widowControl/>
              <w:spacing w:line="240" w:lineRule="auto"/>
              <w:ind w:firstLine="0" w:firstLineChars="0"/>
              <w:jc w:val="center"/>
              <w:textAlignment w:val="center"/>
              <w:rPr>
                <w:rFonts w:cs="Times New Roman"/>
                <w:color w:val="000000"/>
              </w:rPr>
            </w:pPr>
            <w:r>
              <w:rPr>
                <w:rFonts w:cs="Times New Roman"/>
                <w:color w:val="000000"/>
                <w:kern w:val="0"/>
                <w:lang w:bidi="ar"/>
              </w:rPr>
              <w:t>交易方姓名</w:t>
            </w:r>
          </w:p>
        </w:tc>
        <w:tc>
          <w:tcPr>
            <w:tcW w:w="0" w:type="auto"/>
            <w:shd w:val="clear" w:color="auto" w:fill="FFFFFF"/>
            <w:vAlign w:val="center"/>
          </w:tcPr>
          <w:p w14:paraId="15DAF178">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B6E5327">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2278A861">
            <w:pPr>
              <w:widowControl/>
              <w:spacing w:line="240" w:lineRule="auto"/>
              <w:ind w:firstLine="0" w:firstLineChars="0"/>
              <w:jc w:val="center"/>
              <w:textAlignment w:val="center"/>
              <w:rPr>
                <w:rFonts w:cs="Times New Roman"/>
                <w:color w:val="000000"/>
              </w:rPr>
            </w:pPr>
            <w:r>
              <w:rPr>
                <w:rFonts w:cs="Times New Roman"/>
                <w:color w:val="000000"/>
                <w:kern w:val="0"/>
                <w:lang w:bidi="ar"/>
              </w:rPr>
              <w:t>交易方姓名</w:t>
            </w:r>
          </w:p>
        </w:tc>
        <w:tc>
          <w:tcPr>
            <w:tcW w:w="0" w:type="auto"/>
            <w:shd w:val="clear" w:color="auto" w:fill="FFFFFF"/>
            <w:vAlign w:val="center"/>
          </w:tcPr>
          <w:p w14:paraId="09E06756">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0E8F668">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0441B50C">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7CB48DA">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7CB6C112">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0A19C362">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19693330">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73DD6ED5">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0B6D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29AA2B6A">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00503EF4">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218BC805">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0A853632">
            <w:pPr>
              <w:widowControl/>
              <w:spacing w:line="240" w:lineRule="auto"/>
              <w:ind w:firstLine="0" w:firstLineChars="0"/>
              <w:jc w:val="center"/>
              <w:textAlignment w:val="center"/>
              <w:rPr>
                <w:rFonts w:cs="Times New Roman"/>
                <w:color w:val="000000"/>
              </w:rPr>
            </w:pPr>
            <w:r>
              <w:rPr>
                <w:rFonts w:cs="Times New Roman"/>
                <w:color w:val="000000"/>
                <w:kern w:val="0"/>
                <w:lang w:bidi="ar"/>
              </w:rPr>
              <w:t>联系人电话</w:t>
            </w:r>
          </w:p>
        </w:tc>
        <w:tc>
          <w:tcPr>
            <w:tcW w:w="0" w:type="auto"/>
            <w:shd w:val="clear" w:color="auto" w:fill="FFFFFF"/>
            <w:vAlign w:val="center"/>
          </w:tcPr>
          <w:p w14:paraId="337CDDE1">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858BFAD">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5FBE3FDD">
            <w:pPr>
              <w:widowControl/>
              <w:spacing w:line="240" w:lineRule="auto"/>
              <w:ind w:firstLine="0" w:firstLineChars="0"/>
              <w:jc w:val="center"/>
              <w:textAlignment w:val="center"/>
              <w:rPr>
                <w:rFonts w:cs="Times New Roman"/>
                <w:color w:val="000000"/>
              </w:rPr>
            </w:pPr>
            <w:r>
              <w:rPr>
                <w:rFonts w:cs="Times New Roman"/>
                <w:color w:val="000000"/>
                <w:kern w:val="0"/>
                <w:lang w:bidi="ar"/>
              </w:rPr>
              <w:t>联系人电话</w:t>
            </w:r>
          </w:p>
        </w:tc>
        <w:tc>
          <w:tcPr>
            <w:tcW w:w="0" w:type="auto"/>
            <w:shd w:val="clear" w:color="auto" w:fill="FFFFFF"/>
            <w:vAlign w:val="center"/>
          </w:tcPr>
          <w:p w14:paraId="20A4F055">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2A4A7B2">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1C2480F">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05532C9D">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62E3293F">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3FB24827">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3586DA15">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11693046">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71711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0" w:type="auto"/>
            <w:shd w:val="clear" w:color="auto" w:fill="FFFFFF"/>
            <w:vAlign w:val="center"/>
          </w:tcPr>
          <w:p w14:paraId="07135DD9">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0D03EFB4">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6B0F83C3">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4D3EB298">
            <w:pPr>
              <w:widowControl/>
              <w:spacing w:line="240" w:lineRule="auto"/>
              <w:ind w:firstLine="0" w:firstLineChars="0"/>
              <w:jc w:val="center"/>
              <w:textAlignment w:val="center"/>
              <w:rPr>
                <w:rFonts w:cs="Times New Roman"/>
                <w:color w:val="000000"/>
              </w:rPr>
            </w:pPr>
            <w:r>
              <w:rPr>
                <w:rFonts w:cs="Times New Roman"/>
                <w:color w:val="000000"/>
                <w:kern w:val="0"/>
                <w:lang w:bidi="ar"/>
              </w:rPr>
              <w:t>评估/估值对象</w:t>
            </w:r>
          </w:p>
        </w:tc>
        <w:tc>
          <w:tcPr>
            <w:tcW w:w="0" w:type="auto"/>
            <w:shd w:val="clear" w:color="auto" w:fill="FFFFFF"/>
            <w:vAlign w:val="center"/>
          </w:tcPr>
          <w:p w14:paraId="79565AA4">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0E0353A">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466980F">
            <w:pPr>
              <w:widowControl/>
              <w:spacing w:line="240" w:lineRule="auto"/>
              <w:ind w:firstLine="0" w:firstLineChars="0"/>
              <w:jc w:val="center"/>
              <w:textAlignment w:val="center"/>
              <w:rPr>
                <w:rFonts w:cs="Times New Roman"/>
                <w:color w:val="000000"/>
              </w:rPr>
            </w:pPr>
            <w:r>
              <w:rPr>
                <w:rFonts w:cs="Times New Roman"/>
                <w:color w:val="000000"/>
                <w:kern w:val="0"/>
                <w:lang w:bidi="ar"/>
              </w:rPr>
              <w:t>评估/估值对象</w:t>
            </w:r>
          </w:p>
        </w:tc>
        <w:tc>
          <w:tcPr>
            <w:tcW w:w="0" w:type="auto"/>
            <w:shd w:val="clear" w:color="auto" w:fill="FFFFFF"/>
            <w:vAlign w:val="center"/>
          </w:tcPr>
          <w:p w14:paraId="5EE454CF">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8967AFA">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FF8AF06">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425F49BA">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5C9C4886">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7297225B">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2B0DE98E">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4FC5C706">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5CDA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1A222095">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2A48C56E">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44CAC382">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31BB350F">
            <w:pPr>
              <w:widowControl/>
              <w:spacing w:line="240" w:lineRule="auto"/>
              <w:ind w:firstLine="0" w:firstLineChars="0"/>
              <w:jc w:val="center"/>
              <w:textAlignment w:val="center"/>
              <w:rPr>
                <w:rFonts w:cs="Times New Roman"/>
                <w:color w:val="000000"/>
              </w:rPr>
            </w:pPr>
            <w:r>
              <w:rPr>
                <w:rFonts w:cs="Times New Roman"/>
                <w:color w:val="000000"/>
                <w:kern w:val="0"/>
                <w:lang w:bidi="ar"/>
              </w:rPr>
              <w:t>估值基准日</w:t>
            </w:r>
          </w:p>
        </w:tc>
        <w:tc>
          <w:tcPr>
            <w:tcW w:w="0" w:type="auto"/>
            <w:shd w:val="clear" w:color="auto" w:fill="FFFFFF"/>
            <w:vAlign w:val="center"/>
          </w:tcPr>
          <w:p w14:paraId="75EF4A53">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78035619">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30AF857">
            <w:pPr>
              <w:widowControl/>
              <w:spacing w:line="240" w:lineRule="auto"/>
              <w:ind w:firstLine="0" w:firstLineChars="0"/>
              <w:jc w:val="center"/>
              <w:textAlignment w:val="center"/>
              <w:rPr>
                <w:rFonts w:cs="Times New Roman"/>
                <w:color w:val="000000"/>
              </w:rPr>
            </w:pPr>
            <w:r>
              <w:rPr>
                <w:rFonts w:cs="Times New Roman"/>
                <w:color w:val="000000"/>
                <w:kern w:val="0"/>
                <w:lang w:bidi="ar"/>
              </w:rPr>
              <w:t>估值基准日</w:t>
            </w:r>
          </w:p>
        </w:tc>
        <w:tc>
          <w:tcPr>
            <w:tcW w:w="0" w:type="auto"/>
            <w:shd w:val="clear" w:color="auto" w:fill="FFFFFF"/>
            <w:vAlign w:val="center"/>
          </w:tcPr>
          <w:p w14:paraId="46E5F3CD">
            <w:pPr>
              <w:widowControl/>
              <w:spacing w:line="240" w:lineRule="auto"/>
              <w:ind w:firstLine="0" w:firstLineChars="0"/>
              <w:jc w:val="center"/>
              <w:textAlignment w:val="center"/>
              <w:rPr>
                <w:rFonts w:cs="Times New Roman"/>
                <w:color w:val="000000"/>
              </w:rPr>
            </w:pPr>
            <w:r>
              <w:rPr>
                <w:rFonts w:cs="Times New Roman"/>
                <w:color w:val="000000"/>
                <w:kern w:val="0"/>
                <w:lang w:bidi="ar"/>
              </w:rPr>
              <w:t>日期型</w:t>
            </w:r>
          </w:p>
        </w:tc>
        <w:tc>
          <w:tcPr>
            <w:tcW w:w="0" w:type="auto"/>
            <w:shd w:val="clear" w:color="auto" w:fill="FFFFFF"/>
            <w:vAlign w:val="center"/>
          </w:tcPr>
          <w:p w14:paraId="7EC6E346">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2F09F289">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2BAA4039">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3D6E8500">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3F136FA">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7D6F6D3">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3CC7ECF8">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715CB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509D1300">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34EED8E4">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4A038043">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035C7797">
            <w:pPr>
              <w:widowControl/>
              <w:spacing w:line="240" w:lineRule="auto"/>
              <w:ind w:firstLine="0" w:firstLineChars="0"/>
              <w:jc w:val="center"/>
              <w:textAlignment w:val="center"/>
              <w:rPr>
                <w:rFonts w:cs="Times New Roman"/>
                <w:color w:val="000000"/>
              </w:rPr>
            </w:pPr>
            <w:r>
              <w:rPr>
                <w:rFonts w:cs="Times New Roman"/>
                <w:color w:val="000000"/>
                <w:kern w:val="0"/>
                <w:lang w:bidi="ar"/>
              </w:rPr>
              <w:t>估值目的</w:t>
            </w:r>
          </w:p>
        </w:tc>
        <w:tc>
          <w:tcPr>
            <w:tcW w:w="0" w:type="auto"/>
            <w:shd w:val="clear" w:color="auto" w:fill="FFFFFF"/>
            <w:vAlign w:val="center"/>
          </w:tcPr>
          <w:p w14:paraId="0D6488E4">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4E44CAC">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255E4504">
            <w:pPr>
              <w:widowControl/>
              <w:spacing w:line="240" w:lineRule="auto"/>
              <w:ind w:firstLine="0" w:firstLineChars="0"/>
              <w:jc w:val="center"/>
              <w:textAlignment w:val="center"/>
              <w:rPr>
                <w:rFonts w:cs="Times New Roman"/>
                <w:color w:val="000000"/>
              </w:rPr>
            </w:pPr>
            <w:r>
              <w:rPr>
                <w:rFonts w:cs="Times New Roman"/>
                <w:color w:val="000000"/>
                <w:kern w:val="0"/>
                <w:lang w:bidi="ar"/>
              </w:rPr>
              <w:t>估值目的</w:t>
            </w:r>
          </w:p>
        </w:tc>
        <w:tc>
          <w:tcPr>
            <w:tcW w:w="0" w:type="auto"/>
            <w:shd w:val="clear" w:color="auto" w:fill="FFFFFF"/>
            <w:vAlign w:val="center"/>
          </w:tcPr>
          <w:p w14:paraId="2C8A7ED3">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58302C5C">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B2298BE">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094A8A44">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0BA712FF">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23906E45">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6E3184B">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0127DD2D">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7C5AC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0D1C0678">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0730D295">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770B5F50">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0A548151">
            <w:pPr>
              <w:widowControl/>
              <w:spacing w:line="240" w:lineRule="auto"/>
              <w:ind w:firstLine="0" w:firstLineChars="0"/>
              <w:jc w:val="center"/>
              <w:textAlignment w:val="center"/>
              <w:rPr>
                <w:rFonts w:cs="Times New Roman"/>
                <w:color w:val="000000"/>
              </w:rPr>
            </w:pPr>
            <w:r>
              <w:rPr>
                <w:rFonts w:cs="Times New Roman"/>
                <w:color w:val="000000"/>
                <w:kern w:val="0"/>
                <w:lang w:bidi="ar"/>
              </w:rPr>
              <w:t>经济行为</w:t>
            </w:r>
          </w:p>
        </w:tc>
        <w:tc>
          <w:tcPr>
            <w:tcW w:w="0" w:type="auto"/>
            <w:shd w:val="clear" w:color="auto" w:fill="FFFFFF"/>
            <w:vAlign w:val="center"/>
          </w:tcPr>
          <w:p w14:paraId="66F1C0A3">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378209A">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1287A9A9">
            <w:pPr>
              <w:widowControl/>
              <w:spacing w:line="240" w:lineRule="auto"/>
              <w:ind w:firstLine="0" w:firstLineChars="0"/>
              <w:jc w:val="center"/>
              <w:textAlignment w:val="center"/>
              <w:rPr>
                <w:rFonts w:cs="Times New Roman"/>
                <w:color w:val="000000"/>
              </w:rPr>
            </w:pPr>
            <w:r>
              <w:rPr>
                <w:rFonts w:cs="Times New Roman"/>
                <w:color w:val="000000"/>
                <w:kern w:val="0"/>
                <w:lang w:bidi="ar"/>
              </w:rPr>
              <w:t>经济行为</w:t>
            </w:r>
          </w:p>
        </w:tc>
        <w:tc>
          <w:tcPr>
            <w:tcW w:w="0" w:type="auto"/>
            <w:shd w:val="clear" w:color="auto" w:fill="FFFFFF"/>
            <w:vAlign w:val="center"/>
          </w:tcPr>
          <w:p w14:paraId="79847994">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6A392404">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2D279408">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266C3EE">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1B77772D">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123BA89">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2B7F4A8">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4631B788">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0E9E4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41D7407C">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79D1BC5F">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7E3474DB">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3D73E893">
            <w:pPr>
              <w:widowControl/>
              <w:spacing w:line="240" w:lineRule="auto"/>
              <w:ind w:firstLine="0" w:firstLineChars="0"/>
              <w:jc w:val="center"/>
              <w:textAlignment w:val="center"/>
              <w:rPr>
                <w:rFonts w:cs="Times New Roman"/>
                <w:color w:val="000000"/>
              </w:rPr>
            </w:pPr>
            <w:r>
              <w:rPr>
                <w:rFonts w:cs="Times New Roman"/>
                <w:color w:val="000000"/>
                <w:kern w:val="0"/>
                <w:lang w:bidi="ar"/>
              </w:rPr>
              <w:t>价值类型</w:t>
            </w:r>
          </w:p>
        </w:tc>
        <w:tc>
          <w:tcPr>
            <w:tcW w:w="0" w:type="auto"/>
            <w:shd w:val="clear" w:color="auto" w:fill="FFFFFF"/>
            <w:vAlign w:val="center"/>
          </w:tcPr>
          <w:p w14:paraId="22AE225A">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D688D19">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EF9A69C">
            <w:pPr>
              <w:widowControl/>
              <w:spacing w:line="240" w:lineRule="auto"/>
              <w:ind w:firstLine="0" w:firstLineChars="0"/>
              <w:jc w:val="center"/>
              <w:textAlignment w:val="center"/>
              <w:rPr>
                <w:rFonts w:cs="Times New Roman"/>
                <w:color w:val="000000"/>
              </w:rPr>
            </w:pPr>
            <w:r>
              <w:rPr>
                <w:rFonts w:cs="Times New Roman"/>
                <w:color w:val="000000"/>
                <w:kern w:val="0"/>
                <w:lang w:bidi="ar"/>
              </w:rPr>
              <w:t>价值类型</w:t>
            </w:r>
          </w:p>
        </w:tc>
        <w:tc>
          <w:tcPr>
            <w:tcW w:w="0" w:type="auto"/>
            <w:shd w:val="clear" w:color="auto" w:fill="FFFFFF"/>
            <w:vAlign w:val="center"/>
          </w:tcPr>
          <w:p w14:paraId="4A79A728">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380E865E">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2045A003">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2A186118">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04518C92">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478A6F04">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24D1CC37">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1F9412B4">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1112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jc w:val="center"/>
        </w:trPr>
        <w:tc>
          <w:tcPr>
            <w:tcW w:w="0" w:type="auto"/>
            <w:shd w:val="clear" w:color="auto" w:fill="FFFFFF"/>
            <w:vAlign w:val="center"/>
          </w:tcPr>
          <w:p w14:paraId="698E7315">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企业价值评估</w:t>
            </w:r>
          </w:p>
        </w:tc>
        <w:tc>
          <w:tcPr>
            <w:tcW w:w="0" w:type="auto"/>
            <w:shd w:val="clear" w:color="auto" w:fill="FFFFFF"/>
            <w:vAlign w:val="center"/>
          </w:tcPr>
          <w:p w14:paraId="18E1D515">
            <w:pPr>
              <w:widowControl/>
              <w:spacing w:line="240" w:lineRule="auto"/>
              <w:ind w:firstLine="0" w:firstLineChars="0"/>
              <w:jc w:val="center"/>
              <w:textAlignment w:val="center"/>
              <w:rPr>
                <w:rFonts w:cs="Times New Roman"/>
                <w:color w:val="000000"/>
              </w:rPr>
            </w:pPr>
            <w:r>
              <w:rPr>
                <w:rFonts w:cs="Times New Roman"/>
                <w:color w:val="000000"/>
                <w:kern w:val="0"/>
                <w:lang w:bidi="ar"/>
              </w:rPr>
              <w:t>QYJZPG</w:t>
            </w:r>
          </w:p>
        </w:tc>
        <w:tc>
          <w:tcPr>
            <w:tcW w:w="0" w:type="auto"/>
            <w:shd w:val="clear" w:color="auto" w:fill="FFFFFF"/>
            <w:vAlign w:val="center"/>
          </w:tcPr>
          <w:p w14:paraId="2AB8420C">
            <w:pPr>
              <w:widowControl/>
              <w:spacing w:line="240" w:lineRule="auto"/>
              <w:ind w:firstLine="0" w:firstLineChars="0"/>
              <w:jc w:val="center"/>
              <w:textAlignment w:val="center"/>
              <w:rPr>
                <w:rFonts w:cs="Times New Roman"/>
                <w:color w:val="000000"/>
              </w:rPr>
            </w:pPr>
            <w:r>
              <w:rPr>
                <w:rFonts w:cs="Times New Roman"/>
                <w:color w:val="000000"/>
                <w:kern w:val="0"/>
                <w:lang w:bidi="ar"/>
              </w:rPr>
              <w:t>评估管理处</w:t>
            </w:r>
          </w:p>
        </w:tc>
        <w:tc>
          <w:tcPr>
            <w:tcW w:w="0" w:type="auto"/>
            <w:shd w:val="clear" w:color="auto" w:fill="FFFFFF"/>
            <w:vAlign w:val="center"/>
          </w:tcPr>
          <w:p w14:paraId="79CAA1C5">
            <w:pPr>
              <w:widowControl/>
              <w:spacing w:line="240" w:lineRule="auto"/>
              <w:ind w:firstLine="0" w:firstLineChars="0"/>
              <w:jc w:val="center"/>
              <w:textAlignment w:val="center"/>
              <w:rPr>
                <w:rFonts w:cs="Times New Roman"/>
                <w:color w:val="000000"/>
              </w:rPr>
            </w:pPr>
            <w:r>
              <w:rPr>
                <w:rFonts w:cs="Times New Roman"/>
                <w:color w:val="000000"/>
                <w:kern w:val="0"/>
                <w:lang w:bidi="ar"/>
              </w:rPr>
              <w:t>GP（普通合伙人）管理信息</w:t>
            </w:r>
          </w:p>
        </w:tc>
        <w:tc>
          <w:tcPr>
            <w:tcW w:w="0" w:type="auto"/>
            <w:shd w:val="clear" w:color="auto" w:fill="FFFFFF"/>
            <w:vAlign w:val="center"/>
          </w:tcPr>
          <w:p w14:paraId="6DACF37B">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F05ABB3">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798A8CD">
            <w:pPr>
              <w:widowControl/>
              <w:spacing w:line="240" w:lineRule="auto"/>
              <w:ind w:firstLine="0" w:firstLineChars="0"/>
              <w:jc w:val="center"/>
              <w:textAlignment w:val="center"/>
              <w:rPr>
                <w:rFonts w:cs="Times New Roman"/>
                <w:color w:val="000000"/>
              </w:rPr>
            </w:pPr>
            <w:r>
              <w:rPr>
                <w:rFonts w:cs="Times New Roman"/>
                <w:color w:val="000000"/>
                <w:kern w:val="0"/>
                <w:lang w:bidi="ar"/>
              </w:rPr>
              <w:t>GP（普通合伙人）管理信息</w:t>
            </w:r>
          </w:p>
        </w:tc>
        <w:tc>
          <w:tcPr>
            <w:tcW w:w="0" w:type="auto"/>
            <w:shd w:val="clear" w:color="auto" w:fill="FFFFFF"/>
            <w:vAlign w:val="center"/>
          </w:tcPr>
          <w:p w14:paraId="769091D7">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2337EF5A">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3E6081E">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1AD23820">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0DBFD335">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131658D8">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5B5B1FF9">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51E67490">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3D41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12D398F1">
            <w:pPr>
              <w:widowControl/>
              <w:spacing w:line="240" w:lineRule="auto"/>
              <w:ind w:firstLine="0" w:firstLineChars="0"/>
              <w:jc w:val="center"/>
              <w:textAlignment w:val="center"/>
              <w:rPr>
                <w:rFonts w:cs="Times New Roman"/>
                <w:color w:val="000000"/>
              </w:rPr>
            </w:pPr>
            <w:r>
              <w:rPr>
                <w:rFonts w:cs="Times New Roman"/>
                <w:color w:val="000000"/>
                <w:kern w:val="0"/>
                <w:lang w:bidi="ar"/>
              </w:rPr>
              <w:t>内部审计</w:t>
            </w:r>
          </w:p>
        </w:tc>
        <w:tc>
          <w:tcPr>
            <w:tcW w:w="0" w:type="auto"/>
            <w:shd w:val="clear" w:color="auto" w:fill="FFFFFF"/>
            <w:vAlign w:val="center"/>
          </w:tcPr>
          <w:p w14:paraId="5A9F21C0">
            <w:pPr>
              <w:widowControl/>
              <w:spacing w:line="240" w:lineRule="auto"/>
              <w:ind w:firstLine="0" w:firstLineChars="0"/>
              <w:jc w:val="center"/>
              <w:textAlignment w:val="center"/>
              <w:rPr>
                <w:rFonts w:cs="Times New Roman"/>
                <w:color w:val="000000"/>
              </w:rPr>
            </w:pPr>
            <w:r>
              <w:rPr>
                <w:rFonts w:cs="Times New Roman"/>
                <w:color w:val="000000"/>
                <w:kern w:val="0"/>
                <w:lang w:bidi="ar"/>
              </w:rPr>
              <w:t>NBSJ</w:t>
            </w:r>
          </w:p>
        </w:tc>
        <w:tc>
          <w:tcPr>
            <w:tcW w:w="0" w:type="auto"/>
            <w:shd w:val="clear" w:color="auto" w:fill="FFFFFF"/>
            <w:vAlign w:val="center"/>
          </w:tcPr>
          <w:p w14:paraId="25DEB88A">
            <w:pPr>
              <w:widowControl/>
              <w:spacing w:line="240" w:lineRule="auto"/>
              <w:ind w:firstLine="0" w:firstLineChars="0"/>
              <w:jc w:val="center"/>
              <w:textAlignment w:val="center"/>
              <w:rPr>
                <w:rFonts w:cs="Times New Roman"/>
                <w:color w:val="000000"/>
              </w:rPr>
            </w:pPr>
            <w:r>
              <w:rPr>
                <w:rFonts w:cs="Times New Roman"/>
                <w:color w:val="000000"/>
                <w:kern w:val="0"/>
                <w:lang w:bidi="ar"/>
              </w:rPr>
              <w:t>审计监督处</w:t>
            </w:r>
          </w:p>
        </w:tc>
        <w:tc>
          <w:tcPr>
            <w:tcW w:w="0" w:type="auto"/>
            <w:shd w:val="clear" w:color="auto" w:fill="FFFFFF"/>
            <w:vAlign w:val="center"/>
          </w:tcPr>
          <w:p w14:paraId="6C5A4E49">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企业内部审计工作</w:t>
            </w:r>
          </w:p>
        </w:tc>
        <w:tc>
          <w:tcPr>
            <w:tcW w:w="0" w:type="auto"/>
            <w:shd w:val="clear" w:color="auto" w:fill="FFFFFF"/>
            <w:vAlign w:val="center"/>
          </w:tcPr>
          <w:p w14:paraId="5F7A43A6">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70821E54">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4AD2735A">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企业内部审计工作</w:t>
            </w:r>
          </w:p>
        </w:tc>
        <w:tc>
          <w:tcPr>
            <w:tcW w:w="0" w:type="auto"/>
            <w:shd w:val="clear" w:color="auto" w:fill="FFFFFF"/>
            <w:vAlign w:val="center"/>
          </w:tcPr>
          <w:p w14:paraId="06A020D6">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48185CC0">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69AB15A1">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369A032">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66338EC7">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62F968B8">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1533416C">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6A619942">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ED47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12403D7E">
            <w:pPr>
              <w:widowControl/>
              <w:spacing w:line="240" w:lineRule="auto"/>
              <w:ind w:firstLine="0" w:firstLineChars="0"/>
              <w:jc w:val="center"/>
              <w:textAlignment w:val="center"/>
              <w:rPr>
                <w:rFonts w:cs="Times New Roman"/>
                <w:color w:val="000000"/>
              </w:rPr>
            </w:pPr>
            <w:r>
              <w:rPr>
                <w:rFonts w:cs="Times New Roman"/>
                <w:color w:val="000000"/>
                <w:kern w:val="0"/>
                <w:lang w:bidi="ar"/>
              </w:rPr>
              <w:t>内部审计</w:t>
            </w:r>
          </w:p>
        </w:tc>
        <w:tc>
          <w:tcPr>
            <w:tcW w:w="0" w:type="auto"/>
            <w:shd w:val="clear" w:color="auto" w:fill="FFFFFF"/>
            <w:vAlign w:val="center"/>
          </w:tcPr>
          <w:p w14:paraId="4583BF4C">
            <w:pPr>
              <w:widowControl/>
              <w:spacing w:line="240" w:lineRule="auto"/>
              <w:ind w:firstLine="0" w:firstLineChars="0"/>
              <w:jc w:val="center"/>
              <w:textAlignment w:val="center"/>
              <w:rPr>
                <w:rFonts w:cs="Times New Roman"/>
                <w:color w:val="000000"/>
              </w:rPr>
            </w:pPr>
            <w:r>
              <w:rPr>
                <w:rFonts w:cs="Times New Roman"/>
                <w:color w:val="000000"/>
                <w:kern w:val="0"/>
                <w:lang w:bidi="ar"/>
              </w:rPr>
              <w:t>NBSJ</w:t>
            </w:r>
          </w:p>
        </w:tc>
        <w:tc>
          <w:tcPr>
            <w:tcW w:w="0" w:type="auto"/>
            <w:shd w:val="clear" w:color="auto" w:fill="FFFFFF"/>
            <w:vAlign w:val="center"/>
          </w:tcPr>
          <w:p w14:paraId="6A4EAD1C">
            <w:pPr>
              <w:widowControl/>
              <w:spacing w:line="240" w:lineRule="auto"/>
              <w:ind w:firstLine="0" w:firstLineChars="0"/>
              <w:jc w:val="center"/>
              <w:textAlignment w:val="center"/>
              <w:rPr>
                <w:rFonts w:cs="Times New Roman"/>
                <w:color w:val="000000"/>
              </w:rPr>
            </w:pPr>
            <w:r>
              <w:rPr>
                <w:rFonts w:cs="Times New Roman"/>
                <w:color w:val="000000"/>
                <w:kern w:val="0"/>
                <w:lang w:bidi="ar"/>
              </w:rPr>
              <w:t>审计监督处</w:t>
            </w:r>
          </w:p>
        </w:tc>
        <w:tc>
          <w:tcPr>
            <w:tcW w:w="0" w:type="auto"/>
            <w:shd w:val="clear" w:color="auto" w:fill="FFFFFF"/>
            <w:vAlign w:val="center"/>
          </w:tcPr>
          <w:p w14:paraId="6753F797">
            <w:pPr>
              <w:widowControl/>
              <w:spacing w:line="240" w:lineRule="auto"/>
              <w:ind w:firstLine="0" w:firstLineChars="0"/>
              <w:jc w:val="center"/>
              <w:textAlignment w:val="center"/>
              <w:rPr>
                <w:rFonts w:cs="Times New Roman"/>
                <w:color w:val="000000"/>
              </w:rPr>
            </w:pPr>
            <w:r>
              <w:rPr>
                <w:rFonts w:cs="Times New Roman"/>
                <w:color w:val="000000"/>
                <w:kern w:val="0"/>
                <w:lang w:bidi="ar"/>
              </w:rPr>
              <w:t>经济责任审计情况</w:t>
            </w:r>
          </w:p>
        </w:tc>
        <w:tc>
          <w:tcPr>
            <w:tcW w:w="0" w:type="auto"/>
            <w:shd w:val="clear" w:color="auto" w:fill="FFFFFF"/>
            <w:vAlign w:val="center"/>
          </w:tcPr>
          <w:p w14:paraId="1B4E55B1">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273A281E">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D21BEF1">
            <w:pPr>
              <w:widowControl/>
              <w:spacing w:line="240" w:lineRule="auto"/>
              <w:ind w:firstLine="0" w:firstLineChars="0"/>
              <w:jc w:val="center"/>
              <w:textAlignment w:val="center"/>
              <w:rPr>
                <w:rFonts w:cs="Times New Roman"/>
                <w:color w:val="000000"/>
              </w:rPr>
            </w:pPr>
            <w:r>
              <w:rPr>
                <w:rFonts w:cs="Times New Roman"/>
                <w:color w:val="000000"/>
                <w:kern w:val="0"/>
                <w:lang w:bidi="ar"/>
              </w:rPr>
              <w:t>经济责任审计情况</w:t>
            </w:r>
          </w:p>
        </w:tc>
        <w:tc>
          <w:tcPr>
            <w:tcW w:w="0" w:type="auto"/>
            <w:shd w:val="clear" w:color="auto" w:fill="FFFFFF"/>
            <w:vAlign w:val="center"/>
          </w:tcPr>
          <w:p w14:paraId="12A71EA9">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304FFDA8">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07C2DBB8">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5973D279">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4B5E4160">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79FEDC69">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15A8E7F">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4A197CC5">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5B2BC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0" w:type="auto"/>
            <w:shd w:val="clear" w:color="auto" w:fill="FFFFFF"/>
            <w:vAlign w:val="center"/>
          </w:tcPr>
          <w:p w14:paraId="4887CB2A">
            <w:pPr>
              <w:widowControl/>
              <w:spacing w:line="240" w:lineRule="auto"/>
              <w:ind w:firstLine="0" w:firstLineChars="0"/>
              <w:jc w:val="center"/>
              <w:textAlignment w:val="center"/>
              <w:rPr>
                <w:rFonts w:cs="Times New Roman"/>
                <w:color w:val="000000"/>
              </w:rPr>
            </w:pPr>
            <w:r>
              <w:rPr>
                <w:rFonts w:cs="Times New Roman"/>
                <w:color w:val="000000"/>
                <w:kern w:val="0"/>
                <w:lang w:bidi="ar"/>
              </w:rPr>
              <w:t>内部审计</w:t>
            </w:r>
          </w:p>
        </w:tc>
        <w:tc>
          <w:tcPr>
            <w:tcW w:w="0" w:type="auto"/>
            <w:shd w:val="clear" w:color="auto" w:fill="FFFFFF"/>
            <w:vAlign w:val="center"/>
          </w:tcPr>
          <w:p w14:paraId="1C89F076">
            <w:pPr>
              <w:widowControl/>
              <w:spacing w:line="240" w:lineRule="auto"/>
              <w:ind w:firstLine="0" w:firstLineChars="0"/>
              <w:jc w:val="center"/>
              <w:textAlignment w:val="center"/>
              <w:rPr>
                <w:rFonts w:cs="Times New Roman"/>
                <w:color w:val="000000"/>
              </w:rPr>
            </w:pPr>
            <w:r>
              <w:rPr>
                <w:rFonts w:cs="Times New Roman"/>
                <w:color w:val="000000"/>
                <w:kern w:val="0"/>
                <w:lang w:bidi="ar"/>
              </w:rPr>
              <w:t>NBSJ</w:t>
            </w:r>
          </w:p>
        </w:tc>
        <w:tc>
          <w:tcPr>
            <w:tcW w:w="0" w:type="auto"/>
            <w:shd w:val="clear" w:color="auto" w:fill="FFFFFF"/>
            <w:vAlign w:val="center"/>
          </w:tcPr>
          <w:p w14:paraId="72DAAF6A">
            <w:pPr>
              <w:widowControl/>
              <w:spacing w:line="240" w:lineRule="auto"/>
              <w:ind w:firstLine="0" w:firstLineChars="0"/>
              <w:jc w:val="center"/>
              <w:textAlignment w:val="center"/>
              <w:rPr>
                <w:rFonts w:cs="Times New Roman"/>
                <w:color w:val="000000"/>
              </w:rPr>
            </w:pPr>
            <w:r>
              <w:rPr>
                <w:rFonts w:cs="Times New Roman"/>
                <w:color w:val="000000"/>
                <w:kern w:val="0"/>
                <w:lang w:bidi="ar"/>
              </w:rPr>
              <w:t>审计监督处</w:t>
            </w:r>
          </w:p>
        </w:tc>
        <w:tc>
          <w:tcPr>
            <w:tcW w:w="0" w:type="auto"/>
            <w:shd w:val="clear" w:color="auto" w:fill="FFFFFF"/>
            <w:vAlign w:val="center"/>
          </w:tcPr>
          <w:p w14:paraId="4A885976">
            <w:pPr>
              <w:widowControl/>
              <w:spacing w:line="240" w:lineRule="auto"/>
              <w:ind w:firstLine="0" w:firstLineChars="0"/>
              <w:jc w:val="center"/>
              <w:textAlignment w:val="center"/>
              <w:rPr>
                <w:rFonts w:cs="Times New Roman"/>
                <w:color w:val="000000"/>
              </w:rPr>
            </w:pPr>
            <w:r>
              <w:rPr>
                <w:rFonts w:cs="Times New Roman"/>
                <w:color w:val="000000"/>
                <w:kern w:val="0"/>
                <w:lang w:bidi="ar"/>
              </w:rPr>
              <w:t>内部审计工作月报</w:t>
            </w:r>
          </w:p>
        </w:tc>
        <w:tc>
          <w:tcPr>
            <w:tcW w:w="0" w:type="auto"/>
            <w:shd w:val="clear" w:color="auto" w:fill="FFFFFF"/>
            <w:vAlign w:val="center"/>
          </w:tcPr>
          <w:p w14:paraId="6BDCE9B1">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4FE25BD">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4FA6FA4">
            <w:pPr>
              <w:widowControl/>
              <w:spacing w:line="240" w:lineRule="auto"/>
              <w:ind w:firstLine="0" w:firstLineChars="0"/>
              <w:jc w:val="center"/>
              <w:textAlignment w:val="center"/>
              <w:rPr>
                <w:rFonts w:cs="Times New Roman"/>
                <w:color w:val="000000"/>
              </w:rPr>
            </w:pPr>
            <w:r>
              <w:rPr>
                <w:rFonts w:cs="Times New Roman"/>
                <w:color w:val="000000"/>
                <w:kern w:val="0"/>
                <w:lang w:bidi="ar"/>
              </w:rPr>
              <w:t>内部审计工作月报</w:t>
            </w:r>
          </w:p>
        </w:tc>
        <w:tc>
          <w:tcPr>
            <w:tcW w:w="0" w:type="auto"/>
            <w:shd w:val="clear" w:color="auto" w:fill="FFFFFF"/>
            <w:vAlign w:val="center"/>
          </w:tcPr>
          <w:p w14:paraId="4699D852">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170C9171">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583452BF">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A575A27">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342A722B">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B6AB9F4">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286CB9C8">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6E1FF5F6">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18D3B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jc w:val="center"/>
        </w:trPr>
        <w:tc>
          <w:tcPr>
            <w:tcW w:w="0" w:type="auto"/>
            <w:shd w:val="clear" w:color="auto" w:fill="FFFFFF"/>
            <w:vAlign w:val="center"/>
          </w:tcPr>
          <w:p w14:paraId="38E7682D">
            <w:pPr>
              <w:widowControl/>
              <w:spacing w:line="240" w:lineRule="auto"/>
              <w:ind w:firstLine="0" w:firstLineChars="0"/>
              <w:jc w:val="center"/>
              <w:textAlignment w:val="center"/>
              <w:rPr>
                <w:rFonts w:cs="Times New Roman"/>
                <w:color w:val="000000"/>
              </w:rPr>
            </w:pPr>
            <w:r>
              <w:rPr>
                <w:rFonts w:cs="Times New Roman"/>
                <w:color w:val="000000"/>
                <w:kern w:val="0"/>
                <w:lang w:bidi="ar"/>
              </w:rPr>
              <w:t>内部审计</w:t>
            </w:r>
          </w:p>
        </w:tc>
        <w:tc>
          <w:tcPr>
            <w:tcW w:w="0" w:type="auto"/>
            <w:shd w:val="clear" w:color="auto" w:fill="FFFFFF"/>
            <w:vAlign w:val="center"/>
          </w:tcPr>
          <w:p w14:paraId="209449A3">
            <w:pPr>
              <w:widowControl/>
              <w:spacing w:line="240" w:lineRule="auto"/>
              <w:ind w:firstLine="0" w:firstLineChars="0"/>
              <w:jc w:val="center"/>
              <w:textAlignment w:val="center"/>
              <w:rPr>
                <w:rFonts w:cs="Times New Roman"/>
                <w:color w:val="000000"/>
              </w:rPr>
            </w:pPr>
            <w:r>
              <w:rPr>
                <w:rFonts w:cs="Times New Roman"/>
                <w:color w:val="000000"/>
                <w:kern w:val="0"/>
                <w:lang w:bidi="ar"/>
              </w:rPr>
              <w:t>NBSJ</w:t>
            </w:r>
          </w:p>
        </w:tc>
        <w:tc>
          <w:tcPr>
            <w:tcW w:w="0" w:type="auto"/>
            <w:shd w:val="clear" w:color="auto" w:fill="FFFFFF"/>
            <w:vAlign w:val="center"/>
          </w:tcPr>
          <w:p w14:paraId="73D9AA09">
            <w:pPr>
              <w:widowControl/>
              <w:spacing w:line="240" w:lineRule="auto"/>
              <w:ind w:firstLine="0" w:firstLineChars="0"/>
              <w:jc w:val="center"/>
              <w:textAlignment w:val="center"/>
              <w:rPr>
                <w:rFonts w:cs="Times New Roman"/>
                <w:color w:val="000000"/>
              </w:rPr>
            </w:pPr>
            <w:r>
              <w:rPr>
                <w:rFonts w:cs="Times New Roman"/>
                <w:color w:val="000000"/>
                <w:kern w:val="0"/>
                <w:lang w:bidi="ar"/>
              </w:rPr>
              <w:t>审计监督处</w:t>
            </w:r>
          </w:p>
        </w:tc>
        <w:tc>
          <w:tcPr>
            <w:tcW w:w="0" w:type="auto"/>
            <w:shd w:val="clear" w:color="auto" w:fill="FFFFFF"/>
            <w:vAlign w:val="center"/>
          </w:tcPr>
          <w:p w14:paraId="005D017A">
            <w:pPr>
              <w:widowControl/>
              <w:spacing w:line="240" w:lineRule="auto"/>
              <w:ind w:firstLine="0" w:firstLineChars="0"/>
              <w:jc w:val="center"/>
              <w:textAlignment w:val="center"/>
              <w:rPr>
                <w:rFonts w:cs="Times New Roman"/>
                <w:color w:val="000000"/>
              </w:rPr>
            </w:pPr>
            <w:r>
              <w:rPr>
                <w:rFonts w:cs="Times New Roman"/>
                <w:color w:val="000000"/>
                <w:kern w:val="0"/>
                <w:lang w:bidi="ar"/>
              </w:rPr>
              <w:t>重大审计情况报备（一事一报）</w:t>
            </w:r>
          </w:p>
        </w:tc>
        <w:tc>
          <w:tcPr>
            <w:tcW w:w="0" w:type="auto"/>
            <w:shd w:val="clear" w:color="auto" w:fill="FFFFFF"/>
            <w:vAlign w:val="center"/>
          </w:tcPr>
          <w:p w14:paraId="0B0E4F82">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3F0CEBD2">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6DBFA4FA">
            <w:pPr>
              <w:widowControl/>
              <w:spacing w:line="240" w:lineRule="auto"/>
              <w:ind w:firstLine="0" w:firstLineChars="0"/>
              <w:jc w:val="center"/>
              <w:textAlignment w:val="center"/>
              <w:rPr>
                <w:rFonts w:cs="Times New Roman"/>
                <w:color w:val="000000"/>
              </w:rPr>
            </w:pPr>
            <w:r>
              <w:rPr>
                <w:rFonts w:cs="Times New Roman"/>
                <w:color w:val="000000"/>
                <w:kern w:val="0"/>
                <w:lang w:bidi="ar"/>
              </w:rPr>
              <w:t>重大审计情况报备（一事一报）</w:t>
            </w:r>
          </w:p>
        </w:tc>
        <w:tc>
          <w:tcPr>
            <w:tcW w:w="0" w:type="auto"/>
            <w:shd w:val="clear" w:color="auto" w:fill="FFFFFF"/>
            <w:vAlign w:val="center"/>
          </w:tcPr>
          <w:p w14:paraId="6C290999">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D62194E">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771C6BD">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22E20ED0">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555F0658">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3983546E">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E4AE077">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199233A3">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52B72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0D4D6686">
            <w:pPr>
              <w:widowControl/>
              <w:spacing w:line="240" w:lineRule="auto"/>
              <w:ind w:firstLine="0" w:firstLineChars="0"/>
              <w:jc w:val="center"/>
              <w:textAlignment w:val="center"/>
              <w:rPr>
                <w:rFonts w:cs="Times New Roman"/>
                <w:color w:val="000000"/>
              </w:rPr>
            </w:pPr>
            <w:r>
              <w:rPr>
                <w:rFonts w:cs="Times New Roman"/>
                <w:color w:val="000000"/>
                <w:kern w:val="0"/>
                <w:lang w:bidi="ar"/>
              </w:rPr>
              <w:t>内部审计</w:t>
            </w:r>
          </w:p>
        </w:tc>
        <w:tc>
          <w:tcPr>
            <w:tcW w:w="0" w:type="auto"/>
            <w:shd w:val="clear" w:color="auto" w:fill="FFFFFF"/>
            <w:vAlign w:val="center"/>
          </w:tcPr>
          <w:p w14:paraId="6D62E3CA">
            <w:pPr>
              <w:widowControl/>
              <w:spacing w:line="240" w:lineRule="auto"/>
              <w:ind w:firstLine="0" w:firstLineChars="0"/>
              <w:jc w:val="center"/>
              <w:textAlignment w:val="center"/>
              <w:rPr>
                <w:rFonts w:cs="Times New Roman"/>
                <w:color w:val="000000"/>
              </w:rPr>
            </w:pPr>
            <w:r>
              <w:rPr>
                <w:rFonts w:cs="Times New Roman"/>
                <w:color w:val="000000"/>
                <w:kern w:val="0"/>
                <w:lang w:bidi="ar"/>
              </w:rPr>
              <w:t>NBSJ</w:t>
            </w:r>
          </w:p>
        </w:tc>
        <w:tc>
          <w:tcPr>
            <w:tcW w:w="0" w:type="auto"/>
            <w:shd w:val="clear" w:color="auto" w:fill="FFFFFF"/>
            <w:vAlign w:val="center"/>
          </w:tcPr>
          <w:p w14:paraId="05C9B6AB">
            <w:pPr>
              <w:widowControl/>
              <w:spacing w:line="240" w:lineRule="auto"/>
              <w:ind w:firstLine="0" w:firstLineChars="0"/>
              <w:jc w:val="center"/>
              <w:textAlignment w:val="center"/>
              <w:rPr>
                <w:rFonts w:cs="Times New Roman"/>
                <w:color w:val="000000"/>
              </w:rPr>
            </w:pPr>
            <w:r>
              <w:rPr>
                <w:rFonts w:cs="Times New Roman"/>
                <w:color w:val="000000"/>
                <w:kern w:val="0"/>
                <w:lang w:bidi="ar"/>
              </w:rPr>
              <w:t>审计监督处</w:t>
            </w:r>
          </w:p>
        </w:tc>
        <w:tc>
          <w:tcPr>
            <w:tcW w:w="0" w:type="auto"/>
            <w:shd w:val="clear" w:color="auto" w:fill="FFFFFF"/>
            <w:vAlign w:val="center"/>
          </w:tcPr>
          <w:p w14:paraId="26718262">
            <w:pPr>
              <w:widowControl/>
              <w:spacing w:line="240" w:lineRule="auto"/>
              <w:ind w:firstLine="0" w:firstLineChars="0"/>
              <w:jc w:val="center"/>
              <w:textAlignment w:val="center"/>
              <w:rPr>
                <w:rFonts w:cs="Times New Roman"/>
                <w:color w:val="000000"/>
              </w:rPr>
            </w:pPr>
            <w:r>
              <w:rPr>
                <w:rFonts w:cs="Times New Roman"/>
                <w:color w:val="000000"/>
                <w:kern w:val="0"/>
                <w:lang w:bidi="ar"/>
              </w:rPr>
              <w:t>审计工作情况表审核数据</w:t>
            </w:r>
          </w:p>
        </w:tc>
        <w:tc>
          <w:tcPr>
            <w:tcW w:w="0" w:type="auto"/>
            <w:shd w:val="clear" w:color="auto" w:fill="FFFFFF"/>
            <w:vAlign w:val="center"/>
          </w:tcPr>
          <w:p w14:paraId="6BA3AF48">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1885A84">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67052915">
            <w:pPr>
              <w:widowControl/>
              <w:spacing w:line="240" w:lineRule="auto"/>
              <w:ind w:firstLine="0" w:firstLineChars="0"/>
              <w:jc w:val="center"/>
              <w:textAlignment w:val="center"/>
              <w:rPr>
                <w:rFonts w:cs="Times New Roman"/>
                <w:color w:val="000000"/>
              </w:rPr>
            </w:pPr>
            <w:r>
              <w:rPr>
                <w:rFonts w:cs="Times New Roman"/>
                <w:color w:val="000000"/>
                <w:kern w:val="0"/>
                <w:lang w:bidi="ar"/>
              </w:rPr>
              <w:t>审计工作情况表审核数据</w:t>
            </w:r>
          </w:p>
        </w:tc>
        <w:tc>
          <w:tcPr>
            <w:tcW w:w="0" w:type="auto"/>
            <w:shd w:val="clear" w:color="auto" w:fill="FFFFFF"/>
            <w:vAlign w:val="center"/>
          </w:tcPr>
          <w:p w14:paraId="4C05EE22">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1A8D7C0D">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0DCAF34">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D3A255F">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6AB8924A">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45D1068F">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EF58871">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2C8057DB">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2F34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57B93AE7">
            <w:pPr>
              <w:widowControl/>
              <w:spacing w:line="240" w:lineRule="auto"/>
              <w:ind w:firstLine="0" w:firstLineChars="0"/>
              <w:jc w:val="center"/>
              <w:textAlignment w:val="center"/>
              <w:rPr>
                <w:rFonts w:cs="Times New Roman"/>
                <w:color w:val="000000"/>
              </w:rPr>
            </w:pPr>
            <w:r>
              <w:rPr>
                <w:rFonts w:cs="Times New Roman"/>
                <w:color w:val="000000"/>
                <w:kern w:val="0"/>
                <w:lang w:bidi="ar"/>
              </w:rPr>
              <w:t>内部审计</w:t>
            </w:r>
          </w:p>
        </w:tc>
        <w:tc>
          <w:tcPr>
            <w:tcW w:w="0" w:type="auto"/>
            <w:shd w:val="clear" w:color="auto" w:fill="FFFFFF"/>
            <w:vAlign w:val="center"/>
          </w:tcPr>
          <w:p w14:paraId="7815A361">
            <w:pPr>
              <w:widowControl/>
              <w:spacing w:line="240" w:lineRule="auto"/>
              <w:ind w:firstLine="0" w:firstLineChars="0"/>
              <w:jc w:val="center"/>
              <w:textAlignment w:val="center"/>
              <w:rPr>
                <w:rFonts w:cs="Times New Roman"/>
                <w:color w:val="000000"/>
              </w:rPr>
            </w:pPr>
            <w:r>
              <w:rPr>
                <w:rFonts w:cs="Times New Roman"/>
                <w:color w:val="000000"/>
                <w:kern w:val="0"/>
                <w:lang w:bidi="ar"/>
              </w:rPr>
              <w:t>NBSJ</w:t>
            </w:r>
          </w:p>
        </w:tc>
        <w:tc>
          <w:tcPr>
            <w:tcW w:w="0" w:type="auto"/>
            <w:shd w:val="clear" w:color="auto" w:fill="FFFFFF"/>
            <w:vAlign w:val="center"/>
          </w:tcPr>
          <w:p w14:paraId="7129BCEB">
            <w:pPr>
              <w:widowControl/>
              <w:spacing w:line="240" w:lineRule="auto"/>
              <w:ind w:firstLine="0" w:firstLineChars="0"/>
              <w:jc w:val="center"/>
              <w:textAlignment w:val="center"/>
              <w:rPr>
                <w:rFonts w:cs="Times New Roman"/>
                <w:color w:val="000000"/>
              </w:rPr>
            </w:pPr>
            <w:r>
              <w:rPr>
                <w:rFonts w:cs="Times New Roman"/>
                <w:color w:val="000000"/>
                <w:kern w:val="0"/>
                <w:lang w:bidi="ar"/>
              </w:rPr>
              <w:t>审计监督处</w:t>
            </w:r>
          </w:p>
        </w:tc>
        <w:tc>
          <w:tcPr>
            <w:tcW w:w="0" w:type="auto"/>
            <w:shd w:val="clear" w:color="auto" w:fill="FFFFFF"/>
            <w:vAlign w:val="center"/>
          </w:tcPr>
          <w:p w14:paraId="694166CC">
            <w:pPr>
              <w:widowControl/>
              <w:spacing w:line="240" w:lineRule="auto"/>
              <w:ind w:firstLine="0" w:firstLineChars="0"/>
              <w:jc w:val="center"/>
              <w:textAlignment w:val="center"/>
              <w:rPr>
                <w:rFonts w:cs="Times New Roman"/>
                <w:color w:val="000000"/>
              </w:rPr>
            </w:pPr>
            <w:r>
              <w:rPr>
                <w:rFonts w:cs="Times New Roman"/>
                <w:color w:val="000000"/>
                <w:kern w:val="0"/>
                <w:lang w:bidi="ar"/>
              </w:rPr>
              <w:t>内部审计工作月报审核数据</w:t>
            </w:r>
          </w:p>
        </w:tc>
        <w:tc>
          <w:tcPr>
            <w:tcW w:w="0" w:type="auto"/>
            <w:shd w:val="clear" w:color="auto" w:fill="FFFFFF"/>
            <w:vAlign w:val="center"/>
          </w:tcPr>
          <w:p w14:paraId="0D11A1D0">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78796C25">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6536C17F">
            <w:pPr>
              <w:widowControl/>
              <w:spacing w:line="240" w:lineRule="auto"/>
              <w:ind w:firstLine="0" w:firstLineChars="0"/>
              <w:jc w:val="center"/>
              <w:textAlignment w:val="center"/>
              <w:rPr>
                <w:rFonts w:cs="Times New Roman"/>
                <w:color w:val="000000"/>
              </w:rPr>
            </w:pPr>
            <w:r>
              <w:rPr>
                <w:rFonts w:cs="Times New Roman"/>
                <w:color w:val="000000"/>
                <w:kern w:val="0"/>
                <w:lang w:bidi="ar"/>
              </w:rPr>
              <w:t>内部审计工作月报审核数据</w:t>
            </w:r>
          </w:p>
        </w:tc>
        <w:tc>
          <w:tcPr>
            <w:tcW w:w="0" w:type="auto"/>
            <w:shd w:val="clear" w:color="auto" w:fill="FFFFFF"/>
            <w:vAlign w:val="center"/>
          </w:tcPr>
          <w:p w14:paraId="00AA214C">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19CC1343">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50BC316">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F480ED9">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3A6E99E9">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40135BE2">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1B8B795">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666797BB">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11243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8" w:hRule="atLeast"/>
          <w:jc w:val="center"/>
        </w:trPr>
        <w:tc>
          <w:tcPr>
            <w:tcW w:w="0" w:type="auto"/>
            <w:shd w:val="clear" w:color="auto" w:fill="FFFFFF"/>
            <w:vAlign w:val="center"/>
          </w:tcPr>
          <w:p w14:paraId="1ABC2CBE">
            <w:pPr>
              <w:widowControl/>
              <w:spacing w:line="240" w:lineRule="auto"/>
              <w:ind w:firstLine="0" w:firstLineChars="0"/>
              <w:jc w:val="center"/>
              <w:textAlignment w:val="center"/>
              <w:rPr>
                <w:rFonts w:cs="Times New Roman"/>
                <w:color w:val="000000"/>
              </w:rPr>
            </w:pPr>
            <w:r>
              <w:rPr>
                <w:rFonts w:cs="Times New Roman"/>
                <w:color w:val="000000"/>
                <w:kern w:val="0"/>
                <w:lang w:bidi="ar"/>
              </w:rPr>
              <w:t>内部审计</w:t>
            </w:r>
          </w:p>
        </w:tc>
        <w:tc>
          <w:tcPr>
            <w:tcW w:w="0" w:type="auto"/>
            <w:shd w:val="clear" w:color="auto" w:fill="FFFFFF"/>
            <w:vAlign w:val="center"/>
          </w:tcPr>
          <w:p w14:paraId="400D39CF">
            <w:pPr>
              <w:widowControl/>
              <w:spacing w:line="240" w:lineRule="auto"/>
              <w:ind w:firstLine="0" w:firstLineChars="0"/>
              <w:jc w:val="center"/>
              <w:textAlignment w:val="center"/>
              <w:rPr>
                <w:rFonts w:cs="Times New Roman"/>
                <w:color w:val="000000"/>
              </w:rPr>
            </w:pPr>
            <w:r>
              <w:rPr>
                <w:rFonts w:cs="Times New Roman"/>
                <w:color w:val="000000"/>
                <w:kern w:val="0"/>
                <w:lang w:bidi="ar"/>
              </w:rPr>
              <w:t>NBSJ</w:t>
            </w:r>
          </w:p>
        </w:tc>
        <w:tc>
          <w:tcPr>
            <w:tcW w:w="0" w:type="auto"/>
            <w:shd w:val="clear" w:color="auto" w:fill="FFFFFF"/>
            <w:vAlign w:val="center"/>
          </w:tcPr>
          <w:p w14:paraId="566F8A4C">
            <w:pPr>
              <w:widowControl/>
              <w:spacing w:line="240" w:lineRule="auto"/>
              <w:ind w:firstLine="0" w:firstLineChars="0"/>
              <w:jc w:val="center"/>
              <w:textAlignment w:val="center"/>
              <w:rPr>
                <w:rFonts w:cs="Times New Roman"/>
                <w:color w:val="000000"/>
              </w:rPr>
            </w:pPr>
            <w:r>
              <w:rPr>
                <w:rFonts w:cs="Times New Roman"/>
                <w:color w:val="000000"/>
                <w:kern w:val="0"/>
                <w:lang w:bidi="ar"/>
              </w:rPr>
              <w:t>审计监督处</w:t>
            </w:r>
          </w:p>
        </w:tc>
        <w:tc>
          <w:tcPr>
            <w:tcW w:w="0" w:type="auto"/>
            <w:shd w:val="clear" w:color="auto" w:fill="FFFFFF"/>
            <w:vAlign w:val="center"/>
          </w:tcPr>
          <w:p w14:paraId="1019661F">
            <w:pPr>
              <w:widowControl/>
              <w:spacing w:line="240" w:lineRule="auto"/>
              <w:ind w:firstLine="0" w:firstLineChars="0"/>
              <w:jc w:val="center"/>
              <w:textAlignment w:val="center"/>
              <w:rPr>
                <w:rFonts w:cs="Times New Roman"/>
                <w:color w:val="000000"/>
              </w:rPr>
            </w:pPr>
            <w:r>
              <w:rPr>
                <w:rFonts w:cs="Times New Roman"/>
                <w:color w:val="000000"/>
                <w:kern w:val="0"/>
                <w:lang w:bidi="ar"/>
              </w:rPr>
              <w:t>重大审计情况报备单（一事一报）审核数据</w:t>
            </w:r>
          </w:p>
        </w:tc>
        <w:tc>
          <w:tcPr>
            <w:tcW w:w="0" w:type="auto"/>
            <w:shd w:val="clear" w:color="auto" w:fill="FFFFFF"/>
            <w:vAlign w:val="center"/>
          </w:tcPr>
          <w:p w14:paraId="396F64F1">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1803571">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2E8ED2E5">
            <w:pPr>
              <w:widowControl/>
              <w:spacing w:line="240" w:lineRule="auto"/>
              <w:ind w:firstLine="0" w:firstLineChars="0"/>
              <w:jc w:val="center"/>
              <w:textAlignment w:val="center"/>
              <w:rPr>
                <w:rFonts w:cs="Times New Roman"/>
                <w:color w:val="000000"/>
              </w:rPr>
            </w:pPr>
            <w:r>
              <w:rPr>
                <w:rFonts w:cs="Times New Roman"/>
                <w:color w:val="000000"/>
                <w:kern w:val="0"/>
                <w:lang w:bidi="ar"/>
              </w:rPr>
              <w:t>重大审计情况报备单（一事一报）审核数据</w:t>
            </w:r>
          </w:p>
        </w:tc>
        <w:tc>
          <w:tcPr>
            <w:tcW w:w="0" w:type="auto"/>
            <w:shd w:val="clear" w:color="auto" w:fill="FFFFFF"/>
            <w:vAlign w:val="center"/>
          </w:tcPr>
          <w:p w14:paraId="383D606D">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25A914A5">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6289D468">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5CA68B25">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7C3503D2">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18E09962">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B691572">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0968B63F">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57F0F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jc w:val="center"/>
        </w:trPr>
        <w:tc>
          <w:tcPr>
            <w:tcW w:w="0" w:type="auto"/>
            <w:shd w:val="clear" w:color="auto" w:fill="FFFFFF"/>
            <w:vAlign w:val="center"/>
          </w:tcPr>
          <w:p w14:paraId="36664338">
            <w:pPr>
              <w:widowControl/>
              <w:spacing w:line="240" w:lineRule="auto"/>
              <w:ind w:firstLine="0" w:firstLineChars="0"/>
              <w:jc w:val="center"/>
              <w:textAlignment w:val="center"/>
              <w:rPr>
                <w:rFonts w:cs="Times New Roman"/>
                <w:color w:val="000000"/>
              </w:rPr>
            </w:pPr>
            <w:r>
              <w:rPr>
                <w:rFonts w:cs="Times New Roman"/>
                <w:color w:val="000000"/>
                <w:kern w:val="0"/>
                <w:lang w:bidi="ar"/>
              </w:rPr>
              <w:t>内部审计</w:t>
            </w:r>
          </w:p>
        </w:tc>
        <w:tc>
          <w:tcPr>
            <w:tcW w:w="0" w:type="auto"/>
            <w:shd w:val="clear" w:color="auto" w:fill="FFFFFF"/>
            <w:vAlign w:val="center"/>
          </w:tcPr>
          <w:p w14:paraId="0C2D7F75">
            <w:pPr>
              <w:widowControl/>
              <w:spacing w:line="240" w:lineRule="auto"/>
              <w:ind w:firstLine="0" w:firstLineChars="0"/>
              <w:jc w:val="center"/>
              <w:textAlignment w:val="center"/>
              <w:rPr>
                <w:rFonts w:cs="Times New Roman"/>
                <w:color w:val="000000"/>
              </w:rPr>
            </w:pPr>
            <w:r>
              <w:rPr>
                <w:rFonts w:cs="Times New Roman"/>
                <w:color w:val="000000"/>
                <w:kern w:val="0"/>
                <w:lang w:bidi="ar"/>
              </w:rPr>
              <w:t>NBSJ</w:t>
            </w:r>
          </w:p>
        </w:tc>
        <w:tc>
          <w:tcPr>
            <w:tcW w:w="0" w:type="auto"/>
            <w:shd w:val="clear" w:color="auto" w:fill="FFFFFF"/>
            <w:vAlign w:val="center"/>
          </w:tcPr>
          <w:p w14:paraId="487F6340">
            <w:pPr>
              <w:widowControl/>
              <w:spacing w:line="240" w:lineRule="auto"/>
              <w:ind w:firstLine="0" w:firstLineChars="0"/>
              <w:jc w:val="center"/>
              <w:textAlignment w:val="center"/>
              <w:rPr>
                <w:rFonts w:cs="Times New Roman"/>
                <w:color w:val="000000"/>
              </w:rPr>
            </w:pPr>
            <w:r>
              <w:rPr>
                <w:rFonts w:cs="Times New Roman"/>
                <w:color w:val="000000"/>
                <w:kern w:val="0"/>
                <w:lang w:bidi="ar"/>
              </w:rPr>
              <w:t>审计监督处</w:t>
            </w:r>
          </w:p>
        </w:tc>
        <w:tc>
          <w:tcPr>
            <w:tcW w:w="0" w:type="auto"/>
            <w:shd w:val="clear" w:color="auto" w:fill="FFFFFF"/>
            <w:vAlign w:val="center"/>
          </w:tcPr>
          <w:p w14:paraId="5A0F6D7C">
            <w:pPr>
              <w:widowControl/>
              <w:spacing w:line="240" w:lineRule="auto"/>
              <w:ind w:firstLine="0" w:firstLineChars="0"/>
              <w:jc w:val="center"/>
              <w:textAlignment w:val="center"/>
              <w:rPr>
                <w:rFonts w:cs="Times New Roman"/>
                <w:color w:val="000000"/>
              </w:rPr>
            </w:pPr>
            <w:r>
              <w:rPr>
                <w:rFonts w:cs="Times New Roman"/>
                <w:color w:val="000000"/>
                <w:kern w:val="0"/>
                <w:lang w:bidi="ar"/>
              </w:rPr>
              <w:t>内部审计重要情况报备单审核数据</w:t>
            </w:r>
          </w:p>
        </w:tc>
        <w:tc>
          <w:tcPr>
            <w:tcW w:w="0" w:type="auto"/>
            <w:shd w:val="clear" w:color="auto" w:fill="FFFFFF"/>
            <w:vAlign w:val="center"/>
          </w:tcPr>
          <w:p w14:paraId="1CE802B8">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BBD0A10">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6E37CAA5">
            <w:pPr>
              <w:widowControl/>
              <w:spacing w:line="240" w:lineRule="auto"/>
              <w:ind w:firstLine="0" w:firstLineChars="0"/>
              <w:jc w:val="center"/>
              <w:textAlignment w:val="center"/>
              <w:rPr>
                <w:rFonts w:cs="Times New Roman"/>
                <w:color w:val="000000"/>
              </w:rPr>
            </w:pPr>
            <w:r>
              <w:rPr>
                <w:rFonts w:cs="Times New Roman"/>
                <w:color w:val="000000"/>
                <w:kern w:val="0"/>
                <w:lang w:bidi="ar"/>
              </w:rPr>
              <w:t>内部审计重要情况报备单审核数据</w:t>
            </w:r>
          </w:p>
        </w:tc>
        <w:tc>
          <w:tcPr>
            <w:tcW w:w="0" w:type="auto"/>
            <w:shd w:val="clear" w:color="auto" w:fill="FFFFFF"/>
            <w:vAlign w:val="center"/>
          </w:tcPr>
          <w:p w14:paraId="6D661D0A">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17507A4">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01B2CD90">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4384BC85">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564109ED">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18269EE5">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1CAA69D8">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50AB5537">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2660E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538076B5">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0256F040">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5C4B6957">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5415213F">
            <w:pPr>
              <w:widowControl/>
              <w:spacing w:line="240" w:lineRule="auto"/>
              <w:ind w:firstLine="0" w:firstLineChars="0"/>
              <w:jc w:val="center"/>
              <w:textAlignment w:val="center"/>
              <w:rPr>
                <w:rFonts w:cs="Times New Roman"/>
                <w:color w:val="000000"/>
              </w:rPr>
            </w:pPr>
            <w:r>
              <w:rPr>
                <w:rFonts w:cs="Times New Roman"/>
                <w:color w:val="000000"/>
                <w:kern w:val="0"/>
                <w:lang w:bidi="ar"/>
              </w:rPr>
              <w:t>企业树形</w:t>
            </w:r>
          </w:p>
        </w:tc>
        <w:tc>
          <w:tcPr>
            <w:tcW w:w="0" w:type="auto"/>
            <w:shd w:val="clear" w:color="auto" w:fill="FFFFFF"/>
            <w:vAlign w:val="center"/>
          </w:tcPr>
          <w:p w14:paraId="49A95B48">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11FBA7E">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9422560">
            <w:pPr>
              <w:widowControl/>
              <w:spacing w:line="240" w:lineRule="auto"/>
              <w:ind w:firstLine="0" w:firstLineChars="0"/>
              <w:jc w:val="center"/>
              <w:textAlignment w:val="center"/>
              <w:rPr>
                <w:rFonts w:cs="Times New Roman"/>
                <w:color w:val="000000"/>
              </w:rPr>
            </w:pPr>
            <w:r>
              <w:rPr>
                <w:rFonts w:cs="Times New Roman"/>
                <w:color w:val="000000"/>
                <w:kern w:val="0"/>
                <w:lang w:bidi="ar"/>
              </w:rPr>
              <w:t>企业树形</w:t>
            </w:r>
          </w:p>
        </w:tc>
        <w:tc>
          <w:tcPr>
            <w:tcW w:w="0" w:type="auto"/>
            <w:shd w:val="clear" w:color="auto" w:fill="FFFFFF"/>
            <w:vAlign w:val="center"/>
          </w:tcPr>
          <w:p w14:paraId="39A0B728">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659F5252">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2C25F6FF">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47815AFF">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488CB19E">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886D117">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7103F43">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5557DA5C">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6709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6D88CA00">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33BA4368">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0BB8CBB8">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4B6C0AA4">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企业名称</w:t>
            </w:r>
          </w:p>
        </w:tc>
        <w:tc>
          <w:tcPr>
            <w:tcW w:w="0" w:type="auto"/>
            <w:shd w:val="clear" w:color="auto" w:fill="FFFFFF"/>
            <w:vAlign w:val="center"/>
          </w:tcPr>
          <w:p w14:paraId="0AE10348">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7547A27E">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5831A499">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企业名称</w:t>
            </w:r>
          </w:p>
        </w:tc>
        <w:tc>
          <w:tcPr>
            <w:tcW w:w="0" w:type="auto"/>
            <w:shd w:val="clear" w:color="auto" w:fill="FFFFFF"/>
            <w:vAlign w:val="center"/>
          </w:tcPr>
          <w:p w14:paraId="03845FEC">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8608826">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7A53E21B">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7F1630DF">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115DE003">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9679673">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6039EED">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03F4F28C">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55A3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74D2BC2C">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5389D74C">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6A156D6D">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5313E13D">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企业代码</w:t>
            </w:r>
          </w:p>
        </w:tc>
        <w:tc>
          <w:tcPr>
            <w:tcW w:w="0" w:type="auto"/>
            <w:shd w:val="clear" w:color="auto" w:fill="FFFFFF"/>
            <w:vAlign w:val="center"/>
          </w:tcPr>
          <w:p w14:paraId="3CB4B78E">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7BF2869E">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222358E8">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企业代码</w:t>
            </w:r>
          </w:p>
        </w:tc>
        <w:tc>
          <w:tcPr>
            <w:tcW w:w="0" w:type="auto"/>
            <w:shd w:val="clear" w:color="auto" w:fill="FFFFFF"/>
            <w:vAlign w:val="center"/>
          </w:tcPr>
          <w:p w14:paraId="41167959">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163A2699">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FE77833">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7DFB1457">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24484950">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043157B6">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3FE85D4">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0661165F">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0431E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0DCE0A7F">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347574FE">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1915F95C">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7B0C0407">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企业上级代码</w:t>
            </w:r>
          </w:p>
        </w:tc>
        <w:tc>
          <w:tcPr>
            <w:tcW w:w="0" w:type="auto"/>
            <w:shd w:val="clear" w:color="auto" w:fill="FFFFFF"/>
            <w:vAlign w:val="center"/>
          </w:tcPr>
          <w:p w14:paraId="170376EF">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7AF661FF">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591A7629">
            <w:pPr>
              <w:widowControl/>
              <w:spacing w:line="240" w:lineRule="auto"/>
              <w:ind w:firstLine="0" w:firstLineChars="0"/>
              <w:jc w:val="center"/>
              <w:textAlignment w:val="center"/>
              <w:rPr>
                <w:rFonts w:cs="Times New Roman"/>
                <w:color w:val="000000"/>
              </w:rPr>
            </w:pPr>
            <w:r>
              <w:rPr>
                <w:rFonts w:cs="Times New Roman"/>
                <w:color w:val="000000"/>
                <w:kern w:val="0"/>
                <w:lang w:bidi="ar"/>
              </w:rPr>
              <w:t>企业上级代码</w:t>
            </w:r>
          </w:p>
        </w:tc>
        <w:tc>
          <w:tcPr>
            <w:tcW w:w="0" w:type="auto"/>
            <w:shd w:val="clear" w:color="auto" w:fill="FFFFFF"/>
            <w:vAlign w:val="center"/>
          </w:tcPr>
          <w:p w14:paraId="6733ECEA">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4E14CE09">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0F3100DF">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5FB1711">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6CB0DFE2">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889D2D7">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3A6A781E">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218EF3F6">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6FCFF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0AA1E392">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7FA41002">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540710DD">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2E1EDD1B">
            <w:pPr>
              <w:widowControl/>
              <w:spacing w:line="240" w:lineRule="auto"/>
              <w:ind w:firstLine="0" w:firstLineChars="0"/>
              <w:jc w:val="center"/>
              <w:textAlignment w:val="center"/>
              <w:rPr>
                <w:rFonts w:cs="Times New Roman"/>
                <w:color w:val="000000"/>
              </w:rPr>
            </w:pPr>
            <w:r>
              <w:rPr>
                <w:rFonts w:cs="Times New Roman"/>
                <w:color w:val="000000"/>
                <w:kern w:val="0"/>
                <w:lang w:bidi="ar"/>
              </w:rPr>
              <w:t>企业集团代码</w:t>
            </w:r>
          </w:p>
        </w:tc>
        <w:tc>
          <w:tcPr>
            <w:tcW w:w="0" w:type="auto"/>
            <w:shd w:val="clear" w:color="auto" w:fill="FFFFFF"/>
            <w:vAlign w:val="center"/>
          </w:tcPr>
          <w:p w14:paraId="71152115">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2A31F62">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56F7DD13">
            <w:pPr>
              <w:widowControl/>
              <w:spacing w:line="240" w:lineRule="auto"/>
              <w:ind w:firstLine="0" w:firstLineChars="0"/>
              <w:jc w:val="center"/>
              <w:textAlignment w:val="center"/>
              <w:rPr>
                <w:rFonts w:cs="Times New Roman"/>
                <w:color w:val="000000"/>
              </w:rPr>
            </w:pPr>
            <w:r>
              <w:rPr>
                <w:rFonts w:cs="Times New Roman"/>
                <w:color w:val="000000"/>
                <w:kern w:val="0"/>
                <w:lang w:bidi="ar"/>
              </w:rPr>
              <w:t>企业集团代码</w:t>
            </w:r>
          </w:p>
        </w:tc>
        <w:tc>
          <w:tcPr>
            <w:tcW w:w="0" w:type="auto"/>
            <w:shd w:val="clear" w:color="auto" w:fill="FFFFFF"/>
            <w:vAlign w:val="center"/>
          </w:tcPr>
          <w:p w14:paraId="7DE90002">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6EB25252">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A0D0EE5">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720151D0">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37AC849C">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70682BD0">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765ADEA">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42CDE4D1">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2A53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17E78726">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28387022">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18328C17">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6635099F">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企业基本信息</w:t>
            </w:r>
          </w:p>
        </w:tc>
        <w:tc>
          <w:tcPr>
            <w:tcW w:w="0" w:type="auto"/>
            <w:shd w:val="clear" w:color="auto" w:fill="FFFFFF"/>
            <w:vAlign w:val="center"/>
          </w:tcPr>
          <w:p w14:paraId="1BBF0C9A">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B5342BF">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143441DA">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企业基本信息</w:t>
            </w:r>
          </w:p>
        </w:tc>
        <w:tc>
          <w:tcPr>
            <w:tcW w:w="0" w:type="auto"/>
            <w:shd w:val="clear" w:color="auto" w:fill="FFFFFF"/>
            <w:vAlign w:val="center"/>
          </w:tcPr>
          <w:p w14:paraId="33CEFEF8">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27184178">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6894561C">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1DB84EE2">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42B6FE5B">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0148C320">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5F7262D6">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42469F22">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672F6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688048CA">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1C755DED">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5DA12031">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095CE281">
            <w:pPr>
              <w:widowControl/>
              <w:spacing w:line="240" w:lineRule="auto"/>
              <w:ind w:firstLine="0" w:firstLineChars="0"/>
              <w:jc w:val="center"/>
              <w:textAlignment w:val="center"/>
              <w:rPr>
                <w:rFonts w:cs="Times New Roman"/>
                <w:color w:val="000000"/>
              </w:rPr>
            </w:pPr>
            <w:r>
              <w:rPr>
                <w:rFonts w:cs="Times New Roman"/>
                <w:color w:val="000000"/>
                <w:kern w:val="0"/>
                <w:lang w:bidi="ar"/>
              </w:rPr>
              <w:t>业务报表数据</w:t>
            </w:r>
          </w:p>
        </w:tc>
        <w:tc>
          <w:tcPr>
            <w:tcW w:w="0" w:type="auto"/>
            <w:shd w:val="clear" w:color="auto" w:fill="FFFFFF"/>
            <w:vAlign w:val="center"/>
          </w:tcPr>
          <w:p w14:paraId="4B6A1527">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3FBA4C0A">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6903F16C">
            <w:pPr>
              <w:widowControl/>
              <w:spacing w:line="240" w:lineRule="auto"/>
              <w:ind w:firstLine="0" w:firstLineChars="0"/>
              <w:jc w:val="center"/>
              <w:textAlignment w:val="center"/>
              <w:rPr>
                <w:rFonts w:cs="Times New Roman"/>
                <w:color w:val="000000"/>
              </w:rPr>
            </w:pPr>
            <w:r>
              <w:rPr>
                <w:rFonts w:cs="Times New Roman"/>
                <w:color w:val="000000"/>
                <w:kern w:val="0"/>
                <w:lang w:bidi="ar"/>
              </w:rPr>
              <w:t>业务报表数据</w:t>
            </w:r>
          </w:p>
        </w:tc>
        <w:tc>
          <w:tcPr>
            <w:tcW w:w="0" w:type="auto"/>
            <w:shd w:val="clear" w:color="auto" w:fill="FFFFFF"/>
            <w:vAlign w:val="center"/>
          </w:tcPr>
          <w:p w14:paraId="5751BB9D">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59747C7">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7A9A404">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5205F7B5">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49FCB4D1">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7EB19C80">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ECDCDE3">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3860732E">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57C67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21746E51">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0AB8D572">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6FE13CD8">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2EE820C8">
            <w:pPr>
              <w:widowControl/>
              <w:spacing w:line="240" w:lineRule="auto"/>
              <w:ind w:firstLine="0" w:firstLineChars="0"/>
              <w:jc w:val="center"/>
              <w:textAlignment w:val="center"/>
              <w:rPr>
                <w:rFonts w:cs="Times New Roman"/>
                <w:color w:val="000000"/>
              </w:rPr>
            </w:pPr>
            <w:r>
              <w:rPr>
                <w:rFonts w:cs="Times New Roman"/>
                <w:color w:val="000000"/>
                <w:kern w:val="0"/>
                <w:lang w:bidi="ar"/>
              </w:rPr>
              <w:t>业务流程数据</w:t>
            </w:r>
          </w:p>
        </w:tc>
        <w:tc>
          <w:tcPr>
            <w:tcW w:w="0" w:type="auto"/>
            <w:shd w:val="clear" w:color="auto" w:fill="FFFFFF"/>
            <w:vAlign w:val="center"/>
          </w:tcPr>
          <w:p w14:paraId="1A3E6B4E">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7A75039">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18BD8016">
            <w:pPr>
              <w:widowControl/>
              <w:spacing w:line="240" w:lineRule="auto"/>
              <w:ind w:firstLine="0" w:firstLineChars="0"/>
              <w:jc w:val="center"/>
              <w:textAlignment w:val="center"/>
              <w:rPr>
                <w:rFonts w:cs="Times New Roman"/>
                <w:color w:val="000000"/>
              </w:rPr>
            </w:pPr>
            <w:r>
              <w:rPr>
                <w:rFonts w:cs="Times New Roman"/>
                <w:color w:val="000000"/>
                <w:kern w:val="0"/>
                <w:lang w:bidi="ar"/>
              </w:rPr>
              <w:t>业务流程数据</w:t>
            </w:r>
          </w:p>
        </w:tc>
        <w:tc>
          <w:tcPr>
            <w:tcW w:w="0" w:type="auto"/>
            <w:shd w:val="clear" w:color="auto" w:fill="FFFFFF"/>
            <w:vAlign w:val="center"/>
          </w:tcPr>
          <w:p w14:paraId="38E79C9E">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28701DF6">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703A218F">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012657D3">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3703EA48">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2C3FA194">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20266C68">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7D1989C0">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5BA0A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74FEB948">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6B16F1CB">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6A46F5A6">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3F4AD9B7">
            <w:pPr>
              <w:widowControl/>
              <w:spacing w:line="240" w:lineRule="auto"/>
              <w:ind w:firstLine="0" w:firstLineChars="0"/>
              <w:jc w:val="center"/>
              <w:textAlignment w:val="center"/>
              <w:rPr>
                <w:rFonts w:cs="Times New Roman"/>
                <w:color w:val="000000"/>
              </w:rPr>
            </w:pPr>
            <w:r>
              <w:rPr>
                <w:rFonts w:cs="Times New Roman"/>
                <w:color w:val="000000"/>
                <w:kern w:val="0"/>
                <w:lang w:bidi="ar"/>
              </w:rPr>
              <w:t>审核类交互信息</w:t>
            </w:r>
          </w:p>
        </w:tc>
        <w:tc>
          <w:tcPr>
            <w:tcW w:w="0" w:type="auto"/>
            <w:shd w:val="clear" w:color="auto" w:fill="FFFFFF"/>
            <w:vAlign w:val="center"/>
          </w:tcPr>
          <w:p w14:paraId="358F1759">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4D7F9151">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1F69E0D">
            <w:pPr>
              <w:widowControl/>
              <w:spacing w:line="240" w:lineRule="auto"/>
              <w:ind w:firstLine="0" w:firstLineChars="0"/>
              <w:jc w:val="center"/>
              <w:textAlignment w:val="center"/>
              <w:rPr>
                <w:rFonts w:cs="Times New Roman"/>
                <w:color w:val="000000"/>
              </w:rPr>
            </w:pPr>
            <w:r>
              <w:rPr>
                <w:rFonts w:cs="Times New Roman"/>
                <w:color w:val="000000"/>
                <w:kern w:val="0"/>
                <w:lang w:bidi="ar"/>
              </w:rPr>
              <w:t>审核类交互信息</w:t>
            </w:r>
          </w:p>
        </w:tc>
        <w:tc>
          <w:tcPr>
            <w:tcW w:w="0" w:type="auto"/>
            <w:shd w:val="clear" w:color="auto" w:fill="FFFFFF"/>
            <w:vAlign w:val="center"/>
          </w:tcPr>
          <w:p w14:paraId="5D1A3974">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521B0416">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71789DE0">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3B4D8B11">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28DCEC36">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3E5E8FB6">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CBC0685">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6452E824">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27F5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3D1C00BA">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7654B476">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2A9C0B5A">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3F6C5888">
            <w:pPr>
              <w:widowControl/>
              <w:spacing w:line="240" w:lineRule="auto"/>
              <w:ind w:firstLine="0" w:firstLineChars="0"/>
              <w:jc w:val="center"/>
              <w:textAlignment w:val="center"/>
              <w:rPr>
                <w:rFonts w:cs="Times New Roman"/>
                <w:color w:val="000000"/>
              </w:rPr>
            </w:pPr>
            <w:r>
              <w:rPr>
                <w:rFonts w:cs="Times New Roman"/>
                <w:color w:val="000000"/>
                <w:kern w:val="0"/>
                <w:lang w:bidi="ar"/>
              </w:rPr>
              <w:t>资产负债表</w:t>
            </w:r>
          </w:p>
        </w:tc>
        <w:tc>
          <w:tcPr>
            <w:tcW w:w="0" w:type="auto"/>
            <w:shd w:val="clear" w:color="auto" w:fill="FFFFFF"/>
            <w:vAlign w:val="center"/>
          </w:tcPr>
          <w:p w14:paraId="3A8D3545">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6416611">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25F57763">
            <w:pPr>
              <w:widowControl/>
              <w:spacing w:line="240" w:lineRule="auto"/>
              <w:ind w:firstLine="0" w:firstLineChars="0"/>
              <w:jc w:val="center"/>
              <w:textAlignment w:val="center"/>
              <w:rPr>
                <w:rFonts w:cs="Times New Roman"/>
                <w:color w:val="000000"/>
              </w:rPr>
            </w:pPr>
            <w:r>
              <w:rPr>
                <w:rFonts w:cs="Times New Roman"/>
                <w:color w:val="000000"/>
                <w:kern w:val="0"/>
                <w:lang w:bidi="ar"/>
              </w:rPr>
              <w:t>资产负债表</w:t>
            </w:r>
          </w:p>
        </w:tc>
        <w:tc>
          <w:tcPr>
            <w:tcW w:w="0" w:type="auto"/>
            <w:shd w:val="clear" w:color="auto" w:fill="FFFFFF"/>
            <w:vAlign w:val="center"/>
          </w:tcPr>
          <w:p w14:paraId="54F1E94E">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5F903518">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A51B8CE">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C2B7D91">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5B7D0F7F">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67C863A9">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0DA43326">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6F4AE9BB">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23321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14772920">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3A71721D">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2D3392EF">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2E98B0D8">
            <w:pPr>
              <w:widowControl/>
              <w:spacing w:line="240" w:lineRule="auto"/>
              <w:ind w:firstLine="0" w:firstLineChars="0"/>
              <w:jc w:val="center"/>
              <w:textAlignment w:val="center"/>
              <w:rPr>
                <w:rFonts w:cs="Times New Roman"/>
                <w:color w:val="000000"/>
              </w:rPr>
            </w:pPr>
            <w:r>
              <w:rPr>
                <w:rFonts w:cs="Times New Roman"/>
                <w:color w:val="000000"/>
                <w:kern w:val="0"/>
                <w:lang w:bidi="ar"/>
              </w:rPr>
              <w:t>利润表</w:t>
            </w:r>
          </w:p>
        </w:tc>
        <w:tc>
          <w:tcPr>
            <w:tcW w:w="0" w:type="auto"/>
            <w:shd w:val="clear" w:color="auto" w:fill="FFFFFF"/>
            <w:vAlign w:val="center"/>
          </w:tcPr>
          <w:p w14:paraId="32C51607">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4DEACFED">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44379894">
            <w:pPr>
              <w:widowControl/>
              <w:spacing w:line="240" w:lineRule="auto"/>
              <w:ind w:firstLine="0" w:firstLineChars="0"/>
              <w:jc w:val="center"/>
              <w:textAlignment w:val="center"/>
              <w:rPr>
                <w:rFonts w:cs="Times New Roman"/>
                <w:color w:val="000000"/>
              </w:rPr>
            </w:pPr>
            <w:r>
              <w:rPr>
                <w:rFonts w:cs="Times New Roman"/>
                <w:color w:val="000000"/>
                <w:kern w:val="0"/>
                <w:lang w:bidi="ar"/>
              </w:rPr>
              <w:t>利润表</w:t>
            </w:r>
          </w:p>
        </w:tc>
        <w:tc>
          <w:tcPr>
            <w:tcW w:w="0" w:type="auto"/>
            <w:shd w:val="clear" w:color="auto" w:fill="FFFFFF"/>
            <w:vAlign w:val="center"/>
          </w:tcPr>
          <w:p w14:paraId="23E54BAC">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2E94BA29">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1AB684F9">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7180245">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1F1C0BA7">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11F7BF71">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878073F">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5FBAFABD">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6D81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52F703E6">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695D7C66">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427A39D5">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660985FB">
            <w:pPr>
              <w:widowControl/>
              <w:spacing w:line="240" w:lineRule="auto"/>
              <w:ind w:firstLine="0" w:firstLineChars="0"/>
              <w:jc w:val="center"/>
              <w:textAlignment w:val="center"/>
              <w:rPr>
                <w:rFonts w:cs="Times New Roman"/>
                <w:color w:val="000000"/>
              </w:rPr>
            </w:pPr>
            <w:r>
              <w:rPr>
                <w:rFonts w:cs="Times New Roman"/>
                <w:color w:val="000000"/>
                <w:kern w:val="0"/>
                <w:lang w:bidi="ar"/>
              </w:rPr>
              <w:t>现金流量表</w:t>
            </w:r>
          </w:p>
        </w:tc>
        <w:tc>
          <w:tcPr>
            <w:tcW w:w="0" w:type="auto"/>
            <w:shd w:val="clear" w:color="auto" w:fill="FFFFFF"/>
            <w:vAlign w:val="center"/>
          </w:tcPr>
          <w:p w14:paraId="1665D3B7">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B77CBAD">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1DCD8E88">
            <w:pPr>
              <w:widowControl/>
              <w:spacing w:line="240" w:lineRule="auto"/>
              <w:ind w:firstLine="0" w:firstLineChars="0"/>
              <w:jc w:val="center"/>
              <w:textAlignment w:val="center"/>
              <w:rPr>
                <w:rFonts w:cs="Times New Roman"/>
                <w:color w:val="000000"/>
              </w:rPr>
            </w:pPr>
            <w:r>
              <w:rPr>
                <w:rFonts w:cs="Times New Roman"/>
                <w:color w:val="000000"/>
                <w:kern w:val="0"/>
                <w:lang w:bidi="ar"/>
              </w:rPr>
              <w:t>现金流量表</w:t>
            </w:r>
          </w:p>
        </w:tc>
        <w:tc>
          <w:tcPr>
            <w:tcW w:w="0" w:type="auto"/>
            <w:shd w:val="clear" w:color="auto" w:fill="FFFFFF"/>
            <w:vAlign w:val="center"/>
          </w:tcPr>
          <w:p w14:paraId="71E1B359">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AAA4328">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70DF5009">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420E68DF">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3DDA19BD">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731A429F">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517ABB3B">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6C6DAECE">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DFA9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6AD1509F">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7B0ED44D">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02F38796">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53A53179">
            <w:pPr>
              <w:widowControl/>
              <w:spacing w:line="240" w:lineRule="auto"/>
              <w:ind w:firstLine="0" w:firstLineChars="0"/>
              <w:jc w:val="center"/>
              <w:textAlignment w:val="center"/>
              <w:rPr>
                <w:rFonts w:cs="Times New Roman"/>
                <w:color w:val="000000"/>
              </w:rPr>
            </w:pPr>
            <w:r>
              <w:rPr>
                <w:rFonts w:cs="Times New Roman"/>
                <w:color w:val="000000"/>
                <w:kern w:val="0"/>
                <w:lang w:bidi="ar"/>
              </w:rPr>
              <w:t>上海市国资委舆情数据</w:t>
            </w:r>
          </w:p>
        </w:tc>
        <w:tc>
          <w:tcPr>
            <w:tcW w:w="0" w:type="auto"/>
            <w:shd w:val="clear" w:color="auto" w:fill="FFFFFF"/>
            <w:vAlign w:val="center"/>
          </w:tcPr>
          <w:p w14:paraId="0367E0B4">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43241988">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5AF43C76">
            <w:pPr>
              <w:widowControl/>
              <w:spacing w:line="240" w:lineRule="auto"/>
              <w:ind w:firstLine="0" w:firstLineChars="0"/>
              <w:jc w:val="center"/>
              <w:textAlignment w:val="center"/>
              <w:rPr>
                <w:rFonts w:cs="Times New Roman"/>
                <w:color w:val="000000"/>
              </w:rPr>
            </w:pPr>
            <w:r>
              <w:rPr>
                <w:rFonts w:cs="Times New Roman"/>
                <w:color w:val="000000"/>
                <w:kern w:val="0"/>
                <w:lang w:bidi="ar"/>
              </w:rPr>
              <w:t>上海市国资委舆情数据</w:t>
            </w:r>
          </w:p>
        </w:tc>
        <w:tc>
          <w:tcPr>
            <w:tcW w:w="0" w:type="auto"/>
            <w:shd w:val="clear" w:color="auto" w:fill="FFFFFF"/>
            <w:vAlign w:val="center"/>
          </w:tcPr>
          <w:p w14:paraId="66C074B3">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049DE35">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2CDE4F4D">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79511B7">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5CD5926A">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085ECCCB">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37E34AE2">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25BC905A">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5490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212A6618">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729B6B5A">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4F724438">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6DB0012A">
            <w:pPr>
              <w:widowControl/>
              <w:spacing w:line="240" w:lineRule="auto"/>
              <w:ind w:firstLine="0" w:firstLineChars="0"/>
              <w:jc w:val="center"/>
              <w:textAlignment w:val="center"/>
              <w:rPr>
                <w:rFonts w:cs="Times New Roman"/>
                <w:color w:val="000000"/>
              </w:rPr>
            </w:pPr>
            <w:r>
              <w:rPr>
                <w:rFonts w:cs="Times New Roman"/>
                <w:color w:val="000000"/>
                <w:kern w:val="0"/>
                <w:lang w:bidi="ar"/>
              </w:rPr>
              <w:t>上海市国资委风险清单数据</w:t>
            </w:r>
          </w:p>
        </w:tc>
        <w:tc>
          <w:tcPr>
            <w:tcW w:w="0" w:type="auto"/>
            <w:shd w:val="clear" w:color="auto" w:fill="FFFFFF"/>
            <w:vAlign w:val="center"/>
          </w:tcPr>
          <w:p w14:paraId="1429ACE2">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DDA2110">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543316D0">
            <w:pPr>
              <w:widowControl/>
              <w:spacing w:line="240" w:lineRule="auto"/>
              <w:ind w:firstLine="0" w:firstLineChars="0"/>
              <w:jc w:val="center"/>
              <w:textAlignment w:val="center"/>
              <w:rPr>
                <w:rFonts w:cs="Times New Roman"/>
                <w:color w:val="000000"/>
              </w:rPr>
            </w:pPr>
            <w:r>
              <w:rPr>
                <w:rFonts w:cs="Times New Roman"/>
                <w:color w:val="000000"/>
                <w:kern w:val="0"/>
                <w:lang w:bidi="ar"/>
              </w:rPr>
              <w:t>上海市国资委风险清单数据</w:t>
            </w:r>
          </w:p>
        </w:tc>
        <w:tc>
          <w:tcPr>
            <w:tcW w:w="0" w:type="auto"/>
            <w:shd w:val="clear" w:color="auto" w:fill="FFFFFF"/>
            <w:vAlign w:val="center"/>
          </w:tcPr>
          <w:p w14:paraId="46FF05A6">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40889436">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52AAAC77">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78A72AB1">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401DC3DC">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0EF96A1">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127271D0">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4B84EB70">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72DF1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1EB7F39A">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1209262D">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040A4DEA">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1A5BBB03">
            <w:pPr>
              <w:widowControl/>
              <w:spacing w:line="240" w:lineRule="auto"/>
              <w:ind w:firstLine="0" w:firstLineChars="0"/>
              <w:jc w:val="center"/>
              <w:textAlignment w:val="center"/>
              <w:rPr>
                <w:rFonts w:cs="Times New Roman"/>
                <w:color w:val="000000"/>
              </w:rPr>
            </w:pPr>
            <w:r>
              <w:rPr>
                <w:rFonts w:cs="Times New Roman"/>
                <w:color w:val="000000"/>
                <w:kern w:val="0"/>
                <w:lang w:bidi="ar"/>
              </w:rPr>
              <w:t>私募股权投资数据</w:t>
            </w:r>
          </w:p>
        </w:tc>
        <w:tc>
          <w:tcPr>
            <w:tcW w:w="0" w:type="auto"/>
            <w:shd w:val="clear" w:color="auto" w:fill="FFFFFF"/>
            <w:vAlign w:val="center"/>
          </w:tcPr>
          <w:p w14:paraId="4C2233FC">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73138D7">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165E7855">
            <w:pPr>
              <w:widowControl/>
              <w:spacing w:line="240" w:lineRule="auto"/>
              <w:ind w:firstLine="0" w:firstLineChars="0"/>
              <w:jc w:val="center"/>
              <w:textAlignment w:val="center"/>
              <w:rPr>
                <w:rFonts w:cs="Times New Roman"/>
                <w:color w:val="000000"/>
              </w:rPr>
            </w:pPr>
            <w:r>
              <w:rPr>
                <w:rFonts w:cs="Times New Roman"/>
                <w:color w:val="000000"/>
                <w:kern w:val="0"/>
                <w:lang w:bidi="ar"/>
              </w:rPr>
              <w:t>私募股权投资数据</w:t>
            </w:r>
          </w:p>
        </w:tc>
        <w:tc>
          <w:tcPr>
            <w:tcW w:w="0" w:type="auto"/>
            <w:shd w:val="clear" w:color="auto" w:fill="FFFFFF"/>
            <w:vAlign w:val="center"/>
          </w:tcPr>
          <w:p w14:paraId="413B21C1">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148AD0E4">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2C7C8442">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3FEAB21E">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29BFF015">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436A1E89">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59223D7E">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119DEECE">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61445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74203645">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12CEF652">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28CC6801">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44BEBB64">
            <w:pPr>
              <w:widowControl/>
              <w:spacing w:line="240" w:lineRule="auto"/>
              <w:ind w:firstLine="0" w:firstLineChars="0"/>
              <w:jc w:val="center"/>
              <w:textAlignment w:val="center"/>
              <w:rPr>
                <w:rFonts w:cs="Times New Roman"/>
                <w:color w:val="000000"/>
              </w:rPr>
            </w:pPr>
            <w:r>
              <w:rPr>
                <w:rFonts w:cs="Times New Roman"/>
                <w:color w:val="000000"/>
                <w:kern w:val="0"/>
                <w:lang w:bidi="ar"/>
              </w:rPr>
              <w:t>风险问询表单</w:t>
            </w:r>
          </w:p>
        </w:tc>
        <w:tc>
          <w:tcPr>
            <w:tcW w:w="0" w:type="auto"/>
            <w:shd w:val="clear" w:color="auto" w:fill="FFFFFF"/>
            <w:vAlign w:val="center"/>
          </w:tcPr>
          <w:p w14:paraId="6427BAAD">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3316666">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93231F1">
            <w:pPr>
              <w:widowControl/>
              <w:spacing w:line="240" w:lineRule="auto"/>
              <w:ind w:firstLine="0" w:firstLineChars="0"/>
              <w:jc w:val="center"/>
              <w:textAlignment w:val="center"/>
              <w:rPr>
                <w:rFonts w:cs="Times New Roman"/>
                <w:color w:val="000000"/>
              </w:rPr>
            </w:pPr>
            <w:r>
              <w:rPr>
                <w:rFonts w:cs="Times New Roman"/>
                <w:color w:val="000000"/>
                <w:kern w:val="0"/>
                <w:lang w:bidi="ar"/>
              </w:rPr>
              <w:t>风险问询表单</w:t>
            </w:r>
          </w:p>
        </w:tc>
        <w:tc>
          <w:tcPr>
            <w:tcW w:w="0" w:type="auto"/>
            <w:shd w:val="clear" w:color="auto" w:fill="FFFFFF"/>
            <w:vAlign w:val="center"/>
          </w:tcPr>
          <w:p w14:paraId="15B2D10E">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80ACC26">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21467AEA">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27E623D3">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42F90DB3">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678F60C5">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0280501E">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0F8E4D9E">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66B2C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1669ACDB">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6F18FE2F">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2CDC4CDB">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1A7D4A19">
            <w:pPr>
              <w:widowControl/>
              <w:spacing w:line="240" w:lineRule="auto"/>
              <w:ind w:firstLine="0" w:firstLineChars="0"/>
              <w:jc w:val="center"/>
              <w:textAlignment w:val="center"/>
              <w:rPr>
                <w:rFonts w:cs="Times New Roman"/>
                <w:color w:val="000000"/>
              </w:rPr>
            </w:pPr>
            <w:r>
              <w:rPr>
                <w:rFonts w:cs="Times New Roman"/>
                <w:color w:val="000000"/>
                <w:kern w:val="0"/>
                <w:lang w:bidi="ar"/>
              </w:rPr>
              <w:t>风险应对数据</w:t>
            </w:r>
          </w:p>
        </w:tc>
        <w:tc>
          <w:tcPr>
            <w:tcW w:w="0" w:type="auto"/>
            <w:shd w:val="clear" w:color="auto" w:fill="FFFFFF"/>
            <w:vAlign w:val="center"/>
          </w:tcPr>
          <w:p w14:paraId="53906112">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4E8CE06">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523497E4">
            <w:pPr>
              <w:widowControl/>
              <w:spacing w:line="240" w:lineRule="auto"/>
              <w:ind w:firstLine="0" w:firstLineChars="0"/>
              <w:jc w:val="center"/>
              <w:textAlignment w:val="center"/>
              <w:rPr>
                <w:rFonts w:cs="Times New Roman"/>
                <w:color w:val="000000"/>
              </w:rPr>
            </w:pPr>
            <w:r>
              <w:rPr>
                <w:rFonts w:cs="Times New Roman"/>
                <w:color w:val="000000"/>
                <w:kern w:val="0"/>
                <w:lang w:bidi="ar"/>
              </w:rPr>
              <w:t>风险应对数据</w:t>
            </w:r>
          </w:p>
        </w:tc>
        <w:tc>
          <w:tcPr>
            <w:tcW w:w="0" w:type="auto"/>
            <w:shd w:val="clear" w:color="auto" w:fill="FFFFFF"/>
            <w:vAlign w:val="center"/>
          </w:tcPr>
          <w:p w14:paraId="46B3EC41">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F7B5F10">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AFAE6C5">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4673D414">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649BEC2A">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4CBFEC7C">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9E03A18">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2A219DE3">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7CF05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73AEE310">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1749D8D2">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070FBB72">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0196BF03">
            <w:pPr>
              <w:widowControl/>
              <w:spacing w:line="240" w:lineRule="auto"/>
              <w:ind w:firstLine="0" w:firstLineChars="0"/>
              <w:jc w:val="center"/>
              <w:textAlignment w:val="center"/>
              <w:rPr>
                <w:rFonts w:cs="Times New Roman"/>
                <w:color w:val="000000"/>
              </w:rPr>
            </w:pPr>
            <w:r>
              <w:rPr>
                <w:rFonts w:cs="Times New Roman"/>
                <w:color w:val="000000"/>
                <w:kern w:val="0"/>
                <w:lang w:bidi="ar"/>
              </w:rPr>
              <w:t>风险指标分析内容</w:t>
            </w:r>
          </w:p>
        </w:tc>
        <w:tc>
          <w:tcPr>
            <w:tcW w:w="0" w:type="auto"/>
            <w:shd w:val="clear" w:color="auto" w:fill="FFFFFF"/>
            <w:vAlign w:val="center"/>
          </w:tcPr>
          <w:p w14:paraId="0F2A8B38">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E2B8E80">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1806C1D2">
            <w:pPr>
              <w:widowControl/>
              <w:spacing w:line="240" w:lineRule="auto"/>
              <w:ind w:firstLine="0" w:firstLineChars="0"/>
              <w:jc w:val="center"/>
              <w:textAlignment w:val="center"/>
              <w:rPr>
                <w:rFonts w:cs="Times New Roman"/>
                <w:color w:val="000000"/>
              </w:rPr>
            </w:pPr>
            <w:r>
              <w:rPr>
                <w:rFonts w:cs="Times New Roman"/>
                <w:color w:val="000000"/>
                <w:kern w:val="0"/>
                <w:lang w:bidi="ar"/>
              </w:rPr>
              <w:t>风险指标分析内容</w:t>
            </w:r>
          </w:p>
        </w:tc>
        <w:tc>
          <w:tcPr>
            <w:tcW w:w="0" w:type="auto"/>
            <w:shd w:val="clear" w:color="auto" w:fill="FFFFFF"/>
            <w:vAlign w:val="center"/>
          </w:tcPr>
          <w:p w14:paraId="56465427">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63174537">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0EC74226">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0D416641">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20FC72CE">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0FCCFC3D">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5F57ADD">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75774DCB">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3ED5F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2B91A4B8">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0D68E81C">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0C9D35AB">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06209D24">
            <w:pPr>
              <w:widowControl/>
              <w:spacing w:line="240" w:lineRule="auto"/>
              <w:ind w:firstLine="0" w:firstLineChars="0"/>
              <w:jc w:val="center"/>
              <w:textAlignment w:val="center"/>
              <w:rPr>
                <w:rFonts w:cs="Times New Roman"/>
                <w:color w:val="000000"/>
              </w:rPr>
            </w:pPr>
            <w:r>
              <w:rPr>
                <w:rFonts w:cs="Times New Roman"/>
                <w:color w:val="000000"/>
                <w:kern w:val="0"/>
                <w:lang w:bidi="ar"/>
              </w:rPr>
              <w:t>风险措施审核数据</w:t>
            </w:r>
          </w:p>
        </w:tc>
        <w:tc>
          <w:tcPr>
            <w:tcW w:w="0" w:type="auto"/>
            <w:shd w:val="clear" w:color="auto" w:fill="FFFFFF"/>
            <w:vAlign w:val="center"/>
          </w:tcPr>
          <w:p w14:paraId="2C393483">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29A0558A">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06FE61B5">
            <w:pPr>
              <w:widowControl/>
              <w:spacing w:line="240" w:lineRule="auto"/>
              <w:ind w:firstLine="0" w:firstLineChars="0"/>
              <w:jc w:val="center"/>
              <w:textAlignment w:val="center"/>
              <w:rPr>
                <w:rFonts w:cs="Times New Roman"/>
                <w:color w:val="000000"/>
              </w:rPr>
            </w:pPr>
            <w:r>
              <w:rPr>
                <w:rFonts w:cs="Times New Roman"/>
                <w:color w:val="000000"/>
                <w:kern w:val="0"/>
                <w:lang w:bidi="ar"/>
              </w:rPr>
              <w:t>风险措施审核数据</w:t>
            </w:r>
          </w:p>
        </w:tc>
        <w:tc>
          <w:tcPr>
            <w:tcW w:w="0" w:type="auto"/>
            <w:shd w:val="clear" w:color="auto" w:fill="FFFFFF"/>
            <w:vAlign w:val="center"/>
          </w:tcPr>
          <w:p w14:paraId="67F716AC">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D2DADFD">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2C786CCC">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22F29631">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4F78A599">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6275C994">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5BC31B4A">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66FACEA1">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74A77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3103FA5F">
            <w:pPr>
              <w:widowControl/>
              <w:spacing w:line="240" w:lineRule="auto"/>
              <w:ind w:firstLine="0" w:firstLineChars="0"/>
              <w:jc w:val="center"/>
              <w:textAlignment w:val="center"/>
              <w:rPr>
                <w:rFonts w:cs="Times New Roman"/>
                <w:color w:val="000000"/>
              </w:rPr>
            </w:pPr>
            <w:r>
              <w:rPr>
                <w:rFonts w:cs="Times New Roman"/>
                <w:color w:val="000000"/>
                <w:kern w:val="0"/>
                <w:lang w:bidi="ar"/>
              </w:rPr>
              <w:t>全面风险预警管理</w:t>
            </w:r>
          </w:p>
        </w:tc>
        <w:tc>
          <w:tcPr>
            <w:tcW w:w="0" w:type="auto"/>
            <w:shd w:val="clear" w:color="auto" w:fill="FFFFFF"/>
            <w:vAlign w:val="center"/>
          </w:tcPr>
          <w:p w14:paraId="00A8DA91">
            <w:pPr>
              <w:widowControl/>
              <w:spacing w:line="240" w:lineRule="auto"/>
              <w:ind w:firstLine="0" w:firstLineChars="0"/>
              <w:jc w:val="center"/>
              <w:textAlignment w:val="center"/>
              <w:rPr>
                <w:rFonts w:cs="Times New Roman"/>
                <w:color w:val="000000"/>
              </w:rPr>
            </w:pPr>
            <w:r>
              <w:rPr>
                <w:rFonts w:cs="Times New Roman"/>
                <w:color w:val="000000"/>
                <w:kern w:val="0"/>
                <w:lang w:bidi="ar"/>
              </w:rPr>
              <w:t>QMFXYJGL</w:t>
            </w:r>
          </w:p>
        </w:tc>
        <w:tc>
          <w:tcPr>
            <w:tcW w:w="0" w:type="auto"/>
            <w:shd w:val="clear" w:color="auto" w:fill="FFFFFF"/>
            <w:vAlign w:val="center"/>
          </w:tcPr>
          <w:p w14:paraId="68D5AE29">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688751A8">
            <w:pPr>
              <w:widowControl/>
              <w:spacing w:line="240" w:lineRule="auto"/>
              <w:ind w:firstLine="0" w:firstLineChars="0"/>
              <w:jc w:val="center"/>
              <w:textAlignment w:val="center"/>
              <w:rPr>
                <w:rFonts w:cs="Times New Roman"/>
                <w:color w:val="000000"/>
              </w:rPr>
            </w:pPr>
            <w:r>
              <w:rPr>
                <w:rFonts w:cs="Times New Roman"/>
                <w:color w:val="000000"/>
                <w:kern w:val="0"/>
                <w:lang w:bidi="ar"/>
              </w:rPr>
              <w:t>措施提交日期数据</w:t>
            </w:r>
          </w:p>
        </w:tc>
        <w:tc>
          <w:tcPr>
            <w:tcW w:w="0" w:type="auto"/>
            <w:shd w:val="clear" w:color="auto" w:fill="FFFFFF"/>
            <w:vAlign w:val="center"/>
          </w:tcPr>
          <w:p w14:paraId="2A547B84">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613367F">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2A1E5AD0">
            <w:pPr>
              <w:widowControl/>
              <w:spacing w:line="240" w:lineRule="auto"/>
              <w:ind w:firstLine="0" w:firstLineChars="0"/>
              <w:jc w:val="center"/>
              <w:textAlignment w:val="center"/>
              <w:rPr>
                <w:rFonts w:cs="Times New Roman"/>
                <w:color w:val="000000"/>
              </w:rPr>
            </w:pPr>
            <w:r>
              <w:rPr>
                <w:rFonts w:cs="Times New Roman"/>
                <w:color w:val="000000"/>
                <w:kern w:val="0"/>
                <w:lang w:bidi="ar"/>
              </w:rPr>
              <w:t>措施提交日期数据</w:t>
            </w:r>
          </w:p>
        </w:tc>
        <w:tc>
          <w:tcPr>
            <w:tcW w:w="0" w:type="auto"/>
            <w:shd w:val="clear" w:color="auto" w:fill="FFFFFF"/>
            <w:vAlign w:val="center"/>
          </w:tcPr>
          <w:p w14:paraId="698EABA3">
            <w:pPr>
              <w:widowControl/>
              <w:spacing w:line="240" w:lineRule="auto"/>
              <w:ind w:firstLine="0" w:firstLineChars="0"/>
              <w:jc w:val="center"/>
              <w:textAlignment w:val="center"/>
              <w:rPr>
                <w:rFonts w:cs="Times New Roman"/>
                <w:color w:val="000000"/>
              </w:rPr>
            </w:pPr>
            <w:r>
              <w:rPr>
                <w:rFonts w:cs="Times New Roman"/>
                <w:color w:val="000000"/>
                <w:kern w:val="0"/>
                <w:lang w:bidi="ar"/>
              </w:rPr>
              <w:t>日期型</w:t>
            </w:r>
          </w:p>
        </w:tc>
        <w:tc>
          <w:tcPr>
            <w:tcW w:w="0" w:type="auto"/>
            <w:shd w:val="clear" w:color="auto" w:fill="FFFFFF"/>
            <w:vAlign w:val="center"/>
          </w:tcPr>
          <w:p w14:paraId="215B7065">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BF3A6E9">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5D5718C7">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715E65DA">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4D765B0C">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508FC921">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3723D4CD">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51F19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58DFF388">
            <w:pPr>
              <w:widowControl/>
              <w:spacing w:line="240" w:lineRule="auto"/>
              <w:ind w:firstLine="0" w:firstLineChars="0"/>
              <w:jc w:val="center"/>
              <w:textAlignment w:val="center"/>
              <w:rPr>
                <w:rFonts w:cs="Times New Roman"/>
                <w:color w:val="000000"/>
              </w:rPr>
            </w:pPr>
            <w:r>
              <w:rPr>
                <w:rFonts w:cs="Times New Roman"/>
                <w:color w:val="000000"/>
                <w:kern w:val="0"/>
                <w:lang w:bidi="ar"/>
              </w:rPr>
              <w:t>国资监管采集数据</w:t>
            </w:r>
          </w:p>
        </w:tc>
        <w:tc>
          <w:tcPr>
            <w:tcW w:w="0" w:type="auto"/>
            <w:shd w:val="clear" w:color="auto" w:fill="FFFFFF"/>
            <w:vAlign w:val="center"/>
          </w:tcPr>
          <w:p w14:paraId="228E8AA4">
            <w:pPr>
              <w:widowControl/>
              <w:spacing w:line="240" w:lineRule="auto"/>
              <w:ind w:firstLine="0" w:firstLineChars="0"/>
              <w:jc w:val="center"/>
              <w:textAlignment w:val="center"/>
              <w:rPr>
                <w:rFonts w:cs="Times New Roman"/>
                <w:color w:val="000000"/>
              </w:rPr>
            </w:pPr>
            <w:r>
              <w:rPr>
                <w:rFonts w:cs="Times New Roman"/>
                <w:color w:val="000000"/>
                <w:kern w:val="0"/>
                <w:lang w:bidi="ar"/>
              </w:rPr>
              <w:t>GZJGCJSJ</w:t>
            </w:r>
          </w:p>
        </w:tc>
        <w:tc>
          <w:tcPr>
            <w:tcW w:w="0" w:type="auto"/>
            <w:shd w:val="clear" w:color="auto" w:fill="FFFFFF"/>
            <w:vAlign w:val="center"/>
          </w:tcPr>
          <w:p w14:paraId="51696E13">
            <w:pPr>
              <w:widowControl/>
              <w:spacing w:line="240" w:lineRule="auto"/>
              <w:ind w:firstLine="0" w:firstLineChars="0"/>
              <w:jc w:val="center"/>
              <w:textAlignment w:val="center"/>
              <w:rPr>
                <w:rFonts w:cs="Times New Roman"/>
                <w:color w:val="000000"/>
              </w:rPr>
            </w:pPr>
            <w:r>
              <w:rPr>
                <w:rFonts w:cs="Times New Roman"/>
                <w:color w:val="000000"/>
                <w:kern w:val="0"/>
                <w:lang w:bidi="ar"/>
              </w:rPr>
              <w:t>财务评价处</w:t>
            </w:r>
          </w:p>
        </w:tc>
        <w:tc>
          <w:tcPr>
            <w:tcW w:w="0" w:type="auto"/>
            <w:shd w:val="clear" w:color="auto" w:fill="FFFFFF"/>
            <w:vAlign w:val="center"/>
          </w:tcPr>
          <w:p w14:paraId="54B0A718">
            <w:pPr>
              <w:widowControl/>
              <w:spacing w:line="240" w:lineRule="auto"/>
              <w:ind w:firstLine="0" w:firstLineChars="0"/>
              <w:jc w:val="center"/>
              <w:textAlignment w:val="center"/>
              <w:rPr>
                <w:rFonts w:cs="Times New Roman"/>
                <w:color w:val="000000"/>
              </w:rPr>
            </w:pPr>
            <w:r>
              <w:rPr>
                <w:rFonts w:cs="Times New Roman"/>
                <w:color w:val="000000"/>
                <w:kern w:val="0"/>
                <w:lang w:bidi="ar"/>
              </w:rPr>
              <w:t>月度动态监测类报表</w:t>
            </w:r>
          </w:p>
        </w:tc>
        <w:tc>
          <w:tcPr>
            <w:tcW w:w="0" w:type="auto"/>
            <w:shd w:val="clear" w:color="auto" w:fill="FFFFFF"/>
            <w:vAlign w:val="center"/>
          </w:tcPr>
          <w:p w14:paraId="1807158B">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2D23675">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58012DA">
            <w:pPr>
              <w:widowControl/>
              <w:spacing w:line="240" w:lineRule="auto"/>
              <w:ind w:firstLine="0" w:firstLineChars="0"/>
              <w:jc w:val="center"/>
              <w:textAlignment w:val="center"/>
              <w:rPr>
                <w:rFonts w:cs="Times New Roman"/>
                <w:color w:val="000000"/>
              </w:rPr>
            </w:pPr>
            <w:r>
              <w:rPr>
                <w:rFonts w:cs="Times New Roman"/>
                <w:color w:val="000000"/>
                <w:kern w:val="0"/>
                <w:lang w:bidi="ar"/>
              </w:rPr>
              <w:t>月度动态监测类报表</w:t>
            </w:r>
          </w:p>
        </w:tc>
        <w:tc>
          <w:tcPr>
            <w:tcW w:w="0" w:type="auto"/>
            <w:shd w:val="clear" w:color="auto" w:fill="FFFFFF"/>
            <w:vAlign w:val="center"/>
          </w:tcPr>
          <w:p w14:paraId="0D6001B3">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372DF4F6">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791B5F66">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2A27CAAF">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53977483">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745DB6BB">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A38086A">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62A7944F">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3C30A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3C54C727">
            <w:pPr>
              <w:widowControl/>
              <w:spacing w:line="240" w:lineRule="auto"/>
              <w:ind w:firstLine="0" w:firstLineChars="0"/>
              <w:jc w:val="center"/>
              <w:textAlignment w:val="center"/>
              <w:rPr>
                <w:rFonts w:cs="Times New Roman"/>
                <w:color w:val="000000"/>
              </w:rPr>
            </w:pPr>
            <w:r>
              <w:rPr>
                <w:rFonts w:cs="Times New Roman"/>
                <w:color w:val="000000"/>
                <w:kern w:val="0"/>
                <w:lang w:bidi="ar"/>
              </w:rPr>
              <w:t>国资监管采集数据</w:t>
            </w:r>
          </w:p>
        </w:tc>
        <w:tc>
          <w:tcPr>
            <w:tcW w:w="0" w:type="auto"/>
            <w:shd w:val="clear" w:color="auto" w:fill="FFFFFF"/>
            <w:vAlign w:val="center"/>
          </w:tcPr>
          <w:p w14:paraId="1B68EDF3">
            <w:pPr>
              <w:widowControl/>
              <w:spacing w:line="240" w:lineRule="auto"/>
              <w:ind w:firstLine="0" w:firstLineChars="0"/>
              <w:jc w:val="center"/>
              <w:textAlignment w:val="center"/>
              <w:rPr>
                <w:rFonts w:cs="Times New Roman"/>
                <w:color w:val="000000"/>
              </w:rPr>
            </w:pPr>
            <w:r>
              <w:rPr>
                <w:rFonts w:cs="Times New Roman"/>
                <w:color w:val="000000"/>
                <w:kern w:val="0"/>
                <w:lang w:bidi="ar"/>
              </w:rPr>
              <w:t>GZJGCJSJ</w:t>
            </w:r>
          </w:p>
        </w:tc>
        <w:tc>
          <w:tcPr>
            <w:tcW w:w="0" w:type="auto"/>
            <w:shd w:val="clear" w:color="auto" w:fill="FFFFFF"/>
            <w:vAlign w:val="center"/>
          </w:tcPr>
          <w:p w14:paraId="237D4165">
            <w:pPr>
              <w:widowControl/>
              <w:spacing w:line="240" w:lineRule="auto"/>
              <w:ind w:firstLine="0" w:firstLineChars="0"/>
              <w:jc w:val="center"/>
              <w:textAlignment w:val="center"/>
              <w:rPr>
                <w:rFonts w:cs="Times New Roman"/>
                <w:color w:val="000000"/>
              </w:rPr>
            </w:pPr>
            <w:r>
              <w:rPr>
                <w:rFonts w:cs="Times New Roman"/>
                <w:color w:val="000000"/>
                <w:kern w:val="0"/>
                <w:lang w:bidi="ar"/>
              </w:rPr>
              <w:t>财务评价处</w:t>
            </w:r>
          </w:p>
        </w:tc>
        <w:tc>
          <w:tcPr>
            <w:tcW w:w="0" w:type="auto"/>
            <w:shd w:val="clear" w:color="auto" w:fill="FFFFFF"/>
            <w:vAlign w:val="center"/>
          </w:tcPr>
          <w:p w14:paraId="1742896C">
            <w:pPr>
              <w:widowControl/>
              <w:spacing w:line="240" w:lineRule="auto"/>
              <w:ind w:firstLine="0" w:firstLineChars="0"/>
              <w:jc w:val="center"/>
              <w:textAlignment w:val="center"/>
              <w:rPr>
                <w:rFonts w:cs="Times New Roman"/>
                <w:color w:val="000000"/>
              </w:rPr>
            </w:pPr>
            <w:r>
              <w:rPr>
                <w:rFonts w:cs="Times New Roman"/>
                <w:color w:val="000000"/>
                <w:kern w:val="0"/>
                <w:lang w:bidi="ar"/>
              </w:rPr>
              <w:t>财务年报类报表</w:t>
            </w:r>
          </w:p>
        </w:tc>
        <w:tc>
          <w:tcPr>
            <w:tcW w:w="0" w:type="auto"/>
            <w:shd w:val="clear" w:color="auto" w:fill="FFFFFF"/>
            <w:vAlign w:val="center"/>
          </w:tcPr>
          <w:p w14:paraId="6E9EC3E1">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BCD9229">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86D1FCF">
            <w:pPr>
              <w:widowControl/>
              <w:spacing w:line="240" w:lineRule="auto"/>
              <w:ind w:firstLine="0" w:firstLineChars="0"/>
              <w:jc w:val="center"/>
              <w:textAlignment w:val="center"/>
              <w:rPr>
                <w:rFonts w:cs="Times New Roman"/>
                <w:color w:val="000000"/>
              </w:rPr>
            </w:pPr>
            <w:r>
              <w:rPr>
                <w:rFonts w:cs="Times New Roman"/>
                <w:color w:val="000000"/>
                <w:kern w:val="0"/>
                <w:lang w:bidi="ar"/>
              </w:rPr>
              <w:t>财务年报类报表</w:t>
            </w:r>
          </w:p>
        </w:tc>
        <w:tc>
          <w:tcPr>
            <w:tcW w:w="0" w:type="auto"/>
            <w:shd w:val="clear" w:color="auto" w:fill="FFFFFF"/>
            <w:vAlign w:val="center"/>
          </w:tcPr>
          <w:p w14:paraId="0D6A3E24">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3FDE9AF5">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59EB8577">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3B6C059D">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3A203AA4">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017680EB">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3A3C7AF5">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3D45DCB3">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0852F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307F01A6">
            <w:pPr>
              <w:widowControl/>
              <w:spacing w:line="240" w:lineRule="auto"/>
              <w:ind w:firstLine="0" w:firstLineChars="0"/>
              <w:jc w:val="center"/>
              <w:textAlignment w:val="center"/>
              <w:rPr>
                <w:rFonts w:cs="Times New Roman"/>
                <w:color w:val="000000"/>
              </w:rPr>
            </w:pPr>
            <w:r>
              <w:rPr>
                <w:rFonts w:cs="Times New Roman"/>
                <w:color w:val="000000"/>
                <w:kern w:val="0"/>
                <w:lang w:bidi="ar"/>
              </w:rPr>
              <w:t>国资监管采集数据</w:t>
            </w:r>
          </w:p>
        </w:tc>
        <w:tc>
          <w:tcPr>
            <w:tcW w:w="0" w:type="auto"/>
            <w:shd w:val="clear" w:color="auto" w:fill="FFFFFF"/>
            <w:vAlign w:val="center"/>
          </w:tcPr>
          <w:p w14:paraId="136F0277">
            <w:pPr>
              <w:widowControl/>
              <w:spacing w:line="240" w:lineRule="auto"/>
              <w:ind w:firstLine="0" w:firstLineChars="0"/>
              <w:jc w:val="center"/>
              <w:textAlignment w:val="center"/>
              <w:rPr>
                <w:rFonts w:cs="Times New Roman"/>
                <w:color w:val="000000"/>
              </w:rPr>
            </w:pPr>
            <w:r>
              <w:rPr>
                <w:rFonts w:cs="Times New Roman"/>
                <w:color w:val="000000"/>
                <w:kern w:val="0"/>
                <w:lang w:bidi="ar"/>
              </w:rPr>
              <w:t>GZJGCJSJ</w:t>
            </w:r>
          </w:p>
        </w:tc>
        <w:tc>
          <w:tcPr>
            <w:tcW w:w="0" w:type="auto"/>
            <w:shd w:val="clear" w:color="auto" w:fill="FFFFFF"/>
            <w:vAlign w:val="center"/>
          </w:tcPr>
          <w:p w14:paraId="24BE5BCF">
            <w:pPr>
              <w:widowControl/>
              <w:spacing w:line="240" w:lineRule="auto"/>
              <w:ind w:firstLine="0" w:firstLineChars="0"/>
              <w:jc w:val="center"/>
              <w:textAlignment w:val="center"/>
              <w:rPr>
                <w:rFonts w:cs="Times New Roman"/>
                <w:color w:val="000000"/>
              </w:rPr>
            </w:pPr>
            <w:r>
              <w:rPr>
                <w:rFonts w:cs="Times New Roman"/>
                <w:color w:val="000000"/>
                <w:kern w:val="0"/>
                <w:lang w:bidi="ar"/>
              </w:rPr>
              <w:t>财务评价处</w:t>
            </w:r>
          </w:p>
        </w:tc>
        <w:tc>
          <w:tcPr>
            <w:tcW w:w="0" w:type="auto"/>
            <w:shd w:val="clear" w:color="auto" w:fill="FFFFFF"/>
            <w:vAlign w:val="center"/>
          </w:tcPr>
          <w:p w14:paraId="35D4E01A">
            <w:pPr>
              <w:widowControl/>
              <w:spacing w:line="240" w:lineRule="auto"/>
              <w:ind w:firstLine="0" w:firstLineChars="0"/>
              <w:jc w:val="center"/>
              <w:textAlignment w:val="center"/>
              <w:rPr>
                <w:rFonts w:cs="Times New Roman"/>
                <w:color w:val="000000"/>
              </w:rPr>
            </w:pPr>
            <w:r>
              <w:rPr>
                <w:rFonts w:cs="Times New Roman"/>
                <w:color w:val="000000"/>
                <w:kern w:val="0"/>
                <w:lang w:bidi="ar"/>
              </w:rPr>
              <w:t>财务预算类报表</w:t>
            </w:r>
          </w:p>
        </w:tc>
        <w:tc>
          <w:tcPr>
            <w:tcW w:w="0" w:type="auto"/>
            <w:shd w:val="clear" w:color="auto" w:fill="FFFFFF"/>
            <w:vAlign w:val="center"/>
          </w:tcPr>
          <w:p w14:paraId="42A61F5C">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7A0DE50F">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02196C16">
            <w:pPr>
              <w:widowControl/>
              <w:spacing w:line="240" w:lineRule="auto"/>
              <w:ind w:firstLine="0" w:firstLineChars="0"/>
              <w:jc w:val="center"/>
              <w:textAlignment w:val="center"/>
              <w:rPr>
                <w:rFonts w:cs="Times New Roman"/>
                <w:color w:val="000000"/>
              </w:rPr>
            </w:pPr>
            <w:r>
              <w:rPr>
                <w:rFonts w:cs="Times New Roman"/>
                <w:color w:val="000000"/>
                <w:kern w:val="0"/>
                <w:lang w:bidi="ar"/>
              </w:rPr>
              <w:t>财务预算类报表</w:t>
            </w:r>
          </w:p>
        </w:tc>
        <w:tc>
          <w:tcPr>
            <w:tcW w:w="0" w:type="auto"/>
            <w:shd w:val="clear" w:color="auto" w:fill="FFFFFF"/>
            <w:vAlign w:val="center"/>
          </w:tcPr>
          <w:p w14:paraId="24543061">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4CD0CF68">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01B1B548">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19843F3C">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017A9D7F">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7F8BA32">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C0BFEAE">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733661CD">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69E5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726B36CC">
            <w:pPr>
              <w:widowControl/>
              <w:spacing w:line="240" w:lineRule="auto"/>
              <w:ind w:firstLine="0" w:firstLineChars="0"/>
              <w:jc w:val="center"/>
              <w:textAlignment w:val="center"/>
              <w:rPr>
                <w:rFonts w:cs="Times New Roman"/>
                <w:color w:val="000000"/>
              </w:rPr>
            </w:pPr>
            <w:r>
              <w:rPr>
                <w:rFonts w:cs="Times New Roman"/>
                <w:color w:val="000000"/>
                <w:kern w:val="0"/>
                <w:lang w:bidi="ar"/>
              </w:rPr>
              <w:t>国资监管采集数据</w:t>
            </w:r>
          </w:p>
        </w:tc>
        <w:tc>
          <w:tcPr>
            <w:tcW w:w="0" w:type="auto"/>
            <w:shd w:val="clear" w:color="auto" w:fill="FFFFFF"/>
            <w:vAlign w:val="center"/>
          </w:tcPr>
          <w:p w14:paraId="16222B25">
            <w:pPr>
              <w:widowControl/>
              <w:spacing w:line="240" w:lineRule="auto"/>
              <w:ind w:firstLine="0" w:firstLineChars="0"/>
              <w:jc w:val="center"/>
              <w:textAlignment w:val="center"/>
              <w:rPr>
                <w:rFonts w:cs="Times New Roman"/>
                <w:color w:val="000000"/>
              </w:rPr>
            </w:pPr>
            <w:r>
              <w:rPr>
                <w:rFonts w:cs="Times New Roman"/>
                <w:color w:val="000000"/>
                <w:kern w:val="0"/>
                <w:lang w:bidi="ar"/>
              </w:rPr>
              <w:t>GZJGCJSJ</w:t>
            </w:r>
          </w:p>
        </w:tc>
        <w:tc>
          <w:tcPr>
            <w:tcW w:w="0" w:type="auto"/>
            <w:shd w:val="clear" w:color="auto" w:fill="FFFFFF"/>
            <w:vAlign w:val="center"/>
          </w:tcPr>
          <w:p w14:paraId="37DDE7CF">
            <w:pPr>
              <w:widowControl/>
              <w:spacing w:line="240" w:lineRule="auto"/>
              <w:ind w:firstLine="0" w:firstLineChars="0"/>
              <w:jc w:val="center"/>
              <w:textAlignment w:val="center"/>
              <w:rPr>
                <w:rFonts w:cs="Times New Roman"/>
                <w:color w:val="000000"/>
              </w:rPr>
            </w:pPr>
            <w:r>
              <w:rPr>
                <w:rFonts w:cs="Times New Roman"/>
                <w:color w:val="000000"/>
                <w:kern w:val="0"/>
                <w:lang w:bidi="ar"/>
              </w:rPr>
              <w:t>财务评价处</w:t>
            </w:r>
          </w:p>
        </w:tc>
        <w:tc>
          <w:tcPr>
            <w:tcW w:w="0" w:type="auto"/>
            <w:shd w:val="clear" w:color="auto" w:fill="FFFFFF"/>
            <w:vAlign w:val="center"/>
          </w:tcPr>
          <w:p w14:paraId="5712C0F9">
            <w:pPr>
              <w:widowControl/>
              <w:spacing w:line="240" w:lineRule="auto"/>
              <w:ind w:firstLine="0" w:firstLineChars="0"/>
              <w:jc w:val="center"/>
              <w:textAlignment w:val="center"/>
              <w:rPr>
                <w:rFonts w:cs="Times New Roman"/>
                <w:color w:val="000000"/>
              </w:rPr>
            </w:pPr>
            <w:r>
              <w:rPr>
                <w:rFonts w:cs="Times New Roman"/>
                <w:color w:val="000000"/>
                <w:kern w:val="0"/>
                <w:lang w:bidi="ar"/>
              </w:rPr>
              <w:t>融资担保类报表</w:t>
            </w:r>
          </w:p>
        </w:tc>
        <w:tc>
          <w:tcPr>
            <w:tcW w:w="0" w:type="auto"/>
            <w:shd w:val="clear" w:color="auto" w:fill="FFFFFF"/>
            <w:vAlign w:val="center"/>
          </w:tcPr>
          <w:p w14:paraId="0581E2F5">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2EC83F4">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268F1543">
            <w:pPr>
              <w:widowControl/>
              <w:spacing w:line="240" w:lineRule="auto"/>
              <w:ind w:firstLine="0" w:firstLineChars="0"/>
              <w:jc w:val="center"/>
              <w:textAlignment w:val="center"/>
              <w:rPr>
                <w:rFonts w:cs="Times New Roman"/>
                <w:color w:val="000000"/>
              </w:rPr>
            </w:pPr>
            <w:r>
              <w:rPr>
                <w:rFonts w:cs="Times New Roman"/>
                <w:color w:val="000000"/>
                <w:kern w:val="0"/>
                <w:lang w:bidi="ar"/>
              </w:rPr>
              <w:t>融资担保类报表</w:t>
            </w:r>
          </w:p>
        </w:tc>
        <w:tc>
          <w:tcPr>
            <w:tcW w:w="0" w:type="auto"/>
            <w:shd w:val="clear" w:color="auto" w:fill="FFFFFF"/>
            <w:vAlign w:val="center"/>
          </w:tcPr>
          <w:p w14:paraId="5A2F7B36">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6A96B895">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3341089">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F6B1A87">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7AE5A72C">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74B462F">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DD05502">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3C5A290F">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0E83D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37422F97">
            <w:pPr>
              <w:widowControl/>
              <w:spacing w:line="240" w:lineRule="auto"/>
              <w:ind w:firstLine="0" w:firstLineChars="0"/>
              <w:jc w:val="center"/>
              <w:textAlignment w:val="center"/>
              <w:rPr>
                <w:rFonts w:cs="Times New Roman"/>
                <w:color w:val="000000"/>
              </w:rPr>
            </w:pPr>
            <w:r>
              <w:rPr>
                <w:rFonts w:cs="Times New Roman"/>
                <w:color w:val="000000"/>
                <w:kern w:val="0"/>
                <w:lang w:bidi="ar"/>
              </w:rPr>
              <w:t>国资监管采集数据</w:t>
            </w:r>
          </w:p>
        </w:tc>
        <w:tc>
          <w:tcPr>
            <w:tcW w:w="0" w:type="auto"/>
            <w:shd w:val="clear" w:color="auto" w:fill="FFFFFF"/>
            <w:vAlign w:val="center"/>
          </w:tcPr>
          <w:p w14:paraId="012887DB">
            <w:pPr>
              <w:widowControl/>
              <w:spacing w:line="240" w:lineRule="auto"/>
              <w:ind w:firstLine="0" w:firstLineChars="0"/>
              <w:jc w:val="center"/>
              <w:textAlignment w:val="center"/>
              <w:rPr>
                <w:rFonts w:cs="Times New Roman"/>
                <w:color w:val="000000"/>
              </w:rPr>
            </w:pPr>
            <w:r>
              <w:rPr>
                <w:rFonts w:cs="Times New Roman"/>
                <w:color w:val="000000"/>
                <w:kern w:val="0"/>
                <w:lang w:bidi="ar"/>
              </w:rPr>
              <w:t>GZJGCJSJ</w:t>
            </w:r>
          </w:p>
        </w:tc>
        <w:tc>
          <w:tcPr>
            <w:tcW w:w="0" w:type="auto"/>
            <w:shd w:val="clear" w:color="auto" w:fill="FFFFFF"/>
            <w:vAlign w:val="center"/>
          </w:tcPr>
          <w:p w14:paraId="0AF0816D">
            <w:pPr>
              <w:widowControl/>
              <w:spacing w:line="240" w:lineRule="auto"/>
              <w:ind w:firstLine="0" w:firstLineChars="0"/>
              <w:jc w:val="center"/>
              <w:textAlignment w:val="center"/>
              <w:rPr>
                <w:rFonts w:cs="Times New Roman"/>
                <w:color w:val="000000"/>
              </w:rPr>
            </w:pPr>
            <w:r>
              <w:rPr>
                <w:rFonts w:cs="Times New Roman"/>
                <w:color w:val="000000"/>
                <w:kern w:val="0"/>
                <w:lang w:bidi="ar"/>
              </w:rPr>
              <w:t>财务评价处</w:t>
            </w:r>
          </w:p>
        </w:tc>
        <w:tc>
          <w:tcPr>
            <w:tcW w:w="0" w:type="auto"/>
            <w:shd w:val="clear" w:color="auto" w:fill="FFFFFF"/>
            <w:vAlign w:val="center"/>
          </w:tcPr>
          <w:p w14:paraId="47A1F429">
            <w:pPr>
              <w:widowControl/>
              <w:spacing w:line="240" w:lineRule="auto"/>
              <w:ind w:firstLine="0" w:firstLineChars="0"/>
              <w:jc w:val="center"/>
              <w:textAlignment w:val="center"/>
              <w:rPr>
                <w:rFonts w:cs="Times New Roman"/>
                <w:color w:val="000000"/>
              </w:rPr>
            </w:pPr>
            <w:r>
              <w:rPr>
                <w:rFonts w:cs="Times New Roman"/>
                <w:color w:val="000000"/>
                <w:kern w:val="0"/>
                <w:lang w:bidi="ar"/>
              </w:rPr>
              <w:t>发债备案类报表</w:t>
            </w:r>
          </w:p>
        </w:tc>
        <w:tc>
          <w:tcPr>
            <w:tcW w:w="0" w:type="auto"/>
            <w:shd w:val="clear" w:color="auto" w:fill="FFFFFF"/>
            <w:vAlign w:val="center"/>
          </w:tcPr>
          <w:p w14:paraId="2B20ABC4">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F6A385A">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4900865F">
            <w:pPr>
              <w:widowControl/>
              <w:spacing w:line="240" w:lineRule="auto"/>
              <w:ind w:firstLine="0" w:firstLineChars="0"/>
              <w:jc w:val="center"/>
              <w:textAlignment w:val="center"/>
              <w:rPr>
                <w:rFonts w:cs="Times New Roman"/>
                <w:color w:val="000000"/>
              </w:rPr>
            </w:pPr>
            <w:r>
              <w:rPr>
                <w:rFonts w:cs="Times New Roman"/>
                <w:color w:val="000000"/>
                <w:kern w:val="0"/>
                <w:lang w:bidi="ar"/>
              </w:rPr>
              <w:t>发债备案类报表</w:t>
            </w:r>
          </w:p>
        </w:tc>
        <w:tc>
          <w:tcPr>
            <w:tcW w:w="0" w:type="auto"/>
            <w:shd w:val="clear" w:color="auto" w:fill="FFFFFF"/>
            <w:vAlign w:val="center"/>
          </w:tcPr>
          <w:p w14:paraId="342FD4C3">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2A02060C">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2AAEBF98">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0CF8FDC4">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472C0FFC">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006E10D7">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1988B6DD">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2CDBFCF3">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564AE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7225CCE2">
            <w:pPr>
              <w:widowControl/>
              <w:spacing w:line="240" w:lineRule="auto"/>
              <w:ind w:firstLine="0" w:firstLineChars="0"/>
              <w:jc w:val="center"/>
              <w:textAlignment w:val="center"/>
              <w:rPr>
                <w:rFonts w:cs="Times New Roman"/>
                <w:color w:val="000000"/>
              </w:rPr>
            </w:pPr>
            <w:r>
              <w:rPr>
                <w:rFonts w:cs="Times New Roman"/>
                <w:color w:val="000000"/>
                <w:kern w:val="0"/>
                <w:lang w:bidi="ar"/>
              </w:rPr>
              <w:t>国资监管采集数据</w:t>
            </w:r>
          </w:p>
        </w:tc>
        <w:tc>
          <w:tcPr>
            <w:tcW w:w="0" w:type="auto"/>
            <w:shd w:val="clear" w:color="auto" w:fill="FFFFFF"/>
            <w:vAlign w:val="center"/>
          </w:tcPr>
          <w:p w14:paraId="2F31E450">
            <w:pPr>
              <w:widowControl/>
              <w:spacing w:line="240" w:lineRule="auto"/>
              <w:ind w:firstLine="0" w:firstLineChars="0"/>
              <w:jc w:val="center"/>
              <w:textAlignment w:val="center"/>
              <w:rPr>
                <w:rFonts w:cs="Times New Roman"/>
                <w:color w:val="000000"/>
              </w:rPr>
            </w:pPr>
            <w:r>
              <w:rPr>
                <w:rFonts w:cs="Times New Roman"/>
                <w:color w:val="000000"/>
                <w:kern w:val="0"/>
                <w:lang w:bidi="ar"/>
              </w:rPr>
              <w:t>GZJGCJSJ</w:t>
            </w:r>
          </w:p>
        </w:tc>
        <w:tc>
          <w:tcPr>
            <w:tcW w:w="0" w:type="auto"/>
            <w:shd w:val="clear" w:color="auto" w:fill="FFFFFF"/>
            <w:vAlign w:val="center"/>
          </w:tcPr>
          <w:p w14:paraId="2810AA01">
            <w:pPr>
              <w:widowControl/>
              <w:spacing w:line="240" w:lineRule="auto"/>
              <w:ind w:firstLine="0" w:firstLineChars="0"/>
              <w:jc w:val="center"/>
              <w:textAlignment w:val="center"/>
              <w:rPr>
                <w:rFonts w:cs="Times New Roman"/>
                <w:color w:val="000000"/>
              </w:rPr>
            </w:pPr>
            <w:r>
              <w:rPr>
                <w:rFonts w:cs="Times New Roman"/>
                <w:color w:val="000000"/>
                <w:kern w:val="0"/>
                <w:lang w:bidi="ar"/>
              </w:rPr>
              <w:t>财务评价处</w:t>
            </w:r>
          </w:p>
        </w:tc>
        <w:tc>
          <w:tcPr>
            <w:tcW w:w="0" w:type="auto"/>
            <w:shd w:val="clear" w:color="auto" w:fill="FFFFFF"/>
            <w:vAlign w:val="center"/>
          </w:tcPr>
          <w:p w14:paraId="2256B325">
            <w:pPr>
              <w:widowControl/>
              <w:spacing w:line="240" w:lineRule="auto"/>
              <w:ind w:firstLine="0" w:firstLineChars="0"/>
              <w:jc w:val="center"/>
              <w:textAlignment w:val="center"/>
              <w:rPr>
                <w:rFonts w:cs="Times New Roman"/>
                <w:color w:val="000000"/>
              </w:rPr>
            </w:pPr>
            <w:r>
              <w:rPr>
                <w:rFonts w:cs="Times New Roman"/>
                <w:color w:val="000000"/>
                <w:kern w:val="0"/>
                <w:lang w:bidi="ar"/>
              </w:rPr>
              <w:t>月度动态监测数据审核数据</w:t>
            </w:r>
          </w:p>
        </w:tc>
        <w:tc>
          <w:tcPr>
            <w:tcW w:w="0" w:type="auto"/>
            <w:shd w:val="clear" w:color="auto" w:fill="FFFFFF"/>
            <w:vAlign w:val="center"/>
          </w:tcPr>
          <w:p w14:paraId="7323508E">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2CD647AE">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388ADDC">
            <w:pPr>
              <w:widowControl/>
              <w:spacing w:line="240" w:lineRule="auto"/>
              <w:ind w:firstLine="0" w:firstLineChars="0"/>
              <w:jc w:val="center"/>
              <w:textAlignment w:val="center"/>
              <w:rPr>
                <w:rFonts w:cs="Times New Roman"/>
                <w:color w:val="000000"/>
              </w:rPr>
            </w:pPr>
            <w:r>
              <w:rPr>
                <w:rFonts w:cs="Times New Roman"/>
                <w:color w:val="000000"/>
                <w:kern w:val="0"/>
                <w:lang w:bidi="ar"/>
              </w:rPr>
              <w:t>月度动态监测数据审核数据</w:t>
            </w:r>
          </w:p>
        </w:tc>
        <w:tc>
          <w:tcPr>
            <w:tcW w:w="0" w:type="auto"/>
            <w:shd w:val="clear" w:color="auto" w:fill="FFFFFF"/>
            <w:vAlign w:val="center"/>
          </w:tcPr>
          <w:p w14:paraId="1D82ADFC">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395966F4">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5CF6047">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FAD6220">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699A59C3">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61727CA8">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00252BAD">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2D093BE1">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30FE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131D9376">
            <w:pPr>
              <w:widowControl/>
              <w:spacing w:line="240" w:lineRule="auto"/>
              <w:ind w:firstLine="0" w:firstLineChars="0"/>
              <w:jc w:val="center"/>
              <w:textAlignment w:val="center"/>
              <w:rPr>
                <w:rFonts w:cs="Times New Roman"/>
                <w:color w:val="000000"/>
              </w:rPr>
            </w:pPr>
            <w:r>
              <w:rPr>
                <w:rFonts w:cs="Times New Roman"/>
                <w:color w:val="000000"/>
                <w:kern w:val="0"/>
                <w:lang w:bidi="ar"/>
              </w:rPr>
              <w:t>国资监管采集数据</w:t>
            </w:r>
          </w:p>
        </w:tc>
        <w:tc>
          <w:tcPr>
            <w:tcW w:w="0" w:type="auto"/>
            <w:shd w:val="clear" w:color="auto" w:fill="FFFFFF"/>
            <w:vAlign w:val="center"/>
          </w:tcPr>
          <w:p w14:paraId="70AECE10">
            <w:pPr>
              <w:widowControl/>
              <w:spacing w:line="240" w:lineRule="auto"/>
              <w:ind w:firstLine="0" w:firstLineChars="0"/>
              <w:jc w:val="center"/>
              <w:textAlignment w:val="center"/>
              <w:rPr>
                <w:rFonts w:cs="Times New Roman"/>
                <w:color w:val="000000"/>
              </w:rPr>
            </w:pPr>
            <w:r>
              <w:rPr>
                <w:rFonts w:cs="Times New Roman"/>
                <w:color w:val="000000"/>
                <w:kern w:val="0"/>
                <w:lang w:bidi="ar"/>
              </w:rPr>
              <w:t>GZJGCJSJ</w:t>
            </w:r>
          </w:p>
        </w:tc>
        <w:tc>
          <w:tcPr>
            <w:tcW w:w="0" w:type="auto"/>
            <w:shd w:val="clear" w:color="auto" w:fill="FFFFFF"/>
            <w:vAlign w:val="center"/>
          </w:tcPr>
          <w:p w14:paraId="7D241E7D">
            <w:pPr>
              <w:widowControl/>
              <w:spacing w:line="240" w:lineRule="auto"/>
              <w:ind w:firstLine="0" w:firstLineChars="0"/>
              <w:jc w:val="center"/>
              <w:textAlignment w:val="center"/>
              <w:rPr>
                <w:rFonts w:cs="Times New Roman"/>
                <w:color w:val="000000"/>
              </w:rPr>
            </w:pPr>
            <w:r>
              <w:rPr>
                <w:rFonts w:cs="Times New Roman"/>
                <w:color w:val="000000"/>
                <w:kern w:val="0"/>
                <w:lang w:bidi="ar"/>
              </w:rPr>
              <w:t>财务评价处</w:t>
            </w:r>
          </w:p>
        </w:tc>
        <w:tc>
          <w:tcPr>
            <w:tcW w:w="0" w:type="auto"/>
            <w:shd w:val="clear" w:color="auto" w:fill="FFFFFF"/>
            <w:vAlign w:val="center"/>
          </w:tcPr>
          <w:p w14:paraId="6DB2AA27">
            <w:pPr>
              <w:widowControl/>
              <w:spacing w:line="240" w:lineRule="auto"/>
              <w:ind w:firstLine="0" w:firstLineChars="0"/>
              <w:jc w:val="center"/>
              <w:textAlignment w:val="center"/>
              <w:rPr>
                <w:rFonts w:cs="Times New Roman"/>
                <w:color w:val="000000"/>
              </w:rPr>
            </w:pPr>
            <w:r>
              <w:rPr>
                <w:rFonts w:cs="Times New Roman"/>
                <w:color w:val="000000"/>
                <w:kern w:val="0"/>
                <w:lang w:bidi="ar"/>
              </w:rPr>
              <w:t>财务年报审核数据</w:t>
            </w:r>
          </w:p>
        </w:tc>
        <w:tc>
          <w:tcPr>
            <w:tcW w:w="0" w:type="auto"/>
            <w:shd w:val="clear" w:color="auto" w:fill="FFFFFF"/>
            <w:vAlign w:val="center"/>
          </w:tcPr>
          <w:p w14:paraId="7A368709">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8E761A1">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F990C9D">
            <w:pPr>
              <w:widowControl/>
              <w:spacing w:line="240" w:lineRule="auto"/>
              <w:ind w:firstLine="0" w:firstLineChars="0"/>
              <w:jc w:val="center"/>
              <w:textAlignment w:val="center"/>
              <w:rPr>
                <w:rFonts w:cs="Times New Roman"/>
                <w:color w:val="000000"/>
              </w:rPr>
            </w:pPr>
            <w:r>
              <w:rPr>
                <w:rFonts w:cs="Times New Roman"/>
                <w:color w:val="000000"/>
                <w:kern w:val="0"/>
                <w:lang w:bidi="ar"/>
              </w:rPr>
              <w:t>财务年报审核数据</w:t>
            </w:r>
          </w:p>
        </w:tc>
        <w:tc>
          <w:tcPr>
            <w:tcW w:w="0" w:type="auto"/>
            <w:shd w:val="clear" w:color="auto" w:fill="FFFFFF"/>
            <w:vAlign w:val="center"/>
          </w:tcPr>
          <w:p w14:paraId="2D85ECE8">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5DE3C27">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9B65CAA">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240DBDF3">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3E3CE519">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412DD769">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16AD9D21">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1D71C77E">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1DDAB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3F8B8ACA">
            <w:pPr>
              <w:widowControl/>
              <w:spacing w:line="240" w:lineRule="auto"/>
              <w:ind w:firstLine="0" w:firstLineChars="0"/>
              <w:jc w:val="center"/>
              <w:textAlignment w:val="center"/>
              <w:rPr>
                <w:rFonts w:cs="Times New Roman"/>
                <w:color w:val="000000"/>
              </w:rPr>
            </w:pPr>
            <w:r>
              <w:rPr>
                <w:rFonts w:cs="Times New Roman"/>
                <w:color w:val="000000"/>
                <w:kern w:val="0"/>
                <w:lang w:bidi="ar"/>
              </w:rPr>
              <w:t>国资监管采集数据</w:t>
            </w:r>
          </w:p>
        </w:tc>
        <w:tc>
          <w:tcPr>
            <w:tcW w:w="0" w:type="auto"/>
            <w:shd w:val="clear" w:color="auto" w:fill="FFFFFF"/>
            <w:vAlign w:val="center"/>
          </w:tcPr>
          <w:p w14:paraId="67583FA5">
            <w:pPr>
              <w:widowControl/>
              <w:spacing w:line="240" w:lineRule="auto"/>
              <w:ind w:firstLine="0" w:firstLineChars="0"/>
              <w:jc w:val="center"/>
              <w:textAlignment w:val="center"/>
              <w:rPr>
                <w:rFonts w:cs="Times New Roman"/>
                <w:color w:val="000000"/>
              </w:rPr>
            </w:pPr>
            <w:r>
              <w:rPr>
                <w:rFonts w:cs="Times New Roman"/>
                <w:color w:val="000000"/>
                <w:kern w:val="0"/>
                <w:lang w:bidi="ar"/>
              </w:rPr>
              <w:t>GZJGCJSJ</w:t>
            </w:r>
          </w:p>
        </w:tc>
        <w:tc>
          <w:tcPr>
            <w:tcW w:w="0" w:type="auto"/>
            <w:shd w:val="clear" w:color="auto" w:fill="FFFFFF"/>
            <w:vAlign w:val="center"/>
          </w:tcPr>
          <w:p w14:paraId="3F8E9C18">
            <w:pPr>
              <w:widowControl/>
              <w:spacing w:line="240" w:lineRule="auto"/>
              <w:ind w:firstLine="0" w:firstLineChars="0"/>
              <w:jc w:val="center"/>
              <w:textAlignment w:val="center"/>
              <w:rPr>
                <w:rFonts w:cs="Times New Roman"/>
                <w:color w:val="000000"/>
              </w:rPr>
            </w:pPr>
            <w:r>
              <w:rPr>
                <w:rFonts w:cs="Times New Roman"/>
                <w:color w:val="000000"/>
                <w:kern w:val="0"/>
                <w:lang w:bidi="ar"/>
              </w:rPr>
              <w:t>财务评价处</w:t>
            </w:r>
          </w:p>
        </w:tc>
        <w:tc>
          <w:tcPr>
            <w:tcW w:w="0" w:type="auto"/>
            <w:shd w:val="clear" w:color="auto" w:fill="FFFFFF"/>
            <w:vAlign w:val="center"/>
          </w:tcPr>
          <w:p w14:paraId="5D0727EC">
            <w:pPr>
              <w:widowControl/>
              <w:spacing w:line="240" w:lineRule="auto"/>
              <w:ind w:firstLine="0" w:firstLineChars="0"/>
              <w:jc w:val="center"/>
              <w:textAlignment w:val="center"/>
              <w:rPr>
                <w:rFonts w:cs="Times New Roman"/>
                <w:color w:val="000000"/>
              </w:rPr>
            </w:pPr>
            <w:r>
              <w:rPr>
                <w:rFonts w:cs="Times New Roman"/>
                <w:color w:val="000000"/>
                <w:kern w:val="0"/>
                <w:lang w:bidi="ar"/>
              </w:rPr>
              <w:t>财务预算审核数据</w:t>
            </w:r>
          </w:p>
        </w:tc>
        <w:tc>
          <w:tcPr>
            <w:tcW w:w="0" w:type="auto"/>
            <w:shd w:val="clear" w:color="auto" w:fill="FFFFFF"/>
            <w:vAlign w:val="center"/>
          </w:tcPr>
          <w:p w14:paraId="76937574">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20DD27D">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750B5E4">
            <w:pPr>
              <w:widowControl/>
              <w:spacing w:line="240" w:lineRule="auto"/>
              <w:ind w:firstLine="0" w:firstLineChars="0"/>
              <w:jc w:val="center"/>
              <w:textAlignment w:val="center"/>
              <w:rPr>
                <w:rFonts w:cs="Times New Roman"/>
                <w:color w:val="000000"/>
              </w:rPr>
            </w:pPr>
            <w:r>
              <w:rPr>
                <w:rFonts w:cs="Times New Roman"/>
                <w:color w:val="000000"/>
                <w:kern w:val="0"/>
                <w:lang w:bidi="ar"/>
              </w:rPr>
              <w:t>财务预算审核数据</w:t>
            </w:r>
          </w:p>
        </w:tc>
        <w:tc>
          <w:tcPr>
            <w:tcW w:w="0" w:type="auto"/>
            <w:shd w:val="clear" w:color="auto" w:fill="FFFFFF"/>
            <w:vAlign w:val="center"/>
          </w:tcPr>
          <w:p w14:paraId="2E5EB350">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211C27B">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7E5EA7EB">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105CEE45">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582D75E7">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6310F888">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1D1B5C8A">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3DB9D986">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7CDDE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jc w:val="center"/>
        </w:trPr>
        <w:tc>
          <w:tcPr>
            <w:tcW w:w="0" w:type="auto"/>
            <w:shd w:val="clear" w:color="auto" w:fill="FFFFFF"/>
            <w:vAlign w:val="center"/>
          </w:tcPr>
          <w:p w14:paraId="6AA2ECF9">
            <w:pPr>
              <w:widowControl/>
              <w:spacing w:line="240" w:lineRule="auto"/>
              <w:ind w:firstLine="0" w:firstLineChars="0"/>
              <w:jc w:val="center"/>
              <w:textAlignment w:val="center"/>
              <w:rPr>
                <w:rFonts w:cs="Times New Roman"/>
                <w:color w:val="000000"/>
              </w:rPr>
            </w:pPr>
            <w:r>
              <w:rPr>
                <w:rFonts w:cs="Times New Roman"/>
                <w:color w:val="000000"/>
                <w:kern w:val="0"/>
                <w:lang w:bidi="ar"/>
              </w:rPr>
              <w:t>国资监管采集数据</w:t>
            </w:r>
          </w:p>
        </w:tc>
        <w:tc>
          <w:tcPr>
            <w:tcW w:w="0" w:type="auto"/>
            <w:shd w:val="clear" w:color="auto" w:fill="FFFFFF"/>
            <w:vAlign w:val="center"/>
          </w:tcPr>
          <w:p w14:paraId="0769EFE4">
            <w:pPr>
              <w:widowControl/>
              <w:spacing w:line="240" w:lineRule="auto"/>
              <w:ind w:firstLine="0" w:firstLineChars="0"/>
              <w:jc w:val="center"/>
              <w:textAlignment w:val="center"/>
              <w:rPr>
                <w:rFonts w:cs="Times New Roman"/>
                <w:color w:val="000000"/>
              </w:rPr>
            </w:pPr>
            <w:r>
              <w:rPr>
                <w:rFonts w:cs="Times New Roman"/>
                <w:color w:val="000000"/>
                <w:kern w:val="0"/>
                <w:lang w:bidi="ar"/>
              </w:rPr>
              <w:t>GZJGCJSJ</w:t>
            </w:r>
          </w:p>
        </w:tc>
        <w:tc>
          <w:tcPr>
            <w:tcW w:w="0" w:type="auto"/>
            <w:shd w:val="clear" w:color="auto" w:fill="FFFFFF"/>
            <w:vAlign w:val="center"/>
          </w:tcPr>
          <w:p w14:paraId="0624B2BB">
            <w:pPr>
              <w:widowControl/>
              <w:spacing w:line="240" w:lineRule="auto"/>
              <w:ind w:firstLine="0" w:firstLineChars="0"/>
              <w:jc w:val="center"/>
              <w:textAlignment w:val="center"/>
              <w:rPr>
                <w:rFonts w:cs="Times New Roman"/>
                <w:color w:val="000000"/>
              </w:rPr>
            </w:pPr>
            <w:r>
              <w:rPr>
                <w:rFonts w:cs="Times New Roman"/>
                <w:color w:val="000000"/>
                <w:kern w:val="0"/>
                <w:lang w:bidi="ar"/>
              </w:rPr>
              <w:t>财务评价处</w:t>
            </w:r>
          </w:p>
        </w:tc>
        <w:tc>
          <w:tcPr>
            <w:tcW w:w="0" w:type="auto"/>
            <w:shd w:val="clear" w:color="auto" w:fill="FFFFFF"/>
            <w:vAlign w:val="center"/>
          </w:tcPr>
          <w:p w14:paraId="48E96C8D">
            <w:pPr>
              <w:widowControl/>
              <w:spacing w:line="240" w:lineRule="auto"/>
              <w:ind w:firstLine="0" w:firstLineChars="0"/>
              <w:jc w:val="center"/>
              <w:textAlignment w:val="center"/>
              <w:rPr>
                <w:rFonts w:cs="Times New Roman"/>
                <w:color w:val="000000"/>
              </w:rPr>
            </w:pPr>
            <w:r>
              <w:rPr>
                <w:rFonts w:cs="Times New Roman"/>
                <w:color w:val="000000"/>
                <w:kern w:val="0"/>
                <w:lang w:bidi="ar"/>
              </w:rPr>
              <w:t>融资担保及发债备案审核数据</w:t>
            </w:r>
          </w:p>
        </w:tc>
        <w:tc>
          <w:tcPr>
            <w:tcW w:w="0" w:type="auto"/>
            <w:shd w:val="clear" w:color="auto" w:fill="FFFFFF"/>
            <w:vAlign w:val="center"/>
          </w:tcPr>
          <w:p w14:paraId="3DF6350A">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295D95FA">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064F6D64">
            <w:pPr>
              <w:widowControl/>
              <w:spacing w:line="240" w:lineRule="auto"/>
              <w:ind w:firstLine="0" w:firstLineChars="0"/>
              <w:jc w:val="center"/>
              <w:textAlignment w:val="center"/>
              <w:rPr>
                <w:rFonts w:cs="Times New Roman"/>
                <w:color w:val="000000"/>
              </w:rPr>
            </w:pPr>
            <w:r>
              <w:rPr>
                <w:rFonts w:cs="Times New Roman"/>
                <w:color w:val="000000"/>
                <w:kern w:val="0"/>
                <w:lang w:bidi="ar"/>
              </w:rPr>
              <w:t>融资担保及发债备案审核数据</w:t>
            </w:r>
          </w:p>
        </w:tc>
        <w:tc>
          <w:tcPr>
            <w:tcW w:w="0" w:type="auto"/>
            <w:shd w:val="clear" w:color="auto" w:fill="FFFFFF"/>
            <w:vAlign w:val="center"/>
          </w:tcPr>
          <w:p w14:paraId="30245970">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D87FBCB">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64D3A057">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25BB24B7">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177C44AB">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156312D7">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14D676DC">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029A849B">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2CEE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681A42F5">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企业分配事中事后监管</w:t>
            </w:r>
          </w:p>
        </w:tc>
        <w:tc>
          <w:tcPr>
            <w:tcW w:w="0" w:type="auto"/>
            <w:shd w:val="clear" w:color="auto" w:fill="FFFFFF"/>
            <w:vAlign w:val="center"/>
          </w:tcPr>
          <w:p w14:paraId="5287A49E">
            <w:pPr>
              <w:widowControl/>
              <w:spacing w:line="240" w:lineRule="auto"/>
              <w:ind w:firstLine="0" w:firstLineChars="0"/>
              <w:jc w:val="center"/>
              <w:textAlignment w:val="center"/>
              <w:rPr>
                <w:rFonts w:cs="Times New Roman"/>
                <w:color w:val="000000"/>
              </w:rPr>
            </w:pPr>
            <w:r>
              <w:rPr>
                <w:rFonts w:cs="Times New Roman"/>
                <w:color w:val="000000"/>
                <w:kern w:val="0"/>
                <w:lang w:bidi="ar"/>
              </w:rPr>
              <w:t>KHFPC</w:t>
            </w:r>
          </w:p>
        </w:tc>
        <w:tc>
          <w:tcPr>
            <w:tcW w:w="0" w:type="auto"/>
            <w:shd w:val="clear" w:color="auto" w:fill="FFFFFF"/>
            <w:vAlign w:val="center"/>
          </w:tcPr>
          <w:p w14:paraId="38C325A7">
            <w:pPr>
              <w:widowControl/>
              <w:spacing w:line="240" w:lineRule="auto"/>
              <w:ind w:firstLine="0" w:firstLineChars="0"/>
              <w:jc w:val="center"/>
              <w:textAlignment w:val="center"/>
              <w:rPr>
                <w:rFonts w:cs="Times New Roman"/>
                <w:color w:val="000000"/>
              </w:rPr>
            </w:pPr>
            <w:r>
              <w:rPr>
                <w:rFonts w:cs="Times New Roman"/>
                <w:color w:val="000000"/>
                <w:kern w:val="0"/>
                <w:lang w:bidi="ar"/>
              </w:rPr>
              <w:t>考核分配处</w:t>
            </w:r>
          </w:p>
        </w:tc>
        <w:tc>
          <w:tcPr>
            <w:tcW w:w="0" w:type="auto"/>
            <w:shd w:val="clear" w:color="auto" w:fill="FFFFFF"/>
            <w:vAlign w:val="center"/>
          </w:tcPr>
          <w:p w14:paraId="318852DB">
            <w:pPr>
              <w:widowControl/>
              <w:spacing w:line="240" w:lineRule="auto"/>
              <w:ind w:firstLine="0" w:firstLineChars="0"/>
              <w:jc w:val="center"/>
              <w:textAlignment w:val="center"/>
              <w:rPr>
                <w:rFonts w:cs="Times New Roman"/>
                <w:color w:val="000000"/>
              </w:rPr>
            </w:pPr>
            <w:r>
              <w:rPr>
                <w:rFonts w:cs="Times New Roman"/>
                <w:color w:val="000000"/>
                <w:kern w:val="0"/>
                <w:lang w:bidi="ar"/>
              </w:rPr>
              <w:t>业务报表数据</w:t>
            </w:r>
          </w:p>
        </w:tc>
        <w:tc>
          <w:tcPr>
            <w:tcW w:w="0" w:type="auto"/>
            <w:shd w:val="clear" w:color="auto" w:fill="FFFFFF"/>
            <w:vAlign w:val="center"/>
          </w:tcPr>
          <w:p w14:paraId="55DF7792">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78FAF7F9">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4F0806CA">
            <w:pPr>
              <w:widowControl/>
              <w:spacing w:line="240" w:lineRule="auto"/>
              <w:ind w:firstLine="0" w:firstLineChars="0"/>
              <w:jc w:val="center"/>
              <w:textAlignment w:val="center"/>
              <w:rPr>
                <w:rFonts w:cs="Times New Roman"/>
                <w:color w:val="000000"/>
              </w:rPr>
            </w:pPr>
            <w:r>
              <w:rPr>
                <w:rFonts w:cs="Times New Roman"/>
                <w:color w:val="000000"/>
                <w:kern w:val="0"/>
                <w:lang w:bidi="ar"/>
              </w:rPr>
              <w:t>业务报表数据</w:t>
            </w:r>
          </w:p>
        </w:tc>
        <w:tc>
          <w:tcPr>
            <w:tcW w:w="0" w:type="auto"/>
            <w:shd w:val="clear" w:color="auto" w:fill="FFFFFF"/>
            <w:vAlign w:val="center"/>
          </w:tcPr>
          <w:p w14:paraId="01F94CA0">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53FD566A">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8E8F481">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5BF8DB18">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74FA0693">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36DB33F5">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12650FE7">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4A1FD8D9">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34519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16363D54">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企业分配事中事后监管</w:t>
            </w:r>
          </w:p>
        </w:tc>
        <w:tc>
          <w:tcPr>
            <w:tcW w:w="0" w:type="auto"/>
            <w:shd w:val="clear" w:color="auto" w:fill="FFFFFF"/>
            <w:vAlign w:val="center"/>
          </w:tcPr>
          <w:p w14:paraId="39DB80EE">
            <w:pPr>
              <w:widowControl/>
              <w:spacing w:line="240" w:lineRule="auto"/>
              <w:ind w:firstLine="0" w:firstLineChars="0"/>
              <w:jc w:val="center"/>
              <w:textAlignment w:val="center"/>
              <w:rPr>
                <w:rFonts w:cs="Times New Roman"/>
                <w:color w:val="000000"/>
              </w:rPr>
            </w:pPr>
            <w:r>
              <w:rPr>
                <w:rFonts w:cs="Times New Roman"/>
                <w:color w:val="000000"/>
                <w:kern w:val="0"/>
                <w:lang w:bidi="ar"/>
              </w:rPr>
              <w:t>KHFPC</w:t>
            </w:r>
          </w:p>
        </w:tc>
        <w:tc>
          <w:tcPr>
            <w:tcW w:w="0" w:type="auto"/>
            <w:shd w:val="clear" w:color="auto" w:fill="FFFFFF"/>
            <w:vAlign w:val="center"/>
          </w:tcPr>
          <w:p w14:paraId="34EDF3E4">
            <w:pPr>
              <w:widowControl/>
              <w:spacing w:line="240" w:lineRule="auto"/>
              <w:ind w:firstLine="0" w:firstLineChars="0"/>
              <w:jc w:val="center"/>
              <w:textAlignment w:val="center"/>
              <w:rPr>
                <w:rFonts w:cs="Times New Roman"/>
                <w:color w:val="000000"/>
              </w:rPr>
            </w:pPr>
            <w:r>
              <w:rPr>
                <w:rFonts w:cs="Times New Roman"/>
                <w:color w:val="000000"/>
                <w:kern w:val="0"/>
                <w:lang w:bidi="ar"/>
              </w:rPr>
              <w:t>考核分配处</w:t>
            </w:r>
          </w:p>
        </w:tc>
        <w:tc>
          <w:tcPr>
            <w:tcW w:w="0" w:type="auto"/>
            <w:shd w:val="clear" w:color="auto" w:fill="FFFFFF"/>
            <w:vAlign w:val="center"/>
          </w:tcPr>
          <w:p w14:paraId="27B24BF8">
            <w:pPr>
              <w:widowControl/>
              <w:spacing w:line="240" w:lineRule="auto"/>
              <w:ind w:firstLine="0" w:firstLineChars="0"/>
              <w:jc w:val="center"/>
              <w:textAlignment w:val="center"/>
              <w:rPr>
                <w:rFonts w:cs="Times New Roman"/>
                <w:color w:val="000000"/>
              </w:rPr>
            </w:pPr>
            <w:r>
              <w:rPr>
                <w:rFonts w:cs="Times New Roman"/>
                <w:color w:val="000000"/>
                <w:kern w:val="0"/>
                <w:lang w:bidi="ar"/>
              </w:rPr>
              <w:t>审核类交互信息</w:t>
            </w:r>
          </w:p>
        </w:tc>
        <w:tc>
          <w:tcPr>
            <w:tcW w:w="0" w:type="auto"/>
            <w:shd w:val="clear" w:color="auto" w:fill="FFFFFF"/>
            <w:vAlign w:val="center"/>
          </w:tcPr>
          <w:p w14:paraId="7E193046">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275DDCB3">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56E88ED3">
            <w:pPr>
              <w:widowControl/>
              <w:spacing w:line="240" w:lineRule="auto"/>
              <w:ind w:firstLine="0" w:firstLineChars="0"/>
              <w:jc w:val="center"/>
              <w:textAlignment w:val="center"/>
              <w:rPr>
                <w:rFonts w:cs="Times New Roman"/>
                <w:color w:val="000000"/>
              </w:rPr>
            </w:pPr>
            <w:r>
              <w:rPr>
                <w:rFonts w:cs="Times New Roman"/>
                <w:color w:val="000000"/>
                <w:kern w:val="0"/>
                <w:lang w:bidi="ar"/>
              </w:rPr>
              <w:t>审核类交互信息</w:t>
            </w:r>
          </w:p>
        </w:tc>
        <w:tc>
          <w:tcPr>
            <w:tcW w:w="0" w:type="auto"/>
            <w:shd w:val="clear" w:color="auto" w:fill="FFFFFF"/>
            <w:vAlign w:val="center"/>
          </w:tcPr>
          <w:p w14:paraId="32BC1FA7">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6170BD4">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6D2DACC3">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0C49B2A6">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02573CE3">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67C774E1">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9DBC038">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2E6A0514">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7ECB5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3914E0B8">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企业分配事中事后监管</w:t>
            </w:r>
          </w:p>
        </w:tc>
        <w:tc>
          <w:tcPr>
            <w:tcW w:w="0" w:type="auto"/>
            <w:shd w:val="clear" w:color="auto" w:fill="FFFFFF"/>
            <w:vAlign w:val="center"/>
          </w:tcPr>
          <w:p w14:paraId="70FDBD2C">
            <w:pPr>
              <w:widowControl/>
              <w:spacing w:line="240" w:lineRule="auto"/>
              <w:ind w:firstLine="0" w:firstLineChars="0"/>
              <w:jc w:val="center"/>
              <w:textAlignment w:val="center"/>
              <w:rPr>
                <w:rFonts w:cs="Times New Roman"/>
                <w:color w:val="000000"/>
              </w:rPr>
            </w:pPr>
            <w:r>
              <w:rPr>
                <w:rFonts w:cs="Times New Roman"/>
                <w:color w:val="000000"/>
                <w:kern w:val="0"/>
                <w:lang w:bidi="ar"/>
              </w:rPr>
              <w:t>KHFPC</w:t>
            </w:r>
          </w:p>
        </w:tc>
        <w:tc>
          <w:tcPr>
            <w:tcW w:w="0" w:type="auto"/>
            <w:shd w:val="clear" w:color="auto" w:fill="FFFFFF"/>
            <w:vAlign w:val="center"/>
          </w:tcPr>
          <w:p w14:paraId="514F2204">
            <w:pPr>
              <w:widowControl/>
              <w:spacing w:line="240" w:lineRule="auto"/>
              <w:ind w:firstLine="0" w:firstLineChars="0"/>
              <w:jc w:val="center"/>
              <w:textAlignment w:val="center"/>
              <w:rPr>
                <w:rFonts w:cs="Times New Roman"/>
                <w:color w:val="000000"/>
              </w:rPr>
            </w:pPr>
            <w:r>
              <w:rPr>
                <w:rFonts w:cs="Times New Roman"/>
                <w:color w:val="000000"/>
                <w:kern w:val="0"/>
                <w:lang w:bidi="ar"/>
              </w:rPr>
              <w:t>考核分配处</w:t>
            </w:r>
          </w:p>
        </w:tc>
        <w:tc>
          <w:tcPr>
            <w:tcW w:w="0" w:type="auto"/>
            <w:shd w:val="clear" w:color="auto" w:fill="FFFFFF"/>
            <w:vAlign w:val="center"/>
          </w:tcPr>
          <w:p w14:paraId="63D8D5FB">
            <w:pPr>
              <w:widowControl/>
              <w:spacing w:line="240" w:lineRule="auto"/>
              <w:ind w:firstLine="0" w:firstLineChars="0"/>
              <w:jc w:val="center"/>
              <w:textAlignment w:val="center"/>
              <w:rPr>
                <w:rFonts w:cs="Times New Roman"/>
                <w:color w:val="000000"/>
              </w:rPr>
            </w:pPr>
            <w:r>
              <w:rPr>
                <w:rFonts w:cs="Times New Roman"/>
                <w:color w:val="000000"/>
                <w:kern w:val="0"/>
                <w:lang w:bidi="ar"/>
              </w:rPr>
              <w:t>职工薪酬相关信息</w:t>
            </w:r>
          </w:p>
        </w:tc>
        <w:tc>
          <w:tcPr>
            <w:tcW w:w="0" w:type="auto"/>
            <w:shd w:val="clear" w:color="auto" w:fill="FFFFFF"/>
            <w:vAlign w:val="center"/>
          </w:tcPr>
          <w:p w14:paraId="1095F8EB">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47B1713">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61312D96">
            <w:pPr>
              <w:widowControl/>
              <w:spacing w:line="240" w:lineRule="auto"/>
              <w:ind w:firstLine="0" w:firstLineChars="0"/>
              <w:jc w:val="center"/>
              <w:textAlignment w:val="center"/>
              <w:rPr>
                <w:rFonts w:cs="Times New Roman"/>
                <w:color w:val="000000"/>
              </w:rPr>
            </w:pPr>
            <w:r>
              <w:rPr>
                <w:rFonts w:cs="Times New Roman"/>
                <w:color w:val="000000"/>
                <w:kern w:val="0"/>
                <w:lang w:bidi="ar"/>
              </w:rPr>
              <w:t>职工薪酬相关信息</w:t>
            </w:r>
          </w:p>
        </w:tc>
        <w:tc>
          <w:tcPr>
            <w:tcW w:w="0" w:type="auto"/>
            <w:shd w:val="clear" w:color="auto" w:fill="FFFFFF"/>
            <w:vAlign w:val="center"/>
          </w:tcPr>
          <w:p w14:paraId="36AEACBC">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66256895">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42A167D">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1DAD84A4">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24C64924">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65F0C171">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03A044F">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2CC438FF">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16D19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8" w:hRule="atLeast"/>
          <w:jc w:val="center"/>
        </w:trPr>
        <w:tc>
          <w:tcPr>
            <w:tcW w:w="0" w:type="auto"/>
            <w:shd w:val="clear" w:color="auto" w:fill="FFFFFF"/>
            <w:vAlign w:val="center"/>
          </w:tcPr>
          <w:p w14:paraId="58DC0B60">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企业分配事中事后监管</w:t>
            </w:r>
          </w:p>
        </w:tc>
        <w:tc>
          <w:tcPr>
            <w:tcW w:w="0" w:type="auto"/>
            <w:shd w:val="clear" w:color="auto" w:fill="FFFFFF"/>
            <w:vAlign w:val="center"/>
          </w:tcPr>
          <w:p w14:paraId="0CAD49CE">
            <w:pPr>
              <w:widowControl/>
              <w:spacing w:line="240" w:lineRule="auto"/>
              <w:ind w:firstLine="0" w:firstLineChars="0"/>
              <w:jc w:val="center"/>
              <w:textAlignment w:val="center"/>
              <w:rPr>
                <w:rFonts w:cs="Times New Roman"/>
                <w:color w:val="000000"/>
              </w:rPr>
            </w:pPr>
            <w:r>
              <w:rPr>
                <w:rFonts w:cs="Times New Roman"/>
                <w:color w:val="000000"/>
                <w:kern w:val="0"/>
                <w:lang w:bidi="ar"/>
              </w:rPr>
              <w:t>KHFPC</w:t>
            </w:r>
          </w:p>
        </w:tc>
        <w:tc>
          <w:tcPr>
            <w:tcW w:w="0" w:type="auto"/>
            <w:shd w:val="clear" w:color="auto" w:fill="FFFFFF"/>
            <w:vAlign w:val="center"/>
          </w:tcPr>
          <w:p w14:paraId="6EF514D6">
            <w:pPr>
              <w:widowControl/>
              <w:spacing w:line="240" w:lineRule="auto"/>
              <w:ind w:firstLine="0" w:firstLineChars="0"/>
              <w:jc w:val="center"/>
              <w:textAlignment w:val="center"/>
              <w:rPr>
                <w:rFonts w:cs="Times New Roman"/>
                <w:color w:val="000000"/>
              </w:rPr>
            </w:pPr>
            <w:r>
              <w:rPr>
                <w:rFonts w:cs="Times New Roman"/>
                <w:color w:val="000000"/>
                <w:kern w:val="0"/>
                <w:lang w:bidi="ar"/>
              </w:rPr>
              <w:t>考核分配处</w:t>
            </w:r>
          </w:p>
        </w:tc>
        <w:tc>
          <w:tcPr>
            <w:tcW w:w="0" w:type="auto"/>
            <w:shd w:val="clear" w:color="auto" w:fill="FFFFFF"/>
            <w:vAlign w:val="center"/>
          </w:tcPr>
          <w:p w14:paraId="4B2D4E00">
            <w:pPr>
              <w:widowControl/>
              <w:spacing w:line="240" w:lineRule="auto"/>
              <w:ind w:firstLine="0" w:firstLineChars="0"/>
              <w:jc w:val="center"/>
              <w:textAlignment w:val="center"/>
              <w:rPr>
                <w:rFonts w:cs="Times New Roman"/>
                <w:color w:val="000000"/>
              </w:rPr>
            </w:pPr>
            <w:r>
              <w:rPr>
                <w:rFonts w:cs="Times New Roman"/>
                <w:color w:val="000000"/>
                <w:kern w:val="0"/>
                <w:lang w:bidi="ar"/>
              </w:rPr>
              <w:t>收入分配年报企业总部和本市子企业补充</w:t>
            </w:r>
          </w:p>
        </w:tc>
        <w:tc>
          <w:tcPr>
            <w:tcW w:w="0" w:type="auto"/>
            <w:shd w:val="clear" w:color="auto" w:fill="FFFFFF"/>
            <w:vAlign w:val="center"/>
          </w:tcPr>
          <w:p w14:paraId="2416445F">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549B959">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8582DB9">
            <w:pPr>
              <w:widowControl/>
              <w:spacing w:line="240" w:lineRule="auto"/>
              <w:ind w:firstLine="0" w:firstLineChars="0"/>
              <w:jc w:val="center"/>
              <w:textAlignment w:val="center"/>
              <w:rPr>
                <w:rFonts w:cs="Times New Roman"/>
                <w:color w:val="000000"/>
              </w:rPr>
            </w:pPr>
            <w:r>
              <w:rPr>
                <w:rFonts w:cs="Times New Roman"/>
                <w:color w:val="000000"/>
                <w:kern w:val="0"/>
                <w:lang w:bidi="ar"/>
              </w:rPr>
              <w:t>收入分配年报企业总部和本市子企业补充</w:t>
            </w:r>
          </w:p>
        </w:tc>
        <w:tc>
          <w:tcPr>
            <w:tcW w:w="0" w:type="auto"/>
            <w:shd w:val="clear" w:color="auto" w:fill="FFFFFF"/>
            <w:vAlign w:val="center"/>
          </w:tcPr>
          <w:p w14:paraId="69DEFA5B">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2A37617B">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29A37F28">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0051E259">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60652860">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23CAE5FC">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39E5C71E">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3F14AA2F">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65953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009637DF">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企业分配事中事后监管</w:t>
            </w:r>
          </w:p>
        </w:tc>
        <w:tc>
          <w:tcPr>
            <w:tcW w:w="0" w:type="auto"/>
            <w:shd w:val="clear" w:color="auto" w:fill="FFFFFF"/>
            <w:vAlign w:val="center"/>
          </w:tcPr>
          <w:p w14:paraId="1DEA07BB">
            <w:pPr>
              <w:widowControl/>
              <w:spacing w:line="240" w:lineRule="auto"/>
              <w:ind w:firstLine="0" w:firstLineChars="0"/>
              <w:jc w:val="center"/>
              <w:textAlignment w:val="center"/>
              <w:rPr>
                <w:rFonts w:cs="Times New Roman"/>
                <w:color w:val="000000"/>
              </w:rPr>
            </w:pPr>
            <w:r>
              <w:rPr>
                <w:rFonts w:cs="Times New Roman"/>
                <w:color w:val="000000"/>
                <w:kern w:val="0"/>
                <w:lang w:bidi="ar"/>
              </w:rPr>
              <w:t>KHFPC</w:t>
            </w:r>
          </w:p>
        </w:tc>
        <w:tc>
          <w:tcPr>
            <w:tcW w:w="0" w:type="auto"/>
            <w:shd w:val="clear" w:color="auto" w:fill="FFFFFF"/>
            <w:vAlign w:val="center"/>
          </w:tcPr>
          <w:p w14:paraId="363760BC">
            <w:pPr>
              <w:widowControl/>
              <w:spacing w:line="240" w:lineRule="auto"/>
              <w:ind w:firstLine="0" w:firstLineChars="0"/>
              <w:jc w:val="center"/>
              <w:textAlignment w:val="center"/>
              <w:rPr>
                <w:rFonts w:cs="Times New Roman"/>
                <w:color w:val="000000"/>
              </w:rPr>
            </w:pPr>
            <w:r>
              <w:rPr>
                <w:rFonts w:cs="Times New Roman"/>
                <w:color w:val="000000"/>
                <w:kern w:val="0"/>
                <w:lang w:bidi="ar"/>
              </w:rPr>
              <w:t>考核分配处</w:t>
            </w:r>
          </w:p>
        </w:tc>
        <w:tc>
          <w:tcPr>
            <w:tcW w:w="0" w:type="auto"/>
            <w:shd w:val="clear" w:color="auto" w:fill="FFFFFF"/>
            <w:vAlign w:val="center"/>
          </w:tcPr>
          <w:p w14:paraId="0586DC70">
            <w:pPr>
              <w:widowControl/>
              <w:spacing w:line="240" w:lineRule="auto"/>
              <w:ind w:firstLine="0" w:firstLineChars="0"/>
              <w:jc w:val="center"/>
              <w:textAlignment w:val="center"/>
              <w:rPr>
                <w:rFonts w:cs="Times New Roman"/>
                <w:color w:val="000000"/>
              </w:rPr>
            </w:pPr>
            <w:r>
              <w:rPr>
                <w:rFonts w:cs="Times New Roman"/>
                <w:color w:val="000000"/>
                <w:kern w:val="0"/>
                <w:lang w:bidi="ar"/>
              </w:rPr>
              <w:t>人工成本预算</w:t>
            </w:r>
          </w:p>
        </w:tc>
        <w:tc>
          <w:tcPr>
            <w:tcW w:w="0" w:type="auto"/>
            <w:shd w:val="clear" w:color="auto" w:fill="FFFFFF"/>
            <w:vAlign w:val="center"/>
          </w:tcPr>
          <w:p w14:paraId="21C35F19">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F241494">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06364B16">
            <w:pPr>
              <w:widowControl/>
              <w:spacing w:line="240" w:lineRule="auto"/>
              <w:ind w:firstLine="0" w:firstLineChars="0"/>
              <w:jc w:val="center"/>
              <w:textAlignment w:val="center"/>
              <w:rPr>
                <w:rFonts w:cs="Times New Roman"/>
                <w:color w:val="000000"/>
              </w:rPr>
            </w:pPr>
            <w:r>
              <w:rPr>
                <w:rFonts w:cs="Times New Roman"/>
                <w:color w:val="000000"/>
                <w:kern w:val="0"/>
                <w:lang w:bidi="ar"/>
              </w:rPr>
              <w:t>人工成本预算</w:t>
            </w:r>
          </w:p>
        </w:tc>
        <w:tc>
          <w:tcPr>
            <w:tcW w:w="0" w:type="auto"/>
            <w:shd w:val="clear" w:color="auto" w:fill="FFFFFF"/>
            <w:vAlign w:val="center"/>
          </w:tcPr>
          <w:p w14:paraId="6BEB2BE2">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37FF7357">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5DF89C5B">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25934167">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1D40C6F0">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91CB9B5">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3E0D2A66">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1A205623">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65028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276C5937">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企业分配事中事后监管</w:t>
            </w:r>
          </w:p>
        </w:tc>
        <w:tc>
          <w:tcPr>
            <w:tcW w:w="0" w:type="auto"/>
            <w:shd w:val="clear" w:color="auto" w:fill="FFFFFF"/>
            <w:vAlign w:val="center"/>
          </w:tcPr>
          <w:p w14:paraId="02A76422">
            <w:pPr>
              <w:widowControl/>
              <w:spacing w:line="240" w:lineRule="auto"/>
              <w:ind w:firstLine="0" w:firstLineChars="0"/>
              <w:jc w:val="center"/>
              <w:textAlignment w:val="center"/>
              <w:rPr>
                <w:rFonts w:cs="Times New Roman"/>
                <w:color w:val="000000"/>
              </w:rPr>
            </w:pPr>
            <w:r>
              <w:rPr>
                <w:rFonts w:cs="Times New Roman"/>
                <w:color w:val="000000"/>
                <w:kern w:val="0"/>
                <w:lang w:bidi="ar"/>
              </w:rPr>
              <w:t>KHFPC</w:t>
            </w:r>
          </w:p>
        </w:tc>
        <w:tc>
          <w:tcPr>
            <w:tcW w:w="0" w:type="auto"/>
            <w:shd w:val="clear" w:color="auto" w:fill="FFFFFF"/>
            <w:vAlign w:val="center"/>
          </w:tcPr>
          <w:p w14:paraId="6AB914F6">
            <w:pPr>
              <w:widowControl/>
              <w:spacing w:line="240" w:lineRule="auto"/>
              <w:ind w:firstLine="0" w:firstLineChars="0"/>
              <w:jc w:val="center"/>
              <w:textAlignment w:val="center"/>
              <w:rPr>
                <w:rFonts w:cs="Times New Roman"/>
                <w:color w:val="000000"/>
              </w:rPr>
            </w:pPr>
            <w:r>
              <w:rPr>
                <w:rFonts w:cs="Times New Roman"/>
                <w:color w:val="000000"/>
                <w:kern w:val="0"/>
                <w:lang w:bidi="ar"/>
              </w:rPr>
              <w:t>考核分配处</w:t>
            </w:r>
          </w:p>
        </w:tc>
        <w:tc>
          <w:tcPr>
            <w:tcW w:w="0" w:type="auto"/>
            <w:shd w:val="clear" w:color="auto" w:fill="FFFFFF"/>
            <w:vAlign w:val="center"/>
          </w:tcPr>
          <w:p w14:paraId="59660C71">
            <w:pPr>
              <w:widowControl/>
              <w:spacing w:line="240" w:lineRule="auto"/>
              <w:ind w:firstLine="0" w:firstLineChars="0"/>
              <w:jc w:val="center"/>
              <w:textAlignment w:val="center"/>
              <w:rPr>
                <w:rFonts w:cs="Times New Roman"/>
                <w:color w:val="000000"/>
              </w:rPr>
            </w:pPr>
            <w:r>
              <w:rPr>
                <w:rFonts w:cs="Times New Roman"/>
                <w:color w:val="000000"/>
                <w:kern w:val="0"/>
                <w:lang w:bidi="ar"/>
              </w:rPr>
              <w:t>工资总额清算</w:t>
            </w:r>
          </w:p>
        </w:tc>
        <w:tc>
          <w:tcPr>
            <w:tcW w:w="0" w:type="auto"/>
            <w:shd w:val="clear" w:color="auto" w:fill="FFFFFF"/>
            <w:vAlign w:val="center"/>
          </w:tcPr>
          <w:p w14:paraId="3AF82B2F">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D9D85A3">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F1C96B4">
            <w:pPr>
              <w:widowControl/>
              <w:spacing w:line="240" w:lineRule="auto"/>
              <w:ind w:firstLine="0" w:firstLineChars="0"/>
              <w:jc w:val="center"/>
              <w:textAlignment w:val="center"/>
              <w:rPr>
                <w:rFonts w:cs="Times New Roman"/>
                <w:color w:val="000000"/>
              </w:rPr>
            </w:pPr>
            <w:r>
              <w:rPr>
                <w:rFonts w:cs="Times New Roman"/>
                <w:color w:val="000000"/>
                <w:kern w:val="0"/>
                <w:lang w:bidi="ar"/>
              </w:rPr>
              <w:t>工资总额清算</w:t>
            </w:r>
          </w:p>
        </w:tc>
        <w:tc>
          <w:tcPr>
            <w:tcW w:w="0" w:type="auto"/>
            <w:shd w:val="clear" w:color="auto" w:fill="FFFFFF"/>
            <w:vAlign w:val="center"/>
          </w:tcPr>
          <w:p w14:paraId="06CE6517">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3708D3D6">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68B38039">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494AEF7C">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5AD24DA6">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0F9BED5">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181ACFF1">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57A80CDE">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22365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2C66B078">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企业分配事中事后监管</w:t>
            </w:r>
          </w:p>
        </w:tc>
        <w:tc>
          <w:tcPr>
            <w:tcW w:w="0" w:type="auto"/>
            <w:shd w:val="clear" w:color="auto" w:fill="FFFFFF"/>
            <w:vAlign w:val="center"/>
          </w:tcPr>
          <w:p w14:paraId="7A8CBFA9">
            <w:pPr>
              <w:widowControl/>
              <w:spacing w:line="240" w:lineRule="auto"/>
              <w:ind w:firstLine="0" w:firstLineChars="0"/>
              <w:jc w:val="center"/>
              <w:textAlignment w:val="center"/>
              <w:rPr>
                <w:rFonts w:cs="Times New Roman"/>
                <w:color w:val="000000"/>
              </w:rPr>
            </w:pPr>
            <w:r>
              <w:rPr>
                <w:rFonts w:cs="Times New Roman"/>
                <w:color w:val="000000"/>
                <w:kern w:val="0"/>
                <w:lang w:bidi="ar"/>
              </w:rPr>
              <w:t>KHFPC</w:t>
            </w:r>
          </w:p>
        </w:tc>
        <w:tc>
          <w:tcPr>
            <w:tcW w:w="0" w:type="auto"/>
            <w:shd w:val="clear" w:color="auto" w:fill="FFFFFF"/>
            <w:vAlign w:val="center"/>
          </w:tcPr>
          <w:p w14:paraId="04A1AEF5">
            <w:pPr>
              <w:widowControl/>
              <w:spacing w:line="240" w:lineRule="auto"/>
              <w:ind w:firstLine="0" w:firstLineChars="0"/>
              <w:jc w:val="center"/>
              <w:textAlignment w:val="center"/>
              <w:rPr>
                <w:rFonts w:cs="Times New Roman"/>
                <w:color w:val="000000"/>
              </w:rPr>
            </w:pPr>
            <w:r>
              <w:rPr>
                <w:rFonts w:cs="Times New Roman"/>
                <w:color w:val="000000"/>
                <w:kern w:val="0"/>
                <w:lang w:bidi="ar"/>
              </w:rPr>
              <w:t>考核分配处</w:t>
            </w:r>
          </w:p>
        </w:tc>
        <w:tc>
          <w:tcPr>
            <w:tcW w:w="0" w:type="auto"/>
            <w:shd w:val="clear" w:color="auto" w:fill="FFFFFF"/>
            <w:vAlign w:val="center"/>
          </w:tcPr>
          <w:p w14:paraId="49C1AA85">
            <w:pPr>
              <w:widowControl/>
              <w:spacing w:line="240" w:lineRule="auto"/>
              <w:ind w:firstLine="0" w:firstLineChars="0"/>
              <w:jc w:val="center"/>
              <w:textAlignment w:val="center"/>
              <w:rPr>
                <w:rFonts w:cs="Times New Roman"/>
                <w:color w:val="000000"/>
              </w:rPr>
            </w:pPr>
            <w:r>
              <w:rPr>
                <w:rFonts w:cs="Times New Roman"/>
                <w:color w:val="000000"/>
                <w:kern w:val="0"/>
                <w:lang w:bidi="ar"/>
              </w:rPr>
              <w:t>收入分配年报审核数据</w:t>
            </w:r>
          </w:p>
        </w:tc>
        <w:tc>
          <w:tcPr>
            <w:tcW w:w="0" w:type="auto"/>
            <w:shd w:val="clear" w:color="auto" w:fill="FFFFFF"/>
            <w:vAlign w:val="center"/>
          </w:tcPr>
          <w:p w14:paraId="25B78F07">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DF6C9CD">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4FA8712C">
            <w:pPr>
              <w:widowControl/>
              <w:spacing w:line="240" w:lineRule="auto"/>
              <w:ind w:firstLine="0" w:firstLineChars="0"/>
              <w:jc w:val="center"/>
              <w:textAlignment w:val="center"/>
              <w:rPr>
                <w:rFonts w:cs="Times New Roman"/>
                <w:color w:val="000000"/>
              </w:rPr>
            </w:pPr>
            <w:r>
              <w:rPr>
                <w:rFonts w:cs="Times New Roman"/>
                <w:color w:val="000000"/>
                <w:kern w:val="0"/>
                <w:lang w:bidi="ar"/>
              </w:rPr>
              <w:t>收入分配年报审核数据</w:t>
            </w:r>
          </w:p>
        </w:tc>
        <w:tc>
          <w:tcPr>
            <w:tcW w:w="0" w:type="auto"/>
            <w:shd w:val="clear" w:color="auto" w:fill="FFFFFF"/>
            <w:vAlign w:val="center"/>
          </w:tcPr>
          <w:p w14:paraId="0C0A8B91">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B98E058">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02E338F5">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20CD031">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209BC2B2">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1288D772">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26BDED68">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5F498313">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2CEE5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19B498CF">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企业分配事中事后监管</w:t>
            </w:r>
          </w:p>
        </w:tc>
        <w:tc>
          <w:tcPr>
            <w:tcW w:w="0" w:type="auto"/>
            <w:shd w:val="clear" w:color="auto" w:fill="FFFFFF"/>
            <w:vAlign w:val="center"/>
          </w:tcPr>
          <w:p w14:paraId="4056EFB4">
            <w:pPr>
              <w:widowControl/>
              <w:spacing w:line="240" w:lineRule="auto"/>
              <w:ind w:firstLine="0" w:firstLineChars="0"/>
              <w:jc w:val="center"/>
              <w:textAlignment w:val="center"/>
              <w:rPr>
                <w:rFonts w:cs="Times New Roman"/>
                <w:color w:val="000000"/>
              </w:rPr>
            </w:pPr>
            <w:r>
              <w:rPr>
                <w:rFonts w:cs="Times New Roman"/>
                <w:color w:val="000000"/>
                <w:kern w:val="0"/>
                <w:lang w:bidi="ar"/>
              </w:rPr>
              <w:t>KHFPC</w:t>
            </w:r>
          </w:p>
        </w:tc>
        <w:tc>
          <w:tcPr>
            <w:tcW w:w="0" w:type="auto"/>
            <w:shd w:val="clear" w:color="auto" w:fill="FFFFFF"/>
            <w:vAlign w:val="center"/>
          </w:tcPr>
          <w:p w14:paraId="62369033">
            <w:pPr>
              <w:widowControl/>
              <w:spacing w:line="240" w:lineRule="auto"/>
              <w:ind w:firstLine="0" w:firstLineChars="0"/>
              <w:jc w:val="center"/>
              <w:textAlignment w:val="center"/>
              <w:rPr>
                <w:rFonts w:cs="Times New Roman"/>
                <w:color w:val="000000"/>
              </w:rPr>
            </w:pPr>
            <w:r>
              <w:rPr>
                <w:rFonts w:cs="Times New Roman"/>
                <w:color w:val="000000"/>
                <w:kern w:val="0"/>
                <w:lang w:bidi="ar"/>
              </w:rPr>
              <w:t>考核分配处</w:t>
            </w:r>
          </w:p>
        </w:tc>
        <w:tc>
          <w:tcPr>
            <w:tcW w:w="0" w:type="auto"/>
            <w:shd w:val="clear" w:color="auto" w:fill="FFFFFF"/>
            <w:vAlign w:val="center"/>
          </w:tcPr>
          <w:p w14:paraId="6246DD20">
            <w:pPr>
              <w:widowControl/>
              <w:spacing w:line="240" w:lineRule="auto"/>
              <w:ind w:firstLine="0" w:firstLineChars="0"/>
              <w:jc w:val="center"/>
              <w:textAlignment w:val="center"/>
              <w:rPr>
                <w:rFonts w:cs="Times New Roman"/>
                <w:color w:val="000000"/>
              </w:rPr>
            </w:pPr>
            <w:r>
              <w:rPr>
                <w:rFonts w:cs="Times New Roman"/>
                <w:color w:val="000000"/>
                <w:kern w:val="0"/>
                <w:lang w:bidi="ar"/>
              </w:rPr>
              <w:t>人工成本预算审核数据</w:t>
            </w:r>
          </w:p>
        </w:tc>
        <w:tc>
          <w:tcPr>
            <w:tcW w:w="0" w:type="auto"/>
            <w:shd w:val="clear" w:color="auto" w:fill="FFFFFF"/>
            <w:vAlign w:val="center"/>
          </w:tcPr>
          <w:p w14:paraId="539E0458">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70197723">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1BFC6B62">
            <w:pPr>
              <w:widowControl/>
              <w:spacing w:line="240" w:lineRule="auto"/>
              <w:ind w:firstLine="0" w:firstLineChars="0"/>
              <w:jc w:val="center"/>
              <w:textAlignment w:val="center"/>
              <w:rPr>
                <w:rFonts w:cs="Times New Roman"/>
                <w:color w:val="000000"/>
              </w:rPr>
            </w:pPr>
            <w:r>
              <w:rPr>
                <w:rFonts w:cs="Times New Roman"/>
                <w:color w:val="000000"/>
                <w:kern w:val="0"/>
                <w:lang w:bidi="ar"/>
              </w:rPr>
              <w:t>人工成本预算审核数据</w:t>
            </w:r>
          </w:p>
        </w:tc>
        <w:tc>
          <w:tcPr>
            <w:tcW w:w="0" w:type="auto"/>
            <w:shd w:val="clear" w:color="auto" w:fill="FFFFFF"/>
            <w:vAlign w:val="center"/>
          </w:tcPr>
          <w:p w14:paraId="3DB05735">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310E6678">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107DD7BF">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46CA7F2C">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617D8B15">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284D8523">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0F967C1">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3B0E415D">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1D86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4E65B682">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企业分配事中事后监管</w:t>
            </w:r>
          </w:p>
        </w:tc>
        <w:tc>
          <w:tcPr>
            <w:tcW w:w="0" w:type="auto"/>
            <w:shd w:val="clear" w:color="auto" w:fill="FFFFFF"/>
            <w:vAlign w:val="center"/>
          </w:tcPr>
          <w:p w14:paraId="2F176CC6">
            <w:pPr>
              <w:widowControl/>
              <w:spacing w:line="240" w:lineRule="auto"/>
              <w:ind w:firstLine="0" w:firstLineChars="0"/>
              <w:jc w:val="center"/>
              <w:textAlignment w:val="center"/>
              <w:rPr>
                <w:rFonts w:cs="Times New Roman"/>
                <w:color w:val="000000"/>
              </w:rPr>
            </w:pPr>
            <w:r>
              <w:rPr>
                <w:rFonts w:cs="Times New Roman"/>
                <w:color w:val="000000"/>
                <w:kern w:val="0"/>
                <w:lang w:bidi="ar"/>
              </w:rPr>
              <w:t>KHFPC</w:t>
            </w:r>
          </w:p>
        </w:tc>
        <w:tc>
          <w:tcPr>
            <w:tcW w:w="0" w:type="auto"/>
            <w:shd w:val="clear" w:color="auto" w:fill="FFFFFF"/>
            <w:vAlign w:val="center"/>
          </w:tcPr>
          <w:p w14:paraId="30B4AFB6">
            <w:pPr>
              <w:widowControl/>
              <w:spacing w:line="240" w:lineRule="auto"/>
              <w:ind w:firstLine="0" w:firstLineChars="0"/>
              <w:jc w:val="center"/>
              <w:textAlignment w:val="center"/>
              <w:rPr>
                <w:rFonts w:cs="Times New Roman"/>
                <w:color w:val="000000"/>
              </w:rPr>
            </w:pPr>
            <w:r>
              <w:rPr>
                <w:rFonts w:cs="Times New Roman"/>
                <w:color w:val="000000"/>
                <w:kern w:val="0"/>
                <w:lang w:bidi="ar"/>
              </w:rPr>
              <w:t>考核分配处</w:t>
            </w:r>
          </w:p>
        </w:tc>
        <w:tc>
          <w:tcPr>
            <w:tcW w:w="0" w:type="auto"/>
            <w:shd w:val="clear" w:color="auto" w:fill="FFFFFF"/>
            <w:vAlign w:val="center"/>
          </w:tcPr>
          <w:p w14:paraId="1EC5B368">
            <w:pPr>
              <w:widowControl/>
              <w:spacing w:line="240" w:lineRule="auto"/>
              <w:ind w:firstLine="0" w:firstLineChars="0"/>
              <w:jc w:val="center"/>
              <w:textAlignment w:val="center"/>
              <w:rPr>
                <w:rFonts w:cs="Times New Roman"/>
                <w:color w:val="000000"/>
              </w:rPr>
            </w:pPr>
            <w:r>
              <w:rPr>
                <w:rFonts w:cs="Times New Roman"/>
                <w:color w:val="000000"/>
                <w:kern w:val="0"/>
                <w:lang w:bidi="ar"/>
              </w:rPr>
              <w:t>人工成本执行定报审核数据</w:t>
            </w:r>
          </w:p>
        </w:tc>
        <w:tc>
          <w:tcPr>
            <w:tcW w:w="0" w:type="auto"/>
            <w:shd w:val="clear" w:color="auto" w:fill="FFFFFF"/>
            <w:vAlign w:val="center"/>
          </w:tcPr>
          <w:p w14:paraId="218071E7">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79E6B94">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3920399">
            <w:pPr>
              <w:widowControl/>
              <w:spacing w:line="240" w:lineRule="auto"/>
              <w:ind w:firstLine="0" w:firstLineChars="0"/>
              <w:jc w:val="center"/>
              <w:textAlignment w:val="center"/>
              <w:rPr>
                <w:rFonts w:cs="Times New Roman"/>
                <w:color w:val="000000"/>
              </w:rPr>
            </w:pPr>
            <w:r>
              <w:rPr>
                <w:rFonts w:cs="Times New Roman"/>
                <w:color w:val="000000"/>
                <w:kern w:val="0"/>
                <w:lang w:bidi="ar"/>
              </w:rPr>
              <w:t>人工成本执行定报审核数据</w:t>
            </w:r>
          </w:p>
        </w:tc>
        <w:tc>
          <w:tcPr>
            <w:tcW w:w="0" w:type="auto"/>
            <w:shd w:val="clear" w:color="auto" w:fill="FFFFFF"/>
            <w:vAlign w:val="center"/>
          </w:tcPr>
          <w:p w14:paraId="43A107EE">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13BA1F56">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6650F2F7">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4A85EDEF">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0F05BB80">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69F6D086">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3CAA9945">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77C6B7D1">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2B8CC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5" w:hRule="atLeast"/>
          <w:jc w:val="center"/>
        </w:trPr>
        <w:tc>
          <w:tcPr>
            <w:tcW w:w="0" w:type="auto"/>
            <w:shd w:val="clear" w:color="auto" w:fill="FFFFFF"/>
            <w:vAlign w:val="center"/>
          </w:tcPr>
          <w:p w14:paraId="556474BC">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企业分配事中事后监管</w:t>
            </w:r>
          </w:p>
        </w:tc>
        <w:tc>
          <w:tcPr>
            <w:tcW w:w="0" w:type="auto"/>
            <w:shd w:val="clear" w:color="auto" w:fill="FFFFFF"/>
            <w:vAlign w:val="center"/>
          </w:tcPr>
          <w:p w14:paraId="09DF32C2">
            <w:pPr>
              <w:widowControl/>
              <w:spacing w:line="240" w:lineRule="auto"/>
              <w:ind w:firstLine="0" w:firstLineChars="0"/>
              <w:jc w:val="center"/>
              <w:textAlignment w:val="center"/>
              <w:rPr>
                <w:rFonts w:cs="Times New Roman"/>
                <w:color w:val="000000"/>
              </w:rPr>
            </w:pPr>
            <w:r>
              <w:rPr>
                <w:rFonts w:cs="Times New Roman"/>
                <w:color w:val="000000"/>
                <w:kern w:val="0"/>
                <w:lang w:bidi="ar"/>
              </w:rPr>
              <w:t>KHFPC</w:t>
            </w:r>
          </w:p>
        </w:tc>
        <w:tc>
          <w:tcPr>
            <w:tcW w:w="0" w:type="auto"/>
            <w:shd w:val="clear" w:color="auto" w:fill="FFFFFF"/>
            <w:vAlign w:val="center"/>
          </w:tcPr>
          <w:p w14:paraId="52AAE383">
            <w:pPr>
              <w:widowControl/>
              <w:spacing w:line="240" w:lineRule="auto"/>
              <w:ind w:firstLine="0" w:firstLineChars="0"/>
              <w:jc w:val="center"/>
              <w:textAlignment w:val="center"/>
              <w:rPr>
                <w:rFonts w:cs="Times New Roman"/>
                <w:color w:val="000000"/>
              </w:rPr>
            </w:pPr>
            <w:r>
              <w:rPr>
                <w:rFonts w:cs="Times New Roman"/>
                <w:color w:val="000000"/>
                <w:kern w:val="0"/>
                <w:lang w:bidi="ar"/>
              </w:rPr>
              <w:t>考核分配处</w:t>
            </w:r>
          </w:p>
        </w:tc>
        <w:tc>
          <w:tcPr>
            <w:tcW w:w="0" w:type="auto"/>
            <w:shd w:val="clear" w:color="auto" w:fill="FFFFFF"/>
            <w:vAlign w:val="center"/>
          </w:tcPr>
          <w:p w14:paraId="00E70AC9">
            <w:pPr>
              <w:widowControl/>
              <w:spacing w:line="240" w:lineRule="auto"/>
              <w:ind w:firstLine="0" w:firstLineChars="0"/>
              <w:jc w:val="center"/>
              <w:textAlignment w:val="center"/>
              <w:rPr>
                <w:rFonts w:cs="Times New Roman"/>
                <w:color w:val="000000"/>
              </w:rPr>
            </w:pPr>
            <w:r>
              <w:rPr>
                <w:rFonts w:cs="Times New Roman"/>
                <w:color w:val="000000"/>
                <w:kern w:val="0"/>
                <w:lang w:bidi="ar"/>
              </w:rPr>
              <w:t>工资效益联动评价表审核数据</w:t>
            </w:r>
          </w:p>
        </w:tc>
        <w:tc>
          <w:tcPr>
            <w:tcW w:w="0" w:type="auto"/>
            <w:shd w:val="clear" w:color="auto" w:fill="FFFFFF"/>
            <w:vAlign w:val="center"/>
          </w:tcPr>
          <w:p w14:paraId="3A956D9A">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19A89B6">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0A1C51C">
            <w:pPr>
              <w:widowControl/>
              <w:spacing w:line="240" w:lineRule="auto"/>
              <w:ind w:firstLine="0" w:firstLineChars="0"/>
              <w:jc w:val="center"/>
              <w:textAlignment w:val="center"/>
              <w:rPr>
                <w:rFonts w:cs="Times New Roman"/>
                <w:color w:val="000000"/>
              </w:rPr>
            </w:pPr>
            <w:r>
              <w:rPr>
                <w:rFonts w:cs="Times New Roman"/>
                <w:color w:val="000000"/>
                <w:kern w:val="0"/>
                <w:lang w:bidi="ar"/>
              </w:rPr>
              <w:t>工资效益联动评价表审核数据</w:t>
            </w:r>
          </w:p>
        </w:tc>
        <w:tc>
          <w:tcPr>
            <w:tcW w:w="0" w:type="auto"/>
            <w:shd w:val="clear" w:color="auto" w:fill="FFFFFF"/>
            <w:vAlign w:val="center"/>
          </w:tcPr>
          <w:p w14:paraId="0913B3A5">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53DF66C8">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C76D615">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35FFABC9">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2C6E14CA">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162049E6">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FBFBF17">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2A12BA96">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663D4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0" w:hRule="atLeast"/>
          <w:jc w:val="center"/>
        </w:trPr>
        <w:tc>
          <w:tcPr>
            <w:tcW w:w="0" w:type="auto"/>
            <w:shd w:val="clear" w:color="auto" w:fill="FFFFFF"/>
            <w:vAlign w:val="center"/>
          </w:tcPr>
          <w:p w14:paraId="53F7C462">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企业分配事中事后监管</w:t>
            </w:r>
          </w:p>
        </w:tc>
        <w:tc>
          <w:tcPr>
            <w:tcW w:w="0" w:type="auto"/>
            <w:shd w:val="clear" w:color="auto" w:fill="FFFFFF"/>
            <w:vAlign w:val="center"/>
          </w:tcPr>
          <w:p w14:paraId="6335C049">
            <w:pPr>
              <w:widowControl/>
              <w:spacing w:line="240" w:lineRule="auto"/>
              <w:ind w:firstLine="0" w:firstLineChars="0"/>
              <w:jc w:val="center"/>
              <w:textAlignment w:val="center"/>
              <w:rPr>
                <w:rFonts w:cs="Times New Roman"/>
                <w:color w:val="000000"/>
              </w:rPr>
            </w:pPr>
            <w:r>
              <w:rPr>
                <w:rFonts w:cs="Times New Roman"/>
                <w:color w:val="000000"/>
                <w:kern w:val="0"/>
                <w:lang w:bidi="ar"/>
              </w:rPr>
              <w:t>KHFPC</w:t>
            </w:r>
          </w:p>
        </w:tc>
        <w:tc>
          <w:tcPr>
            <w:tcW w:w="0" w:type="auto"/>
            <w:shd w:val="clear" w:color="auto" w:fill="FFFFFF"/>
            <w:vAlign w:val="center"/>
          </w:tcPr>
          <w:p w14:paraId="201EA4CF">
            <w:pPr>
              <w:widowControl/>
              <w:spacing w:line="240" w:lineRule="auto"/>
              <w:ind w:firstLine="0" w:firstLineChars="0"/>
              <w:jc w:val="center"/>
              <w:textAlignment w:val="center"/>
              <w:rPr>
                <w:rFonts w:cs="Times New Roman"/>
                <w:color w:val="000000"/>
              </w:rPr>
            </w:pPr>
            <w:r>
              <w:rPr>
                <w:rFonts w:cs="Times New Roman"/>
                <w:color w:val="000000"/>
                <w:kern w:val="0"/>
                <w:lang w:bidi="ar"/>
              </w:rPr>
              <w:t>考核分配处</w:t>
            </w:r>
          </w:p>
        </w:tc>
        <w:tc>
          <w:tcPr>
            <w:tcW w:w="0" w:type="auto"/>
            <w:shd w:val="clear" w:color="auto" w:fill="FFFFFF"/>
            <w:vAlign w:val="center"/>
          </w:tcPr>
          <w:p w14:paraId="52A56F71">
            <w:pPr>
              <w:widowControl/>
              <w:spacing w:line="240" w:lineRule="auto"/>
              <w:ind w:firstLine="0" w:firstLineChars="0"/>
              <w:jc w:val="center"/>
              <w:textAlignment w:val="center"/>
              <w:rPr>
                <w:rFonts w:cs="Times New Roman"/>
                <w:color w:val="000000"/>
              </w:rPr>
            </w:pPr>
            <w:r>
              <w:rPr>
                <w:rFonts w:cs="Times New Roman"/>
                <w:color w:val="000000"/>
                <w:kern w:val="0"/>
                <w:lang w:bidi="ar"/>
              </w:rPr>
              <w:t>国务院国资委监管企业职工薪酬调查问卷审核数据</w:t>
            </w:r>
          </w:p>
        </w:tc>
        <w:tc>
          <w:tcPr>
            <w:tcW w:w="0" w:type="auto"/>
            <w:shd w:val="clear" w:color="auto" w:fill="FFFFFF"/>
            <w:vAlign w:val="center"/>
          </w:tcPr>
          <w:p w14:paraId="2FB11E83">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38EC66F9">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60374110">
            <w:pPr>
              <w:widowControl/>
              <w:spacing w:line="240" w:lineRule="auto"/>
              <w:ind w:firstLine="0" w:firstLineChars="0"/>
              <w:jc w:val="center"/>
              <w:textAlignment w:val="center"/>
              <w:rPr>
                <w:rFonts w:cs="Times New Roman"/>
                <w:color w:val="000000"/>
              </w:rPr>
            </w:pPr>
            <w:r>
              <w:rPr>
                <w:rFonts w:cs="Times New Roman"/>
                <w:color w:val="000000"/>
                <w:kern w:val="0"/>
                <w:lang w:bidi="ar"/>
              </w:rPr>
              <w:t>国务院国资委监管企业职工薪酬调查问卷审核数据</w:t>
            </w:r>
          </w:p>
        </w:tc>
        <w:tc>
          <w:tcPr>
            <w:tcW w:w="0" w:type="auto"/>
            <w:shd w:val="clear" w:color="auto" w:fill="FFFFFF"/>
            <w:vAlign w:val="center"/>
          </w:tcPr>
          <w:p w14:paraId="42C7DE26">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8A241C2">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53C15CCF">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3C1246EB">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2437776B">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7EED19BC">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90147A4">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712652A4">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5A9D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3" w:hRule="atLeast"/>
          <w:jc w:val="center"/>
        </w:trPr>
        <w:tc>
          <w:tcPr>
            <w:tcW w:w="0" w:type="auto"/>
            <w:shd w:val="clear" w:color="auto" w:fill="FFFFFF"/>
            <w:vAlign w:val="center"/>
          </w:tcPr>
          <w:p w14:paraId="57979D9E">
            <w:pPr>
              <w:widowControl/>
              <w:spacing w:line="240" w:lineRule="auto"/>
              <w:ind w:firstLine="0" w:firstLineChars="0"/>
              <w:jc w:val="center"/>
              <w:textAlignment w:val="center"/>
              <w:rPr>
                <w:rFonts w:cs="Times New Roman"/>
                <w:color w:val="000000"/>
              </w:rPr>
            </w:pPr>
            <w:r>
              <w:rPr>
                <w:rFonts w:cs="Times New Roman"/>
                <w:color w:val="000000"/>
                <w:kern w:val="0"/>
                <w:lang w:bidi="ar"/>
              </w:rPr>
              <w:t>企业分配事中事后监管</w:t>
            </w:r>
          </w:p>
        </w:tc>
        <w:tc>
          <w:tcPr>
            <w:tcW w:w="0" w:type="auto"/>
            <w:shd w:val="clear" w:color="auto" w:fill="FFFFFF"/>
            <w:vAlign w:val="center"/>
          </w:tcPr>
          <w:p w14:paraId="6E8694A8">
            <w:pPr>
              <w:widowControl/>
              <w:spacing w:line="240" w:lineRule="auto"/>
              <w:ind w:firstLine="0" w:firstLineChars="0"/>
              <w:jc w:val="center"/>
              <w:textAlignment w:val="center"/>
              <w:rPr>
                <w:rFonts w:cs="Times New Roman"/>
                <w:color w:val="000000"/>
              </w:rPr>
            </w:pPr>
            <w:r>
              <w:rPr>
                <w:rFonts w:cs="Times New Roman"/>
                <w:color w:val="000000"/>
                <w:kern w:val="0"/>
                <w:lang w:bidi="ar"/>
              </w:rPr>
              <w:t>KHFPC</w:t>
            </w:r>
          </w:p>
        </w:tc>
        <w:tc>
          <w:tcPr>
            <w:tcW w:w="0" w:type="auto"/>
            <w:shd w:val="clear" w:color="auto" w:fill="FFFFFF"/>
            <w:vAlign w:val="center"/>
          </w:tcPr>
          <w:p w14:paraId="3C01DE34">
            <w:pPr>
              <w:widowControl/>
              <w:spacing w:line="240" w:lineRule="auto"/>
              <w:ind w:firstLine="0" w:firstLineChars="0"/>
              <w:jc w:val="center"/>
              <w:textAlignment w:val="center"/>
              <w:rPr>
                <w:rFonts w:cs="Times New Roman"/>
                <w:color w:val="000000"/>
              </w:rPr>
            </w:pPr>
            <w:r>
              <w:rPr>
                <w:rFonts w:cs="Times New Roman"/>
                <w:color w:val="000000"/>
                <w:kern w:val="0"/>
                <w:lang w:bidi="ar"/>
              </w:rPr>
              <w:t>考核分配处</w:t>
            </w:r>
          </w:p>
        </w:tc>
        <w:tc>
          <w:tcPr>
            <w:tcW w:w="0" w:type="auto"/>
            <w:shd w:val="clear" w:color="auto" w:fill="FFFFFF"/>
            <w:vAlign w:val="center"/>
          </w:tcPr>
          <w:p w14:paraId="2EB63D65">
            <w:pPr>
              <w:widowControl/>
              <w:spacing w:line="240" w:lineRule="auto"/>
              <w:ind w:firstLine="0" w:firstLineChars="0"/>
              <w:jc w:val="center"/>
              <w:textAlignment w:val="center"/>
              <w:rPr>
                <w:rFonts w:cs="Times New Roman"/>
                <w:color w:val="000000"/>
              </w:rPr>
            </w:pPr>
            <w:r>
              <w:rPr>
                <w:rFonts w:cs="Times New Roman"/>
                <w:color w:val="000000"/>
                <w:kern w:val="0"/>
                <w:lang w:bidi="ar"/>
              </w:rPr>
              <w:t>人工成本月报表审核数据</w:t>
            </w:r>
          </w:p>
        </w:tc>
        <w:tc>
          <w:tcPr>
            <w:tcW w:w="0" w:type="auto"/>
            <w:shd w:val="clear" w:color="auto" w:fill="FFFFFF"/>
            <w:vAlign w:val="center"/>
          </w:tcPr>
          <w:p w14:paraId="205E10A1">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3B0A829">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B300529">
            <w:pPr>
              <w:widowControl/>
              <w:spacing w:line="240" w:lineRule="auto"/>
              <w:ind w:firstLine="0" w:firstLineChars="0"/>
              <w:jc w:val="center"/>
              <w:textAlignment w:val="center"/>
              <w:rPr>
                <w:rFonts w:cs="Times New Roman"/>
                <w:color w:val="000000"/>
              </w:rPr>
            </w:pPr>
            <w:r>
              <w:rPr>
                <w:rFonts w:cs="Times New Roman"/>
                <w:color w:val="000000"/>
                <w:kern w:val="0"/>
                <w:lang w:bidi="ar"/>
              </w:rPr>
              <w:t>人工成本月报表审核数据</w:t>
            </w:r>
          </w:p>
        </w:tc>
        <w:tc>
          <w:tcPr>
            <w:tcW w:w="0" w:type="auto"/>
            <w:shd w:val="clear" w:color="auto" w:fill="FFFFFF"/>
            <w:vAlign w:val="center"/>
          </w:tcPr>
          <w:p w14:paraId="3C42CEAF">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69FFF2C7">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1B11A904">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0F8DC770">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4D28C404">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2FF4AD5D">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58AB8F71">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48AAC6E7">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FF99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662434D1">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160B14DD">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422C1B15">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3117C255">
            <w:pPr>
              <w:widowControl/>
              <w:spacing w:line="240" w:lineRule="auto"/>
              <w:ind w:firstLine="0" w:firstLineChars="0"/>
              <w:jc w:val="center"/>
              <w:textAlignment w:val="center"/>
              <w:rPr>
                <w:rFonts w:cs="Times New Roman"/>
                <w:color w:val="000000"/>
              </w:rPr>
            </w:pPr>
            <w:r>
              <w:rPr>
                <w:rFonts w:cs="Times New Roman"/>
                <w:color w:val="000000"/>
                <w:kern w:val="0"/>
                <w:lang w:bidi="ar"/>
              </w:rPr>
              <w:t>房地权证数据</w:t>
            </w:r>
          </w:p>
        </w:tc>
        <w:tc>
          <w:tcPr>
            <w:tcW w:w="0" w:type="auto"/>
            <w:shd w:val="clear" w:color="auto" w:fill="FFFFFF"/>
            <w:vAlign w:val="center"/>
          </w:tcPr>
          <w:p w14:paraId="7786F837">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FED3ECF">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1B8F432C">
            <w:pPr>
              <w:widowControl/>
              <w:spacing w:line="240" w:lineRule="auto"/>
              <w:ind w:firstLine="0" w:firstLineChars="0"/>
              <w:jc w:val="center"/>
              <w:textAlignment w:val="center"/>
              <w:rPr>
                <w:rFonts w:cs="Times New Roman"/>
                <w:color w:val="000000"/>
              </w:rPr>
            </w:pPr>
            <w:r>
              <w:rPr>
                <w:rFonts w:cs="Times New Roman"/>
                <w:color w:val="000000"/>
                <w:kern w:val="0"/>
                <w:lang w:bidi="ar"/>
              </w:rPr>
              <w:t>房地权证数据</w:t>
            </w:r>
          </w:p>
        </w:tc>
        <w:tc>
          <w:tcPr>
            <w:tcW w:w="0" w:type="auto"/>
            <w:shd w:val="clear" w:color="auto" w:fill="FFFFFF"/>
            <w:vAlign w:val="center"/>
          </w:tcPr>
          <w:p w14:paraId="6210BCC2">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37264D26">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536A6925">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34508F14">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118DB58E">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047AC069">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4343BFB">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12EE0319">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D9D0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34A5F309">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5D696248">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2EEC3EF9">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38388FA1">
            <w:pPr>
              <w:widowControl/>
              <w:spacing w:line="240" w:lineRule="auto"/>
              <w:ind w:firstLine="0" w:firstLineChars="0"/>
              <w:jc w:val="center"/>
              <w:textAlignment w:val="center"/>
              <w:rPr>
                <w:rFonts w:cs="Times New Roman"/>
                <w:color w:val="000000"/>
              </w:rPr>
            </w:pPr>
            <w:r>
              <w:rPr>
                <w:rFonts w:cs="Times New Roman"/>
                <w:color w:val="000000"/>
                <w:kern w:val="0"/>
                <w:lang w:bidi="ar"/>
              </w:rPr>
              <w:t>房地出租出借数据</w:t>
            </w:r>
          </w:p>
        </w:tc>
        <w:tc>
          <w:tcPr>
            <w:tcW w:w="0" w:type="auto"/>
            <w:shd w:val="clear" w:color="auto" w:fill="FFFFFF"/>
            <w:vAlign w:val="center"/>
          </w:tcPr>
          <w:p w14:paraId="6CEADDAA">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946BC38">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9AF74C0">
            <w:pPr>
              <w:widowControl/>
              <w:spacing w:line="240" w:lineRule="auto"/>
              <w:ind w:firstLine="0" w:firstLineChars="0"/>
              <w:jc w:val="center"/>
              <w:textAlignment w:val="center"/>
              <w:rPr>
                <w:rFonts w:cs="Times New Roman"/>
                <w:color w:val="000000"/>
              </w:rPr>
            </w:pPr>
            <w:r>
              <w:rPr>
                <w:rFonts w:cs="Times New Roman"/>
                <w:color w:val="000000"/>
                <w:kern w:val="0"/>
                <w:lang w:bidi="ar"/>
              </w:rPr>
              <w:t>房地出租出借数据</w:t>
            </w:r>
          </w:p>
        </w:tc>
        <w:tc>
          <w:tcPr>
            <w:tcW w:w="0" w:type="auto"/>
            <w:shd w:val="clear" w:color="auto" w:fill="FFFFFF"/>
            <w:vAlign w:val="center"/>
          </w:tcPr>
          <w:p w14:paraId="5B1EE3BB">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4B13720C">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40B0C87">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76EC6C88">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670CA746">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6B7A0AA9">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3F7D441">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159699F5">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220CE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1BE4F924">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3A36A0D0">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5CC41105">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68CDD544">
            <w:pPr>
              <w:widowControl/>
              <w:spacing w:line="240" w:lineRule="auto"/>
              <w:ind w:firstLine="0" w:firstLineChars="0"/>
              <w:jc w:val="center"/>
              <w:textAlignment w:val="center"/>
              <w:rPr>
                <w:rFonts w:cs="Times New Roman"/>
                <w:color w:val="000000"/>
              </w:rPr>
            </w:pPr>
            <w:r>
              <w:rPr>
                <w:rFonts w:cs="Times New Roman"/>
                <w:color w:val="000000"/>
                <w:kern w:val="0"/>
                <w:lang w:bidi="ar"/>
              </w:rPr>
              <w:t>交易数</w:t>
            </w:r>
          </w:p>
        </w:tc>
        <w:tc>
          <w:tcPr>
            <w:tcW w:w="0" w:type="auto"/>
            <w:shd w:val="clear" w:color="auto" w:fill="FFFFFF"/>
            <w:vAlign w:val="center"/>
          </w:tcPr>
          <w:p w14:paraId="3B7B737C">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A0A3777">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44FE746C">
            <w:pPr>
              <w:widowControl/>
              <w:spacing w:line="240" w:lineRule="auto"/>
              <w:ind w:firstLine="0" w:firstLineChars="0"/>
              <w:jc w:val="center"/>
              <w:textAlignment w:val="center"/>
              <w:rPr>
                <w:rFonts w:cs="Times New Roman"/>
                <w:color w:val="000000"/>
              </w:rPr>
            </w:pPr>
            <w:r>
              <w:rPr>
                <w:rFonts w:cs="Times New Roman"/>
                <w:color w:val="000000"/>
                <w:kern w:val="0"/>
                <w:lang w:bidi="ar"/>
              </w:rPr>
              <w:t>交易数</w:t>
            </w:r>
          </w:p>
        </w:tc>
        <w:tc>
          <w:tcPr>
            <w:tcW w:w="0" w:type="auto"/>
            <w:shd w:val="clear" w:color="auto" w:fill="FFFFFF"/>
            <w:vAlign w:val="center"/>
          </w:tcPr>
          <w:p w14:paraId="70C522CE">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55D5354A">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6F6A4CD8">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5C12E910">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5C83E88C">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4B7D259D">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1B18E150">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24887568">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C22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64A8DEBE">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3D761496">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7600981A">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0FD826F1">
            <w:pPr>
              <w:widowControl/>
              <w:spacing w:line="240" w:lineRule="auto"/>
              <w:ind w:firstLine="0" w:firstLineChars="0"/>
              <w:jc w:val="center"/>
              <w:textAlignment w:val="center"/>
              <w:rPr>
                <w:rFonts w:cs="Times New Roman"/>
                <w:color w:val="000000"/>
              </w:rPr>
            </w:pPr>
            <w:r>
              <w:rPr>
                <w:rFonts w:cs="Times New Roman"/>
                <w:color w:val="000000"/>
                <w:kern w:val="0"/>
                <w:lang w:bidi="ar"/>
              </w:rPr>
              <w:t>面积</w:t>
            </w:r>
          </w:p>
        </w:tc>
        <w:tc>
          <w:tcPr>
            <w:tcW w:w="0" w:type="auto"/>
            <w:shd w:val="clear" w:color="auto" w:fill="FFFFFF"/>
            <w:vAlign w:val="center"/>
          </w:tcPr>
          <w:p w14:paraId="725AAB03">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B5F8C86">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B9EC307">
            <w:pPr>
              <w:widowControl/>
              <w:spacing w:line="240" w:lineRule="auto"/>
              <w:ind w:firstLine="0" w:firstLineChars="0"/>
              <w:jc w:val="center"/>
              <w:textAlignment w:val="center"/>
              <w:rPr>
                <w:rFonts w:cs="Times New Roman"/>
                <w:color w:val="000000"/>
              </w:rPr>
            </w:pPr>
            <w:r>
              <w:rPr>
                <w:rFonts w:cs="Times New Roman"/>
                <w:color w:val="000000"/>
                <w:kern w:val="0"/>
                <w:lang w:bidi="ar"/>
              </w:rPr>
              <w:t>面积</w:t>
            </w:r>
          </w:p>
        </w:tc>
        <w:tc>
          <w:tcPr>
            <w:tcW w:w="0" w:type="auto"/>
            <w:shd w:val="clear" w:color="auto" w:fill="FFFFFF"/>
            <w:vAlign w:val="center"/>
          </w:tcPr>
          <w:p w14:paraId="54ACAEEB">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FBF633B">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6C4EC3EB">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24BF0762">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4F8AFB90">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21E1AFA9">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A1CB2E5">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6A07E67D">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0A692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555018AE">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7CCFA3FF">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44D37735">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7F90F29C">
            <w:pPr>
              <w:widowControl/>
              <w:spacing w:line="240" w:lineRule="auto"/>
              <w:ind w:firstLine="0" w:firstLineChars="0"/>
              <w:jc w:val="center"/>
              <w:textAlignment w:val="center"/>
              <w:rPr>
                <w:rFonts w:cs="Times New Roman"/>
                <w:color w:val="000000"/>
              </w:rPr>
            </w:pPr>
            <w:r>
              <w:rPr>
                <w:rFonts w:cs="Times New Roman"/>
                <w:color w:val="000000"/>
                <w:kern w:val="0"/>
                <w:lang w:bidi="ar"/>
              </w:rPr>
              <w:t>合同总金额</w:t>
            </w:r>
          </w:p>
        </w:tc>
        <w:tc>
          <w:tcPr>
            <w:tcW w:w="0" w:type="auto"/>
            <w:shd w:val="clear" w:color="auto" w:fill="FFFFFF"/>
            <w:vAlign w:val="center"/>
          </w:tcPr>
          <w:p w14:paraId="76B83A03">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496824C">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6D11652A">
            <w:pPr>
              <w:widowControl/>
              <w:spacing w:line="240" w:lineRule="auto"/>
              <w:ind w:firstLine="0" w:firstLineChars="0"/>
              <w:jc w:val="center"/>
              <w:textAlignment w:val="center"/>
              <w:rPr>
                <w:rFonts w:cs="Times New Roman"/>
                <w:color w:val="000000"/>
              </w:rPr>
            </w:pPr>
            <w:r>
              <w:rPr>
                <w:rFonts w:cs="Times New Roman"/>
                <w:color w:val="000000"/>
                <w:kern w:val="0"/>
                <w:lang w:bidi="ar"/>
              </w:rPr>
              <w:t>合同总金额</w:t>
            </w:r>
          </w:p>
        </w:tc>
        <w:tc>
          <w:tcPr>
            <w:tcW w:w="0" w:type="auto"/>
            <w:shd w:val="clear" w:color="auto" w:fill="FFFFFF"/>
            <w:vAlign w:val="center"/>
          </w:tcPr>
          <w:p w14:paraId="4F62E801">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206B4FFF">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4FE8B71D">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2DC5A655">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128AD9B5">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73CEAB86">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5A972B6A">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74696589">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1457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7ECD3C07">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2284E7A8">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5FB7EF79">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2E6ACDD3">
            <w:pPr>
              <w:widowControl/>
              <w:spacing w:line="240" w:lineRule="auto"/>
              <w:ind w:firstLine="0" w:firstLineChars="0"/>
              <w:jc w:val="center"/>
              <w:textAlignment w:val="center"/>
              <w:rPr>
                <w:rFonts w:cs="Times New Roman"/>
                <w:color w:val="000000"/>
              </w:rPr>
            </w:pPr>
            <w:r>
              <w:rPr>
                <w:rFonts w:cs="Times New Roman"/>
                <w:color w:val="000000"/>
                <w:kern w:val="0"/>
                <w:lang w:bidi="ar"/>
              </w:rPr>
              <w:t>房地价值数据</w:t>
            </w:r>
          </w:p>
        </w:tc>
        <w:tc>
          <w:tcPr>
            <w:tcW w:w="0" w:type="auto"/>
            <w:shd w:val="clear" w:color="auto" w:fill="FFFFFF"/>
            <w:vAlign w:val="center"/>
          </w:tcPr>
          <w:p w14:paraId="5266DB76">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4EFE2677">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071692F4">
            <w:pPr>
              <w:widowControl/>
              <w:spacing w:line="240" w:lineRule="auto"/>
              <w:ind w:firstLine="0" w:firstLineChars="0"/>
              <w:jc w:val="center"/>
              <w:textAlignment w:val="center"/>
              <w:rPr>
                <w:rFonts w:cs="Times New Roman"/>
                <w:color w:val="000000"/>
              </w:rPr>
            </w:pPr>
            <w:r>
              <w:rPr>
                <w:rFonts w:cs="Times New Roman"/>
                <w:color w:val="000000"/>
                <w:kern w:val="0"/>
                <w:lang w:bidi="ar"/>
              </w:rPr>
              <w:t>房地价值数据</w:t>
            </w:r>
          </w:p>
        </w:tc>
        <w:tc>
          <w:tcPr>
            <w:tcW w:w="0" w:type="auto"/>
            <w:shd w:val="clear" w:color="auto" w:fill="FFFFFF"/>
            <w:vAlign w:val="center"/>
          </w:tcPr>
          <w:p w14:paraId="08104774">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391D214">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C353829">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0B85023">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19E7475A">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8A90C1B">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8423B6D">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4FEEB9B6">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0D3AE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74D63303">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586FDD98">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5694F273">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2B2604A3">
            <w:pPr>
              <w:widowControl/>
              <w:spacing w:line="240" w:lineRule="auto"/>
              <w:ind w:firstLine="0" w:firstLineChars="0"/>
              <w:jc w:val="center"/>
              <w:textAlignment w:val="center"/>
              <w:rPr>
                <w:rFonts w:cs="Times New Roman"/>
                <w:color w:val="000000"/>
              </w:rPr>
            </w:pPr>
            <w:r>
              <w:rPr>
                <w:rFonts w:cs="Times New Roman"/>
                <w:color w:val="000000"/>
                <w:kern w:val="0"/>
                <w:lang w:bidi="ar"/>
              </w:rPr>
              <w:t>占用人</w:t>
            </w:r>
          </w:p>
        </w:tc>
        <w:tc>
          <w:tcPr>
            <w:tcW w:w="0" w:type="auto"/>
            <w:shd w:val="clear" w:color="auto" w:fill="FFFFFF"/>
            <w:vAlign w:val="center"/>
          </w:tcPr>
          <w:p w14:paraId="6C8CB967">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DB19C9A">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51D1A745">
            <w:pPr>
              <w:widowControl/>
              <w:spacing w:line="240" w:lineRule="auto"/>
              <w:ind w:firstLine="0" w:firstLineChars="0"/>
              <w:jc w:val="center"/>
              <w:textAlignment w:val="center"/>
              <w:rPr>
                <w:rFonts w:cs="Times New Roman"/>
                <w:color w:val="000000"/>
              </w:rPr>
            </w:pPr>
            <w:r>
              <w:rPr>
                <w:rFonts w:cs="Times New Roman"/>
                <w:color w:val="000000"/>
                <w:kern w:val="0"/>
                <w:lang w:bidi="ar"/>
              </w:rPr>
              <w:t>占用人</w:t>
            </w:r>
          </w:p>
        </w:tc>
        <w:tc>
          <w:tcPr>
            <w:tcW w:w="0" w:type="auto"/>
            <w:shd w:val="clear" w:color="auto" w:fill="FFFFFF"/>
            <w:vAlign w:val="center"/>
          </w:tcPr>
          <w:p w14:paraId="730AEE7C">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56C04E2">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1C041311">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635C3928">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6409A665">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61415BFD">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2372D6F2">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07ACDA2F">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66C10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2902E4B5">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6F0CBA1C">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564CB384">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578FA5CB">
            <w:pPr>
              <w:widowControl/>
              <w:spacing w:line="240" w:lineRule="auto"/>
              <w:ind w:firstLine="0" w:firstLineChars="0"/>
              <w:jc w:val="center"/>
              <w:textAlignment w:val="center"/>
              <w:rPr>
                <w:rFonts w:cs="Times New Roman"/>
                <w:color w:val="000000"/>
              </w:rPr>
            </w:pPr>
            <w:r>
              <w:rPr>
                <w:rFonts w:cs="Times New Roman"/>
                <w:color w:val="000000"/>
                <w:kern w:val="0"/>
                <w:lang w:bidi="ar"/>
              </w:rPr>
              <w:t>数量</w:t>
            </w:r>
          </w:p>
        </w:tc>
        <w:tc>
          <w:tcPr>
            <w:tcW w:w="0" w:type="auto"/>
            <w:shd w:val="clear" w:color="auto" w:fill="FFFFFF"/>
            <w:vAlign w:val="center"/>
          </w:tcPr>
          <w:p w14:paraId="3CD84A97">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50B267A2">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673E9774">
            <w:pPr>
              <w:widowControl/>
              <w:spacing w:line="240" w:lineRule="auto"/>
              <w:ind w:firstLine="0" w:firstLineChars="0"/>
              <w:jc w:val="center"/>
              <w:textAlignment w:val="center"/>
              <w:rPr>
                <w:rFonts w:cs="Times New Roman"/>
                <w:color w:val="000000"/>
              </w:rPr>
            </w:pPr>
            <w:r>
              <w:rPr>
                <w:rFonts w:cs="Times New Roman"/>
                <w:color w:val="000000"/>
                <w:kern w:val="0"/>
                <w:lang w:bidi="ar"/>
              </w:rPr>
              <w:t>数量</w:t>
            </w:r>
          </w:p>
        </w:tc>
        <w:tc>
          <w:tcPr>
            <w:tcW w:w="0" w:type="auto"/>
            <w:shd w:val="clear" w:color="auto" w:fill="FFFFFF"/>
            <w:vAlign w:val="center"/>
          </w:tcPr>
          <w:p w14:paraId="674522AB">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624FD8AE">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2C386DE5">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0BDCA623">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2ADE4C2E">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2D1D54C8">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594A4EDA">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12BFE501">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3D80A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16792F67">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421C35BE">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4F46A41F">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64131AE4">
            <w:pPr>
              <w:widowControl/>
              <w:spacing w:line="240" w:lineRule="auto"/>
              <w:ind w:firstLine="0" w:firstLineChars="0"/>
              <w:jc w:val="center"/>
              <w:textAlignment w:val="center"/>
              <w:rPr>
                <w:rFonts w:cs="Times New Roman"/>
                <w:color w:val="000000"/>
              </w:rPr>
            </w:pPr>
            <w:r>
              <w:rPr>
                <w:rFonts w:cs="Times New Roman"/>
                <w:color w:val="000000"/>
                <w:kern w:val="0"/>
                <w:lang w:bidi="ar"/>
              </w:rPr>
              <w:t>地上面积</w:t>
            </w:r>
          </w:p>
        </w:tc>
        <w:tc>
          <w:tcPr>
            <w:tcW w:w="0" w:type="auto"/>
            <w:shd w:val="clear" w:color="auto" w:fill="FFFFFF"/>
            <w:vAlign w:val="center"/>
          </w:tcPr>
          <w:p w14:paraId="4BFB90AB">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0CE9C2EC">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7EE78031">
            <w:pPr>
              <w:widowControl/>
              <w:spacing w:line="240" w:lineRule="auto"/>
              <w:ind w:firstLine="0" w:firstLineChars="0"/>
              <w:jc w:val="center"/>
              <w:textAlignment w:val="center"/>
              <w:rPr>
                <w:rFonts w:cs="Times New Roman"/>
                <w:color w:val="000000"/>
              </w:rPr>
            </w:pPr>
            <w:r>
              <w:rPr>
                <w:rFonts w:cs="Times New Roman"/>
                <w:color w:val="000000"/>
                <w:kern w:val="0"/>
                <w:lang w:bidi="ar"/>
              </w:rPr>
              <w:t>地上面积</w:t>
            </w:r>
          </w:p>
        </w:tc>
        <w:tc>
          <w:tcPr>
            <w:tcW w:w="0" w:type="auto"/>
            <w:shd w:val="clear" w:color="auto" w:fill="FFFFFF"/>
            <w:vAlign w:val="center"/>
          </w:tcPr>
          <w:p w14:paraId="122DDB4E">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0442EA6C">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1627F5B9">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160A6E6F">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293B62F4">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6650012E">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264A3A0C">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08A1AD43">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2CF1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0AB06FE2">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2DC0EEFE">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5D9D6176">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79B0C7E0">
            <w:pPr>
              <w:widowControl/>
              <w:spacing w:line="240" w:lineRule="auto"/>
              <w:ind w:firstLine="0" w:firstLineChars="0"/>
              <w:jc w:val="center"/>
              <w:textAlignment w:val="center"/>
              <w:rPr>
                <w:rFonts w:cs="Times New Roman"/>
                <w:color w:val="000000"/>
              </w:rPr>
            </w:pPr>
            <w:r>
              <w:rPr>
                <w:rFonts w:cs="Times New Roman"/>
                <w:color w:val="000000"/>
                <w:kern w:val="0"/>
                <w:lang w:bidi="ar"/>
              </w:rPr>
              <w:t>使用权面积</w:t>
            </w:r>
          </w:p>
        </w:tc>
        <w:tc>
          <w:tcPr>
            <w:tcW w:w="0" w:type="auto"/>
            <w:shd w:val="clear" w:color="auto" w:fill="FFFFFF"/>
            <w:vAlign w:val="center"/>
          </w:tcPr>
          <w:p w14:paraId="0DF0DEAE">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C9B67E4">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20ED75E3">
            <w:pPr>
              <w:widowControl/>
              <w:spacing w:line="240" w:lineRule="auto"/>
              <w:ind w:firstLine="0" w:firstLineChars="0"/>
              <w:jc w:val="center"/>
              <w:textAlignment w:val="center"/>
              <w:rPr>
                <w:rFonts w:cs="Times New Roman"/>
                <w:color w:val="000000"/>
              </w:rPr>
            </w:pPr>
            <w:r>
              <w:rPr>
                <w:rFonts w:cs="Times New Roman"/>
                <w:color w:val="000000"/>
                <w:kern w:val="0"/>
                <w:lang w:bidi="ar"/>
              </w:rPr>
              <w:t>使用权面积</w:t>
            </w:r>
          </w:p>
        </w:tc>
        <w:tc>
          <w:tcPr>
            <w:tcW w:w="0" w:type="auto"/>
            <w:shd w:val="clear" w:color="auto" w:fill="FFFFFF"/>
            <w:vAlign w:val="center"/>
          </w:tcPr>
          <w:p w14:paraId="50D05A35">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64218DCD">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7649D68C">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09B8BA57">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0ED14A4A">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0E1BB295">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579EAC5C">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7D472208">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23C47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46EADD82">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3B40A748">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3A5E53F1">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4FC715C6">
            <w:pPr>
              <w:widowControl/>
              <w:spacing w:line="240" w:lineRule="auto"/>
              <w:ind w:firstLine="0" w:firstLineChars="0"/>
              <w:jc w:val="center"/>
              <w:textAlignment w:val="center"/>
              <w:rPr>
                <w:rFonts w:cs="Times New Roman"/>
                <w:color w:val="000000"/>
              </w:rPr>
            </w:pPr>
            <w:r>
              <w:rPr>
                <w:rFonts w:cs="Times New Roman"/>
                <w:color w:val="000000"/>
                <w:kern w:val="0"/>
                <w:lang w:bidi="ar"/>
              </w:rPr>
              <w:t>地下面积</w:t>
            </w:r>
          </w:p>
        </w:tc>
        <w:tc>
          <w:tcPr>
            <w:tcW w:w="0" w:type="auto"/>
            <w:shd w:val="clear" w:color="auto" w:fill="FFFFFF"/>
            <w:vAlign w:val="center"/>
          </w:tcPr>
          <w:p w14:paraId="239B22E0">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195ABF7">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35F2EC3C">
            <w:pPr>
              <w:widowControl/>
              <w:spacing w:line="240" w:lineRule="auto"/>
              <w:ind w:firstLine="0" w:firstLineChars="0"/>
              <w:jc w:val="center"/>
              <w:textAlignment w:val="center"/>
              <w:rPr>
                <w:rFonts w:cs="Times New Roman"/>
                <w:color w:val="000000"/>
              </w:rPr>
            </w:pPr>
            <w:r>
              <w:rPr>
                <w:rFonts w:cs="Times New Roman"/>
                <w:color w:val="000000"/>
                <w:kern w:val="0"/>
                <w:lang w:bidi="ar"/>
              </w:rPr>
              <w:t>地下面积</w:t>
            </w:r>
          </w:p>
        </w:tc>
        <w:tc>
          <w:tcPr>
            <w:tcW w:w="0" w:type="auto"/>
            <w:shd w:val="clear" w:color="auto" w:fill="FFFFFF"/>
            <w:vAlign w:val="center"/>
          </w:tcPr>
          <w:p w14:paraId="435D9AE7">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90C7957">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6E97EE3F">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559BD99A">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56F7C661">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7A82647B">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7755BC70">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2F2B1B56">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4DA88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42DABA5B">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5C2C1F61">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23BCC2C7">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1B890D69">
            <w:pPr>
              <w:widowControl/>
              <w:spacing w:line="240" w:lineRule="auto"/>
              <w:ind w:firstLine="0" w:firstLineChars="0"/>
              <w:jc w:val="center"/>
              <w:textAlignment w:val="center"/>
              <w:rPr>
                <w:rFonts w:cs="Times New Roman"/>
                <w:color w:val="000000"/>
              </w:rPr>
            </w:pPr>
            <w:r>
              <w:rPr>
                <w:rFonts w:cs="Times New Roman"/>
                <w:color w:val="000000"/>
                <w:kern w:val="0"/>
                <w:lang w:bidi="ar"/>
              </w:rPr>
              <w:t>无证面积</w:t>
            </w:r>
          </w:p>
        </w:tc>
        <w:tc>
          <w:tcPr>
            <w:tcW w:w="0" w:type="auto"/>
            <w:shd w:val="clear" w:color="auto" w:fill="FFFFFF"/>
            <w:vAlign w:val="center"/>
          </w:tcPr>
          <w:p w14:paraId="73D422B3">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2C4417A7">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4B4C276D">
            <w:pPr>
              <w:widowControl/>
              <w:spacing w:line="240" w:lineRule="auto"/>
              <w:ind w:firstLine="0" w:firstLineChars="0"/>
              <w:jc w:val="center"/>
              <w:textAlignment w:val="center"/>
              <w:rPr>
                <w:rFonts w:cs="Times New Roman"/>
                <w:color w:val="000000"/>
              </w:rPr>
            </w:pPr>
            <w:r>
              <w:rPr>
                <w:rFonts w:cs="Times New Roman"/>
                <w:color w:val="000000"/>
                <w:kern w:val="0"/>
                <w:lang w:bidi="ar"/>
              </w:rPr>
              <w:t>无证面积</w:t>
            </w:r>
          </w:p>
        </w:tc>
        <w:tc>
          <w:tcPr>
            <w:tcW w:w="0" w:type="auto"/>
            <w:shd w:val="clear" w:color="auto" w:fill="FFFFFF"/>
            <w:vAlign w:val="center"/>
          </w:tcPr>
          <w:p w14:paraId="43915E8F">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3AE5653F">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0D69FECD">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3660BAF1">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37F0796E">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1F6F4E8C">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0C2525AF">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08234F5E">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0EC05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54D2EB83">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3AA1D21D">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6D066DFC">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2AB65961">
            <w:pPr>
              <w:widowControl/>
              <w:spacing w:line="240" w:lineRule="auto"/>
              <w:ind w:firstLine="0" w:firstLineChars="0"/>
              <w:jc w:val="center"/>
              <w:textAlignment w:val="center"/>
              <w:rPr>
                <w:rFonts w:cs="Times New Roman"/>
                <w:color w:val="000000"/>
              </w:rPr>
            </w:pPr>
            <w:r>
              <w:rPr>
                <w:rFonts w:cs="Times New Roman"/>
                <w:color w:val="000000"/>
                <w:kern w:val="0"/>
                <w:lang w:bidi="ar"/>
              </w:rPr>
              <w:t>总面积</w:t>
            </w:r>
          </w:p>
        </w:tc>
        <w:tc>
          <w:tcPr>
            <w:tcW w:w="0" w:type="auto"/>
            <w:shd w:val="clear" w:color="auto" w:fill="FFFFFF"/>
            <w:vAlign w:val="center"/>
          </w:tcPr>
          <w:p w14:paraId="308FA965">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262424A">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5E95C601">
            <w:pPr>
              <w:widowControl/>
              <w:spacing w:line="240" w:lineRule="auto"/>
              <w:ind w:firstLine="0" w:firstLineChars="0"/>
              <w:jc w:val="center"/>
              <w:textAlignment w:val="center"/>
              <w:rPr>
                <w:rFonts w:cs="Times New Roman"/>
                <w:color w:val="000000"/>
              </w:rPr>
            </w:pPr>
            <w:r>
              <w:rPr>
                <w:rFonts w:cs="Times New Roman"/>
                <w:color w:val="000000"/>
                <w:kern w:val="0"/>
                <w:lang w:bidi="ar"/>
              </w:rPr>
              <w:t>总面积</w:t>
            </w:r>
          </w:p>
        </w:tc>
        <w:tc>
          <w:tcPr>
            <w:tcW w:w="0" w:type="auto"/>
            <w:shd w:val="clear" w:color="auto" w:fill="FFFFFF"/>
            <w:vAlign w:val="center"/>
          </w:tcPr>
          <w:p w14:paraId="32DA0C40">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7214BEB3">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20E4D5DC">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05ED2414">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758DCDDB">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C1F4C68">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37C329BE">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55253072">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2789C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03F39F39">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342FF6D8">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2F1D8B98">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1B8118DE">
            <w:pPr>
              <w:widowControl/>
              <w:spacing w:line="240" w:lineRule="auto"/>
              <w:ind w:firstLine="0" w:firstLineChars="0"/>
              <w:jc w:val="center"/>
              <w:textAlignment w:val="center"/>
              <w:rPr>
                <w:rFonts w:cs="Times New Roman"/>
                <w:color w:val="000000"/>
              </w:rPr>
            </w:pPr>
            <w:r>
              <w:rPr>
                <w:rFonts w:cs="Times New Roman"/>
                <w:color w:val="000000"/>
                <w:kern w:val="0"/>
                <w:lang w:bidi="ar"/>
              </w:rPr>
              <w:t>总体价值</w:t>
            </w:r>
          </w:p>
        </w:tc>
        <w:tc>
          <w:tcPr>
            <w:tcW w:w="0" w:type="auto"/>
            <w:shd w:val="clear" w:color="auto" w:fill="FFFFFF"/>
            <w:vAlign w:val="center"/>
          </w:tcPr>
          <w:p w14:paraId="42A3BD89">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1EAB1626">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247D806E">
            <w:pPr>
              <w:widowControl/>
              <w:spacing w:line="240" w:lineRule="auto"/>
              <w:ind w:firstLine="0" w:firstLineChars="0"/>
              <w:jc w:val="center"/>
              <w:textAlignment w:val="center"/>
              <w:rPr>
                <w:rFonts w:cs="Times New Roman"/>
                <w:color w:val="000000"/>
              </w:rPr>
            </w:pPr>
            <w:r>
              <w:rPr>
                <w:rFonts w:cs="Times New Roman"/>
                <w:color w:val="000000"/>
                <w:kern w:val="0"/>
                <w:lang w:bidi="ar"/>
              </w:rPr>
              <w:t>总体价值</w:t>
            </w:r>
          </w:p>
        </w:tc>
        <w:tc>
          <w:tcPr>
            <w:tcW w:w="0" w:type="auto"/>
            <w:shd w:val="clear" w:color="auto" w:fill="FFFFFF"/>
            <w:vAlign w:val="center"/>
          </w:tcPr>
          <w:p w14:paraId="7DB4C084">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1A4A8FE0">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97E4B08">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3D1156C3">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5D3A3D0C">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1E44D6C5">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51EFFC23">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7EA8A9DF">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70009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6B33F4AD">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433E80A4">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4FD9EDB7">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76817306">
            <w:pPr>
              <w:widowControl/>
              <w:spacing w:line="240" w:lineRule="auto"/>
              <w:ind w:firstLine="0" w:firstLineChars="0"/>
              <w:jc w:val="center"/>
              <w:textAlignment w:val="center"/>
              <w:rPr>
                <w:rFonts w:cs="Times New Roman"/>
                <w:color w:val="000000"/>
              </w:rPr>
            </w:pPr>
            <w:r>
              <w:rPr>
                <w:rFonts w:cs="Times New Roman"/>
                <w:color w:val="000000"/>
                <w:kern w:val="0"/>
                <w:lang w:bidi="ar"/>
              </w:rPr>
              <w:t>土地基本信息</w:t>
            </w:r>
          </w:p>
        </w:tc>
        <w:tc>
          <w:tcPr>
            <w:tcW w:w="0" w:type="auto"/>
            <w:shd w:val="clear" w:color="auto" w:fill="FFFFFF"/>
            <w:vAlign w:val="center"/>
          </w:tcPr>
          <w:p w14:paraId="5F269C72">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74CB793">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052B6D67">
            <w:pPr>
              <w:widowControl/>
              <w:spacing w:line="240" w:lineRule="auto"/>
              <w:ind w:firstLine="0" w:firstLineChars="0"/>
              <w:jc w:val="center"/>
              <w:textAlignment w:val="center"/>
              <w:rPr>
                <w:rFonts w:cs="Times New Roman"/>
                <w:color w:val="000000"/>
              </w:rPr>
            </w:pPr>
            <w:r>
              <w:rPr>
                <w:rFonts w:cs="Times New Roman"/>
                <w:color w:val="000000"/>
                <w:kern w:val="0"/>
                <w:lang w:bidi="ar"/>
              </w:rPr>
              <w:t>土地基本信息</w:t>
            </w:r>
          </w:p>
        </w:tc>
        <w:tc>
          <w:tcPr>
            <w:tcW w:w="0" w:type="auto"/>
            <w:shd w:val="clear" w:color="auto" w:fill="FFFFFF"/>
            <w:vAlign w:val="center"/>
          </w:tcPr>
          <w:p w14:paraId="6E10CA94">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15387885">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32743765">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2F7DF68F">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0E688FC3">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C5FEE13">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673D3E9E">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33982CEF">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5756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61D8F284">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5ADCAB8F">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5EAE8595">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68478FE6">
            <w:pPr>
              <w:widowControl/>
              <w:spacing w:line="240" w:lineRule="auto"/>
              <w:ind w:firstLine="0" w:firstLineChars="0"/>
              <w:jc w:val="center"/>
              <w:textAlignment w:val="center"/>
              <w:rPr>
                <w:rFonts w:cs="Times New Roman"/>
                <w:color w:val="000000"/>
              </w:rPr>
            </w:pPr>
            <w:r>
              <w:rPr>
                <w:rFonts w:cs="Times New Roman"/>
                <w:color w:val="000000"/>
                <w:kern w:val="0"/>
                <w:lang w:bidi="ar"/>
              </w:rPr>
              <w:t>整合权证数据</w:t>
            </w:r>
          </w:p>
        </w:tc>
        <w:tc>
          <w:tcPr>
            <w:tcW w:w="0" w:type="auto"/>
            <w:shd w:val="clear" w:color="auto" w:fill="FFFFFF"/>
            <w:vAlign w:val="center"/>
          </w:tcPr>
          <w:p w14:paraId="1C68648A">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BE5D0E1">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6A8B4444">
            <w:pPr>
              <w:widowControl/>
              <w:spacing w:line="240" w:lineRule="auto"/>
              <w:ind w:firstLine="0" w:firstLineChars="0"/>
              <w:jc w:val="center"/>
              <w:textAlignment w:val="center"/>
              <w:rPr>
                <w:rFonts w:cs="Times New Roman"/>
                <w:color w:val="000000"/>
              </w:rPr>
            </w:pPr>
            <w:r>
              <w:rPr>
                <w:rFonts w:cs="Times New Roman"/>
                <w:color w:val="000000"/>
                <w:kern w:val="0"/>
                <w:lang w:bidi="ar"/>
              </w:rPr>
              <w:t>整合权证数据</w:t>
            </w:r>
          </w:p>
        </w:tc>
        <w:tc>
          <w:tcPr>
            <w:tcW w:w="0" w:type="auto"/>
            <w:shd w:val="clear" w:color="auto" w:fill="FFFFFF"/>
            <w:vAlign w:val="center"/>
          </w:tcPr>
          <w:p w14:paraId="7BC6E0B5">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17A77133">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0DAE654E">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76712884">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6E2C3F38">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32823D82">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497E68F0">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118C8852">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r w14:paraId="0908F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0" w:type="auto"/>
            <w:shd w:val="clear" w:color="auto" w:fill="FFFFFF"/>
            <w:vAlign w:val="center"/>
          </w:tcPr>
          <w:p w14:paraId="2A15A0C1">
            <w:pPr>
              <w:widowControl/>
              <w:spacing w:line="240" w:lineRule="auto"/>
              <w:ind w:firstLine="0" w:firstLineChars="0"/>
              <w:jc w:val="center"/>
              <w:textAlignment w:val="center"/>
              <w:rPr>
                <w:rFonts w:cs="Times New Roman"/>
                <w:color w:val="000000"/>
              </w:rPr>
            </w:pPr>
            <w:r>
              <w:rPr>
                <w:rFonts w:cs="Times New Roman"/>
                <w:color w:val="000000"/>
                <w:kern w:val="0"/>
                <w:lang w:bidi="ar"/>
              </w:rPr>
              <w:t>国有房地资产信息</w:t>
            </w:r>
          </w:p>
        </w:tc>
        <w:tc>
          <w:tcPr>
            <w:tcW w:w="0" w:type="auto"/>
            <w:shd w:val="clear" w:color="auto" w:fill="FFFFFF"/>
            <w:vAlign w:val="center"/>
          </w:tcPr>
          <w:p w14:paraId="1AC4D386">
            <w:pPr>
              <w:widowControl/>
              <w:spacing w:line="240" w:lineRule="auto"/>
              <w:ind w:firstLine="0" w:firstLineChars="0"/>
              <w:jc w:val="center"/>
              <w:textAlignment w:val="center"/>
              <w:rPr>
                <w:rFonts w:cs="Times New Roman"/>
                <w:color w:val="000000"/>
              </w:rPr>
            </w:pPr>
            <w:r>
              <w:rPr>
                <w:rFonts w:cs="Times New Roman"/>
                <w:color w:val="000000"/>
                <w:kern w:val="0"/>
                <w:lang w:bidi="ar"/>
              </w:rPr>
              <w:t>GYFDZCXX</w:t>
            </w:r>
          </w:p>
        </w:tc>
        <w:tc>
          <w:tcPr>
            <w:tcW w:w="0" w:type="auto"/>
            <w:shd w:val="clear" w:color="auto" w:fill="FFFFFF"/>
            <w:vAlign w:val="center"/>
          </w:tcPr>
          <w:p w14:paraId="0BF37321">
            <w:pPr>
              <w:widowControl/>
              <w:spacing w:line="240" w:lineRule="auto"/>
              <w:ind w:firstLine="0" w:firstLineChars="0"/>
              <w:jc w:val="center"/>
              <w:textAlignment w:val="center"/>
              <w:rPr>
                <w:rFonts w:cs="Times New Roman"/>
                <w:color w:val="000000"/>
              </w:rPr>
            </w:pPr>
            <w:r>
              <w:rPr>
                <w:rFonts w:cs="Times New Roman"/>
                <w:color w:val="000000"/>
                <w:kern w:val="0"/>
                <w:lang w:bidi="ar"/>
              </w:rPr>
              <w:t>产权管理处</w:t>
            </w:r>
          </w:p>
        </w:tc>
        <w:tc>
          <w:tcPr>
            <w:tcW w:w="0" w:type="auto"/>
            <w:shd w:val="clear" w:color="auto" w:fill="FFFFFF"/>
            <w:vAlign w:val="center"/>
          </w:tcPr>
          <w:p w14:paraId="15947C5A">
            <w:pPr>
              <w:widowControl/>
              <w:spacing w:line="240" w:lineRule="auto"/>
              <w:ind w:firstLine="0" w:firstLineChars="0"/>
              <w:jc w:val="center"/>
              <w:textAlignment w:val="center"/>
              <w:rPr>
                <w:rFonts w:cs="Times New Roman"/>
                <w:color w:val="000000"/>
              </w:rPr>
            </w:pPr>
            <w:r>
              <w:rPr>
                <w:rFonts w:cs="Times New Roman"/>
                <w:color w:val="000000"/>
                <w:kern w:val="0"/>
                <w:lang w:bidi="ar"/>
              </w:rPr>
              <w:t>本体价值数据</w:t>
            </w:r>
          </w:p>
        </w:tc>
        <w:tc>
          <w:tcPr>
            <w:tcW w:w="0" w:type="auto"/>
            <w:shd w:val="clear" w:color="auto" w:fill="FFFFFF"/>
            <w:vAlign w:val="center"/>
          </w:tcPr>
          <w:p w14:paraId="7C73477B">
            <w:pPr>
              <w:widowControl/>
              <w:spacing w:line="240" w:lineRule="auto"/>
              <w:ind w:firstLine="0" w:firstLineChars="0"/>
              <w:jc w:val="center"/>
              <w:textAlignment w:val="center"/>
              <w:rPr>
                <w:rFonts w:cs="Times New Roman"/>
                <w:color w:val="000000"/>
              </w:rPr>
            </w:pPr>
            <w:r>
              <w:rPr>
                <w:rFonts w:cs="Times New Roman"/>
                <w:color w:val="000000"/>
                <w:kern w:val="0"/>
                <w:lang w:bidi="ar"/>
              </w:rPr>
              <w:t>自描述格式</w:t>
            </w:r>
          </w:p>
        </w:tc>
        <w:tc>
          <w:tcPr>
            <w:tcW w:w="0" w:type="auto"/>
            <w:shd w:val="clear" w:color="auto" w:fill="FFFFFF"/>
            <w:vAlign w:val="center"/>
          </w:tcPr>
          <w:p w14:paraId="6D8A4220">
            <w:pPr>
              <w:widowControl/>
              <w:spacing w:line="240" w:lineRule="auto"/>
              <w:ind w:firstLine="0" w:firstLineChars="0"/>
              <w:jc w:val="center"/>
              <w:textAlignment w:val="center"/>
              <w:rPr>
                <w:rFonts w:cs="Times New Roman"/>
                <w:color w:val="000000"/>
              </w:rPr>
            </w:pPr>
            <w:r>
              <w:rPr>
                <w:rFonts w:cs="Times New Roman"/>
                <w:color w:val="000000"/>
                <w:kern w:val="0"/>
                <w:lang w:bidi="ar"/>
              </w:rPr>
              <w:t>xlsx</w:t>
            </w:r>
          </w:p>
        </w:tc>
        <w:tc>
          <w:tcPr>
            <w:tcW w:w="0" w:type="auto"/>
            <w:shd w:val="clear" w:color="auto" w:fill="FFFFFF"/>
            <w:vAlign w:val="center"/>
          </w:tcPr>
          <w:p w14:paraId="6C17BCFC">
            <w:pPr>
              <w:widowControl/>
              <w:spacing w:line="240" w:lineRule="auto"/>
              <w:ind w:firstLine="0" w:firstLineChars="0"/>
              <w:jc w:val="center"/>
              <w:textAlignment w:val="center"/>
              <w:rPr>
                <w:rFonts w:cs="Times New Roman"/>
                <w:color w:val="000000"/>
              </w:rPr>
            </w:pPr>
            <w:r>
              <w:rPr>
                <w:rFonts w:cs="Times New Roman"/>
                <w:color w:val="000000"/>
                <w:kern w:val="0"/>
                <w:lang w:bidi="ar"/>
              </w:rPr>
              <w:t>本体价值数据</w:t>
            </w:r>
          </w:p>
        </w:tc>
        <w:tc>
          <w:tcPr>
            <w:tcW w:w="0" w:type="auto"/>
            <w:shd w:val="clear" w:color="auto" w:fill="FFFFFF"/>
            <w:vAlign w:val="center"/>
          </w:tcPr>
          <w:p w14:paraId="65B9F705">
            <w:pPr>
              <w:widowControl/>
              <w:spacing w:line="240" w:lineRule="auto"/>
              <w:ind w:firstLine="0" w:firstLineChars="0"/>
              <w:jc w:val="center"/>
              <w:textAlignment w:val="center"/>
              <w:rPr>
                <w:rFonts w:cs="Times New Roman"/>
                <w:color w:val="000000"/>
              </w:rPr>
            </w:pPr>
            <w:r>
              <w:rPr>
                <w:rFonts w:cs="Times New Roman"/>
                <w:color w:val="000000"/>
                <w:kern w:val="0"/>
                <w:lang w:bidi="ar"/>
              </w:rPr>
              <w:t>字符串型C</w:t>
            </w:r>
          </w:p>
        </w:tc>
        <w:tc>
          <w:tcPr>
            <w:tcW w:w="0" w:type="auto"/>
            <w:shd w:val="clear" w:color="auto" w:fill="FFFFFF"/>
            <w:vAlign w:val="center"/>
          </w:tcPr>
          <w:p w14:paraId="2A46752D">
            <w:pPr>
              <w:widowControl/>
              <w:spacing w:line="240" w:lineRule="auto"/>
              <w:ind w:firstLine="0" w:firstLineChars="0"/>
              <w:jc w:val="center"/>
              <w:textAlignment w:val="center"/>
              <w:rPr>
                <w:rFonts w:cs="Times New Roman"/>
                <w:color w:val="000000"/>
              </w:rPr>
            </w:pPr>
            <w:r>
              <w:rPr>
                <w:rFonts w:cs="Times New Roman"/>
                <w:color w:val="000000"/>
                <w:kern w:val="0"/>
                <w:lang w:bidi="ar"/>
              </w:rPr>
              <w:t>有条件共享</w:t>
            </w:r>
          </w:p>
        </w:tc>
        <w:tc>
          <w:tcPr>
            <w:tcW w:w="0" w:type="auto"/>
            <w:shd w:val="clear" w:color="auto" w:fill="FFFFFF"/>
            <w:vAlign w:val="center"/>
          </w:tcPr>
          <w:p w14:paraId="6C0A0A93">
            <w:pPr>
              <w:widowControl/>
              <w:spacing w:line="240" w:lineRule="auto"/>
              <w:ind w:firstLine="0" w:firstLineChars="0"/>
              <w:jc w:val="center"/>
              <w:textAlignment w:val="center"/>
              <w:rPr>
                <w:rFonts w:cs="Times New Roman"/>
                <w:color w:val="000000"/>
              </w:rPr>
            </w:pPr>
            <w:r>
              <w:rPr>
                <w:rFonts w:cs="Times New Roman"/>
                <w:color w:val="000000"/>
                <w:kern w:val="0"/>
                <w:lang w:bidi="ar"/>
              </w:rPr>
              <w:t>行政依据</w:t>
            </w:r>
          </w:p>
        </w:tc>
        <w:tc>
          <w:tcPr>
            <w:tcW w:w="0" w:type="auto"/>
            <w:shd w:val="clear" w:color="auto" w:fill="FFFFFF"/>
            <w:vAlign w:val="center"/>
          </w:tcPr>
          <w:p w14:paraId="58449154">
            <w:pPr>
              <w:widowControl/>
              <w:spacing w:line="240" w:lineRule="auto"/>
              <w:ind w:firstLine="0" w:firstLineChars="0"/>
              <w:jc w:val="center"/>
              <w:textAlignment w:val="center"/>
              <w:rPr>
                <w:rFonts w:cs="Times New Roman"/>
                <w:color w:val="000000"/>
              </w:rPr>
            </w:pPr>
            <w:r>
              <w:rPr>
                <w:rFonts w:cs="Times New Roman"/>
                <w:color w:val="000000"/>
                <w:kern w:val="0"/>
                <w:lang w:bidi="ar"/>
              </w:rPr>
              <w:t>共享平台方式</w:t>
            </w:r>
          </w:p>
        </w:tc>
        <w:tc>
          <w:tcPr>
            <w:tcW w:w="0" w:type="auto"/>
            <w:shd w:val="clear" w:color="auto" w:fill="FFFFFF"/>
            <w:vAlign w:val="center"/>
          </w:tcPr>
          <w:p w14:paraId="59881AF5">
            <w:pPr>
              <w:widowControl/>
              <w:spacing w:line="240" w:lineRule="auto"/>
              <w:ind w:firstLine="0" w:firstLineChars="0"/>
              <w:jc w:val="center"/>
              <w:textAlignment w:val="center"/>
              <w:rPr>
                <w:rFonts w:cs="Times New Roman"/>
                <w:color w:val="000000"/>
              </w:rPr>
            </w:pPr>
            <w:r>
              <w:rPr>
                <w:rFonts w:cs="Times New Roman"/>
                <w:color w:val="000000"/>
                <w:kern w:val="0"/>
                <w:lang w:bidi="ar"/>
              </w:rPr>
              <w:t>接口</w:t>
            </w:r>
          </w:p>
        </w:tc>
        <w:tc>
          <w:tcPr>
            <w:tcW w:w="0" w:type="auto"/>
            <w:shd w:val="clear" w:color="auto" w:fill="FFFFFF"/>
            <w:vAlign w:val="center"/>
          </w:tcPr>
          <w:p w14:paraId="557F01DE">
            <w:pPr>
              <w:widowControl/>
              <w:spacing w:line="240" w:lineRule="auto"/>
              <w:ind w:firstLine="0" w:firstLineChars="0"/>
              <w:jc w:val="center"/>
              <w:textAlignment w:val="center"/>
              <w:rPr>
                <w:rFonts w:cs="Times New Roman"/>
                <w:color w:val="000000"/>
              </w:rPr>
            </w:pPr>
            <w:r>
              <w:rPr>
                <w:rFonts w:cs="Times New Roman"/>
                <w:color w:val="000000"/>
                <w:kern w:val="0"/>
                <w:lang w:bidi="ar"/>
              </w:rPr>
              <w:t>否</w:t>
            </w:r>
          </w:p>
        </w:tc>
        <w:tc>
          <w:tcPr>
            <w:tcW w:w="0" w:type="auto"/>
            <w:shd w:val="clear" w:color="auto" w:fill="FFFFFF"/>
            <w:vAlign w:val="center"/>
          </w:tcPr>
          <w:p w14:paraId="04778BD3">
            <w:pPr>
              <w:widowControl/>
              <w:spacing w:line="240" w:lineRule="auto"/>
              <w:ind w:firstLine="0" w:firstLineChars="0"/>
              <w:jc w:val="center"/>
              <w:textAlignment w:val="center"/>
              <w:rPr>
                <w:rFonts w:cs="Times New Roman"/>
                <w:color w:val="000000"/>
              </w:rPr>
            </w:pPr>
            <w:r>
              <w:rPr>
                <w:rFonts w:cs="Times New Roman"/>
                <w:color w:val="000000"/>
                <w:kern w:val="0"/>
                <w:lang w:bidi="ar"/>
              </w:rPr>
              <w:t>无</w:t>
            </w:r>
          </w:p>
        </w:tc>
        <w:tc>
          <w:tcPr>
            <w:tcW w:w="0" w:type="auto"/>
            <w:shd w:val="clear" w:color="auto" w:fill="FFFFFF"/>
            <w:vAlign w:val="center"/>
          </w:tcPr>
          <w:p w14:paraId="793BDFE3">
            <w:pPr>
              <w:widowControl/>
              <w:spacing w:line="240" w:lineRule="auto"/>
              <w:ind w:firstLine="0" w:firstLineChars="0"/>
              <w:jc w:val="center"/>
              <w:textAlignment w:val="center"/>
              <w:rPr>
                <w:rFonts w:cs="Times New Roman"/>
                <w:color w:val="000000"/>
              </w:rPr>
            </w:pPr>
            <w:r>
              <w:rPr>
                <w:rFonts w:cs="Times New Roman"/>
                <w:color w:val="000000"/>
                <w:kern w:val="0"/>
                <w:lang w:bidi="ar"/>
              </w:rPr>
              <w:t>每日</w:t>
            </w:r>
          </w:p>
        </w:tc>
      </w:tr>
    </w:tbl>
    <w:p w14:paraId="37FF9952">
      <w:pPr>
        <w:ind w:firstLine="480"/>
        <w:sectPr>
          <w:pgSz w:w="16838" w:h="11906" w:orient="landscape"/>
          <w:pgMar w:top="1800" w:right="1440" w:bottom="1800" w:left="1440" w:header="851" w:footer="992" w:gutter="0"/>
          <w:cols w:space="425" w:num="1"/>
          <w:docGrid w:type="lines" w:linePitch="312" w:charSpace="0"/>
        </w:sectPr>
      </w:pPr>
    </w:p>
    <w:p w14:paraId="63A9B10F">
      <w:pPr>
        <w:pStyle w:val="3"/>
        <w:numPr>
          <w:ilvl w:val="1"/>
          <w:numId w:val="0"/>
        </w:numPr>
      </w:pPr>
      <w:bookmarkStart w:id="246" w:name="_Toc19194"/>
      <w:bookmarkStart w:id="247" w:name="_Toc197703308"/>
      <w:r>
        <w:rPr>
          <w:rFonts w:hint="eastAsia" w:ascii="Times New Roman" w:hAnsi="Times New Roman" w:cs="宋体"/>
        </w:rPr>
        <w:t xml:space="preserve">6.9  </w:t>
      </w:r>
      <w:r>
        <w:t>备份系统建设</w:t>
      </w:r>
      <w:bookmarkEnd w:id="246"/>
      <w:bookmarkEnd w:id="247"/>
    </w:p>
    <w:p w14:paraId="7FFA7738">
      <w:pPr>
        <w:pStyle w:val="4"/>
        <w:numPr>
          <w:ilvl w:val="2"/>
          <w:numId w:val="0"/>
        </w:numPr>
        <w:tabs>
          <w:tab w:val="clear" w:pos="0"/>
        </w:tabs>
      </w:pPr>
      <w:bookmarkStart w:id="248" w:name="_Toc21091"/>
      <w:bookmarkStart w:id="249" w:name="_Toc2200"/>
      <w:bookmarkStart w:id="250" w:name="_Toc171588800"/>
      <w:r>
        <w:rPr>
          <w:rFonts w:hint="eastAsia" w:ascii="Times New Roman" w:hAnsi="Times New Roman" w:cs="宋体"/>
        </w:rPr>
        <w:t xml:space="preserve">6.9.1  </w:t>
      </w:r>
      <w:r>
        <w:rPr>
          <w:rFonts w:hint="eastAsia"/>
        </w:rPr>
        <w:t>设计原则</w:t>
      </w:r>
      <w:bookmarkEnd w:id="248"/>
      <w:bookmarkEnd w:id="249"/>
      <w:bookmarkEnd w:id="250"/>
    </w:p>
    <w:p w14:paraId="46BC9954">
      <w:pPr>
        <w:ind w:firstLine="480"/>
      </w:pPr>
      <w:r>
        <w:t>1、安全性原则</w:t>
      </w:r>
    </w:p>
    <w:p w14:paraId="4C52FA44">
      <w:pPr>
        <w:ind w:firstLine="480"/>
      </w:pPr>
      <w:r>
        <w:t>必须在方案设计上保证系统的安全性和高可用性。在实施的过程中，能在线安装和部署，尽量对现有的生产系统的影响减至最低。同时，备份软件安全性能应在数据的传输，全寿命周期管理和应用存储系统管理员和操作员各个层次得到体现，满足用户的安全机制。</w:t>
      </w:r>
    </w:p>
    <w:p w14:paraId="2657D8DF">
      <w:pPr>
        <w:ind w:firstLine="480"/>
      </w:pPr>
      <w:r>
        <w:t>2、可管理性与系统高效原则</w:t>
      </w:r>
    </w:p>
    <w:p w14:paraId="1327B882">
      <w:pPr>
        <w:ind w:firstLine="480"/>
      </w:pPr>
      <w:r>
        <w:t>为保证数据存储的可管理性，减少管理的复杂性。采用先进的备份技术和先进的备份系统软件，采用统一的管理机制，保证大数据量的一致性备份和高速切换。必须提供高效的存储设备的管理能力和数据备份功能。</w:t>
      </w:r>
    </w:p>
    <w:p w14:paraId="75DE105D">
      <w:pPr>
        <w:ind w:firstLine="480"/>
      </w:pPr>
      <w:r>
        <w:t>3、可扩展性原则</w:t>
      </w:r>
    </w:p>
    <w:p w14:paraId="6326C861">
      <w:pPr>
        <w:ind w:firstLine="480"/>
      </w:pPr>
      <w:r>
        <w:t>备份管理软件需采用先进技术，以利于整个系统的平滑升级。同时，必须考虑到今后存储环境的变化和灾难恢复系统建立的需要。</w:t>
      </w:r>
    </w:p>
    <w:p w14:paraId="61E2102C">
      <w:pPr>
        <w:ind w:firstLine="480"/>
      </w:pPr>
      <w:r>
        <w:t>4、系统完整性原则</w:t>
      </w:r>
    </w:p>
    <w:p w14:paraId="38934725">
      <w:pPr>
        <w:ind w:firstLine="480"/>
      </w:pPr>
      <w:r>
        <w:t>作为数据存储系统的组成部分，本系统的各项设计从整体考虑，协调各子系统构成完整的数据存储管理系统。</w:t>
      </w:r>
    </w:p>
    <w:p w14:paraId="051D2425">
      <w:pPr>
        <w:ind w:firstLine="480"/>
      </w:pPr>
      <w:r>
        <w:t>5、系统成熟性原则</w:t>
      </w:r>
    </w:p>
    <w:p w14:paraId="4A0060C7">
      <w:pPr>
        <w:ind w:firstLine="480"/>
      </w:pPr>
      <w:r>
        <w:t>备份管理软件必须稳定可靠，不能存在单点故障。</w:t>
      </w:r>
    </w:p>
    <w:p w14:paraId="0B8D9B1F">
      <w:pPr>
        <w:ind w:firstLine="480"/>
      </w:pPr>
      <w:r>
        <w:t>6、投资有效原则</w:t>
      </w:r>
    </w:p>
    <w:p w14:paraId="5284AC28">
      <w:pPr>
        <w:ind w:firstLine="480"/>
      </w:pPr>
      <w:r>
        <w:t>系统方案应具有高性能价格比，具有较高实用性。</w:t>
      </w:r>
    </w:p>
    <w:p w14:paraId="46CD67B4">
      <w:pPr>
        <w:pStyle w:val="4"/>
        <w:numPr>
          <w:ilvl w:val="2"/>
          <w:numId w:val="0"/>
        </w:numPr>
      </w:pPr>
      <w:bookmarkStart w:id="251" w:name="_Toc5835"/>
      <w:bookmarkStart w:id="252" w:name="_Toc29080"/>
      <w:bookmarkStart w:id="253" w:name="_Toc195726957"/>
      <w:bookmarkStart w:id="254" w:name="_Toc164431554"/>
      <w:r>
        <w:rPr>
          <w:rFonts w:hint="eastAsia" w:ascii="Times New Roman" w:hAnsi="Times New Roman" w:cs="宋体"/>
        </w:rPr>
        <w:t xml:space="preserve">6.9.2  </w:t>
      </w:r>
      <w:r>
        <w:rPr>
          <w:rFonts w:hint="eastAsia"/>
        </w:rPr>
        <w:t>灾备策略</w:t>
      </w:r>
      <w:bookmarkEnd w:id="251"/>
    </w:p>
    <w:p w14:paraId="511030D1">
      <w:pPr>
        <w:pStyle w:val="5"/>
        <w:numPr>
          <w:ilvl w:val="3"/>
          <w:numId w:val="0"/>
        </w:numPr>
      </w:pPr>
      <w:r>
        <w:rPr>
          <w:rFonts w:hint="eastAsia" w:cs="宋体"/>
        </w:rPr>
        <w:t xml:space="preserve">6.9.2.1  </w:t>
      </w:r>
      <w:r>
        <w:rPr>
          <w:rFonts w:hint="eastAsia"/>
        </w:rPr>
        <w:t>备份方式</w:t>
      </w:r>
    </w:p>
    <w:p w14:paraId="752DA640">
      <w:pPr>
        <w:ind w:firstLine="480"/>
      </w:pPr>
      <w:r>
        <w:rPr>
          <w:rFonts w:hint="eastAsia"/>
        </w:rPr>
        <w:t>常见的备份方式主要有三种，主要包括：</w:t>
      </w:r>
    </w:p>
    <w:p w14:paraId="734FEDC4">
      <w:pPr>
        <w:ind w:firstLine="480"/>
      </w:pPr>
      <w:r>
        <w:rPr>
          <w:rFonts w:hint="eastAsia"/>
        </w:rPr>
        <w:t>1．全量备份</w:t>
      </w:r>
    </w:p>
    <w:p w14:paraId="5C61769B">
      <w:pPr>
        <w:ind w:firstLine="480"/>
      </w:pPr>
      <w:r>
        <w:rPr>
          <w:rFonts w:hint="eastAsia"/>
        </w:rPr>
        <w:t>全量备份是指对某一时间点上的所有数据进行全量备份，包括系统和所有数据。这种备份方式每次都需要对系统和所有数据进行一次全量备份。如果两次备份之间数据没有任何变化，那么两次备份的数据是一样的。</w:t>
      </w:r>
    </w:p>
    <w:p w14:paraId="221002A2">
      <w:pPr>
        <w:ind w:firstLine="480"/>
      </w:pPr>
      <w:r>
        <w:rPr>
          <w:rFonts w:hint="eastAsia"/>
        </w:rPr>
        <w:t>特点：这种备份方式最全面、最完整，数据一致性得到完全保护。当发生故障意外时，只要用最新完全备份点，就可以恢复全部数据。由于完全备份的数据量非常大，占用备份存储空间较多，因此备份时间较长。如果两次完全备份操作间隔较短，则存在大量的重复数据，因此完全备份频率一般较低。</w:t>
      </w:r>
    </w:p>
    <w:p w14:paraId="5B41D106">
      <w:pPr>
        <w:ind w:firstLine="480"/>
      </w:pPr>
      <w:r>
        <w:rPr>
          <w:rFonts w:hint="eastAsia"/>
        </w:rPr>
        <w:t>2．增量备份</w:t>
      </w:r>
    </w:p>
    <w:p w14:paraId="06FCBAA9">
      <w:pPr>
        <w:ind w:firstLine="480"/>
      </w:pPr>
      <w:r>
        <w:rPr>
          <w:rFonts w:hint="eastAsia"/>
        </w:rPr>
        <w:t>增量备份即在第一次全量备份的基础上，分别记录每次的变化。由于增量备份在备份前会判断数据是否发生变化，并仅记录每次变化情况，所以相较于备份方式它最大的好处在于其所需存储空间最少的（相同的变化情况下），备份速度最快的。恢复数据时，需要在第一次完备的基础上，整合每次的一个变化情况。</w:t>
      </w:r>
    </w:p>
    <w:p w14:paraId="289192F4">
      <w:pPr>
        <w:ind w:firstLine="480"/>
      </w:pPr>
      <w:r>
        <w:rPr>
          <w:rFonts w:hint="eastAsia"/>
        </w:rPr>
        <w:t>特点：增量备份只拷贝上次备份以来发生的数据变化。在大多数情况下，连续两次备份之间只有一小部分虚拟机数据发生变化。增量备份可以利用此特性，减少备份资源需求。</w:t>
      </w:r>
    </w:p>
    <w:p w14:paraId="73BF5EE6">
      <w:pPr>
        <w:ind w:firstLine="480"/>
      </w:pPr>
      <w:r>
        <w:rPr>
          <w:rFonts w:hint="eastAsia"/>
        </w:rPr>
        <w:t>3．差异备份</w:t>
      </w:r>
    </w:p>
    <w:p w14:paraId="0FA8899B">
      <w:pPr>
        <w:ind w:firstLine="480"/>
      </w:pPr>
      <w:r>
        <w:rPr>
          <w:rFonts w:hint="eastAsia"/>
        </w:rPr>
        <w:t>差异备份就是在第一次全量备份的基础上，记录最新数据较第一次全量备份的差异。简单来说，差异备份就是一个积累变化的过程：在全量备份之后，第一天记录第一天的变化，第二天记录第一天和第二天的变化，以此类推。因此，恢复系统或者数据时，只需要先恢复全量备份，然后恢复最后一次的差异备份即可完成。所以差异备份占用的储存空间和所需恢复时间介于全量备份和增量备份之间。</w:t>
      </w:r>
    </w:p>
    <w:p w14:paraId="4FB3B016">
      <w:pPr>
        <w:ind w:firstLine="480"/>
      </w:pPr>
      <w:r>
        <w:rPr>
          <w:rFonts w:hint="eastAsia"/>
        </w:rPr>
        <w:t>特点：差异备份方式的备份数据量小，备份速度比完全备份快。但相对而言，恢复数据所耗费的时间比完全备份时间长。如果大量数据发生变化，差异备份所耗费的时间比增量备份时间长。</w:t>
      </w:r>
    </w:p>
    <w:p w14:paraId="3B771F59">
      <w:pPr>
        <w:pStyle w:val="5"/>
        <w:numPr>
          <w:ilvl w:val="3"/>
          <w:numId w:val="0"/>
        </w:numPr>
      </w:pPr>
      <w:r>
        <w:rPr>
          <w:rFonts w:hint="eastAsia" w:cs="宋体"/>
        </w:rPr>
        <w:t xml:space="preserve">6.9.2.2  </w:t>
      </w:r>
      <w:r>
        <w:rPr>
          <w:rFonts w:hint="eastAsia"/>
        </w:rPr>
        <w:t>备份策略</w:t>
      </w:r>
    </w:p>
    <w:p w14:paraId="63FA6DA0">
      <w:pPr>
        <w:ind w:firstLine="480"/>
      </w:pPr>
      <w:r>
        <w:rPr>
          <w:rFonts w:hint="eastAsia"/>
        </w:rPr>
        <w:t>为了保障核心数据和重要数据的完整性和一致性，提供对应的磁盘备份、联机备份和远程备份功能：</w:t>
      </w:r>
    </w:p>
    <w:p w14:paraId="194C7A3B">
      <w:pPr>
        <w:ind w:firstLine="480"/>
      </w:pPr>
      <w:r>
        <w:rPr>
          <w:rFonts w:hint="eastAsia"/>
        </w:rPr>
        <w:t>磁盘备份：通过镜像 (mirrored) 磁盘矩阵， 对每一个写到磁盘的字节，作实时的镜像备份，减少磁盘机出错的几率。磁盘备份一旦设定，由设备实现，无需人工干预。</w:t>
      </w:r>
    </w:p>
    <w:p w14:paraId="25F9DA83">
      <w:pPr>
        <w:ind w:firstLine="480"/>
      </w:pPr>
      <w:r>
        <w:rPr>
          <w:rFonts w:hint="eastAsia"/>
        </w:rPr>
        <w:t>联机备份：提供24*365天的备份机制，用户可以基于调度来运行备份，可以基于系统运行的热备份。</w:t>
      </w:r>
    </w:p>
    <w:p w14:paraId="7D40AC74">
      <w:pPr>
        <w:ind w:firstLine="480"/>
      </w:pPr>
      <w:r>
        <w:rPr>
          <w:rFonts w:hint="eastAsia"/>
        </w:rPr>
        <w:t>远程异地备份：提供对付灾害性的系统失败的有效方式。远程备份把数据存放到地理上的远方，以应对主机可能遇到当地灾害性的损毁。建议把每天的热备份数据，拷贝到远端备份存储服务器。</w:t>
      </w:r>
    </w:p>
    <w:p w14:paraId="3524C851">
      <w:pPr>
        <w:ind w:firstLine="480"/>
      </w:pPr>
      <w:r>
        <w:rPr>
          <w:rFonts w:hint="eastAsia"/>
        </w:rPr>
        <w:t>以上的备份策略，保证在不影响系统服务的条件下，在本地和远程，都保留一份前一天的备份数据，包括数据仓库和报表服务器的数据。</w:t>
      </w:r>
    </w:p>
    <w:p w14:paraId="5F258DBC">
      <w:pPr>
        <w:ind w:firstLine="480"/>
      </w:pPr>
      <w:r>
        <w:rPr>
          <w:rFonts w:hint="eastAsia"/>
        </w:rPr>
        <w:t>当地备份建议保留30天；远程备份建议保留7天。备份可以保存在磁带库、或光盘库。本地备份耗时目标是2小时；远程备份耗时目标是12小时。</w:t>
      </w:r>
    </w:p>
    <w:p w14:paraId="3EBB5BFC">
      <w:pPr>
        <w:ind w:firstLine="480"/>
      </w:pPr>
      <w:r>
        <w:rPr>
          <w:rFonts w:hint="eastAsia"/>
        </w:rPr>
        <w:t>考虑本项目需要具备异地容灾备份能力。利用数据远程复制技术，通过备份软件定期通过全量和增量的方式，备份到应急管理备份资源池中，同时利用已建设的备份管理系统进行相关数据的统一管理，实现本地备份数据向容灾备份中心的复制。采取本地+异地备份服务结合的方式。提供应用服务器、数据库服务器的数据备份和恢复服务，预防系统故障或数据丢失风险。</w:t>
      </w:r>
    </w:p>
    <w:p w14:paraId="34C4A199">
      <w:pPr>
        <w:ind w:firstLine="480"/>
      </w:pPr>
      <w:r>
        <w:rPr>
          <w:rFonts w:hint="eastAsia"/>
        </w:rPr>
        <w:t>备份按每日增量备份，每周全备，数据保存1个月，满足本项目的数据备份及灾备需求。</w:t>
      </w:r>
    </w:p>
    <w:p w14:paraId="76783642">
      <w:pPr>
        <w:pStyle w:val="5"/>
        <w:numPr>
          <w:ilvl w:val="3"/>
          <w:numId w:val="0"/>
        </w:numPr>
      </w:pPr>
      <w:r>
        <w:rPr>
          <w:rFonts w:hint="eastAsia" w:cs="宋体"/>
        </w:rPr>
        <w:t xml:space="preserve">6.9.2.3  </w:t>
      </w:r>
      <w:r>
        <w:rPr>
          <w:rFonts w:hint="eastAsia"/>
        </w:rPr>
        <w:t>恢复策略</w:t>
      </w:r>
    </w:p>
    <w:p w14:paraId="7CC66D58">
      <w:pPr>
        <w:ind w:firstLine="480"/>
      </w:pPr>
      <w:r>
        <w:rPr>
          <w:rFonts w:hint="eastAsia"/>
        </w:rPr>
        <w:t>数据恢复流程设计如下：</w:t>
      </w:r>
    </w:p>
    <w:p w14:paraId="635DD469">
      <w:pPr>
        <w:ind w:firstLine="480"/>
      </w:pPr>
      <w:r>
        <w:rPr>
          <w:rFonts w:hint="eastAsia"/>
        </w:rPr>
        <w:t>重启系统的所有服务器和存储设备；</w:t>
      </w:r>
    </w:p>
    <w:p w14:paraId="21AA9B56">
      <w:pPr>
        <w:ind w:firstLine="480"/>
      </w:pPr>
      <w:r>
        <w:rPr>
          <w:rFonts w:hint="eastAsia"/>
        </w:rPr>
        <w:t>如必要，恢复系统；</w:t>
      </w:r>
    </w:p>
    <w:p w14:paraId="2915E7E4">
      <w:pPr>
        <w:ind w:firstLine="480"/>
      </w:pPr>
      <w:r>
        <w:rPr>
          <w:rFonts w:hint="eastAsia"/>
        </w:rPr>
        <w:t>从本地备份选取前一天的备份，或最近的备份；如果本地备份丢失，取远程备份；</w:t>
      </w:r>
    </w:p>
    <w:p w14:paraId="486DF1C4">
      <w:pPr>
        <w:ind w:firstLine="480"/>
      </w:pPr>
      <w:r>
        <w:rPr>
          <w:rFonts w:hint="eastAsia"/>
        </w:rPr>
        <w:t>恢复数据仓库和报表系统数据；</w:t>
      </w:r>
    </w:p>
    <w:p w14:paraId="3CE0C12C">
      <w:pPr>
        <w:ind w:firstLine="480"/>
      </w:pPr>
      <w:r>
        <w:rPr>
          <w:rFonts w:hint="eastAsia"/>
        </w:rPr>
        <w:t>恢复系统服务。</w:t>
      </w:r>
    </w:p>
    <w:p w14:paraId="155F8E14">
      <w:pPr>
        <w:ind w:firstLine="480"/>
      </w:pPr>
      <w:r>
        <w:rPr>
          <w:rFonts w:hint="eastAsia"/>
        </w:rPr>
        <w:t>数据恢复一般是在文件系统失败（包括磁盘设备失败）导致数据无法使用的情形下必须激活的程序。常规数据恢复保证系统回复到前一天的状态，但也意味着当天数据的丢失。一般系统出错的恢复，其实不一定需要用到备份，建议应该避免使用常规数据恢复，尽量考虑用其他办法把系统回复到最近的可用状态。</w:t>
      </w:r>
    </w:p>
    <w:p w14:paraId="0DDA479F">
      <w:pPr>
        <w:ind w:firstLine="480"/>
      </w:pPr>
      <w:r>
        <w:rPr>
          <w:rFonts w:hint="eastAsia"/>
        </w:rPr>
        <w:t xml:space="preserve">针对存储设备的失败的情况比较复杂，存储设备的失败必然会使放置在其上的文件变为不可用，先将数据库所涉及到的文件进行划分，主要可分为： </w:t>
      </w:r>
    </w:p>
    <w:p w14:paraId="09FA54A4">
      <w:pPr>
        <w:ind w:firstLine="480"/>
      </w:pPr>
      <w:r>
        <w:rPr>
          <w:rFonts w:hint="eastAsia"/>
        </w:rPr>
        <w:t>数据库的系统文件，指数据库的运行文件，各种应用程序 ；</w:t>
      </w:r>
    </w:p>
    <w:p w14:paraId="638DBBB1">
      <w:pPr>
        <w:ind w:firstLine="480"/>
      </w:pPr>
      <w:r>
        <w:rPr>
          <w:rFonts w:hint="eastAsia"/>
        </w:rPr>
        <w:t>数据库控制文件；</w:t>
      </w:r>
    </w:p>
    <w:p w14:paraId="4F666445">
      <w:pPr>
        <w:ind w:firstLine="480"/>
      </w:pPr>
      <w:r>
        <w:rPr>
          <w:rFonts w:hint="eastAsia"/>
        </w:rPr>
        <w:t xml:space="preserve">数据库联机重做日志文件； </w:t>
      </w:r>
    </w:p>
    <w:p w14:paraId="26218548">
      <w:pPr>
        <w:ind w:firstLine="480"/>
      </w:pPr>
      <w:r>
        <w:rPr>
          <w:rFonts w:hint="eastAsia"/>
        </w:rPr>
        <w:t xml:space="preserve">数据文件； </w:t>
      </w:r>
    </w:p>
    <w:p w14:paraId="6F02E94E">
      <w:pPr>
        <w:ind w:firstLine="480"/>
      </w:pPr>
      <w:r>
        <w:rPr>
          <w:rFonts w:hint="eastAsia"/>
        </w:rPr>
        <w:t>归档日志文件。</w:t>
      </w:r>
    </w:p>
    <w:p w14:paraId="5DBD407B">
      <w:pPr>
        <w:ind w:firstLine="480"/>
      </w:pPr>
      <w:r>
        <w:rPr>
          <w:rFonts w:hint="eastAsia"/>
        </w:rPr>
        <w:t>避免第一种文件失败主要依赖系统管理员进行操作系统级的备份，当发生事故后只能依靠操作系统备份将其恢复。</w:t>
      </w:r>
    </w:p>
    <w:p w14:paraId="405FA54C">
      <w:pPr>
        <w:pStyle w:val="5"/>
        <w:numPr>
          <w:ilvl w:val="3"/>
          <w:numId w:val="0"/>
        </w:numPr>
      </w:pPr>
      <w:r>
        <w:rPr>
          <w:rFonts w:hint="eastAsia" w:cs="宋体"/>
        </w:rPr>
        <w:t xml:space="preserve">6.9.2.4  </w:t>
      </w:r>
      <w:r>
        <w:rPr>
          <w:rFonts w:hint="eastAsia"/>
        </w:rPr>
        <w:t>数据灾备及恢复</w:t>
      </w:r>
    </w:p>
    <w:p w14:paraId="30551CB1">
      <w:pPr>
        <w:ind w:firstLine="480"/>
      </w:pPr>
      <w:r>
        <w:rPr>
          <w:rFonts w:hint="eastAsia"/>
        </w:rPr>
        <w:t>系统支持多种数据备份、恢复方式。</w:t>
      </w:r>
    </w:p>
    <w:p w14:paraId="4C3A8219">
      <w:pPr>
        <w:ind w:firstLine="480"/>
      </w:pPr>
      <w:r>
        <w:rPr>
          <w:rFonts w:hint="eastAsia"/>
        </w:rPr>
        <w:t>系统支持按时间周期自行定义的数据增量和全备份功能，包括数据库和文件。</w:t>
      </w:r>
    </w:p>
    <w:p w14:paraId="7B9DE414">
      <w:pPr>
        <w:ind w:firstLine="480"/>
      </w:pPr>
      <w:r>
        <w:rPr>
          <w:rFonts w:hint="eastAsia"/>
        </w:rPr>
        <w:t>系统实现根据备份策略，自动备份和将备份数据自动定时远程存储。</w:t>
      </w:r>
    </w:p>
    <w:p w14:paraId="7343BBCA">
      <w:pPr>
        <w:ind w:firstLine="480"/>
      </w:pPr>
      <w:r>
        <w:rPr>
          <w:rFonts w:hint="eastAsia"/>
        </w:rPr>
        <w:t>系统提供数据恢复操作菜单和向导指引。</w:t>
      </w:r>
    </w:p>
    <w:p w14:paraId="08881D36">
      <w:pPr>
        <w:ind w:firstLine="480"/>
      </w:pPr>
      <w:r>
        <w:rPr>
          <w:rFonts w:hint="eastAsia"/>
        </w:rPr>
        <w:t>系统支持主流备份软件的备份要求。系统支持异地容灾，确保发生地域性灾害时系统及数据可以恢复。当灾难发生时，系统能恢复直至系统发生故障前的最后一次成功完成的事务处理的所有数据，提供系统数据备份策略及灾难恢复策略。</w:t>
      </w:r>
    </w:p>
    <w:p w14:paraId="68D55896">
      <w:pPr>
        <w:ind w:firstLine="480"/>
      </w:pPr>
      <w:r>
        <w:rPr>
          <w:rFonts w:hint="eastAsia"/>
        </w:rPr>
        <w:t>系统上线试运行前，提供系统备份恢复方案并组建测试环境，做好数据还原的测试工作，验证备份数据的可用性和还原数据的准确性。提供应急保障方案和演练计划，确保合理性和有效性。</w:t>
      </w:r>
    </w:p>
    <w:p w14:paraId="5BB466A1">
      <w:pPr>
        <w:pStyle w:val="6"/>
        <w:numPr>
          <w:ilvl w:val="4"/>
          <w:numId w:val="0"/>
        </w:numPr>
        <w:tabs>
          <w:tab w:val="clear" w:pos="0"/>
        </w:tabs>
      </w:pPr>
      <w:r>
        <w:rPr>
          <w:rFonts w:hint="eastAsia" w:eastAsia="宋体" w:cs="宋体"/>
        </w:rPr>
        <w:t xml:space="preserve">6.9.2.4.1  </w:t>
      </w:r>
      <w:r>
        <w:rPr>
          <w:rFonts w:hint="eastAsia"/>
        </w:rPr>
        <w:t>自动备份和将备份数据自动定时远程存储</w:t>
      </w:r>
    </w:p>
    <w:p w14:paraId="32D21D29">
      <w:pPr>
        <w:ind w:firstLine="480"/>
      </w:pPr>
      <w:r>
        <w:rPr>
          <w:rFonts w:hint="eastAsia"/>
        </w:rPr>
        <w:t>系统实现根据备份策略，自动备份和将备份数据自动定时远程存储。</w:t>
      </w:r>
    </w:p>
    <w:p w14:paraId="41B56C3C">
      <w:pPr>
        <w:ind w:firstLine="480"/>
      </w:pPr>
      <w:r>
        <w:rPr>
          <w:rFonts w:hint="eastAsia"/>
        </w:rPr>
        <w:t>通过网络将备份数据传输到远程备份服务器或云存储服务中，这种备份方式可以提供更高的可靠性和容灾能力。</w:t>
      </w:r>
    </w:p>
    <w:p w14:paraId="6806186E">
      <w:pPr>
        <w:ind w:firstLine="480"/>
      </w:pPr>
      <w:r>
        <w:rPr>
          <w:rFonts w:hint="eastAsia"/>
        </w:rPr>
        <w:t>将仅传输增量数据而不是整个文件进行备份，并将增量数据同步到远程位置，这种方式可以减少网络传输的数据量。</w:t>
      </w:r>
    </w:p>
    <w:p w14:paraId="4CE41D9C">
      <w:pPr>
        <w:pStyle w:val="6"/>
        <w:numPr>
          <w:ilvl w:val="4"/>
          <w:numId w:val="0"/>
        </w:numPr>
        <w:tabs>
          <w:tab w:val="clear" w:pos="0"/>
        </w:tabs>
      </w:pPr>
      <w:r>
        <w:rPr>
          <w:rFonts w:hint="eastAsia" w:eastAsia="宋体" w:cs="宋体"/>
        </w:rPr>
        <w:t xml:space="preserve">6.9.2.4.2  </w:t>
      </w:r>
      <w:r>
        <w:rPr>
          <w:rFonts w:hint="eastAsia"/>
        </w:rPr>
        <w:t>数据恢复</w:t>
      </w:r>
    </w:p>
    <w:p w14:paraId="6650C7DB">
      <w:pPr>
        <w:ind w:firstLine="480"/>
      </w:pPr>
      <w:r>
        <w:rPr>
          <w:rFonts w:hint="eastAsia"/>
        </w:rPr>
        <w:t>系统提供数据恢复操作菜单和向导指引。</w:t>
      </w:r>
    </w:p>
    <w:p w14:paraId="441002C3">
      <w:pPr>
        <w:ind w:firstLine="480"/>
      </w:pPr>
      <w:r>
        <w:rPr>
          <w:rFonts w:hint="eastAsia"/>
        </w:rPr>
        <w:t>启动数据恢复向导，并选择要恢复的数据类型和恢复操作类型。提供要恢复的数据源信息，如选择本地设备、外部存储介质或远程服务器。选择恢复的目标位置，可以是指定的设备、分区、目录或文件。选择要恢复的备份点或备份文件。配置恢复选项，如恢复模式和优先级。开始执行数据恢复操作，并根据提示进行进一步操作。监控恢复进度，确保恢复顺利进行。在完成后，验证恢复的数据完整性和准确性。</w:t>
      </w:r>
    </w:p>
    <w:p w14:paraId="3546C364">
      <w:pPr>
        <w:pStyle w:val="6"/>
        <w:numPr>
          <w:ilvl w:val="4"/>
          <w:numId w:val="0"/>
        </w:numPr>
        <w:tabs>
          <w:tab w:val="clear" w:pos="0"/>
        </w:tabs>
      </w:pPr>
      <w:r>
        <w:rPr>
          <w:rFonts w:hint="eastAsia" w:eastAsia="宋体" w:cs="宋体"/>
        </w:rPr>
        <w:t xml:space="preserve">6.9.2.4.3  </w:t>
      </w:r>
      <w:r>
        <w:rPr>
          <w:rFonts w:hint="eastAsia"/>
        </w:rPr>
        <w:t>主流备份软件</w:t>
      </w:r>
    </w:p>
    <w:p w14:paraId="76C290EB">
      <w:pPr>
        <w:ind w:firstLine="480"/>
      </w:pPr>
      <w:r>
        <w:rPr>
          <w:rFonts w:hint="eastAsia"/>
        </w:rPr>
        <w:t>系统支持主流备份软件的备份要求。主流备份软件通常具有各自的备份要求和建议，以确保数据备份的有效性和可靠性。</w:t>
      </w:r>
    </w:p>
    <w:p w14:paraId="213E6D0D">
      <w:pPr>
        <w:pStyle w:val="6"/>
        <w:numPr>
          <w:ilvl w:val="4"/>
          <w:numId w:val="0"/>
        </w:numPr>
        <w:tabs>
          <w:tab w:val="clear" w:pos="0"/>
        </w:tabs>
      </w:pPr>
      <w:r>
        <w:rPr>
          <w:rFonts w:hint="eastAsia" w:eastAsia="宋体" w:cs="宋体"/>
        </w:rPr>
        <w:t xml:space="preserve">6.9.2.4.4  </w:t>
      </w:r>
      <w:r>
        <w:rPr>
          <w:rFonts w:hint="eastAsia"/>
        </w:rPr>
        <w:t>异地灾备</w:t>
      </w:r>
    </w:p>
    <w:p w14:paraId="72EA51ED">
      <w:pPr>
        <w:ind w:firstLine="480"/>
      </w:pPr>
      <w:r>
        <w:rPr>
          <w:rFonts w:hint="eastAsia"/>
        </w:rPr>
        <w:t>系统支持异地容灾，确保发生地域性灾害时系统及数据可以恢复。当灾难发生时，系统能恢复直至系统发生故障前的最后一次成功完成的事务处理的所有数据。</w:t>
      </w:r>
    </w:p>
    <w:p w14:paraId="2255F8DF">
      <w:pPr>
        <w:ind w:firstLine="480"/>
      </w:pPr>
      <w:r>
        <w:rPr>
          <w:rFonts w:hint="eastAsia"/>
        </w:rPr>
        <w:t>选择合适的异地灾备解决方案，如热备份、冷备份、云存储等。</w:t>
      </w:r>
    </w:p>
    <w:p w14:paraId="57393B95">
      <w:pPr>
        <w:ind w:firstLine="480"/>
      </w:pPr>
      <w:r>
        <w:rPr>
          <w:rFonts w:hint="eastAsia"/>
        </w:rPr>
        <w:t>在异地位置建立备用数据中心或备用服务器，并配置相应的硬件和软件设备。设置合适的网络连接和带宽，以确保在灾难发生时能够快速传输备份数据配置并测试恢复环境，包括服务器、存储设备、网络设备和安全设备等。</w:t>
      </w:r>
    </w:p>
    <w:p w14:paraId="49AFA24A">
      <w:pPr>
        <w:pStyle w:val="5"/>
        <w:numPr>
          <w:ilvl w:val="3"/>
          <w:numId w:val="0"/>
        </w:numPr>
        <w:tabs>
          <w:tab w:val="clear" w:pos="0"/>
        </w:tabs>
      </w:pPr>
      <w:r>
        <w:rPr>
          <w:rFonts w:hint="eastAsia" w:cs="宋体"/>
        </w:rPr>
        <w:t xml:space="preserve">6.9.2.5  </w:t>
      </w:r>
      <w:r>
        <w:rPr>
          <w:rFonts w:hint="eastAsia"/>
        </w:rPr>
        <w:t>数据容灾备份技术应用</w:t>
      </w:r>
    </w:p>
    <w:p w14:paraId="71F1BE95">
      <w:pPr>
        <w:ind w:firstLine="480"/>
      </w:pPr>
      <w:r>
        <w:rPr>
          <w:rFonts w:hint="eastAsia"/>
        </w:rPr>
        <w:t>尽管有了高可用的设备，但并不代表数据是安全的、可靠的，还需要准备完善的灾备方案。</w:t>
      </w:r>
    </w:p>
    <w:p w14:paraId="622941D4">
      <w:pPr>
        <w:ind w:firstLine="480"/>
      </w:pPr>
      <w:r>
        <w:rPr>
          <w:rFonts w:hint="eastAsia"/>
        </w:rPr>
        <w:t xml:space="preserve">灾难恢复措施在整个备份中占有相当重要的地位。因为它关系到系统、软件与数据在经历灾难后能否快速、准确地恢复。全盘恢复一般应用在服务器发生意外灾难，导致数据全部丢失、系统崩溃或是有计划的系统升级、系统重组等情况，也称为系统恢复。 </w:t>
      </w:r>
    </w:p>
    <w:p w14:paraId="63CF4AD7">
      <w:pPr>
        <w:ind w:firstLine="480"/>
      </w:pPr>
      <w:r>
        <w:rPr>
          <w:rFonts w:hint="eastAsia"/>
        </w:rPr>
        <w:t xml:space="preserve">备份硬件、备份软件、备份计划和灾难恢复计划是用户在考虑备份系统选择时，应该注意的四个主要方面。如果综合这些方面，可以确定下面的选择步骤： </w:t>
      </w:r>
    </w:p>
    <w:p w14:paraId="2276F85E">
      <w:pPr>
        <w:ind w:firstLine="480"/>
      </w:pPr>
      <w:r>
        <w:rPr>
          <w:rFonts w:hint="eastAsia"/>
        </w:rPr>
        <w:t>1.</w:t>
      </w:r>
      <w:r>
        <w:rPr>
          <w:rFonts w:hint="eastAsia"/>
        </w:rPr>
        <w:tab/>
      </w:r>
      <w:r>
        <w:rPr>
          <w:rFonts w:hint="eastAsia"/>
        </w:rPr>
        <w:t xml:space="preserve">计算所需备份的数据量，如果是网络备份，数据量应是所需备份服务器的数据量的总和； </w:t>
      </w:r>
    </w:p>
    <w:p w14:paraId="4922F4F5">
      <w:pPr>
        <w:ind w:firstLine="480"/>
      </w:pPr>
      <w:r>
        <w:rPr>
          <w:rFonts w:hint="eastAsia"/>
        </w:rPr>
        <w:t>2.</w:t>
      </w:r>
      <w:r>
        <w:rPr>
          <w:rFonts w:hint="eastAsia"/>
        </w:rPr>
        <w:tab/>
      </w:r>
      <w:r>
        <w:rPr>
          <w:rFonts w:hint="eastAsia"/>
        </w:rPr>
        <w:t xml:space="preserve">考虑备份窗口/恢复窗口的时间差别，如果恢复窗口和备份窗口相同，需要采用全备份策略；如果恢复窗口较备份窗口长得多，需要采用全备份和差分备份；否则，可以采用全备份和增量备份策略； </w:t>
      </w:r>
    </w:p>
    <w:p w14:paraId="5D1C276E">
      <w:pPr>
        <w:ind w:firstLine="480"/>
      </w:pPr>
      <w:r>
        <w:rPr>
          <w:rFonts w:hint="eastAsia"/>
        </w:rPr>
        <w:t>3.</w:t>
      </w:r>
      <w:r>
        <w:rPr>
          <w:rFonts w:hint="eastAsia"/>
        </w:rPr>
        <w:tab/>
      </w:r>
      <w:r>
        <w:rPr>
          <w:rFonts w:hint="eastAsia"/>
        </w:rPr>
        <w:t xml:space="preserve">确定备份数据所需保留的周期； </w:t>
      </w:r>
    </w:p>
    <w:p w14:paraId="1C218B4B">
      <w:pPr>
        <w:ind w:firstLine="480"/>
      </w:pPr>
      <w:r>
        <w:rPr>
          <w:rFonts w:hint="eastAsia"/>
        </w:rPr>
        <w:t>4.</w:t>
      </w:r>
      <w:r>
        <w:rPr>
          <w:rFonts w:hint="eastAsia"/>
        </w:rPr>
        <w:tab/>
      </w:r>
      <w:r>
        <w:rPr>
          <w:rFonts w:hint="eastAsia"/>
        </w:rPr>
        <w:t xml:space="preserve">计算对比设备性能表，选择合适的备份设备； </w:t>
      </w:r>
    </w:p>
    <w:p w14:paraId="4DE9780A">
      <w:pPr>
        <w:ind w:firstLine="480"/>
      </w:pPr>
      <w:r>
        <w:rPr>
          <w:rFonts w:hint="eastAsia"/>
        </w:rPr>
        <w:t>5.</w:t>
      </w:r>
      <w:r>
        <w:rPr>
          <w:rFonts w:hint="eastAsia"/>
        </w:rPr>
        <w:tab/>
      </w:r>
      <w:r>
        <w:rPr>
          <w:rFonts w:hint="eastAsia"/>
        </w:rPr>
        <w:t xml:space="preserve">根据实际情况，来选择合适的备份软件及选件。 </w:t>
      </w:r>
    </w:p>
    <w:p w14:paraId="10AEEF87">
      <w:pPr>
        <w:ind w:firstLine="480"/>
      </w:pPr>
      <w:r>
        <w:rPr>
          <w:rFonts w:hint="eastAsia"/>
        </w:rPr>
        <w:t>在具体实施中，需要根据用户的实际情况来分别对每个部分进行确认。</w:t>
      </w:r>
    </w:p>
    <w:p w14:paraId="2227C3FE">
      <w:pPr>
        <w:ind w:firstLine="480"/>
      </w:pPr>
      <w:r>
        <w:rPr>
          <w:rFonts w:hint="eastAsia"/>
        </w:rPr>
        <w:t>通过使用存储生命周期策略 (SLP) 和优化的复制功能，在设备之间复制基于磁盘的备份。这就意味着，如果一个站点要求具备带有优化复制功能的灾难恢复能力，那么就需要一个至少可以跨越两个远程位置（无论之间的距离有多远）的域。</w:t>
      </w:r>
    </w:p>
    <w:p w14:paraId="6A96B8B8">
      <w:pPr>
        <w:ind w:firstLine="480"/>
      </w:pPr>
      <w:r>
        <w:rPr>
          <w:rFonts w:hint="eastAsia"/>
        </w:rPr>
        <w:t>通过自动映像复制报告，可以自动管理将一个已删除重复数据的备份映像从一个主服务器域复制到另一个域的过程。由于备份映像可用于从任何域或全球位置立即进行恢复，因此该功能支持快速、可伸缩的灾难恢复，并且存储空间占用率和带宽影响最低。实际上，它是建立了一个可以支持几个源域的单独灾难恢复域。这种域可能是：1) 另一个数据中心；2) 一个专用灾难恢复站点；或 3) 第三方灾难恢复设备。</w:t>
      </w:r>
    </w:p>
    <w:p w14:paraId="333955B1">
      <w:pPr>
        <w:ind w:firstLine="480"/>
      </w:pPr>
      <w:r>
        <w:rPr>
          <w:rFonts w:hint="eastAsia"/>
        </w:rPr>
        <w:t>采用这种类型的电子化异地传输方式，只要备份完毕即可将备份复制到异地位置，根本无需用户干预。也就是说，只要复制完成后，就可以将复制副本用于灾难恢复站点，这种方式远远优于过去费时费力、成本高昂、风险巨大 的异地磁带传输方式，这种方式要将备份复制到磁带上，然后必须从磁带库中取出并发运到灾难恢复站点。</w:t>
      </w:r>
    </w:p>
    <w:p w14:paraId="399941E4">
      <w:pPr>
        <w:ind w:firstLine="480"/>
      </w:pPr>
      <w:r>
        <w:rPr>
          <w:rFonts w:hint="eastAsia"/>
        </w:rPr>
        <w:t>灾备级别包含如下：</w:t>
      </w:r>
    </w:p>
    <w:p w14:paraId="47819275">
      <w:pPr>
        <w:ind w:firstLine="480"/>
      </w:pPr>
      <w:r>
        <w:rPr>
          <w:rFonts w:hint="eastAsia"/>
        </w:rPr>
        <w:t>高：内部系统核心数据，包括所有连机和脱机数据，需要高级别的备份。</w:t>
      </w:r>
    </w:p>
    <w:p w14:paraId="50DC690C">
      <w:pPr>
        <w:ind w:firstLine="480"/>
      </w:pPr>
      <w:r>
        <w:rPr>
          <w:rFonts w:hint="eastAsia"/>
        </w:rPr>
        <w:t>中：系统需要的资料数据。</w:t>
      </w:r>
    </w:p>
    <w:p w14:paraId="32B6C355">
      <w:pPr>
        <w:ind w:firstLine="480"/>
      </w:pPr>
      <w:r>
        <w:rPr>
          <w:rFonts w:hint="eastAsia"/>
        </w:rPr>
        <w:t>低：与系统关系不大，偶尔系统需要使用到的数据。</w:t>
      </w:r>
    </w:p>
    <w:p w14:paraId="287062C8">
      <w:pPr>
        <w:ind w:firstLine="480"/>
      </w:pPr>
      <w:r>
        <w:rPr>
          <w:rFonts w:hint="eastAsia"/>
        </w:rPr>
        <w:t>由此可见，对于高，中级别的数据，需要进行对应的备份。</w:t>
      </w:r>
    </w:p>
    <w:p w14:paraId="7A8A5065">
      <w:pPr>
        <w:pStyle w:val="5"/>
        <w:numPr>
          <w:ilvl w:val="3"/>
          <w:numId w:val="0"/>
        </w:numPr>
        <w:tabs>
          <w:tab w:val="clear" w:pos="0"/>
        </w:tabs>
      </w:pPr>
      <w:bookmarkStart w:id="255" w:name="_Toc168581212"/>
      <w:r>
        <w:rPr>
          <w:rFonts w:hint="eastAsia" w:cs="宋体"/>
        </w:rPr>
        <w:t xml:space="preserve">6.9.2.6  </w:t>
      </w:r>
      <w:r>
        <w:rPr>
          <w:rFonts w:hint="eastAsia"/>
        </w:rPr>
        <w:t>备份及灾备选型</w:t>
      </w:r>
      <w:bookmarkEnd w:id="255"/>
    </w:p>
    <w:p w14:paraId="273B264F">
      <w:pPr>
        <w:ind w:firstLine="480"/>
      </w:pPr>
      <w:r>
        <w:rPr>
          <w:rFonts w:hint="eastAsia"/>
        </w:rPr>
        <w:t>平台建设后，相关系统需要提升数据保护能力。依托国资监管云备份及灾备能力为应用系统提供统一的数据备份及灾备服务。</w:t>
      </w:r>
    </w:p>
    <w:p w14:paraId="233962AB">
      <w:pPr>
        <w:ind w:firstLine="480"/>
      </w:pPr>
      <w:r>
        <w:rPr>
          <w:rFonts w:hint="eastAsia"/>
        </w:rPr>
        <w:t>备份及灾备服务使用成熟、主流的数据保护技术实现，如部件冗余、群集技术和数据备份、应用容灾技术，通过灵活组合这些高可用技术并形成高可用的解决方案，满足应用系统改造后数据备份及灾备需求。</w:t>
      </w:r>
    </w:p>
    <w:p w14:paraId="6B8AF5E9">
      <w:pPr>
        <w:pStyle w:val="22"/>
        <w:numPr>
          <w:ilvl w:val="8"/>
          <w:numId w:val="0"/>
        </w:numPr>
        <w:rPr>
          <w:rFonts w:hint="default"/>
        </w:rPr>
      </w:pPr>
      <w:r>
        <w:rPr>
          <w:rFonts w:hint="default" w:cs="Times New Roman"/>
        </w:rPr>
        <w:t xml:space="preserve">表6.13  </w:t>
      </w:r>
      <w:r>
        <w:t>备份及灾备技术分析表</w:t>
      </w:r>
    </w:p>
    <w:tbl>
      <w:tblPr>
        <w:tblStyle w:val="18"/>
        <w:tblW w:w="83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1"/>
        <w:gridCol w:w="2730"/>
        <w:gridCol w:w="3723"/>
      </w:tblGrid>
      <w:tr w14:paraId="77FCA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1" w:type="dxa"/>
            <w:shd w:val="clear" w:color="auto" w:fill="FFFFFF"/>
            <w:tcMar>
              <w:left w:w="108" w:type="dxa"/>
              <w:right w:w="108" w:type="dxa"/>
            </w:tcMar>
            <w:vAlign w:val="center"/>
          </w:tcPr>
          <w:p w14:paraId="4D08E9E6">
            <w:pPr>
              <w:pStyle w:val="30"/>
            </w:pPr>
            <w:r>
              <w:rPr>
                <w:rFonts w:hint="eastAsia"/>
              </w:rPr>
              <w:t>保护技术</w:t>
            </w:r>
          </w:p>
        </w:tc>
        <w:tc>
          <w:tcPr>
            <w:tcW w:w="2730" w:type="dxa"/>
            <w:shd w:val="clear" w:color="auto" w:fill="FFFFFF"/>
            <w:tcMar>
              <w:left w:w="108" w:type="dxa"/>
              <w:right w:w="108" w:type="dxa"/>
            </w:tcMar>
            <w:vAlign w:val="center"/>
          </w:tcPr>
          <w:p w14:paraId="6A01F8F0">
            <w:pPr>
              <w:pStyle w:val="30"/>
            </w:pPr>
            <w:r>
              <w:rPr>
                <w:rFonts w:hint="eastAsia"/>
              </w:rPr>
              <w:t>保护覆盖范围</w:t>
            </w:r>
          </w:p>
        </w:tc>
        <w:tc>
          <w:tcPr>
            <w:tcW w:w="3723" w:type="dxa"/>
            <w:shd w:val="clear" w:color="auto" w:fill="FFFFFF"/>
            <w:tcMar>
              <w:left w:w="108" w:type="dxa"/>
              <w:right w:w="108" w:type="dxa"/>
            </w:tcMar>
            <w:vAlign w:val="center"/>
          </w:tcPr>
          <w:p w14:paraId="68B80DF7">
            <w:pPr>
              <w:pStyle w:val="30"/>
            </w:pPr>
            <w:r>
              <w:rPr>
                <w:rFonts w:hint="eastAsia"/>
              </w:rPr>
              <w:t>无法防范的停机因素</w:t>
            </w:r>
          </w:p>
        </w:tc>
      </w:tr>
      <w:tr w14:paraId="5E468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1" w:type="dxa"/>
            <w:shd w:val="clear" w:color="auto" w:fill="FFFFFF"/>
            <w:tcMar>
              <w:left w:w="108" w:type="dxa"/>
              <w:right w:w="108" w:type="dxa"/>
            </w:tcMar>
            <w:vAlign w:val="center"/>
          </w:tcPr>
          <w:p w14:paraId="32179A78">
            <w:pPr>
              <w:pStyle w:val="30"/>
            </w:pPr>
            <w:r>
              <w:rPr>
                <w:rFonts w:hint="eastAsia"/>
              </w:rPr>
              <w:t>硬件冗余</w:t>
            </w:r>
          </w:p>
        </w:tc>
        <w:tc>
          <w:tcPr>
            <w:tcW w:w="2730" w:type="dxa"/>
            <w:shd w:val="clear" w:color="auto" w:fill="FFFFFF"/>
            <w:tcMar>
              <w:left w:w="108" w:type="dxa"/>
              <w:right w:w="108" w:type="dxa"/>
            </w:tcMar>
            <w:vAlign w:val="center"/>
          </w:tcPr>
          <w:p w14:paraId="4E8DB4DA">
            <w:pPr>
              <w:pStyle w:val="30"/>
            </w:pPr>
            <w:r>
              <w:rPr>
                <w:rFonts w:hint="eastAsia"/>
              </w:rPr>
              <w:t>主机服务器失效</w:t>
            </w:r>
          </w:p>
          <w:p w14:paraId="2D5FDF12">
            <w:pPr>
              <w:pStyle w:val="30"/>
            </w:pPr>
            <w:r>
              <w:rPr>
                <w:rFonts w:hint="eastAsia"/>
              </w:rPr>
              <w:t>操作系统失效</w:t>
            </w:r>
          </w:p>
          <w:p w14:paraId="51FD8124">
            <w:pPr>
              <w:pStyle w:val="30"/>
            </w:pPr>
            <w:r>
              <w:rPr>
                <w:rFonts w:hint="eastAsia"/>
              </w:rPr>
              <w:t>SAN 网络失效</w:t>
            </w:r>
          </w:p>
        </w:tc>
        <w:tc>
          <w:tcPr>
            <w:tcW w:w="3723" w:type="dxa"/>
            <w:shd w:val="clear" w:color="auto" w:fill="FFFFFF"/>
            <w:tcMar>
              <w:left w:w="108" w:type="dxa"/>
              <w:right w:w="108" w:type="dxa"/>
            </w:tcMar>
            <w:vAlign w:val="center"/>
          </w:tcPr>
          <w:p w14:paraId="0550267C">
            <w:pPr>
              <w:pStyle w:val="30"/>
            </w:pPr>
            <w:r>
              <w:rPr>
                <w:rFonts w:hint="eastAsia"/>
              </w:rPr>
              <w:t>应用程序错误</w:t>
            </w:r>
          </w:p>
          <w:p w14:paraId="6EE125CE">
            <w:pPr>
              <w:pStyle w:val="30"/>
            </w:pPr>
            <w:r>
              <w:rPr>
                <w:rFonts w:hint="eastAsia"/>
              </w:rPr>
              <w:t>机房故障/失效</w:t>
            </w:r>
          </w:p>
          <w:p w14:paraId="4E7449F8">
            <w:pPr>
              <w:pStyle w:val="30"/>
            </w:pPr>
            <w:r>
              <w:rPr>
                <w:rFonts w:hint="eastAsia"/>
              </w:rPr>
              <w:t>逻辑数据不一致</w:t>
            </w:r>
          </w:p>
        </w:tc>
      </w:tr>
      <w:tr w14:paraId="7318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1" w:type="dxa"/>
            <w:shd w:val="clear" w:color="auto" w:fill="FFFFFF"/>
            <w:tcMar>
              <w:left w:w="108" w:type="dxa"/>
              <w:right w:w="108" w:type="dxa"/>
            </w:tcMar>
            <w:vAlign w:val="center"/>
          </w:tcPr>
          <w:p w14:paraId="53730552">
            <w:pPr>
              <w:pStyle w:val="30"/>
            </w:pPr>
            <w:r>
              <w:rPr>
                <w:rFonts w:hint="eastAsia"/>
              </w:rPr>
              <w:t>RAID</w:t>
            </w:r>
          </w:p>
        </w:tc>
        <w:tc>
          <w:tcPr>
            <w:tcW w:w="2730" w:type="dxa"/>
            <w:shd w:val="clear" w:color="auto" w:fill="FFFFFF"/>
            <w:tcMar>
              <w:left w:w="108" w:type="dxa"/>
              <w:right w:w="108" w:type="dxa"/>
            </w:tcMar>
            <w:vAlign w:val="center"/>
          </w:tcPr>
          <w:p w14:paraId="7EA00F26">
            <w:pPr>
              <w:pStyle w:val="30"/>
            </w:pPr>
            <w:r>
              <w:rPr>
                <w:rFonts w:hint="eastAsia"/>
              </w:rPr>
              <w:t>磁盘故障</w:t>
            </w:r>
          </w:p>
        </w:tc>
        <w:tc>
          <w:tcPr>
            <w:tcW w:w="3723" w:type="dxa"/>
            <w:shd w:val="clear" w:color="auto" w:fill="FFFFFF"/>
            <w:tcMar>
              <w:left w:w="108" w:type="dxa"/>
              <w:right w:w="108" w:type="dxa"/>
            </w:tcMar>
            <w:vAlign w:val="center"/>
          </w:tcPr>
          <w:p w14:paraId="5D722861">
            <w:pPr>
              <w:pStyle w:val="30"/>
            </w:pPr>
            <w:r>
              <w:rPr>
                <w:rFonts w:hint="eastAsia"/>
              </w:rPr>
              <w:t>多磁盘同时故障，阵列故障</w:t>
            </w:r>
          </w:p>
          <w:p w14:paraId="7F83E993">
            <w:pPr>
              <w:pStyle w:val="30"/>
            </w:pPr>
            <w:r>
              <w:rPr>
                <w:rFonts w:hint="eastAsia"/>
              </w:rPr>
              <w:t>主机服务器失效</w:t>
            </w:r>
          </w:p>
          <w:p w14:paraId="02A4B287">
            <w:pPr>
              <w:pStyle w:val="30"/>
            </w:pPr>
            <w:r>
              <w:rPr>
                <w:rFonts w:hint="eastAsia"/>
              </w:rPr>
              <w:t>操作系统失效</w:t>
            </w:r>
          </w:p>
          <w:p w14:paraId="03619DEB">
            <w:pPr>
              <w:pStyle w:val="30"/>
            </w:pPr>
            <w:r>
              <w:rPr>
                <w:rFonts w:hint="eastAsia"/>
              </w:rPr>
              <w:t>机房故障/失效</w:t>
            </w:r>
          </w:p>
          <w:p w14:paraId="52F3EEAE">
            <w:pPr>
              <w:pStyle w:val="30"/>
            </w:pPr>
            <w:r>
              <w:rPr>
                <w:rFonts w:hint="eastAsia"/>
              </w:rPr>
              <w:t>逻辑数据不一致</w:t>
            </w:r>
          </w:p>
        </w:tc>
      </w:tr>
      <w:tr w14:paraId="735C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1" w:type="dxa"/>
            <w:shd w:val="clear" w:color="auto" w:fill="FFFFFF"/>
            <w:tcMar>
              <w:left w:w="108" w:type="dxa"/>
              <w:right w:w="108" w:type="dxa"/>
            </w:tcMar>
            <w:vAlign w:val="center"/>
          </w:tcPr>
          <w:p w14:paraId="08C4C916">
            <w:pPr>
              <w:pStyle w:val="30"/>
            </w:pPr>
            <w:r>
              <w:rPr>
                <w:rFonts w:hint="eastAsia"/>
              </w:rPr>
              <w:t>本地数据备份</w:t>
            </w:r>
          </w:p>
        </w:tc>
        <w:tc>
          <w:tcPr>
            <w:tcW w:w="2730" w:type="dxa"/>
            <w:shd w:val="clear" w:color="auto" w:fill="FFFFFF"/>
            <w:tcMar>
              <w:left w:w="108" w:type="dxa"/>
              <w:right w:w="108" w:type="dxa"/>
            </w:tcMar>
            <w:vAlign w:val="center"/>
          </w:tcPr>
          <w:p w14:paraId="0063042C">
            <w:pPr>
              <w:pStyle w:val="30"/>
            </w:pPr>
            <w:r>
              <w:rPr>
                <w:rFonts w:hint="eastAsia"/>
              </w:rPr>
              <w:t>数据丢失</w:t>
            </w:r>
          </w:p>
          <w:p w14:paraId="71A3C1C8">
            <w:pPr>
              <w:pStyle w:val="30"/>
            </w:pPr>
            <w:r>
              <w:rPr>
                <w:rFonts w:hint="eastAsia"/>
              </w:rPr>
              <w:t>逻辑错误</w:t>
            </w:r>
          </w:p>
          <w:p w14:paraId="324DFF88">
            <w:pPr>
              <w:pStyle w:val="30"/>
            </w:pPr>
            <w:r>
              <w:rPr>
                <w:rFonts w:hint="eastAsia"/>
              </w:rPr>
              <w:t>数据误删</w:t>
            </w:r>
          </w:p>
        </w:tc>
        <w:tc>
          <w:tcPr>
            <w:tcW w:w="3723" w:type="dxa"/>
            <w:shd w:val="clear" w:color="auto" w:fill="FFFFFF"/>
            <w:tcMar>
              <w:left w:w="108" w:type="dxa"/>
              <w:right w:w="108" w:type="dxa"/>
            </w:tcMar>
            <w:vAlign w:val="center"/>
          </w:tcPr>
          <w:p w14:paraId="7550DF97">
            <w:pPr>
              <w:pStyle w:val="30"/>
            </w:pPr>
            <w:r>
              <w:rPr>
                <w:rFonts w:hint="eastAsia"/>
              </w:rPr>
              <w:t>自然灾害</w:t>
            </w:r>
          </w:p>
          <w:p w14:paraId="3A9EA63B">
            <w:pPr>
              <w:pStyle w:val="30"/>
            </w:pPr>
            <w:r>
              <w:rPr>
                <w:rFonts w:hint="eastAsia"/>
              </w:rPr>
              <w:t>机房故障</w:t>
            </w:r>
          </w:p>
        </w:tc>
      </w:tr>
      <w:tr w14:paraId="1A1C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1" w:type="dxa"/>
            <w:shd w:val="clear" w:color="auto" w:fill="FFFFFF"/>
            <w:tcMar>
              <w:left w:w="108" w:type="dxa"/>
              <w:right w:w="108" w:type="dxa"/>
            </w:tcMar>
            <w:vAlign w:val="center"/>
          </w:tcPr>
          <w:p w14:paraId="2BAD6E7B">
            <w:pPr>
              <w:pStyle w:val="30"/>
            </w:pPr>
            <w:r>
              <w:rPr>
                <w:rFonts w:hint="eastAsia"/>
              </w:rPr>
              <w:t>应用容灾技术</w:t>
            </w:r>
          </w:p>
        </w:tc>
        <w:tc>
          <w:tcPr>
            <w:tcW w:w="2730" w:type="dxa"/>
            <w:shd w:val="clear" w:color="auto" w:fill="FFFFFF"/>
            <w:tcMar>
              <w:left w:w="108" w:type="dxa"/>
              <w:right w:w="108" w:type="dxa"/>
            </w:tcMar>
            <w:vAlign w:val="center"/>
          </w:tcPr>
          <w:p w14:paraId="37743DED">
            <w:pPr>
              <w:pStyle w:val="30"/>
            </w:pPr>
            <w:r>
              <w:rPr>
                <w:rFonts w:hint="eastAsia"/>
              </w:rPr>
              <w:t>应用程序错误</w:t>
            </w:r>
          </w:p>
          <w:p w14:paraId="01786D64">
            <w:pPr>
              <w:pStyle w:val="30"/>
            </w:pPr>
            <w:r>
              <w:rPr>
                <w:rFonts w:hint="eastAsia"/>
              </w:rPr>
              <w:t>主机服务器失效操作系统失效</w:t>
            </w:r>
          </w:p>
        </w:tc>
        <w:tc>
          <w:tcPr>
            <w:tcW w:w="3723" w:type="dxa"/>
            <w:shd w:val="clear" w:color="auto" w:fill="FFFFFF"/>
            <w:tcMar>
              <w:left w:w="108" w:type="dxa"/>
              <w:right w:w="108" w:type="dxa"/>
            </w:tcMar>
            <w:vAlign w:val="center"/>
          </w:tcPr>
          <w:p w14:paraId="040942F7">
            <w:pPr>
              <w:pStyle w:val="30"/>
            </w:pPr>
            <w:r>
              <w:rPr>
                <w:rFonts w:hint="eastAsia"/>
              </w:rPr>
              <w:t>逻辑数据不一致</w:t>
            </w:r>
          </w:p>
          <w:p w14:paraId="725AA298">
            <w:pPr>
              <w:pStyle w:val="30"/>
            </w:pPr>
            <w:r>
              <w:rPr>
                <w:rFonts w:hint="eastAsia"/>
              </w:rPr>
              <w:t>存储失效</w:t>
            </w:r>
          </w:p>
        </w:tc>
      </w:tr>
      <w:tr w14:paraId="12318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51" w:type="dxa"/>
            <w:shd w:val="clear" w:color="auto" w:fill="FFFFFF"/>
            <w:tcMar>
              <w:left w:w="108" w:type="dxa"/>
              <w:right w:w="108" w:type="dxa"/>
            </w:tcMar>
            <w:vAlign w:val="center"/>
          </w:tcPr>
          <w:p w14:paraId="557F3610">
            <w:pPr>
              <w:pStyle w:val="30"/>
            </w:pPr>
            <w:r>
              <w:rPr>
                <w:rFonts w:hint="eastAsia"/>
              </w:rPr>
              <w:t>异地灾备中心</w:t>
            </w:r>
          </w:p>
        </w:tc>
        <w:tc>
          <w:tcPr>
            <w:tcW w:w="2730" w:type="dxa"/>
            <w:shd w:val="clear" w:color="auto" w:fill="FFFFFF"/>
            <w:tcMar>
              <w:left w:w="108" w:type="dxa"/>
              <w:right w:w="108" w:type="dxa"/>
            </w:tcMar>
            <w:vAlign w:val="center"/>
          </w:tcPr>
          <w:p w14:paraId="0C49DF87">
            <w:pPr>
              <w:pStyle w:val="30"/>
            </w:pPr>
            <w:r>
              <w:rPr>
                <w:rFonts w:hint="eastAsia"/>
              </w:rPr>
              <w:t>数据丢失</w:t>
            </w:r>
          </w:p>
          <w:p w14:paraId="0910FE1C">
            <w:pPr>
              <w:pStyle w:val="30"/>
            </w:pPr>
            <w:r>
              <w:rPr>
                <w:rFonts w:hint="eastAsia"/>
              </w:rPr>
              <w:t>逻辑错误</w:t>
            </w:r>
          </w:p>
          <w:p w14:paraId="6BF13742">
            <w:pPr>
              <w:pStyle w:val="30"/>
            </w:pPr>
            <w:r>
              <w:rPr>
                <w:rFonts w:hint="eastAsia"/>
              </w:rPr>
              <w:t>数据误删</w:t>
            </w:r>
          </w:p>
          <w:p w14:paraId="1FE1DCEF">
            <w:pPr>
              <w:pStyle w:val="30"/>
            </w:pPr>
            <w:r>
              <w:rPr>
                <w:rFonts w:hint="eastAsia"/>
              </w:rPr>
              <w:t>机房故障</w:t>
            </w:r>
          </w:p>
          <w:p w14:paraId="36E57D57">
            <w:pPr>
              <w:pStyle w:val="30"/>
            </w:pPr>
            <w:r>
              <w:rPr>
                <w:rFonts w:hint="eastAsia"/>
              </w:rPr>
              <w:t>自然灾害</w:t>
            </w:r>
          </w:p>
        </w:tc>
        <w:tc>
          <w:tcPr>
            <w:tcW w:w="3723" w:type="dxa"/>
            <w:shd w:val="clear" w:color="auto" w:fill="FFFFFF"/>
            <w:tcMar>
              <w:left w:w="108" w:type="dxa"/>
              <w:right w:w="108" w:type="dxa"/>
            </w:tcMar>
            <w:vAlign w:val="center"/>
          </w:tcPr>
          <w:p w14:paraId="1D063525">
            <w:pPr>
              <w:pStyle w:val="30"/>
            </w:pPr>
          </w:p>
        </w:tc>
      </w:tr>
    </w:tbl>
    <w:p w14:paraId="11BA1863">
      <w:pPr>
        <w:ind w:firstLine="480"/>
      </w:pPr>
    </w:p>
    <w:p w14:paraId="2B465AC5">
      <w:pPr>
        <w:pStyle w:val="5"/>
        <w:numPr>
          <w:ilvl w:val="3"/>
          <w:numId w:val="0"/>
        </w:numPr>
        <w:tabs>
          <w:tab w:val="clear" w:pos="0"/>
        </w:tabs>
      </w:pPr>
      <w:bookmarkStart w:id="256" w:name="_Toc168581213"/>
      <w:r>
        <w:rPr>
          <w:rFonts w:hint="eastAsia" w:cs="宋体"/>
        </w:rPr>
        <w:t xml:space="preserve">6.9.2.7  </w:t>
      </w:r>
      <w:r>
        <w:rPr>
          <w:rFonts w:hint="eastAsia"/>
        </w:rPr>
        <w:t>备份系统</w:t>
      </w:r>
      <w:bookmarkEnd w:id="256"/>
    </w:p>
    <w:p w14:paraId="4514F203">
      <w:pPr>
        <w:ind w:firstLine="480"/>
      </w:pPr>
      <w:r>
        <w:rPr>
          <w:rFonts w:hint="eastAsia"/>
        </w:rPr>
        <w:t>国资监管云提供备份系统。实现对虚拟机、云平台数据库、文件系统的本地数据保护，当业务系统或数据遭到破坏时，可对业务系统或虚拟机的进行快速修复，有效解决误操作、误删除、中病毒等逻辑错误以及硬件故障带来的数据丢失问题。</w:t>
      </w:r>
    </w:p>
    <w:p w14:paraId="4F952AA4">
      <w:pPr>
        <w:pStyle w:val="5"/>
        <w:numPr>
          <w:ilvl w:val="3"/>
          <w:numId w:val="0"/>
        </w:numPr>
        <w:tabs>
          <w:tab w:val="clear" w:pos="0"/>
        </w:tabs>
      </w:pPr>
      <w:bookmarkStart w:id="257" w:name="_Toc168581216"/>
      <w:r>
        <w:rPr>
          <w:rFonts w:hint="eastAsia" w:cs="宋体"/>
        </w:rPr>
        <w:t xml:space="preserve">6.9.2.8  </w:t>
      </w:r>
      <w:r>
        <w:rPr>
          <w:rFonts w:hint="eastAsia"/>
        </w:rPr>
        <w:t>设备部署说明</w:t>
      </w:r>
      <w:bookmarkEnd w:id="257"/>
    </w:p>
    <w:p w14:paraId="2891AF58">
      <w:pPr>
        <w:ind w:firstLine="480"/>
      </w:pPr>
      <w:r>
        <w:rPr>
          <w:rFonts w:hint="eastAsia"/>
        </w:rPr>
        <w:t>应用系统和数据在</w:t>
      </w:r>
      <w:r>
        <w:t>3</w:t>
      </w:r>
      <w:r>
        <w:rPr>
          <w:rFonts w:hint="eastAsia"/>
        </w:rPr>
        <w:t>年内备份容量与存储容量按照1：1备份。</w:t>
      </w:r>
    </w:p>
    <w:p w14:paraId="78008DAB">
      <w:pPr>
        <w:pStyle w:val="4"/>
        <w:numPr>
          <w:ilvl w:val="2"/>
          <w:numId w:val="0"/>
        </w:numPr>
        <w:tabs>
          <w:tab w:val="clear" w:pos="0"/>
        </w:tabs>
      </w:pPr>
      <w:bookmarkStart w:id="258" w:name="_Toc198560113"/>
      <w:bookmarkStart w:id="259" w:name="_Toc2874"/>
      <w:r>
        <w:rPr>
          <w:rFonts w:hint="eastAsia" w:ascii="Times New Roman" w:hAnsi="Times New Roman" w:cs="宋体"/>
        </w:rPr>
        <w:t xml:space="preserve">6.9.3  </w:t>
      </w:r>
      <w:r>
        <w:rPr>
          <w:rFonts w:hint="eastAsia"/>
        </w:rPr>
        <w:t>应急预案</w:t>
      </w:r>
      <w:bookmarkEnd w:id="258"/>
      <w:bookmarkEnd w:id="259"/>
    </w:p>
    <w:p w14:paraId="4847DCFF">
      <w:pPr>
        <w:pStyle w:val="5"/>
        <w:numPr>
          <w:ilvl w:val="3"/>
          <w:numId w:val="0"/>
        </w:numPr>
        <w:tabs>
          <w:tab w:val="clear" w:pos="0"/>
        </w:tabs>
      </w:pPr>
      <w:r>
        <w:rPr>
          <w:rFonts w:hint="eastAsia" w:cs="宋体"/>
        </w:rPr>
        <w:t xml:space="preserve">6.9.3.1  </w:t>
      </w:r>
      <w:r>
        <w:rPr>
          <w:rFonts w:hint="eastAsia"/>
        </w:rPr>
        <w:t>系统功能局部故障应急预案</w:t>
      </w:r>
    </w:p>
    <w:p w14:paraId="07F5F07E">
      <w:pPr>
        <w:pStyle w:val="6"/>
        <w:numPr>
          <w:ilvl w:val="4"/>
          <w:numId w:val="0"/>
        </w:numPr>
        <w:tabs>
          <w:tab w:val="clear" w:pos="0"/>
        </w:tabs>
      </w:pPr>
      <w:r>
        <w:rPr>
          <w:rFonts w:hint="eastAsia" w:eastAsia="宋体" w:cs="宋体"/>
        </w:rPr>
        <w:t xml:space="preserve">6.9.3.1.1  </w:t>
      </w:r>
      <w:r>
        <w:rPr>
          <w:rFonts w:hint="eastAsia"/>
        </w:rPr>
        <w:t>剧本描述</w:t>
      </w:r>
    </w:p>
    <w:p w14:paraId="0117BAB0">
      <w:pPr>
        <w:ind w:firstLine="480"/>
      </w:pPr>
      <w:r>
        <w:rPr>
          <w:rFonts w:hint="eastAsia"/>
        </w:rPr>
        <w:t>接到故障报告，确定系统功能业务中断且不可使用超15分钟，影响案件效能及查询统计分析，根据故障分级原则定位Ⅳ级故障。</w:t>
      </w:r>
    </w:p>
    <w:p w14:paraId="0661AC29">
      <w:pPr>
        <w:pStyle w:val="6"/>
        <w:numPr>
          <w:ilvl w:val="4"/>
          <w:numId w:val="0"/>
        </w:numPr>
        <w:tabs>
          <w:tab w:val="clear" w:pos="0"/>
        </w:tabs>
      </w:pPr>
      <w:r>
        <w:rPr>
          <w:rFonts w:hint="eastAsia" w:eastAsia="宋体" w:cs="宋体"/>
        </w:rPr>
        <w:t xml:space="preserve">6.9.3.1.2  </w:t>
      </w:r>
      <w:r>
        <w:rPr>
          <w:rFonts w:hint="eastAsia"/>
        </w:rPr>
        <w:t>处置方案</w:t>
      </w:r>
    </w:p>
    <w:p w14:paraId="6C16598A">
      <w:pPr>
        <w:ind w:firstLine="480"/>
      </w:pPr>
      <w:r>
        <w:rPr>
          <w:rFonts w:hint="eastAsia"/>
        </w:rPr>
        <w:t>总体方案：</w:t>
      </w:r>
    </w:p>
    <w:p w14:paraId="3075F4C2">
      <w:pPr>
        <w:ind w:firstLine="480"/>
      </w:pPr>
      <w:r>
        <w:rPr>
          <w:rFonts w:hint="eastAsia"/>
        </w:rPr>
        <w:t>在技术处置小组接到报告后，技术小组成员预先处置，用户服务器检查，并1小时内通知协调小组，上报应急领导机构，成立应急指挥部。应急指挥部根据故障情况，实施应急响应。</w:t>
      </w:r>
    </w:p>
    <w:p w14:paraId="383B872D">
      <w:pPr>
        <w:pStyle w:val="6"/>
        <w:numPr>
          <w:ilvl w:val="4"/>
          <w:numId w:val="0"/>
        </w:numPr>
        <w:tabs>
          <w:tab w:val="clear" w:pos="0"/>
        </w:tabs>
      </w:pPr>
      <w:r>
        <w:rPr>
          <w:rFonts w:hint="eastAsia" w:eastAsia="宋体" w:cs="宋体"/>
        </w:rPr>
        <w:t xml:space="preserve">6.9.3.1.3  </w:t>
      </w:r>
      <w:r>
        <w:t>应急响应</w:t>
      </w:r>
      <w:r>
        <w:rPr>
          <w:rFonts w:hint="eastAsia"/>
        </w:rPr>
        <w:t>过程</w:t>
      </w:r>
    </w:p>
    <w:p w14:paraId="5EBD94E0">
      <w:pPr>
        <w:ind w:firstLine="480"/>
      </w:pPr>
      <w:r>
        <w:rPr>
          <w:rFonts w:hint="eastAsia"/>
        </w:rPr>
        <w:t>首先，技术小组成对统计业务功能进行问题排查，确认出故障功能。</w:t>
      </w:r>
    </w:p>
    <w:p w14:paraId="2A0532D0">
      <w:pPr>
        <w:ind w:firstLine="480"/>
      </w:pPr>
      <w:r>
        <w:rPr>
          <w:rFonts w:hint="eastAsia"/>
        </w:rPr>
        <w:t>其次，由技术小组成员协助开发人员针对故障功能系统日志进行分析排查，查找具体故障原因并及时处理。</w:t>
      </w:r>
    </w:p>
    <w:p w14:paraId="247B1C72">
      <w:pPr>
        <w:ind w:firstLine="480"/>
      </w:pPr>
      <w:r>
        <w:rPr>
          <w:rFonts w:hint="eastAsia"/>
        </w:rPr>
        <w:t>最后，将问题原因解决办法汇总至技术小组组长，整个故障事件解决。然后技术小组成员进行案件记录，上报应急领导机构备案。</w:t>
      </w:r>
    </w:p>
    <w:p w14:paraId="21FF14D0">
      <w:pPr>
        <w:pStyle w:val="5"/>
        <w:numPr>
          <w:ilvl w:val="3"/>
          <w:numId w:val="0"/>
        </w:numPr>
        <w:tabs>
          <w:tab w:val="clear" w:pos="0"/>
        </w:tabs>
      </w:pPr>
      <w:r>
        <w:rPr>
          <w:rFonts w:hint="eastAsia" w:cs="宋体"/>
        </w:rPr>
        <w:t xml:space="preserve">6.9.3.2  </w:t>
      </w:r>
      <w:r>
        <w:rPr>
          <w:rFonts w:hint="eastAsia"/>
        </w:rPr>
        <w:t>外部接口重大故障应急预案</w:t>
      </w:r>
    </w:p>
    <w:p w14:paraId="51CE2968">
      <w:pPr>
        <w:pStyle w:val="6"/>
        <w:numPr>
          <w:ilvl w:val="4"/>
          <w:numId w:val="0"/>
        </w:numPr>
        <w:tabs>
          <w:tab w:val="clear" w:pos="0"/>
        </w:tabs>
      </w:pPr>
      <w:r>
        <w:rPr>
          <w:rFonts w:hint="eastAsia" w:eastAsia="宋体" w:cs="宋体"/>
        </w:rPr>
        <w:t xml:space="preserve">6.9.3.2.1  </w:t>
      </w:r>
      <w:r>
        <w:rPr>
          <w:rFonts w:hint="eastAsia"/>
        </w:rPr>
        <w:t>剧本描述</w:t>
      </w:r>
    </w:p>
    <w:p w14:paraId="6D175D4F">
      <w:pPr>
        <w:ind w:firstLine="480"/>
      </w:pPr>
      <w:r>
        <w:rPr>
          <w:rFonts w:hint="eastAsia"/>
        </w:rPr>
        <w:t>接到故障报告，确定相关业务中断已超过</w:t>
      </w:r>
      <w:r>
        <w:t>1</w:t>
      </w:r>
      <w:r>
        <w:rPr>
          <w:rFonts w:hint="eastAsia"/>
        </w:rPr>
        <w:t>个小时，影响业务办件量超过</w:t>
      </w:r>
      <w:r>
        <w:t>50</w:t>
      </w:r>
      <w:r>
        <w:rPr>
          <w:rFonts w:hint="eastAsia"/>
        </w:rPr>
        <w:t>件，根据故障分级原则定位</w:t>
      </w:r>
      <w:r>
        <w:t>II</w:t>
      </w:r>
      <w:r>
        <w:rPr>
          <w:rFonts w:hint="eastAsia"/>
        </w:rPr>
        <w:t>级故障。</w:t>
      </w:r>
    </w:p>
    <w:p w14:paraId="34639A6F">
      <w:pPr>
        <w:pStyle w:val="6"/>
        <w:numPr>
          <w:ilvl w:val="4"/>
          <w:numId w:val="0"/>
        </w:numPr>
        <w:tabs>
          <w:tab w:val="clear" w:pos="0"/>
        </w:tabs>
      </w:pPr>
      <w:r>
        <w:rPr>
          <w:rFonts w:hint="eastAsia" w:eastAsia="宋体" w:cs="宋体"/>
        </w:rPr>
        <w:t xml:space="preserve">6.9.3.2.2  </w:t>
      </w:r>
      <w:r>
        <w:rPr>
          <w:rFonts w:hint="eastAsia"/>
        </w:rPr>
        <w:t>处置方案</w:t>
      </w:r>
    </w:p>
    <w:p w14:paraId="6C285C2E">
      <w:pPr>
        <w:ind w:firstLine="480"/>
      </w:pPr>
      <w:r>
        <w:rPr>
          <w:rFonts w:hint="eastAsia"/>
        </w:rPr>
        <w:t>总体方案：</w:t>
      </w:r>
    </w:p>
    <w:p w14:paraId="636531F7">
      <w:pPr>
        <w:ind w:firstLine="480"/>
      </w:pPr>
      <w:r>
        <w:rPr>
          <w:rFonts w:hint="eastAsia"/>
        </w:rPr>
        <w:t>在技术处置小组接到报告后，技术小组用服务器检查，并1小时内通知协调小组，然后上报应急领导机构，成立应急指挥部。应急指挥部根据故障情况，实施应急响应。应急指挥部发布告知预警公告。</w:t>
      </w:r>
    </w:p>
    <w:p w14:paraId="3C3AC83E">
      <w:pPr>
        <w:pStyle w:val="6"/>
        <w:numPr>
          <w:ilvl w:val="4"/>
          <w:numId w:val="0"/>
        </w:numPr>
        <w:tabs>
          <w:tab w:val="clear" w:pos="0"/>
        </w:tabs>
      </w:pPr>
      <w:r>
        <w:rPr>
          <w:rFonts w:hint="eastAsia" w:eastAsia="宋体" w:cs="宋体"/>
        </w:rPr>
        <w:t xml:space="preserve">6.9.3.2.3  </w:t>
      </w:r>
      <w:r>
        <w:t>应急响应</w:t>
      </w:r>
      <w:r>
        <w:rPr>
          <w:rFonts w:hint="eastAsia"/>
        </w:rPr>
        <w:t>过程</w:t>
      </w:r>
    </w:p>
    <w:p w14:paraId="3620C180">
      <w:pPr>
        <w:ind w:firstLine="480"/>
      </w:pPr>
      <w:r>
        <w:rPr>
          <w:rFonts w:hint="eastAsia"/>
        </w:rPr>
        <w:t>首先，技术小组成员排查网络、安全是否存在故障，如果排查发现网络安全存在故障，立即进行处理并通知技术组长，同时上报应急指挥部；</w:t>
      </w:r>
    </w:p>
    <w:p w14:paraId="21AC1036">
      <w:pPr>
        <w:ind w:firstLine="480"/>
      </w:pPr>
      <w:r>
        <w:rPr>
          <w:rFonts w:hint="eastAsia"/>
        </w:rPr>
        <w:t>其次，技术小组成员对外部接受业务接口进行排查</w:t>
      </w:r>
      <w:r>
        <w:t>，</w:t>
      </w:r>
      <w:r>
        <w:rPr>
          <w:rFonts w:hint="eastAsia"/>
        </w:rPr>
        <w:t>确定联审平台数据推送接口是否正常</w:t>
      </w:r>
      <w:r>
        <w:t>，</w:t>
      </w:r>
      <w:r>
        <w:rPr>
          <w:rFonts w:hint="eastAsia"/>
        </w:rPr>
        <w:t>如果发现接口调用异常，应立即通知协调小组通知联审平台相关负技术负责人协助排查处置；如果接口调用正常，说明系统内部出现问题，应安排开发人员及时处置。</w:t>
      </w:r>
    </w:p>
    <w:p w14:paraId="60F6B0BF">
      <w:pPr>
        <w:ind w:firstLine="480"/>
      </w:pPr>
      <w:r>
        <w:rPr>
          <w:rFonts w:hint="eastAsia"/>
        </w:rPr>
        <w:t>最后，分别将问题原因解决办法汇总至技术小组组长处，整个故障事件解决。然后技术小组成员进行案件记录，上报应急领导机构备案。</w:t>
      </w:r>
    </w:p>
    <w:p w14:paraId="72E77403">
      <w:pPr>
        <w:pStyle w:val="5"/>
        <w:numPr>
          <w:ilvl w:val="3"/>
          <w:numId w:val="0"/>
        </w:numPr>
        <w:tabs>
          <w:tab w:val="clear" w:pos="0"/>
        </w:tabs>
      </w:pPr>
      <w:r>
        <w:rPr>
          <w:rFonts w:hint="eastAsia" w:cs="宋体"/>
        </w:rPr>
        <w:t xml:space="preserve">6.9.3.3  </w:t>
      </w:r>
      <w:r>
        <w:rPr>
          <w:rFonts w:hint="eastAsia"/>
        </w:rPr>
        <w:t>部分用户登录异常应急预案</w:t>
      </w:r>
    </w:p>
    <w:p w14:paraId="345A951F">
      <w:pPr>
        <w:pStyle w:val="6"/>
        <w:numPr>
          <w:ilvl w:val="4"/>
          <w:numId w:val="0"/>
        </w:numPr>
        <w:tabs>
          <w:tab w:val="clear" w:pos="0"/>
        </w:tabs>
      </w:pPr>
      <w:r>
        <w:rPr>
          <w:rFonts w:hint="eastAsia" w:eastAsia="宋体" w:cs="宋体"/>
        </w:rPr>
        <w:t xml:space="preserve">6.9.3.3.1  </w:t>
      </w:r>
      <w:r>
        <w:rPr>
          <w:rFonts w:hint="eastAsia"/>
        </w:rPr>
        <w:t>剧本描述</w:t>
      </w:r>
    </w:p>
    <w:p w14:paraId="12178DD2">
      <w:pPr>
        <w:ind w:firstLine="480"/>
      </w:pPr>
      <w:r>
        <w:rPr>
          <w:rFonts w:hint="eastAsia"/>
        </w:rPr>
        <w:t>系统可以打开登录地址，但是登录异常，用户无法进入系统操作业务，提示内容包括用户不存在，认证错误等，且并非个别用户，而是全部用户，基本排除客户端问题而是整体系统应用问题导致业务停滞。登记用户通过网络或热线报告，接到故障报告后，确认业务中断且不可使用已超过30分钟，影响该业务办件量超过50件，但是故障原因明显，由于用户认证平台出现故障，可以及时恢复，根据故障分级原则定位四级故障。</w:t>
      </w:r>
    </w:p>
    <w:p w14:paraId="2CA876AD">
      <w:pPr>
        <w:pStyle w:val="6"/>
        <w:numPr>
          <w:ilvl w:val="4"/>
          <w:numId w:val="0"/>
        </w:numPr>
        <w:tabs>
          <w:tab w:val="clear" w:pos="0"/>
        </w:tabs>
      </w:pPr>
      <w:r>
        <w:rPr>
          <w:rFonts w:hint="eastAsia" w:eastAsia="宋体" w:cs="宋体"/>
        </w:rPr>
        <w:t xml:space="preserve">6.9.3.3.2  </w:t>
      </w:r>
      <w:r>
        <w:rPr>
          <w:rFonts w:hint="eastAsia"/>
        </w:rPr>
        <w:t>处置方案</w:t>
      </w:r>
    </w:p>
    <w:p w14:paraId="55DD85F7">
      <w:pPr>
        <w:ind w:firstLine="480"/>
      </w:pPr>
      <w:r>
        <w:rPr>
          <w:rFonts w:hint="eastAsia"/>
        </w:rPr>
        <w:t>在技术处置小组接到报告后，技术小组分析症状，技术小组成员负责应用服务器应用检查，并1小时内通知协调小组，然后上报应急领导机构，成立应急指挥部。应急指挥部根据故障情况，实施应急响应。</w:t>
      </w:r>
    </w:p>
    <w:p w14:paraId="2E693AA2">
      <w:pPr>
        <w:pStyle w:val="6"/>
        <w:numPr>
          <w:ilvl w:val="4"/>
          <w:numId w:val="0"/>
        </w:numPr>
        <w:tabs>
          <w:tab w:val="clear" w:pos="0"/>
        </w:tabs>
      </w:pPr>
      <w:r>
        <w:rPr>
          <w:rFonts w:hint="eastAsia" w:eastAsia="宋体" w:cs="宋体"/>
        </w:rPr>
        <w:t xml:space="preserve">6.9.3.3.3  </w:t>
      </w:r>
      <w:r>
        <w:rPr>
          <w:rFonts w:hint="eastAsia"/>
        </w:rPr>
        <w:t>应急响应过程</w:t>
      </w:r>
    </w:p>
    <w:p w14:paraId="15FB33E4">
      <w:pPr>
        <w:ind w:firstLine="480"/>
      </w:pPr>
      <w:r>
        <w:rPr>
          <w:rFonts w:hint="eastAsia"/>
        </w:rPr>
        <w:t>首先，技术小组成员排查网络、安全是否存在故障，如果排查发现网络安全存在故障，立即进行处理并通知技术组，同时上报应急指挥部；</w:t>
      </w:r>
    </w:p>
    <w:p w14:paraId="61027FE7">
      <w:pPr>
        <w:ind w:firstLine="480"/>
      </w:pPr>
      <w:r>
        <w:rPr>
          <w:rFonts w:hint="eastAsia"/>
        </w:rPr>
        <w:t>其次，技术小组成员负责对整体业务应用排查，确定与该功能对应的用户平台接口等是否正常，如有问题则协助排查及处置，通知其他系统协助确认；并排查系统自身是否存在问题，若有问题安排研发组长及时处置，若应发布原因导致问题，则回滚应用。若并非系统应用问题，还是用户平台等问题，则协助确认相关应用接口。</w:t>
      </w:r>
    </w:p>
    <w:p w14:paraId="37F1A519">
      <w:pPr>
        <w:ind w:firstLine="480"/>
      </w:pPr>
      <w:r>
        <w:rPr>
          <w:rFonts w:hint="eastAsia"/>
        </w:rPr>
        <w:t>倘若考虑第三方用户认证完全无法恢复的情况，则需要经过三个小组认可，决策是否开放其他用户认证登录方式。</w:t>
      </w:r>
    </w:p>
    <w:p w14:paraId="4C57844D">
      <w:pPr>
        <w:ind w:firstLine="480"/>
      </w:pPr>
      <w:r>
        <w:rPr>
          <w:rFonts w:hint="eastAsia"/>
        </w:rPr>
        <w:t>最后，分别将问题原因解决办法汇总至技术小组组长，整个故障事件解决。然后技术小组成员进行案件记录，上报应急领导机构备案。</w:t>
      </w:r>
    </w:p>
    <w:p w14:paraId="547B5E1B">
      <w:pPr>
        <w:pStyle w:val="5"/>
        <w:numPr>
          <w:ilvl w:val="3"/>
          <w:numId w:val="0"/>
        </w:numPr>
        <w:tabs>
          <w:tab w:val="clear" w:pos="0"/>
        </w:tabs>
      </w:pPr>
      <w:r>
        <w:rPr>
          <w:rFonts w:hint="eastAsia" w:cs="宋体"/>
        </w:rPr>
        <w:t xml:space="preserve">6.9.3.4  </w:t>
      </w:r>
      <w:r>
        <w:rPr>
          <w:rFonts w:hint="eastAsia"/>
        </w:rPr>
        <w:t>系统大面积故障应急预案</w:t>
      </w:r>
    </w:p>
    <w:p w14:paraId="1BD60D60">
      <w:pPr>
        <w:pStyle w:val="6"/>
        <w:numPr>
          <w:ilvl w:val="4"/>
          <w:numId w:val="0"/>
        </w:numPr>
        <w:tabs>
          <w:tab w:val="clear" w:pos="0"/>
        </w:tabs>
      </w:pPr>
      <w:r>
        <w:rPr>
          <w:rFonts w:hint="eastAsia" w:eastAsia="宋体" w:cs="宋体"/>
        </w:rPr>
        <w:t xml:space="preserve">6.9.3.4.1  </w:t>
      </w:r>
      <w:r>
        <w:rPr>
          <w:rFonts w:hint="eastAsia"/>
        </w:rPr>
        <w:t>剧本描述</w:t>
      </w:r>
    </w:p>
    <w:p w14:paraId="7DCBCE00">
      <w:pPr>
        <w:ind w:firstLine="480"/>
      </w:pPr>
      <w:r>
        <w:rPr>
          <w:rFonts w:hint="eastAsia"/>
        </w:rPr>
        <w:t>系统异常，到时登记审批功能无法正常进行，影响业务流转，登记用户通过网络或热线报告。接到故障报告，根据故障分级原则定位二级故障，一般此类问题基本非系统应用程序问题，需要结合基础设施网络工程师等一起处理。</w:t>
      </w:r>
    </w:p>
    <w:p w14:paraId="0EAAC3B3">
      <w:pPr>
        <w:pStyle w:val="6"/>
        <w:numPr>
          <w:ilvl w:val="4"/>
          <w:numId w:val="0"/>
        </w:numPr>
        <w:tabs>
          <w:tab w:val="clear" w:pos="0"/>
        </w:tabs>
      </w:pPr>
      <w:r>
        <w:rPr>
          <w:rFonts w:hint="eastAsia" w:eastAsia="宋体" w:cs="宋体"/>
        </w:rPr>
        <w:t xml:space="preserve">6.9.3.4.2  </w:t>
      </w:r>
      <w:r>
        <w:rPr>
          <w:rFonts w:hint="eastAsia"/>
        </w:rPr>
        <w:t>处置方案</w:t>
      </w:r>
    </w:p>
    <w:p w14:paraId="48225A81">
      <w:pPr>
        <w:ind w:firstLine="480"/>
      </w:pPr>
      <w:r>
        <w:rPr>
          <w:rFonts w:hint="eastAsia"/>
        </w:rPr>
        <w:t>在技术处置小组接到报告后，技术小组分析症状，技术小组成员负责应用服务器应用检查，并1小时内通知协调小组，然后上报应急领导机构，成立应急指挥部。应急指挥部根据故障情况，协调小组发布公告通知有关人员，实施应急响应。</w:t>
      </w:r>
    </w:p>
    <w:p w14:paraId="68F6F4B5">
      <w:pPr>
        <w:pStyle w:val="6"/>
        <w:numPr>
          <w:ilvl w:val="4"/>
          <w:numId w:val="0"/>
        </w:numPr>
        <w:tabs>
          <w:tab w:val="clear" w:pos="0"/>
        </w:tabs>
      </w:pPr>
      <w:r>
        <w:rPr>
          <w:rFonts w:hint="eastAsia" w:eastAsia="宋体" w:cs="宋体"/>
        </w:rPr>
        <w:t xml:space="preserve">6.9.3.4.3  </w:t>
      </w:r>
      <w:r>
        <w:rPr>
          <w:rFonts w:hint="eastAsia"/>
        </w:rPr>
        <w:t>应急响应过程</w:t>
      </w:r>
    </w:p>
    <w:p w14:paraId="6516A888">
      <w:pPr>
        <w:ind w:firstLine="480"/>
      </w:pPr>
      <w:r>
        <w:rPr>
          <w:rFonts w:hint="eastAsia"/>
        </w:rPr>
        <w:t>首先，技术小组成员排查服务器、网络、安全是否存在故障，如果排查发现网络等安全存在故障，立即进行处理并通知技术组成员，同时上报应急指挥部。</w:t>
      </w:r>
    </w:p>
    <w:p w14:paraId="314C4F03">
      <w:pPr>
        <w:ind w:firstLine="480"/>
      </w:pPr>
      <w:r>
        <w:rPr>
          <w:rFonts w:hint="eastAsia"/>
        </w:rPr>
        <w:t>其次，技术小组成员负责对整体业务排查，若有应用问题安排研发组长及时处置，涉及程序应用配合调整及数据库调整则需要整理上报协调小组及业务小组，若应发布原因导致问题，则回滚应用。</w:t>
      </w:r>
    </w:p>
    <w:p w14:paraId="577FE541">
      <w:pPr>
        <w:ind w:firstLine="480"/>
      </w:pPr>
      <w:r>
        <w:rPr>
          <w:rFonts w:hint="eastAsia"/>
        </w:rPr>
        <w:t>最后当问题解决，撤除系统公告，分别将问题原因解决办法汇总至技术小组组长，整个故障事件解决。然后技术小组成员进行案件记录，上报应急领导机构备案。</w:t>
      </w:r>
    </w:p>
    <w:p w14:paraId="608ACD2C">
      <w:pPr>
        <w:pStyle w:val="5"/>
        <w:numPr>
          <w:ilvl w:val="3"/>
          <w:numId w:val="0"/>
        </w:numPr>
        <w:tabs>
          <w:tab w:val="clear" w:pos="0"/>
        </w:tabs>
      </w:pPr>
      <w:r>
        <w:rPr>
          <w:rFonts w:hint="eastAsia" w:cs="宋体"/>
        </w:rPr>
        <w:t xml:space="preserve">6.9.3.5  </w:t>
      </w:r>
      <w:r>
        <w:rPr>
          <w:rFonts w:hint="eastAsia"/>
        </w:rPr>
        <w:t>系统全面故障且恢复困难应急预案</w:t>
      </w:r>
    </w:p>
    <w:p w14:paraId="47EDF3AA">
      <w:pPr>
        <w:pStyle w:val="6"/>
        <w:numPr>
          <w:ilvl w:val="4"/>
          <w:numId w:val="0"/>
        </w:numPr>
        <w:tabs>
          <w:tab w:val="clear" w:pos="0"/>
        </w:tabs>
      </w:pPr>
      <w:r>
        <w:rPr>
          <w:rFonts w:hint="eastAsia" w:eastAsia="宋体" w:cs="宋体"/>
        </w:rPr>
        <w:t xml:space="preserve">6.9.3.5.1  </w:t>
      </w:r>
      <w:r>
        <w:rPr>
          <w:rFonts w:hint="eastAsia"/>
        </w:rPr>
        <w:t>剧本描述</w:t>
      </w:r>
    </w:p>
    <w:p w14:paraId="0EA9A311">
      <w:pPr>
        <w:ind w:firstLine="480"/>
      </w:pPr>
      <w:r>
        <w:rPr>
          <w:rFonts w:hint="eastAsia"/>
        </w:rPr>
        <w:t>系统不可使用，登记用户通过网络或热线报告。接到故障报告，确认业务中断且不可使用已超过1天，影响该业务办件量超过1000多件，修正问题原因短时间无望，根据故障分级原则定位一级故障，此类问题可能受不可抗力影响，恢复系统所需时间难以估计。</w:t>
      </w:r>
    </w:p>
    <w:p w14:paraId="1CE182A4">
      <w:pPr>
        <w:pStyle w:val="6"/>
        <w:numPr>
          <w:ilvl w:val="4"/>
          <w:numId w:val="0"/>
        </w:numPr>
        <w:tabs>
          <w:tab w:val="clear" w:pos="0"/>
        </w:tabs>
      </w:pPr>
      <w:r>
        <w:rPr>
          <w:rFonts w:hint="eastAsia" w:eastAsia="宋体" w:cs="宋体"/>
        </w:rPr>
        <w:t xml:space="preserve">6.9.3.5.2  </w:t>
      </w:r>
      <w:r>
        <w:rPr>
          <w:rFonts w:hint="eastAsia"/>
        </w:rPr>
        <w:t>处置方案</w:t>
      </w:r>
    </w:p>
    <w:p w14:paraId="125DA1A7">
      <w:pPr>
        <w:ind w:firstLine="480"/>
      </w:pPr>
      <w:r>
        <w:rPr>
          <w:rFonts w:hint="eastAsia"/>
        </w:rPr>
        <w:t>在技术处置小组接到报告后，技术小组分析症状，技术小组成员负责应用服务器应用检查，建设系统环境已经难以恢复，则立即通知协调小组，然后上报应急领导机构，成立应急指挥部，发布公告。应急指挥部根据故障情况，实施应急响应。</w:t>
      </w:r>
    </w:p>
    <w:p w14:paraId="2D0F2F81">
      <w:pPr>
        <w:pStyle w:val="6"/>
        <w:numPr>
          <w:ilvl w:val="4"/>
          <w:numId w:val="0"/>
        </w:numPr>
        <w:tabs>
          <w:tab w:val="clear" w:pos="0"/>
        </w:tabs>
      </w:pPr>
      <w:r>
        <w:rPr>
          <w:rFonts w:hint="eastAsia" w:eastAsia="宋体" w:cs="宋体"/>
        </w:rPr>
        <w:t xml:space="preserve">6.9.3.5.3  </w:t>
      </w:r>
      <w:r>
        <w:rPr>
          <w:rFonts w:hint="eastAsia"/>
        </w:rPr>
        <w:t>应急响应过程</w:t>
      </w:r>
    </w:p>
    <w:p w14:paraId="3A9E254E">
      <w:pPr>
        <w:ind w:firstLine="480"/>
      </w:pPr>
      <w:r>
        <w:rPr>
          <w:rFonts w:hint="eastAsia"/>
        </w:rPr>
        <w:t>首先，技术小组成员排查服务器、网络、安全是否存在故障，如果排查发现网络等安全存在故障，立即进行处理并通知技术组成员，同时上报应急指挥部。</w:t>
      </w:r>
    </w:p>
    <w:p w14:paraId="6009F913">
      <w:pPr>
        <w:ind w:firstLine="480"/>
      </w:pPr>
      <w:r>
        <w:rPr>
          <w:rFonts w:hint="eastAsia"/>
        </w:rPr>
        <w:t>其次，技术小组成员对整体登记业务排查，确定与该功能对应的用户平台接口是否正常，如有问题则协调协助排查及处置，通知其他系统协助确认；并排查系统自身是否存在问题，若有问题安排研发组长及时处置，涉及程序应用配合调整及数据库调整则需要整理上报协调小组及业务小组，若应发布原因导致问题，则回滚应用，若无技术小组可解决方案呢，则将处理过程上报协调小组对上进行通知。</w:t>
      </w:r>
    </w:p>
    <w:p w14:paraId="79A542A3">
      <w:pPr>
        <w:pStyle w:val="5"/>
        <w:numPr>
          <w:ilvl w:val="3"/>
          <w:numId w:val="0"/>
        </w:numPr>
        <w:tabs>
          <w:tab w:val="clear" w:pos="0"/>
        </w:tabs>
      </w:pPr>
      <w:r>
        <w:rPr>
          <w:rFonts w:hint="eastAsia" w:cs="宋体"/>
        </w:rPr>
        <w:t xml:space="preserve">6.9.3.6  </w:t>
      </w:r>
      <w:r>
        <w:rPr>
          <w:rFonts w:hint="eastAsia"/>
        </w:rPr>
        <w:t>数据泄露应急预案</w:t>
      </w:r>
    </w:p>
    <w:p w14:paraId="53FA6744">
      <w:pPr>
        <w:pStyle w:val="6"/>
        <w:numPr>
          <w:ilvl w:val="4"/>
          <w:numId w:val="0"/>
        </w:numPr>
        <w:tabs>
          <w:tab w:val="clear" w:pos="0"/>
        </w:tabs>
      </w:pPr>
      <w:r>
        <w:rPr>
          <w:rFonts w:hint="eastAsia" w:eastAsia="宋体" w:cs="宋体"/>
        </w:rPr>
        <w:t xml:space="preserve">6.9.3.6.1  </w:t>
      </w:r>
      <w:r>
        <w:rPr>
          <w:rFonts w:hint="eastAsia"/>
        </w:rPr>
        <w:t>剧本描述</w:t>
      </w:r>
    </w:p>
    <w:p w14:paraId="485885E0">
      <w:pPr>
        <w:ind w:firstLine="480"/>
      </w:pPr>
      <w:r>
        <w:rPr>
          <w:rFonts w:hint="eastAsia"/>
        </w:rPr>
        <w:t>系统数据恶意泄露是指因突发状况导致系统重要数据大量泄露至行业外人员，进而引发一些机密级审批业务数据泄露。</w:t>
      </w:r>
    </w:p>
    <w:p w14:paraId="0714CAFB">
      <w:pPr>
        <w:ind w:firstLine="480"/>
      </w:pPr>
      <w:r>
        <w:rPr>
          <w:rFonts w:hint="eastAsia"/>
        </w:rPr>
        <w:t>接到故障报告，确定相关业务数据被泄密超200件业务数据收到影响，根据故障分级原则定位Ⅰ级故障。</w:t>
      </w:r>
    </w:p>
    <w:p w14:paraId="43BBA22D">
      <w:pPr>
        <w:pStyle w:val="6"/>
        <w:numPr>
          <w:ilvl w:val="4"/>
          <w:numId w:val="0"/>
        </w:numPr>
        <w:tabs>
          <w:tab w:val="clear" w:pos="0"/>
        </w:tabs>
      </w:pPr>
      <w:r>
        <w:rPr>
          <w:rFonts w:hint="eastAsia" w:eastAsia="宋体" w:cs="宋体"/>
        </w:rPr>
        <w:t xml:space="preserve">6.9.3.6.2  </w:t>
      </w:r>
      <w:r>
        <w:rPr>
          <w:rFonts w:hint="eastAsia"/>
        </w:rPr>
        <w:t>处置方案</w:t>
      </w:r>
    </w:p>
    <w:p w14:paraId="10496B85">
      <w:pPr>
        <w:ind w:firstLine="480"/>
      </w:pPr>
      <w:r>
        <w:rPr>
          <w:rFonts w:hint="eastAsia"/>
        </w:rPr>
        <w:t>在技术处置小组接到报告后，技术小组成员用服务器检查，并通知协调小组，上报应急领导机构，协调小组30分钟内报告上级应急响应组织，成立应急指挥部。应急指挥部根据故障情况，在上级应急组织指导下实施应急响应。应急指挥部发布告知预警公告。</w:t>
      </w:r>
    </w:p>
    <w:p w14:paraId="6BAE989E">
      <w:pPr>
        <w:pStyle w:val="6"/>
        <w:numPr>
          <w:ilvl w:val="4"/>
          <w:numId w:val="0"/>
        </w:numPr>
        <w:tabs>
          <w:tab w:val="clear" w:pos="0"/>
        </w:tabs>
      </w:pPr>
      <w:r>
        <w:rPr>
          <w:rFonts w:hint="eastAsia" w:eastAsia="宋体" w:cs="宋体"/>
        </w:rPr>
        <w:t xml:space="preserve">6.9.3.6.3  </w:t>
      </w:r>
      <w:r>
        <w:rPr>
          <w:rFonts w:hint="eastAsia"/>
        </w:rPr>
        <w:t>应急响应过程</w:t>
      </w:r>
    </w:p>
    <w:p w14:paraId="2421D44B">
      <w:pPr>
        <w:ind w:firstLine="480"/>
      </w:pPr>
      <w:r>
        <w:rPr>
          <w:rFonts w:hint="eastAsia"/>
        </w:rPr>
        <w:t>首先，技术小组成员排查网络、安全是否存在故障，如果排查发现网络存在故障，立即进行处理，同排查网络偷盗数据的可能，对相关ftp账号登录信息进行分析排查，锁定可疑账号定位目标，如有确切依据通知技术组长，同时上报应急指挥部，由应急指挥部协调相关单位协助处理。</w:t>
      </w:r>
    </w:p>
    <w:p w14:paraId="40DA147E">
      <w:pPr>
        <w:ind w:firstLine="480"/>
      </w:pPr>
      <w:r>
        <w:rPr>
          <w:rFonts w:hint="eastAsia"/>
        </w:rPr>
        <w:t>其次，技术小组成员对验收模块功能排查，确定近期使用该数据用户范围，其操作是否规范正常，如有问题对用户进行排查及处理；如无问题，排查系统自身是否存在问题，并安排开发人员进行紧急处理。</w:t>
      </w:r>
    </w:p>
    <w:p w14:paraId="0950F80C">
      <w:pPr>
        <w:ind w:firstLine="480"/>
      </w:pPr>
      <w:r>
        <w:rPr>
          <w:rFonts w:hint="eastAsia"/>
        </w:rPr>
        <w:t>最后，分别将问题原因解决办法汇总至技术小组组长，整个故障事件解决。然后由应急指挥部撤除预警公告，技术小组成员进行案件记录，上报应急领导机构备案。</w:t>
      </w:r>
    </w:p>
    <w:p w14:paraId="0248A8C6">
      <w:pPr>
        <w:pStyle w:val="5"/>
        <w:numPr>
          <w:ilvl w:val="3"/>
          <w:numId w:val="0"/>
        </w:numPr>
        <w:tabs>
          <w:tab w:val="clear" w:pos="0"/>
        </w:tabs>
      </w:pPr>
      <w:r>
        <w:rPr>
          <w:rFonts w:hint="eastAsia" w:cs="宋体"/>
        </w:rPr>
        <w:t xml:space="preserve">6.9.3.7  </w:t>
      </w:r>
      <w:r>
        <w:rPr>
          <w:rFonts w:hint="eastAsia"/>
        </w:rPr>
        <w:t>遭遇黑客攻击应急预</w:t>
      </w:r>
      <w:bookmarkStart w:id="260" w:name="_Toc77784495"/>
      <w:bookmarkEnd w:id="260"/>
      <w:bookmarkStart w:id="261" w:name="_Toc80019160"/>
      <w:bookmarkEnd w:id="261"/>
      <w:bookmarkStart w:id="262" w:name="_Toc78302032"/>
      <w:bookmarkEnd w:id="262"/>
      <w:bookmarkStart w:id="263" w:name="_Toc77783949"/>
      <w:bookmarkEnd w:id="263"/>
      <w:r>
        <w:rPr>
          <w:rFonts w:hint="eastAsia"/>
        </w:rPr>
        <w:t>案</w:t>
      </w:r>
    </w:p>
    <w:p w14:paraId="387F6130">
      <w:pPr>
        <w:pStyle w:val="6"/>
        <w:numPr>
          <w:ilvl w:val="4"/>
          <w:numId w:val="0"/>
        </w:numPr>
        <w:tabs>
          <w:tab w:val="clear" w:pos="0"/>
        </w:tabs>
      </w:pPr>
      <w:bookmarkStart w:id="264" w:name="_Toc77781200"/>
      <w:bookmarkEnd w:id="264"/>
      <w:bookmarkStart w:id="265" w:name="_Toc77784496"/>
      <w:bookmarkEnd w:id="265"/>
      <w:bookmarkStart w:id="266" w:name="_Toc77783407"/>
      <w:bookmarkEnd w:id="266"/>
      <w:bookmarkStart w:id="267" w:name="_Toc77782300"/>
      <w:bookmarkEnd w:id="267"/>
      <w:bookmarkStart w:id="268" w:name="_Toc77782854"/>
      <w:bookmarkEnd w:id="268"/>
      <w:bookmarkStart w:id="269" w:name="_Toc77783406"/>
      <w:bookmarkEnd w:id="269"/>
      <w:bookmarkStart w:id="270" w:name="_Toc77587517"/>
      <w:bookmarkEnd w:id="270"/>
      <w:bookmarkStart w:id="271" w:name="_Toc77780650"/>
      <w:bookmarkEnd w:id="271"/>
      <w:bookmarkStart w:id="272" w:name="_Toc77783952"/>
      <w:bookmarkEnd w:id="272"/>
      <w:bookmarkStart w:id="273" w:name="_Toc77577192"/>
      <w:bookmarkEnd w:id="273"/>
      <w:bookmarkStart w:id="274" w:name="_Toc78302035"/>
      <w:bookmarkEnd w:id="274"/>
      <w:bookmarkStart w:id="275" w:name="_Toc80018693"/>
      <w:bookmarkEnd w:id="275"/>
      <w:bookmarkStart w:id="276" w:name="_Toc77587030"/>
      <w:bookmarkEnd w:id="276"/>
      <w:bookmarkStart w:id="277" w:name="_Toc77780649"/>
      <w:bookmarkEnd w:id="277"/>
      <w:bookmarkStart w:id="278" w:name="_Toc77578163"/>
      <w:bookmarkEnd w:id="278"/>
      <w:bookmarkStart w:id="279" w:name="_Toc78302033"/>
      <w:bookmarkEnd w:id="279"/>
      <w:bookmarkStart w:id="280" w:name="_Toc77781751"/>
      <w:bookmarkEnd w:id="280"/>
      <w:bookmarkStart w:id="281" w:name="_Toc80019163"/>
      <w:bookmarkEnd w:id="281"/>
      <w:bookmarkStart w:id="282" w:name="_Toc80018694"/>
      <w:bookmarkEnd w:id="282"/>
      <w:bookmarkStart w:id="283" w:name="_Toc77782299"/>
      <w:bookmarkEnd w:id="283"/>
      <w:bookmarkStart w:id="284" w:name="_Toc77782855"/>
      <w:bookmarkEnd w:id="284"/>
      <w:bookmarkStart w:id="285" w:name="_Toc77781201"/>
      <w:bookmarkEnd w:id="285"/>
      <w:bookmarkStart w:id="286" w:name="_Toc77783405"/>
      <w:bookmarkEnd w:id="286"/>
      <w:bookmarkStart w:id="287" w:name="_Toc77784497"/>
      <w:bookmarkEnd w:id="287"/>
      <w:bookmarkStart w:id="288" w:name="_Toc77577679"/>
      <w:bookmarkEnd w:id="288"/>
      <w:bookmarkStart w:id="289" w:name="_Toc77782853"/>
      <w:bookmarkEnd w:id="289"/>
      <w:bookmarkStart w:id="290" w:name="_Toc77781199"/>
      <w:bookmarkEnd w:id="290"/>
      <w:bookmarkStart w:id="291" w:name="_Toc77781750"/>
      <w:bookmarkEnd w:id="291"/>
      <w:bookmarkStart w:id="292" w:name="_Toc77781749"/>
      <w:bookmarkEnd w:id="292"/>
      <w:bookmarkStart w:id="293" w:name="_Toc77783951"/>
      <w:bookmarkEnd w:id="293"/>
      <w:bookmarkStart w:id="294" w:name="_Toc77782301"/>
      <w:bookmarkEnd w:id="294"/>
      <w:bookmarkStart w:id="295" w:name="_Toc77784498"/>
      <w:bookmarkEnd w:id="295"/>
      <w:bookmarkStart w:id="296" w:name="_Toc77587516"/>
      <w:bookmarkEnd w:id="296"/>
      <w:bookmarkStart w:id="297" w:name="_Toc77783950"/>
      <w:bookmarkEnd w:id="297"/>
      <w:bookmarkStart w:id="298" w:name="_Toc80018692"/>
      <w:bookmarkEnd w:id="298"/>
      <w:bookmarkStart w:id="299" w:name="_Toc80019162"/>
      <w:bookmarkEnd w:id="299"/>
      <w:bookmarkStart w:id="300" w:name="_Toc78302034"/>
      <w:bookmarkEnd w:id="300"/>
      <w:bookmarkStart w:id="301" w:name="_Toc77780648"/>
      <w:bookmarkEnd w:id="301"/>
      <w:bookmarkStart w:id="302" w:name="_Toc80019161"/>
      <w:bookmarkEnd w:id="302"/>
      <w:bookmarkStart w:id="303" w:name="_Toc77587515"/>
      <w:bookmarkEnd w:id="303"/>
      <w:bookmarkStart w:id="304" w:name="_Toc81308001"/>
      <w:r>
        <w:rPr>
          <w:rFonts w:hint="eastAsia" w:eastAsia="宋体" w:cs="宋体"/>
        </w:rPr>
        <w:t xml:space="preserve">6.9.3.7.1  </w:t>
      </w:r>
      <w:r>
        <w:rPr>
          <w:rFonts w:hint="eastAsia"/>
        </w:rPr>
        <w:t>遭受黑客或病毒攻击但成功防御</w:t>
      </w:r>
      <w:bookmarkEnd w:id="304"/>
    </w:p>
    <w:p w14:paraId="09C03D31">
      <w:pPr>
        <w:pStyle w:val="7"/>
        <w:numPr>
          <w:ilvl w:val="5"/>
          <w:numId w:val="0"/>
        </w:numPr>
        <w:tabs>
          <w:tab w:val="clear" w:pos="0"/>
        </w:tabs>
      </w:pPr>
      <w:bookmarkStart w:id="305" w:name="_Hlk80470805"/>
      <w:r>
        <w:rPr>
          <w:rFonts w:hint="eastAsia" w:ascii="Times New Roman" w:hAnsi="Times New Roman" w:cs="宋体"/>
        </w:rPr>
        <w:t xml:space="preserve">6.9.3.7.1.1  </w:t>
      </w:r>
      <w:r>
        <w:rPr>
          <w:rFonts w:hint="eastAsia"/>
        </w:rPr>
        <w:t>剧本描述</w:t>
      </w:r>
    </w:p>
    <w:p w14:paraId="2EF8479C">
      <w:pPr>
        <w:ind w:firstLine="480"/>
      </w:pPr>
      <w:r>
        <w:rPr>
          <w:rFonts w:hint="eastAsia"/>
        </w:rPr>
        <w:t>单位内各系统服务器、数据库、客户端，检测到遭受黑客、木马程序、病毒等攻击的迹象。因为防火墙或安全软件已经报警，并成功清除了相关隐患，未造成任何破坏。各系统出现小范围出现的网络延时或故障，信息系统功能缺陷或短暂不可用，导致个别用户受影响，对本单位业务开展基本没有影响。</w:t>
      </w:r>
    </w:p>
    <w:p w14:paraId="05DFF81A">
      <w:pPr>
        <w:ind w:firstLine="480"/>
      </w:pPr>
      <w:r>
        <w:rPr>
          <w:rFonts w:hint="eastAsia"/>
        </w:rPr>
        <w:t>根据事件响应分级原则定位Ⅳ级事件。</w:t>
      </w:r>
      <w:bookmarkStart w:id="306" w:name="_Toc80476355"/>
    </w:p>
    <w:p w14:paraId="7C3DBB68">
      <w:pPr>
        <w:pStyle w:val="7"/>
        <w:numPr>
          <w:ilvl w:val="5"/>
          <w:numId w:val="0"/>
        </w:numPr>
        <w:tabs>
          <w:tab w:val="clear" w:pos="0"/>
        </w:tabs>
      </w:pPr>
      <w:r>
        <w:rPr>
          <w:rFonts w:hint="eastAsia" w:ascii="Times New Roman" w:hAnsi="Times New Roman" w:cs="宋体"/>
        </w:rPr>
        <w:t xml:space="preserve">6.9.3.7.1.2  </w:t>
      </w:r>
      <w:r>
        <w:rPr>
          <w:rFonts w:hint="eastAsia"/>
        </w:rPr>
        <w:t>总体处置方案</w:t>
      </w:r>
      <w:bookmarkEnd w:id="306"/>
    </w:p>
    <w:p w14:paraId="674B8D4C">
      <w:pPr>
        <w:ind w:firstLine="480"/>
      </w:pPr>
      <w:r>
        <w:rPr>
          <w:rFonts w:hint="eastAsia"/>
        </w:rPr>
        <w:t xml:space="preserve">在技术处置小组接到报告后，组员预先处置，技术小组成员用反病毒和反攻击软件对服务器开展检查，并1小时内通知各项目负责人（依据不同项目，通知项目负责人），然后由技术处置小组上报应急领导机构备案。技术处置小组根据故障情况，实施应急响应。 </w:t>
      </w:r>
    </w:p>
    <w:p w14:paraId="58789B03">
      <w:pPr>
        <w:pStyle w:val="7"/>
        <w:numPr>
          <w:ilvl w:val="5"/>
          <w:numId w:val="0"/>
        </w:numPr>
        <w:tabs>
          <w:tab w:val="clear" w:pos="0"/>
        </w:tabs>
      </w:pPr>
      <w:r>
        <w:rPr>
          <w:rFonts w:hint="eastAsia" w:ascii="Times New Roman" w:hAnsi="Times New Roman" w:cs="宋体"/>
        </w:rPr>
        <w:t xml:space="preserve">6.9.3.7.1.3  </w:t>
      </w:r>
      <w:r>
        <w:rPr>
          <w:rFonts w:hint="eastAsia"/>
        </w:rPr>
        <w:t>应急响应过程</w:t>
      </w:r>
    </w:p>
    <w:p w14:paraId="25DFAC57">
      <w:pPr>
        <w:ind w:firstLine="480"/>
      </w:pPr>
      <w:r>
        <w:rPr>
          <w:rFonts w:hint="eastAsia"/>
        </w:rPr>
        <w:t>首先，技术处置小组指派安全管理员对遭受攻击的问题进行详细排查，确认攻击已经被阻止，未造成进一步损失和伤害。如果造成一定损失和伤害的，将升级至Ⅲ级处置。</w:t>
      </w:r>
    </w:p>
    <w:p w14:paraId="10E34ED0">
      <w:pPr>
        <w:ind w:firstLine="480"/>
      </w:pPr>
      <w:r>
        <w:rPr>
          <w:rFonts w:hint="eastAsia"/>
        </w:rPr>
        <w:t>其次，由技术小组成员协助项目开发人员，对系统数据、应用、客户端开展病毒查杀、打补丁、清除可疑用户、进程等操作，确定对相关事件进行了完全处置。</w:t>
      </w:r>
    </w:p>
    <w:p w14:paraId="7B5346CB">
      <w:pPr>
        <w:ind w:firstLine="480"/>
      </w:pPr>
      <w:r>
        <w:rPr>
          <w:rFonts w:hint="eastAsia"/>
        </w:rPr>
        <w:t>再次，由各项目开发人员对应用、数据库等日志进行分析排查，确认系统已经恢复正常。</w:t>
      </w:r>
    </w:p>
    <w:p w14:paraId="44CFD3A8">
      <w:pPr>
        <w:ind w:firstLine="480"/>
      </w:pPr>
      <w:r>
        <w:rPr>
          <w:rFonts w:hint="eastAsia"/>
        </w:rPr>
        <w:t>最后，由各成员将情况汇总至技术小组成员，整个被攻击事件解决。然后技术小组专员进行案件记录，并上报应急领导机构备案。</w:t>
      </w:r>
      <w:bookmarkEnd w:id="305"/>
    </w:p>
    <w:p w14:paraId="73F79BE2">
      <w:pPr>
        <w:ind w:firstLine="480"/>
      </w:pPr>
      <w:r>
        <w:rPr>
          <w:rFonts w:hint="eastAsia"/>
        </w:rPr>
        <w:t>应急实施保障人员每年至少一次演练，并对应急预案进行培训。</w:t>
      </w:r>
    </w:p>
    <w:p w14:paraId="7D2434B8">
      <w:pPr>
        <w:pStyle w:val="6"/>
        <w:numPr>
          <w:ilvl w:val="4"/>
          <w:numId w:val="0"/>
        </w:numPr>
        <w:tabs>
          <w:tab w:val="clear" w:pos="0"/>
        </w:tabs>
      </w:pPr>
      <w:bookmarkStart w:id="307" w:name="_Toc81308002"/>
      <w:r>
        <w:rPr>
          <w:rFonts w:hint="eastAsia" w:eastAsia="宋体" w:cs="宋体"/>
        </w:rPr>
        <w:t xml:space="preserve">6.9.3.7.2  </w:t>
      </w:r>
      <w:r>
        <w:rPr>
          <w:rFonts w:hint="eastAsia"/>
        </w:rPr>
        <w:t>遭受黑客或病毒攻击造成小范围影响</w:t>
      </w:r>
      <w:bookmarkEnd w:id="307"/>
    </w:p>
    <w:p w14:paraId="71076E5A">
      <w:pPr>
        <w:pStyle w:val="7"/>
        <w:numPr>
          <w:ilvl w:val="5"/>
          <w:numId w:val="0"/>
        </w:numPr>
        <w:tabs>
          <w:tab w:val="clear" w:pos="0"/>
        </w:tabs>
      </w:pPr>
      <w:r>
        <w:rPr>
          <w:rFonts w:hint="eastAsia" w:ascii="Times New Roman" w:hAnsi="Times New Roman" w:cs="宋体"/>
        </w:rPr>
        <w:t xml:space="preserve">6.9.3.7.2.1  </w:t>
      </w:r>
      <w:r>
        <w:rPr>
          <w:rFonts w:hint="eastAsia"/>
        </w:rPr>
        <w:t>剧本描述</w:t>
      </w:r>
    </w:p>
    <w:p w14:paraId="4521681C">
      <w:pPr>
        <w:ind w:firstLine="480"/>
      </w:pPr>
      <w:r>
        <w:rPr>
          <w:rFonts w:hint="eastAsia"/>
        </w:rPr>
        <w:t>单位内各系统服务器、数据库、客户端，检测到遭受黑客、木马程序、病毒等攻击。虽然防火墙或安全软件已经报警，但已经造成了部分数据被篡改，或小部分数据泄露。当前未造成社会影响。各系统出现小范围出现的网络延时或故障，信息系统功能缺陷或短暂不可用，导致个别用户、案件数据受影响，对本单位业务开展基本没有影响。</w:t>
      </w:r>
    </w:p>
    <w:p w14:paraId="2DA3C5ED">
      <w:pPr>
        <w:ind w:firstLine="480"/>
      </w:pPr>
      <w:r>
        <w:rPr>
          <w:rFonts w:hint="eastAsia"/>
        </w:rPr>
        <w:t>根据事件响应分级原则定位Ⅲ级事件。</w:t>
      </w:r>
    </w:p>
    <w:p w14:paraId="7EECE112">
      <w:pPr>
        <w:pStyle w:val="7"/>
        <w:numPr>
          <w:ilvl w:val="5"/>
          <w:numId w:val="0"/>
        </w:numPr>
        <w:tabs>
          <w:tab w:val="clear" w:pos="0"/>
        </w:tabs>
      </w:pPr>
      <w:r>
        <w:rPr>
          <w:rFonts w:hint="eastAsia" w:ascii="Times New Roman" w:hAnsi="Times New Roman" w:cs="宋体"/>
        </w:rPr>
        <w:t xml:space="preserve">6.9.3.7.2.2  </w:t>
      </w:r>
      <w:r>
        <w:rPr>
          <w:rFonts w:hint="eastAsia"/>
        </w:rPr>
        <w:t>总体处置方案</w:t>
      </w:r>
    </w:p>
    <w:p w14:paraId="608376C8">
      <w:pPr>
        <w:ind w:firstLine="480"/>
      </w:pPr>
      <w:r>
        <w:rPr>
          <w:rFonts w:hint="eastAsia"/>
        </w:rPr>
        <w:t>在技术小组接收到故障报告后，组员预先处置，技术小组成员用反病毒和反攻击软件对服务器开展检查、杀毒、修复等工作，并1小时内通知各项目负责人（依据不同项目，通知项目负责人），然后由技术处置小组上报协调小组、应急领导机构备案。技术处置小组根据故障情况，实施应急响应。</w:t>
      </w:r>
    </w:p>
    <w:p w14:paraId="2E70D19D">
      <w:pPr>
        <w:ind w:firstLine="480"/>
      </w:pPr>
      <w:r>
        <w:rPr>
          <w:rFonts w:hint="eastAsia"/>
        </w:rPr>
        <w:t>暂停被影响的系统部分操作。通知项目组人员，则暂停相关功能办理，等待技术小组修复和验证后，再开展相关功能。同时协调小组评估社会影响，未造成社会影响的，按照本级处置；如果造成社会影响的，将升级至Ⅱ级处置。</w:t>
      </w:r>
    </w:p>
    <w:p w14:paraId="392650A6">
      <w:pPr>
        <w:pStyle w:val="7"/>
        <w:numPr>
          <w:ilvl w:val="5"/>
          <w:numId w:val="0"/>
        </w:numPr>
        <w:tabs>
          <w:tab w:val="clear" w:pos="0"/>
        </w:tabs>
      </w:pPr>
      <w:r>
        <w:rPr>
          <w:rFonts w:hint="eastAsia" w:ascii="Times New Roman" w:hAnsi="Times New Roman" w:cs="宋体"/>
        </w:rPr>
        <w:t xml:space="preserve">6.9.3.7.2.3  </w:t>
      </w:r>
      <w:r>
        <w:rPr>
          <w:rFonts w:hint="eastAsia"/>
        </w:rPr>
        <w:t>应急响应过程</w:t>
      </w:r>
    </w:p>
    <w:p w14:paraId="0DF0B744">
      <w:pPr>
        <w:ind w:firstLine="480"/>
      </w:pPr>
      <w:r>
        <w:rPr>
          <w:rFonts w:hint="eastAsia"/>
        </w:rPr>
        <w:t>首先，技术小组成员排查网络、应用、数据库三端是否存在漏洞，如果排查发现以上三端存在漏洞，立即进行处理并通知技术组长，同时上报应急指挥部，同时开展漏洞修复工作。</w:t>
      </w:r>
    </w:p>
    <w:p w14:paraId="66B35FB4">
      <w:pPr>
        <w:ind w:firstLine="480"/>
      </w:pPr>
      <w:r>
        <w:rPr>
          <w:rFonts w:hint="eastAsia"/>
        </w:rPr>
        <w:t>其次，技术小组成员排查客户端安全是否存在漏洞，技术小组成员配合全局客户端漏斗排查。排查同时，为客户端更新补丁及杀毒软件。如果是有疑问的客户端，需紧急断网，另行查杀。</w:t>
      </w:r>
    </w:p>
    <w:p w14:paraId="0A6B587B">
      <w:pPr>
        <w:ind w:firstLine="480"/>
      </w:pPr>
      <w:r>
        <w:rPr>
          <w:rFonts w:hint="eastAsia"/>
        </w:rPr>
        <w:t>确定对应的影响范围，如果是网络被攻击，则查杀后需要检查网络防火墙及安全设备漏洞，并更新；如果是应用被攻击，则查杀后需要检查应用端剩余的进程，并进行代码扫描；如果是数据库端被攻击，则查杀后需要检查数据库用户，更换数据库用户密码，研究数据库日志和数据泄露范围。</w:t>
      </w:r>
    </w:p>
    <w:p w14:paraId="532E233A">
      <w:pPr>
        <w:ind w:firstLine="480"/>
      </w:pPr>
      <w:r>
        <w:rPr>
          <w:rFonts w:hint="eastAsia"/>
        </w:rPr>
        <w:t>最后，由技术小组分别将问题原因解决办法汇总至技术小组，通过技术小组总体确认整个攻击事件解决。然后技术小组成员进行案件记录，上报应急领导机构备案。</w:t>
      </w:r>
    </w:p>
    <w:p w14:paraId="2C0A38EB">
      <w:pPr>
        <w:pStyle w:val="6"/>
        <w:numPr>
          <w:ilvl w:val="4"/>
          <w:numId w:val="0"/>
        </w:numPr>
        <w:tabs>
          <w:tab w:val="clear" w:pos="0"/>
        </w:tabs>
      </w:pPr>
      <w:bookmarkStart w:id="308" w:name="_Toc81308003"/>
      <w:r>
        <w:rPr>
          <w:rFonts w:hint="eastAsia" w:eastAsia="宋体" w:cs="宋体"/>
        </w:rPr>
        <w:t xml:space="preserve">6.9.3.7.3  </w:t>
      </w:r>
      <w:r>
        <w:rPr>
          <w:rFonts w:hint="eastAsia"/>
        </w:rPr>
        <w:t>遭受黑客或病毒攻击造成一定影响</w:t>
      </w:r>
      <w:bookmarkEnd w:id="308"/>
    </w:p>
    <w:p w14:paraId="1F3668D6">
      <w:pPr>
        <w:pStyle w:val="7"/>
        <w:numPr>
          <w:ilvl w:val="5"/>
          <w:numId w:val="0"/>
        </w:numPr>
        <w:tabs>
          <w:tab w:val="clear" w:pos="0"/>
        </w:tabs>
      </w:pPr>
      <w:r>
        <w:rPr>
          <w:rFonts w:hint="eastAsia" w:ascii="Times New Roman" w:hAnsi="Times New Roman" w:cs="宋体"/>
        </w:rPr>
        <w:t xml:space="preserve">6.9.3.7.3.1  </w:t>
      </w:r>
      <w:r>
        <w:rPr>
          <w:rFonts w:hint="eastAsia"/>
        </w:rPr>
        <w:t>剧本描述</w:t>
      </w:r>
    </w:p>
    <w:p w14:paraId="0560AEF1">
      <w:pPr>
        <w:ind w:firstLine="480"/>
      </w:pPr>
      <w:r>
        <w:rPr>
          <w:rFonts w:hint="eastAsia"/>
        </w:rPr>
        <w:t>单位内各系统服务器、数据库、客户端，检测到遭受黑客、木马程序、病毒等攻击。虽然防火墙或安全软件已经报警，但已经造成了部分数据被篡改，或部分数据已经泄露，造成了一定社会影响。被攻击系统出现小范围出现的服务故障或数据错误，信息系统功能暂时不可用，导致较多用户、案件数据受影响，对本单位业务开展产生一定影响。</w:t>
      </w:r>
    </w:p>
    <w:p w14:paraId="6923F4D1">
      <w:pPr>
        <w:ind w:firstLine="480"/>
      </w:pPr>
      <w:r>
        <w:rPr>
          <w:rFonts w:hint="eastAsia"/>
        </w:rPr>
        <w:t>根据事件响应分级原则定位Ⅱ级事件。</w:t>
      </w:r>
    </w:p>
    <w:p w14:paraId="2373E8A5">
      <w:pPr>
        <w:pStyle w:val="7"/>
        <w:numPr>
          <w:ilvl w:val="5"/>
          <w:numId w:val="0"/>
        </w:numPr>
        <w:tabs>
          <w:tab w:val="clear" w:pos="0"/>
        </w:tabs>
      </w:pPr>
      <w:r>
        <w:rPr>
          <w:rFonts w:hint="eastAsia" w:ascii="Times New Roman" w:hAnsi="Times New Roman" w:cs="宋体"/>
        </w:rPr>
        <w:t xml:space="preserve">6.9.3.7.3.2  </w:t>
      </w:r>
      <w:r>
        <w:rPr>
          <w:rFonts w:hint="eastAsia"/>
        </w:rPr>
        <w:t>总体处置方案</w:t>
      </w:r>
    </w:p>
    <w:p w14:paraId="30B0B8F1">
      <w:pPr>
        <w:ind w:firstLine="480"/>
      </w:pPr>
      <w:r>
        <w:rPr>
          <w:rFonts w:hint="eastAsia"/>
        </w:rPr>
        <w:t>在技术小组接收到故障报告后，组员预先处置，技术小组成员用反病毒和反攻击软件对服务器开展检查、杀毒、修复等工作，并1小时内通知各项目负责人（依据不同项目，通知项目负责人），然后由技术处置小组上报协调小组、应急领导机构备案。技术处置小组根据故障情况，实施应急响应。</w:t>
      </w:r>
    </w:p>
    <w:p w14:paraId="06B3B578">
      <w:pPr>
        <w:ind w:firstLine="480"/>
      </w:pPr>
      <w:r>
        <w:rPr>
          <w:rFonts w:hint="eastAsia"/>
        </w:rPr>
        <w:t>组织业务处置小组、技术处置小组，协商细化的应急措施。协调小组做好与区局、市政府派出机构等的事件情况通报。业务处置小组相关成员负责确定业务口径，停止办理相关业务，做好对外业务衔接。</w:t>
      </w:r>
    </w:p>
    <w:p w14:paraId="37456DBF">
      <w:pPr>
        <w:ind w:firstLine="480"/>
      </w:pPr>
      <w:r>
        <w:rPr>
          <w:rFonts w:hint="eastAsia"/>
        </w:rPr>
        <w:t>协调小组评估社会影响，造成较小社会影响的，按照本级处置；如果造成较大社会影响的，将升级至Ⅰ级处置。</w:t>
      </w:r>
    </w:p>
    <w:p w14:paraId="7D901837">
      <w:pPr>
        <w:pStyle w:val="7"/>
        <w:numPr>
          <w:ilvl w:val="5"/>
          <w:numId w:val="0"/>
        </w:numPr>
        <w:tabs>
          <w:tab w:val="clear" w:pos="0"/>
        </w:tabs>
      </w:pPr>
      <w:r>
        <w:rPr>
          <w:rFonts w:hint="eastAsia" w:ascii="Times New Roman" w:hAnsi="Times New Roman" w:cs="宋体"/>
        </w:rPr>
        <w:t xml:space="preserve">6.9.3.7.3.3  </w:t>
      </w:r>
      <w:r>
        <w:rPr>
          <w:rFonts w:hint="eastAsia"/>
        </w:rPr>
        <w:t>应急措施</w:t>
      </w:r>
    </w:p>
    <w:p w14:paraId="1BFE0266">
      <w:pPr>
        <w:ind w:firstLine="480"/>
      </w:pPr>
      <w:r>
        <w:rPr>
          <w:rFonts w:hint="eastAsia"/>
        </w:rPr>
        <w:t>暂停被影响的系统全部服务、数据库。则暂停系统一切相关功能服务，停止数据库一切读写操作。等待业务处置小组、技术小组的细化应急措施执行完成，并经过验证消除一切影响后，再开展相关功能。</w:t>
      </w:r>
    </w:p>
    <w:p w14:paraId="7AAEC5D0">
      <w:pPr>
        <w:pStyle w:val="7"/>
        <w:numPr>
          <w:ilvl w:val="5"/>
          <w:numId w:val="0"/>
        </w:numPr>
        <w:tabs>
          <w:tab w:val="clear" w:pos="0"/>
        </w:tabs>
      </w:pPr>
      <w:r>
        <w:rPr>
          <w:rFonts w:hint="eastAsia" w:ascii="Times New Roman" w:hAnsi="Times New Roman" w:cs="宋体"/>
        </w:rPr>
        <w:t xml:space="preserve">6.9.3.7.3.4  </w:t>
      </w:r>
      <w:r>
        <w:rPr>
          <w:rFonts w:hint="eastAsia"/>
        </w:rPr>
        <w:t>应急响应过程</w:t>
      </w:r>
    </w:p>
    <w:p w14:paraId="1DE7B6B3">
      <w:pPr>
        <w:ind w:firstLine="480"/>
      </w:pPr>
      <w:r>
        <w:rPr>
          <w:rFonts w:hint="eastAsia"/>
        </w:rPr>
        <w:t>首先，技术小组成员关停被影响系统的应用、服务器等，确保影响范围不再扩散。排查网络、应用、数据库三端是否存在漏洞，如果排查</w:t>
      </w:r>
      <w:r>
        <w:t>发现</w:t>
      </w:r>
      <w:r>
        <w:rPr>
          <w:rFonts w:hint="eastAsia"/>
        </w:rPr>
        <w:t>以上三端</w:t>
      </w:r>
      <w:r>
        <w:t>存在</w:t>
      </w:r>
      <w:r>
        <w:rPr>
          <w:rFonts w:hint="eastAsia"/>
        </w:rPr>
        <w:t>漏洞</w:t>
      </w:r>
      <w:r>
        <w:t>，立即</w:t>
      </w:r>
      <w:r>
        <w:rPr>
          <w:rFonts w:hint="eastAsia"/>
        </w:rPr>
        <w:t>进行</w:t>
      </w:r>
      <w:r>
        <w:t>处理并通知</w:t>
      </w:r>
      <w:r>
        <w:rPr>
          <w:rFonts w:hint="eastAsia"/>
        </w:rPr>
        <w:t>技术</w:t>
      </w:r>
      <w:r>
        <w:t>组长</w:t>
      </w:r>
      <w:r>
        <w:rPr>
          <w:rFonts w:hint="eastAsia"/>
        </w:rPr>
        <w:t>，</w:t>
      </w:r>
      <w:r>
        <w:t>同时</w:t>
      </w:r>
      <w:r>
        <w:rPr>
          <w:rFonts w:hint="eastAsia"/>
        </w:rPr>
        <w:t>上报</w:t>
      </w:r>
      <w:r>
        <w:t>应急指挥部</w:t>
      </w:r>
      <w:r>
        <w:rPr>
          <w:rFonts w:hint="eastAsia"/>
        </w:rPr>
        <w:t>，同时开展漏洞修复工作。</w:t>
      </w:r>
    </w:p>
    <w:p w14:paraId="5D58A780">
      <w:pPr>
        <w:ind w:firstLine="480"/>
      </w:pPr>
      <w:r>
        <w:rPr>
          <w:rFonts w:hint="eastAsia"/>
        </w:rPr>
        <w:t>其次，需要保留被攻击的证据和影响证据，听取业务处置小组、技术小组对损失的评估，听取协调小组是否将应急等级提升为Ⅰ级处置。</w:t>
      </w:r>
    </w:p>
    <w:p w14:paraId="2D1EB55D">
      <w:pPr>
        <w:ind w:firstLine="480"/>
      </w:pPr>
      <w:r>
        <w:rPr>
          <w:rFonts w:hint="eastAsia"/>
        </w:rPr>
        <w:t>再次，仔细分析和确认的影响范围，并逐步解决。如果是网络被攻击，则查杀后需要检查网络防火墙及安全设备漏洞，并更新；如果是应用被攻击，则查杀后需要检查应用端剩余的进程，并进行代码扫描，由技术小组确认已将漏洞完全排除后才可重新发布，并上线部署运行；如果是数据库端被攻击，则查杀后需要备份数据库日志，检查数据库用户，更换数据库用户密码，研究数据篡改内容、数据泄露范围，并依据数据库日志回滚数据操作至篡改前。</w:t>
      </w:r>
    </w:p>
    <w:p w14:paraId="0E207ECA">
      <w:pPr>
        <w:ind w:firstLine="480"/>
      </w:pPr>
      <w:r>
        <w:rPr>
          <w:rFonts w:hint="eastAsia"/>
        </w:rPr>
        <w:t>最后，由协调小组，组织业务处置小组分析，是否已经恢复到可接受的业务状态。如不可接受，要重复上述数据回滚，直至到可接受状态。技术小组</w:t>
      </w:r>
      <w:r>
        <w:t>分别</w:t>
      </w:r>
      <w:r>
        <w:rPr>
          <w:rFonts w:hint="eastAsia"/>
        </w:rPr>
        <w:t>将问题原因解决</w:t>
      </w:r>
      <w:r>
        <w:t>办法</w:t>
      </w:r>
      <w:r>
        <w:rPr>
          <w:rFonts w:hint="eastAsia"/>
        </w:rPr>
        <w:t>汇总至协调小组，由协调小组总体确认整个攻击事件解决。</w:t>
      </w:r>
      <w:r>
        <w:t>然后技术小组成员进行</w:t>
      </w:r>
      <w:r>
        <w:rPr>
          <w:rFonts w:hint="eastAsia"/>
        </w:rPr>
        <w:t>案件记录，上报应急领导机构备案。</w:t>
      </w:r>
    </w:p>
    <w:p w14:paraId="0FACC23C">
      <w:pPr>
        <w:pStyle w:val="6"/>
        <w:numPr>
          <w:ilvl w:val="4"/>
          <w:numId w:val="0"/>
        </w:numPr>
        <w:tabs>
          <w:tab w:val="clear" w:pos="0"/>
        </w:tabs>
      </w:pPr>
      <w:bookmarkStart w:id="309" w:name="_Toc81308004"/>
      <w:r>
        <w:rPr>
          <w:rFonts w:hint="eastAsia" w:eastAsia="宋体" w:cs="宋体"/>
        </w:rPr>
        <w:t xml:space="preserve">6.9.3.7.4  </w:t>
      </w:r>
      <w:r>
        <w:rPr>
          <w:rFonts w:hint="eastAsia"/>
        </w:rPr>
        <w:t>遭受黑客或病毒攻击造成严重影响</w:t>
      </w:r>
      <w:bookmarkEnd w:id="309"/>
    </w:p>
    <w:p w14:paraId="71A429C5">
      <w:pPr>
        <w:pStyle w:val="7"/>
        <w:numPr>
          <w:ilvl w:val="5"/>
          <w:numId w:val="0"/>
        </w:numPr>
        <w:tabs>
          <w:tab w:val="clear" w:pos="0"/>
        </w:tabs>
      </w:pPr>
      <w:r>
        <w:rPr>
          <w:rFonts w:hint="eastAsia" w:ascii="Times New Roman" w:hAnsi="Times New Roman" w:cs="宋体"/>
        </w:rPr>
        <w:t xml:space="preserve">6.9.3.7.4.1  </w:t>
      </w:r>
      <w:r>
        <w:rPr>
          <w:rFonts w:hint="eastAsia"/>
        </w:rPr>
        <w:t>剧本描述</w:t>
      </w:r>
    </w:p>
    <w:p w14:paraId="41E370B0">
      <w:pPr>
        <w:ind w:firstLine="480"/>
      </w:pPr>
      <w:r>
        <w:rPr>
          <w:rFonts w:hint="eastAsia"/>
        </w:rPr>
        <w:t>单位内各系统服务器、数据库、客户端，检测到遭受黑客、木马程序、病毒等攻击。虽然已经意识到被攻击，但已经造成了大规模数据被篡改，或大规模数据已经泄露，造成了严重社会影响。被攻击系统出现大范围出现的服务故障或数据错误，信息系统功能不可用，导致全局性用户、案件数据受影响，对本单位业务开展产生重大影响。</w:t>
      </w:r>
    </w:p>
    <w:p w14:paraId="4D66EF2C">
      <w:pPr>
        <w:ind w:firstLine="480"/>
      </w:pPr>
      <w:r>
        <w:rPr>
          <w:rFonts w:hint="eastAsia"/>
        </w:rPr>
        <w:t>根据事件响应分级原则定位Ⅰ级事件</w:t>
      </w:r>
      <w:r>
        <w:t>。</w:t>
      </w:r>
    </w:p>
    <w:p w14:paraId="00F23FA8">
      <w:pPr>
        <w:pStyle w:val="7"/>
        <w:numPr>
          <w:ilvl w:val="5"/>
          <w:numId w:val="0"/>
        </w:numPr>
        <w:tabs>
          <w:tab w:val="clear" w:pos="0"/>
        </w:tabs>
      </w:pPr>
      <w:r>
        <w:rPr>
          <w:rFonts w:hint="eastAsia" w:ascii="Times New Roman" w:hAnsi="Times New Roman" w:cs="宋体"/>
        </w:rPr>
        <w:t xml:space="preserve">6.9.3.7.4.2  </w:t>
      </w:r>
      <w:r>
        <w:rPr>
          <w:rFonts w:hint="eastAsia"/>
        </w:rPr>
        <w:t>总体处置方案</w:t>
      </w:r>
    </w:p>
    <w:p w14:paraId="6880CD3F">
      <w:pPr>
        <w:ind w:firstLine="480"/>
      </w:pPr>
      <w:r>
        <w:rPr>
          <w:rFonts w:hint="eastAsia"/>
        </w:rPr>
        <w:t>在技术小组接收到故障报告后，组员预先处置，技术小组成员用反病毒和反攻击软件对服务器开展检查、杀毒、修复等工作，并1小时内通知各项目负责人（依据不同项目，通知项目负责人），同时由技术处置小组上报协调小组、应急领导机构。技术处置小组根据故障情况，实施应急响应。</w:t>
      </w:r>
    </w:p>
    <w:p w14:paraId="304ED317">
      <w:pPr>
        <w:ind w:firstLine="480"/>
      </w:pPr>
      <w:r>
        <w:rPr>
          <w:rFonts w:hint="eastAsia"/>
        </w:rPr>
        <w:t>组织业务处置小组、技术处置小组，协商细化的应急措施。协调小组与市政府、媒体、区局、派出机构等的事件情况通报。业务处置小组相关成员负责确定业务口径，停止办理相关业务，做好对外业务衔接。</w:t>
      </w:r>
    </w:p>
    <w:p w14:paraId="5B04D931">
      <w:pPr>
        <w:ind w:firstLine="480"/>
      </w:pPr>
      <w:r>
        <w:rPr>
          <w:rFonts w:hint="eastAsia"/>
        </w:rPr>
        <w:t>协调小组评估社会影响，并决定是否报警及请上级部门协助解决。</w:t>
      </w:r>
    </w:p>
    <w:p w14:paraId="640D23B6">
      <w:pPr>
        <w:ind w:firstLine="480"/>
      </w:pPr>
      <w:r>
        <w:rPr>
          <w:rFonts w:hint="eastAsia"/>
        </w:rPr>
        <w:t>暂停被影响的系统全部服务、数据库。如：被影响的系统是大登记系统，则暂停系统一切相关功能服务，停止数据库一切读写操作，准备好多个时间点的数据库备份，准备好所有纸质档案和相关资料。</w:t>
      </w:r>
    </w:p>
    <w:p w14:paraId="671FE112">
      <w:pPr>
        <w:ind w:firstLine="480"/>
      </w:pPr>
      <w:r>
        <w:rPr>
          <w:rFonts w:hint="eastAsia"/>
        </w:rPr>
        <w:t>等待业务处置小组、技术小组的细化应急措施，由技术小组配合执行完成，如所有登记窗口只开展纸质收件，并停止办理。</w:t>
      </w:r>
    </w:p>
    <w:p w14:paraId="4D0A5537">
      <w:pPr>
        <w:ind w:firstLine="480"/>
      </w:pPr>
      <w:r>
        <w:rPr>
          <w:rFonts w:hint="eastAsia"/>
        </w:rPr>
        <w:t>技术小组可能请外部专家参与应急。等数据完全恢复，且经过核对纸质相关资料，验证已消除一切影响后，再开展相关系统服务。可能需要部分案件重新再录入系统进行办理。</w:t>
      </w:r>
    </w:p>
    <w:p w14:paraId="20740B7B">
      <w:pPr>
        <w:pStyle w:val="7"/>
        <w:numPr>
          <w:ilvl w:val="5"/>
          <w:numId w:val="0"/>
        </w:numPr>
        <w:tabs>
          <w:tab w:val="clear" w:pos="0"/>
        </w:tabs>
      </w:pPr>
      <w:r>
        <w:rPr>
          <w:rFonts w:hint="eastAsia" w:ascii="Times New Roman" w:hAnsi="Times New Roman" w:cs="宋体"/>
        </w:rPr>
        <w:t xml:space="preserve">6.9.3.7.4.3  </w:t>
      </w:r>
      <w:r>
        <w:rPr>
          <w:rFonts w:hint="eastAsia"/>
        </w:rPr>
        <w:t>应急响应过程</w:t>
      </w:r>
    </w:p>
    <w:p w14:paraId="1EE921C3">
      <w:pPr>
        <w:ind w:firstLine="480"/>
      </w:pPr>
      <w:r>
        <w:rPr>
          <w:rFonts w:hint="eastAsia"/>
        </w:rPr>
        <w:t>首先，技术小组成员关停被影响系统的应用、服务器等，确保影响范围不再扩散；如影响范围不停扩散的，整体云环境、机房环境都需要断网排查。排查网络、应用、数据库三端是否存在漏洞，如果排查</w:t>
      </w:r>
      <w:r>
        <w:t>发现</w:t>
      </w:r>
      <w:r>
        <w:rPr>
          <w:rFonts w:hint="eastAsia"/>
        </w:rPr>
        <w:t>以上三端</w:t>
      </w:r>
      <w:r>
        <w:t>存在</w:t>
      </w:r>
      <w:r>
        <w:rPr>
          <w:rFonts w:hint="eastAsia"/>
        </w:rPr>
        <w:t>漏洞</w:t>
      </w:r>
      <w:r>
        <w:t>，立即</w:t>
      </w:r>
      <w:r>
        <w:rPr>
          <w:rFonts w:hint="eastAsia"/>
        </w:rPr>
        <w:t>进行</w:t>
      </w:r>
      <w:r>
        <w:t>处理并通知</w:t>
      </w:r>
      <w:r>
        <w:rPr>
          <w:rFonts w:hint="eastAsia"/>
        </w:rPr>
        <w:t>技术</w:t>
      </w:r>
      <w:r>
        <w:t>组长</w:t>
      </w:r>
      <w:r>
        <w:rPr>
          <w:rFonts w:hint="eastAsia"/>
        </w:rPr>
        <w:t>，</w:t>
      </w:r>
      <w:r>
        <w:t>同时</w:t>
      </w:r>
      <w:r>
        <w:rPr>
          <w:rFonts w:hint="eastAsia"/>
        </w:rPr>
        <w:t>上报</w:t>
      </w:r>
      <w:r>
        <w:t>应急指挥部</w:t>
      </w:r>
      <w:r>
        <w:rPr>
          <w:rFonts w:hint="eastAsia"/>
        </w:rPr>
        <w:t>，开展漏洞修复工作。</w:t>
      </w:r>
    </w:p>
    <w:p w14:paraId="70C0F287">
      <w:pPr>
        <w:ind w:firstLine="480"/>
      </w:pPr>
      <w:r>
        <w:rPr>
          <w:rFonts w:hint="eastAsia"/>
        </w:rPr>
        <w:t>其次，需要保留被攻击的证据和影响证据，听取业务处置小组、技术小组对损失的评估，听取协调小组是否报警，或请求上级部门协助解决。</w:t>
      </w:r>
    </w:p>
    <w:p w14:paraId="35252A31">
      <w:pPr>
        <w:ind w:firstLine="480"/>
      </w:pPr>
      <w:r>
        <w:rPr>
          <w:rFonts w:hint="eastAsia"/>
        </w:rPr>
        <w:t>再次，仔细分析和确认影响范围，逐个解决，并由专业机构确认。如果是网络被攻击，则查杀后需要检查网络防火墙及安全设备漏洞，并请专业机构协助安全保障；如果是应用被攻击，则查杀后需要检查应用端剩余的进程，并由专业机构进行代码安全扫描，由专业机构确认已将漏洞完全排除后才可重新发布，并上线部署运行；如果是数据库端被攻击，则需要各个时间点的数据库备份、纸质案件袋等，检查数据库用户，更换数据库用户密码，研究数据篡改内容、数据泄露范围，并依据数据库日志回滚数据操作至篡改前，并由相关业务部门仔细核对数据及确认。</w:t>
      </w:r>
    </w:p>
    <w:p w14:paraId="6DD06B18">
      <w:pPr>
        <w:ind w:firstLine="480"/>
      </w:pPr>
      <w:r>
        <w:rPr>
          <w:rFonts w:hint="eastAsia"/>
        </w:rPr>
        <w:t>最后，由协调小组，组织业务处置小组、专业机构分析，系统是否已经恢复到可接受的业务状态，是否还有安全隐患。如不可接受，要重复上述步骤，直至到可接受状态。技术小组、业务处置小组</w:t>
      </w:r>
      <w:r>
        <w:t>分别</w:t>
      </w:r>
      <w:r>
        <w:rPr>
          <w:rFonts w:hint="eastAsia"/>
        </w:rPr>
        <w:t>将问题原因解决</w:t>
      </w:r>
      <w:r>
        <w:t>办法</w:t>
      </w:r>
      <w:r>
        <w:rPr>
          <w:rFonts w:hint="eastAsia"/>
        </w:rPr>
        <w:t>汇总至协调小组，由协调小组总体确认整个攻击事件解决。</w:t>
      </w:r>
      <w:r>
        <w:t>然后技术小组成员进行</w:t>
      </w:r>
      <w:r>
        <w:rPr>
          <w:rFonts w:hint="eastAsia"/>
        </w:rPr>
        <w:t>案件记录，上报应急领导机构备案。</w:t>
      </w:r>
    </w:p>
    <w:p w14:paraId="6FA97AFE">
      <w:pPr>
        <w:pStyle w:val="5"/>
        <w:numPr>
          <w:ilvl w:val="3"/>
          <w:numId w:val="0"/>
        </w:numPr>
        <w:tabs>
          <w:tab w:val="clear" w:pos="0"/>
        </w:tabs>
      </w:pPr>
      <w:r>
        <w:rPr>
          <w:rFonts w:hint="eastAsia" w:cs="宋体"/>
        </w:rPr>
        <w:t xml:space="preserve">6.9.3.8  </w:t>
      </w:r>
      <w:r>
        <w:rPr>
          <w:rFonts w:hint="eastAsia"/>
        </w:rPr>
        <w:t>数据篡改和丢失应急预案</w:t>
      </w:r>
    </w:p>
    <w:p w14:paraId="53E0451A">
      <w:pPr>
        <w:pStyle w:val="6"/>
        <w:numPr>
          <w:ilvl w:val="4"/>
          <w:numId w:val="0"/>
        </w:numPr>
        <w:tabs>
          <w:tab w:val="clear" w:pos="0"/>
        </w:tabs>
      </w:pPr>
      <w:r>
        <w:rPr>
          <w:rFonts w:hint="eastAsia" w:eastAsia="宋体" w:cs="宋体"/>
        </w:rPr>
        <w:t xml:space="preserve">6.9.3.8.1  </w:t>
      </w:r>
      <w:r>
        <w:rPr>
          <w:rFonts w:hint="eastAsia"/>
        </w:rPr>
        <w:t>数据库中勒索病毒文件被篡改</w:t>
      </w:r>
    </w:p>
    <w:p w14:paraId="5DC7E6C3">
      <w:pPr>
        <w:pStyle w:val="7"/>
        <w:numPr>
          <w:ilvl w:val="5"/>
          <w:numId w:val="0"/>
        </w:numPr>
        <w:tabs>
          <w:tab w:val="clear" w:pos="0"/>
        </w:tabs>
      </w:pPr>
      <w:r>
        <w:rPr>
          <w:rFonts w:hint="eastAsia" w:ascii="Times New Roman" w:hAnsi="Times New Roman" w:cs="宋体"/>
        </w:rPr>
        <w:t xml:space="preserve">6.9.3.8.1.1  </w:t>
      </w:r>
      <w:r>
        <w:rPr>
          <w:rFonts w:hint="eastAsia"/>
        </w:rPr>
        <w:t>剧本描述</w:t>
      </w:r>
    </w:p>
    <w:p w14:paraId="58ECAB64">
      <w:pPr>
        <w:ind w:firstLine="480"/>
      </w:pPr>
      <w:r>
        <w:rPr>
          <w:rFonts w:hint="eastAsia"/>
        </w:rPr>
        <w:t>数据库中勒索病毒文件被篡改，造成数据库无法使用，核心数据无法使用。大量或者关键数据丢失、篡改或者损坏并无法恢复；系统网页被篡改造成严重社会影响。</w:t>
      </w:r>
    </w:p>
    <w:p w14:paraId="0A781265">
      <w:pPr>
        <w:ind w:firstLine="480"/>
      </w:pPr>
      <w:r>
        <w:rPr>
          <w:rFonts w:hint="eastAsia"/>
        </w:rPr>
        <w:t>根据事件响应分级原则定位Ⅰ级事件。</w:t>
      </w:r>
    </w:p>
    <w:p w14:paraId="3B6651DB">
      <w:pPr>
        <w:pStyle w:val="7"/>
        <w:numPr>
          <w:ilvl w:val="5"/>
          <w:numId w:val="0"/>
        </w:numPr>
        <w:tabs>
          <w:tab w:val="clear" w:pos="0"/>
        </w:tabs>
      </w:pPr>
      <w:r>
        <w:rPr>
          <w:rFonts w:hint="eastAsia" w:ascii="Times New Roman" w:hAnsi="Times New Roman" w:cs="宋体"/>
        </w:rPr>
        <w:t xml:space="preserve">6.9.3.8.1.2  </w:t>
      </w:r>
      <w:r>
        <w:rPr>
          <w:rFonts w:hint="eastAsia"/>
        </w:rPr>
        <w:t>应急响应过程</w:t>
      </w:r>
    </w:p>
    <w:p w14:paraId="5F5F1BFE">
      <w:pPr>
        <w:ind w:firstLine="480"/>
      </w:pPr>
      <w:r>
        <w:rPr>
          <w:rFonts w:hint="eastAsia"/>
        </w:rPr>
        <w:t>1.检查数据库的勒索病毒信息；</w:t>
      </w:r>
    </w:p>
    <w:p w14:paraId="5EC1CC84">
      <w:pPr>
        <w:ind w:firstLine="480"/>
      </w:pPr>
      <w:r>
        <w:rPr>
          <w:rFonts w:hint="eastAsia"/>
        </w:rPr>
        <w:t>2.发现数据库中的勒索病毒，快速清除恶意代码，修复被篡改文件；</w:t>
      </w:r>
    </w:p>
    <w:p w14:paraId="4BCFDDB6">
      <w:pPr>
        <w:ind w:firstLine="480"/>
      </w:pPr>
      <w:r>
        <w:rPr>
          <w:rFonts w:hint="eastAsia"/>
        </w:rPr>
        <w:t>3.如果无法清除恶意代码和被篡改的文件，则停止应用程序，将数据库切换到灾备库进行接管，将应用程序连接数据库地址指定到灾备库；</w:t>
      </w:r>
    </w:p>
    <w:p w14:paraId="00796F54">
      <w:pPr>
        <w:ind w:firstLine="480"/>
      </w:pPr>
      <w:r>
        <w:rPr>
          <w:rFonts w:hint="eastAsia"/>
        </w:rPr>
        <w:t>4.通过政务云备份系统中每日备份文件或者灾备库，重建数据库主库；</w:t>
      </w:r>
    </w:p>
    <w:p w14:paraId="4DB0A5AF">
      <w:pPr>
        <w:ind w:firstLine="480"/>
      </w:pPr>
      <w:r>
        <w:rPr>
          <w:rFonts w:hint="eastAsia"/>
        </w:rPr>
        <w:t>5.重建数据库后，将灾备库切换到数据库主库，停止指向灾备库应用程序数据库连接地址，将应用程序中数据库连接地址重新指定重建后的数据库主库；</w:t>
      </w:r>
    </w:p>
    <w:p w14:paraId="0CD0FEF3">
      <w:pPr>
        <w:ind w:firstLine="480"/>
      </w:pPr>
      <w:r>
        <w:rPr>
          <w:rFonts w:hint="eastAsia"/>
        </w:rPr>
        <w:t>6.验证数据库系统服务状态是否正常；</w:t>
      </w:r>
    </w:p>
    <w:p w14:paraId="48D15D16">
      <w:pPr>
        <w:ind w:firstLine="480"/>
      </w:pPr>
      <w:r>
        <w:rPr>
          <w:rFonts w:hint="eastAsia"/>
        </w:rPr>
        <w:t>汇报有关领导/部门恢复情况。</w:t>
      </w:r>
    </w:p>
    <w:p w14:paraId="22ECE04C">
      <w:pPr>
        <w:pStyle w:val="6"/>
        <w:numPr>
          <w:ilvl w:val="4"/>
          <w:numId w:val="0"/>
        </w:numPr>
        <w:tabs>
          <w:tab w:val="clear" w:pos="0"/>
        </w:tabs>
      </w:pPr>
      <w:r>
        <w:rPr>
          <w:rFonts w:hint="eastAsia" w:eastAsia="宋体" w:cs="宋体"/>
        </w:rPr>
        <w:t xml:space="preserve">6.9.3.8.2  </w:t>
      </w:r>
      <w:r>
        <w:rPr>
          <w:rFonts w:hint="eastAsia"/>
        </w:rPr>
        <w:t>数据库中部分数据丢失、被错误修改</w:t>
      </w:r>
    </w:p>
    <w:p w14:paraId="74658C23">
      <w:pPr>
        <w:pStyle w:val="7"/>
        <w:numPr>
          <w:ilvl w:val="5"/>
          <w:numId w:val="0"/>
        </w:numPr>
        <w:tabs>
          <w:tab w:val="clear" w:pos="0"/>
        </w:tabs>
      </w:pPr>
      <w:r>
        <w:rPr>
          <w:rFonts w:hint="eastAsia" w:ascii="Times New Roman" w:hAnsi="Times New Roman" w:cs="宋体"/>
        </w:rPr>
        <w:t xml:space="preserve">6.9.3.8.2.1  </w:t>
      </w:r>
      <w:r>
        <w:rPr>
          <w:rFonts w:hint="eastAsia"/>
        </w:rPr>
        <w:t>剧本描述</w:t>
      </w:r>
    </w:p>
    <w:p w14:paraId="76BE1452">
      <w:pPr>
        <w:ind w:firstLine="480"/>
      </w:pPr>
      <w:r>
        <w:rPr>
          <w:rFonts w:hint="eastAsia"/>
        </w:rPr>
        <w:t>数据库中部分数据丢失、被错误修改，造成网络安全事件，影响业务正常开展。少量或非关键数据量被丢失、篡改或损坏并无法恢复；网页被篡改造成社会影响（例如新闻报告、上级通报等）。根据事件响应分级原则定位Ⅱ级事件。</w:t>
      </w:r>
    </w:p>
    <w:p w14:paraId="751E867F">
      <w:pPr>
        <w:pStyle w:val="7"/>
        <w:numPr>
          <w:ilvl w:val="5"/>
          <w:numId w:val="0"/>
        </w:numPr>
        <w:tabs>
          <w:tab w:val="clear" w:pos="0"/>
        </w:tabs>
      </w:pPr>
      <w:r>
        <w:rPr>
          <w:rFonts w:hint="eastAsia" w:ascii="Times New Roman" w:hAnsi="Times New Roman" w:cs="宋体"/>
        </w:rPr>
        <w:t xml:space="preserve">6.9.3.8.2.2  </w:t>
      </w:r>
      <w:r>
        <w:rPr>
          <w:rFonts w:hint="eastAsia"/>
        </w:rPr>
        <w:t>应急响应过程</w:t>
      </w:r>
    </w:p>
    <w:p w14:paraId="2F1AA7F4">
      <w:pPr>
        <w:ind w:firstLine="480"/>
      </w:pPr>
      <w:r>
        <w:rPr>
          <w:rFonts w:hint="eastAsia"/>
        </w:rPr>
        <w:t>1.通过业务确定丢失的数据和被错误修改的数据信息；</w:t>
      </w:r>
    </w:p>
    <w:p w14:paraId="2CAA122F">
      <w:pPr>
        <w:ind w:firstLine="480"/>
      </w:pPr>
      <w:r>
        <w:rPr>
          <w:rFonts w:hint="eastAsia"/>
        </w:rPr>
        <w:t>2.如果丢失和被错误修改的数据未超过8小时，则通过ADG备库数据保护机制，可以恢复8小时内数据；</w:t>
      </w:r>
    </w:p>
    <w:p w14:paraId="1388670C">
      <w:pPr>
        <w:ind w:firstLine="480"/>
      </w:pPr>
      <w:r>
        <w:rPr>
          <w:rFonts w:hint="eastAsia"/>
        </w:rPr>
        <w:t>3.如果丢失和被错误修改的数据超过8时，则通过Oracle 主库undo 数据保护机制，可以恢复10小时内的数据；</w:t>
      </w:r>
    </w:p>
    <w:p w14:paraId="72E60642">
      <w:pPr>
        <w:ind w:firstLine="480"/>
      </w:pPr>
      <w:r>
        <w:rPr>
          <w:rFonts w:hint="eastAsia"/>
        </w:rPr>
        <w:t>4.如果丢失和被错误修改的数据超过10小时数据，则通过政务云备份系统中每日备份文件，可以恢复超过10小时的数据；</w:t>
      </w:r>
    </w:p>
    <w:p w14:paraId="7D8AF614">
      <w:pPr>
        <w:ind w:firstLine="480"/>
      </w:pPr>
      <w:r>
        <w:rPr>
          <w:rFonts w:hint="eastAsia"/>
        </w:rPr>
        <w:t>5.通过恢复出相关丢失的数据和被错误修改的数据，重新恢复到数据库中；</w:t>
      </w:r>
    </w:p>
    <w:p w14:paraId="570F50E1">
      <w:pPr>
        <w:ind w:firstLine="480"/>
      </w:pPr>
      <w:r>
        <w:rPr>
          <w:rFonts w:hint="eastAsia"/>
        </w:rPr>
        <w:t>6.验证数据库丢失的数据和被错误修改的数据是否恢复正常；</w:t>
      </w:r>
    </w:p>
    <w:p w14:paraId="019EAC12">
      <w:pPr>
        <w:ind w:firstLine="480"/>
      </w:pPr>
      <w:r>
        <w:rPr>
          <w:rFonts w:hint="eastAsia"/>
        </w:rPr>
        <w:t>7.汇报有关领导/部门恢复情况。</w:t>
      </w:r>
    </w:p>
    <w:p w14:paraId="3F3BEA55">
      <w:pPr>
        <w:pStyle w:val="5"/>
        <w:numPr>
          <w:ilvl w:val="3"/>
          <w:numId w:val="0"/>
        </w:numPr>
        <w:tabs>
          <w:tab w:val="clear" w:pos="0"/>
        </w:tabs>
      </w:pPr>
      <w:r>
        <w:rPr>
          <w:rFonts w:hint="eastAsia" w:cs="宋体"/>
        </w:rPr>
        <w:t xml:space="preserve">6.9.3.9  </w:t>
      </w:r>
      <w:r>
        <w:rPr>
          <w:rFonts w:hint="eastAsia"/>
        </w:rPr>
        <w:t>宕机事件应急预案</w:t>
      </w:r>
    </w:p>
    <w:p w14:paraId="789996C5">
      <w:pPr>
        <w:pStyle w:val="6"/>
        <w:numPr>
          <w:ilvl w:val="4"/>
          <w:numId w:val="0"/>
        </w:numPr>
        <w:tabs>
          <w:tab w:val="clear" w:pos="0"/>
        </w:tabs>
      </w:pPr>
      <w:r>
        <w:rPr>
          <w:rFonts w:hint="eastAsia" w:eastAsia="宋体" w:cs="宋体"/>
        </w:rPr>
        <w:t xml:space="preserve">6.9.3.9.1  </w:t>
      </w:r>
      <w:r>
        <w:rPr>
          <w:rFonts w:hint="eastAsia"/>
        </w:rPr>
        <w:t>专线光纤故障</w:t>
      </w:r>
    </w:p>
    <w:p w14:paraId="3739EB58">
      <w:pPr>
        <w:pStyle w:val="7"/>
        <w:numPr>
          <w:ilvl w:val="5"/>
          <w:numId w:val="0"/>
        </w:numPr>
        <w:tabs>
          <w:tab w:val="clear" w:pos="0"/>
        </w:tabs>
      </w:pPr>
      <w:r>
        <w:rPr>
          <w:rFonts w:hint="eastAsia" w:ascii="Times New Roman" w:hAnsi="Times New Roman" w:cs="宋体"/>
        </w:rPr>
        <w:t xml:space="preserve">6.9.3.9.1.1  </w:t>
      </w:r>
      <w:r>
        <w:rPr>
          <w:rFonts w:hint="eastAsia"/>
        </w:rPr>
        <w:t>剧本描述</w:t>
      </w:r>
    </w:p>
    <w:p w14:paraId="44065879">
      <w:pPr>
        <w:ind w:firstLine="480"/>
      </w:pPr>
      <w:r>
        <w:rPr>
          <w:rFonts w:hint="eastAsia"/>
        </w:rPr>
        <w:t>政务云专线发现故障，造成长时间机房无法与政务云机房通讯，数据同步失效。</w:t>
      </w:r>
    </w:p>
    <w:p w14:paraId="427CFB10">
      <w:pPr>
        <w:ind w:firstLine="480"/>
      </w:pPr>
      <w:r>
        <w:rPr>
          <w:rFonts w:hint="eastAsia"/>
        </w:rPr>
        <w:t>根据事件响应分级原则定位Ⅱ级事件。</w:t>
      </w:r>
    </w:p>
    <w:p w14:paraId="4FB87E3C">
      <w:pPr>
        <w:pStyle w:val="7"/>
        <w:numPr>
          <w:ilvl w:val="5"/>
          <w:numId w:val="0"/>
        </w:numPr>
        <w:tabs>
          <w:tab w:val="clear" w:pos="0"/>
        </w:tabs>
      </w:pPr>
      <w:r>
        <w:rPr>
          <w:rFonts w:hint="eastAsia" w:ascii="Times New Roman" w:hAnsi="Times New Roman" w:cs="宋体"/>
        </w:rPr>
        <w:t xml:space="preserve">6.9.3.9.1.2  </w:t>
      </w:r>
      <w:r>
        <w:rPr>
          <w:rFonts w:hint="eastAsia"/>
        </w:rPr>
        <w:t>应急响应过程</w:t>
      </w:r>
    </w:p>
    <w:p w14:paraId="73CFB370">
      <w:pPr>
        <w:ind w:firstLine="480"/>
      </w:pPr>
      <w:r>
        <w:rPr>
          <w:rFonts w:hint="eastAsia"/>
        </w:rPr>
        <w:t>1、收到机房监控报障后，技术处置小组先登录防火墙，确认专线光纤故障，在设备上使用PING命令测试连通性；</w:t>
      </w:r>
    </w:p>
    <w:p w14:paraId="0223C242">
      <w:pPr>
        <w:ind w:firstLine="480"/>
      </w:pPr>
      <w:r>
        <w:rPr>
          <w:rFonts w:hint="eastAsia"/>
        </w:rPr>
        <w:t>2、成立应急指挥部，并发布网络故障公告；</w:t>
      </w:r>
    </w:p>
    <w:p w14:paraId="30E0071D">
      <w:pPr>
        <w:ind w:firstLine="480"/>
      </w:pPr>
      <w:r>
        <w:rPr>
          <w:rFonts w:hint="eastAsia"/>
        </w:rPr>
        <w:t>3、拨打报修电告知移动专线出现故障，需要紧急修复。将线路地址北京西路99号报给移动；</w:t>
      </w:r>
    </w:p>
    <w:p w14:paraId="1D7DB2AA">
      <w:pPr>
        <w:ind w:firstLine="480"/>
      </w:pPr>
      <w:r>
        <w:rPr>
          <w:rFonts w:hint="eastAsia"/>
        </w:rPr>
        <w:t>4、等待移动来电已修复专线故障，在专线防火墙上进行操作，测试专线连通性，网络ping通；</w:t>
      </w:r>
    </w:p>
    <w:p w14:paraId="7A3BE70A">
      <w:pPr>
        <w:ind w:firstLine="480"/>
      </w:pPr>
      <w:r>
        <w:rPr>
          <w:rFonts w:hint="eastAsia"/>
        </w:rPr>
        <w:t>5、确认专线光纤状态，对专线进行长PING测试(30000个包)，连接均正常；</w:t>
      </w:r>
    </w:p>
    <w:p w14:paraId="671B6F2E">
      <w:pPr>
        <w:ind w:firstLine="480"/>
      </w:pPr>
      <w:r>
        <w:rPr>
          <w:rFonts w:hint="eastAsia"/>
        </w:rPr>
        <w:t>6、应急指挥部确认事情解决，撤除公告；</w:t>
      </w:r>
    </w:p>
    <w:p w14:paraId="22851DFD">
      <w:pPr>
        <w:ind w:firstLine="480"/>
      </w:pPr>
      <w:r>
        <w:rPr>
          <w:rFonts w:hint="eastAsia"/>
        </w:rPr>
        <w:t>7、完成案件记录，上报至应急领导机构备案。</w:t>
      </w:r>
    </w:p>
    <w:p w14:paraId="67DC4A6D">
      <w:pPr>
        <w:pStyle w:val="6"/>
        <w:numPr>
          <w:ilvl w:val="4"/>
          <w:numId w:val="0"/>
        </w:numPr>
        <w:tabs>
          <w:tab w:val="clear" w:pos="0"/>
        </w:tabs>
      </w:pPr>
      <w:r>
        <w:rPr>
          <w:rFonts w:hint="eastAsia" w:eastAsia="宋体" w:cs="宋体"/>
        </w:rPr>
        <w:t xml:space="preserve">6.9.3.9.2  </w:t>
      </w:r>
      <w:r>
        <w:rPr>
          <w:rFonts w:hint="eastAsia"/>
        </w:rPr>
        <w:t>网关交换机故障</w:t>
      </w:r>
    </w:p>
    <w:p w14:paraId="0920176F">
      <w:pPr>
        <w:pStyle w:val="7"/>
        <w:numPr>
          <w:ilvl w:val="5"/>
          <w:numId w:val="0"/>
        </w:numPr>
        <w:tabs>
          <w:tab w:val="clear" w:pos="0"/>
        </w:tabs>
      </w:pPr>
      <w:r>
        <w:rPr>
          <w:rFonts w:hint="eastAsia" w:ascii="Times New Roman" w:hAnsi="Times New Roman" w:cs="宋体"/>
        </w:rPr>
        <w:t xml:space="preserve">6.9.3.9.2.1  </w:t>
      </w:r>
      <w:r>
        <w:rPr>
          <w:rFonts w:hint="eastAsia"/>
        </w:rPr>
        <w:t>事件设定及分级</w:t>
      </w:r>
    </w:p>
    <w:p w14:paraId="2F2FBD04">
      <w:pPr>
        <w:ind w:firstLine="480"/>
      </w:pPr>
      <w:r>
        <w:rPr>
          <w:rFonts w:hint="eastAsia"/>
        </w:rPr>
        <w:t>网关交换机故障，造成局内用户无法访问业务通讯，短时间业务中断。网络、数据库系统、机房宕机短时（不超过一天）中断、两个区以上核心业务系统中断、超过30人用户无法正常使用。</w:t>
      </w:r>
    </w:p>
    <w:p w14:paraId="55730510">
      <w:pPr>
        <w:ind w:firstLine="480"/>
      </w:pPr>
      <w:r>
        <w:rPr>
          <w:rFonts w:hint="eastAsia"/>
        </w:rPr>
        <w:t>根据事件响应分级原则定位Ⅱ级事件。</w:t>
      </w:r>
    </w:p>
    <w:p w14:paraId="38962302">
      <w:pPr>
        <w:pStyle w:val="7"/>
        <w:numPr>
          <w:ilvl w:val="5"/>
          <w:numId w:val="0"/>
        </w:numPr>
        <w:tabs>
          <w:tab w:val="clear" w:pos="0"/>
        </w:tabs>
      </w:pPr>
      <w:r>
        <w:rPr>
          <w:rFonts w:hint="eastAsia" w:ascii="Times New Roman" w:hAnsi="Times New Roman" w:cs="宋体"/>
        </w:rPr>
        <w:t xml:space="preserve">6.9.3.9.2.2  </w:t>
      </w:r>
      <w:r>
        <w:rPr>
          <w:rFonts w:hint="eastAsia"/>
        </w:rPr>
        <w:t>应急响应过程</w:t>
      </w:r>
    </w:p>
    <w:p w14:paraId="72C9E8A7">
      <w:pPr>
        <w:ind w:firstLine="480"/>
      </w:pPr>
      <w:r>
        <w:rPr>
          <w:rFonts w:hint="eastAsia"/>
        </w:rPr>
        <w:t>1、收到机房监控报障，技术处置小组确认情况；</w:t>
      </w:r>
    </w:p>
    <w:p w14:paraId="46EF4235">
      <w:pPr>
        <w:ind w:firstLine="480"/>
      </w:pPr>
      <w:r>
        <w:rPr>
          <w:rFonts w:hint="eastAsia"/>
        </w:rPr>
        <w:t>2、楼层网络网关交换机采用双机堆叠方式，某一台设备出故障，网关可以自动切换至另一节点，即时可以使用；</w:t>
      </w:r>
    </w:p>
    <w:p w14:paraId="63CBC8B0">
      <w:pPr>
        <w:ind w:firstLine="480"/>
      </w:pPr>
      <w:r>
        <w:rPr>
          <w:rFonts w:hint="eastAsia"/>
        </w:rPr>
        <w:t>3、排查设备故障，如硬件故障，需更换交换机，申请替换设备；</w:t>
      </w:r>
    </w:p>
    <w:p w14:paraId="1BDEF52F">
      <w:pPr>
        <w:ind w:firstLine="480"/>
      </w:pPr>
      <w:r>
        <w:rPr>
          <w:rFonts w:hint="eastAsia"/>
        </w:rPr>
        <w:t>4、测试楼层网关连通性正常，事件解决；</w:t>
      </w:r>
    </w:p>
    <w:p w14:paraId="5370DF78">
      <w:pPr>
        <w:ind w:firstLine="480"/>
      </w:pPr>
      <w:r>
        <w:rPr>
          <w:rFonts w:hint="eastAsia"/>
        </w:rPr>
        <w:t>5、完成案件记录，并上报应急领导机构备案。</w:t>
      </w:r>
    </w:p>
    <w:p w14:paraId="2C39DECE">
      <w:pPr>
        <w:pStyle w:val="6"/>
        <w:numPr>
          <w:ilvl w:val="4"/>
          <w:numId w:val="0"/>
        </w:numPr>
        <w:tabs>
          <w:tab w:val="clear" w:pos="0"/>
        </w:tabs>
      </w:pPr>
      <w:r>
        <w:rPr>
          <w:rFonts w:hint="eastAsia" w:eastAsia="宋体" w:cs="宋体"/>
        </w:rPr>
        <w:t xml:space="preserve">6.9.3.9.3  </w:t>
      </w:r>
      <w:r>
        <w:rPr>
          <w:rFonts w:hint="eastAsia"/>
        </w:rPr>
        <w:t>接入交换机故障</w:t>
      </w:r>
    </w:p>
    <w:p w14:paraId="43254101">
      <w:pPr>
        <w:pStyle w:val="7"/>
        <w:numPr>
          <w:ilvl w:val="5"/>
          <w:numId w:val="0"/>
        </w:numPr>
        <w:tabs>
          <w:tab w:val="clear" w:pos="0"/>
        </w:tabs>
      </w:pPr>
      <w:r>
        <w:rPr>
          <w:rFonts w:hint="eastAsia" w:ascii="Times New Roman" w:hAnsi="Times New Roman" w:cs="宋体"/>
        </w:rPr>
        <w:t xml:space="preserve">6.9.3.9.3.1  </w:t>
      </w:r>
      <w:r>
        <w:rPr>
          <w:rFonts w:hint="eastAsia"/>
        </w:rPr>
        <w:t>剧本描述</w:t>
      </w:r>
    </w:p>
    <w:p w14:paraId="073B97BD">
      <w:pPr>
        <w:ind w:firstLine="480"/>
      </w:pPr>
      <w:r>
        <w:rPr>
          <w:rFonts w:hint="eastAsia"/>
        </w:rPr>
        <w:t>接入交换机故障，造成局内用户无法访问业务通讯，出现短暂业务中断。网络、数据库系统、机房有宕机短暂（1小时）延迟或者故障、一个区核心业务系统短暂中断、核心业务系统不超过30人用户无法正常使用。</w:t>
      </w:r>
    </w:p>
    <w:p w14:paraId="1438CF02">
      <w:pPr>
        <w:ind w:firstLine="480"/>
      </w:pPr>
      <w:r>
        <w:rPr>
          <w:rFonts w:hint="eastAsia"/>
        </w:rPr>
        <w:t>根据事件响应分级原则定位IV级事件。</w:t>
      </w:r>
    </w:p>
    <w:p w14:paraId="626A2CAF">
      <w:pPr>
        <w:pStyle w:val="7"/>
        <w:numPr>
          <w:ilvl w:val="5"/>
          <w:numId w:val="0"/>
        </w:numPr>
        <w:tabs>
          <w:tab w:val="clear" w:pos="0"/>
        </w:tabs>
      </w:pPr>
      <w:r>
        <w:rPr>
          <w:rFonts w:hint="eastAsia" w:ascii="Times New Roman" w:hAnsi="Times New Roman" w:cs="宋体"/>
        </w:rPr>
        <w:t xml:space="preserve">6.9.3.9.3.2  </w:t>
      </w:r>
      <w:r>
        <w:rPr>
          <w:rFonts w:hint="eastAsia"/>
        </w:rPr>
        <w:t>应急响应过程</w:t>
      </w:r>
    </w:p>
    <w:p w14:paraId="1E410ED1">
      <w:pPr>
        <w:ind w:firstLine="480"/>
      </w:pPr>
      <w:r>
        <w:rPr>
          <w:rFonts w:hint="eastAsia"/>
        </w:rPr>
        <w:t>收到机房监控报障，技术处置小组确认情况；</w:t>
      </w:r>
    </w:p>
    <w:p w14:paraId="40E22837">
      <w:pPr>
        <w:ind w:firstLine="480"/>
      </w:pPr>
      <w:r>
        <w:rPr>
          <w:rFonts w:hint="eastAsia"/>
        </w:rPr>
        <w:t>排查故障节点，查看接入交换机配置，替换并配置临时接入交换机；</w:t>
      </w:r>
    </w:p>
    <w:p w14:paraId="3F2D99FA">
      <w:pPr>
        <w:ind w:firstLine="480"/>
      </w:pPr>
      <w:r>
        <w:rPr>
          <w:rFonts w:hint="eastAsia"/>
        </w:rPr>
        <w:t>在楼层终端进行操作，测试地址楼层网关，网络ping通，事件解决；</w:t>
      </w:r>
    </w:p>
    <w:p w14:paraId="5378D70C">
      <w:pPr>
        <w:ind w:firstLine="480"/>
      </w:pPr>
      <w:r>
        <w:rPr>
          <w:rFonts w:hint="eastAsia"/>
        </w:rPr>
        <w:t>完成案件记录，并上报应急领导机构备案。</w:t>
      </w:r>
    </w:p>
    <w:p w14:paraId="5DDECF49">
      <w:pPr>
        <w:pStyle w:val="22"/>
        <w:numPr>
          <w:ilvl w:val="8"/>
          <w:numId w:val="0"/>
        </w:numPr>
        <w:rPr>
          <w:rFonts w:hint="default"/>
        </w:rPr>
      </w:pPr>
      <w:r>
        <w:rPr>
          <w:rFonts w:hint="default" w:cs="Times New Roman"/>
        </w:rPr>
        <w:t xml:space="preserve">表6.14  </w:t>
      </w:r>
      <w:r>
        <w:t>应急响应过程</w:t>
      </w:r>
    </w:p>
    <w:tbl>
      <w:tblPr>
        <w:tblStyle w:val="18"/>
        <w:tblW w:w="83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2"/>
        <w:gridCol w:w="7483"/>
      </w:tblGrid>
      <w:tr w14:paraId="3F8AB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22" w:type="dxa"/>
            <w:tcMar>
              <w:left w:w="108" w:type="dxa"/>
              <w:right w:w="108" w:type="dxa"/>
            </w:tcMar>
            <w:vAlign w:val="center"/>
          </w:tcPr>
          <w:p w14:paraId="47C2FAE3">
            <w:pPr>
              <w:pStyle w:val="30"/>
            </w:pPr>
            <w:r>
              <w:rPr>
                <w:rFonts w:hint="eastAsia"/>
              </w:rPr>
              <w:t>序号</w:t>
            </w:r>
          </w:p>
        </w:tc>
        <w:tc>
          <w:tcPr>
            <w:tcW w:w="7483" w:type="dxa"/>
            <w:tcMar>
              <w:left w:w="108" w:type="dxa"/>
              <w:right w:w="108" w:type="dxa"/>
            </w:tcMar>
            <w:vAlign w:val="center"/>
          </w:tcPr>
          <w:p w14:paraId="1E1FA85D">
            <w:pPr>
              <w:pStyle w:val="30"/>
            </w:pPr>
            <w:r>
              <w:rPr>
                <w:rFonts w:hint="eastAsia"/>
              </w:rPr>
              <w:t>应急步骤</w:t>
            </w:r>
          </w:p>
        </w:tc>
      </w:tr>
      <w:tr w14:paraId="4939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05" w:type="dxa"/>
            <w:gridSpan w:val="2"/>
            <w:tcMar>
              <w:left w:w="108" w:type="dxa"/>
              <w:right w:w="108" w:type="dxa"/>
            </w:tcMar>
            <w:vAlign w:val="center"/>
          </w:tcPr>
          <w:p w14:paraId="48E9B7B5">
            <w:pPr>
              <w:pStyle w:val="30"/>
            </w:pPr>
            <w:r>
              <w:rPr>
                <w:rFonts w:hint="eastAsia"/>
              </w:rPr>
              <w:t>切换</w:t>
            </w:r>
          </w:p>
        </w:tc>
      </w:tr>
      <w:tr w14:paraId="26190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22" w:type="dxa"/>
            <w:tcMar>
              <w:left w:w="108" w:type="dxa"/>
              <w:right w:w="108" w:type="dxa"/>
            </w:tcMar>
            <w:vAlign w:val="center"/>
          </w:tcPr>
          <w:p w14:paraId="3A497344">
            <w:pPr>
              <w:pStyle w:val="30"/>
            </w:pPr>
            <w:r>
              <w:rPr>
                <w:rFonts w:hint="eastAsia"/>
              </w:rPr>
              <w:t>1</w:t>
            </w:r>
          </w:p>
        </w:tc>
        <w:tc>
          <w:tcPr>
            <w:tcW w:w="7483" w:type="dxa"/>
            <w:tcMar>
              <w:left w:w="108" w:type="dxa"/>
              <w:right w:w="108" w:type="dxa"/>
            </w:tcMar>
            <w:vAlign w:val="center"/>
          </w:tcPr>
          <w:p w14:paraId="2ED7C122">
            <w:pPr>
              <w:pStyle w:val="30"/>
            </w:pPr>
            <w:r>
              <w:rPr>
                <w:rFonts w:hint="eastAsia"/>
              </w:rPr>
              <w:t>开始切换</w:t>
            </w:r>
          </w:p>
        </w:tc>
      </w:tr>
      <w:tr w14:paraId="071D1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4" w:hRule="atLeast"/>
          <w:jc w:val="center"/>
        </w:trPr>
        <w:tc>
          <w:tcPr>
            <w:tcW w:w="822" w:type="dxa"/>
            <w:tcMar>
              <w:left w:w="108" w:type="dxa"/>
              <w:right w:w="108" w:type="dxa"/>
            </w:tcMar>
            <w:vAlign w:val="center"/>
          </w:tcPr>
          <w:p w14:paraId="2A741BF5">
            <w:pPr>
              <w:pStyle w:val="30"/>
            </w:pPr>
            <w:r>
              <w:rPr>
                <w:rFonts w:hint="eastAsia"/>
              </w:rPr>
              <w:t>2</w:t>
            </w:r>
          </w:p>
        </w:tc>
        <w:tc>
          <w:tcPr>
            <w:tcW w:w="7483" w:type="dxa"/>
            <w:tcMar>
              <w:left w:w="108" w:type="dxa"/>
              <w:right w:w="108" w:type="dxa"/>
            </w:tcMar>
            <w:vAlign w:val="center"/>
          </w:tcPr>
          <w:p w14:paraId="43614EE9">
            <w:pPr>
              <w:pStyle w:val="30"/>
            </w:pPr>
            <w:r>
              <w:rPr>
                <w:rFonts w:hint="eastAsia"/>
              </w:rPr>
              <w:t>楼层网络网关交换机采用双机堆叠方式，某一台设备出故障，网关可以自动切换至另一节点，即时可以使用</w:t>
            </w:r>
          </w:p>
        </w:tc>
      </w:tr>
      <w:tr w14:paraId="1D655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22" w:type="dxa"/>
            <w:tcMar>
              <w:left w:w="108" w:type="dxa"/>
              <w:right w:w="108" w:type="dxa"/>
            </w:tcMar>
            <w:vAlign w:val="center"/>
          </w:tcPr>
          <w:p w14:paraId="0109CA2F">
            <w:pPr>
              <w:pStyle w:val="30"/>
            </w:pPr>
            <w:r>
              <w:rPr>
                <w:rFonts w:hint="eastAsia"/>
              </w:rPr>
              <w:t>3</w:t>
            </w:r>
          </w:p>
        </w:tc>
        <w:tc>
          <w:tcPr>
            <w:tcW w:w="7483" w:type="dxa"/>
            <w:tcMar>
              <w:left w:w="108" w:type="dxa"/>
              <w:right w:w="108" w:type="dxa"/>
            </w:tcMar>
            <w:vAlign w:val="center"/>
          </w:tcPr>
          <w:p w14:paraId="6F9E0CFE">
            <w:pPr>
              <w:pStyle w:val="30"/>
            </w:pPr>
            <w:r>
              <w:rPr>
                <w:rFonts w:hint="eastAsia"/>
              </w:rPr>
              <w:t>接入交换机出现故障，排查故障节点，查看接入交换机配置，替换并配置临时接入交换机Display cur</w:t>
            </w:r>
          </w:p>
        </w:tc>
      </w:tr>
      <w:tr w14:paraId="724C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22" w:type="dxa"/>
            <w:tcMar>
              <w:left w:w="108" w:type="dxa"/>
              <w:right w:w="108" w:type="dxa"/>
            </w:tcMar>
            <w:vAlign w:val="center"/>
          </w:tcPr>
          <w:p w14:paraId="536D4ABB">
            <w:pPr>
              <w:pStyle w:val="30"/>
            </w:pPr>
            <w:r>
              <w:rPr>
                <w:rFonts w:hint="eastAsia"/>
              </w:rPr>
              <w:t>4</w:t>
            </w:r>
          </w:p>
        </w:tc>
        <w:tc>
          <w:tcPr>
            <w:tcW w:w="7483" w:type="dxa"/>
            <w:tcMar>
              <w:left w:w="108" w:type="dxa"/>
              <w:right w:w="108" w:type="dxa"/>
            </w:tcMar>
            <w:vAlign w:val="center"/>
          </w:tcPr>
          <w:p w14:paraId="22D8CD63">
            <w:pPr>
              <w:pStyle w:val="30"/>
            </w:pPr>
            <w:r>
              <w:rPr>
                <w:rFonts w:hint="eastAsia"/>
              </w:rPr>
              <w:t>在楼层终端进行操作，测试地址楼层网关，网络ping通</w:t>
            </w:r>
          </w:p>
        </w:tc>
      </w:tr>
      <w:tr w14:paraId="78639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22" w:type="dxa"/>
            <w:tcMar>
              <w:left w:w="108" w:type="dxa"/>
              <w:right w:w="108" w:type="dxa"/>
            </w:tcMar>
            <w:vAlign w:val="center"/>
          </w:tcPr>
          <w:p w14:paraId="6E6FFC63">
            <w:pPr>
              <w:pStyle w:val="30"/>
            </w:pPr>
            <w:r>
              <w:rPr>
                <w:rFonts w:hint="eastAsia"/>
              </w:rPr>
              <w:t>5</w:t>
            </w:r>
          </w:p>
        </w:tc>
        <w:tc>
          <w:tcPr>
            <w:tcW w:w="7483" w:type="dxa"/>
            <w:tcMar>
              <w:left w:w="108" w:type="dxa"/>
              <w:right w:w="108" w:type="dxa"/>
            </w:tcMar>
            <w:vAlign w:val="center"/>
          </w:tcPr>
          <w:p w14:paraId="593243E5">
            <w:pPr>
              <w:pStyle w:val="30"/>
            </w:pPr>
            <w:r>
              <w:rPr>
                <w:rFonts w:hint="eastAsia"/>
              </w:rPr>
              <w:t>对楼层网关进行长PING测试(30000个包)，连接均正常</w:t>
            </w:r>
          </w:p>
        </w:tc>
      </w:tr>
      <w:tr w14:paraId="18239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305" w:type="dxa"/>
            <w:gridSpan w:val="2"/>
            <w:tcMar>
              <w:left w:w="108" w:type="dxa"/>
              <w:right w:w="108" w:type="dxa"/>
            </w:tcMar>
            <w:vAlign w:val="center"/>
          </w:tcPr>
          <w:p w14:paraId="1ED623AE">
            <w:pPr>
              <w:pStyle w:val="30"/>
            </w:pPr>
            <w:r>
              <w:rPr>
                <w:rFonts w:hint="eastAsia"/>
              </w:rPr>
              <w:t>切回</w:t>
            </w:r>
          </w:p>
        </w:tc>
      </w:tr>
      <w:tr w14:paraId="281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22" w:type="dxa"/>
            <w:tcMar>
              <w:left w:w="108" w:type="dxa"/>
              <w:right w:w="108" w:type="dxa"/>
            </w:tcMar>
            <w:vAlign w:val="center"/>
          </w:tcPr>
          <w:p w14:paraId="2853EFAD">
            <w:pPr>
              <w:pStyle w:val="30"/>
            </w:pPr>
            <w:r>
              <w:rPr>
                <w:rFonts w:hint="eastAsia"/>
              </w:rPr>
              <w:t>1</w:t>
            </w:r>
          </w:p>
        </w:tc>
        <w:tc>
          <w:tcPr>
            <w:tcW w:w="7483" w:type="dxa"/>
            <w:tcMar>
              <w:left w:w="108" w:type="dxa"/>
              <w:right w:w="108" w:type="dxa"/>
            </w:tcMar>
            <w:vAlign w:val="center"/>
          </w:tcPr>
          <w:p w14:paraId="371E7FC3">
            <w:pPr>
              <w:pStyle w:val="30"/>
            </w:pPr>
            <w:r>
              <w:rPr>
                <w:rFonts w:hint="eastAsia"/>
              </w:rPr>
              <w:t>开始切回</w:t>
            </w:r>
          </w:p>
        </w:tc>
      </w:tr>
      <w:tr w14:paraId="08C28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22" w:type="dxa"/>
            <w:tcMar>
              <w:left w:w="108" w:type="dxa"/>
              <w:right w:w="108" w:type="dxa"/>
            </w:tcMar>
            <w:vAlign w:val="center"/>
          </w:tcPr>
          <w:p w14:paraId="437709E4">
            <w:pPr>
              <w:pStyle w:val="30"/>
            </w:pPr>
            <w:r>
              <w:rPr>
                <w:rFonts w:hint="eastAsia"/>
              </w:rPr>
              <w:t>2</w:t>
            </w:r>
          </w:p>
        </w:tc>
        <w:tc>
          <w:tcPr>
            <w:tcW w:w="7483" w:type="dxa"/>
            <w:tcMar>
              <w:left w:w="108" w:type="dxa"/>
              <w:right w:w="108" w:type="dxa"/>
            </w:tcMar>
            <w:vAlign w:val="center"/>
          </w:tcPr>
          <w:p w14:paraId="48C355E1">
            <w:pPr>
              <w:pStyle w:val="30"/>
            </w:pPr>
            <w:r>
              <w:rPr>
                <w:rFonts w:hint="eastAsia"/>
              </w:rPr>
              <w:t>排查接入交换机或者网络交换机的故障并修复</w:t>
            </w:r>
          </w:p>
        </w:tc>
      </w:tr>
      <w:tr w14:paraId="65B06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22" w:type="dxa"/>
            <w:tcMar>
              <w:left w:w="108" w:type="dxa"/>
              <w:right w:w="108" w:type="dxa"/>
            </w:tcMar>
            <w:vAlign w:val="center"/>
          </w:tcPr>
          <w:p w14:paraId="28F70F51">
            <w:pPr>
              <w:pStyle w:val="30"/>
            </w:pPr>
            <w:r>
              <w:rPr>
                <w:rFonts w:hint="eastAsia"/>
              </w:rPr>
              <w:t>3</w:t>
            </w:r>
          </w:p>
        </w:tc>
        <w:tc>
          <w:tcPr>
            <w:tcW w:w="7483" w:type="dxa"/>
            <w:tcMar>
              <w:left w:w="108" w:type="dxa"/>
              <w:right w:w="108" w:type="dxa"/>
            </w:tcMar>
            <w:vAlign w:val="center"/>
          </w:tcPr>
          <w:p w14:paraId="291354FE">
            <w:pPr>
              <w:pStyle w:val="30"/>
            </w:pPr>
            <w:r>
              <w:rPr>
                <w:rFonts w:hint="eastAsia"/>
              </w:rPr>
              <w:t>网关交换机采用堆叠方式，无需改动即可使用，接入交换机替换故障节点临时接入交换机</w:t>
            </w:r>
          </w:p>
        </w:tc>
      </w:tr>
      <w:tr w14:paraId="192C1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22" w:type="dxa"/>
            <w:tcMar>
              <w:left w:w="108" w:type="dxa"/>
              <w:right w:w="108" w:type="dxa"/>
            </w:tcMar>
            <w:vAlign w:val="center"/>
          </w:tcPr>
          <w:p w14:paraId="3A975610">
            <w:pPr>
              <w:pStyle w:val="30"/>
            </w:pPr>
            <w:r>
              <w:rPr>
                <w:rFonts w:hint="eastAsia"/>
              </w:rPr>
              <w:t>4</w:t>
            </w:r>
          </w:p>
        </w:tc>
        <w:tc>
          <w:tcPr>
            <w:tcW w:w="7483" w:type="dxa"/>
            <w:tcMar>
              <w:left w:w="108" w:type="dxa"/>
              <w:right w:w="108" w:type="dxa"/>
            </w:tcMar>
            <w:vAlign w:val="center"/>
          </w:tcPr>
          <w:p w14:paraId="5ACD831F">
            <w:pPr>
              <w:pStyle w:val="30"/>
            </w:pPr>
            <w:r>
              <w:rPr>
                <w:rFonts w:hint="eastAsia"/>
              </w:rPr>
              <w:t>通知楼层单位，已修复故障节点</w:t>
            </w:r>
          </w:p>
        </w:tc>
      </w:tr>
      <w:tr w14:paraId="03E37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822" w:type="dxa"/>
            <w:tcMar>
              <w:left w:w="108" w:type="dxa"/>
              <w:right w:w="108" w:type="dxa"/>
            </w:tcMar>
            <w:vAlign w:val="center"/>
          </w:tcPr>
          <w:p w14:paraId="4B9DB203">
            <w:pPr>
              <w:pStyle w:val="30"/>
            </w:pPr>
            <w:r>
              <w:rPr>
                <w:rFonts w:hint="eastAsia"/>
              </w:rPr>
              <w:t>5</w:t>
            </w:r>
          </w:p>
        </w:tc>
        <w:tc>
          <w:tcPr>
            <w:tcW w:w="7483" w:type="dxa"/>
            <w:tcMar>
              <w:left w:w="108" w:type="dxa"/>
              <w:right w:w="108" w:type="dxa"/>
            </w:tcMar>
            <w:vAlign w:val="center"/>
          </w:tcPr>
          <w:p w14:paraId="7BC306A9">
            <w:pPr>
              <w:pStyle w:val="30"/>
            </w:pPr>
            <w:r>
              <w:rPr>
                <w:rFonts w:hint="eastAsia"/>
              </w:rPr>
              <w:t>测试楼层网络是否正常，在楼层终端上使用PING命令测试楼层网关</w:t>
            </w:r>
          </w:p>
        </w:tc>
      </w:tr>
    </w:tbl>
    <w:p w14:paraId="498B00C8">
      <w:pPr>
        <w:pStyle w:val="6"/>
        <w:numPr>
          <w:ilvl w:val="4"/>
          <w:numId w:val="0"/>
        </w:numPr>
        <w:tabs>
          <w:tab w:val="clear" w:pos="0"/>
        </w:tabs>
      </w:pPr>
      <w:r>
        <w:rPr>
          <w:rFonts w:hint="eastAsia" w:eastAsia="宋体" w:cs="宋体"/>
        </w:rPr>
        <w:t xml:space="preserve">6.9.3.9.4  </w:t>
      </w:r>
      <w:r>
        <w:rPr>
          <w:rFonts w:hint="eastAsia"/>
        </w:rPr>
        <w:t>业务发布设备故障</w:t>
      </w:r>
    </w:p>
    <w:p w14:paraId="74A9C8D4">
      <w:pPr>
        <w:pStyle w:val="7"/>
        <w:numPr>
          <w:ilvl w:val="5"/>
          <w:numId w:val="0"/>
        </w:numPr>
        <w:tabs>
          <w:tab w:val="clear" w:pos="0"/>
        </w:tabs>
      </w:pPr>
      <w:r>
        <w:rPr>
          <w:rFonts w:hint="eastAsia" w:ascii="Times New Roman" w:hAnsi="Times New Roman" w:cs="宋体"/>
        </w:rPr>
        <w:t xml:space="preserve">6.9.3.9.4.1  </w:t>
      </w:r>
      <w:r>
        <w:rPr>
          <w:rFonts w:hint="eastAsia"/>
        </w:rPr>
        <w:t>剧本描述</w:t>
      </w:r>
    </w:p>
    <w:p w14:paraId="308A547E">
      <w:pPr>
        <w:ind w:firstLine="480"/>
      </w:pPr>
      <w:r>
        <w:rPr>
          <w:rFonts w:hint="eastAsia"/>
        </w:rPr>
        <w:t>负载均衡、WAF过载或故障，造成业务长时间中断。超过30人用户无法正常使用，根据事件响应分级原则定位III级事件。</w:t>
      </w:r>
    </w:p>
    <w:p w14:paraId="45D839C5">
      <w:pPr>
        <w:pStyle w:val="7"/>
        <w:numPr>
          <w:ilvl w:val="5"/>
          <w:numId w:val="0"/>
        </w:numPr>
        <w:tabs>
          <w:tab w:val="clear" w:pos="0"/>
        </w:tabs>
      </w:pPr>
      <w:r>
        <w:rPr>
          <w:rFonts w:hint="eastAsia" w:ascii="Times New Roman" w:hAnsi="Times New Roman" w:cs="宋体"/>
        </w:rPr>
        <w:t xml:space="preserve">6.9.3.9.4.2  </w:t>
      </w:r>
      <w:r>
        <w:rPr>
          <w:rFonts w:hint="eastAsia"/>
        </w:rPr>
        <w:t>应急响应过程</w:t>
      </w:r>
    </w:p>
    <w:p w14:paraId="132D05CC">
      <w:pPr>
        <w:ind w:firstLine="480"/>
      </w:pPr>
      <w:r>
        <w:rPr>
          <w:rFonts w:hint="eastAsia"/>
        </w:rPr>
        <w:t>1、中心监控人员发现异常情况时，通知技术处置小组，判断故障点；</w:t>
      </w:r>
    </w:p>
    <w:p w14:paraId="414424AC">
      <w:pPr>
        <w:ind w:firstLine="480"/>
      </w:pPr>
      <w:r>
        <w:rPr>
          <w:rFonts w:hint="eastAsia"/>
        </w:rPr>
        <w:t>2、汇报情况，告知影响范围；</w:t>
      </w:r>
    </w:p>
    <w:p w14:paraId="6E3FB1D9">
      <w:pPr>
        <w:ind w:firstLine="480"/>
      </w:pPr>
      <w:r>
        <w:rPr>
          <w:rFonts w:hint="eastAsia"/>
        </w:rPr>
        <w:t>3、诊断故障原因，对系统负载问题进行技术处理，如果需要设备更换的，保修维保商；</w:t>
      </w:r>
    </w:p>
    <w:p w14:paraId="1C96CA18">
      <w:pPr>
        <w:ind w:firstLine="480"/>
      </w:pPr>
      <w:r>
        <w:rPr>
          <w:rFonts w:hint="eastAsia"/>
        </w:rPr>
        <w:t>4、根据恢复要求，有双机系统的，可以切换到备机，使用单点进行服务；</w:t>
      </w:r>
    </w:p>
    <w:p w14:paraId="5FD3C2B9">
      <w:pPr>
        <w:ind w:firstLine="480"/>
      </w:pPr>
      <w:r>
        <w:rPr>
          <w:rFonts w:hint="eastAsia"/>
        </w:rPr>
        <w:t>5、维保商维修或者更换故障设备，系统恢复，验证系统服务状态是否正常；</w:t>
      </w:r>
    </w:p>
    <w:p w14:paraId="59E22266">
      <w:pPr>
        <w:ind w:firstLine="480"/>
      </w:pPr>
      <w:r>
        <w:rPr>
          <w:rFonts w:hint="eastAsia"/>
        </w:rPr>
        <w:t>6、汇报系统恢复情况，事件解决；</w:t>
      </w:r>
    </w:p>
    <w:p w14:paraId="534E922C">
      <w:pPr>
        <w:ind w:firstLine="480"/>
      </w:pPr>
      <w:r>
        <w:rPr>
          <w:rFonts w:hint="eastAsia"/>
        </w:rPr>
        <w:t>7、完成案件记录，并上报应急领导机构备案。</w:t>
      </w:r>
    </w:p>
    <w:p w14:paraId="084A8A23">
      <w:pPr>
        <w:pStyle w:val="6"/>
        <w:numPr>
          <w:ilvl w:val="4"/>
          <w:numId w:val="0"/>
        </w:numPr>
        <w:tabs>
          <w:tab w:val="clear" w:pos="0"/>
        </w:tabs>
      </w:pPr>
      <w:r>
        <w:rPr>
          <w:rFonts w:hint="eastAsia" w:eastAsia="宋体" w:cs="宋体"/>
        </w:rPr>
        <w:t xml:space="preserve">6.9.3.9.5  </w:t>
      </w:r>
      <w:r>
        <w:rPr>
          <w:rFonts w:hint="eastAsia"/>
        </w:rPr>
        <w:t>数据库系统中集群中节点被驱逐</w:t>
      </w:r>
    </w:p>
    <w:p w14:paraId="2EA226A0">
      <w:pPr>
        <w:pStyle w:val="7"/>
        <w:numPr>
          <w:ilvl w:val="5"/>
          <w:numId w:val="0"/>
        </w:numPr>
        <w:tabs>
          <w:tab w:val="clear" w:pos="0"/>
        </w:tabs>
      </w:pPr>
      <w:r>
        <w:rPr>
          <w:rFonts w:hint="eastAsia" w:ascii="Times New Roman" w:hAnsi="Times New Roman" w:cs="宋体"/>
        </w:rPr>
        <w:t xml:space="preserve">6.9.3.9.5.1  </w:t>
      </w:r>
      <w:r>
        <w:rPr>
          <w:rFonts w:hint="eastAsia"/>
        </w:rPr>
        <w:t>剧本描述</w:t>
      </w:r>
    </w:p>
    <w:p w14:paraId="1DB08DA9">
      <w:pPr>
        <w:ind w:firstLine="480"/>
      </w:pPr>
      <w:r>
        <w:rPr>
          <w:rFonts w:hint="eastAsia"/>
        </w:rPr>
        <w:t>集群中节点被驱逐，数据库短时间中断，业务系统无法试运行。（不超过一天）中断、两个区以上核心业务系统中断、超过30人用户无法正常使用。根据事件响应分级原则定位III级事件。</w:t>
      </w:r>
    </w:p>
    <w:p w14:paraId="19375574">
      <w:pPr>
        <w:pStyle w:val="7"/>
        <w:numPr>
          <w:ilvl w:val="5"/>
          <w:numId w:val="0"/>
        </w:numPr>
        <w:tabs>
          <w:tab w:val="clear" w:pos="0"/>
        </w:tabs>
      </w:pPr>
      <w:r>
        <w:rPr>
          <w:rFonts w:hint="eastAsia" w:ascii="Times New Roman" w:hAnsi="Times New Roman" w:cs="宋体"/>
        </w:rPr>
        <w:t xml:space="preserve">6.9.3.9.5.2  </w:t>
      </w:r>
      <w:r>
        <w:rPr>
          <w:rFonts w:hint="eastAsia"/>
        </w:rPr>
        <w:t>应急响应过程</w:t>
      </w:r>
    </w:p>
    <w:p w14:paraId="7AD5FA6F">
      <w:pPr>
        <w:ind w:firstLine="480"/>
      </w:pPr>
      <w:r>
        <w:rPr>
          <w:rFonts w:hint="eastAsia"/>
        </w:rPr>
        <w:t>1.检查数据库集群的集群日志，定位故障点；</w:t>
      </w:r>
    </w:p>
    <w:p w14:paraId="7DF57679">
      <w:pPr>
        <w:ind w:firstLine="480"/>
      </w:pPr>
      <w:r>
        <w:rPr>
          <w:rFonts w:hint="eastAsia"/>
        </w:rPr>
        <w:t>2.快速启动数据库集群被驱逐节点；</w:t>
      </w:r>
    </w:p>
    <w:p w14:paraId="4CCEED6D">
      <w:pPr>
        <w:ind w:firstLine="480"/>
      </w:pPr>
      <w:r>
        <w:rPr>
          <w:rFonts w:hint="eastAsia"/>
        </w:rPr>
        <w:t>3.如果不能快速启集群被驱逐节点，将应用程序中连接数据库地址指向正常集群节点数据库地址；</w:t>
      </w:r>
    </w:p>
    <w:p w14:paraId="397756F9">
      <w:pPr>
        <w:ind w:firstLine="480"/>
      </w:pPr>
      <w:r>
        <w:rPr>
          <w:rFonts w:hint="eastAsia"/>
        </w:rPr>
        <w:t>4.验证数据库系统服务状态是否正常；</w:t>
      </w:r>
    </w:p>
    <w:p w14:paraId="32506945">
      <w:pPr>
        <w:ind w:firstLine="480"/>
      </w:pPr>
      <w:r>
        <w:rPr>
          <w:rFonts w:hint="eastAsia"/>
        </w:rPr>
        <w:t>5.汇报有关领导/部门恢复情况。</w:t>
      </w:r>
    </w:p>
    <w:p w14:paraId="51E35B99">
      <w:pPr>
        <w:pStyle w:val="6"/>
        <w:numPr>
          <w:ilvl w:val="4"/>
          <w:numId w:val="0"/>
        </w:numPr>
        <w:tabs>
          <w:tab w:val="clear" w:pos="0"/>
        </w:tabs>
      </w:pPr>
      <w:r>
        <w:rPr>
          <w:rFonts w:hint="eastAsia" w:eastAsia="宋体" w:cs="宋体"/>
        </w:rPr>
        <w:t xml:space="preserve">6.9.3.9.6  </w:t>
      </w:r>
      <w:r>
        <w:rPr>
          <w:rFonts w:hint="eastAsia"/>
        </w:rPr>
        <w:t>数据库系统中进程卡死</w:t>
      </w:r>
    </w:p>
    <w:p w14:paraId="1A3DED21">
      <w:pPr>
        <w:pStyle w:val="7"/>
        <w:numPr>
          <w:ilvl w:val="5"/>
          <w:numId w:val="0"/>
        </w:numPr>
        <w:tabs>
          <w:tab w:val="clear" w:pos="0"/>
        </w:tabs>
      </w:pPr>
      <w:r>
        <w:rPr>
          <w:rFonts w:hint="eastAsia" w:ascii="Times New Roman" w:hAnsi="Times New Roman" w:cs="宋体"/>
        </w:rPr>
        <w:t xml:space="preserve">6.9.3.9.6.1  </w:t>
      </w:r>
      <w:r>
        <w:rPr>
          <w:rFonts w:hint="eastAsia"/>
        </w:rPr>
        <w:t>剧本描述</w:t>
      </w:r>
    </w:p>
    <w:p w14:paraId="54BEB7B8">
      <w:pPr>
        <w:ind w:firstLine="480"/>
      </w:pPr>
      <w:r>
        <w:rPr>
          <w:rFonts w:hint="eastAsia"/>
        </w:rPr>
        <w:t>进程卡死，数据同步短时间中断。短暂（1小时）延迟或者故障、一个区核心业务系统短暂中断、核心业务系统不超过30人用户无法正常使用。根据事件响应分级原则定位IV级事件。</w:t>
      </w:r>
    </w:p>
    <w:p w14:paraId="339AF88B">
      <w:pPr>
        <w:pStyle w:val="7"/>
        <w:numPr>
          <w:ilvl w:val="5"/>
          <w:numId w:val="0"/>
        </w:numPr>
        <w:tabs>
          <w:tab w:val="clear" w:pos="0"/>
        </w:tabs>
      </w:pPr>
      <w:r>
        <w:rPr>
          <w:rFonts w:hint="eastAsia" w:ascii="Times New Roman" w:hAnsi="Times New Roman" w:cs="宋体"/>
        </w:rPr>
        <w:t xml:space="preserve">6.9.3.9.6.2  </w:t>
      </w:r>
      <w:r>
        <w:rPr>
          <w:rFonts w:hint="eastAsia"/>
        </w:rPr>
        <w:t>应急响应过程</w:t>
      </w:r>
    </w:p>
    <w:p w14:paraId="5B3DB925">
      <w:pPr>
        <w:ind w:firstLine="480"/>
      </w:pPr>
      <w:r>
        <w:rPr>
          <w:rFonts w:hint="eastAsia"/>
        </w:rPr>
        <w:t>1.查看Goldengate进程，检查进程状态信息，进程RBA号是否在变化，记录进程状态信息；</w:t>
      </w:r>
    </w:p>
    <w:p w14:paraId="69F4B9AC">
      <w:pPr>
        <w:ind w:firstLine="480"/>
      </w:pPr>
      <w:r>
        <w:rPr>
          <w:rFonts w:hint="eastAsia"/>
        </w:rPr>
        <w:t>2.通过Goldengate  GGSCI交互窗口管理命令停止Goldengate 进程；</w:t>
      </w:r>
    </w:p>
    <w:p w14:paraId="6C83F7A3">
      <w:pPr>
        <w:ind w:firstLine="480"/>
      </w:pPr>
      <w:r>
        <w:rPr>
          <w:rFonts w:hint="eastAsia"/>
        </w:rPr>
        <w:t>3.如果无法通过GGSCI交互窗口管理命令停止Goldengate进程，需要在操作系统层面将Goldengate进程进行查杀；</w:t>
      </w:r>
    </w:p>
    <w:p w14:paraId="1DC02798">
      <w:pPr>
        <w:ind w:firstLine="480"/>
      </w:pPr>
      <w:r>
        <w:rPr>
          <w:rFonts w:hint="eastAsia"/>
        </w:rPr>
        <w:t>4.在操作系统执行ps命令找到Goldengate进程的pid号，在操作系统层面将Goldengate进程进行查杀；</w:t>
      </w:r>
    </w:p>
    <w:p w14:paraId="6FBBC3F7">
      <w:pPr>
        <w:ind w:firstLine="480"/>
      </w:pPr>
      <w:r>
        <w:rPr>
          <w:rFonts w:hint="eastAsia"/>
        </w:rPr>
        <w:t>5.重新启动Goldengate进程，并查看进程状态信息，对比卡死时进程状态信息；</w:t>
      </w:r>
    </w:p>
    <w:p w14:paraId="1159BB17">
      <w:pPr>
        <w:ind w:firstLine="480"/>
      </w:pPr>
      <w:r>
        <w:rPr>
          <w:rFonts w:hint="eastAsia"/>
        </w:rPr>
        <w:t>6.验证Goldengate进程状态是否正常；</w:t>
      </w:r>
    </w:p>
    <w:p w14:paraId="3A6B2B9C">
      <w:pPr>
        <w:ind w:firstLine="480"/>
      </w:pPr>
      <w:r>
        <w:rPr>
          <w:rFonts w:hint="eastAsia"/>
        </w:rPr>
        <w:t>7.汇报有关领导/部门恢复情况。</w:t>
      </w:r>
    </w:p>
    <w:p w14:paraId="3C74D9BC">
      <w:pPr>
        <w:pStyle w:val="4"/>
        <w:numPr>
          <w:ilvl w:val="2"/>
          <w:numId w:val="0"/>
        </w:numPr>
        <w:tabs>
          <w:tab w:val="clear" w:pos="0"/>
        </w:tabs>
      </w:pPr>
      <w:bookmarkStart w:id="310" w:name="_Toc4125"/>
      <w:bookmarkStart w:id="311" w:name="_Toc198560114"/>
      <w:r>
        <w:rPr>
          <w:rFonts w:hint="eastAsia" w:ascii="Times New Roman" w:hAnsi="Times New Roman" w:cs="宋体"/>
        </w:rPr>
        <w:t xml:space="preserve">6.9.4  </w:t>
      </w:r>
      <w:r>
        <w:rPr>
          <w:rFonts w:hint="eastAsia"/>
        </w:rPr>
        <w:t>灾备演练方案</w:t>
      </w:r>
      <w:bookmarkEnd w:id="310"/>
      <w:bookmarkEnd w:id="311"/>
    </w:p>
    <w:p w14:paraId="69D1E7DF">
      <w:pPr>
        <w:ind w:firstLine="480"/>
      </w:pPr>
      <w:r>
        <w:rPr>
          <w:rFonts w:hint="eastAsia"/>
        </w:rPr>
        <w:t>灾难恢复演练是IT服务</w:t>
      </w:r>
      <w:r>
        <w:t>业务连续</w:t>
      </w:r>
      <w:r>
        <w:rPr>
          <w:rFonts w:hint="eastAsia"/>
        </w:rPr>
        <w:t>性建设的重要工作内容。通过演练可检验应急响应和灾难恢复体系的完整有效性，使相关人员了解信息系统应急响应及灾难恢复目标和流程；全面验证技术及业务管理指挥、流程操作、协调配合等方面的综合能力；完成灾难恢复相关人员意识和知识技能培训；验证应急响应及灾难恢复能力。</w:t>
      </w:r>
    </w:p>
    <w:p w14:paraId="34B94967">
      <w:pPr>
        <w:pStyle w:val="5"/>
        <w:numPr>
          <w:ilvl w:val="3"/>
          <w:numId w:val="0"/>
        </w:numPr>
        <w:tabs>
          <w:tab w:val="clear" w:pos="0"/>
        </w:tabs>
      </w:pPr>
      <w:r>
        <w:rPr>
          <w:rFonts w:hint="eastAsia" w:cs="宋体"/>
        </w:rPr>
        <w:t xml:space="preserve">6.9.4.1  </w:t>
      </w:r>
      <w:r>
        <w:rPr>
          <w:rFonts w:hint="eastAsia"/>
        </w:rPr>
        <w:t>演练目标</w:t>
      </w:r>
    </w:p>
    <w:p w14:paraId="4341C3C4">
      <w:pPr>
        <w:ind w:firstLine="480"/>
      </w:pPr>
      <w:r>
        <w:rPr>
          <w:rFonts w:hint="eastAsia"/>
        </w:rPr>
        <w:t>灾备演练主要实现以下目标：</w:t>
      </w:r>
    </w:p>
    <w:p w14:paraId="4D001DC1">
      <w:pPr>
        <w:ind w:firstLine="480"/>
      </w:pPr>
      <w:r>
        <w:rPr>
          <w:rFonts w:hint="eastAsia"/>
        </w:rPr>
        <w:t>1.确认同城灾备建设项目成果：验证同城灾备中心对核心业务的实际接管能力；验证实际灾备网络切换技术方案的有效性；验证核心业务恢复预案流程及操作技术手册的适用性和有效性。</w:t>
      </w:r>
    </w:p>
    <w:p w14:paraId="18825001">
      <w:pPr>
        <w:ind w:firstLine="480"/>
      </w:pPr>
      <w:r>
        <w:rPr>
          <w:rFonts w:hint="eastAsia"/>
        </w:rPr>
        <w:t>2.进一步提升团队协作与恢复能力：使恢复团队熟悉预案流程、熟练系统及业务恢复操作；进一步明确各业务系统在演练中的组织和人员；增强应急响应意识，提升综合执行能力，提高操作熟练度、流程流畅性及配合默契度。</w:t>
      </w:r>
    </w:p>
    <w:p w14:paraId="5A43F680">
      <w:pPr>
        <w:ind w:firstLine="480"/>
      </w:pPr>
      <w:r>
        <w:rPr>
          <w:rFonts w:hint="eastAsia"/>
        </w:rPr>
        <w:t>3.持续改进：发现预案手册、恢复流程、灾备系统等问题和不足并持续改进完善</w:t>
      </w:r>
    </w:p>
    <w:p w14:paraId="7C5478EB">
      <w:pPr>
        <w:ind w:firstLine="480"/>
      </w:pPr>
      <w:r>
        <w:rPr>
          <w:rFonts w:hint="eastAsia"/>
        </w:rPr>
        <w:t>4.满足行业监管合规及审计要求</w:t>
      </w:r>
    </w:p>
    <w:p w14:paraId="4FAFC934">
      <w:pPr>
        <w:pStyle w:val="5"/>
        <w:numPr>
          <w:ilvl w:val="3"/>
          <w:numId w:val="0"/>
        </w:numPr>
        <w:tabs>
          <w:tab w:val="clear" w:pos="0"/>
        </w:tabs>
      </w:pPr>
      <w:r>
        <w:rPr>
          <w:rFonts w:hint="eastAsia" w:cs="宋体"/>
        </w:rPr>
        <w:t xml:space="preserve">6.9.4.2  </w:t>
      </w:r>
      <w:r>
        <w:rPr>
          <w:rFonts w:hint="eastAsia"/>
        </w:rPr>
        <w:t>演练原则</w:t>
      </w:r>
    </w:p>
    <w:p w14:paraId="25C6B738">
      <w:pPr>
        <w:ind w:firstLine="480"/>
      </w:pPr>
      <w:r>
        <w:rPr>
          <w:rFonts w:hint="eastAsia"/>
        </w:rPr>
        <w:t>1.安全第一</w:t>
      </w:r>
    </w:p>
    <w:p w14:paraId="536FA553">
      <w:pPr>
        <w:ind w:firstLine="480"/>
      </w:pPr>
      <w:r>
        <w:rPr>
          <w:rFonts w:hint="eastAsia"/>
        </w:rPr>
        <w:t>演练过程严格控制对正常业务负面影响、尽量不影响生产系统正常运行；完善风险控制，将演练对业务负面影响降到最低。</w:t>
      </w:r>
    </w:p>
    <w:p w14:paraId="7D265404">
      <w:pPr>
        <w:ind w:firstLine="480"/>
      </w:pPr>
      <w:r>
        <w:rPr>
          <w:rFonts w:hint="eastAsia"/>
        </w:rPr>
        <w:t>2.务实高效</w:t>
      </w:r>
    </w:p>
    <w:p w14:paraId="427208C0">
      <w:pPr>
        <w:ind w:firstLine="480"/>
      </w:pPr>
      <w:r>
        <w:rPr>
          <w:rFonts w:hint="eastAsia"/>
        </w:rPr>
        <w:t>对核心业务开展系统恢复及业务验证，覆盖典型容灾架构技术；实际检验</w:t>
      </w:r>
      <w:r>
        <w:t>IT</w:t>
      </w:r>
      <w:r>
        <w:rPr>
          <w:rFonts w:hint="eastAsia"/>
        </w:rPr>
        <w:t>执行效果、协调能力、操作技能，确保演练取得实效。</w:t>
      </w:r>
    </w:p>
    <w:p w14:paraId="2BC68BC9">
      <w:pPr>
        <w:ind w:firstLine="480"/>
      </w:pPr>
      <w:r>
        <w:rPr>
          <w:rFonts w:hint="eastAsia"/>
        </w:rPr>
        <w:t>3.统一组织指挥</w:t>
      </w:r>
    </w:p>
    <w:p w14:paraId="7AED7648">
      <w:pPr>
        <w:ind w:firstLine="480"/>
      </w:pPr>
      <w:r>
        <w:rPr>
          <w:rFonts w:hint="eastAsia"/>
        </w:rPr>
        <w:t>统一组织，基于灾难恢复管理平台工具统一灾备恢复过程指挥和任务调度，增强协作能力，提升灾备绩效。</w:t>
      </w:r>
    </w:p>
    <w:p w14:paraId="02DFA750">
      <w:pPr>
        <w:ind w:firstLine="480"/>
      </w:pPr>
      <w:r>
        <w:rPr>
          <w:rFonts w:hint="eastAsia"/>
        </w:rPr>
        <w:t>4.业务验证仿真</w:t>
      </w:r>
    </w:p>
    <w:p w14:paraId="592264FA">
      <w:pPr>
        <w:ind w:firstLine="480"/>
      </w:pPr>
      <w:r>
        <w:rPr>
          <w:rFonts w:hint="eastAsia"/>
        </w:rPr>
        <w:t>基于业务安全风险考量，采用符合真实业务场景的模拟数据做业务验证。</w:t>
      </w:r>
    </w:p>
    <w:p w14:paraId="1788BE84">
      <w:pPr>
        <w:pStyle w:val="5"/>
        <w:numPr>
          <w:ilvl w:val="3"/>
          <w:numId w:val="0"/>
        </w:numPr>
        <w:tabs>
          <w:tab w:val="clear" w:pos="0"/>
        </w:tabs>
      </w:pPr>
      <w:r>
        <w:rPr>
          <w:rFonts w:hint="eastAsia" w:cs="宋体"/>
        </w:rPr>
        <w:t xml:space="preserve">6.9.4.3  </w:t>
      </w:r>
      <w:r>
        <w:rPr>
          <w:rFonts w:hint="eastAsia"/>
        </w:rPr>
        <w:t>演练总体流程</w:t>
      </w:r>
    </w:p>
    <w:p w14:paraId="74018373">
      <w:pPr>
        <w:ind w:firstLine="480"/>
      </w:pPr>
      <w:r>
        <w:rPr>
          <w:rFonts w:hint="eastAsia"/>
        </w:rPr>
        <w:t>演练实施总体流程及相关任务见下图，</w:t>
      </w:r>
      <w:r>
        <w:t>主要</w:t>
      </w:r>
      <w:r>
        <w:rPr>
          <w:rFonts w:hint="eastAsia"/>
        </w:rPr>
        <w:t>分为演练启动、</w:t>
      </w:r>
      <w:r>
        <w:t>演练</w:t>
      </w:r>
      <w:r>
        <w:rPr>
          <w:rFonts w:hint="eastAsia"/>
        </w:rPr>
        <w:t>实施及演练收尾三个阶段。</w:t>
      </w:r>
    </w:p>
    <w:p w14:paraId="791CC723">
      <w:pPr>
        <w:pStyle w:val="25"/>
      </w:pPr>
      <w:r>
        <w:drawing>
          <wp:inline distT="0" distB="0" distL="0" distR="0">
            <wp:extent cx="5184775" cy="455295"/>
            <wp:effectExtent l="0" t="0" r="635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85" cstate="email"/>
                    <a:stretch>
                      <a:fillRect/>
                    </a:stretch>
                  </pic:blipFill>
                  <pic:spPr>
                    <a:xfrm>
                      <a:off x="0" y="0"/>
                      <a:ext cx="5184775" cy="455295"/>
                    </a:xfrm>
                    <a:prstGeom prst="rect">
                      <a:avLst/>
                    </a:prstGeom>
                  </pic:spPr>
                </pic:pic>
              </a:graphicData>
            </a:graphic>
          </wp:inline>
        </w:drawing>
      </w:r>
    </w:p>
    <w:p w14:paraId="60108D5D">
      <w:pPr>
        <w:ind w:firstLine="480"/>
      </w:pPr>
      <w:r>
        <w:rPr>
          <w:rFonts w:hint="eastAsia"/>
        </w:rPr>
        <w:t>灾难恢复演练实施阶段的技术操作流程如下图,可划分为灾备数据恢复，</w:t>
      </w:r>
      <w:r>
        <w:t>灾备</w:t>
      </w:r>
      <w:r>
        <w:rPr>
          <w:rFonts w:hint="eastAsia"/>
        </w:rPr>
        <w:t>应用恢复和业务验证三个主要步骤。</w:t>
      </w:r>
    </w:p>
    <w:p w14:paraId="760C082A">
      <w:pPr>
        <w:pStyle w:val="5"/>
        <w:numPr>
          <w:ilvl w:val="3"/>
          <w:numId w:val="0"/>
        </w:numPr>
        <w:tabs>
          <w:tab w:val="clear" w:pos="0"/>
        </w:tabs>
      </w:pPr>
      <w:r>
        <w:rPr>
          <w:rFonts w:hint="eastAsia" w:cs="宋体"/>
        </w:rPr>
        <w:t xml:space="preserve">6.9.4.4  </w:t>
      </w:r>
      <w:r>
        <w:rPr>
          <w:rFonts w:hint="eastAsia"/>
        </w:rPr>
        <w:t>演练组织结构</w:t>
      </w:r>
    </w:p>
    <w:p w14:paraId="46A23C3A">
      <w:pPr>
        <w:ind w:firstLine="480"/>
      </w:pPr>
      <w:r>
        <w:rPr>
          <w:rFonts w:hint="eastAsia"/>
        </w:rPr>
        <w:t>结合演练目的，形成此次演练的组织架构。本次演练由演练领导组、演练指挥组、演练执行组、演练保障组组成。其中演练执行组包括IT恢复小组和业务验证组以及演练保障组。</w:t>
      </w:r>
    </w:p>
    <w:p w14:paraId="58ED5868">
      <w:pPr>
        <w:ind w:firstLine="480"/>
      </w:pPr>
      <w:r>
        <w:rPr>
          <w:rFonts w:hint="eastAsia"/>
        </w:rPr>
        <w:t>演练中各工作组的角色与职能如下：</w:t>
      </w:r>
    </w:p>
    <w:p w14:paraId="246577BB">
      <w:pPr>
        <w:ind w:firstLine="480"/>
      </w:pPr>
      <w:r>
        <w:rPr>
          <w:rFonts w:hint="eastAsia"/>
        </w:rPr>
        <w:t>1.演练领导组</w:t>
      </w:r>
    </w:p>
    <w:p w14:paraId="63AF14A0">
      <w:pPr>
        <w:ind w:firstLine="480"/>
      </w:pPr>
      <w:r>
        <w:rPr>
          <w:rFonts w:hint="eastAsia"/>
        </w:rPr>
        <w:t>负责对演练目标、演练方式、演练策略作出决策；对演练实施工作提出具体要求；协调演练实施方的工作关系，保障演练顺利进行；对演练过程中出现异常情况进行决策。</w:t>
      </w:r>
    </w:p>
    <w:p w14:paraId="4EB73A35">
      <w:pPr>
        <w:ind w:firstLine="480"/>
      </w:pPr>
      <w:r>
        <w:rPr>
          <w:rFonts w:hint="eastAsia"/>
        </w:rPr>
        <w:t>2.演练指挥组</w:t>
      </w:r>
    </w:p>
    <w:p w14:paraId="6640D54C">
      <w:pPr>
        <w:ind w:firstLine="480"/>
      </w:pPr>
      <w:r>
        <w:rPr>
          <w:rFonts w:hint="eastAsia"/>
        </w:rPr>
        <w:t>负责落实演练领导组的决策；制定具体演练方案和计划，提交演练决策领导组审阅；演练过程指挥、态势跟踪、资源调配与执行任务协调；编制演练总结报告，提交演练领导组审阅。</w:t>
      </w:r>
    </w:p>
    <w:p w14:paraId="6043C0D7">
      <w:pPr>
        <w:ind w:firstLine="480"/>
      </w:pPr>
      <w:r>
        <w:rPr>
          <w:rFonts w:hint="eastAsia"/>
        </w:rPr>
        <w:t>3.</w:t>
      </w:r>
      <w:r>
        <w:t>IT</w:t>
      </w:r>
      <w:r>
        <w:rPr>
          <w:rFonts w:hint="eastAsia"/>
        </w:rPr>
        <w:t>恢复组</w:t>
      </w:r>
    </w:p>
    <w:p w14:paraId="2249D817">
      <w:pPr>
        <w:ind w:firstLine="480"/>
      </w:pPr>
      <w:r>
        <w:rPr>
          <w:rFonts w:hint="eastAsia"/>
        </w:rPr>
        <w:t>负责演练前生产中心、灾备中心技术准备工作；演练中网络、存储、主机、虚拟化、数据库等</w:t>
      </w:r>
      <w:r>
        <w:t>IT</w:t>
      </w:r>
      <w:r>
        <w:rPr>
          <w:rFonts w:hint="eastAsia"/>
        </w:rPr>
        <w:t>基础架构实施工作；演练业务应用系统的灾难恢复实施工作。</w:t>
      </w:r>
    </w:p>
    <w:p w14:paraId="05F3B7FC">
      <w:pPr>
        <w:ind w:firstLine="480"/>
      </w:pPr>
      <w:r>
        <w:rPr>
          <w:rFonts w:hint="eastAsia"/>
        </w:rPr>
        <w:t>4.业务验证组</w:t>
      </w:r>
    </w:p>
    <w:p w14:paraId="71E5F8EA">
      <w:pPr>
        <w:ind w:firstLine="480"/>
      </w:pPr>
      <w:r>
        <w:rPr>
          <w:rFonts w:hint="eastAsia"/>
        </w:rPr>
        <w:t>负责演练前准备业务测试案例；业务部门灾难恢复相关业务环境的确认工作；灾备切换后，对业务系统实施业务用例测试。</w:t>
      </w:r>
    </w:p>
    <w:p w14:paraId="1E8B15F5">
      <w:pPr>
        <w:ind w:firstLine="480"/>
      </w:pPr>
      <w:r>
        <w:rPr>
          <w:rFonts w:hint="eastAsia"/>
        </w:rPr>
        <w:t>5.演练保障组</w:t>
      </w:r>
    </w:p>
    <w:p w14:paraId="58D60FAD">
      <w:pPr>
        <w:ind w:firstLine="480"/>
      </w:pPr>
      <w:r>
        <w:rPr>
          <w:rFonts w:hint="eastAsia"/>
        </w:rPr>
        <w:t>负责灾备演练中相关系统、相关技术、相关方案后线支持与指导；由</w:t>
      </w:r>
      <w:r>
        <w:t>IT</w:t>
      </w:r>
      <w:r>
        <w:rPr>
          <w:rFonts w:hint="eastAsia"/>
        </w:rPr>
        <w:t>系统相关产品与服务供应商组成。</w:t>
      </w:r>
    </w:p>
    <w:p w14:paraId="2724381D">
      <w:pPr>
        <w:pStyle w:val="5"/>
        <w:numPr>
          <w:ilvl w:val="3"/>
          <w:numId w:val="0"/>
        </w:numPr>
        <w:tabs>
          <w:tab w:val="clear" w:pos="0"/>
        </w:tabs>
      </w:pPr>
      <w:r>
        <w:rPr>
          <w:rFonts w:hint="eastAsia" w:cs="宋体"/>
        </w:rPr>
        <w:t xml:space="preserve">6.9.4.5  </w:t>
      </w:r>
      <w:r>
        <w:rPr>
          <w:rFonts w:hint="eastAsia"/>
        </w:rPr>
        <w:t>灾难恢复演练场景</w:t>
      </w:r>
    </w:p>
    <w:p w14:paraId="33898954">
      <w:pPr>
        <w:ind w:firstLine="480"/>
      </w:pPr>
      <w:r>
        <w:rPr>
          <w:rFonts w:hint="eastAsia"/>
        </w:rPr>
        <w:t>演练模拟的灾难场景说明如下：</w:t>
      </w:r>
    </w:p>
    <w:p w14:paraId="3E66185C">
      <w:pPr>
        <w:ind w:firstLine="480"/>
      </w:pPr>
      <w:r>
        <w:rPr>
          <w:rFonts w:hint="eastAsia"/>
        </w:rPr>
        <w:t>由于人为、自然或技术原因，发生造成业务系统发生严重故障或瘫痪，使其支持的业务功能停顿或服务水平不可接受、达到特定时间的突发性事件，包括但不局限于机房电源故障及通讯故障、生产中心机房场所损坏、设备或软件故障或损坏、意外或人为操作失误、恐怖袭击、火灾、爆炸等。</w:t>
      </w:r>
    </w:p>
    <w:p w14:paraId="6DC147C7">
      <w:pPr>
        <w:pStyle w:val="5"/>
        <w:numPr>
          <w:ilvl w:val="3"/>
          <w:numId w:val="0"/>
        </w:numPr>
        <w:tabs>
          <w:tab w:val="clear" w:pos="0"/>
        </w:tabs>
      </w:pPr>
      <w:r>
        <w:rPr>
          <w:rFonts w:hint="eastAsia" w:cs="宋体"/>
        </w:rPr>
        <w:t xml:space="preserve">6.9.4.6  </w:t>
      </w:r>
      <w:r>
        <w:rPr>
          <w:rFonts w:hint="eastAsia"/>
        </w:rPr>
        <w:t>演练假设条件</w:t>
      </w:r>
    </w:p>
    <w:p w14:paraId="2AEB8CA3">
      <w:pPr>
        <w:ind w:firstLine="480"/>
      </w:pPr>
      <w:r>
        <w:rPr>
          <w:rFonts w:hint="eastAsia"/>
        </w:rPr>
        <w:t>仅有生产中心数据处理环境或者其关键组件由于非计划性事故或事件造成运行中止和中断，其它所有预先设计的备份中心、恢复场所都没有受到影响。</w:t>
      </w:r>
    </w:p>
    <w:p w14:paraId="297F200F">
      <w:pPr>
        <w:ind w:firstLine="480"/>
      </w:pPr>
      <w:r>
        <w:rPr>
          <w:rFonts w:hint="eastAsia"/>
        </w:rPr>
        <w:t>有足够数量的具备所需技能的人员可以调配进行关键系统和业务的恢复。</w:t>
      </w:r>
    </w:p>
    <w:p w14:paraId="0CFDA6EF">
      <w:pPr>
        <w:ind w:firstLine="480"/>
      </w:pPr>
      <w:r>
        <w:rPr>
          <w:rFonts w:hint="eastAsia"/>
        </w:rPr>
        <w:t>外部组织和机构（例如供应商）恢复期间能够提供合理的合作和响应。</w:t>
      </w:r>
    </w:p>
    <w:p w14:paraId="79F9DD3C">
      <w:pPr>
        <w:pStyle w:val="5"/>
        <w:numPr>
          <w:ilvl w:val="3"/>
          <w:numId w:val="0"/>
        </w:numPr>
        <w:tabs>
          <w:tab w:val="clear" w:pos="0"/>
        </w:tabs>
      </w:pPr>
      <w:r>
        <w:rPr>
          <w:rFonts w:hint="eastAsia" w:cs="宋体"/>
        </w:rPr>
        <w:t xml:space="preserve">6.9.4.7  </w:t>
      </w:r>
      <w:r>
        <w:rPr>
          <w:rFonts w:hint="eastAsia"/>
        </w:rPr>
        <w:t>演练方式</w:t>
      </w:r>
    </w:p>
    <w:p w14:paraId="01A952C4">
      <w:pPr>
        <w:ind w:firstLine="480"/>
      </w:pPr>
      <w:r>
        <w:rPr>
          <w:rFonts w:hint="eastAsia"/>
        </w:rPr>
        <w:t>选取演练方式时，以尽量减少影响生产系统正常运行为前提，根据以点带面原则，验证容灾中心提供灾难备份服务能力。本次灾难恢复演练，在选取演练方式时考虑以下几点：所选演练方式对生产业务的影响尽可能小；可用于演练的时间窗口，选择能够在演练时间窗口内完成的演练方式；在演练验证范围、实施难度、产生影响以及演练效果之间进行平衡。</w:t>
      </w:r>
    </w:p>
    <w:p w14:paraId="57D8E85E">
      <w:pPr>
        <w:ind w:firstLine="480"/>
      </w:pPr>
      <w:r>
        <w:rPr>
          <w:rFonts w:hint="eastAsia"/>
        </w:rPr>
        <w:t>演练可以选择采用真实切换或模拟切换方式进行，两种方式都可以达到对容灾系统有效性进行验证的目的，以下对两种演练方式的对比：</w:t>
      </w:r>
    </w:p>
    <w:p w14:paraId="37573CB6">
      <w:pPr>
        <w:ind w:firstLine="480"/>
      </w:pPr>
      <w:r>
        <w:rPr>
          <w:rFonts w:hint="eastAsia"/>
        </w:rPr>
        <w:t>1.演练覆盖业务范围</w:t>
      </w:r>
    </w:p>
    <w:p w14:paraId="28C0D9E6">
      <w:pPr>
        <w:ind w:firstLine="480"/>
      </w:pPr>
      <w:r>
        <w:rPr>
          <w:rFonts w:hint="eastAsia"/>
        </w:rPr>
        <w:t>不论真实切换还是模拟切换演练，演练的业务范围都将限于容灾中实现备份的业务系统部分，因此两种演练方式所能覆盖的业务范围是一致的。</w:t>
      </w:r>
    </w:p>
    <w:p w14:paraId="097426D9">
      <w:pPr>
        <w:ind w:firstLine="480"/>
      </w:pPr>
      <w:r>
        <w:rPr>
          <w:rFonts w:hint="eastAsia"/>
        </w:rPr>
        <w:t>2.演练的验证效果</w:t>
      </w:r>
    </w:p>
    <w:p w14:paraId="48030196">
      <w:pPr>
        <w:ind w:firstLine="480"/>
      </w:pPr>
      <w:r>
        <w:rPr>
          <w:rFonts w:hint="eastAsia"/>
        </w:rPr>
        <w:t>真实切换演练：直接将生产系统切换至容灾系统，由容灾系统接管生产系统运行，在演练完成后，再将容灾系统回切至生产系统。该方式能够直接验证容灾系统的可用性。</w:t>
      </w:r>
    </w:p>
    <w:p w14:paraId="3660BE85">
      <w:pPr>
        <w:ind w:firstLine="480"/>
      </w:pPr>
      <w:r>
        <w:rPr>
          <w:rFonts w:hint="eastAsia"/>
        </w:rPr>
        <w:t>模拟切换演练：在演练期间不中断生产中心的生产系统运行，采用有效的方式模拟灾难场景，启动容灾系统，业务切换至容灾系统完成演练内容，验证容灾系统的可用性。</w:t>
      </w:r>
    </w:p>
    <w:p w14:paraId="3879C4CA">
      <w:pPr>
        <w:ind w:firstLine="480"/>
      </w:pPr>
      <w:r>
        <w:rPr>
          <w:rFonts w:hint="eastAsia"/>
        </w:rPr>
        <w:t>3.演练对生产的影响</w:t>
      </w:r>
    </w:p>
    <w:p w14:paraId="327F565F">
      <w:pPr>
        <w:ind w:firstLine="480"/>
      </w:pPr>
      <w:r>
        <w:rPr>
          <w:rFonts w:hint="eastAsia"/>
        </w:rPr>
        <w:t>真实切换演练：由于灾难备份系统的业务范围为核心业务，因此切换至容灾系统运行期间必定造成部分业务无法对外提供服务。此外，真实切换必须进行系统的回切（主要是数据环境的回切），回切期间全部业务都将中断对外服务。因此，真实切换演练将会对生产业务造成较大的影响。</w:t>
      </w:r>
    </w:p>
    <w:p w14:paraId="5A213DF2">
      <w:pPr>
        <w:ind w:firstLine="480"/>
      </w:pPr>
      <w:r>
        <w:rPr>
          <w:rFonts w:hint="eastAsia"/>
        </w:rPr>
        <w:t>模拟切换演练：通过一定的技术手段模拟生产中心的灾难，演练过程不会对正常的业务造成影响；并且通过合理选择演练时间，可以将对业务用户的影响降到最低。</w:t>
      </w:r>
    </w:p>
    <w:p w14:paraId="48525909">
      <w:pPr>
        <w:ind w:firstLine="480"/>
      </w:pPr>
      <w:r>
        <w:rPr>
          <w:rFonts w:hint="eastAsia"/>
        </w:rPr>
        <w:t>4.演练实施风险</w:t>
      </w:r>
    </w:p>
    <w:p w14:paraId="1A2E8C3B">
      <w:pPr>
        <w:ind w:firstLine="480"/>
      </w:pPr>
      <w:r>
        <w:rPr>
          <w:rFonts w:hint="eastAsia"/>
        </w:rPr>
        <w:t>真实切换演练：该方式涉及范围广，实施过程复杂，对生产系统影响大，演练方案除了需要验证容灾系统的有效性之外，还要充分考虑过程中可能对生产造成影响以及相关的应急措施。因此，该演练方式实施风险高。</w:t>
      </w:r>
    </w:p>
    <w:p w14:paraId="06C684BC">
      <w:pPr>
        <w:ind w:firstLine="480"/>
      </w:pPr>
      <w:r>
        <w:rPr>
          <w:rFonts w:hint="eastAsia"/>
        </w:rPr>
        <w:t>模拟切换演练：不论发生何种问题，都有回退的空间，并且不会对真实业务造成任何损失。该方式实施风险低。</w:t>
      </w:r>
    </w:p>
    <w:p w14:paraId="08DED6D9">
      <w:pPr>
        <w:ind w:firstLine="480"/>
      </w:pPr>
      <w:r>
        <w:rPr>
          <w:rFonts w:hint="eastAsia"/>
        </w:rPr>
        <w:t>综上所述，综合考虑实际及演练实践，确定采用的演练方式。</w:t>
      </w:r>
    </w:p>
    <w:p w14:paraId="67E4FF4C">
      <w:pPr>
        <w:pStyle w:val="5"/>
        <w:numPr>
          <w:ilvl w:val="3"/>
          <w:numId w:val="0"/>
        </w:numPr>
        <w:tabs>
          <w:tab w:val="clear" w:pos="0"/>
        </w:tabs>
      </w:pPr>
      <w:r>
        <w:rPr>
          <w:rFonts w:hint="eastAsia" w:cs="宋体"/>
        </w:rPr>
        <w:t xml:space="preserve">6.9.4.8  </w:t>
      </w:r>
      <w:r>
        <w:rPr>
          <w:rFonts w:hint="eastAsia"/>
        </w:rPr>
        <w:t>演练信息沟通方式</w:t>
      </w:r>
    </w:p>
    <w:p w14:paraId="5722F6DA">
      <w:pPr>
        <w:ind w:firstLine="480"/>
      </w:pPr>
      <w:r>
        <w:rPr>
          <w:rFonts w:hint="eastAsia"/>
        </w:rPr>
        <w:t>主要参演人员集中在演练场地，信息沟通主要为现场语音交互方式。</w:t>
      </w:r>
    </w:p>
    <w:p w14:paraId="7364E6C7">
      <w:pPr>
        <w:ind w:firstLine="480"/>
      </w:pPr>
      <w:r>
        <w:rPr>
          <w:rFonts w:hint="eastAsia"/>
        </w:rPr>
        <w:t>演练指挥组与</w:t>
      </w:r>
      <w:r>
        <w:t>IT</w:t>
      </w:r>
      <w:r>
        <w:rPr>
          <w:rFonts w:hint="eastAsia"/>
        </w:rPr>
        <w:t>恢复组间操作指令、任务调度以及执行状态反馈主要基于灾难恢复管理平台的演练管理功能。</w:t>
      </w:r>
    </w:p>
    <w:p w14:paraId="00F65B7B">
      <w:pPr>
        <w:ind w:firstLine="480"/>
      </w:pPr>
      <w:r>
        <w:rPr>
          <w:rFonts w:hint="eastAsia"/>
        </w:rPr>
        <w:t>业务验证组工作可能在演练场地外实施，其通过现场工作接口人接受指挥组演练指令并汇报验证状态及结果，建议采用电话会议，辅以移动电话。</w:t>
      </w:r>
    </w:p>
    <w:p w14:paraId="0620227A">
      <w:pPr>
        <w:pStyle w:val="5"/>
        <w:numPr>
          <w:ilvl w:val="3"/>
          <w:numId w:val="0"/>
        </w:numPr>
        <w:tabs>
          <w:tab w:val="clear" w:pos="0"/>
        </w:tabs>
      </w:pPr>
      <w:r>
        <w:rPr>
          <w:rFonts w:hint="eastAsia" w:cs="宋体"/>
        </w:rPr>
        <w:t xml:space="preserve">6.9.4.9  </w:t>
      </w:r>
      <w:r>
        <w:rPr>
          <w:rFonts w:hint="eastAsia"/>
        </w:rPr>
        <w:t>演练准备工作</w:t>
      </w:r>
    </w:p>
    <w:p w14:paraId="19D75CEB">
      <w:pPr>
        <w:ind w:firstLine="480"/>
      </w:pPr>
      <w:r>
        <w:rPr>
          <w:rFonts w:hint="eastAsia"/>
        </w:rPr>
        <w:t>1.业务验证准备</w:t>
      </w:r>
    </w:p>
    <w:p w14:paraId="761463FD">
      <w:pPr>
        <w:ind w:firstLine="480"/>
      </w:pPr>
      <w:r>
        <w:rPr>
          <w:rFonts w:hint="eastAsia"/>
        </w:rPr>
        <w:t>由灾备项目管理方负责全面协调参演的相关业务部门用户进行业务验证相关的准备工作，灾备咨询商人员负责协助跟踪和审核业务准备情况，并提出改进建议。业务准备工作内容如下：</w:t>
      </w:r>
    </w:p>
    <w:p w14:paraId="074CDFD3">
      <w:pPr>
        <w:ind w:firstLine="480"/>
      </w:pPr>
      <w:r>
        <w:rPr>
          <w:rFonts w:hint="eastAsia"/>
        </w:rPr>
        <w:t>与业务部门系统用户确定各业务域需要验证的业务功能范围；</w:t>
      </w:r>
    </w:p>
    <w:p w14:paraId="2B335188">
      <w:pPr>
        <w:ind w:firstLine="480"/>
      </w:pPr>
      <w:r>
        <w:rPr>
          <w:rFonts w:hint="eastAsia"/>
        </w:rPr>
        <w:t>确定各业务功能的验证方式和需要准备的演练数据；</w:t>
      </w:r>
    </w:p>
    <w:p w14:paraId="6ACBAADE">
      <w:pPr>
        <w:ind w:firstLine="480"/>
      </w:pPr>
      <w:r>
        <w:rPr>
          <w:rFonts w:hint="eastAsia"/>
        </w:rPr>
        <w:t>开发编制业务验证测试用例；</w:t>
      </w:r>
    </w:p>
    <w:p w14:paraId="2266E609">
      <w:pPr>
        <w:ind w:firstLine="480"/>
      </w:pPr>
      <w:r>
        <w:rPr>
          <w:rFonts w:hint="eastAsia"/>
        </w:rPr>
        <w:t>准备业务测试反馈表格。</w:t>
      </w:r>
    </w:p>
    <w:p w14:paraId="6093A396">
      <w:pPr>
        <w:ind w:firstLine="480"/>
      </w:pPr>
      <w:r>
        <w:rPr>
          <w:rFonts w:hint="eastAsia"/>
        </w:rPr>
        <w:t>2.场地资源准备</w:t>
      </w:r>
    </w:p>
    <w:p w14:paraId="1AF793CD">
      <w:pPr>
        <w:ind w:firstLine="480"/>
      </w:pPr>
      <w:r>
        <w:rPr>
          <w:rFonts w:hint="eastAsia"/>
        </w:rPr>
        <w:t>演练场地需配备投影仪、电话等设备，演练实施执行人员的操作工位应具有必要的网络连接和桌面客户端环境支持。</w:t>
      </w:r>
    </w:p>
    <w:p w14:paraId="26EDDEF0">
      <w:pPr>
        <w:ind w:firstLine="480"/>
      </w:pPr>
      <w:r>
        <w:rPr>
          <w:rFonts w:hint="eastAsia"/>
        </w:rPr>
        <w:t>业务验证小组工作场地所在会议室应具有较好的内部办公网络及互联网接入条件，其终端桌面操作环境应支持相应的业务测试操作。</w:t>
      </w:r>
    </w:p>
    <w:p w14:paraId="0E8E7143">
      <w:pPr>
        <w:ind w:firstLine="480"/>
      </w:pPr>
      <w:r>
        <w:rPr>
          <w:rFonts w:hint="eastAsia"/>
        </w:rPr>
        <w:t>演练场地需要保持干净、整洁。</w:t>
      </w:r>
    </w:p>
    <w:p w14:paraId="099BC32D">
      <w:pPr>
        <w:pStyle w:val="5"/>
        <w:numPr>
          <w:ilvl w:val="3"/>
          <w:numId w:val="0"/>
        </w:numPr>
        <w:tabs>
          <w:tab w:val="clear" w:pos="0"/>
        </w:tabs>
      </w:pPr>
      <w:r>
        <w:rPr>
          <w:rFonts w:hint="eastAsia" w:cs="宋体"/>
        </w:rPr>
        <w:t xml:space="preserve">6.9.4.10  </w:t>
      </w:r>
      <w:r>
        <w:rPr>
          <w:rFonts w:hint="eastAsia"/>
        </w:rPr>
        <w:t>演练风险分析</w:t>
      </w:r>
    </w:p>
    <w:p w14:paraId="379B52CA">
      <w:pPr>
        <w:ind w:firstLine="480"/>
      </w:pPr>
      <w:r>
        <w:rPr>
          <w:rFonts w:hint="eastAsia"/>
        </w:rPr>
        <w:t>本次灾备演练将模拟生产中心灾难发生时在灾备中心进行系统和业务恢复的全过程。本次演练采用模拟演练方式，在数据复制分离后基于灾备中心的灾备数据和平台系统资源独立的开展业务系统的恢复，不做业务终端的接入网络切换，受控的演练业务终端直接访问灾备系统实现仿真的业务处理过程，来验证灾备系统可用性及灾难恢复流程的可操作性。该过程不中断生产系统运行，基本不影响生产系统的日常业务处理，演练业务风险较低。不过这个时间段内，生产数据无法同步到灾备中心，暂时失去容灾保护，因此该模拟演练的时间必须是受限的。</w:t>
      </w:r>
    </w:p>
    <w:p w14:paraId="5CC3E71F">
      <w:pPr>
        <w:ind w:firstLine="480"/>
      </w:pPr>
      <w:r>
        <w:rPr>
          <w:rFonts w:hint="eastAsia"/>
        </w:rPr>
        <w:t>另外，灾备架构方案中采用了应用虚拟机复制解决方案，灾备端虚拟机恢复启动时由于少量携带生产环境系统配置的应用进程自动启动，未及时做应用参数配置调整重启，或者应用系统参数修改不完整，可能发生灾备应用通过生产灾备互联网络直接访问生产中心业务应用，造成可能污染生产数据的业务风险。该问题在灾备系统测试阶段，通过系统恢复测试过程已梳理编织出完整的应用配置调整方案落实在应用恢复手册中，另外生产灾备中心间的网络防火墙已完成必要的安全策略来阻塞未授权的灾备主机对生产系统的网络访问请求，该风险技术层面已完全可控。</w:t>
      </w:r>
    </w:p>
    <w:p w14:paraId="62868500">
      <w:pPr>
        <w:pStyle w:val="5"/>
        <w:numPr>
          <w:ilvl w:val="3"/>
          <w:numId w:val="0"/>
        </w:numPr>
        <w:tabs>
          <w:tab w:val="clear" w:pos="0"/>
        </w:tabs>
      </w:pPr>
      <w:r>
        <w:rPr>
          <w:rFonts w:hint="eastAsia" w:cs="宋体"/>
        </w:rPr>
        <w:t xml:space="preserve">6.9.4.11  </w:t>
      </w:r>
      <w:r>
        <w:rPr>
          <w:rFonts w:hint="eastAsia"/>
        </w:rPr>
        <w:t>演练方案技术要点说明</w:t>
      </w:r>
    </w:p>
    <w:p w14:paraId="5DA92AB0">
      <w:pPr>
        <w:ind w:firstLine="480"/>
      </w:pPr>
      <w:r>
        <w:rPr>
          <w:rFonts w:hint="eastAsia"/>
        </w:rPr>
        <w:t>分离生产灾备中心间应用系统的灾备数据复制，恢复业务数据，依托灾备中心平台资源做应用系统恢复；灾备应用与生产环境隔离，不中断生产运行，正常工作时段实施。</w:t>
      </w:r>
    </w:p>
    <w:p w14:paraId="3DD78C09">
      <w:pPr>
        <w:ind w:firstLine="480"/>
      </w:pPr>
      <w:r>
        <w:rPr>
          <w:rFonts w:hint="eastAsia"/>
        </w:rPr>
        <w:t>业务应用恢复中，需实施应用系统配置参数修改以匹配灾备环境</w:t>
      </w:r>
      <w:r>
        <w:t>IP</w:t>
      </w:r>
      <w:r>
        <w:rPr>
          <w:rFonts w:hint="eastAsia"/>
        </w:rPr>
        <w:t>地址变化。</w:t>
      </w:r>
    </w:p>
    <w:p w14:paraId="112416E7">
      <w:pPr>
        <w:ind w:firstLine="480"/>
      </w:pPr>
      <w:r>
        <w:rPr>
          <w:rFonts w:hint="eastAsia"/>
        </w:rPr>
        <w:t>灾难恢复演练主要由数据恢复、应用恢复及业务验证三阶段组成，</w:t>
      </w:r>
      <w:r>
        <w:t>IT</w:t>
      </w:r>
      <w:r>
        <w:rPr>
          <w:rFonts w:hint="eastAsia"/>
        </w:rPr>
        <w:t>基础架构团队担负数据和系统平台资源恢复，业务运维团队担负应用恢复，业务部门用户（或业务运维团队）担负业务验证。</w:t>
      </w:r>
    </w:p>
    <w:p w14:paraId="308F6965">
      <w:pPr>
        <w:ind w:firstLine="480"/>
      </w:pPr>
      <w:r>
        <w:rPr>
          <w:rFonts w:hint="eastAsia"/>
        </w:rPr>
        <w:t>使用仿真业务操作的模拟数据及测试用例做业务验证，演练完毕数据丢弃，不用反向追补到生产系统。</w:t>
      </w:r>
    </w:p>
    <w:p w14:paraId="08CB1A7E">
      <w:pPr>
        <w:ind w:firstLine="480"/>
      </w:pPr>
      <w:r>
        <w:rPr>
          <w:rFonts w:hint="eastAsia"/>
        </w:rPr>
        <w:t>演练业务应用终端手工配置灾备中心</w:t>
      </w:r>
      <w:r>
        <w:t>DNS</w:t>
      </w:r>
      <w:r>
        <w:rPr>
          <w:rFonts w:hint="eastAsia"/>
        </w:rPr>
        <w:t>服务器地址，开通网络访问权限，基于智能解析设备访问灾备中心主机（或本地</w:t>
      </w:r>
      <w:r>
        <w:t>hosts</w:t>
      </w:r>
      <w:r>
        <w:rPr>
          <w:rFonts w:hint="eastAsia"/>
        </w:rPr>
        <w:t>文件解析或</w:t>
      </w:r>
      <w:r>
        <w:t>IP</w:t>
      </w:r>
      <w:r>
        <w:rPr>
          <w:rFonts w:hint="eastAsia"/>
        </w:rPr>
        <w:t>方式直接访问灾备中心应用系统）。</w:t>
      </w:r>
    </w:p>
    <w:p w14:paraId="72C3FC3B">
      <w:pPr>
        <w:ind w:firstLine="480"/>
      </w:pPr>
      <w:r>
        <w:rPr>
          <w:rFonts w:hint="eastAsia"/>
        </w:rPr>
        <w:t>该模拟切换演练不做基于</w:t>
      </w:r>
      <w:r>
        <w:t>DNS</w:t>
      </w:r>
      <w:r>
        <w:rPr>
          <w:rFonts w:hint="eastAsia"/>
        </w:rPr>
        <w:t>的网络切换。</w:t>
      </w:r>
    </w:p>
    <w:p w14:paraId="63B066EE">
      <w:pPr>
        <w:ind w:firstLine="480"/>
      </w:pPr>
      <w:r>
        <w:rPr>
          <w:rFonts w:hint="eastAsia"/>
        </w:rPr>
        <w:t>被演练的相关业务系统按照预先设置顺序依次实施灾备恢复演练。</w:t>
      </w:r>
    </w:p>
    <w:p w14:paraId="0169B047">
      <w:pPr>
        <w:ind w:firstLine="480"/>
      </w:pPr>
    </w:p>
    <w:bookmarkEnd w:id="252"/>
    <w:bookmarkEnd w:id="253"/>
    <w:bookmarkEnd w:id="254"/>
    <w:p w14:paraId="4E9C31EA">
      <w:pPr>
        <w:ind w:firstLine="0" w:firstLineChars="0"/>
      </w:pPr>
    </w:p>
    <w:p w14:paraId="5933B899">
      <w:pPr>
        <w:ind w:firstLine="0" w:firstLineChars="0"/>
        <w:sectPr>
          <w:pgSz w:w="11906" w:h="16838"/>
          <w:pgMar w:top="1440" w:right="1800" w:bottom="1440" w:left="1800" w:header="851" w:footer="992" w:gutter="0"/>
          <w:cols w:space="425" w:num="1"/>
          <w:docGrid w:type="lines" w:linePitch="312" w:charSpace="0"/>
        </w:sectPr>
      </w:pPr>
    </w:p>
    <w:p w14:paraId="303D9BAD">
      <w:pPr>
        <w:pStyle w:val="3"/>
        <w:numPr>
          <w:ilvl w:val="1"/>
          <w:numId w:val="0"/>
        </w:numPr>
      </w:pPr>
      <w:bookmarkStart w:id="312" w:name="_Toc23663"/>
      <w:r>
        <w:rPr>
          <w:rFonts w:hint="eastAsia" w:ascii="Times New Roman" w:hAnsi="Times New Roman" w:cs="宋体"/>
        </w:rPr>
        <w:t xml:space="preserve">6.10  </w:t>
      </w:r>
      <w:r>
        <w:rPr>
          <w:rFonts w:hint="eastAsia"/>
        </w:rPr>
        <w:t>网络系统建设</w:t>
      </w:r>
      <w:bookmarkEnd w:id="312"/>
    </w:p>
    <w:p w14:paraId="468A0A5F">
      <w:pPr>
        <w:ind w:firstLine="0" w:firstLineChars="0"/>
        <w:jc w:val="center"/>
      </w:pPr>
      <w:r>
        <w:rPr>
          <w:rFonts w:hint="eastAsia"/>
        </w:rPr>
        <w:drawing>
          <wp:inline distT="0" distB="0" distL="114300" distR="114300">
            <wp:extent cx="5265420" cy="4477385"/>
            <wp:effectExtent l="0" t="0" r="1905" b="8890"/>
            <wp:docPr id="42" name="图片 42" descr="ad6ae0651e79b1f3dbeab931f5d39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d6ae0651e79b1f3dbeab931f5d39a3"/>
                    <pic:cNvPicPr>
                      <a:picLocks noChangeAspect="1"/>
                    </pic:cNvPicPr>
                  </pic:nvPicPr>
                  <pic:blipFill>
                    <a:blip r:embed="rId480"/>
                    <a:srcRect t="8262"/>
                    <a:stretch>
                      <a:fillRect/>
                    </a:stretch>
                  </pic:blipFill>
                  <pic:spPr>
                    <a:xfrm>
                      <a:off x="0" y="0"/>
                      <a:ext cx="5265420" cy="4477385"/>
                    </a:xfrm>
                    <a:prstGeom prst="rect">
                      <a:avLst/>
                    </a:prstGeom>
                  </pic:spPr>
                </pic:pic>
              </a:graphicData>
            </a:graphic>
          </wp:inline>
        </w:drawing>
      </w:r>
    </w:p>
    <w:p w14:paraId="38BCC623">
      <w:pPr>
        <w:ind w:firstLine="480"/>
      </w:pPr>
      <w:r>
        <w:rPr>
          <w:rFonts w:hint="eastAsia"/>
        </w:rPr>
        <w:t>国资监管云平台是上海市国资委各类业务应用运行的专有独享云服务平台，是市国资委与所属企业间信息交换、资源共享、互联互通的重要渠道。包括国资监管云平台虚拟机资源租赁、国资监管云平台运行数据监控服务等。</w:t>
      </w:r>
    </w:p>
    <w:p w14:paraId="3D0A0E92">
      <w:pPr>
        <w:ind w:firstLine="480"/>
      </w:pPr>
      <w:r>
        <w:rPr>
          <w:rFonts w:hint="eastAsia"/>
        </w:rPr>
        <w:t>当前，国资监管云平台虚拟机资源所需总量约为1426核，2996GB内存，135T存储，云备份空间90T。为云主机提供20M/台高速、稳定的EIP网络互通服务，共计约2.2GB内网通道带宽；各分区网络之间通过VPC隔离对潜在威胁进行防护；同时骨干网络带宽支持灵活扩展，用以适应不断变化的业务需求。</w:t>
      </w:r>
    </w:p>
    <w:p w14:paraId="45DDD96B">
      <w:pPr>
        <w:ind w:firstLine="480"/>
      </w:pPr>
      <w:r>
        <w:rPr>
          <w:rFonts w:hint="eastAsia"/>
        </w:rPr>
        <w:t>同时，在上海国资委安全总体框架设计中，以国家网络安全政策法规和标准规范、安全管理为支撑，以安全基础资源为基础，以云平台安全、数据安全、网络安全、边界安全、终端安全为中间层，提供对应用安全的防护。以安全运营为统筹，建立上海国资委网络安全技术防护系，建设综合防御体系。</w:t>
      </w:r>
    </w:p>
    <w:p w14:paraId="6AEACAAA">
      <w:pPr>
        <w:pStyle w:val="3"/>
        <w:numPr>
          <w:ilvl w:val="1"/>
          <w:numId w:val="0"/>
        </w:numPr>
      </w:pPr>
      <w:bookmarkStart w:id="313" w:name="_Toc17463"/>
      <w:r>
        <w:rPr>
          <w:rFonts w:hint="eastAsia" w:ascii="Times New Roman" w:hAnsi="Times New Roman" w:cs="宋体"/>
        </w:rPr>
        <w:t xml:space="preserve">6.11  </w:t>
      </w:r>
      <w:r>
        <w:rPr>
          <w:rFonts w:hint="eastAsia"/>
        </w:rPr>
        <w:t>系统配置及软硬件选型分析</w:t>
      </w:r>
      <w:bookmarkEnd w:id="313"/>
    </w:p>
    <w:p w14:paraId="4C6DD212">
      <w:pPr>
        <w:ind w:firstLine="480"/>
      </w:pPr>
      <w:r>
        <w:rPr>
          <w:rFonts w:hint="eastAsia"/>
        </w:rPr>
        <w:t>不涉及。</w:t>
      </w:r>
    </w:p>
    <w:p w14:paraId="2C20CF30">
      <w:pPr>
        <w:pStyle w:val="3"/>
        <w:numPr>
          <w:ilvl w:val="1"/>
          <w:numId w:val="0"/>
        </w:numPr>
      </w:pPr>
      <w:bookmarkStart w:id="314" w:name="_Toc19864"/>
      <w:r>
        <w:rPr>
          <w:rFonts w:hint="eastAsia" w:ascii="Times New Roman" w:hAnsi="Times New Roman" w:cs="宋体"/>
        </w:rPr>
        <w:t xml:space="preserve">6.12  </w:t>
      </w:r>
      <w:r>
        <w:rPr>
          <w:rFonts w:hint="eastAsia"/>
        </w:rPr>
        <w:t>系统软硬件配置清单</w:t>
      </w:r>
      <w:bookmarkEnd w:id="314"/>
    </w:p>
    <w:p w14:paraId="01B92554">
      <w:pPr>
        <w:ind w:firstLine="480"/>
      </w:pPr>
      <w:r>
        <w:rPr>
          <w:rFonts w:hint="eastAsia"/>
        </w:rPr>
        <w:t>不涉及。</w:t>
      </w:r>
    </w:p>
    <w:p w14:paraId="36D9C688">
      <w:pPr>
        <w:pStyle w:val="3"/>
        <w:numPr>
          <w:ilvl w:val="1"/>
          <w:numId w:val="0"/>
        </w:numPr>
      </w:pPr>
      <w:bookmarkStart w:id="315" w:name="_Toc14969"/>
      <w:r>
        <w:rPr>
          <w:rFonts w:hint="eastAsia" w:ascii="Times New Roman" w:hAnsi="Times New Roman" w:cs="宋体"/>
        </w:rPr>
        <w:t xml:space="preserve">6.13  </w:t>
      </w:r>
      <w:r>
        <w:rPr>
          <w:rFonts w:hint="eastAsia"/>
        </w:rPr>
        <w:t>系统软硬件物理部署方案</w:t>
      </w:r>
      <w:bookmarkEnd w:id="315"/>
    </w:p>
    <w:p w14:paraId="5BA22008">
      <w:pPr>
        <w:ind w:firstLine="480"/>
      </w:pPr>
      <w:r>
        <w:rPr>
          <w:rFonts w:hint="eastAsia"/>
        </w:rPr>
        <w:t>不涉及。</w:t>
      </w:r>
    </w:p>
    <w:p w14:paraId="75B3AE77">
      <w:pPr>
        <w:pStyle w:val="3"/>
        <w:numPr>
          <w:ilvl w:val="1"/>
          <w:numId w:val="0"/>
        </w:numPr>
      </w:pPr>
      <w:bookmarkStart w:id="316" w:name="_Toc14136"/>
      <w:r>
        <w:rPr>
          <w:rFonts w:hint="eastAsia" w:ascii="Times New Roman" w:hAnsi="Times New Roman" w:cs="宋体"/>
        </w:rPr>
        <w:t xml:space="preserve">6.14  </w:t>
      </w:r>
      <w:r>
        <w:rPr>
          <w:rFonts w:hint="eastAsia"/>
        </w:rPr>
        <w:t>机房及配套工程设计</w:t>
      </w:r>
      <w:bookmarkEnd w:id="316"/>
    </w:p>
    <w:p w14:paraId="09390A16">
      <w:pPr>
        <w:pStyle w:val="4"/>
        <w:numPr>
          <w:ilvl w:val="2"/>
          <w:numId w:val="0"/>
        </w:numPr>
      </w:pPr>
      <w:bookmarkStart w:id="317" w:name="_Toc7046"/>
      <w:r>
        <w:rPr>
          <w:rFonts w:hint="eastAsia" w:ascii="Times New Roman" w:hAnsi="Times New Roman" w:cs="宋体"/>
        </w:rPr>
        <w:t xml:space="preserve">6.14.1  </w:t>
      </w:r>
      <w:r>
        <w:rPr>
          <w:rFonts w:hint="eastAsia"/>
        </w:rPr>
        <w:t>机机房布置图</w:t>
      </w:r>
      <w:bookmarkEnd w:id="317"/>
    </w:p>
    <w:p w14:paraId="6C44B565">
      <w:pPr>
        <w:pStyle w:val="25"/>
      </w:pPr>
      <w:r>
        <w:drawing>
          <wp:inline distT="0" distB="0" distL="114300" distR="114300">
            <wp:extent cx="5264150" cy="2546985"/>
            <wp:effectExtent l="0" t="0" r="0" b="5715"/>
            <wp:docPr id="6" name="图片 6"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4"/>
                    <pic:cNvPicPr>
                      <a:picLocks noChangeAspect="1"/>
                    </pic:cNvPicPr>
                  </pic:nvPicPr>
                  <pic:blipFill>
                    <a:blip r:embed="rId486"/>
                    <a:stretch>
                      <a:fillRect/>
                    </a:stretch>
                  </pic:blipFill>
                  <pic:spPr>
                    <a:xfrm>
                      <a:off x="0" y="0"/>
                      <a:ext cx="5264150" cy="2546985"/>
                    </a:xfrm>
                    <a:prstGeom prst="rect">
                      <a:avLst/>
                    </a:prstGeom>
                  </pic:spPr>
                </pic:pic>
              </a:graphicData>
            </a:graphic>
          </wp:inline>
        </w:drawing>
      </w:r>
    </w:p>
    <w:p w14:paraId="22EFE7DE">
      <w:pPr>
        <w:ind w:firstLine="480"/>
      </w:pPr>
      <w:r>
        <w:rPr>
          <w:rFonts w:hint="eastAsia"/>
        </w:rPr>
        <w:t>国资委本次共租赁16个机柜，位于宝山机房M排13号至20号，L排13号至20号，连续分布，且机柜之间易于线路互联。每个机柜为标准42U服务器机柜，宽度≥600mm，深度≥1100mm，高度≥2000mm。国资委机柜面积共计22.08㎡ 。</w:t>
      </w:r>
    </w:p>
    <w:p w14:paraId="689EF302">
      <w:pPr>
        <w:ind w:firstLine="480"/>
      </w:pPr>
      <w:r>
        <w:rPr>
          <w:rFonts w:hint="eastAsia"/>
        </w:rPr>
        <w:t>数据中心提供机柜层板，每个机柜可提供至少两个层板，机柜采用上走线方式，上端提供桥架，允许机柜之间网线、光纤互联；每个机柜提供2个18位国标PDU插座，同时需满足用户设备接电需求，且支持机柜内PDU等强电线路改造，在机柜前端和后端应预留足够空间，便于后期设备维护。租赁机柜配备10A标准电量，用电量计费方式应科学有效。</w:t>
      </w:r>
    </w:p>
    <w:p w14:paraId="34DD78E1">
      <w:pPr>
        <w:pStyle w:val="4"/>
        <w:numPr>
          <w:ilvl w:val="2"/>
          <w:numId w:val="0"/>
        </w:numPr>
      </w:pPr>
      <w:bookmarkStart w:id="318" w:name="_Toc12522"/>
      <w:r>
        <w:rPr>
          <w:rFonts w:hint="eastAsia" w:ascii="Times New Roman" w:hAnsi="Times New Roman" w:cs="宋体"/>
        </w:rPr>
        <w:t xml:space="preserve">6.14.2  </w:t>
      </w:r>
      <w:r>
        <w:rPr>
          <w:rFonts w:hint="eastAsia"/>
        </w:rPr>
        <w:t>机房建设要求</w:t>
      </w:r>
      <w:bookmarkEnd w:id="318"/>
    </w:p>
    <w:p w14:paraId="2F7331D2">
      <w:pPr>
        <w:ind w:firstLine="482"/>
        <w:rPr>
          <w:b/>
          <w:bCs/>
        </w:rPr>
      </w:pPr>
      <w:r>
        <w:rPr>
          <w:rFonts w:hint="eastAsia"/>
          <w:b/>
          <w:bCs/>
        </w:rPr>
        <w:t>1、网络方面：</w:t>
      </w:r>
    </w:p>
    <w:p w14:paraId="714B1635">
      <w:pPr>
        <w:ind w:firstLine="480"/>
      </w:pPr>
      <w:r>
        <w:rPr>
          <w:rFonts w:hint="eastAsia"/>
        </w:rPr>
        <w:t>（1）机房保障所提供的网络资源可用性≥99.9%；</w:t>
      </w:r>
    </w:p>
    <w:p w14:paraId="689FF60C">
      <w:pPr>
        <w:ind w:firstLine="480"/>
      </w:pPr>
      <w:r>
        <w:rPr>
          <w:rFonts w:hint="eastAsia"/>
        </w:rPr>
        <w:t>（2）机房具有独立的BGP自治域，机房与中国电信、中国联通和中国移动三大基础运营商通过BGP等协议进行互连。</w:t>
      </w:r>
    </w:p>
    <w:p w14:paraId="5BAF21DE">
      <w:pPr>
        <w:ind w:firstLine="482"/>
        <w:rPr>
          <w:b/>
          <w:bCs/>
        </w:rPr>
      </w:pPr>
      <w:r>
        <w:rPr>
          <w:rFonts w:hint="eastAsia"/>
          <w:b/>
          <w:bCs/>
        </w:rPr>
        <w:t>2、电力方面：</w:t>
      </w:r>
    </w:p>
    <w:p w14:paraId="68B336FC">
      <w:pPr>
        <w:ind w:firstLine="480"/>
      </w:pPr>
      <w:r>
        <w:rPr>
          <w:rFonts w:hint="eastAsia"/>
        </w:rPr>
        <w:t>（1）机房具备双路市电接入，机房电力应提供双路完全冗余（体现互为备份）一类市电供应，可互为切换。</w:t>
      </w:r>
    </w:p>
    <w:p w14:paraId="3E514C9F">
      <w:pPr>
        <w:ind w:firstLine="480"/>
      </w:pPr>
      <w:r>
        <w:rPr>
          <w:rFonts w:hint="eastAsia"/>
        </w:rPr>
        <w:t>（2）机柜供电单柜功率不超过5kw，并有一定冗余。</w:t>
      </w:r>
    </w:p>
    <w:p w14:paraId="4FF538E4">
      <w:pPr>
        <w:ind w:firstLine="480"/>
      </w:pPr>
      <w:r>
        <w:rPr>
          <w:rFonts w:hint="eastAsia"/>
        </w:rPr>
        <w:t>（3）柴油发电机N+1配置，柴油满载时间大于等于20小时，拥有第三方供油协议，可在4小时内补给供油。</w:t>
      </w:r>
    </w:p>
    <w:p w14:paraId="0D946776">
      <w:pPr>
        <w:ind w:firstLine="480"/>
      </w:pPr>
      <w:r>
        <w:rPr>
          <w:rFonts w:hint="eastAsia"/>
        </w:rPr>
        <w:t>（4）市电中断后，自动转换柴油发电机供电，自动转换时间＜10分钟；</w:t>
      </w:r>
    </w:p>
    <w:p w14:paraId="1151CB2C">
      <w:pPr>
        <w:ind w:firstLine="480"/>
      </w:pPr>
      <w:r>
        <w:rPr>
          <w:rFonts w:hint="eastAsia"/>
        </w:rPr>
        <w:t>（5）UPS为N+1冗余配置，满载电池后备时间≥15分钟；</w:t>
      </w:r>
    </w:p>
    <w:p w14:paraId="09EC1E65">
      <w:pPr>
        <w:ind w:firstLine="480"/>
      </w:pPr>
      <w:r>
        <w:rPr>
          <w:rFonts w:hint="eastAsia"/>
        </w:rPr>
        <w:t>（6）全年供电系统可用性承诺≥99.99%；</w:t>
      </w:r>
    </w:p>
    <w:p w14:paraId="4256C023">
      <w:pPr>
        <w:ind w:firstLine="480"/>
      </w:pPr>
      <w:r>
        <w:rPr>
          <w:rFonts w:hint="eastAsia"/>
        </w:rPr>
        <w:t>（7）具备完备的市电停电应急处理流程（EOP）。</w:t>
      </w:r>
    </w:p>
    <w:p w14:paraId="1515E871">
      <w:pPr>
        <w:ind w:firstLine="482"/>
        <w:rPr>
          <w:b/>
          <w:bCs/>
        </w:rPr>
      </w:pPr>
      <w:r>
        <w:rPr>
          <w:rFonts w:hint="eastAsia"/>
          <w:b/>
          <w:bCs/>
        </w:rPr>
        <w:t>3、制冷方面：</w:t>
      </w:r>
    </w:p>
    <w:p w14:paraId="0482F5D8">
      <w:pPr>
        <w:ind w:firstLine="480"/>
      </w:pPr>
      <w:r>
        <w:rPr>
          <w:rFonts w:hint="eastAsia"/>
        </w:rPr>
        <w:t>（1）精密空调系统架构不低于N+1冗余设计；</w:t>
      </w:r>
    </w:p>
    <w:p w14:paraId="2F1E1B30">
      <w:pPr>
        <w:ind w:firstLine="480"/>
      </w:pPr>
      <w:r>
        <w:rPr>
          <w:rFonts w:hint="eastAsia"/>
        </w:rPr>
        <w:t>（2）机房提供恒温恒湿环境，温度控制20~25℃，湿度控制40~55%；</w:t>
      </w:r>
    </w:p>
    <w:p w14:paraId="3105D15C">
      <w:pPr>
        <w:ind w:firstLine="480"/>
      </w:pPr>
      <w:r>
        <w:rPr>
          <w:rFonts w:hint="eastAsia"/>
        </w:rPr>
        <w:t>（3）机房的气流组织设计合理，冷热通道应隔离，以保证制冷效率；</w:t>
      </w:r>
    </w:p>
    <w:p w14:paraId="473D96DB">
      <w:pPr>
        <w:ind w:firstLine="480"/>
      </w:pPr>
      <w:r>
        <w:rPr>
          <w:rFonts w:hint="eastAsia"/>
        </w:rPr>
        <w:t>（4）机房配置水冷空调的，须配备蓄冷罐的，保证水冷机组故障时后备制冷时间大于15分钟。</w:t>
      </w:r>
    </w:p>
    <w:p w14:paraId="20D120A2">
      <w:pPr>
        <w:ind w:firstLine="482"/>
        <w:rPr>
          <w:b/>
          <w:bCs/>
        </w:rPr>
      </w:pPr>
      <w:r>
        <w:rPr>
          <w:rFonts w:hint="eastAsia"/>
          <w:b/>
          <w:bCs/>
        </w:rPr>
        <w:t>4、安防方面：</w:t>
      </w:r>
    </w:p>
    <w:p w14:paraId="11DDAEDC">
      <w:pPr>
        <w:ind w:firstLine="480"/>
      </w:pPr>
      <w:r>
        <w:rPr>
          <w:rFonts w:hint="eastAsia"/>
        </w:rPr>
        <w:t>（1）机房配置完善的安保管理系统，严格控制授权访问；</w:t>
      </w:r>
    </w:p>
    <w:p w14:paraId="0089F6C2">
      <w:pPr>
        <w:ind w:firstLine="480"/>
      </w:pPr>
      <w:r>
        <w:rPr>
          <w:rFonts w:hint="eastAsia"/>
        </w:rPr>
        <w:t>（2）机房拥有多重门禁系统，进出记录保存时间＞6个月；</w:t>
      </w:r>
    </w:p>
    <w:p w14:paraId="47CC12DE">
      <w:pPr>
        <w:ind w:firstLine="480"/>
      </w:pPr>
      <w:r>
        <w:rPr>
          <w:rFonts w:hint="eastAsia"/>
        </w:rPr>
        <w:t>（3）机房采用封闭式管理，机房通道及机房内安装360°无死角，7*24*365监控体系，监控录像保存时间＞6个月；</w:t>
      </w:r>
    </w:p>
    <w:p w14:paraId="7AFCB6CC">
      <w:pPr>
        <w:ind w:firstLine="480"/>
      </w:pPr>
      <w:r>
        <w:rPr>
          <w:rFonts w:hint="eastAsia"/>
        </w:rPr>
        <w:t>（4）机房及配电室配备烟感、温感等报警系统；</w:t>
      </w:r>
    </w:p>
    <w:p w14:paraId="4BFDA7D8">
      <w:pPr>
        <w:ind w:firstLine="480"/>
      </w:pPr>
      <w:r>
        <w:rPr>
          <w:rFonts w:hint="eastAsia"/>
        </w:rPr>
        <w:t>（5）机房配备手持灭火器和智能气体消防灭火系统，使用的消防气体不应对IT电子类设备造成污渍或损害。</w:t>
      </w:r>
    </w:p>
    <w:p w14:paraId="5D1CED7F">
      <w:pPr>
        <w:ind w:firstLine="482"/>
        <w:rPr>
          <w:b/>
          <w:bCs/>
        </w:rPr>
      </w:pPr>
      <w:r>
        <w:rPr>
          <w:rFonts w:hint="eastAsia"/>
          <w:b/>
          <w:bCs/>
        </w:rPr>
        <w:t>5、运维监控方面：</w:t>
      </w:r>
    </w:p>
    <w:p w14:paraId="39D00DC9">
      <w:pPr>
        <w:ind w:firstLine="480"/>
      </w:pPr>
      <w:r>
        <w:rPr>
          <w:rFonts w:hint="eastAsia"/>
        </w:rPr>
        <w:t>数据中心配备完善的7*24小时运维监控系统，可以监控整体设施的运行情况：各机房的温、湿度、电力供应、空调运转情况、漏水情况等，第一时间发现供电、空调等机房环境的缺陷，并以电话、短信、邮件等通讯方式及时报警，保障机房环境正常、稳定（监控数据存储6个月以上）。</w:t>
      </w:r>
    </w:p>
    <w:p w14:paraId="7DAD9A07">
      <w:pPr>
        <w:ind w:firstLine="482"/>
        <w:rPr>
          <w:b/>
          <w:bCs/>
        </w:rPr>
      </w:pPr>
      <w:r>
        <w:rPr>
          <w:rFonts w:hint="eastAsia"/>
          <w:b/>
          <w:bCs/>
        </w:rPr>
        <w:t>6、网络安全方面：</w:t>
      </w:r>
    </w:p>
    <w:p w14:paraId="07FAFFB9">
      <w:pPr>
        <w:ind w:firstLine="480"/>
      </w:pPr>
      <w:r>
        <w:rPr>
          <w:rFonts w:hint="eastAsia"/>
        </w:rPr>
        <w:t>数据中心具有完善网络监控系统，实时监控网络带宽的运行情况，宽带异常故障或遭受外部攻击的情况下启动应急方案并及时通知；</w:t>
      </w:r>
    </w:p>
    <w:p w14:paraId="43311561">
      <w:pPr>
        <w:ind w:firstLine="482"/>
        <w:rPr>
          <w:b/>
          <w:bCs/>
        </w:rPr>
      </w:pPr>
      <w:r>
        <w:rPr>
          <w:rFonts w:hint="eastAsia"/>
          <w:b/>
          <w:bCs/>
        </w:rPr>
        <w:t>7、其他方面：</w:t>
      </w:r>
    </w:p>
    <w:p w14:paraId="4D0DF46B">
      <w:pPr>
        <w:ind w:firstLine="480"/>
      </w:pPr>
      <w:r>
        <w:rPr>
          <w:rFonts w:hint="eastAsia"/>
        </w:rPr>
        <w:t>（1）机房内提供KVM设备（包括显示器、鼠标、键盘、小车）便于维护调试；</w:t>
      </w:r>
    </w:p>
    <w:p w14:paraId="2B667FF8">
      <w:pPr>
        <w:ind w:firstLine="480"/>
      </w:pPr>
      <w:r>
        <w:rPr>
          <w:rFonts w:hint="eastAsia"/>
        </w:rPr>
        <w:t>（2）提供搬运小车，便于搬运服务器等设备；</w:t>
      </w:r>
    </w:p>
    <w:p w14:paraId="1648116E">
      <w:pPr>
        <w:ind w:firstLine="480"/>
      </w:pPr>
      <w:r>
        <w:rPr>
          <w:rFonts w:hint="eastAsia"/>
        </w:rPr>
        <w:t>（3）项目实施过程中，积极协助配合国资委进行项目实施，包括但不限于设备上架过程中强弱电支持、场地保障、人员进出配合、梯子等其它布线工具借用等；</w:t>
      </w:r>
    </w:p>
    <w:p w14:paraId="65D1759C">
      <w:pPr>
        <w:ind w:firstLine="480"/>
      </w:pPr>
      <w:r>
        <w:rPr>
          <w:rFonts w:hint="eastAsia"/>
        </w:rPr>
        <w:t>（4）供应商提供的数据中心机房需要7*24*365向使用方开放；</w:t>
      </w:r>
    </w:p>
    <w:p w14:paraId="2F99DAE8">
      <w:pPr>
        <w:ind w:firstLine="480"/>
      </w:pPr>
      <w:r>
        <w:rPr>
          <w:rFonts w:hint="eastAsia"/>
        </w:rPr>
        <w:t>（5）IDC电力、网络及制冷系统等基础环境维护涉及到停机的，应提前48小时通知招标人并确认招标人已收到相关通知，维护期间造成招标人电力、网络、制冷等系统中断停机的，停机时间计算到SLA停机时间内；</w:t>
      </w:r>
    </w:p>
    <w:p w14:paraId="3C6FCC13">
      <w:pPr>
        <w:ind w:firstLine="480"/>
      </w:pPr>
      <w:r>
        <w:rPr>
          <w:rFonts w:hint="eastAsia"/>
        </w:rPr>
        <w:t>（6）常备人员进出数据中心机房不做限制；</w:t>
      </w:r>
    </w:p>
    <w:p w14:paraId="27F4CDEB">
      <w:pPr>
        <w:ind w:firstLine="480"/>
      </w:pPr>
      <w:r>
        <w:rPr>
          <w:rFonts w:hint="eastAsia"/>
        </w:rPr>
        <w:t>（7）如发生系统故障等紧急事件，需增加IDC进出人员，应在2小时内完成审批，允许增加人员进出。</w:t>
      </w:r>
    </w:p>
    <w:p w14:paraId="758C821D">
      <w:pPr>
        <w:ind w:firstLine="482"/>
        <w:rPr>
          <w:b/>
          <w:bCs/>
        </w:rPr>
      </w:pPr>
      <w:r>
        <w:rPr>
          <w:rFonts w:hint="eastAsia"/>
          <w:b/>
          <w:bCs/>
        </w:rPr>
        <w:t>8、隔笼服务</w:t>
      </w:r>
    </w:p>
    <w:p w14:paraId="2A689942">
      <w:pPr>
        <w:ind w:firstLine="480"/>
      </w:pPr>
      <w:r>
        <w:rPr>
          <w:rFonts w:hint="eastAsia"/>
        </w:rPr>
        <w:t>为国资委本项目机柜定制提供围笼隔离服务，滑门设置专属门禁，设置独立监控，加强了机柜物理访问安全性，并定期对围笼进行安全巡检、维护。</w:t>
      </w:r>
    </w:p>
    <w:p w14:paraId="09CC433C">
      <w:pPr>
        <w:ind w:firstLine="482"/>
        <w:rPr>
          <w:b/>
          <w:bCs/>
        </w:rPr>
      </w:pPr>
      <w:r>
        <w:rPr>
          <w:rFonts w:hint="eastAsia"/>
          <w:b/>
          <w:bCs/>
        </w:rPr>
        <w:t>9、办公坐席服务</w:t>
      </w:r>
    </w:p>
    <w:p w14:paraId="7C3C087E">
      <w:pPr>
        <w:ind w:firstLine="480"/>
      </w:pPr>
      <w:r>
        <w:rPr>
          <w:rFonts w:hint="eastAsia"/>
        </w:rPr>
        <w:t>本项目为国资委单独提供1个约50平米房间供应急演练临时使用。</w:t>
      </w:r>
    </w:p>
    <w:p w14:paraId="261ED6B7">
      <w:pPr>
        <w:pStyle w:val="3"/>
        <w:numPr>
          <w:ilvl w:val="1"/>
          <w:numId w:val="0"/>
        </w:numPr>
      </w:pPr>
      <w:bookmarkStart w:id="319" w:name="_Toc576"/>
      <w:r>
        <w:rPr>
          <w:rFonts w:hint="eastAsia" w:ascii="Times New Roman" w:hAnsi="Times New Roman" w:cs="宋体"/>
        </w:rPr>
        <w:t xml:space="preserve">6.15  </w:t>
      </w:r>
      <w:r>
        <w:rPr>
          <w:rFonts w:hint="eastAsia"/>
        </w:rPr>
        <w:t>环保、消防、职业安全卫生和节能措施的设计</w:t>
      </w:r>
      <w:bookmarkEnd w:id="319"/>
    </w:p>
    <w:p w14:paraId="081FF796">
      <w:pPr>
        <w:pStyle w:val="4"/>
        <w:numPr>
          <w:ilvl w:val="2"/>
          <w:numId w:val="0"/>
        </w:numPr>
      </w:pPr>
      <w:bookmarkStart w:id="320" w:name="_Toc27792"/>
      <w:r>
        <w:rPr>
          <w:rFonts w:hint="eastAsia" w:ascii="Times New Roman" w:hAnsi="Times New Roman" w:cs="宋体"/>
        </w:rPr>
        <w:t xml:space="preserve">6.15.1  </w:t>
      </w:r>
      <w:r>
        <w:rPr>
          <w:rFonts w:hint="eastAsia"/>
        </w:rPr>
        <w:t>环保措施</w:t>
      </w:r>
      <w:bookmarkEnd w:id="320"/>
    </w:p>
    <w:p w14:paraId="4D69E572">
      <w:pPr>
        <w:ind w:firstLine="480"/>
      </w:pPr>
      <w:r>
        <w:rPr>
          <w:rFonts w:hint="eastAsia"/>
        </w:rPr>
        <w:t>（一）符合国家标准</w:t>
      </w:r>
    </w:p>
    <w:p w14:paraId="729429D7">
      <w:pPr>
        <w:ind w:firstLine="480"/>
      </w:pPr>
      <w:r>
        <w:rPr>
          <w:rFonts w:hint="eastAsia"/>
        </w:rPr>
        <w:t>1、法律法规遵循</w:t>
      </w:r>
    </w:p>
    <w:p w14:paraId="39161EBB">
      <w:pPr>
        <w:ind w:firstLine="480"/>
      </w:pPr>
      <w:r>
        <w:rPr>
          <w:rFonts w:hint="eastAsia"/>
        </w:rPr>
        <w:t>数据中心的建设和运营严格遵循《中华人民共和国环境保护法》《建设项目环境保护管理条例》等法律法规，确保从设计、施工到运营的全过程符合环保要求。</w:t>
      </w:r>
    </w:p>
    <w:p w14:paraId="20A5CF11">
      <w:pPr>
        <w:ind w:firstLine="480"/>
      </w:pPr>
      <w:r>
        <w:rPr>
          <w:rFonts w:hint="eastAsia"/>
        </w:rPr>
        <w:t>2、设备选型</w:t>
      </w:r>
    </w:p>
    <w:p w14:paraId="14057E91">
      <w:pPr>
        <w:ind w:firstLine="480"/>
      </w:pPr>
      <w:r>
        <w:rPr>
          <w:rFonts w:hint="eastAsia"/>
        </w:rPr>
        <w:t>在设备选型上，优先选择符合环保标准的设备，特别是冷水系统、氟泵空调等设备，采用低能耗、低排放的制冷剂，减少对环境的影响。同时，确保设备的噪音水平符合《工业企业厂界环境噪声排放标准》（GB 12348）的要求。</w:t>
      </w:r>
    </w:p>
    <w:p w14:paraId="31D54DC7">
      <w:pPr>
        <w:ind w:firstLine="480"/>
      </w:pPr>
      <w:r>
        <w:rPr>
          <w:rFonts w:hint="eastAsia"/>
        </w:rPr>
        <w:t>（二）现状与优化</w:t>
      </w:r>
    </w:p>
    <w:p w14:paraId="5F15A19C">
      <w:pPr>
        <w:ind w:firstLine="480"/>
      </w:pPr>
      <w:r>
        <w:rPr>
          <w:rFonts w:hint="eastAsia"/>
        </w:rPr>
        <w:t>1、废水处理</w:t>
      </w:r>
    </w:p>
    <w:p w14:paraId="5BE5C11A">
      <w:pPr>
        <w:ind w:firstLine="480"/>
      </w:pPr>
      <w:r>
        <w:rPr>
          <w:rFonts w:hint="eastAsia"/>
        </w:rPr>
        <w:t>数据中心的冷机房加药装置产生的废水已通过集中处理系统进行处理，确保达标排放。未来将进一步优化废水处理工艺，引入更高效的处理设备，减少废水中的化学残留。</w:t>
      </w:r>
    </w:p>
    <w:p w14:paraId="182DDDB6">
      <w:pPr>
        <w:ind w:firstLine="480"/>
      </w:pPr>
      <w:r>
        <w:rPr>
          <w:rFonts w:hint="eastAsia"/>
        </w:rPr>
        <w:t>2、废气管理</w:t>
      </w:r>
    </w:p>
    <w:p w14:paraId="329F4BBC">
      <w:pPr>
        <w:ind w:firstLine="480"/>
      </w:pPr>
      <w:r>
        <w:rPr>
          <w:rFonts w:hint="eastAsia"/>
        </w:rPr>
        <w:t>机房内的废气主要来源于设备散热和空调系统运行。目前，通过高效的通风系统和过滤装置，确保废气达标排放。未来计划引入更先进的空气净化技术，进一步降低废气中的污染物浓度。</w:t>
      </w:r>
    </w:p>
    <w:p w14:paraId="2429431D">
      <w:pPr>
        <w:ind w:firstLine="480"/>
      </w:pPr>
      <w:r>
        <w:rPr>
          <w:rFonts w:hint="eastAsia"/>
        </w:rPr>
        <w:t>固体废弃物处理</w:t>
      </w:r>
    </w:p>
    <w:p w14:paraId="5E0084E1">
      <w:pPr>
        <w:ind w:firstLine="480"/>
      </w:pPr>
      <w:r>
        <w:rPr>
          <w:rFonts w:hint="eastAsia"/>
        </w:rPr>
        <w:t>对于数据中心产生的固体废弃物，如废旧电池、电子设备等，严格按照《固体废物污染环境防治法》的要求进行分类回收和处理，确保不造成环境污染。</w:t>
      </w:r>
    </w:p>
    <w:p w14:paraId="54F6814E">
      <w:pPr>
        <w:pStyle w:val="4"/>
        <w:numPr>
          <w:ilvl w:val="2"/>
          <w:numId w:val="0"/>
        </w:numPr>
      </w:pPr>
      <w:bookmarkStart w:id="321" w:name="_Toc23468"/>
      <w:r>
        <w:rPr>
          <w:rFonts w:hint="eastAsia" w:ascii="Times New Roman" w:hAnsi="Times New Roman" w:cs="宋体"/>
        </w:rPr>
        <w:t xml:space="preserve">6.15.2  </w:t>
      </w:r>
      <w:r>
        <w:rPr>
          <w:rFonts w:hint="eastAsia"/>
        </w:rPr>
        <w:t>消防措施</w:t>
      </w:r>
      <w:bookmarkEnd w:id="321"/>
    </w:p>
    <w:p w14:paraId="0FCB77D0">
      <w:pPr>
        <w:ind w:firstLine="480"/>
      </w:pPr>
      <w:r>
        <w:rPr>
          <w:rFonts w:hint="eastAsia"/>
        </w:rPr>
        <w:t>（一）符合国家标准</w:t>
      </w:r>
    </w:p>
    <w:p w14:paraId="0BC01E50">
      <w:pPr>
        <w:ind w:firstLine="480"/>
      </w:pPr>
      <w:r>
        <w:rPr>
          <w:rFonts w:hint="eastAsia"/>
        </w:rPr>
        <w:t>1、设计规范遵循</w:t>
      </w:r>
    </w:p>
    <w:p w14:paraId="64579BEE">
      <w:pPr>
        <w:ind w:firstLine="480"/>
      </w:pPr>
      <w:r>
        <w:rPr>
          <w:rFonts w:hint="eastAsia"/>
        </w:rPr>
        <w:t>数据中心的消防设计严格遵循《电子信息系统机房设计规范》（GB 50174-2017）和《建筑设计防火规范》（GB 50016-2014）的相关要求，确保机房的防火分区、疏散通道、消防设施等设计符合A级机房标准。</w:t>
      </w:r>
    </w:p>
    <w:p w14:paraId="1005F47F">
      <w:pPr>
        <w:ind w:firstLine="480"/>
      </w:pPr>
      <w:r>
        <w:rPr>
          <w:rFonts w:hint="eastAsia"/>
        </w:rPr>
        <w:t>2、消防系统配置</w:t>
      </w:r>
    </w:p>
    <w:p w14:paraId="4F81695A">
      <w:pPr>
        <w:ind w:firstLine="480"/>
      </w:pPr>
      <w:r>
        <w:rPr>
          <w:rFonts w:hint="eastAsia"/>
        </w:rPr>
        <w:t>火灾自动报警系统：采用先进的火灾自动报警系统，包括烟感探测器、温感探测器和火焰探测器，确保在火灾初期能够及时发现并报警。</w:t>
      </w:r>
    </w:p>
    <w:p w14:paraId="32B38AE5">
      <w:pPr>
        <w:ind w:firstLine="480"/>
      </w:pPr>
      <w:r>
        <w:rPr>
          <w:rFonts w:hint="eastAsia"/>
        </w:rPr>
        <w:t>灭火系统：配置气体灭火系统（如IG541、七氟丙烷等），确保在火灾发生时能够快速、安全地扑灭火灾，同时保护机房内的设备不受损害。</w:t>
      </w:r>
    </w:p>
    <w:p w14:paraId="2CE44DEE">
      <w:pPr>
        <w:ind w:firstLine="480"/>
      </w:pPr>
      <w:r>
        <w:rPr>
          <w:rFonts w:hint="eastAsia"/>
        </w:rPr>
        <w:t>消防联动系统：实现火灾报警系统与空调系统、通风系统、门禁系统等的联动，一旦发生火灾，能够自动关闭相关设备，切断电源，确保人员安全疏散。</w:t>
      </w:r>
    </w:p>
    <w:p w14:paraId="4D8E7C07">
      <w:pPr>
        <w:ind w:firstLine="480"/>
      </w:pPr>
      <w:r>
        <w:rPr>
          <w:rFonts w:hint="eastAsia"/>
        </w:rPr>
        <w:t>（二）现状与优化</w:t>
      </w:r>
    </w:p>
    <w:p w14:paraId="6E38E6D7">
      <w:pPr>
        <w:ind w:firstLine="480"/>
      </w:pPr>
      <w:r>
        <w:rPr>
          <w:rFonts w:hint="eastAsia"/>
        </w:rPr>
        <w:t>1、消防监控系统</w:t>
      </w:r>
    </w:p>
    <w:p w14:paraId="17FCBF31">
      <w:pPr>
        <w:ind w:firstLine="480"/>
      </w:pPr>
      <w:r>
        <w:rPr>
          <w:rFonts w:hint="eastAsia"/>
        </w:rPr>
        <w:t>数据中心已通过2017版A级机房认证，蓄电池等关键设备已配置消防监控系统，能够实时监测设备的运行状态和环境参数，确保在火灾发生前及时预警。</w:t>
      </w:r>
    </w:p>
    <w:p w14:paraId="563F82A8">
      <w:pPr>
        <w:ind w:firstLine="480"/>
      </w:pPr>
      <w:r>
        <w:rPr>
          <w:rFonts w:hint="eastAsia"/>
        </w:rPr>
        <w:t>2、消防联网</w:t>
      </w:r>
    </w:p>
    <w:p w14:paraId="5D844849">
      <w:pPr>
        <w:ind w:firstLine="480"/>
      </w:pPr>
      <w:r>
        <w:rPr>
          <w:rFonts w:hint="eastAsia"/>
        </w:rPr>
        <w:t>作为宝山区重点消防联网单位，数据中心的消防系统已直接接入宝山区物联网系统，实现了与消防部门的实时联动。一旦发生火灾，消防部门能够第一时间获取警情信息，快速响应并进行救援。</w:t>
      </w:r>
    </w:p>
    <w:p w14:paraId="36D60FE2">
      <w:pPr>
        <w:ind w:firstLine="480"/>
      </w:pPr>
      <w:r>
        <w:rPr>
          <w:rFonts w:hint="eastAsia"/>
        </w:rPr>
        <w:t>3、消防设施维护</w:t>
      </w:r>
    </w:p>
    <w:p w14:paraId="4D2C1224">
      <w:pPr>
        <w:ind w:firstLine="480"/>
      </w:pPr>
      <w:r>
        <w:rPr>
          <w:rFonts w:hint="eastAsia"/>
        </w:rPr>
        <w:t>定期对消防设施进行维护和检测，确保其正常运行。包括定期测试火灾报警系统、检查灭火系统的气瓶压力、维护消防联动系统的功能等。</w:t>
      </w:r>
    </w:p>
    <w:p w14:paraId="2EC0BC08">
      <w:pPr>
        <w:ind w:firstLine="480"/>
      </w:pPr>
      <w:r>
        <w:rPr>
          <w:rFonts w:hint="eastAsia"/>
        </w:rPr>
        <w:t>4、消防演练与培训</w:t>
      </w:r>
    </w:p>
    <w:p w14:paraId="32FA474A">
      <w:pPr>
        <w:ind w:firstLine="480"/>
      </w:pPr>
      <w:r>
        <w:rPr>
          <w:rFonts w:hint="eastAsia"/>
        </w:rPr>
        <w:t>定期组织消防演练，提高员工的应急反应能力和火灾处置能力。同时，加强对员工的消防安全培训，确保每位员工都能熟练掌握消防设备的使用方法和火灾应急处置流程。</w:t>
      </w:r>
    </w:p>
    <w:p w14:paraId="468DA731">
      <w:pPr>
        <w:pStyle w:val="4"/>
        <w:numPr>
          <w:ilvl w:val="2"/>
          <w:numId w:val="0"/>
        </w:numPr>
      </w:pPr>
      <w:bookmarkStart w:id="322" w:name="_Toc32098"/>
      <w:r>
        <w:rPr>
          <w:rFonts w:hint="eastAsia" w:ascii="Times New Roman" w:hAnsi="Times New Roman" w:cs="宋体"/>
        </w:rPr>
        <w:t xml:space="preserve">6.15.3  </w:t>
      </w:r>
      <w:r>
        <w:rPr>
          <w:rFonts w:hint="eastAsia"/>
        </w:rPr>
        <w:t>职业安全卫生措施</w:t>
      </w:r>
      <w:bookmarkEnd w:id="322"/>
    </w:p>
    <w:p w14:paraId="4353DD50">
      <w:pPr>
        <w:ind w:firstLine="480"/>
      </w:pPr>
      <w:r>
        <w:rPr>
          <w:rFonts w:hint="eastAsia"/>
        </w:rPr>
        <w:t>（一）符合国家标准</w:t>
      </w:r>
    </w:p>
    <w:p w14:paraId="035E3017">
      <w:pPr>
        <w:ind w:firstLine="480"/>
      </w:pPr>
      <w:r>
        <w:rPr>
          <w:rFonts w:hint="eastAsia"/>
        </w:rPr>
        <w:t>1、法律法规遵循</w:t>
      </w:r>
    </w:p>
    <w:p w14:paraId="4F6796A8">
      <w:pPr>
        <w:ind w:firstLine="480"/>
      </w:pPr>
      <w:r>
        <w:rPr>
          <w:rFonts w:hint="eastAsia"/>
        </w:rPr>
        <w:t>数据中心严格遵守《中华人民共和国职业病防治法》《工业企业设计卫生标准》（GBZ 1）等法律法规，确保员工的职业健康安全。</w:t>
      </w:r>
    </w:p>
    <w:p w14:paraId="540B7CA1">
      <w:pPr>
        <w:ind w:firstLine="480"/>
      </w:pPr>
      <w:r>
        <w:rPr>
          <w:rFonts w:hint="eastAsia"/>
        </w:rPr>
        <w:t>2、防护用品配备</w:t>
      </w:r>
    </w:p>
    <w:p w14:paraId="57B8FEE9">
      <w:pPr>
        <w:ind w:firstLine="480"/>
      </w:pPr>
      <w:r>
        <w:rPr>
          <w:rFonts w:hint="eastAsia"/>
        </w:rPr>
        <w:t>按照《个体防护装备选用规范》（GB/T 11651）的要求，为员工配备符合标准的个人防护用品，如防噪音耳塞、绝缘手套、防护服、绝缘工具等。</w:t>
      </w:r>
    </w:p>
    <w:p w14:paraId="6F1802FD">
      <w:pPr>
        <w:ind w:firstLine="480"/>
      </w:pPr>
      <w:r>
        <w:rPr>
          <w:rFonts w:hint="eastAsia"/>
        </w:rPr>
        <w:t>（二）现状与优化</w:t>
      </w:r>
    </w:p>
    <w:p w14:paraId="073795A8">
      <w:pPr>
        <w:ind w:firstLine="480"/>
      </w:pPr>
      <w:r>
        <w:rPr>
          <w:rFonts w:hint="eastAsia"/>
        </w:rPr>
        <w:t>1、防噪音措施</w:t>
      </w:r>
    </w:p>
    <w:p w14:paraId="7A74F750">
      <w:pPr>
        <w:ind w:firstLine="480"/>
      </w:pPr>
      <w:r>
        <w:rPr>
          <w:rFonts w:hint="eastAsia"/>
        </w:rPr>
        <w:t>数据中心的机房内设备运行时会产生较高噪音，已为员工配备了防噪音耳塞和耳罩，并在高噪音区域设置了隔音设施，确保员工的工作环境符合《工业企业噪声控制设计规范》（GB/T 50035）的要求。</w:t>
      </w:r>
    </w:p>
    <w:p w14:paraId="7440BB7C">
      <w:pPr>
        <w:ind w:firstLine="480"/>
      </w:pPr>
      <w:r>
        <w:rPr>
          <w:rFonts w:hint="eastAsia"/>
        </w:rPr>
        <w:t>2、化学品防护</w:t>
      </w:r>
    </w:p>
    <w:p w14:paraId="726574F6">
      <w:pPr>
        <w:ind w:firstLine="480"/>
      </w:pPr>
      <w:r>
        <w:rPr>
          <w:rFonts w:hint="eastAsia"/>
        </w:rPr>
        <w:t>对于冷机房加药装置等涉及化学品的操作，配备了防护手套、护目镜、洗眼液等防护用品，并在操作区域设置了应急洗眼装置，确保员工在接触化学品时的安全。</w:t>
      </w:r>
    </w:p>
    <w:p w14:paraId="3944F761">
      <w:pPr>
        <w:ind w:firstLine="480"/>
      </w:pPr>
      <w:r>
        <w:rPr>
          <w:rFonts w:hint="eastAsia"/>
        </w:rPr>
        <w:t>3、电气安全防护</w:t>
      </w:r>
    </w:p>
    <w:p w14:paraId="25D32160">
      <w:pPr>
        <w:ind w:firstLine="480"/>
      </w:pPr>
      <w:r>
        <w:rPr>
          <w:rFonts w:hint="eastAsia"/>
        </w:rPr>
        <w:t>为电工等特殊工种配备了绝缘防护服、绝缘手套、绝缘鞋等防护用品，并配备了合格的绝缘工具，定期检查工具的绝缘性能，确保其安全可靠。</w:t>
      </w:r>
    </w:p>
    <w:p w14:paraId="2FB43140">
      <w:pPr>
        <w:ind w:firstLine="480"/>
      </w:pPr>
      <w:r>
        <w:rPr>
          <w:rFonts w:hint="eastAsia"/>
        </w:rPr>
        <w:t>职业健康监测</w:t>
      </w:r>
    </w:p>
    <w:p w14:paraId="2ED221C4">
      <w:pPr>
        <w:ind w:firstLine="480"/>
      </w:pPr>
      <w:r>
        <w:rPr>
          <w:rFonts w:hint="eastAsia"/>
        </w:rPr>
        <w:t>定期组织员工进行职业健康检查，建立员工健康档案，及时发现和处理职业健康问题。同时，加强对员工的职业健康培训，提高员工的自我保护意识。</w:t>
      </w:r>
    </w:p>
    <w:p w14:paraId="4E663AE9">
      <w:pPr>
        <w:pStyle w:val="4"/>
        <w:numPr>
          <w:ilvl w:val="2"/>
          <w:numId w:val="0"/>
        </w:numPr>
      </w:pPr>
      <w:bookmarkStart w:id="323" w:name="_Toc8081"/>
      <w:r>
        <w:rPr>
          <w:rFonts w:hint="eastAsia" w:ascii="Times New Roman" w:hAnsi="Times New Roman" w:cs="宋体"/>
        </w:rPr>
        <w:t xml:space="preserve">6.15.4  </w:t>
      </w:r>
      <w:r>
        <w:rPr>
          <w:rFonts w:hint="eastAsia"/>
        </w:rPr>
        <w:t>节能措施</w:t>
      </w:r>
      <w:bookmarkEnd w:id="323"/>
    </w:p>
    <w:p w14:paraId="42EEED43">
      <w:pPr>
        <w:ind w:firstLine="480"/>
      </w:pPr>
      <w:r>
        <w:rPr>
          <w:rFonts w:hint="eastAsia"/>
        </w:rPr>
        <w:t>（一）符合国家标准</w:t>
      </w:r>
    </w:p>
    <w:p w14:paraId="6310FD67">
      <w:pPr>
        <w:ind w:firstLine="480"/>
      </w:pPr>
      <w:r>
        <w:rPr>
          <w:rFonts w:hint="eastAsia"/>
        </w:rPr>
        <w:t>1、设计规范遵循</w:t>
      </w:r>
    </w:p>
    <w:p w14:paraId="1DD63EFF">
      <w:pPr>
        <w:ind w:firstLine="480"/>
      </w:pPr>
      <w:r>
        <w:rPr>
          <w:rFonts w:hint="eastAsia"/>
        </w:rPr>
        <w:t>数据中心的节能设计严格遵循《数据中心设计规范》（GB 50174-2017）和《公共建筑节能设计标准》（GB 50189）的要求，从建筑围护结构、暖通空调系统、电气系统等方面进行节能设计。</w:t>
      </w:r>
    </w:p>
    <w:p w14:paraId="3F3B89AA">
      <w:pPr>
        <w:ind w:firstLine="480"/>
      </w:pPr>
      <w:r>
        <w:rPr>
          <w:rFonts w:hint="eastAsia"/>
        </w:rPr>
        <w:t>2、设备选型</w:t>
      </w:r>
    </w:p>
    <w:p w14:paraId="6A1D0E1B">
      <w:pPr>
        <w:ind w:firstLine="480"/>
      </w:pPr>
      <w:r>
        <w:rPr>
          <w:rFonts w:hint="eastAsia"/>
        </w:rPr>
        <w:t>优先选用高效节能的设备，如冷水机组、氟泵空调、BA系统等，确保设备的能效等级符合国家相关标准。同时，采用节能型的UPS系统、变压器等设备，减少能源损耗。</w:t>
      </w:r>
    </w:p>
    <w:p w14:paraId="77B3095B">
      <w:pPr>
        <w:ind w:firstLine="480"/>
      </w:pPr>
      <w:r>
        <w:rPr>
          <w:rFonts w:hint="eastAsia"/>
        </w:rPr>
        <w:t>（二）现状与优化</w:t>
      </w:r>
    </w:p>
    <w:p w14:paraId="2A7AE950">
      <w:pPr>
        <w:ind w:firstLine="480"/>
      </w:pPr>
      <w:r>
        <w:rPr>
          <w:rFonts w:hint="eastAsia"/>
        </w:rPr>
        <w:t>1、冷水系统优化</w:t>
      </w:r>
    </w:p>
    <w:p w14:paraId="48556247">
      <w:pPr>
        <w:ind w:firstLine="480"/>
      </w:pPr>
      <w:r>
        <w:rPr>
          <w:rFonts w:hint="eastAsia"/>
        </w:rPr>
        <w:t>数据中心已采用高效的冷水系统，通过优化冷水机组的运行参数和冷却塔的运行策略，进一步降低能耗。同时，引入智能控制系统，根据机房的实时负荷自动调整冷水机组的运行状态，提高能源利用效率。</w:t>
      </w:r>
    </w:p>
    <w:p w14:paraId="0EA80AD3">
      <w:pPr>
        <w:ind w:firstLine="480"/>
      </w:pPr>
      <w:r>
        <w:rPr>
          <w:rFonts w:hint="eastAsia"/>
        </w:rPr>
        <w:t>2、氟泵空调节能</w:t>
      </w:r>
    </w:p>
    <w:p w14:paraId="5FB3E9A3">
      <w:pPr>
        <w:ind w:firstLine="480"/>
      </w:pPr>
      <w:r>
        <w:rPr>
          <w:rFonts w:hint="eastAsia"/>
        </w:rPr>
        <w:t>氟泵空调系统已通过优化运行模式，减少制冷剂的使用量，降低能耗。在冬季和过渡季节，充分利用自然冷源，减少机械制冷的运行时间，进一步降低能耗。</w:t>
      </w:r>
    </w:p>
    <w:p w14:paraId="1416F9C5">
      <w:pPr>
        <w:ind w:firstLine="480"/>
      </w:pPr>
      <w:r>
        <w:rPr>
          <w:rFonts w:hint="eastAsia"/>
        </w:rPr>
        <w:t>3、BA系统智能化</w:t>
      </w:r>
    </w:p>
    <w:p w14:paraId="5078AF17">
      <w:pPr>
        <w:ind w:firstLine="480"/>
      </w:pPr>
      <w:r>
        <w:rPr>
          <w:rFonts w:hint="eastAsia"/>
        </w:rPr>
        <w:t>BA系统已实现对机房内设备的精细化控制，通过实时监测设备的运行状态和环境参数，自动调整设备的运行参数，确保设备在高效节能的状态下运行。同时，引入大数据分析技术，对能耗数据进行深度分析，挖掘节能潜力，制定优化方案。</w:t>
      </w:r>
    </w:p>
    <w:p w14:paraId="40E1EBDC">
      <w:pPr>
        <w:ind w:firstLine="480"/>
      </w:pPr>
    </w:p>
    <w:p w14:paraId="36221CFB">
      <w:pPr>
        <w:ind w:firstLine="480"/>
        <w:sectPr>
          <w:pgSz w:w="11906" w:h="16838"/>
          <w:pgMar w:top="1440" w:right="1800" w:bottom="1440" w:left="1800" w:header="851" w:footer="992" w:gutter="0"/>
          <w:cols w:space="425" w:num="1"/>
          <w:docGrid w:type="lines" w:linePitch="312" w:charSpace="0"/>
        </w:sectPr>
      </w:pPr>
    </w:p>
    <w:p w14:paraId="55BE9CA7">
      <w:pPr>
        <w:pStyle w:val="3"/>
        <w:numPr>
          <w:ilvl w:val="1"/>
          <w:numId w:val="0"/>
        </w:numPr>
      </w:pPr>
      <w:bookmarkStart w:id="324" w:name="_Toc26049"/>
      <w:r>
        <w:rPr>
          <w:rFonts w:hint="eastAsia" w:ascii="Times New Roman" w:hAnsi="Times New Roman" w:cs="宋体"/>
        </w:rPr>
        <w:t xml:space="preserve">6.16  </w:t>
      </w:r>
      <w:r>
        <w:rPr>
          <w:rFonts w:hint="eastAsia"/>
        </w:rPr>
        <w:t>计算和存储资源服务内容</w:t>
      </w:r>
      <w:bookmarkEnd w:id="324"/>
    </w:p>
    <w:p w14:paraId="0C8C99D9">
      <w:pPr>
        <w:pStyle w:val="4"/>
        <w:numPr>
          <w:ilvl w:val="2"/>
          <w:numId w:val="0"/>
        </w:numPr>
      </w:pPr>
      <w:bookmarkStart w:id="325" w:name="_Toc1258"/>
      <w:r>
        <w:rPr>
          <w:rFonts w:hint="eastAsia" w:ascii="Times New Roman" w:hAnsi="Times New Roman" w:cs="宋体"/>
        </w:rPr>
        <w:t xml:space="preserve">6.16.1  </w:t>
      </w:r>
      <w:r>
        <w:rPr>
          <w:rFonts w:hint="eastAsia"/>
        </w:rPr>
        <w:t>项目资源申请</w:t>
      </w:r>
      <w:bookmarkEnd w:id="325"/>
    </w:p>
    <w:p w14:paraId="08F6D1E2">
      <w:pPr>
        <w:pStyle w:val="22"/>
        <w:numPr>
          <w:ilvl w:val="8"/>
          <w:numId w:val="0"/>
        </w:numPr>
        <w:rPr>
          <w:rFonts w:hint="default"/>
        </w:rPr>
      </w:pPr>
      <w:r>
        <w:rPr>
          <w:rFonts w:hint="default" w:cs="Times New Roman"/>
        </w:rPr>
        <w:t xml:space="preserve">表6.15  </w:t>
      </w:r>
      <w:r>
        <w:t>项目资源申请表</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
        <w:gridCol w:w="3864"/>
        <w:gridCol w:w="1263"/>
        <w:gridCol w:w="1867"/>
        <w:gridCol w:w="854"/>
        <w:gridCol w:w="456"/>
        <w:gridCol w:w="936"/>
        <w:gridCol w:w="1030"/>
        <w:gridCol w:w="1030"/>
        <w:gridCol w:w="649"/>
        <w:gridCol w:w="653"/>
        <w:gridCol w:w="653"/>
        <w:gridCol w:w="457"/>
      </w:tblGrid>
      <w:tr w14:paraId="34823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Merge w:val="restart"/>
            <w:vAlign w:val="center"/>
          </w:tcPr>
          <w:p w14:paraId="7FDE797B">
            <w:pPr>
              <w:pStyle w:val="30"/>
            </w:pPr>
            <w:r>
              <w:rPr>
                <w:rFonts w:hint="eastAsia"/>
              </w:rPr>
              <w:t>序号</w:t>
            </w:r>
          </w:p>
        </w:tc>
        <w:tc>
          <w:tcPr>
            <w:tcW w:w="1376" w:type="pct"/>
            <w:vMerge w:val="restart"/>
            <w:vAlign w:val="center"/>
          </w:tcPr>
          <w:p w14:paraId="14E74E3C">
            <w:pPr>
              <w:pStyle w:val="30"/>
            </w:pPr>
            <w:r>
              <w:rPr>
                <w:rFonts w:hint="eastAsia"/>
              </w:rPr>
              <w:t>子系统名称</w:t>
            </w:r>
          </w:p>
        </w:tc>
        <w:tc>
          <w:tcPr>
            <w:tcW w:w="458" w:type="pct"/>
            <w:vMerge w:val="restart"/>
            <w:vAlign w:val="center"/>
          </w:tcPr>
          <w:p w14:paraId="08B112AA">
            <w:pPr>
              <w:pStyle w:val="30"/>
            </w:pPr>
            <w:r>
              <w:rPr>
                <w:rFonts w:hint="eastAsia"/>
              </w:rPr>
              <w:t>网络区域</w:t>
            </w:r>
          </w:p>
        </w:tc>
        <w:tc>
          <w:tcPr>
            <w:tcW w:w="671" w:type="pct"/>
            <w:vMerge w:val="restart"/>
            <w:vAlign w:val="center"/>
          </w:tcPr>
          <w:p w14:paraId="0C25C673">
            <w:pPr>
              <w:pStyle w:val="30"/>
            </w:pPr>
            <w:r>
              <w:rPr>
                <w:rFonts w:hint="eastAsia"/>
              </w:rPr>
              <w:t>资源名称</w:t>
            </w:r>
          </w:p>
        </w:tc>
        <w:tc>
          <w:tcPr>
            <w:tcW w:w="314" w:type="pct"/>
            <w:vMerge w:val="restart"/>
            <w:vAlign w:val="center"/>
          </w:tcPr>
          <w:p w14:paraId="203AD038">
            <w:pPr>
              <w:pStyle w:val="30"/>
            </w:pPr>
            <w:r>
              <w:rPr>
                <w:rFonts w:hint="eastAsia"/>
              </w:rPr>
              <w:t>资源类型</w:t>
            </w:r>
          </w:p>
        </w:tc>
        <w:tc>
          <w:tcPr>
            <w:tcW w:w="172" w:type="pct"/>
            <w:vMerge w:val="restart"/>
            <w:vAlign w:val="center"/>
          </w:tcPr>
          <w:p w14:paraId="0B52AECB">
            <w:pPr>
              <w:pStyle w:val="30"/>
            </w:pPr>
            <w:r>
              <w:rPr>
                <w:rFonts w:hint="eastAsia"/>
              </w:rPr>
              <w:t>数量</w:t>
            </w:r>
          </w:p>
        </w:tc>
        <w:tc>
          <w:tcPr>
            <w:tcW w:w="928" w:type="pct"/>
            <w:gridSpan w:val="3"/>
            <w:vAlign w:val="center"/>
          </w:tcPr>
          <w:p w14:paraId="7E0848EE">
            <w:pPr>
              <w:pStyle w:val="30"/>
            </w:pPr>
            <w:r>
              <w:rPr>
                <w:rFonts w:hint="eastAsia"/>
              </w:rPr>
              <w:t>单台配置</w:t>
            </w:r>
          </w:p>
        </w:tc>
        <w:tc>
          <w:tcPr>
            <w:tcW w:w="243" w:type="pct"/>
            <w:vMerge w:val="restart"/>
            <w:vAlign w:val="center"/>
          </w:tcPr>
          <w:p w14:paraId="1EE2D297">
            <w:pPr>
              <w:pStyle w:val="30"/>
            </w:pPr>
            <w:r>
              <w:rPr>
                <w:rFonts w:hint="eastAsia"/>
              </w:rPr>
              <w:t>操作系统</w:t>
            </w:r>
          </w:p>
        </w:tc>
        <w:tc>
          <w:tcPr>
            <w:tcW w:w="243" w:type="pct"/>
            <w:vMerge w:val="restart"/>
            <w:vAlign w:val="center"/>
          </w:tcPr>
          <w:p w14:paraId="7EB5B5B5">
            <w:pPr>
              <w:pStyle w:val="30"/>
            </w:pPr>
            <w:r>
              <w:rPr>
                <w:rFonts w:hint="eastAsia"/>
              </w:rPr>
              <w:t>中间件</w:t>
            </w:r>
          </w:p>
        </w:tc>
        <w:tc>
          <w:tcPr>
            <w:tcW w:w="243" w:type="pct"/>
            <w:vMerge w:val="restart"/>
            <w:vAlign w:val="center"/>
          </w:tcPr>
          <w:p w14:paraId="1C08CC34">
            <w:pPr>
              <w:pStyle w:val="30"/>
            </w:pPr>
            <w:r>
              <w:rPr>
                <w:rFonts w:hint="eastAsia"/>
              </w:rPr>
              <w:t>数据库</w:t>
            </w:r>
          </w:p>
        </w:tc>
        <w:tc>
          <w:tcPr>
            <w:tcW w:w="172" w:type="pct"/>
            <w:vMerge w:val="restart"/>
            <w:vAlign w:val="center"/>
          </w:tcPr>
          <w:p w14:paraId="188EACA7">
            <w:pPr>
              <w:pStyle w:val="30"/>
            </w:pPr>
            <w:r>
              <w:rPr>
                <w:rFonts w:hint="eastAsia"/>
              </w:rPr>
              <w:t>备注</w:t>
            </w:r>
          </w:p>
        </w:tc>
      </w:tr>
      <w:tr w14:paraId="3224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2" w:type="pct"/>
            <w:vMerge w:val="continue"/>
            <w:vAlign w:val="center"/>
          </w:tcPr>
          <w:p w14:paraId="03021401">
            <w:pPr>
              <w:pStyle w:val="30"/>
            </w:pPr>
          </w:p>
        </w:tc>
        <w:tc>
          <w:tcPr>
            <w:tcW w:w="1376" w:type="pct"/>
            <w:vMerge w:val="continue"/>
            <w:vAlign w:val="center"/>
          </w:tcPr>
          <w:p w14:paraId="01C620EA">
            <w:pPr>
              <w:pStyle w:val="30"/>
            </w:pPr>
          </w:p>
        </w:tc>
        <w:tc>
          <w:tcPr>
            <w:tcW w:w="458" w:type="pct"/>
            <w:vMerge w:val="continue"/>
            <w:vAlign w:val="center"/>
          </w:tcPr>
          <w:p w14:paraId="28E96D7B">
            <w:pPr>
              <w:pStyle w:val="30"/>
            </w:pPr>
          </w:p>
        </w:tc>
        <w:tc>
          <w:tcPr>
            <w:tcW w:w="671" w:type="pct"/>
            <w:vMerge w:val="continue"/>
            <w:vAlign w:val="center"/>
          </w:tcPr>
          <w:p w14:paraId="1E19C233">
            <w:pPr>
              <w:pStyle w:val="30"/>
            </w:pPr>
          </w:p>
        </w:tc>
        <w:tc>
          <w:tcPr>
            <w:tcW w:w="314" w:type="pct"/>
            <w:vMerge w:val="continue"/>
            <w:vAlign w:val="center"/>
          </w:tcPr>
          <w:p w14:paraId="5D3BEB67">
            <w:pPr>
              <w:pStyle w:val="30"/>
            </w:pPr>
          </w:p>
        </w:tc>
        <w:tc>
          <w:tcPr>
            <w:tcW w:w="172" w:type="pct"/>
            <w:vMerge w:val="continue"/>
            <w:vAlign w:val="center"/>
          </w:tcPr>
          <w:p w14:paraId="5EC2B631">
            <w:pPr>
              <w:pStyle w:val="30"/>
            </w:pPr>
          </w:p>
        </w:tc>
        <w:tc>
          <w:tcPr>
            <w:tcW w:w="289" w:type="pct"/>
            <w:vAlign w:val="center"/>
          </w:tcPr>
          <w:p w14:paraId="6ED46597">
            <w:pPr>
              <w:pStyle w:val="30"/>
            </w:pPr>
            <w:r>
              <w:t>CPU（核）</w:t>
            </w:r>
          </w:p>
        </w:tc>
        <w:tc>
          <w:tcPr>
            <w:tcW w:w="319" w:type="pct"/>
            <w:vAlign w:val="center"/>
          </w:tcPr>
          <w:p w14:paraId="654A525B">
            <w:pPr>
              <w:pStyle w:val="30"/>
            </w:pPr>
            <w:r>
              <w:t>内存（GB）</w:t>
            </w:r>
          </w:p>
        </w:tc>
        <w:tc>
          <w:tcPr>
            <w:tcW w:w="319" w:type="pct"/>
            <w:vAlign w:val="center"/>
          </w:tcPr>
          <w:p w14:paraId="6F465AAD">
            <w:pPr>
              <w:pStyle w:val="30"/>
            </w:pPr>
            <w:r>
              <w:t>存储（GB）</w:t>
            </w:r>
          </w:p>
        </w:tc>
        <w:tc>
          <w:tcPr>
            <w:tcW w:w="243" w:type="pct"/>
            <w:vMerge w:val="continue"/>
            <w:vAlign w:val="center"/>
          </w:tcPr>
          <w:p w14:paraId="79119515">
            <w:pPr>
              <w:pStyle w:val="30"/>
            </w:pPr>
          </w:p>
        </w:tc>
        <w:tc>
          <w:tcPr>
            <w:tcW w:w="243" w:type="pct"/>
            <w:vMerge w:val="continue"/>
            <w:vAlign w:val="center"/>
          </w:tcPr>
          <w:p w14:paraId="329138BF">
            <w:pPr>
              <w:pStyle w:val="30"/>
            </w:pPr>
          </w:p>
        </w:tc>
        <w:tc>
          <w:tcPr>
            <w:tcW w:w="243" w:type="pct"/>
            <w:vMerge w:val="continue"/>
            <w:vAlign w:val="center"/>
          </w:tcPr>
          <w:p w14:paraId="083AC371">
            <w:pPr>
              <w:pStyle w:val="30"/>
            </w:pPr>
          </w:p>
        </w:tc>
        <w:tc>
          <w:tcPr>
            <w:tcW w:w="172" w:type="pct"/>
            <w:vMerge w:val="continue"/>
            <w:vAlign w:val="center"/>
          </w:tcPr>
          <w:p w14:paraId="5168878A">
            <w:pPr>
              <w:pStyle w:val="30"/>
            </w:pPr>
          </w:p>
        </w:tc>
      </w:tr>
      <w:tr w14:paraId="3F956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3EBCFC6D">
            <w:pPr>
              <w:pStyle w:val="30"/>
            </w:pPr>
            <w:r>
              <w:t>1</w:t>
            </w:r>
          </w:p>
        </w:tc>
        <w:tc>
          <w:tcPr>
            <w:tcW w:w="1376" w:type="pct"/>
            <w:vMerge w:val="restart"/>
            <w:vAlign w:val="center"/>
          </w:tcPr>
          <w:p w14:paraId="732CA927">
            <w:pPr>
              <w:pStyle w:val="30"/>
            </w:pPr>
            <w:r>
              <w:rPr>
                <w:rFonts w:hint="eastAsia"/>
              </w:rPr>
              <w:t>上海市国资委干部人才管理子系统</w:t>
            </w:r>
          </w:p>
        </w:tc>
        <w:tc>
          <w:tcPr>
            <w:tcW w:w="458" w:type="pct"/>
            <w:vMerge w:val="restart"/>
            <w:vAlign w:val="center"/>
          </w:tcPr>
          <w:p w14:paraId="136228EB">
            <w:pPr>
              <w:pStyle w:val="30"/>
            </w:pPr>
            <w:r>
              <w:rPr>
                <w:rFonts w:hint="eastAsia"/>
              </w:rPr>
              <w:t>国资云</w:t>
            </w:r>
          </w:p>
        </w:tc>
        <w:tc>
          <w:tcPr>
            <w:tcW w:w="671" w:type="pct"/>
            <w:vAlign w:val="center"/>
          </w:tcPr>
          <w:p w14:paraId="37C87AA4">
            <w:pPr>
              <w:pStyle w:val="30"/>
            </w:pPr>
            <w:r>
              <w:rPr>
                <w:rFonts w:hint="eastAsia"/>
              </w:rPr>
              <w:t>主数据库</w:t>
            </w:r>
          </w:p>
        </w:tc>
        <w:tc>
          <w:tcPr>
            <w:tcW w:w="314" w:type="pct"/>
            <w:vAlign w:val="center"/>
          </w:tcPr>
          <w:p w14:paraId="2115B30E">
            <w:pPr>
              <w:pStyle w:val="30"/>
            </w:pPr>
            <w:r>
              <w:rPr>
                <w:rFonts w:hint="eastAsia"/>
              </w:rPr>
              <w:t>虚拟机</w:t>
            </w:r>
          </w:p>
        </w:tc>
        <w:tc>
          <w:tcPr>
            <w:tcW w:w="172" w:type="pct"/>
            <w:vAlign w:val="center"/>
          </w:tcPr>
          <w:p w14:paraId="5882F2E1">
            <w:pPr>
              <w:pStyle w:val="30"/>
            </w:pPr>
            <w:r>
              <w:t>1</w:t>
            </w:r>
          </w:p>
        </w:tc>
        <w:tc>
          <w:tcPr>
            <w:tcW w:w="289" w:type="pct"/>
            <w:vAlign w:val="center"/>
          </w:tcPr>
          <w:p w14:paraId="32AC96ED">
            <w:pPr>
              <w:pStyle w:val="30"/>
            </w:pPr>
            <w:r>
              <w:t>8</w:t>
            </w:r>
          </w:p>
        </w:tc>
        <w:tc>
          <w:tcPr>
            <w:tcW w:w="319" w:type="pct"/>
            <w:vAlign w:val="center"/>
          </w:tcPr>
          <w:p w14:paraId="2226DF3C">
            <w:pPr>
              <w:pStyle w:val="30"/>
            </w:pPr>
            <w:r>
              <w:t>16</w:t>
            </w:r>
          </w:p>
        </w:tc>
        <w:tc>
          <w:tcPr>
            <w:tcW w:w="319" w:type="pct"/>
            <w:vAlign w:val="center"/>
          </w:tcPr>
          <w:p w14:paraId="484ED22B">
            <w:pPr>
              <w:pStyle w:val="30"/>
            </w:pPr>
            <w:r>
              <w:t>1000</w:t>
            </w:r>
          </w:p>
        </w:tc>
        <w:tc>
          <w:tcPr>
            <w:tcW w:w="243" w:type="pct"/>
            <w:vMerge w:val="restart"/>
            <w:vAlign w:val="center"/>
          </w:tcPr>
          <w:p w14:paraId="12E19F81">
            <w:pPr>
              <w:pStyle w:val="30"/>
            </w:pPr>
          </w:p>
        </w:tc>
        <w:tc>
          <w:tcPr>
            <w:tcW w:w="243" w:type="pct"/>
            <w:vMerge w:val="restart"/>
            <w:vAlign w:val="center"/>
          </w:tcPr>
          <w:p w14:paraId="74B0D035">
            <w:pPr>
              <w:pStyle w:val="30"/>
            </w:pPr>
            <w:r>
              <w:t>1</w:t>
            </w:r>
          </w:p>
        </w:tc>
        <w:tc>
          <w:tcPr>
            <w:tcW w:w="243" w:type="pct"/>
            <w:vMerge w:val="restart"/>
            <w:vAlign w:val="center"/>
          </w:tcPr>
          <w:p w14:paraId="3E3071DF">
            <w:pPr>
              <w:pStyle w:val="30"/>
            </w:pPr>
            <w:r>
              <w:t>1</w:t>
            </w:r>
          </w:p>
        </w:tc>
        <w:tc>
          <w:tcPr>
            <w:tcW w:w="172" w:type="pct"/>
            <w:vAlign w:val="center"/>
          </w:tcPr>
          <w:p w14:paraId="638D5226">
            <w:pPr>
              <w:pStyle w:val="30"/>
            </w:pPr>
          </w:p>
        </w:tc>
      </w:tr>
      <w:tr w14:paraId="0E536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61F76A99">
            <w:pPr>
              <w:pStyle w:val="30"/>
            </w:pPr>
            <w:r>
              <w:t>2</w:t>
            </w:r>
          </w:p>
        </w:tc>
        <w:tc>
          <w:tcPr>
            <w:tcW w:w="1376" w:type="pct"/>
            <w:vMerge w:val="continue"/>
            <w:vAlign w:val="center"/>
          </w:tcPr>
          <w:p w14:paraId="6BC165AB">
            <w:pPr>
              <w:pStyle w:val="30"/>
            </w:pPr>
          </w:p>
        </w:tc>
        <w:tc>
          <w:tcPr>
            <w:tcW w:w="458" w:type="pct"/>
            <w:vMerge w:val="continue"/>
            <w:vAlign w:val="center"/>
          </w:tcPr>
          <w:p w14:paraId="75663526">
            <w:pPr>
              <w:pStyle w:val="30"/>
            </w:pPr>
          </w:p>
        </w:tc>
        <w:tc>
          <w:tcPr>
            <w:tcW w:w="671" w:type="pct"/>
            <w:vAlign w:val="center"/>
          </w:tcPr>
          <w:p w14:paraId="6D11DF86">
            <w:pPr>
              <w:pStyle w:val="30"/>
            </w:pPr>
            <w:r>
              <w:rPr>
                <w:rFonts w:hint="eastAsia"/>
              </w:rPr>
              <w:t>主服务器</w:t>
            </w:r>
          </w:p>
        </w:tc>
        <w:tc>
          <w:tcPr>
            <w:tcW w:w="314" w:type="pct"/>
            <w:vAlign w:val="center"/>
          </w:tcPr>
          <w:p w14:paraId="61B90719">
            <w:pPr>
              <w:pStyle w:val="30"/>
            </w:pPr>
            <w:r>
              <w:rPr>
                <w:rFonts w:hint="eastAsia"/>
              </w:rPr>
              <w:t>虚拟机</w:t>
            </w:r>
          </w:p>
        </w:tc>
        <w:tc>
          <w:tcPr>
            <w:tcW w:w="172" w:type="pct"/>
            <w:vAlign w:val="center"/>
          </w:tcPr>
          <w:p w14:paraId="125227D2">
            <w:pPr>
              <w:pStyle w:val="30"/>
            </w:pPr>
            <w:r>
              <w:t>1</w:t>
            </w:r>
          </w:p>
        </w:tc>
        <w:tc>
          <w:tcPr>
            <w:tcW w:w="289" w:type="pct"/>
            <w:vAlign w:val="center"/>
          </w:tcPr>
          <w:p w14:paraId="74CE5FAE">
            <w:pPr>
              <w:pStyle w:val="30"/>
            </w:pPr>
            <w:r>
              <w:t>16</w:t>
            </w:r>
          </w:p>
        </w:tc>
        <w:tc>
          <w:tcPr>
            <w:tcW w:w="319" w:type="pct"/>
            <w:vAlign w:val="center"/>
          </w:tcPr>
          <w:p w14:paraId="2C397F7D">
            <w:pPr>
              <w:pStyle w:val="30"/>
            </w:pPr>
            <w:r>
              <w:t>32</w:t>
            </w:r>
          </w:p>
        </w:tc>
        <w:tc>
          <w:tcPr>
            <w:tcW w:w="319" w:type="pct"/>
            <w:vAlign w:val="center"/>
          </w:tcPr>
          <w:p w14:paraId="34DC99D4">
            <w:pPr>
              <w:pStyle w:val="30"/>
            </w:pPr>
            <w:r>
              <w:t>500</w:t>
            </w:r>
          </w:p>
        </w:tc>
        <w:tc>
          <w:tcPr>
            <w:tcW w:w="243" w:type="pct"/>
            <w:vMerge w:val="continue"/>
            <w:vAlign w:val="center"/>
          </w:tcPr>
          <w:p w14:paraId="0E06356E">
            <w:pPr>
              <w:pStyle w:val="30"/>
            </w:pPr>
          </w:p>
        </w:tc>
        <w:tc>
          <w:tcPr>
            <w:tcW w:w="243" w:type="pct"/>
            <w:vMerge w:val="continue"/>
            <w:vAlign w:val="center"/>
          </w:tcPr>
          <w:p w14:paraId="1F3C8784">
            <w:pPr>
              <w:pStyle w:val="30"/>
            </w:pPr>
          </w:p>
        </w:tc>
        <w:tc>
          <w:tcPr>
            <w:tcW w:w="243" w:type="pct"/>
            <w:vMerge w:val="continue"/>
            <w:vAlign w:val="center"/>
          </w:tcPr>
          <w:p w14:paraId="7027A286">
            <w:pPr>
              <w:pStyle w:val="30"/>
            </w:pPr>
          </w:p>
        </w:tc>
        <w:tc>
          <w:tcPr>
            <w:tcW w:w="172" w:type="pct"/>
            <w:vAlign w:val="center"/>
          </w:tcPr>
          <w:p w14:paraId="3B92EB23">
            <w:pPr>
              <w:pStyle w:val="30"/>
            </w:pPr>
          </w:p>
        </w:tc>
      </w:tr>
      <w:tr w14:paraId="1FD3F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316F27A8">
            <w:pPr>
              <w:pStyle w:val="30"/>
            </w:pPr>
            <w:r>
              <w:t>3</w:t>
            </w:r>
          </w:p>
        </w:tc>
        <w:tc>
          <w:tcPr>
            <w:tcW w:w="1376" w:type="pct"/>
            <w:vMerge w:val="continue"/>
            <w:vAlign w:val="center"/>
          </w:tcPr>
          <w:p w14:paraId="105135C5">
            <w:pPr>
              <w:pStyle w:val="30"/>
            </w:pPr>
          </w:p>
        </w:tc>
        <w:tc>
          <w:tcPr>
            <w:tcW w:w="458" w:type="pct"/>
            <w:vMerge w:val="continue"/>
            <w:vAlign w:val="center"/>
          </w:tcPr>
          <w:p w14:paraId="168882F6">
            <w:pPr>
              <w:pStyle w:val="30"/>
            </w:pPr>
          </w:p>
        </w:tc>
        <w:tc>
          <w:tcPr>
            <w:tcW w:w="671" w:type="pct"/>
            <w:vAlign w:val="center"/>
          </w:tcPr>
          <w:p w14:paraId="0E14DA48">
            <w:pPr>
              <w:pStyle w:val="30"/>
            </w:pPr>
            <w:r>
              <w:rPr>
                <w:rFonts w:hint="eastAsia"/>
              </w:rPr>
              <w:t>文件存储数据库</w:t>
            </w:r>
          </w:p>
        </w:tc>
        <w:tc>
          <w:tcPr>
            <w:tcW w:w="314" w:type="pct"/>
            <w:vAlign w:val="center"/>
          </w:tcPr>
          <w:p w14:paraId="5106B780">
            <w:pPr>
              <w:pStyle w:val="30"/>
            </w:pPr>
            <w:r>
              <w:rPr>
                <w:rFonts w:hint="eastAsia"/>
              </w:rPr>
              <w:t>虚拟机</w:t>
            </w:r>
          </w:p>
        </w:tc>
        <w:tc>
          <w:tcPr>
            <w:tcW w:w="172" w:type="pct"/>
            <w:vAlign w:val="center"/>
          </w:tcPr>
          <w:p w14:paraId="09BA7DF3">
            <w:pPr>
              <w:pStyle w:val="30"/>
            </w:pPr>
            <w:r>
              <w:t>1</w:t>
            </w:r>
          </w:p>
        </w:tc>
        <w:tc>
          <w:tcPr>
            <w:tcW w:w="289" w:type="pct"/>
            <w:vAlign w:val="center"/>
          </w:tcPr>
          <w:p w14:paraId="527E7B97">
            <w:pPr>
              <w:pStyle w:val="30"/>
            </w:pPr>
            <w:r>
              <w:t>8</w:t>
            </w:r>
          </w:p>
        </w:tc>
        <w:tc>
          <w:tcPr>
            <w:tcW w:w="319" w:type="pct"/>
            <w:vAlign w:val="center"/>
          </w:tcPr>
          <w:p w14:paraId="59581F0E">
            <w:pPr>
              <w:pStyle w:val="30"/>
            </w:pPr>
            <w:r>
              <w:t>16</w:t>
            </w:r>
          </w:p>
        </w:tc>
        <w:tc>
          <w:tcPr>
            <w:tcW w:w="319" w:type="pct"/>
            <w:vAlign w:val="center"/>
          </w:tcPr>
          <w:p w14:paraId="24AC35B4">
            <w:pPr>
              <w:pStyle w:val="30"/>
            </w:pPr>
            <w:r>
              <w:t>2000</w:t>
            </w:r>
          </w:p>
        </w:tc>
        <w:tc>
          <w:tcPr>
            <w:tcW w:w="243" w:type="pct"/>
            <w:vMerge w:val="continue"/>
            <w:vAlign w:val="center"/>
          </w:tcPr>
          <w:p w14:paraId="7D94F727">
            <w:pPr>
              <w:pStyle w:val="30"/>
            </w:pPr>
          </w:p>
        </w:tc>
        <w:tc>
          <w:tcPr>
            <w:tcW w:w="243" w:type="pct"/>
            <w:vMerge w:val="continue"/>
            <w:vAlign w:val="center"/>
          </w:tcPr>
          <w:p w14:paraId="56DA9F48">
            <w:pPr>
              <w:pStyle w:val="30"/>
            </w:pPr>
          </w:p>
        </w:tc>
        <w:tc>
          <w:tcPr>
            <w:tcW w:w="243" w:type="pct"/>
            <w:vMerge w:val="continue"/>
            <w:vAlign w:val="center"/>
          </w:tcPr>
          <w:p w14:paraId="1C1D80C6">
            <w:pPr>
              <w:pStyle w:val="30"/>
            </w:pPr>
          </w:p>
        </w:tc>
        <w:tc>
          <w:tcPr>
            <w:tcW w:w="172" w:type="pct"/>
            <w:vAlign w:val="center"/>
          </w:tcPr>
          <w:p w14:paraId="32E1E9D2">
            <w:pPr>
              <w:pStyle w:val="30"/>
            </w:pPr>
          </w:p>
        </w:tc>
      </w:tr>
      <w:tr w14:paraId="5A83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21F03C56">
            <w:pPr>
              <w:pStyle w:val="30"/>
            </w:pPr>
            <w:r>
              <w:t>4</w:t>
            </w:r>
          </w:p>
        </w:tc>
        <w:tc>
          <w:tcPr>
            <w:tcW w:w="1376" w:type="pct"/>
            <w:vMerge w:val="continue"/>
            <w:vAlign w:val="center"/>
          </w:tcPr>
          <w:p w14:paraId="184764D2">
            <w:pPr>
              <w:pStyle w:val="30"/>
            </w:pPr>
          </w:p>
        </w:tc>
        <w:tc>
          <w:tcPr>
            <w:tcW w:w="458" w:type="pct"/>
            <w:vMerge w:val="continue"/>
            <w:vAlign w:val="center"/>
          </w:tcPr>
          <w:p w14:paraId="05F37AE6">
            <w:pPr>
              <w:pStyle w:val="30"/>
            </w:pPr>
          </w:p>
        </w:tc>
        <w:tc>
          <w:tcPr>
            <w:tcW w:w="671" w:type="pct"/>
            <w:vAlign w:val="center"/>
          </w:tcPr>
          <w:p w14:paraId="68BE7C47">
            <w:pPr>
              <w:pStyle w:val="30"/>
            </w:pPr>
            <w:r>
              <w:rPr>
                <w:rFonts w:hint="eastAsia"/>
              </w:rPr>
              <w:t>测试服务器</w:t>
            </w:r>
          </w:p>
        </w:tc>
        <w:tc>
          <w:tcPr>
            <w:tcW w:w="314" w:type="pct"/>
            <w:vAlign w:val="center"/>
          </w:tcPr>
          <w:p w14:paraId="6EB2AEDE">
            <w:pPr>
              <w:pStyle w:val="30"/>
            </w:pPr>
            <w:r>
              <w:rPr>
                <w:rFonts w:hint="eastAsia"/>
              </w:rPr>
              <w:t>虚拟机</w:t>
            </w:r>
          </w:p>
        </w:tc>
        <w:tc>
          <w:tcPr>
            <w:tcW w:w="172" w:type="pct"/>
            <w:vAlign w:val="center"/>
          </w:tcPr>
          <w:p w14:paraId="57EB7D3F">
            <w:pPr>
              <w:pStyle w:val="30"/>
            </w:pPr>
            <w:r>
              <w:t>1</w:t>
            </w:r>
          </w:p>
        </w:tc>
        <w:tc>
          <w:tcPr>
            <w:tcW w:w="289" w:type="pct"/>
            <w:vAlign w:val="center"/>
          </w:tcPr>
          <w:p w14:paraId="0030CACF">
            <w:pPr>
              <w:pStyle w:val="30"/>
            </w:pPr>
            <w:r>
              <w:t>16</w:t>
            </w:r>
          </w:p>
        </w:tc>
        <w:tc>
          <w:tcPr>
            <w:tcW w:w="319" w:type="pct"/>
            <w:vAlign w:val="center"/>
          </w:tcPr>
          <w:p w14:paraId="6AE11068">
            <w:pPr>
              <w:pStyle w:val="30"/>
            </w:pPr>
            <w:r>
              <w:t>32</w:t>
            </w:r>
          </w:p>
        </w:tc>
        <w:tc>
          <w:tcPr>
            <w:tcW w:w="319" w:type="pct"/>
            <w:vAlign w:val="center"/>
          </w:tcPr>
          <w:p w14:paraId="573F623D">
            <w:pPr>
              <w:pStyle w:val="30"/>
            </w:pPr>
            <w:r>
              <w:t>500</w:t>
            </w:r>
          </w:p>
        </w:tc>
        <w:tc>
          <w:tcPr>
            <w:tcW w:w="243" w:type="pct"/>
            <w:vMerge w:val="continue"/>
            <w:vAlign w:val="center"/>
          </w:tcPr>
          <w:p w14:paraId="35A89B26">
            <w:pPr>
              <w:pStyle w:val="30"/>
            </w:pPr>
          </w:p>
        </w:tc>
        <w:tc>
          <w:tcPr>
            <w:tcW w:w="243" w:type="pct"/>
            <w:vMerge w:val="continue"/>
            <w:vAlign w:val="center"/>
          </w:tcPr>
          <w:p w14:paraId="2054C43E">
            <w:pPr>
              <w:pStyle w:val="30"/>
            </w:pPr>
          </w:p>
        </w:tc>
        <w:tc>
          <w:tcPr>
            <w:tcW w:w="243" w:type="pct"/>
            <w:vMerge w:val="continue"/>
            <w:vAlign w:val="center"/>
          </w:tcPr>
          <w:p w14:paraId="6EF94447">
            <w:pPr>
              <w:pStyle w:val="30"/>
            </w:pPr>
          </w:p>
        </w:tc>
        <w:tc>
          <w:tcPr>
            <w:tcW w:w="172" w:type="pct"/>
            <w:vAlign w:val="center"/>
          </w:tcPr>
          <w:p w14:paraId="6BBD5C1D">
            <w:pPr>
              <w:pStyle w:val="30"/>
            </w:pPr>
          </w:p>
        </w:tc>
      </w:tr>
      <w:tr w14:paraId="4B7D9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0ADD66E5">
            <w:pPr>
              <w:pStyle w:val="30"/>
            </w:pPr>
            <w:r>
              <w:t>5</w:t>
            </w:r>
          </w:p>
        </w:tc>
        <w:tc>
          <w:tcPr>
            <w:tcW w:w="1376" w:type="pct"/>
            <w:vMerge w:val="continue"/>
            <w:vAlign w:val="center"/>
          </w:tcPr>
          <w:p w14:paraId="6AC11A62">
            <w:pPr>
              <w:pStyle w:val="30"/>
            </w:pPr>
          </w:p>
        </w:tc>
        <w:tc>
          <w:tcPr>
            <w:tcW w:w="458" w:type="pct"/>
            <w:vMerge w:val="continue"/>
            <w:vAlign w:val="center"/>
          </w:tcPr>
          <w:p w14:paraId="0D1E0E7A">
            <w:pPr>
              <w:pStyle w:val="30"/>
            </w:pPr>
          </w:p>
        </w:tc>
        <w:tc>
          <w:tcPr>
            <w:tcW w:w="671" w:type="pct"/>
            <w:vAlign w:val="center"/>
          </w:tcPr>
          <w:p w14:paraId="551E0EDF">
            <w:pPr>
              <w:pStyle w:val="30"/>
            </w:pPr>
            <w:r>
              <w:rPr>
                <w:rFonts w:hint="eastAsia"/>
              </w:rPr>
              <w:t>测试数据库</w:t>
            </w:r>
          </w:p>
        </w:tc>
        <w:tc>
          <w:tcPr>
            <w:tcW w:w="314" w:type="pct"/>
            <w:vAlign w:val="center"/>
          </w:tcPr>
          <w:p w14:paraId="7D2D75D2">
            <w:pPr>
              <w:pStyle w:val="30"/>
            </w:pPr>
            <w:r>
              <w:rPr>
                <w:rFonts w:hint="eastAsia"/>
              </w:rPr>
              <w:t>虚拟机</w:t>
            </w:r>
          </w:p>
        </w:tc>
        <w:tc>
          <w:tcPr>
            <w:tcW w:w="172" w:type="pct"/>
            <w:vAlign w:val="center"/>
          </w:tcPr>
          <w:p w14:paraId="540E004F">
            <w:pPr>
              <w:pStyle w:val="30"/>
            </w:pPr>
            <w:r>
              <w:t>1</w:t>
            </w:r>
          </w:p>
        </w:tc>
        <w:tc>
          <w:tcPr>
            <w:tcW w:w="289" w:type="pct"/>
            <w:vAlign w:val="center"/>
          </w:tcPr>
          <w:p w14:paraId="382EBCD4">
            <w:pPr>
              <w:pStyle w:val="30"/>
            </w:pPr>
            <w:r>
              <w:t>8</w:t>
            </w:r>
          </w:p>
        </w:tc>
        <w:tc>
          <w:tcPr>
            <w:tcW w:w="319" w:type="pct"/>
            <w:vAlign w:val="center"/>
          </w:tcPr>
          <w:p w14:paraId="740EDA98">
            <w:pPr>
              <w:pStyle w:val="30"/>
            </w:pPr>
            <w:r>
              <w:t>16</w:t>
            </w:r>
          </w:p>
        </w:tc>
        <w:tc>
          <w:tcPr>
            <w:tcW w:w="319" w:type="pct"/>
            <w:vAlign w:val="center"/>
          </w:tcPr>
          <w:p w14:paraId="78E4E14A">
            <w:pPr>
              <w:pStyle w:val="30"/>
            </w:pPr>
            <w:r>
              <w:t>1000</w:t>
            </w:r>
          </w:p>
        </w:tc>
        <w:tc>
          <w:tcPr>
            <w:tcW w:w="243" w:type="pct"/>
            <w:vMerge w:val="continue"/>
            <w:vAlign w:val="center"/>
          </w:tcPr>
          <w:p w14:paraId="7FA3DF9F">
            <w:pPr>
              <w:pStyle w:val="30"/>
            </w:pPr>
          </w:p>
        </w:tc>
        <w:tc>
          <w:tcPr>
            <w:tcW w:w="243" w:type="pct"/>
            <w:vMerge w:val="continue"/>
            <w:vAlign w:val="center"/>
          </w:tcPr>
          <w:p w14:paraId="4CC6CDD3">
            <w:pPr>
              <w:pStyle w:val="30"/>
            </w:pPr>
          </w:p>
        </w:tc>
        <w:tc>
          <w:tcPr>
            <w:tcW w:w="243" w:type="pct"/>
            <w:vMerge w:val="continue"/>
            <w:vAlign w:val="center"/>
          </w:tcPr>
          <w:p w14:paraId="01D2E342">
            <w:pPr>
              <w:pStyle w:val="30"/>
            </w:pPr>
          </w:p>
        </w:tc>
        <w:tc>
          <w:tcPr>
            <w:tcW w:w="172" w:type="pct"/>
            <w:vAlign w:val="center"/>
          </w:tcPr>
          <w:p w14:paraId="12651905">
            <w:pPr>
              <w:pStyle w:val="30"/>
            </w:pPr>
          </w:p>
        </w:tc>
      </w:tr>
      <w:tr w14:paraId="70E59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2C2CF38A">
            <w:pPr>
              <w:pStyle w:val="30"/>
            </w:pPr>
            <w:r>
              <w:t>6</w:t>
            </w:r>
          </w:p>
        </w:tc>
        <w:tc>
          <w:tcPr>
            <w:tcW w:w="1376" w:type="pct"/>
            <w:vMerge w:val="restart"/>
            <w:vAlign w:val="center"/>
          </w:tcPr>
          <w:p w14:paraId="5387C8C0">
            <w:pPr>
              <w:pStyle w:val="30"/>
            </w:pPr>
            <w:r>
              <w:rPr>
                <w:rFonts w:hint="eastAsia"/>
              </w:rPr>
              <w:t>市属国企投资基金信息子系统</w:t>
            </w:r>
          </w:p>
        </w:tc>
        <w:tc>
          <w:tcPr>
            <w:tcW w:w="458" w:type="pct"/>
            <w:vAlign w:val="center"/>
          </w:tcPr>
          <w:p w14:paraId="1B2D62DE">
            <w:pPr>
              <w:pStyle w:val="30"/>
            </w:pPr>
            <w:r>
              <w:t>App区</w:t>
            </w:r>
          </w:p>
        </w:tc>
        <w:tc>
          <w:tcPr>
            <w:tcW w:w="671" w:type="pct"/>
            <w:vAlign w:val="center"/>
          </w:tcPr>
          <w:p w14:paraId="37368E74">
            <w:pPr>
              <w:pStyle w:val="30"/>
            </w:pPr>
            <w:r>
              <w:rPr>
                <w:rFonts w:hint="eastAsia"/>
              </w:rPr>
              <w:t>应用服务器</w:t>
            </w:r>
          </w:p>
        </w:tc>
        <w:tc>
          <w:tcPr>
            <w:tcW w:w="314" w:type="pct"/>
            <w:vAlign w:val="center"/>
          </w:tcPr>
          <w:p w14:paraId="4303CDA2">
            <w:pPr>
              <w:pStyle w:val="30"/>
            </w:pPr>
            <w:r>
              <w:rPr>
                <w:rFonts w:hint="eastAsia"/>
              </w:rPr>
              <w:t>虚拟机</w:t>
            </w:r>
          </w:p>
        </w:tc>
        <w:tc>
          <w:tcPr>
            <w:tcW w:w="172" w:type="pct"/>
            <w:vAlign w:val="center"/>
          </w:tcPr>
          <w:p w14:paraId="03F4A35C">
            <w:pPr>
              <w:pStyle w:val="30"/>
            </w:pPr>
            <w:r>
              <w:t>6</w:t>
            </w:r>
          </w:p>
        </w:tc>
        <w:tc>
          <w:tcPr>
            <w:tcW w:w="289" w:type="pct"/>
            <w:vAlign w:val="center"/>
          </w:tcPr>
          <w:p w14:paraId="5B2BBC4A">
            <w:pPr>
              <w:pStyle w:val="30"/>
            </w:pPr>
            <w:r>
              <w:t>8</w:t>
            </w:r>
          </w:p>
        </w:tc>
        <w:tc>
          <w:tcPr>
            <w:tcW w:w="319" w:type="pct"/>
            <w:vAlign w:val="center"/>
          </w:tcPr>
          <w:p w14:paraId="37E341BE">
            <w:pPr>
              <w:pStyle w:val="30"/>
            </w:pPr>
            <w:r>
              <w:t>16</w:t>
            </w:r>
          </w:p>
        </w:tc>
        <w:tc>
          <w:tcPr>
            <w:tcW w:w="319" w:type="pct"/>
            <w:vAlign w:val="center"/>
          </w:tcPr>
          <w:p w14:paraId="245DEE37">
            <w:pPr>
              <w:pStyle w:val="30"/>
            </w:pPr>
            <w:r>
              <w:t>300</w:t>
            </w:r>
          </w:p>
        </w:tc>
        <w:tc>
          <w:tcPr>
            <w:tcW w:w="243" w:type="pct"/>
            <w:vMerge w:val="restart"/>
            <w:vAlign w:val="center"/>
          </w:tcPr>
          <w:p w14:paraId="428885CD">
            <w:pPr>
              <w:pStyle w:val="30"/>
            </w:pPr>
            <w:r>
              <w:t>1</w:t>
            </w:r>
          </w:p>
        </w:tc>
        <w:tc>
          <w:tcPr>
            <w:tcW w:w="243" w:type="pct"/>
            <w:vMerge w:val="restart"/>
            <w:vAlign w:val="center"/>
          </w:tcPr>
          <w:p w14:paraId="0A81F0CD">
            <w:pPr>
              <w:pStyle w:val="30"/>
            </w:pPr>
            <w:r>
              <w:t>4</w:t>
            </w:r>
          </w:p>
        </w:tc>
        <w:tc>
          <w:tcPr>
            <w:tcW w:w="243" w:type="pct"/>
            <w:vMerge w:val="restart"/>
            <w:vAlign w:val="center"/>
          </w:tcPr>
          <w:p w14:paraId="35FFAE75">
            <w:pPr>
              <w:pStyle w:val="30"/>
            </w:pPr>
            <w:r>
              <w:t>1</w:t>
            </w:r>
          </w:p>
        </w:tc>
        <w:tc>
          <w:tcPr>
            <w:tcW w:w="172" w:type="pct"/>
            <w:vAlign w:val="center"/>
          </w:tcPr>
          <w:p w14:paraId="2CD48B02">
            <w:pPr>
              <w:pStyle w:val="30"/>
            </w:pPr>
          </w:p>
        </w:tc>
      </w:tr>
      <w:tr w14:paraId="3DA7C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31EB816E">
            <w:pPr>
              <w:pStyle w:val="30"/>
            </w:pPr>
            <w:r>
              <w:t>7</w:t>
            </w:r>
          </w:p>
        </w:tc>
        <w:tc>
          <w:tcPr>
            <w:tcW w:w="1376" w:type="pct"/>
            <w:vMerge w:val="continue"/>
            <w:vAlign w:val="center"/>
          </w:tcPr>
          <w:p w14:paraId="32D1314D">
            <w:pPr>
              <w:pStyle w:val="30"/>
            </w:pPr>
          </w:p>
        </w:tc>
        <w:tc>
          <w:tcPr>
            <w:tcW w:w="458" w:type="pct"/>
            <w:vAlign w:val="center"/>
          </w:tcPr>
          <w:p w14:paraId="1E5D36BC">
            <w:pPr>
              <w:pStyle w:val="30"/>
            </w:pPr>
            <w:r>
              <w:t>App区</w:t>
            </w:r>
          </w:p>
        </w:tc>
        <w:tc>
          <w:tcPr>
            <w:tcW w:w="671" w:type="pct"/>
            <w:vAlign w:val="center"/>
          </w:tcPr>
          <w:p w14:paraId="79098304">
            <w:pPr>
              <w:pStyle w:val="30"/>
            </w:pPr>
            <w:r>
              <w:rPr>
                <w:rFonts w:hint="eastAsia"/>
              </w:rPr>
              <w:t>应用服务器</w:t>
            </w:r>
          </w:p>
        </w:tc>
        <w:tc>
          <w:tcPr>
            <w:tcW w:w="314" w:type="pct"/>
            <w:vAlign w:val="center"/>
          </w:tcPr>
          <w:p w14:paraId="7CF41D8C">
            <w:pPr>
              <w:pStyle w:val="30"/>
            </w:pPr>
            <w:r>
              <w:rPr>
                <w:rFonts w:hint="eastAsia"/>
              </w:rPr>
              <w:t>虚拟机</w:t>
            </w:r>
          </w:p>
        </w:tc>
        <w:tc>
          <w:tcPr>
            <w:tcW w:w="172" w:type="pct"/>
            <w:vAlign w:val="center"/>
          </w:tcPr>
          <w:p w14:paraId="3C1E6FAF">
            <w:pPr>
              <w:pStyle w:val="30"/>
            </w:pPr>
            <w:r>
              <w:t>2</w:t>
            </w:r>
          </w:p>
        </w:tc>
        <w:tc>
          <w:tcPr>
            <w:tcW w:w="289" w:type="pct"/>
            <w:vAlign w:val="center"/>
          </w:tcPr>
          <w:p w14:paraId="76AF4EBC">
            <w:pPr>
              <w:pStyle w:val="30"/>
            </w:pPr>
            <w:r>
              <w:t>4</w:t>
            </w:r>
          </w:p>
        </w:tc>
        <w:tc>
          <w:tcPr>
            <w:tcW w:w="319" w:type="pct"/>
            <w:vAlign w:val="center"/>
          </w:tcPr>
          <w:p w14:paraId="3E6C6B0C">
            <w:pPr>
              <w:pStyle w:val="30"/>
            </w:pPr>
            <w:r>
              <w:t>8</w:t>
            </w:r>
          </w:p>
        </w:tc>
        <w:tc>
          <w:tcPr>
            <w:tcW w:w="319" w:type="pct"/>
            <w:vAlign w:val="center"/>
          </w:tcPr>
          <w:p w14:paraId="605382CD">
            <w:pPr>
              <w:pStyle w:val="30"/>
            </w:pPr>
            <w:r>
              <w:t>300</w:t>
            </w:r>
          </w:p>
        </w:tc>
        <w:tc>
          <w:tcPr>
            <w:tcW w:w="243" w:type="pct"/>
            <w:vMerge w:val="continue"/>
            <w:vAlign w:val="center"/>
          </w:tcPr>
          <w:p w14:paraId="7ECDCB56">
            <w:pPr>
              <w:pStyle w:val="30"/>
            </w:pPr>
          </w:p>
        </w:tc>
        <w:tc>
          <w:tcPr>
            <w:tcW w:w="243" w:type="pct"/>
            <w:vMerge w:val="continue"/>
            <w:vAlign w:val="center"/>
          </w:tcPr>
          <w:p w14:paraId="37FE8C6B">
            <w:pPr>
              <w:pStyle w:val="30"/>
            </w:pPr>
          </w:p>
        </w:tc>
        <w:tc>
          <w:tcPr>
            <w:tcW w:w="243" w:type="pct"/>
            <w:vMerge w:val="continue"/>
            <w:vAlign w:val="center"/>
          </w:tcPr>
          <w:p w14:paraId="3B5DA72F">
            <w:pPr>
              <w:pStyle w:val="30"/>
            </w:pPr>
          </w:p>
        </w:tc>
        <w:tc>
          <w:tcPr>
            <w:tcW w:w="172" w:type="pct"/>
            <w:vAlign w:val="center"/>
          </w:tcPr>
          <w:p w14:paraId="12E38667">
            <w:pPr>
              <w:pStyle w:val="30"/>
            </w:pPr>
          </w:p>
        </w:tc>
      </w:tr>
      <w:tr w14:paraId="65EC7DAA">
        <w:tblPrEx>
          <w:tblCellMar>
            <w:top w:w="0" w:type="dxa"/>
            <w:left w:w="108" w:type="dxa"/>
            <w:bottom w:w="0" w:type="dxa"/>
            <w:right w:w="108" w:type="dxa"/>
          </w:tblCellMar>
        </w:tblPrEx>
        <w:trPr>
          <w:trHeight w:val="312" w:hRule="atLeast"/>
          <w:jc w:val="center"/>
        </w:trPr>
        <w:tc>
          <w:tcPr>
            <w:tcW w:w="172" w:type="pct"/>
            <w:vAlign w:val="center"/>
          </w:tcPr>
          <w:p w14:paraId="6867C57C">
            <w:pPr>
              <w:pStyle w:val="30"/>
            </w:pPr>
            <w:r>
              <w:t>8</w:t>
            </w:r>
          </w:p>
        </w:tc>
        <w:tc>
          <w:tcPr>
            <w:tcW w:w="1376" w:type="pct"/>
            <w:vMerge w:val="continue"/>
            <w:vAlign w:val="center"/>
          </w:tcPr>
          <w:p w14:paraId="7010116B">
            <w:pPr>
              <w:pStyle w:val="30"/>
            </w:pPr>
          </w:p>
        </w:tc>
        <w:tc>
          <w:tcPr>
            <w:tcW w:w="458" w:type="pct"/>
            <w:vAlign w:val="center"/>
          </w:tcPr>
          <w:p w14:paraId="33791AE0">
            <w:pPr>
              <w:pStyle w:val="30"/>
            </w:pPr>
            <w:r>
              <w:t>db区</w:t>
            </w:r>
          </w:p>
        </w:tc>
        <w:tc>
          <w:tcPr>
            <w:tcW w:w="671" w:type="pct"/>
            <w:vAlign w:val="center"/>
          </w:tcPr>
          <w:p w14:paraId="4808D785">
            <w:pPr>
              <w:pStyle w:val="30"/>
            </w:pPr>
            <w:r>
              <w:rPr>
                <w:rFonts w:hint="eastAsia"/>
              </w:rPr>
              <w:t>数据库服务器</w:t>
            </w:r>
          </w:p>
        </w:tc>
        <w:tc>
          <w:tcPr>
            <w:tcW w:w="314" w:type="pct"/>
            <w:vAlign w:val="center"/>
          </w:tcPr>
          <w:p w14:paraId="1640E27C">
            <w:pPr>
              <w:pStyle w:val="30"/>
            </w:pPr>
            <w:r>
              <w:rPr>
                <w:rFonts w:hint="eastAsia"/>
              </w:rPr>
              <w:t>虚拟机</w:t>
            </w:r>
          </w:p>
        </w:tc>
        <w:tc>
          <w:tcPr>
            <w:tcW w:w="172" w:type="pct"/>
            <w:vAlign w:val="center"/>
          </w:tcPr>
          <w:p w14:paraId="523D685E">
            <w:pPr>
              <w:pStyle w:val="30"/>
            </w:pPr>
            <w:r>
              <w:t>1</w:t>
            </w:r>
          </w:p>
        </w:tc>
        <w:tc>
          <w:tcPr>
            <w:tcW w:w="289" w:type="pct"/>
            <w:vAlign w:val="center"/>
          </w:tcPr>
          <w:p w14:paraId="18D9B644">
            <w:pPr>
              <w:pStyle w:val="30"/>
            </w:pPr>
            <w:r>
              <w:t>8</w:t>
            </w:r>
          </w:p>
        </w:tc>
        <w:tc>
          <w:tcPr>
            <w:tcW w:w="319" w:type="pct"/>
            <w:vAlign w:val="center"/>
          </w:tcPr>
          <w:p w14:paraId="7332198E">
            <w:pPr>
              <w:pStyle w:val="30"/>
            </w:pPr>
            <w:r>
              <w:t>16</w:t>
            </w:r>
          </w:p>
        </w:tc>
        <w:tc>
          <w:tcPr>
            <w:tcW w:w="319" w:type="pct"/>
            <w:vAlign w:val="center"/>
          </w:tcPr>
          <w:p w14:paraId="640B4808">
            <w:pPr>
              <w:pStyle w:val="30"/>
            </w:pPr>
            <w:r>
              <w:t>1100</w:t>
            </w:r>
          </w:p>
        </w:tc>
        <w:tc>
          <w:tcPr>
            <w:tcW w:w="243" w:type="pct"/>
            <w:vMerge w:val="continue"/>
            <w:vAlign w:val="center"/>
          </w:tcPr>
          <w:p w14:paraId="1FD74708">
            <w:pPr>
              <w:pStyle w:val="30"/>
            </w:pPr>
          </w:p>
        </w:tc>
        <w:tc>
          <w:tcPr>
            <w:tcW w:w="243" w:type="pct"/>
            <w:vMerge w:val="continue"/>
            <w:vAlign w:val="center"/>
          </w:tcPr>
          <w:p w14:paraId="20CCB581">
            <w:pPr>
              <w:pStyle w:val="30"/>
            </w:pPr>
          </w:p>
        </w:tc>
        <w:tc>
          <w:tcPr>
            <w:tcW w:w="243" w:type="pct"/>
            <w:vMerge w:val="continue"/>
            <w:vAlign w:val="center"/>
          </w:tcPr>
          <w:p w14:paraId="685BE729">
            <w:pPr>
              <w:pStyle w:val="30"/>
            </w:pPr>
          </w:p>
        </w:tc>
        <w:tc>
          <w:tcPr>
            <w:tcW w:w="172" w:type="pct"/>
            <w:vAlign w:val="center"/>
          </w:tcPr>
          <w:p w14:paraId="28BFECCF">
            <w:pPr>
              <w:pStyle w:val="30"/>
            </w:pPr>
          </w:p>
        </w:tc>
      </w:tr>
      <w:tr w14:paraId="42B4C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3C9DD300">
            <w:pPr>
              <w:pStyle w:val="30"/>
            </w:pPr>
            <w:r>
              <w:t>9</w:t>
            </w:r>
          </w:p>
        </w:tc>
        <w:tc>
          <w:tcPr>
            <w:tcW w:w="1376" w:type="pct"/>
            <w:vAlign w:val="center"/>
          </w:tcPr>
          <w:p w14:paraId="0DB48497">
            <w:pPr>
              <w:pStyle w:val="30"/>
            </w:pPr>
            <w:r>
              <w:rPr>
                <w:rFonts w:hint="eastAsia"/>
              </w:rPr>
              <w:t>国际化经营子系统</w:t>
            </w:r>
          </w:p>
        </w:tc>
        <w:tc>
          <w:tcPr>
            <w:tcW w:w="458" w:type="pct"/>
            <w:vAlign w:val="center"/>
          </w:tcPr>
          <w:p w14:paraId="614F434F">
            <w:pPr>
              <w:pStyle w:val="30"/>
            </w:pPr>
            <w:r>
              <w:rPr>
                <w:rFonts w:hint="eastAsia"/>
              </w:rPr>
              <w:t>国资委华为云</w:t>
            </w:r>
          </w:p>
        </w:tc>
        <w:tc>
          <w:tcPr>
            <w:tcW w:w="671" w:type="pct"/>
            <w:vAlign w:val="center"/>
          </w:tcPr>
          <w:p w14:paraId="38D61F37">
            <w:pPr>
              <w:pStyle w:val="30"/>
            </w:pPr>
            <w:r>
              <w:rPr>
                <w:rFonts w:hint="eastAsia"/>
              </w:rPr>
              <w:t>应用服务器</w:t>
            </w:r>
          </w:p>
        </w:tc>
        <w:tc>
          <w:tcPr>
            <w:tcW w:w="314" w:type="pct"/>
            <w:vAlign w:val="center"/>
          </w:tcPr>
          <w:p w14:paraId="097861F1">
            <w:pPr>
              <w:pStyle w:val="30"/>
            </w:pPr>
            <w:r>
              <w:rPr>
                <w:rFonts w:hint="eastAsia"/>
              </w:rPr>
              <w:t>虚拟机</w:t>
            </w:r>
          </w:p>
        </w:tc>
        <w:tc>
          <w:tcPr>
            <w:tcW w:w="172" w:type="pct"/>
            <w:vAlign w:val="center"/>
          </w:tcPr>
          <w:p w14:paraId="6A520FAC">
            <w:pPr>
              <w:pStyle w:val="30"/>
            </w:pPr>
            <w:r>
              <w:t>2</w:t>
            </w:r>
          </w:p>
        </w:tc>
        <w:tc>
          <w:tcPr>
            <w:tcW w:w="289" w:type="pct"/>
            <w:vAlign w:val="center"/>
          </w:tcPr>
          <w:p w14:paraId="6930315E">
            <w:pPr>
              <w:pStyle w:val="30"/>
            </w:pPr>
            <w:r>
              <w:t>8</w:t>
            </w:r>
          </w:p>
        </w:tc>
        <w:tc>
          <w:tcPr>
            <w:tcW w:w="319" w:type="pct"/>
            <w:vAlign w:val="center"/>
          </w:tcPr>
          <w:p w14:paraId="78E2D4F6">
            <w:pPr>
              <w:pStyle w:val="30"/>
            </w:pPr>
            <w:r>
              <w:t>16</w:t>
            </w:r>
          </w:p>
        </w:tc>
        <w:tc>
          <w:tcPr>
            <w:tcW w:w="319" w:type="pct"/>
            <w:vAlign w:val="center"/>
          </w:tcPr>
          <w:p w14:paraId="3110DE33">
            <w:pPr>
              <w:pStyle w:val="30"/>
            </w:pPr>
            <w:r>
              <w:t>200</w:t>
            </w:r>
          </w:p>
        </w:tc>
        <w:tc>
          <w:tcPr>
            <w:tcW w:w="243" w:type="pct"/>
            <w:vAlign w:val="center"/>
          </w:tcPr>
          <w:p w14:paraId="6F2915AE">
            <w:pPr>
              <w:pStyle w:val="30"/>
            </w:pPr>
          </w:p>
        </w:tc>
        <w:tc>
          <w:tcPr>
            <w:tcW w:w="243" w:type="pct"/>
            <w:vAlign w:val="center"/>
          </w:tcPr>
          <w:p w14:paraId="1631952C">
            <w:pPr>
              <w:pStyle w:val="30"/>
            </w:pPr>
            <w:r>
              <w:t>1</w:t>
            </w:r>
          </w:p>
        </w:tc>
        <w:tc>
          <w:tcPr>
            <w:tcW w:w="243" w:type="pct"/>
            <w:vAlign w:val="center"/>
          </w:tcPr>
          <w:p w14:paraId="07346E43">
            <w:pPr>
              <w:pStyle w:val="30"/>
            </w:pPr>
            <w:r>
              <w:t>1</w:t>
            </w:r>
          </w:p>
        </w:tc>
        <w:tc>
          <w:tcPr>
            <w:tcW w:w="172" w:type="pct"/>
            <w:vAlign w:val="center"/>
          </w:tcPr>
          <w:p w14:paraId="0176B970">
            <w:pPr>
              <w:pStyle w:val="30"/>
            </w:pPr>
          </w:p>
        </w:tc>
      </w:tr>
      <w:tr w14:paraId="4A1AB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2B590EC6">
            <w:pPr>
              <w:pStyle w:val="30"/>
            </w:pPr>
            <w:r>
              <w:t>10</w:t>
            </w:r>
          </w:p>
        </w:tc>
        <w:tc>
          <w:tcPr>
            <w:tcW w:w="1376" w:type="pct"/>
            <w:vMerge w:val="restart"/>
            <w:vAlign w:val="center"/>
          </w:tcPr>
          <w:p w14:paraId="1298915B">
            <w:pPr>
              <w:pStyle w:val="30"/>
            </w:pPr>
            <w:r>
              <w:rPr>
                <w:rFonts w:hint="eastAsia"/>
              </w:rPr>
              <w:t>国企价值评估子系统</w:t>
            </w:r>
          </w:p>
        </w:tc>
        <w:tc>
          <w:tcPr>
            <w:tcW w:w="458" w:type="pct"/>
            <w:vAlign w:val="center"/>
          </w:tcPr>
          <w:p w14:paraId="020D1838">
            <w:pPr>
              <w:pStyle w:val="30"/>
            </w:pPr>
            <w:r>
              <w:rPr>
                <w:rFonts w:hint="eastAsia"/>
              </w:rPr>
              <w:t>国资委华为云</w:t>
            </w:r>
          </w:p>
        </w:tc>
        <w:tc>
          <w:tcPr>
            <w:tcW w:w="671" w:type="pct"/>
            <w:vAlign w:val="center"/>
          </w:tcPr>
          <w:p w14:paraId="4B66CCBF">
            <w:pPr>
              <w:pStyle w:val="30"/>
            </w:pPr>
            <w:r>
              <w:rPr>
                <w:rFonts w:hint="eastAsia"/>
              </w:rPr>
              <w:t>数据库服务器</w:t>
            </w:r>
          </w:p>
        </w:tc>
        <w:tc>
          <w:tcPr>
            <w:tcW w:w="314" w:type="pct"/>
            <w:vAlign w:val="center"/>
          </w:tcPr>
          <w:p w14:paraId="41C9A244">
            <w:pPr>
              <w:pStyle w:val="30"/>
            </w:pPr>
            <w:r>
              <w:rPr>
                <w:rFonts w:hint="eastAsia"/>
              </w:rPr>
              <w:t>虚拟机</w:t>
            </w:r>
          </w:p>
        </w:tc>
        <w:tc>
          <w:tcPr>
            <w:tcW w:w="172" w:type="pct"/>
            <w:vAlign w:val="center"/>
          </w:tcPr>
          <w:p w14:paraId="6F62E43D">
            <w:pPr>
              <w:pStyle w:val="30"/>
            </w:pPr>
            <w:r>
              <w:t>1</w:t>
            </w:r>
          </w:p>
        </w:tc>
        <w:tc>
          <w:tcPr>
            <w:tcW w:w="289" w:type="pct"/>
            <w:vAlign w:val="center"/>
          </w:tcPr>
          <w:p w14:paraId="3FDAFAB0">
            <w:pPr>
              <w:pStyle w:val="30"/>
            </w:pPr>
            <w:r>
              <w:t>8</w:t>
            </w:r>
          </w:p>
        </w:tc>
        <w:tc>
          <w:tcPr>
            <w:tcW w:w="319" w:type="pct"/>
            <w:vAlign w:val="center"/>
          </w:tcPr>
          <w:p w14:paraId="4ECFF599">
            <w:pPr>
              <w:pStyle w:val="30"/>
            </w:pPr>
            <w:r>
              <w:t>16</w:t>
            </w:r>
          </w:p>
        </w:tc>
        <w:tc>
          <w:tcPr>
            <w:tcW w:w="319" w:type="pct"/>
            <w:vAlign w:val="center"/>
          </w:tcPr>
          <w:p w14:paraId="1B0DC93F">
            <w:pPr>
              <w:pStyle w:val="30"/>
            </w:pPr>
            <w:r>
              <w:t>1100</w:t>
            </w:r>
          </w:p>
        </w:tc>
        <w:tc>
          <w:tcPr>
            <w:tcW w:w="243" w:type="pct"/>
            <w:vMerge w:val="restart"/>
            <w:vAlign w:val="center"/>
          </w:tcPr>
          <w:p w14:paraId="7AEE477B">
            <w:pPr>
              <w:pStyle w:val="30"/>
            </w:pPr>
          </w:p>
        </w:tc>
        <w:tc>
          <w:tcPr>
            <w:tcW w:w="243" w:type="pct"/>
            <w:vMerge w:val="restart"/>
            <w:vAlign w:val="center"/>
          </w:tcPr>
          <w:p w14:paraId="22393278">
            <w:pPr>
              <w:pStyle w:val="30"/>
            </w:pPr>
            <w:r>
              <w:t>3</w:t>
            </w:r>
          </w:p>
        </w:tc>
        <w:tc>
          <w:tcPr>
            <w:tcW w:w="243" w:type="pct"/>
            <w:vMerge w:val="restart"/>
            <w:vAlign w:val="center"/>
          </w:tcPr>
          <w:p w14:paraId="0751F7F2">
            <w:pPr>
              <w:pStyle w:val="30"/>
            </w:pPr>
            <w:r>
              <w:t>2</w:t>
            </w:r>
          </w:p>
        </w:tc>
        <w:tc>
          <w:tcPr>
            <w:tcW w:w="172" w:type="pct"/>
            <w:vAlign w:val="center"/>
          </w:tcPr>
          <w:p w14:paraId="6EA1A3ED">
            <w:pPr>
              <w:pStyle w:val="30"/>
            </w:pPr>
          </w:p>
        </w:tc>
      </w:tr>
      <w:tr w14:paraId="524D6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7D039C90">
            <w:pPr>
              <w:pStyle w:val="30"/>
            </w:pPr>
            <w:r>
              <w:t>11</w:t>
            </w:r>
          </w:p>
        </w:tc>
        <w:tc>
          <w:tcPr>
            <w:tcW w:w="1376" w:type="pct"/>
            <w:vMerge w:val="continue"/>
            <w:vAlign w:val="center"/>
          </w:tcPr>
          <w:p w14:paraId="0E9A404B">
            <w:pPr>
              <w:pStyle w:val="30"/>
            </w:pPr>
          </w:p>
        </w:tc>
        <w:tc>
          <w:tcPr>
            <w:tcW w:w="458" w:type="pct"/>
            <w:vAlign w:val="center"/>
          </w:tcPr>
          <w:p w14:paraId="4EA13A03">
            <w:pPr>
              <w:pStyle w:val="30"/>
            </w:pPr>
            <w:r>
              <w:rPr>
                <w:rFonts w:hint="eastAsia"/>
              </w:rPr>
              <w:t>国资委华为云</w:t>
            </w:r>
          </w:p>
        </w:tc>
        <w:tc>
          <w:tcPr>
            <w:tcW w:w="671" w:type="pct"/>
            <w:vAlign w:val="center"/>
          </w:tcPr>
          <w:p w14:paraId="1A3B6AD8">
            <w:pPr>
              <w:pStyle w:val="30"/>
            </w:pPr>
            <w:r>
              <w:rPr>
                <w:rFonts w:hint="eastAsia"/>
              </w:rPr>
              <w:t>数据库服务器</w:t>
            </w:r>
          </w:p>
        </w:tc>
        <w:tc>
          <w:tcPr>
            <w:tcW w:w="314" w:type="pct"/>
            <w:vAlign w:val="center"/>
          </w:tcPr>
          <w:p w14:paraId="747EAD91">
            <w:pPr>
              <w:pStyle w:val="30"/>
            </w:pPr>
            <w:r>
              <w:rPr>
                <w:rFonts w:hint="eastAsia"/>
              </w:rPr>
              <w:t>虚拟机</w:t>
            </w:r>
          </w:p>
        </w:tc>
        <w:tc>
          <w:tcPr>
            <w:tcW w:w="172" w:type="pct"/>
            <w:vAlign w:val="center"/>
          </w:tcPr>
          <w:p w14:paraId="3AD5905B">
            <w:pPr>
              <w:pStyle w:val="30"/>
            </w:pPr>
            <w:r>
              <w:t>2</w:t>
            </w:r>
          </w:p>
        </w:tc>
        <w:tc>
          <w:tcPr>
            <w:tcW w:w="289" w:type="pct"/>
            <w:vAlign w:val="center"/>
          </w:tcPr>
          <w:p w14:paraId="2E0FD67D">
            <w:pPr>
              <w:pStyle w:val="30"/>
            </w:pPr>
            <w:r>
              <w:t>8</w:t>
            </w:r>
          </w:p>
        </w:tc>
        <w:tc>
          <w:tcPr>
            <w:tcW w:w="319" w:type="pct"/>
            <w:vAlign w:val="center"/>
          </w:tcPr>
          <w:p w14:paraId="30A454AD">
            <w:pPr>
              <w:pStyle w:val="30"/>
            </w:pPr>
            <w:r>
              <w:t>16</w:t>
            </w:r>
          </w:p>
        </w:tc>
        <w:tc>
          <w:tcPr>
            <w:tcW w:w="319" w:type="pct"/>
            <w:vAlign w:val="center"/>
          </w:tcPr>
          <w:p w14:paraId="2B512D77">
            <w:pPr>
              <w:pStyle w:val="30"/>
            </w:pPr>
            <w:r>
              <w:t>2100</w:t>
            </w:r>
          </w:p>
        </w:tc>
        <w:tc>
          <w:tcPr>
            <w:tcW w:w="243" w:type="pct"/>
            <w:vMerge w:val="continue"/>
            <w:vAlign w:val="center"/>
          </w:tcPr>
          <w:p w14:paraId="644A060B">
            <w:pPr>
              <w:pStyle w:val="30"/>
            </w:pPr>
          </w:p>
        </w:tc>
        <w:tc>
          <w:tcPr>
            <w:tcW w:w="243" w:type="pct"/>
            <w:vMerge w:val="continue"/>
            <w:vAlign w:val="center"/>
          </w:tcPr>
          <w:p w14:paraId="06D6CFB5">
            <w:pPr>
              <w:pStyle w:val="30"/>
            </w:pPr>
          </w:p>
        </w:tc>
        <w:tc>
          <w:tcPr>
            <w:tcW w:w="243" w:type="pct"/>
            <w:vMerge w:val="continue"/>
            <w:vAlign w:val="center"/>
          </w:tcPr>
          <w:p w14:paraId="79EB01F5">
            <w:pPr>
              <w:pStyle w:val="30"/>
            </w:pPr>
          </w:p>
        </w:tc>
        <w:tc>
          <w:tcPr>
            <w:tcW w:w="172" w:type="pct"/>
            <w:vAlign w:val="center"/>
          </w:tcPr>
          <w:p w14:paraId="47B6FE7A">
            <w:pPr>
              <w:pStyle w:val="30"/>
            </w:pPr>
          </w:p>
        </w:tc>
      </w:tr>
      <w:tr w14:paraId="19963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7F487710">
            <w:pPr>
              <w:pStyle w:val="30"/>
            </w:pPr>
            <w:r>
              <w:t>12</w:t>
            </w:r>
          </w:p>
        </w:tc>
        <w:tc>
          <w:tcPr>
            <w:tcW w:w="1376" w:type="pct"/>
            <w:vMerge w:val="continue"/>
            <w:vAlign w:val="center"/>
          </w:tcPr>
          <w:p w14:paraId="1A0C97BA">
            <w:pPr>
              <w:pStyle w:val="30"/>
            </w:pPr>
          </w:p>
        </w:tc>
        <w:tc>
          <w:tcPr>
            <w:tcW w:w="458" w:type="pct"/>
            <w:vAlign w:val="center"/>
          </w:tcPr>
          <w:p w14:paraId="7025783C">
            <w:pPr>
              <w:pStyle w:val="30"/>
            </w:pPr>
            <w:r>
              <w:rPr>
                <w:rFonts w:hint="eastAsia"/>
              </w:rPr>
              <w:t>国资委华为云</w:t>
            </w:r>
          </w:p>
        </w:tc>
        <w:tc>
          <w:tcPr>
            <w:tcW w:w="671" w:type="pct"/>
            <w:vAlign w:val="center"/>
          </w:tcPr>
          <w:p w14:paraId="68828271">
            <w:pPr>
              <w:pStyle w:val="30"/>
            </w:pPr>
            <w:r>
              <w:rPr>
                <w:rFonts w:hint="eastAsia"/>
              </w:rPr>
              <w:t>应用服务器</w:t>
            </w:r>
          </w:p>
        </w:tc>
        <w:tc>
          <w:tcPr>
            <w:tcW w:w="314" w:type="pct"/>
            <w:vAlign w:val="center"/>
          </w:tcPr>
          <w:p w14:paraId="71D31193">
            <w:pPr>
              <w:pStyle w:val="30"/>
            </w:pPr>
            <w:r>
              <w:rPr>
                <w:rFonts w:hint="eastAsia"/>
              </w:rPr>
              <w:t>虚拟机</w:t>
            </w:r>
          </w:p>
        </w:tc>
        <w:tc>
          <w:tcPr>
            <w:tcW w:w="172" w:type="pct"/>
            <w:vAlign w:val="center"/>
          </w:tcPr>
          <w:p w14:paraId="49561D27">
            <w:pPr>
              <w:pStyle w:val="30"/>
            </w:pPr>
            <w:r>
              <w:t>2</w:t>
            </w:r>
          </w:p>
        </w:tc>
        <w:tc>
          <w:tcPr>
            <w:tcW w:w="289" w:type="pct"/>
            <w:vAlign w:val="center"/>
          </w:tcPr>
          <w:p w14:paraId="07A9389D">
            <w:pPr>
              <w:pStyle w:val="30"/>
            </w:pPr>
            <w:r>
              <w:t>8</w:t>
            </w:r>
          </w:p>
        </w:tc>
        <w:tc>
          <w:tcPr>
            <w:tcW w:w="319" w:type="pct"/>
            <w:vAlign w:val="center"/>
          </w:tcPr>
          <w:p w14:paraId="01ED918A">
            <w:pPr>
              <w:pStyle w:val="30"/>
            </w:pPr>
            <w:r>
              <w:t>16</w:t>
            </w:r>
          </w:p>
        </w:tc>
        <w:tc>
          <w:tcPr>
            <w:tcW w:w="319" w:type="pct"/>
            <w:vAlign w:val="center"/>
          </w:tcPr>
          <w:p w14:paraId="11F51EF2">
            <w:pPr>
              <w:pStyle w:val="30"/>
            </w:pPr>
            <w:r>
              <w:t>600</w:t>
            </w:r>
          </w:p>
        </w:tc>
        <w:tc>
          <w:tcPr>
            <w:tcW w:w="243" w:type="pct"/>
            <w:vMerge w:val="continue"/>
            <w:vAlign w:val="center"/>
          </w:tcPr>
          <w:p w14:paraId="03B0EC28">
            <w:pPr>
              <w:pStyle w:val="30"/>
            </w:pPr>
          </w:p>
        </w:tc>
        <w:tc>
          <w:tcPr>
            <w:tcW w:w="243" w:type="pct"/>
            <w:vMerge w:val="continue"/>
            <w:vAlign w:val="center"/>
          </w:tcPr>
          <w:p w14:paraId="35607487">
            <w:pPr>
              <w:pStyle w:val="30"/>
            </w:pPr>
          </w:p>
        </w:tc>
        <w:tc>
          <w:tcPr>
            <w:tcW w:w="243" w:type="pct"/>
            <w:vMerge w:val="continue"/>
            <w:vAlign w:val="center"/>
          </w:tcPr>
          <w:p w14:paraId="50632925">
            <w:pPr>
              <w:pStyle w:val="30"/>
            </w:pPr>
          </w:p>
        </w:tc>
        <w:tc>
          <w:tcPr>
            <w:tcW w:w="172" w:type="pct"/>
            <w:vAlign w:val="center"/>
          </w:tcPr>
          <w:p w14:paraId="072E62F0">
            <w:pPr>
              <w:pStyle w:val="30"/>
            </w:pPr>
          </w:p>
        </w:tc>
      </w:tr>
      <w:tr w14:paraId="6A14D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323A1D6F">
            <w:pPr>
              <w:pStyle w:val="30"/>
            </w:pPr>
            <w:r>
              <w:t>13</w:t>
            </w:r>
          </w:p>
        </w:tc>
        <w:tc>
          <w:tcPr>
            <w:tcW w:w="1376" w:type="pct"/>
            <w:vMerge w:val="restart"/>
            <w:vAlign w:val="center"/>
          </w:tcPr>
          <w:p w14:paraId="7A8801B7">
            <w:pPr>
              <w:pStyle w:val="30"/>
            </w:pPr>
            <w:r>
              <w:rPr>
                <w:rFonts w:hint="eastAsia"/>
              </w:rPr>
              <w:t>全面风险预警管理子系统</w:t>
            </w:r>
          </w:p>
        </w:tc>
        <w:tc>
          <w:tcPr>
            <w:tcW w:w="458" w:type="pct"/>
            <w:vAlign w:val="center"/>
          </w:tcPr>
          <w:p w14:paraId="4EB6B3E1">
            <w:pPr>
              <w:pStyle w:val="30"/>
            </w:pPr>
            <w:r>
              <w:rPr>
                <w:rFonts w:hint="eastAsia"/>
              </w:rPr>
              <w:t>内网</w:t>
            </w:r>
          </w:p>
        </w:tc>
        <w:tc>
          <w:tcPr>
            <w:tcW w:w="671" w:type="pct"/>
            <w:vAlign w:val="center"/>
          </w:tcPr>
          <w:p w14:paraId="521F95E1">
            <w:pPr>
              <w:pStyle w:val="30"/>
            </w:pPr>
            <w:r>
              <w:t>Web服务器</w:t>
            </w:r>
          </w:p>
        </w:tc>
        <w:tc>
          <w:tcPr>
            <w:tcW w:w="314" w:type="pct"/>
            <w:vAlign w:val="center"/>
          </w:tcPr>
          <w:p w14:paraId="20C5BC18">
            <w:pPr>
              <w:pStyle w:val="30"/>
            </w:pPr>
            <w:r>
              <w:rPr>
                <w:rFonts w:hint="eastAsia"/>
              </w:rPr>
              <w:t>虚拟机</w:t>
            </w:r>
          </w:p>
        </w:tc>
        <w:tc>
          <w:tcPr>
            <w:tcW w:w="172" w:type="pct"/>
            <w:vAlign w:val="center"/>
          </w:tcPr>
          <w:p w14:paraId="5CCDB903">
            <w:pPr>
              <w:pStyle w:val="30"/>
            </w:pPr>
            <w:r>
              <w:t>2</w:t>
            </w:r>
          </w:p>
        </w:tc>
        <w:tc>
          <w:tcPr>
            <w:tcW w:w="289" w:type="pct"/>
            <w:vAlign w:val="center"/>
          </w:tcPr>
          <w:p w14:paraId="5B3F8F31">
            <w:pPr>
              <w:pStyle w:val="30"/>
            </w:pPr>
            <w:r>
              <w:t>8</w:t>
            </w:r>
          </w:p>
        </w:tc>
        <w:tc>
          <w:tcPr>
            <w:tcW w:w="319" w:type="pct"/>
            <w:vAlign w:val="center"/>
          </w:tcPr>
          <w:p w14:paraId="3065223E">
            <w:pPr>
              <w:pStyle w:val="30"/>
            </w:pPr>
            <w:r>
              <w:t>16</w:t>
            </w:r>
          </w:p>
        </w:tc>
        <w:tc>
          <w:tcPr>
            <w:tcW w:w="319" w:type="pct"/>
            <w:vAlign w:val="center"/>
          </w:tcPr>
          <w:p w14:paraId="32DF7D64">
            <w:pPr>
              <w:pStyle w:val="30"/>
            </w:pPr>
            <w:r>
              <w:t>300</w:t>
            </w:r>
          </w:p>
        </w:tc>
        <w:tc>
          <w:tcPr>
            <w:tcW w:w="243" w:type="pct"/>
            <w:vMerge w:val="restart"/>
            <w:vAlign w:val="center"/>
          </w:tcPr>
          <w:p w14:paraId="42DA2923">
            <w:pPr>
              <w:pStyle w:val="30"/>
            </w:pPr>
            <w:r>
              <w:t>2</w:t>
            </w:r>
          </w:p>
        </w:tc>
        <w:tc>
          <w:tcPr>
            <w:tcW w:w="243" w:type="pct"/>
            <w:vMerge w:val="restart"/>
            <w:vAlign w:val="center"/>
          </w:tcPr>
          <w:p w14:paraId="46690C51">
            <w:pPr>
              <w:pStyle w:val="30"/>
            </w:pPr>
            <w:r>
              <w:t>3</w:t>
            </w:r>
          </w:p>
        </w:tc>
        <w:tc>
          <w:tcPr>
            <w:tcW w:w="243" w:type="pct"/>
            <w:vMerge w:val="restart"/>
            <w:vAlign w:val="center"/>
          </w:tcPr>
          <w:p w14:paraId="470A48C8">
            <w:pPr>
              <w:pStyle w:val="30"/>
            </w:pPr>
            <w:r>
              <w:t>3</w:t>
            </w:r>
          </w:p>
        </w:tc>
        <w:tc>
          <w:tcPr>
            <w:tcW w:w="172" w:type="pct"/>
            <w:vAlign w:val="center"/>
          </w:tcPr>
          <w:p w14:paraId="7096F3D3">
            <w:pPr>
              <w:pStyle w:val="30"/>
            </w:pPr>
          </w:p>
        </w:tc>
      </w:tr>
      <w:tr w14:paraId="2192A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3C952D65">
            <w:pPr>
              <w:pStyle w:val="30"/>
            </w:pPr>
            <w:r>
              <w:t>14</w:t>
            </w:r>
          </w:p>
        </w:tc>
        <w:tc>
          <w:tcPr>
            <w:tcW w:w="1376" w:type="pct"/>
            <w:vMerge w:val="continue"/>
            <w:vAlign w:val="center"/>
          </w:tcPr>
          <w:p w14:paraId="41FB55E8">
            <w:pPr>
              <w:pStyle w:val="30"/>
            </w:pPr>
          </w:p>
        </w:tc>
        <w:tc>
          <w:tcPr>
            <w:tcW w:w="458" w:type="pct"/>
            <w:vAlign w:val="center"/>
          </w:tcPr>
          <w:p w14:paraId="621B736E">
            <w:pPr>
              <w:pStyle w:val="30"/>
            </w:pPr>
            <w:r>
              <w:rPr>
                <w:rFonts w:hint="eastAsia"/>
              </w:rPr>
              <w:t>内网</w:t>
            </w:r>
          </w:p>
        </w:tc>
        <w:tc>
          <w:tcPr>
            <w:tcW w:w="671" w:type="pct"/>
            <w:vAlign w:val="center"/>
          </w:tcPr>
          <w:p w14:paraId="52282E1C">
            <w:pPr>
              <w:pStyle w:val="30"/>
            </w:pPr>
            <w:r>
              <w:rPr>
                <w:rFonts w:hint="eastAsia"/>
              </w:rPr>
              <w:t>应用服务器</w:t>
            </w:r>
          </w:p>
        </w:tc>
        <w:tc>
          <w:tcPr>
            <w:tcW w:w="314" w:type="pct"/>
            <w:vAlign w:val="center"/>
          </w:tcPr>
          <w:p w14:paraId="6A7DB845">
            <w:pPr>
              <w:pStyle w:val="30"/>
            </w:pPr>
            <w:r>
              <w:rPr>
                <w:rFonts w:hint="eastAsia"/>
              </w:rPr>
              <w:t>虚拟机</w:t>
            </w:r>
          </w:p>
        </w:tc>
        <w:tc>
          <w:tcPr>
            <w:tcW w:w="172" w:type="pct"/>
            <w:vAlign w:val="center"/>
          </w:tcPr>
          <w:p w14:paraId="74130F92">
            <w:pPr>
              <w:pStyle w:val="30"/>
            </w:pPr>
            <w:r>
              <w:t>2</w:t>
            </w:r>
          </w:p>
        </w:tc>
        <w:tc>
          <w:tcPr>
            <w:tcW w:w="289" w:type="pct"/>
            <w:vAlign w:val="center"/>
          </w:tcPr>
          <w:p w14:paraId="1A495272">
            <w:pPr>
              <w:pStyle w:val="30"/>
            </w:pPr>
            <w:r>
              <w:t>8</w:t>
            </w:r>
          </w:p>
        </w:tc>
        <w:tc>
          <w:tcPr>
            <w:tcW w:w="319" w:type="pct"/>
            <w:vAlign w:val="center"/>
          </w:tcPr>
          <w:p w14:paraId="09ECA361">
            <w:pPr>
              <w:pStyle w:val="30"/>
            </w:pPr>
            <w:r>
              <w:t>32</w:t>
            </w:r>
          </w:p>
        </w:tc>
        <w:tc>
          <w:tcPr>
            <w:tcW w:w="319" w:type="pct"/>
            <w:vAlign w:val="center"/>
          </w:tcPr>
          <w:p w14:paraId="56446A0C">
            <w:pPr>
              <w:pStyle w:val="30"/>
            </w:pPr>
            <w:r>
              <w:t>300</w:t>
            </w:r>
          </w:p>
        </w:tc>
        <w:tc>
          <w:tcPr>
            <w:tcW w:w="243" w:type="pct"/>
            <w:vMerge w:val="continue"/>
            <w:vAlign w:val="center"/>
          </w:tcPr>
          <w:p w14:paraId="19A535D7">
            <w:pPr>
              <w:pStyle w:val="30"/>
            </w:pPr>
          </w:p>
        </w:tc>
        <w:tc>
          <w:tcPr>
            <w:tcW w:w="243" w:type="pct"/>
            <w:vMerge w:val="continue"/>
            <w:vAlign w:val="center"/>
          </w:tcPr>
          <w:p w14:paraId="720F26A9">
            <w:pPr>
              <w:pStyle w:val="30"/>
            </w:pPr>
          </w:p>
        </w:tc>
        <w:tc>
          <w:tcPr>
            <w:tcW w:w="243" w:type="pct"/>
            <w:vMerge w:val="continue"/>
            <w:vAlign w:val="center"/>
          </w:tcPr>
          <w:p w14:paraId="4A4B0C04">
            <w:pPr>
              <w:pStyle w:val="30"/>
            </w:pPr>
          </w:p>
        </w:tc>
        <w:tc>
          <w:tcPr>
            <w:tcW w:w="172" w:type="pct"/>
            <w:vAlign w:val="center"/>
          </w:tcPr>
          <w:p w14:paraId="3C18E193">
            <w:pPr>
              <w:pStyle w:val="30"/>
            </w:pPr>
          </w:p>
        </w:tc>
      </w:tr>
      <w:tr w14:paraId="70A4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116B9B16">
            <w:pPr>
              <w:pStyle w:val="30"/>
            </w:pPr>
            <w:r>
              <w:t>15</w:t>
            </w:r>
          </w:p>
        </w:tc>
        <w:tc>
          <w:tcPr>
            <w:tcW w:w="1376" w:type="pct"/>
            <w:vMerge w:val="continue"/>
            <w:vAlign w:val="center"/>
          </w:tcPr>
          <w:p w14:paraId="6829518A">
            <w:pPr>
              <w:pStyle w:val="30"/>
            </w:pPr>
          </w:p>
        </w:tc>
        <w:tc>
          <w:tcPr>
            <w:tcW w:w="458" w:type="pct"/>
            <w:vAlign w:val="center"/>
          </w:tcPr>
          <w:p w14:paraId="1429FDF7">
            <w:pPr>
              <w:pStyle w:val="30"/>
            </w:pPr>
            <w:r>
              <w:rPr>
                <w:rFonts w:hint="eastAsia"/>
              </w:rPr>
              <w:t>内网</w:t>
            </w:r>
          </w:p>
        </w:tc>
        <w:tc>
          <w:tcPr>
            <w:tcW w:w="671" w:type="pct"/>
            <w:vAlign w:val="center"/>
          </w:tcPr>
          <w:p w14:paraId="2A00B69D">
            <w:pPr>
              <w:pStyle w:val="30"/>
            </w:pPr>
            <w:r>
              <w:rPr>
                <w:rFonts w:hint="eastAsia"/>
              </w:rPr>
              <w:t>数据库服务器</w:t>
            </w:r>
          </w:p>
        </w:tc>
        <w:tc>
          <w:tcPr>
            <w:tcW w:w="314" w:type="pct"/>
            <w:vAlign w:val="center"/>
          </w:tcPr>
          <w:p w14:paraId="786A5C41">
            <w:pPr>
              <w:pStyle w:val="30"/>
            </w:pPr>
            <w:r>
              <w:rPr>
                <w:rFonts w:hint="eastAsia"/>
              </w:rPr>
              <w:t>虚拟机</w:t>
            </w:r>
          </w:p>
        </w:tc>
        <w:tc>
          <w:tcPr>
            <w:tcW w:w="172" w:type="pct"/>
            <w:vAlign w:val="center"/>
          </w:tcPr>
          <w:p w14:paraId="236224CC">
            <w:pPr>
              <w:pStyle w:val="30"/>
            </w:pPr>
            <w:r>
              <w:t>2</w:t>
            </w:r>
          </w:p>
        </w:tc>
        <w:tc>
          <w:tcPr>
            <w:tcW w:w="289" w:type="pct"/>
            <w:vAlign w:val="center"/>
          </w:tcPr>
          <w:p w14:paraId="072A7144">
            <w:pPr>
              <w:pStyle w:val="30"/>
            </w:pPr>
            <w:r>
              <w:t>8</w:t>
            </w:r>
          </w:p>
        </w:tc>
        <w:tc>
          <w:tcPr>
            <w:tcW w:w="319" w:type="pct"/>
            <w:vAlign w:val="center"/>
          </w:tcPr>
          <w:p w14:paraId="0247F84D">
            <w:pPr>
              <w:pStyle w:val="30"/>
            </w:pPr>
            <w:r>
              <w:t>32</w:t>
            </w:r>
          </w:p>
        </w:tc>
        <w:tc>
          <w:tcPr>
            <w:tcW w:w="319" w:type="pct"/>
            <w:vAlign w:val="center"/>
          </w:tcPr>
          <w:p w14:paraId="1E0D5719">
            <w:pPr>
              <w:pStyle w:val="30"/>
            </w:pPr>
            <w:r>
              <w:t>1124</w:t>
            </w:r>
          </w:p>
        </w:tc>
        <w:tc>
          <w:tcPr>
            <w:tcW w:w="243" w:type="pct"/>
            <w:vMerge w:val="continue"/>
            <w:vAlign w:val="center"/>
          </w:tcPr>
          <w:p w14:paraId="00D32B9C">
            <w:pPr>
              <w:pStyle w:val="30"/>
            </w:pPr>
          </w:p>
        </w:tc>
        <w:tc>
          <w:tcPr>
            <w:tcW w:w="243" w:type="pct"/>
            <w:vMerge w:val="continue"/>
            <w:vAlign w:val="center"/>
          </w:tcPr>
          <w:p w14:paraId="403CBBC4">
            <w:pPr>
              <w:pStyle w:val="30"/>
            </w:pPr>
          </w:p>
        </w:tc>
        <w:tc>
          <w:tcPr>
            <w:tcW w:w="243" w:type="pct"/>
            <w:vMerge w:val="continue"/>
            <w:vAlign w:val="center"/>
          </w:tcPr>
          <w:p w14:paraId="74FC1B9A">
            <w:pPr>
              <w:pStyle w:val="30"/>
            </w:pPr>
          </w:p>
        </w:tc>
        <w:tc>
          <w:tcPr>
            <w:tcW w:w="172" w:type="pct"/>
            <w:vAlign w:val="center"/>
          </w:tcPr>
          <w:p w14:paraId="06BBE09B">
            <w:pPr>
              <w:pStyle w:val="30"/>
            </w:pPr>
          </w:p>
        </w:tc>
      </w:tr>
      <w:tr w14:paraId="2446E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680FC34C">
            <w:pPr>
              <w:pStyle w:val="30"/>
            </w:pPr>
            <w:r>
              <w:t>16</w:t>
            </w:r>
          </w:p>
        </w:tc>
        <w:tc>
          <w:tcPr>
            <w:tcW w:w="1376" w:type="pct"/>
            <w:vMerge w:val="restart"/>
            <w:vAlign w:val="center"/>
          </w:tcPr>
          <w:p w14:paraId="3FC41E57">
            <w:pPr>
              <w:pStyle w:val="30"/>
            </w:pPr>
            <w:r>
              <w:rPr>
                <w:rFonts w:hint="eastAsia"/>
              </w:rPr>
              <w:t>国资监管采集子系统</w:t>
            </w:r>
          </w:p>
        </w:tc>
        <w:tc>
          <w:tcPr>
            <w:tcW w:w="458" w:type="pct"/>
            <w:vAlign w:val="center"/>
          </w:tcPr>
          <w:p w14:paraId="61CCC060">
            <w:pPr>
              <w:pStyle w:val="30"/>
            </w:pPr>
            <w:r>
              <w:rPr>
                <w:rFonts w:hint="eastAsia"/>
              </w:rPr>
              <w:t>国资委华为云</w:t>
            </w:r>
          </w:p>
        </w:tc>
        <w:tc>
          <w:tcPr>
            <w:tcW w:w="671" w:type="pct"/>
            <w:vAlign w:val="center"/>
          </w:tcPr>
          <w:p w14:paraId="06FD1BBD">
            <w:pPr>
              <w:pStyle w:val="30"/>
            </w:pPr>
            <w:r>
              <w:rPr>
                <w:rFonts w:hint="eastAsia"/>
              </w:rPr>
              <w:t>应用服务器</w:t>
            </w:r>
          </w:p>
        </w:tc>
        <w:tc>
          <w:tcPr>
            <w:tcW w:w="314" w:type="pct"/>
            <w:vAlign w:val="center"/>
          </w:tcPr>
          <w:p w14:paraId="371DD49D">
            <w:pPr>
              <w:pStyle w:val="30"/>
            </w:pPr>
            <w:r>
              <w:rPr>
                <w:rFonts w:hint="eastAsia"/>
              </w:rPr>
              <w:t>虚拟机</w:t>
            </w:r>
          </w:p>
        </w:tc>
        <w:tc>
          <w:tcPr>
            <w:tcW w:w="172" w:type="pct"/>
            <w:vAlign w:val="center"/>
          </w:tcPr>
          <w:p w14:paraId="0E72524C">
            <w:pPr>
              <w:pStyle w:val="30"/>
            </w:pPr>
            <w:r>
              <w:t>2</w:t>
            </w:r>
          </w:p>
        </w:tc>
        <w:tc>
          <w:tcPr>
            <w:tcW w:w="289" w:type="pct"/>
            <w:vAlign w:val="center"/>
          </w:tcPr>
          <w:p w14:paraId="52CBD71E">
            <w:pPr>
              <w:pStyle w:val="30"/>
            </w:pPr>
            <w:r>
              <w:t>8</w:t>
            </w:r>
          </w:p>
        </w:tc>
        <w:tc>
          <w:tcPr>
            <w:tcW w:w="319" w:type="pct"/>
            <w:vAlign w:val="center"/>
          </w:tcPr>
          <w:p w14:paraId="71088BDD">
            <w:pPr>
              <w:pStyle w:val="30"/>
            </w:pPr>
            <w:r>
              <w:t>16</w:t>
            </w:r>
          </w:p>
        </w:tc>
        <w:tc>
          <w:tcPr>
            <w:tcW w:w="319" w:type="pct"/>
            <w:vAlign w:val="center"/>
          </w:tcPr>
          <w:p w14:paraId="6FEA81B0">
            <w:pPr>
              <w:pStyle w:val="30"/>
            </w:pPr>
            <w:r>
              <w:t>300</w:t>
            </w:r>
          </w:p>
        </w:tc>
        <w:tc>
          <w:tcPr>
            <w:tcW w:w="243" w:type="pct"/>
            <w:vMerge w:val="restart"/>
            <w:vAlign w:val="center"/>
          </w:tcPr>
          <w:p w14:paraId="127E2611">
            <w:pPr>
              <w:pStyle w:val="30"/>
            </w:pPr>
          </w:p>
        </w:tc>
        <w:tc>
          <w:tcPr>
            <w:tcW w:w="243" w:type="pct"/>
            <w:vMerge w:val="restart"/>
            <w:vAlign w:val="center"/>
          </w:tcPr>
          <w:p w14:paraId="0C8707A9">
            <w:pPr>
              <w:pStyle w:val="30"/>
            </w:pPr>
            <w:r>
              <w:t>2</w:t>
            </w:r>
          </w:p>
        </w:tc>
        <w:tc>
          <w:tcPr>
            <w:tcW w:w="243" w:type="pct"/>
            <w:vMerge w:val="restart"/>
            <w:vAlign w:val="center"/>
          </w:tcPr>
          <w:p w14:paraId="333D9BB0">
            <w:pPr>
              <w:pStyle w:val="30"/>
            </w:pPr>
            <w:r>
              <w:t>2</w:t>
            </w:r>
          </w:p>
        </w:tc>
        <w:tc>
          <w:tcPr>
            <w:tcW w:w="172" w:type="pct"/>
            <w:vAlign w:val="center"/>
          </w:tcPr>
          <w:p w14:paraId="5D8A78BE">
            <w:pPr>
              <w:pStyle w:val="30"/>
            </w:pPr>
          </w:p>
        </w:tc>
      </w:tr>
      <w:tr w14:paraId="6F745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4F315784">
            <w:pPr>
              <w:pStyle w:val="30"/>
            </w:pPr>
            <w:r>
              <w:t>17</w:t>
            </w:r>
          </w:p>
        </w:tc>
        <w:tc>
          <w:tcPr>
            <w:tcW w:w="1376" w:type="pct"/>
            <w:vMerge w:val="continue"/>
            <w:vAlign w:val="center"/>
          </w:tcPr>
          <w:p w14:paraId="32F75419">
            <w:pPr>
              <w:pStyle w:val="30"/>
            </w:pPr>
          </w:p>
        </w:tc>
        <w:tc>
          <w:tcPr>
            <w:tcW w:w="458" w:type="pct"/>
            <w:vAlign w:val="center"/>
          </w:tcPr>
          <w:p w14:paraId="55620132">
            <w:pPr>
              <w:pStyle w:val="30"/>
            </w:pPr>
            <w:r>
              <w:rPr>
                <w:rFonts w:hint="eastAsia"/>
              </w:rPr>
              <w:t>国资委华为云</w:t>
            </w:r>
          </w:p>
        </w:tc>
        <w:tc>
          <w:tcPr>
            <w:tcW w:w="671" w:type="pct"/>
            <w:vAlign w:val="center"/>
          </w:tcPr>
          <w:p w14:paraId="2BD4CB42">
            <w:pPr>
              <w:pStyle w:val="30"/>
            </w:pPr>
            <w:r>
              <w:rPr>
                <w:rFonts w:hint="eastAsia"/>
              </w:rPr>
              <w:t>应用服务器</w:t>
            </w:r>
          </w:p>
        </w:tc>
        <w:tc>
          <w:tcPr>
            <w:tcW w:w="314" w:type="pct"/>
            <w:vAlign w:val="center"/>
          </w:tcPr>
          <w:p w14:paraId="1D8672A1">
            <w:pPr>
              <w:pStyle w:val="30"/>
            </w:pPr>
            <w:r>
              <w:rPr>
                <w:rFonts w:hint="eastAsia"/>
              </w:rPr>
              <w:t>虚拟机</w:t>
            </w:r>
          </w:p>
        </w:tc>
        <w:tc>
          <w:tcPr>
            <w:tcW w:w="172" w:type="pct"/>
            <w:vAlign w:val="center"/>
          </w:tcPr>
          <w:p w14:paraId="49E84130">
            <w:pPr>
              <w:pStyle w:val="30"/>
            </w:pPr>
            <w:r>
              <w:t>2</w:t>
            </w:r>
          </w:p>
        </w:tc>
        <w:tc>
          <w:tcPr>
            <w:tcW w:w="289" w:type="pct"/>
            <w:vAlign w:val="center"/>
          </w:tcPr>
          <w:p w14:paraId="6E1998D7">
            <w:pPr>
              <w:pStyle w:val="30"/>
            </w:pPr>
            <w:r>
              <w:t>8</w:t>
            </w:r>
          </w:p>
        </w:tc>
        <w:tc>
          <w:tcPr>
            <w:tcW w:w="319" w:type="pct"/>
            <w:vAlign w:val="center"/>
          </w:tcPr>
          <w:p w14:paraId="6709581B">
            <w:pPr>
              <w:pStyle w:val="30"/>
            </w:pPr>
            <w:r>
              <w:t>16</w:t>
            </w:r>
          </w:p>
        </w:tc>
        <w:tc>
          <w:tcPr>
            <w:tcW w:w="319" w:type="pct"/>
            <w:vAlign w:val="center"/>
          </w:tcPr>
          <w:p w14:paraId="6C85E224">
            <w:pPr>
              <w:pStyle w:val="30"/>
            </w:pPr>
            <w:r>
              <w:t>1124</w:t>
            </w:r>
          </w:p>
        </w:tc>
        <w:tc>
          <w:tcPr>
            <w:tcW w:w="243" w:type="pct"/>
            <w:vMerge w:val="continue"/>
            <w:vAlign w:val="center"/>
          </w:tcPr>
          <w:p w14:paraId="67417337">
            <w:pPr>
              <w:pStyle w:val="30"/>
            </w:pPr>
          </w:p>
        </w:tc>
        <w:tc>
          <w:tcPr>
            <w:tcW w:w="243" w:type="pct"/>
            <w:vMerge w:val="continue"/>
            <w:vAlign w:val="center"/>
          </w:tcPr>
          <w:p w14:paraId="54EDF3CC">
            <w:pPr>
              <w:pStyle w:val="30"/>
            </w:pPr>
          </w:p>
        </w:tc>
        <w:tc>
          <w:tcPr>
            <w:tcW w:w="243" w:type="pct"/>
            <w:vMerge w:val="continue"/>
            <w:vAlign w:val="center"/>
          </w:tcPr>
          <w:p w14:paraId="47AECBC0">
            <w:pPr>
              <w:pStyle w:val="30"/>
            </w:pPr>
          </w:p>
        </w:tc>
        <w:tc>
          <w:tcPr>
            <w:tcW w:w="172" w:type="pct"/>
            <w:vAlign w:val="center"/>
          </w:tcPr>
          <w:p w14:paraId="17CB5B25">
            <w:pPr>
              <w:pStyle w:val="30"/>
            </w:pPr>
          </w:p>
        </w:tc>
      </w:tr>
      <w:tr w14:paraId="11A5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5E594576">
            <w:pPr>
              <w:pStyle w:val="30"/>
            </w:pPr>
            <w:r>
              <w:t>18</w:t>
            </w:r>
          </w:p>
        </w:tc>
        <w:tc>
          <w:tcPr>
            <w:tcW w:w="1376" w:type="pct"/>
            <w:vAlign w:val="center"/>
          </w:tcPr>
          <w:p w14:paraId="21CAA34D">
            <w:pPr>
              <w:pStyle w:val="30"/>
            </w:pPr>
            <w:r>
              <w:rPr>
                <w:rFonts w:hint="eastAsia"/>
              </w:rPr>
              <w:t>国资委经营预算管理子系统</w:t>
            </w:r>
          </w:p>
        </w:tc>
        <w:tc>
          <w:tcPr>
            <w:tcW w:w="458" w:type="pct"/>
            <w:vAlign w:val="center"/>
          </w:tcPr>
          <w:p w14:paraId="75E775DE">
            <w:pPr>
              <w:pStyle w:val="30"/>
            </w:pPr>
            <w:r>
              <w:rPr>
                <w:rFonts w:hint="eastAsia"/>
              </w:rPr>
              <w:t>国资委华为云</w:t>
            </w:r>
          </w:p>
        </w:tc>
        <w:tc>
          <w:tcPr>
            <w:tcW w:w="671" w:type="pct"/>
            <w:vAlign w:val="center"/>
          </w:tcPr>
          <w:p w14:paraId="4BA1CEFE">
            <w:pPr>
              <w:pStyle w:val="30"/>
            </w:pPr>
            <w:r>
              <w:t>Web服务器</w:t>
            </w:r>
          </w:p>
        </w:tc>
        <w:tc>
          <w:tcPr>
            <w:tcW w:w="314" w:type="pct"/>
            <w:vAlign w:val="center"/>
          </w:tcPr>
          <w:p w14:paraId="198EBE2B">
            <w:pPr>
              <w:pStyle w:val="30"/>
            </w:pPr>
            <w:r>
              <w:rPr>
                <w:rFonts w:hint="eastAsia"/>
              </w:rPr>
              <w:t>虚拟机</w:t>
            </w:r>
          </w:p>
        </w:tc>
        <w:tc>
          <w:tcPr>
            <w:tcW w:w="172" w:type="pct"/>
            <w:vAlign w:val="center"/>
          </w:tcPr>
          <w:p w14:paraId="14222D93">
            <w:pPr>
              <w:pStyle w:val="30"/>
            </w:pPr>
            <w:r>
              <w:t>2</w:t>
            </w:r>
          </w:p>
        </w:tc>
        <w:tc>
          <w:tcPr>
            <w:tcW w:w="289" w:type="pct"/>
            <w:vAlign w:val="center"/>
          </w:tcPr>
          <w:p w14:paraId="7E3B0B7C">
            <w:pPr>
              <w:pStyle w:val="30"/>
            </w:pPr>
            <w:r>
              <w:t>8</w:t>
            </w:r>
          </w:p>
        </w:tc>
        <w:tc>
          <w:tcPr>
            <w:tcW w:w="319" w:type="pct"/>
            <w:vAlign w:val="center"/>
          </w:tcPr>
          <w:p w14:paraId="3A347EE5">
            <w:pPr>
              <w:pStyle w:val="30"/>
            </w:pPr>
            <w:r>
              <w:t>16</w:t>
            </w:r>
          </w:p>
        </w:tc>
        <w:tc>
          <w:tcPr>
            <w:tcW w:w="319" w:type="pct"/>
            <w:vAlign w:val="center"/>
          </w:tcPr>
          <w:p w14:paraId="0AF4F1EF">
            <w:pPr>
              <w:pStyle w:val="30"/>
            </w:pPr>
            <w:r>
              <w:t>200</w:t>
            </w:r>
          </w:p>
        </w:tc>
        <w:tc>
          <w:tcPr>
            <w:tcW w:w="243" w:type="pct"/>
            <w:vAlign w:val="center"/>
          </w:tcPr>
          <w:p w14:paraId="71F21006">
            <w:pPr>
              <w:pStyle w:val="30"/>
            </w:pPr>
          </w:p>
        </w:tc>
        <w:tc>
          <w:tcPr>
            <w:tcW w:w="243" w:type="pct"/>
            <w:vAlign w:val="center"/>
          </w:tcPr>
          <w:p w14:paraId="6E5DAAD7">
            <w:pPr>
              <w:pStyle w:val="30"/>
            </w:pPr>
            <w:r>
              <w:t>1</w:t>
            </w:r>
          </w:p>
        </w:tc>
        <w:tc>
          <w:tcPr>
            <w:tcW w:w="243" w:type="pct"/>
            <w:vAlign w:val="center"/>
          </w:tcPr>
          <w:p w14:paraId="1A6FF344">
            <w:pPr>
              <w:pStyle w:val="30"/>
            </w:pPr>
            <w:r>
              <w:t>1</w:t>
            </w:r>
          </w:p>
        </w:tc>
        <w:tc>
          <w:tcPr>
            <w:tcW w:w="172" w:type="pct"/>
            <w:vAlign w:val="center"/>
          </w:tcPr>
          <w:p w14:paraId="53D4469A">
            <w:pPr>
              <w:pStyle w:val="30"/>
            </w:pPr>
          </w:p>
        </w:tc>
      </w:tr>
      <w:tr w14:paraId="3262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1148CDFA">
            <w:pPr>
              <w:pStyle w:val="30"/>
            </w:pPr>
            <w:r>
              <w:t>19</w:t>
            </w:r>
          </w:p>
        </w:tc>
        <w:tc>
          <w:tcPr>
            <w:tcW w:w="1376" w:type="pct"/>
            <w:vMerge w:val="restart"/>
            <w:vAlign w:val="center"/>
          </w:tcPr>
          <w:p w14:paraId="3112ADB6">
            <w:pPr>
              <w:pStyle w:val="30"/>
            </w:pPr>
            <w:r>
              <w:rPr>
                <w:rFonts w:hint="eastAsia"/>
              </w:rPr>
              <w:t>企业分配事中事后监管子系统</w:t>
            </w:r>
          </w:p>
        </w:tc>
        <w:tc>
          <w:tcPr>
            <w:tcW w:w="458" w:type="pct"/>
            <w:vAlign w:val="center"/>
          </w:tcPr>
          <w:p w14:paraId="349EFA4E">
            <w:pPr>
              <w:pStyle w:val="30"/>
            </w:pPr>
            <w:r>
              <w:rPr>
                <w:rFonts w:hint="eastAsia"/>
              </w:rPr>
              <w:t>内网</w:t>
            </w:r>
          </w:p>
        </w:tc>
        <w:tc>
          <w:tcPr>
            <w:tcW w:w="671" w:type="pct"/>
            <w:vAlign w:val="center"/>
          </w:tcPr>
          <w:p w14:paraId="51F55E59">
            <w:pPr>
              <w:pStyle w:val="30"/>
            </w:pPr>
            <w:r>
              <w:rPr>
                <w:rFonts w:hint="eastAsia"/>
              </w:rPr>
              <w:t>应用服务器</w:t>
            </w:r>
          </w:p>
        </w:tc>
        <w:tc>
          <w:tcPr>
            <w:tcW w:w="314" w:type="pct"/>
            <w:vAlign w:val="center"/>
          </w:tcPr>
          <w:p w14:paraId="4D315845">
            <w:pPr>
              <w:pStyle w:val="30"/>
            </w:pPr>
            <w:r>
              <w:rPr>
                <w:rFonts w:hint="eastAsia"/>
              </w:rPr>
              <w:t>虚拟机</w:t>
            </w:r>
          </w:p>
        </w:tc>
        <w:tc>
          <w:tcPr>
            <w:tcW w:w="172" w:type="pct"/>
            <w:vAlign w:val="center"/>
          </w:tcPr>
          <w:p w14:paraId="79142408">
            <w:pPr>
              <w:pStyle w:val="30"/>
            </w:pPr>
            <w:r>
              <w:t>2</w:t>
            </w:r>
          </w:p>
        </w:tc>
        <w:tc>
          <w:tcPr>
            <w:tcW w:w="289" w:type="pct"/>
            <w:vAlign w:val="center"/>
          </w:tcPr>
          <w:p w14:paraId="14B7465D">
            <w:pPr>
              <w:pStyle w:val="30"/>
            </w:pPr>
            <w:r>
              <w:t>8</w:t>
            </w:r>
          </w:p>
        </w:tc>
        <w:tc>
          <w:tcPr>
            <w:tcW w:w="319" w:type="pct"/>
            <w:vAlign w:val="center"/>
          </w:tcPr>
          <w:p w14:paraId="56131036">
            <w:pPr>
              <w:pStyle w:val="30"/>
            </w:pPr>
            <w:r>
              <w:t>16</w:t>
            </w:r>
          </w:p>
        </w:tc>
        <w:tc>
          <w:tcPr>
            <w:tcW w:w="319" w:type="pct"/>
            <w:vAlign w:val="center"/>
          </w:tcPr>
          <w:p w14:paraId="3461CAD3">
            <w:pPr>
              <w:pStyle w:val="30"/>
            </w:pPr>
            <w:r>
              <w:t>200</w:t>
            </w:r>
          </w:p>
        </w:tc>
        <w:tc>
          <w:tcPr>
            <w:tcW w:w="243" w:type="pct"/>
            <w:vMerge w:val="restart"/>
            <w:vAlign w:val="center"/>
          </w:tcPr>
          <w:p w14:paraId="26AEC703">
            <w:pPr>
              <w:pStyle w:val="30"/>
            </w:pPr>
          </w:p>
        </w:tc>
        <w:tc>
          <w:tcPr>
            <w:tcW w:w="243" w:type="pct"/>
            <w:vMerge w:val="restart"/>
            <w:vAlign w:val="center"/>
          </w:tcPr>
          <w:p w14:paraId="1A158713">
            <w:pPr>
              <w:pStyle w:val="30"/>
            </w:pPr>
            <w:r>
              <w:t>2</w:t>
            </w:r>
          </w:p>
        </w:tc>
        <w:tc>
          <w:tcPr>
            <w:tcW w:w="243" w:type="pct"/>
            <w:vMerge w:val="restart"/>
            <w:vAlign w:val="center"/>
          </w:tcPr>
          <w:p w14:paraId="46EB943B">
            <w:pPr>
              <w:pStyle w:val="30"/>
            </w:pPr>
            <w:r>
              <w:t>4</w:t>
            </w:r>
          </w:p>
        </w:tc>
        <w:tc>
          <w:tcPr>
            <w:tcW w:w="172" w:type="pct"/>
            <w:vAlign w:val="center"/>
          </w:tcPr>
          <w:p w14:paraId="56A27B57">
            <w:pPr>
              <w:pStyle w:val="30"/>
            </w:pPr>
          </w:p>
        </w:tc>
      </w:tr>
      <w:tr w14:paraId="6847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0D78CFFB">
            <w:pPr>
              <w:pStyle w:val="30"/>
            </w:pPr>
            <w:r>
              <w:t>20</w:t>
            </w:r>
          </w:p>
        </w:tc>
        <w:tc>
          <w:tcPr>
            <w:tcW w:w="1376" w:type="pct"/>
            <w:vMerge w:val="continue"/>
            <w:vAlign w:val="center"/>
          </w:tcPr>
          <w:p w14:paraId="6ECF9664">
            <w:pPr>
              <w:pStyle w:val="30"/>
            </w:pPr>
          </w:p>
        </w:tc>
        <w:tc>
          <w:tcPr>
            <w:tcW w:w="458" w:type="pct"/>
            <w:vAlign w:val="center"/>
          </w:tcPr>
          <w:p w14:paraId="2CC95BBD">
            <w:pPr>
              <w:pStyle w:val="30"/>
            </w:pPr>
            <w:r>
              <w:rPr>
                <w:rFonts w:hint="eastAsia"/>
              </w:rPr>
              <w:t>内网</w:t>
            </w:r>
          </w:p>
        </w:tc>
        <w:tc>
          <w:tcPr>
            <w:tcW w:w="671" w:type="pct"/>
            <w:vAlign w:val="center"/>
          </w:tcPr>
          <w:p w14:paraId="43D11A3B">
            <w:pPr>
              <w:pStyle w:val="30"/>
            </w:pPr>
            <w:r>
              <w:rPr>
                <w:rFonts w:hint="eastAsia"/>
              </w:rPr>
              <w:t>数据库服务器</w:t>
            </w:r>
          </w:p>
        </w:tc>
        <w:tc>
          <w:tcPr>
            <w:tcW w:w="314" w:type="pct"/>
            <w:vAlign w:val="center"/>
          </w:tcPr>
          <w:p w14:paraId="47E82898">
            <w:pPr>
              <w:pStyle w:val="30"/>
            </w:pPr>
            <w:r>
              <w:rPr>
                <w:rFonts w:hint="eastAsia"/>
              </w:rPr>
              <w:t>虚拟机</w:t>
            </w:r>
          </w:p>
        </w:tc>
        <w:tc>
          <w:tcPr>
            <w:tcW w:w="172" w:type="pct"/>
            <w:noWrap/>
            <w:vAlign w:val="center"/>
          </w:tcPr>
          <w:p w14:paraId="306A1CEC">
            <w:pPr>
              <w:pStyle w:val="30"/>
            </w:pPr>
            <w:r>
              <w:rPr>
                <w:rFonts w:hint="eastAsia"/>
              </w:rPr>
              <w:t>4</w:t>
            </w:r>
          </w:p>
        </w:tc>
        <w:tc>
          <w:tcPr>
            <w:tcW w:w="289" w:type="pct"/>
            <w:vAlign w:val="center"/>
          </w:tcPr>
          <w:p w14:paraId="71E44B12">
            <w:pPr>
              <w:pStyle w:val="30"/>
            </w:pPr>
            <w:r>
              <w:t>8</w:t>
            </w:r>
          </w:p>
        </w:tc>
        <w:tc>
          <w:tcPr>
            <w:tcW w:w="319" w:type="pct"/>
            <w:vAlign w:val="center"/>
          </w:tcPr>
          <w:p w14:paraId="5E20DA5D">
            <w:pPr>
              <w:pStyle w:val="30"/>
            </w:pPr>
            <w:r>
              <w:t>16</w:t>
            </w:r>
          </w:p>
        </w:tc>
        <w:tc>
          <w:tcPr>
            <w:tcW w:w="319" w:type="pct"/>
            <w:vAlign w:val="center"/>
          </w:tcPr>
          <w:p w14:paraId="2D66001F">
            <w:pPr>
              <w:pStyle w:val="30"/>
            </w:pPr>
            <w:r>
              <w:t>300</w:t>
            </w:r>
          </w:p>
        </w:tc>
        <w:tc>
          <w:tcPr>
            <w:tcW w:w="243" w:type="pct"/>
            <w:vMerge w:val="continue"/>
            <w:vAlign w:val="center"/>
          </w:tcPr>
          <w:p w14:paraId="3D1F730A">
            <w:pPr>
              <w:pStyle w:val="30"/>
            </w:pPr>
          </w:p>
        </w:tc>
        <w:tc>
          <w:tcPr>
            <w:tcW w:w="243" w:type="pct"/>
            <w:vMerge w:val="continue"/>
            <w:vAlign w:val="center"/>
          </w:tcPr>
          <w:p w14:paraId="7A8D0EEF">
            <w:pPr>
              <w:pStyle w:val="30"/>
            </w:pPr>
          </w:p>
        </w:tc>
        <w:tc>
          <w:tcPr>
            <w:tcW w:w="243" w:type="pct"/>
            <w:vMerge w:val="continue"/>
            <w:vAlign w:val="center"/>
          </w:tcPr>
          <w:p w14:paraId="1082F1E5">
            <w:pPr>
              <w:pStyle w:val="30"/>
            </w:pPr>
          </w:p>
        </w:tc>
        <w:tc>
          <w:tcPr>
            <w:tcW w:w="172" w:type="pct"/>
            <w:vAlign w:val="center"/>
          </w:tcPr>
          <w:p w14:paraId="0A869677">
            <w:pPr>
              <w:pStyle w:val="30"/>
            </w:pPr>
          </w:p>
        </w:tc>
      </w:tr>
      <w:tr w14:paraId="67E51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0A37A424">
            <w:pPr>
              <w:pStyle w:val="30"/>
            </w:pPr>
            <w:r>
              <w:t>21</w:t>
            </w:r>
          </w:p>
        </w:tc>
        <w:tc>
          <w:tcPr>
            <w:tcW w:w="1376" w:type="pct"/>
            <w:vMerge w:val="continue"/>
            <w:vAlign w:val="center"/>
          </w:tcPr>
          <w:p w14:paraId="13A0B8EC">
            <w:pPr>
              <w:pStyle w:val="30"/>
            </w:pPr>
          </w:p>
        </w:tc>
        <w:tc>
          <w:tcPr>
            <w:tcW w:w="458" w:type="pct"/>
            <w:vAlign w:val="center"/>
          </w:tcPr>
          <w:p w14:paraId="17E2DFEC">
            <w:pPr>
              <w:pStyle w:val="30"/>
            </w:pPr>
            <w:r>
              <w:rPr>
                <w:rFonts w:hint="eastAsia"/>
              </w:rPr>
              <w:t>内网</w:t>
            </w:r>
          </w:p>
        </w:tc>
        <w:tc>
          <w:tcPr>
            <w:tcW w:w="671" w:type="pct"/>
            <w:vAlign w:val="center"/>
          </w:tcPr>
          <w:p w14:paraId="75B51E53">
            <w:pPr>
              <w:pStyle w:val="30"/>
            </w:pPr>
            <w:r>
              <w:rPr>
                <w:rFonts w:hint="eastAsia"/>
              </w:rPr>
              <w:t>数据库前置机</w:t>
            </w:r>
          </w:p>
        </w:tc>
        <w:tc>
          <w:tcPr>
            <w:tcW w:w="314" w:type="pct"/>
            <w:vAlign w:val="center"/>
          </w:tcPr>
          <w:p w14:paraId="40593BD5">
            <w:pPr>
              <w:pStyle w:val="30"/>
            </w:pPr>
            <w:r>
              <w:rPr>
                <w:rFonts w:hint="eastAsia"/>
              </w:rPr>
              <w:t>虚拟机</w:t>
            </w:r>
          </w:p>
        </w:tc>
        <w:tc>
          <w:tcPr>
            <w:tcW w:w="172" w:type="pct"/>
            <w:vAlign w:val="center"/>
          </w:tcPr>
          <w:p w14:paraId="3A592096">
            <w:pPr>
              <w:pStyle w:val="30"/>
            </w:pPr>
            <w:r>
              <w:t>1</w:t>
            </w:r>
          </w:p>
        </w:tc>
        <w:tc>
          <w:tcPr>
            <w:tcW w:w="289" w:type="pct"/>
            <w:vAlign w:val="center"/>
          </w:tcPr>
          <w:p w14:paraId="0843FBE7">
            <w:pPr>
              <w:pStyle w:val="30"/>
            </w:pPr>
            <w:r>
              <w:t>8</w:t>
            </w:r>
          </w:p>
        </w:tc>
        <w:tc>
          <w:tcPr>
            <w:tcW w:w="319" w:type="pct"/>
            <w:vAlign w:val="center"/>
          </w:tcPr>
          <w:p w14:paraId="3323857D">
            <w:pPr>
              <w:pStyle w:val="30"/>
            </w:pPr>
            <w:r>
              <w:t>16</w:t>
            </w:r>
          </w:p>
        </w:tc>
        <w:tc>
          <w:tcPr>
            <w:tcW w:w="319" w:type="pct"/>
            <w:vAlign w:val="center"/>
          </w:tcPr>
          <w:p w14:paraId="74C4EB91">
            <w:pPr>
              <w:pStyle w:val="30"/>
            </w:pPr>
            <w:r>
              <w:t>2124</w:t>
            </w:r>
          </w:p>
        </w:tc>
        <w:tc>
          <w:tcPr>
            <w:tcW w:w="243" w:type="pct"/>
            <w:vMerge w:val="continue"/>
            <w:vAlign w:val="center"/>
          </w:tcPr>
          <w:p w14:paraId="418E0DBD">
            <w:pPr>
              <w:pStyle w:val="30"/>
            </w:pPr>
          </w:p>
        </w:tc>
        <w:tc>
          <w:tcPr>
            <w:tcW w:w="243" w:type="pct"/>
            <w:vMerge w:val="continue"/>
            <w:vAlign w:val="center"/>
          </w:tcPr>
          <w:p w14:paraId="01B1F371">
            <w:pPr>
              <w:pStyle w:val="30"/>
            </w:pPr>
          </w:p>
        </w:tc>
        <w:tc>
          <w:tcPr>
            <w:tcW w:w="243" w:type="pct"/>
            <w:vMerge w:val="continue"/>
            <w:vAlign w:val="center"/>
          </w:tcPr>
          <w:p w14:paraId="22D4D91F">
            <w:pPr>
              <w:pStyle w:val="30"/>
            </w:pPr>
          </w:p>
        </w:tc>
        <w:tc>
          <w:tcPr>
            <w:tcW w:w="172" w:type="pct"/>
            <w:vAlign w:val="center"/>
          </w:tcPr>
          <w:p w14:paraId="5A9A2E0A">
            <w:pPr>
              <w:pStyle w:val="30"/>
            </w:pPr>
          </w:p>
        </w:tc>
      </w:tr>
      <w:tr w14:paraId="684F6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5A361F20">
            <w:pPr>
              <w:pStyle w:val="30"/>
            </w:pPr>
            <w:r>
              <w:t>22</w:t>
            </w:r>
          </w:p>
        </w:tc>
        <w:tc>
          <w:tcPr>
            <w:tcW w:w="1376" w:type="pct"/>
            <w:vMerge w:val="restart"/>
            <w:vAlign w:val="center"/>
          </w:tcPr>
          <w:p w14:paraId="69550589">
            <w:pPr>
              <w:pStyle w:val="30"/>
            </w:pPr>
            <w:r>
              <w:rPr>
                <w:rFonts w:hint="eastAsia"/>
              </w:rPr>
              <w:t>内部审计子系统</w:t>
            </w:r>
          </w:p>
        </w:tc>
        <w:tc>
          <w:tcPr>
            <w:tcW w:w="458" w:type="pct"/>
            <w:vAlign w:val="center"/>
          </w:tcPr>
          <w:p w14:paraId="7DC23CB8">
            <w:pPr>
              <w:pStyle w:val="30"/>
            </w:pPr>
            <w:r>
              <w:rPr>
                <w:rFonts w:hint="eastAsia"/>
              </w:rPr>
              <w:t>国资委华为云</w:t>
            </w:r>
          </w:p>
        </w:tc>
        <w:tc>
          <w:tcPr>
            <w:tcW w:w="671" w:type="pct"/>
            <w:vAlign w:val="center"/>
          </w:tcPr>
          <w:p w14:paraId="1FA06AE3">
            <w:pPr>
              <w:pStyle w:val="30"/>
            </w:pPr>
            <w:r>
              <w:rPr>
                <w:rFonts w:hint="eastAsia"/>
              </w:rPr>
              <w:t>应用服务器</w:t>
            </w:r>
          </w:p>
        </w:tc>
        <w:tc>
          <w:tcPr>
            <w:tcW w:w="314" w:type="pct"/>
            <w:vAlign w:val="center"/>
          </w:tcPr>
          <w:p w14:paraId="68314CAC">
            <w:pPr>
              <w:pStyle w:val="30"/>
            </w:pPr>
            <w:r>
              <w:rPr>
                <w:rFonts w:hint="eastAsia"/>
              </w:rPr>
              <w:t>虚拟机</w:t>
            </w:r>
          </w:p>
        </w:tc>
        <w:tc>
          <w:tcPr>
            <w:tcW w:w="172" w:type="pct"/>
            <w:vAlign w:val="center"/>
          </w:tcPr>
          <w:p w14:paraId="465743E4">
            <w:pPr>
              <w:pStyle w:val="30"/>
            </w:pPr>
            <w:r>
              <w:t>2</w:t>
            </w:r>
          </w:p>
        </w:tc>
        <w:tc>
          <w:tcPr>
            <w:tcW w:w="289" w:type="pct"/>
            <w:vAlign w:val="center"/>
          </w:tcPr>
          <w:p w14:paraId="1CD460C4">
            <w:pPr>
              <w:pStyle w:val="30"/>
            </w:pPr>
            <w:r>
              <w:t>8</w:t>
            </w:r>
          </w:p>
        </w:tc>
        <w:tc>
          <w:tcPr>
            <w:tcW w:w="319" w:type="pct"/>
            <w:vAlign w:val="center"/>
          </w:tcPr>
          <w:p w14:paraId="1A90F800">
            <w:pPr>
              <w:pStyle w:val="30"/>
            </w:pPr>
            <w:r>
              <w:t>16</w:t>
            </w:r>
          </w:p>
        </w:tc>
        <w:tc>
          <w:tcPr>
            <w:tcW w:w="319" w:type="pct"/>
            <w:vAlign w:val="center"/>
          </w:tcPr>
          <w:p w14:paraId="4686E5B3">
            <w:pPr>
              <w:pStyle w:val="30"/>
            </w:pPr>
            <w:r>
              <w:t>200</w:t>
            </w:r>
          </w:p>
        </w:tc>
        <w:tc>
          <w:tcPr>
            <w:tcW w:w="243" w:type="pct"/>
            <w:vMerge w:val="restart"/>
            <w:vAlign w:val="center"/>
          </w:tcPr>
          <w:p w14:paraId="4026EBBA">
            <w:pPr>
              <w:pStyle w:val="30"/>
            </w:pPr>
          </w:p>
        </w:tc>
        <w:tc>
          <w:tcPr>
            <w:tcW w:w="243" w:type="pct"/>
            <w:vMerge w:val="restart"/>
            <w:vAlign w:val="center"/>
          </w:tcPr>
          <w:p w14:paraId="302E2765">
            <w:pPr>
              <w:pStyle w:val="30"/>
            </w:pPr>
            <w:r>
              <w:t>2</w:t>
            </w:r>
          </w:p>
        </w:tc>
        <w:tc>
          <w:tcPr>
            <w:tcW w:w="243" w:type="pct"/>
            <w:vMerge w:val="restart"/>
            <w:vAlign w:val="center"/>
          </w:tcPr>
          <w:p w14:paraId="75AA2BF3">
            <w:pPr>
              <w:pStyle w:val="30"/>
            </w:pPr>
            <w:r>
              <w:t>2</w:t>
            </w:r>
          </w:p>
        </w:tc>
        <w:tc>
          <w:tcPr>
            <w:tcW w:w="172" w:type="pct"/>
            <w:vAlign w:val="center"/>
          </w:tcPr>
          <w:p w14:paraId="1C64F673">
            <w:pPr>
              <w:pStyle w:val="30"/>
            </w:pPr>
          </w:p>
        </w:tc>
      </w:tr>
      <w:tr w14:paraId="39D3A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49139D17">
            <w:pPr>
              <w:pStyle w:val="30"/>
            </w:pPr>
            <w:r>
              <w:t>23</w:t>
            </w:r>
          </w:p>
        </w:tc>
        <w:tc>
          <w:tcPr>
            <w:tcW w:w="1376" w:type="pct"/>
            <w:vMerge w:val="continue"/>
            <w:vAlign w:val="center"/>
          </w:tcPr>
          <w:p w14:paraId="107E5965">
            <w:pPr>
              <w:pStyle w:val="30"/>
            </w:pPr>
          </w:p>
        </w:tc>
        <w:tc>
          <w:tcPr>
            <w:tcW w:w="458" w:type="pct"/>
            <w:vAlign w:val="center"/>
          </w:tcPr>
          <w:p w14:paraId="5A382998">
            <w:pPr>
              <w:pStyle w:val="30"/>
            </w:pPr>
            <w:r>
              <w:rPr>
                <w:rFonts w:hint="eastAsia"/>
              </w:rPr>
              <w:t>国资委华为云</w:t>
            </w:r>
          </w:p>
        </w:tc>
        <w:tc>
          <w:tcPr>
            <w:tcW w:w="671" w:type="pct"/>
            <w:vAlign w:val="center"/>
          </w:tcPr>
          <w:p w14:paraId="37A08502">
            <w:pPr>
              <w:pStyle w:val="30"/>
            </w:pPr>
            <w:r>
              <w:rPr>
                <w:rFonts w:hint="eastAsia"/>
              </w:rPr>
              <w:t>数据库服务器</w:t>
            </w:r>
          </w:p>
        </w:tc>
        <w:tc>
          <w:tcPr>
            <w:tcW w:w="314" w:type="pct"/>
            <w:vAlign w:val="center"/>
          </w:tcPr>
          <w:p w14:paraId="241B80EF">
            <w:pPr>
              <w:pStyle w:val="30"/>
            </w:pPr>
            <w:r>
              <w:rPr>
                <w:rFonts w:hint="eastAsia"/>
              </w:rPr>
              <w:t>虚拟机</w:t>
            </w:r>
          </w:p>
        </w:tc>
        <w:tc>
          <w:tcPr>
            <w:tcW w:w="172" w:type="pct"/>
            <w:vAlign w:val="center"/>
          </w:tcPr>
          <w:p w14:paraId="4E2E172E">
            <w:pPr>
              <w:pStyle w:val="30"/>
            </w:pPr>
            <w:r>
              <w:t>2</w:t>
            </w:r>
          </w:p>
        </w:tc>
        <w:tc>
          <w:tcPr>
            <w:tcW w:w="289" w:type="pct"/>
            <w:vAlign w:val="center"/>
          </w:tcPr>
          <w:p w14:paraId="593C2F0E">
            <w:pPr>
              <w:pStyle w:val="30"/>
            </w:pPr>
            <w:r>
              <w:t>8</w:t>
            </w:r>
          </w:p>
        </w:tc>
        <w:tc>
          <w:tcPr>
            <w:tcW w:w="319" w:type="pct"/>
            <w:vAlign w:val="center"/>
          </w:tcPr>
          <w:p w14:paraId="74E602C6">
            <w:pPr>
              <w:pStyle w:val="30"/>
            </w:pPr>
            <w:r>
              <w:t>16</w:t>
            </w:r>
          </w:p>
        </w:tc>
        <w:tc>
          <w:tcPr>
            <w:tcW w:w="319" w:type="pct"/>
            <w:vAlign w:val="center"/>
          </w:tcPr>
          <w:p w14:paraId="37056C34">
            <w:pPr>
              <w:pStyle w:val="30"/>
            </w:pPr>
            <w:r>
              <w:t>500</w:t>
            </w:r>
          </w:p>
        </w:tc>
        <w:tc>
          <w:tcPr>
            <w:tcW w:w="243" w:type="pct"/>
            <w:vMerge w:val="continue"/>
            <w:vAlign w:val="center"/>
          </w:tcPr>
          <w:p w14:paraId="6614CD8C">
            <w:pPr>
              <w:pStyle w:val="30"/>
            </w:pPr>
          </w:p>
        </w:tc>
        <w:tc>
          <w:tcPr>
            <w:tcW w:w="243" w:type="pct"/>
            <w:vMerge w:val="continue"/>
            <w:vAlign w:val="center"/>
          </w:tcPr>
          <w:p w14:paraId="471E58B6">
            <w:pPr>
              <w:pStyle w:val="30"/>
            </w:pPr>
          </w:p>
        </w:tc>
        <w:tc>
          <w:tcPr>
            <w:tcW w:w="243" w:type="pct"/>
            <w:vMerge w:val="continue"/>
            <w:vAlign w:val="center"/>
          </w:tcPr>
          <w:p w14:paraId="723E2AAF">
            <w:pPr>
              <w:pStyle w:val="30"/>
            </w:pPr>
          </w:p>
        </w:tc>
        <w:tc>
          <w:tcPr>
            <w:tcW w:w="172" w:type="pct"/>
            <w:vAlign w:val="center"/>
          </w:tcPr>
          <w:p w14:paraId="55F88358">
            <w:pPr>
              <w:pStyle w:val="30"/>
            </w:pPr>
          </w:p>
        </w:tc>
      </w:tr>
      <w:tr w14:paraId="599F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07906E15">
            <w:pPr>
              <w:pStyle w:val="30"/>
            </w:pPr>
            <w:r>
              <w:t>24</w:t>
            </w:r>
          </w:p>
        </w:tc>
        <w:tc>
          <w:tcPr>
            <w:tcW w:w="1376" w:type="pct"/>
            <w:vMerge w:val="restart"/>
            <w:vAlign w:val="center"/>
          </w:tcPr>
          <w:p w14:paraId="4ADBC2F7">
            <w:pPr>
              <w:pStyle w:val="30"/>
            </w:pPr>
            <w:r>
              <w:rPr>
                <w:rFonts w:hint="eastAsia"/>
              </w:rPr>
              <w:t>内部控制评测管理子系统</w:t>
            </w:r>
          </w:p>
        </w:tc>
        <w:tc>
          <w:tcPr>
            <w:tcW w:w="458" w:type="pct"/>
            <w:vAlign w:val="center"/>
          </w:tcPr>
          <w:p w14:paraId="6BD3656E">
            <w:pPr>
              <w:pStyle w:val="30"/>
            </w:pPr>
            <w:r>
              <w:rPr>
                <w:rFonts w:hint="eastAsia"/>
              </w:rPr>
              <w:t>国资委华为云</w:t>
            </w:r>
          </w:p>
        </w:tc>
        <w:tc>
          <w:tcPr>
            <w:tcW w:w="671" w:type="pct"/>
            <w:vAlign w:val="center"/>
          </w:tcPr>
          <w:p w14:paraId="27E715CA">
            <w:pPr>
              <w:pStyle w:val="30"/>
            </w:pPr>
            <w:r>
              <w:rPr>
                <w:rFonts w:hint="eastAsia"/>
              </w:rPr>
              <w:t>应用服务器</w:t>
            </w:r>
          </w:p>
        </w:tc>
        <w:tc>
          <w:tcPr>
            <w:tcW w:w="314" w:type="pct"/>
            <w:vAlign w:val="center"/>
          </w:tcPr>
          <w:p w14:paraId="673B9E5A">
            <w:pPr>
              <w:pStyle w:val="30"/>
            </w:pPr>
            <w:r>
              <w:rPr>
                <w:rFonts w:hint="eastAsia"/>
              </w:rPr>
              <w:t>虚拟机</w:t>
            </w:r>
          </w:p>
        </w:tc>
        <w:tc>
          <w:tcPr>
            <w:tcW w:w="172" w:type="pct"/>
            <w:vAlign w:val="center"/>
          </w:tcPr>
          <w:p w14:paraId="7536D6D5">
            <w:pPr>
              <w:pStyle w:val="30"/>
            </w:pPr>
            <w:r>
              <w:t>2</w:t>
            </w:r>
          </w:p>
        </w:tc>
        <w:tc>
          <w:tcPr>
            <w:tcW w:w="289" w:type="pct"/>
            <w:vAlign w:val="center"/>
          </w:tcPr>
          <w:p w14:paraId="53DC980C">
            <w:pPr>
              <w:pStyle w:val="30"/>
            </w:pPr>
            <w:r>
              <w:t>8</w:t>
            </w:r>
          </w:p>
        </w:tc>
        <w:tc>
          <w:tcPr>
            <w:tcW w:w="319" w:type="pct"/>
            <w:vAlign w:val="center"/>
          </w:tcPr>
          <w:p w14:paraId="50C1E923">
            <w:pPr>
              <w:pStyle w:val="30"/>
            </w:pPr>
            <w:r>
              <w:t>16</w:t>
            </w:r>
          </w:p>
        </w:tc>
        <w:tc>
          <w:tcPr>
            <w:tcW w:w="319" w:type="pct"/>
            <w:vAlign w:val="center"/>
          </w:tcPr>
          <w:p w14:paraId="3A19C951">
            <w:pPr>
              <w:pStyle w:val="30"/>
            </w:pPr>
            <w:r>
              <w:t>300</w:t>
            </w:r>
          </w:p>
        </w:tc>
        <w:tc>
          <w:tcPr>
            <w:tcW w:w="243" w:type="pct"/>
            <w:vMerge w:val="restart"/>
            <w:vAlign w:val="center"/>
          </w:tcPr>
          <w:p w14:paraId="0A4D0DF5">
            <w:pPr>
              <w:pStyle w:val="30"/>
            </w:pPr>
          </w:p>
        </w:tc>
        <w:tc>
          <w:tcPr>
            <w:tcW w:w="243" w:type="pct"/>
            <w:vMerge w:val="restart"/>
            <w:vAlign w:val="center"/>
          </w:tcPr>
          <w:p w14:paraId="491D2833">
            <w:pPr>
              <w:pStyle w:val="30"/>
            </w:pPr>
            <w:r>
              <w:t>2</w:t>
            </w:r>
          </w:p>
        </w:tc>
        <w:tc>
          <w:tcPr>
            <w:tcW w:w="243" w:type="pct"/>
            <w:vMerge w:val="restart"/>
            <w:vAlign w:val="center"/>
          </w:tcPr>
          <w:p w14:paraId="7E9C0F34">
            <w:pPr>
              <w:pStyle w:val="30"/>
            </w:pPr>
            <w:r>
              <w:t>2</w:t>
            </w:r>
          </w:p>
        </w:tc>
        <w:tc>
          <w:tcPr>
            <w:tcW w:w="172" w:type="pct"/>
            <w:vAlign w:val="center"/>
          </w:tcPr>
          <w:p w14:paraId="4400468F">
            <w:pPr>
              <w:pStyle w:val="30"/>
            </w:pPr>
          </w:p>
        </w:tc>
      </w:tr>
      <w:tr w14:paraId="36D05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60D9C35C">
            <w:pPr>
              <w:pStyle w:val="30"/>
            </w:pPr>
            <w:r>
              <w:t>25</w:t>
            </w:r>
          </w:p>
        </w:tc>
        <w:tc>
          <w:tcPr>
            <w:tcW w:w="1376" w:type="pct"/>
            <w:vMerge w:val="continue"/>
            <w:vAlign w:val="center"/>
          </w:tcPr>
          <w:p w14:paraId="1D2898FC">
            <w:pPr>
              <w:pStyle w:val="30"/>
            </w:pPr>
          </w:p>
        </w:tc>
        <w:tc>
          <w:tcPr>
            <w:tcW w:w="458" w:type="pct"/>
            <w:vAlign w:val="center"/>
          </w:tcPr>
          <w:p w14:paraId="3981B8FD">
            <w:pPr>
              <w:pStyle w:val="30"/>
            </w:pPr>
            <w:r>
              <w:rPr>
                <w:rFonts w:hint="eastAsia"/>
              </w:rPr>
              <w:t>国资委华为云</w:t>
            </w:r>
          </w:p>
        </w:tc>
        <w:tc>
          <w:tcPr>
            <w:tcW w:w="671" w:type="pct"/>
            <w:vAlign w:val="center"/>
          </w:tcPr>
          <w:p w14:paraId="40A299A7">
            <w:pPr>
              <w:pStyle w:val="30"/>
            </w:pPr>
            <w:r>
              <w:rPr>
                <w:rFonts w:hint="eastAsia"/>
              </w:rPr>
              <w:t>数据库服务器</w:t>
            </w:r>
          </w:p>
        </w:tc>
        <w:tc>
          <w:tcPr>
            <w:tcW w:w="314" w:type="pct"/>
            <w:vAlign w:val="center"/>
          </w:tcPr>
          <w:p w14:paraId="38ED6A0B">
            <w:pPr>
              <w:pStyle w:val="30"/>
            </w:pPr>
            <w:r>
              <w:rPr>
                <w:rFonts w:hint="eastAsia"/>
              </w:rPr>
              <w:t>虚拟机</w:t>
            </w:r>
          </w:p>
        </w:tc>
        <w:tc>
          <w:tcPr>
            <w:tcW w:w="172" w:type="pct"/>
            <w:vAlign w:val="center"/>
          </w:tcPr>
          <w:p w14:paraId="070A01B0">
            <w:pPr>
              <w:pStyle w:val="30"/>
            </w:pPr>
            <w:r>
              <w:t>2</w:t>
            </w:r>
          </w:p>
        </w:tc>
        <w:tc>
          <w:tcPr>
            <w:tcW w:w="289" w:type="pct"/>
            <w:vAlign w:val="center"/>
          </w:tcPr>
          <w:p w14:paraId="25EF80AD">
            <w:pPr>
              <w:pStyle w:val="30"/>
            </w:pPr>
            <w:r>
              <w:t>8</w:t>
            </w:r>
          </w:p>
        </w:tc>
        <w:tc>
          <w:tcPr>
            <w:tcW w:w="319" w:type="pct"/>
            <w:vAlign w:val="center"/>
          </w:tcPr>
          <w:p w14:paraId="7028281D">
            <w:pPr>
              <w:pStyle w:val="30"/>
            </w:pPr>
            <w:r>
              <w:t>16</w:t>
            </w:r>
          </w:p>
        </w:tc>
        <w:tc>
          <w:tcPr>
            <w:tcW w:w="319" w:type="pct"/>
            <w:vAlign w:val="center"/>
          </w:tcPr>
          <w:p w14:paraId="4F97D460">
            <w:pPr>
              <w:pStyle w:val="30"/>
            </w:pPr>
            <w:r>
              <w:t>700</w:t>
            </w:r>
          </w:p>
        </w:tc>
        <w:tc>
          <w:tcPr>
            <w:tcW w:w="243" w:type="pct"/>
            <w:vMerge w:val="continue"/>
            <w:vAlign w:val="center"/>
          </w:tcPr>
          <w:p w14:paraId="0EBB39D3">
            <w:pPr>
              <w:pStyle w:val="30"/>
            </w:pPr>
          </w:p>
        </w:tc>
        <w:tc>
          <w:tcPr>
            <w:tcW w:w="243" w:type="pct"/>
            <w:vMerge w:val="continue"/>
            <w:vAlign w:val="center"/>
          </w:tcPr>
          <w:p w14:paraId="3FA60A0D">
            <w:pPr>
              <w:pStyle w:val="30"/>
            </w:pPr>
          </w:p>
        </w:tc>
        <w:tc>
          <w:tcPr>
            <w:tcW w:w="243" w:type="pct"/>
            <w:vMerge w:val="continue"/>
            <w:vAlign w:val="center"/>
          </w:tcPr>
          <w:p w14:paraId="5FDC699D">
            <w:pPr>
              <w:pStyle w:val="30"/>
            </w:pPr>
          </w:p>
        </w:tc>
        <w:tc>
          <w:tcPr>
            <w:tcW w:w="172" w:type="pct"/>
            <w:vAlign w:val="center"/>
          </w:tcPr>
          <w:p w14:paraId="25CCA486">
            <w:pPr>
              <w:pStyle w:val="30"/>
            </w:pPr>
          </w:p>
        </w:tc>
      </w:tr>
      <w:tr w14:paraId="48EC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72DF3707">
            <w:pPr>
              <w:pStyle w:val="30"/>
            </w:pPr>
            <w:r>
              <w:t>26</w:t>
            </w:r>
          </w:p>
        </w:tc>
        <w:tc>
          <w:tcPr>
            <w:tcW w:w="1376" w:type="pct"/>
            <w:vMerge w:val="restart"/>
            <w:vAlign w:val="center"/>
          </w:tcPr>
          <w:p w14:paraId="784EFBE7">
            <w:pPr>
              <w:pStyle w:val="30"/>
            </w:pPr>
            <w:r>
              <w:rPr>
                <w:rFonts w:hint="eastAsia"/>
              </w:rPr>
              <w:t>审计整改管理子系统</w:t>
            </w:r>
          </w:p>
        </w:tc>
        <w:tc>
          <w:tcPr>
            <w:tcW w:w="458" w:type="pct"/>
            <w:vAlign w:val="center"/>
          </w:tcPr>
          <w:p w14:paraId="0922D092">
            <w:pPr>
              <w:pStyle w:val="30"/>
            </w:pPr>
            <w:r>
              <w:rPr>
                <w:rFonts w:hint="eastAsia"/>
              </w:rPr>
              <w:t>国资委华为云</w:t>
            </w:r>
          </w:p>
        </w:tc>
        <w:tc>
          <w:tcPr>
            <w:tcW w:w="671" w:type="pct"/>
            <w:vAlign w:val="center"/>
          </w:tcPr>
          <w:p w14:paraId="17A82A10">
            <w:pPr>
              <w:pStyle w:val="30"/>
            </w:pPr>
            <w:r>
              <w:rPr>
                <w:rFonts w:hint="eastAsia"/>
              </w:rPr>
              <w:t>应用服务器</w:t>
            </w:r>
          </w:p>
        </w:tc>
        <w:tc>
          <w:tcPr>
            <w:tcW w:w="314" w:type="pct"/>
            <w:vAlign w:val="center"/>
          </w:tcPr>
          <w:p w14:paraId="2962640E">
            <w:pPr>
              <w:pStyle w:val="30"/>
            </w:pPr>
            <w:r>
              <w:rPr>
                <w:rFonts w:hint="eastAsia"/>
              </w:rPr>
              <w:t>虚拟机</w:t>
            </w:r>
          </w:p>
        </w:tc>
        <w:tc>
          <w:tcPr>
            <w:tcW w:w="172" w:type="pct"/>
            <w:vAlign w:val="center"/>
          </w:tcPr>
          <w:p w14:paraId="3EA5486D">
            <w:pPr>
              <w:pStyle w:val="30"/>
            </w:pPr>
            <w:r>
              <w:t>1</w:t>
            </w:r>
          </w:p>
        </w:tc>
        <w:tc>
          <w:tcPr>
            <w:tcW w:w="289" w:type="pct"/>
            <w:vAlign w:val="center"/>
          </w:tcPr>
          <w:p w14:paraId="65D8412E">
            <w:pPr>
              <w:pStyle w:val="30"/>
            </w:pPr>
            <w:r>
              <w:t>8</w:t>
            </w:r>
          </w:p>
        </w:tc>
        <w:tc>
          <w:tcPr>
            <w:tcW w:w="319" w:type="pct"/>
            <w:vAlign w:val="center"/>
          </w:tcPr>
          <w:p w14:paraId="34497BC5">
            <w:pPr>
              <w:pStyle w:val="30"/>
            </w:pPr>
            <w:r>
              <w:t>16</w:t>
            </w:r>
          </w:p>
        </w:tc>
        <w:tc>
          <w:tcPr>
            <w:tcW w:w="319" w:type="pct"/>
            <w:vAlign w:val="center"/>
          </w:tcPr>
          <w:p w14:paraId="021E0A4A">
            <w:pPr>
              <w:pStyle w:val="30"/>
            </w:pPr>
            <w:r>
              <w:t>600</w:t>
            </w:r>
          </w:p>
        </w:tc>
        <w:tc>
          <w:tcPr>
            <w:tcW w:w="243" w:type="pct"/>
            <w:vMerge w:val="restart"/>
            <w:vAlign w:val="center"/>
          </w:tcPr>
          <w:p w14:paraId="557D6491">
            <w:pPr>
              <w:pStyle w:val="30"/>
            </w:pPr>
          </w:p>
        </w:tc>
        <w:tc>
          <w:tcPr>
            <w:tcW w:w="243" w:type="pct"/>
            <w:vMerge w:val="restart"/>
            <w:vAlign w:val="center"/>
          </w:tcPr>
          <w:p w14:paraId="4687E48C">
            <w:pPr>
              <w:pStyle w:val="30"/>
            </w:pPr>
            <w:r>
              <w:t>1</w:t>
            </w:r>
          </w:p>
        </w:tc>
        <w:tc>
          <w:tcPr>
            <w:tcW w:w="243" w:type="pct"/>
            <w:vMerge w:val="restart"/>
            <w:vAlign w:val="center"/>
          </w:tcPr>
          <w:p w14:paraId="66579F7B">
            <w:pPr>
              <w:pStyle w:val="30"/>
            </w:pPr>
            <w:r>
              <w:t>1</w:t>
            </w:r>
          </w:p>
        </w:tc>
        <w:tc>
          <w:tcPr>
            <w:tcW w:w="172" w:type="pct"/>
            <w:vAlign w:val="center"/>
          </w:tcPr>
          <w:p w14:paraId="4A8E1C9B">
            <w:pPr>
              <w:pStyle w:val="30"/>
            </w:pPr>
          </w:p>
        </w:tc>
      </w:tr>
      <w:tr w14:paraId="75E9C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2B8DD628">
            <w:pPr>
              <w:pStyle w:val="30"/>
            </w:pPr>
            <w:r>
              <w:t>27</w:t>
            </w:r>
          </w:p>
        </w:tc>
        <w:tc>
          <w:tcPr>
            <w:tcW w:w="1376" w:type="pct"/>
            <w:vMerge w:val="continue"/>
            <w:vAlign w:val="center"/>
          </w:tcPr>
          <w:p w14:paraId="7B5D9372">
            <w:pPr>
              <w:pStyle w:val="30"/>
            </w:pPr>
          </w:p>
        </w:tc>
        <w:tc>
          <w:tcPr>
            <w:tcW w:w="458" w:type="pct"/>
            <w:vAlign w:val="center"/>
          </w:tcPr>
          <w:p w14:paraId="4FEE713A">
            <w:pPr>
              <w:pStyle w:val="30"/>
            </w:pPr>
            <w:r>
              <w:rPr>
                <w:rFonts w:hint="eastAsia"/>
              </w:rPr>
              <w:t>国资委华为云</w:t>
            </w:r>
          </w:p>
        </w:tc>
        <w:tc>
          <w:tcPr>
            <w:tcW w:w="671" w:type="pct"/>
            <w:vAlign w:val="center"/>
          </w:tcPr>
          <w:p w14:paraId="097A9ECE">
            <w:pPr>
              <w:pStyle w:val="30"/>
            </w:pPr>
            <w:r>
              <w:rPr>
                <w:rFonts w:hint="eastAsia"/>
              </w:rPr>
              <w:t>数据库服务器</w:t>
            </w:r>
          </w:p>
        </w:tc>
        <w:tc>
          <w:tcPr>
            <w:tcW w:w="314" w:type="pct"/>
            <w:vAlign w:val="center"/>
          </w:tcPr>
          <w:p w14:paraId="402B0B6B">
            <w:pPr>
              <w:pStyle w:val="30"/>
            </w:pPr>
            <w:r>
              <w:rPr>
                <w:rFonts w:hint="eastAsia"/>
              </w:rPr>
              <w:t>虚拟机</w:t>
            </w:r>
          </w:p>
        </w:tc>
        <w:tc>
          <w:tcPr>
            <w:tcW w:w="172" w:type="pct"/>
            <w:vAlign w:val="center"/>
          </w:tcPr>
          <w:p w14:paraId="4E61E5C1">
            <w:pPr>
              <w:pStyle w:val="30"/>
            </w:pPr>
            <w:r>
              <w:t>1</w:t>
            </w:r>
          </w:p>
        </w:tc>
        <w:tc>
          <w:tcPr>
            <w:tcW w:w="289" w:type="pct"/>
            <w:vAlign w:val="center"/>
          </w:tcPr>
          <w:p w14:paraId="1CB80DCF">
            <w:pPr>
              <w:pStyle w:val="30"/>
            </w:pPr>
            <w:r>
              <w:t>8</w:t>
            </w:r>
          </w:p>
        </w:tc>
        <w:tc>
          <w:tcPr>
            <w:tcW w:w="319" w:type="pct"/>
            <w:vAlign w:val="center"/>
          </w:tcPr>
          <w:p w14:paraId="5BF678DE">
            <w:pPr>
              <w:pStyle w:val="30"/>
            </w:pPr>
            <w:r>
              <w:t>16</w:t>
            </w:r>
          </w:p>
        </w:tc>
        <w:tc>
          <w:tcPr>
            <w:tcW w:w="319" w:type="pct"/>
            <w:vAlign w:val="center"/>
          </w:tcPr>
          <w:p w14:paraId="1987BF1B">
            <w:pPr>
              <w:pStyle w:val="30"/>
            </w:pPr>
            <w:r>
              <w:t>600</w:t>
            </w:r>
          </w:p>
        </w:tc>
        <w:tc>
          <w:tcPr>
            <w:tcW w:w="243" w:type="pct"/>
            <w:vMerge w:val="continue"/>
            <w:vAlign w:val="center"/>
          </w:tcPr>
          <w:p w14:paraId="07BB3C37">
            <w:pPr>
              <w:pStyle w:val="30"/>
            </w:pPr>
          </w:p>
        </w:tc>
        <w:tc>
          <w:tcPr>
            <w:tcW w:w="243" w:type="pct"/>
            <w:vMerge w:val="continue"/>
            <w:vAlign w:val="center"/>
          </w:tcPr>
          <w:p w14:paraId="3501AF72">
            <w:pPr>
              <w:pStyle w:val="30"/>
            </w:pPr>
          </w:p>
        </w:tc>
        <w:tc>
          <w:tcPr>
            <w:tcW w:w="243" w:type="pct"/>
            <w:vMerge w:val="continue"/>
            <w:vAlign w:val="center"/>
          </w:tcPr>
          <w:p w14:paraId="1CB47B5D">
            <w:pPr>
              <w:pStyle w:val="30"/>
            </w:pPr>
          </w:p>
        </w:tc>
        <w:tc>
          <w:tcPr>
            <w:tcW w:w="172" w:type="pct"/>
            <w:vAlign w:val="center"/>
          </w:tcPr>
          <w:p w14:paraId="52ED552F">
            <w:pPr>
              <w:pStyle w:val="30"/>
            </w:pPr>
          </w:p>
        </w:tc>
      </w:tr>
      <w:tr w14:paraId="2B6C7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239CBC38">
            <w:pPr>
              <w:pStyle w:val="30"/>
            </w:pPr>
            <w:r>
              <w:t>28</w:t>
            </w:r>
          </w:p>
        </w:tc>
        <w:tc>
          <w:tcPr>
            <w:tcW w:w="1376" w:type="pct"/>
            <w:vMerge w:val="restart"/>
            <w:vAlign w:val="center"/>
          </w:tcPr>
          <w:p w14:paraId="4EED66D1">
            <w:pPr>
              <w:pStyle w:val="30"/>
            </w:pPr>
            <w:r>
              <w:rPr>
                <w:rFonts w:hint="eastAsia"/>
              </w:rPr>
              <w:t>国资监管数智管理子系统</w:t>
            </w:r>
          </w:p>
        </w:tc>
        <w:tc>
          <w:tcPr>
            <w:tcW w:w="458" w:type="pct"/>
            <w:vAlign w:val="center"/>
          </w:tcPr>
          <w:p w14:paraId="048E3BCB">
            <w:pPr>
              <w:pStyle w:val="30"/>
            </w:pPr>
            <w:r>
              <w:rPr>
                <w:rFonts w:hint="eastAsia"/>
              </w:rPr>
              <w:t>国资专网</w:t>
            </w:r>
          </w:p>
        </w:tc>
        <w:tc>
          <w:tcPr>
            <w:tcW w:w="671" w:type="pct"/>
            <w:vAlign w:val="center"/>
          </w:tcPr>
          <w:p w14:paraId="5F988262">
            <w:pPr>
              <w:pStyle w:val="30"/>
            </w:pPr>
            <w:r>
              <w:t>Web应用服务器</w:t>
            </w:r>
          </w:p>
        </w:tc>
        <w:tc>
          <w:tcPr>
            <w:tcW w:w="314" w:type="pct"/>
            <w:vAlign w:val="center"/>
          </w:tcPr>
          <w:p w14:paraId="78CEC6CF">
            <w:pPr>
              <w:pStyle w:val="30"/>
            </w:pPr>
            <w:r>
              <w:rPr>
                <w:rFonts w:hint="eastAsia"/>
              </w:rPr>
              <w:t>虚拟机</w:t>
            </w:r>
          </w:p>
        </w:tc>
        <w:tc>
          <w:tcPr>
            <w:tcW w:w="172" w:type="pct"/>
            <w:vAlign w:val="center"/>
          </w:tcPr>
          <w:p w14:paraId="2FADF1E7">
            <w:pPr>
              <w:pStyle w:val="30"/>
            </w:pPr>
            <w:r>
              <w:t>6</w:t>
            </w:r>
          </w:p>
        </w:tc>
        <w:tc>
          <w:tcPr>
            <w:tcW w:w="289" w:type="pct"/>
            <w:vAlign w:val="center"/>
          </w:tcPr>
          <w:p w14:paraId="3F260AC0">
            <w:pPr>
              <w:pStyle w:val="30"/>
            </w:pPr>
            <w:r>
              <w:t>32</w:t>
            </w:r>
          </w:p>
        </w:tc>
        <w:tc>
          <w:tcPr>
            <w:tcW w:w="319" w:type="pct"/>
            <w:vAlign w:val="center"/>
          </w:tcPr>
          <w:p w14:paraId="31774DCE">
            <w:pPr>
              <w:pStyle w:val="30"/>
            </w:pPr>
            <w:r>
              <w:t>64</w:t>
            </w:r>
          </w:p>
        </w:tc>
        <w:tc>
          <w:tcPr>
            <w:tcW w:w="319" w:type="pct"/>
            <w:vAlign w:val="center"/>
          </w:tcPr>
          <w:p w14:paraId="48F09A72">
            <w:pPr>
              <w:pStyle w:val="30"/>
            </w:pPr>
            <w:r>
              <w:t>500</w:t>
            </w:r>
          </w:p>
        </w:tc>
        <w:tc>
          <w:tcPr>
            <w:tcW w:w="243" w:type="pct"/>
            <w:vMerge w:val="restart"/>
            <w:vAlign w:val="center"/>
          </w:tcPr>
          <w:p w14:paraId="5161F39C">
            <w:pPr>
              <w:pStyle w:val="30"/>
            </w:pPr>
            <w:r>
              <w:t>27</w:t>
            </w:r>
          </w:p>
        </w:tc>
        <w:tc>
          <w:tcPr>
            <w:tcW w:w="243" w:type="pct"/>
            <w:vMerge w:val="restart"/>
            <w:vAlign w:val="center"/>
          </w:tcPr>
          <w:p w14:paraId="35CB8C9A">
            <w:pPr>
              <w:pStyle w:val="30"/>
            </w:pPr>
            <w:r>
              <w:t>8</w:t>
            </w:r>
          </w:p>
        </w:tc>
        <w:tc>
          <w:tcPr>
            <w:tcW w:w="243" w:type="pct"/>
            <w:vMerge w:val="restart"/>
            <w:vAlign w:val="center"/>
          </w:tcPr>
          <w:p w14:paraId="5CDDBD1F">
            <w:pPr>
              <w:pStyle w:val="30"/>
            </w:pPr>
            <w:r>
              <w:t>5</w:t>
            </w:r>
          </w:p>
        </w:tc>
        <w:tc>
          <w:tcPr>
            <w:tcW w:w="172" w:type="pct"/>
            <w:vAlign w:val="center"/>
          </w:tcPr>
          <w:p w14:paraId="41AD2B8C">
            <w:pPr>
              <w:pStyle w:val="30"/>
            </w:pPr>
          </w:p>
        </w:tc>
      </w:tr>
      <w:tr w14:paraId="51EC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2" w:hRule="atLeast"/>
          <w:jc w:val="center"/>
        </w:trPr>
        <w:tc>
          <w:tcPr>
            <w:tcW w:w="172" w:type="pct"/>
            <w:vAlign w:val="center"/>
          </w:tcPr>
          <w:p w14:paraId="7B714241">
            <w:pPr>
              <w:pStyle w:val="30"/>
            </w:pPr>
            <w:r>
              <w:t>29</w:t>
            </w:r>
          </w:p>
        </w:tc>
        <w:tc>
          <w:tcPr>
            <w:tcW w:w="1376" w:type="pct"/>
            <w:vMerge w:val="continue"/>
            <w:vAlign w:val="center"/>
          </w:tcPr>
          <w:p w14:paraId="4307BD6F">
            <w:pPr>
              <w:pStyle w:val="30"/>
            </w:pPr>
          </w:p>
        </w:tc>
        <w:tc>
          <w:tcPr>
            <w:tcW w:w="458" w:type="pct"/>
            <w:vAlign w:val="center"/>
          </w:tcPr>
          <w:p w14:paraId="1AFB350D">
            <w:pPr>
              <w:pStyle w:val="30"/>
            </w:pPr>
            <w:r>
              <w:rPr>
                <w:rFonts w:hint="eastAsia"/>
              </w:rPr>
              <w:t>国资专网</w:t>
            </w:r>
          </w:p>
        </w:tc>
        <w:tc>
          <w:tcPr>
            <w:tcW w:w="671" w:type="pct"/>
            <w:vAlign w:val="center"/>
          </w:tcPr>
          <w:p w14:paraId="322EF284">
            <w:pPr>
              <w:pStyle w:val="30"/>
            </w:pPr>
            <w:r>
              <w:rPr>
                <w:rFonts w:hint="eastAsia"/>
              </w:rPr>
              <w:t>关系型数据库服务器</w:t>
            </w:r>
          </w:p>
        </w:tc>
        <w:tc>
          <w:tcPr>
            <w:tcW w:w="314" w:type="pct"/>
            <w:vAlign w:val="center"/>
          </w:tcPr>
          <w:p w14:paraId="4E1A6DAC">
            <w:pPr>
              <w:pStyle w:val="30"/>
            </w:pPr>
            <w:r>
              <w:rPr>
                <w:rFonts w:hint="eastAsia"/>
              </w:rPr>
              <w:t>虚拟机</w:t>
            </w:r>
          </w:p>
        </w:tc>
        <w:tc>
          <w:tcPr>
            <w:tcW w:w="172" w:type="pct"/>
            <w:vAlign w:val="center"/>
          </w:tcPr>
          <w:p w14:paraId="66EE3068">
            <w:pPr>
              <w:pStyle w:val="30"/>
            </w:pPr>
            <w:r>
              <w:t>2</w:t>
            </w:r>
          </w:p>
        </w:tc>
        <w:tc>
          <w:tcPr>
            <w:tcW w:w="289" w:type="pct"/>
            <w:vAlign w:val="center"/>
          </w:tcPr>
          <w:p w14:paraId="5AC3E636">
            <w:pPr>
              <w:pStyle w:val="30"/>
            </w:pPr>
            <w:r>
              <w:t>16</w:t>
            </w:r>
          </w:p>
        </w:tc>
        <w:tc>
          <w:tcPr>
            <w:tcW w:w="319" w:type="pct"/>
            <w:vAlign w:val="center"/>
          </w:tcPr>
          <w:p w14:paraId="28639D0E">
            <w:pPr>
              <w:pStyle w:val="30"/>
            </w:pPr>
            <w:r>
              <w:t>64</w:t>
            </w:r>
          </w:p>
        </w:tc>
        <w:tc>
          <w:tcPr>
            <w:tcW w:w="319" w:type="pct"/>
            <w:vAlign w:val="center"/>
          </w:tcPr>
          <w:p w14:paraId="108CEA18">
            <w:pPr>
              <w:pStyle w:val="30"/>
            </w:pPr>
            <w:r>
              <w:t>1000</w:t>
            </w:r>
          </w:p>
        </w:tc>
        <w:tc>
          <w:tcPr>
            <w:tcW w:w="243" w:type="pct"/>
            <w:vMerge w:val="continue"/>
            <w:vAlign w:val="center"/>
          </w:tcPr>
          <w:p w14:paraId="08FD638E">
            <w:pPr>
              <w:pStyle w:val="30"/>
            </w:pPr>
          </w:p>
        </w:tc>
        <w:tc>
          <w:tcPr>
            <w:tcW w:w="243" w:type="pct"/>
            <w:vMerge w:val="continue"/>
            <w:vAlign w:val="center"/>
          </w:tcPr>
          <w:p w14:paraId="7BE0E0FA">
            <w:pPr>
              <w:pStyle w:val="30"/>
            </w:pPr>
          </w:p>
        </w:tc>
        <w:tc>
          <w:tcPr>
            <w:tcW w:w="243" w:type="pct"/>
            <w:vMerge w:val="continue"/>
            <w:vAlign w:val="center"/>
          </w:tcPr>
          <w:p w14:paraId="7D23BEF8">
            <w:pPr>
              <w:pStyle w:val="30"/>
            </w:pPr>
          </w:p>
        </w:tc>
        <w:tc>
          <w:tcPr>
            <w:tcW w:w="172" w:type="pct"/>
            <w:vAlign w:val="center"/>
          </w:tcPr>
          <w:p w14:paraId="5F621C83">
            <w:pPr>
              <w:pStyle w:val="30"/>
            </w:pPr>
          </w:p>
        </w:tc>
      </w:tr>
      <w:tr w14:paraId="691BE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2" w:type="pct"/>
            <w:vAlign w:val="center"/>
          </w:tcPr>
          <w:p w14:paraId="03AE4149">
            <w:pPr>
              <w:pStyle w:val="30"/>
            </w:pPr>
            <w:r>
              <w:t>30</w:t>
            </w:r>
          </w:p>
        </w:tc>
        <w:tc>
          <w:tcPr>
            <w:tcW w:w="1376" w:type="pct"/>
            <w:vMerge w:val="continue"/>
            <w:vAlign w:val="center"/>
          </w:tcPr>
          <w:p w14:paraId="4F0B4172">
            <w:pPr>
              <w:pStyle w:val="30"/>
            </w:pPr>
          </w:p>
        </w:tc>
        <w:tc>
          <w:tcPr>
            <w:tcW w:w="458" w:type="pct"/>
            <w:vAlign w:val="center"/>
          </w:tcPr>
          <w:p w14:paraId="7DDA8787">
            <w:pPr>
              <w:pStyle w:val="30"/>
            </w:pPr>
            <w:r>
              <w:rPr>
                <w:rFonts w:hint="eastAsia"/>
              </w:rPr>
              <w:t>国资专网</w:t>
            </w:r>
          </w:p>
        </w:tc>
        <w:tc>
          <w:tcPr>
            <w:tcW w:w="671" w:type="pct"/>
            <w:vAlign w:val="center"/>
          </w:tcPr>
          <w:p w14:paraId="438E536F">
            <w:pPr>
              <w:pStyle w:val="30"/>
            </w:pPr>
            <w:r>
              <w:rPr>
                <w:rFonts w:hint="eastAsia"/>
              </w:rPr>
              <w:t>分析型数据服务器</w:t>
            </w:r>
          </w:p>
        </w:tc>
        <w:tc>
          <w:tcPr>
            <w:tcW w:w="314" w:type="pct"/>
            <w:vAlign w:val="center"/>
          </w:tcPr>
          <w:p w14:paraId="462399DF">
            <w:pPr>
              <w:pStyle w:val="30"/>
            </w:pPr>
            <w:r>
              <w:rPr>
                <w:rFonts w:hint="eastAsia"/>
              </w:rPr>
              <w:t>虚拟机</w:t>
            </w:r>
          </w:p>
        </w:tc>
        <w:tc>
          <w:tcPr>
            <w:tcW w:w="172" w:type="pct"/>
            <w:vAlign w:val="center"/>
          </w:tcPr>
          <w:p w14:paraId="5ED2E3F7">
            <w:pPr>
              <w:pStyle w:val="30"/>
            </w:pPr>
            <w:r>
              <w:t>3</w:t>
            </w:r>
          </w:p>
        </w:tc>
        <w:tc>
          <w:tcPr>
            <w:tcW w:w="289" w:type="pct"/>
            <w:vAlign w:val="center"/>
          </w:tcPr>
          <w:p w14:paraId="5B806068">
            <w:pPr>
              <w:pStyle w:val="30"/>
            </w:pPr>
            <w:r>
              <w:t>32</w:t>
            </w:r>
          </w:p>
        </w:tc>
        <w:tc>
          <w:tcPr>
            <w:tcW w:w="319" w:type="pct"/>
            <w:vAlign w:val="center"/>
          </w:tcPr>
          <w:p w14:paraId="66FF6246">
            <w:pPr>
              <w:pStyle w:val="30"/>
            </w:pPr>
            <w:r>
              <w:t>64</w:t>
            </w:r>
          </w:p>
        </w:tc>
        <w:tc>
          <w:tcPr>
            <w:tcW w:w="319" w:type="pct"/>
            <w:vAlign w:val="center"/>
          </w:tcPr>
          <w:p w14:paraId="6E6A183B">
            <w:pPr>
              <w:pStyle w:val="30"/>
            </w:pPr>
            <w:r>
              <w:t>5000</w:t>
            </w:r>
          </w:p>
        </w:tc>
        <w:tc>
          <w:tcPr>
            <w:tcW w:w="243" w:type="pct"/>
            <w:vMerge w:val="continue"/>
            <w:vAlign w:val="center"/>
          </w:tcPr>
          <w:p w14:paraId="7730727C">
            <w:pPr>
              <w:pStyle w:val="30"/>
            </w:pPr>
          </w:p>
        </w:tc>
        <w:tc>
          <w:tcPr>
            <w:tcW w:w="243" w:type="pct"/>
            <w:vMerge w:val="continue"/>
            <w:vAlign w:val="center"/>
          </w:tcPr>
          <w:p w14:paraId="18A50459">
            <w:pPr>
              <w:pStyle w:val="30"/>
            </w:pPr>
          </w:p>
        </w:tc>
        <w:tc>
          <w:tcPr>
            <w:tcW w:w="243" w:type="pct"/>
            <w:vMerge w:val="continue"/>
            <w:vAlign w:val="center"/>
          </w:tcPr>
          <w:p w14:paraId="0DA48335">
            <w:pPr>
              <w:pStyle w:val="30"/>
            </w:pPr>
          </w:p>
        </w:tc>
        <w:tc>
          <w:tcPr>
            <w:tcW w:w="172" w:type="pct"/>
            <w:vAlign w:val="center"/>
          </w:tcPr>
          <w:p w14:paraId="7B4A368E">
            <w:pPr>
              <w:pStyle w:val="30"/>
            </w:pPr>
          </w:p>
        </w:tc>
      </w:tr>
      <w:tr w14:paraId="6867C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6FC0F751">
            <w:pPr>
              <w:pStyle w:val="30"/>
            </w:pPr>
            <w:r>
              <w:t>31</w:t>
            </w:r>
          </w:p>
        </w:tc>
        <w:tc>
          <w:tcPr>
            <w:tcW w:w="1376" w:type="pct"/>
            <w:vMerge w:val="continue"/>
            <w:vAlign w:val="center"/>
          </w:tcPr>
          <w:p w14:paraId="58DCC022">
            <w:pPr>
              <w:pStyle w:val="30"/>
            </w:pPr>
          </w:p>
        </w:tc>
        <w:tc>
          <w:tcPr>
            <w:tcW w:w="458" w:type="pct"/>
            <w:vAlign w:val="center"/>
          </w:tcPr>
          <w:p w14:paraId="27C3ACCC">
            <w:pPr>
              <w:pStyle w:val="30"/>
            </w:pPr>
            <w:r>
              <w:rPr>
                <w:rFonts w:hint="eastAsia"/>
              </w:rPr>
              <w:t>国资专网</w:t>
            </w:r>
          </w:p>
        </w:tc>
        <w:tc>
          <w:tcPr>
            <w:tcW w:w="671" w:type="pct"/>
            <w:vAlign w:val="center"/>
          </w:tcPr>
          <w:p w14:paraId="18C8DCC9">
            <w:pPr>
              <w:pStyle w:val="30"/>
            </w:pPr>
            <w:r>
              <w:rPr>
                <w:rFonts w:hint="eastAsia"/>
              </w:rPr>
              <w:t>中间件服务器</w:t>
            </w:r>
          </w:p>
        </w:tc>
        <w:tc>
          <w:tcPr>
            <w:tcW w:w="314" w:type="pct"/>
            <w:vAlign w:val="center"/>
          </w:tcPr>
          <w:p w14:paraId="6CCADA37">
            <w:pPr>
              <w:pStyle w:val="30"/>
            </w:pPr>
            <w:r>
              <w:rPr>
                <w:rFonts w:hint="eastAsia"/>
              </w:rPr>
              <w:t>虚拟机</w:t>
            </w:r>
          </w:p>
        </w:tc>
        <w:tc>
          <w:tcPr>
            <w:tcW w:w="172" w:type="pct"/>
            <w:vAlign w:val="center"/>
          </w:tcPr>
          <w:p w14:paraId="3D226FF5">
            <w:pPr>
              <w:pStyle w:val="30"/>
            </w:pPr>
            <w:r>
              <w:t>2</w:t>
            </w:r>
          </w:p>
        </w:tc>
        <w:tc>
          <w:tcPr>
            <w:tcW w:w="289" w:type="pct"/>
            <w:vAlign w:val="center"/>
          </w:tcPr>
          <w:p w14:paraId="6D2DED22">
            <w:pPr>
              <w:pStyle w:val="30"/>
            </w:pPr>
            <w:r>
              <w:t>16</w:t>
            </w:r>
          </w:p>
        </w:tc>
        <w:tc>
          <w:tcPr>
            <w:tcW w:w="319" w:type="pct"/>
            <w:vAlign w:val="center"/>
          </w:tcPr>
          <w:p w14:paraId="15EF171B">
            <w:pPr>
              <w:pStyle w:val="30"/>
            </w:pPr>
            <w:r>
              <w:t>64</w:t>
            </w:r>
          </w:p>
        </w:tc>
        <w:tc>
          <w:tcPr>
            <w:tcW w:w="319" w:type="pct"/>
            <w:vAlign w:val="center"/>
          </w:tcPr>
          <w:p w14:paraId="10563410">
            <w:pPr>
              <w:pStyle w:val="30"/>
            </w:pPr>
            <w:r>
              <w:t>500</w:t>
            </w:r>
          </w:p>
        </w:tc>
        <w:tc>
          <w:tcPr>
            <w:tcW w:w="243" w:type="pct"/>
            <w:vMerge w:val="continue"/>
            <w:vAlign w:val="center"/>
          </w:tcPr>
          <w:p w14:paraId="561807B4">
            <w:pPr>
              <w:pStyle w:val="30"/>
            </w:pPr>
          </w:p>
        </w:tc>
        <w:tc>
          <w:tcPr>
            <w:tcW w:w="243" w:type="pct"/>
            <w:vMerge w:val="continue"/>
            <w:vAlign w:val="center"/>
          </w:tcPr>
          <w:p w14:paraId="72EC5F93">
            <w:pPr>
              <w:pStyle w:val="30"/>
            </w:pPr>
          </w:p>
        </w:tc>
        <w:tc>
          <w:tcPr>
            <w:tcW w:w="243" w:type="pct"/>
            <w:vMerge w:val="continue"/>
            <w:vAlign w:val="center"/>
          </w:tcPr>
          <w:p w14:paraId="711B8CC6">
            <w:pPr>
              <w:pStyle w:val="30"/>
            </w:pPr>
          </w:p>
        </w:tc>
        <w:tc>
          <w:tcPr>
            <w:tcW w:w="172" w:type="pct"/>
            <w:vAlign w:val="center"/>
          </w:tcPr>
          <w:p w14:paraId="48F48A3B">
            <w:pPr>
              <w:pStyle w:val="30"/>
            </w:pPr>
          </w:p>
        </w:tc>
      </w:tr>
      <w:tr w14:paraId="0789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7168FE60">
            <w:pPr>
              <w:pStyle w:val="30"/>
            </w:pPr>
            <w:r>
              <w:t>32</w:t>
            </w:r>
          </w:p>
        </w:tc>
        <w:tc>
          <w:tcPr>
            <w:tcW w:w="1376" w:type="pct"/>
            <w:vMerge w:val="continue"/>
            <w:vAlign w:val="center"/>
          </w:tcPr>
          <w:p w14:paraId="63F3A3D5">
            <w:pPr>
              <w:pStyle w:val="30"/>
            </w:pPr>
          </w:p>
        </w:tc>
        <w:tc>
          <w:tcPr>
            <w:tcW w:w="458" w:type="pct"/>
            <w:vAlign w:val="center"/>
          </w:tcPr>
          <w:p w14:paraId="14E0FF11">
            <w:pPr>
              <w:pStyle w:val="30"/>
            </w:pPr>
            <w:r>
              <w:rPr>
                <w:rFonts w:hint="eastAsia"/>
              </w:rPr>
              <w:t>国资专网</w:t>
            </w:r>
          </w:p>
        </w:tc>
        <w:tc>
          <w:tcPr>
            <w:tcW w:w="671" w:type="pct"/>
            <w:vAlign w:val="center"/>
          </w:tcPr>
          <w:p w14:paraId="16A5FD1B">
            <w:pPr>
              <w:pStyle w:val="30"/>
            </w:pPr>
            <w:r>
              <w:rPr>
                <w:rFonts w:hint="eastAsia"/>
              </w:rPr>
              <w:t>代理服务器</w:t>
            </w:r>
          </w:p>
        </w:tc>
        <w:tc>
          <w:tcPr>
            <w:tcW w:w="314" w:type="pct"/>
            <w:vAlign w:val="center"/>
          </w:tcPr>
          <w:p w14:paraId="78EBA4AF">
            <w:pPr>
              <w:pStyle w:val="30"/>
            </w:pPr>
            <w:r>
              <w:rPr>
                <w:rFonts w:hint="eastAsia"/>
              </w:rPr>
              <w:t>虚拟机</w:t>
            </w:r>
          </w:p>
        </w:tc>
        <w:tc>
          <w:tcPr>
            <w:tcW w:w="172" w:type="pct"/>
            <w:vAlign w:val="center"/>
          </w:tcPr>
          <w:p w14:paraId="0319D067">
            <w:pPr>
              <w:pStyle w:val="30"/>
            </w:pPr>
            <w:r>
              <w:t>2</w:t>
            </w:r>
          </w:p>
        </w:tc>
        <w:tc>
          <w:tcPr>
            <w:tcW w:w="289" w:type="pct"/>
            <w:vAlign w:val="center"/>
          </w:tcPr>
          <w:p w14:paraId="105CB897">
            <w:pPr>
              <w:pStyle w:val="30"/>
            </w:pPr>
            <w:r>
              <w:t>8</w:t>
            </w:r>
          </w:p>
        </w:tc>
        <w:tc>
          <w:tcPr>
            <w:tcW w:w="319" w:type="pct"/>
            <w:vAlign w:val="center"/>
          </w:tcPr>
          <w:p w14:paraId="50224309">
            <w:pPr>
              <w:pStyle w:val="30"/>
            </w:pPr>
            <w:r>
              <w:t>32</w:t>
            </w:r>
          </w:p>
        </w:tc>
        <w:tc>
          <w:tcPr>
            <w:tcW w:w="319" w:type="pct"/>
            <w:vAlign w:val="center"/>
          </w:tcPr>
          <w:p w14:paraId="4D729A5E">
            <w:pPr>
              <w:pStyle w:val="30"/>
            </w:pPr>
            <w:r>
              <w:t>200</w:t>
            </w:r>
          </w:p>
        </w:tc>
        <w:tc>
          <w:tcPr>
            <w:tcW w:w="243" w:type="pct"/>
            <w:vMerge w:val="continue"/>
            <w:vAlign w:val="center"/>
          </w:tcPr>
          <w:p w14:paraId="4098E9C8">
            <w:pPr>
              <w:pStyle w:val="30"/>
            </w:pPr>
          </w:p>
        </w:tc>
        <w:tc>
          <w:tcPr>
            <w:tcW w:w="243" w:type="pct"/>
            <w:vMerge w:val="continue"/>
            <w:vAlign w:val="center"/>
          </w:tcPr>
          <w:p w14:paraId="454D6B22">
            <w:pPr>
              <w:pStyle w:val="30"/>
            </w:pPr>
          </w:p>
        </w:tc>
        <w:tc>
          <w:tcPr>
            <w:tcW w:w="243" w:type="pct"/>
            <w:vMerge w:val="continue"/>
            <w:vAlign w:val="center"/>
          </w:tcPr>
          <w:p w14:paraId="4613CA26">
            <w:pPr>
              <w:pStyle w:val="30"/>
            </w:pPr>
          </w:p>
        </w:tc>
        <w:tc>
          <w:tcPr>
            <w:tcW w:w="172" w:type="pct"/>
            <w:vAlign w:val="center"/>
          </w:tcPr>
          <w:p w14:paraId="003EE2A2">
            <w:pPr>
              <w:pStyle w:val="30"/>
            </w:pPr>
          </w:p>
        </w:tc>
      </w:tr>
      <w:tr w14:paraId="33494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315C2680">
            <w:pPr>
              <w:pStyle w:val="30"/>
            </w:pPr>
            <w:r>
              <w:t>33</w:t>
            </w:r>
          </w:p>
        </w:tc>
        <w:tc>
          <w:tcPr>
            <w:tcW w:w="1376" w:type="pct"/>
            <w:vMerge w:val="continue"/>
            <w:vAlign w:val="center"/>
          </w:tcPr>
          <w:p w14:paraId="373DC865">
            <w:pPr>
              <w:pStyle w:val="30"/>
            </w:pPr>
          </w:p>
        </w:tc>
        <w:tc>
          <w:tcPr>
            <w:tcW w:w="458" w:type="pct"/>
            <w:vAlign w:val="center"/>
          </w:tcPr>
          <w:p w14:paraId="583D955B">
            <w:pPr>
              <w:pStyle w:val="30"/>
            </w:pPr>
            <w:r>
              <w:rPr>
                <w:rFonts w:hint="eastAsia"/>
              </w:rPr>
              <w:t>国资专网</w:t>
            </w:r>
          </w:p>
        </w:tc>
        <w:tc>
          <w:tcPr>
            <w:tcW w:w="671" w:type="pct"/>
            <w:vAlign w:val="center"/>
          </w:tcPr>
          <w:p w14:paraId="4D97B14E">
            <w:pPr>
              <w:pStyle w:val="30"/>
            </w:pPr>
            <w:r>
              <w:rPr>
                <w:rFonts w:hint="eastAsia"/>
              </w:rPr>
              <w:t>全文检索服务器</w:t>
            </w:r>
          </w:p>
        </w:tc>
        <w:tc>
          <w:tcPr>
            <w:tcW w:w="314" w:type="pct"/>
            <w:vAlign w:val="center"/>
          </w:tcPr>
          <w:p w14:paraId="4F79D0BB">
            <w:pPr>
              <w:pStyle w:val="30"/>
            </w:pPr>
            <w:r>
              <w:rPr>
                <w:rFonts w:hint="eastAsia"/>
              </w:rPr>
              <w:t>虚拟机</w:t>
            </w:r>
          </w:p>
        </w:tc>
        <w:tc>
          <w:tcPr>
            <w:tcW w:w="172" w:type="pct"/>
            <w:vAlign w:val="center"/>
          </w:tcPr>
          <w:p w14:paraId="0F497625">
            <w:pPr>
              <w:pStyle w:val="30"/>
            </w:pPr>
            <w:r>
              <w:t>3</w:t>
            </w:r>
          </w:p>
        </w:tc>
        <w:tc>
          <w:tcPr>
            <w:tcW w:w="289" w:type="pct"/>
            <w:vAlign w:val="center"/>
          </w:tcPr>
          <w:p w14:paraId="1046259D">
            <w:pPr>
              <w:pStyle w:val="30"/>
            </w:pPr>
            <w:r>
              <w:t>16</w:t>
            </w:r>
          </w:p>
        </w:tc>
        <w:tc>
          <w:tcPr>
            <w:tcW w:w="319" w:type="pct"/>
            <w:vAlign w:val="center"/>
          </w:tcPr>
          <w:p w14:paraId="6E1DA60A">
            <w:pPr>
              <w:pStyle w:val="30"/>
            </w:pPr>
            <w:r>
              <w:t>64</w:t>
            </w:r>
          </w:p>
        </w:tc>
        <w:tc>
          <w:tcPr>
            <w:tcW w:w="319" w:type="pct"/>
            <w:vAlign w:val="center"/>
          </w:tcPr>
          <w:p w14:paraId="0277BBB5">
            <w:pPr>
              <w:pStyle w:val="30"/>
            </w:pPr>
            <w:r>
              <w:t>1000</w:t>
            </w:r>
          </w:p>
        </w:tc>
        <w:tc>
          <w:tcPr>
            <w:tcW w:w="243" w:type="pct"/>
            <w:vMerge w:val="continue"/>
            <w:vAlign w:val="center"/>
          </w:tcPr>
          <w:p w14:paraId="4668BBC9">
            <w:pPr>
              <w:pStyle w:val="30"/>
            </w:pPr>
          </w:p>
        </w:tc>
        <w:tc>
          <w:tcPr>
            <w:tcW w:w="243" w:type="pct"/>
            <w:vMerge w:val="continue"/>
            <w:vAlign w:val="center"/>
          </w:tcPr>
          <w:p w14:paraId="3AF8EE3B">
            <w:pPr>
              <w:pStyle w:val="30"/>
            </w:pPr>
          </w:p>
        </w:tc>
        <w:tc>
          <w:tcPr>
            <w:tcW w:w="243" w:type="pct"/>
            <w:vMerge w:val="continue"/>
            <w:vAlign w:val="center"/>
          </w:tcPr>
          <w:p w14:paraId="7AD8209A">
            <w:pPr>
              <w:pStyle w:val="30"/>
            </w:pPr>
          </w:p>
        </w:tc>
        <w:tc>
          <w:tcPr>
            <w:tcW w:w="172" w:type="pct"/>
            <w:vAlign w:val="center"/>
          </w:tcPr>
          <w:p w14:paraId="5067A59C">
            <w:pPr>
              <w:pStyle w:val="30"/>
            </w:pPr>
          </w:p>
        </w:tc>
      </w:tr>
      <w:tr w14:paraId="6D0E5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1C41ADCB">
            <w:pPr>
              <w:pStyle w:val="30"/>
            </w:pPr>
            <w:r>
              <w:t>34</w:t>
            </w:r>
          </w:p>
        </w:tc>
        <w:tc>
          <w:tcPr>
            <w:tcW w:w="1376" w:type="pct"/>
            <w:vMerge w:val="continue"/>
            <w:vAlign w:val="center"/>
          </w:tcPr>
          <w:p w14:paraId="1EB512E6">
            <w:pPr>
              <w:pStyle w:val="30"/>
            </w:pPr>
          </w:p>
        </w:tc>
        <w:tc>
          <w:tcPr>
            <w:tcW w:w="458" w:type="pct"/>
            <w:vAlign w:val="center"/>
          </w:tcPr>
          <w:p w14:paraId="23A2C657">
            <w:pPr>
              <w:pStyle w:val="30"/>
            </w:pPr>
            <w:r>
              <w:rPr>
                <w:rFonts w:hint="eastAsia"/>
              </w:rPr>
              <w:t>国资专网</w:t>
            </w:r>
          </w:p>
        </w:tc>
        <w:tc>
          <w:tcPr>
            <w:tcW w:w="671" w:type="pct"/>
            <w:vAlign w:val="center"/>
          </w:tcPr>
          <w:p w14:paraId="369FC7B4">
            <w:pPr>
              <w:pStyle w:val="30"/>
            </w:pPr>
            <w:r>
              <w:rPr>
                <w:rFonts w:hint="eastAsia"/>
              </w:rPr>
              <w:t>文件服务器</w:t>
            </w:r>
          </w:p>
        </w:tc>
        <w:tc>
          <w:tcPr>
            <w:tcW w:w="314" w:type="pct"/>
            <w:vAlign w:val="center"/>
          </w:tcPr>
          <w:p w14:paraId="2ABD24E6">
            <w:pPr>
              <w:pStyle w:val="30"/>
            </w:pPr>
            <w:r>
              <w:rPr>
                <w:rFonts w:hint="eastAsia"/>
              </w:rPr>
              <w:t>虚拟机</w:t>
            </w:r>
          </w:p>
        </w:tc>
        <w:tc>
          <w:tcPr>
            <w:tcW w:w="172" w:type="pct"/>
            <w:vAlign w:val="center"/>
          </w:tcPr>
          <w:p w14:paraId="353D6399">
            <w:pPr>
              <w:pStyle w:val="30"/>
            </w:pPr>
            <w:r>
              <w:t>2</w:t>
            </w:r>
          </w:p>
        </w:tc>
        <w:tc>
          <w:tcPr>
            <w:tcW w:w="289" w:type="pct"/>
            <w:vAlign w:val="center"/>
          </w:tcPr>
          <w:p w14:paraId="0F22A878">
            <w:pPr>
              <w:pStyle w:val="30"/>
            </w:pPr>
            <w:r>
              <w:t>8</w:t>
            </w:r>
          </w:p>
        </w:tc>
        <w:tc>
          <w:tcPr>
            <w:tcW w:w="319" w:type="pct"/>
            <w:vAlign w:val="center"/>
          </w:tcPr>
          <w:p w14:paraId="3FA5CCCD">
            <w:pPr>
              <w:pStyle w:val="30"/>
            </w:pPr>
            <w:r>
              <w:t>32</w:t>
            </w:r>
          </w:p>
        </w:tc>
        <w:tc>
          <w:tcPr>
            <w:tcW w:w="319" w:type="pct"/>
            <w:vAlign w:val="center"/>
          </w:tcPr>
          <w:p w14:paraId="56AE99B5">
            <w:pPr>
              <w:pStyle w:val="30"/>
            </w:pPr>
            <w:r>
              <w:t>5000</w:t>
            </w:r>
          </w:p>
        </w:tc>
        <w:tc>
          <w:tcPr>
            <w:tcW w:w="243" w:type="pct"/>
            <w:vMerge w:val="continue"/>
            <w:vAlign w:val="center"/>
          </w:tcPr>
          <w:p w14:paraId="034B884E">
            <w:pPr>
              <w:pStyle w:val="30"/>
            </w:pPr>
          </w:p>
        </w:tc>
        <w:tc>
          <w:tcPr>
            <w:tcW w:w="243" w:type="pct"/>
            <w:vMerge w:val="continue"/>
            <w:vAlign w:val="center"/>
          </w:tcPr>
          <w:p w14:paraId="03B8B9C2">
            <w:pPr>
              <w:pStyle w:val="30"/>
            </w:pPr>
          </w:p>
        </w:tc>
        <w:tc>
          <w:tcPr>
            <w:tcW w:w="243" w:type="pct"/>
            <w:vMerge w:val="continue"/>
            <w:vAlign w:val="center"/>
          </w:tcPr>
          <w:p w14:paraId="60BAFB67">
            <w:pPr>
              <w:pStyle w:val="30"/>
            </w:pPr>
          </w:p>
        </w:tc>
        <w:tc>
          <w:tcPr>
            <w:tcW w:w="172" w:type="pct"/>
            <w:vAlign w:val="center"/>
          </w:tcPr>
          <w:p w14:paraId="004B8A89">
            <w:pPr>
              <w:pStyle w:val="30"/>
            </w:pPr>
          </w:p>
        </w:tc>
      </w:tr>
      <w:tr w14:paraId="63F74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596FBED4">
            <w:pPr>
              <w:pStyle w:val="30"/>
            </w:pPr>
            <w:r>
              <w:t>35</w:t>
            </w:r>
          </w:p>
        </w:tc>
        <w:tc>
          <w:tcPr>
            <w:tcW w:w="1376" w:type="pct"/>
            <w:vMerge w:val="continue"/>
            <w:vAlign w:val="center"/>
          </w:tcPr>
          <w:p w14:paraId="2EF8B318">
            <w:pPr>
              <w:pStyle w:val="30"/>
            </w:pPr>
          </w:p>
        </w:tc>
        <w:tc>
          <w:tcPr>
            <w:tcW w:w="458" w:type="pct"/>
            <w:vAlign w:val="center"/>
          </w:tcPr>
          <w:p w14:paraId="15FB5EA9">
            <w:pPr>
              <w:pStyle w:val="30"/>
            </w:pPr>
            <w:r>
              <w:rPr>
                <w:rFonts w:hint="eastAsia"/>
              </w:rPr>
              <w:t>国资专网</w:t>
            </w:r>
          </w:p>
        </w:tc>
        <w:tc>
          <w:tcPr>
            <w:tcW w:w="671" w:type="pct"/>
            <w:vAlign w:val="center"/>
          </w:tcPr>
          <w:p w14:paraId="676B430C">
            <w:pPr>
              <w:pStyle w:val="30"/>
            </w:pPr>
            <w:r>
              <w:rPr>
                <w:rFonts w:hint="eastAsia"/>
              </w:rPr>
              <w:t>前置库服务器</w:t>
            </w:r>
          </w:p>
        </w:tc>
        <w:tc>
          <w:tcPr>
            <w:tcW w:w="314" w:type="pct"/>
            <w:vAlign w:val="center"/>
          </w:tcPr>
          <w:p w14:paraId="18F81268">
            <w:pPr>
              <w:pStyle w:val="30"/>
            </w:pPr>
            <w:r>
              <w:rPr>
                <w:rFonts w:hint="eastAsia"/>
              </w:rPr>
              <w:t>虚拟机</w:t>
            </w:r>
          </w:p>
        </w:tc>
        <w:tc>
          <w:tcPr>
            <w:tcW w:w="172" w:type="pct"/>
            <w:vAlign w:val="center"/>
          </w:tcPr>
          <w:p w14:paraId="7FE6DA99">
            <w:pPr>
              <w:pStyle w:val="30"/>
            </w:pPr>
            <w:r>
              <w:t>1</w:t>
            </w:r>
          </w:p>
        </w:tc>
        <w:tc>
          <w:tcPr>
            <w:tcW w:w="289" w:type="pct"/>
            <w:vAlign w:val="center"/>
          </w:tcPr>
          <w:p w14:paraId="565D0FF9">
            <w:pPr>
              <w:pStyle w:val="30"/>
            </w:pPr>
            <w:r>
              <w:t>16</w:t>
            </w:r>
          </w:p>
        </w:tc>
        <w:tc>
          <w:tcPr>
            <w:tcW w:w="319" w:type="pct"/>
            <w:vAlign w:val="center"/>
          </w:tcPr>
          <w:p w14:paraId="4B3AAEFB">
            <w:pPr>
              <w:pStyle w:val="30"/>
            </w:pPr>
            <w:r>
              <w:t>32</w:t>
            </w:r>
          </w:p>
        </w:tc>
        <w:tc>
          <w:tcPr>
            <w:tcW w:w="319" w:type="pct"/>
            <w:vAlign w:val="center"/>
          </w:tcPr>
          <w:p w14:paraId="25579FC3">
            <w:pPr>
              <w:pStyle w:val="30"/>
            </w:pPr>
            <w:r>
              <w:t>1000</w:t>
            </w:r>
          </w:p>
        </w:tc>
        <w:tc>
          <w:tcPr>
            <w:tcW w:w="243" w:type="pct"/>
            <w:vMerge w:val="continue"/>
            <w:vAlign w:val="center"/>
          </w:tcPr>
          <w:p w14:paraId="2D98C7BE">
            <w:pPr>
              <w:pStyle w:val="30"/>
            </w:pPr>
          </w:p>
        </w:tc>
        <w:tc>
          <w:tcPr>
            <w:tcW w:w="243" w:type="pct"/>
            <w:vMerge w:val="continue"/>
            <w:vAlign w:val="center"/>
          </w:tcPr>
          <w:p w14:paraId="59339DF0">
            <w:pPr>
              <w:pStyle w:val="30"/>
            </w:pPr>
          </w:p>
        </w:tc>
        <w:tc>
          <w:tcPr>
            <w:tcW w:w="243" w:type="pct"/>
            <w:vMerge w:val="continue"/>
            <w:vAlign w:val="center"/>
          </w:tcPr>
          <w:p w14:paraId="2C3ED8D4">
            <w:pPr>
              <w:pStyle w:val="30"/>
            </w:pPr>
          </w:p>
        </w:tc>
        <w:tc>
          <w:tcPr>
            <w:tcW w:w="172" w:type="pct"/>
            <w:vAlign w:val="center"/>
          </w:tcPr>
          <w:p w14:paraId="0211124A">
            <w:pPr>
              <w:pStyle w:val="30"/>
            </w:pPr>
          </w:p>
        </w:tc>
      </w:tr>
      <w:tr w14:paraId="31D0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20BCF27F">
            <w:pPr>
              <w:pStyle w:val="30"/>
            </w:pPr>
            <w:r>
              <w:t>36</w:t>
            </w:r>
          </w:p>
        </w:tc>
        <w:tc>
          <w:tcPr>
            <w:tcW w:w="1376" w:type="pct"/>
            <w:vMerge w:val="continue"/>
            <w:vAlign w:val="center"/>
          </w:tcPr>
          <w:p w14:paraId="0BAFC084">
            <w:pPr>
              <w:pStyle w:val="30"/>
            </w:pPr>
          </w:p>
        </w:tc>
        <w:tc>
          <w:tcPr>
            <w:tcW w:w="458" w:type="pct"/>
            <w:vAlign w:val="center"/>
          </w:tcPr>
          <w:p w14:paraId="70793B47">
            <w:pPr>
              <w:pStyle w:val="30"/>
            </w:pPr>
            <w:r>
              <w:rPr>
                <w:rFonts w:hint="eastAsia"/>
              </w:rPr>
              <w:t>国资专网</w:t>
            </w:r>
          </w:p>
        </w:tc>
        <w:tc>
          <w:tcPr>
            <w:tcW w:w="671" w:type="pct"/>
            <w:vAlign w:val="center"/>
          </w:tcPr>
          <w:p w14:paraId="75E3FCE3">
            <w:pPr>
              <w:pStyle w:val="30"/>
            </w:pPr>
            <w:r>
              <w:t>Web应用服务器</w:t>
            </w:r>
          </w:p>
        </w:tc>
        <w:tc>
          <w:tcPr>
            <w:tcW w:w="314" w:type="pct"/>
            <w:vAlign w:val="center"/>
          </w:tcPr>
          <w:p w14:paraId="46699876">
            <w:pPr>
              <w:pStyle w:val="30"/>
            </w:pPr>
            <w:r>
              <w:rPr>
                <w:rFonts w:hint="eastAsia"/>
              </w:rPr>
              <w:t>虚拟机</w:t>
            </w:r>
          </w:p>
        </w:tc>
        <w:tc>
          <w:tcPr>
            <w:tcW w:w="172" w:type="pct"/>
            <w:vAlign w:val="center"/>
          </w:tcPr>
          <w:p w14:paraId="5C0AB46B">
            <w:pPr>
              <w:pStyle w:val="30"/>
            </w:pPr>
            <w:r>
              <w:t>2</w:t>
            </w:r>
          </w:p>
        </w:tc>
        <w:tc>
          <w:tcPr>
            <w:tcW w:w="289" w:type="pct"/>
            <w:vAlign w:val="center"/>
          </w:tcPr>
          <w:p w14:paraId="21B846A3">
            <w:pPr>
              <w:pStyle w:val="30"/>
            </w:pPr>
            <w:r>
              <w:t>16</w:t>
            </w:r>
          </w:p>
        </w:tc>
        <w:tc>
          <w:tcPr>
            <w:tcW w:w="319" w:type="pct"/>
            <w:vAlign w:val="center"/>
          </w:tcPr>
          <w:p w14:paraId="357AA5EB">
            <w:pPr>
              <w:pStyle w:val="30"/>
            </w:pPr>
            <w:r>
              <w:t>32</w:t>
            </w:r>
          </w:p>
        </w:tc>
        <w:tc>
          <w:tcPr>
            <w:tcW w:w="319" w:type="pct"/>
            <w:vAlign w:val="center"/>
          </w:tcPr>
          <w:p w14:paraId="3D3C05E2">
            <w:pPr>
              <w:pStyle w:val="30"/>
            </w:pPr>
            <w:r>
              <w:t>200</w:t>
            </w:r>
          </w:p>
        </w:tc>
        <w:tc>
          <w:tcPr>
            <w:tcW w:w="243" w:type="pct"/>
            <w:vMerge w:val="continue"/>
            <w:vAlign w:val="center"/>
          </w:tcPr>
          <w:p w14:paraId="42BA7CF4">
            <w:pPr>
              <w:pStyle w:val="30"/>
            </w:pPr>
          </w:p>
        </w:tc>
        <w:tc>
          <w:tcPr>
            <w:tcW w:w="243" w:type="pct"/>
            <w:vMerge w:val="continue"/>
            <w:vAlign w:val="center"/>
          </w:tcPr>
          <w:p w14:paraId="07586BEB">
            <w:pPr>
              <w:pStyle w:val="30"/>
            </w:pPr>
          </w:p>
        </w:tc>
        <w:tc>
          <w:tcPr>
            <w:tcW w:w="243" w:type="pct"/>
            <w:vMerge w:val="continue"/>
            <w:vAlign w:val="center"/>
          </w:tcPr>
          <w:p w14:paraId="6630D097">
            <w:pPr>
              <w:pStyle w:val="30"/>
            </w:pPr>
          </w:p>
        </w:tc>
        <w:tc>
          <w:tcPr>
            <w:tcW w:w="172" w:type="pct"/>
            <w:vAlign w:val="center"/>
          </w:tcPr>
          <w:p w14:paraId="79BF0FDD">
            <w:pPr>
              <w:pStyle w:val="30"/>
            </w:pPr>
          </w:p>
        </w:tc>
      </w:tr>
      <w:tr w14:paraId="48F7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2581E72A">
            <w:pPr>
              <w:pStyle w:val="30"/>
            </w:pPr>
            <w:r>
              <w:t>37</w:t>
            </w:r>
          </w:p>
        </w:tc>
        <w:tc>
          <w:tcPr>
            <w:tcW w:w="1376" w:type="pct"/>
            <w:vMerge w:val="continue"/>
            <w:vAlign w:val="center"/>
          </w:tcPr>
          <w:p w14:paraId="038DFEF1">
            <w:pPr>
              <w:pStyle w:val="30"/>
            </w:pPr>
          </w:p>
        </w:tc>
        <w:tc>
          <w:tcPr>
            <w:tcW w:w="458" w:type="pct"/>
            <w:vAlign w:val="center"/>
          </w:tcPr>
          <w:p w14:paraId="797A1E5E">
            <w:pPr>
              <w:pStyle w:val="30"/>
            </w:pPr>
            <w:r>
              <w:rPr>
                <w:rFonts w:hint="eastAsia"/>
              </w:rPr>
              <w:t>国资专网</w:t>
            </w:r>
          </w:p>
        </w:tc>
        <w:tc>
          <w:tcPr>
            <w:tcW w:w="671" w:type="pct"/>
            <w:vAlign w:val="center"/>
          </w:tcPr>
          <w:p w14:paraId="5CEBEC8A">
            <w:pPr>
              <w:pStyle w:val="30"/>
            </w:pPr>
            <w:r>
              <w:rPr>
                <w:rFonts w:hint="eastAsia"/>
              </w:rPr>
              <w:t>关系型数据库服务器</w:t>
            </w:r>
          </w:p>
        </w:tc>
        <w:tc>
          <w:tcPr>
            <w:tcW w:w="314" w:type="pct"/>
            <w:vAlign w:val="center"/>
          </w:tcPr>
          <w:p w14:paraId="61DE55A7">
            <w:pPr>
              <w:pStyle w:val="30"/>
            </w:pPr>
            <w:r>
              <w:rPr>
                <w:rFonts w:hint="eastAsia"/>
              </w:rPr>
              <w:t>虚拟机</w:t>
            </w:r>
          </w:p>
        </w:tc>
        <w:tc>
          <w:tcPr>
            <w:tcW w:w="172" w:type="pct"/>
            <w:vAlign w:val="center"/>
          </w:tcPr>
          <w:p w14:paraId="2988DA9C">
            <w:pPr>
              <w:pStyle w:val="30"/>
            </w:pPr>
            <w:r>
              <w:t>2</w:t>
            </w:r>
          </w:p>
        </w:tc>
        <w:tc>
          <w:tcPr>
            <w:tcW w:w="289" w:type="pct"/>
            <w:vAlign w:val="center"/>
          </w:tcPr>
          <w:p w14:paraId="02375E94">
            <w:pPr>
              <w:pStyle w:val="30"/>
            </w:pPr>
            <w:r>
              <w:t>16</w:t>
            </w:r>
          </w:p>
        </w:tc>
        <w:tc>
          <w:tcPr>
            <w:tcW w:w="319" w:type="pct"/>
            <w:vAlign w:val="center"/>
          </w:tcPr>
          <w:p w14:paraId="21340752">
            <w:pPr>
              <w:pStyle w:val="30"/>
            </w:pPr>
            <w:r>
              <w:t>32</w:t>
            </w:r>
          </w:p>
        </w:tc>
        <w:tc>
          <w:tcPr>
            <w:tcW w:w="319" w:type="pct"/>
            <w:vAlign w:val="center"/>
          </w:tcPr>
          <w:p w14:paraId="64098711">
            <w:pPr>
              <w:pStyle w:val="30"/>
            </w:pPr>
            <w:r>
              <w:t>200</w:t>
            </w:r>
          </w:p>
        </w:tc>
        <w:tc>
          <w:tcPr>
            <w:tcW w:w="243" w:type="pct"/>
            <w:vMerge w:val="continue"/>
            <w:vAlign w:val="center"/>
          </w:tcPr>
          <w:p w14:paraId="5C8F8372">
            <w:pPr>
              <w:pStyle w:val="30"/>
            </w:pPr>
          </w:p>
        </w:tc>
        <w:tc>
          <w:tcPr>
            <w:tcW w:w="243" w:type="pct"/>
            <w:vMerge w:val="continue"/>
            <w:vAlign w:val="center"/>
          </w:tcPr>
          <w:p w14:paraId="08B29851">
            <w:pPr>
              <w:pStyle w:val="30"/>
            </w:pPr>
          </w:p>
        </w:tc>
        <w:tc>
          <w:tcPr>
            <w:tcW w:w="243" w:type="pct"/>
            <w:vMerge w:val="continue"/>
            <w:vAlign w:val="center"/>
          </w:tcPr>
          <w:p w14:paraId="4689FE1E">
            <w:pPr>
              <w:pStyle w:val="30"/>
            </w:pPr>
          </w:p>
        </w:tc>
        <w:tc>
          <w:tcPr>
            <w:tcW w:w="172" w:type="pct"/>
            <w:vAlign w:val="center"/>
          </w:tcPr>
          <w:p w14:paraId="36E6A28F">
            <w:pPr>
              <w:pStyle w:val="30"/>
            </w:pPr>
          </w:p>
        </w:tc>
      </w:tr>
      <w:tr w14:paraId="7BDBA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4C22D0B1">
            <w:pPr>
              <w:pStyle w:val="30"/>
            </w:pPr>
            <w:r>
              <w:t>38</w:t>
            </w:r>
          </w:p>
        </w:tc>
        <w:tc>
          <w:tcPr>
            <w:tcW w:w="1376" w:type="pct"/>
            <w:vMerge w:val="continue"/>
            <w:vAlign w:val="center"/>
          </w:tcPr>
          <w:p w14:paraId="6EACF7A1">
            <w:pPr>
              <w:pStyle w:val="30"/>
            </w:pPr>
          </w:p>
        </w:tc>
        <w:tc>
          <w:tcPr>
            <w:tcW w:w="458" w:type="pct"/>
            <w:vAlign w:val="center"/>
          </w:tcPr>
          <w:p w14:paraId="7CA4D9D0">
            <w:pPr>
              <w:pStyle w:val="30"/>
            </w:pPr>
            <w:r>
              <w:rPr>
                <w:rFonts w:hint="eastAsia"/>
              </w:rPr>
              <w:t>国资专网</w:t>
            </w:r>
          </w:p>
        </w:tc>
        <w:tc>
          <w:tcPr>
            <w:tcW w:w="671" w:type="pct"/>
            <w:vAlign w:val="center"/>
          </w:tcPr>
          <w:p w14:paraId="5B450A5B">
            <w:pPr>
              <w:pStyle w:val="30"/>
            </w:pPr>
            <w:r>
              <w:rPr>
                <w:rFonts w:hint="eastAsia"/>
              </w:rPr>
              <w:t>中间件服务器</w:t>
            </w:r>
          </w:p>
        </w:tc>
        <w:tc>
          <w:tcPr>
            <w:tcW w:w="314" w:type="pct"/>
            <w:vAlign w:val="center"/>
          </w:tcPr>
          <w:p w14:paraId="02AB2066">
            <w:pPr>
              <w:pStyle w:val="30"/>
            </w:pPr>
            <w:r>
              <w:rPr>
                <w:rFonts w:hint="eastAsia"/>
              </w:rPr>
              <w:t>虚拟机</w:t>
            </w:r>
          </w:p>
        </w:tc>
        <w:tc>
          <w:tcPr>
            <w:tcW w:w="172" w:type="pct"/>
            <w:vAlign w:val="center"/>
          </w:tcPr>
          <w:p w14:paraId="7A06ACA3">
            <w:pPr>
              <w:pStyle w:val="30"/>
            </w:pPr>
            <w:r>
              <w:t>2</w:t>
            </w:r>
          </w:p>
        </w:tc>
        <w:tc>
          <w:tcPr>
            <w:tcW w:w="289" w:type="pct"/>
            <w:vAlign w:val="center"/>
          </w:tcPr>
          <w:p w14:paraId="6D19E346">
            <w:pPr>
              <w:pStyle w:val="30"/>
            </w:pPr>
            <w:r>
              <w:t>16</w:t>
            </w:r>
          </w:p>
        </w:tc>
        <w:tc>
          <w:tcPr>
            <w:tcW w:w="319" w:type="pct"/>
            <w:vAlign w:val="center"/>
          </w:tcPr>
          <w:p w14:paraId="1530E127">
            <w:pPr>
              <w:pStyle w:val="30"/>
            </w:pPr>
            <w:r>
              <w:t>32</w:t>
            </w:r>
          </w:p>
        </w:tc>
        <w:tc>
          <w:tcPr>
            <w:tcW w:w="319" w:type="pct"/>
            <w:vAlign w:val="center"/>
          </w:tcPr>
          <w:p w14:paraId="0F3A5E3A">
            <w:pPr>
              <w:pStyle w:val="30"/>
            </w:pPr>
            <w:r>
              <w:t>200</w:t>
            </w:r>
          </w:p>
        </w:tc>
        <w:tc>
          <w:tcPr>
            <w:tcW w:w="243" w:type="pct"/>
            <w:vMerge w:val="continue"/>
            <w:vAlign w:val="center"/>
          </w:tcPr>
          <w:p w14:paraId="4D3D8E5E">
            <w:pPr>
              <w:pStyle w:val="30"/>
            </w:pPr>
          </w:p>
        </w:tc>
        <w:tc>
          <w:tcPr>
            <w:tcW w:w="243" w:type="pct"/>
            <w:vMerge w:val="continue"/>
            <w:vAlign w:val="center"/>
          </w:tcPr>
          <w:p w14:paraId="4D8B87EF">
            <w:pPr>
              <w:pStyle w:val="30"/>
            </w:pPr>
          </w:p>
        </w:tc>
        <w:tc>
          <w:tcPr>
            <w:tcW w:w="243" w:type="pct"/>
            <w:vMerge w:val="continue"/>
            <w:vAlign w:val="center"/>
          </w:tcPr>
          <w:p w14:paraId="7CEAC937">
            <w:pPr>
              <w:pStyle w:val="30"/>
            </w:pPr>
          </w:p>
        </w:tc>
        <w:tc>
          <w:tcPr>
            <w:tcW w:w="172" w:type="pct"/>
            <w:vAlign w:val="center"/>
          </w:tcPr>
          <w:p w14:paraId="56364AAD">
            <w:pPr>
              <w:pStyle w:val="30"/>
            </w:pPr>
          </w:p>
        </w:tc>
      </w:tr>
      <w:tr w14:paraId="7ED1F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72" w:type="pct"/>
            <w:vAlign w:val="center"/>
          </w:tcPr>
          <w:p w14:paraId="349E3CB7">
            <w:pPr>
              <w:pStyle w:val="30"/>
            </w:pPr>
            <w:r>
              <w:t>39</w:t>
            </w:r>
          </w:p>
        </w:tc>
        <w:tc>
          <w:tcPr>
            <w:tcW w:w="1376" w:type="pct"/>
            <w:vAlign w:val="center"/>
          </w:tcPr>
          <w:p w14:paraId="358C01D6">
            <w:pPr>
              <w:pStyle w:val="30"/>
            </w:pPr>
            <w:r>
              <w:rPr>
                <w:rFonts w:hint="eastAsia"/>
              </w:rPr>
              <w:t>宣传部风险预警子系统</w:t>
            </w:r>
          </w:p>
        </w:tc>
        <w:tc>
          <w:tcPr>
            <w:tcW w:w="458" w:type="pct"/>
            <w:vAlign w:val="center"/>
          </w:tcPr>
          <w:p w14:paraId="572F41E9">
            <w:pPr>
              <w:pStyle w:val="30"/>
            </w:pPr>
            <w:r>
              <w:rPr>
                <w:rFonts w:hint="eastAsia"/>
              </w:rPr>
              <w:t>内网</w:t>
            </w:r>
          </w:p>
        </w:tc>
        <w:tc>
          <w:tcPr>
            <w:tcW w:w="671" w:type="pct"/>
            <w:vAlign w:val="center"/>
          </w:tcPr>
          <w:p w14:paraId="4B00794F">
            <w:pPr>
              <w:pStyle w:val="30"/>
            </w:pPr>
            <w:r>
              <w:rPr>
                <w:rFonts w:hint="eastAsia"/>
              </w:rPr>
              <w:t>应用服务器</w:t>
            </w:r>
          </w:p>
        </w:tc>
        <w:tc>
          <w:tcPr>
            <w:tcW w:w="314" w:type="pct"/>
            <w:vAlign w:val="center"/>
          </w:tcPr>
          <w:p w14:paraId="6C3ABA97">
            <w:pPr>
              <w:pStyle w:val="30"/>
            </w:pPr>
            <w:r>
              <w:rPr>
                <w:rFonts w:hint="eastAsia"/>
              </w:rPr>
              <w:t>虚拟机</w:t>
            </w:r>
          </w:p>
        </w:tc>
        <w:tc>
          <w:tcPr>
            <w:tcW w:w="172" w:type="pct"/>
            <w:vAlign w:val="center"/>
          </w:tcPr>
          <w:p w14:paraId="24152C77">
            <w:pPr>
              <w:pStyle w:val="30"/>
            </w:pPr>
            <w:r>
              <w:t>2</w:t>
            </w:r>
          </w:p>
        </w:tc>
        <w:tc>
          <w:tcPr>
            <w:tcW w:w="289" w:type="pct"/>
            <w:vAlign w:val="center"/>
          </w:tcPr>
          <w:p w14:paraId="5B57A393">
            <w:pPr>
              <w:pStyle w:val="30"/>
            </w:pPr>
            <w:r>
              <w:t>8</w:t>
            </w:r>
          </w:p>
        </w:tc>
        <w:tc>
          <w:tcPr>
            <w:tcW w:w="319" w:type="pct"/>
            <w:vAlign w:val="center"/>
          </w:tcPr>
          <w:p w14:paraId="4C2B3025">
            <w:pPr>
              <w:pStyle w:val="30"/>
            </w:pPr>
            <w:r>
              <w:t>16</w:t>
            </w:r>
          </w:p>
        </w:tc>
        <w:tc>
          <w:tcPr>
            <w:tcW w:w="319" w:type="pct"/>
            <w:vAlign w:val="center"/>
          </w:tcPr>
          <w:p w14:paraId="2FE2CAF1">
            <w:pPr>
              <w:pStyle w:val="30"/>
            </w:pPr>
            <w:r>
              <w:t>550</w:t>
            </w:r>
          </w:p>
        </w:tc>
        <w:tc>
          <w:tcPr>
            <w:tcW w:w="243" w:type="pct"/>
            <w:vAlign w:val="center"/>
          </w:tcPr>
          <w:p w14:paraId="2A904EAD">
            <w:pPr>
              <w:pStyle w:val="30"/>
            </w:pPr>
            <w:r>
              <w:t>2</w:t>
            </w:r>
          </w:p>
        </w:tc>
        <w:tc>
          <w:tcPr>
            <w:tcW w:w="243" w:type="pct"/>
            <w:vAlign w:val="center"/>
          </w:tcPr>
          <w:p w14:paraId="7D27157D">
            <w:pPr>
              <w:pStyle w:val="30"/>
            </w:pPr>
            <w:r>
              <w:t>1</w:t>
            </w:r>
          </w:p>
        </w:tc>
        <w:tc>
          <w:tcPr>
            <w:tcW w:w="243" w:type="pct"/>
            <w:vAlign w:val="center"/>
          </w:tcPr>
          <w:p w14:paraId="5F706A06">
            <w:pPr>
              <w:pStyle w:val="30"/>
            </w:pPr>
            <w:r>
              <w:t>1</w:t>
            </w:r>
          </w:p>
        </w:tc>
        <w:tc>
          <w:tcPr>
            <w:tcW w:w="172" w:type="pct"/>
            <w:vAlign w:val="center"/>
          </w:tcPr>
          <w:p w14:paraId="76A04DB4">
            <w:pPr>
              <w:pStyle w:val="30"/>
            </w:pPr>
          </w:p>
        </w:tc>
      </w:tr>
    </w:tbl>
    <w:p w14:paraId="58099AE4">
      <w:pPr>
        <w:ind w:firstLine="480"/>
      </w:pPr>
    </w:p>
    <w:p w14:paraId="03880D26">
      <w:pPr>
        <w:pStyle w:val="22"/>
        <w:numPr>
          <w:ilvl w:val="8"/>
          <w:numId w:val="0"/>
        </w:numPr>
        <w:rPr>
          <w:rFonts w:hint="default"/>
        </w:rPr>
      </w:pPr>
      <w:r>
        <w:rPr>
          <w:rFonts w:hint="default" w:cs="Times New Roman"/>
        </w:rPr>
        <w:t>表</w:t>
      </w:r>
      <w:r>
        <w:rPr>
          <w:rFonts w:cs="Times New Roman"/>
        </w:rPr>
        <w:t>6.15</w:t>
      </w:r>
      <w:r>
        <w:rPr>
          <w:rFonts w:hint="default" w:cs="Times New Roman"/>
        </w:rPr>
        <w:t xml:space="preserve">  </w:t>
      </w:r>
      <w:r>
        <w:t>系统资源使用情况</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
        <w:gridCol w:w="2101"/>
        <w:gridCol w:w="1483"/>
        <w:gridCol w:w="1316"/>
        <w:gridCol w:w="1407"/>
        <w:gridCol w:w="1565"/>
        <w:gridCol w:w="1724"/>
        <w:gridCol w:w="1446"/>
        <w:gridCol w:w="1112"/>
        <w:gridCol w:w="1050"/>
      </w:tblGrid>
      <w:tr w14:paraId="1291C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5" w:hRule="atLeast"/>
          <w:jc w:val="center"/>
        </w:trPr>
        <w:tc>
          <w:tcPr>
            <w:tcW w:w="340" w:type="pct"/>
            <w:shd w:val="clear" w:color="auto" w:fill="FFFFFF"/>
            <w:vAlign w:val="center"/>
          </w:tcPr>
          <w:p w14:paraId="156D2900">
            <w:pPr>
              <w:pStyle w:val="30"/>
            </w:pPr>
            <w:r>
              <w:rPr>
                <w:rFonts w:hint="eastAsia"/>
              </w:rPr>
              <w:t>序号</w:t>
            </w:r>
          </w:p>
        </w:tc>
        <w:tc>
          <w:tcPr>
            <w:tcW w:w="741" w:type="pct"/>
            <w:shd w:val="clear" w:color="auto" w:fill="FFFFFF"/>
            <w:vAlign w:val="center"/>
          </w:tcPr>
          <w:p w14:paraId="17CA8F56">
            <w:pPr>
              <w:pStyle w:val="30"/>
            </w:pPr>
            <w:r>
              <w:rPr>
                <w:rFonts w:hint="eastAsia"/>
              </w:rPr>
              <w:t>资源名称</w:t>
            </w:r>
          </w:p>
        </w:tc>
        <w:tc>
          <w:tcPr>
            <w:tcW w:w="522" w:type="pct"/>
            <w:shd w:val="clear" w:color="auto" w:fill="FFFFFF"/>
            <w:vAlign w:val="center"/>
          </w:tcPr>
          <w:p w14:paraId="50E9A1C5">
            <w:pPr>
              <w:pStyle w:val="30"/>
            </w:pPr>
            <w:r>
              <w:rPr>
                <w:rFonts w:hint="eastAsia"/>
              </w:rPr>
              <w:t>资源</w:t>
            </w:r>
          </w:p>
        </w:tc>
        <w:tc>
          <w:tcPr>
            <w:tcW w:w="464" w:type="pct"/>
            <w:shd w:val="clear" w:color="auto" w:fill="FFFFFF"/>
            <w:vAlign w:val="center"/>
          </w:tcPr>
          <w:p w14:paraId="2DEFE001">
            <w:pPr>
              <w:pStyle w:val="30"/>
            </w:pPr>
            <w:r>
              <w:t>CPU</w:t>
            </w:r>
            <w:r>
              <w:rPr>
                <w:rFonts w:hint="eastAsia"/>
              </w:rPr>
              <w:t>（核）</w:t>
            </w:r>
          </w:p>
        </w:tc>
        <w:tc>
          <w:tcPr>
            <w:tcW w:w="496" w:type="pct"/>
            <w:shd w:val="clear" w:color="auto" w:fill="FFFFFF"/>
            <w:vAlign w:val="center"/>
          </w:tcPr>
          <w:p w14:paraId="66714D3E">
            <w:pPr>
              <w:pStyle w:val="30"/>
            </w:pPr>
            <w:r>
              <w:rPr>
                <w:rFonts w:hint="eastAsia"/>
              </w:rPr>
              <w:t>内存（</w:t>
            </w:r>
            <w:r>
              <w:t>GB</w:t>
            </w:r>
            <w:r>
              <w:rPr>
                <w:rFonts w:hint="eastAsia"/>
              </w:rPr>
              <w:t>）</w:t>
            </w:r>
          </w:p>
        </w:tc>
        <w:tc>
          <w:tcPr>
            <w:tcW w:w="552" w:type="pct"/>
            <w:shd w:val="clear" w:color="auto" w:fill="FFFFFF"/>
            <w:vAlign w:val="center"/>
          </w:tcPr>
          <w:p w14:paraId="23AD3D49">
            <w:pPr>
              <w:pStyle w:val="30"/>
            </w:pPr>
            <w:r>
              <w:rPr>
                <w:rFonts w:hint="eastAsia"/>
              </w:rPr>
              <w:t>存储（</w:t>
            </w:r>
            <w:r>
              <w:t>GB</w:t>
            </w:r>
            <w:r>
              <w:rPr>
                <w:rFonts w:hint="eastAsia"/>
              </w:rPr>
              <w:t>）</w:t>
            </w:r>
          </w:p>
        </w:tc>
        <w:tc>
          <w:tcPr>
            <w:tcW w:w="608" w:type="pct"/>
            <w:shd w:val="clear" w:color="auto" w:fill="FFFFFF"/>
            <w:vAlign w:val="center"/>
          </w:tcPr>
          <w:p w14:paraId="4814D35D">
            <w:pPr>
              <w:pStyle w:val="30"/>
            </w:pPr>
            <w:r>
              <w:t>CPU</w:t>
            </w:r>
            <w:r>
              <w:rPr>
                <w:rFonts w:hint="eastAsia"/>
              </w:rPr>
              <w:t>使用效能（</w:t>
            </w:r>
            <w:r>
              <w:t>%</w:t>
            </w:r>
            <w:r>
              <w:rPr>
                <w:rFonts w:hint="eastAsia"/>
              </w:rPr>
              <w:t>）</w:t>
            </w:r>
          </w:p>
        </w:tc>
        <w:tc>
          <w:tcPr>
            <w:tcW w:w="510" w:type="pct"/>
            <w:shd w:val="clear" w:color="auto" w:fill="FFFFFF"/>
            <w:vAlign w:val="center"/>
          </w:tcPr>
          <w:p w14:paraId="61FD7950">
            <w:pPr>
              <w:pStyle w:val="30"/>
            </w:pPr>
            <w:r>
              <w:rPr>
                <w:rFonts w:hint="eastAsia"/>
              </w:rPr>
              <w:t>内存使用率（</w:t>
            </w:r>
            <w:r>
              <w:t>%</w:t>
            </w:r>
            <w:r>
              <w:rPr>
                <w:rFonts w:hint="eastAsia"/>
              </w:rPr>
              <w:t>）</w:t>
            </w:r>
          </w:p>
        </w:tc>
        <w:tc>
          <w:tcPr>
            <w:tcW w:w="392" w:type="pct"/>
            <w:shd w:val="clear" w:color="auto" w:fill="FFFFFF"/>
            <w:vAlign w:val="center"/>
          </w:tcPr>
          <w:p w14:paraId="5423ECCB">
            <w:pPr>
              <w:pStyle w:val="30"/>
            </w:pPr>
            <w:r>
              <w:rPr>
                <w:rFonts w:hint="eastAsia"/>
              </w:rPr>
              <w:t>存储使用率（</w:t>
            </w:r>
            <w:r>
              <w:t>%</w:t>
            </w:r>
            <w:r>
              <w:rPr>
                <w:rFonts w:hint="eastAsia"/>
              </w:rPr>
              <w:t>）</w:t>
            </w:r>
          </w:p>
        </w:tc>
        <w:tc>
          <w:tcPr>
            <w:tcW w:w="370" w:type="pct"/>
            <w:shd w:val="clear" w:color="auto" w:fill="FFFFFF"/>
            <w:vAlign w:val="center"/>
          </w:tcPr>
          <w:p w14:paraId="014015D2">
            <w:pPr>
              <w:pStyle w:val="30"/>
            </w:pPr>
            <w:r>
              <w:rPr>
                <w:rFonts w:hint="eastAsia"/>
              </w:rPr>
              <w:t>备注</w:t>
            </w:r>
          </w:p>
        </w:tc>
      </w:tr>
      <w:tr w14:paraId="1CB5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340" w:type="pct"/>
            <w:shd w:val="clear" w:color="auto" w:fill="FFFFFF"/>
            <w:vAlign w:val="center"/>
          </w:tcPr>
          <w:p w14:paraId="7D6F3820">
            <w:pPr>
              <w:pStyle w:val="30"/>
            </w:pPr>
            <w:r>
              <w:rPr>
                <w:rFonts w:hint="eastAsia"/>
              </w:rPr>
              <w:t>1</w:t>
            </w:r>
          </w:p>
        </w:tc>
        <w:tc>
          <w:tcPr>
            <w:tcW w:w="741" w:type="pct"/>
            <w:vAlign w:val="center"/>
          </w:tcPr>
          <w:p w14:paraId="2EC915C8">
            <w:pPr>
              <w:pStyle w:val="30"/>
            </w:pPr>
            <w:r>
              <w:rPr>
                <w:rFonts w:hint="eastAsia"/>
              </w:rPr>
              <w:t>三重一大(测试)</w:t>
            </w:r>
          </w:p>
        </w:tc>
        <w:tc>
          <w:tcPr>
            <w:tcW w:w="522" w:type="pct"/>
            <w:shd w:val="clear" w:color="auto" w:fill="FFFFFF"/>
            <w:vAlign w:val="center"/>
          </w:tcPr>
          <w:p w14:paraId="735555F9">
            <w:pPr>
              <w:pStyle w:val="30"/>
            </w:pPr>
            <w:r>
              <w:rPr>
                <w:rFonts w:hint="eastAsia"/>
              </w:rPr>
              <w:t>虚拟机</w:t>
            </w:r>
          </w:p>
        </w:tc>
        <w:tc>
          <w:tcPr>
            <w:tcW w:w="464" w:type="pct"/>
            <w:vAlign w:val="center"/>
          </w:tcPr>
          <w:p w14:paraId="2BD013C4">
            <w:pPr>
              <w:pStyle w:val="30"/>
            </w:pPr>
            <w:r>
              <w:rPr>
                <w:rFonts w:hint="eastAsia"/>
              </w:rPr>
              <w:t>4</w:t>
            </w:r>
          </w:p>
        </w:tc>
        <w:tc>
          <w:tcPr>
            <w:tcW w:w="496" w:type="pct"/>
            <w:vAlign w:val="center"/>
          </w:tcPr>
          <w:p w14:paraId="689305AA">
            <w:pPr>
              <w:pStyle w:val="30"/>
            </w:pPr>
            <w:r>
              <w:rPr>
                <w:rFonts w:hint="eastAsia"/>
              </w:rPr>
              <w:t>8</w:t>
            </w:r>
          </w:p>
        </w:tc>
        <w:tc>
          <w:tcPr>
            <w:tcW w:w="552" w:type="pct"/>
            <w:vAlign w:val="center"/>
          </w:tcPr>
          <w:p w14:paraId="6B4D4530">
            <w:pPr>
              <w:pStyle w:val="30"/>
            </w:pPr>
            <w:r>
              <w:rPr>
                <w:rFonts w:hint="eastAsia"/>
              </w:rPr>
              <w:t>600</w:t>
            </w:r>
          </w:p>
        </w:tc>
        <w:tc>
          <w:tcPr>
            <w:tcW w:w="608" w:type="pct"/>
            <w:shd w:val="clear" w:color="auto" w:fill="FFFFFF"/>
            <w:vAlign w:val="center"/>
          </w:tcPr>
          <w:p w14:paraId="0E643B00">
            <w:pPr>
              <w:pStyle w:val="30"/>
            </w:pPr>
            <w:r>
              <w:rPr>
                <w:rFonts w:hint="eastAsia"/>
              </w:rPr>
              <w:t>26</w:t>
            </w:r>
          </w:p>
        </w:tc>
        <w:tc>
          <w:tcPr>
            <w:tcW w:w="510" w:type="pct"/>
            <w:shd w:val="clear" w:color="auto" w:fill="FFFFFF"/>
            <w:vAlign w:val="center"/>
          </w:tcPr>
          <w:p w14:paraId="36382C84">
            <w:pPr>
              <w:pStyle w:val="30"/>
            </w:pPr>
            <w:r>
              <w:rPr>
                <w:rFonts w:hint="eastAsia"/>
              </w:rPr>
              <w:t>98</w:t>
            </w:r>
          </w:p>
        </w:tc>
        <w:tc>
          <w:tcPr>
            <w:tcW w:w="392" w:type="pct"/>
            <w:shd w:val="clear" w:color="auto" w:fill="FFFFFF"/>
            <w:vAlign w:val="center"/>
          </w:tcPr>
          <w:p w14:paraId="2410A2AA">
            <w:pPr>
              <w:pStyle w:val="30"/>
            </w:pPr>
            <w:r>
              <w:rPr>
                <w:rFonts w:hint="eastAsia"/>
              </w:rPr>
              <w:t>20</w:t>
            </w:r>
          </w:p>
        </w:tc>
        <w:tc>
          <w:tcPr>
            <w:tcW w:w="370" w:type="pct"/>
            <w:shd w:val="clear" w:color="auto" w:fill="FFFFFF"/>
            <w:vAlign w:val="center"/>
          </w:tcPr>
          <w:p w14:paraId="2D3D1E03">
            <w:pPr>
              <w:pStyle w:val="30"/>
            </w:pPr>
          </w:p>
        </w:tc>
      </w:tr>
      <w:tr w14:paraId="1958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6E7845BE">
            <w:pPr>
              <w:pStyle w:val="30"/>
            </w:pPr>
            <w:r>
              <w:rPr>
                <w:rFonts w:hint="eastAsia"/>
              </w:rPr>
              <w:t>2</w:t>
            </w:r>
          </w:p>
        </w:tc>
        <w:tc>
          <w:tcPr>
            <w:tcW w:w="741" w:type="pct"/>
            <w:vAlign w:val="center"/>
          </w:tcPr>
          <w:p w14:paraId="17187D6A">
            <w:pPr>
              <w:pStyle w:val="30"/>
            </w:pPr>
            <w:r>
              <w:rPr>
                <w:rFonts w:hint="eastAsia"/>
              </w:rPr>
              <w:t>三重一大企业端(生产)</w:t>
            </w:r>
          </w:p>
        </w:tc>
        <w:tc>
          <w:tcPr>
            <w:tcW w:w="522" w:type="pct"/>
            <w:shd w:val="clear" w:color="auto" w:fill="FFFFFF"/>
            <w:vAlign w:val="center"/>
          </w:tcPr>
          <w:p w14:paraId="21901ADC">
            <w:pPr>
              <w:pStyle w:val="30"/>
            </w:pPr>
            <w:r>
              <w:rPr>
                <w:rFonts w:hint="eastAsia"/>
              </w:rPr>
              <w:t>虚拟机</w:t>
            </w:r>
          </w:p>
        </w:tc>
        <w:tc>
          <w:tcPr>
            <w:tcW w:w="464" w:type="pct"/>
            <w:vAlign w:val="center"/>
          </w:tcPr>
          <w:p w14:paraId="30632B1C">
            <w:pPr>
              <w:pStyle w:val="30"/>
            </w:pPr>
            <w:r>
              <w:rPr>
                <w:rFonts w:hint="eastAsia"/>
              </w:rPr>
              <w:t>16</w:t>
            </w:r>
          </w:p>
        </w:tc>
        <w:tc>
          <w:tcPr>
            <w:tcW w:w="496" w:type="pct"/>
            <w:vAlign w:val="center"/>
          </w:tcPr>
          <w:p w14:paraId="6779AC0F">
            <w:pPr>
              <w:pStyle w:val="30"/>
            </w:pPr>
            <w:r>
              <w:rPr>
                <w:rFonts w:hint="eastAsia"/>
              </w:rPr>
              <w:t>32</w:t>
            </w:r>
          </w:p>
        </w:tc>
        <w:tc>
          <w:tcPr>
            <w:tcW w:w="552" w:type="pct"/>
            <w:vAlign w:val="center"/>
          </w:tcPr>
          <w:p w14:paraId="41CAA1F4">
            <w:pPr>
              <w:pStyle w:val="30"/>
            </w:pPr>
            <w:r>
              <w:rPr>
                <w:rFonts w:hint="eastAsia"/>
              </w:rPr>
              <w:t>600</w:t>
            </w:r>
          </w:p>
        </w:tc>
        <w:tc>
          <w:tcPr>
            <w:tcW w:w="608" w:type="pct"/>
            <w:shd w:val="clear" w:color="auto" w:fill="FFFFFF"/>
            <w:vAlign w:val="center"/>
          </w:tcPr>
          <w:p w14:paraId="15B3D3B4">
            <w:pPr>
              <w:pStyle w:val="30"/>
            </w:pPr>
            <w:r>
              <w:rPr>
                <w:rFonts w:hint="eastAsia"/>
              </w:rPr>
              <w:t>21</w:t>
            </w:r>
          </w:p>
        </w:tc>
        <w:tc>
          <w:tcPr>
            <w:tcW w:w="510" w:type="pct"/>
            <w:shd w:val="clear" w:color="auto" w:fill="FFFFFF"/>
            <w:vAlign w:val="center"/>
          </w:tcPr>
          <w:p w14:paraId="2ECD4D80">
            <w:pPr>
              <w:pStyle w:val="30"/>
            </w:pPr>
            <w:r>
              <w:rPr>
                <w:rFonts w:hint="eastAsia"/>
              </w:rPr>
              <w:t>30</w:t>
            </w:r>
          </w:p>
        </w:tc>
        <w:tc>
          <w:tcPr>
            <w:tcW w:w="392" w:type="pct"/>
            <w:shd w:val="clear" w:color="auto" w:fill="FFFFFF"/>
            <w:vAlign w:val="center"/>
          </w:tcPr>
          <w:p w14:paraId="1522E851">
            <w:pPr>
              <w:pStyle w:val="30"/>
            </w:pPr>
            <w:r>
              <w:rPr>
                <w:rFonts w:hint="eastAsia"/>
              </w:rPr>
              <w:t>45</w:t>
            </w:r>
          </w:p>
        </w:tc>
        <w:tc>
          <w:tcPr>
            <w:tcW w:w="370" w:type="pct"/>
            <w:shd w:val="clear" w:color="auto" w:fill="FFFFFF"/>
            <w:vAlign w:val="center"/>
          </w:tcPr>
          <w:p w14:paraId="77372378">
            <w:pPr>
              <w:pStyle w:val="30"/>
            </w:pPr>
          </w:p>
        </w:tc>
      </w:tr>
      <w:tr w14:paraId="56DF4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7A0C96A6">
            <w:pPr>
              <w:pStyle w:val="30"/>
            </w:pPr>
            <w:r>
              <w:rPr>
                <w:rFonts w:hint="eastAsia"/>
              </w:rPr>
              <w:t>3</w:t>
            </w:r>
          </w:p>
        </w:tc>
        <w:tc>
          <w:tcPr>
            <w:tcW w:w="741" w:type="pct"/>
            <w:vAlign w:val="center"/>
          </w:tcPr>
          <w:p w14:paraId="4FFC4A5A">
            <w:pPr>
              <w:pStyle w:val="30"/>
            </w:pPr>
            <w:r>
              <w:rPr>
                <w:rFonts w:hint="eastAsia"/>
              </w:rPr>
              <w:t>三重一大企业端(生产)</w:t>
            </w:r>
          </w:p>
        </w:tc>
        <w:tc>
          <w:tcPr>
            <w:tcW w:w="522" w:type="pct"/>
            <w:shd w:val="clear" w:color="auto" w:fill="FFFFFF"/>
            <w:vAlign w:val="center"/>
          </w:tcPr>
          <w:p w14:paraId="1CBD35D7">
            <w:pPr>
              <w:pStyle w:val="30"/>
            </w:pPr>
            <w:r>
              <w:rPr>
                <w:rFonts w:hint="eastAsia"/>
              </w:rPr>
              <w:t>虚拟机</w:t>
            </w:r>
          </w:p>
        </w:tc>
        <w:tc>
          <w:tcPr>
            <w:tcW w:w="464" w:type="pct"/>
            <w:vAlign w:val="center"/>
          </w:tcPr>
          <w:p w14:paraId="21C73619">
            <w:pPr>
              <w:pStyle w:val="30"/>
            </w:pPr>
            <w:r>
              <w:rPr>
                <w:rFonts w:hint="eastAsia"/>
              </w:rPr>
              <w:t>16</w:t>
            </w:r>
          </w:p>
        </w:tc>
        <w:tc>
          <w:tcPr>
            <w:tcW w:w="496" w:type="pct"/>
            <w:vAlign w:val="center"/>
          </w:tcPr>
          <w:p w14:paraId="72733160">
            <w:pPr>
              <w:pStyle w:val="30"/>
            </w:pPr>
            <w:r>
              <w:rPr>
                <w:rFonts w:hint="eastAsia"/>
              </w:rPr>
              <w:t>32</w:t>
            </w:r>
          </w:p>
        </w:tc>
        <w:tc>
          <w:tcPr>
            <w:tcW w:w="552" w:type="pct"/>
            <w:vAlign w:val="center"/>
          </w:tcPr>
          <w:p w14:paraId="483A16FA">
            <w:pPr>
              <w:pStyle w:val="30"/>
            </w:pPr>
            <w:r>
              <w:rPr>
                <w:rFonts w:hint="eastAsia"/>
              </w:rPr>
              <w:t>600</w:t>
            </w:r>
          </w:p>
        </w:tc>
        <w:tc>
          <w:tcPr>
            <w:tcW w:w="608" w:type="pct"/>
            <w:shd w:val="clear" w:color="auto" w:fill="FFFFFF"/>
            <w:vAlign w:val="center"/>
          </w:tcPr>
          <w:p w14:paraId="77904C42">
            <w:pPr>
              <w:pStyle w:val="30"/>
            </w:pPr>
            <w:r>
              <w:rPr>
                <w:rFonts w:hint="eastAsia"/>
              </w:rPr>
              <w:t>11</w:t>
            </w:r>
          </w:p>
        </w:tc>
        <w:tc>
          <w:tcPr>
            <w:tcW w:w="510" w:type="pct"/>
            <w:shd w:val="clear" w:color="auto" w:fill="FFFFFF"/>
            <w:vAlign w:val="center"/>
          </w:tcPr>
          <w:p w14:paraId="75CA7F34">
            <w:pPr>
              <w:pStyle w:val="30"/>
            </w:pPr>
            <w:r>
              <w:rPr>
                <w:rFonts w:hint="eastAsia"/>
              </w:rPr>
              <w:t>30</w:t>
            </w:r>
          </w:p>
        </w:tc>
        <w:tc>
          <w:tcPr>
            <w:tcW w:w="392" w:type="pct"/>
            <w:shd w:val="clear" w:color="auto" w:fill="FFFFFF"/>
            <w:vAlign w:val="center"/>
          </w:tcPr>
          <w:p w14:paraId="747ED836">
            <w:pPr>
              <w:pStyle w:val="30"/>
            </w:pPr>
            <w:r>
              <w:rPr>
                <w:rFonts w:hint="eastAsia"/>
              </w:rPr>
              <w:t>65</w:t>
            </w:r>
          </w:p>
        </w:tc>
        <w:tc>
          <w:tcPr>
            <w:tcW w:w="370" w:type="pct"/>
            <w:shd w:val="clear" w:color="auto" w:fill="FFFFFF"/>
            <w:vAlign w:val="center"/>
          </w:tcPr>
          <w:p w14:paraId="4139863B">
            <w:pPr>
              <w:pStyle w:val="30"/>
            </w:pPr>
          </w:p>
        </w:tc>
      </w:tr>
      <w:tr w14:paraId="49B09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4FB0709F">
            <w:pPr>
              <w:pStyle w:val="30"/>
            </w:pPr>
            <w:r>
              <w:rPr>
                <w:rFonts w:hint="eastAsia"/>
              </w:rPr>
              <w:t>4</w:t>
            </w:r>
          </w:p>
        </w:tc>
        <w:tc>
          <w:tcPr>
            <w:tcW w:w="741" w:type="pct"/>
            <w:vAlign w:val="center"/>
          </w:tcPr>
          <w:p w14:paraId="3EDD6AA3">
            <w:pPr>
              <w:pStyle w:val="30"/>
            </w:pPr>
            <w:r>
              <w:rPr>
                <w:rFonts w:hint="eastAsia"/>
              </w:rPr>
              <w:t>三重一大委端(生产)</w:t>
            </w:r>
          </w:p>
        </w:tc>
        <w:tc>
          <w:tcPr>
            <w:tcW w:w="522" w:type="pct"/>
            <w:shd w:val="clear" w:color="auto" w:fill="FFFFFF"/>
            <w:vAlign w:val="center"/>
          </w:tcPr>
          <w:p w14:paraId="4F50D81D">
            <w:pPr>
              <w:pStyle w:val="30"/>
            </w:pPr>
            <w:r>
              <w:rPr>
                <w:rFonts w:hint="eastAsia"/>
              </w:rPr>
              <w:t>虚拟机</w:t>
            </w:r>
          </w:p>
        </w:tc>
        <w:tc>
          <w:tcPr>
            <w:tcW w:w="464" w:type="pct"/>
            <w:vAlign w:val="center"/>
          </w:tcPr>
          <w:p w14:paraId="6B7FB5C3">
            <w:pPr>
              <w:pStyle w:val="30"/>
            </w:pPr>
            <w:r>
              <w:rPr>
                <w:rFonts w:hint="eastAsia"/>
              </w:rPr>
              <w:t>8</w:t>
            </w:r>
          </w:p>
        </w:tc>
        <w:tc>
          <w:tcPr>
            <w:tcW w:w="496" w:type="pct"/>
            <w:vAlign w:val="center"/>
          </w:tcPr>
          <w:p w14:paraId="1D6CE2E4">
            <w:pPr>
              <w:pStyle w:val="30"/>
            </w:pPr>
            <w:r>
              <w:rPr>
                <w:rFonts w:hint="eastAsia"/>
              </w:rPr>
              <w:t>16</w:t>
            </w:r>
          </w:p>
        </w:tc>
        <w:tc>
          <w:tcPr>
            <w:tcW w:w="552" w:type="pct"/>
            <w:vAlign w:val="center"/>
          </w:tcPr>
          <w:p w14:paraId="754911C7">
            <w:pPr>
              <w:pStyle w:val="30"/>
            </w:pPr>
            <w:r>
              <w:rPr>
                <w:rFonts w:hint="eastAsia"/>
              </w:rPr>
              <w:t>600</w:t>
            </w:r>
          </w:p>
        </w:tc>
        <w:tc>
          <w:tcPr>
            <w:tcW w:w="608" w:type="pct"/>
            <w:shd w:val="clear" w:color="auto" w:fill="FFFFFF"/>
            <w:vAlign w:val="center"/>
          </w:tcPr>
          <w:p w14:paraId="0F3BEE0A">
            <w:pPr>
              <w:pStyle w:val="30"/>
            </w:pPr>
            <w:r>
              <w:rPr>
                <w:rFonts w:hint="eastAsia"/>
              </w:rPr>
              <w:t>13</w:t>
            </w:r>
          </w:p>
        </w:tc>
        <w:tc>
          <w:tcPr>
            <w:tcW w:w="510" w:type="pct"/>
            <w:shd w:val="clear" w:color="auto" w:fill="FFFFFF"/>
            <w:vAlign w:val="center"/>
          </w:tcPr>
          <w:p w14:paraId="0927BB18">
            <w:pPr>
              <w:pStyle w:val="30"/>
            </w:pPr>
            <w:r>
              <w:rPr>
                <w:rFonts w:hint="eastAsia"/>
              </w:rPr>
              <w:t>40</w:t>
            </w:r>
          </w:p>
        </w:tc>
        <w:tc>
          <w:tcPr>
            <w:tcW w:w="392" w:type="pct"/>
            <w:shd w:val="clear" w:color="auto" w:fill="FFFFFF"/>
            <w:vAlign w:val="center"/>
          </w:tcPr>
          <w:p w14:paraId="544149CE">
            <w:pPr>
              <w:pStyle w:val="30"/>
            </w:pPr>
            <w:r>
              <w:rPr>
                <w:rFonts w:hint="eastAsia"/>
              </w:rPr>
              <w:t>45</w:t>
            </w:r>
          </w:p>
        </w:tc>
        <w:tc>
          <w:tcPr>
            <w:tcW w:w="370" w:type="pct"/>
            <w:shd w:val="clear" w:color="auto" w:fill="FFFFFF"/>
            <w:vAlign w:val="center"/>
          </w:tcPr>
          <w:p w14:paraId="67B9459E">
            <w:pPr>
              <w:pStyle w:val="30"/>
            </w:pPr>
          </w:p>
        </w:tc>
      </w:tr>
      <w:tr w14:paraId="7E607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17098B1E">
            <w:pPr>
              <w:pStyle w:val="30"/>
            </w:pPr>
            <w:r>
              <w:rPr>
                <w:rFonts w:hint="eastAsia"/>
              </w:rPr>
              <w:t>5</w:t>
            </w:r>
          </w:p>
        </w:tc>
        <w:tc>
          <w:tcPr>
            <w:tcW w:w="741" w:type="pct"/>
            <w:vAlign w:val="center"/>
          </w:tcPr>
          <w:p w14:paraId="642ACD78">
            <w:pPr>
              <w:pStyle w:val="30"/>
            </w:pPr>
            <w:r>
              <w:rPr>
                <w:rFonts w:hint="eastAsia"/>
              </w:rPr>
              <w:t>三重一大委端(生产)</w:t>
            </w:r>
          </w:p>
        </w:tc>
        <w:tc>
          <w:tcPr>
            <w:tcW w:w="522" w:type="pct"/>
            <w:shd w:val="clear" w:color="auto" w:fill="FFFFFF"/>
            <w:vAlign w:val="center"/>
          </w:tcPr>
          <w:p w14:paraId="5919710C">
            <w:pPr>
              <w:pStyle w:val="30"/>
            </w:pPr>
            <w:r>
              <w:rPr>
                <w:rFonts w:hint="eastAsia"/>
              </w:rPr>
              <w:t>虚拟机</w:t>
            </w:r>
          </w:p>
        </w:tc>
        <w:tc>
          <w:tcPr>
            <w:tcW w:w="464" w:type="pct"/>
            <w:vAlign w:val="center"/>
          </w:tcPr>
          <w:p w14:paraId="4012CE3F">
            <w:pPr>
              <w:pStyle w:val="30"/>
            </w:pPr>
            <w:r>
              <w:rPr>
                <w:rFonts w:hint="eastAsia"/>
              </w:rPr>
              <w:t>8</w:t>
            </w:r>
          </w:p>
        </w:tc>
        <w:tc>
          <w:tcPr>
            <w:tcW w:w="496" w:type="pct"/>
            <w:vAlign w:val="center"/>
          </w:tcPr>
          <w:p w14:paraId="2C7F2E84">
            <w:pPr>
              <w:pStyle w:val="30"/>
            </w:pPr>
            <w:r>
              <w:rPr>
                <w:rFonts w:hint="eastAsia"/>
              </w:rPr>
              <w:t>16</w:t>
            </w:r>
          </w:p>
        </w:tc>
        <w:tc>
          <w:tcPr>
            <w:tcW w:w="552" w:type="pct"/>
            <w:vAlign w:val="center"/>
          </w:tcPr>
          <w:p w14:paraId="26283973">
            <w:pPr>
              <w:pStyle w:val="30"/>
            </w:pPr>
            <w:r>
              <w:rPr>
                <w:rFonts w:hint="eastAsia"/>
              </w:rPr>
              <w:t>600</w:t>
            </w:r>
          </w:p>
        </w:tc>
        <w:tc>
          <w:tcPr>
            <w:tcW w:w="608" w:type="pct"/>
            <w:shd w:val="clear" w:color="auto" w:fill="FFFFFF"/>
            <w:vAlign w:val="center"/>
          </w:tcPr>
          <w:p w14:paraId="7030ACCB">
            <w:pPr>
              <w:pStyle w:val="30"/>
            </w:pPr>
            <w:r>
              <w:rPr>
                <w:rFonts w:hint="eastAsia"/>
              </w:rPr>
              <w:t>13</w:t>
            </w:r>
          </w:p>
        </w:tc>
        <w:tc>
          <w:tcPr>
            <w:tcW w:w="510" w:type="pct"/>
            <w:shd w:val="clear" w:color="auto" w:fill="FFFFFF"/>
            <w:vAlign w:val="center"/>
          </w:tcPr>
          <w:p w14:paraId="1661D48B">
            <w:pPr>
              <w:pStyle w:val="30"/>
            </w:pPr>
            <w:r>
              <w:rPr>
                <w:rFonts w:hint="eastAsia"/>
              </w:rPr>
              <w:t>30</w:t>
            </w:r>
          </w:p>
        </w:tc>
        <w:tc>
          <w:tcPr>
            <w:tcW w:w="392" w:type="pct"/>
            <w:shd w:val="clear" w:color="auto" w:fill="FFFFFF"/>
            <w:vAlign w:val="center"/>
          </w:tcPr>
          <w:p w14:paraId="4223A872">
            <w:pPr>
              <w:pStyle w:val="30"/>
            </w:pPr>
            <w:r>
              <w:rPr>
                <w:rFonts w:hint="eastAsia"/>
              </w:rPr>
              <w:t>40</w:t>
            </w:r>
          </w:p>
        </w:tc>
        <w:tc>
          <w:tcPr>
            <w:tcW w:w="370" w:type="pct"/>
            <w:shd w:val="clear" w:color="auto" w:fill="FFFFFF"/>
            <w:vAlign w:val="center"/>
          </w:tcPr>
          <w:p w14:paraId="6D01EFFC">
            <w:pPr>
              <w:pStyle w:val="30"/>
            </w:pPr>
          </w:p>
        </w:tc>
      </w:tr>
      <w:tr w14:paraId="7424F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55BB8C97">
            <w:pPr>
              <w:pStyle w:val="30"/>
            </w:pPr>
            <w:r>
              <w:rPr>
                <w:rFonts w:hint="eastAsia"/>
              </w:rPr>
              <w:t>6</w:t>
            </w:r>
          </w:p>
        </w:tc>
        <w:tc>
          <w:tcPr>
            <w:tcW w:w="741" w:type="pct"/>
            <w:vAlign w:val="center"/>
          </w:tcPr>
          <w:p w14:paraId="170D5426">
            <w:pPr>
              <w:pStyle w:val="30"/>
            </w:pPr>
            <w:r>
              <w:rPr>
                <w:rFonts w:hint="eastAsia"/>
              </w:rPr>
              <w:t>三重一大大屏(生产)</w:t>
            </w:r>
          </w:p>
        </w:tc>
        <w:tc>
          <w:tcPr>
            <w:tcW w:w="522" w:type="pct"/>
            <w:shd w:val="clear" w:color="auto" w:fill="FFFFFF"/>
            <w:vAlign w:val="center"/>
          </w:tcPr>
          <w:p w14:paraId="756200BB">
            <w:pPr>
              <w:pStyle w:val="30"/>
            </w:pPr>
            <w:r>
              <w:rPr>
                <w:rFonts w:hint="eastAsia"/>
              </w:rPr>
              <w:t>虚拟机</w:t>
            </w:r>
          </w:p>
        </w:tc>
        <w:tc>
          <w:tcPr>
            <w:tcW w:w="464" w:type="pct"/>
            <w:vAlign w:val="center"/>
          </w:tcPr>
          <w:p w14:paraId="4BC2F859">
            <w:pPr>
              <w:pStyle w:val="30"/>
            </w:pPr>
            <w:r>
              <w:rPr>
                <w:rFonts w:hint="eastAsia"/>
              </w:rPr>
              <w:t>4</w:t>
            </w:r>
          </w:p>
        </w:tc>
        <w:tc>
          <w:tcPr>
            <w:tcW w:w="496" w:type="pct"/>
            <w:vAlign w:val="center"/>
          </w:tcPr>
          <w:p w14:paraId="11BE5643">
            <w:pPr>
              <w:pStyle w:val="30"/>
            </w:pPr>
            <w:r>
              <w:rPr>
                <w:rFonts w:hint="eastAsia"/>
              </w:rPr>
              <w:t>8</w:t>
            </w:r>
          </w:p>
        </w:tc>
        <w:tc>
          <w:tcPr>
            <w:tcW w:w="552" w:type="pct"/>
            <w:vAlign w:val="center"/>
          </w:tcPr>
          <w:p w14:paraId="4DFFF958">
            <w:pPr>
              <w:pStyle w:val="30"/>
            </w:pPr>
            <w:r>
              <w:rPr>
                <w:rFonts w:hint="eastAsia"/>
              </w:rPr>
              <w:t>600</w:t>
            </w:r>
          </w:p>
        </w:tc>
        <w:tc>
          <w:tcPr>
            <w:tcW w:w="608" w:type="pct"/>
            <w:shd w:val="clear" w:color="auto" w:fill="FFFFFF"/>
            <w:vAlign w:val="center"/>
          </w:tcPr>
          <w:p w14:paraId="700D76DD">
            <w:pPr>
              <w:pStyle w:val="30"/>
            </w:pPr>
            <w:r>
              <w:rPr>
                <w:rFonts w:hint="eastAsia"/>
              </w:rPr>
              <w:t>14</w:t>
            </w:r>
          </w:p>
        </w:tc>
        <w:tc>
          <w:tcPr>
            <w:tcW w:w="510" w:type="pct"/>
            <w:shd w:val="clear" w:color="auto" w:fill="FFFFFF"/>
            <w:vAlign w:val="center"/>
          </w:tcPr>
          <w:p w14:paraId="4F95EA94">
            <w:pPr>
              <w:pStyle w:val="30"/>
            </w:pPr>
            <w:r>
              <w:rPr>
                <w:rFonts w:hint="eastAsia"/>
              </w:rPr>
              <w:t>40</w:t>
            </w:r>
          </w:p>
        </w:tc>
        <w:tc>
          <w:tcPr>
            <w:tcW w:w="392" w:type="pct"/>
            <w:shd w:val="clear" w:color="auto" w:fill="FFFFFF"/>
            <w:vAlign w:val="center"/>
          </w:tcPr>
          <w:p w14:paraId="455517FE">
            <w:pPr>
              <w:pStyle w:val="30"/>
            </w:pPr>
            <w:r>
              <w:rPr>
                <w:rFonts w:hint="eastAsia"/>
              </w:rPr>
              <w:t>43</w:t>
            </w:r>
          </w:p>
        </w:tc>
        <w:tc>
          <w:tcPr>
            <w:tcW w:w="370" w:type="pct"/>
            <w:shd w:val="clear" w:color="auto" w:fill="FFFFFF"/>
            <w:vAlign w:val="center"/>
          </w:tcPr>
          <w:p w14:paraId="6C863826">
            <w:pPr>
              <w:pStyle w:val="30"/>
            </w:pPr>
          </w:p>
        </w:tc>
      </w:tr>
      <w:tr w14:paraId="023F6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4854AAA2">
            <w:pPr>
              <w:pStyle w:val="30"/>
            </w:pPr>
            <w:r>
              <w:rPr>
                <w:rFonts w:hint="eastAsia"/>
              </w:rPr>
              <w:t>7</w:t>
            </w:r>
          </w:p>
        </w:tc>
        <w:tc>
          <w:tcPr>
            <w:tcW w:w="741" w:type="pct"/>
            <w:vAlign w:val="center"/>
          </w:tcPr>
          <w:p w14:paraId="7322EA08">
            <w:pPr>
              <w:pStyle w:val="30"/>
            </w:pPr>
            <w:r>
              <w:rPr>
                <w:rFonts w:hint="eastAsia"/>
              </w:rPr>
              <w:t>统一资源监控(生产)</w:t>
            </w:r>
          </w:p>
        </w:tc>
        <w:tc>
          <w:tcPr>
            <w:tcW w:w="522" w:type="pct"/>
            <w:shd w:val="clear" w:color="auto" w:fill="FFFFFF"/>
            <w:vAlign w:val="center"/>
          </w:tcPr>
          <w:p w14:paraId="1D79254D">
            <w:pPr>
              <w:pStyle w:val="30"/>
            </w:pPr>
            <w:r>
              <w:rPr>
                <w:rFonts w:hint="eastAsia"/>
              </w:rPr>
              <w:t>虚拟机</w:t>
            </w:r>
          </w:p>
        </w:tc>
        <w:tc>
          <w:tcPr>
            <w:tcW w:w="464" w:type="pct"/>
            <w:vAlign w:val="center"/>
          </w:tcPr>
          <w:p w14:paraId="4B98C022">
            <w:pPr>
              <w:pStyle w:val="30"/>
            </w:pPr>
            <w:r>
              <w:rPr>
                <w:rFonts w:hint="eastAsia"/>
              </w:rPr>
              <w:t>8</w:t>
            </w:r>
          </w:p>
        </w:tc>
        <w:tc>
          <w:tcPr>
            <w:tcW w:w="496" w:type="pct"/>
            <w:vAlign w:val="center"/>
          </w:tcPr>
          <w:p w14:paraId="3E0FA4EE">
            <w:pPr>
              <w:pStyle w:val="30"/>
            </w:pPr>
            <w:r>
              <w:rPr>
                <w:rFonts w:hint="eastAsia"/>
              </w:rPr>
              <w:t>16</w:t>
            </w:r>
          </w:p>
        </w:tc>
        <w:tc>
          <w:tcPr>
            <w:tcW w:w="552" w:type="pct"/>
            <w:vAlign w:val="center"/>
          </w:tcPr>
          <w:p w14:paraId="79370A5C">
            <w:pPr>
              <w:pStyle w:val="30"/>
            </w:pPr>
            <w:r>
              <w:rPr>
                <w:rFonts w:hint="eastAsia"/>
              </w:rPr>
              <w:t>600</w:t>
            </w:r>
          </w:p>
        </w:tc>
        <w:tc>
          <w:tcPr>
            <w:tcW w:w="608" w:type="pct"/>
            <w:shd w:val="clear" w:color="auto" w:fill="FFFFFF"/>
            <w:vAlign w:val="center"/>
          </w:tcPr>
          <w:p w14:paraId="4F956BB3">
            <w:pPr>
              <w:pStyle w:val="30"/>
            </w:pPr>
            <w:r>
              <w:rPr>
                <w:rFonts w:hint="eastAsia"/>
              </w:rPr>
              <w:t>16</w:t>
            </w:r>
          </w:p>
        </w:tc>
        <w:tc>
          <w:tcPr>
            <w:tcW w:w="510" w:type="pct"/>
            <w:shd w:val="clear" w:color="auto" w:fill="FFFFFF"/>
            <w:vAlign w:val="center"/>
          </w:tcPr>
          <w:p w14:paraId="32518AAB">
            <w:pPr>
              <w:pStyle w:val="30"/>
            </w:pPr>
            <w:r>
              <w:rPr>
                <w:rFonts w:hint="eastAsia"/>
              </w:rPr>
              <w:t>60</w:t>
            </w:r>
          </w:p>
        </w:tc>
        <w:tc>
          <w:tcPr>
            <w:tcW w:w="392" w:type="pct"/>
            <w:shd w:val="clear" w:color="auto" w:fill="FFFFFF"/>
            <w:vAlign w:val="center"/>
          </w:tcPr>
          <w:p w14:paraId="7D419763">
            <w:pPr>
              <w:pStyle w:val="30"/>
            </w:pPr>
            <w:r>
              <w:rPr>
                <w:rFonts w:hint="eastAsia"/>
              </w:rPr>
              <w:t>42</w:t>
            </w:r>
          </w:p>
        </w:tc>
        <w:tc>
          <w:tcPr>
            <w:tcW w:w="370" w:type="pct"/>
            <w:shd w:val="clear" w:color="auto" w:fill="FFFFFF"/>
            <w:vAlign w:val="center"/>
          </w:tcPr>
          <w:p w14:paraId="5859A5ED">
            <w:pPr>
              <w:pStyle w:val="30"/>
            </w:pPr>
          </w:p>
        </w:tc>
      </w:tr>
      <w:tr w14:paraId="5A20F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54E33AE8">
            <w:pPr>
              <w:pStyle w:val="30"/>
            </w:pPr>
            <w:r>
              <w:rPr>
                <w:rFonts w:hint="eastAsia"/>
              </w:rPr>
              <w:t>8</w:t>
            </w:r>
          </w:p>
        </w:tc>
        <w:tc>
          <w:tcPr>
            <w:tcW w:w="741" w:type="pct"/>
            <w:vAlign w:val="center"/>
          </w:tcPr>
          <w:p w14:paraId="2C57B4EB">
            <w:pPr>
              <w:pStyle w:val="30"/>
            </w:pPr>
            <w:r>
              <w:rPr>
                <w:rFonts w:hint="eastAsia"/>
              </w:rPr>
              <w:t>企业价值评估指数子系统-应用服务器</w:t>
            </w:r>
          </w:p>
        </w:tc>
        <w:tc>
          <w:tcPr>
            <w:tcW w:w="522" w:type="pct"/>
            <w:shd w:val="clear" w:color="auto" w:fill="FFFFFF"/>
            <w:vAlign w:val="center"/>
          </w:tcPr>
          <w:p w14:paraId="3BC475A9">
            <w:pPr>
              <w:pStyle w:val="30"/>
            </w:pPr>
            <w:r>
              <w:rPr>
                <w:rFonts w:hint="eastAsia"/>
              </w:rPr>
              <w:t>虚拟机</w:t>
            </w:r>
          </w:p>
        </w:tc>
        <w:tc>
          <w:tcPr>
            <w:tcW w:w="464" w:type="pct"/>
            <w:vAlign w:val="center"/>
          </w:tcPr>
          <w:p w14:paraId="7AE2A983">
            <w:pPr>
              <w:pStyle w:val="30"/>
            </w:pPr>
            <w:r>
              <w:rPr>
                <w:rFonts w:hint="eastAsia"/>
              </w:rPr>
              <w:t>8</w:t>
            </w:r>
          </w:p>
        </w:tc>
        <w:tc>
          <w:tcPr>
            <w:tcW w:w="496" w:type="pct"/>
            <w:vAlign w:val="center"/>
          </w:tcPr>
          <w:p w14:paraId="648DED9D">
            <w:pPr>
              <w:pStyle w:val="30"/>
            </w:pPr>
            <w:r>
              <w:rPr>
                <w:rFonts w:hint="eastAsia"/>
              </w:rPr>
              <w:t>16</w:t>
            </w:r>
          </w:p>
        </w:tc>
        <w:tc>
          <w:tcPr>
            <w:tcW w:w="552" w:type="pct"/>
            <w:vAlign w:val="center"/>
          </w:tcPr>
          <w:p w14:paraId="33E196F3">
            <w:pPr>
              <w:pStyle w:val="30"/>
            </w:pPr>
            <w:r>
              <w:rPr>
                <w:rFonts w:hint="eastAsia"/>
              </w:rPr>
              <w:t>800</w:t>
            </w:r>
          </w:p>
        </w:tc>
        <w:tc>
          <w:tcPr>
            <w:tcW w:w="608" w:type="pct"/>
            <w:shd w:val="clear" w:color="auto" w:fill="FFFFFF"/>
            <w:vAlign w:val="center"/>
          </w:tcPr>
          <w:p w14:paraId="7068A5DE">
            <w:pPr>
              <w:pStyle w:val="30"/>
            </w:pPr>
            <w:r>
              <w:rPr>
                <w:rFonts w:hint="eastAsia"/>
              </w:rPr>
              <w:t>20</w:t>
            </w:r>
          </w:p>
        </w:tc>
        <w:tc>
          <w:tcPr>
            <w:tcW w:w="510" w:type="pct"/>
            <w:shd w:val="clear" w:color="auto" w:fill="FFFFFF"/>
            <w:vAlign w:val="center"/>
          </w:tcPr>
          <w:p w14:paraId="79B01B53">
            <w:pPr>
              <w:pStyle w:val="30"/>
            </w:pPr>
            <w:r>
              <w:rPr>
                <w:rFonts w:hint="eastAsia"/>
              </w:rPr>
              <w:t>60</w:t>
            </w:r>
          </w:p>
        </w:tc>
        <w:tc>
          <w:tcPr>
            <w:tcW w:w="392" w:type="pct"/>
            <w:shd w:val="clear" w:color="auto" w:fill="FFFFFF"/>
            <w:vAlign w:val="center"/>
          </w:tcPr>
          <w:p w14:paraId="74152BB8">
            <w:pPr>
              <w:pStyle w:val="30"/>
            </w:pPr>
            <w:r>
              <w:rPr>
                <w:rFonts w:hint="eastAsia"/>
              </w:rPr>
              <w:t>32</w:t>
            </w:r>
          </w:p>
        </w:tc>
        <w:tc>
          <w:tcPr>
            <w:tcW w:w="370" w:type="pct"/>
            <w:shd w:val="clear" w:color="auto" w:fill="FFFFFF"/>
            <w:vAlign w:val="center"/>
          </w:tcPr>
          <w:p w14:paraId="6B3B39B0">
            <w:pPr>
              <w:pStyle w:val="30"/>
            </w:pPr>
          </w:p>
        </w:tc>
      </w:tr>
      <w:tr w14:paraId="1E6CF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3E46C517">
            <w:pPr>
              <w:pStyle w:val="30"/>
            </w:pPr>
            <w:r>
              <w:rPr>
                <w:rFonts w:hint="eastAsia"/>
              </w:rPr>
              <w:t>9</w:t>
            </w:r>
          </w:p>
        </w:tc>
        <w:tc>
          <w:tcPr>
            <w:tcW w:w="741" w:type="pct"/>
            <w:vAlign w:val="center"/>
          </w:tcPr>
          <w:p w14:paraId="3C03D447">
            <w:pPr>
              <w:pStyle w:val="30"/>
            </w:pPr>
            <w:r>
              <w:rPr>
                <w:rFonts w:hint="eastAsia"/>
              </w:rPr>
              <w:t>企业价值评估指数子系统-数据库服务器</w:t>
            </w:r>
          </w:p>
        </w:tc>
        <w:tc>
          <w:tcPr>
            <w:tcW w:w="522" w:type="pct"/>
            <w:shd w:val="clear" w:color="auto" w:fill="FFFFFF"/>
            <w:vAlign w:val="center"/>
          </w:tcPr>
          <w:p w14:paraId="79F38839">
            <w:pPr>
              <w:pStyle w:val="30"/>
            </w:pPr>
            <w:r>
              <w:rPr>
                <w:rFonts w:hint="eastAsia"/>
              </w:rPr>
              <w:t>虚拟机</w:t>
            </w:r>
          </w:p>
        </w:tc>
        <w:tc>
          <w:tcPr>
            <w:tcW w:w="464" w:type="pct"/>
            <w:vAlign w:val="center"/>
          </w:tcPr>
          <w:p w14:paraId="0EBDEA25">
            <w:pPr>
              <w:pStyle w:val="30"/>
            </w:pPr>
            <w:r>
              <w:rPr>
                <w:rFonts w:hint="eastAsia"/>
              </w:rPr>
              <w:t>8</w:t>
            </w:r>
          </w:p>
        </w:tc>
        <w:tc>
          <w:tcPr>
            <w:tcW w:w="496" w:type="pct"/>
            <w:vAlign w:val="center"/>
          </w:tcPr>
          <w:p w14:paraId="26CC5599">
            <w:pPr>
              <w:pStyle w:val="30"/>
            </w:pPr>
            <w:r>
              <w:rPr>
                <w:rFonts w:hint="eastAsia"/>
              </w:rPr>
              <w:t>16</w:t>
            </w:r>
          </w:p>
        </w:tc>
        <w:tc>
          <w:tcPr>
            <w:tcW w:w="552" w:type="pct"/>
            <w:vAlign w:val="center"/>
          </w:tcPr>
          <w:p w14:paraId="07FCA55A">
            <w:pPr>
              <w:pStyle w:val="30"/>
            </w:pPr>
            <w:r>
              <w:rPr>
                <w:rFonts w:hint="eastAsia"/>
              </w:rPr>
              <w:t>1100</w:t>
            </w:r>
          </w:p>
        </w:tc>
        <w:tc>
          <w:tcPr>
            <w:tcW w:w="608" w:type="pct"/>
            <w:shd w:val="clear" w:color="auto" w:fill="FFFFFF"/>
            <w:vAlign w:val="center"/>
          </w:tcPr>
          <w:p w14:paraId="02602E36">
            <w:pPr>
              <w:pStyle w:val="30"/>
            </w:pPr>
            <w:r>
              <w:rPr>
                <w:rFonts w:hint="eastAsia"/>
              </w:rPr>
              <w:t>25</w:t>
            </w:r>
          </w:p>
        </w:tc>
        <w:tc>
          <w:tcPr>
            <w:tcW w:w="510" w:type="pct"/>
            <w:shd w:val="clear" w:color="auto" w:fill="FFFFFF"/>
            <w:vAlign w:val="center"/>
          </w:tcPr>
          <w:p w14:paraId="3ED99027">
            <w:pPr>
              <w:pStyle w:val="30"/>
            </w:pPr>
            <w:r>
              <w:rPr>
                <w:rFonts w:hint="eastAsia"/>
              </w:rPr>
              <w:t>60</w:t>
            </w:r>
          </w:p>
        </w:tc>
        <w:tc>
          <w:tcPr>
            <w:tcW w:w="392" w:type="pct"/>
            <w:shd w:val="clear" w:color="auto" w:fill="FFFFFF"/>
            <w:vAlign w:val="center"/>
          </w:tcPr>
          <w:p w14:paraId="3B7C0D66">
            <w:pPr>
              <w:pStyle w:val="30"/>
            </w:pPr>
            <w:r>
              <w:rPr>
                <w:rFonts w:hint="eastAsia"/>
              </w:rPr>
              <w:t>33</w:t>
            </w:r>
          </w:p>
        </w:tc>
        <w:tc>
          <w:tcPr>
            <w:tcW w:w="370" w:type="pct"/>
            <w:shd w:val="clear" w:color="auto" w:fill="FFFFFF"/>
            <w:vAlign w:val="center"/>
          </w:tcPr>
          <w:p w14:paraId="211ADBBF">
            <w:pPr>
              <w:pStyle w:val="30"/>
            </w:pPr>
          </w:p>
        </w:tc>
      </w:tr>
      <w:tr w14:paraId="0A98E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0" w:hRule="atLeast"/>
          <w:jc w:val="center"/>
        </w:trPr>
        <w:tc>
          <w:tcPr>
            <w:tcW w:w="340" w:type="pct"/>
            <w:shd w:val="clear" w:color="auto" w:fill="FFFFFF"/>
            <w:vAlign w:val="center"/>
          </w:tcPr>
          <w:p w14:paraId="549170E4">
            <w:pPr>
              <w:pStyle w:val="30"/>
            </w:pPr>
            <w:r>
              <w:rPr>
                <w:rFonts w:hint="eastAsia"/>
              </w:rPr>
              <w:t>10</w:t>
            </w:r>
          </w:p>
        </w:tc>
        <w:tc>
          <w:tcPr>
            <w:tcW w:w="741" w:type="pct"/>
            <w:vAlign w:val="center"/>
          </w:tcPr>
          <w:p w14:paraId="6AA4CEAA">
            <w:pPr>
              <w:pStyle w:val="30"/>
            </w:pPr>
            <w:r>
              <w:rPr>
                <w:rFonts w:hint="eastAsia"/>
              </w:rPr>
              <w:t>企业价值评估指数子系统-应用服务器（测试）</w:t>
            </w:r>
          </w:p>
        </w:tc>
        <w:tc>
          <w:tcPr>
            <w:tcW w:w="522" w:type="pct"/>
            <w:shd w:val="clear" w:color="auto" w:fill="FFFFFF"/>
            <w:vAlign w:val="center"/>
          </w:tcPr>
          <w:p w14:paraId="4F9948EB">
            <w:pPr>
              <w:pStyle w:val="30"/>
            </w:pPr>
            <w:r>
              <w:rPr>
                <w:rFonts w:hint="eastAsia"/>
              </w:rPr>
              <w:t>虚拟机</w:t>
            </w:r>
          </w:p>
        </w:tc>
        <w:tc>
          <w:tcPr>
            <w:tcW w:w="464" w:type="pct"/>
            <w:vAlign w:val="center"/>
          </w:tcPr>
          <w:p w14:paraId="468F2E32">
            <w:pPr>
              <w:pStyle w:val="30"/>
            </w:pPr>
            <w:r>
              <w:rPr>
                <w:rFonts w:hint="eastAsia"/>
              </w:rPr>
              <w:t>4</w:t>
            </w:r>
          </w:p>
        </w:tc>
        <w:tc>
          <w:tcPr>
            <w:tcW w:w="496" w:type="pct"/>
            <w:vAlign w:val="center"/>
          </w:tcPr>
          <w:p w14:paraId="7DEC114C">
            <w:pPr>
              <w:pStyle w:val="30"/>
            </w:pPr>
            <w:r>
              <w:rPr>
                <w:rFonts w:hint="eastAsia"/>
              </w:rPr>
              <w:t>8</w:t>
            </w:r>
          </w:p>
        </w:tc>
        <w:tc>
          <w:tcPr>
            <w:tcW w:w="552" w:type="pct"/>
            <w:vAlign w:val="center"/>
          </w:tcPr>
          <w:p w14:paraId="64608858">
            <w:pPr>
              <w:pStyle w:val="30"/>
            </w:pPr>
            <w:r>
              <w:rPr>
                <w:rFonts w:hint="eastAsia"/>
              </w:rPr>
              <w:t>600</w:t>
            </w:r>
          </w:p>
        </w:tc>
        <w:tc>
          <w:tcPr>
            <w:tcW w:w="608" w:type="pct"/>
            <w:shd w:val="clear" w:color="auto" w:fill="FFFFFF"/>
            <w:vAlign w:val="center"/>
          </w:tcPr>
          <w:p w14:paraId="665B7BFF">
            <w:pPr>
              <w:pStyle w:val="30"/>
            </w:pPr>
            <w:r>
              <w:rPr>
                <w:rFonts w:hint="eastAsia"/>
              </w:rPr>
              <w:t>12</w:t>
            </w:r>
          </w:p>
        </w:tc>
        <w:tc>
          <w:tcPr>
            <w:tcW w:w="510" w:type="pct"/>
            <w:shd w:val="clear" w:color="auto" w:fill="FFFFFF"/>
            <w:vAlign w:val="center"/>
          </w:tcPr>
          <w:p w14:paraId="5EB0D248">
            <w:pPr>
              <w:pStyle w:val="30"/>
            </w:pPr>
            <w:r>
              <w:rPr>
                <w:rFonts w:hint="eastAsia"/>
              </w:rPr>
              <w:t>75</w:t>
            </w:r>
          </w:p>
        </w:tc>
        <w:tc>
          <w:tcPr>
            <w:tcW w:w="392" w:type="pct"/>
            <w:shd w:val="clear" w:color="auto" w:fill="FFFFFF"/>
            <w:vAlign w:val="center"/>
          </w:tcPr>
          <w:p w14:paraId="407FFC88">
            <w:pPr>
              <w:pStyle w:val="30"/>
            </w:pPr>
            <w:r>
              <w:rPr>
                <w:rFonts w:hint="eastAsia"/>
              </w:rPr>
              <w:t>25</w:t>
            </w:r>
          </w:p>
        </w:tc>
        <w:tc>
          <w:tcPr>
            <w:tcW w:w="370" w:type="pct"/>
            <w:shd w:val="clear" w:color="auto" w:fill="FFFFFF"/>
            <w:vAlign w:val="center"/>
          </w:tcPr>
          <w:p w14:paraId="0907C839">
            <w:pPr>
              <w:pStyle w:val="30"/>
            </w:pPr>
          </w:p>
        </w:tc>
      </w:tr>
      <w:tr w14:paraId="2ABBC942">
        <w:tblPrEx>
          <w:tblCellMar>
            <w:top w:w="0" w:type="dxa"/>
            <w:left w:w="108" w:type="dxa"/>
            <w:bottom w:w="0" w:type="dxa"/>
            <w:right w:w="108" w:type="dxa"/>
          </w:tblCellMar>
        </w:tblPrEx>
        <w:trPr>
          <w:trHeight w:val="1080" w:hRule="atLeast"/>
          <w:jc w:val="center"/>
        </w:trPr>
        <w:tc>
          <w:tcPr>
            <w:tcW w:w="340" w:type="pct"/>
            <w:shd w:val="clear" w:color="auto" w:fill="FFFFFF"/>
            <w:vAlign w:val="center"/>
          </w:tcPr>
          <w:p w14:paraId="279DE0EB">
            <w:pPr>
              <w:pStyle w:val="30"/>
            </w:pPr>
            <w:r>
              <w:rPr>
                <w:rFonts w:hint="eastAsia"/>
              </w:rPr>
              <w:t>11</w:t>
            </w:r>
          </w:p>
        </w:tc>
        <w:tc>
          <w:tcPr>
            <w:tcW w:w="741" w:type="pct"/>
            <w:vAlign w:val="center"/>
          </w:tcPr>
          <w:p w14:paraId="6ECA6A77">
            <w:pPr>
              <w:pStyle w:val="30"/>
            </w:pPr>
            <w:r>
              <w:rPr>
                <w:rFonts w:hint="eastAsia"/>
              </w:rPr>
              <w:t>企业价值评估指数子系统-数据库服务器（测试）</w:t>
            </w:r>
          </w:p>
        </w:tc>
        <w:tc>
          <w:tcPr>
            <w:tcW w:w="522" w:type="pct"/>
            <w:shd w:val="clear" w:color="auto" w:fill="FFFFFF"/>
            <w:vAlign w:val="center"/>
          </w:tcPr>
          <w:p w14:paraId="666341ED">
            <w:pPr>
              <w:pStyle w:val="30"/>
            </w:pPr>
            <w:r>
              <w:rPr>
                <w:rFonts w:hint="eastAsia"/>
              </w:rPr>
              <w:t>虚拟机</w:t>
            </w:r>
          </w:p>
        </w:tc>
        <w:tc>
          <w:tcPr>
            <w:tcW w:w="464" w:type="pct"/>
            <w:vAlign w:val="center"/>
          </w:tcPr>
          <w:p w14:paraId="08E5141E">
            <w:pPr>
              <w:pStyle w:val="30"/>
            </w:pPr>
            <w:r>
              <w:rPr>
                <w:rFonts w:hint="eastAsia"/>
              </w:rPr>
              <w:t>4</w:t>
            </w:r>
          </w:p>
        </w:tc>
        <w:tc>
          <w:tcPr>
            <w:tcW w:w="496" w:type="pct"/>
            <w:vAlign w:val="center"/>
          </w:tcPr>
          <w:p w14:paraId="57416F68">
            <w:pPr>
              <w:pStyle w:val="30"/>
            </w:pPr>
            <w:r>
              <w:rPr>
                <w:rFonts w:hint="eastAsia"/>
              </w:rPr>
              <w:t>8</w:t>
            </w:r>
          </w:p>
        </w:tc>
        <w:tc>
          <w:tcPr>
            <w:tcW w:w="552" w:type="pct"/>
            <w:vAlign w:val="center"/>
          </w:tcPr>
          <w:p w14:paraId="045BBE94">
            <w:pPr>
              <w:pStyle w:val="30"/>
            </w:pPr>
            <w:r>
              <w:rPr>
                <w:rFonts w:hint="eastAsia"/>
              </w:rPr>
              <w:t>600</w:t>
            </w:r>
          </w:p>
        </w:tc>
        <w:tc>
          <w:tcPr>
            <w:tcW w:w="608" w:type="pct"/>
            <w:shd w:val="clear" w:color="auto" w:fill="FFFFFF"/>
            <w:vAlign w:val="center"/>
          </w:tcPr>
          <w:p w14:paraId="4EAAE66B">
            <w:pPr>
              <w:pStyle w:val="30"/>
            </w:pPr>
            <w:r>
              <w:rPr>
                <w:rFonts w:hint="eastAsia"/>
              </w:rPr>
              <w:t>20</w:t>
            </w:r>
          </w:p>
        </w:tc>
        <w:tc>
          <w:tcPr>
            <w:tcW w:w="510" w:type="pct"/>
            <w:shd w:val="clear" w:color="auto" w:fill="FFFFFF"/>
            <w:vAlign w:val="center"/>
          </w:tcPr>
          <w:p w14:paraId="0D56689F">
            <w:pPr>
              <w:pStyle w:val="30"/>
            </w:pPr>
            <w:r>
              <w:rPr>
                <w:rFonts w:hint="eastAsia"/>
              </w:rPr>
              <w:t>75</w:t>
            </w:r>
          </w:p>
        </w:tc>
        <w:tc>
          <w:tcPr>
            <w:tcW w:w="392" w:type="pct"/>
            <w:shd w:val="clear" w:color="auto" w:fill="FFFFFF"/>
            <w:vAlign w:val="center"/>
          </w:tcPr>
          <w:p w14:paraId="46F855C2">
            <w:pPr>
              <w:pStyle w:val="30"/>
            </w:pPr>
            <w:r>
              <w:rPr>
                <w:rFonts w:hint="eastAsia"/>
              </w:rPr>
              <w:t>24</w:t>
            </w:r>
          </w:p>
        </w:tc>
        <w:tc>
          <w:tcPr>
            <w:tcW w:w="370" w:type="pct"/>
            <w:shd w:val="clear" w:color="auto" w:fill="FFFFFF"/>
            <w:vAlign w:val="center"/>
          </w:tcPr>
          <w:p w14:paraId="3FFEBD95">
            <w:pPr>
              <w:pStyle w:val="30"/>
            </w:pPr>
          </w:p>
        </w:tc>
      </w:tr>
      <w:tr w14:paraId="497D2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0" w:hRule="atLeast"/>
          <w:jc w:val="center"/>
        </w:trPr>
        <w:tc>
          <w:tcPr>
            <w:tcW w:w="340" w:type="pct"/>
            <w:shd w:val="clear" w:color="auto" w:fill="FFFFFF"/>
            <w:vAlign w:val="center"/>
          </w:tcPr>
          <w:p w14:paraId="0124B170">
            <w:pPr>
              <w:pStyle w:val="30"/>
            </w:pPr>
            <w:r>
              <w:rPr>
                <w:rFonts w:hint="eastAsia"/>
              </w:rPr>
              <w:t>12</w:t>
            </w:r>
          </w:p>
        </w:tc>
        <w:tc>
          <w:tcPr>
            <w:tcW w:w="741" w:type="pct"/>
            <w:vAlign w:val="center"/>
          </w:tcPr>
          <w:p w14:paraId="77B7BB99">
            <w:pPr>
              <w:pStyle w:val="30"/>
            </w:pPr>
            <w:r>
              <w:rPr>
                <w:rFonts w:hint="eastAsia"/>
              </w:rPr>
              <w:t>企业价值评估指数子系统-数据库服务器</w:t>
            </w:r>
          </w:p>
        </w:tc>
        <w:tc>
          <w:tcPr>
            <w:tcW w:w="522" w:type="pct"/>
            <w:shd w:val="clear" w:color="auto" w:fill="FFFFFF"/>
            <w:vAlign w:val="center"/>
          </w:tcPr>
          <w:p w14:paraId="5EA4D956">
            <w:pPr>
              <w:pStyle w:val="30"/>
            </w:pPr>
            <w:r>
              <w:rPr>
                <w:rFonts w:hint="eastAsia"/>
              </w:rPr>
              <w:t>虚拟机</w:t>
            </w:r>
          </w:p>
        </w:tc>
        <w:tc>
          <w:tcPr>
            <w:tcW w:w="464" w:type="pct"/>
            <w:vAlign w:val="center"/>
          </w:tcPr>
          <w:p w14:paraId="7532AE40">
            <w:pPr>
              <w:pStyle w:val="30"/>
            </w:pPr>
            <w:r>
              <w:rPr>
                <w:rFonts w:hint="eastAsia"/>
              </w:rPr>
              <w:t>8</w:t>
            </w:r>
          </w:p>
        </w:tc>
        <w:tc>
          <w:tcPr>
            <w:tcW w:w="496" w:type="pct"/>
            <w:vAlign w:val="center"/>
          </w:tcPr>
          <w:p w14:paraId="3453D0AD">
            <w:pPr>
              <w:pStyle w:val="30"/>
            </w:pPr>
            <w:r>
              <w:rPr>
                <w:rFonts w:hint="eastAsia"/>
              </w:rPr>
              <w:t>16</w:t>
            </w:r>
          </w:p>
        </w:tc>
        <w:tc>
          <w:tcPr>
            <w:tcW w:w="552" w:type="pct"/>
            <w:vAlign w:val="center"/>
          </w:tcPr>
          <w:p w14:paraId="0E794768">
            <w:pPr>
              <w:pStyle w:val="30"/>
            </w:pPr>
            <w:r>
              <w:rPr>
                <w:rFonts w:hint="eastAsia"/>
              </w:rPr>
              <w:t>2100</w:t>
            </w:r>
          </w:p>
        </w:tc>
        <w:tc>
          <w:tcPr>
            <w:tcW w:w="608" w:type="pct"/>
            <w:shd w:val="clear" w:color="auto" w:fill="FFFFFF"/>
            <w:vAlign w:val="center"/>
          </w:tcPr>
          <w:p w14:paraId="5DB509FE">
            <w:pPr>
              <w:pStyle w:val="30"/>
            </w:pPr>
            <w:r>
              <w:rPr>
                <w:rFonts w:hint="eastAsia"/>
              </w:rPr>
              <w:t>17</w:t>
            </w:r>
          </w:p>
        </w:tc>
        <w:tc>
          <w:tcPr>
            <w:tcW w:w="510" w:type="pct"/>
            <w:shd w:val="clear" w:color="auto" w:fill="FFFFFF"/>
            <w:vAlign w:val="center"/>
          </w:tcPr>
          <w:p w14:paraId="054D2B5F">
            <w:pPr>
              <w:pStyle w:val="30"/>
            </w:pPr>
            <w:r>
              <w:rPr>
                <w:rFonts w:hint="eastAsia"/>
              </w:rPr>
              <w:t>75</w:t>
            </w:r>
          </w:p>
        </w:tc>
        <w:tc>
          <w:tcPr>
            <w:tcW w:w="392" w:type="pct"/>
            <w:shd w:val="clear" w:color="auto" w:fill="FFFFFF"/>
            <w:vAlign w:val="center"/>
          </w:tcPr>
          <w:p w14:paraId="7C8583AB">
            <w:pPr>
              <w:pStyle w:val="30"/>
            </w:pPr>
            <w:r>
              <w:rPr>
                <w:rFonts w:hint="eastAsia"/>
              </w:rPr>
              <w:t>64</w:t>
            </w:r>
          </w:p>
        </w:tc>
        <w:tc>
          <w:tcPr>
            <w:tcW w:w="370" w:type="pct"/>
            <w:shd w:val="clear" w:color="auto" w:fill="FFFFFF"/>
            <w:vAlign w:val="center"/>
          </w:tcPr>
          <w:p w14:paraId="2919451D">
            <w:pPr>
              <w:pStyle w:val="30"/>
            </w:pPr>
          </w:p>
        </w:tc>
      </w:tr>
      <w:tr w14:paraId="1C8DF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61053FCB">
            <w:pPr>
              <w:pStyle w:val="30"/>
            </w:pPr>
            <w:r>
              <w:rPr>
                <w:rFonts w:hint="eastAsia"/>
              </w:rPr>
              <w:t>13</w:t>
            </w:r>
          </w:p>
        </w:tc>
        <w:tc>
          <w:tcPr>
            <w:tcW w:w="741" w:type="pct"/>
            <w:vAlign w:val="center"/>
          </w:tcPr>
          <w:p w14:paraId="216D376C">
            <w:pPr>
              <w:pStyle w:val="30"/>
            </w:pPr>
            <w:r>
              <w:rPr>
                <w:rFonts w:hint="eastAsia"/>
              </w:rPr>
              <w:t>企业价值评估指数子系统-应用服务器</w:t>
            </w:r>
          </w:p>
        </w:tc>
        <w:tc>
          <w:tcPr>
            <w:tcW w:w="522" w:type="pct"/>
            <w:shd w:val="clear" w:color="auto" w:fill="FFFFFF"/>
            <w:vAlign w:val="center"/>
          </w:tcPr>
          <w:p w14:paraId="75F3FA8E">
            <w:pPr>
              <w:pStyle w:val="30"/>
            </w:pPr>
            <w:r>
              <w:rPr>
                <w:rFonts w:hint="eastAsia"/>
              </w:rPr>
              <w:t>虚拟机</w:t>
            </w:r>
          </w:p>
        </w:tc>
        <w:tc>
          <w:tcPr>
            <w:tcW w:w="464" w:type="pct"/>
            <w:vAlign w:val="center"/>
          </w:tcPr>
          <w:p w14:paraId="2BE00F00">
            <w:pPr>
              <w:pStyle w:val="30"/>
            </w:pPr>
            <w:r>
              <w:rPr>
                <w:rFonts w:hint="eastAsia"/>
              </w:rPr>
              <w:t>8</w:t>
            </w:r>
          </w:p>
        </w:tc>
        <w:tc>
          <w:tcPr>
            <w:tcW w:w="496" w:type="pct"/>
            <w:vAlign w:val="center"/>
          </w:tcPr>
          <w:p w14:paraId="4DAC3EC1">
            <w:pPr>
              <w:pStyle w:val="30"/>
            </w:pPr>
            <w:r>
              <w:rPr>
                <w:rFonts w:hint="eastAsia"/>
              </w:rPr>
              <w:t>16</w:t>
            </w:r>
          </w:p>
        </w:tc>
        <w:tc>
          <w:tcPr>
            <w:tcW w:w="552" w:type="pct"/>
            <w:vAlign w:val="center"/>
          </w:tcPr>
          <w:p w14:paraId="63F03E17">
            <w:pPr>
              <w:pStyle w:val="30"/>
            </w:pPr>
            <w:r>
              <w:rPr>
                <w:rFonts w:hint="eastAsia"/>
              </w:rPr>
              <w:t>800</w:t>
            </w:r>
          </w:p>
        </w:tc>
        <w:tc>
          <w:tcPr>
            <w:tcW w:w="608" w:type="pct"/>
            <w:shd w:val="clear" w:color="auto" w:fill="FFFFFF"/>
            <w:vAlign w:val="center"/>
          </w:tcPr>
          <w:p w14:paraId="128AD93E">
            <w:pPr>
              <w:pStyle w:val="30"/>
            </w:pPr>
            <w:r>
              <w:rPr>
                <w:rFonts w:hint="eastAsia"/>
              </w:rPr>
              <w:t>19</w:t>
            </w:r>
          </w:p>
        </w:tc>
        <w:tc>
          <w:tcPr>
            <w:tcW w:w="510" w:type="pct"/>
            <w:shd w:val="clear" w:color="auto" w:fill="FFFFFF"/>
            <w:vAlign w:val="center"/>
          </w:tcPr>
          <w:p w14:paraId="73BCCDAD">
            <w:pPr>
              <w:pStyle w:val="30"/>
            </w:pPr>
            <w:r>
              <w:rPr>
                <w:rFonts w:hint="eastAsia"/>
              </w:rPr>
              <w:t>80</w:t>
            </w:r>
          </w:p>
        </w:tc>
        <w:tc>
          <w:tcPr>
            <w:tcW w:w="392" w:type="pct"/>
            <w:shd w:val="clear" w:color="auto" w:fill="FFFFFF"/>
            <w:vAlign w:val="center"/>
          </w:tcPr>
          <w:p w14:paraId="2D2B61DB">
            <w:pPr>
              <w:pStyle w:val="30"/>
            </w:pPr>
            <w:r>
              <w:rPr>
                <w:rFonts w:hint="eastAsia"/>
              </w:rPr>
              <w:t>44</w:t>
            </w:r>
          </w:p>
        </w:tc>
        <w:tc>
          <w:tcPr>
            <w:tcW w:w="370" w:type="pct"/>
            <w:shd w:val="clear" w:color="auto" w:fill="FFFFFF"/>
            <w:vAlign w:val="center"/>
          </w:tcPr>
          <w:p w14:paraId="7455D9B5">
            <w:pPr>
              <w:pStyle w:val="30"/>
            </w:pPr>
          </w:p>
        </w:tc>
      </w:tr>
      <w:tr w14:paraId="7ED7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0E0C408B">
            <w:pPr>
              <w:pStyle w:val="30"/>
            </w:pPr>
            <w:r>
              <w:rPr>
                <w:rFonts w:hint="eastAsia"/>
              </w:rPr>
              <w:t>14</w:t>
            </w:r>
          </w:p>
        </w:tc>
        <w:tc>
          <w:tcPr>
            <w:tcW w:w="741" w:type="pct"/>
            <w:vAlign w:val="center"/>
          </w:tcPr>
          <w:p w14:paraId="0714CD98">
            <w:pPr>
              <w:pStyle w:val="30"/>
            </w:pPr>
            <w:r>
              <w:rPr>
                <w:rFonts w:hint="eastAsia"/>
              </w:rPr>
              <w:t>企业价值评估指数子系统-数据库服务器</w:t>
            </w:r>
          </w:p>
        </w:tc>
        <w:tc>
          <w:tcPr>
            <w:tcW w:w="522" w:type="pct"/>
            <w:shd w:val="clear" w:color="auto" w:fill="FFFFFF"/>
            <w:vAlign w:val="center"/>
          </w:tcPr>
          <w:p w14:paraId="4420036E">
            <w:pPr>
              <w:pStyle w:val="30"/>
            </w:pPr>
            <w:r>
              <w:rPr>
                <w:rFonts w:hint="eastAsia"/>
              </w:rPr>
              <w:t>虚拟机</w:t>
            </w:r>
          </w:p>
        </w:tc>
        <w:tc>
          <w:tcPr>
            <w:tcW w:w="464" w:type="pct"/>
            <w:vAlign w:val="center"/>
          </w:tcPr>
          <w:p w14:paraId="1B306A2E">
            <w:pPr>
              <w:pStyle w:val="30"/>
            </w:pPr>
            <w:r>
              <w:rPr>
                <w:rFonts w:hint="eastAsia"/>
              </w:rPr>
              <w:t>8</w:t>
            </w:r>
          </w:p>
        </w:tc>
        <w:tc>
          <w:tcPr>
            <w:tcW w:w="496" w:type="pct"/>
            <w:vAlign w:val="center"/>
          </w:tcPr>
          <w:p w14:paraId="2B662AAC">
            <w:pPr>
              <w:pStyle w:val="30"/>
            </w:pPr>
            <w:r>
              <w:rPr>
                <w:rFonts w:hint="eastAsia"/>
              </w:rPr>
              <w:t>16</w:t>
            </w:r>
          </w:p>
        </w:tc>
        <w:tc>
          <w:tcPr>
            <w:tcW w:w="552" w:type="pct"/>
            <w:vAlign w:val="center"/>
          </w:tcPr>
          <w:p w14:paraId="097FD8A9">
            <w:pPr>
              <w:pStyle w:val="30"/>
            </w:pPr>
            <w:r>
              <w:rPr>
                <w:rFonts w:hint="eastAsia"/>
              </w:rPr>
              <w:t>2800</w:t>
            </w:r>
          </w:p>
        </w:tc>
        <w:tc>
          <w:tcPr>
            <w:tcW w:w="608" w:type="pct"/>
            <w:shd w:val="clear" w:color="auto" w:fill="FFFFFF"/>
            <w:vAlign w:val="center"/>
          </w:tcPr>
          <w:p w14:paraId="08A78C83">
            <w:pPr>
              <w:pStyle w:val="30"/>
            </w:pPr>
            <w:r>
              <w:rPr>
                <w:rFonts w:hint="eastAsia"/>
              </w:rPr>
              <w:t>14</w:t>
            </w:r>
          </w:p>
        </w:tc>
        <w:tc>
          <w:tcPr>
            <w:tcW w:w="510" w:type="pct"/>
            <w:shd w:val="clear" w:color="auto" w:fill="FFFFFF"/>
            <w:vAlign w:val="center"/>
          </w:tcPr>
          <w:p w14:paraId="1EC62B26">
            <w:pPr>
              <w:pStyle w:val="30"/>
            </w:pPr>
            <w:r>
              <w:rPr>
                <w:rFonts w:hint="eastAsia"/>
              </w:rPr>
              <w:t>80</w:t>
            </w:r>
          </w:p>
        </w:tc>
        <w:tc>
          <w:tcPr>
            <w:tcW w:w="392" w:type="pct"/>
            <w:shd w:val="clear" w:color="auto" w:fill="FFFFFF"/>
            <w:vAlign w:val="center"/>
          </w:tcPr>
          <w:p w14:paraId="33721511">
            <w:pPr>
              <w:pStyle w:val="30"/>
            </w:pPr>
            <w:r>
              <w:rPr>
                <w:rFonts w:hint="eastAsia"/>
              </w:rPr>
              <w:t>42</w:t>
            </w:r>
          </w:p>
        </w:tc>
        <w:tc>
          <w:tcPr>
            <w:tcW w:w="370" w:type="pct"/>
            <w:shd w:val="clear" w:color="auto" w:fill="FFFFFF"/>
            <w:vAlign w:val="center"/>
          </w:tcPr>
          <w:p w14:paraId="3A9EF2DC">
            <w:pPr>
              <w:pStyle w:val="30"/>
            </w:pPr>
          </w:p>
        </w:tc>
      </w:tr>
      <w:tr w14:paraId="10FFB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34DDBE6D">
            <w:pPr>
              <w:pStyle w:val="30"/>
            </w:pPr>
            <w:r>
              <w:rPr>
                <w:rFonts w:hint="eastAsia"/>
              </w:rPr>
              <w:t>15</w:t>
            </w:r>
          </w:p>
        </w:tc>
        <w:tc>
          <w:tcPr>
            <w:tcW w:w="741" w:type="pct"/>
            <w:vAlign w:val="center"/>
          </w:tcPr>
          <w:p w14:paraId="39DF3823">
            <w:pPr>
              <w:pStyle w:val="30"/>
            </w:pPr>
            <w:r>
              <w:rPr>
                <w:rFonts w:hint="eastAsia"/>
              </w:rPr>
              <w:t>内部控制测评管理子系统-应用服务器</w:t>
            </w:r>
          </w:p>
        </w:tc>
        <w:tc>
          <w:tcPr>
            <w:tcW w:w="522" w:type="pct"/>
            <w:shd w:val="clear" w:color="auto" w:fill="FFFFFF"/>
            <w:vAlign w:val="center"/>
          </w:tcPr>
          <w:p w14:paraId="437956B4">
            <w:pPr>
              <w:pStyle w:val="30"/>
            </w:pPr>
            <w:r>
              <w:rPr>
                <w:rFonts w:hint="eastAsia"/>
              </w:rPr>
              <w:t>虚拟机</w:t>
            </w:r>
          </w:p>
        </w:tc>
        <w:tc>
          <w:tcPr>
            <w:tcW w:w="464" w:type="pct"/>
            <w:vAlign w:val="center"/>
          </w:tcPr>
          <w:p w14:paraId="210015E1">
            <w:pPr>
              <w:pStyle w:val="30"/>
            </w:pPr>
            <w:r>
              <w:rPr>
                <w:rFonts w:hint="eastAsia"/>
              </w:rPr>
              <w:t>8</w:t>
            </w:r>
          </w:p>
        </w:tc>
        <w:tc>
          <w:tcPr>
            <w:tcW w:w="496" w:type="pct"/>
            <w:vAlign w:val="center"/>
          </w:tcPr>
          <w:p w14:paraId="1B540E17">
            <w:pPr>
              <w:pStyle w:val="30"/>
            </w:pPr>
            <w:r>
              <w:rPr>
                <w:rFonts w:hint="eastAsia"/>
              </w:rPr>
              <w:t>16</w:t>
            </w:r>
          </w:p>
        </w:tc>
        <w:tc>
          <w:tcPr>
            <w:tcW w:w="552" w:type="pct"/>
            <w:vAlign w:val="center"/>
          </w:tcPr>
          <w:p w14:paraId="02AD486C">
            <w:pPr>
              <w:pStyle w:val="30"/>
            </w:pPr>
            <w:r>
              <w:rPr>
                <w:rFonts w:hint="eastAsia"/>
              </w:rPr>
              <w:t>500</w:t>
            </w:r>
          </w:p>
        </w:tc>
        <w:tc>
          <w:tcPr>
            <w:tcW w:w="608" w:type="pct"/>
            <w:shd w:val="clear" w:color="auto" w:fill="FFFFFF"/>
            <w:vAlign w:val="center"/>
          </w:tcPr>
          <w:p w14:paraId="4CC01653">
            <w:pPr>
              <w:pStyle w:val="30"/>
            </w:pPr>
            <w:r>
              <w:rPr>
                <w:rFonts w:hint="eastAsia"/>
              </w:rPr>
              <w:t>17</w:t>
            </w:r>
          </w:p>
        </w:tc>
        <w:tc>
          <w:tcPr>
            <w:tcW w:w="510" w:type="pct"/>
            <w:shd w:val="clear" w:color="auto" w:fill="FFFFFF"/>
            <w:vAlign w:val="center"/>
          </w:tcPr>
          <w:p w14:paraId="002545C0">
            <w:pPr>
              <w:pStyle w:val="30"/>
            </w:pPr>
            <w:r>
              <w:rPr>
                <w:rFonts w:hint="eastAsia"/>
              </w:rPr>
              <w:t>80</w:t>
            </w:r>
          </w:p>
        </w:tc>
        <w:tc>
          <w:tcPr>
            <w:tcW w:w="392" w:type="pct"/>
            <w:shd w:val="clear" w:color="auto" w:fill="FFFFFF"/>
            <w:vAlign w:val="center"/>
          </w:tcPr>
          <w:p w14:paraId="30F187D4">
            <w:pPr>
              <w:pStyle w:val="30"/>
            </w:pPr>
            <w:r>
              <w:rPr>
                <w:rFonts w:hint="eastAsia"/>
              </w:rPr>
              <w:t>43</w:t>
            </w:r>
          </w:p>
        </w:tc>
        <w:tc>
          <w:tcPr>
            <w:tcW w:w="370" w:type="pct"/>
            <w:shd w:val="clear" w:color="auto" w:fill="FFFFFF"/>
            <w:vAlign w:val="center"/>
          </w:tcPr>
          <w:p w14:paraId="3CF4A8E2">
            <w:pPr>
              <w:pStyle w:val="30"/>
            </w:pPr>
          </w:p>
        </w:tc>
      </w:tr>
      <w:tr w14:paraId="051AD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3D4E1F6A">
            <w:pPr>
              <w:pStyle w:val="30"/>
            </w:pPr>
            <w:r>
              <w:rPr>
                <w:rFonts w:hint="eastAsia"/>
              </w:rPr>
              <w:t>16</w:t>
            </w:r>
          </w:p>
        </w:tc>
        <w:tc>
          <w:tcPr>
            <w:tcW w:w="741" w:type="pct"/>
            <w:vAlign w:val="center"/>
          </w:tcPr>
          <w:p w14:paraId="7917FD3F">
            <w:pPr>
              <w:pStyle w:val="30"/>
            </w:pPr>
            <w:r>
              <w:rPr>
                <w:rFonts w:hint="eastAsia"/>
              </w:rPr>
              <w:t>内部控制测评管理子系统-应用服务器</w:t>
            </w:r>
          </w:p>
        </w:tc>
        <w:tc>
          <w:tcPr>
            <w:tcW w:w="522" w:type="pct"/>
            <w:shd w:val="clear" w:color="auto" w:fill="FFFFFF"/>
            <w:vAlign w:val="center"/>
          </w:tcPr>
          <w:p w14:paraId="285B4EA0">
            <w:pPr>
              <w:pStyle w:val="30"/>
            </w:pPr>
            <w:r>
              <w:rPr>
                <w:rFonts w:hint="eastAsia"/>
              </w:rPr>
              <w:t>虚拟机</w:t>
            </w:r>
          </w:p>
        </w:tc>
        <w:tc>
          <w:tcPr>
            <w:tcW w:w="464" w:type="pct"/>
            <w:vAlign w:val="center"/>
          </w:tcPr>
          <w:p w14:paraId="51E429F7">
            <w:pPr>
              <w:pStyle w:val="30"/>
            </w:pPr>
            <w:r>
              <w:rPr>
                <w:rFonts w:hint="eastAsia"/>
              </w:rPr>
              <w:t>8</w:t>
            </w:r>
          </w:p>
        </w:tc>
        <w:tc>
          <w:tcPr>
            <w:tcW w:w="496" w:type="pct"/>
            <w:vAlign w:val="center"/>
          </w:tcPr>
          <w:p w14:paraId="392ABA67">
            <w:pPr>
              <w:pStyle w:val="30"/>
            </w:pPr>
            <w:r>
              <w:rPr>
                <w:rFonts w:hint="eastAsia"/>
              </w:rPr>
              <w:t>16</w:t>
            </w:r>
          </w:p>
        </w:tc>
        <w:tc>
          <w:tcPr>
            <w:tcW w:w="552" w:type="pct"/>
            <w:vAlign w:val="center"/>
          </w:tcPr>
          <w:p w14:paraId="373DDACF">
            <w:pPr>
              <w:pStyle w:val="30"/>
            </w:pPr>
            <w:r>
              <w:rPr>
                <w:rFonts w:hint="eastAsia"/>
              </w:rPr>
              <w:t>500</w:t>
            </w:r>
          </w:p>
        </w:tc>
        <w:tc>
          <w:tcPr>
            <w:tcW w:w="608" w:type="pct"/>
            <w:shd w:val="clear" w:color="auto" w:fill="FFFFFF"/>
            <w:vAlign w:val="center"/>
          </w:tcPr>
          <w:p w14:paraId="5B00056C">
            <w:pPr>
              <w:pStyle w:val="30"/>
            </w:pPr>
            <w:r>
              <w:rPr>
                <w:rFonts w:hint="eastAsia"/>
              </w:rPr>
              <w:t>18</w:t>
            </w:r>
          </w:p>
        </w:tc>
        <w:tc>
          <w:tcPr>
            <w:tcW w:w="510" w:type="pct"/>
            <w:shd w:val="clear" w:color="auto" w:fill="FFFFFF"/>
            <w:vAlign w:val="center"/>
          </w:tcPr>
          <w:p w14:paraId="2ADCF25A">
            <w:pPr>
              <w:pStyle w:val="30"/>
            </w:pPr>
            <w:r>
              <w:rPr>
                <w:rFonts w:hint="eastAsia"/>
              </w:rPr>
              <w:t>50</w:t>
            </w:r>
          </w:p>
        </w:tc>
        <w:tc>
          <w:tcPr>
            <w:tcW w:w="392" w:type="pct"/>
            <w:shd w:val="clear" w:color="auto" w:fill="FFFFFF"/>
            <w:vAlign w:val="center"/>
          </w:tcPr>
          <w:p w14:paraId="794A32AB">
            <w:pPr>
              <w:pStyle w:val="30"/>
            </w:pPr>
            <w:r>
              <w:rPr>
                <w:rFonts w:hint="eastAsia"/>
              </w:rPr>
              <w:t>39</w:t>
            </w:r>
          </w:p>
        </w:tc>
        <w:tc>
          <w:tcPr>
            <w:tcW w:w="370" w:type="pct"/>
            <w:shd w:val="clear" w:color="auto" w:fill="FFFFFF"/>
            <w:vAlign w:val="center"/>
          </w:tcPr>
          <w:p w14:paraId="2E86D15E">
            <w:pPr>
              <w:pStyle w:val="30"/>
            </w:pPr>
          </w:p>
        </w:tc>
      </w:tr>
      <w:tr w14:paraId="36A4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0" w:hRule="atLeast"/>
          <w:jc w:val="center"/>
        </w:trPr>
        <w:tc>
          <w:tcPr>
            <w:tcW w:w="340" w:type="pct"/>
            <w:shd w:val="clear" w:color="auto" w:fill="FFFFFF"/>
            <w:vAlign w:val="center"/>
          </w:tcPr>
          <w:p w14:paraId="71D370A2">
            <w:pPr>
              <w:pStyle w:val="30"/>
            </w:pPr>
            <w:r>
              <w:rPr>
                <w:rFonts w:hint="eastAsia"/>
              </w:rPr>
              <w:t>17</w:t>
            </w:r>
          </w:p>
        </w:tc>
        <w:tc>
          <w:tcPr>
            <w:tcW w:w="741" w:type="pct"/>
            <w:vAlign w:val="center"/>
          </w:tcPr>
          <w:p w14:paraId="5794E42C">
            <w:pPr>
              <w:pStyle w:val="30"/>
            </w:pPr>
            <w:r>
              <w:rPr>
                <w:rFonts w:hint="eastAsia"/>
              </w:rPr>
              <w:t>内部控制测评管理子系统-数据库服务器</w:t>
            </w:r>
          </w:p>
        </w:tc>
        <w:tc>
          <w:tcPr>
            <w:tcW w:w="522" w:type="pct"/>
            <w:shd w:val="clear" w:color="auto" w:fill="FFFFFF"/>
            <w:vAlign w:val="center"/>
          </w:tcPr>
          <w:p w14:paraId="0602466D">
            <w:pPr>
              <w:pStyle w:val="30"/>
            </w:pPr>
            <w:r>
              <w:rPr>
                <w:rFonts w:hint="eastAsia"/>
              </w:rPr>
              <w:t>虚拟机</w:t>
            </w:r>
          </w:p>
        </w:tc>
        <w:tc>
          <w:tcPr>
            <w:tcW w:w="464" w:type="pct"/>
            <w:vAlign w:val="center"/>
          </w:tcPr>
          <w:p w14:paraId="2054804B">
            <w:pPr>
              <w:pStyle w:val="30"/>
            </w:pPr>
            <w:r>
              <w:rPr>
                <w:rFonts w:hint="eastAsia"/>
              </w:rPr>
              <w:t>8</w:t>
            </w:r>
          </w:p>
        </w:tc>
        <w:tc>
          <w:tcPr>
            <w:tcW w:w="496" w:type="pct"/>
            <w:vAlign w:val="center"/>
          </w:tcPr>
          <w:p w14:paraId="64CA75AA">
            <w:pPr>
              <w:pStyle w:val="30"/>
            </w:pPr>
            <w:r>
              <w:rPr>
                <w:rFonts w:hint="eastAsia"/>
              </w:rPr>
              <w:t>16</w:t>
            </w:r>
          </w:p>
        </w:tc>
        <w:tc>
          <w:tcPr>
            <w:tcW w:w="552" w:type="pct"/>
            <w:vAlign w:val="center"/>
          </w:tcPr>
          <w:p w14:paraId="4610F258">
            <w:pPr>
              <w:pStyle w:val="30"/>
            </w:pPr>
            <w:r>
              <w:rPr>
                <w:rFonts w:hint="eastAsia"/>
              </w:rPr>
              <w:t>700</w:t>
            </w:r>
          </w:p>
        </w:tc>
        <w:tc>
          <w:tcPr>
            <w:tcW w:w="608" w:type="pct"/>
            <w:shd w:val="clear" w:color="auto" w:fill="FFFFFF"/>
            <w:vAlign w:val="center"/>
          </w:tcPr>
          <w:p w14:paraId="132DEFEA">
            <w:pPr>
              <w:pStyle w:val="30"/>
            </w:pPr>
            <w:r>
              <w:rPr>
                <w:rFonts w:hint="eastAsia"/>
              </w:rPr>
              <w:t>15</w:t>
            </w:r>
          </w:p>
        </w:tc>
        <w:tc>
          <w:tcPr>
            <w:tcW w:w="510" w:type="pct"/>
            <w:shd w:val="clear" w:color="auto" w:fill="FFFFFF"/>
            <w:vAlign w:val="center"/>
          </w:tcPr>
          <w:p w14:paraId="6459A498">
            <w:pPr>
              <w:pStyle w:val="30"/>
            </w:pPr>
            <w:r>
              <w:rPr>
                <w:rFonts w:hint="eastAsia"/>
              </w:rPr>
              <w:t>50</w:t>
            </w:r>
          </w:p>
        </w:tc>
        <w:tc>
          <w:tcPr>
            <w:tcW w:w="392" w:type="pct"/>
            <w:shd w:val="clear" w:color="auto" w:fill="FFFFFF"/>
            <w:vAlign w:val="center"/>
          </w:tcPr>
          <w:p w14:paraId="5E0C4B16">
            <w:pPr>
              <w:pStyle w:val="30"/>
            </w:pPr>
            <w:r>
              <w:rPr>
                <w:rFonts w:hint="eastAsia"/>
              </w:rPr>
              <w:t>67</w:t>
            </w:r>
          </w:p>
        </w:tc>
        <w:tc>
          <w:tcPr>
            <w:tcW w:w="370" w:type="pct"/>
            <w:shd w:val="clear" w:color="auto" w:fill="FFFFFF"/>
            <w:vAlign w:val="center"/>
          </w:tcPr>
          <w:p w14:paraId="18A96C1A">
            <w:pPr>
              <w:pStyle w:val="30"/>
            </w:pPr>
          </w:p>
        </w:tc>
      </w:tr>
      <w:tr w14:paraId="2D9D6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6EDF1881">
            <w:pPr>
              <w:pStyle w:val="30"/>
            </w:pPr>
            <w:r>
              <w:rPr>
                <w:rFonts w:hint="eastAsia"/>
              </w:rPr>
              <w:t>18</w:t>
            </w:r>
          </w:p>
        </w:tc>
        <w:tc>
          <w:tcPr>
            <w:tcW w:w="741" w:type="pct"/>
            <w:vAlign w:val="center"/>
          </w:tcPr>
          <w:p w14:paraId="7FBBFF6D">
            <w:pPr>
              <w:pStyle w:val="30"/>
            </w:pPr>
            <w:r>
              <w:rPr>
                <w:rFonts w:hint="eastAsia"/>
              </w:rPr>
              <w:t>内部控制测评管理子系统-数据库服务器</w:t>
            </w:r>
          </w:p>
        </w:tc>
        <w:tc>
          <w:tcPr>
            <w:tcW w:w="522" w:type="pct"/>
            <w:shd w:val="clear" w:color="auto" w:fill="FFFFFF"/>
            <w:vAlign w:val="center"/>
          </w:tcPr>
          <w:p w14:paraId="6A42EE75">
            <w:pPr>
              <w:pStyle w:val="30"/>
            </w:pPr>
            <w:r>
              <w:rPr>
                <w:rFonts w:hint="eastAsia"/>
              </w:rPr>
              <w:t>虚拟机</w:t>
            </w:r>
          </w:p>
        </w:tc>
        <w:tc>
          <w:tcPr>
            <w:tcW w:w="464" w:type="pct"/>
            <w:vAlign w:val="center"/>
          </w:tcPr>
          <w:p w14:paraId="24C2F412">
            <w:pPr>
              <w:pStyle w:val="30"/>
            </w:pPr>
            <w:r>
              <w:rPr>
                <w:rFonts w:hint="eastAsia"/>
              </w:rPr>
              <w:t>8</w:t>
            </w:r>
          </w:p>
        </w:tc>
        <w:tc>
          <w:tcPr>
            <w:tcW w:w="496" w:type="pct"/>
            <w:vAlign w:val="center"/>
          </w:tcPr>
          <w:p w14:paraId="661A09CA">
            <w:pPr>
              <w:pStyle w:val="30"/>
            </w:pPr>
            <w:r>
              <w:rPr>
                <w:rFonts w:hint="eastAsia"/>
              </w:rPr>
              <w:t>16</w:t>
            </w:r>
          </w:p>
        </w:tc>
        <w:tc>
          <w:tcPr>
            <w:tcW w:w="552" w:type="pct"/>
            <w:vAlign w:val="center"/>
          </w:tcPr>
          <w:p w14:paraId="0FF66D84">
            <w:pPr>
              <w:pStyle w:val="30"/>
            </w:pPr>
            <w:r>
              <w:rPr>
                <w:rFonts w:hint="eastAsia"/>
              </w:rPr>
              <w:t>700</w:t>
            </w:r>
          </w:p>
        </w:tc>
        <w:tc>
          <w:tcPr>
            <w:tcW w:w="608" w:type="pct"/>
            <w:shd w:val="clear" w:color="auto" w:fill="FFFFFF"/>
            <w:vAlign w:val="center"/>
          </w:tcPr>
          <w:p w14:paraId="7BD42057">
            <w:pPr>
              <w:pStyle w:val="30"/>
            </w:pPr>
            <w:r>
              <w:rPr>
                <w:rFonts w:hint="eastAsia"/>
              </w:rPr>
              <w:t>18</w:t>
            </w:r>
          </w:p>
        </w:tc>
        <w:tc>
          <w:tcPr>
            <w:tcW w:w="510" w:type="pct"/>
            <w:shd w:val="clear" w:color="auto" w:fill="FFFFFF"/>
            <w:vAlign w:val="center"/>
          </w:tcPr>
          <w:p w14:paraId="13E99D13">
            <w:pPr>
              <w:pStyle w:val="30"/>
            </w:pPr>
            <w:r>
              <w:rPr>
                <w:rFonts w:hint="eastAsia"/>
              </w:rPr>
              <w:t>50</w:t>
            </w:r>
          </w:p>
        </w:tc>
        <w:tc>
          <w:tcPr>
            <w:tcW w:w="392" w:type="pct"/>
            <w:shd w:val="clear" w:color="auto" w:fill="FFFFFF"/>
            <w:vAlign w:val="center"/>
          </w:tcPr>
          <w:p w14:paraId="043B91EF">
            <w:pPr>
              <w:pStyle w:val="30"/>
            </w:pPr>
            <w:r>
              <w:rPr>
                <w:rFonts w:hint="eastAsia"/>
              </w:rPr>
              <w:t>66</w:t>
            </w:r>
          </w:p>
        </w:tc>
        <w:tc>
          <w:tcPr>
            <w:tcW w:w="370" w:type="pct"/>
            <w:shd w:val="clear" w:color="auto" w:fill="FFFFFF"/>
            <w:vAlign w:val="center"/>
          </w:tcPr>
          <w:p w14:paraId="7C5A41DB">
            <w:pPr>
              <w:pStyle w:val="30"/>
            </w:pPr>
          </w:p>
        </w:tc>
      </w:tr>
      <w:tr w14:paraId="40755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0B47853F">
            <w:pPr>
              <w:pStyle w:val="30"/>
            </w:pPr>
            <w:r>
              <w:rPr>
                <w:rFonts w:hint="eastAsia"/>
              </w:rPr>
              <w:t>19</w:t>
            </w:r>
          </w:p>
        </w:tc>
        <w:tc>
          <w:tcPr>
            <w:tcW w:w="741" w:type="pct"/>
            <w:vAlign w:val="center"/>
          </w:tcPr>
          <w:p w14:paraId="51CF76C9">
            <w:pPr>
              <w:pStyle w:val="30"/>
            </w:pPr>
            <w:r>
              <w:rPr>
                <w:rFonts w:hint="eastAsia"/>
              </w:rPr>
              <w:t>内部审计子系统-应用服务器（测试）</w:t>
            </w:r>
          </w:p>
        </w:tc>
        <w:tc>
          <w:tcPr>
            <w:tcW w:w="522" w:type="pct"/>
            <w:shd w:val="clear" w:color="auto" w:fill="FFFFFF"/>
            <w:vAlign w:val="center"/>
          </w:tcPr>
          <w:p w14:paraId="1F0CE001">
            <w:pPr>
              <w:pStyle w:val="30"/>
            </w:pPr>
            <w:r>
              <w:rPr>
                <w:rFonts w:hint="eastAsia"/>
              </w:rPr>
              <w:t>虚拟机</w:t>
            </w:r>
          </w:p>
        </w:tc>
        <w:tc>
          <w:tcPr>
            <w:tcW w:w="464" w:type="pct"/>
            <w:vAlign w:val="center"/>
          </w:tcPr>
          <w:p w14:paraId="4BFA37D1">
            <w:pPr>
              <w:pStyle w:val="30"/>
            </w:pPr>
            <w:r>
              <w:rPr>
                <w:rFonts w:hint="eastAsia"/>
              </w:rPr>
              <w:t>8</w:t>
            </w:r>
          </w:p>
        </w:tc>
        <w:tc>
          <w:tcPr>
            <w:tcW w:w="496" w:type="pct"/>
            <w:vAlign w:val="center"/>
          </w:tcPr>
          <w:p w14:paraId="593C2245">
            <w:pPr>
              <w:pStyle w:val="30"/>
            </w:pPr>
            <w:r>
              <w:rPr>
                <w:rFonts w:hint="eastAsia"/>
              </w:rPr>
              <w:t>16</w:t>
            </w:r>
          </w:p>
        </w:tc>
        <w:tc>
          <w:tcPr>
            <w:tcW w:w="552" w:type="pct"/>
            <w:vAlign w:val="center"/>
          </w:tcPr>
          <w:p w14:paraId="72FB86A2">
            <w:pPr>
              <w:pStyle w:val="30"/>
            </w:pPr>
            <w:r>
              <w:rPr>
                <w:rFonts w:hint="eastAsia"/>
              </w:rPr>
              <w:t>500</w:t>
            </w:r>
          </w:p>
        </w:tc>
        <w:tc>
          <w:tcPr>
            <w:tcW w:w="608" w:type="pct"/>
            <w:shd w:val="clear" w:color="auto" w:fill="FFFFFF"/>
            <w:vAlign w:val="center"/>
          </w:tcPr>
          <w:p w14:paraId="3668DF53">
            <w:pPr>
              <w:pStyle w:val="30"/>
            </w:pPr>
            <w:r>
              <w:rPr>
                <w:rFonts w:hint="eastAsia"/>
              </w:rPr>
              <w:t>5</w:t>
            </w:r>
          </w:p>
        </w:tc>
        <w:tc>
          <w:tcPr>
            <w:tcW w:w="510" w:type="pct"/>
            <w:shd w:val="clear" w:color="auto" w:fill="FFFFFF"/>
            <w:vAlign w:val="center"/>
          </w:tcPr>
          <w:p w14:paraId="704C5156">
            <w:pPr>
              <w:pStyle w:val="30"/>
            </w:pPr>
            <w:r>
              <w:rPr>
                <w:rFonts w:hint="eastAsia"/>
              </w:rPr>
              <w:t>50</w:t>
            </w:r>
          </w:p>
        </w:tc>
        <w:tc>
          <w:tcPr>
            <w:tcW w:w="392" w:type="pct"/>
            <w:shd w:val="clear" w:color="auto" w:fill="FFFFFF"/>
            <w:vAlign w:val="center"/>
          </w:tcPr>
          <w:p w14:paraId="3AD93672">
            <w:pPr>
              <w:pStyle w:val="30"/>
            </w:pPr>
            <w:r>
              <w:rPr>
                <w:rFonts w:hint="eastAsia"/>
              </w:rPr>
              <w:t>24</w:t>
            </w:r>
          </w:p>
        </w:tc>
        <w:tc>
          <w:tcPr>
            <w:tcW w:w="370" w:type="pct"/>
            <w:shd w:val="clear" w:color="auto" w:fill="FFFFFF"/>
            <w:vAlign w:val="center"/>
          </w:tcPr>
          <w:p w14:paraId="3A0A83F6">
            <w:pPr>
              <w:pStyle w:val="30"/>
            </w:pPr>
          </w:p>
        </w:tc>
      </w:tr>
      <w:tr w14:paraId="2B797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70CA2777">
            <w:pPr>
              <w:pStyle w:val="30"/>
            </w:pPr>
            <w:r>
              <w:rPr>
                <w:rFonts w:hint="eastAsia"/>
              </w:rPr>
              <w:t>20</w:t>
            </w:r>
          </w:p>
        </w:tc>
        <w:tc>
          <w:tcPr>
            <w:tcW w:w="741" w:type="pct"/>
            <w:vAlign w:val="center"/>
          </w:tcPr>
          <w:p w14:paraId="1658ECBB">
            <w:pPr>
              <w:pStyle w:val="30"/>
            </w:pPr>
            <w:r>
              <w:rPr>
                <w:rFonts w:hint="eastAsia"/>
              </w:rPr>
              <w:t>内部审计子系统-应用服务器</w:t>
            </w:r>
          </w:p>
        </w:tc>
        <w:tc>
          <w:tcPr>
            <w:tcW w:w="522" w:type="pct"/>
            <w:shd w:val="clear" w:color="auto" w:fill="FFFFFF"/>
            <w:vAlign w:val="center"/>
          </w:tcPr>
          <w:p w14:paraId="6C7E7602">
            <w:pPr>
              <w:pStyle w:val="30"/>
            </w:pPr>
            <w:r>
              <w:rPr>
                <w:rFonts w:hint="eastAsia"/>
              </w:rPr>
              <w:t>虚拟机</w:t>
            </w:r>
          </w:p>
        </w:tc>
        <w:tc>
          <w:tcPr>
            <w:tcW w:w="464" w:type="pct"/>
            <w:vAlign w:val="center"/>
          </w:tcPr>
          <w:p w14:paraId="4A820DC8">
            <w:pPr>
              <w:pStyle w:val="30"/>
            </w:pPr>
            <w:r>
              <w:rPr>
                <w:rFonts w:hint="eastAsia"/>
              </w:rPr>
              <w:t>8</w:t>
            </w:r>
          </w:p>
        </w:tc>
        <w:tc>
          <w:tcPr>
            <w:tcW w:w="496" w:type="pct"/>
            <w:vAlign w:val="center"/>
          </w:tcPr>
          <w:p w14:paraId="7A579096">
            <w:pPr>
              <w:pStyle w:val="30"/>
            </w:pPr>
            <w:r>
              <w:rPr>
                <w:rFonts w:hint="eastAsia"/>
              </w:rPr>
              <w:t>16</w:t>
            </w:r>
          </w:p>
        </w:tc>
        <w:tc>
          <w:tcPr>
            <w:tcW w:w="552" w:type="pct"/>
            <w:vAlign w:val="center"/>
          </w:tcPr>
          <w:p w14:paraId="0C52D005">
            <w:pPr>
              <w:pStyle w:val="30"/>
            </w:pPr>
            <w:r>
              <w:rPr>
                <w:rFonts w:hint="eastAsia"/>
              </w:rPr>
              <w:t>200</w:t>
            </w:r>
          </w:p>
        </w:tc>
        <w:tc>
          <w:tcPr>
            <w:tcW w:w="608" w:type="pct"/>
            <w:shd w:val="clear" w:color="auto" w:fill="FFFFFF"/>
            <w:vAlign w:val="center"/>
          </w:tcPr>
          <w:p w14:paraId="6002F74D">
            <w:pPr>
              <w:pStyle w:val="30"/>
            </w:pPr>
            <w:r>
              <w:rPr>
                <w:rFonts w:hint="eastAsia"/>
              </w:rPr>
              <w:t>16</w:t>
            </w:r>
          </w:p>
        </w:tc>
        <w:tc>
          <w:tcPr>
            <w:tcW w:w="510" w:type="pct"/>
            <w:shd w:val="clear" w:color="auto" w:fill="FFFFFF"/>
            <w:vAlign w:val="center"/>
          </w:tcPr>
          <w:p w14:paraId="6CD63A9C">
            <w:pPr>
              <w:pStyle w:val="30"/>
            </w:pPr>
            <w:r>
              <w:rPr>
                <w:rFonts w:hint="eastAsia"/>
              </w:rPr>
              <w:t>50</w:t>
            </w:r>
          </w:p>
        </w:tc>
        <w:tc>
          <w:tcPr>
            <w:tcW w:w="392" w:type="pct"/>
            <w:shd w:val="clear" w:color="auto" w:fill="FFFFFF"/>
            <w:vAlign w:val="center"/>
          </w:tcPr>
          <w:p w14:paraId="71935340">
            <w:pPr>
              <w:pStyle w:val="30"/>
            </w:pPr>
            <w:r>
              <w:rPr>
                <w:rFonts w:hint="eastAsia"/>
              </w:rPr>
              <w:t>54</w:t>
            </w:r>
          </w:p>
        </w:tc>
        <w:tc>
          <w:tcPr>
            <w:tcW w:w="370" w:type="pct"/>
            <w:shd w:val="clear" w:color="auto" w:fill="FFFFFF"/>
            <w:vAlign w:val="center"/>
          </w:tcPr>
          <w:p w14:paraId="3BEDC3B3">
            <w:pPr>
              <w:pStyle w:val="30"/>
            </w:pPr>
          </w:p>
        </w:tc>
      </w:tr>
      <w:tr w14:paraId="20DF4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6CEA8E2B">
            <w:pPr>
              <w:pStyle w:val="30"/>
            </w:pPr>
            <w:r>
              <w:rPr>
                <w:rFonts w:hint="eastAsia"/>
              </w:rPr>
              <w:t>21</w:t>
            </w:r>
          </w:p>
        </w:tc>
        <w:tc>
          <w:tcPr>
            <w:tcW w:w="741" w:type="pct"/>
            <w:vAlign w:val="center"/>
          </w:tcPr>
          <w:p w14:paraId="7D5CEBF2">
            <w:pPr>
              <w:pStyle w:val="30"/>
            </w:pPr>
            <w:r>
              <w:rPr>
                <w:rFonts w:hint="eastAsia"/>
              </w:rPr>
              <w:t>内部审计子系统-应用服务器</w:t>
            </w:r>
          </w:p>
        </w:tc>
        <w:tc>
          <w:tcPr>
            <w:tcW w:w="522" w:type="pct"/>
            <w:shd w:val="clear" w:color="auto" w:fill="FFFFFF"/>
            <w:vAlign w:val="center"/>
          </w:tcPr>
          <w:p w14:paraId="70D4AB81">
            <w:pPr>
              <w:pStyle w:val="30"/>
            </w:pPr>
            <w:r>
              <w:rPr>
                <w:rFonts w:hint="eastAsia"/>
              </w:rPr>
              <w:t>虚拟机</w:t>
            </w:r>
          </w:p>
        </w:tc>
        <w:tc>
          <w:tcPr>
            <w:tcW w:w="464" w:type="pct"/>
            <w:vAlign w:val="center"/>
          </w:tcPr>
          <w:p w14:paraId="29C4792A">
            <w:pPr>
              <w:pStyle w:val="30"/>
            </w:pPr>
            <w:r>
              <w:rPr>
                <w:rFonts w:hint="eastAsia"/>
              </w:rPr>
              <w:t>8</w:t>
            </w:r>
          </w:p>
        </w:tc>
        <w:tc>
          <w:tcPr>
            <w:tcW w:w="496" w:type="pct"/>
            <w:vAlign w:val="center"/>
          </w:tcPr>
          <w:p w14:paraId="7168F920">
            <w:pPr>
              <w:pStyle w:val="30"/>
            </w:pPr>
            <w:r>
              <w:rPr>
                <w:rFonts w:hint="eastAsia"/>
              </w:rPr>
              <w:t>16</w:t>
            </w:r>
          </w:p>
        </w:tc>
        <w:tc>
          <w:tcPr>
            <w:tcW w:w="552" w:type="pct"/>
            <w:vAlign w:val="center"/>
          </w:tcPr>
          <w:p w14:paraId="632A3BA8">
            <w:pPr>
              <w:pStyle w:val="30"/>
            </w:pPr>
            <w:r>
              <w:rPr>
                <w:rFonts w:hint="eastAsia"/>
              </w:rPr>
              <w:t>200</w:t>
            </w:r>
          </w:p>
        </w:tc>
        <w:tc>
          <w:tcPr>
            <w:tcW w:w="608" w:type="pct"/>
            <w:shd w:val="clear" w:color="auto" w:fill="FFFFFF"/>
            <w:vAlign w:val="center"/>
          </w:tcPr>
          <w:p w14:paraId="663F7FC2">
            <w:pPr>
              <w:pStyle w:val="30"/>
            </w:pPr>
            <w:r>
              <w:rPr>
                <w:rFonts w:hint="eastAsia"/>
              </w:rPr>
              <w:t>10</w:t>
            </w:r>
          </w:p>
        </w:tc>
        <w:tc>
          <w:tcPr>
            <w:tcW w:w="510" w:type="pct"/>
            <w:shd w:val="clear" w:color="auto" w:fill="FFFFFF"/>
            <w:vAlign w:val="center"/>
          </w:tcPr>
          <w:p w14:paraId="2D152C9D">
            <w:pPr>
              <w:pStyle w:val="30"/>
            </w:pPr>
            <w:r>
              <w:rPr>
                <w:rFonts w:hint="eastAsia"/>
              </w:rPr>
              <w:t>50</w:t>
            </w:r>
          </w:p>
        </w:tc>
        <w:tc>
          <w:tcPr>
            <w:tcW w:w="392" w:type="pct"/>
            <w:shd w:val="clear" w:color="auto" w:fill="FFFFFF"/>
            <w:vAlign w:val="center"/>
          </w:tcPr>
          <w:p w14:paraId="205D5589">
            <w:pPr>
              <w:pStyle w:val="30"/>
            </w:pPr>
            <w:r>
              <w:rPr>
                <w:rFonts w:hint="eastAsia"/>
              </w:rPr>
              <w:t>56</w:t>
            </w:r>
          </w:p>
        </w:tc>
        <w:tc>
          <w:tcPr>
            <w:tcW w:w="370" w:type="pct"/>
            <w:shd w:val="clear" w:color="auto" w:fill="FFFFFF"/>
            <w:vAlign w:val="center"/>
          </w:tcPr>
          <w:p w14:paraId="37A71BB9">
            <w:pPr>
              <w:pStyle w:val="30"/>
            </w:pPr>
          </w:p>
        </w:tc>
      </w:tr>
      <w:tr w14:paraId="5B9D5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31F8581B">
            <w:pPr>
              <w:pStyle w:val="30"/>
            </w:pPr>
            <w:r>
              <w:rPr>
                <w:rFonts w:hint="eastAsia"/>
              </w:rPr>
              <w:t>22</w:t>
            </w:r>
          </w:p>
        </w:tc>
        <w:tc>
          <w:tcPr>
            <w:tcW w:w="741" w:type="pct"/>
            <w:vAlign w:val="center"/>
          </w:tcPr>
          <w:p w14:paraId="1F58CF6A">
            <w:pPr>
              <w:pStyle w:val="30"/>
            </w:pPr>
            <w:r>
              <w:rPr>
                <w:rFonts w:hint="eastAsia"/>
              </w:rPr>
              <w:t>内部审计子系统-数据库服务器</w:t>
            </w:r>
          </w:p>
        </w:tc>
        <w:tc>
          <w:tcPr>
            <w:tcW w:w="522" w:type="pct"/>
            <w:shd w:val="clear" w:color="auto" w:fill="FFFFFF"/>
            <w:vAlign w:val="center"/>
          </w:tcPr>
          <w:p w14:paraId="2D19D38D">
            <w:pPr>
              <w:pStyle w:val="30"/>
            </w:pPr>
            <w:r>
              <w:rPr>
                <w:rFonts w:hint="eastAsia"/>
              </w:rPr>
              <w:t>虚拟机</w:t>
            </w:r>
          </w:p>
        </w:tc>
        <w:tc>
          <w:tcPr>
            <w:tcW w:w="464" w:type="pct"/>
            <w:vAlign w:val="center"/>
          </w:tcPr>
          <w:p w14:paraId="52D58AFC">
            <w:pPr>
              <w:pStyle w:val="30"/>
            </w:pPr>
            <w:r>
              <w:rPr>
                <w:rFonts w:hint="eastAsia"/>
              </w:rPr>
              <w:t>8</w:t>
            </w:r>
          </w:p>
        </w:tc>
        <w:tc>
          <w:tcPr>
            <w:tcW w:w="496" w:type="pct"/>
            <w:vAlign w:val="center"/>
          </w:tcPr>
          <w:p w14:paraId="6541B951">
            <w:pPr>
              <w:pStyle w:val="30"/>
            </w:pPr>
            <w:r>
              <w:rPr>
                <w:rFonts w:hint="eastAsia"/>
              </w:rPr>
              <w:t>16</w:t>
            </w:r>
          </w:p>
        </w:tc>
        <w:tc>
          <w:tcPr>
            <w:tcW w:w="552" w:type="pct"/>
            <w:vAlign w:val="center"/>
          </w:tcPr>
          <w:p w14:paraId="256F351D">
            <w:pPr>
              <w:pStyle w:val="30"/>
            </w:pPr>
            <w:r>
              <w:rPr>
                <w:rFonts w:hint="eastAsia"/>
              </w:rPr>
              <w:t>500</w:t>
            </w:r>
          </w:p>
        </w:tc>
        <w:tc>
          <w:tcPr>
            <w:tcW w:w="608" w:type="pct"/>
            <w:shd w:val="clear" w:color="auto" w:fill="FFFFFF"/>
            <w:vAlign w:val="center"/>
          </w:tcPr>
          <w:p w14:paraId="36556776">
            <w:pPr>
              <w:pStyle w:val="30"/>
            </w:pPr>
            <w:r>
              <w:rPr>
                <w:rFonts w:hint="eastAsia"/>
              </w:rPr>
              <w:t>16</w:t>
            </w:r>
          </w:p>
        </w:tc>
        <w:tc>
          <w:tcPr>
            <w:tcW w:w="510" w:type="pct"/>
            <w:shd w:val="clear" w:color="auto" w:fill="FFFFFF"/>
            <w:vAlign w:val="center"/>
          </w:tcPr>
          <w:p w14:paraId="056EF01D">
            <w:pPr>
              <w:pStyle w:val="30"/>
            </w:pPr>
            <w:r>
              <w:rPr>
                <w:rFonts w:hint="eastAsia"/>
              </w:rPr>
              <w:t>80</w:t>
            </w:r>
          </w:p>
        </w:tc>
        <w:tc>
          <w:tcPr>
            <w:tcW w:w="392" w:type="pct"/>
            <w:shd w:val="clear" w:color="auto" w:fill="FFFFFF"/>
            <w:vAlign w:val="center"/>
          </w:tcPr>
          <w:p w14:paraId="0BFE3EA3">
            <w:pPr>
              <w:pStyle w:val="30"/>
            </w:pPr>
            <w:r>
              <w:rPr>
                <w:rFonts w:hint="eastAsia"/>
              </w:rPr>
              <w:t>51</w:t>
            </w:r>
          </w:p>
        </w:tc>
        <w:tc>
          <w:tcPr>
            <w:tcW w:w="370" w:type="pct"/>
            <w:shd w:val="clear" w:color="auto" w:fill="FFFFFF"/>
            <w:vAlign w:val="center"/>
          </w:tcPr>
          <w:p w14:paraId="33B5AC3D">
            <w:pPr>
              <w:pStyle w:val="30"/>
            </w:pPr>
          </w:p>
        </w:tc>
      </w:tr>
      <w:tr w14:paraId="1FCC3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3EEEB6C2">
            <w:pPr>
              <w:pStyle w:val="30"/>
            </w:pPr>
            <w:r>
              <w:rPr>
                <w:rFonts w:hint="eastAsia"/>
              </w:rPr>
              <w:t>23</w:t>
            </w:r>
          </w:p>
        </w:tc>
        <w:tc>
          <w:tcPr>
            <w:tcW w:w="741" w:type="pct"/>
            <w:vAlign w:val="center"/>
          </w:tcPr>
          <w:p w14:paraId="66E5F40F">
            <w:pPr>
              <w:pStyle w:val="30"/>
            </w:pPr>
            <w:r>
              <w:rPr>
                <w:rFonts w:hint="eastAsia"/>
              </w:rPr>
              <w:t>内部审计子系统-数据库服务器</w:t>
            </w:r>
          </w:p>
        </w:tc>
        <w:tc>
          <w:tcPr>
            <w:tcW w:w="522" w:type="pct"/>
            <w:shd w:val="clear" w:color="auto" w:fill="FFFFFF"/>
            <w:vAlign w:val="center"/>
          </w:tcPr>
          <w:p w14:paraId="1ED0DD82">
            <w:pPr>
              <w:pStyle w:val="30"/>
            </w:pPr>
            <w:r>
              <w:rPr>
                <w:rFonts w:hint="eastAsia"/>
              </w:rPr>
              <w:t>虚拟机</w:t>
            </w:r>
          </w:p>
        </w:tc>
        <w:tc>
          <w:tcPr>
            <w:tcW w:w="464" w:type="pct"/>
            <w:vAlign w:val="center"/>
          </w:tcPr>
          <w:p w14:paraId="4DCE99F2">
            <w:pPr>
              <w:pStyle w:val="30"/>
            </w:pPr>
            <w:r>
              <w:rPr>
                <w:rFonts w:hint="eastAsia"/>
              </w:rPr>
              <w:t>8</w:t>
            </w:r>
          </w:p>
        </w:tc>
        <w:tc>
          <w:tcPr>
            <w:tcW w:w="496" w:type="pct"/>
            <w:vAlign w:val="center"/>
          </w:tcPr>
          <w:p w14:paraId="09F4AAF7">
            <w:pPr>
              <w:pStyle w:val="30"/>
            </w:pPr>
            <w:r>
              <w:rPr>
                <w:rFonts w:hint="eastAsia"/>
              </w:rPr>
              <w:t>16</w:t>
            </w:r>
          </w:p>
        </w:tc>
        <w:tc>
          <w:tcPr>
            <w:tcW w:w="552" w:type="pct"/>
            <w:vAlign w:val="center"/>
          </w:tcPr>
          <w:p w14:paraId="0A4F753D">
            <w:pPr>
              <w:pStyle w:val="30"/>
            </w:pPr>
            <w:r>
              <w:rPr>
                <w:rFonts w:hint="eastAsia"/>
              </w:rPr>
              <w:t>500</w:t>
            </w:r>
          </w:p>
        </w:tc>
        <w:tc>
          <w:tcPr>
            <w:tcW w:w="608" w:type="pct"/>
            <w:shd w:val="clear" w:color="auto" w:fill="FFFFFF"/>
            <w:vAlign w:val="center"/>
          </w:tcPr>
          <w:p w14:paraId="25515EC8">
            <w:pPr>
              <w:pStyle w:val="30"/>
            </w:pPr>
            <w:r>
              <w:rPr>
                <w:rFonts w:hint="eastAsia"/>
              </w:rPr>
              <w:t>22</w:t>
            </w:r>
          </w:p>
        </w:tc>
        <w:tc>
          <w:tcPr>
            <w:tcW w:w="510" w:type="pct"/>
            <w:shd w:val="clear" w:color="auto" w:fill="FFFFFF"/>
            <w:vAlign w:val="center"/>
          </w:tcPr>
          <w:p w14:paraId="3DADEC48">
            <w:pPr>
              <w:pStyle w:val="30"/>
            </w:pPr>
            <w:r>
              <w:rPr>
                <w:rFonts w:hint="eastAsia"/>
              </w:rPr>
              <w:t>80</w:t>
            </w:r>
          </w:p>
        </w:tc>
        <w:tc>
          <w:tcPr>
            <w:tcW w:w="392" w:type="pct"/>
            <w:shd w:val="clear" w:color="auto" w:fill="FFFFFF"/>
            <w:vAlign w:val="center"/>
          </w:tcPr>
          <w:p w14:paraId="544E66E3">
            <w:pPr>
              <w:pStyle w:val="30"/>
            </w:pPr>
            <w:r>
              <w:rPr>
                <w:rFonts w:hint="eastAsia"/>
              </w:rPr>
              <w:t>53</w:t>
            </w:r>
          </w:p>
        </w:tc>
        <w:tc>
          <w:tcPr>
            <w:tcW w:w="370" w:type="pct"/>
            <w:shd w:val="clear" w:color="auto" w:fill="FFFFFF"/>
            <w:vAlign w:val="center"/>
          </w:tcPr>
          <w:p w14:paraId="5ECDFF69">
            <w:pPr>
              <w:pStyle w:val="30"/>
            </w:pPr>
          </w:p>
        </w:tc>
      </w:tr>
      <w:tr w14:paraId="29251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794E263B">
            <w:pPr>
              <w:pStyle w:val="30"/>
            </w:pPr>
            <w:r>
              <w:rPr>
                <w:rFonts w:hint="eastAsia"/>
              </w:rPr>
              <w:t>24</w:t>
            </w:r>
          </w:p>
        </w:tc>
        <w:tc>
          <w:tcPr>
            <w:tcW w:w="741" w:type="pct"/>
            <w:vAlign w:val="center"/>
          </w:tcPr>
          <w:p w14:paraId="461DACD4">
            <w:pPr>
              <w:pStyle w:val="30"/>
            </w:pPr>
            <w:r>
              <w:rPr>
                <w:rFonts w:hint="eastAsia"/>
              </w:rPr>
              <w:t>审计整改管理子系统-应用服务器</w:t>
            </w:r>
          </w:p>
        </w:tc>
        <w:tc>
          <w:tcPr>
            <w:tcW w:w="522" w:type="pct"/>
            <w:shd w:val="clear" w:color="auto" w:fill="FFFFFF"/>
            <w:vAlign w:val="center"/>
          </w:tcPr>
          <w:p w14:paraId="7B7C238B">
            <w:pPr>
              <w:pStyle w:val="30"/>
            </w:pPr>
            <w:r>
              <w:rPr>
                <w:rFonts w:hint="eastAsia"/>
              </w:rPr>
              <w:t>虚拟机</w:t>
            </w:r>
          </w:p>
        </w:tc>
        <w:tc>
          <w:tcPr>
            <w:tcW w:w="464" w:type="pct"/>
            <w:vAlign w:val="center"/>
          </w:tcPr>
          <w:p w14:paraId="646C863A">
            <w:pPr>
              <w:pStyle w:val="30"/>
            </w:pPr>
            <w:r>
              <w:rPr>
                <w:rFonts w:hint="eastAsia"/>
              </w:rPr>
              <w:t>8</w:t>
            </w:r>
          </w:p>
        </w:tc>
        <w:tc>
          <w:tcPr>
            <w:tcW w:w="496" w:type="pct"/>
            <w:vAlign w:val="center"/>
          </w:tcPr>
          <w:p w14:paraId="32664D4A">
            <w:pPr>
              <w:pStyle w:val="30"/>
            </w:pPr>
            <w:r>
              <w:rPr>
                <w:rFonts w:hint="eastAsia"/>
              </w:rPr>
              <w:t>16</w:t>
            </w:r>
          </w:p>
        </w:tc>
        <w:tc>
          <w:tcPr>
            <w:tcW w:w="552" w:type="pct"/>
            <w:vAlign w:val="center"/>
          </w:tcPr>
          <w:p w14:paraId="19AFF124">
            <w:pPr>
              <w:pStyle w:val="30"/>
            </w:pPr>
            <w:r>
              <w:rPr>
                <w:rFonts w:hint="eastAsia"/>
              </w:rPr>
              <w:t>800</w:t>
            </w:r>
          </w:p>
        </w:tc>
        <w:tc>
          <w:tcPr>
            <w:tcW w:w="608" w:type="pct"/>
            <w:shd w:val="clear" w:color="auto" w:fill="FFFFFF"/>
            <w:vAlign w:val="center"/>
          </w:tcPr>
          <w:p w14:paraId="0DC2C314">
            <w:pPr>
              <w:pStyle w:val="30"/>
            </w:pPr>
            <w:r>
              <w:rPr>
                <w:rFonts w:hint="eastAsia"/>
              </w:rPr>
              <w:t>45</w:t>
            </w:r>
          </w:p>
        </w:tc>
        <w:tc>
          <w:tcPr>
            <w:tcW w:w="510" w:type="pct"/>
            <w:shd w:val="clear" w:color="auto" w:fill="FFFFFF"/>
            <w:vAlign w:val="center"/>
          </w:tcPr>
          <w:p w14:paraId="03C2974F">
            <w:pPr>
              <w:pStyle w:val="30"/>
            </w:pPr>
            <w:r>
              <w:rPr>
                <w:rFonts w:hint="eastAsia"/>
              </w:rPr>
              <w:t>98</w:t>
            </w:r>
          </w:p>
        </w:tc>
        <w:tc>
          <w:tcPr>
            <w:tcW w:w="392" w:type="pct"/>
            <w:shd w:val="clear" w:color="auto" w:fill="FFFFFF"/>
            <w:vAlign w:val="center"/>
          </w:tcPr>
          <w:p w14:paraId="5B335849">
            <w:pPr>
              <w:pStyle w:val="30"/>
            </w:pPr>
            <w:r>
              <w:rPr>
                <w:rFonts w:hint="eastAsia"/>
              </w:rPr>
              <w:t>69</w:t>
            </w:r>
          </w:p>
        </w:tc>
        <w:tc>
          <w:tcPr>
            <w:tcW w:w="370" w:type="pct"/>
            <w:shd w:val="clear" w:color="auto" w:fill="FFFFFF"/>
            <w:vAlign w:val="center"/>
          </w:tcPr>
          <w:p w14:paraId="5BCED743">
            <w:pPr>
              <w:pStyle w:val="30"/>
            </w:pPr>
          </w:p>
        </w:tc>
      </w:tr>
      <w:tr w14:paraId="78CA5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0E0A7A9B">
            <w:pPr>
              <w:pStyle w:val="30"/>
            </w:pPr>
            <w:r>
              <w:rPr>
                <w:rFonts w:hint="eastAsia"/>
              </w:rPr>
              <w:t>25</w:t>
            </w:r>
          </w:p>
        </w:tc>
        <w:tc>
          <w:tcPr>
            <w:tcW w:w="741" w:type="pct"/>
            <w:vAlign w:val="center"/>
          </w:tcPr>
          <w:p w14:paraId="430E4FF8">
            <w:pPr>
              <w:pStyle w:val="30"/>
            </w:pPr>
            <w:r>
              <w:rPr>
                <w:rFonts w:hint="eastAsia"/>
              </w:rPr>
              <w:t>审计整改管理子系统-数据库服务器</w:t>
            </w:r>
          </w:p>
        </w:tc>
        <w:tc>
          <w:tcPr>
            <w:tcW w:w="522" w:type="pct"/>
            <w:shd w:val="clear" w:color="auto" w:fill="FFFFFF"/>
            <w:vAlign w:val="center"/>
          </w:tcPr>
          <w:p w14:paraId="171EB7C3">
            <w:pPr>
              <w:pStyle w:val="30"/>
            </w:pPr>
            <w:r>
              <w:rPr>
                <w:rFonts w:hint="eastAsia"/>
              </w:rPr>
              <w:t>虚拟机</w:t>
            </w:r>
          </w:p>
        </w:tc>
        <w:tc>
          <w:tcPr>
            <w:tcW w:w="464" w:type="pct"/>
            <w:vAlign w:val="center"/>
          </w:tcPr>
          <w:p w14:paraId="107C5F14">
            <w:pPr>
              <w:pStyle w:val="30"/>
            </w:pPr>
            <w:r>
              <w:rPr>
                <w:rFonts w:hint="eastAsia"/>
              </w:rPr>
              <w:t>8</w:t>
            </w:r>
          </w:p>
        </w:tc>
        <w:tc>
          <w:tcPr>
            <w:tcW w:w="496" w:type="pct"/>
            <w:vAlign w:val="center"/>
          </w:tcPr>
          <w:p w14:paraId="0E582E54">
            <w:pPr>
              <w:pStyle w:val="30"/>
            </w:pPr>
            <w:r>
              <w:rPr>
                <w:rFonts w:hint="eastAsia"/>
              </w:rPr>
              <w:t>16</w:t>
            </w:r>
          </w:p>
        </w:tc>
        <w:tc>
          <w:tcPr>
            <w:tcW w:w="552" w:type="pct"/>
            <w:vAlign w:val="center"/>
          </w:tcPr>
          <w:p w14:paraId="67F5F87F">
            <w:pPr>
              <w:pStyle w:val="30"/>
            </w:pPr>
            <w:r>
              <w:rPr>
                <w:rFonts w:hint="eastAsia"/>
              </w:rPr>
              <w:t>800</w:t>
            </w:r>
          </w:p>
        </w:tc>
        <w:tc>
          <w:tcPr>
            <w:tcW w:w="608" w:type="pct"/>
            <w:shd w:val="clear" w:color="auto" w:fill="FFFFFF"/>
            <w:vAlign w:val="center"/>
          </w:tcPr>
          <w:p w14:paraId="624B11E0">
            <w:pPr>
              <w:pStyle w:val="30"/>
            </w:pPr>
            <w:r>
              <w:rPr>
                <w:rFonts w:hint="eastAsia"/>
              </w:rPr>
              <w:t>15</w:t>
            </w:r>
          </w:p>
        </w:tc>
        <w:tc>
          <w:tcPr>
            <w:tcW w:w="510" w:type="pct"/>
            <w:shd w:val="clear" w:color="auto" w:fill="FFFFFF"/>
            <w:vAlign w:val="center"/>
          </w:tcPr>
          <w:p w14:paraId="74F9B43C">
            <w:pPr>
              <w:pStyle w:val="30"/>
            </w:pPr>
            <w:r>
              <w:rPr>
                <w:rFonts w:hint="eastAsia"/>
              </w:rPr>
              <w:t>85</w:t>
            </w:r>
          </w:p>
        </w:tc>
        <w:tc>
          <w:tcPr>
            <w:tcW w:w="392" w:type="pct"/>
            <w:shd w:val="clear" w:color="auto" w:fill="FFFFFF"/>
            <w:vAlign w:val="center"/>
          </w:tcPr>
          <w:p w14:paraId="2A845749">
            <w:pPr>
              <w:pStyle w:val="30"/>
            </w:pPr>
            <w:r>
              <w:rPr>
                <w:rFonts w:hint="eastAsia"/>
              </w:rPr>
              <w:t>63</w:t>
            </w:r>
          </w:p>
        </w:tc>
        <w:tc>
          <w:tcPr>
            <w:tcW w:w="370" w:type="pct"/>
            <w:shd w:val="clear" w:color="auto" w:fill="FFFFFF"/>
            <w:vAlign w:val="center"/>
          </w:tcPr>
          <w:p w14:paraId="32155E2B">
            <w:pPr>
              <w:pStyle w:val="30"/>
            </w:pPr>
          </w:p>
        </w:tc>
      </w:tr>
      <w:tr w14:paraId="26492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05B2589C">
            <w:pPr>
              <w:pStyle w:val="30"/>
            </w:pPr>
            <w:r>
              <w:rPr>
                <w:rFonts w:hint="eastAsia"/>
              </w:rPr>
              <w:t>26</w:t>
            </w:r>
          </w:p>
        </w:tc>
        <w:tc>
          <w:tcPr>
            <w:tcW w:w="741" w:type="pct"/>
            <w:vAlign w:val="center"/>
          </w:tcPr>
          <w:p w14:paraId="25FE0302">
            <w:pPr>
              <w:pStyle w:val="30"/>
            </w:pPr>
            <w:r>
              <w:rPr>
                <w:rFonts w:hint="eastAsia"/>
              </w:rPr>
              <w:t>审计整改管理子系统-应用服务器（测试）</w:t>
            </w:r>
          </w:p>
        </w:tc>
        <w:tc>
          <w:tcPr>
            <w:tcW w:w="522" w:type="pct"/>
            <w:shd w:val="clear" w:color="auto" w:fill="FFFFFF"/>
            <w:vAlign w:val="center"/>
          </w:tcPr>
          <w:p w14:paraId="1CC62F42">
            <w:pPr>
              <w:pStyle w:val="30"/>
            </w:pPr>
            <w:r>
              <w:rPr>
                <w:rFonts w:hint="eastAsia"/>
              </w:rPr>
              <w:t>虚拟机</w:t>
            </w:r>
          </w:p>
        </w:tc>
        <w:tc>
          <w:tcPr>
            <w:tcW w:w="464" w:type="pct"/>
            <w:vAlign w:val="center"/>
          </w:tcPr>
          <w:p w14:paraId="7A0FAE0C">
            <w:pPr>
              <w:pStyle w:val="30"/>
            </w:pPr>
            <w:r>
              <w:rPr>
                <w:rFonts w:hint="eastAsia"/>
              </w:rPr>
              <w:t>8</w:t>
            </w:r>
          </w:p>
        </w:tc>
        <w:tc>
          <w:tcPr>
            <w:tcW w:w="496" w:type="pct"/>
            <w:vAlign w:val="center"/>
          </w:tcPr>
          <w:p w14:paraId="4694EF9B">
            <w:pPr>
              <w:pStyle w:val="30"/>
            </w:pPr>
            <w:r>
              <w:rPr>
                <w:rFonts w:hint="eastAsia"/>
              </w:rPr>
              <w:t>16</w:t>
            </w:r>
          </w:p>
        </w:tc>
        <w:tc>
          <w:tcPr>
            <w:tcW w:w="552" w:type="pct"/>
            <w:vAlign w:val="center"/>
          </w:tcPr>
          <w:p w14:paraId="5AB8E0DA">
            <w:pPr>
              <w:pStyle w:val="30"/>
            </w:pPr>
            <w:r>
              <w:rPr>
                <w:rFonts w:hint="eastAsia"/>
              </w:rPr>
              <w:t>600</w:t>
            </w:r>
          </w:p>
        </w:tc>
        <w:tc>
          <w:tcPr>
            <w:tcW w:w="608" w:type="pct"/>
            <w:shd w:val="clear" w:color="auto" w:fill="FFFFFF"/>
            <w:vAlign w:val="center"/>
          </w:tcPr>
          <w:p w14:paraId="0196F958">
            <w:pPr>
              <w:pStyle w:val="30"/>
            </w:pPr>
            <w:r>
              <w:rPr>
                <w:rFonts w:hint="eastAsia"/>
              </w:rPr>
              <w:t>30</w:t>
            </w:r>
          </w:p>
        </w:tc>
        <w:tc>
          <w:tcPr>
            <w:tcW w:w="510" w:type="pct"/>
            <w:shd w:val="clear" w:color="auto" w:fill="FFFFFF"/>
            <w:vAlign w:val="center"/>
          </w:tcPr>
          <w:p w14:paraId="17E858E6">
            <w:pPr>
              <w:pStyle w:val="30"/>
            </w:pPr>
            <w:r>
              <w:rPr>
                <w:rFonts w:hint="eastAsia"/>
              </w:rPr>
              <w:t>60</w:t>
            </w:r>
          </w:p>
        </w:tc>
        <w:tc>
          <w:tcPr>
            <w:tcW w:w="392" w:type="pct"/>
            <w:shd w:val="clear" w:color="auto" w:fill="FFFFFF"/>
            <w:vAlign w:val="center"/>
          </w:tcPr>
          <w:p w14:paraId="47A71E50">
            <w:pPr>
              <w:pStyle w:val="30"/>
            </w:pPr>
            <w:r>
              <w:rPr>
                <w:rFonts w:hint="eastAsia"/>
              </w:rPr>
              <w:t>27</w:t>
            </w:r>
          </w:p>
        </w:tc>
        <w:tc>
          <w:tcPr>
            <w:tcW w:w="370" w:type="pct"/>
            <w:shd w:val="clear" w:color="auto" w:fill="FFFFFF"/>
            <w:vAlign w:val="center"/>
          </w:tcPr>
          <w:p w14:paraId="7142AF39">
            <w:pPr>
              <w:pStyle w:val="30"/>
            </w:pPr>
          </w:p>
        </w:tc>
      </w:tr>
      <w:tr w14:paraId="1541E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0" w:hRule="atLeast"/>
          <w:jc w:val="center"/>
        </w:trPr>
        <w:tc>
          <w:tcPr>
            <w:tcW w:w="340" w:type="pct"/>
            <w:shd w:val="clear" w:color="auto" w:fill="FFFFFF"/>
            <w:vAlign w:val="center"/>
          </w:tcPr>
          <w:p w14:paraId="5ED95C48">
            <w:pPr>
              <w:pStyle w:val="30"/>
            </w:pPr>
            <w:r>
              <w:rPr>
                <w:rFonts w:hint="eastAsia"/>
              </w:rPr>
              <w:t>27</w:t>
            </w:r>
          </w:p>
        </w:tc>
        <w:tc>
          <w:tcPr>
            <w:tcW w:w="741" w:type="pct"/>
            <w:vAlign w:val="center"/>
          </w:tcPr>
          <w:p w14:paraId="53B62BCB">
            <w:pPr>
              <w:pStyle w:val="30"/>
            </w:pPr>
            <w:r>
              <w:rPr>
                <w:rFonts w:hint="eastAsia"/>
              </w:rPr>
              <w:t>审计整改管理子系统-数据库服务器（测试）</w:t>
            </w:r>
          </w:p>
        </w:tc>
        <w:tc>
          <w:tcPr>
            <w:tcW w:w="522" w:type="pct"/>
            <w:shd w:val="clear" w:color="auto" w:fill="FFFFFF"/>
            <w:vAlign w:val="center"/>
          </w:tcPr>
          <w:p w14:paraId="0EBAEB55">
            <w:pPr>
              <w:pStyle w:val="30"/>
            </w:pPr>
            <w:r>
              <w:rPr>
                <w:rFonts w:hint="eastAsia"/>
              </w:rPr>
              <w:t>虚拟机</w:t>
            </w:r>
          </w:p>
        </w:tc>
        <w:tc>
          <w:tcPr>
            <w:tcW w:w="464" w:type="pct"/>
            <w:vAlign w:val="center"/>
          </w:tcPr>
          <w:p w14:paraId="33E2D487">
            <w:pPr>
              <w:pStyle w:val="30"/>
            </w:pPr>
            <w:r>
              <w:rPr>
                <w:rFonts w:hint="eastAsia"/>
              </w:rPr>
              <w:t>8</w:t>
            </w:r>
          </w:p>
        </w:tc>
        <w:tc>
          <w:tcPr>
            <w:tcW w:w="496" w:type="pct"/>
            <w:vAlign w:val="center"/>
          </w:tcPr>
          <w:p w14:paraId="1FFFFECF">
            <w:pPr>
              <w:pStyle w:val="30"/>
            </w:pPr>
            <w:r>
              <w:rPr>
                <w:rFonts w:hint="eastAsia"/>
              </w:rPr>
              <w:t>16</w:t>
            </w:r>
          </w:p>
        </w:tc>
        <w:tc>
          <w:tcPr>
            <w:tcW w:w="552" w:type="pct"/>
            <w:vAlign w:val="center"/>
          </w:tcPr>
          <w:p w14:paraId="3ADF14C8">
            <w:pPr>
              <w:pStyle w:val="30"/>
            </w:pPr>
            <w:r>
              <w:rPr>
                <w:rFonts w:hint="eastAsia"/>
              </w:rPr>
              <w:t>800</w:t>
            </w:r>
          </w:p>
        </w:tc>
        <w:tc>
          <w:tcPr>
            <w:tcW w:w="608" w:type="pct"/>
            <w:shd w:val="clear" w:color="auto" w:fill="FFFFFF"/>
            <w:vAlign w:val="center"/>
          </w:tcPr>
          <w:p w14:paraId="1B2CFE5F">
            <w:pPr>
              <w:pStyle w:val="30"/>
            </w:pPr>
            <w:r>
              <w:rPr>
                <w:rFonts w:hint="eastAsia"/>
              </w:rPr>
              <w:t>30</w:t>
            </w:r>
          </w:p>
        </w:tc>
        <w:tc>
          <w:tcPr>
            <w:tcW w:w="510" w:type="pct"/>
            <w:shd w:val="clear" w:color="auto" w:fill="FFFFFF"/>
            <w:vAlign w:val="center"/>
          </w:tcPr>
          <w:p w14:paraId="28274174">
            <w:pPr>
              <w:pStyle w:val="30"/>
            </w:pPr>
            <w:r>
              <w:rPr>
                <w:rFonts w:hint="eastAsia"/>
              </w:rPr>
              <w:t>60</w:t>
            </w:r>
          </w:p>
        </w:tc>
        <w:tc>
          <w:tcPr>
            <w:tcW w:w="392" w:type="pct"/>
            <w:shd w:val="clear" w:color="auto" w:fill="FFFFFF"/>
            <w:vAlign w:val="center"/>
          </w:tcPr>
          <w:p w14:paraId="0506C8CD">
            <w:pPr>
              <w:pStyle w:val="30"/>
            </w:pPr>
            <w:r>
              <w:rPr>
                <w:rFonts w:hint="eastAsia"/>
              </w:rPr>
              <w:t>23</w:t>
            </w:r>
          </w:p>
        </w:tc>
        <w:tc>
          <w:tcPr>
            <w:tcW w:w="370" w:type="pct"/>
            <w:shd w:val="clear" w:color="auto" w:fill="FFFFFF"/>
            <w:vAlign w:val="center"/>
          </w:tcPr>
          <w:p w14:paraId="705202CA">
            <w:pPr>
              <w:pStyle w:val="30"/>
            </w:pPr>
          </w:p>
        </w:tc>
      </w:tr>
      <w:tr w14:paraId="4E7E2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1B50E4C8">
            <w:pPr>
              <w:pStyle w:val="30"/>
            </w:pPr>
            <w:r>
              <w:rPr>
                <w:rFonts w:hint="eastAsia"/>
              </w:rPr>
              <w:t>28</w:t>
            </w:r>
          </w:p>
        </w:tc>
        <w:tc>
          <w:tcPr>
            <w:tcW w:w="741" w:type="pct"/>
            <w:vAlign w:val="center"/>
          </w:tcPr>
          <w:p w14:paraId="096598C9">
            <w:pPr>
              <w:pStyle w:val="30"/>
            </w:pPr>
            <w:r>
              <w:rPr>
                <w:rFonts w:hint="eastAsia"/>
              </w:rPr>
              <w:t>违规责任追究子系统-应用服务器</w:t>
            </w:r>
          </w:p>
        </w:tc>
        <w:tc>
          <w:tcPr>
            <w:tcW w:w="522" w:type="pct"/>
            <w:shd w:val="clear" w:color="auto" w:fill="FFFFFF"/>
            <w:vAlign w:val="center"/>
          </w:tcPr>
          <w:p w14:paraId="19A31F7A">
            <w:pPr>
              <w:pStyle w:val="30"/>
            </w:pPr>
            <w:r>
              <w:rPr>
                <w:rFonts w:hint="eastAsia"/>
              </w:rPr>
              <w:t>虚拟机</w:t>
            </w:r>
          </w:p>
        </w:tc>
        <w:tc>
          <w:tcPr>
            <w:tcW w:w="464" w:type="pct"/>
            <w:vAlign w:val="center"/>
          </w:tcPr>
          <w:p w14:paraId="21FB5799">
            <w:pPr>
              <w:pStyle w:val="30"/>
            </w:pPr>
            <w:r>
              <w:rPr>
                <w:rFonts w:hint="eastAsia"/>
              </w:rPr>
              <w:t>8</w:t>
            </w:r>
          </w:p>
        </w:tc>
        <w:tc>
          <w:tcPr>
            <w:tcW w:w="496" w:type="pct"/>
            <w:vAlign w:val="center"/>
          </w:tcPr>
          <w:p w14:paraId="425C5EF9">
            <w:pPr>
              <w:pStyle w:val="30"/>
            </w:pPr>
            <w:r>
              <w:rPr>
                <w:rFonts w:hint="eastAsia"/>
              </w:rPr>
              <w:t>16</w:t>
            </w:r>
          </w:p>
        </w:tc>
        <w:tc>
          <w:tcPr>
            <w:tcW w:w="552" w:type="pct"/>
            <w:vAlign w:val="center"/>
          </w:tcPr>
          <w:p w14:paraId="6CB460DA">
            <w:pPr>
              <w:pStyle w:val="30"/>
            </w:pPr>
            <w:r>
              <w:rPr>
                <w:rFonts w:hint="eastAsia"/>
              </w:rPr>
              <w:t>600</w:t>
            </w:r>
          </w:p>
        </w:tc>
        <w:tc>
          <w:tcPr>
            <w:tcW w:w="608" w:type="pct"/>
            <w:shd w:val="clear" w:color="auto" w:fill="FFFFFF"/>
            <w:vAlign w:val="center"/>
          </w:tcPr>
          <w:p w14:paraId="5EF488B3">
            <w:pPr>
              <w:pStyle w:val="30"/>
            </w:pPr>
            <w:r>
              <w:rPr>
                <w:rFonts w:hint="eastAsia"/>
              </w:rPr>
              <w:t>10</w:t>
            </w:r>
          </w:p>
        </w:tc>
        <w:tc>
          <w:tcPr>
            <w:tcW w:w="510" w:type="pct"/>
            <w:shd w:val="clear" w:color="auto" w:fill="FFFFFF"/>
            <w:vAlign w:val="center"/>
          </w:tcPr>
          <w:p w14:paraId="662D1E75">
            <w:pPr>
              <w:pStyle w:val="30"/>
            </w:pPr>
            <w:r>
              <w:rPr>
                <w:rFonts w:hint="eastAsia"/>
              </w:rPr>
              <w:t>25</w:t>
            </w:r>
          </w:p>
        </w:tc>
        <w:tc>
          <w:tcPr>
            <w:tcW w:w="392" w:type="pct"/>
            <w:shd w:val="clear" w:color="auto" w:fill="FFFFFF"/>
            <w:vAlign w:val="center"/>
          </w:tcPr>
          <w:p w14:paraId="6BF649C4">
            <w:pPr>
              <w:pStyle w:val="30"/>
            </w:pPr>
            <w:r>
              <w:rPr>
                <w:rFonts w:hint="eastAsia"/>
              </w:rPr>
              <w:t>43</w:t>
            </w:r>
          </w:p>
        </w:tc>
        <w:tc>
          <w:tcPr>
            <w:tcW w:w="370" w:type="pct"/>
            <w:shd w:val="clear" w:color="auto" w:fill="FFFFFF"/>
            <w:vAlign w:val="center"/>
          </w:tcPr>
          <w:p w14:paraId="6278C72E">
            <w:pPr>
              <w:pStyle w:val="30"/>
            </w:pPr>
          </w:p>
        </w:tc>
      </w:tr>
      <w:tr w14:paraId="707AB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59B6390A">
            <w:pPr>
              <w:pStyle w:val="30"/>
            </w:pPr>
            <w:r>
              <w:rPr>
                <w:rFonts w:hint="eastAsia"/>
              </w:rPr>
              <w:t>29</w:t>
            </w:r>
          </w:p>
        </w:tc>
        <w:tc>
          <w:tcPr>
            <w:tcW w:w="741" w:type="pct"/>
            <w:vAlign w:val="center"/>
          </w:tcPr>
          <w:p w14:paraId="3EB72C72">
            <w:pPr>
              <w:pStyle w:val="30"/>
            </w:pPr>
            <w:r>
              <w:rPr>
                <w:rFonts w:hint="eastAsia"/>
              </w:rPr>
              <w:t>违规责任追究子系统-应用服务器</w:t>
            </w:r>
          </w:p>
        </w:tc>
        <w:tc>
          <w:tcPr>
            <w:tcW w:w="522" w:type="pct"/>
            <w:shd w:val="clear" w:color="auto" w:fill="FFFFFF"/>
            <w:vAlign w:val="center"/>
          </w:tcPr>
          <w:p w14:paraId="1430D5E7">
            <w:pPr>
              <w:pStyle w:val="30"/>
            </w:pPr>
            <w:r>
              <w:rPr>
                <w:rFonts w:hint="eastAsia"/>
              </w:rPr>
              <w:t>虚拟机</w:t>
            </w:r>
          </w:p>
        </w:tc>
        <w:tc>
          <w:tcPr>
            <w:tcW w:w="464" w:type="pct"/>
            <w:vAlign w:val="center"/>
          </w:tcPr>
          <w:p w14:paraId="308AB325">
            <w:pPr>
              <w:pStyle w:val="30"/>
            </w:pPr>
            <w:r>
              <w:rPr>
                <w:rFonts w:hint="eastAsia"/>
              </w:rPr>
              <w:t>8</w:t>
            </w:r>
          </w:p>
        </w:tc>
        <w:tc>
          <w:tcPr>
            <w:tcW w:w="496" w:type="pct"/>
            <w:vAlign w:val="center"/>
          </w:tcPr>
          <w:p w14:paraId="54075D12">
            <w:pPr>
              <w:pStyle w:val="30"/>
            </w:pPr>
            <w:r>
              <w:rPr>
                <w:rFonts w:hint="eastAsia"/>
              </w:rPr>
              <w:t>16</w:t>
            </w:r>
          </w:p>
        </w:tc>
        <w:tc>
          <w:tcPr>
            <w:tcW w:w="552" w:type="pct"/>
            <w:vAlign w:val="center"/>
          </w:tcPr>
          <w:p w14:paraId="398A5215">
            <w:pPr>
              <w:pStyle w:val="30"/>
            </w:pPr>
            <w:r>
              <w:rPr>
                <w:rFonts w:hint="eastAsia"/>
              </w:rPr>
              <w:t>1124</w:t>
            </w:r>
          </w:p>
        </w:tc>
        <w:tc>
          <w:tcPr>
            <w:tcW w:w="608" w:type="pct"/>
            <w:shd w:val="clear" w:color="auto" w:fill="FFFFFF"/>
            <w:vAlign w:val="center"/>
          </w:tcPr>
          <w:p w14:paraId="0A7BC19B">
            <w:pPr>
              <w:pStyle w:val="30"/>
            </w:pPr>
            <w:r>
              <w:rPr>
                <w:rFonts w:hint="eastAsia"/>
              </w:rPr>
              <w:t>30</w:t>
            </w:r>
          </w:p>
        </w:tc>
        <w:tc>
          <w:tcPr>
            <w:tcW w:w="510" w:type="pct"/>
            <w:shd w:val="clear" w:color="auto" w:fill="FFFFFF"/>
            <w:vAlign w:val="center"/>
          </w:tcPr>
          <w:p w14:paraId="48BEFFD8">
            <w:pPr>
              <w:pStyle w:val="30"/>
            </w:pPr>
            <w:r>
              <w:rPr>
                <w:rFonts w:hint="eastAsia"/>
              </w:rPr>
              <w:t>98</w:t>
            </w:r>
          </w:p>
        </w:tc>
        <w:tc>
          <w:tcPr>
            <w:tcW w:w="392" w:type="pct"/>
            <w:shd w:val="clear" w:color="auto" w:fill="FFFFFF"/>
            <w:vAlign w:val="center"/>
          </w:tcPr>
          <w:p w14:paraId="6269E592">
            <w:pPr>
              <w:pStyle w:val="30"/>
            </w:pPr>
            <w:r>
              <w:rPr>
                <w:rFonts w:hint="eastAsia"/>
              </w:rPr>
              <w:t>41</w:t>
            </w:r>
          </w:p>
        </w:tc>
        <w:tc>
          <w:tcPr>
            <w:tcW w:w="370" w:type="pct"/>
            <w:shd w:val="clear" w:color="auto" w:fill="FFFFFF"/>
            <w:vAlign w:val="center"/>
          </w:tcPr>
          <w:p w14:paraId="139905A8">
            <w:pPr>
              <w:pStyle w:val="30"/>
            </w:pPr>
          </w:p>
        </w:tc>
      </w:tr>
      <w:tr w14:paraId="0AA53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2F8827EC">
            <w:pPr>
              <w:pStyle w:val="30"/>
            </w:pPr>
            <w:r>
              <w:rPr>
                <w:rFonts w:hint="eastAsia"/>
              </w:rPr>
              <w:t>30</w:t>
            </w:r>
          </w:p>
        </w:tc>
        <w:tc>
          <w:tcPr>
            <w:tcW w:w="741" w:type="pct"/>
            <w:vAlign w:val="center"/>
          </w:tcPr>
          <w:p w14:paraId="157064D3">
            <w:pPr>
              <w:pStyle w:val="30"/>
            </w:pPr>
            <w:r>
              <w:rPr>
                <w:rFonts w:hint="eastAsia"/>
              </w:rPr>
              <w:t>违规责任追究子系统-应用服务器</w:t>
            </w:r>
          </w:p>
        </w:tc>
        <w:tc>
          <w:tcPr>
            <w:tcW w:w="522" w:type="pct"/>
            <w:shd w:val="clear" w:color="auto" w:fill="FFFFFF"/>
            <w:vAlign w:val="center"/>
          </w:tcPr>
          <w:p w14:paraId="13D8AF33">
            <w:pPr>
              <w:pStyle w:val="30"/>
            </w:pPr>
            <w:r>
              <w:rPr>
                <w:rFonts w:hint="eastAsia"/>
              </w:rPr>
              <w:t>虚拟机</w:t>
            </w:r>
          </w:p>
        </w:tc>
        <w:tc>
          <w:tcPr>
            <w:tcW w:w="464" w:type="pct"/>
            <w:vAlign w:val="center"/>
          </w:tcPr>
          <w:p w14:paraId="7AC5E202">
            <w:pPr>
              <w:pStyle w:val="30"/>
            </w:pPr>
            <w:r>
              <w:rPr>
                <w:rFonts w:hint="eastAsia"/>
              </w:rPr>
              <w:t>8</w:t>
            </w:r>
          </w:p>
        </w:tc>
        <w:tc>
          <w:tcPr>
            <w:tcW w:w="496" w:type="pct"/>
            <w:vAlign w:val="center"/>
          </w:tcPr>
          <w:p w14:paraId="147C668F">
            <w:pPr>
              <w:pStyle w:val="30"/>
            </w:pPr>
            <w:r>
              <w:rPr>
                <w:rFonts w:hint="eastAsia"/>
              </w:rPr>
              <w:t>16</w:t>
            </w:r>
          </w:p>
        </w:tc>
        <w:tc>
          <w:tcPr>
            <w:tcW w:w="552" w:type="pct"/>
            <w:vAlign w:val="center"/>
          </w:tcPr>
          <w:p w14:paraId="03772AEF">
            <w:pPr>
              <w:pStyle w:val="30"/>
            </w:pPr>
            <w:r>
              <w:rPr>
                <w:rFonts w:hint="eastAsia"/>
              </w:rPr>
              <w:t>800</w:t>
            </w:r>
          </w:p>
        </w:tc>
        <w:tc>
          <w:tcPr>
            <w:tcW w:w="608" w:type="pct"/>
            <w:shd w:val="clear" w:color="auto" w:fill="FFFFFF"/>
            <w:vAlign w:val="center"/>
          </w:tcPr>
          <w:p w14:paraId="0DB6C208">
            <w:pPr>
              <w:pStyle w:val="30"/>
            </w:pPr>
            <w:r>
              <w:rPr>
                <w:rFonts w:hint="eastAsia"/>
              </w:rPr>
              <w:t>20</w:t>
            </w:r>
          </w:p>
        </w:tc>
        <w:tc>
          <w:tcPr>
            <w:tcW w:w="510" w:type="pct"/>
            <w:shd w:val="clear" w:color="auto" w:fill="FFFFFF"/>
            <w:vAlign w:val="center"/>
          </w:tcPr>
          <w:p w14:paraId="373E7104">
            <w:pPr>
              <w:pStyle w:val="30"/>
            </w:pPr>
            <w:r>
              <w:rPr>
                <w:rFonts w:hint="eastAsia"/>
              </w:rPr>
              <w:t>70</w:t>
            </w:r>
          </w:p>
        </w:tc>
        <w:tc>
          <w:tcPr>
            <w:tcW w:w="392" w:type="pct"/>
            <w:shd w:val="clear" w:color="auto" w:fill="FFFFFF"/>
            <w:vAlign w:val="center"/>
          </w:tcPr>
          <w:p w14:paraId="7182848F">
            <w:pPr>
              <w:pStyle w:val="30"/>
            </w:pPr>
            <w:r>
              <w:rPr>
                <w:rFonts w:hint="eastAsia"/>
              </w:rPr>
              <w:t>44</w:t>
            </w:r>
          </w:p>
        </w:tc>
        <w:tc>
          <w:tcPr>
            <w:tcW w:w="370" w:type="pct"/>
            <w:shd w:val="clear" w:color="auto" w:fill="FFFFFF"/>
            <w:vAlign w:val="center"/>
          </w:tcPr>
          <w:p w14:paraId="3724678C">
            <w:pPr>
              <w:pStyle w:val="30"/>
            </w:pPr>
          </w:p>
        </w:tc>
      </w:tr>
      <w:tr w14:paraId="54BC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7FC6107D">
            <w:pPr>
              <w:pStyle w:val="30"/>
            </w:pPr>
            <w:r>
              <w:rPr>
                <w:rFonts w:hint="eastAsia"/>
              </w:rPr>
              <w:t>31</w:t>
            </w:r>
          </w:p>
        </w:tc>
        <w:tc>
          <w:tcPr>
            <w:tcW w:w="741" w:type="pct"/>
            <w:vAlign w:val="center"/>
          </w:tcPr>
          <w:p w14:paraId="6C7396D9">
            <w:pPr>
              <w:pStyle w:val="30"/>
            </w:pPr>
            <w:r>
              <w:rPr>
                <w:rFonts w:hint="eastAsia"/>
              </w:rPr>
              <w:t>违规责任追究子系统-应用服务器（测试）</w:t>
            </w:r>
          </w:p>
        </w:tc>
        <w:tc>
          <w:tcPr>
            <w:tcW w:w="522" w:type="pct"/>
            <w:shd w:val="clear" w:color="auto" w:fill="FFFFFF"/>
            <w:vAlign w:val="center"/>
          </w:tcPr>
          <w:p w14:paraId="296F0462">
            <w:pPr>
              <w:pStyle w:val="30"/>
            </w:pPr>
            <w:r>
              <w:rPr>
                <w:rFonts w:hint="eastAsia"/>
              </w:rPr>
              <w:t>虚拟机</w:t>
            </w:r>
          </w:p>
        </w:tc>
        <w:tc>
          <w:tcPr>
            <w:tcW w:w="464" w:type="pct"/>
            <w:vAlign w:val="center"/>
          </w:tcPr>
          <w:p w14:paraId="2307FFB1">
            <w:pPr>
              <w:pStyle w:val="30"/>
            </w:pPr>
            <w:r>
              <w:rPr>
                <w:rFonts w:hint="eastAsia"/>
              </w:rPr>
              <w:t>8</w:t>
            </w:r>
          </w:p>
        </w:tc>
        <w:tc>
          <w:tcPr>
            <w:tcW w:w="496" w:type="pct"/>
            <w:vAlign w:val="center"/>
          </w:tcPr>
          <w:p w14:paraId="04E8E5D9">
            <w:pPr>
              <w:pStyle w:val="30"/>
            </w:pPr>
            <w:r>
              <w:rPr>
                <w:rFonts w:hint="eastAsia"/>
              </w:rPr>
              <w:t>16</w:t>
            </w:r>
          </w:p>
        </w:tc>
        <w:tc>
          <w:tcPr>
            <w:tcW w:w="552" w:type="pct"/>
            <w:vAlign w:val="center"/>
          </w:tcPr>
          <w:p w14:paraId="75C66050">
            <w:pPr>
              <w:pStyle w:val="30"/>
            </w:pPr>
            <w:r>
              <w:rPr>
                <w:rFonts w:hint="eastAsia"/>
              </w:rPr>
              <w:t>200</w:t>
            </w:r>
          </w:p>
        </w:tc>
        <w:tc>
          <w:tcPr>
            <w:tcW w:w="608" w:type="pct"/>
            <w:shd w:val="clear" w:color="auto" w:fill="FFFFFF"/>
            <w:vAlign w:val="center"/>
          </w:tcPr>
          <w:p w14:paraId="5669DCE4">
            <w:pPr>
              <w:pStyle w:val="30"/>
            </w:pPr>
            <w:r>
              <w:rPr>
                <w:rFonts w:hint="eastAsia"/>
              </w:rPr>
              <w:t>20</w:t>
            </w:r>
          </w:p>
        </w:tc>
        <w:tc>
          <w:tcPr>
            <w:tcW w:w="510" w:type="pct"/>
            <w:shd w:val="clear" w:color="auto" w:fill="FFFFFF"/>
            <w:vAlign w:val="center"/>
          </w:tcPr>
          <w:p w14:paraId="364BEC2C">
            <w:pPr>
              <w:pStyle w:val="30"/>
            </w:pPr>
            <w:r>
              <w:rPr>
                <w:rFonts w:hint="eastAsia"/>
              </w:rPr>
              <w:t>90</w:t>
            </w:r>
          </w:p>
        </w:tc>
        <w:tc>
          <w:tcPr>
            <w:tcW w:w="392" w:type="pct"/>
            <w:shd w:val="clear" w:color="auto" w:fill="FFFFFF"/>
            <w:vAlign w:val="center"/>
          </w:tcPr>
          <w:p w14:paraId="19B0298E">
            <w:pPr>
              <w:pStyle w:val="30"/>
            </w:pPr>
            <w:r>
              <w:rPr>
                <w:rFonts w:hint="eastAsia"/>
              </w:rPr>
              <w:t>47</w:t>
            </w:r>
          </w:p>
        </w:tc>
        <w:tc>
          <w:tcPr>
            <w:tcW w:w="370" w:type="pct"/>
            <w:shd w:val="clear" w:color="auto" w:fill="FFFFFF"/>
            <w:vAlign w:val="center"/>
          </w:tcPr>
          <w:p w14:paraId="1636F0B3">
            <w:pPr>
              <w:pStyle w:val="30"/>
            </w:pPr>
          </w:p>
        </w:tc>
      </w:tr>
      <w:tr w14:paraId="38FBB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67561D29">
            <w:pPr>
              <w:pStyle w:val="30"/>
            </w:pPr>
            <w:r>
              <w:rPr>
                <w:rFonts w:hint="eastAsia"/>
              </w:rPr>
              <w:t>32</w:t>
            </w:r>
          </w:p>
        </w:tc>
        <w:tc>
          <w:tcPr>
            <w:tcW w:w="741" w:type="pct"/>
            <w:vAlign w:val="center"/>
          </w:tcPr>
          <w:p w14:paraId="6DA9A8ED">
            <w:pPr>
              <w:pStyle w:val="30"/>
            </w:pPr>
            <w:r>
              <w:rPr>
                <w:rFonts w:hint="eastAsia"/>
              </w:rPr>
              <w:t>国资监管采集子系统-应用服务器（测试）</w:t>
            </w:r>
          </w:p>
        </w:tc>
        <w:tc>
          <w:tcPr>
            <w:tcW w:w="522" w:type="pct"/>
            <w:shd w:val="clear" w:color="auto" w:fill="FFFFFF"/>
            <w:vAlign w:val="center"/>
          </w:tcPr>
          <w:p w14:paraId="20C26FAE">
            <w:pPr>
              <w:pStyle w:val="30"/>
            </w:pPr>
            <w:r>
              <w:rPr>
                <w:rFonts w:hint="eastAsia"/>
              </w:rPr>
              <w:t>虚拟机</w:t>
            </w:r>
          </w:p>
        </w:tc>
        <w:tc>
          <w:tcPr>
            <w:tcW w:w="464" w:type="pct"/>
            <w:vAlign w:val="center"/>
          </w:tcPr>
          <w:p w14:paraId="5E43291F">
            <w:pPr>
              <w:pStyle w:val="30"/>
            </w:pPr>
            <w:r>
              <w:rPr>
                <w:rFonts w:hint="eastAsia"/>
              </w:rPr>
              <w:t>8</w:t>
            </w:r>
          </w:p>
        </w:tc>
        <w:tc>
          <w:tcPr>
            <w:tcW w:w="496" w:type="pct"/>
            <w:vAlign w:val="center"/>
          </w:tcPr>
          <w:p w14:paraId="518D6BF8">
            <w:pPr>
              <w:pStyle w:val="30"/>
            </w:pPr>
            <w:r>
              <w:rPr>
                <w:rFonts w:hint="eastAsia"/>
              </w:rPr>
              <w:t>16</w:t>
            </w:r>
          </w:p>
        </w:tc>
        <w:tc>
          <w:tcPr>
            <w:tcW w:w="552" w:type="pct"/>
            <w:vAlign w:val="center"/>
          </w:tcPr>
          <w:p w14:paraId="3973DD8A">
            <w:pPr>
              <w:pStyle w:val="30"/>
            </w:pPr>
            <w:r>
              <w:rPr>
                <w:rFonts w:hint="eastAsia"/>
              </w:rPr>
              <w:t>500</w:t>
            </w:r>
          </w:p>
        </w:tc>
        <w:tc>
          <w:tcPr>
            <w:tcW w:w="608" w:type="pct"/>
            <w:shd w:val="clear" w:color="auto" w:fill="FFFFFF"/>
            <w:vAlign w:val="center"/>
          </w:tcPr>
          <w:p w14:paraId="2D06C5CF">
            <w:pPr>
              <w:pStyle w:val="30"/>
            </w:pPr>
            <w:r>
              <w:rPr>
                <w:rFonts w:hint="eastAsia"/>
              </w:rPr>
              <w:t>20</w:t>
            </w:r>
          </w:p>
        </w:tc>
        <w:tc>
          <w:tcPr>
            <w:tcW w:w="510" w:type="pct"/>
            <w:shd w:val="clear" w:color="auto" w:fill="FFFFFF"/>
            <w:vAlign w:val="center"/>
          </w:tcPr>
          <w:p w14:paraId="77DF6565">
            <w:pPr>
              <w:pStyle w:val="30"/>
            </w:pPr>
            <w:r>
              <w:rPr>
                <w:rFonts w:hint="eastAsia"/>
              </w:rPr>
              <w:t>92</w:t>
            </w:r>
          </w:p>
        </w:tc>
        <w:tc>
          <w:tcPr>
            <w:tcW w:w="392" w:type="pct"/>
            <w:shd w:val="clear" w:color="auto" w:fill="FFFFFF"/>
            <w:vAlign w:val="center"/>
          </w:tcPr>
          <w:p w14:paraId="5041D3AB">
            <w:pPr>
              <w:pStyle w:val="30"/>
            </w:pPr>
            <w:r>
              <w:rPr>
                <w:rFonts w:hint="eastAsia"/>
              </w:rPr>
              <w:t>23</w:t>
            </w:r>
          </w:p>
        </w:tc>
        <w:tc>
          <w:tcPr>
            <w:tcW w:w="370" w:type="pct"/>
            <w:shd w:val="clear" w:color="auto" w:fill="FFFFFF"/>
            <w:vAlign w:val="center"/>
          </w:tcPr>
          <w:p w14:paraId="08622A41">
            <w:pPr>
              <w:pStyle w:val="30"/>
            </w:pPr>
          </w:p>
        </w:tc>
      </w:tr>
      <w:tr w14:paraId="618D1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2CDB5677">
            <w:pPr>
              <w:pStyle w:val="30"/>
            </w:pPr>
            <w:r>
              <w:rPr>
                <w:rFonts w:hint="eastAsia"/>
              </w:rPr>
              <w:t>33</w:t>
            </w:r>
          </w:p>
        </w:tc>
        <w:tc>
          <w:tcPr>
            <w:tcW w:w="741" w:type="pct"/>
            <w:vAlign w:val="center"/>
          </w:tcPr>
          <w:p w14:paraId="7590E98B">
            <w:pPr>
              <w:pStyle w:val="30"/>
            </w:pPr>
            <w:r>
              <w:rPr>
                <w:rFonts w:hint="eastAsia"/>
              </w:rPr>
              <w:t>国资监管采集子系统-应用服务器</w:t>
            </w:r>
          </w:p>
        </w:tc>
        <w:tc>
          <w:tcPr>
            <w:tcW w:w="522" w:type="pct"/>
            <w:shd w:val="clear" w:color="auto" w:fill="FFFFFF"/>
            <w:vAlign w:val="center"/>
          </w:tcPr>
          <w:p w14:paraId="535C834A">
            <w:pPr>
              <w:pStyle w:val="30"/>
            </w:pPr>
            <w:r>
              <w:rPr>
                <w:rFonts w:hint="eastAsia"/>
              </w:rPr>
              <w:t>虚拟机</w:t>
            </w:r>
          </w:p>
        </w:tc>
        <w:tc>
          <w:tcPr>
            <w:tcW w:w="464" w:type="pct"/>
            <w:vAlign w:val="center"/>
          </w:tcPr>
          <w:p w14:paraId="1F258939">
            <w:pPr>
              <w:pStyle w:val="30"/>
            </w:pPr>
            <w:r>
              <w:rPr>
                <w:rFonts w:hint="eastAsia"/>
              </w:rPr>
              <w:t>8</w:t>
            </w:r>
          </w:p>
        </w:tc>
        <w:tc>
          <w:tcPr>
            <w:tcW w:w="496" w:type="pct"/>
            <w:vAlign w:val="center"/>
          </w:tcPr>
          <w:p w14:paraId="7E0E134A">
            <w:pPr>
              <w:pStyle w:val="30"/>
            </w:pPr>
            <w:r>
              <w:rPr>
                <w:rFonts w:hint="eastAsia"/>
              </w:rPr>
              <w:t>16</w:t>
            </w:r>
          </w:p>
        </w:tc>
        <w:tc>
          <w:tcPr>
            <w:tcW w:w="552" w:type="pct"/>
            <w:vAlign w:val="center"/>
          </w:tcPr>
          <w:p w14:paraId="7D06F7F0">
            <w:pPr>
              <w:pStyle w:val="30"/>
            </w:pPr>
            <w:r>
              <w:rPr>
                <w:rFonts w:hint="eastAsia"/>
              </w:rPr>
              <w:t>500</w:t>
            </w:r>
          </w:p>
        </w:tc>
        <w:tc>
          <w:tcPr>
            <w:tcW w:w="608" w:type="pct"/>
            <w:shd w:val="clear" w:color="auto" w:fill="FFFFFF"/>
            <w:vAlign w:val="center"/>
          </w:tcPr>
          <w:p w14:paraId="0F62AE59">
            <w:pPr>
              <w:pStyle w:val="30"/>
            </w:pPr>
            <w:r>
              <w:rPr>
                <w:rFonts w:hint="eastAsia"/>
              </w:rPr>
              <w:t>20</w:t>
            </w:r>
          </w:p>
        </w:tc>
        <w:tc>
          <w:tcPr>
            <w:tcW w:w="510" w:type="pct"/>
            <w:shd w:val="clear" w:color="auto" w:fill="FFFFFF"/>
            <w:vAlign w:val="center"/>
          </w:tcPr>
          <w:p w14:paraId="57C73F0F">
            <w:pPr>
              <w:pStyle w:val="30"/>
            </w:pPr>
            <w:r>
              <w:rPr>
                <w:rFonts w:hint="eastAsia"/>
              </w:rPr>
              <w:t>45</w:t>
            </w:r>
          </w:p>
        </w:tc>
        <w:tc>
          <w:tcPr>
            <w:tcW w:w="392" w:type="pct"/>
            <w:shd w:val="clear" w:color="auto" w:fill="FFFFFF"/>
            <w:vAlign w:val="center"/>
          </w:tcPr>
          <w:p w14:paraId="11CAFB2B">
            <w:pPr>
              <w:pStyle w:val="30"/>
            </w:pPr>
            <w:r>
              <w:rPr>
                <w:rFonts w:hint="eastAsia"/>
              </w:rPr>
              <w:t>56</w:t>
            </w:r>
          </w:p>
        </w:tc>
        <w:tc>
          <w:tcPr>
            <w:tcW w:w="370" w:type="pct"/>
            <w:shd w:val="clear" w:color="auto" w:fill="FFFFFF"/>
            <w:vAlign w:val="center"/>
          </w:tcPr>
          <w:p w14:paraId="3312567F">
            <w:pPr>
              <w:pStyle w:val="30"/>
            </w:pPr>
          </w:p>
        </w:tc>
      </w:tr>
      <w:tr w14:paraId="30D0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7BC34600">
            <w:pPr>
              <w:pStyle w:val="30"/>
            </w:pPr>
            <w:r>
              <w:rPr>
                <w:rFonts w:hint="eastAsia"/>
              </w:rPr>
              <w:t>34</w:t>
            </w:r>
          </w:p>
        </w:tc>
        <w:tc>
          <w:tcPr>
            <w:tcW w:w="741" w:type="pct"/>
            <w:vAlign w:val="center"/>
          </w:tcPr>
          <w:p w14:paraId="0D616E95">
            <w:pPr>
              <w:pStyle w:val="30"/>
            </w:pPr>
            <w:r>
              <w:rPr>
                <w:rFonts w:hint="eastAsia"/>
              </w:rPr>
              <w:t>国资监管采集子系统-应用服务器</w:t>
            </w:r>
          </w:p>
        </w:tc>
        <w:tc>
          <w:tcPr>
            <w:tcW w:w="522" w:type="pct"/>
            <w:shd w:val="clear" w:color="auto" w:fill="FFFFFF"/>
            <w:vAlign w:val="center"/>
          </w:tcPr>
          <w:p w14:paraId="6DDBF1EA">
            <w:pPr>
              <w:pStyle w:val="30"/>
            </w:pPr>
            <w:r>
              <w:rPr>
                <w:rFonts w:hint="eastAsia"/>
              </w:rPr>
              <w:t>虚拟机</w:t>
            </w:r>
          </w:p>
        </w:tc>
        <w:tc>
          <w:tcPr>
            <w:tcW w:w="464" w:type="pct"/>
            <w:vAlign w:val="center"/>
          </w:tcPr>
          <w:p w14:paraId="29DC8928">
            <w:pPr>
              <w:pStyle w:val="30"/>
            </w:pPr>
            <w:r>
              <w:rPr>
                <w:rFonts w:hint="eastAsia"/>
              </w:rPr>
              <w:t>8</w:t>
            </w:r>
          </w:p>
        </w:tc>
        <w:tc>
          <w:tcPr>
            <w:tcW w:w="496" w:type="pct"/>
            <w:vAlign w:val="center"/>
          </w:tcPr>
          <w:p w14:paraId="0C8693C8">
            <w:pPr>
              <w:pStyle w:val="30"/>
            </w:pPr>
            <w:r>
              <w:rPr>
                <w:rFonts w:hint="eastAsia"/>
              </w:rPr>
              <w:t>16</w:t>
            </w:r>
          </w:p>
        </w:tc>
        <w:tc>
          <w:tcPr>
            <w:tcW w:w="552" w:type="pct"/>
            <w:vAlign w:val="center"/>
          </w:tcPr>
          <w:p w14:paraId="21E027BD">
            <w:pPr>
              <w:pStyle w:val="30"/>
            </w:pPr>
            <w:r>
              <w:rPr>
                <w:rFonts w:hint="eastAsia"/>
              </w:rPr>
              <w:t>500</w:t>
            </w:r>
          </w:p>
        </w:tc>
        <w:tc>
          <w:tcPr>
            <w:tcW w:w="608" w:type="pct"/>
            <w:shd w:val="clear" w:color="auto" w:fill="FFFFFF"/>
            <w:vAlign w:val="center"/>
          </w:tcPr>
          <w:p w14:paraId="2F614D76">
            <w:pPr>
              <w:pStyle w:val="30"/>
            </w:pPr>
            <w:r>
              <w:rPr>
                <w:rFonts w:hint="eastAsia"/>
              </w:rPr>
              <w:t>20</w:t>
            </w:r>
          </w:p>
        </w:tc>
        <w:tc>
          <w:tcPr>
            <w:tcW w:w="510" w:type="pct"/>
            <w:shd w:val="clear" w:color="auto" w:fill="FFFFFF"/>
            <w:vAlign w:val="center"/>
          </w:tcPr>
          <w:p w14:paraId="42E56C80">
            <w:pPr>
              <w:pStyle w:val="30"/>
            </w:pPr>
            <w:r>
              <w:rPr>
                <w:rFonts w:hint="eastAsia"/>
              </w:rPr>
              <w:t>45</w:t>
            </w:r>
          </w:p>
        </w:tc>
        <w:tc>
          <w:tcPr>
            <w:tcW w:w="392" w:type="pct"/>
            <w:shd w:val="clear" w:color="auto" w:fill="FFFFFF"/>
            <w:vAlign w:val="center"/>
          </w:tcPr>
          <w:p w14:paraId="76805306">
            <w:pPr>
              <w:pStyle w:val="30"/>
            </w:pPr>
            <w:r>
              <w:rPr>
                <w:rFonts w:hint="eastAsia"/>
              </w:rPr>
              <w:t>56</w:t>
            </w:r>
          </w:p>
        </w:tc>
        <w:tc>
          <w:tcPr>
            <w:tcW w:w="370" w:type="pct"/>
            <w:shd w:val="clear" w:color="auto" w:fill="FFFFFF"/>
            <w:vAlign w:val="center"/>
          </w:tcPr>
          <w:p w14:paraId="33FDF5EE">
            <w:pPr>
              <w:pStyle w:val="30"/>
            </w:pPr>
          </w:p>
        </w:tc>
      </w:tr>
      <w:tr w14:paraId="4105D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4A3AB0C8">
            <w:pPr>
              <w:pStyle w:val="30"/>
            </w:pPr>
            <w:r>
              <w:rPr>
                <w:rFonts w:hint="eastAsia"/>
              </w:rPr>
              <w:t>35</w:t>
            </w:r>
          </w:p>
        </w:tc>
        <w:tc>
          <w:tcPr>
            <w:tcW w:w="741" w:type="pct"/>
            <w:vAlign w:val="center"/>
          </w:tcPr>
          <w:p w14:paraId="489CD2D4">
            <w:pPr>
              <w:pStyle w:val="30"/>
            </w:pPr>
            <w:r>
              <w:rPr>
                <w:rFonts w:hint="eastAsia"/>
              </w:rPr>
              <w:t>国资监管采集子系统-数据库服务器</w:t>
            </w:r>
          </w:p>
        </w:tc>
        <w:tc>
          <w:tcPr>
            <w:tcW w:w="522" w:type="pct"/>
            <w:shd w:val="clear" w:color="auto" w:fill="FFFFFF"/>
            <w:vAlign w:val="center"/>
          </w:tcPr>
          <w:p w14:paraId="4350F79E">
            <w:pPr>
              <w:pStyle w:val="30"/>
            </w:pPr>
            <w:r>
              <w:rPr>
                <w:rFonts w:hint="eastAsia"/>
              </w:rPr>
              <w:t>虚拟机</w:t>
            </w:r>
          </w:p>
        </w:tc>
        <w:tc>
          <w:tcPr>
            <w:tcW w:w="464" w:type="pct"/>
            <w:vAlign w:val="center"/>
          </w:tcPr>
          <w:p w14:paraId="143831C2">
            <w:pPr>
              <w:pStyle w:val="30"/>
            </w:pPr>
            <w:r>
              <w:rPr>
                <w:rFonts w:hint="eastAsia"/>
              </w:rPr>
              <w:t>8</w:t>
            </w:r>
          </w:p>
        </w:tc>
        <w:tc>
          <w:tcPr>
            <w:tcW w:w="496" w:type="pct"/>
            <w:vAlign w:val="center"/>
          </w:tcPr>
          <w:p w14:paraId="4AD98C49">
            <w:pPr>
              <w:pStyle w:val="30"/>
            </w:pPr>
            <w:r>
              <w:rPr>
                <w:rFonts w:hint="eastAsia"/>
              </w:rPr>
              <w:t>16</w:t>
            </w:r>
          </w:p>
        </w:tc>
        <w:tc>
          <w:tcPr>
            <w:tcW w:w="552" w:type="pct"/>
            <w:vAlign w:val="center"/>
          </w:tcPr>
          <w:p w14:paraId="16E797D3">
            <w:pPr>
              <w:pStyle w:val="30"/>
            </w:pPr>
            <w:r>
              <w:rPr>
                <w:rFonts w:hint="eastAsia"/>
              </w:rPr>
              <w:t>1124</w:t>
            </w:r>
          </w:p>
        </w:tc>
        <w:tc>
          <w:tcPr>
            <w:tcW w:w="608" w:type="pct"/>
            <w:shd w:val="clear" w:color="auto" w:fill="FFFFFF"/>
            <w:vAlign w:val="center"/>
          </w:tcPr>
          <w:p w14:paraId="4DB8422F">
            <w:pPr>
              <w:pStyle w:val="30"/>
            </w:pPr>
            <w:r>
              <w:rPr>
                <w:rFonts w:hint="eastAsia"/>
              </w:rPr>
              <w:t>20</w:t>
            </w:r>
          </w:p>
        </w:tc>
        <w:tc>
          <w:tcPr>
            <w:tcW w:w="510" w:type="pct"/>
            <w:shd w:val="clear" w:color="auto" w:fill="FFFFFF"/>
            <w:vAlign w:val="center"/>
          </w:tcPr>
          <w:p w14:paraId="30CFD852">
            <w:pPr>
              <w:pStyle w:val="30"/>
            </w:pPr>
            <w:r>
              <w:rPr>
                <w:rFonts w:hint="eastAsia"/>
              </w:rPr>
              <w:t>65</w:t>
            </w:r>
          </w:p>
        </w:tc>
        <w:tc>
          <w:tcPr>
            <w:tcW w:w="392" w:type="pct"/>
            <w:shd w:val="clear" w:color="auto" w:fill="FFFFFF"/>
            <w:vAlign w:val="center"/>
          </w:tcPr>
          <w:p w14:paraId="30AA9410">
            <w:pPr>
              <w:pStyle w:val="30"/>
            </w:pPr>
            <w:r>
              <w:rPr>
                <w:rFonts w:hint="eastAsia"/>
              </w:rPr>
              <w:t>42</w:t>
            </w:r>
          </w:p>
        </w:tc>
        <w:tc>
          <w:tcPr>
            <w:tcW w:w="370" w:type="pct"/>
            <w:shd w:val="clear" w:color="auto" w:fill="FFFFFF"/>
            <w:vAlign w:val="center"/>
          </w:tcPr>
          <w:p w14:paraId="1AFEEE3A">
            <w:pPr>
              <w:pStyle w:val="30"/>
            </w:pPr>
          </w:p>
        </w:tc>
      </w:tr>
      <w:tr w14:paraId="28F2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17AF6945">
            <w:pPr>
              <w:pStyle w:val="30"/>
            </w:pPr>
            <w:r>
              <w:rPr>
                <w:rFonts w:hint="eastAsia"/>
              </w:rPr>
              <w:t>36</w:t>
            </w:r>
          </w:p>
        </w:tc>
        <w:tc>
          <w:tcPr>
            <w:tcW w:w="741" w:type="pct"/>
            <w:vAlign w:val="center"/>
          </w:tcPr>
          <w:p w14:paraId="3F662BDF">
            <w:pPr>
              <w:pStyle w:val="30"/>
            </w:pPr>
            <w:r>
              <w:rPr>
                <w:rFonts w:hint="eastAsia"/>
              </w:rPr>
              <w:t>国资监管采集子系统-数据库服务器</w:t>
            </w:r>
          </w:p>
        </w:tc>
        <w:tc>
          <w:tcPr>
            <w:tcW w:w="522" w:type="pct"/>
            <w:shd w:val="clear" w:color="auto" w:fill="FFFFFF"/>
            <w:vAlign w:val="center"/>
          </w:tcPr>
          <w:p w14:paraId="4DADDF81">
            <w:pPr>
              <w:pStyle w:val="30"/>
            </w:pPr>
            <w:r>
              <w:rPr>
                <w:rFonts w:hint="eastAsia"/>
              </w:rPr>
              <w:t>虚拟机</w:t>
            </w:r>
          </w:p>
        </w:tc>
        <w:tc>
          <w:tcPr>
            <w:tcW w:w="464" w:type="pct"/>
            <w:vAlign w:val="center"/>
          </w:tcPr>
          <w:p w14:paraId="22643B5F">
            <w:pPr>
              <w:pStyle w:val="30"/>
            </w:pPr>
            <w:r>
              <w:rPr>
                <w:rFonts w:hint="eastAsia"/>
              </w:rPr>
              <w:t>8</w:t>
            </w:r>
          </w:p>
        </w:tc>
        <w:tc>
          <w:tcPr>
            <w:tcW w:w="496" w:type="pct"/>
            <w:vAlign w:val="center"/>
          </w:tcPr>
          <w:p w14:paraId="7A466760">
            <w:pPr>
              <w:pStyle w:val="30"/>
            </w:pPr>
            <w:r>
              <w:rPr>
                <w:rFonts w:hint="eastAsia"/>
              </w:rPr>
              <w:t>16</w:t>
            </w:r>
          </w:p>
        </w:tc>
        <w:tc>
          <w:tcPr>
            <w:tcW w:w="552" w:type="pct"/>
            <w:vAlign w:val="center"/>
          </w:tcPr>
          <w:p w14:paraId="79F8D318">
            <w:pPr>
              <w:pStyle w:val="30"/>
            </w:pPr>
            <w:r>
              <w:rPr>
                <w:rFonts w:hint="eastAsia"/>
              </w:rPr>
              <w:t>1124</w:t>
            </w:r>
          </w:p>
        </w:tc>
        <w:tc>
          <w:tcPr>
            <w:tcW w:w="608" w:type="pct"/>
            <w:shd w:val="clear" w:color="auto" w:fill="FFFFFF"/>
            <w:vAlign w:val="center"/>
          </w:tcPr>
          <w:p w14:paraId="59C73E6C">
            <w:pPr>
              <w:pStyle w:val="30"/>
            </w:pPr>
            <w:r>
              <w:rPr>
                <w:rFonts w:hint="eastAsia"/>
              </w:rPr>
              <w:t>25</w:t>
            </w:r>
          </w:p>
        </w:tc>
        <w:tc>
          <w:tcPr>
            <w:tcW w:w="510" w:type="pct"/>
            <w:shd w:val="clear" w:color="auto" w:fill="FFFFFF"/>
            <w:vAlign w:val="center"/>
          </w:tcPr>
          <w:p w14:paraId="4BB29511">
            <w:pPr>
              <w:pStyle w:val="30"/>
            </w:pPr>
            <w:r>
              <w:rPr>
                <w:rFonts w:hint="eastAsia"/>
              </w:rPr>
              <w:t>65</w:t>
            </w:r>
          </w:p>
        </w:tc>
        <w:tc>
          <w:tcPr>
            <w:tcW w:w="392" w:type="pct"/>
            <w:shd w:val="clear" w:color="auto" w:fill="FFFFFF"/>
            <w:vAlign w:val="center"/>
          </w:tcPr>
          <w:p w14:paraId="1D0D933B">
            <w:pPr>
              <w:pStyle w:val="30"/>
            </w:pPr>
            <w:r>
              <w:rPr>
                <w:rFonts w:hint="eastAsia"/>
              </w:rPr>
              <w:t>32</w:t>
            </w:r>
          </w:p>
        </w:tc>
        <w:tc>
          <w:tcPr>
            <w:tcW w:w="370" w:type="pct"/>
            <w:shd w:val="clear" w:color="auto" w:fill="FFFFFF"/>
            <w:vAlign w:val="center"/>
          </w:tcPr>
          <w:p w14:paraId="2CD6010C">
            <w:pPr>
              <w:pStyle w:val="30"/>
            </w:pPr>
          </w:p>
        </w:tc>
      </w:tr>
      <w:tr w14:paraId="7403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0ACF0FBC">
            <w:pPr>
              <w:pStyle w:val="30"/>
            </w:pPr>
            <w:r>
              <w:rPr>
                <w:rFonts w:hint="eastAsia"/>
              </w:rPr>
              <w:t>37</w:t>
            </w:r>
          </w:p>
        </w:tc>
        <w:tc>
          <w:tcPr>
            <w:tcW w:w="741" w:type="pct"/>
            <w:vAlign w:val="center"/>
          </w:tcPr>
          <w:p w14:paraId="449B461C">
            <w:pPr>
              <w:pStyle w:val="30"/>
            </w:pPr>
            <w:r>
              <w:rPr>
                <w:rFonts w:hint="eastAsia"/>
              </w:rPr>
              <w:t>薪酬备案管理子系统应用-正式</w:t>
            </w:r>
          </w:p>
        </w:tc>
        <w:tc>
          <w:tcPr>
            <w:tcW w:w="522" w:type="pct"/>
            <w:shd w:val="clear" w:color="auto" w:fill="FFFFFF"/>
            <w:vAlign w:val="center"/>
          </w:tcPr>
          <w:p w14:paraId="13DD7D76">
            <w:pPr>
              <w:pStyle w:val="30"/>
            </w:pPr>
            <w:r>
              <w:rPr>
                <w:rFonts w:hint="eastAsia"/>
              </w:rPr>
              <w:t>虚拟机</w:t>
            </w:r>
          </w:p>
        </w:tc>
        <w:tc>
          <w:tcPr>
            <w:tcW w:w="464" w:type="pct"/>
            <w:vAlign w:val="center"/>
          </w:tcPr>
          <w:p w14:paraId="3322D0D0">
            <w:pPr>
              <w:pStyle w:val="30"/>
            </w:pPr>
            <w:r>
              <w:rPr>
                <w:rFonts w:hint="eastAsia"/>
              </w:rPr>
              <w:t>4</w:t>
            </w:r>
          </w:p>
        </w:tc>
        <w:tc>
          <w:tcPr>
            <w:tcW w:w="496" w:type="pct"/>
            <w:vAlign w:val="center"/>
          </w:tcPr>
          <w:p w14:paraId="59B19733">
            <w:pPr>
              <w:pStyle w:val="30"/>
            </w:pPr>
            <w:r>
              <w:rPr>
                <w:rFonts w:hint="eastAsia"/>
              </w:rPr>
              <w:t>16</w:t>
            </w:r>
          </w:p>
        </w:tc>
        <w:tc>
          <w:tcPr>
            <w:tcW w:w="552" w:type="pct"/>
            <w:vAlign w:val="center"/>
          </w:tcPr>
          <w:p w14:paraId="0D025EFD">
            <w:pPr>
              <w:pStyle w:val="30"/>
            </w:pPr>
            <w:r>
              <w:rPr>
                <w:rFonts w:hint="eastAsia"/>
              </w:rPr>
              <w:t>800</w:t>
            </w:r>
          </w:p>
        </w:tc>
        <w:tc>
          <w:tcPr>
            <w:tcW w:w="608" w:type="pct"/>
            <w:shd w:val="clear" w:color="auto" w:fill="FFFFFF"/>
            <w:vAlign w:val="center"/>
          </w:tcPr>
          <w:p w14:paraId="2F02D31F">
            <w:pPr>
              <w:pStyle w:val="30"/>
            </w:pPr>
            <w:r>
              <w:rPr>
                <w:rFonts w:hint="eastAsia"/>
              </w:rPr>
              <w:t>15</w:t>
            </w:r>
          </w:p>
        </w:tc>
        <w:tc>
          <w:tcPr>
            <w:tcW w:w="510" w:type="pct"/>
            <w:shd w:val="clear" w:color="auto" w:fill="FFFFFF"/>
            <w:vAlign w:val="center"/>
          </w:tcPr>
          <w:p w14:paraId="1A6A237B">
            <w:pPr>
              <w:pStyle w:val="30"/>
            </w:pPr>
            <w:r>
              <w:rPr>
                <w:rFonts w:hint="eastAsia"/>
              </w:rPr>
              <w:t>65</w:t>
            </w:r>
          </w:p>
        </w:tc>
        <w:tc>
          <w:tcPr>
            <w:tcW w:w="392" w:type="pct"/>
            <w:shd w:val="clear" w:color="auto" w:fill="FFFFFF"/>
            <w:vAlign w:val="center"/>
          </w:tcPr>
          <w:p w14:paraId="74DFE9A4">
            <w:pPr>
              <w:pStyle w:val="30"/>
            </w:pPr>
            <w:r>
              <w:rPr>
                <w:rFonts w:hint="eastAsia"/>
              </w:rPr>
              <w:t>35</w:t>
            </w:r>
          </w:p>
        </w:tc>
        <w:tc>
          <w:tcPr>
            <w:tcW w:w="370" w:type="pct"/>
            <w:shd w:val="clear" w:color="auto" w:fill="FFFFFF"/>
            <w:vAlign w:val="center"/>
          </w:tcPr>
          <w:p w14:paraId="4D132F1D">
            <w:pPr>
              <w:pStyle w:val="30"/>
            </w:pPr>
          </w:p>
        </w:tc>
      </w:tr>
      <w:tr w14:paraId="3FC26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3E9A2DC0">
            <w:pPr>
              <w:pStyle w:val="30"/>
            </w:pPr>
            <w:r>
              <w:rPr>
                <w:rFonts w:hint="eastAsia"/>
              </w:rPr>
              <w:t>38</w:t>
            </w:r>
          </w:p>
        </w:tc>
        <w:tc>
          <w:tcPr>
            <w:tcW w:w="741" w:type="pct"/>
            <w:vAlign w:val="center"/>
          </w:tcPr>
          <w:p w14:paraId="3BDA0148">
            <w:pPr>
              <w:pStyle w:val="30"/>
            </w:pPr>
            <w:r>
              <w:rPr>
                <w:rFonts w:hint="eastAsia"/>
              </w:rPr>
              <w:t>薪酬备案管理子系统数据库-正式</w:t>
            </w:r>
          </w:p>
        </w:tc>
        <w:tc>
          <w:tcPr>
            <w:tcW w:w="522" w:type="pct"/>
            <w:shd w:val="clear" w:color="auto" w:fill="FFFFFF"/>
            <w:vAlign w:val="center"/>
          </w:tcPr>
          <w:p w14:paraId="356FFB87">
            <w:pPr>
              <w:pStyle w:val="30"/>
            </w:pPr>
            <w:r>
              <w:rPr>
                <w:rFonts w:hint="eastAsia"/>
              </w:rPr>
              <w:t>虚拟机</w:t>
            </w:r>
          </w:p>
        </w:tc>
        <w:tc>
          <w:tcPr>
            <w:tcW w:w="464" w:type="pct"/>
            <w:vAlign w:val="center"/>
          </w:tcPr>
          <w:p w14:paraId="241131C0">
            <w:pPr>
              <w:pStyle w:val="30"/>
            </w:pPr>
            <w:r>
              <w:rPr>
                <w:rFonts w:hint="eastAsia"/>
              </w:rPr>
              <w:t>4</w:t>
            </w:r>
          </w:p>
        </w:tc>
        <w:tc>
          <w:tcPr>
            <w:tcW w:w="496" w:type="pct"/>
            <w:vAlign w:val="center"/>
          </w:tcPr>
          <w:p w14:paraId="42AE6612">
            <w:pPr>
              <w:pStyle w:val="30"/>
            </w:pPr>
            <w:r>
              <w:rPr>
                <w:rFonts w:hint="eastAsia"/>
              </w:rPr>
              <w:t>16</w:t>
            </w:r>
          </w:p>
        </w:tc>
        <w:tc>
          <w:tcPr>
            <w:tcW w:w="552" w:type="pct"/>
            <w:vAlign w:val="center"/>
          </w:tcPr>
          <w:p w14:paraId="378E99C8">
            <w:pPr>
              <w:pStyle w:val="30"/>
            </w:pPr>
            <w:r>
              <w:rPr>
                <w:rFonts w:hint="eastAsia"/>
              </w:rPr>
              <w:t>800</w:t>
            </w:r>
          </w:p>
        </w:tc>
        <w:tc>
          <w:tcPr>
            <w:tcW w:w="608" w:type="pct"/>
            <w:shd w:val="clear" w:color="auto" w:fill="FFFFFF"/>
            <w:vAlign w:val="center"/>
          </w:tcPr>
          <w:p w14:paraId="74AE4DF1">
            <w:pPr>
              <w:pStyle w:val="30"/>
            </w:pPr>
            <w:r>
              <w:rPr>
                <w:rFonts w:hint="eastAsia"/>
              </w:rPr>
              <w:t>15</w:t>
            </w:r>
          </w:p>
        </w:tc>
        <w:tc>
          <w:tcPr>
            <w:tcW w:w="510" w:type="pct"/>
            <w:shd w:val="clear" w:color="auto" w:fill="FFFFFF"/>
            <w:vAlign w:val="center"/>
          </w:tcPr>
          <w:p w14:paraId="5DF110E8">
            <w:pPr>
              <w:pStyle w:val="30"/>
            </w:pPr>
            <w:r>
              <w:rPr>
                <w:rFonts w:hint="eastAsia"/>
              </w:rPr>
              <w:t>40</w:t>
            </w:r>
          </w:p>
        </w:tc>
        <w:tc>
          <w:tcPr>
            <w:tcW w:w="392" w:type="pct"/>
            <w:shd w:val="clear" w:color="auto" w:fill="FFFFFF"/>
            <w:vAlign w:val="center"/>
          </w:tcPr>
          <w:p w14:paraId="042285F4">
            <w:pPr>
              <w:pStyle w:val="30"/>
            </w:pPr>
            <w:r>
              <w:rPr>
                <w:rFonts w:hint="eastAsia"/>
              </w:rPr>
              <w:t>39</w:t>
            </w:r>
          </w:p>
        </w:tc>
        <w:tc>
          <w:tcPr>
            <w:tcW w:w="370" w:type="pct"/>
            <w:shd w:val="clear" w:color="auto" w:fill="FFFFFF"/>
            <w:vAlign w:val="center"/>
          </w:tcPr>
          <w:p w14:paraId="3B7983CF">
            <w:pPr>
              <w:pStyle w:val="30"/>
            </w:pPr>
          </w:p>
        </w:tc>
      </w:tr>
      <w:tr w14:paraId="20C7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213A3AB0">
            <w:pPr>
              <w:pStyle w:val="30"/>
            </w:pPr>
            <w:r>
              <w:rPr>
                <w:rFonts w:hint="eastAsia"/>
              </w:rPr>
              <w:t>39</w:t>
            </w:r>
          </w:p>
        </w:tc>
        <w:tc>
          <w:tcPr>
            <w:tcW w:w="741" w:type="pct"/>
            <w:vAlign w:val="center"/>
          </w:tcPr>
          <w:p w14:paraId="51EA3659">
            <w:pPr>
              <w:pStyle w:val="30"/>
            </w:pPr>
            <w:r>
              <w:rPr>
                <w:rFonts w:hint="eastAsia"/>
              </w:rPr>
              <w:t>薪酬备案管理子系统应用-测试</w:t>
            </w:r>
          </w:p>
        </w:tc>
        <w:tc>
          <w:tcPr>
            <w:tcW w:w="522" w:type="pct"/>
            <w:shd w:val="clear" w:color="auto" w:fill="FFFFFF"/>
            <w:vAlign w:val="center"/>
          </w:tcPr>
          <w:p w14:paraId="2133C7F4">
            <w:pPr>
              <w:pStyle w:val="30"/>
            </w:pPr>
            <w:r>
              <w:rPr>
                <w:rFonts w:hint="eastAsia"/>
              </w:rPr>
              <w:t>虚拟机</w:t>
            </w:r>
          </w:p>
        </w:tc>
        <w:tc>
          <w:tcPr>
            <w:tcW w:w="464" w:type="pct"/>
            <w:vAlign w:val="center"/>
          </w:tcPr>
          <w:p w14:paraId="5A8AAA64">
            <w:pPr>
              <w:pStyle w:val="30"/>
            </w:pPr>
            <w:r>
              <w:rPr>
                <w:rFonts w:hint="eastAsia"/>
              </w:rPr>
              <w:t>2</w:t>
            </w:r>
          </w:p>
        </w:tc>
        <w:tc>
          <w:tcPr>
            <w:tcW w:w="496" w:type="pct"/>
            <w:vAlign w:val="center"/>
          </w:tcPr>
          <w:p w14:paraId="14B79480">
            <w:pPr>
              <w:pStyle w:val="30"/>
            </w:pPr>
            <w:r>
              <w:rPr>
                <w:rFonts w:hint="eastAsia"/>
              </w:rPr>
              <w:t>8</w:t>
            </w:r>
          </w:p>
        </w:tc>
        <w:tc>
          <w:tcPr>
            <w:tcW w:w="552" w:type="pct"/>
            <w:vAlign w:val="center"/>
          </w:tcPr>
          <w:p w14:paraId="61C8A1A1">
            <w:pPr>
              <w:pStyle w:val="30"/>
            </w:pPr>
            <w:r>
              <w:rPr>
                <w:rFonts w:hint="eastAsia"/>
              </w:rPr>
              <w:t>500</w:t>
            </w:r>
          </w:p>
        </w:tc>
        <w:tc>
          <w:tcPr>
            <w:tcW w:w="608" w:type="pct"/>
            <w:shd w:val="clear" w:color="auto" w:fill="FFFFFF"/>
            <w:vAlign w:val="center"/>
          </w:tcPr>
          <w:p w14:paraId="68ED80FE">
            <w:pPr>
              <w:pStyle w:val="30"/>
            </w:pPr>
            <w:r>
              <w:rPr>
                <w:rFonts w:hint="eastAsia"/>
              </w:rPr>
              <w:t>15</w:t>
            </w:r>
          </w:p>
        </w:tc>
        <w:tc>
          <w:tcPr>
            <w:tcW w:w="510" w:type="pct"/>
            <w:shd w:val="clear" w:color="auto" w:fill="FFFFFF"/>
            <w:vAlign w:val="center"/>
          </w:tcPr>
          <w:p w14:paraId="7A7A7280">
            <w:pPr>
              <w:pStyle w:val="30"/>
            </w:pPr>
            <w:r>
              <w:rPr>
                <w:rFonts w:hint="eastAsia"/>
              </w:rPr>
              <w:t>86</w:t>
            </w:r>
          </w:p>
        </w:tc>
        <w:tc>
          <w:tcPr>
            <w:tcW w:w="392" w:type="pct"/>
            <w:shd w:val="clear" w:color="auto" w:fill="FFFFFF"/>
            <w:vAlign w:val="center"/>
          </w:tcPr>
          <w:p w14:paraId="46879DB9">
            <w:pPr>
              <w:pStyle w:val="30"/>
            </w:pPr>
            <w:r>
              <w:rPr>
                <w:rFonts w:hint="eastAsia"/>
              </w:rPr>
              <w:t>47</w:t>
            </w:r>
          </w:p>
        </w:tc>
        <w:tc>
          <w:tcPr>
            <w:tcW w:w="370" w:type="pct"/>
            <w:shd w:val="clear" w:color="auto" w:fill="FFFFFF"/>
            <w:vAlign w:val="center"/>
          </w:tcPr>
          <w:p w14:paraId="5BBA9A8C">
            <w:pPr>
              <w:pStyle w:val="30"/>
            </w:pPr>
          </w:p>
        </w:tc>
      </w:tr>
      <w:tr w14:paraId="36847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2C01A87C">
            <w:pPr>
              <w:pStyle w:val="30"/>
            </w:pPr>
            <w:r>
              <w:rPr>
                <w:rFonts w:hint="eastAsia"/>
              </w:rPr>
              <w:t>40</w:t>
            </w:r>
          </w:p>
        </w:tc>
        <w:tc>
          <w:tcPr>
            <w:tcW w:w="741" w:type="pct"/>
            <w:vAlign w:val="center"/>
          </w:tcPr>
          <w:p w14:paraId="56A963C7">
            <w:pPr>
              <w:pStyle w:val="30"/>
            </w:pPr>
            <w:r>
              <w:rPr>
                <w:rFonts w:hint="eastAsia"/>
              </w:rPr>
              <w:t>薪酬备案管理子系统数据库-测试</w:t>
            </w:r>
          </w:p>
        </w:tc>
        <w:tc>
          <w:tcPr>
            <w:tcW w:w="522" w:type="pct"/>
            <w:shd w:val="clear" w:color="auto" w:fill="FFFFFF"/>
            <w:vAlign w:val="center"/>
          </w:tcPr>
          <w:p w14:paraId="3B65B51E">
            <w:pPr>
              <w:pStyle w:val="30"/>
            </w:pPr>
            <w:r>
              <w:rPr>
                <w:rFonts w:hint="eastAsia"/>
              </w:rPr>
              <w:t>虚拟机</w:t>
            </w:r>
          </w:p>
        </w:tc>
        <w:tc>
          <w:tcPr>
            <w:tcW w:w="464" w:type="pct"/>
            <w:vAlign w:val="center"/>
          </w:tcPr>
          <w:p w14:paraId="47E201FC">
            <w:pPr>
              <w:pStyle w:val="30"/>
            </w:pPr>
            <w:r>
              <w:rPr>
                <w:rFonts w:hint="eastAsia"/>
              </w:rPr>
              <w:t>2</w:t>
            </w:r>
          </w:p>
        </w:tc>
        <w:tc>
          <w:tcPr>
            <w:tcW w:w="496" w:type="pct"/>
            <w:vAlign w:val="center"/>
          </w:tcPr>
          <w:p w14:paraId="44730254">
            <w:pPr>
              <w:pStyle w:val="30"/>
            </w:pPr>
            <w:r>
              <w:rPr>
                <w:rFonts w:hint="eastAsia"/>
              </w:rPr>
              <w:t>8</w:t>
            </w:r>
          </w:p>
        </w:tc>
        <w:tc>
          <w:tcPr>
            <w:tcW w:w="552" w:type="pct"/>
            <w:vAlign w:val="center"/>
          </w:tcPr>
          <w:p w14:paraId="0B2D2BEF">
            <w:pPr>
              <w:pStyle w:val="30"/>
            </w:pPr>
            <w:r>
              <w:rPr>
                <w:rFonts w:hint="eastAsia"/>
              </w:rPr>
              <w:t>500</w:t>
            </w:r>
          </w:p>
        </w:tc>
        <w:tc>
          <w:tcPr>
            <w:tcW w:w="608" w:type="pct"/>
            <w:shd w:val="clear" w:color="auto" w:fill="FFFFFF"/>
            <w:vAlign w:val="center"/>
          </w:tcPr>
          <w:p w14:paraId="5EFB1403">
            <w:pPr>
              <w:pStyle w:val="30"/>
            </w:pPr>
            <w:r>
              <w:rPr>
                <w:rFonts w:hint="eastAsia"/>
              </w:rPr>
              <w:t>15</w:t>
            </w:r>
          </w:p>
        </w:tc>
        <w:tc>
          <w:tcPr>
            <w:tcW w:w="510" w:type="pct"/>
            <w:shd w:val="clear" w:color="auto" w:fill="FFFFFF"/>
            <w:vAlign w:val="center"/>
          </w:tcPr>
          <w:p w14:paraId="613BAD06">
            <w:pPr>
              <w:pStyle w:val="30"/>
            </w:pPr>
            <w:r>
              <w:rPr>
                <w:rFonts w:hint="eastAsia"/>
              </w:rPr>
              <w:t>86</w:t>
            </w:r>
          </w:p>
        </w:tc>
        <w:tc>
          <w:tcPr>
            <w:tcW w:w="392" w:type="pct"/>
            <w:shd w:val="clear" w:color="auto" w:fill="FFFFFF"/>
            <w:vAlign w:val="center"/>
          </w:tcPr>
          <w:p w14:paraId="4969BBA3">
            <w:pPr>
              <w:pStyle w:val="30"/>
            </w:pPr>
            <w:r>
              <w:rPr>
                <w:rFonts w:hint="eastAsia"/>
              </w:rPr>
              <w:t>63</w:t>
            </w:r>
          </w:p>
        </w:tc>
        <w:tc>
          <w:tcPr>
            <w:tcW w:w="370" w:type="pct"/>
            <w:shd w:val="clear" w:color="auto" w:fill="FFFFFF"/>
            <w:vAlign w:val="center"/>
          </w:tcPr>
          <w:p w14:paraId="78502ABD">
            <w:pPr>
              <w:pStyle w:val="30"/>
            </w:pPr>
          </w:p>
        </w:tc>
      </w:tr>
      <w:tr w14:paraId="295E1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340" w:type="pct"/>
            <w:shd w:val="clear" w:color="auto" w:fill="FFFFFF"/>
            <w:vAlign w:val="center"/>
          </w:tcPr>
          <w:p w14:paraId="13A0DE74">
            <w:pPr>
              <w:pStyle w:val="30"/>
            </w:pPr>
            <w:r>
              <w:rPr>
                <w:rFonts w:hint="eastAsia"/>
              </w:rPr>
              <w:t>41</w:t>
            </w:r>
          </w:p>
        </w:tc>
        <w:tc>
          <w:tcPr>
            <w:tcW w:w="741" w:type="pct"/>
            <w:vAlign w:val="center"/>
          </w:tcPr>
          <w:p w14:paraId="1D82CB21">
            <w:pPr>
              <w:pStyle w:val="30"/>
            </w:pPr>
            <w:r>
              <w:rPr>
                <w:rFonts w:hint="eastAsia"/>
              </w:rPr>
              <w:t>企业分配事中事后监管子系统-应用服务器（测试）</w:t>
            </w:r>
          </w:p>
        </w:tc>
        <w:tc>
          <w:tcPr>
            <w:tcW w:w="522" w:type="pct"/>
            <w:shd w:val="clear" w:color="auto" w:fill="FFFFFF"/>
            <w:vAlign w:val="center"/>
          </w:tcPr>
          <w:p w14:paraId="3DB7734D">
            <w:pPr>
              <w:pStyle w:val="30"/>
            </w:pPr>
            <w:r>
              <w:rPr>
                <w:rFonts w:hint="eastAsia"/>
              </w:rPr>
              <w:t>虚拟机</w:t>
            </w:r>
          </w:p>
        </w:tc>
        <w:tc>
          <w:tcPr>
            <w:tcW w:w="464" w:type="pct"/>
            <w:vAlign w:val="center"/>
          </w:tcPr>
          <w:p w14:paraId="41CF214C">
            <w:pPr>
              <w:pStyle w:val="30"/>
            </w:pPr>
            <w:r>
              <w:rPr>
                <w:rFonts w:hint="eastAsia"/>
              </w:rPr>
              <w:t>8</w:t>
            </w:r>
          </w:p>
        </w:tc>
        <w:tc>
          <w:tcPr>
            <w:tcW w:w="496" w:type="pct"/>
            <w:vAlign w:val="center"/>
          </w:tcPr>
          <w:p w14:paraId="423D2FA9">
            <w:pPr>
              <w:pStyle w:val="30"/>
            </w:pPr>
            <w:r>
              <w:rPr>
                <w:rFonts w:hint="eastAsia"/>
              </w:rPr>
              <w:t>16</w:t>
            </w:r>
          </w:p>
        </w:tc>
        <w:tc>
          <w:tcPr>
            <w:tcW w:w="552" w:type="pct"/>
            <w:vAlign w:val="center"/>
          </w:tcPr>
          <w:p w14:paraId="405A3213">
            <w:pPr>
              <w:pStyle w:val="30"/>
            </w:pPr>
            <w:r>
              <w:rPr>
                <w:rFonts w:hint="eastAsia"/>
              </w:rPr>
              <w:t>500</w:t>
            </w:r>
          </w:p>
        </w:tc>
        <w:tc>
          <w:tcPr>
            <w:tcW w:w="608" w:type="pct"/>
            <w:shd w:val="clear" w:color="auto" w:fill="FFFFFF"/>
            <w:vAlign w:val="center"/>
          </w:tcPr>
          <w:p w14:paraId="5F3FC7E9">
            <w:pPr>
              <w:pStyle w:val="30"/>
            </w:pPr>
            <w:r>
              <w:rPr>
                <w:rFonts w:hint="eastAsia"/>
              </w:rPr>
              <w:t>15</w:t>
            </w:r>
          </w:p>
        </w:tc>
        <w:tc>
          <w:tcPr>
            <w:tcW w:w="510" w:type="pct"/>
            <w:shd w:val="clear" w:color="auto" w:fill="FFFFFF"/>
            <w:vAlign w:val="center"/>
          </w:tcPr>
          <w:p w14:paraId="2CE51AA6">
            <w:pPr>
              <w:pStyle w:val="30"/>
            </w:pPr>
            <w:r>
              <w:rPr>
                <w:rFonts w:hint="eastAsia"/>
              </w:rPr>
              <w:t>65</w:t>
            </w:r>
          </w:p>
        </w:tc>
        <w:tc>
          <w:tcPr>
            <w:tcW w:w="392" w:type="pct"/>
            <w:shd w:val="clear" w:color="auto" w:fill="FFFFFF"/>
            <w:vAlign w:val="center"/>
          </w:tcPr>
          <w:p w14:paraId="6C3C2672">
            <w:pPr>
              <w:pStyle w:val="30"/>
            </w:pPr>
            <w:r>
              <w:rPr>
                <w:rFonts w:hint="eastAsia"/>
              </w:rPr>
              <w:t>20</w:t>
            </w:r>
          </w:p>
        </w:tc>
        <w:tc>
          <w:tcPr>
            <w:tcW w:w="370" w:type="pct"/>
            <w:shd w:val="clear" w:color="auto" w:fill="FFFFFF"/>
            <w:vAlign w:val="center"/>
          </w:tcPr>
          <w:p w14:paraId="5A9BE2F1">
            <w:pPr>
              <w:pStyle w:val="30"/>
            </w:pPr>
          </w:p>
        </w:tc>
      </w:tr>
      <w:tr w14:paraId="77535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340" w:type="pct"/>
            <w:shd w:val="clear" w:color="auto" w:fill="FFFFFF"/>
            <w:vAlign w:val="center"/>
          </w:tcPr>
          <w:p w14:paraId="19B3F0A8">
            <w:pPr>
              <w:pStyle w:val="30"/>
            </w:pPr>
            <w:r>
              <w:rPr>
                <w:rFonts w:hint="eastAsia"/>
              </w:rPr>
              <w:t>42</w:t>
            </w:r>
          </w:p>
        </w:tc>
        <w:tc>
          <w:tcPr>
            <w:tcW w:w="741" w:type="pct"/>
            <w:vAlign w:val="center"/>
          </w:tcPr>
          <w:p w14:paraId="27241FA5">
            <w:pPr>
              <w:pStyle w:val="30"/>
            </w:pPr>
            <w:r>
              <w:rPr>
                <w:rFonts w:hint="eastAsia"/>
              </w:rPr>
              <w:t>企业分配事中事后监管子系统-应用服务器（测试）</w:t>
            </w:r>
          </w:p>
        </w:tc>
        <w:tc>
          <w:tcPr>
            <w:tcW w:w="522" w:type="pct"/>
            <w:shd w:val="clear" w:color="auto" w:fill="FFFFFF"/>
            <w:vAlign w:val="center"/>
          </w:tcPr>
          <w:p w14:paraId="2FDEC2C7">
            <w:pPr>
              <w:pStyle w:val="30"/>
            </w:pPr>
            <w:r>
              <w:rPr>
                <w:rFonts w:hint="eastAsia"/>
              </w:rPr>
              <w:t>虚拟机</w:t>
            </w:r>
          </w:p>
        </w:tc>
        <w:tc>
          <w:tcPr>
            <w:tcW w:w="464" w:type="pct"/>
            <w:vAlign w:val="center"/>
          </w:tcPr>
          <w:p w14:paraId="0FE30ADD">
            <w:pPr>
              <w:pStyle w:val="30"/>
            </w:pPr>
            <w:r>
              <w:rPr>
                <w:rFonts w:hint="eastAsia"/>
              </w:rPr>
              <w:t>8</w:t>
            </w:r>
          </w:p>
        </w:tc>
        <w:tc>
          <w:tcPr>
            <w:tcW w:w="496" w:type="pct"/>
            <w:vAlign w:val="center"/>
          </w:tcPr>
          <w:p w14:paraId="1424671A">
            <w:pPr>
              <w:pStyle w:val="30"/>
            </w:pPr>
            <w:r>
              <w:rPr>
                <w:rFonts w:hint="eastAsia"/>
              </w:rPr>
              <w:t>16</w:t>
            </w:r>
          </w:p>
        </w:tc>
        <w:tc>
          <w:tcPr>
            <w:tcW w:w="552" w:type="pct"/>
            <w:vAlign w:val="center"/>
          </w:tcPr>
          <w:p w14:paraId="5394075E">
            <w:pPr>
              <w:pStyle w:val="30"/>
            </w:pPr>
            <w:r>
              <w:rPr>
                <w:rFonts w:hint="eastAsia"/>
              </w:rPr>
              <w:t>500</w:t>
            </w:r>
          </w:p>
        </w:tc>
        <w:tc>
          <w:tcPr>
            <w:tcW w:w="608" w:type="pct"/>
            <w:shd w:val="clear" w:color="auto" w:fill="FFFFFF"/>
            <w:vAlign w:val="center"/>
          </w:tcPr>
          <w:p w14:paraId="70EB8074">
            <w:pPr>
              <w:pStyle w:val="30"/>
            </w:pPr>
            <w:r>
              <w:rPr>
                <w:rFonts w:hint="eastAsia"/>
              </w:rPr>
              <w:t>15</w:t>
            </w:r>
          </w:p>
        </w:tc>
        <w:tc>
          <w:tcPr>
            <w:tcW w:w="510" w:type="pct"/>
            <w:shd w:val="clear" w:color="auto" w:fill="FFFFFF"/>
            <w:vAlign w:val="center"/>
          </w:tcPr>
          <w:p w14:paraId="15ABE425">
            <w:pPr>
              <w:pStyle w:val="30"/>
            </w:pPr>
            <w:r>
              <w:rPr>
                <w:rFonts w:hint="eastAsia"/>
              </w:rPr>
              <w:t>45</w:t>
            </w:r>
          </w:p>
        </w:tc>
        <w:tc>
          <w:tcPr>
            <w:tcW w:w="392" w:type="pct"/>
            <w:shd w:val="clear" w:color="auto" w:fill="FFFFFF"/>
            <w:vAlign w:val="center"/>
          </w:tcPr>
          <w:p w14:paraId="7E5C189C">
            <w:pPr>
              <w:pStyle w:val="30"/>
            </w:pPr>
            <w:r>
              <w:rPr>
                <w:rFonts w:hint="eastAsia"/>
              </w:rPr>
              <w:t>60</w:t>
            </w:r>
          </w:p>
        </w:tc>
        <w:tc>
          <w:tcPr>
            <w:tcW w:w="370" w:type="pct"/>
            <w:shd w:val="clear" w:color="auto" w:fill="FFFFFF"/>
            <w:vAlign w:val="center"/>
          </w:tcPr>
          <w:p w14:paraId="2E290937">
            <w:pPr>
              <w:pStyle w:val="30"/>
            </w:pPr>
          </w:p>
        </w:tc>
      </w:tr>
      <w:tr w14:paraId="1CD1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531FC157">
            <w:pPr>
              <w:pStyle w:val="30"/>
            </w:pPr>
            <w:r>
              <w:rPr>
                <w:rFonts w:hint="eastAsia"/>
              </w:rPr>
              <w:t>43</w:t>
            </w:r>
          </w:p>
        </w:tc>
        <w:tc>
          <w:tcPr>
            <w:tcW w:w="741" w:type="pct"/>
            <w:vAlign w:val="center"/>
          </w:tcPr>
          <w:p w14:paraId="04491188">
            <w:pPr>
              <w:pStyle w:val="30"/>
            </w:pPr>
            <w:r>
              <w:rPr>
                <w:rFonts w:hint="eastAsia"/>
              </w:rPr>
              <w:t>企业分配事中事后监管子系统-应用服务器</w:t>
            </w:r>
          </w:p>
        </w:tc>
        <w:tc>
          <w:tcPr>
            <w:tcW w:w="522" w:type="pct"/>
            <w:shd w:val="clear" w:color="auto" w:fill="FFFFFF"/>
            <w:vAlign w:val="center"/>
          </w:tcPr>
          <w:p w14:paraId="0232499B">
            <w:pPr>
              <w:pStyle w:val="30"/>
            </w:pPr>
            <w:r>
              <w:rPr>
                <w:rFonts w:hint="eastAsia"/>
              </w:rPr>
              <w:t>虚拟机</w:t>
            </w:r>
          </w:p>
        </w:tc>
        <w:tc>
          <w:tcPr>
            <w:tcW w:w="464" w:type="pct"/>
            <w:vAlign w:val="center"/>
          </w:tcPr>
          <w:p w14:paraId="5E3E5F74">
            <w:pPr>
              <w:pStyle w:val="30"/>
            </w:pPr>
            <w:r>
              <w:rPr>
                <w:rFonts w:hint="eastAsia"/>
              </w:rPr>
              <w:t>8</w:t>
            </w:r>
          </w:p>
        </w:tc>
        <w:tc>
          <w:tcPr>
            <w:tcW w:w="496" w:type="pct"/>
            <w:vAlign w:val="center"/>
          </w:tcPr>
          <w:p w14:paraId="19E0BC10">
            <w:pPr>
              <w:pStyle w:val="30"/>
            </w:pPr>
            <w:r>
              <w:rPr>
                <w:rFonts w:hint="eastAsia"/>
              </w:rPr>
              <w:t>16</w:t>
            </w:r>
          </w:p>
        </w:tc>
        <w:tc>
          <w:tcPr>
            <w:tcW w:w="552" w:type="pct"/>
            <w:vAlign w:val="center"/>
          </w:tcPr>
          <w:p w14:paraId="5D9B70E7">
            <w:pPr>
              <w:pStyle w:val="30"/>
            </w:pPr>
            <w:r>
              <w:rPr>
                <w:rFonts w:hint="eastAsia"/>
              </w:rPr>
              <w:t>500</w:t>
            </w:r>
          </w:p>
        </w:tc>
        <w:tc>
          <w:tcPr>
            <w:tcW w:w="608" w:type="pct"/>
            <w:shd w:val="clear" w:color="auto" w:fill="FFFFFF"/>
            <w:vAlign w:val="center"/>
          </w:tcPr>
          <w:p w14:paraId="2F472583">
            <w:pPr>
              <w:pStyle w:val="30"/>
            </w:pPr>
            <w:r>
              <w:rPr>
                <w:rFonts w:hint="eastAsia"/>
              </w:rPr>
              <w:t>15</w:t>
            </w:r>
          </w:p>
        </w:tc>
        <w:tc>
          <w:tcPr>
            <w:tcW w:w="510" w:type="pct"/>
            <w:shd w:val="clear" w:color="auto" w:fill="FFFFFF"/>
            <w:vAlign w:val="center"/>
          </w:tcPr>
          <w:p w14:paraId="5776D307">
            <w:pPr>
              <w:pStyle w:val="30"/>
            </w:pPr>
            <w:r>
              <w:rPr>
                <w:rFonts w:hint="eastAsia"/>
              </w:rPr>
              <w:t>30</w:t>
            </w:r>
          </w:p>
        </w:tc>
        <w:tc>
          <w:tcPr>
            <w:tcW w:w="392" w:type="pct"/>
            <w:shd w:val="clear" w:color="auto" w:fill="FFFFFF"/>
            <w:vAlign w:val="center"/>
          </w:tcPr>
          <w:p w14:paraId="048A957A">
            <w:pPr>
              <w:pStyle w:val="30"/>
            </w:pPr>
            <w:r>
              <w:rPr>
                <w:rFonts w:hint="eastAsia"/>
              </w:rPr>
              <w:t>51</w:t>
            </w:r>
          </w:p>
        </w:tc>
        <w:tc>
          <w:tcPr>
            <w:tcW w:w="370" w:type="pct"/>
            <w:shd w:val="clear" w:color="auto" w:fill="FFFFFF"/>
            <w:vAlign w:val="center"/>
          </w:tcPr>
          <w:p w14:paraId="53952C4E">
            <w:pPr>
              <w:pStyle w:val="30"/>
            </w:pPr>
          </w:p>
        </w:tc>
      </w:tr>
      <w:tr w14:paraId="411D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2F4E646A">
            <w:pPr>
              <w:pStyle w:val="30"/>
            </w:pPr>
            <w:r>
              <w:rPr>
                <w:rFonts w:hint="eastAsia"/>
              </w:rPr>
              <w:t>44</w:t>
            </w:r>
          </w:p>
        </w:tc>
        <w:tc>
          <w:tcPr>
            <w:tcW w:w="741" w:type="pct"/>
            <w:vAlign w:val="center"/>
          </w:tcPr>
          <w:p w14:paraId="6D6F058E">
            <w:pPr>
              <w:pStyle w:val="30"/>
            </w:pPr>
            <w:r>
              <w:rPr>
                <w:rFonts w:hint="eastAsia"/>
              </w:rPr>
              <w:t>企业分配事中事后监管子系统-应用服务器</w:t>
            </w:r>
          </w:p>
        </w:tc>
        <w:tc>
          <w:tcPr>
            <w:tcW w:w="522" w:type="pct"/>
            <w:shd w:val="clear" w:color="auto" w:fill="FFFFFF"/>
            <w:vAlign w:val="center"/>
          </w:tcPr>
          <w:p w14:paraId="57350AA0">
            <w:pPr>
              <w:pStyle w:val="30"/>
            </w:pPr>
            <w:r>
              <w:rPr>
                <w:rFonts w:hint="eastAsia"/>
              </w:rPr>
              <w:t>虚拟机</w:t>
            </w:r>
          </w:p>
        </w:tc>
        <w:tc>
          <w:tcPr>
            <w:tcW w:w="464" w:type="pct"/>
            <w:vAlign w:val="center"/>
          </w:tcPr>
          <w:p w14:paraId="28E587A6">
            <w:pPr>
              <w:pStyle w:val="30"/>
            </w:pPr>
            <w:r>
              <w:rPr>
                <w:rFonts w:hint="eastAsia"/>
              </w:rPr>
              <w:t>8</w:t>
            </w:r>
          </w:p>
        </w:tc>
        <w:tc>
          <w:tcPr>
            <w:tcW w:w="496" w:type="pct"/>
            <w:vAlign w:val="center"/>
          </w:tcPr>
          <w:p w14:paraId="0891B7E3">
            <w:pPr>
              <w:pStyle w:val="30"/>
            </w:pPr>
            <w:r>
              <w:rPr>
                <w:rFonts w:hint="eastAsia"/>
              </w:rPr>
              <w:t>16</w:t>
            </w:r>
          </w:p>
        </w:tc>
        <w:tc>
          <w:tcPr>
            <w:tcW w:w="552" w:type="pct"/>
            <w:vAlign w:val="center"/>
          </w:tcPr>
          <w:p w14:paraId="59482501">
            <w:pPr>
              <w:pStyle w:val="30"/>
            </w:pPr>
            <w:r>
              <w:rPr>
                <w:rFonts w:hint="eastAsia"/>
              </w:rPr>
              <w:t>500</w:t>
            </w:r>
          </w:p>
        </w:tc>
        <w:tc>
          <w:tcPr>
            <w:tcW w:w="608" w:type="pct"/>
            <w:shd w:val="clear" w:color="auto" w:fill="FFFFFF"/>
            <w:vAlign w:val="center"/>
          </w:tcPr>
          <w:p w14:paraId="3FC07147">
            <w:pPr>
              <w:pStyle w:val="30"/>
            </w:pPr>
            <w:r>
              <w:rPr>
                <w:rFonts w:hint="eastAsia"/>
              </w:rPr>
              <w:t>6</w:t>
            </w:r>
          </w:p>
        </w:tc>
        <w:tc>
          <w:tcPr>
            <w:tcW w:w="510" w:type="pct"/>
            <w:shd w:val="clear" w:color="auto" w:fill="FFFFFF"/>
            <w:vAlign w:val="center"/>
          </w:tcPr>
          <w:p w14:paraId="54C6896F">
            <w:pPr>
              <w:pStyle w:val="30"/>
            </w:pPr>
            <w:r>
              <w:rPr>
                <w:rFonts w:hint="eastAsia"/>
              </w:rPr>
              <w:t>40</w:t>
            </w:r>
          </w:p>
        </w:tc>
        <w:tc>
          <w:tcPr>
            <w:tcW w:w="392" w:type="pct"/>
            <w:shd w:val="clear" w:color="auto" w:fill="FFFFFF"/>
            <w:vAlign w:val="center"/>
          </w:tcPr>
          <w:p w14:paraId="5F933C97">
            <w:pPr>
              <w:pStyle w:val="30"/>
            </w:pPr>
            <w:r>
              <w:rPr>
                <w:rFonts w:hint="eastAsia"/>
              </w:rPr>
              <w:t>59</w:t>
            </w:r>
          </w:p>
        </w:tc>
        <w:tc>
          <w:tcPr>
            <w:tcW w:w="370" w:type="pct"/>
            <w:shd w:val="clear" w:color="auto" w:fill="FFFFFF"/>
            <w:vAlign w:val="center"/>
          </w:tcPr>
          <w:p w14:paraId="2E8861D2">
            <w:pPr>
              <w:pStyle w:val="30"/>
            </w:pPr>
          </w:p>
        </w:tc>
      </w:tr>
      <w:tr w14:paraId="780B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2365350E">
            <w:pPr>
              <w:pStyle w:val="30"/>
            </w:pPr>
            <w:r>
              <w:rPr>
                <w:rFonts w:hint="eastAsia"/>
              </w:rPr>
              <w:t>45</w:t>
            </w:r>
          </w:p>
        </w:tc>
        <w:tc>
          <w:tcPr>
            <w:tcW w:w="741" w:type="pct"/>
            <w:vAlign w:val="center"/>
          </w:tcPr>
          <w:p w14:paraId="7CB1167A">
            <w:pPr>
              <w:pStyle w:val="30"/>
            </w:pPr>
            <w:r>
              <w:rPr>
                <w:rFonts w:hint="eastAsia"/>
              </w:rPr>
              <w:t>企业分配事中事后监管子系统-数据库服务器</w:t>
            </w:r>
          </w:p>
        </w:tc>
        <w:tc>
          <w:tcPr>
            <w:tcW w:w="522" w:type="pct"/>
            <w:shd w:val="clear" w:color="auto" w:fill="FFFFFF"/>
            <w:vAlign w:val="center"/>
          </w:tcPr>
          <w:p w14:paraId="30B82F99">
            <w:pPr>
              <w:pStyle w:val="30"/>
            </w:pPr>
            <w:r>
              <w:rPr>
                <w:rFonts w:hint="eastAsia"/>
              </w:rPr>
              <w:t>虚拟机</w:t>
            </w:r>
          </w:p>
        </w:tc>
        <w:tc>
          <w:tcPr>
            <w:tcW w:w="464" w:type="pct"/>
            <w:vAlign w:val="center"/>
          </w:tcPr>
          <w:p w14:paraId="2506BC01">
            <w:pPr>
              <w:pStyle w:val="30"/>
            </w:pPr>
            <w:r>
              <w:rPr>
                <w:rFonts w:hint="eastAsia"/>
              </w:rPr>
              <w:t>8</w:t>
            </w:r>
          </w:p>
        </w:tc>
        <w:tc>
          <w:tcPr>
            <w:tcW w:w="496" w:type="pct"/>
            <w:vAlign w:val="center"/>
          </w:tcPr>
          <w:p w14:paraId="0E67276A">
            <w:pPr>
              <w:pStyle w:val="30"/>
            </w:pPr>
            <w:r>
              <w:rPr>
                <w:rFonts w:hint="eastAsia"/>
              </w:rPr>
              <w:t>16</w:t>
            </w:r>
          </w:p>
        </w:tc>
        <w:tc>
          <w:tcPr>
            <w:tcW w:w="552" w:type="pct"/>
            <w:vAlign w:val="center"/>
          </w:tcPr>
          <w:p w14:paraId="265FD810">
            <w:pPr>
              <w:pStyle w:val="30"/>
            </w:pPr>
            <w:r>
              <w:rPr>
                <w:rFonts w:hint="eastAsia"/>
              </w:rPr>
              <w:t>500</w:t>
            </w:r>
          </w:p>
        </w:tc>
        <w:tc>
          <w:tcPr>
            <w:tcW w:w="608" w:type="pct"/>
            <w:shd w:val="clear" w:color="auto" w:fill="FFFFFF"/>
            <w:vAlign w:val="center"/>
          </w:tcPr>
          <w:p w14:paraId="45F0AD63">
            <w:pPr>
              <w:pStyle w:val="30"/>
            </w:pPr>
            <w:r>
              <w:rPr>
                <w:rFonts w:hint="eastAsia"/>
              </w:rPr>
              <w:t>6</w:t>
            </w:r>
          </w:p>
        </w:tc>
        <w:tc>
          <w:tcPr>
            <w:tcW w:w="510" w:type="pct"/>
            <w:shd w:val="clear" w:color="auto" w:fill="FFFFFF"/>
            <w:vAlign w:val="center"/>
          </w:tcPr>
          <w:p w14:paraId="3D38850F">
            <w:pPr>
              <w:pStyle w:val="30"/>
            </w:pPr>
            <w:r>
              <w:rPr>
                <w:rFonts w:hint="eastAsia"/>
              </w:rPr>
              <w:t>60</w:t>
            </w:r>
          </w:p>
        </w:tc>
        <w:tc>
          <w:tcPr>
            <w:tcW w:w="392" w:type="pct"/>
            <w:shd w:val="clear" w:color="auto" w:fill="FFFFFF"/>
            <w:vAlign w:val="center"/>
          </w:tcPr>
          <w:p w14:paraId="3C555EFA">
            <w:pPr>
              <w:pStyle w:val="30"/>
            </w:pPr>
            <w:r>
              <w:rPr>
                <w:rFonts w:hint="eastAsia"/>
              </w:rPr>
              <w:t>42</w:t>
            </w:r>
          </w:p>
        </w:tc>
        <w:tc>
          <w:tcPr>
            <w:tcW w:w="370" w:type="pct"/>
            <w:shd w:val="clear" w:color="auto" w:fill="FFFFFF"/>
            <w:vAlign w:val="center"/>
          </w:tcPr>
          <w:p w14:paraId="32295E16">
            <w:pPr>
              <w:pStyle w:val="30"/>
            </w:pPr>
          </w:p>
        </w:tc>
      </w:tr>
      <w:tr w14:paraId="1BAC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5FDCD06D">
            <w:pPr>
              <w:pStyle w:val="30"/>
            </w:pPr>
            <w:r>
              <w:rPr>
                <w:rFonts w:hint="eastAsia"/>
              </w:rPr>
              <w:t>46</w:t>
            </w:r>
          </w:p>
        </w:tc>
        <w:tc>
          <w:tcPr>
            <w:tcW w:w="741" w:type="pct"/>
            <w:vAlign w:val="center"/>
          </w:tcPr>
          <w:p w14:paraId="3534D278">
            <w:pPr>
              <w:pStyle w:val="30"/>
            </w:pPr>
            <w:r>
              <w:rPr>
                <w:rFonts w:hint="eastAsia"/>
              </w:rPr>
              <w:t>企业分配事中事后监管子系统-数据库服务器</w:t>
            </w:r>
          </w:p>
        </w:tc>
        <w:tc>
          <w:tcPr>
            <w:tcW w:w="522" w:type="pct"/>
            <w:shd w:val="clear" w:color="auto" w:fill="FFFFFF"/>
            <w:vAlign w:val="center"/>
          </w:tcPr>
          <w:p w14:paraId="467B1C83">
            <w:pPr>
              <w:pStyle w:val="30"/>
            </w:pPr>
            <w:r>
              <w:rPr>
                <w:rFonts w:hint="eastAsia"/>
              </w:rPr>
              <w:t>虚拟机</w:t>
            </w:r>
          </w:p>
        </w:tc>
        <w:tc>
          <w:tcPr>
            <w:tcW w:w="464" w:type="pct"/>
            <w:vAlign w:val="center"/>
          </w:tcPr>
          <w:p w14:paraId="7C019C09">
            <w:pPr>
              <w:pStyle w:val="30"/>
            </w:pPr>
            <w:r>
              <w:rPr>
                <w:rFonts w:hint="eastAsia"/>
              </w:rPr>
              <w:t>8</w:t>
            </w:r>
          </w:p>
        </w:tc>
        <w:tc>
          <w:tcPr>
            <w:tcW w:w="496" w:type="pct"/>
            <w:vAlign w:val="center"/>
          </w:tcPr>
          <w:p w14:paraId="64CC0C4A">
            <w:pPr>
              <w:pStyle w:val="30"/>
            </w:pPr>
            <w:r>
              <w:rPr>
                <w:rFonts w:hint="eastAsia"/>
              </w:rPr>
              <w:t>16</w:t>
            </w:r>
          </w:p>
        </w:tc>
        <w:tc>
          <w:tcPr>
            <w:tcW w:w="552" w:type="pct"/>
            <w:vAlign w:val="center"/>
          </w:tcPr>
          <w:p w14:paraId="03005904">
            <w:pPr>
              <w:pStyle w:val="30"/>
            </w:pPr>
            <w:r>
              <w:rPr>
                <w:rFonts w:hint="eastAsia"/>
              </w:rPr>
              <w:t>500</w:t>
            </w:r>
          </w:p>
        </w:tc>
        <w:tc>
          <w:tcPr>
            <w:tcW w:w="608" w:type="pct"/>
            <w:shd w:val="clear" w:color="auto" w:fill="FFFFFF"/>
            <w:vAlign w:val="center"/>
          </w:tcPr>
          <w:p w14:paraId="3F6391AB">
            <w:pPr>
              <w:pStyle w:val="30"/>
            </w:pPr>
            <w:r>
              <w:rPr>
                <w:rFonts w:hint="eastAsia"/>
              </w:rPr>
              <w:t>20</w:t>
            </w:r>
          </w:p>
        </w:tc>
        <w:tc>
          <w:tcPr>
            <w:tcW w:w="510" w:type="pct"/>
            <w:shd w:val="clear" w:color="auto" w:fill="FFFFFF"/>
            <w:vAlign w:val="center"/>
          </w:tcPr>
          <w:p w14:paraId="69D83532">
            <w:pPr>
              <w:pStyle w:val="30"/>
            </w:pPr>
            <w:r>
              <w:rPr>
                <w:rFonts w:hint="eastAsia"/>
              </w:rPr>
              <w:t>60</w:t>
            </w:r>
          </w:p>
        </w:tc>
        <w:tc>
          <w:tcPr>
            <w:tcW w:w="392" w:type="pct"/>
            <w:shd w:val="clear" w:color="auto" w:fill="FFFFFF"/>
            <w:vAlign w:val="center"/>
          </w:tcPr>
          <w:p w14:paraId="267DBB79">
            <w:pPr>
              <w:pStyle w:val="30"/>
            </w:pPr>
            <w:r>
              <w:rPr>
                <w:rFonts w:hint="eastAsia"/>
              </w:rPr>
              <w:t>47</w:t>
            </w:r>
          </w:p>
        </w:tc>
        <w:tc>
          <w:tcPr>
            <w:tcW w:w="370" w:type="pct"/>
            <w:shd w:val="clear" w:color="auto" w:fill="FFFFFF"/>
            <w:vAlign w:val="center"/>
          </w:tcPr>
          <w:p w14:paraId="408DD18C">
            <w:pPr>
              <w:pStyle w:val="30"/>
            </w:pPr>
          </w:p>
        </w:tc>
      </w:tr>
      <w:tr w14:paraId="71802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4B1D1DE4">
            <w:pPr>
              <w:pStyle w:val="30"/>
            </w:pPr>
            <w:r>
              <w:rPr>
                <w:rFonts w:hint="eastAsia"/>
              </w:rPr>
              <w:t>47</w:t>
            </w:r>
          </w:p>
        </w:tc>
        <w:tc>
          <w:tcPr>
            <w:tcW w:w="741" w:type="pct"/>
            <w:vAlign w:val="center"/>
          </w:tcPr>
          <w:p w14:paraId="37109D41">
            <w:pPr>
              <w:pStyle w:val="30"/>
            </w:pPr>
            <w:r>
              <w:rPr>
                <w:rFonts w:hint="eastAsia"/>
              </w:rPr>
              <w:t>企业分配事中事后监管子系统-数据库服务器</w:t>
            </w:r>
          </w:p>
        </w:tc>
        <w:tc>
          <w:tcPr>
            <w:tcW w:w="522" w:type="pct"/>
            <w:shd w:val="clear" w:color="auto" w:fill="FFFFFF"/>
            <w:vAlign w:val="center"/>
          </w:tcPr>
          <w:p w14:paraId="136D8FE5">
            <w:pPr>
              <w:pStyle w:val="30"/>
            </w:pPr>
            <w:r>
              <w:rPr>
                <w:rFonts w:hint="eastAsia"/>
              </w:rPr>
              <w:t>虚拟机</w:t>
            </w:r>
          </w:p>
        </w:tc>
        <w:tc>
          <w:tcPr>
            <w:tcW w:w="464" w:type="pct"/>
            <w:vAlign w:val="center"/>
          </w:tcPr>
          <w:p w14:paraId="6D361064">
            <w:pPr>
              <w:pStyle w:val="30"/>
            </w:pPr>
            <w:r>
              <w:rPr>
                <w:rFonts w:hint="eastAsia"/>
              </w:rPr>
              <w:t>8</w:t>
            </w:r>
          </w:p>
        </w:tc>
        <w:tc>
          <w:tcPr>
            <w:tcW w:w="496" w:type="pct"/>
            <w:vAlign w:val="center"/>
          </w:tcPr>
          <w:p w14:paraId="4E1FC21D">
            <w:pPr>
              <w:pStyle w:val="30"/>
            </w:pPr>
            <w:r>
              <w:rPr>
                <w:rFonts w:hint="eastAsia"/>
              </w:rPr>
              <w:t>16</w:t>
            </w:r>
          </w:p>
        </w:tc>
        <w:tc>
          <w:tcPr>
            <w:tcW w:w="552" w:type="pct"/>
            <w:vAlign w:val="center"/>
          </w:tcPr>
          <w:p w14:paraId="3366C10E">
            <w:pPr>
              <w:pStyle w:val="30"/>
            </w:pPr>
            <w:r>
              <w:rPr>
                <w:rFonts w:hint="eastAsia"/>
              </w:rPr>
              <w:t>500</w:t>
            </w:r>
          </w:p>
        </w:tc>
        <w:tc>
          <w:tcPr>
            <w:tcW w:w="608" w:type="pct"/>
            <w:shd w:val="clear" w:color="auto" w:fill="FFFFFF"/>
            <w:vAlign w:val="center"/>
          </w:tcPr>
          <w:p w14:paraId="08090CDB">
            <w:pPr>
              <w:pStyle w:val="30"/>
            </w:pPr>
            <w:r>
              <w:rPr>
                <w:rFonts w:hint="eastAsia"/>
              </w:rPr>
              <w:t>27</w:t>
            </w:r>
          </w:p>
        </w:tc>
        <w:tc>
          <w:tcPr>
            <w:tcW w:w="510" w:type="pct"/>
            <w:shd w:val="clear" w:color="auto" w:fill="FFFFFF"/>
            <w:vAlign w:val="center"/>
          </w:tcPr>
          <w:p w14:paraId="5E3EEE12">
            <w:pPr>
              <w:pStyle w:val="30"/>
            </w:pPr>
            <w:r>
              <w:rPr>
                <w:rFonts w:hint="eastAsia"/>
              </w:rPr>
              <w:t>60</w:t>
            </w:r>
          </w:p>
        </w:tc>
        <w:tc>
          <w:tcPr>
            <w:tcW w:w="392" w:type="pct"/>
            <w:shd w:val="clear" w:color="auto" w:fill="FFFFFF"/>
            <w:vAlign w:val="center"/>
          </w:tcPr>
          <w:p w14:paraId="2F401171">
            <w:pPr>
              <w:pStyle w:val="30"/>
            </w:pPr>
            <w:r>
              <w:rPr>
                <w:rFonts w:hint="eastAsia"/>
              </w:rPr>
              <w:t>45</w:t>
            </w:r>
          </w:p>
        </w:tc>
        <w:tc>
          <w:tcPr>
            <w:tcW w:w="370" w:type="pct"/>
            <w:shd w:val="clear" w:color="auto" w:fill="FFFFFF"/>
            <w:vAlign w:val="center"/>
          </w:tcPr>
          <w:p w14:paraId="47E9DAEA">
            <w:pPr>
              <w:pStyle w:val="30"/>
            </w:pPr>
          </w:p>
        </w:tc>
      </w:tr>
      <w:tr w14:paraId="33C5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5D270840">
            <w:pPr>
              <w:pStyle w:val="30"/>
            </w:pPr>
            <w:r>
              <w:rPr>
                <w:rFonts w:hint="eastAsia"/>
              </w:rPr>
              <w:t>48</w:t>
            </w:r>
          </w:p>
        </w:tc>
        <w:tc>
          <w:tcPr>
            <w:tcW w:w="741" w:type="pct"/>
            <w:vAlign w:val="center"/>
          </w:tcPr>
          <w:p w14:paraId="3D746022">
            <w:pPr>
              <w:pStyle w:val="30"/>
            </w:pPr>
            <w:r>
              <w:rPr>
                <w:rFonts w:hint="eastAsia"/>
              </w:rPr>
              <w:t>企业分配事中事后监管子系统-数据库服务器</w:t>
            </w:r>
          </w:p>
        </w:tc>
        <w:tc>
          <w:tcPr>
            <w:tcW w:w="522" w:type="pct"/>
            <w:shd w:val="clear" w:color="auto" w:fill="FFFFFF"/>
            <w:vAlign w:val="center"/>
          </w:tcPr>
          <w:p w14:paraId="3498CCDF">
            <w:pPr>
              <w:pStyle w:val="30"/>
            </w:pPr>
            <w:r>
              <w:rPr>
                <w:rFonts w:hint="eastAsia"/>
              </w:rPr>
              <w:t>虚拟机</w:t>
            </w:r>
          </w:p>
        </w:tc>
        <w:tc>
          <w:tcPr>
            <w:tcW w:w="464" w:type="pct"/>
            <w:vAlign w:val="center"/>
          </w:tcPr>
          <w:p w14:paraId="64F85CA7">
            <w:pPr>
              <w:pStyle w:val="30"/>
            </w:pPr>
            <w:r>
              <w:rPr>
                <w:rFonts w:hint="eastAsia"/>
              </w:rPr>
              <w:t>8</w:t>
            </w:r>
          </w:p>
        </w:tc>
        <w:tc>
          <w:tcPr>
            <w:tcW w:w="496" w:type="pct"/>
            <w:vAlign w:val="center"/>
          </w:tcPr>
          <w:p w14:paraId="2707641C">
            <w:pPr>
              <w:pStyle w:val="30"/>
            </w:pPr>
            <w:r>
              <w:rPr>
                <w:rFonts w:hint="eastAsia"/>
              </w:rPr>
              <w:t>16</w:t>
            </w:r>
          </w:p>
        </w:tc>
        <w:tc>
          <w:tcPr>
            <w:tcW w:w="552" w:type="pct"/>
            <w:vAlign w:val="center"/>
          </w:tcPr>
          <w:p w14:paraId="61986029">
            <w:pPr>
              <w:pStyle w:val="30"/>
            </w:pPr>
            <w:r>
              <w:rPr>
                <w:rFonts w:hint="eastAsia"/>
              </w:rPr>
              <w:t>500</w:t>
            </w:r>
          </w:p>
        </w:tc>
        <w:tc>
          <w:tcPr>
            <w:tcW w:w="608" w:type="pct"/>
            <w:shd w:val="clear" w:color="auto" w:fill="FFFFFF"/>
            <w:vAlign w:val="center"/>
          </w:tcPr>
          <w:p w14:paraId="2DADE481">
            <w:pPr>
              <w:pStyle w:val="30"/>
            </w:pPr>
            <w:r>
              <w:rPr>
                <w:rFonts w:hint="eastAsia"/>
              </w:rPr>
              <w:t>25</w:t>
            </w:r>
          </w:p>
        </w:tc>
        <w:tc>
          <w:tcPr>
            <w:tcW w:w="510" w:type="pct"/>
            <w:shd w:val="clear" w:color="auto" w:fill="FFFFFF"/>
            <w:vAlign w:val="center"/>
          </w:tcPr>
          <w:p w14:paraId="0323FA04">
            <w:pPr>
              <w:pStyle w:val="30"/>
            </w:pPr>
            <w:r>
              <w:rPr>
                <w:rFonts w:hint="eastAsia"/>
              </w:rPr>
              <w:t>60</w:t>
            </w:r>
          </w:p>
        </w:tc>
        <w:tc>
          <w:tcPr>
            <w:tcW w:w="392" w:type="pct"/>
            <w:shd w:val="clear" w:color="auto" w:fill="FFFFFF"/>
            <w:vAlign w:val="center"/>
          </w:tcPr>
          <w:p w14:paraId="163B1411">
            <w:pPr>
              <w:pStyle w:val="30"/>
            </w:pPr>
            <w:r>
              <w:rPr>
                <w:rFonts w:hint="eastAsia"/>
              </w:rPr>
              <w:t>29</w:t>
            </w:r>
          </w:p>
        </w:tc>
        <w:tc>
          <w:tcPr>
            <w:tcW w:w="370" w:type="pct"/>
            <w:shd w:val="clear" w:color="auto" w:fill="FFFFFF"/>
            <w:vAlign w:val="center"/>
          </w:tcPr>
          <w:p w14:paraId="737D94E2">
            <w:pPr>
              <w:pStyle w:val="30"/>
            </w:pPr>
          </w:p>
        </w:tc>
      </w:tr>
      <w:tr w14:paraId="5D61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40E1D138">
            <w:pPr>
              <w:pStyle w:val="30"/>
            </w:pPr>
            <w:r>
              <w:rPr>
                <w:rFonts w:hint="eastAsia"/>
              </w:rPr>
              <w:t>49</w:t>
            </w:r>
          </w:p>
        </w:tc>
        <w:tc>
          <w:tcPr>
            <w:tcW w:w="741" w:type="pct"/>
            <w:vAlign w:val="center"/>
          </w:tcPr>
          <w:p w14:paraId="322430CE">
            <w:pPr>
              <w:pStyle w:val="30"/>
            </w:pPr>
            <w:r>
              <w:rPr>
                <w:rFonts w:hint="eastAsia"/>
              </w:rPr>
              <w:t>企业分配事中事后监管子系统-数据库前置机</w:t>
            </w:r>
          </w:p>
        </w:tc>
        <w:tc>
          <w:tcPr>
            <w:tcW w:w="522" w:type="pct"/>
            <w:shd w:val="clear" w:color="auto" w:fill="FFFFFF"/>
            <w:vAlign w:val="center"/>
          </w:tcPr>
          <w:p w14:paraId="3171120C">
            <w:pPr>
              <w:pStyle w:val="30"/>
            </w:pPr>
            <w:r>
              <w:rPr>
                <w:rFonts w:hint="eastAsia"/>
              </w:rPr>
              <w:t>虚拟机</w:t>
            </w:r>
          </w:p>
        </w:tc>
        <w:tc>
          <w:tcPr>
            <w:tcW w:w="464" w:type="pct"/>
            <w:vAlign w:val="center"/>
          </w:tcPr>
          <w:p w14:paraId="59CE2D93">
            <w:pPr>
              <w:pStyle w:val="30"/>
            </w:pPr>
            <w:r>
              <w:rPr>
                <w:rFonts w:hint="eastAsia"/>
              </w:rPr>
              <w:t>4</w:t>
            </w:r>
          </w:p>
        </w:tc>
        <w:tc>
          <w:tcPr>
            <w:tcW w:w="496" w:type="pct"/>
            <w:vAlign w:val="center"/>
          </w:tcPr>
          <w:p w14:paraId="55B74AB9">
            <w:pPr>
              <w:pStyle w:val="30"/>
            </w:pPr>
            <w:r>
              <w:rPr>
                <w:rFonts w:hint="eastAsia"/>
              </w:rPr>
              <w:t>8</w:t>
            </w:r>
          </w:p>
        </w:tc>
        <w:tc>
          <w:tcPr>
            <w:tcW w:w="552" w:type="pct"/>
            <w:vAlign w:val="center"/>
          </w:tcPr>
          <w:p w14:paraId="73BA91BE">
            <w:pPr>
              <w:pStyle w:val="30"/>
            </w:pPr>
            <w:r>
              <w:rPr>
                <w:rFonts w:hint="eastAsia"/>
              </w:rPr>
              <w:t>3100</w:t>
            </w:r>
          </w:p>
        </w:tc>
        <w:tc>
          <w:tcPr>
            <w:tcW w:w="608" w:type="pct"/>
            <w:shd w:val="clear" w:color="auto" w:fill="FFFFFF"/>
            <w:vAlign w:val="center"/>
          </w:tcPr>
          <w:p w14:paraId="57760D80">
            <w:pPr>
              <w:pStyle w:val="30"/>
            </w:pPr>
            <w:r>
              <w:rPr>
                <w:rFonts w:hint="eastAsia"/>
              </w:rPr>
              <w:t>9</w:t>
            </w:r>
          </w:p>
        </w:tc>
        <w:tc>
          <w:tcPr>
            <w:tcW w:w="510" w:type="pct"/>
            <w:shd w:val="clear" w:color="auto" w:fill="FFFFFF"/>
            <w:vAlign w:val="center"/>
          </w:tcPr>
          <w:p w14:paraId="66F0BB7E">
            <w:pPr>
              <w:pStyle w:val="30"/>
            </w:pPr>
            <w:r>
              <w:rPr>
                <w:rFonts w:hint="eastAsia"/>
              </w:rPr>
              <w:t>45</w:t>
            </w:r>
          </w:p>
        </w:tc>
        <w:tc>
          <w:tcPr>
            <w:tcW w:w="392" w:type="pct"/>
            <w:shd w:val="clear" w:color="auto" w:fill="FFFFFF"/>
            <w:vAlign w:val="center"/>
          </w:tcPr>
          <w:p w14:paraId="3C55C25E">
            <w:pPr>
              <w:pStyle w:val="30"/>
            </w:pPr>
            <w:r>
              <w:rPr>
                <w:rFonts w:hint="eastAsia"/>
              </w:rPr>
              <w:t>50</w:t>
            </w:r>
          </w:p>
        </w:tc>
        <w:tc>
          <w:tcPr>
            <w:tcW w:w="370" w:type="pct"/>
            <w:shd w:val="clear" w:color="auto" w:fill="FFFFFF"/>
            <w:vAlign w:val="center"/>
          </w:tcPr>
          <w:p w14:paraId="410E51B6">
            <w:pPr>
              <w:pStyle w:val="30"/>
            </w:pPr>
          </w:p>
        </w:tc>
      </w:tr>
      <w:tr w14:paraId="4ED1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020A88F3">
            <w:pPr>
              <w:pStyle w:val="30"/>
            </w:pPr>
            <w:r>
              <w:rPr>
                <w:rFonts w:hint="eastAsia"/>
              </w:rPr>
              <w:t>50</w:t>
            </w:r>
          </w:p>
        </w:tc>
        <w:tc>
          <w:tcPr>
            <w:tcW w:w="741" w:type="pct"/>
            <w:vAlign w:val="center"/>
          </w:tcPr>
          <w:p w14:paraId="693473D8">
            <w:pPr>
              <w:pStyle w:val="30"/>
            </w:pPr>
            <w:r>
              <w:rPr>
                <w:rFonts w:hint="eastAsia"/>
              </w:rPr>
              <w:t>企业服务大厅-应用服务器（测试）</w:t>
            </w:r>
          </w:p>
        </w:tc>
        <w:tc>
          <w:tcPr>
            <w:tcW w:w="522" w:type="pct"/>
            <w:shd w:val="clear" w:color="auto" w:fill="FFFFFF"/>
            <w:vAlign w:val="center"/>
          </w:tcPr>
          <w:p w14:paraId="1C4D0DB3">
            <w:pPr>
              <w:pStyle w:val="30"/>
            </w:pPr>
            <w:r>
              <w:rPr>
                <w:rFonts w:hint="eastAsia"/>
              </w:rPr>
              <w:t>虚拟机</w:t>
            </w:r>
          </w:p>
        </w:tc>
        <w:tc>
          <w:tcPr>
            <w:tcW w:w="464" w:type="pct"/>
            <w:vAlign w:val="center"/>
          </w:tcPr>
          <w:p w14:paraId="5313498B">
            <w:pPr>
              <w:pStyle w:val="30"/>
            </w:pPr>
            <w:r>
              <w:rPr>
                <w:rFonts w:hint="eastAsia"/>
              </w:rPr>
              <w:t>8</w:t>
            </w:r>
          </w:p>
        </w:tc>
        <w:tc>
          <w:tcPr>
            <w:tcW w:w="496" w:type="pct"/>
            <w:vAlign w:val="center"/>
          </w:tcPr>
          <w:p w14:paraId="25F93835">
            <w:pPr>
              <w:pStyle w:val="30"/>
            </w:pPr>
            <w:r>
              <w:rPr>
                <w:rFonts w:hint="eastAsia"/>
              </w:rPr>
              <w:t>16</w:t>
            </w:r>
          </w:p>
        </w:tc>
        <w:tc>
          <w:tcPr>
            <w:tcW w:w="552" w:type="pct"/>
            <w:vAlign w:val="center"/>
          </w:tcPr>
          <w:p w14:paraId="64EE1382">
            <w:pPr>
              <w:pStyle w:val="30"/>
            </w:pPr>
            <w:r>
              <w:rPr>
                <w:rFonts w:hint="eastAsia"/>
              </w:rPr>
              <w:t>800</w:t>
            </w:r>
          </w:p>
        </w:tc>
        <w:tc>
          <w:tcPr>
            <w:tcW w:w="608" w:type="pct"/>
            <w:shd w:val="clear" w:color="auto" w:fill="FFFFFF"/>
            <w:vAlign w:val="center"/>
          </w:tcPr>
          <w:p w14:paraId="1C6F3C4B">
            <w:pPr>
              <w:pStyle w:val="30"/>
            </w:pPr>
            <w:r>
              <w:rPr>
                <w:rFonts w:hint="eastAsia"/>
              </w:rPr>
              <w:t>15</w:t>
            </w:r>
          </w:p>
        </w:tc>
        <w:tc>
          <w:tcPr>
            <w:tcW w:w="510" w:type="pct"/>
            <w:shd w:val="clear" w:color="auto" w:fill="FFFFFF"/>
            <w:vAlign w:val="center"/>
          </w:tcPr>
          <w:p w14:paraId="7268C975">
            <w:pPr>
              <w:pStyle w:val="30"/>
            </w:pPr>
            <w:r>
              <w:rPr>
                <w:rFonts w:hint="eastAsia"/>
              </w:rPr>
              <w:t>45</w:t>
            </w:r>
          </w:p>
        </w:tc>
        <w:tc>
          <w:tcPr>
            <w:tcW w:w="392" w:type="pct"/>
            <w:shd w:val="clear" w:color="auto" w:fill="FFFFFF"/>
            <w:vAlign w:val="center"/>
          </w:tcPr>
          <w:p w14:paraId="390580E5">
            <w:pPr>
              <w:pStyle w:val="30"/>
            </w:pPr>
            <w:r>
              <w:rPr>
                <w:rFonts w:hint="eastAsia"/>
              </w:rPr>
              <w:t>24</w:t>
            </w:r>
          </w:p>
        </w:tc>
        <w:tc>
          <w:tcPr>
            <w:tcW w:w="370" w:type="pct"/>
            <w:shd w:val="clear" w:color="auto" w:fill="FFFFFF"/>
            <w:vAlign w:val="center"/>
          </w:tcPr>
          <w:p w14:paraId="232EA08B">
            <w:pPr>
              <w:pStyle w:val="30"/>
            </w:pPr>
          </w:p>
        </w:tc>
      </w:tr>
      <w:tr w14:paraId="3C44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5E33D576">
            <w:pPr>
              <w:pStyle w:val="30"/>
            </w:pPr>
            <w:r>
              <w:rPr>
                <w:rFonts w:hint="eastAsia"/>
              </w:rPr>
              <w:t>51</w:t>
            </w:r>
          </w:p>
        </w:tc>
        <w:tc>
          <w:tcPr>
            <w:tcW w:w="741" w:type="pct"/>
            <w:vAlign w:val="center"/>
          </w:tcPr>
          <w:p w14:paraId="0590F65F">
            <w:pPr>
              <w:pStyle w:val="30"/>
            </w:pPr>
            <w:r>
              <w:rPr>
                <w:rFonts w:hint="eastAsia"/>
              </w:rPr>
              <w:t>企业服务大厅-应用服务器</w:t>
            </w:r>
          </w:p>
        </w:tc>
        <w:tc>
          <w:tcPr>
            <w:tcW w:w="522" w:type="pct"/>
            <w:shd w:val="clear" w:color="auto" w:fill="FFFFFF"/>
            <w:vAlign w:val="center"/>
          </w:tcPr>
          <w:p w14:paraId="25486092">
            <w:pPr>
              <w:pStyle w:val="30"/>
            </w:pPr>
            <w:r>
              <w:rPr>
                <w:rFonts w:hint="eastAsia"/>
              </w:rPr>
              <w:t>虚拟机</w:t>
            </w:r>
          </w:p>
        </w:tc>
        <w:tc>
          <w:tcPr>
            <w:tcW w:w="464" w:type="pct"/>
            <w:vAlign w:val="center"/>
          </w:tcPr>
          <w:p w14:paraId="64AD9482">
            <w:pPr>
              <w:pStyle w:val="30"/>
            </w:pPr>
            <w:r>
              <w:rPr>
                <w:rFonts w:hint="eastAsia"/>
              </w:rPr>
              <w:t>8</w:t>
            </w:r>
          </w:p>
        </w:tc>
        <w:tc>
          <w:tcPr>
            <w:tcW w:w="496" w:type="pct"/>
            <w:vAlign w:val="center"/>
          </w:tcPr>
          <w:p w14:paraId="72272666">
            <w:pPr>
              <w:pStyle w:val="30"/>
            </w:pPr>
            <w:r>
              <w:rPr>
                <w:rFonts w:hint="eastAsia"/>
              </w:rPr>
              <w:t>16</w:t>
            </w:r>
          </w:p>
        </w:tc>
        <w:tc>
          <w:tcPr>
            <w:tcW w:w="552" w:type="pct"/>
            <w:vAlign w:val="center"/>
          </w:tcPr>
          <w:p w14:paraId="62F91BD3">
            <w:pPr>
              <w:pStyle w:val="30"/>
            </w:pPr>
            <w:r>
              <w:rPr>
                <w:rFonts w:hint="eastAsia"/>
              </w:rPr>
              <w:t>2124</w:t>
            </w:r>
          </w:p>
        </w:tc>
        <w:tc>
          <w:tcPr>
            <w:tcW w:w="608" w:type="pct"/>
            <w:shd w:val="clear" w:color="auto" w:fill="FFFFFF"/>
            <w:vAlign w:val="center"/>
          </w:tcPr>
          <w:p w14:paraId="09AD68C3">
            <w:pPr>
              <w:pStyle w:val="30"/>
            </w:pPr>
            <w:r>
              <w:rPr>
                <w:rFonts w:hint="eastAsia"/>
              </w:rPr>
              <w:t>30</w:t>
            </w:r>
          </w:p>
        </w:tc>
        <w:tc>
          <w:tcPr>
            <w:tcW w:w="510" w:type="pct"/>
            <w:shd w:val="clear" w:color="auto" w:fill="FFFFFF"/>
            <w:vAlign w:val="center"/>
          </w:tcPr>
          <w:p w14:paraId="5C98C506">
            <w:pPr>
              <w:pStyle w:val="30"/>
            </w:pPr>
            <w:r>
              <w:rPr>
                <w:rFonts w:hint="eastAsia"/>
              </w:rPr>
              <w:t>89</w:t>
            </w:r>
          </w:p>
        </w:tc>
        <w:tc>
          <w:tcPr>
            <w:tcW w:w="392" w:type="pct"/>
            <w:shd w:val="clear" w:color="auto" w:fill="FFFFFF"/>
            <w:vAlign w:val="center"/>
          </w:tcPr>
          <w:p w14:paraId="6BCB5C41">
            <w:pPr>
              <w:pStyle w:val="30"/>
            </w:pPr>
            <w:r>
              <w:rPr>
                <w:rFonts w:hint="eastAsia"/>
              </w:rPr>
              <w:t>64</w:t>
            </w:r>
          </w:p>
        </w:tc>
        <w:tc>
          <w:tcPr>
            <w:tcW w:w="370" w:type="pct"/>
            <w:shd w:val="clear" w:color="auto" w:fill="FFFFFF"/>
            <w:vAlign w:val="center"/>
          </w:tcPr>
          <w:p w14:paraId="739F2B16">
            <w:pPr>
              <w:pStyle w:val="30"/>
            </w:pPr>
          </w:p>
        </w:tc>
      </w:tr>
      <w:tr w14:paraId="33D51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3A47B730">
            <w:pPr>
              <w:pStyle w:val="30"/>
            </w:pPr>
            <w:r>
              <w:rPr>
                <w:rFonts w:hint="eastAsia"/>
              </w:rPr>
              <w:t>52</w:t>
            </w:r>
          </w:p>
        </w:tc>
        <w:tc>
          <w:tcPr>
            <w:tcW w:w="741" w:type="pct"/>
            <w:vAlign w:val="center"/>
          </w:tcPr>
          <w:p w14:paraId="6C4B87FF">
            <w:pPr>
              <w:pStyle w:val="30"/>
            </w:pPr>
            <w:r>
              <w:rPr>
                <w:rFonts w:hint="eastAsia"/>
              </w:rPr>
              <w:t>企业服务大厅-数据库服务器</w:t>
            </w:r>
          </w:p>
        </w:tc>
        <w:tc>
          <w:tcPr>
            <w:tcW w:w="522" w:type="pct"/>
            <w:shd w:val="clear" w:color="auto" w:fill="FFFFFF"/>
            <w:vAlign w:val="center"/>
          </w:tcPr>
          <w:p w14:paraId="28AD407E">
            <w:pPr>
              <w:pStyle w:val="30"/>
            </w:pPr>
            <w:r>
              <w:rPr>
                <w:rFonts w:hint="eastAsia"/>
              </w:rPr>
              <w:t>虚拟机</w:t>
            </w:r>
          </w:p>
        </w:tc>
        <w:tc>
          <w:tcPr>
            <w:tcW w:w="464" w:type="pct"/>
            <w:vAlign w:val="center"/>
          </w:tcPr>
          <w:p w14:paraId="198FE92F">
            <w:pPr>
              <w:pStyle w:val="30"/>
            </w:pPr>
            <w:r>
              <w:rPr>
                <w:rFonts w:hint="eastAsia"/>
              </w:rPr>
              <w:t>8</w:t>
            </w:r>
          </w:p>
        </w:tc>
        <w:tc>
          <w:tcPr>
            <w:tcW w:w="496" w:type="pct"/>
            <w:vAlign w:val="center"/>
          </w:tcPr>
          <w:p w14:paraId="40F16785">
            <w:pPr>
              <w:pStyle w:val="30"/>
            </w:pPr>
            <w:r>
              <w:rPr>
                <w:rFonts w:hint="eastAsia"/>
              </w:rPr>
              <w:t>16</w:t>
            </w:r>
          </w:p>
        </w:tc>
        <w:tc>
          <w:tcPr>
            <w:tcW w:w="552" w:type="pct"/>
            <w:vAlign w:val="center"/>
          </w:tcPr>
          <w:p w14:paraId="081D430B">
            <w:pPr>
              <w:pStyle w:val="30"/>
            </w:pPr>
            <w:r>
              <w:rPr>
                <w:rFonts w:hint="eastAsia"/>
              </w:rPr>
              <w:t>700</w:t>
            </w:r>
          </w:p>
        </w:tc>
        <w:tc>
          <w:tcPr>
            <w:tcW w:w="608" w:type="pct"/>
            <w:shd w:val="clear" w:color="auto" w:fill="FFFFFF"/>
            <w:vAlign w:val="center"/>
          </w:tcPr>
          <w:p w14:paraId="65A1BBC9">
            <w:pPr>
              <w:pStyle w:val="30"/>
            </w:pPr>
            <w:r>
              <w:rPr>
                <w:rFonts w:hint="eastAsia"/>
              </w:rPr>
              <w:t>5</w:t>
            </w:r>
          </w:p>
        </w:tc>
        <w:tc>
          <w:tcPr>
            <w:tcW w:w="510" w:type="pct"/>
            <w:shd w:val="clear" w:color="auto" w:fill="FFFFFF"/>
            <w:vAlign w:val="center"/>
          </w:tcPr>
          <w:p w14:paraId="08ADF01B">
            <w:pPr>
              <w:pStyle w:val="30"/>
            </w:pPr>
            <w:r>
              <w:rPr>
                <w:rFonts w:hint="eastAsia"/>
              </w:rPr>
              <w:t>35</w:t>
            </w:r>
          </w:p>
        </w:tc>
        <w:tc>
          <w:tcPr>
            <w:tcW w:w="392" w:type="pct"/>
            <w:shd w:val="clear" w:color="auto" w:fill="FFFFFF"/>
            <w:vAlign w:val="center"/>
          </w:tcPr>
          <w:p w14:paraId="13E0E65F">
            <w:pPr>
              <w:pStyle w:val="30"/>
            </w:pPr>
            <w:r>
              <w:rPr>
                <w:rFonts w:hint="eastAsia"/>
              </w:rPr>
              <w:t>56</w:t>
            </w:r>
          </w:p>
        </w:tc>
        <w:tc>
          <w:tcPr>
            <w:tcW w:w="370" w:type="pct"/>
            <w:shd w:val="clear" w:color="auto" w:fill="FFFFFF"/>
            <w:vAlign w:val="center"/>
          </w:tcPr>
          <w:p w14:paraId="35F28495">
            <w:pPr>
              <w:pStyle w:val="30"/>
            </w:pPr>
          </w:p>
        </w:tc>
      </w:tr>
      <w:tr w14:paraId="73510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0" w:hRule="atLeast"/>
          <w:jc w:val="center"/>
        </w:trPr>
        <w:tc>
          <w:tcPr>
            <w:tcW w:w="340" w:type="pct"/>
            <w:shd w:val="clear" w:color="auto" w:fill="FFFFFF"/>
            <w:vAlign w:val="center"/>
          </w:tcPr>
          <w:p w14:paraId="1134A7E6">
            <w:pPr>
              <w:pStyle w:val="30"/>
            </w:pPr>
            <w:r>
              <w:rPr>
                <w:rFonts w:hint="eastAsia"/>
              </w:rPr>
              <w:t>53</w:t>
            </w:r>
          </w:p>
        </w:tc>
        <w:tc>
          <w:tcPr>
            <w:tcW w:w="741" w:type="pct"/>
            <w:vAlign w:val="center"/>
          </w:tcPr>
          <w:p w14:paraId="2C19EB63">
            <w:pPr>
              <w:pStyle w:val="30"/>
            </w:pPr>
            <w:r>
              <w:rPr>
                <w:rFonts w:hint="eastAsia"/>
              </w:rPr>
              <w:t>企业服务大厅-应用服务器（测试）</w:t>
            </w:r>
          </w:p>
        </w:tc>
        <w:tc>
          <w:tcPr>
            <w:tcW w:w="522" w:type="pct"/>
            <w:shd w:val="clear" w:color="auto" w:fill="FFFFFF"/>
            <w:vAlign w:val="center"/>
          </w:tcPr>
          <w:p w14:paraId="7967FDB8">
            <w:pPr>
              <w:pStyle w:val="30"/>
            </w:pPr>
            <w:r>
              <w:rPr>
                <w:rFonts w:hint="eastAsia"/>
              </w:rPr>
              <w:t>虚拟机</w:t>
            </w:r>
          </w:p>
        </w:tc>
        <w:tc>
          <w:tcPr>
            <w:tcW w:w="464" w:type="pct"/>
            <w:vAlign w:val="center"/>
          </w:tcPr>
          <w:p w14:paraId="257D63FF">
            <w:pPr>
              <w:pStyle w:val="30"/>
            </w:pPr>
            <w:r>
              <w:rPr>
                <w:rFonts w:hint="eastAsia"/>
              </w:rPr>
              <w:t>8</w:t>
            </w:r>
          </w:p>
        </w:tc>
        <w:tc>
          <w:tcPr>
            <w:tcW w:w="496" w:type="pct"/>
            <w:vAlign w:val="center"/>
          </w:tcPr>
          <w:p w14:paraId="5671F3B2">
            <w:pPr>
              <w:pStyle w:val="30"/>
            </w:pPr>
            <w:r>
              <w:rPr>
                <w:rFonts w:hint="eastAsia"/>
              </w:rPr>
              <w:t>16</w:t>
            </w:r>
          </w:p>
        </w:tc>
        <w:tc>
          <w:tcPr>
            <w:tcW w:w="552" w:type="pct"/>
            <w:vAlign w:val="center"/>
          </w:tcPr>
          <w:p w14:paraId="6C9EC722">
            <w:pPr>
              <w:pStyle w:val="30"/>
            </w:pPr>
            <w:r>
              <w:rPr>
                <w:rFonts w:hint="eastAsia"/>
              </w:rPr>
              <w:t>500</w:t>
            </w:r>
          </w:p>
        </w:tc>
        <w:tc>
          <w:tcPr>
            <w:tcW w:w="608" w:type="pct"/>
            <w:shd w:val="clear" w:color="auto" w:fill="FFFFFF"/>
            <w:vAlign w:val="center"/>
          </w:tcPr>
          <w:p w14:paraId="224A4A88">
            <w:pPr>
              <w:pStyle w:val="30"/>
            </w:pPr>
            <w:r>
              <w:rPr>
                <w:rFonts w:hint="eastAsia"/>
              </w:rPr>
              <w:t>15</w:t>
            </w:r>
          </w:p>
        </w:tc>
        <w:tc>
          <w:tcPr>
            <w:tcW w:w="510" w:type="pct"/>
            <w:shd w:val="clear" w:color="auto" w:fill="FFFFFF"/>
            <w:vAlign w:val="center"/>
          </w:tcPr>
          <w:p w14:paraId="1719FB88">
            <w:pPr>
              <w:pStyle w:val="30"/>
            </w:pPr>
            <w:r>
              <w:rPr>
                <w:rFonts w:hint="eastAsia"/>
              </w:rPr>
              <w:t>35</w:t>
            </w:r>
          </w:p>
        </w:tc>
        <w:tc>
          <w:tcPr>
            <w:tcW w:w="392" w:type="pct"/>
            <w:shd w:val="clear" w:color="auto" w:fill="FFFFFF"/>
            <w:vAlign w:val="center"/>
          </w:tcPr>
          <w:p w14:paraId="5AD345C1">
            <w:pPr>
              <w:pStyle w:val="30"/>
            </w:pPr>
            <w:r>
              <w:rPr>
                <w:rFonts w:hint="eastAsia"/>
              </w:rPr>
              <w:t>34</w:t>
            </w:r>
          </w:p>
        </w:tc>
        <w:tc>
          <w:tcPr>
            <w:tcW w:w="370" w:type="pct"/>
            <w:shd w:val="clear" w:color="auto" w:fill="FFFFFF"/>
            <w:vAlign w:val="center"/>
          </w:tcPr>
          <w:p w14:paraId="7627E38A">
            <w:pPr>
              <w:pStyle w:val="30"/>
            </w:pPr>
          </w:p>
        </w:tc>
      </w:tr>
      <w:tr w14:paraId="48B81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070FF43D">
            <w:pPr>
              <w:pStyle w:val="30"/>
            </w:pPr>
            <w:r>
              <w:rPr>
                <w:rFonts w:hint="eastAsia"/>
              </w:rPr>
              <w:t>54</w:t>
            </w:r>
          </w:p>
        </w:tc>
        <w:tc>
          <w:tcPr>
            <w:tcW w:w="741" w:type="pct"/>
            <w:vAlign w:val="center"/>
          </w:tcPr>
          <w:p w14:paraId="0A197040">
            <w:pPr>
              <w:pStyle w:val="30"/>
            </w:pPr>
            <w:r>
              <w:rPr>
                <w:rFonts w:hint="eastAsia"/>
              </w:rPr>
              <w:t>企业服务大厅-数据库服务器（测试）</w:t>
            </w:r>
          </w:p>
        </w:tc>
        <w:tc>
          <w:tcPr>
            <w:tcW w:w="522" w:type="pct"/>
            <w:shd w:val="clear" w:color="auto" w:fill="FFFFFF"/>
            <w:vAlign w:val="center"/>
          </w:tcPr>
          <w:p w14:paraId="0CF4018C">
            <w:pPr>
              <w:pStyle w:val="30"/>
            </w:pPr>
            <w:r>
              <w:rPr>
                <w:rFonts w:hint="eastAsia"/>
              </w:rPr>
              <w:t>虚拟机</w:t>
            </w:r>
          </w:p>
        </w:tc>
        <w:tc>
          <w:tcPr>
            <w:tcW w:w="464" w:type="pct"/>
            <w:vAlign w:val="center"/>
          </w:tcPr>
          <w:p w14:paraId="07EC177A">
            <w:pPr>
              <w:pStyle w:val="30"/>
            </w:pPr>
            <w:r>
              <w:rPr>
                <w:rFonts w:hint="eastAsia"/>
              </w:rPr>
              <w:t>8</w:t>
            </w:r>
          </w:p>
        </w:tc>
        <w:tc>
          <w:tcPr>
            <w:tcW w:w="496" w:type="pct"/>
            <w:vAlign w:val="center"/>
          </w:tcPr>
          <w:p w14:paraId="074D5EF8">
            <w:pPr>
              <w:pStyle w:val="30"/>
            </w:pPr>
            <w:r>
              <w:rPr>
                <w:rFonts w:hint="eastAsia"/>
              </w:rPr>
              <w:t>16</w:t>
            </w:r>
          </w:p>
        </w:tc>
        <w:tc>
          <w:tcPr>
            <w:tcW w:w="552" w:type="pct"/>
            <w:vAlign w:val="center"/>
          </w:tcPr>
          <w:p w14:paraId="3E40F3AF">
            <w:pPr>
              <w:pStyle w:val="30"/>
            </w:pPr>
            <w:r>
              <w:rPr>
                <w:rFonts w:hint="eastAsia"/>
              </w:rPr>
              <w:t>600</w:t>
            </w:r>
          </w:p>
        </w:tc>
        <w:tc>
          <w:tcPr>
            <w:tcW w:w="608" w:type="pct"/>
            <w:shd w:val="clear" w:color="auto" w:fill="FFFFFF"/>
            <w:vAlign w:val="center"/>
          </w:tcPr>
          <w:p w14:paraId="5CD16520">
            <w:pPr>
              <w:pStyle w:val="30"/>
            </w:pPr>
            <w:r>
              <w:rPr>
                <w:rFonts w:hint="eastAsia"/>
              </w:rPr>
              <w:t>20</w:t>
            </w:r>
          </w:p>
        </w:tc>
        <w:tc>
          <w:tcPr>
            <w:tcW w:w="510" w:type="pct"/>
            <w:shd w:val="clear" w:color="auto" w:fill="FFFFFF"/>
            <w:vAlign w:val="center"/>
          </w:tcPr>
          <w:p w14:paraId="682173AF">
            <w:pPr>
              <w:pStyle w:val="30"/>
            </w:pPr>
            <w:r>
              <w:rPr>
                <w:rFonts w:hint="eastAsia"/>
              </w:rPr>
              <w:t>35</w:t>
            </w:r>
          </w:p>
        </w:tc>
        <w:tc>
          <w:tcPr>
            <w:tcW w:w="392" w:type="pct"/>
            <w:shd w:val="clear" w:color="auto" w:fill="FFFFFF"/>
            <w:vAlign w:val="center"/>
          </w:tcPr>
          <w:p w14:paraId="665FF277">
            <w:pPr>
              <w:pStyle w:val="30"/>
            </w:pPr>
            <w:r>
              <w:rPr>
                <w:rFonts w:hint="eastAsia"/>
              </w:rPr>
              <w:t>30</w:t>
            </w:r>
          </w:p>
        </w:tc>
        <w:tc>
          <w:tcPr>
            <w:tcW w:w="370" w:type="pct"/>
            <w:shd w:val="clear" w:color="auto" w:fill="FFFFFF"/>
            <w:vAlign w:val="center"/>
          </w:tcPr>
          <w:p w14:paraId="09E59CAB">
            <w:pPr>
              <w:pStyle w:val="30"/>
            </w:pPr>
          </w:p>
        </w:tc>
      </w:tr>
      <w:tr w14:paraId="0B0E9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340" w:type="pct"/>
            <w:shd w:val="clear" w:color="auto" w:fill="FFFFFF"/>
            <w:vAlign w:val="center"/>
          </w:tcPr>
          <w:p w14:paraId="58BDE0C2">
            <w:pPr>
              <w:pStyle w:val="30"/>
            </w:pPr>
            <w:r>
              <w:rPr>
                <w:rFonts w:hint="eastAsia"/>
              </w:rPr>
              <w:t>55</w:t>
            </w:r>
          </w:p>
        </w:tc>
        <w:tc>
          <w:tcPr>
            <w:tcW w:w="741" w:type="pct"/>
            <w:vAlign w:val="center"/>
          </w:tcPr>
          <w:p w14:paraId="076452B0">
            <w:pPr>
              <w:pStyle w:val="30"/>
            </w:pPr>
            <w:r>
              <w:rPr>
                <w:rFonts w:hint="eastAsia"/>
              </w:rPr>
              <w:t>老干部系统大屏</w:t>
            </w:r>
          </w:p>
        </w:tc>
        <w:tc>
          <w:tcPr>
            <w:tcW w:w="522" w:type="pct"/>
            <w:shd w:val="clear" w:color="auto" w:fill="FFFFFF"/>
            <w:vAlign w:val="center"/>
          </w:tcPr>
          <w:p w14:paraId="2EC4E61B">
            <w:pPr>
              <w:pStyle w:val="30"/>
            </w:pPr>
            <w:r>
              <w:rPr>
                <w:rFonts w:hint="eastAsia"/>
              </w:rPr>
              <w:t>虚拟机</w:t>
            </w:r>
          </w:p>
        </w:tc>
        <w:tc>
          <w:tcPr>
            <w:tcW w:w="464" w:type="pct"/>
            <w:vAlign w:val="center"/>
          </w:tcPr>
          <w:p w14:paraId="52BC6E2D">
            <w:pPr>
              <w:pStyle w:val="30"/>
            </w:pPr>
            <w:r>
              <w:rPr>
                <w:rFonts w:hint="eastAsia"/>
              </w:rPr>
              <w:t>8</w:t>
            </w:r>
          </w:p>
        </w:tc>
        <w:tc>
          <w:tcPr>
            <w:tcW w:w="496" w:type="pct"/>
            <w:vAlign w:val="center"/>
          </w:tcPr>
          <w:p w14:paraId="21DBA26B">
            <w:pPr>
              <w:pStyle w:val="30"/>
            </w:pPr>
            <w:r>
              <w:rPr>
                <w:rFonts w:hint="eastAsia"/>
              </w:rPr>
              <w:t>16</w:t>
            </w:r>
          </w:p>
        </w:tc>
        <w:tc>
          <w:tcPr>
            <w:tcW w:w="552" w:type="pct"/>
            <w:vAlign w:val="center"/>
          </w:tcPr>
          <w:p w14:paraId="01F2B632">
            <w:pPr>
              <w:pStyle w:val="30"/>
            </w:pPr>
            <w:r>
              <w:rPr>
                <w:rFonts w:hint="eastAsia"/>
              </w:rPr>
              <w:t>500</w:t>
            </w:r>
          </w:p>
        </w:tc>
        <w:tc>
          <w:tcPr>
            <w:tcW w:w="608" w:type="pct"/>
            <w:shd w:val="clear" w:color="auto" w:fill="FFFFFF"/>
            <w:vAlign w:val="center"/>
          </w:tcPr>
          <w:p w14:paraId="57444F0A">
            <w:pPr>
              <w:pStyle w:val="30"/>
            </w:pPr>
            <w:r>
              <w:rPr>
                <w:rFonts w:hint="eastAsia"/>
              </w:rPr>
              <w:t>4</w:t>
            </w:r>
          </w:p>
        </w:tc>
        <w:tc>
          <w:tcPr>
            <w:tcW w:w="510" w:type="pct"/>
            <w:shd w:val="clear" w:color="auto" w:fill="FFFFFF"/>
            <w:vAlign w:val="center"/>
          </w:tcPr>
          <w:p w14:paraId="72991949">
            <w:pPr>
              <w:pStyle w:val="30"/>
            </w:pPr>
            <w:r>
              <w:rPr>
                <w:rFonts w:hint="eastAsia"/>
              </w:rPr>
              <w:t>35</w:t>
            </w:r>
          </w:p>
        </w:tc>
        <w:tc>
          <w:tcPr>
            <w:tcW w:w="392" w:type="pct"/>
            <w:shd w:val="clear" w:color="auto" w:fill="FFFFFF"/>
            <w:vAlign w:val="center"/>
          </w:tcPr>
          <w:p w14:paraId="766BF084">
            <w:pPr>
              <w:pStyle w:val="30"/>
            </w:pPr>
            <w:r>
              <w:rPr>
                <w:rFonts w:hint="eastAsia"/>
              </w:rPr>
              <w:t>20</w:t>
            </w:r>
          </w:p>
        </w:tc>
        <w:tc>
          <w:tcPr>
            <w:tcW w:w="370" w:type="pct"/>
            <w:shd w:val="clear" w:color="auto" w:fill="FFFFFF"/>
            <w:vAlign w:val="center"/>
          </w:tcPr>
          <w:p w14:paraId="25F6E07B">
            <w:pPr>
              <w:pStyle w:val="30"/>
            </w:pPr>
          </w:p>
        </w:tc>
      </w:tr>
      <w:tr w14:paraId="27B5A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48E316B3">
            <w:pPr>
              <w:pStyle w:val="30"/>
            </w:pPr>
            <w:r>
              <w:rPr>
                <w:rFonts w:hint="eastAsia"/>
              </w:rPr>
              <w:t>56</w:t>
            </w:r>
          </w:p>
        </w:tc>
        <w:tc>
          <w:tcPr>
            <w:tcW w:w="741" w:type="pct"/>
            <w:vAlign w:val="center"/>
          </w:tcPr>
          <w:p w14:paraId="4AEABE33">
            <w:pPr>
              <w:pStyle w:val="30"/>
            </w:pPr>
            <w:r>
              <w:rPr>
                <w:rFonts w:hint="eastAsia"/>
              </w:rPr>
              <w:t>统一用户和权限管理-应用服务器</w:t>
            </w:r>
          </w:p>
        </w:tc>
        <w:tc>
          <w:tcPr>
            <w:tcW w:w="522" w:type="pct"/>
            <w:shd w:val="clear" w:color="auto" w:fill="FFFFFF"/>
            <w:vAlign w:val="center"/>
          </w:tcPr>
          <w:p w14:paraId="2A8F76F5">
            <w:pPr>
              <w:pStyle w:val="30"/>
            </w:pPr>
            <w:r>
              <w:rPr>
                <w:rFonts w:hint="eastAsia"/>
              </w:rPr>
              <w:t>虚拟机</w:t>
            </w:r>
          </w:p>
        </w:tc>
        <w:tc>
          <w:tcPr>
            <w:tcW w:w="464" w:type="pct"/>
            <w:vAlign w:val="center"/>
          </w:tcPr>
          <w:p w14:paraId="5CD352F8">
            <w:pPr>
              <w:pStyle w:val="30"/>
            </w:pPr>
            <w:r>
              <w:rPr>
                <w:rFonts w:hint="eastAsia"/>
              </w:rPr>
              <w:t>8</w:t>
            </w:r>
          </w:p>
        </w:tc>
        <w:tc>
          <w:tcPr>
            <w:tcW w:w="496" w:type="pct"/>
            <w:vAlign w:val="center"/>
          </w:tcPr>
          <w:p w14:paraId="3222D640">
            <w:pPr>
              <w:pStyle w:val="30"/>
            </w:pPr>
            <w:r>
              <w:rPr>
                <w:rFonts w:hint="eastAsia"/>
              </w:rPr>
              <w:t>16</w:t>
            </w:r>
          </w:p>
        </w:tc>
        <w:tc>
          <w:tcPr>
            <w:tcW w:w="552" w:type="pct"/>
            <w:vAlign w:val="center"/>
          </w:tcPr>
          <w:p w14:paraId="7D822D23">
            <w:pPr>
              <w:pStyle w:val="30"/>
            </w:pPr>
            <w:r>
              <w:rPr>
                <w:rFonts w:hint="eastAsia"/>
              </w:rPr>
              <w:t>800</w:t>
            </w:r>
          </w:p>
        </w:tc>
        <w:tc>
          <w:tcPr>
            <w:tcW w:w="608" w:type="pct"/>
            <w:shd w:val="clear" w:color="auto" w:fill="FFFFFF"/>
            <w:vAlign w:val="center"/>
          </w:tcPr>
          <w:p w14:paraId="060A9A65">
            <w:pPr>
              <w:pStyle w:val="30"/>
            </w:pPr>
            <w:r>
              <w:rPr>
                <w:rFonts w:hint="eastAsia"/>
              </w:rPr>
              <w:t>5</w:t>
            </w:r>
          </w:p>
        </w:tc>
        <w:tc>
          <w:tcPr>
            <w:tcW w:w="510" w:type="pct"/>
            <w:shd w:val="clear" w:color="auto" w:fill="FFFFFF"/>
            <w:vAlign w:val="center"/>
          </w:tcPr>
          <w:p w14:paraId="5FD1BFC6">
            <w:pPr>
              <w:pStyle w:val="30"/>
            </w:pPr>
            <w:r>
              <w:rPr>
                <w:rFonts w:hint="eastAsia"/>
              </w:rPr>
              <w:t>35</w:t>
            </w:r>
          </w:p>
        </w:tc>
        <w:tc>
          <w:tcPr>
            <w:tcW w:w="392" w:type="pct"/>
            <w:shd w:val="clear" w:color="auto" w:fill="FFFFFF"/>
            <w:vAlign w:val="center"/>
          </w:tcPr>
          <w:p w14:paraId="0CB6F9C8">
            <w:pPr>
              <w:pStyle w:val="30"/>
            </w:pPr>
            <w:r>
              <w:rPr>
                <w:rFonts w:hint="eastAsia"/>
              </w:rPr>
              <w:t>27</w:t>
            </w:r>
          </w:p>
        </w:tc>
        <w:tc>
          <w:tcPr>
            <w:tcW w:w="370" w:type="pct"/>
            <w:shd w:val="clear" w:color="auto" w:fill="FFFFFF"/>
            <w:vAlign w:val="center"/>
          </w:tcPr>
          <w:p w14:paraId="629921E1">
            <w:pPr>
              <w:pStyle w:val="30"/>
            </w:pPr>
          </w:p>
        </w:tc>
      </w:tr>
      <w:tr w14:paraId="0B860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7EA3CD79">
            <w:pPr>
              <w:pStyle w:val="30"/>
            </w:pPr>
            <w:r>
              <w:rPr>
                <w:rFonts w:hint="eastAsia"/>
              </w:rPr>
              <w:t>57</w:t>
            </w:r>
          </w:p>
        </w:tc>
        <w:tc>
          <w:tcPr>
            <w:tcW w:w="741" w:type="pct"/>
            <w:vAlign w:val="center"/>
          </w:tcPr>
          <w:p w14:paraId="6D0E934A">
            <w:pPr>
              <w:pStyle w:val="30"/>
            </w:pPr>
            <w:r>
              <w:rPr>
                <w:rFonts w:hint="eastAsia"/>
              </w:rPr>
              <w:t>统一用户和权限管理-数据库服务器</w:t>
            </w:r>
          </w:p>
        </w:tc>
        <w:tc>
          <w:tcPr>
            <w:tcW w:w="522" w:type="pct"/>
            <w:shd w:val="clear" w:color="auto" w:fill="FFFFFF"/>
            <w:vAlign w:val="center"/>
          </w:tcPr>
          <w:p w14:paraId="6335734B">
            <w:pPr>
              <w:pStyle w:val="30"/>
            </w:pPr>
            <w:r>
              <w:rPr>
                <w:rFonts w:hint="eastAsia"/>
              </w:rPr>
              <w:t>虚拟机</w:t>
            </w:r>
          </w:p>
        </w:tc>
        <w:tc>
          <w:tcPr>
            <w:tcW w:w="464" w:type="pct"/>
            <w:vAlign w:val="center"/>
          </w:tcPr>
          <w:p w14:paraId="1494F65D">
            <w:pPr>
              <w:pStyle w:val="30"/>
            </w:pPr>
            <w:r>
              <w:rPr>
                <w:rFonts w:hint="eastAsia"/>
              </w:rPr>
              <w:t>8</w:t>
            </w:r>
          </w:p>
        </w:tc>
        <w:tc>
          <w:tcPr>
            <w:tcW w:w="496" w:type="pct"/>
            <w:vAlign w:val="center"/>
          </w:tcPr>
          <w:p w14:paraId="31BC19C3">
            <w:pPr>
              <w:pStyle w:val="30"/>
            </w:pPr>
            <w:r>
              <w:rPr>
                <w:rFonts w:hint="eastAsia"/>
              </w:rPr>
              <w:t>16</w:t>
            </w:r>
          </w:p>
        </w:tc>
        <w:tc>
          <w:tcPr>
            <w:tcW w:w="552" w:type="pct"/>
            <w:vAlign w:val="center"/>
          </w:tcPr>
          <w:p w14:paraId="18352EBA">
            <w:pPr>
              <w:pStyle w:val="30"/>
            </w:pPr>
            <w:r>
              <w:rPr>
                <w:rFonts w:hint="eastAsia"/>
              </w:rPr>
              <w:t>800</w:t>
            </w:r>
          </w:p>
        </w:tc>
        <w:tc>
          <w:tcPr>
            <w:tcW w:w="608" w:type="pct"/>
            <w:shd w:val="clear" w:color="auto" w:fill="FFFFFF"/>
            <w:vAlign w:val="center"/>
          </w:tcPr>
          <w:p w14:paraId="4B4E43BA">
            <w:pPr>
              <w:pStyle w:val="30"/>
            </w:pPr>
            <w:r>
              <w:rPr>
                <w:rFonts w:hint="eastAsia"/>
              </w:rPr>
              <w:t>5</w:t>
            </w:r>
          </w:p>
        </w:tc>
        <w:tc>
          <w:tcPr>
            <w:tcW w:w="510" w:type="pct"/>
            <w:shd w:val="clear" w:color="auto" w:fill="FFFFFF"/>
            <w:vAlign w:val="center"/>
          </w:tcPr>
          <w:p w14:paraId="14890C37">
            <w:pPr>
              <w:pStyle w:val="30"/>
            </w:pPr>
            <w:r>
              <w:rPr>
                <w:rFonts w:hint="eastAsia"/>
              </w:rPr>
              <w:t>35</w:t>
            </w:r>
          </w:p>
        </w:tc>
        <w:tc>
          <w:tcPr>
            <w:tcW w:w="392" w:type="pct"/>
            <w:shd w:val="clear" w:color="auto" w:fill="FFFFFF"/>
            <w:vAlign w:val="center"/>
          </w:tcPr>
          <w:p w14:paraId="68A6650E">
            <w:pPr>
              <w:pStyle w:val="30"/>
            </w:pPr>
            <w:r>
              <w:rPr>
                <w:rFonts w:hint="eastAsia"/>
              </w:rPr>
              <w:t>26</w:t>
            </w:r>
          </w:p>
        </w:tc>
        <w:tc>
          <w:tcPr>
            <w:tcW w:w="370" w:type="pct"/>
            <w:shd w:val="clear" w:color="auto" w:fill="FFFFFF"/>
            <w:vAlign w:val="center"/>
          </w:tcPr>
          <w:p w14:paraId="527FCA70">
            <w:pPr>
              <w:pStyle w:val="30"/>
            </w:pPr>
          </w:p>
        </w:tc>
      </w:tr>
      <w:tr w14:paraId="4518B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3045D6C2">
            <w:pPr>
              <w:pStyle w:val="30"/>
            </w:pPr>
            <w:r>
              <w:rPr>
                <w:rFonts w:hint="eastAsia"/>
              </w:rPr>
              <w:t>58</w:t>
            </w:r>
          </w:p>
        </w:tc>
        <w:tc>
          <w:tcPr>
            <w:tcW w:w="741" w:type="pct"/>
            <w:vAlign w:val="center"/>
          </w:tcPr>
          <w:p w14:paraId="024C9F74">
            <w:pPr>
              <w:pStyle w:val="30"/>
            </w:pPr>
            <w:r>
              <w:rPr>
                <w:rFonts w:hint="eastAsia"/>
              </w:rPr>
              <w:t>统一用户和权限管理-应用服务器（测试）</w:t>
            </w:r>
          </w:p>
        </w:tc>
        <w:tc>
          <w:tcPr>
            <w:tcW w:w="522" w:type="pct"/>
            <w:shd w:val="clear" w:color="auto" w:fill="FFFFFF"/>
            <w:vAlign w:val="center"/>
          </w:tcPr>
          <w:p w14:paraId="508DE9D9">
            <w:pPr>
              <w:pStyle w:val="30"/>
            </w:pPr>
            <w:r>
              <w:rPr>
                <w:rFonts w:hint="eastAsia"/>
              </w:rPr>
              <w:t>虚拟机</w:t>
            </w:r>
          </w:p>
        </w:tc>
        <w:tc>
          <w:tcPr>
            <w:tcW w:w="464" w:type="pct"/>
            <w:vAlign w:val="center"/>
          </w:tcPr>
          <w:p w14:paraId="6F511953">
            <w:pPr>
              <w:pStyle w:val="30"/>
            </w:pPr>
            <w:r>
              <w:rPr>
                <w:rFonts w:hint="eastAsia"/>
              </w:rPr>
              <w:t>4</w:t>
            </w:r>
          </w:p>
        </w:tc>
        <w:tc>
          <w:tcPr>
            <w:tcW w:w="496" w:type="pct"/>
            <w:vAlign w:val="center"/>
          </w:tcPr>
          <w:p w14:paraId="154580C9">
            <w:pPr>
              <w:pStyle w:val="30"/>
            </w:pPr>
            <w:r>
              <w:rPr>
                <w:rFonts w:hint="eastAsia"/>
              </w:rPr>
              <w:t>8</w:t>
            </w:r>
          </w:p>
        </w:tc>
        <w:tc>
          <w:tcPr>
            <w:tcW w:w="552" w:type="pct"/>
            <w:vAlign w:val="center"/>
          </w:tcPr>
          <w:p w14:paraId="266A6DC5">
            <w:pPr>
              <w:pStyle w:val="30"/>
            </w:pPr>
            <w:r>
              <w:rPr>
                <w:rFonts w:hint="eastAsia"/>
              </w:rPr>
              <w:t>500</w:t>
            </w:r>
          </w:p>
        </w:tc>
        <w:tc>
          <w:tcPr>
            <w:tcW w:w="608" w:type="pct"/>
            <w:shd w:val="clear" w:color="auto" w:fill="FFFFFF"/>
            <w:vAlign w:val="center"/>
          </w:tcPr>
          <w:p w14:paraId="5C01F4BC">
            <w:pPr>
              <w:pStyle w:val="30"/>
            </w:pPr>
            <w:r>
              <w:rPr>
                <w:rFonts w:hint="eastAsia"/>
              </w:rPr>
              <w:t>5</w:t>
            </w:r>
          </w:p>
        </w:tc>
        <w:tc>
          <w:tcPr>
            <w:tcW w:w="510" w:type="pct"/>
            <w:shd w:val="clear" w:color="auto" w:fill="FFFFFF"/>
            <w:vAlign w:val="center"/>
          </w:tcPr>
          <w:p w14:paraId="5216A5CA">
            <w:pPr>
              <w:pStyle w:val="30"/>
            </w:pPr>
            <w:r>
              <w:rPr>
                <w:rFonts w:hint="eastAsia"/>
              </w:rPr>
              <w:t>35</w:t>
            </w:r>
          </w:p>
        </w:tc>
        <w:tc>
          <w:tcPr>
            <w:tcW w:w="392" w:type="pct"/>
            <w:shd w:val="clear" w:color="auto" w:fill="FFFFFF"/>
            <w:vAlign w:val="center"/>
          </w:tcPr>
          <w:p w14:paraId="49E319E3">
            <w:pPr>
              <w:pStyle w:val="30"/>
            </w:pPr>
            <w:r>
              <w:rPr>
                <w:rFonts w:hint="eastAsia"/>
              </w:rPr>
              <w:t>29</w:t>
            </w:r>
          </w:p>
        </w:tc>
        <w:tc>
          <w:tcPr>
            <w:tcW w:w="370" w:type="pct"/>
            <w:shd w:val="clear" w:color="auto" w:fill="FFFFFF"/>
            <w:vAlign w:val="center"/>
          </w:tcPr>
          <w:p w14:paraId="2864FBB3">
            <w:pPr>
              <w:pStyle w:val="30"/>
            </w:pPr>
          </w:p>
        </w:tc>
      </w:tr>
      <w:tr w14:paraId="24061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0" w:hRule="atLeast"/>
          <w:jc w:val="center"/>
        </w:trPr>
        <w:tc>
          <w:tcPr>
            <w:tcW w:w="340" w:type="pct"/>
            <w:shd w:val="clear" w:color="auto" w:fill="FFFFFF"/>
            <w:vAlign w:val="center"/>
          </w:tcPr>
          <w:p w14:paraId="60B87EDE">
            <w:pPr>
              <w:pStyle w:val="30"/>
            </w:pPr>
            <w:r>
              <w:rPr>
                <w:rFonts w:hint="eastAsia"/>
              </w:rPr>
              <w:t>59</w:t>
            </w:r>
          </w:p>
        </w:tc>
        <w:tc>
          <w:tcPr>
            <w:tcW w:w="741" w:type="pct"/>
            <w:vAlign w:val="center"/>
          </w:tcPr>
          <w:p w14:paraId="20E802D6">
            <w:pPr>
              <w:pStyle w:val="30"/>
            </w:pPr>
            <w:r>
              <w:rPr>
                <w:rFonts w:hint="eastAsia"/>
              </w:rPr>
              <w:t>统一用户和权限管理-数据库服务器（测试）</w:t>
            </w:r>
          </w:p>
        </w:tc>
        <w:tc>
          <w:tcPr>
            <w:tcW w:w="522" w:type="pct"/>
            <w:shd w:val="clear" w:color="auto" w:fill="FFFFFF"/>
            <w:vAlign w:val="center"/>
          </w:tcPr>
          <w:p w14:paraId="7FC18CB4">
            <w:pPr>
              <w:pStyle w:val="30"/>
            </w:pPr>
            <w:r>
              <w:rPr>
                <w:rFonts w:hint="eastAsia"/>
              </w:rPr>
              <w:t>虚拟机</w:t>
            </w:r>
          </w:p>
        </w:tc>
        <w:tc>
          <w:tcPr>
            <w:tcW w:w="464" w:type="pct"/>
            <w:vAlign w:val="center"/>
          </w:tcPr>
          <w:p w14:paraId="3F3FC1BD">
            <w:pPr>
              <w:pStyle w:val="30"/>
            </w:pPr>
            <w:r>
              <w:rPr>
                <w:rFonts w:hint="eastAsia"/>
              </w:rPr>
              <w:t>8</w:t>
            </w:r>
          </w:p>
        </w:tc>
        <w:tc>
          <w:tcPr>
            <w:tcW w:w="496" w:type="pct"/>
            <w:vAlign w:val="center"/>
          </w:tcPr>
          <w:p w14:paraId="0BF83C51">
            <w:pPr>
              <w:pStyle w:val="30"/>
            </w:pPr>
            <w:r>
              <w:rPr>
                <w:rFonts w:hint="eastAsia"/>
              </w:rPr>
              <w:t>16</w:t>
            </w:r>
          </w:p>
        </w:tc>
        <w:tc>
          <w:tcPr>
            <w:tcW w:w="552" w:type="pct"/>
            <w:vAlign w:val="center"/>
          </w:tcPr>
          <w:p w14:paraId="4D2E9BEF">
            <w:pPr>
              <w:pStyle w:val="30"/>
            </w:pPr>
            <w:r>
              <w:rPr>
                <w:rFonts w:hint="eastAsia"/>
              </w:rPr>
              <w:t>600</w:t>
            </w:r>
          </w:p>
        </w:tc>
        <w:tc>
          <w:tcPr>
            <w:tcW w:w="608" w:type="pct"/>
            <w:shd w:val="clear" w:color="auto" w:fill="FFFFFF"/>
            <w:vAlign w:val="center"/>
          </w:tcPr>
          <w:p w14:paraId="1020F59F">
            <w:pPr>
              <w:pStyle w:val="30"/>
            </w:pPr>
            <w:r>
              <w:rPr>
                <w:rFonts w:hint="eastAsia"/>
              </w:rPr>
              <w:t>15</w:t>
            </w:r>
          </w:p>
        </w:tc>
        <w:tc>
          <w:tcPr>
            <w:tcW w:w="510" w:type="pct"/>
            <w:shd w:val="clear" w:color="auto" w:fill="FFFFFF"/>
            <w:vAlign w:val="center"/>
          </w:tcPr>
          <w:p w14:paraId="5B7B8769">
            <w:pPr>
              <w:pStyle w:val="30"/>
            </w:pPr>
            <w:r>
              <w:rPr>
                <w:rFonts w:hint="eastAsia"/>
              </w:rPr>
              <w:t>45</w:t>
            </w:r>
          </w:p>
        </w:tc>
        <w:tc>
          <w:tcPr>
            <w:tcW w:w="392" w:type="pct"/>
            <w:shd w:val="clear" w:color="auto" w:fill="FFFFFF"/>
            <w:vAlign w:val="center"/>
          </w:tcPr>
          <w:p w14:paraId="2D06BF42">
            <w:pPr>
              <w:pStyle w:val="30"/>
            </w:pPr>
            <w:r>
              <w:rPr>
                <w:rFonts w:hint="eastAsia"/>
              </w:rPr>
              <w:t>35</w:t>
            </w:r>
          </w:p>
        </w:tc>
        <w:tc>
          <w:tcPr>
            <w:tcW w:w="370" w:type="pct"/>
            <w:shd w:val="clear" w:color="auto" w:fill="FFFFFF"/>
            <w:vAlign w:val="center"/>
          </w:tcPr>
          <w:p w14:paraId="76E400F8">
            <w:pPr>
              <w:pStyle w:val="30"/>
            </w:pPr>
          </w:p>
        </w:tc>
      </w:tr>
      <w:tr w14:paraId="3A56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1935D284">
            <w:pPr>
              <w:pStyle w:val="30"/>
            </w:pPr>
            <w:r>
              <w:rPr>
                <w:rFonts w:hint="eastAsia"/>
              </w:rPr>
              <w:t>60</w:t>
            </w:r>
          </w:p>
        </w:tc>
        <w:tc>
          <w:tcPr>
            <w:tcW w:w="741" w:type="pct"/>
            <w:vAlign w:val="center"/>
          </w:tcPr>
          <w:p w14:paraId="40D9E161">
            <w:pPr>
              <w:pStyle w:val="30"/>
            </w:pPr>
            <w:r>
              <w:rPr>
                <w:rFonts w:hint="eastAsia"/>
              </w:rPr>
              <w:t>统一用户和权限管理-应用服务器</w:t>
            </w:r>
          </w:p>
        </w:tc>
        <w:tc>
          <w:tcPr>
            <w:tcW w:w="522" w:type="pct"/>
            <w:shd w:val="clear" w:color="auto" w:fill="FFFFFF"/>
            <w:vAlign w:val="center"/>
          </w:tcPr>
          <w:p w14:paraId="01A80E66">
            <w:pPr>
              <w:pStyle w:val="30"/>
            </w:pPr>
            <w:r>
              <w:rPr>
                <w:rFonts w:hint="eastAsia"/>
              </w:rPr>
              <w:t>虚拟机</w:t>
            </w:r>
          </w:p>
        </w:tc>
        <w:tc>
          <w:tcPr>
            <w:tcW w:w="464" w:type="pct"/>
            <w:vAlign w:val="center"/>
          </w:tcPr>
          <w:p w14:paraId="273D0F76">
            <w:pPr>
              <w:pStyle w:val="30"/>
            </w:pPr>
            <w:r>
              <w:rPr>
                <w:rFonts w:hint="eastAsia"/>
              </w:rPr>
              <w:t>8</w:t>
            </w:r>
          </w:p>
        </w:tc>
        <w:tc>
          <w:tcPr>
            <w:tcW w:w="496" w:type="pct"/>
            <w:vAlign w:val="center"/>
          </w:tcPr>
          <w:p w14:paraId="6C86E261">
            <w:pPr>
              <w:pStyle w:val="30"/>
            </w:pPr>
            <w:r>
              <w:rPr>
                <w:rFonts w:hint="eastAsia"/>
              </w:rPr>
              <w:t>16</w:t>
            </w:r>
          </w:p>
        </w:tc>
        <w:tc>
          <w:tcPr>
            <w:tcW w:w="552" w:type="pct"/>
            <w:vAlign w:val="center"/>
          </w:tcPr>
          <w:p w14:paraId="0DA797A5">
            <w:pPr>
              <w:pStyle w:val="30"/>
            </w:pPr>
            <w:r>
              <w:rPr>
                <w:rFonts w:hint="eastAsia"/>
              </w:rPr>
              <w:t>500</w:t>
            </w:r>
          </w:p>
        </w:tc>
        <w:tc>
          <w:tcPr>
            <w:tcW w:w="608" w:type="pct"/>
            <w:shd w:val="clear" w:color="auto" w:fill="FFFFFF"/>
            <w:vAlign w:val="center"/>
          </w:tcPr>
          <w:p w14:paraId="71713C20">
            <w:pPr>
              <w:pStyle w:val="30"/>
            </w:pPr>
            <w:r>
              <w:rPr>
                <w:rFonts w:hint="eastAsia"/>
              </w:rPr>
              <w:t>9</w:t>
            </w:r>
          </w:p>
        </w:tc>
        <w:tc>
          <w:tcPr>
            <w:tcW w:w="510" w:type="pct"/>
            <w:shd w:val="clear" w:color="auto" w:fill="FFFFFF"/>
            <w:vAlign w:val="center"/>
          </w:tcPr>
          <w:p w14:paraId="201C97C1">
            <w:pPr>
              <w:pStyle w:val="30"/>
            </w:pPr>
            <w:r>
              <w:rPr>
                <w:rFonts w:hint="eastAsia"/>
              </w:rPr>
              <w:t>45</w:t>
            </w:r>
          </w:p>
        </w:tc>
        <w:tc>
          <w:tcPr>
            <w:tcW w:w="392" w:type="pct"/>
            <w:shd w:val="clear" w:color="auto" w:fill="FFFFFF"/>
            <w:vAlign w:val="center"/>
          </w:tcPr>
          <w:p w14:paraId="03F691F8">
            <w:pPr>
              <w:pStyle w:val="30"/>
            </w:pPr>
            <w:r>
              <w:rPr>
                <w:rFonts w:hint="eastAsia"/>
              </w:rPr>
              <w:t>39</w:t>
            </w:r>
          </w:p>
        </w:tc>
        <w:tc>
          <w:tcPr>
            <w:tcW w:w="370" w:type="pct"/>
            <w:shd w:val="clear" w:color="auto" w:fill="FFFFFF"/>
            <w:vAlign w:val="center"/>
          </w:tcPr>
          <w:p w14:paraId="254A9C2E">
            <w:pPr>
              <w:pStyle w:val="30"/>
            </w:pPr>
          </w:p>
        </w:tc>
      </w:tr>
      <w:tr w14:paraId="303CF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1D3A57D1">
            <w:pPr>
              <w:pStyle w:val="30"/>
            </w:pPr>
            <w:r>
              <w:rPr>
                <w:rFonts w:hint="eastAsia"/>
              </w:rPr>
              <w:t>61</w:t>
            </w:r>
          </w:p>
        </w:tc>
        <w:tc>
          <w:tcPr>
            <w:tcW w:w="741" w:type="pct"/>
            <w:vAlign w:val="center"/>
          </w:tcPr>
          <w:p w14:paraId="6247A01A">
            <w:pPr>
              <w:pStyle w:val="30"/>
            </w:pPr>
            <w:r>
              <w:rPr>
                <w:rFonts w:hint="eastAsia"/>
              </w:rPr>
              <w:t>统一用户和权限管理-数据库服务器</w:t>
            </w:r>
          </w:p>
        </w:tc>
        <w:tc>
          <w:tcPr>
            <w:tcW w:w="522" w:type="pct"/>
            <w:shd w:val="clear" w:color="auto" w:fill="FFFFFF"/>
            <w:vAlign w:val="center"/>
          </w:tcPr>
          <w:p w14:paraId="70D5E19B">
            <w:pPr>
              <w:pStyle w:val="30"/>
            </w:pPr>
            <w:r>
              <w:rPr>
                <w:rFonts w:hint="eastAsia"/>
              </w:rPr>
              <w:t>虚拟机</w:t>
            </w:r>
          </w:p>
        </w:tc>
        <w:tc>
          <w:tcPr>
            <w:tcW w:w="464" w:type="pct"/>
            <w:vAlign w:val="center"/>
          </w:tcPr>
          <w:p w14:paraId="583CE12E">
            <w:pPr>
              <w:pStyle w:val="30"/>
            </w:pPr>
            <w:r>
              <w:rPr>
                <w:rFonts w:hint="eastAsia"/>
              </w:rPr>
              <w:t>8</w:t>
            </w:r>
          </w:p>
        </w:tc>
        <w:tc>
          <w:tcPr>
            <w:tcW w:w="496" w:type="pct"/>
            <w:vAlign w:val="center"/>
          </w:tcPr>
          <w:p w14:paraId="329794E0">
            <w:pPr>
              <w:pStyle w:val="30"/>
            </w:pPr>
            <w:r>
              <w:rPr>
                <w:rFonts w:hint="eastAsia"/>
              </w:rPr>
              <w:t>16</w:t>
            </w:r>
          </w:p>
        </w:tc>
        <w:tc>
          <w:tcPr>
            <w:tcW w:w="552" w:type="pct"/>
            <w:vAlign w:val="center"/>
          </w:tcPr>
          <w:p w14:paraId="7C37362E">
            <w:pPr>
              <w:pStyle w:val="30"/>
            </w:pPr>
            <w:r>
              <w:rPr>
                <w:rFonts w:hint="eastAsia"/>
              </w:rPr>
              <w:t>600</w:t>
            </w:r>
          </w:p>
        </w:tc>
        <w:tc>
          <w:tcPr>
            <w:tcW w:w="608" w:type="pct"/>
            <w:shd w:val="clear" w:color="auto" w:fill="FFFFFF"/>
            <w:vAlign w:val="center"/>
          </w:tcPr>
          <w:p w14:paraId="6D26769F">
            <w:pPr>
              <w:pStyle w:val="30"/>
            </w:pPr>
            <w:r>
              <w:rPr>
                <w:rFonts w:hint="eastAsia"/>
              </w:rPr>
              <w:t>15</w:t>
            </w:r>
          </w:p>
        </w:tc>
        <w:tc>
          <w:tcPr>
            <w:tcW w:w="510" w:type="pct"/>
            <w:shd w:val="clear" w:color="auto" w:fill="FFFFFF"/>
            <w:vAlign w:val="center"/>
          </w:tcPr>
          <w:p w14:paraId="77A1B1F6">
            <w:pPr>
              <w:pStyle w:val="30"/>
            </w:pPr>
            <w:r>
              <w:rPr>
                <w:rFonts w:hint="eastAsia"/>
              </w:rPr>
              <w:t>45</w:t>
            </w:r>
          </w:p>
        </w:tc>
        <w:tc>
          <w:tcPr>
            <w:tcW w:w="392" w:type="pct"/>
            <w:shd w:val="clear" w:color="auto" w:fill="FFFFFF"/>
            <w:vAlign w:val="center"/>
          </w:tcPr>
          <w:p w14:paraId="1135227B">
            <w:pPr>
              <w:pStyle w:val="30"/>
            </w:pPr>
            <w:r>
              <w:rPr>
                <w:rFonts w:hint="eastAsia"/>
              </w:rPr>
              <w:t>40</w:t>
            </w:r>
          </w:p>
        </w:tc>
        <w:tc>
          <w:tcPr>
            <w:tcW w:w="370" w:type="pct"/>
            <w:shd w:val="clear" w:color="auto" w:fill="FFFFFF"/>
            <w:vAlign w:val="center"/>
          </w:tcPr>
          <w:p w14:paraId="3E7882C1">
            <w:pPr>
              <w:pStyle w:val="30"/>
            </w:pPr>
          </w:p>
        </w:tc>
      </w:tr>
      <w:tr w14:paraId="6DB0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2DE3B472">
            <w:pPr>
              <w:pStyle w:val="30"/>
            </w:pPr>
            <w:r>
              <w:rPr>
                <w:rFonts w:hint="eastAsia"/>
              </w:rPr>
              <w:t>62</w:t>
            </w:r>
          </w:p>
        </w:tc>
        <w:tc>
          <w:tcPr>
            <w:tcW w:w="741" w:type="pct"/>
            <w:vAlign w:val="center"/>
          </w:tcPr>
          <w:p w14:paraId="138E423F">
            <w:pPr>
              <w:pStyle w:val="30"/>
            </w:pPr>
            <w:r>
              <w:rPr>
                <w:rFonts w:hint="eastAsia"/>
              </w:rPr>
              <w:t>统一用户和权限管理-测试服务器</w:t>
            </w:r>
          </w:p>
        </w:tc>
        <w:tc>
          <w:tcPr>
            <w:tcW w:w="522" w:type="pct"/>
            <w:shd w:val="clear" w:color="auto" w:fill="FFFFFF"/>
            <w:vAlign w:val="center"/>
          </w:tcPr>
          <w:p w14:paraId="539033A4">
            <w:pPr>
              <w:pStyle w:val="30"/>
            </w:pPr>
            <w:r>
              <w:rPr>
                <w:rFonts w:hint="eastAsia"/>
              </w:rPr>
              <w:t>虚拟机</w:t>
            </w:r>
          </w:p>
        </w:tc>
        <w:tc>
          <w:tcPr>
            <w:tcW w:w="464" w:type="pct"/>
            <w:vAlign w:val="center"/>
          </w:tcPr>
          <w:p w14:paraId="5E1A02BA">
            <w:pPr>
              <w:pStyle w:val="30"/>
            </w:pPr>
            <w:r>
              <w:rPr>
                <w:rFonts w:hint="eastAsia"/>
              </w:rPr>
              <w:t>8</w:t>
            </w:r>
          </w:p>
        </w:tc>
        <w:tc>
          <w:tcPr>
            <w:tcW w:w="496" w:type="pct"/>
            <w:vAlign w:val="center"/>
          </w:tcPr>
          <w:p w14:paraId="26E785D8">
            <w:pPr>
              <w:pStyle w:val="30"/>
            </w:pPr>
            <w:r>
              <w:rPr>
                <w:rFonts w:hint="eastAsia"/>
              </w:rPr>
              <w:t>16</w:t>
            </w:r>
          </w:p>
        </w:tc>
        <w:tc>
          <w:tcPr>
            <w:tcW w:w="552" w:type="pct"/>
            <w:vAlign w:val="center"/>
          </w:tcPr>
          <w:p w14:paraId="1B067501">
            <w:pPr>
              <w:pStyle w:val="30"/>
            </w:pPr>
            <w:r>
              <w:rPr>
                <w:rFonts w:hint="eastAsia"/>
              </w:rPr>
              <w:t>800</w:t>
            </w:r>
          </w:p>
        </w:tc>
        <w:tc>
          <w:tcPr>
            <w:tcW w:w="608" w:type="pct"/>
            <w:shd w:val="clear" w:color="auto" w:fill="FFFFFF"/>
            <w:vAlign w:val="center"/>
          </w:tcPr>
          <w:p w14:paraId="61C3706B">
            <w:pPr>
              <w:pStyle w:val="30"/>
            </w:pPr>
            <w:r>
              <w:rPr>
                <w:rFonts w:hint="eastAsia"/>
              </w:rPr>
              <w:t>9</w:t>
            </w:r>
          </w:p>
        </w:tc>
        <w:tc>
          <w:tcPr>
            <w:tcW w:w="510" w:type="pct"/>
            <w:shd w:val="clear" w:color="auto" w:fill="FFFFFF"/>
            <w:vAlign w:val="center"/>
          </w:tcPr>
          <w:p w14:paraId="21BC9689">
            <w:pPr>
              <w:pStyle w:val="30"/>
            </w:pPr>
            <w:r>
              <w:rPr>
                <w:rFonts w:hint="eastAsia"/>
              </w:rPr>
              <w:t>45</w:t>
            </w:r>
          </w:p>
        </w:tc>
        <w:tc>
          <w:tcPr>
            <w:tcW w:w="392" w:type="pct"/>
            <w:shd w:val="clear" w:color="auto" w:fill="FFFFFF"/>
            <w:vAlign w:val="center"/>
          </w:tcPr>
          <w:p w14:paraId="5AE7BB31">
            <w:pPr>
              <w:pStyle w:val="30"/>
            </w:pPr>
            <w:r>
              <w:rPr>
                <w:rFonts w:hint="eastAsia"/>
              </w:rPr>
              <w:t>23</w:t>
            </w:r>
          </w:p>
        </w:tc>
        <w:tc>
          <w:tcPr>
            <w:tcW w:w="370" w:type="pct"/>
            <w:shd w:val="clear" w:color="auto" w:fill="FFFFFF"/>
            <w:vAlign w:val="center"/>
          </w:tcPr>
          <w:p w14:paraId="07053433">
            <w:pPr>
              <w:pStyle w:val="30"/>
            </w:pPr>
          </w:p>
        </w:tc>
      </w:tr>
      <w:tr w14:paraId="28D1F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1E1A371B">
            <w:pPr>
              <w:pStyle w:val="30"/>
            </w:pPr>
            <w:r>
              <w:rPr>
                <w:rFonts w:hint="eastAsia"/>
              </w:rPr>
              <w:t>63</w:t>
            </w:r>
          </w:p>
        </w:tc>
        <w:tc>
          <w:tcPr>
            <w:tcW w:w="741" w:type="pct"/>
            <w:vAlign w:val="center"/>
          </w:tcPr>
          <w:p w14:paraId="6EC0C3DF">
            <w:pPr>
              <w:pStyle w:val="30"/>
            </w:pPr>
            <w:r>
              <w:rPr>
                <w:rFonts w:hint="eastAsia"/>
              </w:rPr>
              <w:t>全面风险预警管理子系统-应用服务器（测试）</w:t>
            </w:r>
          </w:p>
        </w:tc>
        <w:tc>
          <w:tcPr>
            <w:tcW w:w="522" w:type="pct"/>
            <w:shd w:val="clear" w:color="auto" w:fill="FFFFFF"/>
            <w:vAlign w:val="center"/>
          </w:tcPr>
          <w:p w14:paraId="742743A3">
            <w:pPr>
              <w:pStyle w:val="30"/>
            </w:pPr>
            <w:r>
              <w:rPr>
                <w:rFonts w:hint="eastAsia"/>
              </w:rPr>
              <w:t>虚拟机</w:t>
            </w:r>
          </w:p>
        </w:tc>
        <w:tc>
          <w:tcPr>
            <w:tcW w:w="464" w:type="pct"/>
            <w:vAlign w:val="center"/>
          </w:tcPr>
          <w:p w14:paraId="215AA759">
            <w:pPr>
              <w:pStyle w:val="30"/>
            </w:pPr>
            <w:r>
              <w:rPr>
                <w:rFonts w:hint="eastAsia"/>
              </w:rPr>
              <w:t>8</w:t>
            </w:r>
          </w:p>
        </w:tc>
        <w:tc>
          <w:tcPr>
            <w:tcW w:w="496" w:type="pct"/>
            <w:vAlign w:val="center"/>
          </w:tcPr>
          <w:p w14:paraId="2DD2C0CC">
            <w:pPr>
              <w:pStyle w:val="30"/>
            </w:pPr>
            <w:r>
              <w:rPr>
                <w:rFonts w:hint="eastAsia"/>
              </w:rPr>
              <w:t>16</w:t>
            </w:r>
          </w:p>
        </w:tc>
        <w:tc>
          <w:tcPr>
            <w:tcW w:w="552" w:type="pct"/>
            <w:vAlign w:val="center"/>
          </w:tcPr>
          <w:p w14:paraId="093B262F">
            <w:pPr>
              <w:pStyle w:val="30"/>
            </w:pPr>
            <w:r>
              <w:rPr>
                <w:rFonts w:hint="eastAsia"/>
              </w:rPr>
              <w:t>500</w:t>
            </w:r>
          </w:p>
        </w:tc>
        <w:tc>
          <w:tcPr>
            <w:tcW w:w="608" w:type="pct"/>
            <w:shd w:val="clear" w:color="auto" w:fill="FFFFFF"/>
            <w:vAlign w:val="center"/>
          </w:tcPr>
          <w:p w14:paraId="3D3484E8">
            <w:pPr>
              <w:pStyle w:val="30"/>
            </w:pPr>
            <w:r>
              <w:rPr>
                <w:rFonts w:hint="eastAsia"/>
              </w:rPr>
              <w:t>15</w:t>
            </w:r>
          </w:p>
        </w:tc>
        <w:tc>
          <w:tcPr>
            <w:tcW w:w="510" w:type="pct"/>
            <w:shd w:val="clear" w:color="auto" w:fill="FFFFFF"/>
            <w:vAlign w:val="center"/>
          </w:tcPr>
          <w:p w14:paraId="22DB9C16">
            <w:pPr>
              <w:pStyle w:val="30"/>
            </w:pPr>
            <w:r>
              <w:rPr>
                <w:rFonts w:hint="eastAsia"/>
              </w:rPr>
              <w:t>45</w:t>
            </w:r>
          </w:p>
        </w:tc>
        <w:tc>
          <w:tcPr>
            <w:tcW w:w="392" w:type="pct"/>
            <w:shd w:val="clear" w:color="auto" w:fill="FFFFFF"/>
            <w:vAlign w:val="center"/>
          </w:tcPr>
          <w:p w14:paraId="5DFFCFBB">
            <w:pPr>
              <w:pStyle w:val="30"/>
            </w:pPr>
            <w:r>
              <w:rPr>
                <w:rFonts w:hint="eastAsia"/>
              </w:rPr>
              <w:t>25</w:t>
            </w:r>
          </w:p>
        </w:tc>
        <w:tc>
          <w:tcPr>
            <w:tcW w:w="370" w:type="pct"/>
            <w:shd w:val="clear" w:color="auto" w:fill="FFFFFF"/>
            <w:vAlign w:val="center"/>
          </w:tcPr>
          <w:p w14:paraId="39D12DAC">
            <w:pPr>
              <w:pStyle w:val="30"/>
            </w:pPr>
          </w:p>
        </w:tc>
      </w:tr>
      <w:tr w14:paraId="16535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vMerge w:val="restart"/>
            <w:shd w:val="clear" w:color="auto" w:fill="FFFFFF"/>
            <w:vAlign w:val="center"/>
          </w:tcPr>
          <w:p w14:paraId="1A50F716">
            <w:pPr>
              <w:pStyle w:val="30"/>
            </w:pPr>
            <w:r>
              <w:rPr>
                <w:rFonts w:hint="eastAsia"/>
              </w:rPr>
              <w:t>64</w:t>
            </w:r>
          </w:p>
        </w:tc>
        <w:tc>
          <w:tcPr>
            <w:tcW w:w="741" w:type="pct"/>
            <w:vAlign w:val="center"/>
          </w:tcPr>
          <w:p w14:paraId="2F23C243">
            <w:pPr>
              <w:pStyle w:val="30"/>
            </w:pPr>
            <w:r>
              <w:rPr>
                <w:rFonts w:hint="eastAsia"/>
              </w:rPr>
              <w:t>全面风险预警管理子系统-应用服务器</w:t>
            </w:r>
          </w:p>
        </w:tc>
        <w:tc>
          <w:tcPr>
            <w:tcW w:w="522" w:type="pct"/>
            <w:shd w:val="clear" w:color="auto" w:fill="FFFFFF"/>
            <w:vAlign w:val="center"/>
          </w:tcPr>
          <w:p w14:paraId="09E051D2">
            <w:pPr>
              <w:pStyle w:val="30"/>
            </w:pPr>
            <w:r>
              <w:rPr>
                <w:rFonts w:hint="eastAsia"/>
              </w:rPr>
              <w:t>虚拟机</w:t>
            </w:r>
          </w:p>
        </w:tc>
        <w:tc>
          <w:tcPr>
            <w:tcW w:w="464" w:type="pct"/>
            <w:vAlign w:val="center"/>
          </w:tcPr>
          <w:p w14:paraId="7DAF91B8">
            <w:pPr>
              <w:pStyle w:val="30"/>
            </w:pPr>
            <w:r>
              <w:rPr>
                <w:rFonts w:hint="eastAsia"/>
              </w:rPr>
              <w:t>8</w:t>
            </w:r>
          </w:p>
        </w:tc>
        <w:tc>
          <w:tcPr>
            <w:tcW w:w="496" w:type="pct"/>
            <w:vAlign w:val="center"/>
          </w:tcPr>
          <w:p w14:paraId="53763508">
            <w:pPr>
              <w:pStyle w:val="30"/>
            </w:pPr>
            <w:r>
              <w:rPr>
                <w:rFonts w:hint="eastAsia"/>
              </w:rPr>
              <w:t>16</w:t>
            </w:r>
          </w:p>
        </w:tc>
        <w:tc>
          <w:tcPr>
            <w:tcW w:w="552" w:type="pct"/>
            <w:vAlign w:val="center"/>
          </w:tcPr>
          <w:p w14:paraId="78DD510A">
            <w:pPr>
              <w:pStyle w:val="30"/>
            </w:pPr>
            <w:r>
              <w:rPr>
                <w:rFonts w:hint="eastAsia"/>
              </w:rPr>
              <w:t>500</w:t>
            </w:r>
          </w:p>
        </w:tc>
        <w:tc>
          <w:tcPr>
            <w:tcW w:w="608" w:type="pct"/>
            <w:shd w:val="clear" w:color="auto" w:fill="FFFFFF"/>
            <w:vAlign w:val="center"/>
          </w:tcPr>
          <w:p w14:paraId="5D7AE45E">
            <w:pPr>
              <w:pStyle w:val="30"/>
            </w:pPr>
            <w:r>
              <w:rPr>
                <w:rFonts w:hint="eastAsia"/>
              </w:rPr>
              <w:t>8</w:t>
            </w:r>
          </w:p>
        </w:tc>
        <w:tc>
          <w:tcPr>
            <w:tcW w:w="510" w:type="pct"/>
            <w:shd w:val="clear" w:color="auto" w:fill="FFFFFF"/>
            <w:vAlign w:val="center"/>
          </w:tcPr>
          <w:p w14:paraId="4E97CE2D">
            <w:pPr>
              <w:pStyle w:val="30"/>
            </w:pPr>
            <w:r>
              <w:rPr>
                <w:rFonts w:hint="eastAsia"/>
              </w:rPr>
              <w:t>20</w:t>
            </w:r>
          </w:p>
        </w:tc>
        <w:tc>
          <w:tcPr>
            <w:tcW w:w="392" w:type="pct"/>
            <w:shd w:val="clear" w:color="auto" w:fill="FFFFFF"/>
            <w:vAlign w:val="center"/>
          </w:tcPr>
          <w:p w14:paraId="30CD80FF">
            <w:pPr>
              <w:pStyle w:val="30"/>
            </w:pPr>
            <w:r>
              <w:rPr>
                <w:rFonts w:hint="eastAsia"/>
              </w:rPr>
              <w:t>75</w:t>
            </w:r>
          </w:p>
        </w:tc>
        <w:tc>
          <w:tcPr>
            <w:tcW w:w="370" w:type="pct"/>
            <w:shd w:val="clear" w:color="auto" w:fill="FFFFFF"/>
            <w:vAlign w:val="center"/>
          </w:tcPr>
          <w:p w14:paraId="56DA78A6">
            <w:pPr>
              <w:pStyle w:val="30"/>
            </w:pPr>
          </w:p>
        </w:tc>
      </w:tr>
      <w:tr w14:paraId="0C9AE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vMerge w:val="continue"/>
            <w:shd w:val="clear" w:color="auto" w:fill="FFFFFF"/>
            <w:vAlign w:val="center"/>
          </w:tcPr>
          <w:p w14:paraId="15A8856F">
            <w:pPr>
              <w:pStyle w:val="30"/>
            </w:pPr>
          </w:p>
        </w:tc>
        <w:tc>
          <w:tcPr>
            <w:tcW w:w="741" w:type="pct"/>
            <w:vAlign w:val="center"/>
          </w:tcPr>
          <w:p w14:paraId="7D13BD80">
            <w:pPr>
              <w:pStyle w:val="30"/>
            </w:pPr>
            <w:r>
              <w:rPr>
                <w:rFonts w:hint="eastAsia"/>
              </w:rPr>
              <w:t>全面风险预警管理子系统-数据库服务器</w:t>
            </w:r>
          </w:p>
        </w:tc>
        <w:tc>
          <w:tcPr>
            <w:tcW w:w="522" w:type="pct"/>
            <w:shd w:val="clear" w:color="auto" w:fill="FFFFFF"/>
            <w:vAlign w:val="center"/>
          </w:tcPr>
          <w:p w14:paraId="7959D0F5">
            <w:pPr>
              <w:pStyle w:val="30"/>
            </w:pPr>
            <w:r>
              <w:rPr>
                <w:rFonts w:hint="eastAsia"/>
              </w:rPr>
              <w:t>虚拟机</w:t>
            </w:r>
          </w:p>
        </w:tc>
        <w:tc>
          <w:tcPr>
            <w:tcW w:w="464" w:type="pct"/>
            <w:vAlign w:val="center"/>
          </w:tcPr>
          <w:p w14:paraId="05B231C8">
            <w:pPr>
              <w:pStyle w:val="30"/>
            </w:pPr>
            <w:r>
              <w:rPr>
                <w:rFonts w:hint="eastAsia"/>
              </w:rPr>
              <w:t>8</w:t>
            </w:r>
          </w:p>
        </w:tc>
        <w:tc>
          <w:tcPr>
            <w:tcW w:w="496" w:type="pct"/>
            <w:vAlign w:val="center"/>
          </w:tcPr>
          <w:p w14:paraId="202C72FD">
            <w:pPr>
              <w:pStyle w:val="30"/>
            </w:pPr>
            <w:r>
              <w:rPr>
                <w:rFonts w:hint="eastAsia"/>
              </w:rPr>
              <w:t>16</w:t>
            </w:r>
          </w:p>
        </w:tc>
        <w:tc>
          <w:tcPr>
            <w:tcW w:w="552" w:type="pct"/>
            <w:vAlign w:val="center"/>
          </w:tcPr>
          <w:p w14:paraId="644429A0">
            <w:pPr>
              <w:pStyle w:val="30"/>
            </w:pPr>
            <w:r>
              <w:rPr>
                <w:rFonts w:hint="eastAsia"/>
              </w:rPr>
              <w:t>200</w:t>
            </w:r>
          </w:p>
        </w:tc>
        <w:tc>
          <w:tcPr>
            <w:tcW w:w="608" w:type="pct"/>
            <w:shd w:val="clear" w:color="auto" w:fill="FFFFFF"/>
            <w:vAlign w:val="center"/>
          </w:tcPr>
          <w:p w14:paraId="25FDD789">
            <w:pPr>
              <w:pStyle w:val="30"/>
            </w:pPr>
            <w:r>
              <w:rPr>
                <w:rFonts w:hint="eastAsia"/>
              </w:rPr>
              <w:t>8</w:t>
            </w:r>
          </w:p>
        </w:tc>
        <w:tc>
          <w:tcPr>
            <w:tcW w:w="510" w:type="pct"/>
            <w:shd w:val="clear" w:color="auto" w:fill="FFFFFF"/>
            <w:vAlign w:val="center"/>
          </w:tcPr>
          <w:p w14:paraId="164278A4">
            <w:pPr>
              <w:pStyle w:val="30"/>
            </w:pPr>
            <w:r>
              <w:rPr>
                <w:rFonts w:hint="eastAsia"/>
              </w:rPr>
              <w:t>20</w:t>
            </w:r>
          </w:p>
        </w:tc>
        <w:tc>
          <w:tcPr>
            <w:tcW w:w="392" w:type="pct"/>
            <w:shd w:val="clear" w:color="auto" w:fill="FFFFFF"/>
            <w:vAlign w:val="center"/>
          </w:tcPr>
          <w:p w14:paraId="0F1AE534">
            <w:pPr>
              <w:pStyle w:val="30"/>
            </w:pPr>
            <w:r>
              <w:rPr>
                <w:rFonts w:hint="eastAsia"/>
              </w:rPr>
              <w:t>75</w:t>
            </w:r>
          </w:p>
        </w:tc>
        <w:tc>
          <w:tcPr>
            <w:tcW w:w="370" w:type="pct"/>
            <w:shd w:val="clear" w:color="auto" w:fill="FFFFFF"/>
            <w:vAlign w:val="center"/>
          </w:tcPr>
          <w:p w14:paraId="15D7A328">
            <w:pPr>
              <w:pStyle w:val="30"/>
            </w:pPr>
          </w:p>
        </w:tc>
      </w:tr>
      <w:tr w14:paraId="035F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2EF23780">
            <w:pPr>
              <w:pStyle w:val="30"/>
            </w:pPr>
            <w:r>
              <w:rPr>
                <w:rFonts w:hint="eastAsia"/>
              </w:rPr>
              <w:t>65</w:t>
            </w:r>
          </w:p>
        </w:tc>
        <w:tc>
          <w:tcPr>
            <w:tcW w:w="741" w:type="pct"/>
            <w:vAlign w:val="center"/>
          </w:tcPr>
          <w:p w14:paraId="1D480763">
            <w:pPr>
              <w:pStyle w:val="30"/>
            </w:pPr>
            <w:r>
              <w:rPr>
                <w:rFonts w:hint="eastAsia"/>
              </w:rPr>
              <w:t>全面风险预警管理子系统-测试服务器</w:t>
            </w:r>
          </w:p>
        </w:tc>
        <w:tc>
          <w:tcPr>
            <w:tcW w:w="522" w:type="pct"/>
            <w:shd w:val="clear" w:color="auto" w:fill="FFFFFF"/>
            <w:vAlign w:val="center"/>
          </w:tcPr>
          <w:p w14:paraId="6F502B4B">
            <w:pPr>
              <w:pStyle w:val="30"/>
            </w:pPr>
            <w:r>
              <w:rPr>
                <w:rFonts w:hint="eastAsia"/>
              </w:rPr>
              <w:t>虚拟机</w:t>
            </w:r>
          </w:p>
        </w:tc>
        <w:tc>
          <w:tcPr>
            <w:tcW w:w="464" w:type="pct"/>
            <w:vAlign w:val="center"/>
          </w:tcPr>
          <w:p w14:paraId="7199BD47">
            <w:pPr>
              <w:pStyle w:val="30"/>
            </w:pPr>
            <w:r>
              <w:rPr>
                <w:rFonts w:hint="eastAsia"/>
              </w:rPr>
              <w:t>8</w:t>
            </w:r>
          </w:p>
        </w:tc>
        <w:tc>
          <w:tcPr>
            <w:tcW w:w="496" w:type="pct"/>
            <w:vAlign w:val="center"/>
          </w:tcPr>
          <w:p w14:paraId="31FF2F53">
            <w:pPr>
              <w:pStyle w:val="30"/>
            </w:pPr>
            <w:r>
              <w:rPr>
                <w:rFonts w:hint="eastAsia"/>
              </w:rPr>
              <w:t>16</w:t>
            </w:r>
          </w:p>
        </w:tc>
        <w:tc>
          <w:tcPr>
            <w:tcW w:w="552" w:type="pct"/>
            <w:vAlign w:val="center"/>
          </w:tcPr>
          <w:p w14:paraId="25C75799">
            <w:pPr>
              <w:pStyle w:val="30"/>
            </w:pPr>
            <w:r>
              <w:rPr>
                <w:rFonts w:hint="eastAsia"/>
              </w:rPr>
              <w:t>500</w:t>
            </w:r>
          </w:p>
        </w:tc>
        <w:tc>
          <w:tcPr>
            <w:tcW w:w="608" w:type="pct"/>
            <w:shd w:val="clear" w:color="auto" w:fill="FFFFFF"/>
            <w:vAlign w:val="center"/>
          </w:tcPr>
          <w:p w14:paraId="6B785741">
            <w:pPr>
              <w:pStyle w:val="30"/>
            </w:pPr>
            <w:r>
              <w:rPr>
                <w:rFonts w:hint="eastAsia"/>
              </w:rPr>
              <w:t>10</w:t>
            </w:r>
          </w:p>
        </w:tc>
        <w:tc>
          <w:tcPr>
            <w:tcW w:w="510" w:type="pct"/>
            <w:shd w:val="clear" w:color="auto" w:fill="FFFFFF"/>
            <w:vAlign w:val="center"/>
          </w:tcPr>
          <w:p w14:paraId="02B84E2E">
            <w:pPr>
              <w:pStyle w:val="30"/>
            </w:pPr>
            <w:r>
              <w:rPr>
                <w:rFonts w:hint="eastAsia"/>
              </w:rPr>
              <w:t>25</w:t>
            </w:r>
          </w:p>
        </w:tc>
        <w:tc>
          <w:tcPr>
            <w:tcW w:w="392" w:type="pct"/>
            <w:shd w:val="clear" w:color="auto" w:fill="FFFFFF"/>
            <w:vAlign w:val="center"/>
          </w:tcPr>
          <w:p w14:paraId="739BEE09">
            <w:pPr>
              <w:pStyle w:val="30"/>
            </w:pPr>
            <w:r>
              <w:rPr>
                <w:rFonts w:hint="eastAsia"/>
              </w:rPr>
              <w:t>40</w:t>
            </w:r>
          </w:p>
        </w:tc>
        <w:tc>
          <w:tcPr>
            <w:tcW w:w="370" w:type="pct"/>
            <w:shd w:val="clear" w:color="auto" w:fill="FFFFFF"/>
            <w:vAlign w:val="center"/>
          </w:tcPr>
          <w:p w14:paraId="4007B95F">
            <w:pPr>
              <w:pStyle w:val="30"/>
            </w:pPr>
          </w:p>
        </w:tc>
      </w:tr>
      <w:tr w14:paraId="2C86E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78BB1A4C">
            <w:pPr>
              <w:pStyle w:val="30"/>
            </w:pPr>
            <w:r>
              <w:rPr>
                <w:rFonts w:hint="eastAsia"/>
              </w:rPr>
              <w:t>66</w:t>
            </w:r>
          </w:p>
        </w:tc>
        <w:tc>
          <w:tcPr>
            <w:tcW w:w="741" w:type="pct"/>
            <w:vAlign w:val="center"/>
          </w:tcPr>
          <w:p w14:paraId="3CECCB79">
            <w:pPr>
              <w:pStyle w:val="30"/>
            </w:pPr>
            <w:r>
              <w:rPr>
                <w:rFonts w:hint="eastAsia"/>
              </w:rPr>
              <w:t>kundb数据库-正式</w:t>
            </w:r>
          </w:p>
        </w:tc>
        <w:tc>
          <w:tcPr>
            <w:tcW w:w="522" w:type="pct"/>
            <w:shd w:val="clear" w:color="auto" w:fill="FFFFFF"/>
            <w:vAlign w:val="center"/>
          </w:tcPr>
          <w:p w14:paraId="6346B028">
            <w:pPr>
              <w:pStyle w:val="30"/>
            </w:pPr>
            <w:r>
              <w:rPr>
                <w:rFonts w:hint="eastAsia"/>
              </w:rPr>
              <w:t>虚拟机</w:t>
            </w:r>
          </w:p>
        </w:tc>
        <w:tc>
          <w:tcPr>
            <w:tcW w:w="464" w:type="pct"/>
            <w:vAlign w:val="center"/>
          </w:tcPr>
          <w:p w14:paraId="29E0C826">
            <w:pPr>
              <w:pStyle w:val="30"/>
            </w:pPr>
            <w:r>
              <w:rPr>
                <w:rFonts w:hint="eastAsia"/>
              </w:rPr>
              <w:t>16</w:t>
            </w:r>
          </w:p>
        </w:tc>
        <w:tc>
          <w:tcPr>
            <w:tcW w:w="496" w:type="pct"/>
            <w:vAlign w:val="center"/>
          </w:tcPr>
          <w:p w14:paraId="2F6B1693">
            <w:pPr>
              <w:pStyle w:val="30"/>
            </w:pPr>
            <w:r>
              <w:rPr>
                <w:rFonts w:hint="eastAsia"/>
              </w:rPr>
              <w:t>64</w:t>
            </w:r>
          </w:p>
        </w:tc>
        <w:tc>
          <w:tcPr>
            <w:tcW w:w="552" w:type="pct"/>
            <w:vAlign w:val="center"/>
          </w:tcPr>
          <w:p w14:paraId="3A4DC4CB">
            <w:pPr>
              <w:pStyle w:val="30"/>
            </w:pPr>
            <w:r>
              <w:rPr>
                <w:rFonts w:hint="eastAsia"/>
              </w:rPr>
              <w:t>2000</w:t>
            </w:r>
          </w:p>
        </w:tc>
        <w:tc>
          <w:tcPr>
            <w:tcW w:w="608" w:type="pct"/>
            <w:shd w:val="clear" w:color="auto" w:fill="FFFFFF"/>
            <w:vAlign w:val="center"/>
          </w:tcPr>
          <w:p w14:paraId="54836CD9">
            <w:pPr>
              <w:pStyle w:val="30"/>
            </w:pPr>
            <w:r>
              <w:rPr>
                <w:rFonts w:hint="eastAsia"/>
              </w:rPr>
              <w:t>65</w:t>
            </w:r>
          </w:p>
        </w:tc>
        <w:tc>
          <w:tcPr>
            <w:tcW w:w="510" w:type="pct"/>
            <w:shd w:val="clear" w:color="auto" w:fill="FFFFFF"/>
            <w:vAlign w:val="center"/>
          </w:tcPr>
          <w:p w14:paraId="50F39726">
            <w:pPr>
              <w:pStyle w:val="30"/>
            </w:pPr>
            <w:r>
              <w:rPr>
                <w:rFonts w:hint="eastAsia"/>
              </w:rPr>
              <w:t>89</w:t>
            </w:r>
          </w:p>
        </w:tc>
        <w:tc>
          <w:tcPr>
            <w:tcW w:w="392" w:type="pct"/>
            <w:shd w:val="clear" w:color="auto" w:fill="FFFFFF"/>
            <w:vAlign w:val="center"/>
          </w:tcPr>
          <w:p w14:paraId="2BFA703C">
            <w:pPr>
              <w:pStyle w:val="30"/>
            </w:pPr>
            <w:r>
              <w:rPr>
                <w:rFonts w:hint="eastAsia"/>
              </w:rPr>
              <w:t>64</w:t>
            </w:r>
          </w:p>
        </w:tc>
        <w:tc>
          <w:tcPr>
            <w:tcW w:w="370" w:type="pct"/>
            <w:shd w:val="clear" w:color="auto" w:fill="FFFFFF"/>
            <w:vAlign w:val="center"/>
          </w:tcPr>
          <w:p w14:paraId="41B0890F">
            <w:pPr>
              <w:pStyle w:val="30"/>
            </w:pPr>
          </w:p>
        </w:tc>
      </w:tr>
      <w:tr w14:paraId="45234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4E693EC7">
            <w:pPr>
              <w:pStyle w:val="30"/>
            </w:pPr>
            <w:r>
              <w:rPr>
                <w:rFonts w:hint="eastAsia"/>
              </w:rPr>
              <w:t>67</w:t>
            </w:r>
          </w:p>
        </w:tc>
        <w:tc>
          <w:tcPr>
            <w:tcW w:w="741" w:type="pct"/>
            <w:vAlign w:val="center"/>
          </w:tcPr>
          <w:p w14:paraId="369A2DA3">
            <w:pPr>
              <w:pStyle w:val="30"/>
            </w:pPr>
            <w:r>
              <w:rPr>
                <w:rFonts w:hint="eastAsia"/>
              </w:rPr>
              <w:t>kundb数据库-正式</w:t>
            </w:r>
          </w:p>
        </w:tc>
        <w:tc>
          <w:tcPr>
            <w:tcW w:w="522" w:type="pct"/>
            <w:shd w:val="clear" w:color="auto" w:fill="FFFFFF"/>
            <w:vAlign w:val="center"/>
          </w:tcPr>
          <w:p w14:paraId="53D59BC8">
            <w:pPr>
              <w:pStyle w:val="30"/>
            </w:pPr>
            <w:r>
              <w:rPr>
                <w:rFonts w:hint="eastAsia"/>
              </w:rPr>
              <w:t>虚拟机</w:t>
            </w:r>
          </w:p>
        </w:tc>
        <w:tc>
          <w:tcPr>
            <w:tcW w:w="464" w:type="pct"/>
            <w:vAlign w:val="center"/>
          </w:tcPr>
          <w:p w14:paraId="44C63221">
            <w:pPr>
              <w:pStyle w:val="30"/>
            </w:pPr>
            <w:r>
              <w:rPr>
                <w:rFonts w:hint="eastAsia"/>
              </w:rPr>
              <w:t>16</w:t>
            </w:r>
          </w:p>
        </w:tc>
        <w:tc>
          <w:tcPr>
            <w:tcW w:w="496" w:type="pct"/>
            <w:vAlign w:val="center"/>
          </w:tcPr>
          <w:p w14:paraId="027DFA1A">
            <w:pPr>
              <w:pStyle w:val="30"/>
            </w:pPr>
            <w:r>
              <w:rPr>
                <w:rFonts w:hint="eastAsia"/>
              </w:rPr>
              <w:t>64</w:t>
            </w:r>
          </w:p>
        </w:tc>
        <w:tc>
          <w:tcPr>
            <w:tcW w:w="552" w:type="pct"/>
            <w:vAlign w:val="center"/>
          </w:tcPr>
          <w:p w14:paraId="35F07051">
            <w:pPr>
              <w:pStyle w:val="30"/>
            </w:pPr>
            <w:r>
              <w:rPr>
                <w:rFonts w:hint="eastAsia"/>
              </w:rPr>
              <w:t>2000</w:t>
            </w:r>
          </w:p>
        </w:tc>
        <w:tc>
          <w:tcPr>
            <w:tcW w:w="608" w:type="pct"/>
            <w:shd w:val="clear" w:color="auto" w:fill="FFFFFF"/>
            <w:vAlign w:val="center"/>
          </w:tcPr>
          <w:p w14:paraId="6411A818">
            <w:pPr>
              <w:pStyle w:val="30"/>
            </w:pPr>
            <w:r>
              <w:rPr>
                <w:rFonts w:hint="eastAsia"/>
              </w:rPr>
              <w:t>40</w:t>
            </w:r>
          </w:p>
        </w:tc>
        <w:tc>
          <w:tcPr>
            <w:tcW w:w="510" w:type="pct"/>
            <w:shd w:val="clear" w:color="auto" w:fill="FFFFFF"/>
            <w:vAlign w:val="center"/>
          </w:tcPr>
          <w:p w14:paraId="146A9B4E">
            <w:pPr>
              <w:pStyle w:val="30"/>
            </w:pPr>
            <w:r>
              <w:rPr>
                <w:rFonts w:hint="eastAsia"/>
              </w:rPr>
              <w:t>80</w:t>
            </w:r>
          </w:p>
        </w:tc>
        <w:tc>
          <w:tcPr>
            <w:tcW w:w="392" w:type="pct"/>
            <w:shd w:val="clear" w:color="auto" w:fill="FFFFFF"/>
            <w:vAlign w:val="center"/>
          </w:tcPr>
          <w:p w14:paraId="58D4B91B">
            <w:pPr>
              <w:pStyle w:val="30"/>
            </w:pPr>
            <w:r>
              <w:rPr>
                <w:rFonts w:hint="eastAsia"/>
              </w:rPr>
              <w:t>62</w:t>
            </w:r>
          </w:p>
        </w:tc>
        <w:tc>
          <w:tcPr>
            <w:tcW w:w="370" w:type="pct"/>
            <w:shd w:val="clear" w:color="auto" w:fill="FFFFFF"/>
            <w:vAlign w:val="center"/>
          </w:tcPr>
          <w:p w14:paraId="73CE1C5E">
            <w:pPr>
              <w:pStyle w:val="30"/>
            </w:pPr>
          </w:p>
        </w:tc>
      </w:tr>
      <w:tr w14:paraId="058D9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74818AC4">
            <w:pPr>
              <w:pStyle w:val="30"/>
            </w:pPr>
            <w:r>
              <w:rPr>
                <w:rFonts w:hint="eastAsia"/>
              </w:rPr>
              <w:t>68</w:t>
            </w:r>
          </w:p>
        </w:tc>
        <w:tc>
          <w:tcPr>
            <w:tcW w:w="741" w:type="pct"/>
            <w:vAlign w:val="center"/>
          </w:tcPr>
          <w:p w14:paraId="28B58561">
            <w:pPr>
              <w:pStyle w:val="30"/>
            </w:pPr>
            <w:r>
              <w:rPr>
                <w:rFonts w:hint="eastAsia"/>
              </w:rPr>
              <w:t>kundb数据库-正式</w:t>
            </w:r>
          </w:p>
        </w:tc>
        <w:tc>
          <w:tcPr>
            <w:tcW w:w="522" w:type="pct"/>
            <w:shd w:val="clear" w:color="auto" w:fill="FFFFFF"/>
            <w:vAlign w:val="center"/>
          </w:tcPr>
          <w:p w14:paraId="56CA9D99">
            <w:pPr>
              <w:pStyle w:val="30"/>
            </w:pPr>
            <w:r>
              <w:rPr>
                <w:rFonts w:hint="eastAsia"/>
              </w:rPr>
              <w:t>虚拟机</w:t>
            </w:r>
          </w:p>
        </w:tc>
        <w:tc>
          <w:tcPr>
            <w:tcW w:w="464" w:type="pct"/>
            <w:vAlign w:val="center"/>
          </w:tcPr>
          <w:p w14:paraId="360CDBBC">
            <w:pPr>
              <w:pStyle w:val="30"/>
            </w:pPr>
            <w:r>
              <w:rPr>
                <w:rFonts w:hint="eastAsia"/>
              </w:rPr>
              <w:t>16</w:t>
            </w:r>
          </w:p>
        </w:tc>
        <w:tc>
          <w:tcPr>
            <w:tcW w:w="496" w:type="pct"/>
            <w:vAlign w:val="center"/>
          </w:tcPr>
          <w:p w14:paraId="26569D61">
            <w:pPr>
              <w:pStyle w:val="30"/>
            </w:pPr>
            <w:r>
              <w:rPr>
                <w:rFonts w:hint="eastAsia"/>
              </w:rPr>
              <w:t>64</w:t>
            </w:r>
          </w:p>
        </w:tc>
        <w:tc>
          <w:tcPr>
            <w:tcW w:w="552" w:type="pct"/>
            <w:vAlign w:val="center"/>
          </w:tcPr>
          <w:p w14:paraId="63E06329">
            <w:pPr>
              <w:pStyle w:val="30"/>
            </w:pPr>
            <w:r>
              <w:rPr>
                <w:rFonts w:hint="eastAsia"/>
              </w:rPr>
              <w:t>2000</w:t>
            </w:r>
          </w:p>
        </w:tc>
        <w:tc>
          <w:tcPr>
            <w:tcW w:w="608" w:type="pct"/>
            <w:shd w:val="clear" w:color="auto" w:fill="FFFFFF"/>
            <w:vAlign w:val="center"/>
          </w:tcPr>
          <w:p w14:paraId="3248FC54">
            <w:pPr>
              <w:pStyle w:val="30"/>
            </w:pPr>
            <w:r>
              <w:rPr>
                <w:rFonts w:hint="eastAsia"/>
              </w:rPr>
              <w:t>35</w:t>
            </w:r>
          </w:p>
        </w:tc>
        <w:tc>
          <w:tcPr>
            <w:tcW w:w="510" w:type="pct"/>
            <w:shd w:val="clear" w:color="auto" w:fill="FFFFFF"/>
            <w:vAlign w:val="center"/>
          </w:tcPr>
          <w:p w14:paraId="3504F397">
            <w:pPr>
              <w:pStyle w:val="30"/>
            </w:pPr>
            <w:r>
              <w:rPr>
                <w:rFonts w:hint="eastAsia"/>
              </w:rPr>
              <w:t>80</w:t>
            </w:r>
          </w:p>
        </w:tc>
        <w:tc>
          <w:tcPr>
            <w:tcW w:w="392" w:type="pct"/>
            <w:shd w:val="clear" w:color="auto" w:fill="FFFFFF"/>
            <w:vAlign w:val="center"/>
          </w:tcPr>
          <w:p w14:paraId="1A01AFDD">
            <w:pPr>
              <w:pStyle w:val="30"/>
            </w:pPr>
            <w:r>
              <w:rPr>
                <w:rFonts w:hint="eastAsia"/>
              </w:rPr>
              <w:t>57</w:t>
            </w:r>
          </w:p>
        </w:tc>
        <w:tc>
          <w:tcPr>
            <w:tcW w:w="370" w:type="pct"/>
            <w:shd w:val="clear" w:color="auto" w:fill="FFFFFF"/>
            <w:vAlign w:val="center"/>
          </w:tcPr>
          <w:p w14:paraId="4DC47A1D">
            <w:pPr>
              <w:pStyle w:val="30"/>
            </w:pPr>
          </w:p>
        </w:tc>
      </w:tr>
      <w:tr w14:paraId="047A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244C83D2">
            <w:pPr>
              <w:pStyle w:val="30"/>
            </w:pPr>
            <w:r>
              <w:rPr>
                <w:rFonts w:hint="eastAsia"/>
              </w:rPr>
              <w:t>69</w:t>
            </w:r>
          </w:p>
        </w:tc>
        <w:tc>
          <w:tcPr>
            <w:tcW w:w="741" w:type="pct"/>
            <w:vAlign w:val="center"/>
          </w:tcPr>
          <w:p w14:paraId="2669D533">
            <w:pPr>
              <w:pStyle w:val="30"/>
            </w:pPr>
            <w:r>
              <w:rPr>
                <w:rFonts w:hint="eastAsia"/>
              </w:rPr>
              <w:t>全面风险预警系统-应用服务器</w:t>
            </w:r>
          </w:p>
        </w:tc>
        <w:tc>
          <w:tcPr>
            <w:tcW w:w="522" w:type="pct"/>
            <w:shd w:val="clear" w:color="auto" w:fill="FFFFFF"/>
            <w:vAlign w:val="center"/>
          </w:tcPr>
          <w:p w14:paraId="4524CB10">
            <w:pPr>
              <w:pStyle w:val="30"/>
            </w:pPr>
            <w:r>
              <w:rPr>
                <w:rFonts w:hint="eastAsia"/>
              </w:rPr>
              <w:t>虚拟机</w:t>
            </w:r>
          </w:p>
        </w:tc>
        <w:tc>
          <w:tcPr>
            <w:tcW w:w="464" w:type="pct"/>
            <w:vAlign w:val="center"/>
          </w:tcPr>
          <w:p w14:paraId="2F8EEDDE">
            <w:pPr>
              <w:pStyle w:val="30"/>
            </w:pPr>
            <w:r>
              <w:rPr>
                <w:rFonts w:hint="eastAsia"/>
              </w:rPr>
              <w:t>8</w:t>
            </w:r>
          </w:p>
        </w:tc>
        <w:tc>
          <w:tcPr>
            <w:tcW w:w="496" w:type="pct"/>
            <w:vAlign w:val="center"/>
          </w:tcPr>
          <w:p w14:paraId="19483B50">
            <w:pPr>
              <w:pStyle w:val="30"/>
            </w:pPr>
            <w:r>
              <w:rPr>
                <w:rFonts w:hint="eastAsia"/>
              </w:rPr>
              <w:t>32</w:t>
            </w:r>
          </w:p>
        </w:tc>
        <w:tc>
          <w:tcPr>
            <w:tcW w:w="552" w:type="pct"/>
            <w:vAlign w:val="center"/>
          </w:tcPr>
          <w:p w14:paraId="0318217E">
            <w:pPr>
              <w:pStyle w:val="30"/>
            </w:pPr>
            <w:r>
              <w:rPr>
                <w:rFonts w:hint="eastAsia"/>
              </w:rPr>
              <w:t>500</w:t>
            </w:r>
          </w:p>
        </w:tc>
        <w:tc>
          <w:tcPr>
            <w:tcW w:w="608" w:type="pct"/>
            <w:shd w:val="clear" w:color="auto" w:fill="FFFFFF"/>
            <w:vAlign w:val="center"/>
          </w:tcPr>
          <w:p w14:paraId="4FC97F71">
            <w:pPr>
              <w:pStyle w:val="30"/>
            </w:pPr>
            <w:r>
              <w:rPr>
                <w:rFonts w:hint="eastAsia"/>
              </w:rPr>
              <w:t>46</w:t>
            </w:r>
          </w:p>
        </w:tc>
        <w:tc>
          <w:tcPr>
            <w:tcW w:w="510" w:type="pct"/>
            <w:shd w:val="clear" w:color="auto" w:fill="FFFFFF"/>
            <w:vAlign w:val="center"/>
          </w:tcPr>
          <w:p w14:paraId="002AF364">
            <w:pPr>
              <w:pStyle w:val="30"/>
            </w:pPr>
            <w:r>
              <w:rPr>
                <w:rFonts w:hint="eastAsia"/>
              </w:rPr>
              <w:t>65</w:t>
            </w:r>
          </w:p>
        </w:tc>
        <w:tc>
          <w:tcPr>
            <w:tcW w:w="392" w:type="pct"/>
            <w:shd w:val="clear" w:color="auto" w:fill="FFFFFF"/>
            <w:vAlign w:val="center"/>
          </w:tcPr>
          <w:p w14:paraId="0AC7E593">
            <w:pPr>
              <w:pStyle w:val="30"/>
            </w:pPr>
            <w:r>
              <w:rPr>
                <w:rFonts w:hint="eastAsia"/>
              </w:rPr>
              <w:t>39</w:t>
            </w:r>
          </w:p>
        </w:tc>
        <w:tc>
          <w:tcPr>
            <w:tcW w:w="370" w:type="pct"/>
            <w:shd w:val="clear" w:color="auto" w:fill="FFFFFF"/>
            <w:vAlign w:val="center"/>
          </w:tcPr>
          <w:p w14:paraId="31BEEC41">
            <w:pPr>
              <w:pStyle w:val="30"/>
            </w:pPr>
          </w:p>
        </w:tc>
      </w:tr>
      <w:tr w14:paraId="5F0FF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64477A2E">
            <w:pPr>
              <w:pStyle w:val="30"/>
            </w:pPr>
            <w:r>
              <w:rPr>
                <w:rFonts w:hint="eastAsia"/>
              </w:rPr>
              <w:t>70</w:t>
            </w:r>
          </w:p>
        </w:tc>
        <w:tc>
          <w:tcPr>
            <w:tcW w:w="741" w:type="pct"/>
            <w:vAlign w:val="center"/>
          </w:tcPr>
          <w:p w14:paraId="252729C4">
            <w:pPr>
              <w:pStyle w:val="30"/>
            </w:pPr>
            <w:r>
              <w:rPr>
                <w:rFonts w:hint="eastAsia"/>
              </w:rPr>
              <w:t>全面风险预警系统-应用服务器</w:t>
            </w:r>
          </w:p>
        </w:tc>
        <w:tc>
          <w:tcPr>
            <w:tcW w:w="522" w:type="pct"/>
            <w:shd w:val="clear" w:color="auto" w:fill="FFFFFF"/>
            <w:vAlign w:val="center"/>
          </w:tcPr>
          <w:p w14:paraId="6A7A0756">
            <w:pPr>
              <w:pStyle w:val="30"/>
            </w:pPr>
            <w:r>
              <w:rPr>
                <w:rFonts w:hint="eastAsia"/>
              </w:rPr>
              <w:t>虚拟机</w:t>
            </w:r>
          </w:p>
        </w:tc>
        <w:tc>
          <w:tcPr>
            <w:tcW w:w="464" w:type="pct"/>
            <w:vAlign w:val="center"/>
          </w:tcPr>
          <w:p w14:paraId="667864DA">
            <w:pPr>
              <w:pStyle w:val="30"/>
            </w:pPr>
            <w:r>
              <w:rPr>
                <w:rFonts w:hint="eastAsia"/>
              </w:rPr>
              <w:t>8</w:t>
            </w:r>
          </w:p>
        </w:tc>
        <w:tc>
          <w:tcPr>
            <w:tcW w:w="496" w:type="pct"/>
            <w:vAlign w:val="center"/>
          </w:tcPr>
          <w:p w14:paraId="33C1EDA4">
            <w:pPr>
              <w:pStyle w:val="30"/>
            </w:pPr>
            <w:r>
              <w:rPr>
                <w:rFonts w:hint="eastAsia"/>
              </w:rPr>
              <w:t>32</w:t>
            </w:r>
          </w:p>
        </w:tc>
        <w:tc>
          <w:tcPr>
            <w:tcW w:w="552" w:type="pct"/>
            <w:vAlign w:val="center"/>
          </w:tcPr>
          <w:p w14:paraId="31C67C61">
            <w:pPr>
              <w:pStyle w:val="30"/>
            </w:pPr>
            <w:r>
              <w:rPr>
                <w:rFonts w:hint="eastAsia"/>
              </w:rPr>
              <w:t>500</w:t>
            </w:r>
          </w:p>
        </w:tc>
        <w:tc>
          <w:tcPr>
            <w:tcW w:w="608" w:type="pct"/>
            <w:shd w:val="clear" w:color="auto" w:fill="FFFFFF"/>
            <w:vAlign w:val="center"/>
          </w:tcPr>
          <w:p w14:paraId="269E59E0">
            <w:pPr>
              <w:pStyle w:val="30"/>
            </w:pPr>
            <w:r>
              <w:rPr>
                <w:rFonts w:hint="eastAsia"/>
              </w:rPr>
              <w:t>2</w:t>
            </w:r>
          </w:p>
        </w:tc>
        <w:tc>
          <w:tcPr>
            <w:tcW w:w="510" w:type="pct"/>
            <w:shd w:val="clear" w:color="auto" w:fill="FFFFFF"/>
            <w:vAlign w:val="center"/>
          </w:tcPr>
          <w:p w14:paraId="23EAA88A">
            <w:pPr>
              <w:pStyle w:val="30"/>
            </w:pPr>
            <w:r>
              <w:rPr>
                <w:rFonts w:hint="eastAsia"/>
              </w:rPr>
              <w:t>22</w:t>
            </w:r>
          </w:p>
        </w:tc>
        <w:tc>
          <w:tcPr>
            <w:tcW w:w="392" w:type="pct"/>
            <w:shd w:val="clear" w:color="auto" w:fill="FFFFFF"/>
            <w:vAlign w:val="center"/>
          </w:tcPr>
          <w:p w14:paraId="7C507884">
            <w:pPr>
              <w:pStyle w:val="30"/>
            </w:pPr>
            <w:r>
              <w:rPr>
                <w:rFonts w:hint="eastAsia"/>
              </w:rPr>
              <w:t>47</w:t>
            </w:r>
          </w:p>
        </w:tc>
        <w:tc>
          <w:tcPr>
            <w:tcW w:w="370" w:type="pct"/>
            <w:shd w:val="clear" w:color="auto" w:fill="FFFFFF"/>
            <w:vAlign w:val="center"/>
          </w:tcPr>
          <w:p w14:paraId="362C5D9C">
            <w:pPr>
              <w:pStyle w:val="30"/>
            </w:pPr>
          </w:p>
        </w:tc>
      </w:tr>
      <w:tr w14:paraId="4059D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022A63DF">
            <w:pPr>
              <w:pStyle w:val="30"/>
            </w:pPr>
            <w:r>
              <w:rPr>
                <w:rFonts w:hint="eastAsia"/>
              </w:rPr>
              <w:t>71</w:t>
            </w:r>
          </w:p>
        </w:tc>
        <w:tc>
          <w:tcPr>
            <w:tcW w:w="741" w:type="pct"/>
            <w:vAlign w:val="center"/>
          </w:tcPr>
          <w:p w14:paraId="2F461F61">
            <w:pPr>
              <w:pStyle w:val="30"/>
            </w:pPr>
            <w:r>
              <w:rPr>
                <w:rFonts w:hint="eastAsia"/>
              </w:rPr>
              <w:t>全面风险预警系统-数据库服务器</w:t>
            </w:r>
          </w:p>
        </w:tc>
        <w:tc>
          <w:tcPr>
            <w:tcW w:w="522" w:type="pct"/>
            <w:shd w:val="clear" w:color="auto" w:fill="FFFFFF"/>
            <w:vAlign w:val="center"/>
          </w:tcPr>
          <w:p w14:paraId="302E9D04">
            <w:pPr>
              <w:pStyle w:val="30"/>
            </w:pPr>
            <w:r>
              <w:rPr>
                <w:rFonts w:hint="eastAsia"/>
              </w:rPr>
              <w:t>虚拟机</w:t>
            </w:r>
          </w:p>
        </w:tc>
        <w:tc>
          <w:tcPr>
            <w:tcW w:w="464" w:type="pct"/>
            <w:vAlign w:val="center"/>
          </w:tcPr>
          <w:p w14:paraId="074A6598">
            <w:pPr>
              <w:pStyle w:val="30"/>
            </w:pPr>
            <w:r>
              <w:rPr>
                <w:rFonts w:hint="eastAsia"/>
              </w:rPr>
              <w:t>8</w:t>
            </w:r>
          </w:p>
        </w:tc>
        <w:tc>
          <w:tcPr>
            <w:tcW w:w="496" w:type="pct"/>
            <w:vAlign w:val="center"/>
          </w:tcPr>
          <w:p w14:paraId="4C28221A">
            <w:pPr>
              <w:pStyle w:val="30"/>
            </w:pPr>
            <w:r>
              <w:rPr>
                <w:rFonts w:hint="eastAsia"/>
              </w:rPr>
              <w:t>32</w:t>
            </w:r>
          </w:p>
        </w:tc>
        <w:tc>
          <w:tcPr>
            <w:tcW w:w="552" w:type="pct"/>
            <w:vAlign w:val="center"/>
          </w:tcPr>
          <w:p w14:paraId="3AB12DE4">
            <w:pPr>
              <w:pStyle w:val="30"/>
            </w:pPr>
            <w:r>
              <w:rPr>
                <w:rFonts w:hint="eastAsia"/>
              </w:rPr>
              <w:t>1124</w:t>
            </w:r>
          </w:p>
        </w:tc>
        <w:tc>
          <w:tcPr>
            <w:tcW w:w="608" w:type="pct"/>
            <w:shd w:val="clear" w:color="auto" w:fill="FFFFFF"/>
            <w:vAlign w:val="center"/>
          </w:tcPr>
          <w:p w14:paraId="3A3A53A1">
            <w:pPr>
              <w:pStyle w:val="30"/>
            </w:pPr>
            <w:r>
              <w:rPr>
                <w:rFonts w:hint="eastAsia"/>
              </w:rPr>
              <w:t>2</w:t>
            </w:r>
          </w:p>
        </w:tc>
        <w:tc>
          <w:tcPr>
            <w:tcW w:w="510" w:type="pct"/>
            <w:shd w:val="clear" w:color="auto" w:fill="FFFFFF"/>
            <w:vAlign w:val="center"/>
          </w:tcPr>
          <w:p w14:paraId="6AA70C1F">
            <w:pPr>
              <w:pStyle w:val="30"/>
            </w:pPr>
            <w:r>
              <w:rPr>
                <w:rFonts w:hint="eastAsia"/>
              </w:rPr>
              <w:t>15</w:t>
            </w:r>
          </w:p>
        </w:tc>
        <w:tc>
          <w:tcPr>
            <w:tcW w:w="392" w:type="pct"/>
            <w:shd w:val="clear" w:color="auto" w:fill="FFFFFF"/>
            <w:vAlign w:val="center"/>
          </w:tcPr>
          <w:p w14:paraId="2588E9CA">
            <w:pPr>
              <w:pStyle w:val="30"/>
            </w:pPr>
            <w:r>
              <w:rPr>
                <w:rFonts w:hint="eastAsia"/>
              </w:rPr>
              <w:t>46</w:t>
            </w:r>
          </w:p>
        </w:tc>
        <w:tc>
          <w:tcPr>
            <w:tcW w:w="370" w:type="pct"/>
            <w:shd w:val="clear" w:color="auto" w:fill="FFFFFF"/>
            <w:vAlign w:val="center"/>
          </w:tcPr>
          <w:p w14:paraId="107DACC6">
            <w:pPr>
              <w:pStyle w:val="30"/>
            </w:pPr>
          </w:p>
        </w:tc>
      </w:tr>
      <w:tr w14:paraId="09851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0" w:hRule="atLeast"/>
          <w:jc w:val="center"/>
        </w:trPr>
        <w:tc>
          <w:tcPr>
            <w:tcW w:w="340" w:type="pct"/>
            <w:shd w:val="clear" w:color="auto" w:fill="FFFFFF"/>
            <w:vAlign w:val="center"/>
          </w:tcPr>
          <w:p w14:paraId="51E13AD9">
            <w:pPr>
              <w:pStyle w:val="30"/>
            </w:pPr>
            <w:r>
              <w:rPr>
                <w:rFonts w:hint="eastAsia"/>
              </w:rPr>
              <w:t>72</w:t>
            </w:r>
          </w:p>
        </w:tc>
        <w:tc>
          <w:tcPr>
            <w:tcW w:w="741" w:type="pct"/>
            <w:vAlign w:val="center"/>
          </w:tcPr>
          <w:p w14:paraId="489B893F">
            <w:pPr>
              <w:pStyle w:val="30"/>
            </w:pPr>
            <w:r>
              <w:rPr>
                <w:rFonts w:hint="eastAsia"/>
              </w:rPr>
              <w:t>全面风险预警系统-数据库服务器</w:t>
            </w:r>
          </w:p>
        </w:tc>
        <w:tc>
          <w:tcPr>
            <w:tcW w:w="522" w:type="pct"/>
            <w:shd w:val="clear" w:color="auto" w:fill="FFFFFF"/>
            <w:vAlign w:val="center"/>
          </w:tcPr>
          <w:p w14:paraId="11ED1DBE">
            <w:pPr>
              <w:pStyle w:val="30"/>
            </w:pPr>
            <w:r>
              <w:rPr>
                <w:rFonts w:hint="eastAsia"/>
              </w:rPr>
              <w:t>虚拟机</w:t>
            </w:r>
          </w:p>
        </w:tc>
        <w:tc>
          <w:tcPr>
            <w:tcW w:w="464" w:type="pct"/>
            <w:vAlign w:val="center"/>
          </w:tcPr>
          <w:p w14:paraId="509AAC0F">
            <w:pPr>
              <w:pStyle w:val="30"/>
            </w:pPr>
            <w:r>
              <w:rPr>
                <w:rFonts w:hint="eastAsia"/>
              </w:rPr>
              <w:t>8</w:t>
            </w:r>
          </w:p>
        </w:tc>
        <w:tc>
          <w:tcPr>
            <w:tcW w:w="496" w:type="pct"/>
            <w:vAlign w:val="center"/>
          </w:tcPr>
          <w:p w14:paraId="58C79177">
            <w:pPr>
              <w:pStyle w:val="30"/>
            </w:pPr>
            <w:r>
              <w:rPr>
                <w:rFonts w:hint="eastAsia"/>
              </w:rPr>
              <w:t>32</w:t>
            </w:r>
          </w:p>
        </w:tc>
        <w:tc>
          <w:tcPr>
            <w:tcW w:w="552" w:type="pct"/>
            <w:vAlign w:val="center"/>
          </w:tcPr>
          <w:p w14:paraId="7B247026">
            <w:pPr>
              <w:pStyle w:val="30"/>
            </w:pPr>
            <w:r>
              <w:rPr>
                <w:rFonts w:hint="eastAsia"/>
              </w:rPr>
              <w:t>1124</w:t>
            </w:r>
          </w:p>
        </w:tc>
        <w:tc>
          <w:tcPr>
            <w:tcW w:w="608" w:type="pct"/>
            <w:shd w:val="clear" w:color="auto" w:fill="FFFFFF"/>
            <w:vAlign w:val="center"/>
          </w:tcPr>
          <w:p w14:paraId="3FEF4D8D">
            <w:pPr>
              <w:pStyle w:val="30"/>
            </w:pPr>
            <w:r>
              <w:rPr>
                <w:rFonts w:hint="eastAsia"/>
              </w:rPr>
              <w:t>2</w:t>
            </w:r>
          </w:p>
        </w:tc>
        <w:tc>
          <w:tcPr>
            <w:tcW w:w="510" w:type="pct"/>
            <w:shd w:val="clear" w:color="auto" w:fill="FFFFFF"/>
            <w:vAlign w:val="center"/>
          </w:tcPr>
          <w:p w14:paraId="5A7EFBDA">
            <w:pPr>
              <w:pStyle w:val="30"/>
            </w:pPr>
            <w:r>
              <w:rPr>
                <w:rFonts w:hint="eastAsia"/>
              </w:rPr>
              <w:t>20</w:t>
            </w:r>
          </w:p>
        </w:tc>
        <w:tc>
          <w:tcPr>
            <w:tcW w:w="392" w:type="pct"/>
            <w:shd w:val="clear" w:color="auto" w:fill="FFFFFF"/>
            <w:vAlign w:val="center"/>
          </w:tcPr>
          <w:p w14:paraId="5490CE09">
            <w:pPr>
              <w:pStyle w:val="30"/>
            </w:pPr>
            <w:r>
              <w:rPr>
                <w:rFonts w:hint="eastAsia"/>
              </w:rPr>
              <w:t>41</w:t>
            </w:r>
          </w:p>
        </w:tc>
        <w:tc>
          <w:tcPr>
            <w:tcW w:w="370" w:type="pct"/>
            <w:shd w:val="clear" w:color="auto" w:fill="FFFFFF"/>
            <w:vAlign w:val="center"/>
          </w:tcPr>
          <w:p w14:paraId="523D0211">
            <w:pPr>
              <w:pStyle w:val="30"/>
            </w:pPr>
          </w:p>
        </w:tc>
      </w:tr>
      <w:tr w14:paraId="76A60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0" w:hRule="atLeast"/>
          <w:jc w:val="center"/>
        </w:trPr>
        <w:tc>
          <w:tcPr>
            <w:tcW w:w="340" w:type="pct"/>
            <w:shd w:val="clear" w:color="auto" w:fill="FFFFFF"/>
            <w:vAlign w:val="center"/>
          </w:tcPr>
          <w:p w14:paraId="51837E23">
            <w:pPr>
              <w:pStyle w:val="30"/>
            </w:pPr>
            <w:r>
              <w:rPr>
                <w:rFonts w:hint="eastAsia"/>
              </w:rPr>
              <w:t>73</w:t>
            </w:r>
          </w:p>
        </w:tc>
        <w:tc>
          <w:tcPr>
            <w:tcW w:w="741" w:type="pct"/>
            <w:vAlign w:val="center"/>
          </w:tcPr>
          <w:p w14:paraId="3C8AD616">
            <w:pPr>
              <w:pStyle w:val="30"/>
            </w:pPr>
            <w:r>
              <w:rPr>
                <w:rFonts w:hint="eastAsia"/>
              </w:rPr>
              <w:t>国企投资基金信息子系统数据库-测试</w:t>
            </w:r>
          </w:p>
        </w:tc>
        <w:tc>
          <w:tcPr>
            <w:tcW w:w="522" w:type="pct"/>
            <w:shd w:val="clear" w:color="auto" w:fill="FFFFFF"/>
            <w:vAlign w:val="center"/>
          </w:tcPr>
          <w:p w14:paraId="3543EDDF">
            <w:pPr>
              <w:pStyle w:val="30"/>
            </w:pPr>
            <w:r>
              <w:rPr>
                <w:rFonts w:hint="eastAsia"/>
              </w:rPr>
              <w:t>虚拟机</w:t>
            </w:r>
          </w:p>
        </w:tc>
        <w:tc>
          <w:tcPr>
            <w:tcW w:w="464" w:type="pct"/>
            <w:vAlign w:val="center"/>
          </w:tcPr>
          <w:p w14:paraId="0A0962BA">
            <w:pPr>
              <w:pStyle w:val="30"/>
            </w:pPr>
            <w:r>
              <w:rPr>
                <w:rFonts w:hint="eastAsia"/>
              </w:rPr>
              <w:t>4</w:t>
            </w:r>
          </w:p>
        </w:tc>
        <w:tc>
          <w:tcPr>
            <w:tcW w:w="496" w:type="pct"/>
            <w:vAlign w:val="center"/>
          </w:tcPr>
          <w:p w14:paraId="251D1D77">
            <w:pPr>
              <w:pStyle w:val="30"/>
            </w:pPr>
            <w:r>
              <w:rPr>
                <w:rFonts w:hint="eastAsia"/>
              </w:rPr>
              <w:t>8</w:t>
            </w:r>
          </w:p>
        </w:tc>
        <w:tc>
          <w:tcPr>
            <w:tcW w:w="552" w:type="pct"/>
            <w:vAlign w:val="center"/>
          </w:tcPr>
          <w:p w14:paraId="690011EE">
            <w:pPr>
              <w:pStyle w:val="30"/>
            </w:pPr>
            <w:r>
              <w:rPr>
                <w:rFonts w:hint="eastAsia"/>
              </w:rPr>
              <w:t>500</w:t>
            </w:r>
          </w:p>
        </w:tc>
        <w:tc>
          <w:tcPr>
            <w:tcW w:w="608" w:type="pct"/>
            <w:shd w:val="clear" w:color="auto" w:fill="FFFFFF"/>
            <w:vAlign w:val="center"/>
          </w:tcPr>
          <w:p w14:paraId="42BCBE0A">
            <w:pPr>
              <w:pStyle w:val="30"/>
            </w:pPr>
            <w:r>
              <w:rPr>
                <w:rFonts w:hint="eastAsia"/>
              </w:rPr>
              <w:t>5</w:t>
            </w:r>
          </w:p>
        </w:tc>
        <w:tc>
          <w:tcPr>
            <w:tcW w:w="510" w:type="pct"/>
            <w:shd w:val="clear" w:color="auto" w:fill="FFFFFF"/>
            <w:vAlign w:val="center"/>
          </w:tcPr>
          <w:p w14:paraId="5DD352A8">
            <w:pPr>
              <w:pStyle w:val="30"/>
            </w:pPr>
            <w:r>
              <w:rPr>
                <w:rFonts w:hint="eastAsia"/>
              </w:rPr>
              <w:t>85</w:t>
            </w:r>
          </w:p>
        </w:tc>
        <w:tc>
          <w:tcPr>
            <w:tcW w:w="392" w:type="pct"/>
            <w:shd w:val="clear" w:color="auto" w:fill="FFFFFF"/>
            <w:vAlign w:val="center"/>
          </w:tcPr>
          <w:p w14:paraId="0F16ECBF">
            <w:pPr>
              <w:pStyle w:val="30"/>
            </w:pPr>
            <w:r>
              <w:rPr>
                <w:rFonts w:hint="eastAsia"/>
              </w:rPr>
              <w:t>48</w:t>
            </w:r>
          </w:p>
        </w:tc>
        <w:tc>
          <w:tcPr>
            <w:tcW w:w="370" w:type="pct"/>
            <w:shd w:val="clear" w:color="auto" w:fill="FFFFFF"/>
            <w:vAlign w:val="center"/>
          </w:tcPr>
          <w:p w14:paraId="7D851C92">
            <w:pPr>
              <w:pStyle w:val="30"/>
            </w:pPr>
          </w:p>
        </w:tc>
      </w:tr>
      <w:tr w14:paraId="14BAF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5B7F1375">
            <w:pPr>
              <w:pStyle w:val="30"/>
            </w:pPr>
            <w:r>
              <w:rPr>
                <w:rFonts w:hint="eastAsia"/>
              </w:rPr>
              <w:t>74</w:t>
            </w:r>
          </w:p>
        </w:tc>
        <w:tc>
          <w:tcPr>
            <w:tcW w:w="741" w:type="pct"/>
            <w:vAlign w:val="center"/>
          </w:tcPr>
          <w:p w14:paraId="351A62F8">
            <w:pPr>
              <w:pStyle w:val="30"/>
            </w:pPr>
            <w:r>
              <w:rPr>
                <w:rFonts w:hint="eastAsia"/>
              </w:rPr>
              <w:t>国企投资基金信息子系统应用-测试1</w:t>
            </w:r>
          </w:p>
        </w:tc>
        <w:tc>
          <w:tcPr>
            <w:tcW w:w="522" w:type="pct"/>
            <w:shd w:val="clear" w:color="auto" w:fill="FFFFFF"/>
            <w:vAlign w:val="center"/>
          </w:tcPr>
          <w:p w14:paraId="50539A69">
            <w:pPr>
              <w:pStyle w:val="30"/>
            </w:pPr>
            <w:r>
              <w:rPr>
                <w:rFonts w:hint="eastAsia"/>
              </w:rPr>
              <w:t>虚拟机</w:t>
            </w:r>
          </w:p>
        </w:tc>
        <w:tc>
          <w:tcPr>
            <w:tcW w:w="464" w:type="pct"/>
            <w:vAlign w:val="center"/>
          </w:tcPr>
          <w:p w14:paraId="32579193">
            <w:pPr>
              <w:pStyle w:val="30"/>
            </w:pPr>
            <w:r>
              <w:rPr>
                <w:rFonts w:hint="eastAsia"/>
              </w:rPr>
              <w:t>4</w:t>
            </w:r>
          </w:p>
        </w:tc>
        <w:tc>
          <w:tcPr>
            <w:tcW w:w="496" w:type="pct"/>
            <w:vAlign w:val="center"/>
          </w:tcPr>
          <w:p w14:paraId="64788FAA">
            <w:pPr>
              <w:pStyle w:val="30"/>
            </w:pPr>
            <w:r>
              <w:rPr>
                <w:rFonts w:hint="eastAsia"/>
              </w:rPr>
              <w:t>8</w:t>
            </w:r>
          </w:p>
        </w:tc>
        <w:tc>
          <w:tcPr>
            <w:tcW w:w="552" w:type="pct"/>
            <w:vAlign w:val="center"/>
          </w:tcPr>
          <w:p w14:paraId="002C4FBE">
            <w:pPr>
              <w:pStyle w:val="30"/>
            </w:pPr>
            <w:r>
              <w:rPr>
                <w:rFonts w:hint="eastAsia"/>
              </w:rPr>
              <w:t>200</w:t>
            </w:r>
          </w:p>
        </w:tc>
        <w:tc>
          <w:tcPr>
            <w:tcW w:w="608" w:type="pct"/>
            <w:shd w:val="clear" w:color="auto" w:fill="FFFFFF"/>
            <w:vAlign w:val="center"/>
          </w:tcPr>
          <w:p w14:paraId="3EFBDD7A">
            <w:pPr>
              <w:pStyle w:val="30"/>
            </w:pPr>
            <w:r>
              <w:rPr>
                <w:rFonts w:hint="eastAsia"/>
              </w:rPr>
              <w:t>2</w:t>
            </w:r>
          </w:p>
        </w:tc>
        <w:tc>
          <w:tcPr>
            <w:tcW w:w="510" w:type="pct"/>
            <w:shd w:val="clear" w:color="auto" w:fill="FFFFFF"/>
            <w:vAlign w:val="center"/>
          </w:tcPr>
          <w:p w14:paraId="5F6C66AA">
            <w:pPr>
              <w:pStyle w:val="30"/>
            </w:pPr>
            <w:r>
              <w:rPr>
                <w:rFonts w:hint="eastAsia"/>
              </w:rPr>
              <w:t>65</w:t>
            </w:r>
          </w:p>
        </w:tc>
        <w:tc>
          <w:tcPr>
            <w:tcW w:w="392" w:type="pct"/>
            <w:shd w:val="clear" w:color="auto" w:fill="FFFFFF"/>
            <w:vAlign w:val="center"/>
          </w:tcPr>
          <w:p w14:paraId="5CAB6BB6">
            <w:pPr>
              <w:pStyle w:val="30"/>
            </w:pPr>
            <w:r>
              <w:rPr>
                <w:rFonts w:hint="eastAsia"/>
              </w:rPr>
              <w:t>20</w:t>
            </w:r>
          </w:p>
        </w:tc>
        <w:tc>
          <w:tcPr>
            <w:tcW w:w="370" w:type="pct"/>
            <w:shd w:val="clear" w:color="auto" w:fill="FFFFFF"/>
            <w:vAlign w:val="center"/>
          </w:tcPr>
          <w:p w14:paraId="37500ACC">
            <w:pPr>
              <w:pStyle w:val="30"/>
            </w:pPr>
          </w:p>
        </w:tc>
      </w:tr>
      <w:tr w14:paraId="45A4E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641EF6F6">
            <w:pPr>
              <w:pStyle w:val="30"/>
            </w:pPr>
            <w:r>
              <w:rPr>
                <w:rFonts w:hint="eastAsia"/>
              </w:rPr>
              <w:t>75</w:t>
            </w:r>
          </w:p>
        </w:tc>
        <w:tc>
          <w:tcPr>
            <w:tcW w:w="741" w:type="pct"/>
            <w:vAlign w:val="center"/>
          </w:tcPr>
          <w:p w14:paraId="12F51E6D">
            <w:pPr>
              <w:pStyle w:val="30"/>
            </w:pPr>
            <w:r>
              <w:rPr>
                <w:rFonts w:hint="eastAsia"/>
              </w:rPr>
              <w:t>国企投资基金信息子系统应用-测试2</w:t>
            </w:r>
          </w:p>
        </w:tc>
        <w:tc>
          <w:tcPr>
            <w:tcW w:w="522" w:type="pct"/>
            <w:shd w:val="clear" w:color="auto" w:fill="FFFFFF"/>
            <w:vAlign w:val="center"/>
          </w:tcPr>
          <w:p w14:paraId="609CF404">
            <w:pPr>
              <w:pStyle w:val="30"/>
            </w:pPr>
            <w:r>
              <w:rPr>
                <w:rFonts w:hint="eastAsia"/>
              </w:rPr>
              <w:t>虚拟机</w:t>
            </w:r>
          </w:p>
        </w:tc>
        <w:tc>
          <w:tcPr>
            <w:tcW w:w="464" w:type="pct"/>
            <w:vAlign w:val="center"/>
          </w:tcPr>
          <w:p w14:paraId="004A350B">
            <w:pPr>
              <w:pStyle w:val="30"/>
            </w:pPr>
            <w:r>
              <w:rPr>
                <w:rFonts w:hint="eastAsia"/>
              </w:rPr>
              <w:t>4</w:t>
            </w:r>
          </w:p>
        </w:tc>
        <w:tc>
          <w:tcPr>
            <w:tcW w:w="496" w:type="pct"/>
            <w:vAlign w:val="center"/>
          </w:tcPr>
          <w:p w14:paraId="39E19694">
            <w:pPr>
              <w:pStyle w:val="30"/>
            </w:pPr>
            <w:r>
              <w:rPr>
                <w:rFonts w:hint="eastAsia"/>
              </w:rPr>
              <w:t>8</w:t>
            </w:r>
          </w:p>
        </w:tc>
        <w:tc>
          <w:tcPr>
            <w:tcW w:w="552" w:type="pct"/>
            <w:vAlign w:val="center"/>
          </w:tcPr>
          <w:p w14:paraId="1E5A6C5C">
            <w:pPr>
              <w:pStyle w:val="30"/>
            </w:pPr>
            <w:r>
              <w:rPr>
                <w:rFonts w:hint="eastAsia"/>
              </w:rPr>
              <w:t>200</w:t>
            </w:r>
          </w:p>
        </w:tc>
        <w:tc>
          <w:tcPr>
            <w:tcW w:w="608" w:type="pct"/>
            <w:shd w:val="clear" w:color="auto" w:fill="FFFFFF"/>
            <w:vAlign w:val="center"/>
          </w:tcPr>
          <w:p w14:paraId="0DFBB6F4">
            <w:pPr>
              <w:pStyle w:val="30"/>
            </w:pPr>
            <w:r>
              <w:rPr>
                <w:rFonts w:hint="eastAsia"/>
              </w:rPr>
              <w:t>6</w:t>
            </w:r>
          </w:p>
        </w:tc>
        <w:tc>
          <w:tcPr>
            <w:tcW w:w="510" w:type="pct"/>
            <w:shd w:val="clear" w:color="auto" w:fill="FFFFFF"/>
            <w:vAlign w:val="center"/>
          </w:tcPr>
          <w:p w14:paraId="0CA66498">
            <w:pPr>
              <w:pStyle w:val="30"/>
            </w:pPr>
            <w:r>
              <w:rPr>
                <w:rFonts w:hint="eastAsia"/>
              </w:rPr>
              <w:t>98</w:t>
            </w:r>
          </w:p>
        </w:tc>
        <w:tc>
          <w:tcPr>
            <w:tcW w:w="392" w:type="pct"/>
            <w:shd w:val="clear" w:color="auto" w:fill="FFFFFF"/>
            <w:vAlign w:val="center"/>
          </w:tcPr>
          <w:p w14:paraId="666DC64D">
            <w:pPr>
              <w:pStyle w:val="30"/>
            </w:pPr>
            <w:r>
              <w:rPr>
                <w:rFonts w:hint="eastAsia"/>
              </w:rPr>
              <w:t>23</w:t>
            </w:r>
          </w:p>
        </w:tc>
        <w:tc>
          <w:tcPr>
            <w:tcW w:w="370" w:type="pct"/>
            <w:shd w:val="clear" w:color="auto" w:fill="FFFFFF"/>
            <w:vAlign w:val="center"/>
          </w:tcPr>
          <w:p w14:paraId="1C5D62D3">
            <w:pPr>
              <w:pStyle w:val="30"/>
            </w:pPr>
          </w:p>
        </w:tc>
      </w:tr>
      <w:tr w14:paraId="74AF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vMerge w:val="restart"/>
            <w:shd w:val="clear" w:color="auto" w:fill="FFFFFF"/>
            <w:vAlign w:val="center"/>
          </w:tcPr>
          <w:p w14:paraId="63203E5D">
            <w:pPr>
              <w:pStyle w:val="30"/>
            </w:pPr>
            <w:r>
              <w:rPr>
                <w:rFonts w:hint="eastAsia"/>
              </w:rPr>
              <w:t>76</w:t>
            </w:r>
          </w:p>
        </w:tc>
        <w:tc>
          <w:tcPr>
            <w:tcW w:w="741" w:type="pct"/>
            <w:vAlign w:val="center"/>
          </w:tcPr>
          <w:p w14:paraId="670572B0">
            <w:pPr>
              <w:pStyle w:val="30"/>
            </w:pPr>
            <w:r>
              <w:rPr>
                <w:rFonts w:hint="eastAsia"/>
              </w:rPr>
              <w:t>国企投资基金信息子系统应用-测试3</w:t>
            </w:r>
          </w:p>
        </w:tc>
        <w:tc>
          <w:tcPr>
            <w:tcW w:w="522" w:type="pct"/>
            <w:shd w:val="clear" w:color="auto" w:fill="FFFFFF"/>
            <w:vAlign w:val="center"/>
          </w:tcPr>
          <w:p w14:paraId="570DC245">
            <w:pPr>
              <w:pStyle w:val="30"/>
            </w:pPr>
            <w:r>
              <w:rPr>
                <w:rFonts w:hint="eastAsia"/>
              </w:rPr>
              <w:t>虚拟机</w:t>
            </w:r>
          </w:p>
        </w:tc>
        <w:tc>
          <w:tcPr>
            <w:tcW w:w="464" w:type="pct"/>
            <w:vAlign w:val="center"/>
          </w:tcPr>
          <w:p w14:paraId="45E2C654">
            <w:pPr>
              <w:pStyle w:val="30"/>
            </w:pPr>
            <w:r>
              <w:rPr>
                <w:rFonts w:hint="eastAsia"/>
              </w:rPr>
              <w:t>4</w:t>
            </w:r>
          </w:p>
        </w:tc>
        <w:tc>
          <w:tcPr>
            <w:tcW w:w="496" w:type="pct"/>
            <w:vAlign w:val="center"/>
          </w:tcPr>
          <w:p w14:paraId="27DF689F">
            <w:pPr>
              <w:pStyle w:val="30"/>
            </w:pPr>
            <w:r>
              <w:rPr>
                <w:rFonts w:hint="eastAsia"/>
              </w:rPr>
              <w:t>8</w:t>
            </w:r>
          </w:p>
        </w:tc>
        <w:tc>
          <w:tcPr>
            <w:tcW w:w="552" w:type="pct"/>
            <w:vAlign w:val="center"/>
          </w:tcPr>
          <w:p w14:paraId="40BD6903">
            <w:pPr>
              <w:pStyle w:val="30"/>
            </w:pPr>
            <w:r>
              <w:rPr>
                <w:rFonts w:hint="eastAsia"/>
              </w:rPr>
              <w:t>200</w:t>
            </w:r>
          </w:p>
        </w:tc>
        <w:tc>
          <w:tcPr>
            <w:tcW w:w="608" w:type="pct"/>
            <w:shd w:val="clear" w:color="auto" w:fill="FFFFFF"/>
            <w:vAlign w:val="center"/>
          </w:tcPr>
          <w:p w14:paraId="3D727C58">
            <w:pPr>
              <w:pStyle w:val="30"/>
            </w:pPr>
            <w:r>
              <w:rPr>
                <w:rFonts w:hint="eastAsia"/>
              </w:rPr>
              <w:t>13</w:t>
            </w:r>
          </w:p>
        </w:tc>
        <w:tc>
          <w:tcPr>
            <w:tcW w:w="510" w:type="pct"/>
            <w:shd w:val="clear" w:color="auto" w:fill="FFFFFF"/>
            <w:vAlign w:val="center"/>
          </w:tcPr>
          <w:p w14:paraId="6C191727">
            <w:pPr>
              <w:pStyle w:val="30"/>
            </w:pPr>
            <w:r>
              <w:rPr>
                <w:rFonts w:hint="eastAsia"/>
              </w:rPr>
              <w:t>30</w:t>
            </w:r>
          </w:p>
        </w:tc>
        <w:tc>
          <w:tcPr>
            <w:tcW w:w="392" w:type="pct"/>
            <w:shd w:val="clear" w:color="auto" w:fill="FFFFFF"/>
            <w:vAlign w:val="center"/>
          </w:tcPr>
          <w:p w14:paraId="199A358C">
            <w:pPr>
              <w:pStyle w:val="30"/>
            </w:pPr>
            <w:r>
              <w:rPr>
                <w:rFonts w:hint="eastAsia"/>
              </w:rPr>
              <w:t>28</w:t>
            </w:r>
          </w:p>
        </w:tc>
        <w:tc>
          <w:tcPr>
            <w:tcW w:w="370" w:type="pct"/>
            <w:shd w:val="clear" w:color="auto" w:fill="FFFFFF"/>
            <w:vAlign w:val="center"/>
          </w:tcPr>
          <w:p w14:paraId="4C04F16F">
            <w:pPr>
              <w:pStyle w:val="30"/>
            </w:pPr>
          </w:p>
        </w:tc>
      </w:tr>
      <w:tr w14:paraId="2D0D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vMerge w:val="continue"/>
            <w:shd w:val="clear" w:color="auto" w:fill="FFFFFF"/>
            <w:vAlign w:val="center"/>
          </w:tcPr>
          <w:p w14:paraId="79448A55">
            <w:pPr>
              <w:pStyle w:val="30"/>
            </w:pPr>
          </w:p>
        </w:tc>
        <w:tc>
          <w:tcPr>
            <w:tcW w:w="741" w:type="pct"/>
            <w:vAlign w:val="center"/>
          </w:tcPr>
          <w:p w14:paraId="557BDE08">
            <w:pPr>
              <w:pStyle w:val="30"/>
            </w:pPr>
            <w:r>
              <w:rPr>
                <w:rFonts w:hint="eastAsia"/>
              </w:rPr>
              <w:t>国企投资基金信息子系统应用-测试4</w:t>
            </w:r>
          </w:p>
        </w:tc>
        <w:tc>
          <w:tcPr>
            <w:tcW w:w="522" w:type="pct"/>
            <w:shd w:val="clear" w:color="auto" w:fill="FFFFFF"/>
            <w:vAlign w:val="center"/>
          </w:tcPr>
          <w:p w14:paraId="0C01BC31">
            <w:pPr>
              <w:pStyle w:val="30"/>
            </w:pPr>
            <w:r>
              <w:rPr>
                <w:rFonts w:hint="eastAsia"/>
              </w:rPr>
              <w:t>虚拟机</w:t>
            </w:r>
          </w:p>
        </w:tc>
        <w:tc>
          <w:tcPr>
            <w:tcW w:w="464" w:type="pct"/>
            <w:vAlign w:val="center"/>
          </w:tcPr>
          <w:p w14:paraId="399D4AC4">
            <w:pPr>
              <w:pStyle w:val="30"/>
            </w:pPr>
            <w:r>
              <w:rPr>
                <w:rFonts w:hint="eastAsia"/>
              </w:rPr>
              <w:t>4</w:t>
            </w:r>
          </w:p>
        </w:tc>
        <w:tc>
          <w:tcPr>
            <w:tcW w:w="496" w:type="pct"/>
            <w:vAlign w:val="center"/>
          </w:tcPr>
          <w:p w14:paraId="624A060F">
            <w:pPr>
              <w:pStyle w:val="30"/>
            </w:pPr>
            <w:r>
              <w:rPr>
                <w:rFonts w:hint="eastAsia"/>
              </w:rPr>
              <w:t>8</w:t>
            </w:r>
          </w:p>
        </w:tc>
        <w:tc>
          <w:tcPr>
            <w:tcW w:w="552" w:type="pct"/>
            <w:vAlign w:val="center"/>
          </w:tcPr>
          <w:p w14:paraId="4CD76AE1">
            <w:pPr>
              <w:pStyle w:val="30"/>
            </w:pPr>
            <w:r>
              <w:rPr>
                <w:rFonts w:hint="eastAsia"/>
              </w:rPr>
              <w:t>200</w:t>
            </w:r>
          </w:p>
        </w:tc>
        <w:tc>
          <w:tcPr>
            <w:tcW w:w="608" w:type="pct"/>
            <w:shd w:val="clear" w:color="auto" w:fill="FFFFFF"/>
            <w:vAlign w:val="center"/>
          </w:tcPr>
          <w:p w14:paraId="7F2C161F">
            <w:pPr>
              <w:pStyle w:val="30"/>
            </w:pPr>
            <w:r>
              <w:rPr>
                <w:rFonts w:hint="eastAsia"/>
              </w:rPr>
              <w:t>13</w:t>
            </w:r>
          </w:p>
        </w:tc>
        <w:tc>
          <w:tcPr>
            <w:tcW w:w="510" w:type="pct"/>
            <w:shd w:val="clear" w:color="auto" w:fill="FFFFFF"/>
            <w:vAlign w:val="center"/>
          </w:tcPr>
          <w:p w14:paraId="5959A20A">
            <w:pPr>
              <w:pStyle w:val="30"/>
            </w:pPr>
            <w:r>
              <w:rPr>
                <w:rFonts w:hint="eastAsia"/>
              </w:rPr>
              <w:t>30</w:t>
            </w:r>
          </w:p>
        </w:tc>
        <w:tc>
          <w:tcPr>
            <w:tcW w:w="392" w:type="pct"/>
            <w:shd w:val="clear" w:color="auto" w:fill="FFFFFF"/>
            <w:vAlign w:val="center"/>
          </w:tcPr>
          <w:p w14:paraId="5EAA405C">
            <w:pPr>
              <w:pStyle w:val="30"/>
            </w:pPr>
            <w:r>
              <w:rPr>
                <w:rFonts w:hint="eastAsia"/>
              </w:rPr>
              <w:t>28</w:t>
            </w:r>
          </w:p>
        </w:tc>
        <w:tc>
          <w:tcPr>
            <w:tcW w:w="370" w:type="pct"/>
            <w:shd w:val="clear" w:color="auto" w:fill="FFFFFF"/>
            <w:vAlign w:val="center"/>
          </w:tcPr>
          <w:p w14:paraId="4473E463">
            <w:pPr>
              <w:pStyle w:val="30"/>
            </w:pPr>
          </w:p>
        </w:tc>
      </w:tr>
      <w:tr w14:paraId="01059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77B7A7D6">
            <w:pPr>
              <w:pStyle w:val="30"/>
            </w:pPr>
            <w:r>
              <w:rPr>
                <w:rFonts w:hint="eastAsia"/>
              </w:rPr>
              <w:t>77</w:t>
            </w:r>
          </w:p>
        </w:tc>
        <w:tc>
          <w:tcPr>
            <w:tcW w:w="741" w:type="pct"/>
            <w:vAlign w:val="center"/>
          </w:tcPr>
          <w:p w14:paraId="5BAEB6F3">
            <w:pPr>
              <w:pStyle w:val="30"/>
            </w:pPr>
            <w:r>
              <w:rPr>
                <w:rFonts w:hint="eastAsia"/>
              </w:rPr>
              <w:t>国企投资基金信息子系统应用-测试5</w:t>
            </w:r>
          </w:p>
        </w:tc>
        <w:tc>
          <w:tcPr>
            <w:tcW w:w="522" w:type="pct"/>
            <w:shd w:val="clear" w:color="auto" w:fill="FFFFFF"/>
            <w:vAlign w:val="center"/>
          </w:tcPr>
          <w:p w14:paraId="58AD6C01">
            <w:pPr>
              <w:pStyle w:val="30"/>
            </w:pPr>
            <w:r>
              <w:rPr>
                <w:rFonts w:hint="eastAsia"/>
              </w:rPr>
              <w:t>虚拟机</w:t>
            </w:r>
          </w:p>
        </w:tc>
        <w:tc>
          <w:tcPr>
            <w:tcW w:w="464" w:type="pct"/>
            <w:vAlign w:val="center"/>
          </w:tcPr>
          <w:p w14:paraId="10155981">
            <w:pPr>
              <w:pStyle w:val="30"/>
            </w:pPr>
            <w:r>
              <w:rPr>
                <w:rFonts w:hint="eastAsia"/>
              </w:rPr>
              <w:t>4</w:t>
            </w:r>
          </w:p>
        </w:tc>
        <w:tc>
          <w:tcPr>
            <w:tcW w:w="496" w:type="pct"/>
            <w:vAlign w:val="center"/>
          </w:tcPr>
          <w:p w14:paraId="1E175600">
            <w:pPr>
              <w:pStyle w:val="30"/>
            </w:pPr>
            <w:r>
              <w:rPr>
                <w:rFonts w:hint="eastAsia"/>
              </w:rPr>
              <w:t>8</w:t>
            </w:r>
          </w:p>
        </w:tc>
        <w:tc>
          <w:tcPr>
            <w:tcW w:w="552" w:type="pct"/>
            <w:vAlign w:val="center"/>
          </w:tcPr>
          <w:p w14:paraId="004AF0F5">
            <w:pPr>
              <w:pStyle w:val="30"/>
            </w:pPr>
            <w:r>
              <w:rPr>
                <w:rFonts w:hint="eastAsia"/>
              </w:rPr>
              <w:t>200</w:t>
            </w:r>
          </w:p>
        </w:tc>
        <w:tc>
          <w:tcPr>
            <w:tcW w:w="608" w:type="pct"/>
            <w:shd w:val="clear" w:color="auto" w:fill="FFFFFF"/>
            <w:vAlign w:val="center"/>
          </w:tcPr>
          <w:p w14:paraId="560A87E5">
            <w:pPr>
              <w:pStyle w:val="30"/>
            </w:pPr>
            <w:r>
              <w:rPr>
                <w:rFonts w:hint="eastAsia"/>
              </w:rPr>
              <w:t>2</w:t>
            </w:r>
          </w:p>
        </w:tc>
        <w:tc>
          <w:tcPr>
            <w:tcW w:w="510" w:type="pct"/>
            <w:shd w:val="clear" w:color="auto" w:fill="FFFFFF"/>
            <w:vAlign w:val="center"/>
          </w:tcPr>
          <w:p w14:paraId="6D0C526D">
            <w:pPr>
              <w:pStyle w:val="30"/>
            </w:pPr>
            <w:r>
              <w:rPr>
                <w:rFonts w:hint="eastAsia"/>
              </w:rPr>
              <w:t>30</w:t>
            </w:r>
          </w:p>
        </w:tc>
        <w:tc>
          <w:tcPr>
            <w:tcW w:w="392" w:type="pct"/>
            <w:shd w:val="clear" w:color="auto" w:fill="FFFFFF"/>
            <w:vAlign w:val="center"/>
          </w:tcPr>
          <w:p w14:paraId="0CC31FF4">
            <w:pPr>
              <w:pStyle w:val="30"/>
            </w:pPr>
            <w:r>
              <w:rPr>
                <w:rFonts w:hint="eastAsia"/>
              </w:rPr>
              <w:t>37</w:t>
            </w:r>
          </w:p>
        </w:tc>
        <w:tc>
          <w:tcPr>
            <w:tcW w:w="370" w:type="pct"/>
            <w:shd w:val="clear" w:color="auto" w:fill="FFFFFF"/>
            <w:vAlign w:val="center"/>
          </w:tcPr>
          <w:p w14:paraId="34AD8CF6">
            <w:pPr>
              <w:pStyle w:val="30"/>
            </w:pPr>
          </w:p>
        </w:tc>
      </w:tr>
      <w:tr w14:paraId="5B5BE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4DAB0CE6">
            <w:pPr>
              <w:pStyle w:val="30"/>
            </w:pPr>
            <w:r>
              <w:rPr>
                <w:rFonts w:hint="eastAsia"/>
              </w:rPr>
              <w:t>78</w:t>
            </w:r>
          </w:p>
        </w:tc>
        <w:tc>
          <w:tcPr>
            <w:tcW w:w="741" w:type="pct"/>
            <w:vAlign w:val="center"/>
          </w:tcPr>
          <w:p w14:paraId="361ABF01">
            <w:pPr>
              <w:pStyle w:val="30"/>
            </w:pPr>
            <w:r>
              <w:rPr>
                <w:rFonts w:hint="eastAsia"/>
              </w:rPr>
              <w:t>国企投资基金信息子系统应用-测试6</w:t>
            </w:r>
          </w:p>
        </w:tc>
        <w:tc>
          <w:tcPr>
            <w:tcW w:w="522" w:type="pct"/>
            <w:shd w:val="clear" w:color="auto" w:fill="FFFFFF"/>
            <w:vAlign w:val="center"/>
          </w:tcPr>
          <w:p w14:paraId="3B1E5A70">
            <w:pPr>
              <w:pStyle w:val="30"/>
            </w:pPr>
            <w:r>
              <w:rPr>
                <w:rFonts w:hint="eastAsia"/>
              </w:rPr>
              <w:t>虚拟机</w:t>
            </w:r>
          </w:p>
        </w:tc>
        <w:tc>
          <w:tcPr>
            <w:tcW w:w="464" w:type="pct"/>
            <w:vAlign w:val="center"/>
          </w:tcPr>
          <w:p w14:paraId="168042B2">
            <w:pPr>
              <w:pStyle w:val="30"/>
            </w:pPr>
            <w:r>
              <w:rPr>
                <w:rFonts w:hint="eastAsia"/>
              </w:rPr>
              <w:t>4</w:t>
            </w:r>
          </w:p>
        </w:tc>
        <w:tc>
          <w:tcPr>
            <w:tcW w:w="496" w:type="pct"/>
            <w:vAlign w:val="center"/>
          </w:tcPr>
          <w:p w14:paraId="518B6F7E">
            <w:pPr>
              <w:pStyle w:val="30"/>
            </w:pPr>
            <w:r>
              <w:rPr>
                <w:rFonts w:hint="eastAsia"/>
              </w:rPr>
              <w:t>8</w:t>
            </w:r>
          </w:p>
        </w:tc>
        <w:tc>
          <w:tcPr>
            <w:tcW w:w="552" w:type="pct"/>
            <w:vAlign w:val="center"/>
          </w:tcPr>
          <w:p w14:paraId="6D4123E4">
            <w:pPr>
              <w:pStyle w:val="30"/>
            </w:pPr>
            <w:r>
              <w:rPr>
                <w:rFonts w:hint="eastAsia"/>
              </w:rPr>
              <w:t>200</w:t>
            </w:r>
          </w:p>
        </w:tc>
        <w:tc>
          <w:tcPr>
            <w:tcW w:w="608" w:type="pct"/>
            <w:shd w:val="clear" w:color="auto" w:fill="FFFFFF"/>
            <w:vAlign w:val="center"/>
          </w:tcPr>
          <w:p w14:paraId="770AC9FA">
            <w:pPr>
              <w:pStyle w:val="30"/>
            </w:pPr>
            <w:r>
              <w:rPr>
                <w:rFonts w:hint="eastAsia"/>
              </w:rPr>
              <w:t>2</w:t>
            </w:r>
          </w:p>
        </w:tc>
        <w:tc>
          <w:tcPr>
            <w:tcW w:w="510" w:type="pct"/>
            <w:shd w:val="clear" w:color="auto" w:fill="FFFFFF"/>
            <w:vAlign w:val="center"/>
          </w:tcPr>
          <w:p w14:paraId="73F3683D">
            <w:pPr>
              <w:pStyle w:val="30"/>
            </w:pPr>
            <w:r>
              <w:rPr>
                <w:rFonts w:hint="eastAsia"/>
              </w:rPr>
              <w:t>30</w:t>
            </w:r>
          </w:p>
        </w:tc>
        <w:tc>
          <w:tcPr>
            <w:tcW w:w="392" w:type="pct"/>
            <w:shd w:val="clear" w:color="auto" w:fill="FFFFFF"/>
            <w:vAlign w:val="center"/>
          </w:tcPr>
          <w:p w14:paraId="5BF2E611">
            <w:pPr>
              <w:pStyle w:val="30"/>
            </w:pPr>
            <w:r>
              <w:rPr>
                <w:rFonts w:hint="eastAsia"/>
              </w:rPr>
              <w:t>39</w:t>
            </w:r>
          </w:p>
        </w:tc>
        <w:tc>
          <w:tcPr>
            <w:tcW w:w="370" w:type="pct"/>
            <w:shd w:val="clear" w:color="auto" w:fill="FFFFFF"/>
            <w:vAlign w:val="center"/>
          </w:tcPr>
          <w:p w14:paraId="10710866">
            <w:pPr>
              <w:pStyle w:val="30"/>
            </w:pPr>
          </w:p>
        </w:tc>
      </w:tr>
      <w:tr w14:paraId="41257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vMerge w:val="restart"/>
            <w:shd w:val="clear" w:color="auto" w:fill="FFFFFF"/>
            <w:vAlign w:val="center"/>
          </w:tcPr>
          <w:p w14:paraId="70779A46">
            <w:pPr>
              <w:pStyle w:val="30"/>
            </w:pPr>
            <w:r>
              <w:rPr>
                <w:rFonts w:hint="eastAsia"/>
              </w:rPr>
              <w:t>79</w:t>
            </w:r>
          </w:p>
        </w:tc>
        <w:tc>
          <w:tcPr>
            <w:tcW w:w="741" w:type="pct"/>
            <w:vAlign w:val="center"/>
          </w:tcPr>
          <w:p w14:paraId="376656D5">
            <w:pPr>
              <w:pStyle w:val="30"/>
            </w:pPr>
            <w:r>
              <w:rPr>
                <w:rFonts w:hint="eastAsia"/>
              </w:rPr>
              <w:t>国企投资基金信息子系统应用-测试7</w:t>
            </w:r>
          </w:p>
        </w:tc>
        <w:tc>
          <w:tcPr>
            <w:tcW w:w="522" w:type="pct"/>
            <w:shd w:val="clear" w:color="auto" w:fill="FFFFFF"/>
            <w:vAlign w:val="center"/>
          </w:tcPr>
          <w:p w14:paraId="6C1DF654">
            <w:pPr>
              <w:pStyle w:val="30"/>
            </w:pPr>
            <w:r>
              <w:rPr>
                <w:rFonts w:hint="eastAsia"/>
              </w:rPr>
              <w:t>虚拟机</w:t>
            </w:r>
          </w:p>
        </w:tc>
        <w:tc>
          <w:tcPr>
            <w:tcW w:w="464" w:type="pct"/>
            <w:vAlign w:val="center"/>
          </w:tcPr>
          <w:p w14:paraId="547FE342">
            <w:pPr>
              <w:pStyle w:val="30"/>
            </w:pPr>
            <w:r>
              <w:rPr>
                <w:rFonts w:hint="eastAsia"/>
              </w:rPr>
              <w:t>2</w:t>
            </w:r>
          </w:p>
        </w:tc>
        <w:tc>
          <w:tcPr>
            <w:tcW w:w="496" w:type="pct"/>
            <w:vAlign w:val="center"/>
          </w:tcPr>
          <w:p w14:paraId="493E46CC">
            <w:pPr>
              <w:pStyle w:val="30"/>
            </w:pPr>
            <w:r>
              <w:rPr>
                <w:rFonts w:hint="eastAsia"/>
              </w:rPr>
              <w:t>4</w:t>
            </w:r>
          </w:p>
        </w:tc>
        <w:tc>
          <w:tcPr>
            <w:tcW w:w="552" w:type="pct"/>
            <w:vAlign w:val="center"/>
          </w:tcPr>
          <w:p w14:paraId="752EE88E">
            <w:pPr>
              <w:pStyle w:val="30"/>
            </w:pPr>
            <w:r>
              <w:rPr>
                <w:rFonts w:hint="eastAsia"/>
              </w:rPr>
              <w:t>200</w:t>
            </w:r>
          </w:p>
        </w:tc>
        <w:tc>
          <w:tcPr>
            <w:tcW w:w="608" w:type="pct"/>
            <w:shd w:val="clear" w:color="auto" w:fill="FFFFFF"/>
            <w:vAlign w:val="center"/>
          </w:tcPr>
          <w:p w14:paraId="239C97BC">
            <w:pPr>
              <w:pStyle w:val="30"/>
            </w:pPr>
            <w:r>
              <w:rPr>
                <w:rFonts w:hint="eastAsia"/>
              </w:rPr>
              <w:t>25</w:t>
            </w:r>
          </w:p>
        </w:tc>
        <w:tc>
          <w:tcPr>
            <w:tcW w:w="510" w:type="pct"/>
            <w:shd w:val="clear" w:color="auto" w:fill="FFFFFF"/>
            <w:vAlign w:val="center"/>
          </w:tcPr>
          <w:p w14:paraId="4975BC6C">
            <w:pPr>
              <w:pStyle w:val="30"/>
            </w:pPr>
            <w:r>
              <w:rPr>
                <w:rFonts w:hint="eastAsia"/>
              </w:rPr>
              <w:t>50</w:t>
            </w:r>
          </w:p>
        </w:tc>
        <w:tc>
          <w:tcPr>
            <w:tcW w:w="392" w:type="pct"/>
            <w:shd w:val="clear" w:color="auto" w:fill="FFFFFF"/>
            <w:vAlign w:val="center"/>
          </w:tcPr>
          <w:p w14:paraId="44CA4CC2">
            <w:pPr>
              <w:pStyle w:val="30"/>
            </w:pPr>
            <w:r>
              <w:rPr>
                <w:rFonts w:hint="eastAsia"/>
              </w:rPr>
              <w:t>35</w:t>
            </w:r>
          </w:p>
        </w:tc>
        <w:tc>
          <w:tcPr>
            <w:tcW w:w="370" w:type="pct"/>
            <w:shd w:val="clear" w:color="auto" w:fill="FFFFFF"/>
            <w:vAlign w:val="center"/>
          </w:tcPr>
          <w:p w14:paraId="1FEF79EE">
            <w:pPr>
              <w:pStyle w:val="30"/>
            </w:pPr>
          </w:p>
        </w:tc>
      </w:tr>
      <w:tr w14:paraId="0CE8B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vMerge w:val="continue"/>
            <w:shd w:val="clear" w:color="auto" w:fill="FFFFFF"/>
            <w:vAlign w:val="center"/>
          </w:tcPr>
          <w:p w14:paraId="5529F677">
            <w:pPr>
              <w:pStyle w:val="30"/>
            </w:pPr>
          </w:p>
        </w:tc>
        <w:tc>
          <w:tcPr>
            <w:tcW w:w="741" w:type="pct"/>
            <w:vAlign w:val="center"/>
          </w:tcPr>
          <w:p w14:paraId="45E10640">
            <w:pPr>
              <w:pStyle w:val="30"/>
            </w:pPr>
            <w:r>
              <w:rPr>
                <w:rFonts w:hint="eastAsia"/>
              </w:rPr>
              <w:t>国企投资基金信息子系统应用-测试8</w:t>
            </w:r>
          </w:p>
        </w:tc>
        <w:tc>
          <w:tcPr>
            <w:tcW w:w="522" w:type="pct"/>
            <w:shd w:val="clear" w:color="auto" w:fill="FFFFFF"/>
            <w:vAlign w:val="center"/>
          </w:tcPr>
          <w:p w14:paraId="64B9A8FA">
            <w:pPr>
              <w:pStyle w:val="30"/>
            </w:pPr>
            <w:r>
              <w:rPr>
                <w:rFonts w:hint="eastAsia"/>
              </w:rPr>
              <w:t>虚拟机</w:t>
            </w:r>
          </w:p>
        </w:tc>
        <w:tc>
          <w:tcPr>
            <w:tcW w:w="464" w:type="pct"/>
            <w:vAlign w:val="center"/>
          </w:tcPr>
          <w:p w14:paraId="419475F5">
            <w:pPr>
              <w:pStyle w:val="30"/>
            </w:pPr>
            <w:r>
              <w:rPr>
                <w:rFonts w:hint="eastAsia"/>
              </w:rPr>
              <w:t>2</w:t>
            </w:r>
          </w:p>
        </w:tc>
        <w:tc>
          <w:tcPr>
            <w:tcW w:w="496" w:type="pct"/>
            <w:vAlign w:val="center"/>
          </w:tcPr>
          <w:p w14:paraId="777E0A7F">
            <w:pPr>
              <w:pStyle w:val="30"/>
            </w:pPr>
            <w:r>
              <w:rPr>
                <w:rFonts w:hint="eastAsia"/>
              </w:rPr>
              <w:t>4</w:t>
            </w:r>
          </w:p>
        </w:tc>
        <w:tc>
          <w:tcPr>
            <w:tcW w:w="552" w:type="pct"/>
            <w:vAlign w:val="center"/>
          </w:tcPr>
          <w:p w14:paraId="3965A9D1">
            <w:pPr>
              <w:pStyle w:val="30"/>
            </w:pPr>
            <w:r>
              <w:rPr>
                <w:rFonts w:hint="eastAsia"/>
              </w:rPr>
              <w:t>200</w:t>
            </w:r>
          </w:p>
        </w:tc>
        <w:tc>
          <w:tcPr>
            <w:tcW w:w="608" w:type="pct"/>
            <w:shd w:val="clear" w:color="auto" w:fill="FFFFFF"/>
            <w:vAlign w:val="center"/>
          </w:tcPr>
          <w:p w14:paraId="0C307E30">
            <w:pPr>
              <w:pStyle w:val="30"/>
            </w:pPr>
            <w:r>
              <w:rPr>
                <w:rFonts w:hint="eastAsia"/>
              </w:rPr>
              <w:t>25</w:t>
            </w:r>
          </w:p>
        </w:tc>
        <w:tc>
          <w:tcPr>
            <w:tcW w:w="510" w:type="pct"/>
            <w:shd w:val="clear" w:color="auto" w:fill="FFFFFF"/>
            <w:vAlign w:val="center"/>
          </w:tcPr>
          <w:p w14:paraId="3B65A0F3">
            <w:pPr>
              <w:pStyle w:val="30"/>
            </w:pPr>
            <w:r>
              <w:rPr>
                <w:rFonts w:hint="eastAsia"/>
              </w:rPr>
              <w:t>50</w:t>
            </w:r>
          </w:p>
        </w:tc>
        <w:tc>
          <w:tcPr>
            <w:tcW w:w="392" w:type="pct"/>
            <w:shd w:val="clear" w:color="auto" w:fill="FFFFFF"/>
            <w:vAlign w:val="center"/>
          </w:tcPr>
          <w:p w14:paraId="44DC55E1">
            <w:pPr>
              <w:pStyle w:val="30"/>
            </w:pPr>
            <w:r>
              <w:rPr>
                <w:rFonts w:hint="eastAsia"/>
              </w:rPr>
              <w:t>35</w:t>
            </w:r>
          </w:p>
        </w:tc>
        <w:tc>
          <w:tcPr>
            <w:tcW w:w="370" w:type="pct"/>
            <w:shd w:val="clear" w:color="auto" w:fill="FFFFFF"/>
            <w:vAlign w:val="center"/>
          </w:tcPr>
          <w:p w14:paraId="53D77D24">
            <w:pPr>
              <w:pStyle w:val="30"/>
            </w:pPr>
          </w:p>
        </w:tc>
      </w:tr>
      <w:tr w14:paraId="7B08A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56C919A9">
            <w:pPr>
              <w:pStyle w:val="30"/>
            </w:pPr>
            <w:r>
              <w:rPr>
                <w:rFonts w:hint="eastAsia"/>
              </w:rPr>
              <w:t>80</w:t>
            </w:r>
          </w:p>
        </w:tc>
        <w:tc>
          <w:tcPr>
            <w:tcW w:w="741" w:type="pct"/>
            <w:vAlign w:val="center"/>
          </w:tcPr>
          <w:p w14:paraId="7BEA4514">
            <w:pPr>
              <w:pStyle w:val="30"/>
            </w:pPr>
            <w:r>
              <w:rPr>
                <w:rFonts w:hint="eastAsia"/>
              </w:rPr>
              <w:t>国企投资基金信息子系统数据库-正式</w:t>
            </w:r>
          </w:p>
        </w:tc>
        <w:tc>
          <w:tcPr>
            <w:tcW w:w="522" w:type="pct"/>
            <w:shd w:val="clear" w:color="auto" w:fill="FFFFFF"/>
            <w:vAlign w:val="center"/>
          </w:tcPr>
          <w:p w14:paraId="6569048D">
            <w:pPr>
              <w:pStyle w:val="30"/>
            </w:pPr>
            <w:r>
              <w:rPr>
                <w:rFonts w:hint="eastAsia"/>
              </w:rPr>
              <w:t>虚拟机</w:t>
            </w:r>
          </w:p>
        </w:tc>
        <w:tc>
          <w:tcPr>
            <w:tcW w:w="464" w:type="pct"/>
            <w:vAlign w:val="center"/>
          </w:tcPr>
          <w:p w14:paraId="08E091D5">
            <w:pPr>
              <w:pStyle w:val="30"/>
            </w:pPr>
            <w:r>
              <w:rPr>
                <w:rFonts w:hint="eastAsia"/>
              </w:rPr>
              <w:t>8</w:t>
            </w:r>
          </w:p>
        </w:tc>
        <w:tc>
          <w:tcPr>
            <w:tcW w:w="496" w:type="pct"/>
            <w:vAlign w:val="center"/>
          </w:tcPr>
          <w:p w14:paraId="2A474E7B">
            <w:pPr>
              <w:pStyle w:val="30"/>
            </w:pPr>
            <w:r>
              <w:rPr>
                <w:rFonts w:hint="eastAsia"/>
              </w:rPr>
              <w:t>16</w:t>
            </w:r>
          </w:p>
        </w:tc>
        <w:tc>
          <w:tcPr>
            <w:tcW w:w="552" w:type="pct"/>
            <w:vAlign w:val="center"/>
          </w:tcPr>
          <w:p w14:paraId="0C9A7DB5">
            <w:pPr>
              <w:pStyle w:val="30"/>
            </w:pPr>
            <w:r>
              <w:rPr>
                <w:rFonts w:hint="eastAsia"/>
              </w:rPr>
              <w:t>1100</w:t>
            </w:r>
          </w:p>
        </w:tc>
        <w:tc>
          <w:tcPr>
            <w:tcW w:w="608" w:type="pct"/>
            <w:shd w:val="clear" w:color="auto" w:fill="FFFFFF"/>
            <w:vAlign w:val="center"/>
          </w:tcPr>
          <w:p w14:paraId="1DD54500">
            <w:pPr>
              <w:pStyle w:val="30"/>
            </w:pPr>
            <w:r>
              <w:rPr>
                <w:rFonts w:hint="eastAsia"/>
              </w:rPr>
              <w:t>35</w:t>
            </w:r>
          </w:p>
        </w:tc>
        <w:tc>
          <w:tcPr>
            <w:tcW w:w="510" w:type="pct"/>
            <w:shd w:val="clear" w:color="auto" w:fill="FFFFFF"/>
            <w:vAlign w:val="center"/>
          </w:tcPr>
          <w:p w14:paraId="19C4C5FA">
            <w:pPr>
              <w:pStyle w:val="30"/>
            </w:pPr>
            <w:r>
              <w:rPr>
                <w:rFonts w:hint="eastAsia"/>
              </w:rPr>
              <w:t>50</w:t>
            </w:r>
          </w:p>
        </w:tc>
        <w:tc>
          <w:tcPr>
            <w:tcW w:w="392" w:type="pct"/>
            <w:shd w:val="clear" w:color="auto" w:fill="FFFFFF"/>
            <w:vAlign w:val="center"/>
          </w:tcPr>
          <w:p w14:paraId="2CEBCB68">
            <w:pPr>
              <w:pStyle w:val="30"/>
            </w:pPr>
            <w:r>
              <w:rPr>
                <w:rFonts w:hint="eastAsia"/>
              </w:rPr>
              <w:t>48</w:t>
            </w:r>
          </w:p>
        </w:tc>
        <w:tc>
          <w:tcPr>
            <w:tcW w:w="370" w:type="pct"/>
            <w:shd w:val="clear" w:color="auto" w:fill="FFFFFF"/>
            <w:vAlign w:val="center"/>
          </w:tcPr>
          <w:p w14:paraId="6CE72879">
            <w:pPr>
              <w:pStyle w:val="30"/>
            </w:pPr>
          </w:p>
        </w:tc>
      </w:tr>
      <w:tr w14:paraId="33951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0" w:hRule="atLeast"/>
          <w:jc w:val="center"/>
        </w:trPr>
        <w:tc>
          <w:tcPr>
            <w:tcW w:w="340" w:type="pct"/>
            <w:shd w:val="clear" w:color="auto" w:fill="FFFFFF"/>
            <w:vAlign w:val="center"/>
          </w:tcPr>
          <w:p w14:paraId="15D69FAF">
            <w:pPr>
              <w:pStyle w:val="30"/>
            </w:pPr>
            <w:r>
              <w:rPr>
                <w:rFonts w:hint="eastAsia"/>
              </w:rPr>
              <w:t>81</w:t>
            </w:r>
          </w:p>
        </w:tc>
        <w:tc>
          <w:tcPr>
            <w:tcW w:w="741" w:type="pct"/>
            <w:vAlign w:val="center"/>
          </w:tcPr>
          <w:p w14:paraId="65B8AC27">
            <w:pPr>
              <w:pStyle w:val="30"/>
            </w:pPr>
            <w:r>
              <w:rPr>
                <w:rFonts w:hint="eastAsia"/>
              </w:rPr>
              <w:t>国企投资基金信息子系统应用-正式1</w:t>
            </w:r>
          </w:p>
        </w:tc>
        <w:tc>
          <w:tcPr>
            <w:tcW w:w="522" w:type="pct"/>
            <w:shd w:val="clear" w:color="auto" w:fill="FFFFFF"/>
            <w:vAlign w:val="center"/>
          </w:tcPr>
          <w:p w14:paraId="78B13B1E">
            <w:pPr>
              <w:pStyle w:val="30"/>
            </w:pPr>
            <w:r>
              <w:rPr>
                <w:rFonts w:hint="eastAsia"/>
              </w:rPr>
              <w:t>虚拟机</w:t>
            </w:r>
          </w:p>
        </w:tc>
        <w:tc>
          <w:tcPr>
            <w:tcW w:w="464" w:type="pct"/>
            <w:vAlign w:val="center"/>
          </w:tcPr>
          <w:p w14:paraId="4235DDC4">
            <w:pPr>
              <w:pStyle w:val="30"/>
            </w:pPr>
            <w:r>
              <w:rPr>
                <w:rFonts w:hint="eastAsia"/>
              </w:rPr>
              <w:t>8</w:t>
            </w:r>
          </w:p>
        </w:tc>
        <w:tc>
          <w:tcPr>
            <w:tcW w:w="496" w:type="pct"/>
            <w:vAlign w:val="center"/>
          </w:tcPr>
          <w:p w14:paraId="27898963">
            <w:pPr>
              <w:pStyle w:val="30"/>
            </w:pPr>
            <w:r>
              <w:rPr>
                <w:rFonts w:hint="eastAsia"/>
              </w:rPr>
              <w:t>16</w:t>
            </w:r>
          </w:p>
        </w:tc>
        <w:tc>
          <w:tcPr>
            <w:tcW w:w="552" w:type="pct"/>
            <w:vAlign w:val="center"/>
          </w:tcPr>
          <w:p w14:paraId="626864FE">
            <w:pPr>
              <w:pStyle w:val="30"/>
            </w:pPr>
            <w:r>
              <w:rPr>
                <w:rFonts w:hint="eastAsia"/>
              </w:rPr>
              <w:t>500</w:t>
            </w:r>
          </w:p>
        </w:tc>
        <w:tc>
          <w:tcPr>
            <w:tcW w:w="608" w:type="pct"/>
            <w:shd w:val="clear" w:color="auto" w:fill="FFFFFF"/>
            <w:vAlign w:val="center"/>
          </w:tcPr>
          <w:p w14:paraId="59F74FCB">
            <w:pPr>
              <w:pStyle w:val="30"/>
            </w:pPr>
            <w:r>
              <w:rPr>
                <w:rFonts w:hint="eastAsia"/>
              </w:rPr>
              <w:t>45</w:t>
            </w:r>
          </w:p>
        </w:tc>
        <w:tc>
          <w:tcPr>
            <w:tcW w:w="510" w:type="pct"/>
            <w:shd w:val="clear" w:color="auto" w:fill="FFFFFF"/>
            <w:vAlign w:val="center"/>
          </w:tcPr>
          <w:p w14:paraId="7FBD11AF">
            <w:pPr>
              <w:pStyle w:val="30"/>
            </w:pPr>
            <w:r>
              <w:rPr>
                <w:rFonts w:hint="eastAsia"/>
              </w:rPr>
              <w:t>70</w:t>
            </w:r>
          </w:p>
        </w:tc>
        <w:tc>
          <w:tcPr>
            <w:tcW w:w="392" w:type="pct"/>
            <w:shd w:val="clear" w:color="auto" w:fill="FFFFFF"/>
            <w:vAlign w:val="center"/>
          </w:tcPr>
          <w:p w14:paraId="135C58D8">
            <w:pPr>
              <w:pStyle w:val="30"/>
            </w:pPr>
            <w:r>
              <w:rPr>
                <w:rFonts w:hint="eastAsia"/>
              </w:rPr>
              <w:t>56</w:t>
            </w:r>
          </w:p>
        </w:tc>
        <w:tc>
          <w:tcPr>
            <w:tcW w:w="370" w:type="pct"/>
            <w:shd w:val="clear" w:color="auto" w:fill="FFFFFF"/>
            <w:vAlign w:val="center"/>
          </w:tcPr>
          <w:p w14:paraId="58C90A18">
            <w:pPr>
              <w:pStyle w:val="30"/>
            </w:pPr>
          </w:p>
        </w:tc>
      </w:tr>
      <w:tr w14:paraId="56A0B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7A1FD9A9">
            <w:pPr>
              <w:pStyle w:val="30"/>
            </w:pPr>
            <w:r>
              <w:rPr>
                <w:rFonts w:hint="eastAsia"/>
              </w:rPr>
              <w:t>82</w:t>
            </w:r>
          </w:p>
        </w:tc>
        <w:tc>
          <w:tcPr>
            <w:tcW w:w="741" w:type="pct"/>
            <w:vAlign w:val="center"/>
          </w:tcPr>
          <w:p w14:paraId="32EE1DBC">
            <w:pPr>
              <w:pStyle w:val="30"/>
            </w:pPr>
            <w:r>
              <w:rPr>
                <w:rFonts w:hint="eastAsia"/>
              </w:rPr>
              <w:t>国企投资基金信息子系统应用-正式2</w:t>
            </w:r>
          </w:p>
        </w:tc>
        <w:tc>
          <w:tcPr>
            <w:tcW w:w="522" w:type="pct"/>
            <w:shd w:val="clear" w:color="auto" w:fill="FFFFFF"/>
            <w:vAlign w:val="center"/>
          </w:tcPr>
          <w:p w14:paraId="73F77A27">
            <w:pPr>
              <w:pStyle w:val="30"/>
            </w:pPr>
            <w:r>
              <w:rPr>
                <w:rFonts w:hint="eastAsia"/>
              </w:rPr>
              <w:t>虚拟机</w:t>
            </w:r>
          </w:p>
        </w:tc>
        <w:tc>
          <w:tcPr>
            <w:tcW w:w="464" w:type="pct"/>
            <w:vAlign w:val="center"/>
          </w:tcPr>
          <w:p w14:paraId="78162798">
            <w:pPr>
              <w:pStyle w:val="30"/>
            </w:pPr>
            <w:r>
              <w:rPr>
                <w:rFonts w:hint="eastAsia"/>
              </w:rPr>
              <w:t>8</w:t>
            </w:r>
          </w:p>
        </w:tc>
        <w:tc>
          <w:tcPr>
            <w:tcW w:w="496" w:type="pct"/>
            <w:vAlign w:val="center"/>
          </w:tcPr>
          <w:p w14:paraId="04F9F51F">
            <w:pPr>
              <w:pStyle w:val="30"/>
            </w:pPr>
            <w:r>
              <w:rPr>
                <w:rFonts w:hint="eastAsia"/>
              </w:rPr>
              <w:t>16</w:t>
            </w:r>
          </w:p>
        </w:tc>
        <w:tc>
          <w:tcPr>
            <w:tcW w:w="552" w:type="pct"/>
            <w:vAlign w:val="center"/>
          </w:tcPr>
          <w:p w14:paraId="043D6654">
            <w:pPr>
              <w:pStyle w:val="30"/>
            </w:pPr>
            <w:r>
              <w:rPr>
                <w:rFonts w:hint="eastAsia"/>
              </w:rPr>
              <w:t>500</w:t>
            </w:r>
          </w:p>
        </w:tc>
        <w:tc>
          <w:tcPr>
            <w:tcW w:w="608" w:type="pct"/>
            <w:shd w:val="clear" w:color="auto" w:fill="FFFFFF"/>
            <w:vAlign w:val="center"/>
          </w:tcPr>
          <w:p w14:paraId="428B639B">
            <w:pPr>
              <w:pStyle w:val="30"/>
            </w:pPr>
            <w:r>
              <w:rPr>
                <w:rFonts w:hint="eastAsia"/>
              </w:rPr>
              <w:t>45</w:t>
            </w:r>
          </w:p>
        </w:tc>
        <w:tc>
          <w:tcPr>
            <w:tcW w:w="510" w:type="pct"/>
            <w:shd w:val="clear" w:color="auto" w:fill="FFFFFF"/>
            <w:vAlign w:val="center"/>
          </w:tcPr>
          <w:p w14:paraId="787908E6">
            <w:pPr>
              <w:pStyle w:val="30"/>
            </w:pPr>
            <w:r>
              <w:rPr>
                <w:rFonts w:hint="eastAsia"/>
              </w:rPr>
              <w:t>70</w:t>
            </w:r>
          </w:p>
        </w:tc>
        <w:tc>
          <w:tcPr>
            <w:tcW w:w="392" w:type="pct"/>
            <w:shd w:val="clear" w:color="auto" w:fill="FFFFFF"/>
            <w:vAlign w:val="center"/>
          </w:tcPr>
          <w:p w14:paraId="5657465B">
            <w:pPr>
              <w:pStyle w:val="30"/>
            </w:pPr>
            <w:r>
              <w:rPr>
                <w:rFonts w:hint="eastAsia"/>
              </w:rPr>
              <w:t>52</w:t>
            </w:r>
          </w:p>
        </w:tc>
        <w:tc>
          <w:tcPr>
            <w:tcW w:w="370" w:type="pct"/>
            <w:shd w:val="clear" w:color="auto" w:fill="FFFFFF"/>
            <w:vAlign w:val="center"/>
          </w:tcPr>
          <w:p w14:paraId="6D32F2FD">
            <w:pPr>
              <w:pStyle w:val="30"/>
            </w:pPr>
          </w:p>
        </w:tc>
      </w:tr>
      <w:tr w14:paraId="14F23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6F8975CC">
            <w:pPr>
              <w:pStyle w:val="30"/>
            </w:pPr>
            <w:r>
              <w:rPr>
                <w:rFonts w:hint="eastAsia"/>
              </w:rPr>
              <w:t>83</w:t>
            </w:r>
          </w:p>
        </w:tc>
        <w:tc>
          <w:tcPr>
            <w:tcW w:w="741" w:type="pct"/>
            <w:vAlign w:val="center"/>
          </w:tcPr>
          <w:p w14:paraId="077917BC">
            <w:pPr>
              <w:pStyle w:val="30"/>
            </w:pPr>
            <w:r>
              <w:rPr>
                <w:rFonts w:hint="eastAsia"/>
              </w:rPr>
              <w:t>国企投资基金信息子系统应用-正式3</w:t>
            </w:r>
          </w:p>
        </w:tc>
        <w:tc>
          <w:tcPr>
            <w:tcW w:w="522" w:type="pct"/>
            <w:shd w:val="clear" w:color="auto" w:fill="FFFFFF"/>
            <w:vAlign w:val="center"/>
          </w:tcPr>
          <w:p w14:paraId="4B904E41">
            <w:pPr>
              <w:pStyle w:val="30"/>
            </w:pPr>
            <w:r>
              <w:rPr>
                <w:rFonts w:hint="eastAsia"/>
              </w:rPr>
              <w:t>虚拟机</w:t>
            </w:r>
          </w:p>
        </w:tc>
        <w:tc>
          <w:tcPr>
            <w:tcW w:w="464" w:type="pct"/>
            <w:vAlign w:val="center"/>
          </w:tcPr>
          <w:p w14:paraId="7A16EDF9">
            <w:pPr>
              <w:pStyle w:val="30"/>
            </w:pPr>
            <w:r>
              <w:rPr>
                <w:rFonts w:hint="eastAsia"/>
              </w:rPr>
              <w:t>8</w:t>
            </w:r>
          </w:p>
        </w:tc>
        <w:tc>
          <w:tcPr>
            <w:tcW w:w="496" w:type="pct"/>
            <w:vAlign w:val="center"/>
          </w:tcPr>
          <w:p w14:paraId="5CB46BE8">
            <w:pPr>
              <w:pStyle w:val="30"/>
            </w:pPr>
            <w:r>
              <w:rPr>
                <w:rFonts w:hint="eastAsia"/>
              </w:rPr>
              <w:t>16</w:t>
            </w:r>
          </w:p>
        </w:tc>
        <w:tc>
          <w:tcPr>
            <w:tcW w:w="552" w:type="pct"/>
            <w:vAlign w:val="center"/>
          </w:tcPr>
          <w:p w14:paraId="109C8644">
            <w:pPr>
              <w:pStyle w:val="30"/>
            </w:pPr>
            <w:r>
              <w:rPr>
                <w:rFonts w:hint="eastAsia"/>
              </w:rPr>
              <w:t>500</w:t>
            </w:r>
          </w:p>
        </w:tc>
        <w:tc>
          <w:tcPr>
            <w:tcW w:w="608" w:type="pct"/>
            <w:shd w:val="clear" w:color="auto" w:fill="FFFFFF"/>
            <w:vAlign w:val="center"/>
          </w:tcPr>
          <w:p w14:paraId="5FD79027">
            <w:pPr>
              <w:pStyle w:val="30"/>
            </w:pPr>
            <w:r>
              <w:rPr>
                <w:rFonts w:hint="eastAsia"/>
              </w:rPr>
              <w:t>70</w:t>
            </w:r>
          </w:p>
        </w:tc>
        <w:tc>
          <w:tcPr>
            <w:tcW w:w="510" w:type="pct"/>
            <w:shd w:val="clear" w:color="auto" w:fill="FFFFFF"/>
            <w:vAlign w:val="center"/>
          </w:tcPr>
          <w:p w14:paraId="6BC223DF">
            <w:pPr>
              <w:pStyle w:val="30"/>
            </w:pPr>
            <w:r>
              <w:rPr>
                <w:rFonts w:hint="eastAsia"/>
              </w:rPr>
              <w:t>35</w:t>
            </w:r>
          </w:p>
        </w:tc>
        <w:tc>
          <w:tcPr>
            <w:tcW w:w="392" w:type="pct"/>
            <w:shd w:val="clear" w:color="auto" w:fill="FFFFFF"/>
            <w:vAlign w:val="center"/>
          </w:tcPr>
          <w:p w14:paraId="11E71DF2">
            <w:pPr>
              <w:pStyle w:val="30"/>
            </w:pPr>
            <w:r>
              <w:rPr>
                <w:rFonts w:hint="eastAsia"/>
              </w:rPr>
              <w:t>59</w:t>
            </w:r>
          </w:p>
        </w:tc>
        <w:tc>
          <w:tcPr>
            <w:tcW w:w="370" w:type="pct"/>
            <w:shd w:val="clear" w:color="auto" w:fill="FFFFFF"/>
            <w:vAlign w:val="center"/>
          </w:tcPr>
          <w:p w14:paraId="6A74912C">
            <w:pPr>
              <w:pStyle w:val="30"/>
            </w:pPr>
          </w:p>
        </w:tc>
      </w:tr>
      <w:tr w14:paraId="4C42F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2A4FD6E6">
            <w:pPr>
              <w:pStyle w:val="30"/>
            </w:pPr>
            <w:r>
              <w:rPr>
                <w:rFonts w:hint="eastAsia"/>
              </w:rPr>
              <w:t>84</w:t>
            </w:r>
          </w:p>
        </w:tc>
        <w:tc>
          <w:tcPr>
            <w:tcW w:w="741" w:type="pct"/>
            <w:vAlign w:val="center"/>
          </w:tcPr>
          <w:p w14:paraId="53F40AF9">
            <w:pPr>
              <w:pStyle w:val="30"/>
            </w:pPr>
            <w:r>
              <w:rPr>
                <w:rFonts w:hint="eastAsia"/>
              </w:rPr>
              <w:t>国企投资基金信息子系统应用-正式4</w:t>
            </w:r>
          </w:p>
        </w:tc>
        <w:tc>
          <w:tcPr>
            <w:tcW w:w="522" w:type="pct"/>
            <w:shd w:val="clear" w:color="auto" w:fill="FFFFFF"/>
            <w:vAlign w:val="center"/>
          </w:tcPr>
          <w:p w14:paraId="5455CEFE">
            <w:pPr>
              <w:pStyle w:val="30"/>
            </w:pPr>
            <w:r>
              <w:rPr>
                <w:rFonts w:hint="eastAsia"/>
              </w:rPr>
              <w:t>虚拟机</w:t>
            </w:r>
          </w:p>
        </w:tc>
        <w:tc>
          <w:tcPr>
            <w:tcW w:w="464" w:type="pct"/>
            <w:vAlign w:val="center"/>
          </w:tcPr>
          <w:p w14:paraId="7AF2CC9F">
            <w:pPr>
              <w:pStyle w:val="30"/>
            </w:pPr>
            <w:r>
              <w:rPr>
                <w:rFonts w:hint="eastAsia"/>
              </w:rPr>
              <w:t>8</w:t>
            </w:r>
          </w:p>
        </w:tc>
        <w:tc>
          <w:tcPr>
            <w:tcW w:w="496" w:type="pct"/>
            <w:vAlign w:val="center"/>
          </w:tcPr>
          <w:p w14:paraId="4FA0F49C">
            <w:pPr>
              <w:pStyle w:val="30"/>
            </w:pPr>
            <w:r>
              <w:rPr>
                <w:rFonts w:hint="eastAsia"/>
              </w:rPr>
              <w:t>16</w:t>
            </w:r>
          </w:p>
        </w:tc>
        <w:tc>
          <w:tcPr>
            <w:tcW w:w="552" w:type="pct"/>
            <w:vAlign w:val="center"/>
          </w:tcPr>
          <w:p w14:paraId="6CD4E075">
            <w:pPr>
              <w:pStyle w:val="30"/>
            </w:pPr>
            <w:r>
              <w:rPr>
                <w:rFonts w:hint="eastAsia"/>
              </w:rPr>
              <w:t>500</w:t>
            </w:r>
          </w:p>
        </w:tc>
        <w:tc>
          <w:tcPr>
            <w:tcW w:w="608" w:type="pct"/>
            <w:shd w:val="clear" w:color="auto" w:fill="FFFFFF"/>
            <w:vAlign w:val="center"/>
          </w:tcPr>
          <w:p w14:paraId="3DB3D5E6">
            <w:pPr>
              <w:pStyle w:val="30"/>
            </w:pPr>
            <w:r>
              <w:rPr>
                <w:rFonts w:hint="eastAsia"/>
              </w:rPr>
              <w:t>29</w:t>
            </w:r>
          </w:p>
        </w:tc>
        <w:tc>
          <w:tcPr>
            <w:tcW w:w="510" w:type="pct"/>
            <w:shd w:val="clear" w:color="auto" w:fill="FFFFFF"/>
            <w:vAlign w:val="center"/>
          </w:tcPr>
          <w:p w14:paraId="3721B9E3">
            <w:pPr>
              <w:pStyle w:val="30"/>
            </w:pPr>
            <w:r>
              <w:rPr>
                <w:rFonts w:hint="eastAsia"/>
              </w:rPr>
              <w:t>35</w:t>
            </w:r>
          </w:p>
        </w:tc>
        <w:tc>
          <w:tcPr>
            <w:tcW w:w="392" w:type="pct"/>
            <w:shd w:val="clear" w:color="auto" w:fill="FFFFFF"/>
            <w:vAlign w:val="center"/>
          </w:tcPr>
          <w:p w14:paraId="23E5116F">
            <w:pPr>
              <w:pStyle w:val="30"/>
            </w:pPr>
            <w:r>
              <w:rPr>
                <w:rFonts w:hint="eastAsia"/>
              </w:rPr>
              <w:t>61</w:t>
            </w:r>
          </w:p>
        </w:tc>
        <w:tc>
          <w:tcPr>
            <w:tcW w:w="370" w:type="pct"/>
            <w:shd w:val="clear" w:color="auto" w:fill="FFFFFF"/>
            <w:vAlign w:val="center"/>
          </w:tcPr>
          <w:p w14:paraId="25DA8C3E">
            <w:pPr>
              <w:pStyle w:val="30"/>
            </w:pPr>
          </w:p>
        </w:tc>
      </w:tr>
      <w:tr w14:paraId="50B1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3F91B70E">
            <w:pPr>
              <w:pStyle w:val="30"/>
            </w:pPr>
            <w:r>
              <w:rPr>
                <w:rFonts w:hint="eastAsia"/>
              </w:rPr>
              <w:t>85</w:t>
            </w:r>
          </w:p>
        </w:tc>
        <w:tc>
          <w:tcPr>
            <w:tcW w:w="741" w:type="pct"/>
            <w:vAlign w:val="center"/>
          </w:tcPr>
          <w:p w14:paraId="54286B27">
            <w:pPr>
              <w:pStyle w:val="30"/>
            </w:pPr>
            <w:r>
              <w:rPr>
                <w:rFonts w:hint="eastAsia"/>
              </w:rPr>
              <w:t>国企投资基金信息子系统应用-正式5</w:t>
            </w:r>
          </w:p>
        </w:tc>
        <w:tc>
          <w:tcPr>
            <w:tcW w:w="522" w:type="pct"/>
            <w:shd w:val="clear" w:color="auto" w:fill="FFFFFF"/>
            <w:vAlign w:val="center"/>
          </w:tcPr>
          <w:p w14:paraId="2DA3938E">
            <w:pPr>
              <w:pStyle w:val="30"/>
            </w:pPr>
            <w:r>
              <w:rPr>
                <w:rFonts w:hint="eastAsia"/>
              </w:rPr>
              <w:t>虚拟机</w:t>
            </w:r>
          </w:p>
        </w:tc>
        <w:tc>
          <w:tcPr>
            <w:tcW w:w="464" w:type="pct"/>
            <w:vAlign w:val="center"/>
          </w:tcPr>
          <w:p w14:paraId="77608700">
            <w:pPr>
              <w:pStyle w:val="30"/>
            </w:pPr>
            <w:r>
              <w:rPr>
                <w:rFonts w:hint="eastAsia"/>
              </w:rPr>
              <w:t>8</w:t>
            </w:r>
          </w:p>
        </w:tc>
        <w:tc>
          <w:tcPr>
            <w:tcW w:w="496" w:type="pct"/>
            <w:vAlign w:val="center"/>
          </w:tcPr>
          <w:p w14:paraId="4D27F1BA">
            <w:pPr>
              <w:pStyle w:val="30"/>
            </w:pPr>
            <w:r>
              <w:rPr>
                <w:rFonts w:hint="eastAsia"/>
              </w:rPr>
              <w:t>16</w:t>
            </w:r>
          </w:p>
        </w:tc>
        <w:tc>
          <w:tcPr>
            <w:tcW w:w="552" w:type="pct"/>
            <w:vAlign w:val="center"/>
          </w:tcPr>
          <w:p w14:paraId="1071479D">
            <w:pPr>
              <w:pStyle w:val="30"/>
            </w:pPr>
            <w:r>
              <w:rPr>
                <w:rFonts w:hint="eastAsia"/>
              </w:rPr>
              <w:t>500</w:t>
            </w:r>
          </w:p>
        </w:tc>
        <w:tc>
          <w:tcPr>
            <w:tcW w:w="608" w:type="pct"/>
            <w:shd w:val="clear" w:color="auto" w:fill="FFFFFF"/>
            <w:vAlign w:val="center"/>
          </w:tcPr>
          <w:p w14:paraId="64D4F9BF">
            <w:pPr>
              <w:pStyle w:val="30"/>
            </w:pPr>
            <w:r>
              <w:rPr>
                <w:rFonts w:hint="eastAsia"/>
              </w:rPr>
              <w:t>29</w:t>
            </w:r>
          </w:p>
        </w:tc>
        <w:tc>
          <w:tcPr>
            <w:tcW w:w="510" w:type="pct"/>
            <w:shd w:val="clear" w:color="auto" w:fill="FFFFFF"/>
            <w:vAlign w:val="center"/>
          </w:tcPr>
          <w:p w14:paraId="597DF891">
            <w:pPr>
              <w:pStyle w:val="30"/>
            </w:pPr>
            <w:r>
              <w:rPr>
                <w:rFonts w:hint="eastAsia"/>
              </w:rPr>
              <w:t>35</w:t>
            </w:r>
          </w:p>
        </w:tc>
        <w:tc>
          <w:tcPr>
            <w:tcW w:w="392" w:type="pct"/>
            <w:shd w:val="clear" w:color="auto" w:fill="FFFFFF"/>
            <w:vAlign w:val="center"/>
          </w:tcPr>
          <w:p w14:paraId="50B5A6E5">
            <w:pPr>
              <w:pStyle w:val="30"/>
            </w:pPr>
            <w:r>
              <w:rPr>
                <w:rFonts w:hint="eastAsia"/>
              </w:rPr>
              <w:t>61</w:t>
            </w:r>
          </w:p>
        </w:tc>
        <w:tc>
          <w:tcPr>
            <w:tcW w:w="370" w:type="pct"/>
            <w:shd w:val="clear" w:color="auto" w:fill="FFFFFF"/>
            <w:vAlign w:val="center"/>
          </w:tcPr>
          <w:p w14:paraId="63D07F53">
            <w:pPr>
              <w:pStyle w:val="30"/>
            </w:pPr>
          </w:p>
        </w:tc>
      </w:tr>
      <w:tr w14:paraId="60F1B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0" w:hRule="atLeast"/>
          <w:jc w:val="center"/>
        </w:trPr>
        <w:tc>
          <w:tcPr>
            <w:tcW w:w="340" w:type="pct"/>
            <w:shd w:val="clear" w:color="auto" w:fill="FFFFFF"/>
            <w:vAlign w:val="center"/>
          </w:tcPr>
          <w:p w14:paraId="41F13AF9">
            <w:pPr>
              <w:pStyle w:val="30"/>
            </w:pPr>
            <w:r>
              <w:rPr>
                <w:rFonts w:hint="eastAsia"/>
              </w:rPr>
              <w:t>86</w:t>
            </w:r>
          </w:p>
        </w:tc>
        <w:tc>
          <w:tcPr>
            <w:tcW w:w="741" w:type="pct"/>
            <w:vAlign w:val="center"/>
          </w:tcPr>
          <w:p w14:paraId="5E7029CA">
            <w:pPr>
              <w:pStyle w:val="30"/>
            </w:pPr>
            <w:r>
              <w:rPr>
                <w:rFonts w:hint="eastAsia"/>
              </w:rPr>
              <w:t>国企投资基金信息子系统应用-正式6</w:t>
            </w:r>
          </w:p>
        </w:tc>
        <w:tc>
          <w:tcPr>
            <w:tcW w:w="522" w:type="pct"/>
            <w:shd w:val="clear" w:color="auto" w:fill="FFFFFF"/>
            <w:vAlign w:val="center"/>
          </w:tcPr>
          <w:p w14:paraId="1000013A">
            <w:pPr>
              <w:pStyle w:val="30"/>
            </w:pPr>
            <w:r>
              <w:rPr>
                <w:rFonts w:hint="eastAsia"/>
              </w:rPr>
              <w:t>虚拟机</w:t>
            </w:r>
          </w:p>
        </w:tc>
        <w:tc>
          <w:tcPr>
            <w:tcW w:w="464" w:type="pct"/>
            <w:vAlign w:val="center"/>
          </w:tcPr>
          <w:p w14:paraId="6B3BD58D">
            <w:pPr>
              <w:pStyle w:val="30"/>
            </w:pPr>
            <w:r>
              <w:rPr>
                <w:rFonts w:hint="eastAsia"/>
              </w:rPr>
              <w:t>8</w:t>
            </w:r>
          </w:p>
        </w:tc>
        <w:tc>
          <w:tcPr>
            <w:tcW w:w="496" w:type="pct"/>
            <w:vAlign w:val="center"/>
          </w:tcPr>
          <w:p w14:paraId="717C6700">
            <w:pPr>
              <w:pStyle w:val="30"/>
            </w:pPr>
            <w:r>
              <w:rPr>
                <w:rFonts w:hint="eastAsia"/>
              </w:rPr>
              <w:t>16</w:t>
            </w:r>
          </w:p>
        </w:tc>
        <w:tc>
          <w:tcPr>
            <w:tcW w:w="552" w:type="pct"/>
            <w:vAlign w:val="center"/>
          </w:tcPr>
          <w:p w14:paraId="4C8850AD">
            <w:pPr>
              <w:pStyle w:val="30"/>
            </w:pPr>
            <w:r>
              <w:rPr>
                <w:rFonts w:hint="eastAsia"/>
              </w:rPr>
              <w:t>500</w:t>
            </w:r>
          </w:p>
        </w:tc>
        <w:tc>
          <w:tcPr>
            <w:tcW w:w="608" w:type="pct"/>
            <w:shd w:val="clear" w:color="auto" w:fill="FFFFFF"/>
            <w:vAlign w:val="center"/>
          </w:tcPr>
          <w:p w14:paraId="248BE96C">
            <w:pPr>
              <w:pStyle w:val="30"/>
            </w:pPr>
            <w:r>
              <w:rPr>
                <w:rFonts w:hint="eastAsia"/>
              </w:rPr>
              <w:t>20</w:t>
            </w:r>
          </w:p>
        </w:tc>
        <w:tc>
          <w:tcPr>
            <w:tcW w:w="510" w:type="pct"/>
            <w:shd w:val="clear" w:color="auto" w:fill="FFFFFF"/>
            <w:vAlign w:val="center"/>
          </w:tcPr>
          <w:p w14:paraId="26868F48">
            <w:pPr>
              <w:pStyle w:val="30"/>
            </w:pPr>
            <w:r>
              <w:rPr>
                <w:rFonts w:hint="eastAsia"/>
              </w:rPr>
              <w:t>70</w:t>
            </w:r>
          </w:p>
        </w:tc>
        <w:tc>
          <w:tcPr>
            <w:tcW w:w="392" w:type="pct"/>
            <w:shd w:val="clear" w:color="auto" w:fill="FFFFFF"/>
            <w:vAlign w:val="center"/>
          </w:tcPr>
          <w:p w14:paraId="133375BB">
            <w:pPr>
              <w:pStyle w:val="30"/>
            </w:pPr>
            <w:r>
              <w:rPr>
                <w:rFonts w:hint="eastAsia"/>
              </w:rPr>
              <w:t>47</w:t>
            </w:r>
          </w:p>
        </w:tc>
        <w:tc>
          <w:tcPr>
            <w:tcW w:w="370" w:type="pct"/>
            <w:shd w:val="clear" w:color="auto" w:fill="FFFFFF"/>
            <w:vAlign w:val="center"/>
          </w:tcPr>
          <w:p w14:paraId="38383FBB">
            <w:pPr>
              <w:pStyle w:val="30"/>
            </w:pPr>
          </w:p>
        </w:tc>
      </w:tr>
      <w:tr w14:paraId="40DDD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33F84C8E">
            <w:pPr>
              <w:pStyle w:val="30"/>
            </w:pPr>
            <w:r>
              <w:rPr>
                <w:rFonts w:hint="eastAsia"/>
              </w:rPr>
              <w:t>87</w:t>
            </w:r>
          </w:p>
        </w:tc>
        <w:tc>
          <w:tcPr>
            <w:tcW w:w="741" w:type="pct"/>
            <w:vAlign w:val="center"/>
          </w:tcPr>
          <w:p w14:paraId="579DA60C">
            <w:pPr>
              <w:pStyle w:val="30"/>
            </w:pPr>
            <w:r>
              <w:rPr>
                <w:rFonts w:hint="eastAsia"/>
              </w:rPr>
              <w:t>国企投资基金信息子系统应用-正式7</w:t>
            </w:r>
          </w:p>
        </w:tc>
        <w:tc>
          <w:tcPr>
            <w:tcW w:w="522" w:type="pct"/>
            <w:shd w:val="clear" w:color="auto" w:fill="FFFFFF"/>
            <w:vAlign w:val="center"/>
          </w:tcPr>
          <w:p w14:paraId="55F7F89E">
            <w:pPr>
              <w:pStyle w:val="30"/>
            </w:pPr>
            <w:r>
              <w:rPr>
                <w:rFonts w:hint="eastAsia"/>
              </w:rPr>
              <w:t>虚拟机</w:t>
            </w:r>
          </w:p>
        </w:tc>
        <w:tc>
          <w:tcPr>
            <w:tcW w:w="464" w:type="pct"/>
            <w:vAlign w:val="center"/>
          </w:tcPr>
          <w:p w14:paraId="2509B292">
            <w:pPr>
              <w:pStyle w:val="30"/>
            </w:pPr>
            <w:r>
              <w:rPr>
                <w:rFonts w:hint="eastAsia"/>
              </w:rPr>
              <w:t>8</w:t>
            </w:r>
          </w:p>
        </w:tc>
        <w:tc>
          <w:tcPr>
            <w:tcW w:w="496" w:type="pct"/>
            <w:vAlign w:val="center"/>
          </w:tcPr>
          <w:p w14:paraId="00145778">
            <w:pPr>
              <w:pStyle w:val="30"/>
            </w:pPr>
            <w:r>
              <w:rPr>
                <w:rFonts w:hint="eastAsia"/>
              </w:rPr>
              <w:t>16</w:t>
            </w:r>
          </w:p>
        </w:tc>
        <w:tc>
          <w:tcPr>
            <w:tcW w:w="552" w:type="pct"/>
            <w:vAlign w:val="center"/>
          </w:tcPr>
          <w:p w14:paraId="276C5490">
            <w:pPr>
              <w:pStyle w:val="30"/>
            </w:pPr>
            <w:r>
              <w:rPr>
                <w:rFonts w:hint="eastAsia"/>
              </w:rPr>
              <w:t>500</w:t>
            </w:r>
          </w:p>
        </w:tc>
        <w:tc>
          <w:tcPr>
            <w:tcW w:w="608" w:type="pct"/>
            <w:shd w:val="clear" w:color="auto" w:fill="FFFFFF"/>
            <w:vAlign w:val="center"/>
          </w:tcPr>
          <w:p w14:paraId="01F4D41C">
            <w:pPr>
              <w:pStyle w:val="30"/>
            </w:pPr>
            <w:r>
              <w:rPr>
                <w:rFonts w:hint="eastAsia"/>
              </w:rPr>
              <w:t>9</w:t>
            </w:r>
          </w:p>
        </w:tc>
        <w:tc>
          <w:tcPr>
            <w:tcW w:w="510" w:type="pct"/>
            <w:shd w:val="clear" w:color="auto" w:fill="FFFFFF"/>
            <w:vAlign w:val="center"/>
          </w:tcPr>
          <w:p w14:paraId="2879F557">
            <w:pPr>
              <w:pStyle w:val="30"/>
            </w:pPr>
            <w:r>
              <w:rPr>
                <w:rFonts w:hint="eastAsia"/>
              </w:rPr>
              <w:t>50</w:t>
            </w:r>
          </w:p>
        </w:tc>
        <w:tc>
          <w:tcPr>
            <w:tcW w:w="392" w:type="pct"/>
            <w:shd w:val="clear" w:color="auto" w:fill="FFFFFF"/>
            <w:vAlign w:val="center"/>
          </w:tcPr>
          <w:p w14:paraId="69C5C2CD">
            <w:pPr>
              <w:pStyle w:val="30"/>
            </w:pPr>
            <w:r>
              <w:rPr>
                <w:rFonts w:hint="eastAsia"/>
              </w:rPr>
              <w:t>42</w:t>
            </w:r>
          </w:p>
        </w:tc>
        <w:tc>
          <w:tcPr>
            <w:tcW w:w="370" w:type="pct"/>
            <w:shd w:val="clear" w:color="auto" w:fill="FFFFFF"/>
            <w:vAlign w:val="center"/>
          </w:tcPr>
          <w:p w14:paraId="62CF2C28">
            <w:pPr>
              <w:pStyle w:val="30"/>
            </w:pPr>
          </w:p>
        </w:tc>
      </w:tr>
      <w:tr w14:paraId="162ED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19121339">
            <w:pPr>
              <w:pStyle w:val="30"/>
            </w:pPr>
            <w:r>
              <w:rPr>
                <w:rFonts w:hint="eastAsia"/>
              </w:rPr>
              <w:t>88</w:t>
            </w:r>
          </w:p>
        </w:tc>
        <w:tc>
          <w:tcPr>
            <w:tcW w:w="741" w:type="pct"/>
            <w:vAlign w:val="center"/>
          </w:tcPr>
          <w:p w14:paraId="65781F56">
            <w:pPr>
              <w:pStyle w:val="30"/>
            </w:pPr>
            <w:r>
              <w:rPr>
                <w:rFonts w:hint="eastAsia"/>
              </w:rPr>
              <w:t>国企投资基金信息子系统应用-正式8</w:t>
            </w:r>
          </w:p>
        </w:tc>
        <w:tc>
          <w:tcPr>
            <w:tcW w:w="522" w:type="pct"/>
            <w:shd w:val="clear" w:color="auto" w:fill="FFFFFF"/>
            <w:vAlign w:val="center"/>
          </w:tcPr>
          <w:p w14:paraId="4C5717D5">
            <w:pPr>
              <w:pStyle w:val="30"/>
            </w:pPr>
            <w:r>
              <w:rPr>
                <w:rFonts w:hint="eastAsia"/>
              </w:rPr>
              <w:t>虚拟机</w:t>
            </w:r>
          </w:p>
        </w:tc>
        <w:tc>
          <w:tcPr>
            <w:tcW w:w="464" w:type="pct"/>
            <w:vAlign w:val="center"/>
          </w:tcPr>
          <w:p w14:paraId="443A2E4E">
            <w:pPr>
              <w:pStyle w:val="30"/>
            </w:pPr>
            <w:r>
              <w:rPr>
                <w:rFonts w:hint="eastAsia"/>
              </w:rPr>
              <w:t>8</w:t>
            </w:r>
          </w:p>
        </w:tc>
        <w:tc>
          <w:tcPr>
            <w:tcW w:w="496" w:type="pct"/>
            <w:vAlign w:val="center"/>
          </w:tcPr>
          <w:p w14:paraId="070F3DB5">
            <w:pPr>
              <w:pStyle w:val="30"/>
            </w:pPr>
            <w:r>
              <w:rPr>
                <w:rFonts w:hint="eastAsia"/>
              </w:rPr>
              <w:t>16</w:t>
            </w:r>
          </w:p>
        </w:tc>
        <w:tc>
          <w:tcPr>
            <w:tcW w:w="552" w:type="pct"/>
            <w:vAlign w:val="center"/>
          </w:tcPr>
          <w:p w14:paraId="6EBEF449">
            <w:pPr>
              <w:pStyle w:val="30"/>
            </w:pPr>
            <w:r>
              <w:rPr>
                <w:rFonts w:hint="eastAsia"/>
              </w:rPr>
              <w:t>500</w:t>
            </w:r>
          </w:p>
        </w:tc>
        <w:tc>
          <w:tcPr>
            <w:tcW w:w="608" w:type="pct"/>
            <w:shd w:val="clear" w:color="auto" w:fill="FFFFFF"/>
            <w:vAlign w:val="center"/>
          </w:tcPr>
          <w:p w14:paraId="2EAE82D1">
            <w:pPr>
              <w:pStyle w:val="30"/>
            </w:pPr>
            <w:r>
              <w:rPr>
                <w:rFonts w:hint="eastAsia"/>
              </w:rPr>
              <w:t>9</w:t>
            </w:r>
          </w:p>
        </w:tc>
        <w:tc>
          <w:tcPr>
            <w:tcW w:w="510" w:type="pct"/>
            <w:shd w:val="clear" w:color="auto" w:fill="FFFFFF"/>
            <w:vAlign w:val="center"/>
          </w:tcPr>
          <w:p w14:paraId="77DD4DC9">
            <w:pPr>
              <w:pStyle w:val="30"/>
            </w:pPr>
            <w:r>
              <w:rPr>
                <w:rFonts w:hint="eastAsia"/>
              </w:rPr>
              <w:t>50</w:t>
            </w:r>
          </w:p>
        </w:tc>
        <w:tc>
          <w:tcPr>
            <w:tcW w:w="392" w:type="pct"/>
            <w:shd w:val="clear" w:color="auto" w:fill="FFFFFF"/>
            <w:vAlign w:val="center"/>
          </w:tcPr>
          <w:p w14:paraId="7FFE0B41">
            <w:pPr>
              <w:pStyle w:val="30"/>
            </w:pPr>
            <w:r>
              <w:rPr>
                <w:rFonts w:hint="eastAsia"/>
              </w:rPr>
              <w:t>48</w:t>
            </w:r>
          </w:p>
        </w:tc>
        <w:tc>
          <w:tcPr>
            <w:tcW w:w="370" w:type="pct"/>
            <w:shd w:val="clear" w:color="auto" w:fill="FFFFFF"/>
            <w:vAlign w:val="center"/>
          </w:tcPr>
          <w:p w14:paraId="5002CAE7">
            <w:pPr>
              <w:pStyle w:val="30"/>
            </w:pPr>
          </w:p>
        </w:tc>
      </w:tr>
      <w:tr w14:paraId="364EB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340" w:type="pct"/>
            <w:vMerge w:val="restart"/>
            <w:shd w:val="clear" w:color="auto" w:fill="FFFFFF"/>
            <w:vAlign w:val="center"/>
          </w:tcPr>
          <w:p w14:paraId="1E08BD4A">
            <w:pPr>
              <w:pStyle w:val="30"/>
            </w:pPr>
            <w:r>
              <w:rPr>
                <w:rFonts w:hint="eastAsia"/>
              </w:rPr>
              <w:t>89</w:t>
            </w:r>
          </w:p>
        </w:tc>
        <w:tc>
          <w:tcPr>
            <w:tcW w:w="741" w:type="pct"/>
            <w:vAlign w:val="center"/>
          </w:tcPr>
          <w:p w14:paraId="505283B1">
            <w:pPr>
              <w:pStyle w:val="30"/>
            </w:pPr>
            <w:r>
              <w:rPr>
                <w:rFonts w:hint="eastAsia"/>
              </w:rPr>
              <w:t>基础支撑</w:t>
            </w:r>
          </w:p>
          <w:p w14:paraId="089305E8">
            <w:pPr>
              <w:pStyle w:val="30"/>
            </w:pPr>
            <w:r>
              <w:rPr>
                <w:rFonts w:hint="eastAsia"/>
              </w:rPr>
              <w:t>（亿信ABI应用）-统一工具服务</w:t>
            </w:r>
          </w:p>
        </w:tc>
        <w:tc>
          <w:tcPr>
            <w:tcW w:w="522" w:type="pct"/>
            <w:shd w:val="clear" w:color="auto" w:fill="FFFFFF"/>
            <w:vAlign w:val="center"/>
          </w:tcPr>
          <w:p w14:paraId="0B563847">
            <w:pPr>
              <w:pStyle w:val="30"/>
            </w:pPr>
            <w:r>
              <w:rPr>
                <w:rFonts w:hint="eastAsia"/>
              </w:rPr>
              <w:t>虚拟机</w:t>
            </w:r>
          </w:p>
        </w:tc>
        <w:tc>
          <w:tcPr>
            <w:tcW w:w="464" w:type="pct"/>
            <w:vAlign w:val="center"/>
          </w:tcPr>
          <w:p w14:paraId="05B9A89B">
            <w:pPr>
              <w:pStyle w:val="30"/>
            </w:pPr>
            <w:r>
              <w:rPr>
                <w:rFonts w:hint="eastAsia"/>
              </w:rPr>
              <w:t>16</w:t>
            </w:r>
          </w:p>
        </w:tc>
        <w:tc>
          <w:tcPr>
            <w:tcW w:w="496" w:type="pct"/>
            <w:vAlign w:val="center"/>
          </w:tcPr>
          <w:p w14:paraId="3E85E740">
            <w:pPr>
              <w:pStyle w:val="30"/>
            </w:pPr>
            <w:r>
              <w:rPr>
                <w:rFonts w:hint="eastAsia"/>
              </w:rPr>
              <w:t>32</w:t>
            </w:r>
          </w:p>
        </w:tc>
        <w:tc>
          <w:tcPr>
            <w:tcW w:w="552" w:type="pct"/>
            <w:vAlign w:val="center"/>
          </w:tcPr>
          <w:p w14:paraId="32054AC8">
            <w:pPr>
              <w:pStyle w:val="30"/>
            </w:pPr>
            <w:r>
              <w:rPr>
                <w:rFonts w:hint="eastAsia"/>
              </w:rPr>
              <w:t>800</w:t>
            </w:r>
          </w:p>
        </w:tc>
        <w:tc>
          <w:tcPr>
            <w:tcW w:w="608" w:type="pct"/>
            <w:shd w:val="clear" w:color="auto" w:fill="FFFFFF"/>
            <w:vAlign w:val="center"/>
          </w:tcPr>
          <w:p w14:paraId="1012ADE8">
            <w:pPr>
              <w:pStyle w:val="30"/>
            </w:pPr>
            <w:r>
              <w:rPr>
                <w:rFonts w:hint="eastAsia"/>
              </w:rPr>
              <w:t>15</w:t>
            </w:r>
          </w:p>
        </w:tc>
        <w:tc>
          <w:tcPr>
            <w:tcW w:w="510" w:type="pct"/>
            <w:shd w:val="clear" w:color="auto" w:fill="FFFFFF"/>
            <w:vAlign w:val="center"/>
          </w:tcPr>
          <w:p w14:paraId="37A64931">
            <w:pPr>
              <w:pStyle w:val="30"/>
            </w:pPr>
            <w:r>
              <w:rPr>
                <w:rFonts w:hint="eastAsia"/>
              </w:rPr>
              <w:t>30</w:t>
            </w:r>
          </w:p>
        </w:tc>
        <w:tc>
          <w:tcPr>
            <w:tcW w:w="392" w:type="pct"/>
            <w:shd w:val="clear" w:color="auto" w:fill="FFFFFF"/>
            <w:vAlign w:val="center"/>
          </w:tcPr>
          <w:p w14:paraId="0152A137">
            <w:pPr>
              <w:pStyle w:val="30"/>
            </w:pPr>
            <w:r>
              <w:rPr>
                <w:rFonts w:hint="eastAsia"/>
              </w:rPr>
              <w:t>37</w:t>
            </w:r>
          </w:p>
        </w:tc>
        <w:tc>
          <w:tcPr>
            <w:tcW w:w="370" w:type="pct"/>
            <w:shd w:val="clear" w:color="auto" w:fill="FFFFFF"/>
            <w:vAlign w:val="center"/>
          </w:tcPr>
          <w:p w14:paraId="59FF683C">
            <w:pPr>
              <w:pStyle w:val="30"/>
            </w:pPr>
          </w:p>
        </w:tc>
      </w:tr>
      <w:tr w14:paraId="3213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vMerge w:val="continue"/>
            <w:shd w:val="clear" w:color="auto" w:fill="FFFFFF"/>
            <w:vAlign w:val="center"/>
          </w:tcPr>
          <w:p w14:paraId="05655E48">
            <w:pPr>
              <w:pStyle w:val="30"/>
            </w:pPr>
          </w:p>
        </w:tc>
        <w:tc>
          <w:tcPr>
            <w:tcW w:w="741" w:type="pct"/>
            <w:vAlign w:val="center"/>
          </w:tcPr>
          <w:p w14:paraId="1CDE9745">
            <w:pPr>
              <w:pStyle w:val="30"/>
            </w:pPr>
            <w:r>
              <w:rPr>
                <w:rFonts w:hint="eastAsia"/>
              </w:rPr>
              <w:t>金山云文档平台（生产环境）-业务集群节点</w:t>
            </w:r>
          </w:p>
        </w:tc>
        <w:tc>
          <w:tcPr>
            <w:tcW w:w="522" w:type="pct"/>
            <w:shd w:val="clear" w:color="auto" w:fill="FFFFFF"/>
            <w:vAlign w:val="center"/>
          </w:tcPr>
          <w:p w14:paraId="225E04DD">
            <w:pPr>
              <w:pStyle w:val="30"/>
            </w:pPr>
            <w:r>
              <w:rPr>
                <w:rFonts w:hint="eastAsia"/>
              </w:rPr>
              <w:t>虚拟机</w:t>
            </w:r>
          </w:p>
        </w:tc>
        <w:tc>
          <w:tcPr>
            <w:tcW w:w="464" w:type="pct"/>
            <w:vAlign w:val="center"/>
          </w:tcPr>
          <w:p w14:paraId="0BED611D">
            <w:pPr>
              <w:pStyle w:val="30"/>
            </w:pPr>
            <w:r>
              <w:rPr>
                <w:rFonts w:hint="eastAsia"/>
              </w:rPr>
              <w:t>16</w:t>
            </w:r>
          </w:p>
        </w:tc>
        <w:tc>
          <w:tcPr>
            <w:tcW w:w="496" w:type="pct"/>
            <w:vAlign w:val="center"/>
          </w:tcPr>
          <w:p w14:paraId="2CB34C4F">
            <w:pPr>
              <w:pStyle w:val="30"/>
            </w:pPr>
            <w:r>
              <w:rPr>
                <w:rFonts w:hint="eastAsia"/>
              </w:rPr>
              <w:t>32</w:t>
            </w:r>
          </w:p>
        </w:tc>
        <w:tc>
          <w:tcPr>
            <w:tcW w:w="552" w:type="pct"/>
            <w:vAlign w:val="center"/>
          </w:tcPr>
          <w:p w14:paraId="75834412">
            <w:pPr>
              <w:pStyle w:val="30"/>
            </w:pPr>
            <w:r>
              <w:rPr>
                <w:rFonts w:hint="eastAsia"/>
              </w:rPr>
              <w:t>1500</w:t>
            </w:r>
          </w:p>
        </w:tc>
        <w:tc>
          <w:tcPr>
            <w:tcW w:w="608" w:type="pct"/>
            <w:shd w:val="clear" w:color="auto" w:fill="FFFFFF"/>
            <w:vAlign w:val="center"/>
          </w:tcPr>
          <w:p w14:paraId="47D74A6B">
            <w:pPr>
              <w:pStyle w:val="30"/>
            </w:pPr>
            <w:r>
              <w:rPr>
                <w:rFonts w:hint="eastAsia"/>
              </w:rPr>
              <w:t>15</w:t>
            </w:r>
          </w:p>
        </w:tc>
        <w:tc>
          <w:tcPr>
            <w:tcW w:w="510" w:type="pct"/>
            <w:shd w:val="clear" w:color="auto" w:fill="FFFFFF"/>
            <w:vAlign w:val="center"/>
          </w:tcPr>
          <w:p w14:paraId="294EC9A8">
            <w:pPr>
              <w:pStyle w:val="30"/>
            </w:pPr>
            <w:r>
              <w:rPr>
                <w:rFonts w:hint="eastAsia"/>
              </w:rPr>
              <w:t>30</w:t>
            </w:r>
          </w:p>
        </w:tc>
        <w:tc>
          <w:tcPr>
            <w:tcW w:w="392" w:type="pct"/>
            <w:shd w:val="clear" w:color="auto" w:fill="FFFFFF"/>
            <w:vAlign w:val="center"/>
          </w:tcPr>
          <w:p w14:paraId="4E9B0341">
            <w:pPr>
              <w:pStyle w:val="30"/>
            </w:pPr>
            <w:r>
              <w:rPr>
                <w:rFonts w:hint="eastAsia"/>
              </w:rPr>
              <w:t>37</w:t>
            </w:r>
          </w:p>
        </w:tc>
        <w:tc>
          <w:tcPr>
            <w:tcW w:w="370" w:type="pct"/>
            <w:shd w:val="clear" w:color="auto" w:fill="FFFFFF"/>
            <w:vAlign w:val="center"/>
          </w:tcPr>
          <w:p w14:paraId="2BD8AA8F">
            <w:pPr>
              <w:pStyle w:val="30"/>
            </w:pPr>
          </w:p>
        </w:tc>
      </w:tr>
      <w:tr w14:paraId="03454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vMerge w:val="restart"/>
            <w:shd w:val="clear" w:color="auto" w:fill="FFFFFF"/>
            <w:vAlign w:val="center"/>
          </w:tcPr>
          <w:p w14:paraId="41FFA7A3">
            <w:pPr>
              <w:pStyle w:val="30"/>
            </w:pPr>
            <w:r>
              <w:rPr>
                <w:rFonts w:hint="eastAsia"/>
              </w:rPr>
              <w:t>90</w:t>
            </w:r>
          </w:p>
        </w:tc>
        <w:tc>
          <w:tcPr>
            <w:tcW w:w="741" w:type="pct"/>
            <w:vAlign w:val="center"/>
          </w:tcPr>
          <w:p w14:paraId="07CEF953">
            <w:pPr>
              <w:pStyle w:val="30"/>
            </w:pPr>
            <w:r>
              <w:rPr>
                <w:rFonts w:hint="eastAsia"/>
              </w:rPr>
              <w:t>金山云文档平台（生产环境）-业务集群节点</w:t>
            </w:r>
          </w:p>
        </w:tc>
        <w:tc>
          <w:tcPr>
            <w:tcW w:w="522" w:type="pct"/>
            <w:shd w:val="clear" w:color="auto" w:fill="FFFFFF"/>
            <w:vAlign w:val="center"/>
          </w:tcPr>
          <w:p w14:paraId="2A3FA837">
            <w:pPr>
              <w:pStyle w:val="30"/>
            </w:pPr>
            <w:r>
              <w:rPr>
                <w:rFonts w:hint="eastAsia"/>
              </w:rPr>
              <w:t>虚拟机</w:t>
            </w:r>
          </w:p>
        </w:tc>
        <w:tc>
          <w:tcPr>
            <w:tcW w:w="464" w:type="pct"/>
            <w:vAlign w:val="center"/>
          </w:tcPr>
          <w:p w14:paraId="67250F42">
            <w:pPr>
              <w:pStyle w:val="30"/>
            </w:pPr>
            <w:r>
              <w:rPr>
                <w:rFonts w:hint="eastAsia"/>
              </w:rPr>
              <w:t>16</w:t>
            </w:r>
          </w:p>
        </w:tc>
        <w:tc>
          <w:tcPr>
            <w:tcW w:w="496" w:type="pct"/>
            <w:vAlign w:val="center"/>
          </w:tcPr>
          <w:p w14:paraId="13C7498C">
            <w:pPr>
              <w:pStyle w:val="30"/>
            </w:pPr>
            <w:r>
              <w:rPr>
                <w:rFonts w:hint="eastAsia"/>
              </w:rPr>
              <w:t>32</w:t>
            </w:r>
          </w:p>
        </w:tc>
        <w:tc>
          <w:tcPr>
            <w:tcW w:w="552" w:type="pct"/>
            <w:vAlign w:val="center"/>
          </w:tcPr>
          <w:p w14:paraId="5F5D28EB">
            <w:pPr>
              <w:pStyle w:val="30"/>
            </w:pPr>
            <w:r>
              <w:rPr>
                <w:rFonts w:hint="eastAsia"/>
              </w:rPr>
              <w:t>1500</w:t>
            </w:r>
          </w:p>
        </w:tc>
        <w:tc>
          <w:tcPr>
            <w:tcW w:w="608" w:type="pct"/>
            <w:shd w:val="clear" w:color="auto" w:fill="FFFFFF"/>
            <w:vAlign w:val="center"/>
          </w:tcPr>
          <w:p w14:paraId="13F7ADE5">
            <w:pPr>
              <w:pStyle w:val="30"/>
            </w:pPr>
            <w:r>
              <w:rPr>
                <w:rFonts w:hint="eastAsia"/>
              </w:rPr>
              <w:t>14</w:t>
            </w:r>
          </w:p>
        </w:tc>
        <w:tc>
          <w:tcPr>
            <w:tcW w:w="510" w:type="pct"/>
            <w:shd w:val="clear" w:color="auto" w:fill="FFFFFF"/>
            <w:vAlign w:val="center"/>
          </w:tcPr>
          <w:p w14:paraId="1FD6DA99">
            <w:pPr>
              <w:pStyle w:val="30"/>
            </w:pPr>
            <w:r>
              <w:rPr>
                <w:rFonts w:hint="eastAsia"/>
              </w:rPr>
              <w:t>30</w:t>
            </w:r>
          </w:p>
        </w:tc>
        <w:tc>
          <w:tcPr>
            <w:tcW w:w="392" w:type="pct"/>
            <w:shd w:val="clear" w:color="auto" w:fill="FFFFFF"/>
            <w:vAlign w:val="center"/>
          </w:tcPr>
          <w:p w14:paraId="108CE019">
            <w:pPr>
              <w:pStyle w:val="30"/>
            </w:pPr>
            <w:r>
              <w:rPr>
                <w:rFonts w:hint="eastAsia"/>
              </w:rPr>
              <w:t>56</w:t>
            </w:r>
          </w:p>
        </w:tc>
        <w:tc>
          <w:tcPr>
            <w:tcW w:w="370" w:type="pct"/>
            <w:shd w:val="clear" w:color="auto" w:fill="FFFFFF"/>
            <w:vAlign w:val="center"/>
          </w:tcPr>
          <w:p w14:paraId="077DE19F">
            <w:pPr>
              <w:pStyle w:val="30"/>
            </w:pPr>
          </w:p>
        </w:tc>
      </w:tr>
      <w:tr w14:paraId="2C10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vMerge w:val="continue"/>
            <w:shd w:val="clear" w:color="auto" w:fill="FFFFFF"/>
            <w:vAlign w:val="center"/>
          </w:tcPr>
          <w:p w14:paraId="150C962D">
            <w:pPr>
              <w:pStyle w:val="30"/>
            </w:pPr>
          </w:p>
        </w:tc>
        <w:tc>
          <w:tcPr>
            <w:tcW w:w="741" w:type="pct"/>
            <w:vAlign w:val="center"/>
          </w:tcPr>
          <w:p w14:paraId="1EEA0927">
            <w:pPr>
              <w:pStyle w:val="30"/>
            </w:pPr>
            <w:r>
              <w:rPr>
                <w:rFonts w:hint="eastAsia"/>
              </w:rPr>
              <w:t>金山云文档平台（生产环境）-业务集群节点</w:t>
            </w:r>
          </w:p>
        </w:tc>
        <w:tc>
          <w:tcPr>
            <w:tcW w:w="522" w:type="pct"/>
            <w:shd w:val="clear" w:color="auto" w:fill="FFFFFF"/>
            <w:vAlign w:val="center"/>
          </w:tcPr>
          <w:p w14:paraId="136DEE9E">
            <w:pPr>
              <w:pStyle w:val="30"/>
            </w:pPr>
            <w:r>
              <w:rPr>
                <w:rFonts w:hint="eastAsia"/>
              </w:rPr>
              <w:t>虚拟机</w:t>
            </w:r>
          </w:p>
        </w:tc>
        <w:tc>
          <w:tcPr>
            <w:tcW w:w="464" w:type="pct"/>
            <w:vAlign w:val="center"/>
          </w:tcPr>
          <w:p w14:paraId="7B67E7E1">
            <w:pPr>
              <w:pStyle w:val="30"/>
            </w:pPr>
            <w:r>
              <w:rPr>
                <w:rFonts w:hint="eastAsia"/>
              </w:rPr>
              <w:t>16</w:t>
            </w:r>
          </w:p>
        </w:tc>
        <w:tc>
          <w:tcPr>
            <w:tcW w:w="496" w:type="pct"/>
            <w:vAlign w:val="center"/>
          </w:tcPr>
          <w:p w14:paraId="5C37A3B0">
            <w:pPr>
              <w:pStyle w:val="30"/>
            </w:pPr>
            <w:r>
              <w:rPr>
                <w:rFonts w:hint="eastAsia"/>
              </w:rPr>
              <w:t>32</w:t>
            </w:r>
          </w:p>
        </w:tc>
        <w:tc>
          <w:tcPr>
            <w:tcW w:w="552" w:type="pct"/>
            <w:vAlign w:val="center"/>
          </w:tcPr>
          <w:p w14:paraId="5D8F8801">
            <w:pPr>
              <w:pStyle w:val="30"/>
            </w:pPr>
            <w:r>
              <w:rPr>
                <w:rFonts w:hint="eastAsia"/>
              </w:rPr>
              <w:t>1500</w:t>
            </w:r>
          </w:p>
        </w:tc>
        <w:tc>
          <w:tcPr>
            <w:tcW w:w="608" w:type="pct"/>
            <w:shd w:val="clear" w:color="auto" w:fill="FFFFFF"/>
            <w:vAlign w:val="center"/>
          </w:tcPr>
          <w:p w14:paraId="66616BDF">
            <w:pPr>
              <w:pStyle w:val="30"/>
            </w:pPr>
            <w:r>
              <w:rPr>
                <w:rFonts w:hint="eastAsia"/>
              </w:rPr>
              <w:t>14</w:t>
            </w:r>
          </w:p>
        </w:tc>
        <w:tc>
          <w:tcPr>
            <w:tcW w:w="510" w:type="pct"/>
            <w:shd w:val="clear" w:color="auto" w:fill="FFFFFF"/>
            <w:vAlign w:val="center"/>
          </w:tcPr>
          <w:p w14:paraId="42743E3A">
            <w:pPr>
              <w:pStyle w:val="30"/>
            </w:pPr>
            <w:r>
              <w:rPr>
                <w:rFonts w:hint="eastAsia"/>
              </w:rPr>
              <w:t>30</w:t>
            </w:r>
          </w:p>
        </w:tc>
        <w:tc>
          <w:tcPr>
            <w:tcW w:w="392" w:type="pct"/>
            <w:shd w:val="clear" w:color="auto" w:fill="FFFFFF"/>
            <w:vAlign w:val="center"/>
          </w:tcPr>
          <w:p w14:paraId="00840659">
            <w:pPr>
              <w:pStyle w:val="30"/>
            </w:pPr>
            <w:r>
              <w:rPr>
                <w:rFonts w:hint="eastAsia"/>
              </w:rPr>
              <w:t>56</w:t>
            </w:r>
          </w:p>
        </w:tc>
        <w:tc>
          <w:tcPr>
            <w:tcW w:w="370" w:type="pct"/>
            <w:shd w:val="clear" w:color="auto" w:fill="FFFFFF"/>
            <w:vAlign w:val="center"/>
          </w:tcPr>
          <w:p w14:paraId="63F43E8D">
            <w:pPr>
              <w:pStyle w:val="30"/>
            </w:pPr>
          </w:p>
        </w:tc>
      </w:tr>
      <w:tr w14:paraId="7C3D5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10FA7707">
            <w:pPr>
              <w:pStyle w:val="30"/>
            </w:pPr>
            <w:r>
              <w:rPr>
                <w:rFonts w:hint="eastAsia"/>
              </w:rPr>
              <w:t>91</w:t>
            </w:r>
          </w:p>
        </w:tc>
        <w:tc>
          <w:tcPr>
            <w:tcW w:w="741" w:type="pct"/>
            <w:vAlign w:val="center"/>
          </w:tcPr>
          <w:p w14:paraId="73B5091A">
            <w:pPr>
              <w:pStyle w:val="30"/>
            </w:pPr>
            <w:r>
              <w:rPr>
                <w:rFonts w:hint="eastAsia"/>
              </w:rPr>
              <w:t>金山云平台-业务集群节点</w:t>
            </w:r>
          </w:p>
        </w:tc>
        <w:tc>
          <w:tcPr>
            <w:tcW w:w="522" w:type="pct"/>
            <w:shd w:val="clear" w:color="auto" w:fill="FFFFFF"/>
            <w:vAlign w:val="center"/>
          </w:tcPr>
          <w:p w14:paraId="032B282E">
            <w:pPr>
              <w:pStyle w:val="30"/>
            </w:pPr>
            <w:r>
              <w:rPr>
                <w:rFonts w:hint="eastAsia"/>
              </w:rPr>
              <w:t>虚拟机</w:t>
            </w:r>
          </w:p>
        </w:tc>
        <w:tc>
          <w:tcPr>
            <w:tcW w:w="464" w:type="pct"/>
            <w:vAlign w:val="center"/>
          </w:tcPr>
          <w:p w14:paraId="29B11865">
            <w:pPr>
              <w:pStyle w:val="30"/>
            </w:pPr>
            <w:r>
              <w:rPr>
                <w:rFonts w:hint="eastAsia"/>
              </w:rPr>
              <w:t>16</w:t>
            </w:r>
          </w:p>
        </w:tc>
        <w:tc>
          <w:tcPr>
            <w:tcW w:w="496" w:type="pct"/>
            <w:vAlign w:val="center"/>
          </w:tcPr>
          <w:p w14:paraId="0A01B091">
            <w:pPr>
              <w:pStyle w:val="30"/>
            </w:pPr>
            <w:r>
              <w:rPr>
                <w:rFonts w:hint="eastAsia"/>
              </w:rPr>
              <w:t>32</w:t>
            </w:r>
          </w:p>
        </w:tc>
        <w:tc>
          <w:tcPr>
            <w:tcW w:w="552" w:type="pct"/>
            <w:vAlign w:val="center"/>
          </w:tcPr>
          <w:p w14:paraId="7DDF54EF">
            <w:pPr>
              <w:pStyle w:val="30"/>
            </w:pPr>
            <w:r>
              <w:rPr>
                <w:rFonts w:hint="eastAsia"/>
              </w:rPr>
              <w:t>1500</w:t>
            </w:r>
          </w:p>
        </w:tc>
        <w:tc>
          <w:tcPr>
            <w:tcW w:w="608" w:type="pct"/>
            <w:shd w:val="clear" w:color="auto" w:fill="FFFFFF"/>
            <w:vAlign w:val="center"/>
          </w:tcPr>
          <w:p w14:paraId="7BCA3FBE">
            <w:pPr>
              <w:pStyle w:val="30"/>
            </w:pPr>
            <w:r>
              <w:rPr>
                <w:rFonts w:hint="eastAsia"/>
              </w:rPr>
              <w:t>54</w:t>
            </w:r>
          </w:p>
        </w:tc>
        <w:tc>
          <w:tcPr>
            <w:tcW w:w="510" w:type="pct"/>
            <w:shd w:val="clear" w:color="auto" w:fill="FFFFFF"/>
            <w:vAlign w:val="center"/>
          </w:tcPr>
          <w:p w14:paraId="18FC6405">
            <w:pPr>
              <w:pStyle w:val="30"/>
            </w:pPr>
            <w:r>
              <w:rPr>
                <w:rFonts w:hint="eastAsia"/>
              </w:rPr>
              <w:t>65</w:t>
            </w:r>
          </w:p>
        </w:tc>
        <w:tc>
          <w:tcPr>
            <w:tcW w:w="392" w:type="pct"/>
            <w:shd w:val="clear" w:color="auto" w:fill="FFFFFF"/>
            <w:vAlign w:val="center"/>
          </w:tcPr>
          <w:p w14:paraId="2595E15E">
            <w:pPr>
              <w:pStyle w:val="30"/>
            </w:pPr>
            <w:r>
              <w:rPr>
                <w:rFonts w:hint="eastAsia"/>
              </w:rPr>
              <w:t>43</w:t>
            </w:r>
          </w:p>
        </w:tc>
        <w:tc>
          <w:tcPr>
            <w:tcW w:w="370" w:type="pct"/>
            <w:shd w:val="clear" w:color="auto" w:fill="FFFFFF"/>
            <w:vAlign w:val="center"/>
          </w:tcPr>
          <w:p w14:paraId="01F3ACEB">
            <w:pPr>
              <w:pStyle w:val="30"/>
            </w:pPr>
          </w:p>
        </w:tc>
      </w:tr>
      <w:tr w14:paraId="030E9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0" w:hRule="atLeast"/>
          <w:jc w:val="center"/>
        </w:trPr>
        <w:tc>
          <w:tcPr>
            <w:tcW w:w="340" w:type="pct"/>
            <w:shd w:val="clear" w:color="auto" w:fill="FFFFFF"/>
            <w:vAlign w:val="center"/>
          </w:tcPr>
          <w:p w14:paraId="585ABEA1">
            <w:pPr>
              <w:pStyle w:val="30"/>
            </w:pPr>
            <w:r>
              <w:rPr>
                <w:rFonts w:hint="eastAsia"/>
              </w:rPr>
              <w:t>92</w:t>
            </w:r>
          </w:p>
        </w:tc>
        <w:tc>
          <w:tcPr>
            <w:tcW w:w="741" w:type="pct"/>
            <w:vAlign w:val="center"/>
          </w:tcPr>
          <w:p w14:paraId="2C500B6B">
            <w:pPr>
              <w:pStyle w:val="30"/>
            </w:pPr>
            <w:r>
              <w:rPr>
                <w:rFonts w:hint="eastAsia"/>
              </w:rPr>
              <w:t>党建系统-应用服务器</w:t>
            </w:r>
          </w:p>
        </w:tc>
        <w:tc>
          <w:tcPr>
            <w:tcW w:w="522" w:type="pct"/>
            <w:shd w:val="clear" w:color="auto" w:fill="FFFFFF"/>
            <w:vAlign w:val="center"/>
          </w:tcPr>
          <w:p w14:paraId="15D2D50D">
            <w:pPr>
              <w:pStyle w:val="30"/>
            </w:pPr>
            <w:r>
              <w:rPr>
                <w:rFonts w:hint="eastAsia"/>
              </w:rPr>
              <w:t>虚拟机</w:t>
            </w:r>
          </w:p>
        </w:tc>
        <w:tc>
          <w:tcPr>
            <w:tcW w:w="464" w:type="pct"/>
            <w:vAlign w:val="center"/>
          </w:tcPr>
          <w:p w14:paraId="54440AA5">
            <w:pPr>
              <w:pStyle w:val="30"/>
            </w:pPr>
            <w:r>
              <w:rPr>
                <w:rFonts w:hint="eastAsia"/>
              </w:rPr>
              <w:t>16</w:t>
            </w:r>
          </w:p>
        </w:tc>
        <w:tc>
          <w:tcPr>
            <w:tcW w:w="496" w:type="pct"/>
            <w:vAlign w:val="center"/>
          </w:tcPr>
          <w:p w14:paraId="51593B40">
            <w:pPr>
              <w:pStyle w:val="30"/>
            </w:pPr>
            <w:r>
              <w:rPr>
                <w:rFonts w:hint="eastAsia"/>
              </w:rPr>
              <w:t>32</w:t>
            </w:r>
          </w:p>
        </w:tc>
        <w:tc>
          <w:tcPr>
            <w:tcW w:w="552" w:type="pct"/>
            <w:vAlign w:val="center"/>
          </w:tcPr>
          <w:p w14:paraId="6742E1E3">
            <w:pPr>
              <w:pStyle w:val="30"/>
            </w:pPr>
            <w:r>
              <w:rPr>
                <w:rFonts w:hint="eastAsia"/>
              </w:rPr>
              <w:t>1500</w:t>
            </w:r>
          </w:p>
        </w:tc>
        <w:tc>
          <w:tcPr>
            <w:tcW w:w="608" w:type="pct"/>
            <w:shd w:val="clear" w:color="auto" w:fill="FFFFFF"/>
            <w:vAlign w:val="center"/>
          </w:tcPr>
          <w:p w14:paraId="0BE0A0ED">
            <w:pPr>
              <w:pStyle w:val="30"/>
            </w:pPr>
            <w:r>
              <w:rPr>
                <w:rFonts w:hint="eastAsia"/>
              </w:rPr>
              <w:t>97</w:t>
            </w:r>
          </w:p>
        </w:tc>
        <w:tc>
          <w:tcPr>
            <w:tcW w:w="510" w:type="pct"/>
            <w:shd w:val="clear" w:color="auto" w:fill="FFFFFF"/>
            <w:vAlign w:val="center"/>
          </w:tcPr>
          <w:p w14:paraId="438A674F">
            <w:pPr>
              <w:pStyle w:val="30"/>
            </w:pPr>
            <w:r>
              <w:rPr>
                <w:rFonts w:hint="eastAsia"/>
              </w:rPr>
              <w:t>85</w:t>
            </w:r>
          </w:p>
        </w:tc>
        <w:tc>
          <w:tcPr>
            <w:tcW w:w="392" w:type="pct"/>
            <w:shd w:val="clear" w:color="auto" w:fill="FFFFFF"/>
            <w:vAlign w:val="center"/>
          </w:tcPr>
          <w:p w14:paraId="2FAA18EB">
            <w:pPr>
              <w:pStyle w:val="30"/>
            </w:pPr>
            <w:r>
              <w:rPr>
                <w:rFonts w:hint="eastAsia"/>
              </w:rPr>
              <w:t>42</w:t>
            </w:r>
          </w:p>
        </w:tc>
        <w:tc>
          <w:tcPr>
            <w:tcW w:w="370" w:type="pct"/>
            <w:shd w:val="clear" w:color="auto" w:fill="FFFFFF"/>
            <w:vAlign w:val="center"/>
          </w:tcPr>
          <w:p w14:paraId="2B8AB355">
            <w:pPr>
              <w:pStyle w:val="30"/>
            </w:pPr>
          </w:p>
        </w:tc>
      </w:tr>
      <w:tr w14:paraId="7AC3A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61529E32">
            <w:pPr>
              <w:pStyle w:val="30"/>
            </w:pPr>
            <w:r>
              <w:rPr>
                <w:rFonts w:hint="eastAsia"/>
              </w:rPr>
              <w:t>93</w:t>
            </w:r>
          </w:p>
        </w:tc>
        <w:tc>
          <w:tcPr>
            <w:tcW w:w="741" w:type="pct"/>
            <w:vAlign w:val="center"/>
          </w:tcPr>
          <w:p w14:paraId="398BDE73">
            <w:pPr>
              <w:pStyle w:val="30"/>
            </w:pPr>
            <w:r>
              <w:rPr>
                <w:rFonts w:hint="eastAsia"/>
              </w:rPr>
              <w:t>云数据应用-应用服务器</w:t>
            </w:r>
          </w:p>
        </w:tc>
        <w:tc>
          <w:tcPr>
            <w:tcW w:w="522" w:type="pct"/>
            <w:shd w:val="clear" w:color="auto" w:fill="FFFFFF"/>
            <w:vAlign w:val="center"/>
          </w:tcPr>
          <w:p w14:paraId="45E1BD0A">
            <w:pPr>
              <w:pStyle w:val="30"/>
            </w:pPr>
            <w:r>
              <w:rPr>
                <w:rFonts w:hint="eastAsia"/>
              </w:rPr>
              <w:t>虚拟机</w:t>
            </w:r>
          </w:p>
        </w:tc>
        <w:tc>
          <w:tcPr>
            <w:tcW w:w="464" w:type="pct"/>
            <w:vAlign w:val="center"/>
          </w:tcPr>
          <w:p w14:paraId="001E0B9E">
            <w:pPr>
              <w:pStyle w:val="30"/>
            </w:pPr>
            <w:r>
              <w:rPr>
                <w:rFonts w:hint="eastAsia"/>
              </w:rPr>
              <w:t>16</w:t>
            </w:r>
          </w:p>
        </w:tc>
        <w:tc>
          <w:tcPr>
            <w:tcW w:w="496" w:type="pct"/>
            <w:vAlign w:val="center"/>
          </w:tcPr>
          <w:p w14:paraId="1BB05DDB">
            <w:pPr>
              <w:pStyle w:val="30"/>
            </w:pPr>
            <w:r>
              <w:rPr>
                <w:rFonts w:hint="eastAsia"/>
              </w:rPr>
              <w:t>64</w:t>
            </w:r>
          </w:p>
        </w:tc>
        <w:tc>
          <w:tcPr>
            <w:tcW w:w="552" w:type="pct"/>
            <w:vAlign w:val="center"/>
          </w:tcPr>
          <w:p w14:paraId="580D498A">
            <w:pPr>
              <w:pStyle w:val="30"/>
            </w:pPr>
            <w:r>
              <w:rPr>
                <w:rFonts w:hint="eastAsia"/>
              </w:rPr>
              <w:t>1124</w:t>
            </w:r>
          </w:p>
        </w:tc>
        <w:tc>
          <w:tcPr>
            <w:tcW w:w="608" w:type="pct"/>
            <w:shd w:val="clear" w:color="auto" w:fill="FFFFFF"/>
            <w:vAlign w:val="center"/>
          </w:tcPr>
          <w:p w14:paraId="10CB1717">
            <w:pPr>
              <w:pStyle w:val="30"/>
            </w:pPr>
            <w:r>
              <w:rPr>
                <w:rFonts w:hint="eastAsia"/>
              </w:rPr>
              <w:t>4</w:t>
            </w:r>
          </w:p>
        </w:tc>
        <w:tc>
          <w:tcPr>
            <w:tcW w:w="510" w:type="pct"/>
            <w:shd w:val="clear" w:color="auto" w:fill="FFFFFF"/>
            <w:vAlign w:val="center"/>
          </w:tcPr>
          <w:p w14:paraId="5A418CAB">
            <w:pPr>
              <w:pStyle w:val="30"/>
            </w:pPr>
            <w:r>
              <w:rPr>
                <w:rFonts w:hint="eastAsia"/>
              </w:rPr>
              <w:t>30</w:t>
            </w:r>
          </w:p>
        </w:tc>
        <w:tc>
          <w:tcPr>
            <w:tcW w:w="392" w:type="pct"/>
            <w:shd w:val="clear" w:color="auto" w:fill="FFFFFF"/>
            <w:vAlign w:val="center"/>
          </w:tcPr>
          <w:p w14:paraId="1FBE689F">
            <w:pPr>
              <w:pStyle w:val="30"/>
            </w:pPr>
            <w:r>
              <w:rPr>
                <w:rFonts w:hint="eastAsia"/>
              </w:rPr>
              <w:t>47</w:t>
            </w:r>
          </w:p>
        </w:tc>
        <w:tc>
          <w:tcPr>
            <w:tcW w:w="370" w:type="pct"/>
            <w:shd w:val="clear" w:color="auto" w:fill="FFFFFF"/>
            <w:vAlign w:val="center"/>
          </w:tcPr>
          <w:p w14:paraId="66C04FD6">
            <w:pPr>
              <w:pStyle w:val="30"/>
            </w:pPr>
          </w:p>
        </w:tc>
      </w:tr>
      <w:tr w14:paraId="6C87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3F091BE5">
            <w:pPr>
              <w:pStyle w:val="30"/>
            </w:pPr>
            <w:r>
              <w:rPr>
                <w:rFonts w:hint="eastAsia"/>
              </w:rPr>
              <w:t>94</w:t>
            </w:r>
          </w:p>
        </w:tc>
        <w:tc>
          <w:tcPr>
            <w:tcW w:w="741" w:type="pct"/>
            <w:vAlign w:val="center"/>
          </w:tcPr>
          <w:p w14:paraId="5B7FF17D">
            <w:pPr>
              <w:pStyle w:val="30"/>
            </w:pPr>
            <w:r>
              <w:rPr>
                <w:rFonts w:hint="eastAsia"/>
              </w:rPr>
              <w:t>云数据应用-应用服务器</w:t>
            </w:r>
          </w:p>
        </w:tc>
        <w:tc>
          <w:tcPr>
            <w:tcW w:w="522" w:type="pct"/>
            <w:shd w:val="clear" w:color="auto" w:fill="FFFFFF"/>
            <w:vAlign w:val="center"/>
          </w:tcPr>
          <w:p w14:paraId="56602552">
            <w:pPr>
              <w:pStyle w:val="30"/>
            </w:pPr>
            <w:r>
              <w:rPr>
                <w:rFonts w:hint="eastAsia"/>
              </w:rPr>
              <w:t>虚拟机</w:t>
            </w:r>
          </w:p>
        </w:tc>
        <w:tc>
          <w:tcPr>
            <w:tcW w:w="464" w:type="pct"/>
            <w:vAlign w:val="center"/>
          </w:tcPr>
          <w:p w14:paraId="41849D9F">
            <w:pPr>
              <w:pStyle w:val="30"/>
            </w:pPr>
            <w:r>
              <w:rPr>
                <w:rFonts w:hint="eastAsia"/>
              </w:rPr>
              <w:t>16</w:t>
            </w:r>
          </w:p>
        </w:tc>
        <w:tc>
          <w:tcPr>
            <w:tcW w:w="496" w:type="pct"/>
            <w:vAlign w:val="center"/>
          </w:tcPr>
          <w:p w14:paraId="179FA6A5">
            <w:pPr>
              <w:pStyle w:val="30"/>
            </w:pPr>
            <w:r>
              <w:rPr>
                <w:rFonts w:hint="eastAsia"/>
              </w:rPr>
              <w:t>64</w:t>
            </w:r>
          </w:p>
        </w:tc>
        <w:tc>
          <w:tcPr>
            <w:tcW w:w="552" w:type="pct"/>
            <w:vAlign w:val="center"/>
          </w:tcPr>
          <w:p w14:paraId="62C8BF29">
            <w:pPr>
              <w:pStyle w:val="30"/>
            </w:pPr>
            <w:r>
              <w:rPr>
                <w:rFonts w:hint="eastAsia"/>
              </w:rPr>
              <w:t>2148</w:t>
            </w:r>
          </w:p>
        </w:tc>
        <w:tc>
          <w:tcPr>
            <w:tcW w:w="608" w:type="pct"/>
            <w:shd w:val="clear" w:color="auto" w:fill="FFFFFF"/>
            <w:vAlign w:val="center"/>
          </w:tcPr>
          <w:p w14:paraId="4A5A8314">
            <w:pPr>
              <w:pStyle w:val="30"/>
            </w:pPr>
            <w:r>
              <w:rPr>
                <w:rFonts w:hint="eastAsia"/>
              </w:rPr>
              <w:t>4</w:t>
            </w:r>
          </w:p>
        </w:tc>
        <w:tc>
          <w:tcPr>
            <w:tcW w:w="510" w:type="pct"/>
            <w:shd w:val="clear" w:color="auto" w:fill="FFFFFF"/>
            <w:vAlign w:val="center"/>
          </w:tcPr>
          <w:p w14:paraId="0D63616C">
            <w:pPr>
              <w:pStyle w:val="30"/>
            </w:pPr>
            <w:r>
              <w:rPr>
                <w:rFonts w:hint="eastAsia"/>
              </w:rPr>
              <w:t>30</w:t>
            </w:r>
          </w:p>
        </w:tc>
        <w:tc>
          <w:tcPr>
            <w:tcW w:w="392" w:type="pct"/>
            <w:shd w:val="clear" w:color="auto" w:fill="FFFFFF"/>
            <w:vAlign w:val="center"/>
          </w:tcPr>
          <w:p w14:paraId="389D26D4">
            <w:pPr>
              <w:pStyle w:val="30"/>
            </w:pPr>
            <w:r>
              <w:rPr>
                <w:rFonts w:hint="eastAsia"/>
              </w:rPr>
              <w:t>44</w:t>
            </w:r>
          </w:p>
        </w:tc>
        <w:tc>
          <w:tcPr>
            <w:tcW w:w="370" w:type="pct"/>
            <w:shd w:val="clear" w:color="auto" w:fill="FFFFFF"/>
            <w:vAlign w:val="center"/>
          </w:tcPr>
          <w:p w14:paraId="7FE76E80">
            <w:pPr>
              <w:pStyle w:val="30"/>
            </w:pPr>
          </w:p>
        </w:tc>
      </w:tr>
      <w:tr w14:paraId="61630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0" w:hRule="atLeast"/>
          <w:jc w:val="center"/>
        </w:trPr>
        <w:tc>
          <w:tcPr>
            <w:tcW w:w="340" w:type="pct"/>
            <w:shd w:val="clear" w:color="auto" w:fill="FFFFFF"/>
            <w:vAlign w:val="center"/>
          </w:tcPr>
          <w:p w14:paraId="1658CD6C">
            <w:pPr>
              <w:pStyle w:val="30"/>
            </w:pPr>
            <w:r>
              <w:rPr>
                <w:rFonts w:hint="eastAsia"/>
              </w:rPr>
              <w:t>95</w:t>
            </w:r>
          </w:p>
        </w:tc>
        <w:tc>
          <w:tcPr>
            <w:tcW w:w="741" w:type="pct"/>
            <w:vAlign w:val="center"/>
          </w:tcPr>
          <w:p w14:paraId="67CD5869">
            <w:pPr>
              <w:pStyle w:val="30"/>
            </w:pPr>
            <w:r>
              <w:rPr>
                <w:rFonts w:hint="eastAsia"/>
              </w:rPr>
              <w:t>数据上报平台-应用服务器</w:t>
            </w:r>
          </w:p>
        </w:tc>
        <w:tc>
          <w:tcPr>
            <w:tcW w:w="522" w:type="pct"/>
            <w:shd w:val="clear" w:color="auto" w:fill="FFFFFF"/>
            <w:vAlign w:val="center"/>
          </w:tcPr>
          <w:p w14:paraId="4BC5AC7B">
            <w:pPr>
              <w:pStyle w:val="30"/>
            </w:pPr>
            <w:r>
              <w:rPr>
                <w:rFonts w:hint="eastAsia"/>
              </w:rPr>
              <w:t>虚拟机</w:t>
            </w:r>
          </w:p>
        </w:tc>
        <w:tc>
          <w:tcPr>
            <w:tcW w:w="464" w:type="pct"/>
            <w:vAlign w:val="center"/>
          </w:tcPr>
          <w:p w14:paraId="7976B994">
            <w:pPr>
              <w:pStyle w:val="30"/>
            </w:pPr>
            <w:r>
              <w:rPr>
                <w:rFonts w:hint="eastAsia"/>
              </w:rPr>
              <w:t>16</w:t>
            </w:r>
          </w:p>
        </w:tc>
        <w:tc>
          <w:tcPr>
            <w:tcW w:w="496" w:type="pct"/>
            <w:vAlign w:val="center"/>
          </w:tcPr>
          <w:p w14:paraId="5ABA6D3B">
            <w:pPr>
              <w:pStyle w:val="30"/>
            </w:pPr>
            <w:r>
              <w:rPr>
                <w:rFonts w:hint="eastAsia"/>
              </w:rPr>
              <w:t>32</w:t>
            </w:r>
          </w:p>
        </w:tc>
        <w:tc>
          <w:tcPr>
            <w:tcW w:w="552" w:type="pct"/>
            <w:vAlign w:val="center"/>
          </w:tcPr>
          <w:p w14:paraId="3CFD640C">
            <w:pPr>
              <w:pStyle w:val="30"/>
            </w:pPr>
            <w:r>
              <w:rPr>
                <w:rFonts w:hint="eastAsia"/>
              </w:rPr>
              <w:t>1000</w:t>
            </w:r>
          </w:p>
        </w:tc>
        <w:tc>
          <w:tcPr>
            <w:tcW w:w="608" w:type="pct"/>
            <w:shd w:val="clear" w:color="auto" w:fill="FFFFFF"/>
            <w:vAlign w:val="center"/>
          </w:tcPr>
          <w:p w14:paraId="5FF4049D">
            <w:pPr>
              <w:pStyle w:val="30"/>
            </w:pPr>
            <w:r>
              <w:rPr>
                <w:rFonts w:hint="eastAsia"/>
              </w:rPr>
              <w:t>4</w:t>
            </w:r>
          </w:p>
        </w:tc>
        <w:tc>
          <w:tcPr>
            <w:tcW w:w="510" w:type="pct"/>
            <w:shd w:val="clear" w:color="auto" w:fill="FFFFFF"/>
            <w:vAlign w:val="center"/>
          </w:tcPr>
          <w:p w14:paraId="2F61D639">
            <w:pPr>
              <w:pStyle w:val="30"/>
            </w:pPr>
            <w:r>
              <w:rPr>
                <w:rFonts w:hint="eastAsia"/>
              </w:rPr>
              <w:t>30</w:t>
            </w:r>
          </w:p>
        </w:tc>
        <w:tc>
          <w:tcPr>
            <w:tcW w:w="392" w:type="pct"/>
            <w:shd w:val="clear" w:color="auto" w:fill="FFFFFF"/>
            <w:vAlign w:val="center"/>
          </w:tcPr>
          <w:p w14:paraId="576424B8">
            <w:pPr>
              <w:pStyle w:val="30"/>
            </w:pPr>
            <w:r>
              <w:rPr>
                <w:rFonts w:hint="eastAsia"/>
              </w:rPr>
              <w:t>56</w:t>
            </w:r>
          </w:p>
        </w:tc>
        <w:tc>
          <w:tcPr>
            <w:tcW w:w="370" w:type="pct"/>
            <w:shd w:val="clear" w:color="auto" w:fill="FFFFFF"/>
            <w:vAlign w:val="center"/>
          </w:tcPr>
          <w:p w14:paraId="37E182C8">
            <w:pPr>
              <w:pStyle w:val="30"/>
            </w:pPr>
          </w:p>
        </w:tc>
      </w:tr>
      <w:tr w14:paraId="4E8A0CDD">
        <w:tblPrEx>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2F285E37">
            <w:pPr>
              <w:pStyle w:val="30"/>
            </w:pPr>
            <w:r>
              <w:rPr>
                <w:rFonts w:hint="eastAsia"/>
              </w:rPr>
              <w:t>96</w:t>
            </w:r>
          </w:p>
        </w:tc>
        <w:tc>
          <w:tcPr>
            <w:tcW w:w="741" w:type="pct"/>
            <w:vAlign w:val="center"/>
          </w:tcPr>
          <w:p w14:paraId="3AB33CB2">
            <w:pPr>
              <w:pStyle w:val="30"/>
            </w:pPr>
            <w:r>
              <w:rPr>
                <w:rFonts w:hint="eastAsia"/>
              </w:rPr>
              <w:t>数据上报平台-应用服务器</w:t>
            </w:r>
          </w:p>
        </w:tc>
        <w:tc>
          <w:tcPr>
            <w:tcW w:w="522" w:type="pct"/>
            <w:shd w:val="clear" w:color="auto" w:fill="FFFFFF"/>
            <w:vAlign w:val="center"/>
          </w:tcPr>
          <w:p w14:paraId="092C54E8">
            <w:pPr>
              <w:pStyle w:val="30"/>
            </w:pPr>
            <w:r>
              <w:rPr>
                <w:rFonts w:hint="eastAsia"/>
              </w:rPr>
              <w:t>虚拟机</w:t>
            </w:r>
          </w:p>
        </w:tc>
        <w:tc>
          <w:tcPr>
            <w:tcW w:w="464" w:type="pct"/>
            <w:vAlign w:val="center"/>
          </w:tcPr>
          <w:p w14:paraId="04C1EC67">
            <w:pPr>
              <w:pStyle w:val="30"/>
            </w:pPr>
            <w:r>
              <w:rPr>
                <w:rFonts w:hint="eastAsia"/>
              </w:rPr>
              <w:t>16</w:t>
            </w:r>
          </w:p>
        </w:tc>
        <w:tc>
          <w:tcPr>
            <w:tcW w:w="496" w:type="pct"/>
            <w:vAlign w:val="center"/>
          </w:tcPr>
          <w:p w14:paraId="1E96CDAA">
            <w:pPr>
              <w:pStyle w:val="30"/>
            </w:pPr>
            <w:r>
              <w:rPr>
                <w:rFonts w:hint="eastAsia"/>
              </w:rPr>
              <w:t>32</w:t>
            </w:r>
          </w:p>
        </w:tc>
        <w:tc>
          <w:tcPr>
            <w:tcW w:w="552" w:type="pct"/>
            <w:vAlign w:val="center"/>
          </w:tcPr>
          <w:p w14:paraId="1A5CA69C">
            <w:pPr>
              <w:pStyle w:val="30"/>
            </w:pPr>
            <w:r>
              <w:rPr>
                <w:rFonts w:hint="eastAsia"/>
              </w:rPr>
              <w:t>1000</w:t>
            </w:r>
          </w:p>
        </w:tc>
        <w:tc>
          <w:tcPr>
            <w:tcW w:w="608" w:type="pct"/>
            <w:shd w:val="clear" w:color="auto" w:fill="FFFFFF"/>
            <w:vAlign w:val="center"/>
          </w:tcPr>
          <w:p w14:paraId="6F707CD2">
            <w:pPr>
              <w:pStyle w:val="30"/>
            </w:pPr>
            <w:r>
              <w:rPr>
                <w:rFonts w:hint="eastAsia"/>
              </w:rPr>
              <w:t>16</w:t>
            </w:r>
          </w:p>
        </w:tc>
        <w:tc>
          <w:tcPr>
            <w:tcW w:w="510" w:type="pct"/>
            <w:shd w:val="clear" w:color="auto" w:fill="FFFFFF"/>
            <w:vAlign w:val="center"/>
          </w:tcPr>
          <w:p w14:paraId="49716F70">
            <w:pPr>
              <w:pStyle w:val="30"/>
            </w:pPr>
            <w:r>
              <w:rPr>
                <w:rFonts w:hint="eastAsia"/>
              </w:rPr>
              <w:t>80</w:t>
            </w:r>
          </w:p>
        </w:tc>
        <w:tc>
          <w:tcPr>
            <w:tcW w:w="392" w:type="pct"/>
            <w:shd w:val="clear" w:color="auto" w:fill="FFFFFF"/>
            <w:vAlign w:val="center"/>
          </w:tcPr>
          <w:p w14:paraId="1FCCEBF0">
            <w:pPr>
              <w:pStyle w:val="30"/>
            </w:pPr>
            <w:r>
              <w:rPr>
                <w:rFonts w:hint="eastAsia"/>
              </w:rPr>
              <w:t>65</w:t>
            </w:r>
          </w:p>
        </w:tc>
        <w:tc>
          <w:tcPr>
            <w:tcW w:w="370" w:type="pct"/>
            <w:shd w:val="clear" w:color="auto" w:fill="FFFFFF"/>
            <w:vAlign w:val="center"/>
          </w:tcPr>
          <w:p w14:paraId="13841E46">
            <w:pPr>
              <w:pStyle w:val="30"/>
            </w:pPr>
          </w:p>
        </w:tc>
      </w:tr>
      <w:tr w14:paraId="390AC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211C6549">
            <w:pPr>
              <w:pStyle w:val="30"/>
            </w:pPr>
            <w:r>
              <w:rPr>
                <w:rFonts w:hint="eastAsia"/>
              </w:rPr>
              <w:t>97</w:t>
            </w:r>
          </w:p>
        </w:tc>
        <w:tc>
          <w:tcPr>
            <w:tcW w:w="741" w:type="pct"/>
            <w:vAlign w:val="center"/>
          </w:tcPr>
          <w:p w14:paraId="596663AE">
            <w:pPr>
              <w:pStyle w:val="30"/>
            </w:pPr>
            <w:r>
              <w:rPr>
                <w:rFonts w:hint="eastAsia"/>
              </w:rPr>
              <w:t>数据上报平台-应用服务器</w:t>
            </w:r>
          </w:p>
        </w:tc>
        <w:tc>
          <w:tcPr>
            <w:tcW w:w="522" w:type="pct"/>
            <w:shd w:val="clear" w:color="auto" w:fill="FFFFFF"/>
            <w:vAlign w:val="center"/>
          </w:tcPr>
          <w:p w14:paraId="480AF2F6">
            <w:pPr>
              <w:pStyle w:val="30"/>
            </w:pPr>
            <w:r>
              <w:rPr>
                <w:rFonts w:hint="eastAsia"/>
              </w:rPr>
              <w:t>虚拟机</w:t>
            </w:r>
          </w:p>
        </w:tc>
        <w:tc>
          <w:tcPr>
            <w:tcW w:w="464" w:type="pct"/>
            <w:vAlign w:val="center"/>
          </w:tcPr>
          <w:p w14:paraId="67179EA8">
            <w:pPr>
              <w:pStyle w:val="30"/>
            </w:pPr>
            <w:r>
              <w:rPr>
                <w:rFonts w:hint="eastAsia"/>
              </w:rPr>
              <w:t>16</w:t>
            </w:r>
          </w:p>
        </w:tc>
        <w:tc>
          <w:tcPr>
            <w:tcW w:w="496" w:type="pct"/>
            <w:vAlign w:val="center"/>
          </w:tcPr>
          <w:p w14:paraId="102E8453">
            <w:pPr>
              <w:pStyle w:val="30"/>
            </w:pPr>
            <w:r>
              <w:rPr>
                <w:rFonts w:hint="eastAsia"/>
              </w:rPr>
              <w:t>32</w:t>
            </w:r>
          </w:p>
        </w:tc>
        <w:tc>
          <w:tcPr>
            <w:tcW w:w="552" w:type="pct"/>
            <w:vAlign w:val="center"/>
          </w:tcPr>
          <w:p w14:paraId="63973034">
            <w:pPr>
              <w:pStyle w:val="30"/>
            </w:pPr>
            <w:r>
              <w:rPr>
                <w:rFonts w:hint="eastAsia"/>
              </w:rPr>
              <w:t>1000</w:t>
            </w:r>
          </w:p>
        </w:tc>
        <w:tc>
          <w:tcPr>
            <w:tcW w:w="608" w:type="pct"/>
            <w:shd w:val="clear" w:color="auto" w:fill="FFFFFF"/>
            <w:vAlign w:val="center"/>
          </w:tcPr>
          <w:p w14:paraId="3A2122BE">
            <w:pPr>
              <w:pStyle w:val="30"/>
            </w:pPr>
            <w:r>
              <w:rPr>
                <w:rFonts w:hint="eastAsia"/>
              </w:rPr>
              <w:t>3</w:t>
            </w:r>
          </w:p>
        </w:tc>
        <w:tc>
          <w:tcPr>
            <w:tcW w:w="510" w:type="pct"/>
            <w:shd w:val="clear" w:color="auto" w:fill="FFFFFF"/>
            <w:vAlign w:val="center"/>
          </w:tcPr>
          <w:p w14:paraId="243EA36C">
            <w:pPr>
              <w:pStyle w:val="30"/>
            </w:pPr>
            <w:r>
              <w:rPr>
                <w:rFonts w:hint="eastAsia"/>
              </w:rPr>
              <w:t>25</w:t>
            </w:r>
          </w:p>
        </w:tc>
        <w:tc>
          <w:tcPr>
            <w:tcW w:w="392" w:type="pct"/>
            <w:shd w:val="clear" w:color="auto" w:fill="FFFFFF"/>
            <w:vAlign w:val="center"/>
          </w:tcPr>
          <w:p w14:paraId="12103C41">
            <w:pPr>
              <w:pStyle w:val="30"/>
            </w:pPr>
            <w:r>
              <w:rPr>
                <w:rFonts w:hint="eastAsia"/>
              </w:rPr>
              <w:t>52</w:t>
            </w:r>
          </w:p>
        </w:tc>
        <w:tc>
          <w:tcPr>
            <w:tcW w:w="370" w:type="pct"/>
            <w:shd w:val="clear" w:color="auto" w:fill="FFFFFF"/>
            <w:vAlign w:val="center"/>
          </w:tcPr>
          <w:p w14:paraId="13E4512C">
            <w:pPr>
              <w:pStyle w:val="30"/>
            </w:pPr>
          </w:p>
        </w:tc>
      </w:tr>
      <w:tr w14:paraId="070A7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6E0259A1">
            <w:pPr>
              <w:pStyle w:val="30"/>
            </w:pPr>
            <w:r>
              <w:rPr>
                <w:rFonts w:hint="eastAsia"/>
              </w:rPr>
              <w:t>98</w:t>
            </w:r>
          </w:p>
        </w:tc>
        <w:tc>
          <w:tcPr>
            <w:tcW w:w="741" w:type="pct"/>
            <w:vAlign w:val="center"/>
          </w:tcPr>
          <w:p w14:paraId="6B355B63">
            <w:pPr>
              <w:pStyle w:val="30"/>
            </w:pPr>
            <w:r>
              <w:rPr>
                <w:rFonts w:hint="eastAsia"/>
              </w:rPr>
              <w:t>基础支撑（应用FTP备份）-统一工具服务</w:t>
            </w:r>
          </w:p>
        </w:tc>
        <w:tc>
          <w:tcPr>
            <w:tcW w:w="522" w:type="pct"/>
            <w:shd w:val="clear" w:color="auto" w:fill="FFFFFF"/>
            <w:vAlign w:val="center"/>
          </w:tcPr>
          <w:p w14:paraId="78FFE65D">
            <w:pPr>
              <w:pStyle w:val="30"/>
            </w:pPr>
            <w:r>
              <w:rPr>
                <w:rFonts w:hint="eastAsia"/>
              </w:rPr>
              <w:t>虚拟机</w:t>
            </w:r>
          </w:p>
        </w:tc>
        <w:tc>
          <w:tcPr>
            <w:tcW w:w="464" w:type="pct"/>
            <w:vAlign w:val="center"/>
          </w:tcPr>
          <w:p w14:paraId="0C35724D">
            <w:pPr>
              <w:pStyle w:val="30"/>
            </w:pPr>
            <w:r>
              <w:rPr>
                <w:rFonts w:hint="eastAsia"/>
              </w:rPr>
              <w:t>8</w:t>
            </w:r>
          </w:p>
        </w:tc>
        <w:tc>
          <w:tcPr>
            <w:tcW w:w="496" w:type="pct"/>
            <w:vAlign w:val="center"/>
          </w:tcPr>
          <w:p w14:paraId="796EB8D4">
            <w:pPr>
              <w:pStyle w:val="30"/>
            </w:pPr>
            <w:r>
              <w:rPr>
                <w:rFonts w:hint="eastAsia"/>
              </w:rPr>
              <w:t>16</w:t>
            </w:r>
          </w:p>
        </w:tc>
        <w:tc>
          <w:tcPr>
            <w:tcW w:w="552" w:type="pct"/>
            <w:vAlign w:val="center"/>
          </w:tcPr>
          <w:p w14:paraId="27B59A73">
            <w:pPr>
              <w:pStyle w:val="30"/>
            </w:pPr>
            <w:r>
              <w:rPr>
                <w:rFonts w:hint="eastAsia"/>
              </w:rPr>
              <w:t>5100</w:t>
            </w:r>
          </w:p>
        </w:tc>
        <w:tc>
          <w:tcPr>
            <w:tcW w:w="608" w:type="pct"/>
            <w:shd w:val="clear" w:color="auto" w:fill="FFFFFF"/>
            <w:vAlign w:val="center"/>
          </w:tcPr>
          <w:p w14:paraId="7CF2E3F2">
            <w:pPr>
              <w:pStyle w:val="30"/>
            </w:pPr>
            <w:r>
              <w:rPr>
                <w:rFonts w:hint="eastAsia"/>
              </w:rPr>
              <w:t>6</w:t>
            </w:r>
          </w:p>
        </w:tc>
        <w:tc>
          <w:tcPr>
            <w:tcW w:w="510" w:type="pct"/>
            <w:shd w:val="clear" w:color="auto" w:fill="FFFFFF"/>
            <w:vAlign w:val="center"/>
          </w:tcPr>
          <w:p w14:paraId="0D1FC7A2">
            <w:pPr>
              <w:pStyle w:val="30"/>
            </w:pPr>
            <w:r>
              <w:rPr>
                <w:rFonts w:hint="eastAsia"/>
              </w:rPr>
              <w:t>65</w:t>
            </w:r>
          </w:p>
        </w:tc>
        <w:tc>
          <w:tcPr>
            <w:tcW w:w="392" w:type="pct"/>
            <w:shd w:val="clear" w:color="auto" w:fill="FFFFFF"/>
            <w:vAlign w:val="center"/>
          </w:tcPr>
          <w:p w14:paraId="173A4A20">
            <w:pPr>
              <w:pStyle w:val="30"/>
            </w:pPr>
            <w:r>
              <w:rPr>
                <w:rFonts w:hint="eastAsia"/>
              </w:rPr>
              <w:t>43</w:t>
            </w:r>
          </w:p>
        </w:tc>
        <w:tc>
          <w:tcPr>
            <w:tcW w:w="370" w:type="pct"/>
            <w:shd w:val="clear" w:color="auto" w:fill="FFFFFF"/>
            <w:vAlign w:val="center"/>
          </w:tcPr>
          <w:p w14:paraId="323A70E9">
            <w:pPr>
              <w:pStyle w:val="30"/>
            </w:pPr>
          </w:p>
        </w:tc>
      </w:tr>
      <w:tr w14:paraId="02103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37CA4338">
            <w:pPr>
              <w:pStyle w:val="30"/>
            </w:pPr>
            <w:r>
              <w:rPr>
                <w:rFonts w:hint="eastAsia"/>
              </w:rPr>
              <w:t>99</w:t>
            </w:r>
          </w:p>
        </w:tc>
        <w:tc>
          <w:tcPr>
            <w:tcW w:w="741" w:type="pct"/>
            <w:vAlign w:val="center"/>
          </w:tcPr>
          <w:p w14:paraId="65818BE4">
            <w:pPr>
              <w:pStyle w:val="30"/>
            </w:pPr>
            <w:r>
              <w:rPr>
                <w:rFonts w:hint="eastAsia"/>
              </w:rPr>
              <w:t>基础支撑</w:t>
            </w:r>
          </w:p>
          <w:p w14:paraId="35E08DC9">
            <w:pPr>
              <w:pStyle w:val="30"/>
            </w:pPr>
            <w:r>
              <w:rPr>
                <w:rFonts w:hint="eastAsia"/>
              </w:rPr>
              <w:t>（跳板机）-统一工具服务</w:t>
            </w:r>
          </w:p>
        </w:tc>
        <w:tc>
          <w:tcPr>
            <w:tcW w:w="522" w:type="pct"/>
            <w:shd w:val="clear" w:color="auto" w:fill="FFFFFF"/>
            <w:vAlign w:val="center"/>
          </w:tcPr>
          <w:p w14:paraId="02AC1757">
            <w:pPr>
              <w:pStyle w:val="30"/>
            </w:pPr>
            <w:r>
              <w:rPr>
                <w:rFonts w:hint="eastAsia"/>
              </w:rPr>
              <w:t>虚拟机</w:t>
            </w:r>
          </w:p>
        </w:tc>
        <w:tc>
          <w:tcPr>
            <w:tcW w:w="464" w:type="pct"/>
            <w:vAlign w:val="center"/>
          </w:tcPr>
          <w:p w14:paraId="1F080461">
            <w:pPr>
              <w:pStyle w:val="30"/>
            </w:pPr>
            <w:r>
              <w:rPr>
                <w:rFonts w:hint="eastAsia"/>
              </w:rPr>
              <w:t>8</w:t>
            </w:r>
          </w:p>
        </w:tc>
        <w:tc>
          <w:tcPr>
            <w:tcW w:w="496" w:type="pct"/>
            <w:vAlign w:val="center"/>
          </w:tcPr>
          <w:p w14:paraId="119CB152">
            <w:pPr>
              <w:pStyle w:val="30"/>
            </w:pPr>
            <w:r>
              <w:rPr>
                <w:rFonts w:hint="eastAsia"/>
              </w:rPr>
              <w:t>16</w:t>
            </w:r>
          </w:p>
        </w:tc>
        <w:tc>
          <w:tcPr>
            <w:tcW w:w="552" w:type="pct"/>
            <w:vAlign w:val="center"/>
          </w:tcPr>
          <w:p w14:paraId="434B441F">
            <w:pPr>
              <w:pStyle w:val="30"/>
            </w:pPr>
            <w:r>
              <w:rPr>
                <w:rFonts w:hint="eastAsia"/>
              </w:rPr>
              <w:t>100</w:t>
            </w:r>
          </w:p>
        </w:tc>
        <w:tc>
          <w:tcPr>
            <w:tcW w:w="608" w:type="pct"/>
            <w:shd w:val="clear" w:color="auto" w:fill="FFFFFF"/>
            <w:vAlign w:val="center"/>
          </w:tcPr>
          <w:p w14:paraId="39812EFB">
            <w:pPr>
              <w:pStyle w:val="30"/>
            </w:pPr>
            <w:r>
              <w:rPr>
                <w:rFonts w:hint="eastAsia"/>
              </w:rPr>
              <w:t>2</w:t>
            </w:r>
          </w:p>
        </w:tc>
        <w:tc>
          <w:tcPr>
            <w:tcW w:w="510" w:type="pct"/>
            <w:shd w:val="clear" w:color="auto" w:fill="FFFFFF"/>
            <w:vAlign w:val="center"/>
          </w:tcPr>
          <w:p w14:paraId="2BF4253B">
            <w:pPr>
              <w:pStyle w:val="30"/>
            </w:pPr>
            <w:r>
              <w:rPr>
                <w:rFonts w:hint="eastAsia"/>
              </w:rPr>
              <w:t>25</w:t>
            </w:r>
          </w:p>
        </w:tc>
        <w:tc>
          <w:tcPr>
            <w:tcW w:w="392" w:type="pct"/>
            <w:shd w:val="clear" w:color="auto" w:fill="FFFFFF"/>
            <w:vAlign w:val="center"/>
          </w:tcPr>
          <w:p w14:paraId="50451E4D">
            <w:pPr>
              <w:pStyle w:val="30"/>
            </w:pPr>
            <w:r>
              <w:rPr>
                <w:rFonts w:hint="eastAsia"/>
              </w:rPr>
              <w:t>47</w:t>
            </w:r>
          </w:p>
        </w:tc>
        <w:tc>
          <w:tcPr>
            <w:tcW w:w="370" w:type="pct"/>
            <w:shd w:val="clear" w:color="auto" w:fill="FFFFFF"/>
            <w:vAlign w:val="center"/>
          </w:tcPr>
          <w:p w14:paraId="06A84FF6">
            <w:pPr>
              <w:pStyle w:val="30"/>
            </w:pPr>
          </w:p>
        </w:tc>
      </w:tr>
      <w:tr w14:paraId="4F244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4332FC39">
            <w:pPr>
              <w:pStyle w:val="30"/>
            </w:pPr>
            <w:r>
              <w:rPr>
                <w:rFonts w:hint="eastAsia"/>
              </w:rPr>
              <w:t>100</w:t>
            </w:r>
          </w:p>
        </w:tc>
        <w:tc>
          <w:tcPr>
            <w:tcW w:w="741" w:type="pct"/>
            <w:vAlign w:val="center"/>
          </w:tcPr>
          <w:p w14:paraId="1602DD4B">
            <w:pPr>
              <w:pStyle w:val="30"/>
            </w:pPr>
            <w:r>
              <w:rPr>
                <w:rFonts w:hint="eastAsia"/>
              </w:rPr>
              <w:t>DNS服务器-统一工具服务</w:t>
            </w:r>
          </w:p>
        </w:tc>
        <w:tc>
          <w:tcPr>
            <w:tcW w:w="522" w:type="pct"/>
            <w:shd w:val="clear" w:color="auto" w:fill="FFFFFF"/>
            <w:vAlign w:val="center"/>
          </w:tcPr>
          <w:p w14:paraId="06F054C6">
            <w:pPr>
              <w:pStyle w:val="30"/>
            </w:pPr>
            <w:r>
              <w:rPr>
                <w:rFonts w:hint="eastAsia"/>
              </w:rPr>
              <w:t>虚拟机</w:t>
            </w:r>
          </w:p>
        </w:tc>
        <w:tc>
          <w:tcPr>
            <w:tcW w:w="464" w:type="pct"/>
            <w:vAlign w:val="center"/>
          </w:tcPr>
          <w:p w14:paraId="4CF0F131">
            <w:pPr>
              <w:pStyle w:val="30"/>
            </w:pPr>
            <w:r>
              <w:rPr>
                <w:rFonts w:hint="eastAsia"/>
              </w:rPr>
              <w:t>4</w:t>
            </w:r>
          </w:p>
        </w:tc>
        <w:tc>
          <w:tcPr>
            <w:tcW w:w="496" w:type="pct"/>
            <w:vAlign w:val="center"/>
          </w:tcPr>
          <w:p w14:paraId="5261C6A8">
            <w:pPr>
              <w:pStyle w:val="30"/>
            </w:pPr>
            <w:r>
              <w:rPr>
                <w:rFonts w:hint="eastAsia"/>
              </w:rPr>
              <w:t>8</w:t>
            </w:r>
          </w:p>
        </w:tc>
        <w:tc>
          <w:tcPr>
            <w:tcW w:w="552" w:type="pct"/>
            <w:vAlign w:val="center"/>
          </w:tcPr>
          <w:p w14:paraId="0C0EFD6A">
            <w:pPr>
              <w:pStyle w:val="30"/>
            </w:pPr>
            <w:r>
              <w:rPr>
                <w:rFonts w:hint="eastAsia"/>
              </w:rPr>
              <w:t>500</w:t>
            </w:r>
          </w:p>
        </w:tc>
        <w:tc>
          <w:tcPr>
            <w:tcW w:w="608" w:type="pct"/>
            <w:shd w:val="clear" w:color="auto" w:fill="FFFFFF"/>
            <w:vAlign w:val="center"/>
          </w:tcPr>
          <w:p w14:paraId="361C91F1">
            <w:pPr>
              <w:pStyle w:val="30"/>
            </w:pPr>
            <w:r>
              <w:rPr>
                <w:rFonts w:hint="eastAsia"/>
              </w:rPr>
              <w:t>15</w:t>
            </w:r>
          </w:p>
        </w:tc>
        <w:tc>
          <w:tcPr>
            <w:tcW w:w="510" w:type="pct"/>
            <w:shd w:val="clear" w:color="auto" w:fill="FFFFFF"/>
            <w:vAlign w:val="center"/>
          </w:tcPr>
          <w:p w14:paraId="01179A81">
            <w:pPr>
              <w:pStyle w:val="30"/>
            </w:pPr>
            <w:r>
              <w:rPr>
                <w:rFonts w:hint="eastAsia"/>
              </w:rPr>
              <w:t>80</w:t>
            </w:r>
          </w:p>
        </w:tc>
        <w:tc>
          <w:tcPr>
            <w:tcW w:w="392" w:type="pct"/>
            <w:shd w:val="clear" w:color="auto" w:fill="FFFFFF"/>
            <w:vAlign w:val="center"/>
          </w:tcPr>
          <w:p w14:paraId="018EF313">
            <w:pPr>
              <w:pStyle w:val="30"/>
            </w:pPr>
            <w:r>
              <w:rPr>
                <w:rFonts w:hint="eastAsia"/>
              </w:rPr>
              <w:t>39</w:t>
            </w:r>
          </w:p>
        </w:tc>
        <w:tc>
          <w:tcPr>
            <w:tcW w:w="370" w:type="pct"/>
            <w:shd w:val="clear" w:color="auto" w:fill="FFFFFF"/>
            <w:vAlign w:val="center"/>
          </w:tcPr>
          <w:p w14:paraId="640FD9D2">
            <w:pPr>
              <w:pStyle w:val="30"/>
            </w:pPr>
          </w:p>
        </w:tc>
      </w:tr>
      <w:tr w14:paraId="27189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3D0FD8D1">
            <w:pPr>
              <w:pStyle w:val="30"/>
            </w:pPr>
            <w:r>
              <w:rPr>
                <w:rFonts w:hint="eastAsia"/>
              </w:rPr>
              <w:t>101</w:t>
            </w:r>
          </w:p>
        </w:tc>
        <w:tc>
          <w:tcPr>
            <w:tcW w:w="741" w:type="pct"/>
            <w:vAlign w:val="center"/>
          </w:tcPr>
          <w:p w14:paraId="23FD8BCA">
            <w:pPr>
              <w:pStyle w:val="30"/>
            </w:pPr>
            <w:r>
              <w:rPr>
                <w:rFonts w:hint="eastAsia"/>
              </w:rPr>
              <w:t>DNS服务器-统一工具服务</w:t>
            </w:r>
          </w:p>
        </w:tc>
        <w:tc>
          <w:tcPr>
            <w:tcW w:w="522" w:type="pct"/>
            <w:shd w:val="clear" w:color="auto" w:fill="FFFFFF"/>
            <w:vAlign w:val="center"/>
          </w:tcPr>
          <w:p w14:paraId="50E89142">
            <w:pPr>
              <w:pStyle w:val="30"/>
            </w:pPr>
            <w:r>
              <w:rPr>
                <w:rFonts w:hint="eastAsia"/>
              </w:rPr>
              <w:t>虚拟机</w:t>
            </w:r>
          </w:p>
        </w:tc>
        <w:tc>
          <w:tcPr>
            <w:tcW w:w="464" w:type="pct"/>
            <w:vAlign w:val="center"/>
          </w:tcPr>
          <w:p w14:paraId="051978C2">
            <w:pPr>
              <w:pStyle w:val="30"/>
            </w:pPr>
            <w:r>
              <w:rPr>
                <w:rFonts w:hint="eastAsia"/>
              </w:rPr>
              <w:t>4</w:t>
            </w:r>
          </w:p>
        </w:tc>
        <w:tc>
          <w:tcPr>
            <w:tcW w:w="496" w:type="pct"/>
            <w:vAlign w:val="center"/>
          </w:tcPr>
          <w:p w14:paraId="3D3A4D8B">
            <w:pPr>
              <w:pStyle w:val="30"/>
            </w:pPr>
            <w:r>
              <w:rPr>
                <w:rFonts w:hint="eastAsia"/>
              </w:rPr>
              <w:t>8</w:t>
            </w:r>
          </w:p>
        </w:tc>
        <w:tc>
          <w:tcPr>
            <w:tcW w:w="552" w:type="pct"/>
            <w:vAlign w:val="center"/>
          </w:tcPr>
          <w:p w14:paraId="00BDA7A4">
            <w:pPr>
              <w:pStyle w:val="30"/>
            </w:pPr>
            <w:r>
              <w:rPr>
                <w:rFonts w:hint="eastAsia"/>
              </w:rPr>
              <w:t>500</w:t>
            </w:r>
          </w:p>
        </w:tc>
        <w:tc>
          <w:tcPr>
            <w:tcW w:w="608" w:type="pct"/>
            <w:shd w:val="clear" w:color="auto" w:fill="FFFFFF"/>
            <w:vAlign w:val="center"/>
          </w:tcPr>
          <w:p w14:paraId="06D4DF67">
            <w:pPr>
              <w:pStyle w:val="30"/>
            </w:pPr>
            <w:r>
              <w:rPr>
                <w:rFonts w:hint="eastAsia"/>
              </w:rPr>
              <w:t>2</w:t>
            </w:r>
          </w:p>
        </w:tc>
        <w:tc>
          <w:tcPr>
            <w:tcW w:w="510" w:type="pct"/>
            <w:shd w:val="clear" w:color="auto" w:fill="FFFFFF"/>
            <w:vAlign w:val="center"/>
          </w:tcPr>
          <w:p w14:paraId="2F8B14F6">
            <w:pPr>
              <w:pStyle w:val="30"/>
            </w:pPr>
            <w:r>
              <w:rPr>
                <w:rFonts w:hint="eastAsia"/>
              </w:rPr>
              <w:t>25</w:t>
            </w:r>
          </w:p>
        </w:tc>
        <w:tc>
          <w:tcPr>
            <w:tcW w:w="392" w:type="pct"/>
            <w:shd w:val="clear" w:color="auto" w:fill="FFFFFF"/>
            <w:vAlign w:val="center"/>
          </w:tcPr>
          <w:p w14:paraId="05AFFC99">
            <w:pPr>
              <w:pStyle w:val="30"/>
            </w:pPr>
            <w:r>
              <w:rPr>
                <w:rFonts w:hint="eastAsia"/>
              </w:rPr>
              <w:t>35</w:t>
            </w:r>
          </w:p>
        </w:tc>
        <w:tc>
          <w:tcPr>
            <w:tcW w:w="370" w:type="pct"/>
            <w:shd w:val="clear" w:color="auto" w:fill="FFFFFF"/>
            <w:vAlign w:val="center"/>
          </w:tcPr>
          <w:p w14:paraId="4B7A1F88">
            <w:pPr>
              <w:pStyle w:val="30"/>
            </w:pPr>
          </w:p>
        </w:tc>
      </w:tr>
      <w:tr w14:paraId="74B0C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340" w:type="pct"/>
            <w:shd w:val="clear" w:color="auto" w:fill="FFFFFF"/>
            <w:vAlign w:val="center"/>
          </w:tcPr>
          <w:p w14:paraId="74915759">
            <w:pPr>
              <w:pStyle w:val="30"/>
            </w:pPr>
            <w:r>
              <w:rPr>
                <w:rFonts w:hint="eastAsia"/>
              </w:rPr>
              <w:t>102</w:t>
            </w:r>
          </w:p>
        </w:tc>
        <w:tc>
          <w:tcPr>
            <w:tcW w:w="741" w:type="pct"/>
            <w:vAlign w:val="center"/>
          </w:tcPr>
          <w:p w14:paraId="06D0D85D">
            <w:pPr>
              <w:pStyle w:val="30"/>
            </w:pPr>
            <w:r>
              <w:rPr>
                <w:rFonts w:hint="eastAsia"/>
              </w:rPr>
              <w:t>基础支撑</w:t>
            </w:r>
          </w:p>
          <w:p w14:paraId="150911F9">
            <w:pPr>
              <w:pStyle w:val="30"/>
            </w:pPr>
            <w:r>
              <w:rPr>
                <w:rFonts w:hint="eastAsia"/>
              </w:rPr>
              <w:t>（华为云数据备份）-运维服务器</w:t>
            </w:r>
          </w:p>
        </w:tc>
        <w:tc>
          <w:tcPr>
            <w:tcW w:w="522" w:type="pct"/>
            <w:shd w:val="clear" w:color="auto" w:fill="FFFFFF"/>
            <w:vAlign w:val="center"/>
          </w:tcPr>
          <w:p w14:paraId="18033B0D">
            <w:pPr>
              <w:pStyle w:val="30"/>
            </w:pPr>
            <w:r>
              <w:rPr>
                <w:rFonts w:hint="eastAsia"/>
              </w:rPr>
              <w:t>虚拟机</w:t>
            </w:r>
          </w:p>
        </w:tc>
        <w:tc>
          <w:tcPr>
            <w:tcW w:w="464" w:type="pct"/>
            <w:vAlign w:val="center"/>
          </w:tcPr>
          <w:p w14:paraId="4EFD2109">
            <w:pPr>
              <w:pStyle w:val="30"/>
            </w:pPr>
            <w:r>
              <w:rPr>
                <w:rFonts w:hint="eastAsia"/>
              </w:rPr>
              <w:t>2</w:t>
            </w:r>
          </w:p>
        </w:tc>
        <w:tc>
          <w:tcPr>
            <w:tcW w:w="496" w:type="pct"/>
            <w:vAlign w:val="center"/>
          </w:tcPr>
          <w:p w14:paraId="5FE942C4">
            <w:pPr>
              <w:pStyle w:val="30"/>
            </w:pPr>
            <w:r>
              <w:rPr>
                <w:rFonts w:hint="eastAsia"/>
              </w:rPr>
              <w:t>4</w:t>
            </w:r>
          </w:p>
        </w:tc>
        <w:tc>
          <w:tcPr>
            <w:tcW w:w="552" w:type="pct"/>
            <w:vAlign w:val="center"/>
          </w:tcPr>
          <w:p w14:paraId="12B333A5">
            <w:pPr>
              <w:pStyle w:val="30"/>
            </w:pPr>
            <w:r>
              <w:rPr>
                <w:rFonts w:hint="eastAsia"/>
              </w:rPr>
              <w:t>800</w:t>
            </w:r>
          </w:p>
        </w:tc>
        <w:tc>
          <w:tcPr>
            <w:tcW w:w="608" w:type="pct"/>
            <w:shd w:val="clear" w:color="auto" w:fill="FFFFFF"/>
            <w:vAlign w:val="center"/>
          </w:tcPr>
          <w:p w14:paraId="7FD0FDA1">
            <w:pPr>
              <w:pStyle w:val="30"/>
            </w:pPr>
            <w:r>
              <w:rPr>
                <w:rFonts w:hint="eastAsia"/>
              </w:rPr>
              <w:t>7</w:t>
            </w:r>
          </w:p>
        </w:tc>
        <w:tc>
          <w:tcPr>
            <w:tcW w:w="510" w:type="pct"/>
            <w:shd w:val="clear" w:color="auto" w:fill="FFFFFF"/>
            <w:vAlign w:val="center"/>
          </w:tcPr>
          <w:p w14:paraId="0F9F0EA4">
            <w:pPr>
              <w:pStyle w:val="30"/>
            </w:pPr>
            <w:r>
              <w:rPr>
                <w:rFonts w:hint="eastAsia"/>
              </w:rPr>
              <w:t>40</w:t>
            </w:r>
          </w:p>
        </w:tc>
        <w:tc>
          <w:tcPr>
            <w:tcW w:w="392" w:type="pct"/>
            <w:shd w:val="clear" w:color="auto" w:fill="FFFFFF"/>
            <w:vAlign w:val="center"/>
          </w:tcPr>
          <w:p w14:paraId="64015483">
            <w:pPr>
              <w:pStyle w:val="30"/>
            </w:pPr>
            <w:r>
              <w:rPr>
                <w:rFonts w:hint="eastAsia"/>
              </w:rPr>
              <w:t>52</w:t>
            </w:r>
          </w:p>
        </w:tc>
        <w:tc>
          <w:tcPr>
            <w:tcW w:w="370" w:type="pct"/>
            <w:shd w:val="clear" w:color="auto" w:fill="FFFFFF"/>
            <w:vAlign w:val="center"/>
          </w:tcPr>
          <w:p w14:paraId="22140281">
            <w:pPr>
              <w:pStyle w:val="30"/>
            </w:pPr>
          </w:p>
        </w:tc>
      </w:tr>
      <w:tr w14:paraId="5C01E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0" w:hRule="atLeast"/>
          <w:jc w:val="center"/>
        </w:trPr>
        <w:tc>
          <w:tcPr>
            <w:tcW w:w="340" w:type="pct"/>
            <w:shd w:val="clear" w:color="auto" w:fill="FFFFFF"/>
            <w:vAlign w:val="center"/>
          </w:tcPr>
          <w:p w14:paraId="3D7545C2">
            <w:pPr>
              <w:pStyle w:val="30"/>
            </w:pPr>
            <w:r>
              <w:rPr>
                <w:rFonts w:hint="eastAsia"/>
              </w:rPr>
              <w:t>103</w:t>
            </w:r>
          </w:p>
        </w:tc>
        <w:tc>
          <w:tcPr>
            <w:tcW w:w="741" w:type="pct"/>
            <w:vAlign w:val="center"/>
          </w:tcPr>
          <w:p w14:paraId="57020136">
            <w:pPr>
              <w:pStyle w:val="30"/>
            </w:pPr>
            <w:r>
              <w:rPr>
                <w:rFonts w:hint="eastAsia"/>
              </w:rPr>
              <w:t>统一运维平台-运维服务器</w:t>
            </w:r>
          </w:p>
        </w:tc>
        <w:tc>
          <w:tcPr>
            <w:tcW w:w="522" w:type="pct"/>
            <w:shd w:val="clear" w:color="auto" w:fill="FFFFFF"/>
            <w:vAlign w:val="center"/>
          </w:tcPr>
          <w:p w14:paraId="02F55760">
            <w:pPr>
              <w:pStyle w:val="30"/>
            </w:pPr>
            <w:r>
              <w:rPr>
                <w:rFonts w:hint="eastAsia"/>
              </w:rPr>
              <w:t>虚拟机</w:t>
            </w:r>
          </w:p>
        </w:tc>
        <w:tc>
          <w:tcPr>
            <w:tcW w:w="464" w:type="pct"/>
            <w:vAlign w:val="center"/>
          </w:tcPr>
          <w:p w14:paraId="1925C0CA">
            <w:pPr>
              <w:pStyle w:val="30"/>
            </w:pPr>
            <w:r>
              <w:rPr>
                <w:rFonts w:hint="eastAsia"/>
              </w:rPr>
              <w:t>8</w:t>
            </w:r>
          </w:p>
        </w:tc>
        <w:tc>
          <w:tcPr>
            <w:tcW w:w="496" w:type="pct"/>
            <w:vAlign w:val="center"/>
          </w:tcPr>
          <w:p w14:paraId="5861C0BA">
            <w:pPr>
              <w:pStyle w:val="30"/>
            </w:pPr>
            <w:r>
              <w:rPr>
                <w:rFonts w:hint="eastAsia"/>
              </w:rPr>
              <w:t>32</w:t>
            </w:r>
          </w:p>
        </w:tc>
        <w:tc>
          <w:tcPr>
            <w:tcW w:w="552" w:type="pct"/>
            <w:vAlign w:val="center"/>
          </w:tcPr>
          <w:p w14:paraId="392B8B05">
            <w:pPr>
              <w:pStyle w:val="30"/>
            </w:pPr>
            <w:r>
              <w:rPr>
                <w:rFonts w:hint="eastAsia"/>
              </w:rPr>
              <w:t>1100</w:t>
            </w:r>
          </w:p>
        </w:tc>
        <w:tc>
          <w:tcPr>
            <w:tcW w:w="608" w:type="pct"/>
            <w:shd w:val="clear" w:color="auto" w:fill="FFFFFF"/>
            <w:vAlign w:val="center"/>
          </w:tcPr>
          <w:p w14:paraId="5681046C">
            <w:pPr>
              <w:pStyle w:val="30"/>
            </w:pPr>
            <w:r>
              <w:rPr>
                <w:rFonts w:hint="eastAsia"/>
              </w:rPr>
              <w:t>5</w:t>
            </w:r>
          </w:p>
        </w:tc>
        <w:tc>
          <w:tcPr>
            <w:tcW w:w="510" w:type="pct"/>
            <w:shd w:val="clear" w:color="auto" w:fill="FFFFFF"/>
            <w:vAlign w:val="center"/>
          </w:tcPr>
          <w:p w14:paraId="2E93999F">
            <w:pPr>
              <w:pStyle w:val="30"/>
            </w:pPr>
            <w:r>
              <w:rPr>
                <w:rFonts w:hint="eastAsia"/>
              </w:rPr>
              <w:t>60</w:t>
            </w:r>
          </w:p>
        </w:tc>
        <w:tc>
          <w:tcPr>
            <w:tcW w:w="392" w:type="pct"/>
            <w:shd w:val="clear" w:color="auto" w:fill="FFFFFF"/>
            <w:vAlign w:val="center"/>
          </w:tcPr>
          <w:p w14:paraId="6F79424C">
            <w:pPr>
              <w:pStyle w:val="30"/>
            </w:pPr>
            <w:r>
              <w:rPr>
                <w:rFonts w:hint="eastAsia"/>
              </w:rPr>
              <w:t>56</w:t>
            </w:r>
          </w:p>
        </w:tc>
        <w:tc>
          <w:tcPr>
            <w:tcW w:w="370" w:type="pct"/>
            <w:shd w:val="clear" w:color="auto" w:fill="FFFFFF"/>
            <w:vAlign w:val="center"/>
          </w:tcPr>
          <w:p w14:paraId="19F16023">
            <w:pPr>
              <w:pStyle w:val="30"/>
            </w:pPr>
          </w:p>
        </w:tc>
      </w:tr>
      <w:tr w14:paraId="58396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4F56578A">
            <w:pPr>
              <w:pStyle w:val="30"/>
            </w:pPr>
            <w:r>
              <w:rPr>
                <w:rFonts w:hint="eastAsia"/>
              </w:rPr>
              <w:t>104</w:t>
            </w:r>
          </w:p>
        </w:tc>
        <w:tc>
          <w:tcPr>
            <w:tcW w:w="741" w:type="pct"/>
            <w:vAlign w:val="center"/>
          </w:tcPr>
          <w:p w14:paraId="3E691ABB">
            <w:pPr>
              <w:pStyle w:val="30"/>
            </w:pPr>
            <w:r>
              <w:rPr>
                <w:rFonts w:hint="eastAsia"/>
              </w:rPr>
              <w:t>统一运维平台-运维服务器</w:t>
            </w:r>
          </w:p>
        </w:tc>
        <w:tc>
          <w:tcPr>
            <w:tcW w:w="522" w:type="pct"/>
            <w:shd w:val="clear" w:color="auto" w:fill="FFFFFF"/>
            <w:vAlign w:val="center"/>
          </w:tcPr>
          <w:p w14:paraId="61334A5A">
            <w:pPr>
              <w:pStyle w:val="30"/>
            </w:pPr>
            <w:r>
              <w:rPr>
                <w:rFonts w:hint="eastAsia"/>
              </w:rPr>
              <w:t>虚拟机</w:t>
            </w:r>
          </w:p>
        </w:tc>
        <w:tc>
          <w:tcPr>
            <w:tcW w:w="464" w:type="pct"/>
            <w:vAlign w:val="center"/>
          </w:tcPr>
          <w:p w14:paraId="07B85769">
            <w:pPr>
              <w:pStyle w:val="30"/>
            </w:pPr>
            <w:r>
              <w:rPr>
                <w:rFonts w:hint="eastAsia"/>
              </w:rPr>
              <w:t>8</w:t>
            </w:r>
          </w:p>
        </w:tc>
        <w:tc>
          <w:tcPr>
            <w:tcW w:w="496" w:type="pct"/>
            <w:vAlign w:val="center"/>
          </w:tcPr>
          <w:p w14:paraId="45FDFC29">
            <w:pPr>
              <w:pStyle w:val="30"/>
            </w:pPr>
            <w:r>
              <w:rPr>
                <w:rFonts w:hint="eastAsia"/>
              </w:rPr>
              <w:t>32</w:t>
            </w:r>
          </w:p>
        </w:tc>
        <w:tc>
          <w:tcPr>
            <w:tcW w:w="552" w:type="pct"/>
            <w:vAlign w:val="center"/>
          </w:tcPr>
          <w:p w14:paraId="3BBF8065">
            <w:pPr>
              <w:pStyle w:val="30"/>
            </w:pPr>
            <w:r>
              <w:rPr>
                <w:rFonts w:hint="eastAsia"/>
              </w:rPr>
              <w:t>1100</w:t>
            </w:r>
          </w:p>
        </w:tc>
        <w:tc>
          <w:tcPr>
            <w:tcW w:w="608" w:type="pct"/>
            <w:shd w:val="clear" w:color="auto" w:fill="FFFFFF"/>
            <w:vAlign w:val="center"/>
          </w:tcPr>
          <w:p w14:paraId="3CAD71D1">
            <w:pPr>
              <w:pStyle w:val="30"/>
            </w:pPr>
            <w:r>
              <w:rPr>
                <w:rFonts w:hint="eastAsia"/>
              </w:rPr>
              <w:t>5</w:t>
            </w:r>
          </w:p>
        </w:tc>
        <w:tc>
          <w:tcPr>
            <w:tcW w:w="510" w:type="pct"/>
            <w:shd w:val="clear" w:color="auto" w:fill="FFFFFF"/>
            <w:vAlign w:val="center"/>
          </w:tcPr>
          <w:p w14:paraId="64F43192">
            <w:pPr>
              <w:pStyle w:val="30"/>
            </w:pPr>
            <w:r>
              <w:rPr>
                <w:rFonts w:hint="eastAsia"/>
              </w:rPr>
              <w:t>60</w:t>
            </w:r>
          </w:p>
        </w:tc>
        <w:tc>
          <w:tcPr>
            <w:tcW w:w="392" w:type="pct"/>
            <w:shd w:val="clear" w:color="auto" w:fill="FFFFFF"/>
            <w:vAlign w:val="center"/>
          </w:tcPr>
          <w:p w14:paraId="071E954B">
            <w:pPr>
              <w:pStyle w:val="30"/>
            </w:pPr>
            <w:r>
              <w:rPr>
                <w:rFonts w:hint="eastAsia"/>
              </w:rPr>
              <w:t>57</w:t>
            </w:r>
          </w:p>
        </w:tc>
        <w:tc>
          <w:tcPr>
            <w:tcW w:w="370" w:type="pct"/>
            <w:shd w:val="clear" w:color="auto" w:fill="FFFFFF"/>
            <w:vAlign w:val="center"/>
          </w:tcPr>
          <w:p w14:paraId="3B521D43">
            <w:pPr>
              <w:pStyle w:val="30"/>
            </w:pPr>
          </w:p>
        </w:tc>
      </w:tr>
      <w:tr w14:paraId="0B965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0" w:hRule="atLeast"/>
          <w:jc w:val="center"/>
        </w:trPr>
        <w:tc>
          <w:tcPr>
            <w:tcW w:w="340" w:type="pct"/>
            <w:shd w:val="clear" w:color="auto" w:fill="FFFFFF"/>
            <w:vAlign w:val="center"/>
          </w:tcPr>
          <w:p w14:paraId="2CBCBF4B">
            <w:pPr>
              <w:pStyle w:val="30"/>
            </w:pPr>
            <w:r>
              <w:rPr>
                <w:rFonts w:hint="eastAsia"/>
              </w:rPr>
              <w:t>105</w:t>
            </w:r>
          </w:p>
        </w:tc>
        <w:tc>
          <w:tcPr>
            <w:tcW w:w="741" w:type="pct"/>
            <w:vAlign w:val="center"/>
          </w:tcPr>
          <w:p w14:paraId="60035B70">
            <w:pPr>
              <w:pStyle w:val="30"/>
            </w:pPr>
            <w:r>
              <w:rPr>
                <w:rFonts w:hint="eastAsia"/>
              </w:rPr>
              <w:t>统一运维平台-运维服务器</w:t>
            </w:r>
          </w:p>
        </w:tc>
        <w:tc>
          <w:tcPr>
            <w:tcW w:w="522" w:type="pct"/>
            <w:shd w:val="clear" w:color="auto" w:fill="FFFFFF"/>
            <w:vAlign w:val="center"/>
          </w:tcPr>
          <w:p w14:paraId="7BD7C48E">
            <w:pPr>
              <w:pStyle w:val="30"/>
            </w:pPr>
            <w:r>
              <w:rPr>
                <w:rFonts w:hint="eastAsia"/>
              </w:rPr>
              <w:t>虚拟机</w:t>
            </w:r>
          </w:p>
        </w:tc>
        <w:tc>
          <w:tcPr>
            <w:tcW w:w="464" w:type="pct"/>
            <w:vAlign w:val="center"/>
          </w:tcPr>
          <w:p w14:paraId="1F9C78DE">
            <w:pPr>
              <w:pStyle w:val="30"/>
            </w:pPr>
            <w:r>
              <w:rPr>
                <w:rFonts w:hint="eastAsia"/>
              </w:rPr>
              <w:t>8</w:t>
            </w:r>
          </w:p>
        </w:tc>
        <w:tc>
          <w:tcPr>
            <w:tcW w:w="496" w:type="pct"/>
            <w:vAlign w:val="center"/>
          </w:tcPr>
          <w:p w14:paraId="50D5AB19">
            <w:pPr>
              <w:pStyle w:val="30"/>
            </w:pPr>
            <w:r>
              <w:rPr>
                <w:rFonts w:hint="eastAsia"/>
              </w:rPr>
              <w:t>32</w:t>
            </w:r>
          </w:p>
        </w:tc>
        <w:tc>
          <w:tcPr>
            <w:tcW w:w="552" w:type="pct"/>
            <w:vAlign w:val="center"/>
          </w:tcPr>
          <w:p w14:paraId="3011BEBE">
            <w:pPr>
              <w:pStyle w:val="30"/>
            </w:pPr>
            <w:r>
              <w:rPr>
                <w:rFonts w:hint="eastAsia"/>
              </w:rPr>
              <w:t>2500</w:t>
            </w:r>
          </w:p>
        </w:tc>
        <w:tc>
          <w:tcPr>
            <w:tcW w:w="608" w:type="pct"/>
            <w:shd w:val="clear" w:color="auto" w:fill="FFFFFF"/>
            <w:vAlign w:val="center"/>
          </w:tcPr>
          <w:p w14:paraId="33CF3EA3">
            <w:pPr>
              <w:pStyle w:val="30"/>
            </w:pPr>
            <w:r>
              <w:rPr>
                <w:rFonts w:hint="eastAsia"/>
              </w:rPr>
              <w:t>5</w:t>
            </w:r>
          </w:p>
        </w:tc>
        <w:tc>
          <w:tcPr>
            <w:tcW w:w="510" w:type="pct"/>
            <w:shd w:val="clear" w:color="auto" w:fill="FFFFFF"/>
            <w:vAlign w:val="center"/>
          </w:tcPr>
          <w:p w14:paraId="30A2D539">
            <w:pPr>
              <w:pStyle w:val="30"/>
            </w:pPr>
            <w:r>
              <w:rPr>
                <w:rFonts w:hint="eastAsia"/>
              </w:rPr>
              <w:t>60</w:t>
            </w:r>
          </w:p>
        </w:tc>
        <w:tc>
          <w:tcPr>
            <w:tcW w:w="392" w:type="pct"/>
            <w:shd w:val="clear" w:color="auto" w:fill="FFFFFF"/>
            <w:vAlign w:val="center"/>
          </w:tcPr>
          <w:p w14:paraId="71DAB5A9">
            <w:pPr>
              <w:pStyle w:val="30"/>
            </w:pPr>
            <w:r>
              <w:rPr>
                <w:rFonts w:hint="eastAsia"/>
              </w:rPr>
              <w:t>57</w:t>
            </w:r>
          </w:p>
        </w:tc>
        <w:tc>
          <w:tcPr>
            <w:tcW w:w="370" w:type="pct"/>
            <w:shd w:val="clear" w:color="auto" w:fill="FFFFFF"/>
            <w:vAlign w:val="center"/>
          </w:tcPr>
          <w:p w14:paraId="6E77F8F2">
            <w:pPr>
              <w:pStyle w:val="30"/>
            </w:pPr>
          </w:p>
        </w:tc>
      </w:tr>
      <w:tr w14:paraId="0F7DB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20FFCC2B">
            <w:pPr>
              <w:pStyle w:val="30"/>
            </w:pPr>
            <w:r>
              <w:rPr>
                <w:rFonts w:hint="eastAsia"/>
              </w:rPr>
              <w:t>106</w:t>
            </w:r>
          </w:p>
        </w:tc>
        <w:tc>
          <w:tcPr>
            <w:tcW w:w="741" w:type="pct"/>
            <w:vAlign w:val="center"/>
          </w:tcPr>
          <w:p w14:paraId="1048436C">
            <w:pPr>
              <w:pStyle w:val="30"/>
            </w:pPr>
            <w:r>
              <w:rPr>
                <w:rFonts w:hint="eastAsia"/>
              </w:rPr>
              <w:t>聚源数据应用-应用服务器</w:t>
            </w:r>
          </w:p>
        </w:tc>
        <w:tc>
          <w:tcPr>
            <w:tcW w:w="522" w:type="pct"/>
            <w:shd w:val="clear" w:color="auto" w:fill="FFFFFF"/>
            <w:vAlign w:val="center"/>
          </w:tcPr>
          <w:p w14:paraId="3F4F49BF">
            <w:pPr>
              <w:pStyle w:val="30"/>
            </w:pPr>
            <w:r>
              <w:rPr>
                <w:rFonts w:hint="eastAsia"/>
              </w:rPr>
              <w:t>虚拟机</w:t>
            </w:r>
          </w:p>
        </w:tc>
        <w:tc>
          <w:tcPr>
            <w:tcW w:w="464" w:type="pct"/>
            <w:vAlign w:val="center"/>
          </w:tcPr>
          <w:p w14:paraId="5FCCF11D">
            <w:pPr>
              <w:pStyle w:val="30"/>
            </w:pPr>
            <w:r>
              <w:rPr>
                <w:rFonts w:hint="eastAsia"/>
              </w:rPr>
              <w:t>8</w:t>
            </w:r>
          </w:p>
        </w:tc>
        <w:tc>
          <w:tcPr>
            <w:tcW w:w="496" w:type="pct"/>
            <w:vAlign w:val="center"/>
          </w:tcPr>
          <w:p w14:paraId="544ABF60">
            <w:pPr>
              <w:pStyle w:val="30"/>
            </w:pPr>
            <w:r>
              <w:rPr>
                <w:rFonts w:hint="eastAsia"/>
              </w:rPr>
              <w:t>16</w:t>
            </w:r>
          </w:p>
        </w:tc>
        <w:tc>
          <w:tcPr>
            <w:tcW w:w="552" w:type="pct"/>
            <w:vAlign w:val="center"/>
          </w:tcPr>
          <w:p w14:paraId="529C978C">
            <w:pPr>
              <w:pStyle w:val="30"/>
            </w:pPr>
            <w:r>
              <w:rPr>
                <w:rFonts w:hint="eastAsia"/>
              </w:rPr>
              <w:t>600</w:t>
            </w:r>
          </w:p>
        </w:tc>
        <w:tc>
          <w:tcPr>
            <w:tcW w:w="608" w:type="pct"/>
            <w:shd w:val="clear" w:color="auto" w:fill="FFFFFF"/>
            <w:vAlign w:val="center"/>
          </w:tcPr>
          <w:p w14:paraId="5C6EAF3F">
            <w:pPr>
              <w:pStyle w:val="30"/>
            </w:pPr>
            <w:r>
              <w:rPr>
                <w:rFonts w:hint="eastAsia"/>
              </w:rPr>
              <w:t>5</w:t>
            </w:r>
          </w:p>
        </w:tc>
        <w:tc>
          <w:tcPr>
            <w:tcW w:w="510" w:type="pct"/>
            <w:shd w:val="clear" w:color="auto" w:fill="FFFFFF"/>
            <w:vAlign w:val="center"/>
          </w:tcPr>
          <w:p w14:paraId="1D45F87A">
            <w:pPr>
              <w:pStyle w:val="30"/>
            </w:pPr>
            <w:r>
              <w:rPr>
                <w:rFonts w:hint="eastAsia"/>
              </w:rPr>
              <w:t>60</w:t>
            </w:r>
          </w:p>
        </w:tc>
        <w:tc>
          <w:tcPr>
            <w:tcW w:w="392" w:type="pct"/>
            <w:shd w:val="clear" w:color="auto" w:fill="FFFFFF"/>
            <w:vAlign w:val="center"/>
          </w:tcPr>
          <w:p w14:paraId="205A2C13">
            <w:pPr>
              <w:pStyle w:val="30"/>
            </w:pPr>
            <w:r>
              <w:rPr>
                <w:rFonts w:hint="eastAsia"/>
              </w:rPr>
              <w:t>52</w:t>
            </w:r>
          </w:p>
        </w:tc>
        <w:tc>
          <w:tcPr>
            <w:tcW w:w="370" w:type="pct"/>
            <w:shd w:val="clear" w:color="auto" w:fill="FFFFFF"/>
            <w:vAlign w:val="center"/>
          </w:tcPr>
          <w:p w14:paraId="3E59A0E1">
            <w:pPr>
              <w:pStyle w:val="30"/>
            </w:pPr>
          </w:p>
        </w:tc>
      </w:tr>
      <w:tr w14:paraId="01AB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340" w:type="pct"/>
            <w:shd w:val="clear" w:color="auto" w:fill="FFFFFF"/>
            <w:vAlign w:val="center"/>
          </w:tcPr>
          <w:p w14:paraId="65208047">
            <w:pPr>
              <w:pStyle w:val="30"/>
            </w:pPr>
            <w:r>
              <w:rPr>
                <w:rFonts w:hint="eastAsia"/>
              </w:rPr>
              <w:t>107</w:t>
            </w:r>
          </w:p>
        </w:tc>
        <w:tc>
          <w:tcPr>
            <w:tcW w:w="741" w:type="pct"/>
            <w:vAlign w:val="center"/>
          </w:tcPr>
          <w:p w14:paraId="2AE61FCD">
            <w:pPr>
              <w:pStyle w:val="30"/>
            </w:pPr>
            <w:r>
              <w:rPr>
                <w:rFonts w:hint="eastAsia"/>
              </w:rPr>
              <w:t>基础支撑</w:t>
            </w:r>
          </w:p>
          <w:p w14:paraId="595EC68D">
            <w:pPr>
              <w:pStyle w:val="30"/>
            </w:pPr>
            <w:r>
              <w:rPr>
                <w:rFonts w:hint="eastAsia"/>
              </w:rPr>
              <w:t>（运维文档服务器）-运维服务器</w:t>
            </w:r>
          </w:p>
        </w:tc>
        <w:tc>
          <w:tcPr>
            <w:tcW w:w="522" w:type="pct"/>
            <w:shd w:val="clear" w:color="auto" w:fill="FFFFFF"/>
            <w:vAlign w:val="center"/>
          </w:tcPr>
          <w:p w14:paraId="23F3E937">
            <w:pPr>
              <w:pStyle w:val="30"/>
            </w:pPr>
            <w:r>
              <w:rPr>
                <w:rFonts w:hint="eastAsia"/>
              </w:rPr>
              <w:t>虚拟机</w:t>
            </w:r>
          </w:p>
        </w:tc>
        <w:tc>
          <w:tcPr>
            <w:tcW w:w="464" w:type="pct"/>
            <w:vAlign w:val="center"/>
          </w:tcPr>
          <w:p w14:paraId="5F469C39">
            <w:pPr>
              <w:pStyle w:val="30"/>
            </w:pPr>
            <w:r>
              <w:rPr>
                <w:rFonts w:hint="eastAsia"/>
              </w:rPr>
              <w:t>8</w:t>
            </w:r>
          </w:p>
        </w:tc>
        <w:tc>
          <w:tcPr>
            <w:tcW w:w="496" w:type="pct"/>
            <w:vAlign w:val="center"/>
          </w:tcPr>
          <w:p w14:paraId="32E42E38">
            <w:pPr>
              <w:pStyle w:val="30"/>
            </w:pPr>
            <w:r>
              <w:rPr>
                <w:rFonts w:hint="eastAsia"/>
              </w:rPr>
              <w:t>16</w:t>
            </w:r>
          </w:p>
        </w:tc>
        <w:tc>
          <w:tcPr>
            <w:tcW w:w="552" w:type="pct"/>
            <w:vAlign w:val="center"/>
          </w:tcPr>
          <w:p w14:paraId="76CDE951">
            <w:pPr>
              <w:pStyle w:val="30"/>
            </w:pPr>
            <w:r>
              <w:rPr>
                <w:rFonts w:hint="eastAsia"/>
              </w:rPr>
              <w:t>2100</w:t>
            </w:r>
          </w:p>
        </w:tc>
        <w:tc>
          <w:tcPr>
            <w:tcW w:w="608" w:type="pct"/>
            <w:shd w:val="clear" w:color="auto" w:fill="FFFFFF"/>
            <w:vAlign w:val="center"/>
          </w:tcPr>
          <w:p w14:paraId="547CB37F">
            <w:pPr>
              <w:pStyle w:val="30"/>
            </w:pPr>
            <w:r>
              <w:rPr>
                <w:rFonts w:hint="eastAsia"/>
              </w:rPr>
              <w:t>5</w:t>
            </w:r>
          </w:p>
        </w:tc>
        <w:tc>
          <w:tcPr>
            <w:tcW w:w="510" w:type="pct"/>
            <w:shd w:val="clear" w:color="auto" w:fill="FFFFFF"/>
            <w:vAlign w:val="center"/>
          </w:tcPr>
          <w:p w14:paraId="4EFEFEB4">
            <w:pPr>
              <w:pStyle w:val="30"/>
            </w:pPr>
            <w:r>
              <w:rPr>
                <w:rFonts w:hint="eastAsia"/>
              </w:rPr>
              <w:t>60</w:t>
            </w:r>
          </w:p>
        </w:tc>
        <w:tc>
          <w:tcPr>
            <w:tcW w:w="392" w:type="pct"/>
            <w:shd w:val="clear" w:color="auto" w:fill="FFFFFF"/>
            <w:vAlign w:val="center"/>
          </w:tcPr>
          <w:p w14:paraId="277E2AFD">
            <w:pPr>
              <w:pStyle w:val="30"/>
            </w:pPr>
            <w:r>
              <w:rPr>
                <w:rFonts w:hint="eastAsia"/>
              </w:rPr>
              <w:t>58</w:t>
            </w:r>
          </w:p>
        </w:tc>
        <w:tc>
          <w:tcPr>
            <w:tcW w:w="370" w:type="pct"/>
            <w:shd w:val="clear" w:color="auto" w:fill="FFFFFF"/>
            <w:vAlign w:val="center"/>
          </w:tcPr>
          <w:p w14:paraId="2E43FF75">
            <w:pPr>
              <w:pStyle w:val="30"/>
            </w:pPr>
          </w:p>
        </w:tc>
      </w:tr>
      <w:tr w14:paraId="53696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3CA111CF">
            <w:pPr>
              <w:pStyle w:val="30"/>
            </w:pPr>
            <w:r>
              <w:rPr>
                <w:rFonts w:hint="eastAsia"/>
              </w:rPr>
              <w:t>108</w:t>
            </w:r>
          </w:p>
        </w:tc>
        <w:tc>
          <w:tcPr>
            <w:tcW w:w="741" w:type="pct"/>
            <w:vAlign w:val="center"/>
          </w:tcPr>
          <w:p w14:paraId="0A350753">
            <w:pPr>
              <w:pStyle w:val="30"/>
            </w:pPr>
            <w:r>
              <w:rPr>
                <w:rFonts w:hint="eastAsia"/>
              </w:rPr>
              <w:t>WPS认证-运维服务器</w:t>
            </w:r>
          </w:p>
        </w:tc>
        <w:tc>
          <w:tcPr>
            <w:tcW w:w="522" w:type="pct"/>
            <w:shd w:val="clear" w:color="auto" w:fill="FFFFFF"/>
            <w:vAlign w:val="center"/>
          </w:tcPr>
          <w:p w14:paraId="2F66AC75">
            <w:pPr>
              <w:pStyle w:val="30"/>
            </w:pPr>
            <w:r>
              <w:rPr>
                <w:rFonts w:hint="eastAsia"/>
              </w:rPr>
              <w:t>虚拟机</w:t>
            </w:r>
          </w:p>
        </w:tc>
        <w:tc>
          <w:tcPr>
            <w:tcW w:w="464" w:type="pct"/>
            <w:vAlign w:val="center"/>
          </w:tcPr>
          <w:p w14:paraId="10F2CBEA">
            <w:pPr>
              <w:pStyle w:val="30"/>
            </w:pPr>
            <w:r>
              <w:rPr>
                <w:rFonts w:hint="eastAsia"/>
              </w:rPr>
              <w:t>16</w:t>
            </w:r>
          </w:p>
        </w:tc>
        <w:tc>
          <w:tcPr>
            <w:tcW w:w="496" w:type="pct"/>
            <w:vAlign w:val="center"/>
          </w:tcPr>
          <w:p w14:paraId="4D858774">
            <w:pPr>
              <w:pStyle w:val="30"/>
            </w:pPr>
            <w:r>
              <w:rPr>
                <w:rFonts w:hint="eastAsia"/>
              </w:rPr>
              <w:t>64</w:t>
            </w:r>
          </w:p>
        </w:tc>
        <w:tc>
          <w:tcPr>
            <w:tcW w:w="552" w:type="pct"/>
            <w:vAlign w:val="center"/>
          </w:tcPr>
          <w:p w14:paraId="16AA56DE">
            <w:pPr>
              <w:pStyle w:val="30"/>
            </w:pPr>
            <w:r>
              <w:rPr>
                <w:rFonts w:hint="eastAsia"/>
              </w:rPr>
              <w:t>1000</w:t>
            </w:r>
          </w:p>
        </w:tc>
        <w:tc>
          <w:tcPr>
            <w:tcW w:w="608" w:type="pct"/>
            <w:shd w:val="clear" w:color="auto" w:fill="FFFFFF"/>
            <w:vAlign w:val="center"/>
          </w:tcPr>
          <w:p w14:paraId="1FD34171">
            <w:pPr>
              <w:pStyle w:val="30"/>
            </w:pPr>
            <w:r>
              <w:rPr>
                <w:rFonts w:hint="eastAsia"/>
              </w:rPr>
              <w:t>5</w:t>
            </w:r>
          </w:p>
        </w:tc>
        <w:tc>
          <w:tcPr>
            <w:tcW w:w="510" w:type="pct"/>
            <w:shd w:val="clear" w:color="auto" w:fill="FFFFFF"/>
            <w:vAlign w:val="center"/>
          </w:tcPr>
          <w:p w14:paraId="068247C6">
            <w:pPr>
              <w:pStyle w:val="30"/>
            </w:pPr>
            <w:r>
              <w:rPr>
                <w:rFonts w:hint="eastAsia"/>
              </w:rPr>
              <w:t>60</w:t>
            </w:r>
          </w:p>
        </w:tc>
        <w:tc>
          <w:tcPr>
            <w:tcW w:w="392" w:type="pct"/>
            <w:shd w:val="clear" w:color="auto" w:fill="FFFFFF"/>
            <w:vAlign w:val="center"/>
          </w:tcPr>
          <w:p w14:paraId="4F08217D">
            <w:pPr>
              <w:pStyle w:val="30"/>
            </w:pPr>
            <w:r>
              <w:rPr>
                <w:rFonts w:hint="eastAsia"/>
              </w:rPr>
              <w:t>51</w:t>
            </w:r>
          </w:p>
        </w:tc>
        <w:tc>
          <w:tcPr>
            <w:tcW w:w="370" w:type="pct"/>
            <w:shd w:val="clear" w:color="auto" w:fill="FFFFFF"/>
            <w:vAlign w:val="center"/>
          </w:tcPr>
          <w:p w14:paraId="05F998D9">
            <w:pPr>
              <w:pStyle w:val="30"/>
            </w:pPr>
          </w:p>
        </w:tc>
      </w:tr>
      <w:tr w14:paraId="69B39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0DB60781">
            <w:pPr>
              <w:pStyle w:val="30"/>
            </w:pPr>
            <w:r>
              <w:rPr>
                <w:rFonts w:hint="eastAsia"/>
              </w:rPr>
              <w:t>109</w:t>
            </w:r>
          </w:p>
        </w:tc>
        <w:tc>
          <w:tcPr>
            <w:tcW w:w="741" w:type="pct"/>
            <w:vAlign w:val="center"/>
          </w:tcPr>
          <w:p w14:paraId="1B4AA8B2">
            <w:pPr>
              <w:pStyle w:val="30"/>
            </w:pPr>
            <w:r>
              <w:rPr>
                <w:rFonts w:hint="eastAsia"/>
              </w:rPr>
              <w:t>运维监控监控-运维服务器</w:t>
            </w:r>
          </w:p>
        </w:tc>
        <w:tc>
          <w:tcPr>
            <w:tcW w:w="522" w:type="pct"/>
            <w:shd w:val="clear" w:color="auto" w:fill="FFFFFF"/>
            <w:vAlign w:val="center"/>
          </w:tcPr>
          <w:p w14:paraId="1A367D6C">
            <w:pPr>
              <w:pStyle w:val="30"/>
            </w:pPr>
            <w:r>
              <w:rPr>
                <w:rFonts w:hint="eastAsia"/>
              </w:rPr>
              <w:t>虚拟机</w:t>
            </w:r>
          </w:p>
        </w:tc>
        <w:tc>
          <w:tcPr>
            <w:tcW w:w="464" w:type="pct"/>
            <w:vAlign w:val="center"/>
          </w:tcPr>
          <w:p w14:paraId="37765A06">
            <w:pPr>
              <w:pStyle w:val="30"/>
            </w:pPr>
            <w:r>
              <w:rPr>
                <w:rFonts w:hint="eastAsia"/>
              </w:rPr>
              <w:t>8</w:t>
            </w:r>
          </w:p>
        </w:tc>
        <w:tc>
          <w:tcPr>
            <w:tcW w:w="496" w:type="pct"/>
            <w:vAlign w:val="center"/>
          </w:tcPr>
          <w:p w14:paraId="52685E16">
            <w:pPr>
              <w:pStyle w:val="30"/>
            </w:pPr>
            <w:r>
              <w:rPr>
                <w:rFonts w:hint="eastAsia"/>
              </w:rPr>
              <w:t>16</w:t>
            </w:r>
          </w:p>
        </w:tc>
        <w:tc>
          <w:tcPr>
            <w:tcW w:w="552" w:type="pct"/>
            <w:vAlign w:val="center"/>
          </w:tcPr>
          <w:p w14:paraId="08EE5DE5">
            <w:pPr>
              <w:pStyle w:val="30"/>
            </w:pPr>
            <w:r>
              <w:rPr>
                <w:rFonts w:hint="eastAsia"/>
              </w:rPr>
              <w:t>200</w:t>
            </w:r>
          </w:p>
        </w:tc>
        <w:tc>
          <w:tcPr>
            <w:tcW w:w="608" w:type="pct"/>
            <w:shd w:val="clear" w:color="auto" w:fill="FFFFFF"/>
            <w:vAlign w:val="center"/>
          </w:tcPr>
          <w:p w14:paraId="3B94BCE2">
            <w:pPr>
              <w:pStyle w:val="30"/>
            </w:pPr>
            <w:r>
              <w:rPr>
                <w:rFonts w:hint="eastAsia"/>
              </w:rPr>
              <w:t>5</w:t>
            </w:r>
          </w:p>
        </w:tc>
        <w:tc>
          <w:tcPr>
            <w:tcW w:w="510" w:type="pct"/>
            <w:shd w:val="clear" w:color="auto" w:fill="FFFFFF"/>
            <w:vAlign w:val="center"/>
          </w:tcPr>
          <w:p w14:paraId="541F07C3">
            <w:pPr>
              <w:pStyle w:val="30"/>
            </w:pPr>
            <w:r>
              <w:rPr>
                <w:rFonts w:hint="eastAsia"/>
              </w:rPr>
              <w:t>60</w:t>
            </w:r>
          </w:p>
        </w:tc>
        <w:tc>
          <w:tcPr>
            <w:tcW w:w="392" w:type="pct"/>
            <w:shd w:val="clear" w:color="auto" w:fill="FFFFFF"/>
            <w:vAlign w:val="center"/>
          </w:tcPr>
          <w:p w14:paraId="45799FA1">
            <w:pPr>
              <w:pStyle w:val="30"/>
            </w:pPr>
            <w:r>
              <w:rPr>
                <w:rFonts w:hint="eastAsia"/>
              </w:rPr>
              <w:t>53</w:t>
            </w:r>
          </w:p>
        </w:tc>
        <w:tc>
          <w:tcPr>
            <w:tcW w:w="370" w:type="pct"/>
            <w:shd w:val="clear" w:color="auto" w:fill="FFFFFF"/>
            <w:vAlign w:val="center"/>
          </w:tcPr>
          <w:p w14:paraId="65EDAA85">
            <w:pPr>
              <w:pStyle w:val="30"/>
            </w:pPr>
          </w:p>
        </w:tc>
      </w:tr>
      <w:tr w14:paraId="27690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28E76546">
            <w:pPr>
              <w:pStyle w:val="30"/>
            </w:pPr>
            <w:r>
              <w:rPr>
                <w:rFonts w:hint="eastAsia"/>
              </w:rPr>
              <w:t>110</w:t>
            </w:r>
          </w:p>
        </w:tc>
        <w:tc>
          <w:tcPr>
            <w:tcW w:w="741" w:type="pct"/>
            <w:vAlign w:val="center"/>
          </w:tcPr>
          <w:p w14:paraId="5024EB59">
            <w:pPr>
              <w:pStyle w:val="30"/>
            </w:pPr>
            <w:r>
              <w:rPr>
                <w:rFonts w:hint="eastAsia"/>
              </w:rPr>
              <w:t>运维监控监控-数据库服务器</w:t>
            </w:r>
          </w:p>
        </w:tc>
        <w:tc>
          <w:tcPr>
            <w:tcW w:w="522" w:type="pct"/>
            <w:shd w:val="clear" w:color="auto" w:fill="FFFFFF"/>
            <w:vAlign w:val="center"/>
          </w:tcPr>
          <w:p w14:paraId="336582A9">
            <w:pPr>
              <w:pStyle w:val="30"/>
            </w:pPr>
            <w:r>
              <w:rPr>
                <w:rFonts w:hint="eastAsia"/>
              </w:rPr>
              <w:t>虚拟机</w:t>
            </w:r>
          </w:p>
        </w:tc>
        <w:tc>
          <w:tcPr>
            <w:tcW w:w="464" w:type="pct"/>
            <w:vAlign w:val="center"/>
          </w:tcPr>
          <w:p w14:paraId="58525241">
            <w:pPr>
              <w:pStyle w:val="30"/>
            </w:pPr>
            <w:r>
              <w:rPr>
                <w:rFonts w:hint="eastAsia"/>
              </w:rPr>
              <w:t>8</w:t>
            </w:r>
          </w:p>
        </w:tc>
        <w:tc>
          <w:tcPr>
            <w:tcW w:w="496" w:type="pct"/>
            <w:vAlign w:val="center"/>
          </w:tcPr>
          <w:p w14:paraId="692A5EAE">
            <w:pPr>
              <w:pStyle w:val="30"/>
            </w:pPr>
            <w:r>
              <w:rPr>
                <w:rFonts w:hint="eastAsia"/>
              </w:rPr>
              <w:t>16</w:t>
            </w:r>
          </w:p>
        </w:tc>
        <w:tc>
          <w:tcPr>
            <w:tcW w:w="552" w:type="pct"/>
            <w:vAlign w:val="center"/>
          </w:tcPr>
          <w:p w14:paraId="197F159A">
            <w:pPr>
              <w:pStyle w:val="30"/>
            </w:pPr>
            <w:r>
              <w:rPr>
                <w:rFonts w:hint="eastAsia"/>
              </w:rPr>
              <w:t>800</w:t>
            </w:r>
          </w:p>
        </w:tc>
        <w:tc>
          <w:tcPr>
            <w:tcW w:w="608" w:type="pct"/>
            <w:shd w:val="clear" w:color="auto" w:fill="FFFFFF"/>
            <w:vAlign w:val="center"/>
          </w:tcPr>
          <w:p w14:paraId="3B6C66FF">
            <w:pPr>
              <w:pStyle w:val="30"/>
            </w:pPr>
            <w:r>
              <w:rPr>
                <w:rFonts w:hint="eastAsia"/>
              </w:rPr>
              <w:t>5</w:t>
            </w:r>
          </w:p>
        </w:tc>
        <w:tc>
          <w:tcPr>
            <w:tcW w:w="510" w:type="pct"/>
            <w:shd w:val="clear" w:color="auto" w:fill="FFFFFF"/>
            <w:vAlign w:val="center"/>
          </w:tcPr>
          <w:p w14:paraId="48B82B5D">
            <w:pPr>
              <w:pStyle w:val="30"/>
            </w:pPr>
            <w:r>
              <w:rPr>
                <w:rFonts w:hint="eastAsia"/>
              </w:rPr>
              <w:t>60</w:t>
            </w:r>
          </w:p>
        </w:tc>
        <w:tc>
          <w:tcPr>
            <w:tcW w:w="392" w:type="pct"/>
            <w:shd w:val="clear" w:color="auto" w:fill="FFFFFF"/>
            <w:vAlign w:val="center"/>
          </w:tcPr>
          <w:p w14:paraId="5C6469BF">
            <w:pPr>
              <w:pStyle w:val="30"/>
            </w:pPr>
            <w:r>
              <w:rPr>
                <w:rFonts w:hint="eastAsia"/>
              </w:rPr>
              <w:t>58</w:t>
            </w:r>
          </w:p>
        </w:tc>
        <w:tc>
          <w:tcPr>
            <w:tcW w:w="370" w:type="pct"/>
            <w:shd w:val="clear" w:color="auto" w:fill="FFFFFF"/>
            <w:vAlign w:val="center"/>
          </w:tcPr>
          <w:p w14:paraId="1339B1DC">
            <w:pPr>
              <w:pStyle w:val="30"/>
            </w:pPr>
          </w:p>
        </w:tc>
      </w:tr>
      <w:tr w14:paraId="4E52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0338F9C5">
            <w:pPr>
              <w:pStyle w:val="30"/>
            </w:pPr>
            <w:r>
              <w:rPr>
                <w:rFonts w:hint="eastAsia"/>
              </w:rPr>
              <w:t>111</w:t>
            </w:r>
          </w:p>
        </w:tc>
        <w:tc>
          <w:tcPr>
            <w:tcW w:w="741" w:type="pct"/>
            <w:vAlign w:val="center"/>
          </w:tcPr>
          <w:p w14:paraId="3BD2B7DC">
            <w:pPr>
              <w:pStyle w:val="30"/>
            </w:pPr>
            <w:r>
              <w:rPr>
                <w:rFonts w:hint="eastAsia"/>
              </w:rPr>
              <w:t>亚信安全防护-运维服务器</w:t>
            </w:r>
          </w:p>
        </w:tc>
        <w:tc>
          <w:tcPr>
            <w:tcW w:w="522" w:type="pct"/>
            <w:shd w:val="clear" w:color="auto" w:fill="FFFFFF"/>
            <w:vAlign w:val="center"/>
          </w:tcPr>
          <w:p w14:paraId="1DE43CBB">
            <w:pPr>
              <w:pStyle w:val="30"/>
            </w:pPr>
            <w:r>
              <w:rPr>
                <w:rFonts w:hint="eastAsia"/>
              </w:rPr>
              <w:t>虚拟机</w:t>
            </w:r>
          </w:p>
        </w:tc>
        <w:tc>
          <w:tcPr>
            <w:tcW w:w="464" w:type="pct"/>
            <w:vAlign w:val="center"/>
          </w:tcPr>
          <w:p w14:paraId="57FA9930">
            <w:pPr>
              <w:pStyle w:val="30"/>
            </w:pPr>
            <w:r>
              <w:rPr>
                <w:rFonts w:hint="eastAsia"/>
              </w:rPr>
              <w:t>8</w:t>
            </w:r>
          </w:p>
        </w:tc>
        <w:tc>
          <w:tcPr>
            <w:tcW w:w="496" w:type="pct"/>
            <w:vAlign w:val="center"/>
          </w:tcPr>
          <w:p w14:paraId="43D3BCAD">
            <w:pPr>
              <w:pStyle w:val="30"/>
            </w:pPr>
            <w:r>
              <w:rPr>
                <w:rFonts w:hint="eastAsia"/>
              </w:rPr>
              <w:t>16</w:t>
            </w:r>
          </w:p>
        </w:tc>
        <w:tc>
          <w:tcPr>
            <w:tcW w:w="552" w:type="pct"/>
            <w:vAlign w:val="center"/>
          </w:tcPr>
          <w:p w14:paraId="2CFA0474">
            <w:pPr>
              <w:pStyle w:val="30"/>
            </w:pPr>
            <w:r>
              <w:rPr>
                <w:rFonts w:hint="eastAsia"/>
              </w:rPr>
              <w:t>200</w:t>
            </w:r>
          </w:p>
        </w:tc>
        <w:tc>
          <w:tcPr>
            <w:tcW w:w="608" w:type="pct"/>
            <w:shd w:val="clear" w:color="auto" w:fill="FFFFFF"/>
            <w:vAlign w:val="center"/>
          </w:tcPr>
          <w:p w14:paraId="0E89942F">
            <w:pPr>
              <w:pStyle w:val="30"/>
            </w:pPr>
            <w:r>
              <w:rPr>
                <w:rFonts w:hint="eastAsia"/>
              </w:rPr>
              <w:t>5</w:t>
            </w:r>
          </w:p>
        </w:tc>
        <w:tc>
          <w:tcPr>
            <w:tcW w:w="510" w:type="pct"/>
            <w:shd w:val="clear" w:color="auto" w:fill="FFFFFF"/>
            <w:vAlign w:val="center"/>
          </w:tcPr>
          <w:p w14:paraId="4F0691D6">
            <w:pPr>
              <w:pStyle w:val="30"/>
            </w:pPr>
            <w:r>
              <w:rPr>
                <w:rFonts w:hint="eastAsia"/>
              </w:rPr>
              <w:t>60</w:t>
            </w:r>
          </w:p>
        </w:tc>
        <w:tc>
          <w:tcPr>
            <w:tcW w:w="392" w:type="pct"/>
            <w:shd w:val="clear" w:color="auto" w:fill="FFFFFF"/>
            <w:vAlign w:val="center"/>
          </w:tcPr>
          <w:p w14:paraId="4A159283">
            <w:pPr>
              <w:pStyle w:val="30"/>
            </w:pPr>
            <w:r>
              <w:rPr>
                <w:rFonts w:hint="eastAsia"/>
              </w:rPr>
              <w:t>52</w:t>
            </w:r>
          </w:p>
        </w:tc>
        <w:tc>
          <w:tcPr>
            <w:tcW w:w="370" w:type="pct"/>
            <w:shd w:val="clear" w:color="auto" w:fill="FFFFFF"/>
            <w:vAlign w:val="center"/>
          </w:tcPr>
          <w:p w14:paraId="38A28847">
            <w:pPr>
              <w:pStyle w:val="30"/>
            </w:pPr>
          </w:p>
        </w:tc>
      </w:tr>
      <w:tr w14:paraId="3CFF0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5B773E16">
            <w:pPr>
              <w:pStyle w:val="30"/>
            </w:pPr>
            <w:r>
              <w:rPr>
                <w:rFonts w:hint="eastAsia"/>
              </w:rPr>
              <w:t>112</w:t>
            </w:r>
          </w:p>
        </w:tc>
        <w:tc>
          <w:tcPr>
            <w:tcW w:w="741" w:type="pct"/>
            <w:vAlign w:val="center"/>
          </w:tcPr>
          <w:p w14:paraId="0895AE75">
            <w:pPr>
              <w:pStyle w:val="30"/>
            </w:pPr>
            <w:r>
              <w:rPr>
                <w:rFonts w:hint="eastAsia"/>
              </w:rPr>
              <w:t>亚信安全防护-数据库服务器</w:t>
            </w:r>
          </w:p>
        </w:tc>
        <w:tc>
          <w:tcPr>
            <w:tcW w:w="522" w:type="pct"/>
            <w:shd w:val="clear" w:color="auto" w:fill="FFFFFF"/>
            <w:vAlign w:val="center"/>
          </w:tcPr>
          <w:p w14:paraId="71527786">
            <w:pPr>
              <w:pStyle w:val="30"/>
            </w:pPr>
            <w:r>
              <w:rPr>
                <w:rFonts w:hint="eastAsia"/>
              </w:rPr>
              <w:t>虚拟机</w:t>
            </w:r>
          </w:p>
        </w:tc>
        <w:tc>
          <w:tcPr>
            <w:tcW w:w="464" w:type="pct"/>
            <w:vAlign w:val="center"/>
          </w:tcPr>
          <w:p w14:paraId="03C0324A">
            <w:pPr>
              <w:pStyle w:val="30"/>
            </w:pPr>
            <w:r>
              <w:rPr>
                <w:rFonts w:hint="eastAsia"/>
              </w:rPr>
              <w:t>8</w:t>
            </w:r>
          </w:p>
        </w:tc>
        <w:tc>
          <w:tcPr>
            <w:tcW w:w="496" w:type="pct"/>
            <w:vAlign w:val="center"/>
          </w:tcPr>
          <w:p w14:paraId="7F55F5DB">
            <w:pPr>
              <w:pStyle w:val="30"/>
            </w:pPr>
            <w:r>
              <w:rPr>
                <w:rFonts w:hint="eastAsia"/>
              </w:rPr>
              <w:t>16</w:t>
            </w:r>
          </w:p>
        </w:tc>
        <w:tc>
          <w:tcPr>
            <w:tcW w:w="552" w:type="pct"/>
            <w:vAlign w:val="center"/>
          </w:tcPr>
          <w:p w14:paraId="1FC5BC82">
            <w:pPr>
              <w:pStyle w:val="30"/>
            </w:pPr>
            <w:r>
              <w:rPr>
                <w:rFonts w:hint="eastAsia"/>
              </w:rPr>
              <w:t>600</w:t>
            </w:r>
          </w:p>
        </w:tc>
        <w:tc>
          <w:tcPr>
            <w:tcW w:w="608" w:type="pct"/>
            <w:shd w:val="clear" w:color="auto" w:fill="FFFFFF"/>
            <w:vAlign w:val="center"/>
          </w:tcPr>
          <w:p w14:paraId="7FDD9B11">
            <w:pPr>
              <w:pStyle w:val="30"/>
            </w:pPr>
            <w:r>
              <w:rPr>
                <w:rFonts w:hint="eastAsia"/>
              </w:rPr>
              <w:t>5</w:t>
            </w:r>
          </w:p>
        </w:tc>
        <w:tc>
          <w:tcPr>
            <w:tcW w:w="510" w:type="pct"/>
            <w:shd w:val="clear" w:color="auto" w:fill="FFFFFF"/>
            <w:vAlign w:val="center"/>
          </w:tcPr>
          <w:p w14:paraId="7392E531">
            <w:pPr>
              <w:pStyle w:val="30"/>
            </w:pPr>
            <w:r>
              <w:rPr>
                <w:rFonts w:hint="eastAsia"/>
              </w:rPr>
              <w:t>60</w:t>
            </w:r>
          </w:p>
        </w:tc>
        <w:tc>
          <w:tcPr>
            <w:tcW w:w="392" w:type="pct"/>
            <w:shd w:val="clear" w:color="auto" w:fill="FFFFFF"/>
            <w:vAlign w:val="center"/>
          </w:tcPr>
          <w:p w14:paraId="656F791E">
            <w:pPr>
              <w:pStyle w:val="30"/>
            </w:pPr>
            <w:r>
              <w:rPr>
                <w:rFonts w:hint="eastAsia"/>
              </w:rPr>
              <w:t>46</w:t>
            </w:r>
          </w:p>
        </w:tc>
        <w:tc>
          <w:tcPr>
            <w:tcW w:w="370" w:type="pct"/>
            <w:shd w:val="clear" w:color="auto" w:fill="FFFFFF"/>
            <w:vAlign w:val="center"/>
          </w:tcPr>
          <w:p w14:paraId="00865888">
            <w:pPr>
              <w:pStyle w:val="30"/>
            </w:pPr>
          </w:p>
        </w:tc>
      </w:tr>
      <w:tr w14:paraId="786B8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340" w:type="pct"/>
            <w:shd w:val="clear" w:color="auto" w:fill="FFFFFF"/>
            <w:vAlign w:val="center"/>
          </w:tcPr>
          <w:p w14:paraId="1F4AAF87">
            <w:pPr>
              <w:pStyle w:val="30"/>
            </w:pPr>
            <w:r>
              <w:rPr>
                <w:rFonts w:hint="eastAsia"/>
              </w:rPr>
              <w:t>113</w:t>
            </w:r>
          </w:p>
        </w:tc>
        <w:tc>
          <w:tcPr>
            <w:tcW w:w="741" w:type="pct"/>
            <w:vAlign w:val="center"/>
          </w:tcPr>
          <w:p w14:paraId="0F3C90F5">
            <w:pPr>
              <w:pStyle w:val="30"/>
            </w:pPr>
            <w:r>
              <w:rPr>
                <w:rFonts w:hint="eastAsia"/>
              </w:rPr>
              <w:t>基础支撑</w:t>
            </w:r>
          </w:p>
          <w:p w14:paraId="2191C259">
            <w:pPr>
              <w:pStyle w:val="30"/>
            </w:pPr>
            <w:r>
              <w:rPr>
                <w:rFonts w:hint="eastAsia"/>
              </w:rPr>
              <w:t>（360天擎杀毒软件）-统一工具服务</w:t>
            </w:r>
          </w:p>
        </w:tc>
        <w:tc>
          <w:tcPr>
            <w:tcW w:w="522" w:type="pct"/>
            <w:shd w:val="clear" w:color="auto" w:fill="FFFFFF"/>
            <w:vAlign w:val="center"/>
          </w:tcPr>
          <w:p w14:paraId="6FD9A4C6">
            <w:pPr>
              <w:pStyle w:val="30"/>
            </w:pPr>
            <w:r>
              <w:rPr>
                <w:rFonts w:hint="eastAsia"/>
              </w:rPr>
              <w:t>虚拟机</w:t>
            </w:r>
          </w:p>
        </w:tc>
        <w:tc>
          <w:tcPr>
            <w:tcW w:w="464" w:type="pct"/>
            <w:vAlign w:val="center"/>
          </w:tcPr>
          <w:p w14:paraId="0B9334F9">
            <w:pPr>
              <w:pStyle w:val="30"/>
            </w:pPr>
            <w:r>
              <w:rPr>
                <w:rFonts w:hint="eastAsia"/>
              </w:rPr>
              <w:t>8</w:t>
            </w:r>
          </w:p>
        </w:tc>
        <w:tc>
          <w:tcPr>
            <w:tcW w:w="496" w:type="pct"/>
            <w:vAlign w:val="center"/>
          </w:tcPr>
          <w:p w14:paraId="2963DD72">
            <w:pPr>
              <w:pStyle w:val="30"/>
            </w:pPr>
            <w:r>
              <w:rPr>
                <w:rFonts w:hint="eastAsia"/>
              </w:rPr>
              <w:t>16</w:t>
            </w:r>
          </w:p>
        </w:tc>
        <w:tc>
          <w:tcPr>
            <w:tcW w:w="552" w:type="pct"/>
            <w:vAlign w:val="center"/>
          </w:tcPr>
          <w:p w14:paraId="77331F99">
            <w:pPr>
              <w:pStyle w:val="30"/>
            </w:pPr>
            <w:r>
              <w:rPr>
                <w:rFonts w:hint="eastAsia"/>
              </w:rPr>
              <w:t>500</w:t>
            </w:r>
          </w:p>
        </w:tc>
        <w:tc>
          <w:tcPr>
            <w:tcW w:w="608" w:type="pct"/>
            <w:shd w:val="clear" w:color="auto" w:fill="FFFFFF"/>
            <w:vAlign w:val="center"/>
          </w:tcPr>
          <w:p w14:paraId="7F5031D4">
            <w:pPr>
              <w:pStyle w:val="30"/>
            </w:pPr>
            <w:r>
              <w:rPr>
                <w:rFonts w:hint="eastAsia"/>
              </w:rPr>
              <w:t>5</w:t>
            </w:r>
          </w:p>
        </w:tc>
        <w:tc>
          <w:tcPr>
            <w:tcW w:w="510" w:type="pct"/>
            <w:shd w:val="clear" w:color="auto" w:fill="FFFFFF"/>
            <w:vAlign w:val="center"/>
          </w:tcPr>
          <w:p w14:paraId="42949EF5">
            <w:pPr>
              <w:pStyle w:val="30"/>
            </w:pPr>
            <w:r>
              <w:rPr>
                <w:rFonts w:hint="eastAsia"/>
              </w:rPr>
              <w:t>60</w:t>
            </w:r>
          </w:p>
        </w:tc>
        <w:tc>
          <w:tcPr>
            <w:tcW w:w="392" w:type="pct"/>
            <w:shd w:val="clear" w:color="auto" w:fill="FFFFFF"/>
            <w:vAlign w:val="center"/>
          </w:tcPr>
          <w:p w14:paraId="5AA2EA1B">
            <w:pPr>
              <w:pStyle w:val="30"/>
            </w:pPr>
            <w:r>
              <w:rPr>
                <w:rFonts w:hint="eastAsia"/>
              </w:rPr>
              <w:t>27</w:t>
            </w:r>
          </w:p>
        </w:tc>
        <w:tc>
          <w:tcPr>
            <w:tcW w:w="370" w:type="pct"/>
            <w:shd w:val="clear" w:color="auto" w:fill="FFFFFF"/>
            <w:vAlign w:val="center"/>
          </w:tcPr>
          <w:p w14:paraId="36FBE420">
            <w:pPr>
              <w:pStyle w:val="30"/>
            </w:pPr>
          </w:p>
        </w:tc>
      </w:tr>
      <w:tr w14:paraId="7B9E7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340" w:type="pct"/>
            <w:shd w:val="clear" w:color="auto" w:fill="FFFFFF"/>
            <w:vAlign w:val="center"/>
          </w:tcPr>
          <w:p w14:paraId="4F8F8B59">
            <w:pPr>
              <w:pStyle w:val="30"/>
            </w:pPr>
            <w:r>
              <w:rPr>
                <w:rFonts w:hint="eastAsia"/>
              </w:rPr>
              <w:t>114</w:t>
            </w:r>
          </w:p>
        </w:tc>
        <w:tc>
          <w:tcPr>
            <w:tcW w:w="741" w:type="pct"/>
            <w:vAlign w:val="center"/>
          </w:tcPr>
          <w:p w14:paraId="50E1B876">
            <w:pPr>
              <w:pStyle w:val="30"/>
            </w:pPr>
            <w:r>
              <w:rPr>
                <w:rFonts w:hint="eastAsia"/>
              </w:rPr>
              <w:t>基础支撑</w:t>
            </w:r>
          </w:p>
          <w:p w14:paraId="7E6E6C9E">
            <w:pPr>
              <w:pStyle w:val="30"/>
            </w:pPr>
            <w:r>
              <w:rPr>
                <w:rFonts w:hint="eastAsia"/>
              </w:rPr>
              <w:t>（国产化天擎）-统一工具服务</w:t>
            </w:r>
          </w:p>
        </w:tc>
        <w:tc>
          <w:tcPr>
            <w:tcW w:w="522" w:type="pct"/>
            <w:shd w:val="clear" w:color="auto" w:fill="FFFFFF"/>
            <w:vAlign w:val="center"/>
          </w:tcPr>
          <w:p w14:paraId="6D49DCDC">
            <w:pPr>
              <w:pStyle w:val="30"/>
            </w:pPr>
            <w:r>
              <w:rPr>
                <w:rFonts w:hint="eastAsia"/>
              </w:rPr>
              <w:t>虚拟机</w:t>
            </w:r>
          </w:p>
        </w:tc>
        <w:tc>
          <w:tcPr>
            <w:tcW w:w="464" w:type="pct"/>
            <w:vAlign w:val="center"/>
          </w:tcPr>
          <w:p w14:paraId="45AAE0AD">
            <w:pPr>
              <w:pStyle w:val="30"/>
            </w:pPr>
            <w:r>
              <w:rPr>
                <w:rFonts w:hint="eastAsia"/>
              </w:rPr>
              <w:t>8</w:t>
            </w:r>
          </w:p>
        </w:tc>
        <w:tc>
          <w:tcPr>
            <w:tcW w:w="496" w:type="pct"/>
            <w:vAlign w:val="center"/>
          </w:tcPr>
          <w:p w14:paraId="477A3752">
            <w:pPr>
              <w:pStyle w:val="30"/>
            </w:pPr>
            <w:r>
              <w:rPr>
                <w:rFonts w:hint="eastAsia"/>
              </w:rPr>
              <w:t>16</w:t>
            </w:r>
          </w:p>
        </w:tc>
        <w:tc>
          <w:tcPr>
            <w:tcW w:w="552" w:type="pct"/>
            <w:vAlign w:val="center"/>
          </w:tcPr>
          <w:p w14:paraId="36A922E6">
            <w:pPr>
              <w:pStyle w:val="30"/>
            </w:pPr>
            <w:r>
              <w:rPr>
                <w:rFonts w:hint="eastAsia"/>
              </w:rPr>
              <w:t>500</w:t>
            </w:r>
          </w:p>
        </w:tc>
        <w:tc>
          <w:tcPr>
            <w:tcW w:w="608" w:type="pct"/>
            <w:shd w:val="clear" w:color="auto" w:fill="FFFFFF"/>
            <w:vAlign w:val="center"/>
          </w:tcPr>
          <w:p w14:paraId="11ACB0CB">
            <w:pPr>
              <w:pStyle w:val="30"/>
            </w:pPr>
            <w:r>
              <w:rPr>
                <w:rFonts w:hint="eastAsia"/>
              </w:rPr>
              <w:t>5</w:t>
            </w:r>
          </w:p>
        </w:tc>
        <w:tc>
          <w:tcPr>
            <w:tcW w:w="510" w:type="pct"/>
            <w:shd w:val="clear" w:color="auto" w:fill="FFFFFF"/>
            <w:vAlign w:val="center"/>
          </w:tcPr>
          <w:p w14:paraId="29070A0E">
            <w:pPr>
              <w:pStyle w:val="30"/>
            </w:pPr>
            <w:r>
              <w:rPr>
                <w:rFonts w:hint="eastAsia"/>
              </w:rPr>
              <w:t>60</w:t>
            </w:r>
          </w:p>
        </w:tc>
        <w:tc>
          <w:tcPr>
            <w:tcW w:w="392" w:type="pct"/>
            <w:shd w:val="clear" w:color="auto" w:fill="FFFFFF"/>
            <w:vAlign w:val="center"/>
          </w:tcPr>
          <w:p w14:paraId="0E19784E">
            <w:pPr>
              <w:pStyle w:val="30"/>
            </w:pPr>
            <w:r>
              <w:rPr>
                <w:rFonts w:hint="eastAsia"/>
              </w:rPr>
              <w:t>20</w:t>
            </w:r>
          </w:p>
        </w:tc>
        <w:tc>
          <w:tcPr>
            <w:tcW w:w="370" w:type="pct"/>
            <w:shd w:val="clear" w:color="auto" w:fill="FFFFFF"/>
            <w:vAlign w:val="center"/>
          </w:tcPr>
          <w:p w14:paraId="02290B2D">
            <w:pPr>
              <w:pStyle w:val="30"/>
            </w:pPr>
          </w:p>
        </w:tc>
      </w:tr>
      <w:tr w14:paraId="3C3E6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087D9EC7">
            <w:pPr>
              <w:pStyle w:val="30"/>
            </w:pPr>
            <w:r>
              <w:rPr>
                <w:rFonts w:hint="eastAsia"/>
              </w:rPr>
              <w:t>115</w:t>
            </w:r>
          </w:p>
        </w:tc>
        <w:tc>
          <w:tcPr>
            <w:tcW w:w="741" w:type="pct"/>
            <w:vAlign w:val="center"/>
          </w:tcPr>
          <w:p w14:paraId="5640F74E">
            <w:pPr>
              <w:pStyle w:val="30"/>
            </w:pPr>
            <w:r>
              <w:rPr>
                <w:rFonts w:hint="eastAsia"/>
              </w:rPr>
              <w:t>亚信安全防护-升级版本</w:t>
            </w:r>
          </w:p>
        </w:tc>
        <w:tc>
          <w:tcPr>
            <w:tcW w:w="522" w:type="pct"/>
            <w:shd w:val="clear" w:color="auto" w:fill="FFFFFF"/>
            <w:vAlign w:val="center"/>
          </w:tcPr>
          <w:p w14:paraId="155C6253">
            <w:pPr>
              <w:pStyle w:val="30"/>
            </w:pPr>
            <w:r>
              <w:rPr>
                <w:rFonts w:hint="eastAsia"/>
              </w:rPr>
              <w:t>虚拟机</w:t>
            </w:r>
          </w:p>
        </w:tc>
        <w:tc>
          <w:tcPr>
            <w:tcW w:w="464" w:type="pct"/>
            <w:vAlign w:val="center"/>
          </w:tcPr>
          <w:p w14:paraId="1434CEB7">
            <w:pPr>
              <w:pStyle w:val="30"/>
            </w:pPr>
            <w:r>
              <w:rPr>
                <w:rFonts w:hint="eastAsia"/>
              </w:rPr>
              <w:t>16</w:t>
            </w:r>
          </w:p>
        </w:tc>
        <w:tc>
          <w:tcPr>
            <w:tcW w:w="496" w:type="pct"/>
            <w:vAlign w:val="center"/>
          </w:tcPr>
          <w:p w14:paraId="48EAFDAC">
            <w:pPr>
              <w:pStyle w:val="30"/>
            </w:pPr>
            <w:r>
              <w:rPr>
                <w:rFonts w:hint="eastAsia"/>
              </w:rPr>
              <w:t>32</w:t>
            </w:r>
          </w:p>
        </w:tc>
        <w:tc>
          <w:tcPr>
            <w:tcW w:w="552" w:type="pct"/>
            <w:vAlign w:val="center"/>
          </w:tcPr>
          <w:p w14:paraId="7A129C5A">
            <w:pPr>
              <w:pStyle w:val="30"/>
            </w:pPr>
            <w:r>
              <w:rPr>
                <w:rFonts w:hint="eastAsia"/>
              </w:rPr>
              <w:t>1000</w:t>
            </w:r>
          </w:p>
        </w:tc>
        <w:tc>
          <w:tcPr>
            <w:tcW w:w="608" w:type="pct"/>
            <w:shd w:val="clear" w:color="auto" w:fill="FFFFFF"/>
            <w:vAlign w:val="center"/>
          </w:tcPr>
          <w:p w14:paraId="370525FA">
            <w:pPr>
              <w:pStyle w:val="30"/>
            </w:pPr>
            <w:r>
              <w:rPr>
                <w:rFonts w:hint="eastAsia"/>
              </w:rPr>
              <w:t>5</w:t>
            </w:r>
          </w:p>
        </w:tc>
        <w:tc>
          <w:tcPr>
            <w:tcW w:w="510" w:type="pct"/>
            <w:shd w:val="clear" w:color="auto" w:fill="FFFFFF"/>
            <w:vAlign w:val="center"/>
          </w:tcPr>
          <w:p w14:paraId="5B8EB645">
            <w:pPr>
              <w:pStyle w:val="30"/>
            </w:pPr>
            <w:r>
              <w:rPr>
                <w:rFonts w:hint="eastAsia"/>
              </w:rPr>
              <w:t>60</w:t>
            </w:r>
          </w:p>
        </w:tc>
        <w:tc>
          <w:tcPr>
            <w:tcW w:w="392" w:type="pct"/>
            <w:shd w:val="clear" w:color="auto" w:fill="FFFFFF"/>
            <w:vAlign w:val="center"/>
          </w:tcPr>
          <w:p w14:paraId="0CF355BA">
            <w:pPr>
              <w:pStyle w:val="30"/>
            </w:pPr>
            <w:r>
              <w:rPr>
                <w:rFonts w:hint="eastAsia"/>
              </w:rPr>
              <w:t>29</w:t>
            </w:r>
          </w:p>
        </w:tc>
        <w:tc>
          <w:tcPr>
            <w:tcW w:w="370" w:type="pct"/>
            <w:shd w:val="clear" w:color="auto" w:fill="FFFFFF"/>
            <w:vAlign w:val="center"/>
          </w:tcPr>
          <w:p w14:paraId="6E2C802F">
            <w:pPr>
              <w:pStyle w:val="30"/>
            </w:pPr>
          </w:p>
        </w:tc>
      </w:tr>
      <w:tr w14:paraId="60B90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340" w:type="pct"/>
            <w:shd w:val="clear" w:color="auto" w:fill="FFFFFF"/>
            <w:vAlign w:val="center"/>
          </w:tcPr>
          <w:p w14:paraId="41EB8895">
            <w:pPr>
              <w:pStyle w:val="30"/>
            </w:pPr>
            <w:r>
              <w:rPr>
                <w:rFonts w:hint="eastAsia"/>
              </w:rPr>
              <w:t>116</w:t>
            </w:r>
          </w:p>
        </w:tc>
        <w:tc>
          <w:tcPr>
            <w:tcW w:w="741" w:type="pct"/>
            <w:vAlign w:val="center"/>
          </w:tcPr>
          <w:p w14:paraId="03E3A0B0">
            <w:pPr>
              <w:pStyle w:val="30"/>
            </w:pPr>
            <w:r>
              <w:rPr>
                <w:rFonts w:hint="eastAsia"/>
              </w:rPr>
              <w:t>zabbix</w:t>
            </w:r>
          </w:p>
        </w:tc>
        <w:tc>
          <w:tcPr>
            <w:tcW w:w="522" w:type="pct"/>
            <w:shd w:val="clear" w:color="auto" w:fill="FFFFFF"/>
            <w:vAlign w:val="center"/>
          </w:tcPr>
          <w:p w14:paraId="4E982A45">
            <w:pPr>
              <w:pStyle w:val="30"/>
            </w:pPr>
            <w:r>
              <w:rPr>
                <w:rFonts w:hint="eastAsia"/>
              </w:rPr>
              <w:t>虚拟机</w:t>
            </w:r>
          </w:p>
        </w:tc>
        <w:tc>
          <w:tcPr>
            <w:tcW w:w="464" w:type="pct"/>
            <w:vAlign w:val="center"/>
          </w:tcPr>
          <w:p w14:paraId="3E9A8AF5">
            <w:pPr>
              <w:pStyle w:val="30"/>
            </w:pPr>
            <w:r>
              <w:rPr>
                <w:rFonts w:hint="eastAsia"/>
              </w:rPr>
              <w:t>8</w:t>
            </w:r>
          </w:p>
        </w:tc>
        <w:tc>
          <w:tcPr>
            <w:tcW w:w="496" w:type="pct"/>
            <w:vAlign w:val="center"/>
          </w:tcPr>
          <w:p w14:paraId="49D1B670">
            <w:pPr>
              <w:pStyle w:val="30"/>
            </w:pPr>
            <w:r>
              <w:rPr>
                <w:rFonts w:hint="eastAsia"/>
              </w:rPr>
              <w:t>16</w:t>
            </w:r>
          </w:p>
        </w:tc>
        <w:tc>
          <w:tcPr>
            <w:tcW w:w="552" w:type="pct"/>
            <w:vAlign w:val="center"/>
          </w:tcPr>
          <w:p w14:paraId="0D50D3F0">
            <w:pPr>
              <w:pStyle w:val="30"/>
            </w:pPr>
            <w:r>
              <w:rPr>
                <w:rFonts w:hint="eastAsia"/>
              </w:rPr>
              <w:t>224</w:t>
            </w:r>
          </w:p>
        </w:tc>
        <w:tc>
          <w:tcPr>
            <w:tcW w:w="608" w:type="pct"/>
            <w:shd w:val="clear" w:color="auto" w:fill="FFFFFF"/>
            <w:vAlign w:val="center"/>
          </w:tcPr>
          <w:p w14:paraId="70DF4B37">
            <w:pPr>
              <w:pStyle w:val="30"/>
            </w:pPr>
            <w:r>
              <w:rPr>
                <w:rFonts w:hint="eastAsia"/>
              </w:rPr>
              <w:t>13</w:t>
            </w:r>
          </w:p>
        </w:tc>
        <w:tc>
          <w:tcPr>
            <w:tcW w:w="510" w:type="pct"/>
            <w:shd w:val="clear" w:color="auto" w:fill="FFFFFF"/>
            <w:vAlign w:val="center"/>
          </w:tcPr>
          <w:p w14:paraId="4155838D">
            <w:pPr>
              <w:pStyle w:val="30"/>
            </w:pPr>
            <w:r>
              <w:rPr>
                <w:rFonts w:hint="eastAsia"/>
              </w:rPr>
              <w:t>60</w:t>
            </w:r>
          </w:p>
        </w:tc>
        <w:tc>
          <w:tcPr>
            <w:tcW w:w="392" w:type="pct"/>
            <w:shd w:val="clear" w:color="auto" w:fill="FFFFFF"/>
            <w:vAlign w:val="center"/>
          </w:tcPr>
          <w:p w14:paraId="08A49AC2">
            <w:pPr>
              <w:pStyle w:val="30"/>
            </w:pPr>
            <w:r>
              <w:rPr>
                <w:rFonts w:hint="eastAsia"/>
              </w:rPr>
              <w:t>45</w:t>
            </w:r>
          </w:p>
        </w:tc>
        <w:tc>
          <w:tcPr>
            <w:tcW w:w="370" w:type="pct"/>
            <w:shd w:val="clear" w:color="auto" w:fill="FFFFFF"/>
            <w:vAlign w:val="center"/>
          </w:tcPr>
          <w:p w14:paraId="2DD1B27C">
            <w:pPr>
              <w:pStyle w:val="30"/>
            </w:pPr>
          </w:p>
        </w:tc>
      </w:tr>
      <w:tr w14:paraId="25D5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0" w:hRule="atLeast"/>
          <w:jc w:val="center"/>
        </w:trPr>
        <w:tc>
          <w:tcPr>
            <w:tcW w:w="340" w:type="pct"/>
            <w:shd w:val="clear" w:color="auto" w:fill="FFFFFF"/>
            <w:vAlign w:val="center"/>
          </w:tcPr>
          <w:p w14:paraId="3544ED6F">
            <w:pPr>
              <w:pStyle w:val="30"/>
            </w:pPr>
            <w:r>
              <w:rPr>
                <w:rFonts w:hint="eastAsia"/>
              </w:rPr>
              <w:t>117</w:t>
            </w:r>
          </w:p>
        </w:tc>
        <w:tc>
          <w:tcPr>
            <w:tcW w:w="741" w:type="pct"/>
            <w:vAlign w:val="center"/>
          </w:tcPr>
          <w:p w14:paraId="30559491">
            <w:pPr>
              <w:pStyle w:val="30"/>
            </w:pPr>
            <w:r>
              <w:rPr>
                <w:rFonts w:hint="eastAsia"/>
              </w:rPr>
              <w:t>统一运维平台测试服务器</w:t>
            </w:r>
          </w:p>
        </w:tc>
        <w:tc>
          <w:tcPr>
            <w:tcW w:w="522" w:type="pct"/>
            <w:shd w:val="clear" w:color="auto" w:fill="FFFFFF"/>
            <w:vAlign w:val="center"/>
          </w:tcPr>
          <w:p w14:paraId="5E313EF6">
            <w:pPr>
              <w:pStyle w:val="30"/>
            </w:pPr>
            <w:r>
              <w:rPr>
                <w:rFonts w:hint="eastAsia"/>
              </w:rPr>
              <w:t>虚拟机</w:t>
            </w:r>
          </w:p>
        </w:tc>
        <w:tc>
          <w:tcPr>
            <w:tcW w:w="464" w:type="pct"/>
            <w:vAlign w:val="center"/>
          </w:tcPr>
          <w:p w14:paraId="22495DBA">
            <w:pPr>
              <w:pStyle w:val="30"/>
            </w:pPr>
            <w:r>
              <w:rPr>
                <w:rFonts w:hint="eastAsia"/>
              </w:rPr>
              <w:t>4</w:t>
            </w:r>
          </w:p>
        </w:tc>
        <w:tc>
          <w:tcPr>
            <w:tcW w:w="496" w:type="pct"/>
            <w:vAlign w:val="center"/>
          </w:tcPr>
          <w:p w14:paraId="739D73CC">
            <w:pPr>
              <w:pStyle w:val="30"/>
            </w:pPr>
            <w:r>
              <w:rPr>
                <w:rFonts w:hint="eastAsia"/>
              </w:rPr>
              <w:t>8</w:t>
            </w:r>
          </w:p>
        </w:tc>
        <w:tc>
          <w:tcPr>
            <w:tcW w:w="552" w:type="pct"/>
            <w:vAlign w:val="center"/>
          </w:tcPr>
          <w:p w14:paraId="7A704108">
            <w:pPr>
              <w:pStyle w:val="30"/>
            </w:pPr>
            <w:r>
              <w:rPr>
                <w:rFonts w:hint="eastAsia"/>
              </w:rPr>
              <w:t>600</w:t>
            </w:r>
          </w:p>
        </w:tc>
        <w:tc>
          <w:tcPr>
            <w:tcW w:w="608" w:type="pct"/>
            <w:shd w:val="clear" w:color="auto" w:fill="FFFFFF"/>
            <w:vAlign w:val="center"/>
          </w:tcPr>
          <w:p w14:paraId="3F7BCDB6">
            <w:pPr>
              <w:pStyle w:val="30"/>
            </w:pPr>
            <w:r>
              <w:rPr>
                <w:rFonts w:hint="eastAsia"/>
              </w:rPr>
              <w:t>17</w:t>
            </w:r>
          </w:p>
        </w:tc>
        <w:tc>
          <w:tcPr>
            <w:tcW w:w="510" w:type="pct"/>
            <w:shd w:val="clear" w:color="auto" w:fill="FFFFFF"/>
            <w:vAlign w:val="center"/>
          </w:tcPr>
          <w:p w14:paraId="0B8F9810">
            <w:pPr>
              <w:pStyle w:val="30"/>
            </w:pPr>
            <w:r>
              <w:rPr>
                <w:rFonts w:hint="eastAsia"/>
              </w:rPr>
              <w:t>80</w:t>
            </w:r>
          </w:p>
        </w:tc>
        <w:tc>
          <w:tcPr>
            <w:tcW w:w="392" w:type="pct"/>
            <w:shd w:val="clear" w:color="auto" w:fill="FFFFFF"/>
            <w:vAlign w:val="center"/>
          </w:tcPr>
          <w:p w14:paraId="1EC9423B">
            <w:pPr>
              <w:pStyle w:val="30"/>
            </w:pPr>
            <w:r>
              <w:rPr>
                <w:rFonts w:hint="eastAsia"/>
              </w:rPr>
              <w:t>65</w:t>
            </w:r>
          </w:p>
        </w:tc>
        <w:tc>
          <w:tcPr>
            <w:tcW w:w="370" w:type="pct"/>
            <w:shd w:val="clear" w:color="auto" w:fill="FFFFFF"/>
            <w:vAlign w:val="center"/>
          </w:tcPr>
          <w:p w14:paraId="29FE8F8D">
            <w:pPr>
              <w:pStyle w:val="30"/>
            </w:pPr>
          </w:p>
        </w:tc>
      </w:tr>
      <w:tr w14:paraId="623E4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340" w:type="pct"/>
            <w:shd w:val="clear" w:color="auto" w:fill="FFFFFF"/>
            <w:vAlign w:val="center"/>
          </w:tcPr>
          <w:p w14:paraId="18B0A94B">
            <w:pPr>
              <w:pStyle w:val="30"/>
            </w:pPr>
            <w:r>
              <w:rPr>
                <w:rFonts w:hint="eastAsia"/>
              </w:rPr>
              <w:t>118</w:t>
            </w:r>
          </w:p>
        </w:tc>
        <w:tc>
          <w:tcPr>
            <w:tcW w:w="741" w:type="pct"/>
            <w:vAlign w:val="center"/>
          </w:tcPr>
          <w:p w14:paraId="4C5B58F1">
            <w:pPr>
              <w:pStyle w:val="30"/>
            </w:pPr>
            <w:r>
              <w:rPr>
                <w:rFonts w:hint="eastAsia"/>
              </w:rPr>
              <w:t>麒麟KMS服务器</w:t>
            </w:r>
          </w:p>
        </w:tc>
        <w:tc>
          <w:tcPr>
            <w:tcW w:w="522" w:type="pct"/>
            <w:shd w:val="clear" w:color="auto" w:fill="FFFFFF"/>
            <w:vAlign w:val="center"/>
          </w:tcPr>
          <w:p w14:paraId="67700651">
            <w:pPr>
              <w:pStyle w:val="30"/>
            </w:pPr>
            <w:r>
              <w:rPr>
                <w:rFonts w:hint="eastAsia"/>
              </w:rPr>
              <w:t>虚拟机</w:t>
            </w:r>
          </w:p>
        </w:tc>
        <w:tc>
          <w:tcPr>
            <w:tcW w:w="464" w:type="pct"/>
            <w:vAlign w:val="center"/>
          </w:tcPr>
          <w:p w14:paraId="4FAF396D">
            <w:pPr>
              <w:pStyle w:val="30"/>
            </w:pPr>
            <w:r>
              <w:rPr>
                <w:rFonts w:hint="eastAsia"/>
              </w:rPr>
              <w:t>4</w:t>
            </w:r>
          </w:p>
        </w:tc>
        <w:tc>
          <w:tcPr>
            <w:tcW w:w="496" w:type="pct"/>
            <w:vAlign w:val="center"/>
          </w:tcPr>
          <w:p w14:paraId="103AE8F0">
            <w:pPr>
              <w:pStyle w:val="30"/>
            </w:pPr>
            <w:r>
              <w:rPr>
                <w:rFonts w:hint="eastAsia"/>
              </w:rPr>
              <w:t>8</w:t>
            </w:r>
          </w:p>
        </w:tc>
        <w:tc>
          <w:tcPr>
            <w:tcW w:w="552" w:type="pct"/>
            <w:vAlign w:val="center"/>
          </w:tcPr>
          <w:p w14:paraId="3F06E69A">
            <w:pPr>
              <w:pStyle w:val="30"/>
            </w:pPr>
            <w:r>
              <w:rPr>
                <w:rFonts w:hint="eastAsia"/>
              </w:rPr>
              <w:t>500</w:t>
            </w:r>
          </w:p>
        </w:tc>
        <w:tc>
          <w:tcPr>
            <w:tcW w:w="608" w:type="pct"/>
            <w:shd w:val="clear" w:color="auto" w:fill="FFFFFF"/>
            <w:vAlign w:val="center"/>
          </w:tcPr>
          <w:p w14:paraId="06C96A41">
            <w:pPr>
              <w:pStyle w:val="30"/>
            </w:pPr>
            <w:r>
              <w:rPr>
                <w:rFonts w:hint="eastAsia"/>
              </w:rPr>
              <w:t>9</w:t>
            </w:r>
          </w:p>
        </w:tc>
        <w:tc>
          <w:tcPr>
            <w:tcW w:w="510" w:type="pct"/>
            <w:shd w:val="clear" w:color="auto" w:fill="FFFFFF"/>
            <w:vAlign w:val="center"/>
          </w:tcPr>
          <w:p w14:paraId="77FDFDF3">
            <w:pPr>
              <w:pStyle w:val="30"/>
            </w:pPr>
            <w:r>
              <w:rPr>
                <w:rFonts w:hint="eastAsia"/>
              </w:rPr>
              <w:t>30</w:t>
            </w:r>
          </w:p>
        </w:tc>
        <w:tc>
          <w:tcPr>
            <w:tcW w:w="392" w:type="pct"/>
            <w:shd w:val="clear" w:color="auto" w:fill="FFFFFF"/>
            <w:vAlign w:val="center"/>
          </w:tcPr>
          <w:p w14:paraId="66045846">
            <w:pPr>
              <w:pStyle w:val="30"/>
            </w:pPr>
            <w:r>
              <w:rPr>
                <w:rFonts w:hint="eastAsia"/>
              </w:rPr>
              <w:t>34</w:t>
            </w:r>
          </w:p>
        </w:tc>
        <w:tc>
          <w:tcPr>
            <w:tcW w:w="370" w:type="pct"/>
            <w:shd w:val="clear" w:color="auto" w:fill="FFFFFF"/>
            <w:vAlign w:val="center"/>
          </w:tcPr>
          <w:p w14:paraId="4FBB5F27">
            <w:pPr>
              <w:pStyle w:val="30"/>
            </w:pPr>
          </w:p>
        </w:tc>
      </w:tr>
      <w:tr w14:paraId="5B2C3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340" w:type="pct"/>
            <w:shd w:val="clear" w:color="auto" w:fill="FFFFFF"/>
            <w:vAlign w:val="center"/>
          </w:tcPr>
          <w:p w14:paraId="09366BE0">
            <w:pPr>
              <w:pStyle w:val="30"/>
            </w:pPr>
            <w:r>
              <w:rPr>
                <w:rFonts w:hint="eastAsia"/>
              </w:rPr>
              <w:t>119</w:t>
            </w:r>
          </w:p>
        </w:tc>
        <w:tc>
          <w:tcPr>
            <w:tcW w:w="741" w:type="pct"/>
            <w:vAlign w:val="center"/>
          </w:tcPr>
          <w:p w14:paraId="07D51AF0">
            <w:pPr>
              <w:pStyle w:val="30"/>
            </w:pPr>
            <w:r>
              <w:rPr>
                <w:rFonts w:hint="eastAsia"/>
              </w:rPr>
              <w:t>麒麟私有化应用商店</w:t>
            </w:r>
          </w:p>
        </w:tc>
        <w:tc>
          <w:tcPr>
            <w:tcW w:w="522" w:type="pct"/>
            <w:shd w:val="clear" w:color="auto" w:fill="FFFFFF"/>
            <w:vAlign w:val="center"/>
          </w:tcPr>
          <w:p w14:paraId="15772343">
            <w:pPr>
              <w:pStyle w:val="30"/>
            </w:pPr>
            <w:r>
              <w:rPr>
                <w:rFonts w:hint="eastAsia"/>
              </w:rPr>
              <w:t>虚拟机</w:t>
            </w:r>
          </w:p>
        </w:tc>
        <w:tc>
          <w:tcPr>
            <w:tcW w:w="464" w:type="pct"/>
            <w:vAlign w:val="center"/>
          </w:tcPr>
          <w:p w14:paraId="16906C0D">
            <w:pPr>
              <w:pStyle w:val="30"/>
            </w:pPr>
            <w:r>
              <w:rPr>
                <w:rFonts w:hint="eastAsia"/>
              </w:rPr>
              <w:t>4</w:t>
            </w:r>
          </w:p>
        </w:tc>
        <w:tc>
          <w:tcPr>
            <w:tcW w:w="496" w:type="pct"/>
            <w:vAlign w:val="center"/>
          </w:tcPr>
          <w:p w14:paraId="3D8DF6BB">
            <w:pPr>
              <w:pStyle w:val="30"/>
            </w:pPr>
            <w:r>
              <w:rPr>
                <w:rFonts w:hint="eastAsia"/>
              </w:rPr>
              <w:t>8</w:t>
            </w:r>
          </w:p>
        </w:tc>
        <w:tc>
          <w:tcPr>
            <w:tcW w:w="552" w:type="pct"/>
            <w:vAlign w:val="center"/>
          </w:tcPr>
          <w:p w14:paraId="0A3F2CC4">
            <w:pPr>
              <w:pStyle w:val="30"/>
            </w:pPr>
            <w:r>
              <w:rPr>
                <w:rFonts w:hint="eastAsia"/>
              </w:rPr>
              <w:t>800</w:t>
            </w:r>
          </w:p>
        </w:tc>
        <w:tc>
          <w:tcPr>
            <w:tcW w:w="608" w:type="pct"/>
            <w:shd w:val="clear" w:color="auto" w:fill="FFFFFF"/>
            <w:vAlign w:val="center"/>
          </w:tcPr>
          <w:p w14:paraId="34A523F6">
            <w:pPr>
              <w:pStyle w:val="30"/>
            </w:pPr>
            <w:r>
              <w:rPr>
                <w:rFonts w:hint="eastAsia"/>
              </w:rPr>
              <w:t>28</w:t>
            </w:r>
          </w:p>
        </w:tc>
        <w:tc>
          <w:tcPr>
            <w:tcW w:w="510" w:type="pct"/>
            <w:shd w:val="clear" w:color="auto" w:fill="FFFFFF"/>
            <w:vAlign w:val="center"/>
          </w:tcPr>
          <w:p w14:paraId="3E615628">
            <w:pPr>
              <w:pStyle w:val="30"/>
            </w:pPr>
            <w:r>
              <w:rPr>
                <w:rFonts w:hint="eastAsia"/>
              </w:rPr>
              <w:t>75</w:t>
            </w:r>
          </w:p>
        </w:tc>
        <w:tc>
          <w:tcPr>
            <w:tcW w:w="392" w:type="pct"/>
            <w:shd w:val="clear" w:color="auto" w:fill="FFFFFF"/>
            <w:vAlign w:val="center"/>
          </w:tcPr>
          <w:p w14:paraId="37330271">
            <w:pPr>
              <w:pStyle w:val="30"/>
            </w:pPr>
            <w:r>
              <w:rPr>
                <w:rFonts w:hint="eastAsia"/>
              </w:rPr>
              <w:t>37</w:t>
            </w:r>
          </w:p>
        </w:tc>
        <w:tc>
          <w:tcPr>
            <w:tcW w:w="370" w:type="pct"/>
            <w:shd w:val="clear" w:color="auto" w:fill="FFFFFF"/>
            <w:vAlign w:val="center"/>
          </w:tcPr>
          <w:p w14:paraId="3AF16E96">
            <w:pPr>
              <w:pStyle w:val="30"/>
            </w:pPr>
          </w:p>
        </w:tc>
      </w:tr>
      <w:tr w14:paraId="2D9C4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jc w:val="center"/>
        </w:trPr>
        <w:tc>
          <w:tcPr>
            <w:tcW w:w="1604" w:type="pct"/>
            <w:gridSpan w:val="3"/>
            <w:shd w:val="clear" w:color="auto" w:fill="FFFFFF"/>
            <w:vAlign w:val="center"/>
          </w:tcPr>
          <w:p w14:paraId="4AA88D85">
            <w:pPr>
              <w:pStyle w:val="30"/>
            </w:pPr>
            <w:r>
              <w:rPr>
                <w:rFonts w:hint="eastAsia"/>
              </w:rPr>
              <w:t>合计</w:t>
            </w:r>
          </w:p>
        </w:tc>
        <w:tc>
          <w:tcPr>
            <w:tcW w:w="464" w:type="pct"/>
            <w:shd w:val="clear" w:color="auto" w:fill="FFFFFF"/>
            <w:vAlign w:val="center"/>
          </w:tcPr>
          <w:p w14:paraId="3F4A031B">
            <w:pPr>
              <w:pStyle w:val="30"/>
            </w:pPr>
            <w:r>
              <w:rPr>
                <w:rFonts w:hint="eastAsia"/>
              </w:rPr>
              <w:t>1026</w:t>
            </w:r>
          </w:p>
        </w:tc>
        <w:tc>
          <w:tcPr>
            <w:tcW w:w="496" w:type="pct"/>
            <w:shd w:val="clear" w:color="auto" w:fill="FFFFFF"/>
            <w:vAlign w:val="center"/>
          </w:tcPr>
          <w:p w14:paraId="1565E9D8">
            <w:pPr>
              <w:pStyle w:val="30"/>
            </w:pPr>
            <w:r>
              <w:rPr>
                <w:rFonts w:hint="eastAsia"/>
              </w:rPr>
              <w:t>2380</w:t>
            </w:r>
          </w:p>
        </w:tc>
        <w:tc>
          <w:tcPr>
            <w:tcW w:w="552" w:type="pct"/>
            <w:shd w:val="clear" w:color="auto" w:fill="FFFFFF"/>
            <w:vAlign w:val="center"/>
          </w:tcPr>
          <w:p w14:paraId="01C8BE71">
            <w:pPr>
              <w:pStyle w:val="30"/>
            </w:pPr>
            <w:r>
              <w:rPr>
                <w:rFonts w:hint="eastAsia"/>
              </w:rPr>
              <w:t>100340</w:t>
            </w:r>
          </w:p>
        </w:tc>
        <w:tc>
          <w:tcPr>
            <w:tcW w:w="608" w:type="pct"/>
            <w:shd w:val="clear" w:color="auto" w:fill="FFFFFF"/>
            <w:vAlign w:val="center"/>
          </w:tcPr>
          <w:p w14:paraId="0D3EA6A8">
            <w:pPr>
              <w:pStyle w:val="30"/>
            </w:pPr>
          </w:p>
        </w:tc>
        <w:tc>
          <w:tcPr>
            <w:tcW w:w="510" w:type="pct"/>
            <w:shd w:val="clear" w:color="auto" w:fill="FFFFFF"/>
            <w:vAlign w:val="center"/>
          </w:tcPr>
          <w:p w14:paraId="378C37F3">
            <w:pPr>
              <w:pStyle w:val="30"/>
            </w:pPr>
          </w:p>
        </w:tc>
        <w:tc>
          <w:tcPr>
            <w:tcW w:w="392" w:type="pct"/>
            <w:shd w:val="clear" w:color="auto" w:fill="FFFFFF"/>
            <w:vAlign w:val="center"/>
          </w:tcPr>
          <w:p w14:paraId="194B499A">
            <w:pPr>
              <w:pStyle w:val="30"/>
            </w:pPr>
          </w:p>
        </w:tc>
        <w:tc>
          <w:tcPr>
            <w:tcW w:w="370" w:type="pct"/>
            <w:shd w:val="clear" w:color="auto" w:fill="FFFFFF"/>
            <w:vAlign w:val="center"/>
          </w:tcPr>
          <w:p w14:paraId="78534573">
            <w:pPr>
              <w:pStyle w:val="30"/>
            </w:pPr>
          </w:p>
        </w:tc>
      </w:tr>
    </w:tbl>
    <w:p w14:paraId="5FA6D1EA">
      <w:pPr>
        <w:ind w:firstLine="480"/>
      </w:pPr>
      <w:r>
        <w:rPr>
          <w:rFonts w:hint="eastAsia"/>
        </w:rPr>
        <w:t>注：因国资委特殊性，建设国资委专网。</w:t>
      </w:r>
    </w:p>
    <w:p w14:paraId="1DCFD6BA">
      <w:pPr>
        <w:pStyle w:val="4"/>
        <w:numPr>
          <w:ilvl w:val="2"/>
          <w:numId w:val="0"/>
        </w:numPr>
      </w:pPr>
      <w:bookmarkStart w:id="326" w:name="_Toc10869"/>
      <w:r>
        <w:rPr>
          <w:rFonts w:hint="eastAsia" w:ascii="Times New Roman" w:hAnsi="Times New Roman" w:cs="宋体"/>
        </w:rPr>
        <w:t xml:space="preserve">6.16.2  </w:t>
      </w:r>
      <w:r>
        <w:rPr>
          <w:rFonts w:hint="eastAsia"/>
        </w:rPr>
        <w:t>GPU资源申请</w:t>
      </w:r>
      <w:bookmarkEnd w:id="326"/>
    </w:p>
    <w:p w14:paraId="496D5372">
      <w:pPr>
        <w:ind w:firstLine="480"/>
      </w:pPr>
      <w:r>
        <w:rPr>
          <w:rFonts w:hint="eastAsia"/>
        </w:rPr>
        <w:t>不涉及。</w:t>
      </w:r>
    </w:p>
    <w:p w14:paraId="022706E6">
      <w:pPr>
        <w:ind w:firstLine="480"/>
      </w:pPr>
    </w:p>
    <w:p w14:paraId="730F3753">
      <w:pPr>
        <w:ind w:firstLine="0" w:firstLineChars="0"/>
        <w:sectPr>
          <w:pgSz w:w="16838" w:h="11906" w:orient="landscape"/>
          <w:pgMar w:top="1800" w:right="1440" w:bottom="1800" w:left="1440" w:header="851" w:footer="992" w:gutter="0"/>
          <w:cols w:space="425" w:num="1"/>
          <w:docGrid w:type="lines" w:linePitch="312" w:charSpace="0"/>
        </w:sectPr>
      </w:pPr>
    </w:p>
    <w:p w14:paraId="29CA504F">
      <w:pPr>
        <w:pStyle w:val="3"/>
        <w:numPr>
          <w:ilvl w:val="1"/>
          <w:numId w:val="0"/>
        </w:numPr>
      </w:pPr>
      <w:bookmarkStart w:id="327" w:name="_Toc26672"/>
      <w:bookmarkStart w:id="328" w:name="_Toc197703316"/>
      <w:r>
        <w:rPr>
          <w:rFonts w:hint="eastAsia" w:ascii="Times New Roman" w:hAnsi="Times New Roman" w:cs="宋体"/>
        </w:rPr>
        <w:t xml:space="preserve">6.17  </w:t>
      </w:r>
      <w:r>
        <w:rPr>
          <w:rFonts w:hint="eastAsia"/>
        </w:rPr>
        <w:t>密码服务资源内容</w:t>
      </w:r>
      <w:bookmarkEnd w:id="327"/>
      <w:bookmarkEnd w:id="328"/>
    </w:p>
    <w:p w14:paraId="5177A291">
      <w:pPr>
        <w:ind w:firstLine="480"/>
      </w:pPr>
      <w:r>
        <w:rPr>
          <w:rFonts w:hint="eastAsia"/>
        </w:rPr>
        <w:t>为上海市国资委设有国资委加密专网区域，提供线路加密硬件及配套服务。通过使用加密算法对传输数据进行加密处理，确保数据在传输过程中不被非法获取和窃取，保护数据的机密性。同时采用校验机制对数据进行完整性校验，确保数据在传输过程中不被篡改或损坏，保证数据的完整性和准确性。</w:t>
      </w:r>
    </w:p>
    <w:p w14:paraId="75A47388">
      <w:pPr>
        <w:ind w:firstLine="480"/>
      </w:pPr>
      <w:r>
        <w:rPr>
          <w:rFonts w:hint="eastAsia"/>
        </w:rPr>
        <w:t>在加密专区的专线两端部署加密网关设备实现数据加密传输，用于连接国资委IDC机房与大沽路、宣传部及下属国企，满足等级保护、密评相关安全控制对重要数据加密传输的要求。其中，安全认证网关设备支持国家密码管理局批准的标准密码算法（SM2、SM3和SM4），并基于数字证书的双向身份认证和传输加密，为应用系统提供统一、高强度的身份认证；同时为主业务层的信息传递进行保护，保障业务的数据传递的安全性。</w:t>
      </w:r>
    </w:p>
    <w:p w14:paraId="40F126F6">
      <w:pPr>
        <w:ind w:firstLine="480"/>
      </w:pPr>
      <w:r>
        <w:rPr>
          <w:rFonts w:hint="eastAsia"/>
        </w:rPr>
        <w:t>国资委加密专网区的设立实现了国资委IDC与下属国企、宣传部等部门的加密通信，实现国资系统内部的数据共享和业务协同。同时，依托线路加密服务，实现将上海市国资委数据上报至国务院国资委，实现数据上报和业务对接，保障国资数据的可靠与安全上报。</w:t>
      </w:r>
    </w:p>
    <w:p w14:paraId="7E707D43">
      <w:pPr>
        <w:ind w:firstLine="480"/>
      </w:pPr>
      <w:r>
        <w:rPr>
          <w:rFonts w:hint="eastAsia"/>
        </w:rPr>
        <w:t>经调研，在线路加密部分，除国务院国资委数据上报系统加密服务及大沽路加密服务外，增加对宣传部到IDC一根线路提供加密服务，1台加密机，含10M线路；在应用加密部分，针对国资委安全网关、数据库加密、签名验签相关设备监测、巡检、故障排错等服务保障业务连续性服务。</w:t>
      </w:r>
    </w:p>
    <w:p w14:paraId="3C8261A3">
      <w:pPr>
        <w:ind w:firstLine="480"/>
      </w:pPr>
      <w:r>
        <w:rPr>
          <w:rFonts w:hint="eastAsia"/>
        </w:rPr>
        <w:t>国资委加密专区设备如下：</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50"/>
        <w:gridCol w:w="1896"/>
        <w:gridCol w:w="1176"/>
      </w:tblGrid>
      <w:tr w14:paraId="120E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center"/>
          </w:tcPr>
          <w:p w14:paraId="70E86C13">
            <w:pPr>
              <w:pStyle w:val="30"/>
            </w:pPr>
            <w:r>
              <w:rPr>
                <w:rFonts w:hint="eastAsia"/>
              </w:rPr>
              <w:t>国资商密专网</w:t>
            </w:r>
          </w:p>
        </w:tc>
        <w:tc>
          <w:tcPr>
            <w:tcW w:w="0" w:type="auto"/>
            <w:noWrap/>
            <w:vAlign w:val="center"/>
          </w:tcPr>
          <w:p w14:paraId="1F870825">
            <w:pPr>
              <w:pStyle w:val="30"/>
            </w:pPr>
            <w:r>
              <w:rPr>
                <w:rFonts w:hint="eastAsia"/>
              </w:rPr>
              <w:t>区域</w:t>
            </w:r>
          </w:p>
        </w:tc>
        <w:tc>
          <w:tcPr>
            <w:tcW w:w="0" w:type="auto"/>
            <w:noWrap/>
            <w:vAlign w:val="center"/>
          </w:tcPr>
          <w:p w14:paraId="1A503502">
            <w:pPr>
              <w:pStyle w:val="30"/>
            </w:pPr>
            <w:r>
              <w:rPr>
                <w:rFonts w:hint="eastAsia"/>
              </w:rPr>
              <w:t>设备功能</w:t>
            </w:r>
          </w:p>
        </w:tc>
      </w:tr>
      <w:tr w14:paraId="5FF7B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noWrap/>
            <w:vAlign w:val="center"/>
          </w:tcPr>
          <w:p w14:paraId="47895DD5">
            <w:pPr>
              <w:pStyle w:val="30"/>
            </w:pPr>
            <w:r>
              <w:rPr>
                <w:rFonts w:hint="eastAsia"/>
              </w:rPr>
              <w:t>华为USG6650_A（国资专网FW）</w:t>
            </w:r>
          </w:p>
        </w:tc>
        <w:tc>
          <w:tcPr>
            <w:tcW w:w="0" w:type="auto"/>
            <w:noWrap/>
            <w:vAlign w:val="center"/>
          </w:tcPr>
          <w:p w14:paraId="7BE17C4F">
            <w:pPr>
              <w:pStyle w:val="30"/>
            </w:pPr>
            <w:r>
              <w:rPr>
                <w:rFonts w:hint="eastAsia"/>
              </w:rPr>
              <w:t>国资加密专网区</w:t>
            </w:r>
          </w:p>
        </w:tc>
        <w:tc>
          <w:tcPr>
            <w:tcW w:w="0" w:type="auto"/>
            <w:noWrap/>
            <w:vAlign w:val="center"/>
          </w:tcPr>
          <w:p w14:paraId="146ACAED">
            <w:pPr>
              <w:pStyle w:val="30"/>
            </w:pPr>
            <w:r>
              <w:rPr>
                <w:rFonts w:hint="eastAsia"/>
              </w:rPr>
              <w:t>安全隔离</w:t>
            </w:r>
          </w:p>
        </w:tc>
      </w:tr>
      <w:tr w14:paraId="29C0D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center"/>
          </w:tcPr>
          <w:p w14:paraId="3C9CC21B">
            <w:pPr>
              <w:pStyle w:val="30"/>
            </w:pPr>
            <w:r>
              <w:rPr>
                <w:rFonts w:hint="eastAsia"/>
              </w:rPr>
              <w:t>华为USG6650_B（国资专网FW）</w:t>
            </w:r>
          </w:p>
        </w:tc>
        <w:tc>
          <w:tcPr>
            <w:tcW w:w="0" w:type="auto"/>
            <w:noWrap/>
            <w:vAlign w:val="center"/>
          </w:tcPr>
          <w:p w14:paraId="64CF4B1E">
            <w:pPr>
              <w:pStyle w:val="30"/>
            </w:pPr>
            <w:r>
              <w:rPr>
                <w:rFonts w:hint="eastAsia"/>
              </w:rPr>
              <w:t>国资加密专网区</w:t>
            </w:r>
          </w:p>
        </w:tc>
        <w:tc>
          <w:tcPr>
            <w:tcW w:w="0" w:type="auto"/>
            <w:noWrap/>
            <w:vAlign w:val="center"/>
          </w:tcPr>
          <w:p w14:paraId="7F819869">
            <w:pPr>
              <w:pStyle w:val="30"/>
            </w:pPr>
            <w:r>
              <w:rPr>
                <w:rFonts w:hint="eastAsia"/>
              </w:rPr>
              <w:t>安全隔离</w:t>
            </w:r>
          </w:p>
        </w:tc>
      </w:tr>
      <w:tr w14:paraId="421EE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center"/>
          </w:tcPr>
          <w:p w14:paraId="6717F25B">
            <w:pPr>
              <w:pStyle w:val="30"/>
            </w:pPr>
            <w:r>
              <w:rPr>
                <w:rFonts w:hint="eastAsia"/>
              </w:rPr>
              <w:t>格尔加密机中心节点A</w:t>
            </w:r>
          </w:p>
        </w:tc>
        <w:tc>
          <w:tcPr>
            <w:tcW w:w="0" w:type="auto"/>
            <w:noWrap/>
            <w:vAlign w:val="center"/>
          </w:tcPr>
          <w:p w14:paraId="1CB98BFD">
            <w:pPr>
              <w:pStyle w:val="30"/>
            </w:pPr>
            <w:r>
              <w:rPr>
                <w:rFonts w:hint="eastAsia"/>
              </w:rPr>
              <w:t>国资加密专网区</w:t>
            </w:r>
          </w:p>
        </w:tc>
        <w:tc>
          <w:tcPr>
            <w:tcW w:w="0" w:type="auto"/>
            <w:noWrap/>
            <w:vAlign w:val="center"/>
          </w:tcPr>
          <w:p w14:paraId="153C3737">
            <w:pPr>
              <w:pStyle w:val="30"/>
            </w:pPr>
            <w:r>
              <w:rPr>
                <w:rFonts w:hint="eastAsia"/>
              </w:rPr>
              <w:t>通信加密</w:t>
            </w:r>
          </w:p>
        </w:tc>
      </w:tr>
      <w:tr w14:paraId="5826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noWrap/>
            <w:vAlign w:val="center"/>
          </w:tcPr>
          <w:p w14:paraId="36510276">
            <w:pPr>
              <w:pStyle w:val="30"/>
            </w:pPr>
            <w:r>
              <w:rPr>
                <w:rFonts w:hint="eastAsia"/>
              </w:rPr>
              <w:t>格尔加密机中心节点B</w:t>
            </w:r>
          </w:p>
        </w:tc>
        <w:tc>
          <w:tcPr>
            <w:tcW w:w="0" w:type="auto"/>
            <w:noWrap/>
            <w:vAlign w:val="center"/>
          </w:tcPr>
          <w:p w14:paraId="5CD84A1F">
            <w:pPr>
              <w:pStyle w:val="30"/>
            </w:pPr>
            <w:r>
              <w:rPr>
                <w:rFonts w:hint="eastAsia"/>
              </w:rPr>
              <w:t>国资加密专网区</w:t>
            </w:r>
          </w:p>
        </w:tc>
        <w:tc>
          <w:tcPr>
            <w:tcW w:w="0" w:type="auto"/>
            <w:noWrap/>
            <w:vAlign w:val="center"/>
          </w:tcPr>
          <w:p w14:paraId="70A07E9F">
            <w:pPr>
              <w:pStyle w:val="30"/>
            </w:pPr>
            <w:r>
              <w:rPr>
                <w:rFonts w:hint="eastAsia"/>
              </w:rPr>
              <w:t>通信加密</w:t>
            </w:r>
          </w:p>
        </w:tc>
      </w:tr>
      <w:tr w14:paraId="7033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vAlign w:val="center"/>
          </w:tcPr>
          <w:p w14:paraId="5835F535">
            <w:pPr>
              <w:pStyle w:val="30"/>
            </w:pPr>
            <w:r>
              <w:rPr>
                <w:rFonts w:hint="eastAsia"/>
              </w:rPr>
              <w:t>国资商密专网S5720-28X-SI(zhuanxian-SW-new)</w:t>
            </w:r>
          </w:p>
        </w:tc>
        <w:tc>
          <w:tcPr>
            <w:tcW w:w="0" w:type="auto"/>
            <w:noWrap/>
            <w:vAlign w:val="center"/>
          </w:tcPr>
          <w:p w14:paraId="290CE100">
            <w:pPr>
              <w:pStyle w:val="30"/>
            </w:pPr>
            <w:r>
              <w:rPr>
                <w:rFonts w:hint="eastAsia"/>
              </w:rPr>
              <w:t>国资加密专网区</w:t>
            </w:r>
          </w:p>
        </w:tc>
        <w:tc>
          <w:tcPr>
            <w:tcW w:w="0" w:type="auto"/>
            <w:noWrap/>
            <w:vAlign w:val="center"/>
          </w:tcPr>
          <w:p w14:paraId="6E20824E">
            <w:pPr>
              <w:pStyle w:val="30"/>
            </w:pPr>
            <w:r>
              <w:rPr>
                <w:rFonts w:hint="eastAsia"/>
              </w:rPr>
              <w:t>路由交换</w:t>
            </w:r>
          </w:p>
        </w:tc>
      </w:tr>
      <w:tr w14:paraId="4E42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vAlign w:val="center"/>
          </w:tcPr>
          <w:p w14:paraId="12D360A5">
            <w:pPr>
              <w:pStyle w:val="30"/>
            </w:pPr>
            <w:r>
              <w:rPr>
                <w:rFonts w:hint="eastAsia"/>
              </w:rPr>
              <w:t>国资商密专网S5720-28X-SI(zhuanxian-SW-new)</w:t>
            </w:r>
          </w:p>
        </w:tc>
        <w:tc>
          <w:tcPr>
            <w:tcW w:w="0" w:type="auto"/>
            <w:noWrap/>
            <w:vAlign w:val="center"/>
          </w:tcPr>
          <w:p w14:paraId="522F4E51">
            <w:pPr>
              <w:pStyle w:val="30"/>
            </w:pPr>
            <w:r>
              <w:rPr>
                <w:rFonts w:hint="eastAsia"/>
              </w:rPr>
              <w:t>国资加密专网区</w:t>
            </w:r>
          </w:p>
        </w:tc>
        <w:tc>
          <w:tcPr>
            <w:tcW w:w="0" w:type="auto"/>
            <w:noWrap/>
            <w:vAlign w:val="center"/>
          </w:tcPr>
          <w:p w14:paraId="7BDC51FD">
            <w:pPr>
              <w:pStyle w:val="30"/>
            </w:pPr>
            <w:r>
              <w:rPr>
                <w:rFonts w:hint="eastAsia"/>
              </w:rPr>
              <w:t>路由交换</w:t>
            </w:r>
          </w:p>
        </w:tc>
      </w:tr>
      <w:tr w14:paraId="6634D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vAlign w:val="center"/>
          </w:tcPr>
          <w:p w14:paraId="605A1932">
            <w:pPr>
              <w:pStyle w:val="30"/>
            </w:pPr>
            <w:r>
              <w:rPr>
                <w:rFonts w:hint="eastAsia"/>
              </w:rPr>
              <w:t>加密机（对大沽路到IDC两根线路提供加密服务，2台加密机）</w:t>
            </w:r>
          </w:p>
        </w:tc>
        <w:tc>
          <w:tcPr>
            <w:tcW w:w="0" w:type="auto"/>
            <w:noWrap/>
            <w:vAlign w:val="center"/>
          </w:tcPr>
          <w:p w14:paraId="7B858859">
            <w:pPr>
              <w:pStyle w:val="30"/>
            </w:pPr>
            <w:r>
              <w:rPr>
                <w:rFonts w:hint="eastAsia"/>
              </w:rPr>
              <w:t>接入层</w:t>
            </w:r>
          </w:p>
        </w:tc>
        <w:tc>
          <w:tcPr>
            <w:tcW w:w="0" w:type="auto"/>
            <w:noWrap/>
            <w:vAlign w:val="center"/>
          </w:tcPr>
          <w:p w14:paraId="4CCCC1D5">
            <w:pPr>
              <w:pStyle w:val="30"/>
            </w:pPr>
            <w:r>
              <w:rPr>
                <w:rFonts w:hint="eastAsia"/>
              </w:rPr>
              <w:t>通信加密</w:t>
            </w:r>
          </w:p>
        </w:tc>
      </w:tr>
      <w:tr w14:paraId="1FC53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0" w:type="auto"/>
            <w:vAlign w:val="center"/>
          </w:tcPr>
          <w:p w14:paraId="14955E81">
            <w:pPr>
              <w:pStyle w:val="30"/>
            </w:pPr>
            <w:r>
              <w:rPr>
                <w:rFonts w:hint="eastAsia"/>
              </w:rPr>
              <w:t>加密机（对宣传部到IDC一根线路提供加密密码</w:t>
            </w:r>
          </w:p>
          <w:p w14:paraId="41572F17">
            <w:pPr>
              <w:pStyle w:val="30"/>
            </w:pPr>
            <w:r>
              <w:rPr>
                <w:rFonts w:hint="eastAsia"/>
              </w:rPr>
              <w:t>服务，1台加密机，含10M线路）</w:t>
            </w:r>
          </w:p>
        </w:tc>
        <w:tc>
          <w:tcPr>
            <w:tcW w:w="0" w:type="auto"/>
            <w:noWrap/>
            <w:vAlign w:val="center"/>
          </w:tcPr>
          <w:p w14:paraId="48B64FFC">
            <w:pPr>
              <w:pStyle w:val="30"/>
            </w:pPr>
            <w:r>
              <w:rPr>
                <w:rFonts w:hint="eastAsia"/>
              </w:rPr>
              <w:t>接入层</w:t>
            </w:r>
          </w:p>
        </w:tc>
        <w:tc>
          <w:tcPr>
            <w:tcW w:w="0" w:type="auto"/>
            <w:noWrap/>
            <w:vAlign w:val="center"/>
          </w:tcPr>
          <w:p w14:paraId="15274D18">
            <w:pPr>
              <w:pStyle w:val="30"/>
            </w:pPr>
            <w:r>
              <w:rPr>
                <w:rFonts w:hint="eastAsia"/>
              </w:rPr>
              <w:t>通信加密</w:t>
            </w:r>
          </w:p>
        </w:tc>
      </w:tr>
    </w:tbl>
    <w:p w14:paraId="6CCE8E6A">
      <w:pPr>
        <w:ind w:firstLine="480"/>
      </w:pPr>
    </w:p>
    <w:p w14:paraId="4B3A5C9D">
      <w:pPr>
        <w:pStyle w:val="3"/>
        <w:numPr>
          <w:ilvl w:val="1"/>
          <w:numId w:val="0"/>
        </w:numPr>
        <w:tabs>
          <w:tab w:val="left" w:pos="420"/>
        </w:tabs>
      </w:pPr>
      <w:bookmarkStart w:id="329" w:name="_Toc15775"/>
      <w:r>
        <w:rPr>
          <w:rFonts w:hint="eastAsia" w:ascii="Times New Roman" w:hAnsi="Times New Roman" w:cs="宋体"/>
        </w:rPr>
        <w:t xml:space="preserve">6.18  </w:t>
      </w:r>
      <w:r>
        <w:rPr>
          <w:rFonts w:hint="eastAsia"/>
        </w:rPr>
        <w:t>成品软件</w:t>
      </w:r>
      <w:bookmarkEnd w:id="329"/>
    </w:p>
    <w:p w14:paraId="18FFC04A">
      <w:pPr>
        <w:pStyle w:val="4"/>
        <w:numPr>
          <w:ilvl w:val="2"/>
          <w:numId w:val="0"/>
        </w:numPr>
      </w:pPr>
      <w:bookmarkStart w:id="330" w:name="_Toc1121"/>
      <w:r>
        <w:rPr>
          <w:rFonts w:hint="eastAsia" w:ascii="Times New Roman" w:hAnsi="Times New Roman" w:cs="宋体"/>
        </w:rPr>
        <w:t xml:space="preserve">6.18.1  </w:t>
      </w:r>
      <w:r>
        <w:rPr>
          <w:rFonts w:hint="eastAsia"/>
        </w:rPr>
        <w:t>采购必要性</w:t>
      </w:r>
      <w:bookmarkEnd w:id="330"/>
    </w:p>
    <w:p w14:paraId="268094C7">
      <w:pPr>
        <w:pStyle w:val="5"/>
        <w:numPr>
          <w:ilvl w:val="3"/>
          <w:numId w:val="0"/>
        </w:numPr>
      </w:pPr>
      <w:r>
        <w:rPr>
          <w:rFonts w:hint="eastAsia" w:cs="宋体"/>
        </w:rPr>
        <w:t xml:space="preserve">6.18.1.1  </w:t>
      </w:r>
      <w:r>
        <w:rPr>
          <w:rFonts w:hint="eastAsia"/>
        </w:rPr>
        <w:t>数据上报软件</w:t>
      </w:r>
    </w:p>
    <w:p w14:paraId="2DD84B1E">
      <w:pPr>
        <w:ind w:firstLine="480"/>
        <w:rPr>
          <w:rFonts w:cs="Times New Roman"/>
        </w:rPr>
      </w:pPr>
      <w:r>
        <w:rPr>
          <w:rFonts w:cs="Times New Roman"/>
        </w:rPr>
        <w:t>2022年3月，国务院国资委办公厅下发了《关于开展国资监管统一数据采集交换平台信创环境改造迁移工作的通知》，要求采用基于信创环境建设数据报送通道，并需要按照国务院国资委数据共享中心的新的标准和要求打包数据。</w:t>
      </w:r>
    </w:p>
    <w:p w14:paraId="5DC699E9">
      <w:pPr>
        <w:pStyle w:val="5"/>
        <w:numPr>
          <w:ilvl w:val="3"/>
          <w:numId w:val="0"/>
        </w:numPr>
      </w:pPr>
      <w:r>
        <w:rPr>
          <w:rFonts w:hint="eastAsia" w:cs="宋体"/>
        </w:rPr>
        <w:t xml:space="preserve">6.18.1.2  </w:t>
      </w:r>
      <w:r>
        <w:rPr>
          <w:rFonts w:hint="eastAsia"/>
        </w:rPr>
        <w:t>干部人事档案管理信息系统</w:t>
      </w:r>
    </w:p>
    <w:p w14:paraId="270B5B95">
      <w:pPr>
        <w:ind w:firstLine="480"/>
      </w:pPr>
      <w:r>
        <w:rPr>
          <w:rFonts w:hint="eastAsia"/>
        </w:rPr>
        <w:t>党的十八大以来，中央明确提出从严管理干部人事档案，先后出台《关于进一步从严管理干部人事档案的通知》（中组发〔2014〕9号）、《2016-2020全国组织系统信息化工作规划》《干部人事档案数字化技术规范》（GB/T33870—2017）及《干部人事档案工作条例》等文件，要求各级组织人事部门推进档案数字化建设，建立安全、共享、高效的干部人事档案信息化管理体系。</w:t>
      </w:r>
    </w:p>
    <w:p w14:paraId="79C53818">
      <w:pPr>
        <w:ind w:firstLine="480"/>
      </w:pPr>
      <w:r>
        <w:rPr>
          <w:rFonts w:hint="eastAsia"/>
        </w:rPr>
        <w:t>本软件系统由中共中央组织部信息管理中心与北京航星永志科技有限公司联合研制，严格遵循国家标准和技术规范，旨在落实中央关于干部档案管理科学化、规范化的决策部署，筑牢技术防线，提升服务干部工作的能力。</w:t>
      </w:r>
    </w:p>
    <w:p w14:paraId="1E05F02D">
      <w:pPr>
        <w:ind w:firstLine="480"/>
      </w:pPr>
      <w:r>
        <w:rPr>
          <w:rFonts w:hint="eastAsia"/>
        </w:rPr>
        <w:t>1、提高干部人事档案信息化工作水平的需要</w:t>
      </w:r>
    </w:p>
    <w:p w14:paraId="64DBA0C6">
      <w:pPr>
        <w:ind w:firstLine="480"/>
      </w:pPr>
      <w:r>
        <w:rPr>
          <w:rFonts w:hint="eastAsia"/>
        </w:rPr>
        <w:t>近年来，中组部多次发文提到要大力推进干部人事档案数字化建设，不断扩大数字档案覆盖面，建立干部人事档案信息库并筑牢防止档案涂改造假的技术防线。干部人事档案数字化是创新干部档案工作手段的重要途径，建立干部人事档案管理系统是对干部考核体系、干部人事档案制度的改革，是提高党的建设和组织工作科学化水平的重要手段，也是今后一段时间干部人事档案工作的重要任务。</w:t>
      </w:r>
    </w:p>
    <w:p w14:paraId="58B3AF22">
      <w:pPr>
        <w:ind w:firstLine="480"/>
      </w:pPr>
      <w:r>
        <w:rPr>
          <w:rFonts w:hint="eastAsia"/>
        </w:rPr>
        <w:t>2、确保干部人事档案信息准确可靠的重要保障</w:t>
      </w:r>
    </w:p>
    <w:p w14:paraId="00529814">
      <w:pPr>
        <w:ind w:firstLine="480"/>
      </w:pPr>
      <w:r>
        <w:rPr>
          <w:rFonts w:hint="eastAsia"/>
        </w:rPr>
        <w:t>个人接触纸质档案，易导致涂改档案内容、伪造档案材料等情况发生，近年来，在干部人事档案审核工作中发现，仍有个别档案存在涂改档案内容、伪造档案材料的现象，严重影响了干部人事档案的公信力。数字化档案采用国密算法进行图像加密锁定等技术手段，能够有效遏制涂改造假，确保档案信息准确可靠。</w:t>
      </w:r>
    </w:p>
    <w:p w14:paraId="7BA0D9E1">
      <w:pPr>
        <w:ind w:firstLine="480"/>
      </w:pPr>
      <w:r>
        <w:rPr>
          <w:rFonts w:hint="eastAsia"/>
        </w:rPr>
        <w:t>3、提高干部人事档案工作质量和效率的重要手段</w:t>
      </w:r>
    </w:p>
    <w:p w14:paraId="64D389CB">
      <w:pPr>
        <w:ind w:firstLine="480"/>
      </w:pPr>
      <w:r>
        <w:rPr>
          <w:rFonts w:hint="eastAsia"/>
        </w:rPr>
        <w:t>干部人事档案数字化后，能够通过计算机实现干部人事档案的有效采集、档案接收转递、材料收集归档、日常查询、统计分析，从而大大提高干部人事档案管理工作的质量和效率。</w:t>
      </w:r>
    </w:p>
    <w:p w14:paraId="225A1F1E">
      <w:pPr>
        <w:ind w:firstLine="480"/>
      </w:pPr>
      <w:r>
        <w:rPr>
          <w:rFonts w:hint="eastAsia"/>
        </w:rPr>
        <w:t>4、加强纸质干部人事档案保管保护的重要举措</w:t>
      </w:r>
    </w:p>
    <w:p w14:paraId="76688ABA">
      <w:pPr>
        <w:ind w:firstLine="480"/>
      </w:pPr>
      <w:r>
        <w:rPr>
          <w:rFonts w:hint="eastAsia"/>
        </w:rPr>
        <w:t>干部人事档案是党和国家的宝贵史料，是干部人事工作的重要基础。干部人事档案数字化后，可以减少甚至不用查借阅纸质干部人事档案，对干部人事档案是最好的保护。同时，干部数字档案保存和信息传输的便捷性也为今后异地备份打下了坚实的基础。</w:t>
      </w:r>
    </w:p>
    <w:p w14:paraId="239EF0B1">
      <w:pPr>
        <w:ind w:firstLine="480"/>
      </w:pPr>
      <w:r>
        <w:rPr>
          <w:rFonts w:hint="eastAsia"/>
        </w:rPr>
        <w:t>5、提升干部资源管理能力的助推器</w:t>
      </w:r>
    </w:p>
    <w:p w14:paraId="2384782A">
      <w:pPr>
        <w:ind w:firstLine="480"/>
      </w:pPr>
      <w:r>
        <w:rPr>
          <w:rFonts w:hint="eastAsia"/>
        </w:rPr>
        <w:t>干部人事档案是党和国家的重要执政资源，选好用好干部，提升干部的人力资本，是我国人事管理工作的重点任务。在高新技术飞速发展和人才稀缺的当下，建立干部人事档案信息化管理模式，充分运用数字技术、网络技术这些新的生产力，最大限度地发挥其选拔任用领导干部的依据作用，利用高效率的信息化手段对干部人才进行管理、评估、考核、分析，从而更加科学合理地使用、培养、监督、激励干部，为组织工作服务。</w:t>
      </w:r>
    </w:p>
    <w:p w14:paraId="2C02B023">
      <w:pPr>
        <w:ind w:firstLine="480"/>
      </w:pPr>
      <w:r>
        <w:rPr>
          <w:rFonts w:hint="eastAsia"/>
        </w:rPr>
        <w:t>6、档案信息资源综合开发利用的重要基础</w:t>
      </w:r>
    </w:p>
    <w:p w14:paraId="7E2BF020">
      <w:pPr>
        <w:ind w:firstLine="480"/>
      </w:pPr>
      <w:r>
        <w:rPr>
          <w:rFonts w:hint="eastAsia"/>
        </w:rPr>
        <w:t>随着干部人事制度改革的深入和经济社会的不断发展，对干部人事档案的利用方式和档案信息资源的开发利用需求也提出了更高要求。通过人事档案数字化，逐步建立人事档案数字档案信息库，对档案信息进行综合分析和深度挖掘，不断改进和创新利用方式，使人事档案更加可用、好用，可以更好地发挥人事档案服务干部工作的信息资源库作用，实现人事档案工作从简单管理型服务向研究开发型服务转变。</w:t>
      </w:r>
    </w:p>
    <w:p w14:paraId="76A7EB6A">
      <w:pPr>
        <w:pStyle w:val="4"/>
        <w:numPr>
          <w:ilvl w:val="2"/>
          <w:numId w:val="0"/>
        </w:numPr>
      </w:pPr>
      <w:bookmarkStart w:id="331" w:name="_Toc16924"/>
      <w:r>
        <w:rPr>
          <w:rFonts w:hint="eastAsia" w:ascii="Times New Roman" w:hAnsi="Times New Roman" w:cs="宋体"/>
        </w:rPr>
        <w:t xml:space="preserve">6.18.2  </w:t>
      </w:r>
      <w:r>
        <w:rPr>
          <w:rFonts w:hint="eastAsia"/>
        </w:rPr>
        <w:t>采购需求</w:t>
      </w:r>
      <w:bookmarkEnd w:id="331"/>
    </w:p>
    <w:p w14:paraId="22FF4203">
      <w:pPr>
        <w:pStyle w:val="5"/>
        <w:numPr>
          <w:ilvl w:val="3"/>
          <w:numId w:val="0"/>
        </w:numPr>
      </w:pPr>
      <w:r>
        <w:rPr>
          <w:rFonts w:hint="eastAsia" w:cs="宋体"/>
        </w:rPr>
        <w:t xml:space="preserve">6.18.2.1  </w:t>
      </w:r>
      <w:r>
        <w:rPr>
          <w:rFonts w:hint="eastAsia"/>
        </w:rPr>
        <w:t>数据上报软件</w:t>
      </w:r>
    </w:p>
    <w:p w14:paraId="35943459">
      <w:pPr>
        <w:ind w:firstLine="480"/>
        <w:rPr>
          <w:rFonts w:cs="Times New Roman"/>
        </w:rPr>
      </w:pPr>
      <w:r>
        <w:rPr>
          <w:rFonts w:cs="Times New Roman"/>
        </w:rPr>
        <w:t>根据数据上报的要求，采购的成品软件需要满足如下功能：</w:t>
      </w:r>
    </w:p>
    <w:p w14:paraId="11A90A35">
      <w:pPr>
        <w:ind w:firstLine="480"/>
        <w:rPr>
          <w:rFonts w:cs="Times New Roman"/>
        </w:rPr>
      </w:pPr>
      <w:r>
        <w:rPr>
          <w:rFonts w:cs="Times New Roman"/>
        </w:rPr>
        <w:t>1、开发国务院国资委数据上报系统，满足委内处室数据上报国务院国资委的需要。</w:t>
      </w:r>
    </w:p>
    <w:p w14:paraId="1CF95EDC">
      <w:pPr>
        <w:ind w:firstLine="480"/>
        <w:rPr>
          <w:rFonts w:cs="Times New Roman"/>
        </w:rPr>
      </w:pPr>
      <w:r>
        <w:rPr>
          <w:rFonts w:cs="Times New Roman"/>
        </w:rPr>
        <w:t>2、国务院国资委数据上报系统须满足国务院国资委信创要求，并根据国务院国资委要求的变化，提供软件更新服务。</w:t>
      </w:r>
    </w:p>
    <w:p w14:paraId="25B8DBF7">
      <w:pPr>
        <w:ind w:firstLine="480"/>
        <w:rPr>
          <w:rFonts w:cs="Times New Roman"/>
        </w:rPr>
      </w:pPr>
      <w:r>
        <w:rPr>
          <w:rFonts w:cs="Times New Roman"/>
        </w:rPr>
        <w:t>3、国务院国资委数据上报系统安装、网络调试、国务院国资委对接、客户培训；满足上海市国资委国企改革数据报送线上对接的需求；协助完成国务院国资委部署在上海市国资委的前置机信创改造工作。</w:t>
      </w:r>
    </w:p>
    <w:p w14:paraId="3FDB557E">
      <w:pPr>
        <w:pStyle w:val="5"/>
        <w:numPr>
          <w:ilvl w:val="3"/>
          <w:numId w:val="0"/>
        </w:numPr>
      </w:pPr>
      <w:r>
        <w:rPr>
          <w:rFonts w:hint="eastAsia" w:cs="宋体"/>
        </w:rPr>
        <w:t xml:space="preserve">6.18.2.2  </w:t>
      </w:r>
      <w:r>
        <w:rPr>
          <w:rFonts w:hint="eastAsia"/>
        </w:rPr>
        <w:t>干部人事档案管理信息系统</w:t>
      </w:r>
    </w:p>
    <w:p w14:paraId="5C6B968B">
      <w:pPr>
        <w:ind w:firstLine="480"/>
        <w:rPr>
          <w:rFonts w:cs="Times New Roman"/>
        </w:rPr>
      </w:pPr>
      <w:r>
        <w:rPr>
          <w:rFonts w:hint="eastAsia" w:cs="Times New Roman"/>
        </w:rPr>
        <w:t>1、干部人事档案采集业务需求分析</w:t>
      </w:r>
    </w:p>
    <w:p w14:paraId="267B2F2F">
      <w:pPr>
        <w:ind w:firstLine="480"/>
        <w:rPr>
          <w:rFonts w:cs="Times New Roman"/>
        </w:rPr>
      </w:pPr>
      <w:r>
        <w:rPr>
          <w:rFonts w:hint="eastAsia" w:cs="Times New Roman"/>
        </w:rPr>
        <w:t>干部人事档案采集需要按照中共中央组织部制定的《干部人事档案数字化技术规范》的要求，将干部人事档案从纸质档案转化为数字档案，采集过程需包含档案整理查缺、目录录入、档案扫描、图像处理、高清处理、目录打印等基本采集流程，通过离线数据包可进行数字档案的转递和上报，档案接收单位也可以将离线数据包导入到系统中。</w:t>
      </w:r>
    </w:p>
    <w:p w14:paraId="5ECDEC00">
      <w:pPr>
        <w:ind w:firstLine="480"/>
        <w:rPr>
          <w:rFonts w:cs="Times New Roman"/>
        </w:rPr>
      </w:pPr>
      <w:r>
        <w:rPr>
          <w:rFonts w:hint="eastAsia" w:cs="Times New Roman"/>
        </w:rPr>
        <w:t>2、干部人事档案管理业务需求分析</w:t>
      </w:r>
    </w:p>
    <w:p w14:paraId="1CE3923F">
      <w:pPr>
        <w:ind w:firstLine="480"/>
        <w:rPr>
          <w:rFonts w:cs="Times New Roman"/>
        </w:rPr>
      </w:pPr>
      <w:r>
        <w:rPr>
          <w:rFonts w:hint="eastAsia" w:cs="Times New Roman"/>
        </w:rPr>
        <w:t>在干部人事档案日常管理中，需要对人员的三龄两历、所属机构、人员类别、任免表、职务变动等信息进行维护。管档人员可以在线对干部人员的调动、兼职、职务排序进行管理，通过系统实现纸质档案和电子档案的转递、接收、审核、入库、回执，档案接收时可以导入数字档案离线包，在档案转递中可以打包数字档案离线包。通过系统系统实现档案散材料的转递、接收、查询统计、扫描、上传和归档等业务。通过系统可进行信息发布、反馈档案信息中的错误，在线下载常用的表格下载等。</w:t>
      </w:r>
    </w:p>
    <w:p w14:paraId="616E30FC">
      <w:pPr>
        <w:ind w:firstLine="480"/>
        <w:rPr>
          <w:rFonts w:cs="Times New Roman"/>
        </w:rPr>
      </w:pPr>
      <w:r>
        <w:rPr>
          <w:rFonts w:hint="eastAsia" w:cs="Times New Roman"/>
        </w:rPr>
        <w:t>3、干部人事档案利用业务需求分析</w:t>
      </w:r>
    </w:p>
    <w:p w14:paraId="5B5A12EE">
      <w:pPr>
        <w:ind w:firstLine="480"/>
        <w:rPr>
          <w:rFonts w:cs="Times New Roman"/>
        </w:rPr>
      </w:pPr>
      <w:r>
        <w:rPr>
          <w:rFonts w:hint="eastAsia" w:cs="Times New Roman"/>
        </w:rPr>
        <w:t>通过系统实现纸质档案和数字档案的查借阅服务，数字档案的查询权限要求等同或高于纸质档案。为满足档案查借阅的业务需求，需划分查角色：不同角色具备不同功能，一般人员只有申请权限，并且经审批授权之后方可查阅。管档人员可以查看权限范围内的档案，并且可以审批查档申请；领导是可以查阅权限范围内的干部人事档案。在权限范围内，可直接查看和打印档案，管档人员可以制作档案副本，可以查阅和打印日志。</w:t>
      </w:r>
    </w:p>
    <w:p w14:paraId="29951711">
      <w:pPr>
        <w:ind w:firstLine="480"/>
        <w:rPr>
          <w:rFonts w:cs="Times New Roman"/>
        </w:rPr>
      </w:pPr>
      <w:r>
        <w:rPr>
          <w:rFonts w:hint="eastAsia" w:cs="Times New Roman"/>
        </w:rPr>
        <w:t>4、系统配置需求</w:t>
      </w:r>
    </w:p>
    <w:p w14:paraId="57A2C283">
      <w:pPr>
        <w:ind w:firstLine="480"/>
        <w:rPr>
          <w:rFonts w:cs="Times New Roman"/>
        </w:rPr>
      </w:pPr>
      <w:r>
        <w:rPr>
          <w:rFonts w:hint="eastAsia" w:cs="Times New Roman"/>
        </w:rPr>
        <w:t>系统配置中需要对用户权限及常用参数进行配置。用户权限中需要实现根据角色进行功能权限和数据权限的分配，满足系统用户权限的灵活定义。需考虑常用的参数进行灵活配置，如管档单位维护、数据代码管理、数据字典维护、档案材料类别维护和彩带管理等，提高系统的灵活性。</w:t>
      </w:r>
    </w:p>
    <w:p w14:paraId="1A0D058B">
      <w:pPr>
        <w:ind w:firstLine="480"/>
        <w:rPr>
          <w:rFonts w:cs="Times New Roman"/>
        </w:rPr>
      </w:pPr>
      <w:r>
        <w:rPr>
          <w:rFonts w:hint="eastAsia" w:cs="Times New Roman"/>
        </w:rPr>
        <w:t>5、系统安全需求</w:t>
      </w:r>
    </w:p>
    <w:p w14:paraId="009A52D5">
      <w:pPr>
        <w:ind w:firstLine="480"/>
        <w:rPr>
          <w:rFonts w:cs="Times New Roman"/>
        </w:rPr>
      </w:pPr>
      <w:r>
        <w:rPr>
          <w:rFonts w:hint="eastAsia" w:cs="Times New Roman"/>
        </w:rPr>
        <w:t>系统需要满足国密加密算法加密传输及加密存储。系统采用最小授权原则，用户可根据授权查看数字档案的任意区域。系统需要具有对扫描的数据进行完整性校验，对图像的数量进行校验。</w:t>
      </w:r>
    </w:p>
    <w:p w14:paraId="3B6864BC">
      <w:pPr>
        <w:pStyle w:val="4"/>
        <w:numPr>
          <w:ilvl w:val="2"/>
          <w:numId w:val="0"/>
        </w:numPr>
      </w:pPr>
      <w:bookmarkStart w:id="332" w:name="_Toc23898"/>
      <w:r>
        <w:rPr>
          <w:rFonts w:hint="eastAsia" w:ascii="Times New Roman" w:hAnsi="Times New Roman" w:cs="宋体"/>
        </w:rPr>
        <w:t xml:space="preserve">6.18.3  </w:t>
      </w:r>
      <w:r>
        <w:rPr>
          <w:rFonts w:hint="eastAsia"/>
        </w:rPr>
        <w:t>功能分析</w:t>
      </w:r>
      <w:bookmarkEnd w:id="332"/>
    </w:p>
    <w:p w14:paraId="2EED5259">
      <w:pPr>
        <w:pStyle w:val="5"/>
        <w:numPr>
          <w:ilvl w:val="3"/>
          <w:numId w:val="0"/>
        </w:numPr>
      </w:pPr>
      <w:r>
        <w:rPr>
          <w:rFonts w:hint="eastAsia" w:cs="宋体"/>
        </w:rPr>
        <w:t xml:space="preserve">6.18.3.1  </w:t>
      </w:r>
      <w:r>
        <w:rPr>
          <w:rFonts w:hint="eastAsia"/>
        </w:rPr>
        <w:t>数据上报流程</w:t>
      </w:r>
    </w:p>
    <w:p w14:paraId="617CDB4D">
      <w:pPr>
        <w:pStyle w:val="25"/>
      </w:pPr>
      <w:r>
        <w:drawing>
          <wp:inline distT="0" distB="0" distL="0" distR="0">
            <wp:extent cx="5182235" cy="4509135"/>
            <wp:effectExtent l="0" t="0" r="8890" b="5715"/>
            <wp:docPr id="1362" name="图片 1"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 name="图片 1" descr="日程表&#10;&#10;描述已自动生成"/>
                    <pic:cNvPicPr>
                      <a:picLocks noChangeAspect="1" noChangeArrowheads="1"/>
                    </pic:cNvPicPr>
                  </pic:nvPicPr>
                  <pic:blipFill>
                    <a:blip r:embed="rId487">
                      <a:extLst>
                        <a:ext uri="{28A0092B-C50C-407E-A947-70E740481C1C}">
                          <a14:useLocalDpi xmlns:a14="http://schemas.microsoft.com/office/drawing/2010/main" val="0"/>
                        </a:ext>
                      </a:extLst>
                    </a:blip>
                    <a:srcRect t="3433"/>
                    <a:stretch>
                      <a:fillRect/>
                    </a:stretch>
                  </pic:blipFill>
                  <pic:spPr>
                    <a:xfrm>
                      <a:off x="0" y="0"/>
                      <a:ext cx="5182235" cy="4509135"/>
                    </a:xfrm>
                    <a:prstGeom prst="rect">
                      <a:avLst/>
                    </a:prstGeom>
                    <a:noFill/>
                    <a:ln>
                      <a:noFill/>
                    </a:ln>
                  </pic:spPr>
                </pic:pic>
              </a:graphicData>
            </a:graphic>
          </wp:inline>
        </w:drawing>
      </w:r>
    </w:p>
    <w:p w14:paraId="0DF5F0F1">
      <w:pPr>
        <w:pStyle w:val="21"/>
        <w:numPr>
          <w:ilvl w:val="7"/>
          <w:numId w:val="0"/>
        </w:numPr>
        <w:rPr>
          <w:rFonts w:hint="default"/>
        </w:rPr>
      </w:pPr>
      <w:r>
        <w:rPr>
          <w:rFonts w:ascii="宋体" w:hAnsi="宋体" w:cs="宋体"/>
        </w:rPr>
        <w:t xml:space="preserve">图6.96  </w:t>
      </w:r>
      <w:r>
        <w:t>共享交换流程图</w:t>
      </w:r>
    </w:p>
    <w:p w14:paraId="2F290A78">
      <w:pPr>
        <w:ind w:firstLine="480"/>
        <w:rPr>
          <w:rFonts w:cs="Times New Roman"/>
        </w:rPr>
      </w:pPr>
      <w:r>
        <w:rPr>
          <w:rFonts w:cs="Times New Roman"/>
        </w:rPr>
        <w:t>系统通过共享交换平台，对接国务院国资委前置机，获取国务院国资委下发的DB文件（指标规范文件）后，下发给上海市国资委。上海市国资委基于DB文件管理解析获得国务院下发的数据指标要求，并基于指标要求，指派数据填报任务（落实到具体科室/企业）。然后，上海市国资委各科室及下属一级企业，基于系统生成的填报任务，定期完成任务分派（落实到具体填报人员）、数据填报、数据审核等一系列工作后，系统自动完成数据加密，生成上报文件，通过共享交换平台上传至国务院国资委前置节点。最终实现与国务院国资委系统的数据对接要求。</w:t>
      </w:r>
    </w:p>
    <w:p w14:paraId="54836AEB">
      <w:pPr>
        <w:pStyle w:val="5"/>
        <w:numPr>
          <w:ilvl w:val="3"/>
          <w:numId w:val="0"/>
        </w:numPr>
      </w:pPr>
      <w:r>
        <w:rPr>
          <w:rFonts w:hint="eastAsia" w:cs="宋体"/>
        </w:rPr>
        <w:t xml:space="preserve">6.18.3.2  </w:t>
      </w:r>
      <w:r>
        <w:rPr>
          <w:rFonts w:hint="eastAsia"/>
        </w:rPr>
        <w:t>干部人事档案管理信息系统</w:t>
      </w:r>
    </w:p>
    <w:tbl>
      <w:tblPr>
        <w:tblStyle w:val="3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3"/>
        <w:gridCol w:w="1928"/>
        <w:gridCol w:w="5531"/>
      </w:tblGrid>
      <w:tr w14:paraId="3F29F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4" w:type="pct"/>
            <w:vAlign w:val="center"/>
          </w:tcPr>
          <w:p w14:paraId="50A9A498">
            <w:pPr>
              <w:pStyle w:val="30"/>
            </w:pPr>
            <w:r>
              <w:t>主业务</w:t>
            </w:r>
          </w:p>
        </w:tc>
        <w:tc>
          <w:tcPr>
            <w:tcW w:w="1131" w:type="pct"/>
            <w:vAlign w:val="center"/>
          </w:tcPr>
          <w:p w14:paraId="171C324A">
            <w:pPr>
              <w:pStyle w:val="30"/>
            </w:pPr>
            <w:r>
              <w:t>子业务</w:t>
            </w:r>
          </w:p>
        </w:tc>
        <w:tc>
          <w:tcPr>
            <w:tcW w:w="3243" w:type="pct"/>
            <w:vAlign w:val="center"/>
          </w:tcPr>
          <w:p w14:paraId="2FC1F6E8">
            <w:pPr>
              <w:pStyle w:val="30"/>
            </w:pPr>
            <w:r>
              <w:t>业务描述</w:t>
            </w:r>
          </w:p>
        </w:tc>
      </w:tr>
      <w:tr w14:paraId="73D5884A">
        <w:tblPrEx>
          <w:tblCellMar>
            <w:top w:w="0" w:type="dxa"/>
            <w:left w:w="108" w:type="dxa"/>
            <w:bottom w:w="0" w:type="dxa"/>
            <w:right w:w="108" w:type="dxa"/>
          </w:tblCellMar>
        </w:tblPrEx>
        <w:trPr>
          <w:trHeight w:val="610" w:hRule="atLeast"/>
          <w:jc w:val="center"/>
        </w:trPr>
        <w:tc>
          <w:tcPr>
            <w:tcW w:w="5000" w:type="pct"/>
            <w:gridSpan w:val="3"/>
            <w:vAlign w:val="center"/>
          </w:tcPr>
          <w:p w14:paraId="48836564">
            <w:pPr>
              <w:pStyle w:val="30"/>
            </w:pPr>
            <w:r>
              <w:t>干部人事档案采集业务</w:t>
            </w:r>
          </w:p>
        </w:tc>
      </w:tr>
      <w:tr w14:paraId="6F9CFE3A">
        <w:tblPrEx>
          <w:tblCellMar>
            <w:top w:w="0" w:type="dxa"/>
            <w:left w:w="108" w:type="dxa"/>
            <w:bottom w:w="0" w:type="dxa"/>
            <w:right w:w="108" w:type="dxa"/>
          </w:tblCellMar>
        </w:tblPrEx>
        <w:trPr>
          <w:trHeight w:val="379" w:hRule="atLeast"/>
          <w:jc w:val="center"/>
        </w:trPr>
        <w:tc>
          <w:tcPr>
            <w:tcW w:w="624" w:type="pct"/>
            <w:vMerge w:val="restart"/>
            <w:vAlign w:val="center"/>
          </w:tcPr>
          <w:p w14:paraId="61DA6C5A">
            <w:pPr>
              <w:pStyle w:val="30"/>
            </w:pPr>
            <w:r>
              <w:t>数字档案采集</w:t>
            </w:r>
          </w:p>
        </w:tc>
        <w:tc>
          <w:tcPr>
            <w:tcW w:w="1131" w:type="pct"/>
            <w:vAlign w:val="center"/>
          </w:tcPr>
          <w:p w14:paraId="137BA113">
            <w:pPr>
              <w:pStyle w:val="30"/>
            </w:pPr>
            <w:r>
              <w:t>基本信息采集</w:t>
            </w:r>
          </w:p>
        </w:tc>
        <w:tc>
          <w:tcPr>
            <w:tcW w:w="3243" w:type="pct"/>
            <w:vAlign w:val="center"/>
          </w:tcPr>
          <w:p w14:paraId="08DF0A5B">
            <w:pPr>
              <w:pStyle w:val="30"/>
            </w:pPr>
            <w:r>
              <w:t>新建干部人员基本信息</w:t>
            </w:r>
          </w:p>
        </w:tc>
      </w:tr>
      <w:tr w14:paraId="6969F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624" w:type="pct"/>
            <w:vMerge w:val="continue"/>
            <w:vAlign w:val="center"/>
          </w:tcPr>
          <w:p w14:paraId="74D1E79C">
            <w:pPr>
              <w:pStyle w:val="30"/>
            </w:pPr>
          </w:p>
        </w:tc>
        <w:tc>
          <w:tcPr>
            <w:tcW w:w="1131" w:type="pct"/>
            <w:vAlign w:val="center"/>
          </w:tcPr>
          <w:p w14:paraId="33AF4548">
            <w:pPr>
              <w:pStyle w:val="30"/>
            </w:pPr>
            <w:r>
              <w:t>目录信息采集</w:t>
            </w:r>
          </w:p>
        </w:tc>
        <w:tc>
          <w:tcPr>
            <w:tcW w:w="3243" w:type="pct"/>
            <w:vAlign w:val="center"/>
          </w:tcPr>
          <w:p w14:paraId="6601AD80">
            <w:pPr>
              <w:pStyle w:val="30"/>
            </w:pPr>
            <w:r>
              <w:t>录入目录信息，可实现快速录入，可针对档案目录、档案脊背、姓名签进行打印，档案扫描件打印</w:t>
            </w:r>
          </w:p>
        </w:tc>
      </w:tr>
      <w:tr w14:paraId="0A3BA671">
        <w:tblPrEx>
          <w:tblCellMar>
            <w:top w:w="0" w:type="dxa"/>
            <w:left w:w="108" w:type="dxa"/>
            <w:bottom w:w="0" w:type="dxa"/>
            <w:right w:w="108" w:type="dxa"/>
          </w:tblCellMar>
        </w:tblPrEx>
        <w:trPr>
          <w:trHeight w:val="379" w:hRule="atLeast"/>
          <w:jc w:val="center"/>
        </w:trPr>
        <w:tc>
          <w:tcPr>
            <w:tcW w:w="624" w:type="pct"/>
            <w:vMerge w:val="continue"/>
            <w:vAlign w:val="center"/>
          </w:tcPr>
          <w:p w14:paraId="218B8F06">
            <w:pPr>
              <w:pStyle w:val="30"/>
            </w:pPr>
          </w:p>
        </w:tc>
        <w:tc>
          <w:tcPr>
            <w:tcW w:w="1131" w:type="pct"/>
            <w:vAlign w:val="center"/>
          </w:tcPr>
          <w:p w14:paraId="01FAA84F">
            <w:pPr>
              <w:pStyle w:val="30"/>
            </w:pPr>
            <w:r>
              <w:t>纸质档案扫描</w:t>
            </w:r>
          </w:p>
        </w:tc>
        <w:tc>
          <w:tcPr>
            <w:tcW w:w="3243" w:type="pct"/>
            <w:vAlign w:val="center"/>
          </w:tcPr>
          <w:p w14:paraId="08178AFC">
            <w:pPr>
              <w:pStyle w:val="30"/>
            </w:pPr>
            <w:r>
              <w:t>纸质档案扫描，设置扫描仪，并将扫描后的数字档案上传至系统</w:t>
            </w:r>
          </w:p>
        </w:tc>
      </w:tr>
      <w:tr w14:paraId="6FDF3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624" w:type="pct"/>
            <w:vMerge w:val="continue"/>
            <w:vAlign w:val="center"/>
          </w:tcPr>
          <w:p w14:paraId="2D6CECB3">
            <w:pPr>
              <w:pStyle w:val="30"/>
            </w:pPr>
          </w:p>
        </w:tc>
        <w:tc>
          <w:tcPr>
            <w:tcW w:w="1131" w:type="pct"/>
            <w:vAlign w:val="center"/>
          </w:tcPr>
          <w:p w14:paraId="46C14754">
            <w:pPr>
              <w:pStyle w:val="30"/>
            </w:pPr>
            <w:r>
              <w:t>图像处理</w:t>
            </w:r>
          </w:p>
        </w:tc>
        <w:tc>
          <w:tcPr>
            <w:tcW w:w="3243" w:type="pct"/>
            <w:vAlign w:val="center"/>
          </w:tcPr>
          <w:p w14:paraId="7FDA2C37">
            <w:pPr>
              <w:pStyle w:val="30"/>
            </w:pPr>
            <w:r>
              <w:t>处理数字档案，实现纠偏，切边，扣取照片等功能</w:t>
            </w:r>
          </w:p>
        </w:tc>
      </w:tr>
      <w:tr w14:paraId="3E6B5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624" w:type="pct"/>
            <w:vMerge w:val="continue"/>
            <w:vAlign w:val="center"/>
          </w:tcPr>
          <w:p w14:paraId="6254C868">
            <w:pPr>
              <w:pStyle w:val="30"/>
            </w:pPr>
          </w:p>
        </w:tc>
        <w:tc>
          <w:tcPr>
            <w:tcW w:w="1131" w:type="pct"/>
            <w:vAlign w:val="center"/>
          </w:tcPr>
          <w:p w14:paraId="6999337E">
            <w:pPr>
              <w:pStyle w:val="30"/>
            </w:pPr>
            <w:r>
              <w:t>图像优化处理</w:t>
            </w:r>
          </w:p>
        </w:tc>
        <w:tc>
          <w:tcPr>
            <w:tcW w:w="3243" w:type="pct"/>
            <w:vAlign w:val="center"/>
          </w:tcPr>
          <w:p w14:paraId="35595053">
            <w:pPr>
              <w:pStyle w:val="30"/>
            </w:pPr>
            <w:r>
              <w:t>处理数字档案，实现优化、纠偏，切边，扣取照片等功能，生成优化版本的图像</w:t>
            </w:r>
          </w:p>
        </w:tc>
      </w:tr>
      <w:tr w14:paraId="32B9C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624" w:type="pct"/>
            <w:vMerge w:val="continue"/>
            <w:vAlign w:val="center"/>
          </w:tcPr>
          <w:p w14:paraId="37907523">
            <w:pPr>
              <w:pStyle w:val="30"/>
            </w:pPr>
          </w:p>
        </w:tc>
        <w:tc>
          <w:tcPr>
            <w:tcW w:w="1131" w:type="pct"/>
            <w:vAlign w:val="center"/>
          </w:tcPr>
          <w:p w14:paraId="3BEA85C6">
            <w:pPr>
              <w:pStyle w:val="30"/>
            </w:pPr>
            <w:r>
              <w:t>数字档案浏览</w:t>
            </w:r>
          </w:p>
        </w:tc>
        <w:tc>
          <w:tcPr>
            <w:tcW w:w="3243" w:type="pct"/>
            <w:vAlign w:val="center"/>
          </w:tcPr>
          <w:p w14:paraId="2F1AD067">
            <w:pPr>
              <w:pStyle w:val="30"/>
            </w:pPr>
            <w:r>
              <w:t>整卷浏览干部人员的数字档案</w:t>
            </w:r>
          </w:p>
        </w:tc>
      </w:tr>
      <w:tr w14:paraId="23DF3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624" w:type="pct"/>
            <w:vMerge w:val="continue"/>
            <w:vAlign w:val="center"/>
          </w:tcPr>
          <w:p w14:paraId="1B1075D9">
            <w:pPr>
              <w:pStyle w:val="30"/>
            </w:pPr>
          </w:p>
        </w:tc>
        <w:tc>
          <w:tcPr>
            <w:tcW w:w="1131" w:type="pct"/>
            <w:vAlign w:val="center"/>
          </w:tcPr>
          <w:p w14:paraId="6185B436">
            <w:pPr>
              <w:pStyle w:val="30"/>
            </w:pPr>
            <w:r>
              <w:t>档案数据管理</w:t>
            </w:r>
          </w:p>
        </w:tc>
        <w:tc>
          <w:tcPr>
            <w:tcW w:w="3243" w:type="pct"/>
            <w:vAlign w:val="center"/>
          </w:tcPr>
          <w:p w14:paraId="615F662A">
            <w:pPr>
              <w:pStyle w:val="30"/>
            </w:pPr>
            <w:r>
              <w:t>可根据新的GB/T 33870的标准进行数据导入和导出</w:t>
            </w:r>
          </w:p>
        </w:tc>
      </w:tr>
      <w:tr w14:paraId="60FA4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624" w:type="pct"/>
            <w:vMerge w:val="continue"/>
            <w:vAlign w:val="center"/>
          </w:tcPr>
          <w:p w14:paraId="4667445B">
            <w:pPr>
              <w:pStyle w:val="30"/>
            </w:pPr>
          </w:p>
        </w:tc>
        <w:tc>
          <w:tcPr>
            <w:tcW w:w="1131" w:type="pct"/>
            <w:vAlign w:val="center"/>
          </w:tcPr>
          <w:p w14:paraId="02B62C1B">
            <w:pPr>
              <w:pStyle w:val="30"/>
            </w:pPr>
            <w:r>
              <w:t>参数设置</w:t>
            </w:r>
          </w:p>
        </w:tc>
        <w:tc>
          <w:tcPr>
            <w:tcW w:w="3243" w:type="pct"/>
            <w:vAlign w:val="center"/>
          </w:tcPr>
          <w:p w14:paraId="21C6C181">
            <w:pPr>
              <w:pStyle w:val="30"/>
            </w:pPr>
            <w:r>
              <w:t>对档案扫描时进行参数设置</w:t>
            </w:r>
          </w:p>
        </w:tc>
      </w:tr>
      <w:tr w14:paraId="1FBB6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5000" w:type="pct"/>
            <w:gridSpan w:val="3"/>
            <w:vAlign w:val="center"/>
          </w:tcPr>
          <w:p w14:paraId="7C6DEA1D">
            <w:pPr>
              <w:pStyle w:val="30"/>
            </w:pPr>
            <w:r>
              <w:t>干部人事档案管理业务</w:t>
            </w:r>
          </w:p>
        </w:tc>
      </w:tr>
      <w:tr w14:paraId="77DEB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624" w:type="pct"/>
            <w:vMerge w:val="restart"/>
            <w:vAlign w:val="center"/>
          </w:tcPr>
          <w:p w14:paraId="73246481">
            <w:pPr>
              <w:pStyle w:val="30"/>
            </w:pPr>
            <w:r>
              <w:t>干部人员管理</w:t>
            </w:r>
          </w:p>
        </w:tc>
        <w:tc>
          <w:tcPr>
            <w:tcW w:w="1131" w:type="pct"/>
            <w:vAlign w:val="center"/>
          </w:tcPr>
          <w:p w14:paraId="563092D0">
            <w:pPr>
              <w:pStyle w:val="30"/>
            </w:pPr>
            <w:r>
              <w:t>干部基本信息</w:t>
            </w:r>
          </w:p>
        </w:tc>
        <w:tc>
          <w:tcPr>
            <w:tcW w:w="3243" w:type="pct"/>
            <w:vAlign w:val="center"/>
          </w:tcPr>
          <w:p w14:paraId="207D0969">
            <w:pPr>
              <w:pStyle w:val="30"/>
            </w:pPr>
            <w:r>
              <w:t>对干部信息进行管理,包括人员基本信息项、档案信息项、职务调动信息项、学历学位信息项、奖惩信息项、家庭成员及社会关系及档案情况数据</w:t>
            </w:r>
          </w:p>
        </w:tc>
      </w:tr>
      <w:tr w14:paraId="35C65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624" w:type="pct"/>
            <w:vMerge w:val="continue"/>
            <w:vAlign w:val="center"/>
          </w:tcPr>
          <w:p w14:paraId="373C987E">
            <w:pPr>
              <w:pStyle w:val="30"/>
            </w:pPr>
          </w:p>
        </w:tc>
        <w:tc>
          <w:tcPr>
            <w:tcW w:w="1131" w:type="pct"/>
            <w:vAlign w:val="center"/>
          </w:tcPr>
          <w:p w14:paraId="2AB2F078">
            <w:pPr>
              <w:pStyle w:val="30"/>
            </w:pPr>
            <w:r>
              <w:t>干部人员信息集</w:t>
            </w:r>
          </w:p>
        </w:tc>
        <w:tc>
          <w:tcPr>
            <w:tcW w:w="3243" w:type="pct"/>
            <w:vAlign w:val="center"/>
          </w:tcPr>
          <w:p w14:paraId="2DBFE524">
            <w:pPr>
              <w:pStyle w:val="30"/>
            </w:pPr>
            <w:r>
              <w:t>包含人员信息集、职务信息、学历学位、专业技术、简历信息、奖惩信息、年度考核、家庭成员、等数据项</w:t>
            </w:r>
          </w:p>
        </w:tc>
      </w:tr>
      <w:tr w14:paraId="3865D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624" w:type="pct"/>
            <w:vMerge w:val="continue"/>
            <w:vAlign w:val="center"/>
          </w:tcPr>
          <w:p w14:paraId="15E07D27">
            <w:pPr>
              <w:pStyle w:val="30"/>
            </w:pPr>
          </w:p>
        </w:tc>
        <w:tc>
          <w:tcPr>
            <w:tcW w:w="1131" w:type="pct"/>
            <w:vAlign w:val="center"/>
          </w:tcPr>
          <w:p w14:paraId="602E0760">
            <w:pPr>
              <w:pStyle w:val="30"/>
            </w:pPr>
            <w:r>
              <w:t>干部职务变动</w:t>
            </w:r>
          </w:p>
        </w:tc>
        <w:tc>
          <w:tcPr>
            <w:tcW w:w="3243" w:type="pct"/>
            <w:vAlign w:val="center"/>
          </w:tcPr>
          <w:p w14:paraId="60DDCF48">
            <w:pPr>
              <w:pStyle w:val="30"/>
            </w:pPr>
            <w:r>
              <w:t>调整干部的职务信息以及所属机构信息</w:t>
            </w:r>
          </w:p>
        </w:tc>
      </w:tr>
      <w:tr w14:paraId="2F12A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624" w:type="pct"/>
            <w:vMerge w:val="continue"/>
            <w:vAlign w:val="center"/>
          </w:tcPr>
          <w:p w14:paraId="36B93D84">
            <w:pPr>
              <w:pStyle w:val="30"/>
            </w:pPr>
          </w:p>
        </w:tc>
        <w:tc>
          <w:tcPr>
            <w:tcW w:w="1131" w:type="pct"/>
            <w:vAlign w:val="center"/>
          </w:tcPr>
          <w:p w14:paraId="7B79BEA7">
            <w:pPr>
              <w:pStyle w:val="30"/>
            </w:pPr>
            <w:r>
              <w:t>组织机构管理</w:t>
            </w:r>
          </w:p>
        </w:tc>
        <w:tc>
          <w:tcPr>
            <w:tcW w:w="3243" w:type="pct"/>
            <w:vAlign w:val="center"/>
          </w:tcPr>
          <w:p w14:paraId="0893F45F">
            <w:pPr>
              <w:pStyle w:val="30"/>
            </w:pPr>
            <w:r>
              <w:t>对干部的组织机构进行信息维护</w:t>
            </w:r>
          </w:p>
        </w:tc>
      </w:tr>
      <w:tr w14:paraId="6BD50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24" w:type="pct"/>
            <w:vMerge w:val="continue"/>
            <w:vAlign w:val="center"/>
          </w:tcPr>
          <w:p w14:paraId="790308B7">
            <w:pPr>
              <w:pStyle w:val="30"/>
            </w:pPr>
          </w:p>
        </w:tc>
        <w:tc>
          <w:tcPr>
            <w:tcW w:w="1131" w:type="pct"/>
            <w:vAlign w:val="center"/>
          </w:tcPr>
          <w:p w14:paraId="047241A8">
            <w:pPr>
              <w:pStyle w:val="30"/>
            </w:pPr>
            <w:r>
              <w:t>回收站</w:t>
            </w:r>
          </w:p>
        </w:tc>
        <w:tc>
          <w:tcPr>
            <w:tcW w:w="3243" w:type="pct"/>
            <w:vAlign w:val="center"/>
          </w:tcPr>
          <w:p w14:paraId="2E4D702C">
            <w:pPr>
              <w:pStyle w:val="30"/>
            </w:pPr>
            <w:r>
              <w:t>在干部信息总库中删除的信息进入回收站</w:t>
            </w:r>
          </w:p>
        </w:tc>
      </w:tr>
      <w:tr w14:paraId="0ACC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0" w:hRule="atLeast"/>
          <w:jc w:val="center"/>
        </w:trPr>
        <w:tc>
          <w:tcPr>
            <w:tcW w:w="624" w:type="pct"/>
            <w:vAlign w:val="center"/>
          </w:tcPr>
          <w:p w14:paraId="675D7167">
            <w:pPr>
              <w:pStyle w:val="30"/>
            </w:pPr>
            <w:r>
              <w:t>干部档案检索</w:t>
            </w:r>
          </w:p>
        </w:tc>
        <w:tc>
          <w:tcPr>
            <w:tcW w:w="1131" w:type="pct"/>
            <w:vAlign w:val="center"/>
          </w:tcPr>
          <w:p w14:paraId="06D47B20">
            <w:pPr>
              <w:pStyle w:val="30"/>
            </w:pPr>
            <w:r>
              <w:t>档案人员检索</w:t>
            </w:r>
          </w:p>
        </w:tc>
        <w:tc>
          <w:tcPr>
            <w:tcW w:w="3243" w:type="pct"/>
            <w:vAlign w:val="center"/>
          </w:tcPr>
          <w:p w14:paraId="20843406">
            <w:pPr>
              <w:pStyle w:val="30"/>
            </w:pPr>
            <w:r>
              <w:t>通过全库模糊检索和高级检索对干部人员进行精确定位</w:t>
            </w:r>
          </w:p>
        </w:tc>
      </w:tr>
      <w:tr w14:paraId="50D06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624" w:type="pct"/>
            <w:vAlign w:val="center"/>
          </w:tcPr>
          <w:p w14:paraId="62C69EA6">
            <w:pPr>
              <w:pStyle w:val="30"/>
            </w:pPr>
            <w:r>
              <w:t>档案名册</w:t>
            </w:r>
          </w:p>
        </w:tc>
        <w:tc>
          <w:tcPr>
            <w:tcW w:w="1131" w:type="pct"/>
            <w:vAlign w:val="center"/>
          </w:tcPr>
          <w:p w14:paraId="78C13220">
            <w:pPr>
              <w:pStyle w:val="30"/>
            </w:pPr>
            <w:r>
              <w:t>档案名册</w:t>
            </w:r>
          </w:p>
        </w:tc>
        <w:tc>
          <w:tcPr>
            <w:tcW w:w="3243" w:type="pct"/>
            <w:vAlign w:val="center"/>
          </w:tcPr>
          <w:p w14:paraId="26ACDE14">
            <w:pPr>
              <w:pStyle w:val="30"/>
            </w:pPr>
            <w:r>
              <w:t>根据特定检索条件管理自己的档案名册, 可生成静态名册和动态名册</w:t>
            </w:r>
          </w:p>
        </w:tc>
      </w:tr>
      <w:tr w14:paraId="00BC0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624" w:type="pct"/>
            <w:vMerge w:val="restart"/>
            <w:vAlign w:val="center"/>
          </w:tcPr>
          <w:p w14:paraId="651FB4BA">
            <w:pPr>
              <w:pStyle w:val="30"/>
            </w:pPr>
            <w:r>
              <w:t>档案材料管理</w:t>
            </w:r>
          </w:p>
        </w:tc>
        <w:tc>
          <w:tcPr>
            <w:tcW w:w="1131" w:type="pct"/>
            <w:vAlign w:val="center"/>
          </w:tcPr>
          <w:p w14:paraId="0C652C40">
            <w:pPr>
              <w:pStyle w:val="30"/>
            </w:pPr>
            <w:r>
              <w:t>材料接收</w:t>
            </w:r>
          </w:p>
        </w:tc>
        <w:tc>
          <w:tcPr>
            <w:tcW w:w="3243" w:type="pct"/>
            <w:vAlign w:val="center"/>
          </w:tcPr>
          <w:p w14:paraId="205F3D36">
            <w:pPr>
              <w:pStyle w:val="30"/>
            </w:pPr>
            <w:r>
              <w:t>对零散材料进行线下接收并进行登记，可针对材料接收记录进行查询</w:t>
            </w:r>
          </w:p>
        </w:tc>
      </w:tr>
      <w:tr w14:paraId="30E9A24C">
        <w:tblPrEx>
          <w:tblCellMar>
            <w:top w:w="0" w:type="dxa"/>
            <w:left w:w="108" w:type="dxa"/>
            <w:bottom w:w="0" w:type="dxa"/>
            <w:right w:w="108" w:type="dxa"/>
          </w:tblCellMar>
        </w:tblPrEx>
        <w:trPr>
          <w:trHeight w:val="670" w:hRule="atLeast"/>
          <w:jc w:val="center"/>
        </w:trPr>
        <w:tc>
          <w:tcPr>
            <w:tcW w:w="624" w:type="pct"/>
            <w:vMerge w:val="continue"/>
            <w:vAlign w:val="center"/>
          </w:tcPr>
          <w:p w14:paraId="49B1DECC">
            <w:pPr>
              <w:pStyle w:val="30"/>
            </w:pPr>
          </w:p>
        </w:tc>
        <w:tc>
          <w:tcPr>
            <w:tcW w:w="1131" w:type="pct"/>
            <w:vAlign w:val="center"/>
          </w:tcPr>
          <w:p w14:paraId="47BD237C">
            <w:pPr>
              <w:pStyle w:val="30"/>
            </w:pPr>
            <w:r>
              <w:t>材料审核</w:t>
            </w:r>
          </w:p>
        </w:tc>
        <w:tc>
          <w:tcPr>
            <w:tcW w:w="3243" w:type="pct"/>
            <w:vAlign w:val="center"/>
          </w:tcPr>
          <w:p w14:paraId="3E071627">
            <w:pPr>
              <w:pStyle w:val="30"/>
            </w:pPr>
            <w:r>
              <w:t>针对接收的材料进行审核，审核要点主要从真实、全面、规范三方面进行审核</w:t>
            </w:r>
          </w:p>
        </w:tc>
      </w:tr>
      <w:tr w14:paraId="0933D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624" w:type="pct"/>
            <w:vMerge w:val="continue"/>
            <w:vAlign w:val="center"/>
          </w:tcPr>
          <w:p w14:paraId="0E040612">
            <w:pPr>
              <w:pStyle w:val="30"/>
            </w:pPr>
          </w:p>
        </w:tc>
        <w:tc>
          <w:tcPr>
            <w:tcW w:w="1131" w:type="pct"/>
            <w:vAlign w:val="center"/>
          </w:tcPr>
          <w:p w14:paraId="4B698674">
            <w:pPr>
              <w:pStyle w:val="30"/>
            </w:pPr>
            <w:r>
              <w:t>材料归档</w:t>
            </w:r>
          </w:p>
        </w:tc>
        <w:tc>
          <w:tcPr>
            <w:tcW w:w="3243" w:type="pct"/>
            <w:vAlign w:val="center"/>
          </w:tcPr>
          <w:p w14:paraId="2A57E689">
            <w:pPr>
              <w:pStyle w:val="30"/>
            </w:pPr>
            <w:r>
              <w:t>通过审核的材料进入待归档材料库，待归档材料库可进行批量归档，归档后，档案材料相关信息直接进入到对应的干部档案目录中，形成新的目录</w:t>
            </w:r>
          </w:p>
        </w:tc>
      </w:tr>
      <w:tr w14:paraId="61CDE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24" w:type="pct"/>
            <w:vMerge w:val="continue"/>
            <w:vAlign w:val="center"/>
          </w:tcPr>
          <w:p w14:paraId="25378AFB">
            <w:pPr>
              <w:pStyle w:val="30"/>
            </w:pPr>
          </w:p>
        </w:tc>
        <w:tc>
          <w:tcPr>
            <w:tcW w:w="1131" w:type="pct"/>
            <w:vAlign w:val="center"/>
          </w:tcPr>
          <w:p w14:paraId="5EDB7C2C">
            <w:pPr>
              <w:pStyle w:val="30"/>
            </w:pPr>
            <w:r>
              <w:t>材料转递</w:t>
            </w:r>
          </w:p>
        </w:tc>
        <w:tc>
          <w:tcPr>
            <w:tcW w:w="3243" w:type="pct"/>
            <w:vAlign w:val="center"/>
          </w:tcPr>
          <w:p w14:paraId="25379EA5">
            <w:pPr>
              <w:pStyle w:val="30"/>
            </w:pPr>
            <w:r>
              <w:t>登记材料转递情况并做回执记录</w:t>
            </w:r>
          </w:p>
        </w:tc>
      </w:tr>
      <w:tr w14:paraId="0982DE5F">
        <w:tblPrEx>
          <w:tblCellMar>
            <w:top w:w="0" w:type="dxa"/>
            <w:left w:w="108" w:type="dxa"/>
            <w:bottom w:w="0" w:type="dxa"/>
            <w:right w:w="108" w:type="dxa"/>
          </w:tblCellMar>
        </w:tblPrEx>
        <w:trPr>
          <w:trHeight w:val="340" w:hRule="atLeast"/>
          <w:jc w:val="center"/>
        </w:trPr>
        <w:tc>
          <w:tcPr>
            <w:tcW w:w="624" w:type="pct"/>
            <w:vMerge w:val="continue"/>
            <w:vAlign w:val="center"/>
          </w:tcPr>
          <w:p w14:paraId="32314AA7">
            <w:pPr>
              <w:pStyle w:val="30"/>
            </w:pPr>
          </w:p>
        </w:tc>
        <w:tc>
          <w:tcPr>
            <w:tcW w:w="1131" w:type="pct"/>
            <w:vAlign w:val="center"/>
          </w:tcPr>
          <w:p w14:paraId="2809C189">
            <w:pPr>
              <w:pStyle w:val="30"/>
            </w:pPr>
            <w:r>
              <w:t>台账管理</w:t>
            </w:r>
          </w:p>
        </w:tc>
        <w:tc>
          <w:tcPr>
            <w:tcW w:w="3243" w:type="pct"/>
            <w:vAlign w:val="center"/>
          </w:tcPr>
          <w:p w14:paraId="19526895">
            <w:pPr>
              <w:pStyle w:val="30"/>
            </w:pPr>
            <w:r>
              <w:t>对接收、审核、转递、归档等状态的材料进行按时间段统计展示</w:t>
            </w:r>
          </w:p>
        </w:tc>
      </w:tr>
      <w:tr w14:paraId="6852A4AC">
        <w:tblPrEx>
          <w:tblCellMar>
            <w:top w:w="0" w:type="dxa"/>
            <w:left w:w="108" w:type="dxa"/>
            <w:bottom w:w="0" w:type="dxa"/>
            <w:right w:w="108" w:type="dxa"/>
          </w:tblCellMar>
        </w:tblPrEx>
        <w:trPr>
          <w:trHeight w:val="340" w:hRule="atLeast"/>
          <w:jc w:val="center"/>
        </w:trPr>
        <w:tc>
          <w:tcPr>
            <w:tcW w:w="624" w:type="pct"/>
            <w:vMerge w:val="restart"/>
            <w:vAlign w:val="center"/>
          </w:tcPr>
          <w:p w14:paraId="7C998580">
            <w:pPr>
              <w:pStyle w:val="30"/>
            </w:pPr>
            <w:r>
              <w:t>档案日常管理</w:t>
            </w:r>
          </w:p>
        </w:tc>
        <w:tc>
          <w:tcPr>
            <w:tcW w:w="1131" w:type="pct"/>
            <w:vAlign w:val="center"/>
          </w:tcPr>
          <w:p w14:paraId="28A37909">
            <w:pPr>
              <w:pStyle w:val="30"/>
            </w:pPr>
            <w:r>
              <w:t>档案接收</w:t>
            </w:r>
          </w:p>
        </w:tc>
        <w:tc>
          <w:tcPr>
            <w:tcW w:w="3243" w:type="pct"/>
            <w:vAlign w:val="center"/>
          </w:tcPr>
          <w:p w14:paraId="226719B9">
            <w:pPr>
              <w:pStyle w:val="30"/>
            </w:pPr>
            <w:r>
              <w:t>对接收的档案进行登记操作。</w:t>
            </w:r>
          </w:p>
        </w:tc>
      </w:tr>
      <w:tr w14:paraId="0AA67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624" w:type="pct"/>
            <w:vMerge w:val="continue"/>
            <w:vAlign w:val="center"/>
          </w:tcPr>
          <w:p w14:paraId="45844BDA">
            <w:pPr>
              <w:pStyle w:val="30"/>
            </w:pPr>
          </w:p>
        </w:tc>
        <w:tc>
          <w:tcPr>
            <w:tcW w:w="1131" w:type="pct"/>
            <w:vAlign w:val="center"/>
          </w:tcPr>
          <w:p w14:paraId="7F5EBD36">
            <w:pPr>
              <w:pStyle w:val="30"/>
            </w:pPr>
            <w:r>
              <w:t>档案审核</w:t>
            </w:r>
          </w:p>
        </w:tc>
        <w:tc>
          <w:tcPr>
            <w:tcW w:w="3243" w:type="pct"/>
            <w:vAlign w:val="center"/>
          </w:tcPr>
          <w:p w14:paraId="708DCAB5">
            <w:pPr>
              <w:pStyle w:val="30"/>
            </w:pPr>
            <w:r>
              <w:t>按照纸质档案审核评分标准和数字档案评分标准对纸质档案和数字档案进行评分，评分合格后，转入待入库列表</w:t>
            </w:r>
          </w:p>
        </w:tc>
      </w:tr>
      <w:tr w14:paraId="69955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24" w:type="pct"/>
            <w:vMerge w:val="continue"/>
            <w:vAlign w:val="center"/>
          </w:tcPr>
          <w:p w14:paraId="2F7B7545">
            <w:pPr>
              <w:pStyle w:val="30"/>
            </w:pPr>
          </w:p>
        </w:tc>
        <w:tc>
          <w:tcPr>
            <w:tcW w:w="1131" w:type="pct"/>
            <w:vAlign w:val="center"/>
          </w:tcPr>
          <w:p w14:paraId="2E4EB43B">
            <w:pPr>
              <w:pStyle w:val="30"/>
            </w:pPr>
            <w:r>
              <w:t>档案入库</w:t>
            </w:r>
          </w:p>
        </w:tc>
        <w:tc>
          <w:tcPr>
            <w:tcW w:w="3243" w:type="pct"/>
            <w:vAlign w:val="center"/>
          </w:tcPr>
          <w:p w14:paraId="1C64FEF2">
            <w:pPr>
              <w:pStyle w:val="30"/>
            </w:pPr>
            <w:r>
              <w:t>针对审核通过的档案进行批量办理档案入库</w:t>
            </w:r>
          </w:p>
        </w:tc>
      </w:tr>
      <w:tr w14:paraId="571A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jc w:val="center"/>
        </w:trPr>
        <w:tc>
          <w:tcPr>
            <w:tcW w:w="624" w:type="pct"/>
            <w:vMerge w:val="continue"/>
            <w:vAlign w:val="center"/>
          </w:tcPr>
          <w:p w14:paraId="2129AB6B">
            <w:pPr>
              <w:pStyle w:val="30"/>
            </w:pPr>
          </w:p>
        </w:tc>
        <w:tc>
          <w:tcPr>
            <w:tcW w:w="1131" w:type="pct"/>
            <w:vAlign w:val="center"/>
          </w:tcPr>
          <w:p w14:paraId="56A1F98B">
            <w:pPr>
              <w:pStyle w:val="30"/>
            </w:pPr>
            <w:r>
              <w:t>档案转递</w:t>
            </w:r>
          </w:p>
        </w:tc>
        <w:tc>
          <w:tcPr>
            <w:tcW w:w="3243" w:type="pct"/>
            <w:vAlign w:val="center"/>
          </w:tcPr>
          <w:p w14:paraId="1EEF22E3">
            <w:pPr>
              <w:pStyle w:val="30"/>
            </w:pPr>
            <w:r>
              <w:t>对在库的干部档案进行转递移交处理，可批量转递，并自动生成档案转递单，可进行转递单打印，在收到接收单位转回的转递回执单之后，可将转递回执单登记上传</w:t>
            </w:r>
          </w:p>
        </w:tc>
      </w:tr>
      <w:tr w14:paraId="46C14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24" w:type="pct"/>
            <w:vMerge w:val="continue"/>
            <w:vAlign w:val="center"/>
          </w:tcPr>
          <w:p w14:paraId="22314E0E">
            <w:pPr>
              <w:pStyle w:val="30"/>
            </w:pPr>
          </w:p>
        </w:tc>
        <w:tc>
          <w:tcPr>
            <w:tcW w:w="1131" w:type="pct"/>
            <w:vAlign w:val="center"/>
          </w:tcPr>
          <w:p w14:paraId="588C3B10">
            <w:pPr>
              <w:pStyle w:val="30"/>
            </w:pPr>
            <w:r>
              <w:t>台账管理</w:t>
            </w:r>
          </w:p>
        </w:tc>
        <w:tc>
          <w:tcPr>
            <w:tcW w:w="3243" w:type="pct"/>
            <w:vAlign w:val="center"/>
          </w:tcPr>
          <w:p w14:paraId="16C2B5B3">
            <w:pPr>
              <w:pStyle w:val="30"/>
            </w:pPr>
            <w:r>
              <w:t>对接收、审核、转递、归档等状态的档案进行按时间段统计展示</w:t>
            </w:r>
          </w:p>
        </w:tc>
      </w:tr>
      <w:tr w14:paraId="19EE9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24" w:type="pct"/>
            <w:vMerge w:val="restart"/>
            <w:vAlign w:val="center"/>
          </w:tcPr>
          <w:p w14:paraId="7F14DAB7">
            <w:pPr>
              <w:pStyle w:val="30"/>
            </w:pPr>
            <w:r>
              <w:t>档案整理查缺</w:t>
            </w:r>
          </w:p>
        </w:tc>
        <w:tc>
          <w:tcPr>
            <w:tcW w:w="1131" w:type="pct"/>
            <w:vAlign w:val="center"/>
          </w:tcPr>
          <w:p w14:paraId="5E178FEC">
            <w:pPr>
              <w:pStyle w:val="30"/>
            </w:pPr>
            <w:r>
              <w:t>档案整理登记</w:t>
            </w:r>
          </w:p>
        </w:tc>
        <w:tc>
          <w:tcPr>
            <w:tcW w:w="3243" w:type="pct"/>
            <w:vAlign w:val="center"/>
          </w:tcPr>
          <w:p w14:paraId="48F92ADF">
            <w:pPr>
              <w:pStyle w:val="30"/>
            </w:pPr>
            <w:r>
              <w:t>对日常的档案整理工作进行登记管理</w:t>
            </w:r>
          </w:p>
        </w:tc>
      </w:tr>
      <w:tr w14:paraId="4BCF5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24" w:type="pct"/>
            <w:vMerge w:val="continue"/>
            <w:vAlign w:val="center"/>
          </w:tcPr>
          <w:p w14:paraId="71AC28DA">
            <w:pPr>
              <w:pStyle w:val="30"/>
            </w:pPr>
          </w:p>
        </w:tc>
        <w:tc>
          <w:tcPr>
            <w:tcW w:w="1131" w:type="pct"/>
            <w:vAlign w:val="center"/>
          </w:tcPr>
          <w:p w14:paraId="74A82948">
            <w:pPr>
              <w:pStyle w:val="30"/>
            </w:pPr>
            <w:r>
              <w:t>档案目录查缺</w:t>
            </w:r>
          </w:p>
        </w:tc>
        <w:tc>
          <w:tcPr>
            <w:tcW w:w="3243" w:type="pct"/>
            <w:vAlign w:val="center"/>
          </w:tcPr>
          <w:p w14:paraId="7244932F">
            <w:pPr>
              <w:pStyle w:val="30"/>
            </w:pPr>
            <w:r>
              <w:t>针对依据干部档案目录样卷的查缺模板进行目录查缺管理</w:t>
            </w:r>
          </w:p>
        </w:tc>
      </w:tr>
      <w:tr w14:paraId="58027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24" w:type="pct"/>
            <w:vMerge w:val="continue"/>
            <w:vAlign w:val="center"/>
          </w:tcPr>
          <w:p w14:paraId="6D748129">
            <w:pPr>
              <w:pStyle w:val="30"/>
            </w:pPr>
          </w:p>
        </w:tc>
        <w:tc>
          <w:tcPr>
            <w:tcW w:w="1131" w:type="pct"/>
            <w:vAlign w:val="center"/>
          </w:tcPr>
          <w:p w14:paraId="298C05EB">
            <w:pPr>
              <w:pStyle w:val="30"/>
            </w:pPr>
            <w:r>
              <w:t>查缺模板管理</w:t>
            </w:r>
          </w:p>
        </w:tc>
        <w:tc>
          <w:tcPr>
            <w:tcW w:w="3243" w:type="pct"/>
            <w:vAlign w:val="center"/>
          </w:tcPr>
          <w:p w14:paraId="7BCBE44E">
            <w:pPr>
              <w:pStyle w:val="30"/>
            </w:pPr>
            <w:r>
              <w:t>根据干部档案目录样卷进行查缺模板的构建，用于档案目录查缺</w:t>
            </w:r>
          </w:p>
        </w:tc>
      </w:tr>
      <w:tr w14:paraId="1BBDB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24" w:type="pct"/>
            <w:vMerge w:val="continue"/>
            <w:vAlign w:val="center"/>
          </w:tcPr>
          <w:p w14:paraId="72E89C5C">
            <w:pPr>
              <w:pStyle w:val="30"/>
            </w:pPr>
          </w:p>
        </w:tc>
        <w:tc>
          <w:tcPr>
            <w:tcW w:w="1131" w:type="pct"/>
            <w:vAlign w:val="center"/>
          </w:tcPr>
          <w:p w14:paraId="60C35C12">
            <w:pPr>
              <w:pStyle w:val="30"/>
            </w:pPr>
            <w:r>
              <w:t>档案查缺管理</w:t>
            </w:r>
          </w:p>
        </w:tc>
        <w:tc>
          <w:tcPr>
            <w:tcW w:w="3243" w:type="pct"/>
            <w:vAlign w:val="center"/>
          </w:tcPr>
          <w:p w14:paraId="41B0190C">
            <w:pPr>
              <w:pStyle w:val="30"/>
            </w:pPr>
            <w:r>
              <w:t>针对档案进行查缺管理，标明缺失材料信息</w:t>
            </w:r>
          </w:p>
        </w:tc>
      </w:tr>
      <w:tr w14:paraId="7A947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000" w:type="pct"/>
            <w:gridSpan w:val="3"/>
            <w:vAlign w:val="center"/>
          </w:tcPr>
          <w:p w14:paraId="58A9865D">
            <w:pPr>
              <w:pStyle w:val="30"/>
            </w:pPr>
            <w:r>
              <w:t>干部人事档案利用业务</w:t>
            </w:r>
          </w:p>
        </w:tc>
      </w:tr>
      <w:tr w14:paraId="097E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24" w:type="pct"/>
            <w:vMerge w:val="restart"/>
            <w:vAlign w:val="center"/>
          </w:tcPr>
          <w:p w14:paraId="2C7BE9C6">
            <w:pPr>
              <w:pStyle w:val="30"/>
            </w:pPr>
            <w:r>
              <w:t>档案统计分析</w:t>
            </w:r>
          </w:p>
        </w:tc>
        <w:tc>
          <w:tcPr>
            <w:tcW w:w="1131" w:type="pct"/>
            <w:vAlign w:val="center"/>
          </w:tcPr>
          <w:p w14:paraId="28C41617">
            <w:pPr>
              <w:pStyle w:val="30"/>
            </w:pPr>
            <w:r>
              <w:t>数据概览</w:t>
            </w:r>
          </w:p>
        </w:tc>
        <w:tc>
          <w:tcPr>
            <w:tcW w:w="3243" w:type="pct"/>
            <w:vAlign w:val="center"/>
          </w:tcPr>
          <w:p w14:paraId="05903CF0">
            <w:pPr>
              <w:pStyle w:val="30"/>
            </w:pPr>
            <w:r>
              <w:t>针对全库的数据进行分析，形成全库的数据概览</w:t>
            </w:r>
          </w:p>
        </w:tc>
      </w:tr>
      <w:tr w14:paraId="0BB51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24" w:type="pct"/>
            <w:vMerge w:val="continue"/>
            <w:vAlign w:val="center"/>
          </w:tcPr>
          <w:p w14:paraId="5184817C">
            <w:pPr>
              <w:pStyle w:val="30"/>
            </w:pPr>
          </w:p>
        </w:tc>
        <w:tc>
          <w:tcPr>
            <w:tcW w:w="1131" w:type="pct"/>
            <w:vAlign w:val="center"/>
          </w:tcPr>
          <w:p w14:paraId="63684AAF">
            <w:pPr>
              <w:pStyle w:val="30"/>
            </w:pPr>
            <w:r>
              <w:t>档案库存情况</w:t>
            </w:r>
          </w:p>
        </w:tc>
        <w:tc>
          <w:tcPr>
            <w:tcW w:w="3243" w:type="pct"/>
            <w:vAlign w:val="center"/>
          </w:tcPr>
          <w:p w14:paraId="33061735">
            <w:pPr>
              <w:pStyle w:val="30"/>
            </w:pPr>
            <w:r>
              <w:t>针对全库档案存储情况进行统计</w:t>
            </w:r>
          </w:p>
        </w:tc>
      </w:tr>
      <w:tr w14:paraId="3E4DD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24" w:type="pct"/>
            <w:vMerge w:val="continue"/>
            <w:vAlign w:val="center"/>
          </w:tcPr>
          <w:p w14:paraId="3DD40BCA">
            <w:pPr>
              <w:pStyle w:val="30"/>
            </w:pPr>
          </w:p>
        </w:tc>
        <w:tc>
          <w:tcPr>
            <w:tcW w:w="1131" w:type="pct"/>
            <w:vAlign w:val="center"/>
          </w:tcPr>
          <w:p w14:paraId="0AD5221F">
            <w:pPr>
              <w:pStyle w:val="30"/>
            </w:pPr>
            <w:r>
              <w:t>档案业务分析</w:t>
            </w:r>
          </w:p>
        </w:tc>
        <w:tc>
          <w:tcPr>
            <w:tcW w:w="3243" w:type="pct"/>
            <w:vAlign w:val="center"/>
          </w:tcPr>
          <w:p w14:paraId="2D8ABBA8">
            <w:pPr>
              <w:pStyle w:val="30"/>
            </w:pPr>
            <w:r>
              <w:t>对档案接收、审核、入库、转递等业务进行统计分析</w:t>
            </w:r>
          </w:p>
        </w:tc>
      </w:tr>
      <w:tr w14:paraId="03055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24" w:type="pct"/>
            <w:vMerge w:val="restart"/>
            <w:vAlign w:val="center"/>
          </w:tcPr>
          <w:p w14:paraId="4C6EA542">
            <w:pPr>
              <w:pStyle w:val="30"/>
            </w:pPr>
            <w:r>
              <w:t>档案查借阅</w:t>
            </w:r>
          </w:p>
        </w:tc>
        <w:tc>
          <w:tcPr>
            <w:tcW w:w="1131" w:type="pct"/>
            <w:vAlign w:val="center"/>
          </w:tcPr>
          <w:p w14:paraId="4BC6A96C">
            <w:pPr>
              <w:pStyle w:val="30"/>
            </w:pPr>
            <w:r>
              <w:t>纸质档案查阅登记</w:t>
            </w:r>
          </w:p>
        </w:tc>
        <w:tc>
          <w:tcPr>
            <w:tcW w:w="3243" w:type="pct"/>
            <w:vAlign w:val="center"/>
          </w:tcPr>
          <w:p w14:paraId="1F5E62E9">
            <w:pPr>
              <w:pStyle w:val="30"/>
            </w:pPr>
            <w:r>
              <w:t>纸质档案查阅登记</w:t>
            </w:r>
          </w:p>
        </w:tc>
      </w:tr>
      <w:tr w14:paraId="447557E8">
        <w:tblPrEx>
          <w:tblCellMar>
            <w:top w:w="0" w:type="dxa"/>
            <w:left w:w="108" w:type="dxa"/>
            <w:bottom w:w="0" w:type="dxa"/>
            <w:right w:w="108" w:type="dxa"/>
          </w:tblCellMar>
        </w:tblPrEx>
        <w:trPr>
          <w:trHeight w:val="340" w:hRule="atLeast"/>
          <w:jc w:val="center"/>
        </w:trPr>
        <w:tc>
          <w:tcPr>
            <w:tcW w:w="624" w:type="pct"/>
            <w:vMerge w:val="continue"/>
            <w:vAlign w:val="center"/>
          </w:tcPr>
          <w:p w14:paraId="7E6E5F14">
            <w:pPr>
              <w:pStyle w:val="30"/>
            </w:pPr>
          </w:p>
        </w:tc>
        <w:tc>
          <w:tcPr>
            <w:tcW w:w="1131" w:type="pct"/>
            <w:vAlign w:val="center"/>
          </w:tcPr>
          <w:p w14:paraId="6B428BC2">
            <w:pPr>
              <w:pStyle w:val="30"/>
            </w:pPr>
            <w:r>
              <w:t>纸质档案借阅登记</w:t>
            </w:r>
          </w:p>
        </w:tc>
        <w:tc>
          <w:tcPr>
            <w:tcW w:w="3243" w:type="pct"/>
            <w:vAlign w:val="center"/>
          </w:tcPr>
          <w:p w14:paraId="72F88E3B">
            <w:pPr>
              <w:pStyle w:val="30"/>
            </w:pPr>
            <w:r>
              <w:t>纸质档案借阅登记</w:t>
            </w:r>
          </w:p>
        </w:tc>
      </w:tr>
      <w:tr w14:paraId="1247BCF8">
        <w:tblPrEx>
          <w:tblCellMar>
            <w:top w:w="0" w:type="dxa"/>
            <w:left w:w="108" w:type="dxa"/>
            <w:bottom w:w="0" w:type="dxa"/>
            <w:right w:w="108" w:type="dxa"/>
          </w:tblCellMar>
        </w:tblPrEx>
        <w:trPr>
          <w:trHeight w:val="340" w:hRule="atLeast"/>
          <w:jc w:val="center"/>
        </w:trPr>
        <w:tc>
          <w:tcPr>
            <w:tcW w:w="624" w:type="pct"/>
            <w:vMerge w:val="continue"/>
            <w:vAlign w:val="center"/>
          </w:tcPr>
          <w:p w14:paraId="64BA3D77">
            <w:pPr>
              <w:pStyle w:val="30"/>
            </w:pPr>
          </w:p>
        </w:tc>
        <w:tc>
          <w:tcPr>
            <w:tcW w:w="1131" w:type="pct"/>
            <w:vAlign w:val="center"/>
          </w:tcPr>
          <w:p w14:paraId="57D4E46E">
            <w:pPr>
              <w:pStyle w:val="30"/>
            </w:pPr>
            <w:r>
              <w:t>档案查借阅申请</w:t>
            </w:r>
          </w:p>
        </w:tc>
        <w:tc>
          <w:tcPr>
            <w:tcW w:w="3243" w:type="pct"/>
            <w:vAlign w:val="center"/>
          </w:tcPr>
          <w:p w14:paraId="1D4C46E0">
            <w:pPr>
              <w:pStyle w:val="30"/>
            </w:pPr>
            <w:r>
              <w:t>查档用户选择查阅档案，填写查阅表单并提交查档申请</w:t>
            </w:r>
          </w:p>
        </w:tc>
      </w:tr>
      <w:tr w14:paraId="1CE49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24" w:type="pct"/>
            <w:vMerge w:val="continue"/>
            <w:vAlign w:val="center"/>
          </w:tcPr>
          <w:p w14:paraId="65293568">
            <w:pPr>
              <w:pStyle w:val="30"/>
            </w:pPr>
          </w:p>
        </w:tc>
        <w:tc>
          <w:tcPr>
            <w:tcW w:w="1131" w:type="pct"/>
            <w:vAlign w:val="center"/>
          </w:tcPr>
          <w:p w14:paraId="78F2C346">
            <w:pPr>
              <w:pStyle w:val="30"/>
            </w:pPr>
            <w:r>
              <w:t>档案查 阅记录</w:t>
            </w:r>
          </w:p>
        </w:tc>
        <w:tc>
          <w:tcPr>
            <w:tcW w:w="3243" w:type="pct"/>
            <w:vAlign w:val="center"/>
          </w:tcPr>
          <w:p w14:paraId="143A553C">
            <w:pPr>
              <w:pStyle w:val="30"/>
            </w:pPr>
            <w:r>
              <w:t>展示查档用户的所有申请记录</w:t>
            </w:r>
          </w:p>
        </w:tc>
      </w:tr>
      <w:tr w14:paraId="5F72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24" w:type="pct"/>
            <w:vMerge w:val="continue"/>
            <w:vAlign w:val="center"/>
          </w:tcPr>
          <w:p w14:paraId="0930C912">
            <w:pPr>
              <w:pStyle w:val="30"/>
            </w:pPr>
          </w:p>
        </w:tc>
        <w:tc>
          <w:tcPr>
            <w:tcW w:w="1131" w:type="pct"/>
            <w:vAlign w:val="center"/>
          </w:tcPr>
          <w:p w14:paraId="2F9E5E47">
            <w:pPr>
              <w:pStyle w:val="30"/>
            </w:pPr>
            <w:r>
              <w:t>档案查借阅审批</w:t>
            </w:r>
          </w:p>
        </w:tc>
        <w:tc>
          <w:tcPr>
            <w:tcW w:w="3243" w:type="pct"/>
            <w:vAlign w:val="center"/>
          </w:tcPr>
          <w:p w14:paraId="6993A01C">
            <w:pPr>
              <w:pStyle w:val="30"/>
            </w:pPr>
            <w:r>
              <w:t>业务部门领导查阅申请表单并审批是否允许查阅档案</w:t>
            </w:r>
          </w:p>
        </w:tc>
      </w:tr>
      <w:tr w14:paraId="168B2162">
        <w:tblPrEx>
          <w:tblCellMar>
            <w:top w:w="0" w:type="dxa"/>
            <w:left w:w="108" w:type="dxa"/>
            <w:bottom w:w="0" w:type="dxa"/>
            <w:right w:w="108" w:type="dxa"/>
          </w:tblCellMar>
        </w:tblPrEx>
        <w:trPr>
          <w:trHeight w:val="340" w:hRule="atLeast"/>
          <w:jc w:val="center"/>
        </w:trPr>
        <w:tc>
          <w:tcPr>
            <w:tcW w:w="624" w:type="pct"/>
            <w:vMerge w:val="continue"/>
            <w:vAlign w:val="center"/>
          </w:tcPr>
          <w:p w14:paraId="3B7F3035">
            <w:pPr>
              <w:pStyle w:val="30"/>
            </w:pPr>
          </w:p>
        </w:tc>
        <w:tc>
          <w:tcPr>
            <w:tcW w:w="1131" w:type="pct"/>
            <w:vAlign w:val="center"/>
          </w:tcPr>
          <w:p w14:paraId="1969443D">
            <w:pPr>
              <w:pStyle w:val="30"/>
            </w:pPr>
            <w:r>
              <w:t>数字档案查阅授权</w:t>
            </w:r>
          </w:p>
        </w:tc>
        <w:tc>
          <w:tcPr>
            <w:tcW w:w="3243" w:type="pct"/>
            <w:vAlign w:val="center"/>
          </w:tcPr>
          <w:p w14:paraId="766B899C">
            <w:pPr>
              <w:pStyle w:val="30"/>
            </w:pPr>
            <w:r>
              <w:t>数字档案查阅授权、档案浏览，进度管理、流程图展示等</w:t>
            </w:r>
          </w:p>
        </w:tc>
      </w:tr>
      <w:tr w14:paraId="25CAF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624" w:type="pct"/>
            <w:vMerge w:val="continue"/>
            <w:vAlign w:val="center"/>
          </w:tcPr>
          <w:p w14:paraId="728C5BE1">
            <w:pPr>
              <w:pStyle w:val="30"/>
            </w:pPr>
          </w:p>
        </w:tc>
        <w:tc>
          <w:tcPr>
            <w:tcW w:w="1131" w:type="pct"/>
            <w:vAlign w:val="center"/>
          </w:tcPr>
          <w:p w14:paraId="0DADB82F">
            <w:pPr>
              <w:pStyle w:val="30"/>
            </w:pPr>
            <w:r>
              <w:t>纸质档案查借阅管理</w:t>
            </w:r>
          </w:p>
        </w:tc>
        <w:tc>
          <w:tcPr>
            <w:tcW w:w="3243" w:type="pct"/>
            <w:vAlign w:val="center"/>
          </w:tcPr>
          <w:p w14:paraId="5C7F96D9">
            <w:pPr>
              <w:pStyle w:val="30"/>
            </w:pPr>
            <w:r>
              <w:t>对纸质档案查阅、借阅记录查询及归还管理</w:t>
            </w:r>
          </w:p>
        </w:tc>
      </w:tr>
    </w:tbl>
    <w:p w14:paraId="75748224">
      <w:pPr>
        <w:ind w:firstLine="0" w:firstLineChars="0"/>
        <w:jc w:val="center"/>
        <w:rPr>
          <w:rFonts w:cs="Times New Roman"/>
        </w:rPr>
      </w:pPr>
      <w:r>
        <w:rPr>
          <w:rFonts w:hint="eastAsia"/>
        </w:rPr>
        <w:drawing>
          <wp:inline distT="0" distB="0" distL="114300" distR="114300">
            <wp:extent cx="4464050" cy="3092450"/>
            <wp:effectExtent l="0" t="0" r="3175" b="3175"/>
            <wp:docPr id="8" name="图片 8" descr="bef3668f5fae8c0deda090c768673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ef3668f5fae8c0deda090c768673dbf"/>
                    <pic:cNvPicPr>
                      <a:picLocks noChangeAspect="1"/>
                    </pic:cNvPicPr>
                  </pic:nvPicPr>
                  <pic:blipFill>
                    <a:blip r:embed="rId488"/>
                    <a:stretch>
                      <a:fillRect/>
                    </a:stretch>
                  </pic:blipFill>
                  <pic:spPr>
                    <a:xfrm>
                      <a:off x="0" y="0"/>
                      <a:ext cx="4464050" cy="3092450"/>
                    </a:xfrm>
                    <a:prstGeom prst="rect">
                      <a:avLst/>
                    </a:prstGeom>
                  </pic:spPr>
                </pic:pic>
              </a:graphicData>
            </a:graphic>
          </wp:inline>
        </w:drawing>
      </w:r>
    </w:p>
    <w:p w14:paraId="11B1952B">
      <w:pPr>
        <w:pStyle w:val="4"/>
        <w:numPr>
          <w:ilvl w:val="2"/>
          <w:numId w:val="0"/>
        </w:numPr>
      </w:pPr>
      <w:bookmarkStart w:id="333" w:name="_Toc12032"/>
      <w:r>
        <w:rPr>
          <w:rFonts w:hint="eastAsia" w:ascii="Times New Roman" w:hAnsi="Times New Roman" w:cs="宋体"/>
        </w:rPr>
        <w:t xml:space="preserve">6.18.4  </w:t>
      </w:r>
      <w:r>
        <w:rPr>
          <w:rFonts w:hint="eastAsia"/>
        </w:rPr>
        <w:t>成品软件采购清单</w:t>
      </w:r>
      <w:bookmarkEnd w:id="333"/>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954"/>
        <w:gridCol w:w="822"/>
        <w:gridCol w:w="822"/>
        <w:gridCol w:w="1110"/>
        <w:gridCol w:w="1103"/>
        <w:gridCol w:w="1326"/>
      </w:tblGrid>
      <w:tr w14:paraId="7478E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5000" w:type="pct"/>
            <w:gridSpan w:val="7"/>
            <w:noWrap/>
            <w:vAlign w:val="center"/>
          </w:tcPr>
          <w:p w14:paraId="64B45049">
            <w:pPr>
              <w:pStyle w:val="30"/>
            </w:pPr>
            <w:r>
              <w:t>国资监管成品软件清单</w:t>
            </w:r>
          </w:p>
        </w:tc>
      </w:tr>
      <w:tr w14:paraId="126FC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813" w:type="pct"/>
            <w:noWrap/>
            <w:vAlign w:val="center"/>
          </w:tcPr>
          <w:p w14:paraId="5E2F4CA2">
            <w:pPr>
              <w:pStyle w:val="30"/>
            </w:pPr>
            <w:r>
              <w:t>名称</w:t>
            </w:r>
          </w:p>
        </w:tc>
        <w:tc>
          <w:tcPr>
            <w:tcW w:w="1147" w:type="pct"/>
            <w:noWrap/>
            <w:vAlign w:val="center"/>
          </w:tcPr>
          <w:p w14:paraId="579BBDBD">
            <w:pPr>
              <w:pStyle w:val="30"/>
            </w:pPr>
            <w:r>
              <w:t>服务项</w:t>
            </w:r>
          </w:p>
        </w:tc>
        <w:tc>
          <w:tcPr>
            <w:tcW w:w="482" w:type="pct"/>
            <w:noWrap/>
            <w:vAlign w:val="center"/>
          </w:tcPr>
          <w:p w14:paraId="0CCAE22A">
            <w:pPr>
              <w:pStyle w:val="30"/>
            </w:pPr>
            <w:r>
              <w:t>单位</w:t>
            </w:r>
          </w:p>
        </w:tc>
        <w:tc>
          <w:tcPr>
            <w:tcW w:w="482" w:type="pct"/>
            <w:noWrap/>
            <w:vAlign w:val="center"/>
          </w:tcPr>
          <w:p w14:paraId="5E532B50">
            <w:pPr>
              <w:pStyle w:val="30"/>
            </w:pPr>
            <w:r>
              <w:t>数量</w:t>
            </w:r>
          </w:p>
        </w:tc>
        <w:tc>
          <w:tcPr>
            <w:tcW w:w="648" w:type="pct"/>
            <w:noWrap/>
            <w:vAlign w:val="center"/>
          </w:tcPr>
          <w:p w14:paraId="37B195E6">
            <w:pPr>
              <w:pStyle w:val="30"/>
            </w:pPr>
            <w:r>
              <w:t>单价</w:t>
            </w:r>
          </w:p>
        </w:tc>
        <w:tc>
          <w:tcPr>
            <w:tcW w:w="647" w:type="pct"/>
            <w:noWrap/>
            <w:vAlign w:val="center"/>
          </w:tcPr>
          <w:p w14:paraId="32D0595E">
            <w:pPr>
              <w:pStyle w:val="30"/>
            </w:pPr>
            <w:r>
              <w:t>总价</w:t>
            </w:r>
          </w:p>
        </w:tc>
        <w:tc>
          <w:tcPr>
            <w:tcW w:w="776" w:type="pct"/>
            <w:noWrap/>
            <w:vAlign w:val="center"/>
          </w:tcPr>
          <w:p w14:paraId="7E01498E">
            <w:pPr>
              <w:pStyle w:val="30"/>
            </w:pPr>
            <w:r>
              <w:t>备注</w:t>
            </w:r>
          </w:p>
        </w:tc>
      </w:tr>
      <w:tr w14:paraId="55C1A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813" w:type="pct"/>
            <w:vAlign w:val="center"/>
          </w:tcPr>
          <w:p w14:paraId="654CBBEC">
            <w:pPr>
              <w:pStyle w:val="30"/>
            </w:pPr>
            <w:r>
              <w:t>成品软件</w:t>
            </w:r>
          </w:p>
        </w:tc>
        <w:tc>
          <w:tcPr>
            <w:tcW w:w="1147" w:type="pct"/>
            <w:vAlign w:val="center"/>
          </w:tcPr>
          <w:p w14:paraId="4BD238C8">
            <w:pPr>
              <w:pStyle w:val="30"/>
            </w:pPr>
            <w:r>
              <w:t>数据上报软件</w:t>
            </w:r>
          </w:p>
        </w:tc>
        <w:tc>
          <w:tcPr>
            <w:tcW w:w="482" w:type="pct"/>
            <w:vAlign w:val="center"/>
          </w:tcPr>
          <w:p w14:paraId="5AD927A6">
            <w:pPr>
              <w:pStyle w:val="30"/>
            </w:pPr>
            <w:r>
              <w:t>套</w:t>
            </w:r>
          </w:p>
        </w:tc>
        <w:tc>
          <w:tcPr>
            <w:tcW w:w="482" w:type="pct"/>
            <w:vAlign w:val="center"/>
          </w:tcPr>
          <w:p w14:paraId="57D2E0B9">
            <w:pPr>
              <w:pStyle w:val="30"/>
            </w:pPr>
            <w:r>
              <w:t>1</w:t>
            </w:r>
          </w:p>
        </w:tc>
        <w:tc>
          <w:tcPr>
            <w:tcW w:w="648" w:type="pct"/>
            <w:vAlign w:val="center"/>
          </w:tcPr>
          <w:p w14:paraId="5003F5BE">
            <w:pPr>
              <w:pStyle w:val="30"/>
            </w:pPr>
            <w:r>
              <w:rPr>
                <w:rFonts w:hint="eastAsia"/>
              </w:rPr>
              <w:t>100000</w:t>
            </w:r>
          </w:p>
        </w:tc>
        <w:tc>
          <w:tcPr>
            <w:tcW w:w="647" w:type="pct"/>
            <w:vAlign w:val="center"/>
          </w:tcPr>
          <w:p w14:paraId="42F76060">
            <w:pPr>
              <w:pStyle w:val="30"/>
            </w:pPr>
            <w:r>
              <w:rPr>
                <w:rFonts w:hint="eastAsia"/>
              </w:rPr>
              <w:t>100000</w:t>
            </w:r>
          </w:p>
        </w:tc>
        <w:tc>
          <w:tcPr>
            <w:tcW w:w="776" w:type="pct"/>
            <w:vAlign w:val="center"/>
          </w:tcPr>
          <w:p w14:paraId="2739215D">
            <w:pPr>
              <w:pStyle w:val="30"/>
            </w:pPr>
            <w:r>
              <w:t>1年授权</w:t>
            </w:r>
          </w:p>
        </w:tc>
      </w:tr>
      <w:tr w14:paraId="678A1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0" w:hRule="atLeast"/>
        </w:trPr>
        <w:tc>
          <w:tcPr>
            <w:tcW w:w="813" w:type="pct"/>
            <w:vAlign w:val="center"/>
          </w:tcPr>
          <w:p w14:paraId="0075D8C8">
            <w:pPr>
              <w:pStyle w:val="30"/>
            </w:pPr>
            <w:r>
              <w:t>成品软件</w:t>
            </w:r>
          </w:p>
        </w:tc>
        <w:tc>
          <w:tcPr>
            <w:tcW w:w="1147" w:type="pct"/>
            <w:vAlign w:val="center"/>
          </w:tcPr>
          <w:p w14:paraId="440A2FBF">
            <w:pPr>
              <w:pStyle w:val="30"/>
            </w:pPr>
            <w:r>
              <w:t>干部人事档案管理信息系统V5.0</w:t>
            </w:r>
          </w:p>
        </w:tc>
        <w:tc>
          <w:tcPr>
            <w:tcW w:w="482" w:type="pct"/>
            <w:vAlign w:val="center"/>
          </w:tcPr>
          <w:p w14:paraId="55D689FA">
            <w:pPr>
              <w:pStyle w:val="30"/>
            </w:pPr>
            <w:r>
              <w:t>套</w:t>
            </w:r>
          </w:p>
        </w:tc>
        <w:tc>
          <w:tcPr>
            <w:tcW w:w="482" w:type="pct"/>
            <w:vAlign w:val="center"/>
          </w:tcPr>
          <w:p w14:paraId="22782E17">
            <w:pPr>
              <w:pStyle w:val="30"/>
            </w:pPr>
            <w:r>
              <w:t>1</w:t>
            </w:r>
          </w:p>
        </w:tc>
        <w:tc>
          <w:tcPr>
            <w:tcW w:w="648" w:type="pct"/>
            <w:vAlign w:val="center"/>
          </w:tcPr>
          <w:p w14:paraId="778CDBE7">
            <w:pPr>
              <w:pStyle w:val="30"/>
            </w:pPr>
            <w:r>
              <w:t>380000</w:t>
            </w:r>
          </w:p>
        </w:tc>
        <w:tc>
          <w:tcPr>
            <w:tcW w:w="647" w:type="pct"/>
            <w:vAlign w:val="center"/>
          </w:tcPr>
          <w:p w14:paraId="71DD2BEB">
            <w:pPr>
              <w:pStyle w:val="30"/>
            </w:pPr>
            <w:r>
              <w:rPr>
                <w:rFonts w:hint="eastAsia"/>
              </w:rPr>
              <w:t>380000</w:t>
            </w:r>
          </w:p>
        </w:tc>
        <w:tc>
          <w:tcPr>
            <w:tcW w:w="776" w:type="pct"/>
            <w:vAlign w:val="center"/>
          </w:tcPr>
          <w:p w14:paraId="4CEAD214">
            <w:pPr>
              <w:pStyle w:val="30"/>
            </w:pPr>
          </w:p>
        </w:tc>
      </w:tr>
      <w:tr w14:paraId="41EBB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3575" w:type="pct"/>
            <w:gridSpan w:val="5"/>
            <w:vAlign w:val="center"/>
          </w:tcPr>
          <w:p w14:paraId="38D09BB9">
            <w:pPr>
              <w:pStyle w:val="30"/>
            </w:pPr>
            <w:r>
              <w:t>总计</w:t>
            </w:r>
          </w:p>
        </w:tc>
        <w:tc>
          <w:tcPr>
            <w:tcW w:w="647" w:type="pct"/>
            <w:vAlign w:val="center"/>
          </w:tcPr>
          <w:p w14:paraId="35F2E232">
            <w:pPr>
              <w:pStyle w:val="30"/>
            </w:pPr>
            <w:r>
              <w:rPr>
                <w:rFonts w:hint="eastAsia"/>
              </w:rPr>
              <w:t>480000</w:t>
            </w:r>
          </w:p>
        </w:tc>
        <w:tc>
          <w:tcPr>
            <w:tcW w:w="776" w:type="pct"/>
            <w:noWrap/>
            <w:vAlign w:val="center"/>
          </w:tcPr>
          <w:p w14:paraId="41DC77C6">
            <w:pPr>
              <w:pStyle w:val="30"/>
            </w:pPr>
          </w:p>
        </w:tc>
      </w:tr>
    </w:tbl>
    <w:p w14:paraId="0B01A63E">
      <w:pPr>
        <w:ind w:firstLine="480"/>
        <w:rPr>
          <w:rFonts w:cs="Times New Roman"/>
        </w:rPr>
      </w:pPr>
    </w:p>
    <w:p w14:paraId="59535D3B">
      <w:pPr>
        <w:pStyle w:val="2"/>
        <w:numPr>
          <w:ilvl w:val="0"/>
          <w:numId w:val="0"/>
        </w:numPr>
      </w:pPr>
      <w:bookmarkStart w:id="334" w:name="_Toc11745"/>
      <w:r>
        <w:rPr>
          <w:rFonts w:hint="eastAsia" w:cs="宋体"/>
        </w:rPr>
        <w:t xml:space="preserve">第七章  </w:t>
      </w:r>
      <w:r>
        <w:t>项目预算</w:t>
      </w:r>
      <w:bookmarkEnd w:id="334"/>
    </w:p>
    <w:p w14:paraId="6E2C8FED">
      <w:pPr>
        <w:pStyle w:val="3"/>
        <w:numPr>
          <w:ilvl w:val="1"/>
          <w:numId w:val="0"/>
        </w:numPr>
      </w:pPr>
      <w:bookmarkStart w:id="335" w:name="_Toc31732"/>
      <w:r>
        <w:rPr>
          <w:rFonts w:hint="eastAsia" w:ascii="Times New Roman" w:hAnsi="Times New Roman" w:cs="宋体"/>
        </w:rPr>
        <w:t xml:space="preserve">7.1  </w:t>
      </w:r>
      <w:r>
        <w:t>预算编制说明</w:t>
      </w:r>
      <w:bookmarkEnd w:id="335"/>
    </w:p>
    <w:p w14:paraId="3E9A5BBA">
      <w:pPr>
        <w:ind w:firstLine="480"/>
        <w:rPr>
          <w:rFonts w:cs="Times New Roman"/>
        </w:rPr>
      </w:pPr>
      <w:r>
        <w:rPr>
          <w:rFonts w:hint="eastAsia" w:cs="Times New Roman"/>
        </w:rPr>
        <w:t>项目总投资：1180.06万元，其中建设费用为1064万元，应用软件开发为969万元，软件产品为48万元，数据服务为47万元，其他费用116.06万元（总计算基数为1982.92万元，包含运维服务内容，其中咨询费与监理费按建设类基数1064万元、运维类基数918.92万元等比例划分）。</w:t>
      </w:r>
    </w:p>
    <w:p w14:paraId="42BDC650">
      <w:pPr>
        <w:ind w:firstLine="480"/>
        <w:rPr>
          <w:rFonts w:cs="Times New Roman"/>
        </w:rPr>
      </w:pPr>
      <w:r>
        <w:rPr>
          <w:rFonts w:cs="Times New Roman"/>
        </w:rPr>
        <w:t>工程建设投资估算软件开发部分按照项目软件开发人力成本进行测算编制，人力成本包括人力工资、福利、奖金、五险一金、企业管理成本等，其中福利约占人力工资的2.5%，奖金约占人力工资的8%，五险一金约占人力工资的45%，企业管理成本占人力工资的10%。工时是根据开发功能模块所需的需求调研工时、系统设计、代码开发工时、系统集成联调测试工时、试运行工时、免费质保等项目建设和质保运维各阶段所需人工工时的总和。</w:t>
      </w:r>
    </w:p>
    <w:p w14:paraId="056DB971">
      <w:pPr>
        <w:ind w:firstLine="480"/>
        <w:rPr>
          <w:rFonts w:cs="Times New Roman"/>
        </w:rPr>
      </w:pPr>
      <w:r>
        <w:rPr>
          <w:rFonts w:cs="Times New Roman"/>
        </w:rPr>
        <w:t>工程建设投资估算硬件实施部分按照主要参考市场价合理范围内的设备采购费用（含质保期原厂服务和运维费用）进行编制，硬件设备实施人工费用包括在系统集成费中。</w:t>
      </w:r>
    </w:p>
    <w:p w14:paraId="5D6FD760">
      <w:pPr>
        <w:ind w:firstLine="480"/>
        <w:rPr>
          <w:rFonts w:cs="Times New Roman"/>
        </w:rPr>
      </w:pPr>
      <w:r>
        <w:rPr>
          <w:rFonts w:cs="Times New Roman"/>
        </w:rPr>
        <w:t>项目配备了前期咨询、工程监理、密码测评、软件测评、安全测评等二类费用，具体估算依据为：上海市市级数字化项目配置标准（二类费用）。</w:t>
      </w:r>
    </w:p>
    <w:p w14:paraId="26A667FA">
      <w:pPr>
        <w:ind w:firstLine="480"/>
        <w:rPr>
          <w:rFonts w:cs="Times New Roman"/>
        </w:rPr>
        <w:sectPr>
          <w:pgSz w:w="11906" w:h="16838"/>
          <w:pgMar w:top="1440" w:right="1800" w:bottom="1440" w:left="1800" w:header="851" w:footer="992" w:gutter="0"/>
          <w:cols w:space="425" w:num="1"/>
          <w:docGrid w:type="lines" w:linePitch="312" w:charSpace="0"/>
        </w:sectPr>
      </w:pPr>
    </w:p>
    <w:p w14:paraId="58EF9D16">
      <w:pPr>
        <w:pStyle w:val="3"/>
        <w:numPr>
          <w:ilvl w:val="1"/>
          <w:numId w:val="0"/>
        </w:numPr>
      </w:pPr>
      <w:bookmarkStart w:id="336" w:name="_Toc32525"/>
      <w:r>
        <w:rPr>
          <w:rFonts w:hint="eastAsia" w:ascii="Times New Roman" w:hAnsi="Times New Roman" w:cs="宋体"/>
        </w:rPr>
        <w:t xml:space="preserve">7.2  </w:t>
      </w:r>
      <w:r>
        <w:rPr>
          <w:rFonts w:hint="eastAsia"/>
        </w:rPr>
        <w:t>项目软硬件购置及应用系统开发投资估算</w:t>
      </w:r>
      <w:bookmarkEnd w:id="336"/>
    </w:p>
    <w:p w14:paraId="7B6A48D4">
      <w:pPr>
        <w:pStyle w:val="4"/>
        <w:numPr>
          <w:ilvl w:val="2"/>
          <w:numId w:val="0"/>
        </w:numPr>
      </w:pPr>
      <w:bookmarkStart w:id="337" w:name="_Toc1402"/>
      <w:r>
        <w:rPr>
          <w:rFonts w:hint="eastAsia" w:ascii="Times New Roman" w:hAnsi="Times New Roman" w:cs="宋体"/>
        </w:rPr>
        <w:t xml:space="preserve">7.2.1  </w:t>
      </w:r>
      <w:r>
        <w:rPr>
          <w:rFonts w:hint="eastAsia"/>
        </w:rPr>
        <w:t>应用软件开发投资估算</w:t>
      </w:r>
      <w:bookmarkEnd w:id="337"/>
    </w:p>
    <w:p w14:paraId="3778E62D">
      <w:pPr>
        <w:pStyle w:val="22"/>
        <w:numPr>
          <w:ilvl w:val="8"/>
          <w:numId w:val="0"/>
        </w:numPr>
        <w:rPr>
          <w:rFonts w:hint="default"/>
        </w:rPr>
      </w:pPr>
      <w:r>
        <w:rPr>
          <w:rFonts w:hint="default" w:cs="Times New Roman"/>
        </w:rPr>
        <w:t xml:space="preserve">表7.1  </w:t>
      </w:r>
      <w:r>
        <w:t>应用软件开发投资估算明细表</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5"/>
        <w:gridCol w:w="683"/>
        <w:gridCol w:w="1616"/>
        <w:gridCol w:w="2316"/>
        <w:gridCol w:w="2672"/>
        <w:gridCol w:w="3249"/>
        <w:gridCol w:w="683"/>
        <w:gridCol w:w="683"/>
        <w:gridCol w:w="733"/>
        <w:gridCol w:w="974"/>
      </w:tblGrid>
      <w:tr w14:paraId="3D87A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199" w:type="pct"/>
            <w:vAlign w:val="center"/>
          </w:tcPr>
          <w:p w14:paraId="34231B40">
            <w:pPr>
              <w:pStyle w:val="30"/>
            </w:pPr>
            <w:r>
              <w:rPr>
                <w:rFonts w:hint="eastAsia"/>
              </w:rPr>
              <w:t>序号</w:t>
            </w:r>
          </w:p>
        </w:tc>
        <w:tc>
          <w:tcPr>
            <w:tcW w:w="240" w:type="pct"/>
            <w:vAlign w:val="center"/>
          </w:tcPr>
          <w:p w14:paraId="41D923FE">
            <w:pPr>
              <w:pStyle w:val="30"/>
            </w:pPr>
            <w:r>
              <w:rPr>
                <w:rFonts w:hint="eastAsia"/>
              </w:rPr>
              <w:t>子系统名称</w:t>
            </w:r>
          </w:p>
        </w:tc>
        <w:tc>
          <w:tcPr>
            <w:tcW w:w="570" w:type="pct"/>
            <w:vAlign w:val="center"/>
          </w:tcPr>
          <w:p w14:paraId="42469486">
            <w:pPr>
              <w:pStyle w:val="30"/>
            </w:pPr>
            <w:r>
              <w:rPr>
                <w:rFonts w:hint="eastAsia"/>
              </w:rPr>
              <w:t>一级功能</w:t>
            </w:r>
          </w:p>
        </w:tc>
        <w:tc>
          <w:tcPr>
            <w:tcW w:w="816" w:type="pct"/>
            <w:vAlign w:val="center"/>
          </w:tcPr>
          <w:p w14:paraId="28BCBCEF">
            <w:pPr>
              <w:pStyle w:val="30"/>
            </w:pPr>
            <w:r>
              <w:rPr>
                <w:rFonts w:hint="eastAsia"/>
              </w:rPr>
              <w:t>二级功能</w:t>
            </w:r>
          </w:p>
        </w:tc>
        <w:tc>
          <w:tcPr>
            <w:tcW w:w="942" w:type="pct"/>
            <w:vAlign w:val="center"/>
          </w:tcPr>
          <w:p w14:paraId="6BA8F802">
            <w:pPr>
              <w:pStyle w:val="30"/>
            </w:pPr>
            <w:r>
              <w:rPr>
                <w:rFonts w:hint="eastAsia"/>
              </w:rPr>
              <w:t>三级功能</w:t>
            </w:r>
          </w:p>
        </w:tc>
        <w:tc>
          <w:tcPr>
            <w:tcW w:w="1146" w:type="pct"/>
            <w:vAlign w:val="center"/>
          </w:tcPr>
          <w:p w14:paraId="4C3F671A">
            <w:pPr>
              <w:pStyle w:val="30"/>
            </w:pPr>
            <w:r>
              <w:rPr>
                <w:rFonts w:hint="eastAsia"/>
              </w:rPr>
              <w:t>四级功能</w:t>
            </w:r>
          </w:p>
        </w:tc>
        <w:tc>
          <w:tcPr>
            <w:tcW w:w="240" w:type="pct"/>
            <w:vAlign w:val="center"/>
          </w:tcPr>
          <w:p w14:paraId="37632C62">
            <w:pPr>
              <w:pStyle w:val="30"/>
            </w:pPr>
            <w:r>
              <w:rPr>
                <w:rFonts w:hint="eastAsia"/>
              </w:rPr>
              <w:t>工作量（人月）</w:t>
            </w:r>
          </w:p>
        </w:tc>
        <w:tc>
          <w:tcPr>
            <w:tcW w:w="240" w:type="pct"/>
            <w:vAlign w:val="center"/>
          </w:tcPr>
          <w:p w14:paraId="72AA8091">
            <w:pPr>
              <w:pStyle w:val="30"/>
            </w:pPr>
            <w:r>
              <w:rPr>
                <w:rFonts w:hint="eastAsia"/>
              </w:rPr>
              <w:t>单价</w:t>
            </w:r>
            <w:r>
              <w:rPr>
                <w:rFonts w:hint="eastAsia"/>
              </w:rPr>
              <w:br w:type="textWrapping"/>
            </w:r>
            <w:r>
              <w:rPr>
                <w:rFonts w:hint="eastAsia"/>
              </w:rPr>
              <w:t>（万元）</w:t>
            </w:r>
          </w:p>
        </w:tc>
        <w:tc>
          <w:tcPr>
            <w:tcW w:w="258" w:type="pct"/>
            <w:vAlign w:val="center"/>
          </w:tcPr>
          <w:p w14:paraId="12133A22">
            <w:pPr>
              <w:pStyle w:val="30"/>
            </w:pPr>
            <w:r>
              <w:rPr>
                <w:rFonts w:hint="eastAsia"/>
              </w:rPr>
              <w:t>总金额</w:t>
            </w:r>
            <w:r>
              <w:rPr>
                <w:rFonts w:hint="eastAsia"/>
              </w:rPr>
              <w:br w:type="textWrapping"/>
            </w:r>
            <w:r>
              <w:rPr>
                <w:rFonts w:hint="eastAsia"/>
              </w:rPr>
              <w:t>（万元）</w:t>
            </w:r>
          </w:p>
        </w:tc>
        <w:tc>
          <w:tcPr>
            <w:tcW w:w="343" w:type="pct"/>
            <w:vAlign w:val="center"/>
          </w:tcPr>
          <w:p w14:paraId="06A9DCC8">
            <w:pPr>
              <w:pStyle w:val="30"/>
            </w:pPr>
            <w:r>
              <w:rPr>
                <w:rFonts w:hint="eastAsia"/>
              </w:rPr>
              <w:t>对应建设内容中的功能章节</w:t>
            </w:r>
          </w:p>
        </w:tc>
      </w:tr>
      <w:tr w14:paraId="6F16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174B71DC">
            <w:pPr>
              <w:pStyle w:val="30"/>
            </w:pPr>
            <w:r>
              <w:rPr>
                <w:rFonts w:hint="eastAsia"/>
              </w:rPr>
              <w:t>1</w:t>
            </w:r>
          </w:p>
        </w:tc>
        <w:tc>
          <w:tcPr>
            <w:tcW w:w="240" w:type="pct"/>
            <w:vMerge w:val="restart"/>
            <w:vAlign w:val="center"/>
          </w:tcPr>
          <w:p w14:paraId="445BCDE7">
            <w:pPr>
              <w:pStyle w:val="30"/>
            </w:pPr>
            <w:r>
              <w:rPr>
                <w:rFonts w:hint="eastAsia"/>
              </w:rPr>
              <w:t>干部人才管理子系统</w:t>
            </w:r>
          </w:p>
        </w:tc>
        <w:tc>
          <w:tcPr>
            <w:tcW w:w="570" w:type="pct"/>
            <w:vMerge w:val="restart"/>
            <w:vAlign w:val="center"/>
          </w:tcPr>
          <w:p w14:paraId="10F6ED9D">
            <w:pPr>
              <w:pStyle w:val="30"/>
            </w:pPr>
            <w:r>
              <w:rPr>
                <w:rFonts w:hint="eastAsia"/>
              </w:rPr>
              <w:t>常用功能</w:t>
            </w:r>
          </w:p>
        </w:tc>
        <w:tc>
          <w:tcPr>
            <w:tcW w:w="816" w:type="pct"/>
            <w:vAlign w:val="center"/>
          </w:tcPr>
          <w:p w14:paraId="6C065994">
            <w:pPr>
              <w:pStyle w:val="30"/>
            </w:pPr>
            <w:r>
              <w:rPr>
                <w:rFonts w:hint="eastAsia"/>
              </w:rPr>
              <w:t>通知收发</w:t>
            </w:r>
          </w:p>
        </w:tc>
        <w:tc>
          <w:tcPr>
            <w:tcW w:w="942" w:type="pct"/>
            <w:vAlign w:val="center"/>
          </w:tcPr>
          <w:p w14:paraId="4AA76FC9">
            <w:pPr>
              <w:pStyle w:val="30"/>
            </w:pPr>
          </w:p>
        </w:tc>
        <w:tc>
          <w:tcPr>
            <w:tcW w:w="1146" w:type="pct"/>
            <w:vAlign w:val="center"/>
          </w:tcPr>
          <w:p w14:paraId="147856F3">
            <w:pPr>
              <w:pStyle w:val="30"/>
            </w:pPr>
          </w:p>
        </w:tc>
        <w:tc>
          <w:tcPr>
            <w:tcW w:w="240" w:type="pct"/>
            <w:vMerge w:val="restart"/>
            <w:vAlign w:val="center"/>
          </w:tcPr>
          <w:p w14:paraId="67AC7574">
            <w:pPr>
              <w:pStyle w:val="30"/>
            </w:pPr>
            <w:r>
              <w:rPr>
                <w:rFonts w:hint="eastAsia"/>
              </w:rPr>
              <w:t>1.5</w:t>
            </w:r>
          </w:p>
        </w:tc>
        <w:tc>
          <w:tcPr>
            <w:tcW w:w="240" w:type="pct"/>
            <w:vAlign w:val="center"/>
          </w:tcPr>
          <w:p w14:paraId="5E22C06D">
            <w:pPr>
              <w:pStyle w:val="30"/>
            </w:pPr>
            <w:r>
              <w:rPr>
                <w:rFonts w:hint="eastAsia"/>
              </w:rPr>
              <w:t>2.5</w:t>
            </w:r>
          </w:p>
        </w:tc>
        <w:tc>
          <w:tcPr>
            <w:tcW w:w="258" w:type="pct"/>
            <w:vMerge w:val="restart"/>
            <w:vAlign w:val="center"/>
          </w:tcPr>
          <w:p w14:paraId="763CF4E7">
            <w:pPr>
              <w:pStyle w:val="30"/>
            </w:pPr>
            <w:r>
              <w:rPr>
                <w:rFonts w:hint="eastAsia"/>
              </w:rPr>
              <w:t>3.75</w:t>
            </w:r>
          </w:p>
        </w:tc>
        <w:tc>
          <w:tcPr>
            <w:tcW w:w="343" w:type="pct"/>
            <w:vAlign w:val="center"/>
          </w:tcPr>
          <w:p w14:paraId="1B8C43EC">
            <w:pPr>
              <w:pStyle w:val="30"/>
            </w:pPr>
            <w:r>
              <w:rPr>
                <w:rFonts w:hint="eastAsia"/>
              </w:rPr>
              <w:t>6.1.1.1</w:t>
            </w:r>
          </w:p>
        </w:tc>
      </w:tr>
      <w:tr w14:paraId="18DA4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A832776">
            <w:pPr>
              <w:pStyle w:val="30"/>
            </w:pPr>
            <w:r>
              <w:rPr>
                <w:rFonts w:hint="eastAsia"/>
              </w:rPr>
              <w:t>2</w:t>
            </w:r>
          </w:p>
        </w:tc>
        <w:tc>
          <w:tcPr>
            <w:tcW w:w="240" w:type="pct"/>
            <w:vMerge w:val="continue"/>
            <w:vAlign w:val="center"/>
          </w:tcPr>
          <w:p w14:paraId="248DAD1D">
            <w:pPr>
              <w:pStyle w:val="30"/>
            </w:pPr>
          </w:p>
        </w:tc>
        <w:tc>
          <w:tcPr>
            <w:tcW w:w="570" w:type="pct"/>
            <w:vMerge w:val="continue"/>
            <w:vAlign w:val="center"/>
          </w:tcPr>
          <w:p w14:paraId="6A3703CE">
            <w:pPr>
              <w:pStyle w:val="30"/>
            </w:pPr>
          </w:p>
        </w:tc>
        <w:tc>
          <w:tcPr>
            <w:tcW w:w="816" w:type="pct"/>
            <w:vAlign w:val="center"/>
          </w:tcPr>
          <w:p w14:paraId="5B99E09B">
            <w:pPr>
              <w:pStyle w:val="30"/>
            </w:pPr>
            <w:r>
              <w:rPr>
                <w:rFonts w:hint="eastAsia"/>
              </w:rPr>
              <w:t>事项提醒</w:t>
            </w:r>
          </w:p>
        </w:tc>
        <w:tc>
          <w:tcPr>
            <w:tcW w:w="942" w:type="pct"/>
            <w:vAlign w:val="center"/>
          </w:tcPr>
          <w:p w14:paraId="394A944B">
            <w:pPr>
              <w:pStyle w:val="30"/>
            </w:pPr>
          </w:p>
        </w:tc>
        <w:tc>
          <w:tcPr>
            <w:tcW w:w="1146" w:type="pct"/>
            <w:vAlign w:val="center"/>
          </w:tcPr>
          <w:p w14:paraId="7D27CFFE">
            <w:pPr>
              <w:pStyle w:val="30"/>
            </w:pPr>
          </w:p>
        </w:tc>
        <w:tc>
          <w:tcPr>
            <w:tcW w:w="240" w:type="pct"/>
            <w:vMerge w:val="continue"/>
            <w:vAlign w:val="center"/>
          </w:tcPr>
          <w:p w14:paraId="7B633FCD">
            <w:pPr>
              <w:pStyle w:val="30"/>
            </w:pPr>
          </w:p>
        </w:tc>
        <w:tc>
          <w:tcPr>
            <w:tcW w:w="240" w:type="pct"/>
            <w:vAlign w:val="center"/>
          </w:tcPr>
          <w:p w14:paraId="2993977B">
            <w:pPr>
              <w:pStyle w:val="30"/>
            </w:pPr>
            <w:r>
              <w:rPr>
                <w:rFonts w:hint="eastAsia"/>
              </w:rPr>
              <w:t>2.5</w:t>
            </w:r>
          </w:p>
        </w:tc>
        <w:tc>
          <w:tcPr>
            <w:tcW w:w="258" w:type="pct"/>
            <w:vMerge w:val="continue"/>
            <w:vAlign w:val="center"/>
          </w:tcPr>
          <w:p w14:paraId="1E2714D7">
            <w:pPr>
              <w:pStyle w:val="30"/>
            </w:pPr>
          </w:p>
        </w:tc>
        <w:tc>
          <w:tcPr>
            <w:tcW w:w="343" w:type="pct"/>
            <w:vAlign w:val="center"/>
          </w:tcPr>
          <w:p w14:paraId="5C5736B3">
            <w:pPr>
              <w:pStyle w:val="30"/>
            </w:pPr>
            <w:r>
              <w:rPr>
                <w:rFonts w:hint="eastAsia"/>
              </w:rPr>
              <w:t>6.1.1.1</w:t>
            </w:r>
          </w:p>
        </w:tc>
      </w:tr>
      <w:tr w14:paraId="234EB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09B6357B">
            <w:pPr>
              <w:pStyle w:val="30"/>
            </w:pPr>
            <w:r>
              <w:rPr>
                <w:rFonts w:hint="eastAsia"/>
              </w:rPr>
              <w:t>3</w:t>
            </w:r>
          </w:p>
        </w:tc>
        <w:tc>
          <w:tcPr>
            <w:tcW w:w="240" w:type="pct"/>
            <w:vMerge w:val="continue"/>
            <w:vAlign w:val="center"/>
          </w:tcPr>
          <w:p w14:paraId="2E2E54C6">
            <w:pPr>
              <w:pStyle w:val="30"/>
            </w:pPr>
          </w:p>
        </w:tc>
        <w:tc>
          <w:tcPr>
            <w:tcW w:w="570" w:type="pct"/>
            <w:vMerge w:val="continue"/>
            <w:vAlign w:val="center"/>
          </w:tcPr>
          <w:p w14:paraId="42770666">
            <w:pPr>
              <w:pStyle w:val="30"/>
            </w:pPr>
          </w:p>
        </w:tc>
        <w:tc>
          <w:tcPr>
            <w:tcW w:w="816" w:type="pct"/>
            <w:vMerge w:val="restart"/>
            <w:vAlign w:val="center"/>
          </w:tcPr>
          <w:p w14:paraId="6B3D420E">
            <w:pPr>
              <w:pStyle w:val="30"/>
            </w:pPr>
            <w:r>
              <w:rPr>
                <w:rFonts w:hint="eastAsia"/>
              </w:rPr>
              <w:t>组工园地</w:t>
            </w:r>
          </w:p>
        </w:tc>
        <w:tc>
          <w:tcPr>
            <w:tcW w:w="942" w:type="pct"/>
            <w:noWrap/>
            <w:vAlign w:val="center"/>
          </w:tcPr>
          <w:p w14:paraId="281C0C79">
            <w:pPr>
              <w:pStyle w:val="30"/>
            </w:pPr>
            <w:r>
              <w:rPr>
                <w:rFonts w:hint="eastAsia"/>
              </w:rPr>
              <w:t>文件柜</w:t>
            </w:r>
          </w:p>
        </w:tc>
        <w:tc>
          <w:tcPr>
            <w:tcW w:w="1146" w:type="pct"/>
            <w:vAlign w:val="center"/>
          </w:tcPr>
          <w:p w14:paraId="57173B52">
            <w:pPr>
              <w:pStyle w:val="30"/>
            </w:pPr>
          </w:p>
        </w:tc>
        <w:tc>
          <w:tcPr>
            <w:tcW w:w="240" w:type="pct"/>
            <w:vMerge w:val="continue"/>
            <w:vAlign w:val="center"/>
          </w:tcPr>
          <w:p w14:paraId="314BAFED">
            <w:pPr>
              <w:pStyle w:val="30"/>
            </w:pPr>
          </w:p>
        </w:tc>
        <w:tc>
          <w:tcPr>
            <w:tcW w:w="240" w:type="pct"/>
            <w:vAlign w:val="center"/>
          </w:tcPr>
          <w:p w14:paraId="3FA8E998">
            <w:pPr>
              <w:pStyle w:val="30"/>
            </w:pPr>
            <w:r>
              <w:rPr>
                <w:rFonts w:hint="eastAsia"/>
              </w:rPr>
              <w:t>2.5</w:t>
            </w:r>
          </w:p>
        </w:tc>
        <w:tc>
          <w:tcPr>
            <w:tcW w:w="258" w:type="pct"/>
            <w:vMerge w:val="continue"/>
            <w:vAlign w:val="center"/>
          </w:tcPr>
          <w:p w14:paraId="4E164588">
            <w:pPr>
              <w:pStyle w:val="30"/>
            </w:pPr>
          </w:p>
        </w:tc>
        <w:tc>
          <w:tcPr>
            <w:tcW w:w="343" w:type="pct"/>
            <w:vAlign w:val="center"/>
          </w:tcPr>
          <w:p w14:paraId="47766007">
            <w:pPr>
              <w:pStyle w:val="30"/>
            </w:pPr>
            <w:r>
              <w:rPr>
                <w:rFonts w:hint="eastAsia"/>
              </w:rPr>
              <w:t>6.1.1.1</w:t>
            </w:r>
          </w:p>
        </w:tc>
      </w:tr>
      <w:tr w14:paraId="2DE5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E9F207A">
            <w:pPr>
              <w:pStyle w:val="30"/>
            </w:pPr>
            <w:r>
              <w:rPr>
                <w:rFonts w:hint="eastAsia"/>
              </w:rPr>
              <w:t>4</w:t>
            </w:r>
          </w:p>
        </w:tc>
        <w:tc>
          <w:tcPr>
            <w:tcW w:w="240" w:type="pct"/>
            <w:vMerge w:val="continue"/>
            <w:vAlign w:val="center"/>
          </w:tcPr>
          <w:p w14:paraId="59ADA65C">
            <w:pPr>
              <w:pStyle w:val="30"/>
            </w:pPr>
          </w:p>
        </w:tc>
        <w:tc>
          <w:tcPr>
            <w:tcW w:w="570" w:type="pct"/>
            <w:vMerge w:val="continue"/>
            <w:vAlign w:val="center"/>
          </w:tcPr>
          <w:p w14:paraId="75D4008B">
            <w:pPr>
              <w:pStyle w:val="30"/>
            </w:pPr>
          </w:p>
        </w:tc>
        <w:tc>
          <w:tcPr>
            <w:tcW w:w="816" w:type="pct"/>
            <w:vMerge w:val="continue"/>
            <w:vAlign w:val="center"/>
          </w:tcPr>
          <w:p w14:paraId="6125CEA1">
            <w:pPr>
              <w:pStyle w:val="30"/>
            </w:pPr>
          </w:p>
        </w:tc>
        <w:tc>
          <w:tcPr>
            <w:tcW w:w="942" w:type="pct"/>
            <w:vAlign w:val="center"/>
          </w:tcPr>
          <w:p w14:paraId="0274D354">
            <w:pPr>
              <w:pStyle w:val="30"/>
            </w:pPr>
            <w:r>
              <w:rPr>
                <w:rFonts w:hint="eastAsia"/>
              </w:rPr>
              <w:t>通讯录</w:t>
            </w:r>
          </w:p>
        </w:tc>
        <w:tc>
          <w:tcPr>
            <w:tcW w:w="1146" w:type="pct"/>
            <w:vAlign w:val="center"/>
          </w:tcPr>
          <w:p w14:paraId="56DBF303">
            <w:pPr>
              <w:pStyle w:val="30"/>
            </w:pPr>
          </w:p>
        </w:tc>
        <w:tc>
          <w:tcPr>
            <w:tcW w:w="240" w:type="pct"/>
            <w:vMerge w:val="continue"/>
            <w:vAlign w:val="center"/>
          </w:tcPr>
          <w:p w14:paraId="4F06AE75">
            <w:pPr>
              <w:pStyle w:val="30"/>
            </w:pPr>
          </w:p>
        </w:tc>
        <w:tc>
          <w:tcPr>
            <w:tcW w:w="240" w:type="pct"/>
            <w:vAlign w:val="center"/>
          </w:tcPr>
          <w:p w14:paraId="4E5F8C5B">
            <w:pPr>
              <w:pStyle w:val="30"/>
            </w:pPr>
            <w:r>
              <w:rPr>
                <w:rFonts w:hint="eastAsia"/>
              </w:rPr>
              <w:t>2.5</w:t>
            </w:r>
          </w:p>
        </w:tc>
        <w:tc>
          <w:tcPr>
            <w:tcW w:w="258" w:type="pct"/>
            <w:vMerge w:val="continue"/>
            <w:vAlign w:val="center"/>
          </w:tcPr>
          <w:p w14:paraId="42984E55">
            <w:pPr>
              <w:pStyle w:val="30"/>
            </w:pPr>
          </w:p>
        </w:tc>
        <w:tc>
          <w:tcPr>
            <w:tcW w:w="343" w:type="pct"/>
            <w:vAlign w:val="center"/>
          </w:tcPr>
          <w:p w14:paraId="6801F376">
            <w:pPr>
              <w:pStyle w:val="30"/>
            </w:pPr>
            <w:r>
              <w:rPr>
                <w:rFonts w:hint="eastAsia"/>
              </w:rPr>
              <w:t>6.1.1.1</w:t>
            </w:r>
          </w:p>
        </w:tc>
      </w:tr>
      <w:tr w14:paraId="64B32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65247B80">
            <w:pPr>
              <w:pStyle w:val="30"/>
            </w:pPr>
            <w:r>
              <w:rPr>
                <w:rFonts w:hint="eastAsia"/>
              </w:rPr>
              <w:t>5</w:t>
            </w:r>
          </w:p>
        </w:tc>
        <w:tc>
          <w:tcPr>
            <w:tcW w:w="240" w:type="pct"/>
            <w:vMerge w:val="continue"/>
            <w:vAlign w:val="center"/>
          </w:tcPr>
          <w:p w14:paraId="43A2CD71">
            <w:pPr>
              <w:pStyle w:val="30"/>
            </w:pPr>
          </w:p>
        </w:tc>
        <w:tc>
          <w:tcPr>
            <w:tcW w:w="570" w:type="pct"/>
            <w:vMerge w:val="restart"/>
            <w:noWrap/>
            <w:vAlign w:val="center"/>
          </w:tcPr>
          <w:p w14:paraId="57B05020">
            <w:pPr>
              <w:pStyle w:val="30"/>
            </w:pPr>
            <w:r>
              <w:rPr>
                <w:rFonts w:hint="eastAsia"/>
              </w:rPr>
              <w:t>基础数据管理</w:t>
            </w:r>
          </w:p>
        </w:tc>
        <w:tc>
          <w:tcPr>
            <w:tcW w:w="816" w:type="pct"/>
            <w:vMerge w:val="restart"/>
            <w:vAlign w:val="center"/>
          </w:tcPr>
          <w:p w14:paraId="21FEC0EE">
            <w:pPr>
              <w:pStyle w:val="30"/>
            </w:pPr>
            <w:r>
              <w:rPr>
                <w:rFonts w:hint="eastAsia"/>
              </w:rPr>
              <w:t>组织架构数据管理</w:t>
            </w:r>
          </w:p>
        </w:tc>
        <w:tc>
          <w:tcPr>
            <w:tcW w:w="942" w:type="pct"/>
            <w:vMerge w:val="restart"/>
            <w:vAlign w:val="center"/>
          </w:tcPr>
          <w:p w14:paraId="453C341E">
            <w:pPr>
              <w:pStyle w:val="30"/>
            </w:pPr>
            <w:r>
              <w:rPr>
                <w:rFonts w:hint="eastAsia"/>
              </w:rPr>
              <w:t>组织架构信息</w:t>
            </w:r>
          </w:p>
        </w:tc>
        <w:tc>
          <w:tcPr>
            <w:tcW w:w="1146" w:type="pct"/>
            <w:vAlign w:val="center"/>
          </w:tcPr>
          <w:p w14:paraId="31A82B95">
            <w:pPr>
              <w:pStyle w:val="30"/>
            </w:pPr>
            <w:r>
              <w:rPr>
                <w:rFonts w:hint="eastAsia"/>
              </w:rPr>
              <w:t>企业数据信息</w:t>
            </w:r>
          </w:p>
        </w:tc>
        <w:tc>
          <w:tcPr>
            <w:tcW w:w="240" w:type="pct"/>
            <w:vMerge w:val="restart"/>
            <w:vAlign w:val="center"/>
          </w:tcPr>
          <w:p w14:paraId="1B9CADF3">
            <w:pPr>
              <w:pStyle w:val="30"/>
            </w:pPr>
            <w:r>
              <w:rPr>
                <w:rFonts w:hint="eastAsia"/>
              </w:rPr>
              <w:t>1.5</w:t>
            </w:r>
          </w:p>
        </w:tc>
        <w:tc>
          <w:tcPr>
            <w:tcW w:w="240" w:type="pct"/>
            <w:vAlign w:val="center"/>
          </w:tcPr>
          <w:p w14:paraId="64CA0D4E">
            <w:pPr>
              <w:pStyle w:val="30"/>
            </w:pPr>
            <w:r>
              <w:rPr>
                <w:rFonts w:hint="eastAsia"/>
              </w:rPr>
              <w:t>2.5</w:t>
            </w:r>
          </w:p>
        </w:tc>
        <w:tc>
          <w:tcPr>
            <w:tcW w:w="258" w:type="pct"/>
            <w:vMerge w:val="restart"/>
            <w:vAlign w:val="center"/>
          </w:tcPr>
          <w:p w14:paraId="366D54DC">
            <w:pPr>
              <w:pStyle w:val="30"/>
            </w:pPr>
            <w:r>
              <w:rPr>
                <w:rFonts w:hint="eastAsia"/>
              </w:rPr>
              <w:t>3.75</w:t>
            </w:r>
          </w:p>
        </w:tc>
        <w:tc>
          <w:tcPr>
            <w:tcW w:w="343" w:type="pct"/>
            <w:vAlign w:val="center"/>
          </w:tcPr>
          <w:p w14:paraId="1B5D4880">
            <w:pPr>
              <w:pStyle w:val="30"/>
            </w:pPr>
            <w:r>
              <w:rPr>
                <w:rFonts w:hint="eastAsia"/>
              </w:rPr>
              <w:t>6.1.1.2</w:t>
            </w:r>
          </w:p>
        </w:tc>
      </w:tr>
      <w:tr w14:paraId="62BA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73BA355">
            <w:pPr>
              <w:pStyle w:val="30"/>
            </w:pPr>
            <w:r>
              <w:rPr>
                <w:rFonts w:hint="eastAsia"/>
              </w:rPr>
              <w:t>6</w:t>
            </w:r>
          </w:p>
        </w:tc>
        <w:tc>
          <w:tcPr>
            <w:tcW w:w="240" w:type="pct"/>
            <w:vMerge w:val="continue"/>
            <w:vAlign w:val="center"/>
          </w:tcPr>
          <w:p w14:paraId="55F5CC85">
            <w:pPr>
              <w:pStyle w:val="30"/>
            </w:pPr>
          </w:p>
        </w:tc>
        <w:tc>
          <w:tcPr>
            <w:tcW w:w="570" w:type="pct"/>
            <w:vMerge w:val="continue"/>
            <w:noWrap/>
            <w:vAlign w:val="center"/>
          </w:tcPr>
          <w:p w14:paraId="51B3DF96">
            <w:pPr>
              <w:pStyle w:val="30"/>
            </w:pPr>
          </w:p>
        </w:tc>
        <w:tc>
          <w:tcPr>
            <w:tcW w:w="816" w:type="pct"/>
            <w:vMerge w:val="continue"/>
            <w:vAlign w:val="center"/>
          </w:tcPr>
          <w:p w14:paraId="7C954C17">
            <w:pPr>
              <w:pStyle w:val="30"/>
            </w:pPr>
          </w:p>
        </w:tc>
        <w:tc>
          <w:tcPr>
            <w:tcW w:w="942" w:type="pct"/>
            <w:vMerge w:val="continue"/>
            <w:vAlign w:val="center"/>
          </w:tcPr>
          <w:p w14:paraId="0694FCF4">
            <w:pPr>
              <w:pStyle w:val="30"/>
            </w:pPr>
          </w:p>
        </w:tc>
        <w:tc>
          <w:tcPr>
            <w:tcW w:w="1146" w:type="pct"/>
            <w:vAlign w:val="center"/>
          </w:tcPr>
          <w:p w14:paraId="1CB8D404">
            <w:pPr>
              <w:pStyle w:val="30"/>
            </w:pPr>
            <w:r>
              <w:rPr>
                <w:rFonts w:hint="eastAsia"/>
              </w:rPr>
              <w:t>机关数据信息</w:t>
            </w:r>
          </w:p>
        </w:tc>
        <w:tc>
          <w:tcPr>
            <w:tcW w:w="240" w:type="pct"/>
            <w:vMerge w:val="continue"/>
            <w:vAlign w:val="center"/>
          </w:tcPr>
          <w:p w14:paraId="79AA59D8">
            <w:pPr>
              <w:pStyle w:val="30"/>
            </w:pPr>
          </w:p>
        </w:tc>
        <w:tc>
          <w:tcPr>
            <w:tcW w:w="240" w:type="pct"/>
            <w:vAlign w:val="center"/>
          </w:tcPr>
          <w:p w14:paraId="17459CBF">
            <w:pPr>
              <w:pStyle w:val="30"/>
            </w:pPr>
            <w:r>
              <w:rPr>
                <w:rFonts w:hint="eastAsia"/>
              </w:rPr>
              <w:t>2.5</w:t>
            </w:r>
          </w:p>
        </w:tc>
        <w:tc>
          <w:tcPr>
            <w:tcW w:w="258" w:type="pct"/>
            <w:vMerge w:val="continue"/>
            <w:vAlign w:val="center"/>
          </w:tcPr>
          <w:p w14:paraId="649B06CE">
            <w:pPr>
              <w:pStyle w:val="30"/>
            </w:pPr>
          </w:p>
        </w:tc>
        <w:tc>
          <w:tcPr>
            <w:tcW w:w="343" w:type="pct"/>
            <w:vAlign w:val="center"/>
          </w:tcPr>
          <w:p w14:paraId="2A60E840">
            <w:pPr>
              <w:pStyle w:val="30"/>
            </w:pPr>
            <w:r>
              <w:rPr>
                <w:rFonts w:hint="eastAsia"/>
              </w:rPr>
              <w:t>6.1.1.2</w:t>
            </w:r>
          </w:p>
        </w:tc>
      </w:tr>
      <w:tr w14:paraId="3E577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E111369">
            <w:pPr>
              <w:pStyle w:val="30"/>
            </w:pPr>
            <w:r>
              <w:rPr>
                <w:rFonts w:hint="eastAsia"/>
              </w:rPr>
              <w:t>7</w:t>
            </w:r>
          </w:p>
        </w:tc>
        <w:tc>
          <w:tcPr>
            <w:tcW w:w="240" w:type="pct"/>
            <w:vMerge w:val="continue"/>
            <w:vAlign w:val="center"/>
          </w:tcPr>
          <w:p w14:paraId="6022793C">
            <w:pPr>
              <w:pStyle w:val="30"/>
            </w:pPr>
          </w:p>
        </w:tc>
        <w:tc>
          <w:tcPr>
            <w:tcW w:w="570" w:type="pct"/>
            <w:vMerge w:val="continue"/>
            <w:noWrap/>
            <w:vAlign w:val="center"/>
          </w:tcPr>
          <w:p w14:paraId="2591E7B0">
            <w:pPr>
              <w:pStyle w:val="30"/>
            </w:pPr>
          </w:p>
        </w:tc>
        <w:tc>
          <w:tcPr>
            <w:tcW w:w="816" w:type="pct"/>
            <w:vMerge w:val="continue"/>
            <w:vAlign w:val="center"/>
          </w:tcPr>
          <w:p w14:paraId="69720C33">
            <w:pPr>
              <w:pStyle w:val="30"/>
            </w:pPr>
          </w:p>
        </w:tc>
        <w:tc>
          <w:tcPr>
            <w:tcW w:w="942" w:type="pct"/>
            <w:vMerge w:val="continue"/>
            <w:vAlign w:val="center"/>
          </w:tcPr>
          <w:p w14:paraId="574AE262">
            <w:pPr>
              <w:pStyle w:val="30"/>
            </w:pPr>
          </w:p>
        </w:tc>
        <w:tc>
          <w:tcPr>
            <w:tcW w:w="1146" w:type="pct"/>
            <w:vAlign w:val="center"/>
          </w:tcPr>
          <w:p w14:paraId="6EDBABFB">
            <w:pPr>
              <w:pStyle w:val="30"/>
            </w:pPr>
            <w:r>
              <w:rPr>
                <w:rFonts w:hint="eastAsia"/>
              </w:rPr>
              <w:t>数据快照</w:t>
            </w:r>
          </w:p>
        </w:tc>
        <w:tc>
          <w:tcPr>
            <w:tcW w:w="240" w:type="pct"/>
            <w:vMerge w:val="continue"/>
            <w:vAlign w:val="center"/>
          </w:tcPr>
          <w:p w14:paraId="7C61A8FA">
            <w:pPr>
              <w:pStyle w:val="30"/>
            </w:pPr>
          </w:p>
        </w:tc>
        <w:tc>
          <w:tcPr>
            <w:tcW w:w="240" w:type="pct"/>
            <w:vAlign w:val="center"/>
          </w:tcPr>
          <w:p w14:paraId="499C7522">
            <w:pPr>
              <w:pStyle w:val="30"/>
            </w:pPr>
            <w:r>
              <w:rPr>
                <w:rFonts w:hint="eastAsia"/>
              </w:rPr>
              <w:t>2.5</w:t>
            </w:r>
          </w:p>
        </w:tc>
        <w:tc>
          <w:tcPr>
            <w:tcW w:w="258" w:type="pct"/>
            <w:vMerge w:val="continue"/>
            <w:vAlign w:val="center"/>
          </w:tcPr>
          <w:p w14:paraId="12466C00">
            <w:pPr>
              <w:pStyle w:val="30"/>
            </w:pPr>
          </w:p>
        </w:tc>
        <w:tc>
          <w:tcPr>
            <w:tcW w:w="343" w:type="pct"/>
            <w:vAlign w:val="center"/>
          </w:tcPr>
          <w:p w14:paraId="32A9FCE4">
            <w:pPr>
              <w:pStyle w:val="30"/>
            </w:pPr>
            <w:r>
              <w:rPr>
                <w:rFonts w:hint="eastAsia"/>
              </w:rPr>
              <w:t>6.1.1.2</w:t>
            </w:r>
          </w:p>
        </w:tc>
      </w:tr>
      <w:tr w14:paraId="0ACD6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C50B018">
            <w:pPr>
              <w:pStyle w:val="30"/>
            </w:pPr>
            <w:r>
              <w:rPr>
                <w:rFonts w:hint="eastAsia"/>
              </w:rPr>
              <w:t>8</w:t>
            </w:r>
          </w:p>
        </w:tc>
        <w:tc>
          <w:tcPr>
            <w:tcW w:w="240" w:type="pct"/>
            <w:vMerge w:val="continue"/>
            <w:vAlign w:val="center"/>
          </w:tcPr>
          <w:p w14:paraId="7E804D46">
            <w:pPr>
              <w:pStyle w:val="30"/>
            </w:pPr>
          </w:p>
        </w:tc>
        <w:tc>
          <w:tcPr>
            <w:tcW w:w="570" w:type="pct"/>
            <w:vMerge w:val="continue"/>
            <w:noWrap/>
            <w:vAlign w:val="center"/>
          </w:tcPr>
          <w:p w14:paraId="1B217E5A">
            <w:pPr>
              <w:pStyle w:val="30"/>
            </w:pPr>
          </w:p>
        </w:tc>
        <w:tc>
          <w:tcPr>
            <w:tcW w:w="816" w:type="pct"/>
            <w:vMerge w:val="continue"/>
            <w:vAlign w:val="center"/>
          </w:tcPr>
          <w:p w14:paraId="6EF9095A">
            <w:pPr>
              <w:pStyle w:val="30"/>
            </w:pPr>
          </w:p>
        </w:tc>
        <w:tc>
          <w:tcPr>
            <w:tcW w:w="942" w:type="pct"/>
            <w:vAlign w:val="center"/>
          </w:tcPr>
          <w:p w14:paraId="62E8A68C">
            <w:pPr>
              <w:pStyle w:val="30"/>
            </w:pPr>
            <w:r>
              <w:rPr>
                <w:rFonts w:hint="eastAsia"/>
              </w:rPr>
              <w:t>机构回收站</w:t>
            </w:r>
          </w:p>
        </w:tc>
        <w:tc>
          <w:tcPr>
            <w:tcW w:w="1146" w:type="pct"/>
            <w:vAlign w:val="center"/>
          </w:tcPr>
          <w:p w14:paraId="124A3595">
            <w:pPr>
              <w:pStyle w:val="30"/>
            </w:pPr>
          </w:p>
        </w:tc>
        <w:tc>
          <w:tcPr>
            <w:tcW w:w="240" w:type="pct"/>
            <w:vMerge w:val="restart"/>
            <w:vAlign w:val="center"/>
          </w:tcPr>
          <w:p w14:paraId="43F65E1C">
            <w:pPr>
              <w:pStyle w:val="30"/>
            </w:pPr>
            <w:r>
              <w:rPr>
                <w:rFonts w:hint="eastAsia"/>
              </w:rPr>
              <w:t>1.5</w:t>
            </w:r>
          </w:p>
        </w:tc>
        <w:tc>
          <w:tcPr>
            <w:tcW w:w="240" w:type="pct"/>
            <w:vAlign w:val="center"/>
          </w:tcPr>
          <w:p w14:paraId="5D852EDD">
            <w:pPr>
              <w:pStyle w:val="30"/>
            </w:pPr>
            <w:r>
              <w:rPr>
                <w:rFonts w:hint="eastAsia"/>
              </w:rPr>
              <w:t>2.5</w:t>
            </w:r>
          </w:p>
        </w:tc>
        <w:tc>
          <w:tcPr>
            <w:tcW w:w="258" w:type="pct"/>
            <w:vMerge w:val="continue"/>
            <w:vAlign w:val="center"/>
          </w:tcPr>
          <w:p w14:paraId="5963B431">
            <w:pPr>
              <w:pStyle w:val="30"/>
            </w:pPr>
          </w:p>
        </w:tc>
        <w:tc>
          <w:tcPr>
            <w:tcW w:w="343" w:type="pct"/>
            <w:vAlign w:val="center"/>
          </w:tcPr>
          <w:p w14:paraId="6104A8D2">
            <w:pPr>
              <w:pStyle w:val="30"/>
            </w:pPr>
            <w:r>
              <w:rPr>
                <w:rFonts w:hint="eastAsia"/>
              </w:rPr>
              <w:t>6.1.1.2</w:t>
            </w:r>
          </w:p>
        </w:tc>
      </w:tr>
      <w:tr w14:paraId="1B63A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4AE02A7">
            <w:pPr>
              <w:pStyle w:val="30"/>
            </w:pPr>
            <w:r>
              <w:rPr>
                <w:rFonts w:hint="eastAsia"/>
              </w:rPr>
              <w:t>9</w:t>
            </w:r>
          </w:p>
        </w:tc>
        <w:tc>
          <w:tcPr>
            <w:tcW w:w="240" w:type="pct"/>
            <w:vMerge w:val="continue"/>
            <w:vAlign w:val="center"/>
          </w:tcPr>
          <w:p w14:paraId="22A87BB7">
            <w:pPr>
              <w:pStyle w:val="30"/>
            </w:pPr>
          </w:p>
        </w:tc>
        <w:tc>
          <w:tcPr>
            <w:tcW w:w="570" w:type="pct"/>
            <w:vMerge w:val="continue"/>
            <w:noWrap/>
            <w:vAlign w:val="center"/>
          </w:tcPr>
          <w:p w14:paraId="349ED40D">
            <w:pPr>
              <w:pStyle w:val="30"/>
            </w:pPr>
          </w:p>
        </w:tc>
        <w:tc>
          <w:tcPr>
            <w:tcW w:w="816" w:type="pct"/>
            <w:vMerge w:val="continue"/>
            <w:vAlign w:val="center"/>
          </w:tcPr>
          <w:p w14:paraId="4C39D5E2">
            <w:pPr>
              <w:pStyle w:val="30"/>
            </w:pPr>
          </w:p>
        </w:tc>
        <w:tc>
          <w:tcPr>
            <w:tcW w:w="942" w:type="pct"/>
            <w:vAlign w:val="center"/>
          </w:tcPr>
          <w:p w14:paraId="61CF0CCD">
            <w:pPr>
              <w:pStyle w:val="30"/>
            </w:pPr>
            <w:r>
              <w:rPr>
                <w:rFonts w:hint="eastAsia"/>
              </w:rPr>
              <w:t>编制职数管理</w:t>
            </w:r>
          </w:p>
        </w:tc>
        <w:tc>
          <w:tcPr>
            <w:tcW w:w="1146" w:type="pct"/>
            <w:vAlign w:val="center"/>
          </w:tcPr>
          <w:p w14:paraId="5F2AFC2C">
            <w:pPr>
              <w:pStyle w:val="30"/>
            </w:pPr>
          </w:p>
        </w:tc>
        <w:tc>
          <w:tcPr>
            <w:tcW w:w="240" w:type="pct"/>
            <w:vMerge w:val="continue"/>
            <w:vAlign w:val="center"/>
          </w:tcPr>
          <w:p w14:paraId="0F190CD0">
            <w:pPr>
              <w:pStyle w:val="30"/>
            </w:pPr>
          </w:p>
        </w:tc>
        <w:tc>
          <w:tcPr>
            <w:tcW w:w="240" w:type="pct"/>
            <w:vAlign w:val="center"/>
          </w:tcPr>
          <w:p w14:paraId="4F0D3F75">
            <w:pPr>
              <w:pStyle w:val="30"/>
            </w:pPr>
            <w:r>
              <w:rPr>
                <w:rFonts w:hint="eastAsia"/>
              </w:rPr>
              <w:t>2.5</w:t>
            </w:r>
          </w:p>
        </w:tc>
        <w:tc>
          <w:tcPr>
            <w:tcW w:w="258" w:type="pct"/>
            <w:vMerge w:val="restart"/>
            <w:vAlign w:val="center"/>
          </w:tcPr>
          <w:p w14:paraId="4A4858AD">
            <w:pPr>
              <w:pStyle w:val="30"/>
            </w:pPr>
            <w:r>
              <w:rPr>
                <w:rFonts w:hint="eastAsia"/>
              </w:rPr>
              <w:t>3.75</w:t>
            </w:r>
          </w:p>
        </w:tc>
        <w:tc>
          <w:tcPr>
            <w:tcW w:w="343" w:type="pct"/>
            <w:vAlign w:val="center"/>
          </w:tcPr>
          <w:p w14:paraId="547EB146">
            <w:pPr>
              <w:pStyle w:val="30"/>
            </w:pPr>
            <w:r>
              <w:rPr>
                <w:rFonts w:hint="eastAsia"/>
              </w:rPr>
              <w:t>6.1.1.2</w:t>
            </w:r>
          </w:p>
        </w:tc>
      </w:tr>
      <w:tr w14:paraId="1EF3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A342AA2">
            <w:pPr>
              <w:pStyle w:val="30"/>
            </w:pPr>
            <w:r>
              <w:rPr>
                <w:rFonts w:hint="eastAsia"/>
              </w:rPr>
              <w:t>10</w:t>
            </w:r>
          </w:p>
        </w:tc>
        <w:tc>
          <w:tcPr>
            <w:tcW w:w="240" w:type="pct"/>
            <w:vMerge w:val="continue"/>
            <w:vAlign w:val="center"/>
          </w:tcPr>
          <w:p w14:paraId="1E5460BF">
            <w:pPr>
              <w:pStyle w:val="30"/>
            </w:pPr>
          </w:p>
        </w:tc>
        <w:tc>
          <w:tcPr>
            <w:tcW w:w="570" w:type="pct"/>
            <w:vMerge w:val="continue"/>
            <w:noWrap/>
            <w:vAlign w:val="center"/>
          </w:tcPr>
          <w:p w14:paraId="26103556">
            <w:pPr>
              <w:pStyle w:val="30"/>
            </w:pPr>
          </w:p>
        </w:tc>
        <w:tc>
          <w:tcPr>
            <w:tcW w:w="816" w:type="pct"/>
            <w:vMerge w:val="continue"/>
            <w:vAlign w:val="center"/>
          </w:tcPr>
          <w:p w14:paraId="56DAF5B0">
            <w:pPr>
              <w:pStyle w:val="30"/>
            </w:pPr>
          </w:p>
        </w:tc>
        <w:tc>
          <w:tcPr>
            <w:tcW w:w="942" w:type="pct"/>
            <w:vAlign w:val="center"/>
          </w:tcPr>
          <w:p w14:paraId="29104BC9">
            <w:pPr>
              <w:pStyle w:val="30"/>
            </w:pPr>
            <w:r>
              <w:rPr>
                <w:rFonts w:hint="eastAsia"/>
              </w:rPr>
              <w:t>组织机构树</w:t>
            </w:r>
          </w:p>
        </w:tc>
        <w:tc>
          <w:tcPr>
            <w:tcW w:w="1146" w:type="pct"/>
            <w:vAlign w:val="center"/>
          </w:tcPr>
          <w:p w14:paraId="7138389B">
            <w:pPr>
              <w:pStyle w:val="30"/>
            </w:pPr>
          </w:p>
        </w:tc>
        <w:tc>
          <w:tcPr>
            <w:tcW w:w="240" w:type="pct"/>
            <w:vMerge w:val="continue"/>
            <w:vAlign w:val="center"/>
          </w:tcPr>
          <w:p w14:paraId="14E0834E">
            <w:pPr>
              <w:pStyle w:val="30"/>
            </w:pPr>
          </w:p>
        </w:tc>
        <w:tc>
          <w:tcPr>
            <w:tcW w:w="240" w:type="pct"/>
            <w:vAlign w:val="center"/>
          </w:tcPr>
          <w:p w14:paraId="0419F785">
            <w:pPr>
              <w:pStyle w:val="30"/>
            </w:pPr>
            <w:r>
              <w:rPr>
                <w:rFonts w:hint="eastAsia"/>
              </w:rPr>
              <w:t>2.5</w:t>
            </w:r>
          </w:p>
        </w:tc>
        <w:tc>
          <w:tcPr>
            <w:tcW w:w="258" w:type="pct"/>
            <w:vMerge w:val="continue"/>
            <w:vAlign w:val="center"/>
          </w:tcPr>
          <w:p w14:paraId="733954EC">
            <w:pPr>
              <w:pStyle w:val="30"/>
            </w:pPr>
          </w:p>
        </w:tc>
        <w:tc>
          <w:tcPr>
            <w:tcW w:w="343" w:type="pct"/>
            <w:vAlign w:val="center"/>
          </w:tcPr>
          <w:p w14:paraId="797BD6FE">
            <w:pPr>
              <w:pStyle w:val="30"/>
            </w:pPr>
            <w:r>
              <w:rPr>
                <w:rFonts w:hint="eastAsia"/>
              </w:rPr>
              <w:t>6.1.1.2</w:t>
            </w:r>
          </w:p>
        </w:tc>
      </w:tr>
      <w:tr w14:paraId="379AC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BD19E39">
            <w:pPr>
              <w:pStyle w:val="30"/>
            </w:pPr>
            <w:r>
              <w:rPr>
                <w:rFonts w:hint="eastAsia"/>
              </w:rPr>
              <w:t>11</w:t>
            </w:r>
          </w:p>
        </w:tc>
        <w:tc>
          <w:tcPr>
            <w:tcW w:w="240" w:type="pct"/>
            <w:vMerge w:val="continue"/>
            <w:vAlign w:val="center"/>
          </w:tcPr>
          <w:p w14:paraId="03AFB173">
            <w:pPr>
              <w:pStyle w:val="30"/>
            </w:pPr>
          </w:p>
        </w:tc>
        <w:tc>
          <w:tcPr>
            <w:tcW w:w="570" w:type="pct"/>
            <w:vMerge w:val="continue"/>
            <w:noWrap/>
            <w:vAlign w:val="center"/>
          </w:tcPr>
          <w:p w14:paraId="063739DC">
            <w:pPr>
              <w:pStyle w:val="30"/>
            </w:pPr>
          </w:p>
        </w:tc>
        <w:tc>
          <w:tcPr>
            <w:tcW w:w="816" w:type="pct"/>
            <w:vMerge w:val="continue"/>
            <w:vAlign w:val="center"/>
          </w:tcPr>
          <w:p w14:paraId="0FB35F6D">
            <w:pPr>
              <w:pStyle w:val="30"/>
            </w:pPr>
          </w:p>
        </w:tc>
        <w:tc>
          <w:tcPr>
            <w:tcW w:w="942" w:type="pct"/>
            <w:vAlign w:val="center"/>
          </w:tcPr>
          <w:p w14:paraId="6F609C68">
            <w:pPr>
              <w:pStyle w:val="30"/>
            </w:pPr>
            <w:r>
              <w:rPr>
                <w:rFonts w:hint="eastAsia"/>
              </w:rPr>
              <w:t>机构信息导入导出</w:t>
            </w:r>
          </w:p>
        </w:tc>
        <w:tc>
          <w:tcPr>
            <w:tcW w:w="1146" w:type="pct"/>
            <w:vAlign w:val="center"/>
          </w:tcPr>
          <w:p w14:paraId="685D2A61">
            <w:pPr>
              <w:pStyle w:val="30"/>
            </w:pPr>
          </w:p>
        </w:tc>
        <w:tc>
          <w:tcPr>
            <w:tcW w:w="240" w:type="pct"/>
            <w:vMerge w:val="continue"/>
            <w:vAlign w:val="center"/>
          </w:tcPr>
          <w:p w14:paraId="592FBAF5">
            <w:pPr>
              <w:pStyle w:val="30"/>
            </w:pPr>
          </w:p>
        </w:tc>
        <w:tc>
          <w:tcPr>
            <w:tcW w:w="240" w:type="pct"/>
            <w:vAlign w:val="center"/>
          </w:tcPr>
          <w:p w14:paraId="17241C2D">
            <w:pPr>
              <w:pStyle w:val="30"/>
            </w:pPr>
            <w:r>
              <w:rPr>
                <w:rFonts w:hint="eastAsia"/>
              </w:rPr>
              <w:t>2.5</w:t>
            </w:r>
          </w:p>
        </w:tc>
        <w:tc>
          <w:tcPr>
            <w:tcW w:w="258" w:type="pct"/>
            <w:vMerge w:val="continue"/>
            <w:vAlign w:val="center"/>
          </w:tcPr>
          <w:p w14:paraId="5F59B5A6">
            <w:pPr>
              <w:pStyle w:val="30"/>
            </w:pPr>
          </w:p>
        </w:tc>
        <w:tc>
          <w:tcPr>
            <w:tcW w:w="343" w:type="pct"/>
            <w:vAlign w:val="center"/>
          </w:tcPr>
          <w:p w14:paraId="0F9A9034">
            <w:pPr>
              <w:pStyle w:val="30"/>
            </w:pPr>
            <w:r>
              <w:rPr>
                <w:rFonts w:hint="eastAsia"/>
              </w:rPr>
              <w:t>6.1.1.2</w:t>
            </w:r>
          </w:p>
        </w:tc>
      </w:tr>
      <w:tr w14:paraId="5E77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47EEC933">
            <w:pPr>
              <w:pStyle w:val="30"/>
            </w:pPr>
            <w:r>
              <w:rPr>
                <w:rFonts w:hint="eastAsia"/>
              </w:rPr>
              <w:t>12</w:t>
            </w:r>
          </w:p>
        </w:tc>
        <w:tc>
          <w:tcPr>
            <w:tcW w:w="240" w:type="pct"/>
            <w:vMerge w:val="continue"/>
            <w:vAlign w:val="center"/>
          </w:tcPr>
          <w:p w14:paraId="2EA9944D">
            <w:pPr>
              <w:pStyle w:val="30"/>
            </w:pPr>
          </w:p>
        </w:tc>
        <w:tc>
          <w:tcPr>
            <w:tcW w:w="570" w:type="pct"/>
            <w:vMerge w:val="continue"/>
            <w:noWrap/>
            <w:vAlign w:val="center"/>
          </w:tcPr>
          <w:p w14:paraId="3AAB2198">
            <w:pPr>
              <w:pStyle w:val="30"/>
            </w:pPr>
          </w:p>
        </w:tc>
        <w:tc>
          <w:tcPr>
            <w:tcW w:w="816" w:type="pct"/>
            <w:vMerge w:val="restart"/>
            <w:vAlign w:val="center"/>
          </w:tcPr>
          <w:p w14:paraId="523492F8">
            <w:pPr>
              <w:pStyle w:val="30"/>
            </w:pPr>
            <w:r>
              <w:rPr>
                <w:rFonts w:hint="eastAsia"/>
              </w:rPr>
              <w:t>干部数据管理</w:t>
            </w:r>
          </w:p>
        </w:tc>
        <w:tc>
          <w:tcPr>
            <w:tcW w:w="942" w:type="pct"/>
            <w:vMerge w:val="restart"/>
            <w:vAlign w:val="center"/>
          </w:tcPr>
          <w:p w14:paraId="45F70A43">
            <w:pPr>
              <w:pStyle w:val="30"/>
            </w:pPr>
            <w:r>
              <w:rPr>
                <w:rFonts w:hint="eastAsia"/>
              </w:rPr>
              <w:t>干部情况</w:t>
            </w:r>
          </w:p>
        </w:tc>
        <w:tc>
          <w:tcPr>
            <w:tcW w:w="1146" w:type="pct"/>
            <w:vAlign w:val="center"/>
          </w:tcPr>
          <w:p w14:paraId="315181D6">
            <w:pPr>
              <w:pStyle w:val="30"/>
            </w:pPr>
            <w:r>
              <w:rPr>
                <w:rFonts w:hint="eastAsia"/>
              </w:rPr>
              <w:t>基本情况</w:t>
            </w:r>
          </w:p>
        </w:tc>
        <w:tc>
          <w:tcPr>
            <w:tcW w:w="240" w:type="pct"/>
            <w:vMerge w:val="restart"/>
            <w:vAlign w:val="center"/>
          </w:tcPr>
          <w:p w14:paraId="1EEEABE3">
            <w:pPr>
              <w:pStyle w:val="30"/>
            </w:pPr>
            <w:r>
              <w:rPr>
                <w:rFonts w:hint="eastAsia"/>
              </w:rPr>
              <w:t>1</w:t>
            </w:r>
          </w:p>
        </w:tc>
        <w:tc>
          <w:tcPr>
            <w:tcW w:w="240" w:type="pct"/>
            <w:vAlign w:val="center"/>
          </w:tcPr>
          <w:p w14:paraId="4544DF55">
            <w:pPr>
              <w:pStyle w:val="30"/>
            </w:pPr>
            <w:r>
              <w:rPr>
                <w:rFonts w:hint="eastAsia"/>
              </w:rPr>
              <w:t>2.5</w:t>
            </w:r>
          </w:p>
        </w:tc>
        <w:tc>
          <w:tcPr>
            <w:tcW w:w="258" w:type="pct"/>
            <w:vMerge w:val="restart"/>
            <w:vAlign w:val="center"/>
          </w:tcPr>
          <w:p w14:paraId="7E389EBC">
            <w:pPr>
              <w:pStyle w:val="30"/>
            </w:pPr>
            <w:r>
              <w:rPr>
                <w:rFonts w:hint="eastAsia"/>
              </w:rPr>
              <w:t>2.5</w:t>
            </w:r>
          </w:p>
        </w:tc>
        <w:tc>
          <w:tcPr>
            <w:tcW w:w="343" w:type="pct"/>
            <w:vAlign w:val="center"/>
          </w:tcPr>
          <w:p w14:paraId="5D2E90D9">
            <w:pPr>
              <w:pStyle w:val="30"/>
            </w:pPr>
            <w:r>
              <w:rPr>
                <w:rFonts w:hint="eastAsia"/>
              </w:rPr>
              <w:t>6.1.1.2</w:t>
            </w:r>
          </w:p>
        </w:tc>
      </w:tr>
      <w:tr w14:paraId="2DB65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3503D9A7">
            <w:pPr>
              <w:pStyle w:val="30"/>
            </w:pPr>
            <w:r>
              <w:rPr>
                <w:rFonts w:hint="eastAsia"/>
              </w:rPr>
              <w:t>13</w:t>
            </w:r>
          </w:p>
        </w:tc>
        <w:tc>
          <w:tcPr>
            <w:tcW w:w="240" w:type="pct"/>
            <w:vMerge w:val="continue"/>
            <w:vAlign w:val="center"/>
          </w:tcPr>
          <w:p w14:paraId="6FC19D87">
            <w:pPr>
              <w:pStyle w:val="30"/>
            </w:pPr>
          </w:p>
        </w:tc>
        <w:tc>
          <w:tcPr>
            <w:tcW w:w="570" w:type="pct"/>
            <w:vMerge w:val="continue"/>
            <w:noWrap/>
            <w:vAlign w:val="center"/>
          </w:tcPr>
          <w:p w14:paraId="71C53748">
            <w:pPr>
              <w:pStyle w:val="30"/>
            </w:pPr>
          </w:p>
        </w:tc>
        <w:tc>
          <w:tcPr>
            <w:tcW w:w="816" w:type="pct"/>
            <w:vMerge w:val="continue"/>
            <w:vAlign w:val="center"/>
          </w:tcPr>
          <w:p w14:paraId="35E6AD15">
            <w:pPr>
              <w:pStyle w:val="30"/>
            </w:pPr>
          </w:p>
        </w:tc>
        <w:tc>
          <w:tcPr>
            <w:tcW w:w="942" w:type="pct"/>
            <w:vMerge w:val="continue"/>
            <w:vAlign w:val="center"/>
          </w:tcPr>
          <w:p w14:paraId="6D8AD611">
            <w:pPr>
              <w:pStyle w:val="30"/>
            </w:pPr>
          </w:p>
        </w:tc>
        <w:tc>
          <w:tcPr>
            <w:tcW w:w="1146" w:type="pct"/>
            <w:vAlign w:val="center"/>
          </w:tcPr>
          <w:p w14:paraId="02434968">
            <w:pPr>
              <w:pStyle w:val="30"/>
            </w:pPr>
            <w:r>
              <w:rPr>
                <w:rFonts w:hint="eastAsia"/>
              </w:rPr>
              <w:t>数据录入</w:t>
            </w:r>
          </w:p>
        </w:tc>
        <w:tc>
          <w:tcPr>
            <w:tcW w:w="240" w:type="pct"/>
            <w:vMerge w:val="continue"/>
            <w:vAlign w:val="center"/>
          </w:tcPr>
          <w:p w14:paraId="6A63DEBD">
            <w:pPr>
              <w:pStyle w:val="30"/>
            </w:pPr>
          </w:p>
        </w:tc>
        <w:tc>
          <w:tcPr>
            <w:tcW w:w="240" w:type="pct"/>
            <w:vAlign w:val="center"/>
          </w:tcPr>
          <w:p w14:paraId="1464EF34">
            <w:pPr>
              <w:pStyle w:val="30"/>
            </w:pPr>
            <w:r>
              <w:rPr>
                <w:rFonts w:hint="eastAsia"/>
              </w:rPr>
              <w:t>2.5</w:t>
            </w:r>
          </w:p>
        </w:tc>
        <w:tc>
          <w:tcPr>
            <w:tcW w:w="258" w:type="pct"/>
            <w:vMerge w:val="continue"/>
            <w:vAlign w:val="center"/>
          </w:tcPr>
          <w:p w14:paraId="7F394FA4">
            <w:pPr>
              <w:pStyle w:val="30"/>
            </w:pPr>
          </w:p>
        </w:tc>
        <w:tc>
          <w:tcPr>
            <w:tcW w:w="343" w:type="pct"/>
            <w:vAlign w:val="center"/>
          </w:tcPr>
          <w:p w14:paraId="54B137CB">
            <w:pPr>
              <w:pStyle w:val="30"/>
            </w:pPr>
            <w:r>
              <w:rPr>
                <w:rFonts w:hint="eastAsia"/>
              </w:rPr>
              <w:t>6.1.1.2</w:t>
            </w:r>
          </w:p>
        </w:tc>
      </w:tr>
      <w:tr w14:paraId="0136A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67EEDA5">
            <w:pPr>
              <w:pStyle w:val="30"/>
            </w:pPr>
            <w:r>
              <w:rPr>
                <w:rFonts w:hint="eastAsia"/>
              </w:rPr>
              <w:t>14</w:t>
            </w:r>
          </w:p>
        </w:tc>
        <w:tc>
          <w:tcPr>
            <w:tcW w:w="240" w:type="pct"/>
            <w:vMerge w:val="continue"/>
            <w:vAlign w:val="center"/>
          </w:tcPr>
          <w:p w14:paraId="0E6F9ED9">
            <w:pPr>
              <w:pStyle w:val="30"/>
            </w:pPr>
          </w:p>
        </w:tc>
        <w:tc>
          <w:tcPr>
            <w:tcW w:w="570" w:type="pct"/>
            <w:vMerge w:val="continue"/>
            <w:noWrap/>
            <w:vAlign w:val="center"/>
          </w:tcPr>
          <w:p w14:paraId="6B2D9E61">
            <w:pPr>
              <w:pStyle w:val="30"/>
            </w:pPr>
          </w:p>
        </w:tc>
        <w:tc>
          <w:tcPr>
            <w:tcW w:w="816" w:type="pct"/>
            <w:vMerge w:val="continue"/>
            <w:vAlign w:val="center"/>
          </w:tcPr>
          <w:p w14:paraId="5021EE3E">
            <w:pPr>
              <w:pStyle w:val="30"/>
            </w:pPr>
          </w:p>
        </w:tc>
        <w:tc>
          <w:tcPr>
            <w:tcW w:w="942" w:type="pct"/>
            <w:vAlign w:val="center"/>
          </w:tcPr>
          <w:p w14:paraId="40BD95DE">
            <w:pPr>
              <w:pStyle w:val="30"/>
            </w:pPr>
            <w:r>
              <w:rPr>
                <w:rFonts w:hint="eastAsia"/>
              </w:rPr>
              <w:t>信息校验</w:t>
            </w:r>
          </w:p>
        </w:tc>
        <w:tc>
          <w:tcPr>
            <w:tcW w:w="1146" w:type="pct"/>
            <w:vAlign w:val="center"/>
          </w:tcPr>
          <w:p w14:paraId="442B3B37">
            <w:pPr>
              <w:pStyle w:val="30"/>
            </w:pPr>
            <w:r>
              <w:rPr>
                <w:rFonts w:hint="eastAsia"/>
              </w:rPr>
              <w:t>校验惯例</w:t>
            </w:r>
          </w:p>
        </w:tc>
        <w:tc>
          <w:tcPr>
            <w:tcW w:w="240" w:type="pct"/>
            <w:vAlign w:val="center"/>
          </w:tcPr>
          <w:p w14:paraId="498B9774">
            <w:pPr>
              <w:pStyle w:val="30"/>
            </w:pPr>
            <w:r>
              <w:rPr>
                <w:rFonts w:hint="eastAsia"/>
              </w:rPr>
              <w:t>1</w:t>
            </w:r>
          </w:p>
        </w:tc>
        <w:tc>
          <w:tcPr>
            <w:tcW w:w="240" w:type="pct"/>
            <w:vAlign w:val="center"/>
          </w:tcPr>
          <w:p w14:paraId="0B3E1B41">
            <w:pPr>
              <w:pStyle w:val="30"/>
            </w:pPr>
            <w:r>
              <w:rPr>
                <w:rFonts w:hint="eastAsia"/>
              </w:rPr>
              <w:t>2.5</w:t>
            </w:r>
          </w:p>
        </w:tc>
        <w:tc>
          <w:tcPr>
            <w:tcW w:w="258" w:type="pct"/>
            <w:vAlign w:val="center"/>
          </w:tcPr>
          <w:p w14:paraId="68A8457B">
            <w:pPr>
              <w:pStyle w:val="30"/>
            </w:pPr>
            <w:r>
              <w:rPr>
                <w:rFonts w:hint="eastAsia"/>
              </w:rPr>
              <w:t>2.5</w:t>
            </w:r>
          </w:p>
        </w:tc>
        <w:tc>
          <w:tcPr>
            <w:tcW w:w="343" w:type="pct"/>
            <w:vAlign w:val="center"/>
          </w:tcPr>
          <w:p w14:paraId="1A7E7AB8">
            <w:pPr>
              <w:pStyle w:val="30"/>
            </w:pPr>
            <w:r>
              <w:rPr>
                <w:rFonts w:hint="eastAsia"/>
              </w:rPr>
              <w:t>6.1.1.2</w:t>
            </w:r>
          </w:p>
        </w:tc>
      </w:tr>
      <w:tr w14:paraId="43DB8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7F402A6">
            <w:pPr>
              <w:pStyle w:val="30"/>
            </w:pPr>
            <w:r>
              <w:rPr>
                <w:rFonts w:hint="eastAsia"/>
              </w:rPr>
              <w:t>15</w:t>
            </w:r>
          </w:p>
        </w:tc>
        <w:tc>
          <w:tcPr>
            <w:tcW w:w="240" w:type="pct"/>
            <w:vMerge w:val="continue"/>
            <w:vAlign w:val="center"/>
          </w:tcPr>
          <w:p w14:paraId="5716750B">
            <w:pPr>
              <w:pStyle w:val="30"/>
            </w:pPr>
          </w:p>
        </w:tc>
        <w:tc>
          <w:tcPr>
            <w:tcW w:w="570" w:type="pct"/>
            <w:vMerge w:val="continue"/>
            <w:noWrap/>
            <w:vAlign w:val="center"/>
          </w:tcPr>
          <w:p w14:paraId="13950B11">
            <w:pPr>
              <w:pStyle w:val="30"/>
            </w:pPr>
          </w:p>
        </w:tc>
        <w:tc>
          <w:tcPr>
            <w:tcW w:w="816" w:type="pct"/>
            <w:vMerge w:val="continue"/>
            <w:vAlign w:val="center"/>
          </w:tcPr>
          <w:p w14:paraId="57D641B9">
            <w:pPr>
              <w:pStyle w:val="30"/>
            </w:pPr>
          </w:p>
        </w:tc>
        <w:tc>
          <w:tcPr>
            <w:tcW w:w="942" w:type="pct"/>
            <w:vAlign w:val="center"/>
          </w:tcPr>
          <w:p w14:paraId="51A43909">
            <w:pPr>
              <w:pStyle w:val="30"/>
            </w:pPr>
            <w:r>
              <w:rPr>
                <w:rFonts w:hint="eastAsia"/>
              </w:rPr>
              <w:t>数据标签</w:t>
            </w:r>
          </w:p>
        </w:tc>
        <w:tc>
          <w:tcPr>
            <w:tcW w:w="1146" w:type="pct"/>
            <w:vAlign w:val="center"/>
          </w:tcPr>
          <w:p w14:paraId="242CFE84">
            <w:pPr>
              <w:pStyle w:val="30"/>
            </w:pPr>
            <w:r>
              <w:rPr>
                <w:rFonts w:hint="eastAsia"/>
              </w:rPr>
              <w:t>\</w:t>
            </w:r>
          </w:p>
        </w:tc>
        <w:tc>
          <w:tcPr>
            <w:tcW w:w="240" w:type="pct"/>
            <w:vMerge w:val="restart"/>
            <w:vAlign w:val="center"/>
          </w:tcPr>
          <w:p w14:paraId="6D2CC52C">
            <w:pPr>
              <w:pStyle w:val="30"/>
            </w:pPr>
            <w:r>
              <w:rPr>
                <w:rFonts w:hint="eastAsia"/>
              </w:rPr>
              <w:t>1</w:t>
            </w:r>
          </w:p>
        </w:tc>
        <w:tc>
          <w:tcPr>
            <w:tcW w:w="240" w:type="pct"/>
            <w:vAlign w:val="center"/>
          </w:tcPr>
          <w:p w14:paraId="6995242A">
            <w:pPr>
              <w:pStyle w:val="30"/>
            </w:pPr>
            <w:r>
              <w:rPr>
                <w:rFonts w:hint="eastAsia"/>
              </w:rPr>
              <w:t>2.5</w:t>
            </w:r>
          </w:p>
        </w:tc>
        <w:tc>
          <w:tcPr>
            <w:tcW w:w="258" w:type="pct"/>
            <w:vMerge w:val="restart"/>
            <w:vAlign w:val="center"/>
          </w:tcPr>
          <w:p w14:paraId="199950C7">
            <w:pPr>
              <w:pStyle w:val="30"/>
            </w:pPr>
            <w:r>
              <w:rPr>
                <w:rFonts w:hint="eastAsia"/>
              </w:rPr>
              <w:t>2.5</w:t>
            </w:r>
          </w:p>
        </w:tc>
        <w:tc>
          <w:tcPr>
            <w:tcW w:w="343" w:type="pct"/>
            <w:vAlign w:val="center"/>
          </w:tcPr>
          <w:p w14:paraId="29BC9CE3">
            <w:pPr>
              <w:pStyle w:val="30"/>
            </w:pPr>
            <w:r>
              <w:rPr>
                <w:rFonts w:hint="eastAsia"/>
              </w:rPr>
              <w:t>6.1.1.2</w:t>
            </w:r>
          </w:p>
        </w:tc>
      </w:tr>
      <w:tr w14:paraId="20BEE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894E129">
            <w:pPr>
              <w:pStyle w:val="30"/>
            </w:pPr>
            <w:r>
              <w:rPr>
                <w:rFonts w:hint="eastAsia"/>
              </w:rPr>
              <w:t>16</w:t>
            </w:r>
          </w:p>
        </w:tc>
        <w:tc>
          <w:tcPr>
            <w:tcW w:w="240" w:type="pct"/>
            <w:vMerge w:val="continue"/>
            <w:vAlign w:val="center"/>
          </w:tcPr>
          <w:p w14:paraId="628ED3B5">
            <w:pPr>
              <w:pStyle w:val="30"/>
            </w:pPr>
          </w:p>
        </w:tc>
        <w:tc>
          <w:tcPr>
            <w:tcW w:w="570" w:type="pct"/>
            <w:vMerge w:val="continue"/>
            <w:noWrap/>
            <w:vAlign w:val="center"/>
          </w:tcPr>
          <w:p w14:paraId="1C5CC396">
            <w:pPr>
              <w:pStyle w:val="30"/>
            </w:pPr>
          </w:p>
        </w:tc>
        <w:tc>
          <w:tcPr>
            <w:tcW w:w="816" w:type="pct"/>
            <w:vMerge w:val="continue"/>
            <w:vAlign w:val="center"/>
          </w:tcPr>
          <w:p w14:paraId="2DC81C7F">
            <w:pPr>
              <w:pStyle w:val="30"/>
            </w:pPr>
          </w:p>
        </w:tc>
        <w:tc>
          <w:tcPr>
            <w:tcW w:w="942" w:type="pct"/>
            <w:vAlign w:val="center"/>
          </w:tcPr>
          <w:p w14:paraId="70FA0728">
            <w:pPr>
              <w:pStyle w:val="30"/>
            </w:pPr>
            <w:r>
              <w:rPr>
                <w:rFonts w:hint="eastAsia"/>
              </w:rPr>
              <w:t>数据导出</w:t>
            </w:r>
          </w:p>
        </w:tc>
        <w:tc>
          <w:tcPr>
            <w:tcW w:w="1146" w:type="pct"/>
            <w:vAlign w:val="center"/>
          </w:tcPr>
          <w:p w14:paraId="42F16D43">
            <w:pPr>
              <w:pStyle w:val="30"/>
            </w:pPr>
          </w:p>
        </w:tc>
        <w:tc>
          <w:tcPr>
            <w:tcW w:w="240" w:type="pct"/>
            <w:vMerge w:val="continue"/>
            <w:vAlign w:val="center"/>
          </w:tcPr>
          <w:p w14:paraId="42F97430">
            <w:pPr>
              <w:pStyle w:val="30"/>
            </w:pPr>
          </w:p>
        </w:tc>
        <w:tc>
          <w:tcPr>
            <w:tcW w:w="240" w:type="pct"/>
            <w:vAlign w:val="center"/>
          </w:tcPr>
          <w:p w14:paraId="76EB2EE6">
            <w:pPr>
              <w:pStyle w:val="30"/>
            </w:pPr>
            <w:r>
              <w:rPr>
                <w:rFonts w:hint="eastAsia"/>
              </w:rPr>
              <w:t>2.5</w:t>
            </w:r>
          </w:p>
        </w:tc>
        <w:tc>
          <w:tcPr>
            <w:tcW w:w="258" w:type="pct"/>
            <w:vMerge w:val="continue"/>
            <w:vAlign w:val="center"/>
          </w:tcPr>
          <w:p w14:paraId="3773291D">
            <w:pPr>
              <w:pStyle w:val="30"/>
            </w:pPr>
          </w:p>
        </w:tc>
        <w:tc>
          <w:tcPr>
            <w:tcW w:w="343" w:type="pct"/>
            <w:vAlign w:val="center"/>
          </w:tcPr>
          <w:p w14:paraId="57FD053E">
            <w:pPr>
              <w:pStyle w:val="30"/>
            </w:pPr>
            <w:r>
              <w:rPr>
                <w:rFonts w:hint="eastAsia"/>
              </w:rPr>
              <w:t>6.1.1.2</w:t>
            </w:r>
          </w:p>
        </w:tc>
      </w:tr>
      <w:tr w14:paraId="4F46D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7DDADB5">
            <w:pPr>
              <w:pStyle w:val="30"/>
            </w:pPr>
            <w:r>
              <w:rPr>
                <w:rFonts w:hint="eastAsia"/>
              </w:rPr>
              <w:t>17</w:t>
            </w:r>
          </w:p>
        </w:tc>
        <w:tc>
          <w:tcPr>
            <w:tcW w:w="240" w:type="pct"/>
            <w:vMerge w:val="continue"/>
            <w:vAlign w:val="center"/>
          </w:tcPr>
          <w:p w14:paraId="6E5DDF67">
            <w:pPr>
              <w:pStyle w:val="30"/>
            </w:pPr>
          </w:p>
        </w:tc>
        <w:tc>
          <w:tcPr>
            <w:tcW w:w="570" w:type="pct"/>
            <w:vMerge w:val="restart"/>
            <w:vAlign w:val="center"/>
          </w:tcPr>
          <w:p w14:paraId="22506CC7">
            <w:pPr>
              <w:pStyle w:val="30"/>
            </w:pPr>
            <w:r>
              <w:rPr>
                <w:rFonts w:hint="eastAsia"/>
              </w:rPr>
              <w:t>综合统计查询</w:t>
            </w:r>
          </w:p>
        </w:tc>
        <w:tc>
          <w:tcPr>
            <w:tcW w:w="816" w:type="pct"/>
            <w:vAlign w:val="center"/>
          </w:tcPr>
          <w:p w14:paraId="0269D99A">
            <w:pPr>
              <w:pStyle w:val="30"/>
            </w:pPr>
            <w:r>
              <w:rPr>
                <w:rFonts w:hint="eastAsia"/>
              </w:rPr>
              <w:t>自定义条件查询</w:t>
            </w:r>
          </w:p>
        </w:tc>
        <w:tc>
          <w:tcPr>
            <w:tcW w:w="942" w:type="pct"/>
            <w:vAlign w:val="center"/>
          </w:tcPr>
          <w:p w14:paraId="31CD8B1D">
            <w:pPr>
              <w:pStyle w:val="30"/>
            </w:pPr>
          </w:p>
        </w:tc>
        <w:tc>
          <w:tcPr>
            <w:tcW w:w="1146" w:type="pct"/>
            <w:vAlign w:val="center"/>
          </w:tcPr>
          <w:p w14:paraId="355EAAC9">
            <w:pPr>
              <w:pStyle w:val="30"/>
            </w:pPr>
          </w:p>
        </w:tc>
        <w:tc>
          <w:tcPr>
            <w:tcW w:w="240" w:type="pct"/>
            <w:vMerge w:val="restart"/>
            <w:vAlign w:val="center"/>
          </w:tcPr>
          <w:p w14:paraId="0BCAA3EF">
            <w:pPr>
              <w:pStyle w:val="30"/>
            </w:pPr>
            <w:r>
              <w:rPr>
                <w:rFonts w:hint="eastAsia"/>
              </w:rPr>
              <w:t>1</w:t>
            </w:r>
          </w:p>
        </w:tc>
        <w:tc>
          <w:tcPr>
            <w:tcW w:w="240" w:type="pct"/>
            <w:vAlign w:val="center"/>
          </w:tcPr>
          <w:p w14:paraId="77FFC32A">
            <w:pPr>
              <w:pStyle w:val="30"/>
            </w:pPr>
            <w:r>
              <w:rPr>
                <w:rFonts w:hint="eastAsia"/>
              </w:rPr>
              <w:t>2.5</w:t>
            </w:r>
          </w:p>
        </w:tc>
        <w:tc>
          <w:tcPr>
            <w:tcW w:w="258" w:type="pct"/>
            <w:vMerge w:val="restart"/>
            <w:vAlign w:val="center"/>
          </w:tcPr>
          <w:p w14:paraId="29EF1D11">
            <w:pPr>
              <w:pStyle w:val="30"/>
            </w:pPr>
            <w:r>
              <w:rPr>
                <w:rFonts w:hint="eastAsia"/>
              </w:rPr>
              <w:t>2.5</w:t>
            </w:r>
          </w:p>
        </w:tc>
        <w:tc>
          <w:tcPr>
            <w:tcW w:w="343" w:type="pct"/>
            <w:vAlign w:val="center"/>
          </w:tcPr>
          <w:p w14:paraId="553AE3ED">
            <w:pPr>
              <w:pStyle w:val="30"/>
            </w:pPr>
            <w:r>
              <w:rPr>
                <w:rFonts w:hint="eastAsia"/>
              </w:rPr>
              <w:t>6.1.1.3</w:t>
            </w:r>
          </w:p>
        </w:tc>
      </w:tr>
      <w:tr w14:paraId="31B0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AD6F332">
            <w:pPr>
              <w:pStyle w:val="30"/>
            </w:pPr>
            <w:r>
              <w:rPr>
                <w:rFonts w:hint="eastAsia"/>
              </w:rPr>
              <w:t>18</w:t>
            </w:r>
          </w:p>
        </w:tc>
        <w:tc>
          <w:tcPr>
            <w:tcW w:w="240" w:type="pct"/>
            <w:vMerge w:val="continue"/>
            <w:vAlign w:val="center"/>
          </w:tcPr>
          <w:p w14:paraId="533CA8AB">
            <w:pPr>
              <w:pStyle w:val="30"/>
            </w:pPr>
          </w:p>
        </w:tc>
        <w:tc>
          <w:tcPr>
            <w:tcW w:w="570" w:type="pct"/>
            <w:vMerge w:val="continue"/>
            <w:vAlign w:val="center"/>
          </w:tcPr>
          <w:p w14:paraId="591F8A5A">
            <w:pPr>
              <w:pStyle w:val="30"/>
            </w:pPr>
          </w:p>
        </w:tc>
        <w:tc>
          <w:tcPr>
            <w:tcW w:w="816" w:type="pct"/>
            <w:vAlign w:val="center"/>
          </w:tcPr>
          <w:p w14:paraId="2A0B7D8E">
            <w:pPr>
              <w:pStyle w:val="30"/>
            </w:pPr>
            <w:r>
              <w:rPr>
                <w:rFonts w:hint="eastAsia"/>
              </w:rPr>
              <w:t>标签条件查询</w:t>
            </w:r>
          </w:p>
        </w:tc>
        <w:tc>
          <w:tcPr>
            <w:tcW w:w="942" w:type="pct"/>
            <w:vAlign w:val="center"/>
          </w:tcPr>
          <w:p w14:paraId="15DC88C8">
            <w:pPr>
              <w:pStyle w:val="30"/>
            </w:pPr>
          </w:p>
        </w:tc>
        <w:tc>
          <w:tcPr>
            <w:tcW w:w="1146" w:type="pct"/>
            <w:vAlign w:val="center"/>
          </w:tcPr>
          <w:p w14:paraId="48780C1D">
            <w:pPr>
              <w:pStyle w:val="30"/>
            </w:pPr>
          </w:p>
        </w:tc>
        <w:tc>
          <w:tcPr>
            <w:tcW w:w="240" w:type="pct"/>
            <w:vMerge w:val="continue"/>
            <w:vAlign w:val="center"/>
          </w:tcPr>
          <w:p w14:paraId="40759BDD">
            <w:pPr>
              <w:pStyle w:val="30"/>
            </w:pPr>
          </w:p>
        </w:tc>
        <w:tc>
          <w:tcPr>
            <w:tcW w:w="240" w:type="pct"/>
            <w:vAlign w:val="center"/>
          </w:tcPr>
          <w:p w14:paraId="7AE93344">
            <w:pPr>
              <w:pStyle w:val="30"/>
            </w:pPr>
            <w:r>
              <w:rPr>
                <w:rFonts w:hint="eastAsia"/>
              </w:rPr>
              <w:t>2.5</w:t>
            </w:r>
          </w:p>
        </w:tc>
        <w:tc>
          <w:tcPr>
            <w:tcW w:w="258" w:type="pct"/>
            <w:vMerge w:val="continue"/>
            <w:vAlign w:val="center"/>
          </w:tcPr>
          <w:p w14:paraId="5F60AA91">
            <w:pPr>
              <w:pStyle w:val="30"/>
            </w:pPr>
          </w:p>
        </w:tc>
        <w:tc>
          <w:tcPr>
            <w:tcW w:w="343" w:type="pct"/>
            <w:vAlign w:val="center"/>
          </w:tcPr>
          <w:p w14:paraId="1A7C680D">
            <w:pPr>
              <w:pStyle w:val="30"/>
            </w:pPr>
            <w:r>
              <w:rPr>
                <w:rFonts w:hint="eastAsia"/>
              </w:rPr>
              <w:t>6.1.1.3</w:t>
            </w:r>
          </w:p>
        </w:tc>
      </w:tr>
      <w:tr w14:paraId="53B89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A2CB8EE">
            <w:pPr>
              <w:pStyle w:val="30"/>
            </w:pPr>
            <w:r>
              <w:rPr>
                <w:rFonts w:hint="eastAsia"/>
              </w:rPr>
              <w:t>19</w:t>
            </w:r>
          </w:p>
        </w:tc>
        <w:tc>
          <w:tcPr>
            <w:tcW w:w="240" w:type="pct"/>
            <w:vMerge w:val="continue"/>
            <w:vAlign w:val="center"/>
          </w:tcPr>
          <w:p w14:paraId="00BF5BA1">
            <w:pPr>
              <w:pStyle w:val="30"/>
            </w:pPr>
          </w:p>
        </w:tc>
        <w:tc>
          <w:tcPr>
            <w:tcW w:w="570" w:type="pct"/>
            <w:vMerge w:val="continue"/>
            <w:vAlign w:val="center"/>
          </w:tcPr>
          <w:p w14:paraId="482AE8CF">
            <w:pPr>
              <w:pStyle w:val="30"/>
            </w:pPr>
          </w:p>
        </w:tc>
        <w:tc>
          <w:tcPr>
            <w:tcW w:w="816" w:type="pct"/>
            <w:vMerge w:val="restart"/>
            <w:vAlign w:val="center"/>
          </w:tcPr>
          <w:p w14:paraId="31322551">
            <w:pPr>
              <w:pStyle w:val="30"/>
            </w:pPr>
            <w:r>
              <w:rPr>
                <w:rFonts w:hint="eastAsia"/>
              </w:rPr>
              <w:t>表册管理及查询</w:t>
            </w:r>
          </w:p>
        </w:tc>
        <w:tc>
          <w:tcPr>
            <w:tcW w:w="942" w:type="pct"/>
            <w:vAlign w:val="center"/>
          </w:tcPr>
          <w:p w14:paraId="6BCE6ABE">
            <w:pPr>
              <w:pStyle w:val="30"/>
            </w:pPr>
            <w:r>
              <w:rPr>
                <w:rFonts w:hint="eastAsia"/>
              </w:rPr>
              <w:t>自定义表册</w:t>
            </w:r>
          </w:p>
        </w:tc>
        <w:tc>
          <w:tcPr>
            <w:tcW w:w="1146" w:type="pct"/>
            <w:vAlign w:val="center"/>
          </w:tcPr>
          <w:p w14:paraId="68E1DE73">
            <w:pPr>
              <w:pStyle w:val="30"/>
            </w:pPr>
          </w:p>
        </w:tc>
        <w:tc>
          <w:tcPr>
            <w:tcW w:w="240" w:type="pct"/>
            <w:vMerge w:val="restart"/>
            <w:vAlign w:val="center"/>
          </w:tcPr>
          <w:p w14:paraId="3C1FE37B">
            <w:pPr>
              <w:pStyle w:val="30"/>
            </w:pPr>
            <w:r>
              <w:rPr>
                <w:rFonts w:hint="eastAsia"/>
              </w:rPr>
              <w:t>1.5</w:t>
            </w:r>
          </w:p>
        </w:tc>
        <w:tc>
          <w:tcPr>
            <w:tcW w:w="240" w:type="pct"/>
            <w:vAlign w:val="center"/>
          </w:tcPr>
          <w:p w14:paraId="2E66A945">
            <w:pPr>
              <w:pStyle w:val="30"/>
            </w:pPr>
            <w:r>
              <w:rPr>
                <w:rFonts w:hint="eastAsia"/>
              </w:rPr>
              <w:t>2.5</w:t>
            </w:r>
          </w:p>
        </w:tc>
        <w:tc>
          <w:tcPr>
            <w:tcW w:w="258" w:type="pct"/>
            <w:vMerge w:val="restart"/>
            <w:vAlign w:val="center"/>
          </w:tcPr>
          <w:p w14:paraId="33788FC3">
            <w:pPr>
              <w:pStyle w:val="30"/>
            </w:pPr>
            <w:r>
              <w:rPr>
                <w:rFonts w:hint="eastAsia"/>
              </w:rPr>
              <w:t>3.75</w:t>
            </w:r>
          </w:p>
        </w:tc>
        <w:tc>
          <w:tcPr>
            <w:tcW w:w="343" w:type="pct"/>
            <w:vAlign w:val="center"/>
          </w:tcPr>
          <w:p w14:paraId="3330018F">
            <w:pPr>
              <w:pStyle w:val="30"/>
            </w:pPr>
            <w:r>
              <w:rPr>
                <w:rFonts w:hint="eastAsia"/>
              </w:rPr>
              <w:t>6.1.1.3</w:t>
            </w:r>
          </w:p>
        </w:tc>
      </w:tr>
      <w:tr w14:paraId="4FA41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C6BB881">
            <w:pPr>
              <w:pStyle w:val="30"/>
            </w:pPr>
            <w:r>
              <w:rPr>
                <w:rFonts w:hint="eastAsia"/>
              </w:rPr>
              <w:t>20</w:t>
            </w:r>
          </w:p>
        </w:tc>
        <w:tc>
          <w:tcPr>
            <w:tcW w:w="240" w:type="pct"/>
            <w:vMerge w:val="continue"/>
            <w:vAlign w:val="center"/>
          </w:tcPr>
          <w:p w14:paraId="7B920CD8">
            <w:pPr>
              <w:pStyle w:val="30"/>
            </w:pPr>
          </w:p>
        </w:tc>
        <w:tc>
          <w:tcPr>
            <w:tcW w:w="570" w:type="pct"/>
            <w:vMerge w:val="continue"/>
            <w:vAlign w:val="center"/>
          </w:tcPr>
          <w:p w14:paraId="2D03AE89">
            <w:pPr>
              <w:pStyle w:val="30"/>
            </w:pPr>
          </w:p>
        </w:tc>
        <w:tc>
          <w:tcPr>
            <w:tcW w:w="816" w:type="pct"/>
            <w:vMerge w:val="continue"/>
            <w:vAlign w:val="center"/>
          </w:tcPr>
          <w:p w14:paraId="014B7F30">
            <w:pPr>
              <w:pStyle w:val="30"/>
            </w:pPr>
          </w:p>
        </w:tc>
        <w:tc>
          <w:tcPr>
            <w:tcW w:w="942" w:type="pct"/>
            <w:vAlign w:val="center"/>
          </w:tcPr>
          <w:p w14:paraId="485AF781">
            <w:pPr>
              <w:pStyle w:val="30"/>
            </w:pPr>
            <w:r>
              <w:rPr>
                <w:rFonts w:hint="eastAsia"/>
              </w:rPr>
              <w:t>固定干部表册</w:t>
            </w:r>
          </w:p>
        </w:tc>
        <w:tc>
          <w:tcPr>
            <w:tcW w:w="1146" w:type="pct"/>
            <w:vAlign w:val="center"/>
          </w:tcPr>
          <w:p w14:paraId="64D5EA00">
            <w:pPr>
              <w:pStyle w:val="30"/>
            </w:pPr>
          </w:p>
        </w:tc>
        <w:tc>
          <w:tcPr>
            <w:tcW w:w="240" w:type="pct"/>
            <w:vMerge w:val="continue"/>
            <w:vAlign w:val="center"/>
          </w:tcPr>
          <w:p w14:paraId="7D7EFB01">
            <w:pPr>
              <w:pStyle w:val="30"/>
            </w:pPr>
          </w:p>
        </w:tc>
        <w:tc>
          <w:tcPr>
            <w:tcW w:w="240" w:type="pct"/>
            <w:vAlign w:val="center"/>
          </w:tcPr>
          <w:p w14:paraId="0B7062FB">
            <w:pPr>
              <w:pStyle w:val="30"/>
            </w:pPr>
            <w:r>
              <w:rPr>
                <w:rFonts w:hint="eastAsia"/>
              </w:rPr>
              <w:t>2.5</w:t>
            </w:r>
          </w:p>
        </w:tc>
        <w:tc>
          <w:tcPr>
            <w:tcW w:w="258" w:type="pct"/>
            <w:vMerge w:val="continue"/>
            <w:vAlign w:val="center"/>
          </w:tcPr>
          <w:p w14:paraId="7191F658">
            <w:pPr>
              <w:pStyle w:val="30"/>
            </w:pPr>
          </w:p>
        </w:tc>
        <w:tc>
          <w:tcPr>
            <w:tcW w:w="343" w:type="pct"/>
            <w:vAlign w:val="center"/>
          </w:tcPr>
          <w:p w14:paraId="07A492E5">
            <w:pPr>
              <w:pStyle w:val="30"/>
            </w:pPr>
            <w:r>
              <w:rPr>
                <w:rFonts w:hint="eastAsia"/>
              </w:rPr>
              <w:t>6.1.1.3</w:t>
            </w:r>
          </w:p>
        </w:tc>
      </w:tr>
      <w:tr w14:paraId="4A32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52C7846">
            <w:pPr>
              <w:pStyle w:val="30"/>
            </w:pPr>
            <w:r>
              <w:rPr>
                <w:rFonts w:hint="eastAsia"/>
              </w:rPr>
              <w:t>21</w:t>
            </w:r>
          </w:p>
        </w:tc>
        <w:tc>
          <w:tcPr>
            <w:tcW w:w="240" w:type="pct"/>
            <w:vMerge w:val="continue"/>
            <w:vAlign w:val="center"/>
          </w:tcPr>
          <w:p w14:paraId="760EF303">
            <w:pPr>
              <w:pStyle w:val="30"/>
            </w:pPr>
          </w:p>
        </w:tc>
        <w:tc>
          <w:tcPr>
            <w:tcW w:w="570" w:type="pct"/>
            <w:vMerge w:val="continue"/>
            <w:vAlign w:val="center"/>
          </w:tcPr>
          <w:p w14:paraId="368DB546">
            <w:pPr>
              <w:pStyle w:val="30"/>
            </w:pPr>
          </w:p>
        </w:tc>
        <w:tc>
          <w:tcPr>
            <w:tcW w:w="816" w:type="pct"/>
            <w:vAlign w:val="center"/>
          </w:tcPr>
          <w:p w14:paraId="75700994">
            <w:pPr>
              <w:pStyle w:val="30"/>
            </w:pPr>
            <w:r>
              <w:rPr>
                <w:rFonts w:hint="eastAsia"/>
              </w:rPr>
              <w:t>分类统计</w:t>
            </w:r>
          </w:p>
        </w:tc>
        <w:tc>
          <w:tcPr>
            <w:tcW w:w="942" w:type="pct"/>
            <w:vAlign w:val="center"/>
          </w:tcPr>
          <w:p w14:paraId="662C7A16">
            <w:pPr>
              <w:pStyle w:val="30"/>
            </w:pPr>
          </w:p>
        </w:tc>
        <w:tc>
          <w:tcPr>
            <w:tcW w:w="1146" w:type="pct"/>
            <w:vAlign w:val="center"/>
          </w:tcPr>
          <w:p w14:paraId="535479A1">
            <w:pPr>
              <w:pStyle w:val="30"/>
            </w:pPr>
          </w:p>
        </w:tc>
        <w:tc>
          <w:tcPr>
            <w:tcW w:w="240" w:type="pct"/>
            <w:vMerge w:val="continue"/>
            <w:vAlign w:val="center"/>
          </w:tcPr>
          <w:p w14:paraId="6ACAF4F2">
            <w:pPr>
              <w:pStyle w:val="30"/>
            </w:pPr>
          </w:p>
        </w:tc>
        <w:tc>
          <w:tcPr>
            <w:tcW w:w="240" w:type="pct"/>
            <w:vAlign w:val="center"/>
          </w:tcPr>
          <w:p w14:paraId="0723D17E">
            <w:pPr>
              <w:pStyle w:val="30"/>
            </w:pPr>
            <w:r>
              <w:rPr>
                <w:rFonts w:hint="eastAsia"/>
              </w:rPr>
              <w:t>2.5</w:t>
            </w:r>
          </w:p>
        </w:tc>
        <w:tc>
          <w:tcPr>
            <w:tcW w:w="258" w:type="pct"/>
            <w:vMerge w:val="continue"/>
            <w:vAlign w:val="center"/>
          </w:tcPr>
          <w:p w14:paraId="04287FB5">
            <w:pPr>
              <w:pStyle w:val="30"/>
            </w:pPr>
          </w:p>
        </w:tc>
        <w:tc>
          <w:tcPr>
            <w:tcW w:w="343" w:type="pct"/>
            <w:vAlign w:val="center"/>
          </w:tcPr>
          <w:p w14:paraId="20B7E752">
            <w:pPr>
              <w:pStyle w:val="30"/>
            </w:pPr>
            <w:r>
              <w:rPr>
                <w:rFonts w:hint="eastAsia"/>
              </w:rPr>
              <w:t>6.1.1.3</w:t>
            </w:r>
          </w:p>
        </w:tc>
      </w:tr>
      <w:tr w14:paraId="79F1470A">
        <w:tblPrEx>
          <w:tblCellMar>
            <w:top w:w="0" w:type="dxa"/>
            <w:left w:w="108" w:type="dxa"/>
            <w:bottom w:w="0" w:type="dxa"/>
            <w:right w:w="108" w:type="dxa"/>
          </w:tblCellMar>
        </w:tblPrEx>
        <w:trPr>
          <w:trHeight w:val="540" w:hRule="atLeast"/>
          <w:jc w:val="center"/>
        </w:trPr>
        <w:tc>
          <w:tcPr>
            <w:tcW w:w="199" w:type="pct"/>
            <w:vAlign w:val="center"/>
          </w:tcPr>
          <w:p w14:paraId="7B571FF4">
            <w:pPr>
              <w:pStyle w:val="30"/>
            </w:pPr>
            <w:r>
              <w:rPr>
                <w:rFonts w:hint="eastAsia"/>
              </w:rPr>
              <w:t>22</w:t>
            </w:r>
          </w:p>
        </w:tc>
        <w:tc>
          <w:tcPr>
            <w:tcW w:w="240" w:type="pct"/>
            <w:vMerge w:val="continue"/>
            <w:vAlign w:val="center"/>
          </w:tcPr>
          <w:p w14:paraId="5871CA67">
            <w:pPr>
              <w:pStyle w:val="30"/>
            </w:pPr>
          </w:p>
        </w:tc>
        <w:tc>
          <w:tcPr>
            <w:tcW w:w="570" w:type="pct"/>
            <w:vMerge w:val="restart"/>
            <w:vAlign w:val="center"/>
          </w:tcPr>
          <w:p w14:paraId="206EA783">
            <w:pPr>
              <w:pStyle w:val="30"/>
            </w:pPr>
            <w:r>
              <w:rPr>
                <w:rFonts w:hint="eastAsia"/>
              </w:rPr>
              <w:t>人员进出管理</w:t>
            </w:r>
          </w:p>
        </w:tc>
        <w:tc>
          <w:tcPr>
            <w:tcW w:w="816" w:type="pct"/>
            <w:vMerge w:val="restart"/>
            <w:vAlign w:val="center"/>
          </w:tcPr>
          <w:p w14:paraId="501D1B1D">
            <w:pPr>
              <w:pStyle w:val="30"/>
            </w:pPr>
            <w:r>
              <w:rPr>
                <w:rFonts w:hint="eastAsia"/>
              </w:rPr>
              <w:t>进人调动</w:t>
            </w:r>
          </w:p>
        </w:tc>
        <w:tc>
          <w:tcPr>
            <w:tcW w:w="942" w:type="pct"/>
            <w:vAlign w:val="center"/>
          </w:tcPr>
          <w:p w14:paraId="07A60F2A">
            <w:pPr>
              <w:pStyle w:val="30"/>
            </w:pPr>
            <w:r>
              <w:rPr>
                <w:rFonts w:hint="eastAsia"/>
              </w:rPr>
              <w:t>进人调动</w:t>
            </w:r>
          </w:p>
        </w:tc>
        <w:tc>
          <w:tcPr>
            <w:tcW w:w="1146" w:type="pct"/>
            <w:vAlign w:val="center"/>
          </w:tcPr>
          <w:p w14:paraId="08A079C1">
            <w:pPr>
              <w:pStyle w:val="30"/>
            </w:pPr>
          </w:p>
        </w:tc>
        <w:tc>
          <w:tcPr>
            <w:tcW w:w="240" w:type="pct"/>
            <w:vMerge w:val="restart"/>
            <w:vAlign w:val="center"/>
          </w:tcPr>
          <w:p w14:paraId="0F6B9D22">
            <w:pPr>
              <w:pStyle w:val="30"/>
            </w:pPr>
            <w:r>
              <w:rPr>
                <w:rFonts w:hint="eastAsia"/>
              </w:rPr>
              <w:t>1</w:t>
            </w:r>
          </w:p>
        </w:tc>
        <w:tc>
          <w:tcPr>
            <w:tcW w:w="240" w:type="pct"/>
            <w:vAlign w:val="center"/>
          </w:tcPr>
          <w:p w14:paraId="2E77E7C9">
            <w:pPr>
              <w:pStyle w:val="30"/>
            </w:pPr>
            <w:r>
              <w:rPr>
                <w:rFonts w:hint="eastAsia"/>
              </w:rPr>
              <w:t>2.5</w:t>
            </w:r>
          </w:p>
        </w:tc>
        <w:tc>
          <w:tcPr>
            <w:tcW w:w="258" w:type="pct"/>
            <w:vMerge w:val="restart"/>
            <w:vAlign w:val="center"/>
          </w:tcPr>
          <w:p w14:paraId="4903D9F8">
            <w:pPr>
              <w:pStyle w:val="30"/>
            </w:pPr>
            <w:r>
              <w:rPr>
                <w:rFonts w:hint="eastAsia"/>
              </w:rPr>
              <w:t>2.5</w:t>
            </w:r>
          </w:p>
        </w:tc>
        <w:tc>
          <w:tcPr>
            <w:tcW w:w="343" w:type="pct"/>
            <w:vAlign w:val="center"/>
          </w:tcPr>
          <w:p w14:paraId="33CDD1AA">
            <w:pPr>
              <w:pStyle w:val="30"/>
            </w:pPr>
            <w:r>
              <w:rPr>
                <w:rFonts w:hint="eastAsia"/>
              </w:rPr>
              <w:t>6.1.1.4</w:t>
            </w:r>
          </w:p>
        </w:tc>
      </w:tr>
      <w:tr w14:paraId="14A70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383F3422">
            <w:pPr>
              <w:pStyle w:val="30"/>
            </w:pPr>
            <w:r>
              <w:rPr>
                <w:rFonts w:hint="eastAsia"/>
              </w:rPr>
              <w:t>23</w:t>
            </w:r>
          </w:p>
        </w:tc>
        <w:tc>
          <w:tcPr>
            <w:tcW w:w="240" w:type="pct"/>
            <w:vMerge w:val="continue"/>
            <w:vAlign w:val="center"/>
          </w:tcPr>
          <w:p w14:paraId="6BBFCC99">
            <w:pPr>
              <w:pStyle w:val="30"/>
            </w:pPr>
          </w:p>
        </w:tc>
        <w:tc>
          <w:tcPr>
            <w:tcW w:w="570" w:type="pct"/>
            <w:vMerge w:val="continue"/>
            <w:vAlign w:val="center"/>
          </w:tcPr>
          <w:p w14:paraId="3818F807">
            <w:pPr>
              <w:pStyle w:val="30"/>
            </w:pPr>
          </w:p>
        </w:tc>
        <w:tc>
          <w:tcPr>
            <w:tcW w:w="816" w:type="pct"/>
            <w:vMerge w:val="continue"/>
            <w:vAlign w:val="center"/>
          </w:tcPr>
          <w:p w14:paraId="30EFF47E">
            <w:pPr>
              <w:pStyle w:val="30"/>
            </w:pPr>
          </w:p>
        </w:tc>
        <w:tc>
          <w:tcPr>
            <w:tcW w:w="942" w:type="pct"/>
            <w:vAlign w:val="center"/>
          </w:tcPr>
          <w:p w14:paraId="00835859">
            <w:pPr>
              <w:pStyle w:val="30"/>
            </w:pPr>
            <w:r>
              <w:rPr>
                <w:rFonts w:hint="eastAsia"/>
              </w:rPr>
              <w:t>干部调转</w:t>
            </w:r>
          </w:p>
        </w:tc>
        <w:tc>
          <w:tcPr>
            <w:tcW w:w="1146" w:type="pct"/>
            <w:vAlign w:val="center"/>
          </w:tcPr>
          <w:p w14:paraId="49E10840">
            <w:pPr>
              <w:pStyle w:val="30"/>
            </w:pPr>
          </w:p>
        </w:tc>
        <w:tc>
          <w:tcPr>
            <w:tcW w:w="240" w:type="pct"/>
            <w:vMerge w:val="continue"/>
            <w:vAlign w:val="center"/>
          </w:tcPr>
          <w:p w14:paraId="590668C0">
            <w:pPr>
              <w:pStyle w:val="30"/>
            </w:pPr>
          </w:p>
        </w:tc>
        <w:tc>
          <w:tcPr>
            <w:tcW w:w="240" w:type="pct"/>
            <w:vAlign w:val="center"/>
          </w:tcPr>
          <w:p w14:paraId="65ED6976">
            <w:pPr>
              <w:pStyle w:val="30"/>
            </w:pPr>
            <w:r>
              <w:rPr>
                <w:rFonts w:hint="eastAsia"/>
              </w:rPr>
              <w:t>2.5</w:t>
            </w:r>
          </w:p>
        </w:tc>
        <w:tc>
          <w:tcPr>
            <w:tcW w:w="258" w:type="pct"/>
            <w:vMerge w:val="continue"/>
            <w:vAlign w:val="center"/>
          </w:tcPr>
          <w:p w14:paraId="5FF3BA4B">
            <w:pPr>
              <w:pStyle w:val="30"/>
            </w:pPr>
          </w:p>
        </w:tc>
        <w:tc>
          <w:tcPr>
            <w:tcW w:w="343" w:type="pct"/>
            <w:vAlign w:val="center"/>
          </w:tcPr>
          <w:p w14:paraId="243EB4B3">
            <w:pPr>
              <w:pStyle w:val="30"/>
            </w:pPr>
            <w:r>
              <w:rPr>
                <w:rFonts w:hint="eastAsia"/>
              </w:rPr>
              <w:t>6.1.1.4</w:t>
            </w:r>
          </w:p>
        </w:tc>
      </w:tr>
      <w:tr w14:paraId="3D37D5EB">
        <w:tblPrEx>
          <w:tblCellMar>
            <w:top w:w="0" w:type="dxa"/>
            <w:left w:w="108" w:type="dxa"/>
            <w:bottom w:w="0" w:type="dxa"/>
            <w:right w:w="108" w:type="dxa"/>
          </w:tblCellMar>
        </w:tblPrEx>
        <w:trPr>
          <w:trHeight w:val="270" w:hRule="atLeast"/>
          <w:jc w:val="center"/>
        </w:trPr>
        <w:tc>
          <w:tcPr>
            <w:tcW w:w="199" w:type="pct"/>
            <w:vAlign w:val="center"/>
          </w:tcPr>
          <w:p w14:paraId="67E8AA33">
            <w:pPr>
              <w:pStyle w:val="30"/>
            </w:pPr>
            <w:r>
              <w:rPr>
                <w:rFonts w:hint="eastAsia"/>
              </w:rPr>
              <w:t>24</w:t>
            </w:r>
          </w:p>
        </w:tc>
        <w:tc>
          <w:tcPr>
            <w:tcW w:w="240" w:type="pct"/>
            <w:vMerge w:val="continue"/>
            <w:vAlign w:val="center"/>
          </w:tcPr>
          <w:p w14:paraId="63D64875">
            <w:pPr>
              <w:pStyle w:val="30"/>
            </w:pPr>
          </w:p>
        </w:tc>
        <w:tc>
          <w:tcPr>
            <w:tcW w:w="570" w:type="pct"/>
            <w:vMerge w:val="continue"/>
            <w:vAlign w:val="center"/>
          </w:tcPr>
          <w:p w14:paraId="2EA699DB">
            <w:pPr>
              <w:pStyle w:val="30"/>
            </w:pPr>
          </w:p>
        </w:tc>
        <w:tc>
          <w:tcPr>
            <w:tcW w:w="816" w:type="pct"/>
            <w:vMerge w:val="restart"/>
            <w:vAlign w:val="center"/>
          </w:tcPr>
          <w:p w14:paraId="486928DF">
            <w:pPr>
              <w:pStyle w:val="30"/>
            </w:pPr>
            <w:r>
              <w:rPr>
                <w:rFonts w:hint="eastAsia"/>
              </w:rPr>
              <w:t>出人管理</w:t>
            </w:r>
          </w:p>
        </w:tc>
        <w:tc>
          <w:tcPr>
            <w:tcW w:w="942" w:type="pct"/>
            <w:vAlign w:val="center"/>
          </w:tcPr>
          <w:p w14:paraId="0551C357">
            <w:pPr>
              <w:pStyle w:val="30"/>
            </w:pPr>
            <w:r>
              <w:rPr>
                <w:rFonts w:hint="eastAsia"/>
              </w:rPr>
              <w:t>干部调离</w:t>
            </w:r>
          </w:p>
        </w:tc>
        <w:tc>
          <w:tcPr>
            <w:tcW w:w="1146" w:type="pct"/>
            <w:vAlign w:val="center"/>
          </w:tcPr>
          <w:p w14:paraId="2CBF894B">
            <w:pPr>
              <w:pStyle w:val="30"/>
            </w:pPr>
          </w:p>
        </w:tc>
        <w:tc>
          <w:tcPr>
            <w:tcW w:w="240" w:type="pct"/>
            <w:vMerge w:val="restart"/>
            <w:vAlign w:val="center"/>
          </w:tcPr>
          <w:p w14:paraId="4B02CDEC">
            <w:pPr>
              <w:pStyle w:val="30"/>
            </w:pPr>
            <w:r>
              <w:rPr>
                <w:rFonts w:hint="eastAsia"/>
              </w:rPr>
              <w:t>1</w:t>
            </w:r>
          </w:p>
        </w:tc>
        <w:tc>
          <w:tcPr>
            <w:tcW w:w="240" w:type="pct"/>
            <w:vAlign w:val="center"/>
          </w:tcPr>
          <w:p w14:paraId="45A2C21B">
            <w:pPr>
              <w:pStyle w:val="30"/>
            </w:pPr>
            <w:r>
              <w:rPr>
                <w:rFonts w:hint="eastAsia"/>
              </w:rPr>
              <w:t>2.5</w:t>
            </w:r>
          </w:p>
        </w:tc>
        <w:tc>
          <w:tcPr>
            <w:tcW w:w="258" w:type="pct"/>
            <w:vMerge w:val="restart"/>
            <w:vAlign w:val="center"/>
          </w:tcPr>
          <w:p w14:paraId="0FFD6AD1">
            <w:pPr>
              <w:pStyle w:val="30"/>
            </w:pPr>
            <w:r>
              <w:rPr>
                <w:rFonts w:hint="eastAsia"/>
              </w:rPr>
              <w:t>2.5</w:t>
            </w:r>
          </w:p>
        </w:tc>
        <w:tc>
          <w:tcPr>
            <w:tcW w:w="343" w:type="pct"/>
            <w:vAlign w:val="center"/>
          </w:tcPr>
          <w:p w14:paraId="07F781B6">
            <w:pPr>
              <w:pStyle w:val="30"/>
            </w:pPr>
            <w:r>
              <w:rPr>
                <w:rFonts w:hint="eastAsia"/>
              </w:rPr>
              <w:t>6.1.1.4</w:t>
            </w:r>
          </w:p>
        </w:tc>
      </w:tr>
      <w:tr w14:paraId="01F68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216780F">
            <w:pPr>
              <w:pStyle w:val="30"/>
            </w:pPr>
            <w:r>
              <w:rPr>
                <w:rFonts w:hint="eastAsia"/>
              </w:rPr>
              <w:t>25</w:t>
            </w:r>
          </w:p>
        </w:tc>
        <w:tc>
          <w:tcPr>
            <w:tcW w:w="240" w:type="pct"/>
            <w:vMerge w:val="continue"/>
            <w:vAlign w:val="center"/>
          </w:tcPr>
          <w:p w14:paraId="53088933">
            <w:pPr>
              <w:pStyle w:val="30"/>
            </w:pPr>
          </w:p>
        </w:tc>
        <w:tc>
          <w:tcPr>
            <w:tcW w:w="570" w:type="pct"/>
            <w:vMerge w:val="continue"/>
            <w:vAlign w:val="center"/>
          </w:tcPr>
          <w:p w14:paraId="09845ABF">
            <w:pPr>
              <w:pStyle w:val="30"/>
            </w:pPr>
          </w:p>
        </w:tc>
        <w:tc>
          <w:tcPr>
            <w:tcW w:w="816" w:type="pct"/>
            <w:vMerge w:val="continue"/>
            <w:vAlign w:val="center"/>
          </w:tcPr>
          <w:p w14:paraId="359A1679">
            <w:pPr>
              <w:pStyle w:val="30"/>
            </w:pPr>
          </w:p>
        </w:tc>
        <w:tc>
          <w:tcPr>
            <w:tcW w:w="942" w:type="pct"/>
            <w:vAlign w:val="center"/>
          </w:tcPr>
          <w:p w14:paraId="735CE590">
            <w:pPr>
              <w:pStyle w:val="30"/>
            </w:pPr>
            <w:r>
              <w:rPr>
                <w:rFonts w:hint="eastAsia"/>
              </w:rPr>
              <w:t>干部退休</w:t>
            </w:r>
          </w:p>
        </w:tc>
        <w:tc>
          <w:tcPr>
            <w:tcW w:w="1146" w:type="pct"/>
            <w:vAlign w:val="center"/>
          </w:tcPr>
          <w:p w14:paraId="4DDFBBB3">
            <w:pPr>
              <w:pStyle w:val="30"/>
            </w:pPr>
          </w:p>
        </w:tc>
        <w:tc>
          <w:tcPr>
            <w:tcW w:w="240" w:type="pct"/>
            <w:vMerge w:val="continue"/>
            <w:vAlign w:val="center"/>
          </w:tcPr>
          <w:p w14:paraId="1B309B92">
            <w:pPr>
              <w:pStyle w:val="30"/>
            </w:pPr>
          </w:p>
        </w:tc>
        <w:tc>
          <w:tcPr>
            <w:tcW w:w="240" w:type="pct"/>
            <w:vAlign w:val="center"/>
          </w:tcPr>
          <w:p w14:paraId="32CCE5D7">
            <w:pPr>
              <w:pStyle w:val="30"/>
            </w:pPr>
            <w:r>
              <w:rPr>
                <w:rFonts w:hint="eastAsia"/>
              </w:rPr>
              <w:t>2.5</w:t>
            </w:r>
          </w:p>
        </w:tc>
        <w:tc>
          <w:tcPr>
            <w:tcW w:w="258" w:type="pct"/>
            <w:vMerge w:val="continue"/>
            <w:vAlign w:val="center"/>
          </w:tcPr>
          <w:p w14:paraId="799A2C9D">
            <w:pPr>
              <w:pStyle w:val="30"/>
            </w:pPr>
          </w:p>
        </w:tc>
        <w:tc>
          <w:tcPr>
            <w:tcW w:w="343" w:type="pct"/>
            <w:vAlign w:val="center"/>
          </w:tcPr>
          <w:p w14:paraId="2AAE7620">
            <w:pPr>
              <w:pStyle w:val="30"/>
            </w:pPr>
            <w:r>
              <w:rPr>
                <w:rFonts w:hint="eastAsia"/>
              </w:rPr>
              <w:t>6.1.1.4</w:t>
            </w:r>
          </w:p>
        </w:tc>
      </w:tr>
      <w:tr w14:paraId="35CBC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91E3DE6">
            <w:pPr>
              <w:pStyle w:val="30"/>
            </w:pPr>
            <w:r>
              <w:rPr>
                <w:rFonts w:hint="eastAsia"/>
              </w:rPr>
              <w:t>26</w:t>
            </w:r>
          </w:p>
        </w:tc>
        <w:tc>
          <w:tcPr>
            <w:tcW w:w="240" w:type="pct"/>
            <w:vMerge w:val="continue"/>
            <w:vAlign w:val="center"/>
          </w:tcPr>
          <w:p w14:paraId="4839A04F">
            <w:pPr>
              <w:pStyle w:val="30"/>
            </w:pPr>
          </w:p>
        </w:tc>
        <w:tc>
          <w:tcPr>
            <w:tcW w:w="570" w:type="pct"/>
            <w:vMerge w:val="continue"/>
            <w:vAlign w:val="center"/>
          </w:tcPr>
          <w:p w14:paraId="65C7DBED">
            <w:pPr>
              <w:pStyle w:val="30"/>
            </w:pPr>
          </w:p>
        </w:tc>
        <w:tc>
          <w:tcPr>
            <w:tcW w:w="816" w:type="pct"/>
            <w:vMerge w:val="continue"/>
            <w:vAlign w:val="center"/>
          </w:tcPr>
          <w:p w14:paraId="3F4CFC26">
            <w:pPr>
              <w:pStyle w:val="30"/>
            </w:pPr>
          </w:p>
        </w:tc>
        <w:tc>
          <w:tcPr>
            <w:tcW w:w="942" w:type="pct"/>
            <w:vAlign w:val="center"/>
          </w:tcPr>
          <w:p w14:paraId="07720A9C">
            <w:pPr>
              <w:pStyle w:val="30"/>
            </w:pPr>
            <w:r>
              <w:rPr>
                <w:rFonts w:hint="eastAsia"/>
              </w:rPr>
              <w:t>干部辞职</w:t>
            </w:r>
          </w:p>
        </w:tc>
        <w:tc>
          <w:tcPr>
            <w:tcW w:w="1146" w:type="pct"/>
            <w:vAlign w:val="center"/>
          </w:tcPr>
          <w:p w14:paraId="3D0DBD1E">
            <w:pPr>
              <w:pStyle w:val="30"/>
            </w:pPr>
          </w:p>
        </w:tc>
        <w:tc>
          <w:tcPr>
            <w:tcW w:w="240" w:type="pct"/>
            <w:vMerge w:val="continue"/>
            <w:vAlign w:val="center"/>
          </w:tcPr>
          <w:p w14:paraId="531CF573">
            <w:pPr>
              <w:pStyle w:val="30"/>
            </w:pPr>
          </w:p>
        </w:tc>
        <w:tc>
          <w:tcPr>
            <w:tcW w:w="240" w:type="pct"/>
            <w:vAlign w:val="center"/>
          </w:tcPr>
          <w:p w14:paraId="1901168B">
            <w:pPr>
              <w:pStyle w:val="30"/>
            </w:pPr>
            <w:r>
              <w:rPr>
                <w:rFonts w:hint="eastAsia"/>
              </w:rPr>
              <w:t>2.5</w:t>
            </w:r>
          </w:p>
        </w:tc>
        <w:tc>
          <w:tcPr>
            <w:tcW w:w="258" w:type="pct"/>
            <w:vMerge w:val="continue"/>
            <w:vAlign w:val="center"/>
          </w:tcPr>
          <w:p w14:paraId="59CA9D33">
            <w:pPr>
              <w:pStyle w:val="30"/>
            </w:pPr>
          </w:p>
        </w:tc>
        <w:tc>
          <w:tcPr>
            <w:tcW w:w="343" w:type="pct"/>
            <w:vAlign w:val="center"/>
          </w:tcPr>
          <w:p w14:paraId="4CFD8B0A">
            <w:pPr>
              <w:pStyle w:val="30"/>
            </w:pPr>
            <w:r>
              <w:rPr>
                <w:rFonts w:hint="eastAsia"/>
              </w:rPr>
              <w:t>6.1.1.4</w:t>
            </w:r>
          </w:p>
        </w:tc>
      </w:tr>
      <w:tr w14:paraId="1E394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6708052">
            <w:pPr>
              <w:pStyle w:val="30"/>
            </w:pPr>
            <w:r>
              <w:rPr>
                <w:rFonts w:hint="eastAsia"/>
              </w:rPr>
              <w:t>27</w:t>
            </w:r>
          </w:p>
        </w:tc>
        <w:tc>
          <w:tcPr>
            <w:tcW w:w="240" w:type="pct"/>
            <w:vMerge w:val="continue"/>
            <w:vAlign w:val="center"/>
          </w:tcPr>
          <w:p w14:paraId="04F7AA60">
            <w:pPr>
              <w:pStyle w:val="30"/>
            </w:pPr>
          </w:p>
        </w:tc>
        <w:tc>
          <w:tcPr>
            <w:tcW w:w="570" w:type="pct"/>
            <w:vMerge w:val="continue"/>
            <w:vAlign w:val="center"/>
          </w:tcPr>
          <w:p w14:paraId="2C4FDD86">
            <w:pPr>
              <w:pStyle w:val="30"/>
            </w:pPr>
          </w:p>
        </w:tc>
        <w:tc>
          <w:tcPr>
            <w:tcW w:w="816" w:type="pct"/>
            <w:vMerge w:val="continue"/>
            <w:vAlign w:val="center"/>
          </w:tcPr>
          <w:p w14:paraId="0EF21D72">
            <w:pPr>
              <w:pStyle w:val="30"/>
            </w:pPr>
          </w:p>
        </w:tc>
        <w:tc>
          <w:tcPr>
            <w:tcW w:w="942" w:type="pct"/>
            <w:vAlign w:val="center"/>
          </w:tcPr>
          <w:p w14:paraId="796067FE">
            <w:pPr>
              <w:pStyle w:val="30"/>
            </w:pPr>
            <w:r>
              <w:rPr>
                <w:rFonts w:hint="eastAsia"/>
              </w:rPr>
              <w:t>非在职人员库</w:t>
            </w:r>
          </w:p>
        </w:tc>
        <w:tc>
          <w:tcPr>
            <w:tcW w:w="1146" w:type="pct"/>
            <w:vAlign w:val="center"/>
          </w:tcPr>
          <w:p w14:paraId="0282635A">
            <w:pPr>
              <w:pStyle w:val="30"/>
            </w:pPr>
          </w:p>
        </w:tc>
        <w:tc>
          <w:tcPr>
            <w:tcW w:w="240" w:type="pct"/>
            <w:vMerge w:val="continue"/>
            <w:vAlign w:val="center"/>
          </w:tcPr>
          <w:p w14:paraId="5F2A32B5">
            <w:pPr>
              <w:pStyle w:val="30"/>
            </w:pPr>
          </w:p>
        </w:tc>
        <w:tc>
          <w:tcPr>
            <w:tcW w:w="240" w:type="pct"/>
            <w:vAlign w:val="center"/>
          </w:tcPr>
          <w:p w14:paraId="70E840BD">
            <w:pPr>
              <w:pStyle w:val="30"/>
            </w:pPr>
            <w:r>
              <w:rPr>
                <w:rFonts w:hint="eastAsia"/>
              </w:rPr>
              <w:t>2.5</w:t>
            </w:r>
          </w:p>
        </w:tc>
        <w:tc>
          <w:tcPr>
            <w:tcW w:w="258" w:type="pct"/>
            <w:vMerge w:val="continue"/>
            <w:vAlign w:val="center"/>
          </w:tcPr>
          <w:p w14:paraId="19089497">
            <w:pPr>
              <w:pStyle w:val="30"/>
            </w:pPr>
          </w:p>
        </w:tc>
        <w:tc>
          <w:tcPr>
            <w:tcW w:w="343" w:type="pct"/>
            <w:vAlign w:val="center"/>
          </w:tcPr>
          <w:p w14:paraId="79391721">
            <w:pPr>
              <w:pStyle w:val="30"/>
            </w:pPr>
            <w:r>
              <w:rPr>
                <w:rFonts w:hint="eastAsia"/>
              </w:rPr>
              <w:t>6.1.1.4</w:t>
            </w:r>
          </w:p>
        </w:tc>
      </w:tr>
      <w:tr w14:paraId="6957A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6A3CA84">
            <w:pPr>
              <w:pStyle w:val="30"/>
            </w:pPr>
            <w:r>
              <w:rPr>
                <w:rFonts w:hint="eastAsia"/>
              </w:rPr>
              <w:t>28</w:t>
            </w:r>
          </w:p>
        </w:tc>
        <w:tc>
          <w:tcPr>
            <w:tcW w:w="240" w:type="pct"/>
            <w:vMerge w:val="continue"/>
            <w:vAlign w:val="center"/>
          </w:tcPr>
          <w:p w14:paraId="249CD9C2">
            <w:pPr>
              <w:pStyle w:val="30"/>
            </w:pPr>
          </w:p>
        </w:tc>
        <w:tc>
          <w:tcPr>
            <w:tcW w:w="570" w:type="pct"/>
            <w:vMerge w:val="restart"/>
            <w:vAlign w:val="center"/>
          </w:tcPr>
          <w:p w14:paraId="305ABCF9">
            <w:pPr>
              <w:pStyle w:val="30"/>
            </w:pPr>
            <w:r>
              <w:rPr>
                <w:rFonts w:hint="eastAsia"/>
              </w:rPr>
              <w:t>移动端查询</w:t>
            </w:r>
          </w:p>
        </w:tc>
        <w:tc>
          <w:tcPr>
            <w:tcW w:w="816" w:type="pct"/>
            <w:vMerge w:val="restart"/>
            <w:vAlign w:val="center"/>
          </w:tcPr>
          <w:p w14:paraId="2410599A">
            <w:pPr>
              <w:pStyle w:val="30"/>
            </w:pPr>
            <w:r>
              <w:rPr>
                <w:rFonts w:hint="eastAsia"/>
              </w:rPr>
              <w:t>基本信息展示</w:t>
            </w:r>
          </w:p>
        </w:tc>
        <w:tc>
          <w:tcPr>
            <w:tcW w:w="942" w:type="pct"/>
            <w:vAlign w:val="center"/>
          </w:tcPr>
          <w:p w14:paraId="224A24D1">
            <w:pPr>
              <w:pStyle w:val="30"/>
            </w:pPr>
            <w:r>
              <w:rPr>
                <w:rFonts w:hint="eastAsia"/>
              </w:rPr>
              <w:t>组织架构树</w:t>
            </w:r>
          </w:p>
        </w:tc>
        <w:tc>
          <w:tcPr>
            <w:tcW w:w="1146" w:type="pct"/>
            <w:vAlign w:val="center"/>
          </w:tcPr>
          <w:p w14:paraId="11731E6D">
            <w:pPr>
              <w:pStyle w:val="30"/>
            </w:pPr>
          </w:p>
        </w:tc>
        <w:tc>
          <w:tcPr>
            <w:tcW w:w="240" w:type="pct"/>
            <w:vMerge w:val="restart"/>
            <w:vAlign w:val="center"/>
          </w:tcPr>
          <w:p w14:paraId="0862ED6E">
            <w:pPr>
              <w:pStyle w:val="30"/>
            </w:pPr>
            <w:r>
              <w:rPr>
                <w:rFonts w:hint="eastAsia"/>
              </w:rPr>
              <w:t>1.5</w:t>
            </w:r>
          </w:p>
        </w:tc>
        <w:tc>
          <w:tcPr>
            <w:tcW w:w="240" w:type="pct"/>
            <w:vAlign w:val="center"/>
          </w:tcPr>
          <w:p w14:paraId="563B406B">
            <w:pPr>
              <w:pStyle w:val="30"/>
            </w:pPr>
            <w:r>
              <w:rPr>
                <w:rFonts w:hint="eastAsia"/>
              </w:rPr>
              <w:t>2.5</w:t>
            </w:r>
          </w:p>
        </w:tc>
        <w:tc>
          <w:tcPr>
            <w:tcW w:w="258" w:type="pct"/>
            <w:vMerge w:val="restart"/>
            <w:vAlign w:val="center"/>
          </w:tcPr>
          <w:p w14:paraId="3A233033">
            <w:pPr>
              <w:pStyle w:val="30"/>
            </w:pPr>
            <w:r>
              <w:rPr>
                <w:rFonts w:hint="eastAsia"/>
              </w:rPr>
              <w:t>3.75</w:t>
            </w:r>
          </w:p>
        </w:tc>
        <w:tc>
          <w:tcPr>
            <w:tcW w:w="343" w:type="pct"/>
            <w:vAlign w:val="center"/>
          </w:tcPr>
          <w:p w14:paraId="72FCDA82">
            <w:pPr>
              <w:pStyle w:val="30"/>
            </w:pPr>
            <w:r>
              <w:rPr>
                <w:rFonts w:hint="eastAsia"/>
              </w:rPr>
              <w:t>6.1.1.5</w:t>
            </w:r>
          </w:p>
        </w:tc>
      </w:tr>
      <w:tr w14:paraId="3FCF7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61A57DBA">
            <w:pPr>
              <w:pStyle w:val="30"/>
            </w:pPr>
            <w:r>
              <w:rPr>
                <w:rFonts w:hint="eastAsia"/>
              </w:rPr>
              <w:t>29</w:t>
            </w:r>
          </w:p>
        </w:tc>
        <w:tc>
          <w:tcPr>
            <w:tcW w:w="240" w:type="pct"/>
            <w:vMerge w:val="continue"/>
            <w:vAlign w:val="center"/>
          </w:tcPr>
          <w:p w14:paraId="24D52D93">
            <w:pPr>
              <w:pStyle w:val="30"/>
            </w:pPr>
          </w:p>
        </w:tc>
        <w:tc>
          <w:tcPr>
            <w:tcW w:w="570" w:type="pct"/>
            <w:vMerge w:val="continue"/>
            <w:vAlign w:val="center"/>
          </w:tcPr>
          <w:p w14:paraId="2142348D">
            <w:pPr>
              <w:pStyle w:val="30"/>
            </w:pPr>
          </w:p>
        </w:tc>
        <w:tc>
          <w:tcPr>
            <w:tcW w:w="816" w:type="pct"/>
            <w:vMerge w:val="continue"/>
            <w:vAlign w:val="center"/>
          </w:tcPr>
          <w:p w14:paraId="03E6B807">
            <w:pPr>
              <w:pStyle w:val="30"/>
            </w:pPr>
          </w:p>
        </w:tc>
        <w:tc>
          <w:tcPr>
            <w:tcW w:w="942" w:type="pct"/>
            <w:vAlign w:val="center"/>
          </w:tcPr>
          <w:p w14:paraId="452E9DDD">
            <w:pPr>
              <w:pStyle w:val="30"/>
            </w:pPr>
            <w:r>
              <w:rPr>
                <w:rFonts w:hint="eastAsia"/>
              </w:rPr>
              <w:t>干部信息</w:t>
            </w:r>
          </w:p>
        </w:tc>
        <w:tc>
          <w:tcPr>
            <w:tcW w:w="1146" w:type="pct"/>
            <w:vAlign w:val="center"/>
          </w:tcPr>
          <w:p w14:paraId="286AFF67">
            <w:pPr>
              <w:pStyle w:val="30"/>
            </w:pPr>
          </w:p>
        </w:tc>
        <w:tc>
          <w:tcPr>
            <w:tcW w:w="240" w:type="pct"/>
            <w:vMerge w:val="continue"/>
            <w:vAlign w:val="center"/>
          </w:tcPr>
          <w:p w14:paraId="2BD4DD46">
            <w:pPr>
              <w:pStyle w:val="30"/>
            </w:pPr>
          </w:p>
        </w:tc>
        <w:tc>
          <w:tcPr>
            <w:tcW w:w="240" w:type="pct"/>
            <w:vAlign w:val="center"/>
          </w:tcPr>
          <w:p w14:paraId="20398B84">
            <w:pPr>
              <w:pStyle w:val="30"/>
            </w:pPr>
            <w:r>
              <w:rPr>
                <w:rFonts w:hint="eastAsia"/>
              </w:rPr>
              <w:t>2.5</w:t>
            </w:r>
          </w:p>
        </w:tc>
        <w:tc>
          <w:tcPr>
            <w:tcW w:w="258" w:type="pct"/>
            <w:vMerge w:val="continue"/>
            <w:vAlign w:val="center"/>
          </w:tcPr>
          <w:p w14:paraId="5AAA0C8F">
            <w:pPr>
              <w:pStyle w:val="30"/>
            </w:pPr>
          </w:p>
        </w:tc>
        <w:tc>
          <w:tcPr>
            <w:tcW w:w="343" w:type="pct"/>
            <w:vAlign w:val="center"/>
          </w:tcPr>
          <w:p w14:paraId="48B0C056">
            <w:pPr>
              <w:pStyle w:val="30"/>
            </w:pPr>
            <w:r>
              <w:rPr>
                <w:rFonts w:hint="eastAsia"/>
              </w:rPr>
              <w:t>6.1.1.5</w:t>
            </w:r>
          </w:p>
        </w:tc>
      </w:tr>
      <w:tr w14:paraId="0A12E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5F2E0D2">
            <w:pPr>
              <w:pStyle w:val="30"/>
            </w:pPr>
            <w:r>
              <w:rPr>
                <w:rFonts w:hint="eastAsia"/>
              </w:rPr>
              <w:t>30</w:t>
            </w:r>
          </w:p>
        </w:tc>
        <w:tc>
          <w:tcPr>
            <w:tcW w:w="240" w:type="pct"/>
            <w:vMerge w:val="continue"/>
            <w:vAlign w:val="center"/>
          </w:tcPr>
          <w:p w14:paraId="21A79BCD">
            <w:pPr>
              <w:pStyle w:val="30"/>
            </w:pPr>
          </w:p>
        </w:tc>
        <w:tc>
          <w:tcPr>
            <w:tcW w:w="570" w:type="pct"/>
            <w:vMerge w:val="continue"/>
            <w:vAlign w:val="center"/>
          </w:tcPr>
          <w:p w14:paraId="3610D433">
            <w:pPr>
              <w:pStyle w:val="30"/>
            </w:pPr>
          </w:p>
        </w:tc>
        <w:tc>
          <w:tcPr>
            <w:tcW w:w="816" w:type="pct"/>
            <w:vMerge w:val="continue"/>
            <w:vAlign w:val="center"/>
          </w:tcPr>
          <w:p w14:paraId="3EA9825E">
            <w:pPr>
              <w:pStyle w:val="30"/>
            </w:pPr>
          </w:p>
        </w:tc>
        <w:tc>
          <w:tcPr>
            <w:tcW w:w="942" w:type="pct"/>
            <w:vAlign w:val="center"/>
          </w:tcPr>
          <w:p w14:paraId="07FB21D3">
            <w:pPr>
              <w:pStyle w:val="30"/>
            </w:pPr>
            <w:r>
              <w:rPr>
                <w:rFonts w:hint="eastAsia"/>
              </w:rPr>
              <w:t>干部表册</w:t>
            </w:r>
          </w:p>
        </w:tc>
        <w:tc>
          <w:tcPr>
            <w:tcW w:w="1146" w:type="pct"/>
            <w:vAlign w:val="center"/>
          </w:tcPr>
          <w:p w14:paraId="484D4EAE">
            <w:pPr>
              <w:pStyle w:val="30"/>
            </w:pPr>
          </w:p>
        </w:tc>
        <w:tc>
          <w:tcPr>
            <w:tcW w:w="240" w:type="pct"/>
            <w:vMerge w:val="continue"/>
            <w:vAlign w:val="center"/>
          </w:tcPr>
          <w:p w14:paraId="58D0376F">
            <w:pPr>
              <w:pStyle w:val="30"/>
            </w:pPr>
          </w:p>
        </w:tc>
        <w:tc>
          <w:tcPr>
            <w:tcW w:w="240" w:type="pct"/>
            <w:vAlign w:val="center"/>
          </w:tcPr>
          <w:p w14:paraId="46EB8F71">
            <w:pPr>
              <w:pStyle w:val="30"/>
            </w:pPr>
            <w:r>
              <w:rPr>
                <w:rFonts w:hint="eastAsia"/>
              </w:rPr>
              <w:t>2.5</w:t>
            </w:r>
          </w:p>
        </w:tc>
        <w:tc>
          <w:tcPr>
            <w:tcW w:w="258" w:type="pct"/>
            <w:vMerge w:val="continue"/>
            <w:vAlign w:val="center"/>
          </w:tcPr>
          <w:p w14:paraId="55EAAE07">
            <w:pPr>
              <w:pStyle w:val="30"/>
            </w:pPr>
          </w:p>
        </w:tc>
        <w:tc>
          <w:tcPr>
            <w:tcW w:w="343" w:type="pct"/>
            <w:vAlign w:val="center"/>
          </w:tcPr>
          <w:p w14:paraId="2723236D">
            <w:pPr>
              <w:pStyle w:val="30"/>
            </w:pPr>
            <w:r>
              <w:rPr>
                <w:rFonts w:hint="eastAsia"/>
              </w:rPr>
              <w:t>6.1.1.5</w:t>
            </w:r>
          </w:p>
        </w:tc>
      </w:tr>
      <w:tr w14:paraId="45562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153118B">
            <w:pPr>
              <w:pStyle w:val="30"/>
            </w:pPr>
            <w:r>
              <w:rPr>
                <w:rFonts w:hint="eastAsia"/>
              </w:rPr>
              <w:t>31</w:t>
            </w:r>
          </w:p>
        </w:tc>
        <w:tc>
          <w:tcPr>
            <w:tcW w:w="240" w:type="pct"/>
            <w:vMerge w:val="continue"/>
            <w:vAlign w:val="center"/>
          </w:tcPr>
          <w:p w14:paraId="3AD4CC93">
            <w:pPr>
              <w:pStyle w:val="30"/>
            </w:pPr>
          </w:p>
        </w:tc>
        <w:tc>
          <w:tcPr>
            <w:tcW w:w="570" w:type="pct"/>
            <w:vMerge w:val="continue"/>
            <w:vAlign w:val="center"/>
          </w:tcPr>
          <w:p w14:paraId="10B8FD65">
            <w:pPr>
              <w:pStyle w:val="30"/>
            </w:pPr>
          </w:p>
        </w:tc>
        <w:tc>
          <w:tcPr>
            <w:tcW w:w="816" w:type="pct"/>
            <w:vMerge w:val="continue"/>
            <w:vAlign w:val="center"/>
          </w:tcPr>
          <w:p w14:paraId="23DDC4F0">
            <w:pPr>
              <w:pStyle w:val="30"/>
            </w:pPr>
          </w:p>
        </w:tc>
        <w:tc>
          <w:tcPr>
            <w:tcW w:w="942" w:type="pct"/>
            <w:vAlign w:val="center"/>
          </w:tcPr>
          <w:p w14:paraId="0DD8FC57">
            <w:pPr>
              <w:pStyle w:val="30"/>
            </w:pPr>
            <w:r>
              <w:rPr>
                <w:rFonts w:hint="eastAsia"/>
              </w:rPr>
              <w:t>基本信息查询</w:t>
            </w:r>
          </w:p>
        </w:tc>
        <w:tc>
          <w:tcPr>
            <w:tcW w:w="1146" w:type="pct"/>
            <w:vAlign w:val="center"/>
          </w:tcPr>
          <w:p w14:paraId="58553E37">
            <w:pPr>
              <w:pStyle w:val="30"/>
            </w:pPr>
          </w:p>
        </w:tc>
        <w:tc>
          <w:tcPr>
            <w:tcW w:w="240" w:type="pct"/>
            <w:vMerge w:val="continue"/>
            <w:vAlign w:val="center"/>
          </w:tcPr>
          <w:p w14:paraId="5940AF0D">
            <w:pPr>
              <w:pStyle w:val="30"/>
            </w:pPr>
          </w:p>
        </w:tc>
        <w:tc>
          <w:tcPr>
            <w:tcW w:w="240" w:type="pct"/>
            <w:vAlign w:val="center"/>
          </w:tcPr>
          <w:p w14:paraId="21887538">
            <w:pPr>
              <w:pStyle w:val="30"/>
            </w:pPr>
            <w:r>
              <w:rPr>
                <w:rFonts w:hint="eastAsia"/>
              </w:rPr>
              <w:t>2.5</w:t>
            </w:r>
          </w:p>
        </w:tc>
        <w:tc>
          <w:tcPr>
            <w:tcW w:w="258" w:type="pct"/>
            <w:vMerge w:val="continue"/>
            <w:vAlign w:val="center"/>
          </w:tcPr>
          <w:p w14:paraId="0B05A39D">
            <w:pPr>
              <w:pStyle w:val="30"/>
            </w:pPr>
          </w:p>
        </w:tc>
        <w:tc>
          <w:tcPr>
            <w:tcW w:w="343" w:type="pct"/>
            <w:vAlign w:val="center"/>
          </w:tcPr>
          <w:p w14:paraId="72626F56">
            <w:pPr>
              <w:pStyle w:val="30"/>
            </w:pPr>
            <w:r>
              <w:rPr>
                <w:rFonts w:hint="eastAsia"/>
              </w:rPr>
              <w:t>6.1.1.5</w:t>
            </w:r>
          </w:p>
        </w:tc>
      </w:tr>
      <w:tr w14:paraId="15AE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4B064FA">
            <w:pPr>
              <w:pStyle w:val="30"/>
            </w:pPr>
            <w:r>
              <w:rPr>
                <w:rFonts w:hint="eastAsia"/>
              </w:rPr>
              <w:t>32</w:t>
            </w:r>
          </w:p>
        </w:tc>
        <w:tc>
          <w:tcPr>
            <w:tcW w:w="240" w:type="pct"/>
            <w:vMerge w:val="continue"/>
            <w:vAlign w:val="center"/>
          </w:tcPr>
          <w:p w14:paraId="4E1E9526">
            <w:pPr>
              <w:pStyle w:val="30"/>
            </w:pPr>
          </w:p>
        </w:tc>
        <w:tc>
          <w:tcPr>
            <w:tcW w:w="570" w:type="pct"/>
            <w:vMerge w:val="continue"/>
            <w:vAlign w:val="center"/>
          </w:tcPr>
          <w:p w14:paraId="064CB3D7">
            <w:pPr>
              <w:pStyle w:val="30"/>
            </w:pPr>
          </w:p>
        </w:tc>
        <w:tc>
          <w:tcPr>
            <w:tcW w:w="816" w:type="pct"/>
            <w:vAlign w:val="center"/>
          </w:tcPr>
          <w:p w14:paraId="479BFB33">
            <w:pPr>
              <w:pStyle w:val="30"/>
            </w:pPr>
            <w:r>
              <w:rPr>
                <w:rFonts w:hint="eastAsia"/>
              </w:rPr>
              <w:t>可视化分析</w:t>
            </w:r>
          </w:p>
        </w:tc>
        <w:tc>
          <w:tcPr>
            <w:tcW w:w="942" w:type="pct"/>
            <w:vAlign w:val="center"/>
          </w:tcPr>
          <w:p w14:paraId="4600A0EE">
            <w:pPr>
              <w:pStyle w:val="30"/>
            </w:pPr>
            <w:r>
              <w:rPr>
                <w:rFonts w:hint="eastAsia"/>
              </w:rPr>
              <w:t>研判分析</w:t>
            </w:r>
          </w:p>
        </w:tc>
        <w:tc>
          <w:tcPr>
            <w:tcW w:w="1146" w:type="pct"/>
            <w:vAlign w:val="center"/>
          </w:tcPr>
          <w:p w14:paraId="212A964A">
            <w:pPr>
              <w:pStyle w:val="30"/>
            </w:pPr>
          </w:p>
        </w:tc>
        <w:tc>
          <w:tcPr>
            <w:tcW w:w="240" w:type="pct"/>
            <w:vMerge w:val="continue"/>
            <w:vAlign w:val="center"/>
          </w:tcPr>
          <w:p w14:paraId="79D467D3">
            <w:pPr>
              <w:pStyle w:val="30"/>
            </w:pPr>
          </w:p>
        </w:tc>
        <w:tc>
          <w:tcPr>
            <w:tcW w:w="240" w:type="pct"/>
            <w:vAlign w:val="center"/>
          </w:tcPr>
          <w:p w14:paraId="64A00CC6">
            <w:pPr>
              <w:pStyle w:val="30"/>
            </w:pPr>
            <w:r>
              <w:rPr>
                <w:rFonts w:hint="eastAsia"/>
              </w:rPr>
              <w:t>2.5</w:t>
            </w:r>
          </w:p>
        </w:tc>
        <w:tc>
          <w:tcPr>
            <w:tcW w:w="258" w:type="pct"/>
            <w:vMerge w:val="continue"/>
            <w:vAlign w:val="center"/>
          </w:tcPr>
          <w:p w14:paraId="6B170356">
            <w:pPr>
              <w:pStyle w:val="30"/>
            </w:pPr>
          </w:p>
        </w:tc>
        <w:tc>
          <w:tcPr>
            <w:tcW w:w="343" w:type="pct"/>
            <w:vAlign w:val="center"/>
          </w:tcPr>
          <w:p w14:paraId="6CE7DA4C">
            <w:pPr>
              <w:pStyle w:val="30"/>
            </w:pPr>
            <w:r>
              <w:rPr>
                <w:rFonts w:hint="eastAsia"/>
              </w:rPr>
              <w:t>6.1.1.5</w:t>
            </w:r>
          </w:p>
        </w:tc>
      </w:tr>
      <w:tr w14:paraId="7CD6E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199" w:type="pct"/>
            <w:vAlign w:val="center"/>
          </w:tcPr>
          <w:p w14:paraId="64F2A71A">
            <w:pPr>
              <w:pStyle w:val="30"/>
            </w:pPr>
            <w:r>
              <w:rPr>
                <w:rFonts w:hint="eastAsia"/>
              </w:rPr>
              <w:t>33</w:t>
            </w:r>
          </w:p>
        </w:tc>
        <w:tc>
          <w:tcPr>
            <w:tcW w:w="240" w:type="pct"/>
            <w:vMerge w:val="continue"/>
            <w:vAlign w:val="center"/>
          </w:tcPr>
          <w:p w14:paraId="4C017C7E">
            <w:pPr>
              <w:pStyle w:val="30"/>
            </w:pPr>
          </w:p>
        </w:tc>
        <w:tc>
          <w:tcPr>
            <w:tcW w:w="570" w:type="pct"/>
            <w:vMerge w:val="restart"/>
            <w:vAlign w:val="center"/>
          </w:tcPr>
          <w:p w14:paraId="7011C4C3">
            <w:pPr>
              <w:pStyle w:val="30"/>
            </w:pPr>
            <w:r>
              <w:rPr>
                <w:rFonts w:hint="eastAsia"/>
              </w:rPr>
              <w:t>干部任免审批表</w:t>
            </w:r>
          </w:p>
        </w:tc>
        <w:tc>
          <w:tcPr>
            <w:tcW w:w="816" w:type="pct"/>
            <w:vAlign w:val="center"/>
          </w:tcPr>
          <w:p w14:paraId="74B6689E">
            <w:pPr>
              <w:pStyle w:val="30"/>
            </w:pPr>
            <w:r>
              <w:rPr>
                <w:rFonts w:hint="eastAsia"/>
              </w:rPr>
              <w:t>基本信息管理</w:t>
            </w:r>
          </w:p>
        </w:tc>
        <w:tc>
          <w:tcPr>
            <w:tcW w:w="942" w:type="pct"/>
            <w:vAlign w:val="center"/>
          </w:tcPr>
          <w:p w14:paraId="14D8784D">
            <w:pPr>
              <w:pStyle w:val="30"/>
            </w:pPr>
          </w:p>
        </w:tc>
        <w:tc>
          <w:tcPr>
            <w:tcW w:w="1146" w:type="pct"/>
            <w:vAlign w:val="center"/>
          </w:tcPr>
          <w:p w14:paraId="4F8BE209">
            <w:pPr>
              <w:pStyle w:val="30"/>
            </w:pPr>
          </w:p>
        </w:tc>
        <w:tc>
          <w:tcPr>
            <w:tcW w:w="240" w:type="pct"/>
            <w:vMerge w:val="restart"/>
            <w:vAlign w:val="center"/>
          </w:tcPr>
          <w:p w14:paraId="446B58B9">
            <w:pPr>
              <w:pStyle w:val="30"/>
            </w:pPr>
            <w:r>
              <w:rPr>
                <w:rFonts w:hint="eastAsia"/>
              </w:rPr>
              <w:t>5</w:t>
            </w:r>
          </w:p>
        </w:tc>
        <w:tc>
          <w:tcPr>
            <w:tcW w:w="240" w:type="pct"/>
            <w:vAlign w:val="center"/>
          </w:tcPr>
          <w:p w14:paraId="653788CC">
            <w:pPr>
              <w:pStyle w:val="30"/>
            </w:pPr>
            <w:r>
              <w:rPr>
                <w:rFonts w:hint="eastAsia"/>
              </w:rPr>
              <w:t>2.5</w:t>
            </w:r>
          </w:p>
        </w:tc>
        <w:tc>
          <w:tcPr>
            <w:tcW w:w="258" w:type="pct"/>
            <w:vMerge w:val="restart"/>
            <w:vAlign w:val="center"/>
          </w:tcPr>
          <w:p w14:paraId="1E87E0EA">
            <w:pPr>
              <w:pStyle w:val="30"/>
            </w:pPr>
            <w:r>
              <w:rPr>
                <w:rFonts w:hint="eastAsia"/>
              </w:rPr>
              <w:t>12.5</w:t>
            </w:r>
          </w:p>
        </w:tc>
        <w:tc>
          <w:tcPr>
            <w:tcW w:w="343" w:type="pct"/>
            <w:vAlign w:val="center"/>
          </w:tcPr>
          <w:p w14:paraId="5DCC2C93">
            <w:pPr>
              <w:pStyle w:val="30"/>
            </w:pPr>
            <w:r>
              <w:rPr>
                <w:rFonts w:hint="eastAsia"/>
              </w:rPr>
              <w:t>6.1.1.6</w:t>
            </w:r>
          </w:p>
        </w:tc>
      </w:tr>
      <w:tr w14:paraId="41873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C456A6C">
            <w:pPr>
              <w:pStyle w:val="30"/>
            </w:pPr>
            <w:r>
              <w:rPr>
                <w:rFonts w:hint="eastAsia"/>
              </w:rPr>
              <w:t>34</w:t>
            </w:r>
          </w:p>
        </w:tc>
        <w:tc>
          <w:tcPr>
            <w:tcW w:w="240" w:type="pct"/>
            <w:vMerge w:val="continue"/>
            <w:vAlign w:val="center"/>
          </w:tcPr>
          <w:p w14:paraId="6E10A7FE">
            <w:pPr>
              <w:pStyle w:val="30"/>
            </w:pPr>
          </w:p>
        </w:tc>
        <w:tc>
          <w:tcPr>
            <w:tcW w:w="570" w:type="pct"/>
            <w:vMerge w:val="continue"/>
            <w:vAlign w:val="center"/>
          </w:tcPr>
          <w:p w14:paraId="1009B7A8">
            <w:pPr>
              <w:pStyle w:val="30"/>
            </w:pPr>
          </w:p>
        </w:tc>
        <w:tc>
          <w:tcPr>
            <w:tcW w:w="816" w:type="pct"/>
            <w:vAlign w:val="center"/>
          </w:tcPr>
          <w:p w14:paraId="5FD76F96">
            <w:pPr>
              <w:pStyle w:val="30"/>
            </w:pPr>
            <w:r>
              <w:rPr>
                <w:rFonts w:hint="eastAsia"/>
              </w:rPr>
              <w:t>职务信息管理</w:t>
            </w:r>
          </w:p>
        </w:tc>
        <w:tc>
          <w:tcPr>
            <w:tcW w:w="942" w:type="pct"/>
            <w:vAlign w:val="center"/>
          </w:tcPr>
          <w:p w14:paraId="66E0B93D">
            <w:pPr>
              <w:pStyle w:val="30"/>
            </w:pPr>
          </w:p>
        </w:tc>
        <w:tc>
          <w:tcPr>
            <w:tcW w:w="1146" w:type="pct"/>
            <w:vAlign w:val="center"/>
          </w:tcPr>
          <w:p w14:paraId="562F3AA4">
            <w:pPr>
              <w:pStyle w:val="30"/>
            </w:pPr>
          </w:p>
        </w:tc>
        <w:tc>
          <w:tcPr>
            <w:tcW w:w="240" w:type="pct"/>
            <w:vMerge w:val="continue"/>
            <w:vAlign w:val="center"/>
          </w:tcPr>
          <w:p w14:paraId="6CE98B7A">
            <w:pPr>
              <w:pStyle w:val="30"/>
            </w:pPr>
          </w:p>
        </w:tc>
        <w:tc>
          <w:tcPr>
            <w:tcW w:w="240" w:type="pct"/>
            <w:vAlign w:val="center"/>
          </w:tcPr>
          <w:p w14:paraId="5698C8B8">
            <w:pPr>
              <w:pStyle w:val="30"/>
            </w:pPr>
            <w:r>
              <w:rPr>
                <w:rFonts w:hint="eastAsia"/>
              </w:rPr>
              <w:t>2.5</w:t>
            </w:r>
          </w:p>
        </w:tc>
        <w:tc>
          <w:tcPr>
            <w:tcW w:w="258" w:type="pct"/>
            <w:vMerge w:val="continue"/>
            <w:vAlign w:val="center"/>
          </w:tcPr>
          <w:p w14:paraId="3E592F5C">
            <w:pPr>
              <w:pStyle w:val="30"/>
            </w:pPr>
          </w:p>
        </w:tc>
        <w:tc>
          <w:tcPr>
            <w:tcW w:w="343" w:type="pct"/>
            <w:vAlign w:val="center"/>
          </w:tcPr>
          <w:p w14:paraId="7E7AA134">
            <w:pPr>
              <w:pStyle w:val="30"/>
            </w:pPr>
            <w:r>
              <w:rPr>
                <w:rFonts w:hint="eastAsia"/>
              </w:rPr>
              <w:t>6.1.1.6</w:t>
            </w:r>
          </w:p>
        </w:tc>
      </w:tr>
      <w:tr w14:paraId="7B320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C6FE346">
            <w:pPr>
              <w:pStyle w:val="30"/>
            </w:pPr>
            <w:r>
              <w:rPr>
                <w:rFonts w:hint="eastAsia"/>
              </w:rPr>
              <w:t>35</w:t>
            </w:r>
          </w:p>
        </w:tc>
        <w:tc>
          <w:tcPr>
            <w:tcW w:w="240" w:type="pct"/>
            <w:vMerge w:val="continue"/>
            <w:vAlign w:val="center"/>
          </w:tcPr>
          <w:p w14:paraId="6B6EF9CD">
            <w:pPr>
              <w:pStyle w:val="30"/>
            </w:pPr>
          </w:p>
        </w:tc>
        <w:tc>
          <w:tcPr>
            <w:tcW w:w="570" w:type="pct"/>
            <w:vMerge w:val="continue"/>
            <w:vAlign w:val="center"/>
          </w:tcPr>
          <w:p w14:paraId="1B72139A">
            <w:pPr>
              <w:pStyle w:val="30"/>
            </w:pPr>
          </w:p>
        </w:tc>
        <w:tc>
          <w:tcPr>
            <w:tcW w:w="816" w:type="pct"/>
            <w:vAlign w:val="center"/>
          </w:tcPr>
          <w:p w14:paraId="0266C49B">
            <w:pPr>
              <w:pStyle w:val="30"/>
            </w:pPr>
            <w:r>
              <w:rPr>
                <w:rFonts w:hint="eastAsia"/>
              </w:rPr>
              <w:t>职级信息管理</w:t>
            </w:r>
          </w:p>
        </w:tc>
        <w:tc>
          <w:tcPr>
            <w:tcW w:w="942" w:type="pct"/>
            <w:vAlign w:val="center"/>
          </w:tcPr>
          <w:p w14:paraId="3B9110A0">
            <w:pPr>
              <w:pStyle w:val="30"/>
            </w:pPr>
          </w:p>
        </w:tc>
        <w:tc>
          <w:tcPr>
            <w:tcW w:w="1146" w:type="pct"/>
            <w:vAlign w:val="center"/>
          </w:tcPr>
          <w:p w14:paraId="4737AB4F">
            <w:pPr>
              <w:pStyle w:val="30"/>
            </w:pPr>
          </w:p>
        </w:tc>
        <w:tc>
          <w:tcPr>
            <w:tcW w:w="240" w:type="pct"/>
            <w:vMerge w:val="continue"/>
            <w:vAlign w:val="center"/>
          </w:tcPr>
          <w:p w14:paraId="3DB3D6BB">
            <w:pPr>
              <w:pStyle w:val="30"/>
            </w:pPr>
          </w:p>
        </w:tc>
        <w:tc>
          <w:tcPr>
            <w:tcW w:w="240" w:type="pct"/>
            <w:vAlign w:val="center"/>
          </w:tcPr>
          <w:p w14:paraId="3741A664">
            <w:pPr>
              <w:pStyle w:val="30"/>
            </w:pPr>
            <w:r>
              <w:rPr>
                <w:rFonts w:hint="eastAsia"/>
              </w:rPr>
              <w:t>2.5</w:t>
            </w:r>
          </w:p>
        </w:tc>
        <w:tc>
          <w:tcPr>
            <w:tcW w:w="258" w:type="pct"/>
            <w:vMerge w:val="continue"/>
            <w:vAlign w:val="center"/>
          </w:tcPr>
          <w:p w14:paraId="6C9917BA">
            <w:pPr>
              <w:pStyle w:val="30"/>
            </w:pPr>
          </w:p>
        </w:tc>
        <w:tc>
          <w:tcPr>
            <w:tcW w:w="343" w:type="pct"/>
            <w:vAlign w:val="center"/>
          </w:tcPr>
          <w:p w14:paraId="48302CC3">
            <w:pPr>
              <w:pStyle w:val="30"/>
            </w:pPr>
            <w:r>
              <w:rPr>
                <w:rFonts w:hint="eastAsia"/>
              </w:rPr>
              <w:t>6.1.1.6</w:t>
            </w:r>
          </w:p>
        </w:tc>
      </w:tr>
      <w:tr w14:paraId="53576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96186C8">
            <w:pPr>
              <w:pStyle w:val="30"/>
            </w:pPr>
            <w:r>
              <w:rPr>
                <w:rFonts w:hint="eastAsia"/>
              </w:rPr>
              <w:t>36</w:t>
            </w:r>
          </w:p>
        </w:tc>
        <w:tc>
          <w:tcPr>
            <w:tcW w:w="240" w:type="pct"/>
            <w:vMerge w:val="continue"/>
            <w:vAlign w:val="center"/>
          </w:tcPr>
          <w:p w14:paraId="3D7C7BB3">
            <w:pPr>
              <w:pStyle w:val="30"/>
            </w:pPr>
          </w:p>
        </w:tc>
        <w:tc>
          <w:tcPr>
            <w:tcW w:w="570" w:type="pct"/>
            <w:vMerge w:val="continue"/>
            <w:vAlign w:val="center"/>
          </w:tcPr>
          <w:p w14:paraId="6BA26215">
            <w:pPr>
              <w:pStyle w:val="30"/>
            </w:pPr>
          </w:p>
        </w:tc>
        <w:tc>
          <w:tcPr>
            <w:tcW w:w="816" w:type="pct"/>
            <w:vAlign w:val="center"/>
          </w:tcPr>
          <w:p w14:paraId="4F99BA96">
            <w:pPr>
              <w:pStyle w:val="30"/>
            </w:pPr>
            <w:r>
              <w:rPr>
                <w:rFonts w:hint="eastAsia"/>
              </w:rPr>
              <w:t>经历简历综述</w:t>
            </w:r>
          </w:p>
        </w:tc>
        <w:tc>
          <w:tcPr>
            <w:tcW w:w="942" w:type="pct"/>
            <w:vAlign w:val="center"/>
          </w:tcPr>
          <w:p w14:paraId="5797E92D">
            <w:pPr>
              <w:pStyle w:val="30"/>
            </w:pPr>
          </w:p>
        </w:tc>
        <w:tc>
          <w:tcPr>
            <w:tcW w:w="1146" w:type="pct"/>
            <w:vAlign w:val="center"/>
          </w:tcPr>
          <w:p w14:paraId="79D957A2">
            <w:pPr>
              <w:pStyle w:val="30"/>
            </w:pPr>
          </w:p>
        </w:tc>
        <w:tc>
          <w:tcPr>
            <w:tcW w:w="240" w:type="pct"/>
            <w:vMerge w:val="continue"/>
            <w:vAlign w:val="center"/>
          </w:tcPr>
          <w:p w14:paraId="2203DE76">
            <w:pPr>
              <w:pStyle w:val="30"/>
            </w:pPr>
          </w:p>
        </w:tc>
        <w:tc>
          <w:tcPr>
            <w:tcW w:w="240" w:type="pct"/>
            <w:vAlign w:val="center"/>
          </w:tcPr>
          <w:p w14:paraId="097A0B0B">
            <w:pPr>
              <w:pStyle w:val="30"/>
            </w:pPr>
            <w:r>
              <w:rPr>
                <w:rFonts w:hint="eastAsia"/>
              </w:rPr>
              <w:t>2.5</w:t>
            </w:r>
          </w:p>
        </w:tc>
        <w:tc>
          <w:tcPr>
            <w:tcW w:w="258" w:type="pct"/>
            <w:vMerge w:val="continue"/>
            <w:vAlign w:val="center"/>
          </w:tcPr>
          <w:p w14:paraId="2A0664FD">
            <w:pPr>
              <w:pStyle w:val="30"/>
            </w:pPr>
          </w:p>
        </w:tc>
        <w:tc>
          <w:tcPr>
            <w:tcW w:w="343" w:type="pct"/>
            <w:vAlign w:val="center"/>
          </w:tcPr>
          <w:p w14:paraId="525CF608">
            <w:pPr>
              <w:pStyle w:val="30"/>
            </w:pPr>
            <w:r>
              <w:rPr>
                <w:rFonts w:hint="eastAsia"/>
              </w:rPr>
              <w:t>6.1.1.6</w:t>
            </w:r>
          </w:p>
        </w:tc>
      </w:tr>
      <w:tr w14:paraId="35BD6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BEECFD3">
            <w:pPr>
              <w:pStyle w:val="30"/>
            </w:pPr>
            <w:r>
              <w:rPr>
                <w:rFonts w:hint="eastAsia"/>
              </w:rPr>
              <w:t>37</w:t>
            </w:r>
          </w:p>
        </w:tc>
        <w:tc>
          <w:tcPr>
            <w:tcW w:w="240" w:type="pct"/>
            <w:vMerge w:val="continue"/>
            <w:vAlign w:val="center"/>
          </w:tcPr>
          <w:p w14:paraId="73A7B71A">
            <w:pPr>
              <w:pStyle w:val="30"/>
            </w:pPr>
          </w:p>
        </w:tc>
        <w:tc>
          <w:tcPr>
            <w:tcW w:w="570" w:type="pct"/>
            <w:vMerge w:val="continue"/>
            <w:vAlign w:val="center"/>
          </w:tcPr>
          <w:p w14:paraId="04285E67">
            <w:pPr>
              <w:pStyle w:val="30"/>
            </w:pPr>
          </w:p>
        </w:tc>
        <w:tc>
          <w:tcPr>
            <w:tcW w:w="816" w:type="pct"/>
            <w:vAlign w:val="center"/>
          </w:tcPr>
          <w:p w14:paraId="1BBA55EF">
            <w:pPr>
              <w:pStyle w:val="30"/>
            </w:pPr>
            <w:r>
              <w:rPr>
                <w:rFonts w:hint="eastAsia"/>
              </w:rPr>
              <w:t>学历/学位管理</w:t>
            </w:r>
          </w:p>
        </w:tc>
        <w:tc>
          <w:tcPr>
            <w:tcW w:w="942" w:type="pct"/>
            <w:vAlign w:val="center"/>
          </w:tcPr>
          <w:p w14:paraId="567F745C">
            <w:pPr>
              <w:pStyle w:val="30"/>
            </w:pPr>
          </w:p>
        </w:tc>
        <w:tc>
          <w:tcPr>
            <w:tcW w:w="1146" w:type="pct"/>
            <w:vAlign w:val="center"/>
          </w:tcPr>
          <w:p w14:paraId="729FD2A6">
            <w:pPr>
              <w:pStyle w:val="30"/>
            </w:pPr>
          </w:p>
        </w:tc>
        <w:tc>
          <w:tcPr>
            <w:tcW w:w="240" w:type="pct"/>
            <w:vMerge w:val="continue"/>
            <w:vAlign w:val="center"/>
          </w:tcPr>
          <w:p w14:paraId="7861135A">
            <w:pPr>
              <w:pStyle w:val="30"/>
            </w:pPr>
          </w:p>
        </w:tc>
        <w:tc>
          <w:tcPr>
            <w:tcW w:w="240" w:type="pct"/>
            <w:vAlign w:val="center"/>
          </w:tcPr>
          <w:p w14:paraId="3F305703">
            <w:pPr>
              <w:pStyle w:val="30"/>
            </w:pPr>
            <w:r>
              <w:rPr>
                <w:rFonts w:hint="eastAsia"/>
              </w:rPr>
              <w:t>2.5</w:t>
            </w:r>
          </w:p>
        </w:tc>
        <w:tc>
          <w:tcPr>
            <w:tcW w:w="258" w:type="pct"/>
            <w:vMerge w:val="continue"/>
            <w:vAlign w:val="center"/>
          </w:tcPr>
          <w:p w14:paraId="3C86D68C">
            <w:pPr>
              <w:pStyle w:val="30"/>
            </w:pPr>
          </w:p>
        </w:tc>
        <w:tc>
          <w:tcPr>
            <w:tcW w:w="343" w:type="pct"/>
            <w:vAlign w:val="center"/>
          </w:tcPr>
          <w:p w14:paraId="1BE18524">
            <w:pPr>
              <w:pStyle w:val="30"/>
            </w:pPr>
            <w:r>
              <w:rPr>
                <w:rFonts w:hint="eastAsia"/>
              </w:rPr>
              <w:t>6.1.1.6</w:t>
            </w:r>
          </w:p>
        </w:tc>
      </w:tr>
      <w:tr w14:paraId="7A5A7985">
        <w:tblPrEx>
          <w:tblCellMar>
            <w:top w:w="0" w:type="dxa"/>
            <w:left w:w="108" w:type="dxa"/>
            <w:bottom w:w="0" w:type="dxa"/>
            <w:right w:w="108" w:type="dxa"/>
          </w:tblCellMar>
        </w:tblPrEx>
        <w:trPr>
          <w:trHeight w:val="810" w:hRule="atLeast"/>
          <w:jc w:val="center"/>
        </w:trPr>
        <w:tc>
          <w:tcPr>
            <w:tcW w:w="199" w:type="pct"/>
            <w:vAlign w:val="center"/>
          </w:tcPr>
          <w:p w14:paraId="3E030435">
            <w:pPr>
              <w:pStyle w:val="30"/>
            </w:pPr>
            <w:r>
              <w:rPr>
                <w:rFonts w:hint="eastAsia"/>
              </w:rPr>
              <w:t>38</w:t>
            </w:r>
          </w:p>
        </w:tc>
        <w:tc>
          <w:tcPr>
            <w:tcW w:w="240" w:type="pct"/>
            <w:vMerge w:val="continue"/>
            <w:vAlign w:val="center"/>
          </w:tcPr>
          <w:p w14:paraId="14C53C66">
            <w:pPr>
              <w:pStyle w:val="30"/>
            </w:pPr>
          </w:p>
        </w:tc>
        <w:tc>
          <w:tcPr>
            <w:tcW w:w="570" w:type="pct"/>
            <w:vMerge w:val="continue"/>
            <w:vAlign w:val="center"/>
          </w:tcPr>
          <w:p w14:paraId="6DAAD20B">
            <w:pPr>
              <w:pStyle w:val="30"/>
            </w:pPr>
          </w:p>
        </w:tc>
        <w:tc>
          <w:tcPr>
            <w:tcW w:w="816" w:type="pct"/>
            <w:vAlign w:val="center"/>
          </w:tcPr>
          <w:p w14:paraId="4D48EAA7">
            <w:pPr>
              <w:pStyle w:val="30"/>
            </w:pPr>
            <w:r>
              <w:rPr>
                <w:rFonts w:hint="eastAsia"/>
              </w:rPr>
              <w:t>奖惩管理</w:t>
            </w:r>
          </w:p>
        </w:tc>
        <w:tc>
          <w:tcPr>
            <w:tcW w:w="942" w:type="pct"/>
            <w:vAlign w:val="center"/>
          </w:tcPr>
          <w:p w14:paraId="015EEFD9">
            <w:pPr>
              <w:pStyle w:val="30"/>
            </w:pPr>
          </w:p>
        </w:tc>
        <w:tc>
          <w:tcPr>
            <w:tcW w:w="1146" w:type="pct"/>
            <w:vAlign w:val="center"/>
          </w:tcPr>
          <w:p w14:paraId="32240FE1">
            <w:pPr>
              <w:pStyle w:val="30"/>
            </w:pPr>
          </w:p>
        </w:tc>
        <w:tc>
          <w:tcPr>
            <w:tcW w:w="240" w:type="pct"/>
            <w:vMerge w:val="continue"/>
            <w:vAlign w:val="center"/>
          </w:tcPr>
          <w:p w14:paraId="2C81FF7C">
            <w:pPr>
              <w:pStyle w:val="30"/>
            </w:pPr>
          </w:p>
        </w:tc>
        <w:tc>
          <w:tcPr>
            <w:tcW w:w="240" w:type="pct"/>
            <w:vAlign w:val="center"/>
          </w:tcPr>
          <w:p w14:paraId="123307BC">
            <w:pPr>
              <w:pStyle w:val="30"/>
            </w:pPr>
            <w:r>
              <w:rPr>
                <w:rFonts w:hint="eastAsia"/>
              </w:rPr>
              <w:t>2.5</w:t>
            </w:r>
          </w:p>
        </w:tc>
        <w:tc>
          <w:tcPr>
            <w:tcW w:w="258" w:type="pct"/>
            <w:vMerge w:val="continue"/>
            <w:vAlign w:val="center"/>
          </w:tcPr>
          <w:p w14:paraId="4ABC84A9">
            <w:pPr>
              <w:pStyle w:val="30"/>
            </w:pPr>
          </w:p>
        </w:tc>
        <w:tc>
          <w:tcPr>
            <w:tcW w:w="343" w:type="pct"/>
            <w:vAlign w:val="center"/>
          </w:tcPr>
          <w:p w14:paraId="3D3A22EC">
            <w:pPr>
              <w:pStyle w:val="30"/>
            </w:pPr>
            <w:r>
              <w:rPr>
                <w:rFonts w:hint="eastAsia"/>
              </w:rPr>
              <w:t>6.1.1.6</w:t>
            </w:r>
          </w:p>
        </w:tc>
      </w:tr>
      <w:tr w14:paraId="1DF1B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BF4CF96">
            <w:pPr>
              <w:pStyle w:val="30"/>
            </w:pPr>
            <w:r>
              <w:rPr>
                <w:rFonts w:hint="eastAsia"/>
              </w:rPr>
              <w:t>39</w:t>
            </w:r>
          </w:p>
        </w:tc>
        <w:tc>
          <w:tcPr>
            <w:tcW w:w="240" w:type="pct"/>
            <w:vMerge w:val="continue"/>
            <w:vAlign w:val="center"/>
          </w:tcPr>
          <w:p w14:paraId="79CC9976">
            <w:pPr>
              <w:pStyle w:val="30"/>
            </w:pPr>
          </w:p>
        </w:tc>
        <w:tc>
          <w:tcPr>
            <w:tcW w:w="570" w:type="pct"/>
            <w:vMerge w:val="continue"/>
            <w:vAlign w:val="center"/>
          </w:tcPr>
          <w:p w14:paraId="39283A54">
            <w:pPr>
              <w:pStyle w:val="30"/>
            </w:pPr>
          </w:p>
        </w:tc>
        <w:tc>
          <w:tcPr>
            <w:tcW w:w="816" w:type="pct"/>
            <w:vAlign w:val="center"/>
          </w:tcPr>
          <w:p w14:paraId="57528919">
            <w:pPr>
              <w:pStyle w:val="30"/>
            </w:pPr>
            <w:r>
              <w:rPr>
                <w:rFonts w:hint="eastAsia"/>
              </w:rPr>
              <w:t>考察考核管理</w:t>
            </w:r>
          </w:p>
        </w:tc>
        <w:tc>
          <w:tcPr>
            <w:tcW w:w="942" w:type="pct"/>
            <w:vAlign w:val="center"/>
          </w:tcPr>
          <w:p w14:paraId="14626318">
            <w:pPr>
              <w:pStyle w:val="30"/>
            </w:pPr>
          </w:p>
        </w:tc>
        <w:tc>
          <w:tcPr>
            <w:tcW w:w="1146" w:type="pct"/>
            <w:vAlign w:val="center"/>
          </w:tcPr>
          <w:p w14:paraId="1D804F7C">
            <w:pPr>
              <w:pStyle w:val="30"/>
            </w:pPr>
          </w:p>
        </w:tc>
        <w:tc>
          <w:tcPr>
            <w:tcW w:w="240" w:type="pct"/>
            <w:vMerge w:val="continue"/>
            <w:vAlign w:val="center"/>
          </w:tcPr>
          <w:p w14:paraId="5E7611A0">
            <w:pPr>
              <w:pStyle w:val="30"/>
            </w:pPr>
          </w:p>
        </w:tc>
        <w:tc>
          <w:tcPr>
            <w:tcW w:w="240" w:type="pct"/>
            <w:vAlign w:val="center"/>
          </w:tcPr>
          <w:p w14:paraId="728F0F33">
            <w:pPr>
              <w:pStyle w:val="30"/>
            </w:pPr>
            <w:r>
              <w:rPr>
                <w:rFonts w:hint="eastAsia"/>
              </w:rPr>
              <w:t>2.5</w:t>
            </w:r>
          </w:p>
        </w:tc>
        <w:tc>
          <w:tcPr>
            <w:tcW w:w="258" w:type="pct"/>
            <w:vMerge w:val="continue"/>
            <w:vAlign w:val="center"/>
          </w:tcPr>
          <w:p w14:paraId="7546FCD4">
            <w:pPr>
              <w:pStyle w:val="30"/>
            </w:pPr>
          </w:p>
        </w:tc>
        <w:tc>
          <w:tcPr>
            <w:tcW w:w="343" w:type="pct"/>
            <w:vAlign w:val="center"/>
          </w:tcPr>
          <w:p w14:paraId="3F5E4109">
            <w:pPr>
              <w:pStyle w:val="30"/>
            </w:pPr>
            <w:r>
              <w:rPr>
                <w:rFonts w:hint="eastAsia"/>
              </w:rPr>
              <w:t>6.1.1.6</w:t>
            </w:r>
          </w:p>
        </w:tc>
      </w:tr>
      <w:tr w14:paraId="4F00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E3A3154">
            <w:pPr>
              <w:pStyle w:val="30"/>
            </w:pPr>
            <w:r>
              <w:rPr>
                <w:rFonts w:hint="eastAsia"/>
              </w:rPr>
              <w:t>40</w:t>
            </w:r>
          </w:p>
        </w:tc>
        <w:tc>
          <w:tcPr>
            <w:tcW w:w="240" w:type="pct"/>
            <w:vMerge w:val="continue"/>
            <w:vAlign w:val="center"/>
          </w:tcPr>
          <w:p w14:paraId="79834FC9">
            <w:pPr>
              <w:pStyle w:val="30"/>
            </w:pPr>
          </w:p>
        </w:tc>
        <w:tc>
          <w:tcPr>
            <w:tcW w:w="570" w:type="pct"/>
            <w:vMerge w:val="continue"/>
            <w:vAlign w:val="center"/>
          </w:tcPr>
          <w:p w14:paraId="3D98BDEB">
            <w:pPr>
              <w:pStyle w:val="30"/>
            </w:pPr>
          </w:p>
        </w:tc>
        <w:tc>
          <w:tcPr>
            <w:tcW w:w="816" w:type="pct"/>
            <w:vAlign w:val="center"/>
          </w:tcPr>
          <w:p w14:paraId="27BAA96E">
            <w:pPr>
              <w:pStyle w:val="30"/>
            </w:pPr>
            <w:r>
              <w:rPr>
                <w:rFonts w:hint="eastAsia"/>
              </w:rPr>
              <w:t>家庭成员管理</w:t>
            </w:r>
          </w:p>
        </w:tc>
        <w:tc>
          <w:tcPr>
            <w:tcW w:w="942" w:type="pct"/>
            <w:vAlign w:val="center"/>
          </w:tcPr>
          <w:p w14:paraId="3F029842">
            <w:pPr>
              <w:pStyle w:val="30"/>
            </w:pPr>
          </w:p>
        </w:tc>
        <w:tc>
          <w:tcPr>
            <w:tcW w:w="1146" w:type="pct"/>
            <w:vAlign w:val="center"/>
          </w:tcPr>
          <w:p w14:paraId="6197F7C3">
            <w:pPr>
              <w:pStyle w:val="30"/>
            </w:pPr>
          </w:p>
        </w:tc>
        <w:tc>
          <w:tcPr>
            <w:tcW w:w="240" w:type="pct"/>
            <w:vMerge w:val="continue"/>
            <w:vAlign w:val="center"/>
          </w:tcPr>
          <w:p w14:paraId="1E08E13D">
            <w:pPr>
              <w:pStyle w:val="30"/>
            </w:pPr>
          </w:p>
        </w:tc>
        <w:tc>
          <w:tcPr>
            <w:tcW w:w="240" w:type="pct"/>
            <w:vAlign w:val="center"/>
          </w:tcPr>
          <w:p w14:paraId="55B59C21">
            <w:pPr>
              <w:pStyle w:val="30"/>
            </w:pPr>
            <w:r>
              <w:rPr>
                <w:rFonts w:hint="eastAsia"/>
              </w:rPr>
              <w:t>2.5</w:t>
            </w:r>
          </w:p>
        </w:tc>
        <w:tc>
          <w:tcPr>
            <w:tcW w:w="258" w:type="pct"/>
            <w:vMerge w:val="continue"/>
            <w:vAlign w:val="center"/>
          </w:tcPr>
          <w:p w14:paraId="333375F5">
            <w:pPr>
              <w:pStyle w:val="30"/>
            </w:pPr>
          </w:p>
        </w:tc>
        <w:tc>
          <w:tcPr>
            <w:tcW w:w="343" w:type="pct"/>
            <w:vAlign w:val="center"/>
          </w:tcPr>
          <w:p w14:paraId="5840F4EB">
            <w:pPr>
              <w:pStyle w:val="30"/>
            </w:pPr>
            <w:r>
              <w:rPr>
                <w:rFonts w:hint="eastAsia"/>
              </w:rPr>
              <w:t>6.1.1.6</w:t>
            </w:r>
          </w:p>
        </w:tc>
      </w:tr>
      <w:tr w14:paraId="4B05C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D145DAB">
            <w:pPr>
              <w:pStyle w:val="30"/>
            </w:pPr>
            <w:r>
              <w:rPr>
                <w:rFonts w:hint="eastAsia"/>
              </w:rPr>
              <w:t>41</w:t>
            </w:r>
          </w:p>
        </w:tc>
        <w:tc>
          <w:tcPr>
            <w:tcW w:w="240" w:type="pct"/>
            <w:vMerge w:val="continue"/>
            <w:vAlign w:val="center"/>
          </w:tcPr>
          <w:p w14:paraId="415A668D">
            <w:pPr>
              <w:pStyle w:val="30"/>
            </w:pPr>
          </w:p>
        </w:tc>
        <w:tc>
          <w:tcPr>
            <w:tcW w:w="570" w:type="pct"/>
            <w:vMerge w:val="continue"/>
            <w:vAlign w:val="center"/>
          </w:tcPr>
          <w:p w14:paraId="441D0BC2">
            <w:pPr>
              <w:pStyle w:val="30"/>
            </w:pPr>
          </w:p>
        </w:tc>
        <w:tc>
          <w:tcPr>
            <w:tcW w:w="816" w:type="pct"/>
            <w:vAlign w:val="center"/>
          </w:tcPr>
          <w:p w14:paraId="2958F7D5">
            <w:pPr>
              <w:pStyle w:val="30"/>
            </w:pPr>
            <w:r>
              <w:rPr>
                <w:rFonts w:hint="eastAsia"/>
              </w:rPr>
              <w:t>其它关键信息</w:t>
            </w:r>
          </w:p>
        </w:tc>
        <w:tc>
          <w:tcPr>
            <w:tcW w:w="942" w:type="pct"/>
            <w:vAlign w:val="center"/>
          </w:tcPr>
          <w:p w14:paraId="55285E80">
            <w:pPr>
              <w:pStyle w:val="30"/>
            </w:pPr>
          </w:p>
        </w:tc>
        <w:tc>
          <w:tcPr>
            <w:tcW w:w="1146" w:type="pct"/>
            <w:vAlign w:val="center"/>
          </w:tcPr>
          <w:p w14:paraId="08BE3037">
            <w:pPr>
              <w:pStyle w:val="30"/>
            </w:pPr>
          </w:p>
        </w:tc>
        <w:tc>
          <w:tcPr>
            <w:tcW w:w="240" w:type="pct"/>
            <w:vMerge w:val="continue"/>
            <w:vAlign w:val="center"/>
          </w:tcPr>
          <w:p w14:paraId="034C6E0C">
            <w:pPr>
              <w:pStyle w:val="30"/>
            </w:pPr>
          </w:p>
        </w:tc>
        <w:tc>
          <w:tcPr>
            <w:tcW w:w="240" w:type="pct"/>
            <w:vAlign w:val="center"/>
          </w:tcPr>
          <w:p w14:paraId="26268173">
            <w:pPr>
              <w:pStyle w:val="30"/>
            </w:pPr>
            <w:r>
              <w:rPr>
                <w:rFonts w:hint="eastAsia"/>
              </w:rPr>
              <w:t>2.5</w:t>
            </w:r>
          </w:p>
        </w:tc>
        <w:tc>
          <w:tcPr>
            <w:tcW w:w="258" w:type="pct"/>
            <w:vMerge w:val="continue"/>
            <w:vAlign w:val="center"/>
          </w:tcPr>
          <w:p w14:paraId="2E40F05F">
            <w:pPr>
              <w:pStyle w:val="30"/>
            </w:pPr>
          </w:p>
        </w:tc>
        <w:tc>
          <w:tcPr>
            <w:tcW w:w="343" w:type="pct"/>
            <w:vAlign w:val="center"/>
          </w:tcPr>
          <w:p w14:paraId="0C5243F5">
            <w:pPr>
              <w:pStyle w:val="30"/>
            </w:pPr>
            <w:r>
              <w:rPr>
                <w:rFonts w:hint="eastAsia"/>
              </w:rPr>
              <w:t>6.1.1.6</w:t>
            </w:r>
          </w:p>
        </w:tc>
      </w:tr>
      <w:tr w14:paraId="3E262A35">
        <w:tblPrEx>
          <w:tblCellMar>
            <w:top w:w="0" w:type="dxa"/>
            <w:left w:w="108" w:type="dxa"/>
            <w:bottom w:w="0" w:type="dxa"/>
            <w:right w:w="108" w:type="dxa"/>
          </w:tblCellMar>
        </w:tblPrEx>
        <w:trPr>
          <w:trHeight w:val="540" w:hRule="atLeast"/>
          <w:jc w:val="center"/>
        </w:trPr>
        <w:tc>
          <w:tcPr>
            <w:tcW w:w="199" w:type="pct"/>
            <w:vAlign w:val="center"/>
          </w:tcPr>
          <w:p w14:paraId="36B6FF0A">
            <w:pPr>
              <w:pStyle w:val="30"/>
            </w:pPr>
            <w:r>
              <w:rPr>
                <w:rFonts w:hint="eastAsia"/>
              </w:rPr>
              <w:t>42</w:t>
            </w:r>
          </w:p>
        </w:tc>
        <w:tc>
          <w:tcPr>
            <w:tcW w:w="240" w:type="pct"/>
            <w:vMerge w:val="continue"/>
            <w:vAlign w:val="center"/>
          </w:tcPr>
          <w:p w14:paraId="2562E4DF">
            <w:pPr>
              <w:pStyle w:val="30"/>
            </w:pPr>
          </w:p>
        </w:tc>
        <w:tc>
          <w:tcPr>
            <w:tcW w:w="570" w:type="pct"/>
            <w:vMerge w:val="continue"/>
            <w:vAlign w:val="center"/>
          </w:tcPr>
          <w:p w14:paraId="5DF3085D">
            <w:pPr>
              <w:pStyle w:val="30"/>
            </w:pPr>
          </w:p>
        </w:tc>
        <w:tc>
          <w:tcPr>
            <w:tcW w:w="816" w:type="pct"/>
            <w:vAlign w:val="center"/>
          </w:tcPr>
          <w:p w14:paraId="4F94D151">
            <w:pPr>
              <w:pStyle w:val="30"/>
            </w:pPr>
            <w:r>
              <w:rPr>
                <w:rFonts w:hint="eastAsia"/>
              </w:rPr>
              <w:t>人员排序</w:t>
            </w:r>
          </w:p>
        </w:tc>
        <w:tc>
          <w:tcPr>
            <w:tcW w:w="942" w:type="pct"/>
            <w:vAlign w:val="center"/>
          </w:tcPr>
          <w:p w14:paraId="1B2F0218">
            <w:pPr>
              <w:pStyle w:val="30"/>
            </w:pPr>
          </w:p>
        </w:tc>
        <w:tc>
          <w:tcPr>
            <w:tcW w:w="1146" w:type="pct"/>
            <w:vAlign w:val="center"/>
          </w:tcPr>
          <w:p w14:paraId="75701B3F">
            <w:pPr>
              <w:pStyle w:val="30"/>
            </w:pPr>
          </w:p>
        </w:tc>
        <w:tc>
          <w:tcPr>
            <w:tcW w:w="240" w:type="pct"/>
            <w:vMerge w:val="continue"/>
            <w:vAlign w:val="center"/>
          </w:tcPr>
          <w:p w14:paraId="68D2397E">
            <w:pPr>
              <w:pStyle w:val="30"/>
            </w:pPr>
          </w:p>
        </w:tc>
        <w:tc>
          <w:tcPr>
            <w:tcW w:w="240" w:type="pct"/>
            <w:vAlign w:val="center"/>
          </w:tcPr>
          <w:p w14:paraId="63F48F7B">
            <w:pPr>
              <w:pStyle w:val="30"/>
            </w:pPr>
            <w:r>
              <w:rPr>
                <w:rFonts w:hint="eastAsia"/>
              </w:rPr>
              <w:t>2.5</w:t>
            </w:r>
          </w:p>
        </w:tc>
        <w:tc>
          <w:tcPr>
            <w:tcW w:w="258" w:type="pct"/>
            <w:vMerge w:val="continue"/>
            <w:vAlign w:val="center"/>
          </w:tcPr>
          <w:p w14:paraId="3831536D">
            <w:pPr>
              <w:pStyle w:val="30"/>
            </w:pPr>
          </w:p>
        </w:tc>
        <w:tc>
          <w:tcPr>
            <w:tcW w:w="343" w:type="pct"/>
            <w:vAlign w:val="center"/>
          </w:tcPr>
          <w:p w14:paraId="575A4C18">
            <w:pPr>
              <w:pStyle w:val="30"/>
            </w:pPr>
            <w:r>
              <w:rPr>
                <w:rFonts w:hint="eastAsia"/>
              </w:rPr>
              <w:t>6.1.1.6</w:t>
            </w:r>
          </w:p>
        </w:tc>
      </w:tr>
      <w:tr w14:paraId="61F31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92E05E6">
            <w:pPr>
              <w:pStyle w:val="30"/>
            </w:pPr>
            <w:r>
              <w:rPr>
                <w:rFonts w:hint="eastAsia"/>
              </w:rPr>
              <w:t>43</w:t>
            </w:r>
          </w:p>
        </w:tc>
        <w:tc>
          <w:tcPr>
            <w:tcW w:w="240" w:type="pct"/>
            <w:vMerge w:val="continue"/>
            <w:vAlign w:val="center"/>
          </w:tcPr>
          <w:p w14:paraId="55A52FCE">
            <w:pPr>
              <w:pStyle w:val="30"/>
            </w:pPr>
          </w:p>
        </w:tc>
        <w:tc>
          <w:tcPr>
            <w:tcW w:w="570" w:type="pct"/>
            <w:vMerge w:val="continue"/>
            <w:vAlign w:val="center"/>
          </w:tcPr>
          <w:p w14:paraId="3D27D737">
            <w:pPr>
              <w:pStyle w:val="30"/>
            </w:pPr>
          </w:p>
        </w:tc>
        <w:tc>
          <w:tcPr>
            <w:tcW w:w="816" w:type="pct"/>
            <w:vAlign w:val="center"/>
          </w:tcPr>
          <w:p w14:paraId="3C78299B">
            <w:pPr>
              <w:pStyle w:val="30"/>
            </w:pPr>
            <w:r>
              <w:rPr>
                <w:rFonts w:hint="eastAsia"/>
              </w:rPr>
              <w:t>照片录像维护</w:t>
            </w:r>
          </w:p>
        </w:tc>
        <w:tc>
          <w:tcPr>
            <w:tcW w:w="942" w:type="pct"/>
            <w:vAlign w:val="center"/>
          </w:tcPr>
          <w:p w14:paraId="68E0E3DE">
            <w:pPr>
              <w:pStyle w:val="30"/>
            </w:pPr>
          </w:p>
        </w:tc>
        <w:tc>
          <w:tcPr>
            <w:tcW w:w="1146" w:type="pct"/>
            <w:vAlign w:val="center"/>
          </w:tcPr>
          <w:p w14:paraId="16929D35">
            <w:pPr>
              <w:pStyle w:val="30"/>
            </w:pPr>
          </w:p>
        </w:tc>
        <w:tc>
          <w:tcPr>
            <w:tcW w:w="240" w:type="pct"/>
            <w:vMerge w:val="continue"/>
            <w:vAlign w:val="center"/>
          </w:tcPr>
          <w:p w14:paraId="11A5C0C4">
            <w:pPr>
              <w:pStyle w:val="30"/>
            </w:pPr>
          </w:p>
        </w:tc>
        <w:tc>
          <w:tcPr>
            <w:tcW w:w="240" w:type="pct"/>
            <w:vAlign w:val="center"/>
          </w:tcPr>
          <w:p w14:paraId="1EE0CFC2">
            <w:pPr>
              <w:pStyle w:val="30"/>
            </w:pPr>
            <w:r>
              <w:rPr>
                <w:rFonts w:hint="eastAsia"/>
              </w:rPr>
              <w:t>2.5</w:t>
            </w:r>
          </w:p>
        </w:tc>
        <w:tc>
          <w:tcPr>
            <w:tcW w:w="258" w:type="pct"/>
            <w:vMerge w:val="continue"/>
            <w:vAlign w:val="center"/>
          </w:tcPr>
          <w:p w14:paraId="318F13ED">
            <w:pPr>
              <w:pStyle w:val="30"/>
            </w:pPr>
          </w:p>
        </w:tc>
        <w:tc>
          <w:tcPr>
            <w:tcW w:w="343" w:type="pct"/>
            <w:vAlign w:val="center"/>
          </w:tcPr>
          <w:p w14:paraId="58FC4BC1">
            <w:pPr>
              <w:pStyle w:val="30"/>
            </w:pPr>
            <w:r>
              <w:rPr>
                <w:rFonts w:hint="eastAsia"/>
              </w:rPr>
              <w:t>6.1.1.6</w:t>
            </w:r>
          </w:p>
        </w:tc>
      </w:tr>
      <w:tr w14:paraId="5CCDC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4E3815D">
            <w:pPr>
              <w:pStyle w:val="30"/>
            </w:pPr>
            <w:r>
              <w:rPr>
                <w:rFonts w:hint="eastAsia"/>
              </w:rPr>
              <w:t>44</w:t>
            </w:r>
          </w:p>
        </w:tc>
        <w:tc>
          <w:tcPr>
            <w:tcW w:w="240" w:type="pct"/>
            <w:vMerge w:val="continue"/>
            <w:vAlign w:val="center"/>
          </w:tcPr>
          <w:p w14:paraId="66E696BD">
            <w:pPr>
              <w:pStyle w:val="30"/>
            </w:pPr>
          </w:p>
        </w:tc>
        <w:tc>
          <w:tcPr>
            <w:tcW w:w="570" w:type="pct"/>
            <w:vMerge w:val="continue"/>
            <w:vAlign w:val="center"/>
          </w:tcPr>
          <w:p w14:paraId="3731B537">
            <w:pPr>
              <w:pStyle w:val="30"/>
            </w:pPr>
          </w:p>
        </w:tc>
        <w:tc>
          <w:tcPr>
            <w:tcW w:w="816" w:type="pct"/>
            <w:vAlign w:val="center"/>
          </w:tcPr>
          <w:p w14:paraId="0901CFAF">
            <w:pPr>
              <w:pStyle w:val="30"/>
            </w:pPr>
            <w:r>
              <w:rPr>
                <w:rFonts w:hint="eastAsia"/>
              </w:rPr>
              <w:t>信息集维护</w:t>
            </w:r>
          </w:p>
        </w:tc>
        <w:tc>
          <w:tcPr>
            <w:tcW w:w="942" w:type="pct"/>
            <w:vAlign w:val="center"/>
          </w:tcPr>
          <w:p w14:paraId="258911BE">
            <w:pPr>
              <w:pStyle w:val="30"/>
            </w:pPr>
          </w:p>
        </w:tc>
        <w:tc>
          <w:tcPr>
            <w:tcW w:w="1146" w:type="pct"/>
            <w:vAlign w:val="center"/>
          </w:tcPr>
          <w:p w14:paraId="167A5D19">
            <w:pPr>
              <w:pStyle w:val="30"/>
            </w:pPr>
          </w:p>
        </w:tc>
        <w:tc>
          <w:tcPr>
            <w:tcW w:w="240" w:type="pct"/>
            <w:vMerge w:val="continue"/>
            <w:vAlign w:val="center"/>
          </w:tcPr>
          <w:p w14:paraId="6F524EF6">
            <w:pPr>
              <w:pStyle w:val="30"/>
            </w:pPr>
          </w:p>
        </w:tc>
        <w:tc>
          <w:tcPr>
            <w:tcW w:w="240" w:type="pct"/>
            <w:vAlign w:val="center"/>
          </w:tcPr>
          <w:p w14:paraId="43AC2D20">
            <w:pPr>
              <w:pStyle w:val="30"/>
            </w:pPr>
            <w:r>
              <w:rPr>
                <w:rFonts w:hint="eastAsia"/>
              </w:rPr>
              <w:t>2.5</w:t>
            </w:r>
          </w:p>
        </w:tc>
        <w:tc>
          <w:tcPr>
            <w:tcW w:w="258" w:type="pct"/>
            <w:vMerge w:val="continue"/>
            <w:vAlign w:val="center"/>
          </w:tcPr>
          <w:p w14:paraId="3F4C04E9">
            <w:pPr>
              <w:pStyle w:val="30"/>
            </w:pPr>
          </w:p>
        </w:tc>
        <w:tc>
          <w:tcPr>
            <w:tcW w:w="343" w:type="pct"/>
            <w:vAlign w:val="center"/>
          </w:tcPr>
          <w:p w14:paraId="626521C7">
            <w:pPr>
              <w:pStyle w:val="30"/>
            </w:pPr>
            <w:r>
              <w:rPr>
                <w:rFonts w:hint="eastAsia"/>
              </w:rPr>
              <w:t>6.1.1.6</w:t>
            </w:r>
          </w:p>
        </w:tc>
      </w:tr>
      <w:tr w14:paraId="50E26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D2E1D5C">
            <w:pPr>
              <w:pStyle w:val="30"/>
            </w:pPr>
            <w:r>
              <w:rPr>
                <w:rFonts w:hint="eastAsia"/>
              </w:rPr>
              <w:t>45</w:t>
            </w:r>
          </w:p>
        </w:tc>
        <w:tc>
          <w:tcPr>
            <w:tcW w:w="240" w:type="pct"/>
            <w:vMerge w:val="continue"/>
            <w:vAlign w:val="center"/>
          </w:tcPr>
          <w:p w14:paraId="4D294895">
            <w:pPr>
              <w:pStyle w:val="30"/>
            </w:pPr>
          </w:p>
        </w:tc>
        <w:tc>
          <w:tcPr>
            <w:tcW w:w="570" w:type="pct"/>
            <w:vMerge w:val="continue"/>
            <w:vAlign w:val="center"/>
          </w:tcPr>
          <w:p w14:paraId="43D26720">
            <w:pPr>
              <w:pStyle w:val="30"/>
            </w:pPr>
          </w:p>
        </w:tc>
        <w:tc>
          <w:tcPr>
            <w:tcW w:w="816" w:type="pct"/>
            <w:vAlign w:val="center"/>
          </w:tcPr>
          <w:p w14:paraId="79CB1F26">
            <w:pPr>
              <w:pStyle w:val="30"/>
            </w:pPr>
            <w:r>
              <w:rPr>
                <w:rFonts w:hint="eastAsia"/>
              </w:rPr>
              <w:t>单个干审表信息校验</w:t>
            </w:r>
          </w:p>
        </w:tc>
        <w:tc>
          <w:tcPr>
            <w:tcW w:w="942" w:type="pct"/>
            <w:vAlign w:val="center"/>
          </w:tcPr>
          <w:p w14:paraId="0076DD8F">
            <w:pPr>
              <w:pStyle w:val="30"/>
            </w:pPr>
          </w:p>
        </w:tc>
        <w:tc>
          <w:tcPr>
            <w:tcW w:w="1146" w:type="pct"/>
            <w:vAlign w:val="center"/>
          </w:tcPr>
          <w:p w14:paraId="6B1E6806">
            <w:pPr>
              <w:pStyle w:val="30"/>
            </w:pPr>
          </w:p>
        </w:tc>
        <w:tc>
          <w:tcPr>
            <w:tcW w:w="240" w:type="pct"/>
            <w:vMerge w:val="restart"/>
            <w:vAlign w:val="center"/>
          </w:tcPr>
          <w:p w14:paraId="0889AD6A">
            <w:pPr>
              <w:pStyle w:val="30"/>
            </w:pPr>
            <w:r>
              <w:rPr>
                <w:rFonts w:hint="eastAsia"/>
              </w:rPr>
              <w:t>1</w:t>
            </w:r>
          </w:p>
        </w:tc>
        <w:tc>
          <w:tcPr>
            <w:tcW w:w="240" w:type="pct"/>
            <w:vMerge w:val="restart"/>
            <w:vAlign w:val="center"/>
          </w:tcPr>
          <w:p w14:paraId="24CE647F">
            <w:pPr>
              <w:pStyle w:val="30"/>
            </w:pPr>
            <w:r>
              <w:rPr>
                <w:rFonts w:hint="eastAsia"/>
              </w:rPr>
              <w:t>2.5</w:t>
            </w:r>
          </w:p>
        </w:tc>
        <w:tc>
          <w:tcPr>
            <w:tcW w:w="258" w:type="pct"/>
            <w:vMerge w:val="restart"/>
            <w:vAlign w:val="center"/>
          </w:tcPr>
          <w:p w14:paraId="1CF21D54">
            <w:pPr>
              <w:pStyle w:val="30"/>
            </w:pPr>
            <w:r>
              <w:rPr>
                <w:rFonts w:hint="eastAsia"/>
              </w:rPr>
              <w:t>2.5</w:t>
            </w:r>
          </w:p>
        </w:tc>
        <w:tc>
          <w:tcPr>
            <w:tcW w:w="343" w:type="pct"/>
            <w:vAlign w:val="center"/>
          </w:tcPr>
          <w:p w14:paraId="0F5BD40B">
            <w:pPr>
              <w:pStyle w:val="30"/>
            </w:pPr>
            <w:r>
              <w:rPr>
                <w:rFonts w:hint="eastAsia"/>
              </w:rPr>
              <w:t>6.1.1.6</w:t>
            </w:r>
          </w:p>
        </w:tc>
      </w:tr>
      <w:tr w14:paraId="5D23C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90E86C7">
            <w:pPr>
              <w:pStyle w:val="30"/>
            </w:pPr>
            <w:r>
              <w:rPr>
                <w:rFonts w:hint="eastAsia"/>
              </w:rPr>
              <w:t>46</w:t>
            </w:r>
          </w:p>
        </w:tc>
        <w:tc>
          <w:tcPr>
            <w:tcW w:w="240" w:type="pct"/>
            <w:vMerge w:val="continue"/>
            <w:vAlign w:val="center"/>
          </w:tcPr>
          <w:p w14:paraId="5D552D66">
            <w:pPr>
              <w:pStyle w:val="30"/>
            </w:pPr>
          </w:p>
        </w:tc>
        <w:tc>
          <w:tcPr>
            <w:tcW w:w="570" w:type="pct"/>
            <w:vMerge w:val="continue"/>
            <w:vAlign w:val="center"/>
          </w:tcPr>
          <w:p w14:paraId="27BB893C">
            <w:pPr>
              <w:pStyle w:val="30"/>
            </w:pPr>
          </w:p>
        </w:tc>
        <w:tc>
          <w:tcPr>
            <w:tcW w:w="816" w:type="pct"/>
            <w:vAlign w:val="center"/>
          </w:tcPr>
          <w:p w14:paraId="608C7AD7">
            <w:pPr>
              <w:pStyle w:val="30"/>
            </w:pPr>
            <w:r>
              <w:rPr>
                <w:rFonts w:hint="eastAsia"/>
              </w:rPr>
              <w:t>历史任免审批表生成</w:t>
            </w:r>
          </w:p>
        </w:tc>
        <w:tc>
          <w:tcPr>
            <w:tcW w:w="942" w:type="pct"/>
            <w:vAlign w:val="center"/>
          </w:tcPr>
          <w:p w14:paraId="08518537">
            <w:pPr>
              <w:pStyle w:val="30"/>
            </w:pPr>
          </w:p>
        </w:tc>
        <w:tc>
          <w:tcPr>
            <w:tcW w:w="1146" w:type="pct"/>
            <w:vAlign w:val="center"/>
          </w:tcPr>
          <w:p w14:paraId="3A70532A">
            <w:pPr>
              <w:pStyle w:val="30"/>
            </w:pPr>
          </w:p>
        </w:tc>
        <w:tc>
          <w:tcPr>
            <w:tcW w:w="240" w:type="pct"/>
            <w:vMerge w:val="continue"/>
            <w:vAlign w:val="center"/>
          </w:tcPr>
          <w:p w14:paraId="02335757">
            <w:pPr>
              <w:pStyle w:val="30"/>
            </w:pPr>
          </w:p>
        </w:tc>
        <w:tc>
          <w:tcPr>
            <w:tcW w:w="240" w:type="pct"/>
            <w:vMerge w:val="continue"/>
            <w:vAlign w:val="center"/>
          </w:tcPr>
          <w:p w14:paraId="06AA595C">
            <w:pPr>
              <w:pStyle w:val="30"/>
            </w:pPr>
          </w:p>
        </w:tc>
        <w:tc>
          <w:tcPr>
            <w:tcW w:w="258" w:type="pct"/>
            <w:vMerge w:val="continue"/>
            <w:vAlign w:val="center"/>
          </w:tcPr>
          <w:p w14:paraId="5032CD1B">
            <w:pPr>
              <w:pStyle w:val="30"/>
            </w:pPr>
          </w:p>
        </w:tc>
        <w:tc>
          <w:tcPr>
            <w:tcW w:w="343" w:type="pct"/>
            <w:vAlign w:val="center"/>
          </w:tcPr>
          <w:p w14:paraId="47F3557F">
            <w:pPr>
              <w:pStyle w:val="30"/>
            </w:pPr>
            <w:r>
              <w:rPr>
                <w:rFonts w:hint="eastAsia"/>
              </w:rPr>
              <w:t>6.1.1.6</w:t>
            </w:r>
          </w:p>
        </w:tc>
      </w:tr>
      <w:tr w14:paraId="0D480858">
        <w:tblPrEx>
          <w:tblCellMar>
            <w:top w:w="0" w:type="dxa"/>
            <w:left w:w="108" w:type="dxa"/>
            <w:bottom w:w="0" w:type="dxa"/>
            <w:right w:w="108" w:type="dxa"/>
          </w:tblCellMar>
        </w:tblPrEx>
        <w:trPr>
          <w:trHeight w:val="270" w:hRule="atLeast"/>
          <w:jc w:val="center"/>
        </w:trPr>
        <w:tc>
          <w:tcPr>
            <w:tcW w:w="199" w:type="pct"/>
            <w:vAlign w:val="center"/>
          </w:tcPr>
          <w:p w14:paraId="414C135C">
            <w:pPr>
              <w:pStyle w:val="30"/>
            </w:pPr>
            <w:r>
              <w:rPr>
                <w:rFonts w:hint="eastAsia"/>
              </w:rPr>
              <w:t>47</w:t>
            </w:r>
          </w:p>
        </w:tc>
        <w:tc>
          <w:tcPr>
            <w:tcW w:w="240" w:type="pct"/>
            <w:vMerge w:val="continue"/>
            <w:vAlign w:val="center"/>
          </w:tcPr>
          <w:p w14:paraId="1E8F9A5F">
            <w:pPr>
              <w:pStyle w:val="30"/>
            </w:pPr>
          </w:p>
        </w:tc>
        <w:tc>
          <w:tcPr>
            <w:tcW w:w="570" w:type="pct"/>
            <w:vMerge w:val="restart"/>
            <w:vAlign w:val="center"/>
          </w:tcPr>
          <w:p w14:paraId="06220236">
            <w:pPr>
              <w:pStyle w:val="30"/>
            </w:pPr>
            <w:r>
              <w:rPr>
                <w:rFonts w:hint="eastAsia"/>
              </w:rPr>
              <w:t>干部日常</w:t>
            </w:r>
          </w:p>
        </w:tc>
        <w:tc>
          <w:tcPr>
            <w:tcW w:w="816" w:type="pct"/>
            <w:vAlign w:val="center"/>
          </w:tcPr>
          <w:p w14:paraId="61BB80F8">
            <w:pPr>
              <w:pStyle w:val="30"/>
            </w:pPr>
            <w:r>
              <w:rPr>
                <w:rFonts w:hint="eastAsia"/>
              </w:rPr>
              <w:t>证件管理</w:t>
            </w:r>
          </w:p>
        </w:tc>
        <w:tc>
          <w:tcPr>
            <w:tcW w:w="942" w:type="pct"/>
            <w:vAlign w:val="center"/>
          </w:tcPr>
          <w:p w14:paraId="714FA280">
            <w:pPr>
              <w:pStyle w:val="30"/>
            </w:pPr>
            <w:r>
              <w:rPr>
                <w:rFonts w:hint="eastAsia"/>
              </w:rPr>
              <w:t>证件管理</w:t>
            </w:r>
          </w:p>
        </w:tc>
        <w:tc>
          <w:tcPr>
            <w:tcW w:w="1146" w:type="pct"/>
            <w:vAlign w:val="center"/>
          </w:tcPr>
          <w:p w14:paraId="171A04BC">
            <w:pPr>
              <w:pStyle w:val="30"/>
            </w:pPr>
          </w:p>
        </w:tc>
        <w:tc>
          <w:tcPr>
            <w:tcW w:w="240" w:type="pct"/>
            <w:vMerge w:val="restart"/>
            <w:vAlign w:val="center"/>
          </w:tcPr>
          <w:p w14:paraId="5C345A11">
            <w:pPr>
              <w:pStyle w:val="30"/>
            </w:pPr>
            <w:r>
              <w:rPr>
                <w:rFonts w:hint="eastAsia"/>
              </w:rPr>
              <w:t>1</w:t>
            </w:r>
          </w:p>
        </w:tc>
        <w:tc>
          <w:tcPr>
            <w:tcW w:w="240" w:type="pct"/>
            <w:vAlign w:val="center"/>
          </w:tcPr>
          <w:p w14:paraId="5F7019BD">
            <w:pPr>
              <w:pStyle w:val="30"/>
            </w:pPr>
            <w:r>
              <w:rPr>
                <w:rFonts w:hint="eastAsia"/>
              </w:rPr>
              <w:t>2.5</w:t>
            </w:r>
          </w:p>
        </w:tc>
        <w:tc>
          <w:tcPr>
            <w:tcW w:w="258" w:type="pct"/>
            <w:vMerge w:val="restart"/>
            <w:vAlign w:val="center"/>
          </w:tcPr>
          <w:p w14:paraId="6A984026">
            <w:pPr>
              <w:pStyle w:val="30"/>
            </w:pPr>
            <w:r>
              <w:rPr>
                <w:rFonts w:hint="eastAsia"/>
              </w:rPr>
              <w:t>2.5</w:t>
            </w:r>
          </w:p>
        </w:tc>
        <w:tc>
          <w:tcPr>
            <w:tcW w:w="343" w:type="pct"/>
            <w:vAlign w:val="center"/>
          </w:tcPr>
          <w:p w14:paraId="6DE1DF7F">
            <w:pPr>
              <w:pStyle w:val="30"/>
            </w:pPr>
            <w:r>
              <w:rPr>
                <w:rFonts w:hint="eastAsia"/>
              </w:rPr>
              <w:t>6.1.1.7</w:t>
            </w:r>
          </w:p>
        </w:tc>
      </w:tr>
      <w:tr w14:paraId="7419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1F74DF87">
            <w:pPr>
              <w:pStyle w:val="30"/>
            </w:pPr>
            <w:r>
              <w:rPr>
                <w:rFonts w:hint="eastAsia"/>
              </w:rPr>
              <w:t>48</w:t>
            </w:r>
          </w:p>
        </w:tc>
        <w:tc>
          <w:tcPr>
            <w:tcW w:w="240" w:type="pct"/>
            <w:vMerge w:val="continue"/>
            <w:vAlign w:val="center"/>
          </w:tcPr>
          <w:p w14:paraId="61B0036D">
            <w:pPr>
              <w:pStyle w:val="30"/>
            </w:pPr>
          </w:p>
        </w:tc>
        <w:tc>
          <w:tcPr>
            <w:tcW w:w="570" w:type="pct"/>
            <w:vMerge w:val="continue"/>
            <w:vAlign w:val="center"/>
          </w:tcPr>
          <w:p w14:paraId="38804E15">
            <w:pPr>
              <w:pStyle w:val="30"/>
            </w:pPr>
          </w:p>
        </w:tc>
        <w:tc>
          <w:tcPr>
            <w:tcW w:w="816" w:type="pct"/>
            <w:vAlign w:val="center"/>
          </w:tcPr>
          <w:p w14:paraId="2D403B2B">
            <w:pPr>
              <w:pStyle w:val="30"/>
            </w:pPr>
            <w:r>
              <w:rPr>
                <w:rFonts w:hint="eastAsia"/>
              </w:rPr>
              <w:t>因私出国境</w:t>
            </w:r>
          </w:p>
        </w:tc>
        <w:tc>
          <w:tcPr>
            <w:tcW w:w="942" w:type="pct"/>
            <w:vAlign w:val="center"/>
          </w:tcPr>
          <w:p w14:paraId="142ABBA9">
            <w:pPr>
              <w:pStyle w:val="30"/>
            </w:pPr>
          </w:p>
        </w:tc>
        <w:tc>
          <w:tcPr>
            <w:tcW w:w="1146" w:type="pct"/>
            <w:vAlign w:val="center"/>
          </w:tcPr>
          <w:p w14:paraId="466E1078">
            <w:pPr>
              <w:pStyle w:val="30"/>
            </w:pPr>
          </w:p>
        </w:tc>
        <w:tc>
          <w:tcPr>
            <w:tcW w:w="240" w:type="pct"/>
            <w:vMerge w:val="continue"/>
            <w:vAlign w:val="center"/>
          </w:tcPr>
          <w:p w14:paraId="077AAFC7">
            <w:pPr>
              <w:pStyle w:val="30"/>
            </w:pPr>
          </w:p>
        </w:tc>
        <w:tc>
          <w:tcPr>
            <w:tcW w:w="240" w:type="pct"/>
            <w:vAlign w:val="center"/>
          </w:tcPr>
          <w:p w14:paraId="08B61327">
            <w:pPr>
              <w:pStyle w:val="30"/>
            </w:pPr>
            <w:r>
              <w:rPr>
                <w:rFonts w:hint="eastAsia"/>
              </w:rPr>
              <w:t>2.5</w:t>
            </w:r>
          </w:p>
        </w:tc>
        <w:tc>
          <w:tcPr>
            <w:tcW w:w="258" w:type="pct"/>
            <w:vMerge w:val="continue"/>
            <w:vAlign w:val="center"/>
          </w:tcPr>
          <w:p w14:paraId="4C0978F0">
            <w:pPr>
              <w:pStyle w:val="30"/>
            </w:pPr>
          </w:p>
        </w:tc>
        <w:tc>
          <w:tcPr>
            <w:tcW w:w="343" w:type="pct"/>
            <w:vAlign w:val="center"/>
          </w:tcPr>
          <w:p w14:paraId="22716AC1">
            <w:pPr>
              <w:pStyle w:val="30"/>
            </w:pPr>
            <w:r>
              <w:rPr>
                <w:rFonts w:hint="eastAsia"/>
              </w:rPr>
              <w:t>6.1.1.7</w:t>
            </w:r>
          </w:p>
        </w:tc>
      </w:tr>
      <w:tr w14:paraId="13B7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2F6B1DC">
            <w:pPr>
              <w:pStyle w:val="30"/>
            </w:pPr>
            <w:r>
              <w:rPr>
                <w:rFonts w:hint="eastAsia"/>
              </w:rPr>
              <w:t>49</w:t>
            </w:r>
          </w:p>
        </w:tc>
        <w:tc>
          <w:tcPr>
            <w:tcW w:w="240" w:type="pct"/>
            <w:vMerge w:val="continue"/>
            <w:vAlign w:val="center"/>
          </w:tcPr>
          <w:p w14:paraId="4D11F566">
            <w:pPr>
              <w:pStyle w:val="30"/>
            </w:pPr>
          </w:p>
        </w:tc>
        <w:tc>
          <w:tcPr>
            <w:tcW w:w="570" w:type="pct"/>
            <w:vMerge w:val="continue"/>
            <w:vAlign w:val="center"/>
          </w:tcPr>
          <w:p w14:paraId="450037E7">
            <w:pPr>
              <w:pStyle w:val="30"/>
            </w:pPr>
          </w:p>
        </w:tc>
        <w:tc>
          <w:tcPr>
            <w:tcW w:w="816" w:type="pct"/>
            <w:vAlign w:val="center"/>
          </w:tcPr>
          <w:p w14:paraId="346D6E56">
            <w:pPr>
              <w:pStyle w:val="30"/>
            </w:pPr>
            <w:r>
              <w:rPr>
                <w:rFonts w:hint="eastAsia"/>
              </w:rPr>
              <w:t>表彰奖励</w:t>
            </w:r>
          </w:p>
        </w:tc>
        <w:tc>
          <w:tcPr>
            <w:tcW w:w="942" w:type="pct"/>
            <w:vAlign w:val="center"/>
          </w:tcPr>
          <w:p w14:paraId="652EB5C7">
            <w:pPr>
              <w:pStyle w:val="30"/>
            </w:pPr>
            <w:r>
              <w:rPr>
                <w:rFonts w:hint="eastAsia"/>
              </w:rPr>
              <w:t>部门及个人奖惩情况</w:t>
            </w:r>
          </w:p>
        </w:tc>
        <w:tc>
          <w:tcPr>
            <w:tcW w:w="1146" w:type="pct"/>
            <w:vAlign w:val="center"/>
          </w:tcPr>
          <w:p w14:paraId="4C0079A5">
            <w:pPr>
              <w:pStyle w:val="30"/>
            </w:pPr>
          </w:p>
        </w:tc>
        <w:tc>
          <w:tcPr>
            <w:tcW w:w="240" w:type="pct"/>
            <w:vMerge w:val="continue"/>
            <w:vAlign w:val="center"/>
          </w:tcPr>
          <w:p w14:paraId="49478D6D">
            <w:pPr>
              <w:pStyle w:val="30"/>
            </w:pPr>
          </w:p>
        </w:tc>
        <w:tc>
          <w:tcPr>
            <w:tcW w:w="240" w:type="pct"/>
            <w:vAlign w:val="center"/>
          </w:tcPr>
          <w:p w14:paraId="59096A4F">
            <w:pPr>
              <w:pStyle w:val="30"/>
            </w:pPr>
            <w:r>
              <w:rPr>
                <w:rFonts w:hint="eastAsia"/>
              </w:rPr>
              <w:t>2.5</w:t>
            </w:r>
          </w:p>
        </w:tc>
        <w:tc>
          <w:tcPr>
            <w:tcW w:w="258" w:type="pct"/>
            <w:vMerge w:val="continue"/>
            <w:vAlign w:val="center"/>
          </w:tcPr>
          <w:p w14:paraId="59403F20">
            <w:pPr>
              <w:pStyle w:val="30"/>
            </w:pPr>
          </w:p>
        </w:tc>
        <w:tc>
          <w:tcPr>
            <w:tcW w:w="343" w:type="pct"/>
            <w:vAlign w:val="center"/>
          </w:tcPr>
          <w:p w14:paraId="10C29415">
            <w:pPr>
              <w:pStyle w:val="30"/>
            </w:pPr>
            <w:r>
              <w:rPr>
                <w:rFonts w:hint="eastAsia"/>
              </w:rPr>
              <w:t>6.1.1.7</w:t>
            </w:r>
          </w:p>
        </w:tc>
      </w:tr>
      <w:tr w14:paraId="23437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5BCAA5D">
            <w:pPr>
              <w:pStyle w:val="30"/>
            </w:pPr>
            <w:r>
              <w:rPr>
                <w:rFonts w:hint="eastAsia"/>
              </w:rPr>
              <w:t>50</w:t>
            </w:r>
          </w:p>
        </w:tc>
        <w:tc>
          <w:tcPr>
            <w:tcW w:w="240" w:type="pct"/>
            <w:vMerge w:val="continue"/>
            <w:vAlign w:val="center"/>
          </w:tcPr>
          <w:p w14:paraId="31E06D5B">
            <w:pPr>
              <w:pStyle w:val="30"/>
            </w:pPr>
          </w:p>
        </w:tc>
        <w:tc>
          <w:tcPr>
            <w:tcW w:w="570" w:type="pct"/>
            <w:vMerge w:val="restart"/>
            <w:vAlign w:val="center"/>
          </w:tcPr>
          <w:p w14:paraId="09CFFF0C">
            <w:pPr>
              <w:pStyle w:val="30"/>
            </w:pPr>
            <w:r>
              <w:rPr>
                <w:rFonts w:hint="eastAsia"/>
              </w:rPr>
              <w:t>干部任免</w:t>
            </w:r>
          </w:p>
        </w:tc>
        <w:tc>
          <w:tcPr>
            <w:tcW w:w="816" w:type="pct"/>
            <w:vMerge w:val="restart"/>
            <w:vAlign w:val="center"/>
          </w:tcPr>
          <w:p w14:paraId="0B7831AD">
            <w:pPr>
              <w:pStyle w:val="30"/>
            </w:pPr>
            <w:r>
              <w:rPr>
                <w:rFonts w:hint="eastAsia"/>
              </w:rPr>
              <w:t>任免会议</w:t>
            </w:r>
          </w:p>
        </w:tc>
        <w:tc>
          <w:tcPr>
            <w:tcW w:w="942" w:type="pct"/>
            <w:vAlign w:val="center"/>
          </w:tcPr>
          <w:p w14:paraId="1D1663CF">
            <w:pPr>
              <w:pStyle w:val="30"/>
            </w:pPr>
            <w:r>
              <w:rPr>
                <w:rFonts w:hint="eastAsia"/>
              </w:rPr>
              <w:t>会议管理</w:t>
            </w:r>
          </w:p>
        </w:tc>
        <w:tc>
          <w:tcPr>
            <w:tcW w:w="1146" w:type="pct"/>
            <w:vAlign w:val="center"/>
          </w:tcPr>
          <w:p w14:paraId="7EFFCB3F">
            <w:pPr>
              <w:pStyle w:val="30"/>
            </w:pPr>
          </w:p>
        </w:tc>
        <w:tc>
          <w:tcPr>
            <w:tcW w:w="240" w:type="pct"/>
            <w:vMerge w:val="restart"/>
            <w:vAlign w:val="center"/>
          </w:tcPr>
          <w:p w14:paraId="362521EE">
            <w:pPr>
              <w:pStyle w:val="30"/>
            </w:pPr>
            <w:r>
              <w:rPr>
                <w:rFonts w:hint="eastAsia"/>
              </w:rPr>
              <w:t>1</w:t>
            </w:r>
          </w:p>
        </w:tc>
        <w:tc>
          <w:tcPr>
            <w:tcW w:w="240" w:type="pct"/>
            <w:vAlign w:val="center"/>
          </w:tcPr>
          <w:p w14:paraId="49936C9F">
            <w:pPr>
              <w:pStyle w:val="30"/>
            </w:pPr>
            <w:r>
              <w:rPr>
                <w:rFonts w:hint="eastAsia"/>
              </w:rPr>
              <w:t>2.5</w:t>
            </w:r>
          </w:p>
        </w:tc>
        <w:tc>
          <w:tcPr>
            <w:tcW w:w="258" w:type="pct"/>
            <w:vMerge w:val="restart"/>
            <w:vAlign w:val="center"/>
          </w:tcPr>
          <w:p w14:paraId="37BADC57">
            <w:pPr>
              <w:pStyle w:val="30"/>
            </w:pPr>
            <w:r>
              <w:rPr>
                <w:rFonts w:hint="eastAsia"/>
              </w:rPr>
              <w:t>2.5</w:t>
            </w:r>
          </w:p>
        </w:tc>
        <w:tc>
          <w:tcPr>
            <w:tcW w:w="343" w:type="pct"/>
            <w:vAlign w:val="center"/>
          </w:tcPr>
          <w:p w14:paraId="16A3C183">
            <w:pPr>
              <w:pStyle w:val="30"/>
            </w:pPr>
            <w:r>
              <w:rPr>
                <w:rFonts w:hint="eastAsia"/>
              </w:rPr>
              <w:t>6.1.1.8</w:t>
            </w:r>
          </w:p>
        </w:tc>
      </w:tr>
      <w:tr w14:paraId="4E60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D7EA7B7">
            <w:pPr>
              <w:pStyle w:val="30"/>
            </w:pPr>
            <w:r>
              <w:rPr>
                <w:rFonts w:hint="eastAsia"/>
              </w:rPr>
              <w:t>51</w:t>
            </w:r>
          </w:p>
        </w:tc>
        <w:tc>
          <w:tcPr>
            <w:tcW w:w="240" w:type="pct"/>
            <w:vMerge w:val="continue"/>
            <w:vAlign w:val="center"/>
          </w:tcPr>
          <w:p w14:paraId="2EF5131D">
            <w:pPr>
              <w:pStyle w:val="30"/>
            </w:pPr>
          </w:p>
        </w:tc>
        <w:tc>
          <w:tcPr>
            <w:tcW w:w="570" w:type="pct"/>
            <w:vMerge w:val="continue"/>
            <w:vAlign w:val="center"/>
          </w:tcPr>
          <w:p w14:paraId="0AEB0E4A">
            <w:pPr>
              <w:pStyle w:val="30"/>
            </w:pPr>
          </w:p>
        </w:tc>
        <w:tc>
          <w:tcPr>
            <w:tcW w:w="816" w:type="pct"/>
            <w:vMerge w:val="continue"/>
            <w:vAlign w:val="center"/>
          </w:tcPr>
          <w:p w14:paraId="768FDCAF">
            <w:pPr>
              <w:pStyle w:val="30"/>
            </w:pPr>
          </w:p>
        </w:tc>
        <w:tc>
          <w:tcPr>
            <w:tcW w:w="942" w:type="pct"/>
            <w:vAlign w:val="center"/>
          </w:tcPr>
          <w:p w14:paraId="0812216F">
            <w:pPr>
              <w:pStyle w:val="30"/>
            </w:pPr>
            <w:r>
              <w:rPr>
                <w:rFonts w:hint="eastAsia"/>
              </w:rPr>
              <w:t>任免人员管理</w:t>
            </w:r>
          </w:p>
        </w:tc>
        <w:tc>
          <w:tcPr>
            <w:tcW w:w="1146" w:type="pct"/>
            <w:vAlign w:val="center"/>
          </w:tcPr>
          <w:p w14:paraId="3A995C8B">
            <w:pPr>
              <w:pStyle w:val="30"/>
            </w:pPr>
          </w:p>
        </w:tc>
        <w:tc>
          <w:tcPr>
            <w:tcW w:w="240" w:type="pct"/>
            <w:vMerge w:val="continue"/>
            <w:vAlign w:val="center"/>
          </w:tcPr>
          <w:p w14:paraId="28800355">
            <w:pPr>
              <w:pStyle w:val="30"/>
            </w:pPr>
          </w:p>
        </w:tc>
        <w:tc>
          <w:tcPr>
            <w:tcW w:w="240" w:type="pct"/>
            <w:vAlign w:val="center"/>
          </w:tcPr>
          <w:p w14:paraId="520CAE9E">
            <w:pPr>
              <w:pStyle w:val="30"/>
            </w:pPr>
            <w:r>
              <w:rPr>
                <w:rFonts w:hint="eastAsia"/>
              </w:rPr>
              <w:t>2.5</w:t>
            </w:r>
          </w:p>
        </w:tc>
        <w:tc>
          <w:tcPr>
            <w:tcW w:w="258" w:type="pct"/>
            <w:vMerge w:val="continue"/>
            <w:vAlign w:val="center"/>
          </w:tcPr>
          <w:p w14:paraId="4B93BBF7">
            <w:pPr>
              <w:pStyle w:val="30"/>
            </w:pPr>
          </w:p>
        </w:tc>
        <w:tc>
          <w:tcPr>
            <w:tcW w:w="343" w:type="pct"/>
            <w:vAlign w:val="center"/>
          </w:tcPr>
          <w:p w14:paraId="7D9EC107">
            <w:pPr>
              <w:pStyle w:val="30"/>
            </w:pPr>
            <w:r>
              <w:rPr>
                <w:rFonts w:hint="eastAsia"/>
              </w:rPr>
              <w:t>6.1.1.8</w:t>
            </w:r>
          </w:p>
        </w:tc>
      </w:tr>
      <w:tr w14:paraId="1E760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91D4258">
            <w:pPr>
              <w:pStyle w:val="30"/>
            </w:pPr>
            <w:r>
              <w:rPr>
                <w:rFonts w:hint="eastAsia"/>
              </w:rPr>
              <w:t>52</w:t>
            </w:r>
          </w:p>
        </w:tc>
        <w:tc>
          <w:tcPr>
            <w:tcW w:w="240" w:type="pct"/>
            <w:vMerge w:val="continue"/>
            <w:vAlign w:val="center"/>
          </w:tcPr>
          <w:p w14:paraId="52870B3A">
            <w:pPr>
              <w:pStyle w:val="30"/>
            </w:pPr>
          </w:p>
        </w:tc>
        <w:tc>
          <w:tcPr>
            <w:tcW w:w="570" w:type="pct"/>
            <w:vMerge w:val="continue"/>
            <w:vAlign w:val="center"/>
          </w:tcPr>
          <w:p w14:paraId="21C68112">
            <w:pPr>
              <w:pStyle w:val="30"/>
            </w:pPr>
          </w:p>
        </w:tc>
        <w:tc>
          <w:tcPr>
            <w:tcW w:w="816" w:type="pct"/>
            <w:vMerge w:val="continue"/>
            <w:vAlign w:val="center"/>
          </w:tcPr>
          <w:p w14:paraId="57525093">
            <w:pPr>
              <w:pStyle w:val="30"/>
            </w:pPr>
          </w:p>
        </w:tc>
        <w:tc>
          <w:tcPr>
            <w:tcW w:w="942" w:type="pct"/>
            <w:vAlign w:val="center"/>
          </w:tcPr>
          <w:p w14:paraId="0BEA0AB8">
            <w:pPr>
              <w:pStyle w:val="30"/>
            </w:pPr>
            <w:r>
              <w:rPr>
                <w:rFonts w:hint="eastAsia"/>
              </w:rPr>
              <w:t>PPT生成</w:t>
            </w:r>
          </w:p>
        </w:tc>
        <w:tc>
          <w:tcPr>
            <w:tcW w:w="1146" w:type="pct"/>
            <w:vAlign w:val="center"/>
          </w:tcPr>
          <w:p w14:paraId="2CA9FD3A">
            <w:pPr>
              <w:pStyle w:val="30"/>
            </w:pPr>
          </w:p>
        </w:tc>
        <w:tc>
          <w:tcPr>
            <w:tcW w:w="240" w:type="pct"/>
            <w:vMerge w:val="continue"/>
            <w:vAlign w:val="center"/>
          </w:tcPr>
          <w:p w14:paraId="10645F62">
            <w:pPr>
              <w:pStyle w:val="30"/>
            </w:pPr>
          </w:p>
        </w:tc>
        <w:tc>
          <w:tcPr>
            <w:tcW w:w="240" w:type="pct"/>
            <w:vAlign w:val="center"/>
          </w:tcPr>
          <w:p w14:paraId="75ABE6C0">
            <w:pPr>
              <w:pStyle w:val="30"/>
            </w:pPr>
            <w:r>
              <w:rPr>
                <w:rFonts w:hint="eastAsia"/>
              </w:rPr>
              <w:t>2.5</w:t>
            </w:r>
          </w:p>
        </w:tc>
        <w:tc>
          <w:tcPr>
            <w:tcW w:w="258" w:type="pct"/>
            <w:vMerge w:val="continue"/>
            <w:vAlign w:val="center"/>
          </w:tcPr>
          <w:p w14:paraId="5EC03DC6">
            <w:pPr>
              <w:pStyle w:val="30"/>
            </w:pPr>
          </w:p>
        </w:tc>
        <w:tc>
          <w:tcPr>
            <w:tcW w:w="343" w:type="pct"/>
            <w:vAlign w:val="center"/>
          </w:tcPr>
          <w:p w14:paraId="100EAFAC">
            <w:pPr>
              <w:pStyle w:val="30"/>
            </w:pPr>
            <w:r>
              <w:rPr>
                <w:rFonts w:hint="eastAsia"/>
              </w:rPr>
              <w:t>6.1.1.8</w:t>
            </w:r>
          </w:p>
        </w:tc>
      </w:tr>
      <w:tr w14:paraId="2506E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1AB2D3D">
            <w:pPr>
              <w:pStyle w:val="30"/>
            </w:pPr>
            <w:r>
              <w:rPr>
                <w:rFonts w:hint="eastAsia"/>
              </w:rPr>
              <w:t>53</w:t>
            </w:r>
          </w:p>
        </w:tc>
        <w:tc>
          <w:tcPr>
            <w:tcW w:w="240" w:type="pct"/>
            <w:vMerge w:val="continue"/>
            <w:vAlign w:val="center"/>
          </w:tcPr>
          <w:p w14:paraId="0EF34FE2">
            <w:pPr>
              <w:pStyle w:val="30"/>
            </w:pPr>
          </w:p>
        </w:tc>
        <w:tc>
          <w:tcPr>
            <w:tcW w:w="570" w:type="pct"/>
            <w:vMerge w:val="restart"/>
            <w:vAlign w:val="center"/>
          </w:tcPr>
          <w:p w14:paraId="274C58F6">
            <w:pPr>
              <w:pStyle w:val="30"/>
            </w:pPr>
            <w:r>
              <w:rPr>
                <w:rFonts w:hint="eastAsia"/>
              </w:rPr>
              <w:t>干部监督</w:t>
            </w:r>
          </w:p>
        </w:tc>
        <w:tc>
          <w:tcPr>
            <w:tcW w:w="816" w:type="pct"/>
            <w:vMerge w:val="restart"/>
            <w:vAlign w:val="center"/>
          </w:tcPr>
          <w:p w14:paraId="36FD9043">
            <w:pPr>
              <w:pStyle w:val="30"/>
            </w:pPr>
            <w:r>
              <w:rPr>
                <w:rFonts w:hint="eastAsia"/>
              </w:rPr>
              <w:t>监督情况</w:t>
            </w:r>
          </w:p>
        </w:tc>
        <w:tc>
          <w:tcPr>
            <w:tcW w:w="942" w:type="pct"/>
            <w:vAlign w:val="center"/>
          </w:tcPr>
          <w:p w14:paraId="38942B57">
            <w:pPr>
              <w:pStyle w:val="30"/>
            </w:pPr>
            <w:r>
              <w:rPr>
                <w:rFonts w:hint="eastAsia"/>
              </w:rPr>
              <w:t>个人有关事项报告</w:t>
            </w:r>
          </w:p>
        </w:tc>
        <w:tc>
          <w:tcPr>
            <w:tcW w:w="1146" w:type="pct"/>
            <w:vAlign w:val="center"/>
          </w:tcPr>
          <w:p w14:paraId="274F69A5">
            <w:pPr>
              <w:pStyle w:val="30"/>
            </w:pPr>
          </w:p>
        </w:tc>
        <w:tc>
          <w:tcPr>
            <w:tcW w:w="240" w:type="pct"/>
            <w:vMerge w:val="restart"/>
            <w:vAlign w:val="center"/>
          </w:tcPr>
          <w:p w14:paraId="2C94ABE5">
            <w:pPr>
              <w:pStyle w:val="30"/>
            </w:pPr>
            <w:r>
              <w:rPr>
                <w:rFonts w:hint="eastAsia"/>
              </w:rPr>
              <w:t>1</w:t>
            </w:r>
          </w:p>
        </w:tc>
        <w:tc>
          <w:tcPr>
            <w:tcW w:w="240" w:type="pct"/>
            <w:vAlign w:val="center"/>
          </w:tcPr>
          <w:p w14:paraId="5E933892">
            <w:pPr>
              <w:pStyle w:val="30"/>
            </w:pPr>
            <w:r>
              <w:rPr>
                <w:rFonts w:hint="eastAsia"/>
              </w:rPr>
              <w:t>2.5</w:t>
            </w:r>
          </w:p>
        </w:tc>
        <w:tc>
          <w:tcPr>
            <w:tcW w:w="258" w:type="pct"/>
            <w:vMerge w:val="restart"/>
            <w:vAlign w:val="center"/>
          </w:tcPr>
          <w:p w14:paraId="50EE24B6">
            <w:pPr>
              <w:pStyle w:val="30"/>
            </w:pPr>
            <w:r>
              <w:rPr>
                <w:rFonts w:hint="eastAsia"/>
              </w:rPr>
              <w:t>2.5</w:t>
            </w:r>
          </w:p>
        </w:tc>
        <w:tc>
          <w:tcPr>
            <w:tcW w:w="343" w:type="pct"/>
            <w:noWrap/>
            <w:vAlign w:val="center"/>
          </w:tcPr>
          <w:p w14:paraId="5B0334A1">
            <w:pPr>
              <w:pStyle w:val="30"/>
            </w:pPr>
            <w:r>
              <w:rPr>
                <w:rFonts w:hint="eastAsia"/>
              </w:rPr>
              <w:t>6.1.1.9</w:t>
            </w:r>
          </w:p>
        </w:tc>
      </w:tr>
      <w:tr w14:paraId="45B4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5F8F242">
            <w:pPr>
              <w:pStyle w:val="30"/>
            </w:pPr>
            <w:r>
              <w:rPr>
                <w:rFonts w:hint="eastAsia"/>
              </w:rPr>
              <w:t>54</w:t>
            </w:r>
          </w:p>
        </w:tc>
        <w:tc>
          <w:tcPr>
            <w:tcW w:w="240" w:type="pct"/>
            <w:vMerge w:val="continue"/>
            <w:vAlign w:val="center"/>
          </w:tcPr>
          <w:p w14:paraId="0A727937">
            <w:pPr>
              <w:pStyle w:val="30"/>
            </w:pPr>
          </w:p>
        </w:tc>
        <w:tc>
          <w:tcPr>
            <w:tcW w:w="570" w:type="pct"/>
            <w:vMerge w:val="continue"/>
            <w:vAlign w:val="center"/>
          </w:tcPr>
          <w:p w14:paraId="64A0DF09">
            <w:pPr>
              <w:pStyle w:val="30"/>
            </w:pPr>
          </w:p>
        </w:tc>
        <w:tc>
          <w:tcPr>
            <w:tcW w:w="816" w:type="pct"/>
            <w:vMerge w:val="continue"/>
            <w:vAlign w:val="center"/>
          </w:tcPr>
          <w:p w14:paraId="0A9954FC">
            <w:pPr>
              <w:pStyle w:val="30"/>
            </w:pPr>
          </w:p>
        </w:tc>
        <w:tc>
          <w:tcPr>
            <w:tcW w:w="942" w:type="pct"/>
            <w:vAlign w:val="center"/>
          </w:tcPr>
          <w:p w14:paraId="375DEC90">
            <w:pPr>
              <w:pStyle w:val="30"/>
            </w:pPr>
            <w:r>
              <w:rPr>
                <w:rFonts w:hint="eastAsia"/>
              </w:rPr>
              <w:t>干部兼职</w:t>
            </w:r>
          </w:p>
        </w:tc>
        <w:tc>
          <w:tcPr>
            <w:tcW w:w="1146" w:type="pct"/>
            <w:vAlign w:val="center"/>
          </w:tcPr>
          <w:p w14:paraId="29491FD0">
            <w:pPr>
              <w:pStyle w:val="30"/>
            </w:pPr>
          </w:p>
        </w:tc>
        <w:tc>
          <w:tcPr>
            <w:tcW w:w="240" w:type="pct"/>
            <w:vMerge w:val="continue"/>
            <w:vAlign w:val="center"/>
          </w:tcPr>
          <w:p w14:paraId="75563DAF">
            <w:pPr>
              <w:pStyle w:val="30"/>
            </w:pPr>
          </w:p>
        </w:tc>
        <w:tc>
          <w:tcPr>
            <w:tcW w:w="240" w:type="pct"/>
            <w:vAlign w:val="center"/>
          </w:tcPr>
          <w:p w14:paraId="08895B96">
            <w:pPr>
              <w:pStyle w:val="30"/>
            </w:pPr>
            <w:r>
              <w:rPr>
                <w:rFonts w:hint="eastAsia"/>
              </w:rPr>
              <w:t>2.5</w:t>
            </w:r>
          </w:p>
        </w:tc>
        <w:tc>
          <w:tcPr>
            <w:tcW w:w="258" w:type="pct"/>
            <w:vMerge w:val="continue"/>
            <w:vAlign w:val="center"/>
          </w:tcPr>
          <w:p w14:paraId="188B4A75">
            <w:pPr>
              <w:pStyle w:val="30"/>
            </w:pPr>
          </w:p>
        </w:tc>
        <w:tc>
          <w:tcPr>
            <w:tcW w:w="343" w:type="pct"/>
            <w:noWrap/>
            <w:vAlign w:val="center"/>
          </w:tcPr>
          <w:p w14:paraId="32B4307D">
            <w:pPr>
              <w:pStyle w:val="30"/>
            </w:pPr>
            <w:r>
              <w:rPr>
                <w:rFonts w:hint="eastAsia"/>
              </w:rPr>
              <w:t>6.1.1.9</w:t>
            </w:r>
          </w:p>
        </w:tc>
      </w:tr>
      <w:tr w14:paraId="46254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A9790F1">
            <w:pPr>
              <w:pStyle w:val="30"/>
            </w:pPr>
            <w:r>
              <w:rPr>
                <w:rFonts w:hint="eastAsia"/>
              </w:rPr>
              <w:t>55</w:t>
            </w:r>
          </w:p>
        </w:tc>
        <w:tc>
          <w:tcPr>
            <w:tcW w:w="240" w:type="pct"/>
            <w:vMerge w:val="continue"/>
            <w:vAlign w:val="center"/>
          </w:tcPr>
          <w:p w14:paraId="33A04B96">
            <w:pPr>
              <w:pStyle w:val="30"/>
            </w:pPr>
          </w:p>
        </w:tc>
        <w:tc>
          <w:tcPr>
            <w:tcW w:w="570" w:type="pct"/>
            <w:vMerge w:val="restart"/>
            <w:vAlign w:val="center"/>
          </w:tcPr>
          <w:p w14:paraId="278091C2">
            <w:pPr>
              <w:pStyle w:val="30"/>
            </w:pPr>
            <w:r>
              <w:rPr>
                <w:rFonts w:hint="eastAsia"/>
              </w:rPr>
              <w:t>教育培训</w:t>
            </w:r>
          </w:p>
        </w:tc>
        <w:tc>
          <w:tcPr>
            <w:tcW w:w="816" w:type="pct"/>
            <w:vAlign w:val="center"/>
          </w:tcPr>
          <w:p w14:paraId="0A649845">
            <w:pPr>
              <w:pStyle w:val="30"/>
            </w:pPr>
            <w:r>
              <w:rPr>
                <w:rFonts w:hint="eastAsia"/>
              </w:rPr>
              <w:t>培训班管理</w:t>
            </w:r>
          </w:p>
        </w:tc>
        <w:tc>
          <w:tcPr>
            <w:tcW w:w="942" w:type="pct"/>
            <w:vAlign w:val="center"/>
          </w:tcPr>
          <w:p w14:paraId="50324BE8">
            <w:pPr>
              <w:pStyle w:val="30"/>
            </w:pPr>
            <w:r>
              <w:rPr>
                <w:rFonts w:hint="eastAsia"/>
              </w:rPr>
              <w:t>培训班管理</w:t>
            </w:r>
          </w:p>
        </w:tc>
        <w:tc>
          <w:tcPr>
            <w:tcW w:w="1146" w:type="pct"/>
            <w:vAlign w:val="center"/>
          </w:tcPr>
          <w:p w14:paraId="3496F001">
            <w:pPr>
              <w:pStyle w:val="30"/>
            </w:pPr>
          </w:p>
        </w:tc>
        <w:tc>
          <w:tcPr>
            <w:tcW w:w="240" w:type="pct"/>
            <w:vAlign w:val="center"/>
          </w:tcPr>
          <w:p w14:paraId="1D821F59">
            <w:pPr>
              <w:pStyle w:val="30"/>
            </w:pPr>
            <w:r>
              <w:rPr>
                <w:rFonts w:hint="eastAsia"/>
              </w:rPr>
              <w:t>1</w:t>
            </w:r>
          </w:p>
        </w:tc>
        <w:tc>
          <w:tcPr>
            <w:tcW w:w="240" w:type="pct"/>
            <w:vAlign w:val="center"/>
          </w:tcPr>
          <w:p w14:paraId="23F949AA">
            <w:pPr>
              <w:pStyle w:val="30"/>
            </w:pPr>
            <w:r>
              <w:rPr>
                <w:rFonts w:hint="eastAsia"/>
              </w:rPr>
              <w:t>2.5</w:t>
            </w:r>
          </w:p>
        </w:tc>
        <w:tc>
          <w:tcPr>
            <w:tcW w:w="258" w:type="pct"/>
            <w:vAlign w:val="center"/>
          </w:tcPr>
          <w:p w14:paraId="2D8BB84E">
            <w:pPr>
              <w:pStyle w:val="30"/>
            </w:pPr>
            <w:r>
              <w:rPr>
                <w:rFonts w:hint="eastAsia"/>
              </w:rPr>
              <w:t>2.5</w:t>
            </w:r>
          </w:p>
        </w:tc>
        <w:tc>
          <w:tcPr>
            <w:tcW w:w="343" w:type="pct"/>
            <w:vAlign w:val="center"/>
          </w:tcPr>
          <w:p w14:paraId="642A4EFE">
            <w:pPr>
              <w:pStyle w:val="30"/>
            </w:pPr>
            <w:r>
              <w:rPr>
                <w:rFonts w:hint="eastAsia"/>
              </w:rPr>
              <w:t>6.1.1.10</w:t>
            </w:r>
          </w:p>
        </w:tc>
      </w:tr>
      <w:tr w14:paraId="50682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1FBFF733">
            <w:pPr>
              <w:pStyle w:val="30"/>
            </w:pPr>
            <w:r>
              <w:rPr>
                <w:rFonts w:hint="eastAsia"/>
              </w:rPr>
              <w:t>56</w:t>
            </w:r>
          </w:p>
        </w:tc>
        <w:tc>
          <w:tcPr>
            <w:tcW w:w="240" w:type="pct"/>
            <w:vMerge w:val="continue"/>
            <w:vAlign w:val="center"/>
          </w:tcPr>
          <w:p w14:paraId="227B1A93">
            <w:pPr>
              <w:pStyle w:val="30"/>
            </w:pPr>
          </w:p>
        </w:tc>
        <w:tc>
          <w:tcPr>
            <w:tcW w:w="570" w:type="pct"/>
            <w:vMerge w:val="continue"/>
            <w:vAlign w:val="center"/>
          </w:tcPr>
          <w:p w14:paraId="67B731F9">
            <w:pPr>
              <w:pStyle w:val="30"/>
            </w:pPr>
          </w:p>
        </w:tc>
        <w:tc>
          <w:tcPr>
            <w:tcW w:w="816" w:type="pct"/>
            <w:vMerge w:val="restart"/>
            <w:vAlign w:val="center"/>
          </w:tcPr>
          <w:p w14:paraId="7A04FC9D">
            <w:pPr>
              <w:pStyle w:val="30"/>
            </w:pPr>
            <w:r>
              <w:rPr>
                <w:rFonts w:hint="eastAsia"/>
              </w:rPr>
              <w:t>通知报名</w:t>
            </w:r>
          </w:p>
        </w:tc>
        <w:tc>
          <w:tcPr>
            <w:tcW w:w="942" w:type="pct"/>
            <w:vAlign w:val="center"/>
          </w:tcPr>
          <w:p w14:paraId="2C5C071A">
            <w:pPr>
              <w:pStyle w:val="30"/>
            </w:pPr>
            <w:r>
              <w:rPr>
                <w:rFonts w:hint="eastAsia"/>
              </w:rPr>
              <w:t>通知拟定配备</w:t>
            </w:r>
          </w:p>
        </w:tc>
        <w:tc>
          <w:tcPr>
            <w:tcW w:w="1146" w:type="pct"/>
            <w:vAlign w:val="center"/>
          </w:tcPr>
          <w:p w14:paraId="618931DB">
            <w:pPr>
              <w:pStyle w:val="30"/>
            </w:pPr>
          </w:p>
        </w:tc>
        <w:tc>
          <w:tcPr>
            <w:tcW w:w="240" w:type="pct"/>
            <w:vMerge w:val="restart"/>
            <w:vAlign w:val="center"/>
          </w:tcPr>
          <w:p w14:paraId="674A8E59">
            <w:pPr>
              <w:pStyle w:val="30"/>
            </w:pPr>
            <w:r>
              <w:rPr>
                <w:rFonts w:hint="eastAsia"/>
              </w:rPr>
              <w:t>1.5</w:t>
            </w:r>
          </w:p>
        </w:tc>
        <w:tc>
          <w:tcPr>
            <w:tcW w:w="240" w:type="pct"/>
            <w:vAlign w:val="center"/>
          </w:tcPr>
          <w:p w14:paraId="3243ECD6">
            <w:pPr>
              <w:pStyle w:val="30"/>
            </w:pPr>
            <w:r>
              <w:rPr>
                <w:rFonts w:hint="eastAsia"/>
              </w:rPr>
              <w:t>2.5</w:t>
            </w:r>
          </w:p>
        </w:tc>
        <w:tc>
          <w:tcPr>
            <w:tcW w:w="258" w:type="pct"/>
            <w:vMerge w:val="restart"/>
            <w:vAlign w:val="center"/>
          </w:tcPr>
          <w:p w14:paraId="72E194EC">
            <w:pPr>
              <w:pStyle w:val="30"/>
            </w:pPr>
            <w:r>
              <w:rPr>
                <w:rFonts w:hint="eastAsia"/>
              </w:rPr>
              <w:t>3.75</w:t>
            </w:r>
          </w:p>
        </w:tc>
        <w:tc>
          <w:tcPr>
            <w:tcW w:w="343" w:type="pct"/>
            <w:vAlign w:val="center"/>
          </w:tcPr>
          <w:p w14:paraId="531B1101">
            <w:pPr>
              <w:pStyle w:val="30"/>
            </w:pPr>
            <w:r>
              <w:rPr>
                <w:rFonts w:hint="eastAsia"/>
              </w:rPr>
              <w:t>6.1.1.10</w:t>
            </w:r>
          </w:p>
        </w:tc>
      </w:tr>
      <w:tr w14:paraId="613EE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619C6E4">
            <w:pPr>
              <w:pStyle w:val="30"/>
            </w:pPr>
            <w:r>
              <w:rPr>
                <w:rFonts w:hint="eastAsia"/>
              </w:rPr>
              <w:t>57</w:t>
            </w:r>
          </w:p>
        </w:tc>
        <w:tc>
          <w:tcPr>
            <w:tcW w:w="240" w:type="pct"/>
            <w:vMerge w:val="continue"/>
            <w:vAlign w:val="center"/>
          </w:tcPr>
          <w:p w14:paraId="65F0015A">
            <w:pPr>
              <w:pStyle w:val="30"/>
            </w:pPr>
          </w:p>
        </w:tc>
        <w:tc>
          <w:tcPr>
            <w:tcW w:w="570" w:type="pct"/>
            <w:vMerge w:val="continue"/>
            <w:vAlign w:val="center"/>
          </w:tcPr>
          <w:p w14:paraId="4370C272">
            <w:pPr>
              <w:pStyle w:val="30"/>
            </w:pPr>
          </w:p>
        </w:tc>
        <w:tc>
          <w:tcPr>
            <w:tcW w:w="816" w:type="pct"/>
            <w:vMerge w:val="continue"/>
            <w:vAlign w:val="center"/>
          </w:tcPr>
          <w:p w14:paraId="57E066B4">
            <w:pPr>
              <w:pStyle w:val="30"/>
            </w:pPr>
          </w:p>
        </w:tc>
        <w:tc>
          <w:tcPr>
            <w:tcW w:w="942" w:type="pct"/>
            <w:vAlign w:val="center"/>
          </w:tcPr>
          <w:p w14:paraId="56D0F8AE">
            <w:pPr>
              <w:pStyle w:val="30"/>
            </w:pPr>
            <w:r>
              <w:rPr>
                <w:rFonts w:hint="eastAsia"/>
              </w:rPr>
              <w:t>企业报名</w:t>
            </w:r>
          </w:p>
        </w:tc>
        <w:tc>
          <w:tcPr>
            <w:tcW w:w="1146" w:type="pct"/>
            <w:vAlign w:val="center"/>
          </w:tcPr>
          <w:p w14:paraId="29E11DA1">
            <w:pPr>
              <w:pStyle w:val="30"/>
            </w:pPr>
          </w:p>
        </w:tc>
        <w:tc>
          <w:tcPr>
            <w:tcW w:w="240" w:type="pct"/>
            <w:vMerge w:val="continue"/>
            <w:vAlign w:val="center"/>
          </w:tcPr>
          <w:p w14:paraId="3C3A6AFA">
            <w:pPr>
              <w:pStyle w:val="30"/>
            </w:pPr>
          </w:p>
        </w:tc>
        <w:tc>
          <w:tcPr>
            <w:tcW w:w="240" w:type="pct"/>
            <w:vAlign w:val="center"/>
          </w:tcPr>
          <w:p w14:paraId="2826C938">
            <w:pPr>
              <w:pStyle w:val="30"/>
            </w:pPr>
            <w:r>
              <w:rPr>
                <w:rFonts w:hint="eastAsia"/>
              </w:rPr>
              <w:t>2.5</w:t>
            </w:r>
          </w:p>
        </w:tc>
        <w:tc>
          <w:tcPr>
            <w:tcW w:w="258" w:type="pct"/>
            <w:vMerge w:val="continue"/>
            <w:vAlign w:val="center"/>
          </w:tcPr>
          <w:p w14:paraId="73023F5C">
            <w:pPr>
              <w:pStyle w:val="30"/>
            </w:pPr>
          </w:p>
        </w:tc>
        <w:tc>
          <w:tcPr>
            <w:tcW w:w="343" w:type="pct"/>
            <w:vAlign w:val="center"/>
          </w:tcPr>
          <w:p w14:paraId="38459A58">
            <w:pPr>
              <w:pStyle w:val="30"/>
            </w:pPr>
            <w:r>
              <w:rPr>
                <w:rFonts w:hint="eastAsia"/>
              </w:rPr>
              <w:t>6.1.1.10</w:t>
            </w:r>
          </w:p>
        </w:tc>
      </w:tr>
      <w:tr w14:paraId="35AFF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541290C">
            <w:pPr>
              <w:pStyle w:val="30"/>
            </w:pPr>
            <w:r>
              <w:rPr>
                <w:rFonts w:hint="eastAsia"/>
              </w:rPr>
              <w:t>58</w:t>
            </w:r>
          </w:p>
        </w:tc>
        <w:tc>
          <w:tcPr>
            <w:tcW w:w="240" w:type="pct"/>
            <w:vMerge w:val="continue"/>
            <w:vAlign w:val="center"/>
          </w:tcPr>
          <w:p w14:paraId="6FD09323">
            <w:pPr>
              <w:pStyle w:val="30"/>
            </w:pPr>
          </w:p>
        </w:tc>
        <w:tc>
          <w:tcPr>
            <w:tcW w:w="570" w:type="pct"/>
            <w:vMerge w:val="continue"/>
            <w:vAlign w:val="center"/>
          </w:tcPr>
          <w:p w14:paraId="2FA9A77E">
            <w:pPr>
              <w:pStyle w:val="30"/>
            </w:pPr>
          </w:p>
        </w:tc>
        <w:tc>
          <w:tcPr>
            <w:tcW w:w="816" w:type="pct"/>
            <w:vMerge w:val="continue"/>
            <w:vAlign w:val="center"/>
          </w:tcPr>
          <w:p w14:paraId="1A8B5754">
            <w:pPr>
              <w:pStyle w:val="30"/>
            </w:pPr>
          </w:p>
        </w:tc>
        <w:tc>
          <w:tcPr>
            <w:tcW w:w="942" w:type="pct"/>
            <w:vAlign w:val="center"/>
          </w:tcPr>
          <w:p w14:paraId="6EA20116">
            <w:pPr>
              <w:pStyle w:val="30"/>
            </w:pPr>
            <w:r>
              <w:rPr>
                <w:rFonts w:hint="eastAsia"/>
              </w:rPr>
              <w:t>报名审批</w:t>
            </w:r>
          </w:p>
        </w:tc>
        <w:tc>
          <w:tcPr>
            <w:tcW w:w="1146" w:type="pct"/>
            <w:vAlign w:val="center"/>
          </w:tcPr>
          <w:p w14:paraId="5810A572">
            <w:pPr>
              <w:pStyle w:val="30"/>
            </w:pPr>
          </w:p>
        </w:tc>
        <w:tc>
          <w:tcPr>
            <w:tcW w:w="240" w:type="pct"/>
            <w:vMerge w:val="continue"/>
            <w:vAlign w:val="center"/>
          </w:tcPr>
          <w:p w14:paraId="11A7FB61">
            <w:pPr>
              <w:pStyle w:val="30"/>
            </w:pPr>
          </w:p>
        </w:tc>
        <w:tc>
          <w:tcPr>
            <w:tcW w:w="240" w:type="pct"/>
            <w:vAlign w:val="center"/>
          </w:tcPr>
          <w:p w14:paraId="74638077">
            <w:pPr>
              <w:pStyle w:val="30"/>
            </w:pPr>
            <w:r>
              <w:rPr>
                <w:rFonts w:hint="eastAsia"/>
              </w:rPr>
              <w:t>2.5</w:t>
            </w:r>
          </w:p>
        </w:tc>
        <w:tc>
          <w:tcPr>
            <w:tcW w:w="258" w:type="pct"/>
            <w:vMerge w:val="continue"/>
            <w:vAlign w:val="center"/>
          </w:tcPr>
          <w:p w14:paraId="28445955">
            <w:pPr>
              <w:pStyle w:val="30"/>
            </w:pPr>
          </w:p>
        </w:tc>
        <w:tc>
          <w:tcPr>
            <w:tcW w:w="343" w:type="pct"/>
            <w:vAlign w:val="center"/>
          </w:tcPr>
          <w:p w14:paraId="6123CE58">
            <w:pPr>
              <w:pStyle w:val="30"/>
            </w:pPr>
            <w:r>
              <w:rPr>
                <w:rFonts w:hint="eastAsia"/>
              </w:rPr>
              <w:t>6.1.1.10</w:t>
            </w:r>
          </w:p>
        </w:tc>
      </w:tr>
      <w:tr w14:paraId="603F3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3A855334">
            <w:pPr>
              <w:pStyle w:val="30"/>
            </w:pPr>
            <w:r>
              <w:rPr>
                <w:rFonts w:hint="eastAsia"/>
              </w:rPr>
              <w:t>59</w:t>
            </w:r>
          </w:p>
        </w:tc>
        <w:tc>
          <w:tcPr>
            <w:tcW w:w="240" w:type="pct"/>
            <w:vMerge w:val="continue"/>
            <w:vAlign w:val="center"/>
          </w:tcPr>
          <w:p w14:paraId="27D5C6B6">
            <w:pPr>
              <w:pStyle w:val="30"/>
            </w:pPr>
          </w:p>
        </w:tc>
        <w:tc>
          <w:tcPr>
            <w:tcW w:w="570" w:type="pct"/>
            <w:vMerge w:val="continue"/>
            <w:vAlign w:val="center"/>
          </w:tcPr>
          <w:p w14:paraId="4F34FF45">
            <w:pPr>
              <w:pStyle w:val="30"/>
            </w:pPr>
          </w:p>
        </w:tc>
        <w:tc>
          <w:tcPr>
            <w:tcW w:w="816" w:type="pct"/>
            <w:vMerge w:val="continue"/>
            <w:vAlign w:val="center"/>
          </w:tcPr>
          <w:p w14:paraId="3F31DB06">
            <w:pPr>
              <w:pStyle w:val="30"/>
            </w:pPr>
          </w:p>
        </w:tc>
        <w:tc>
          <w:tcPr>
            <w:tcW w:w="942" w:type="pct"/>
            <w:vAlign w:val="center"/>
          </w:tcPr>
          <w:p w14:paraId="76AC50AA">
            <w:pPr>
              <w:pStyle w:val="30"/>
            </w:pPr>
            <w:r>
              <w:rPr>
                <w:rFonts w:hint="eastAsia"/>
              </w:rPr>
              <w:t>通知下发管理</w:t>
            </w:r>
          </w:p>
        </w:tc>
        <w:tc>
          <w:tcPr>
            <w:tcW w:w="1146" w:type="pct"/>
            <w:vAlign w:val="center"/>
          </w:tcPr>
          <w:p w14:paraId="4B9F81A5">
            <w:pPr>
              <w:pStyle w:val="30"/>
            </w:pPr>
          </w:p>
        </w:tc>
        <w:tc>
          <w:tcPr>
            <w:tcW w:w="240" w:type="pct"/>
            <w:vMerge w:val="continue"/>
            <w:vAlign w:val="center"/>
          </w:tcPr>
          <w:p w14:paraId="413D6265">
            <w:pPr>
              <w:pStyle w:val="30"/>
            </w:pPr>
          </w:p>
        </w:tc>
        <w:tc>
          <w:tcPr>
            <w:tcW w:w="240" w:type="pct"/>
            <w:vAlign w:val="center"/>
          </w:tcPr>
          <w:p w14:paraId="6AF49328">
            <w:pPr>
              <w:pStyle w:val="30"/>
            </w:pPr>
            <w:r>
              <w:rPr>
                <w:rFonts w:hint="eastAsia"/>
              </w:rPr>
              <w:t>2.5</w:t>
            </w:r>
          </w:p>
        </w:tc>
        <w:tc>
          <w:tcPr>
            <w:tcW w:w="258" w:type="pct"/>
            <w:vMerge w:val="continue"/>
            <w:vAlign w:val="center"/>
          </w:tcPr>
          <w:p w14:paraId="43BE56E6">
            <w:pPr>
              <w:pStyle w:val="30"/>
            </w:pPr>
          </w:p>
        </w:tc>
        <w:tc>
          <w:tcPr>
            <w:tcW w:w="343" w:type="pct"/>
            <w:vAlign w:val="center"/>
          </w:tcPr>
          <w:p w14:paraId="781888A6">
            <w:pPr>
              <w:pStyle w:val="30"/>
            </w:pPr>
            <w:r>
              <w:rPr>
                <w:rFonts w:hint="eastAsia"/>
              </w:rPr>
              <w:t>6.1.1.10</w:t>
            </w:r>
          </w:p>
        </w:tc>
      </w:tr>
      <w:tr w14:paraId="7131B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3947A03">
            <w:pPr>
              <w:pStyle w:val="30"/>
            </w:pPr>
            <w:r>
              <w:rPr>
                <w:rFonts w:hint="eastAsia"/>
              </w:rPr>
              <w:t>60</w:t>
            </w:r>
          </w:p>
        </w:tc>
        <w:tc>
          <w:tcPr>
            <w:tcW w:w="240" w:type="pct"/>
            <w:vMerge w:val="continue"/>
            <w:vAlign w:val="center"/>
          </w:tcPr>
          <w:p w14:paraId="2219BE53">
            <w:pPr>
              <w:pStyle w:val="30"/>
            </w:pPr>
          </w:p>
        </w:tc>
        <w:tc>
          <w:tcPr>
            <w:tcW w:w="570" w:type="pct"/>
            <w:vMerge w:val="continue"/>
            <w:vAlign w:val="center"/>
          </w:tcPr>
          <w:p w14:paraId="50A74C18">
            <w:pPr>
              <w:pStyle w:val="30"/>
            </w:pPr>
          </w:p>
        </w:tc>
        <w:tc>
          <w:tcPr>
            <w:tcW w:w="816" w:type="pct"/>
            <w:vAlign w:val="center"/>
          </w:tcPr>
          <w:p w14:paraId="3D1F1BAC">
            <w:pPr>
              <w:pStyle w:val="30"/>
            </w:pPr>
            <w:r>
              <w:rPr>
                <w:rFonts w:hint="eastAsia"/>
              </w:rPr>
              <w:t>统计情况</w:t>
            </w:r>
          </w:p>
        </w:tc>
        <w:tc>
          <w:tcPr>
            <w:tcW w:w="942" w:type="pct"/>
            <w:vAlign w:val="center"/>
          </w:tcPr>
          <w:p w14:paraId="6D755EFD">
            <w:pPr>
              <w:pStyle w:val="30"/>
            </w:pPr>
          </w:p>
        </w:tc>
        <w:tc>
          <w:tcPr>
            <w:tcW w:w="1146" w:type="pct"/>
            <w:vAlign w:val="center"/>
          </w:tcPr>
          <w:p w14:paraId="4AC9F104">
            <w:pPr>
              <w:pStyle w:val="30"/>
            </w:pPr>
          </w:p>
        </w:tc>
        <w:tc>
          <w:tcPr>
            <w:tcW w:w="240" w:type="pct"/>
            <w:vAlign w:val="center"/>
          </w:tcPr>
          <w:p w14:paraId="40300FE1">
            <w:pPr>
              <w:pStyle w:val="30"/>
            </w:pPr>
            <w:r>
              <w:rPr>
                <w:rFonts w:hint="eastAsia"/>
              </w:rPr>
              <w:t>1</w:t>
            </w:r>
          </w:p>
        </w:tc>
        <w:tc>
          <w:tcPr>
            <w:tcW w:w="240" w:type="pct"/>
            <w:vAlign w:val="center"/>
          </w:tcPr>
          <w:p w14:paraId="0EDDF405">
            <w:pPr>
              <w:pStyle w:val="30"/>
            </w:pPr>
            <w:r>
              <w:rPr>
                <w:rFonts w:hint="eastAsia"/>
              </w:rPr>
              <w:t>2.5</w:t>
            </w:r>
          </w:p>
        </w:tc>
        <w:tc>
          <w:tcPr>
            <w:tcW w:w="258" w:type="pct"/>
            <w:vAlign w:val="center"/>
          </w:tcPr>
          <w:p w14:paraId="73E73004">
            <w:pPr>
              <w:pStyle w:val="30"/>
            </w:pPr>
            <w:r>
              <w:rPr>
                <w:rFonts w:hint="eastAsia"/>
              </w:rPr>
              <w:t>2.5</w:t>
            </w:r>
          </w:p>
        </w:tc>
        <w:tc>
          <w:tcPr>
            <w:tcW w:w="343" w:type="pct"/>
            <w:vAlign w:val="center"/>
          </w:tcPr>
          <w:p w14:paraId="0729FF3F">
            <w:pPr>
              <w:pStyle w:val="30"/>
            </w:pPr>
            <w:r>
              <w:rPr>
                <w:rFonts w:hint="eastAsia"/>
              </w:rPr>
              <w:t>6.1.1.10</w:t>
            </w:r>
          </w:p>
        </w:tc>
      </w:tr>
      <w:tr w14:paraId="3E016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1B13AAFB">
            <w:pPr>
              <w:pStyle w:val="30"/>
            </w:pPr>
            <w:r>
              <w:rPr>
                <w:rFonts w:hint="eastAsia"/>
              </w:rPr>
              <w:t>61</w:t>
            </w:r>
          </w:p>
        </w:tc>
        <w:tc>
          <w:tcPr>
            <w:tcW w:w="240" w:type="pct"/>
            <w:vMerge w:val="continue"/>
            <w:vAlign w:val="center"/>
          </w:tcPr>
          <w:p w14:paraId="5C931FD8">
            <w:pPr>
              <w:pStyle w:val="30"/>
            </w:pPr>
          </w:p>
        </w:tc>
        <w:tc>
          <w:tcPr>
            <w:tcW w:w="570" w:type="pct"/>
            <w:vAlign w:val="center"/>
          </w:tcPr>
          <w:p w14:paraId="1339984F">
            <w:pPr>
              <w:pStyle w:val="30"/>
            </w:pPr>
            <w:r>
              <w:rPr>
                <w:rFonts w:hint="eastAsia"/>
              </w:rPr>
              <w:t>档案管理</w:t>
            </w:r>
          </w:p>
        </w:tc>
        <w:tc>
          <w:tcPr>
            <w:tcW w:w="816" w:type="pct"/>
            <w:vAlign w:val="center"/>
          </w:tcPr>
          <w:p w14:paraId="2394C553">
            <w:pPr>
              <w:pStyle w:val="30"/>
            </w:pPr>
            <w:r>
              <w:rPr>
                <w:rFonts w:hint="eastAsia"/>
              </w:rPr>
              <w:t>接口预留</w:t>
            </w:r>
          </w:p>
        </w:tc>
        <w:tc>
          <w:tcPr>
            <w:tcW w:w="942" w:type="pct"/>
            <w:vAlign w:val="center"/>
          </w:tcPr>
          <w:p w14:paraId="1D62C497">
            <w:pPr>
              <w:pStyle w:val="30"/>
            </w:pPr>
          </w:p>
        </w:tc>
        <w:tc>
          <w:tcPr>
            <w:tcW w:w="1146" w:type="pct"/>
            <w:vAlign w:val="center"/>
          </w:tcPr>
          <w:p w14:paraId="711C9A9C">
            <w:pPr>
              <w:pStyle w:val="30"/>
            </w:pPr>
          </w:p>
        </w:tc>
        <w:tc>
          <w:tcPr>
            <w:tcW w:w="240" w:type="pct"/>
            <w:vAlign w:val="center"/>
          </w:tcPr>
          <w:p w14:paraId="716456FE">
            <w:pPr>
              <w:pStyle w:val="30"/>
            </w:pPr>
            <w:r>
              <w:rPr>
                <w:rFonts w:hint="eastAsia"/>
              </w:rPr>
              <w:t>1</w:t>
            </w:r>
          </w:p>
        </w:tc>
        <w:tc>
          <w:tcPr>
            <w:tcW w:w="240" w:type="pct"/>
            <w:vAlign w:val="center"/>
          </w:tcPr>
          <w:p w14:paraId="316A4616">
            <w:pPr>
              <w:pStyle w:val="30"/>
            </w:pPr>
            <w:r>
              <w:rPr>
                <w:rFonts w:hint="eastAsia"/>
              </w:rPr>
              <w:t>2.5</w:t>
            </w:r>
          </w:p>
        </w:tc>
        <w:tc>
          <w:tcPr>
            <w:tcW w:w="258" w:type="pct"/>
            <w:vAlign w:val="center"/>
          </w:tcPr>
          <w:p w14:paraId="550F7E8D">
            <w:pPr>
              <w:pStyle w:val="30"/>
            </w:pPr>
            <w:r>
              <w:rPr>
                <w:rFonts w:hint="eastAsia"/>
              </w:rPr>
              <w:t>2.5</w:t>
            </w:r>
          </w:p>
        </w:tc>
        <w:tc>
          <w:tcPr>
            <w:tcW w:w="343" w:type="pct"/>
            <w:vAlign w:val="center"/>
          </w:tcPr>
          <w:p w14:paraId="4E76C8C7">
            <w:pPr>
              <w:pStyle w:val="30"/>
            </w:pPr>
            <w:r>
              <w:rPr>
                <w:rFonts w:hint="eastAsia"/>
              </w:rPr>
              <w:t>6.1.1.11</w:t>
            </w:r>
          </w:p>
        </w:tc>
      </w:tr>
      <w:tr w14:paraId="29229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0" w:hRule="atLeast"/>
          <w:jc w:val="center"/>
        </w:trPr>
        <w:tc>
          <w:tcPr>
            <w:tcW w:w="199" w:type="pct"/>
            <w:vAlign w:val="center"/>
          </w:tcPr>
          <w:p w14:paraId="56DF8D2C">
            <w:pPr>
              <w:pStyle w:val="30"/>
            </w:pPr>
            <w:r>
              <w:rPr>
                <w:rFonts w:hint="eastAsia"/>
              </w:rPr>
              <w:t>62</w:t>
            </w:r>
          </w:p>
        </w:tc>
        <w:tc>
          <w:tcPr>
            <w:tcW w:w="240" w:type="pct"/>
            <w:vMerge w:val="restart"/>
            <w:vAlign w:val="center"/>
          </w:tcPr>
          <w:p w14:paraId="5937C5CC">
            <w:pPr>
              <w:pStyle w:val="30"/>
            </w:pPr>
            <w:r>
              <w:rPr>
                <w:rFonts w:hint="eastAsia"/>
              </w:rPr>
              <w:t>投资监管管理子系统</w:t>
            </w:r>
          </w:p>
        </w:tc>
        <w:tc>
          <w:tcPr>
            <w:tcW w:w="570" w:type="pct"/>
            <w:vMerge w:val="restart"/>
            <w:vAlign w:val="center"/>
          </w:tcPr>
          <w:p w14:paraId="4BAC03C4">
            <w:pPr>
              <w:pStyle w:val="30"/>
            </w:pPr>
            <w:r>
              <w:rPr>
                <w:rFonts w:hint="eastAsia"/>
              </w:rPr>
              <w:t>数据上报和审核功能</w:t>
            </w:r>
          </w:p>
        </w:tc>
        <w:tc>
          <w:tcPr>
            <w:tcW w:w="816" w:type="pct"/>
            <w:vMerge w:val="restart"/>
            <w:vAlign w:val="center"/>
          </w:tcPr>
          <w:p w14:paraId="21195C2F">
            <w:pPr>
              <w:pStyle w:val="30"/>
            </w:pPr>
            <w:r>
              <w:rPr>
                <w:rFonts w:hint="eastAsia"/>
              </w:rPr>
              <w:t>报备程序</w:t>
            </w:r>
          </w:p>
        </w:tc>
        <w:tc>
          <w:tcPr>
            <w:tcW w:w="942" w:type="pct"/>
            <w:vAlign w:val="center"/>
          </w:tcPr>
          <w:p w14:paraId="64F232B7">
            <w:pPr>
              <w:pStyle w:val="30"/>
            </w:pPr>
            <w:r>
              <w:rPr>
                <w:rFonts w:hint="eastAsia"/>
              </w:rPr>
              <w:t>流程优化</w:t>
            </w:r>
          </w:p>
        </w:tc>
        <w:tc>
          <w:tcPr>
            <w:tcW w:w="1146" w:type="pct"/>
            <w:vAlign w:val="center"/>
          </w:tcPr>
          <w:p w14:paraId="3A9086CC">
            <w:pPr>
              <w:pStyle w:val="30"/>
            </w:pPr>
          </w:p>
        </w:tc>
        <w:tc>
          <w:tcPr>
            <w:tcW w:w="240" w:type="pct"/>
            <w:vAlign w:val="center"/>
          </w:tcPr>
          <w:p w14:paraId="559024AA">
            <w:pPr>
              <w:pStyle w:val="30"/>
            </w:pPr>
            <w:r>
              <w:rPr>
                <w:rFonts w:hint="eastAsia"/>
              </w:rPr>
              <w:t>1.5</w:t>
            </w:r>
          </w:p>
        </w:tc>
        <w:tc>
          <w:tcPr>
            <w:tcW w:w="240" w:type="pct"/>
            <w:vAlign w:val="center"/>
          </w:tcPr>
          <w:p w14:paraId="15DB5E75">
            <w:pPr>
              <w:pStyle w:val="30"/>
            </w:pPr>
            <w:r>
              <w:rPr>
                <w:rFonts w:hint="eastAsia"/>
              </w:rPr>
              <w:t>2.5</w:t>
            </w:r>
          </w:p>
        </w:tc>
        <w:tc>
          <w:tcPr>
            <w:tcW w:w="258" w:type="pct"/>
            <w:vAlign w:val="center"/>
          </w:tcPr>
          <w:p w14:paraId="1BC37A09">
            <w:pPr>
              <w:pStyle w:val="30"/>
            </w:pPr>
            <w:r>
              <w:rPr>
                <w:rFonts w:hint="eastAsia"/>
              </w:rPr>
              <w:t>3.75</w:t>
            </w:r>
          </w:p>
        </w:tc>
        <w:tc>
          <w:tcPr>
            <w:tcW w:w="343" w:type="pct"/>
            <w:vAlign w:val="center"/>
          </w:tcPr>
          <w:p w14:paraId="352D6258">
            <w:pPr>
              <w:pStyle w:val="30"/>
            </w:pPr>
            <w:r>
              <w:rPr>
                <w:rFonts w:hint="eastAsia"/>
              </w:rPr>
              <w:t>6.1.2.1</w:t>
            </w:r>
          </w:p>
        </w:tc>
      </w:tr>
      <w:tr w14:paraId="3D72B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E1BCE98">
            <w:pPr>
              <w:pStyle w:val="30"/>
            </w:pPr>
            <w:r>
              <w:rPr>
                <w:rFonts w:hint="eastAsia"/>
              </w:rPr>
              <w:t>63</w:t>
            </w:r>
          </w:p>
        </w:tc>
        <w:tc>
          <w:tcPr>
            <w:tcW w:w="240" w:type="pct"/>
            <w:vMerge w:val="continue"/>
            <w:vAlign w:val="center"/>
          </w:tcPr>
          <w:p w14:paraId="7BD1570F">
            <w:pPr>
              <w:pStyle w:val="30"/>
            </w:pPr>
          </w:p>
        </w:tc>
        <w:tc>
          <w:tcPr>
            <w:tcW w:w="570" w:type="pct"/>
            <w:vMerge w:val="continue"/>
            <w:vAlign w:val="center"/>
          </w:tcPr>
          <w:p w14:paraId="2905E358">
            <w:pPr>
              <w:pStyle w:val="30"/>
            </w:pPr>
          </w:p>
        </w:tc>
        <w:tc>
          <w:tcPr>
            <w:tcW w:w="816" w:type="pct"/>
            <w:vMerge w:val="continue"/>
            <w:vAlign w:val="center"/>
          </w:tcPr>
          <w:p w14:paraId="61EF7B69">
            <w:pPr>
              <w:pStyle w:val="30"/>
            </w:pPr>
          </w:p>
        </w:tc>
        <w:tc>
          <w:tcPr>
            <w:tcW w:w="942" w:type="pct"/>
            <w:vAlign w:val="center"/>
          </w:tcPr>
          <w:p w14:paraId="3B5E602F">
            <w:pPr>
              <w:pStyle w:val="30"/>
            </w:pPr>
            <w:r>
              <w:rPr>
                <w:rFonts w:hint="eastAsia"/>
              </w:rPr>
              <w:t>填报优化</w:t>
            </w:r>
          </w:p>
        </w:tc>
        <w:tc>
          <w:tcPr>
            <w:tcW w:w="1146" w:type="pct"/>
            <w:vAlign w:val="center"/>
          </w:tcPr>
          <w:p w14:paraId="2E9CBA46">
            <w:pPr>
              <w:pStyle w:val="30"/>
            </w:pPr>
          </w:p>
        </w:tc>
        <w:tc>
          <w:tcPr>
            <w:tcW w:w="240" w:type="pct"/>
            <w:vMerge w:val="restart"/>
            <w:vAlign w:val="center"/>
          </w:tcPr>
          <w:p w14:paraId="4DA2E90B">
            <w:pPr>
              <w:pStyle w:val="30"/>
            </w:pPr>
            <w:r>
              <w:rPr>
                <w:rFonts w:hint="eastAsia"/>
              </w:rPr>
              <w:t>1.5</w:t>
            </w:r>
          </w:p>
        </w:tc>
        <w:tc>
          <w:tcPr>
            <w:tcW w:w="240" w:type="pct"/>
            <w:vMerge w:val="restart"/>
            <w:vAlign w:val="center"/>
          </w:tcPr>
          <w:p w14:paraId="7DD32E1F">
            <w:pPr>
              <w:pStyle w:val="30"/>
            </w:pPr>
            <w:r>
              <w:rPr>
                <w:rFonts w:hint="eastAsia"/>
              </w:rPr>
              <w:t>2.5</w:t>
            </w:r>
          </w:p>
        </w:tc>
        <w:tc>
          <w:tcPr>
            <w:tcW w:w="258" w:type="pct"/>
            <w:vMerge w:val="restart"/>
            <w:vAlign w:val="center"/>
          </w:tcPr>
          <w:p w14:paraId="299D6761">
            <w:pPr>
              <w:pStyle w:val="30"/>
            </w:pPr>
            <w:r>
              <w:rPr>
                <w:rFonts w:hint="eastAsia"/>
              </w:rPr>
              <w:t>3.75</w:t>
            </w:r>
          </w:p>
        </w:tc>
        <w:tc>
          <w:tcPr>
            <w:tcW w:w="343" w:type="pct"/>
            <w:vAlign w:val="center"/>
          </w:tcPr>
          <w:p w14:paraId="1693C17E">
            <w:pPr>
              <w:pStyle w:val="30"/>
            </w:pPr>
            <w:r>
              <w:rPr>
                <w:rFonts w:hint="eastAsia"/>
              </w:rPr>
              <w:t>6.1.2.1</w:t>
            </w:r>
          </w:p>
        </w:tc>
      </w:tr>
      <w:tr w14:paraId="4C9FE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75BCA0F1">
            <w:pPr>
              <w:pStyle w:val="30"/>
            </w:pPr>
            <w:r>
              <w:rPr>
                <w:rFonts w:hint="eastAsia"/>
              </w:rPr>
              <w:t>64</w:t>
            </w:r>
          </w:p>
        </w:tc>
        <w:tc>
          <w:tcPr>
            <w:tcW w:w="240" w:type="pct"/>
            <w:vMerge w:val="continue"/>
            <w:vAlign w:val="center"/>
          </w:tcPr>
          <w:p w14:paraId="60773FED">
            <w:pPr>
              <w:pStyle w:val="30"/>
            </w:pPr>
          </w:p>
        </w:tc>
        <w:tc>
          <w:tcPr>
            <w:tcW w:w="570" w:type="pct"/>
            <w:vMerge w:val="continue"/>
            <w:vAlign w:val="center"/>
          </w:tcPr>
          <w:p w14:paraId="59DC4309">
            <w:pPr>
              <w:pStyle w:val="30"/>
            </w:pPr>
          </w:p>
        </w:tc>
        <w:tc>
          <w:tcPr>
            <w:tcW w:w="816" w:type="pct"/>
            <w:vAlign w:val="center"/>
          </w:tcPr>
          <w:p w14:paraId="7204853C">
            <w:pPr>
              <w:pStyle w:val="30"/>
            </w:pPr>
            <w:r>
              <w:rPr>
                <w:rFonts w:hint="eastAsia"/>
              </w:rPr>
              <w:t>年度投资计划</w:t>
            </w:r>
          </w:p>
        </w:tc>
        <w:tc>
          <w:tcPr>
            <w:tcW w:w="942" w:type="pct"/>
            <w:vMerge w:val="restart"/>
            <w:vAlign w:val="center"/>
          </w:tcPr>
          <w:p w14:paraId="32784E40">
            <w:pPr>
              <w:pStyle w:val="30"/>
            </w:pPr>
            <w:r>
              <w:rPr>
                <w:rFonts w:hint="eastAsia"/>
              </w:rPr>
              <w:t>流程优化</w:t>
            </w:r>
          </w:p>
        </w:tc>
        <w:tc>
          <w:tcPr>
            <w:tcW w:w="1146" w:type="pct"/>
            <w:vMerge w:val="restart"/>
            <w:vAlign w:val="center"/>
          </w:tcPr>
          <w:p w14:paraId="4C5EC60A">
            <w:pPr>
              <w:pStyle w:val="30"/>
            </w:pPr>
          </w:p>
        </w:tc>
        <w:tc>
          <w:tcPr>
            <w:tcW w:w="240" w:type="pct"/>
            <w:vMerge w:val="continue"/>
            <w:vAlign w:val="center"/>
          </w:tcPr>
          <w:p w14:paraId="6AE050D6">
            <w:pPr>
              <w:pStyle w:val="30"/>
            </w:pPr>
          </w:p>
        </w:tc>
        <w:tc>
          <w:tcPr>
            <w:tcW w:w="240" w:type="pct"/>
            <w:vMerge w:val="continue"/>
            <w:vAlign w:val="center"/>
          </w:tcPr>
          <w:p w14:paraId="3A8A0E77">
            <w:pPr>
              <w:pStyle w:val="30"/>
            </w:pPr>
          </w:p>
        </w:tc>
        <w:tc>
          <w:tcPr>
            <w:tcW w:w="258" w:type="pct"/>
            <w:vMerge w:val="continue"/>
            <w:vAlign w:val="center"/>
          </w:tcPr>
          <w:p w14:paraId="5D59B449">
            <w:pPr>
              <w:pStyle w:val="30"/>
            </w:pPr>
          </w:p>
        </w:tc>
        <w:tc>
          <w:tcPr>
            <w:tcW w:w="343" w:type="pct"/>
            <w:vAlign w:val="center"/>
          </w:tcPr>
          <w:p w14:paraId="5566322E">
            <w:pPr>
              <w:pStyle w:val="30"/>
            </w:pPr>
            <w:r>
              <w:rPr>
                <w:rFonts w:hint="eastAsia"/>
              </w:rPr>
              <w:t>6.1.2.1</w:t>
            </w:r>
          </w:p>
        </w:tc>
      </w:tr>
      <w:tr w14:paraId="240C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DF3F789">
            <w:pPr>
              <w:pStyle w:val="30"/>
            </w:pPr>
            <w:r>
              <w:rPr>
                <w:rFonts w:hint="eastAsia"/>
              </w:rPr>
              <w:t>65</w:t>
            </w:r>
          </w:p>
        </w:tc>
        <w:tc>
          <w:tcPr>
            <w:tcW w:w="240" w:type="pct"/>
            <w:vMerge w:val="continue"/>
            <w:vAlign w:val="center"/>
          </w:tcPr>
          <w:p w14:paraId="036BFDBE">
            <w:pPr>
              <w:pStyle w:val="30"/>
            </w:pPr>
          </w:p>
        </w:tc>
        <w:tc>
          <w:tcPr>
            <w:tcW w:w="570" w:type="pct"/>
            <w:vMerge w:val="continue"/>
            <w:vAlign w:val="center"/>
          </w:tcPr>
          <w:p w14:paraId="60F213A0">
            <w:pPr>
              <w:pStyle w:val="30"/>
            </w:pPr>
          </w:p>
        </w:tc>
        <w:tc>
          <w:tcPr>
            <w:tcW w:w="816" w:type="pct"/>
            <w:vAlign w:val="center"/>
          </w:tcPr>
          <w:p w14:paraId="41E7C468">
            <w:pPr>
              <w:pStyle w:val="30"/>
            </w:pPr>
            <w:r>
              <w:rPr>
                <w:rFonts w:hint="eastAsia"/>
              </w:rPr>
              <w:t>投资计划年中调整</w:t>
            </w:r>
          </w:p>
        </w:tc>
        <w:tc>
          <w:tcPr>
            <w:tcW w:w="942" w:type="pct"/>
            <w:vMerge w:val="continue"/>
            <w:vAlign w:val="center"/>
          </w:tcPr>
          <w:p w14:paraId="7366971B">
            <w:pPr>
              <w:pStyle w:val="30"/>
            </w:pPr>
          </w:p>
        </w:tc>
        <w:tc>
          <w:tcPr>
            <w:tcW w:w="1146" w:type="pct"/>
            <w:vMerge w:val="continue"/>
            <w:vAlign w:val="center"/>
          </w:tcPr>
          <w:p w14:paraId="41BFD208">
            <w:pPr>
              <w:pStyle w:val="30"/>
            </w:pPr>
          </w:p>
        </w:tc>
        <w:tc>
          <w:tcPr>
            <w:tcW w:w="240" w:type="pct"/>
            <w:vMerge w:val="continue"/>
            <w:vAlign w:val="center"/>
          </w:tcPr>
          <w:p w14:paraId="76E9540B">
            <w:pPr>
              <w:pStyle w:val="30"/>
            </w:pPr>
          </w:p>
        </w:tc>
        <w:tc>
          <w:tcPr>
            <w:tcW w:w="240" w:type="pct"/>
            <w:vMerge w:val="continue"/>
            <w:vAlign w:val="center"/>
          </w:tcPr>
          <w:p w14:paraId="704A33B6">
            <w:pPr>
              <w:pStyle w:val="30"/>
            </w:pPr>
          </w:p>
        </w:tc>
        <w:tc>
          <w:tcPr>
            <w:tcW w:w="258" w:type="pct"/>
            <w:vMerge w:val="continue"/>
            <w:vAlign w:val="center"/>
          </w:tcPr>
          <w:p w14:paraId="69AEC7EC">
            <w:pPr>
              <w:pStyle w:val="30"/>
            </w:pPr>
          </w:p>
        </w:tc>
        <w:tc>
          <w:tcPr>
            <w:tcW w:w="343" w:type="pct"/>
            <w:vAlign w:val="center"/>
          </w:tcPr>
          <w:p w14:paraId="71389DD8">
            <w:pPr>
              <w:pStyle w:val="30"/>
            </w:pPr>
            <w:r>
              <w:rPr>
                <w:rFonts w:hint="eastAsia"/>
              </w:rPr>
              <w:t>6.1.2.1</w:t>
            </w:r>
          </w:p>
        </w:tc>
      </w:tr>
      <w:tr w14:paraId="0012B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0A6529A6">
            <w:pPr>
              <w:pStyle w:val="30"/>
            </w:pPr>
            <w:r>
              <w:rPr>
                <w:rFonts w:hint="eastAsia"/>
              </w:rPr>
              <w:t>66</w:t>
            </w:r>
          </w:p>
        </w:tc>
        <w:tc>
          <w:tcPr>
            <w:tcW w:w="240" w:type="pct"/>
            <w:vMerge w:val="continue"/>
            <w:vAlign w:val="center"/>
          </w:tcPr>
          <w:p w14:paraId="65FB6A04">
            <w:pPr>
              <w:pStyle w:val="30"/>
            </w:pPr>
          </w:p>
        </w:tc>
        <w:tc>
          <w:tcPr>
            <w:tcW w:w="570" w:type="pct"/>
            <w:vMerge w:val="continue"/>
            <w:vAlign w:val="center"/>
          </w:tcPr>
          <w:p w14:paraId="791F1BCD">
            <w:pPr>
              <w:pStyle w:val="30"/>
            </w:pPr>
          </w:p>
        </w:tc>
        <w:tc>
          <w:tcPr>
            <w:tcW w:w="816" w:type="pct"/>
            <w:vAlign w:val="center"/>
          </w:tcPr>
          <w:p w14:paraId="397A8D72">
            <w:pPr>
              <w:pStyle w:val="30"/>
            </w:pPr>
            <w:r>
              <w:rPr>
                <w:rFonts w:hint="eastAsia"/>
              </w:rPr>
              <w:t>年度投资执行情况</w:t>
            </w:r>
          </w:p>
        </w:tc>
        <w:tc>
          <w:tcPr>
            <w:tcW w:w="942" w:type="pct"/>
            <w:vMerge w:val="continue"/>
            <w:vAlign w:val="center"/>
          </w:tcPr>
          <w:p w14:paraId="2D911F90">
            <w:pPr>
              <w:pStyle w:val="30"/>
            </w:pPr>
          </w:p>
        </w:tc>
        <w:tc>
          <w:tcPr>
            <w:tcW w:w="1146" w:type="pct"/>
            <w:vMerge w:val="continue"/>
            <w:vAlign w:val="center"/>
          </w:tcPr>
          <w:p w14:paraId="3374A64A">
            <w:pPr>
              <w:pStyle w:val="30"/>
            </w:pPr>
          </w:p>
        </w:tc>
        <w:tc>
          <w:tcPr>
            <w:tcW w:w="240" w:type="pct"/>
            <w:vMerge w:val="continue"/>
            <w:vAlign w:val="center"/>
          </w:tcPr>
          <w:p w14:paraId="1D1C2998">
            <w:pPr>
              <w:pStyle w:val="30"/>
            </w:pPr>
          </w:p>
        </w:tc>
        <w:tc>
          <w:tcPr>
            <w:tcW w:w="240" w:type="pct"/>
            <w:vMerge w:val="continue"/>
            <w:vAlign w:val="center"/>
          </w:tcPr>
          <w:p w14:paraId="5C747559">
            <w:pPr>
              <w:pStyle w:val="30"/>
            </w:pPr>
          </w:p>
        </w:tc>
        <w:tc>
          <w:tcPr>
            <w:tcW w:w="258" w:type="pct"/>
            <w:vMerge w:val="continue"/>
            <w:vAlign w:val="center"/>
          </w:tcPr>
          <w:p w14:paraId="7AC6BBF5">
            <w:pPr>
              <w:pStyle w:val="30"/>
            </w:pPr>
          </w:p>
        </w:tc>
        <w:tc>
          <w:tcPr>
            <w:tcW w:w="343" w:type="pct"/>
            <w:vAlign w:val="center"/>
          </w:tcPr>
          <w:p w14:paraId="3525A409">
            <w:pPr>
              <w:pStyle w:val="30"/>
            </w:pPr>
            <w:r>
              <w:rPr>
                <w:rFonts w:hint="eastAsia"/>
              </w:rPr>
              <w:t>6.1.2.1</w:t>
            </w:r>
          </w:p>
        </w:tc>
      </w:tr>
      <w:tr w14:paraId="2B6D2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8AFEE66">
            <w:pPr>
              <w:pStyle w:val="30"/>
            </w:pPr>
            <w:r>
              <w:rPr>
                <w:rFonts w:hint="eastAsia"/>
              </w:rPr>
              <w:t>67</w:t>
            </w:r>
          </w:p>
        </w:tc>
        <w:tc>
          <w:tcPr>
            <w:tcW w:w="240" w:type="pct"/>
            <w:vMerge w:val="continue"/>
            <w:vAlign w:val="center"/>
          </w:tcPr>
          <w:p w14:paraId="4059A08A">
            <w:pPr>
              <w:pStyle w:val="30"/>
            </w:pPr>
          </w:p>
        </w:tc>
        <w:tc>
          <w:tcPr>
            <w:tcW w:w="570" w:type="pct"/>
            <w:vMerge w:val="continue"/>
            <w:vAlign w:val="center"/>
          </w:tcPr>
          <w:p w14:paraId="49709B4F">
            <w:pPr>
              <w:pStyle w:val="30"/>
            </w:pPr>
          </w:p>
        </w:tc>
        <w:tc>
          <w:tcPr>
            <w:tcW w:w="816" w:type="pct"/>
            <w:vAlign w:val="center"/>
          </w:tcPr>
          <w:p w14:paraId="000302FD">
            <w:pPr>
              <w:pStyle w:val="30"/>
            </w:pPr>
            <w:r>
              <w:rPr>
                <w:rFonts w:hint="eastAsia"/>
              </w:rPr>
              <w:t>年度投资计划</w:t>
            </w:r>
          </w:p>
        </w:tc>
        <w:tc>
          <w:tcPr>
            <w:tcW w:w="942" w:type="pct"/>
            <w:vMerge w:val="restart"/>
            <w:vAlign w:val="center"/>
          </w:tcPr>
          <w:p w14:paraId="0E965CDC">
            <w:pPr>
              <w:pStyle w:val="30"/>
            </w:pPr>
            <w:r>
              <w:rPr>
                <w:rFonts w:hint="eastAsia"/>
              </w:rPr>
              <w:t>填报优化</w:t>
            </w:r>
          </w:p>
        </w:tc>
        <w:tc>
          <w:tcPr>
            <w:tcW w:w="1146" w:type="pct"/>
            <w:vMerge w:val="restart"/>
            <w:vAlign w:val="center"/>
          </w:tcPr>
          <w:p w14:paraId="39751933">
            <w:pPr>
              <w:pStyle w:val="30"/>
            </w:pPr>
          </w:p>
        </w:tc>
        <w:tc>
          <w:tcPr>
            <w:tcW w:w="240" w:type="pct"/>
            <w:vMerge w:val="continue"/>
            <w:vAlign w:val="center"/>
          </w:tcPr>
          <w:p w14:paraId="5C548072">
            <w:pPr>
              <w:pStyle w:val="30"/>
            </w:pPr>
          </w:p>
        </w:tc>
        <w:tc>
          <w:tcPr>
            <w:tcW w:w="240" w:type="pct"/>
            <w:vMerge w:val="continue"/>
            <w:vAlign w:val="center"/>
          </w:tcPr>
          <w:p w14:paraId="30D07F84">
            <w:pPr>
              <w:pStyle w:val="30"/>
            </w:pPr>
          </w:p>
        </w:tc>
        <w:tc>
          <w:tcPr>
            <w:tcW w:w="258" w:type="pct"/>
            <w:vMerge w:val="continue"/>
            <w:vAlign w:val="center"/>
          </w:tcPr>
          <w:p w14:paraId="49B8A639">
            <w:pPr>
              <w:pStyle w:val="30"/>
            </w:pPr>
          </w:p>
        </w:tc>
        <w:tc>
          <w:tcPr>
            <w:tcW w:w="343" w:type="pct"/>
            <w:vAlign w:val="center"/>
          </w:tcPr>
          <w:p w14:paraId="4BCDA62F">
            <w:pPr>
              <w:pStyle w:val="30"/>
            </w:pPr>
            <w:r>
              <w:rPr>
                <w:rFonts w:hint="eastAsia"/>
              </w:rPr>
              <w:t>6.1.2.1</w:t>
            </w:r>
          </w:p>
        </w:tc>
      </w:tr>
      <w:tr w14:paraId="057DD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1638D8D7">
            <w:pPr>
              <w:pStyle w:val="30"/>
            </w:pPr>
            <w:r>
              <w:rPr>
                <w:rFonts w:hint="eastAsia"/>
              </w:rPr>
              <w:t>68</w:t>
            </w:r>
          </w:p>
        </w:tc>
        <w:tc>
          <w:tcPr>
            <w:tcW w:w="240" w:type="pct"/>
            <w:vMerge w:val="continue"/>
            <w:vAlign w:val="center"/>
          </w:tcPr>
          <w:p w14:paraId="1DE366E1">
            <w:pPr>
              <w:pStyle w:val="30"/>
            </w:pPr>
          </w:p>
        </w:tc>
        <w:tc>
          <w:tcPr>
            <w:tcW w:w="570" w:type="pct"/>
            <w:vMerge w:val="continue"/>
            <w:vAlign w:val="center"/>
          </w:tcPr>
          <w:p w14:paraId="37EE971C">
            <w:pPr>
              <w:pStyle w:val="30"/>
            </w:pPr>
          </w:p>
        </w:tc>
        <w:tc>
          <w:tcPr>
            <w:tcW w:w="816" w:type="pct"/>
            <w:vAlign w:val="center"/>
          </w:tcPr>
          <w:p w14:paraId="5727F10D">
            <w:pPr>
              <w:pStyle w:val="30"/>
            </w:pPr>
            <w:r>
              <w:rPr>
                <w:rFonts w:hint="eastAsia"/>
              </w:rPr>
              <w:t>投资计划年中调整</w:t>
            </w:r>
          </w:p>
        </w:tc>
        <w:tc>
          <w:tcPr>
            <w:tcW w:w="942" w:type="pct"/>
            <w:vMerge w:val="continue"/>
            <w:vAlign w:val="center"/>
          </w:tcPr>
          <w:p w14:paraId="32575E6F">
            <w:pPr>
              <w:pStyle w:val="30"/>
            </w:pPr>
          </w:p>
        </w:tc>
        <w:tc>
          <w:tcPr>
            <w:tcW w:w="1146" w:type="pct"/>
            <w:vMerge w:val="continue"/>
            <w:vAlign w:val="center"/>
          </w:tcPr>
          <w:p w14:paraId="5CCE9294">
            <w:pPr>
              <w:pStyle w:val="30"/>
            </w:pPr>
          </w:p>
        </w:tc>
        <w:tc>
          <w:tcPr>
            <w:tcW w:w="240" w:type="pct"/>
            <w:vMerge w:val="continue"/>
            <w:vAlign w:val="center"/>
          </w:tcPr>
          <w:p w14:paraId="7BDA11D3">
            <w:pPr>
              <w:pStyle w:val="30"/>
            </w:pPr>
          </w:p>
        </w:tc>
        <w:tc>
          <w:tcPr>
            <w:tcW w:w="240" w:type="pct"/>
            <w:vMerge w:val="continue"/>
            <w:vAlign w:val="center"/>
          </w:tcPr>
          <w:p w14:paraId="77EAD897">
            <w:pPr>
              <w:pStyle w:val="30"/>
            </w:pPr>
          </w:p>
        </w:tc>
        <w:tc>
          <w:tcPr>
            <w:tcW w:w="258" w:type="pct"/>
            <w:vMerge w:val="continue"/>
            <w:vAlign w:val="center"/>
          </w:tcPr>
          <w:p w14:paraId="07840C53">
            <w:pPr>
              <w:pStyle w:val="30"/>
            </w:pPr>
          </w:p>
        </w:tc>
        <w:tc>
          <w:tcPr>
            <w:tcW w:w="343" w:type="pct"/>
            <w:vAlign w:val="center"/>
          </w:tcPr>
          <w:p w14:paraId="6FD97C2E">
            <w:pPr>
              <w:pStyle w:val="30"/>
            </w:pPr>
            <w:r>
              <w:rPr>
                <w:rFonts w:hint="eastAsia"/>
              </w:rPr>
              <w:t>6.1.2.1</w:t>
            </w:r>
          </w:p>
        </w:tc>
      </w:tr>
      <w:tr w14:paraId="73593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84B9850">
            <w:pPr>
              <w:pStyle w:val="30"/>
            </w:pPr>
            <w:r>
              <w:rPr>
                <w:rFonts w:hint="eastAsia"/>
              </w:rPr>
              <w:t>69</w:t>
            </w:r>
          </w:p>
        </w:tc>
        <w:tc>
          <w:tcPr>
            <w:tcW w:w="240" w:type="pct"/>
            <w:vMerge w:val="continue"/>
            <w:vAlign w:val="center"/>
          </w:tcPr>
          <w:p w14:paraId="171F186C">
            <w:pPr>
              <w:pStyle w:val="30"/>
            </w:pPr>
          </w:p>
        </w:tc>
        <w:tc>
          <w:tcPr>
            <w:tcW w:w="570" w:type="pct"/>
            <w:vMerge w:val="continue"/>
            <w:vAlign w:val="center"/>
          </w:tcPr>
          <w:p w14:paraId="1EF8952B">
            <w:pPr>
              <w:pStyle w:val="30"/>
            </w:pPr>
          </w:p>
        </w:tc>
        <w:tc>
          <w:tcPr>
            <w:tcW w:w="816" w:type="pct"/>
            <w:vAlign w:val="center"/>
          </w:tcPr>
          <w:p w14:paraId="417F535C">
            <w:pPr>
              <w:pStyle w:val="30"/>
            </w:pPr>
            <w:r>
              <w:rPr>
                <w:rFonts w:hint="eastAsia"/>
              </w:rPr>
              <w:t>年度投资执行情况</w:t>
            </w:r>
          </w:p>
        </w:tc>
        <w:tc>
          <w:tcPr>
            <w:tcW w:w="942" w:type="pct"/>
            <w:vMerge w:val="continue"/>
            <w:vAlign w:val="center"/>
          </w:tcPr>
          <w:p w14:paraId="4CADC7DD">
            <w:pPr>
              <w:pStyle w:val="30"/>
            </w:pPr>
          </w:p>
        </w:tc>
        <w:tc>
          <w:tcPr>
            <w:tcW w:w="1146" w:type="pct"/>
            <w:vMerge w:val="continue"/>
            <w:vAlign w:val="center"/>
          </w:tcPr>
          <w:p w14:paraId="41D94226">
            <w:pPr>
              <w:pStyle w:val="30"/>
            </w:pPr>
          </w:p>
        </w:tc>
        <w:tc>
          <w:tcPr>
            <w:tcW w:w="240" w:type="pct"/>
            <w:vMerge w:val="continue"/>
            <w:vAlign w:val="center"/>
          </w:tcPr>
          <w:p w14:paraId="46CB95FA">
            <w:pPr>
              <w:pStyle w:val="30"/>
            </w:pPr>
          </w:p>
        </w:tc>
        <w:tc>
          <w:tcPr>
            <w:tcW w:w="240" w:type="pct"/>
            <w:vMerge w:val="continue"/>
            <w:vAlign w:val="center"/>
          </w:tcPr>
          <w:p w14:paraId="0B45806C">
            <w:pPr>
              <w:pStyle w:val="30"/>
            </w:pPr>
          </w:p>
        </w:tc>
        <w:tc>
          <w:tcPr>
            <w:tcW w:w="258" w:type="pct"/>
            <w:vMerge w:val="continue"/>
            <w:vAlign w:val="center"/>
          </w:tcPr>
          <w:p w14:paraId="045C7898">
            <w:pPr>
              <w:pStyle w:val="30"/>
            </w:pPr>
          </w:p>
        </w:tc>
        <w:tc>
          <w:tcPr>
            <w:tcW w:w="343" w:type="pct"/>
            <w:vAlign w:val="center"/>
          </w:tcPr>
          <w:p w14:paraId="6A8B0C06">
            <w:pPr>
              <w:pStyle w:val="30"/>
            </w:pPr>
            <w:r>
              <w:rPr>
                <w:rFonts w:hint="eastAsia"/>
              </w:rPr>
              <w:t>6.1.2.1</w:t>
            </w:r>
          </w:p>
        </w:tc>
      </w:tr>
      <w:tr w14:paraId="0B6471F8">
        <w:tblPrEx>
          <w:tblCellMar>
            <w:top w:w="0" w:type="dxa"/>
            <w:left w:w="108" w:type="dxa"/>
            <w:bottom w:w="0" w:type="dxa"/>
            <w:right w:w="108" w:type="dxa"/>
          </w:tblCellMar>
        </w:tblPrEx>
        <w:trPr>
          <w:trHeight w:val="270" w:hRule="atLeast"/>
          <w:jc w:val="center"/>
        </w:trPr>
        <w:tc>
          <w:tcPr>
            <w:tcW w:w="199" w:type="pct"/>
            <w:vAlign w:val="center"/>
          </w:tcPr>
          <w:p w14:paraId="4026D45D">
            <w:pPr>
              <w:pStyle w:val="30"/>
            </w:pPr>
            <w:r>
              <w:rPr>
                <w:rFonts w:hint="eastAsia"/>
              </w:rPr>
              <w:t>70</w:t>
            </w:r>
          </w:p>
        </w:tc>
        <w:tc>
          <w:tcPr>
            <w:tcW w:w="240" w:type="pct"/>
            <w:vMerge w:val="restart"/>
            <w:vAlign w:val="center"/>
          </w:tcPr>
          <w:p w14:paraId="2CADC708">
            <w:pPr>
              <w:pStyle w:val="30"/>
            </w:pPr>
            <w:r>
              <w:rPr>
                <w:rFonts w:hint="eastAsia"/>
              </w:rPr>
              <w:t>市属国企投资基金信息子系统</w:t>
            </w:r>
          </w:p>
        </w:tc>
        <w:tc>
          <w:tcPr>
            <w:tcW w:w="570" w:type="pct"/>
            <w:vMerge w:val="restart"/>
            <w:vAlign w:val="center"/>
          </w:tcPr>
          <w:p w14:paraId="21B9502E">
            <w:pPr>
              <w:pStyle w:val="30"/>
            </w:pPr>
            <w:r>
              <w:rPr>
                <w:rFonts w:hint="eastAsia"/>
              </w:rPr>
              <w:t>数据上报（填报端）</w:t>
            </w:r>
          </w:p>
        </w:tc>
        <w:tc>
          <w:tcPr>
            <w:tcW w:w="816" w:type="pct"/>
            <w:vMerge w:val="restart"/>
            <w:noWrap/>
            <w:vAlign w:val="center"/>
          </w:tcPr>
          <w:p w14:paraId="5D45B91E">
            <w:pPr>
              <w:pStyle w:val="30"/>
            </w:pPr>
            <w:r>
              <w:rPr>
                <w:rFonts w:hint="eastAsia"/>
              </w:rPr>
              <w:t>实控基金信息报送</w:t>
            </w:r>
          </w:p>
        </w:tc>
        <w:tc>
          <w:tcPr>
            <w:tcW w:w="942" w:type="pct"/>
            <w:vMerge w:val="restart"/>
            <w:noWrap/>
            <w:vAlign w:val="center"/>
          </w:tcPr>
          <w:p w14:paraId="56DBADE1">
            <w:pPr>
              <w:pStyle w:val="30"/>
            </w:pPr>
            <w:r>
              <w:rPr>
                <w:rFonts w:hint="eastAsia"/>
              </w:rPr>
              <w:t>GP基金报送信息管理</w:t>
            </w:r>
          </w:p>
        </w:tc>
        <w:tc>
          <w:tcPr>
            <w:tcW w:w="1146" w:type="pct"/>
            <w:noWrap/>
            <w:vAlign w:val="center"/>
          </w:tcPr>
          <w:p w14:paraId="44AA85DA">
            <w:pPr>
              <w:pStyle w:val="30"/>
            </w:pPr>
            <w:r>
              <w:rPr>
                <w:rFonts w:hint="eastAsia"/>
              </w:rPr>
              <w:t>批量导入</w:t>
            </w:r>
          </w:p>
        </w:tc>
        <w:tc>
          <w:tcPr>
            <w:tcW w:w="240" w:type="pct"/>
            <w:vMerge w:val="restart"/>
            <w:vAlign w:val="center"/>
          </w:tcPr>
          <w:p w14:paraId="5CDDD25D">
            <w:pPr>
              <w:pStyle w:val="30"/>
            </w:pPr>
            <w:r>
              <w:rPr>
                <w:rFonts w:hint="eastAsia"/>
              </w:rPr>
              <w:t>1.5</w:t>
            </w:r>
          </w:p>
        </w:tc>
        <w:tc>
          <w:tcPr>
            <w:tcW w:w="240" w:type="pct"/>
            <w:vMerge w:val="restart"/>
            <w:vAlign w:val="center"/>
          </w:tcPr>
          <w:p w14:paraId="44DC0F47">
            <w:pPr>
              <w:pStyle w:val="30"/>
            </w:pPr>
            <w:r>
              <w:rPr>
                <w:rFonts w:hint="eastAsia"/>
              </w:rPr>
              <w:t>2.5</w:t>
            </w:r>
          </w:p>
        </w:tc>
        <w:tc>
          <w:tcPr>
            <w:tcW w:w="258" w:type="pct"/>
            <w:vMerge w:val="restart"/>
            <w:vAlign w:val="center"/>
          </w:tcPr>
          <w:p w14:paraId="4942FA4C">
            <w:pPr>
              <w:pStyle w:val="30"/>
            </w:pPr>
            <w:r>
              <w:rPr>
                <w:rFonts w:hint="eastAsia"/>
              </w:rPr>
              <w:t>3.75</w:t>
            </w:r>
          </w:p>
        </w:tc>
        <w:tc>
          <w:tcPr>
            <w:tcW w:w="343" w:type="pct"/>
            <w:vAlign w:val="center"/>
          </w:tcPr>
          <w:p w14:paraId="298917D8">
            <w:pPr>
              <w:pStyle w:val="30"/>
            </w:pPr>
            <w:r>
              <w:rPr>
                <w:rFonts w:hint="eastAsia"/>
              </w:rPr>
              <w:t>6.1.3.1</w:t>
            </w:r>
          </w:p>
        </w:tc>
      </w:tr>
      <w:tr w14:paraId="4C867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774E8EC">
            <w:pPr>
              <w:pStyle w:val="30"/>
            </w:pPr>
            <w:r>
              <w:rPr>
                <w:rFonts w:hint="eastAsia"/>
              </w:rPr>
              <w:t>71</w:t>
            </w:r>
          </w:p>
        </w:tc>
        <w:tc>
          <w:tcPr>
            <w:tcW w:w="240" w:type="pct"/>
            <w:vMerge w:val="continue"/>
            <w:vAlign w:val="center"/>
          </w:tcPr>
          <w:p w14:paraId="4B18778E">
            <w:pPr>
              <w:pStyle w:val="30"/>
            </w:pPr>
          </w:p>
        </w:tc>
        <w:tc>
          <w:tcPr>
            <w:tcW w:w="570" w:type="pct"/>
            <w:vMerge w:val="continue"/>
            <w:vAlign w:val="center"/>
          </w:tcPr>
          <w:p w14:paraId="04AF69EA">
            <w:pPr>
              <w:pStyle w:val="30"/>
            </w:pPr>
          </w:p>
        </w:tc>
        <w:tc>
          <w:tcPr>
            <w:tcW w:w="816" w:type="pct"/>
            <w:vMerge w:val="continue"/>
            <w:noWrap/>
            <w:vAlign w:val="center"/>
          </w:tcPr>
          <w:p w14:paraId="587EFBFD">
            <w:pPr>
              <w:pStyle w:val="30"/>
            </w:pPr>
          </w:p>
        </w:tc>
        <w:tc>
          <w:tcPr>
            <w:tcW w:w="942" w:type="pct"/>
            <w:vMerge w:val="continue"/>
            <w:noWrap/>
            <w:vAlign w:val="center"/>
          </w:tcPr>
          <w:p w14:paraId="1A960BC7">
            <w:pPr>
              <w:pStyle w:val="30"/>
            </w:pPr>
          </w:p>
        </w:tc>
        <w:tc>
          <w:tcPr>
            <w:tcW w:w="1146" w:type="pct"/>
            <w:noWrap/>
            <w:vAlign w:val="center"/>
          </w:tcPr>
          <w:p w14:paraId="094E963B">
            <w:pPr>
              <w:pStyle w:val="30"/>
            </w:pPr>
            <w:r>
              <w:rPr>
                <w:rFonts w:hint="eastAsia"/>
              </w:rPr>
              <w:t>本期未报清单</w:t>
            </w:r>
          </w:p>
        </w:tc>
        <w:tc>
          <w:tcPr>
            <w:tcW w:w="240" w:type="pct"/>
            <w:vMerge w:val="continue"/>
            <w:vAlign w:val="center"/>
          </w:tcPr>
          <w:p w14:paraId="26E60D1B">
            <w:pPr>
              <w:pStyle w:val="30"/>
            </w:pPr>
          </w:p>
        </w:tc>
        <w:tc>
          <w:tcPr>
            <w:tcW w:w="240" w:type="pct"/>
            <w:vMerge w:val="continue"/>
            <w:vAlign w:val="center"/>
          </w:tcPr>
          <w:p w14:paraId="62919D13">
            <w:pPr>
              <w:pStyle w:val="30"/>
            </w:pPr>
          </w:p>
        </w:tc>
        <w:tc>
          <w:tcPr>
            <w:tcW w:w="258" w:type="pct"/>
            <w:vMerge w:val="continue"/>
            <w:vAlign w:val="center"/>
          </w:tcPr>
          <w:p w14:paraId="0743BAB2">
            <w:pPr>
              <w:pStyle w:val="30"/>
            </w:pPr>
          </w:p>
        </w:tc>
        <w:tc>
          <w:tcPr>
            <w:tcW w:w="343" w:type="pct"/>
            <w:vAlign w:val="center"/>
          </w:tcPr>
          <w:p w14:paraId="4C5DFB81">
            <w:pPr>
              <w:pStyle w:val="30"/>
            </w:pPr>
            <w:r>
              <w:rPr>
                <w:rFonts w:hint="eastAsia"/>
              </w:rPr>
              <w:t>6.1.3.1</w:t>
            </w:r>
          </w:p>
        </w:tc>
      </w:tr>
      <w:tr w14:paraId="6B428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C99F379">
            <w:pPr>
              <w:pStyle w:val="30"/>
            </w:pPr>
            <w:r>
              <w:rPr>
                <w:rFonts w:hint="eastAsia"/>
              </w:rPr>
              <w:t>72</w:t>
            </w:r>
          </w:p>
        </w:tc>
        <w:tc>
          <w:tcPr>
            <w:tcW w:w="240" w:type="pct"/>
            <w:vMerge w:val="continue"/>
            <w:vAlign w:val="center"/>
          </w:tcPr>
          <w:p w14:paraId="191E3FA7">
            <w:pPr>
              <w:pStyle w:val="30"/>
            </w:pPr>
          </w:p>
        </w:tc>
        <w:tc>
          <w:tcPr>
            <w:tcW w:w="570" w:type="pct"/>
            <w:vMerge w:val="continue"/>
            <w:vAlign w:val="center"/>
          </w:tcPr>
          <w:p w14:paraId="387CA337">
            <w:pPr>
              <w:pStyle w:val="30"/>
            </w:pPr>
          </w:p>
        </w:tc>
        <w:tc>
          <w:tcPr>
            <w:tcW w:w="816" w:type="pct"/>
            <w:vMerge w:val="continue"/>
            <w:noWrap/>
            <w:vAlign w:val="center"/>
          </w:tcPr>
          <w:p w14:paraId="208E3BA4">
            <w:pPr>
              <w:pStyle w:val="30"/>
            </w:pPr>
          </w:p>
        </w:tc>
        <w:tc>
          <w:tcPr>
            <w:tcW w:w="942" w:type="pct"/>
            <w:vMerge w:val="continue"/>
            <w:noWrap/>
            <w:vAlign w:val="center"/>
          </w:tcPr>
          <w:p w14:paraId="0B92C112">
            <w:pPr>
              <w:pStyle w:val="30"/>
            </w:pPr>
          </w:p>
        </w:tc>
        <w:tc>
          <w:tcPr>
            <w:tcW w:w="1146" w:type="pct"/>
            <w:noWrap/>
            <w:vAlign w:val="center"/>
          </w:tcPr>
          <w:p w14:paraId="180595C0">
            <w:pPr>
              <w:pStyle w:val="30"/>
            </w:pPr>
            <w:r>
              <w:rPr>
                <w:rFonts w:hint="eastAsia"/>
              </w:rPr>
              <w:t>上一填报期参考数据导出</w:t>
            </w:r>
          </w:p>
        </w:tc>
        <w:tc>
          <w:tcPr>
            <w:tcW w:w="240" w:type="pct"/>
            <w:vMerge w:val="continue"/>
            <w:vAlign w:val="center"/>
          </w:tcPr>
          <w:p w14:paraId="294EA1CC">
            <w:pPr>
              <w:pStyle w:val="30"/>
            </w:pPr>
          </w:p>
        </w:tc>
        <w:tc>
          <w:tcPr>
            <w:tcW w:w="240" w:type="pct"/>
            <w:vMerge w:val="continue"/>
            <w:vAlign w:val="center"/>
          </w:tcPr>
          <w:p w14:paraId="48A1C7AE">
            <w:pPr>
              <w:pStyle w:val="30"/>
            </w:pPr>
          </w:p>
        </w:tc>
        <w:tc>
          <w:tcPr>
            <w:tcW w:w="258" w:type="pct"/>
            <w:vMerge w:val="continue"/>
            <w:vAlign w:val="center"/>
          </w:tcPr>
          <w:p w14:paraId="01763D60">
            <w:pPr>
              <w:pStyle w:val="30"/>
            </w:pPr>
          </w:p>
        </w:tc>
        <w:tc>
          <w:tcPr>
            <w:tcW w:w="343" w:type="pct"/>
            <w:vAlign w:val="center"/>
          </w:tcPr>
          <w:p w14:paraId="301D3337">
            <w:pPr>
              <w:pStyle w:val="30"/>
            </w:pPr>
            <w:r>
              <w:rPr>
                <w:rFonts w:hint="eastAsia"/>
              </w:rPr>
              <w:t>6.1.3.1</w:t>
            </w:r>
          </w:p>
        </w:tc>
      </w:tr>
      <w:tr w14:paraId="1D77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7227C5C0">
            <w:pPr>
              <w:pStyle w:val="30"/>
            </w:pPr>
            <w:r>
              <w:rPr>
                <w:rFonts w:hint="eastAsia"/>
              </w:rPr>
              <w:t>73</w:t>
            </w:r>
          </w:p>
        </w:tc>
        <w:tc>
          <w:tcPr>
            <w:tcW w:w="240" w:type="pct"/>
            <w:vMerge w:val="continue"/>
            <w:vAlign w:val="center"/>
          </w:tcPr>
          <w:p w14:paraId="7ADA43C4">
            <w:pPr>
              <w:pStyle w:val="30"/>
            </w:pPr>
          </w:p>
        </w:tc>
        <w:tc>
          <w:tcPr>
            <w:tcW w:w="570" w:type="pct"/>
            <w:vMerge w:val="continue"/>
            <w:vAlign w:val="center"/>
          </w:tcPr>
          <w:p w14:paraId="2266C17F">
            <w:pPr>
              <w:pStyle w:val="30"/>
            </w:pPr>
          </w:p>
        </w:tc>
        <w:tc>
          <w:tcPr>
            <w:tcW w:w="816" w:type="pct"/>
            <w:vMerge w:val="continue"/>
            <w:noWrap/>
            <w:vAlign w:val="center"/>
          </w:tcPr>
          <w:p w14:paraId="5B19F263">
            <w:pPr>
              <w:pStyle w:val="30"/>
            </w:pPr>
          </w:p>
        </w:tc>
        <w:tc>
          <w:tcPr>
            <w:tcW w:w="942" w:type="pct"/>
            <w:vMerge w:val="continue"/>
            <w:noWrap/>
            <w:vAlign w:val="center"/>
          </w:tcPr>
          <w:p w14:paraId="0D74A439">
            <w:pPr>
              <w:pStyle w:val="30"/>
            </w:pPr>
          </w:p>
        </w:tc>
        <w:tc>
          <w:tcPr>
            <w:tcW w:w="1146" w:type="pct"/>
            <w:noWrap/>
            <w:vAlign w:val="center"/>
          </w:tcPr>
          <w:p w14:paraId="4ECCD388">
            <w:pPr>
              <w:pStyle w:val="30"/>
            </w:pPr>
            <w:r>
              <w:rPr>
                <w:rFonts w:hint="eastAsia"/>
              </w:rPr>
              <w:t>本期填报数据导出</w:t>
            </w:r>
          </w:p>
        </w:tc>
        <w:tc>
          <w:tcPr>
            <w:tcW w:w="240" w:type="pct"/>
            <w:vMerge w:val="continue"/>
            <w:vAlign w:val="center"/>
          </w:tcPr>
          <w:p w14:paraId="22DBE46C">
            <w:pPr>
              <w:pStyle w:val="30"/>
            </w:pPr>
          </w:p>
        </w:tc>
        <w:tc>
          <w:tcPr>
            <w:tcW w:w="240" w:type="pct"/>
            <w:vMerge w:val="continue"/>
            <w:vAlign w:val="center"/>
          </w:tcPr>
          <w:p w14:paraId="68D6B8CE">
            <w:pPr>
              <w:pStyle w:val="30"/>
            </w:pPr>
          </w:p>
        </w:tc>
        <w:tc>
          <w:tcPr>
            <w:tcW w:w="258" w:type="pct"/>
            <w:vMerge w:val="continue"/>
            <w:vAlign w:val="center"/>
          </w:tcPr>
          <w:p w14:paraId="107CB22C">
            <w:pPr>
              <w:pStyle w:val="30"/>
            </w:pPr>
          </w:p>
        </w:tc>
        <w:tc>
          <w:tcPr>
            <w:tcW w:w="343" w:type="pct"/>
            <w:vAlign w:val="center"/>
          </w:tcPr>
          <w:p w14:paraId="1ACBF4B7">
            <w:pPr>
              <w:pStyle w:val="30"/>
            </w:pPr>
            <w:r>
              <w:rPr>
                <w:rFonts w:hint="eastAsia"/>
              </w:rPr>
              <w:t>6.1.3.1</w:t>
            </w:r>
          </w:p>
        </w:tc>
      </w:tr>
      <w:tr w14:paraId="6184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67A419E">
            <w:pPr>
              <w:pStyle w:val="30"/>
            </w:pPr>
            <w:r>
              <w:rPr>
                <w:rFonts w:hint="eastAsia"/>
              </w:rPr>
              <w:t>74</w:t>
            </w:r>
          </w:p>
        </w:tc>
        <w:tc>
          <w:tcPr>
            <w:tcW w:w="240" w:type="pct"/>
            <w:vMerge w:val="continue"/>
            <w:vAlign w:val="center"/>
          </w:tcPr>
          <w:p w14:paraId="6B3414E0">
            <w:pPr>
              <w:pStyle w:val="30"/>
            </w:pPr>
          </w:p>
        </w:tc>
        <w:tc>
          <w:tcPr>
            <w:tcW w:w="570" w:type="pct"/>
            <w:vMerge w:val="continue"/>
            <w:vAlign w:val="center"/>
          </w:tcPr>
          <w:p w14:paraId="4811C458">
            <w:pPr>
              <w:pStyle w:val="30"/>
            </w:pPr>
          </w:p>
        </w:tc>
        <w:tc>
          <w:tcPr>
            <w:tcW w:w="816" w:type="pct"/>
            <w:vMerge w:val="continue"/>
            <w:noWrap/>
            <w:vAlign w:val="center"/>
          </w:tcPr>
          <w:p w14:paraId="6CA63E41">
            <w:pPr>
              <w:pStyle w:val="30"/>
            </w:pPr>
          </w:p>
        </w:tc>
        <w:tc>
          <w:tcPr>
            <w:tcW w:w="942" w:type="pct"/>
            <w:vMerge w:val="restart"/>
            <w:noWrap/>
            <w:vAlign w:val="center"/>
          </w:tcPr>
          <w:p w14:paraId="40AF3F18">
            <w:pPr>
              <w:pStyle w:val="30"/>
            </w:pPr>
            <w:r>
              <w:rPr>
                <w:rFonts w:hint="eastAsia"/>
              </w:rPr>
              <w:t>GP基金管理人信息管理</w:t>
            </w:r>
          </w:p>
        </w:tc>
        <w:tc>
          <w:tcPr>
            <w:tcW w:w="1146" w:type="pct"/>
            <w:noWrap/>
            <w:vAlign w:val="center"/>
          </w:tcPr>
          <w:p w14:paraId="1E1462BF">
            <w:pPr>
              <w:pStyle w:val="30"/>
            </w:pPr>
            <w:r>
              <w:rPr>
                <w:rFonts w:hint="eastAsia"/>
              </w:rPr>
              <w:t>基金管理人基本信息报送</w:t>
            </w:r>
          </w:p>
        </w:tc>
        <w:tc>
          <w:tcPr>
            <w:tcW w:w="240" w:type="pct"/>
            <w:vMerge w:val="restart"/>
            <w:vAlign w:val="center"/>
          </w:tcPr>
          <w:p w14:paraId="0F1D09DD">
            <w:pPr>
              <w:pStyle w:val="30"/>
            </w:pPr>
            <w:r>
              <w:rPr>
                <w:rFonts w:hint="eastAsia"/>
              </w:rPr>
              <w:t>1.5</w:t>
            </w:r>
          </w:p>
        </w:tc>
        <w:tc>
          <w:tcPr>
            <w:tcW w:w="240" w:type="pct"/>
            <w:vMerge w:val="restart"/>
            <w:vAlign w:val="center"/>
          </w:tcPr>
          <w:p w14:paraId="681019E8">
            <w:pPr>
              <w:pStyle w:val="30"/>
            </w:pPr>
            <w:r>
              <w:rPr>
                <w:rFonts w:hint="eastAsia"/>
              </w:rPr>
              <w:t>2.5</w:t>
            </w:r>
          </w:p>
        </w:tc>
        <w:tc>
          <w:tcPr>
            <w:tcW w:w="258" w:type="pct"/>
            <w:vMerge w:val="restart"/>
            <w:vAlign w:val="center"/>
          </w:tcPr>
          <w:p w14:paraId="4CBEC314">
            <w:pPr>
              <w:pStyle w:val="30"/>
            </w:pPr>
            <w:r>
              <w:rPr>
                <w:rFonts w:hint="eastAsia"/>
              </w:rPr>
              <w:t>3.75</w:t>
            </w:r>
          </w:p>
        </w:tc>
        <w:tc>
          <w:tcPr>
            <w:tcW w:w="343" w:type="pct"/>
            <w:vAlign w:val="center"/>
          </w:tcPr>
          <w:p w14:paraId="4D4EC263">
            <w:pPr>
              <w:pStyle w:val="30"/>
            </w:pPr>
            <w:r>
              <w:rPr>
                <w:rFonts w:hint="eastAsia"/>
              </w:rPr>
              <w:t>6.1.3.1</w:t>
            </w:r>
          </w:p>
        </w:tc>
      </w:tr>
      <w:tr w14:paraId="3CEB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6E2AE66">
            <w:pPr>
              <w:pStyle w:val="30"/>
            </w:pPr>
            <w:r>
              <w:rPr>
                <w:rFonts w:hint="eastAsia"/>
              </w:rPr>
              <w:t>75</w:t>
            </w:r>
          </w:p>
        </w:tc>
        <w:tc>
          <w:tcPr>
            <w:tcW w:w="240" w:type="pct"/>
            <w:vMerge w:val="continue"/>
            <w:vAlign w:val="center"/>
          </w:tcPr>
          <w:p w14:paraId="6149359A">
            <w:pPr>
              <w:pStyle w:val="30"/>
            </w:pPr>
          </w:p>
        </w:tc>
        <w:tc>
          <w:tcPr>
            <w:tcW w:w="570" w:type="pct"/>
            <w:vMerge w:val="continue"/>
            <w:vAlign w:val="center"/>
          </w:tcPr>
          <w:p w14:paraId="509A37C6">
            <w:pPr>
              <w:pStyle w:val="30"/>
            </w:pPr>
          </w:p>
        </w:tc>
        <w:tc>
          <w:tcPr>
            <w:tcW w:w="816" w:type="pct"/>
            <w:vMerge w:val="continue"/>
            <w:noWrap/>
            <w:vAlign w:val="center"/>
          </w:tcPr>
          <w:p w14:paraId="475A972C">
            <w:pPr>
              <w:pStyle w:val="30"/>
            </w:pPr>
          </w:p>
        </w:tc>
        <w:tc>
          <w:tcPr>
            <w:tcW w:w="942" w:type="pct"/>
            <w:vMerge w:val="continue"/>
            <w:noWrap/>
            <w:vAlign w:val="center"/>
          </w:tcPr>
          <w:p w14:paraId="79665091">
            <w:pPr>
              <w:pStyle w:val="30"/>
            </w:pPr>
          </w:p>
        </w:tc>
        <w:tc>
          <w:tcPr>
            <w:tcW w:w="1146" w:type="pct"/>
            <w:noWrap/>
            <w:vAlign w:val="center"/>
          </w:tcPr>
          <w:p w14:paraId="652DC5DB">
            <w:pPr>
              <w:pStyle w:val="30"/>
            </w:pPr>
            <w:r>
              <w:rPr>
                <w:rFonts w:hint="eastAsia"/>
              </w:rPr>
              <w:t>基金管理人的投资人信息报送</w:t>
            </w:r>
          </w:p>
        </w:tc>
        <w:tc>
          <w:tcPr>
            <w:tcW w:w="240" w:type="pct"/>
            <w:vMerge w:val="continue"/>
            <w:vAlign w:val="center"/>
          </w:tcPr>
          <w:p w14:paraId="280C5414">
            <w:pPr>
              <w:pStyle w:val="30"/>
            </w:pPr>
          </w:p>
        </w:tc>
        <w:tc>
          <w:tcPr>
            <w:tcW w:w="240" w:type="pct"/>
            <w:vMerge w:val="continue"/>
            <w:vAlign w:val="center"/>
          </w:tcPr>
          <w:p w14:paraId="7C023DDB">
            <w:pPr>
              <w:pStyle w:val="30"/>
            </w:pPr>
          </w:p>
        </w:tc>
        <w:tc>
          <w:tcPr>
            <w:tcW w:w="258" w:type="pct"/>
            <w:vMerge w:val="continue"/>
            <w:vAlign w:val="center"/>
          </w:tcPr>
          <w:p w14:paraId="7D0BFC68">
            <w:pPr>
              <w:pStyle w:val="30"/>
            </w:pPr>
          </w:p>
        </w:tc>
        <w:tc>
          <w:tcPr>
            <w:tcW w:w="343" w:type="pct"/>
            <w:vAlign w:val="center"/>
          </w:tcPr>
          <w:p w14:paraId="4FDF19BE">
            <w:pPr>
              <w:pStyle w:val="30"/>
            </w:pPr>
            <w:r>
              <w:rPr>
                <w:rFonts w:hint="eastAsia"/>
              </w:rPr>
              <w:t>6.1.3.1</w:t>
            </w:r>
          </w:p>
        </w:tc>
      </w:tr>
      <w:tr w14:paraId="4890C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CE2A7A2">
            <w:pPr>
              <w:pStyle w:val="30"/>
            </w:pPr>
            <w:r>
              <w:rPr>
                <w:rFonts w:hint="eastAsia"/>
              </w:rPr>
              <w:t>76</w:t>
            </w:r>
          </w:p>
        </w:tc>
        <w:tc>
          <w:tcPr>
            <w:tcW w:w="240" w:type="pct"/>
            <w:vMerge w:val="continue"/>
            <w:vAlign w:val="center"/>
          </w:tcPr>
          <w:p w14:paraId="0E45B91D">
            <w:pPr>
              <w:pStyle w:val="30"/>
            </w:pPr>
          </w:p>
        </w:tc>
        <w:tc>
          <w:tcPr>
            <w:tcW w:w="570" w:type="pct"/>
            <w:vMerge w:val="continue"/>
            <w:vAlign w:val="center"/>
          </w:tcPr>
          <w:p w14:paraId="23DB370C">
            <w:pPr>
              <w:pStyle w:val="30"/>
            </w:pPr>
          </w:p>
        </w:tc>
        <w:tc>
          <w:tcPr>
            <w:tcW w:w="816" w:type="pct"/>
            <w:vMerge w:val="continue"/>
            <w:noWrap/>
            <w:vAlign w:val="center"/>
          </w:tcPr>
          <w:p w14:paraId="2BDB92F7">
            <w:pPr>
              <w:pStyle w:val="30"/>
            </w:pPr>
          </w:p>
        </w:tc>
        <w:tc>
          <w:tcPr>
            <w:tcW w:w="942" w:type="pct"/>
            <w:vMerge w:val="continue"/>
            <w:noWrap/>
            <w:vAlign w:val="center"/>
          </w:tcPr>
          <w:p w14:paraId="21A1CBC6">
            <w:pPr>
              <w:pStyle w:val="30"/>
            </w:pPr>
          </w:p>
        </w:tc>
        <w:tc>
          <w:tcPr>
            <w:tcW w:w="1146" w:type="pct"/>
            <w:noWrap/>
            <w:vAlign w:val="center"/>
          </w:tcPr>
          <w:p w14:paraId="57132DB1">
            <w:pPr>
              <w:pStyle w:val="30"/>
            </w:pPr>
            <w:r>
              <w:rPr>
                <w:rFonts w:hint="eastAsia"/>
              </w:rPr>
              <w:t>基金管理人合规信息报送</w:t>
            </w:r>
          </w:p>
        </w:tc>
        <w:tc>
          <w:tcPr>
            <w:tcW w:w="240" w:type="pct"/>
            <w:vMerge w:val="continue"/>
            <w:vAlign w:val="center"/>
          </w:tcPr>
          <w:p w14:paraId="15CCB313">
            <w:pPr>
              <w:pStyle w:val="30"/>
            </w:pPr>
          </w:p>
        </w:tc>
        <w:tc>
          <w:tcPr>
            <w:tcW w:w="240" w:type="pct"/>
            <w:vMerge w:val="continue"/>
            <w:vAlign w:val="center"/>
          </w:tcPr>
          <w:p w14:paraId="68FE9639">
            <w:pPr>
              <w:pStyle w:val="30"/>
            </w:pPr>
          </w:p>
        </w:tc>
        <w:tc>
          <w:tcPr>
            <w:tcW w:w="258" w:type="pct"/>
            <w:vMerge w:val="continue"/>
            <w:vAlign w:val="center"/>
          </w:tcPr>
          <w:p w14:paraId="09D5FD00">
            <w:pPr>
              <w:pStyle w:val="30"/>
            </w:pPr>
          </w:p>
        </w:tc>
        <w:tc>
          <w:tcPr>
            <w:tcW w:w="343" w:type="pct"/>
            <w:vAlign w:val="center"/>
          </w:tcPr>
          <w:p w14:paraId="715798E0">
            <w:pPr>
              <w:pStyle w:val="30"/>
            </w:pPr>
            <w:r>
              <w:rPr>
                <w:rFonts w:hint="eastAsia"/>
              </w:rPr>
              <w:t>6.1.3.1</w:t>
            </w:r>
          </w:p>
        </w:tc>
      </w:tr>
      <w:tr w14:paraId="04645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5F6A00F">
            <w:pPr>
              <w:pStyle w:val="30"/>
            </w:pPr>
            <w:r>
              <w:rPr>
                <w:rFonts w:hint="eastAsia"/>
              </w:rPr>
              <w:t>77</w:t>
            </w:r>
          </w:p>
        </w:tc>
        <w:tc>
          <w:tcPr>
            <w:tcW w:w="240" w:type="pct"/>
            <w:vMerge w:val="continue"/>
            <w:vAlign w:val="center"/>
          </w:tcPr>
          <w:p w14:paraId="11674FFF">
            <w:pPr>
              <w:pStyle w:val="30"/>
            </w:pPr>
          </w:p>
        </w:tc>
        <w:tc>
          <w:tcPr>
            <w:tcW w:w="570" w:type="pct"/>
            <w:vMerge w:val="continue"/>
            <w:vAlign w:val="center"/>
          </w:tcPr>
          <w:p w14:paraId="43749685">
            <w:pPr>
              <w:pStyle w:val="30"/>
            </w:pPr>
          </w:p>
        </w:tc>
        <w:tc>
          <w:tcPr>
            <w:tcW w:w="816" w:type="pct"/>
            <w:vMerge w:val="continue"/>
            <w:noWrap/>
            <w:vAlign w:val="center"/>
          </w:tcPr>
          <w:p w14:paraId="6ABF3E96">
            <w:pPr>
              <w:pStyle w:val="30"/>
            </w:pPr>
          </w:p>
        </w:tc>
        <w:tc>
          <w:tcPr>
            <w:tcW w:w="942" w:type="pct"/>
            <w:vMerge w:val="continue"/>
            <w:noWrap/>
            <w:vAlign w:val="center"/>
          </w:tcPr>
          <w:p w14:paraId="45D0EB44">
            <w:pPr>
              <w:pStyle w:val="30"/>
            </w:pPr>
          </w:p>
        </w:tc>
        <w:tc>
          <w:tcPr>
            <w:tcW w:w="1146" w:type="pct"/>
            <w:noWrap/>
            <w:vAlign w:val="center"/>
          </w:tcPr>
          <w:p w14:paraId="7ADE6352">
            <w:pPr>
              <w:pStyle w:val="30"/>
            </w:pPr>
            <w:r>
              <w:rPr>
                <w:rFonts w:hint="eastAsia"/>
              </w:rPr>
              <w:t>基金管理人董监高信息报送</w:t>
            </w:r>
          </w:p>
        </w:tc>
        <w:tc>
          <w:tcPr>
            <w:tcW w:w="240" w:type="pct"/>
            <w:vMerge w:val="continue"/>
            <w:vAlign w:val="center"/>
          </w:tcPr>
          <w:p w14:paraId="409535E7">
            <w:pPr>
              <w:pStyle w:val="30"/>
            </w:pPr>
          </w:p>
        </w:tc>
        <w:tc>
          <w:tcPr>
            <w:tcW w:w="240" w:type="pct"/>
            <w:vMerge w:val="continue"/>
            <w:vAlign w:val="center"/>
          </w:tcPr>
          <w:p w14:paraId="3741B529">
            <w:pPr>
              <w:pStyle w:val="30"/>
            </w:pPr>
          </w:p>
        </w:tc>
        <w:tc>
          <w:tcPr>
            <w:tcW w:w="258" w:type="pct"/>
            <w:vMerge w:val="continue"/>
            <w:vAlign w:val="center"/>
          </w:tcPr>
          <w:p w14:paraId="6ECFC25A">
            <w:pPr>
              <w:pStyle w:val="30"/>
            </w:pPr>
          </w:p>
        </w:tc>
        <w:tc>
          <w:tcPr>
            <w:tcW w:w="343" w:type="pct"/>
            <w:vAlign w:val="center"/>
          </w:tcPr>
          <w:p w14:paraId="335FFC72">
            <w:pPr>
              <w:pStyle w:val="30"/>
            </w:pPr>
            <w:r>
              <w:rPr>
                <w:rFonts w:hint="eastAsia"/>
              </w:rPr>
              <w:t>6.1.3.1</w:t>
            </w:r>
          </w:p>
        </w:tc>
      </w:tr>
      <w:tr w14:paraId="2C10C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96CB13E">
            <w:pPr>
              <w:pStyle w:val="30"/>
            </w:pPr>
            <w:r>
              <w:rPr>
                <w:rFonts w:hint="eastAsia"/>
              </w:rPr>
              <w:t>78</w:t>
            </w:r>
          </w:p>
        </w:tc>
        <w:tc>
          <w:tcPr>
            <w:tcW w:w="240" w:type="pct"/>
            <w:vMerge w:val="continue"/>
            <w:vAlign w:val="center"/>
          </w:tcPr>
          <w:p w14:paraId="79D856FC">
            <w:pPr>
              <w:pStyle w:val="30"/>
            </w:pPr>
          </w:p>
        </w:tc>
        <w:tc>
          <w:tcPr>
            <w:tcW w:w="570" w:type="pct"/>
            <w:vMerge w:val="continue"/>
            <w:vAlign w:val="center"/>
          </w:tcPr>
          <w:p w14:paraId="7B8DFBFA">
            <w:pPr>
              <w:pStyle w:val="30"/>
            </w:pPr>
          </w:p>
        </w:tc>
        <w:tc>
          <w:tcPr>
            <w:tcW w:w="816" w:type="pct"/>
            <w:vMerge w:val="continue"/>
            <w:noWrap/>
            <w:vAlign w:val="center"/>
          </w:tcPr>
          <w:p w14:paraId="11089E88">
            <w:pPr>
              <w:pStyle w:val="30"/>
            </w:pPr>
          </w:p>
        </w:tc>
        <w:tc>
          <w:tcPr>
            <w:tcW w:w="942" w:type="pct"/>
            <w:vMerge w:val="restart"/>
            <w:noWrap/>
            <w:vAlign w:val="center"/>
          </w:tcPr>
          <w:p w14:paraId="12B692DD">
            <w:pPr>
              <w:pStyle w:val="30"/>
            </w:pPr>
            <w:r>
              <w:rPr>
                <w:rFonts w:hint="eastAsia"/>
              </w:rPr>
              <w:t>GP基金信息管理</w:t>
            </w:r>
          </w:p>
        </w:tc>
        <w:tc>
          <w:tcPr>
            <w:tcW w:w="1146" w:type="pct"/>
            <w:vMerge w:val="restart"/>
            <w:noWrap/>
            <w:vAlign w:val="center"/>
          </w:tcPr>
          <w:p w14:paraId="012CD865">
            <w:pPr>
              <w:pStyle w:val="30"/>
            </w:pPr>
            <w:r>
              <w:rPr>
                <w:rFonts w:hint="eastAsia"/>
              </w:rPr>
              <w:t>基金基本信息</w:t>
            </w:r>
          </w:p>
        </w:tc>
        <w:tc>
          <w:tcPr>
            <w:tcW w:w="240" w:type="pct"/>
            <w:vMerge w:val="restart"/>
            <w:vAlign w:val="center"/>
          </w:tcPr>
          <w:p w14:paraId="30763F55">
            <w:pPr>
              <w:pStyle w:val="30"/>
            </w:pPr>
            <w:r>
              <w:rPr>
                <w:rFonts w:hint="eastAsia"/>
              </w:rPr>
              <w:t>1.5</w:t>
            </w:r>
          </w:p>
        </w:tc>
        <w:tc>
          <w:tcPr>
            <w:tcW w:w="240" w:type="pct"/>
            <w:vMerge w:val="restart"/>
            <w:vAlign w:val="center"/>
          </w:tcPr>
          <w:p w14:paraId="436872E7">
            <w:pPr>
              <w:pStyle w:val="30"/>
            </w:pPr>
            <w:r>
              <w:rPr>
                <w:rFonts w:hint="eastAsia"/>
              </w:rPr>
              <w:t>2.5</w:t>
            </w:r>
          </w:p>
        </w:tc>
        <w:tc>
          <w:tcPr>
            <w:tcW w:w="258" w:type="pct"/>
            <w:vMerge w:val="restart"/>
            <w:vAlign w:val="center"/>
          </w:tcPr>
          <w:p w14:paraId="190CD0CA">
            <w:pPr>
              <w:pStyle w:val="30"/>
            </w:pPr>
            <w:r>
              <w:rPr>
                <w:rFonts w:hint="eastAsia"/>
              </w:rPr>
              <w:t>3.75</w:t>
            </w:r>
          </w:p>
        </w:tc>
        <w:tc>
          <w:tcPr>
            <w:tcW w:w="343" w:type="pct"/>
            <w:vAlign w:val="center"/>
          </w:tcPr>
          <w:p w14:paraId="1BB28E7B">
            <w:pPr>
              <w:pStyle w:val="30"/>
            </w:pPr>
            <w:r>
              <w:rPr>
                <w:rFonts w:hint="eastAsia"/>
              </w:rPr>
              <w:t>6.1.3.1</w:t>
            </w:r>
          </w:p>
        </w:tc>
      </w:tr>
      <w:tr w14:paraId="36707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1AD17369">
            <w:pPr>
              <w:pStyle w:val="30"/>
            </w:pPr>
            <w:r>
              <w:rPr>
                <w:rFonts w:hint="eastAsia"/>
              </w:rPr>
              <w:t>79</w:t>
            </w:r>
          </w:p>
        </w:tc>
        <w:tc>
          <w:tcPr>
            <w:tcW w:w="240" w:type="pct"/>
            <w:vMerge w:val="continue"/>
            <w:vAlign w:val="center"/>
          </w:tcPr>
          <w:p w14:paraId="7045471A">
            <w:pPr>
              <w:pStyle w:val="30"/>
            </w:pPr>
          </w:p>
        </w:tc>
        <w:tc>
          <w:tcPr>
            <w:tcW w:w="570" w:type="pct"/>
            <w:vMerge w:val="continue"/>
            <w:vAlign w:val="center"/>
          </w:tcPr>
          <w:p w14:paraId="2CC5A6FC">
            <w:pPr>
              <w:pStyle w:val="30"/>
            </w:pPr>
          </w:p>
        </w:tc>
        <w:tc>
          <w:tcPr>
            <w:tcW w:w="816" w:type="pct"/>
            <w:vMerge w:val="continue"/>
            <w:noWrap/>
            <w:vAlign w:val="center"/>
          </w:tcPr>
          <w:p w14:paraId="35A3D2CF">
            <w:pPr>
              <w:pStyle w:val="30"/>
            </w:pPr>
          </w:p>
        </w:tc>
        <w:tc>
          <w:tcPr>
            <w:tcW w:w="942" w:type="pct"/>
            <w:vMerge w:val="continue"/>
            <w:noWrap/>
            <w:vAlign w:val="center"/>
          </w:tcPr>
          <w:p w14:paraId="68DB310E">
            <w:pPr>
              <w:pStyle w:val="30"/>
            </w:pPr>
          </w:p>
        </w:tc>
        <w:tc>
          <w:tcPr>
            <w:tcW w:w="1146" w:type="pct"/>
            <w:vMerge w:val="continue"/>
            <w:noWrap/>
            <w:vAlign w:val="center"/>
          </w:tcPr>
          <w:p w14:paraId="3BF5C878">
            <w:pPr>
              <w:pStyle w:val="30"/>
            </w:pPr>
          </w:p>
        </w:tc>
        <w:tc>
          <w:tcPr>
            <w:tcW w:w="240" w:type="pct"/>
            <w:vMerge w:val="continue"/>
            <w:vAlign w:val="center"/>
          </w:tcPr>
          <w:p w14:paraId="5F186A06">
            <w:pPr>
              <w:pStyle w:val="30"/>
            </w:pPr>
          </w:p>
        </w:tc>
        <w:tc>
          <w:tcPr>
            <w:tcW w:w="240" w:type="pct"/>
            <w:vMerge w:val="continue"/>
            <w:vAlign w:val="center"/>
          </w:tcPr>
          <w:p w14:paraId="46A85E7E">
            <w:pPr>
              <w:pStyle w:val="30"/>
            </w:pPr>
          </w:p>
        </w:tc>
        <w:tc>
          <w:tcPr>
            <w:tcW w:w="258" w:type="pct"/>
            <w:vMerge w:val="continue"/>
            <w:vAlign w:val="center"/>
          </w:tcPr>
          <w:p w14:paraId="443DDA58">
            <w:pPr>
              <w:pStyle w:val="30"/>
            </w:pPr>
          </w:p>
        </w:tc>
        <w:tc>
          <w:tcPr>
            <w:tcW w:w="343" w:type="pct"/>
            <w:vAlign w:val="center"/>
          </w:tcPr>
          <w:p w14:paraId="13EE4241">
            <w:pPr>
              <w:pStyle w:val="30"/>
            </w:pPr>
            <w:r>
              <w:rPr>
                <w:rFonts w:hint="eastAsia"/>
              </w:rPr>
              <w:t>6.1.3.1</w:t>
            </w:r>
          </w:p>
        </w:tc>
      </w:tr>
      <w:tr w14:paraId="6AECE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421E800">
            <w:pPr>
              <w:pStyle w:val="30"/>
            </w:pPr>
            <w:r>
              <w:rPr>
                <w:rFonts w:hint="eastAsia"/>
              </w:rPr>
              <w:t>80</w:t>
            </w:r>
          </w:p>
        </w:tc>
        <w:tc>
          <w:tcPr>
            <w:tcW w:w="240" w:type="pct"/>
            <w:vMerge w:val="continue"/>
            <w:vAlign w:val="center"/>
          </w:tcPr>
          <w:p w14:paraId="73CE1014">
            <w:pPr>
              <w:pStyle w:val="30"/>
            </w:pPr>
          </w:p>
        </w:tc>
        <w:tc>
          <w:tcPr>
            <w:tcW w:w="570" w:type="pct"/>
            <w:vMerge w:val="continue"/>
            <w:vAlign w:val="center"/>
          </w:tcPr>
          <w:p w14:paraId="434BC56D">
            <w:pPr>
              <w:pStyle w:val="30"/>
            </w:pPr>
          </w:p>
        </w:tc>
        <w:tc>
          <w:tcPr>
            <w:tcW w:w="816" w:type="pct"/>
            <w:vMerge w:val="continue"/>
            <w:noWrap/>
            <w:vAlign w:val="center"/>
          </w:tcPr>
          <w:p w14:paraId="4CE1D1AB">
            <w:pPr>
              <w:pStyle w:val="30"/>
            </w:pPr>
          </w:p>
        </w:tc>
        <w:tc>
          <w:tcPr>
            <w:tcW w:w="942" w:type="pct"/>
            <w:vMerge w:val="continue"/>
            <w:noWrap/>
            <w:vAlign w:val="center"/>
          </w:tcPr>
          <w:p w14:paraId="0E357C9E">
            <w:pPr>
              <w:pStyle w:val="30"/>
            </w:pPr>
          </w:p>
        </w:tc>
        <w:tc>
          <w:tcPr>
            <w:tcW w:w="1146" w:type="pct"/>
            <w:noWrap/>
            <w:vAlign w:val="center"/>
          </w:tcPr>
          <w:p w14:paraId="34FA77AA">
            <w:pPr>
              <w:pStyle w:val="30"/>
            </w:pPr>
            <w:r>
              <w:rPr>
                <w:rFonts w:hint="eastAsia"/>
              </w:rPr>
              <w:t>基金投资人信息</w:t>
            </w:r>
          </w:p>
        </w:tc>
        <w:tc>
          <w:tcPr>
            <w:tcW w:w="240" w:type="pct"/>
            <w:vMerge w:val="continue"/>
            <w:vAlign w:val="center"/>
          </w:tcPr>
          <w:p w14:paraId="07CD8C6D">
            <w:pPr>
              <w:pStyle w:val="30"/>
            </w:pPr>
          </w:p>
        </w:tc>
        <w:tc>
          <w:tcPr>
            <w:tcW w:w="240" w:type="pct"/>
            <w:vMerge w:val="continue"/>
            <w:vAlign w:val="center"/>
          </w:tcPr>
          <w:p w14:paraId="7390F900">
            <w:pPr>
              <w:pStyle w:val="30"/>
            </w:pPr>
          </w:p>
        </w:tc>
        <w:tc>
          <w:tcPr>
            <w:tcW w:w="258" w:type="pct"/>
            <w:vMerge w:val="continue"/>
            <w:vAlign w:val="center"/>
          </w:tcPr>
          <w:p w14:paraId="1BAD792D">
            <w:pPr>
              <w:pStyle w:val="30"/>
            </w:pPr>
          </w:p>
        </w:tc>
        <w:tc>
          <w:tcPr>
            <w:tcW w:w="343" w:type="pct"/>
            <w:vAlign w:val="center"/>
          </w:tcPr>
          <w:p w14:paraId="690E76B5">
            <w:pPr>
              <w:pStyle w:val="30"/>
            </w:pPr>
            <w:r>
              <w:rPr>
                <w:rFonts w:hint="eastAsia"/>
              </w:rPr>
              <w:t>6.1.3.1</w:t>
            </w:r>
          </w:p>
        </w:tc>
      </w:tr>
      <w:tr w14:paraId="365BB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CC9C05D">
            <w:pPr>
              <w:pStyle w:val="30"/>
            </w:pPr>
            <w:r>
              <w:rPr>
                <w:rFonts w:hint="eastAsia"/>
              </w:rPr>
              <w:t>81</w:t>
            </w:r>
          </w:p>
        </w:tc>
        <w:tc>
          <w:tcPr>
            <w:tcW w:w="240" w:type="pct"/>
            <w:vMerge w:val="continue"/>
            <w:vAlign w:val="center"/>
          </w:tcPr>
          <w:p w14:paraId="02E580C9">
            <w:pPr>
              <w:pStyle w:val="30"/>
            </w:pPr>
          </w:p>
        </w:tc>
        <w:tc>
          <w:tcPr>
            <w:tcW w:w="570" w:type="pct"/>
            <w:vMerge w:val="continue"/>
            <w:vAlign w:val="center"/>
          </w:tcPr>
          <w:p w14:paraId="398A600F">
            <w:pPr>
              <w:pStyle w:val="30"/>
            </w:pPr>
          </w:p>
        </w:tc>
        <w:tc>
          <w:tcPr>
            <w:tcW w:w="816" w:type="pct"/>
            <w:vMerge w:val="continue"/>
            <w:noWrap/>
            <w:vAlign w:val="center"/>
          </w:tcPr>
          <w:p w14:paraId="0C93EC68">
            <w:pPr>
              <w:pStyle w:val="30"/>
            </w:pPr>
          </w:p>
        </w:tc>
        <w:tc>
          <w:tcPr>
            <w:tcW w:w="942" w:type="pct"/>
            <w:vMerge w:val="continue"/>
            <w:noWrap/>
            <w:vAlign w:val="center"/>
          </w:tcPr>
          <w:p w14:paraId="21E10ACE">
            <w:pPr>
              <w:pStyle w:val="30"/>
            </w:pPr>
          </w:p>
        </w:tc>
        <w:tc>
          <w:tcPr>
            <w:tcW w:w="1146" w:type="pct"/>
            <w:noWrap/>
            <w:vAlign w:val="center"/>
          </w:tcPr>
          <w:p w14:paraId="51683D14">
            <w:pPr>
              <w:pStyle w:val="30"/>
            </w:pPr>
            <w:r>
              <w:rPr>
                <w:rFonts w:hint="eastAsia"/>
              </w:rPr>
              <w:t>基金决策相关人员信息</w:t>
            </w:r>
          </w:p>
        </w:tc>
        <w:tc>
          <w:tcPr>
            <w:tcW w:w="240" w:type="pct"/>
            <w:vMerge w:val="continue"/>
            <w:vAlign w:val="center"/>
          </w:tcPr>
          <w:p w14:paraId="26FC039B">
            <w:pPr>
              <w:pStyle w:val="30"/>
            </w:pPr>
          </w:p>
        </w:tc>
        <w:tc>
          <w:tcPr>
            <w:tcW w:w="240" w:type="pct"/>
            <w:vMerge w:val="continue"/>
            <w:vAlign w:val="center"/>
          </w:tcPr>
          <w:p w14:paraId="2D2314E5">
            <w:pPr>
              <w:pStyle w:val="30"/>
            </w:pPr>
          </w:p>
        </w:tc>
        <w:tc>
          <w:tcPr>
            <w:tcW w:w="258" w:type="pct"/>
            <w:vMerge w:val="continue"/>
            <w:vAlign w:val="center"/>
          </w:tcPr>
          <w:p w14:paraId="35E568E3">
            <w:pPr>
              <w:pStyle w:val="30"/>
            </w:pPr>
          </w:p>
        </w:tc>
        <w:tc>
          <w:tcPr>
            <w:tcW w:w="343" w:type="pct"/>
            <w:vAlign w:val="center"/>
          </w:tcPr>
          <w:p w14:paraId="3CF5A22F">
            <w:pPr>
              <w:pStyle w:val="30"/>
            </w:pPr>
            <w:r>
              <w:rPr>
                <w:rFonts w:hint="eastAsia"/>
              </w:rPr>
              <w:t>6.1.3.1</w:t>
            </w:r>
          </w:p>
        </w:tc>
      </w:tr>
      <w:tr w14:paraId="1217B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78CF620">
            <w:pPr>
              <w:pStyle w:val="30"/>
            </w:pPr>
            <w:r>
              <w:rPr>
                <w:rFonts w:hint="eastAsia"/>
              </w:rPr>
              <w:t>82</w:t>
            </w:r>
          </w:p>
        </w:tc>
        <w:tc>
          <w:tcPr>
            <w:tcW w:w="240" w:type="pct"/>
            <w:vMerge w:val="continue"/>
            <w:vAlign w:val="center"/>
          </w:tcPr>
          <w:p w14:paraId="75CB2FF8">
            <w:pPr>
              <w:pStyle w:val="30"/>
            </w:pPr>
          </w:p>
        </w:tc>
        <w:tc>
          <w:tcPr>
            <w:tcW w:w="570" w:type="pct"/>
            <w:vMerge w:val="continue"/>
            <w:vAlign w:val="center"/>
          </w:tcPr>
          <w:p w14:paraId="0EFC3129">
            <w:pPr>
              <w:pStyle w:val="30"/>
            </w:pPr>
          </w:p>
        </w:tc>
        <w:tc>
          <w:tcPr>
            <w:tcW w:w="816" w:type="pct"/>
            <w:vMerge w:val="continue"/>
            <w:noWrap/>
            <w:vAlign w:val="center"/>
          </w:tcPr>
          <w:p w14:paraId="7BF6B34E">
            <w:pPr>
              <w:pStyle w:val="30"/>
            </w:pPr>
          </w:p>
        </w:tc>
        <w:tc>
          <w:tcPr>
            <w:tcW w:w="942" w:type="pct"/>
            <w:vMerge w:val="continue"/>
            <w:noWrap/>
            <w:vAlign w:val="center"/>
          </w:tcPr>
          <w:p w14:paraId="4249A721">
            <w:pPr>
              <w:pStyle w:val="30"/>
            </w:pPr>
          </w:p>
        </w:tc>
        <w:tc>
          <w:tcPr>
            <w:tcW w:w="1146" w:type="pct"/>
            <w:noWrap/>
            <w:vAlign w:val="center"/>
          </w:tcPr>
          <w:p w14:paraId="1E9D7721">
            <w:pPr>
              <w:pStyle w:val="30"/>
            </w:pPr>
            <w:r>
              <w:rPr>
                <w:rFonts w:hint="eastAsia"/>
              </w:rPr>
              <w:t>基金投资子基金基本信息</w:t>
            </w:r>
          </w:p>
        </w:tc>
        <w:tc>
          <w:tcPr>
            <w:tcW w:w="240" w:type="pct"/>
            <w:vMerge w:val="continue"/>
            <w:vAlign w:val="center"/>
          </w:tcPr>
          <w:p w14:paraId="19EFF42C">
            <w:pPr>
              <w:pStyle w:val="30"/>
            </w:pPr>
          </w:p>
        </w:tc>
        <w:tc>
          <w:tcPr>
            <w:tcW w:w="240" w:type="pct"/>
            <w:vMerge w:val="continue"/>
            <w:vAlign w:val="center"/>
          </w:tcPr>
          <w:p w14:paraId="257704E4">
            <w:pPr>
              <w:pStyle w:val="30"/>
            </w:pPr>
          </w:p>
        </w:tc>
        <w:tc>
          <w:tcPr>
            <w:tcW w:w="258" w:type="pct"/>
            <w:vMerge w:val="continue"/>
            <w:vAlign w:val="center"/>
          </w:tcPr>
          <w:p w14:paraId="62036E8D">
            <w:pPr>
              <w:pStyle w:val="30"/>
            </w:pPr>
          </w:p>
        </w:tc>
        <w:tc>
          <w:tcPr>
            <w:tcW w:w="343" w:type="pct"/>
            <w:vAlign w:val="center"/>
          </w:tcPr>
          <w:p w14:paraId="38B4FB41">
            <w:pPr>
              <w:pStyle w:val="30"/>
            </w:pPr>
            <w:r>
              <w:rPr>
                <w:rFonts w:hint="eastAsia"/>
              </w:rPr>
              <w:t>6.1.3.1</w:t>
            </w:r>
          </w:p>
        </w:tc>
      </w:tr>
      <w:tr w14:paraId="2456C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3236E391">
            <w:pPr>
              <w:pStyle w:val="30"/>
            </w:pPr>
            <w:r>
              <w:rPr>
                <w:rFonts w:hint="eastAsia"/>
              </w:rPr>
              <w:t>83</w:t>
            </w:r>
          </w:p>
        </w:tc>
        <w:tc>
          <w:tcPr>
            <w:tcW w:w="240" w:type="pct"/>
            <w:vMerge w:val="continue"/>
            <w:vAlign w:val="center"/>
          </w:tcPr>
          <w:p w14:paraId="7EC50C7C">
            <w:pPr>
              <w:pStyle w:val="30"/>
            </w:pPr>
          </w:p>
        </w:tc>
        <w:tc>
          <w:tcPr>
            <w:tcW w:w="570" w:type="pct"/>
            <w:vMerge w:val="continue"/>
            <w:vAlign w:val="center"/>
          </w:tcPr>
          <w:p w14:paraId="687CF6F1">
            <w:pPr>
              <w:pStyle w:val="30"/>
            </w:pPr>
          </w:p>
        </w:tc>
        <w:tc>
          <w:tcPr>
            <w:tcW w:w="816" w:type="pct"/>
            <w:vMerge w:val="continue"/>
            <w:noWrap/>
            <w:vAlign w:val="center"/>
          </w:tcPr>
          <w:p w14:paraId="1D1A6C2C">
            <w:pPr>
              <w:pStyle w:val="30"/>
            </w:pPr>
          </w:p>
        </w:tc>
        <w:tc>
          <w:tcPr>
            <w:tcW w:w="942" w:type="pct"/>
            <w:vMerge w:val="continue"/>
            <w:noWrap/>
            <w:vAlign w:val="center"/>
          </w:tcPr>
          <w:p w14:paraId="19B487B0">
            <w:pPr>
              <w:pStyle w:val="30"/>
            </w:pPr>
          </w:p>
        </w:tc>
        <w:tc>
          <w:tcPr>
            <w:tcW w:w="1146" w:type="pct"/>
            <w:noWrap/>
            <w:vAlign w:val="center"/>
          </w:tcPr>
          <w:p w14:paraId="3DC62B27">
            <w:pPr>
              <w:pStyle w:val="30"/>
            </w:pPr>
            <w:r>
              <w:rPr>
                <w:rFonts w:hint="eastAsia"/>
              </w:rPr>
              <w:t>直投项目基本信息</w:t>
            </w:r>
          </w:p>
        </w:tc>
        <w:tc>
          <w:tcPr>
            <w:tcW w:w="240" w:type="pct"/>
            <w:vMerge w:val="continue"/>
            <w:vAlign w:val="center"/>
          </w:tcPr>
          <w:p w14:paraId="76724431">
            <w:pPr>
              <w:pStyle w:val="30"/>
            </w:pPr>
          </w:p>
        </w:tc>
        <w:tc>
          <w:tcPr>
            <w:tcW w:w="240" w:type="pct"/>
            <w:vMerge w:val="continue"/>
            <w:vAlign w:val="center"/>
          </w:tcPr>
          <w:p w14:paraId="18AF0184">
            <w:pPr>
              <w:pStyle w:val="30"/>
            </w:pPr>
          </w:p>
        </w:tc>
        <w:tc>
          <w:tcPr>
            <w:tcW w:w="258" w:type="pct"/>
            <w:vMerge w:val="continue"/>
            <w:vAlign w:val="center"/>
          </w:tcPr>
          <w:p w14:paraId="0CD9E638">
            <w:pPr>
              <w:pStyle w:val="30"/>
            </w:pPr>
          </w:p>
        </w:tc>
        <w:tc>
          <w:tcPr>
            <w:tcW w:w="343" w:type="pct"/>
            <w:vAlign w:val="center"/>
          </w:tcPr>
          <w:p w14:paraId="1E61ADD7">
            <w:pPr>
              <w:pStyle w:val="30"/>
            </w:pPr>
            <w:r>
              <w:rPr>
                <w:rFonts w:hint="eastAsia"/>
              </w:rPr>
              <w:t>6.1.3.1</w:t>
            </w:r>
          </w:p>
        </w:tc>
      </w:tr>
      <w:tr w14:paraId="2C97B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31080B0F">
            <w:pPr>
              <w:pStyle w:val="30"/>
            </w:pPr>
            <w:r>
              <w:rPr>
                <w:rFonts w:hint="eastAsia"/>
              </w:rPr>
              <w:t>84</w:t>
            </w:r>
          </w:p>
        </w:tc>
        <w:tc>
          <w:tcPr>
            <w:tcW w:w="240" w:type="pct"/>
            <w:vMerge w:val="continue"/>
            <w:vAlign w:val="center"/>
          </w:tcPr>
          <w:p w14:paraId="1C9D0E66">
            <w:pPr>
              <w:pStyle w:val="30"/>
            </w:pPr>
          </w:p>
        </w:tc>
        <w:tc>
          <w:tcPr>
            <w:tcW w:w="570" w:type="pct"/>
            <w:vMerge w:val="continue"/>
            <w:vAlign w:val="center"/>
          </w:tcPr>
          <w:p w14:paraId="503E31A0">
            <w:pPr>
              <w:pStyle w:val="30"/>
            </w:pPr>
          </w:p>
        </w:tc>
        <w:tc>
          <w:tcPr>
            <w:tcW w:w="816" w:type="pct"/>
            <w:vMerge w:val="continue"/>
            <w:noWrap/>
            <w:vAlign w:val="center"/>
          </w:tcPr>
          <w:p w14:paraId="7D02A768">
            <w:pPr>
              <w:pStyle w:val="30"/>
            </w:pPr>
          </w:p>
        </w:tc>
        <w:tc>
          <w:tcPr>
            <w:tcW w:w="942" w:type="pct"/>
            <w:vMerge w:val="restart"/>
            <w:noWrap/>
            <w:vAlign w:val="center"/>
          </w:tcPr>
          <w:p w14:paraId="69DD2A47">
            <w:pPr>
              <w:pStyle w:val="30"/>
            </w:pPr>
            <w:r>
              <w:rPr>
                <w:rFonts w:hint="eastAsia"/>
              </w:rPr>
              <w:t>GP数据校验计算</w:t>
            </w:r>
          </w:p>
        </w:tc>
        <w:tc>
          <w:tcPr>
            <w:tcW w:w="1146" w:type="pct"/>
            <w:noWrap/>
            <w:vAlign w:val="center"/>
          </w:tcPr>
          <w:p w14:paraId="64ABDC67">
            <w:pPr>
              <w:pStyle w:val="30"/>
            </w:pPr>
            <w:r>
              <w:rPr>
                <w:rFonts w:hint="eastAsia"/>
              </w:rPr>
              <w:t>GP填报规则校验</w:t>
            </w:r>
          </w:p>
        </w:tc>
        <w:tc>
          <w:tcPr>
            <w:tcW w:w="240" w:type="pct"/>
            <w:vAlign w:val="center"/>
          </w:tcPr>
          <w:p w14:paraId="303349DD">
            <w:pPr>
              <w:pStyle w:val="30"/>
            </w:pPr>
            <w:r>
              <w:rPr>
                <w:rFonts w:hint="eastAsia"/>
              </w:rPr>
              <w:t>3</w:t>
            </w:r>
          </w:p>
        </w:tc>
        <w:tc>
          <w:tcPr>
            <w:tcW w:w="240" w:type="pct"/>
            <w:vAlign w:val="center"/>
          </w:tcPr>
          <w:p w14:paraId="3AA57316">
            <w:pPr>
              <w:pStyle w:val="30"/>
            </w:pPr>
            <w:r>
              <w:rPr>
                <w:rFonts w:hint="eastAsia"/>
              </w:rPr>
              <w:t>2.5</w:t>
            </w:r>
          </w:p>
        </w:tc>
        <w:tc>
          <w:tcPr>
            <w:tcW w:w="258" w:type="pct"/>
            <w:vAlign w:val="center"/>
          </w:tcPr>
          <w:p w14:paraId="783CD7A0">
            <w:pPr>
              <w:pStyle w:val="30"/>
            </w:pPr>
            <w:r>
              <w:rPr>
                <w:rFonts w:hint="eastAsia"/>
              </w:rPr>
              <w:t>7.5</w:t>
            </w:r>
          </w:p>
        </w:tc>
        <w:tc>
          <w:tcPr>
            <w:tcW w:w="343" w:type="pct"/>
            <w:vAlign w:val="center"/>
          </w:tcPr>
          <w:p w14:paraId="5128FDA6">
            <w:pPr>
              <w:pStyle w:val="30"/>
            </w:pPr>
            <w:r>
              <w:rPr>
                <w:rFonts w:hint="eastAsia"/>
              </w:rPr>
              <w:t>6.1.3.1</w:t>
            </w:r>
          </w:p>
        </w:tc>
      </w:tr>
      <w:tr w14:paraId="6E37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2997A3F">
            <w:pPr>
              <w:pStyle w:val="30"/>
            </w:pPr>
            <w:r>
              <w:rPr>
                <w:rFonts w:hint="eastAsia"/>
              </w:rPr>
              <w:t>85</w:t>
            </w:r>
          </w:p>
        </w:tc>
        <w:tc>
          <w:tcPr>
            <w:tcW w:w="240" w:type="pct"/>
            <w:vMerge w:val="continue"/>
            <w:vAlign w:val="center"/>
          </w:tcPr>
          <w:p w14:paraId="64F3B00E">
            <w:pPr>
              <w:pStyle w:val="30"/>
            </w:pPr>
          </w:p>
        </w:tc>
        <w:tc>
          <w:tcPr>
            <w:tcW w:w="570" w:type="pct"/>
            <w:vMerge w:val="continue"/>
            <w:vAlign w:val="center"/>
          </w:tcPr>
          <w:p w14:paraId="73B5FBE0">
            <w:pPr>
              <w:pStyle w:val="30"/>
            </w:pPr>
          </w:p>
        </w:tc>
        <w:tc>
          <w:tcPr>
            <w:tcW w:w="816" w:type="pct"/>
            <w:vMerge w:val="continue"/>
            <w:noWrap/>
            <w:vAlign w:val="center"/>
          </w:tcPr>
          <w:p w14:paraId="278CA4B5">
            <w:pPr>
              <w:pStyle w:val="30"/>
            </w:pPr>
          </w:p>
        </w:tc>
        <w:tc>
          <w:tcPr>
            <w:tcW w:w="942" w:type="pct"/>
            <w:vMerge w:val="continue"/>
            <w:noWrap/>
            <w:vAlign w:val="center"/>
          </w:tcPr>
          <w:p w14:paraId="59976F9F">
            <w:pPr>
              <w:pStyle w:val="30"/>
            </w:pPr>
          </w:p>
        </w:tc>
        <w:tc>
          <w:tcPr>
            <w:tcW w:w="1146" w:type="pct"/>
            <w:noWrap/>
            <w:vAlign w:val="center"/>
          </w:tcPr>
          <w:p w14:paraId="21A205A0">
            <w:pPr>
              <w:pStyle w:val="30"/>
            </w:pPr>
            <w:r>
              <w:rPr>
                <w:rFonts w:hint="eastAsia"/>
              </w:rPr>
              <w:t>GP数据逻辑校验</w:t>
            </w:r>
          </w:p>
        </w:tc>
        <w:tc>
          <w:tcPr>
            <w:tcW w:w="240" w:type="pct"/>
            <w:vMerge w:val="restart"/>
            <w:vAlign w:val="center"/>
          </w:tcPr>
          <w:p w14:paraId="5FBE7CF3">
            <w:pPr>
              <w:pStyle w:val="30"/>
            </w:pPr>
            <w:r>
              <w:rPr>
                <w:rFonts w:hint="eastAsia"/>
              </w:rPr>
              <w:t>1.5</w:t>
            </w:r>
          </w:p>
        </w:tc>
        <w:tc>
          <w:tcPr>
            <w:tcW w:w="240" w:type="pct"/>
            <w:vAlign w:val="center"/>
          </w:tcPr>
          <w:p w14:paraId="29CC6E77">
            <w:pPr>
              <w:pStyle w:val="30"/>
            </w:pPr>
            <w:r>
              <w:rPr>
                <w:rFonts w:hint="eastAsia"/>
              </w:rPr>
              <w:t>2.5</w:t>
            </w:r>
          </w:p>
        </w:tc>
        <w:tc>
          <w:tcPr>
            <w:tcW w:w="258" w:type="pct"/>
            <w:vMerge w:val="restart"/>
            <w:vAlign w:val="center"/>
          </w:tcPr>
          <w:p w14:paraId="22B68C32">
            <w:pPr>
              <w:pStyle w:val="30"/>
            </w:pPr>
            <w:r>
              <w:rPr>
                <w:rFonts w:hint="eastAsia"/>
              </w:rPr>
              <w:t>3.75</w:t>
            </w:r>
          </w:p>
        </w:tc>
        <w:tc>
          <w:tcPr>
            <w:tcW w:w="343" w:type="pct"/>
            <w:vAlign w:val="center"/>
          </w:tcPr>
          <w:p w14:paraId="502D2025">
            <w:pPr>
              <w:pStyle w:val="30"/>
            </w:pPr>
            <w:r>
              <w:rPr>
                <w:rFonts w:hint="eastAsia"/>
              </w:rPr>
              <w:t>6.1.3.1</w:t>
            </w:r>
          </w:p>
        </w:tc>
      </w:tr>
      <w:tr w14:paraId="136CB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39281A2">
            <w:pPr>
              <w:pStyle w:val="30"/>
            </w:pPr>
            <w:r>
              <w:rPr>
                <w:rFonts w:hint="eastAsia"/>
              </w:rPr>
              <w:t>86</w:t>
            </w:r>
          </w:p>
        </w:tc>
        <w:tc>
          <w:tcPr>
            <w:tcW w:w="240" w:type="pct"/>
            <w:vMerge w:val="continue"/>
            <w:vAlign w:val="center"/>
          </w:tcPr>
          <w:p w14:paraId="368401E3">
            <w:pPr>
              <w:pStyle w:val="30"/>
            </w:pPr>
          </w:p>
        </w:tc>
        <w:tc>
          <w:tcPr>
            <w:tcW w:w="570" w:type="pct"/>
            <w:vMerge w:val="continue"/>
            <w:vAlign w:val="center"/>
          </w:tcPr>
          <w:p w14:paraId="014939BC">
            <w:pPr>
              <w:pStyle w:val="30"/>
            </w:pPr>
          </w:p>
        </w:tc>
        <w:tc>
          <w:tcPr>
            <w:tcW w:w="816" w:type="pct"/>
            <w:vMerge w:val="continue"/>
            <w:noWrap/>
            <w:vAlign w:val="center"/>
          </w:tcPr>
          <w:p w14:paraId="713893B9">
            <w:pPr>
              <w:pStyle w:val="30"/>
            </w:pPr>
          </w:p>
        </w:tc>
        <w:tc>
          <w:tcPr>
            <w:tcW w:w="942" w:type="pct"/>
            <w:vMerge w:val="continue"/>
            <w:noWrap/>
            <w:vAlign w:val="center"/>
          </w:tcPr>
          <w:p w14:paraId="2288036A">
            <w:pPr>
              <w:pStyle w:val="30"/>
            </w:pPr>
          </w:p>
        </w:tc>
        <w:tc>
          <w:tcPr>
            <w:tcW w:w="1146" w:type="pct"/>
            <w:noWrap/>
            <w:vAlign w:val="center"/>
          </w:tcPr>
          <w:p w14:paraId="56F7CB67">
            <w:pPr>
              <w:pStyle w:val="30"/>
            </w:pPr>
            <w:r>
              <w:rPr>
                <w:rFonts w:hint="eastAsia"/>
              </w:rPr>
              <w:t>校验结果处理</w:t>
            </w:r>
          </w:p>
        </w:tc>
        <w:tc>
          <w:tcPr>
            <w:tcW w:w="240" w:type="pct"/>
            <w:vMerge w:val="continue"/>
            <w:vAlign w:val="center"/>
          </w:tcPr>
          <w:p w14:paraId="7B431CB6">
            <w:pPr>
              <w:pStyle w:val="30"/>
            </w:pPr>
          </w:p>
        </w:tc>
        <w:tc>
          <w:tcPr>
            <w:tcW w:w="240" w:type="pct"/>
            <w:vAlign w:val="center"/>
          </w:tcPr>
          <w:p w14:paraId="58B15A57">
            <w:pPr>
              <w:pStyle w:val="30"/>
            </w:pPr>
            <w:r>
              <w:rPr>
                <w:rFonts w:hint="eastAsia"/>
              </w:rPr>
              <w:t>2.5</w:t>
            </w:r>
          </w:p>
        </w:tc>
        <w:tc>
          <w:tcPr>
            <w:tcW w:w="258" w:type="pct"/>
            <w:vMerge w:val="continue"/>
            <w:vAlign w:val="center"/>
          </w:tcPr>
          <w:p w14:paraId="26E3AEEC">
            <w:pPr>
              <w:pStyle w:val="30"/>
            </w:pPr>
          </w:p>
        </w:tc>
        <w:tc>
          <w:tcPr>
            <w:tcW w:w="343" w:type="pct"/>
            <w:vAlign w:val="center"/>
          </w:tcPr>
          <w:p w14:paraId="07BA5C1E">
            <w:pPr>
              <w:pStyle w:val="30"/>
            </w:pPr>
            <w:r>
              <w:rPr>
                <w:rFonts w:hint="eastAsia"/>
              </w:rPr>
              <w:t>6.1.3.1</w:t>
            </w:r>
          </w:p>
        </w:tc>
      </w:tr>
      <w:tr w14:paraId="4F66C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BB0BBC4">
            <w:pPr>
              <w:pStyle w:val="30"/>
            </w:pPr>
            <w:r>
              <w:rPr>
                <w:rFonts w:hint="eastAsia"/>
              </w:rPr>
              <w:t>87</w:t>
            </w:r>
          </w:p>
        </w:tc>
        <w:tc>
          <w:tcPr>
            <w:tcW w:w="240" w:type="pct"/>
            <w:vMerge w:val="continue"/>
            <w:vAlign w:val="center"/>
          </w:tcPr>
          <w:p w14:paraId="5620383A">
            <w:pPr>
              <w:pStyle w:val="30"/>
            </w:pPr>
          </w:p>
        </w:tc>
        <w:tc>
          <w:tcPr>
            <w:tcW w:w="570" w:type="pct"/>
            <w:vMerge w:val="continue"/>
            <w:vAlign w:val="center"/>
          </w:tcPr>
          <w:p w14:paraId="2D19E3BC">
            <w:pPr>
              <w:pStyle w:val="30"/>
            </w:pPr>
          </w:p>
        </w:tc>
        <w:tc>
          <w:tcPr>
            <w:tcW w:w="816" w:type="pct"/>
            <w:noWrap/>
            <w:vAlign w:val="center"/>
          </w:tcPr>
          <w:p w14:paraId="554274E5">
            <w:pPr>
              <w:pStyle w:val="30"/>
            </w:pPr>
            <w:r>
              <w:rPr>
                <w:rFonts w:hint="eastAsia"/>
              </w:rPr>
              <w:t>实控基金审批处理</w:t>
            </w:r>
          </w:p>
        </w:tc>
        <w:tc>
          <w:tcPr>
            <w:tcW w:w="942" w:type="pct"/>
            <w:vAlign w:val="center"/>
          </w:tcPr>
          <w:p w14:paraId="718B479C">
            <w:pPr>
              <w:pStyle w:val="30"/>
            </w:pPr>
            <w:r>
              <w:rPr>
                <w:rFonts w:hint="eastAsia"/>
              </w:rPr>
              <w:t>GP审批处理</w:t>
            </w:r>
          </w:p>
        </w:tc>
        <w:tc>
          <w:tcPr>
            <w:tcW w:w="1146" w:type="pct"/>
            <w:noWrap/>
            <w:vAlign w:val="center"/>
          </w:tcPr>
          <w:p w14:paraId="07472463">
            <w:pPr>
              <w:pStyle w:val="30"/>
            </w:pPr>
          </w:p>
        </w:tc>
        <w:tc>
          <w:tcPr>
            <w:tcW w:w="240" w:type="pct"/>
            <w:vMerge w:val="restart"/>
            <w:vAlign w:val="center"/>
          </w:tcPr>
          <w:p w14:paraId="4F4B8F0E">
            <w:pPr>
              <w:pStyle w:val="30"/>
            </w:pPr>
            <w:r>
              <w:rPr>
                <w:rFonts w:hint="eastAsia"/>
              </w:rPr>
              <w:t>1</w:t>
            </w:r>
          </w:p>
        </w:tc>
        <w:tc>
          <w:tcPr>
            <w:tcW w:w="240" w:type="pct"/>
            <w:vAlign w:val="center"/>
          </w:tcPr>
          <w:p w14:paraId="20BBE28E">
            <w:pPr>
              <w:pStyle w:val="30"/>
            </w:pPr>
            <w:r>
              <w:rPr>
                <w:rFonts w:hint="eastAsia"/>
              </w:rPr>
              <w:t>2.5</w:t>
            </w:r>
          </w:p>
        </w:tc>
        <w:tc>
          <w:tcPr>
            <w:tcW w:w="258" w:type="pct"/>
            <w:vMerge w:val="restart"/>
            <w:vAlign w:val="center"/>
          </w:tcPr>
          <w:p w14:paraId="62EF2C96">
            <w:pPr>
              <w:pStyle w:val="30"/>
            </w:pPr>
            <w:r>
              <w:rPr>
                <w:rFonts w:hint="eastAsia"/>
              </w:rPr>
              <w:t>2.5</w:t>
            </w:r>
          </w:p>
        </w:tc>
        <w:tc>
          <w:tcPr>
            <w:tcW w:w="343" w:type="pct"/>
            <w:vAlign w:val="center"/>
          </w:tcPr>
          <w:p w14:paraId="0C8E6FE1">
            <w:pPr>
              <w:pStyle w:val="30"/>
            </w:pPr>
            <w:r>
              <w:rPr>
                <w:rFonts w:hint="eastAsia"/>
              </w:rPr>
              <w:t>6.1.3.1</w:t>
            </w:r>
          </w:p>
        </w:tc>
      </w:tr>
      <w:tr w14:paraId="3C0BE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5178495">
            <w:pPr>
              <w:pStyle w:val="30"/>
            </w:pPr>
            <w:r>
              <w:rPr>
                <w:rFonts w:hint="eastAsia"/>
              </w:rPr>
              <w:t>88</w:t>
            </w:r>
          </w:p>
        </w:tc>
        <w:tc>
          <w:tcPr>
            <w:tcW w:w="240" w:type="pct"/>
            <w:vMerge w:val="continue"/>
            <w:vAlign w:val="center"/>
          </w:tcPr>
          <w:p w14:paraId="62461AA0">
            <w:pPr>
              <w:pStyle w:val="30"/>
            </w:pPr>
          </w:p>
        </w:tc>
        <w:tc>
          <w:tcPr>
            <w:tcW w:w="570" w:type="pct"/>
            <w:vMerge w:val="continue"/>
            <w:vAlign w:val="center"/>
          </w:tcPr>
          <w:p w14:paraId="36784571">
            <w:pPr>
              <w:pStyle w:val="30"/>
            </w:pPr>
          </w:p>
        </w:tc>
        <w:tc>
          <w:tcPr>
            <w:tcW w:w="816" w:type="pct"/>
            <w:noWrap/>
            <w:vAlign w:val="center"/>
          </w:tcPr>
          <w:p w14:paraId="3F0CC74F">
            <w:pPr>
              <w:pStyle w:val="30"/>
            </w:pPr>
            <w:r>
              <w:rPr>
                <w:rFonts w:hint="eastAsia"/>
              </w:rPr>
              <w:t>实控基金数据修正</w:t>
            </w:r>
          </w:p>
        </w:tc>
        <w:tc>
          <w:tcPr>
            <w:tcW w:w="942" w:type="pct"/>
            <w:noWrap/>
            <w:vAlign w:val="center"/>
          </w:tcPr>
          <w:p w14:paraId="6846F192">
            <w:pPr>
              <w:pStyle w:val="30"/>
            </w:pPr>
            <w:r>
              <w:rPr>
                <w:rFonts w:hint="eastAsia"/>
              </w:rPr>
              <w:t>GP基金数据修正</w:t>
            </w:r>
          </w:p>
        </w:tc>
        <w:tc>
          <w:tcPr>
            <w:tcW w:w="1146" w:type="pct"/>
            <w:noWrap/>
            <w:vAlign w:val="center"/>
          </w:tcPr>
          <w:p w14:paraId="04AE6002">
            <w:pPr>
              <w:pStyle w:val="30"/>
            </w:pPr>
          </w:p>
        </w:tc>
        <w:tc>
          <w:tcPr>
            <w:tcW w:w="240" w:type="pct"/>
            <w:vMerge w:val="continue"/>
            <w:vAlign w:val="center"/>
          </w:tcPr>
          <w:p w14:paraId="30A5EAC5">
            <w:pPr>
              <w:pStyle w:val="30"/>
            </w:pPr>
          </w:p>
        </w:tc>
        <w:tc>
          <w:tcPr>
            <w:tcW w:w="240" w:type="pct"/>
            <w:vAlign w:val="center"/>
          </w:tcPr>
          <w:p w14:paraId="682C4A53">
            <w:pPr>
              <w:pStyle w:val="30"/>
            </w:pPr>
            <w:r>
              <w:rPr>
                <w:rFonts w:hint="eastAsia"/>
              </w:rPr>
              <w:t>2.5</w:t>
            </w:r>
          </w:p>
        </w:tc>
        <w:tc>
          <w:tcPr>
            <w:tcW w:w="258" w:type="pct"/>
            <w:vMerge w:val="continue"/>
            <w:vAlign w:val="center"/>
          </w:tcPr>
          <w:p w14:paraId="062C4C4A">
            <w:pPr>
              <w:pStyle w:val="30"/>
            </w:pPr>
          </w:p>
        </w:tc>
        <w:tc>
          <w:tcPr>
            <w:tcW w:w="343" w:type="pct"/>
            <w:vAlign w:val="center"/>
          </w:tcPr>
          <w:p w14:paraId="6C776934">
            <w:pPr>
              <w:pStyle w:val="30"/>
            </w:pPr>
            <w:r>
              <w:rPr>
                <w:rFonts w:hint="eastAsia"/>
              </w:rPr>
              <w:t>6.1.3.1</w:t>
            </w:r>
          </w:p>
        </w:tc>
      </w:tr>
      <w:tr w14:paraId="2417A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F3D8EF4">
            <w:pPr>
              <w:pStyle w:val="30"/>
            </w:pPr>
            <w:r>
              <w:rPr>
                <w:rFonts w:hint="eastAsia"/>
              </w:rPr>
              <w:t>89</w:t>
            </w:r>
          </w:p>
        </w:tc>
        <w:tc>
          <w:tcPr>
            <w:tcW w:w="240" w:type="pct"/>
            <w:vMerge w:val="continue"/>
            <w:vAlign w:val="center"/>
          </w:tcPr>
          <w:p w14:paraId="67A2031A">
            <w:pPr>
              <w:pStyle w:val="30"/>
            </w:pPr>
          </w:p>
        </w:tc>
        <w:tc>
          <w:tcPr>
            <w:tcW w:w="570" w:type="pct"/>
            <w:vMerge w:val="continue"/>
            <w:vAlign w:val="center"/>
          </w:tcPr>
          <w:p w14:paraId="4D5DDBD4">
            <w:pPr>
              <w:pStyle w:val="30"/>
            </w:pPr>
          </w:p>
        </w:tc>
        <w:tc>
          <w:tcPr>
            <w:tcW w:w="816" w:type="pct"/>
            <w:vMerge w:val="restart"/>
            <w:noWrap/>
            <w:vAlign w:val="center"/>
          </w:tcPr>
          <w:p w14:paraId="24C736A0">
            <w:pPr>
              <w:pStyle w:val="30"/>
            </w:pPr>
            <w:r>
              <w:rPr>
                <w:rFonts w:hint="eastAsia"/>
              </w:rPr>
              <w:t>参投基金信息报送</w:t>
            </w:r>
          </w:p>
        </w:tc>
        <w:tc>
          <w:tcPr>
            <w:tcW w:w="942" w:type="pct"/>
            <w:noWrap/>
            <w:vAlign w:val="center"/>
          </w:tcPr>
          <w:p w14:paraId="09874D1A">
            <w:pPr>
              <w:pStyle w:val="30"/>
            </w:pPr>
            <w:r>
              <w:rPr>
                <w:rFonts w:hint="eastAsia"/>
              </w:rPr>
              <w:t>LP基金报送信息管理</w:t>
            </w:r>
          </w:p>
        </w:tc>
        <w:tc>
          <w:tcPr>
            <w:tcW w:w="1146" w:type="pct"/>
            <w:noWrap/>
            <w:vAlign w:val="center"/>
          </w:tcPr>
          <w:p w14:paraId="26A5A208">
            <w:pPr>
              <w:pStyle w:val="30"/>
            </w:pPr>
          </w:p>
        </w:tc>
        <w:tc>
          <w:tcPr>
            <w:tcW w:w="240" w:type="pct"/>
            <w:vAlign w:val="center"/>
          </w:tcPr>
          <w:p w14:paraId="3B45E09A">
            <w:pPr>
              <w:pStyle w:val="30"/>
            </w:pPr>
            <w:r>
              <w:rPr>
                <w:rFonts w:hint="eastAsia"/>
              </w:rPr>
              <w:t>1</w:t>
            </w:r>
          </w:p>
        </w:tc>
        <w:tc>
          <w:tcPr>
            <w:tcW w:w="240" w:type="pct"/>
            <w:vAlign w:val="center"/>
          </w:tcPr>
          <w:p w14:paraId="02C649AB">
            <w:pPr>
              <w:pStyle w:val="30"/>
            </w:pPr>
            <w:r>
              <w:rPr>
                <w:rFonts w:hint="eastAsia"/>
              </w:rPr>
              <w:t>2.5</w:t>
            </w:r>
          </w:p>
        </w:tc>
        <w:tc>
          <w:tcPr>
            <w:tcW w:w="258" w:type="pct"/>
            <w:vAlign w:val="center"/>
          </w:tcPr>
          <w:p w14:paraId="0C04D0CF">
            <w:pPr>
              <w:pStyle w:val="30"/>
            </w:pPr>
            <w:r>
              <w:rPr>
                <w:rFonts w:hint="eastAsia"/>
              </w:rPr>
              <w:t>2.5</w:t>
            </w:r>
          </w:p>
        </w:tc>
        <w:tc>
          <w:tcPr>
            <w:tcW w:w="343" w:type="pct"/>
            <w:vAlign w:val="center"/>
          </w:tcPr>
          <w:p w14:paraId="2FCB44B5">
            <w:pPr>
              <w:pStyle w:val="30"/>
            </w:pPr>
            <w:r>
              <w:rPr>
                <w:rFonts w:hint="eastAsia"/>
              </w:rPr>
              <w:t>6.1.3.1</w:t>
            </w:r>
          </w:p>
        </w:tc>
      </w:tr>
      <w:tr w14:paraId="38A4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3A0985D3">
            <w:pPr>
              <w:pStyle w:val="30"/>
            </w:pPr>
            <w:r>
              <w:rPr>
                <w:rFonts w:hint="eastAsia"/>
              </w:rPr>
              <w:t>90</w:t>
            </w:r>
          </w:p>
        </w:tc>
        <w:tc>
          <w:tcPr>
            <w:tcW w:w="240" w:type="pct"/>
            <w:vMerge w:val="continue"/>
            <w:vAlign w:val="center"/>
          </w:tcPr>
          <w:p w14:paraId="1A5FBF6B">
            <w:pPr>
              <w:pStyle w:val="30"/>
            </w:pPr>
          </w:p>
        </w:tc>
        <w:tc>
          <w:tcPr>
            <w:tcW w:w="570" w:type="pct"/>
            <w:vMerge w:val="continue"/>
            <w:vAlign w:val="center"/>
          </w:tcPr>
          <w:p w14:paraId="663F19E0">
            <w:pPr>
              <w:pStyle w:val="30"/>
            </w:pPr>
          </w:p>
        </w:tc>
        <w:tc>
          <w:tcPr>
            <w:tcW w:w="816" w:type="pct"/>
            <w:vMerge w:val="continue"/>
            <w:noWrap/>
            <w:vAlign w:val="center"/>
          </w:tcPr>
          <w:p w14:paraId="1DD09472">
            <w:pPr>
              <w:pStyle w:val="30"/>
            </w:pPr>
          </w:p>
        </w:tc>
        <w:tc>
          <w:tcPr>
            <w:tcW w:w="942" w:type="pct"/>
            <w:noWrap/>
            <w:vAlign w:val="center"/>
          </w:tcPr>
          <w:p w14:paraId="65DBACBB">
            <w:pPr>
              <w:pStyle w:val="30"/>
            </w:pPr>
            <w:r>
              <w:rPr>
                <w:rFonts w:hint="eastAsia"/>
              </w:rPr>
              <w:t>LP基金信息管理</w:t>
            </w:r>
          </w:p>
        </w:tc>
        <w:tc>
          <w:tcPr>
            <w:tcW w:w="1146" w:type="pct"/>
            <w:noWrap/>
            <w:vAlign w:val="center"/>
          </w:tcPr>
          <w:p w14:paraId="377E818A">
            <w:pPr>
              <w:pStyle w:val="30"/>
            </w:pPr>
          </w:p>
        </w:tc>
        <w:tc>
          <w:tcPr>
            <w:tcW w:w="240" w:type="pct"/>
            <w:vAlign w:val="center"/>
          </w:tcPr>
          <w:p w14:paraId="0B3C4B6D">
            <w:pPr>
              <w:pStyle w:val="30"/>
            </w:pPr>
            <w:r>
              <w:rPr>
                <w:rFonts w:hint="eastAsia"/>
              </w:rPr>
              <w:t>1.5</w:t>
            </w:r>
          </w:p>
        </w:tc>
        <w:tc>
          <w:tcPr>
            <w:tcW w:w="240" w:type="pct"/>
            <w:vAlign w:val="center"/>
          </w:tcPr>
          <w:p w14:paraId="2326423B">
            <w:pPr>
              <w:pStyle w:val="30"/>
            </w:pPr>
            <w:r>
              <w:rPr>
                <w:rFonts w:hint="eastAsia"/>
              </w:rPr>
              <w:t>2.5</w:t>
            </w:r>
          </w:p>
        </w:tc>
        <w:tc>
          <w:tcPr>
            <w:tcW w:w="258" w:type="pct"/>
            <w:vAlign w:val="center"/>
          </w:tcPr>
          <w:p w14:paraId="0DC79CAA">
            <w:pPr>
              <w:pStyle w:val="30"/>
            </w:pPr>
            <w:r>
              <w:rPr>
                <w:rFonts w:hint="eastAsia"/>
              </w:rPr>
              <w:t>3.75</w:t>
            </w:r>
          </w:p>
        </w:tc>
        <w:tc>
          <w:tcPr>
            <w:tcW w:w="343" w:type="pct"/>
            <w:vAlign w:val="center"/>
          </w:tcPr>
          <w:p w14:paraId="3DD1E752">
            <w:pPr>
              <w:pStyle w:val="30"/>
            </w:pPr>
            <w:r>
              <w:rPr>
                <w:rFonts w:hint="eastAsia"/>
              </w:rPr>
              <w:t>6.1.3.1</w:t>
            </w:r>
          </w:p>
        </w:tc>
      </w:tr>
      <w:tr w14:paraId="74BF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8732C6E">
            <w:pPr>
              <w:pStyle w:val="30"/>
            </w:pPr>
            <w:r>
              <w:rPr>
                <w:rFonts w:hint="eastAsia"/>
              </w:rPr>
              <w:t>91</w:t>
            </w:r>
          </w:p>
        </w:tc>
        <w:tc>
          <w:tcPr>
            <w:tcW w:w="240" w:type="pct"/>
            <w:vMerge w:val="continue"/>
            <w:vAlign w:val="center"/>
          </w:tcPr>
          <w:p w14:paraId="457C3FE4">
            <w:pPr>
              <w:pStyle w:val="30"/>
            </w:pPr>
          </w:p>
        </w:tc>
        <w:tc>
          <w:tcPr>
            <w:tcW w:w="570" w:type="pct"/>
            <w:vMerge w:val="continue"/>
            <w:vAlign w:val="center"/>
          </w:tcPr>
          <w:p w14:paraId="4AABF60E">
            <w:pPr>
              <w:pStyle w:val="30"/>
            </w:pPr>
          </w:p>
        </w:tc>
        <w:tc>
          <w:tcPr>
            <w:tcW w:w="816" w:type="pct"/>
            <w:vMerge w:val="continue"/>
            <w:noWrap/>
            <w:vAlign w:val="center"/>
          </w:tcPr>
          <w:p w14:paraId="420B43F6">
            <w:pPr>
              <w:pStyle w:val="30"/>
            </w:pPr>
          </w:p>
        </w:tc>
        <w:tc>
          <w:tcPr>
            <w:tcW w:w="942" w:type="pct"/>
            <w:noWrap/>
            <w:vAlign w:val="center"/>
          </w:tcPr>
          <w:p w14:paraId="453B1C25">
            <w:pPr>
              <w:pStyle w:val="30"/>
            </w:pPr>
            <w:r>
              <w:rPr>
                <w:rFonts w:hint="eastAsia"/>
              </w:rPr>
              <w:t>LP基金管理人信息管理</w:t>
            </w:r>
          </w:p>
        </w:tc>
        <w:tc>
          <w:tcPr>
            <w:tcW w:w="1146" w:type="pct"/>
            <w:noWrap/>
            <w:vAlign w:val="center"/>
          </w:tcPr>
          <w:p w14:paraId="07B380E0">
            <w:pPr>
              <w:pStyle w:val="30"/>
            </w:pPr>
          </w:p>
        </w:tc>
        <w:tc>
          <w:tcPr>
            <w:tcW w:w="240" w:type="pct"/>
            <w:vAlign w:val="center"/>
          </w:tcPr>
          <w:p w14:paraId="0C63C527">
            <w:pPr>
              <w:pStyle w:val="30"/>
            </w:pPr>
            <w:r>
              <w:rPr>
                <w:rFonts w:hint="eastAsia"/>
              </w:rPr>
              <w:t>1</w:t>
            </w:r>
          </w:p>
        </w:tc>
        <w:tc>
          <w:tcPr>
            <w:tcW w:w="240" w:type="pct"/>
            <w:vAlign w:val="center"/>
          </w:tcPr>
          <w:p w14:paraId="6A8F3059">
            <w:pPr>
              <w:pStyle w:val="30"/>
            </w:pPr>
            <w:r>
              <w:rPr>
                <w:rFonts w:hint="eastAsia"/>
              </w:rPr>
              <w:t>2.5</w:t>
            </w:r>
          </w:p>
        </w:tc>
        <w:tc>
          <w:tcPr>
            <w:tcW w:w="258" w:type="pct"/>
            <w:vAlign w:val="center"/>
          </w:tcPr>
          <w:p w14:paraId="123EB59B">
            <w:pPr>
              <w:pStyle w:val="30"/>
            </w:pPr>
            <w:r>
              <w:rPr>
                <w:rFonts w:hint="eastAsia"/>
              </w:rPr>
              <w:t>2.5</w:t>
            </w:r>
          </w:p>
        </w:tc>
        <w:tc>
          <w:tcPr>
            <w:tcW w:w="343" w:type="pct"/>
            <w:vAlign w:val="center"/>
          </w:tcPr>
          <w:p w14:paraId="0AC9A4AC">
            <w:pPr>
              <w:pStyle w:val="30"/>
            </w:pPr>
            <w:r>
              <w:rPr>
                <w:rFonts w:hint="eastAsia"/>
              </w:rPr>
              <w:t>6.1.3.1</w:t>
            </w:r>
          </w:p>
        </w:tc>
      </w:tr>
      <w:tr w14:paraId="72BA8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20E5673">
            <w:pPr>
              <w:pStyle w:val="30"/>
            </w:pPr>
            <w:r>
              <w:rPr>
                <w:rFonts w:hint="eastAsia"/>
              </w:rPr>
              <w:t>92</w:t>
            </w:r>
          </w:p>
        </w:tc>
        <w:tc>
          <w:tcPr>
            <w:tcW w:w="240" w:type="pct"/>
            <w:vMerge w:val="continue"/>
            <w:vAlign w:val="center"/>
          </w:tcPr>
          <w:p w14:paraId="5B17624D">
            <w:pPr>
              <w:pStyle w:val="30"/>
            </w:pPr>
          </w:p>
        </w:tc>
        <w:tc>
          <w:tcPr>
            <w:tcW w:w="570" w:type="pct"/>
            <w:vMerge w:val="continue"/>
            <w:vAlign w:val="center"/>
          </w:tcPr>
          <w:p w14:paraId="2B230CB9">
            <w:pPr>
              <w:pStyle w:val="30"/>
            </w:pPr>
          </w:p>
        </w:tc>
        <w:tc>
          <w:tcPr>
            <w:tcW w:w="816" w:type="pct"/>
            <w:vMerge w:val="continue"/>
            <w:noWrap/>
            <w:vAlign w:val="center"/>
          </w:tcPr>
          <w:p w14:paraId="7AABEC7F">
            <w:pPr>
              <w:pStyle w:val="30"/>
            </w:pPr>
          </w:p>
        </w:tc>
        <w:tc>
          <w:tcPr>
            <w:tcW w:w="942" w:type="pct"/>
            <w:vMerge w:val="restart"/>
            <w:noWrap/>
            <w:vAlign w:val="center"/>
          </w:tcPr>
          <w:p w14:paraId="309CB56E">
            <w:pPr>
              <w:pStyle w:val="30"/>
            </w:pPr>
            <w:r>
              <w:rPr>
                <w:rFonts w:hint="eastAsia"/>
              </w:rPr>
              <w:t>LP数据校验计算</w:t>
            </w:r>
          </w:p>
        </w:tc>
        <w:tc>
          <w:tcPr>
            <w:tcW w:w="1146" w:type="pct"/>
            <w:noWrap/>
            <w:vAlign w:val="center"/>
          </w:tcPr>
          <w:p w14:paraId="06E90904">
            <w:pPr>
              <w:pStyle w:val="30"/>
            </w:pPr>
            <w:r>
              <w:rPr>
                <w:rFonts w:hint="eastAsia"/>
              </w:rPr>
              <w:t>LP填报规则校验</w:t>
            </w:r>
          </w:p>
        </w:tc>
        <w:tc>
          <w:tcPr>
            <w:tcW w:w="240" w:type="pct"/>
            <w:vAlign w:val="center"/>
          </w:tcPr>
          <w:p w14:paraId="350B9FF1">
            <w:pPr>
              <w:pStyle w:val="30"/>
            </w:pPr>
            <w:r>
              <w:rPr>
                <w:rFonts w:hint="eastAsia"/>
              </w:rPr>
              <w:t>1.5</w:t>
            </w:r>
          </w:p>
        </w:tc>
        <w:tc>
          <w:tcPr>
            <w:tcW w:w="240" w:type="pct"/>
            <w:vAlign w:val="center"/>
          </w:tcPr>
          <w:p w14:paraId="1A03B0F4">
            <w:pPr>
              <w:pStyle w:val="30"/>
            </w:pPr>
            <w:r>
              <w:rPr>
                <w:rFonts w:hint="eastAsia"/>
              </w:rPr>
              <w:t>2.5</w:t>
            </w:r>
          </w:p>
        </w:tc>
        <w:tc>
          <w:tcPr>
            <w:tcW w:w="258" w:type="pct"/>
            <w:vAlign w:val="center"/>
          </w:tcPr>
          <w:p w14:paraId="1AA8304C">
            <w:pPr>
              <w:pStyle w:val="30"/>
            </w:pPr>
            <w:r>
              <w:rPr>
                <w:rFonts w:hint="eastAsia"/>
              </w:rPr>
              <w:t>3.75</w:t>
            </w:r>
          </w:p>
        </w:tc>
        <w:tc>
          <w:tcPr>
            <w:tcW w:w="343" w:type="pct"/>
            <w:vAlign w:val="center"/>
          </w:tcPr>
          <w:p w14:paraId="41519B2B">
            <w:pPr>
              <w:pStyle w:val="30"/>
            </w:pPr>
            <w:r>
              <w:rPr>
                <w:rFonts w:hint="eastAsia"/>
              </w:rPr>
              <w:t>6.1.3.1</w:t>
            </w:r>
          </w:p>
        </w:tc>
      </w:tr>
      <w:tr w14:paraId="623F4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78B3B5D8">
            <w:pPr>
              <w:pStyle w:val="30"/>
            </w:pPr>
            <w:r>
              <w:rPr>
                <w:rFonts w:hint="eastAsia"/>
              </w:rPr>
              <w:t>93</w:t>
            </w:r>
          </w:p>
        </w:tc>
        <w:tc>
          <w:tcPr>
            <w:tcW w:w="240" w:type="pct"/>
            <w:vMerge w:val="continue"/>
            <w:vAlign w:val="center"/>
          </w:tcPr>
          <w:p w14:paraId="21540573">
            <w:pPr>
              <w:pStyle w:val="30"/>
            </w:pPr>
          </w:p>
        </w:tc>
        <w:tc>
          <w:tcPr>
            <w:tcW w:w="570" w:type="pct"/>
            <w:vMerge w:val="continue"/>
            <w:vAlign w:val="center"/>
          </w:tcPr>
          <w:p w14:paraId="2F61C87F">
            <w:pPr>
              <w:pStyle w:val="30"/>
            </w:pPr>
          </w:p>
        </w:tc>
        <w:tc>
          <w:tcPr>
            <w:tcW w:w="816" w:type="pct"/>
            <w:vMerge w:val="continue"/>
            <w:noWrap/>
            <w:vAlign w:val="center"/>
          </w:tcPr>
          <w:p w14:paraId="5555810F">
            <w:pPr>
              <w:pStyle w:val="30"/>
            </w:pPr>
          </w:p>
        </w:tc>
        <w:tc>
          <w:tcPr>
            <w:tcW w:w="942" w:type="pct"/>
            <w:vMerge w:val="continue"/>
            <w:noWrap/>
            <w:vAlign w:val="center"/>
          </w:tcPr>
          <w:p w14:paraId="4C44FCE2">
            <w:pPr>
              <w:pStyle w:val="30"/>
            </w:pPr>
          </w:p>
        </w:tc>
        <w:tc>
          <w:tcPr>
            <w:tcW w:w="1146" w:type="pct"/>
            <w:noWrap/>
            <w:vAlign w:val="center"/>
          </w:tcPr>
          <w:p w14:paraId="0DA63B2D">
            <w:pPr>
              <w:pStyle w:val="30"/>
            </w:pPr>
            <w:r>
              <w:rPr>
                <w:rFonts w:hint="eastAsia"/>
              </w:rPr>
              <w:t>LP数据逻辑校验</w:t>
            </w:r>
          </w:p>
        </w:tc>
        <w:tc>
          <w:tcPr>
            <w:tcW w:w="240" w:type="pct"/>
            <w:vMerge w:val="restart"/>
            <w:vAlign w:val="center"/>
          </w:tcPr>
          <w:p w14:paraId="3D38F55B">
            <w:pPr>
              <w:pStyle w:val="30"/>
            </w:pPr>
            <w:r>
              <w:rPr>
                <w:rFonts w:hint="eastAsia"/>
              </w:rPr>
              <w:t>1</w:t>
            </w:r>
          </w:p>
        </w:tc>
        <w:tc>
          <w:tcPr>
            <w:tcW w:w="240" w:type="pct"/>
            <w:vAlign w:val="center"/>
          </w:tcPr>
          <w:p w14:paraId="4D296CE3">
            <w:pPr>
              <w:pStyle w:val="30"/>
            </w:pPr>
            <w:r>
              <w:rPr>
                <w:rFonts w:hint="eastAsia"/>
              </w:rPr>
              <w:t>2.5</w:t>
            </w:r>
          </w:p>
        </w:tc>
        <w:tc>
          <w:tcPr>
            <w:tcW w:w="258" w:type="pct"/>
            <w:vMerge w:val="restart"/>
            <w:vAlign w:val="center"/>
          </w:tcPr>
          <w:p w14:paraId="49432F95">
            <w:pPr>
              <w:pStyle w:val="30"/>
            </w:pPr>
            <w:r>
              <w:rPr>
                <w:rFonts w:hint="eastAsia"/>
              </w:rPr>
              <w:t>2.5</w:t>
            </w:r>
          </w:p>
        </w:tc>
        <w:tc>
          <w:tcPr>
            <w:tcW w:w="343" w:type="pct"/>
            <w:vAlign w:val="center"/>
          </w:tcPr>
          <w:p w14:paraId="31854F48">
            <w:pPr>
              <w:pStyle w:val="30"/>
            </w:pPr>
            <w:r>
              <w:rPr>
                <w:rFonts w:hint="eastAsia"/>
              </w:rPr>
              <w:t>6.1.3.1</w:t>
            </w:r>
          </w:p>
        </w:tc>
      </w:tr>
      <w:tr w14:paraId="04D40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FFCA8B6">
            <w:pPr>
              <w:pStyle w:val="30"/>
            </w:pPr>
            <w:r>
              <w:rPr>
                <w:rFonts w:hint="eastAsia"/>
              </w:rPr>
              <w:t>94</w:t>
            </w:r>
          </w:p>
        </w:tc>
        <w:tc>
          <w:tcPr>
            <w:tcW w:w="240" w:type="pct"/>
            <w:vMerge w:val="continue"/>
            <w:vAlign w:val="center"/>
          </w:tcPr>
          <w:p w14:paraId="0AE1172D">
            <w:pPr>
              <w:pStyle w:val="30"/>
            </w:pPr>
          </w:p>
        </w:tc>
        <w:tc>
          <w:tcPr>
            <w:tcW w:w="570" w:type="pct"/>
            <w:vMerge w:val="continue"/>
            <w:vAlign w:val="center"/>
          </w:tcPr>
          <w:p w14:paraId="7842D0A4">
            <w:pPr>
              <w:pStyle w:val="30"/>
            </w:pPr>
          </w:p>
        </w:tc>
        <w:tc>
          <w:tcPr>
            <w:tcW w:w="816" w:type="pct"/>
            <w:vMerge w:val="continue"/>
            <w:noWrap/>
            <w:vAlign w:val="center"/>
          </w:tcPr>
          <w:p w14:paraId="364B25BB">
            <w:pPr>
              <w:pStyle w:val="30"/>
            </w:pPr>
          </w:p>
        </w:tc>
        <w:tc>
          <w:tcPr>
            <w:tcW w:w="942" w:type="pct"/>
            <w:vMerge w:val="continue"/>
            <w:noWrap/>
            <w:vAlign w:val="center"/>
          </w:tcPr>
          <w:p w14:paraId="7BF33E0A">
            <w:pPr>
              <w:pStyle w:val="30"/>
            </w:pPr>
          </w:p>
        </w:tc>
        <w:tc>
          <w:tcPr>
            <w:tcW w:w="1146" w:type="pct"/>
            <w:noWrap/>
            <w:vAlign w:val="center"/>
          </w:tcPr>
          <w:p w14:paraId="3D9FEDEF">
            <w:pPr>
              <w:pStyle w:val="30"/>
            </w:pPr>
            <w:r>
              <w:rPr>
                <w:rFonts w:hint="eastAsia"/>
              </w:rPr>
              <w:t>校验结果处理</w:t>
            </w:r>
          </w:p>
        </w:tc>
        <w:tc>
          <w:tcPr>
            <w:tcW w:w="240" w:type="pct"/>
            <w:vMerge w:val="continue"/>
            <w:vAlign w:val="center"/>
          </w:tcPr>
          <w:p w14:paraId="3B77BDAB">
            <w:pPr>
              <w:pStyle w:val="30"/>
            </w:pPr>
          </w:p>
        </w:tc>
        <w:tc>
          <w:tcPr>
            <w:tcW w:w="240" w:type="pct"/>
            <w:vAlign w:val="center"/>
          </w:tcPr>
          <w:p w14:paraId="7BB42CC6">
            <w:pPr>
              <w:pStyle w:val="30"/>
            </w:pPr>
            <w:r>
              <w:rPr>
                <w:rFonts w:hint="eastAsia"/>
              </w:rPr>
              <w:t>2.5</w:t>
            </w:r>
          </w:p>
        </w:tc>
        <w:tc>
          <w:tcPr>
            <w:tcW w:w="258" w:type="pct"/>
            <w:vMerge w:val="continue"/>
            <w:vAlign w:val="center"/>
          </w:tcPr>
          <w:p w14:paraId="4A269819">
            <w:pPr>
              <w:pStyle w:val="30"/>
            </w:pPr>
          </w:p>
        </w:tc>
        <w:tc>
          <w:tcPr>
            <w:tcW w:w="343" w:type="pct"/>
            <w:vAlign w:val="center"/>
          </w:tcPr>
          <w:p w14:paraId="45A5CDC6">
            <w:pPr>
              <w:pStyle w:val="30"/>
            </w:pPr>
            <w:r>
              <w:rPr>
                <w:rFonts w:hint="eastAsia"/>
              </w:rPr>
              <w:t>6.1.3.1</w:t>
            </w:r>
          </w:p>
        </w:tc>
      </w:tr>
      <w:tr w14:paraId="7E3F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4CA72C3">
            <w:pPr>
              <w:pStyle w:val="30"/>
            </w:pPr>
            <w:r>
              <w:rPr>
                <w:rFonts w:hint="eastAsia"/>
              </w:rPr>
              <w:t>95</w:t>
            </w:r>
          </w:p>
        </w:tc>
        <w:tc>
          <w:tcPr>
            <w:tcW w:w="240" w:type="pct"/>
            <w:vMerge w:val="continue"/>
            <w:vAlign w:val="center"/>
          </w:tcPr>
          <w:p w14:paraId="75A187B1">
            <w:pPr>
              <w:pStyle w:val="30"/>
            </w:pPr>
          </w:p>
        </w:tc>
        <w:tc>
          <w:tcPr>
            <w:tcW w:w="570" w:type="pct"/>
            <w:vMerge w:val="continue"/>
            <w:vAlign w:val="center"/>
          </w:tcPr>
          <w:p w14:paraId="50DF7DDF">
            <w:pPr>
              <w:pStyle w:val="30"/>
            </w:pPr>
          </w:p>
        </w:tc>
        <w:tc>
          <w:tcPr>
            <w:tcW w:w="816" w:type="pct"/>
            <w:noWrap/>
            <w:vAlign w:val="center"/>
          </w:tcPr>
          <w:p w14:paraId="28ECB57F">
            <w:pPr>
              <w:pStyle w:val="30"/>
            </w:pPr>
            <w:r>
              <w:rPr>
                <w:rFonts w:hint="eastAsia"/>
              </w:rPr>
              <w:t>参投基金审批</w:t>
            </w:r>
          </w:p>
        </w:tc>
        <w:tc>
          <w:tcPr>
            <w:tcW w:w="942" w:type="pct"/>
            <w:noWrap/>
            <w:vAlign w:val="center"/>
          </w:tcPr>
          <w:p w14:paraId="1BFB88AE">
            <w:pPr>
              <w:pStyle w:val="30"/>
            </w:pPr>
            <w:r>
              <w:rPr>
                <w:rFonts w:hint="eastAsia"/>
              </w:rPr>
              <w:t>LP审批处理</w:t>
            </w:r>
          </w:p>
        </w:tc>
        <w:tc>
          <w:tcPr>
            <w:tcW w:w="1146" w:type="pct"/>
            <w:noWrap/>
            <w:vAlign w:val="center"/>
          </w:tcPr>
          <w:p w14:paraId="1BB72FE3">
            <w:pPr>
              <w:pStyle w:val="30"/>
            </w:pPr>
          </w:p>
        </w:tc>
        <w:tc>
          <w:tcPr>
            <w:tcW w:w="240" w:type="pct"/>
            <w:vMerge w:val="restart"/>
            <w:vAlign w:val="center"/>
          </w:tcPr>
          <w:p w14:paraId="5DB4E58A">
            <w:pPr>
              <w:pStyle w:val="30"/>
            </w:pPr>
            <w:r>
              <w:rPr>
                <w:rFonts w:hint="eastAsia"/>
              </w:rPr>
              <w:t>1</w:t>
            </w:r>
          </w:p>
        </w:tc>
        <w:tc>
          <w:tcPr>
            <w:tcW w:w="240" w:type="pct"/>
            <w:vAlign w:val="center"/>
          </w:tcPr>
          <w:p w14:paraId="7FD6C34F">
            <w:pPr>
              <w:pStyle w:val="30"/>
            </w:pPr>
            <w:r>
              <w:rPr>
                <w:rFonts w:hint="eastAsia"/>
              </w:rPr>
              <w:t>2.5</w:t>
            </w:r>
          </w:p>
        </w:tc>
        <w:tc>
          <w:tcPr>
            <w:tcW w:w="258" w:type="pct"/>
            <w:vMerge w:val="restart"/>
            <w:vAlign w:val="center"/>
          </w:tcPr>
          <w:p w14:paraId="6D0FA848">
            <w:pPr>
              <w:pStyle w:val="30"/>
            </w:pPr>
            <w:r>
              <w:rPr>
                <w:rFonts w:hint="eastAsia"/>
              </w:rPr>
              <w:t>2.5</w:t>
            </w:r>
          </w:p>
        </w:tc>
        <w:tc>
          <w:tcPr>
            <w:tcW w:w="343" w:type="pct"/>
            <w:vAlign w:val="center"/>
          </w:tcPr>
          <w:p w14:paraId="0CB7B24B">
            <w:pPr>
              <w:pStyle w:val="30"/>
            </w:pPr>
            <w:r>
              <w:rPr>
                <w:rFonts w:hint="eastAsia"/>
              </w:rPr>
              <w:t>6.1.3.1</w:t>
            </w:r>
          </w:p>
        </w:tc>
      </w:tr>
      <w:tr w14:paraId="3FB33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96479C6">
            <w:pPr>
              <w:pStyle w:val="30"/>
            </w:pPr>
            <w:r>
              <w:rPr>
                <w:rFonts w:hint="eastAsia"/>
              </w:rPr>
              <w:t>96</w:t>
            </w:r>
          </w:p>
        </w:tc>
        <w:tc>
          <w:tcPr>
            <w:tcW w:w="240" w:type="pct"/>
            <w:vMerge w:val="continue"/>
            <w:vAlign w:val="center"/>
          </w:tcPr>
          <w:p w14:paraId="4EA08AA7">
            <w:pPr>
              <w:pStyle w:val="30"/>
            </w:pPr>
          </w:p>
        </w:tc>
        <w:tc>
          <w:tcPr>
            <w:tcW w:w="570" w:type="pct"/>
            <w:vMerge w:val="continue"/>
            <w:vAlign w:val="center"/>
          </w:tcPr>
          <w:p w14:paraId="7FF40DD1">
            <w:pPr>
              <w:pStyle w:val="30"/>
            </w:pPr>
          </w:p>
        </w:tc>
        <w:tc>
          <w:tcPr>
            <w:tcW w:w="816" w:type="pct"/>
            <w:noWrap/>
            <w:vAlign w:val="center"/>
          </w:tcPr>
          <w:p w14:paraId="50C3135F">
            <w:pPr>
              <w:pStyle w:val="30"/>
            </w:pPr>
            <w:r>
              <w:rPr>
                <w:rFonts w:hint="eastAsia"/>
              </w:rPr>
              <w:t>参投基金数据修正</w:t>
            </w:r>
          </w:p>
        </w:tc>
        <w:tc>
          <w:tcPr>
            <w:tcW w:w="942" w:type="pct"/>
            <w:noWrap/>
            <w:vAlign w:val="center"/>
          </w:tcPr>
          <w:p w14:paraId="66CAF482">
            <w:pPr>
              <w:pStyle w:val="30"/>
            </w:pPr>
            <w:r>
              <w:rPr>
                <w:rFonts w:hint="eastAsia"/>
              </w:rPr>
              <w:t>LP基金数据修正</w:t>
            </w:r>
          </w:p>
        </w:tc>
        <w:tc>
          <w:tcPr>
            <w:tcW w:w="1146" w:type="pct"/>
            <w:noWrap/>
            <w:vAlign w:val="center"/>
          </w:tcPr>
          <w:p w14:paraId="131306A1">
            <w:pPr>
              <w:pStyle w:val="30"/>
            </w:pPr>
          </w:p>
        </w:tc>
        <w:tc>
          <w:tcPr>
            <w:tcW w:w="240" w:type="pct"/>
            <w:vMerge w:val="continue"/>
            <w:vAlign w:val="center"/>
          </w:tcPr>
          <w:p w14:paraId="5BF21B70">
            <w:pPr>
              <w:pStyle w:val="30"/>
            </w:pPr>
          </w:p>
        </w:tc>
        <w:tc>
          <w:tcPr>
            <w:tcW w:w="240" w:type="pct"/>
            <w:vAlign w:val="center"/>
          </w:tcPr>
          <w:p w14:paraId="7213866E">
            <w:pPr>
              <w:pStyle w:val="30"/>
            </w:pPr>
            <w:r>
              <w:rPr>
                <w:rFonts w:hint="eastAsia"/>
              </w:rPr>
              <w:t>2.5</w:t>
            </w:r>
          </w:p>
        </w:tc>
        <w:tc>
          <w:tcPr>
            <w:tcW w:w="258" w:type="pct"/>
            <w:vMerge w:val="continue"/>
            <w:vAlign w:val="center"/>
          </w:tcPr>
          <w:p w14:paraId="721915A1">
            <w:pPr>
              <w:pStyle w:val="30"/>
            </w:pPr>
          </w:p>
        </w:tc>
        <w:tc>
          <w:tcPr>
            <w:tcW w:w="343" w:type="pct"/>
            <w:vAlign w:val="center"/>
          </w:tcPr>
          <w:p w14:paraId="475FC271">
            <w:pPr>
              <w:pStyle w:val="30"/>
            </w:pPr>
            <w:r>
              <w:rPr>
                <w:rFonts w:hint="eastAsia"/>
              </w:rPr>
              <w:t>6.1.3.1</w:t>
            </w:r>
          </w:p>
        </w:tc>
      </w:tr>
      <w:tr w14:paraId="61DF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8D5509F">
            <w:pPr>
              <w:pStyle w:val="30"/>
            </w:pPr>
            <w:r>
              <w:rPr>
                <w:rFonts w:hint="eastAsia"/>
              </w:rPr>
              <w:t>97</w:t>
            </w:r>
          </w:p>
        </w:tc>
        <w:tc>
          <w:tcPr>
            <w:tcW w:w="240" w:type="pct"/>
            <w:vMerge w:val="continue"/>
            <w:vAlign w:val="center"/>
          </w:tcPr>
          <w:p w14:paraId="0A82D7FB">
            <w:pPr>
              <w:pStyle w:val="30"/>
            </w:pPr>
          </w:p>
        </w:tc>
        <w:tc>
          <w:tcPr>
            <w:tcW w:w="570" w:type="pct"/>
            <w:vMerge w:val="continue"/>
            <w:vAlign w:val="center"/>
          </w:tcPr>
          <w:p w14:paraId="58A46118">
            <w:pPr>
              <w:pStyle w:val="30"/>
            </w:pPr>
          </w:p>
        </w:tc>
        <w:tc>
          <w:tcPr>
            <w:tcW w:w="816" w:type="pct"/>
            <w:noWrap/>
            <w:vAlign w:val="center"/>
          </w:tcPr>
          <w:p w14:paraId="352DB64D">
            <w:pPr>
              <w:pStyle w:val="30"/>
            </w:pPr>
            <w:r>
              <w:rPr>
                <w:rFonts w:hint="eastAsia"/>
              </w:rPr>
              <w:t>制度备案</w:t>
            </w:r>
          </w:p>
        </w:tc>
        <w:tc>
          <w:tcPr>
            <w:tcW w:w="942" w:type="pct"/>
            <w:vAlign w:val="center"/>
          </w:tcPr>
          <w:p w14:paraId="35B786FC">
            <w:pPr>
              <w:pStyle w:val="30"/>
            </w:pPr>
            <w:r>
              <w:rPr>
                <w:rFonts w:hint="eastAsia"/>
              </w:rPr>
              <w:t>企业基金管理制度备案管理</w:t>
            </w:r>
          </w:p>
        </w:tc>
        <w:tc>
          <w:tcPr>
            <w:tcW w:w="1146" w:type="pct"/>
            <w:noWrap/>
            <w:vAlign w:val="center"/>
          </w:tcPr>
          <w:p w14:paraId="5CC2314F">
            <w:pPr>
              <w:pStyle w:val="30"/>
            </w:pPr>
          </w:p>
        </w:tc>
        <w:tc>
          <w:tcPr>
            <w:tcW w:w="240" w:type="pct"/>
            <w:vMerge w:val="continue"/>
            <w:vAlign w:val="center"/>
          </w:tcPr>
          <w:p w14:paraId="20EA93A5">
            <w:pPr>
              <w:pStyle w:val="30"/>
            </w:pPr>
          </w:p>
        </w:tc>
        <w:tc>
          <w:tcPr>
            <w:tcW w:w="240" w:type="pct"/>
            <w:vAlign w:val="center"/>
          </w:tcPr>
          <w:p w14:paraId="622EE2A7">
            <w:pPr>
              <w:pStyle w:val="30"/>
            </w:pPr>
            <w:r>
              <w:rPr>
                <w:rFonts w:hint="eastAsia"/>
              </w:rPr>
              <w:t>2.5</w:t>
            </w:r>
          </w:p>
        </w:tc>
        <w:tc>
          <w:tcPr>
            <w:tcW w:w="258" w:type="pct"/>
            <w:vMerge w:val="continue"/>
            <w:vAlign w:val="center"/>
          </w:tcPr>
          <w:p w14:paraId="3BBA05F9">
            <w:pPr>
              <w:pStyle w:val="30"/>
            </w:pPr>
          </w:p>
        </w:tc>
        <w:tc>
          <w:tcPr>
            <w:tcW w:w="343" w:type="pct"/>
            <w:vAlign w:val="center"/>
          </w:tcPr>
          <w:p w14:paraId="6A83EB1C">
            <w:pPr>
              <w:pStyle w:val="30"/>
            </w:pPr>
            <w:r>
              <w:rPr>
                <w:rFonts w:hint="eastAsia"/>
              </w:rPr>
              <w:t>6.1.3.1</w:t>
            </w:r>
          </w:p>
        </w:tc>
      </w:tr>
      <w:tr w14:paraId="511BA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56469F29">
            <w:pPr>
              <w:pStyle w:val="30"/>
            </w:pPr>
            <w:r>
              <w:rPr>
                <w:rFonts w:hint="eastAsia"/>
              </w:rPr>
              <w:t>98</w:t>
            </w:r>
          </w:p>
        </w:tc>
        <w:tc>
          <w:tcPr>
            <w:tcW w:w="240" w:type="pct"/>
            <w:vMerge w:val="continue"/>
            <w:vAlign w:val="center"/>
          </w:tcPr>
          <w:p w14:paraId="6E54D849">
            <w:pPr>
              <w:pStyle w:val="30"/>
            </w:pPr>
          </w:p>
        </w:tc>
        <w:tc>
          <w:tcPr>
            <w:tcW w:w="570" w:type="pct"/>
            <w:vMerge w:val="continue"/>
            <w:vAlign w:val="center"/>
          </w:tcPr>
          <w:p w14:paraId="47FA540B">
            <w:pPr>
              <w:pStyle w:val="30"/>
            </w:pPr>
          </w:p>
        </w:tc>
        <w:tc>
          <w:tcPr>
            <w:tcW w:w="816" w:type="pct"/>
            <w:noWrap/>
            <w:vAlign w:val="center"/>
          </w:tcPr>
          <w:p w14:paraId="6976F6A5">
            <w:pPr>
              <w:pStyle w:val="30"/>
            </w:pPr>
            <w:r>
              <w:rPr>
                <w:rFonts w:hint="eastAsia"/>
              </w:rPr>
              <w:t>任务管理</w:t>
            </w:r>
          </w:p>
        </w:tc>
        <w:tc>
          <w:tcPr>
            <w:tcW w:w="942" w:type="pct"/>
            <w:noWrap/>
            <w:vAlign w:val="center"/>
          </w:tcPr>
          <w:p w14:paraId="13E1112E">
            <w:pPr>
              <w:pStyle w:val="30"/>
            </w:pPr>
            <w:r>
              <w:rPr>
                <w:rFonts w:hint="eastAsia"/>
              </w:rPr>
              <w:t>任务管理</w:t>
            </w:r>
          </w:p>
        </w:tc>
        <w:tc>
          <w:tcPr>
            <w:tcW w:w="1146" w:type="pct"/>
            <w:noWrap/>
            <w:vAlign w:val="center"/>
          </w:tcPr>
          <w:p w14:paraId="3C5CC124">
            <w:pPr>
              <w:pStyle w:val="30"/>
            </w:pPr>
          </w:p>
        </w:tc>
        <w:tc>
          <w:tcPr>
            <w:tcW w:w="240" w:type="pct"/>
            <w:vAlign w:val="center"/>
          </w:tcPr>
          <w:p w14:paraId="4D6A5B18">
            <w:pPr>
              <w:pStyle w:val="30"/>
            </w:pPr>
            <w:r>
              <w:rPr>
                <w:rFonts w:hint="eastAsia"/>
              </w:rPr>
              <w:t>1.5</w:t>
            </w:r>
          </w:p>
        </w:tc>
        <w:tc>
          <w:tcPr>
            <w:tcW w:w="240" w:type="pct"/>
            <w:vAlign w:val="center"/>
          </w:tcPr>
          <w:p w14:paraId="04357978">
            <w:pPr>
              <w:pStyle w:val="30"/>
            </w:pPr>
            <w:r>
              <w:rPr>
                <w:rFonts w:hint="eastAsia"/>
              </w:rPr>
              <w:t>2.5</w:t>
            </w:r>
          </w:p>
        </w:tc>
        <w:tc>
          <w:tcPr>
            <w:tcW w:w="258" w:type="pct"/>
            <w:vAlign w:val="center"/>
          </w:tcPr>
          <w:p w14:paraId="1281AA97">
            <w:pPr>
              <w:pStyle w:val="30"/>
            </w:pPr>
            <w:r>
              <w:rPr>
                <w:rFonts w:hint="eastAsia"/>
              </w:rPr>
              <w:t>3.75</w:t>
            </w:r>
          </w:p>
        </w:tc>
        <w:tc>
          <w:tcPr>
            <w:tcW w:w="343" w:type="pct"/>
            <w:vAlign w:val="center"/>
          </w:tcPr>
          <w:p w14:paraId="137A2CF6">
            <w:pPr>
              <w:pStyle w:val="30"/>
            </w:pPr>
            <w:r>
              <w:rPr>
                <w:rFonts w:hint="eastAsia"/>
              </w:rPr>
              <w:t>6.1.3.1</w:t>
            </w:r>
          </w:p>
        </w:tc>
      </w:tr>
      <w:tr w14:paraId="539F3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CA8C198">
            <w:pPr>
              <w:pStyle w:val="30"/>
            </w:pPr>
            <w:r>
              <w:rPr>
                <w:rFonts w:hint="eastAsia"/>
              </w:rPr>
              <w:t>99</w:t>
            </w:r>
          </w:p>
        </w:tc>
        <w:tc>
          <w:tcPr>
            <w:tcW w:w="240" w:type="pct"/>
            <w:vMerge w:val="continue"/>
            <w:vAlign w:val="center"/>
          </w:tcPr>
          <w:p w14:paraId="6117B07E">
            <w:pPr>
              <w:pStyle w:val="30"/>
            </w:pPr>
          </w:p>
        </w:tc>
        <w:tc>
          <w:tcPr>
            <w:tcW w:w="570" w:type="pct"/>
            <w:vMerge w:val="restart"/>
            <w:vAlign w:val="center"/>
          </w:tcPr>
          <w:p w14:paraId="64DACE87">
            <w:pPr>
              <w:pStyle w:val="30"/>
            </w:pPr>
            <w:r>
              <w:rPr>
                <w:rFonts w:hint="eastAsia"/>
              </w:rPr>
              <w:t>数据查询（填报端）</w:t>
            </w:r>
          </w:p>
        </w:tc>
        <w:tc>
          <w:tcPr>
            <w:tcW w:w="816" w:type="pct"/>
            <w:vMerge w:val="restart"/>
            <w:noWrap/>
            <w:vAlign w:val="center"/>
          </w:tcPr>
          <w:p w14:paraId="3931FB71">
            <w:pPr>
              <w:pStyle w:val="30"/>
            </w:pPr>
            <w:r>
              <w:rPr>
                <w:rFonts w:hint="eastAsia"/>
              </w:rPr>
              <w:t>实控基金数据明细</w:t>
            </w:r>
          </w:p>
        </w:tc>
        <w:tc>
          <w:tcPr>
            <w:tcW w:w="942" w:type="pct"/>
            <w:noWrap/>
            <w:vAlign w:val="center"/>
          </w:tcPr>
          <w:p w14:paraId="4D87F531">
            <w:pPr>
              <w:pStyle w:val="30"/>
            </w:pPr>
            <w:r>
              <w:rPr>
                <w:rFonts w:hint="eastAsia"/>
              </w:rPr>
              <w:t>基金管理人相关明细</w:t>
            </w:r>
          </w:p>
        </w:tc>
        <w:tc>
          <w:tcPr>
            <w:tcW w:w="1146" w:type="pct"/>
            <w:noWrap/>
            <w:vAlign w:val="center"/>
          </w:tcPr>
          <w:p w14:paraId="73D63C27">
            <w:pPr>
              <w:pStyle w:val="30"/>
            </w:pPr>
          </w:p>
        </w:tc>
        <w:tc>
          <w:tcPr>
            <w:tcW w:w="240" w:type="pct"/>
            <w:vMerge w:val="restart"/>
            <w:vAlign w:val="center"/>
          </w:tcPr>
          <w:p w14:paraId="7CCE9ED2">
            <w:pPr>
              <w:pStyle w:val="30"/>
            </w:pPr>
            <w:r>
              <w:rPr>
                <w:rFonts w:hint="eastAsia"/>
              </w:rPr>
              <w:t>1</w:t>
            </w:r>
          </w:p>
        </w:tc>
        <w:tc>
          <w:tcPr>
            <w:tcW w:w="240" w:type="pct"/>
            <w:vAlign w:val="center"/>
          </w:tcPr>
          <w:p w14:paraId="1DAFEBD5">
            <w:pPr>
              <w:pStyle w:val="30"/>
            </w:pPr>
            <w:r>
              <w:rPr>
                <w:rFonts w:hint="eastAsia"/>
              </w:rPr>
              <w:t>2.5</w:t>
            </w:r>
          </w:p>
        </w:tc>
        <w:tc>
          <w:tcPr>
            <w:tcW w:w="258" w:type="pct"/>
            <w:vMerge w:val="restart"/>
            <w:vAlign w:val="center"/>
          </w:tcPr>
          <w:p w14:paraId="00F70281">
            <w:pPr>
              <w:pStyle w:val="30"/>
            </w:pPr>
            <w:r>
              <w:rPr>
                <w:rFonts w:hint="eastAsia"/>
              </w:rPr>
              <w:t>2.5</w:t>
            </w:r>
          </w:p>
        </w:tc>
        <w:tc>
          <w:tcPr>
            <w:tcW w:w="343" w:type="pct"/>
            <w:vAlign w:val="center"/>
          </w:tcPr>
          <w:p w14:paraId="1F27C437">
            <w:pPr>
              <w:pStyle w:val="30"/>
            </w:pPr>
            <w:r>
              <w:rPr>
                <w:rFonts w:hint="eastAsia"/>
              </w:rPr>
              <w:t>6.1.3.2</w:t>
            </w:r>
          </w:p>
        </w:tc>
      </w:tr>
      <w:tr w14:paraId="71A36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D4FC0F4">
            <w:pPr>
              <w:pStyle w:val="30"/>
            </w:pPr>
            <w:r>
              <w:rPr>
                <w:rFonts w:hint="eastAsia"/>
              </w:rPr>
              <w:t>100</w:t>
            </w:r>
          </w:p>
        </w:tc>
        <w:tc>
          <w:tcPr>
            <w:tcW w:w="240" w:type="pct"/>
            <w:vMerge w:val="continue"/>
            <w:vAlign w:val="center"/>
          </w:tcPr>
          <w:p w14:paraId="17AA107B">
            <w:pPr>
              <w:pStyle w:val="30"/>
            </w:pPr>
          </w:p>
        </w:tc>
        <w:tc>
          <w:tcPr>
            <w:tcW w:w="570" w:type="pct"/>
            <w:vMerge w:val="continue"/>
            <w:vAlign w:val="center"/>
          </w:tcPr>
          <w:p w14:paraId="72470F3B">
            <w:pPr>
              <w:pStyle w:val="30"/>
            </w:pPr>
          </w:p>
        </w:tc>
        <w:tc>
          <w:tcPr>
            <w:tcW w:w="816" w:type="pct"/>
            <w:vMerge w:val="continue"/>
            <w:noWrap/>
            <w:vAlign w:val="center"/>
          </w:tcPr>
          <w:p w14:paraId="2B202E64">
            <w:pPr>
              <w:pStyle w:val="30"/>
            </w:pPr>
          </w:p>
        </w:tc>
        <w:tc>
          <w:tcPr>
            <w:tcW w:w="942" w:type="pct"/>
            <w:noWrap/>
            <w:vAlign w:val="center"/>
          </w:tcPr>
          <w:p w14:paraId="0CA071CC">
            <w:pPr>
              <w:pStyle w:val="30"/>
            </w:pPr>
            <w:r>
              <w:rPr>
                <w:rFonts w:hint="eastAsia"/>
              </w:rPr>
              <w:t>基金相关明细</w:t>
            </w:r>
          </w:p>
        </w:tc>
        <w:tc>
          <w:tcPr>
            <w:tcW w:w="1146" w:type="pct"/>
            <w:noWrap/>
            <w:vAlign w:val="center"/>
          </w:tcPr>
          <w:p w14:paraId="023A4CD2">
            <w:pPr>
              <w:pStyle w:val="30"/>
            </w:pPr>
          </w:p>
        </w:tc>
        <w:tc>
          <w:tcPr>
            <w:tcW w:w="240" w:type="pct"/>
            <w:vMerge w:val="continue"/>
            <w:vAlign w:val="center"/>
          </w:tcPr>
          <w:p w14:paraId="11A1C020">
            <w:pPr>
              <w:pStyle w:val="30"/>
            </w:pPr>
          </w:p>
        </w:tc>
        <w:tc>
          <w:tcPr>
            <w:tcW w:w="240" w:type="pct"/>
            <w:vAlign w:val="center"/>
          </w:tcPr>
          <w:p w14:paraId="05544913">
            <w:pPr>
              <w:pStyle w:val="30"/>
            </w:pPr>
            <w:r>
              <w:rPr>
                <w:rFonts w:hint="eastAsia"/>
              </w:rPr>
              <w:t>2.5</w:t>
            </w:r>
          </w:p>
        </w:tc>
        <w:tc>
          <w:tcPr>
            <w:tcW w:w="258" w:type="pct"/>
            <w:vMerge w:val="continue"/>
            <w:vAlign w:val="center"/>
          </w:tcPr>
          <w:p w14:paraId="0D83FFEC">
            <w:pPr>
              <w:pStyle w:val="30"/>
            </w:pPr>
          </w:p>
        </w:tc>
        <w:tc>
          <w:tcPr>
            <w:tcW w:w="343" w:type="pct"/>
            <w:vAlign w:val="center"/>
          </w:tcPr>
          <w:p w14:paraId="1BFDC60C">
            <w:pPr>
              <w:pStyle w:val="30"/>
            </w:pPr>
            <w:r>
              <w:rPr>
                <w:rFonts w:hint="eastAsia"/>
              </w:rPr>
              <w:t>6.1.3.2</w:t>
            </w:r>
          </w:p>
        </w:tc>
      </w:tr>
      <w:tr w14:paraId="48EA6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5D35B41">
            <w:pPr>
              <w:pStyle w:val="30"/>
            </w:pPr>
            <w:r>
              <w:rPr>
                <w:rFonts w:hint="eastAsia"/>
              </w:rPr>
              <w:t>101</w:t>
            </w:r>
          </w:p>
        </w:tc>
        <w:tc>
          <w:tcPr>
            <w:tcW w:w="240" w:type="pct"/>
            <w:vMerge w:val="continue"/>
            <w:vAlign w:val="center"/>
          </w:tcPr>
          <w:p w14:paraId="386080FD">
            <w:pPr>
              <w:pStyle w:val="30"/>
            </w:pPr>
          </w:p>
        </w:tc>
        <w:tc>
          <w:tcPr>
            <w:tcW w:w="570" w:type="pct"/>
            <w:vMerge w:val="continue"/>
            <w:vAlign w:val="center"/>
          </w:tcPr>
          <w:p w14:paraId="69414279">
            <w:pPr>
              <w:pStyle w:val="30"/>
            </w:pPr>
          </w:p>
        </w:tc>
        <w:tc>
          <w:tcPr>
            <w:tcW w:w="816" w:type="pct"/>
            <w:vMerge w:val="restart"/>
            <w:noWrap/>
            <w:vAlign w:val="center"/>
          </w:tcPr>
          <w:p w14:paraId="07A010A0">
            <w:pPr>
              <w:pStyle w:val="30"/>
            </w:pPr>
            <w:r>
              <w:rPr>
                <w:rFonts w:hint="eastAsia"/>
              </w:rPr>
              <w:t>参投基金信息报送</w:t>
            </w:r>
          </w:p>
        </w:tc>
        <w:tc>
          <w:tcPr>
            <w:tcW w:w="942" w:type="pct"/>
            <w:noWrap/>
            <w:vAlign w:val="center"/>
          </w:tcPr>
          <w:p w14:paraId="22AA767C">
            <w:pPr>
              <w:pStyle w:val="30"/>
            </w:pPr>
            <w:r>
              <w:rPr>
                <w:rFonts w:hint="eastAsia"/>
              </w:rPr>
              <w:t>基金管理人相关明细</w:t>
            </w:r>
          </w:p>
        </w:tc>
        <w:tc>
          <w:tcPr>
            <w:tcW w:w="1146" w:type="pct"/>
            <w:noWrap/>
            <w:vAlign w:val="center"/>
          </w:tcPr>
          <w:p w14:paraId="00903AE8">
            <w:pPr>
              <w:pStyle w:val="30"/>
            </w:pPr>
          </w:p>
        </w:tc>
        <w:tc>
          <w:tcPr>
            <w:tcW w:w="240" w:type="pct"/>
            <w:vMerge w:val="restart"/>
            <w:vAlign w:val="center"/>
          </w:tcPr>
          <w:p w14:paraId="3830912D">
            <w:pPr>
              <w:pStyle w:val="30"/>
            </w:pPr>
            <w:r>
              <w:rPr>
                <w:rFonts w:hint="eastAsia"/>
              </w:rPr>
              <w:t>1</w:t>
            </w:r>
          </w:p>
        </w:tc>
        <w:tc>
          <w:tcPr>
            <w:tcW w:w="240" w:type="pct"/>
            <w:vAlign w:val="center"/>
          </w:tcPr>
          <w:p w14:paraId="3A3E3C59">
            <w:pPr>
              <w:pStyle w:val="30"/>
            </w:pPr>
            <w:r>
              <w:rPr>
                <w:rFonts w:hint="eastAsia"/>
              </w:rPr>
              <w:t>2.5</w:t>
            </w:r>
          </w:p>
        </w:tc>
        <w:tc>
          <w:tcPr>
            <w:tcW w:w="258" w:type="pct"/>
            <w:vMerge w:val="restart"/>
            <w:vAlign w:val="center"/>
          </w:tcPr>
          <w:p w14:paraId="009DEED7">
            <w:pPr>
              <w:pStyle w:val="30"/>
            </w:pPr>
            <w:r>
              <w:rPr>
                <w:rFonts w:hint="eastAsia"/>
              </w:rPr>
              <w:t>2.5</w:t>
            </w:r>
          </w:p>
        </w:tc>
        <w:tc>
          <w:tcPr>
            <w:tcW w:w="343" w:type="pct"/>
            <w:vAlign w:val="center"/>
          </w:tcPr>
          <w:p w14:paraId="45E04CAD">
            <w:pPr>
              <w:pStyle w:val="30"/>
            </w:pPr>
            <w:r>
              <w:rPr>
                <w:rFonts w:hint="eastAsia"/>
              </w:rPr>
              <w:t>6.1.3.2</w:t>
            </w:r>
          </w:p>
        </w:tc>
      </w:tr>
      <w:tr w14:paraId="48577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379CFD4">
            <w:pPr>
              <w:pStyle w:val="30"/>
            </w:pPr>
            <w:r>
              <w:rPr>
                <w:rFonts w:hint="eastAsia"/>
              </w:rPr>
              <w:t>102</w:t>
            </w:r>
          </w:p>
        </w:tc>
        <w:tc>
          <w:tcPr>
            <w:tcW w:w="240" w:type="pct"/>
            <w:vMerge w:val="continue"/>
            <w:vAlign w:val="center"/>
          </w:tcPr>
          <w:p w14:paraId="5326EF27">
            <w:pPr>
              <w:pStyle w:val="30"/>
            </w:pPr>
          </w:p>
        </w:tc>
        <w:tc>
          <w:tcPr>
            <w:tcW w:w="570" w:type="pct"/>
            <w:vMerge w:val="continue"/>
            <w:vAlign w:val="center"/>
          </w:tcPr>
          <w:p w14:paraId="17B17DAB">
            <w:pPr>
              <w:pStyle w:val="30"/>
            </w:pPr>
          </w:p>
        </w:tc>
        <w:tc>
          <w:tcPr>
            <w:tcW w:w="816" w:type="pct"/>
            <w:vMerge w:val="continue"/>
            <w:noWrap/>
            <w:vAlign w:val="center"/>
          </w:tcPr>
          <w:p w14:paraId="0F2EBC13">
            <w:pPr>
              <w:pStyle w:val="30"/>
            </w:pPr>
          </w:p>
        </w:tc>
        <w:tc>
          <w:tcPr>
            <w:tcW w:w="942" w:type="pct"/>
            <w:noWrap/>
            <w:vAlign w:val="center"/>
          </w:tcPr>
          <w:p w14:paraId="0EF1EC2A">
            <w:pPr>
              <w:pStyle w:val="30"/>
            </w:pPr>
            <w:r>
              <w:rPr>
                <w:rFonts w:hint="eastAsia"/>
              </w:rPr>
              <w:t>基金相关明细</w:t>
            </w:r>
          </w:p>
        </w:tc>
        <w:tc>
          <w:tcPr>
            <w:tcW w:w="1146" w:type="pct"/>
            <w:noWrap/>
            <w:vAlign w:val="center"/>
          </w:tcPr>
          <w:p w14:paraId="71FDB0C4">
            <w:pPr>
              <w:pStyle w:val="30"/>
            </w:pPr>
          </w:p>
        </w:tc>
        <w:tc>
          <w:tcPr>
            <w:tcW w:w="240" w:type="pct"/>
            <w:vMerge w:val="continue"/>
            <w:vAlign w:val="center"/>
          </w:tcPr>
          <w:p w14:paraId="2C73412C">
            <w:pPr>
              <w:pStyle w:val="30"/>
            </w:pPr>
          </w:p>
        </w:tc>
        <w:tc>
          <w:tcPr>
            <w:tcW w:w="240" w:type="pct"/>
            <w:vAlign w:val="center"/>
          </w:tcPr>
          <w:p w14:paraId="5C97F319">
            <w:pPr>
              <w:pStyle w:val="30"/>
            </w:pPr>
            <w:r>
              <w:rPr>
                <w:rFonts w:hint="eastAsia"/>
              </w:rPr>
              <w:t>2.5</w:t>
            </w:r>
          </w:p>
        </w:tc>
        <w:tc>
          <w:tcPr>
            <w:tcW w:w="258" w:type="pct"/>
            <w:vMerge w:val="continue"/>
            <w:vAlign w:val="center"/>
          </w:tcPr>
          <w:p w14:paraId="4C55F62D">
            <w:pPr>
              <w:pStyle w:val="30"/>
            </w:pPr>
          </w:p>
        </w:tc>
        <w:tc>
          <w:tcPr>
            <w:tcW w:w="343" w:type="pct"/>
            <w:vAlign w:val="center"/>
          </w:tcPr>
          <w:p w14:paraId="18D1EC00">
            <w:pPr>
              <w:pStyle w:val="30"/>
            </w:pPr>
            <w:r>
              <w:rPr>
                <w:rFonts w:hint="eastAsia"/>
              </w:rPr>
              <w:t>6.1.3.2</w:t>
            </w:r>
          </w:p>
        </w:tc>
      </w:tr>
      <w:tr w14:paraId="3277C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DD8076E">
            <w:pPr>
              <w:pStyle w:val="30"/>
            </w:pPr>
            <w:r>
              <w:rPr>
                <w:rFonts w:hint="eastAsia"/>
              </w:rPr>
              <w:t>103</w:t>
            </w:r>
          </w:p>
        </w:tc>
        <w:tc>
          <w:tcPr>
            <w:tcW w:w="240" w:type="pct"/>
            <w:vMerge w:val="continue"/>
            <w:vAlign w:val="center"/>
          </w:tcPr>
          <w:p w14:paraId="43A1EEF6">
            <w:pPr>
              <w:pStyle w:val="30"/>
            </w:pPr>
          </w:p>
        </w:tc>
        <w:tc>
          <w:tcPr>
            <w:tcW w:w="570" w:type="pct"/>
            <w:vMerge w:val="continue"/>
            <w:vAlign w:val="center"/>
          </w:tcPr>
          <w:p w14:paraId="365931B4">
            <w:pPr>
              <w:pStyle w:val="30"/>
            </w:pPr>
          </w:p>
        </w:tc>
        <w:tc>
          <w:tcPr>
            <w:tcW w:w="816" w:type="pct"/>
            <w:noWrap/>
            <w:vAlign w:val="center"/>
          </w:tcPr>
          <w:p w14:paraId="16D4942B">
            <w:pPr>
              <w:pStyle w:val="30"/>
            </w:pPr>
            <w:r>
              <w:rPr>
                <w:rFonts w:hint="eastAsia"/>
              </w:rPr>
              <w:t>待补填基金清单</w:t>
            </w:r>
          </w:p>
        </w:tc>
        <w:tc>
          <w:tcPr>
            <w:tcW w:w="942" w:type="pct"/>
            <w:noWrap/>
            <w:vAlign w:val="center"/>
          </w:tcPr>
          <w:p w14:paraId="7444FDED">
            <w:pPr>
              <w:pStyle w:val="30"/>
            </w:pPr>
          </w:p>
        </w:tc>
        <w:tc>
          <w:tcPr>
            <w:tcW w:w="1146" w:type="pct"/>
            <w:noWrap/>
            <w:vAlign w:val="center"/>
          </w:tcPr>
          <w:p w14:paraId="15CE51CE">
            <w:pPr>
              <w:pStyle w:val="30"/>
            </w:pPr>
          </w:p>
        </w:tc>
        <w:tc>
          <w:tcPr>
            <w:tcW w:w="240" w:type="pct"/>
            <w:vAlign w:val="center"/>
          </w:tcPr>
          <w:p w14:paraId="2725041C">
            <w:pPr>
              <w:pStyle w:val="30"/>
            </w:pPr>
            <w:r>
              <w:rPr>
                <w:rFonts w:hint="eastAsia"/>
              </w:rPr>
              <w:t>1</w:t>
            </w:r>
          </w:p>
        </w:tc>
        <w:tc>
          <w:tcPr>
            <w:tcW w:w="240" w:type="pct"/>
            <w:vAlign w:val="center"/>
          </w:tcPr>
          <w:p w14:paraId="521B6975">
            <w:pPr>
              <w:pStyle w:val="30"/>
            </w:pPr>
            <w:r>
              <w:rPr>
                <w:rFonts w:hint="eastAsia"/>
              </w:rPr>
              <w:t>2.5</w:t>
            </w:r>
          </w:p>
        </w:tc>
        <w:tc>
          <w:tcPr>
            <w:tcW w:w="258" w:type="pct"/>
            <w:vAlign w:val="center"/>
          </w:tcPr>
          <w:p w14:paraId="00A98BB1">
            <w:pPr>
              <w:pStyle w:val="30"/>
            </w:pPr>
            <w:r>
              <w:rPr>
                <w:rFonts w:hint="eastAsia"/>
              </w:rPr>
              <w:t>2.5</w:t>
            </w:r>
          </w:p>
        </w:tc>
        <w:tc>
          <w:tcPr>
            <w:tcW w:w="343" w:type="pct"/>
            <w:vAlign w:val="center"/>
          </w:tcPr>
          <w:p w14:paraId="0360C525">
            <w:pPr>
              <w:pStyle w:val="30"/>
            </w:pPr>
            <w:r>
              <w:rPr>
                <w:rFonts w:hint="eastAsia"/>
              </w:rPr>
              <w:t>6.1.3.2</w:t>
            </w:r>
          </w:p>
        </w:tc>
      </w:tr>
      <w:tr w14:paraId="769B2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80BD794">
            <w:pPr>
              <w:pStyle w:val="30"/>
            </w:pPr>
            <w:r>
              <w:rPr>
                <w:rFonts w:hint="eastAsia"/>
              </w:rPr>
              <w:t>104</w:t>
            </w:r>
          </w:p>
        </w:tc>
        <w:tc>
          <w:tcPr>
            <w:tcW w:w="240" w:type="pct"/>
            <w:vMerge w:val="continue"/>
            <w:vAlign w:val="center"/>
          </w:tcPr>
          <w:p w14:paraId="395A0F16">
            <w:pPr>
              <w:pStyle w:val="30"/>
            </w:pPr>
          </w:p>
        </w:tc>
        <w:tc>
          <w:tcPr>
            <w:tcW w:w="570" w:type="pct"/>
            <w:vMerge w:val="continue"/>
            <w:vAlign w:val="center"/>
          </w:tcPr>
          <w:p w14:paraId="4F0197B5">
            <w:pPr>
              <w:pStyle w:val="30"/>
            </w:pPr>
          </w:p>
        </w:tc>
        <w:tc>
          <w:tcPr>
            <w:tcW w:w="816" w:type="pct"/>
            <w:noWrap/>
            <w:vAlign w:val="center"/>
          </w:tcPr>
          <w:p w14:paraId="0B25D6FF">
            <w:pPr>
              <w:pStyle w:val="30"/>
            </w:pPr>
            <w:r>
              <w:rPr>
                <w:rFonts w:hint="eastAsia"/>
              </w:rPr>
              <w:t>历年数据对比</w:t>
            </w:r>
          </w:p>
        </w:tc>
        <w:tc>
          <w:tcPr>
            <w:tcW w:w="942" w:type="pct"/>
            <w:noWrap/>
            <w:vAlign w:val="center"/>
          </w:tcPr>
          <w:p w14:paraId="45B598C1">
            <w:pPr>
              <w:pStyle w:val="30"/>
            </w:pPr>
          </w:p>
        </w:tc>
        <w:tc>
          <w:tcPr>
            <w:tcW w:w="1146" w:type="pct"/>
            <w:noWrap/>
            <w:vAlign w:val="center"/>
          </w:tcPr>
          <w:p w14:paraId="62B1ECB8">
            <w:pPr>
              <w:pStyle w:val="30"/>
            </w:pPr>
          </w:p>
        </w:tc>
        <w:tc>
          <w:tcPr>
            <w:tcW w:w="240" w:type="pct"/>
            <w:vMerge w:val="restart"/>
            <w:vAlign w:val="center"/>
          </w:tcPr>
          <w:p w14:paraId="5ED3290E">
            <w:pPr>
              <w:pStyle w:val="30"/>
            </w:pPr>
            <w:r>
              <w:rPr>
                <w:rFonts w:hint="eastAsia"/>
              </w:rPr>
              <w:t>1</w:t>
            </w:r>
          </w:p>
        </w:tc>
        <w:tc>
          <w:tcPr>
            <w:tcW w:w="240" w:type="pct"/>
            <w:vAlign w:val="center"/>
          </w:tcPr>
          <w:p w14:paraId="65DAF299">
            <w:pPr>
              <w:pStyle w:val="30"/>
            </w:pPr>
            <w:r>
              <w:rPr>
                <w:rFonts w:hint="eastAsia"/>
              </w:rPr>
              <w:t>2.5</w:t>
            </w:r>
          </w:p>
        </w:tc>
        <w:tc>
          <w:tcPr>
            <w:tcW w:w="258" w:type="pct"/>
            <w:vMerge w:val="restart"/>
            <w:vAlign w:val="center"/>
          </w:tcPr>
          <w:p w14:paraId="1B99C2BB">
            <w:pPr>
              <w:pStyle w:val="30"/>
            </w:pPr>
            <w:r>
              <w:rPr>
                <w:rFonts w:hint="eastAsia"/>
              </w:rPr>
              <w:t>2.5</w:t>
            </w:r>
          </w:p>
        </w:tc>
        <w:tc>
          <w:tcPr>
            <w:tcW w:w="343" w:type="pct"/>
            <w:vAlign w:val="center"/>
          </w:tcPr>
          <w:p w14:paraId="74D05007">
            <w:pPr>
              <w:pStyle w:val="30"/>
            </w:pPr>
            <w:r>
              <w:rPr>
                <w:rFonts w:hint="eastAsia"/>
              </w:rPr>
              <w:t>6.1.3.2</w:t>
            </w:r>
          </w:p>
        </w:tc>
      </w:tr>
      <w:tr w14:paraId="1FD96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8AA718D">
            <w:pPr>
              <w:pStyle w:val="30"/>
            </w:pPr>
            <w:r>
              <w:rPr>
                <w:rFonts w:hint="eastAsia"/>
              </w:rPr>
              <w:t>105</w:t>
            </w:r>
          </w:p>
        </w:tc>
        <w:tc>
          <w:tcPr>
            <w:tcW w:w="240" w:type="pct"/>
            <w:vMerge w:val="continue"/>
            <w:vAlign w:val="center"/>
          </w:tcPr>
          <w:p w14:paraId="7DD2F22E">
            <w:pPr>
              <w:pStyle w:val="30"/>
            </w:pPr>
          </w:p>
        </w:tc>
        <w:tc>
          <w:tcPr>
            <w:tcW w:w="570" w:type="pct"/>
            <w:vMerge w:val="continue"/>
            <w:vAlign w:val="center"/>
          </w:tcPr>
          <w:p w14:paraId="20A1C540">
            <w:pPr>
              <w:pStyle w:val="30"/>
            </w:pPr>
          </w:p>
        </w:tc>
        <w:tc>
          <w:tcPr>
            <w:tcW w:w="816" w:type="pct"/>
            <w:noWrap/>
            <w:vAlign w:val="center"/>
          </w:tcPr>
          <w:p w14:paraId="7918E982">
            <w:pPr>
              <w:pStyle w:val="30"/>
            </w:pPr>
            <w:r>
              <w:rPr>
                <w:rFonts w:hint="eastAsia"/>
              </w:rPr>
              <w:t>本集团基金情况</w:t>
            </w:r>
          </w:p>
        </w:tc>
        <w:tc>
          <w:tcPr>
            <w:tcW w:w="942" w:type="pct"/>
            <w:vAlign w:val="center"/>
          </w:tcPr>
          <w:p w14:paraId="4BC32872">
            <w:pPr>
              <w:pStyle w:val="30"/>
            </w:pPr>
            <w:r>
              <w:rPr>
                <w:rFonts w:hint="eastAsia"/>
              </w:rPr>
              <w:t>本集团实控基金情况/本集团参投基金情况</w:t>
            </w:r>
          </w:p>
        </w:tc>
        <w:tc>
          <w:tcPr>
            <w:tcW w:w="1146" w:type="pct"/>
            <w:noWrap/>
            <w:vAlign w:val="center"/>
          </w:tcPr>
          <w:p w14:paraId="18F37FF3">
            <w:pPr>
              <w:pStyle w:val="30"/>
            </w:pPr>
          </w:p>
        </w:tc>
        <w:tc>
          <w:tcPr>
            <w:tcW w:w="240" w:type="pct"/>
            <w:vMerge w:val="continue"/>
            <w:vAlign w:val="center"/>
          </w:tcPr>
          <w:p w14:paraId="50803B48">
            <w:pPr>
              <w:pStyle w:val="30"/>
            </w:pPr>
          </w:p>
        </w:tc>
        <w:tc>
          <w:tcPr>
            <w:tcW w:w="240" w:type="pct"/>
            <w:vAlign w:val="center"/>
          </w:tcPr>
          <w:p w14:paraId="626F2739">
            <w:pPr>
              <w:pStyle w:val="30"/>
            </w:pPr>
            <w:r>
              <w:rPr>
                <w:rFonts w:hint="eastAsia"/>
              </w:rPr>
              <w:t>2.5</w:t>
            </w:r>
          </w:p>
        </w:tc>
        <w:tc>
          <w:tcPr>
            <w:tcW w:w="258" w:type="pct"/>
            <w:vMerge w:val="continue"/>
            <w:vAlign w:val="center"/>
          </w:tcPr>
          <w:p w14:paraId="5D40AF64">
            <w:pPr>
              <w:pStyle w:val="30"/>
            </w:pPr>
          </w:p>
        </w:tc>
        <w:tc>
          <w:tcPr>
            <w:tcW w:w="343" w:type="pct"/>
            <w:vAlign w:val="center"/>
          </w:tcPr>
          <w:p w14:paraId="15956892">
            <w:pPr>
              <w:pStyle w:val="30"/>
            </w:pPr>
            <w:r>
              <w:rPr>
                <w:rFonts w:hint="eastAsia"/>
              </w:rPr>
              <w:t>6.1.3.2</w:t>
            </w:r>
          </w:p>
        </w:tc>
      </w:tr>
      <w:tr w14:paraId="19C2C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72AA8F82">
            <w:pPr>
              <w:pStyle w:val="30"/>
            </w:pPr>
            <w:r>
              <w:rPr>
                <w:rFonts w:hint="eastAsia"/>
              </w:rPr>
              <w:t>106</w:t>
            </w:r>
          </w:p>
        </w:tc>
        <w:tc>
          <w:tcPr>
            <w:tcW w:w="240" w:type="pct"/>
            <w:vMerge w:val="continue"/>
            <w:vAlign w:val="center"/>
          </w:tcPr>
          <w:p w14:paraId="14505FD2">
            <w:pPr>
              <w:pStyle w:val="30"/>
            </w:pPr>
          </w:p>
        </w:tc>
        <w:tc>
          <w:tcPr>
            <w:tcW w:w="570" w:type="pct"/>
            <w:vMerge w:val="continue"/>
            <w:vAlign w:val="center"/>
          </w:tcPr>
          <w:p w14:paraId="6A78BCD9">
            <w:pPr>
              <w:pStyle w:val="30"/>
            </w:pPr>
          </w:p>
        </w:tc>
        <w:tc>
          <w:tcPr>
            <w:tcW w:w="816" w:type="pct"/>
            <w:vMerge w:val="restart"/>
            <w:noWrap/>
            <w:vAlign w:val="center"/>
          </w:tcPr>
          <w:p w14:paraId="34F1CE90">
            <w:pPr>
              <w:pStyle w:val="30"/>
            </w:pPr>
            <w:r>
              <w:rPr>
                <w:rFonts w:hint="eastAsia"/>
              </w:rPr>
              <w:t>实控基金数据情况</w:t>
            </w:r>
          </w:p>
        </w:tc>
        <w:tc>
          <w:tcPr>
            <w:tcW w:w="942" w:type="pct"/>
            <w:noWrap/>
            <w:vAlign w:val="center"/>
          </w:tcPr>
          <w:p w14:paraId="3B8E3C36">
            <w:pPr>
              <w:pStyle w:val="30"/>
            </w:pPr>
            <w:r>
              <w:rPr>
                <w:rFonts w:hint="eastAsia"/>
              </w:rPr>
              <w:t>实控报送统计等</w:t>
            </w:r>
          </w:p>
        </w:tc>
        <w:tc>
          <w:tcPr>
            <w:tcW w:w="1146" w:type="pct"/>
            <w:noWrap/>
            <w:vAlign w:val="center"/>
          </w:tcPr>
          <w:p w14:paraId="5AA8AB8C">
            <w:pPr>
              <w:pStyle w:val="30"/>
            </w:pPr>
          </w:p>
        </w:tc>
        <w:tc>
          <w:tcPr>
            <w:tcW w:w="240" w:type="pct"/>
            <w:vMerge w:val="restart"/>
            <w:vAlign w:val="center"/>
          </w:tcPr>
          <w:p w14:paraId="13CA0216">
            <w:pPr>
              <w:pStyle w:val="30"/>
            </w:pPr>
            <w:r>
              <w:rPr>
                <w:rFonts w:hint="eastAsia"/>
              </w:rPr>
              <w:t>2</w:t>
            </w:r>
          </w:p>
        </w:tc>
        <w:tc>
          <w:tcPr>
            <w:tcW w:w="240" w:type="pct"/>
            <w:vAlign w:val="center"/>
          </w:tcPr>
          <w:p w14:paraId="47BED2DE">
            <w:pPr>
              <w:pStyle w:val="30"/>
            </w:pPr>
            <w:r>
              <w:rPr>
                <w:rFonts w:hint="eastAsia"/>
              </w:rPr>
              <w:t>2.5</w:t>
            </w:r>
          </w:p>
        </w:tc>
        <w:tc>
          <w:tcPr>
            <w:tcW w:w="258" w:type="pct"/>
            <w:vMerge w:val="restart"/>
            <w:vAlign w:val="center"/>
          </w:tcPr>
          <w:p w14:paraId="7EAC766C">
            <w:pPr>
              <w:pStyle w:val="30"/>
            </w:pPr>
            <w:r>
              <w:rPr>
                <w:rFonts w:hint="eastAsia"/>
              </w:rPr>
              <w:t>5</w:t>
            </w:r>
          </w:p>
        </w:tc>
        <w:tc>
          <w:tcPr>
            <w:tcW w:w="343" w:type="pct"/>
            <w:vAlign w:val="center"/>
          </w:tcPr>
          <w:p w14:paraId="3947FD07">
            <w:pPr>
              <w:pStyle w:val="30"/>
            </w:pPr>
            <w:r>
              <w:rPr>
                <w:rFonts w:hint="eastAsia"/>
              </w:rPr>
              <w:t>6.1.3.2</w:t>
            </w:r>
          </w:p>
        </w:tc>
      </w:tr>
      <w:tr w14:paraId="4377BD99">
        <w:tblPrEx>
          <w:tblCellMar>
            <w:top w:w="0" w:type="dxa"/>
            <w:left w:w="108" w:type="dxa"/>
            <w:bottom w:w="0" w:type="dxa"/>
            <w:right w:w="108" w:type="dxa"/>
          </w:tblCellMar>
        </w:tblPrEx>
        <w:trPr>
          <w:trHeight w:val="810" w:hRule="atLeast"/>
          <w:jc w:val="center"/>
        </w:trPr>
        <w:tc>
          <w:tcPr>
            <w:tcW w:w="199" w:type="pct"/>
            <w:vAlign w:val="center"/>
          </w:tcPr>
          <w:p w14:paraId="61A633C1">
            <w:pPr>
              <w:pStyle w:val="30"/>
            </w:pPr>
            <w:r>
              <w:rPr>
                <w:rFonts w:hint="eastAsia"/>
              </w:rPr>
              <w:t>107</w:t>
            </w:r>
          </w:p>
        </w:tc>
        <w:tc>
          <w:tcPr>
            <w:tcW w:w="240" w:type="pct"/>
            <w:vMerge w:val="continue"/>
            <w:vAlign w:val="center"/>
          </w:tcPr>
          <w:p w14:paraId="401C6262">
            <w:pPr>
              <w:pStyle w:val="30"/>
            </w:pPr>
          </w:p>
        </w:tc>
        <w:tc>
          <w:tcPr>
            <w:tcW w:w="570" w:type="pct"/>
            <w:vMerge w:val="continue"/>
            <w:vAlign w:val="center"/>
          </w:tcPr>
          <w:p w14:paraId="1BF71954">
            <w:pPr>
              <w:pStyle w:val="30"/>
            </w:pPr>
          </w:p>
        </w:tc>
        <w:tc>
          <w:tcPr>
            <w:tcW w:w="816" w:type="pct"/>
            <w:vMerge w:val="continue"/>
            <w:noWrap/>
            <w:vAlign w:val="center"/>
          </w:tcPr>
          <w:p w14:paraId="7193692E">
            <w:pPr>
              <w:pStyle w:val="30"/>
            </w:pPr>
          </w:p>
        </w:tc>
        <w:tc>
          <w:tcPr>
            <w:tcW w:w="942" w:type="pct"/>
            <w:noWrap/>
            <w:vAlign w:val="center"/>
          </w:tcPr>
          <w:p w14:paraId="3F36F65B">
            <w:pPr>
              <w:pStyle w:val="30"/>
            </w:pPr>
            <w:r>
              <w:rPr>
                <w:rFonts w:hint="eastAsia"/>
              </w:rPr>
              <w:t>实控基金明细数据</w:t>
            </w:r>
          </w:p>
        </w:tc>
        <w:tc>
          <w:tcPr>
            <w:tcW w:w="1146" w:type="pct"/>
            <w:noWrap/>
            <w:vAlign w:val="center"/>
          </w:tcPr>
          <w:p w14:paraId="3A95E996">
            <w:pPr>
              <w:pStyle w:val="30"/>
            </w:pPr>
          </w:p>
        </w:tc>
        <w:tc>
          <w:tcPr>
            <w:tcW w:w="240" w:type="pct"/>
            <w:vMerge w:val="continue"/>
            <w:vAlign w:val="center"/>
          </w:tcPr>
          <w:p w14:paraId="242EE1E1">
            <w:pPr>
              <w:pStyle w:val="30"/>
            </w:pPr>
          </w:p>
        </w:tc>
        <w:tc>
          <w:tcPr>
            <w:tcW w:w="240" w:type="pct"/>
            <w:vAlign w:val="center"/>
          </w:tcPr>
          <w:p w14:paraId="359C4C08">
            <w:pPr>
              <w:pStyle w:val="30"/>
            </w:pPr>
            <w:r>
              <w:rPr>
                <w:rFonts w:hint="eastAsia"/>
              </w:rPr>
              <w:t>2.5</w:t>
            </w:r>
          </w:p>
        </w:tc>
        <w:tc>
          <w:tcPr>
            <w:tcW w:w="258" w:type="pct"/>
            <w:vMerge w:val="continue"/>
            <w:vAlign w:val="center"/>
          </w:tcPr>
          <w:p w14:paraId="481D99D6">
            <w:pPr>
              <w:pStyle w:val="30"/>
            </w:pPr>
          </w:p>
        </w:tc>
        <w:tc>
          <w:tcPr>
            <w:tcW w:w="343" w:type="pct"/>
            <w:vAlign w:val="center"/>
          </w:tcPr>
          <w:p w14:paraId="32A372CC">
            <w:pPr>
              <w:pStyle w:val="30"/>
            </w:pPr>
            <w:r>
              <w:rPr>
                <w:rFonts w:hint="eastAsia"/>
              </w:rPr>
              <w:t>6.1.3.2</w:t>
            </w:r>
          </w:p>
        </w:tc>
      </w:tr>
      <w:tr w14:paraId="70960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3B166FA">
            <w:pPr>
              <w:pStyle w:val="30"/>
            </w:pPr>
            <w:r>
              <w:rPr>
                <w:rFonts w:hint="eastAsia"/>
              </w:rPr>
              <w:t>108</w:t>
            </w:r>
          </w:p>
        </w:tc>
        <w:tc>
          <w:tcPr>
            <w:tcW w:w="240" w:type="pct"/>
            <w:vMerge w:val="continue"/>
            <w:vAlign w:val="center"/>
          </w:tcPr>
          <w:p w14:paraId="27C88134">
            <w:pPr>
              <w:pStyle w:val="30"/>
            </w:pPr>
          </w:p>
        </w:tc>
        <w:tc>
          <w:tcPr>
            <w:tcW w:w="570" w:type="pct"/>
            <w:vMerge w:val="continue"/>
            <w:vAlign w:val="center"/>
          </w:tcPr>
          <w:p w14:paraId="52116F72">
            <w:pPr>
              <w:pStyle w:val="30"/>
            </w:pPr>
          </w:p>
        </w:tc>
        <w:tc>
          <w:tcPr>
            <w:tcW w:w="816" w:type="pct"/>
            <w:vMerge w:val="continue"/>
            <w:noWrap/>
            <w:vAlign w:val="center"/>
          </w:tcPr>
          <w:p w14:paraId="01ED542A">
            <w:pPr>
              <w:pStyle w:val="30"/>
            </w:pPr>
          </w:p>
        </w:tc>
        <w:tc>
          <w:tcPr>
            <w:tcW w:w="942" w:type="pct"/>
            <w:noWrap/>
            <w:vAlign w:val="center"/>
          </w:tcPr>
          <w:p w14:paraId="08C28A61">
            <w:pPr>
              <w:pStyle w:val="30"/>
            </w:pPr>
            <w:r>
              <w:rPr>
                <w:rFonts w:hint="eastAsia"/>
              </w:rPr>
              <w:t>实控整体情况表</w:t>
            </w:r>
          </w:p>
        </w:tc>
        <w:tc>
          <w:tcPr>
            <w:tcW w:w="1146" w:type="pct"/>
            <w:noWrap/>
            <w:vAlign w:val="center"/>
          </w:tcPr>
          <w:p w14:paraId="2A436AC8">
            <w:pPr>
              <w:pStyle w:val="30"/>
            </w:pPr>
          </w:p>
        </w:tc>
        <w:tc>
          <w:tcPr>
            <w:tcW w:w="240" w:type="pct"/>
            <w:vMerge w:val="continue"/>
            <w:vAlign w:val="center"/>
          </w:tcPr>
          <w:p w14:paraId="77644652">
            <w:pPr>
              <w:pStyle w:val="30"/>
            </w:pPr>
          </w:p>
        </w:tc>
        <w:tc>
          <w:tcPr>
            <w:tcW w:w="240" w:type="pct"/>
            <w:vAlign w:val="center"/>
          </w:tcPr>
          <w:p w14:paraId="5CEABA46">
            <w:pPr>
              <w:pStyle w:val="30"/>
            </w:pPr>
            <w:r>
              <w:rPr>
                <w:rFonts w:hint="eastAsia"/>
              </w:rPr>
              <w:t>2.5</w:t>
            </w:r>
          </w:p>
        </w:tc>
        <w:tc>
          <w:tcPr>
            <w:tcW w:w="258" w:type="pct"/>
            <w:vMerge w:val="continue"/>
            <w:vAlign w:val="center"/>
          </w:tcPr>
          <w:p w14:paraId="33F9090A">
            <w:pPr>
              <w:pStyle w:val="30"/>
            </w:pPr>
          </w:p>
        </w:tc>
        <w:tc>
          <w:tcPr>
            <w:tcW w:w="343" w:type="pct"/>
            <w:vAlign w:val="center"/>
          </w:tcPr>
          <w:p w14:paraId="73DC96E7">
            <w:pPr>
              <w:pStyle w:val="30"/>
            </w:pPr>
            <w:r>
              <w:rPr>
                <w:rFonts w:hint="eastAsia"/>
              </w:rPr>
              <w:t>6.1.3.2</w:t>
            </w:r>
          </w:p>
        </w:tc>
      </w:tr>
      <w:tr w14:paraId="12036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68B87FF">
            <w:pPr>
              <w:pStyle w:val="30"/>
            </w:pPr>
            <w:r>
              <w:rPr>
                <w:rFonts w:hint="eastAsia"/>
              </w:rPr>
              <w:t>109</w:t>
            </w:r>
          </w:p>
        </w:tc>
        <w:tc>
          <w:tcPr>
            <w:tcW w:w="240" w:type="pct"/>
            <w:vMerge w:val="continue"/>
            <w:vAlign w:val="center"/>
          </w:tcPr>
          <w:p w14:paraId="71ED176D">
            <w:pPr>
              <w:pStyle w:val="30"/>
            </w:pPr>
          </w:p>
        </w:tc>
        <w:tc>
          <w:tcPr>
            <w:tcW w:w="570" w:type="pct"/>
            <w:vMerge w:val="continue"/>
            <w:vAlign w:val="center"/>
          </w:tcPr>
          <w:p w14:paraId="2FA8AFFA">
            <w:pPr>
              <w:pStyle w:val="30"/>
            </w:pPr>
          </w:p>
        </w:tc>
        <w:tc>
          <w:tcPr>
            <w:tcW w:w="816" w:type="pct"/>
            <w:vMerge w:val="restart"/>
            <w:noWrap/>
            <w:vAlign w:val="center"/>
          </w:tcPr>
          <w:p w14:paraId="7573DB90">
            <w:pPr>
              <w:pStyle w:val="30"/>
            </w:pPr>
            <w:r>
              <w:rPr>
                <w:rFonts w:hint="eastAsia"/>
              </w:rPr>
              <w:t>参投基金数据情况</w:t>
            </w:r>
          </w:p>
        </w:tc>
        <w:tc>
          <w:tcPr>
            <w:tcW w:w="942" w:type="pct"/>
            <w:noWrap/>
            <w:vAlign w:val="center"/>
          </w:tcPr>
          <w:p w14:paraId="78BB2A08">
            <w:pPr>
              <w:pStyle w:val="30"/>
            </w:pPr>
            <w:r>
              <w:rPr>
                <w:rFonts w:hint="eastAsia"/>
              </w:rPr>
              <w:t>参投报送统计等</w:t>
            </w:r>
          </w:p>
        </w:tc>
        <w:tc>
          <w:tcPr>
            <w:tcW w:w="1146" w:type="pct"/>
            <w:noWrap/>
            <w:vAlign w:val="center"/>
          </w:tcPr>
          <w:p w14:paraId="3F486586">
            <w:pPr>
              <w:pStyle w:val="30"/>
            </w:pPr>
          </w:p>
        </w:tc>
        <w:tc>
          <w:tcPr>
            <w:tcW w:w="240" w:type="pct"/>
            <w:vMerge w:val="restart"/>
            <w:vAlign w:val="center"/>
          </w:tcPr>
          <w:p w14:paraId="576B9FD1">
            <w:pPr>
              <w:pStyle w:val="30"/>
            </w:pPr>
            <w:r>
              <w:rPr>
                <w:rFonts w:hint="eastAsia"/>
              </w:rPr>
              <w:t>1</w:t>
            </w:r>
          </w:p>
        </w:tc>
        <w:tc>
          <w:tcPr>
            <w:tcW w:w="240" w:type="pct"/>
            <w:vMerge w:val="restart"/>
            <w:vAlign w:val="center"/>
          </w:tcPr>
          <w:p w14:paraId="56DF0278">
            <w:pPr>
              <w:pStyle w:val="30"/>
            </w:pPr>
            <w:r>
              <w:rPr>
                <w:rFonts w:hint="eastAsia"/>
              </w:rPr>
              <w:t>2.5</w:t>
            </w:r>
          </w:p>
        </w:tc>
        <w:tc>
          <w:tcPr>
            <w:tcW w:w="258" w:type="pct"/>
            <w:vMerge w:val="restart"/>
            <w:vAlign w:val="center"/>
          </w:tcPr>
          <w:p w14:paraId="446EA4DD">
            <w:pPr>
              <w:pStyle w:val="30"/>
            </w:pPr>
            <w:r>
              <w:rPr>
                <w:rFonts w:hint="eastAsia"/>
              </w:rPr>
              <w:t>2.5</w:t>
            </w:r>
          </w:p>
        </w:tc>
        <w:tc>
          <w:tcPr>
            <w:tcW w:w="343" w:type="pct"/>
            <w:vAlign w:val="center"/>
          </w:tcPr>
          <w:p w14:paraId="63B78202">
            <w:pPr>
              <w:pStyle w:val="30"/>
            </w:pPr>
            <w:r>
              <w:rPr>
                <w:rFonts w:hint="eastAsia"/>
              </w:rPr>
              <w:t>6.1.3.2</w:t>
            </w:r>
          </w:p>
        </w:tc>
      </w:tr>
      <w:tr w14:paraId="6CF7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8235AC3">
            <w:pPr>
              <w:pStyle w:val="30"/>
            </w:pPr>
            <w:r>
              <w:rPr>
                <w:rFonts w:hint="eastAsia"/>
              </w:rPr>
              <w:t>110</w:t>
            </w:r>
          </w:p>
        </w:tc>
        <w:tc>
          <w:tcPr>
            <w:tcW w:w="240" w:type="pct"/>
            <w:vMerge w:val="continue"/>
            <w:vAlign w:val="center"/>
          </w:tcPr>
          <w:p w14:paraId="6F5DACD9">
            <w:pPr>
              <w:pStyle w:val="30"/>
            </w:pPr>
          </w:p>
        </w:tc>
        <w:tc>
          <w:tcPr>
            <w:tcW w:w="570" w:type="pct"/>
            <w:vMerge w:val="continue"/>
            <w:vAlign w:val="center"/>
          </w:tcPr>
          <w:p w14:paraId="77BD0201">
            <w:pPr>
              <w:pStyle w:val="30"/>
            </w:pPr>
          </w:p>
        </w:tc>
        <w:tc>
          <w:tcPr>
            <w:tcW w:w="816" w:type="pct"/>
            <w:vMerge w:val="continue"/>
            <w:noWrap/>
            <w:vAlign w:val="center"/>
          </w:tcPr>
          <w:p w14:paraId="2902E643">
            <w:pPr>
              <w:pStyle w:val="30"/>
            </w:pPr>
          </w:p>
        </w:tc>
        <w:tc>
          <w:tcPr>
            <w:tcW w:w="942" w:type="pct"/>
            <w:noWrap/>
            <w:vAlign w:val="center"/>
          </w:tcPr>
          <w:p w14:paraId="6F486297">
            <w:pPr>
              <w:pStyle w:val="30"/>
            </w:pPr>
            <w:r>
              <w:rPr>
                <w:rFonts w:hint="eastAsia"/>
              </w:rPr>
              <w:t>参投基金明细数据</w:t>
            </w:r>
          </w:p>
        </w:tc>
        <w:tc>
          <w:tcPr>
            <w:tcW w:w="1146" w:type="pct"/>
            <w:noWrap/>
            <w:vAlign w:val="center"/>
          </w:tcPr>
          <w:p w14:paraId="46FB3B48">
            <w:pPr>
              <w:pStyle w:val="30"/>
            </w:pPr>
          </w:p>
        </w:tc>
        <w:tc>
          <w:tcPr>
            <w:tcW w:w="240" w:type="pct"/>
            <w:vMerge w:val="continue"/>
            <w:vAlign w:val="center"/>
          </w:tcPr>
          <w:p w14:paraId="2F1E1FE2">
            <w:pPr>
              <w:pStyle w:val="30"/>
            </w:pPr>
          </w:p>
        </w:tc>
        <w:tc>
          <w:tcPr>
            <w:tcW w:w="240" w:type="pct"/>
            <w:vMerge w:val="continue"/>
            <w:vAlign w:val="center"/>
          </w:tcPr>
          <w:p w14:paraId="31B9FC11">
            <w:pPr>
              <w:pStyle w:val="30"/>
            </w:pPr>
          </w:p>
        </w:tc>
        <w:tc>
          <w:tcPr>
            <w:tcW w:w="258" w:type="pct"/>
            <w:vMerge w:val="continue"/>
            <w:vAlign w:val="center"/>
          </w:tcPr>
          <w:p w14:paraId="4707DF48">
            <w:pPr>
              <w:pStyle w:val="30"/>
            </w:pPr>
          </w:p>
        </w:tc>
        <w:tc>
          <w:tcPr>
            <w:tcW w:w="343" w:type="pct"/>
            <w:vAlign w:val="center"/>
          </w:tcPr>
          <w:p w14:paraId="140DB576">
            <w:pPr>
              <w:pStyle w:val="30"/>
            </w:pPr>
            <w:r>
              <w:rPr>
                <w:rFonts w:hint="eastAsia"/>
              </w:rPr>
              <w:t>6.1.3.2</w:t>
            </w:r>
          </w:p>
        </w:tc>
      </w:tr>
      <w:tr w14:paraId="0012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F2DC2FC">
            <w:pPr>
              <w:pStyle w:val="30"/>
            </w:pPr>
            <w:r>
              <w:rPr>
                <w:rFonts w:hint="eastAsia"/>
              </w:rPr>
              <w:t>111</w:t>
            </w:r>
          </w:p>
        </w:tc>
        <w:tc>
          <w:tcPr>
            <w:tcW w:w="240" w:type="pct"/>
            <w:vMerge w:val="continue"/>
            <w:vAlign w:val="center"/>
          </w:tcPr>
          <w:p w14:paraId="799E2DDC">
            <w:pPr>
              <w:pStyle w:val="30"/>
            </w:pPr>
          </w:p>
        </w:tc>
        <w:tc>
          <w:tcPr>
            <w:tcW w:w="570" w:type="pct"/>
            <w:vMerge w:val="continue"/>
            <w:vAlign w:val="center"/>
          </w:tcPr>
          <w:p w14:paraId="44525BD7">
            <w:pPr>
              <w:pStyle w:val="30"/>
            </w:pPr>
          </w:p>
        </w:tc>
        <w:tc>
          <w:tcPr>
            <w:tcW w:w="816" w:type="pct"/>
            <w:vMerge w:val="continue"/>
            <w:noWrap/>
            <w:vAlign w:val="center"/>
          </w:tcPr>
          <w:p w14:paraId="269A17F4">
            <w:pPr>
              <w:pStyle w:val="30"/>
            </w:pPr>
          </w:p>
        </w:tc>
        <w:tc>
          <w:tcPr>
            <w:tcW w:w="942" w:type="pct"/>
            <w:noWrap/>
            <w:vAlign w:val="center"/>
          </w:tcPr>
          <w:p w14:paraId="0095C51C">
            <w:pPr>
              <w:pStyle w:val="30"/>
            </w:pPr>
            <w:r>
              <w:rPr>
                <w:rFonts w:hint="eastAsia"/>
              </w:rPr>
              <w:t>参投基金填报率情况表</w:t>
            </w:r>
          </w:p>
        </w:tc>
        <w:tc>
          <w:tcPr>
            <w:tcW w:w="1146" w:type="pct"/>
            <w:noWrap/>
            <w:vAlign w:val="center"/>
          </w:tcPr>
          <w:p w14:paraId="0CB77201">
            <w:pPr>
              <w:pStyle w:val="30"/>
            </w:pPr>
          </w:p>
        </w:tc>
        <w:tc>
          <w:tcPr>
            <w:tcW w:w="240" w:type="pct"/>
            <w:vMerge w:val="continue"/>
            <w:vAlign w:val="center"/>
          </w:tcPr>
          <w:p w14:paraId="749D57FE">
            <w:pPr>
              <w:pStyle w:val="30"/>
            </w:pPr>
          </w:p>
        </w:tc>
        <w:tc>
          <w:tcPr>
            <w:tcW w:w="240" w:type="pct"/>
            <w:vMerge w:val="continue"/>
            <w:vAlign w:val="center"/>
          </w:tcPr>
          <w:p w14:paraId="5345A97D">
            <w:pPr>
              <w:pStyle w:val="30"/>
            </w:pPr>
          </w:p>
        </w:tc>
        <w:tc>
          <w:tcPr>
            <w:tcW w:w="258" w:type="pct"/>
            <w:vMerge w:val="continue"/>
            <w:vAlign w:val="center"/>
          </w:tcPr>
          <w:p w14:paraId="32840C88">
            <w:pPr>
              <w:pStyle w:val="30"/>
            </w:pPr>
          </w:p>
        </w:tc>
        <w:tc>
          <w:tcPr>
            <w:tcW w:w="343" w:type="pct"/>
            <w:vAlign w:val="center"/>
          </w:tcPr>
          <w:p w14:paraId="0EE19B5F">
            <w:pPr>
              <w:pStyle w:val="30"/>
            </w:pPr>
            <w:r>
              <w:rPr>
                <w:rFonts w:hint="eastAsia"/>
              </w:rPr>
              <w:t>6.1.3.2</w:t>
            </w:r>
          </w:p>
        </w:tc>
      </w:tr>
      <w:tr w14:paraId="4A258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5BF9053">
            <w:pPr>
              <w:pStyle w:val="30"/>
            </w:pPr>
            <w:r>
              <w:rPr>
                <w:rFonts w:hint="eastAsia"/>
              </w:rPr>
              <w:t>112</w:t>
            </w:r>
          </w:p>
        </w:tc>
        <w:tc>
          <w:tcPr>
            <w:tcW w:w="240" w:type="pct"/>
            <w:vMerge w:val="continue"/>
            <w:vAlign w:val="center"/>
          </w:tcPr>
          <w:p w14:paraId="3110A2FC">
            <w:pPr>
              <w:pStyle w:val="30"/>
            </w:pPr>
          </w:p>
        </w:tc>
        <w:tc>
          <w:tcPr>
            <w:tcW w:w="570" w:type="pct"/>
            <w:vMerge w:val="restart"/>
            <w:vAlign w:val="center"/>
          </w:tcPr>
          <w:p w14:paraId="66497510">
            <w:pPr>
              <w:pStyle w:val="30"/>
            </w:pPr>
            <w:r>
              <w:rPr>
                <w:rFonts w:hint="eastAsia"/>
              </w:rPr>
              <w:t>数据看板（管理端）</w:t>
            </w:r>
          </w:p>
        </w:tc>
        <w:tc>
          <w:tcPr>
            <w:tcW w:w="816" w:type="pct"/>
            <w:noWrap/>
            <w:vAlign w:val="center"/>
          </w:tcPr>
          <w:p w14:paraId="2B1CC6A6">
            <w:pPr>
              <w:pStyle w:val="30"/>
            </w:pPr>
            <w:r>
              <w:rPr>
                <w:rFonts w:hint="eastAsia"/>
              </w:rPr>
              <w:t>整体概览分析</w:t>
            </w:r>
          </w:p>
        </w:tc>
        <w:tc>
          <w:tcPr>
            <w:tcW w:w="942" w:type="pct"/>
            <w:noWrap/>
            <w:vAlign w:val="center"/>
          </w:tcPr>
          <w:p w14:paraId="09FD8DFF">
            <w:pPr>
              <w:pStyle w:val="30"/>
            </w:pPr>
          </w:p>
        </w:tc>
        <w:tc>
          <w:tcPr>
            <w:tcW w:w="1146" w:type="pct"/>
            <w:noWrap/>
            <w:vAlign w:val="center"/>
          </w:tcPr>
          <w:p w14:paraId="5F3D323F">
            <w:pPr>
              <w:pStyle w:val="30"/>
            </w:pPr>
          </w:p>
        </w:tc>
        <w:tc>
          <w:tcPr>
            <w:tcW w:w="240" w:type="pct"/>
            <w:vAlign w:val="center"/>
          </w:tcPr>
          <w:p w14:paraId="49BD8715">
            <w:pPr>
              <w:pStyle w:val="30"/>
            </w:pPr>
            <w:r>
              <w:rPr>
                <w:rFonts w:hint="eastAsia"/>
              </w:rPr>
              <w:t>1</w:t>
            </w:r>
          </w:p>
        </w:tc>
        <w:tc>
          <w:tcPr>
            <w:tcW w:w="240" w:type="pct"/>
            <w:vAlign w:val="center"/>
          </w:tcPr>
          <w:p w14:paraId="06F41590">
            <w:pPr>
              <w:pStyle w:val="30"/>
            </w:pPr>
            <w:r>
              <w:rPr>
                <w:rFonts w:hint="eastAsia"/>
              </w:rPr>
              <w:t>2.5</w:t>
            </w:r>
          </w:p>
        </w:tc>
        <w:tc>
          <w:tcPr>
            <w:tcW w:w="258" w:type="pct"/>
            <w:vAlign w:val="center"/>
          </w:tcPr>
          <w:p w14:paraId="5CEBDC20">
            <w:pPr>
              <w:pStyle w:val="30"/>
            </w:pPr>
            <w:r>
              <w:rPr>
                <w:rFonts w:hint="eastAsia"/>
              </w:rPr>
              <w:t>2.5</w:t>
            </w:r>
          </w:p>
        </w:tc>
        <w:tc>
          <w:tcPr>
            <w:tcW w:w="343" w:type="pct"/>
            <w:vAlign w:val="center"/>
          </w:tcPr>
          <w:p w14:paraId="5F6894E9">
            <w:pPr>
              <w:pStyle w:val="30"/>
            </w:pPr>
            <w:r>
              <w:rPr>
                <w:rFonts w:hint="eastAsia"/>
              </w:rPr>
              <w:t>6.1.3.3</w:t>
            </w:r>
          </w:p>
        </w:tc>
      </w:tr>
      <w:tr w14:paraId="4297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DC3A548">
            <w:pPr>
              <w:pStyle w:val="30"/>
            </w:pPr>
            <w:r>
              <w:rPr>
                <w:rFonts w:hint="eastAsia"/>
              </w:rPr>
              <w:t>113</w:t>
            </w:r>
          </w:p>
        </w:tc>
        <w:tc>
          <w:tcPr>
            <w:tcW w:w="240" w:type="pct"/>
            <w:vMerge w:val="continue"/>
            <w:vAlign w:val="center"/>
          </w:tcPr>
          <w:p w14:paraId="75A87440">
            <w:pPr>
              <w:pStyle w:val="30"/>
            </w:pPr>
          </w:p>
        </w:tc>
        <w:tc>
          <w:tcPr>
            <w:tcW w:w="570" w:type="pct"/>
            <w:vMerge w:val="continue"/>
            <w:vAlign w:val="center"/>
          </w:tcPr>
          <w:p w14:paraId="5A80A4D3">
            <w:pPr>
              <w:pStyle w:val="30"/>
            </w:pPr>
          </w:p>
        </w:tc>
        <w:tc>
          <w:tcPr>
            <w:tcW w:w="816" w:type="pct"/>
            <w:noWrap/>
            <w:vAlign w:val="center"/>
          </w:tcPr>
          <w:p w14:paraId="144009F2">
            <w:pPr>
              <w:pStyle w:val="30"/>
            </w:pPr>
            <w:r>
              <w:rPr>
                <w:rFonts w:hint="eastAsia"/>
              </w:rPr>
              <w:t>分类专题分析</w:t>
            </w:r>
          </w:p>
        </w:tc>
        <w:tc>
          <w:tcPr>
            <w:tcW w:w="942" w:type="pct"/>
            <w:noWrap/>
            <w:vAlign w:val="center"/>
          </w:tcPr>
          <w:p w14:paraId="77CA53D7">
            <w:pPr>
              <w:pStyle w:val="30"/>
            </w:pPr>
          </w:p>
        </w:tc>
        <w:tc>
          <w:tcPr>
            <w:tcW w:w="1146" w:type="pct"/>
            <w:noWrap/>
            <w:vAlign w:val="center"/>
          </w:tcPr>
          <w:p w14:paraId="27FF5186">
            <w:pPr>
              <w:pStyle w:val="30"/>
            </w:pPr>
          </w:p>
        </w:tc>
        <w:tc>
          <w:tcPr>
            <w:tcW w:w="240" w:type="pct"/>
            <w:vAlign w:val="center"/>
          </w:tcPr>
          <w:p w14:paraId="08E7433F">
            <w:pPr>
              <w:pStyle w:val="30"/>
            </w:pPr>
            <w:r>
              <w:rPr>
                <w:rFonts w:hint="eastAsia"/>
              </w:rPr>
              <w:t>2</w:t>
            </w:r>
          </w:p>
        </w:tc>
        <w:tc>
          <w:tcPr>
            <w:tcW w:w="240" w:type="pct"/>
            <w:vAlign w:val="center"/>
          </w:tcPr>
          <w:p w14:paraId="2B0B78E4">
            <w:pPr>
              <w:pStyle w:val="30"/>
            </w:pPr>
            <w:r>
              <w:rPr>
                <w:rFonts w:hint="eastAsia"/>
              </w:rPr>
              <w:t>2.5</w:t>
            </w:r>
          </w:p>
        </w:tc>
        <w:tc>
          <w:tcPr>
            <w:tcW w:w="258" w:type="pct"/>
            <w:vAlign w:val="center"/>
          </w:tcPr>
          <w:p w14:paraId="722994B9">
            <w:pPr>
              <w:pStyle w:val="30"/>
            </w:pPr>
            <w:r>
              <w:rPr>
                <w:rFonts w:hint="eastAsia"/>
              </w:rPr>
              <w:t>5</w:t>
            </w:r>
          </w:p>
        </w:tc>
        <w:tc>
          <w:tcPr>
            <w:tcW w:w="343" w:type="pct"/>
            <w:vAlign w:val="center"/>
          </w:tcPr>
          <w:p w14:paraId="403B6B80">
            <w:pPr>
              <w:pStyle w:val="30"/>
            </w:pPr>
            <w:r>
              <w:rPr>
                <w:rFonts w:hint="eastAsia"/>
              </w:rPr>
              <w:t>6.1.3.3</w:t>
            </w:r>
          </w:p>
        </w:tc>
      </w:tr>
      <w:tr w14:paraId="11D0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ABAAD72">
            <w:pPr>
              <w:pStyle w:val="30"/>
            </w:pPr>
            <w:r>
              <w:rPr>
                <w:rFonts w:hint="eastAsia"/>
              </w:rPr>
              <w:t>114</w:t>
            </w:r>
          </w:p>
        </w:tc>
        <w:tc>
          <w:tcPr>
            <w:tcW w:w="240" w:type="pct"/>
            <w:vMerge w:val="continue"/>
            <w:vAlign w:val="center"/>
          </w:tcPr>
          <w:p w14:paraId="469CD631">
            <w:pPr>
              <w:pStyle w:val="30"/>
            </w:pPr>
          </w:p>
        </w:tc>
        <w:tc>
          <w:tcPr>
            <w:tcW w:w="570" w:type="pct"/>
            <w:vMerge w:val="continue"/>
            <w:vAlign w:val="center"/>
          </w:tcPr>
          <w:p w14:paraId="09D1DF3C">
            <w:pPr>
              <w:pStyle w:val="30"/>
            </w:pPr>
          </w:p>
        </w:tc>
        <w:tc>
          <w:tcPr>
            <w:tcW w:w="816" w:type="pct"/>
            <w:noWrap/>
            <w:vAlign w:val="center"/>
          </w:tcPr>
          <w:p w14:paraId="536DB492">
            <w:pPr>
              <w:pStyle w:val="30"/>
            </w:pPr>
            <w:r>
              <w:rPr>
                <w:rFonts w:hint="eastAsia"/>
              </w:rPr>
              <w:t>分类投资概览</w:t>
            </w:r>
          </w:p>
        </w:tc>
        <w:tc>
          <w:tcPr>
            <w:tcW w:w="942" w:type="pct"/>
            <w:noWrap/>
            <w:vAlign w:val="center"/>
          </w:tcPr>
          <w:p w14:paraId="32B53296">
            <w:pPr>
              <w:pStyle w:val="30"/>
            </w:pPr>
          </w:p>
        </w:tc>
        <w:tc>
          <w:tcPr>
            <w:tcW w:w="1146" w:type="pct"/>
            <w:noWrap/>
            <w:vAlign w:val="center"/>
          </w:tcPr>
          <w:p w14:paraId="6C626D65">
            <w:pPr>
              <w:pStyle w:val="30"/>
            </w:pPr>
          </w:p>
        </w:tc>
        <w:tc>
          <w:tcPr>
            <w:tcW w:w="240" w:type="pct"/>
            <w:vAlign w:val="center"/>
          </w:tcPr>
          <w:p w14:paraId="170BB1C8">
            <w:pPr>
              <w:pStyle w:val="30"/>
            </w:pPr>
            <w:r>
              <w:rPr>
                <w:rFonts w:hint="eastAsia"/>
              </w:rPr>
              <w:t>2</w:t>
            </w:r>
          </w:p>
        </w:tc>
        <w:tc>
          <w:tcPr>
            <w:tcW w:w="240" w:type="pct"/>
            <w:vAlign w:val="center"/>
          </w:tcPr>
          <w:p w14:paraId="36B00353">
            <w:pPr>
              <w:pStyle w:val="30"/>
            </w:pPr>
            <w:r>
              <w:rPr>
                <w:rFonts w:hint="eastAsia"/>
              </w:rPr>
              <w:t>2.5</w:t>
            </w:r>
          </w:p>
        </w:tc>
        <w:tc>
          <w:tcPr>
            <w:tcW w:w="258" w:type="pct"/>
            <w:vAlign w:val="center"/>
          </w:tcPr>
          <w:p w14:paraId="197C4D70">
            <w:pPr>
              <w:pStyle w:val="30"/>
            </w:pPr>
            <w:r>
              <w:rPr>
                <w:rFonts w:hint="eastAsia"/>
              </w:rPr>
              <w:t>5</w:t>
            </w:r>
          </w:p>
        </w:tc>
        <w:tc>
          <w:tcPr>
            <w:tcW w:w="343" w:type="pct"/>
            <w:vAlign w:val="center"/>
          </w:tcPr>
          <w:p w14:paraId="50B383B3">
            <w:pPr>
              <w:pStyle w:val="30"/>
            </w:pPr>
            <w:r>
              <w:rPr>
                <w:rFonts w:hint="eastAsia"/>
              </w:rPr>
              <w:t>6.1.3.3</w:t>
            </w:r>
          </w:p>
        </w:tc>
      </w:tr>
      <w:tr w14:paraId="6C433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DEDCBA3">
            <w:pPr>
              <w:pStyle w:val="30"/>
            </w:pPr>
            <w:r>
              <w:rPr>
                <w:rFonts w:hint="eastAsia"/>
              </w:rPr>
              <w:t>115</w:t>
            </w:r>
          </w:p>
        </w:tc>
        <w:tc>
          <w:tcPr>
            <w:tcW w:w="240" w:type="pct"/>
            <w:vMerge w:val="continue"/>
            <w:vAlign w:val="center"/>
          </w:tcPr>
          <w:p w14:paraId="26AA1CC2">
            <w:pPr>
              <w:pStyle w:val="30"/>
            </w:pPr>
          </w:p>
        </w:tc>
        <w:tc>
          <w:tcPr>
            <w:tcW w:w="570" w:type="pct"/>
            <w:vMerge w:val="continue"/>
            <w:vAlign w:val="center"/>
          </w:tcPr>
          <w:p w14:paraId="671E11B8">
            <w:pPr>
              <w:pStyle w:val="30"/>
            </w:pPr>
          </w:p>
        </w:tc>
        <w:tc>
          <w:tcPr>
            <w:tcW w:w="816" w:type="pct"/>
            <w:noWrap/>
            <w:vAlign w:val="center"/>
          </w:tcPr>
          <w:p w14:paraId="079AB87B">
            <w:pPr>
              <w:pStyle w:val="30"/>
            </w:pPr>
            <w:r>
              <w:rPr>
                <w:rFonts w:hint="eastAsia"/>
              </w:rPr>
              <w:t>年度投资情况</w:t>
            </w:r>
          </w:p>
        </w:tc>
        <w:tc>
          <w:tcPr>
            <w:tcW w:w="942" w:type="pct"/>
            <w:noWrap/>
            <w:vAlign w:val="center"/>
          </w:tcPr>
          <w:p w14:paraId="55A40B18">
            <w:pPr>
              <w:pStyle w:val="30"/>
            </w:pPr>
          </w:p>
        </w:tc>
        <w:tc>
          <w:tcPr>
            <w:tcW w:w="1146" w:type="pct"/>
            <w:noWrap/>
            <w:vAlign w:val="center"/>
          </w:tcPr>
          <w:p w14:paraId="114A6B58">
            <w:pPr>
              <w:pStyle w:val="30"/>
            </w:pPr>
          </w:p>
        </w:tc>
        <w:tc>
          <w:tcPr>
            <w:tcW w:w="240" w:type="pct"/>
            <w:vAlign w:val="center"/>
          </w:tcPr>
          <w:p w14:paraId="6F04B75A">
            <w:pPr>
              <w:pStyle w:val="30"/>
            </w:pPr>
            <w:r>
              <w:rPr>
                <w:rFonts w:hint="eastAsia"/>
              </w:rPr>
              <w:t>2</w:t>
            </w:r>
          </w:p>
        </w:tc>
        <w:tc>
          <w:tcPr>
            <w:tcW w:w="240" w:type="pct"/>
            <w:vAlign w:val="center"/>
          </w:tcPr>
          <w:p w14:paraId="22FAF43A">
            <w:pPr>
              <w:pStyle w:val="30"/>
            </w:pPr>
            <w:r>
              <w:rPr>
                <w:rFonts w:hint="eastAsia"/>
              </w:rPr>
              <w:t>2.5</w:t>
            </w:r>
          </w:p>
        </w:tc>
        <w:tc>
          <w:tcPr>
            <w:tcW w:w="258" w:type="pct"/>
            <w:vAlign w:val="center"/>
          </w:tcPr>
          <w:p w14:paraId="10782AB7">
            <w:pPr>
              <w:pStyle w:val="30"/>
            </w:pPr>
            <w:r>
              <w:rPr>
                <w:rFonts w:hint="eastAsia"/>
              </w:rPr>
              <w:t>5</w:t>
            </w:r>
          </w:p>
        </w:tc>
        <w:tc>
          <w:tcPr>
            <w:tcW w:w="343" w:type="pct"/>
            <w:vAlign w:val="center"/>
          </w:tcPr>
          <w:p w14:paraId="6D0B798E">
            <w:pPr>
              <w:pStyle w:val="30"/>
            </w:pPr>
            <w:r>
              <w:rPr>
                <w:rFonts w:hint="eastAsia"/>
              </w:rPr>
              <w:t>6.1.3.3</w:t>
            </w:r>
          </w:p>
        </w:tc>
      </w:tr>
      <w:tr w14:paraId="4F35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A85A2DE">
            <w:pPr>
              <w:pStyle w:val="30"/>
            </w:pPr>
            <w:r>
              <w:rPr>
                <w:rFonts w:hint="eastAsia"/>
              </w:rPr>
              <w:t>116</w:t>
            </w:r>
          </w:p>
        </w:tc>
        <w:tc>
          <w:tcPr>
            <w:tcW w:w="240" w:type="pct"/>
            <w:vMerge w:val="continue"/>
            <w:vAlign w:val="center"/>
          </w:tcPr>
          <w:p w14:paraId="23C61D34">
            <w:pPr>
              <w:pStyle w:val="30"/>
            </w:pPr>
          </w:p>
        </w:tc>
        <w:tc>
          <w:tcPr>
            <w:tcW w:w="570" w:type="pct"/>
            <w:vMerge w:val="continue"/>
            <w:vAlign w:val="center"/>
          </w:tcPr>
          <w:p w14:paraId="025B25B7">
            <w:pPr>
              <w:pStyle w:val="30"/>
            </w:pPr>
          </w:p>
        </w:tc>
        <w:tc>
          <w:tcPr>
            <w:tcW w:w="816" w:type="pct"/>
            <w:noWrap/>
            <w:vAlign w:val="center"/>
          </w:tcPr>
          <w:p w14:paraId="7DC29E71">
            <w:pPr>
              <w:pStyle w:val="30"/>
            </w:pPr>
            <w:r>
              <w:rPr>
                <w:rFonts w:hint="eastAsia"/>
              </w:rPr>
              <w:t>基金详情</w:t>
            </w:r>
          </w:p>
        </w:tc>
        <w:tc>
          <w:tcPr>
            <w:tcW w:w="942" w:type="pct"/>
            <w:noWrap/>
            <w:vAlign w:val="center"/>
          </w:tcPr>
          <w:p w14:paraId="2E454167">
            <w:pPr>
              <w:pStyle w:val="30"/>
            </w:pPr>
          </w:p>
        </w:tc>
        <w:tc>
          <w:tcPr>
            <w:tcW w:w="1146" w:type="pct"/>
            <w:noWrap/>
            <w:vAlign w:val="center"/>
          </w:tcPr>
          <w:p w14:paraId="31EAC9A3">
            <w:pPr>
              <w:pStyle w:val="30"/>
            </w:pPr>
          </w:p>
        </w:tc>
        <w:tc>
          <w:tcPr>
            <w:tcW w:w="240" w:type="pct"/>
            <w:vAlign w:val="center"/>
          </w:tcPr>
          <w:p w14:paraId="1746350E">
            <w:pPr>
              <w:pStyle w:val="30"/>
            </w:pPr>
            <w:r>
              <w:rPr>
                <w:rFonts w:hint="eastAsia"/>
              </w:rPr>
              <w:t>2</w:t>
            </w:r>
          </w:p>
        </w:tc>
        <w:tc>
          <w:tcPr>
            <w:tcW w:w="240" w:type="pct"/>
            <w:vAlign w:val="center"/>
          </w:tcPr>
          <w:p w14:paraId="7B6E0E75">
            <w:pPr>
              <w:pStyle w:val="30"/>
            </w:pPr>
            <w:r>
              <w:rPr>
                <w:rFonts w:hint="eastAsia"/>
              </w:rPr>
              <w:t>2.5</w:t>
            </w:r>
          </w:p>
        </w:tc>
        <w:tc>
          <w:tcPr>
            <w:tcW w:w="258" w:type="pct"/>
            <w:vAlign w:val="center"/>
          </w:tcPr>
          <w:p w14:paraId="482D9D6F">
            <w:pPr>
              <w:pStyle w:val="30"/>
            </w:pPr>
            <w:r>
              <w:rPr>
                <w:rFonts w:hint="eastAsia"/>
              </w:rPr>
              <w:t>5</w:t>
            </w:r>
          </w:p>
        </w:tc>
        <w:tc>
          <w:tcPr>
            <w:tcW w:w="343" w:type="pct"/>
            <w:vAlign w:val="center"/>
          </w:tcPr>
          <w:p w14:paraId="18FD79C7">
            <w:pPr>
              <w:pStyle w:val="30"/>
            </w:pPr>
            <w:r>
              <w:rPr>
                <w:rFonts w:hint="eastAsia"/>
              </w:rPr>
              <w:t>6.1.3.3</w:t>
            </w:r>
          </w:p>
        </w:tc>
      </w:tr>
      <w:tr w14:paraId="4CEF5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52B93D78">
            <w:pPr>
              <w:pStyle w:val="30"/>
            </w:pPr>
            <w:r>
              <w:rPr>
                <w:rFonts w:hint="eastAsia"/>
              </w:rPr>
              <w:t>117</w:t>
            </w:r>
          </w:p>
        </w:tc>
        <w:tc>
          <w:tcPr>
            <w:tcW w:w="240" w:type="pct"/>
            <w:vMerge w:val="restart"/>
            <w:vAlign w:val="center"/>
          </w:tcPr>
          <w:p w14:paraId="2778069A">
            <w:pPr>
              <w:pStyle w:val="30"/>
            </w:pPr>
            <w:r>
              <w:rPr>
                <w:rFonts w:hint="eastAsia"/>
              </w:rPr>
              <w:t>国际化经营子系统</w:t>
            </w:r>
          </w:p>
        </w:tc>
        <w:tc>
          <w:tcPr>
            <w:tcW w:w="570" w:type="pct"/>
            <w:vMerge w:val="restart"/>
            <w:noWrap/>
            <w:vAlign w:val="center"/>
          </w:tcPr>
          <w:p w14:paraId="42A20BE6">
            <w:pPr>
              <w:pStyle w:val="30"/>
            </w:pPr>
            <w:r>
              <w:rPr>
                <w:rFonts w:hint="eastAsia"/>
              </w:rPr>
              <w:t>集团汇总</w:t>
            </w:r>
          </w:p>
        </w:tc>
        <w:tc>
          <w:tcPr>
            <w:tcW w:w="816" w:type="pct"/>
            <w:noWrap/>
            <w:vAlign w:val="center"/>
          </w:tcPr>
          <w:p w14:paraId="5DAF5B1B">
            <w:pPr>
              <w:pStyle w:val="30"/>
            </w:pPr>
            <w:r>
              <w:rPr>
                <w:rFonts w:hint="eastAsia"/>
              </w:rPr>
              <w:t>叠加汇总</w:t>
            </w:r>
          </w:p>
        </w:tc>
        <w:tc>
          <w:tcPr>
            <w:tcW w:w="942" w:type="pct"/>
            <w:noWrap/>
            <w:vAlign w:val="center"/>
          </w:tcPr>
          <w:p w14:paraId="2B4711DF">
            <w:pPr>
              <w:pStyle w:val="30"/>
            </w:pPr>
          </w:p>
        </w:tc>
        <w:tc>
          <w:tcPr>
            <w:tcW w:w="1146" w:type="pct"/>
            <w:noWrap/>
            <w:vAlign w:val="center"/>
          </w:tcPr>
          <w:p w14:paraId="6085638A">
            <w:pPr>
              <w:pStyle w:val="30"/>
            </w:pPr>
          </w:p>
        </w:tc>
        <w:tc>
          <w:tcPr>
            <w:tcW w:w="240" w:type="pct"/>
            <w:vMerge w:val="restart"/>
            <w:vAlign w:val="center"/>
          </w:tcPr>
          <w:p w14:paraId="78488291">
            <w:pPr>
              <w:pStyle w:val="30"/>
            </w:pPr>
            <w:r>
              <w:rPr>
                <w:rFonts w:hint="eastAsia"/>
              </w:rPr>
              <w:t>1.5</w:t>
            </w:r>
          </w:p>
        </w:tc>
        <w:tc>
          <w:tcPr>
            <w:tcW w:w="240" w:type="pct"/>
            <w:vAlign w:val="center"/>
          </w:tcPr>
          <w:p w14:paraId="10C5E1ED">
            <w:pPr>
              <w:pStyle w:val="30"/>
            </w:pPr>
            <w:r>
              <w:rPr>
                <w:rFonts w:hint="eastAsia"/>
              </w:rPr>
              <w:t>2.5</w:t>
            </w:r>
          </w:p>
        </w:tc>
        <w:tc>
          <w:tcPr>
            <w:tcW w:w="258" w:type="pct"/>
            <w:vMerge w:val="restart"/>
            <w:vAlign w:val="center"/>
          </w:tcPr>
          <w:p w14:paraId="1278EE48">
            <w:pPr>
              <w:pStyle w:val="30"/>
            </w:pPr>
            <w:r>
              <w:rPr>
                <w:rFonts w:hint="eastAsia"/>
              </w:rPr>
              <w:t>3.75</w:t>
            </w:r>
          </w:p>
        </w:tc>
        <w:tc>
          <w:tcPr>
            <w:tcW w:w="343" w:type="pct"/>
            <w:vAlign w:val="center"/>
          </w:tcPr>
          <w:p w14:paraId="445A07F0">
            <w:pPr>
              <w:pStyle w:val="30"/>
            </w:pPr>
            <w:r>
              <w:rPr>
                <w:rFonts w:hint="eastAsia"/>
              </w:rPr>
              <w:t>6.1.4.1</w:t>
            </w:r>
          </w:p>
        </w:tc>
      </w:tr>
      <w:tr w14:paraId="5515A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15BB8971">
            <w:pPr>
              <w:pStyle w:val="30"/>
            </w:pPr>
            <w:r>
              <w:rPr>
                <w:rFonts w:hint="eastAsia"/>
              </w:rPr>
              <w:t>118</w:t>
            </w:r>
          </w:p>
        </w:tc>
        <w:tc>
          <w:tcPr>
            <w:tcW w:w="240" w:type="pct"/>
            <w:vMerge w:val="continue"/>
            <w:vAlign w:val="center"/>
          </w:tcPr>
          <w:p w14:paraId="569474B6">
            <w:pPr>
              <w:pStyle w:val="30"/>
            </w:pPr>
          </w:p>
        </w:tc>
        <w:tc>
          <w:tcPr>
            <w:tcW w:w="570" w:type="pct"/>
            <w:vMerge w:val="continue"/>
            <w:noWrap/>
            <w:vAlign w:val="center"/>
          </w:tcPr>
          <w:p w14:paraId="184E60F5">
            <w:pPr>
              <w:pStyle w:val="30"/>
            </w:pPr>
          </w:p>
        </w:tc>
        <w:tc>
          <w:tcPr>
            <w:tcW w:w="816" w:type="pct"/>
            <w:noWrap/>
            <w:vAlign w:val="center"/>
          </w:tcPr>
          <w:p w14:paraId="11EA4DA1">
            <w:pPr>
              <w:pStyle w:val="30"/>
            </w:pPr>
            <w:r>
              <w:rPr>
                <w:rFonts w:hint="eastAsia"/>
              </w:rPr>
              <w:t>非固定行列报表汇总</w:t>
            </w:r>
          </w:p>
        </w:tc>
        <w:tc>
          <w:tcPr>
            <w:tcW w:w="942" w:type="pct"/>
            <w:noWrap/>
            <w:vAlign w:val="center"/>
          </w:tcPr>
          <w:p w14:paraId="64B0DCEC">
            <w:pPr>
              <w:pStyle w:val="30"/>
            </w:pPr>
          </w:p>
        </w:tc>
        <w:tc>
          <w:tcPr>
            <w:tcW w:w="1146" w:type="pct"/>
            <w:noWrap/>
            <w:vAlign w:val="center"/>
          </w:tcPr>
          <w:p w14:paraId="701835DA">
            <w:pPr>
              <w:pStyle w:val="30"/>
            </w:pPr>
          </w:p>
        </w:tc>
        <w:tc>
          <w:tcPr>
            <w:tcW w:w="240" w:type="pct"/>
            <w:vMerge w:val="continue"/>
            <w:vAlign w:val="center"/>
          </w:tcPr>
          <w:p w14:paraId="6BD6F084">
            <w:pPr>
              <w:pStyle w:val="30"/>
            </w:pPr>
          </w:p>
        </w:tc>
        <w:tc>
          <w:tcPr>
            <w:tcW w:w="240" w:type="pct"/>
            <w:vAlign w:val="center"/>
          </w:tcPr>
          <w:p w14:paraId="2FD5EFC4">
            <w:pPr>
              <w:pStyle w:val="30"/>
            </w:pPr>
            <w:r>
              <w:rPr>
                <w:rFonts w:hint="eastAsia"/>
              </w:rPr>
              <w:t>2.5</w:t>
            </w:r>
          </w:p>
        </w:tc>
        <w:tc>
          <w:tcPr>
            <w:tcW w:w="258" w:type="pct"/>
            <w:vMerge w:val="continue"/>
            <w:vAlign w:val="center"/>
          </w:tcPr>
          <w:p w14:paraId="3D5BF6C3">
            <w:pPr>
              <w:pStyle w:val="30"/>
            </w:pPr>
          </w:p>
        </w:tc>
        <w:tc>
          <w:tcPr>
            <w:tcW w:w="343" w:type="pct"/>
            <w:vAlign w:val="center"/>
          </w:tcPr>
          <w:p w14:paraId="0C167866">
            <w:pPr>
              <w:pStyle w:val="30"/>
            </w:pPr>
            <w:r>
              <w:rPr>
                <w:rFonts w:hint="eastAsia"/>
              </w:rPr>
              <w:t>6.1.4.1</w:t>
            </w:r>
          </w:p>
        </w:tc>
      </w:tr>
      <w:tr w14:paraId="6EA0B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3ACA163B">
            <w:pPr>
              <w:pStyle w:val="30"/>
            </w:pPr>
            <w:r>
              <w:rPr>
                <w:rFonts w:hint="eastAsia"/>
              </w:rPr>
              <w:t>119</w:t>
            </w:r>
          </w:p>
        </w:tc>
        <w:tc>
          <w:tcPr>
            <w:tcW w:w="240" w:type="pct"/>
            <w:vMerge w:val="continue"/>
            <w:vAlign w:val="center"/>
          </w:tcPr>
          <w:p w14:paraId="75C3A3E1">
            <w:pPr>
              <w:pStyle w:val="30"/>
            </w:pPr>
          </w:p>
        </w:tc>
        <w:tc>
          <w:tcPr>
            <w:tcW w:w="570" w:type="pct"/>
            <w:vMerge w:val="continue"/>
            <w:noWrap/>
            <w:vAlign w:val="center"/>
          </w:tcPr>
          <w:p w14:paraId="6D72F5C2">
            <w:pPr>
              <w:pStyle w:val="30"/>
            </w:pPr>
          </w:p>
        </w:tc>
        <w:tc>
          <w:tcPr>
            <w:tcW w:w="816" w:type="pct"/>
            <w:noWrap/>
            <w:vAlign w:val="center"/>
          </w:tcPr>
          <w:p w14:paraId="6E4AF99A">
            <w:pPr>
              <w:pStyle w:val="30"/>
            </w:pPr>
            <w:r>
              <w:rPr>
                <w:rFonts w:hint="eastAsia"/>
              </w:rPr>
              <w:t>汇总节点检查</w:t>
            </w:r>
          </w:p>
        </w:tc>
        <w:tc>
          <w:tcPr>
            <w:tcW w:w="942" w:type="pct"/>
            <w:noWrap/>
            <w:vAlign w:val="center"/>
          </w:tcPr>
          <w:p w14:paraId="4D5678F6">
            <w:pPr>
              <w:pStyle w:val="30"/>
            </w:pPr>
          </w:p>
        </w:tc>
        <w:tc>
          <w:tcPr>
            <w:tcW w:w="1146" w:type="pct"/>
            <w:noWrap/>
            <w:vAlign w:val="center"/>
          </w:tcPr>
          <w:p w14:paraId="096B647D">
            <w:pPr>
              <w:pStyle w:val="30"/>
            </w:pPr>
          </w:p>
        </w:tc>
        <w:tc>
          <w:tcPr>
            <w:tcW w:w="240" w:type="pct"/>
            <w:vMerge w:val="continue"/>
            <w:vAlign w:val="center"/>
          </w:tcPr>
          <w:p w14:paraId="77FAD132">
            <w:pPr>
              <w:pStyle w:val="30"/>
            </w:pPr>
          </w:p>
        </w:tc>
        <w:tc>
          <w:tcPr>
            <w:tcW w:w="240" w:type="pct"/>
            <w:vAlign w:val="center"/>
          </w:tcPr>
          <w:p w14:paraId="6C38576F">
            <w:pPr>
              <w:pStyle w:val="30"/>
            </w:pPr>
            <w:r>
              <w:rPr>
                <w:rFonts w:hint="eastAsia"/>
              </w:rPr>
              <w:t>2.5</w:t>
            </w:r>
          </w:p>
        </w:tc>
        <w:tc>
          <w:tcPr>
            <w:tcW w:w="258" w:type="pct"/>
            <w:vMerge w:val="continue"/>
            <w:vAlign w:val="center"/>
          </w:tcPr>
          <w:p w14:paraId="487F294C">
            <w:pPr>
              <w:pStyle w:val="30"/>
            </w:pPr>
          </w:p>
        </w:tc>
        <w:tc>
          <w:tcPr>
            <w:tcW w:w="343" w:type="pct"/>
            <w:vAlign w:val="center"/>
          </w:tcPr>
          <w:p w14:paraId="516018B5">
            <w:pPr>
              <w:pStyle w:val="30"/>
            </w:pPr>
            <w:r>
              <w:rPr>
                <w:rFonts w:hint="eastAsia"/>
              </w:rPr>
              <w:t>6.1.4.1</w:t>
            </w:r>
          </w:p>
        </w:tc>
      </w:tr>
      <w:tr w14:paraId="575C9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6C9BA62">
            <w:pPr>
              <w:pStyle w:val="30"/>
            </w:pPr>
            <w:r>
              <w:rPr>
                <w:rFonts w:hint="eastAsia"/>
              </w:rPr>
              <w:t>120</w:t>
            </w:r>
          </w:p>
        </w:tc>
        <w:tc>
          <w:tcPr>
            <w:tcW w:w="240" w:type="pct"/>
            <w:vMerge w:val="continue"/>
            <w:vAlign w:val="center"/>
          </w:tcPr>
          <w:p w14:paraId="24000590">
            <w:pPr>
              <w:pStyle w:val="30"/>
            </w:pPr>
          </w:p>
        </w:tc>
        <w:tc>
          <w:tcPr>
            <w:tcW w:w="570" w:type="pct"/>
            <w:vMerge w:val="restart"/>
            <w:noWrap/>
            <w:vAlign w:val="center"/>
          </w:tcPr>
          <w:p w14:paraId="2FE2357D">
            <w:pPr>
              <w:pStyle w:val="30"/>
            </w:pPr>
            <w:r>
              <w:rPr>
                <w:rFonts w:hint="eastAsia"/>
              </w:rPr>
              <w:t>数据查询</w:t>
            </w:r>
          </w:p>
        </w:tc>
        <w:tc>
          <w:tcPr>
            <w:tcW w:w="816" w:type="pct"/>
            <w:noWrap/>
            <w:vAlign w:val="center"/>
          </w:tcPr>
          <w:p w14:paraId="142ABD87">
            <w:pPr>
              <w:pStyle w:val="30"/>
            </w:pPr>
            <w:r>
              <w:rPr>
                <w:rFonts w:hint="eastAsia"/>
              </w:rPr>
              <w:t>模板查询</w:t>
            </w:r>
          </w:p>
        </w:tc>
        <w:tc>
          <w:tcPr>
            <w:tcW w:w="942" w:type="pct"/>
            <w:noWrap/>
            <w:vAlign w:val="center"/>
          </w:tcPr>
          <w:p w14:paraId="46B59199">
            <w:pPr>
              <w:pStyle w:val="30"/>
            </w:pPr>
          </w:p>
        </w:tc>
        <w:tc>
          <w:tcPr>
            <w:tcW w:w="1146" w:type="pct"/>
            <w:noWrap/>
            <w:vAlign w:val="center"/>
          </w:tcPr>
          <w:p w14:paraId="3E9F8535">
            <w:pPr>
              <w:pStyle w:val="30"/>
            </w:pPr>
          </w:p>
        </w:tc>
        <w:tc>
          <w:tcPr>
            <w:tcW w:w="240" w:type="pct"/>
            <w:vMerge w:val="restart"/>
            <w:vAlign w:val="center"/>
          </w:tcPr>
          <w:p w14:paraId="08C607F1">
            <w:pPr>
              <w:pStyle w:val="30"/>
            </w:pPr>
            <w:r>
              <w:rPr>
                <w:rFonts w:hint="eastAsia"/>
              </w:rPr>
              <w:t>1</w:t>
            </w:r>
          </w:p>
        </w:tc>
        <w:tc>
          <w:tcPr>
            <w:tcW w:w="240" w:type="pct"/>
            <w:vAlign w:val="center"/>
          </w:tcPr>
          <w:p w14:paraId="302B592E">
            <w:pPr>
              <w:pStyle w:val="30"/>
            </w:pPr>
            <w:r>
              <w:rPr>
                <w:rFonts w:hint="eastAsia"/>
              </w:rPr>
              <w:t>2.5</w:t>
            </w:r>
          </w:p>
        </w:tc>
        <w:tc>
          <w:tcPr>
            <w:tcW w:w="258" w:type="pct"/>
            <w:vMerge w:val="restart"/>
            <w:vAlign w:val="center"/>
          </w:tcPr>
          <w:p w14:paraId="0A090F22">
            <w:pPr>
              <w:pStyle w:val="30"/>
            </w:pPr>
            <w:r>
              <w:rPr>
                <w:rFonts w:hint="eastAsia"/>
              </w:rPr>
              <w:t>2.5</w:t>
            </w:r>
          </w:p>
        </w:tc>
        <w:tc>
          <w:tcPr>
            <w:tcW w:w="343" w:type="pct"/>
            <w:vAlign w:val="center"/>
          </w:tcPr>
          <w:p w14:paraId="18964187">
            <w:pPr>
              <w:pStyle w:val="30"/>
            </w:pPr>
            <w:r>
              <w:rPr>
                <w:rFonts w:hint="eastAsia"/>
              </w:rPr>
              <w:t>6.1.4.2</w:t>
            </w:r>
          </w:p>
        </w:tc>
      </w:tr>
      <w:tr w14:paraId="4A843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6414965">
            <w:pPr>
              <w:pStyle w:val="30"/>
            </w:pPr>
            <w:r>
              <w:rPr>
                <w:rFonts w:hint="eastAsia"/>
              </w:rPr>
              <w:t>121</w:t>
            </w:r>
          </w:p>
        </w:tc>
        <w:tc>
          <w:tcPr>
            <w:tcW w:w="240" w:type="pct"/>
            <w:vMerge w:val="continue"/>
            <w:vAlign w:val="center"/>
          </w:tcPr>
          <w:p w14:paraId="61A95D0A">
            <w:pPr>
              <w:pStyle w:val="30"/>
            </w:pPr>
          </w:p>
        </w:tc>
        <w:tc>
          <w:tcPr>
            <w:tcW w:w="570" w:type="pct"/>
            <w:vMerge w:val="continue"/>
            <w:noWrap/>
            <w:vAlign w:val="center"/>
          </w:tcPr>
          <w:p w14:paraId="39632F0F">
            <w:pPr>
              <w:pStyle w:val="30"/>
            </w:pPr>
          </w:p>
        </w:tc>
        <w:tc>
          <w:tcPr>
            <w:tcW w:w="816" w:type="pct"/>
            <w:noWrap/>
            <w:vAlign w:val="center"/>
          </w:tcPr>
          <w:p w14:paraId="2D1137E7">
            <w:pPr>
              <w:pStyle w:val="30"/>
            </w:pPr>
            <w:r>
              <w:rPr>
                <w:rFonts w:hint="eastAsia"/>
              </w:rPr>
              <w:t>自定义查询</w:t>
            </w:r>
          </w:p>
        </w:tc>
        <w:tc>
          <w:tcPr>
            <w:tcW w:w="942" w:type="pct"/>
            <w:noWrap/>
            <w:vAlign w:val="center"/>
          </w:tcPr>
          <w:p w14:paraId="089A7083">
            <w:pPr>
              <w:pStyle w:val="30"/>
            </w:pPr>
          </w:p>
        </w:tc>
        <w:tc>
          <w:tcPr>
            <w:tcW w:w="1146" w:type="pct"/>
            <w:noWrap/>
            <w:vAlign w:val="center"/>
          </w:tcPr>
          <w:p w14:paraId="27DB1208">
            <w:pPr>
              <w:pStyle w:val="30"/>
            </w:pPr>
          </w:p>
        </w:tc>
        <w:tc>
          <w:tcPr>
            <w:tcW w:w="240" w:type="pct"/>
            <w:vMerge w:val="continue"/>
            <w:vAlign w:val="center"/>
          </w:tcPr>
          <w:p w14:paraId="1A4F787A">
            <w:pPr>
              <w:pStyle w:val="30"/>
            </w:pPr>
          </w:p>
        </w:tc>
        <w:tc>
          <w:tcPr>
            <w:tcW w:w="240" w:type="pct"/>
            <w:vAlign w:val="center"/>
          </w:tcPr>
          <w:p w14:paraId="75CDA34E">
            <w:pPr>
              <w:pStyle w:val="30"/>
            </w:pPr>
            <w:r>
              <w:rPr>
                <w:rFonts w:hint="eastAsia"/>
              </w:rPr>
              <w:t>2.5</w:t>
            </w:r>
          </w:p>
        </w:tc>
        <w:tc>
          <w:tcPr>
            <w:tcW w:w="258" w:type="pct"/>
            <w:vMerge w:val="continue"/>
            <w:vAlign w:val="center"/>
          </w:tcPr>
          <w:p w14:paraId="6CFED002">
            <w:pPr>
              <w:pStyle w:val="30"/>
            </w:pPr>
          </w:p>
        </w:tc>
        <w:tc>
          <w:tcPr>
            <w:tcW w:w="343" w:type="pct"/>
            <w:vAlign w:val="center"/>
          </w:tcPr>
          <w:p w14:paraId="067ED37E">
            <w:pPr>
              <w:pStyle w:val="30"/>
            </w:pPr>
            <w:r>
              <w:rPr>
                <w:rFonts w:hint="eastAsia"/>
              </w:rPr>
              <w:t>6.1.4.2</w:t>
            </w:r>
          </w:p>
        </w:tc>
      </w:tr>
      <w:tr w14:paraId="00CC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D787B63">
            <w:pPr>
              <w:pStyle w:val="30"/>
            </w:pPr>
            <w:r>
              <w:rPr>
                <w:rFonts w:hint="eastAsia"/>
              </w:rPr>
              <w:t>122</w:t>
            </w:r>
          </w:p>
        </w:tc>
        <w:tc>
          <w:tcPr>
            <w:tcW w:w="240" w:type="pct"/>
            <w:vMerge w:val="continue"/>
            <w:vAlign w:val="center"/>
          </w:tcPr>
          <w:p w14:paraId="22226C98">
            <w:pPr>
              <w:pStyle w:val="30"/>
            </w:pPr>
          </w:p>
        </w:tc>
        <w:tc>
          <w:tcPr>
            <w:tcW w:w="570" w:type="pct"/>
            <w:vMerge w:val="continue"/>
            <w:noWrap/>
            <w:vAlign w:val="center"/>
          </w:tcPr>
          <w:p w14:paraId="1DACBEB7">
            <w:pPr>
              <w:pStyle w:val="30"/>
            </w:pPr>
          </w:p>
        </w:tc>
        <w:tc>
          <w:tcPr>
            <w:tcW w:w="816" w:type="pct"/>
            <w:noWrap/>
            <w:vAlign w:val="center"/>
          </w:tcPr>
          <w:p w14:paraId="071D2E80">
            <w:pPr>
              <w:pStyle w:val="30"/>
            </w:pPr>
            <w:r>
              <w:rPr>
                <w:rFonts w:hint="eastAsia"/>
              </w:rPr>
              <w:t>报送统计查询</w:t>
            </w:r>
          </w:p>
        </w:tc>
        <w:tc>
          <w:tcPr>
            <w:tcW w:w="942" w:type="pct"/>
            <w:noWrap/>
            <w:vAlign w:val="center"/>
          </w:tcPr>
          <w:p w14:paraId="058DAAF0">
            <w:pPr>
              <w:pStyle w:val="30"/>
            </w:pPr>
          </w:p>
        </w:tc>
        <w:tc>
          <w:tcPr>
            <w:tcW w:w="1146" w:type="pct"/>
            <w:noWrap/>
            <w:vAlign w:val="center"/>
          </w:tcPr>
          <w:p w14:paraId="26E362C6">
            <w:pPr>
              <w:pStyle w:val="30"/>
            </w:pPr>
          </w:p>
        </w:tc>
        <w:tc>
          <w:tcPr>
            <w:tcW w:w="240" w:type="pct"/>
            <w:vMerge w:val="restart"/>
            <w:vAlign w:val="center"/>
          </w:tcPr>
          <w:p w14:paraId="7C51187F">
            <w:pPr>
              <w:pStyle w:val="30"/>
            </w:pPr>
            <w:r>
              <w:rPr>
                <w:rFonts w:hint="eastAsia"/>
              </w:rPr>
              <w:t>1.5</w:t>
            </w:r>
          </w:p>
        </w:tc>
        <w:tc>
          <w:tcPr>
            <w:tcW w:w="240" w:type="pct"/>
            <w:vAlign w:val="center"/>
          </w:tcPr>
          <w:p w14:paraId="4E25C6C8">
            <w:pPr>
              <w:pStyle w:val="30"/>
            </w:pPr>
            <w:r>
              <w:rPr>
                <w:rFonts w:hint="eastAsia"/>
              </w:rPr>
              <w:t>2.5</w:t>
            </w:r>
          </w:p>
        </w:tc>
        <w:tc>
          <w:tcPr>
            <w:tcW w:w="258" w:type="pct"/>
            <w:vMerge w:val="restart"/>
            <w:vAlign w:val="center"/>
          </w:tcPr>
          <w:p w14:paraId="1A47D03C">
            <w:pPr>
              <w:pStyle w:val="30"/>
            </w:pPr>
            <w:r>
              <w:rPr>
                <w:rFonts w:hint="eastAsia"/>
              </w:rPr>
              <w:t>3.75</w:t>
            </w:r>
          </w:p>
        </w:tc>
        <w:tc>
          <w:tcPr>
            <w:tcW w:w="343" w:type="pct"/>
            <w:vAlign w:val="center"/>
          </w:tcPr>
          <w:p w14:paraId="500C3EA6">
            <w:pPr>
              <w:pStyle w:val="30"/>
            </w:pPr>
            <w:r>
              <w:rPr>
                <w:rFonts w:hint="eastAsia"/>
              </w:rPr>
              <w:t>6.1.4.2</w:t>
            </w:r>
          </w:p>
        </w:tc>
      </w:tr>
      <w:tr w14:paraId="3768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393E00AA">
            <w:pPr>
              <w:pStyle w:val="30"/>
            </w:pPr>
            <w:r>
              <w:rPr>
                <w:rFonts w:hint="eastAsia"/>
              </w:rPr>
              <w:t>123</w:t>
            </w:r>
          </w:p>
        </w:tc>
        <w:tc>
          <w:tcPr>
            <w:tcW w:w="240" w:type="pct"/>
            <w:vMerge w:val="continue"/>
            <w:vAlign w:val="center"/>
          </w:tcPr>
          <w:p w14:paraId="1AAC3AE0">
            <w:pPr>
              <w:pStyle w:val="30"/>
            </w:pPr>
          </w:p>
        </w:tc>
        <w:tc>
          <w:tcPr>
            <w:tcW w:w="570" w:type="pct"/>
            <w:vMerge w:val="continue"/>
            <w:noWrap/>
            <w:vAlign w:val="center"/>
          </w:tcPr>
          <w:p w14:paraId="5C5B5C65">
            <w:pPr>
              <w:pStyle w:val="30"/>
            </w:pPr>
          </w:p>
        </w:tc>
        <w:tc>
          <w:tcPr>
            <w:tcW w:w="816" w:type="pct"/>
            <w:noWrap/>
            <w:vAlign w:val="center"/>
          </w:tcPr>
          <w:p w14:paraId="37F4714C">
            <w:pPr>
              <w:pStyle w:val="30"/>
            </w:pPr>
            <w:r>
              <w:rPr>
                <w:rFonts w:hint="eastAsia"/>
              </w:rPr>
              <w:t>数据填报通知</w:t>
            </w:r>
          </w:p>
        </w:tc>
        <w:tc>
          <w:tcPr>
            <w:tcW w:w="942" w:type="pct"/>
            <w:noWrap/>
            <w:vAlign w:val="center"/>
          </w:tcPr>
          <w:p w14:paraId="37AB4BF3">
            <w:pPr>
              <w:pStyle w:val="30"/>
            </w:pPr>
          </w:p>
        </w:tc>
        <w:tc>
          <w:tcPr>
            <w:tcW w:w="1146" w:type="pct"/>
            <w:noWrap/>
            <w:vAlign w:val="center"/>
          </w:tcPr>
          <w:p w14:paraId="418D6CDD">
            <w:pPr>
              <w:pStyle w:val="30"/>
            </w:pPr>
          </w:p>
        </w:tc>
        <w:tc>
          <w:tcPr>
            <w:tcW w:w="240" w:type="pct"/>
            <w:vMerge w:val="continue"/>
            <w:vAlign w:val="center"/>
          </w:tcPr>
          <w:p w14:paraId="69962DFA">
            <w:pPr>
              <w:pStyle w:val="30"/>
            </w:pPr>
          </w:p>
        </w:tc>
        <w:tc>
          <w:tcPr>
            <w:tcW w:w="240" w:type="pct"/>
            <w:vAlign w:val="center"/>
          </w:tcPr>
          <w:p w14:paraId="416ECBE7">
            <w:pPr>
              <w:pStyle w:val="30"/>
            </w:pPr>
            <w:r>
              <w:rPr>
                <w:rFonts w:hint="eastAsia"/>
              </w:rPr>
              <w:t>2.5</w:t>
            </w:r>
          </w:p>
        </w:tc>
        <w:tc>
          <w:tcPr>
            <w:tcW w:w="258" w:type="pct"/>
            <w:vMerge w:val="continue"/>
            <w:vAlign w:val="center"/>
          </w:tcPr>
          <w:p w14:paraId="52912EF7">
            <w:pPr>
              <w:pStyle w:val="30"/>
            </w:pPr>
          </w:p>
        </w:tc>
        <w:tc>
          <w:tcPr>
            <w:tcW w:w="343" w:type="pct"/>
            <w:vAlign w:val="center"/>
          </w:tcPr>
          <w:p w14:paraId="26C38F9A">
            <w:pPr>
              <w:pStyle w:val="30"/>
            </w:pPr>
            <w:r>
              <w:rPr>
                <w:rFonts w:hint="eastAsia"/>
              </w:rPr>
              <w:t>6.1.4.2</w:t>
            </w:r>
          </w:p>
        </w:tc>
      </w:tr>
      <w:tr w14:paraId="32F0C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8B0484D">
            <w:pPr>
              <w:pStyle w:val="30"/>
            </w:pPr>
            <w:r>
              <w:rPr>
                <w:rFonts w:hint="eastAsia"/>
              </w:rPr>
              <w:t>124</w:t>
            </w:r>
          </w:p>
        </w:tc>
        <w:tc>
          <w:tcPr>
            <w:tcW w:w="240" w:type="pct"/>
            <w:vMerge w:val="continue"/>
            <w:vAlign w:val="center"/>
          </w:tcPr>
          <w:p w14:paraId="2DD292B5">
            <w:pPr>
              <w:pStyle w:val="30"/>
            </w:pPr>
          </w:p>
        </w:tc>
        <w:tc>
          <w:tcPr>
            <w:tcW w:w="570" w:type="pct"/>
            <w:vAlign w:val="center"/>
          </w:tcPr>
          <w:p w14:paraId="0252F057">
            <w:pPr>
              <w:pStyle w:val="30"/>
            </w:pPr>
            <w:r>
              <w:rPr>
                <w:rFonts w:hint="eastAsia"/>
              </w:rPr>
              <w:t>国际化经营企业数据分析</w:t>
            </w:r>
          </w:p>
        </w:tc>
        <w:tc>
          <w:tcPr>
            <w:tcW w:w="816" w:type="pct"/>
            <w:noWrap/>
            <w:vAlign w:val="center"/>
          </w:tcPr>
          <w:p w14:paraId="42DAF121">
            <w:pPr>
              <w:pStyle w:val="30"/>
            </w:pPr>
            <w:r>
              <w:rPr>
                <w:rFonts w:hint="eastAsia"/>
              </w:rPr>
              <w:t>国际化经营企业分析</w:t>
            </w:r>
          </w:p>
        </w:tc>
        <w:tc>
          <w:tcPr>
            <w:tcW w:w="942" w:type="pct"/>
            <w:noWrap/>
            <w:vAlign w:val="center"/>
          </w:tcPr>
          <w:p w14:paraId="64614951">
            <w:pPr>
              <w:pStyle w:val="30"/>
            </w:pPr>
          </w:p>
        </w:tc>
        <w:tc>
          <w:tcPr>
            <w:tcW w:w="1146" w:type="pct"/>
            <w:noWrap/>
            <w:vAlign w:val="center"/>
          </w:tcPr>
          <w:p w14:paraId="0346A077">
            <w:pPr>
              <w:pStyle w:val="30"/>
            </w:pPr>
          </w:p>
        </w:tc>
        <w:tc>
          <w:tcPr>
            <w:tcW w:w="240" w:type="pct"/>
            <w:vAlign w:val="center"/>
          </w:tcPr>
          <w:p w14:paraId="4786A842">
            <w:pPr>
              <w:pStyle w:val="30"/>
            </w:pPr>
            <w:r>
              <w:rPr>
                <w:rFonts w:hint="eastAsia"/>
              </w:rPr>
              <w:t>3</w:t>
            </w:r>
          </w:p>
        </w:tc>
        <w:tc>
          <w:tcPr>
            <w:tcW w:w="240" w:type="pct"/>
            <w:vAlign w:val="center"/>
          </w:tcPr>
          <w:p w14:paraId="13F1BA35">
            <w:pPr>
              <w:pStyle w:val="30"/>
            </w:pPr>
            <w:r>
              <w:rPr>
                <w:rFonts w:hint="eastAsia"/>
              </w:rPr>
              <w:t>3</w:t>
            </w:r>
          </w:p>
        </w:tc>
        <w:tc>
          <w:tcPr>
            <w:tcW w:w="258" w:type="pct"/>
            <w:vAlign w:val="center"/>
          </w:tcPr>
          <w:p w14:paraId="3B813FA6">
            <w:pPr>
              <w:pStyle w:val="30"/>
            </w:pPr>
            <w:r>
              <w:rPr>
                <w:rFonts w:hint="eastAsia"/>
              </w:rPr>
              <w:t>9</w:t>
            </w:r>
          </w:p>
        </w:tc>
        <w:tc>
          <w:tcPr>
            <w:tcW w:w="343" w:type="pct"/>
            <w:vAlign w:val="center"/>
          </w:tcPr>
          <w:p w14:paraId="68738637">
            <w:pPr>
              <w:pStyle w:val="30"/>
            </w:pPr>
            <w:r>
              <w:rPr>
                <w:rFonts w:hint="eastAsia"/>
              </w:rPr>
              <w:t>6.1.4.3</w:t>
            </w:r>
          </w:p>
        </w:tc>
      </w:tr>
      <w:tr w14:paraId="7D7D7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5B0FAD61">
            <w:pPr>
              <w:pStyle w:val="30"/>
            </w:pPr>
            <w:r>
              <w:rPr>
                <w:rFonts w:hint="eastAsia"/>
              </w:rPr>
              <w:t>125</w:t>
            </w:r>
          </w:p>
        </w:tc>
        <w:tc>
          <w:tcPr>
            <w:tcW w:w="240" w:type="pct"/>
            <w:vMerge w:val="restart"/>
            <w:vAlign w:val="center"/>
          </w:tcPr>
          <w:p w14:paraId="037B5748">
            <w:pPr>
              <w:pStyle w:val="30"/>
            </w:pPr>
            <w:r>
              <w:rPr>
                <w:rFonts w:hint="eastAsia"/>
              </w:rPr>
              <w:t>国企价值评估子系统</w:t>
            </w:r>
          </w:p>
        </w:tc>
        <w:tc>
          <w:tcPr>
            <w:tcW w:w="570" w:type="pct"/>
            <w:vMerge w:val="restart"/>
            <w:vAlign w:val="center"/>
          </w:tcPr>
          <w:p w14:paraId="2DD00DFE">
            <w:pPr>
              <w:pStyle w:val="30"/>
            </w:pPr>
            <w:r>
              <w:rPr>
                <w:rFonts w:hint="eastAsia"/>
              </w:rPr>
              <w:t>企业价值评估模块</w:t>
            </w:r>
          </w:p>
        </w:tc>
        <w:tc>
          <w:tcPr>
            <w:tcW w:w="816" w:type="pct"/>
            <w:vMerge w:val="restart"/>
            <w:vAlign w:val="center"/>
          </w:tcPr>
          <w:p w14:paraId="21B5A2E4">
            <w:pPr>
              <w:pStyle w:val="30"/>
            </w:pPr>
            <w:r>
              <w:rPr>
                <w:rFonts w:hint="eastAsia"/>
              </w:rPr>
              <w:t>审阅</w:t>
            </w:r>
          </w:p>
        </w:tc>
        <w:tc>
          <w:tcPr>
            <w:tcW w:w="942" w:type="pct"/>
            <w:vMerge w:val="restart"/>
            <w:vAlign w:val="center"/>
          </w:tcPr>
          <w:p w14:paraId="5036C198">
            <w:pPr>
              <w:pStyle w:val="30"/>
            </w:pPr>
            <w:r>
              <w:rPr>
                <w:rFonts w:hint="eastAsia"/>
              </w:rPr>
              <w:t>审阅报告生成</w:t>
            </w:r>
          </w:p>
        </w:tc>
        <w:tc>
          <w:tcPr>
            <w:tcW w:w="1146" w:type="pct"/>
            <w:vAlign w:val="center"/>
          </w:tcPr>
          <w:p w14:paraId="5FADC9F8">
            <w:pPr>
              <w:pStyle w:val="30"/>
            </w:pPr>
            <w:r>
              <w:rPr>
                <w:rFonts w:hint="eastAsia"/>
              </w:rPr>
              <w:t>审核报告优化</w:t>
            </w:r>
          </w:p>
        </w:tc>
        <w:tc>
          <w:tcPr>
            <w:tcW w:w="240" w:type="pct"/>
            <w:vMerge w:val="restart"/>
            <w:vAlign w:val="center"/>
          </w:tcPr>
          <w:p w14:paraId="292A228F">
            <w:pPr>
              <w:pStyle w:val="30"/>
            </w:pPr>
            <w:r>
              <w:rPr>
                <w:rFonts w:hint="eastAsia"/>
              </w:rPr>
              <w:t>1</w:t>
            </w:r>
          </w:p>
        </w:tc>
        <w:tc>
          <w:tcPr>
            <w:tcW w:w="240" w:type="pct"/>
            <w:vAlign w:val="center"/>
          </w:tcPr>
          <w:p w14:paraId="507C9E44">
            <w:pPr>
              <w:pStyle w:val="30"/>
            </w:pPr>
            <w:r>
              <w:rPr>
                <w:rFonts w:hint="eastAsia"/>
              </w:rPr>
              <w:t>2.5</w:t>
            </w:r>
          </w:p>
        </w:tc>
        <w:tc>
          <w:tcPr>
            <w:tcW w:w="258" w:type="pct"/>
            <w:vMerge w:val="restart"/>
            <w:vAlign w:val="center"/>
          </w:tcPr>
          <w:p w14:paraId="57D07A22">
            <w:pPr>
              <w:pStyle w:val="30"/>
            </w:pPr>
            <w:r>
              <w:rPr>
                <w:rFonts w:hint="eastAsia"/>
              </w:rPr>
              <w:t>2.5</w:t>
            </w:r>
          </w:p>
        </w:tc>
        <w:tc>
          <w:tcPr>
            <w:tcW w:w="343" w:type="pct"/>
            <w:vAlign w:val="center"/>
          </w:tcPr>
          <w:p w14:paraId="73EA459D">
            <w:pPr>
              <w:pStyle w:val="30"/>
            </w:pPr>
            <w:r>
              <w:rPr>
                <w:rFonts w:hint="eastAsia"/>
              </w:rPr>
              <w:t>6.1.5.1</w:t>
            </w:r>
          </w:p>
        </w:tc>
      </w:tr>
      <w:tr w14:paraId="1F457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1E52058">
            <w:pPr>
              <w:pStyle w:val="30"/>
            </w:pPr>
            <w:r>
              <w:rPr>
                <w:rFonts w:hint="eastAsia"/>
              </w:rPr>
              <w:t>126</w:t>
            </w:r>
          </w:p>
        </w:tc>
        <w:tc>
          <w:tcPr>
            <w:tcW w:w="240" w:type="pct"/>
            <w:vMerge w:val="continue"/>
            <w:vAlign w:val="center"/>
          </w:tcPr>
          <w:p w14:paraId="5E16AC5B">
            <w:pPr>
              <w:pStyle w:val="30"/>
            </w:pPr>
          </w:p>
        </w:tc>
        <w:tc>
          <w:tcPr>
            <w:tcW w:w="570" w:type="pct"/>
            <w:vMerge w:val="continue"/>
            <w:vAlign w:val="center"/>
          </w:tcPr>
          <w:p w14:paraId="26DEF77A">
            <w:pPr>
              <w:pStyle w:val="30"/>
            </w:pPr>
          </w:p>
        </w:tc>
        <w:tc>
          <w:tcPr>
            <w:tcW w:w="816" w:type="pct"/>
            <w:vMerge w:val="continue"/>
            <w:vAlign w:val="center"/>
          </w:tcPr>
          <w:p w14:paraId="52C8C3AF">
            <w:pPr>
              <w:pStyle w:val="30"/>
            </w:pPr>
          </w:p>
        </w:tc>
        <w:tc>
          <w:tcPr>
            <w:tcW w:w="942" w:type="pct"/>
            <w:vMerge w:val="continue"/>
            <w:vAlign w:val="center"/>
          </w:tcPr>
          <w:p w14:paraId="7B07EB89">
            <w:pPr>
              <w:pStyle w:val="30"/>
            </w:pPr>
          </w:p>
        </w:tc>
        <w:tc>
          <w:tcPr>
            <w:tcW w:w="1146" w:type="pct"/>
            <w:vAlign w:val="center"/>
          </w:tcPr>
          <w:p w14:paraId="79E3D43D">
            <w:pPr>
              <w:pStyle w:val="30"/>
            </w:pPr>
            <w:r>
              <w:rPr>
                <w:rFonts w:hint="eastAsia"/>
              </w:rPr>
              <w:t>估算报告优化</w:t>
            </w:r>
          </w:p>
        </w:tc>
        <w:tc>
          <w:tcPr>
            <w:tcW w:w="240" w:type="pct"/>
            <w:vMerge w:val="continue"/>
            <w:vAlign w:val="center"/>
          </w:tcPr>
          <w:p w14:paraId="34521089">
            <w:pPr>
              <w:pStyle w:val="30"/>
            </w:pPr>
          </w:p>
        </w:tc>
        <w:tc>
          <w:tcPr>
            <w:tcW w:w="240" w:type="pct"/>
            <w:vAlign w:val="center"/>
          </w:tcPr>
          <w:p w14:paraId="4B5132A8">
            <w:pPr>
              <w:pStyle w:val="30"/>
            </w:pPr>
            <w:r>
              <w:rPr>
                <w:rFonts w:hint="eastAsia"/>
              </w:rPr>
              <w:t>2.5</w:t>
            </w:r>
          </w:p>
        </w:tc>
        <w:tc>
          <w:tcPr>
            <w:tcW w:w="258" w:type="pct"/>
            <w:vMerge w:val="continue"/>
            <w:vAlign w:val="center"/>
          </w:tcPr>
          <w:p w14:paraId="05113D89">
            <w:pPr>
              <w:pStyle w:val="30"/>
            </w:pPr>
          </w:p>
        </w:tc>
        <w:tc>
          <w:tcPr>
            <w:tcW w:w="343" w:type="pct"/>
            <w:vAlign w:val="center"/>
          </w:tcPr>
          <w:p w14:paraId="017276D5">
            <w:pPr>
              <w:pStyle w:val="30"/>
            </w:pPr>
            <w:r>
              <w:rPr>
                <w:rFonts w:hint="eastAsia"/>
              </w:rPr>
              <w:t>6.1.5.1</w:t>
            </w:r>
          </w:p>
        </w:tc>
      </w:tr>
      <w:tr w14:paraId="5880F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6DF5A39">
            <w:pPr>
              <w:pStyle w:val="30"/>
            </w:pPr>
            <w:r>
              <w:rPr>
                <w:rFonts w:hint="eastAsia"/>
              </w:rPr>
              <w:t>127</w:t>
            </w:r>
          </w:p>
        </w:tc>
        <w:tc>
          <w:tcPr>
            <w:tcW w:w="240" w:type="pct"/>
            <w:vMerge w:val="continue"/>
            <w:vAlign w:val="center"/>
          </w:tcPr>
          <w:p w14:paraId="0195269F">
            <w:pPr>
              <w:pStyle w:val="30"/>
            </w:pPr>
          </w:p>
        </w:tc>
        <w:tc>
          <w:tcPr>
            <w:tcW w:w="570" w:type="pct"/>
            <w:vMerge w:val="continue"/>
            <w:vAlign w:val="center"/>
          </w:tcPr>
          <w:p w14:paraId="51F75EC1">
            <w:pPr>
              <w:pStyle w:val="30"/>
            </w:pPr>
          </w:p>
        </w:tc>
        <w:tc>
          <w:tcPr>
            <w:tcW w:w="816" w:type="pct"/>
            <w:vMerge w:val="continue"/>
            <w:vAlign w:val="center"/>
          </w:tcPr>
          <w:p w14:paraId="19FAE669">
            <w:pPr>
              <w:pStyle w:val="30"/>
            </w:pPr>
          </w:p>
        </w:tc>
        <w:tc>
          <w:tcPr>
            <w:tcW w:w="942" w:type="pct"/>
            <w:vMerge w:val="restart"/>
            <w:vAlign w:val="center"/>
          </w:tcPr>
          <w:p w14:paraId="49661659">
            <w:pPr>
              <w:pStyle w:val="30"/>
            </w:pPr>
            <w:r>
              <w:rPr>
                <w:rFonts w:hint="eastAsia"/>
              </w:rPr>
              <w:t>审核要点管理</w:t>
            </w:r>
          </w:p>
        </w:tc>
        <w:tc>
          <w:tcPr>
            <w:tcW w:w="1146" w:type="pct"/>
            <w:noWrap/>
            <w:vAlign w:val="center"/>
          </w:tcPr>
          <w:p w14:paraId="6C7423C1">
            <w:pPr>
              <w:pStyle w:val="30"/>
            </w:pPr>
            <w:r>
              <w:rPr>
                <w:rFonts w:hint="eastAsia"/>
              </w:rPr>
              <w:t>审核要点管理后台</w:t>
            </w:r>
          </w:p>
        </w:tc>
        <w:tc>
          <w:tcPr>
            <w:tcW w:w="240" w:type="pct"/>
            <w:vMerge w:val="restart"/>
            <w:vAlign w:val="center"/>
          </w:tcPr>
          <w:p w14:paraId="3E8C91A2">
            <w:pPr>
              <w:pStyle w:val="30"/>
            </w:pPr>
            <w:r>
              <w:rPr>
                <w:rFonts w:hint="eastAsia"/>
              </w:rPr>
              <w:t>1</w:t>
            </w:r>
          </w:p>
        </w:tc>
        <w:tc>
          <w:tcPr>
            <w:tcW w:w="240" w:type="pct"/>
            <w:vAlign w:val="center"/>
          </w:tcPr>
          <w:p w14:paraId="31BBCAB2">
            <w:pPr>
              <w:pStyle w:val="30"/>
            </w:pPr>
            <w:r>
              <w:rPr>
                <w:rFonts w:hint="eastAsia"/>
              </w:rPr>
              <w:t>2.5</w:t>
            </w:r>
          </w:p>
        </w:tc>
        <w:tc>
          <w:tcPr>
            <w:tcW w:w="258" w:type="pct"/>
            <w:vMerge w:val="restart"/>
            <w:vAlign w:val="center"/>
          </w:tcPr>
          <w:p w14:paraId="0C5BD626">
            <w:pPr>
              <w:pStyle w:val="30"/>
            </w:pPr>
            <w:r>
              <w:rPr>
                <w:rFonts w:hint="eastAsia"/>
              </w:rPr>
              <w:t>2.5</w:t>
            </w:r>
          </w:p>
        </w:tc>
        <w:tc>
          <w:tcPr>
            <w:tcW w:w="343" w:type="pct"/>
            <w:vAlign w:val="center"/>
          </w:tcPr>
          <w:p w14:paraId="3A332E38">
            <w:pPr>
              <w:pStyle w:val="30"/>
            </w:pPr>
            <w:r>
              <w:rPr>
                <w:rFonts w:hint="eastAsia"/>
              </w:rPr>
              <w:t>6.1.5.1</w:t>
            </w:r>
          </w:p>
        </w:tc>
      </w:tr>
      <w:tr w14:paraId="438DA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7E7CC71">
            <w:pPr>
              <w:pStyle w:val="30"/>
            </w:pPr>
            <w:r>
              <w:rPr>
                <w:rFonts w:hint="eastAsia"/>
              </w:rPr>
              <w:t>128</w:t>
            </w:r>
          </w:p>
        </w:tc>
        <w:tc>
          <w:tcPr>
            <w:tcW w:w="240" w:type="pct"/>
            <w:vMerge w:val="continue"/>
            <w:vAlign w:val="center"/>
          </w:tcPr>
          <w:p w14:paraId="429AE99C">
            <w:pPr>
              <w:pStyle w:val="30"/>
            </w:pPr>
          </w:p>
        </w:tc>
        <w:tc>
          <w:tcPr>
            <w:tcW w:w="570" w:type="pct"/>
            <w:vMerge w:val="continue"/>
            <w:vAlign w:val="center"/>
          </w:tcPr>
          <w:p w14:paraId="4C00E85A">
            <w:pPr>
              <w:pStyle w:val="30"/>
            </w:pPr>
          </w:p>
        </w:tc>
        <w:tc>
          <w:tcPr>
            <w:tcW w:w="816" w:type="pct"/>
            <w:vMerge w:val="continue"/>
            <w:vAlign w:val="center"/>
          </w:tcPr>
          <w:p w14:paraId="59DEA700">
            <w:pPr>
              <w:pStyle w:val="30"/>
            </w:pPr>
          </w:p>
        </w:tc>
        <w:tc>
          <w:tcPr>
            <w:tcW w:w="942" w:type="pct"/>
            <w:vMerge w:val="continue"/>
            <w:vAlign w:val="center"/>
          </w:tcPr>
          <w:p w14:paraId="4DB990D4">
            <w:pPr>
              <w:pStyle w:val="30"/>
            </w:pPr>
          </w:p>
        </w:tc>
        <w:tc>
          <w:tcPr>
            <w:tcW w:w="1146" w:type="pct"/>
            <w:vAlign w:val="center"/>
          </w:tcPr>
          <w:p w14:paraId="62F5E915">
            <w:pPr>
              <w:pStyle w:val="30"/>
            </w:pPr>
            <w:r>
              <w:rPr>
                <w:rFonts w:hint="eastAsia"/>
              </w:rPr>
              <w:t>审核要点前台展示+查询</w:t>
            </w:r>
          </w:p>
        </w:tc>
        <w:tc>
          <w:tcPr>
            <w:tcW w:w="240" w:type="pct"/>
            <w:vMerge w:val="continue"/>
            <w:vAlign w:val="center"/>
          </w:tcPr>
          <w:p w14:paraId="0EFBC331">
            <w:pPr>
              <w:pStyle w:val="30"/>
            </w:pPr>
          </w:p>
        </w:tc>
        <w:tc>
          <w:tcPr>
            <w:tcW w:w="240" w:type="pct"/>
            <w:vAlign w:val="center"/>
          </w:tcPr>
          <w:p w14:paraId="6B7BEC3D">
            <w:pPr>
              <w:pStyle w:val="30"/>
            </w:pPr>
            <w:r>
              <w:rPr>
                <w:rFonts w:hint="eastAsia"/>
              </w:rPr>
              <w:t>2.5</w:t>
            </w:r>
          </w:p>
        </w:tc>
        <w:tc>
          <w:tcPr>
            <w:tcW w:w="258" w:type="pct"/>
            <w:vMerge w:val="continue"/>
            <w:vAlign w:val="center"/>
          </w:tcPr>
          <w:p w14:paraId="0C22DE45">
            <w:pPr>
              <w:pStyle w:val="30"/>
            </w:pPr>
          </w:p>
        </w:tc>
        <w:tc>
          <w:tcPr>
            <w:tcW w:w="343" w:type="pct"/>
            <w:vAlign w:val="center"/>
          </w:tcPr>
          <w:p w14:paraId="30B5A528">
            <w:pPr>
              <w:pStyle w:val="30"/>
            </w:pPr>
            <w:r>
              <w:rPr>
                <w:rFonts w:hint="eastAsia"/>
              </w:rPr>
              <w:t>6.1.5.1</w:t>
            </w:r>
          </w:p>
        </w:tc>
      </w:tr>
      <w:tr w14:paraId="71FB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CB8E9A2">
            <w:pPr>
              <w:pStyle w:val="30"/>
            </w:pPr>
            <w:r>
              <w:rPr>
                <w:rFonts w:hint="eastAsia"/>
              </w:rPr>
              <w:t>129</w:t>
            </w:r>
          </w:p>
        </w:tc>
        <w:tc>
          <w:tcPr>
            <w:tcW w:w="240" w:type="pct"/>
            <w:vMerge w:val="continue"/>
            <w:vAlign w:val="center"/>
          </w:tcPr>
          <w:p w14:paraId="4CE7A77E">
            <w:pPr>
              <w:pStyle w:val="30"/>
            </w:pPr>
          </w:p>
        </w:tc>
        <w:tc>
          <w:tcPr>
            <w:tcW w:w="570" w:type="pct"/>
            <w:vMerge w:val="continue"/>
            <w:vAlign w:val="center"/>
          </w:tcPr>
          <w:p w14:paraId="6E117D17">
            <w:pPr>
              <w:pStyle w:val="30"/>
            </w:pPr>
          </w:p>
        </w:tc>
        <w:tc>
          <w:tcPr>
            <w:tcW w:w="816" w:type="pct"/>
            <w:vMerge w:val="continue"/>
            <w:vAlign w:val="center"/>
          </w:tcPr>
          <w:p w14:paraId="2FF8BFE9">
            <w:pPr>
              <w:pStyle w:val="30"/>
            </w:pPr>
          </w:p>
        </w:tc>
        <w:tc>
          <w:tcPr>
            <w:tcW w:w="942" w:type="pct"/>
            <w:vAlign w:val="center"/>
          </w:tcPr>
          <w:p w14:paraId="74E71E7D">
            <w:pPr>
              <w:pStyle w:val="30"/>
            </w:pPr>
            <w:r>
              <w:rPr>
                <w:rFonts w:hint="eastAsia"/>
              </w:rPr>
              <w:t>审阅文件识别</w:t>
            </w:r>
          </w:p>
        </w:tc>
        <w:tc>
          <w:tcPr>
            <w:tcW w:w="1146" w:type="pct"/>
            <w:vAlign w:val="center"/>
          </w:tcPr>
          <w:p w14:paraId="6189A13C">
            <w:pPr>
              <w:pStyle w:val="30"/>
            </w:pPr>
            <w:r>
              <w:rPr>
                <w:rFonts w:hint="eastAsia"/>
              </w:rPr>
              <w:t>审阅文件识别</w:t>
            </w:r>
          </w:p>
        </w:tc>
        <w:tc>
          <w:tcPr>
            <w:tcW w:w="240" w:type="pct"/>
            <w:vMerge w:val="restart"/>
            <w:vAlign w:val="center"/>
          </w:tcPr>
          <w:p w14:paraId="77FB7680">
            <w:pPr>
              <w:pStyle w:val="30"/>
            </w:pPr>
            <w:r>
              <w:rPr>
                <w:rFonts w:hint="eastAsia"/>
              </w:rPr>
              <w:t>1</w:t>
            </w:r>
          </w:p>
        </w:tc>
        <w:tc>
          <w:tcPr>
            <w:tcW w:w="240" w:type="pct"/>
            <w:vAlign w:val="center"/>
          </w:tcPr>
          <w:p w14:paraId="04FE086F">
            <w:pPr>
              <w:pStyle w:val="30"/>
            </w:pPr>
            <w:r>
              <w:rPr>
                <w:rFonts w:hint="eastAsia"/>
              </w:rPr>
              <w:t>2.5</w:t>
            </w:r>
          </w:p>
        </w:tc>
        <w:tc>
          <w:tcPr>
            <w:tcW w:w="258" w:type="pct"/>
            <w:vMerge w:val="restart"/>
            <w:vAlign w:val="center"/>
          </w:tcPr>
          <w:p w14:paraId="20964E96">
            <w:pPr>
              <w:pStyle w:val="30"/>
            </w:pPr>
            <w:r>
              <w:rPr>
                <w:rFonts w:hint="eastAsia"/>
              </w:rPr>
              <w:t>2.5</w:t>
            </w:r>
          </w:p>
        </w:tc>
        <w:tc>
          <w:tcPr>
            <w:tcW w:w="343" w:type="pct"/>
            <w:vAlign w:val="center"/>
          </w:tcPr>
          <w:p w14:paraId="4151962D">
            <w:pPr>
              <w:pStyle w:val="30"/>
            </w:pPr>
            <w:r>
              <w:rPr>
                <w:rFonts w:hint="eastAsia"/>
              </w:rPr>
              <w:t>6.1.5.1</w:t>
            </w:r>
          </w:p>
        </w:tc>
      </w:tr>
      <w:tr w14:paraId="2E840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821C606">
            <w:pPr>
              <w:pStyle w:val="30"/>
            </w:pPr>
            <w:r>
              <w:rPr>
                <w:rFonts w:hint="eastAsia"/>
              </w:rPr>
              <w:t>130</w:t>
            </w:r>
          </w:p>
        </w:tc>
        <w:tc>
          <w:tcPr>
            <w:tcW w:w="240" w:type="pct"/>
            <w:vMerge w:val="continue"/>
            <w:vAlign w:val="center"/>
          </w:tcPr>
          <w:p w14:paraId="52B6B0B7">
            <w:pPr>
              <w:pStyle w:val="30"/>
            </w:pPr>
          </w:p>
        </w:tc>
        <w:tc>
          <w:tcPr>
            <w:tcW w:w="570" w:type="pct"/>
            <w:vMerge w:val="continue"/>
            <w:vAlign w:val="center"/>
          </w:tcPr>
          <w:p w14:paraId="45A642D5">
            <w:pPr>
              <w:pStyle w:val="30"/>
            </w:pPr>
          </w:p>
        </w:tc>
        <w:tc>
          <w:tcPr>
            <w:tcW w:w="816" w:type="pct"/>
            <w:vMerge w:val="continue"/>
            <w:vAlign w:val="center"/>
          </w:tcPr>
          <w:p w14:paraId="165EC3DE">
            <w:pPr>
              <w:pStyle w:val="30"/>
            </w:pPr>
          </w:p>
        </w:tc>
        <w:tc>
          <w:tcPr>
            <w:tcW w:w="942" w:type="pct"/>
            <w:vAlign w:val="center"/>
          </w:tcPr>
          <w:p w14:paraId="4C8CD0FF">
            <w:pPr>
              <w:pStyle w:val="30"/>
            </w:pPr>
            <w:r>
              <w:rPr>
                <w:rFonts w:hint="eastAsia"/>
              </w:rPr>
              <w:t>审阅条件可设置</w:t>
            </w:r>
          </w:p>
        </w:tc>
        <w:tc>
          <w:tcPr>
            <w:tcW w:w="1146" w:type="pct"/>
            <w:vAlign w:val="center"/>
          </w:tcPr>
          <w:p w14:paraId="513AAD10">
            <w:pPr>
              <w:pStyle w:val="30"/>
            </w:pPr>
            <w:r>
              <w:rPr>
                <w:rFonts w:hint="eastAsia"/>
              </w:rPr>
              <w:t>审阅条件可设置</w:t>
            </w:r>
          </w:p>
        </w:tc>
        <w:tc>
          <w:tcPr>
            <w:tcW w:w="240" w:type="pct"/>
            <w:vMerge w:val="continue"/>
            <w:vAlign w:val="center"/>
          </w:tcPr>
          <w:p w14:paraId="530E2444">
            <w:pPr>
              <w:pStyle w:val="30"/>
            </w:pPr>
          </w:p>
        </w:tc>
        <w:tc>
          <w:tcPr>
            <w:tcW w:w="240" w:type="pct"/>
            <w:vAlign w:val="center"/>
          </w:tcPr>
          <w:p w14:paraId="60921C4B">
            <w:pPr>
              <w:pStyle w:val="30"/>
            </w:pPr>
            <w:r>
              <w:rPr>
                <w:rFonts w:hint="eastAsia"/>
              </w:rPr>
              <w:t>2.5</w:t>
            </w:r>
          </w:p>
        </w:tc>
        <w:tc>
          <w:tcPr>
            <w:tcW w:w="258" w:type="pct"/>
            <w:vMerge w:val="continue"/>
            <w:vAlign w:val="center"/>
          </w:tcPr>
          <w:p w14:paraId="6054500C">
            <w:pPr>
              <w:pStyle w:val="30"/>
            </w:pPr>
          </w:p>
        </w:tc>
        <w:tc>
          <w:tcPr>
            <w:tcW w:w="343" w:type="pct"/>
            <w:vAlign w:val="center"/>
          </w:tcPr>
          <w:p w14:paraId="1D8FBE4B">
            <w:pPr>
              <w:pStyle w:val="30"/>
            </w:pPr>
            <w:r>
              <w:rPr>
                <w:rFonts w:hint="eastAsia"/>
              </w:rPr>
              <w:t>6.1.5.1</w:t>
            </w:r>
          </w:p>
        </w:tc>
      </w:tr>
      <w:tr w14:paraId="1E3C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9EFEE1C">
            <w:pPr>
              <w:pStyle w:val="30"/>
            </w:pPr>
            <w:r>
              <w:rPr>
                <w:rFonts w:hint="eastAsia"/>
              </w:rPr>
              <w:t>131</w:t>
            </w:r>
          </w:p>
        </w:tc>
        <w:tc>
          <w:tcPr>
            <w:tcW w:w="240" w:type="pct"/>
            <w:vMerge w:val="continue"/>
            <w:vAlign w:val="center"/>
          </w:tcPr>
          <w:p w14:paraId="248E787F">
            <w:pPr>
              <w:pStyle w:val="30"/>
            </w:pPr>
          </w:p>
        </w:tc>
        <w:tc>
          <w:tcPr>
            <w:tcW w:w="570" w:type="pct"/>
            <w:vMerge w:val="continue"/>
            <w:vAlign w:val="center"/>
          </w:tcPr>
          <w:p w14:paraId="08B16F31">
            <w:pPr>
              <w:pStyle w:val="30"/>
            </w:pPr>
          </w:p>
        </w:tc>
        <w:tc>
          <w:tcPr>
            <w:tcW w:w="816" w:type="pct"/>
            <w:vMerge w:val="restart"/>
            <w:vAlign w:val="center"/>
          </w:tcPr>
          <w:p w14:paraId="1A03501E">
            <w:pPr>
              <w:pStyle w:val="30"/>
            </w:pPr>
            <w:r>
              <w:rPr>
                <w:rFonts w:hint="eastAsia"/>
              </w:rPr>
              <w:t>估算</w:t>
            </w:r>
          </w:p>
        </w:tc>
        <w:tc>
          <w:tcPr>
            <w:tcW w:w="942" w:type="pct"/>
            <w:vMerge w:val="restart"/>
            <w:vAlign w:val="center"/>
          </w:tcPr>
          <w:p w14:paraId="0C2553E9">
            <w:pPr>
              <w:pStyle w:val="30"/>
            </w:pPr>
            <w:r>
              <w:rPr>
                <w:rFonts w:hint="eastAsia"/>
              </w:rPr>
              <w:t>估值功能</w:t>
            </w:r>
          </w:p>
        </w:tc>
        <w:tc>
          <w:tcPr>
            <w:tcW w:w="1146" w:type="pct"/>
            <w:vAlign w:val="center"/>
          </w:tcPr>
          <w:p w14:paraId="0F10D04A">
            <w:pPr>
              <w:pStyle w:val="30"/>
            </w:pPr>
            <w:r>
              <w:rPr>
                <w:rFonts w:hint="eastAsia"/>
              </w:rPr>
              <w:t>收益法算法升级</w:t>
            </w:r>
          </w:p>
        </w:tc>
        <w:tc>
          <w:tcPr>
            <w:tcW w:w="240" w:type="pct"/>
            <w:vAlign w:val="center"/>
          </w:tcPr>
          <w:p w14:paraId="131354AB">
            <w:pPr>
              <w:pStyle w:val="30"/>
            </w:pPr>
            <w:r>
              <w:rPr>
                <w:rFonts w:hint="eastAsia"/>
              </w:rPr>
              <w:t>1.5</w:t>
            </w:r>
          </w:p>
        </w:tc>
        <w:tc>
          <w:tcPr>
            <w:tcW w:w="240" w:type="pct"/>
            <w:vAlign w:val="center"/>
          </w:tcPr>
          <w:p w14:paraId="67A3D6EC">
            <w:pPr>
              <w:pStyle w:val="30"/>
            </w:pPr>
            <w:r>
              <w:rPr>
                <w:rFonts w:hint="eastAsia"/>
              </w:rPr>
              <w:t>3</w:t>
            </w:r>
          </w:p>
        </w:tc>
        <w:tc>
          <w:tcPr>
            <w:tcW w:w="258" w:type="pct"/>
            <w:vAlign w:val="center"/>
          </w:tcPr>
          <w:p w14:paraId="1378FB6C">
            <w:pPr>
              <w:pStyle w:val="30"/>
            </w:pPr>
            <w:r>
              <w:rPr>
                <w:rFonts w:hint="eastAsia"/>
              </w:rPr>
              <w:t>4.5</w:t>
            </w:r>
          </w:p>
        </w:tc>
        <w:tc>
          <w:tcPr>
            <w:tcW w:w="343" w:type="pct"/>
            <w:vAlign w:val="center"/>
          </w:tcPr>
          <w:p w14:paraId="23520FFD">
            <w:pPr>
              <w:pStyle w:val="30"/>
            </w:pPr>
            <w:r>
              <w:rPr>
                <w:rFonts w:hint="eastAsia"/>
              </w:rPr>
              <w:t>6.1.5.1</w:t>
            </w:r>
          </w:p>
        </w:tc>
      </w:tr>
      <w:tr w14:paraId="1DDA5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04CE4F4A">
            <w:pPr>
              <w:pStyle w:val="30"/>
            </w:pPr>
            <w:r>
              <w:rPr>
                <w:rFonts w:hint="eastAsia"/>
              </w:rPr>
              <w:t>132</w:t>
            </w:r>
          </w:p>
        </w:tc>
        <w:tc>
          <w:tcPr>
            <w:tcW w:w="240" w:type="pct"/>
            <w:vMerge w:val="continue"/>
            <w:vAlign w:val="center"/>
          </w:tcPr>
          <w:p w14:paraId="79C48F7D">
            <w:pPr>
              <w:pStyle w:val="30"/>
            </w:pPr>
          </w:p>
        </w:tc>
        <w:tc>
          <w:tcPr>
            <w:tcW w:w="570" w:type="pct"/>
            <w:vMerge w:val="continue"/>
            <w:vAlign w:val="center"/>
          </w:tcPr>
          <w:p w14:paraId="04C1A4CD">
            <w:pPr>
              <w:pStyle w:val="30"/>
            </w:pPr>
          </w:p>
        </w:tc>
        <w:tc>
          <w:tcPr>
            <w:tcW w:w="816" w:type="pct"/>
            <w:vMerge w:val="continue"/>
            <w:vAlign w:val="center"/>
          </w:tcPr>
          <w:p w14:paraId="13DBFFA7">
            <w:pPr>
              <w:pStyle w:val="30"/>
            </w:pPr>
          </w:p>
        </w:tc>
        <w:tc>
          <w:tcPr>
            <w:tcW w:w="942" w:type="pct"/>
            <w:vMerge w:val="continue"/>
            <w:vAlign w:val="center"/>
          </w:tcPr>
          <w:p w14:paraId="79EB5F77">
            <w:pPr>
              <w:pStyle w:val="30"/>
            </w:pPr>
          </w:p>
        </w:tc>
        <w:tc>
          <w:tcPr>
            <w:tcW w:w="1146" w:type="pct"/>
            <w:vAlign w:val="center"/>
          </w:tcPr>
          <w:p w14:paraId="55BA421A">
            <w:pPr>
              <w:pStyle w:val="30"/>
            </w:pPr>
            <w:r>
              <w:rPr>
                <w:rFonts w:hint="eastAsia"/>
              </w:rPr>
              <w:t>市场法算法升级</w:t>
            </w:r>
          </w:p>
        </w:tc>
        <w:tc>
          <w:tcPr>
            <w:tcW w:w="240" w:type="pct"/>
            <w:vAlign w:val="center"/>
          </w:tcPr>
          <w:p w14:paraId="6586D29C">
            <w:pPr>
              <w:pStyle w:val="30"/>
            </w:pPr>
            <w:r>
              <w:rPr>
                <w:rFonts w:hint="eastAsia"/>
              </w:rPr>
              <w:t>1.5</w:t>
            </w:r>
          </w:p>
        </w:tc>
        <w:tc>
          <w:tcPr>
            <w:tcW w:w="240" w:type="pct"/>
            <w:vAlign w:val="center"/>
          </w:tcPr>
          <w:p w14:paraId="004A8B7C">
            <w:pPr>
              <w:pStyle w:val="30"/>
            </w:pPr>
            <w:r>
              <w:rPr>
                <w:rFonts w:hint="eastAsia"/>
              </w:rPr>
              <w:t>3</w:t>
            </w:r>
          </w:p>
        </w:tc>
        <w:tc>
          <w:tcPr>
            <w:tcW w:w="258" w:type="pct"/>
            <w:vAlign w:val="center"/>
          </w:tcPr>
          <w:p w14:paraId="46D5BB3C">
            <w:pPr>
              <w:pStyle w:val="30"/>
            </w:pPr>
            <w:r>
              <w:rPr>
                <w:rFonts w:hint="eastAsia"/>
              </w:rPr>
              <w:t>4.5</w:t>
            </w:r>
          </w:p>
        </w:tc>
        <w:tc>
          <w:tcPr>
            <w:tcW w:w="343" w:type="pct"/>
            <w:vAlign w:val="center"/>
          </w:tcPr>
          <w:p w14:paraId="107CC691">
            <w:pPr>
              <w:pStyle w:val="30"/>
            </w:pPr>
            <w:r>
              <w:rPr>
                <w:rFonts w:hint="eastAsia"/>
              </w:rPr>
              <w:t>6.1.5.1</w:t>
            </w:r>
          </w:p>
        </w:tc>
      </w:tr>
      <w:tr w14:paraId="5B94E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CF15722">
            <w:pPr>
              <w:pStyle w:val="30"/>
            </w:pPr>
            <w:r>
              <w:rPr>
                <w:rFonts w:hint="eastAsia"/>
              </w:rPr>
              <w:t>133</w:t>
            </w:r>
          </w:p>
        </w:tc>
        <w:tc>
          <w:tcPr>
            <w:tcW w:w="240" w:type="pct"/>
            <w:vMerge w:val="continue"/>
            <w:vAlign w:val="center"/>
          </w:tcPr>
          <w:p w14:paraId="31A88F97">
            <w:pPr>
              <w:pStyle w:val="30"/>
            </w:pPr>
          </w:p>
        </w:tc>
        <w:tc>
          <w:tcPr>
            <w:tcW w:w="570" w:type="pct"/>
            <w:vMerge w:val="continue"/>
            <w:vAlign w:val="center"/>
          </w:tcPr>
          <w:p w14:paraId="2A995E56">
            <w:pPr>
              <w:pStyle w:val="30"/>
            </w:pPr>
          </w:p>
        </w:tc>
        <w:tc>
          <w:tcPr>
            <w:tcW w:w="816" w:type="pct"/>
            <w:vMerge w:val="restart"/>
            <w:vAlign w:val="center"/>
          </w:tcPr>
          <w:p w14:paraId="58C4D1D9">
            <w:pPr>
              <w:pStyle w:val="30"/>
            </w:pPr>
            <w:r>
              <w:rPr>
                <w:rFonts w:hint="eastAsia"/>
              </w:rPr>
              <w:t>无形资产评估</w:t>
            </w:r>
          </w:p>
        </w:tc>
        <w:tc>
          <w:tcPr>
            <w:tcW w:w="942" w:type="pct"/>
            <w:vMerge w:val="restart"/>
            <w:vAlign w:val="center"/>
          </w:tcPr>
          <w:p w14:paraId="11B34C0D">
            <w:pPr>
              <w:pStyle w:val="30"/>
            </w:pPr>
            <w:r>
              <w:rPr>
                <w:rFonts w:hint="eastAsia"/>
              </w:rPr>
              <w:t>数据录入</w:t>
            </w:r>
          </w:p>
        </w:tc>
        <w:tc>
          <w:tcPr>
            <w:tcW w:w="1146" w:type="pct"/>
            <w:vAlign w:val="center"/>
          </w:tcPr>
          <w:p w14:paraId="26793683">
            <w:pPr>
              <w:pStyle w:val="30"/>
            </w:pPr>
            <w:r>
              <w:rPr>
                <w:rFonts w:hint="eastAsia"/>
              </w:rPr>
              <w:t>资产录入</w:t>
            </w:r>
          </w:p>
        </w:tc>
        <w:tc>
          <w:tcPr>
            <w:tcW w:w="240" w:type="pct"/>
            <w:vMerge w:val="restart"/>
            <w:vAlign w:val="center"/>
          </w:tcPr>
          <w:p w14:paraId="132D0461">
            <w:pPr>
              <w:pStyle w:val="30"/>
            </w:pPr>
            <w:r>
              <w:rPr>
                <w:rFonts w:hint="eastAsia"/>
              </w:rPr>
              <w:t>1</w:t>
            </w:r>
          </w:p>
        </w:tc>
        <w:tc>
          <w:tcPr>
            <w:tcW w:w="240" w:type="pct"/>
            <w:vAlign w:val="center"/>
          </w:tcPr>
          <w:p w14:paraId="410DA6F9">
            <w:pPr>
              <w:pStyle w:val="30"/>
            </w:pPr>
            <w:r>
              <w:rPr>
                <w:rFonts w:hint="eastAsia"/>
              </w:rPr>
              <w:t>2.5</w:t>
            </w:r>
          </w:p>
        </w:tc>
        <w:tc>
          <w:tcPr>
            <w:tcW w:w="258" w:type="pct"/>
            <w:vMerge w:val="restart"/>
            <w:vAlign w:val="center"/>
          </w:tcPr>
          <w:p w14:paraId="43CB7EF7">
            <w:pPr>
              <w:pStyle w:val="30"/>
            </w:pPr>
            <w:r>
              <w:rPr>
                <w:rFonts w:hint="eastAsia"/>
              </w:rPr>
              <w:t>2.5</w:t>
            </w:r>
          </w:p>
        </w:tc>
        <w:tc>
          <w:tcPr>
            <w:tcW w:w="343" w:type="pct"/>
            <w:vAlign w:val="center"/>
          </w:tcPr>
          <w:p w14:paraId="70D2A1C5">
            <w:pPr>
              <w:pStyle w:val="30"/>
            </w:pPr>
            <w:r>
              <w:rPr>
                <w:rFonts w:hint="eastAsia"/>
              </w:rPr>
              <w:t>6.1.5.1</w:t>
            </w:r>
          </w:p>
        </w:tc>
      </w:tr>
      <w:tr w14:paraId="776BE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B4DD747">
            <w:pPr>
              <w:pStyle w:val="30"/>
            </w:pPr>
            <w:r>
              <w:rPr>
                <w:rFonts w:hint="eastAsia"/>
              </w:rPr>
              <w:t>134</w:t>
            </w:r>
          </w:p>
        </w:tc>
        <w:tc>
          <w:tcPr>
            <w:tcW w:w="240" w:type="pct"/>
            <w:vMerge w:val="continue"/>
            <w:vAlign w:val="center"/>
          </w:tcPr>
          <w:p w14:paraId="7448B853">
            <w:pPr>
              <w:pStyle w:val="30"/>
            </w:pPr>
          </w:p>
        </w:tc>
        <w:tc>
          <w:tcPr>
            <w:tcW w:w="570" w:type="pct"/>
            <w:vMerge w:val="continue"/>
            <w:vAlign w:val="center"/>
          </w:tcPr>
          <w:p w14:paraId="24D439F8">
            <w:pPr>
              <w:pStyle w:val="30"/>
            </w:pPr>
          </w:p>
        </w:tc>
        <w:tc>
          <w:tcPr>
            <w:tcW w:w="816" w:type="pct"/>
            <w:vMerge w:val="continue"/>
            <w:vAlign w:val="center"/>
          </w:tcPr>
          <w:p w14:paraId="7CC0B5A2">
            <w:pPr>
              <w:pStyle w:val="30"/>
            </w:pPr>
          </w:p>
        </w:tc>
        <w:tc>
          <w:tcPr>
            <w:tcW w:w="942" w:type="pct"/>
            <w:vMerge w:val="continue"/>
            <w:vAlign w:val="center"/>
          </w:tcPr>
          <w:p w14:paraId="08050031">
            <w:pPr>
              <w:pStyle w:val="30"/>
            </w:pPr>
          </w:p>
        </w:tc>
        <w:tc>
          <w:tcPr>
            <w:tcW w:w="1146" w:type="pct"/>
            <w:vAlign w:val="center"/>
          </w:tcPr>
          <w:p w14:paraId="42E5007D">
            <w:pPr>
              <w:pStyle w:val="30"/>
            </w:pPr>
            <w:r>
              <w:rPr>
                <w:rFonts w:hint="eastAsia"/>
              </w:rPr>
              <w:t>资产导入</w:t>
            </w:r>
          </w:p>
        </w:tc>
        <w:tc>
          <w:tcPr>
            <w:tcW w:w="240" w:type="pct"/>
            <w:vMerge w:val="continue"/>
            <w:vAlign w:val="center"/>
          </w:tcPr>
          <w:p w14:paraId="66508716">
            <w:pPr>
              <w:pStyle w:val="30"/>
            </w:pPr>
          </w:p>
        </w:tc>
        <w:tc>
          <w:tcPr>
            <w:tcW w:w="240" w:type="pct"/>
            <w:vAlign w:val="center"/>
          </w:tcPr>
          <w:p w14:paraId="3A5B425D">
            <w:pPr>
              <w:pStyle w:val="30"/>
            </w:pPr>
            <w:r>
              <w:rPr>
                <w:rFonts w:hint="eastAsia"/>
              </w:rPr>
              <w:t>2.5</w:t>
            </w:r>
          </w:p>
        </w:tc>
        <w:tc>
          <w:tcPr>
            <w:tcW w:w="258" w:type="pct"/>
            <w:vMerge w:val="continue"/>
            <w:vAlign w:val="center"/>
          </w:tcPr>
          <w:p w14:paraId="5A0DCECA">
            <w:pPr>
              <w:pStyle w:val="30"/>
            </w:pPr>
          </w:p>
        </w:tc>
        <w:tc>
          <w:tcPr>
            <w:tcW w:w="343" w:type="pct"/>
            <w:vAlign w:val="center"/>
          </w:tcPr>
          <w:p w14:paraId="5EC2EF87">
            <w:pPr>
              <w:pStyle w:val="30"/>
            </w:pPr>
            <w:r>
              <w:rPr>
                <w:rFonts w:hint="eastAsia"/>
              </w:rPr>
              <w:t>6.1.5.1</w:t>
            </w:r>
          </w:p>
        </w:tc>
      </w:tr>
      <w:tr w14:paraId="095F0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0191BBF1">
            <w:pPr>
              <w:pStyle w:val="30"/>
            </w:pPr>
            <w:r>
              <w:rPr>
                <w:rFonts w:hint="eastAsia"/>
              </w:rPr>
              <w:t>135</w:t>
            </w:r>
          </w:p>
        </w:tc>
        <w:tc>
          <w:tcPr>
            <w:tcW w:w="240" w:type="pct"/>
            <w:vMerge w:val="continue"/>
            <w:vAlign w:val="center"/>
          </w:tcPr>
          <w:p w14:paraId="4EE3BE61">
            <w:pPr>
              <w:pStyle w:val="30"/>
            </w:pPr>
          </w:p>
        </w:tc>
        <w:tc>
          <w:tcPr>
            <w:tcW w:w="570" w:type="pct"/>
            <w:vMerge w:val="continue"/>
            <w:vAlign w:val="center"/>
          </w:tcPr>
          <w:p w14:paraId="120B6110">
            <w:pPr>
              <w:pStyle w:val="30"/>
            </w:pPr>
          </w:p>
        </w:tc>
        <w:tc>
          <w:tcPr>
            <w:tcW w:w="816" w:type="pct"/>
            <w:vMerge w:val="continue"/>
            <w:vAlign w:val="center"/>
          </w:tcPr>
          <w:p w14:paraId="59976F3D">
            <w:pPr>
              <w:pStyle w:val="30"/>
            </w:pPr>
          </w:p>
        </w:tc>
        <w:tc>
          <w:tcPr>
            <w:tcW w:w="942" w:type="pct"/>
            <w:vMerge w:val="continue"/>
            <w:vAlign w:val="center"/>
          </w:tcPr>
          <w:p w14:paraId="21935B7E">
            <w:pPr>
              <w:pStyle w:val="30"/>
            </w:pPr>
          </w:p>
        </w:tc>
        <w:tc>
          <w:tcPr>
            <w:tcW w:w="1146" w:type="pct"/>
            <w:vAlign w:val="center"/>
          </w:tcPr>
          <w:p w14:paraId="2D29AC91">
            <w:pPr>
              <w:pStyle w:val="30"/>
            </w:pPr>
            <w:r>
              <w:rPr>
                <w:rFonts w:hint="eastAsia"/>
              </w:rPr>
              <w:t>资产分组</w:t>
            </w:r>
          </w:p>
        </w:tc>
        <w:tc>
          <w:tcPr>
            <w:tcW w:w="240" w:type="pct"/>
            <w:vMerge w:val="continue"/>
            <w:vAlign w:val="center"/>
          </w:tcPr>
          <w:p w14:paraId="32CE0E91">
            <w:pPr>
              <w:pStyle w:val="30"/>
            </w:pPr>
          </w:p>
        </w:tc>
        <w:tc>
          <w:tcPr>
            <w:tcW w:w="240" w:type="pct"/>
            <w:vAlign w:val="center"/>
          </w:tcPr>
          <w:p w14:paraId="2611ACFD">
            <w:pPr>
              <w:pStyle w:val="30"/>
            </w:pPr>
            <w:r>
              <w:rPr>
                <w:rFonts w:hint="eastAsia"/>
              </w:rPr>
              <w:t>2.5</w:t>
            </w:r>
          </w:p>
        </w:tc>
        <w:tc>
          <w:tcPr>
            <w:tcW w:w="258" w:type="pct"/>
            <w:vMerge w:val="continue"/>
            <w:vAlign w:val="center"/>
          </w:tcPr>
          <w:p w14:paraId="0F26375C">
            <w:pPr>
              <w:pStyle w:val="30"/>
            </w:pPr>
          </w:p>
        </w:tc>
        <w:tc>
          <w:tcPr>
            <w:tcW w:w="343" w:type="pct"/>
            <w:vAlign w:val="center"/>
          </w:tcPr>
          <w:p w14:paraId="482688E8">
            <w:pPr>
              <w:pStyle w:val="30"/>
            </w:pPr>
            <w:r>
              <w:rPr>
                <w:rFonts w:hint="eastAsia"/>
              </w:rPr>
              <w:t>6.1.5.1</w:t>
            </w:r>
          </w:p>
        </w:tc>
      </w:tr>
      <w:tr w14:paraId="69D7D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D9763A5">
            <w:pPr>
              <w:pStyle w:val="30"/>
            </w:pPr>
            <w:r>
              <w:rPr>
                <w:rFonts w:hint="eastAsia"/>
              </w:rPr>
              <w:t>136</w:t>
            </w:r>
          </w:p>
        </w:tc>
        <w:tc>
          <w:tcPr>
            <w:tcW w:w="240" w:type="pct"/>
            <w:vMerge w:val="continue"/>
            <w:vAlign w:val="center"/>
          </w:tcPr>
          <w:p w14:paraId="53D6611F">
            <w:pPr>
              <w:pStyle w:val="30"/>
            </w:pPr>
          </w:p>
        </w:tc>
        <w:tc>
          <w:tcPr>
            <w:tcW w:w="570" w:type="pct"/>
            <w:vMerge w:val="continue"/>
            <w:vAlign w:val="center"/>
          </w:tcPr>
          <w:p w14:paraId="6258B43B">
            <w:pPr>
              <w:pStyle w:val="30"/>
            </w:pPr>
          </w:p>
        </w:tc>
        <w:tc>
          <w:tcPr>
            <w:tcW w:w="816" w:type="pct"/>
            <w:vMerge w:val="continue"/>
            <w:vAlign w:val="center"/>
          </w:tcPr>
          <w:p w14:paraId="000730B3">
            <w:pPr>
              <w:pStyle w:val="30"/>
            </w:pPr>
          </w:p>
        </w:tc>
        <w:tc>
          <w:tcPr>
            <w:tcW w:w="942" w:type="pct"/>
            <w:vMerge w:val="restart"/>
            <w:vAlign w:val="center"/>
          </w:tcPr>
          <w:p w14:paraId="2EE400C5">
            <w:pPr>
              <w:pStyle w:val="30"/>
            </w:pPr>
            <w:r>
              <w:rPr>
                <w:rFonts w:hint="eastAsia"/>
              </w:rPr>
              <w:t>外部数据抓取</w:t>
            </w:r>
          </w:p>
        </w:tc>
        <w:tc>
          <w:tcPr>
            <w:tcW w:w="1146" w:type="pct"/>
            <w:vAlign w:val="center"/>
          </w:tcPr>
          <w:p w14:paraId="7BFE52D1">
            <w:pPr>
              <w:pStyle w:val="30"/>
            </w:pPr>
            <w:r>
              <w:rPr>
                <w:rFonts w:hint="eastAsia"/>
              </w:rPr>
              <w:t>估值参考文件导入</w:t>
            </w:r>
          </w:p>
        </w:tc>
        <w:tc>
          <w:tcPr>
            <w:tcW w:w="240" w:type="pct"/>
            <w:vMerge w:val="restart"/>
            <w:vAlign w:val="center"/>
          </w:tcPr>
          <w:p w14:paraId="66BC0DD1">
            <w:pPr>
              <w:pStyle w:val="30"/>
            </w:pPr>
            <w:r>
              <w:rPr>
                <w:rFonts w:hint="eastAsia"/>
              </w:rPr>
              <w:t>1</w:t>
            </w:r>
          </w:p>
        </w:tc>
        <w:tc>
          <w:tcPr>
            <w:tcW w:w="240" w:type="pct"/>
            <w:vAlign w:val="center"/>
          </w:tcPr>
          <w:p w14:paraId="576AE85C">
            <w:pPr>
              <w:pStyle w:val="30"/>
            </w:pPr>
            <w:r>
              <w:rPr>
                <w:rFonts w:hint="eastAsia"/>
              </w:rPr>
              <w:t>2.5</w:t>
            </w:r>
          </w:p>
        </w:tc>
        <w:tc>
          <w:tcPr>
            <w:tcW w:w="258" w:type="pct"/>
            <w:vMerge w:val="restart"/>
            <w:vAlign w:val="center"/>
          </w:tcPr>
          <w:p w14:paraId="3B60FEAB">
            <w:pPr>
              <w:pStyle w:val="30"/>
            </w:pPr>
            <w:r>
              <w:rPr>
                <w:rFonts w:hint="eastAsia"/>
              </w:rPr>
              <w:t>2.5</w:t>
            </w:r>
          </w:p>
        </w:tc>
        <w:tc>
          <w:tcPr>
            <w:tcW w:w="343" w:type="pct"/>
            <w:vAlign w:val="center"/>
          </w:tcPr>
          <w:p w14:paraId="1316B985">
            <w:pPr>
              <w:pStyle w:val="30"/>
            </w:pPr>
            <w:r>
              <w:rPr>
                <w:rFonts w:hint="eastAsia"/>
              </w:rPr>
              <w:t>6.1.5.1</w:t>
            </w:r>
          </w:p>
        </w:tc>
      </w:tr>
      <w:tr w14:paraId="4DB9E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94C506E">
            <w:pPr>
              <w:pStyle w:val="30"/>
            </w:pPr>
            <w:r>
              <w:rPr>
                <w:rFonts w:hint="eastAsia"/>
              </w:rPr>
              <w:t>137</w:t>
            </w:r>
          </w:p>
        </w:tc>
        <w:tc>
          <w:tcPr>
            <w:tcW w:w="240" w:type="pct"/>
            <w:vMerge w:val="continue"/>
            <w:vAlign w:val="center"/>
          </w:tcPr>
          <w:p w14:paraId="1FB639F8">
            <w:pPr>
              <w:pStyle w:val="30"/>
            </w:pPr>
          </w:p>
        </w:tc>
        <w:tc>
          <w:tcPr>
            <w:tcW w:w="570" w:type="pct"/>
            <w:vMerge w:val="continue"/>
            <w:vAlign w:val="center"/>
          </w:tcPr>
          <w:p w14:paraId="2CDAA6CD">
            <w:pPr>
              <w:pStyle w:val="30"/>
            </w:pPr>
          </w:p>
        </w:tc>
        <w:tc>
          <w:tcPr>
            <w:tcW w:w="816" w:type="pct"/>
            <w:vMerge w:val="continue"/>
            <w:vAlign w:val="center"/>
          </w:tcPr>
          <w:p w14:paraId="5B3DD9CB">
            <w:pPr>
              <w:pStyle w:val="30"/>
            </w:pPr>
          </w:p>
        </w:tc>
        <w:tc>
          <w:tcPr>
            <w:tcW w:w="942" w:type="pct"/>
            <w:vMerge w:val="continue"/>
            <w:vAlign w:val="center"/>
          </w:tcPr>
          <w:p w14:paraId="6ED919FC">
            <w:pPr>
              <w:pStyle w:val="30"/>
            </w:pPr>
          </w:p>
        </w:tc>
        <w:tc>
          <w:tcPr>
            <w:tcW w:w="1146" w:type="pct"/>
            <w:vAlign w:val="center"/>
          </w:tcPr>
          <w:p w14:paraId="19C6BF34">
            <w:pPr>
              <w:pStyle w:val="30"/>
            </w:pPr>
            <w:r>
              <w:rPr>
                <w:rFonts w:hint="eastAsia"/>
              </w:rPr>
              <w:t>pdf文件数据解析</w:t>
            </w:r>
          </w:p>
        </w:tc>
        <w:tc>
          <w:tcPr>
            <w:tcW w:w="240" w:type="pct"/>
            <w:vMerge w:val="continue"/>
            <w:vAlign w:val="center"/>
          </w:tcPr>
          <w:p w14:paraId="78A1DBAB">
            <w:pPr>
              <w:pStyle w:val="30"/>
            </w:pPr>
          </w:p>
        </w:tc>
        <w:tc>
          <w:tcPr>
            <w:tcW w:w="240" w:type="pct"/>
            <w:vAlign w:val="center"/>
          </w:tcPr>
          <w:p w14:paraId="74752EA5">
            <w:pPr>
              <w:pStyle w:val="30"/>
            </w:pPr>
            <w:r>
              <w:rPr>
                <w:rFonts w:hint="eastAsia"/>
              </w:rPr>
              <w:t>2.5</w:t>
            </w:r>
          </w:p>
        </w:tc>
        <w:tc>
          <w:tcPr>
            <w:tcW w:w="258" w:type="pct"/>
            <w:vMerge w:val="continue"/>
            <w:vAlign w:val="center"/>
          </w:tcPr>
          <w:p w14:paraId="4E8B7623">
            <w:pPr>
              <w:pStyle w:val="30"/>
            </w:pPr>
          </w:p>
        </w:tc>
        <w:tc>
          <w:tcPr>
            <w:tcW w:w="343" w:type="pct"/>
            <w:vAlign w:val="center"/>
          </w:tcPr>
          <w:p w14:paraId="574002D7">
            <w:pPr>
              <w:pStyle w:val="30"/>
            </w:pPr>
            <w:r>
              <w:rPr>
                <w:rFonts w:hint="eastAsia"/>
              </w:rPr>
              <w:t>6.1.5.1</w:t>
            </w:r>
          </w:p>
        </w:tc>
      </w:tr>
      <w:tr w14:paraId="715F44D8">
        <w:tblPrEx>
          <w:tblCellMar>
            <w:top w:w="0" w:type="dxa"/>
            <w:left w:w="108" w:type="dxa"/>
            <w:bottom w:w="0" w:type="dxa"/>
            <w:right w:w="108" w:type="dxa"/>
          </w:tblCellMar>
        </w:tblPrEx>
        <w:trPr>
          <w:trHeight w:val="1080" w:hRule="atLeast"/>
          <w:jc w:val="center"/>
        </w:trPr>
        <w:tc>
          <w:tcPr>
            <w:tcW w:w="199" w:type="pct"/>
            <w:vAlign w:val="center"/>
          </w:tcPr>
          <w:p w14:paraId="6F21CE6F">
            <w:pPr>
              <w:pStyle w:val="30"/>
            </w:pPr>
            <w:r>
              <w:rPr>
                <w:rFonts w:hint="eastAsia"/>
              </w:rPr>
              <w:t>138</w:t>
            </w:r>
          </w:p>
        </w:tc>
        <w:tc>
          <w:tcPr>
            <w:tcW w:w="240" w:type="pct"/>
            <w:vMerge w:val="continue"/>
            <w:vAlign w:val="center"/>
          </w:tcPr>
          <w:p w14:paraId="7EF95DA0">
            <w:pPr>
              <w:pStyle w:val="30"/>
            </w:pPr>
          </w:p>
        </w:tc>
        <w:tc>
          <w:tcPr>
            <w:tcW w:w="570" w:type="pct"/>
            <w:vMerge w:val="continue"/>
            <w:vAlign w:val="center"/>
          </w:tcPr>
          <w:p w14:paraId="3F89B325">
            <w:pPr>
              <w:pStyle w:val="30"/>
            </w:pPr>
          </w:p>
        </w:tc>
        <w:tc>
          <w:tcPr>
            <w:tcW w:w="816" w:type="pct"/>
            <w:vMerge w:val="continue"/>
            <w:vAlign w:val="center"/>
          </w:tcPr>
          <w:p w14:paraId="20AA5B33">
            <w:pPr>
              <w:pStyle w:val="30"/>
            </w:pPr>
          </w:p>
        </w:tc>
        <w:tc>
          <w:tcPr>
            <w:tcW w:w="942" w:type="pct"/>
            <w:vAlign w:val="center"/>
          </w:tcPr>
          <w:p w14:paraId="42797551">
            <w:pPr>
              <w:pStyle w:val="30"/>
            </w:pPr>
            <w:r>
              <w:rPr>
                <w:rFonts w:hint="eastAsia"/>
              </w:rPr>
              <w:t>市场法估值</w:t>
            </w:r>
          </w:p>
        </w:tc>
        <w:tc>
          <w:tcPr>
            <w:tcW w:w="1146" w:type="pct"/>
            <w:vAlign w:val="center"/>
          </w:tcPr>
          <w:p w14:paraId="48966A55">
            <w:pPr>
              <w:pStyle w:val="30"/>
            </w:pPr>
          </w:p>
        </w:tc>
        <w:tc>
          <w:tcPr>
            <w:tcW w:w="240" w:type="pct"/>
            <w:vAlign w:val="center"/>
          </w:tcPr>
          <w:p w14:paraId="4D7A2AC6">
            <w:pPr>
              <w:pStyle w:val="30"/>
            </w:pPr>
            <w:r>
              <w:rPr>
                <w:rFonts w:hint="eastAsia"/>
              </w:rPr>
              <w:t>2.5</w:t>
            </w:r>
          </w:p>
        </w:tc>
        <w:tc>
          <w:tcPr>
            <w:tcW w:w="240" w:type="pct"/>
            <w:vAlign w:val="center"/>
          </w:tcPr>
          <w:p w14:paraId="62C7DD59">
            <w:pPr>
              <w:pStyle w:val="30"/>
            </w:pPr>
            <w:r>
              <w:rPr>
                <w:rFonts w:hint="eastAsia"/>
              </w:rPr>
              <w:t>3</w:t>
            </w:r>
          </w:p>
        </w:tc>
        <w:tc>
          <w:tcPr>
            <w:tcW w:w="258" w:type="pct"/>
            <w:vAlign w:val="center"/>
          </w:tcPr>
          <w:p w14:paraId="28837CFF">
            <w:pPr>
              <w:pStyle w:val="30"/>
            </w:pPr>
            <w:r>
              <w:rPr>
                <w:rFonts w:hint="eastAsia"/>
              </w:rPr>
              <w:t>7.5</w:t>
            </w:r>
          </w:p>
        </w:tc>
        <w:tc>
          <w:tcPr>
            <w:tcW w:w="343" w:type="pct"/>
            <w:vAlign w:val="center"/>
          </w:tcPr>
          <w:p w14:paraId="575EF80F">
            <w:pPr>
              <w:pStyle w:val="30"/>
            </w:pPr>
            <w:r>
              <w:rPr>
                <w:rFonts w:hint="eastAsia"/>
              </w:rPr>
              <w:t>6.1.5.1</w:t>
            </w:r>
          </w:p>
        </w:tc>
      </w:tr>
      <w:tr w14:paraId="2B62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6EE0F3CC">
            <w:pPr>
              <w:pStyle w:val="30"/>
            </w:pPr>
            <w:r>
              <w:rPr>
                <w:rFonts w:hint="eastAsia"/>
              </w:rPr>
              <w:t>139</w:t>
            </w:r>
          </w:p>
        </w:tc>
        <w:tc>
          <w:tcPr>
            <w:tcW w:w="240" w:type="pct"/>
            <w:vMerge w:val="continue"/>
            <w:vAlign w:val="center"/>
          </w:tcPr>
          <w:p w14:paraId="46F5D783">
            <w:pPr>
              <w:pStyle w:val="30"/>
            </w:pPr>
          </w:p>
        </w:tc>
        <w:tc>
          <w:tcPr>
            <w:tcW w:w="570" w:type="pct"/>
            <w:vMerge w:val="continue"/>
            <w:vAlign w:val="center"/>
          </w:tcPr>
          <w:p w14:paraId="6059A6E9">
            <w:pPr>
              <w:pStyle w:val="30"/>
            </w:pPr>
          </w:p>
        </w:tc>
        <w:tc>
          <w:tcPr>
            <w:tcW w:w="816" w:type="pct"/>
            <w:vMerge w:val="continue"/>
            <w:vAlign w:val="center"/>
          </w:tcPr>
          <w:p w14:paraId="6A652F2E">
            <w:pPr>
              <w:pStyle w:val="30"/>
            </w:pPr>
          </w:p>
        </w:tc>
        <w:tc>
          <w:tcPr>
            <w:tcW w:w="942" w:type="pct"/>
            <w:vAlign w:val="center"/>
          </w:tcPr>
          <w:p w14:paraId="46CFDF30">
            <w:pPr>
              <w:pStyle w:val="30"/>
            </w:pPr>
            <w:r>
              <w:rPr>
                <w:rFonts w:hint="eastAsia"/>
              </w:rPr>
              <w:t>收益法估值</w:t>
            </w:r>
          </w:p>
        </w:tc>
        <w:tc>
          <w:tcPr>
            <w:tcW w:w="1146" w:type="pct"/>
            <w:vAlign w:val="center"/>
          </w:tcPr>
          <w:p w14:paraId="2FB2085C">
            <w:pPr>
              <w:pStyle w:val="30"/>
            </w:pPr>
          </w:p>
        </w:tc>
        <w:tc>
          <w:tcPr>
            <w:tcW w:w="240" w:type="pct"/>
            <w:vAlign w:val="center"/>
          </w:tcPr>
          <w:p w14:paraId="5BF775AE">
            <w:pPr>
              <w:pStyle w:val="30"/>
            </w:pPr>
            <w:r>
              <w:rPr>
                <w:rFonts w:hint="eastAsia"/>
              </w:rPr>
              <w:t>2.5</w:t>
            </w:r>
          </w:p>
        </w:tc>
        <w:tc>
          <w:tcPr>
            <w:tcW w:w="240" w:type="pct"/>
            <w:vAlign w:val="center"/>
          </w:tcPr>
          <w:p w14:paraId="3F6A8042">
            <w:pPr>
              <w:pStyle w:val="30"/>
            </w:pPr>
            <w:r>
              <w:rPr>
                <w:rFonts w:hint="eastAsia"/>
              </w:rPr>
              <w:t>3</w:t>
            </w:r>
          </w:p>
        </w:tc>
        <w:tc>
          <w:tcPr>
            <w:tcW w:w="258" w:type="pct"/>
            <w:vAlign w:val="center"/>
          </w:tcPr>
          <w:p w14:paraId="73C73AF7">
            <w:pPr>
              <w:pStyle w:val="30"/>
            </w:pPr>
            <w:r>
              <w:rPr>
                <w:rFonts w:hint="eastAsia"/>
              </w:rPr>
              <w:t>7.5</w:t>
            </w:r>
          </w:p>
        </w:tc>
        <w:tc>
          <w:tcPr>
            <w:tcW w:w="343" w:type="pct"/>
            <w:vAlign w:val="center"/>
          </w:tcPr>
          <w:p w14:paraId="3D2E1183">
            <w:pPr>
              <w:pStyle w:val="30"/>
            </w:pPr>
            <w:r>
              <w:rPr>
                <w:rFonts w:hint="eastAsia"/>
              </w:rPr>
              <w:t>6.1.5.1</w:t>
            </w:r>
          </w:p>
        </w:tc>
      </w:tr>
      <w:tr w14:paraId="7027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034BD0FB">
            <w:pPr>
              <w:pStyle w:val="30"/>
            </w:pPr>
            <w:r>
              <w:rPr>
                <w:rFonts w:hint="eastAsia"/>
              </w:rPr>
              <w:t>140</w:t>
            </w:r>
          </w:p>
        </w:tc>
        <w:tc>
          <w:tcPr>
            <w:tcW w:w="240" w:type="pct"/>
            <w:vMerge w:val="continue"/>
            <w:vAlign w:val="center"/>
          </w:tcPr>
          <w:p w14:paraId="0E9CE54F">
            <w:pPr>
              <w:pStyle w:val="30"/>
            </w:pPr>
          </w:p>
        </w:tc>
        <w:tc>
          <w:tcPr>
            <w:tcW w:w="570" w:type="pct"/>
            <w:vMerge w:val="continue"/>
            <w:vAlign w:val="center"/>
          </w:tcPr>
          <w:p w14:paraId="3415BD0D">
            <w:pPr>
              <w:pStyle w:val="30"/>
            </w:pPr>
          </w:p>
        </w:tc>
        <w:tc>
          <w:tcPr>
            <w:tcW w:w="816" w:type="pct"/>
            <w:vMerge w:val="continue"/>
            <w:vAlign w:val="center"/>
          </w:tcPr>
          <w:p w14:paraId="410272CA">
            <w:pPr>
              <w:pStyle w:val="30"/>
            </w:pPr>
          </w:p>
        </w:tc>
        <w:tc>
          <w:tcPr>
            <w:tcW w:w="942" w:type="pct"/>
            <w:vAlign w:val="center"/>
          </w:tcPr>
          <w:p w14:paraId="15FA8BC6">
            <w:pPr>
              <w:pStyle w:val="30"/>
            </w:pPr>
            <w:r>
              <w:rPr>
                <w:rFonts w:hint="eastAsia"/>
              </w:rPr>
              <w:t>成本法估值</w:t>
            </w:r>
          </w:p>
        </w:tc>
        <w:tc>
          <w:tcPr>
            <w:tcW w:w="1146" w:type="pct"/>
            <w:vAlign w:val="center"/>
          </w:tcPr>
          <w:p w14:paraId="47D0DCFB">
            <w:pPr>
              <w:pStyle w:val="30"/>
            </w:pPr>
          </w:p>
        </w:tc>
        <w:tc>
          <w:tcPr>
            <w:tcW w:w="240" w:type="pct"/>
            <w:vAlign w:val="center"/>
          </w:tcPr>
          <w:p w14:paraId="32BA6FE9">
            <w:pPr>
              <w:pStyle w:val="30"/>
            </w:pPr>
            <w:r>
              <w:rPr>
                <w:rFonts w:hint="eastAsia"/>
              </w:rPr>
              <w:t>2.5</w:t>
            </w:r>
          </w:p>
        </w:tc>
        <w:tc>
          <w:tcPr>
            <w:tcW w:w="240" w:type="pct"/>
            <w:vAlign w:val="center"/>
          </w:tcPr>
          <w:p w14:paraId="3564189C">
            <w:pPr>
              <w:pStyle w:val="30"/>
            </w:pPr>
            <w:r>
              <w:rPr>
                <w:rFonts w:hint="eastAsia"/>
              </w:rPr>
              <w:t>3</w:t>
            </w:r>
          </w:p>
        </w:tc>
        <w:tc>
          <w:tcPr>
            <w:tcW w:w="258" w:type="pct"/>
            <w:vAlign w:val="center"/>
          </w:tcPr>
          <w:p w14:paraId="5C10DFC7">
            <w:pPr>
              <w:pStyle w:val="30"/>
            </w:pPr>
            <w:r>
              <w:rPr>
                <w:rFonts w:hint="eastAsia"/>
              </w:rPr>
              <w:t>7.5</w:t>
            </w:r>
          </w:p>
        </w:tc>
        <w:tc>
          <w:tcPr>
            <w:tcW w:w="343" w:type="pct"/>
            <w:vAlign w:val="center"/>
          </w:tcPr>
          <w:p w14:paraId="0E65BD99">
            <w:pPr>
              <w:pStyle w:val="30"/>
            </w:pPr>
            <w:r>
              <w:rPr>
                <w:rFonts w:hint="eastAsia"/>
              </w:rPr>
              <w:t>6.1.5.1</w:t>
            </w:r>
          </w:p>
        </w:tc>
      </w:tr>
      <w:tr w14:paraId="4621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D6AFD78">
            <w:pPr>
              <w:pStyle w:val="30"/>
            </w:pPr>
            <w:r>
              <w:rPr>
                <w:rFonts w:hint="eastAsia"/>
              </w:rPr>
              <w:t>141</w:t>
            </w:r>
          </w:p>
        </w:tc>
        <w:tc>
          <w:tcPr>
            <w:tcW w:w="240" w:type="pct"/>
            <w:vMerge w:val="continue"/>
            <w:vAlign w:val="center"/>
          </w:tcPr>
          <w:p w14:paraId="7C8AAE8B">
            <w:pPr>
              <w:pStyle w:val="30"/>
            </w:pPr>
          </w:p>
        </w:tc>
        <w:tc>
          <w:tcPr>
            <w:tcW w:w="570" w:type="pct"/>
            <w:vMerge w:val="continue"/>
            <w:vAlign w:val="center"/>
          </w:tcPr>
          <w:p w14:paraId="6F571569">
            <w:pPr>
              <w:pStyle w:val="30"/>
            </w:pPr>
          </w:p>
        </w:tc>
        <w:tc>
          <w:tcPr>
            <w:tcW w:w="816" w:type="pct"/>
            <w:vMerge w:val="restart"/>
            <w:vAlign w:val="center"/>
          </w:tcPr>
          <w:p w14:paraId="7ADD545A">
            <w:pPr>
              <w:pStyle w:val="30"/>
            </w:pPr>
            <w:r>
              <w:rPr>
                <w:rFonts w:hint="eastAsia"/>
              </w:rPr>
              <w:t>不动产估值</w:t>
            </w:r>
          </w:p>
        </w:tc>
        <w:tc>
          <w:tcPr>
            <w:tcW w:w="942" w:type="pct"/>
            <w:vAlign w:val="center"/>
          </w:tcPr>
          <w:p w14:paraId="17FA009A">
            <w:pPr>
              <w:pStyle w:val="30"/>
            </w:pPr>
            <w:r>
              <w:rPr>
                <w:rFonts w:hint="eastAsia"/>
              </w:rPr>
              <w:t>不动产批量评估</w:t>
            </w:r>
          </w:p>
        </w:tc>
        <w:tc>
          <w:tcPr>
            <w:tcW w:w="1146" w:type="pct"/>
            <w:vAlign w:val="center"/>
          </w:tcPr>
          <w:p w14:paraId="6CF5C9D1">
            <w:pPr>
              <w:pStyle w:val="30"/>
            </w:pPr>
          </w:p>
        </w:tc>
        <w:tc>
          <w:tcPr>
            <w:tcW w:w="240" w:type="pct"/>
            <w:vAlign w:val="center"/>
          </w:tcPr>
          <w:p w14:paraId="2C4C47C5">
            <w:pPr>
              <w:pStyle w:val="30"/>
            </w:pPr>
            <w:r>
              <w:rPr>
                <w:rFonts w:hint="eastAsia"/>
              </w:rPr>
              <w:t>2</w:t>
            </w:r>
          </w:p>
        </w:tc>
        <w:tc>
          <w:tcPr>
            <w:tcW w:w="240" w:type="pct"/>
            <w:vAlign w:val="center"/>
          </w:tcPr>
          <w:p w14:paraId="056A1953">
            <w:pPr>
              <w:pStyle w:val="30"/>
            </w:pPr>
            <w:r>
              <w:rPr>
                <w:rFonts w:hint="eastAsia"/>
              </w:rPr>
              <w:t>2.5</w:t>
            </w:r>
          </w:p>
        </w:tc>
        <w:tc>
          <w:tcPr>
            <w:tcW w:w="258" w:type="pct"/>
            <w:vAlign w:val="center"/>
          </w:tcPr>
          <w:p w14:paraId="525A46F0">
            <w:pPr>
              <w:pStyle w:val="30"/>
            </w:pPr>
            <w:r>
              <w:rPr>
                <w:rFonts w:hint="eastAsia"/>
              </w:rPr>
              <w:t>5</w:t>
            </w:r>
          </w:p>
        </w:tc>
        <w:tc>
          <w:tcPr>
            <w:tcW w:w="343" w:type="pct"/>
            <w:vAlign w:val="center"/>
          </w:tcPr>
          <w:p w14:paraId="6C605175">
            <w:pPr>
              <w:pStyle w:val="30"/>
            </w:pPr>
            <w:r>
              <w:rPr>
                <w:rFonts w:hint="eastAsia"/>
              </w:rPr>
              <w:t>6.1.5.1</w:t>
            </w:r>
          </w:p>
        </w:tc>
      </w:tr>
      <w:tr w14:paraId="2F91A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CD0F57A">
            <w:pPr>
              <w:pStyle w:val="30"/>
            </w:pPr>
            <w:r>
              <w:rPr>
                <w:rFonts w:hint="eastAsia"/>
              </w:rPr>
              <w:t>142</w:t>
            </w:r>
          </w:p>
        </w:tc>
        <w:tc>
          <w:tcPr>
            <w:tcW w:w="240" w:type="pct"/>
            <w:vMerge w:val="continue"/>
            <w:vAlign w:val="center"/>
          </w:tcPr>
          <w:p w14:paraId="1766009F">
            <w:pPr>
              <w:pStyle w:val="30"/>
            </w:pPr>
          </w:p>
        </w:tc>
        <w:tc>
          <w:tcPr>
            <w:tcW w:w="570" w:type="pct"/>
            <w:vMerge w:val="continue"/>
            <w:vAlign w:val="center"/>
          </w:tcPr>
          <w:p w14:paraId="3F328930">
            <w:pPr>
              <w:pStyle w:val="30"/>
            </w:pPr>
          </w:p>
        </w:tc>
        <w:tc>
          <w:tcPr>
            <w:tcW w:w="816" w:type="pct"/>
            <w:vMerge w:val="continue"/>
            <w:vAlign w:val="center"/>
          </w:tcPr>
          <w:p w14:paraId="10C5BD79">
            <w:pPr>
              <w:pStyle w:val="30"/>
            </w:pPr>
          </w:p>
        </w:tc>
        <w:tc>
          <w:tcPr>
            <w:tcW w:w="942" w:type="pct"/>
            <w:vAlign w:val="center"/>
          </w:tcPr>
          <w:p w14:paraId="0D0285EE">
            <w:pPr>
              <w:pStyle w:val="30"/>
            </w:pPr>
            <w:r>
              <w:rPr>
                <w:rFonts w:hint="eastAsia"/>
              </w:rPr>
              <w:t>地产参考价目表制作</w:t>
            </w:r>
          </w:p>
        </w:tc>
        <w:tc>
          <w:tcPr>
            <w:tcW w:w="1146" w:type="pct"/>
            <w:vAlign w:val="center"/>
          </w:tcPr>
          <w:p w14:paraId="34D8AD11">
            <w:pPr>
              <w:pStyle w:val="30"/>
            </w:pPr>
          </w:p>
        </w:tc>
        <w:tc>
          <w:tcPr>
            <w:tcW w:w="240" w:type="pct"/>
            <w:vAlign w:val="center"/>
          </w:tcPr>
          <w:p w14:paraId="77742217">
            <w:pPr>
              <w:pStyle w:val="30"/>
            </w:pPr>
            <w:r>
              <w:rPr>
                <w:rFonts w:hint="eastAsia"/>
              </w:rPr>
              <w:t>1</w:t>
            </w:r>
          </w:p>
        </w:tc>
        <w:tc>
          <w:tcPr>
            <w:tcW w:w="240" w:type="pct"/>
            <w:vAlign w:val="center"/>
          </w:tcPr>
          <w:p w14:paraId="3D4CC00C">
            <w:pPr>
              <w:pStyle w:val="30"/>
            </w:pPr>
            <w:r>
              <w:rPr>
                <w:rFonts w:hint="eastAsia"/>
              </w:rPr>
              <w:t>2.5</w:t>
            </w:r>
          </w:p>
        </w:tc>
        <w:tc>
          <w:tcPr>
            <w:tcW w:w="258" w:type="pct"/>
            <w:vAlign w:val="center"/>
          </w:tcPr>
          <w:p w14:paraId="44705138">
            <w:pPr>
              <w:pStyle w:val="30"/>
            </w:pPr>
            <w:r>
              <w:rPr>
                <w:rFonts w:hint="eastAsia"/>
              </w:rPr>
              <w:t>2.5</w:t>
            </w:r>
          </w:p>
        </w:tc>
        <w:tc>
          <w:tcPr>
            <w:tcW w:w="343" w:type="pct"/>
            <w:vAlign w:val="center"/>
          </w:tcPr>
          <w:p w14:paraId="23E8A86A">
            <w:pPr>
              <w:pStyle w:val="30"/>
            </w:pPr>
            <w:r>
              <w:rPr>
                <w:rFonts w:hint="eastAsia"/>
              </w:rPr>
              <w:t>6.1.5.1</w:t>
            </w:r>
          </w:p>
        </w:tc>
      </w:tr>
      <w:tr w14:paraId="28D7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0C859D3">
            <w:pPr>
              <w:pStyle w:val="30"/>
            </w:pPr>
            <w:r>
              <w:rPr>
                <w:rFonts w:hint="eastAsia"/>
              </w:rPr>
              <w:t>143</w:t>
            </w:r>
          </w:p>
        </w:tc>
        <w:tc>
          <w:tcPr>
            <w:tcW w:w="240" w:type="pct"/>
            <w:vMerge w:val="continue"/>
            <w:vAlign w:val="center"/>
          </w:tcPr>
          <w:p w14:paraId="212AB405">
            <w:pPr>
              <w:pStyle w:val="30"/>
            </w:pPr>
          </w:p>
        </w:tc>
        <w:tc>
          <w:tcPr>
            <w:tcW w:w="570" w:type="pct"/>
            <w:vMerge w:val="continue"/>
            <w:vAlign w:val="center"/>
          </w:tcPr>
          <w:p w14:paraId="7E48D86A">
            <w:pPr>
              <w:pStyle w:val="30"/>
            </w:pPr>
          </w:p>
        </w:tc>
        <w:tc>
          <w:tcPr>
            <w:tcW w:w="816" w:type="pct"/>
            <w:vMerge w:val="continue"/>
            <w:vAlign w:val="center"/>
          </w:tcPr>
          <w:p w14:paraId="4BA3537B">
            <w:pPr>
              <w:pStyle w:val="30"/>
            </w:pPr>
          </w:p>
        </w:tc>
        <w:tc>
          <w:tcPr>
            <w:tcW w:w="942" w:type="pct"/>
            <w:vAlign w:val="center"/>
          </w:tcPr>
          <w:p w14:paraId="53C66661">
            <w:pPr>
              <w:pStyle w:val="30"/>
            </w:pPr>
            <w:r>
              <w:rPr>
                <w:rFonts w:hint="eastAsia"/>
              </w:rPr>
              <w:t>房产参考价目表制作</w:t>
            </w:r>
          </w:p>
        </w:tc>
        <w:tc>
          <w:tcPr>
            <w:tcW w:w="1146" w:type="pct"/>
            <w:vAlign w:val="center"/>
          </w:tcPr>
          <w:p w14:paraId="7D528920">
            <w:pPr>
              <w:pStyle w:val="30"/>
            </w:pPr>
          </w:p>
        </w:tc>
        <w:tc>
          <w:tcPr>
            <w:tcW w:w="240" w:type="pct"/>
            <w:vAlign w:val="center"/>
          </w:tcPr>
          <w:p w14:paraId="6263946C">
            <w:pPr>
              <w:pStyle w:val="30"/>
            </w:pPr>
            <w:r>
              <w:rPr>
                <w:rFonts w:hint="eastAsia"/>
              </w:rPr>
              <w:t>1</w:t>
            </w:r>
          </w:p>
        </w:tc>
        <w:tc>
          <w:tcPr>
            <w:tcW w:w="240" w:type="pct"/>
            <w:vAlign w:val="center"/>
          </w:tcPr>
          <w:p w14:paraId="2141E08F">
            <w:pPr>
              <w:pStyle w:val="30"/>
            </w:pPr>
            <w:r>
              <w:rPr>
                <w:rFonts w:hint="eastAsia"/>
              </w:rPr>
              <w:t>2.5</w:t>
            </w:r>
          </w:p>
        </w:tc>
        <w:tc>
          <w:tcPr>
            <w:tcW w:w="258" w:type="pct"/>
            <w:vAlign w:val="center"/>
          </w:tcPr>
          <w:p w14:paraId="775081F2">
            <w:pPr>
              <w:pStyle w:val="30"/>
            </w:pPr>
            <w:r>
              <w:rPr>
                <w:rFonts w:hint="eastAsia"/>
              </w:rPr>
              <w:t>2.5</w:t>
            </w:r>
          </w:p>
        </w:tc>
        <w:tc>
          <w:tcPr>
            <w:tcW w:w="343" w:type="pct"/>
            <w:vAlign w:val="center"/>
          </w:tcPr>
          <w:p w14:paraId="6696235D">
            <w:pPr>
              <w:pStyle w:val="30"/>
            </w:pPr>
            <w:r>
              <w:rPr>
                <w:rFonts w:hint="eastAsia"/>
              </w:rPr>
              <w:t>6.1.5.1</w:t>
            </w:r>
          </w:p>
        </w:tc>
      </w:tr>
      <w:tr w14:paraId="64ACC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FCCFC04">
            <w:pPr>
              <w:pStyle w:val="30"/>
            </w:pPr>
            <w:r>
              <w:rPr>
                <w:rFonts w:hint="eastAsia"/>
              </w:rPr>
              <w:t>144</w:t>
            </w:r>
          </w:p>
        </w:tc>
        <w:tc>
          <w:tcPr>
            <w:tcW w:w="240" w:type="pct"/>
            <w:vMerge w:val="continue"/>
            <w:vAlign w:val="center"/>
          </w:tcPr>
          <w:p w14:paraId="25ED2129">
            <w:pPr>
              <w:pStyle w:val="30"/>
            </w:pPr>
          </w:p>
        </w:tc>
        <w:tc>
          <w:tcPr>
            <w:tcW w:w="570" w:type="pct"/>
            <w:vMerge w:val="continue"/>
            <w:vAlign w:val="center"/>
          </w:tcPr>
          <w:p w14:paraId="151DF78A">
            <w:pPr>
              <w:pStyle w:val="30"/>
            </w:pPr>
          </w:p>
        </w:tc>
        <w:tc>
          <w:tcPr>
            <w:tcW w:w="816" w:type="pct"/>
            <w:vMerge w:val="restart"/>
            <w:vAlign w:val="center"/>
          </w:tcPr>
          <w:p w14:paraId="39AE3436">
            <w:pPr>
              <w:pStyle w:val="30"/>
            </w:pPr>
            <w:r>
              <w:rPr>
                <w:rFonts w:hint="eastAsia"/>
              </w:rPr>
              <w:t>统计模块</w:t>
            </w:r>
          </w:p>
        </w:tc>
        <w:tc>
          <w:tcPr>
            <w:tcW w:w="2088" w:type="pct"/>
            <w:gridSpan w:val="2"/>
            <w:vAlign w:val="center"/>
          </w:tcPr>
          <w:p w14:paraId="6B15D59B">
            <w:pPr>
              <w:pStyle w:val="30"/>
            </w:pPr>
            <w:r>
              <w:rPr>
                <w:rFonts w:hint="eastAsia"/>
              </w:rPr>
              <w:t>不动产评估详细数据统计表</w:t>
            </w:r>
          </w:p>
        </w:tc>
        <w:tc>
          <w:tcPr>
            <w:tcW w:w="240" w:type="pct"/>
            <w:vMerge w:val="restart"/>
            <w:vAlign w:val="center"/>
          </w:tcPr>
          <w:p w14:paraId="3FB07AEB">
            <w:pPr>
              <w:pStyle w:val="30"/>
            </w:pPr>
            <w:r>
              <w:rPr>
                <w:rFonts w:hint="eastAsia"/>
              </w:rPr>
              <w:t>1.5</w:t>
            </w:r>
          </w:p>
        </w:tc>
        <w:tc>
          <w:tcPr>
            <w:tcW w:w="240" w:type="pct"/>
            <w:vAlign w:val="center"/>
          </w:tcPr>
          <w:p w14:paraId="70685A84">
            <w:pPr>
              <w:pStyle w:val="30"/>
            </w:pPr>
            <w:r>
              <w:rPr>
                <w:rFonts w:hint="eastAsia"/>
              </w:rPr>
              <w:t>2.5</w:t>
            </w:r>
          </w:p>
        </w:tc>
        <w:tc>
          <w:tcPr>
            <w:tcW w:w="258" w:type="pct"/>
            <w:vMerge w:val="restart"/>
            <w:vAlign w:val="center"/>
          </w:tcPr>
          <w:p w14:paraId="6E656F4A">
            <w:pPr>
              <w:pStyle w:val="30"/>
            </w:pPr>
            <w:r>
              <w:rPr>
                <w:rFonts w:hint="eastAsia"/>
              </w:rPr>
              <w:t>3.75</w:t>
            </w:r>
          </w:p>
        </w:tc>
        <w:tc>
          <w:tcPr>
            <w:tcW w:w="343" w:type="pct"/>
            <w:vAlign w:val="center"/>
          </w:tcPr>
          <w:p w14:paraId="446B551B">
            <w:pPr>
              <w:pStyle w:val="30"/>
            </w:pPr>
            <w:r>
              <w:rPr>
                <w:rFonts w:hint="eastAsia"/>
              </w:rPr>
              <w:t>6.1.5.1</w:t>
            </w:r>
          </w:p>
        </w:tc>
      </w:tr>
      <w:tr w14:paraId="44B42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2E624A2">
            <w:pPr>
              <w:pStyle w:val="30"/>
            </w:pPr>
            <w:r>
              <w:rPr>
                <w:rFonts w:hint="eastAsia"/>
              </w:rPr>
              <w:t>145</w:t>
            </w:r>
          </w:p>
        </w:tc>
        <w:tc>
          <w:tcPr>
            <w:tcW w:w="240" w:type="pct"/>
            <w:vMerge w:val="continue"/>
            <w:vAlign w:val="center"/>
          </w:tcPr>
          <w:p w14:paraId="62182F25">
            <w:pPr>
              <w:pStyle w:val="30"/>
            </w:pPr>
          </w:p>
        </w:tc>
        <w:tc>
          <w:tcPr>
            <w:tcW w:w="570" w:type="pct"/>
            <w:vMerge w:val="continue"/>
            <w:vAlign w:val="center"/>
          </w:tcPr>
          <w:p w14:paraId="54D5858B">
            <w:pPr>
              <w:pStyle w:val="30"/>
            </w:pPr>
          </w:p>
        </w:tc>
        <w:tc>
          <w:tcPr>
            <w:tcW w:w="816" w:type="pct"/>
            <w:vMerge w:val="continue"/>
            <w:vAlign w:val="center"/>
          </w:tcPr>
          <w:p w14:paraId="1E70FCF1">
            <w:pPr>
              <w:pStyle w:val="30"/>
            </w:pPr>
          </w:p>
        </w:tc>
        <w:tc>
          <w:tcPr>
            <w:tcW w:w="2088" w:type="pct"/>
            <w:gridSpan w:val="2"/>
            <w:vAlign w:val="center"/>
          </w:tcPr>
          <w:p w14:paraId="6FA45C0D">
            <w:pPr>
              <w:pStyle w:val="30"/>
            </w:pPr>
            <w:r>
              <w:rPr>
                <w:rFonts w:hint="eastAsia"/>
              </w:rPr>
              <w:t>审阅项目详细数据统计表</w:t>
            </w:r>
          </w:p>
        </w:tc>
        <w:tc>
          <w:tcPr>
            <w:tcW w:w="240" w:type="pct"/>
            <w:vMerge w:val="continue"/>
            <w:vAlign w:val="center"/>
          </w:tcPr>
          <w:p w14:paraId="0F6C48E6">
            <w:pPr>
              <w:pStyle w:val="30"/>
            </w:pPr>
          </w:p>
        </w:tc>
        <w:tc>
          <w:tcPr>
            <w:tcW w:w="240" w:type="pct"/>
            <w:vAlign w:val="center"/>
          </w:tcPr>
          <w:p w14:paraId="483561DE">
            <w:pPr>
              <w:pStyle w:val="30"/>
            </w:pPr>
            <w:r>
              <w:rPr>
                <w:rFonts w:hint="eastAsia"/>
              </w:rPr>
              <w:t>2.5</w:t>
            </w:r>
          </w:p>
        </w:tc>
        <w:tc>
          <w:tcPr>
            <w:tcW w:w="258" w:type="pct"/>
            <w:vMerge w:val="continue"/>
            <w:vAlign w:val="center"/>
          </w:tcPr>
          <w:p w14:paraId="42F851F9">
            <w:pPr>
              <w:pStyle w:val="30"/>
            </w:pPr>
          </w:p>
        </w:tc>
        <w:tc>
          <w:tcPr>
            <w:tcW w:w="343" w:type="pct"/>
            <w:vAlign w:val="center"/>
          </w:tcPr>
          <w:p w14:paraId="4B6D8C82">
            <w:pPr>
              <w:pStyle w:val="30"/>
            </w:pPr>
            <w:r>
              <w:rPr>
                <w:rFonts w:hint="eastAsia"/>
              </w:rPr>
              <w:t>6.1.5.1</w:t>
            </w:r>
          </w:p>
        </w:tc>
      </w:tr>
      <w:tr w14:paraId="2BC1B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DABE34A">
            <w:pPr>
              <w:pStyle w:val="30"/>
            </w:pPr>
            <w:r>
              <w:rPr>
                <w:rFonts w:hint="eastAsia"/>
              </w:rPr>
              <w:t>146</w:t>
            </w:r>
          </w:p>
        </w:tc>
        <w:tc>
          <w:tcPr>
            <w:tcW w:w="240" w:type="pct"/>
            <w:vMerge w:val="continue"/>
            <w:vAlign w:val="center"/>
          </w:tcPr>
          <w:p w14:paraId="563B72E3">
            <w:pPr>
              <w:pStyle w:val="30"/>
            </w:pPr>
          </w:p>
        </w:tc>
        <w:tc>
          <w:tcPr>
            <w:tcW w:w="570" w:type="pct"/>
            <w:vMerge w:val="continue"/>
            <w:vAlign w:val="center"/>
          </w:tcPr>
          <w:p w14:paraId="41B3429C">
            <w:pPr>
              <w:pStyle w:val="30"/>
            </w:pPr>
          </w:p>
        </w:tc>
        <w:tc>
          <w:tcPr>
            <w:tcW w:w="816" w:type="pct"/>
            <w:vMerge w:val="continue"/>
            <w:vAlign w:val="center"/>
          </w:tcPr>
          <w:p w14:paraId="150F33D7">
            <w:pPr>
              <w:pStyle w:val="30"/>
            </w:pPr>
          </w:p>
        </w:tc>
        <w:tc>
          <w:tcPr>
            <w:tcW w:w="2088" w:type="pct"/>
            <w:gridSpan w:val="2"/>
            <w:vAlign w:val="center"/>
          </w:tcPr>
          <w:p w14:paraId="0344786E">
            <w:pPr>
              <w:pStyle w:val="30"/>
            </w:pPr>
            <w:r>
              <w:rPr>
                <w:rFonts w:hint="eastAsia"/>
              </w:rPr>
              <w:t>估算项目详细数据统计表</w:t>
            </w:r>
          </w:p>
        </w:tc>
        <w:tc>
          <w:tcPr>
            <w:tcW w:w="240" w:type="pct"/>
            <w:vMerge w:val="continue"/>
            <w:vAlign w:val="center"/>
          </w:tcPr>
          <w:p w14:paraId="74CCC5B6">
            <w:pPr>
              <w:pStyle w:val="30"/>
            </w:pPr>
          </w:p>
        </w:tc>
        <w:tc>
          <w:tcPr>
            <w:tcW w:w="240" w:type="pct"/>
            <w:vAlign w:val="center"/>
          </w:tcPr>
          <w:p w14:paraId="6EC9C855">
            <w:pPr>
              <w:pStyle w:val="30"/>
            </w:pPr>
            <w:r>
              <w:rPr>
                <w:rFonts w:hint="eastAsia"/>
              </w:rPr>
              <w:t>2.5</w:t>
            </w:r>
          </w:p>
        </w:tc>
        <w:tc>
          <w:tcPr>
            <w:tcW w:w="258" w:type="pct"/>
            <w:vMerge w:val="continue"/>
            <w:vAlign w:val="center"/>
          </w:tcPr>
          <w:p w14:paraId="4E176754">
            <w:pPr>
              <w:pStyle w:val="30"/>
            </w:pPr>
          </w:p>
        </w:tc>
        <w:tc>
          <w:tcPr>
            <w:tcW w:w="343" w:type="pct"/>
            <w:vAlign w:val="center"/>
          </w:tcPr>
          <w:p w14:paraId="72E3E47E">
            <w:pPr>
              <w:pStyle w:val="30"/>
            </w:pPr>
            <w:r>
              <w:rPr>
                <w:rFonts w:hint="eastAsia"/>
              </w:rPr>
              <w:t>6.1.5.1</w:t>
            </w:r>
          </w:p>
        </w:tc>
      </w:tr>
      <w:tr w14:paraId="4ED8D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1216CFC">
            <w:pPr>
              <w:pStyle w:val="30"/>
            </w:pPr>
            <w:r>
              <w:rPr>
                <w:rFonts w:hint="eastAsia"/>
              </w:rPr>
              <w:t>147</w:t>
            </w:r>
          </w:p>
        </w:tc>
        <w:tc>
          <w:tcPr>
            <w:tcW w:w="240" w:type="pct"/>
            <w:vMerge w:val="continue"/>
            <w:vAlign w:val="center"/>
          </w:tcPr>
          <w:p w14:paraId="3A5ED51E">
            <w:pPr>
              <w:pStyle w:val="30"/>
            </w:pPr>
          </w:p>
        </w:tc>
        <w:tc>
          <w:tcPr>
            <w:tcW w:w="570" w:type="pct"/>
            <w:vMerge w:val="continue"/>
            <w:vAlign w:val="center"/>
          </w:tcPr>
          <w:p w14:paraId="6322A402">
            <w:pPr>
              <w:pStyle w:val="30"/>
            </w:pPr>
          </w:p>
        </w:tc>
        <w:tc>
          <w:tcPr>
            <w:tcW w:w="816" w:type="pct"/>
            <w:vAlign w:val="center"/>
          </w:tcPr>
          <w:p w14:paraId="42FABED6">
            <w:pPr>
              <w:pStyle w:val="30"/>
            </w:pPr>
            <w:r>
              <w:rPr>
                <w:rFonts w:hint="eastAsia"/>
              </w:rPr>
              <w:t>价值季报管理</w:t>
            </w:r>
          </w:p>
        </w:tc>
        <w:tc>
          <w:tcPr>
            <w:tcW w:w="2088" w:type="pct"/>
            <w:gridSpan w:val="2"/>
            <w:vAlign w:val="center"/>
          </w:tcPr>
          <w:p w14:paraId="2877F6FA">
            <w:pPr>
              <w:pStyle w:val="30"/>
            </w:pPr>
            <w:r>
              <w:rPr>
                <w:rFonts w:hint="eastAsia"/>
              </w:rPr>
              <w:t>价值季报管理</w:t>
            </w:r>
          </w:p>
        </w:tc>
        <w:tc>
          <w:tcPr>
            <w:tcW w:w="240" w:type="pct"/>
            <w:vAlign w:val="center"/>
          </w:tcPr>
          <w:p w14:paraId="1D4AA97E">
            <w:pPr>
              <w:pStyle w:val="30"/>
            </w:pPr>
            <w:r>
              <w:rPr>
                <w:rFonts w:hint="eastAsia"/>
              </w:rPr>
              <w:t>1</w:t>
            </w:r>
          </w:p>
        </w:tc>
        <w:tc>
          <w:tcPr>
            <w:tcW w:w="240" w:type="pct"/>
            <w:vAlign w:val="center"/>
          </w:tcPr>
          <w:p w14:paraId="545503FD">
            <w:pPr>
              <w:pStyle w:val="30"/>
            </w:pPr>
            <w:r>
              <w:rPr>
                <w:rFonts w:hint="eastAsia"/>
              </w:rPr>
              <w:t>2.5</w:t>
            </w:r>
          </w:p>
        </w:tc>
        <w:tc>
          <w:tcPr>
            <w:tcW w:w="258" w:type="pct"/>
            <w:vAlign w:val="center"/>
          </w:tcPr>
          <w:p w14:paraId="5C86EA1C">
            <w:pPr>
              <w:pStyle w:val="30"/>
            </w:pPr>
            <w:r>
              <w:rPr>
                <w:rFonts w:hint="eastAsia"/>
              </w:rPr>
              <w:t>2.5</w:t>
            </w:r>
          </w:p>
        </w:tc>
        <w:tc>
          <w:tcPr>
            <w:tcW w:w="343" w:type="pct"/>
            <w:vAlign w:val="center"/>
          </w:tcPr>
          <w:p w14:paraId="3ED00EE9">
            <w:pPr>
              <w:pStyle w:val="30"/>
            </w:pPr>
            <w:r>
              <w:rPr>
                <w:rFonts w:hint="eastAsia"/>
              </w:rPr>
              <w:t>6.1.5.1</w:t>
            </w:r>
          </w:p>
        </w:tc>
      </w:tr>
      <w:tr w14:paraId="256D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7011BAEA">
            <w:pPr>
              <w:pStyle w:val="30"/>
            </w:pPr>
            <w:r>
              <w:rPr>
                <w:rFonts w:hint="eastAsia"/>
              </w:rPr>
              <w:t>148</w:t>
            </w:r>
          </w:p>
        </w:tc>
        <w:tc>
          <w:tcPr>
            <w:tcW w:w="240" w:type="pct"/>
            <w:vMerge w:val="restart"/>
            <w:vAlign w:val="center"/>
          </w:tcPr>
          <w:p w14:paraId="733C9C17">
            <w:pPr>
              <w:pStyle w:val="30"/>
            </w:pPr>
            <w:r>
              <w:rPr>
                <w:rFonts w:hint="eastAsia"/>
              </w:rPr>
              <w:t>全面风险预警管理子系统</w:t>
            </w:r>
          </w:p>
        </w:tc>
        <w:tc>
          <w:tcPr>
            <w:tcW w:w="570" w:type="pct"/>
            <w:vMerge w:val="restart"/>
            <w:vAlign w:val="center"/>
          </w:tcPr>
          <w:p w14:paraId="773D0C92">
            <w:pPr>
              <w:pStyle w:val="30"/>
            </w:pPr>
            <w:r>
              <w:rPr>
                <w:rFonts w:hint="eastAsia"/>
              </w:rPr>
              <w:t>风险首页</w:t>
            </w:r>
          </w:p>
        </w:tc>
        <w:tc>
          <w:tcPr>
            <w:tcW w:w="816" w:type="pct"/>
            <w:vMerge w:val="restart"/>
            <w:vAlign w:val="center"/>
          </w:tcPr>
          <w:p w14:paraId="7C1844BB">
            <w:pPr>
              <w:pStyle w:val="30"/>
            </w:pPr>
            <w:r>
              <w:rPr>
                <w:rFonts w:hint="eastAsia"/>
              </w:rPr>
              <w:t>风险动态</w:t>
            </w:r>
          </w:p>
        </w:tc>
        <w:tc>
          <w:tcPr>
            <w:tcW w:w="942" w:type="pct"/>
            <w:vAlign w:val="center"/>
          </w:tcPr>
          <w:p w14:paraId="4A11B856">
            <w:pPr>
              <w:pStyle w:val="30"/>
            </w:pPr>
            <w:r>
              <w:rPr>
                <w:rFonts w:hint="eastAsia"/>
              </w:rPr>
              <w:t>风险事件类动态</w:t>
            </w:r>
          </w:p>
        </w:tc>
        <w:tc>
          <w:tcPr>
            <w:tcW w:w="1146" w:type="pct"/>
            <w:vAlign w:val="center"/>
          </w:tcPr>
          <w:p w14:paraId="24D9A591">
            <w:pPr>
              <w:pStyle w:val="30"/>
            </w:pPr>
          </w:p>
        </w:tc>
        <w:tc>
          <w:tcPr>
            <w:tcW w:w="240" w:type="pct"/>
            <w:vMerge w:val="restart"/>
            <w:vAlign w:val="center"/>
          </w:tcPr>
          <w:p w14:paraId="4CB17BD9">
            <w:pPr>
              <w:pStyle w:val="30"/>
            </w:pPr>
            <w:r>
              <w:rPr>
                <w:rFonts w:hint="eastAsia"/>
              </w:rPr>
              <w:t>1</w:t>
            </w:r>
          </w:p>
        </w:tc>
        <w:tc>
          <w:tcPr>
            <w:tcW w:w="240" w:type="pct"/>
            <w:vMerge w:val="restart"/>
            <w:vAlign w:val="center"/>
          </w:tcPr>
          <w:p w14:paraId="4FE91B4F">
            <w:pPr>
              <w:pStyle w:val="30"/>
            </w:pPr>
            <w:r>
              <w:rPr>
                <w:rFonts w:hint="eastAsia"/>
              </w:rPr>
              <w:t>2.5</w:t>
            </w:r>
          </w:p>
        </w:tc>
        <w:tc>
          <w:tcPr>
            <w:tcW w:w="258" w:type="pct"/>
            <w:vMerge w:val="restart"/>
            <w:vAlign w:val="center"/>
          </w:tcPr>
          <w:p w14:paraId="3CC9799F">
            <w:pPr>
              <w:pStyle w:val="30"/>
            </w:pPr>
            <w:r>
              <w:rPr>
                <w:rFonts w:hint="eastAsia"/>
              </w:rPr>
              <w:t>2.5</w:t>
            </w:r>
          </w:p>
        </w:tc>
        <w:tc>
          <w:tcPr>
            <w:tcW w:w="343" w:type="pct"/>
            <w:vAlign w:val="center"/>
          </w:tcPr>
          <w:p w14:paraId="184B8D06">
            <w:pPr>
              <w:pStyle w:val="30"/>
            </w:pPr>
            <w:r>
              <w:rPr>
                <w:rFonts w:hint="eastAsia"/>
              </w:rPr>
              <w:t>6.1.6.1</w:t>
            </w:r>
          </w:p>
        </w:tc>
      </w:tr>
      <w:tr w14:paraId="0717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3F1C948">
            <w:pPr>
              <w:pStyle w:val="30"/>
            </w:pPr>
            <w:r>
              <w:rPr>
                <w:rFonts w:hint="eastAsia"/>
              </w:rPr>
              <w:t>149</w:t>
            </w:r>
          </w:p>
        </w:tc>
        <w:tc>
          <w:tcPr>
            <w:tcW w:w="240" w:type="pct"/>
            <w:vMerge w:val="continue"/>
            <w:vAlign w:val="center"/>
          </w:tcPr>
          <w:p w14:paraId="6DC37E35">
            <w:pPr>
              <w:pStyle w:val="30"/>
            </w:pPr>
          </w:p>
        </w:tc>
        <w:tc>
          <w:tcPr>
            <w:tcW w:w="570" w:type="pct"/>
            <w:vMerge w:val="continue"/>
            <w:vAlign w:val="center"/>
          </w:tcPr>
          <w:p w14:paraId="7FCDBA26">
            <w:pPr>
              <w:pStyle w:val="30"/>
            </w:pPr>
          </w:p>
        </w:tc>
        <w:tc>
          <w:tcPr>
            <w:tcW w:w="816" w:type="pct"/>
            <w:vMerge w:val="continue"/>
            <w:vAlign w:val="center"/>
          </w:tcPr>
          <w:p w14:paraId="126B5099">
            <w:pPr>
              <w:pStyle w:val="30"/>
            </w:pPr>
          </w:p>
        </w:tc>
        <w:tc>
          <w:tcPr>
            <w:tcW w:w="942" w:type="pct"/>
            <w:vAlign w:val="center"/>
          </w:tcPr>
          <w:p w14:paraId="39FFBCBF">
            <w:pPr>
              <w:pStyle w:val="30"/>
            </w:pPr>
            <w:r>
              <w:rPr>
                <w:rFonts w:hint="eastAsia"/>
              </w:rPr>
              <w:t>预警识别类动态</w:t>
            </w:r>
          </w:p>
        </w:tc>
        <w:tc>
          <w:tcPr>
            <w:tcW w:w="1146" w:type="pct"/>
            <w:vAlign w:val="center"/>
          </w:tcPr>
          <w:p w14:paraId="22F8C9F3">
            <w:pPr>
              <w:pStyle w:val="30"/>
            </w:pPr>
          </w:p>
        </w:tc>
        <w:tc>
          <w:tcPr>
            <w:tcW w:w="240" w:type="pct"/>
            <w:vMerge w:val="continue"/>
            <w:vAlign w:val="center"/>
          </w:tcPr>
          <w:p w14:paraId="3D682B98">
            <w:pPr>
              <w:pStyle w:val="30"/>
            </w:pPr>
          </w:p>
        </w:tc>
        <w:tc>
          <w:tcPr>
            <w:tcW w:w="240" w:type="pct"/>
            <w:vMerge w:val="continue"/>
            <w:vAlign w:val="center"/>
          </w:tcPr>
          <w:p w14:paraId="605D4886">
            <w:pPr>
              <w:pStyle w:val="30"/>
            </w:pPr>
          </w:p>
        </w:tc>
        <w:tc>
          <w:tcPr>
            <w:tcW w:w="258" w:type="pct"/>
            <w:vMerge w:val="continue"/>
            <w:vAlign w:val="center"/>
          </w:tcPr>
          <w:p w14:paraId="75B42281">
            <w:pPr>
              <w:pStyle w:val="30"/>
            </w:pPr>
          </w:p>
        </w:tc>
        <w:tc>
          <w:tcPr>
            <w:tcW w:w="343" w:type="pct"/>
            <w:vAlign w:val="center"/>
          </w:tcPr>
          <w:p w14:paraId="1A9CA94C">
            <w:pPr>
              <w:pStyle w:val="30"/>
            </w:pPr>
            <w:r>
              <w:rPr>
                <w:rFonts w:hint="eastAsia"/>
              </w:rPr>
              <w:t>6.1.6.1</w:t>
            </w:r>
          </w:p>
        </w:tc>
      </w:tr>
      <w:tr w14:paraId="474A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FA07462">
            <w:pPr>
              <w:pStyle w:val="30"/>
            </w:pPr>
            <w:r>
              <w:rPr>
                <w:rFonts w:hint="eastAsia"/>
              </w:rPr>
              <w:t>150</w:t>
            </w:r>
          </w:p>
        </w:tc>
        <w:tc>
          <w:tcPr>
            <w:tcW w:w="240" w:type="pct"/>
            <w:vMerge w:val="continue"/>
            <w:vAlign w:val="center"/>
          </w:tcPr>
          <w:p w14:paraId="399DA31A">
            <w:pPr>
              <w:pStyle w:val="30"/>
            </w:pPr>
          </w:p>
        </w:tc>
        <w:tc>
          <w:tcPr>
            <w:tcW w:w="570" w:type="pct"/>
            <w:vMerge w:val="continue"/>
            <w:vAlign w:val="center"/>
          </w:tcPr>
          <w:p w14:paraId="6F86EB91">
            <w:pPr>
              <w:pStyle w:val="30"/>
            </w:pPr>
          </w:p>
        </w:tc>
        <w:tc>
          <w:tcPr>
            <w:tcW w:w="816" w:type="pct"/>
            <w:vMerge w:val="continue"/>
            <w:vAlign w:val="center"/>
          </w:tcPr>
          <w:p w14:paraId="260812B0">
            <w:pPr>
              <w:pStyle w:val="30"/>
            </w:pPr>
          </w:p>
        </w:tc>
        <w:tc>
          <w:tcPr>
            <w:tcW w:w="942" w:type="pct"/>
            <w:vAlign w:val="center"/>
          </w:tcPr>
          <w:p w14:paraId="1EC1AAE7">
            <w:pPr>
              <w:pStyle w:val="30"/>
            </w:pPr>
            <w:r>
              <w:rPr>
                <w:rFonts w:hint="eastAsia"/>
              </w:rPr>
              <w:t>舆情热点类动态</w:t>
            </w:r>
          </w:p>
        </w:tc>
        <w:tc>
          <w:tcPr>
            <w:tcW w:w="1146" w:type="pct"/>
            <w:vAlign w:val="center"/>
          </w:tcPr>
          <w:p w14:paraId="06C625E8">
            <w:pPr>
              <w:pStyle w:val="30"/>
            </w:pPr>
          </w:p>
        </w:tc>
        <w:tc>
          <w:tcPr>
            <w:tcW w:w="240" w:type="pct"/>
            <w:vMerge w:val="continue"/>
            <w:vAlign w:val="center"/>
          </w:tcPr>
          <w:p w14:paraId="7AA8DB6B">
            <w:pPr>
              <w:pStyle w:val="30"/>
            </w:pPr>
          </w:p>
        </w:tc>
        <w:tc>
          <w:tcPr>
            <w:tcW w:w="240" w:type="pct"/>
            <w:vMerge w:val="continue"/>
            <w:vAlign w:val="center"/>
          </w:tcPr>
          <w:p w14:paraId="3AF6832B">
            <w:pPr>
              <w:pStyle w:val="30"/>
            </w:pPr>
          </w:p>
        </w:tc>
        <w:tc>
          <w:tcPr>
            <w:tcW w:w="258" w:type="pct"/>
            <w:vMerge w:val="continue"/>
            <w:vAlign w:val="center"/>
          </w:tcPr>
          <w:p w14:paraId="1E12E6A9">
            <w:pPr>
              <w:pStyle w:val="30"/>
            </w:pPr>
          </w:p>
        </w:tc>
        <w:tc>
          <w:tcPr>
            <w:tcW w:w="343" w:type="pct"/>
            <w:vAlign w:val="center"/>
          </w:tcPr>
          <w:p w14:paraId="5627934C">
            <w:pPr>
              <w:pStyle w:val="30"/>
            </w:pPr>
            <w:r>
              <w:rPr>
                <w:rFonts w:hint="eastAsia"/>
              </w:rPr>
              <w:t>6.1.6.1</w:t>
            </w:r>
          </w:p>
        </w:tc>
      </w:tr>
      <w:tr w14:paraId="430A1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56B6343">
            <w:pPr>
              <w:pStyle w:val="30"/>
            </w:pPr>
            <w:r>
              <w:rPr>
                <w:rFonts w:hint="eastAsia"/>
              </w:rPr>
              <w:t>151</w:t>
            </w:r>
          </w:p>
        </w:tc>
        <w:tc>
          <w:tcPr>
            <w:tcW w:w="240" w:type="pct"/>
            <w:vMerge w:val="continue"/>
            <w:vAlign w:val="center"/>
          </w:tcPr>
          <w:p w14:paraId="53CBC7B2">
            <w:pPr>
              <w:pStyle w:val="30"/>
            </w:pPr>
          </w:p>
        </w:tc>
        <w:tc>
          <w:tcPr>
            <w:tcW w:w="570" w:type="pct"/>
            <w:vMerge w:val="continue"/>
            <w:vAlign w:val="center"/>
          </w:tcPr>
          <w:p w14:paraId="4BB8E702">
            <w:pPr>
              <w:pStyle w:val="30"/>
            </w:pPr>
          </w:p>
        </w:tc>
        <w:tc>
          <w:tcPr>
            <w:tcW w:w="816" w:type="pct"/>
            <w:vMerge w:val="continue"/>
            <w:vAlign w:val="center"/>
          </w:tcPr>
          <w:p w14:paraId="0F830E6C">
            <w:pPr>
              <w:pStyle w:val="30"/>
            </w:pPr>
          </w:p>
        </w:tc>
        <w:tc>
          <w:tcPr>
            <w:tcW w:w="942" w:type="pct"/>
            <w:vAlign w:val="center"/>
          </w:tcPr>
          <w:p w14:paraId="31CCFEC8">
            <w:pPr>
              <w:pStyle w:val="30"/>
            </w:pPr>
            <w:r>
              <w:rPr>
                <w:rFonts w:hint="eastAsia"/>
              </w:rPr>
              <w:t>法律诉讼类动态</w:t>
            </w:r>
          </w:p>
        </w:tc>
        <w:tc>
          <w:tcPr>
            <w:tcW w:w="1146" w:type="pct"/>
            <w:vAlign w:val="center"/>
          </w:tcPr>
          <w:p w14:paraId="20570551">
            <w:pPr>
              <w:pStyle w:val="30"/>
            </w:pPr>
          </w:p>
        </w:tc>
        <w:tc>
          <w:tcPr>
            <w:tcW w:w="240" w:type="pct"/>
            <w:vMerge w:val="continue"/>
            <w:vAlign w:val="center"/>
          </w:tcPr>
          <w:p w14:paraId="4573B2EA">
            <w:pPr>
              <w:pStyle w:val="30"/>
            </w:pPr>
          </w:p>
        </w:tc>
        <w:tc>
          <w:tcPr>
            <w:tcW w:w="240" w:type="pct"/>
            <w:vMerge w:val="continue"/>
            <w:vAlign w:val="center"/>
          </w:tcPr>
          <w:p w14:paraId="02A3A795">
            <w:pPr>
              <w:pStyle w:val="30"/>
            </w:pPr>
          </w:p>
        </w:tc>
        <w:tc>
          <w:tcPr>
            <w:tcW w:w="258" w:type="pct"/>
            <w:vMerge w:val="continue"/>
            <w:vAlign w:val="center"/>
          </w:tcPr>
          <w:p w14:paraId="5B60BA2C">
            <w:pPr>
              <w:pStyle w:val="30"/>
            </w:pPr>
          </w:p>
        </w:tc>
        <w:tc>
          <w:tcPr>
            <w:tcW w:w="343" w:type="pct"/>
            <w:vAlign w:val="center"/>
          </w:tcPr>
          <w:p w14:paraId="28D308EC">
            <w:pPr>
              <w:pStyle w:val="30"/>
            </w:pPr>
            <w:r>
              <w:rPr>
                <w:rFonts w:hint="eastAsia"/>
              </w:rPr>
              <w:t>6.1.6.1</w:t>
            </w:r>
          </w:p>
        </w:tc>
      </w:tr>
      <w:tr w14:paraId="194F3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4E8ED67">
            <w:pPr>
              <w:pStyle w:val="30"/>
            </w:pPr>
            <w:r>
              <w:rPr>
                <w:rFonts w:hint="eastAsia"/>
              </w:rPr>
              <w:t>152</w:t>
            </w:r>
          </w:p>
        </w:tc>
        <w:tc>
          <w:tcPr>
            <w:tcW w:w="240" w:type="pct"/>
            <w:vMerge w:val="continue"/>
            <w:vAlign w:val="center"/>
          </w:tcPr>
          <w:p w14:paraId="26E870F2">
            <w:pPr>
              <w:pStyle w:val="30"/>
            </w:pPr>
          </w:p>
        </w:tc>
        <w:tc>
          <w:tcPr>
            <w:tcW w:w="570" w:type="pct"/>
            <w:vMerge w:val="continue"/>
            <w:vAlign w:val="center"/>
          </w:tcPr>
          <w:p w14:paraId="3E41B660">
            <w:pPr>
              <w:pStyle w:val="30"/>
            </w:pPr>
          </w:p>
        </w:tc>
        <w:tc>
          <w:tcPr>
            <w:tcW w:w="816" w:type="pct"/>
            <w:vMerge w:val="restart"/>
            <w:vAlign w:val="center"/>
          </w:tcPr>
          <w:p w14:paraId="79FE5F22">
            <w:pPr>
              <w:pStyle w:val="30"/>
            </w:pPr>
            <w:r>
              <w:rPr>
                <w:rFonts w:hint="eastAsia"/>
              </w:rPr>
              <w:t>风险报告</w:t>
            </w:r>
          </w:p>
        </w:tc>
        <w:tc>
          <w:tcPr>
            <w:tcW w:w="942" w:type="pct"/>
            <w:vAlign w:val="center"/>
          </w:tcPr>
          <w:p w14:paraId="2E948886">
            <w:pPr>
              <w:pStyle w:val="30"/>
            </w:pPr>
            <w:r>
              <w:rPr>
                <w:rFonts w:hint="eastAsia"/>
              </w:rPr>
              <w:t>风险报告上传</w:t>
            </w:r>
          </w:p>
        </w:tc>
        <w:tc>
          <w:tcPr>
            <w:tcW w:w="1146" w:type="pct"/>
            <w:vAlign w:val="center"/>
          </w:tcPr>
          <w:p w14:paraId="1346492F">
            <w:pPr>
              <w:pStyle w:val="30"/>
            </w:pPr>
          </w:p>
        </w:tc>
        <w:tc>
          <w:tcPr>
            <w:tcW w:w="240" w:type="pct"/>
            <w:vMerge w:val="restart"/>
            <w:vAlign w:val="center"/>
          </w:tcPr>
          <w:p w14:paraId="0A725503">
            <w:pPr>
              <w:pStyle w:val="30"/>
            </w:pPr>
            <w:r>
              <w:rPr>
                <w:rFonts w:hint="eastAsia"/>
              </w:rPr>
              <w:t>1</w:t>
            </w:r>
          </w:p>
        </w:tc>
        <w:tc>
          <w:tcPr>
            <w:tcW w:w="240" w:type="pct"/>
            <w:vMerge w:val="continue"/>
            <w:vAlign w:val="center"/>
          </w:tcPr>
          <w:p w14:paraId="5F340BC3">
            <w:pPr>
              <w:pStyle w:val="30"/>
            </w:pPr>
          </w:p>
        </w:tc>
        <w:tc>
          <w:tcPr>
            <w:tcW w:w="258" w:type="pct"/>
            <w:vMerge w:val="restart"/>
            <w:vAlign w:val="center"/>
          </w:tcPr>
          <w:p w14:paraId="6AB4101A">
            <w:pPr>
              <w:pStyle w:val="30"/>
            </w:pPr>
            <w:r>
              <w:rPr>
                <w:rFonts w:hint="eastAsia"/>
              </w:rPr>
              <w:t>2.5</w:t>
            </w:r>
          </w:p>
        </w:tc>
        <w:tc>
          <w:tcPr>
            <w:tcW w:w="343" w:type="pct"/>
            <w:vAlign w:val="center"/>
          </w:tcPr>
          <w:p w14:paraId="18DAB49A">
            <w:pPr>
              <w:pStyle w:val="30"/>
            </w:pPr>
            <w:r>
              <w:rPr>
                <w:rFonts w:hint="eastAsia"/>
              </w:rPr>
              <w:t>6.1.6.1</w:t>
            </w:r>
          </w:p>
        </w:tc>
      </w:tr>
      <w:tr w14:paraId="4098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0EA8EFBE">
            <w:pPr>
              <w:pStyle w:val="30"/>
            </w:pPr>
            <w:r>
              <w:rPr>
                <w:rFonts w:hint="eastAsia"/>
              </w:rPr>
              <w:t>153</w:t>
            </w:r>
          </w:p>
        </w:tc>
        <w:tc>
          <w:tcPr>
            <w:tcW w:w="240" w:type="pct"/>
            <w:vMerge w:val="continue"/>
            <w:vAlign w:val="center"/>
          </w:tcPr>
          <w:p w14:paraId="02021502">
            <w:pPr>
              <w:pStyle w:val="30"/>
            </w:pPr>
          </w:p>
        </w:tc>
        <w:tc>
          <w:tcPr>
            <w:tcW w:w="570" w:type="pct"/>
            <w:vMerge w:val="continue"/>
            <w:vAlign w:val="center"/>
          </w:tcPr>
          <w:p w14:paraId="24EC9E0F">
            <w:pPr>
              <w:pStyle w:val="30"/>
            </w:pPr>
          </w:p>
        </w:tc>
        <w:tc>
          <w:tcPr>
            <w:tcW w:w="816" w:type="pct"/>
            <w:vMerge w:val="continue"/>
            <w:vAlign w:val="center"/>
          </w:tcPr>
          <w:p w14:paraId="24785F00">
            <w:pPr>
              <w:pStyle w:val="30"/>
            </w:pPr>
          </w:p>
        </w:tc>
        <w:tc>
          <w:tcPr>
            <w:tcW w:w="942" w:type="pct"/>
            <w:vAlign w:val="center"/>
          </w:tcPr>
          <w:p w14:paraId="38E13A4C">
            <w:pPr>
              <w:pStyle w:val="30"/>
            </w:pPr>
            <w:r>
              <w:rPr>
                <w:rFonts w:hint="eastAsia"/>
              </w:rPr>
              <w:t>风险报告查阅</w:t>
            </w:r>
          </w:p>
        </w:tc>
        <w:tc>
          <w:tcPr>
            <w:tcW w:w="1146" w:type="pct"/>
            <w:vAlign w:val="center"/>
          </w:tcPr>
          <w:p w14:paraId="33865166">
            <w:pPr>
              <w:pStyle w:val="30"/>
            </w:pPr>
          </w:p>
        </w:tc>
        <w:tc>
          <w:tcPr>
            <w:tcW w:w="240" w:type="pct"/>
            <w:vMerge w:val="continue"/>
            <w:vAlign w:val="center"/>
          </w:tcPr>
          <w:p w14:paraId="42ED7D16">
            <w:pPr>
              <w:pStyle w:val="30"/>
            </w:pPr>
          </w:p>
        </w:tc>
        <w:tc>
          <w:tcPr>
            <w:tcW w:w="240" w:type="pct"/>
            <w:vMerge w:val="continue"/>
            <w:vAlign w:val="center"/>
          </w:tcPr>
          <w:p w14:paraId="2BE49653">
            <w:pPr>
              <w:pStyle w:val="30"/>
            </w:pPr>
          </w:p>
        </w:tc>
        <w:tc>
          <w:tcPr>
            <w:tcW w:w="258" w:type="pct"/>
            <w:vMerge w:val="continue"/>
            <w:vAlign w:val="center"/>
          </w:tcPr>
          <w:p w14:paraId="7B67C61D">
            <w:pPr>
              <w:pStyle w:val="30"/>
            </w:pPr>
          </w:p>
        </w:tc>
        <w:tc>
          <w:tcPr>
            <w:tcW w:w="343" w:type="pct"/>
            <w:vAlign w:val="center"/>
          </w:tcPr>
          <w:p w14:paraId="5728502D">
            <w:pPr>
              <w:pStyle w:val="30"/>
            </w:pPr>
            <w:r>
              <w:rPr>
                <w:rFonts w:hint="eastAsia"/>
              </w:rPr>
              <w:t>6.1.6.1</w:t>
            </w:r>
          </w:p>
        </w:tc>
      </w:tr>
      <w:tr w14:paraId="29392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3F5B9E5D">
            <w:pPr>
              <w:pStyle w:val="30"/>
            </w:pPr>
            <w:r>
              <w:rPr>
                <w:rFonts w:hint="eastAsia"/>
              </w:rPr>
              <w:t>154</w:t>
            </w:r>
          </w:p>
        </w:tc>
        <w:tc>
          <w:tcPr>
            <w:tcW w:w="240" w:type="pct"/>
            <w:vMerge w:val="continue"/>
            <w:vAlign w:val="center"/>
          </w:tcPr>
          <w:p w14:paraId="38D728BB">
            <w:pPr>
              <w:pStyle w:val="30"/>
            </w:pPr>
          </w:p>
        </w:tc>
        <w:tc>
          <w:tcPr>
            <w:tcW w:w="570" w:type="pct"/>
            <w:vMerge w:val="continue"/>
            <w:vAlign w:val="center"/>
          </w:tcPr>
          <w:p w14:paraId="31426AB2">
            <w:pPr>
              <w:pStyle w:val="30"/>
            </w:pPr>
          </w:p>
        </w:tc>
        <w:tc>
          <w:tcPr>
            <w:tcW w:w="816" w:type="pct"/>
            <w:vAlign w:val="center"/>
          </w:tcPr>
          <w:p w14:paraId="5C04038E">
            <w:pPr>
              <w:pStyle w:val="30"/>
            </w:pPr>
            <w:r>
              <w:rPr>
                <w:rFonts w:hint="eastAsia"/>
              </w:rPr>
              <w:t>版本公告</w:t>
            </w:r>
          </w:p>
        </w:tc>
        <w:tc>
          <w:tcPr>
            <w:tcW w:w="942" w:type="pct"/>
            <w:vAlign w:val="center"/>
          </w:tcPr>
          <w:p w14:paraId="21095713">
            <w:pPr>
              <w:pStyle w:val="30"/>
            </w:pPr>
          </w:p>
        </w:tc>
        <w:tc>
          <w:tcPr>
            <w:tcW w:w="1146" w:type="pct"/>
            <w:vAlign w:val="center"/>
          </w:tcPr>
          <w:p w14:paraId="7E5E2A5F">
            <w:pPr>
              <w:pStyle w:val="30"/>
            </w:pPr>
          </w:p>
        </w:tc>
        <w:tc>
          <w:tcPr>
            <w:tcW w:w="240" w:type="pct"/>
            <w:vMerge w:val="continue"/>
            <w:vAlign w:val="center"/>
          </w:tcPr>
          <w:p w14:paraId="7D8C80BC">
            <w:pPr>
              <w:pStyle w:val="30"/>
            </w:pPr>
          </w:p>
        </w:tc>
        <w:tc>
          <w:tcPr>
            <w:tcW w:w="240" w:type="pct"/>
            <w:vMerge w:val="continue"/>
            <w:vAlign w:val="center"/>
          </w:tcPr>
          <w:p w14:paraId="1233A0D0">
            <w:pPr>
              <w:pStyle w:val="30"/>
            </w:pPr>
          </w:p>
        </w:tc>
        <w:tc>
          <w:tcPr>
            <w:tcW w:w="258" w:type="pct"/>
            <w:vMerge w:val="continue"/>
            <w:vAlign w:val="center"/>
          </w:tcPr>
          <w:p w14:paraId="61AD106B">
            <w:pPr>
              <w:pStyle w:val="30"/>
            </w:pPr>
          </w:p>
        </w:tc>
        <w:tc>
          <w:tcPr>
            <w:tcW w:w="343" w:type="pct"/>
            <w:vAlign w:val="center"/>
          </w:tcPr>
          <w:p w14:paraId="475BD64D">
            <w:pPr>
              <w:pStyle w:val="30"/>
            </w:pPr>
            <w:r>
              <w:rPr>
                <w:rFonts w:hint="eastAsia"/>
              </w:rPr>
              <w:t>6.1.6.1</w:t>
            </w:r>
          </w:p>
        </w:tc>
      </w:tr>
      <w:tr w14:paraId="582F7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034B5D7">
            <w:pPr>
              <w:pStyle w:val="30"/>
            </w:pPr>
            <w:r>
              <w:rPr>
                <w:rFonts w:hint="eastAsia"/>
              </w:rPr>
              <w:t>155</w:t>
            </w:r>
          </w:p>
        </w:tc>
        <w:tc>
          <w:tcPr>
            <w:tcW w:w="240" w:type="pct"/>
            <w:vMerge w:val="continue"/>
            <w:vAlign w:val="center"/>
          </w:tcPr>
          <w:p w14:paraId="5130B978">
            <w:pPr>
              <w:pStyle w:val="30"/>
            </w:pPr>
          </w:p>
        </w:tc>
        <w:tc>
          <w:tcPr>
            <w:tcW w:w="570" w:type="pct"/>
            <w:vMerge w:val="restart"/>
            <w:vAlign w:val="center"/>
          </w:tcPr>
          <w:p w14:paraId="55480B8E">
            <w:pPr>
              <w:pStyle w:val="30"/>
            </w:pPr>
            <w:r>
              <w:rPr>
                <w:rFonts w:hint="eastAsia"/>
              </w:rPr>
              <w:t>风险看板</w:t>
            </w:r>
          </w:p>
        </w:tc>
        <w:tc>
          <w:tcPr>
            <w:tcW w:w="816" w:type="pct"/>
            <w:vMerge w:val="restart"/>
            <w:vAlign w:val="center"/>
          </w:tcPr>
          <w:p w14:paraId="47F0340E">
            <w:pPr>
              <w:pStyle w:val="30"/>
            </w:pPr>
            <w:r>
              <w:rPr>
                <w:rFonts w:hint="eastAsia"/>
              </w:rPr>
              <w:t>国资委总览看板</w:t>
            </w:r>
          </w:p>
        </w:tc>
        <w:tc>
          <w:tcPr>
            <w:tcW w:w="942" w:type="pct"/>
            <w:vAlign w:val="center"/>
          </w:tcPr>
          <w:p w14:paraId="6509E562">
            <w:pPr>
              <w:pStyle w:val="30"/>
            </w:pPr>
            <w:r>
              <w:rPr>
                <w:rFonts w:hint="eastAsia"/>
              </w:rPr>
              <w:t>国资委总览——按时间趋势查看年度看板</w:t>
            </w:r>
          </w:p>
        </w:tc>
        <w:tc>
          <w:tcPr>
            <w:tcW w:w="1146" w:type="pct"/>
            <w:vAlign w:val="center"/>
          </w:tcPr>
          <w:p w14:paraId="47B1DACF">
            <w:pPr>
              <w:pStyle w:val="30"/>
            </w:pPr>
          </w:p>
        </w:tc>
        <w:tc>
          <w:tcPr>
            <w:tcW w:w="240" w:type="pct"/>
            <w:vMerge w:val="restart"/>
            <w:vAlign w:val="center"/>
          </w:tcPr>
          <w:p w14:paraId="0D241ADB">
            <w:pPr>
              <w:pStyle w:val="30"/>
            </w:pPr>
            <w:r>
              <w:rPr>
                <w:rFonts w:hint="eastAsia"/>
              </w:rPr>
              <w:t>1</w:t>
            </w:r>
          </w:p>
        </w:tc>
        <w:tc>
          <w:tcPr>
            <w:tcW w:w="240" w:type="pct"/>
            <w:vMerge w:val="restart"/>
            <w:vAlign w:val="center"/>
          </w:tcPr>
          <w:p w14:paraId="3D270D5D">
            <w:pPr>
              <w:pStyle w:val="30"/>
            </w:pPr>
            <w:r>
              <w:rPr>
                <w:rFonts w:hint="eastAsia"/>
              </w:rPr>
              <w:t>2.5</w:t>
            </w:r>
          </w:p>
        </w:tc>
        <w:tc>
          <w:tcPr>
            <w:tcW w:w="258" w:type="pct"/>
            <w:vMerge w:val="restart"/>
            <w:vAlign w:val="center"/>
          </w:tcPr>
          <w:p w14:paraId="1E387F68">
            <w:pPr>
              <w:pStyle w:val="30"/>
            </w:pPr>
            <w:r>
              <w:rPr>
                <w:rFonts w:hint="eastAsia"/>
              </w:rPr>
              <w:t>2.5</w:t>
            </w:r>
          </w:p>
        </w:tc>
        <w:tc>
          <w:tcPr>
            <w:tcW w:w="343" w:type="pct"/>
            <w:vAlign w:val="center"/>
          </w:tcPr>
          <w:p w14:paraId="787C6B5B">
            <w:pPr>
              <w:pStyle w:val="30"/>
            </w:pPr>
            <w:r>
              <w:rPr>
                <w:rFonts w:hint="eastAsia"/>
              </w:rPr>
              <w:t>6.1.6.2</w:t>
            </w:r>
          </w:p>
        </w:tc>
      </w:tr>
      <w:tr w14:paraId="75E50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F635028">
            <w:pPr>
              <w:pStyle w:val="30"/>
            </w:pPr>
            <w:r>
              <w:rPr>
                <w:rFonts w:hint="eastAsia"/>
              </w:rPr>
              <w:t>156</w:t>
            </w:r>
          </w:p>
        </w:tc>
        <w:tc>
          <w:tcPr>
            <w:tcW w:w="240" w:type="pct"/>
            <w:vMerge w:val="continue"/>
            <w:vAlign w:val="center"/>
          </w:tcPr>
          <w:p w14:paraId="1006E633">
            <w:pPr>
              <w:pStyle w:val="30"/>
            </w:pPr>
          </w:p>
        </w:tc>
        <w:tc>
          <w:tcPr>
            <w:tcW w:w="570" w:type="pct"/>
            <w:vMerge w:val="continue"/>
            <w:vAlign w:val="center"/>
          </w:tcPr>
          <w:p w14:paraId="73B9F9EE">
            <w:pPr>
              <w:pStyle w:val="30"/>
            </w:pPr>
          </w:p>
        </w:tc>
        <w:tc>
          <w:tcPr>
            <w:tcW w:w="816" w:type="pct"/>
            <w:vMerge w:val="continue"/>
            <w:vAlign w:val="center"/>
          </w:tcPr>
          <w:p w14:paraId="40B623A2">
            <w:pPr>
              <w:pStyle w:val="30"/>
            </w:pPr>
          </w:p>
        </w:tc>
        <w:tc>
          <w:tcPr>
            <w:tcW w:w="942" w:type="pct"/>
            <w:vAlign w:val="center"/>
          </w:tcPr>
          <w:p w14:paraId="2681E794">
            <w:pPr>
              <w:pStyle w:val="30"/>
            </w:pPr>
            <w:r>
              <w:rPr>
                <w:rFonts w:hint="eastAsia"/>
              </w:rPr>
              <w:t>国资委总览——按亮灯结果查看年度看板</w:t>
            </w:r>
          </w:p>
        </w:tc>
        <w:tc>
          <w:tcPr>
            <w:tcW w:w="1146" w:type="pct"/>
            <w:vAlign w:val="center"/>
          </w:tcPr>
          <w:p w14:paraId="609DD78E">
            <w:pPr>
              <w:pStyle w:val="30"/>
            </w:pPr>
          </w:p>
        </w:tc>
        <w:tc>
          <w:tcPr>
            <w:tcW w:w="240" w:type="pct"/>
            <w:vMerge w:val="continue"/>
            <w:vAlign w:val="center"/>
          </w:tcPr>
          <w:p w14:paraId="226344AB">
            <w:pPr>
              <w:pStyle w:val="30"/>
            </w:pPr>
          </w:p>
        </w:tc>
        <w:tc>
          <w:tcPr>
            <w:tcW w:w="240" w:type="pct"/>
            <w:vMerge w:val="continue"/>
            <w:vAlign w:val="center"/>
          </w:tcPr>
          <w:p w14:paraId="554E250B">
            <w:pPr>
              <w:pStyle w:val="30"/>
            </w:pPr>
          </w:p>
        </w:tc>
        <w:tc>
          <w:tcPr>
            <w:tcW w:w="258" w:type="pct"/>
            <w:vMerge w:val="continue"/>
            <w:vAlign w:val="center"/>
          </w:tcPr>
          <w:p w14:paraId="31EFF76E">
            <w:pPr>
              <w:pStyle w:val="30"/>
            </w:pPr>
          </w:p>
        </w:tc>
        <w:tc>
          <w:tcPr>
            <w:tcW w:w="343" w:type="pct"/>
            <w:vAlign w:val="center"/>
          </w:tcPr>
          <w:p w14:paraId="5DF40808">
            <w:pPr>
              <w:pStyle w:val="30"/>
            </w:pPr>
            <w:r>
              <w:rPr>
                <w:rFonts w:hint="eastAsia"/>
              </w:rPr>
              <w:t>6.1.6.2</w:t>
            </w:r>
          </w:p>
        </w:tc>
      </w:tr>
      <w:tr w14:paraId="46DEE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6EA1B19F">
            <w:pPr>
              <w:pStyle w:val="30"/>
            </w:pPr>
            <w:r>
              <w:rPr>
                <w:rFonts w:hint="eastAsia"/>
              </w:rPr>
              <w:t>157</w:t>
            </w:r>
          </w:p>
        </w:tc>
        <w:tc>
          <w:tcPr>
            <w:tcW w:w="240" w:type="pct"/>
            <w:vMerge w:val="continue"/>
            <w:vAlign w:val="center"/>
          </w:tcPr>
          <w:p w14:paraId="4C280FE1">
            <w:pPr>
              <w:pStyle w:val="30"/>
            </w:pPr>
          </w:p>
        </w:tc>
        <w:tc>
          <w:tcPr>
            <w:tcW w:w="570" w:type="pct"/>
            <w:vMerge w:val="continue"/>
            <w:vAlign w:val="center"/>
          </w:tcPr>
          <w:p w14:paraId="37F612F7">
            <w:pPr>
              <w:pStyle w:val="30"/>
            </w:pPr>
          </w:p>
        </w:tc>
        <w:tc>
          <w:tcPr>
            <w:tcW w:w="816" w:type="pct"/>
            <w:vMerge w:val="continue"/>
            <w:vAlign w:val="center"/>
          </w:tcPr>
          <w:p w14:paraId="76425A9B">
            <w:pPr>
              <w:pStyle w:val="30"/>
            </w:pPr>
          </w:p>
        </w:tc>
        <w:tc>
          <w:tcPr>
            <w:tcW w:w="942" w:type="pct"/>
            <w:vAlign w:val="center"/>
          </w:tcPr>
          <w:p w14:paraId="6A9AD415">
            <w:pPr>
              <w:pStyle w:val="30"/>
            </w:pPr>
            <w:r>
              <w:rPr>
                <w:rFonts w:hint="eastAsia"/>
              </w:rPr>
              <w:t>国资委总览——按时间趋势查看月度看板</w:t>
            </w:r>
          </w:p>
        </w:tc>
        <w:tc>
          <w:tcPr>
            <w:tcW w:w="1146" w:type="pct"/>
            <w:vAlign w:val="center"/>
          </w:tcPr>
          <w:p w14:paraId="50C7197F">
            <w:pPr>
              <w:pStyle w:val="30"/>
            </w:pPr>
          </w:p>
        </w:tc>
        <w:tc>
          <w:tcPr>
            <w:tcW w:w="240" w:type="pct"/>
            <w:vMerge w:val="continue"/>
            <w:vAlign w:val="center"/>
          </w:tcPr>
          <w:p w14:paraId="0129FE3F">
            <w:pPr>
              <w:pStyle w:val="30"/>
            </w:pPr>
          </w:p>
        </w:tc>
        <w:tc>
          <w:tcPr>
            <w:tcW w:w="240" w:type="pct"/>
            <w:vMerge w:val="continue"/>
            <w:vAlign w:val="center"/>
          </w:tcPr>
          <w:p w14:paraId="430B79F3">
            <w:pPr>
              <w:pStyle w:val="30"/>
            </w:pPr>
          </w:p>
        </w:tc>
        <w:tc>
          <w:tcPr>
            <w:tcW w:w="258" w:type="pct"/>
            <w:vMerge w:val="continue"/>
            <w:vAlign w:val="center"/>
          </w:tcPr>
          <w:p w14:paraId="2A52288F">
            <w:pPr>
              <w:pStyle w:val="30"/>
            </w:pPr>
          </w:p>
        </w:tc>
        <w:tc>
          <w:tcPr>
            <w:tcW w:w="343" w:type="pct"/>
            <w:vAlign w:val="center"/>
          </w:tcPr>
          <w:p w14:paraId="2CEACD9E">
            <w:pPr>
              <w:pStyle w:val="30"/>
            </w:pPr>
            <w:r>
              <w:rPr>
                <w:rFonts w:hint="eastAsia"/>
              </w:rPr>
              <w:t>6.1.6.2</w:t>
            </w:r>
          </w:p>
        </w:tc>
      </w:tr>
      <w:tr w14:paraId="2E96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155D5A5">
            <w:pPr>
              <w:pStyle w:val="30"/>
            </w:pPr>
            <w:r>
              <w:rPr>
                <w:rFonts w:hint="eastAsia"/>
              </w:rPr>
              <w:t>158</w:t>
            </w:r>
          </w:p>
        </w:tc>
        <w:tc>
          <w:tcPr>
            <w:tcW w:w="240" w:type="pct"/>
            <w:vMerge w:val="continue"/>
            <w:vAlign w:val="center"/>
          </w:tcPr>
          <w:p w14:paraId="04F204AB">
            <w:pPr>
              <w:pStyle w:val="30"/>
            </w:pPr>
          </w:p>
        </w:tc>
        <w:tc>
          <w:tcPr>
            <w:tcW w:w="570" w:type="pct"/>
            <w:vMerge w:val="continue"/>
            <w:vAlign w:val="center"/>
          </w:tcPr>
          <w:p w14:paraId="53A9D2FC">
            <w:pPr>
              <w:pStyle w:val="30"/>
            </w:pPr>
          </w:p>
        </w:tc>
        <w:tc>
          <w:tcPr>
            <w:tcW w:w="816" w:type="pct"/>
            <w:vMerge w:val="continue"/>
            <w:vAlign w:val="center"/>
          </w:tcPr>
          <w:p w14:paraId="350FF699">
            <w:pPr>
              <w:pStyle w:val="30"/>
            </w:pPr>
          </w:p>
        </w:tc>
        <w:tc>
          <w:tcPr>
            <w:tcW w:w="942" w:type="pct"/>
            <w:vAlign w:val="center"/>
          </w:tcPr>
          <w:p w14:paraId="40741862">
            <w:pPr>
              <w:pStyle w:val="30"/>
            </w:pPr>
            <w:r>
              <w:rPr>
                <w:rFonts w:hint="eastAsia"/>
              </w:rPr>
              <w:t>国资委总览——按亮灯结果查看月度看板</w:t>
            </w:r>
          </w:p>
        </w:tc>
        <w:tc>
          <w:tcPr>
            <w:tcW w:w="1146" w:type="pct"/>
            <w:vAlign w:val="center"/>
          </w:tcPr>
          <w:p w14:paraId="40D84869">
            <w:pPr>
              <w:pStyle w:val="30"/>
            </w:pPr>
          </w:p>
        </w:tc>
        <w:tc>
          <w:tcPr>
            <w:tcW w:w="240" w:type="pct"/>
            <w:vMerge w:val="continue"/>
            <w:vAlign w:val="center"/>
          </w:tcPr>
          <w:p w14:paraId="445EB1B2">
            <w:pPr>
              <w:pStyle w:val="30"/>
            </w:pPr>
          </w:p>
        </w:tc>
        <w:tc>
          <w:tcPr>
            <w:tcW w:w="240" w:type="pct"/>
            <w:vMerge w:val="continue"/>
            <w:vAlign w:val="center"/>
          </w:tcPr>
          <w:p w14:paraId="7FD3D36D">
            <w:pPr>
              <w:pStyle w:val="30"/>
            </w:pPr>
          </w:p>
        </w:tc>
        <w:tc>
          <w:tcPr>
            <w:tcW w:w="258" w:type="pct"/>
            <w:vMerge w:val="continue"/>
            <w:vAlign w:val="center"/>
          </w:tcPr>
          <w:p w14:paraId="7C62EDA9">
            <w:pPr>
              <w:pStyle w:val="30"/>
            </w:pPr>
          </w:p>
        </w:tc>
        <w:tc>
          <w:tcPr>
            <w:tcW w:w="343" w:type="pct"/>
            <w:vAlign w:val="center"/>
          </w:tcPr>
          <w:p w14:paraId="7A447057">
            <w:pPr>
              <w:pStyle w:val="30"/>
            </w:pPr>
            <w:r>
              <w:rPr>
                <w:rFonts w:hint="eastAsia"/>
              </w:rPr>
              <w:t>6.1.6.2</w:t>
            </w:r>
          </w:p>
        </w:tc>
      </w:tr>
      <w:tr w14:paraId="27976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66A5547B">
            <w:pPr>
              <w:pStyle w:val="30"/>
            </w:pPr>
            <w:r>
              <w:rPr>
                <w:rFonts w:hint="eastAsia"/>
              </w:rPr>
              <w:t>159</w:t>
            </w:r>
          </w:p>
        </w:tc>
        <w:tc>
          <w:tcPr>
            <w:tcW w:w="240" w:type="pct"/>
            <w:vMerge w:val="continue"/>
            <w:vAlign w:val="center"/>
          </w:tcPr>
          <w:p w14:paraId="6FA6D67C">
            <w:pPr>
              <w:pStyle w:val="30"/>
            </w:pPr>
          </w:p>
        </w:tc>
        <w:tc>
          <w:tcPr>
            <w:tcW w:w="570" w:type="pct"/>
            <w:vMerge w:val="continue"/>
            <w:vAlign w:val="center"/>
          </w:tcPr>
          <w:p w14:paraId="6E7F5126">
            <w:pPr>
              <w:pStyle w:val="30"/>
            </w:pPr>
          </w:p>
        </w:tc>
        <w:tc>
          <w:tcPr>
            <w:tcW w:w="816" w:type="pct"/>
            <w:vMerge w:val="restart"/>
            <w:vAlign w:val="center"/>
          </w:tcPr>
          <w:p w14:paraId="2559139F">
            <w:pPr>
              <w:pStyle w:val="30"/>
            </w:pPr>
            <w:r>
              <w:rPr>
                <w:rFonts w:hint="eastAsia"/>
              </w:rPr>
              <w:t>集团总览看板</w:t>
            </w:r>
          </w:p>
        </w:tc>
        <w:tc>
          <w:tcPr>
            <w:tcW w:w="942" w:type="pct"/>
            <w:vAlign w:val="center"/>
          </w:tcPr>
          <w:p w14:paraId="65527521">
            <w:pPr>
              <w:pStyle w:val="30"/>
            </w:pPr>
            <w:r>
              <w:rPr>
                <w:rFonts w:hint="eastAsia"/>
              </w:rPr>
              <w:t>按时间趋势查看年度看板</w:t>
            </w:r>
          </w:p>
        </w:tc>
        <w:tc>
          <w:tcPr>
            <w:tcW w:w="1146" w:type="pct"/>
            <w:vAlign w:val="center"/>
          </w:tcPr>
          <w:p w14:paraId="27645FF0">
            <w:pPr>
              <w:pStyle w:val="30"/>
            </w:pPr>
          </w:p>
        </w:tc>
        <w:tc>
          <w:tcPr>
            <w:tcW w:w="240" w:type="pct"/>
            <w:vMerge w:val="restart"/>
            <w:vAlign w:val="center"/>
          </w:tcPr>
          <w:p w14:paraId="50C131B5">
            <w:pPr>
              <w:pStyle w:val="30"/>
            </w:pPr>
            <w:r>
              <w:rPr>
                <w:rFonts w:hint="eastAsia"/>
              </w:rPr>
              <w:t>1.5</w:t>
            </w:r>
          </w:p>
        </w:tc>
        <w:tc>
          <w:tcPr>
            <w:tcW w:w="240" w:type="pct"/>
            <w:vMerge w:val="restart"/>
            <w:vAlign w:val="center"/>
          </w:tcPr>
          <w:p w14:paraId="1E9CDD73">
            <w:pPr>
              <w:pStyle w:val="30"/>
            </w:pPr>
            <w:r>
              <w:rPr>
                <w:rFonts w:hint="eastAsia"/>
              </w:rPr>
              <w:t>2.5</w:t>
            </w:r>
          </w:p>
        </w:tc>
        <w:tc>
          <w:tcPr>
            <w:tcW w:w="258" w:type="pct"/>
            <w:vMerge w:val="restart"/>
            <w:vAlign w:val="center"/>
          </w:tcPr>
          <w:p w14:paraId="02E83F73">
            <w:pPr>
              <w:pStyle w:val="30"/>
            </w:pPr>
            <w:r>
              <w:rPr>
                <w:rFonts w:hint="eastAsia"/>
              </w:rPr>
              <w:t>3.75</w:t>
            </w:r>
          </w:p>
        </w:tc>
        <w:tc>
          <w:tcPr>
            <w:tcW w:w="343" w:type="pct"/>
            <w:vAlign w:val="center"/>
          </w:tcPr>
          <w:p w14:paraId="22D6DADF">
            <w:pPr>
              <w:pStyle w:val="30"/>
            </w:pPr>
            <w:r>
              <w:rPr>
                <w:rFonts w:hint="eastAsia"/>
              </w:rPr>
              <w:t>6.1.6.2</w:t>
            </w:r>
          </w:p>
        </w:tc>
      </w:tr>
      <w:tr w14:paraId="79F8D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76DA4756">
            <w:pPr>
              <w:pStyle w:val="30"/>
            </w:pPr>
            <w:r>
              <w:rPr>
                <w:rFonts w:hint="eastAsia"/>
              </w:rPr>
              <w:t>160</w:t>
            </w:r>
          </w:p>
        </w:tc>
        <w:tc>
          <w:tcPr>
            <w:tcW w:w="240" w:type="pct"/>
            <w:vMerge w:val="continue"/>
            <w:vAlign w:val="center"/>
          </w:tcPr>
          <w:p w14:paraId="2EEF9E7C">
            <w:pPr>
              <w:pStyle w:val="30"/>
            </w:pPr>
          </w:p>
        </w:tc>
        <w:tc>
          <w:tcPr>
            <w:tcW w:w="570" w:type="pct"/>
            <w:vMerge w:val="continue"/>
            <w:vAlign w:val="center"/>
          </w:tcPr>
          <w:p w14:paraId="399FD8C8">
            <w:pPr>
              <w:pStyle w:val="30"/>
            </w:pPr>
          </w:p>
        </w:tc>
        <w:tc>
          <w:tcPr>
            <w:tcW w:w="816" w:type="pct"/>
            <w:vMerge w:val="continue"/>
            <w:vAlign w:val="center"/>
          </w:tcPr>
          <w:p w14:paraId="444C5369">
            <w:pPr>
              <w:pStyle w:val="30"/>
            </w:pPr>
          </w:p>
        </w:tc>
        <w:tc>
          <w:tcPr>
            <w:tcW w:w="942" w:type="pct"/>
            <w:vAlign w:val="center"/>
          </w:tcPr>
          <w:p w14:paraId="3F28CC6B">
            <w:pPr>
              <w:pStyle w:val="30"/>
            </w:pPr>
            <w:r>
              <w:rPr>
                <w:rFonts w:hint="eastAsia"/>
              </w:rPr>
              <w:t>按亮灯结果查看年度看板</w:t>
            </w:r>
          </w:p>
        </w:tc>
        <w:tc>
          <w:tcPr>
            <w:tcW w:w="1146" w:type="pct"/>
            <w:vAlign w:val="center"/>
          </w:tcPr>
          <w:p w14:paraId="1B370695">
            <w:pPr>
              <w:pStyle w:val="30"/>
            </w:pPr>
          </w:p>
        </w:tc>
        <w:tc>
          <w:tcPr>
            <w:tcW w:w="240" w:type="pct"/>
            <w:vMerge w:val="continue"/>
            <w:vAlign w:val="center"/>
          </w:tcPr>
          <w:p w14:paraId="29043036">
            <w:pPr>
              <w:pStyle w:val="30"/>
            </w:pPr>
          </w:p>
        </w:tc>
        <w:tc>
          <w:tcPr>
            <w:tcW w:w="240" w:type="pct"/>
            <w:vMerge w:val="continue"/>
            <w:vAlign w:val="center"/>
          </w:tcPr>
          <w:p w14:paraId="20BA564B">
            <w:pPr>
              <w:pStyle w:val="30"/>
            </w:pPr>
          </w:p>
        </w:tc>
        <w:tc>
          <w:tcPr>
            <w:tcW w:w="258" w:type="pct"/>
            <w:vMerge w:val="continue"/>
            <w:vAlign w:val="center"/>
          </w:tcPr>
          <w:p w14:paraId="278D4A72">
            <w:pPr>
              <w:pStyle w:val="30"/>
            </w:pPr>
          </w:p>
        </w:tc>
        <w:tc>
          <w:tcPr>
            <w:tcW w:w="343" w:type="pct"/>
            <w:vAlign w:val="center"/>
          </w:tcPr>
          <w:p w14:paraId="726DD107">
            <w:pPr>
              <w:pStyle w:val="30"/>
            </w:pPr>
            <w:r>
              <w:rPr>
                <w:rFonts w:hint="eastAsia"/>
              </w:rPr>
              <w:t>6.1.6.2</w:t>
            </w:r>
          </w:p>
        </w:tc>
      </w:tr>
      <w:tr w14:paraId="5285CF7E">
        <w:tblPrEx>
          <w:tblCellMar>
            <w:top w:w="0" w:type="dxa"/>
            <w:left w:w="108" w:type="dxa"/>
            <w:bottom w:w="0" w:type="dxa"/>
            <w:right w:w="108" w:type="dxa"/>
          </w:tblCellMar>
        </w:tblPrEx>
        <w:trPr>
          <w:trHeight w:val="810" w:hRule="atLeast"/>
          <w:jc w:val="center"/>
        </w:trPr>
        <w:tc>
          <w:tcPr>
            <w:tcW w:w="199" w:type="pct"/>
            <w:vAlign w:val="center"/>
          </w:tcPr>
          <w:p w14:paraId="5B369850">
            <w:pPr>
              <w:pStyle w:val="30"/>
            </w:pPr>
            <w:r>
              <w:rPr>
                <w:rFonts w:hint="eastAsia"/>
              </w:rPr>
              <w:t>161</w:t>
            </w:r>
          </w:p>
        </w:tc>
        <w:tc>
          <w:tcPr>
            <w:tcW w:w="240" w:type="pct"/>
            <w:vMerge w:val="continue"/>
            <w:vAlign w:val="center"/>
          </w:tcPr>
          <w:p w14:paraId="587E0935">
            <w:pPr>
              <w:pStyle w:val="30"/>
            </w:pPr>
          </w:p>
        </w:tc>
        <w:tc>
          <w:tcPr>
            <w:tcW w:w="570" w:type="pct"/>
            <w:vMerge w:val="continue"/>
            <w:vAlign w:val="center"/>
          </w:tcPr>
          <w:p w14:paraId="76340F6A">
            <w:pPr>
              <w:pStyle w:val="30"/>
            </w:pPr>
          </w:p>
        </w:tc>
        <w:tc>
          <w:tcPr>
            <w:tcW w:w="816" w:type="pct"/>
            <w:vMerge w:val="continue"/>
            <w:vAlign w:val="center"/>
          </w:tcPr>
          <w:p w14:paraId="46405B8E">
            <w:pPr>
              <w:pStyle w:val="30"/>
            </w:pPr>
          </w:p>
        </w:tc>
        <w:tc>
          <w:tcPr>
            <w:tcW w:w="942" w:type="pct"/>
            <w:vAlign w:val="center"/>
          </w:tcPr>
          <w:p w14:paraId="2E052EC7">
            <w:pPr>
              <w:pStyle w:val="30"/>
            </w:pPr>
            <w:r>
              <w:rPr>
                <w:rFonts w:hint="eastAsia"/>
              </w:rPr>
              <w:t>综合R值亮灯分析年度看板</w:t>
            </w:r>
          </w:p>
        </w:tc>
        <w:tc>
          <w:tcPr>
            <w:tcW w:w="1146" w:type="pct"/>
            <w:vAlign w:val="center"/>
          </w:tcPr>
          <w:p w14:paraId="17E05A1E">
            <w:pPr>
              <w:pStyle w:val="30"/>
            </w:pPr>
          </w:p>
        </w:tc>
        <w:tc>
          <w:tcPr>
            <w:tcW w:w="240" w:type="pct"/>
            <w:vMerge w:val="continue"/>
            <w:vAlign w:val="center"/>
          </w:tcPr>
          <w:p w14:paraId="14EDF1DD">
            <w:pPr>
              <w:pStyle w:val="30"/>
            </w:pPr>
          </w:p>
        </w:tc>
        <w:tc>
          <w:tcPr>
            <w:tcW w:w="240" w:type="pct"/>
            <w:vMerge w:val="continue"/>
            <w:vAlign w:val="center"/>
          </w:tcPr>
          <w:p w14:paraId="07647146">
            <w:pPr>
              <w:pStyle w:val="30"/>
            </w:pPr>
          </w:p>
        </w:tc>
        <w:tc>
          <w:tcPr>
            <w:tcW w:w="258" w:type="pct"/>
            <w:vMerge w:val="continue"/>
            <w:vAlign w:val="center"/>
          </w:tcPr>
          <w:p w14:paraId="335A3092">
            <w:pPr>
              <w:pStyle w:val="30"/>
            </w:pPr>
          </w:p>
        </w:tc>
        <w:tc>
          <w:tcPr>
            <w:tcW w:w="343" w:type="pct"/>
            <w:vAlign w:val="center"/>
          </w:tcPr>
          <w:p w14:paraId="260615FA">
            <w:pPr>
              <w:pStyle w:val="30"/>
            </w:pPr>
            <w:r>
              <w:rPr>
                <w:rFonts w:hint="eastAsia"/>
              </w:rPr>
              <w:t>6.1.6.2</w:t>
            </w:r>
          </w:p>
        </w:tc>
      </w:tr>
      <w:tr w14:paraId="5246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275ED09">
            <w:pPr>
              <w:pStyle w:val="30"/>
            </w:pPr>
            <w:r>
              <w:rPr>
                <w:rFonts w:hint="eastAsia"/>
              </w:rPr>
              <w:t>162</w:t>
            </w:r>
          </w:p>
        </w:tc>
        <w:tc>
          <w:tcPr>
            <w:tcW w:w="240" w:type="pct"/>
            <w:vMerge w:val="continue"/>
            <w:vAlign w:val="center"/>
          </w:tcPr>
          <w:p w14:paraId="3113716D">
            <w:pPr>
              <w:pStyle w:val="30"/>
            </w:pPr>
          </w:p>
        </w:tc>
        <w:tc>
          <w:tcPr>
            <w:tcW w:w="570" w:type="pct"/>
            <w:vMerge w:val="continue"/>
            <w:vAlign w:val="center"/>
          </w:tcPr>
          <w:p w14:paraId="51F31F83">
            <w:pPr>
              <w:pStyle w:val="30"/>
            </w:pPr>
          </w:p>
        </w:tc>
        <w:tc>
          <w:tcPr>
            <w:tcW w:w="816" w:type="pct"/>
            <w:vMerge w:val="continue"/>
            <w:vAlign w:val="center"/>
          </w:tcPr>
          <w:p w14:paraId="770CD847">
            <w:pPr>
              <w:pStyle w:val="30"/>
            </w:pPr>
          </w:p>
        </w:tc>
        <w:tc>
          <w:tcPr>
            <w:tcW w:w="942" w:type="pct"/>
            <w:vAlign w:val="center"/>
          </w:tcPr>
          <w:p w14:paraId="42D20704">
            <w:pPr>
              <w:pStyle w:val="30"/>
            </w:pPr>
            <w:r>
              <w:rPr>
                <w:rFonts w:hint="eastAsia"/>
              </w:rPr>
              <w:t>按时间趋势查看月度看板</w:t>
            </w:r>
          </w:p>
        </w:tc>
        <w:tc>
          <w:tcPr>
            <w:tcW w:w="1146" w:type="pct"/>
            <w:vAlign w:val="center"/>
          </w:tcPr>
          <w:p w14:paraId="0E63FB99">
            <w:pPr>
              <w:pStyle w:val="30"/>
            </w:pPr>
          </w:p>
        </w:tc>
        <w:tc>
          <w:tcPr>
            <w:tcW w:w="240" w:type="pct"/>
            <w:vMerge w:val="continue"/>
            <w:vAlign w:val="center"/>
          </w:tcPr>
          <w:p w14:paraId="2CB7D993">
            <w:pPr>
              <w:pStyle w:val="30"/>
            </w:pPr>
          </w:p>
        </w:tc>
        <w:tc>
          <w:tcPr>
            <w:tcW w:w="240" w:type="pct"/>
            <w:vMerge w:val="continue"/>
            <w:vAlign w:val="center"/>
          </w:tcPr>
          <w:p w14:paraId="2422B0B3">
            <w:pPr>
              <w:pStyle w:val="30"/>
            </w:pPr>
          </w:p>
        </w:tc>
        <w:tc>
          <w:tcPr>
            <w:tcW w:w="258" w:type="pct"/>
            <w:vMerge w:val="continue"/>
            <w:vAlign w:val="center"/>
          </w:tcPr>
          <w:p w14:paraId="61E183C3">
            <w:pPr>
              <w:pStyle w:val="30"/>
            </w:pPr>
          </w:p>
        </w:tc>
        <w:tc>
          <w:tcPr>
            <w:tcW w:w="343" w:type="pct"/>
            <w:vAlign w:val="center"/>
          </w:tcPr>
          <w:p w14:paraId="2388CDA6">
            <w:pPr>
              <w:pStyle w:val="30"/>
            </w:pPr>
            <w:r>
              <w:rPr>
                <w:rFonts w:hint="eastAsia"/>
              </w:rPr>
              <w:t>6.1.6.2</w:t>
            </w:r>
          </w:p>
        </w:tc>
      </w:tr>
      <w:tr w14:paraId="5CA0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643FC802">
            <w:pPr>
              <w:pStyle w:val="30"/>
            </w:pPr>
            <w:r>
              <w:rPr>
                <w:rFonts w:hint="eastAsia"/>
              </w:rPr>
              <w:t>163</w:t>
            </w:r>
          </w:p>
        </w:tc>
        <w:tc>
          <w:tcPr>
            <w:tcW w:w="240" w:type="pct"/>
            <w:vMerge w:val="continue"/>
            <w:vAlign w:val="center"/>
          </w:tcPr>
          <w:p w14:paraId="7DE8DD53">
            <w:pPr>
              <w:pStyle w:val="30"/>
            </w:pPr>
          </w:p>
        </w:tc>
        <w:tc>
          <w:tcPr>
            <w:tcW w:w="570" w:type="pct"/>
            <w:vMerge w:val="continue"/>
            <w:vAlign w:val="center"/>
          </w:tcPr>
          <w:p w14:paraId="697FA8DE">
            <w:pPr>
              <w:pStyle w:val="30"/>
            </w:pPr>
          </w:p>
        </w:tc>
        <w:tc>
          <w:tcPr>
            <w:tcW w:w="816" w:type="pct"/>
            <w:vMerge w:val="continue"/>
            <w:vAlign w:val="center"/>
          </w:tcPr>
          <w:p w14:paraId="617E4641">
            <w:pPr>
              <w:pStyle w:val="30"/>
            </w:pPr>
          </w:p>
        </w:tc>
        <w:tc>
          <w:tcPr>
            <w:tcW w:w="942" w:type="pct"/>
            <w:vAlign w:val="center"/>
          </w:tcPr>
          <w:p w14:paraId="445A243F">
            <w:pPr>
              <w:pStyle w:val="30"/>
            </w:pPr>
            <w:r>
              <w:rPr>
                <w:rFonts w:hint="eastAsia"/>
              </w:rPr>
              <w:t>按亮灯结果查看月度看板</w:t>
            </w:r>
          </w:p>
        </w:tc>
        <w:tc>
          <w:tcPr>
            <w:tcW w:w="1146" w:type="pct"/>
            <w:vAlign w:val="center"/>
          </w:tcPr>
          <w:p w14:paraId="512D6FA9">
            <w:pPr>
              <w:pStyle w:val="30"/>
            </w:pPr>
          </w:p>
        </w:tc>
        <w:tc>
          <w:tcPr>
            <w:tcW w:w="240" w:type="pct"/>
            <w:vMerge w:val="continue"/>
            <w:vAlign w:val="center"/>
          </w:tcPr>
          <w:p w14:paraId="57217A03">
            <w:pPr>
              <w:pStyle w:val="30"/>
            </w:pPr>
          </w:p>
        </w:tc>
        <w:tc>
          <w:tcPr>
            <w:tcW w:w="240" w:type="pct"/>
            <w:vMerge w:val="continue"/>
            <w:vAlign w:val="center"/>
          </w:tcPr>
          <w:p w14:paraId="3A52BA34">
            <w:pPr>
              <w:pStyle w:val="30"/>
            </w:pPr>
          </w:p>
        </w:tc>
        <w:tc>
          <w:tcPr>
            <w:tcW w:w="258" w:type="pct"/>
            <w:vMerge w:val="continue"/>
            <w:vAlign w:val="center"/>
          </w:tcPr>
          <w:p w14:paraId="12BE3310">
            <w:pPr>
              <w:pStyle w:val="30"/>
            </w:pPr>
          </w:p>
        </w:tc>
        <w:tc>
          <w:tcPr>
            <w:tcW w:w="343" w:type="pct"/>
            <w:vAlign w:val="center"/>
          </w:tcPr>
          <w:p w14:paraId="25B99BF2">
            <w:pPr>
              <w:pStyle w:val="30"/>
            </w:pPr>
            <w:r>
              <w:rPr>
                <w:rFonts w:hint="eastAsia"/>
              </w:rPr>
              <w:t>6.1.6.2</w:t>
            </w:r>
          </w:p>
        </w:tc>
      </w:tr>
      <w:tr w14:paraId="11FC7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0D2C0B52">
            <w:pPr>
              <w:pStyle w:val="30"/>
            </w:pPr>
            <w:r>
              <w:rPr>
                <w:rFonts w:hint="eastAsia"/>
              </w:rPr>
              <w:t>164</w:t>
            </w:r>
          </w:p>
        </w:tc>
        <w:tc>
          <w:tcPr>
            <w:tcW w:w="240" w:type="pct"/>
            <w:vMerge w:val="continue"/>
            <w:vAlign w:val="center"/>
          </w:tcPr>
          <w:p w14:paraId="6DBB0148">
            <w:pPr>
              <w:pStyle w:val="30"/>
            </w:pPr>
          </w:p>
        </w:tc>
        <w:tc>
          <w:tcPr>
            <w:tcW w:w="570" w:type="pct"/>
            <w:vMerge w:val="continue"/>
            <w:vAlign w:val="center"/>
          </w:tcPr>
          <w:p w14:paraId="3A2D25B6">
            <w:pPr>
              <w:pStyle w:val="30"/>
            </w:pPr>
          </w:p>
        </w:tc>
        <w:tc>
          <w:tcPr>
            <w:tcW w:w="816" w:type="pct"/>
            <w:vMerge w:val="continue"/>
            <w:vAlign w:val="center"/>
          </w:tcPr>
          <w:p w14:paraId="710C8903">
            <w:pPr>
              <w:pStyle w:val="30"/>
            </w:pPr>
          </w:p>
        </w:tc>
        <w:tc>
          <w:tcPr>
            <w:tcW w:w="942" w:type="pct"/>
            <w:vAlign w:val="center"/>
          </w:tcPr>
          <w:p w14:paraId="08F12663">
            <w:pPr>
              <w:pStyle w:val="30"/>
            </w:pPr>
            <w:r>
              <w:rPr>
                <w:rFonts w:hint="eastAsia"/>
              </w:rPr>
              <w:t>综合R值亮灯分析月度看板</w:t>
            </w:r>
          </w:p>
        </w:tc>
        <w:tc>
          <w:tcPr>
            <w:tcW w:w="1146" w:type="pct"/>
            <w:vAlign w:val="center"/>
          </w:tcPr>
          <w:p w14:paraId="265A65D4">
            <w:pPr>
              <w:pStyle w:val="30"/>
            </w:pPr>
          </w:p>
        </w:tc>
        <w:tc>
          <w:tcPr>
            <w:tcW w:w="240" w:type="pct"/>
            <w:vMerge w:val="continue"/>
            <w:vAlign w:val="center"/>
          </w:tcPr>
          <w:p w14:paraId="750142E4">
            <w:pPr>
              <w:pStyle w:val="30"/>
            </w:pPr>
          </w:p>
        </w:tc>
        <w:tc>
          <w:tcPr>
            <w:tcW w:w="240" w:type="pct"/>
            <w:vMerge w:val="continue"/>
            <w:vAlign w:val="center"/>
          </w:tcPr>
          <w:p w14:paraId="4C700C9A">
            <w:pPr>
              <w:pStyle w:val="30"/>
            </w:pPr>
          </w:p>
        </w:tc>
        <w:tc>
          <w:tcPr>
            <w:tcW w:w="258" w:type="pct"/>
            <w:vMerge w:val="continue"/>
            <w:vAlign w:val="center"/>
          </w:tcPr>
          <w:p w14:paraId="01A05FD1">
            <w:pPr>
              <w:pStyle w:val="30"/>
            </w:pPr>
          </w:p>
        </w:tc>
        <w:tc>
          <w:tcPr>
            <w:tcW w:w="343" w:type="pct"/>
            <w:vAlign w:val="center"/>
          </w:tcPr>
          <w:p w14:paraId="00888FAC">
            <w:pPr>
              <w:pStyle w:val="30"/>
            </w:pPr>
            <w:r>
              <w:rPr>
                <w:rFonts w:hint="eastAsia"/>
              </w:rPr>
              <w:t>6.1.6.2</w:t>
            </w:r>
          </w:p>
        </w:tc>
      </w:tr>
      <w:tr w14:paraId="6E365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E42DBA4">
            <w:pPr>
              <w:pStyle w:val="30"/>
            </w:pPr>
            <w:r>
              <w:rPr>
                <w:rFonts w:hint="eastAsia"/>
              </w:rPr>
              <w:t>165</w:t>
            </w:r>
          </w:p>
        </w:tc>
        <w:tc>
          <w:tcPr>
            <w:tcW w:w="240" w:type="pct"/>
            <w:vMerge w:val="continue"/>
            <w:vAlign w:val="center"/>
          </w:tcPr>
          <w:p w14:paraId="05F0E66E">
            <w:pPr>
              <w:pStyle w:val="30"/>
            </w:pPr>
          </w:p>
        </w:tc>
        <w:tc>
          <w:tcPr>
            <w:tcW w:w="570" w:type="pct"/>
            <w:vMerge w:val="continue"/>
            <w:vAlign w:val="center"/>
          </w:tcPr>
          <w:p w14:paraId="05C4BC81">
            <w:pPr>
              <w:pStyle w:val="30"/>
            </w:pPr>
          </w:p>
        </w:tc>
        <w:tc>
          <w:tcPr>
            <w:tcW w:w="816" w:type="pct"/>
            <w:vMerge w:val="restart"/>
            <w:vAlign w:val="center"/>
          </w:tcPr>
          <w:p w14:paraId="678054F9">
            <w:pPr>
              <w:pStyle w:val="30"/>
            </w:pPr>
            <w:r>
              <w:rPr>
                <w:rFonts w:hint="eastAsia"/>
              </w:rPr>
              <w:t>企业总览看板</w:t>
            </w:r>
          </w:p>
        </w:tc>
        <w:tc>
          <w:tcPr>
            <w:tcW w:w="942" w:type="pct"/>
            <w:vAlign w:val="center"/>
          </w:tcPr>
          <w:p w14:paraId="4148CE2E">
            <w:pPr>
              <w:pStyle w:val="30"/>
            </w:pPr>
            <w:r>
              <w:rPr>
                <w:rFonts w:hint="eastAsia"/>
              </w:rPr>
              <w:t>按风险地图查看年度看板</w:t>
            </w:r>
          </w:p>
        </w:tc>
        <w:tc>
          <w:tcPr>
            <w:tcW w:w="1146" w:type="pct"/>
            <w:vAlign w:val="center"/>
          </w:tcPr>
          <w:p w14:paraId="211A844B">
            <w:pPr>
              <w:pStyle w:val="30"/>
            </w:pPr>
          </w:p>
        </w:tc>
        <w:tc>
          <w:tcPr>
            <w:tcW w:w="240" w:type="pct"/>
            <w:vMerge w:val="restart"/>
            <w:vAlign w:val="center"/>
          </w:tcPr>
          <w:p w14:paraId="1151F2F6">
            <w:pPr>
              <w:pStyle w:val="30"/>
            </w:pPr>
            <w:r>
              <w:rPr>
                <w:rFonts w:hint="eastAsia"/>
              </w:rPr>
              <w:t>1.5</w:t>
            </w:r>
          </w:p>
        </w:tc>
        <w:tc>
          <w:tcPr>
            <w:tcW w:w="240" w:type="pct"/>
            <w:vMerge w:val="restart"/>
            <w:vAlign w:val="center"/>
          </w:tcPr>
          <w:p w14:paraId="0FE2864F">
            <w:pPr>
              <w:pStyle w:val="30"/>
            </w:pPr>
            <w:r>
              <w:rPr>
                <w:rFonts w:hint="eastAsia"/>
              </w:rPr>
              <w:t>2.5</w:t>
            </w:r>
          </w:p>
        </w:tc>
        <w:tc>
          <w:tcPr>
            <w:tcW w:w="258" w:type="pct"/>
            <w:vMerge w:val="restart"/>
            <w:vAlign w:val="center"/>
          </w:tcPr>
          <w:p w14:paraId="00474E5C">
            <w:pPr>
              <w:pStyle w:val="30"/>
            </w:pPr>
            <w:r>
              <w:rPr>
                <w:rFonts w:hint="eastAsia"/>
              </w:rPr>
              <w:t>3.75</w:t>
            </w:r>
          </w:p>
        </w:tc>
        <w:tc>
          <w:tcPr>
            <w:tcW w:w="343" w:type="pct"/>
            <w:vAlign w:val="center"/>
          </w:tcPr>
          <w:p w14:paraId="4A95C1BD">
            <w:pPr>
              <w:pStyle w:val="30"/>
            </w:pPr>
            <w:r>
              <w:rPr>
                <w:rFonts w:hint="eastAsia"/>
              </w:rPr>
              <w:t>6.1.6.2</w:t>
            </w:r>
          </w:p>
        </w:tc>
      </w:tr>
      <w:tr w14:paraId="3866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34C846E3">
            <w:pPr>
              <w:pStyle w:val="30"/>
            </w:pPr>
            <w:r>
              <w:rPr>
                <w:rFonts w:hint="eastAsia"/>
              </w:rPr>
              <w:t>166</w:t>
            </w:r>
          </w:p>
        </w:tc>
        <w:tc>
          <w:tcPr>
            <w:tcW w:w="240" w:type="pct"/>
            <w:vMerge w:val="continue"/>
            <w:vAlign w:val="center"/>
          </w:tcPr>
          <w:p w14:paraId="025432D5">
            <w:pPr>
              <w:pStyle w:val="30"/>
            </w:pPr>
          </w:p>
        </w:tc>
        <w:tc>
          <w:tcPr>
            <w:tcW w:w="570" w:type="pct"/>
            <w:vMerge w:val="continue"/>
            <w:vAlign w:val="center"/>
          </w:tcPr>
          <w:p w14:paraId="732EC9FA">
            <w:pPr>
              <w:pStyle w:val="30"/>
            </w:pPr>
          </w:p>
        </w:tc>
        <w:tc>
          <w:tcPr>
            <w:tcW w:w="816" w:type="pct"/>
            <w:vMerge w:val="continue"/>
            <w:vAlign w:val="center"/>
          </w:tcPr>
          <w:p w14:paraId="6507694A">
            <w:pPr>
              <w:pStyle w:val="30"/>
            </w:pPr>
          </w:p>
        </w:tc>
        <w:tc>
          <w:tcPr>
            <w:tcW w:w="942" w:type="pct"/>
            <w:vAlign w:val="center"/>
          </w:tcPr>
          <w:p w14:paraId="685F3B2F">
            <w:pPr>
              <w:pStyle w:val="30"/>
            </w:pPr>
            <w:r>
              <w:rPr>
                <w:rFonts w:hint="eastAsia"/>
              </w:rPr>
              <w:t>按亮灯结果查看年度看板</w:t>
            </w:r>
          </w:p>
        </w:tc>
        <w:tc>
          <w:tcPr>
            <w:tcW w:w="1146" w:type="pct"/>
            <w:vAlign w:val="center"/>
          </w:tcPr>
          <w:p w14:paraId="286E6B38">
            <w:pPr>
              <w:pStyle w:val="30"/>
            </w:pPr>
          </w:p>
        </w:tc>
        <w:tc>
          <w:tcPr>
            <w:tcW w:w="240" w:type="pct"/>
            <w:vMerge w:val="continue"/>
            <w:vAlign w:val="center"/>
          </w:tcPr>
          <w:p w14:paraId="2F140176">
            <w:pPr>
              <w:pStyle w:val="30"/>
            </w:pPr>
          </w:p>
        </w:tc>
        <w:tc>
          <w:tcPr>
            <w:tcW w:w="240" w:type="pct"/>
            <w:vMerge w:val="continue"/>
            <w:vAlign w:val="center"/>
          </w:tcPr>
          <w:p w14:paraId="2D88D599">
            <w:pPr>
              <w:pStyle w:val="30"/>
            </w:pPr>
          </w:p>
        </w:tc>
        <w:tc>
          <w:tcPr>
            <w:tcW w:w="258" w:type="pct"/>
            <w:vMerge w:val="continue"/>
            <w:vAlign w:val="center"/>
          </w:tcPr>
          <w:p w14:paraId="75771E3A">
            <w:pPr>
              <w:pStyle w:val="30"/>
            </w:pPr>
          </w:p>
        </w:tc>
        <w:tc>
          <w:tcPr>
            <w:tcW w:w="343" w:type="pct"/>
            <w:vAlign w:val="center"/>
          </w:tcPr>
          <w:p w14:paraId="75CF9A7E">
            <w:pPr>
              <w:pStyle w:val="30"/>
            </w:pPr>
            <w:r>
              <w:rPr>
                <w:rFonts w:hint="eastAsia"/>
              </w:rPr>
              <w:t>6.1.6.2</w:t>
            </w:r>
          </w:p>
        </w:tc>
      </w:tr>
      <w:tr w14:paraId="5A8E0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99489F3">
            <w:pPr>
              <w:pStyle w:val="30"/>
            </w:pPr>
            <w:r>
              <w:rPr>
                <w:rFonts w:hint="eastAsia"/>
              </w:rPr>
              <w:t>167</w:t>
            </w:r>
          </w:p>
        </w:tc>
        <w:tc>
          <w:tcPr>
            <w:tcW w:w="240" w:type="pct"/>
            <w:vMerge w:val="continue"/>
            <w:vAlign w:val="center"/>
          </w:tcPr>
          <w:p w14:paraId="327D0C57">
            <w:pPr>
              <w:pStyle w:val="30"/>
            </w:pPr>
          </w:p>
        </w:tc>
        <w:tc>
          <w:tcPr>
            <w:tcW w:w="570" w:type="pct"/>
            <w:vMerge w:val="continue"/>
            <w:vAlign w:val="center"/>
          </w:tcPr>
          <w:p w14:paraId="024F3003">
            <w:pPr>
              <w:pStyle w:val="30"/>
            </w:pPr>
          </w:p>
        </w:tc>
        <w:tc>
          <w:tcPr>
            <w:tcW w:w="816" w:type="pct"/>
            <w:vMerge w:val="continue"/>
            <w:vAlign w:val="center"/>
          </w:tcPr>
          <w:p w14:paraId="32F1A4BA">
            <w:pPr>
              <w:pStyle w:val="30"/>
            </w:pPr>
          </w:p>
        </w:tc>
        <w:tc>
          <w:tcPr>
            <w:tcW w:w="942" w:type="pct"/>
            <w:vAlign w:val="center"/>
          </w:tcPr>
          <w:p w14:paraId="7B4951E7">
            <w:pPr>
              <w:pStyle w:val="30"/>
            </w:pPr>
            <w:r>
              <w:rPr>
                <w:rFonts w:hint="eastAsia"/>
              </w:rPr>
              <w:t>综合R值亮灯分析年度看板</w:t>
            </w:r>
          </w:p>
        </w:tc>
        <w:tc>
          <w:tcPr>
            <w:tcW w:w="1146" w:type="pct"/>
            <w:vAlign w:val="center"/>
          </w:tcPr>
          <w:p w14:paraId="46D8160F">
            <w:pPr>
              <w:pStyle w:val="30"/>
            </w:pPr>
          </w:p>
        </w:tc>
        <w:tc>
          <w:tcPr>
            <w:tcW w:w="240" w:type="pct"/>
            <w:vMerge w:val="continue"/>
            <w:vAlign w:val="center"/>
          </w:tcPr>
          <w:p w14:paraId="6AD32320">
            <w:pPr>
              <w:pStyle w:val="30"/>
            </w:pPr>
          </w:p>
        </w:tc>
        <w:tc>
          <w:tcPr>
            <w:tcW w:w="240" w:type="pct"/>
            <w:vMerge w:val="continue"/>
            <w:vAlign w:val="center"/>
          </w:tcPr>
          <w:p w14:paraId="40F76F1F">
            <w:pPr>
              <w:pStyle w:val="30"/>
            </w:pPr>
          </w:p>
        </w:tc>
        <w:tc>
          <w:tcPr>
            <w:tcW w:w="258" w:type="pct"/>
            <w:vMerge w:val="continue"/>
            <w:vAlign w:val="center"/>
          </w:tcPr>
          <w:p w14:paraId="6F6ED2B3">
            <w:pPr>
              <w:pStyle w:val="30"/>
            </w:pPr>
          </w:p>
        </w:tc>
        <w:tc>
          <w:tcPr>
            <w:tcW w:w="343" w:type="pct"/>
            <w:vAlign w:val="center"/>
          </w:tcPr>
          <w:p w14:paraId="09960016">
            <w:pPr>
              <w:pStyle w:val="30"/>
            </w:pPr>
            <w:r>
              <w:rPr>
                <w:rFonts w:hint="eastAsia"/>
              </w:rPr>
              <w:t>6.1.6.2</w:t>
            </w:r>
          </w:p>
        </w:tc>
      </w:tr>
      <w:tr w14:paraId="797E4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551E779">
            <w:pPr>
              <w:pStyle w:val="30"/>
            </w:pPr>
            <w:r>
              <w:rPr>
                <w:rFonts w:hint="eastAsia"/>
              </w:rPr>
              <w:t>168</w:t>
            </w:r>
          </w:p>
        </w:tc>
        <w:tc>
          <w:tcPr>
            <w:tcW w:w="240" w:type="pct"/>
            <w:vMerge w:val="continue"/>
            <w:vAlign w:val="center"/>
          </w:tcPr>
          <w:p w14:paraId="0229DAA9">
            <w:pPr>
              <w:pStyle w:val="30"/>
            </w:pPr>
          </w:p>
        </w:tc>
        <w:tc>
          <w:tcPr>
            <w:tcW w:w="570" w:type="pct"/>
            <w:vMerge w:val="continue"/>
            <w:vAlign w:val="center"/>
          </w:tcPr>
          <w:p w14:paraId="1AB646BC">
            <w:pPr>
              <w:pStyle w:val="30"/>
            </w:pPr>
          </w:p>
        </w:tc>
        <w:tc>
          <w:tcPr>
            <w:tcW w:w="816" w:type="pct"/>
            <w:vMerge w:val="continue"/>
            <w:vAlign w:val="center"/>
          </w:tcPr>
          <w:p w14:paraId="5DC45CC2">
            <w:pPr>
              <w:pStyle w:val="30"/>
            </w:pPr>
          </w:p>
        </w:tc>
        <w:tc>
          <w:tcPr>
            <w:tcW w:w="942" w:type="pct"/>
            <w:vAlign w:val="center"/>
          </w:tcPr>
          <w:p w14:paraId="512773BD">
            <w:pPr>
              <w:pStyle w:val="30"/>
            </w:pPr>
            <w:r>
              <w:rPr>
                <w:rFonts w:hint="eastAsia"/>
              </w:rPr>
              <w:t>按风险地图查看月度看板</w:t>
            </w:r>
          </w:p>
        </w:tc>
        <w:tc>
          <w:tcPr>
            <w:tcW w:w="1146" w:type="pct"/>
            <w:vAlign w:val="center"/>
          </w:tcPr>
          <w:p w14:paraId="718FFDC3">
            <w:pPr>
              <w:pStyle w:val="30"/>
            </w:pPr>
          </w:p>
        </w:tc>
        <w:tc>
          <w:tcPr>
            <w:tcW w:w="240" w:type="pct"/>
            <w:vMerge w:val="continue"/>
            <w:vAlign w:val="center"/>
          </w:tcPr>
          <w:p w14:paraId="3C071574">
            <w:pPr>
              <w:pStyle w:val="30"/>
            </w:pPr>
          </w:p>
        </w:tc>
        <w:tc>
          <w:tcPr>
            <w:tcW w:w="240" w:type="pct"/>
            <w:vMerge w:val="continue"/>
            <w:vAlign w:val="center"/>
          </w:tcPr>
          <w:p w14:paraId="76CEE777">
            <w:pPr>
              <w:pStyle w:val="30"/>
            </w:pPr>
          </w:p>
        </w:tc>
        <w:tc>
          <w:tcPr>
            <w:tcW w:w="258" w:type="pct"/>
            <w:vMerge w:val="continue"/>
            <w:vAlign w:val="center"/>
          </w:tcPr>
          <w:p w14:paraId="7A92C8BF">
            <w:pPr>
              <w:pStyle w:val="30"/>
            </w:pPr>
          </w:p>
        </w:tc>
        <w:tc>
          <w:tcPr>
            <w:tcW w:w="343" w:type="pct"/>
            <w:vAlign w:val="center"/>
          </w:tcPr>
          <w:p w14:paraId="6C2C45CA">
            <w:pPr>
              <w:pStyle w:val="30"/>
            </w:pPr>
            <w:r>
              <w:rPr>
                <w:rFonts w:hint="eastAsia"/>
              </w:rPr>
              <w:t>6.1.6.2</w:t>
            </w:r>
          </w:p>
        </w:tc>
      </w:tr>
      <w:tr w14:paraId="7C2D72A8">
        <w:tblPrEx>
          <w:tblCellMar>
            <w:top w:w="0" w:type="dxa"/>
            <w:left w:w="108" w:type="dxa"/>
            <w:bottom w:w="0" w:type="dxa"/>
            <w:right w:w="108" w:type="dxa"/>
          </w:tblCellMar>
        </w:tblPrEx>
        <w:trPr>
          <w:trHeight w:val="1080" w:hRule="atLeast"/>
          <w:jc w:val="center"/>
        </w:trPr>
        <w:tc>
          <w:tcPr>
            <w:tcW w:w="199" w:type="pct"/>
            <w:vAlign w:val="center"/>
          </w:tcPr>
          <w:p w14:paraId="7B853000">
            <w:pPr>
              <w:pStyle w:val="30"/>
            </w:pPr>
            <w:r>
              <w:rPr>
                <w:rFonts w:hint="eastAsia"/>
              </w:rPr>
              <w:t>169</w:t>
            </w:r>
          </w:p>
        </w:tc>
        <w:tc>
          <w:tcPr>
            <w:tcW w:w="240" w:type="pct"/>
            <w:vMerge w:val="continue"/>
            <w:vAlign w:val="center"/>
          </w:tcPr>
          <w:p w14:paraId="3F8F5E85">
            <w:pPr>
              <w:pStyle w:val="30"/>
            </w:pPr>
          </w:p>
        </w:tc>
        <w:tc>
          <w:tcPr>
            <w:tcW w:w="570" w:type="pct"/>
            <w:vMerge w:val="continue"/>
            <w:vAlign w:val="center"/>
          </w:tcPr>
          <w:p w14:paraId="7A29EB28">
            <w:pPr>
              <w:pStyle w:val="30"/>
            </w:pPr>
          </w:p>
        </w:tc>
        <w:tc>
          <w:tcPr>
            <w:tcW w:w="816" w:type="pct"/>
            <w:vMerge w:val="continue"/>
            <w:vAlign w:val="center"/>
          </w:tcPr>
          <w:p w14:paraId="352F4B61">
            <w:pPr>
              <w:pStyle w:val="30"/>
            </w:pPr>
          </w:p>
        </w:tc>
        <w:tc>
          <w:tcPr>
            <w:tcW w:w="942" w:type="pct"/>
            <w:vAlign w:val="center"/>
          </w:tcPr>
          <w:p w14:paraId="726B86CD">
            <w:pPr>
              <w:pStyle w:val="30"/>
            </w:pPr>
            <w:r>
              <w:rPr>
                <w:rFonts w:hint="eastAsia"/>
              </w:rPr>
              <w:t>按亮灯结果查看月度看板</w:t>
            </w:r>
          </w:p>
        </w:tc>
        <w:tc>
          <w:tcPr>
            <w:tcW w:w="1146" w:type="pct"/>
            <w:vAlign w:val="center"/>
          </w:tcPr>
          <w:p w14:paraId="221F5A04">
            <w:pPr>
              <w:pStyle w:val="30"/>
            </w:pPr>
          </w:p>
        </w:tc>
        <w:tc>
          <w:tcPr>
            <w:tcW w:w="240" w:type="pct"/>
            <w:vMerge w:val="continue"/>
            <w:vAlign w:val="center"/>
          </w:tcPr>
          <w:p w14:paraId="27CD0287">
            <w:pPr>
              <w:pStyle w:val="30"/>
            </w:pPr>
          </w:p>
        </w:tc>
        <w:tc>
          <w:tcPr>
            <w:tcW w:w="240" w:type="pct"/>
            <w:vMerge w:val="continue"/>
            <w:vAlign w:val="center"/>
          </w:tcPr>
          <w:p w14:paraId="7EE6BBEC">
            <w:pPr>
              <w:pStyle w:val="30"/>
            </w:pPr>
          </w:p>
        </w:tc>
        <w:tc>
          <w:tcPr>
            <w:tcW w:w="258" w:type="pct"/>
            <w:vMerge w:val="continue"/>
            <w:vAlign w:val="center"/>
          </w:tcPr>
          <w:p w14:paraId="74C4467D">
            <w:pPr>
              <w:pStyle w:val="30"/>
            </w:pPr>
          </w:p>
        </w:tc>
        <w:tc>
          <w:tcPr>
            <w:tcW w:w="343" w:type="pct"/>
            <w:vAlign w:val="center"/>
          </w:tcPr>
          <w:p w14:paraId="28D1300F">
            <w:pPr>
              <w:pStyle w:val="30"/>
            </w:pPr>
            <w:r>
              <w:rPr>
                <w:rFonts w:hint="eastAsia"/>
              </w:rPr>
              <w:t>6.1.6.2</w:t>
            </w:r>
          </w:p>
        </w:tc>
      </w:tr>
      <w:tr w14:paraId="771B0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694949C">
            <w:pPr>
              <w:pStyle w:val="30"/>
            </w:pPr>
            <w:r>
              <w:rPr>
                <w:rFonts w:hint="eastAsia"/>
              </w:rPr>
              <w:t>170</w:t>
            </w:r>
          </w:p>
        </w:tc>
        <w:tc>
          <w:tcPr>
            <w:tcW w:w="240" w:type="pct"/>
            <w:vMerge w:val="continue"/>
            <w:vAlign w:val="center"/>
          </w:tcPr>
          <w:p w14:paraId="3D160EFF">
            <w:pPr>
              <w:pStyle w:val="30"/>
            </w:pPr>
          </w:p>
        </w:tc>
        <w:tc>
          <w:tcPr>
            <w:tcW w:w="570" w:type="pct"/>
            <w:vMerge w:val="continue"/>
            <w:vAlign w:val="center"/>
          </w:tcPr>
          <w:p w14:paraId="124A1CE3">
            <w:pPr>
              <w:pStyle w:val="30"/>
            </w:pPr>
          </w:p>
        </w:tc>
        <w:tc>
          <w:tcPr>
            <w:tcW w:w="816" w:type="pct"/>
            <w:vMerge w:val="continue"/>
            <w:vAlign w:val="center"/>
          </w:tcPr>
          <w:p w14:paraId="4042F88C">
            <w:pPr>
              <w:pStyle w:val="30"/>
            </w:pPr>
          </w:p>
        </w:tc>
        <w:tc>
          <w:tcPr>
            <w:tcW w:w="942" w:type="pct"/>
            <w:vAlign w:val="center"/>
          </w:tcPr>
          <w:p w14:paraId="6445E2A8">
            <w:pPr>
              <w:pStyle w:val="30"/>
            </w:pPr>
            <w:r>
              <w:rPr>
                <w:rFonts w:hint="eastAsia"/>
              </w:rPr>
              <w:t>综合R值亮灯分析月度看板</w:t>
            </w:r>
          </w:p>
        </w:tc>
        <w:tc>
          <w:tcPr>
            <w:tcW w:w="1146" w:type="pct"/>
            <w:vAlign w:val="center"/>
          </w:tcPr>
          <w:p w14:paraId="68153207">
            <w:pPr>
              <w:pStyle w:val="30"/>
            </w:pPr>
          </w:p>
        </w:tc>
        <w:tc>
          <w:tcPr>
            <w:tcW w:w="240" w:type="pct"/>
            <w:vMerge w:val="continue"/>
            <w:vAlign w:val="center"/>
          </w:tcPr>
          <w:p w14:paraId="102D1F12">
            <w:pPr>
              <w:pStyle w:val="30"/>
            </w:pPr>
          </w:p>
        </w:tc>
        <w:tc>
          <w:tcPr>
            <w:tcW w:w="240" w:type="pct"/>
            <w:vMerge w:val="continue"/>
            <w:vAlign w:val="center"/>
          </w:tcPr>
          <w:p w14:paraId="2E0DB7ED">
            <w:pPr>
              <w:pStyle w:val="30"/>
            </w:pPr>
          </w:p>
        </w:tc>
        <w:tc>
          <w:tcPr>
            <w:tcW w:w="258" w:type="pct"/>
            <w:vMerge w:val="continue"/>
            <w:vAlign w:val="center"/>
          </w:tcPr>
          <w:p w14:paraId="5F55D663">
            <w:pPr>
              <w:pStyle w:val="30"/>
            </w:pPr>
          </w:p>
        </w:tc>
        <w:tc>
          <w:tcPr>
            <w:tcW w:w="343" w:type="pct"/>
            <w:vAlign w:val="center"/>
          </w:tcPr>
          <w:p w14:paraId="7B0E8541">
            <w:pPr>
              <w:pStyle w:val="30"/>
            </w:pPr>
            <w:r>
              <w:rPr>
                <w:rFonts w:hint="eastAsia"/>
              </w:rPr>
              <w:t>6.1.6.2</w:t>
            </w:r>
          </w:p>
        </w:tc>
      </w:tr>
      <w:tr w14:paraId="26B11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0" w:hRule="atLeast"/>
          <w:jc w:val="center"/>
        </w:trPr>
        <w:tc>
          <w:tcPr>
            <w:tcW w:w="199" w:type="pct"/>
            <w:vAlign w:val="center"/>
          </w:tcPr>
          <w:p w14:paraId="62035177">
            <w:pPr>
              <w:pStyle w:val="30"/>
            </w:pPr>
            <w:r>
              <w:rPr>
                <w:rFonts w:hint="eastAsia"/>
              </w:rPr>
              <w:t>171</w:t>
            </w:r>
          </w:p>
        </w:tc>
        <w:tc>
          <w:tcPr>
            <w:tcW w:w="240" w:type="pct"/>
            <w:vMerge w:val="continue"/>
            <w:vAlign w:val="center"/>
          </w:tcPr>
          <w:p w14:paraId="34594009">
            <w:pPr>
              <w:pStyle w:val="30"/>
            </w:pPr>
          </w:p>
        </w:tc>
        <w:tc>
          <w:tcPr>
            <w:tcW w:w="570" w:type="pct"/>
            <w:vMerge w:val="continue"/>
            <w:vAlign w:val="center"/>
          </w:tcPr>
          <w:p w14:paraId="5EFA7222">
            <w:pPr>
              <w:pStyle w:val="30"/>
            </w:pPr>
          </w:p>
        </w:tc>
        <w:tc>
          <w:tcPr>
            <w:tcW w:w="816" w:type="pct"/>
            <w:vMerge w:val="restart"/>
            <w:vAlign w:val="center"/>
          </w:tcPr>
          <w:p w14:paraId="48F96C86">
            <w:pPr>
              <w:pStyle w:val="30"/>
            </w:pPr>
            <w:r>
              <w:rPr>
                <w:rFonts w:hint="eastAsia"/>
              </w:rPr>
              <w:t>资金、主业、投资、基金、治理、法律、舆情、外部等8大风险领域模板</w:t>
            </w:r>
          </w:p>
        </w:tc>
        <w:tc>
          <w:tcPr>
            <w:tcW w:w="942" w:type="pct"/>
            <w:vAlign w:val="center"/>
          </w:tcPr>
          <w:p w14:paraId="23C53948">
            <w:pPr>
              <w:pStyle w:val="30"/>
            </w:pPr>
            <w:r>
              <w:rPr>
                <w:rFonts w:hint="eastAsia"/>
              </w:rPr>
              <w:t>资金领域亮灯数量年度看板（含浮窗）</w:t>
            </w:r>
          </w:p>
        </w:tc>
        <w:tc>
          <w:tcPr>
            <w:tcW w:w="1146" w:type="pct"/>
            <w:vAlign w:val="center"/>
          </w:tcPr>
          <w:p w14:paraId="60334882">
            <w:pPr>
              <w:pStyle w:val="30"/>
            </w:pPr>
          </w:p>
        </w:tc>
        <w:tc>
          <w:tcPr>
            <w:tcW w:w="240" w:type="pct"/>
            <w:vAlign w:val="center"/>
          </w:tcPr>
          <w:p w14:paraId="2A719CC3">
            <w:pPr>
              <w:pStyle w:val="30"/>
            </w:pPr>
            <w:r>
              <w:rPr>
                <w:rFonts w:hint="eastAsia"/>
              </w:rPr>
              <w:t>1</w:t>
            </w:r>
          </w:p>
        </w:tc>
        <w:tc>
          <w:tcPr>
            <w:tcW w:w="240" w:type="pct"/>
            <w:vAlign w:val="center"/>
          </w:tcPr>
          <w:p w14:paraId="6397B024">
            <w:pPr>
              <w:pStyle w:val="30"/>
            </w:pPr>
            <w:r>
              <w:rPr>
                <w:rFonts w:hint="eastAsia"/>
              </w:rPr>
              <w:t>2.5</w:t>
            </w:r>
          </w:p>
        </w:tc>
        <w:tc>
          <w:tcPr>
            <w:tcW w:w="258" w:type="pct"/>
            <w:vAlign w:val="center"/>
          </w:tcPr>
          <w:p w14:paraId="4D4D43F9">
            <w:pPr>
              <w:pStyle w:val="30"/>
            </w:pPr>
            <w:r>
              <w:rPr>
                <w:rFonts w:hint="eastAsia"/>
              </w:rPr>
              <w:t>2.5</w:t>
            </w:r>
          </w:p>
        </w:tc>
        <w:tc>
          <w:tcPr>
            <w:tcW w:w="343" w:type="pct"/>
            <w:vAlign w:val="center"/>
          </w:tcPr>
          <w:p w14:paraId="28357AB4">
            <w:pPr>
              <w:pStyle w:val="30"/>
            </w:pPr>
            <w:r>
              <w:rPr>
                <w:rFonts w:hint="eastAsia"/>
              </w:rPr>
              <w:t>6.1.6.2</w:t>
            </w:r>
          </w:p>
        </w:tc>
      </w:tr>
      <w:tr w14:paraId="3DD11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199" w:type="pct"/>
            <w:vAlign w:val="center"/>
          </w:tcPr>
          <w:p w14:paraId="73CBC72A">
            <w:pPr>
              <w:pStyle w:val="30"/>
            </w:pPr>
            <w:r>
              <w:rPr>
                <w:rFonts w:hint="eastAsia"/>
              </w:rPr>
              <w:t>172</w:t>
            </w:r>
          </w:p>
        </w:tc>
        <w:tc>
          <w:tcPr>
            <w:tcW w:w="240" w:type="pct"/>
            <w:vMerge w:val="continue"/>
            <w:vAlign w:val="center"/>
          </w:tcPr>
          <w:p w14:paraId="6BA4903D">
            <w:pPr>
              <w:pStyle w:val="30"/>
            </w:pPr>
          </w:p>
        </w:tc>
        <w:tc>
          <w:tcPr>
            <w:tcW w:w="570" w:type="pct"/>
            <w:vMerge w:val="continue"/>
            <w:vAlign w:val="center"/>
          </w:tcPr>
          <w:p w14:paraId="233E6946">
            <w:pPr>
              <w:pStyle w:val="30"/>
            </w:pPr>
          </w:p>
        </w:tc>
        <w:tc>
          <w:tcPr>
            <w:tcW w:w="816" w:type="pct"/>
            <w:vMerge w:val="continue"/>
            <w:vAlign w:val="center"/>
          </w:tcPr>
          <w:p w14:paraId="2C5978AC">
            <w:pPr>
              <w:pStyle w:val="30"/>
            </w:pPr>
          </w:p>
        </w:tc>
        <w:tc>
          <w:tcPr>
            <w:tcW w:w="942" w:type="pct"/>
            <w:vAlign w:val="center"/>
          </w:tcPr>
          <w:p w14:paraId="7F773AF1">
            <w:pPr>
              <w:pStyle w:val="30"/>
            </w:pPr>
            <w:r>
              <w:rPr>
                <w:rFonts w:hint="eastAsia"/>
              </w:rPr>
              <w:t>资金领域亮灯数量月度看板（含浮窗）</w:t>
            </w:r>
          </w:p>
        </w:tc>
        <w:tc>
          <w:tcPr>
            <w:tcW w:w="1146" w:type="pct"/>
            <w:vAlign w:val="center"/>
          </w:tcPr>
          <w:p w14:paraId="1C1D354D">
            <w:pPr>
              <w:pStyle w:val="30"/>
            </w:pPr>
          </w:p>
        </w:tc>
        <w:tc>
          <w:tcPr>
            <w:tcW w:w="240" w:type="pct"/>
            <w:vAlign w:val="center"/>
          </w:tcPr>
          <w:p w14:paraId="2792874B">
            <w:pPr>
              <w:pStyle w:val="30"/>
            </w:pPr>
            <w:r>
              <w:rPr>
                <w:rFonts w:hint="eastAsia"/>
              </w:rPr>
              <w:t>1</w:t>
            </w:r>
          </w:p>
        </w:tc>
        <w:tc>
          <w:tcPr>
            <w:tcW w:w="240" w:type="pct"/>
            <w:vAlign w:val="center"/>
          </w:tcPr>
          <w:p w14:paraId="3B5D0430">
            <w:pPr>
              <w:pStyle w:val="30"/>
            </w:pPr>
            <w:r>
              <w:rPr>
                <w:rFonts w:hint="eastAsia"/>
              </w:rPr>
              <w:t>2.5</w:t>
            </w:r>
          </w:p>
        </w:tc>
        <w:tc>
          <w:tcPr>
            <w:tcW w:w="258" w:type="pct"/>
            <w:vAlign w:val="center"/>
          </w:tcPr>
          <w:p w14:paraId="7A768B43">
            <w:pPr>
              <w:pStyle w:val="30"/>
            </w:pPr>
            <w:r>
              <w:rPr>
                <w:rFonts w:hint="eastAsia"/>
              </w:rPr>
              <w:t>2.5</w:t>
            </w:r>
          </w:p>
        </w:tc>
        <w:tc>
          <w:tcPr>
            <w:tcW w:w="343" w:type="pct"/>
            <w:vAlign w:val="center"/>
          </w:tcPr>
          <w:p w14:paraId="30C983C6">
            <w:pPr>
              <w:pStyle w:val="30"/>
            </w:pPr>
            <w:r>
              <w:rPr>
                <w:rFonts w:hint="eastAsia"/>
              </w:rPr>
              <w:t>6.1.6.2</w:t>
            </w:r>
          </w:p>
        </w:tc>
      </w:tr>
      <w:tr w14:paraId="2464A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199" w:type="pct"/>
            <w:vAlign w:val="center"/>
          </w:tcPr>
          <w:p w14:paraId="192A102C">
            <w:pPr>
              <w:pStyle w:val="30"/>
            </w:pPr>
            <w:r>
              <w:rPr>
                <w:rFonts w:hint="eastAsia"/>
              </w:rPr>
              <w:t>173</w:t>
            </w:r>
          </w:p>
        </w:tc>
        <w:tc>
          <w:tcPr>
            <w:tcW w:w="240" w:type="pct"/>
            <w:vMerge w:val="continue"/>
            <w:vAlign w:val="center"/>
          </w:tcPr>
          <w:p w14:paraId="7DBB377B">
            <w:pPr>
              <w:pStyle w:val="30"/>
            </w:pPr>
          </w:p>
        </w:tc>
        <w:tc>
          <w:tcPr>
            <w:tcW w:w="570" w:type="pct"/>
            <w:vMerge w:val="continue"/>
            <w:vAlign w:val="center"/>
          </w:tcPr>
          <w:p w14:paraId="124C5F2D">
            <w:pPr>
              <w:pStyle w:val="30"/>
            </w:pPr>
          </w:p>
        </w:tc>
        <w:tc>
          <w:tcPr>
            <w:tcW w:w="816" w:type="pct"/>
            <w:vMerge w:val="continue"/>
            <w:vAlign w:val="center"/>
          </w:tcPr>
          <w:p w14:paraId="16EBEDA2">
            <w:pPr>
              <w:pStyle w:val="30"/>
            </w:pPr>
          </w:p>
        </w:tc>
        <w:tc>
          <w:tcPr>
            <w:tcW w:w="942" w:type="pct"/>
            <w:vAlign w:val="center"/>
          </w:tcPr>
          <w:p w14:paraId="740820BD">
            <w:pPr>
              <w:pStyle w:val="30"/>
            </w:pPr>
            <w:r>
              <w:rPr>
                <w:rFonts w:hint="eastAsia"/>
              </w:rPr>
              <w:t>主业领域亮灯数量年度看板（含浮窗）</w:t>
            </w:r>
          </w:p>
        </w:tc>
        <w:tc>
          <w:tcPr>
            <w:tcW w:w="1146" w:type="pct"/>
            <w:vAlign w:val="center"/>
          </w:tcPr>
          <w:p w14:paraId="76DCD809">
            <w:pPr>
              <w:pStyle w:val="30"/>
            </w:pPr>
          </w:p>
        </w:tc>
        <w:tc>
          <w:tcPr>
            <w:tcW w:w="240" w:type="pct"/>
            <w:vAlign w:val="center"/>
          </w:tcPr>
          <w:p w14:paraId="1158C855">
            <w:pPr>
              <w:pStyle w:val="30"/>
            </w:pPr>
            <w:r>
              <w:rPr>
                <w:rFonts w:hint="eastAsia"/>
              </w:rPr>
              <w:t>1</w:t>
            </w:r>
          </w:p>
        </w:tc>
        <w:tc>
          <w:tcPr>
            <w:tcW w:w="240" w:type="pct"/>
            <w:vAlign w:val="center"/>
          </w:tcPr>
          <w:p w14:paraId="160A307C">
            <w:pPr>
              <w:pStyle w:val="30"/>
            </w:pPr>
            <w:r>
              <w:rPr>
                <w:rFonts w:hint="eastAsia"/>
              </w:rPr>
              <w:t>2.5</w:t>
            </w:r>
          </w:p>
        </w:tc>
        <w:tc>
          <w:tcPr>
            <w:tcW w:w="258" w:type="pct"/>
            <w:vAlign w:val="center"/>
          </w:tcPr>
          <w:p w14:paraId="1FF2C317">
            <w:pPr>
              <w:pStyle w:val="30"/>
            </w:pPr>
            <w:r>
              <w:rPr>
                <w:rFonts w:hint="eastAsia"/>
              </w:rPr>
              <w:t>2.5</w:t>
            </w:r>
          </w:p>
        </w:tc>
        <w:tc>
          <w:tcPr>
            <w:tcW w:w="343" w:type="pct"/>
            <w:vAlign w:val="center"/>
          </w:tcPr>
          <w:p w14:paraId="3F330C1E">
            <w:pPr>
              <w:pStyle w:val="30"/>
            </w:pPr>
            <w:r>
              <w:rPr>
                <w:rFonts w:hint="eastAsia"/>
              </w:rPr>
              <w:t>6.1.6.2</w:t>
            </w:r>
          </w:p>
        </w:tc>
      </w:tr>
      <w:tr w14:paraId="60B9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199" w:type="pct"/>
            <w:vAlign w:val="center"/>
          </w:tcPr>
          <w:p w14:paraId="458DB2CF">
            <w:pPr>
              <w:pStyle w:val="30"/>
            </w:pPr>
            <w:r>
              <w:rPr>
                <w:rFonts w:hint="eastAsia"/>
              </w:rPr>
              <w:t>174</w:t>
            </w:r>
          </w:p>
        </w:tc>
        <w:tc>
          <w:tcPr>
            <w:tcW w:w="240" w:type="pct"/>
            <w:vMerge w:val="continue"/>
            <w:vAlign w:val="center"/>
          </w:tcPr>
          <w:p w14:paraId="68117D1F">
            <w:pPr>
              <w:pStyle w:val="30"/>
            </w:pPr>
          </w:p>
        </w:tc>
        <w:tc>
          <w:tcPr>
            <w:tcW w:w="570" w:type="pct"/>
            <w:vMerge w:val="continue"/>
            <w:vAlign w:val="center"/>
          </w:tcPr>
          <w:p w14:paraId="01FA0ADF">
            <w:pPr>
              <w:pStyle w:val="30"/>
            </w:pPr>
          </w:p>
        </w:tc>
        <w:tc>
          <w:tcPr>
            <w:tcW w:w="816" w:type="pct"/>
            <w:vMerge w:val="continue"/>
            <w:vAlign w:val="center"/>
          </w:tcPr>
          <w:p w14:paraId="707FC31B">
            <w:pPr>
              <w:pStyle w:val="30"/>
            </w:pPr>
          </w:p>
        </w:tc>
        <w:tc>
          <w:tcPr>
            <w:tcW w:w="942" w:type="pct"/>
            <w:vAlign w:val="center"/>
          </w:tcPr>
          <w:p w14:paraId="706CE88E">
            <w:pPr>
              <w:pStyle w:val="30"/>
            </w:pPr>
            <w:r>
              <w:rPr>
                <w:rFonts w:hint="eastAsia"/>
              </w:rPr>
              <w:t>主业领域亮灯数量月度看板（含浮窗）</w:t>
            </w:r>
          </w:p>
        </w:tc>
        <w:tc>
          <w:tcPr>
            <w:tcW w:w="1146" w:type="pct"/>
            <w:vAlign w:val="center"/>
          </w:tcPr>
          <w:p w14:paraId="1D228932">
            <w:pPr>
              <w:pStyle w:val="30"/>
            </w:pPr>
          </w:p>
        </w:tc>
        <w:tc>
          <w:tcPr>
            <w:tcW w:w="240" w:type="pct"/>
            <w:vAlign w:val="center"/>
          </w:tcPr>
          <w:p w14:paraId="50F61582">
            <w:pPr>
              <w:pStyle w:val="30"/>
            </w:pPr>
            <w:r>
              <w:rPr>
                <w:rFonts w:hint="eastAsia"/>
              </w:rPr>
              <w:t>1</w:t>
            </w:r>
          </w:p>
        </w:tc>
        <w:tc>
          <w:tcPr>
            <w:tcW w:w="240" w:type="pct"/>
            <w:vAlign w:val="center"/>
          </w:tcPr>
          <w:p w14:paraId="0BA40DF9">
            <w:pPr>
              <w:pStyle w:val="30"/>
            </w:pPr>
            <w:r>
              <w:rPr>
                <w:rFonts w:hint="eastAsia"/>
              </w:rPr>
              <w:t>2.5</w:t>
            </w:r>
          </w:p>
        </w:tc>
        <w:tc>
          <w:tcPr>
            <w:tcW w:w="258" w:type="pct"/>
            <w:vAlign w:val="center"/>
          </w:tcPr>
          <w:p w14:paraId="2FB8B298">
            <w:pPr>
              <w:pStyle w:val="30"/>
            </w:pPr>
            <w:r>
              <w:rPr>
                <w:rFonts w:hint="eastAsia"/>
              </w:rPr>
              <w:t>2.5</w:t>
            </w:r>
          </w:p>
        </w:tc>
        <w:tc>
          <w:tcPr>
            <w:tcW w:w="343" w:type="pct"/>
            <w:vAlign w:val="center"/>
          </w:tcPr>
          <w:p w14:paraId="5BA84057">
            <w:pPr>
              <w:pStyle w:val="30"/>
            </w:pPr>
            <w:r>
              <w:rPr>
                <w:rFonts w:hint="eastAsia"/>
              </w:rPr>
              <w:t>6.1.6.2</w:t>
            </w:r>
          </w:p>
        </w:tc>
      </w:tr>
      <w:tr w14:paraId="1EF76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3E3D6849">
            <w:pPr>
              <w:pStyle w:val="30"/>
            </w:pPr>
            <w:r>
              <w:rPr>
                <w:rFonts w:hint="eastAsia"/>
              </w:rPr>
              <w:t>175</w:t>
            </w:r>
          </w:p>
        </w:tc>
        <w:tc>
          <w:tcPr>
            <w:tcW w:w="240" w:type="pct"/>
            <w:vMerge w:val="continue"/>
            <w:vAlign w:val="center"/>
          </w:tcPr>
          <w:p w14:paraId="54D69DE6">
            <w:pPr>
              <w:pStyle w:val="30"/>
            </w:pPr>
          </w:p>
        </w:tc>
        <w:tc>
          <w:tcPr>
            <w:tcW w:w="570" w:type="pct"/>
            <w:vMerge w:val="continue"/>
            <w:vAlign w:val="center"/>
          </w:tcPr>
          <w:p w14:paraId="4874512D">
            <w:pPr>
              <w:pStyle w:val="30"/>
            </w:pPr>
          </w:p>
        </w:tc>
        <w:tc>
          <w:tcPr>
            <w:tcW w:w="816" w:type="pct"/>
            <w:vMerge w:val="continue"/>
            <w:vAlign w:val="center"/>
          </w:tcPr>
          <w:p w14:paraId="315B1646">
            <w:pPr>
              <w:pStyle w:val="30"/>
            </w:pPr>
          </w:p>
        </w:tc>
        <w:tc>
          <w:tcPr>
            <w:tcW w:w="942" w:type="pct"/>
            <w:vAlign w:val="center"/>
          </w:tcPr>
          <w:p w14:paraId="0E7236A0">
            <w:pPr>
              <w:pStyle w:val="30"/>
            </w:pPr>
            <w:r>
              <w:rPr>
                <w:rFonts w:hint="eastAsia"/>
              </w:rPr>
              <w:t>投资领域亮灯数量年度看板</w:t>
            </w:r>
          </w:p>
        </w:tc>
        <w:tc>
          <w:tcPr>
            <w:tcW w:w="1146" w:type="pct"/>
            <w:vAlign w:val="center"/>
          </w:tcPr>
          <w:p w14:paraId="4EA65EA2">
            <w:pPr>
              <w:pStyle w:val="30"/>
            </w:pPr>
          </w:p>
        </w:tc>
        <w:tc>
          <w:tcPr>
            <w:tcW w:w="240" w:type="pct"/>
            <w:vMerge w:val="restart"/>
            <w:vAlign w:val="center"/>
          </w:tcPr>
          <w:p w14:paraId="5F8943C4">
            <w:pPr>
              <w:pStyle w:val="30"/>
            </w:pPr>
            <w:r>
              <w:rPr>
                <w:rFonts w:hint="eastAsia"/>
              </w:rPr>
              <w:t>1</w:t>
            </w:r>
          </w:p>
        </w:tc>
        <w:tc>
          <w:tcPr>
            <w:tcW w:w="240" w:type="pct"/>
            <w:vMerge w:val="restart"/>
            <w:vAlign w:val="center"/>
          </w:tcPr>
          <w:p w14:paraId="2FF9AB05">
            <w:pPr>
              <w:pStyle w:val="30"/>
            </w:pPr>
            <w:r>
              <w:rPr>
                <w:rFonts w:hint="eastAsia"/>
              </w:rPr>
              <w:t>2.5</w:t>
            </w:r>
          </w:p>
        </w:tc>
        <w:tc>
          <w:tcPr>
            <w:tcW w:w="258" w:type="pct"/>
            <w:vMerge w:val="restart"/>
            <w:vAlign w:val="center"/>
          </w:tcPr>
          <w:p w14:paraId="1822991D">
            <w:pPr>
              <w:pStyle w:val="30"/>
            </w:pPr>
            <w:r>
              <w:rPr>
                <w:rFonts w:hint="eastAsia"/>
              </w:rPr>
              <w:t>2.5</w:t>
            </w:r>
          </w:p>
        </w:tc>
        <w:tc>
          <w:tcPr>
            <w:tcW w:w="343" w:type="pct"/>
            <w:vAlign w:val="center"/>
          </w:tcPr>
          <w:p w14:paraId="0258AD27">
            <w:pPr>
              <w:pStyle w:val="30"/>
            </w:pPr>
            <w:r>
              <w:rPr>
                <w:rFonts w:hint="eastAsia"/>
              </w:rPr>
              <w:t>6.1.6.2</w:t>
            </w:r>
          </w:p>
        </w:tc>
      </w:tr>
      <w:tr w14:paraId="2311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15163186">
            <w:pPr>
              <w:pStyle w:val="30"/>
            </w:pPr>
            <w:r>
              <w:rPr>
                <w:rFonts w:hint="eastAsia"/>
              </w:rPr>
              <w:t>176</w:t>
            </w:r>
          </w:p>
        </w:tc>
        <w:tc>
          <w:tcPr>
            <w:tcW w:w="240" w:type="pct"/>
            <w:vMerge w:val="continue"/>
            <w:vAlign w:val="center"/>
          </w:tcPr>
          <w:p w14:paraId="0F769083">
            <w:pPr>
              <w:pStyle w:val="30"/>
            </w:pPr>
          </w:p>
        </w:tc>
        <w:tc>
          <w:tcPr>
            <w:tcW w:w="570" w:type="pct"/>
            <w:vMerge w:val="continue"/>
            <w:vAlign w:val="center"/>
          </w:tcPr>
          <w:p w14:paraId="5292B938">
            <w:pPr>
              <w:pStyle w:val="30"/>
            </w:pPr>
          </w:p>
        </w:tc>
        <w:tc>
          <w:tcPr>
            <w:tcW w:w="816" w:type="pct"/>
            <w:vMerge w:val="continue"/>
            <w:vAlign w:val="center"/>
          </w:tcPr>
          <w:p w14:paraId="61D88C0F">
            <w:pPr>
              <w:pStyle w:val="30"/>
            </w:pPr>
          </w:p>
        </w:tc>
        <w:tc>
          <w:tcPr>
            <w:tcW w:w="942" w:type="pct"/>
            <w:vAlign w:val="center"/>
          </w:tcPr>
          <w:p w14:paraId="4B81F8CF">
            <w:pPr>
              <w:pStyle w:val="30"/>
            </w:pPr>
            <w:r>
              <w:rPr>
                <w:rFonts w:hint="eastAsia"/>
              </w:rPr>
              <w:t>治理领域亮灯数量年度看板</w:t>
            </w:r>
          </w:p>
        </w:tc>
        <w:tc>
          <w:tcPr>
            <w:tcW w:w="1146" w:type="pct"/>
            <w:vAlign w:val="center"/>
          </w:tcPr>
          <w:p w14:paraId="5433037A">
            <w:pPr>
              <w:pStyle w:val="30"/>
            </w:pPr>
          </w:p>
        </w:tc>
        <w:tc>
          <w:tcPr>
            <w:tcW w:w="240" w:type="pct"/>
            <w:vMerge w:val="continue"/>
            <w:vAlign w:val="center"/>
          </w:tcPr>
          <w:p w14:paraId="441936D6">
            <w:pPr>
              <w:pStyle w:val="30"/>
            </w:pPr>
          </w:p>
        </w:tc>
        <w:tc>
          <w:tcPr>
            <w:tcW w:w="240" w:type="pct"/>
            <w:vMerge w:val="continue"/>
            <w:vAlign w:val="center"/>
          </w:tcPr>
          <w:p w14:paraId="16598F94">
            <w:pPr>
              <w:pStyle w:val="30"/>
            </w:pPr>
          </w:p>
        </w:tc>
        <w:tc>
          <w:tcPr>
            <w:tcW w:w="258" w:type="pct"/>
            <w:vMerge w:val="continue"/>
            <w:vAlign w:val="center"/>
          </w:tcPr>
          <w:p w14:paraId="04E5E075">
            <w:pPr>
              <w:pStyle w:val="30"/>
            </w:pPr>
          </w:p>
        </w:tc>
        <w:tc>
          <w:tcPr>
            <w:tcW w:w="343" w:type="pct"/>
            <w:vAlign w:val="center"/>
          </w:tcPr>
          <w:p w14:paraId="01E0AB1F">
            <w:pPr>
              <w:pStyle w:val="30"/>
            </w:pPr>
            <w:r>
              <w:rPr>
                <w:rFonts w:hint="eastAsia"/>
              </w:rPr>
              <w:t>6.1.6.2</w:t>
            </w:r>
          </w:p>
        </w:tc>
      </w:tr>
      <w:tr w14:paraId="12AEE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6D2BE1DD">
            <w:pPr>
              <w:pStyle w:val="30"/>
            </w:pPr>
            <w:r>
              <w:rPr>
                <w:rFonts w:hint="eastAsia"/>
              </w:rPr>
              <w:t>177</w:t>
            </w:r>
          </w:p>
        </w:tc>
        <w:tc>
          <w:tcPr>
            <w:tcW w:w="240" w:type="pct"/>
            <w:vMerge w:val="continue"/>
            <w:vAlign w:val="center"/>
          </w:tcPr>
          <w:p w14:paraId="4784BF77">
            <w:pPr>
              <w:pStyle w:val="30"/>
            </w:pPr>
          </w:p>
        </w:tc>
        <w:tc>
          <w:tcPr>
            <w:tcW w:w="570" w:type="pct"/>
            <w:vMerge w:val="continue"/>
            <w:vAlign w:val="center"/>
          </w:tcPr>
          <w:p w14:paraId="4AB20C86">
            <w:pPr>
              <w:pStyle w:val="30"/>
            </w:pPr>
          </w:p>
        </w:tc>
        <w:tc>
          <w:tcPr>
            <w:tcW w:w="816" w:type="pct"/>
            <w:vMerge w:val="continue"/>
            <w:vAlign w:val="center"/>
          </w:tcPr>
          <w:p w14:paraId="2B9757C8">
            <w:pPr>
              <w:pStyle w:val="30"/>
            </w:pPr>
          </w:p>
        </w:tc>
        <w:tc>
          <w:tcPr>
            <w:tcW w:w="942" w:type="pct"/>
            <w:vAlign w:val="center"/>
          </w:tcPr>
          <w:p w14:paraId="680F6B18">
            <w:pPr>
              <w:pStyle w:val="30"/>
            </w:pPr>
            <w:r>
              <w:rPr>
                <w:rFonts w:hint="eastAsia"/>
              </w:rPr>
              <w:t>外部领域亮灯数量年度看板</w:t>
            </w:r>
          </w:p>
        </w:tc>
        <w:tc>
          <w:tcPr>
            <w:tcW w:w="1146" w:type="pct"/>
            <w:vAlign w:val="center"/>
          </w:tcPr>
          <w:p w14:paraId="328C76F3">
            <w:pPr>
              <w:pStyle w:val="30"/>
            </w:pPr>
          </w:p>
        </w:tc>
        <w:tc>
          <w:tcPr>
            <w:tcW w:w="240" w:type="pct"/>
            <w:vMerge w:val="restart"/>
            <w:vAlign w:val="center"/>
          </w:tcPr>
          <w:p w14:paraId="51BC0C16">
            <w:pPr>
              <w:pStyle w:val="30"/>
            </w:pPr>
            <w:r>
              <w:rPr>
                <w:rFonts w:hint="eastAsia"/>
              </w:rPr>
              <w:t>1</w:t>
            </w:r>
          </w:p>
        </w:tc>
        <w:tc>
          <w:tcPr>
            <w:tcW w:w="240" w:type="pct"/>
            <w:vMerge w:val="restart"/>
            <w:vAlign w:val="center"/>
          </w:tcPr>
          <w:p w14:paraId="36289098">
            <w:pPr>
              <w:pStyle w:val="30"/>
            </w:pPr>
            <w:r>
              <w:rPr>
                <w:rFonts w:hint="eastAsia"/>
              </w:rPr>
              <w:t>2.5</w:t>
            </w:r>
          </w:p>
        </w:tc>
        <w:tc>
          <w:tcPr>
            <w:tcW w:w="258" w:type="pct"/>
            <w:vMerge w:val="restart"/>
            <w:vAlign w:val="center"/>
          </w:tcPr>
          <w:p w14:paraId="4D3FE093">
            <w:pPr>
              <w:pStyle w:val="30"/>
            </w:pPr>
            <w:r>
              <w:rPr>
                <w:rFonts w:hint="eastAsia"/>
              </w:rPr>
              <w:t>2.5</w:t>
            </w:r>
          </w:p>
        </w:tc>
        <w:tc>
          <w:tcPr>
            <w:tcW w:w="343" w:type="pct"/>
            <w:vAlign w:val="center"/>
          </w:tcPr>
          <w:p w14:paraId="26973A93">
            <w:pPr>
              <w:pStyle w:val="30"/>
            </w:pPr>
            <w:r>
              <w:rPr>
                <w:rFonts w:hint="eastAsia"/>
              </w:rPr>
              <w:t>6.1.6.2</w:t>
            </w:r>
          </w:p>
        </w:tc>
      </w:tr>
      <w:tr w14:paraId="34D1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5A88BC48">
            <w:pPr>
              <w:pStyle w:val="30"/>
            </w:pPr>
            <w:r>
              <w:rPr>
                <w:rFonts w:hint="eastAsia"/>
              </w:rPr>
              <w:t>178</w:t>
            </w:r>
          </w:p>
        </w:tc>
        <w:tc>
          <w:tcPr>
            <w:tcW w:w="240" w:type="pct"/>
            <w:vMerge w:val="continue"/>
            <w:vAlign w:val="center"/>
          </w:tcPr>
          <w:p w14:paraId="4AAC0FC4">
            <w:pPr>
              <w:pStyle w:val="30"/>
            </w:pPr>
          </w:p>
        </w:tc>
        <w:tc>
          <w:tcPr>
            <w:tcW w:w="570" w:type="pct"/>
            <w:vMerge w:val="continue"/>
            <w:vAlign w:val="center"/>
          </w:tcPr>
          <w:p w14:paraId="45E5A479">
            <w:pPr>
              <w:pStyle w:val="30"/>
            </w:pPr>
          </w:p>
        </w:tc>
        <w:tc>
          <w:tcPr>
            <w:tcW w:w="816" w:type="pct"/>
            <w:vMerge w:val="continue"/>
            <w:vAlign w:val="center"/>
          </w:tcPr>
          <w:p w14:paraId="15E3A0BC">
            <w:pPr>
              <w:pStyle w:val="30"/>
            </w:pPr>
          </w:p>
        </w:tc>
        <w:tc>
          <w:tcPr>
            <w:tcW w:w="942" w:type="pct"/>
            <w:vAlign w:val="center"/>
          </w:tcPr>
          <w:p w14:paraId="5899F98D">
            <w:pPr>
              <w:pStyle w:val="30"/>
            </w:pPr>
            <w:r>
              <w:rPr>
                <w:rFonts w:hint="eastAsia"/>
              </w:rPr>
              <w:t>基金领域亮灯数量年度看板</w:t>
            </w:r>
          </w:p>
        </w:tc>
        <w:tc>
          <w:tcPr>
            <w:tcW w:w="1146" w:type="pct"/>
            <w:vAlign w:val="center"/>
          </w:tcPr>
          <w:p w14:paraId="26078B56">
            <w:pPr>
              <w:pStyle w:val="30"/>
            </w:pPr>
          </w:p>
        </w:tc>
        <w:tc>
          <w:tcPr>
            <w:tcW w:w="240" w:type="pct"/>
            <w:vMerge w:val="continue"/>
            <w:vAlign w:val="center"/>
          </w:tcPr>
          <w:p w14:paraId="0A79386A">
            <w:pPr>
              <w:pStyle w:val="30"/>
            </w:pPr>
          </w:p>
        </w:tc>
        <w:tc>
          <w:tcPr>
            <w:tcW w:w="240" w:type="pct"/>
            <w:vMerge w:val="continue"/>
            <w:vAlign w:val="center"/>
          </w:tcPr>
          <w:p w14:paraId="6775E9A3">
            <w:pPr>
              <w:pStyle w:val="30"/>
            </w:pPr>
          </w:p>
        </w:tc>
        <w:tc>
          <w:tcPr>
            <w:tcW w:w="258" w:type="pct"/>
            <w:vMerge w:val="continue"/>
            <w:vAlign w:val="center"/>
          </w:tcPr>
          <w:p w14:paraId="3190F5B9">
            <w:pPr>
              <w:pStyle w:val="30"/>
            </w:pPr>
          </w:p>
        </w:tc>
        <w:tc>
          <w:tcPr>
            <w:tcW w:w="343" w:type="pct"/>
            <w:vAlign w:val="center"/>
          </w:tcPr>
          <w:p w14:paraId="212F7614">
            <w:pPr>
              <w:pStyle w:val="30"/>
            </w:pPr>
            <w:r>
              <w:rPr>
                <w:rFonts w:hint="eastAsia"/>
              </w:rPr>
              <w:t>6.1.6.2</w:t>
            </w:r>
          </w:p>
        </w:tc>
      </w:tr>
      <w:tr w14:paraId="3FDC5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76B3207">
            <w:pPr>
              <w:pStyle w:val="30"/>
            </w:pPr>
            <w:r>
              <w:rPr>
                <w:rFonts w:hint="eastAsia"/>
              </w:rPr>
              <w:t>179</w:t>
            </w:r>
          </w:p>
        </w:tc>
        <w:tc>
          <w:tcPr>
            <w:tcW w:w="240" w:type="pct"/>
            <w:vMerge w:val="continue"/>
            <w:vAlign w:val="center"/>
          </w:tcPr>
          <w:p w14:paraId="166B2EBB">
            <w:pPr>
              <w:pStyle w:val="30"/>
            </w:pPr>
          </w:p>
        </w:tc>
        <w:tc>
          <w:tcPr>
            <w:tcW w:w="570" w:type="pct"/>
            <w:vMerge w:val="continue"/>
            <w:vAlign w:val="center"/>
          </w:tcPr>
          <w:p w14:paraId="28EC7CE6">
            <w:pPr>
              <w:pStyle w:val="30"/>
            </w:pPr>
          </w:p>
        </w:tc>
        <w:tc>
          <w:tcPr>
            <w:tcW w:w="816" w:type="pct"/>
            <w:vMerge w:val="restart"/>
            <w:vAlign w:val="center"/>
          </w:tcPr>
          <w:p w14:paraId="1380498A">
            <w:pPr>
              <w:pStyle w:val="30"/>
            </w:pPr>
            <w:r>
              <w:rPr>
                <w:rFonts w:hint="eastAsia"/>
              </w:rPr>
              <w:t>金融企业看板</w:t>
            </w:r>
          </w:p>
        </w:tc>
        <w:tc>
          <w:tcPr>
            <w:tcW w:w="942" w:type="pct"/>
            <w:vAlign w:val="center"/>
          </w:tcPr>
          <w:p w14:paraId="3B91FFA3">
            <w:pPr>
              <w:pStyle w:val="30"/>
            </w:pPr>
            <w:r>
              <w:rPr>
                <w:rFonts w:hint="eastAsia"/>
              </w:rPr>
              <w:t>金融企业风险总览</w:t>
            </w:r>
          </w:p>
        </w:tc>
        <w:tc>
          <w:tcPr>
            <w:tcW w:w="1146" w:type="pct"/>
            <w:vAlign w:val="center"/>
          </w:tcPr>
          <w:p w14:paraId="6B08D526">
            <w:pPr>
              <w:pStyle w:val="30"/>
            </w:pPr>
          </w:p>
        </w:tc>
        <w:tc>
          <w:tcPr>
            <w:tcW w:w="240" w:type="pct"/>
            <w:vMerge w:val="restart"/>
            <w:vAlign w:val="center"/>
          </w:tcPr>
          <w:p w14:paraId="4CE5F0D7">
            <w:pPr>
              <w:pStyle w:val="30"/>
            </w:pPr>
            <w:r>
              <w:rPr>
                <w:rFonts w:hint="eastAsia"/>
              </w:rPr>
              <w:t>1</w:t>
            </w:r>
          </w:p>
        </w:tc>
        <w:tc>
          <w:tcPr>
            <w:tcW w:w="240" w:type="pct"/>
            <w:vMerge w:val="restart"/>
            <w:vAlign w:val="center"/>
          </w:tcPr>
          <w:p w14:paraId="2C554073">
            <w:pPr>
              <w:pStyle w:val="30"/>
            </w:pPr>
            <w:r>
              <w:rPr>
                <w:rFonts w:hint="eastAsia"/>
              </w:rPr>
              <w:t>2.5</w:t>
            </w:r>
          </w:p>
        </w:tc>
        <w:tc>
          <w:tcPr>
            <w:tcW w:w="258" w:type="pct"/>
            <w:vMerge w:val="restart"/>
            <w:vAlign w:val="center"/>
          </w:tcPr>
          <w:p w14:paraId="5D96352C">
            <w:pPr>
              <w:pStyle w:val="30"/>
            </w:pPr>
            <w:r>
              <w:rPr>
                <w:rFonts w:hint="eastAsia"/>
              </w:rPr>
              <w:t>2.5</w:t>
            </w:r>
          </w:p>
        </w:tc>
        <w:tc>
          <w:tcPr>
            <w:tcW w:w="343" w:type="pct"/>
            <w:vAlign w:val="center"/>
          </w:tcPr>
          <w:p w14:paraId="6682B811">
            <w:pPr>
              <w:pStyle w:val="30"/>
            </w:pPr>
            <w:r>
              <w:rPr>
                <w:rFonts w:hint="eastAsia"/>
              </w:rPr>
              <w:t>6.1.6.2</w:t>
            </w:r>
          </w:p>
        </w:tc>
      </w:tr>
      <w:tr w14:paraId="440D1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0226AFE4">
            <w:pPr>
              <w:pStyle w:val="30"/>
            </w:pPr>
            <w:r>
              <w:rPr>
                <w:rFonts w:hint="eastAsia"/>
              </w:rPr>
              <w:t>180</w:t>
            </w:r>
          </w:p>
        </w:tc>
        <w:tc>
          <w:tcPr>
            <w:tcW w:w="240" w:type="pct"/>
            <w:vMerge w:val="continue"/>
            <w:vAlign w:val="center"/>
          </w:tcPr>
          <w:p w14:paraId="21367FEB">
            <w:pPr>
              <w:pStyle w:val="30"/>
            </w:pPr>
          </w:p>
        </w:tc>
        <w:tc>
          <w:tcPr>
            <w:tcW w:w="570" w:type="pct"/>
            <w:vMerge w:val="continue"/>
            <w:vAlign w:val="center"/>
          </w:tcPr>
          <w:p w14:paraId="42D615CB">
            <w:pPr>
              <w:pStyle w:val="30"/>
            </w:pPr>
          </w:p>
        </w:tc>
        <w:tc>
          <w:tcPr>
            <w:tcW w:w="816" w:type="pct"/>
            <w:vMerge w:val="continue"/>
            <w:vAlign w:val="center"/>
          </w:tcPr>
          <w:p w14:paraId="2A0ED8CD">
            <w:pPr>
              <w:pStyle w:val="30"/>
            </w:pPr>
          </w:p>
        </w:tc>
        <w:tc>
          <w:tcPr>
            <w:tcW w:w="942" w:type="pct"/>
            <w:vAlign w:val="center"/>
          </w:tcPr>
          <w:p w14:paraId="169FF1F6">
            <w:pPr>
              <w:pStyle w:val="30"/>
            </w:pPr>
            <w:r>
              <w:rPr>
                <w:rFonts w:hint="eastAsia"/>
              </w:rPr>
              <w:t>银行类企业风险地图</w:t>
            </w:r>
          </w:p>
        </w:tc>
        <w:tc>
          <w:tcPr>
            <w:tcW w:w="1146" w:type="pct"/>
            <w:vAlign w:val="center"/>
          </w:tcPr>
          <w:p w14:paraId="11123AC5">
            <w:pPr>
              <w:pStyle w:val="30"/>
            </w:pPr>
          </w:p>
        </w:tc>
        <w:tc>
          <w:tcPr>
            <w:tcW w:w="240" w:type="pct"/>
            <w:vMerge w:val="continue"/>
            <w:vAlign w:val="center"/>
          </w:tcPr>
          <w:p w14:paraId="0365473A">
            <w:pPr>
              <w:pStyle w:val="30"/>
            </w:pPr>
          </w:p>
        </w:tc>
        <w:tc>
          <w:tcPr>
            <w:tcW w:w="240" w:type="pct"/>
            <w:vMerge w:val="continue"/>
            <w:vAlign w:val="center"/>
          </w:tcPr>
          <w:p w14:paraId="5F6A1D43">
            <w:pPr>
              <w:pStyle w:val="30"/>
            </w:pPr>
          </w:p>
        </w:tc>
        <w:tc>
          <w:tcPr>
            <w:tcW w:w="258" w:type="pct"/>
            <w:vMerge w:val="continue"/>
            <w:vAlign w:val="center"/>
          </w:tcPr>
          <w:p w14:paraId="04F17F17">
            <w:pPr>
              <w:pStyle w:val="30"/>
            </w:pPr>
          </w:p>
        </w:tc>
        <w:tc>
          <w:tcPr>
            <w:tcW w:w="343" w:type="pct"/>
            <w:vAlign w:val="center"/>
          </w:tcPr>
          <w:p w14:paraId="3FA55079">
            <w:pPr>
              <w:pStyle w:val="30"/>
            </w:pPr>
            <w:r>
              <w:rPr>
                <w:rFonts w:hint="eastAsia"/>
              </w:rPr>
              <w:t>6.1.6.2</w:t>
            </w:r>
          </w:p>
        </w:tc>
      </w:tr>
      <w:tr w14:paraId="5FB15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5592DF6">
            <w:pPr>
              <w:pStyle w:val="30"/>
            </w:pPr>
            <w:r>
              <w:rPr>
                <w:rFonts w:hint="eastAsia"/>
              </w:rPr>
              <w:t>181</w:t>
            </w:r>
          </w:p>
        </w:tc>
        <w:tc>
          <w:tcPr>
            <w:tcW w:w="240" w:type="pct"/>
            <w:vMerge w:val="continue"/>
            <w:vAlign w:val="center"/>
          </w:tcPr>
          <w:p w14:paraId="09450472">
            <w:pPr>
              <w:pStyle w:val="30"/>
            </w:pPr>
          </w:p>
        </w:tc>
        <w:tc>
          <w:tcPr>
            <w:tcW w:w="570" w:type="pct"/>
            <w:vMerge w:val="continue"/>
            <w:vAlign w:val="center"/>
          </w:tcPr>
          <w:p w14:paraId="37C8473B">
            <w:pPr>
              <w:pStyle w:val="30"/>
            </w:pPr>
          </w:p>
        </w:tc>
        <w:tc>
          <w:tcPr>
            <w:tcW w:w="816" w:type="pct"/>
            <w:vMerge w:val="continue"/>
            <w:vAlign w:val="center"/>
          </w:tcPr>
          <w:p w14:paraId="196176A8">
            <w:pPr>
              <w:pStyle w:val="30"/>
            </w:pPr>
          </w:p>
        </w:tc>
        <w:tc>
          <w:tcPr>
            <w:tcW w:w="942" w:type="pct"/>
            <w:vAlign w:val="center"/>
          </w:tcPr>
          <w:p w14:paraId="4B11C4CD">
            <w:pPr>
              <w:pStyle w:val="30"/>
            </w:pPr>
            <w:r>
              <w:rPr>
                <w:rFonts w:hint="eastAsia"/>
              </w:rPr>
              <w:t>银行类企业亮灯结果</w:t>
            </w:r>
          </w:p>
        </w:tc>
        <w:tc>
          <w:tcPr>
            <w:tcW w:w="1146" w:type="pct"/>
            <w:vAlign w:val="center"/>
          </w:tcPr>
          <w:p w14:paraId="03B7C80A">
            <w:pPr>
              <w:pStyle w:val="30"/>
            </w:pPr>
          </w:p>
        </w:tc>
        <w:tc>
          <w:tcPr>
            <w:tcW w:w="240" w:type="pct"/>
            <w:vMerge w:val="continue"/>
            <w:vAlign w:val="center"/>
          </w:tcPr>
          <w:p w14:paraId="3C81D9C3">
            <w:pPr>
              <w:pStyle w:val="30"/>
            </w:pPr>
          </w:p>
        </w:tc>
        <w:tc>
          <w:tcPr>
            <w:tcW w:w="240" w:type="pct"/>
            <w:vMerge w:val="continue"/>
            <w:vAlign w:val="center"/>
          </w:tcPr>
          <w:p w14:paraId="5C8BD52C">
            <w:pPr>
              <w:pStyle w:val="30"/>
            </w:pPr>
          </w:p>
        </w:tc>
        <w:tc>
          <w:tcPr>
            <w:tcW w:w="258" w:type="pct"/>
            <w:vMerge w:val="continue"/>
            <w:vAlign w:val="center"/>
          </w:tcPr>
          <w:p w14:paraId="7B7DCFD3">
            <w:pPr>
              <w:pStyle w:val="30"/>
            </w:pPr>
          </w:p>
        </w:tc>
        <w:tc>
          <w:tcPr>
            <w:tcW w:w="343" w:type="pct"/>
            <w:vAlign w:val="center"/>
          </w:tcPr>
          <w:p w14:paraId="249ABF80">
            <w:pPr>
              <w:pStyle w:val="30"/>
            </w:pPr>
            <w:r>
              <w:rPr>
                <w:rFonts w:hint="eastAsia"/>
              </w:rPr>
              <w:t>6.1.6.2</w:t>
            </w:r>
          </w:p>
        </w:tc>
      </w:tr>
      <w:tr w14:paraId="3AA1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3059695A">
            <w:pPr>
              <w:pStyle w:val="30"/>
            </w:pPr>
            <w:r>
              <w:rPr>
                <w:rFonts w:hint="eastAsia"/>
              </w:rPr>
              <w:t>182</w:t>
            </w:r>
          </w:p>
        </w:tc>
        <w:tc>
          <w:tcPr>
            <w:tcW w:w="240" w:type="pct"/>
            <w:vMerge w:val="continue"/>
            <w:vAlign w:val="center"/>
          </w:tcPr>
          <w:p w14:paraId="712B7EFA">
            <w:pPr>
              <w:pStyle w:val="30"/>
            </w:pPr>
          </w:p>
        </w:tc>
        <w:tc>
          <w:tcPr>
            <w:tcW w:w="570" w:type="pct"/>
            <w:vMerge w:val="continue"/>
            <w:vAlign w:val="center"/>
          </w:tcPr>
          <w:p w14:paraId="2CB3427E">
            <w:pPr>
              <w:pStyle w:val="30"/>
            </w:pPr>
          </w:p>
        </w:tc>
        <w:tc>
          <w:tcPr>
            <w:tcW w:w="816" w:type="pct"/>
            <w:vMerge w:val="continue"/>
            <w:vAlign w:val="center"/>
          </w:tcPr>
          <w:p w14:paraId="740AB768">
            <w:pPr>
              <w:pStyle w:val="30"/>
            </w:pPr>
          </w:p>
        </w:tc>
        <w:tc>
          <w:tcPr>
            <w:tcW w:w="942" w:type="pct"/>
            <w:vAlign w:val="center"/>
          </w:tcPr>
          <w:p w14:paraId="5A2B169A">
            <w:pPr>
              <w:pStyle w:val="30"/>
            </w:pPr>
            <w:r>
              <w:rPr>
                <w:rFonts w:hint="eastAsia"/>
              </w:rPr>
              <w:t>证券类企业风险地图</w:t>
            </w:r>
          </w:p>
        </w:tc>
        <w:tc>
          <w:tcPr>
            <w:tcW w:w="1146" w:type="pct"/>
            <w:vAlign w:val="center"/>
          </w:tcPr>
          <w:p w14:paraId="420EFBAB">
            <w:pPr>
              <w:pStyle w:val="30"/>
            </w:pPr>
          </w:p>
        </w:tc>
        <w:tc>
          <w:tcPr>
            <w:tcW w:w="240" w:type="pct"/>
            <w:vMerge w:val="restart"/>
            <w:vAlign w:val="center"/>
          </w:tcPr>
          <w:p w14:paraId="53D9B446">
            <w:pPr>
              <w:pStyle w:val="30"/>
            </w:pPr>
            <w:r>
              <w:rPr>
                <w:rFonts w:hint="eastAsia"/>
              </w:rPr>
              <w:t>1</w:t>
            </w:r>
          </w:p>
        </w:tc>
        <w:tc>
          <w:tcPr>
            <w:tcW w:w="240" w:type="pct"/>
            <w:vMerge w:val="restart"/>
            <w:vAlign w:val="center"/>
          </w:tcPr>
          <w:p w14:paraId="61E5C382">
            <w:pPr>
              <w:pStyle w:val="30"/>
            </w:pPr>
            <w:r>
              <w:rPr>
                <w:rFonts w:hint="eastAsia"/>
              </w:rPr>
              <w:t>2.5</w:t>
            </w:r>
          </w:p>
        </w:tc>
        <w:tc>
          <w:tcPr>
            <w:tcW w:w="258" w:type="pct"/>
            <w:vMerge w:val="restart"/>
            <w:vAlign w:val="center"/>
          </w:tcPr>
          <w:p w14:paraId="468A4983">
            <w:pPr>
              <w:pStyle w:val="30"/>
            </w:pPr>
            <w:r>
              <w:rPr>
                <w:rFonts w:hint="eastAsia"/>
              </w:rPr>
              <w:t>2.5</w:t>
            </w:r>
          </w:p>
        </w:tc>
        <w:tc>
          <w:tcPr>
            <w:tcW w:w="343" w:type="pct"/>
            <w:vAlign w:val="center"/>
          </w:tcPr>
          <w:p w14:paraId="42330706">
            <w:pPr>
              <w:pStyle w:val="30"/>
            </w:pPr>
            <w:r>
              <w:rPr>
                <w:rFonts w:hint="eastAsia"/>
              </w:rPr>
              <w:t>6.1.6.2</w:t>
            </w:r>
          </w:p>
        </w:tc>
      </w:tr>
      <w:tr w14:paraId="6F720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7777F9E">
            <w:pPr>
              <w:pStyle w:val="30"/>
            </w:pPr>
            <w:r>
              <w:rPr>
                <w:rFonts w:hint="eastAsia"/>
              </w:rPr>
              <w:t>183</w:t>
            </w:r>
          </w:p>
        </w:tc>
        <w:tc>
          <w:tcPr>
            <w:tcW w:w="240" w:type="pct"/>
            <w:vMerge w:val="continue"/>
            <w:vAlign w:val="center"/>
          </w:tcPr>
          <w:p w14:paraId="1E67BF98">
            <w:pPr>
              <w:pStyle w:val="30"/>
            </w:pPr>
          </w:p>
        </w:tc>
        <w:tc>
          <w:tcPr>
            <w:tcW w:w="570" w:type="pct"/>
            <w:vMerge w:val="continue"/>
            <w:vAlign w:val="center"/>
          </w:tcPr>
          <w:p w14:paraId="0D2DF2FA">
            <w:pPr>
              <w:pStyle w:val="30"/>
            </w:pPr>
          </w:p>
        </w:tc>
        <w:tc>
          <w:tcPr>
            <w:tcW w:w="816" w:type="pct"/>
            <w:vMerge w:val="continue"/>
            <w:vAlign w:val="center"/>
          </w:tcPr>
          <w:p w14:paraId="36CF229C">
            <w:pPr>
              <w:pStyle w:val="30"/>
            </w:pPr>
          </w:p>
        </w:tc>
        <w:tc>
          <w:tcPr>
            <w:tcW w:w="942" w:type="pct"/>
            <w:vAlign w:val="center"/>
          </w:tcPr>
          <w:p w14:paraId="436F8095">
            <w:pPr>
              <w:pStyle w:val="30"/>
            </w:pPr>
            <w:r>
              <w:rPr>
                <w:rFonts w:hint="eastAsia"/>
              </w:rPr>
              <w:t>证券类企业亮灯结果</w:t>
            </w:r>
          </w:p>
        </w:tc>
        <w:tc>
          <w:tcPr>
            <w:tcW w:w="1146" w:type="pct"/>
            <w:vAlign w:val="center"/>
          </w:tcPr>
          <w:p w14:paraId="27A499AA">
            <w:pPr>
              <w:pStyle w:val="30"/>
            </w:pPr>
          </w:p>
        </w:tc>
        <w:tc>
          <w:tcPr>
            <w:tcW w:w="240" w:type="pct"/>
            <w:vMerge w:val="continue"/>
            <w:vAlign w:val="center"/>
          </w:tcPr>
          <w:p w14:paraId="70A7D7CF">
            <w:pPr>
              <w:pStyle w:val="30"/>
            </w:pPr>
          </w:p>
        </w:tc>
        <w:tc>
          <w:tcPr>
            <w:tcW w:w="240" w:type="pct"/>
            <w:vMerge w:val="continue"/>
            <w:vAlign w:val="center"/>
          </w:tcPr>
          <w:p w14:paraId="720F2438">
            <w:pPr>
              <w:pStyle w:val="30"/>
            </w:pPr>
          </w:p>
        </w:tc>
        <w:tc>
          <w:tcPr>
            <w:tcW w:w="258" w:type="pct"/>
            <w:vMerge w:val="continue"/>
            <w:vAlign w:val="center"/>
          </w:tcPr>
          <w:p w14:paraId="49ED7AA5">
            <w:pPr>
              <w:pStyle w:val="30"/>
            </w:pPr>
          </w:p>
        </w:tc>
        <w:tc>
          <w:tcPr>
            <w:tcW w:w="343" w:type="pct"/>
            <w:vAlign w:val="center"/>
          </w:tcPr>
          <w:p w14:paraId="3686E0FC">
            <w:pPr>
              <w:pStyle w:val="30"/>
            </w:pPr>
            <w:r>
              <w:rPr>
                <w:rFonts w:hint="eastAsia"/>
              </w:rPr>
              <w:t>6.1.6.2</w:t>
            </w:r>
          </w:p>
        </w:tc>
      </w:tr>
      <w:tr w14:paraId="51748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040125E8">
            <w:pPr>
              <w:pStyle w:val="30"/>
            </w:pPr>
            <w:r>
              <w:rPr>
                <w:rFonts w:hint="eastAsia"/>
              </w:rPr>
              <w:t>184</w:t>
            </w:r>
          </w:p>
        </w:tc>
        <w:tc>
          <w:tcPr>
            <w:tcW w:w="240" w:type="pct"/>
            <w:vMerge w:val="continue"/>
            <w:vAlign w:val="center"/>
          </w:tcPr>
          <w:p w14:paraId="3B17EB9B">
            <w:pPr>
              <w:pStyle w:val="30"/>
            </w:pPr>
          </w:p>
        </w:tc>
        <w:tc>
          <w:tcPr>
            <w:tcW w:w="570" w:type="pct"/>
            <w:vMerge w:val="continue"/>
            <w:vAlign w:val="center"/>
          </w:tcPr>
          <w:p w14:paraId="1FB6673C">
            <w:pPr>
              <w:pStyle w:val="30"/>
            </w:pPr>
          </w:p>
        </w:tc>
        <w:tc>
          <w:tcPr>
            <w:tcW w:w="816" w:type="pct"/>
            <w:vMerge w:val="continue"/>
            <w:vAlign w:val="center"/>
          </w:tcPr>
          <w:p w14:paraId="33A33F0A">
            <w:pPr>
              <w:pStyle w:val="30"/>
            </w:pPr>
          </w:p>
        </w:tc>
        <w:tc>
          <w:tcPr>
            <w:tcW w:w="942" w:type="pct"/>
            <w:vAlign w:val="center"/>
          </w:tcPr>
          <w:p w14:paraId="18B63F19">
            <w:pPr>
              <w:pStyle w:val="30"/>
            </w:pPr>
            <w:r>
              <w:rPr>
                <w:rFonts w:hint="eastAsia"/>
              </w:rPr>
              <w:t>保险类企业风险地图</w:t>
            </w:r>
          </w:p>
        </w:tc>
        <w:tc>
          <w:tcPr>
            <w:tcW w:w="1146" w:type="pct"/>
            <w:vAlign w:val="center"/>
          </w:tcPr>
          <w:p w14:paraId="229F5B1B">
            <w:pPr>
              <w:pStyle w:val="30"/>
            </w:pPr>
          </w:p>
        </w:tc>
        <w:tc>
          <w:tcPr>
            <w:tcW w:w="240" w:type="pct"/>
            <w:vMerge w:val="continue"/>
            <w:vAlign w:val="center"/>
          </w:tcPr>
          <w:p w14:paraId="5676D70D">
            <w:pPr>
              <w:pStyle w:val="30"/>
            </w:pPr>
          </w:p>
        </w:tc>
        <w:tc>
          <w:tcPr>
            <w:tcW w:w="240" w:type="pct"/>
            <w:vMerge w:val="continue"/>
            <w:vAlign w:val="center"/>
          </w:tcPr>
          <w:p w14:paraId="2824E910">
            <w:pPr>
              <w:pStyle w:val="30"/>
            </w:pPr>
          </w:p>
        </w:tc>
        <w:tc>
          <w:tcPr>
            <w:tcW w:w="258" w:type="pct"/>
            <w:vMerge w:val="continue"/>
            <w:vAlign w:val="center"/>
          </w:tcPr>
          <w:p w14:paraId="2B0DCE66">
            <w:pPr>
              <w:pStyle w:val="30"/>
            </w:pPr>
          </w:p>
        </w:tc>
        <w:tc>
          <w:tcPr>
            <w:tcW w:w="343" w:type="pct"/>
            <w:vAlign w:val="center"/>
          </w:tcPr>
          <w:p w14:paraId="4BB3F2C0">
            <w:pPr>
              <w:pStyle w:val="30"/>
            </w:pPr>
            <w:r>
              <w:rPr>
                <w:rFonts w:hint="eastAsia"/>
              </w:rPr>
              <w:t>6.1.6.2</w:t>
            </w:r>
          </w:p>
        </w:tc>
      </w:tr>
      <w:tr w14:paraId="350F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E311EA3">
            <w:pPr>
              <w:pStyle w:val="30"/>
            </w:pPr>
            <w:r>
              <w:rPr>
                <w:rFonts w:hint="eastAsia"/>
              </w:rPr>
              <w:t>185</w:t>
            </w:r>
          </w:p>
        </w:tc>
        <w:tc>
          <w:tcPr>
            <w:tcW w:w="240" w:type="pct"/>
            <w:vMerge w:val="continue"/>
            <w:vAlign w:val="center"/>
          </w:tcPr>
          <w:p w14:paraId="3D714F72">
            <w:pPr>
              <w:pStyle w:val="30"/>
            </w:pPr>
          </w:p>
        </w:tc>
        <w:tc>
          <w:tcPr>
            <w:tcW w:w="570" w:type="pct"/>
            <w:vMerge w:val="continue"/>
            <w:vAlign w:val="center"/>
          </w:tcPr>
          <w:p w14:paraId="3F01A88C">
            <w:pPr>
              <w:pStyle w:val="30"/>
            </w:pPr>
          </w:p>
        </w:tc>
        <w:tc>
          <w:tcPr>
            <w:tcW w:w="816" w:type="pct"/>
            <w:vMerge w:val="continue"/>
            <w:vAlign w:val="center"/>
          </w:tcPr>
          <w:p w14:paraId="3DABDE6C">
            <w:pPr>
              <w:pStyle w:val="30"/>
            </w:pPr>
          </w:p>
        </w:tc>
        <w:tc>
          <w:tcPr>
            <w:tcW w:w="942" w:type="pct"/>
            <w:vAlign w:val="center"/>
          </w:tcPr>
          <w:p w14:paraId="0580ADBB">
            <w:pPr>
              <w:pStyle w:val="30"/>
            </w:pPr>
            <w:r>
              <w:rPr>
                <w:rFonts w:hint="eastAsia"/>
              </w:rPr>
              <w:t>保险类企业亮灯结果</w:t>
            </w:r>
          </w:p>
        </w:tc>
        <w:tc>
          <w:tcPr>
            <w:tcW w:w="1146" w:type="pct"/>
            <w:vAlign w:val="center"/>
          </w:tcPr>
          <w:p w14:paraId="34957FE7">
            <w:pPr>
              <w:pStyle w:val="30"/>
            </w:pPr>
          </w:p>
        </w:tc>
        <w:tc>
          <w:tcPr>
            <w:tcW w:w="240" w:type="pct"/>
            <w:vMerge w:val="continue"/>
            <w:vAlign w:val="center"/>
          </w:tcPr>
          <w:p w14:paraId="665897C2">
            <w:pPr>
              <w:pStyle w:val="30"/>
            </w:pPr>
          </w:p>
        </w:tc>
        <w:tc>
          <w:tcPr>
            <w:tcW w:w="240" w:type="pct"/>
            <w:vMerge w:val="continue"/>
            <w:vAlign w:val="center"/>
          </w:tcPr>
          <w:p w14:paraId="6FC2DB52">
            <w:pPr>
              <w:pStyle w:val="30"/>
            </w:pPr>
          </w:p>
        </w:tc>
        <w:tc>
          <w:tcPr>
            <w:tcW w:w="258" w:type="pct"/>
            <w:vMerge w:val="continue"/>
            <w:vAlign w:val="center"/>
          </w:tcPr>
          <w:p w14:paraId="2164BD92">
            <w:pPr>
              <w:pStyle w:val="30"/>
            </w:pPr>
          </w:p>
        </w:tc>
        <w:tc>
          <w:tcPr>
            <w:tcW w:w="343" w:type="pct"/>
            <w:vAlign w:val="center"/>
          </w:tcPr>
          <w:p w14:paraId="30C9495B">
            <w:pPr>
              <w:pStyle w:val="30"/>
            </w:pPr>
            <w:r>
              <w:rPr>
                <w:rFonts w:hint="eastAsia"/>
              </w:rPr>
              <w:t>6.1.6.2</w:t>
            </w:r>
          </w:p>
        </w:tc>
      </w:tr>
      <w:tr w14:paraId="342C2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3F31A83D">
            <w:pPr>
              <w:pStyle w:val="30"/>
            </w:pPr>
            <w:r>
              <w:rPr>
                <w:rFonts w:hint="eastAsia"/>
              </w:rPr>
              <w:t>186</w:t>
            </w:r>
          </w:p>
        </w:tc>
        <w:tc>
          <w:tcPr>
            <w:tcW w:w="240" w:type="pct"/>
            <w:vMerge w:val="continue"/>
            <w:vAlign w:val="center"/>
          </w:tcPr>
          <w:p w14:paraId="6F100F36">
            <w:pPr>
              <w:pStyle w:val="30"/>
            </w:pPr>
          </w:p>
        </w:tc>
        <w:tc>
          <w:tcPr>
            <w:tcW w:w="570" w:type="pct"/>
            <w:vMerge w:val="continue"/>
            <w:vAlign w:val="center"/>
          </w:tcPr>
          <w:p w14:paraId="56248FC4">
            <w:pPr>
              <w:pStyle w:val="30"/>
            </w:pPr>
          </w:p>
        </w:tc>
        <w:tc>
          <w:tcPr>
            <w:tcW w:w="816" w:type="pct"/>
            <w:vMerge w:val="continue"/>
            <w:vAlign w:val="center"/>
          </w:tcPr>
          <w:p w14:paraId="53AC2380">
            <w:pPr>
              <w:pStyle w:val="30"/>
            </w:pPr>
          </w:p>
        </w:tc>
        <w:tc>
          <w:tcPr>
            <w:tcW w:w="942" w:type="pct"/>
            <w:vAlign w:val="center"/>
          </w:tcPr>
          <w:p w14:paraId="0DDAC26A">
            <w:pPr>
              <w:pStyle w:val="30"/>
            </w:pPr>
            <w:r>
              <w:rPr>
                <w:rFonts w:hint="eastAsia"/>
              </w:rPr>
              <w:t>财务公司类企业风险地图</w:t>
            </w:r>
          </w:p>
        </w:tc>
        <w:tc>
          <w:tcPr>
            <w:tcW w:w="1146" w:type="pct"/>
            <w:vAlign w:val="center"/>
          </w:tcPr>
          <w:p w14:paraId="1C6118FA">
            <w:pPr>
              <w:pStyle w:val="30"/>
            </w:pPr>
          </w:p>
        </w:tc>
        <w:tc>
          <w:tcPr>
            <w:tcW w:w="240" w:type="pct"/>
            <w:vMerge w:val="restart"/>
            <w:vAlign w:val="center"/>
          </w:tcPr>
          <w:p w14:paraId="5407F8B3">
            <w:pPr>
              <w:pStyle w:val="30"/>
            </w:pPr>
            <w:r>
              <w:rPr>
                <w:rFonts w:hint="eastAsia"/>
              </w:rPr>
              <w:t>1</w:t>
            </w:r>
          </w:p>
        </w:tc>
        <w:tc>
          <w:tcPr>
            <w:tcW w:w="240" w:type="pct"/>
            <w:vMerge w:val="restart"/>
            <w:vAlign w:val="center"/>
          </w:tcPr>
          <w:p w14:paraId="50DCC89D">
            <w:pPr>
              <w:pStyle w:val="30"/>
            </w:pPr>
            <w:r>
              <w:rPr>
                <w:rFonts w:hint="eastAsia"/>
              </w:rPr>
              <w:t>2.5</w:t>
            </w:r>
          </w:p>
        </w:tc>
        <w:tc>
          <w:tcPr>
            <w:tcW w:w="258" w:type="pct"/>
            <w:vMerge w:val="restart"/>
            <w:vAlign w:val="center"/>
          </w:tcPr>
          <w:p w14:paraId="410903DB">
            <w:pPr>
              <w:pStyle w:val="30"/>
            </w:pPr>
            <w:r>
              <w:rPr>
                <w:rFonts w:hint="eastAsia"/>
              </w:rPr>
              <w:t>2.5</w:t>
            </w:r>
          </w:p>
        </w:tc>
        <w:tc>
          <w:tcPr>
            <w:tcW w:w="343" w:type="pct"/>
            <w:vAlign w:val="center"/>
          </w:tcPr>
          <w:p w14:paraId="11E5B3B7">
            <w:pPr>
              <w:pStyle w:val="30"/>
            </w:pPr>
            <w:r>
              <w:rPr>
                <w:rFonts w:hint="eastAsia"/>
              </w:rPr>
              <w:t>6.1.6.2</w:t>
            </w:r>
          </w:p>
        </w:tc>
      </w:tr>
      <w:tr w14:paraId="38E4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DF06A64">
            <w:pPr>
              <w:pStyle w:val="30"/>
            </w:pPr>
            <w:r>
              <w:rPr>
                <w:rFonts w:hint="eastAsia"/>
              </w:rPr>
              <w:t>187</w:t>
            </w:r>
          </w:p>
        </w:tc>
        <w:tc>
          <w:tcPr>
            <w:tcW w:w="240" w:type="pct"/>
            <w:vMerge w:val="continue"/>
            <w:vAlign w:val="center"/>
          </w:tcPr>
          <w:p w14:paraId="2B2E4FDA">
            <w:pPr>
              <w:pStyle w:val="30"/>
            </w:pPr>
          </w:p>
        </w:tc>
        <w:tc>
          <w:tcPr>
            <w:tcW w:w="570" w:type="pct"/>
            <w:vMerge w:val="continue"/>
            <w:vAlign w:val="center"/>
          </w:tcPr>
          <w:p w14:paraId="2ABA29A6">
            <w:pPr>
              <w:pStyle w:val="30"/>
            </w:pPr>
          </w:p>
        </w:tc>
        <w:tc>
          <w:tcPr>
            <w:tcW w:w="816" w:type="pct"/>
            <w:vMerge w:val="continue"/>
            <w:vAlign w:val="center"/>
          </w:tcPr>
          <w:p w14:paraId="42DC9BC6">
            <w:pPr>
              <w:pStyle w:val="30"/>
            </w:pPr>
          </w:p>
        </w:tc>
        <w:tc>
          <w:tcPr>
            <w:tcW w:w="942" w:type="pct"/>
            <w:vAlign w:val="center"/>
          </w:tcPr>
          <w:p w14:paraId="2450C5EF">
            <w:pPr>
              <w:pStyle w:val="30"/>
            </w:pPr>
            <w:r>
              <w:rPr>
                <w:rFonts w:hint="eastAsia"/>
              </w:rPr>
              <w:t>财务公司类企业亮灯结果</w:t>
            </w:r>
          </w:p>
        </w:tc>
        <w:tc>
          <w:tcPr>
            <w:tcW w:w="1146" w:type="pct"/>
            <w:vAlign w:val="center"/>
          </w:tcPr>
          <w:p w14:paraId="49C634D8">
            <w:pPr>
              <w:pStyle w:val="30"/>
            </w:pPr>
          </w:p>
        </w:tc>
        <w:tc>
          <w:tcPr>
            <w:tcW w:w="240" w:type="pct"/>
            <w:vMerge w:val="continue"/>
            <w:vAlign w:val="center"/>
          </w:tcPr>
          <w:p w14:paraId="53E62633">
            <w:pPr>
              <w:pStyle w:val="30"/>
            </w:pPr>
          </w:p>
        </w:tc>
        <w:tc>
          <w:tcPr>
            <w:tcW w:w="240" w:type="pct"/>
            <w:vMerge w:val="continue"/>
            <w:vAlign w:val="center"/>
          </w:tcPr>
          <w:p w14:paraId="3F54434D">
            <w:pPr>
              <w:pStyle w:val="30"/>
            </w:pPr>
          </w:p>
        </w:tc>
        <w:tc>
          <w:tcPr>
            <w:tcW w:w="258" w:type="pct"/>
            <w:vMerge w:val="continue"/>
            <w:vAlign w:val="center"/>
          </w:tcPr>
          <w:p w14:paraId="1EA6B379">
            <w:pPr>
              <w:pStyle w:val="30"/>
            </w:pPr>
          </w:p>
        </w:tc>
        <w:tc>
          <w:tcPr>
            <w:tcW w:w="343" w:type="pct"/>
            <w:vAlign w:val="center"/>
          </w:tcPr>
          <w:p w14:paraId="7C3FDBE8">
            <w:pPr>
              <w:pStyle w:val="30"/>
            </w:pPr>
            <w:r>
              <w:rPr>
                <w:rFonts w:hint="eastAsia"/>
              </w:rPr>
              <w:t>6.1.6.2</w:t>
            </w:r>
          </w:p>
        </w:tc>
      </w:tr>
      <w:tr w14:paraId="554B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79AADDE">
            <w:pPr>
              <w:pStyle w:val="30"/>
            </w:pPr>
            <w:r>
              <w:rPr>
                <w:rFonts w:hint="eastAsia"/>
              </w:rPr>
              <w:t>188</w:t>
            </w:r>
          </w:p>
        </w:tc>
        <w:tc>
          <w:tcPr>
            <w:tcW w:w="240" w:type="pct"/>
            <w:vMerge w:val="continue"/>
            <w:vAlign w:val="center"/>
          </w:tcPr>
          <w:p w14:paraId="740CF037">
            <w:pPr>
              <w:pStyle w:val="30"/>
            </w:pPr>
          </w:p>
        </w:tc>
        <w:tc>
          <w:tcPr>
            <w:tcW w:w="570" w:type="pct"/>
            <w:vMerge w:val="continue"/>
            <w:vAlign w:val="center"/>
          </w:tcPr>
          <w:p w14:paraId="2F6874A1">
            <w:pPr>
              <w:pStyle w:val="30"/>
            </w:pPr>
          </w:p>
        </w:tc>
        <w:tc>
          <w:tcPr>
            <w:tcW w:w="816" w:type="pct"/>
            <w:vMerge w:val="continue"/>
            <w:vAlign w:val="center"/>
          </w:tcPr>
          <w:p w14:paraId="554F07B3">
            <w:pPr>
              <w:pStyle w:val="30"/>
            </w:pPr>
          </w:p>
        </w:tc>
        <w:tc>
          <w:tcPr>
            <w:tcW w:w="942" w:type="pct"/>
            <w:vAlign w:val="center"/>
          </w:tcPr>
          <w:p w14:paraId="53E7353E">
            <w:pPr>
              <w:pStyle w:val="30"/>
            </w:pPr>
            <w:r>
              <w:rPr>
                <w:rFonts w:hint="eastAsia"/>
              </w:rPr>
              <w:t>财务公司类企业综合R值亮灯分析</w:t>
            </w:r>
          </w:p>
        </w:tc>
        <w:tc>
          <w:tcPr>
            <w:tcW w:w="1146" w:type="pct"/>
            <w:vAlign w:val="center"/>
          </w:tcPr>
          <w:p w14:paraId="67F275D8">
            <w:pPr>
              <w:pStyle w:val="30"/>
            </w:pPr>
          </w:p>
        </w:tc>
        <w:tc>
          <w:tcPr>
            <w:tcW w:w="240" w:type="pct"/>
            <w:vMerge w:val="continue"/>
            <w:vAlign w:val="center"/>
          </w:tcPr>
          <w:p w14:paraId="5B9FD601">
            <w:pPr>
              <w:pStyle w:val="30"/>
            </w:pPr>
          </w:p>
        </w:tc>
        <w:tc>
          <w:tcPr>
            <w:tcW w:w="240" w:type="pct"/>
            <w:vMerge w:val="continue"/>
            <w:vAlign w:val="center"/>
          </w:tcPr>
          <w:p w14:paraId="1DE1CBD7">
            <w:pPr>
              <w:pStyle w:val="30"/>
            </w:pPr>
          </w:p>
        </w:tc>
        <w:tc>
          <w:tcPr>
            <w:tcW w:w="258" w:type="pct"/>
            <w:vMerge w:val="continue"/>
            <w:vAlign w:val="center"/>
          </w:tcPr>
          <w:p w14:paraId="7A55CB06">
            <w:pPr>
              <w:pStyle w:val="30"/>
            </w:pPr>
          </w:p>
        </w:tc>
        <w:tc>
          <w:tcPr>
            <w:tcW w:w="343" w:type="pct"/>
            <w:vAlign w:val="center"/>
          </w:tcPr>
          <w:p w14:paraId="485A8FCD">
            <w:pPr>
              <w:pStyle w:val="30"/>
            </w:pPr>
            <w:r>
              <w:rPr>
                <w:rFonts w:hint="eastAsia"/>
              </w:rPr>
              <w:t>6.1.6.2</w:t>
            </w:r>
          </w:p>
        </w:tc>
      </w:tr>
      <w:tr w14:paraId="4AC3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003802E">
            <w:pPr>
              <w:pStyle w:val="30"/>
            </w:pPr>
            <w:r>
              <w:rPr>
                <w:rFonts w:hint="eastAsia"/>
              </w:rPr>
              <w:t>189</w:t>
            </w:r>
          </w:p>
        </w:tc>
        <w:tc>
          <w:tcPr>
            <w:tcW w:w="240" w:type="pct"/>
            <w:vMerge w:val="continue"/>
            <w:vAlign w:val="center"/>
          </w:tcPr>
          <w:p w14:paraId="31593602">
            <w:pPr>
              <w:pStyle w:val="30"/>
            </w:pPr>
          </w:p>
        </w:tc>
        <w:tc>
          <w:tcPr>
            <w:tcW w:w="570" w:type="pct"/>
            <w:vMerge w:val="continue"/>
            <w:vAlign w:val="center"/>
          </w:tcPr>
          <w:p w14:paraId="4679C7A3">
            <w:pPr>
              <w:pStyle w:val="30"/>
            </w:pPr>
          </w:p>
        </w:tc>
        <w:tc>
          <w:tcPr>
            <w:tcW w:w="816" w:type="pct"/>
            <w:vMerge w:val="continue"/>
            <w:vAlign w:val="center"/>
          </w:tcPr>
          <w:p w14:paraId="48EC9B0C">
            <w:pPr>
              <w:pStyle w:val="30"/>
            </w:pPr>
          </w:p>
        </w:tc>
        <w:tc>
          <w:tcPr>
            <w:tcW w:w="942" w:type="pct"/>
            <w:vAlign w:val="center"/>
          </w:tcPr>
          <w:p w14:paraId="3804E53D">
            <w:pPr>
              <w:pStyle w:val="30"/>
            </w:pPr>
            <w:r>
              <w:rPr>
                <w:rFonts w:hint="eastAsia"/>
              </w:rPr>
              <w:t>信托公司类企业风险地图</w:t>
            </w:r>
          </w:p>
        </w:tc>
        <w:tc>
          <w:tcPr>
            <w:tcW w:w="1146" w:type="pct"/>
            <w:vAlign w:val="center"/>
          </w:tcPr>
          <w:p w14:paraId="2EDB32BF">
            <w:pPr>
              <w:pStyle w:val="30"/>
            </w:pPr>
          </w:p>
        </w:tc>
        <w:tc>
          <w:tcPr>
            <w:tcW w:w="240" w:type="pct"/>
            <w:vMerge w:val="restart"/>
            <w:vAlign w:val="center"/>
          </w:tcPr>
          <w:p w14:paraId="2A369E35">
            <w:pPr>
              <w:pStyle w:val="30"/>
            </w:pPr>
            <w:r>
              <w:rPr>
                <w:rFonts w:hint="eastAsia"/>
              </w:rPr>
              <w:t>1</w:t>
            </w:r>
          </w:p>
        </w:tc>
        <w:tc>
          <w:tcPr>
            <w:tcW w:w="240" w:type="pct"/>
            <w:vMerge w:val="restart"/>
            <w:vAlign w:val="center"/>
          </w:tcPr>
          <w:p w14:paraId="0C602269">
            <w:pPr>
              <w:pStyle w:val="30"/>
            </w:pPr>
            <w:r>
              <w:rPr>
                <w:rFonts w:hint="eastAsia"/>
              </w:rPr>
              <w:t>2.5</w:t>
            </w:r>
          </w:p>
        </w:tc>
        <w:tc>
          <w:tcPr>
            <w:tcW w:w="258" w:type="pct"/>
            <w:vMerge w:val="restart"/>
            <w:vAlign w:val="center"/>
          </w:tcPr>
          <w:p w14:paraId="5F14D0BD">
            <w:pPr>
              <w:pStyle w:val="30"/>
            </w:pPr>
            <w:r>
              <w:rPr>
                <w:rFonts w:hint="eastAsia"/>
              </w:rPr>
              <w:t>2.5</w:t>
            </w:r>
          </w:p>
        </w:tc>
        <w:tc>
          <w:tcPr>
            <w:tcW w:w="343" w:type="pct"/>
            <w:vAlign w:val="center"/>
          </w:tcPr>
          <w:p w14:paraId="3C98BE26">
            <w:pPr>
              <w:pStyle w:val="30"/>
            </w:pPr>
            <w:r>
              <w:rPr>
                <w:rFonts w:hint="eastAsia"/>
              </w:rPr>
              <w:t>6.1.6.2</w:t>
            </w:r>
          </w:p>
        </w:tc>
      </w:tr>
      <w:tr w14:paraId="53EFC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A7826F8">
            <w:pPr>
              <w:pStyle w:val="30"/>
            </w:pPr>
            <w:r>
              <w:rPr>
                <w:rFonts w:hint="eastAsia"/>
              </w:rPr>
              <w:t>190</w:t>
            </w:r>
          </w:p>
        </w:tc>
        <w:tc>
          <w:tcPr>
            <w:tcW w:w="240" w:type="pct"/>
            <w:vMerge w:val="continue"/>
            <w:vAlign w:val="center"/>
          </w:tcPr>
          <w:p w14:paraId="7E7BCE8F">
            <w:pPr>
              <w:pStyle w:val="30"/>
            </w:pPr>
          </w:p>
        </w:tc>
        <w:tc>
          <w:tcPr>
            <w:tcW w:w="570" w:type="pct"/>
            <w:vMerge w:val="continue"/>
            <w:vAlign w:val="center"/>
          </w:tcPr>
          <w:p w14:paraId="6EB03550">
            <w:pPr>
              <w:pStyle w:val="30"/>
            </w:pPr>
          </w:p>
        </w:tc>
        <w:tc>
          <w:tcPr>
            <w:tcW w:w="816" w:type="pct"/>
            <w:vMerge w:val="continue"/>
            <w:vAlign w:val="center"/>
          </w:tcPr>
          <w:p w14:paraId="78FA3785">
            <w:pPr>
              <w:pStyle w:val="30"/>
            </w:pPr>
          </w:p>
        </w:tc>
        <w:tc>
          <w:tcPr>
            <w:tcW w:w="942" w:type="pct"/>
            <w:vAlign w:val="center"/>
          </w:tcPr>
          <w:p w14:paraId="3230D417">
            <w:pPr>
              <w:pStyle w:val="30"/>
            </w:pPr>
            <w:r>
              <w:rPr>
                <w:rFonts w:hint="eastAsia"/>
              </w:rPr>
              <w:t>信托公司类企业亮灯结果</w:t>
            </w:r>
          </w:p>
        </w:tc>
        <w:tc>
          <w:tcPr>
            <w:tcW w:w="1146" w:type="pct"/>
            <w:vAlign w:val="center"/>
          </w:tcPr>
          <w:p w14:paraId="16454A0E">
            <w:pPr>
              <w:pStyle w:val="30"/>
            </w:pPr>
          </w:p>
        </w:tc>
        <w:tc>
          <w:tcPr>
            <w:tcW w:w="240" w:type="pct"/>
            <w:vMerge w:val="continue"/>
            <w:vAlign w:val="center"/>
          </w:tcPr>
          <w:p w14:paraId="7B36AA70">
            <w:pPr>
              <w:pStyle w:val="30"/>
            </w:pPr>
          </w:p>
        </w:tc>
        <w:tc>
          <w:tcPr>
            <w:tcW w:w="240" w:type="pct"/>
            <w:vMerge w:val="continue"/>
            <w:vAlign w:val="center"/>
          </w:tcPr>
          <w:p w14:paraId="7B358318">
            <w:pPr>
              <w:pStyle w:val="30"/>
            </w:pPr>
          </w:p>
        </w:tc>
        <w:tc>
          <w:tcPr>
            <w:tcW w:w="258" w:type="pct"/>
            <w:vMerge w:val="continue"/>
            <w:vAlign w:val="center"/>
          </w:tcPr>
          <w:p w14:paraId="4EF32C06">
            <w:pPr>
              <w:pStyle w:val="30"/>
            </w:pPr>
          </w:p>
        </w:tc>
        <w:tc>
          <w:tcPr>
            <w:tcW w:w="343" w:type="pct"/>
            <w:vAlign w:val="center"/>
          </w:tcPr>
          <w:p w14:paraId="61ECC934">
            <w:pPr>
              <w:pStyle w:val="30"/>
            </w:pPr>
            <w:r>
              <w:rPr>
                <w:rFonts w:hint="eastAsia"/>
              </w:rPr>
              <w:t>6.1.6.2</w:t>
            </w:r>
          </w:p>
        </w:tc>
      </w:tr>
      <w:tr w14:paraId="35A10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0A7AA8F">
            <w:pPr>
              <w:pStyle w:val="30"/>
            </w:pPr>
            <w:r>
              <w:rPr>
                <w:rFonts w:hint="eastAsia"/>
              </w:rPr>
              <w:t>191</w:t>
            </w:r>
          </w:p>
        </w:tc>
        <w:tc>
          <w:tcPr>
            <w:tcW w:w="240" w:type="pct"/>
            <w:vMerge w:val="continue"/>
            <w:vAlign w:val="center"/>
          </w:tcPr>
          <w:p w14:paraId="2B46F363">
            <w:pPr>
              <w:pStyle w:val="30"/>
            </w:pPr>
          </w:p>
        </w:tc>
        <w:tc>
          <w:tcPr>
            <w:tcW w:w="570" w:type="pct"/>
            <w:vMerge w:val="continue"/>
            <w:vAlign w:val="center"/>
          </w:tcPr>
          <w:p w14:paraId="5BF3E2B9">
            <w:pPr>
              <w:pStyle w:val="30"/>
            </w:pPr>
          </w:p>
        </w:tc>
        <w:tc>
          <w:tcPr>
            <w:tcW w:w="816" w:type="pct"/>
            <w:vMerge w:val="continue"/>
            <w:vAlign w:val="center"/>
          </w:tcPr>
          <w:p w14:paraId="364DB12B">
            <w:pPr>
              <w:pStyle w:val="30"/>
            </w:pPr>
          </w:p>
        </w:tc>
        <w:tc>
          <w:tcPr>
            <w:tcW w:w="942" w:type="pct"/>
            <w:vAlign w:val="center"/>
          </w:tcPr>
          <w:p w14:paraId="5D928FEB">
            <w:pPr>
              <w:pStyle w:val="30"/>
            </w:pPr>
            <w:r>
              <w:rPr>
                <w:rFonts w:hint="eastAsia"/>
              </w:rPr>
              <w:t>信托公司类企业业务行业集中度分析</w:t>
            </w:r>
          </w:p>
        </w:tc>
        <w:tc>
          <w:tcPr>
            <w:tcW w:w="1146" w:type="pct"/>
            <w:vAlign w:val="center"/>
          </w:tcPr>
          <w:p w14:paraId="5AA80748">
            <w:pPr>
              <w:pStyle w:val="30"/>
            </w:pPr>
          </w:p>
        </w:tc>
        <w:tc>
          <w:tcPr>
            <w:tcW w:w="240" w:type="pct"/>
            <w:vMerge w:val="continue"/>
            <w:vAlign w:val="center"/>
          </w:tcPr>
          <w:p w14:paraId="7B2C37FC">
            <w:pPr>
              <w:pStyle w:val="30"/>
            </w:pPr>
          </w:p>
        </w:tc>
        <w:tc>
          <w:tcPr>
            <w:tcW w:w="240" w:type="pct"/>
            <w:vMerge w:val="continue"/>
            <w:vAlign w:val="center"/>
          </w:tcPr>
          <w:p w14:paraId="6A6CAECA">
            <w:pPr>
              <w:pStyle w:val="30"/>
            </w:pPr>
          </w:p>
        </w:tc>
        <w:tc>
          <w:tcPr>
            <w:tcW w:w="258" w:type="pct"/>
            <w:vMerge w:val="continue"/>
            <w:vAlign w:val="center"/>
          </w:tcPr>
          <w:p w14:paraId="667A591E">
            <w:pPr>
              <w:pStyle w:val="30"/>
            </w:pPr>
          </w:p>
        </w:tc>
        <w:tc>
          <w:tcPr>
            <w:tcW w:w="343" w:type="pct"/>
            <w:vAlign w:val="center"/>
          </w:tcPr>
          <w:p w14:paraId="7EB9B6A7">
            <w:pPr>
              <w:pStyle w:val="30"/>
            </w:pPr>
            <w:r>
              <w:rPr>
                <w:rFonts w:hint="eastAsia"/>
              </w:rPr>
              <w:t>6.1.6.2</w:t>
            </w:r>
          </w:p>
        </w:tc>
      </w:tr>
      <w:tr w14:paraId="11AD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EA0B854">
            <w:pPr>
              <w:pStyle w:val="30"/>
            </w:pPr>
            <w:r>
              <w:rPr>
                <w:rFonts w:hint="eastAsia"/>
              </w:rPr>
              <w:t>192</w:t>
            </w:r>
          </w:p>
        </w:tc>
        <w:tc>
          <w:tcPr>
            <w:tcW w:w="240" w:type="pct"/>
            <w:vMerge w:val="continue"/>
            <w:vAlign w:val="center"/>
          </w:tcPr>
          <w:p w14:paraId="76CC704A">
            <w:pPr>
              <w:pStyle w:val="30"/>
            </w:pPr>
          </w:p>
        </w:tc>
        <w:tc>
          <w:tcPr>
            <w:tcW w:w="570" w:type="pct"/>
            <w:vMerge w:val="continue"/>
            <w:vAlign w:val="center"/>
          </w:tcPr>
          <w:p w14:paraId="1BFCB7CD">
            <w:pPr>
              <w:pStyle w:val="30"/>
            </w:pPr>
          </w:p>
        </w:tc>
        <w:tc>
          <w:tcPr>
            <w:tcW w:w="816" w:type="pct"/>
            <w:vMerge w:val="continue"/>
            <w:vAlign w:val="center"/>
          </w:tcPr>
          <w:p w14:paraId="4924031F">
            <w:pPr>
              <w:pStyle w:val="30"/>
            </w:pPr>
          </w:p>
        </w:tc>
        <w:tc>
          <w:tcPr>
            <w:tcW w:w="942" w:type="pct"/>
            <w:vAlign w:val="center"/>
          </w:tcPr>
          <w:p w14:paraId="05989954">
            <w:pPr>
              <w:pStyle w:val="30"/>
            </w:pPr>
            <w:r>
              <w:rPr>
                <w:rFonts w:hint="eastAsia"/>
              </w:rPr>
              <w:t>信托公司类企业客户行业集中度分析</w:t>
            </w:r>
          </w:p>
        </w:tc>
        <w:tc>
          <w:tcPr>
            <w:tcW w:w="1146" w:type="pct"/>
            <w:vAlign w:val="center"/>
          </w:tcPr>
          <w:p w14:paraId="4A3ECF8E">
            <w:pPr>
              <w:pStyle w:val="30"/>
            </w:pPr>
          </w:p>
        </w:tc>
        <w:tc>
          <w:tcPr>
            <w:tcW w:w="240" w:type="pct"/>
            <w:vMerge w:val="continue"/>
            <w:vAlign w:val="center"/>
          </w:tcPr>
          <w:p w14:paraId="66AD6296">
            <w:pPr>
              <w:pStyle w:val="30"/>
            </w:pPr>
          </w:p>
        </w:tc>
        <w:tc>
          <w:tcPr>
            <w:tcW w:w="240" w:type="pct"/>
            <w:vMerge w:val="continue"/>
            <w:vAlign w:val="center"/>
          </w:tcPr>
          <w:p w14:paraId="24ABF2D4">
            <w:pPr>
              <w:pStyle w:val="30"/>
            </w:pPr>
          </w:p>
        </w:tc>
        <w:tc>
          <w:tcPr>
            <w:tcW w:w="258" w:type="pct"/>
            <w:vMerge w:val="continue"/>
            <w:vAlign w:val="center"/>
          </w:tcPr>
          <w:p w14:paraId="738F7CCA">
            <w:pPr>
              <w:pStyle w:val="30"/>
            </w:pPr>
          </w:p>
        </w:tc>
        <w:tc>
          <w:tcPr>
            <w:tcW w:w="343" w:type="pct"/>
            <w:vAlign w:val="center"/>
          </w:tcPr>
          <w:p w14:paraId="62B3400D">
            <w:pPr>
              <w:pStyle w:val="30"/>
            </w:pPr>
            <w:r>
              <w:rPr>
                <w:rFonts w:hint="eastAsia"/>
              </w:rPr>
              <w:t>6.1.6.2</w:t>
            </w:r>
          </w:p>
        </w:tc>
      </w:tr>
      <w:tr w14:paraId="2DB8D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386B6F1B">
            <w:pPr>
              <w:pStyle w:val="30"/>
            </w:pPr>
            <w:r>
              <w:rPr>
                <w:rFonts w:hint="eastAsia"/>
              </w:rPr>
              <w:t>193</w:t>
            </w:r>
          </w:p>
        </w:tc>
        <w:tc>
          <w:tcPr>
            <w:tcW w:w="240" w:type="pct"/>
            <w:vMerge w:val="continue"/>
            <w:vAlign w:val="center"/>
          </w:tcPr>
          <w:p w14:paraId="0C921DFA">
            <w:pPr>
              <w:pStyle w:val="30"/>
            </w:pPr>
          </w:p>
        </w:tc>
        <w:tc>
          <w:tcPr>
            <w:tcW w:w="570" w:type="pct"/>
            <w:vMerge w:val="continue"/>
            <w:vAlign w:val="center"/>
          </w:tcPr>
          <w:p w14:paraId="5C94B804">
            <w:pPr>
              <w:pStyle w:val="30"/>
            </w:pPr>
          </w:p>
        </w:tc>
        <w:tc>
          <w:tcPr>
            <w:tcW w:w="816" w:type="pct"/>
            <w:vMerge w:val="continue"/>
            <w:vAlign w:val="center"/>
          </w:tcPr>
          <w:p w14:paraId="50645422">
            <w:pPr>
              <w:pStyle w:val="30"/>
            </w:pPr>
          </w:p>
        </w:tc>
        <w:tc>
          <w:tcPr>
            <w:tcW w:w="942" w:type="pct"/>
            <w:vAlign w:val="center"/>
          </w:tcPr>
          <w:p w14:paraId="33FC7EA9">
            <w:pPr>
              <w:pStyle w:val="30"/>
            </w:pPr>
            <w:r>
              <w:rPr>
                <w:rFonts w:hint="eastAsia"/>
              </w:rPr>
              <w:t>信托公司类企业综合R值亮灯分析</w:t>
            </w:r>
          </w:p>
        </w:tc>
        <w:tc>
          <w:tcPr>
            <w:tcW w:w="1146" w:type="pct"/>
            <w:vAlign w:val="center"/>
          </w:tcPr>
          <w:p w14:paraId="7893D8DB">
            <w:pPr>
              <w:pStyle w:val="30"/>
            </w:pPr>
          </w:p>
        </w:tc>
        <w:tc>
          <w:tcPr>
            <w:tcW w:w="240" w:type="pct"/>
            <w:vMerge w:val="continue"/>
            <w:vAlign w:val="center"/>
          </w:tcPr>
          <w:p w14:paraId="5AF343FD">
            <w:pPr>
              <w:pStyle w:val="30"/>
            </w:pPr>
          </w:p>
        </w:tc>
        <w:tc>
          <w:tcPr>
            <w:tcW w:w="240" w:type="pct"/>
            <w:vMerge w:val="continue"/>
            <w:vAlign w:val="center"/>
          </w:tcPr>
          <w:p w14:paraId="4184399F">
            <w:pPr>
              <w:pStyle w:val="30"/>
            </w:pPr>
          </w:p>
        </w:tc>
        <w:tc>
          <w:tcPr>
            <w:tcW w:w="258" w:type="pct"/>
            <w:vMerge w:val="continue"/>
            <w:vAlign w:val="center"/>
          </w:tcPr>
          <w:p w14:paraId="08A35425">
            <w:pPr>
              <w:pStyle w:val="30"/>
            </w:pPr>
          </w:p>
        </w:tc>
        <w:tc>
          <w:tcPr>
            <w:tcW w:w="343" w:type="pct"/>
            <w:vAlign w:val="center"/>
          </w:tcPr>
          <w:p w14:paraId="7CDFB893">
            <w:pPr>
              <w:pStyle w:val="30"/>
            </w:pPr>
            <w:r>
              <w:rPr>
                <w:rFonts w:hint="eastAsia"/>
              </w:rPr>
              <w:t>6.1.6.2</w:t>
            </w:r>
          </w:p>
        </w:tc>
      </w:tr>
      <w:tr w14:paraId="6CE37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6CC017A">
            <w:pPr>
              <w:pStyle w:val="30"/>
            </w:pPr>
            <w:r>
              <w:rPr>
                <w:rFonts w:hint="eastAsia"/>
              </w:rPr>
              <w:t>194</w:t>
            </w:r>
          </w:p>
        </w:tc>
        <w:tc>
          <w:tcPr>
            <w:tcW w:w="240" w:type="pct"/>
            <w:vMerge w:val="continue"/>
            <w:vAlign w:val="center"/>
          </w:tcPr>
          <w:p w14:paraId="7B616634">
            <w:pPr>
              <w:pStyle w:val="30"/>
            </w:pPr>
          </w:p>
        </w:tc>
        <w:tc>
          <w:tcPr>
            <w:tcW w:w="570" w:type="pct"/>
            <w:vMerge w:val="continue"/>
            <w:vAlign w:val="center"/>
          </w:tcPr>
          <w:p w14:paraId="629AE4A1">
            <w:pPr>
              <w:pStyle w:val="30"/>
            </w:pPr>
          </w:p>
        </w:tc>
        <w:tc>
          <w:tcPr>
            <w:tcW w:w="816" w:type="pct"/>
            <w:vMerge w:val="continue"/>
            <w:vAlign w:val="center"/>
          </w:tcPr>
          <w:p w14:paraId="6B41EB8C">
            <w:pPr>
              <w:pStyle w:val="30"/>
            </w:pPr>
          </w:p>
        </w:tc>
        <w:tc>
          <w:tcPr>
            <w:tcW w:w="942" w:type="pct"/>
            <w:vAlign w:val="center"/>
          </w:tcPr>
          <w:p w14:paraId="5AF64BC0">
            <w:pPr>
              <w:pStyle w:val="30"/>
            </w:pPr>
            <w:r>
              <w:rPr>
                <w:rFonts w:hint="eastAsia"/>
              </w:rPr>
              <w:t>融资租赁类企业风险地图</w:t>
            </w:r>
          </w:p>
        </w:tc>
        <w:tc>
          <w:tcPr>
            <w:tcW w:w="1146" w:type="pct"/>
            <w:vAlign w:val="center"/>
          </w:tcPr>
          <w:p w14:paraId="35C4E230">
            <w:pPr>
              <w:pStyle w:val="30"/>
            </w:pPr>
          </w:p>
        </w:tc>
        <w:tc>
          <w:tcPr>
            <w:tcW w:w="240" w:type="pct"/>
            <w:vMerge w:val="restart"/>
            <w:vAlign w:val="center"/>
          </w:tcPr>
          <w:p w14:paraId="5D261251">
            <w:pPr>
              <w:pStyle w:val="30"/>
            </w:pPr>
            <w:r>
              <w:rPr>
                <w:rFonts w:hint="eastAsia"/>
              </w:rPr>
              <w:t>1</w:t>
            </w:r>
          </w:p>
        </w:tc>
        <w:tc>
          <w:tcPr>
            <w:tcW w:w="240" w:type="pct"/>
            <w:vMerge w:val="restart"/>
            <w:vAlign w:val="center"/>
          </w:tcPr>
          <w:p w14:paraId="1899A730">
            <w:pPr>
              <w:pStyle w:val="30"/>
            </w:pPr>
            <w:r>
              <w:rPr>
                <w:rFonts w:hint="eastAsia"/>
              </w:rPr>
              <w:t>2.5</w:t>
            </w:r>
          </w:p>
        </w:tc>
        <w:tc>
          <w:tcPr>
            <w:tcW w:w="258" w:type="pct"/>
            <w:vMerge w:val="restart"/>
            <w:vAlign w:val="center"/>
          </w:tcPr>
          <w:p w14:paraId="59AF9648">
            <w:pPr>
              <w:pStyle w:val="30"/>
            </w:pPr>
            <w:r>
              <w:rPr>
                <w:rFonts w:hint="eastAsia"/>
              </w:rPr>
              <w:t>2.5</w:t>
            </w:r>
          </w:p>
        </w:tc>
        <w:tc>
          <w:tcPr>
            <w:tcW w:w="343" w:type="pct"/>
            <w:vAlign w:val="center"/>
          </w:tcPr>
          <w:p w14:paraId="40252AB0">
            <w:pPr>
              <w:pStyle w:val="30"/>
            </w:pPr>
            <w:r>
              <w:rPr>
                <w:rFonts w:hint="eastAsia"/>
              </w:rPr>
              <w:t>6.1.6.2</w:t>
            </w:r>
          </w:p>
        </w:tc>
      </w:tr>
      <w:tr w14:paraId="05839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6D3E7C67">
            <w:pPr>
              <w:pStyle w:val="30"/>
            </w:pPr>
            <w:r>
              <w:rPr>
                <w:rFonts w:hint="eastAsia"/>
              </w:rPr>
              <w:t>195</w:t>
            </w:r>
          </w:p>
        </w:tc>
        <w:tc>
          <w:tcPr>
            <w:tcW w:w="240" w:type="pct"/>
            <w:vMerge w:val="continue"/>
            <w:vAlign w:val="center"/>
          </w:tcPr>
          <w:p w14:paraId="1137752E">
            <w:pPr>
              <w:pStyle w:val="30"/>
            </w:pPr>
          </w:p>
        </w:tc>
        <w:tc>
          <w:tcPr>
            <w:tcW w:w="570" w:type="pct"/>
            <w:vMerge w:val="continue"/>
            <w:vAlign w:val="center"/>
          </w:tcPr>
          <w:p w14:paraId="17971FA2">
            <w:pPr>
              <w:pStyle w:val="30"/>
            </w:pPr>
          </w:p>
        </w:tc>
        <w:tc>
          <w:tcPr>
            <w:tcW w:w="816" w:type="pct"/>
            <w:vMerge w:val="continue"/>
            <w:vAlign w:val="center"/>
          </w:tcPr>
          <w:p w14:paraId="1BA54CFD">
            <w:pPr>
              <w:pStyle w:val="30"/>
            </w:pPr>
          </w:p>
        </w:tc>
        <w:tc>
          <w:tcPr>
            <w:tcW w:w="942" w:type="pct"/>
            <w:vAlign w:val="center"/>
          </w:tcPr>
          <w:p w14:paraId="2F875629">
            <w:pPr>
              <w:pStyle w:val="30"/>
            </w:pPr>
            <w:r>
              <w:rPr>
                <w:rFonts w:hint="eastAsia"/>
              </w:rPr>
              <w:t>融资租赁类企业亮灯结果</w:t>
            </w:r>
          </w:p>
        </w:tc>
        <w:tc>
          <w:tcPr>
            <w:tcW w:w="1146" w:type="pct"/>
            <w:vAlign w:val="center"/>
          </w:tcPr>
          <w:p w14:paraId="76012AF9">
            <w:pPr>
              <w:pStyle w:val="30"/>
            </w:pPr>
          </w:p>
        </w:tc>
        <w:tc>
          <w:tcPr>
            <w:tcW w:w="240" w:type="pct"/>
            <w:vMerge w:val="continue"/>
            <w:vAlign w:val="center"/>
          </w:tcPr>
          <w:p w14:paraId="25DA889F">
            <w:pPr>
              <w:pStyle w:val="30"/>
            </w:pPr>
          </w:p>
        </w:tc>
        <w:tc>
          <w:tcPr>
            <w:tcW w:w="240" w:type="pct"/>
            <w:vMerge w:val="continue"/>
            <w:vAlign w:val="center"/>
          </w:tcPr>
          <w:p w14:paraId="4BB80078">
            <w:pPr>
              <w:pStyle w:val="30"/>
            </w:pPr>
          </w:p>
        </w:tc>
        <w:tc>
          <w:tcPr>
            <w:tcW w:w="258" w:type="pct"/>
            <w:vMerge w:val="continue"/>
            <w:vAlign w:val="center"/>
          </w:tcPr>
          <w:p w14:paraId="6CF6EB16">
            <w:pPr>
              <w:pStyle w:val="30"/>
            </w:pPr>
          </w:p>
        </w:tc>
        <w:tc>
          <w:tcPr>
            <w:tcW w:w="343" w:type="pct"/>
            <w:vAlign w:val="center"/>
          </w:tcPr>
          <w:p w14:paraId="57A58F9F">
            <w:pPr>
              <w:pStyle w:val="30"/>
            </w:pPr>
            <w:r>
              <w:rPr>
                <w:rFonts w:hint="eastAsia"/>
              </w:rPr>
              <w:t>6.1.6.2</w:t>
            </w:r>
          </w:p>
        </w:tc>
      </w:tr>
      <w:tr w14:paraId="07DD2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564893D">
            <w:pPr>
              <w:pStyle w:val="30"/>
            </w:pPr>
            <w:r>
              <w:rPr>
                <w:rFonts w:hint="eastAsia"/>
              </w:rPr>
              <w:t>196</w:t>
            </w:r>
          </w:p>
        </w:tc>
        <w:tc>
          <w:tcPr>
            <w:tcW w:w="240" w:type="pct"/>
            <w:vMerge w:val="continue"/>
            <w:vAlign w:val="center"/>
          </w:tcPr>
          <w:p w14:paraId="1CF1C2DA">
            <w:pPr>
              <w:pStyle w:val="30"/>
            </w:pPr>
          </w:p>
        </w:tc>
        <w:tc>
          <w:tcPr>
            <w:tcW w:w="570" w:type="pct"/>
            <w:vMerge w:val="continue"/>
            <w:vAlign w:val="center"/>
          </w:tcPr>
          <w:p w14:paraId="01CCE8EF">
            <w:pPr>
              <w:pStyle w:val="30"/>
            </w:pPr>
          </w:p>
        </w:tc>
        <w:tc>
          <w:tcPr>
            <w:tcW w:w="816" w:type="pct"/>
            <w:vMerge w:val="continue"/>
            <w:vAlign w:val="center"/>
          </w:tcPr>
          <w:p w14:paraId="2D10D418">
            <w:pPr>
              <w:pStyle w:val="30"/>
            </w:pPr>
          </w:p>
        </w:tc>
        <w:tc>
          <w:tcPr>
            <w:tcW w:w="942" w:type="pct"/>
            <w:vAlign w:val="center"/>
          </w:tcPr>
          <w:p w14:paraId="79A56A32">
            <w:pPr>
              <w:pStyle w:val="30"/>
            </w:pPr>
            <w:r>
              <w:rPr>
                <w:rFonts w:hint="eastAsia"/>
              </w:rPr>
              <w:t>融资租赁类企业业务行业集中度分析</w:t>
            </w:r>
          </w:p>
        </w:tc>
        <w:tc>
          <w:tcPr>
            <w:tcW w:w="1146" w:type="pct"/>
            <w:vAlign w:val="center"/>
          </w:tcPr>
          <w:p w14:paraId="59E7E9F6">
            <w:pPr>
              <w:pStyle w:val="30"/>
            </w:pPr>
          </w:p>
        </w:tc>
        <w:tc>
          <w:tcPr>
            <w:tcW w:w="240" w:type="pct"/>
            <w:vMerge w:val="continue"/>
            <w:vAlign w:val="center"/>
          </w:tcPr>
          <w:p w14:paraId="31076E7D">
            <w:pPr>
              <w:pStyle w:val="30"/>
            </w:pPr>
          </w:p>
        </w:tc>
        <w:tc>
          <w:tcPr>
            <w:tcW w:w="240" w:type="pct"/>
            <w:vMerge w:val="continue"/>
            <w:vAlign w:val="center"/>
          </w:tcPr>
          <w:p w14:paraId="05268F60">
            <w:pPr>
              <w:pStyle w:val="30"/>
            </w:pPr>
          </w:p>
        </w:tc>
        <w:tc>
          <w:tcPr>
            <w:tcW w:w="258" w:type="pct"/>
            <w:vMerge w:val="continue"/>
            <w:vAlign w:val="center"/>
          </w:tcPr>
          <w:p w14:paraId="335700CF">
            <w:pPr>
              <w:pStyle w:val="30"/>
            </w:pPr>
          </w:p>
        </w:tc>
        <w:tc>
          <w:tcPr>
            <w:tcW w:w="343" w:type="pct"/>
            <w:vAlign w:val="center"/>
          </w:tcPr>
          <w:p w14:paraId="2BC6E21D">
            <w:pPr>
              <w:pStyle w:val="30"/>
            </w:pPr>
            <w:r>
              <w:rPr>
                <w:rFonts w:hint="eastAsia"/>
              </w:rPr>
              <w:t>6.1.6.2</w:t>
            </w:r>
          </w:p>
        </w:tc>
      </w:tr>
      <w:tr w14:paraId="61DB3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B61033E">
            <w:pPr>
              <w:pStyle w:val="30"/>
            </w:pPr>
            <w:r>
              <w:rPr>
                <w:rFonts w:hint="eastAsia"/>
              </w:rPr>
              <w:t>197</w:t>
            </w:r>
          </w:p>
        </w:tc>
        <w:tc>
          <w:tcPr>
            <w:tcW w:w="240" w:type="pct"/>
            <w:vMerge w:val="continue"/>
            <w:vAlign w:val="center"/>
          </w:tcPr>
          <w:p w14:paraId="63C63F1B">
            <w:pPr>
              <w:pStyle w:val="30"/>
            </w:pPr>
          </w:p>
        </w:tc>
        <w:tc>
          <w:tcPr>
            <w:tcW w:w="570" w:type="pct"/>
            <w:vMerge w:val="continue"/>
            <w:vAlign w:val="center"/>
          </w:tcPr>
          <w:p w14:paraId="476FE9FE">
            <w:pPr>
              <w:pStyle w:val="30"/>
            </w:pPr>
          </w:p>
        </w:tc>
        <w:tc>
          <w:tcPr>
            <w:tcW w:w="816" w:type="pct"/>
            <w:vMerge w:val="continue"/>
            <w:vAlign w:val="center"/>
          </w:tcPr>
          <w:p w14:paraId="2B70806E">
            <w:pPr>
              <w:pStyle w:val="30"/>
            </w:pPr>
          </w:p>
        </w:tc>
        <w:tc>
          <w:tcPr>
            <w:tcW w:w="942" w:type="pct"/>
            <w:vAlign w:val="center"/>
          </w:tcPr>
          <w:p w14:paraId="15FBB68F">
            <w:pPr>
              <w:pStyle w:val="30"/>
            </w:pPr>
            <w:r>
              <w:rPr>
                <w:rFonts w:hint="eastAsia"/>
              </w:rPr>
              <w:t>融资租赁类企业综合R值亮灯分析</w:t>
            </w:r>
          </w:p>
        </w:tc>
        <w:tc>
          <w:tcPr>
            <w:tcW w:w="1146" w:type="pct"/>
            <w:vAlign w:val="center"/>
          </w:tcPr>
          <w:p w14:paraId="74974112">
            <w:pPr>
              <w:pStyle w:val="30"/>
            </w:pPr>
          </w:p>
        </w:tc>
        <w:tc>
          <w:tcPr>
            <w:tcW w:w="240" w:type="pct"/>
            <w:vMerge w:val="continue"/>
            <w:vAlign w:val="center"/>
          </w:tcPr>
          <w:p w14:paraId="69A8476C">
            <w:pPr>
              <w:pStyle w:val="30"/>
            </w:pPr>
          </w:p>
        </w:tc>
        <w:tc>
          <w:tcPr>
            <w:tcW w:w="240" w:type="pct"/>
            <w:vMerge w:val="continue"/>
            <w:vAlign w:val="center"/>
          </w:tcPr>
          <w:p w14:paraId="77C8EC0C">
            <w:pPr>
              <w:pStyle w:val="30"/>
            </w:pPr>
          </w:p>
        </w:tc>
        <w:tc>
          <w:tcPr>
            <w:tcW w:w="258" w:type="pct"/>
            <w:vMerge w:val="continue"/>
            <w:vAlign w:val="center"/>
          </w:tcPr>
          <w:p w14:paraId="72148530">
            <w:pPr>
              <w:pStyle w:val="30"/>
            </w:pPr>
          </w:p>
        </w:tc>
        <w:tc>
          <w:tcPr>
            <w:tcW w:w="343" w:type="pct"/>
            <w:vAlign w:val="center"/>
          </w:tcPr>
          <w:p w14:paraId="184673F5">
            <w:pPr>
              <w:pStyle w:val="30"/>
            </w:pPr>
            <w:r>
              <w:rPr>
                <w:rFonts w:hint="eastAsia"/>
              </w:rPr>
              <w:t>6.1.6.2</w:t>
            </w:r>
          </w:p>
        </w:tc>
      </w:tr>
      <w:tr w14:paraId="78FAC0F4">
        <w:tblPrEx>
          <w:tblCellMar>
            <w:top w:w="0" w:type="dxa"/>
            <w:left w:w="108" w:type="dxa"/>
            <w:bottom w:w="0" w:type="dxa"/>
            <w:right w:w="108" w:type="dxa"/>
          </w:tblCellMar>
        </w:tblPrEx>
        <w:trPr>
          <w:trHeight w:val="540" w:hRule="atLeast"/>
          <w:jc w:val="center"/>
        </w:trPr>
        <w:tc>
          <w:tcPr>
            <w:tcW w:w="199" w:type="pct"/>
            <w:vAlign w:val="center"/>
          </w:tcPr>
          <w:p w14:paraId="321A00F1">
            <w:pPr>
              <w:pStyle w:val="30"/>
            </w:pPr>
            <w:r>
              <w:rPr>
                <w:rFonts w:hint="eastAsia"/>
              </w:rPr>
              <w:t>198</w:t>
            </w:r>
          </w:p>
        </w:tc>
        <w:tc>
          <w:tcPr>
            <w:tcW w:w="240" w:type="pct"/>
            <w:vMerge w:val="continue"/>
            <w:vAlign w:val="center"/>
          </w:tcPr>
          <w:p w14:paraId="2AA2EAF4">
            <w:pPr>
              <w:pStyle w:val="30"/>
            </w:pPr>
          </w:p>
        </w:tc>
        <w:tc>
          <w:tcPr>
            <w:tcW w:w="570" w:type="pct"/>
            <w:vMerge w:val="continue"/>
            <w:vAlign w:val="center"/>
          </w:tcPr>
          <w:p w14:paraId="471C5E78">
            <w:pPr>
              <w:pStyle w:val="30"/>
            </w:pPr>
          </w:p>
        </w:tc>
        <w:tc>
          <w:tcPr>
            <w:tcW w:w="816" w:type="pct"/>
            <w:vMerge w:val="continue"/>
            <w:vAlign w:val="center"/>
          </w:tcPr>
          <w:p w14:paraId="2660F48B">
            <w:pPr>
              <w:pStyle w:val="30"/>
            </w:pPr>
          </w:p>
        </w:tc>
        <w:tc>
          <w:tcPr>
            <w:tcW w:w="942" w:type="pct"/>
            <w:vAlign w:val="center"/>
          </w:tcPr>
          <w:p w14:paraId="70922EE4">
            <w:pPr>
              <w:pStyle w:val="30"/>
            </w:pPr>
            <w:r>
              <w:rPr>
                <w:rFonts w:hint="eastAsia"/>
              </w:rPr>
              <w:t>其他金融/投资企业看板</w:t>
            </w:r>
          </w:p>
        </w:tc>
        <w:tc>
          <w:tcPr>
            <w:tcW w:w="1146" w:type="pct"/>
            <w:vAlign w:val="center"/>
          </w:tcPr>
          <w:p w14:paraId="331DDC16">
            <w:pPr>
              <w:pStyle w:val="30"/>
            </w:pPr>
          </w:p>
        </w:tc>
        <w:tc>
          <w:tcPr>
            <w:tcW w:w="240" w:type="pct"/>
            <w:vAlign w:val="center"/>
          </w:tcPr>
          <w:p w14:paraId="1B910A31">
            <w:pPr>
              <w:pStyle w:val="30"/>
            </w:pPr>
            <w:r>
              <w:rPr>
                <w:rFonts w:hint="eastAsia"/>
              </w:rPr>
              <w:t>1</w:t>
            </w:r>
          </w:p>
        </w:tc>
        <w:tc>
          <w:tcPr>
            <w:tcW w:w="240" w:type="pct"/>
            <w:vAlign w:val="center"/>
          </w:tcPr>
          <w:p w14:paraId="2640B73E">
            <w:pPr>
              <w:pStyle w:val="30"/>
            </w:pPr>
            <w:r>
              <w:rPr>
                <w:rFonts w:hint="eastAsia"/>
              </w:rPr>
              <w:t>2.5</w:t>
            </w:r>
          </w:p>
        </w:tc>
        <w:tc>
          <w:tcPr>
            <w:tcW w:w="258" w:type="pct"/>
            <w:vAlign w:val="center"/>
          </w:tcPr>
          <w:p w14:paraId="1BC29D44">
            <w:pPr>
              <w:pStyle w:val="30"/>
            </w:pPr>
            <w:r>
              <w:rPr>
                <w:rFonts w:hint="eastAsia"/>
              </w:rPr>
              <w:t>2.5</w:t>
            </w:r>
          </w:p>
        </w:tc>
        <w:tc>
          <w:tcPr>
            <w:tcW w:w="343" w:type="pct"/>
            <w:vAlign w:val="center"/>
          </w:tcPr>
          <w:p w14:paraId="14180815">
            <w:pPr>
              <w:pStyle w:val="30"/>
            </w:pPr>
            <w:r>
              <w:rPr>
                <w:rFonts w:hint="eastAsia"/>
              </w:rPr>
              <w:t>6.1.6.2</w:t>
            </w:r>
          </w:p>
        </w:tc>
      </w:tr>
      <w:tr w14:paraId="34D19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6C93ABD">
            <w:pPr>
              <w:pStyle w:val="30"/>
            </w:pPr>
            <w:r>
              <w:rPr>
                <w:rFonts w:hint="eastAsia"/>
              </w:rPr>
              <w:t>199</w:t>
            </w:r>
          </w:p>
        </w:tc>
        <w:tc>
          <w:tcPr>
            <w:tcW w:w="240" w:type="pct"/>
            <w:vMerge w:val="continue"/>
            <w:vAlign w:val="center"/>
          </w:tcPr>
          <w:p w14:paraId="30DF464B">
            <w:pPr>
              <w:pStyle w:val="30"/>
            </w:pPr>
          </w:p>
        </w:tc>
        <w:tc>
          <w:tcPr>
            <w:tcW w:w="570" w:type="pct"/>
            <w:vMerge w:val="restart"/>
            <w:vAlign w:val="center"/>
          </w:tcPr>
          <w:p w14:paraId="009878BA">
            <w:pPr>
              <w:pStyle w:val="30"/>
            </w:pPr>
            <w:r>
              <w:rPr>
                <w:rFonts w:hint="eastAsia"/>
              </w:rPr>
              <w:t>自动报告</w:t>
            </w:r>
          </w:p>
        </w:tc>
        <w:tc>
          <w:tcPr>
            <w:tcW w:w="816" w:type="pct"/>
            <w:vAlign w:val="center"/>
          </w:tcPr>
          <w:p w14:paraId="745C2400">
            <w:pPr>
              <w:pStyle w:val="30"/>
            </w:pPr>
            <w:r>
              <w:rPr>
                <w:rFonts w:hint="eastAsia"/>
              </w:rPr>
              <w:t>集团月度风险自动报告</w:t>
            </w:r>
          </w:p>
        </w:tc>
        <w:tc>
          <w:tcPr>
            <w:tcW w:w="942" w:type="pct"/>
            <w:vAlign w:val="center"/>
          </w:tcPr>
          <w:p w14:paraId="0DDE0931">
            <w:pPr>
              <w:pStyle w:val="30"/>
            </w:pPr>
          </w:p>
        </w:tc>
        <w:tc>
          <w:tcPr>
            <w:tcW w:w="1146" w:type="pct"/>
            <w:vAlign w:val="center"/>
          </w:tcPr>
          <w:p w14:paraId="1A135F1D">
            <w:pPr>
              <w:pStyle w:val="30"/>
            </w:pPr>
          </w:p>
        </w:tc>
        <w:tc>
          <w:tcPr>
            <w:tcW w:w="240" w:type="pct"/>
            <w:vAlign w:val="center"/>
          </w:tcPr>
          <w:p w14:paraId="7434ABDB">
            <w:pPr>
              <w:pStyle w:val="30"/>
            </w:pPr>
            <w:r>
              <w:rPr>
                <w:rFonts w:hint="eastAsia"/>
              </w:rPr>
              <w:t>1</w:t>
            </w:r>
          </w:p>
        </w:tc>
        <w:tc>
          <w:tcPr>
            <w:tcW w:w="240" w:type="pct"/>
            <w:vAlign w:val="center"/>
          </w:tcPr>
          <w:p w14:paraId="23B1E5F9">
            <w:pPr>
              <w:pStyle w:val="30"/>
            </w:pPr>
            <w:r>
              <w:rPr>
                <w:rFonts w:hint="eastAsia"/>
              </w:rPr>
              <w:t>2.5</w:t>
            </w:r>
          </w:p>
        </w:tc>
        <w:tc>
          <w:tcPr>
            <w:tcW w:w="258" w:type="pct"/>
            <w:vAlign w:val="center"/>
          </w:tcPr>
          <w:p w14:paraId="7AD04D35">
            <w:pPr>
              <w:pStyle w:val="30"/>
            </w:pPr>
            <w:r>
              <w:rPr>
                <w:rFonts w:hint="eastAsia"/>
              </w:rPr>
              <w:t>2.5</w:t>
            </w:r>
          </w:p>
        </w:tc>
        <w:tc>
          <w:tcPr>
            <w:tcW w:w="343" w:type="pct"/>
            <w:vAlign w:val="center"/>
          </w:tcPr>
          <w:p w14:paraId="242EDC99">
            <w:pPr>
              <w:pStyle w:val="30"/>
            </w:pPr>
            <w:r>
              <w:rPr>
                <w:rFonts w:hint="eastAsia"/>
              </w:rPr>
              <w:t>6.1.6.3</w:t>
            </w:r>
          </w:p>
        </w:tc>
      </w:tr>
      <w:tr w14:paraId="7026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7313DB4">
            <w:pPr>
              <w:pStyle w:val="30"/>
            </w:pPr>
            <w:r>
              <w:rPr>
                <w:rFonts w:hint="eastAsia"/>
              </w:rPr>
              <w:t>200</w:t>
            </w:r>
          </w:p>
        </w:tc>
        <w:tc>
          <w:tcPr>
            <w:tcW w:w="240" w:type="pct"/>
            <w:vMerge w:val="continue"/>
            <w:vAlign w:val="center"/>
          </w:tcPr>
          <w:p w14:paraId="67191627">
            <w:pPr>
              <w:pStyle w:val="30"/>
            </w:pPr>
          </w:p>
        </w:tc>
        <w:tc>
          <w:tcPr>
            <w:tcW w:w="570" w:type="pct"/>
            <w:vMerge w:val="continue"/>
            <w:vAlign w:val="center"/>
          </w:tcPr>
          <w:p w14:paraId="4873C85C">
            <w:pPr>
              <w:pStyle w:val="30"/>
            </w:pPr>
          </w:p>
        </w:tc>
        <w:tc>
          <w:tcPr>
            <w:tcW w:w="816" w:type="pct"/>
            <w:vAlign w:val="center"/>
          </w:tcPr>
          <w:p w14:paraId="1CDA445F">
            <w:pPr>
              <w:pStyle w:val="30"/>
            </w:pPr>
            <w:r>
              <w:rPr>
                <w:rFonts w:hint="eastAsia"/>
              </w:rPr>
              <w:t>企业月度风险自动报告</w:t>
            </w:r>
          </w:p>
        </w:tc>
        <w:tc>
          <w:tcPr>
            <w:tcW w:w="942" w:type="pct"/>
            <w:vAlign w:val="center"/>
          </w:tcPr>
          <w:p w14:paraId="7C7DA6E8">
            <w:pPr>
              <w:pStyle w:val="30"/>
            </w:pPr>
          </w:p>
        </w:tc>
        <w:tc>
          <w:tcPr>
            <w:tcW w:w="1146" w:type="pct"/>
            <w:vAlign w:val="center"/>
          </w:tcPr>
          <w:p w14:paraId="7B790D89">
            <w:pPr>
              <w:pStyle w:val="30"/>
            </w:pPr>
          </w:p>
        </w:tc>
        <w:tc>
          <w:tcPr>
            <w:tcW w:w="240" w:type="pct"/>
            <w:vMerge w:val="restart"/>
            <w:vAlign w:val="center"/>
          </w:tcPr>
          <w:p w14:paraId="6E093954">
            <w:pPr>
              <w:pStyle w:val="30"/>
            </w:pPr>
            <w:r>
              <w:rPr>
                <w:rFonts w:hint="eastAsia"/>
              </w:rPr>
              <w:t>1.5</w:t>
            </w:r>
          </w:p>
        </w:tc>
        <w:tc>
          <w:tcPr>
            <w:tcW w:w="240" w:type="pct"/>
            <w:vMerge w:val="restart"/>
            <w:vAlign w:val="center"/>
          </w:tcPr>
          <w:p w14:paraId="72E92F64">
            <w:pPr>
              <w:pStyle w:val="30"/>
            </w:pPr>
            <w:r>
              <w:rPr>
                <w:rFonts w:hint="eastAsia"/>
              </w:rPr>
              <w:t>2.5</w:t>
            </w:r>
          </w:p>
        </w:tc>
        <w:tc>
          <w:tcPr>
            <w:tcW w:w="258" w:type="pct"/>
            <w:vMerge w:val="restart"/>
            <w:vAlign w:val="center"/>
          </w:tcPr>
          <w:p w14:paraId="76CC1479">
            <w:pPr>
              <w:pStyle w:val="30"/>
            </w:pPr>
            <w:r>
              <w:rPr>
                <w:rFonts w:hint="eastAsia"/>
              </w:rPr>
              <w:t>3.75</w:t>
            </w:r>
          </w:p>
        </w:tc>
        <w:tc>
          <w:tcPr>
            <w:tcW w:w="343" w:type="pct"/>
            <w:vAlign w:val="center"/>
          </w:tcPr>
          <w:p w14:paraId="0E3A5D9F">
            <w:pPr>
              <w:pStyle w:val="30"/>
            </w:pPr>
            <w:r>
              <w:rPr>
                <w:rFonts w:hint="eastAsia"/>
              </w:rPr>
              <w:t>6.1.6.3</w:t>
            </w:r>
          </w:p>
        </w:tc>
      </w:tr>
      <w:tr w14:paraId="7B40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959C067">
            <w:pPr>
              <w:pStyle w:val="30"/>
            </w:pPr>
            <w:r>
              <w:rPr>
                <w:rFonts w:hint="eastAsia"/>
              </w:rPr>
              <w:t>201</w:t>
            </w:r>
          </w:p>
        </w:tc>
        <w:tc>
          <w:tcPr>
            <w:tcW w:w="240" w:type="pct"/>
            <w:vMerge w:val="continue"/>
            <w:vAlign w:val="center"/>
          </w:tcPr>
          <w:p w14:paraId="5336F52D">
            <w:pPr>
              <w:pStyle w:val="30"/>
            </w:pPr>
          </w:p>
        </w:tc>
        <w:tc>
          <w:tcPr>
            <w:tcW w:w="570" w:type="pct"/>
            <w:vMerge w:val="continue"/>
            <w:vAlign w:val="center"/>
          </w:tcPr>
          <w:p w14:paraId="7E689D4E">
            <w:pPr>
              <w:pStyle w:val="30"/>
            </w:pPr>
          </w:p>
        </w:tc>
        <w:tc>
          <w:tcPr>
            <w:tcW w:w="816" w:type="pct"/>
            <w:vAlign w:val="center"/>
          </w:tcPr>
          <w:p w14:paraId="0E67B100">
            <w:pPr>
              <w:pStyle w:val="30"/>
            </w:pPr>
            <w:r>
              <w:rPr>
                <w:rFonts w:hint="eastAsia"/>
              </w:rPr>
              <w:t>风险问询函自动报告</w:t>
            </w:r>
          </w:p>
        </w:tc>
        <w:tc>
          <w:tcPr>
            <w:tcW w:w="942" w:type="pct"/>
            <w:vAlign w:val="center"/>
          </w:tcPr>
          <w:p w14:paraId="3AFE03A0">
            <w:pPr>
              <w:pStyle w:val="30"/>
            </w:pPr>
          </w:p>
        </w:tc>
        <w:tc>
          <w:tcPr>
            <w:tcW w:w="1146" w:type="pct"/>
            <w:vAlign w:val="center"/>
          </w:tcPr>
          <w:p w14:paraId="3DDDD490">
            <w:pPr>
              <w:pStyle w:val="30"/>
            </w:pPr>
          </w:p>
        </w:tc>
        <w:tc>
          <w:tcPr>
            <w:tcW w:w="240" w:type="pct"/>
            <w:vMerge w:val="continue"/>
            <w:vAlign w:val="center"/>
          </w:tcPr>
          <w:p w14:paraId="02305E13">
            <w:pPr>
              <w:pStyle w:val="30"/>
            </w:pPr>
          </w:p>
        </w:tc>
        <w:tc>
          <w:tcPr>
            <w:tcW w:w="240" w:type="pct"/>
            <w:vMerge w:val="continue"/>
            <w:vAlign w:val="center"/>
          </w:tcPr>
          <w:p w14:paraId="1495B681">
            <w:pPr>
              <w:pStyle w:val="30"/>
            </w:pPr>
          </w:p>
        </w:tc>
        <w:tc>
          <w:tcPr>
            <w:tcW w:w="258" w:type="pct"/>
            <w:vMerge w:val="continue"/>
            <w:vAlign w:val="center"/>
          </w:tcPr>
          <w:p w14:paraId="4E871DCD">
            <w:pPr>
              <w:pStyle w:val="30"/>
            </w:pPr>
          </w:p>
        </w:tc>
        <w:tc>
          <w:tcPr>
            <w:tcW w:w="343" w:type="pct"/>
            <w:vAlign w:val="center"/>
          </w:tcPr>
          <w:p w14:paraId="308F0F06">
            <w:pPr>
              <w:pStyle w:val="30"/>
            </w:pPr>
            <w:r>
              <w:rPr>
                <w:rFonts w:hint="eastAsia"/>
              </w:rPr>
              <w:t>6.1.6.3</w:t>
            </w:r>
          </w:p>
        </w:tc>
      </w:tr>
      <w:tr w14:paraId="4ED37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8EF389E">
            <w:pPr>
              <w:pStyle w:val="30"/>
            </w:pPr>
            <w:r>
              <w:rPr>
                <w:rFonts w:hint="eastAsia"/>
              </w:rPr>
              <w:t>202</w:t>
            </w:r>
          </w:p>
        </w:tc>
        <w:tc>
          <w:tcPr>
            <w:tcW w:w="240" w:type="pct"/>
            <w:vMerge w:val="continue"/>
            <w:vAlign w:val="center"/>
          </w:tcPr>
          <w:p w14:paraId="3C5BE2FC">
            <w:pPr>
              <w:pStyle w:val="30"/>
            </w:pPr>
          </w:p>
        </w:tc>
        <w:tc>
          <w:tcPr>
            <w:tcW w:w="570" w:type="pct"/>
            <w:vMerge w:val="continue"/>
            <w:vAlign w:val="center"/>
          </w:tcPr>
          <w:p w14:paraId="2C1FB25E">
            <w:pPr>
              <w:pStyle w:val="30"/>
            </w:pPr>
          </w:p>
        </w:tc>
        <w:tc>
          <w:tcPr>
            <w:tcW w:w="816" w:type="pct"/>
            <w:vAlign w:val="center"/>
          </w:tcPr>
          <w:p w14:paraId="570A8B4D">
            <w:pPr>
              <w:pStyle w:val="30"/>
            </w:pPr>
            <w:r>
              <w:rPr>
                <w:rFonts w:hint="eastAsia"/>
              </w:rPr>
              <w:t>重大风险清单自动报告</w:t>
            </w:r>
          </w:p>
        </w:tc>
        <w:tc>
          <w:tcPr>
            <w:tcW w:w="942" w:type="pct"/>
            <w:vAlign w:val="center"/>
          </w:tcPr>
          <w:p w14:paraId="4A8EE9EE">
            <w:pPr>
              <w:pStyle w:val="30"/>
            </w:pPr>
          </w:p>
        </w:tc>
        <w:tc>
          <w:tcPr>
            <w:tcW w:w="1146" w:type="pct"/>
            <w:vAlign w:val="center"/>
          </w:tcPr>
          <w:p w14:paraId="67B12AF2">
            <w:pPr>
              <w:pStyle w:val="30"/>
            </w:pPr>
          </w:p>
        </w:tc>
        <w:tc>
          <w:tcPr>
            <w:tcW w:w="240" w:type="pct"/>
            <w:vMerge w:val="continue"/>
            <w:vAlign w:val="center"/>
          </w:tcPr>
          <w:p w14:paraId="12C97DCD">
            <w:pPr>
              <w:pStyle w:val="30"/>
            </w:pPr>
          </w:p>
        </w:tc>
        <w:tc>
          <w:tcPr>
            <w:tcW w:w="240" w:type="pct"/>
            <w:vMerge w:val="continue"/>
            <w:vAlign w:val="center"/>
          </w:tcPr>
          <w:p w14:paraId="56EBECED">
            <w:pPr>
              <w:pStyle w:val="30"/>
            </w:pPr>
          </w:p>
        </w:tc>
        <w:tc>
          <w:tcPr>
            <w:tcW w:w="258" w:type="pct"/>
            <w:vMerge w:val="continue"/>
            <w:vAlign w:val="center"/>
          </w:tcPr>
          <w:p w14:paraId="33ED1691">
            <w:pPr>
              <w:pStyle w:val="30"/>
            </w:pPr>
          </w:p>
        </w:tc>
        <w:tc>
          <w:tcPr>
            <w:tcW w:w="343" w:type="pct"/>
            <w:vAlign w:val="center"/>
          </w:tcPr>
          <w:p w14:paraId="298783AE">
            <w:pPr>
              <w:pStyle w:val="30"/>
            </w:pPr>
            <w:r>
              <w:rPr>
                <w:rFonts w:hint="eastAsia"/>
              </w:rPr>
              <w:t>6.1.6.3</w:t>
            </w:r>
          </w:p>
        </w:tc>
      </w:tr>
      <w:tr w14:paraId="2C90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278242A">
            <w:pPr>
              <w:pStyle w:val="30"/>
            </w:pPr>
            <w:r>
              <w:rPr>
                <w:rFonts w:hint="eastAsia"/>
              </w:rPr>
              <w:t>203</w:t>
            </w:r>
          </w:p>
        </w:tc>
        <w:tc>
          <w:tcPr>
            <w:tcW w:w="240" w:type="pct"/>
            <w:vMerge w:val="continue"/>
            <w:vAlign w:val="center"/>
          </w:tcPr>
          <w:p w14:paraId="76103007">
            <w:pPr>
              <w:pStyle w:val="30"/>
            </w:pPr>
          </w:p>
        </w:tc>
        <w:tc>
          <w:tcPr>
            <w:tcW w:w="570" w:type="pct"/>
            <w:vMerge w:val="restart"/>
            <w:vAlign w:val="center"/>
          </w:tcPr>
          <w:p w14:paraId="660F7566">
            <w:pPr>
              <w:pStyle w:val="30"/>
            </w:pPr>
            <w:r>
              <w:rPr>
                <w:rFonts w:hint="eastAsia"/>
              </w:rPr>
              <w:t>综合R值模型</w:t>
            </w:r>
          </w:p>
        </w:tc>
        <w:tc>
          <w:tcPr>
            <w:tcW w:w="816" w:type="pct"/>
            <w:vAlign w:val="center"/>
          </w:tcPr>
          <w:p w14:paraId="7A17C9CE">
            <w:pPr>
              <w:pStyle w:val="30"/>
            </w:pPr>
            <w:r>
              <w:rPr>
                <w:rFonts w:hint="eastAsia"/>
              </w:rPr>
              <w:t>产业发展类企业R值模型</w:t>
            </w:r>
          </w:p>
        </w:tc>
        <w:tc>
          <w:tcPr>
            <w:tcW w:w="942" w:type="pct"/>
            <w:vAlign w:val="center"/>
          </w:tcPr>
          <w:p w14:paraId="7DA5D86C">
            <w:pPr>
              <w:pStyle w:val="30"/>
            </w:pPr>
          </w:p>
        </w:tc>
        <w:tc>
          <w:tcPr>
            <w:tcW w:w="1146" w:type="pct"/>
            <w:vAlign w:val="center"/>
          </w:tcPr>
          <w:p w14:paraId="5E6C9959">
            <w:pPr>
              <w:pStyle w:val="30"/>
            </w:pPr>
          </w:p>
        </w:tc>
        <w:tc>
          <w:tcPr>
            <w:tcW w:w="240" w:type="pct"/>
            <w:vMerge w:val="restart"/>
            <w:vAlign w:val="center"/>
          </w:tcPr>
          <w:p w14:paraId="0743DDC0">
            <w:pPr>
              <w:pStyle w:val="30"/>
            </w:pPr>
            <w:r>
              <w:rPr>
                <w:rFonts w:hint="eastAsia"/>
              </w:rPr>
              <w:t>4.5</w:t>
            </w:r>
          </w:p>
        </w:tc>
        <w:tc>
          <w:tcPr>
            <w:tcW w:w="240" w:type="pct"/>
            <w:vMerge w:val="restart"/>
            <w:vAlign w:val="center"/>
          </w:tcPr>
          <w:p w14:paraId="519ED03D">
            <w:pPr>
              <w:pStyle w:val="30"/>
            </w:pPr>
            <w:r>
              <w:rPr>
                <w:rFonts w:hint="eastAsia"/>
              </w:rPr>
              <w:t>2.5</w:t>
            </w:r>
          </w:p>
        </w:tc>
        <w:tc>
          <w:tcPr>
            <w:tcW w:w="258" w:type="pct"/>
            <w:vMerge w:val="restart"/>
            <w:vAlign w:val="center"/>
          </w:tcPr>
          <w:p w14:paraId="54A7848F">
            <w:pPr>
              <w:pStyle w:val="30"/>
            </w:pPr>
            <w:r>
              <w:rPr>
                <w:rFonts w:hint="eastAsia"/>
              </w:rPr>
              <w:t>11.25</w:t>
            </w:r>
          </w:p>
        </w:tc>
        <w:tc>
          <w:tcPr>
            <w:tcW w:w="343" w:type="pct"/>
            <w:vAlign w:val="center"/>
          </w:tcPr>
          <w:p w14:paraId="399537F8">
            <w:pPr>
              <w:pStyle w:val="30"/>
            </w:pPr>
            <w:r>
              <w:rPr>
                <w:rFonts w:hint="eastAsia"/>
              </w:rPr>
              <w:t>6.1.6.4</w:t>
            </w:r>
          </w:p>
        </w:tc>
      </w:tr>
      <w:tr w14:paraId="0AB26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ED3880D">
            <w:pPr>
              <w:pStyle w:val="30"/>
            </w:pPr>
            <w:r>
              <w:rPr>
                <w:rFonts w:hint="eastAsia"/>
              </w:rPr>
              <w:t>204</w:t>
            </w:r>
          </w:p>
        </w:tc>
        <w:tc>
          <w:tcPr>
            <w:tcW w:w="240" w:type="pct"/>
            <w:vMerge w:val="continue"/>
            <w:vAlign w:val="center"/>
          </w:tcPr>
          <w:p w14:paraId="24173C35">
            <w:pPr>
              <w:pStyle w:val="30"/>
            </w:pPr>
          </w:p>
        </w:tc>
        <w:tc>
          <w:tcPr>
            <w:tcW w:w="570" w:type="pct"/>
            <w:vMerge w:val="continue"/>
            <w:vAlign w:val="center"/>
          </w:tcPr>
          <w:p w14:paraId="2A6D7CCB">
            <w:pPr>
              <w:pStyle w:val="30"/>
            </w:pPr>
          </w:p>
        </w:tc>
        <w:tc>
          <w:tcPr>
            <w:tcW w:w="816" w:type="pct"/>
            <w:vAlign w:val="center"/>
          </w:tcPr>
          <w:p w14:paraId="455952C9">
            <w:pPr>
              <w:pStyle w:val="30"/>
            </w:pPr>
            <w:r>
              <w:rPr>
                <w:rFonts w:hint="eastAsia"/>
              </w:rPr>
              <w:t>城市保障类企业R值模型</w:t>
            </w:r>
          </w:p>
        </w:tc>
        <w:tc>
          <w:tcPr>
            <w:tcW w:w="942" w:type="pct"/>
            <w:vAlign w:val="center"/>
          </w:tcPr>
          <w:p w14:paraId="0EC9B719">
            <w:pPr>
              <w:pStyle w:val="30"/>
            </w:pPr>
          </w:p>
        </w:tc>
        <w:tc>
          <w:tcPr>
            <w:tcW w:w="1146" w:type="pct"/>
            <w:vAlign w:val="center"/>
          </w:tcPr>
          <w:p w14:paraId="6B81F7E5">
            <w:pPr>
              <w:pStyle w:val="30"/>
            </w:pPr>
          </w:p>
        </w:tc>
        <w:tc>
          <w:tcPr>
            <w:tcW w:w="240" w:type="pct"/>
            <w:vMerge w:val="continue"/>
            <w:vAlign w:val="center"/>
          </w:tcPr>
          <w:p w14:paraId="741006C5">
            <w:pPr>
              <w:pStyle w:val="30"/>
            </w:pPr>
          </w:p>
        </w:tc>
        <w:tc>
          <w:tcPr>
            <w:tcW w:w="240" w:type="pct"/>
            <w:vMerge w:val="continue"/>
            <w:vAlign w:val="center"/>
          </w:tcPr>
          <w:p w14:paraId="25E0BA11">
            <w:pPr>
              <w:pStyle w:val="30"/>
            </w:pPr>
          </w:p>
        </w:tc>
        <w:tc>
          <w:tcPr>
            <w:tcW w:w="258" w:type="pct"/>
            <w:vMerge w:val="continue"/>
            <w:vAlign w:val="center"/>
          </w:tcPr>
          <w:p w14:paraId="394ED373">
            <w:pPr>
              <w:pStyle w:val="30"/>
            </w:pPr>
          </w:p>
        </w:tc>
        <w:tc>
          <w:tcPr>
            <w:tcW w:w="343" w:type="pct"/>
            <w:vAlign w:val="center"/>
          </w:tcPr>
          <w:p w14:paraId="2012C23D">
            <w:pPr>
              <w:pStyle w:val="30"/>
            </w:pPr>
            <w:r>
              <w:rPr>
                <w:rFonts w:hint="eastAsia"/>
              </w:rPr>
              <w:t>6.1.6.4</w:t>
            </w:r>
          </w:p>
        </w:tc>
      </w:tr>
      <w:tr w14:paraId="63CE1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84E50BA">
            <w:pPr>
              <w:pStyle w:val="30"/>
            </w:pPr>
            <w:r>
              <w:rPr>
                <w:rFonts w:hint="eastAsia"/>
              </w:rPr>
              <w:t>205</w:t>
            </w:r>
          </w:p>
        </w:tc>
        <w:tc>
          <w:tcPr>
            <w:tcW w:w="240" w:type="pct"/>
            <w:vMerge w:val="continue"/>
            <w:vAlign w:val="center"/>
          </w:tcPr>
          <w:p w14:paraId="6F7BD9E4">
            <w:pPr>
              <w:pStyle w:val="30"/>
            </w:pPr>
          </w:p>
        </w:tc>
        <w:tc>
          <w:tcPr>
            <w:tcW w:w="570" w:type="pct"/>
            <w:vMerge w:val="continue"/>
            <w:vAlign w:val="center"/>
          </w:tcPr>
          <w:p w14:paraId="7D62F670">
            <w:pPr>
              <w:pStyle w:val="30"/>
            </w:pPr>
          </w:p>
        </w:tc>
        <w:tc>
          <w:tcPr>
            <w:tcW w:w="816" w:type="pct"/>
            <w:vAlign w:val="center"/>
          </w:tcPr>
          <w:p w14:paraId="58951535">
            <w:pPr>
              <w:pStyle w:val="30"/>
            </w:pPr>
            <w:r>
              <w:rPr>
                <w:rFonts w:hint="eastAsia"/>
              </w:rPr>
              <w:t>投资运营类企业R值模型</w:t>
            </w:r>
          </w:p>
        </w:tc>
        <w:tc>
          <w:tcPr>
            <w:tcW w:w="942" w:type="pct"/>
            <w:vAlign w:val="center"/>
          </w:tcPr>
          <w:p w14:paraId="6A5B6918">
            <w:pPr>
              <w:pStyle w:val="30"/>
            </w:pPr>
          </w:p>
        </w:tc>
        <w:tc>
          <w:tcPr>
            <w:tcW w:w="1146" w:type="pct"/>
            <w:vAlign w:val="center"/>
          </w:tcPr>
          <w:p w14:paraId="4FDBAB90">
            <w:pPr>
              <w:pStyle w:val="30"/>
            </w:pPr>
          </w:p>
        </w:tc>
        <w:tc>
          <w:tcPr>
            <w:tcW w:w="240" w:type="pct"/>
            <w:vMerge w:val="continue"/>
            <w:vAlign w:val="center"/>
          </w:tcPr>
          <w:p w14:paraId="39519817">
            <w:pPr>
              <w:pStyle w:val="30"/>
            </w:pPr>
          </w:p>
        </w:tc>
        <w:tc>
          <w:tcPr>
            <w:tcW w:w="240" w:type="pct"/>
            <w:vMerge w:val="continue"/>
            <w:vAlign w:val="center"/>
          </w:tcPr>
          <w:p w14:paraId="0A448FF6">
            <w:pPr>
              <w:pStyle w:val="30"/>
            </w:pPr>
          </w:p>
        </w:tc>
        <w:tc>
          <w:tcPr>
            <w:tcW w:w="258" w:type="pct"/>
            <w:vMerge w:val="continue"/>
            <w:vAlign w:val="center"/>
          </w:tcPr>
          <w:p w14:paraId="03538F89">
            <w:pPr>
              <w:pStyle w:val="30"/>
            </w:pPr>
          </w:p>
        </w:tc>
        <w:tc>
          <w:tcPr>
            <w:tcW w:w="343" w:type="pct"/>
            <w:vAlign w:val="center"/>
          </w:tcPr>
          <w:p w14:paraId="37B632F7">
            <w:pPr>
              <w:pStyle w:val="30"/>
            </w:pPr>
            <w:r>
              <w:rPr>
                <w:rFonts w:hint="eastAsia"/>
              </w:rPr>
              <w:t>6.1.6.4</w:t>
            </w:r>
          </w:p>
        </w:tc>
      </w:tr>
      <w:tr w14:paraId="1652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3588573">
            <w:pPr>
              <w:pStyle w:val="30"/>
            </w:pPr>
            <w:r>
              <w:rPr>
                <w:rFonts w:hint="eastAsia"/>
              </w:rPr>
              <w:t>206</w:t>
            </w:r>
          </w:p>
        </w:tc>
        <w:tc>
          <w:tcPr>
            <w:tcW w:w="240" w:type="pct"/>
            <w:vMerge w:val="continue"/>
            <w:vAlign w:val="center"/>
          </w:tcPr>
          <w:p w14:paraId="26048FE7">
            <w:pPr>
              <w:pStyle w:val="30"/>
            </w:pPr>
          </w:p>
        </w:tc>
        <w:tc>
          <w:tcPr>
            <w:tcW w:w="570" w:type="pct"/>
            <w:vMerge w:val="continue"/>
            <w:vAlign w:val="center"/>
          </w:tcPr>
          <w:p w14:paraId="181165F7">
            <w:pPr>
              <w:pStyle w:val="30"/>
            </w:pPr>
          </w:p>
        </w:tc>
        <w:tc>
          <w:tcPr>
            <w:tcW w:w="816" w:type="pct"/>
            <w:vAlign w:val="center"/>
          </w:tcPr>
          <w:p w14:paraId="6E816E6C">
            <w:pPr>
              <w:pStyle w:val="30"/>
            </w:pPr>
            <w:r>
              <w:rPr>
                <w:rFonts w:hint="eastAsia"/>
              </w:rPr>
              <w:t>银行类企业R值模型</w:t>
            </w:r>
          </w:p>
        </w:tc>
        <w:tc>
          <w:tcPr>
            <w:tcW w:w="942" w:type="pct"/>
            <w:vAlign w:val="center"/>
          </w:tcPr>
          <w:p w14:paraId="76762030">
            <w:pPr>
              <w:pStyle w:val="30"/>
            </w:pPr>
          </w:p>
        </w:tc>
        <w:tc>
          <w:tcPr>
            <w:tcW w:w="1146" w:type="pct"/>
            <w:vAlign w:val="center"/>
          </w:tcPr>
          <w:p w14:paraId="2CBDD47D">
            <w:pPr>
              <w:pStyle w:val="30"/>
            </w:pPr>
          </w:p>
        </w:tc>
        <w:tc>
          <w:tcPr>
            <w:tcW w:w="240" w:type="pct"/>
            <w:vMerge w:val="continue"/>
            <w:vAlign w:val="center"/>
          </w:tcPr>
          <w:p w14:paraId="098D8D6A">
            <w:pPr>
              <w:pStyle w:val="30"/>
            </w:pPr>
          </w:p>
        </w:tc>
        <w:tc>
          <w:tcPr>
            <w:tcW w:w="240" w:type="pct"/>
            <w:vMerge w:val="continue"/>
            <w:vAlign w:val="center"/>
          </w:tcPr>
          <w:p w14:paraId="1676D25C">
            <w:pPr>
              <w:pStyle w:val="30"/>
            </w:pPr>
          </w:p>
        </w:tc>
        <w:tc>
          <w:tcPr>
            <w:tcW w:w="258" w:type="pct"/>
            <w:vMerge w:val="continue"/>
            <w:vAlign w:val="center"/>
          </w:tcPr>
          <w:p w14:paraId="6770C566">
            <w:pPr>
              <w:pStyle w:val="30"/>
            </w:pPr>
          </w:p>
        </w:tc>
        <w:tc>
          <w:tcPr>
            <w:tcW w:w="343" w:type="pct"/>
            <w:vAlign w:val="center"/>
          </w:tcPr>
          <w:p w14:paraId="6C51B9D0">
            <w:pPr>
              <w:pStyle w:val="30"/>
            </w:pPr>
            <w:r>
              <w:rPr>
                <w:rFonts w:hint="eastAsia"/>
              </w:rPr>
              <w:t>6.1.6.4</w:t>
            </w:r>
          </w:p>
        </w:tc>
      </w:tr>
      <w:tr w14:paraId="6173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6C608A1C">
            <w:pPr>
              <w:pStyle w:val="30"/>
            </w:pPr>
            <w:r>
              <w:rPr>
                <w:rFonts w:hint="eastAsia"/>
              </w:rPr>
              <w:t>207</w:t>
            </w:r>
          </w:p>
        </w:tc>
        <w:tc>
          <w:tcPr>
            <w:tcW w:w="240" w:type="pct"/>
            <w:vMerge w:val="continue"/>
            <w:vAlign w:val="center"/>
          </w:tcPr>
          <w:p w14:paraId="4E9F46F6">
            <w:pPr>
              <w:pStyle w:val="30"/>
            </w:pPr>
          </w:p>
        </w:tc>
        <w:tc>
          <w:tcPr>
            <w:tcW w:w="570" w:type="pct"/>
            <w:vMerge w:val="continue"/>
            <w:vAlign w:val="center"/>
          </w:tcPr>
          <w:p w14:paraId="4F722FB2">
            <w:pPr>
              <w:pStyle w:val="30"/>
            </w:pPr>
          </w:p>
        </w:tc>
        <w:tc>
          <w:tcPr>
            <w:tcW w:w="816" w:type="pct"/>
            <w:vAlign w:val="center"/>
          </w:tcPr>
          <w:p w14:paraId="6A9CA1D1">
            <w:pPr>
              <w:pStyle w:val="30"/>
            </w:pPr>
            <w:r>
              <w:rPr>
                <w:rFonts w:hint="eastAsia"/>
              </w:rPr>
              <w:t>证券类企业R值模型</w:t>
            </w:r>
          </w:p>
        </w:tc>
        <w:tc>
          <w:tcPr>
            <w:tcW w:w="942" w:type="pct"/>
            <w:vAlign w:val="center"/>
          </w:tcPr>
          <w:p w14:paraId="15F8CD2F">
            <w:pPr>
              <w:pStyle w:val="30"/>
            </w:pPr>
          </w:p>
        </w:tc>
        <w:tc>
          <w:tcPr>
            <w:tcW w:w="1146" w:type="pct"/>
            <w:vAlign w:val="center"/>
          </w:tcPr>
          <w:p w14:paraId="04E43A07">
            <w:pPr>
              <w:pStyle w:val="30"/>
            </w:pPr>
          </w:p>
        </w:tc>
        <w:tc>
          <w:tcPr>
            <w:tcW w:w="240" w:type="pct"/>
            <w:vMerge w:val="continue"/>
            <w:vAlign w:val="center"/>
          </w:tcPr>
          <w:p w14:paraId="4292C9A0">
            <w:pPr>
              <w:pStyle w:val="30"/>
            </w:pPr>
          </w:p>
        </w:tc>
        <w:tc>
          <w:tcPr>
            <w:tcW w:w="240" w:type="pct"/>
            <w:vMerge w:val="continue"/>
            <w:vAlign w:val="center"/>
          </w:tcPr>
          <w:p w14:paraId="144DE9FA">
            <w:pPr>
              <w:pStyle w:val="30"/>
            </w:pPr>
          </w:p>
        </w:tc>
        <w:tc>
          <w:tcPr>
            <w:tcW w:w="258" w:type="pct"/>
            <w:vMerge w:val="continue"/>
            <w:vAlign w:val="center"/>
          </w:tcPr>
          <w:p w14:paraId="0C15D00D">
            <w:pPr>
              <w:pStyle w:val="30"/>
            </w:pPr>
          </w:p>
        </w:tc>
        <w:tc>
          <w:tcPr>
            <w:tcW w:w="343" w:type="pct"/>
            <w:vAlign w:val="center"/>
          </w:tcPr>
          <w:p w14:paraId="3BDB26FD">
            <w:pPr>
              <w:pStyle w:val="30"/>
            </w:pPr>
            <w:r>
              <w:rPr>
                <w:rFonts w:hint="eastAsia"/>
              </w:rPr>
              <w:t>6.1.6.4</w:t>
            </w:r>
          </w:p>
        </w:tc>
      </w:tr>
      <w:tr w14:paraId="5154E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92CCA1D">
            <w:pPr>
              <w:pStyle w:val="30"/>
            </w:pPr>
            <w:r>
              <w:rPr>
                <w:rFonts w:hint="eastAsia"/>
              </w:rPr>
              <w:t>208</w:t>
            </w:r>
          </w:p>
        </w:tc>
        <w:tc>
          <w:tcPr>
            <w:tcW w:w="240" w:type="pct"/>
            <w:vMerge w:val="continue"/>
            <w:vAlign w:val="center"/>
          </w:tcPr>
          <w:p w14:paraId="36528970">
            <w:pPr>
              <w:pStyle w:val="30"/>
            </w:pPr>
          </w:p>
        </w:tc>
        <w:tc>
          <w:tcPr>
            <w:tcW w:w="570" w:type="pct"/>
            <w:vMerge w:val="continue"/>
            <w:vAlign w:val="center"/>
          </w:tcPr>
          <w:p w14:paraId="176F4B6E">
            <w:pPr>
              <w:pStyle w:val="30"/>
            </w:pPr>
          </w:p>
        </w:tc>
        <w:tc>
          <w:tcPr>
            <w:tcW w:w="816" w:type="pct"/>
            <w:vAlign w:val="center"/>
          </w:tcPr>
          <w:p w14:paraId="23AD8837">
            <w:pPr>
              <w:pStyle w:val="30"/>
            </w:pPr>
            <w:r>
              <w:rPr>
                <w:rFonts w:hint="eastAsia"/>
              </w:rPr>
              <w:t>保险类企业R值模型</w:t>
            </w:r>
          </w:p>
        </w:tc>
        <w:tc>
          <w:tcPr>
            <w:tcW w:w="942" w:type="pct"/>
            <w:vAlign w:val="center"/>
          </w:tcPr>
          <w:p w14:paraId="534F63DF">
            <w:pPr>
              <w:pStyle w:val="30"/>
            </w:pPr>
          </w:p>
        </w:tc>
        <w:tc>
          <w:tcPr>
            <w:tcW w:w="1146" w:type="pct"/>
            <w:vAlign w:val="center"/>
          </w:tcPr>
          <w:p w14:paraId="27B73D34">
            <w:pPr>
              <w:pStyle w:val="30"/>
            </w:pPr>
          </w:p>
        </w:tc>
        <w:tc>
          <w:tcPr>
            <w:tcW w:w="240" w:type="pct"/>
            <w:vMerge w:val="continue"/>
            <w:vAlign w:val="center"/>
          </w:tcPr>
          <w:p w14:paraId="3BB3A98A">
            <w:pPr>
              <w:pStyle w:val="30"/>
            </w:pPr>
          </w:p>
        </w:tc>
        <w:tc>
          <w:tcPr>
            <w:tcW w:w="240" w:type="pct"/>
            <w:vMerge w:val="continue"/>
            <w:vAlign w:val="center"/>
          </w:tcPr>
          <w:p w14:paraId="767BEF11">
            <w:pPr>
              <w:pStyle w:val="30"/>
            </w:pPr>
          </w:p>
        </w:tc>
        <w:tc>
          <w:tcPr>
            <w:tcW w:w="258" w:type="pct"/>
            <w:vMerge w:val="continue"/>
            <w:vAlign w:val="center"/>
          </w:tcPr>
          <w:p w14:paraId="0B8F5A83">
            <w:pPr>
              <w:pStyle w:val="30"/>
            </w:pPr>
          </w:p>
        </w:tc>
        <w:tc>
          <w:tcPr>
            <w:tcW w:w="343" w:type="pct"/>
            <w:vAlign w:val="center"/>
          </w:tcPr>
          <w:p w14:paraId="15900678">
            <w:pPr>
              <w:pStyle w:val="30"/>
            </w:pPr>
            <w:r>
              <w:rPr>
                <w:rFonts w:hint="eastAsia"/>
              </w:rPr>
              <w:t>6.1.6.4</w:t>
            </w:r>
          </w:p>
        </w:tc>
      </w:tr>
      <w:tr w14:paraId="6F083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19D5719">
            <w:pPr>
              <w:pStyle w:val="30"/>
            </w:pPr>
            <w:r>
              <w:rPr>
                <w:rFonts w:hint="eastAsia"/>
              </w:rPr>
              <w:t>209</w:t>
            </w:r>
          </w:p>
        </w:tc>
        <w:tc>
          <w:tcPr>
            <w:tcW w:w="240" w:type="pct"/>
            <w:vMerge w:val="continue"/>
            <w:vAlign w:val="center"/>
          </w:tcPr>
          <w:p w14:paraId="4C23254F">
            <w:pPr>
              <w:pStyle w:val="30"/>
            </w:pPr>
          </w:p>
        </w:tc>
        <w:tc>
          <w:tcPr>
            <w:tcW w:w="570" w:type="pct"/>
            <w:vMerge w:val="continue"/>
            <w:vAlign w:val="center"/>
          </w:tcPr>
          <w:p w14:paraId="7B5B2F9F">
            <w:pPr>
              <w:pStyle w:val="30"/>
            </w:pPr>
          </w:p>
        </w:tc>
        <w:tc>
          <w:tcPr>
            <w:tcW w:w="816" w:type="pct"/>
            <w:vAlign w:val="center"/>
          </w:tcPr>
          <w:p w14:paraId="743EE47D">
            <w:pPr>
              <w:pStyle w:val="30"/>
            </w:pPr>
            <w:r>
              <w:rPr>
                <w:rFonts w:hint="eastAsia"/>
              </w:rPr>
              <w:t>财务公司类企业R值模型</w:t>
            </w:r>
          </w:p>
        </w:tc>
        <w:tc>
          <w:tcPr>
            <w:tcW w:w="942" w:type="pct"/>
            <w:vAlign w:val="center"/>
          </w:tcPr>
          <w:p w14:paraId="2BD087D2">
            <w:pPr>
              <w:pStyle w:val="30"/>
            </w:pPr>
          </w:p>
        </w:tc>
        <w:tc>
          <w:tcPr>
            <w:tcW w:w="1146" w:type="pct"/>
            <w:vAlign w:val="center"/>
          </w:tcPr>
          <w:p w14:paraId="79F7593B">
            <w:pPr>
              <w:pStyle w:val="30"/>
            </w:pPr>
          </w:p>
        </w:tc>
        <w:tc>
          <w:tcPr>
            <w:tcW w:w="240" w:type="pct"/>
            <w:vMerge w:val="continue"/>
            <w:vAlign w:val="center"/>
          </w:tcPr>
          <w:p w14:paraId="21271363">
            <w:pPr>
              <w:pStyle w:val="30"/>
            </w:pPr>
          </w:p>
        </w:tc>
        <w:tc>
          <w:tcPr>
            <w:tcW w:w="240" w:type="pct"/>
            <w:vMerge w:val="continue"/>
            <w:vAlign w:val="center"/>
          </w:tcPr>
          <w:p w14:paraId="731F869E">
            <w:pPr>
              <w:pStyle w:val="30"/>
            </w:pPr>
          </w:p>
        </w:tc>
        <w:tc>
          <w:tcPr>
            <w:tcW w:w="258" w:type="pct"/>
            <w:vMerge w:val="continue"/>
            <w:vAlign w:val="center"/>
          </w:tcPr>
          <w:p w14:paraId="1B7C4A72">
            <w:pPr>
              <w:pStyle w:val="30"/>
            </w:pPr>
          </w:p>
        </w:tc>
        <w:tc>
          <w:tcPr>
            <w:tcW w:w="343" w:type="pct"/>
            <w:vAlign w:val="center"/>
          </w:tcPr>
          <w:p w14:paraId="0A40B263">
            <w:pPr>
              <w:pStyle w:val="30"/>
            </w:pPr>
            <w:r>
              <w:rPr>
                <w:rFonts w:hint="eastAsia"/>
              </w:rPr>
              <w:t>6.1.6.4</w:t>
            </w:r>
          </w:p>
        </w:tc>
      </w:tr>
      <w:tr w14:paraId="010F313C">
        <w:tblPrEx>
          <w:tblCellMar>
            <w:top w:w="0" w:type="dxa"/>
            <w:left w:w="108" w:type="dxa"/>
            <w:bottom w:w="0" w:type="dxa"/>
            <w:right w:w="108" w:type="dxa"/>
          </w:tblCellMar>
        </w:tblPrEx>
        <w:trPr>
          <w:trHeight w:val="810" w:hRule="atLeast"/>
          <w:jc w:val="center"/>
        </w:trPr>
        <w:tc>
          <w:tcPr>
            <w:tcW w:w="199" w:type="pct"/>
            <w:vAlign w:val="center"/>
          </w:tcPr>
          <w:p w14:paraId="28626AF5">
            <w:pPr>
              <w:pStyle w:val="30"/>
            </w:pPr>
            <w:r>
              <w:rPr>
                <w:rFonts w:hint="eastAsia"/>
              </w:rPr>
              <w:t>210</w:t>
            </w:r>
          </w:p>
        </w:tc>
        <w:tc>
          <w:tcPr>
            <w:tcW w:w="240" w:type="pct"/>
            <w:vMerge w:val="continue"/>
            <w:vAlign w:val="center"/>
          </w:tcPr>
          <w:p w14:paraId="62AE0667">
            <w:pPr>
              <w:pStyle w:val="30"/>
            </w:pPr>
          </w:p>
        </w:tc>
        <w:tc>
          <w:tcPr>
            <w:tcW w:w="570" w:type="pct"/>
            <w:vMerge w:val="continue"/>
            <w:vAlign w:val="center"/>
          </w:tcPr>
          <w:p w14:paraId="49388F9C">
            <w:pPr>
              <w:pStyle w:val="30"/>
            </w:pPr>
          </w:p>
        </w:tc>
        <w:tc>
          <w:tcPr>
            <w:tcW w:w="816" w:type="pct"/>
            <w:vAlign w:val="center"/>
          </w:tcPr>
          <w:p w14:paraId="19EA269F">
            <w:pPr>
              <w:pStyle w:val="30"/>
            </w:pPr>
            <w:r>
              <w:rPr>
                <w:rFonts w:hint="eastAsia"/>
              </w:rPr>
              <w:t>融资租赁类企业R值模型</w:t>
            </w:r>
          </w:p>
        </w:tc>
        <w:tc>
          <w:tcPr>
            <w:tcW w:w="942" w:type="pct"/>
            <w:vAlign w:val="center"/>
          </w:tcPr>
          <w:p w14:paraId="46D85829">
            <w:pPr>
              <w:pStyle w:val="30"/>
            </w:pPr>
          </w:p>
        </w:tc>
        <w:tc>
          <w:tcPr>
            <w:tcW w:w="1146" w:type="pct"/>
            <w:vAlign w:val="center"/>
          </w:tcPr>
          <w:p w14:paraId="74BAF1C9">
            <w:pPr>
              <w:pStyle w:val="30"/>
            </w:pPr>
          </w:p>
        </w:tc>
        <w:tc>
          <w:tcPr>
            <w:tcW w:w="240" w:type="pct"/>
            <w:vMerge w:val="continue"/>
            <w:vAlign w:val="center"/>
          </w:tcPr>
          <w:p w14:paraId="42DAA481">
            <w:pPr>
              <w:pStyle w:val="30"/>
            </w:pPr>
          </w:p>
        </w:tc>
        <w:tc>
          <w:tcPr>
            <w:tcW w:w="240" w:type="pct"/>
            <w:vMerge w:val="continue"/>
            <w:vAlign w:val="center"/>
          </w:tcPr>
          <w:p w14:paraId="58E5C5B3">
            <w:pPr>
              <w:pStyle w:val="30"/>
            </w:pPr>
          </w:p>
        </w:tc>
        <w:tc>
          <w:tcPr>
            <w:tcW w:w="258" w:type="pct"/>
            <w:vMerge w:val="continue"/>
            <w:vAlign w:val="center"/>
          </w:tcPr>
          <w:p w14:paraId="01DE3FE5">
            <w:pPr>
              <w:pStyle w:val="30"/>
            </w:pPr>
          </w:p>
        </w:tc>
        <w:tc>
          <w:tcPr>
            <w:tcW w:w="343" w:type="pct"/>
            <w:vAlign w:val="center"/>
          </w:tcPr>
          <w:p w14:paraId="4645DBD4">
            <w:pPr>
              <w:pStyle w:val="30"/>
            </w:pPr>
            <w:r>
              <w:rPr>
                <w:rFonts w:hint="eastAsia"/>
              </w:rPr>
              <w:t>6.1.6.4</w:t>
            </w:r>
          </w:p>
        </w:tc>
      </w:tr>
      <w:tr w14:paraId="5D8A8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3EE06D6A">
            <w:pPr>
              <w:pStyle w:val="30"/>
            </w:pPr>
            <w:r>
              <w:rPr>
                <w:rFonts w:hint="eastAsia"/>
              </w:rPr>
              <w:t>211</w:t>
            </w:r>
          </w:p>
        </w:tc>
        <w:tc>
          <w:tcPr>
            <w:tcW w:w="240" w:type="pct"/>
            <w:vMerge w:val="continue"/>
            <w:vAlign w:val="center"/>
          </w:tcPr>
          <w:p w14:paraId="42D25233">
            <w:pPr>
              <w:pStyle w:val="30"/>
            </w:pPr>
          </w:p>
        </w:tc>
        <w:tc>
          <w:tcPr>
            <w:tcW w:w="570" w:type="pct"/>
            <w:vMerge w:val="continue"/>
            <w:vAlign w:val="center"/>
          </w:tcPr>
          <w:p w14:paraId="19A859E7">
            <w:pPr>
              <w:pStyle w:val="30"/>
            </w:pPr>
          </w:p>
        </w:tc>
        <w:tc>
          <w:tcPr>
            <w:tcW w:w="816" w:type="pct"/>
            <w:vAlign w:val="center"/>
          </w:tcPr>
          <w:p w14:paraId="6A8DB18E">
            <w:pPr>
              <w:pStyle w:val="30"/>
            </w:pPr>
            <w:r>
              <w:rPr>
                <w:rFonts w:hint="eastAsia"/>
              </w:rPr>
              <w:t>信托公司类企业R值模型</w:t>
            </w:r>
          </w:p>
        </w:tc>
        <w:tc>
          <w:tcPr>
            <w:tcW w:w="942" w:type="pct"/>
            <w:vAlign w:val="center"/>
          </w:tcPr>
          <w:p w14:paraId="58E18F18">
            <w:pPr>
              <w:pStyle w:val="30"/>
            </w:pPr>
          </w:p>
        </w:tc>
        <w:tc>
          <w:tcPr>
            <w:tcW w:w="1146" w:type="pct"/>
            <w:vAlign w:val="center"/>
          </w:tcPr>
          <w:p w14:paraId="603B64E2">
            <w:pPr>
              <w:pStyle w:val="30"/>
            </w:pPr>
          </w:p>
        </w:tc>
        <w:tc>
          <w:tcPr>
            <w:tcW w:w="240" w:type="pct"/>
            <w:vMerge w:val="continue"/>
            <w:vAlign w:val="center"/>
          </w:tcPr>
          <w:p w14:paraId="619A11C9">
            <w:pPr>
              <w:pStyle w:val="30"/>
            </w:pPr>
          </w:p>
        </w:tc>
        <w:tc>
          <w:tcPr>
            <w:tcW w:w="240" w:type="pct"/>
            <w:vMerge w:val="continue"/>
            <w:vAlign w:val="center"/>
          </w:tcPr>
          <w:p w14:paraId="6EA92422">
            <w:pPr>
              <w:pStyle w:val="30"/>
            </w:pPr>
          </w:p>
        </w:tc>
        <w:tc>
          <w:tcPr>
            <w:tcW w:w="258" w:type="pct"/>
            <w:vMerge w:val="continue"/>
            <w:vAlign w:val="center"/>
          </w:tcPr>
          <w:p w14:paraId="69DC1D91">
            <w:pPr>
              <w:pStyle w:val="30"/>
            </w:pPr>
          </w:p>
        </w:tc>
        <w:tc>
          <w:tcPr>
            <w:tcW w:w="343" w:type="pct"/>
            <w:vAlign w:val="center"/>
          </w:tcPr>
          <w:p w14:paraId="3C672F33">
            <w:pPr>
              <w:pStyle w:val="30"/>
            </w:pPr>
            <w:r>
              <w:rPr>
                <w:rFonts w:hint="eastAsia"/>
              </w:rPr>
              <w:t>6.1.6.4</w:t>
            </w:r>
          </w:p>
        </w:tc>
      </w:tr>
      <w:tr w14:paraId="76607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5FACBB6">
            <w:pPr>
              <w:pStyle w:val="30"/>
            </w:pPr>
            <w:r>
              <w:rPr>
                <w:rFonts w:hint="eastAsia"/>
              </w:rPr>
              <w:t>212</w:t>
            </w:r>
          </w:p>
        </w:tc>
        <w:tc>
          <w:tcPr>
            <w:tcW w:w="240" w:type="pct"/>
            <w:vMerge w:val="continue"/>
            <w:vAlign w:val="center"/>
          </w:tcPr>
          <w:p w14:paraId="2165DF09">
            <w:pPr>
              <w:pStyle w:val="30"/>
            </w:pPr>
          </w:p>
        </w:tc>
        <w:tc>
          <w:tcPr>
            <w:tcW w:w="570" w:type="pct"/>
            <w:vMerge w:val="restart"/>
            <w:vAlign w:val="center"/>
          </w:tcPr>
          <w:p w14:paraId="5C2A0E8C">
            <w:pPr>
              <w:pStyle w:val="30"/>
            </w:pPr>
            <w:r>
              <w:rPr>
                <w:rFonts w:hint="eastAsia"/>
              </w:rPr>
              <w:t>风险地图</w:t>
            </w:r>
          </w:p>
        </w:tc>
        <w:tc>
          <w:tcPr>
            <w:tcW w:w="816" w:type="pct"/>
            <w:vAlign w:val="center"/>
          </w:tcPr>
          <w:p w14:paraId="547CE620">
            <w:pPr>
              <w:pStyle w:val="30"/>
            </w:pPr>
            <w:r>
              <w:rPr>
                <w:rFonts w:hint="eastAsia"/>
              </w:rPr>
              <w:t>股权占比</w:t>
            </w:r>
          </w:p>
        </w:tc>
        <w:tc>
          <w:tcPr>
            <w:tcW w:w="942" w:type="pct"/>
            <w:vAlign w:val="center"/>
          </w:tcPr>
          <w:p w14:paraId="56954E96">
            <w:pPr>
              <w:pStyle w:val="30"/>
            </w:pPr>
          </w:p>
        </w:tc>
        <w:tc>
          <w:tcPr>
            <w:tcW w:w="1146" w:type="pct"/>
            <w:vAlign w:val="center"/>
          </w:tcPr>
          <w:p w14:paraId="38F4BF16">
            <w:pPr>
              <w:pStyle w:val="30"/>
            </w:pPr>
          </w:p>
        </w:tc>
        <w:tc>
          <w:tcPr>
            <w:tcW w:w="240" w:type="pct"/>
            <w:vMerge w:val="restart"/>
            <w:vAlign w:val="center"/>
          </w:tcPr>
          <w:p w14:paraId="20538CBB">
            <w:pPr>
              <w:pStyle w:val="30"/>
            </w:pPr>
            <w:r>
              <w:rPr>
                <w:rFonts w:hint="eastAsia"/>
              </w:rPr>
              <w:t>1.5</w:t>
            </w:r>
          </w:p>
        </w:tc>
        <w:tc>
          <w:tcPr>
            <w:tcW w:w="240" w:type="pct"/>
            <w:vMerge w:val="restart"/>
            <w:vAlign w:val="center"/>
          </w:tcPr>
          <w:p w14:paraId="404A9E53">
            <w:pPr>
              <w:pStyle w:val="30"/>
            </w:pPr>
            <w:r>
              <w:rPr>
                <w:rFonts w:hint="eastAsia"/>
              </w:rPr>
              <w:t>2.5</w:t>
            </w:r>
          </w:p>
        </w:tc>
        <w:tc>
          <w:tcPr>
            <w:tcW w:w="258" w:type="pct"/>
            <w:vMerge w:val="restart"/>
            <w:vAlign w:val="center"/>
          </w:tcPr>
          <w:p w14:paraId="09A8BF6E">
            <w:pPr>
              <w:pStyle w:val="30"/>
            </w:pPr>
            <w:r>
              <w:rPr>
                <w:rFonts w:hint="eastAsia"/>
              </w:rPr>
              <w:t>3.75</w:t>
            </w:r>
          </w:p>
        </w:tc>
        <w:tc>
          <w:tcPr>
            <w:tcW w:w="343" w:type="pct"/>
            <w:vAlign w:val="center"/>
          </w:tcPr>
          <w:p w14:paraId="29C49A4E">
            <w:pPr>
              <w:pStyle w:val="30"/>
            </w:pPr>
            <w:r>
              <w:rPr>
                <w:rFonts w:hint="eastAsia"/>
              </w:rPr>
              <w:t>6.1.6.5</w:t>
            </w:r>
          </w:p>
        </w:tc>
      </w:tr>
      <w:tr w14:paraId="473B3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DB9A554">
            <w:pPr>
              <w:pStyle w:val="30"/>
            </w:pPr>
            <w:r>
              <w:rPr>
                <w:rFonts w:hint="eastAsia"/>
              </w:rPr>
              <w:t>213</w:t>
            </w:r>
          </w:p>
        </w:tc>
        <w:tc>
          <w:tcPr>
            <w:tcW w:w="240" w:type="pct"/>
            <w:vMerge w:val="continue"/>
            <w:vAlign w:val="center"/>
          </w:tcPr>
          <w:p w14:paraId="06087D3B">
            <w:pPr>
              <w:pStyle w:val="30"/>
            </w:pPr>
          </w:p>
        </w:tc>
        <w:tc>
          <w:tcPr>
            <w:tcW w:w="570" w:type="pct"/>
            <w:vMerge w:val="continue"/>
            <w:vAlign w:val="center"/>
          </w:tcPr>
          <w:p w14:paraId="0EB901B3">
            <w:pPr>
              <w:pStyle w:val="30"/>
            </w:pPr>
          </w:p>
        </w:tc>
        <w:tc>
          <w:tcPr>
            <w:tcW w:w="816" w:type="pct"/>
            <w:vAlign w:val="center"/>
          </w:tcPr>
          <w:p w14:paraId="6A82EB85">
            <w:pPr>
              <w:pStyle w:val="30"/>
            </w:pPr>
            <w:r>
              <w:rPr>
                <w:rFonts w:hint="eastAsia"/>
              </w:rPr>
              <w:t>风险概况</w:t>
            </w:r>
          </w:p>
        </w:tc>
        <w:tc>
          <w:tcPr>
            <w:tcW w:w="942" w:type="pct"/>
            <w:vAlign w:val="center"/>
          </w:tcPr>
          <w:p w14:paraId="3B922FB3">
            <w:pPr>
              <w:pStyle w:val="30"/>
            </w:pPr>
          </w:p>
        </w:tc>
        <w:tc>
          <w:tcPr>
            <w:tcW w:w="1146" w:type="pct"/>
            <w:vAlign w:val="center"/>
          </w:tcPr>
          <w:p w14:paraId="723CAC75">
            <w:pPr>
              <w:pStyle w:val="30"/>
            </w:pPr>
          </w:p>
        </w:tc>
        <w:tc>
          <w:tcPr>
            <w:tcW w:w="240" w:type="pct"/>
            <w:vMerge w:val="continue"/>
            <w:vAlign w:val="center"/>
          </w:tcPr>
          <w:p w14:paraId="1CB0FAD1">
            <w:pPr>
              <w:pStyle w:val="30"/>
            </w:pPr>
          </w:p>
        </w:tc>
        <w:tc>
          <w:tcPr>
            <w:tcW w:w="240" w:type="pct"/>
            <w:vMerge w:val="continue"/>
            <w:vAlign w:val="center"/>
          </w:tcPr>
          <w:p w14:paraId="4C92F692">
            <w:pPr>
              <w:pStyle w:val="30"/>
            </w:pPr>
          </w:p>
        </w:tc>
        <w:tc>
          <w:tcPr>
            <w:tcW w:w="258" w:type="pct"/>
            <w:vMerge w:val="continue"/>
            <w:vAlign w:val="center"/>
          </w:tcPr>
          <w:p w14:paraId="3D0A264A">
            <w:pPr>
              <w:pStyle w:val="30"/>
            </w:pPr>
          </w:p>
        </w:tc>
        <w:tc>
          <w:tcPr>
            <w:tcW w:w="343" w:type="pct"/>
            <w:vAlign w:val="center"/>
          </w:tcPr>
          <w:p w14:paraId="496BCA43">
            <w:pPr>
              <w:pStyle w:val="30"/>
            </w:pPr>
            <w:r>
              <w:rPr>
                <w:rFonts w:hint="eastAsia"/>
              </w:rPr>
              <w:t>6.1.6.5</w:t>
            </w:r>
          </w:p>
        </w:tc>
      </w:tr>
      <w:tr w14:paraId="0BA76A38">
        <w:tblPrEx>
          <w:tblCellMar>
            <w:top w:w="0" w:type="dxa"/>
            <w:left w:w="108" w:type="dxa"/>
            <w:bottom w:w="0" w:type="dxa"/>
            <w:right w:w="108" w:type="dxa"/>
          </w:tblCellMar>
        </w:tblPrEx>
        <w:trPr>
          <w:trHeight w:val="270" w:hRule="atLeast"/>
          <w:jc w:val="center"/>
        </w:trPr>
        <w:tc>
          <w:tcPr>
            <w:tcW w:w="199" w:type="pct"/>
            <w:vAlign w:val="center"/>
          </w:tcPr>
          <w:p w14:paraId="469E944A">
            <w:pPr>
              <w:pStyle w:val="30"/>
            </w:pPr>
            <w:r>
              <w:rPr>
                <w:rFonts w:hint="eastAsia"/>
              </w:rPr>
              <w:t>214</w:t>
            </w:r>
          </w:p>
        </w:tc>
        <w:tc>
          <w:tcPr>
            <w:tcW w:w="240" w:type="pct"/>
            <w:vMerge w:val="continue"/>
            <w:vAlign w:val="center"/>
          </w:tcPr>
          <w:p w14:paraId="4CABBC70">
            <w:pPr>
              <w:pStyle w:val="30"/>
            </w:pPr>
          </w:p>
        </w:tc>
        <w:tc>
          <w:tcPr>
            <w:tcW w:w="570" w:type="pct"/>
            <w:vMerge w:val="continue"/>
            <w:vAlign w:val="center"/>
          </w:tcPr>
          <w:p w14:paraId="7369018E">
            <w:pPr>
              <w:pStyle w:val="30"/>
            </w:pPr>
          </w:p>
        </w:tc>
        <w:tc>
          <w:tcPr>
            <w:tcW w:w="816" w:type="pct"/>
            <w:vAlign w:val="center"/>
          </w:tcPr>
          <w:p w14:paraId="1E6DA1DE">
            <w:pPr>
              <w:pStyle w:val="30"/>
            </w:pPr>
            <w:r>
              <w:rPr>
                <w:rFonts w:hint="eastAsia"/>
              </w:rPr>
              <w:t>风险提示</w:t>
            </w:r>
          </w:p>
        </w:tc>
        <w:tc>
          <w:tcPr>
            <w:tcW w:w="942" w:type="pct"/>
            <w:vAlign w:val="center"/>
          </w:tcPr>
          <w:p w14:paraId="6EE79019">
            <w:pPr>
              <w:pStyle w:val="30"/>
            </w:pPr>
          </w:p>
        </w:tc>
        <w:tc>
          <w:tcPr>
            <w:tcW w:w="1146" w:type="pct"/>
            <w:vAlign w:val="center"/>
          </w:tcPr>
          <w:p w14:paraId="448FEFBD">
            <w:pPr>
              <w:pStyle w:val="30"/>
            </w:pPr>
          </w:p>
        </w:tc>
        <w:tc>
          <w:tcPr>
            <w:tcW w:w="240" w:type="pct"/>
            <w:vMerge w:val="continue"/>
            <w:vAlign w:val="center"/>
          </w:tcPr>
          <w:p w14:paraId="60ED0BC9">
            <w:pPr>
              <w:pStyle w:val="30"/>
            </w:pPr>
          </w:p>
        </w:tc>
        <w:tc>
          <w:tcPr>
            <w:tcW w:w="240" w:type="pct"/>
            <w:vMerge w:val="continue"/>
            <w:vAlign w:val="center"/>
          </w:tcPr>
          <w:p w14:paraId="00EA0DF7">
            <w:pPr>
              <w:pStyle w:val="30"/>
            </w:pPr>
          </w:p>
        </w:tc>
        <w:tc>
          <w:tcPr>
            <w:tcW w:w="258" w:type="pct"/>
            <w:vMerge w:val="continue"/>
            <w:vAlign w:val="center"/>
          </w:tcPr>
          <w:p w14:paraId="2E267E72">
            <w:pPr>
              <w:pStyle w:val="30"/>
            </w:pPr>
          </w:p>
        </w:tc>
        <w:tc>
          <w:tcPr>
            <w:tcW w:w="343" w:type="pct"/>
            <w:vAlign w:val="center"/>
          </w:tcPr>
          <w:p w14:paraId="15CD9A5C">
            <w:pPr>
              <w:pStyle w:val="30"/>
            </w:pPr>
            <w:r>
              <w:rPr>
                <w:rFonts w:hint="eastAsia"/>
              </w:rPr>
              <w:t>6.1.6.5</w:t>
            </w:r>
          </w:p>
        </w:tc>
      </w:tr>
      <w:tr w14:paraId="4D43C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0A29750">
            <w:pPr>
              <w:pStyle w:val="30"/>
            </w:pPr>
            <w:r>
              <w:rPr>
                <w:rFonts w:hint="eastAsia"/>
              </w:rPr>
              <w:t>215</w:t>
            </w:r>
          </w:p>
        </w:tc>
        <w:tc>
          <w:tcPr>
            <w:tcW w:w="240" w:type="pct"/>
            <w:vMerge w:val="continue"/>
            <w:vAlign w:val="center"/>
          </w:tcPr>
          <w:p w14:paraId="6893934B">
            <w:pPr>
              <w:pStyle w:val="30"/>
            </w:pPr>
          </w:p>
        </w:tc>
        <w:tc>
          <w:tcPr>
            <w:tcW w:w="570" w:type="pct"/>
            <w:vMerge w:val="restart"/>
            <w:vAlign w:val="center"/>
          </w:tcPr>
          <w:p w14:paraId="0086816C">
            <w:pPr>
              <w:pStyle w:val="30"/>
            </w:pPr>
            <w:r>
              <w:rPr>
                <w:rFonts w:hint="eastAsia"/>
              </w:rPr>
              <w:t>预警函模板管理</w:t>
            </w:r>
          </w:p>
        </w:tc>
        <w:tc>
          <w:tcPr>
            <w:tcW w:w="816" w:type="pct"/>
            <w:vMerge w:val="restart"/>
            <w:vAlign w:val="center"/>
          </w:tcPr>
          <w:p w14:paraId="431FCDDF">
            <w:pPr>
              <w:pStyle w:val="30"/>
            </w:pPr>
            <w:r>
              <w:rPr>
                <w:rFonts w:hint="eastAsia"/>
              </w:rPr>
              <w:t>债务风险</w:t>
            </w:r>
          </w:p>
        </w:tc>
        <w:tc>
          <w:tcPr>
            <w:tcW w:w="942" w:type="pct"/>
            <w:vAlign w:val="center"/>
          </w:tcPr>
          <w:p w14:paraId="3629C259">
            <w:pPr>
              <w:pStyle w:val="30"/>
            </w:pPr>
            <w:r>
              <w:rPr>
                <w:rFonts w:hint="eastAsia"/>
              </w:rPr>
              <w:t>债务风险问询函触发规则</w:t>
            </w:r>
          </w:p>
        </w:tc>
        <w:tc>
          <w:tcPr>
            <w:tcW w:w="1146" w:type="pct"/>
            <w:vAlign w:val="center"/>
          </w:tcPr>
          <w:p w14:paraId="7B11A991">
            <w:pPr>
              <w:pStyle w:val="30"/>
            </w:pPr>
          </w:p>
        </w:tc>
        <w:tc>
          <w:tcPr>
            <w:tcW w:w="240" w:type="pct"/>
            <w:vMerge w:val="restart"/>
            <w:vAlign w:val="center"/>
          </w:tcPr>
          <w:p w14:paraId="6FA32CB0">
            <w:pPr>
              <w:pStyle w:val="30"/>
            </w:pPr>
            <w:r>
              <w:rPr>
                <w:rFonts w:hint="eastAsia"/>
              </w:rPr>
              <w:t>1</w:t>
            </w:r>
          </w:p>
        </w:tc>
        <w:tc>
          <w:tcPr>
            <w:tcW w:w="240" w:type="pct"/>
            <w:vMerge w:val="restart"/>
            <w:vAlign w:val="center"/>
          </w:tcPr>
          <w:p w14:paraId="61F65672">
            <w:pPr>
              <w:pStyle w:val="30"/>
            </w:pPr>
            <w:r>
              <w:rPr>
                <w:rFonts w:hint="eastAsia"/>
              </w:rPr>
              <w:t>2.5</w:t>
            </w:r>
          </w:p>
        </w:tc>
        <w:tc>
          <w:tcPr>
            <w:tcW w:w="258" w:type="pct"/>
            <w:vMerge w:val="restart"/>
            <w:vAlign w:val="center"/>
          </w:tcPr>
          <w:p w14:paraId="425F2CA7">
            <w:pPr>
              <w:pStyle w:val="30"/>
            </w:pPr>
            <w:r>
              <w:rPr>
                <w:rFonts w:hint="eastAsia"/>
              </w:rPr>
              <w:t>2.5</w:t>
            </w:r>
          </w:p>
        </w:tc>
        <w:tc>
          <w:tcPr>
            <w:tcW w:w="343" w:type="pct"/>
            <w:vAlign w:val="center"/>
          </w:tcPr>
          <w:p w14:paraId="5840E952">
            <w:pPr>
              <w:pStyle w:val="30"/>
            </w:pPr>
            <w:r>
              <w:rPr>
                <w:rFonts w:hint="eastAsia"/>
              </w:rPr>
              <w:t>6.1.6.6</w:t>
            </w:r>
          </w:p>
        </w:tc>
      </w:tr>
      <w:tr w14:paraId="5010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B946440">
            <w:pPr>
              <w:pStyle w:val="30"/>
            </w:pPr>
            <w:r>
              <w:rPr>
                <w:rFonts w:hint="eastAsia"/>
              </w:rPr>
              <w:t>216</w:t>
            </w:r>
          </w:p>
        </w:tc>
        <w:tc>
          <w:tcPr>
            <w:tcW w:w="240" w:type="pct"/>
            <w:vMerge w:val="continue"/>
            <w:vAlign w:val="center"/>
          </w:tcPr>
          <w:p w14:paraId="46D6ACD0">
            <w:pPr>
              <w:pStyle w:val="30"/>
            </w:pPr>
          </w:p>
        </w:tc>
        <w:tc>
          <w:tcPr>
            <w:tcW w:w="570" w:type="pct"/>
            <w:vMerge w:val="continue"/>
            <w:vAlign w:val="center"/>
          </w:tcPr>
          <w:p w14:paraId="34B07EEE">
            <w:pPr>
              <w:pStyle w:val="30"/>
            </w:pPr>
          </w:p>
        </w:tc>
        <w:tc>
          <w:tcPr>
            <w:tcW w:w="816" w:type="pct"/>
            <w:vMerge w:val="continue"/>
            <w:vAlign w:val="center"/>
          </w:tcPr>
          <w:p w14:paraId="7202425B">
            <w:pPr>
              <w:pStyle w:val="30"/>
            </w:pPr>
          </w:p>
        </w:tc>
        <w:tc>
          <w:tcPr>
            <w:tcW w:w="942" w:type="pct"/>
            <w:vAlign w:val="center"/>
          </w:tcPr>
          <w:p w14:paraId="5BB88B5A">
            <w:pPr>
              <w:pStyle w:val="30"/>
            </w:pPr>
            <w:r>
              <w:rPr>
                <w:rFonts w:hint="eastAsia"/>
              </w:rPr>
              <w:t>债务风险问询函文字内容规则</w:t>
            </w:r>
          </w:p>
        </w:tc>
        <w:tc>
          <w:tcPr>
            <w:tcW w:w="1146" w:type="pct"/>
            <w:vAlign w:val="center"/>
          </w:tcPr>
          <w:p w14:paraId="51C6E3EB">
            <w:pPr>
              <w:pStyle w:val="30"/>
            </w:pPr>
          </w:p>
        </w:tc>
        <w:tc>
          <w:tcPr>
            <w:tcW w:w="240" w:type="pct"/>
            <w:vMerge w:val="continue"/>
            <w:vAlign w:val="center"/>
          </w:tcPr>
          <w:p w14:paraId="5622A19C">
            <w:pPr>
              <w:pStyle w:val="30"/>
            </w:pPr>
          </w:p>
        </w:tc>
        <w:tc>
          <w:tcPr>
            <w:tcW w:w="240" w:type="pct"/>
            <w:vMerge w:val="continue"/>
            <w:vAlign w:val="center"/>
          </w:tcPr>
          <w:p w14:paraId="099EC574">
            <w:pPr>
              <w:pStyle w:val="30"/>
            </w:pPr>
          </w:p>
        </w:tc>
        <w:tc>
          <w:tcPr>
            <w:tcW w:w="258" w:type="pct"/>
            <w:vMerge w:val="continue"/>
            <w:vAlign w:val="center"/>
          </w:tcPr>
          <w:p w14:paraId="2B099635">
            <w:pPr>
              <w:pStyle w:val="30"/>
            </w:pPr>
          </w:p>
        </w:tc>
        <w:tc>
          <w:tcPr>
            <w:tcW w:w="343" w:type="pct"/>
            <w:vAlign w:val="center"/>
          </w:tcPr>
          <w:p w14:paraId="29D44965">
            <w:pPr>
              <w:pStyle w:val="30"/>
            </w:pPr>
            <w:r>
              <w:rPr>
                <w:rFonts w:hint="eastAsia"/>
              </w:rPr>
              <w:t>6.1.6.6</w:t>
            </w:r>
          </w:p>
        </w:tc>
      </w:tr>
      <w:tr w14:paraId="7B7F7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17A5048">
            <w:pPr>
              <w:pStyle w:val="30"/>
            </w:pPr>
            <w:r>
              <w:rPr>
                <w:rFonts w:hint="eastAsia"/>
              </w:rPr>
              <w:t>217</w:t>
            </w:r>
          </w:p>
        </w:tc>
        <w:tc>
          <w:tcPr>
            <w:tcW w:w="240" w:type="pct"/>
            <w:vMerge w:val="continue"/>
            <w:vAlign w:val="center"/>
          </w:tcPr>
          <w:p w14:paraId="6C66A9E1">
            <w:pPr>
              <w:pStyle w:val="30"/>
            </w:pPr>
          </w:p>
        </w:tc>
        <w:tc>
          <w:tcPr>
            <w:tcW w:w="570" w:type="pct"/>
            <w:vMerge w:val="continue"/>
            <w:vAlign w:val="center"/>
          </w:tcPr>
          <w:p w14:paraId="399000C5">
            <w:pPr>
              <w:pStyle w:val="30"/>
            </w:pPr>
          </w:p>
        </w:tc>
        <w:tc>
          <w:tcPr>
            <w:tcW w:w="816" w:type="pct"/>
            <w:vMerge w:val="restart"/>
            <w:vAlign w:val="center"/>
          </w:tcPr>
          <w:p w14:paraId="647A4BEC">
            <w:pPr>
              <w:pStyle w:val="30"/>
            </w:pPr>
            <w:r>
              <w:rPr>
                <w:rFonts w:hint="eastAsia"/>
              </w:rPr>
              <w:t>现金流风险</w:t>
            </w:r>
          </w:p>
        </w:tc>
        <w:tc>
          <w:tcPr>
            <w:tcW w:w="942" w:type="pct"/>
            <w:vAlign w:val="center"/>
          </w:tcPr>
          <w:p w14:paraId="42BF8C14">
            <w:pPr>
              <w:pStyle w:val="30"/>
            </w:pPr>
            <w:r>
              <w:rPr>
                <w:rFonts w:hint="eastAsia"/>
              </w:rPr>
              <w:t>现金流风险问询函触发规则</w:t>
            </w:r>
          </w:p>
        </w:tc>
        <w:tc>
          <w:tcPr>
            <w:tcW w:w="1146" w:type="pct"/>
            <w:vAlign w:val="center"/>
          </w:tcPr>
          <w:p w14:paraId="496DB1F5">
            <w:pPr>
              <w:pStyle w:val="30"/>
            </w:pPr>
          </w:p>
        </w:tc>
        <w:tc>
          <w:tcPr>
            <w:tcW w:w="240" w:type="pct"/>
            <w:vMerge w:val="continue"/>
            <w:vAlign w:val="center"/>
          </w:tcPr>
          <w:p w14:paraId="1050E3EA">
            <w:pPr>
              <w:pStyle w:val="30"/>
            </w:pPr>
          </w:p>
        </w:tc>
        <w:tc>
          <w:tcPr>
            <w:tcW w:w="240" w:type="pct"/>
            <w:vMerge w:val="continue"/>
            <w:vAlign w:val="center"/>
          </w:tcPr>
          <w:p w14:paraId="0A444EAB">
            <w:pPr>
              <w:pStyle w:val="30"/>
            </w:pPr>
          </w:p>
        </w:tc>
        <w:tc>
          <w:tcPr>
            <w:tcW w:w="258" w:type="pct"/>
            <w:vMerge w:val="continue"/>
            <w:vAlign w:val="center"/>
          </w:tcPr>
          <w:p w14:paraId="798AB49C">
            <w:pPr>
              <w:pStyle w:val="30"/>
            </w:pPr>
          </w:p>
        </w:tc>
        <w:tc>
          <w:tcPr>
            <w:tcW w:w="343" w:type="pct"/>
            <w:vAlign w:val="center"/>
          </w:tcPr>
          <w:p w14:paraId="593FB13E">
            <w:pPr>
              <w:pStyle w:val="30"/>
            </w:pPr>
            <w:r>
              <w:rPr>
                <w:rFonts w:hint="eastAsia"/>
              </w:rPr>
              <w:t>6.1.6.6</w:t>
            </w:r>
          </w:p>
        </w:tc>
      </w:tr>
      <w:tr w14:paraId="7BACF5F4">
        <w:tblPrEx>
          <w:tblCellMar>
            <w:top w:w="0" w:type="dxa"/>
            <w:left w:w="108" w:type="dxa"/>
            <w:bottom w:w="0" w:type="dxa"/>
            <w:right w:w="108" w:type="dxa"/>
          </w:tblCellMar>
        </w:tblPrEx>
        <w:trPr>
          <w:trHeight w:val="540" w:hRule="atLeast"/>
          <w:jc w:val="center"/>
        </w:trPr>
        <w:tc>
          <w:tcPr>
            <w:tcW w:w="199" w:type="pct"/>
            <w:vAlign w:val="center"/>
          </w:tcPr>
          <w:p w14:paraId="64520144">
            <w:pPr>
              <w:pStyle w:val="30"/>
            </w:pPr>
            <w:r>
              <w:rPr>
                <w:rFonts w:hint="eastAsia"/>
              </w:rPr>
              <w:t>218</w:t>
            </w:r>
          </w:p>
        </w:tc>
        <w:tc>
          <w:tcPr>
            <w:tcW w:w="240" w:type="pct"/>
            <w:vMerge w:val="continue"/>
            <w:vAlign w:val="center"/>
          </w:tcPr>
          <w:p w14:paraId="390768BE">
            <w:pPr>
              <w:pStyle w:val="30"/>
            </w:pPr>
          </w:p>
        </w:tc>
        <w:tc>
          <w:tcPr>
            <w:tcW w:w="570" w:type="pct"/>
            <w:vMerge w:val="continue"/>
            <w:vAlign w:val="center"/>
          </w:tcPr>
          <w:p w14:paraId="6C4A0F19">
            <w:pPr>
              <w:pStyle w:val="30"/>
            </w:pPr>
          </w:p>
        </w:tc>
        <w:tc>
          <w:tcPr>
            <w:tcW w:w="816" w:type="pct"/>
            <w:vMerge w:val="continue"/>
            <w:vAlign w:val="center"/>
          </w:tcPr>
          <w:p w14:paraId="70321642">
            <w:pPr>
              <w:pStyle w:val="30"/>
            </w:pPr>
          </w:p>
        </w:tc>
        <w:tc>
          <w:tcPr>
            <w:tcW w:w="942" w:type="pct"/>
            <w:vAlign w:val="center"/>
          </w:tcPr>
          <w:p w14:paraId="4C8CDCA2">
            <w:pPr>
              <w:pStyle w:val="30"/>
            </w:pPr>
            <w:r>
              <w:rPr>
                <w:rFonts w:hint="eastAsia"/>
              </w:rPr>
              <w:t>现金流风险问询函文字内容规则</w:t>
            </w:r>
          </w:p>
        </w:tc>
        <w:tc>
          <w:tcPr>
            <w:tcW w:w="1146" w:type="pct"/>
            <w:vAlign w:val="center"/>
          </w:tcPr>
          <w:p w14:paraId="52F91A07">
            <w:pPr>
              <w:pStyle w:val="30"/>
            </w:pPr>
          </w:p>
        </w:tc>
        <w:tc>
          <w:tcPr>
            <w:tcW w:w="240" w:type="pct"/>
            <w:vMerge w:val="continue"/>
            <w:vAlign w:val="center"/>
          </w:tcPr>
          <w:p w14:paraId="39685CF4">
            <w:pPr>
              <w:pStyle w:val="30"/>
            </w:pPr>
          </w:p>
        </w:tc>
        <w:tc>
          <w:tcPr>
            <w:tcW w:w="240" w:type="pct"/>
            <w:vMerge w:val="continue"/>
            <w:vAlign w:val="center"/>
          </w:tcPr>
          <w:p w14:paraId="73C2D162">
            <w:pPr>
              <w:pStyle w:val="30"/>
            </w:pPr>
          </w:p>
        </w:tc>
        <w:tc>
          <w:tcPr>
            <w:tcW w:w="258" w:type="pct"/>
            <w:vMerge w:val="continue"/>
            <w:vAlign w:val="center"/>
          </w:tcPr>
          <w:p w14:paraId="13E78727">
            <w:pPr>
              <w:pStyle w:val="30"/>
            </w:pPr>
          </w:p>
        </w:tc>
        <w:tc>
          <w:tcPr>
            <w:tcW w:w="343" w:type="pct"/>
            <w:vAlign w:val="center"/>
          </w:tcPr>
          <w:p w14:paraId="3438A209">
            <w:pPr>
              <w:pStyle w:val="30"/>
            </w:pPr>
            <w:r>
              <w:rPr>
                <w:rFonts w:hint="eastAsia"/>
              </w:rPr>
              <w:t>6.1.6.6</w:t>
            </w:r>
          </w:p>
        </w:tc>
      </w:tr>
      <w:tr w14:paraId="4FED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56484CE">
            <w:pPr>
              <w:pStyle w:val="30"/>
            </w:pPr>
            <w:r>
              <w:rPr>
                <w:rFonts w:hint="eastAsia"/>
              </w:rPr>
              <w:t>219</w:t>
            </w:r>
          </w:p>
        </w:tc>
        <w:tc>
          <w:tcPr>
            <w:tcW w:w="240" w:type="pct"/>
            <w:vMerge w:val="continue"/>
            <w:vAlign w:val="center"/>
          </w:tcPr>
          <w:p w14:paraId="6C47B3B7">
            <w:pPr>
              <w:pStyle w:val="30"/>
            </w:pPr>
          </w:p>
        </w:tc>
        <w:tc>
          <w:tcPr>
            <w:tcW w:w="570" w:type="pct"/>
            <w:vMerge w:val="continue"/>
            <w:vAlign w:val="center"/>
          </w:tcPr>
          <w:p w14:paraId="15C66E5E">
            <w:pPr>
              <w:pStyle w:val="30"/>
            </w:pPr>
          </w:p>
        </w:tc>
        <w:tc>
          <w:tcPr>
            <w:tcW w:w="816" w:type="pct"/>
            <w:vMerge w:val="restart"/>
            <w:vAlign w:val="center"/>
          </w:tcPr>
          <w:p w14:paraId="7884BB6D">
            <w:pPr>
              <w:pStyle w:val="30"/>
            </w:pPr>
            <w:r>
              <w:rPr>
                <w:rFonts w:hint="eastAsia"/>
              </w:rPr>
              <w:t>融资担保风险</w:t>
            </w:r>
          </w:p>
        </w:tc>
        <w:tc>
          <w:tcPr>
            <w:tcW w:w="942" w:type="pct"/>
            <w:vAlign w:val="center"/>
          </w:tcPr>
          <w:p w14:paraId="1717360B">
            <w:pPr>
              <w:pStyle w:val="30"/>
            </w:pPr>
            <w:r>
              <w:rPr>
                <w:rFonts w:hint="eastAsia"/>
              </w:rPr>
              <w:t>融资担保风险问询函触发规则</w:t>
            </w:r>
          </w:p>
        </w:tc>
        <w:tc>
          <w:tcPr>
            <w:tcW w:w="1146" w:type="pct"/>
            <w:vAlign w:val="center"/>
          </w:tcPr>
          <w:p w14:paraId="7080F7C5">
            <w:pPr>
              <w:pStyle w:val="30"/>
            </w:pPr>
          </w:p>
        </w:tc>
        <w:tc>
          <w:tcPr>
            <w:tcW w:w="240" w:type="pct"/>
            <w:vMerge w:val="restart"/>
            <w:vAlign w:val="center"/>
          </w:tcPr>
          <w:p w14:paraId="1EAE2E1D">
            <w:pPr>
              <w:pStyle w:val="30"/>
            </w:pPr>
            <w:r>
              <w:rPr>
                <w:rFonts w:hint="eastAsia"/>
              </w:rPr>
              <w:t>1</w:t>
            </w:r>
          </w:p>
        </w:tc>
        <w:tc>
          <w:tcPr>
            <w:tcW w:w="240" w:type="pct"/>
            <w:vMerge w:val="restart"/>
            <w:vAlign w:val="center"/>
          </w:tcPr>
          <w:p w14:paraId="1B2BD798">
            <w:pPr>
              <w:pStyle w:val="30"/>
            </w:pPr>
            <w:r>
              <w:rPr>
                <w:rFonts w:hint="eastAsia"/>
              </w:rPr>
              <w:t>2.5</w:t>
            </w:r>
          </w:p>
        </w:tc>
        <w:tc>
          <w:tcPr>
            <w:tcW w:w="258" w:type="pct"/>
            <w:vMerge w:val="restart"/>
            <w:vAlign w:val="center"/>
          </w:tcPr>
          <w:p w14:paraId="7BFA9983">
            <w:pPr>
              <w:pStyle w:val="30"/>
            </w:pPr>
            <w:r>
              <w:rPr>
                <w:rFonts w:hint="eastAsia"/>
              </w:rPr>
              <w:t>2.5</w:t>
            </w:r>
          </w:p>
        </w:tc>
        <w:tc>
          <w:tcPr>
            <w:tcW w:w="343" w:type="pct"/>
            <w:vAlign w:val="center"/>
          </w:tcPr>
          <w:p w14:paraId="57E038BD">
            <w:pPr>
              <w:pStyle w:val="30"/>
            </w:pPr>
            <w:r>
              <w:rPr>
                <w:rFonts w:hint="eastAsia"/>
              </w:rPr>
              <w:t>6.1.6.6</w:t>
            </w:r>
          </w:p>
        </w:tc>
      </w:tr>
      <w:tr w14:paraId="07C00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8F21249">
            <w:pPr>
              <w:pStyle w:val="30"/>
            </w:pPr>
            <w:r>
              <w:rPr>
                <w:rFonts w:hint="eastAsia"/>
              </w:rPr>
              <w:t>220</w:t>
            </w:r>
          </w:p>
        </w:tc>
        <w:tc>
          <w:tcPr>
            <w:tcW w:w="240" w:type="pct"/>
            <w:vMerge w:val="continue"/>
            <w:vAlign w:val="center"/>
          </w:tcPr>
          <w:p w14:paraId="29B474BB">
            <w:pPr>
              <w:pStyle w:val="30"/>
            </w:pPr>
          </w:p>
        </w:tc>
        <w:tc>
          <w:tcPr>
            <w:tcW w:w="570" w:type="pct"/>
            <w:vMerge w:val="continue"/>
            <w:vAlign w:val="center"/>
          </w:tcPr>
          <w:p w14:paraId="0AEEE73A">
            <w:pPr>
              <w:pStyle w:val="30"/>
            </w:pPr>
          </w:p>
        </w:tc>
        <w:tc>
          <w:tcPr>
            <w:tcW w:w="816" w:type="pct"/>
            <w:vMerge w:val="continue"/>
            <w:vAlign w:val="center"/>
          </w:tcPr>
          <w:p w14:paraId="0A2965E1">
            <w:pPr>
              <w:pStyle w:val="30"/>
            </w:pPr>
          </w:p>
        </w:tc>
        <w:tc>
          <w:tcPr>
            <w:tcW w:w="942" w:type="pct"/>
            <w:vAlign w:val="center"/>
          </w:tcPr>
          <w:p w14:paraId="713618FD">
            <w:pPr>
              <w:pStyle w:val="30"/>
            </w:pPr>
            <w:r>
              <w:rPr>
                <w:rFonts w:hint="eastAsia"/>
              </w:rPr>
              <w:t>融资担保风险问询函文字内容规则</w:t>
            </w:r>
          </w:p>
        </w:tc>
        <w:tc>
          <w:tcPr>
            <w:tcW w:w="1146" w:type="pct"/>
            <w:vAlign w:val="center"/>
          </w:tcPr>
          <w:p w14:paraId="4369A137">
            <w:pPr>
              <w:pStyle w:val="30"/>
            </w:pPr>
          </w:p>
        </w:tc>
        <w:tc>
          <w:tcPr>
            <w:tcW w:w="240" w:type="pct"/>
            <w:vMerge w:val="continue"/>
            <w:vAlign w:val="center"/>
          </w:tcPr>
          <w:p w14:paraId="465A85D5">
            <w:pPr>
              <w:pStyle w:val="30"/>
            </w:pPr>
          </w:p>
        </w:tc>
        <w:tc>
          <w:tcPr>
            <w:tcW w:w="240" w:type="pct"/>
            <w:vMerge w:val="continue"/>
            <w:vAlign w:val="center"/>
          </w:tcPr>
          <w:p w14:paraId="19CD27D4">
            <w:pPr>
              <w:pStyle w:val="30"/>
            </w:pPr>
          </w:p>
        </w:tc>
        <w:tc>
          <w:tcPr>
            <w:tcW w:w="258" w:type="pct"/>
            <w:vMerge w:val="continue"/>
            <w:vAlign w:val="center"/>
          </w:tcPr>
          <w:p w14:paraId="6E7DB59F">
            <w:pPr>
              <w:pStyle w:val="30"/>
            </w:pPr>
          </w:p>
        </w:tc>
        <w:tc>
          <w:tcPr>
            <w:tcW w:w="343" w:type="pct"/>
            <w:vAlign w:val="center"/>
          </w:tcPr>
          <w:p w14:paraId="67AD8B25">
            <w:pPr>
              <w:pStyle w:val="30"/>
            </w:pPr>
            <w:r>
              <w:rPr>
                <w:rFonts w:hint="eastAsia"/>
              </w:rPr>
              <w:t>6.1.6.6</w:t>
            </w:r>
          </w:p>
        </w:tc>
      </w:tr>
      <w:tr w14:paraId="3541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D59AE21">
            <w:pPr>
              <w:pStyle w:val="30"/>
            </w:pPr>
            <w:r>
              <w:rPr>
                <w:rFonts w:hint="eastAsia"/>
              </w:rPr>
              <w:t>221</w:t>
            </w:r>
          </w:p>
        </w:tc>
        <w:tc>
          <w:tcPr>
            <w:tcW w:w="240" w:type="pct"/>
            <w:vMerge w:val="continue"/>
            <w:vAlign w:val="center"/>
          </w:tcPr>
          <w:p w14:paraId="247A11DD">
            <w:pPr>
              <w:pStyle w:val="30"/>
            </w:pPr>
          </w:p>
        </w:tc>
        <w:tc>
          <w:tcPr>
            <w:tcW w:w="570" w:type="pct"/>
            <w:vMerge w:val="continue"/>
            <w:vAlign w:val="center"/>
          </w:tcPr>
          <w:p w14:paraId="7A0C1815">
            <w:pPr>
              <w:pStyle w:val="30"/>
            </w:pPr>
          </w:p>
        </w:tc>
        <w:tc>
          <w:tcPr>
            <w:tcW w:w="816" w:type="pct"/>
            <w:vMerge w:val="restart"/>
            <w:vAlign w:val="center"/>
          </w:tcPr>
          <w:p w14:paraId="3D04E4CD">
            <w:pPr>
              <w:pStyle w:val="30"/>
            </w:pPr>
            <w:r>
              <w:rPr>
                <w:rFonts w:hint="eastAsia"/>
              </w:rPr>
              <w:t>主业领域整体风险</w:t>
            </w:r>
          </w:p>
        </w:tc>
        <w:tc>
          <w:tcPr>
            <w:tcW w:w="942" w:type="pct"/>
            <w:vAlign w:val="center"/>
          </w:tcPr>
          <w:p w14:paraId="7FCA5A05">
            <w:pPr>
              <w:pStyle w:val="30"/>
            </w:pPr>
            <w:r>
              <w:rPr>
                <w:rFonts w:hint="eastAsia"/>
              </w:rPr>
              <w:t>主业领域整体风险问询函触发规则</w:t>
            </w:r>
          </w:p>
        </w:tc>
        <w:tc>
          <w:tcPr>
            <w:tcW w:w="1146" w:type="pct"/>
            <w:vAlign w:val="center"/>
          </w:tcPr>
          <w:p w14:paraId="10EC71F2">
            <w:pPr>
              <w:pStyle w:val="30"/>
            </w:pPr>
          </w:p>
        </w:tc>
        <w:tc>
          <w:tcPr>
            <w:tcW w:w="240" w:type="pct"/>
            <w:vMerge w:val="continue"/>
            <w:vAlign w:val="center"/>
          </w:tcPr>
          <w:p w14:paraId="59DC1BC4">
            <w:pPr>
              <w:pStyle w:val="30"/>
            </w:pPr>
          </w:p>
        </w:tc>
        <w:tc>
          <w:tcPr>
            <w:tcW w:w="240" w:type="pct"/>
            <w:vMerge w:val="continue"/>
            <w:vAlign w:val="center"/>
          </w:tcPr>
          <w:p w14:paraId="6C2219A6">
            <w:pPr>
              <w:pStyle w:val="30"/>
            </w:pPr>
          </w:p>
        </w:tc>
        <w:tc>
          <w:tcPr>
            <w:tcW w:w="258" w:type="pct"/>
            <w:vMerge w:val="continue"/>
            <w:vAlign w:val="center"/>
          </w:tcPr>
          <w:p w14:paraId="733EE146">
            <w:pPr>
              <w:pStyle w:val="30"/>
            </w:pPr>
          </w:p>
        </w:tc>
        <w:tc>
          <w:tcPr>
            <w:tcW w:w="343" w:type="pct"/>
            <w:vAlign w:val="center"/>
          </w:tcPr>
          <w:p w14:paraId="4E5530E4">
            <w:pPr>
              <w:pStyle w:val="30"/>
            </w:pPr>
            <w:r>
              <w:rPr>
                <w:rFonts w:hint="eastAsia"/>
              </w:rPr>
              <w:t>6.1.6.6</w:t>
            </w:r>
          </w:p>
        </w:tc>
      </w:tr>
      <w:tr w14:paraId="5D19C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C284A28">
            <w:pPr>
              <w:pStyle w:val="30"/>
            </w:pPr>
            <w:r>
              <w:rPr>
                <w:rFonts w:hint="eastAsia"/>
              </w:rPr>
              <w:t>222</w:t>
            </w:r>
          </w:p>
        </w:tc>
        <w:tc>
          <w:tcPr>
            <w:tcW w:w="240" w:type="pct"/>
            <w:vMerge w:val="continue"/>
            <w:vAlign w:val="center"/>
          </w:tcPr>
          <w:p w14:paraId="20B1A04C">
            <w:pPr>
              <w:pStyle w:val="30"/>
            </w:pPr>
          </w:p>
        </w:tc>
        <w:tc>
          <w:tcPr>
            <w:tcW w:w="570" w:type="pct"/>
            <w:vMerge w:val="continue"/>
            <w:vAlign w:val="center"/>
          </w:tcPr>
          <w:p w14:paraId="595F4D30">
            <w:pPr>
              <w:pStyle w:val="30"/>
            </w:pPr>
          </w:p>
        </w:tc>
        <w:tc>
          <w:tcPr>
            <w:tcW w:w="816" w:type="pct"/>
            <w:vMerge w:val="continue"/>
            <w:vAlign w:val="center"/>
          </w:tcPr>
          <w:p w14:paraId="38211284">
            <w:pPr>
              <w:pStyle w:val="30"/>
            </w:pPr>
          </w:p>
        </w:tc>
        <w:tc>
          <w:tcPr>
            <w:tcW w:w="942" w:type="pct"/>
            <w:vAlign w:val="center"/>
          </w:tcPr>
          <w:p w14:paraId="67D010E4">
            <w:pPr>
              <w:pStyle w:val="30"/>
            </w:pPr>
            <w:r>
              <w:rPr>
                <w:rFonts w:hint="eastAsia"/>
              </w:rPr>
              <w:t>主业领域整体风险问询函文字内容规则</w:t>
            </w:r>
          </w:p>
        </w:tc>
        <w:tc>
          <w:tcPr>
            <w:tcW w:w="1146" w:type="pct"/>
            <w:vAlign w:val="center"/>
          </w:tcPr>
          <w:p w14:paraId="3424EAD9">
            <w:pPr>
              <w:pStyle w:val="30"/>
            </w:pPr>
          </w:p>
        </w:tc>
        <w:tc>
          <w:tcPr>
            <w:tcW w:w="240" w:type="pct"/>
            <w:vMerge w:val="continue"/>
            <w:vAlign w:val="center"/>
          </w:tcPr>
          <w:p w14:paraId="07524F84">
            <w:pPr>
              <w:pStyle w:val="30"/>
            </w:pPr>
          </w:p>
        </w:tc>
        <w:tc>
          <w:tcPr>
            <w:tcW w:w="240" w:type="pct"/>
            <w:vMerge w:val="continue"/>
            <w:vAlign w:val="center"/>
          </w:tcPr>
          <w:p w14:paraId="7BC135C5">
            <w:pPr>
              <w:pStyle w:val="30"/>
            </w:pPr>
          </w:p>
        </w:tc>
        <w:tc>
          <w:tcPr>
            <w:tcW w:w="258" w:type="pct"/>
            <w:vMerge w:val="continue"/>
            <w:vAlign w:val="center"/>
          </w:tcPr>
          <w:p w14:paraId="3E38B6F6">
            <w:pPr>
              <w:pStyle w:val="30"/>
            </w:pPr>
          </w:p>
        </w:tc>
        <w:tc>
          <w:tcPr>
            <w:tcW w:w="343" w:type="pct"/>
            <w:vAlign w:val="center"/>
          </w:tcPr>
          <w:p w14:paraId="20CFC087">
            <w:pPr>
              <w:pStyle w:val="30"/>
            </w:pPr>
            <w:r>
              <w:rPr>
                <w:rFonts w:hint="eastAsia"/>
              </w:rPr>
              <w:t>6.1.6.6</w:t>
            </w:r>
          </w:p>
        </w:tc>
      </w:tr>
      <w:tr w14:paraId="2C3F2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10BEAAA">
            <w:pPr>
              <w:pStyle w:val="30"/>
            </w:pPr>
            <w:r>
              <w:rPr>
                <w:rFonts w:hint="eastAsia"/>
              </w:rPr>
              <w:t>223</w:t>
            </w:r>
          </w:p>
        </w:tc>
        <w:tc>
          <w:tcPr>
            <w:tcW w:w="240" w:type="pct"/>
            <w:vMerge w:val="continue"/>
            <w:vAlign w:val="center"/>
          </w:tcPr>
          <w:p w14:paraId="013655AD">
            <w:pPr>
              <w:pStyle w:val="30"/>
            </w:pPr>
          </w:p>
        </w:tc>
        <w:tc>
          <w:tcPr>
            <w:tcW w:w="570" w:type="pct"/>
            <w:vMerge w:val="continue"/>
            <w:vAlign w:val="center"/>
          </w:tcPr>
          <w:p w14:paraId="1C818021">
            <w:pPr>
              <w:pStyle w:val="30"/>
            </w:pPr>
          </w:p>
        </w:tc>
        <w:tc>
          <w:tcPr>
            <w:tcW w:w="816" w:type="pct"/>
            <w:vMerge w:val="restart"/>
            <w:vAlign w:val="center"/>
          </w:tcPr>
          <w:p w14:paraId="2F1D20E5">
            <w:pPr>
              <w:pStyle w:val="30"/>
            </w:pPr>
            <w:r>
              <w:rPr>
                <w:rFonts w:hint="eastAsia"/>
              </w:rPr>
              <w:t>资金占用风险</w:t>
            </w:r>
          </w:p>
        </w:tc>
        <w:tc>
          <w:tcPr>
            <w:tcW w:w="942" w:type="pct"/>
            <w:vAlign w:val="center"/>
          </w:tcPr>
          <w:p w14:paraId="0B83CB4C">
            <w:pPr>
              <w:pStyle w:val="30"/>
            </w:pPr>
            <w:r>
              <w:rPr>
                <w:rFonts w:hint="eastAsia"/>
              </w:rPr>
              <w:t>资金占用风险问询函触发规则</w:t>
            </w:r>
          </w:p>
        </w:tc>
        <w:tc>
          <w:tcPr>
            <w:tcW w:w="1146" w:type="pct"/>
            <w:vAlign w:val="center"/>
          </w:tcPr>
          <w:p w14:paraId="5A1AD320">
            <w:pPr>
              <w:pStyle w:val="30"/>
            </w:pPr>
          </w:p>
        </w:tc>
        <w:tc>
          <w:tcPr>
            <w:tcW w:w="240" w:type="pct"/>
            <w:vMerge w:val="restart"/>
            <w:vAlign w:val="center"/>
          </w:tcPr>
          <w:p w14:paraId="522250C6">
            <w:pPr>
              <w:pStyle w:val="30"/>
            </w:pPr>
            <w:r>
              <w:rPr>
                <w:rFonts w:hint="eastAsia"/>
              </w:rPr>
              <w:t>1</w:t>
            </w:r>
          </w:p>
        </w:tc>
        <w:tc>
          <w:tcPr>
            <w:tcW w:w="240" w:type="pct"/>
            <w:vMerge w:val="restart"/>
            <w:vAlign w:val="center"/>
          </w:tcPr>
          <w:p w14:paraId="09818B82">
            <w:pPr>
              <w:pStyle w:val="30"/>
            </w:pPr>
            <w:r>
              <w:rPr>
                <w:rFonts w:hint="eastAsia"/>
              </w:rPr>
              <w:t>2.5</w:t>
            </w:r>
          </w:p>
        </w:tc>
        <w:tc>
          <w:tcPr>
            <w:tcW w:w="258" w:type="pct"/>
            <w:vMerge w:val="restart"/>
            <w:vAlign w:val="center"/>
          </w:tcPr>
          <w:p w14:paraId="49D1A9F5">
            <w:pPr>
              <w:pStyle w:val="30"/>
            </w:pPr>
            <w:r>
              <w:rPr>
                <w:rFonts w:hint="eastAsia"/>
              </w:rPr>
              <w:t>2.5</w:t>
            </w:r>
          </w:p>
        </w:tc>
        <w:tc>
          <w:tcPr>
            <w:tcW w:w="343" w:type="pct"/>
            <w:vAlign w:val="center"/>
          </w:tcPr>
          <w:p w14:paraId="0B71EA88">
            <w:pPr>
              <w:pStyle w:val="30"/>
            </w:pPr>
            <w:r>
              <w:rPr>
                <w:rFonts w:hint="eastAsia"/>
              </w:rPr>
              <w:t>6.1.6.6</w:t>
            </w:r>
          </w:p>
        </w:tc>
      </w:tr>
      <w:tr w14:paraId="56423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D6E95FB">
            <w:pPr>
              <w:pStyle w:val="30"/>
            </w:pPr>
            <w:r>
              <w:rPr>
                <w:rFonts w:hint="eastAsia"/>
              </w:rPr>
              <w:t>224</w:t>
            </w:r>
          </w:p>
        </w:tc>
        <w:tc>
          <w:tcPr>
            <w:tcW w:w="240" w:type="pct"/>
            <w:vMerge w:val="continue"/>
            <w:vAlign w:val="center"/>
          </w:tcPr>
          <w:p w14:paraId="667C7A33">
            <w:pPr>
              <w:pStyle w:val="30"/>
            </w:pPr>
          </w:p>
        </w:tc>
        <w:tc>
          <w:tcPr>
            <w:tcW w:w="570" w:type="pct"/>
            <w:vMerge w:val="continue"/>
            <w:vAlign w:val="center"/>
          </w:tcPr>
          <w:p w14:paraId="5068E353">
            <w:pPr>
              <w:pStyle w:val="30"/>
            </w:pPr>
          </w:p>
        </w:tc>
        <w:tc>
          <w:tcPr>
            <w:tcW w:w="816" w:type="pct"/>
            <w:vMerge w:val="continue"/>
            <w:vAlign w:val="center"/>
          </w:tcPr>
          <w:p w14:paraId="62E5B719">
            <w:pPr>
              <w:pStyle w:val="30"/>
            </w:pPr>
          </w:p>
        </w:tc>
        <w:tc>
          <w:tcPr>
            <w:tcW w:w="942" w:type="pct"/>
            <w:vAlign w:val="center"/>
          </w:tcPr>
          <w:p w14:paraId="21AE3305">
            <w:pPr>
              <w:pStyle w:val="30"/>
            </w:pPr>
            <w:r>
              <w:rPr>
                <w:rFonts w:hint="eastAsia"/>
              </w:rPr>
              <w:t>资金占用风险问询函文字内容规则</w:t>
            </w:r>
          </w:p>
        </w:tc>
        <w:tc>
          <w:tcPr>
            <w:tcW w:w="1146" w:type="pct"/>
            <w:vAlign w:val="center"/>
          </w:tcPr>
          <w:p w14:paraId="32E800BD">
            <w:pPr>
              <w:pStyle w:val="30"/>
            </w:pPr>
          </w:p>
        </w:tc>
        <w:tc>
          <w:tcPr>
            <w:tcW w:w="240" w:type="pct"/>
            <w:vMerge w:val="continue"/>
            <w:vAlign w:val="center"/>
          </w:tcPr>
          <w:p w14:paraId="097115CD">
            <w:pPr>
              <w:pStyle w:val="30"/>
            </w:pPr>
          </w:p>
        </w:tc>
        <w:tc>
          <w:tcPr>
            <w:tcW w:w="240" w:type="pct"/>
            <w:vMerge w:val="continue"/>
            <w:vAlign w:val="center"/>
          </w:tcPr>
          <w:p w14:paraId="525E035B">
            <w:pPr>
              <w:pStyle w:val="30"/>
            </w:pPr>
          </w:p>
        </w:tc>
        <w:tc>
          <w:tcPr>
            <w:tcW w:w="258" w:type="pct"/>
            <w:vMerge w:val="continue"/>
            <w:vAlign w:val="center"/>
          </w:tcPr>
          <w:p w14:paraId="7BB3A880">
            <w:pPr>
              <w:pStyle w:val="30"/>
            </w:pPr>
          </w:p>
        </w:tc>
        <w:tc>
          <w:tcPr>
            <w:tcW w:w="343" w:type="pct"/>
            <w:vAlign w:val="center"/>
          </w:tcPr>
          <w:p w14:paraId="36542CAA">
            <w:pPr>
              <w:pStyle w:val="30"/>
            </w:pPr>
            <w:r>
              <w:rPr>
                <w:rFonts w:hint="eastAsia"/>
              </w:rPr>
              <w:t>6.1.6.6</w:t>
            </w:r>
          </w:p>
        </w:tc>
      </w:tr>
      <w:tr w14:paraId="5183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5C9D6B9">
            <w:pPr>
              <w:pStyle w:val="30"/>
            </w:pPr>
            <w:r>
              <w:rPr>
                <w:rFonts w:hint="eastAsia"/>
              </w:rPr>
              <w:t>225</w:t>
            </w:r>
          </w:p>
        </w:tc>
        <w:tc>
          <w:tcPr>
            <w:tcW w:w="240" w:type="pct"/>
            <w:vMerge w:val="continue"/>
            <w:vAlign w:val="center"/>
          </w:tcPr>
          <w:p w14:paraId="6B3F5BD5">
            <w:pPr>
              <w:pStyle w:val="30"/>
            </w:pPr>
          </w:p>
        </w:tc>
        <w:tc>
          <w:tcPr>
            <w:tcW w:w="570" w:type="pct"/>
            <w:vMerge w:val="continue"/>
            <w:vAlign w:val="center"/>
          </w:tcPr>
          <w:p w14:paraId="78B2F868">
            <w:pPr>
              <w:pStyle w:val="30"/>
            </w:pPr>
          </w:p>
        </w:tc>
        <w:tc>
          <w:tcPr>
            <w:tcW w:w="816" w:type="pct"/>
            <w:vMerge w:val="restart"/>
            <w:vAlign w:val="center"/>
          </w:tcPr>
          <w:p w14:paraId="04F09BB4">
            <w:pPr>
              <w:pStyle w:val="30"/>
            </w:pPr>
            <w:r>
              <w:rPr>
                <w:rFonts w:hint="eastAsia"/>
              </w:rPr>
              <w:t>过度投资风险</w:t>
            </w:r>
          </w:p>
        </w:tc>
        <w:tc>
          <w:tcPr>
            <w:tcW w:w="942" w:type="pct"/>
            <w:vAlign w:val="center"/>
          </w:tcPr>
          <w:p w14:paraId="1D920DDA">
            <w:pPr>
              <w:pStyle w:val="30"/>
            </w:pPr>
            <w:r>
              <w:rPr>
                <w:rFonts w:hint="eastAsia"/>
              </w:rPr>
              <w:t>过度投资风险问询函触发规则</w:t>
            </w:r>
          </w:p>
        </w:tc>
        <w:tc>
          <w:tcPr>
            <w:tcW w:w="1146" w:type="pct"/>
            <w:vAlign w:val="center"/>
          </w:tcPr>
          <w:p w14:paraId="072A2649">
            <w:pPr>
              <w:pStyle w:val="30"/>
            </w:pPr>
          </w:p>
        </w:tc>
        <w:tc>
          <w:tcPr>
            <w:tcW w:w="240" w:type="pct"/>
            <w:vMerge w:val="continue"/>
            <w:vAlign w:val="center"/>
          </w:tcPr>
          <w:p w14:paraId="770B79EF">
            <w:pPr>
              <w:pStyle w:val="30"/>
            </w:pPr>
          </w:p>
        </w:tc>
        <w:tc>
          <w:tcPr>
            <w:tcW w:w="240" w:type="pct"/>
            <w:vMerge w:val="continue"/>
            <w:vAlign w:val="center"/>
          </w:tcPr>
          <w:p w14:paraId="0E51C79A">
            <w:pPr>
              <w:pStyle w:val="30"/>
            </w:pPr>
          </w:p>
        </w:tc>
        <w:tc>
          <w:tcPr>
            <w:tcW w:w="258" w:type="pct"/>
            <w:vMerge w:val="continue"/>
            <w:vAlign w:val="center"/>
          </w:tcPr>
          <w:p w14:paraId="7263297F">
            <w:pPr>
              <w:pStyle w:val="30"/>
            </w:pPr>
          </w:p>
        </w:tc>
        <w:tc>
          <w:tcPr>
            <w:tcW w:w="343" w:type="pct"/>
            <w:vAlign w:val="center"/>
          </w:tcPr>
          <w:p w14:paraId="613BE312">
            <w:pPr>
              <w:pStyle w:val="30"/>
            </w:pPr>
            <w:r>
              <w:rPr>
                <w:rFonts w:hint="eastAsia"/>
              </w:rPr>
              <w:t>6.1.6.6</w:t>
            </w:r>
          </w:p>
        </w:tc>
      </w:tr>
      <w:tr w14:paraId="217D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F5B35E7">
            <w:pPr>
              <w:pStyle w:val="30"/>
            </w:pPr>
            <w:r>
              <w:rPr>
                <w:rFonts w:hint="eastAsia"/>
              </w:rPr>
              <w:t>226</w:t>
            </w:r>
          </w:p>
        </w:tc>
        <w:tc>
          <w:tcPr>
            <w:tcW w:w="240" w:type="pct"/>
            <w:vMerge w:val="continue"/>
            <w:vAlign w:val="center"/>
          </w:tcPr>
          <w:p w14:paraId="592FBE4D">
            <w:pPr>
              <w:pStyle w:val="30"/>
            </w:pPr>
          </w:p>
        </w:tc>
        <w:tc>
          <w:tcPr>
            <w:tcW w:w="570" w:type="pct"/>
            <w:vMerge w:val="continue"/>
            <w:vAlign w:val="center"/>
          </w:tcPr>
          <w:p w14:paraId="17A47295">
            <w:pPr>
              <w:pStyle w:val="30"/>
            </w:pPr>
          </w:p>
        </w:tc>
        <w:tc>
          <w:tcPr>
            <w:tcW w:w="816" w:type="pct"/>
            <w:vMerge w:val="continue"/>
            <w:vAlign w:val="center"/>
          </w:tcPr>
          <w:p w14:paraId="1ACC731B">
            <w:pPr>
              <w:pStyle w:val="30"/>
            </w:pPr>
          </w:p>
        </w:tc>
        <w:tc>
          <w:tcPr>
            <w:tcW w:w="942" w:type="pct"/>
            <w:vAlign w:val="center"/>
          </w:tcPr>
          <w:p w14:paraId="30689665">
            <w:pPr>
              <w:pStyle w:val="30"/>
            </w:pPr>
            <w:r>
              <w:rPr>
                <w:rFonts w:hint="eastAsia"/>
              </w:rPr>
              <w:t>过度投资风险问询函文字内容规则</w:t>
            </w:r>
          </w:p>
        </w:tc>
        <w:tc>
          <w:tcPr>
            <w:tcW w:w="1146" w:type="pct"/>
            <w:vAlign w:val="center"/>
          </w:tcPr>
          <w:p w14:paraId="375E7463">
            <w:pPr>
              <w:pStyle w:val="30"/>
            </w:pPr>
          </w:p>
        </w:tc>
        <w:tc>
          <w:tcPr>
            <w:tcW w:w="240" w:type="pct"/>
            <w:vMerge w:val="continue"/>
            <w:vAlign w:val="center"/>
          </w:tcPr>
          <w:p w14:paraId="3DA3CFAF">
            <w:pPr>
              <w:pStyle w:val="30"/>
            </w:pPr>
          </w:p>
        </w:tc>
        <w:tc>
          <w:tcPr>
            <w:tcW w:w="240" w:type="pct"/>
            <w:vMerge w:val="continue"/>
            <w:vAlign w:val="center"/>
          </w:tcPr>
          <w:p w14:paraId="50633E9F">
            <w:pPr>
              <w:pStyle w:val="30"/>
            </w:pPr>
          </w:p>
        </w:tc>
        <w:tc>
          <w:tcPr>
            <w:tcW w:w="258" w:type="pct"/>
            <w:vMerge w:val="continue"/>
            <w:vAlign w:val="center"/>
          </w:tcPr>
          <w:p w14:paraId="0A662FA2">
            <w:pPr>
              <w:pStyle w:val="30"/>
            </w:pPr>
          </w:p>
        </w:tc>
        <w:tc>
          <w:tcPr>
            <w:tcW w:w="343" w:type="pct"/>
            <w:vAlign w:val="center"/>
          </w:tcPr>
          <w:p w14:paraId="0D3E137A">
            <w:pPr>
              <w:pStyle w:val="30"/>
            </w:pPr>
            <w:r>
              <w:rPr>
                <w:rFonts w:hint="eastAsia"/>
              </w:rPr>
              <w:t>6.1.6.6</w:t>
            </w:r>
          </w:p>
        </w:tc>
      </w:tr>
      <w:tr w14:paraId="59D3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39DF2DC">
            <w:pPr>
              <w:pStyle w:val="30"/>
            </w:pPr>
            <w:r>
              <w:rPr>
                <w:rFonts w:hint="eastAsia"/>
              </w:rPr>
              <w:t>227</w:t>
            </w:r>
          </w:p>
        </w:tc>
        <w:tc>
          <w:tcPr>
            <w:tcW w:w="240" w:type="pct"/>
            <w:vMerge w:val="continue"/>
            <w:vAlign w:val="center"/>
          </w:tcPr>
          <w:p w14:paraId="0D7ACEDF">
            <w:pPr>
              <w:pStyle w:val="30"/>
            </w:pPr>
          </w:p>
        </w:tc>
        <w:tc>
          <w:tcPr>
            <w:tcW w:w="570" w:type="pct"/>
            <w:vMerge w:val="continue"/>
            <w:vAlign w:val="center"/>
          </w:tcPr>
          <w:p w14:paraId="3B5EF8AF">
            <w:pPr>
              <w:pStyle w:val="30"/>
            </w:pPr>
          </w:p>
        </w:tc>
        <w:tc>
          <w:tcPr>
            <w:tcW w:w="816" w:type="pct"/>
            <w:vMerge w:val="restart"/>
            <w:vAlign w:val="center"/>
          </w:tcPr>
          <w:p w14:paraId="457729D7">
            <w:pPr>
              <w:pStyle w:val="30"/>
            </w:pPr>
            <w:r>
              <w:rPr>
                <w:rFonts w:hint="eastAsia"/>
              </w:rPr>
              <w:t>投资减值风险</w:t>
            </w:r>
          </w:p>
        </w:tc>
        <w:tc>
          <w:tcPr>
            <w:tcW w:w="942" w:type="pct"/>
            <w:vAlign w:val="center"/>
          </w:tcPr>
          <w:p w14:paraId="078CF5E6">
            <w:pPr>
              <w:pStyle w:val="30"/>
            </w:pPr>
            <w:r>
              <w:rPr>
                <w:rFonts w:hint="eastAsia"/>
              </w:rPr>
              <w:t>投资减值风险问询函触发规则</w:t>
            </w:r>
          </w:p>
        </w:tc>
        <w:tc>
          <w:tcPr>
            <w:tcW w:w="1146" w:type="pct"/>
            <w:vAlign w:val="center"/>
          </w:tcPr>
          <w:p w14:paraId="45C23565">
            <w:pPr>
              <w:pStyle w:val="30"/>
            </w:pPr>
          </w:p>
        </w:tc>
        <w:tc>
          <w:tcPr>
            <w:tcW w:w="240" w:type="pct"/>
            <w:vMerge w:val="restart"/>
            <w:vAlign w:val="center"/>
          </w:tcPr>
          <w:p w14:paraId="4687506A">
            <w:pPr>
              <w:pStyle w:val="30"/>
            </w:pPr>
            <w:r>
              <w:rPr>
                <w:rFonts w:hint="eastAsia"/>
              </w:rPr>
              <w:t>1</w:t>
            </w:r>
          </w:p>
        </w:tc>
        <w:tc>
          <w:tcPr>
            <w:tcW w:w="240" w:type="pct"/>
            <w:vMerge w:val="restart"/>
            <w:vAlign w:val="center"/>
          </w:tcPr>
          <w:p w14:paraId="5024BB7D">
            <w:pPr>
              <w:pStyle w:val="30"/>
            </w:pPr>
            <w:r>
              <w:rPr>
                <w:rFonts w:hint="eastAsia"/>
              </w:rPr>
              <w:t>2.5</w:t>
            </w:r>
          </w:p>
        </w:tc>
        <w:tc>
          <w:tcPr>
            <w:tcW w:w="258" w:type="pct"/>
            <w:vMerge w:val="restart"/>
            <w:vAlign w:val="center"/>
          </w:tcPr>
          <w:p w14:paraId="2C39811B">
            <w:pPr>
              <w:pStyle w:val="30"/>
            </w:pPr>
            <w:r>
              <w:rPr>
                <w:rFonts w:hint="eastAsia"/>
              </w:rPr>
              <w:t>2.5</w:t>
            </w:r>
          </w:p>
        </w:tc>
        <w:tc>
          <w:tcPr>
            <w:tcW w:w="343" w:type="pct"/>
            <w:vAlign w:val="center"/>
          </w:tcPr>
          <w:p w14:paraId="351AA25B">
            <w:pPr>
              <w:pStyle w:val="30"/>
            </w:pPr>
            <w:r>
              <w:rPr>
                <w:rFonts w:hint="eastAsia"/>
              </w:rPr>
              <w:t>6.1.6.6</w:t>
            </w:r>
          </w:p>
        </w:tc>
      </w:tr>
      <w:tr w14:paraId="469F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8D9A856">
            <w:pPr>
              <w:pStyle w:val="30"/>
            </w:pPr>
            <w:r>
              <w:rPr>
                <w:rFonts w:hint="eastAsia"/>
              </w:rPr>
              <w:t>228</w:t>
            </w:r>
          </w:p>
        </w:tc>
        <w:tc>
          <w:tcPr>
            <w:tcW w:w="240" w:type="pct"/>
            <w:vMerge w:val="continue"/>
            <w:vAlign w:val="center"/>
          </w:tcPr>
          <w:p w14:paraId="711BB173">
            <w:pPr>
              <w:pStyle w:val="30"/>
            </w:pPr>
          </w:p>
        </w:tc>
        <w:tc>
          <w:tcPr>
            <w:tcW w:w="570" w:type="pct"/>
            <w:vMerge w:val="continue"/>
            <w:vAlign w:val="center"/>
          </w:tcPr>
          <w:p w14:paraId="4E736A2F">
            <w:pPr>
              <w:pStyle w:val="30"/>
            </w:pPr>
          </w:p>
        </w:tc>
        <w:tc>
          <w:tcPr>
            <w:tcW w:w="816" w:type="pct"/>
            <w:vMerge w:val="continue"/>
            <w:vAlign w:val="center"/>
          </w:tcPr>
          <w:p w14:paraId="3CBD6C02">
            <w:pPr>
              <w:pStyle w:val="30"/>
            </w:pPr>
          </w:p>
        </w:tc>
        <w:tc>
          <w:tcPr>
            <w:tcW w:w="942" w:type="pct"/>
            <w:vAlign w:val="center"/>
          </w:tcPr>
          <w:p w14:paraId="49E567E3">
            <w:pPr>
              <w:pStyle w:val="30"/>
            </w:pPr>
            <w:r>
              <w:rPr>
                <w:rFonts w:hint="eastAsia"/>
              </w:rPr>
              <w:t>投资减值风险问询函文字内容规则</w:t>
            </w:r>
          </w:p>
        </w:tc>
        <w:tc>
          <w:tcPr>
            <w:tcW w:w="1146" w:type="pct"/>
            <w:vAlign w:val="center"/>
          </w:tcPr>
          <w:p w14:paraId="00CF3D2B">
            <w:pPr>
              <w:pStyle w:val="30"/>
            </w:pPr>
          </w:p>
        </w:tc>
        <w:tc>
          <w:tcPr>
            <w:tcW w:w="240" w:type="pct"/>
            <w:vMerge w:val="continue"/>
            <w:vAlign w:val="center"/>
          </w:tcPr>
          <w:p w14:paraId="296A5BF6">
            <w:pPr>
              <w:pStyle w:val="30"/>
            </w:pPr>
          </w:p>
        </w:tc>
        <w:tc>
          <w:tcPr>
            <w:tcW w:w="240" w:type="pct"/>
            <w:vMerge w:val="continue"/>
            <w:vAlign w:val="center"/>
          </w:tcPr>
          <w:p w14:paraId="7056AED4">
            <w:pPr>
              <w:pStyle w:val="30"/>
            </w:pPr>
          </w:p>
        </w:tc>
        <w:tc>
          <w:tcPr>
            <w:tcW w:w="258" w:type="pct"/>
            <w:vMerge w:val="continue"/>
            <w:vAlign w:val="center"/>
          </w:tcPr>
          <w:p w14:paraId="487DE4C7">
            <w:pPr>
              <w:pStyle w:val="30"/>
            </w:pPr>
          </w:p>
        </w:tc>
        <w:tc>
          <w:tcPr>
            <w:tcW w:w="343" w:type="pct"/>
            <w:vAlign w:val="center"/>
          </w:tcPr>
          <w:p w14:paraId="20BE7BCA">
            <w:pPr>
              <w:pStyle w:val="30"/>
            </w:pPr>
            <w:r>
              <w:rPr>
                <w:rFonts w:hint="eastAsia"/>
              </w:rPr>
              <w:t>6.1.6.6</w:t>
            </w:r>
          </w:p>
        </w:tc>
      </w:tr>
      <w:tr w14:paraId="4B6A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76A43E8">
            <w:pPr>
              <w:pStyle w:val="30"/>
            </w:pPr>
            <w:r>
              <w:rPr>
                <w:rFonts w:hint="eastAsia"/>
              </w:rPr>
              <w:t>229</w:t>
            </w:r>
          </w:p>
        </w:tc>
        <w:tc>
          <w:tcPr>
            <w:tcW w:w="240" w:type="pct"/>
            <w:vMerge w:val="continue"/>
            <w:vAlign w:val="center"/>
          </w:tcPr>
          <w:p w14:paraId="42BC2081">
            <w:pPr>
              <w:pStyle w:val="30"/>
            </w:pPr>
          </w:p>
        </w:tc>
        <w:tc>
          <w:tcPr>
            <w:tcW w:w="570" w:type="pct"/>
            <w:vMerge w:val="continue"/>
            <w:vAlign w:val="center"/>
          </w:tcPr>
          <w:p w14:paraId="4637CD34">
            <w:pPr>
              <w:pStyle w:val="30"/>
            </w:pPr>
          </w:p>
        </w:tc>
        <w:tc>
          <w:tcPr>
            <w:tcW w:w="816" w:type="pct"/>
            <w:vMerge w:val="restart"/>
            <w:vAlign w:val="center"/>
          </w:tcPr>
          <w:p w14:paraId="65C823A6">
            <w:pPr>
              <w:pStyle w:val="30"/>
            </w:pPr>
            <w:r>
              <w:rPr>
                <w:rFonts w:hint="eastAsia"/>
              </w:rPr>
              <w:t>参股企业经营不善风险</w:t>
            </w:r>
          </w:p>
        </w:tc>
        <w:tc>
          <w:tcPr>
            <w:tcW w:w="942" w:type="pct"/>
            <w:vAlign w:val="center"/>
          </w:tcPr>
          <w:p w14:paraId="4A0C7663">
            <w:pPr>
              <w:pStyle w:val="30"/>
            </w:pPr>
            <w:r>
              <w:rPr>
                <w:rFonts w:hint="eastAsia"/>
              </w:rPr>
              <w:t>参股企业经营不善风险问询函触发规则</w:t>
            </w:r>
          </w:p>
        </w:tc>
        <w:tc>
          <w:tcPr>
            <w:tcW w:w="1146" w:type="pct"/>
            <w:vAlign w:val="center"/>
          </w:tcPr>
          <w:p w14:paraId="5B26A10F">
            <w:pPr>
              <w:pStyle w:val="30"/>
            </w:pPr>
          </w:p>
        </w:tc>
        <w:tc>
          <w:tcPr>
            <w:tcW w:w="240" w:type="pct"/>
            <w:vMerge w:val="continue"/>
            <w:vAlign w:val="center"/>
          </w:tcPr>
          <w:p w14:paraId="73FDA845">
            <w:pPr>
              <w:pStyle w:val="30"/>
            </w:pPr>
          </w:p>
        </w:tc>
        <w:tc>
          <w:tcPr>
            <w:tcW w:w="240" w:type="pct"/>
            <w:vMerge w:val="continue"/>
            <w:vAlign w:val="center"/>
          </w:tcPr>
          <w:p w14:paraId="652D4784">
            <w:pPr>
              <w:pStyle w:val="30"/>
            </w:pPr>
          </w:p>
        </w:tc>
        <w:tc>
          <w:tcPr>
            <w:tcW w:w="258" w:type="pct"/>
            <w:vMerge w:val="continue"/>
            <w:vAlign w:val="center"/>
          </w:tcPr>
          <w:p w14:paraId="151D74E3">
            <w:pPr>
              <w:pStyle w:val="30"/>
            </w:pPr>
          </w:p>
        </w:tc>
        <w:tc>
          <w:tcPr>
            <w:tcW w:w="343" w:type="pct"/>
            <w:vAlign w:val="center"/>
          </w:tcPr>
          <w:p w14:paraId="2619EB74">
            <w:pPr>
              <w:pStyle w:val="30"/>
            </w:pPr>
            <w:r>
              <w:rPr>
                <w:rFonts w:hint="eastAsia"/>
              </w:rPr>
              <w:t>6.1.6.6</w:t>
            </w:r>
          </w:p>
        </w:tc>
      </w:tr>
      <w:tr w14:paraId="0275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041C977">
            <w:pPr>
              <w:pStyle w:val="30"/>
            </w:pPr>
            <w:r>
              <w:rPr>
                <w:rFonts w:hint="eastAsia"/>
              </w:rPr>
              <w:t>230</w:t>
            </w:r>
          </w:p>
        </w:tc>
        <w:tc>
          <w:tcPr>
            <w:tcW w:w="240" w:type="pct"/>
            <w:vMerge w:val="continue"/>
            <w:vAlign w:val="center"/>
          </w:tcPr>
          <w:p w14:paraId="06DAA949">
            <w:pPr>
              <w:pStyle w:val="30"/>
            </w:pPr>
          </w:p>
        </w:tc>
        <w:tc>
          <w:tcPr>
            <w:tcW w:w="570" w:type="pct"/>
            <w:vMerge w:val="continue"/>
            <w:vAlign w:val="center"/>
          </w:tcPr>
          <w:p w14:paraId="0D9CFAD6">
            <w:pPr>
              <w:pStyle w:val="30"/>
            </w:pPr>
          </w:p>
        </w:tc>
        <w:tc>
          <w:tcPr>
            <w:tcW w:w="816" w:type="pct"/>
            <w:vMerge w:val="continue"/>
            <w:vAlign w:val="center"/>
          </w:tcPr>
          <w:p w14:paraId="5A4FA8C0">
            <w:pPr>
              <w:pStyle w:val="30"/>
            </w:pPr>
          </w:p>
        </w:tc>
        <w:tc>
          <w:tcPr>
            <w:tcW w:w="942" w:type="pct"/>
            <w:vAlign w:val="center"/>
          </w:tcPr>
          <w:p w14:paraId="3D09B2C1">
            <w:pPr>
              <w:pStyle w:val="30"/>
            </w:pPr>
            <w:r>
              <w:rPr>
                <w:rFonts w:hint="eastAsia"/>
              </w:rPr>
              <w:t>参股企业经营不善风险问询函文字内容规则</w:t>
            </w:r>
          </w:p>
        </w:tc>
        <w:tc>
          <w:tcPr>
            <w:tcW w:w="1146" w:type="pct"/>
            <w:vAlign w:val="center"/>
          </w:tcPr>
          <w:p w14:paraId="381B6A42">
            <w:pPr>
              <w:pStyle w:val="30"/>
            </w:pPr>
          </w:p>
        </w:tc>
        <w:tc>
          <w:tcPr>
            <w:tcW w:w="240" w:type="pct"/>
            <w:vMerge w:val="continue"/>
            <w:vAlign w:val="center"/>
          </w:tcPr>
          <w:p w14:paraId="0EC83F25">
            <w:pPr>
              <w:pStyle w:val="30"/>
            </w:pPr>
          </w:p>
        </w:tc>
        <w:tc>
          <w:tcPr>
            <w:tcW w:w="240" w:type="pct"/>
            <w:vMerge w:val="continue"/>
            <w:vAlign w:val="center"/>
          </w:tcPr>
          <w:p w14:paraId="332B27C3">
            <w:pPr>
              <w:pStyle w:val="30"/>
            </w:pPr>
          </w:p>
        </w:tc>
        <w:tc>
          <w:tcPr>
            <w:tcW w:w="258" w:type="pct"/>
            <w:vMerge w:val="continue"/>
            <w:vAlign w:val="center"/>
          </w:tcPr>
          <w:p w14:paraId="19A13BF5">
            <w:pPr>
              <w:pStyle w:val="30"/>
            </w:pPr>
          </w:p>
        </w:tc>
        <w:tc>
          <w:tcPr>
            <w:tcW w:w="343" w:type="pct"/>
            <w:vAlign w:val="center"/>
          </w:tcPr>
          <w:p w14:paraId="5985F0DB">
            <w:pPr>
              <w:pStyle w:val="30"/>
            </w:pPr>
            <w:r>
              <w:rPr>
                <w:rFonts w:hint="eastAsia"/>
              </w:rPr>
              <w:t>6.1.6.6</w:t>
            </w:r>
          </w:p>
        </w:tc>
      </w:tr>
      <w:tr w14:paraId="3E81E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1122B57">
            <w:pPr>
              <w:pStyle w:val="30"/>
            </w:pPr>
            <w:r>
              <w:rPr>
                <w:rFonts w:hint="eastAsia"/>
              </w:rPr>
              <w:t>231</w:t>
            </w:r>
          </w:p>
        </w:tc>
        <w:tc>
          <w:tcPr>
            <w:tcW w:w="240" w:type="pct"/>
            <w:vMerge w:val="continue"/>
            <w:vAlign w:val="center"/>
          </w:tcPr>
          <w:p w14:paraId="31155245">
            <w:pPr>
              <w:pStyle w:val="30"/>
            </w:pPr>
          </w:p>
        </w:tc>
        <w:tc>
          <w:tcPr>
            <w:tcW w:w="570" w:type="pct"/>
            <w:vMerge w:val="restart"/>
            <w:vAlign w:val="center"/>
          </w:tcPr>
          <w:p w14:paraId="1A01EB3E">
            <w:pPr>
              <w:pStyle w:val="30"/>
            </w:pPr>
            <w:r>
              <w:rPr>
                <w:rFonts w:hint="eastAsia"/>
              </w:rPr>
              <w:t>风险清单填报</w:t>
            </w:r>
          </w:p>
        </w:tc>
        <w:tc>
          <w:tcPr>
            <w:tcW w:w="816" w:type="pct"/>
            <w:vAlign w:val="center"/>
          </w:tcPr>
          <w:p w14:paraId="56AA6979">
            <w:pPr>
              <w:pStyle w:val="30"/>
            </w:pPr>
            <w:r>
              <w:rPr>
                <w:rFonts w:hint="eastAsia"/>
              </w:rPr>
              <w:t>剩余风险敞口-责任口径规则</w:t>
            </w:r>
          </w:p>
        </w:tc>
        <w:tc>
          <w:tcPr>
            <w:tcW w:w="942" w:type="pct"/>
            <w:vAlign w:val="center"/>
          </w:tcPr>
          <w:p w14:paraId="629D3523">
            <w:pPr>
              <w:pStyle w:val="30"/>
            </w:pPr>
          </w:p>
        </w:tc>
        <w:tc>
          <w:tcPr>
            <w:tcW w:w="1146" w:type="pct"/>
            <w:vAlign w:val="center"/>
          </w:tcPr>
          <w:p w14:paraId="440C70B5">
            <w:pPr>
              <w:pStyle w:val="30"/>
            </w:pPr>
          </w:p>
        </w:tc>
        <w:tc>
          <w:tcPr>
            <w:tcW w:w="240" w:type="pct"/>
            <w:vMerge w:val="restart"/>
            <w:vAlign w:val="center"/>
          </w:tcPr>
          <w:p w14:paraId="2C4CA64C">
            <w:pPr>
              <w:pStyle w:val="30"/>
            </w:pPr>
            <w:r>
              <w:rPr>
                <w:rFonts w:hint="eastAsia"/>
              </w:rPr>
              <w:t>2.5</w:t>
            </w:r>
          </w:p>
        </w:tc>
        <w:tc>
          <w:tcPr>
            <w:tcW w:w="240" w:type="pct"/>
            <w:vMerge w:val="restart"/>
            <w:vAlign w:val="center"/>
          </w:tcPr>
          <w:p w14:paraId="13948395">
            <w:pPr>
              <w:pStyle w:val="30"/>
            </w:pPr>
            <w:r>
              <w:rPr>
                <w:rFonts w:hint="eastAsia"/>
              </w:rPr>
              <w:t>2.5</w:t>
            </w:r>
          </w:p>
        </w:tc>
        <w:tc>
          <w:tcPr>
            <w:tcW w:w="258" w:type="pct"/>
            <w:vMerge w:val="restart"/>
            <w:vAlign w:val="center"/>
          </w:tcPr>
          <w:p w14:paraId="4388BA07">
            <w:pPr>
              <w:pStyle w:val="30"/>
            </w:pPr>
            <w:r>
              <w:rPr>
                <w:rFonts w:hint="eastAsia"/>
              </w:rPr>
              <w:t>6.25</w:t>
            </w:r>
          </w:p>
        </w:tc>
        <w:tc>
          <w:tcPr>
            <w:tcW w:w="343" w:type="pct"/>
            <w:vAlign w:val="center"/>
          </w:tcPr>
          <w:p w14:paraId="6F5582A5">
            <w:pPr>
              <w:pStyle w:val="30"/>
            </w:pPr>
            <w:r>
              <w:rPr>
                <w:rFonts w:hint="eastAsia"/>
              </w:rPr>
              <w:t>6.1.6.7</w:t>
            </w:r>
          </w:p>
        </w:tc>
      </w:tr>
      <w:tr w14:paraId="43A58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89D16EB">
            <w:pPr>
              <w:pStyle w:val="30"/>
            </w:pPr>
            <w:r>
              <w:rPr>
                <w:rFonts w:hint="eastAsia"/>
              </w:rPr>
              <w:t>232</w:t>
            </w:r>
          </w:p>
        </w:tc>
        <w:tc>
          <w:tcPr>
            <w:tcW w:w="240" w:type="pct"/>
            <w:vMerge w:val="continue"/>
            <w:vAlign w:val="center"/>
          </w:tcPr>
          <w:p w14:paraId="5D84F12A">
            <w:pPr>
              <w:pStyle w:val="30"/>
            </w:pPr>
          </w:p>
        </w:tc>
        <w:tc>
          <w:tcPr>
            <w:tcW w:w="570" w:type="pct"/>
            <w:vMerge w:val="continue"/>
            <w:vAlign w:val="center"/>
          </w:tcPr>
          <w:p w14:paraId="5024B026">
            <w:pPr>
              <w:pStyle w:val="30"/>
            </w:pPr>
          </w:p>
        </w:tc>
        <w:tc>
          <w:tcPr>
            <w:tcW w:w="816" w:type="pct"/>
            <w:vAlign w:val="center"/>
          </w:tcPr>
          <w:p w14:paraId="2A867E1E">
            <w:pPr>
              <w:pStyle w:val="30"/>
            </w:pPr>
            <w:r>
              <w:rPr>
                <w:rFonts w:hint="eastAsia"/>
              </w:rPr>
              <w:t>债务/现金流风险敞口规则</w:t>
            </w:r>
          </w:p>
        </w:tc>
        <w:tc>
          <w:tcPr>
            <w:tcW w:w="942" w:type="pct"/>
            <w:vAlign w:val="center"/>
          </w:tcPr>
          <w:p w14:paraId="04A11659">
            <w:pPr>
              <w:pStyle w:val="30"/>
            </w:pPr>
          </w:p>
        </w:tc>
        <w:tc>
          <w:tcPr>
            <w:tcW w:w="1146" w:type="pct"/>
            <w:vAlign w:val="center"/>
          </w:tcPr>
          <w:p w14:paraId="32E318D1">
            <w:pPr>
              <w:pStyle w:val="30"/>
            </w:pPr>
          </w:p>
        </w:tc>
        <w:tc>
          <w:tcPr>
            <w:tcW w:w="240" w:type="pct"/>
            <w:vMerge w:val="continue"/>
            <w:vAlign w:val="center"/>
          </w:tcPr>
          <w:p w14:paraId="4D3BE483">
            <w:pPr>
              <w:pStyle w:val="30"/>
            </w:pPr>
          </w:p>
        </w:tc>
        <w:tc>
          <w:tcPr>
            <w:tcW w:w="240" w:type="pct"/>
            <w:vMerge w:val="continue"/>
            <w:vAlign w:val="center"/>
          </w:tcPr>
          <w:p w14:paraId="0DBA6696">
            <w:pPr>
              <w:pStyle w:val="30"/>
            </w:pPr>
          </w:p>
        </w:tc>
        <w:tc>
          <w:tcPr>
            <w:tcW w:w="258" w:type="pct"/>
            <w:vMerge w:val="continue"/>
            <w:vAlign w:val="center"/>
          </w:tcPr>
          <w:p w14:paraId="42FE38AC">
            <w:pPr>
              <w:pStyle w:val="30"/>
            </w:pPr>
          </w:p>
        </w:tc>
        <w:tc>
          <w:tcPr>
            <w:tcW w:w="343" w:type="pct"/>
            <w:vAlign w:val="center"/>
          </w:tcPr>
          <w:p w14:paraId="2DD0F075">
            <w:pPr>
              <w:pStyle w:val="30"/>
            </w:pPr>
            <w:r>
              <w:rPr>
                <w:rFonts w:hint="eastAsia"/>
              </w:rPr>
              <w:t>6.1.6.7</w:t>
            </w:r>
          </w:p>
        </w:tc>
      </w:tr>
      <w:tr w14:paraId="00398BA5">
        <w:tblPrEx>
          <w:tblCellMar>
            <w:top w:w="0" w:type="dxa"/>
            <w:left w:w="108" w:type="dxa"/>
            <w:bottom w:w="0" w:type="dxa"/>
            <w:right w:w="108" w:type="dxa"/>
          </w:tblCellMar>
        </w:tblPrEx>
        <w:trPr>
          <w:trHeight w:val="540" w:hRule="atLeast"/>
          <w:jc w:val="center"/>
        </w:trPr>
        <w:tc>
          <w:tcPr>
            <w:tcW w:w="199" w:type="pct"/>
            <w:vAlign w:val="center"/>
          </w:tcPr>
          <w:p w14:paraId="40485E86">
            <w:pPr>
              <w:pStyle w:val="30"/>
            </w:pPr>
            <w:r>
              <w:rPr>
                <w:rFonts w:hint="eastAsia"/>
              </w:rPr>
              <w:t>233</w:t>
            </w:r>
          </w:p>
        </w:tc>
        <w:tc>
          <w:tcPr>
            <w:tcW w:w="240" w:type="pct"/>
            <w:vMerge w:val="continue"/>
            <w:vAlign w:val="center"/>
          </w:tcPr>
          <w:p w14:paraId="335F07EF">
            <w:pPr>
              <w:pStyle w:val="30"/>
            </w:pPr>
          </w:p>
        </w:tc>
        <w:tc>
          <w:tcPr>
            <w:tcW w:w="570" w:type="pct"/>
            <w:vMerge w:val="continue"/>
            <w:vAlign w:val="center"/>
          </w:tcPr>
          <w:p w14:paraId="5FC019B7">
            <w:pPr>
              <w:pStyle w:val="30"/>
            </w:pPr>
          </w:p>
        </w:tc>
        <w:tc>
          <w:tcPr>
            <w:tcW w:w="816" w:type="pct"/>
            <w:vAlign w:val="center"/>
          </w:tcPr>
          <w:p w14:paraId="67A75CAB">
            <w:pPr>
              <w:pStyle w:val="30"/>
            </w:pPr>
            <w:r>
              <w:rPr>
                <w:rFonts w:hint="eastAsia"/>
              </w:rPr>
              <w:t>融资担保风险敞口规则</w:t>
            </w:r>
          </w:p>
        </w:tc>
        <w:tc>
          <w:tcPr>
            <w:tcW w:w="942" w:type="pct"/>
            <w:vAlign w:val="center"/>
          </w:tcPr>
          <w:p w14:paraId="1A9AE823">
            <w:pPr>
              <w:pStyle w:val="30"/>
            </w:pPr>
          </w:p>
        </w:tc>
        <w:tc>
          <w:tcPr>
            <w:tcW w:w="1146" w:type="pct"/>
            <w:vAlign w:val="center"/>
          </w:tcPr>
          <w:p w14:paraId="43C83C4A">
            <w:pPr>
              <w:pStyle w:val="30"/>
            </w:pPr>
          </w:p>
        </w:tc>
        <w:tc>
          <w:tcPr>
            <w:tcW w:w="240" w:type="pct"/>
            <w:vMerge w:val="continue"/>
            <w:vAlign w:val="center"/>
          </w:tcPr>
          <w:p w14:paraId="73BDB7D9">
            <w:pPr>
              <w:pStyle w:val="30"/>
            </w:pPr>
          </w:p>
        </w:tc>
        <w:tc>
          <w:tcPr>
            <w:tcW w:w="240" w:type="pct"/>
            <w:vMerge w:val="continue"/>
            <w:vAlign w:val="center"/>
          </w:tcPr>
          <w:p w14:paraId="5042FF49">
            <w:pPr>
              <w:pStyle w:val="30"/>
            </w:pPr>
          </w:p>
        </w:tc>
        <w:tc>
          <w:tcPr>
            <w:tcW w:w="258" w:type="pct"/>
            <w:vMerge w:val="continue"/>
            <w:vAlign w:val="center"/>
          </w:tcPr>
          <w:p w14:paraId="35486C4F">
            <w:pPr>
              <w:pStyle w:val="30"/>
            </w:pPr>
          </w:p>
        </w:tc>
        <w:tc>
          <w:tcPr>
            <w:tcW w:w="343" w:type="pct"/>
            <w:vAlign w:val="center"/>
          </w:tcPr>
          <w:p w14:paraId="366FF5E8">
            <w:pPr>
              <w:pStyle w:val="30"/>
            </w:pPr>
            <w:r>
              <w:rPr>
                <w:rFonts w:hint="eastAsia"/>
              </w:rPr>
              <w:t>6.1.6.7</w:t>
            </w:r>
          </w:p>
        </w:tc>
      </w:tr>
      <w:tr w14:paraId="26DEF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3AAEDB8F">
            <w:pPr>
              <w:pStyle w:val="30"/>
            </w:pPr>
            <w:r>
              <w:rPr>
                <w:rFonts w:hint="eastAsia"/>
              </w:rPr>
              <w:t>234</w:t>
            </w:r>
          </w:p>
        </w:tc>
        <w:tc>
          <w:tcPr>
            <w:tcW w:w="240" w:type="pct"/>
            <w:vMerge w:val="continue"/>
            <w:vAlign w:val="center"/>
          </w:tcPr>
          <w:p w14:paraId="6129D3A4">
            <w:pPr>
              <w:pStyle w:val="30"/>
            </w:pPr>
          </w:p>
        </w:tc>
        <w:tc>
          <w:tcPr>
            <w:tcW w:w="570" w:type="pct"/>
            <w:vMerge w:val="continue"/>
            <w:vAlign w:val="center"/>
          </w:tcPr>
          <w:p w14:paraId="1CA928E0">
            <w:pPr>
              <w:pStyle w:val="30"/>
            </w:pPr>
          </w:p>
        </w:tc>
        <w:tc>
          <w:tcPr>
            <w:tcW w:w="816" w:type="pct"/>
            <w:vAlign w:val="center"/>
          </w:tcPr>
          <w:p w14:paraId="2091DB3D">
            <w:pPr>
              <w:pStyle w:val="30"/>
            </w:pPr>
            <w:r>
              <w:rPr>
                <w:rFonts w:hint="eastAsia"/>
              </w:rPr>
              <w:t>往来款回收风险敞口规则</w:t>
            </w:r>
          </w:p>
        </w:tc>
        <w:tc>
          <w:tcPr>
            <w:tcW w:w="942" w:type="pct"/>
            <w:vAlign w:val="center"/>
          </w:tcPr>
          <w:p w14:paraId="1694800A">
            <w:pPr>
              <w:pStyle w:val="30"/>
            </w:pPr>
          </w:p>
        </w:tc>
        <w:tc>
          <w:tcPr>
            <w:tcW w:w="1146" w:type="pct"/>
            <w:vAlign w:val="center"/>
          </w:tcPr>
          <w:p w14:paraId="5A00C10B">
            <w:pPr>
              <w:pStyle w:val="30"/>
            </w:pPr>
          </w:p>
        </w:tc>
        <w:tc>
          <w:tcPr>
            <w:tcW w:w="240" w:type="pct"/>
            <w:vMerge w:val="continue"/>
            <w:vAlign w:val="center"/>
          </w:tcPr>
          <w:p w14:paraId="69FAB2C9">
            <w:pPr>
              <w:pStyle w:val="30"/>
            </w:pPr>
          </w:p>
        </w:tc>
        <w:tc>
          <w:tcPr>
            <w:tcW w:w="240" w:type="pct"/>
            <w:vMerge w:val="continue"/>
            <w:vAlign w:val="center"/>
          </w:tcPr>
          <w:p w14:paraId="51A9C985">
            <w:pPr>
              <w:pStyle w:val="30"/>
            </w:pPr>
          </w:p>
        </w:tc>
        <w:tc>
          <w:tcPr>
            <w:tcW w:w="258" w:type="pct"/>
            <w:vMerge w:val="continue"/>
            <w:vAlign w:val="center"/>
          </w:tcPr>
          <w:p w14:paraId="79A4E0DC">
            <w:pPr>
              <w:pStyle w:val="30"/>
            </w:pPr>
          </w:p>
        </w:tc>
        <w:tc>
          <w:tcPr>
            <w:tcW w:w="343" w:type="pct"/>
            <w:vAlign w:val="center"/>
          </w:tcPr>
          <w:p w14:paraId="45534731">
            <w:pPr>
              <w:pStyle w:val="30"/>
            </w:pPr>
            <w:r>
              <w:rPr>
                <w:rFonts w:hint="eastAsia"/>
              </w:rPr>
              <w:t>6.1.6.7</w:t>
            </w:r>
          </w:p>
        </w:tc>
      </w:tr>
      <w:tr w14:paraId="31ED4C8B">
        <w:tblPrEx>
          <w:tblCellMar>
            <w:top w:w="0" w:type="dxa"/>
            <w:left w:w="108" w:type="dxa"/>
            <w:bottom w:w="0" w:type="dxa"/>
            <w:right w:w="108" w:type="dxa"/>
          </w:tblCellMar>
        </w:tblPrEx>
        <w:trPr>
          <w:trHeight w:val="810" w:hRule="atLeast"/>
          <w:jc w:val="center"/>
        </w:trPr>
        <w:tc>
          <w:tcPr>
            <w:tcW w:w="199" w:type="pct"/>
            <w:vAlign w:val="center"/>
          </w:tcPr>
          <w:p w14:paraId="520DC294">
            <w:pPr>
              <w:pStyle w:val="30"/>
            </w:pPr>
            <w:r>
              <w:rPr>
                <w:rFonts w:hint="eastAsia"/>
              </w:rPr>
              <w:t>235</w:t>
            </w:r>
          </w:p>
        </w:tc>
        <w:tc>
          <w:tcPr>
            <w:tcW w:w="240" w:type="pct"/>
            <w:vMerge w:val="continue"/>
            <w:vAlign w:val="center"/>
          </w:tcPr>
          <w:p w14:paraId="74EE904A">
            <w:pPr>
              <w:pStyle w:val="30"/>
            </w:pPr>
          </w:p>
        </w:tc>
        <w:tc>
          <w:tcPr>
            <w:tcW w:w="570" w:type="pct"/>
            <w:vMerge w:val="continue"/>
            <w:vAlign w:val="center"/>
          </w:tcPr>
          <w:p w14:paraId="7F224FA1">
            <w:pPr>
              <w:pStyle w:val="30"/>
            </w:pPr>
          </w:p>
        </w:tc>
        <w:tc>
          <w:tcPr>
            <w:tcW w:w="816" w:type="pct"/>
            <w:vAlign w:val="center"/>
          </w:tcPr>
          <w:p w14:paraId="6255D14B">
            <w:pPr>
              <w:pStyle w:val="30"/>
            </w:pPr>
            <w:r>
              <w:rPr>
                <w:rFonts w:hint="eastAsia"/>
              </w:rPr>
              <w:t>主业领域整体风险敞口规则</w:t>
            </w:r>
          </w:p>
        </w:tc>
        <w:tc>
          <w:tcPr>
            <w:tcW w:w="942" w:type="pct"/>
            <w:vAlign w:val="center"/>
          </w:tcPr>
          <w:p w14:paraId="114B0330">
            <w:pPr>
              <w:pStyle w:val="30"/>
            </w:pPr>
          </w:p>
        </w:tc>
        <w:tc>
          <w:tcPr>
            <w:tcW w:w="1146" w:type="pct"/>
            <w:vAlign w:val="center"/>
          </w:tcPr>
          <w:p w14:paraId="05C61338">
            <w:pPr>
              <w:pStyle w:val="30"/>
            </w:pPr>
          </w:p>
        </w:tc>
        <w:tc>
          <w:tcPr>
            <w:tcW w:w="240" w:type="pct"/>
            <w:vMerge w:val="continue"/>
            <w:vAlign w:val="center"/>
          </w:tcPr>
          <w:p w14:paraId="1ADC0976">
            <w:pPr>
              <w:pStyle w:val="30"/>
            </w:pPr>
          </w:p>
        </w:tc>
        <w:tc>
          <w:tcPr>
            <w:tcW w:w="240" w:type="pct"/>
            <w:vMerge w:val="continue"/>
            <w:vAlign w:val="center"/>
          </w:tcPr>
          <w:p w14:paraId="0663BD9A">
            <w:pPr>
              <w:pStyle w:val="30"/>
            </w:pPr>
          </w:p>
        </w:tc>
        <w:tc>
          <w:tcPr>
            <w:tcW w:w="258" w:type="pct"/>
            <w:vMerge w:val="continue"/>
            <w:vAlign w:val="center"/>
          </w:tcPr>
          <w:p w14:paraId="3B6D663B">
            <w:pPr>
              <w:pStyle w:val="30"/>
            </w:pPr>
          </w:p>
        </w:tc>
        <w:tc>
          <w:tcPr>
            <w:tcW w:w="343" w:type="pct"/>
            <w:vAlign w:val="center"/>
          </w:tcPr>
          <w:p w14:paraId="6EF7C27E">
            <w:pPr>
              <w:pStyle w:val="30"/>
            </w:pPr>
            <w:r>
              <w:rPr>
                <w:rFonts w:hint="eastAsia"/>
              </w:rPr>
              <w:t>6.1.6.7</w:t>
            </w:r>
          </w:p>
        </w:tc>
      </w:tr>
      <w:tr w14:paraId="4405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79E3235">
            <w:pPr>
              <w:pStyle w:val="30"/>
            </w:pPr>
            <w:r>
              <w:rPr>
                <w:rFonts w:hint="eastAsia"/>
              </w:rPr>
              <w:t>236</w:t>
            </w:r>
          </w:p>
        </w:tc>
        <w:tc>
          <w:tcPr>
            <w:tcW w:w="240" w:type="pct"/>
            <w:vMerge w:val="continue"/>
            <w:vAlign w:val="center"/>
          </w:tcPr>
          <w:p w14:paraId="0AF9008F">
            <w:pPr>
              <w:pStyle w:val="30"/>
            </w:pPr>
          </w:p>
        </w:tc>
        <w:tc>
          <w:tcPr>
            <w:tcW w:w="570" w:type="pct"/>
            <w:vMerge w:val="continue"/>
            <w:vAlign w:val="center"/>
          </w:tcPr>
          <w:p w14:paraId="0D97379B">
            <w:pPr>
              <w:pStyle w:val="30"/>
            </w:pPr>
          </w:p>
        </w:tc>
        <w:tc>
          <w:tcPr>
            <w:tcW w:w="816" w:type="pct"/>
            <w:vAlign w:val="center"/>
          </w:tcPr>
          <w:p w14:paraId="7D3CFDFC">
            <w:pPr>
              <w:pStyle w:val="30"/>
            </w:pPr>
            <w:r>
              <w:rPr>
                <w:rFonts w:hint="eastAsia"/>
              </w:rPr>
              <w:t>资金占用风险敞口规则</w:t>
            </w:r>
          </w:p>
        </w:tc>
        <w:tc>
          <w:tcPr>
            <w:tcW w:w="942" w:type="pct"/>
            <w:vAlign w:val="center"/>
          </w:tcPr>
          <w:p w14:paraId="27E8B418">
            <w:pPr>
              <w:pStyle w:val="30"/>
            </w:pPr>
          </w:p>
        </w:tc>
        <w:tc>
          <w:tcPr>
            <w:tcW w:w="1146" w:type="pct"/>
            <w:vAlign w:val="center"/>
          </w:tcPr>
          <w:p w14:paraId="2551C6D3">
            <w:pPr>
              <w:pStyle w:val="30"/>
            </w:pPr>
          </w:p>
        </w:tc>
        <w:tc>
          <w:tcPr>
            <w:tcW w:w="240" w:type="pct"/>
            <w:vMerge w:val="continue"/>
            <w:vAlign w:val="center"/>
          </w:tcPr>
          <w:p w14:paraId="4D4558C7">
            <w:pPr>
              <w:pStyle w:val="30"/>
            </w:pPr>
          </w:p>
        </w:tc>
        <w:tc>
          <w:tcPr>
            <w:tcW w:w="240" w:type="pct"/>
            <w:vMerge w:val="continue"/>
            <w:vAlign w:val="center"/>
          </w:tcPr>
          <w:p w14:paraId="786BB91C">
            <w:pPr>
              <w:pStyle w:val="30"/>
            </w:pPr>
          </w:p>
        </w:tc>
        <w:tc>
          <w:tcPr>
            <w:tcW w:w="258" w:type="pct"/>
            <w:vMerge w:val="continue"/>
            <w:vAlign w:val="center"/>
          </w:tcPr>
          <w:p w14:paraId="57A959D0">
            <w:pPr>
              <w:pStyle w:val="30"/>
            </w:pPr>
          </w:p>
        </w:tc>
        <w:tc>
          <w:tcPr>
            <w:tcW w:w="343" w:type="pct"/>
            <w:vAlign w:val="center"/>
          </w:tcPr>
          <w:p w14:paraId="16E7571C">
            <w:pPr>
              <w:pStyle w:val="30"/>
            </w:pPr>
            <w:r>
              <w:rPr>
                <w:rFonts w:hint="eastAsia"/>
              </w:rPr>
              <w:t>6.1.6.7</w:t>
            </w:r>
          </w:p>
        </w:tc>
      </w:tr>
      <w:tr w14:paraId="5EC99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0F75F8F">
            <w:pPr>
              <w:pStyle w:val="30"/>
            </w:pPr>
            <w:r>
              <w:rPr>
                <w:rFonts w:hint="eastAsia"/>
              </w:rPr>
              <w:t>237</w:t>
            </w:r>
          </w:p>
        </w:tc>
        <w:tc>
          <w:tcPr>
            <w:tcW w:w="240" w:type="pct"/>
            <w:vMerge w:val="continue"/>
            <w:vAlign w:val="center"/>
          </w:tcPr>
          <w:p w14:paraId="4D19AEB1">
            <w:pPr>
              <w:pStyle w:val="30"/>
            </w:pPr>
          </w:p>
        </w:tc>
        <w:tc>
          <w:tcPr>
            <w:tcW w:w="570" w:type="pct"/>
            <w:vMerge w:val="continue"/>
            <w:vAlign w:val="center"/>
          </w:tcPr>
          <w:p w14:paraId="6D4F898D">
            <w:pPr>
              <w:pStyle w:val="30"/>
            </w:pPr>
          </w:p>
        </w:tc>
        <w:tc>
          <w:tcPr>
            <w:tcW w:w="816" w:type="pct"/>
            <w:vAlign w:val="center"/>
          </w:tcPr>
          <w:p w14:paraId="1F5CCA7B">
            <w:pPr>
              <w:pStyle w:val="30"/>
            </w:pPr>
            <w:r>
              <w:rPr>
                <w:rFonts w:hint="eastAsia"/>
              </w:rPr>
              <w:t>创新投入不足风险敞口规则</w:t>
            </w:r>
          </w:p>
        </w:tc>
        <w:tc>
          <w:tcPr>
            <w:tcW w:w="942" w:type="pct"/>
            <w:vAlign w:val="center"/>
          </w:tcPr>
          <w:p w14:paraId="45D085A8">
            <w:pPr>
              <w:pStyle w:val="30"/>
            </w:pPr>
          </w:p>
        </w:tc>
        <w:tc>
          <w:tcPr>
            <w:tcW w:w="1146" w:type="pct"/>
            <w:vAlign w:val="center"/>
          </w:tcPr>
          <w:p w14:paraId="6BA467FA">
            <w:pPr>
              <w:pStyle w:val="30"/>
            </w:pPr>
          </w:p>
        </w:tc>
        <w:tc>
          <w:tcPr>
            <w:tcW w:w="240" w:type="pct"/>
            <w:vMerge w:val="continue"/>
            <w:vAlign w:val="center"/>
          </w:tcPr>
          <w:p w14:paraId="1D35DBE2">
            <w:pPr>
              <w:pStyle w:val="30"/>
            </w:pPr>
          </w:p>
        </w:tc>
        <w:tc>
          <w:tcPr>
            <w:tcW w:w="240" w:type="pct"/>
            <w:vMerge w:val="continue"/>
            <w:vAlign w:val="center"/>
          </w:tcPr>
          <w:p w14:paraId="36411C88">
            <w:pPr>
              <w:pStyle w:val="30"/>
            </w:pPr>
          </w:p>
        </w:tc>
        <w:tc>
          <w:tcPr>
            <w:tcW w:w="258" w:type="pct"/>
            <w:vMerge w:val="continue"/>
            <w:vAlign w:val="center"/>
          </w:tcPr>
          <w:p w14:paraId="7AF0666B">
            <w:pPr>
              <w:pStyle w:val="30"/>
            </w:pPr>
          </w:p>
        </w:tc>
        <w:tc>
          <w:tcPr>
            <w:tcW w:w="343" w:type="pct"/>
            <w:vAlign w:val="center"/>
          </w:tcPr>
          <w:p w14:paraId="73960EFA">
            <w:pPr>
              <w:pStyle w:val="30"/>
            </w:pPr>
            <w:r>
              <w:rPr>
                <w:rFonts w:hint="eastAsia"/>
              </w:rPr>
              <w:t>6.1.6.7</w:t>
            </w:r>
          </w:p>
        </w:tc>
      </w:tr>
      <w:tr w14:paraId="45865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630E58B">
            <w:pPr>
              <w:pStyle w:val="30"/>
            </w:pPr>
            <w:r>
              <w:rPr>
                <w:rFonts w:hint="eastAsia"/>
              </w:rPr>
              <w:t>238</w:t>
            </w:r>
          </w:p>
        </w:tc>
        <w:tc>
          <w:tcPr>
            <w:tcW w:w="240" w:type="pct"/>
            <w:vMerge w:val="continue"/>
            <w:vAlign w:val="center"/>
          </w:tcPr>
          <w:p w14:paraId="4CE2FAD5">
            <w:pPr>
              <w:pStyle w:val="30"/>
            </w:pPr>
          </w:p>
        </w:tc>
        <w:tc>
          <w:tcPr>
            <w:tcW w:w="570" w:type="pct"/>
            <w:vMerge w:val="continue"/>
            <w:vAlign w:val="center"/>
          </w:tcPr>
          <w:p w14:paraId="3ABDA89A">
            <w:pPr>
              <w:pStyle w:val="30"/>
            </w:pPr>
          </w:p>
        </w:tc>
        <w:tc>
          <w:tcPr>
            <w:tcW w:w="816" w:type="pct"/>
            <w:vAlign w:val="center"/>
          </w:tcPr>
          <w:p w14:paraId="18F9F304">
            <w:pPr>
              <w:pStyle w:val="30"/>
            </w:pPr>
            <w:r>
              <w:rPr>
                <w:rFonts w:hint="eastAsia"/>
              </w:rPr>
              <w:t>主业偏离风险敞口规则</w:t>
            </w:r>
          </w:p>
        </w:tc>
        <w:tc>
          <w:tcPr>
            <w:tcW w:w="942" w:type="pct"/>
            <w:vAlign w:val="center"/>
          </w:tcPr>
          <w:p w14:paraId="47EC967A">
            <w:pPr>
              <w:pStyle w:val="30"/>
            </w:pPr>
          </w:p>
        </w:tc>
        <w:tc>
          <w:tcPr>
            <w:tcW w:w="1146" w:type="pct"/>
            <w:vAlign w:val="center"/>
          </w:tcPr>
          <w:p w14:paraId="5A559EBC">
            <w:pPr>
              <w:pStyle w:val="30"/>
            </w:pPr>
          </w:p>
        </w:tc>
        <w:tc>
          <w:tcPr>
            <w:tcW w:w="240" w:type="pct"/>
            <w:vMerge w:val="continue"/>
            <w:vAlign w:val="center"/>
          </w:tcPr>
          <w:p w14:paraId="21B77907">
            <w:pPr>
              <w:pStyle w:val="30"/>
            </w:pPr>
          </w:p>
        </w:tc>
        <w:tc>
          <w:tcPr>
            <w:tcW w:w="240" w:type="pct"/>
            <w:vMerge w:val="continue"/>
            <w:vAlign w:val="center"/>
          </w:tcPr>
          <w:p w14:paraId="16AAB625">
            <w:pPr>
              <w:pStyle w:val="30"/>
            </w:pPr>
          </w:p>
        </w:tc>
        <w:tc>
          <w:tcPr>
            <w:tcW w:w="258" w:type="pct"/>
            <w:vMerge w:val="continue"/>
            <w:vAlign w:val="center"/>
          </w:tcPr>
          <w:p w14:paraId="2E1A708D">
            <w:pPr>
              <w:pStyle w:val="30"/>
            </w:pPr>
          </w:p>
        </w:tc>
        <w:tc>
          <w:tcPr>
            <w:tcW w:w="343" w:type="pct"/>
            <w:vAlign w:val="center"/>
          </w:tcPr>
          <w:p w14:paraId="475C9329">
            <w:pPr>
              <w:pStyle w:val="30"/>
            </w:pPr>
            <w:r>
              <w:rPr>
                <w:rFonts w:hint="eastAsia"/>
              </w:rPr>
              <w:t>6.1.6.7</w:t>
            </w:r>
          </w:p>
        </w:tc>
      </w:tr>
      <w:tr w14:paraId="3E935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F13B950">
            <w:pPr>
              <w:pStyle w:val="30"/>
            </w:pPr>
            <w:r>
              <w:rPr>
                <w:rFonts w:hint="eastAsia"/>
              </w:rPr>
              <w:t>239</w:t>
            </w:r>
          </w:p>
        </w:tc>
        <w:tc>
          <w:tcPr>
            <w:tcW w:w="240" w:type="pct"/>
            <w:vMerge w:val="continue"/>
            <w:vAlign w:val="center"/>
          </w:tcPr>
          <w:p w14:paraId="42B9223B">
            <w:pPr>
              <w:pStyle w:val="30"/>
            </w:pPr>
          </w:p>
        </w:tc>
        <w:tc>
          <w:tcPr>
            <w:tcW w:w="570" w:type="pct"/>
            <w:vMerge w:val="continue"/>
            <w:vAlign w:val="center"/>
          </w:tcPr>
          <w:p w14:paraId="5363080D">
            <w:pPr>
              <w:pStyle w:val="30"/>
            </w:pPr>
          </w:p>
        </w:tc>
        <w:tc>
          <w:tcPr>
            <w:tcW w:w="816" w:type="pct"/>
            <w:vAlign w:val="center"/>
          </w:tcPr>
          <w:p w14:paraId="1938B3AA">
            <w:pPr>
              <w:pStyle w:val="30"/>
            </w:pPr>
            <w:r>
              <w:rPr>
                <w:rFonts w:hint="eastAsia"/>
              </w:rPr>
              <w:t>行业下行风险敞口规则</w:t>
            </w:r>
          </w:p>
        </w:tc>
        <w:tc>
          <w:tcPr>
            <w:tcW w:w="942" w:type="pct"/>
            <w:vAlign w:val="center"/>
          </w:tcPr>
          <w:p w14:paraId="2F514B8A">
            <w:pPr>
              <w:pStyle w:val="30"/>
            </w:pPr>
          </w:p>
        </w:tc>
        <w:tc>
          <w:tcPr>
            <w:tcW w:w="1146" w:type="pct"/>
            <w:vAlign w:val="center"/>
          </w:tcPr>
          <w:p w14:paraId="5CCBAB3F">
            <w:pPr>
              <w:pStyle w:val="30"/>
            </w:pPr>
          </w:p>
        </w:tc>
        <w:tc>
          <w:tcPr>
            <w:tcW w:w="240" w:type="pct"/>
            <w:vMerge w:val="continue"/>
            <w:vAlign w:val="center"/>
          </w:tcPr>
          <w:p w14:paraId="0C757FFC">
            <w:pPr>
              <w:pStyle w:val="30"/>
            </w:pPr>
          </w:p>
        </w:tc>
        <w:tc>
          <w:tcPr>
            <w:tcW w:w="240" w:type="pct"/>
            <w:vMerge w:val="continue"/>
            <w:vAlign w:val="center"/>
          </w:tcPr>
          <w:p w14:paraId="12BB8FD6">
            <w:pPr>
              <w:pStyle w:val="30"/>
            </w:pPr>
          </w:p>
        </w:tc>
        <w:tc>
          <w:tcPr>
            <w:tcW w:w="258" w:type="pct"/>
            <w:vMerge w:val="continue"/>
            <w:vAlign w:val="center"/>
          </w:tcPr>
          <w:p w14:paraId="4089BB71">
            <w:pPr>
              <w:pStyle w:val="30"/>
            </w:pPr>
          </w:p>
        </w:tc>
        <w:tc>
          <w:tcPr>
            <w:tcW w:w="343" w:type="pct"/>
            <w:vAlign w:val="center"/>
          </w:tcPr>
          <w:p w14:paraId="7EE8A873">
            <w:pPr>
              <w:pStyle w:val="30"/>
            </w:pPr>
            <w:r>
              <w:rPr>
                <w:rFonts w:hint="eastAsia"/>
              </w:rPr>
              <w:t>6.1.6.7</w:t>
            </w:r>
          </w:p>
        </w:tc>
      </w:tr>
      <w:tr w14:paraId="1AA9E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4C30D6A">
            <w:pPr>
              <w:pStyle w:val="30"/>
            </w:pPr>
            <w:r>
              <w:rPr>
                <w:rFonts w:hint="eastAsia"/>
              </w:rPr>
              <w:t>240</w:t>
            </w:r>
          </w:p>
        </w:tc>
        <w:tc>
          <w:tcPr>
            <w:tcW w:w="240" w:type="pct"/>
            <w:vMerge w:val="continue"/>
            <w:vAlign w:val="center"/>
          </w:tcPr>
          <w:p w14:paraId="39E66949">
            <w:pPr>
              <w:pStyle w:val="30"/>
            </w:pPr>
          </w:p>
        </w:tc>
        <w:tc>
          <w:tcPr>
            <w:tcW w:w="570" w:type="pct"/>
            <w:vMerge w:val="continue"/>
            <w:vAlign w:val="center"/>
          </w:tcPr>
          <w:p w14:paraId="5761DDD3">
            <w:pPr>
              <w:pStyle w:val="30"/>
            </w:pPr>
          </w:p>
        </w:tc>
        <w:tc>
          <w:tcPr>
            <w:tcW w:w="816" w:type="pct"/>
            <w:vAlign w:val="center"/>
          </w:tcPr>
          <w:p w14:paraId="6087CC5B">
            <w:pPr>
              <w:pStyle w:val="30"/>
            </w:pPr>
            <w:r>
              <w:rPr>
                <w:rFonts w:hint="eastAsia"/>
              </w:rPr>
              <w:t>过度投资风险敞口规则</w:t>
            </w:r>
          </w:p>
        </w:tc>
        <w:tc>
          <w:tcPr>
            <w:tcW w:w="942" w:type="pct"/>
            <w:vAlign w:val="center"/>
          </w:tcPr>
          <w:p w14:paraId="54B79DB1">
            <w:pPr>
              <w:pStyle w:val="30"/>
            </w:pPr>
          </w:p>
        </w:tc>
        <w:tc>
          <w:tcPr>
            <w:tcW w:w="1146" w:type="pct"/>
            <w:vAlign w:val="center"/>
          </w:tcPr>
          <w:p w14:paraId="232978F4">
            <w:pPr>
              <w:pStyle w:val="30"/>
            </w:pPr>
          </w:p>
        </w:tc>
        <w:tc>
          <w:tcPr>
            <w:tcW w:w="240" w:type="pct"/>
            <w:vMerge w:val="continue"/>
            <w:vAlign w:val="center"/>
          </w:tcPr>
          <w:p w14:paraId="0911E077">
            <w:pPr>
              <w:pStyle w:val="30"/>
            </w:pPr>
          </w:p>
        </w:tc>
        <w:tc>
          <w:tcPr>
            <w:tcW w:w="240" w:type="pct"/>
            <w:vMerge w:val="continue"/>
            <w:vAlign w:val="center"/>
          </w:tcPr>
          <w:p w14:paraId="0DDCF513">
            <w:pPr>
              <w:pStyle w:val="30"/>
            </w:pPr>
          </w:p>
        </w:tc>
        <w:tc>
          <w:tcPr>
            <w:tcW w:w="258" w:type="pct"/>
            <w:vMerge w:val="continue"/>
            <w:vAlign w:val="center"/>
          </w:tcPr>
          <w:p w14:paraId="70B28416">
            <w:pPr>
              <w:pStyle w:val="30"/>
            </w:pPr>
          </w:p>
        </w:tc>
        <w:tc>
          <w:tcPr>
            <w:tcW w:w="343" w:type="pct"/>
            <w:vAlign w:val="center"/>
          </w:tcPr>
          <w:p w14:paraId="0B8223F3">
            <w:pPr>
              <w:pStyle w:val="30"/>
            </w:pPr>
            <w:r>
              <w:rPr>
                <w:rFonts w:hint="eastAsia"/>
              </w:rPr>
              <w:t>6.1.6.7</w:t>
            </w:r>
          </w:p>
        </w:tc>
      </w:tr>
      <w:tr w14:paraId="0FE8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21FAD19">
            <w:pPr>
              <w:pStyle w:val="30"/>
            </w:pPr>
            <w:r>
              <w:rPr>
                <w:rFonts w:hint="eastAsia"/>
              </w:rPr>
              <w:t>241</w:t>
            </w:r>
          </w:p>
        </w:tc>
        <w:tc>
          <w:tcPr>
            <w:tcW w:w="240" w:type="pct"/>
            <w:vMerge w:val="continue"/>
            <w:vAlign w:val="center"/>
          </w:tcPr>
          <w:p w14:paraId="144043EB">
            <w:pPr>
              <w:pStyle w:val="30"/>
            </w:pPr>
          </w:p>
        </w:tc>
        <w:tc>
          <w:tcPr>
            <w:tcW w:w="570" w:type="pct"/>
            <w:vMerge w:val="continue"/>
            <w:vAlign w:val="center"/>
          </w:tcPr>
          <w:p w14:paraId="007A4BD2">
            <w:pPr>
              <w:pStyle w:val="30"/>
            </w:pPr>
          </w:p>
        </w:tc>
        <w:tc>
          <w:tcPr>
            <w:tcW w:w="816" w:type="pct"/>
            <w:vAlign w:val="center"/>
          </w:tcPr>
          <w:p w14:paraId="6EBB594E">
            <w:pPr>
              <w:pStyle w:val="30"/>
            </w:pPr>
            <w:r>
              <w:rPr>
                <w:rFonts w:hint="eastAsia"/>
              </w:rPr>
              <w:t>投资减值风险敞口规则</w:t>
            </w:r>
          </w:p>
        </w:tc>
        <w:tc>
          <w:tcPr>
            <w:tcW w:w="942" w:type="pct"/>
            <w:vAlign w:val="center"/>
          </w:tcPr>
          <w:p w14:paraId="245DF103">
            <w:pPr>
              <w:pStyle w:val="30"/>
            </w:pPr>
          </w:p>
        </w:tc>
        <w:tc>
          <w:tcPr>
            <w:tcW w:w="1146" w:type="pct"/>
            <w:vAlign w:val="center"/>
          </w:tcPr>
          <w:p w14:paraId="42F3BFDB">
            <w:pPr>
              <w:pStyle w:val="30"/>
            </w:pPr>
          </w:p>
        </w:tc>
        <w:tc>
          <w:tcPr>
            <w:tcW w:w="240" w:type="pct"/>
            <w:vMerge w:val="continue"/>
            <w:vAlign w:val="center"/>
          </w:tcPr>
          <w:p w14:paraId="1C13FE24">
            <w:pPr>
              <w:pStyle w:val="30"/>
            </w:pPr>
          </w:p>
        </w:tc>
        <w:tc>
          <w:tcPr>
            <w:tcW w:w="240" w:type="pct"/>
            <w:vMerge w:val="continue"/>
            <w:vAlign w:val="center"/>
          </w:tcPr>
          <w:p w14:paraId="46096CCA">
            <w:pPr>
              <w:pStyle w:val="30"/>
            </w:pPr>
          </w:p>
        </w:tc>
        <w:tc>
          <w:tcPr>
            <w:tcW w:w="258" w:type="pct"/>
            <w:vMerge w:val="continue"/>
            <w:vAlign w:val="center"/>
          </w:tcPr>
          <w:p w14:paraId="729F66AF">
            <w:pPr>
              <w:pStyle w:val="30"/>
            </w:pPr>
          </w:p>
        </w:tc>
        <w:tc>
          <w:tcPr>
            <w:tcW w:w="343" w:type="pct"/>
            <w:vAlign w:val="center"/>
          </w:tcPr>
          <w:p w14:paraId="68333797">
            <w:pPr>
              <w:pStyle w:val="30"/>
            </w:pPr>
            <w:r>
              <w:rPr>
                <w:rFonts w:hint="eastAsia"/>
              </w:rPr>
              <w:t>6.1.6.7</w:t>
            </w:r>
          </w:p>
        </w:tc>
      </w:tr>
      <w:tr w14:paraId="4D06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67285A9B">
            <w:pPr>
              <w:pStyle w:val="30"/>
            </w:pPr>
            <w:r>
              <w:rPr>
                <w:rFonts w:hint="eastAsia"/>
              </w:rPr>
              <w:t>242</w:t>
            </w:r>
          </w:p>
        </w:tc>
        <w:tc>
          <w:tcPr>
            <w:tcW w:w="240" w:type="pct"/>
            <w:vMerge w:val="continue"/>
            <w:vAlign w:val="center"/>
          </w:tcPr>
          <w:p w14:paraId="1228D895">
            <w:pPr>
              <w:pStyle w:val="30"/>
            </w:pPr>
          </w:p>
        </w:tc>
        <w:tc>
          <w:tcPr>
            <w:tcW w:w="570" w:type="pct"/>
            <w:vMerge w:val="continue"/>
            <w:vAlign w:val="center"/>
          </w:tcPr>
          <w:p w14:paraId="440991AA">
            <w:pPr>
              <w:pStyle w:val="30"/>
            </w:pPr>
          </w:p>
        </w:tc>
        <w:tc>
          <w:tcPr>
            <w:tcW w:w="816" w:type="pct"/>
            <w:vAlign w:val="center"/>
          </w:tcPr>
          <w:p w14:paraId="3E25EFD0">
            <w:pPr>
              <w:pStyle w:val="30"/>
            </w:pPr>
            <w:r>
              <w:rPr>
                <w:rFonts w:hint="eastAsia"/>
              </w:rPr>
              <w:t>对赌协议未完成风险敞口规则</w:t>
            </w:r>
          </w:p>
        </w:tc>
        <w:tc>
          <w:tcPr>
            <w:tcW w:w="942" w:type="pct"/>
            <w:vAlign w:val="center"/>
          </w:tcPr>
          <w:p w14:paraId="506DDC39">
            <w:pPr>
              <w:pStyle w:val="30"/>
            </w:pPr>
          </w:p>
        </w:tc>
        <w:tc>
          <w:tcPr>
            <w:tcW w:w="1146" w:type="pct"/>
            <w:vAlign w:val="center"/>
          </w:tcPr>
          <w:p w14:paraId="21A6527F">
            <w:pPr>
              <w:pStyle w:val="30"/>
            </w:pPr>
          </w:p>
        </w:tc>
        <w:tc>
          <w:tcPr>
            <w:tcW w:w="240" w:type="pct"/>
            <w:vMerge w:val="continue"/>
            <w:vAlign w:val="center"/>
          </w:tcPr>
          <w:p w14:paraId="04B7992C">
            <w:pPr>
              <w:pStyle w:val="30"/>
            </w:pPr>
          </w:p>
        </w:tc>
        <w:tc>
          <w:tcPr>
            <w:tcW w:w="240" w:type="pct"/>
            <w:vMerge w:val="continue"/>
            <w:vAlign w:val="center"/>
          </w:tcPr>
          <w:p w14:paraId="127BE7F5">
            <w:pPr>
              <w:pStyle w:val="30"/>
            </w:pPr>
          </w:p>
        </w:tc>
        <w:tc>
          <w:tcPr>
            <w:tcW w:w="258" w:type="pct"/>
            <w:vMerge w:val="continue"/>
            <w:vAlign w:val="center"/>
          </w:tcPr>
          <w:p w14:paraId="367E539B">
            <w:pPr>
              <w:pStyle w:val="30"/>
            </w:pPr>
          </w:p>
        </w:tc>
        <w:tc>
          <w:tcPr>
            <w:tcW w:w="343" w:type="pct"/>
            <w:vAlign w:val="center"/>
          </w:tcPr>
          <w:p w14:paraId="275A4497">
            <w:pPr>
              <w:pStyle w:val="30"/>
            </w:pPr>
            <w:r>
              <w:rPr>
                <w:rFonts w:hint="eastAsia"/>
              </w:rPr>
              <w:t>6.1.6.7</w:t>
            </w:r>
          </w:p>
        </w:tc>
      </w:tr>
      <w:tr w14:paraId="33DFA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F5A29EE">
            <w:pPr>
              <w:pStyle w:val="30"/>
            </w:pPr>
            <w:r>
              <w:rPr>
                <w:rFonts w:hint="eastAsia"/>
              </w:rPr>
              <w:t>243</w:t>
            </w:r>
          </w:p>
        </w:tc>
        <w:tc>
          <w:tcPr>
            <w:tcW w:w="240" w:type="pct"/>
            <w:vMerge w:val="continue"/>
            <w:vAlign w:val="center"/>
          </w:tcPr>
          <w:p w14:paraId="41078CE4">
            <w:pPr>
              <w:pStyle w:val="30"/>
            </w:pPr>
          </w:p>
        </w:tc>
        <w:tc>
          <w:tcPr>
            <w:tcW w:w="570" w:type="pct"/>
            <w:vMerge w:val="continue"/>
            <w:vAlign w:val="center"/>
          </w:tcPr>
          <w:p w14:paraId="59B4E35D">
            <w:pPr>
              <w:pStyle w:val="30"/>
            </w:pPr>
          </w:p>
        </w:tc>
        <w:tc>
          <w:tcPr>
            <w:tcW w:w="816" w:type="pct"/>
            <w:vAlign w:val="center"/>
          </w:tcPr>
          <w:p w14:paraId="0B834D24">
            <w:pPr>
              <w:pStyle w:val="30"/>
            </w:pPr>
            <w:r>
              <w:rPr>
                <w:rFonts w:hint="eastAsia"/>
              </w:rPr>
              <w:t>参股企业经营不善风险敞口规则</w:t>
            </w:r>
          </w:p>
        </w:tc>
        <w:tc>
          <w:tcPr>
            <w:tcW w:w="942" w:type="pct"/>
            <w:vAlign w:val="center"/>
          </w:tcPr>
          <w:p w14:paraId="47331633">
            <w:pPr>
              <w:pStyle w:val="30"/>
            </w:pPr>
          </w:p>
        </w:tc>
        <w:tc>
          <w:tcPr>
            <w:tcW w:w="1146" w:type="pct"/>
            <w:vAlign w:val="center"/>
          </w:tcPr>
          <w:p w14:paraId="0DE77E3E">
            <w:pPr>
              <w:pStyle w:val="30"/>
            </w:pPr>
          </w:p>
        </w:tc>
        <w:tc>
          <w:tcPr>
            <w:tcW w:w="240" w:type="pct"/>
            <w:vMerge w:val="continue"/>
            <w:vAlign w:val="center"/>
          </w:tcPr>
          <w:p w14:paraId="04E2D097">
            <w:pPr>
              <w:pStyle w:val="30"/>
            </w:pPr>
          </w:p>
        </w:tc>
        <w:tc>
          <w:tcPr>
            <w:tcW w:w="240" w:type="pct"/>
            <w:vMerge w:val="continue"/>
            <w:vAlign w:val="center"/>
          </w:tcPr>
          <w:p w14:paraId="0C68EFF3">
            <w:pPr>
              <w:pStyle w:val="30"/>
            </w:pPr>
          </w:p>
        </w:tc>
        <w:tc>
          <w:tcPr>
            <w:tcW w:w="258" w:type="pct"/>
            <w:vMerge w:val="continue"/>
            <w:vAlign w:val="center"/>
          </w:tcPr>
          <w:p w14:paraId="30C9EE82">
            <w:pPr>
              <w:pStyle w:val="30"/>
            </w:pPr>
          </w:p>
        </w:tc>
        <w:tc>
          <w:tcPr>
            <w:tcW w:w="343" w:type="pct"/>
            <w:vAlign w:val="center"/>
          </w:tcPr>
          <w:p w14:paraId="4DCFB1AA">
            <w:pPr>
              <w:pStyle w:val="30"/>
            </w:pPr>
            <w:r>
              <w:rPr>
                <w:rFonts w:hint="eastAsia"/>
              </w:rPr>
              <w:t>6.1.6.7</w:t>
            </w:r>
          </w:p>
        </w:tc>
      </w:tr>
      <w:tr w14:paraId="2F0525CB">
        <w:tblPrEx>
          <w:tblCellMar>
            <w:top w:w="0" w:type="dxa"/>
            <w:left w:w="108" w:type="dxa"/>
            <w:bottom w:w="0" w:type="dxa"/>
            <w:right w:w="108" w:type="dxa"/>
          </w:tblCellMar>
        </w:tblPrEx>
        <w:trPr>
          <w:trHeight w:val="540" w:hRule="atLeast"/>
          <w:jc w:val="center"/>
        </w:trPr>
        <w:tc>
          <w:tcPr>
            <w:tcW w:w="199" w:type="pct"/>
            <w:vAlign w:val="center"/>
          </w:tcPr>
          <w:p w14:paraId="2657514A">
            <w:pPr>
              <w:pStyle w:val="30"/>
            </w:pPr>
            <w:r>
              <w:rPr>
                <w:rFonts w:hint="eastAsia"/>
              </w:rPr>
              <w:t>244</w:t>
            </w:r>
          </w:p>
        </w:tc>
        <w:tc>
          <w:tcPr>
            <w:tcW w:w="240" w:type="pct"/>
            <w:vMerge w:val="continue"/>
            <w:vAlign w:val="center"/>
          </w:tcPr>
          <w:p w14:paraId="7ED64631">
            <w:pPr>
              <w:pStyle w:val="30"/>
            </w:pPr>
          </w:p>
        </w:tc>
        <w:tc>
          <w:tcPr>
            <w:tcW w:w="570" w:type="pct"/>
            <w:vMerge w:val="restart"/>
            <w:vAlign w:val="center"/>
          </w:tcPr>
          <w:p w14:paraId="7D4FBC7C">
            <w:pPr>
              <w:pStyle w:val="30"/>
            </w:pPr>
            <w:r>
              <w:rPr>
                <w:rFonts w:hint="eastAsia"/>
              </w:rPr>
              <w:t>风险清单统计</w:t>
            </w:r>
          </w:p>
        </w:tc>
        <w:tc>
          <w:tcPr>
            <w:tcW w:w="816" w:type="pct"/>
            <w:vAlign w:val="center"/>
          </w:tcPr>
          <w:p w14:paraId="76FED675">
            <w:pPr>
              <w:pStyle w:val="30"/>
            </w:pPr>
            <w:r>
              <w:rPr>
                <w:rFonts w:hint="eastAsia"/>
              </w:rPr>
              <w:t>事件敞口情况表（含导出）</w:t>
            </w:r>
          </w:p>
        </w:tc>
        <w:tc>
          <w:tcPr>
            <w:tcW w:w="942" w:type="pct"/>
            <w:vAlign w:val="center"/>
          </w:tcPr>
          <w:p w14:paraId="2976389F">
            <w:pPr>
              <w:pStyle w:val="30"/>
            </w:pPr>
          </w:p>
        </w:tc>
        <w:tc>
          <w:tcPr>
            <w:tcW w:w="1146" w:type="pct"/>
            <w:vAlign w:val="center"/>
          </w:tcPr>
          <w:p w14:paraId="3766F7D1">
            <w:pPr>
              <w:pStyle w:val="30"/>
            </w:pPr>
          </w:p>
        </w:tc>
        <w:tc>
          <w:tcPr>
            <w:tcW w:w="240" w:type="pct"/>
            <w:vMerge w:val="restart"/>
            <w:vAlign w:val="center"/>
          </w:tcPr>
          <w:p w14:paraId="043DCE6B">
            <w:pPr>
              <w:pStyle w:val="30"/>
            </w:pPr>
            <w:r>
              <w:rPr>
                <w:rFonts w:hint="eastAsia"/>
              </w:rPr>
              <w:t>1</w:t>
            </w:r>
          </w:p>
        </w:tc>
        <w:tc>
          <w:tcPr>
            <w:tcW w:w="240" w:type="pct"/>
            <w:vMerge w:val="restart"/>
            <w:vAlign w:val="center"/>
          </w:tcPr>
          <w:p w14:paraId="522488E8">
            <w:pPr>
              <w:pStyle w:val="30"/>
            </w:pPr>
            <w:r>
              <w:rPr>
                <w:rFonts w:hint="eastAsia"/>
              </w:rPr>
              <w:t>2.5</w:t>
            </w:r>
          </w:p>
        </w:tc>
        <w:tc>
          <w:tcPr>
            <w:tcW w:w="258" w:type="pct"/>
            <w:vMerge w:val="restart"/>
            <w:vAlign w:val="center"/>
          </w:tcPr>
          <w:p w14:paraId="5EA5024C">
            <w:pPr>
              <w:pStyle w:val="30"/>
            </w:pPr>
            <w:r>
              <w:rPr>
                <w:rFonts w:hint="eastAsia"/>
              </w:rPr>
              <w:t>2.5</w:t>
            </w:r>
          </w:p>
        </w:tc>
        <w:tc>
          <w:tcPr>
            <w:tcW w:w="343" w:type="pct"/>
            <w:vAlign w:val="center"/>
          </w:tcPr>
          <w:p w14:paraId="7B560B87">
            <w:pPr>
              <w:pStyle w:val="30"/>
            </w:pPr>
            <w:r>
              <w:rPr>
                <w:rFonts w:hint="eastAsia"/>
              </w:rPr>
              <w:t>6.1.6.8</w:t>
            </w:r>
          </w:p>
        </w:tc>
      </w:tr>
      <w:tr w14:paraId="6D4F0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3879803">
            <w:pPr>
              <w:pStyle w:val="30"/>
            </w:pPr>
            <w:r>
              <w:rPr>
                <w:rFonts w:hint="eastAsia"/>
              </w:rPr>
              <w:t>245</w:t>
            </w:r>
          </w:p>
        </w:tc>
        <w:tc>
          <w:tcPr>
            <w:tcW w:w="240" w:type="pct"/>
            <w:vMerge w:val="continue"/>
            <w:vAlign w:val="center"/>
          </w:tcPr>
          <w:p w14:paraId="33DF9EEE">
            <w:pPr>
              <w:pStyle w:val="30"/>
            </w:pPr>
          </w:p>
        </w:tc>
        <w:tc>
          <w:tcPr>
            <w:tcW w:w="570" w:type="pct"/>
            <w:vMerge w:val="continue"/>
            <w:vAlign w:val="center"/>
          </w:tcPr>
          <w:p w14:paraId="24E0E369">
            <w:pPr>
              <w:pStyle w:val="30"/>
            </w:pPr>
          </w:p>
        </w:tc>
        <w:tc>
          <w:tcPr>
            <w:tcW w:w="816" w:type="pct"/>
            <w:vAlign w:val="center"/>
          </w:tcPr>
          <w:p w14:paraId="6280E98A">
            <w:pPr>
              <w:pStyle w:val="30"/>
            </w:pPr>
            <w:r>
              <w:rPr>
                <w:rFonts w:hint="eastAsia"/>
              </w:rPr>
              <w:t>领域敞口情况表（含导出）</w:t>
            </w:r>
          </w:p>
        </w:tc>
        <w:tc>
          <w:tcPr>
            <w:tcW w:w="942" w:type="pct"/>
            <w:vAlign w:val="center"/>
          </w:tcPr>
          <w:p w14:paraId="068C4E65">
            <w:pPr>
              <w:pStyle w:val="30"/>
            </w:pPr>
          </w:p>
        </w:tc>
        <w:tc>
          <w:tcPr>
            <w:tcW w:w="1146" w:type="pct"/>
            <w:vAlign w:val="center"/>
          </w:tcPr>
          <w:p w14:paraId="4FA82473">
            <w:pPr>
              <w:pStyle w:val="30"/>
            </w:pPr>
          </w:p>
        </w:tc>
        <w:tc>
          <w:tcPr>
            <w:tcW w:w="240" w:type="pct"/>
            <w:vMerge w:val="continue"/>
            <w:vAlign w:val="center"/>
          </w:tcPr>
          <w:p w14:paraId="008B2C9E">
            <w:pPr>
              <w:pStyle w:val="30"/>
            </w:pPr>
          </w:p>
        </w:tc>
        <w:tc>
          <w:tcPr>
            <w:tcW w:w="240" w:type="pct"/>
            <w:vMerge w:val="continue"/>
            <w:vAlign w:val="center"/>
          </w:tcPr>
          <w:p w14:paraId="763B5EE5">
            <w:pPr>
              <w:pStyle w:val="30"/>
            </w:pPr>
          </w:p>
        </w:tc>
        <w:tc>
          <w:tcPr>
            <w:tcW w:w="258" w:type="pct"/>
            <w:vMerge w:val="continue"/>
            <w:vAlign w:val="center"/>
          </w:tcPr>
          <w:p w14:paraId="5EB46B8E">
            <w:pPr>
              <w:pStyle w:val="30"/>
            </w:pPr>
          </w:p>
        </w:tc>
        <w:tc>
          <w:tcPr>
            <w:tcW w:w="343" w:type="pct"/>
            <w:vAlign w:val="center"/>
          </w:tcPr>
          <w:p w14:paraId="4A8F0F69">
            <w:pPr>
              <w:pStyle w:val="30"/>
            </w:pPr>
            <w:r>
              <w:rPr>
                <w:rFonts w:hint="eastAsia"/>
              </w:rPr>
              <w:t>6.1.6.8</w:t>
            </w:r>
          </w:p>
        </w:tc>
      </w:tr>
      <w:tr w14:paraId="6B26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0CC21598">
            <w:pPr>
              <w:pStyle w:val="30"/>
            </w:pPr>
            <w:r>
              <w:rPr>
                <w:rFonts w:hint="eastAsia"/>
              </w:rPr>
              <w:t>246</w:t>
            </w:r>
          </w:p>
        </w:tc>
        <w:tc>
          <w:tcPr>
            <w:tcW w:w="240" w:type="pct"/>
            <w:vMerge w:val="continue"/>
            <w:vAlign w:val="center"/>
          </w:tcPr>
          <w:p w14:paraId="0CC30E5C">
            <w:pPr>
              <w:pStyle w:val="30"/>
            </w:pPr>
          </w:p>
        </w:tc>
        <w:tc>
          <w:tcPr>
            <w:tcW w:w="570" w:type="pct"/>
            <w:vMerge w:val="restart"/>
            <w:vAlign w:val="center"/>
          </w:tcPr>
          <w:p w14:paraId="320AA45B">
            <w:pPr>
              <w:pStyle w:val="30"/>
            </w:pPr>
            <w:r>
              <w:rPr>
                <w:rFonts w:hint="eastAsia"/>
              </w:rPr>
              <w:t>全面风险预警H5页面功能</w:t>
            </w:r>
          </w:p>
        </w:tc>
        <w:tc>
          <w:tcPr>
            <w:tcW w:w="816" w:type="pct"/>
            <w:vMerge w:val="restart"/>
            <w:vAlign w:val="center"/>
          </w:tcPr>
          <w:p w14:paraId="5D501518">
            <w:pPr>
              <w:pStyle w:val="30"/>
            </w:pPr>
            <w:r>
              <w:rPr>
                <w:rFonts w:hint="eastAsia"/>
              </w:rPr>
              <w:t>风险总览</w:t>
            </w:r>
          </w:p>
        </w:tc>
        <w:tc>
          <w:tcPr>
            <w:tcW w:w="942" w:type="pct"/>
            <w:vMerge w:val="restart"/>
            <w:vAlign w:val="center"/>
          </w:tcPr>
          <w:p w14:paraId="644611FB">
            <w:pPr>
              <w:pStyle w:val="30"/>
            </w:pPr>
            <w:r>
              <w:rPr>
                <w:rFonts w:hint="eastAsia"/>
              </w:rPr>
              <w:t>综合R值/亮灯</w:t>
            </w:r>
          </w:p>
        </w:tc>
        <w:tc>
          <w:tcPr>
            <w:tcW w:w="1146" w:type="pct"/>
            <w:vAlign w:val="center"/>
          </w:tcPr>
          <w:p w14:paraId="6F2CC956">
            <w:pPr>
              <w:pStyle w:val="30"/>
            </w:pPr>
            <w:r>
              <w:rPr>
                <w:rFonts w:hint="eastAsia"/>
              </w:rPr>
              <w:t>综合R值排序</w:t>
            </w:r>
          </w:p>
        </w:tc>
        <w:tc>
          <w:tcPr>
            <w:tcW w:w="240" w:type="pct"/>
            <w:vMerge w:val="restart"/>
            <w:vAlign w:val="center"/>
          </w:tcPr>
          <w:p w14:paraId="2434CB73">
            <w:pPr>
              <w:pStyle w:val="30"/>
            </w:pPr>
            <w:r>
              <w:rPr>
                <w:rFonts w:hint="eastAsia"/>
              </w:rPr>
              <w:t>2.5</w:t>
            </w:r>
          </w:p>
        </w:tc>
        <w:tc>
          <w:tcPr>
            <w:tcW w:w="240" w:type="pct"/>
            <w:vMerge w:val="restart"/>
            <w:vAlign w:val="center"/>
          </w:tcPr>
          <w:p w14:paraId="186DC123">
            <w:pPr>
              <w:pStyle w:val="30"/>
            </w:pPr>
            <w:r>
              <w:rPr>
                <w:rFonts w:hint="eastAsia"/>
              </w:rPr>
              <w:t>2.5</w:t>
            </w:r>
          </w:p>
        </w:tc>
        <w:tc>
          <w:tcPr>
            <w:tcW w:w="258" w:type="pct"/>
            <w:vMerge w:val="restart"/>
            <w:vAlign w:val="center"/>
          </w:tcPr>
          <w:p w14:paraId="459724B2">
            <w:pPr>
              <w:pStyle w:val="30"/>
            </w:pPr>
            <w:r>
              <w:rPr>
                <w:rFonts w:hint="eastAsia"/>
              </w:rPr>
              <w:t>6.25</w:t>
            </w:r>
          </w:p>
        </w:tc>
        <w:tc>
          <w:tcPr>
            <w:tcW w:w="343" w:type="pct"/>
            <w:vAlign w:val="center"/>
          </w:tcPr>
          <w:p w14:paraId="5267975B">
            <w:pPr>
              <w:pStyle w:val="30"/>
            </w:pPr>
            <w:r>
              <w:rPr>
                <w:rFonts w:hint="eastAsia"/>
              </w:rPr>
              <w:t>6.1.6.9</w:t>
            </w:r>
          </w:p>
        </w:tc>
      </w:tr>
      <w:tr w14:paraId="36F00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39EFB9C0">
            <w:pPr>
              <w:pStyle w:val="30"/>
            </w:pPr>
            <w:r>
              <w:rPr>
                <w:rFonts w:hint="eastAsia"/>
              </w:rPr>
              <w:t>247</w:t>
            </w:r>
          </w:p>
        </w:tc>
        <w:tc>
          <w:tcPr>
            <w:tcW w:w="240" w:type="pct"/>
            <w:vMerge w:val="continue"/>
            <w:vAlign w:val="center"/>
          </w:tcPr>
          <w:p w14:paraId="3CB5DFAE">
            <w:pPr>
              <w:pStyle w:val="30"/>
            </w:pPr>
          </w:p>
        </w:tc>
        <w:tc>
          <w:tcPr>
            <w:tcW w:w="570" w:type="pct"/>
            <w:vMerge w:val="continue"/>
            <w:vAlign w:val="center"/>
          </w:tcPr>
          <w:p w14:paraId="2852E364">
            <w:pPr>
              <w:pStyle w:val="30"/>
            </w:pPr>
          </w:p>
        </w:tc>
        <w:tc>
          <w:tcPr>
            <w:tcW w:w="816" w:type="pct"/>
            <w:vMerge w:val="continue"/>
            <w:vAlign w:val="center"/>
          </w:tcPr>
          <w:p w14:paraId="0EEA2A41">
            <w:pPr>
              <w:pStyle w:val="30"/>
            </w:pPr>
          </w:p>
        </w:tc>
        <w:tc>
          <w:tcPr>
            <w:tcW w:w="942" w:type="pct"/>
            <w:vMerge w:val="continue"/>
            <w:vAlign w:val="center"/>
          </w:tcPr>
          <w:p w14:paraId="4863B88F">
            <w:pPr>
              <w:pStyle w:val="30"/>
            </w:pPr>
          </w:p>
        </w:tc>
        <w:tc>
          <w:tcPr>
            <w:tcW w:w="1146" w:type="pct"/>
            <w:vAlign w:val="center"/>
          </w:tcPr>
          <w:p w14:paraId="34AC2196">
            <w:pPr>
              <w:pStyle w:val="30"/>
            </w:pPr>
            <w:r>
              <w:rPr>
                <w:rFonts w:hint="eastAsia"/>
              </w:rPr>
              <w:t>红灯亮灯排序</w:t>
            </w:r>
          </w:p>
        </w:tc>
        <w:tc>
          <w:tcPr>
            <w:tcW w:w="240" w:type="pct"/>
            <w:vMerge w:val="continue"/>
            <w:vAlign w:val="center"/>
          </w:tcPr>
          <w:p w14:paraId="4A9156F3">
            <w:pPr>
              <w:pStyle w:val="30"/>
            </w:pPr>
          </w:p>
        </w:tc>
        <w:tc>
          <w:tcPr>
            <w:tcW w:w="240" w:type="pct"/>
            <w:vMerge w:val="continue"/>
            <w:vAlign w:val="center"/>
          </w:tcPr>
          <w:p w14:paraId="44C191DA">
            <w:pPr>
              <w:pStyle w:val="30"/>
            </w:pPr>
          </w:p>
        </w:tc>
        <w:tc>
          <w:tcPr>
            <w:tcW w:w="258" w:type="pct"/>
            <w:vMerge w:val="continue"/>
            <w:vAlign w:val="center"/>
          </w:tcPr>
          <w:p w14:paraId="51052F69">
            <w:pPr>
              <w:pStyle w:val="30"/>
            </w:pPr>
          </w:p>
        </w:tc>
        <w:tc>
          <w:tcPr>
            <w:tcW w:w="343" w:type="pct"/>
            <w:vAlign w:val="center"/>
          </w:tcPr>
          <w:p w14:paraId="4EF8B978">
            <w:pPr>
              <w:pStyle w:val="30"/>
            </w:pPr>
            <w:r>
              <w:rPr>
                <w:rFonts w:hint="eastAsia"/>
              </w:rPr>
              <w:t>6.1.6.9</w:t>
            </w:r>
          </w:p>
        </w:tc>
      </w:tr>
      <w:tr w14:paraId="731FB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05A46AE">
            <w:pPr>
              <w:pStyle w:val="30"/>
            </w:pPr>
            <w:r>
              <w:rPr>
                <w:rFonts w:hint="eastAsia"/>
              </w:rPr>
              <w:t>248</w:t>
            </w:r>
          </w:p>
        </w:tc>
        <w:tc>
          <w:tcPr>
            <w:tcW w:w="240" w:type="pct"/>
            <w:vMerge w:val="continue"/>
            <w:vAlign w:val="center"/>
          </w:tcPr>
          <w:p w14:paraId="12565522">
            <w:pPr>
              <w:pStyle w:val="30"/>
            </w:pPr>
          </w:p>
        </w:tc>
        <w:tc>
          <w:tcPr>
            <w:tcW w:w="570" w:type="pct"/>
            <w:vMerge w:val="continue"/>
            <w:vAlign w:val="center"/>
          </w:tcPr>
          <w:p w14:paraId="150CBD9D">
            <w:pPr>
              <w:pStyle w:val="30"/>
            </w:pPr>
          </w:p>
        </w:tc>
        <w:tc>
          <w:tcPr>
            <w:tcW w:w="816" w:type="pct"/>
            <w:vMerge w:val="continue"/>
            <w:vAlign w:val="center"/>
          </w:tcPr>
          <w:p w14:paraId="24D2F5B8">
            <w:pPr>
              <w:pStyle w:val="30"/>
            </w:pPr>
          </w:p>
        </w:tc>
        <w:tc>
          <w:tcPr>
            <w:tcW w:w="942" w:type="pct"/>
            <w:vMerge w:val="restart"/>
            <w:vAlign w:val="center"/>
          </w:tcPr>
          <w:p w14:paraId="4C296AD6">
            <w:pPr>
              <w:pStyle w:val="30"/>
            </w:pPr>
            <w:r>
              <w:rPr>
                <w:rFonts w:hint="eastAsia"/>
              </w:rPr>
              <w:t>风险敞口</w:t>
            </w:r>
          </w:p>
        </w:tc>
        <w:tc>
          <w:tcPr>
            <w:tcW w:w="1146" w:type="pct"/>
            <w:vAlign w:val="center"/>
          </w:tcPr>
          <w:p w14:paraId="6BF46928">
            <w:pPr>
              <w:pStyle w:val="30"/>
            </w:pPr>
            <w:r>
              <w:rPr>
                <w:rFonts w:hint="eastAsia"/>
              </w:rPr>
              <w:t>剩余风险敞口分布</w:t>
            </w:r>
          </w:p>
        </w:tc>
        <w:tc>
          <w:tcPr>
            <w:tcW w:w="240" w:type="pct"/>
            <w:vMerge w:val="continue"/>
            <w:vAlign w:val="center"/>
          </w:tcPr>
          <w:p w14:paraId="1A73266F">
            <w:pPr>
              <w:pStyle w:val="30"/>
            </w:pPr>
          </w:p>
        </w:tc>
        <w:tc>
          <w:tcPr>
            <w:tcW w:w="240" w:type="pct"/>
            <w:vMerge w:val="continue"/>
            <w:vAlign w:val="center"/>
          </w:tcPr>
          <w:p w14:paraId="4E963063">
            <w:pPr>
              <w:pStyle w:val="30"/>
            </w:pPr>
          </w:p>
        </w:tc>
        <w:tc>
          <w:tcPr>
            <w:tcW w:w="258" w:type="pct"/>
            <w:vMerge w:val="continue"/>
            <w:vAlign w:val="center"/>
          </w:tcPr>
          <w:p w14:paraId="72CB2B6A">
            <w:pPr>
              <w:pStyle w:val="30"/>
            </w:pPr>
          </w:p>
        </w:tc>
        <w:tc>
          <w:tcPr>
            <w:tcW w:w="343" w:type="pct"/>
            <w:vAlign w:val="center"/>
          </w:tcPr>
          <w:p w14:paraId="774D7F76">
            <w:pPr>
              <w:pStyle w:val="30"/>
            </w:pPr>
            <w:r>
              <w:rPr>
                <w:rFonts w:hint="eastAsia"/>
              </w:rPr>
              <w:t>6.1.6.9</w:t>
            </w:r>
          </w:p>
        </w:tc>
      </w:tr>
      <w:tr w14:paraId="4035E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2FF3A00">
            <w:pPr>
              <w:pStyle w:val="30"/>
            </w:pPr>
            <w:r>
              <w:rPr>
                <w:rFonts w:hint="eastAsia"/>
              </w:rPr>
              <w:t>249</w:t>
            </w:r>
          </w:p>
        </w:tc>
        <w:tc>
          <w:tcPr>
            <w:tcW w:w="240" w:type="pct"/>
            <w:vMerge w:val="continue"/>
            <w:vAlign w:val="center"/>
          </w:tcPr>
          <w:p w14:paraId="3460D7E9">
            <w:pPr>
              <w:pStyle w:val="30"/>
            </w:pPr>
          </w:p>
        </w:tc>
        <w:tc>
          <w:tcPr>
            <w:tcW w:w="570" w:type="pct"/>
            <w:vMerge w:val="continue"/>
            <w:vAlign w:val="center"/>
          </w:tcPr>
          <w:p w14:paraId="0247CB2F">
            <w:pPr>
              <w:pStyle w:val="30"/>
            </w:pPr>
          </w:p>
        </w:tc>
        <w:tc>
          <w:tcPr>
            <w:tcW w:w="816" w:type="pct"/>
            <w:vMerge w:val="continue"/>
            <w:vAlign w:val="center"/>
          </w:tcPr>
          <w:p w14:paraId="174A6CC5">
            <w:pPr>
              <w:pStyle w:val="30"/>
            </w:pPr>
          </w:p>
        </w:tc>
        <w:tc>
          <w:tcPr>
            <w:tcW w:w="942" w:type="pct"/>
            <w:vMerge w:val="continue"/>
            <w:vAlign w:val="center"/>
          </w:tcPr>
          <w:p w14:paraId="1D3B78DE">
            <w:pPr>
              <w:pStyle w:val="30"/>
            </w:pPr>
          </w:p>
        </w:tc>
        <w:tc>
          <w:tcPr>
            <w:tcW w:w="1146" w:type="pct"/>
            <w:vAlign w:val="center"/>
          </w:tcPr>
          <w:p w14:paraId="0D98A914">
            <w:pPr>
              <w:pStyle w:val="30"/>
            </w:pPr>
            <w:r>
              <w:rPr>
                <w:rFonts w:hint="eastAsia"/>
              </w:rPr>
              <w:t>新增重大风险事件</w:t>
            </w:r>
          </w:p>
        </w:tc>
        <w:tc>
          <w:tcPr>
            <w:tcW w:w="240" w:type="pct"/>
            <w:vMerge w:val="continue"/>
            <w:vAlign w:val="center"/>
          </w:tcPr>
          <w:p w14:paraId="349B223B">
            <w:pPr>
              <w:pStyle w:val="30"/>
            </w:pPr>
          </w:p>
        </w:tc>
        <w:tc>
          <w:tcPr>
            <w:tcW w:w="240" w:type="pct"/>
            <w:vMerge w:val="continue"/>
            <w:vAlign w:val="center"/>
          </w:tcPr>
          <w:p w14:paraId="3E7D1397">
            <w:pPr>
              <w:pStyle w:val="30"/>
            </w:pPr>
          </w:p>
        </w:tc>
        <w:tc>
          <w:tcPr>
            <w:tcW w:w="258" w:type="pct"/>
            <w:vMerge w:val="continue"/>
            <w:vAlign w:val="center"/>
          </w:tcPr>
          <w:p w14:paraId="5F655FBF">
            <w:pPr>
              <w:pStyle w:val="30"/>
            </w:pPr>
          </w:p>
        </w:tc>
        <w:tc>
          <w:tcPr>
            <w:tcW w:w="343" w:type="pct"/>
            <w:vAlign w:val="center"/>
          </w:tcPr>
          <w:p w14:paraId="4F16FEB3">
            <w:pPr>
              <w:pStyle w:val="30"/>
            </w:pPr>
            <w:r>
              <w:rPr>
                <w:rFonts w:hint="eastAsia"/>
              </w:rPr>
              <w:t>6.1.6.9</w:t>
            </w:r>
          </w:p>
        </w:tc>
      </w:tr>
      <w:tr w14:paraId="69958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F710ECD">
            <w:pPr>
              <w:pStyle w:val="30"/>
            </w:pPr>
            <w:r>
              <w:rPr>
                <w:rFonts w:hint="eastAsia"/>
              </w:rPr>
              <w:t>250</w:t>
            </w:r>
          </w:p>
        </w:tc>
        <w:tc>
          <w:tcPr>
            <w:tcW w:w="240" w:type="pct"/>
            <w:vMerge w:val="continue"/>
            <w:vAlign w:val="center"/>
          </w:tcPr>
          <w:p w14:paraId="5F51CF6C">
            <w:pPr>
              <w:pStyle w:val="30"/>
            </w:pPr>
          </w:p>
        </w:tc>
        <w:tc>
          <w:tcPr>
            <w:tcW w:w="570" w:type="pct"/>
            <w:vMerge w:val="continue"/>
            <w:vAlign w:val="center"/>
          </w:tcPr>
          <w:p w14:paraId="608F534D">
            <w:pPr>
              <w:pStyle w:val="30"/>
            </w:pPr>
          </w:p>
        </w:tc>
        <w:tc>
          <w:tcPr>
            <w:tcW w:w="816" w:type="pct"/>
            <w:vMerge w:val="continue"/>
            <w:vAlign w:val="center"/>
          </w:tcPr>
          <w:p w14:paraId="757B8E7B">
            <w:pPr>
              <w:pStyle w:val="30"/>
            </w:pPr>
          </w:p>
        </w:tc>
        <w:tc>
          <w:tcPr>
            <w:tcW w:w="942" w:type="pct"/>
            <w:vMerge w:val="restart"/>
            <w:vAlign w:val="center"/>
          </w:tcPr>
          <w:p w14:paraId="2015F8E6">
            <w:pPr>
              <w:pStyle w:val="30"/>
            </w:pPr>
            <w:r>
              <w:rPr>
                <w:rFonts w:hint="eastAsia"/>
              </w:rPr>
              <w:t xml:space="preserve">风险动态 </w:t>
            </w:r>
          </w:p>
        </w:tc>
        <w:tc>
          <w:tcPr>
            <w:tcW w:w="1146" w:type="pct"/>
            <w:vAlign w:val="center"/>
          </w:tcPr>
          <w:p w14:paraId="05FA5EE8">
            <w:pPr>
              <w:pStyle w:val="30"/>
            </w:pPr>
            <w:r>
              <w:rPr>
                <w:rFonts w:hint="eastAsia"/>
              </w:rPr>
              <w:t>预警识别风险动态</w:t>
            </w:r>
          </w:p>
        </w:tc>
        <w:tc>
          <w:tcPr>
            <w:tcW w:w="240" w:type="pct"/>
            <w:vMerge w:val="continue"/>
            <w:vAlign w:val="center"/>
          </w:tcPr>
          <w:p w14:paraId="7117AB77">
            <w:pPr>
              <w:pStyle w:val="30"/>
            </w:pPr>
          </w:p>
        </w:tc>
        <w:tc>
          <w:tcPr>
            <w:tcW w:w="240" w:type="pct"/>
            <w:vMerge w:val="continue"/>
            <w:vAlign w:val="center"/>
          </w:tcPr>
          <w:p w14:paraId="3419F57C">
            <w:pPr>
              <w:pStyle w:val="30"/>
            </w:pPr>
          </w:p>
        </w:tc>
        <w:tc>
          <w:tcPr>
            <w:tcW w:w="258" w:type="pct"/>
            <w:vMerge w:val="continue"/>
            <w:vAlign w:val="center"/>
          </w:tcPr>
          <w:p w14:paraId="62EB5642">
            <w:pPr>
              <w:pStyle w:val="30"/>
            </w:pPr>
          </w:p>
        </w:tc>
        <w:tc>
          <w:tcPr>
            <w:tcW w:w="343" w:type="pct"/>
            <w:vAlign w:val="center"/>
          </w:tcPr>
          <w:p w14:paraId="7959155D">
            <w:pPr>
              <w:pStyle w:val="30"/>
            </w:pPr>
            <w:r>
              <w:rPr>
                <w:rFonts w:hint="eastAsia"/>
              </w:rPr>
              <w:t>6.1.6.9</w:t>
            </w:r>
          </w:p>
        </w:tc>
      </w:tr>
      <w:tr w14:paraId="49CD4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8559DC4">
            <w:pPr>
              <w:pStyle w:val="30"/>
            </w:pPr>
            <w:r>
              <w:rPr>
                <w:rFonts w:hint="eastAsia"/>
              </w:rPr>
              <w:t>251</w:t>
            </w:r>
          </w:p>
        </w:tc>
        <w:tc>
          <w:tcPr>
            <w:tcW w:w="240" w:type="pct"/>
            <w:vMerge w:val="continue"/>
            <w:vAlign w:val="center"/>
          </w:tcPr>
          <w:p w14:paraId="779223B1">
            <w:pPr>
              <w:pStyle w:val="30"/>
            </w:pPr>
          </w:p>
        </w:tc>
        <w:tc>
          <w:tcPr>
            <w:tcW w:w="570" w:type="pct"/>
            <w:vMerge w:val="continue"/>
            <w:vAlign w:val="center"/>
          </w:tcPr>
          <w:p w14:paraId="3C70460C">
            <w:pPr>
              <w:pStyle w:val="30"/>
            </w:pPr>
          </w:p>
        </w:tc>
        <w:tc>
          <w:tcPr>
            <w:tcW w:w="816" w:type="pct"/>
            <w:vMerge w:val="continue"/>
            <w:vAlign w:val="center"/>
          </w:tcPr>
          <w:p w14:paraId="3A3C00DE">
            <w:pPr>
              <w:pStyle w:val="30"/>
            </w:pPr>
          </w:p>
        </w:tc>
        <w:tc>
          <w:tcPr>
            <w:tcW w:w="942" w:type="pct"/>
            <w:vMerge w:val="continue"/>
            <w:vAlign w:val="center"/>
          </w:tcPr>
          <w:p w14:paraId="2AFA1B91">
            <w:pPr>
              <w:pStyle w:val="30"/>
            </w:pPr>
          </w:p>
        </w:tc>
        <w:tc>
          <w:tcPr>
            <w:tcW w:w="1146" w:type="pct"/>
            <w:vAlign w:val="center"/>
          </w:tcPr>
          <w:p w14:paraId="58005820">
            <w:pPr>
              <w:pStyle w:val="30"/>
            </w:pPr>
            <w:r>
              <w:rPr>
                <w:rFonts w:hint="eastAsia"/>
              </w:rPr>
              <w:t>舆情热点风险动态</w:t>
            </w:r>
          </w:p>
        </w:tc>
        <w:tc>
          <w:tcPr>
            <w:tcW w:w="240" w:type="pct"/>
            <w:vMerge w:val="continue"/>
            <w:vAlign w:val="center"/>
          </w:tcPr>
          <w:p w14:paraId="2041A449">
            <w:pPr>
              <w:pStyle w:val="30"/>
            </w:pPr>
          </w:p>
        </w:tc>
        <w:tc>
          <w:tcPr>
            <w:tcW w:w="240" w:type="pct"/>
            <w:vMerge w:val="continue"/>
            <w:vAlign w:val="center"/>
          </w:tcPr>
          <w:p w14:paraId="11484423">
            <w:pPr>
              <w:pStyle w:val="30"/>
            </w:pPr>
          </w:p>
        </w:tc>
        <w:tc>
          <w:tcPr>
            <w:tcW w:w="258" w:type="pct"/>
            <w:vMerge w:val="continue"/>
            <w:vAlign w:val="center"/>
          </w:tcPr>
          <w:p w14:paraId="1C6AAE5C">
            <w:pPr>
              <w:pStyle w:val="30"/>
            </w:pPr>
          </w:p>
        </w:tc>
        <w:tc>
          <w:tcPr>
            <w:tcW w:w="343" w:type="pct"/>
            <w:vAlign w:val="center"/>
          </w:tcPr>
          <w:p w14:paraId="43AFC960">
            <w:pPr>
              <w:pStyle w:val="30"/>
            </w:pPr>
            <w:r>
              <w:rPr>
                <w:rFonts w:hint="eastAsia"/>
              </w:rPr>
              <w:t>6.1.6.9</w:t>
            </w:r>
          </w:p>
        </w:tc>
      </w:tr>
      <w:tr w14:paraId="0CECA42C">
        <w:tblPrEx>
          <w:tblCellMar>
            <w:top w:w="0" w:type="dxa"/>
            <w:left w:w="108" w:type="dxa"/>
            <w:bottom w:w="0" w:type="dxa"/>
            <w:right w:w="108" w:type="dxa"/>
          </w:tblCellMar>
        </w:tblPrEx>
        <w:trPr>
          <w:trHeight w:val="270" w:hRule="atLeast"/>
          <w:jc w:val="center"/>
        </w:trPr>
        <w:tc>
          <w:tcPr>
            <w:tcW w:w="199" w:type="pct"/>
            <w:vAlign w:val="center"/>
          </w:tcPr>
          <w:p w14:paraId="63F9E8A8">
            <w:pPr>
              <w:pStyle w:val="30"/>
            </w:pPr>
            <w:r>
              <w:rPr>
                <w:rFonts w:hint="eastAsia"/>
              </w:rPr>
              <w:t>252</w:t>
            </w:r>
          </w:p>
        </w:tc>
        <w:tc>
          <w:tcPr>
            <w:tcW w:w="240" w:type="pct"/>
            <w:vMerge w:val="continue"/>
            <w:vAlign w:val="center"/>
          </w:tcPr>
          <w:p w14:paraId="055F66ED">
            <w:pPr>
              <w:pStyle w:val="30"/>
            </w:pPr>
          </w:p>
        </w:tc>
        <w:tc>
          <w:tcPr>
            <w:tcW w:w="570" w:type="pct"/>
            <w:vMerge w:val="continue"/>
            <w:vAlign w:val="center"/>
          </w:tcPr>
          <w:p w14:paraId="37FC492C">
            <w:pPr>
              <w:pStyle w:val="30"/>
            </w:pPr>
          </w:p>
        </w:tc>
        <w:tc>
          <w:tcPr>
            <w:tcW w:w="816" w:type="pct"/>
            <w:vMerge w:val="continue"/>
            <w:vAlign w:val="center"/>
          </w:tcPr>
          <w:p w14:paraId="648FE3DD">
            <w:pPr>
              <w:pStyle w:val="30"/>
            </w:pPr>
          </w:p>
        </w:tc>
        <w:tc>
          <w:tcPr>
            <w:tcW w:w="942" w:type="pct"/>
            <w:vMerge w:val="continue"/>
            <w:vAlign w:val="center"/>
          </w:tcPr>
          <w:p w14:paraId="7F258F0A">
            <w:pPr>
              <w:pStyle w:val="30"/>
            </w:pPr>
          </w:p>
        </w:tc>
        <w:tc>
          <w:tcPr>
            <w:tcW w:w="1146" w:type="pct"/>
            <w:vAlign w:val="center"/>
          </w:tcPr>
          <w:p w14:paraId="5EED7934">
            <w:pPr>
              <w:pStyle w:val="30"/>
            </w:pPr>
            <w:r>
              <w:rPr>
                <w:rFonts w:hint="eastAsia"/>
              </w:rPr>
              <w:t>法律诉讼风险动态</w:t>
            </w:r>
          </w:p>
        </w:tc>
        <w:tc>
          <w:tcPr>
            <w:tcW w:w="240" w:type="pct"/>
            <w:vMerge w:val="continue"/>
            <w:vAlign w:val="center"/>
          </w:tcPr>
          <w:p w14:paraId="574FA26C">
            <w:pPr>
              <w:pStyle w:val="30"/>
            </w:pPr>
          </w:p>
        </w:tc>
        <w:tc>
          <w:tcPr>
            <w:tcW w:w="240" w:type="pct"/>
            <w:vMerge w:val="continue"/>
            <w:vAlign w:val="center"/>
          </w:tcPr>
          <w:p w14:paraId="2516DD9B">
            <w:pPr>
              <w:pStyle w:val="30"/>
            </w:pPr>
          </w:p>
        </w:tc>
        <w:tc>
          <w:tcPr>
            <w:tcW w:w="258" w:type="pct"/>
            <w:vMerge w:val="continue"/>
            <w:vAlign w:val="center"/>
          </w:tcPr>
          <w:p w14:paraId="79404B03">
            <w:pPr>
              <w:pStyle w:val="30"/>
            </w:pPr>
          </w:p>
        </w:tc>
        <w:tc>
          <w:tcPr>
            <w:tcW w:w="343" w:type="pct"/>
            <w:vAlign w:val="center"/>
          </w:tcPr>
          <w:p w14:paraId="328AABC6">
            <w:pPr>
              <w:pStyle w:val="30"/>
            </w:pPr>
            <w:r>
              <w:rPr>
                <w:rFonts w:hint="eastAsia"/>
              </w:rPr>
              <w:t>6.1.6.9</w:t>
            </w:r>
          </w:p>
        </w:tc>
      </w:tr>
      <w:tr w14:paraId="67539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D62EC45">
            <w:pPr>
              <w:pStyle w:val="30"/>
            </w:pPr>
            <w:r>
              <w:rPr>
                <w:rFonts w:hint="eastAsia"/>
              </w:rPr>
              <w:t>253</w:t>
            </w:r>
          </w:p>
        </w:tc>
        <w:tc>
          <w:tcPr>
            <w:tcW w:w="240" w:type="pct"/>
            <w:vMerge w:val="continue"/>
            <w:vAlign w:val="center"/>
          </w:tcPr>
          <w:p w14:paraId="070F0D6E">
            <w:pPr>
              <w:pStyle w:val="30"/>
            </w:pPr>
          </w:p>
        </w:tc>
        <w:tc>
          <w:tcPr>
            <w:tcW w:w="570" w:type="pct"/>
            <w:vMerge w:val="continue"/>
            <w:vAlign w:val="center"/>
          </w:tcPr>
          <w:p w14:paraId="6782D9E6">
            <w:pPr>
              <w:pStyle w:val="30"/>
            </w:pPr>
          </w:p>
        </w:tc>
        <w:tc>
          <w:tcPr>
            <w:tcW w:w="816" w:type="pct"/>
            <w:vMerge w:val="restart"/>
            <w:vAlign w:val="center"/>
          </w:tcPr>
          <w:p w14:paraId="21EE3B73">
            <w:pPr>
              <w:pStyle w:val="30"/>
            </w:pPr>
            <w:r>
              <w:rPr>
                <w:rFonts w:hint="eastAsia"/>
              </w:rPr>
              <w:t>企业分析</w:t>
            </w:r>
          </w:p>
        </w:tc>
        <w:tc>
          <w:tcPr>
            <w:tcW w:w="942" w:type="pct"/>
            <w:vAlign w:val="center"/>
          </w:tcPr>
          <w:p w14:paraId="4B6B7E06">
            <w:pPr>
              <w:pStyle w:val="30"/>
            </w:pPr>
            <w:r>
              <w:rPr>
                <w:rFonts w:hint="eastAsia"/>
              </w:rPr>
              <w:t>基本信息</w:t>
            </w:r>
          </w:p>
        </w:tc>
        <w:tc>
          <w:tcPr>
            <w:tcW w:w="1146" w:type="pct"/>
            <w:vAlign w:val="center"/>
          </w:tcPr>
          <w:p w14:paraId="75CE7E73">
            <w:pPr>
              <w:pStyle w:val="30"/>
            </w:pPr>
          </w:p>
        </w:tc>
        <w:tc>
          <w:tcPr>
            <w:tcW w:w="240" w:type="pct"/>
            <w:vMerge w:val="restart"/>
            <w:vAlign w:val="center"/>
          </w:tcPr>
          <w:p w14:paraId="0DD5EC8E">
            <w:pPr>
              <w:pStyle w:val="30"/>
            </w:pPr>
            <w:r>
              <w:rPr>
                <w:rFonts w:hint="eastAsia"/>
              </w:rPr>
              <w:t>2</w:t>
            </w:r>
          </w:p>
        </w:tc>
        <w:tc>
          <w:tcPr>
            <w:tcW w:w="240" w:type="pct"/>
            <w:vMerge w:val="restart"/>
            <w:vAlign w:val="center"/>
          </w:tcPr>
          <w:p w14:paraId="62E0B0EA">
            <w:pPr>
              <w:pStyle w:val="30"/>
            </w:pPr>
            <w:r>
              <w:rPr>
                <w:rFonts w:hint="eastAsia"/>
              </w:rPr>
              <w:t>2.5</w:t>
            </w:r>
          </w:p>
        </w:tc>
        <w:tc>
          <w:tcPr>
            <w:tcW w:w="258" w:type="pct"/>
            <w:vMerge w:val="restart"/>
            <w:vAlign w:val="center"/>
          </w:tcPr>
          <w:p w14:paraId="60EFFD16">
            <w:pPr>
              <w:pStyle w:val="30"/>
            </w:pPr>
            <w:r>
              <w:rPr>
                <w:rFonts w:hint="eastAsia"/>
              </w:rPr>
              <w:t>5</w:t>
            </w:r>
          </w:p>
        </w:tc>
        <w:tc>
          <w:tcPr>
            <w:tcW w:w="343" w:type="pct"/>
            <w:vAlign w:val="center"/>
          </w:tcPr>
          <w:p w14:paraId="71CD2D66">
            <w:pPr>
              <w:pStyle w:val="30"/>
            </w:pPr>
            <w:r>
              <w:rPr>
                <w:rFonts w:hint="eastAsia"/>
              </w:rPr>
              <w:t>6.1.6.9</w:t>
            </w:r>
          </w:p>
        </w:tc>
      </w:tr>
      <w:tr w14:paraId="1BE6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DEC36A8">
            <w:pPr>
              <w:pStyle w:val="30"/>
            </w:pPr>
            <w:r>
              <w:rPr>
                <w:rFonts w:hint="eastAsia"/>
              </w:rPr>
              <w:t>254</w:t>
            </w:r>
          </w:p>
        </w:tc>
        <w:tc>
          <w:tcPr>
            <w:tcW w:w="240" w:type="pct"/>
            <w:vMerge w:val="continue"/>
            <w:vAlign w:val="center"/>
          </w:tcPr>
          <w:p w14:paraId="39F9803B">
            <w:pPr>
              <w:pStyle w:val="30"/>
            </w:pPr>
          </w:p>
        </w:tc>
        <w:tc>
          <w:tcPr>
            <w:tcW w:w="570" w:type="pct"/>
            <w:vMerge w:val="continue"/>
            <w:vAlign w:val="center"/>
          </w:tcPr>
          <w:p w14:paraId="33B92FED">
            <w:pPr>
              <w:pStyle w:val="30"/>
            </w:pPr>
          </w:p>
        </w:tc>
        <w:tc>
          <w:tcPr>
            <w:tcW w:w="816" w:type="pct"/>
            <w:vMerge w:val="continue"/>
            <w:vAlign w:val="center"/>
          </w:tcPr>
          <w:p w14:paraId="62705E6D">
            <w:pPr>
              <w:pStyle w:val="30"/>
            </w:pPr>
          </w:p>
        </w:tc>
        <w:tc>
          <w:tcPr>
            <w:tcW w:w="942" w:type="pct"/>
            <w:vAlign w:val="center"/>
          </w:tcPr>
          <w:p w14:paraId="0BE378CE">
            <w:pPr>
              <w:pStyle w:val="30"/>
            </w:pPr>
            <w:r>
              <w:rPr>
                <w:rFonts w:hint="eastAsia"/>
              </w:rPr>
              <w:t>风险总览</w:t>
            </w:r>
          </w:p>
        </w:tc>
        <w:tc>
          <w:tcPr>
            <w:tcW w:w="1146" w:type="pct"/>
            <w:vAlign w:val="center"/>
          </w:tcPr>
          <w:p w14:paraId="309E3E52">
            <w:pPr>
              <w:pStyle w:val="30"/>
            </w:pPr>
          </w:p>
        </w:tc>
        <w:tc>
          <w:tcPr>
            <w:tcW w:w="240" w:type="pct"/>
            <w:vMerge w:val="continue"/>
            <w:vAlign w:val="center"/>
          </w:tcPr>
          <w:p w14:paraId="41C98E34">
            <w:pPr>
              <w:pStyle w:val="30"/>
            </w:pPr>
          </w:p>
        </w:tc>
        <w:tc>
          <w:tcPr>
            <w:tcW w:w="240" w:type="pct"/>
            <w:vMerge w:val="continue"/>
            <w:vAlign w:val="center"/>
          </w:tcPr>
          <w:p w14:paraId="6C61467E">
            <w:pPr>
              <w:pStyle w:val="30"/>
            </w:pPr>
          </w:p>
        </w:tc>
        <w:tc>
          <w:tcPr>
            <w:tcW w:w="258" w:type="pct"/>
            <w:vMerge w:val="continue"/>
            <w:vAlign w:val="center"/>
          </w:tcPr>
          <w:p w14:paraId="6ADA354D">
            <w:pPr>
              <w:pStyle w:val="30"/>
            </w:pPr>
          </w:p>
        </w:tc>
        <w:tc>
          <w:tcPr>
            <w:tcW w:w="343" w:type="pct"/>
            <w:vAlign w:val="center"/>
          </w:tcPr>
          <w:p w14:paraId="503BA99B">
            <w:pPr>
              <w:pStyle w:val="30"/>
            </w:pPr>
            <w:r>
              <w:rPr>
                <w:rFonts w:hint="eastAsia"/>
              </w:rPr>
              <w:t>6.1.6.9</w:t>
            </w:r>
          </w:p>
        </w:tc>
      </w:tr>
      <w:tr w14:paraId="1B7B0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623DD0E">
            <w:pPr>
              <w:pStyle w:val="30"/>
            </w:pPr>
            <w:r>
              <w:rPr>
                <w:rFonts w:hint="eastAsia"/>
              </w:rPr>
              <w:t>255</w:t>
            </w:r>
          </w:p>
        </w:tc>
        <w:tc>
          <w:tcPr>
            <w:tcW w:w="240" w:type="pct"/>
            <w:vMerge w:val="continue"/>
            <w:vAlign w:val="center"/>
          </w:tcPr>
          <w:p w14:paraId="58E46A87">
            <w:pPr>
              <w:pStyle w:val="30"/>
            </w:pPr>
          </w:p>
        </w:tc>
        <w:tc>
          <w:tcPr>
            <w:tcW w:w="570" w:type="pct"/>
            <w:vMerge w:val="continue"/>
            <w:vAlign w:val="center"/>
          </w:tcPr>
          <w:p w14:paraId="4DD7B467">
            <w:pPr>
              <w:pStyle w:val="30"/>
            </w:pPr>
          </w:p>
        </w:tc>
        <w:tc>
          <w:tcPr>
            <w:tcW w:w="816" w:type="pct"/>
            <w:vMerge w:val="continue"/>
            <w:vAlign w:val="center"/>
          </w:tcPr>
          <w:p w14:paraId="6730BAD1">
            <w:pPr>
              <w:pStyle w:val="30"/>
            </w:pPr>
          </w:p>
        </w:tc>
        <w:tc>
          <w:tcPr>
            <w:tcW w:w="942" w:type="pct"/>
            <w:vAlign w:val="center"/>
          </w:tcPr>
          <w:p w14:paraId="537BD73D">
            <w:pPr>
              <w:pStyle w:val="30"/>
            </w:pPr>
            <w:r>
              <w:rPr>
                <w:rFonts w:hint="eastAsia"/>
              </w:rPr>
              <w:t>风险事件</w:t>
            </w:r>
          </w:p>
        </w:tc>
        <w:tc>
          <w:tcPr>
            <w:tcW w:w="1146" w:type="pct"/>
            <w:vAlign w:val="center"/>
          </w:tcPr>
          <w:p w14:paraId="50FD2DE7">
            <w:pPr>
              <w:pStyle w:val="30"/>
            </w:pPr>
          </w:p>
        </w:tc>
        <w:tc>
          <w:tcPr>
            <w:tcW w:w="240" w:type="pct"/>
            <w:vMerge w:val="continue"/>
            <w:vAlign w:val="center"/>
          </w:tcPr>
          <w:p w14:paraId="1BD6E298">
            <w:pPr>
              <w:pStyle w:val="30"/>
            </w:pPr>
          </w:p>
        </w:tc>
        <w:tc>
          <w:tcPr>
            <w:tcW w:w="240" w:type="pct"/>
            <w:vMerge w:val="continue"/>
            <w:vAlign w:val="center"/>
          </w:tcPr>
          <w:p w14:paraId="1DBF955F">
            <w:pPr>
              <w:pStyle w:val="30"/>
            </w:pPr>
          </w:p>
        </w:tc>
        <w:tc>
          <w:tcPr>
            <w:tcW w:w="258" w:type="pct"/>
            <w:vMerge w:val="continue"/>
            <w:vAlign w:val="center"/>
          </w:tcPr>
          <w:p w14:paraId="59D2212C">
            <w:pPr>
              <w:pStyle w:val="30"/>
            </w:pPr>
          </w:p>
        </w:tc>
        <w:tc>
          <w:tcPr>
            <w:tcW w:w="343" w:type="pct"/>
            <w:vAlign w:val="center"/>
          </w:tcPr>
          <w:p w14:paraId="6D4F6FA5">
            <w:pPr>
              <w:pStyle w:val="30"/>
            </w:pPr>
            <w:r>
              <w:rPr>
                <w:rFonts w:hint="eastAsia"/>
              </w:rPr>
              <w:t>6.1.6.9</w:t>
            </w:r>
          </w:p>
        </w:tc>
      </w:tr>
      <w:tr w14:paraId="5A2B2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977E46A">
            <w:pPr>
              <w:pStyle w:val="30"/>
            </w:pPr>
            <w:r>
              <w:rPr>
                <w:rFonts w:hint="eastAsia"/>
              </w:rPr>
              <w:t>256</w:t>
            </w:r>
          </w:p>
        </w:tc>
        <w:tc>
          <w:tcPr>
            <w:tcW w:w="240" w:type="pct"/>
            <w:vMerge w:val="continue"/>
            <w:vAlign w:val="center"/>
          </w:tcPr>
          <w:p w14:paraId="67828FD2">
            <w:pPr>
              <w:pStyle w:val="30"/>
            </w:pPr>
          </w:p>
        </w:tc>
        <w:tc>
          <w:tcPr>
            <w:tcW w:w="570" w:type="pct"/>
            <w:vMerge w:val="continue"/>
            <w:vAlign w:val="center"/>
          </w:tcPr>
          <w:p w14:paraId="16D458E9">
            <w:pPr>
              <w:pStyle w:val="30"/>
            </w:pPr>
          </w:p>
        </w:tc>
        <w:tc>
          <w:tcPr>
            <w:tcW w:w="816" w:type="pct"/>
            <w:vMerge w:val="continue"/>
            <w:vAlign w:val="center"/>
          </w:tcPr>
          <w:p w14:paraId="6B63B284">
            <w:pPr>
              <w:pStyle w:val="30"/>
            </w:pPr>
          </w:p>
        </w:tc>
        <w:tc>
          <w:tcPr>
            <w:tcW w:w="942" w:type="pct"/>
            <w:vAlign w:val="center"/>
          </w:tcPr>
          <w:p w14:paraId="6AC463EB">
            <w:pPr>
              <w:pStyle w:val="30"/>
            </w:pPr>
            <w:r>
              <w:rPr>
                <w:rFonts w:hint="eastAsia"/>
              </w:rPr>
              <w:t>亮灯领域</w:t>
            </w:r>
          </w:p>
        </w:tc>
        <w:tc>
          <w:tcPr>
            <w:tcW w:w="1146" w:type="pct"/>
            <w:vAlign w:val="center"/>
          </w:tcPr>
          <w:p w14:paraId="0B3A12DA">
            <w:pPr>
              <w:pStyle w:val="30"/>
            </w:pPr>
          </w:p>
        </w:tc>
        <w:tc>
          <w:tcPr>
            <w:tcW w:w="240" w:type="pct"/>
            <w:vMerge w:val="continue"/>
            <w:vAlign w:val="center"/>
          </w:tcPr>
          <w:p w14:paraId="4DF1FF00">
            <w:pPr>
              <w:pStyle w:val="30"/>
            </w:pPr>
          </w:p>
        </w:tc>
        <w:tc>
          <w:tcPr>
            <w:tcW w:w="240" w:type="pct"/>
            <w:vMerge w:val="continue"/>
            <w:vAlign w:val="center"/>
          </w:tcPr>
          <w:p w14:paraId="57D0799E">
            <w:pPr>
              <w:pStyle w:val="30"/>
            </w:pPr>
          </w:p>
        </w:tc>
        <w:tc>
          <w:tcPr>
            <w:tcW w:w="258" w:type="pct"/>
            <w:vMerge w:val="continue"/>
            <w:vAlign w:val="center"/>
          </w:tcPr>
          <w:p w14:paraId="73D67B56">
            <w:pPr>
              <w:pStyle w:val="30"/>
            </w:pPr>
          </w:p>
        </w:tc>
        <w:tc>
          <w:tcPr>
            <w:tcW w:w="343" w:type="pct"/>
            <w:vAlign w:val="center"/>
          </w:tcPr>
          <w:p w14:paraId="06468363">
            <w:pPr>
              <w:pStyle w:val="30"/>
            </w:pPr>
            <w:r>
              <w:rPr>
                <w:rFonts w:hint="eastAsia"/>
              </w:rPr>
              <w:t>6.1.6.9</w:t>
            </w:r>
          </w:p>
        </w:tc>
      </w:tr>
      <w:tr w14:paraId="60EC6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5264E1A">
            <w:pPr>
              <w:pStyle w:val="30"/>
            </w:pPr>
            <w:r>
              <w:rPr>
                <w:rFonts w:hint="eastAsia"/>
              </w:rPr>
              <w:t>257</w:t>
            </w:r>
          </w:p>
        </w:tc>
        <w:tc>
          <w:tcPr>
            <w:tcW w:w="240" w:type="pct"/>
            <w:vMerge w:val="restart"/>
            <w:vAlign w:val="center"/>
          </w:tcPr>
          <w:p w14:paraId="698F02DA">
            <w:pPr>
              <w:pStyle w:val="30"/>
            </w:pPr>
            <w:r>
              <w:rPr>
                <w:rFonts w:hint="eastAsia"/>
              </w:rPr>
              <w:t>国资监管采集子系统</w:t>
            </w:r>
          </w:p>
        </w:tc>
        <w:tc>
          <w:tcPr>
            <w:tcW w:w="570" w:type="pct"/>
            <w:vMerge w:val="restart"/>
            <w:vAlign w:val="center"/>
          </w:tcPr>
          <w:p w14:paraId="2E6D4302">
            <w:pPr>
              <w:pStyle w:val="30"/>
            </w:pPr>
            <w:r>
              <w:rPr>
                <w:rFonts w:hint="eastAsia"/>
              </w:rPr>
              <w:t>数据审核模块</w:t>
            </w:r>
          </w:p>
        </w:tc>
        <w:tc>
          <w:tcPr>
            <w:tcW w:w="816" w:type="pct"/>
            <w:vAlign w:val="center"/>
          </w:tcPr>
          <w:p w14:paraId="30B06717">
            <w:pPr>
              <w:pStyle w:val="30"/>
            </w:pPr>
            <w:r>
              <w:rPr>
                <w:rFonts w:hint="eastAsia"/>
              </w:rPr>
              <w:t>全审审核功能</w:t>
            </w:r>
          </w:p>
        </w:tc>
        <w:tc>
          <w:tcPr>
            <w:tcW w:w="942" w:type="pct"/>
            <w:vAlign w:val="center"/>
          </w:tcPr>
          <w:p w14:paraId="7A6F9C24">
            <w:pPr>
              <w:pStyle w:val="30"/>
            </w:pPr>
          </w:p>
        </w:tc>
        <w:tc>
          <w:tcPr>
            <w:tcW w:w="1146" w:type="pct"/>
            <w:vAlign w:val="center"/>
          </w:tcPr>
          <w:p w14:paraId="26C61986">
            <w:pPr>
              <w:pStyle w:val="30"/>
            </w:pPr>
          </w:p>
        </w:tc>
        <w:tc>
          <w:tcPr>
            <w:tcW w:w="240" w:type="pct"/>
            <w:vAlign w:val="center"/>
          </w:tcPr>
          <w:p w14:paraId="18CDFAAE">
            <w:pPr>
              <w:pStyle w:val="30"/>
            </w:pPr>
            <w:r>
              <w:rPr>
                <w:rFonts w:hint="eastAsia"/>
              </w:rPr>
              <w:t>1</w:t>
            </w:r>
          </w:p>
        </w:tc>
        <w:tc>
          <w:tcPr>
            <w:tcW w:w="240" w:type="pct"/>
            <w:noWrap/>
            <w:vAlign w:val="center"/>
          </w:tcPr>
          <w:p w14:paraId="3116A640">
            <w:pPr>
              <w:pStyle w:val="30"/>
            </w:pPr>
            <w:r>
              <w:rPr>
                <w:rFonts w:hint="eastAsia"/>
              </w:rPr>
              <w:t>2.5</w:t>
            </w:r>
          </w:p>
        </w:tc>
        <w:tc>
          <w:tcPr>
            <w:tcW w:w="258" w:type="pct"/>
            <w:vAlign w:val="center"/>
          </w:tcPr>
          <w:p w14:paraId="4CF4B233">
            <w:pPr>
              <w:pStyle w:val="30"/>
            </w:pPr>
            <w:r>
              <w:rPr>
                <w:rFonts w:hint="eastAsia"/>
              </w:rPr>
              <w:t>2.5</w:t>
            </w:r>
          </w:p>
        </w:tc>
        <w:tc>
          <w:tcPr>
            <w:tcW w:w="343" w:type="pct"/>
            <w:vAlign w:val="center"/>
          </w:tcPr>
          <w:p w14:paraId="62653D45">
            <w:pPr>
              <w:pStyle w:val="30"/>
            </w:pPr>
            <w:r>
              <w:rPr>
                <w:rFonts w:hint="eastAsia"/>
              </w:rPr>
              <w:t>6.1.7.1</w:t>
            </w:r>
          </w:p>
        </w:tc>
      </w:tr>
      <w:tr w14:paraId="5A1A7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68EE0C2C">
            <w:pPr>
              <w:pStyle w:val="30"/>
            </w:pPr>
            <w:r>
              <w:rPr>
                <w:rFonts w:hint="eastAsia"/>
              </w:rPr>
              <w:t>258</w:t>
            </w:r>
          </w:p>
        </w:tc>
        <w:tc>
          <w:tcPr>
            <w:tcW w:w="240" w:type="pct"/>
            <w:vMerge w:val="continue"/>
            <w:vAlign w:val="center"/>
          </w:tcPr>
          <w:p w14:paraId="0F55DE03">
            <w:pPr>
              <w:pStyle w:val="30"/>
            </w:pPr>
          </w:p>
        </w:tc>
        <w:tc>
          <w:tcPr>
            <w:tcW w:w="570" w:type="pct"/>
            <w:vMerge w:val="continue"/>
            <w:vAlign w:val="center"/>
          </w:tcPr>
          <w:p w14:paraId="6C32CD63">
            <w:pPr>
              <w:pStyle w:val="30"/>
            </w:pPr>
          </w:p>
        </w:tc>
        <w:tc>
          <w:tcPr>
            <w:tcW w:w="816" w:type="pct"/>
            <w:vAlign w:val="center"/>
          </w:tcPr>
          <w:p w14:paraId="73FE46EC">
            <w:pPr>
              <w:pStyle w:val="30"/>
            </w:pPr>
            <w:r>
              <w:rPr>
                <w:rFonts w:hint="eastAsia"/>
              </w:rPr>
              <w:t>企业数据状态统计功能</w:t>
            </w:r>
          </w:p>
        </w:tc>
        <w:tc>
          <w:tcPr>
            <w:tcW w:w="942" w:type="pct"/>
            <w:vAlign w:val="center"/>
          </w:tcPr>
          <w:p w14:paraId="7CF3C497">
            <w:pPr>
              <w:pStyle w:val="30"/>
            </w:pPr>
          </w:p>
        </w:tc>
        <w:tc>
          <w:tcPr>
            <w:tcW w:w="1146" w:type="pct"/>
            <w:vAlign w:val="center"/>
          </w:tcPr>
          <w:p w14:paraId="2EC9D49C">
            <w:pPr>
              <w:pStyle w:val="30"/>
            </w:pPr>
          </w:p>
        </w:tc>
        <w:tc>
          <w:tcPr>
            <w:tcW w:w="240" w:type="pct"/>
            <w:vMerge w:val="restart"/>
            <w:vAlign w:val="center"/>
          </w:tcPr>
          <w:p w14:paraId="0FEE32FA">
            <w:pPr>
              <w:pStyle w:val="30"/>
            </w:pPr>
            <w:r>
              <w:rPr>
                <w:rFonts w:hint="eastAsia"/>
              </w:rPr>
              <w:t>1</w:t>
            </w:r>
          </w:p>
        </w:tc>
        <w:tc>
          <w:tcPr>
            <w:tcW w:w="240" w:type="pct"/>
            <w:noWrap/>
            <w:vAlign w:val="center"/>
          </w:tcPr>
          <w:p w14:paraId="40264D2E">
            <w:pPr>
              <w:pStyle w:val="30"/>
            </w:pPr>
            <w:r>
              <w:rPr>
                <w:rFonts w:hint="eastAsia"/>
              </w:rPr>
              <w:t>2.5</w:t>
            </w:r>
          </w:p>
        </w:tc>
        <w:tc>
          <w:tcPr>
            <w:tcW w:w="258" w:type="pct"/>
            <w:vMerge w:val="restart"/>
            <w:vAlign w:val="center"/>
          </w:tcPr>
          <w:p w14:paraId="186BA592">
            <w:pPr>
              <w:pStyle w:val="30"/>
            </w:pPr>
            <w:r>
              <w:rPr>
                <w:rFonts w:hint="eastAsia"/>
              </w:rPr>
              <w:t>2.5</w:t>
            </w:r>
          </w:p>
        </w:tc>
        <w:tc>
          <w:tcPr>
            <w:tcW w:w="343" w:type="pct"/>
            <w:vAlign w:val="center"/>
          </w:tcPr>
          <w:p w14:paraId="74BB8CEE">
            <w:pPr>
              <w:pStyle w:val="30"/>
            </w:pPr>
            <w:r>
              <w:rPr>
                <w:rFonts w:hint="eastAsia"/>
              </w:rPr>
              <w:t>6.1.7.1</w:t>
            </w:r>
          </w:p>
        </w:tc>
      </w:tr>
      <w:tr w14:paraId="3CA63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559C8C4">
            <w:pPr>
              <w:pStyle w:val="30"/>
            </w:pPr>
            <w:r>
              <w:rPr>
                <w:rFonts w:hint="eastAsia"/>
              </w:rPr>
              <w:t>259</w:t>
            </w:r>
          </w:p>
        </w:tc>
        <w:tc>
          <w:tcPr>
            <w:tcW w:w="240" w:type="pct"/>
            <w:vMerge w:val="continue"/>
            <w:vAlign w:val="center"/>
          </w:tcPr>
          <w:p w14:paraId="2077DB20">
            <w:pPr>
              <w:pStyle w:val="30"/>
            </w:pPr>
          </w:p>
        </w:tc>
        <w:tc>
          <w:tcPr>
            <w:tcW w:w="570" w:type="pct"/>
            <w:vMerge w:val="continue"/>
            <w:vAlign w:val="center"/>
          </w:tcPr>
          <w:p w14:paraId="311E1EE3">
            <w:pPr>
              <w:pStyle w:val="30"/>
            </w:pPr>
          </w:p>
        </w:tc>
        <w:tc>
          <w:tcPr>
            <w:tcW w:w="816" w:type="pct"/>
            <w:vAlign w:val="center"/>
          </w:tcPr>
          <w:p w14:paraId="6B93B025">
            <w:pPr>
              <w:pStyle w:val="30"/>
            </w:pPr>
            <w:r>
              <w:rPr>
                <w:rFonts w:hint="eastAsia"/>
              </w:rPr>
              <w:t>审核结果定位填报指标</w:t>
            </w:r>
          </w:p>
        </w:tc>
        <w:tc>
          <w:tcPr>
            <w:tcW w:w="942" w:type="pct"/>
            <w:vAlign w:val="center"/>
          </w:tcPr>
          <w:p w14:paraId="1BD978CD">
            <w:pPr>
              <w:pStyle w:val="30"/>
            </w:pPr>
          </w:p>
        </w:tc>
        <w:tc>
          <w:tcPr>
            <w:tcW w:w="1146" w:type="pct"/>
            <w:vAlign w:val="center"/>
          </w:tcPr>
          <w:p w14:paraId="00FBFF9B">
            <w:pPr>
              <w:pStyle w:val="30"/>
            </w:pPr>
          </w:p>
        </w:tc>
        <w:tc>
          <w:tcPr>
            <w:tcW w:w="240" w:type="pct"/>
            <w:vMerge w:val="continue"/>
            <w:vAlign w:val="center"/>
          </w:tcPr>
          <w:p w14:paraId="5E899A73">
            <w:pPr>
              <w:pStyle w:val="30"/>
            </w:pPr>
          </w:p>
        </w:tc>
        <w:tc>
          <w:tcPr>
            <w:tcW w:w="240" w:type="pct"/>
            <w:noWrap/>
            <w:vAlign w:val="center"/>
          </w:tcPr>
          <w:p w14:paraId="5FF71002">
            <w:pPr>
              <w:pStyle w:val="30"/>
            </w:pPr>
            <w:r>
              <w:rPr>
                <w:rFonts w:hint="eastAsia"/>
              </w:rPr>
              <w:t>2.5</w:t>
            </w:r>
          </w:p>
        </w:tc>
        <w:tc>
          <w:tcPr>
            <w:tcW w:w="258" w:type="pct"/>
            <w:vMerge w:val="continue"/>
            <w:vAlign w:val="center"/>
          </w:tcPr>
          <w:p w14:paraId="242E070D">
            <w:pPr>
              <w:pStyle w:val="30"/>
            </w:pPr>
          </w:p>
        </w:tc>
        <w:tc>
          <w:tcPr>
            <w:tcW w:w="343" w:type="pct"/>
            <w:vAlign w:val="center"/>
          </w:tcPr>
          <w:p w14:paraId="14D14DE6">
            <w:pPr>
              <w:pStyle w:val="30"/>
            </w:pPr>
            <w:r>
              <w:rPr>
                <w:rFonts w:hint="eastAsia"/>
              </w:rPr>
              <w:t>6.1.7.1</w:t>
            </w:r>
          </w:p>
        </w:tc>
      </w:tr>
      <w:tr w14:paraId="78FF703F">
        <w:tblPrEx>
          <w:tblCellMar>
            <w:top w:w="0" w:type="dxa"/>
            <w:left w:w="108" w:type="dxa"/>
            <w:bottom w:w="0" w:type="dxa"/>
            <w:right w:w="108" w:type="dxa"/>
          </w:tblCellMar>
        </w:tblPrEx>
        <w:trPr>
          <w:trHeight w:val="810" w:hRule="atLeast"/>
          <w:jc w:val="center"/>
        </w:trPr>
        <w:tc>
          <w:tcPr>
            <w:tcW w:w="199" w:type="pct"/>
            <w:vAlign w:val="center"/>
          </w:tcPr>
          <w:p w14:paraId="4ECC410A">
            <w:pPr>
              <w:pStyle w:val="30"/>
            </w:pPr>
            <w:r>
              <w:rPr>
                <w:rFonts w:hint="eastAsia"/>
              </w:rPr>
              <w:t>260</w:t>
            </w:r>
          </w:p>
        </w:tc>
        <w:tc>
          <w:tcPr>
            <w:tcW w:w="240" w:type="pct"/>
            <w:vMerge w:val="continue"/>
            <w:vAlign w:val="center"/>
          </w:tcPr>
          <w:p w14:paraId="0CE80742">
            <w:pPr>
              <w:pStyle w:val="30"/>
            </w:pPr>
          </w:p>
        </w:tc>
        <w:tc>
          <w:tcPr>
            <w:tcW w:w="570" w:type="pct"/>
            <w:vMerge w:val="continue"/>
            <w:vAlign w:val="center"/>
          </w:tcPr>
          <w:p w14:paraId="3C6B34A9">
            <w:pPr>
              <w:pStyle w:val="30"/>
            </w:pPr>
          </w:p>
        </w:tc>
        <w:tc>
          <w:tcPr>
            <w:tcW w:w="816" w:type="pct"/>
            <w:vAlign w:val="center"/>
          </w:tcPr>
          <w:p w14:paraId="77D00E62">
            <w:pPr>
              <w:pStyle w:val="30"/>
            </w:pPr>
            <w:r>
              <w:rPr>
                <w:rFonts w:hint="eastAsia"/>
              </w:rPr>
              <w:t>审核结果切换显示位置</w:t>
            </w:r>
          </w:p>
        </w:tc>
        <w:tc>
          <w:tcPr>
            <w:tcW w:w="942" w:type="pct"/>
            <w:vAlign w:val="center"/>
          </w:tcPr>
          <w:p w14:paraId="03C4C163">
            <w:pPr>
              <w:pStyle w:val="30"/>
            </w:pPr>
          </w:p>
        </w:tc>
        <w:tc>
          <w:tcPr>
            <w:tcW w:w="1146" w:type="pct"/>
            <w:vAlign w:val="center"/>
          </w:tcPr>
          <w:p w14:paraId="2E3BA924">
            <w:pPr>
              <w:pStyle w:val="30"/>
            </w:pPr>
          </w:p>
        </w:tc>
        <w:tc>
          <w:tcPr>
            <w:tcW w:w="240" w:type="pct"/>
            <w:vMerge w:val="restart"/>
            <w:vAlign w:val="center"/>
          </w:tcPr>
          <w:p w14:paraId="41D48A11">
            <w:pPr>
              <w:pStyle w:val="30"/>
            </w:pPr>
            <w:r>
              <w:rPr>
                <w:rFonts w:hint="eastAsia"/>
              </w:rPr>
              <w:t>1</w:t>
            </w:r>
          </w:p>
        </w:tc>
        <w:tc>
          <w:tcPr>
            <w:tcW w:w="240" w:type="pct"/>
            <w:noWrap/>
            <w:vAlign w:val="center"/>
          </w:tcPr>
          <w:p w14:paraId="11C18CAA">
            <w:pPr>
              <w:pStyle w:val="30"/>
            </w:pPr>
            <w:r>
              <w:rPr>
                <w:rFonts w:hint="eastAsia"/>
              </w:rPr>
              <w:t>2.5</w:t>
            </w:r>
          </w:p>
        </w:tc>
        <w:tc>
          <w:tcPr>
            <w:tcW w:w="258" w:type="pct"/>
            <w:vMerge w:val="restart"/>
            <w:vAlign w:val="center"/>
          </w:tcPr>
          <w:p w14:paraId="493E0B1B">
            <w:pPr>
              <w:pStyle w:val="30"/>
            </w:pPr>
            <w:r>
              <w:rPr>
                <w:rFonts w:hint="eastAsia"/>
              </w:rPr>
              <w:t>2.5</w:t>
            </w:r>
          </w:p>
        </w:tc>
        <w:tc>
          <w:tcPr>
            <w:tcW w:w="343" w:type="pct"/>
            <w:vAlign w:val="center"/>
          </w:tcPr>
          <w:p w14:paraId="6C3CF13C">
            <w:pPr>
              <w:pStyle w:val="30"/>
            </w:pPr>
            <w:r>
              <w:rPr>
                <w:rFonts w:hint="eastAsia"/>
              </w:rPr>
              <w:t>6.1.7.1</w:t>
            </w:r>
          </w:p>
        </w:tc>
      </w:tr>
      <w:tr w14:paraId="75BE5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7A821EFD">
            <w:pPr>
              <w:pStyle w:val="30"/>
            </w:pPr>
            <w:r>
              <w:rPr>
                <w:rFonts w:hint="eastAsia"/>
              </w:rPr>
              <w:t>261</w:t>
            </w:r>
          </w:p>
        </w:tc>
        <w:tc>
          <w:tcPr>
            <w:tcW w:w="240" w:type="pct"/>
            <w:vMerge w:val="continue"/>
            <w:vAlign w:val="center"/>
          </w:tcPr>
          <w:p w14:paraId="6CEBC4B9">
            <w:pPr>
              <w:pStyle w:val="30"/>
            </w:pPr>
          </w:p>
        </w:tc>
        <w:tc>
          <w:tcPr>
            <w:tcW w:w="570" w:type="pct"/>
            <w:vMerge w:val="continue"/>
            <w:vAlign w:val="center"/>
          </w:tcPr>
          <w:p w14:paraId="2BE6CDF1">
            <w:pPr>
              <w:pStyle w:val="30"/>
            </w:pPr>
          </w:p>
        </w:tc>
        <w:tc>
          <w:tcPr>
            <w:tcW w:w="816" w:type="pct"/>
            <w:vAlign w:val="center"/>
          </w:tcPr>
          <w:p w14:paraId="50775D35">
            <w:pPr>
              <w:pStyle w:val="30"/>
            </w:pPr>
            <w:r>
              <w:rPr>
                <w:rFonts w:hint="eastAsia"/>
              </w:rPr>
              <w:t>审核结果显示已完成数量</w:t>
            </w:r>
          </w:p>
        </w:tc>
        <w:tc>
          <w:tcPr>
            <w:tcW w:w="942" w:type="pct"/>
            <w:vAlign w:val="center"/>
          </w:tcPr>
          <w:p w14:paraId="0E3F9F1C">
            <w:pPr>
              <w:pStyle w:val="30"/>
            </w:pPr>
          </w:p>
        </w:tc>
        <w:tc>
          <w:tcPr>
            <w:tcW w:w="1146" w:type="pct"/>
            <w:vAlign w:val="center"/>
          </w:tcPr>
          <w:p w14:paraId="39C7BB61">
            <w:pPr>
              <w:pStyle w:val="30"/>
            </w:pPr>
          </w:p>
        </w:tc>
        <w:tc>
          <w:tcPr>
            <w:tcW w:w="240" w:type="pct"/>
            <w:vMerge w:val="continue"/>
            <w:vAlign w:val="center"/>
          </w:tcPr>
          <w:p w14:paraId="3E6C59A5">
            <w:pPr>
              <w:pStyle w:val="30"/>
            </w:pPr>
          </w:p>
        </w:tc>
        <w:tc>
          <w:tcPr>
            <w:tcW w:w="240" w:type="pct"/>
            <w:noWrap/>
            <w:vAlign w:val="center"/>
          </w:tcPr>
          <w:p w14:paraId="5DB7EDE0">
            <w:pPr>
              <w:pStyle w:val="30"/>
            </w:pPr>
            <w:r>
              <w:rPr>
                <w:rFonts w:hint="eastAsia"/>
              </w:rPr>
              <w:t>2.5</w:t>
            </w:r>
          </w:p>
        </w:tc>
        <w:tc>
          <w:tcPr>
            <w:tcW w:w="258" w:type="pct"/>
            <w:vMerge w:val="continue"/>
            <w:vAlign w:val="center"/>
          </w:tcPr>
          <w:p w14:paraId="742D8988">
            <w:pPr>
              <w:pStyle w:val="30"/>
            </w:pPr>
          </w:p>
        </w:tc>
        <w:tc>
          <w:tcPr>
            <w:tcW w:w="343" w:type="pct"/>
            <w:vAlign w:val="center"/>
          </w:tcPr>
          <w:p w14:paraId="12021A79">
            <w:pPr>
              <w:pStyle w:val="30"/>
            </w:pPr>
            <w:r>
              <w:rPr>
                <w:rFonts w:hint="eastAsia"/>
              </w:rPr>
              <w:t>6.1.7.1</w:t>
            </w:r>
          </w:p>
        </w:tc>
      </w:tr>
      <w:tr w14:paraId="239B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1DDE6F2">
            <w:pPr>
              <w:pStyle w:val="30"/>
            </w:pPr>
            <w:r>
              <w:rPr>
                <w:rFonts w:hint="eastAsia"/>
              </w:rPr>
              <w:t>262</w:t>
            </w:r>
          </w:p>
        </w:tc>
        <w:tc>
          <w:tcPr>
            <w:tcW w:w="240" w:type="pct"/>
            <w:vMerge w:val="continue"/>
            <w:vAlign w:val="center"/>
          </w:tcPr>
          <w:p w14:paraId="58F185B0">
            <w:pPr>
              <w:pStyle w:val="30"/>
            </w:pPr>
          </w:p>
        </w:tc>
        <w:tc>
          <w:tcPr>
            <w:tcW w:w="570" w:type="pct"/>
            <w:vMerge w:val="continue"/>
            <w:vAlign w:val="center"/>
          </w:tcPr>
          <w:p w14:paraId="44A29E7C">
            <w:pPr>
              <w:pStyle w:val="30"/>
            </w:pPr>
          </w:p>
        </w:tc>
        <w:tc>
          <w:tcPr>
            <w:tcW w:w="816" w:type="pct"/>
            <w:vMerge w:val="restart"/>
            <w:vAlign w:val="center"/>
          </w:tcPr>
          <w:p w14:paraId="2DA6C3F4">
            <w:pPr>
              <w:pStyle w:val="30"/>
            </w:pPr>
            <w:r>
              <w:rPr>
                <w:rFonts w:hint="eastAsia"/>
              </w:rPr>
              <w:t>自定义录入</w:t>
            </w:r>
          </w:p>
        </w:tc>
        <w:tc>
          <w:tcPr>
            <w:tcW w:w="942" w:type="pct"/>
            <w:vAlign w:val="center"/>
          </w:tcPr>
          <w:p w14:paraId="71B8375D">
            <w:pPr>
              <w:pStyle w:val="30"/>
            </w:pPr>
            <w:r>
              <w:rPr>
                <w:rFonts w:hint="eastAsia"/>
              </w:rPr>
              <w:t>自定义指标录入</w:t>
            </w:r>
          </w:p>
        </w:tc>
        <w:tc>
          <w:tcPr>
            <w:tcW w:w="1146" w:type="pct"/>
            <w:vAlign w:val="center"/>
          </w:tcPr>
          <w:p w14:paraId="4330CED1">
            <w:pPr>
              <w:pStyle w:val="30"/>
            </w:pPr>
          </w:p>
        </w:tc>
        <w:tc>
          <w:tcPr>
            <w:tcW w:w="240" w:type="pct"/>
            <w:vAlign w:val="center"/>
          </w:tcPr>
          <w:p w14:paraId="427AEE49">
            <w:pPr>
              <w:pStyle w:val="30"/>
            </w:pPr>
            <w:r>
              <w:rPr>
                <w:rFonts w:hint="eastAsia"/>
              </w:rPr>
              <w:t>1</w:t>
            </w:r>
          </w:p>
        </w:tc>
        <w:tc>
          <w:tcPr>
            <w:tcW w:w="240" w:type="pct"/>
            <w:noWrap/>
            <w:vAlign w:val="center"/>
          </w:tcPr>
          <w:p w14:paraId="01142F81">
            <w:pPr>
              <w:pStyle w:val="30"/>
            </w:pPr>
            <w:r>
              <w:rPr>
                <w:rFonts w:hint="eastAsia"/>
              </w:rPr>
              <w:t>2.5</w:t>
            </w:r>
          </w:p>
        </w:tc>
        <w:tc>
          <w:tcPr>
            <w:tcW w:w="258" w:type="pct"/>
            <w:vAlign w:val="center"/>
          </w:tcPr>
          <w:p w14:paraId="7E6F1830">
            <w:pPr>
              <w:pStyle w:val="30"/>
            </w:pPr>
            <w:r>
              <w:rPr>
                <w:rFonts w:hint="eastAsia"/>
              </w:rPr>
              <w:t>2.5</w:t>
            </w:r>
          </w:p>
        </w:tc>
        <w:tc>
          <w:tcPr>
            <w:tcW w:w="343" w:type="pct"/>
            <w:vAlign w:val="center"/>
          </w:tcPr>
          <w:p w14:paraId="06FFEFB7">
            <w:pPr>
              <w:pStyle w:val="30"/>
            </w:pPr>
            <w:r>
              <w:rPr>
                <w:rFonts w:hint="eastAsia"/>
              </w:rPr>
              <w:t>6.1.7.1</w:t>
            </w:r>
          </w:p>
        </w:tc>
      </w:tr>
      <w:tr w14:paraId="04EF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0" w:hRule="atLeast"/>
          <w:jc w:val="center"/>
        </w:trPr>
        <w:tc>
          <w:tcPr>
            <w:tcW w:w="199" w:type="pct"/>
            <w:vAlign w:val="center"/>
          </w:tcPr>
          <w:p w14:paraId="2F9F3FDE">
            <w:pPr>
              <w:pStyle w:val="30"/>
            </w:pPr>
            <w:r>
              <w:rPr>
                <w:rFonts w:hint="eastAsia"/>
              </w:rPr>
              <w:t>263</w:t>
            </w:r>
          </w:p>
        </w:tc>
        <w:tc>
          <w:tcPr>
            <w:tcW w:w="240" w:type="pct"/>
            <w:vMerge w:val="continue"/>
            <w:vAlign w:val="center"/>
          </w:tcPr>
          <w:p w14:paraId="0B61FF65">
            <w:pPr>
              <w:pStyle w:val="30"/>
            </w:pPr>
          </w:p>
        </w:tc>
        <w:tc>
          <w:tcPr>
            <w:tcW w:w="570" w:type="pct"/>
            <w:vMerge w:val="continue"/>
            <w:vAlign w:val="center"/>
          </w:tcPr>
          <w:p w14:paraId="498F6DB4">
            <w:pPr>
              <w:pStyle w:val="30"/>
            </w:pPr>
          </w:p>
        </w:tc>
        <w:tc>
          <w:tcPr>
            <w:tcW w:w="816" w:type="pct"/>
            <w:vMerge w:val="continue"/>
            <w:vAlign w:val="center"/>
          </w:tcPr>
          <w:p w14:paraId="1E706C15">
            <w:pPr>
              <w:pStyle w:val="30"/>
            </w:pPr>
          </w:p>
        </w:tc>
        <w:tc>
          <w:tcPr>
            <w:tcW w:w="942" w:type="pct"/>
            <w:vAlign w:val="center"/>
          </w:tcPr>
          <w:p w14:paraId="59EF255D">
            <w:pPr>
              <w:pStyle w:val="30"/>
            </w:pPr>
            <w:r>
              <w:rPr>
                <w:rFonts w:hint="eastAsia"/>
              </w:rPr>
              <w:t>财务决算统计功能</w:t>
            </w:r>
          </w:p>
        </w:tc>
        <w:tc>
          <w:tcPr>
            <w:tcW w:w="1146" w:type="pct"/>
            <w:vAlign w:val="center"/>
          </w:tcPr>
          <w:p w14:paraId="4679426B">
            <w:pPr>
              <w:pStyle w:val="30"/>
            </w:pPr>
          </w:p>
        </w:tc>
        <w:tc>
          <w:tcPr>
            <w:tcW w:w="240" w:type="pct"/>
            <w:vAlign w:val="center"/>
          </w:tcPr>
          <w:p w14:paraId="34F5D059">
            <w:pPr>
              <w:pStyle w:val="30"/>
            </w:pPr>
            <w:r>
              <w:rPr>
                <w:rFonts w:hint="eastAsia"/>
              </w:rPr>
              <w:t>2</w:t>
            </w:r>
          </w:p>
        </w:tc>
        <w:tc>
          <w:tcPr>
            <w:tcW w:w="240" w:type="pct"/>
            <w:noWrap/>
            <w:vAlign w:val="center"/>
          </w:tcPr>
          <w:p w14:paraId="5546B920">
            <w:pPr>
              <w:pStyle w:val="30"/>
            </w:pPr>
            <w:r>
              <w:rPr>
                <w:rFonts w:hint="eastAsia"/>
              </w:rPr>
              <w:t>2.5</w:t>
            </w:r>
          </w:p>
        </w:tc>
        <w:tc>
          <w:tcPr>
            <w:tcW w:w="258" w:type="pct"/>
            <w:vAlign w:val="center"/>
          </w:tcPr>
          <w:p w14:paraId="1538F5D1">
            <w:pPr>
              <w:pStyle w:val="30"/>
            </w:pPr>
            <w:r>
              <w:rPr>
                <w:rFonts w:hint="eastAsia"/>
              </w:rPr>
              <w:t>5</w:t>
            </w:r>
          </w:p>
        </w:tc>
        <w:tc>
          <w:tcPr>
            <w:tcW w:w="343" w:type="pct"/>
            <w:vAlign w:val="center"/>
          </w:tcPr>
          <w:p w14:paraId="453B09B3">
            <w:pPr>
              <w:pStyle w:val="30"/>
            </w:pPr>
            <w:r>
              <w:rPr>
                <w:rFonts w:hint="eastAsia"/>
              </w:rPr>
              <w:t>6.1.7.1</w:t>
            </w:r>
          </w:p>
        </w:tc>
      </w:tr>
      <w:tr w14:paraId="32FA7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0" w:hRule="atLeast"/>
          <w:jc w:val="center"/>
        </w:trPr>
        <w:tc>
          <w:tcPr>
            <w:tcW w:w="199" w:type="pct"/>
            <w:vAlign w:val="center"/>
          </w:tcPr>
          <w:p w14:paraId="02D9D1F0">
            <w:pPr>
              <w:pStyle w:val="30"/>
            </w:pPr>
            <w:r>
              <w:rPr>
                <w:rFonts w:hint="eastAsia"/>
              </w:rPr>
              <w:t>264</w:t>
            </w:r>
          </w:p>
        </w:tc>
        <w:tc>
          <w:tcPr>
            <w:tcW w:w="240" w:type="pct"/>
            <w:vMerge w:val="continue"/>
            <w:vAlign w:val="center"/>
          </w:tcPr>
          <w:p w14:paraId="79579C88">
            <w:pPr>
              <w:pStyle w:val="30"/>
            </w:pPr>
          </w:p>
        </w:tc>
        <w:tc>
          <w:tcPr>
            <w:tcW w:w="570" w:type="pct"/>
            <w:vMerge w:val="continue"/>
            <w:vAlign w:val="center"/>
          </w:tcPr>
          <w:p w14:paraId="311CFE07">
            <w:pPr>
              <w:pStyle w:val="30"/>
            </w:pPr>
          </w:p>
        </w:tc>
        <w:tc>
          <w:tcPr>
            <w:tcW w:w="816" w:type="pct"/>
            <w:vMerge w:val="continue"/>
            <w:vAlign w:val="center"/>
          </w:tcPr>
          <w:p w14:paraId="404A1D3F">
            <w:pPr>
              <w:pStyle w:val="30"/>
            </w:pPr>
          </w:p>
        </w:tc>
        <w:tc>
          <w:tcPr>
            <w:tcW w:w="942" w:type="pct"/>
            <w:vAlign w:val="center"/>
          </w:tcPr>
          <w:p w14:paraId="7650D765">
            <w:pPr>
              <w:pStyle w:val="30"/>
            </w:pPr>
            <w:r>
              <w:rPr>
                <w:rFonts w:hint="eastAsia"/>
              </w:rPr>
              <w:t>国有企业统计功能</w:t>
            </w:r>
          </w:p>
        </w:tc>
        <w:tc>
          <w:tcPr>
            <w:tcW w:w="1146" w:type="pct"/>
            <w:vAlign w:val="center"/>
          </w:tcPr>
          <w:p w14:paraId="166431E8">
            <w:pPr>
              <w:pStyle w:val="30"/>
            </w:pPr>
          </w:p>
        </w:tc>
        <w:tc>
          <w:tcPr>
            <w:tcW w:w="240" w:type="pct"/>
            <w:vAlign w:val="center"/>
          </w:tcPr>
          <w:p w14:paraId="1CDB60A2">
            <w:pPr>
              <w:pStyle w:val="30"/>
            </w:pPr>
            <w:r>
              <w:rPr>
                <w:rFonts w:hint="eastAsia"/>
              </w:rPr>
              <w:t>2</w:t>
            </w:r>
          </w:p>
        </w:tc>
        <w:tc>
          <w:tcPr>
            <w:tcW w:w="240" w:type="pct"/>
            <w:noWrap/>
            <w:vAlign w:val="center"/>
          </w:tcPr>
          <w:p w14:paraId="2716E80B">
            <w:pPr>
              <w:pStyle w:val="30"/>
            </w:pPr>
            <w:r>
              <w:rPr>
                <w:rFonts w:hint="eastAsia"/>
              </w:rPr>
              <w:t>2.5</w:t>
            </w:r>
          </w:p>
        </w:tc>
        <w:tc>
          <w:tcPr>
            <w:tcW w:w="258" w:type="pct"/>
            <w:vAlign w:val="center"/>
          </w:tcPr>
          <w:p w14:paraId="34D0A286">
            <w:pPr>
              <w:pStyle w:val="30"/>
            </w:pPr>
            <w:r>
              <w:rPr>
                <w:rFonts w:hint="eastAsia"/>
              </w:rPr>
              <w:t>5</w:t>
            </w:r>
          </w:p>
        </w:tc>
        <w:tc>
          <w:tcPr>
            <w:tcW w:w="343" w:type="pct"/>
            <w:vAlign w:val="center"/>
          </w:tcPr>
          <w:p w14:paraId="42F7AED2">
            <w:pPr>
              <w:pStyle w:val="30"/>
            </w:pPr>
            <w:r>
              <w:rPr>
                <w:rFonts w:hint="eastAsia"/>
              </w:rPr>
              <w:t>6.1.7.1</w:t>
            </w:r>
          </w:p>
        </w:tc>
      </w:tr>
      <w:tr w14:paraId="55BD0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0" w:hRule="atLeast"/>
          <w:jc w:val="center"/>
        </w:trPr>
        <w:tc>
          <w:tcPr>
            <w:tcW w:w="199" w:type="pct"/>
            <w:vAlign w:val="center"/>
          </w:tcPr>
          <w:p w14:paraId="4D4E4DCD">
            <w:pPr>
              <w:pStyle w:val="30"/>
            </w:pPr>
            <w:r>
              <w:rPr>
                <w:rFonts w:hint="eastAsia"/>
              </w:rPr>
              <w:t>265</w:t>
            </w:r>
          </w:p>
        </w:tc>
        <w:tc>
          <w:tcPr>
            <w:tcW w:w="240" w:type="pct"/>
            <w:vMerge w:val="continue"/>
            <w:vAlign w:val="center"/>
          </w:tcPr>
          <w:p w14:paraId="500B98A6">
            <w:pPr>
              <w:pStyle w:val="30"/>
            </w:pPr>
          </w:p>
        </w:tc>
        <w:tc>
          <w:tcPr>
            <w:tcW w:w="570" w:type="pct"/>
            <w:vMerge w:val="continue"/>
            <w:vAlign w:val="center"/>
          </w:tcPr>
          <w:p w14:paraId="67EBF6B6">
            <w:pPr>
              <w:pStyle w:val="30"/>
            </w:pPr>
          </w:p>
        </w:tc>
        <w:tc>
          <w:tcPr>
            <w:tcW w:w="816" w:type="pct"/>
            <w:vMerge w:val="continue"/>
            <w:vAlign w:val="center"/>
          </w:tcPr>
          <w:p w14:paraId="62649F39">
            <w:pPr>
              <w:pStyle w:val="30"/>
            </w:pPr>
          </w:p>
        </w:tc>
        <w:tc>
          <w:tcPr>
            <w:tcW w:w="942" w:type="pct"/>
            <w:vAlign w:val="center"/>
          </w:tcPr>
          <w:p w14:paraId="493D3841">
            <w:pPr>
              <w:pStyle w:val="30"/>
            </w:pPr>
            <w:r>
              <w:rPr>
                <w:rFonts w:hint="eastAsia"/>
              </w:rPr>
              <w:t>集体企业统计功能</w:t>
            </w:r>
          </w:p>
        </w:tc>
        <w:tc>
          <w:tcPr>
            <w:tcW w:w="1146" w:type="pct"/>
            <w:vAlign w:val="center"/>
          </w:tcPr>
          <w:p w14:paraId="4CA3FAB1">
            <w:pPr>
              <w:pStyle w:val="30"/>
            </w:pPr>
          </w:p>
        </w:tc>
        <w:tc>
          <w:tcPr>
            <w:tcW w:w="240" w:type="pct"/>
            <w:vAlign w:val="center"/>
          </w:tcPr>
          <w:p w14:paraId="49D5336A">
            <w:pPr>
              <w:pStyle w:val="30"/>
            </w:pPr>
            <w:r>
              <w:rPr>
                <w:rFonts w:hint="eastAsia"/>
              </w:rPr>
              <w:t>2</w:t>
            </w:r>
          </w:p>
        </w:tc>
        <w:tc>
          <w:tcPr>
            <w:tcW w:w="240" w:type="pct"/>
            <w:noWrap/>
            <w:vAlign w:val="center"/>
          </w:tcPr>
          <w:p w14:paraId="13223E8E">
            <w:pPr>
              <w:pStyle w:val="30"/>
            </w:pPr>
            <w:r>
              <w:rPr>
                <w:rFonts w:hint="eastAsia"/>
              </w:rPr>
              <w:t>2.5</w:t>
            </w:r>
          </w:p>
        </w:tc>
        <w:tc>
          <w:tcPr>
            <w:tcW w:w="258" w:type="pct"/>
            <w:vAlign w:val="center"/>
          </w:tcPr>
          <w:p w14:paraId="23C68748">
            <w:pPr>
              <w:pStyle w:val="30"/>
            </w:pPr>
            <w:r>
              <w:rPr>
                <w:rFonts w:hint="eastAsia"/>
              </w:rPr>
              <w:t>5</w:t>
            </w:r>
          </w:p>
        </w:tc>
        <w:tc>
          <w:tcPr>
            <w:tcW w:w="343" w:type="pct"/>
            <w:vAlign w:val="center"/>
          </w:tcPr>
          <w:p w14:paraId="1240A9C1">
            <w:pPr>
              <w:pStyle w:val="30"/>
            </w:pPr>
            <w:r>
              <w:rPr>
                <w:rFonts w:hint="eastAsia"/>
              </w:rPr>
              <w:t>6.1.7.1</w:t>
            </w:r>
          </w:p>
        </w:tc>
      </w:tr>
      <w:tr w14:paraId="6F1F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0" w:hRule="atLeast"/>
          <w:jc w:val="center"/>
        </w:trPr>
        <w:tc>
          <w:tcPr>
            <w:tcW w:w="199" w:type="pct"/>
            <w:vAlign w:val="center"/>
          </w:tcPr>
          <w:p w14:paraId="4FD041BE">
            <w:pPr>
              <w:pStyle w:val="30"/>
            </w:pPr>
            <w:r>
              <w:rPr>
                <w:rFonts w:hint="eastAsia"/>
              </w:rPr>
              <w:t>266</w:t>
            </w:r>
          </w:p>
        </w:tc>
        <w:tc>
          <w:tcPr>
            <w:tcW w:w="240" w:type="pct"/>
            <w:vMerge w:val="continue"/>
            <w:vAlign w:val="center"/>
          </w:tcPr>
          <w:p w14:paraId="0376F064">
            <w:pPr>
              <w:pStyle w:val="30"/>
            </w:pPr>
          </w:p>
        </w:tc>
        <w:tc>
          <w:tcPr>
            <w:tcW w:w="570" w:type="pct"/>
            <w:vMerge w:val="continue"/>
            <w:vAlign w:val="center"/>
          </w:tcPr>
          <w:p w14:paraId="04F0E20E">
            <w:pPr>
              <w:pStyle w:val="30"/>
            </w:pPr>
          </w:p>
        </w:tc>
        <w:tc>
          <w:tcPr>
            <w:tcW w:w="816" w:type="pct"/>
            <w:vMerge w:val="continue"/>
            <w:vAlign w:val="center"/>
          </w:tcPr>
          <w:p w14:paraId="281CEFA1">
            <w:pPr>
              <w:pStyle w:val="30"/>
            </w:pPr>
          </w:p>
        </w:tc>
        <w:tc>
          <w:tcPr>
            <w:tcW w:w="942" w:type="pct"/>
            <w:vAlign w:val="center"/>
          </w:tcPr>
          <w:p w14:paraId="7921C455">
            <w:pPr>
              <w:pStyle w:val="30"/>
            </w:pPr>
            <w:r>
              <w:rPr>
                <w:rFonts w:hint="eastAsia"/>
              </w:rPr>
              <w:t>财务月报统计功能</w:t>
            </w:r>
          </w:p>
        </w:tc>
        <w:tc>
          <w:tcPr>
            <w:tcW w:w="1146" w:type="pct"/>
            <w:vAlign w:val="center"/>
          </w:tcPr>
          <w:p w14:paraId="1F75F0B5">
            <w:pPr>
              <w:pStyle w:val="30"/>
            </w:pPr>
          </w:p>
        </w:tc>
        <w:tc>
          <w:tcPr>
            <w:tcW w:w="240" w:type="pct"/>
            <w:vAlign w:val="center"/>
          </w:tcPr>
          <w:p w14:paraId="0AA0251A">
            <w:pPr>
              <w:pStyle w:val="30"/>
            </w:pPr>
            <w:r>
              <w:rPr>
                <w:rFonts w:hint="eastAsia"/>
              </w:rPr>
              <w:t>2</w:t>
            </w:r>
          </w:p>
        </w:tc>
        <w:tc>
          <w:tcPr>
            <w:tcW w:w="240" w:type="pct"/>
            <w:noWrap/>
            <w:vAlign w:val="center"/>
          </w:tcPr>
          <w:p w14:paraId="3CBC05A7">
            <w:pPr>
              <w:pStyle w:val="30"/>
            </w:pPr>
            <w:r>
              <w:rPr>
                <w:rFonts w:hint="eastAsia"/>
              </w:rPr>
              <w:t>2.5</w:t>
            </w:r>
          </w:p>
        </w:tc>
        <w:tc>
          <w:tcPr>
            <w:tcW w:w="258" w:type="pct"/>
            <w:vAlign w:val="center"/>
          </w:tcPr>
          <w:p w14:paraId="14319BC8">
            <w:pPr>
              <w:pStyle w:val="30"/>
            </w:pPr>
            <w:r>
              <w:rPr>
                <w:rFonts w:hint="eastAsia"/>
              </w:rPr>
              <w:t>5</w:t>
            </w:r>
          </w:p>
        </w:tc>
        <w:tc>
          <w:tcPr>
            <w:tcW w:w="343" w:type="pct"/>
            <w:vAlign w:val="center"/>
          </w:tcPr>
          <w:p w14:paraId="4E31FF67">
            <w:pPr>
              <w:pStyle w:val="30"/>
            </w:pPr>
            <w:r>
              <w:rPr>
                <w:rFonts w:hint="eastAsia"/>
              </w:rPr>
              <w:t>6.1.7.1</w:t>
            </w:r>
          </w:p>
        </w:tc>
      </w:tr>
      <w:tr w14:paraId="6D61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0" w:hRule="atLeast"/>
          <w:jc w:val="center"/>
        </w:trPr>
        <w:tc>
          <w:tcPr>
            <w:tcW w:w="199" w:type="pct"/>
            <w:vAlign w:val="center"/>
          </w:tcPr>
          <w:p w14:paraId="37866856">
            <w:pPr>
              <w:pStyle w:val="30"/>
            </w:pPr>
            <w:r>
              <w:rPr>
                <w:rFonts w:hint="eastAsia"/>
              </w:rPr>
              <w:t>267</w:t>
            </w:r>
          </w:p>
        </w:tc>
        <w:tc>
          <w:tcPr>
            <w:tcW w:w="240" w:type="pct"/>
            <w:vMerge w:val="continue"/>
            <w:vAlign w:val="center"/>
          </w:tcPr>
          <w:p w14:paraId="3A5D8EF9">
            <w:pPr>
              <w:pStyle w:val="30"/>
            </w:pPr>
          </w:p>
        </w:tc>
        <w:tc>
          <w:tcPr>
            <w:tcW w:w="570" w:type="pct"/>
            <w:vMerge w:val="continue"/>
            <w:vAlign w:val="center"/>
          </w:tcPr>
          <w:p w14:paraId="3242B73B">
            <w:pPr>
              <w:pStyle w:val="30"/>
            </w:pPr>
          </w:p>
        </w:tc>
        <w:tc>
          <w:tcPr>
            <w:tcW w:w="816" w:type="pct"/>
            <w:vMerge w:val="continue"/>
            <w:vAlign w:val="center"/>
          </w:tcPr>
          <w:p w14:paraId="447C24EE">
            <w:pPr>
              <w:pStyle w:val="30"/>
            </w:pPr>
          </w:p>
        </w:tc>
        <w:tc>
          <w:tcPr>
            <w:tcW w:w="942" w:type="pct"/>
            <w:vAlign w:val="center"/>
          </w:tcPr>
          <w:p w14:paraId="69A197C6">
            <w:pPr>
              <w:pStyle w:val="30"/>
            </w:pPr>
            <w:r>
              <w:rPr>
                <w:rFonts w:hint="eastAsia"/>
              </w:rPr>
              <w:t>财务预算统计功能</w:t>
            </w:r>
          </w:p>
        </w:tc>
        <w:tc>
          <w:tcPr>
            <w:tcW w:w="1146" w:type="pct"/>
            <w:vAlign w:val="center"/>
          </w:tcPr>
          <w:p w14:paraId="7748748C">
            <w:pPr>
              <w:pStyle w:val="30"/>
            </w:pPr>
          </w:p>
        </w:tc>
        <w:tc>
          <w:tcPr>
            <w:tcW w:w="240" w:type="pct"/>
            <w:vAlign w:val="center"/>
          </w:tcPr>
          <w:p w14:paraId="31AC1519">
            <w:pPr>
              <w:pStyle w:val="30"/>
            </w:pPr>
            <w:r>
              <w:rPr>
                <w:rFonts w:hint="eastAsia"/>
              </w:rPr>
              <w:t>1</w:t>
            </w:r>
          </w:p>
        </w:tc>
        <w:tc>
          <w:tcPr>
            <w:tcW w:w="240" w:type="pct"/>
            <w:noWrap/>
            <w:vAlign w:val="center"/>
          </w:tcPr>
          <w:p w14:paraId="31B22BD6">
            <w:pPr>
              <w:pStyle w:val="30"/>
            </w:pPr>
            <w:r>
              <w:rPr>
                <w:rFonts w:hint="eastAsia"/>
              </w:rPr>
              <w:t>2.5</w:t>
            </w:r>
          </w:p>
        </w:tc>
        <w:tc>
          <w:tcPr>
            <w:tcW w:w="258" w:type="pct"/>
            <w:vAlign w:val="center"/>
          </w:tcPr>
          <w:p w14:paraId="1B487CB9">
            <w:pPr>
              <w:pStyle w:val="30"/>
            </w:pPr>
            <w:r>
              <w:rPr>
                <w:rFonts w:hint="eastAsia"/>
              </w:rPr>
              <w:t>2.5</w:t>
            </w:r>
          </w:p>
        </w:tc>
        <w:tc>
          <w:tcPr>
            <w:tcW w:w="343" w:type="pct"/>
            <w:vAlign w:val="center"/>
          </w:tcPr>
          <w:p w14:paraId="46E57FBA">
            <w:pPr>
              <w:pStyle w:val="30"/>
            </w:pPr>
            <w:r>
              <w:rPr>
                <w:rFonts w:hint="eastAsia"/>
              </w:rPr>
              <w:t>6.1.7.1</w:t>
            </w:r>
          </w:p>
        </w:tc>
      </w:tr>
      <w:tr w14:paraId="77AA8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0" w:hRule="atLeast"/>
          <w:jc w:val="center"/>
        </w:trPr>
        <w:tc>
          <w:tcPr>
            <w:tcW w:w="199" w:type="pct"/>
            <w:vAlign w:val="center"/>
          </w:tcPr>
          <w:p w14:paraId="5D8562FF">
            <w:pPr>
              <w:pStyle w:val="30"/>
            </w:pPr>
            <w:r>
              <w:rPr>
                <w:rFonts w:hint="eastAsia"/>
              </w:rPr>
              <w:t>268</w:t>
            </w:r>
          </w:p>
        </w:tc>
        <w:tc>
          <w:tcPr>
            <w:tcW w:w="240" w:type="pct"/>
            <w:vMerge w:val="continue"/>
            <w:vAlign w:val="center"/>
          </w:tcPr>
          <w:p w14:paraId="6133C227">
            <w:pPr>
              <w:pStyle w:val="30"/>
            </w:pPr>
          </w:p>
        </w:tc>
        <w:tc>
          <w:tcPr>
            <w:tcW w:w="570" w:type="pct"/>
            <w:vMerge w:val="continue"/>
            <w:vAlign w:val="center"/>
          </w:tcPr>
          <w:p w14:paraId="19AC3321">
            <w:pPr>
              <w:pStyle w:val="30"/>
            </w:pPr>
          </w:p>
        </w:tc>
        <w:tc>
          <w:tcPr>
            <w:tcW w:w="816" w:type="pct"/>
            <w:vMerge w:val="continue"/>
            <w:vAlign w:val="center"/>
          </w:tcPr>
          <w:p w14:paraId="7E322E1C">
            <w:pPr>
              <w:pStyle w:val="30"/>
            </w:pPr>
          </w:p>
        </w:tc>
        <w:tc>
          <w:tcPr>
            <w:tcW w:w="942" w:type="pct"/>
            <w:vAlign w:val="center"/>
          </w:tcPr>
          <w:p w14:paraId="661FE00E">
            <w:pPr>
              <w:pStyle w:val="30"/>
            </w:pPr>
            <w:r>
              <w:rPr>
                <w:rFonts w:hint="eastAsia"/>
              </w:rPr>
              <w:t>融资担保及发债备案统计功能</w:t>
            </w:r>
          </w:p>
        </w:tc>
        <w:tc>
          <w:tcPr>
            <w:tcW w:w="1146" w:type="pct"/>
            <w:vAlign w:val="center"/>
          </w:tcPr>
          <w:p w14:paraId="6FE36AE6">
            <w:pPr>
              <w:pStyle w:val="30"/>
            </w:pPr>
          </w:p>
        </w:tc>
        <w:tc>
          <w:tcPr>
            <w:tcW w:w="240" w:type="pct"/>
            <w:vAlign w:val="center"/>
          </w:tcPr>
          <w:p w14:paraId="0288F664">
            <w:pPr>
              <w:pStyle w:val="30"/>
            </w:pPr>
            <w:r>
              <w:rPr>
                <w:rFonts w:hint="eastAsia"/>
              </w:rPr>
              <w:t>1</w:t>
            </w:r>
          </w:p>
        </w:tc>
        <w:tc>
          <w:tcPr>
            <w:tcW w:w="240" w:type="pct"/>
            <w:noWrap/>
            <w:vAlign w:val="center"/>
          </w:tcPr>
          <w:p w14:paraId="5B60FF1E">
            <w:pPr>
              <w:pStyle w:val="30"/>
            </w:pPr>
            <w:r>
              <w:rPr>
                <w:rFonts w:hint="eastAsia"/>
              </w:rPr>
              <w:t>2.5</w:t>
            </w:r>
          </w:p>
        </w:tc>
        <w:tc>
          <w:tcPr>
            <w:tcW w:w="258" w:type="pct"/>
            <w:vAlign w:val="center"/>
          </w:tcPr>
          <w:p w14:paraId="332802DC">
            <w:pPr>
              <w:pStyle w:val="30"/>
            </w:pPr>
            <w:r>
              <w:rPr>
                <w:rFonts w:hint="eastAsia"/>
              </w:rPr>
              <w:t>2.5</w:t>
            </w:r>
          </w:p>
        </w:tc>
        <w:tc>
          <w:tcPr>
            <w:tcW w:w="343" w:type="pct"/>
            <w:vAlign w:val="center"/>
          </w:tcPr>
          <w:p w14:paraId="21027E0D">
            <w:pPr>
              <w:pStyle w:val="30"/>
            </w:pPr>
            <w:r>
              <w:rPr>
                <w:rFonts w:hint="eastAsia"/>
              </w:rPr>
              <w:t>6.1.7.1</w:t>
            </w:r>
          </w:p>
        </w:tc>
      </w:tr>
      <w:tr w14:paraId="37A3A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0" w:hRule="atLeast"/>
          <w:jc w:val="center"/>
        </w:trPr>
        <w:tc>
          <w:tcPr>
            <w:tcW w:w="199" w:type="pct"/>
            <w:vAlign w:val="center"/>
          </w:tcPr>
          <w:p w14:paraId="632A8DFC">
            <w:pPr>
              <w:pStyle w:val="30"/>
            </w:pPr>
            <w:r>
              <w:rPr>
                <w:rFonts w:hint="eastAsia"/>
              </w:rPr>
              <w:t>269</w:t>
            </w:r>
          </w:p>
        </w:tc>
        <w:tc>
          <w:tcPr>
            <w:tcW w:w="240" w:type="pct"/>
            <w:vMerge w:val="continue"/>
            <w:vAlign w:val="center"/>
          </w:tcPr>
          <w:p w14:paraId="7295F973">
            <w:pPr>
              <w:pStyle w:val="30"/>
            </w:pPr>
          </w:p>
        </w:tc>
        <w:tc>
          <w:tcPr>
            <w:tcW w:w="570" w:type="pct"/>
            <w:vMerge w:val="continue"/>
            <w:vAlign w:val="center"/>
          </w:tcPr>
          <w:p w14:paraId="7E8FA91C">
            <w:pPr>
              <w:pStyle w:val="30"/>
            </w:pPr>
          </w:p>
        </w:tc>
        <w:tc>
          <w:tcPr>
            <w:tcW w:w="816" w:type="pct"/>
            <w:vMerge w:val="continue"/>
            <w:vAlign w:val="center"/>
          </w:tcPr>
          <w:p w14:paraId="68578C95">
            <w:pPr>
              <w:pStyle w:val="30"/>
            </w:pPr>
          </w:p>
        </w:tc>
        <w:tc>
          <w:tcPr>
            <w:tcW w:w="942" w:type="pct"/>
            <w:vAlign w:val="center"/>
          </w:tcPr>
          <w:p w14:paraId="01B92240">
            <w:pPr>
              <w:pStyle w:val="30"/>
            </w:pPr>
            <w:r>
              <w:rPr>
                <w:rFonts w:hint="eastAsia"/>
              </w:rPr>
              <w:t>财务评价书统计功能</w:t>
            </w:r>
          </w:p>
        </w:tc>
        <w:tc>
          <w:tcPr>
            <w:tcW w:w="1146" w:type="pct"/>
            <w:vAlign w:val="center"/>
          </w:tcPr>
          <w:p w14:paraId="366396DD">
            <w:pPr>
              <w:pStyle w:val="30"/>
            </w:pPr>
          </w:p>
        </w:tc>
        <w:tc>
          <w:tcPr>
            <w:tcW w:w="240" w:type="pct"/>
            <w:vAlign w:val="center"/>
          </w:tcPr>
          <w:p w14:paraId="259F7D2C">
            <w:pPr>
              <w:pStyle w:val="30"/>
            </w:pPr>
            <w:r>
              <w:rPr>
                <w:rFonts w:hint="eastAsia"/>
              </w:rPr>
              <w:t>1</w:t>
            </w:r>
          </w:p>
        </w:tc>
        <w:tc>
          <w:tcPr>
            <w:tcW w:w="240" w:type="pct"/>
            <w:noWrap/>
            <w:vAlign w:val="center"/>
          </w:tcPr>
          <w:p w14:paraId="7291C624">
            <w:pPr>
              <w:pStyle w:val="30"/>
            </w:pPr>
            <w:r>
              <w:rPr>
                <w:rFonts w:hint="eastAsia"/>
              </w:rPr>
              <w:t>2.5</w:t>
            </w:r>
          </w:p>
        </w:tc>
        <w:tc>
          <w:tcPr>
            <w:tcW w:w="258" w:type="pct"/>
            <w:vAlign w:val="center"/>
          </w:tcPr>
          <w:p w14:paraId="5D6B4604">
            <w:pPr>
              <w:pStyle w:val="30"/>
            </w:pPr>
            <w:r>
              <w:rPr>
                <w:rFonts w:hint="eastAsia"/>
              </w:rPr>
              <w:t>2.5</w:t>
            </w:r>
          </w:p>
        </w:tc>
        <w:tc>
          <w:tcPr>
            <w:tcW w:w="343" w:type="pct"/>
            <w:vAlign w:val="center"/>
          </w:tcPr>
          <w:p w14:paraId="7769F9DE">
            <w:pPr>
              <w:pStyle w:val="30"/>
            </w:pPr>
            <w:r>
              <w:rPr>
                <w:rFonts w:hint="eastAsia"/>
              </w:rPr>
              <w:t>6.1.7.1</w:t>
            </w:r>
          </w:p>
        </w:tc>
      </w:tr>
      <w:tr w14:paraId="5DD1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B777C0D">
            <w:pPr>
              <w:pStyle w:val="30"/>
            </w:pPr>
            <w:r>
              <w:rPr>
                <w:rFonts w:hint="eastAsia"/>
              </w:rPr>
              <w:t>270</w:t>
            </w:r>
          </w:p>
        </w:tc>
        <w:tc>
          <w:tcPr>
            <w:tcW w:w="240" w:type="pct"/>
            <w:vMerge w:val="continue"/>
            <w:vAlign w:val="center"/>
          </w:tcPr>
          <w:p w14:paraId="51DEBC50">
            <w:pPr>
              <w:pStyle w:val="30"/>
            </w:pPr>
          </w:p>
        </w:tc>
        <w:tc>
          <w:tcPr>
            <w:tcW w:w="570" w:type="pct"/>
            <w:vMerge w:val="restart"/>
            <w:vAlign w:val="center"/>
          </w:tcPr>
          <w:p w14:paraId="68EB2EBD">
            <w:pPr>
              <w:pStyle w:val="30"/>
            </w:pPr>
            <w:r>
              <w:rPr>
                <w:rFonts w:hint="eastAsia"/>
              </w:rPr>
              <w:t>数据填报模块</w:t>
            </w:r>
          </w:p>
        </w:tc>
        <w:tc>
          <w:tcPr>
            <w:tcW w:w="816" w:type="pct"/>
            <w:vAlign w:val="center"/>
          </w:tcPr>
          <w:p w14:paraId="216CF529">
            <w:pPr>
              <w:pStyle w:val="30"/>
            </w:pPr>
            <w:r>
              <w:rPr>
                <w:rFonts w:hint="eastAsia"/>
              </w:rPr>
              <w:t>显示汇总明细功能</w:t>
            </w:r>
          </w:p>
        </w:tc>
        <w:tc>
          <w:tcPr>
            <w:tcW w:w="942" w:type="pct"/>
            <w:vAlign w:val="center"/>
          </w:tcPr>
          <w:p w14:paraId="6C05D9F8">
            <w:pPr>
              <w:pStyle w:val="30"/>
            </w:pPr>
          </w:p>
        </w:tc>
        <w:tc>
          <w:tcPr>
            <w:tcW w:w="1146" w:type="pct"/>
            <w:vAlign w:val="center"/>
          </w:tcPr>
          <w:p w14:paraId="3787E226">
            <w:pPr>
              <w:pStyle w:val="30"/>
            </w:pPr>
          </w:p>
        </w:tc>
        <w:tc>
          <w:tcPr>
            <w:tcW w:w="240" w:type="pct"/>
            <w:vMerge w:val="restart"/>
            <w:vAlign w:val="center"/>
          </w:tcPr>
          <w:p w14:paraId="72FBAABC">
            <w:pPr>
              <w:pStyle w:val="30"/>
            </w:pPr>
            <w:r>
              <w:rPr>
                <w:rFonts w:hint="eastAsia"/>
              </w:rPr>
              <w:t>1</w:t>
            </w:r>
          </w:p>
        </w:tc>
        <w:tc>
          <w:tcPr>
            <w:tcW w:w="240" w:type="pct"/>
            <w:noWrap/>
            <w:vAlign w:val="center"/>
          </w:tcPr>
          <w:p w14:paraId="3BD1F3D2">
            <w:pPr>
              <w:pStyle w:val="30"/>
            </w:pPr>
            <w:r>
              <w:rPr>
                <w:rFonts w:hint="eastAsia"/>
              </w:rPr>
              <w:t>2.5</w:t>
            </w:r>
          </w:p>
        </w:tc>
        <w:tc>
          <w:tcPr>
            <w:tcW w:w="258" w:type="pct"/>
            <w:vMerge w:val="restart"/>
            <w:vAlign w:val="center"/>
          </w:tcPr>
          <w:p w14:paraId="00838D25">
            <w:pPr>
              <w:pStyle w:val="30"/>
            </w:pPr>
            <w:r>
              <w:rPr>
                <w:rFonts w:hint="eastAsia"/>
              </w:rPr>
              <w:t>2.5</w:t>
            </w:r>
          </w:p>
        </w:tc>
        <w:tc>
          <w:tcPr>
            <w:tcW w:w="343" w:type="pct"/>
            <w:vAlign w:val="center"/>
          </w:tcPr>
          <w:p w14:paraId="51CA6D5A">
            <w:pPr>
              <w:pStyle w:val="30"/>
            </w:pPr>
            <w:r>
              <w:rPr>
                <w:rFonts w:hint="eastAsia"/>
              </w:rPr>
              <w:t>6.1.7.2</w:t>
            </w:r>
          </w:p>
        </w:tc>
      </w:tr>
      <w:tr w14:paraId="1805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AE1EC44">
            <w:pPr>
              <w:pStyle w:val="30"/>
            </w:pPr>
            <w:r>
              <w:rPr>
                <w:rFonts w:hint="eastAsia"/>
              </w:rPr>
              <w:t>271</w:t>
            </w:r>
          </w:p>
        </w:tc>
        <w:tc>
          <w:tcPr>
            <w:tcW w:w="240" w:type="pct"/>
            <w:vMerge w:val="continue"/>
            <w:vAlign w:val="center"/>
          </w:tcPr>
          <w:p w14:paraId="2831CAD1">
            <w:pPr>
              <w:pStyle w:val="30"/>
            </w:pPr>
          </w:p>
        </w:tc>
        <w:tc>
          <w:tcPr>
            <w:tcW w:w="570" w:type="pct"/>
            <w:vMerge w:val="continue"/>
            <w:vAlign w:val="center"/>
          </w:tcPr>
          <w:p w14:paraId="193E6CCD">
            <w:pPr>
              <w:pStyle w:val="30"/>
            </w:pPr>
          </w:p>
        </w:tc>
        <w:tc>
          <w:tcPr>
            <w:tcW w:w="816" w:type="pct"/>
            <w:vAlign w:val="center"/>
          </w:tcPr>
          <w:p w14:paraId="0AE0A2C8">
            <w:pPr>
              <w:pStyle w:val="30"/>
            </w:pPr>
            <w:r>
              <w:rPr>
                <w:rFonts w:hint="eastAsia"/>
              </w:rPr>
              <w:t>浮动表定位及模糊查询功能</w:t>
            </w:r>
          </w:p>
        </w:tc>
        <w:tc>
          <w:tcPr>
            <w:tcW w:w="942" w:type="pct"/>
            <w:vAlign w:val="center"/>
          </w:tcPr>
          <w:p w14:paraId="66D18FDF">
            <w:pPr>
              <w:pStyle w:val="30"/>
            </w:pPr>
          </w:p>
        </w:tc>
        <w:tc>
          <w:tcPr>
            <w:tcW w:w="1146" w:type="pct"/>
            <w:vAlign w:val="center"/>
          </w:tcPr>
          <w:p w14:paraId="10894737">
            <w:pPr>
              <w:pStyle w:val="30"/>
            </w:pPr>
          </w:p>
        </w:tc>
        <w:tc>
          <w:tcPr>
            <w:tcW w:w="240" w:type="pct"/>
            <w:vMerge w:val="continue"/>
            <w:vAlign w:val="center"/>
          </w:tcPr>
          <w:p w14:paraId="7D7DBD5A">
            <w:pPr>
              <w:pStyle w:val="30"/>
            </w:pPr>
          </w:p>
        </w:tc>
        <w:tc>
          <w:tcPr>
            <w:tcW w:w="240" w:type="pct"/>
            <w:noWrap/>
            <w:vAlign w:val="center"/>
          </w:tcPr>
          <w:p w14:paraId="5BD6249F">
            <w:pPr>
              <w:pStyle w:val="30"/>
            </w:pPr>
            <w:r>
              <w:rPr>
                <w:rFonts w:hint="eastAsia"/>
              </w:rPr>
              <w:t>2.5</w:t>
            </w:r>
          </w:p>
        </w:tc>
        <w:tc>
          <w:tcPr>
            <w:tcW w:w="258" w:type="pct"/>
            <w:vMerge w:val="continue"/>
            <w:vAlign w:val="center"/>
          </w:tcPr>
          <w:p w14:paraId="4147DC93">
            <w:pPr>
              <w:pStyle w:val="30"/>
            </w:pPr>
          </w:p>
        </w:tc>
        <w:tc>
          <w:tcPr>
            <w:tcW w:w="343" w:type="pct"/>
            <w:vAlign w:val="center"/>
          </w:tcPr>
          <w:p w14:paraId="7CE5D40E">
            <w:pPr>
              <w:pStyle w:val="30"/>
            </w:pPr>
            <w:r>
              <w:rPr>
                <w:rFonts w:hint="eastAsia"/>
              </w:rPr>
              <w:t>6.1.7.2</w:t>
            </w:r>
          </w:p>
        </w:tc>
      </w:tr>
      <w:tr w14:paraId="4296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9131CAE">
            <w:pPr>
              <w:pStyle w:val="30"/>
            </w:pPr>
            <w:r>
              <w:rPr>
                <w:rFonts w:hint="eastAsia"/>
              </w:rPr>
              <w:t>272</w:t>
            </w:r>
          </w:p>
        </w:tc>
        <w:tc>
          <w:tcPr>
            <w:tcW w:w="240" w:type="pct"/>
            <w:vMerge w:val="continue"/>
            <w:vAlign w:val="center"/>
          </w:tcPr>
          <w:p w14:paraId="0D401023">
            <w:pPr>
              <w:pStyle w:val="30"/>
            </w:pPr>
          </w:p>
        </w:tc>
        <w:tc>
          <w:tcPr>
            <w:tcW w:w="570" w:type="pct"/>
            <w:vMerge w:val="continue"/>
            <w:vAlign w:val="center"/>
          </w:tcPr>
          <w:p w14:paraId="6DB7C8C8">
            <w:pPr>
              <w:pStyle w:val="30"/>
            </w:pPr>
          </w:p>
        </w:tc>
        <w:tc>
          <w:tcPr>
            <w:tcW w:w="816" w:type="pct"/>
            <w:vAlign w:val="center"/>
          </w:tcPr>
          <w:p w14:paraId="3E9E9818">
            <w:pPr>
              <w:pStyle w:val="30"/>
            </w:pPr>
            <w:r>
              <w:rPr>
                <w:rFonts w:hint="eastAsia"/>
              </w:rPr>
              <w:t>EXCEL批量导入功能</w:t>
            </w:r>
          </w:p>
        </w:tc>
        <w:tc>
          <w:tcPr>
            <w:tcW w:w="942" w:type="pct"/>
            <w:vAlign w:val="center"/>
          </w:tcPr>
          <w:p w14:paraId="653D98DF">
            <w:pPr>
              <w:pStyle w:val="30"/>
            </w:pPr>
          </w:p>
        </w:tc>
        <w:tc>
          <w:tcPr>
            <w:tcW w:w="1146" w:type="pct"/>
            <w:vAlign w:val="center"/>
          </w:tcPr>
          <w:p w14:paraId="071EA025">
            <w:pPr>
              <w:pStyle w:val="30"/>
            </w:pPr>
          </w:p>
        </w:tc>
        <w:tc>
          <w:tcPr>
            <w:tcW w:w="240" w:type="pct"/>
            <w:vMerge w:val="restart"/>
            <w:vAlign w:val="center"/>
          </w:tcPr>
          <w:p w14:paraId="3CF26BF5">
            <w:pPr>
              <w:pStyle w:val="30"/>
            </w:pPr>
            <w:r>
              <w:rPr>
                <w:rFonts w:hint="eastAsia"/>
              </w:rPr>
              <w:t>1</w:t>
            </w:r>
          </w:p>
        </w:tc>
        <w:tc>
          <w:tcPr>
            <w:tcW w:w="240" w:type="pct"/>
            <w:vMerge w:val="restart"/>
            <w:noWrap/>
            <w:vAlign w:val="center"/>
          </w:tcPr>
          <w:p w14:paraId="3B24588A">
            <w:pPr>
              <w:pStyle w:val="30"/>
            </w:pPr>
            <w:r>
              <w:rPr>
                <w:rFonts w:hint="eastAsia"/>
              </w:rPr>
              <w:t>2.5</w:t>
            </w:r>
          </w:p>
        </w:tc>
        <w:tc>
          <w:tcPr>
            <w:tcW w:w="258" w:type="pct"/>
            <w:vMerge w:val="restart"/>
            <w:vAlign w:val="center"/>
          </w:tcPr>
          <w:p w14:paraId="7C658B5C">
            <w:pPr>
              <w:pStyle w:val="30"/>
            </w:pPr>
            <w:r>
              <w:rPr>
                <w:rFonts w:hint="eastAsia"/>
              </w:rPr>
              <w:t>2.5</w:t>
            </w:r>
          </w:p>
        </w:tc>
        <w:tc>
          <w:tcPr>
            <w:tcW w:w="343" w:type="pct"/>
            <w:vAlign w:val="center"/>
          </w:tcPr>
          <w:p w14:paraId="5EA03178">
            <w:pPr>
              <w:pStyle w:val="30"/>
            </w:pPr>
            <w:r>
              <w:rPr>
                <w:rFonts w:hint="eastAsia"/>
              </w:rPr>
              <w:t>6.1.7.2</w:t>
            </w:r>
          </w:p>
        </w:tc>
      </w:tr>
      <w:tr w14:paraId="52E10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BB3A207">
            <w:pPr>
              <w:pStyle w:val="30"/>
            </w:pPr>
            <w:r>
              <w:rPr>
                <w:rFonts w:hint="eastAsia"/>
              </w:rPr>
              <w:t>273</w:t>
            </w:r>
          </w:p>
        </w:tc>
        <w:tc>
          <w:tcPr>
            <w:tcW w:w="240" w:type="pct"/>
            <w:vMerge w:val="continue"/>
            <w:vAlign w:val="center"/>
          </w:tcPr>
          <w:p w14:paraId="255BABDB">
            <w:pPr>
              <w:pStyle w:val="30"/>
            </w:pPr>
          </w:p>
        </w:tc>
        <w:tc>
          <w:tcPr>
            <w:tcW w:w="570" w:type="pct"/>
            <w:vMerge w:val="continue"/>
            <w:vAlign w:val="center"/>
          </w:tcPr>
          <w:p w14:paraId="48DCA4B5">
            <w:pPr>
              <w:pStyle w:val="30"/>
            </w:pPr>
          </w:p>
        </w:tc>
        <w:tc>
          <w:tcPr>
            <w:tcW w:w="816" w:type="pct"/>
            <w:vAlign w:val="center"/>
          </w:tcPr>
          <w:p w14:paraId="53A79DC7">
            <w:pPr>
              <w:pStyle w:val="30"/>
            </w:pPr>
            <w:r>
              <w:rPr>
                <w:rFonts w:hint="eastAsia"/>
              </w:rPr>
              <w:t>枚举多层级多选功能</w:t>
            </w:r>
          </w:p>
        </w:tc>
        <w:tc>
          <w:tcPr>
            <w:tcW w:w="942" w:type="pct"/>
            <w:vAlign w:val="center"/>
          </w:tcPr>
          <w:p w14:paraId="605CB5F4">
            <w:pPr>
              <w:pStyle w:val="30"/>
            </w:pPr>
          </w:p>
        </w:tc>
        <w:tc>
          <w:tcPr>
            <w:tcW w:w="1146" w:type="pct"/>
            <w:vAlign w:val="center"/>
          </w:tcPr>
          <w:p w14:paraId="5FBD4999">
            <w:pPr>
              <w:pStyle w:val="30"/>
            </w:pPr>
          </w:p>
        </w:tc>
        <w:tc>
          <w:tcPr>
            <w:tcW w:w="240" w:type="pct"/>
            <w:vMerge w:val="continue"/>
            <w:vAlign w:val="center"/>
          </w:tcPr>
          <w:p w14:paraId="7BBD6B5D">
            <w:pPr>
              <w:pStyle w:val="30"/>
            </w:pPr>
          </w:p>
        </w:tc>
        <w:tc>
          <w:tcPr>
            <w:tcW w:w="240" w:type="pct"/>
            <w:vMerge w:val="continue"/>
            <w:noWrap/>
            <w:vAlign w:val="center"/>
          </w:tcPr>
          <w:p w14:paraId="2CCCC77F">
            <w:pPr>
              <w:pStyle w:val="30"/>
            </w:pPr>
          </w:p>
        </w:tc>
        <w:tc>
          <w:tcPr>
            <w:tcW w:w="258" w:type="pct"/>
            <w:vMerge w:val="continue"/>
            <w:vAlign w:val="center"/>
          </w:tcPr>
          <w:p w14:paraId="470E1E97">
            <w:pPr>
              <w:pStyle w:val="30"/>
            </w:pPr>
          </w:p>
        </w:tc>
        <w:tc>
          <w:tcPr>
            <w:tcW w:w="343" w:type="pct"/>
            <w:vAlign w:val="center"/>
          </w:tcPr>
          <w:p w14:paraId="03B85D54">
            <w:pPr>
              <w:pStyle w:val="30"/>
            </w:pPr>
            <w:r>
              <w:rPr>
                <w:rFonts w:hint="eastAsia"/>
              </w:rPr>
              <w:t>6.1.7.2</w:t>
            </w:r>
          </w:p>
        </w:tc>
      </w:tr>
      <w:tr w14:paraId="32792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D69458E">
            <w:pPr>
              <w:pStyle w:val="30"/>
            </w:pPr>
            <w:r>
              <w:rPr>
                <w:rFonts w:hint="eastAsia"/>
              </w:rPr>
              <w:t>274</w:t>
            </w:r>
          </w:p>
        </w:tc>
        <w:tc>
          <w:tcPr>
            <w:tcW w:w="240" w:type="pct"/>
            <w:vMerge w:val="continue"/>
            <w:vAlign w:val="center"/>
          </w:tcPr>
          <w:p w14:paraId="6A9E15F3">
            <w:pPr>
              <w:pStyle w:val="30"/>
            </w:pPr>
          </w:p>
        </w:tc>
        <w:tc>
          <w:tcPr>
            <w:tcW w:w="570" w:type="pct"/>
            <w:vMerge w:val="restart"/>
            <w:vAlign w:val="center"/>
          </w:tcPr>
          <w:p w14:paraId="4DBD026A">
            <w:pPr>
              <w:pStyle w:val="30"/>
            </w:pPr>
            <w:r>
              <w:rPr>
                <w:rFonts w:hint="eastAsia"/>
              </w:rPr>
              <w:t>数据查询模块</w:t>
            </w:r>
          </w:p>
        </w:tc>
        <w:tc>
          <w:tcPr>
            <w:tcW w:w="816" w:type="pct"/>
            <w:vAlign w:val="center"/>
          </w:tcPr>
          <w:p w14:paraId="67126F00">
            <w:pPr>
              <w:pStyle w:val="30"/>
            </w:pPr>
            <w:r>
              <w:rPr>
                <w:rFonts w:hint="eastAsia"/>
              </w:rPr>
              <w:t>单位选择功能</w:t>
            </w:r>
          </w:p>
        </w:tc>
        <w:tc>
          <w:tcPr>
            <w:tcW w:w="942" w:type="pct"/>
            <w:vAlign w:val="center"/>
          </w:tcPr>
          <w:p w14:paraId="493952AD">
            <w:pPr>
              <w:pStyle w:val="30"/>
            </w:pPr>
          </w:p>
        </w:tc>
        <w:tc>
          <w:tcPr>
            <w:tcW w:w="1146" w:type="pct"/>
            <w:vAlign w:val="center"/>
          </w:tcPr>
          <w:p w14:paraId="3725A478">
            <w:pPr>
              <w:pStyle w:val="30"/>
            </w:pPr>
          </w:p>
        </w:tc>
        <w:tc>
          <w:tcPr>
            <w:tcW w:w="240" w:type="pct"/>
            <w:vMerge w:val="restart"/>
            <w:vAlign w:val="center"/>
          </w:tcPr>
          <w:p w14:paraId="3A235F78">
            <w:pPr>
              <w:pStyle w:val="30"/>
            </w:pPr>
            <w:r>
              <w:rPr>
                <w:rFonts w:hint="eastAsia"/>
              </w:rPr>
              <w:t>1</w:t>
            </w:r>
          </w:p>
        </w:tc>
        <w:tc>
          <w:tcPr>
            <w:tcW w:w="240" w:type="pct"/>
            <w:vMerge w:val="restart"/>
            <w:noWrap/>
            <w:vAlign w:val="center"/>
          </w:tcPr>
          <w:p w14:paraId="7A124A31">
            <w:pPr>
              <w:pStyle w:val="30"/>
            </w:pPr>
            <w:r>
              <w:rPr>
                <w:rFonts w:hint="eastAsia"/>
              </w:rPr>
              <w:t>2.5</w:t>
            </w:r>
          </w:p>
        </w:tc>
        <w:tc>
          <w:tcPr>
            <w:tcW w:w="258" w:type="pct"/>
            <w:vMerge w:val="restart"/>
            <w:vAlign w:val="center"/>
          </w:tcPr>
          <w:p w14:paraId="2AB54492">
            <w:pPr>
              <w:pStyle w:val="30"/>
            </w:pPr>
            <w:r>
              <w:rPr>
                <w:rFonts w:hint="eastAsia"/>
              </w:rPr>
              <w:t>2.5</w:t>
            </w:r>
          </w:p>
        </w:tc>
        <w:tc>
          <w:tcPr>
            <w:tcW w:w="343" w:type="pct"/>
            <w:vAlign w:val="center"/>
          </w:tcPr>
          <w:p w14:paraId="071457CE">
            <w:pPr>
              <w:pStyle w:val="30"/>
            </w:pPr>
            <w:r>
              <w:rPr>
                <w:rFonts w:hint="eastAsia"/>
              </w:rPr>
              <w:t>6.1.7.3</w:t>
            </w:r>
          </w:p>
        </w:tc>
      </w:tr>
      <w:tr w14:paraId="360B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CE35235">
            <w:pPr>
              <w:pStyle w:val="30"/>
            </w:pPr>
            <w:r>
              <w:rPr>
                <w:rFonts w:hint="eastAsia"/>
              </w:rPr>
              <w:t>275</w:t>
            </w:r>
          </w:p>
        </w:tc>
        <w:tc>
          <w:tcPr>
            <w:tcW w:w="240" w:type="pct"/>
            <w:vMerge w:val="continue"/>
            <w:vAlign w:val="center"/>
          </w:tcPr>
          <w:p w14:paraId="67D5AF8A">
            <w:pPr>
              <w:pStyle w:val="30"/>
            </w:pPr>
          </w:p>
        </w:tc>
        <w:tc>
          <w:tcPr>
            <w:tcW w:w="570" w:type="pct"/>
            <w:vMerge w:val="continue"/>
            <w:vAlign w:val="center"/>
          </w:tcPr>
          <w:p w14:paraId="0BBC3DBE">
            <w:pPr>
              <w:pStyle w:val="30"/>
            </w:pPr>
          </w:p>
        </w:tc>
        <w:tc>
          <w:tcPr>
            <w:tcW w:w="816" w:type="pct"/>
            <w:vAlign w:val="center"/>
          </w:tcPr>
          <w:p w14:paraId="4F99581F">
            <w:pPr>
              <w:pStyle w:val="30"/>
            </w:pPr>
            <w:r>
              <w:rPr>
                <w:rFonts w:hint="eastAsia"/>
              </w:rPr>
              <w:t>科目选择功能</w:t>
            </w:r>
          </w:p>
        </w:tc>
        <w:tc>
          <w:tcPr>
            <w:tcW w:w="942" w:type="pct"/>
            <w:vAlign w:val="center"/>
          </w:tcPr>
          <w:p w14:paraId="48D67CA5">
            <w:pPr>
              <w:pStyle w:val="30"/>
            </w:pPr>
          </w:p>
        </w:tc>
        <w:tc>
          <w:tcPr>
            <w:tcW w:w="1146" w:type="pct"/>
            <w:vAlign w:val="center"/>
          </w:tcPr>
          <w:p w14:paraId="6778A88C">
            <w:pPr>
              <w:pStyle w:val="30"/>
            </w:pPr>
          </w:p>
        </w:tc>
        <w:tc>
          <w:tcPr>
            <w:tcW w:w="240" w:type="pct"/>
            <w:vMerge w:val="continue"/>
            <w:vAlign w:val="center"/>
          </w:tcPr>
          <w:p w14:paraId="1AE6DE33">
            <w:pPr>
              <w:pStyle w:val="30"/>
            </w:pPr>
          </w:p>
        </w:tc>
        <w:tc>
          <w:tcPr>
            <w:tcW w:w="240" w:type="pct"/>
            <w:vMerge w:val="continue"/>
            <w:noWrap/>
            <w:vAlign w:val="center"/>
          </w:tcPr>
          <w:p w14:paraId="25E70E1D">
            <w:pPr>
              <w:pStyle w:val="30"/>
            </w:pPr>
          </w:p>
        </w:tc>
        <w:tc>
          <w:tcPr>
            <w:tcW w:w="258" w:type="pct"/>
            <w:vMerge w:val="continue"/>
            <w:vAlign w:val="center"/>
          </w:tcPr>
          <w:p w14:paraId="2C15423B">
            <w:pPr>
              <w:pStyle w:val="30"/>
            </w:pPr>
          </w:p>
        </w:tc>
        <w:tc>
          <w:tcPr>
            <w:tcW w:w="343" w:type="pct"/>
            <w:vAlign w:val="center"/>
          </w:tcPr>
          <w:p w14:paraId="469AA727">
            <w:pPr>
              <w:pStyle w:val="30"/>
            </w:pPr>
            <w:r>
              <w:rPr>
                <w:rFonts w:hint="eastAsia"/>
              </w:rPr>
              <w:t>6.1.7.3</w:t>
            </w:r>
          </w:p>
        </w:tc>
      </w:tr>
      <w:tr w14:paraId="15FB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BD0F4D9">
            <w:pPr>
              <w:pStyle w:val="30"/>
            </w:pPr>
            <w:r>
              <w:rPr>
                <w:rFonts w:hint="eastAsia"/>
              </w:rPr>
              <w:t>276</w:t>
            </w:r>
          </w:p>
        </w:tc>
        <w:tc>
          <w:tcPr>
            <w:tcW w:w="240" w:type="pct"/>
            <w:vMerge w:val="continue"/>
            <w:vAlign w:val="center"/>
          </w:tcPr>
          <w:p w14:paraId="4A4E08D1">
            <w:pPr>
              <w:pStyle w:val="30"/>
            </w:pPr>
          </w:p>
        </w:tc>
        <w:tc>
          <w:tcPr>
            <w:tcW w:w="570" w:type="pct"/>
            <w:vMerge w:val="continue"/>
            <w:vAlign w:val="center"/>
          </w:tcPr>
          <w:p w14:paraId="2EB507A1">
            <w:pPr>
              <w:pStyle w:val="30"/>
            </w:pPr>
          </w:p>
        </w:tc>
        <w:tc>
          <w:tcPr>
            <w:tcW w:w="816" w:type="pct"/>
            <w:vAlign w:val="center"/>
          </w:tcPr>
          <w:p w14:paraId="71F26CD3">
            <w:pPr>
              <w:pStyle w:val="30"/>
            </w:pPr>
            <w:r>
              <w:rPr>
                <w:rFonts w:hint="eastAsia"/>
              </w:rPr>
              <w:t>模板选择功能</w:t>
            </w:r>
          </w:p>
        </w:tc>
        <w:tc>
          <w:tcPr>
            <w:tcW w:w="942" w:type="pct"/>
            <w:vAlign w:val="center"/>
          </w:tcPr>
          <w:p w14:paraId="7C45C379">
            <w:pPr>
              <w:pStyle w:val="30"/>
            </w:pPr>
          </w:p>
        </w:tc>
        <w:tc>
          <w:tcPr>
            <w:tcW w:w="1146" w:type="pct"/>
            <w:vAlign w:val="center"/>
          </w:tcPr>
          <w:p w14:paraId="1B68FDA8">
            <w:pPr>
              <w:pStyle w:val="30"/>
            </w:pPr>
          </w:p>
        </w:tc>
        <w:tc>
          <w:tcPr>
            <w:tcW w:w="240" w:type="pct"/>
            <w:vMerge w:val="restart"/>
            <w:vAlign w:val="center"/>
          </w:tcPr>
          <w:p w14:paraId="25D7E3E2">
            <w:pPr>
              <w:pStyle w:val="30"/>
            </w:pPr>
            <w:r>
              <w:rPr>
                <w:rFonts w:hint="eastAsia"/>
              </w:rPr>
              <w:t>1</w:t>
            </w:r>
          </w:p>
        </w:tc>
        <w:tc>
          <w:tcPr>
            <w:tcW w:w="240" w:type="pct"/>
            <w:vMerge w:val="restart"/>
            <w:noWrap/>
            <w:vAlign w:val="center"/>
          </w:tcPr>
          <w:p w14:paraId="664E2460">
            <w:pPr>
              <w:pStyle w:val="30"/>
            </w:pPr>
            <w:r>
              <w:rPr>
                <w:rFonts w:hint="eastAsia"/>
              </w:rPr>
              <w:t>2.5</w:t>
            </w:r>
          </w:p>
        </w:tc>
        <w:tc>
          <w:tcPr>
            <w:tcW w:w="258" w:type="pct"/>
            <w:vMerge w:val="restart"/>
            <w:vAlign w:val="center"/>
          </w:tcPr>
          <w:p w14:paraId="5ED65775">
            <w:pPr>
              <w:pStyle w:val="30"/>
            </w:pPr>
            <w:r>
              <w:rPr>
                <w:rFonts w:hint="eastAsia"/>
              </w:rPr>
              <w:t>2.5</w:t>
            </w:r>
          </w:p>
        </w:tc>
        <w:tc>
          <w:tcPr>
            <w:tcW w:w="343" w:type="pct"/>
            <w:vAlign w:val="center"/>
          </w:tcPr>
          <w:p w14:paraId="5FE60283">
            <w:pPr>
              <w:pStyle w:val="30"/>
            </w:pPr>
            <w:r>
              <w:rPr>
                <w:rFonts w:hint="eastAsia"/>
              </w:rPr>
              <w:t>6.1.7.3</w:t>
            </w:r>
          </w:p>
        </w:tc>
      </w:tr>
      <w:tr w14:paraId="16D6E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314F96C">
            <w:pPr>
              <w:pStyle w:val="30"/>
            </w:pPr>
            <w:r>
              <w:rPr>
                <w:rFonts w:hint="eastAsia"/>
              </w:rPr>
              <w:t>277</w:t>
            </w:r>
          </w:p>
        </w:tc>
        <w:tc>
          <w:tcPr>
            <w:tcW w:w="240" w:type="pct"/>
            <w:vMerge w:val="continue"/>
            <w:vAlign w:val="center"/>
          </w:tcPr>
          <w:p w14:paraId="36B18C50">
            <w:pPr>
              <w:pStyle w:val="30"/>
            </w:pPr>
          </w:p>
        </w:tc>
        <w:tc>
          <w:tcPr>
            <w:tcW w:w="570" w:type="pct"/>
            <w:vMerge w:val="continue"/>
            <w:vAlign w:val="center"/>
          </w:tcPr>
          <w:p w14:paraId="54609800">
            <w:pPr>
              <w:pStyle w:val="30"/>
            </w:pPr>
          </w:p>
        </w:tc>
        <w:tc>
          <w:tcPr>
            <w:tcW w:w="816" w:type="pct"/>
            <w:vAlign w:val="center"/>
          </w:tcPr>
          <w:p w14:paraId="18B42805">
            <w:pPr>
              <w:pStyle w:val="30"/>
            </w:pPr>
            <w:r>
              <w:rPr>
                <w:rFonts w:hint="eastAsia"/>
              </w:rPr>
              <w:t>任务选择功能</w:t>
            </w:r>
          </w:p>
        </w:tc>
        <w:tc>
          <w:tcPr>
            <w:tcW w:w="942" w:type="pct"/>
            <w:vAlign w:val="center"/>
          </w:tcPr>
          <w:p w14:paraId="5270107F">
            <w:pPr>
              <w:pStyle w:val="30"/>
            </w:pPr>
          </w:p>
        </w:tc>
        <w:tc>
          <w:tcPr>
            <w:tcW w:w="1146" w:type="pct"/>
            <w:vAlign w:val="center"/>
          </w:tcPr>
          <w:p w14:paraId="3035B952">
            <w:pPr>
              <w:pStyle w:val="30"/>
            </w:pPr>
          </w:p>
        </w:tc>
        <w:tc>
          <w:tcPr>
            <w:tcW w:w="240" w:type="pct"/>
            <w:vMerge w:val="continue"/>
            <w:vAlign w:val="center"/>
          </w:tcPr>
          <w:p w14:paraId="181348D2">
            <w:pPr>
              <w:pStyle w:val="30"/>
            </w:pPr>
          </w:p>
        </w:tc>
        <w:tc>
          <w:tcPr>
            <w:tcW w:w="240" w:type="pct"/>
            <w:vMerge w:val="continue"/>
            <w:noWrap/>
            <w:vAlign w:val="center"/>
          </w:tcPr>
          <w:p w14:paraId="36DD6573">
            <w:pPr>
              <w:pStyle w:val="30"/>
            </w:pPr>
          </w:p>
        </w:tc>
        <w:tc>
          <w:tcPr>
            <w:tcW w:w="258" w:type="pct"/>
            <w:vMerge w:val="continue"/>
            <w:vAlign w:val="center"/>
          </w:tcPr>
          <w:p w14:paraId="6689B95A">
            <w:pPr>
              <w:pStyle w:val="30"/>
            </w:pPr>
          </w:p>
        </w:tc>
        <w:tc>
          <w:tcPr>
            <w:tcW w:w="343" w:type="pct"/>
            <w:vAlign w:val="center"/>
          </w:tcPr>
          <w:p w14:paraId="4C98A3F6">
            <w:pPr>
              <w:pStyle w:val="30"/>
            </w:pPr>
            <w:r>
              <w:rPr>
                <w:rFonts w:hint="eastAsia"/>
              </w:rPr>
              <w:t>6.1.7.3</w:t>
            </w:r>
          </w:p>
        </w:tc>
      </w:tr>
      <w:tr w14:paraId="50ADB319">
        <w:tblPrEx>
          <w:tblCellMar>
            <w:top w:w="0" w:type="dxa"/>
            <w:left w:w="108" w:type="dxa"/>
            <w:bottom w:w="0" w:type="dxa"/>
            <w:right w:w="108" w:type="dxa"/>
          </w:tblCellMar>
        </w:tblPrEx>
        <w:trPr>
          <w:trHeight w:val="540" w:hRule="atLeast"/>
          <w:jc w:val="center"/>
        </w:trPr>
        <w:tc>
          <w:tcPr>
            <w:tcW w:w="199" w:type="pct"/>
            <w:vAlign w:val="center"/>
          </w:tcPr>
          <w:p w14:paraId="4E8018CC">
            <w:pPr>
              <w:pStyle w:val="30"/>
            </w:pPr>
            <w:r>
              <w:rPr>
                <w:rFonts w:hint="eastAsia"/>
              </w:rPr>
              <w:t>278</w:t>
            </w:r>
          </w:p>
        </w:tc>
        <w:tc>
          <w:tcPr>
            <w:tcW w:w="240" w:type="pct"/>
            <w:vMerge w:val="continue"/>
            <w:vAlign w:val="center"/>
          </w:tcPr>
          <w:p w14:paraId="23441F61">
            <w:pPr>
              <w:pStyle w:val="30"/>
            </w:pPr>
          </w:p>
        </w:tc>
        <w:tc>
          <w:tcPr>
            <w:tcW w:w="570" w:type="pct"/>
            <w:vMerge w:val="continue"/>
            <w:vAlign w:val="center"/>
          </w:tcPr>
          <w:p w14:paraId="07749AD8">
            <w:pPr>
              <w:pStyle w:val="30"/>
            </w:pPr>
          </w:p>
        </w:tc>
        <w:tc>
          <w:tcPr>
            <w:tcW w:w="816" w:type="pct"/>
            <w:vAlign w:val="center"/>
          </w:tcPr>
          <w:p w14:paraId="1F64F257">
            <w:pPr>
              <w:pStyle w:val="30"/>
            </w:pPr>
            <w:r>
              <w:rPr>
                <w:rFonts w:hint="eastAsia"/>
              </w:rPr>
              <w:t>查询结果功能</w:t>
            </w:r>
          </w:p>
        </w:tc>
        <w:tc>
          <w:tcPr>
            <w:tcW w:w="942" w:type="pct"/>
            <w:vAlign w:val="center"/>
          </w:tcPr>
          <w:p w14:paraId="7EB1AAF9">
            <w:pPr>
              <w:pStyle w:val="30"/>
            </w:pPr>
          </w:p>
        </w:tc>
        <w:tc>
          <w:tcPr>
            <w:tcW w:w="1146" w:type="pct"/>
            <w:vAlign w:val="center"/>
          </w:tcPr>
          <w:p w14:paraId="00F91B94">
            <w:pPr>
              <w:pStyle w:val="30"/>
            </w:pPr>
          </w:p>
        </w:tc>
        <w:tc>
          <w:tcPr>
            <w:tcW w:w="240" w:type="pct"/>
            <w:vMerge w:val="continue"/>
            <w:vAlign w:val="center"/>
          </w:tcPr>
          <w:p w14:paraId="6FA3BFD3">
            <w:pPr>
              <w:pStyle w:val="30"/>
            </w:pPr>
          </w:p>
        </w:tc>
        <w:tc>
          <w:tcPr>
            <w:tcW w:w="240" w:type="pct"/>
            <w:vMerge w:val="continue"/>
            <w:noWrap/>
            <w:vAlign w:val="center"/>
          </w:tcPr>
          <w:p w14:paraId="7802F14B">
            <w:pPr>
              <w:pStyle w:val="30"/>
            </w:pPr>
          </w:p>
        </w:tc>
        <w:tc>
          <w:tcPr>
            <w:tcW w:w="258" w:type="pct"/>
            <w:vMerge w:val="continue"/>
            <w:vAlign w:val="center"/>
          </w:tcPr>
          <w:p w14:paraId="23EFC85A">
            <w:pPr>
              <w:pStyle w:val="30"/>
            </w:pPr>
          </w:p>
        </w:tc>
        <w:tc>
          <w:tcPr>
            <w:tcW w:w="343" w:type="pct"/>
            <w:vAlign w:val="center"/>
          </w:tcPr>
          <w:p w14:paraId="40E5F325">
            <w:pPr>
              <w:pStyle w:val="30"/>
            </w:pPr>
            <w:r>
              <w:rPr>
                <w:rFonts w:hint="eastAsia"/>
              </w:rPr>
              <w:t>6.1.7.3</w:t>
            </w:r>
          </w:p>
        </w:tc>
      </w:tr>
      <w:tr w14:paraId="0AFBE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32BCAC10">
            <w:pPr>
              <w:pStyle w:val="30"/>
            </w:pPr>
            <w:r>
              <w:rPr>
                <w:rFonts w:hint="eastAsia"/>
              </w:rPr>
              <w:t>279</w:t>
            </w:r>
          </w:p>
        </w:tc>
        <w:tc>
          <w:tcPr>
            <w:tcW w:w="240" w:type="pct"/>
            <w:vMerge w:val="continue"/>
            <w:vAlign w:val="center"/>
          </w:tcPr>
          <w:p w14:paraId="0B219D75">
            <w:pPr>
              <w:pStyle w:val="30"/>
            </w:pPr>
          </w:p>
        </w:tc>
        <w:tc>
          <w:tcPr>
            <w:tcW w:w="570" w:type="pct"/>
            <w:vMerge w:val="continue"/>
            <w:vAlign w:val="center"/>
          </w:tcPr>
          <w:p w14:paraId="23A25B76">
            <w:pPr>
              <w:pStyle w:val="30"/>
            </w:pPr>
          </w:p>
        </w:tc>
        <w:tc>
          <w:tcPr>
            <w:tcW w:w="816" w:type="pct"/>
            <w:vAlign w:val="center"/>
          </w:tcPr>
          <w:p w14:paraId="269B7C0F">
            <w:pPr>
              <w:pStyle w:val="30"/>
            </w:pPr>
            <w:r>
              <w:rPr>
                <w:rFonts w:hint="eastAsia"/>
              </w:rPr>
              <w:t>数据源配置</w:t>
            </w:r>
          </w:p>
        </w:tc>
        <w:tc>
          <w:tcPr>
            <w:tcW w:w="942" w:type="pct"/>
            <w:vAlign w:val="center"/>
          </w:tcPr>
          <w:p w14:paraId="35F31C26">
            <w:pPr>
              <w:pStyle w:val="30"/>
            </w:pPr>
          </w:p>
        </w:tc>
        <w:tc>
          <w:tcPr>
            <w:tcW w:w="1146" w:type="pct"/>
            <w:vAlign w:val="center"/>
          </w:tcPr>
          <w:p w14:paraId="4A8BA955">
            <w:pPr>
              <w:pStyle w:val="30"/>
            </w:pPr>
          </w:p>
        </w:tc>
        <w:tc>
          <w:tcPr>
            <w:tcW w:w="240" w:type="pct"/>
            <w:vMerge w:val="restart"/>
            <w:vAlign w:val="center"/>
          </w:tcPr>
          <w:p w14:paraId="6AEBFF50">
            <w:pPr>
              <w:pStyle w:val="30"/>
            </w:pPr>
            <w:r>
              <w:rPr>
                <w:rFonts w:hint="eastAsia"/>
              </w:rPr>
              <w:t>1</w:t>
            </w:r>
          </w:p>
        </w:tc>
        <w:tc>
          <w:tcPr>
            <w:tcW w:w="240" w:type="pct"/>
            <w:noWrap/>
            <w:vAlign w:val="center"/>
          </w:tcPr>
          <w:p w14:paraId="7AAE8D4E">
            <w:pPr>
              <w:pStyle w:val="30"/>
            </w:pPr>
            <w:r>
              <w:rPr>
                <w:rFonts w:hint="eastAsia"/>
              </w:rPr>
              <w:t>2.5</w:t>
            </w:r>
          </w:p>
        </w:tc>
        <w:tc>
          <w:tcPr>
            <w:tcW w:w="258" w:type="pct"/>
            <w:vMerge w:val="restart"/>
            <w:vAlign w:val="center"/>
          </w:tcPr>
          <w:p w14:paraId="156FE33F">
            <w:pPr>
              <w:pStyle w:val="30"/>
            </w:pPr>
            <w:r>
              <w:rPr>
                <w:rFonts w:hint="eastAsia"/>
              </w:rPr>
              <w:t>2.5</w:t>
            </w:r>
          </w:p>
        </w:tc>
        <w:tc>
          <w:tcPr>
            <w:tcW w:w="343" w:type="pct"/>
            <w:vAlign w:val="center"/>
          </w:tcPr>
          <w:p w14:paraId="006DAFBF">
            <w:pPr>
              <w:pStyle w:val="30"/>
            </w:pPr>
            <w:r>
              <w:rPr>
                <w:rFonts w:hint="eastAsia"/>
              </w:rPr>
              <w:t>6.1.7.3</w:t>
            </w:r>
          </w:p>
        </w:tc>
      </w:tr>
      <w:tr w14:paraId="0A78E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DCAB427">
            <w:pPr>
              <w:pStyle w:val="30"/>
            </w:pPr>
            <w:r>
              <w:rPr>
                <w:rFonts w:hint="eastAsia"/>
              </w:rPr>
              <w:t>280</w:t>
            </w:r>
          </w:p>
        </w:tc>
        <w:tc>
          <w:tcPr>
            <w:tcW w:w="240" w:type="pct"/>
            <w:vMerge w:val="continue"/>
            <w:vAlign w:val="center"/>
          </w:tcPr>
          <w:p w14:paraId="646E2F12">
            <w:pPr>
              <w:pStyle w:val="30"/>
            </w:pPr>
          </w:p>
        </w:tc>
        <w:tc>
          <w:tcPr>
            <w:tcW w:w="570" w:type="pct"/>
            <w:vMerge w:val="continue"/>
            <w:vAlign w:val="center"/>
          </w:tcPr>
          <w:p w14:paraId="7210A12C">
            <w:pPr>
              <w:pStyle w:val="30"/>
            </w:pPr>
          </w:p>
        </w:tc>
        <w:tc>
          <w:tcPr>
            <w:tcW w:w="816" w:type="pct"/>
            <w:vAlign w:val="center"/>
          </w:tcPr>
          <w:p w14:paraId="03041ACF">
            <w:pPr>
              <w:pStyle w:val="30"/>
            </w:pPr>
            <w:r>
              <w:rPr>
                <w:rFonts w:hint="eastAsia"/>
              </w:rPr>
              <w:t>公司基准树节点配置</w:t>
            </w:r>
          </w:p>
        </w:tc>
        <w:tc>
          <w:tcPr>
            <w:tcW w:w="942" w:type="pct"/>
            <w:vAlign w:val="center"/>
          </w:tcPr>
          <w:p w14:paraId="4F853A8F">
            <w:pPr>
              <w:pStyle w:val="30"/>
            </w:pPr>
          </w:p>
        </w:tc>
        <w:tc>
          <w:tcPr>
            <w:tcW w:w="1146" w:type="pct"/>
            <w:vAlign w:val="center"/>
          </w:tcPr>
          <w:p w14:paraId="4524651B">
            <w:pPr>
              <w:pStyle w:val="30"/>
            </w:pPr>
          </w:p>
        </w:tc>
        <w:tc>
          <w:tcPr>
            <w:tcW w:w="240" w:type="pct"/>
            <w:vMerge w:val="continue"/>
            <w:vAlign w:val="center"/>
          </w:tcPr>
          <w:p w14:paraId="20478F88">
            <w:pPr>
              <w:pStyle w:val="30"/>
            </w:pPr>
          </w:p>
        </w:tc>
        <w:tc>
          <w:tcPr>
            <w:tcW w:w="240" w:type="pct"/>
            <w:noWrap/>
            <w:vAlign w:val="center"/>
          </w:tcPr>
          <w:p w14:paraId="745A1C42">
            <w:pPr>
              <w:pStyle w:val="30"/>
            </w:pPr>
            <w:r>
              <w:rPr>
                <w:rFonts w:hint="eastAsia"/>
              </w:rPr>
              <w:t>2.5</w:t>
            </w:r>
          </w:p>
        </w:tc>
        <w:tc>
          <w:tcPr>
            <w:tcW w:w="258" w:type="pct"/>
            <w:vMerge w:val="continue"/>
            <w:vAlign w:val="center"/>
          </w:tcPr>
          <w:p w14:paraId="3FFB1799">
            <w:pPr>
              <w:pStyle w:val="30"/>
            </w:pPr>
          </w:p>
        </w:tc>
        <w:tc>
          <w:tcPr>
            <w:tcW w:w="343" w:type="pct"/>
            <w:vAlign w:val="center"/>
          </w:tcPr>
          <w:p w14:paraId="1EC519BB">
            <w:pPr>
              <w:pStyle w:val="30"/>
            </w:pPr>
            <w:r>
              <w:rPr>
                <w:rFonts w:hint="eastAsia"/>
              </w:rPr>
              <w:t>6.1.7.3</w:t>
            </w:r>
          </w:p>
        </w:tc>
      </w:tr>
      <w:tr w14:paraId="6A013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BB2545A">
            <w:pPr>
              <w:pStyle w:val="30"/>
            </w:pPr>
            <w:r>
              <w:rPr>
                <w:rFonts w:hint="eastAsia"/>
              </w:rPr>
              <w:t>281</w:t>
            </w:r>
          </w:p>
        </w:tc>
        <w:tc>
          <w:tcPr>
            <w:tcW w:w="240" w:type="pct"/>
            <w:vMerge w:val="continue"/>
            <w:vAlign w:val="center"/>
          </w:tcPr>
          <w:p w14:paraId="635AF030">
            <w:pPr>
              <w:pStyle w:val="30"/>
            </w:pPr>
          </w:p>
        </w:tc>
        <w:tc>
          <w:tcPr>
            <w:tcW w:w="570" w:type="pct"/>
            <w:vMerge w:val="continue"/>
            <w:vAlign w:val="center"/>
          </w:tcPr>
          <w:p w14:paraId="32BD4611">
            <w:pPr>
              <w:pStyle w:val="30"/>
            </w:pPr>
          </w:p>
        </w:tc>
        <w:tc>
          <w:tcPr>
            <w:tcW w:w="816" w:type="pct"/>
            <w:vAlign w:val="center"/>
          </w:tcPr>
          <w:p w14:paraId="2235D1D8">
            <w:pPr>
              <w:pStyle w:val="30"/>
            </w:pPr>
            <w:r>
              <w:rPr>
                <w:rFonts w:hint="eastAsia"/>
              </w:rPr>
              <w:t>指标管理功能</w:t>
            </w:r>
          </w:p>
        </w:tc>
        <w:tc>
          <w:tcPr>
            <w:tcW w:w="942" w:type="pct"/>
            <w:vAlign w:val="center"/>
          </w:tcPr>
          <w:p w14:paraId="05C012E1">
            <w:pPr>
              <w:pStyle w:val="30"/>
            </w:pPr>
          </w:p>
        </w:tc>
        <w:tc>
          <w:tcPr>
            <w:tcW w:w="1146" w:type="pct"/>
            <w:vAlign w:val="center"/>
          </w:tcPr>
          <w:p w14:paraId="34A0F930">
            <w:pPr>
              <w:pStyle w:val="30"/>
            </w:pPr>
          </w:p>
        </w:tc>
        <w:tc>
          <w:tcPr>
            <w:tcW w:w="240" w:type="pct"/>
            <w:vAlign w:val="center"/>
          </w:tcPr>
          <w:p w14:paraId="1E8469CD">
            <w:pPr>
              <w:pStyle w:val="30"/>
            </w:pPr>
            <w:r>
              <w:rPr>
                <w:rFonts w:hint="eastAsia"/>
              </w:rPr>
              <w:t>1</w:t>
            </w:r>
          </w:p>
        </w:tc>
        <w:tc>
          <w:tcPr>
            <w:tcW w:w="240" w:type="pct"/>
            <w:noWrap/>
            <w:vAlign w:val="center"/>
          </w:tcPr>
          <w:p w14:paraId="58DB9C43">
            <w:pPr>
              <w:pStyle w:val="30"/>
            </w:pPr>
            <w:r>
              <w:rPr>
                <w:rFonts w:hint="eastAsia"/>
              </w:rPr>
              <w:t>2.5</w:t>
            </w:r>
          </w:p>
        </w:tc>
        <w:tc>
          <w:tcPr>
            <w:tcW w:w="258" w:type="pct"/>
            <w:vAlign w:val="center"/>
          </w:tcPr>
          <w:p w14:paraId="7C06986B">
            <w:pPr>
              <w:pStyle w:val="30"/>
            </w:pPr>
            <w:r>
              <w:rPr>
                <w:rFonts w:hint="eastAsia"/>
              </w:rPr>
              <w:t>2.5</w:t>
            </w:r>
          </w:p>
        </w:tc>
        <w:tc>
          <w:tcPr>
            <w:tcW w:w="343" w:type="pct"/>
            <w:vAlign w:val="center"/>
          </w:tcPr>
          <w:p w14:paraId="24123829">
            <w:pPr>
              <w:pStyle w:val="30"/>
            </w:pPr>
            <w:r>
              <w:rPr>
                <w:rFonts w:hint="eastAsia"/>
              </w:rPr>
              <w:t>6.1.7.3</w:t>
            </w:r>
          </w:p>
        </w:tc>
      </w:tr>
      <w:tr w14:paraId="3D6FE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BA672CD">
            <w:pPr>
              <w:pStyle w:val="30"/>
            </w:pPr>
            <w:r>
              <w:rPr>
                <w:rFonts w:hint="eastAsia"/>
              </w:rPr>
              <w:t>282</w:t>
            </w:r>
          </w:p>
        </w:tc>
        <w:tc>
          <w:tcPr>
            <w:tcW w:w="240" w:type="pct"/>
            <w:vMerge w:val="continue"/>
            <w:vAlign w:val="center"/>
          </w:tcPr>
          <w:p w14:paraId="4B8F10D7">
            <w:pPr>
              <w:pStyle w:val="30"/>
            </w:pPr>
          </w:p>
        </w:tc>
        <w:tc>
          <w:tcPr>
            <w:tcW w:w="570" w:type="pct"/>
            <w:vMerge w:val="continue"/>
            <w:vAlign w:val="center"/>
          </w:tcPr>
          <w:p w14:paraId="4A85F74C">
            <w:pPr>
              <w:pStyle w:val="30"/>
            </w:pPr>
          </w:p>
        </w:tc>
        <w:tc>
          <w:tcPr>
            <w:tcW w:w="816" w:type="pct"/>
            <w:vAlign w:val="center"/>
          </w:tcPr>
          <w:p w14:paraId="106D0DBB">
            <w:pPr>
              <w:pStyle w:val="30"/>
            </w:pPr>
            <w:r>
              <w:rPr>
                <w:rFonts w:hint="eastAsia"/>
              </w:rPr>
              <w:t>科目配置功能</w:t>
            </w:r>
          </w:p>
        </w:tc>
        <w:tc>
          <w:tcPr>
            <w:tcW w:w="942" w:type="pct"/>
            <w:vAlign w:val="center"/>
          </w:tcPr>
          <w:p w14:paraId="42B480B9">
            <w:pPr>
              <w:pStyle w:val="30"/>
            </w:pPr>
          </w:p>
        </w:tc>
        <w:tc>
          <w:tcPr>
            <w:tcW w:w="1146" w:type="pct"/>
            <w:vAlign w:val="center"/>
          </w:tcPr>
          <w:p w14:paraId="21BAFF1E">
            <w:pPr>
              <w:pStyle w:val="30"/>
            </w:pPr>
          </w:p>
        </w:tc>
        <w:tc>
          <w:tcPr>
            <w:tcW w:w="240" w:type="pct"/>
            <w:vMerge w:val="restart"/>
            <w:vAlign w:val="center"/>
          </w:tcPr>
          <w:p w14:paraId="1DD9E76F">
            <w:pPr>
              <w:pStyle w:val="30"/>
            </w:pPr>
            <w:r>
              <w:rPr>
                <w:rFonts w:hint="eastAsia"/>
              </w:rPr>
              <w:t>1</w:t>
            </w:r>
          </w:p>
        </w:tc>
        <w:tc>
          <w:tcPr>
            <w:tcW w:w="240" w:type="pct"/>
            <w:noWrap/>
            <w:vAlign w:val="center"/>
          </w:tcPr>
          <w:p w14:paraId="4B905661">
            <w:pPr>
              <w:pStyle w:val="30"/>
            </w:pPr>
            <w:r>
              <w:rPr>
                <w:rFonts w:hint="eastAsia"/>
              </w:rPr>
              <w:t>2.5</w:t>
            </w:r>
          </w:p>
        </w:tc>
        <w:tc>
          <w:tcPr>
            <w:tcW w:w="258" w:type="pct"/>
            <w:vMerge w:val="restart"/>
            <w:vAlign w:val="center"/>
          </w:tcPr>
          <w:p w14:paraId="7B4EA4E5">
            <w:pPr>
              <w:pStyle w:val="30"/>
            </w:pPr>
            <w:r>
              <w:rPr>
                <w:rFonts w:hint="eastAsia"/>
              </w:rPr>
              <w:t>2.5</w:t>
            </w:r>
          </w:p>
        </w:tc>
        <w:tc>
          <w:tcPr>
            <w:tcW w:w="343" w:type="pct"/>
            <w:vAlign w:val="center"/>
          </w:tcPr>
          <w:p w14:paraId="1318E758">
            <w:pPr>
              <w:pStyle w:val="30"/>
            </w:pPr>
            <w:r>
              <w:rPr>
                <w:rFonts w:hint="eastAsia"/>
              </w:rPr>
              <w:t>6.1.7.3</w:t>
            </w:r>
          </w:p>
        </w:tc>
      </w:tr>
      <w:tr w14:paraId="3215B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0840DB35">
            <w:pPr>
              <w:pStyle w:val="30"/>
            </w:pPr>
            <w:r>
              <w:rPr>
                <w:rFonts w:hint="eastAsia"/>
              </w:rPr>
              <w:t>283</w:t>
            </w:r>
          </w:p>
        </w:tc>
        <w:tc>
          <w:tcPr>
            <w:tcW w:w="240" w:type="pct"/>
            <w:vMerge w:val="continue"/>
            <w:vAlign w:val="center"/>
          </w:tcPr>
          <w:p w14:paraId="3B262DBC">
            <w:pPr>
              <w:pStyle w:val="30"/>
            </w:pPr>
          </w:p>
        </w:tc>
        <w:tc>
          <w:tcPr>
            <w:tcW w:w="570" w:type="pct"/>
            <w:vMerge w:val="continue"/>
            <w:vAlign w:val="center"/>
          </w:tcPr>
          <w:p w14:paraId="42B568F4">
            <w:pPr>
              <w:pStyle w:val="30"/>
            </w:pPr>
          </w:p>
        </w:tc>
        <w:tc>
          <w:tcPr>
            <w:tcW w:w="816" w:type="pct"/>
            <w:vAlign w:val="center"/>
          </w:tcPr>
          <w:p w14:paraId="44882272">
            <w:pPr>
              <w:pStyle w:val="30"/>
            </w:pPr>
            <w:r>
              <w:rPr>
                <w:rFonts w:hint="eastAsia"/>
              </w:rPr>
              <w:t>字典管理功能</w:t>
            </w:r>
          </w:p>
        </w:tc>
        <w:tc>
          <w:tcPr>
            <w:tcW w:w="942" w:type="pct"/>
            <w:vAlign w:val="center"/>
          </w:tcPr>
          <w:p w14:paraId="359E4608">
            <w:pPr>
              <w:pStyle w:val="30"/>
            </w:pPr>
          </w:p>
        </w:tc>
        <w:tc>
          <w:tcPr>
            <w:tcW w:w="1146" w:type="pct"/>
            <w:vAlign w:val="center"/>
          </w:tcPr>
          <w:p w14:paraId="13F179D9">
            <w:pPr>
              <w:pStyle w:val="30"/>
            </w:pPr>
          </w:p>
        </w:tc>
        <w:tc>
          <w:tcPr>
            <w:tcW w:w="240" w:type="pct"/>
            <w:vMerge w:val="continue"/>
            <w:vAlign w:val="center"/>
          </w:tcPr>
          <w:p w14:paraId="31DC449D">
            <w:pPr>
              <w:pStyle w:val="30"/>
            </w:pPr>
          </w:p>
        </w:tc>
        <w:tc>
          <w:tcPr>
            <w:tcW w:w="240" w:type="pct"/>
            <w:noWrap/>
            <w:vAlign w:val="center"/>
          </w:tcPr>
          <w:p w14:paraId="6A40F926">
            <w:pPr>
              <w:pStyle w:val="30"/>
            </w:pPr>
            <w:r>
              <w:rPr>
                <w:rFonts w:hint="eastAsia"/>
              </w:rPr>
              <w:t>2.5</w:t>
            </w:r>
          </w:p>
        </w:tc>
        <w:tc>
          <w:tcPr>
            <w:tcW w:w="258" w:type="pct"/>
            <w:vMerge w:val="continue"/>
            <w:vAlign w:val="center"/>
          </w:tcPr>
          <w:p w14:paraId="59A316E5">
            <w:pPr>
              <w:pStyle w:val="30"/>
            </w:pPr>
          </w:p>
        </w:tc>
        <w:tc>
          <w:tcPr>
            <w:tcW w:w="343" w:type="pct"/>
            <w:vAlign w:val="center"/>
          </w:tcPr>
          <w:p w14:paraId="60B24534">
            <w:pPr>
              <w:pStyle w:val="30"/>
            </w:pPr>
            <w:r>
              <w:rPr>
                <w:rFonts w:hint="eastAsia"/>
              </w:rPr>
              <w:t>6.1.7.3</w:t>
            </w:r>
          </w:p>
        </w:tc>
      </w:tr>
      <w:tr w14:paraId="50D8E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665330C">
            <w:pPr>
              <w:pStyle w:val="30"/>
            </w:pPr>
            <w:r>
              <w:rPr>
                <w:rFonts w:hint="eastAsia"/>
              </w:rPr>
              <w:t>284</w:t>
            </w:r>
          </w:p>
        </w:tc>
        <w:tc>
          <w:tcPr>
            <w:tcW w:w="240" w:type="pct"/>
            <w:vMerge w:val="continue"/>
            <w:vAlign w:val="center"/>
          </w:tcPr>
          <w:p w14:paraId="736414FE">
            <w:pPr>
              <w:pStyle w:val="30"/>
            </w:pPr>
          </w:p>
        </w:tc>
        <w:tc>
          <w:tcPr>
            <w:tcW w:w="570" w:type="pct"/>
            <w:vMerge w:val="restart"/>
            <w:vAlign w:val="center"/>
          </w:tcPr>
          <w:p w14:paraId="618658F8">
            <w:pPr>
              <w:pStyle w:val="30"/>
            </w:pPr>
            <w:r>
              <w:rPr>
                <w:rFonts w:hint="eastAsia"/>
              </w:rPr>
              <w:t>经济运行分析页面功能（H5）</w:t>
            </w:r>
          </w:p>
        </w:tc>
        <w:tc>
          <w:tcPr>
            <w:tcW w:w="816" w:type="pct"/>
            <w:vAlign w:val="center"/>
          </w:tcPr>
          <w:p w14:paraId="7A10164E">
            <w:pPr>
              <w:pStyle w:val="30"/>
            </w:pPr>
            <w:r>
              <w:rPr>
                <w:rFonts w:hint="eastAsia"/>
              </w:rPr>
              <w:t>首页</w:t>
            </w:r>
          </w:p>
        </w:tc>
        <w:tc>
          <w:tcPr>
            <w:tcW w:w="942" w:type="pct"/>
            <w:vAlign w:val="center"/>
          </w:tcPr>
          <w:p w14:paraId="5634A3F9">
            <w:pPr>
              <w:pStyle w:val="30"/>
            </w:pPr>
          </w:p>
        </w:tc>
        <w:tc>
          <w:tcPr>
            <w:tcW w:w="1146" w:type="pct"/>
            <w:vAlign w:val="center"/>
          </w:tcPr>
          <w:p w14:paraId="3C836831">
            <w:pPr>
              <w:pStyle w:val="30"/>
            </w:pPr>
          </w:p>
        </w:tc>
        <w:tc>
          <w:tcPr>
            <w:tcW w:w="240" w:type="pct"/>
            <w:vAlign w:val="center"/>
          </w:tcPr>
          <w:p w14:paraId="1840E663">
            <w:pPr>
              <w:pStyle w:val="30"/>
            </w:pPr>
            <w:r>
              <w:rPr>
                <w:rFonts w:hint="eastAsia"/>
              </w:rPr>
              <w:t>1</w:t>
            </w:r>
          </w:p>
        </w:tc>
        <w:tc>
          <w:tcPr>
            <w:tcW w:w="240" w:type="pct"/>
            <w:noWrap/>
            <w:vAlign w:val="center"/>
          </w:tcPr>
          <w:p w14:paraId="0CD31B7D">
            <w:pPr>
              <w:pStyle w:val="30"/>
            </w:pPr>
            <w:r>
              <w:rPr>
                <w:rFonts w:hint="eastAsia"/>
              </w:rPr>
              <w:t>2.5</w:t>
            </w:r>
          </w:p>
        </w:tc>
        <w:tc>
          <w:tcPr>
            <w:tcW w:w="258" w:type="pct"/>
            <w:vAlign w:val="center"/>
          </w:tcPr>
          <w:p w14:paraId="19D254BE">
            <w:pPr>
              <w:pStyle w:val="30"/>
            </w:pPr>
            <w:r>
              <w:rPr>
                <w:rFonts w:hint="eastAsia"/>
              </w:rPr>
              <w:t>2.5</w:t>
            </w:r>
          </w:p>
        </w:tc>
        <w:tc>
          <w:tcPr>
            <w:tcW w:w="343" w:type="pct"/>
            <w:vAlign w:val="center"/>
          </w:tcPr>
          <w:p w14:paraId="3509B7B1">
            <w:pPr>
              <w:pStyle w:val="30"/>
            </w:pPr>
            <w:r>
              <w:rPr>
                <w:rFonts w:hint="eastAsia"/>
              </w:rPr>
              <w:t>6.1.7.4</w:t>
            </w:r>
          </w:p>
        </w:tc>
      </w:tr>
      <w:tr w14:paraId="04810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BA656E1">
            <w:pPr>
              <w:pStyle w:val="30"/>
            </w:pPr>
            <w:r>
              <w:rPr>
                <w:rFonts w:hint="eastAsia"/>
              </w:rPr>
              <w:t>285</w:t>
            </w:r>
          </w:p>
        </w:tc>
        <w:tc>
          <w:tcPr>
            <w:tcW w:w="240" w:type="pct"/>
            <w:vMerge w:val="continue"/>
            <w:vAlign w:val="center"/>
          </w:tcPr>
          <w:p w14:paraId="275FC191">
            <w:pPr>
              <w:pStyle w:val="30"/>
            </w:pPr>
          </w:p>
        </w:tc>
        <w:tc>
          <w:tcPr>
            <w:tcW w:w="570" w:type="pct"/>
            <w:vMerge w:val="continue"/>
            <w:vAlign w:val="center"/>
          </w:tcPr>
          <w:p w14:paraId="1F91AAA0">
            <w:pPr>
              <w:pStyle w:val="30"/>
            </w:pPr>
          </w:p>
        </w:tc>
        <w:tc>
          <w:tcPr>
            <w:tcW w:w="816" w:type="pct"/>
            <w:vMerge w:val="restart"/>
            <w:vAlign w:val="center"/>
          </w:tcPr>
          <w:p w14:paraId="324B7286">
            <w:pPr>
              <w:pStyle w:val="30"/>
            </w:pPr>
            <w:r>
              <w:rPr>
                <w:rFonts w:hint="eastAsia"/>
              </w:rPr>
              <w:t>国资总览</w:t>
            </w:r>
          </w:p>
        </w:tc>
        <w:tc>
          <w:tcPr>
            <w:tcW w:w="942" w:type="pct"/>
            <w:vMerge w:val="restart"/>
            <w:vAlign w:val="center"/>
          </w:tcPr>
          <w:p w14:paraId="13755394">
            <w:pPr>
              <w:pStyle w:val="30"/>
            </w:pPr>
            <w:r>
              <w:rPr>
                <w:rFonts w:hint="eastAsia"/>
              </w:rPr>
              <w:t>主要经济指标</w:t>
            </w:r>
          </w:p>
        </w:tc>
        <w:tc>
          <w:tcPr>
            <w:tcW w:w="1146" w:type="pct"/>
            <w:vAlign w:val="center"/>
          </w:tcPr>
          <w:p w14:paraId="17140087">
            <w:pPr>
              <w:pStyle w:val="30"/>
            </w:pPr>
            <w:r>
              <w:rPr>
                <w:rFonts w:hint="eastAsia"/>
              </w:rPr>
              <w:t>主要经济指标汇总</w:t>
            </w:r>
          </w:p>
        </w:tc>
        <w:tc>
          <w:tcPr>
            <w:tcW w:w="240" w:type="pct"/>
            <w:vMerge w:val="restart"/>
            <w:vAlign w:val="center"/>
          </w:tcPr>
          <w:p w14:paraId="7564F183">
            <w:pPr>
              <w:pStyle w:val="30"/>
            </w:pPr>
            <w:r>
              <w:rPr>
                <w:rFonts w:hint="eastAsia"/>
              </w:rPr>
              <w:t>2.5</w:t>
            </w:r>
          </w:p>
        </w:tc>
        <w:tc>
          <w:tcPr>
            <w:tcW w:w="240" w:type="pct"/>
            <w:vMerge w:val="restart"/>
            <w:noWrap/>
            <w:vAlign w:val="center"/>
          </w:tcPr>
          <w:p w14:paraId="3C9230D1">
            <w:pPr>
              <w:pStyle w:val="30"/>
            </w:pPr>
            <w:r>
              <w:rPr>
                <w:rFonts w:hint="eastAsia"/>
              </w:rPr>
              <w:t>2.5</w:t>
            </w:r>
          </w:p>
        </w:tc>
        <w:tc>
          <w:tcPr>
            <w:tcW w:w="258" w:type="pct"/>
            <w:vMerge w:val="restart"/>
            <w:vAlign w:val="center"/>
          </w:tcPr>
          <w:p w14:paraId="4F679013">
            <w:pPr>
              <w:pStyle w:val="30"/>
            </w:pPr>
            <w:r>
              <w:rPr>
                <w:rFonts w:hint="eastAsia"/>
              </w:rPr>
              <w:t>6.25</w:t>
            </w:r>
          </w:p>
        </w:tc>
        <w:tc>
          <w:tcPr>
            <w:tcW w:w="343" w:type="pct"/>
            <w:vAlign w:val="center"/>
          </w:tcPr>
          <w:p w14:paraId="530F140D">
            <w:pPr>
              <w:pStyle w:val="30"/>
            </w:pPr>
            <w:r>
              <w:rPr>
                <w:rFonts w:hint="eastAsia"/>
              </w:rPr>
              <w:t>6.1.7.4</w:t>
            </w:r>
          </w:p>
        </w:tc>
      </w:tr>
      <w:tr w14:paraId="6007B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4EF86CB">
            <w:pPr>
              <w:pStyle w:val="30"/>
            </w:pPr>
            <w:r>
              <w:rPr>
                <w:rFonts w:hint="eastAsia"/>
              </w:rPr>
              <w:t>286</w:t>
            </w:r>
          </w:p>
        </w:tc>
        <w:tc>
          <w:tcPr>
            <w:tcW w:w="240" w:type="pct"/>
            <w:vMerge w:val="continue"/>
            <w:vAlign w:val="center"/>
          </w:tcPr>
          <w:p w14:paraId="54131826">
            <w:pPr>
              <w:pStyle w:val="30"/>
            </w:pPr>
          </w:p>
        </w:tc>
        <w:tc>
          <w:tcPr>
            <w:tcW w:w="570" w:type="pct"/>
            <w:vMerge w:val="continue"/>
            <w:vAlign w:val="center"/>
          </w:tcPr>
          <w:p w14:paraId="7B92540D">
            <w:pPr>
              <w:pStyle w:val="30"/>
            </w:pPr>
          </w:p>
        </w:tc>
        <w:tc>
          <w:tcPr>
            <w:tcW w:w="816" w:type="pct"/>
            <w:vMerge w:val="continue"/>
            <w:vAlign w:val="center"/>
          </w:tcPr>
          <w:p w14:paraId="37AF664B">
            <w:pPr>
              <w:pStyle w:val="30"/>
            </w:pPr>
          </w:p>
        </w:tc>
        <w:tc>
          <w:tcPr>
            <w:tcW w:w="942" w:type="pct"/>
            <w:vMerge w:val="continue"/>
            <w:vAlign w:val="center"/>
          </w:tcPr>
          <w:p w14:paraId="5EF4108E">
            <w:pPr>
              <w:pStyle w:val="30"/>
            </w:pPr>
          </w:p>
        </w:tc>
        <w:tc>
          <w:tcPr>
            <w:tcW w:w="1146" w:type="pct"/>
            <w:vAlign w:val="center"/>
          </w:tcPr>
          <w:p w14:paraId="542BF219">
            <w:pPr>
              <w:pStyle w:val="30"/>
            </w:pPr>
            <w:r>
              <w:rPr>
                <w:rFonts w:hint="eastAsia"/>
              </w:rPr>
              <w:t>主要经济指标详情</w:t>
            </w:r>
          </w:p>
        </w:tc>
        <w:tc>
          <w:tcPr>
            <w:tcW w:w="240" w:type="pct"/>
            <w:vMerge w:val="continue"/>
            <w:vAlign w:val="center"/>
          </w:tcPr>
          <w:p w14:paraId="34F3931B">
            <w:pPr>
              <w:pStyle w:val="30"/>
            </w:pPr>
          </w:p>
        </w:tc>
        <w:tc>
          <w:tcPr>
            <w:tcW w:w="240" w:type="pct"/>
            <w:vMerge w:val="continue"/>
            <w:noWrap/>
            <w:vAlign w:val="center"/>
          </w:tcPr>
          <w:p w14:paraId="7F5F4D78">
            <w:pPr>
              <w:pStyle w:val="30"/>
            </w:pPr>
          </w:p>
        </w:tc>
        <w:tc>
          <w:tcPr>
            <w:tcW w:w="258" w:type="pct"/>
            <w:vMerge w:val="continue"/>
            <w:vAlign w:val="center"/>
          </w:tcPr>
          <w:p w14:paraId="062BEC8F">
            <w:pPr>
              <w:pStyle w:val="30"/>
            </w:pPr>
          </w:p>
        </w:tc>
        <w:tc>
          <w:tcPr>
            <w:tcW w:w="343" w:type="pct"/>
            <w:vAlign w:val="center"/>
          </w:tcPr>
          <w:p w14:paraId="5E1ED615">
            <w:pPr>
              <w:pStyle w:val="30"/>
            </w:pPr>
            <w:r>
              <w:rPr>
                <w:rFonts w:hint="eastAsia"/>
              </w:rPr>
              <w:t>6.1.7.4</w:t>
            </w:r>
          </w:p>
        </w:tc>
      </w:tr>
      <w:tr w14:paraId="7B32A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3E8572C">
            <w:pPr>
              <w:pStyle w:val="30"/>
            </w:pPr>
            <w:r>
              <w:rPr>
                <w:rFonts w:hint="eastAsia"/>
              </w:rPr>
              <w:t>287</w:t>
            </w:r>
          </w:p>
        </w:tc>
        <w:tc>
          <w:tcPr>
            <w:tcW w:w="240" w:type="pct"/>
            <w:vMerge w:val="continue"/>
            <w:vAlign w:val="center"/>
          </w:tcPr>
          <w:p w14:paraId="236502DC">
            <w:pPr>
              <w:pStyle w:val="30"/>
            </w:pPr>
          </w:p>
        </w:tc>
        <w:tc>
          <w:tcPr>
            <w:tcW w:w="570" w:type="pct"/>
            <w:vMerge w:val="continue"/>
            <w:vAlign w:val="center"/>
          </w:tcPr>
          <w:p w14:paraId="752B7D86">
            <w:pPr>
              <w:pStyle w:val="30"/>
            </w:pPr>
          </w:p>
        </w:tc>
        <w:tc>
          <w:tcPr>
            <w:tcW w:w="816" w:type="pct"/>
            <w:vMerge w:val="continue"/>
            <w:vAlign w:val="center"/>
          </w:tcPr>
          <w:p w14:paraId="207B6216">
            <w:pPr>
              <w:pStyle w:val="30"/>
            </w:pPr>
          </w:p>
        </w:tc>
        <w:tc>
          <w:tcPr>
            <w:tcW w:w="942" w:type="pct"/>
            <w:vMerge w:val="continue"/>
            <w:vAlign w:val="center"/>
          </w:tcPr>
          <w:p w14:paraId="386EA8C1">
            <w:pPr>
              <w:pStyle w:val="30"/>
            </w:pPr>
          </w:p>
        </w:tc>
        <w:tc>
          <w:tcPr>
            <w:tcW w:w="1146" w:type="pct"/>
            <w:vAlign w:val="center"/>
          </w:tcPr>
          <w:p w14:paraId="084CC7E3">
            <w:pPr>
              <w:pStyle w:val="30"/>
            </w:pPr>
            <w:r>
              <w:rPr>
                <w:rFonts w:hint="eastAsia"/>
              </w:rPr>
              <w:t>市国资委监管企业详情</w:t>
            </w:r>
          </w:p>
        </w:tc>
        <w:tc>
          <w:tcPr>
            <w:tcW w:w="240" w:type="pct"/>
            <w:vMerge w:val="continue"/>
            <w:vAlign w:val="center"/>
          </w:tcPr>
          <w:p w14:paraId="049D05CB">
            <w:pPr>
              <w:pStyle w:val="30"/>
            </w:pPr>
          </w:p>
        </w:tc>
        <w:tc>
          <w:tcPr>
            <w:tcW w:w="240" w:type="pct"/>
            <w:vMerge w:val="continue"/>
            <w:noWrap/>
            <w:vAlign w:val="center"/>
          </w:tcPr>
          <w:p w14:paraId="16F3E450">
            <w:pPr>
              <w:pStyle w:val="30"/>
            </w:pPr>
          </w:p>
        </w:tc>
        <w:tc>
          <w:tcPr>
            <w:tcW w:w="258" w:type="pct"/>
            <w:vMerge w:val="continue"/>
            <w:vAlign w:val="center"/>
          </w:tcPr>
          <w:p w14:paraId="258A80F2">
            <w:pPr>
              <w:pStyle w:val="30"/>
            </w:pPr>
          </w:p>
        </w:tc>
        <w:tc>
          <w:tcPr>
            <w:tcW w:w="343" w:type="pct"/>
            <w:vAlign w:val="center"/>
          </w:tcPr>
          <w:p w14:paraId="4D817A03">
            <w:pPr>
              <w:pStyle w:val="30"/>
            </w:pPr>
            <w:r>
              <w:rPr>
                <w:rFonts w:hint="eastAsia"/>
              </w:rPr>
              <w:t>6.1.7.4</w:t>
            </w:r>
          </w:p>
        </w:tc>
      </w:tr>
      <w:tr w14:paraId="19D16E99">
        <w:tblPrEx>
          <w:tblCellMar>
            <w:top w:w="0" w:type="dxa"/>
            <w:left w:w="108" w:type="dxa"/>
            <w:bottom w:w="0" w:type="dxa"/>
            <w:right w:w="108" w:type="dxa"/>
          </w:tblCellMar>
        </w:tblPrEx>
        <w:trPr>
          <w:trHeight w:val="270" w:hRule="atLeast"/>
          <w:jc w:val="center"/>
        </w:trPr>
        <w:tc>
          <w:tcPr>
            <w:tcW w:w="199" w:type="pct"/>
            <w:vAlign w:val="center"/>
          </w:tcPr>
          <w:p w14:paraId="60DC9890">
            <w:pPr>
              <w:pStyle w:val="30"/>
            </w:pPr>
            <w:r>
              <w:rPr>
                <w:rFonts w:hint="eastAsia"/>
              </w:rPr>
              <w:t>288</w:t>
            </w:r>
          </w:p>
        </w:tc>
        <w:tc>
          <w:tcPr>
            <w:tcW w:w="240" w:type="pct"/>
            <w:vMerge w:val="continue"/>
            <w:vAlign w:val="center"/>
          </w:tcPr>
          <w:p w14:paraId="09D5A7A7">
            <w:pPr>
              <w:pStyle w:val="30"/>
            </w:pPr>
          </w:p>
        </w:tc>
        <w:tc>
          <w:tcPr>
            <w:tcW w:w="570" w:type="pct"/>
            <w:vMerge w:val="continue"/>
            <w:vAlign w:val="center"/>
          </w:tcPr>
          <w:p w14:paraId="648D7540">
            <w:pPr>
              <w:pStyle w:val="30"/>
            </w:pPr>
          </w:p>
        </w:tc>
        <w:tc>
          <w:tcPr>
            <w:tcW w:w="816" w:type="pct"/>
            <w:vMerge w:val="continue"/>
            <w:vAlign w:val="center"/>
          </w:tcPr>
          <w:p w14:paraId="21D8124F">
            <w:pPr>
              <w:pStyle w:val="30"/>
            </w:pPr>
          </w:p>
        </w:tc>
        <w:tc>
          <w:tcPr>
            <w:tcW w:w="942" w:type="pct"/>
            <w:vMerge w:val="continue"/>
            <w:vAlign w:val="center"/>
          </w:tcPr>
          <w:p w14:paraId="7943366A">
            <w:pPr>
              <w:pStyle w:val="30"/>
            </w:pPr>
          </w:p>
        </w:tc>
        <w:tc>
          <w:tcPr>
            <w:tcW w:w="1146" w:type="pct"/>
            <w:vAlign w:val="center"/>
          </w:tcPr>
          <w:p w14:paraId="228B78EB">
            <w:pPr>
              <w:pStyle w:val="30"/>
            </w:pPr>
            <w:r>
              <w:rPr>
                <w:rFonts w:hint="eastAsia"/>
              </w:rPr>
              <w:t>委托监管企业详情</w:t>
            </w:r>
          </w:p>
        </w:tc>
        <w:tc>
          <w:tcPr>
            <w:tcW w:w="240" w:type="pct"/>
            <w:vMerge w:val="continue"/>
            <w:vAlign w:val="center"/>
          </w:tcPr>
          <w:p w14:paraId="5BAAA550">
            <w:pPr>
              <w:pStyle w:val="30"/>
            </w:pPr>
          </w:p>
        </w:tc>
        <w:tc>
          <w:tcPr>
            <w:tcW w:w="240" w:type="pct"/>
            <w:vMerge w:val="continue"/>
            <w:noWrap/>
            <w:vAlign w:val="center"/>
          </w:tcPr>
          <w:p w14:paraId="3C94D504">
            <w:pPr>
              <w:pStyle w:val="30"/>
            </w:pPr>
          </w:p>
        </w:tc>
        <w:tc>
          <w:tcPr>
            <w:tcW w:w="258" w:type="pct"/>
            <w:vMerge w:val="continue"/>
            <w:vAlign w:val="center"/>
          </w:tcPr>
          <w:p w14:paraId="34BCC3F5">
            <w:pPr>
              <w:pStyle w:val="30"/>
            </w:pPr>
          </w:p>
        </w:tc>
        <w:tc>
          <w:tcPr>
            <w:tcW w:w="343" w:type="pct"/>
            <w:vAlign w:val="center"/>
          </w:tcPr>
          <w:p w14:paraId="48B66F1C">
            <w:pPr>
              <w:pStyle w:val="30"/>
            </w:pPr>
            <w:r>
              <w:rPr>
                <w:rFonts w:hint="eastAsia"/>
              </w:rPr>
              <w:t>6.1.7.4</w:t>
            </w:r>
          </w:p>
        </w:tc>
      </w:tr>
      <w:tr w14:paraId="75C3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128CACDD">
            <w:pPr>
              <w:pStyle w:val="30"/>
            </w:pPr>
            <w:r>
              <w:rPr>
                <w:rFonts w:hint="eastAsia"/>
              </w:rPr>
              <w:t>289</w:t>
            </w:r>
          </w:p>
        </w:tc>
        <w:tc>
          <w:tcPr>
            <w:tcW w:w="240" w:type="pct"/>
            <w:vMerge w:val="continue"/>
            <w:vAlign w:val="center"/>
          </w:tcPr>
          <w:p w14:paraId="39D0667D">
            <w:pPr>
              <w:pStyle w:val="30"/>
            </w:pPr>
          </w:p>
        </w:tc>
        <w:tc>
          <w:tcPr>
            <w:tcW w:w="570" w:type="pct"/>
            <w:vMerge w:val="continue"/>
            <w:vAlign w:val="center"/>
          </w:tcPr>
          <w:p w14:paraId="0AF898D6">
            <w:pPr>
              <w:pStyle w:val="30"/>
            </w:pPr>
          </w:p>
        </w:tc>
        <w:tc>
          <w:tcPr>
            <w:tcW w:w="816" w:type="pct"/>
            <w:vMerge w:val="continue"/>
            <w:vAlign w:val="center"/>
          </w:tcPr>
          <w:p w14:paraId="7E0C11E5">
            <w:pPr>
              <w:pStyle w:val="30"/>
            </w:pPr>
          </w:p>
        </w:tc>
        <w:tc>
          <w:tcPr>
            <w:tcW w:w="942" w:type="pct"/>
            <w:vMerge w:val="continue"/>
            <w:vAlign w:val="center"/>
          </w:tcPr>
          <w:p w14:paraId="30177B53">
            <w:pPr>
              <w:pStyle w:val="30"/>
            </w:pPr>
          </w:p>
        </w:tc>
        <w:tc>
          <w:tcPr>
            <w:tcW w:w="1146" w:type="pct"/>
            <w:vAlign w:val="center"/>
          </w:tcPr>
          <w:p w14:paraId="0FE2DFD2">
            <w:pPr>
              <w:pStyle w:val="30"/>
            </w:pPr>
            <w:r>
              <w:rPr>
                <w:rFonts w:hint="eastAsia"/>
              </w:rPr>
              <w:t>区属企业-条形统计</w:t>
            </w:r>
          </w:p>
        </w:tc>
        <w:tc>
          <w:tcPr>
            <w:tcW w:w="240" w:type="pct"/>
            <w:vMerge w:val="continue"/>
            <w:vAlign w:val="center"/>
          </w:tcPr>
          <w:p w14:paraId="0DB12567">
            <w:pPr>
              <w:pStyle w:val="30"/>
            </w:pPr>
          </w:p>
        </w:tc>
        <w:tc>
          <w:tcPr>
            <w:tcW w:w="240" w:type="pct"/>
            <w:vMerge w:val="continue"/>
            <w:noWrap/>
            <w:vAlign w:val="center"/>
          </w:tcPr>
          <w:p w14:paraId="5FF4970A">
            <w:pPr>
              <w:pStyle w:val="30"/>
            </w:pPr>
          </w:p>
        </w:tc>
        <w:tc>
          <w:tcPr>
            <w:tcW w:w="258" w:type="pct"/>
            <w:vMerge w:val="continue"/>
            <w:vAlign w:val="center"/>
          </w:tcPr>
          <w:p w14:paraId="4553446E">
            <w:pPr>
              <w:pStyle w:val="30"/>
            </w:pPr>
          </w:p>
        </w:tc>
        <w:tc>
          <w:tcPr>
            <w:tcW w:w="343" w:type="pct"/>
            <w:vAlign w:val="center"/>
          </w:tcPr>
          <w:p w14:paraId="26751C16">
            <w:pPr>
              <w:pStyle w:val="30"/>
            </w:pPr>
            <w:r>
              <w:rPr>
                <w:rFonts w:hint="eastAsia"/>
              </w:rPr>
              <w:t>6.1.7.4</w:t>
            </w:r>
          </w:p>
        </w:tc>
      </w:tr>
      <w:tr w14:paraId="6F188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C058527">
            <w:pPr>
              <w:pStyle w:val="30"/>
            </w:pPr>
            <w:r>
              <w:rPr>
                <w:rFonts w:hint="eastAsia"/>
              </w:rPr>
              <w:t>290</w:t>
            </w:r>
          </w:p>
        </w:tc>
        <w:tc>
          <w:tcPr>
            <w:tcW w:w="240" w:type="pct"/>
            <w:vMerge w:val="continue"/>
            <w:vAlign w:val="center"/>
          </w:tcPr>
          <w:p w14:paraId="5AD20627">
            <w:pPr>
              <w:pStyle w:val="30"/>
            </w:pPr>
          </w:p>
        </w:tc>
        <w:tc>
          <w:tcPr>
            <w:tcW w:w="570" w:type="pct"/>
            <w:vMerge w:val="continue"/>
            <w:vAlign w:val="center"/>
          </w:tcPr>
          <w:p w14:paraId="4642EFF7">
            <w:pPr>
              <w:pStyle w:val="30"/>
            </w:pPr>
          </w:p>
        </w:tc>
        <w:tc>
          <w:tcPr>
            <w:tcW w:w="816" w:type="pct"/>
            <w:vMerge w:val="continue"/>
            <w:vAlign w:val="center"/>
          </w:tcPr>
          <w:p w14:paraId="10FCC2DB">
            <w:pPr>
              <w:pStyle w:val="30"/>
            </w:pPr>
          </w:p>
        </w:tc>
        <w:tc>
          <w:tcPr>
            <w:tcW w:w="942" w:type="pct"/>
            <w:vMerge w:val="continue"/>
            <w:vAlign w:val="center"/>
          </w:tcPr>
          <w:p w14:paraId="4BCC0328">
            <w:pPr>
              <w:pStyle w:val="30"/>
            </w:pPr>
          </w:p>
        </w:tc>
        <w:tc>
          <w:tcPr>
            <w:tcW w:w="1146" w:type="pct"/>
            <w:vAlign w:val="center"/>
          </w:tcPr>
          <w:p w14:paraId="6CA1E6D3">
            <w:pPr>
              <w:pStyle w:val="30"/>
            </w:pPr>
            <w:r>
              <w:rPr>
                <w:rFonts w:hint="eastAsia"/>
              </w:rPr>
              <w:t>区属企业-表格详情</w:t>
            </w:r>
          </w:p>
        </w:tc>
        <w:tc>
          <w:tcPr>
            <w:tcW w:w="240" w:type="pct"/>
            <w:vMerge w:val="continue"/>
            <w:vAlign w:val="center"/>
          </w:tcPr>
          <w:p w14:paraId="1A212FEE">
            <w:pPr>
              <w:pStyle w:val="30"/>
            </w:pPr>
          </w:p>
        </w:tc>
        <w:tc>
          <w:tcPr>
            <w:tcW w:w="240" w:type="pct"/>
            <w:vMerge w:val="continue"/>
            <w:noWrap/>
            <w:vAlign w:val="center"/>
          </w:tcPr>
          <w:p w14:paraId="063879EF">
            <w:pPr>
              <w:pStyle w:val="30"/>
            </w:pPr>
          </w:p>
        </w:tc>
        <w:tc>
          <w:tcPr>
            <w:tcW w:w="258" w:type="pct"/>
            <w:vMerge w:val="continue"/>
            <w:vAlign w:val="center"/>
          </w:tcPr>
          <w:p w14:paraId="3FAA6957">
            <w:pPr>
              <w:pStyle w:val="30"/>
            </w:pPr>
          </w:p>
        </w:tc>
        <w:tc>
          <w:tcPr>
            <w:tcW w:w="343" w:type="pct"/>
            <w:vAlign w:val="center"/>
          </w:tcPr>
          <w:p w14:paraId="07980C32">
            <w:pPr>
              <w:pStyle w:val="30"/>
            </w:pPr>
            <w:r>
              <w:rPr>
                <w:rFonts w:hint="eastAsia"/>
              </w:rPr>
              <w:t>6.1.7.4</w:t>
            </w:r>
          </w:p>
        </w:tc>
      </w:tr>
      <w:tr w14:paraId="0196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B3E06EB">
            <w:pPr>
              <w:pStyle w:val="30"/>
            </w:pPr>
            <w:r>
              <w:rPr>
                <w:rFonts w:hint="eastAsia"/>
              </w:rPr>
              <w:t>291</w:t>
            </w:r>
          </w:p>
        </w:tc>
        <w:tc>
          <w:tcPr>
            <w:tcW w:w="240" w:type="pct"/>
            <w:vMerge w:val="continue"/>
            <w:vAlign w:val="center"/>
          </w:tcPr>
          <w:p w14:paraId="359C200A">
            <w:pPr>
              <w:pStyle w:val="30"/>
            </w:pPr>
          </w:p>
        </w:tc>
        <w:tc>
          <w:tcPr>
            <w:tcW w:w="570" w:type="pct"/>
            <w:vMerge w:val="continue"/>
            <w:vAlign w:val="center"/>
          </w:tcPr>
          <w:p w14:paraId="41860217">
            <w:pPr>
              <w:pStyle w:val="30"/>
            </w:pPr>
          </w:p>
        </w:tc>
        <w:tc>
          <w:tcPr>
            <w:tcW w:w="816" w:type="pct"/>
            <w:vMerge w:val="continue"/>
            <w:vAlign w:val="center"/>
          </w:tcPr>
          <w:p w14:paraId="4D0AF9C2">
            <w:pPr>
              <w:pStyle w:val="30"/>
            </w:pPr>
          </w:p>
        </w:tc>
        <w:tc>
          <w:tcPr>
            <w:tcW w:w="942" w:type="pct"/>
            <w:vMerge w:val="restart"/>
            <w:vAlign w:val="center"/>
          </w:tcPr>
          <w:p w14:paraId="391C534E">
            <w:pPr>
              <w:pStyle w:val="30"/>
            </w:pPr>
            <w:r>
              <w:rPr>
                <w:rFonts w:hint="eastAsia"/>
              </w:rPr>
              <w:t>财务分析指标</w:t>
            </w:r>
          </w:p>
        </w:tc>
        <w:tc>
          <w:tcPr>
            <w:tcW w:w="1146" w:type="pct"/>
            <w:vAlign w:val="center"/>
          </w:tcPr>
          <w:p w14:paraId="0EB4AA49">
            <w:pPr>
              <w:pStyle w:val="30"/>
            </w:pPr>
            <w:r>
              <w:rPr>
                <w:rFonts w:hint="eastAsia"/>
              </w:rPr>
              <w:t>财务分析指标汇总</w:t>
            </w:r>
          </w:p>
        </w:tc>
        <w:tc>
          <w:tcPr>
            <w:tcW w:w="240" w:type="pct"/>
            <w:vMerge w:val="restart"/>
            <w:vAlign w:val="center"/>
          </w:tcPr>
          <w:p w14:paraId="43F568EB">
            <w:pPr>
              <w:pStyle w:val="30"/>
            </w:pPr>
            <w:r>
              <w:rPr>
                <w:rFonts w:hint="eastAsia"/>
              </w:rPr>
              <w:t>2.5</w:t>
            </w:r>
          </w:p>
        </w:tc>
        <w:tc>
          <w:tcPr>
            <w:tcW w:w="240" w:type="pct"/>
            <w:vMerge w:val="restart"/>
            <w:noWrap/>
            <w:vAlign w:val="center"/>
          </w:tcPr>
          <w:p w14:paraId="38C6D444">
            <w:pPr>
              <w:pStyle w:val="30"/>
            </w:pPr>
            <w:r>
              <w:rPr>
                <w:rFonts w:hint="eastAsia"/>
              </w:rPr>
              <w:t>2.5</w:t>
            </w:r>
          </w:p>
        </w:tc>
        <w:tc>
          <w:tcPr>
            <w:tcW w:w="258" w:type="pct"/>
            <w:vMerge w:val="restart"/>
            <w:vAlign w:val="center"/>
          </w:tcPr>
          <w:p w14:paraId="3ECA06D3">
            <w:pPr>
              <w:pStyle w:val="30"/>
            </w:pPr>
            <w:r>
              <w:rPr>
                <w:rFonts w:hint="eastAsia"/>
              </w:rPr>
              <w:t>6.25</w:t>
            </w:r>
          </w:p>
        </w:tc>
        <w:tc>
          <w:tcPr>
            <w:tcW w:w="343" w:type="pct"/>
            <w:vAlign w:val="center"/>
          </w:tcPr>
          <w:p w14:paraId="6774A97D">
            <w:pPr>
              <w:pStyle w:val="30"/>
            </w:pPr>
            <w:r>
              <w:rPr>
                <w:rFonts w:hint="eastAsia"/>
              </w:rPr>
              <w:t>6.1.7.4</w:t>
            </w:r>
          </w:p>
        </w:tc>
      </w:tr>
      <w:tr w14:paraId="24583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858D76F">
            <w:pPr>
              <w:pStyle w:val="30"/>
            </w:pPr>
            <w:r>
              <w:rPr>
                <w:rFonts w:hint="eastAsia"/>
              </w:rPr>
              <w:t>292</w:t>
            </w:r>
          </w:p>
        </w:tc>
        <w:tc>
          <w:tcPr>
            <w:tcW w:w="240" w:type="pct"/>
            <w:vMerge w:val="continue"/>
            <w:vAlign w:val="center"/>
          </w:tcPr>
          <w:p w14:paraId="234D742D">
            <w:pPr>
              <w:pStyle w:val="30"/>
            </w:pPr>
          </w:p>
        </w:tc>
        <w:tc>
          <w:tcPr>
            <w:tcW w:w="570" w:type="pct"/>
            <w:vMerge w:val="continue"/>
            <w:vAlign w:val="center"/>
          </w:tcPr>
          <w:p w14:paraId="6D6E9FD3">
            <w:pPr>
              <w:pStyle w:val="30"/>
            </w:pPr>
          </w:p>
        </w:tc>
        <w:tc>
          <w:tcPr>
            <w:tcW w:w="816" w:type="pct"/>
            <w:vMerge w:val="continue"/>
            <w:vAlign w:val="center"/>
          </w:tcPr>
          <w:p w14:paraId="47F6500F">
            <w:pPr>
              <w:pStyle w:val="30"/>
            </w:pPr>
          </w:p>
        </w:tc>
        <w:tc>
          <w:tcPr>
            <w:tcW w:w="942" w:type="pct"/>
            <w:vMerge w:val="continue"/>
            <w:vAlign w:val="center"/>
          </w:tcPr>
          <w:p w14:paraId="4F6A2EFB">
            <w:pPr>
              <w:pStyle w:val="30"/>
            </w:pPr>
          </w:p>
        </w:tc>
        <w:tc>
          <w:tcPr>
            <w:tcW w:w="1146" w:type="pct"/>
            <w:vAlign w:val="center"/>
          </w:tcPr>
          <w:p w14:paraId="379943BA">
            <w:pPr>
              <w:pStyle w:val="30"/>
            </w:pPr>
            <w:r>
              <w:rPr>
                <w:rFonts w:hint="eastAsia"/>
              </w:rPr>
              <w:t>财务分析指标详情</w:t>
            </w:r>
          </w:p>
        </w:tc>
        <w:tc>
          <w:tcPr>
            <w:tcW w:w="240" w:type="pct"/>
            <w:vMerge w:val="continue"/>
            <w:vAlign w:val="center"/>
          </w:tcPr>
          <w:p w14:paraId="0DC809AB">
            <w:pPr>
              <w:pStyle w:val="30"/>
            </w:pPr>
          </w:p>
        </w:tc>
        <w:tc>
          <w:tcPr>
            <w:tcW w:w="240" w:type="pct"/>
            <w:vMerge w:val="continue"/>
            <w:noWrap/>
            <w:vAlign w:val="center"/>
          </w:tcPr>
          <w:p w14:paraId="4E27A975">
            <w:pPr>
              <w:pStyle w:val="30"/>
            </w:pPr>
          </w:p>
        </w:tc>
        <w:tc>
          <w:tcPr>
            <w:tcW w:w="258" w:type="pct"/>
            <w:vMerge w:val="continue"/>
            <w:vAlign w:val="center"/>
          </w:tcPr>
          <w:p w14:paraId="629CBA27">
            <w:pPr>
              <w:pStyle w:val="30"/>
            </w:pPr>
          </w:p>
        </w:tc>
        <w:tc>
          <w:tcPr>
            <w:tcW w:w="343" w:type="pct"/>
            <w:vAlign w:val="center"/>
          </w:tcPr>
          <w:p w14:paraId="319E6367">
            <w:pPr>
              <w:pStyle w:val="30"/>
            </w:pPr>
            <w:r>
              <w:rPr>
                <w:rFonts w:hint="eastAsia"/>
              </w:rPr>
              <w:t>6.1.7.4</w:t>
            </w:r>
          </w:p>
        </w:tc>
      </w:tr>
      <w:tr w14:paraId="48E74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80ABCA1">
            <w:pPr>
              <w:pStyle w:val="30"/>
            </w:pPr>
            <w:r>
              <w:rPr>
                <w:rFonts w:hint="eastAsia"/>
              </w:rPr>
              <w:t>293</w:t>
            </w:r>
          </w:p>
        </w:tc>
        <w:tc>
          <w:tcPr>
            <w:tcW w:w="240" w:type="pct"/>
            <w:vMerge w:val="continue"/>
            <w:vAlign w:val="center"/>
          </w:tcPr>
          <w:p w14:paraId="7EF36498">
            <w:pPr>
              <w:pStyle w:val="30"/>
            </w:pPr>
          </w:p>
        </w:tc>
        <w:tc>
          <w:tcPr>
            <w:tcW w:w="570" w:type="pct"/>
            <w:vMerge w:val="continue"/>
            <w:vAlign w:val="center"/>
          </w:tcPr>
          <w:p w14:paraId="5A6721F0">
            <w:pPr>
              <w:pStyle w:val="30"/>
            </w:pPr>
          </w:p>
        </w:tc>
        <w:tc>
          <w:tcPr>
            <w:tcW w:w="816" w:type="pct"/>
            <w:vMerge w:val="continue"/>
            <w:vAlign w:val="center"/>
          </w:tcPr>
          <w:p w14:paraId="418DE4CE">
            <w:pPr>
              <w:pStyle w:val="30"/>
            </w:pPr>
          </w:p>
        </w:tc>
        <w:tc>
          <w:tcPr>
            <w:tcW w:w="942" w:type="pct"/>
            <w:vMerge w:val="continue"/>
            <w:vAlign w:val="center"/>
          </w:tcPr>
          <w:p w14:paraId="7B8F8CE5">
            <w:pPr>
              <w:pStyle w:val="30"/>
            </w:pPr>
          </w:p>
        </w:tc>
        <w:tc>
          <w:tcPr>
            <w:tcW w:w="1146" w:type="pct"/>
            <w:vAlign w:val="center"/>
          </w:tcPr>
          <w:p w14:paraId="4D1D3A22">
            <w:pPr>
              <w:pStyle w:val="30"/>
            </w:pPr>
            <w:r>
              <w:rPr>
                <w:rFonts w:hint="eastAsia"/>
              </w:rPr>
              <w:t>市国资委监管企业详情</w:t>
            </w:r>
          </w:p>
        </w:tc>
        <w:tc>
          <w:tcPr>
            <w:tcW w:w="240" w:type="pct"/>
            <w:vMerge w:val="continue"/>
            <w:vAlign w:val="center"/>
          </w:tcPr>
          <w:p w14:paraId="754BF773">
            <w:pPr>
              <w:pStyle w:val="30"/>
            </w:pPr>
          </w:p>
        </w:tc>
        <w:tc>
          <w:tcPr>
            <w:tcW w:w="240" w:type="pct"/>
            <w:vMerge w:val="continue"/>
            <w:noWrap/>
            <w:vAlign w:val="center"/>
          </w:tcPr>
          <w:p w14:paraId="7E60F374">
            <w:pPr>
              <w:pStyle w:val="30"/>
            </w:pPr>
          </w:p>
        </w:tc>
        <w:tc>
          <w:tcPr>
            <w:tcW w:w="258" w:type="pct"/>
            <w:vMerge w:val="continue"/>
            <w:vAlign w:val="center"/>
          </w:tcPr>
          <w:p w14:paraId="6868B2EE">
            <w:pPr>
              <w:pStyle w:val="30"/>
            </w:pPr>
          </w:p>
        </w:tc>
        <w:tc>
          <w:tcPr>
            <w:tcW w:w="343" w:type="pct"/>
            <w:vAlign w:val="center"/>
          </w:tcPr>
          <w:p w14:paraId="13A5562A">
            <w:pPr>
              <w:pStyle w:val="30"/>
            </w:pPr>
            <w:r>
              <w:rPr>
                <w:rFonts w:hint="eastAsia"/>
              </w:rPr>
              <w:t>6.1.7.4</w:t>
            </w:r>
          </w:p>
        </w:tc>
      </w:tr>
      <w:tr w14:paraId="5F69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C7BCE29">
            <w:pPr>
              <w:pStyle w:val="30"/>
            </w:pPr>
            <w:r>
              <w:rPr>
                <w:rFonts w:hint="eastAsia"/>
              </w:rPr>
              <w:t>294</w:t>
            </w:r>
          </w:p>
        </w:tc>
        <w:tc>
          <w:tcPr>
            <w:tcW w:w="240" w:type="pct"/>
            <w:vMerge w:val="continue"/>
            <w:vAlign w:val="center"/>
          </w:tcPr>
          <w:p w14:paraId="64A0F6F9">
            <w:pPr>
              <w:pStyle w:val="30"/>
            </w:pPr>
          </w:p>
        </w:tc>
        <w:tc>
          <w:tcPr>
            <w:tcW w:w="570" w:type="pct"/>
            <w:vMerge w:val="continue"/>
            <w:vAlign w:val="center"/>
          </w:tcPr>
          <w:p w14:paraId="0E2FA6DF">
            <w:pPr>
              <w:pStyle w:val="30"/>
            </w:pPr>
          </w:p>
        </w:tc>
        <w:tc>
          <w:tcPr>
            <w:tcW w:w="816" w:type="pct"/>
            <w:vMerge w:val="continue"/>
            <w:vAlign w:val="center"/>
          </w:tcPr>
          <w:p w14:paraId="55216884">
            <w:pPr>
              <w:pStyle w:val="30"/>
            </w:pPr>
          </w:p>
        </w:tc>
        <w:tc>
          <w:tcPr>
            <w:tcW w:w="942" w:type="pct"/>
            <w:vMerge w:val="continue"/>
            <w:vAlign w:val="center"/>
          </w:tcPr>
          <w:p w14:paraId="7DB36FEF">
            <w:pPr>
              <w:pStyle w:val="30"/>
            </w:pPr>
          </w:p>
        </w:tc>
        <w:tc>
          <w:tcPr>
            <w:tcW w:w="1146" w:type="pct"/>
            <w:vAlign w:val="center"/>
          </w:tcPr>
          <w:p w14:paraId="67DA17D0">
            <w:pPr>
              <w:pStyle w:val="30"/>
            </w:pPr>
            <w:r>
              <w:rPr>
                <w:rFonts w:hint="eastAsia"/>
              </w:rPr>
              <w:t>委托监管企业详情</w:t>
            </w:r>
          </w:p>
        </w:tc>
        <w:tc>
          <w:tcPr>
            <w:tcW w:w="240" w:type="pct"/>
            <w:vMerge w:val="continue"/>
            <w:vAlign w:val="center"/>
          </w:tcPr>
          <w:p w14:paraId="34D0674C">
            <w:pPr>
              <w:pStyle w:val="30"/>
            </w:pPr>
          </w:p>
        </w:tc>
        <w:tc>
          <w:tcPr>
            <w:tcW w:w="240" w:type="pct"/>
            <w:vMerge w:val="continue"/>
            <w:noWrap/>
            <w:vAlign w:val="center"/>
          </w:tcPr>
          <w:p w14:paraId="3A179531">
            <w:pPr>
              <w:pStyle w:val="30"/>
            </w:pPr>
          </w:p>
        </w:tc>
        <w:tc>
          <w:tcPr>
            <w:tcW w:w="258" w:type="pct"/>
            <w:vMerge w:val="continue"/>
            <w:vAlign w:val="center"/>
          </w:tcPr>
          <w:p w14:paraId="35C356B0">
            <w:pPr>
              <w:pStyle w:val="30"/>
            </w:pPr>
          </w:p>
        </w:tc>
        <w:tc>
          <w:tcPr>
            <w:tcW w:w="343" w:type="pct"/>
            <w:vAlign w:val="center"/>
          </w:tcPr>
          <w:p w14:paraId="21E16845">
            <w:pPr>
              <w:pStyle w:val="30"/>
            </w:pPr>
            <w:r>
              <w:rPr>
                <w:rFonts w:hint="eastAsia"/>
              </w:rPr>
              <w:t>6.1.7.4</w:t>
            </w:r>
          </w:p>
        </w:tc>
      </w:tr>
      <w:tr w14:paraId="39574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7AD2E3C0">
            <w:pPr>
              <w:pStyle w:val="30"/>
            </w:pPr>
            <w:r>
              <w:rPr>
                <w:rFonts w:hint="eastAsia"/>
              </w:rPr>
              <w:t>295</w:t>
            </w:r>
          </w:p>
        </w:tc>
        <w:tc>
          <w:tcPr>
            <w:tcW w:w="240" w:type="pct"/>
            <w:vMerge w:val="continue"/>
            <w:vAlign w:val="center"/>
          </w:tcPr>
          <w:p w14:paraId="07783085">
            <w:pPr>
              <w:pStyle w:val="30"/>
            </w:pPr>
          </w:p>
        </w:tc>
        <w:tc>
          <w:tcPr>
            <w:tcW w:w="570" w:type="pct"/>
            <w:vMerge w:val="continue"/>
            <w:vAlign w:val="center"/>
          </w:tcPr>
          <w:p w14:paraId="28EA03DB">
            <w:pPr>
              <w:pStyle w:val="30"/>
            </w:pPr>
          </w:p>
        </w:tc>
        <w:tc>
          <w:tcPr>
            <w:tcW w:w="816" w:type="pct"/>
            <w:vMerge w:val="continue"/>
            <w:vAlign w:val="center"/>
          </w:tcPr>
          <w:p w14:paraId="34A2C279">
            <w:pPr>
              <w:pStyle w:val="30"/>
            </w:pPr>
          </w:p>
        </w:tc>
        <w:tc>
          <w:tcPr>
            <w:tcW w:w="942" w:type="pct"/>
            <w:vMerge w:val="continue"/>
            <w:vAlign w:val="center"/>
          </w:tcPr>
          <w:p w14:paraId="630B7498">
            <w:pPr>
              <w:pStyle w:val="30"/>
            </w:pPr>
          </w:p>
        </w:tc>
        <w:tc>
          <w:tcPr>
            <w:tcW w:w="1146" w:type="pct"/>
            <w:vAlign w:val="center"/>
          </w:tcPr>
          <w:p w14:paraId="4984E6DA">
            <w:pPr>
              <w:pStyle w:val="30"/>
            </w:pPr>
            <w:r>
              <w:rPr>
                <w:rFonts w:hint="eastAsia"/>
              </w:rPr>
              <w:t>区属企业-条形统计</w:t>
            </w:r>
          </w:p>
        </w:tc>
        <w:tc>
          <w:tcPr>
            <w:tcW w:w="240" w:type="pct"/>
            <w:vMerge w:val="continue"/>
            <w:vAlign w:val="center"/>
          </w:tcPr>
          <w:p w14:paraId="0A9907CC">
            <w:pPr>
              <w:pStyle w:val="30"/>
            </w:pPr>
          </w:p>
        </w:tc>
        <w:tc>
          <w:tcPr>
            <w:tcW w:w="240" w:type="pct"/>
            <w:vMerge w:val="continue"/>
            <w:noWrap/>
            <w:vAlign w:val="center"/>
          </w:tcPr>
          <w:p w14:paraId="2BCCE558">
            <w:pPr>
              <w:pStyle w:val="30"/>
            </w:pPr>
          </w:p>
        </w:tc>
        <w:tc>
          <w:tcPr>
            <w:tcW w:w="258" w:type="pct"/>
            <w:vMerge w:val="continue"/>
            <w:vAlign w:val="center"/>
          </w:tcPr>
          <w:p w14:paraId="6E871857">
            <w:pPr>
              <w:pStyle w:val="30"/>
            </w:pPr>
          </w:p>
        </w:tc>
        <w:tc>
          <w:tcPr>
            <w:tcW w:w="343" w:type="pct"/>
            <w:vAlign w:val="center"/>
          </w:tcPr>
          <w:p w14:paraId="4FBDA45C">
            <w:pPr>
              <w:pStyle w:val="30"/>
            </w:pPr>
            <w:r>
              <w:rPr>
                <w:rFonts w:hint="eastAsia"/>
              </w:rPr>
              <w:t>6.1.7.4</w:t>
            </w:r>
          </w:p>
        </w:tc>
      </w:tr>
      <w:tr w14:paraId="5C6C6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445BC1C">
            <w:pPr>
              <w:pStyle w:val="30"/>
            </w:pPr>
            <w:r>
              <w:rPr>
                <w:rFonts w:hint="eastAsia"/>
              </w:rPr>
              <w:t>296</w:t>
            </w:r>
          </w:p>
        </w:tc>
        <w:tc>
          <w:tcPr>
            <w:tcW w:w="240" w:type="pct"/>
            <w:vMerge w:val="continue"/>
            <w:vAlign w:val="center"/>
          </w:tcPr>
          <w:p w14:paraId="624E70BC">
            <w:pPr>
              <w:pStyle w:val="30"/>
            </w:pPr>
          </w:p>
        </w:tc>
        <w:tc>
          <w:tcPr>
            <w:tcW w:w="570" w:type="pct"/>
            <w:vMerge w:val="continue"/>
            <w:vAlign w:val="center"/>
          </w:tcPr>
          <w:p w14:paraId="7647D215">
            <w:pPr>
              <w:pStyle w:val="30"/>
            </w:pPr>
          </w:p>
        </w:tc>
        <w:tc>
          <w:tcPr>
            <w:tcW w:w="816" w:type="pct"/>
            <w:vMerge w:val="continue"/>
            <w:vAlign w:val="center"/>
          </w:tcPr>
          <w:p w14:paraId="3C535E26">
            <w:pPr>
              <w:pStyle w:val="30"/>
            </w:pPr>
          </w:p>
        </w:tc>
        <w:tc>
          <w:tcPr>
            <w:tcW w:w="942" w:type="pct"/>
            <w:vMerge w:val="continue"/>
            <w:vAlign w:val="center"/>
          </w:tcPr>
          <w:p w14:paraId="654FAEA5">
            <w:pPr>
              <w:pStyle w:val="30"/>
            </w:pPr>
          </w:p>
        </w:tc>
        <w:tc>
          <w:tcPr>
            <w:tcW w:w="1146" w:type="pct"/>
            <w:vAlign w:val="center"/>
          </w:tcPr>
          <w:p w14:paraId="3CEBDDC9">
            <w:pPr>
              <w:pStyle w:val="30"/>
            </w:pPr>
            <w:r>
              <w:rPr>
                <w:rFonts w:hint="eastAsia"/>
              </w:rPr>
              <w:t>区属企业-表格详情</w:t>
            </w:r>
          </w:p>
        </w:tc>
        <w:tc>
          <w:tcPr>
            <w:tcW w:w="240" w:type="pct"/>
            <w:vMerge w:val="continue"/>
            <w:vAlign w:val="center"/>
          </w:tcPr>
          <w:p w14:paraId="3FA84CCC">
            <w:pPr>
              <w:pStyle w:val="30"/>
            </w:pPr>
          </w:p>
        </w:tc>
        <w:tc>
          <w:tcPr>
            <w:tcW w:w="240" w:type="pct"/>
            <w:vMerge w:val="continue"/>
            <w:noWrap/>
            <w:vAlign w:val="center"/>
          </w:tcPr>
          <w:p w14:paraId="369713B7">
            <w:pPr>
              <w:pStyle w:val="30"/>
            </w:pPr>
          </w:p>
        </w:tc>
        <w:tc>
          <w:tcPr>
            <w:tcW w:w="258" w:type="pct"/>
            <w:vMerge w:val="continue"/>
            <w:vAlign w:val="center"/>
          </w:tcPr>
          <w:p w14:paraId="5CDC12A5">
            <w:pPr>
              <w:pStyle w:val="30"/>
            </w:pPr>
          </w:p>
        </w:tc>
        <w:tc>
          <w:tcPr>
            <w:tcW w:w="343" w:type="pct"/>
            <w:vAlign w:val="center"/>
          </w:tcPr>
          <w:p w14:paraId="01C42281">
            <w:pPr>
              <w:pStyle w:val="30"/>
            </w:pPr>
            <w:r>
              <w:rPr>
                <w:rFonts w:hint="eastAsia"/>
              </w:rPr>
              <w:t>6.1.7.4</w:t>
            </w:r>
          </w:p>
        </w:tc>
      </w:tr>
      <w:tr w14:paraId="79814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658A605">
            <w:pPr>
              <w:pStyle w:val="30"/>
            </w:pPr>
            <w:r>
              <w:rPr>
                <w:rFonts w:hint="eastAsia"/>
              </w:rPr>
              <w:t>297</w:t>
            </w:r>
          </w:p>
        </w:tc>
        <w:tc>
          <w:tcPr>
            <w:tcW w:w="240" w:type="pct"/>
            <w:vMerge w:val="continue"/>
            <w:vAlign w:val="center"/>
          </w:tcPr>
          <w:p w14:paraId="51E5E448">
            <w:pPr>
              <w:pStyle w:val="30"/>
            </w:pPr>
          </w:p>
        </w:tc>
        <w:tc>
          <w:tcPr>
            <w:tcW w:w="570" w:type="pct"/>
            <w:vMerge w:val="continue"/>
            <w:vAlign w:val="center"/>
          </w:tcPr>
          <w:p w14:paraId="7B738F85">
            <w:pPr>
              <w:pStyle w:val="30"/>
            </w:pPr>
          </w:p>
        </w:tc>
        <w:tc>
          <w:tcPr>
            <w:tcW w:w="816" w:type="pct"/>
            <w:vMerge w:val="restart"/>
            <w:vAlign w:val="center"/>
          </w:tcPr>
          <w:p w14:paraId="1B55DAB4">
            <w:pPr>
              <w:pStyle w:val="30"/>
            </w:pPr>
            <w:r>
              <w:rPr>
                <w:rFonts w:hint="eastAsia"/>
              </w:rPr>
              <w:t>纳统指标</w:t>
            </w:r>
          </w:p>
        </w:tc>
        <w:tc>
          <w:tcPr>
            <w:tcW w:w="942" w:type="pct"/>
            <w:vAlign w:val="center"/>
          </w:tcPr>
          <w:p w14:paraId="47B3E8C2">
            <w:pPr>
              <w:pStyle w:val="30"/>
            </w:pPr>
            <w:r>
              <w:rPr>
                <w:rFonts w:hint="eastAsia"/>
              </w:rPr>
              <w:t>金融企业</w:t>
            </w:r>
          </w:p>
        </w:tc>
        <w:tc>
          <w:tcPr>
            <w:tcW w:w="1146" w:type="pct"/>
            <w:vAlign w:val="center"/>
          </w:tcPr>
          <w:p w14:paraId="5BF52B3F">
            <w:pPr>
              <w:pStyle w:val="30"/>
            </w:pPr>
            <w:r>
              <w:rPr>
                <w:rFonts w:hint="eastAsia"/>
              </w:rPr>
              <w:t>金融企业汇总</w:t>
            </w:r>
          </w:p>
        </w:tc>
        <w:tc>
          <w:tcPr>
            <w:tcW w:w="240" w:type="pct"/>
            <w:vMerge w:val="restart"/>
            <w:vAlign w:val="center"/>
          </w:tcPr>
          <w:p w14:paraId="678908BE">
            <w:pPr>
              <w:pStyle w:val="30"/>
            </w:pPr>
            <w:r>
              <w:rPr>
                <w:rFonts w:hint="eastAsia"/>
              </w:rPr>
              <w:t>1.5</w:t>
            </w:r>
          </w:p>
        </w:tc>
        <w:tc>
          <w:tcPr>
            <w:tcW w:w="240" w:type="pct"/>
            <w:vMerge w:val="restart"/>
            <w:noWrap/>
            <w:vAlign w:val="center"/>
          </w:tcPr>
          <w:p w14:paraId="0F2160B4">
            <w:pPr>
              <w:pStyle w:val="30"/>
            </w:pPr>
            <w:r>
              <w:rPr>
                <w:rFonts w:hint="eastAsia"/>
              </w:rPr>
              <w:t>2.5</w:t>
            </w:r>
          </w:p>
        </w:tc>
        <w:tc>
          <w:tcPr>
            <w:tcW w:w="258" w:type="pct"/>
            <w:vMerge w:val="restart"/>
            <w:vAlign w:val="center"/>
          </w:tcPr>
          <w:p w14:paraId="0E87A0A7">
            <w:pPr>
              <w:pStyle w:val="30"/>
            </w:pPr>
            <w:r>
              <w:rPr>
                <w:rFonts w:hint="eastAsia"/>
              </w:rPr>
              <w:t>3.75</w:t>
            </w:r>
          </w:p>
        </w:tc>
        <w:tc>
          <w:tcPr>
            <w:tcW w:w="343" w:type="pct"/>
            <w:vAlign w:val="center"/>
          </w:tcPr>
          <w:p w14:paraId="042AD02F">
            <w:pPr>
              <w:pStyle w:val="30"/>
            </w:pPr>
            <w:r>
              <w:rPr>
                <w:rFonts w:hint="eastAsia"/>
              </w:rPr>
              <w:t>6.1.7.4</w:t>
            </w:r>
          </w:p>
        </w:tc>
      </w:tr>
      <w:tr w14:paraId="0E583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E8D2177">
            <w:pPr>
              <w:pStyle w:val="30"/>
            </w:pPr>
            <w:r>
              <w:rPr>
                <w:rFonts w:hint="eastAsia"/>
              </w:rPr>
              <w:t>298</w:t>
            </w:r>
          </w:p>
        </w:tc>
        <w:tc>
          <w:tcPr>
            <w:tcW w:w="240" w:type="pct"/>
            <w:vMerge w:val="continue"/>
            <w:vAlign w:val="center"/>
          </w:tcPr>
          <w:p w14:paraId="3749BB5B">
            <w:pPr>
              <w:pStyle w:val="30"/>
            </w:pPr>
          </w:p>
        </w:tc>
        <w:tc>
          <w:tcPr>
            <w:tcW w:w="570" w:type="pct"/>
            <w:vMerge w:val="continue"/>
            <w:vAlign w:val="center"/>
          </w:tcPr>
          <w:p w14:paraId="22A565E8">
            <w:pPr>
              <w:pStyle w:val="30"/>
            </w:pPr>
          </w:p>
        </w:tc>
        <w:tc>
          <w:tcPr>
            <w:tcW w:w="816" w:type="pct"/>
            <w:vMerge w:val="continue"/>
            <w:vAlign w:val="center"/>
          </w:tcPr>
          <w:p w14:paraId="3E433293">
            <w:pPr>
              <w:pStyle w:val="30"/>
            </w:pPr>
          </w:p>
        </w:tc>
        <w:tc>
          <w:tcPr>
            <w:tcW w:w="942" w:type="pct"/>
            <w:vMerge w:val="restart"/>
            <w:vAlign w:val="center"/>
          </w:tcPr>
          <w:p w14:paraId="32F7FB35">
            <w:pPr>
              <w:pStyle w:val="30"/>
            </w:pPr>
            <w:r>
              <w:rPr>
                <w:rFonts w:hint="eastAsia"/>
              </w:rPr>
              <w:t>工业企业</w:t>
            </w:r>
          </w:p>
        </w:tc>
        <w:tc>
          <w:tcPr>
            <w:tcW w:w="1146" w:type="pct"/>
            <w:vAlign w:val="center"/>
          </w:tcPr>
          <w:p w14:paraId="6E6CF6DE">
            <w:pPr>
              <w:pStyle w:val="30"/>
            </w:pPr>
            <w:r>
              <w:rPr>
                <w:rFonts w:hint="eastAsia"/>
              </w:rPr>
              <w:t>工业企业柱状图统计</w:t>
            </w:r>
          </w:p>
        </w:tc>
        <w:tc>
          <w:tcPr>
            <w:tcW w:w="240" w:type="pct"/>
            <w:vMerge w:val="continue"/>
            <w:vAlign w:val="center"/>
          </w:tcPr>
          <w:p w14:paraId="6547A1F3">
            <w:pPr>
              <w:pStyle w:val="30"/>
            </w:pPr>
          </w:p>
        </w:tc>
        <w:tc>
          <w:tcPr>
            <w:tcW w:w="240" w:type="pct"/>
            <w:vMerge w:val="continue"/>
            <w:noWrap/>
            <w:vAlign w:val="center"/>
          </w:tcPr>
          <w:p w14:paraId="081CD87F">
            <w:pPr>
              <w:pStyle w:val="30"/>
            </w:pPr>
          </w:p>
        </w:tc>
        <w:tc>
          <w:tcPr>
            <w:tcW w:w="258" w:type="pct"/>
            <w:vMerge w:val="continue"/>
            <w:vAlign w:val="center"/>
          </w:tcPr>
          <w:p w14:paraId="55AA4538">
            <w:pPr>
              <w:pStyle w:val="30"/>
            </w:pPr>
          </w:p>
        </w:tc>
        <w:tc>
          <w:tcPr>
            <w:tcW w:w="343" w:type="pct"/>
            <w:vAlign w:val="center"/>
          </w:tcPr>
          <w:p w14:paraId="002E6152">
            <w:pPr>
              <w:pStyle w:val="30"/>
            </w:pPr>
            <w:r>
              <w:rPr>
                <w:rFonts w:hint="eastAsia"/>
              </w:rPr>
              <w:t>6.1.7.4</w:t>
            </w:r>
          </w:p>
        </w:tc>
      </w:tr>
      <w:tr w14:paraId="72CA5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8478551">
            <w:pPr>
              <w:pStyle w:val="30"/>
            </w:pPr>
            <w:r>
              <w:rPr>
                <w:rFonts w:hint="eastAsia"/>
              </w:rPr>
              <w:t>299</w:t>
            </w:r>
          </w:p>
        </w:tc>
        <w:tc>
          <w:tcPr>
            <w:tcW w:w="240" w:type="pct"/>
            <w:vMerge w:val="continue"/>
            <w:vAlign w:val="center"/>
          </w:tcPr>
          <w:p w14:paraId="1AD25EF5">
            <w:pPr>
              <w:pStyle w:val="30"/>
            </w:pPr>
          </w:p>
        </w:tc>
        <w:tc>
          <w:tcPr>
            <w:tcW w:w="570" w:type="pct"/>
            <w:vMerge w:val="continue"/>
            <w:vAlign w:val="center"/>
          </w:tcPr>
          <w:p w14:paraId="1391A397">
            <w:pPr>
              <w:pStyle w:val="30"/>
            </w:pPr>
          </w:p>
        </w:tc>
        <w:tc>
          <w:tcPr>
            <w:tcW w:w="816" w:type="pct"/>
            <w:vMerge w:val="continue"/>
            <w:vAlign w:val="center"/>
          </w:tcPr>
          <w:p w14:paraId="553D8F60">
            <w:pPr>
              <w:pStyle w:val="30"/>
            </w:pPr>
          </w:p>
        </w:tc>
        <w:tc>
          <w:tcPr>
            <w:tcW w:w="942" w:type="pct"/>
            <w:vMerge w:val="continue"/>
            <w:vAlign w:val="center"/>
          </w:tcPr>
          <w:p w14:paraId="35B24691">
            <w:pPr>
              <w:pStyle w:val="30"/>
            </w:pPr>
          </w:p>
        </w:tc>
        <w:tc>
          <w:tcPr>
            <w:tcW w:w="1146" w:type="pct"/>
            <w:vAlign w:val="center"/>
          </w:tcPr>
          <w:p w14:paraId="134A09B6">
            <w:pPr>
              <w:pStyle w:val="30"/>
            </w:pPr>
            <w:r>
              <w:rPr>
                <w:rFonts w:hint="eastAsia"/>
              </w:rPr>
              <w:t>工业企业表格详情</w:t>
            </w:r>
          </w:p>
        </w:tc>
        <w:tc>
          <w:tcPr>
            <w:tcW w:w="240" w:type="pct"/>
            <w:vMerge w:val="continue"/>
            <w:vAlign w:val="center"/>
          </w:tcPr>
          <w:p w14:paraId="1A634736">
            <w:pPr>
              <w:pStyle w:val="30"/>
            </w:pPr>
          </w:p>
        </w:tc>
        <w:tc>
          <w:tcPr>
            <w:tcW w:w="240" w:type="pct"/>
            <w:vMerge w:val="continue"/>
            <w:noWrap/>
            <w:vAlign w:val="center"/>
          </w:tcPr>
          <w:p w14:paraId="6DAFB004">
            <w:pPr>
              <w:pStyle w:val="30"/>
            </w:pPr>
          </w:p>
        </w:tc>
        <w:tc>
          <w:tcPr>
            <w:tcW w:w="258" w:type="pct"/>
            <w:vMerge w:val="continue"/>
            <w:vAlign w:val="center"/>
          </w:tcPr>
          <w:p w14:paraId="08007BA6">
            <w:pPr>
              <w:pStyle w:val="30"/>
            </w:pPr>
          </w:p>
        </w:tc>
        <w:tc>
          <w:tcPr>
            <w:tcW w:w="343" w:type="pct"/>
            <w:vAlign w:val="center"/>
          </w:tcPr>
          <w:p w14:paraId="15943BE4">
            <w:pPr>
              <w:pStyle w:val="30"/>
            </w:pPr>
            <w:r>
              <w:rPr>
                <w:rFonts w:hint="eastAsia"/>
              </w:rPr>
              <w:t>6.1.7.4</w:t>
            </w:r>
          </w:p>
        </w:tc>
      </w:tr>
      <w:tr w14:paraId="5896D628">
        <w:tblPrEx>
          <w:tblCellMar>
            <w:top w:w="0" w:type="dxa"/>
            <w:left w:w="108" w:type="dxa"/>
            <w:bottom w:w="0" w:type="dxa"/>
            <w:right w:w="108" w:type="dxa"/>
          </w:tblCellMar>
        </w:tblPrEx>
        <w:trPr>
          <w:trHeight w:val="540" w:hRule="atLeast"/>
          <w:jc w:val="center"/>
        </w:trPr>
        <w:tc>
          <w:tcPr>
            <w:tcW w:w="199" w:type="pct"/>
            <w:vAlign w:val="center"/>
          </w:tcPr>
          <w:p w14:paraId="567495F7">
            <w:pPr>
              <w:pStyle w:val="30"/>
            </w:pPr>
            <w:r>
              <w:rPr>
                <w:rFonts w:hint="eastAsia"/>
              </w:rPr>
              <w:t>300</w:t>
            </w:r>
          </w:p>
        </w:tc>
        <w:tc>
          <w:tcPr>
            <w:tcW w:w="240" w:type="pct"/>
            <w:vMerge w:val="continue"/>
            <w:vAlign w:val="center"/>
          </w:tcPr>
          <w:p w14:paraId="51A9F6ED">
            <w:pPr>
              <w:pStyle w:val="30"/>
            </w:pPr>
          </w:p>
        </w:tc>
        <w:tc>
          <w:tcPr>
            <w:tcW w:w="570" w:type="pct"/>
            <w:vMerge w:val="continue"/>
            <w:vAlign w:val="center"/>
          </w:tcPr>
          <w:p w14:paraId="0072C5E8">
            <w:pPr>
              <w:pStyle w:val="30"/>
            </w:pPr>
          </w:p>
        </w:tc>
        <w:tc>
          <w:tcPr>
            <w:tcW w:w="816" w:type="pct"/>
            <w:vMerge w:val="continue"/>
            <w:vAlign w:val="center"/>
          </w:tcPr>
          <w:p w14:paraId="4E1F06A9">
            <w:pPr>
              <w:pStyle w:val="30"/>
            </w:pPr>
          </w:p>
        </w:tc>
        <w:tc>
          <w:tcPr>
            <w:tcW w:w="942" w:type="pct"/>
            <w:vMerge w:val="restart"/>
            <w:vAlign w:val="center"/>
          </w:tcPr>
          <w:p w14:paraId="174F4FC6">
            <w:pPr>
              <w:pStyle w:val="30"/>
            </w:pPr>
            <w:r>
              <w:rPr>
                <w:rFonts w:hint="eastAsia"/>
              </w:rPr>
              <w:t>商业企业</w:t>
            </w:r>
          </w:p>
        </w:tc>
        <w:tc>
          <w:tcPr>
            <w:tcW w:w="1146" w:type="pct"/>
            <w:vAlign w:val="center"/>
          </w:tcPr>
          <w:p w14:paraId="58B41DB8">
            <w:pPr>
              <w:pStyle w:val="30"/>
            </w:pPr>
            <w:r>
              <w:rPr>
                <w:rFonts w:hint="eastAsia"/>
              </w:rPr>
              <w:t>商业企业柱状图统计</w:t>
            </w:r>
          </w:p>
        </w:tc>
        <w:tc>
          <w:tcPr>
            <w:tcW w:w="240" w:type="pct"/>
            <w:vMerge w:val="restart"/>
            <w:vAlign w:val="center"/>
          </w:tcPr>
          <w:p w14:paraId="10E4FDEE">
            <w:pPr>
              <w:pStyle w:val="30"/>
            </w:pPr>
            <w:r>
              <w:rPr>
                <w:rFonts w:hint="eastAsia"/>
              </w:rPr>
              <w:t>1.5</w:t>
            </w:r>
          </w:p>
        </w:tc>
        <w:tc>
          <w:tcPr>
            <w:tcW w:w="240" w:type="pct"/>
            <w:vMerge w:val="restart"/>
            <w:noWrap/>
            <w:vAlign w:val="center"/>
          </w:tcPr>
          <w:p w14:paraId="3BEE3E05">
            <w:pPr>
              <w:pStyle w:val="30"/>
            </w:pPr>
            <w:r>
              <w:rPr>
                <w:rFonts w:hint="eastAsia"/>
              </w:rPr>
              <w:t>2.5</w:t>
            </w:r>
          </w:p>
        </w:tc>
        <w:tc>
          <w:tcPr>
            <w:tcW w:w="258" w:type="pct"/>
            <w:vMerge w:val="restart"/>
            <w:vAlign w:val="center"/>
          </w:tcPr>
          <w:p w14:paraId="3DCE2640">
            <w:pPr>
              <w:pStyle w:val="30"/>
            </w:pPr>
            <w:r>
              <w:rPr>
                <w:rFonts w:hint="eastAsia"/>
              </w:rPr>
              <w:t>3.75</w:t>
            </w:r>
          </w:p>
        </w:tc>
        <w:tc>
          <w:tcPr>
            <w:tcW w:w="343" w:type="pct"/>
            <w:vAlign w:val="center"/>
          </w:tcPr>
          <w:p w14:paraId="289E3653">
            <w:pPr>
              <w:pStyle w:val="30"/>
            </w:pPr>
            <w:r>
              <w:rPr>
                <w:rFonts w:hint="eastAsia"/>
              </w:rPr>
              <w:t>6.1.7.4</w:t>
            </w:r>
          </w:p>
        </w:tc>
      </w:tr>
      <w:tr w14:paraId="4539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DA2ABBA">
            <w:pPr>
              <w:pStyle w:val="30"/>
            </w:pPr>
            <w:r>
              <w:rPr>
                <w:rFonts w:hint="eastAsia"/>
              </w:rPr>
              <w:t>301</w:t>
            </w:r>
          </w:p>
        </w:tc>
        <w:tc>
          <w:tcPr>
            <w:tcW w:w="240" w:type="pct"/>
            <w:vMerge w:val="continue"/>
            <w:vAlign w:val="center"/>
          </w:tcPr>
          <w:p w14:paraId="54A2C753">
            <w:pPr>
              <w:pStyle w:val="30"/>
            </w:pPr>
          </w:p>
        </w:tc>
        <w:tc>
          <w:tcPr>
            <w:tcW w:w="570" w:type="pct"/>
            <w:vMerge w:val="continue"/>
            <w:vAlign w:val="center"/>
          </w:tcPr>
          <w:p w14:paraId="03C5A34F">
            <w:pPr>
              <w:pStyle w:val="30"/>
            </w:pPr>
          </w:p>
        </w:tc>
        <w:tc>
          <w:tcPr>
            <w:tcW w:w="816" w:type="pct"/>
            <w:vMerge w:val="continue"/>
            <w:vAlign w:val="center"/>
          </w:tcPr>
          <w:p w14:paraId="5016AD3E">
            <w:pPr>
              <w:pStyle w:val="30"/>
            </w:pPr>
          </w:p>
        </w:tc>
        <w:tc>
          <w:tcPr>
            <w:tcW w:w="942" w:type="pct"/>
            <w:vMerge w:val="continue"/>
            <w:vAlign w:val="center"/>
          </w:tcPr>
          <w:p w14:paraId="11010F6C">
            <w:pPr>
              <w:pStyle w:val="30"/>
            </w:pPr>
          </w:p>
        </w:tc>
        <w:tc>
          <w:tcPr>
            <w:tcW w:w="1146" w:type="pct"/>
            <w:vAlign w:val="center"/>
          </w:tcPr>
          <w:p w14:paraId="70B96B49">
            <w:pPr>
              <w:pStyle w:val="30"/>
            </w:pPr>
            <w:r>
              <w:rPr>
                <w:rFonts w:hint="eastAsia"/>
              </w:rPr>
              <w:t>商业企业表格详情</w:t>
            </w:r>
          </w:p>
        </w:tc>
        <w:tc>
          <w:tcPr>
            <w:tcW w:w="240" w:type="pct"/>
            <w:vMerge w:val="continue"/>
            <w:vAlign w:val="center"/>
          </w:tcPr>
          <w:p w14:paraId="1455D38C">
            <w:pPr>
              <w:pStyle w:val="30"/>
            </w:pPr>
          </w:p>
        </w:tc>
        <w:tc>
          <w:tcPr>
            <w:tcW w:w="240" w:type="pct"/>
            <w:vMerge w:val="continue"/>
            <w:noWrap/>
            <w:vAlign w:val="center"/>
          </w:tcPr>
          <w:p w14:paraId="3BA1576F">
            <w:pPr>
              <w:pStyle w:val="30"/>
            </w:pPr>
          </w:p>
        </w:tc>
        <w:tc>
          <w:tcPr>
            <w:tcW w:w="258" w:type="pct"/>
            <w:vMerge w:val="continue"/>
            <w:vAlign w:val="center"/>
          </w:tcPr>
          <w:p w14:paraId="37A4124B">
            <w:pPr>
              <w:pStyle w:val="30"/>
            </w:pPr>
          </w:p>
        </w:tc>
        <w:tc>
          <w:tcPr>
            <w:tcW w:w="343" w:type="pct"/>
            <w:vAlign w:val="center"/>
          </w:tcPr>
          <w:p w14:paraId="2C5EA056">
            <w:pPr>
              <w:pStyle w:val="30"/>
            </w:pPr>
            <w:r>
              <w:rPr>
                <w:rFonts w:hint="eastAsia"/>
              </w:rPr>
              <w:t>6.1.7.4</w:t>
            </w:r>
          </w:p>
        </w:tc>
      </w:tr>
      <w:tr w14:paraId="540D8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7B8223D">
            <w:pPr>
              <w:pStyle w:val="30"/>
            </w:pPr>
            <w:r>
              <w:rPr>
                <w:rFonts w:hint="eastAsia"/>
              </w:rPr>
              <w:t>302</w:t>
            </w:r>
          </w:p>
        </w:tc>
        <w:tc>
          <w:tcPr>
            <w:tcW w:w="240" w:type="pct"/>
            <w:vMerge w:val="continue"/>
            <w:vAlign w:val="center"/>
          </w:tcPr>
          <w:p w14:paraId="4E066F00">
            <w:pPr>
              <w:pStyle w:val="30"/>
            </w:pPr>
          </w:p>
        </w:tc>
        <w:tc>
          <w:tcPr>
            <w:tcW w:w="570" w:type="pct"/>
            <w:vMerge w:val="continue"/>
            <w:vAlign w:val="center"/>
          </w:tcPr>
          <w:p w14:paraId="67DD41F7">
            <w:pPr>
              <w:pStyle w:val="30"/>
            </w:pPr>
          </w:p>
        </w:tc>
        <w:tc>
          <w:tcPr>
            <w:tcW w:w="816" w:type="pct"/>
            <w:vMerge w:val="continue"/>
            <w:vAlign w:val="center"/>
          </w:tcPr>
          <w:p w14:paraId="2E38A14F">
            <w:pPr>
              <w:pStyle w:val="30"/>
            </w:pPr>
          </w:p>
        </w:tc>
        <w:tc>
          <w:tcPr>
            <w:tcW w:w="942" w:type="pct"/>
            <w:vAlign w:val="center"/>
          </w:tcPr>
          <w:p w14:paraId="4D9121D9">
            <w:pPr>
              <w:pStyle w:val="30"/>
            </w:pPr>
            <w:r>
              <w:rPr>
                <w:rFonts w:hint="eastAsia"/>
              </w:rPr>
              <w:t>建筑业企业</w:t>
            </w:r>
          </w:p>
        </w:tc>
        <w:tc>
          <w:tcPr>
            <w:tcW w:w="1146" w:type="pct"/>
            <w:vAlign w:val="center"/>
          </w:tcPr>
          <w:p w14:paraId="53CC6CFB">
            <w:pPr>
              <w:pStyle w:val="30"/>
            </w:pPr>
            <w:r>
              <w:rPr>
                <w:rFonts w:hint="eastAsia"/>
              </w:rPr>
              <w:t>建筑业企业汇总</w:t>
            </w:r>
          </w:p>
        </w:tc>
        <w:tc>
          <w:tcPr>
            <w:tcW w:w="240" w:type="pct"/>
            <w:vMerge w:val="continue"/>
            <w:vAlign w:val="center"/>
          </w:tcPr>
          <w:p w14:paraId="647DA948">
            <w:pPr>
              <w:pStyle w:val="30"/>
            </w:pPr>
          </w:p>
        </w:tc>
        <w:tc>
          <w:tcPr>
            <w:tcW w:w="240" w:type="pct"/>
            <w:vMerge w:val="continue"/>
            <w:noWrap/>
            <w:vAlign w:val="center"/>
          </w:tcPr>
          <w:p w14:paraId="43D40FAA">
            <w:pPr>
              <w:pStyle w:val="30"/>
            </w:pPr>
          </w:p>
        </w:tc>
        <w:tc>
          <w:tcPr>
            <w:tcW w:w="258" w:type="pct"/>
            <w:vMerge w:val="continue"/>
            <w:vAlign w:val="center"/>
          </w:tcPr>
          <w:p w14:paraId="3969C4CD">
            <w:pPr>
              <w:pStyle w:val="30"/>
            </w:pPr>
          </w:p>
        </w:tc>
        <w:tc>
          <w:tcPr>
            <w:tcW w:w="343" w:type="pct"/>
            <w:vAlign w:val="center"/>
          </w:tcPr>
          <w:p w14:paraId="29AFB05C">
            <w:pPr>
              <w:pStyle w:val="30"/>
            </w:pPr>
            <w:r>
              <w:rPr>
                <w:rFonts w:hint="eastAsia"/>
              </w:rPr>
              <w:t>6.1.7.4</w:t>
            </w:r>
          </w:p>
        </w:tc>
      </w:tr>
      <w:tr w14:paraId="63409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5591FB9">
            <w:pPr>
              <w:pStyle w:val="30"/>
            </w:pPr>
            <w:r>
              <w:rPr>
                <w:rFonts w:hint="eastAsia"/>
              </w:rPr>
              <w:t>303</w:t>
            </w:r>
          </w:p>
        </w:tc>
        <w:tc>
          <w:tcPr>
            <w:tcW w:w="240" w:type="pct"/>
            <w:vMerge w:val="continue"/>
            <w:vAlign w:val="center"/>
          </w:tcPr>
          <w:p w14:paraId="6722CFC0">
            <w:pPr>
              <w:pStyle w:val="30"/>
            </w:pPr>
          </w:p>
        </w:tc>
        <w:tc>
          <w:tcPr>
            <w:tcW w:w="570" w:type="pct"/>
            <w:vMerge w:val="continue"/>
            <w:vAlign w:val="center"/>
          </w:tcPr>
          <w:p w14:paraId="3D88E6E5">
            <w:pPr>
              <w:pStyle w:val="30"/>
            </w:pPr>
          </w:p>
        </w:tc>
        <w:tc>
          <w:tcPr>
            <w:tcW w:w="816" w:type="pct"/>
            <w:vMerge w:val="restart"/>
            <w:vAlign w:val="center"/>
          </w:tcPr>
          <w:p w14:paraId="480EB97B">
            <w:pPr>
              <w:pStyle w:val="30"/>
            </w:pPr>
            <w:r>
              <w:rPr>
                <w:rFonts w:hint="eastAsia"/>
              </w:rPr>
              <w:t>企业分析</w:t>
            </w:r>
          </w:p>
        </w:tc>
        <w:tc>
          <w:tcPr>
            <w:tcW w:w="942" w:type="pct"/>
            <w:vAlign w:val="center"/>
          </w:tcPr>
          <w:p w14:paraId="77EE78CD">
            <w:pPr>
              <w:pStyle w:val="30"/>
            </w:pPr>
            <w:r>
              <w:rPr>
                <w:rFonts w:hint="eastAsia"/>
              </w:rPr>
              <w:t>企业分析</w:t>
            </w:r>
          </w:p>
        </w:tc>
        <w:tc>
          <w:tcPr>
            <w:tcW w:w="1146" w:type="pct"/>
            <w:vAlign w:val="center"/>
          </w:tcPr>
          <w:p w14:paraId="129D3781">
            <w:pPr>
              <w:pStyle w:val="30"/>
            </w:pPr>
            <w:r>
              <w:rPr>
                <w:rFonts w:hint="eastAsia"/>
              </w:rPr>
              <w:t>企业分析汇总界面</w:t>
            </w:r>
          </w:p>
        </w:tc>
        <w:tc>
          <w:tcPr>
            <w:tcW w:w="240" w:type="pct"/>
            <w:vMerge w:val="restart"/>
            <w:vAlign w:val="center"/>
          </w:tcPr>
          <w:p w14:paraId="3466FA0D">
            <w:pPr>
              <w:pStyle w:val="30"/>
            </w:pPr>
            <w:r>
              <w:rPr>
                <w:rFonts w:hint="eastAsia"/>
              </w:rPr>
              <w:t>2.5</w:t>
            </w:r>
          </w:p>
        </w:tc>
        <w:tc>
          <w:tcPr>
            <w:tcW w:w="240" w:type="pct"/>
            <w:vMerge w:val="restart"/>
            <w:noWrap/>
            <w:vAlign w:val="center"/>
          </w:tcPr>
          <w:p w14:paraId="6D938250">
            <w:pPr>
              <w:pStyle w:val="30"/>
            </w:pPr>
            <w:r>
              <w:rPr>
                <w:rFonts w:hint="eastAsia"/>
              </w:rPr>
              <w:t>2.5</w:t>
            </w:r>
          </w:p>
        </w:tc>
        <w:tc>
          <w:tcPr>
            <w:tcW w:w="258" w:type="pct"/>
            <w:vMerge w:val="restart"/>
            <w:vAlign w:val="center"/>
          </w:tcPr>
          <w:p w14:paraId="4EFB1CBD">
            <w:pPr>
              <w:pStyle w:val="30"/>
            </w:pPr>
            <w:r>
              <w:rPr>
                <w:rFonts w:hint="eastAsia"/>
              </w:rPr>
              <w:t>6.25</w:t>
            </w:r>
          </w:p>
        </w:tc>
        <w:tc>
          <w:tcPr>
            <w:tcW w:w="343" w:type="pct"/>
            <w:vAlign w:val="center"/>
          </w:tcPr>
          <w:p w14:paraId="128A6B3C">
            <w:pPr>
              <w:pStyle w:val="30"/>
            </w:pPr>
            <w:r>
              <w:rPr>
                <w:rFonts w:hint="eastAsia"/>
              </w:rPr>
              <w:t>6.1.7.4</w:t>
            </w:r>
          </w:p>
        </w:tc>
      </w:tr>
      <w:tr w14:paraId="3CA68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00DF20A">
            <w:pPr>
              <w:pStyle w:val="30"/>
            </w:pPr>
            <w:r>
              <w:rPr>
                <w:rFonts w:hint="eastAsia"/>
              </w:rPr>
              <w:t>304</w:t>
            </w:r>
          </w:p>
        </w:tc>
        <w:tc>
          <w:tcPr>
            <w:tcW w:w="240" w:type="pct"/>
            <w:vMerge w:val="continue"/>
            <w:vAlign w:val="center"/>
          </w:tcPr>
          <w:p w14:paraId="720B48CA">
            <w:pPr>
              <w:pStyle w:val="30"/>
            </w:pPr>
          </w:p>
        </w:tc>
        <w:tc>
          <w:tcPr>
            <w:tcW w:w="570" w:type="pct"/>
            <w:vMerge w:val="continue"/>
            <w:vAlign w:val="center"/>
          </w:tcPr>
          <w:p w14:paraId="35F46173">
            <w:pPr>
              <w:pStyle w:val="30"/>
            </w:pPr>
          </w:p>
        </w:tc>
        <w:tc>
          <w:tcPr>
            <w:tcW w:w="816" w:type="pct"/>
            <w:vMerge w:val="continue"/>
            <w:vAlign w:val="center"/>
          </w:tcPr>
          <w:p w14:paraId="7B4B3A30">
            <w:pPr>
              <w:pStyle w:val="30"/>
            </w:pPr>
          </w:p>
        </w:tc>
        <w:tc>
          <w:tcPr>
            <w:tcW w:w="942" w:type="pct"/>
            <w:vMerge w:val="restart"/>
            <w:vAlign w:val="center"/>
          </w:tcPr>
          <w:p w14:paraId="1004333C">
            <w:pPr>
              <w:pStyle w:val="30"/>
            </w:pPr>
            <w:r>
              <w:rPr>
                <w:rFonts w:hint="eastAsia"/>
              </w:rPr>
              <w:t>上汽集团</w:t>
            </w:r>
          </w:p>
        </w:tc>
        <w:tc>
          <w:tcPr>
            <w:tcW w:w="1146" w:type="pct"/>
            <w:vAlign w:val="center"/>
          </w:tcPr>
          <w:p w14:paraId="0C2E3893">
            <w:pPr>
              <w:pStyle w:val="30"/>
            </w:pPr>
            <w:r>
              <w:rPr>
                <w:rFonts w:hint="eastAsia"/>
              </w:rPr>
              <w:t>经济指标汇总</w:t>
            </w:r>
          </w:p>
        </w:tc>
        <w:tc>
          <w:tcPr>
            <w:tcW w:w="240" w:type="pct"/>
            <w:vMerge w:val="continue"/>
            <w:vAlign w:val="center"/>
          </w:tcPr>
          <w:p w14:paraId="643D2695">
            <w:pPr>
              <w:pStyle w:val="30"/>
            </w:pPr>
          </w:p>
        </w:tc>
        <w:tc>
          <w:tcPr>
            <w:tcW w:w="240" w:type="pct"/>
            <w:vMerge w:val="continue"/>
            <w:noWrap/>
            <w:vAlign w:val="center"/>
          </w:tcPr>
          <w:p w14:paraId="18FE1166">
            <w:pPr>
              <w:pStyle w:val="30"/>
            </w:pPr>
          </w:p>
        </w:tc>
        <w:tc>
          <w:tcPr>
            <w:tcW w:w="258" w:type="pct"/>
            <w:vMerge w:val="continue"/>
            <w:vAlign w:val="center"/>
          </w:tcPr>
          <w:p w14:paraId="65EE45C7">
            <w:pPr>
              <w:pStyle w:val="30"/>
            </w:pPr>
          </w:p>
        </w:tc>
        <w:tc>
          <w:tcPr>
            <w:tcW w:w="343" w:type="pct"/>
            <w:vAlign w:val="center"/>
          </w:tcPr>
          <w:p w14:paraId="00F7C754">
            <w:pPr>
              <w:pStyle w:val="30"/>
            </w:pPr>
            <w:r>
              <w:rPr>
                <w:rFonts w:hint="eastAsia"/>
              </w:rPr>
              <w:t>6.1.7.4</w:t>
            </w:r>
          </w:p>
        </w:tc>
      </w:tr>
      <w:tr w14:paraId="4461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AC067B3">
            <w:pPr>
              <w:pStyle w:val="30"/>
            </w:pPr>
            <w:r>
              <w:rPr>
                <w:rFonts w:hint="eastAsia"/>
              </w:rPr>
              <w:t>305</w:t>
            </w:r>
          </w:p>
        </w:tc>
        <w:tc>
          <w:tcPr>
            <w:tcW w:w="240" w:type="pct"/>
            <w:vMerge w:val="continue"/>
            <w:vAlign w:val="center"/>
          </w:tcPr>
          <w:p w14:paraId="2257244E">
            <w:pPr>
              <w:pStyle w:val="30"/>
            </w:pPr>
          </w:p>
        </w:tc>
        <w:tc>
          <w:tcPr>
            <w:tcW w:w="570" w:type="pct"/>
            <w:vMerge w:val="continue"/>
            <w:vAlign w:val="center"/>
          </w:tcPr>
          <w:p w14:paraId="04189BDB">
            <w:pPr>
              <w:pStyle w:val="30"/>
            </w:pPr>
          </w:p>
        </w:tc>
        <w:tc>
          <w:tcPr>
            <w:tcW w:w="816" w:type="pct"/>
            <w:vMerge w:val="continue"/>
            <w:vAlign w:val="center"/>
          </w:tcPr>
          <w:p w14:paraId="3F1FDA07">
            <w:pPr>
              <w:pStyle w:val="30"/>
            </w:pPr>
          </w:p>
        </w:tc>
        <w:tc>
          <w:tcPr>
            <w:tcW w:w="942" w:type="pct"/>
            <w:vMerge w:val="continue"/>
            <w:vAlign w:val="center"/>
          </w:tcPr>
          <w:p w14:paraId="43FC2498">
            <w:pPr>
              <w:pStyle w:val="30"/>
            </w:pPr>
          </w:p>
        </w:tc>
        <w:tc>
          <w:tcPr>
            <w:tcW w:w="1146" w:type="pct"/>
            <w:vAlign w:val="center"/>
          </w:tcPr>
          <w:p w14:paraId="3B14C432">
            <w:pPr>
              <w:pStyle w:val="30"/>
            </w:pPr>
            <w:r>
              <w:rPr>
                <w:rFonts w:hint="eastAsia"/>
              </w:rPr>
              <w:t>经济指标详情</w:t>
            </w:r>
          </w:p>
        </w:tc>
        <w:tc>
          <w:tcPr>
            <w:tcW w:w="240" w:type="pct"/>
            <w:vMerge w:val="continue"/>
            <w:vAlign w:val="center"/>
          </w:tcPr>
          <w:p w14:paraId="26B77800">
            <w:pPr>
              <w:pStyle w:val="30"/>
            </w:pPr>
          </w:p>
        </w:tc>
        <w:tc>
          <w:tcPr>
            <w:tcW w:w="240" w:type="pct"/>
            <w:vMerge w:val="continue"/>
            <w:noWrap/>
            <w:vAlign w:val="center"/>
          </w:tcPr>
          <w:p w14:paraId="67835690">
            <w:pPr>
              <w:pStyle w:val="30"/>
            </w:pPr>
          </w:p>
        </w:tc>
        <w:tc>
          <w:tcPr>
            <w:tcW w:w="258" w:type="pct"/>
            <w:vMerge w:val="continue"/>
            <w:vAlign w:val="center"/>
          </w:tcPr>
          <w:p w14:paraId="349CC5DA">
            <w:pPr>
              <w:pStyle w:val="30"/>
            </w:pPr>
          </w:p>
        </w:tc>
        <w:tc>
          <w:tcPr>
            <w:tcW w:w="343" w:type="pct"/>
            <w:vAlign w:val="center"/>
          </w:tcPr>
          <w:p w14:paraId="7D5F197A">
            <w:pPr>
              <w:pStyle w:val="30"/>
            </w:pPr>
            <w:r>
              <w:rPr>
                <w:rFonts w:hint="eastAsia"/>
              </w:rPr>
              <w:t>6.1.7.4</w:t>
            </w:r>
          </w:p>
        </w:tc>
      </w:tr>
      <w:tr w14:paraId="6F4C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71F85E9">
            <w:pPr>
              <w:pStyle w:val="30"/>
            </w:pPr>
            <w:r>
              <w:rPr>
                <w:rFonts w:hint="eastAsia"/>
              </w:rPr>
              <w:t>306</w:t>
            </w:r>
          </w:p>
        </w:tc>
        <w:tc>
          <w:tcPr>
            <w:tcW w:w="240" w:type="pct"/>
            <w:vMerge w:val="continue"/>
            <w:vAlign w:val="center"/>
          </w:tcPr>
          <w:p w14:paraId="3F611B1B">
            <w:pPr>
              <w:pStyle w:val="30"/>
            </w:pPr>
          </w:p>
        </w:tc>
        <w:tc>
          <w:tcPr>
            <w:tcW w:w="570" w:type="pct"/>
            <w:vMerge w:val="continue"/>
            <w:vAlign w:val="center"/>
          </w:tcPr>
          <w:p w14:paraId="0B599E06">
            <w:pPr>
              <w:pStyle w:val="30"/>
            </w:pPr>
          </w:p>
        </w:tc>
        <w:tc>
          <w:tcPr>
            <w:tcW w:w="816" w:type="pct"/>
            <w:vMerge w:val="continue"/>
            <w:vAlign w:val="center"/>
          </w:tcPr>
          <w:p w14:paraId="080FFD09">
            <w:pPr>
              <w:pStyle w:val="30"/>
            </w:pPr>
          </w:p>
        </w:tc>
        <w:tc>
          <w:tcPr>
            <w:tcW w:w="942" w:type="pct"/>
            <w:vMerge w:val="continue"/>
            <w:vAlign w:val="center"/>
          </w:tcPr>
          <w:p w14:paraId="686B063A">
            <w:pPr>
              <w:pStyle w:val="30"/>
            </w:pPr>
          </w:p>
        </w:tc>
        <w:tc>
          <w:tcPr>
            <w:tcW w:w="1146" w:type="pct"/>
            <w:vAlign w:val="center"/>
          </w:tcPr>
          <w:p w14:paraId="6CDAD59B">
            <w:pPr>
              <w:pStyle w:val="30"/>
            </w:pPr>
            <w:r>
              <w:rPr>
                <w:rFonts w:hint="eastAsia"/>
              </w:rPr>
              <w:t>业务板块详情</w:t>
            </w:r>
          </w:p>
        </w:tc>
        <w:tc>
          <w:tcPr>
            <w:tcW w:w="240" w:type="pct"/>
            <w:vMerge w:val="continue"/>
            <w:vAlign w:val="center"/>
          </w:tcPr>
          <w:p w14:paraId="224182C9">
            <w:pPr>
              <w:pStyle w:val="30"/>
            </w:pPr>
          </w:p>
        </w:tc>
        <w:tc>
          <w:tcPr>
            <w:tcW w:w="240" w:type="pct"/>
            <w:vMerge w:val="continue"/>
            <w:noWrap/>
            <w:vAlign w:val="center"/>
          </w:tcPr>
          <w:p w14:paraId="46432D04">
            <w:pPr>
              <w:pStyle w:val="30"/>
            </w:pPr>
          </w:p>
        </w:tc>
        <w:tc>
          <w:tcPr>
            <w:tcW w:w="258" w:type="pct"/>
            <w:vMerge w:val="continue"/>
            <w:vAlign w:val="center"/>
          </w:tcPr>
          <w:p w14:paraId="1A22BDAF">
            <w:pPr>
              <w:pStyle w:val="30"/>
            </w:pPr>
          </w:p>
        </w:tc>
        <w:tc>
          <w:tcPr>
            <w:tcW w:w="343" w:type="pct"/>
            <w:vAlign w:val="center"/>
          </w:tcPr>
          <w:p w14:paraId="41D3A423">
            <w:pPr>
              <w:pStyle w:val="30"/>
            </w:pPr>
            <w:r>
              <w:rPr>
                <w:rFonts w:hint="eastAsia"/>
              </w:rPr>
              <w:t>6.1.7.4</w:t>
            </w:r>
          </w:p>
        </w:tc>
      </w:tr>
      <w:tr w14:paraId="4DFD4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B25B986">
            <w:pPr>
              <w:pStyle w:val="30"/>
            </w:pPr>
            <w:r>
              <w:rPr>
                <w:rFonts w:hint="eastAsia"/>
              </w:rPr>
              <w:t>307</w:t>
            </w:r>
          </w:p>
        </w:tc>
        <w:tc>
          <w:tcPr>
            <w:tcW w:w="240" w:type="pct"/>
            <w:vMerge w:val="continue"/>
            <w:vAlign w:val="center"/>
          </w:tcPr>
          <w:p w14:paraId="214B380D">
            <w:pPr>
              <w:pStyle w:val="30"/>
            </w:pPr>
          </w:p>
        </w:tc>
        <w:tc>
          <w:tcPr>
            <w:tcW w:w="570" w:type="pct"/>
            <w:vMerge w:val="continue"/>
            <w:vAlign w:val="center"/>
          </w:tcPr>
          <w:p w14:paraId="5DB213A0">
            <w:pPr>
              <w:pStyle w:val="30"/>
            </w:pPr>
          </w:p>
        </w:tc>
        <w:tc>
          <w:tcPr>
            <w:tcW w:w="816" w:type="pct"/>
            <w:vMerge w:val="continue"/>
            <w:vAlign w:val="center"/>
          </w:tcPr>
          <w:p w14:paraId="13A7D737">
            <w:pPr>
              <w:pStyle w:val="30"/>
            </w:pPr>
          </w:p>
        </w:tc>
        <w:tc>
          <w:tcPr>
            <w:tcW w:w="942" w:type="pct"/>
            <w:vMerge w:val="continue"/>
            <w:vAlign w:val="center"/>
          </w:tcPr>
          <w:p w14:paraId="28F816A6">
            <w:pPr>
              <w:pStyle w:val="30"/>
            </w:pPr>
          </w:p>
        </w:tc>
        <w:tc>
          <w:tcPr>
            <w:tcW w:w="1146" w:type="pct"/>
            <w:vAlign w:val="center"/>
          </w:tcPr>
          <w:p w14:paraId="5089A496">
            <w:pPr>
              <w:pStyle w:val="30"/>
            </w:pPr>
            <w:r>
              <w:rPr>
                <w:rFonts w:hint="eastAsia"/>
              </w:rPr>
              <w:t>财务指标全览</w:t>
            </w:r>
          </w:p>
        </w:tc>
        <w:tc>
          <w:tcPr>
            <w:tcW w:w="240" w:type="pct"/>
            <w:vMerge w:val="continue"/>
            <w:vAlign w:val="center"/>
          </w:tcPr>
          <w:p w14:paraId="4B7BF6DE">
            <w:pPr>
              <w:pStyle w:val="30"/>
            </w:pPr>
          </w:p>
        </w:tc>
        <w:tc>
          <w:tcPr>
            <w:tcW w:w="240" w:type="pct"/>
            <w:vMerge w:val="continue"/>
            <w:noWrap/>
            <w:vAlign w:val="center"/>
          </w:tcPr>
          <w:p w14:paraId="6DBA7D76">
            <w:pPr>
              <w:pStyle w:val="30"/>
            </w:pPr>
          </w:p>
        </w:tc>
        <w:tc>
          <w:tcPr>
            <w:tcW w:w="258" w:type="pct"/>
            <w:vMerge w:val="continue"/>
            <w:vAlign w:val="center"/>
          </w:tcPr>
          <w:p w14:paraId="266BF767">
            <w:pPr>
              <w:pStyle w:val="30"/>
            </w:pPr>
          </w:p>
        </w:tc>
        <w:tc>
          <w:tcPr>
            <w:tcW w:w="343" w:type="pct"/>
            <w:vAlign w:val="center"/>
          </w:tcPr>
          <w:p w14:paraId="16FEF4AD">
            <w:pPr>
              <w:pStyle w:val="30"/>
            </w:pPr>
            <w:r>
              <w:rPr>
                <w:rFonts w:hint="eastAsia"/>
              </w:rPr>
              <w:t>6.1.7.4</w:t>
            </w:r>
          </w:p>
        </w:tc>
      </w:tr>
      <w:tr w14:paraId="3A977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83B9571">
            <w:pPr>
              <w:pStyle w:val="30"/>
            </w:pPr>
            <w:r>
              <w:rPr>
                <w:rFonts w:hint="eastAsia"/>
              </w:rPr>
              <w:t>308</w:t>
            </w:r>
          </w:p>
        </w:tc>
        <w:tc>
          <w:tcPr>
            <w:tcW w:w="240" w:type="pct"/>
            <w:vMerge w:val="continue"/>
            <w:vAlign w:val="center"/>
          </w:tcPr>
          <w:p w14:paraId="70E0B6B6">
            <w:pPr>
              <w:pStyle w:val="30"/>
            </w:pPr>
          </w:p>
        </w:tc>
        <w:tc>
          <w:tcPr>
            <w:tcW w:w="570" w:type="pct"/>
            <w:vMerge w:val="continue"/>
            <w:vAlign w:val="center"/>
          </w:tcPr>
          <w:p w14:paraId="77CE59D4">
            <w:pPr>
              <w:pStyle w:val="30"/>
            </w:pPr>
          </w:p>
        </w:tc>
        <w:tc>
          <w:tcPr>
            <w:tcW w:w="816" w:type="pct"/>
            <w:vMerge w:val="continue"/>
            <w:vAlign w:val="center"/>
          </w:tcPr>
          <w:p w14:paraId="425901A4">
            <w:pPr>
              <w:pStyle w:val="30"/>
            </w:pPr>
          </w:p>
        </w:tc>
        <w:tc>
          <w:tcPr>
            <w:tcW w:w="942" w:type="pct"/>
            <w:vMerge w:val="continue"/>
            <w:vAlign w:val="center"/>
          </w:tcPr>
          <w:p w14:paraId="6BA0D282">
            <w:pPr>
              <w:pStyle w:val="30"/>
            </w:pPr>
          </w:p>
        </w:tc>
        <w:tc>
          <w:tcPr>
            <w:tcW w:w="1146" w:type="pct"/>
            <w:vAlign w:val="center"/>
          </w:tcPr>
          <w:p w14:paraId="13B8AE94">
            <w:pPr>
              <w:pStyle w:val="30"/>
            </w:pPr>
            <w:r>
              <w:rPr>
                <w:rFonts w:hint="eastAsia"/>
              </w:rPr>
              <w:t>业务指标汇总</w:t>
            </w:r>
          </w:p>
        </w:tc>
        <w:tc>
          <w:tcPr>
            <w:tcW w:w="240" w:type="pct"/>
            <w:vMerge w:val="continue"/>
            <w:vAlign w:val="center"/>
          </w:tcPr>
          <w:p w14:paraId="2F0E263A">
            <w:pPr>
              <w:pStyle w:val="30"/>
            </w:pPr>
          </w:p>
        </w:tc>
        <w:tc>
          <w:tcPr>
            <w:tcW w:w="240" w:type="pct"/>
            <w:vMerge w:val="continue"/>
            <w:noWrap/>
            <w:vAlign w:val="center"/>
          </w:tcPr>
          <w:p w14:paraId="4CDD5D54">
            <w:pPr>
              <w:pStyle w:val="30"/>
            </w:pPr>
          </w:p>
        </w:tc>
        <w:tc>
          <w:tcPr>
            <w:tcW w:w="258" w:type="pct"/>
            <w:vMerge w:val="continue"/>
            <w:vAlign w:val="center"/>
          </w:tcPr>
          <w:p w14:paraId="63524CAF">
            <w:pPr>
              <w:pStyle w:val="30"/>
            </w:pPr>
          </w:p>
        </w:tc>
        <w:tc>
          <w:tcPr>
            <w:tcW w:w="343" w:type="pct"/>
            <w:vAlign w:val="center"/>
          </w:tcPr>
          <w:p w14:paraId="6754C85D">
            <w:pPr>
              <w:pStyle w:val="30"/>
            </w:pPr>
            <w:r>
              <w:rPr>
                <w:rFonts w:hint="eastAsia"/>
              </w:rPr>
              <w:t>6.1.7.4</w:t>
            </w:r>
          </w:p>
        </w:tc>
      </w:tr>
      <w:tr w14:paraId="481E9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08146B1">
            <w:pPr>
              <w:pStyle w:val="30"/>
            </w:pPr>
            <w:r>
              <w:rPr>
                <w:rFonts w:hint="eastAsia"/>
              </w:rPr>
              <w:t>309</w:t>
            </w:r>
          </w:p>
        </w:tc>
        <w:tc>
          <w:tcPr>
            <w:tcW w:w="240" w:type="pct"/>
            <w:vMerge w:val="continue"/>
            <w:vAlign w:val="center"/>
          </w:tcPr>
          <w:p w14:paraId="5A81CC31">
            <w:pPr>
              <w:pStyle w:val="30"/>
            </w:pPr>
          </w:p>
        </w:tc>
        <w:tc>
          <w:tcPr>
            <w:tcW w:w="570" w:type="pct"/>
            <w:vMerge w:val="continue"/>
            <w:vAlign w:val="center"/>
          </w:tcPr>
          <w:p w14:paraId="4083501D">
            <w:pPr>
              <w:pStyle w:val="30"/>
            </w:pPr>
          </w:p>
        </w:tc>
        <w:tc>
          <w:tcPr>
            <w:tcW w:w="816" w:type="pct"/>
            <w:vMerge w:val="continue"/>
            <w:vAlign w:val="center"/>
          </w:tcPr>
          <w:p w14:paraId="08A539FC">
            <w:pPr>
              <w:pStyle w:val="30"/>
            </w:pPr>
          </w:p>
        </w:tc>
        <w:tc>
          <w:tcPr>
            <w:tcW w:w="942" w:type="pct"/>
            <w:vMerge w:val="continue"/>
            <w:vAlign w:val="center"/>
          </w:tcPr>
          <w:p w14:paraId="45AE3D08">
            <w:pPr>
              <w:pStyle w:val="30"/>
            </w:pPr>
          </w:p>
        </w:tc>
        <w:tc>
          <w:tcPr>
            <w:tcW w:w="1146" w:type="pct"/>
            <w:vAlign w:val="center"/>
          </w:tcPr>
          <w:p w14:paraId="4868367F">
            <w:pPr>
              <w:pStyle w:val="30"/>
            </w:pPr>
            <w:r>
              <w:rPr>
                <w:rFonts w:hint="eastAsia"/>
              </w:rPr>
              <w:t>整车销量柱形图</w:t>
            </w:r>
          </w:p>
        </w:tc>
        <w:tc>
          <w:tcPr>
            <w:tcW w:w="240" w:type="pct"/>
            <w:vMerge w:val="continue"/>
            <w:vAlign w:val="center"/>
          </w:tcPr>
          <w:p w14:paraId="60FF70C3">
            <w:pPr>
              <w:pStyle w:val="30"/>
            </w:pPr>
          </w:p>
        </w:tc>
        <w:tc>
          <w:tcPr>
            <w:tcW w:w="240" w:type="pct"/>
            <w:vMerge w:val="continue"/>
            <w:noWrap/>
            <w:vAlign w:val="center"/>
          </w:tcPr>
          <w:p w14:paraId="4295E5BF">
            <w:pPr>
              <w:pStyle w:val="30"/>
            </w:pPr>
          </w:p>
        </w:tc>
        <w:tc>
          <w:tcPr>
            <w:tcW w:w="258" w:type="pct"/>
            <w:vMerge w:val="continue"/>
            <w:vAlign w:val="center"/>
          </w:tcPr>
          <w:p w14:paraId="0B9BA25D">
            <w:pPr>
              <w:pStyle w:val="30"/>
            </w:pPr>
          </w:p>
        </w:tc>
        <w:tc>
          <w:tcPr>
            <w:tcW w:w="343" w:type="pct"/>
            <w:vAlign w:val="center"/>
          </w:tcPr>
          <w:p w14:paraId="6CB07252">
            <w:pPr>
              <w:pStyle w:val="30"/>
            </w:pPr>
            <w:r>
              <w:rPr>
                <w:rFonts w:hint="eastAsia"/>
              </w:rPr>
              <w:t>6.1.7.4</w:t>
            </w:r>
          </w:p>
        </w:tc>
      </w:tr>
      <w:tr w14:paraId="45A6E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8B5F971">
            <w:pPr>
              <w:pStyle w:val="30"/>
            </w:pPr>
            <w:r>
              <w:rPr>
                <w:rFonts w:hint="eastAsia"/>
              </w:rPr>
              <w:t>310</w:t>
            </w:r>
          </w:p>
        </w:tc>
        <w:tc>
          <w:tcPr>
            <w:tcW w:w="240" w:type="pct"/>
            <w:vMerge w:val="continue"/>
            <w:vAlign w:val="center"/>
          </w:tcPr>
          <w:p w14:paraId="582F484E">
            <w:pPr>
              <w:pStyle w:val="30"/>
            </w:pPr>
          </w:p>
        </w:tc>
        <w:tc>
          <w:tcPr>
            <w:tcW w:w="570" w:type="pct"/>
            <w:vMerge w:val="continue"/>
            <w:vAlign w:val="center"/>
          </w:tcPr>
          <w:p w14:paraId="28F5B387">
            <w:pPr>
              <w:pStyle w:val="30"/>
            </w:pPr>
          </w:p>
        </w:tc>
        <w:tc>
          <w:tcPr>
            <w:tcW w:w="816" w:type="pct"/>
            <w:vMerge w:val="continue"/>
            <w:vAlign w:val="center"/>
          </w:tcPr>
          <w:p w14:paraId="74F4F7B0">
            <w:pPr>
              <w:pStyle w:val="30"/>
            </w:pPr>
          </w:p>
        </w:tc>
        <w:tc>
          <w:tcPr>
            <w:tcW w:w="942" w:type="pct"/>
            <w:vMerge w:val="continue"/>
            <w:vAlign w:val="center"/>
          </w:tcPr>
          <w:p w14:paraId="74CF1D3C">
            <w:pPr>
              <w:pStyle w:val="30"/>
            </w:pPr>
          </w:p>
        </w:tc>
        <w:tc>
          <w:tcPr>
            <w:tcW w:w="1146" w:type="pct"/>
            <w:vAlign w:val="center"/>
          </w:tcPr>
          <w:p w14:paraId="48A18234">
            <w:pPr>
              <w:pStyle w:val="30"/>
            </w:pPr>
            <w:r>
              <w:rPr>
                <w:rFonts w:hint="eastAsia"/>
              </w:rPr>
              <w:t>整车销量表格详情</w:t>
            </w:r>
          </w:p>
        </w:tc>
        <w:tc>
          <w:tcPr>
            <w:tcW w:w="240" w:type="pct"/>
            <w:vMerge w:val="continue"/>
            <w:vAlign w:val="center"/>
          </w:tcPr>
          <w:p w14:paraId="770CE505">
            <w:pPr>
              <w:pStyle w:val="30"/>
            </w:pPr>
          </w:p>
        </w:tc>
        <w:tc>
          <w:tcPr>
            <w:tcW w:w="240" w:type="pct"/>
            <w:vMerge w:val="continue"/>
            <w:noWrap/>
            <w:vAlign w:val="center"/>
          </w:tcPr>
          <w:p w14:paraId="44BAF2BE">
            <w:pPr>
              <w:pStyle w:val="30"/>
            </w:pPr>
          </w:p>
        </w:tc>
        <w:tc>
          <w:tcPr>
            <w:tcW w:w="258" w:type="pct"/>
            <w:vMerge w:val="continue"/>
            <w:vAlign w:val="center"/>
          </w:tcPr>
          <w:p w14:paraId="52FF3BAA">
            <w:pPr>
              <w:pStyle w:val="30"/>
            </w:pPr>
          </w:p>
        </w:tc>
        <w:tc>
          <w:tcPr>
            <w:tcW w:w="343" w:type="pct"/>
            <w:vAlign w:val="center"/>
          </w:tcPr>
          <w:p w14:paraId="24A0BE07">
            <w:pPr>
              <w:pStyle w:val="30"/>
            </w:pPr>
            <w:r>
              <w:rPr>
                <w:rFonts w:hint="eastAsia"/>
              </w:rPr>
              <w:t>6.1.7.4</w:t>
            </w:r>
          </w:p>
        </w:tc>
      </w:tr>
      <w:tr w14:paraId="1D42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E1810AC">
            <w:pPr>
              <w:pStyle w:val="30"/>
            </w:pPr>
            <w:r>
              <w:rPr>
                <w:rFonts w:hint="eastAsia"/>
              </w:rPr>
              <w:t>311</w:t>
            </w:r>
          </w:p>
        </w:tc>
        <w:tc>
          <w:tcPr>
            <w:tcW w:w="240" w:type="pct"/>
            <w:vMerge w:val="continue"/>
            <w:vAlign w:val="center"/>
          </w:tcPr>
          <w:p w14:paraId="6C447438">
            <w:pPr>
              <w:pStyle w:val="30"/>
            </w:pPr>
          </w:p>
        </w:tc>
        <w:tc>
          <w:tcPr>
            <w:tcW w:w="570" w:type="pct"/>
            <w:vMerge w:val="continue"/>
            <w:vAlign w:val="center"/>
          </w:tcPr>
          <w:p w14:paraId="192B6B1A">
            <w:pPr>
              <w:pStyle w:val="30"/>
            </w:pPr>
          </w:p>
        </w:tc>
        <w:tc>
          <w:tcPr>
            <w:tcW w:w="816" w:type="pct"/>
            <w:vMerge w:val="continue"/>
            <w:vAlign w:val="center"/>
          </w:tcPr>
          <w:p w14:paraId="31B88782">
            <w:pPr>
              <w:pStyle w:val="30"/>
            </w:pPr>
          </w:p>
        </w:tc>
        <w:tc>
          <w:tcPr>
            <w:tcW w:w="942" w:type="pct"/>
            <w:vMerge w:val="continue"/>
            <w:vAlign w:val="center"/>
          </w:tcPr>
          <w:p w14:paraId="0F334F82">
            <w:pPr>
              <w:pStyle w:val="30"/>
            </w:pPr>
          </w:p>
        </w:tc>
        <w:tc>
          <w:tcPr>
            <w:tcW w:w="1146" w:type="pct"/>
            <w:vAlign w:val="center"/>
          </w:tcPr>
          <w:p w14:paraId="3E7DFA6E">
            <w:pPr>
              <w:pStyle w:val="30"/>
            </w:pPr>
            <w:r>
              <w:rPr>
                <w:rFonts w:hint="eastAsia"/>
              </w:rPr>
              <w:t>市占率柱形图</w:t>
            </w:r>
          </w:p>
        </w:tc>
        <w:tc>
          <w:tcPr>
            <w:tcW w:w="240" w:type="pct"/>
            <w:vMerge w:val="continue"/>
            <w:vAlign w:val="center"/>
          </w:tcPr>
          <w:p w14:paraId="01FD1D64">
            <w:pPr>
              <w:pStyle w:val="30"/>
            </w:pPr>
          </w:p>
        </w:tc>
        <w:tc>
          <w:tcPr>
            <w:tcW w:w="240" w:type="pct"/>
            <w:vMerge w:val="continue"/>
            <w:noWrap/>
            <w:vAlign w:val="center"/>
          </w:tcPr>
          <w:p w14:paraId="665D271E">
            <w:pPr>
              <w:pStyle w:val="30"/>
            </w:pPr>
          </w:p>
        </w:tc>
        <w:tc>
          <w:tcPr>
            <w:tcW w:w="258" w:type="pct"/>
            <w:vMerge w:val="continue"/>
            <w:vAlign w:val="center"/>
          </w:tcPr>
          <w:p w14:paraId="1EB2A709">
            <w:pPr>
              <w:pStyle w:val="30"/>
            </w:pPr>
          </w:p>
        </w:tc>
        <w:tc>
          <w:tcPr>
            <w:tcW w:w="343" w:type="pct"/>
            <w:vAlign w:val="center"/>
          </w:tcPr>
          <w:p w14:paraId="46BEB56C">
            <w:pPr>
              <w:pStyle w:val="30"/>
            </w:pPr>
            <w:r>
              <w:rPr>
                <w:rFonts w:hint="eastAsia"/>
              </w:rPr>
              <w:t>6.1.7.4</w:t>
            </w:r>
          </w:p>
        </w:tc>
      </w:tr>
      <w:tr w14:paraId="1AF3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735023B">
            <w:pPr>
              <w:pStyle w:val="30"/>
            </w:pPr>
            <w:r>
              <w:rPr>
                <w:rFonts w:hint="eastAsia"/>
              </w:rPr>
              <w:t>312</w:t>
            </w:r>
          </w:p>
        </w:tc>
        <w:tc>
          <w:tcPr>
            <w:tcW w:w="240" w:type="pct"/>
            <w:vMerge w:val="continue"/>
            <w:vAlign w:val="center"/>
          </w:tcPr>
          <w:p w14:paraId="37A3540C">
            <w:pPr>
              <w:pStyle w:val="30"/>
            </w:pPr>
          </w:p>
        </w:tc>
        <w:tc>
          <w:tcPr>
            <w:tcW w:w="570" w:type="pct"/>
            <w:vMerge w:val="continue"/>
            <w:vAlign w:val="center"/>
          </w:tcPr>
          <w:p w14:paraId="0FDC1632">
            <w:pPr>
              <w:pStyle w:val="30"/>
            </w:pPr>
          </w:p>
        </w:tc>
        <w:tc>
          <w:tcPr>
            <w:tcW w:w="816" w:type="pct"/>
            <w:vMerge w:val="continue"/>
            <w:vAlign w:val="center"/>
          </w:tcPr>
          <w:p w14:paraId="094C3ABC">
            <w:pPr>
              <w:pStyle w:val="30"/>
            </w:pPr>
          </w:p>
        </w:tc>
        <w:tc>
          <w:tcPr>
            <w:tcW w:w="942" w:type="pct"/>
            <w:vMerge w:val="continue"/>
            <w:vAlign w:val="center"/>
          </w:tcPr>
          <w:p w14:paraId="4C75E51C">
            <w:pPr>
              <w:pStyle w:val="30"/>
            </w:pPr>
          </w:p>
        </w:tc>
        <w:tc>
          <w:tcPr>
            <w:tcW w:w="1146" w:type="pct"/>
            <w:vAlign w:val="center"/>
          </w:tcPr>
          <w:p w14:paraId="61E34075">
            <w:pPr>
              <w:pStyle w:val="30"/>
            </w:pPr>
            <w:r>
              <w:rPr>
                <w:rFonts w:hint="eastAsia"/>
              </w:rPr>
              <w:t>市占率表格详情</w:t>
            </w:r>
          </w:p>
        </w:tc>
        <w:tc>
          <w:tcPr>
            <w:tcW w:w="240" w:type="pct"/>
            <w:vMerge w:val="continue"/>
            <w:vAlign w:val="center"/>
          </w:tcPr>
          <w:p w14:paraId="662CA7D0">
            <w:pPr>
              <w:pStyle w:val="30"/>
            </w:pPr>
          </w:p>
        </w:tc>
        <w:tc>
          <w:tcPr>
            <w:tcW w:w="240" w:type="pct"/>
            <w:vMerge w:val="continue"/>
            <w:noWrap/>
            <w:vAlign w:val="center"/>
          </w:tcPr>
          <w:p w14:paraId="5A2EB233">
            <w:pPr>
              <w:pStyle w:val="30"/>
            </w:pPr>
          </w:p>
        </w:tc>
        <w:tc>
          <w:tcPr>
            <w:tcW w:w="258" w:type="pct"/>
            <w:vMerge w:val="continue"/>
            <w:vAlign w:val="center"/>
          </w:tcPr>
          <w:p w14:paraId="4C772DFC">
            <w:pPr>
              <w:pStyle w:val="30"/>
            </w:pPr>
          </w:p>
        </w:tc>
        <w:tc>
          <w:tcPr>
            <w:tcW w:w="343" w:type="pct"/>
            <w:vAlign w:val="center"/>
          </w:tcPr>
          <w:p w14:paraId="132C0620">
            <w:pPr>
              <w:pStyle w:val="30"/>
            </w:pPr>
            <w:r>
              <w:rPr>
                <w:rFonts w:hint="eastAsia"/>
              </w:rPr>
              <w:t>6.1.7.4</w:t>
            </w:r>
          </w:p>
        </w:tc>
      </w:tr>
      <w:tr w14:paraId="10930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0DFF4A6">
            <w:pPr>
              <w:pStyle w:val="30"/>
            </w:pPr>
            <w:r>
              <w:rPr>
                <w:rFonts w:hint="eastAsia"/>
              </w:rPr>
              <w:t>313</w:t>
            </w:r>
          </w:p>
        </w:tc>
        <w:tc>
          <w:tcPr>
            <w:tcW w:w="240" w:type="pct"/>
            <w:vMerge w:val="continue"/>
            <w:vAlign w:val="center"/>
          </w:tcPr>
          <w:p w14:paraId="7AB92E1D">
            <w:pPr>
              <w:pStyle w:val="30"/>
            </w:pPr>
          </w:p>
        </w:tc>
        <w:tc>
          <w:tcPr>
            <w:tcW w:w="570" w:type="pct"/>
            <w:vMerge w:val="continue"/>
            <w:vAlign w:val="center"/>
          </w:tcPr>
          <w:p w14:paraId="2D2AF603">
            <w:pPr>
              <w:pStyle w:val="30"/>
            </w:pPr>
          </w:p>
        </w:tc>
        <w:tc>
          <w:tcPr>
            <w:tcW w:w="816" w:type="pct"/>
            <w:vMerge w:val="continue"/>
            <w:vAlign w:val="center"/>
          </w:tcPr>
          <w:p w14:paraId="642CA515">
            <w:pPr>
              <w:pStyle w:val="30"/>
            </w:pPr>
          </w:p>
        </w:tc>
        <w:tc>
          <w:tcPr>
            <w:tcW w:w="942" w:type="pct"/>
            <w:vMerge w:val="continue"/>
            <w:vAlign w:val="center"/>
          </w:tcPr>
          <w:p w14:paraId="1FC60839">
            <w:pPr>
              <w:pStyle w:val="30"/>
            </w:pPr>
          </w:p>
        </w:tc>
        <w:tc>
          <w:tcPr>
            <w:tcW w:w="1146" w:type="pct"/>
            <w:vAlign w:val="center"/>
          </w:tcPr>
          <w:p w14:paraId="0B363446">
            <w:pPr>
              <w:pStyle w:val="30"/>
            </w:pPr>
            <w:r>
              <w:rPr>
                <w:rFonts w:hint="eastAsia"/>
              </w:rPr>
              <w:t>自主品牌占比柱形图</w:t>
            </w:r>
          </w:p>
        </w:tc>
        <w:tc>
          <w:tcPr>
            <w:tcW w:w="240" w:type="pct"/>
            <w:vMerge w:val="continue"/>
            <w:vAlign w:val="center"/>
          </w:tcPr>
          <w:p w14:paraId="3980126F">
            <w:pPr>
              <w:pStyle w:val="30"/>
            </w:pPr>
          </w:p>
        </w:tc>
        <w:tc>
          <w:tcPr>
            <w:tcW w:w="240" w:type="pct"/>
            <w:vMerge w:val="continue"/>
            <w:noWrap/>
            <w:vAlign w:val="center"/>
          </w:tcPr>
          <w:p w14:paraId="014FFE3A">
            <w:pPr>
              <w:pStyle w:val="30"/>
            </w:pPr>
          </w:p>
        </w:tc>
        <w:tc>
          <w:tcPr>
            <w:tcW w:w="258" w:type="pct"/>
            <w:vMerge w:val="continue"/>
            <w:vAlign w:val="center"/>
          </w:tcPr>
          <w:p w14:paraId="74D898A3">
            <w:pPr>
              <w:pStyle w:val="30"/>
            </w:pPr>
          </w:p>
        </w:tc>
        <w:tc>
          <w:tcPr>
            <w:tcW w:w="343" w:type="pct"/>
            <w:vAlign w:val="center"/>
          </w:tcPr>
          <w:p w14:paraId="34648D71">
            <w:pPr>
              <w:pStyle w:val="30"/>
            </w:pPr>
            <w:r>
              <w:rPr>
                <w:rFonts w:hint="eastAsia"/>
              </w:rPr>
              <w:t>6.1.7.4</w:t>
            </w:r>
          </w:p>
        </w:tc>
      </w:tr>
      <w:tr w14:paraId="22202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2889BD3">
            <w:pPr>
              <w:pStyle w:val="30"/>
            </w:pPr>
            <w:r>
              <w:rPr>
                <w:rFonts w:hint="eastAsia"/>
              </w:rPr>
              <w:t>314</w:t>
            </w:r>
          </w:p>
        </w:tc>
        <w:tc>
          <w:tcPr>
            <w:tcW w:w="240" w:type="pct"/>
            <w:vMerge w:val="continue"/>
            <w:vAlign w:val="center"/>
          </w:tcPr>
          <w:p w14:paraId="7DCEEADB">
            <w:pPr>
              <w:pStyle w:val="30"/>
            </w:pPr>
          </w:p>
        </w:tc>
        <w:tc>
          <w:tcPr>
            <w:tcW w:w="570" w:type="pct"/>
            <w:vMerge w:val="continue"/>
            <w:vAlign w:val="center"/>
          </w:tcPr>
          <w:p w14:paraId="0614C17B">
            <w:pPr>
              <w:pStyle w:val="30"/>
            </w:pPr>
          </w:p>
        </w:tc>
        <w:tc>
          <w:tcPr>
            <w:tcW w:w="816" w:type="pct"/>
            <w:vMerge w:val="continue"/>
            <w:vAlign w:val="center"/>
          </w:tcPr>
          <w:p w14:paraId="654F5124">
            <w:pPr>
              <w:pStyle w:val="30"/>
            </w:pPr>
          </w:p>
        </w:tc>
        <w:tc>
          <w:tcPr>
            <w:tcW w:w="942" w:type="pct"/>
            <w:vMerge w:val="continue"/>
            <w:vAlign w:val="center"/>
          </w:tcPr>
          <w:p w14:paraId="2EE8BA88">
            <w:pPr>
              <w:pStyle w:val="30"/>
            </w:pPr>
          </w:p>
        </w:tc>
        <w:tc>
          <w:tcPr>
            <w:tcW w:w="1146" w:type="pct"/>
            <w:vAlign w:val="center"/>
          </w:tcPr>
          <w:p w14:paraId="3148AED3">
            <w:pPr>
              <w:pStyle w:val="30"/>
            </w:pPr>
            <w:r>
              <w:rPr>
                <w:rFonts w:hint="eastAsia"/>
              </w:rPr>
              <w:t>自主品牌占比表格详情</w:t>
            </w:r>
          </w:p>
        </w:tc>
        <w:tc>
          <w:tcPr>
            <w:tcW w:w="240" w:type="pct"/>
            <w:vMerge w:val="continue"/>
            <w:vAlign w:val="center"/>
          </w:tcPr>
          <w:p w14:paraId="4C67B010">
            <w:pPr>
              <w:pStyle w:val="30"/>
            </w:pPr>
          </w:p>
        </w:tc>
        <w:tc>
          <w:tcPr>
            <w:tcW w:w="240" w:type="pct"/>
            <w:vMerge w:val="continue"/>
            <w:noWrap/>
            <w:vAlign w:val="center"/>
          </w:tcPr>
          <w:p w14:paraId="40DA46BB">
            <w:pPr>
              <w:pStyle w:val="30"/>
            </w:pPr>
          </w:p>
        </w:tc>
        <w:tc>
          <w:tcPr>
            <w:tcW w:w="258" w:type="pct"/>
            <w:vMerge w:val="continue"/>
            <w:vAlign w:val="center"/>
          </w:tcPr>
          <w:p w14:paraId="10D84383">
            <w:pPr>
              <w:pStyle w:val="30"/>
            </w:pPr>
          </w:p>
        </w:tc>
        <w:tc>
          <w:tcPr>
            <w:tcW w:w="343" w:type="pct"/>
            <w:vAlign w:val="center"/>
          </w:tcPr>
          <w:p w14:paraId="53A2A851">
            <w:pPr>
              <w:pStyle w:val="30"/>
            </w:pPr>
            <w:r>
              <w:rPr>
                <w:rFonts w:hint="eastAsia"/>
              </w:rPr>
              <w:t>6.1.7.4</w:t>
            </w:r>
          </w:p>
        </w:tc>
      </w:tr>
      <w:tr w14:paraId="4256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58484B0">
            <w:pPr>
              <w:pStyle w:val="30"/>
            </w:pPr>
            <w:r>
              <w:rPr>
                <w:rFonts w:hint="eastAsia"/>
              </w:rPr>
              <w:t>315</w:t>
            </w:r>
          </w:p>
        </w:tc>
        <w:tc>
          <w:tcPr>
            <w:tcW w:w="240" w:type="pct"/>
            <w:vMerge w:val="continue"/>
            <w:vAlign w:val="center"/>
          </w:tcPr>
          <w:p w14:paraId="07E335CC">
            <w:pPr>
              <w:pStyle w:val="30"/>
            </w:pPr>
          </w:p>
        </w:tc>
        <w:tc>
          <w:tcPr>
            <w:tcW w:w="570" w:type="pct"/>
            <w:vMerge w:val="continue"/>
            <w:vAlign w:val="center"/>
          </w:tcPr>
          <w:p w14:paraId="32938F21">
            <w:pPr>
              <w:pStyle w:val="30"/>
            </w:pPr>
          </w:p>
        </w:tc>
        <w:tc>
          <w:tcPr>
            <w:tcW w:w="816" w:type="pct"/>
            <w:vMerge w:val="continue"/>
            <w:vAlign w:val="center"/>
          </w:tcPr>
          <w:p w14:paraId="61E6AB6B">
            <w:pPr>
              <w:pStyle w:val="30"/>
            </w:pPr>
          </w:p>
        </w:tc>
        <w:tc>
          <w:tcPr>
            <w:tcW w:w="942" w:type="pct"/>
            <w:vMerge w:val="continue"/>
            <w:vAlign w:val="center"/>
          </w:tcPr>
          <w:p w14:paraId="694B1E2E">
            <w:pPr>
              <w:pStyle w:val="30"/>
            </w:pPr>
          </w:p>
        </w:tc>
        <w:tc>
          <w:tcPr>
            <w:tcW w:w="1146" w:type="pct"/>
            <w:vAlign w:val="center"/>
          </w:tcPr>
          <w:p w14:paraId="01D1C3A6">
            <w:pPr>
              <w:pStyle w:val="30"/>
            </w:pPr>
            <w:r>
              <w:rPr>
                <w:rFonts w:hint="eastAsia"/>
              </w:rPr>
              <w:t>新能源汽车渗透率条形图</w:t>
            </w:r>
          </w:p>
        </w:tc>
        <w:tc>
          <w:tcPr>
            <w:tcW w:w="240" w:type="pct"/>
            <w:vMerge w:val="continue"/>
            <w:vAlign w:val="center"/>
          </w:tcPr>
          <w:p w14:paraId="674B7139">
            <w:pPr>
              <w:pStyle w:val="30"/>
            </w:pPr>
          </w:p>
        </w:tc>
        <w:tc>
          <w:tcPr>
            <w:tcW w:w="240" w:type="pct"/>
            <w:vMerge w:val="continue"/>
            <w:noWrap/>
            <w:vAlign w:val="center"/>
          </w:tcPr>
          <w:p w14:paraId="54438135">
            <w:pPr>
              <w:pStyle w:val="30"/>
            </w:pPr>
          </w:p>
        </w:tc>
        <w:tc>
          <w:tcPr>
            <w:tcW w:w="258" w:type="pct"/>
            <w:vMerge w:val="continue"/>
            <w:vAlign w:val="center"/>
          </w:tcPr>
          <w:p w14:paraId="3CC0B581">
            <w:pPr>
              <w:pStyle w:val="30"/>
            </w:pPr>
          </w:p>
        </w:tc>
        <w:tc>
          <w:tcPr>
            <w:tcW w:w="343" w:type="pct"/>
            <w:vAlign w:val="center"/>
          </w:tcPr>
          <w:p w14:paraId="47FFFB3E">
            <w:pPr>
              <w:pStyle w:val="30"/>
            </w:pPr>
            <w:r>
              <w:rPr>
                <w:rFonts w:hint="eastAsia"/>
              </w:rPr>
              <w:t>6.1.7.4</w:t>
            </w:r>
          </w:p>
        </w:tc>
      </w:tr>
      <w:tr w14:paraId="7F242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367585E">
            <w:pPr>
              <w:pStyle w:val="30"/>
            </w:pPr>
            <w:r>
              <w:rPr>
                <w:rFonts w:hint="eastAsia"/>
              </w:rPr>
              <w:t>316</w:t>
            </w:r>
          </w:p>
        </w:tc>
        <w:tc>
          <w:tcPr>
            <w:tcW w:w="240" w:type="pct"/>
            <w:vMerge w:val="continue"/>
            <w:vAlign w:val="center"/>
          </w:tcPr>
          <w:p w14:paraId="2EB5C958">
            <w:pPr>
              <w:pStyle w:val="30"/>
            </w:pPr>
          </w:p>
        </w:tc>
        <w:tc>
          <w:tcPr>
            <w:tcW w:w="570" w:type="pct"/>
            <w:vMerge w:val="continue"/>
            <w:vAlign w:val="center"/>
          </w:tcPr>
          <w:p w14:paraId="0EF9FB7B">
            <w:pPr>
              <w:pStyle w:val="30"/>
            </w:pPr>
          </w:p>
        </w:tc>
        <w:tc>
          <w:tcPr>
            <w:tcW w:w="816" w:type="pct"/>
            <w:vMerge w:val="continue"/>
            <w:vAlign w:val="center"/>
          </w:tcPr>
          <w:p w14:paraId="27314E3D">
            <w:pPr>
              <w:pStyle w:val="30"/>
            </w:pPr>
          </w:p>
        </w:tc>
        <w:tc>
          <w:tcPr>
            <w:tcW w:w="942" w:type="pct"/>
            <w:vMerge w:val="continue"/>
            <w:vAlign w:val="center"/>
          </w:tcPr>
          <w:p w14:paraId="2993489D">
            <w:pPr>
              <w:pStyle w:val="30"/>
            </w:pPr>
          </w:p>
        </w:tc>
        <w:tc>
          <w:tcPr>
            <w:tcW w:w="1146" w:type="pct"/>
            <w:vAlign w:val="center"/>
          </w:tcPr>
          <w:p w14:paraId="12556955">
            <w:pPr>
              <w:pStyle w:val="30"/>
            </w:pPr>
            <w:r>
              <w:rPr>
                <w:rFonts w:hint="eastAsia"/>
              </w:rPr>
              <w:t>新能源汽车渗透率表格详情</w:t>
            </w:r>
          </w:p>
        </w:tc>
        <w:tc>
          <w:tcPr>
            <w:tcW w:w="240" w:type="pct"/>
            <w:vMerge w:val="continue"/>
            <w:vAlign w:val="center"/>
          </w:tcPr>
          <w:p w14:paraId="71B6A17E">
            <w:pPr>
              <w:pStyle w:val="30"/>
            </w:pPr>
          </w:p>
        </w:tc>
        <w:tc>
          <w:tcPr>
            <w:tcW w:w="240" w:type="pct"/>
            <w:vMerge w:val="continue"/>
            <w:noWrap/>
            <w:vAlign w:val="center"/>
          </w:tcPr>
          <w:p w14:paraId="065E40C9">
            <w:pPr>
              <w:pStyle w:val="30"/>
            </w:pPr>
          </w:p>
        </w:tc>
        <w:tc>
          <w:tcPr>
            <w:tcW w:w="258" w:type="pct"/>
            <w:vMerge w:val="continue"/>
            <w:vAlign w:val="center"/>
          </w:tcPr>
          <w:p w14:paraId="68E8029C">
            <w:pPr>
              <w:pStyle w:val="30"/>
            </w:pPr>
          </w:p>
        </w:tc>
        <w:tc>
          <w:tcPr>
            <w:tcW w:w="343" w:type="pct"/>
            <w:vAlign w:val="center"/>
          </w:tcPr>
          <w:p w14:paraId="27B8FF3A">
            <w:pPr>
              <w:pStyle w:val="30"/>
            </w:pPr>
            <w:r>
              <w:rPr>
                <w:rFonts w:hint="eastAsia"/>
              </w:rPr>
              <w:t>6.1.7.4</w:t>
            </w:r>
          </w:p>
        </w:tc>
      </w:tr>
      <w:tr w14:paraId="342F6117">
        <w:tblPrEx>
          <w:tblCellMar>
            <w:top w:w="0" w:type="dxa"/>
            <w:left w:w="108" w:type="dxa"/>
            <w:bottom w:w="0" w:type="dxa"/>
            <w:right w:w="108" w:type="dxa"/>
          </w:tblCellMar>
        </w:tblPrEx>
        <w:trPr>
          <w:trHeight w:val="540" w:hRule="atLeast"/>
          <w:jc w:val="center"/>
        </w:trPr>
        <w:tc>
          <w:tcPr>
            <w:tcW w:w="199" w:type="pct"/>
            <w:vAlign w:val="center"/>
          </w:tcPr>
          <w:p w14:paraId="28A36519">
            <w:pPr>
              <w:pStyle w:val="30"/>
            </w:pPr>
            <w:r>
              <w:rPr>
                <w:rFonts w:hint="eastAsia"/>
              </w:rPr>
              <w:t>317</w:t>
            </w:r>
          </w:p>
        </w:tc>
        <w:tc>
          <w:tcPr>
            <w:tcW w:w="240" w:type="pct"/>
            <w:vMerge w:val="continue"/>
            <w:vAlign w:val="center"/>
          </w:tcPr>
          <w:p w14:paraId="1F6A2728">
            <w:pPr>
              <w:pStyle w:val="30"/>
            </w:pPr>
          </w:p>
        </w:tc>
        <w:tc>
          <w:tcPr>
            <w:tcW w:w="570" w:type="pct"/>
            <w:vMerge w:val="continue"/>
            <w:vAlign w:val="center"/>
          </w:tcPr>
          <w:p w14:paraId="466CF06A">
            <w:pPr>
              <w:pStyle w:val="30"/>
            </w:pPr>
          </w:p>
        </w:tc>
        <w:tc>
          <w:tcPr>
            <w:tcW w:w="816" w:type="pct"/>
            <w:vMerge w:val="continue"/>
            <w:vAlign w:val="center"/>
          </w:tcPr>
          <w:p w14:paraId="5C4FE5E7">
            <w:pPr>
              <w:pStyle w:val="30"/>
            </w:pPr>
          </w:p>
        </w:tc>
        <w:tc>
          <w:tcPr>
            <w:tcW w:w="942" w:type="pct"/>
            <w:vMerge w:val="continue"/>
            <w:vAlign w:val="center"/>
          </w:tcPr>
          <w:p w14:paraId="0033AF21">
            <w:pPr>
              <w:pStyle w:val="30"/>
            </w:pPr>
          </w:p>
        </w:tc>
        <w:tc>
          <w:tcPr>
            <w:tcW w:w="1146" w:type="pct"/>
            <w:vAlign w:val="center"/>
          </w:tcPr>
          <w:p w14:paraId="59D24128">
            <w:pPr>
              <w:pStyle w:val="30"/>
            </w:pPr>
            <w:r>
              <w:rPr>
                <w:rFonts w:hint="eastAsia"/>
              </w:rPr>
              <w:t>海外品牌占比柱形图</w:t>
            </w:r>
          </w:p>
        </w:tc>
        <w:tc>
          <w:tcPr>
            <w:tcW w:w="240" w:type="pct"/>
            <w:vMerge w:val="continue"/>
            <w:vAlign w:val="center"/>
          </w:tcPr>
          <w:p w14:paraId="721A6FE6">
            <w:pPr>
              <w:pStyle w:val="30"/>
            </w:pPr>
          </w:p>
        </w:tc>
        <w:tc>
          <w:tcPr>
            <w:tcW w:w="240" w:type="pct"/>
            <w:vMerge w:val="continue"/>
            <w:noWrap/>
            <w:vAlign w:val="center"/>
          </w:tcPr>
          <w:p w14:paraId="7B43C702">
            <w:pPr>
              <w:pStyle w:val="30"/>
            </w:pPr>
          </w:p>
        </w:tc>
        <w:tc>
          <w:tcPr>
            <w:tcW w:w="258" w:type="pct"/>
            <w:vMerge w:val="continue"/>
            <w:vAlign w:val="center"/>
          </w:tcPr>
          <w:p w14:paraId="72368CB0">
            <w:pPr>
              <w:pStyle w:val="30"/>
            </w:pPr>
          </w:p>
        </w:tc>
        <w:tc>
          <w:tcPr>
            <w:tcW w:w="343" w:type="pct"/>
            <w:vAlign w:val="center"/>
          </w:tcPr>
          <w:p w14:paraId="31C02A9C">
            <w:pPr>
              <w:pStyle w:val="30"/>
            </w:pPr>
            <w:r>
              <w:rPr>
                <w:rFonts w:hint="eastAsia"/>
              </w:rPr>
              <w:t>6.1.7.4</w:t>
            </w:r>
          </w:p>
        </w:tc>
      </w:tr>
      <w:tr w14:paraId="308F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8AC6E99">
            <w:pPr>
              <w:pStyle w:val="30"/>
            </w:pPr>
            <w:r>
              <w:rPr>
                <w:rFonts w:hint="eastAsia"/>
              </w:rPr>
              <w:t>318</w:t>
            </w:r>
          </w:p>
        </w:tc>
        <w:tc>
          <w:tcPr>
            <w:tcW w:w="240" w:type="pct"/>
            <w:vMerge w:val="continue"/>
            <w:vAlign w:val="center"/>
          </w:tcPr>
          <w:p w14:paraId="2A1BA2C0">
            <w:pPr>
              <w:pStyle w:val="30"/>
            </w:pPr>
          </w:p>
        </w:tc>
        <w:tc>
          <w:tcPr>
            <w:tcW w:w="570" w:type="pct"/>
            <w:vMerge w:val="continue"/>
            <w:vAlign w:val="center"/>
          </w:tcPr>
          <w:p w14:paraId="013F57F3">
            <w:pPr>
              <w:pStyle w:val="30"/>
            </w:pPr>
          </w:p>
        </w:tc>
        <w:tc>
          <w:tcPr>
            <w:tcW w:w="816" w:type="pct"/>
            <w:vMerge w:val="continue"/>
            <w:vAlign w:val="center"/>
          </w:tcPr>
          <w:p w14:paraId="761DC197">
            <w:pPr>
              <w:pStyle w:val="30"/>
            </w:pPr>
          </w:p>
        </w:tc>
        <w:tc>
          <w:tcPr>
            <w:tcW w:w="942" w:type="pct"/>
            <w:vMerge w:val="continue"/>
            <w:vAlign w:val="center"/>
          </w:tcPr>
          <w:p w14:paraId="6E98C686">
            <w:pPr>
              <w:pStyle w:val="30"/>
            </w:pPr>
          </w:p>
        </w:tc>
        <w:tc>
          <w:tcPr>
            <w:tcW w:w="1146" w:type="pct"/>
            <w:vAlign w:val="center"/>
          </w:tcPr>
          <w:p w14:paraId="7604F40B">
            <w:pPr>
              <w:pStyle w:val="30"/>
            </w:pPr>
            <w:r>
              <w:rPr>
                <w:rFonts w:hint="eastAsia"/>
              </w:rPr>
              <w:t>海外品牌占比表格详情</w:t>
            </w:r>
          </w:p>
        </w:tc>
        <w:tc>
          <w:tcPr>
            <w:tcW w:w="240" w:type="pct"/>
            <w:vMerge w:val="continue"/>
            <w:vAlign w:val="center"/>
          </w:tcPr>
          <w:p w14:paraId="37134375">
            <w:pPr>
              <w:pStyle w:val="30"/>
            </w:pPr>
          </w:p>
        </w:tc>
        <w:tc>
          <w:tcPr>
            <w:tcW w:w="240" w:type="pct"/>
            <w:vMerge w:val="continue"/>
            <w:noWrap/>
            <w:vAlign w:val="center"/>
          </w:tcPr>
          <w:p w14:paraId="790FA3E9">
            <w:pPr>
              <w:pStyle w:val="30"/>
            </w:pPr>
          </w:p>
        </w:tc>
        <w:tc>
          <w:tcPr>
            <w:tcW w:w="258" w:type="pct"/>
            <w:vMerge w:val="continue"/>
            <w:vAlign w:val="center"/>
          </w:tcPr>
          <w:p w14:paraId="68101BA0">
            <w:pPr>
              <w:pStyle w:val="30"/>
            </w:pPr>
          </w:p>
        </w:tc>
        <w:tc>
          <w:tcPr>
            <w:tcW w:w="343" w:type="pct"/>
            <w:vAlign w:val="center"/>
          </w:tcPr>
          <w:p w14:paraId="4D00BE3D">
            <w:pPr>
              <w:pStyle w:val="30"/>
            </w:pPr>
            <w:r>
              <w:rPr>
                <w:rFonts w:hint="eastAsia"/>
              </w:rPr>
              <w:t>6.1.7.4</w:t>
            </w:r>
          </w:p>
        </w:tc>
      </w:tr>
      <w:tr w14:paraId="7DD94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90C6C01">
            <w:pPr>
              <w:pStyle w:val="30"/>
            </w:pPr>
            <w:r>
              <w:rPr>
                <w:rFonts w:hint="eastAsia"/>
              </w:rPr>
              <w:t>319</w:t>
            </w:r>
          </w:p>
        </w:tc>
        <w:tc>
          <w:tcPr>
            <w:tcW w:w="240" w:type="pct"/>
            <w:vMerge w:val="continue"/>
            <w:vAlign w:val="center"/>
          </w:tcPr>
          <w:p w14:paraId="6C986C3B">
            <w:pPr>
              <w:pStyle w:val="30"/>
            </w:pPr>
          </w:p>
        </w:tc>
        <w:tc>
          <w:tcPr>
            <w:tcW w:w="570" w:type="pct"/>
            <w:vMerge w:val="continue"/>
            <w:vAlign w:val="center"/>
          </w:tcPr>
          <w:p w14:paraId="2E7CF5AA">
            <w:pPr>
              <w:pStyle w:val="30"/>
            </w:pPr>
          </w:p>
        </w:tc>
        <w:tc>
          <w:tcPr>
            <w:tcW w:w="816" w:type="pct"/>
            <w:vMerge w:val="continue"/>
            <w:vAlign w:val="center"/>
          </w:tcPr>
          <w:p w14:paraId="0AE959B2">
            <w:pPr>
              <w:pStyle w:val="30"/>
            </w:pPr>
          </w:p>
        </w:tc>
        <w:tc>
          <w:tcPr>
            <w:tcW w:w="942" w:type="pct"/>
            <w:vMerge w:val="continue"/>
            <w:vAlign w:val="center"/>
          </w:tcPr>
          <w:p w14:paraId="3522BA76">
            <w:pPr>
              <w:pStyle w:val="30"/>
            </w:pPr>
          </w:p>
        </w:tc>
        <w:tc>
          <w:tcPr>
            <w:tcW w:w="1146" w:type="pct"/>
            <w:vAlign w:val="center"/>
          </w:tcPr>
          <w:p w14:paraId="10580E92">
            <w:pPr>
              <w:pStyle w:val="30"/>
            </w:pPr>
            <w:r>
              <w:rPr>
                <w:rFonts w:hint="eastAsia"/>
              </w:rPr>
              <w:t>经营分析条形图统计</w:t>
            </w:r>
          </w:p>
        </w:tc>
        <w:tc>
          <w:tcPr>
            <w:tcW w:w="240" w:type="pct"/>
            <w:vMerge w:val="continue"/>
            <w:vAlign w:val="center"/>
          </w:tcPr>
          <w:p w14:paraId="1D33B861">
            <w:pPr>
              <w:pStyle w:val="30"/>
            </w:pPr>
          </w:p>
        </w:tc>
        <w:tc>
          <w:tcPr>
            <w:tcW w:w="240" w:type="pct"/>
            <w:vMerge w:val="continue"/>
            <w:noWrap/>
            <w:vAlign w:val="center"/>
          </w:tcPr>
          <w:p w14:paraId="643523B3">
            <w:pPr>
              <w:pStyle w:val="30"/>
            </w:pPr>
          </w:p>
        </w:tc>
        <w:tc>
          <w:tcPr>
            <w:tcW w:w="258" w:type="pct"/>
            <w:vMerge w:val="continue"/>
            <w:vAlign w:val="center"/>
          </w:tcPr>
          <w:p w14:paraId="65A76849">
            <w:pPr>
              <w:pStyle w:val="30"/>
            </w:pPr>
          </w:p>
        </w:tc>
        <w:tc>
          <w:tcPr>
            <w:tcW w:w="343" w:type="pct"/>
            <w:vAlign w:val="center"/>
          </w:tcPr>
          <w:p w14:paraId="6258A5B0">
            <w:pPr>
              <w:pStyle w:val="30"/>
            </w:pPr>
            <w:r>
              <w:rPr>
                <w:rFonts w:hint="eastAsia"/>
              </w:rPr>
              <w:t>6.1.7.4</w:t>
            </w:r>
          </w:p>
        </w:tc>
      </w:tr>
      <w:tr w14:paraId="33CE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3081AE7">
            <w:pPr>
              <w:pStyle w:val="30"/>
            </w:pPr>
            <w:r>
              <w:rPr>
                <w:rFonts w:hint="eastAsia"/>
              </w:rPr>
              <w:t>320</w:t>
            </w:r>
          </w:p>
        </w:tc>
        <w:tc>
          <w:tcPr>
            <w:tcW w:w="240" w:type="pct"/>
            <w:vMerge w:val="continue"/>
            <w:vAlign w:val="center"/>
          </w:tcPr>
          <w:p w14:paraId="38FCCBC9">
            <w:pPr>
              <w:pStyle w:val="30"/>
            </w:pPr>
          </w:p>
        </w:tc>
        <w:tc>
          <w:tcPr>
            <w:tcW w:w="570" w:type="pct"/>
            <w:vMerge w:val="continue"/>
            <w:vAlign w:val="center"/>
          </w:tcPr>
          <w:p w14:paraId="5522BCE1">
            <w:pPr>
              <w:pStyle w:val="30"/>
            </w:pPr>
          </w:p>
        </w:tc>
        <w:tc>
          <w:tcPr>
            <w:tcW w:w="816" w:type="pct"/>
            <w:vMerge w:val="continue"/>
            <w:vAlign w:val="center"/>
          </w:tcPr>
          <w:p w14:paraId="30B4DBEE">
            <w:pPr>
              <w:pStyle w:val="30"/>
            </w:pPr>
          </w:p>
        </w:tc>
        <w:tc>
          <w:tcPr>
            <w:tcW w:w="942" w:type="pct"/>
            <w:vMerge w:val="continue"/>
            <w:vAlign w:val="center"/>
          </w:tcPr>
          <w:p w14:paraId="25660B49">
            <w:pPr>
              <w:pStyle w:val="30"/>
            </w:pPr>
          </w:p>
        </w:tc>
        <w:tc>
          <w:tcPr>
            <w:tcW w:w="1146" w:type="pct"/>
            <w:vAlign w:val="center"/>
          </w:tcPr>
          <w:p w14:paraId="56CBB07B">
            <w:pPr>
              <w:pStyle w:val="30"/>
            </w:pPr>
            <w:r>
              <w:rPr>
                <w:rFonts w:hint="eastAsia"/>
              </w:rPr>
              <w:t>经营分析表格详情</w:t>
            </w:r>
          </w:p>
        </w:tc>
        <w:tc>
          <w:tcPr>
            <w:tcW w:w="240" w:type="pct"/>
            <w:vMerge w:val="continue"/>
            <w:vAlign w:val="center"/>
          </w:tcPr>
          <w:p w14:paraId="5F3E4B07">
            <w:pPr>
              <w:pStyle w:val="30"/>
            </w:pPr>
          </w:p>
        </w:tc>
        <w:tc>
          <w:tcPr>
            <w:tcW w:w="240" w:type="pct"/>
            <w:vMerge w:val="continue"/>
            <w:noWrap/>
            <w:vAlign w:val="center"/>
          </w:tcPr>
          <w:p w14:paraId="73D13E68">
            <w:pPr>
              <w:pStyle w:val="30"/>
            </w:pPr>
          </w:p>
        </w:tc>
        <w:tc>
          <w:tcPr>
            <w:tcW w:w="258" w:type="pct"/>
            <w:vMerge w:val="continue"/>
            <w:vAlign w:val="center"/>
          </w:tcPr>
          <w:p w14:paraId="3D540714">
            <w:pPr>
              <w:pStyle w:val="30"/>
            </w:pPr>
          </w:p>
        </w:tc>
        <w:tc>
          <w:tcPr>
            <w:tcW w:w="343" w:type="pct"/>
            <w:vAlign w:val="center"/>
          </w:tcPr>
          <w:p w14:paraId="5BA0684D">
            <w:pPr>
              <w:pStyle w:val="30"/>
            </w:pPr>
            <w:r>
              <w:rPr>
                <w:rFonts w:hint="eastAsia"/>
              </w:rPr>
              <w:t>6.1.7.4</w:t>
            </w:r>
          </w:p>
        </w:tc>
      </w:tr>
      <w:tr w14:paraId="3CEF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7373EF4">
            <w:pPr>
              <w:pStyle w:val="30"/>
            </w:pPr>
            <w:r>
              <w:rPr>
                <w:rFonts w:hint="eastAsia"/>
              </w:rPr>
              <w:t>321</w:t>
            </w:r>
          </w:p>
        </w:tc>
        <w:tc>
          <w:tcPr>
            <w:tcW w:w="240" w:type="pct"/>
            <w:vMerge w:val="continue"/>
            <w:vAlign w:val="center"/>
          </w:tcPr>
          <w:p w14:paraId="6D76D37B">
            <w:pPr>
              <w:pStyle w:val="30"/>
            </w:pPr>
          </w:p>
        </w:tc>
        <w:tc>
          <w:tcPr>
            <w:tcW w:w="570" w:type="pct"/>
            <w:vMerge w:val="continue"/>
            <w:vAlign w:val="center"/>
          </w:tcPr>
          <w:p w14:paraId="029C0269">
            <w:pPr>
              <w:pStyle w:val="30"/>
            </w:pPr>
          </w:p>
        </w:tc>
        <w:tc>
          <w:tcPr>
            <w:tcW w:w="816" w:type="pct"/>
            <w:vMerge w:val="continue"/>
            <w:vAlign w:val="center"/>
          </w:tcPr>
          <w:p w14:paraId="361518D6">
            <w:pPr>
              <w:pStyle w:val="30"/>
            </w:pPr>
          </w:p>
        </w:tc>
        <w:tc>
          <w:tcPr>
            <w:tcW w:w="942" w:type="pct"/>
            <w:vMerge w:val="restart"/>
            <w:vAlign w:val="center"/>
          </w:tcPr>
          <w:p w14:paraId="6266A767">
            <w:pPr>
              <w:pStyle w:val="30"/>
            </w:pPr>
            <w:r>
              <w:rPr>
                <w:rFonts w:hint="eastAsia"/>
              </w:rPr>
              <w:t>上海电气</w:t>
            </w:r>
          </w:p>
        </w:tc>
        <w:tc>
          <w:tcPr>
            <w:tcW w:w="1146" w:type="pct"/>
            <w:vAlign w:val="center"/>
          </w:tcPr>
          <w:p w14:paraId="17310D36">
            <w:pPr>
              <w:pStyle w:val="30"/>
            </w:pPr>
            <w:r>
              <w:rPr>
                <w:rFonts w:hint="eastAsia"/>
              </w:rPr>
              <w:t>经济指标汇总</w:t>
            </w:r>
          </w:p>
        </w:tc>
        <w:tc>
          <w:tcPr>
            <w:tcW w:w="240" w:type="pct"/>
            <w:vMerge w:val="restart"/>
            <w:vAlign w:val="center"/>
          </w:tcPr>
          <w:p w14:paraId="4FD48E95">
            <w:pPr>
              <w:pStyle w:val="30"/>
            </w:pPr>
            <w:r>
              <w:rPr>
                <w:rFonts w:hint="eastAsia"/>
              </w:rPr>
              <w:t>2.5</w:t>
            </w:r>
          </w:p>
        </w:tc>
        <w:tc>
          <w:tcPr>
            <w:tcW w:w="240" w:type="pct"/>
            <w:vMerge w:val="restart"/>
            <w:noWrap/>
            <w:vAlign w:val="center"/>
          </w:tcPr>
          <w:p w14:paraId="286ECC49">
            <w:pPr>
              <w:pStyle w:val="30"/>
            </w:pPr>
            <w:r>
              <w:rPr>
                <w:rFonts w:hint="eastAsia"/>
              </w:rPr>
              <w:t>2.5</w:t>
            </w:r>
          </w:p>
        </w:tc>
        <w:tc>
          <w:tcPr>
            <w:tcW w:w="258" w:type="pct"/>
            <w:vMerge w:val="restart"/>
            <w:vAlign w:val="center"/>
          </w:tcPr>
          <w:p w14:paraId="3D9FE469">
            <w:pPr>
              <w:pStyle w:val="30"/>
            </w:pPr>
            <w:r>
              <w:rPr>
                <w:rFonts w:hint="eastAsia"/>
              </w:rPr>
              <w:t>6.25</w:t>
            </w:r>
          </w:p>
        </w:tc>
        <w:tc>
          <w:tcPr>
            <w:tcW w:w="343" w:type="pct"/>
            <w:vAlign w:val="center"/>
          </w:tcPr>
          <w:p w14:paraId="3A0A6C75">
            <w:pPr>
              <w:pStyle w:val="30"/>
            </w:pPr>
            <w:r>
              <w:rPr>
                <w:rFonts w:hint="eastAsia"/>
              </w:rPr>
              <w:t>6.1.7.4</w:t>
            </w:r>
          </w:p>
        </w:tc>
      </w:tr>
      <w:tr w14:paraId="204FC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E587620">
            <w:pPr>
              <w:pStyle w:val="30"/>
            </w:pPr>
            <w:r>
              <w:rPr>
                <w:rFonts w:hint="eastAsia"/>
              </w:rPr>
              <w:t>322</w:t>
            </w:r>
          </w:p>
        </w:tc>
        <w:tc>
          <w:tcPr>
            <w:tcW w:w="240" w:type="pct"/>
            <w:vMerge w:val="continue"/>
            <w:vAlign w:val="center"/>
          </w:tcPr>
          <w:p w14:paraId="32B88437">
            <w:pPr>
              <w:pStyle w:val="30"/>
            </w:pPr>
          </w:p>
        </w:tc>
        <w:tc>
          <w:tcPr>
            <w:tcW w:w="570" w:type="pct"/>
            <w:vMerge w:val="continue"/>
            <w:vAlign w:val="center"/>
          </w:tcPr>
          <w:p w14:paraId="6BB4FC9B">
            <w:pPr>
              <w:pStyle w:val="30"/>
            </w:pPr>
          </w:p>
        </w:tc>
        <w:tc>
          <w:tcPr>
            <w:tcW w:w="816" w:type="pct"/>
            <w:vMerge w:val="continue"/>
            <w:vAlign w:val="center"/>
          </w:tcPr>
          <w:p w14:paraId="194BC337">
            <w:pPr>
              <w:pStyle w:val="30"/>
            </w:pPr>
          </w:p>
        </w:tc>
        <w:tc>
          <w:tcPr>
            <w:tcW w:w="942" w:type="pct"/>
            <w:vMerge w:val="continue"/>
            <w:vAlign w:val="center"/>
          </w:tcPr>
          <w:p w14:paraId="0A8CE708">
            <w:pPr>
              <w:pStyle w:val="30"/>
            </w:pPr>
          </w:p>
        </w:tc>
        <w:tc>
          <w:tcPr>
            <w:tcW w:w="1146" w:type="pct"/>
            <w:vAlign w:val="center"/>
          </w:tcPr>
          <w:p w14:paraId="5A87CD69">
            <w:pPr>
              <w:pStyle w:val="30"/>
            </w:pPr>
            <w:r>
              <w:rPr>
                <w:rFonts w:hint="eastAsia"/>
              </w:rPr>
              <w:t>经济指标详情</w:t>
            </w:r>
          </w:p>
        </w:tc>
        <w:tc>
          <w:tcPr>
            <w:tcW w:w="240" w:type="pct"/>
            <w:vMerge w:val="continue"/>
            <w:vAlign w:val="center"/>
          </w:tcPr>
          <w:p w14:paraId="26E01521">
            <w:pPr>
              <w:pStyle w:val="30"/>
            </w:pPr>
          </w:p>
        </w:tc>
        <w:tc>
          <w:tcPr>
            <w:tcW w:w="240" w:type="pct"/>
            <w:vMerge w:val="continue"/>
            <w:noWrap/>
            <w:vAlign w:val="center"/>
          </w:tcPr>
          <w:p w14:paraId="7D97609C">
            <w:pPr>
              <w:pStyle w:val="30"/>
            </w:pPr>
          </w:p>
        </w:tc>
        <w:tc>
          <w:tcPr>
            <w:tcW w:w="258" w:type="pct"/>
            <w:vMerge w:val="continue"/>
            <w:vAlign w:val="center"/>
          </w:tcPr>
          <w:p w14:paraId="336247C5">
            <w:pPr>
              <w:pStyle w:val="30"/>
            </w:pPr>
          </w:p>
        </w:tc>
        <w:tc>
          <w:tcPr>
            <w:tcW w:w="343" w:type="pct"/>
            <w:vAlign w:val="center"/>
          </w:tcPr>
          <w:p w14:paraId="5C681739">
            <w:pPr>
              <w:pStyle w:val="30"/>
            </w:pPr>
            <w:r>
              <w:rPr>
                <w:rFonts w:hint="eastAsia"/>
              </w:rPr>
              <w:t>6.1.7.4</w:t>
            </w:r>
          </w:p>
        </w:tc>
      </w:tr>
      <w:tr w14:paraId="64D29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01ABC86">
            <w:pPr>
              <w:pStyle w:val="30"/>
            </w:pPr>
            <w:r>
              <w:rPr>
                <w:rFonts w:hint="eastAsia"/>
              </w:rPr>
              <w:t>323</w:t>
            </w:r>
          </w:p>
        </w:tc>
        <w:tc>
          <w:tcPr>
            <w:tcW w:w="240" w:type="pct"/>
            <w:vMerge w:val="continue"/>
            <w:vAlign w:val="center"/>
          </w:tcPr>
          <w:p w14:paraId="0CBF1BBA">
            <w:pPr>
              <w:pStyle w:val="30"/>
            </w:pPr>
          </w:p>
        </w:tc>
        <w:tc>
          <w:tcPr>
            <w:tcW w:w="570" w:type="pct"/>
            <w:vMerge w:val="continue"/>
            <w:vAlign w:val="center"/>
          </w:tcPr>
          <w:p w14:paraId="1A976725">
            <w:pPr>
              <w:pStyle w:val="30"/>
            </w:pPr>
          </w:p>
        </w:tc>
        <w:tc>
          <w:tcPr>
            <w:tcW w:w="816" w:type="pct"/>
            <w:vMerge w:val="continue"/>
            <w:vAlign w:val="center"/>
          </w:tcPr>
          <w:p w14:paraId="3D5CAF3D">
            <w:pPr>
              <w:pStyle w:val="30"/>
            </w:pPr>
          </w:p>
        </w:tc>
        <w:tc>
          <w:tcPr>
            <w:tcW w:w="942" w:type="pct"/>
            <w:vMerge w:val="continue"/>
            <w:vAlign w:val="center"/>
          </w:tcPr>
          <w:p w14:paraId="27BB84DD">
            <w:pPr>
              <w:pStyle w:val="30"/>
            </w:pPr>
          </w:p>
        </w:tc>
        <w:tc>
          <w:tcPr>
            <w:tcW w:w="1146" w:type="pct"/>
            <w:vAlign w:val="center"/>
          </w:tcPr>
          <w:p w14:paraId="5FE4D39F">
            <w:pPr>
              <w:pStyle w:val="30"/>
            </w:pPr>
            <w:r>
              <w:rPr>
                <w:rFonts w:hint="eastAsia"/>
              </w:rPr>
              <w:t>业务板块详情</w:t>
            </w:r>
          </w:p>
        </w:tc>
        <w:tc>
          <w:tcPr>
            <w:tcW w:w="240" w:type="pct"/>
            <w:vMerge w:val="continue"/>
            <w:vAlign w:val="center"/>
          </w:tcPr>
          <w:p w14:paraId="68976396">
            <w:pPr>
              <w:pStyle w:val="30"/>
            </w:pPr>
          </w:p>
        </w:tc>
        <w:tc>
          <w:tcPr>
            <w:tcW w:w="240" w:type="pct"/>
            <w:vMerge w:val="continue"/>
            <w:noWrap/>
            <w:vAlign w:val="center"/>
          </w:tcPr>
          <w:p w14:paraId="12D44FC1">
            <w:pPr>
              <w:pStyle w:val="30"/>
            </w:pPr>
          </w:p>
        </w:tc>
        <w:tc>
          <w:tcPr>
            <w:tcW w:w="258" w:type="pct"/>
            <w:vMerge w:val="continue"/>
            <w:vAlign w:val="center"/>
          </w:tcPr>
          <w:p w14:paraId="760465EB">
            <w:pPr>
              <w:pStyle w:val="30"/>
            </w:pPr>
          </w:p>
        </w:tc>
        <w:tc>
          <w:tcPr>
            <w:tcW w:w="343" w:type="pct"/>
            <w:vAlign w:val="center"/>
          </w:tcPr>
          <w:p w14:paraId="21C6DB2A">
            <w:pPr>
              <w:pStyle w:val="30"/>
            </w:pPr>
            <w:r>
              <w:rPr>
                <w:rFonts w:hint="eastAsia"/>
              </w:rPr>
              <w:t>6.1.7.4</w:t>
            </w:r>
          </w:p>
        </w:tc>
      </w:tr>
      <w:tr w14:paraId="2ED9F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7E26A4DC">
            <w:pPr>
              <w:pStyle w:val="30"/>
            </w:pPr>
            <w:r>
              <w:rPr>
                <w:rFonts w:hint="eastAsia"/>
              </w:rPr>
              <w:t>324</w:t>
            </w:r>
          </w:p>
        </w:tc>
        <w:tc>
          <w:tcPr>
            <w:tcW w:w="240" w:type="pct"/>
            <w:vMerge w:val="continue"/>
            <w:vAlign w:val="center"/>
          </w:tcPr>
          <w:p w14:paraId="2B8F8A2D">
            <w:pPr>
              <w:pStyle w:val="30"/>
            </w:pPr>
          </w:p>
        </w:tc>
        <w:tc>
          <w:tcPr>
            <w:tcW w:w="570" w:type="pct"/>
            <w:vMerge w:val="continue"/>
            <w:vAlign w:val="center"/>
          </w:tcPr>
          <w:p w14:paraId="3CB4BCBC">
            <w:pPr>
              <w:pStyle w:val="30"/>
            </w:pPr>
          </w:p>
        </w:tc>
        <w:tc>
          <w:tcPr>
            <w:tcW w:w="816" w:type="pct"/>
            <w:vMerge w:val="continue"/>
            <w:vAlign w:val="center"/>
          </w:tcPr>
          <w:p w14:paraId="7CB950B5">
            <w:pPr>
              <w:pStyle w:val="30"/>
            </w:pPr>
          </w:p>
        </w:tc>
        <w:tc>
          <w:tcPr>
            <w:tcW w:w="942" w:type="pct"/>
            <w:vMerge w:val="continue"/>
            <w:vAlign w:val="center"/>
          </w:tcPr>
          <w:p w14:paraId="6C5A3CD7">
            <w:pPr>
              <w:pStyle w:val="30"/>
            </w:pPr>
          </w:p>
        </w:tc>
        <w:tc>
          <w:tcPr>
            <w:tcW w:w="1146" w:type="pct"/>
            <w:vAlign w:val="center"/>
          </w:tcPr>
          <w:p w14:paraId="5CDD0581">
            <w:pPr>
              <w:pStyle w:val="30"/>
            </w:pPr>
            <w:r>
              <w:rPr>
                <w:rFonts w:hint="eastAsia"/>
              </w:rPr>
              <w:t>财务指标全览</w:t>
            </w:r>
          </w:p>
        </w:tc>
        <w:tc>
          <w:tcPr>
            <w:tcW w:w="240" w:type="pct"/>
            <w:vMerge w:val="continue"/>
            <w:vAlign w:val="center"/>
          </w:tcPr>
          <w:p w14:paraId="26291A61">
            <w:pPr>
              <w:pStyle w:val="30"/>
            </w:pPr>
          </w:p>
        </w:tc>
        <w:tc>
          <w:tcPr>
            <w:tcW w:w="240" w:type="pct"/>
            <w:vMerge w:val="continue"/>
            <w:noWrap/>
            <w:vAlign w:val="center"/>
          </w:tcPr>
          <w:p w14:paraId="11E5C007">
            <w:pPr>
              <w:pStyle w:val="30"/>
            </w:pPr>
          </w:p>
        </w:tc>
        <w:tc>
          <w:tcPr>
            <w:tcW w:w="258" w:type="pct"/>
            <w:vMerge w:val="continue"/>
            <w:vAlign w:val="center"/>
          </w:tcPr>
          <w:p w14:paraId="36047647">
            <w:pPr>
              <w:pStyle w:val="30"/>
            </w:pPr>
          </w:p>
        </w:tc>
        <w:tc>
          <w:tcPr>
            <w:tcW w:w="343" w:type="pct"/>
            <w:vAlign w:val="center"/>
          </w:tcPr>
          <w:p w14:paraId="643A624C">
            <w:pPr>
              <w:pStyle w:val="30"/>
            </w:pPr>
            <w:r>
              <w:rPr>
                <w:rFonts w:hint="eastAsia"/>
              </w:rPr>
              <w:t>6.1.7.4</w:t>
            </w:r>
          </w:p>
        </w:tc>
      </w:tr>
      <w:tr w14:paraId="147988CD">
        <w:tblPrEx>
          <w:tblCellMar>
            <w:top w:w="0" w:type="dxa"/>
            <w:left w:w="108" w:type="dxa"/>
            <w:bottom w:w="0" w:type="dxa"/>
            <w:right w:w="108" w:type="dxa"/>
          </w:tblCellMar>
        </w:tblPrEx>
        <w:trPr>
          <w:trHeight w:val="540" w:hRule="atLeast"/>
          <w:jc w:val="center"/>
        </w:trPr>
        <w:tc>
          <w:tcPr>
            <w:tcW w:w="199" w:type="pct"/>
            <w:vAlign w:val="center"/>
          </w:tcPr>
          <w:p w14:paraId="7BA5E956">
            <w:pPr>
              <w:pStyle w:val="30"/>
            </w:pPr>
            <w:r>
              <w:rPr>
                <w:rFonts w:hint="eastAsia"/>
              </w:rPr>
              <w:t>325</w:t>
            </w:r>
          </w:p>
        </w:tc>
        <w:tc>
          <w:tcPr>
            <w:tcW w:w="240" w:type="pct"/>
            <w:vMerge w:val="continue"/>
            <w:vAlign w:val="center"/>
          </w:tcPr>
          <w:p w14:paraId="26F577D0">
            <w:pPr>
              <w:pStyle w:val="30"/>
            </w:pPr>
          </w:p>
        </w:tc>
        <w:tc>
          <w:tcPr>
            <w:tcW w:w="570" w:type="pct"/>
            <w:vMerge w:val="continue"/>
            <w:vAlign w:val="center"/>
          </w:tcPr>
          <w:p w14:paraId="32022BDF">
            <w:pPr>
              <w:pStyle w:val="30"/>
            </w:pPr>
          </w:p>
        </w:tc>
        <w:tc>
          <w:tcPr>
            <w:tcW w:w="816" w:type="pct"/>
            <w:vMerge w:val="continue"/>
            <w:vAlign w:val="center"/>
          </w:tcPr>
          <w:p w14:paraId="1859E487">
            <w:pPr>
              <w:pStyle w:val="30"/>
            </w:pPr>
          </w:p>
        </w:tc>
        <w:tc>
          <w:tcPr>
            <w:tcW w:w="942" w:type="pct"/>
            <w:vMerge w:val="continue"/>
            <w:vAlign w:val="center"/>
          </w:tcPr>
          <w:p w14:paraId="4BA0D2B4">
            <w:pPr>
              <w:pStyle w:val="30"/>
            </w:pPr>
          </w:p>
        </w:tc>
        <w:tc>
          <w:tcPr>
            <w:tcW w:w="1146" w:type="pct"/>
            <w:vAlign w:val="center"/>
          </w:tcPr>
          <w:p w14:paraId="73C01E0D">
            <w:pPr>
              <w:pStyle w:val="30"/>
            </w:pPr>
            <w:r>
              <w:rPr>
                <w:rFonts w:hint="eastAsia"/>
              </w:rPr>
              <w:t>业务指标汇总</w:t>
            </w:r>
          </w:p>
        </w:tc>
        <w:tc>
          <w:tcPr>
            <w:tcW w:w="240" w:type="pct"/>
            <w:vMerge w:val="continue"/>
            <w:vAlign w:val="center"/>
          </w:tcPr>
          <w:p w14:paraId="2C4DD0AF">
            <w:pPr>
              <w:pStyle w:val="30"/>
            </w:pPr>
          </w:p>
        </w:tc>
        <w:tc>
          <w:tcPr>
            <w:tcW w:w="240" w:type="pct"/>
            <w:vMerge w:val="continue"/>
            <w:noWrap/>
            <w:vAlign w:val="center"/>
          </w:tcPr>
          <w:p w14:paraId="404B9C12">
            <w:pPr>
              <w:pStyle w:val="30"/>
            </w:pPr>
          </w:p>
        </w:tc>
        <w:tc>
          <w:tcPr>
            <w:tcW w:w="258" w:type="pct"/>
            <w:vMerge w:val="continue"/>
            <w:vAlign w:val="center"/>
          </w:tcPr>
          <w:p w14:paraId="2FAF37DB">
            <w:pPr>
              <w:pStyle w:val="30"/>
            </w:pPr>
          </w:p>
        </w:tc>
        <w:tc>
          <w:tcPr>
            <w:tcW w:w="343" w:type="pct"/>
            <w:vAlign w:val="center"/>
          </w:tcPr>
          <w:p w14:paraId="6FFE93D0">
            <w:pPr>
              <w:pStyle w:val="30"/>
            </w:pPr>
            <w:r>
              <w:rPr>
                <w:rFonts w:hint="eastAsia"/>
              </w:rPr>
              <w:t>6.1.7.4</w:t>
            </w:r>
          </w:p>
        </w:tc>
      </w:tr>
      <w:tr w14:paraId="1C2ED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581EC3A">
            <w:pPr>
              <w:pStyle w:val="30"/>
            </w:pPr>
            <w:r>
              <w:rPr>
                <w:rFonts w:hint="eastAsia"/>
              </w:rPr>
              <w:t>326</w:t>
            </w:r>
          </w:p>
        </w:tc>
        <w:tc>
          <w:tcPr>
            <w:tcW w:w="240" w:type="pct"/>
            <w:vMerge w:val="continue"/>
            <w:vAlign w:val="center"/>
          </w:tcPr>
          <w:p w14:paraId="3450390C">
            <w:pPr>
              <w:pStyle w:val="30"/>
            </w:pPr>
          </w:p>
        </w:tc>
        <w:tc>
          <w:tcPr>
            <w:tcW w:w="570" w:type="pct"/>
            <w:vMerge w:val="continue"/>
            <w:vAlign w:val="center"/>
          </w:tcPr>
          <w:p w14:paraId="04A9623F">
            <w:pPr>
              <w:pStyle w:val="30"/>
            </w:pPr>
          </w:p>
        </w:tc>
        <w:tc>
          <w:tcPr>
            <w:tcW w:w="816" w:type="pct"/>
            <w:vMerge w:val="continue"/>
            <w:vAlign w:val="center"/>
          </w:tcPr>
          <w:p w14:paraId="712AB90A">
            <w:pPr>
              <w:pStyle w:val="30"/>
            </w:pPr>
          </w:p>
        </w:tc>
        <w:tc>
          <w:tcPr>
            <w:tcW w:w="942" w:type="pct"/>
            <w:vMerge w:val="continue"/>
            <w:vAlign w:val="center"/>
          </w:tcPr>
          <w:p w14:paraId="0F09B0A4">
            <w:pPr>
              <w:pStyle w:val="30"/>
            </w:pPr>
          </w:p>
        </w:tc>
        <w:tc>
          <w:tcPr>
            <w:tcW w:w="1146" w:type="pct"/>
            <w:vAlign w:val="center"/>
          </w:tcPr>
          <w:p w14:paraId="01CA4EBC">
            <w:pPr>
              <w:pStyle w:val="30"/>
            </w:pPr>
            <w:r>
              <w:rPr>
                <w:rFonts w:hint="eastAsia"/>
              </w:rPr>
              <w:t>新承接订单（装备类、工程类）柱形图</w:t>
            </w:r>
          </w:p>
        </w:tc>
        <w:tc>
          <w:tcPr>
            <w:tcW w:w="240" w:type="pct"/>
            <w:vMerge w:val="continue"/>
            <w:vAlign w:val="center"/>
          </w:tcPr>
          <w:p w14:paraId="493B3CE4">
            <w:pPr>
              <w:pStyle w:val="30"/>
            </w:pPr>
          </w:p>
        </w:tc>
        <w:tc>
          <w:tcPr>
            <w:tcW w:w="240" w:type="pct"/>
            <w:vMerge w:val="continue"/>
            <w:noWrap/>
            <w:vAlign w:val="center"/>
          </w:tcPr>
          <w:p w14:paraId="009BD252">
            <w:pPr>
              <w:pStyle w:val="30"/>
            </w:pPr>
          </w:p>
        </w:tc>
        <w:tc>
          <w:tcPr>
            <w:tcW w:w="258" w:type="pct"/>
            <w:vMerge w:val="continue"/>
            <w:vAlign w:val="center"/>
          </w:tcPr>
          <w:p w14:paraId="74E055F3">
            <w:pPr>
              <w:pStyle w:val="30"/>
            </w:pPr>
          </w:p>
        </w:tc>
        <w:tc>
          <w:tcPr>
            <w:tcW w:w="343" w:type="pct"/>
            <w:vAlign w:val="center"/>
          </w:tcPr>
          <w:p w14:paraId="5D4E3407">
            <w:pPr>
              <w:pStyle w:val="30"/>
            </w:pPr>
            <w:r>
              <w:rPr>
                <w:rFonts w:hint="eastAsia"/>
              </w:rPr>
              <w:t>6.1.7.4</w:t>
            </w:r>
          </w:p>
        </w:tc>
      </w:tr>
      <w:tr w14:paraId="6A9D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B6FD3C1">
            <w:pPr>
              <w:pStyle w:val="30"/>
            </w:pPr>
            <w:r>
              <w:rPr>
                <w:rFonts w:hint="eastAsia"/>
              </w:rPr>
              <w:t>327</w:t>
            </w:r>
          </w:p>
        </w:tc>
        <w:tc>
          <w:tcPr>
            <w:tcW w:w="240" w:type="pct"/>
            <w:vMerge w:val="continue"/>
            <w:vAlign w:val="center"/>
          </w:tcPr>
          <w:p w14:paraId="1C1B70B4">
            <w:pPr>
              <w:pStyle w:val="30"/>
            </w:pPr>
          </w:p>
        </w:tc>
        <w:tc>
          <w:tcPr>
            <w:tcW w:w="570" w:type="pct"/>
            <w:vMerge w:val="continue"/>
            <w:vAlign w:val="center"/>
          </w:tcPr>
          <w:p w14:paraId="63BF57D8">
            <w:pPr>
              <w:pStyle w:val="30"/>
            </w:pPr>
          </w:p>
        </w:tc>
        <w:tc>
          <w:tcPr>
            <w:tcW w:w="816" w:type="pct"/>
            <w:vMerge w:val="continue"/>
            <w:vAlign w:val="center"/>
          </w:tcPr>
          <w:p w14:paraId="3E99EAFC">
            <w:pPr>
              <w:pStyle w:val="30"/>
            </w:pPr>
          </w:p>
        </w:tc>
        <w:tc>
          <w:tcPr>
            <w:tcW w:w="942" w:type="pct"/>
            <w:vMerge w:val="continue"/>
            <w:vAlign w:val="center"/>
          </w:tcPr>
          <w:p w14:paraId="31D8A681">
            <w:pPr>
              <w:pStyle w:val="30"/>
            </w:pPr>
          </w:p>
        </w:tc>
        <w:tc>
          <w:tcPr>
            <w:tcW w:w="1146" w:type="pct"/>
            <w:vAlign w:val="center"/>
          </w:tcPr>
          <w:p w14:paraId="5F787E59">
            <w:pPr>
              <w:pStyle w:val="30"/>
            </w:pPr>
            <w:r>
              <w:rPr>
                <w:rFonts w:hint="eastAsia"/>
              </w:rPr>
              <w:t>新承接订单（装备类、工程类）表格详情</w:t>
            </w:r>
          </w:p>
        </w:tc>
        <w:tc>
          <w:tcPr>
            <w:tcW w:w="240" w:type="pct"/>
            <w:vMerge w:val="continue"/>
            <w:vAlign w:val="center"/>
          </w:tcPr>
          <w:p w14:paraId="2C941438">
            <w:pPr>
              <w:pStyle w:val="30"/>
            </w:pPr>
          </w:p>
        </w:tc>
        <w:tc>
          <w:tcPr>
            <w:tcW w:w="240" w:type="pct"/>
            <w:vMerge w:val="continue"/>
            <w:noWrap/>
            <w:vAlign w:val="center"/>
          </w:tcPr>
          <w:p w14:paraId="47D873CC">
            <w:pPr>
              <w:pStyle w:val="30"/>
            </w:pPr>
          </w:p>
        </w:tc>
        <w:tc>
          <w:tcPr>
            <w:tcW w:w="258" w:type="pct"/>
            <w:vMerge w:val="continue"/>
            <w:vAlign w:val="center"/>
          </w:tcPr>
          <w:p w14:paraId="55DF2F93">
            <w:pPr>
              <w:pStyle w:val="30"/>
            </w:pPr>
          </w:p>
        </w:tc>
        <w:tc>
          <w:tcPr>
            <w:tcW w:w="343" w:type="pct"/>
            <w:vAlign w:val="center"/>
          </w:tcPr>
          <w:p w14:paraId="6E310BC4">
            <w:pPr>
              <w:pStyle w:val="30"/>
            </w:pPr>
            <w:r>
              <w:rPr>
                <w:rFonts w:hint="eastAsia"/>
              </w:rPr>
              <w:t>6.1.7.4</w:t>
            </w:r>
          </w:p>
        </w:tc>
      </w:tr>
      <w:tr w14:paraId="2392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135F939">
            <w:pPr>
              <w:pStyle w:val="30"/>
            </w:pPr>
            <w:r>
              <w:rPr>
                <w:rFonts w:hint="eastAsia"/>
              </w:rPr>
              <w:t>328</w:t>
            </w:r>
          </w:p>
        </w:tc>
        <w:tc>
          <w:tcPr>
            <w:tcW w:w="240" w:type="pct"/>
            <w:vMerge w:val="continue"/>
            <w:vAlign w:val="center"/>
          </w:tcPr>
          <w:p w14:paraId="7EA6D07A">
            <w:pPr>
              <w:pStyle w:val="30"/>
            </w:pPr>
          </w:p>
        </w:tc>
        <w:tc>
          <w:tcPr>
            <w:tcW w:w="570" w:type="pct"/>
            <w:vMerge w:val="continue"/>
            <w:vAlign w:val="center"/>
          </w:tcPr>
          <w:p w14:paraId="6098D12E">
            <w:pPr>
              <w:pStyle w:val="30"/>
            </w:pPr>
          </w:p>
        </w:tc>
        <w:tc>
          <w:tcPr>
            <w:tcW w:w="816" w:type="pct"/>
            <w:vMerge w:val="continue"/>
            <w:vAlign w:val="center"/>
          </w:tcPr>
          <w:p w14:paraId="619DAB19">
            <w:pPr>
              <w:pStyle w:val="30"/>
            </w:pPr>
          </w:p>
        </w:tc>
        <w:tc>
          <w:tcPr>
            <w:tcW w:w="942" w:type="pct"/>
            <w:vMerge w:val="continue"/>
            <w:vAlign w:val="center"/>
          </w:tcPr>
          <w:p w14:paraId="78B9D2AB">
            <w:pPr>
              <w:pStyle w:val="30"/>
            </w:pPr>
          </w:p>
        </w:tc>
        <w:tc>
          <w:tcPr>
            <w:tcW w:w="1146" w:type="pct"/>
            <w:vAlign w:val="center"/>
          </w:tcPr>
          <w:p w14:paraId="0BD3DC3E">
            <w:pPr>
              <w:pStyle w:val="30"/>
            </w:pPr>
            <w:r>
              <w:rPr>
                <w:rFonts w:hint="eastAsia"/>
              </w:rPr>
              <w:t>风电产品交付量柱形图</w:t>
            </w:r>
          </w:p>
        </w:tc>
        <w:tc>
          <w:tcPr>
            <w:tcW w:w="240" w:type="pct"/>
            <w:vMerge w:val="continue"/>
            <w:vAlign w:val="center"/>
          </w:tcPr>
          <w:p w14:paraId="59B4DC36">
            <w:pPr>
              <w:pStyle w:val="30"/>
            </w:pPr>
          </w:p>
        </w:tc>
        <w:tc>
          <w:tcPr>
            <w:tcW w:w="240" w:type="pct"/>
            <w:vMerge w:val="continue"/>
            <w:noWrap/>
            <w:vAlign w:val="center"/>
          </w:tcPr>
          <w:p w14:paraId="0A70EB79">
            <w:pPr>
              <w:pStyle w:val="30"/>
            </w:pPr>
          </w:p>
        </w:tc>
        <w:tc>
          <w:tcPr>
            <w:tcW w:w="258" w:type="pct"/>
            <w:vMerge w:val="continue"/>
            <w:vAlign w:val="center"/>
          </w:tcPr>
          <w:p w14:paraId="29062AFE">
            <w:pPr>
              <w:pStyle w:val="30"/>
            </w:pPr>
          </w:p>
        </w:tc>
        <w:tc>
          <w:tcPr>
            <w:tcW w:w="343" w:type="pct"/>
            <w:vAlign w:val="center"/>
          </w:tcPr>
          <w:p w14:paraId="6CAC284A">
            <w:pPr>
              <w:pStyle w:val="30"/>
            </w:pPr>
            <w:r>
              <w:rPr>
                <w:rFonts w:hint="eastAsia"/>
              </w:rPr>
              <w:t>6.1.7.4</w:t>
            </w:r>
          </w:p>
        </w:tc>
      </w:tr>
      <w:tr w14:paraId="6426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830804B">
            <w:pPr>
              <w:pStyle w:val="30"/>
            </w:pPr>
            <w:r>
              <w:rPr>
                <w:rFonts w:hint="eastAsia"/>
              </w:rPr>
              <w:t>329</w:t>
            </w:r>
          </w:p>
        </w:tc>
        <w:tc>
          <w:tcPr>
            <w:tcW w:w="240" w:type="pct"/>
            <w:vMerge w:val="continue"/>
            <w:vAlign w:val="center"/>
          </w:tcPr>
          <w:p w14:paraId="07B6A5B3">
            <w:pPr>
              <w:pStyle w:val="30"/>
            </w:pPr>
          </w:p>
        </w:tc>
        <w:tc>
          <w:tcPr>
            <w:tcW w:w="570" w:type="pct"/>
            <w:vMerge w:val="continue"/>
            <w:vAlign w:val="center"/>
          </w:tcPr>
          <w:p w14:paraId="04FF7F73">
            <w:pPr>
              <w:pStyle w:val="30"/>
            </w:pPr>
          </w:p>
        </w:tc>
        <w:tc>
          <w:tcPr>
            <w:tcW w:w="816" w:type="pct"/>
            <w:vMerge w:val="continue"/>
            <w:vAlign w:val="center"/>
          </w:tcPr>
          <w:p w14:paraId="58C913D3">
            <w:pPr>
              <w:pStyle w:val="30"/>
            </w:pPr>
          </w:p>
        </w:tc>
        <w:tc>
          <w:tcPr>
            <w:tcW w:w="942" w:type="pct"/>
            <w:vMerge w:val="continue"/>
            <w:vAlign w:val="center"/>
          </w:tcPr>
          <w:p w14:paraId="350A7692">
            <w:pPr>
              <w:pStyle w:val="30"/>
            </w:pPr>
          </w:p>
        </w:tc>
        <w:tc>
          <w:tcPr>
            <w:tcW w:w="1146" w:type="pct"/>
            <w:vAlign w:val="center"/>
          </w:tcPr>
          <w:p w14:paraId="6D738E9C">
            <w:pPr>
              <w:pStyle w:val="30"/>
            </w:pPr>
            <w:r>
              <w:rPr>
                <w:rFonts w:hint="eastAsia"/>
              </w:rPr>
              <w:t>风电产品交付量表格详情</w:t>
            </w:r>
          </w:p>
        </w:tc>
        <w:tc>
          <w:tcPr>
            <w:tcW w:w="240" w:type="pct"/>
            <w:vMerge w:val="continue"/>
            <w:vAlign w:val="center"/>
          </w:tcPr>
          <w:p w14:paraId="0532F322">
            <w:pPr>
              <w:pStyle w:val="30"/>
            </w:pPr>
          </w:p>
        </w:tc>
        <w:tc>
          <w:tcPr>
            <w:tcW w:w="240" w:type="pct"/>
            <w:vMerge w:val="continue"/>
            <w:noWrap/>
            <w:vAlign w:val="center"/>
          </w:tcPr>
          <w:p w14:paraId="0EA60797">
            <w:pPr>
              <w:pStyle w:val="30"/>
            </w:pPr>
          </w:p>
        </w:tc>
        <w:tc>
          <w:tcPr>
            <w:tcW w:w="258" w:type="pct"/>
            <w:vMerge w:val="continue"/>
            <w:vAlign w:val="center"/>
          </w:tcPr>
          <w:p w14:paraId="127DF417">
            <w:pPr>
              <w:pStyle w:val="30"/>
            </w:pPr>
          </w:p>
        </w:tc>
        <w:tc>
          <w:tcPr>
            <w:tcW w:w="343" w:type="pct"/>
            <w:vAlign w:val="center"/>
          </w:tcPr>
          <w:p w14:paraId="0509CDBB">
            <w:pPr>
              <w:pStyle w:val="30"/>
            </w:pPr>
            <w:r>
              <w:rPr>
                <w:rFonts w:hint="eastAsia"/>
              </w:rPr>
              <w:t>6.1.7.4</w:t>
            </w:r>
          </w:p>
        </w:tc>
      </w:tr>
      <w:tr w14:paraId="7997E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9BEC86E">
            <w:pPr>
              <w:pStyle w:val="30"/>
            </w:pPr>
            <w:r>
              <w:rPr>
                <w:rFonts w:hint="eastAsia"/>
              </w:rPr>
              <w:t>330</w:t>
            </w:r>
          </w:p>
        </w:tc>
        <w:tc>
          <w:tcPr>
            <w:tcW w:w="240" w:type="pct"/>
            <w:vMerge w:val="continue"/>
            <w:vAlign w:val="center"/>
          </w:tcPr>
          <w:p w14:paraId="171BDF4F">
            <w:pPr>
              <w:pStyle w:val="30"/>
            </w:pPr>
          </w:p>
        </w:tc>
        <w:tc>
          <w:tcPr>
            <w:tcW w:w="570" w:type="pct"/>
            <w:vMerge w:val="continue"/>
            <w:vAlign w:val="center"/>
          </w:tcPr>
          <w:p w14:paraId="235287C8">
            <w:pPr>
              <w:pStyle w:val="30"/>
            </w:pPr>
          </w:p>
        </w:tc>
        <w:tc>
          <w:tcPr>
            <w:tcW w:w="816" w:type="pct"/>
            <w:vMerge w:val="continue"/>
            <w:vAlign w:val="center"/>
          </w:tcPr>
          <w:p w14:paraId="302FD255">
            <w:pPr>
              <w:pStyle w:val="30"/>
            </w:pPr>
          </w:p>
        </w:tc>
        <w:tc>
          <w:tcPr>
            <w:tcW w:w="942" w:type="pct"/>
            <w:vMerge w:val="continue"/>
            <w:vAlign w:val="center"/>
          </w:tcPr>
          <w:p w14:paraId="35A4D614">
            <w:pPr>
              <w:pStyle w:val="30"/>
            </w:pPr>
          </w:p>
        </w:tc>
        <w:tc>
          <w:tcPr>
            <w:tcW w:w="1146" w:type="pct"/>
            <w:vAlign w:val="center"/>
          </w:tcPr>
          <w:p w14:paraId="0FB596E2">
            <w:pPr>
              <w:pStyle w:val="30"/>
            </w:pPr>
            <w:r>
              <w:rPr>
                <w:rFonts w:hint="eastAsia"/>
              </w:rPr>
              <w:t>电梯销量柱形图</w:t>
            </w:r>
          </w:p>
        </w:tc>
        <w:tc>
          <w:tcPr>
            <w:tcW w:w="240" w:type="pct"/>
            <w:vMerge w:val="continue"/>
            <w:vAlign w:val="center"/>
          </w:tcPr>
          <w:p w14:paraId="446A18DE">
            <w:pPr>
              <w:pStyle w:val="30"/>
            </w:pPr>
          </w:p>
        </w:tc>
        <w:tc>
          <w:tcPr>
            <w:tcW w:w="240" w:type="pct"/>
            <w:vMerge w:val="continue"/>
            <w:noWrap/>
            <w:vAlign w:val="center"/>
          </w:tcPr>
          <w:p w14:paraId="3548E267">
            <w:pPr>
              <w:pStyle w:val="30"/>
            </w:pPr>
          </w:p>
        </w:tc>
        <w:tc>
          <w:tcPr>
            <w:tcW w:w="258" w:type="pct"/>
            <w:vMerge w:val="continue"/>
            <w:vAlign w:val="center"/>
          </w:tcPr>
          <w:p w14:paraId="48225685">
            <w:pPr>
              <w:pStyle w:val="30"/>
            </w:pPr>
          </w:p>
        </w:tc>
        <w:tc>
          <w:tcPr>
            <w:tcW w:w="343" w:type="pct"/>
            <w:vAlign w:val="center"/>
          </w:tcPr>
          <w:p w14:paraId="685E02A2">
            <w:pPr>
              <w:pStyle w:val="30"/>
            </w:pPr>
            <w:r>
              <w:rPr>
                <w:rFonts w:hint="eastAsia"/>
              </w:rPr>
              <w:t>6.1.7.4</w:t>
            </w:r>
          </w:p>
        </w:tc>
      </w:tr>
      <w:tr w14:paraId="13D62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31D796B">
            <w:pPr>
              <w:pStyle w:val="30"/>
            </w:pPr>
            <w:r>
              <w:rPr>
                <w:rFonts w:hint="eastAsia"/>
              </w:rPr>
              <w:t>331</w:t>
            </w:r>
          </w:p>
        </w:tc>
        <w:tc>
          <w:tcPr>
            <w:tcW w:w="240" w:type="pct"/>
            <w:vMerge w:val="continue"/>
            <w:vAlign w:val="center"/>
          </w:tcPr>
          <w:p w14:paraId="2CC7E101">
            <w:pPr>
              <w:pStyle w:val="30"/>
            </w:pPr>
          </w:p>
        </w:tc>
        <w:tc>
          <w:tcPr>
            <w:tcW w:w="570" w:type="pct"/>
            <w:vMerge w:val="continue"/>
            <w:vAlign w:val="center"/>
          </w:tcPr>
          <w:p w14:paraId="0B0FA2C2">
            <w:pPr>
              <w:pStyle w:val="30"/>
            </w:pPr>
          </w:p>
        </w:tc>
        <w:tc>
          <w:tcPr>
            <w:tcW w:w="816" w:type="pct"/>
            <w:vMerge w:val="continue"/>
            <w:vAlign w:val="center"/>
          </w:tcPr>
          <w:p w14:paraId="71E39336">
            <w:pPr>
              <w:pStyle w:val="30"/>
            </w:pPr>
          </w:p>
        </w:tc>
        <w:tc>
          <w:tcPr>
            <w:tcW w:w="942" w:type="pct"/>
            <w:vMerge w:val="continue"/>
            <w:vAlign w:val="center"/>
          </w:tcPr>
          <w:p w14:paraId="42937B4C">
            <w:pPr>
              <w:pStyle w:val="30"/>
            </w:pPr>
          </w:p>
        </w:tc>
        <w:tc>
          <w:tcPr>
            <w:tcW w:w="1146" w:type="pct"/>
            <w:vAlign w:val="center"/>
          </w:tcPr>
          <w:p w14:paraId="2EEDF60A">
            <w:pPr>
              <w:pStyle w:val="30"/>
            </w:pPr>
            <w:r>
              <w:rPr>
                <w:rFonts w:hint="eastAsia"/>
              </w:rPr>
              <w:t>电梯销量表格详情</w:t>
            </w:r>
          </w:p>
        </w:tc>
        <w:tc>
          <w:tcPr>
            <w:tcW w:w="240" w:type="pct"/>
            <w:vMerge w:val="continue"/>
            <w:vAlign w:val="center"/>
          </w:tcPr>
          <w:p w14:paraId="7A04B8E4">
            <w:pPr>
              <w:pStyle w:val="30"/>
            </w:pPr>
          </w:p>
        </w:tc>
        <w:tc>
          <w:tcPr>
            <w:tcW w:w="240" w:type="pct"/>
            <w:vMerge w:val="continue"/>
            <w:noWrap/>
            <w:vAlign w:val="center"/>
          </w:tcPr>
          <w:p w14:paraId="22360C2D">
            <w:pPr>
              <w:pStyle w:val="30"/>
            </w:pPr>
          </w:p>
        </w:tc>
        <w:tc>
          <w:tcPr>
            <w:tcW w:w="258" w:type="pct"/>
            <w:vMerge w:val="continue"/>
            <w:vAlign w:val="center"/>
          </w:tcPr>
          <w:p w14:paraId="0E7DCBE1">
            <w:pPr>
              <w:pStyle w:val="30"/>
            </w:pPr>
          </w:p>
        </w:tc>
        <w:tc>
          <w:tcPr>
            <w:tcW w:w="343" w:type="pct"/>
            <w:vAlign w:val="center"/>
          </w:tcPr>
          <w:p w14:paraId="0B032CB1">
            <w:pPr>
              <w:pStyle w:val="30"/>
            </w:pPr>
            <w:r>
              <w:rPr>
                <w:rFonts w:hint="eastAsia"/>
              </w:rPr>
              <w:t>6.1.7.4</w:t>
            </w:r>
          </w:p>
        </w:tc>
      </w:tr>
      <w:tr w14:paraId="75D8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A97F374">
            <w:pPr>
              <w:pStyle w:val="30"/>
            </w:pPr>
            <w:r>
              <w:rPr>
                <w:rFonts w:hint="eastAsia"/>
              </w:rPr>
              <w:t>332</w:t>
            </w:r>
          </w:p>
        </w:tc>
        <w:tc>
          <w:tcPr>
            <w:tcW w:w="240" w:type="pct"/>
            <w:vMerge w:val="continue"/>
            <w:vAlign w:val="center"/>
          </w:tcPr>
          <w:p w14:paraId="52635D5D">
            <w:pPr>
              <w:pStyle w:val="30"/>
            </w:pPr>
          </w:p>
        </w:tc>
        <w:tc>
          <w:tcPr>
            <w:tcW w:w="570" w:type="pct"/>
            <w:vMerge w:val="continue"/>
            <w:vAlign w:val="center"/>
          </w:tcPr>
          <w:p w14:paraId="4901A9C7">
            <w:pPr>
              <w:pStyle w:val="30"/>
            </w:pPr>
          </w:p>
        </w:tc>
        <w:tc>
          <w:tcPr>
            <w:tcW w:w="816" w:type="pct"/>
            <w:vMerge w:val="continue"/>
            <w:vAlign w:val="center"/>
          </w:tcPr>
          <w:p w14:paraId="5FDB0DD5">
            <w:pPr>
              <w:pStyle w:val="30"/>
            </w:pPr>
          </w:p>
        </w:tc>
        <w:tc>
          <w:tcPr>
            <w:tcW w:w="942" w:type="pct"/>
            <w:vMerge w:val="continue"/>
            <w:vAlign w:val="center"/>
          </w:tcPr>
          <w:p w14:paraId="71AE9CB6">
            <w:pPr>
              <w:pStyle w:val="30"/>
            </w:pPr>
          </w:p>
        </w:tc>
        <w:tc>
          <w:tcPr>
            <w:tcW w:w="1146" w:type="pct"/>
            <w:vAlign w:val="center"/>
          </w:tcPr>
          <w:p w14:paraId="52BEE761">
            <w:pPr>
              <w:pStyle w:val="30"/>
            </w:pPr>
            <w:r>
              <w:rPr>
                <w:rFonts w:hint="eastAsia"/>
              </w:rPr>
              <w:t>输配电元器件销量条形图</w:t>
            </w:r>
          </w:p>
        </w:tc>
        <w:tc>
          <w:tcPr>
            <w:tcW w:w="240" w:type="pct"/>
            <w:vMerge w:val="continue"/>
            <w:vAlign w:val="center"/>
          </w:tcPr>
          <w:p w14:paraId="00BF586C">
            <w:pPr>
              <w:pStyle w:val="30"/>
            </w:pPr>
          </w:p>
        </w:tc>
        <w:tc>
          <w:tcPr>
            <w:tcW w:w="240" w:type="pct"/>
            <w:vMerge w:val="continue"/>
            <w:noWrap/>
            <w:vAlign w:val="center"/>
          </w:tcPr>
          <w:p w14:paraId="47AFD517">
            <w:pPr>
              <w:pStyle w:val="30"/>
            </w:pPr>
          </w:p>
        </w:tc>
        <w:tc>
          <w:tcPr>
            <w:tcW w:w="258" w:type="pct"/>
            <w:vMerge w:val="continue"/>
            <w:vAlign w:val="center"/>
          </w:tcPr>
          <w:p w14:paraId="3F8EB37D">
            <w:pPr>
              <w:pStyle w:val="30"/>
            </w:pPr>
          </w:p>
        </w:tc>
        <w:tc>
          <w:tcPr>
            <w:tcW w:w="343" w:type="pct"/>
            <w:vAlign w:val="center"/>
          </w:tcPr>
          <w:p w14:paraId="6088A96F">
            <w:pPr>
              <w:pStyle w:val="30"/>
            </w:pPr>
            <w:r>
              <w:rPr>
                <w:rFonts w:hint="eastAsia"/>
              </w:rPr>
              <w:t>6.1.7.4</w:t>
            </w:r>
          </w:p>
        </w:tc>
      </w:tr>
      <w:tr w14:paraId="3409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09B47E2">
            <w:pPr>
              <w:pStyle w:val="30"/>
            </w:pPr>
            <w:r>
              <w:rPr>
                <w:rFonts w:hint="eastAsia"/>
              </w:rPr>
              <w:t>333</w:t>
            </w:r>
          </w:p>
        </w:tc>
        <w:tc>
          <w:tcPr>
            <w:tcW w:w="240" w:type="pct"/>
            <w:vMerge w:val="continue"/>
            <w:vAlign w:val="center"/>
          </w:tcPr>
          <w:p w14:paraId="00216C9E">
            <w:pPr>
              <w:pStyle w:val="30"/>
            </w:pPr>
          </w:p>
        </w:tc>
        <w:tc>
          <w:tcPr>
            <w:tcW w:w="570" w:type="pct"/>
            <w:vMerge w:val="continue"/>
            <w:vAlign w:val="center"/>
          </w:tcPr>
          <w:p w14:paraId="1D508FC4">
            <w:pPr>
              <w:pStyle w:val="30"/>
            </w:pPr>
          </w:p>
        </w:tc>
        <w:tc>
          <w:tcPr>
            <w:tcW w:w="816" w:type="pct"/>
            <w:vMerge w:val="continue"/>
            <w:vAlign w:val="center"/>
          </w:tcPr>
          <w:p w14:paraId="36A805AE">
            <w:pPr>
              <w:pStyle w:val="30"/>
            </w:pPr>
          </w:p>
        </w:tc>
        <w:tc>
          <w:tcPr>
            <w:tcW w:w="942" w:type="pct"/>
            <w:vMerge w:val="continue"/>
            <w:vAlign w:val="center"/>
          </w:tcPr>
          <w:p w14:paraId="66EEC444">
            <w:pPr>
              <w:pStyle w:val="30"/>
            </w:pPr>
          </w:p>
        </w:tc>
        <w:tc>
          <w:tcPr>
            <w:tcW w:w="1146" w:type="pct"/>
            <w:vAlign w:val="center"/>
          </w:tcPr>
          <w:p w14:paraId="70EC5FA8">
            <w:pPr>
              <w:pStyle w:val="30"/>
            </w:pPr>
            <w:r>
              <w:rPr>
                <w:rFonts w:hint="eastAsia"/>
              </w:rPr>
              <w:t>输配电元器件销量表格详情</w:t>
            </w:r>
          </w:p>
        </w:tc>
        <w:tc>
          <w:tcPr>
            <w:tcW w:w="240" w:type="pct"/>
            <w:vMerge w:val="continue"/>
            <w:vAlign w:val="center"/>
          </w:tcPr>
          <w:p w14:paraId="371EB302">
            <w:pPr>
              <w:pStyle w:val="30"/>
            </w:pPr>
          </w:p>
        </w:tc>
        <w:tc>
          <w:tcPr>
            <w:tcW w:w="240" w:type="pct"/>
            <w:vMerge w:val="continue"/>
            <w:noWrap/>
            <w:vAlign w:val="center"/>
          </w:tcPr>
          <w:p w14:paraId="2FC61AAF">
            <w:pPr>
              <w:pStyle w:val="30"/>
            </w:pPr>
          </w:p>
        </w:tc>
        <w:tc>
          <w:tcPr>
            <w:tcW w:w="258" w:type="pct"/>
            <w:vMerge w:val="continue"/>
            <w:vAlign w:val="center"/>
          </w:tcPr>
          <w:p w14:paraId="5DFA85F0">
            <w:pPr>
              <w:pStyle w:val="30"/>
            </w:pPr>
          </w:p>
        </w:tc>
        <w:tc>
          <w:tcPr>
            <w:tcW w:w="343" w:type="pct"/>
            <w:vAlign w:val="center"/>
          </w:tcPr>
          <w:p w14:paraId="6EF12446">
            <w:pPr>
              <w:pStyle w:val="30"/>
            </w:pPr>
            <w:r>
              <w:rPr>
                <w:rFonts w:hint="eastAsia"/>
              </w:rPr>
              <w:t>6.1.7.4</w:t>
            </w:r>
          </w:p>
        </w:tc>
      </w:tr>
      <w:tr w14:paraId="19CCD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9C0D816">
            <w:pPr>
              <w:pStyle w:val="30"/>
            </w:pPr>
            <w:r>
              <w:rPr>
                <w:rFonts w:hint="eastAsia"/>
              </w:rPr>
              <w:t>334</w:t>
            </w:r>
          </w:p>
        </w:tc>
        <w:tc>
          <w:tcPr>
            <w:tcW w:w="240" w:type="pct"/>
            <w:vMerge w:val="continue"/>
            <w:vAlign w:val="center"/>
          </w:tcPr>
          <w:p w14:paraId="262EC3D2">
            <w:pPr>
              <w:pStyle w:val="30"/>
            </w:pPr>
          </w:p>
        </w:tc>
        <w:tc>
          <w:tcPr>
            <w:tcW w:w="570" w:type="pct"/>
            <w:vMerge w:val="continue"/>
            <w:vAlign w:val="center"/>
          </w:tcPr>
          <w:p w14:paraId="6B1B247B">
            <w:pPr>
              <w:pStyle w:val="30"/>
            </w:pPr>
          </w:p>
        </w:tc>
        <w:tc>
          <w:tcPr>
            <w:tcW w:w="816" w:type="pct"/>
            <w:vMerge w:val="continue"/>
            <w:vAlign w:val="center"/>
          </w:tcPr>
          <w:p w14:paraId="0B5370AF">
            <w:pPr>
              <w:pStyle w:val="30"/>
            </w:pPr>
          </w:p>
        </w:tc>
        <w:tc>
          <w:tcPr>
            <w:tcW w:w="942" w:type="pct"/>
            <w:vMerge w:val="continue"/>
            <w:vAlign w:val="center"/>
          </w:tcPr>
          <w:p w14:paraId="1B168F91">
            <w:pPr>
              <w:pStyle w:val="30"/>
            </w:pPr>
          </w:p>
        </w:tc>
        <w:tc>
          <w:tcPr>
            <w:tcW w:w="1146" w:type="pct"/>
            <w:vAlign w:val="center"/>
          </w:tcPr>
          <w:p w14:paraId="4B8E64AC">
            <w:pPr>
              <w:pStyle w:val="30"/>
            </w:pPr>
            <w:r>
              <w:rPr>
                <w:rFonts w:hint="eastAsia"/>
              </w:rPr>
              <w:t>锅炉销量柱形图</w:t>
            </w:r>
          </w:p>
        </w:tc>
        <w:tc>
          <w:tcPr>
            <w:tcW w:w="240" w:type="pct"/>
            <w:vMerge w:val="continue"/>
            <w:vAlign w:val="center"/>
          </w:tcPr>
          <w:p w14:paraId="30B900C3">
            <w:pPr>
              <w:pStyle w:val="30"/>
            </w:pPr>
          </w:p>
        </w:tc>
        <w:tc>
          <w:tcPr>
            <w:tcW w:w="240" w:type="pct"/>
            <w:vMerge w:val="continue"/>
            <w:noWrap/>
            <w:vAlign w:val="center"/>
          </w:tcPr>
          <w:p w14:paraId="445F105B">
            <w:pPr>
              <w:pStyle w:val="30"/>
            </w:pPr>
          </w:p>
        </w:tc>
        <w:tc>
          <w:tcPr>
            <w:tcW w:w="258" w:type="pct"/>
            <w:vMerge w:val="continue"/>
            <w:vAlign w:val="center"/>
          </w:tcPr>
          <w:p w14:paraId="0E0352E5">
            <w:pPr>
              <w:pStyle w:val="30"/>
            </w:pPr>
          </w:p>
        </w:tc>
        <w:tc>
          <w:tcPr>
            <w:tcW w:w="343" w:type="pct"/>
            <w:vAlign w:val="center"/>
          </w:tcPr>
          <w:p w14:paraId="308FDAE2">
            <w:pPr>
              <w:pStyle w:val="30"/>
            </w:pPr>
            <w:r>
              <w:rPr>
                <w:rFonts w:hint="eastAsia"/>
              </w:rPr>
              <w:t>6.1.7.4</w:t>
            </w:r>
          </w:p>
        </w:tc>
      </w:tr>
      <w:tr w14:paraId="5C1A7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1BC7C50">
            <w:pPr>
              <w:pStyle w:val="30"/>
            </w:pPr>
            <w:r>
              <w:rPr>
                <w:rFonts w:hint="eastAsia"/>
              </w:rPr>
              <w:t>335</w:t>
            </w:r>
          </w:p>
        </w:tc>
        <w:tc>
          <w:tcPr>
            <w:tcW w:w="240" w:type="pct"/>
            <w:vMerge w:val="continue"/>
            <w:vAlign w:val="center"/>
          </w:tcPr>
          <w:p w14:paraId="16F9EDFE">
            <w:pPr>
              <w:pStyle w:val="30"/>
            </w:pPr>
          </w:p>
        </w:tc>
        <w:tc>
          <w:tcPr>
            <w:tcW w:w="570" w:type="pct"/>
            <w:vMerge w:val="continue"/>
            <w:vAlign w:val="center"/>
          </w:tcPr>
          <w:p w14:paraId="0D2BF674">
            <w:pPr>
              <w:pStyle w:val="30"/>
            </w:pPr>
          </w:p>
        </w:tc>
        <w:tc>
          <w:tcPr>
            <w:tcW w:w="816" w:type="pct"/>
            <w:vMerge w:val="continue"/>
            <w:vAlign w:val="center"/>
          </w:tcPr>
          <w:p w14:paraId="6A9A7710">
            <w:pPr>
              <w:pStyle w:val="30"/>
            </w:pPr>
          </w:p>
        </w:tc>
        <w:tc>
          <w:tcPr>
            <w:tcW w:w="942" w:type="pct"/>
            <w:vMerge w:val="continue"/>
            <w:vAlign w:val="center"/>
          </w:tcPr>
          <w:p w14:paraId="42D6801F">
            <w:pPr>
              <w:pStyle w:val="30"/>
            </w:pPr>
          </w:p>
        </w:tc>
        <w:tc>
          <w:tcPr>
            <w:tcW w:w="1146" w:type="pct"/>
            <w:vAlign w:val="center"/>
          </w:tcPr>
          <w:p w14:paraId="39FE00E6">
            <w:pPr>
              <w:pStyle w:val="30"/>
            </w:pPr>
            <w:r>
              <w:rPr>
                <w:rFonts w:hint="eastAsia"/>
              </w:rPr>
              <w:t>锅炉销量表格详情</w:t>
            </w:r>
          </w:p>
        </w:tc>
        <w:tc>
          <w:tcPr>
            <w:tcW w:w="240" w:type="pct"/>
            <w:vMerge w:val="continue"/>
            <w:vAlign w:val="center"/>
          </w:tcPr>
          <w:p w14:paraId="60755703">
            <w:pPr>
              <w:pStyle w:val="30"/>
            </w:pPr>
          </w:p>
        </w:tc>
        <w:tc>
          <w:tcPr>
            <w:tcW w:w="240" w:type="pct"/>
            <w:vMerge w:val="continue"/>
            <w:noWrap/>
            <w:vAlign w:val="center"/>
          </w:tcPr>
          <w:p w14:paraId="1097F7AB">
            <w:pPr>
              <w:pStyle w:val="30"/>
            </w:pPr>
          </w:p>
        </w:tc>
        <w:tc>
          <w:tcPr>
            <w:tcW w:w="258" w:type="pct"/>
            <w:vMerge w:val="continue"/>
            <w:vAlign w:val="center"/>
          </w:tcPr>
          <w:p w14:paraId="31050BFA">
            <w:pPr>
              <w:pStyle w:val="30"/>
            </w:pPr>
          </w:p>
        </w:tc>
        <w:tc>
          <w:tcPr>
            <w:tcW w:w="343" w:type="pct"/>
            <w:vAlign w:val="center"/>
          </w:tcPr>
          <w:p w14:paraId="29A939C8">
            <w:pPr>
              <w:pStyle w:val="30"/>
            </w:pPr>
            <w:r>
              <w:rPr>
                <w:rFonts w:hint="eastAsia"/>
              </w:rPr>
              <w:t>6.1.7.4</w:t>
            </w:r>
          </w:p>
        </w:tc>
      </w:tr>
      <w:tr w14:paraId="23918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F5A157D">
            <w:pPr>
              <w:pStyle w:val="30"/>
            </w:pPr>
            <w:r>
              <w:rPr>
                <w:rFonts w:hint="eastAsia"/>
              </w:rPr>
              <w:t>336</w:t>
            </w:r>
          </w:p>
        </w:tc>
        <w:tc>
          <w:tcPr>
            <w:tcW w:w="240" w:type="pct"/>
            <w:vMerge w:val="continue"/>
            <w:vAlign w:val="center"/>
          </w:tcPr>
          <w:p w14:paraId="3DF756B2">
            <w:pPr>
              <w:pStyle w:val="30"/>
            </w:pPr>
          </w:p>
        </w:tc>
        <w:tc>
          <w:tcPr>
            <w:tcW w:w="570" w:type="pct"/>
            <w:vMerge w:val="continue"/>
            <w:vAlign w:val="center"/>
          </w:tcPr>
          <w:p w14:paraId="54C5AEEC">
            <w:pPr>
              <w:pStyle w:val="30"/>
            </w:pPr>
          </w:p>
        </w:tc>
        <w:tc>
          <w:tcPr>
            <w:tcW w:w="816" w:type="pct"/>
            <w:vMerge w:val="continue"/>
            <w:vAlign w:val="center"/>
          </w:tcPr>
          <w:p w14:paraId="3ED47FC8">
            <w:pPr>
              <w:pStyle w:val="30"/>
            </w:pPr>
          </w:p>
        </w:tc>
        <w:tc>
          <w:tcPr>
            <w:tcW w:w="942" w:type="pct"/>
            <w:vMerge w:val="continue"/>
            <w:vAlign w:val="center"/>
          </w:tcPr>
          <w:p w14:paraId="7936F2A5">
            <w:pPr>
              <w:pStyle w:val="30"/>
            </w:pPr>
          </w:p>
        </w:tc>
        <w:tc>
          <w:tcPr>
            <w:tcW w:w="1146" w:type="pct"/>
            <w:vAlign w:val="center"/>
          </w:tcPr>
          <w:p w14:paraId="4C079FB9">
            <w:pPr>
              <w:pStyle w:val="30"/>
            </w:pPr>
            <w:r>
              <w:rPr>
                <w:rFonts w:hint="eastAsia"/>
              </w:rPr>
              <w:t>燃气轮机销量柱形图</w:t>
            </w:r>
          </w:p>
        </w:tc>
        <w:tc>
          <w:tcPr>
            <w:tcW w:w="240" w:type="pct"/>
            <w:vMerge w:val="continue"/>
            <w:vAlign w:val="center"/>
          </w:tcPr>
          <w:p w14:paraId="5B8758BE">
            <w:pPr>
              <w:pStyle w:val="30"/>
            </w:pPr>
          </w:p>
        </w:tc>
        <w:tc>
          <w:tcPr>
            <w:tcW w:w="240" w:type="pct"/>
            <w:vMerge w:val="continue"/>
            <w:noWrap/>
            <w:vAlign w:val="center"/>
          </w:tcPr>
          <w:p w14:paraId="7264575F">
            <w:pPr>
              <w:pStyle w:val="30"/>
            </w:pPr>
          </w:p>
        </w:tc>
        <w:tc>
          <w:tcPr>
            <w:tcW w:w="258" w:type="pct"/>
            <w:vMerge w:val="continue"/>
            <w:vAlign w:val="center"/>
          </w:tcPr>
          <w:p w14:paraId="0E78DC5D">
            <w:pPr>
              <w:pStyle w:val="30"/>
            </w:pPr>
          </w:p>
        </w:tc>
        <w:tc>
          <w:tcPr>
            <w:tcW w:w="343" w:type="pct"/>
            <w:vAlign w:val="center"/>
          </w:tcPr>
          <w:p w14:paraId="4DAA9135">
            <w:pPr>
              <w:pStyle w:val="30"/>
            </w:pPr>
            <w:r>
              <w:rPr>
                <w:rFonts w:hint="eastAsia"/>
              </w:rPr>
              <w:t>6.1.7.4</w:t>
            </w:r>
          </w:p>
        </w:tc>
      </w:tr>
      <w:tr w14:paraId="167E9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1A740A4">
            <w:pPr>
              <w:pStyle w:val="30"/>
            </w:pPr>
            <w:r>
              <w:rPr>
                <w:rFonts w:hint="eastAsia"/>
              </w:rPr>
              <w:t>337</w:t>
            </w:r>
          </w:p>
        </w:tc>
        <w:tc>
          <w:tcPr>
            <w:tcW w:w="240" w:type="pct"/>
            <w:vMerge w:val="continue"/>
            <w:vAlign w:val="center"/>
          </w:tcPr>
          <w:p w14:paraId="2867852F">
            <w:pPr>
              <w:pStyle w:val="30"/>
            </w:pPr>
          </w:p>
        </w:tc>
        <w:tc>
          <w:tcPr>
            <w:tcW w:w="570" w:type="pct"/>
            <w:vMerge w:val="continue"/>
            <w:vAlign w:val="center"/>
          </w:tcPr>
          <w:p w14:paraId="266D18FE">
            <w:pPr>
              <w:pStyle w:val="30"/>
            </w:pPr>
          </w:p>
        </w:tc>
        <w:tc>
          <w:tcPr>
            <w:tcW w:w="816" w:type="pct"/>
            <w:vMerge w:val="continue"/>
            <w:vAlign w:val="center"/>
          </w:tcPr>
          <w:p w14:paraId="4264959A">
            <w:pPr>
              <w:pStyle w:val="30"/>
            </w:pPr>
          </w:p>
        </w:tc>
        <w:tc>
          <w:tcPr>
            <w:tcW w:w="942" w:type="pct"/>
            <w:vMerge w:val="continue"/>
            <w:vAlign w:val="center"/>
          </w:tcPr>
          <w:p w14:paraId="27CBF9CE">
            <w:pPr>
              <w:pStyle w:val="30"/>
            </w:pPr>
          </w:p>
        </w:tc>
        <w:tc>
          <w:tcPr>
            <w:tcW w:w="1146" w:type="pct"/>
            <w:vAlign w:val="center"/>
          </w:tcPr>
          <w:p w14:paraId="573B2AE7">
            <w:pPr>
              <w:pStyle w:val="30"/>
            </w:pPr>
            <w:r>
              <w:rPr>
                <w:rFonts w:hint="eastAsia"/>
              </w:rPr>
              <w:t>燃气轮机销量表格详情</w:t>
            </w:r>
          </w:p>
        </w:tc>
        <w:tc>
          <w:tcPr>
            <w:tcW w:w="240" w:type="pct"/>
            <w:vMerge w:val="continue"/>
            <w:vAlign w:val="center"/>
          </w:tcPr>
          <w:p w14:paraId="13E9BC4F">
            <w:pPr>
              <w:pStyle w:val="30"/>
            </w:pPr>
          </w:p>
        </w:tc>
        <w:tc>
          <w:tcPr>
            <w:tcW w:w="240" w:type="pct"/>
            <w:vMerge w:val="continue"/>
            <w:noWrap/>
            <w:vAlign w:val="center"/>
          </w:tcPr>
          <w:p w14:paraId="08E9D4C1">
            <w:pPr>
              <w:pStyle w:val="30"/>
            </w:pPr>
          </w:p>
        </w:tc>
        <w:tc>
          <w:tcPr>
            <w:tcW w:w="258" w:type="pct"/>
            <w:vMerge w:val="continue"/>
            <w:vAlign w:val="center"/>
          </w:tcPr>
          <w:p w14:paraId="0D93B07B">
            <w:pPr>
              <w:pStyle w:val="30"/>
            </w:pPr>
          </w:p>
        </w:tc>
        <w:tc>
          <w:tcPr>
            <w:tcW w:w="343" w:type="pct"/>
            <w:vAlign w:val="center"/>
          </w:tcPr>
          <w:p w14:paraId="75E61348">
            <w:pPr>
              <w:pStyle w:val="30"/>
            </w:pPr>
            <w:r>
              <w:rPr>
                <w:rFonts w:hint="eastAsia"/>
              </w:rPr>
              <w:t>6.1.7.4</w:t>
            </w:r>
          </w:p>
        </w:tc>
      </w:tr>
      <w:tr w14:paraId="41D5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2984881">
            <w:pPr>
              <w:pStyle w:val="30"/>
            </w:pPr>
            <w:r>
              <w:rPr>
                <w:rFonts w:hint="eastAsia"/>
              </w:rPr>
              <w:t>338</w:t>
            </w:r>
          </w:p>
        </w:tc>
        <w:tc>
          <w:tcPr>
            <w:tcW w:w="240" w:type="pct"/>
            <w:vMerge w:val="continue"/>
            <w:vAlign w:val="center"/>
          </w:tcPr>
          <w:p w14:paraId="7722314F">
            <w:pPr>
              <w:pStyle w:val="30"/>
            </w:pPr>
          </w:p>
        </w:tc>
        <w:tc>
          <w:tcPr>
            <w:tcW w:w="570" w:type="pct"/>
            <w:vMerge w:val="continue"/>
            <w:vAlign w:val="center"/>
          </w:tcPr>
          <w:p w14:paraId="75CAA998">
            <w:pPr>
              <w:pStyle w:val="30"/>
            </w:pPr>
          </w:p>
        </w:tc>
        <w:tc>
          <w:tcPr>
            <w:tcW w:w="816" w:type="pct"/>
            <w:vMerge w:val="continue"/>
            <w:vAlign w:val="center"/>
          </w:tcPr>
          <w:p w14:paraId="7AD91CD5">
            <w:pPr>
              <w:pStyle w:val="30"/>
            </w:pPr>
          </w:p>
        </w:tc>
        <w:tc>
          <w:tcPr>
            <w:tcW w:w="942" w:type="pct"/>
            <w:vMerge w:val="restart"/>
            <w:vAlign w:val="center"/>
          </w:tcPr>
          <w:p w14:paraId="763417E1">
            <w:pPr>
              <w:pStyle w:val="30"/>
            </w:pPr>
            <w:r>
              <w:rPr>
                <w:rFonts w:hint="eastAsia"/>
              </w:rPr>
              <w:t>光明集团</w:t>
            </w:r>
          </w:p>
        </w:tc>
        <w:tc>
          <w:tcPr>
            <w:tcW w:w="1146" w:type="pct"/>
            <w:vAlign w:val="center"/>
          </w:tcPr>
          <w:p w14:paraId="4785005C">
            <w:pPr>
              <w:pStyle w:val="30"/>
            </w:pPr>
            <w:r>
              <w:rPr>
                <w:rFonts w:hint="eastAsia"/>
              </w:rPr>
              <w:t>经济指标汇总</w:t>
            </w:r>
          </w:p>
        </w:tc>
        <w:tc>
          <w:tcPr>
            <w:tcW w:w="240" w:type="pct"/>
            <w:vMerge w:val="restart"/>
            <w:vAlign w:val="center"/>
          </w:tcPr>
          <w:p w14:paraId="546B995F">
            <w:pPr>
              <w:pStyle w:val="30"/>
            </w:pPr>
            <w:r>
              <w:rPr>
                <w:rFonts w:hint="eastAsia"/>
              </w:rPr>
              <w:t>1.5</w:t>
            </w:r>
          </w:p>
        </w:tc>
        <w:tc>
          <w:tcPr>
            <w:tcW w:w="240" w:type="pct"/>
            <w:vMerge w:val="restart"/>
            <w:noWrap/>
            <w:vAlign w:val="center"/>
          </w:tcPr>
          <w:p w14:paraId="3EE7A415">
            <w:pPr>
              <w:pStyle w:val="30"/>
            </w:pPr>
            <w:r>
              <w:rPr>
                <w:rFonts w:hint="eastAsia"/>
              </w:rPr>
              <w:t>2.5</w:t>
            </w:r>
          </w:p>
        </w:tc>
        <w:tc>
          <w:tcPr>
            <w:tcW w:w="258" w:type="pct"/>
            <w:vMerge w:val="restart"/>
            <w:vAlign w:val="center"/>
          </w:tcPr>
          <w:p w14:paraId="578E99E9">
            <w:pPr>
              <w:pStyle w:val="30"/>
            </w:pPr>
            <w:r>
              <w:rPr>
                <w:rFonts w:hint="eastAsia"/>
              </w:rPr>
              <w:t>3.75</w:t>
            </w:r>
          </w:p>
        </w:tc>
        <w:tc>
          <w:tcPr>
            <w:tcW w:w="343" w:type="pct"/>
            <w:vAlign w:val="center"/>
          </w:tcPr>
          <w:p w14:paraId="14B36926">
            <w:pPr>
              <w:pStyle w:val="30"/>
            </w:pPr>
            <w:r>
              <w:rPr>
                <w:rFonts w:hint="eastAsia"/>
              </w:rPr>
              <w:t>6.1.7.4</w:t>
            </w:r>
          </w:p>
        </w:tc>
      </w:tr>
      <w:tr w14:paraId="6B3D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36B6CE62">
            <w:pPr>
              <w:pStyle w:val="30"/>
            </w:pPr>
            <w:r>
              <w:rPr>
                <w:rFonts w:hint="eastAsia"/>
              </w:rPr>
              <w:t>339</w:t>
            </w:r>
          </w:p>
        </w:tc>
        <w:tc>
          <w:tcPr>
            <w:tcW w:w="240" w:type="pct"/>
            <w:vMerge w:val="continue"/>
            <w:vAlign w:val="center"/>
          </w:tcPr>
          <w:p w14:paraId="1E185567">
            <w:pPr>
              <w:pStyle w:val="30"/>
            </w:pPr>
          </w:p>
        </w:tc>
        <w:tc>
          <w:tcPr>
            <w:tcW w:w="570" w:type="pct"/>
            <w:vMerge w:val="continue"/>
            <w:vAlign w:val="center"/>
          </w:tcPr>
          <w:p w14:paraId="2691150E">
            <w:pPr>
              <w:pStyle w:val="30"/>
            </w:pPr>
          </w:p>
        </w:tc>
        <w:tc>
          <w:tcPr>
            <w:tcW w:w="816" w:type="pct"/>
            <w:vMerge w:val="continue"/>
            <w:vAlign w:val="center"/>
          </w:tcPr>
          <w:p w14:paraId="26E17C40">
            <w:pPr>
              <w:pStyle w:val="30"/>
            </w:pPr>
          </w:p>
        </w:tc>
        <w:tc>
          <w:tcPr>
            <w:tcW w:w="942" w:type="pct"/>
            <w:vMerge w:val="continue"/>
            <w:vAlign w:val="center"/>
          </w:tcPr>
          <w:p w14:paraId="336865A3">
            <w:pPr>
              <w:pStyle w:val="30"/>
            </w:pPr>
          </w:p>
        </w:tc>
        <w:tc>
          <w:tcPr>
            <w:tcW w:w="1146" w:type="pct"/>
            <w:vAlign w:val="center"/>
          </w:tcPr>
          <w:p w14:paraId="470FF582">
            <w:pPr>
              <w:pStyle w:val="30"/>
            </w:pPr>
            <w:r>
              <w:rPr>
                <w:rFonts w:hint="eastAsia"/>
              </w:rPr>
              <w:t>经济指标详情</w:t>
            </w:r>
          </w:p>
        </w:tc>
        <w:tc>
          <w:tcPr>
            <w:tcW w:w="240" w:type="pct"/>
            <w:vMerge w:val="continue"/>
            <w:vAlign w:val="center"/>
          </w:tcPr>
          <w:p w14:paraId="4A4A4728">
            <w:pPr>
              <w:pStyle w:val="30"/>
            </w:pPr>
          </w:p>
        </w:tc>
        <w:tc>
          <w:tcPr>
            <w:tcW w:w="240" w:type="pct"/>
            <w:vMerge w:val="continue"/>
            <w:noWrap/>
            <w:vAlign w:val="center"/>
          </w:tcPr>
          <w:p w14:paraId="1E989596">
            <w:pPr>
              <w:pStyle w:val="30"/>
            </w:pPr>
          </w:p>
        </w:tc>
        <w:tc>
          <w:tcPr>
            <w:tcW w:w="258" w:type="pct"/>
            <w:vMerge w:val="continue"/>
            <w:vAlign w:val="center"/>
          </w:tcPr>
          <w:p w14:paraId="5EAF5CFA">
            <w:pPr>
              <w:pStyle w:val="30"/>
            </w:pPr>
          </w:p>
        </w:tc>
        <w:tc>
          <w:tcPr>
            <w:tcW w:w="343" w:type="pct"/>
            <w:vAlign w:val="center"/>
          </w:tcPr>
          <w:p w14:paraId="088ED996">
            <w:pPr>
              <w:pStyle w:val="30"/>
            </w:pPr>
            <w:r>
              <w:rPr>
                <w:rFonts w:hint="eastAsia"/>
              </w:rPr>
              <w:t>6.1.7.4</w:t>
            </w:r>
          </w:p>
        </w:tc>
      </w:tr>
      <w:tr w14:paraId="3DA2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4721C5C">
            <w:pPr>
              <w:pStyle w:val="30"/>
            </w:pPr>
            <w:r>
              <w:rPr>
                <w:rFonts w:hint="eastAsia"/>
              </w:rPr>
              <w:t>340</w:t>
            </w:r>
          </w:p>
        </w:tc>
        <w:tc>
          <w:tcPr>
            <w:tcW w:w="240" w:type="pct"/>
            <w:vMerge w:val="continue"/>
            <w:vAlign w:val="center"/>
          </w:tcPr>
          <w:p w14:paraId="68B6E13E">
            <w:pPr>
              <w:pStyle w:val="30"/>
            </w:pPr>
          </w:p>
        </w:tc>
        <w:tc>
          <w:tcPr>
            <w:tcW w:w="570" w:type="pct"/>
            <w:vMerge w:val="continue"/>
            <w:vAlign w:val="center"/>
          </w:tcPr>
          <w:p w14:paraId="4AEBEFF9">
            <w:pPr>
              <w:pStyle w:val="30"/>
            </w:pPr>
          </w:p>
        </w:tc>
        <w:tc>
          <w:tcPr>
            <w:tcW w:w="816" w:type="pct"/>
            <w:vMerge w:val="continue"/>
            <w:vAlign w:val="center"/>
          </w:tcPr>
          <w:p w14:paraId="5862053D">
            <w:pPr>
              <w:pStyle w:val="30"/>
            </w:pPr>
          </w:p>
        </w:tc>
        <w:tc>
          <w:tcPr>
            <w:tcW w:w="942" w:type="pct"/>
            <w:vMerge w:val="continue"/>
            <w:vAlign w:val="center"/>
          </w:tcPr>
          <w:p w14:paraId="436FD093">
            <w:pPr>
              <w:pStyle w:val="30"/>
            </w:pPr>
          </w:p>
        </w:tc>
        <w:tc>
          <w:tcPr>
            <w:tcW w:w="1146" w:type="pct"/>
            <w:vAlign w:val="center"/>
          </w:tcPr>
          <w:p w14:paraId="33A161F5">
            <w:pPr>
              <w:pStyle w:val="30"/>
            </w:pPr>
            <w:r>
              <w:rPr>
                <w:rFonts w:hint="eastAsia"/>
              </w:rPr>
              <w:t>业务指标-食品板块</w:t>
            </w:r>
          </w:p>
        </w:tc>
        <w:tc>
          <w:tcPr>
            <w:tcW w:w="240" w:type="pct"/>
            <w:vMerge w:val="continue"/>
            <w:vAlign w:val="center"/>
          </w:tcPr>
          <w:p w14:paraId="5137C394">
            <w:pPr>
              <w:pStyle w:val="30"/>
            </w:pPr>
          </w:p>
        </w:tc>
        <w:tc>
          <w:tcPr>
            <w:tcW w:w="240" w:type="pct"/>
            <w:vMerge w:val="continue"/>
            <w:noWrap/>
            <w:vAlign w:val="center"/>
          </w:tcPr>
          <w:p w14:paraId="6356DADB">
            <w:pPr>
              <w:pStyle w:val="30"/>
            </w:pPr>
          </w:p>
        </w:tc>
        <w:tc>
          <w:tcPr>
            <w:tcW w:w="258" w:type="pct"/>
            <w:vMerge w:val="continue"/>
            <w:vAlign w:val="center"/>
          </w:tcPr>
          <w:p w14:paraId="1616F873">
            <w:pPr>
              <w:pStyle w:val="30"/>
            </w:pPr>
          </w:p>
        </w:tc>
        <w:tc>
          <w:tcPr>
            <w:tcW w:w="343" w:type="pct"/>
            <w:vAlign w:val="center"/>
          </w:tcPr>
          <w:p w14:paraId="0A46150B">
            <w:pPr>
              <w:pStyle w:val="30"/>
            </w:pPr>
            <w:r>
              <w:rPr>
                <w:rFonts w:hint="eastAsia"/>
              </w:rPr>
              <w:t>6.1.7.4</w:t>
            </w:r>
          </w:p>
        </w:tc>
      </w:tr>
      <w:tr w14:paraId="7C912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B4657CB">
            <w:pPr>
              <w:pStyle w:val="30"/>
            </w:pPr>
            <w:r>
              <w:rPr>
                <w:rFonts w:hint="eastAsia"/>
              </w:rPr>
              <w:t>341</w:t>
            </w:r>
          </w:p>
        </w:tc>
        <w:tc>
          <w:tcPr>
            <w:tcW w:w="240" w:type="pct"/>
            <w:vMerge w:val="continue"/>
            <w:vAlign w:val="center"/>
          </w:tcPr>
          <w:p w14:paraId="24A2CD2E">
            <w:pPr>
              <w:pStyle w:val="30"/>
            </w:pPr>
          </w:p>
        </w:tc>
        <w:tc>
          <w:tcPr>
            <w:tcW w:w="570" w:type="pct"/>
            <w:vMerge w:val="continue"/>
            <w:vAlign w:val="center"/>
          </w:tcPr>
          <w:p w14:paraId="14A62DAA">
            <w:pPr>
              <w:pStyle w:val="30"/>
            </w:pPr>
          </w:p>
        </w:tc>
        <w:tc>
          <w:tcPr>
            <w:tcW w:w="816" w:type="pct"/>
            <w:vMerge w:val="continue"/>
            <w:vAlign w:val="center"/>
          </w:tcPr>
          <w:p w14:paraId="46327EF7">
            <w:pPr>
              <w:pStyle w:val="30"/>
            </w:pPr>
          </w:p>
        </w:tc>
        <w:tc>
          <w:tcPr>
            <w:tcW w:w="942" w:type="pct"/>
            <w:vMerge w:val="continue"/>
            <w:vAlign w:val="center"/>
          </w:tcPr>
          <w:p w14:paraId="1A3DAA04">
            <w:pPr>
              <w:pStyle w:val="30"/>
            </w:pPr>
          </w:p>
        </w:tc>
        <w:tc>
          <w:tcPr>
            <w:tcW w:w="1146" w:type="pct"/>
            <w:vAlign w:val="center"/>
          </w:tcPr>
          <w:p w14:paraId="4AB01E97">
            <w:pPr>
              <w:pStyle w:val="30"/>
            </w:pPr>
            <w:r>
              <w:rPr>
                <w:rFonts w:hint="eastAsia"/>
              </w:rPr>
              <w:t>业务指标-房产板块</w:t>
            </w:r>
          </w:p>
        </w:tc>
        <w:tc>
          <w:tcPr>
            <w:tcW w:w="240" w:type="pct"/>
            <w:vMerge w:val="continue"/>
            <w:vAlign w:val="center"/>
          </w:tcPr>
          <w:p w14:paraId="6192571A">
            <w:pPr>
              <w:pStyle w:val="30"/>
            </w:pPr>
          </w:p>
        </w:tc>
        <w:tc>
          <w:tcPr>
            <w:tcW w:w="240" w:type="pct"/>
            <w:vMerge w:val="continue"/>
            <w:noWrap/>
            <w:vAlign w:val="center"/>
          </w:tcPr>
          <w:p w14:paraId="46246EE4">
            <w:pPr>
              <w:pStyle w:val="30"/>
            </w:pPr>
          </w:p>
        </w:tc>
        <w:tc>
          <w:tcPr>
            <w:tcW w:w="258" w:type="pct"/>
            <w:vMerge w:val="continue"/>
            <w:vAlign w:val="center"/>
          </w:tcPr>
          <w:p w14:paraId="7EBEF0A0">
            <w:pPr>
              <w:pStyle w:val="30"/>
            </w:pPr>
          </w:p>
        </w:tc>
        <w:tc>
          <w:tcPr>
            <w:tcW w:w="343" w:type="pct"/>
            <w:vAlign w:val="center"/>
          </w:tcPr>
          <w:p w14:paraId="7E22151E">
            <w:pPr>
              <w:pStyle w:val="30"/>
            </w:pPr>
            <w:r>
              <w:rPr>
                <w:rFonts w:hint="eastAsia"/>
              </w:rPr>
              <w:t>6.1.7.4</w:t>
            </w:r>
          </w:p>
        </w:tc>
      </w:tr>
      <w:tr w14:paraId="469B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8BCBDD8">
            <w:pPr>
              <w:pStyle w:val="30"/>
            </w:pPr>
            <w:r>
              <w:rPr>
                <w:rFonts w:hint="eastAsia"/>
              </w:rPr>
              <w:t>342</w:t>
            </w:r>
          </w:p>
        </w:tc>
        <w:tc>
          <w:tcPr>
            <w:tcW w:w="240" w:type="pct"/>
            <w:vMerge w:val="continue"/>
            <w:vAlign w:val="center"/>
          </w:tcPr>
          <w:p w14:paraId="2BCBE5CE">
            <w:pPr>
              <w:pStyle w:val="30"/>
            </w:pPr>
          </w:p>
        </w:tc>
        <w:tc>
          <w:tcPr>
            <w:tcW w:w="570" w:type="pct"/>
            <w:vMerge w:val="continue"/>
            <w:vAlign w:val="center"/>
          </w:tcPr>
          <w:p w14:paraId="483BDD9D">
            <w:pPr>
              <w:pStyle w:val="30"/>
            </w:pPr>
          </w:p>
        </w:tc>
        <w:tc>
          <w:tcPr>
            <w:tcW w:w="816" w:type="pct"/>
            <w:vMerge w:val="continue"/>
            <w:vAlign w:val="center"/>
          </w:tcPr>
          <w:p w14:paraId="3BB19857">
            <w:pPr>
              <w:pStyle w:val="30"/>
            </w:pPr>
          </w:p>
        </w:tc>
        <w:tc>
          <w:tcPr>
            <w:tcW w:w="942" w:type="pct"/>
            <w:vMerge w:val="continue"/>
            <w:vAlign w:val="center"/>
          </w:tcPr>
          <w:p w14:paraId="272E2650">
            <w:pPr>
              <w:pStyle w:val="30"/>
            </w:pPr>
          </w:p>
        </w:tc>
        <w:tc>
          <w:tcPr>
            <w:tcW w:w="1146" w:type="pct"/>
            <w:vAlign w:val="center"/>
          </w:tcPr>
          <w:p w14:paraId="30808356">
            <w:pPr>
              <w:pStyle w:val="30"/>
            </w:pPr>
            <w:r>
              <w:rPr>
                <w:rFonts w:hint="eastAsia"/>
              </w:rPr>
              <w:t>业务指标-原料价格</w:t>
            </w:r>
          </w:p>
        </w:tc>
        <w:tc>
          <w:tcPr>
            <w:tcW w:w="240" w:type="pct"/>
            <w:vMerge w:val="continue"/>
            <w:vAlign w:val="center"/>
          </w:tcPr>
          <w:p w14:paraId="4D3B3D87">
            <w:pPr>
              <w:pStyle w:val="30"/>
            </w:pPr>
          </w:p>
        </w:tc>
        <w:tc>
          <w:tcPr>
            <w:tcW w:w="240" w:type="pct"/>
            <w:vMerge w:val="continue"/>
            <w:noWrap/>
            <w:vAlign w:val="center"/>
          </w:tcPr>
          <w:p w14:paraId="74B4423A">
            <w:pPr>
              <w:pStyle w:val="30"/>
            </w:pPr>
          </w:p>
        </w:tc>
        <w:tc>
          <w:tcPr>
            <w:tcW w:w="258" w:type="pct"/>
            <w:vMerge w:val="continue"/>
            <w:vAlign w:val="center"/>
          </w:tcPr>
          <w:p w14:paraId="425D9146">
            <w:pPr>
              <w:pStyle w:val="30"/>
            </w:pPr>
          </w:p>
        </w:tc>
        <w:tc>
          <w:tcPr>
            <w:tcW w:w="343" w:type="pct"/>
            <w:vAlign w:val="center"/>
          </w:tcPr>
          <w:p w14:paraId="1A9AFAFB">
            <w:pPr>
              <w:pStyle w:val="30"/>
            </w:pPr>
            <w:r>
              <w:rPr>
                <w:rFonts w:hint="eastAsia"/>
              </w:rPr>
              <w:t>6.1.7.4</w:t>
            </w:r>
          </w:p>
        </w:tc>
      </w:tr>
      <w:tr w14:paraId="4A35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A118D9B">
            <w:pPr>
              <w:pStyle w:val="30"/>
            </w:pPr>
            <w:r>
              <w:rPr>
                <w:rFonts w:hint="eastAsia"/>
              </w:rPr>
              <w:t>343</w:t>
            </w:r>
          </w:p>
        </w:tc>
        <w:tc>
          <w:tcPr>
            <w:tcW w:w="240" w:type="pct"/>
            <w:vMerge w:val="restart"/>
            <w:vAlign w:val="center"/>
          </w:tcPr>
          <w:p w14:paraId="1E725FCF">
            <w:pPr>
              <w:pStyle w:val="30"/>
            </w:pPr>
            <w:r>
              <w:rPr>
                <w:rFonts w:hint="eastAsia"/>
              </w:rPr>
              <w:t>国资经营预算管理子系统</w:t>
            </w:r>
          </w:p>
        </w:tc>
        <w:tc>
          <w:tcPr>
            <w:tcW w:w="570" w:type="pct"/>
            <w:vAlign w:val="center"/>
          </w:tcPr>
          <w:p w14:paraId="24D23C47">
            <w:pPr>
              <w:pStyle w:val="30"/>
            </w:pPr>
            <w:r>
              <w:rPr>
                <w:rFonts w:hint="eastAsia"/>
              </w:rPr>
              <w:t>枚举字典管理</w:t>
            </w:r>
          </w:p>
        </w:tc>
        <w:tc>
          <w:tcPr>
            <w:tcW w:w="816" w:type="pct"/>
            <w:vAlign w:val="center"/>
          </w:tcPr>
          <w:p w14:paraId="305F2C7C">
            <w:pPr>
              <w:pStyle w:val="30"/>
            </w:pPr>
          </w:p>
        </w:tc>
        <w:tc>
          <w:tcPr>
            <w:tcW w:w="942" w:type="pct"/>
            <w:vAlign w:val="center"/>
          </w:tcPr>
          <w:p w14:paraId="4E3A6FD5">
            <w:pPr>
              <w:pStyle w:val="30"/>
            </w:pPr>
          </w:p>
        </w:tc>
        <w:tc>
          <w:tcPr>
            <w:tcW w:w="1146" w:type="pct"/>
            <w:vAlign w:val="center"/>
          </w:tcPr>
          <w:p w14:paraId="32E10F9A">
            <w:pPr>
              <w:pStyle w:val="30"/>
            </w:pPr>
          </w:p>
        </w:tc>
        <w:tc>
          <w:tcPr>
            <w:tcW w:w="240" w:type="pct"/>
            <w:vAlign w:val="center"/>
          </w:tcPr>
          <w:p w14:paraId="7F205CE2">
            <w:pPr>
              <w:pStyle w:val="30"/>
            </w:pPr>
            <w:r>
              <w:rPr>
                <w:rFonts w:hint="eastAsia"/>
              </w:rPr>
              <w:t>1</w:t>
            </w:r>
          </w:p>
        </w:tc>
        <w:tc>
          <w:tcPr>
            <w:tcW w:w="240" w:type="pct"/>
            <w:noWrap/>
            <w:vAlign w:val="center"/>
          </w:tcPr>
          <w:p w14:paraId="1798576B">
            <w:pPr>
              <w:pStyle w:val="30"/>
            </w:pPr>
            <w:r>
              <w:rPr>
                <w:rFonts w:hint="eastAsia"/>
              </w:rPr>
              <w:t>2.5</w:t>
            </w:r>
          </w:p>
        </w:tc>
        <w:tc>
          <w:tcPr>
            <w:tcW w:w="258" w:type="pct"/>
            <w:vAlign w:val="center"/>
          </w:tcPr>
          <w:p w14:paraId="4A5E6D86">
            <w:pPr>
              <w:pStyle w:val="30"/>
            </w:pPr>
            <w:r>
              <w:rPr>
                <w:rFonts w:hint="eastAsia"/>
              </w:rPr>
              <w:t>2.5</w:t>
            </w:r>
          </w:p>
        </w:tc>
        <w:tc>
          <w:tcPr>
            <w:tcW w:w="343" w:type="pct"/>
            <w:vAlign w:val="center"/>
          </w:tcPr>
          <w:p w14:paraId="239C9CBA">
            <w:pPr>
              <w:pStyle w:val="30"/>
            </w:pPr>
            <w:r>
              <w:rPr>
                <w:rFonts w:hint="eastAsia"/>
              </w:rPr>
              <w:t>6.1.8.1</w:t>
            </w:r>
          </w:p>
        </w:tc>
      </w:tr>
      <w:tr w14:paraId="1C70B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8DA345B">
            <w:pPr>
              <w:pStyle w:val="30"/>
            </w:pPr>
            <w:r>
              <w:rPr>
                <w:rFonts w:hint="eastAsia"/>
              </w:rPr>
              <w:t>344</w:t>
            </w:r>
          </w:p>
        </w:tc>
        <w:tc>
          <w:tcPr>
            <w:tcW w:w="240" w:type="pct"/>
            <w:vMerge w:val="continue"/>
            <w:vAlign w:val="center"/>
          </w:tcPr>
          <w:p w14:paraId="66177294">
            <w:pPr>
              <w:pStyle w:val="30"/>
            </w:pPr>
          </w:p>
        </w:tc>
        <w:tc>
          <w:tcPr>
            <w:tcW w:w="570" w:type="pct"/>
            <w:vAlign w:val="center"/>
          </w:tcPr>
          <w:p w14:paraId="2C938AC8">
            <w:pPr>
              <w:pStyle w:val="30"/>
            </w:pPr>
            <w:r>
              <w:rPr>
                <w:rFonts w:hint="eastAsia"/>
              </w:rPr>
              <w:t>业务指标管理</w:t>
            </w:r>
          </w:p>
        </w:tc>
        <w:tc>
          <w:tcPr>
            <w:tcW w:w="816" w:type="pct"/>
            <w:vAlign w:val="center"/>
          </w:tcPr>
          <w:p w14:paraId="333FED87">
            <w:pPr>
              <w:pStyle w:val="30"/>
            </w:pPr>
          </w:p>
        </w:tc>
        <w:tc>
          <w:tcPr>
            <w:tcW w:w="942" w:type="pct"/>
            <w:vAlign w:val="center"/>
          </w:tcPr>
          <w:p w14:paraId="368829D6">
            <w:pPr>
              <w:pStyle w:val="30"/>
            </w:pPr>
          </w:p>
        </w:tc>
        <w:tc>
          <w:tcPr>
            <w:tcW w:w="1146" w:type="pct"/>
            <w:vAlign w:val="center"/>
          </w:tcPr>
          <w:p w14:paraId="20B9CFC2">
            <w:pPr>
              <w:pStyle w:val="30"/>
            </w:pPr>
          </w:p>
        </w:tc>
        <w:tc>
          <w:tcPr>
            <w:tcW w:w="240" w:type="pct"/>
            <w:vAlign w:val="center"/>
          </w:tcPr>
          <w:p w14:paraId="1364173A">
            <w:pPr>
              <w:pStyle w:val="30"/>
            </w:pPr>
            <w:r>
              <w:rPr>
                <w:rFonts w:hint="eastAsia"/>
              </w:rPr>
              <w:t>1</w:t>
            </w:r>
          </w:p>
        </w:tc>
        <w:tc>
          <w:tcPr>
            <w:tcW w:w="240" w:type="pct"/>
            <w:noWrap/>
            <w:vAlign w:val="center"/>
          </w:tcPr>
          <w:p w14:paraId="01DBC612">
            <w:pPr>
              <w:pStyle w:val="30"/>
            </w:pPr>
            <w:r>
              <w:rPr>
                <w:rFonts w:hint="eastAsia"/>
              </w:rPr>
              <w:t>2.5</w:t>
            </w:r>
          </w:p>
        </w:tc>
        <w:tc>
          <w:tcPr>
            <w:tcW w:w="258" w:type="pct"/>
            <w:vAlign w:val="center"/>
          </w:tcPr>
          <w:p w14:paraId="674A4447">
            <w:pPr>
              <w:pStyle w:val="30"/>
            </w:pPr>
            <w:r>
              <w:rPr>
                <w:rFonts w:hint="eastAsia"/>
              </w:rPr>
              <w:t>2.5</w:t>
            </w:r>
          </w:p>
        </w:tc>
        <w:tc>
          <w:tcPr>
            <w:tcW w:w="343" w:type="pct"/>
            <w:vAlign w:val="center"/>
          </w:tcPr>
          <w:p w14:paraId="272A4A4A">
            <w:pPr>
              <w:pStyle w:val="30"/>
            </w:pPr>
            <w:r>
              <w:rPr>
                <w:rFonts w:hint="eastAsia"/>
              </w:rPr>
              <w:t>6.1.8.2</w:t>
            </w:r>
          </w:p>
        </w:tc>
      </w:tr>
      <w:tr w14:paraId="6B10A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A68AD65">
            <w:pPr>
              <w:pStyle w:val="30"/>
            </w:pPr>
            <w:r>
              <w:rPr>
                <w:rFonts w:hint="eastAsia"/>
              </w:rPr>
              <w:t>345</w:t>
            </w:r>
          </w:p>
        </w:tc>
        <w:tc>
          <w:tcPr>
            <w:tcW w:w="240" w:type="pct"/>
            <w:vMerge w:val="continue"/>
            <w:vAlign w:val="center"/>
          </w:tcPr>
          <w:p w14:paraId="0CD0D2E9">
            <w:pPr>
              <w:pStyle w:val="30"/>
            </w:pPr>
          </w:p>
        </w:tc>
        <w:tc>
          <w:tcPr>
            <w:tcW w:w="570" w:type="pct"/>
            <w:vMerge w:val="restart"/>
            <w:vAlign w:val="center"/>
          </w:tcPr>
          <w:p w14:paraId="4237F89B">
            <w:pPr>
              <w:pStyle w:val="30"/>
            </w:pPr>
            <w:r>
              <w:rPr>
                <w:rFonts w:hint="eastAsia"/>
              </w:rPr>
              <w:t>模板设计管理</w:t>
            </w:r>
          </w:p>
        </w:tc>
        <w:tc>
          <w:tcPr>
            <w:tcW w:w="816" w:type="pct"/>
            <w:vAlign w:val="center"/>
          </w:tcPr>
          <w:p w14:paraId="7849227B">
            <w:pPr>
              <w:pStyle w:val="30"/>
            </w:pPr>
            <w:r>
              <w:rPr>
                <w:rFonts w:hint="eastAsia"/>
              </w:rPr>
              <w:t>模板组管理</w:t>
            </w:r>
          </w:p>
        </w:tc>
        <w:tc>
          <w:tcPr>
            <w:tcW w:w="942" w:type="pct"/>
            <w:vAlign w:val="center"/>
          </w:tcPr>
          <w:p w14:paraId="28BCB029">
            <w:pPr>
              <w:pStyle w:val="30"/>
            </w:pPr>
          </w:p>
        </w:tc>
        <w:tc>
          <w:tcPr>
            <w:tcW w:w="1146" w:type="pct"/>
            <w:vAlign w:val="center"/>
          </w:tcPr>
          <w:p w14:paraId="69BEE8E3">
            <w:pPr>
              <w:pStyle w:val="30"/>
            </w:pPr>
          </w:p>
        </w:tc>
        <w:tc>
          <w:tcPr>
            <w:tcW w:w="240" w:type="pct"/>
            <w:vMerge w:val="restart"/>
            <w:vAlign w:val="center"/>
          </w:tcPr>
          <w:p w14:paraId="5BF93E0E">
            <w:pPr>
              <w:pStyle w:val="30"/>
            </w:pPr>
            <w:r>
              <w:rPr>
                <w:rFonts w:hint="eastAsia"/>
              </w:rPr>
              <w:t>1.5</w:t>
            </w:r>
          </w:p>
        </w:tc>
        <w:tc>
          <w:tcPr>
            <w:tcW w:w="240" w:type="pct"/>
            <w:noWrap/>
            <w:vAlign w:val="center"/>
          </w:tcPr>
          <w:p w14:paraId="03CE8704">
            <w:pPr>
              <w:pStyle w:val="30"/>
            </w:pPr>
            <w:r>
              <w:rPr>
                <w:rFonts w:hint="eastAsia"/>
              </w:rPr>
              <w:t>2.5</w:t>
            </w:r>
          </w:p>
        </w:tc>
        <w:tc>
          <w:tcPr>
            <w:tcW w:w="258" w:type="pct"/>
            <w:vMerge w:val="restart"/>
            <w:vAlign w:val="center"/>
          </w:tcPr>
          <w:p w14:paraId="251E5575">
            <w:pPr>
              <w:pStyle w:val="30"/>
            </w:pPr>
            <w:r>
              <w:rPr>
                <w:rFonts w:hint="eastAsia"/>
              </w:rPr>
              <w:t>3.75</w:t>
            </w:r>
          </w:p>
        </w:tc>
        <w:tc>
          <w:tcPr>
            <w:tcW w:w="343" w:type="pct"/>
            <w:vAlign w:val="center"/>
          </w:tcPr>
          <w:p w14:paraId="17C13B67">
            <w:pPr>
              <w:pStyle w:val="30"/>
            </w:pPr>
            <w:r>
              <w:rPr>
                <w:rFonts w:hint="eastAsia"/>
              </w:rPr>
              <w:t>6.1.8.3</w:t>
            </w:r>
          </w:p>
        </w:tc>
      </w:tr>
      <w:tr w14:paraId="1E532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8CA8C8E">
            <w:pPr>
              <w:pStyle w:val="30"/>
            </w:pPr>
            <w:r>
              <w:rPr>
                <w:rFonts w:hint="eastAsia"/>
              </w:rPr>
              <w:t>346</w:t>
            </w:r>
          </w:p>
        </w:tc>
        <w:tc>
          <w:tcPr>
            <w:tcW w:w="240" w:type="pct"/>
            <w:vMerge w:val="continue"/>
            <w:vAlign w:val="center"/>
          </w:tcPr>
          <w:p w14:paraId="0D7F16E7">
            <w:pPr>
              <w:pStyle w:val="30"/>
            </w:pPr>
          </w:p>
        </w:tc>
        <w:tc>
          <w:tcPr>
            <w:tcW w:w="570" w:type="pct"/>
            <w:vMerge w:val="continue"/>
            <w:vAlign w:val="center"/>
          </w:tcPr>
          <w:p w14:paraId="5F9E645F">
            <w:pPr>
              <w:pStyle w:val="30"/>
            </w:pPr>
          </w:p>
        </w:tc>
        <w:tc>
          <w:tcPr>
            <w:tcW w:w="816" w:type="pct"/>
            <w:vAlign w:val="center"/>
          </w:tcPr>
          <w:p w14:paraId="5A7D8327">
            <w:pPr>
              <w:pStyle w:val="30"/>
            </w:pPr>
            <w:r>
              <w:rPr>
                <w:rFonts w:hint="eastAsia"/>
              </w:rPr>
              <w:t>模板管理</w:t>
            </w:r>
          </w:p>
        </w:tc>
        <w:tc>
          <w:tcPr>
            <w:tcW w:w="942" w:type="pct"/>
            <w:vAlign w:val="center"/>
          </w:tcPr>
          <w:p w14:paraId="1C1D4590">
            <w:pPr>
              <w:pStyle w:val="30"/>
            </w:pPr>
          </w:p>
        </w:tc>
        <w:tc>
          <w:tcPr>
            <w:tcW w:w="1146" w:type="pct"/>
            <w:vAlign w:val="center"/>
          </w:tcPr>
          <w:p w14:paraId="2A026959">
            <w:pPr>
              <w:pStyle w:val="30"/>
            </w:pPr>
          </w:p>
        </w:tc>
        <w:tc>
          <w:tcPr>
            <w:tcW w:w="240" w:type="pct"/>
            <w:vMerge w:val="continue"/>
            <w:vAlign w:val="center"/>
          </w:tcPr>
          <w:p w14:paraId="39905279">
            <w:pPr>
              <w:pStyle w:val="30"/>
            </w:pPr>
          </w:p>
        </w:tc>
        <w:tc>
          <w:tcPr>
            <w:tcW w:w="240" w:type="pct"/>
            <w:noWrap/>
            <w:vAlign w:val="center"/>
          </w:tcPr>
          <w:p w14:paraId="70B8CF4F">
            <w:pPr>
              <w:pStyle w:val="30"/>
            </w:pPr>
            <w:r>
              <w:rPr>
                <w:rFonts w:hint="eastAsia"/>
              </w:rPr>
              <w:t>2.5</w:t>
            </w:r>
          </w:p>
        </w:tc>
        <w:tc>
          <w:tcPr>
            <w:tcW w:w="258" w:type="pct"/>
            <w:vMerge w:val="continue"/>
            <w:vAlign w:val="center"/>
          </w:tcPr>
          <w:p w14:paraId="7CF6045A">
            <w:pPr>
              <w:pStyle w:val="30"/>
            </w:pPr>
          </w:p>
        </w:tc>
        <w:tc>
          <w:tcPr>
            <w:tcW w:w="343" w:type="pct"/>
            <w:vAlign w:val="center"/>
          </w:tcPr>
          <w:p w14:paraId="0511FE3D">
            <w:pPr>
              <w:pStyle w:val="30"/>
            </w:pPr>
            <w:r>
              <w:rPr>
                <w:rFonts w:hint="eastAsia"/>
              </w:rPr>
              <w:t>6.1.8.3</w:t>
            </w:r>
          </w:p>
        </w:tc>
      </w:tr>
      <w:tr w14:paraId="1EB66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656FFDE">
            <w:pPr>
              <w:pStyle w:val="30"/>
            </w:pPr>
            <w:r>
              <w:rPr>
                <w:rFonts w:hint="eastAsia"/>
              </w:rPr>
              <w:t>347</w:t>
            </w:r>
          </w:p>
        </w:tc>
        <w:tc>
          <w:tcPr>
            <w:tcW w:w="240" w:type="pct"/>
            <w:vMerge w:val="continue"/>
            <w:vAlign w:val="center"/>
          </w:tcPr>
          <w:p w14:paraId="02A2CE14">
            <w:pPr>
              <w:pStyle w:val="30"/>
            </w:pPr>
          </w:p>
        </w:tc>
        <w:tc>
          <w:tcPr>
            <w:tcW w:w="570" w:type="pct"/>
            <w:vMerge w:val="continue"/>
            <w:vAlign w:val="center"/>
          </w:tcPr>
          <w:p w14:paraId="3AC8946E">
            <w:pPr>
              <w:pStyle w:val="30"/>
            </w:pPr>
          </w:p>
        </w:tc>
        <w:tc>
          <w:tcPr>
            <w:tcW w:w="816" w:type="pct"/>
            <w:vAlign w:val="center"/>
          </w:tcPr>
          <w:p w14:paraId="3BF31E86">
            <w:pPr>
              <w:pStyle w:val="30"/>
            </w:pPr>
            <w:r>
              <w:rPr>
                <w:rFonts w:hint="eastAsia"/>
              </w:rPr>
              <w:t>模板编辑</w:t>
            </w:r>
          </w:p>
        </w:tc>
        <w:tc>
          <w:tcPr>
            <w:tcW w:w="942" w:type="pct"/>
            <w:vAlign w:val="center"/>
          </w:tcPr>
          <w:p w14:paraId="78E6CDFF">
            <w:pPr>
              <w:pStyle w:val="30"/>
            </w:pPr>
          </w:p>
        </w:tc>
        <w:tc>
          <w:tcPr>
            <w:tcW w:w="1146" w:type="pct"/>
            <w:vAlign w:val="center"/>
          </w:tcPr>
          <w:p w14:paraId="4979AF3D">
            <w:pPr>
              <w:pStyle w:val="30"/>
            </w:pPr>
          </w:p>
        </w:tc>
        <w:tc>
          <w:tcPr>
            <w:tcW w:w="240" w:type="pct"/>
            <w:vMerge w:val="continue"/>
            <w:vAlign w:val="center"/>
          </w:tcPr>
          <w:p w14:paraId="5C449DE3">
            <w:pPr>
              <w:pStyle w:val="30"/>
            </w:pPr>
          </w:p>
        </w:tc>
        <w:tc>
          <w:tcPr>
            <w:tcW w:w="240" w:type="pct"/>
            <w:noWrap/>
            <w:vAlign w:val="center"/>
          </w:tcPr>
          <w:p w14:paraId="4F69E86D">
            <w:pPr>
              <w:pStyle w:val="30"/>
            </w:pPr>
            <w:r>
              <w:rPr>
                <w:rFonts w:hint="eastAsia"/>
              </w:rPr>
              <w:t>2.5</w:t>
            </w:r>
          </w:p>
        </w:tc>
        <w:tc>
          <w:tcPr>
            <w:tcW w:w="258" w:type="pct"/>
            <w:vMerge w:val="continue"/>
            <w:vAlign w:val="center"/>
          </w:tcPr>
          <w:p w14:paraId="2D068B12">
            <w:pPr>
              <w:pStyle w:val="30"/>
            </w:pPr>
          </w:p>
        </w:tc>
        <w:tc>
          <w:tcPr>
            <w:tcW w:w="343" w:type="pct"/>
            <w:vAlign w:val="center"/>
          </w:tcPr>
          <w:p w14:paraId="6F11F379">
            <w:pPr>
              <w:pStyle w:val="30"/>
            </w:pPr>
            <w:r>
              <w:rPr>
                <w:rFonts w:hint="eastAsia"/>
              </w:rPr>
              <w:t>6.1.8.3</w:t>
            </w:r>
          </w:p>
        </w:tc>
      </w:tr>
      <w:tr w14:paraId="72FC2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60725FD">
            <w:pPr>
              <w:pStyle w:val="30"/>
            </w:pPr>
            <w:r>
              <w:rPr>
                <w:rFonts w:hint="eastAsia"/>
              </w:rPr>
              <w:t>348</w:t>
            </w:r>
          </w:p>
        </w:tc>
        <w:tc>
          <w:tcPr>
            <w:tcW w:w="240" w:type="pct"/>
            <w:vMerge w:val="continue"/>
            <w:vAlign w:val="center"/>
          </w:tcPr>
          <w:p w14:paraId="6B492BAE">
            <w:pPr>
              <w:pStyle w:val="30"/>
            </w:pPr>
          </w:p>
        </w:tc>
        <w:tc>
          <w:tcPr>
            <w:tcW w:w="570" w:type="pct"/>
            <w:vMerge w:val="continue"/>
            <w:vAlign w:val="center"/>
          </w:tcPr>
          <w:p w14:paraId="711DAB11">
            <w:pPr>
              <w:pStyle w:val="30"/>
            </w:pPr>
          </w:p>
        </w:tc>
        <w:tc>
          <w:tcPr>
            <w:tcW w:w="816" w:type="pct"/>
            <w:vAlign w:val="center"/>
          </w:tcPr>
          <w:p w14:paraId="1A38AAEE">
            <w:pPr>
              <w:pStyle w:val="30"/>
            </w:pPr>
            <w:r>
              <w:rPr>
                <w:rFonts w:hint="eastAsia"/>
              </w:rPr>
              <w:t>模板指标设置</w:t>
            </w:r>
          </w:p>
        </w:tc>
        <w:tc>
          <w:tcPr>
            <w:tcW w:w="942" w:type="pct"/>
            <w:vAlign w:val="center"/>
          </w:tcPr>
          <w:p w14:paraId="0B023AC4">
            <w:pPr>
              <w:pStyle w:val="30"/>
            </w:pPr>
          </w:p>
        </w:tc>
        <w:tc>
          <w:tcPr>
            <w:tcW w:w="1146" w:type="pct"/>
            <w:vAlign w:val="center"/>
          </w:tcPr>
          <w:p w14:paraId="6F951D8F">
            <w:pPr>
              <w:pStyle w:val="30"/>
            </w:pPr>
          </w:p>
        </w:tc>
        <w:tc>
          <w:tcPr>
            <w:tcW w:w="240" w:type="pct"/>
            <w:vMerge w:val="restart"/>
            <w:vAlign w:val="center"/>
          </w:tcPr>
          <w:p w14:paraId="469BE52B">
            <w:pPr>
              <w:pStyle w:val="30"/>
            </w:pPr>
            <w:r>
              <w:rPr>
                <w:rFonts w:hint="eastAsia"/>
              </w:rPr>
              <w:t>1</w:t>
            </w:r>
          </w:p>
        </w:tc>
        <w:tc>
          <w:tcPr>
            <w:tcW w:w="240" w:type="pct"/>
            <w:noWrap/>
            <w:vAlign w:val="center"/>
          </w:tcPr>
          <w:p w14:paraId="65B383F3">
            <w:pPr>
              <w:pStyle w:val="30"/>
            </w:pPr>
            <w:r>
              <w:rPr>
                <w:rFonts w:hint="eastAsia"/>
              </w:rPr>
              <w:t>2.5</w:t>
            </w:r>
          </w:p>
        </w:tc>
        <w:tc>
          <w:tcPr>
            <w:tcW w:w="258" w:type="pct"/>
            <w:vMerge w:val="restart"/>
            <w:vAlign w:val="center"/>
          </w:tcPr>
          <w:p w14:paraId="32D9FF9C">
            <w:pPr>
              <w:pStyle w:val="30"/>
            </w:pPr>
            <w:r>
              <w:rPr>
                <w:rFonts w:hint="eastAsia"/>
              </w:rPr>
              <w:t>2.5</w:t>
            </w:r>
          </w:p>
        </w:tc>
        <w:tc>
          <w:tcPr>
            <w:tcW w:w="343" w:type="pct"/>
            <w:vAlign w:val="center"/>
          </w:tcPr>
          <w:p w14:paraId="702FC096">
            <w:pPr>
              <w:pStyle w:val="30"/>
            </w:pPr>
            <w:r>
              <w:rPr>
                <w:rFonts w:hint="eastAsia"/>
              </w:rPr>
              <w:t>6.1.8.3</w:t>
            </w:r>
          </w:p>
        </w:tc>
      </w:tr>
      <w:tr w14:paraId="64563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F8485EF">
            <w:pPr>
              <w:pStyle w:val="30"/>
            </w:pPr>
            <w:r>
              <w:rPr>
                <w:rFonts w:hint="eastAsia"/>
              </w:rPr>
              <w:t>349</w:t>
            </w:r>
          </w:p>
        </w:tc>
        <w:tc>
          <w:tcPr>
            <w:tcW w:w="240" w:type="pct"/>
            <w:vMerge w:val="continue"/>
            <w:vAlign w:val="center"/>
          </w:tcPr>
          <w:p w14:paraId="2A12F8F8">
            <w:pPr>
              <w:pStyle w:val="30"/>
            </w:pPr>
          </w:p>
        </w:tc>
        <w:tc>
          <w:tcPr>
            <w:tcW w:w="570" w:type="pct"/>
            <w:vMerge w:val="continue"/>
            <w:vAlign w:val="center"/>
          </w:tcPr>
          <w:p w14:paraId="34E5FF16">
            <w:pPr>
              <w:pStyle w:val="30"/>
            </w:pPr>
          </w:p>
        </w:tc>
        <w:tc>
          <w:tcPr>
            <w:tcW w:w="816" w:type="pct"/>
            <w:vAlign w:val="center"/>
          </w:tcPr>
          <w:p w14:paraId="7677C349">
            <w:pPr>
              <w:pStyle w:val="30"/>
            </w:pPr>
            <w:r>
              <w:rPr>
                <w:rFonts w:hint="eastAsia"/>
              </w:rPr>
              <w:t>Excel表格导入</w:t>
            </w:r>
          </w:p>
        </w:tc>
        <w:tc>
          <w:tcPr>
            <w:tcW w:w="942" w:type="pct"/>
            <w:vAlign w:val="center"/>
          </w:tcPr>
          <w:p w14:paraId="6B8BAE9E">
            <w:pPr>
              <w:pStyle w:val="30"/>
            </w:pPr>
          </w:p>
        </w:tc>
        <w:tc>
          <w:tcPr>
            <w:tcW w:w="1146" w:type="pct"/>
            <w:vAlign w:val="center"/>
          </w:tcPr>
          <w:p w14:paraId="68B6E133">
            <w:pPr>
              <w:pStyle w:val="30"/>
            </w:pPr>
          </w:p>
        </w:tc>
        <w:tc>
          <w:tcPr>
            <w:tcW w:w="240" w:type="pct"/>
            <w:vMerge w:val="continue"/>
            <w:vAlign w:val="center"/>
          </w:tcPr>
          <w:p w14:paraId="4AEA60D5">
            <w:pPr>
              <w:pStyle w:val="30"/>
            </w:pPr>
          </w:p>
        </w:tc>
        <w:tc>
          <w:tcPr>
            <w:tcW w:w="240" w:type="pct"/>
            <w:noWrap/>
            <w:vAlign w:val="center"/>
          </w:tcPr>
          <w:p w14:paraId="1C919629">
            <w:pPr>
              <w:pStyle w:val="30"/>
            </w:pPr>
            <w:r>
              <w:rPr>
                <w:rFonts w:hint="eastAsia"/>
              </w:rPr>
              <w:t>2.5</w:t>
            </w:r>
          </w:p>
        </w:tc>
        <w:tc>
          <w:tcPr>
            <w:tcW w:w="258" w:type="pct"/>
            <w:vMerge w:val="continue"/>
            <w:vAlign w:val="center"/>
          </w:tcPr>
          <w:p w14:paraId="183A6103">
            <w:pPr>
              <w:pStyle w:val="30"/>
            </w:pPr>
          </w:p>
        </w:tc>
        <w:tc>
          <w:tcPr>
            <w:tcW w:w="343" w:type="pct"/>
            <w:vAlign w:val="center"/>
          </w:tcPr>
          <w:p w14:paraId="12A879D3">
            <w:pPr>
              <w:pStyle w:val="30"/>
            </w:pPr>
            <w:r>
              <w:rPr>
                <w:rFonts w:hint="eastAsia"/>
              </w:rPr>
              <w:t>6.1.8.3</w:t>
            </w:r>
          </w:p>
        </w:tc>
      </w:tr>
      <w:tr w14:paraId="48054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B6CA03F">
            <w:pPr>
              <w:pStyle w:val="30"/>
            </w:pPr>
            <w:r>
              <w:rPr>
                <w:rFonts w:hint="eastAsia"/>
              </w:rPr>
              <w:t>350</w:t>
            </w:r>
          </w:p>
        </w:tc>
        <w:tc>
          <w:tcPr>
            <w:tcW w:w="240" w:type="pct"/>
            <w:vMerge w:val="continue"/>
            <w:vAlign w:val="center"/>
          </w:tcPr>
          <w:p w14:paraId="714C81A7">
            <w:pPr>
              <w:pStyle w:val="30"/>
            </w:pPr>
          </w:p>
        </w:tc>
        <w:tc>
          <w:tcPr>
            <w:tcW w:w="570" w:type="pct"/>
            <w:vAlign w:val="center"/>
          </w:tcPr>
          <w:p w14:paraId="1F16CBAC">
            <w:pPr>
              <w:pStyle w:val="30"/>
            </w:pPr>
            <w:r>
              <w:rPr>
                <w:rFonts w:hint="eastAsia"/>
              </w:rPr>
              <w:t>附件文档管理</w:t>
            </w:r>
          </w:p>
        </w:tc>
        <w:tc>
          <w:tcPr>
            <w:tcW w:w="816" w:type="pct"/>
            <w:vAlign w:val="center"/>
          </w:tcPr>
          <w:p w14:paraId="48903D75">
            <w:pPr>
              <w:pStyle w:val="30"/>
            </w:pPr>
          </w:p>
        </w:tc>
        <w:tc>
          <w:tcPr>
            <w:tcW w:w="942" w:type="pct"/>
            <w:vAlign w:val="center"/>
          </w:tcPr>
          <w:p w14:paraId="60927F47">
            <w:pPr>
              <w:pStyle w:val="30"/>
            </w:pPr>
          </w:p>
        </w:tc>
        <w:tc>
          <w:tcPr>
            <w:tcW w:w="1146" w:type="pct"/>
            <w:vAlign w:val="center"/>
          </w:tcPr>
          <w:p w14:paraId="6F29B576">
            <w:pPr>
              <w:pStyle w:val="30"/>
            </w:pPr>
          </w:p>
        </w:tc>
        <w:tc>
          <w:tcPr>
            <w:tcW w:w="240" w:type="pct"/>
            <w:vAlign w:val="center"/>
          </w:tcPr>
          <w:p w14:paraId="2E235492">
            <w:pPr>
              <w:pStyle w:val="30"/>
            </w:pPr>
            <w:r>
              <w:rPr>
                <w:rFonts w:hint="eastAsia"/>
              </w:rPr>
              <w:t>1</w:t>
            </w:r>
          </w:p>
        </w:tc>
        <w:tc>
          <w:tcPr>
            <w:tcW w:w="240" w:type="pct"/>
            <w:noWrap/>
            <w:vAlign w:val="center"/>
          </w:tcPr>
          <w:p w14:paraId="1C7043AD">
            <w:pPr>
              <w:pStyle w:val="30"/>
            </w:pPr>
            <w:r>
              <w:rPr>
                <w:rFonts w:hint="eastAsia"/>
              </w:rPr>
              <w:t>2.5</w:t>
            </w:r>
          </w:p>
        </w:tc>
        <w:tc>
          <w:tcPr>
            <w:tcW w:w="258" w:type="pct"/>
            <w:vAlign w:val="center"/>
          </w:tcPr>
          <w:p w14:paraId="19E10723">
            <w:pPr>
              <w:pStyle w:val="30"/>
            </w:pPr>
            <w:r>
              <w:rPr>
                <w:rFonts w:hint="eastAsia"/>
              </w:rPr>
              <w:t>2.5</w:t>
            </w:r>
          </w:p>
        </w:tc>
        <w:tc>
          <w:tcPr>
            <w:tcW w:w="343" w:type="pct"/>
            <w:vAlign w:val="center"/>
          </w:tcPr>
          <w:p w14:paraId="68DB8189">
            <w:pPr>
              <w:pStyle w:val="30"/>
            </w:pPr>
            <w:r>
              <w:rPr>
                <w:rFonts w:hint="eastAsia"/>
              </w:rPr>
              <w:t>6.1.8.4</w:t>
            </w:r>
          </w:p>
        </w:tc>
      </w:tr>
      <w:tr w14:paraId="033F7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0E1A0302">
            <w:pPr>
              <w:pStyle w:val="30"/>
            </w:pPr>
            <w:r>
              <w:rPr>
                <w:rFonts w:hint="eastAsia"/>
              </w:rPr>
              <w:t>351</w:t>
            </w:r>
          </w:p>
        </w:tc>
        <w:tc>
          <w:tcPr>
            <w:tcW w:w="240" w:type="pct"/>
            <w:vMerge w:val="continue"/>
            <w:vAlign w:val="center"/>
          </w:tcPr>
          <w:p w14:paraId="16F22152">
            <w:pPr>
              <w:pStyle w:val="30"/>
            </w:pPr>
          </w:p>
        </w:tc>
        <w:tc>
          <w:tcPr>
            <w:tcW w:w="570" w:type="pct"/>
            <w:vAlign w:val="center"/>
          </w:tcPr>
          <w:p w14:paraId="61F5061A">
            <w:pPr>
              <w:pStyle w:val="30"/>
            </w:pPr>
            <w:r>
              <w:rPr>
                <w:rFonts w:hint="eastAsia"/>
              </w:rPr>
              <w:t>数据预览管理</w:t>
            </w:r>
          </w:p>
        </w:tc>
        <w:tc>
          <w:tcPr>
            <w:tcW w:w="816" w:type="pct"/>
            <w:vAlign w:val="center"/>
          </w:tcPr>
          <w:p w14:paraId="0FF7FFF2">
            <w:pPr>
              <w:pStyle w:val="30"/>
            </w:pPr>
          </w:p>
        </w:tc>
        <w:tc>
          <w:tcPr>
            <w:tcW w:w="942" w:type="pct"/>
            <w:vAlign w:val="center"/>
          </w:tcPr>
          <w:p w14:paraId="38229AFD">
            <w:pPr>
              <w:pStyle w:val="30"/>
            </w:pPr>
          </w:p>
        </w:tc>
        <w:tc>
          <w:tcPr>
            <w:tcW w:w="1146" w:type="pct"/>
            <w:vAlign w:val="center"/>
          </w:tcPr>
          <w:p w14:paraId="22A0BEF8">
            <w:pPr>
              <w:pStyle w:val="30"/>
            </w:pPr>
          </w:p>
        </w:tc>
        <w:tc>
          <w:tcPr>
            <w:tcW w:w="240" w:type="pct"/>
            <w:vAlign w:val="center"/>
          </w:tcPr>
          <w:p w14:paraId="0BCAE885">
            <w:pPr>
              <w:pStyle w:val="30"/>
            </w:pPr>
            <w:r>
              <w:rPr>
                <w:rFonts w:hint="eastAsia"/>
              </w:rPr>
              <w:t>1</w:t>
            </w:r>
          </w:p>
        </w:tc>
        <w:tc>
          <w:tcPr>
            <w:tcW w:w="240" w:type="pct"/>
            <w:noWrap/>
            <w:vAlign w:val="center"/>
          </w:tcPr>
          <w:p w14:paraId="0246E12E">
            <w:pPr>
              <w:pStyle w:val="30"/>
            </w:pPr>
            <w:r>
              <w:rPr>
                <w:rFonts w:hint="eastAsia"/>
              </w:rPr>
              <w:t>2.5</w:t>
            </w:r>
          </w:p>
        </w:tc>
        <w:tc>
          <w:tcPr>
            <w:tcW w:w="258" w:type="pct"/>
            <w:vAlign w:val="center"/>
          </w:tcPr>
          <w:p w14:paraId="7439514A">
            <w:pPr>
              <w:pStyle w:val="30"/>
            </w:pPr>
            <w:r>
              <w:rPr>
                <w:rFonts w:hint="eastAsia"/>
              </w:rPr>
              <w:t>2.5</w:t>
            </w:r>
          </w:p>
        </w:tc>
        <w:tc>
          <w:tcPr>
            <w:tcW w:w="343" w:type="pct"/>
            <w:vAlign w:val="center"/>
          </w:tcPr>
          <w:p w14:paraId="55F06AD6">
            <w:pPr>
              <w:pStyle w:val="30"/>
            </w:pPr>
            <w:r>
              <w:rPr>
                <w:rFonts w:hint="eastAsia"/>
              </w:rPr>
              <w:t>6.1.8.5</w:t>
            </w:r>
          </w:p>
        </w:tc>
      </w:tr>
      <w:tr w14:paraId="3016C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345E732A">
            <w:pPr>
              <w:pStyle w:val="30"/>
            </w:pPr>
            <w:r>
              <w:rPr>
                <w:rFonts w:hint="eastAsia"/>
              </w:rPr>
              <w:t>352</w:t>
            </w:r>
          </w:p>
        </w:tc>
        <w:tc>
          <w:tcPr>
            <w:tcW w:w="240" w:type="pct"/>
            <w:vMerge w:val="continue"/>
            <w:vAlign w:val="center"/>
          </w:tcPr>
          <w:p w14:paraId="2674D207">
            <w:pPr>
              <w:pStyle w:val="30"/>
            </w:pPr>
          </w:p>
        </w:tc>
        <w:tc>
          <w:tcPr>
            <w:tcW w:w="570" w:type="pct"/>
            <w:vMerge w:val="restart"/>
            <w:vAlign w:val="center"/>
          </w:tcPr>
          <w:p w14:paraId="6AAA10C3">
            <w:pPr>
              <w:pStyle w:val="30"/>
            </w:pPr>
            <w:r>
              <w:rPr>
                <w:rFonts w:hint="eastAsia"/>
              </w:rPr>
              <w:t>数据检索查询</w:t>
            </w:r>
          </w:p>
        </w:tc>
        <w:tc>
          <w:tcPr>
            <w:tcW w:w="816" w:type="pct"/>
            <w:vAlign w:val="center"/>
          </w:tcPr>
          <w:p w14:paraId="1951E7DA">
            <w:pPr>
              <w:pStyle w:val="30"/>
            </w:pPr>
            <w:r>
              <w:rPr>
                <w:rFonts w:hint="eastAsia"/>
              </w:rPr>
              <w:t>条件过滤查询</w:t>
            </w:r>
          </w:p>
        </w:tc>
        <w:tc>
          <w:tcPr>
            <w:tcW w:w="942" w:type="pct"/>
            <w:vAlign w:val="center"/>
          </w:tcPr>
          <w:p w14:paraId="763855F5">
            <w:pPr>
              <w:pStyle w:val="30"/>
            </w:pPr>
          </w:p>
        </w:tc>
        <w:tc>
          <w:tcPr>
            <w:tcW w:w="1146" w:type="pct"/>
            <w:vAlign w:val="center"/>
          </w:tcPr>
          <w:p w14:paraId="6A4687F2">
            <w:pPr>
              <w:pStyle w:val="30"/>
            </w:pPr>
          </w:p>
        </w:tc>
        <w:tc>
          <w:tcPr>
            <w:tcW w:w="240" w:type="pct"/>
            <w:vMerge w:val="restart"/>
            <w:vAlign w:val="center"/>
          </w:tcPr>
          <w:p w14:paraId="2EDA3724">
            <w:pPr>
              <w:pStyle w:val="30"/>
            </w:pPr>
            <w:r>
              <w:rPr>
                <w:rFonts w:hint="eastAsia"/>
              </w:rPr>
              <w:t>1</w:t>
            </w:r>
          </w:p>
        </w:tc>
        <w:tc>
          <w:tcPr>
            <w:tcW w:w="240" w:type="pct"/>
            <w:noWrap/>
            <w:vAlign w:val="center"/>
          </w:tcPr>
          <w:p w14:paraId="04822CF5">
            <w:pPr>
              <w:pStyle w:val="30"/>
            </w:pPr>
            <w:r>
              <w:rPr>
                <w:rFonts w:hint="eastAsia"/>
              </w:rPr>
              <w:t>2.5</w:t>
            </w:r>
          </w:p>
        </w:tc>
        <w:tc>
          <w:tcPr>
            <w:tcW w:w="258" w:type="pct"/>
            <w:vMerge w:val="restart"/>
            <w:vAlign w:val="center"/>
          </w:tcPr>
          <w:p w14:paraId="1103746B">
            <w:pPr>
              <w:pStyle w:val="30"/>
            </w:pPr>
            <w:r>
              <w:rPr>
                <w:rFonts w:hint="eastAsia"/>
              </w:rPr>
              <w:t>2.5</w:t>
            </w:r>
          </w:p>
        </w:tc>
        <w:tc>
          <w:tcPr>
            <w:tcW w:w="343" w:type="pct"/>
            <w:vAlign w:val="center"/>
          </w:tcPr>
          <w:p w14:paraId="4C95F64D">
            <w:pPr>
              <w:pStyle w:val="30"/>
            </w:pPr>
            <w:r>
              <w:rPr>
                <w:rFonts w:hint="eastAsia"/>
              </w:rPr>
              <w:t>6.1.8.6</w:t>
            </w:r>
          </w:p>
        </w:tc>
      </w:tr>
      <w:tr w14:paraId="657D7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42199B7">
            <w:pPr>
              <w:pStyle w:val="30"/>
            </w:pPr>
            <w:r>
              <w:rPr>
                <w:rFonts w:hint="eastAsia"/>
              </w:rPr>
              <w:t>353</w:t>
            </w:r>
          </w:p>
        </w:tc>
        <w:tc>
          <w:tcPr>
            <w:tcW w:w="240" w:type="pct"/>
            <w:vMerge w:val="continue"/>
            <w:vAlign w:val="center"/>
          </w:tcPr>
          <w:p w14:paraId="4812F0C0">
            <w:pPr>
              <w:pStyle w:val="30"/>
            </w:pPr>
          </w:p>
        </w:tc>
        <w:tc>
          <w:tcPr>
            <w:tcW w:w="570" w:type="pct"/>
            <w:vMerge w:val="continue"/>
            <w:vAlign w:val="center"/>
          </w:tcPr>
          <w:p w14:paraId="19AAC58D">
            <w:pPr>
              <w:pStyle w:val="30"/>
            </w:pPr>
          </w:p>
        </w:tc>
        <w:tc>
          <w:tcPr>
            <w:tcW w:w="816" w:type="pct"/>
            <w:vAlign w:val="center"/>
          </w:tcPr>
          <w:p w14:paraId="476976DB">
            <w:pPr>
              <w:pStyle w:val="30"/>
            </w:pPr>
            <w:r>
              <w:rPr>
                <w:rFonts w:hint="eastAsia"/>
              </w:rPr>
              <w:t>自定义查询</w:t>
            </w:r>
          </w:p>
        </w:tc>
        <w:tc>
          <w:tcPr>
            <w:tcW w:w="942" w:type="pct"/>
            <w:vAlign w:val="center"/>
          </w:tcPr>
          <w:p w14:paraId="34019816">
            <w:pPr>
              <w:pStyle w:val="30"/>
            </w:pPr>
          </w:p>
        </w:tc>
        <w:tc>
          <w:tcPr>
            <w:tcW w:w="1146" w:type="pct"/>
            <w:vAlign w:val="center"/>
          </w:tcPr>
          <w:p w14:paraId="3C344661">
            <w:pPr>
              <w:pStyle w:val="30"/>
            </w:pPr>
          </w:p>
        </w:tc>
        <w:tc>
          <w:tcPr>
            <w:tcW w:w="240" w:type="pct"/>
            <w:vMerge w:val="continue"/>
            <w:vAlign w:val="center"/>
          </w:tcPr>
          <w:p w14:paraId="3C7CCE88">
            <w:pPr>
              <w:pStyle w:val="30"/>
            </w:pPr>
          </w:p>
        </w:tc>
        <w:tc>
          <w:tcPr>
            <w:tcW w:w="240" w:type="pct"/>
            <w:noWrap/>
            <w:vAlign w:val="center"/>
          </w:tcPr>
          <w:p w14:paraId="1B0C0256">
            <w:pPr>
              <w:pStyle w:val="30"/>
            </w:pPr>
            <w:r>
              <w:rPr>
                <w:rFonts w:hint="eastAsia"/>
              </w:rPr>
              <w:t>2.5</w:t>
            </w:r>
          </w:p>
        </w:tc>
        <w:tc>
          <w:tcPr>
            <w:tcW w:w="258" w:type="pct"/>
            <w:vMerge w:val="continue"/>
            <w:vAlign w:val="center"/>
          </w:tcPr>
          <w:p w14:paraId="36C2694C">
            <w:pPr>
              <w:pStyle w:val="30"/>
            </w:pPr>
          </w:p>
        </w:tc>
        <w:tc>
          <w:tcPr>
            <w:tcW w:w="343" w:type="pct"/>
            <w:vAlign w:val="center"/>
          </w:tcPr>
          <w:p w14:paraId="5B4E4A18">
            <w:pPr>
              <w:pStyle w:val="30"/>
            </w:pPr>
            <w:r>
              <w:rPr>
                <w:rFonts w:hint="eastAsia"/>
              </w:rPr>
              <w:t>6.1.8.6</w:t>
            </w:r>
          </w:p>
        </w:tc>
      </w:tr>
      <w:tr w14:paraId="6E18D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87751B4">
            <w:pPr>
              <w:pStyle w:val="30"/>
            </w:pPr>
            <w:r>
              <w:rPr>
                <w:rFonts w:hint="eastAsia"/>
              </w:rPr>
              <w:t>354</w:t>
            </w:r>
          </w:p>
        </w:tc>
        <w:tc>
          <w:tcPr>
            <w:tcW w:w="240" w:type="pct"/>
            <w:vMerge w:val="restart"/>
            <w:vAlign w:val="center"/>
          </w:tcPr>
          <w:p w14:paraId="34862DF3">
            <w:pPr>
              <w:pStyle w:val="30"/>
            </w:pPr>
            <w:r>
              <w:rPr>
                <w:rFonts w:hint="eastAsia"/>
              </w:rPr>
              <w:t>企业分配事中事后监管子系统</w:t>
            </w:r>
          </w:p>
        </w:tc>
        <w:tc>
          <w:tcPr>
            <w:tcW w:w="570" w:type="pct"/>
            <w:vMerge w:val="restart"/>
            <w:vAlign w:val="center"/>
          </w:tcPr>
          <w:p w14:paraId="1A9D88AA">
            <w:pPr>
              <w:pStyle w:val="30"/>
            </w:pPr>
            <w:r>
              <w:rPr>
                <w:rFonts w:hint="eastAsia"/>
              </w:rPr>
              <w:t>数据传输管理</w:t>
            </w:r>
          </w:p>
        </w:tc>
        <w:tc>
          <w:tcPr>
            <w:tcW w:w="816" w:type="pct"/>
            <w:vAlign w:val="center"/>
          </w:tcPr>
          <w:p w14:paraId="28909CE1">
            <w:pPr>
              <w:pStyle w:val="30"/>
            </w:pPr>
            <w:r>
              <w:rPr>
                <w:rFonts w:hint="eastAsia"/>
              </w:rPr>
              <w:t>excel固定报表及浮动行导入</w:t>
            </w:r>
          </w:p>
        </w:tc>
        <w:tc>
          <w:tcPr>
            <w:tcW w:w="942" w:type="pct"/>
            <w:vAlign w:val="center"/>
          </w:tcPr>
          <w:p w14:paraId="4EDF2347">
            <w:pPr>
              <w:pStyle w:val="30"/>
            </w:pPr>
          </w:p>
        </w:tc>
        <w:tc>
          <w:tcPr>
            <w:tcW w:w="1146" w:type="pct"/>
            <w:vAlign w:val="center"/>
          </w:tcPr>
          <w:p w14:paraId="615935D4">
            <w:pPr>
              <w:pStyle w:val="30"/>
            </w:pPr>
          </w:p>
        </w:tc>
        <w:tc>
          <w:tcPr>
            <w:tcW w:w="240" w:type="pct"/>
            <w:vMerge w:val="restart"/>
            <w:vAlign w:val="center"/>
          </w:tcPr>
          <w:p w14:paraId="3672FA75">
            <w:pPr>
              <w:pStyle w:val="30"/>
            </w:pPr>
            <w:r>
              <w:rPr>
                <w:rFonts w:hint="eastAsia"/>
              </w:rPr>
              <w:t>1.5</w:t>
            </w:r>
          </w:p>
        </w:tc>
        <w:tc>
          <w:tcPr>
            <w:tcW w:w="240" w:type="pct"/>
            <w:vAlign w:val="center"/>
          </w:tcPr>
          <w:p w14:paraId="73FF1851">
            <w:pPr>
              <w:pStyle w:val="30"/>
            </w:pPr>
            <w:r>
              <w:rPr>
                <w:rFonts w:hint="eastAsia"/>
              </w:rPr>
              <w:t>2.5</w:t>
            </w:r>
          </w:p>
        </w:tc>
        <w:tc>
          <w:tcPr>
            <w:tcW w:w="258" w:type="pct"/>
            <w:vAlign w:val="center"/>
          </w:tcPr>
          <w:p w14:paraId="1C54D603">
            <w:pPr>
              <w:pStyle w:val="30"/>
            </w:pPr>
            <w:r>
              <w:rPr>
                <w:rFonts w:hint="eastAsia"/>
              </w:rPr>
              <w:t>3.75</w:t>
            </w:r>
          </w:p>
        </w:tc>
        <w:tc>
          <w:tcPr>
            <w:tcW w:w="343" w:type="pct"/>
            <w:vAlign w:val="center"/>
          </w:tcPr>
          <w:p w14:paraId="7DA2EADB">
            <w:pPr>
              <w:pStyle w:val="30"/>
            </w:pPr>
            <w:r>
              <w:rPr>
                <w:rFonts w:hint="eastAsia"/>
              </w:rPr>
              <w:t>6.1.9.1</w:t>
            </w:r>
          </w:p>
        </w:tc>
      </w:tr>
      <w:tr w14:paraId="6D4D4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jc w:val="center"/>
        </w:trPr>
        <w:tc>
          <w:tcPr>
            <w:tcW w:w="199" w:type="pct"/>
            <w:vAlign w:val="center"/>
          </w:tcPr>
          <w:p w14:paraId="49C2CEB0">
            <w:pPr>
              <w:pStyle w:val="30"/>
            </w:pPr>
            <w:r>
              <w:rPr>
                <w:rFonts w:hint="eastAsia"/>
              </w:rPr>
              <w:t>355</w:t>
            </w:r>
          </w:p>
        </w:tc>
        <w:tc>
          <w:tcPr>
            <w:tcW w:w="240" w:type="pct"/>
            <w:vMerge w:val="continue"/>
            <w:vAlign w:val="center"/>
          </w:tcPr>
          <w:p w14:paraId="51800B48">
            <w:pPr>
              <w:pStyle w:val="30"/>
            </w:pPr>
          </w:p>
        </w:tc>
        <w:tc>
          <w:tcPr>
            <w:tcW w:w="570" w:type="pct"/>
            <w:vMerge w:val="continue"/>
            <w:vAlign w:val="center"/>
          </w:tcPr>
          <w:p w14:paraId="383D9EBA">
            <w:pPr>
              <w:pStyle w:val="30"/>
            </w:pPr>
          </w:p>
        </w:tc>
        <w:tc>
          <w:tcPr>
            <w:tcW w:w="816" w:type="pct"/>
            <w:vAlign w:val="center"/>
          </w:tcPr>
          <w:p w14:paraId="2EFF09AE">
            <w:pPr>
              <w:pStyle w:val="30"/>
            </w:pPr>
            <w:r>
              <w:rPr>
                <w:rFonts w:hint="eastAsia"/>
              </w:rPr>
              <w:t>薪酬调查审核工具</w:t>
            </w:r>
          </w:p>
        </w:tc>
        <w:tc>
          <w:tcPr>
            <w:tcW w:w="942" w:type="pct"/>
            <w:vAlign w:val="center"/>
          </w:tcPr>
          <w:p w14:paraId="09233653">
            <w:pPr>
              <w:pStyle w:val="30"/>
            </w:pPr>
          </w:p>
        </w:tc>
        <w:tc>
          <w:tcPr>
            <w:tcW w:w="1146" w:type="pct"/>
            <w:vAlign w:val="center"/>
          </w:tcPr>
          <w:p w14:paraId="26E7C706">
            <w:pPr>
              <w:pStyle w:val="30"/>
            </w:pPr>
          </w:p>
        </w:tc>
        <w:tc>
          <w:tcPr>
            <w:tcW w:w="240" w:type="pct"/>
            <w:vMerge w:val="continue"/>
            <w:vAlign w:val="center"/>
          </w:tcPr>
          <w:p w14:paraId="24CB05DA">
            <w:pPr>
              <w:pStyle w:val="30"/>
            </w:pPr>
          </w:p>
        </w:tc>
        <w:tc>
          <w:tcPr>
            <w:tcW w:w="240" w:type="pct"/>
            <w:vAlign w:val="center"/>
          </w:tcPr>
          <w:p w14:paraId="1BAC396A">
            <w:pPr>
              <w:pStyle w:val="30"/>
            </w:pPr>
            <w:r>
              <w:rPr>
                <w:rFonts w:hint="eastAsia"/>
              </w:rPr>
              <w:t>2.5</w:t>
            </w:r>
          </w:p>
        </w:tc>
        <w:tc>
          <w:tcPr>
            <w:tcW w:w="258" w:type="pct"/>
            <w:vAlign w:val="center"/>
          </w:tcPr>
          <w:p w14:paraId="39235A58">
            <w:pPr>
              <w:pStyle w:val="30"/>
            </w:pPr>
            <w:r>
              <w:rPr>
                <w:rFonts w:hint="eastAsia"/>
              </w:rPr>
              <w:t>0</w:t>
            </w:r>
          </w:p>
        </w:tc>
        <w:tc>
          <w:tcPr>
            <w:tcW w:w="343" w:type="pct"/>
            <w:vAlign w:val="center"/>
          </w:tcPr>
          <w:p w14:paraId="1C4DBCB6">
            <w:pPr>
              <w:pStyle w:val="30"/>
            </w:pPr>
            <w:r>
              <w:rPr>
                <w:rFonts w:hint="eastAsia"/>
              </w:rPr>
              <w:t>6.1.9.1</w:t>
            </w:r>
          </w:p>
        </w:tc>
      </w:tr>
      <w:tr w14:paraId="204BD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842CC17">
            <w:pPr>
              <w:pStyle w:val="30"/>
            </w:pPr>
            <w:r>
              <w:rPr>
                <w:rFonts w:hint="eastAsia"/>
              </w:rPr>
              <w:t>356</w:t>
            </w:r>
          </w:p>
        </w:tc>
        <w:tc>
          <w:tcPr>
            <w:tcW w:w="240" w:type="pct"/>
            <w:vMerge w:val="continue"/>
            <w:vAlign w:val="center"/>
          </w:tcPr>
          <w:p w14:paraId="459C6127">
            <w:pPr>
              <w:pStyle w:val="30"/>
            </w:pPr>
          </w:p>
        </w:tc>
        <w:tc>
          <w:tcPr>
            <w:tcW w:w="570" w:type="pct"/>
            <w:vMerge w:val="restart"/>
            <w:vAlign w:val="center"/>
          </w:tcPr>
          <w:p w14:paraId="1B47E3FF">
            <w:pPr>
              <w:pStyle w:val="30"/>
            </w:pPr>
            <w:r>
              <w:rPr>
                <w:rFonts w:hint="eastAsia"/>
              </w:rPr>
              <w:t>指标预警管理</w:t>
            </w:r>
          </w:p>
        </w:tc>
        <w:tc>
          <w:tcPr>
            <w:tcW w:w="816" w:type="pct"/>
            <w:vAlign w:val="center"/>
          </w:tcPr>
          <w:p w14:paraId="30026469">
            <w:pPr>
              <w:pStyle w:val="30"/>
            </w:pPr>
            <w:r>
              <w:rPr>
                <w:rFonts w:hint="eastAsia"/>
              </w:rPr>
              <w:t>国资快报指标异常波动预警功能</w:t>
            </w:r>
          </w:p>
        </w:tc>
        <w:tc>
          <w:tcPr>
            <w:tcW w:w="942" w:type="pct"/>
            <w:vAlign w:val="center"/>
          </w:tcPr>
          <w:p w14:paraId="66D2E184">
            <w:pPr>
              <w:pStyle w:val="30"/>
            </w:pPr>
          </w:p>
        </w:tc>
        <w:tc>
          <w:tcPr>
            <w:tcW w:w="1146" w:type="pct"/>
            <w:vAlign w:val="center"/>
          </w:tcPr>
          <w:p w14:paraId="432268D5">
            <w:pPr>
              <w:pStyle w:val="30"/>
            </w:pPr>
          </w:p>
        </w:tc>
        <w:tc>
          <w:tcPr>
            <w:tcW w:w="240" w:type="pct"/>
            <w:vAlign w:val="center"/>
          </w:tcPr>
          <w:p w14:paraId="1A1C9217">
            <w:pPr>
              <w:pStyle w:val="30"/>
            </w:pPr>
            <w:r>
              <w:rPr>
                <w:rFonts w:hint="eastAsia"/>
              </w:rPr>
              <w:t>1</w:t>
            </w:r>
          </w:p>
        </w:tc>
        <w:tc>
          <w:tcPr>
            <w:tcW w:w="240" w:type="pct"/>
            <w:vAlign w:val="center"/>
          </w:tcPr>
          <w:p w14:paraId="551D469C">
            <w:pPr>
              <w:pStyle w:val="30"/>
            </w:pPr>
            <w:r>
              <w:rPr>
                <w:rFonts w:hint="eastAsia"/>
              </w:rPr>
              <w:t>2.5</w:t>
            </w:r>
          </w:p>
        </w:tc>
        <w:tc>
          <w:tcPr>
            <w:tcW w:w="258" w:type="pct"/>
            <w:vAlign w:val="center"/>
          </w:tcPr>
          <w:p w14:paraId="5F2AA8BC">
            <w:pPr>
              <w:pStyle w:val="30"/>
            </w:pPr>
            <w:r>
              <w:rPr>
                <w:rFonts w:hint="eastAsia"/>
              </w:rPr>
              <w:t>2.5</w:t>
            </w:r>
          </w:p>
        </w:tc>
        <w:tc>
          <w:tcPr>
            <w:tcW w:w="343" w:type="pct"/>
            <w:vAlign w:val="center"/>
          </w:tcPr>
          <w:p w14:paraId="02981AE1">
            <w:pPr>
              <w:pStyle w:val="30"/>
            </w:pPr>
            <w:r>
              <w:rPr>
                <w:rFonts w:hint="eastAsia"/>
              </w:rPr>
              <w:t>6.1.9.2</w:t>
            </w:r>
          </w:p>
        </w:tc>
      </w:tr>
      <w:tr w14:paraId="2D851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1786CEC6">
            <w:pPr>
              <w:pStyle w:val="30"/>
            </w:pPr>
            <w:r>
              <w:rPr>
                <w:rFonts w:hint="eastAsia"/>
              </w:rPr>
              <w:t>357</w:t>
            </w:r>
          </w:p>
        </w:tc>
        <w:tc>
          <w:tcPr>
            <w:tcW w:w="240" w:type="pct"/>
            <w:vMerge w:val="continue"/>
            <w:vAlign w:val="center"/>
          </w:tcPr>
          <w:p w14:paraId="29B733C2">
            <w:pPr>
              <w:pStyle w:val="30"/>
            </w:pPr>
          </w:p>
        </w:tc>
        <w:tc>
          <w:tcPr>
            <w:tcW w:w="570" w:type="pct"/>
            <w:vMerge w:val="continue"/>
            <w:vAlign w:val="center"/>
          </w:tcPr>
          <w:p w14:paraId="74496B4C">
            <w:pPr>
              <w:pStyle w:val="30"/>
            </w:pPr>
          </w:p>
        </w:tc>
        <w:tc>
          <w:tcPr>
            <w:tcW w:w="816" w:type="pct"/>
            <w:vMerge w:val="restart"/>
            <w:vAlign w:val="center"/>
          </w:tcPr>
          <w:p w14:paraId="3FA629F0">
            <w:pPr>
              <w:pStyle w:val="30"/>
            </w:pPr>
            <w:r>
              <w:rPr>
                <w:rFonts w:hint="eastAsia"/>
              </w:rPr>
              <w:t>智能分析底稿</w:t>
            </w:r>
          </w:p>
        </w:tc>
        <w:tc>
          <w:tcPr>
            <w:tcW w:w="942" w:type="pct"/>
            <w:vAlign w:val="center"/>
          </w:tcPr>
          <w:p w14:paraId="64A3A23E">
            <w:pPr>
              <w:pStyle w:val="30"/>
            </w:pPr>
            <w:r>
              <w:rPr>
                <w:rFonts w:hint="eastAsia"/>
              </w:rPr>
              <w:t>智能分析底稿模板</w:t>
            </w:r>
          </w:p>
        </w:tc>
        <w:tc>
          <w:tcPr>
            <w:tcW w:w="1146" w:type="pct"/>
            <w:vAlign w:val="center"/>
          </w:tcPr>
          <w:p w14:paraId="74941E5B">
            <w:pPr>
              <w:pStyle w:val="30"/>
            </w:pPr>
          </w:p>
        </w:tc>
        <w:tc>
          <w:tcPr>
            <w:tcW w:w="240" w:type="pct"/>
            <w:vAlign w:val="center"/>
          </w:tcPr>
          <w:p w14:paraId="715D703B">
            <w:pPr>
              <w:pStyle w:val="30"/>
            </w:pPr>
            <w:r>
              <w:rPr>
                <w:rFonts w:hint="eastAsia"/>
              </w:rPr>
              <w:t>1.5</w:t>
            </w:r>
          </w:p>
        </w:tc>
        <w:tc>
          <w:tcPr>
            <w:tcW w:w="240" w:type="pct"/>
            <w:vAlign w:val="center"/>
          </w:tcPr>
          <w:p w14:paraId="28A78C49">
            <w:pPr>
              <w:pStyle w:val="30"/>
            </w:pPr>
            <w:r>
              <w:rPr>
                <w:rFonts w:hint="eastAsia"/>
              </w:rPr>
              <w:t>2.5</w:t>
            </w:r>
          </w:p>
        </w:tc>
        <w:tc>
          <w:tcPr>
            <w:tcW w:w="258" w:type="pct"/>
            <w:vAlign w:val="center"/>
          </w:tcPr>
          <w:p w14:paraId="3EBD81F2">
            <w:pPr>
              <w:pStyle w:val="30"/>
            </w:pPr>
            <w:r>
              <w:rPr>
                <w:rFonts w:hint="eastAsia"/>
              </w:rPr>
              <w:t>3.75</w:t>
            </w:r>
          </w:p>
        </w:tc>
        <w:tc>
          <w:tcPr>
            <w:tcW w:w="343" w:type="pct"/>
            <w:vAlign w:val="center"/>
          </w:tcPr>
          <w:p w14:paraId="072EE7F3">
            <w:pPr>
              <w:pStyle w:val="30"/>
            </w:pPr>
            <w:r>
              <w:rPr>
                <w:rFonts w:hint="eastAsia"/>
              </w:rPr>
              <w:t>6.1.9.2</w:t>
            </w:r>
          </w:p>
        </w:tc>
      </w:tr>
      <w:tr w14:paraId="7CFB7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0" w:hRule="atLeast"/>
          <w:jc w:val="center"/>
        </w:trPr>
        <w:tc>
          <w:tcPr>
            <w:tcW w:w="199" w:type="pct"/>
            <w:vAlign w:val="center"/>
          </w:tcPr>
          <w:p w14:paraId="64CD18DA">
            <w:pPr>
              <w:pStyle w:val="30"/>
            </w:pPr>
            <w:r>
              <w:rPr>
                <w:rFonts w:hint="eastAsia"/>
              </w:rPr>
              <w:t>358</w:t>
            </w:r>
          </w:p>
        </w:tc>
        <w:tc>
          <w:tcPr>
            <w:tcW w:w="240" w:type="pct"/>
            <w:vMerge w:val="continue"/>
            <w:vAlign w:val="center"/>
          </w:tcPr>
          <w:p w14:paraId="2B3F467A">
            <w:pPr>
              <w:pStyle w:val="30"/>
            </w:pPr>
          </w:p>
        </w:tc>
        <w:tc>
          <w:tcPr>
            <w:tcW w:w="570" w:type="pct"/>
            <w:vMerge w:val="continue"/>
            <w:vAlign w:val="center"/>
          </w:tcPr>
          <w:p w14:paraId="357F83A6">
            <w:pPr>
              <w:pStyle w:val="30"/>
            </w:pPr>
          </w:p>
        </w:tc>
        <w:tc>
          <w:tcPr>
            <w:tcW w:w="816" w:type="pct"/>
            <w:vMerge w:val="continue"/>
            <w:vAlign w:val="center"/>
          </w:tcPr>
          <w:p w14:paraId="77EA3C29">
            <w:pPr>
              <w:pStyle w:val="30"/>
            </w:pPr>
          </w:p>
        </w:tc>
        <w:tc>
          <w:tcPr>
            <w:tcW w:w="942" w:type="pct"/>
            <w:vAlign w:val="center"/>
          </w:tcPr>
          <w:p w14:paraId="7012EE52">
            <w:pPr>
              <w:pStyle w:val="30"/>
            </w:pPr>
            <w:r>
              <w:rPr>
                <w:rFonts w:hint="eastAsia"/>
              </w:rPr>
              <w:t>人工成本预算统计功能</w:t>
            </w:r>
          </w:p>
        </w:tc>
        <w:tc>
          <w:tcPr>
            <w:tcW w:w="1146" w:type="pct"/>
            <w:vAlign w:val="center"/>
          </w:tcPr>
          <w:p w14:paraId="214DC2B1">
            <w:pPr>
              <w:pStyle w:val="30"/>
            </w:pPr>
          </w:p>
        </w:tc>
        <w:tc>
          <w:tcPr>
            <w:tcW w:w="240" w:type="pct"/>
            <w:vAlign w:val="center"/>
          </w:tcPr>
          <w:p w14:paraId="3F32C05D">
            <w:pPr>
              <w:pStyle w:val="30"/>
            </w:pPr>
            <w:r>
              <w:rPr>
                <w:rFonts w:hint="eastAsia"/>
              </w:rPr>
              <w:t>1</w:t>
            </w:r>
          </w:p>
        </w:tc>
        <w:tc>
          <w:tcPr>
            <w:tcW w:w="240" w:type="pct"/>
            <w:vAlign w:val="center"/>
          </w:tcPr>
          <w:p w14:paraId="190A953E">
            <w:pPr>
              <w:pStyle w:val="30"/>
            </w:pPr>
            <w:r>
              <w:rPr>
                <w:rFonts w:hint="eastAsia"/>
              </w:rPr>
              <w:t>2.5</w:t>
            </w:r>
          </w:p>
        </w:tc>
        <w:tc>
          <w:tcPr>
            <w:tcW w:w="258" w:type="pct"/>
            <w:vAlign w:val="center"/>
          </w:tcPr>
          <w:p w14:paraId="460C1CC0">
            <w:pPr>
              <w:pStyle w:val="30"/>
            </w:pPr>
            <w:r>
              <w:rPr>
                <w:rFonts w:hint="eastAsia"/>
              </w:rPr>
              <w:t>2.5</w:t>
            </w:r>
          </w:p>
        </w:tc>
        <w:tc>
          <w:tcPr>
            <w:tcW w:w="343" w:type="pct"/>
            <w:vAlign w:val="center"/>
          </w:tcPr>
          <w:p w14:paraId="59B7D88D">
            <w:pPr>
              <w:pStyle w:val="30"/>
            </w:pPr>
            <w:r>
              <w:rPr>
                <w:rFonts w:hint="eastAsia"/>
              </w:rPr>
              <w:t>6.1.9.2</w:t>
            </w:r>
          </w:p>
        </w:tc>
      </w:tr>
      <w:tr w14:paraId="587C8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0" w:hRule="atLeast"/>
          <w:jc w:val="center"/>
        </w:trPr>
        <w:tc>
          <w:tcPr>
            <w:tcW w:w="199" w:type="pct"/>
            <w:vAlign w:val="center"/>
          </w:tcPr>
          <w:p w14:paraId="56B07084">
            <w:pPr>
              <w:pStyle w:val="30"/>
            </w:pPr>
            <w:r>
              <w:rPr>
                <w:rFonts w:hint="eastAsia"/>
              </w:rPr>
              <w:t>359</w:t>
            </w:r>
          </w:p>
        </w:tc>
        <w:tc>
          <w:tcPr>
            <w:tcW w:w="240" w:type="pct"/>
            <w:vMerge w:val="continue"/>
            <w:vAlign w:val="center"/>
          </w:tcPr>
          <w:p w14:paraId="49D960C7">
            <w:pPr>
              <w:pStyle w:val="30"/>
            </w:pPr>
          </w:p>
        </w:tc>
        <w:tc>
          <w:tcPr>
            <w:tcW w:w="570" w:type="pct"/>
            <w:vMerge w:val="continue"/>
            <w:vAlign w:val="center"/>
          </w:tcPr>
          <w:p w14:paraId="3362908E">
            <w:pPr>
              <w:pStyle w:val="30"/>
            </w:pPr>
          </w:p>
        </w:tc>
        <w:tc>
          <w:tcPr>
            <w:tcW w:w="816" w:type="pct"/>
            <w:vMerge w:val="continue"/>
            <w:vAlign w:val="center"/>
          </w:tcPr>
          <w:p w14:paraId="67505E64">
            <w:pPr>
              <w:pStyle w:val="30"/>
            </w:pPr>
          </w:p>
        </w:tc>
        <w:tc>
          <w:tcPr>
            <w:tcW w:w="942" w:type="pct"/>
            <w:vAlign w:val="center"/>
          </w:tcPr>
          <w:p w14:paraId="1142151F">
            <w:pPr>
              <w:pStyle w:val="30"/>
            </w:pPr>
            <w:r>
              <w:rPr>
                <w:rFonts w:hint="eastAsia"/>
              </w:rPr>
              <w:t>人工成本执行定报统计功能</w:t>
            </w:r>
          </w:p>
        </w:tc>
        <w:tc>
          <w:tcPr>
            <w:tcW w:w="1146" w:type="pct"/>
            <w:vAlign w:val="center"/>
          </w:tcPr>
          <w:p w14:paraId="2F31043B">
            <w:pPr>
              <w:pStyle w:val="30"/>
            </w:pPr>
          </w:p>
        </w:tc>
        <w:tc>
          <w:tcPr>
            <w:tcW w:w="240" w:type="pct"/>
            <w:vAlign w:val="center"/>
          </w:tcPr>
          <w:p w14:paraId="067C073B">
            <w:pPr>
              <w:pStyle w:val="30"/>
            </w:pPr>
            <w:r>
              <w:rPr>
                <w:rFonts w:hint="eastAsia"/>
              </w:rPr>
              <w:t>1</w:t>
            </w:r>
          </w:p>
        </w:tc>
        <w:tc>
          <w:tcPr>
            <w:tcW w:w="240" w:type="pct"/>
            <w:vAlign w:val="center"/>
          </w:tcPr>
          <w:p w14:paraId="5F2E13F6">
            <w:pPr>
              <w:pStyle w:val="30"/>
            </w:pPr>
            <w:r>
              <w:rPr>
                <w:rFonts w:hint="eastAsia"/>
              </w:rPr>
              <w:t>2.5</w:t>
            </w:r>
          </w:p>
        </w:tc>
        <w:tc>
          <w:tcPr>
            <w:tcW w:w="258" w:type="pct"/>
            <w:vAlign w:val="center"/>
          </w:tcPr>
          <w:p w14:paraId="05C0A0AF">
            <w:pPr>
              <w:pStyle w:val="30"/>
            </w:pPr>
            <w:r>
              <w:rPr>
                <w:rFonts w:hint="eastAsia"/>
              </w:rPr>
              <w:t>2.5</w:t>
            </w:r>
          </w:p>
        </w:tc>
        <w:tc>
          <w:tcPr>
            <w:tcW w:w="343" w:type="pct"/>
            <w:vAlign w:val="center"/>
          </w:tcPr>
          <w:p w14:paraId="49E104A8">
            <w:pPr>
              <w:pStyle w:val="30"/>
            </w:pPr>
            <w:r>
              <w:rPr>
                <w:rFonts w:hint="eastAsia"/>
              </w:rPr>
              <w:t>6.1.9.2</w:t>
            </w:r>
          </w:p>
        </w:tc>
      </w:tr>
      <w:tr w14:paraId="569B6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0" w:hRule="atLeast"/>
          <w:jc w:val="center"/>
        </w:trPr>
        <w:tc>
          <w:tcPr>
            <w:tcW w:w="199" w:type="pct"/>
            <w:vAlign w:val="center"/>
          </w:tcPr>
          <w:p w14:paraId="3D0F1154">
            <w:pPr>
              <w:pStyle w:val="30"/>
            </w:pPr>
            <w:r>
              <w:rPr>
                <w:rFonts w:hint="eastAsia"/>
              </w:rPr>
              <w:t>360</w:t>
            </w:r>
          </w:p>
        </w:tc>
        <w:tc>
          <w:tcPr>
            <w:tcW w:w="240" w:type="pct"/>
            <w:vMerge w:val="continue"/>
            <w:vAlign w:val="center"/>
          </w:tcPr>
          <w:p w14:paraId="06188E26">
            <w:pPr>
              <w:pStyle w:val="30"/>
            </w:pPr>
          </w:p>
        </w:tc>
        <w:tc>
          <w:tcPr>
            <w:tcW w:w="570" w:type="pct"/>
            <w:vMerge w:val="continue"/>
            <w:vAlign w:val="center"/>
          </w:tcPr>
          <w:p w14:paraId="7711F7FB">
            <w:pPr>
              <w:pStyle w:val="30"/>
            </w:pPr>
          </w:p>
        </w:tc>
        <w:tc>
          <w:tcPr>
            <w:tcW w:w="816" w:type="pct"/>
            <w:vMerge w:val="continue"/>
            <w:vAlign w:val="center"/>
          </w:tcPr>
          <w:p w14:paraId="07635086">
            <w:pPr>
              <w:pStyle w:val="30"/>
            </w:pPr>
          </w:p>
        </w:tc>
        <w:tc>
          <w:tcPr>
            <w:tcW w:w="942" w:type="pct"/>
            <w:vAlign w:val="center"/>
          </w:tcPr>
          <w:p w14:paraId="0814CD5F">
            <w:pPr>
              <w:pStyle w:val="30"/>
            </w:pPr>
            <w:r>
              <w:rPr>
                <w:rFonts w:hint="eastAsia"/>
              </w:rPr>
              <w:t>收入分配年报表统计功能</w:t>
            </w:r>
          </w:p>
        </w:tc>
        <w:tc>
          <w:tcPr>
            <w:tcW w:w="1146" w:type="pct"/>
            <w:vAlign w:val="center"/>
          </w:tcPr>
          <w:p w14:paraId="21175AD4">
            <w:pPr>
              <w:pStyle w:val="30"/>
            </w:pPr>
          </w:p>
        </w:tc>
        <w:tc>
          <w:tcPr>
            <w:tcW w:w="240" w:type="pct"/>
            <w:vAlign w:val="center"/>
          </w:tcPr>
          <w:p w14:paraId="18043C07">
            <w:pPr>
              <w:pStyle w:val="30"/>
            </w:pPr>
            <w:r>
              <w:rPr>
                <w:rFonts w:hint="eastAsia"/>
              </w:rPr>
              <w:t>1</w:t>
            </w:r>
          </w:p>
        </w:tc>
        <w:tc>
          <w:tcPr>
            <w:tcW w:w="240" w:type="pct"/>
            <w:vAlign w:val="center"/>
          </w:tcPr>
          <w:p w14:paraId="757F972E">
            <w:pPr>
              <w:pStyle w:val="30"/>
            </w:pPr>
            <w:r>
              <w:rPr>
                <w:rFonts w:hint="eastAsia"/>
              </w:rPr>
              <w:t>2.5</w:t>
            </w:r>
          </w:p>
        </w:tc>
        <w:tc>
          <w:tcPr>
            <w:tcW w:w="258" w:type="pct"/>
            <w:vAlign w:val="center"/>
          </w:tcPr>
          <w:p w14:paraId="3AD7BA38">
            <w:pPr>
              <w:pStyle w:val="30"/>
            </w:pPr>
            <w:r>
              <w:rPr>
                <w:rFonts w:hint="eastAsia"/>
              </w:rPr>
              <w:t>2.5</w:t>
            </w:r>
          </w:p>
        </w:tc>
        <w:tc>
          <w:tcPr>
            <w:tcW w:w="343" w:type="pct"/>
            <w:vAlign w:val="center"/>
          </w:tcPr>
          <w:p w14:paraId="010FCF96">
            <w:pPr>
              <w:pStyle w:val="30"/>
            </w:pPr>
            <w:r>
              <w:rPr>
                <w:rFonts w:hint="eastAsia"/>
              </w:rPr>
              <w:t>6.1.9.2</w:t>
            </w:r>
          </w:p>
        </w:tc>
      </w:tr>
      <w:tr w14:paraId="08E00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0" w:hRule="atLeast"/>
          <w:jc w:val="center"/>
        </w:trPr>
        <w:tc>
          <w:tcPr>
            <w:tcW w:w="199" w:type="pct"/>
            <w:vAlign w:val="center"/>
          </w:tcPr>
          <w:p w14:paraId="23CF65A7">
            <w:pPr>
              <w:pStyle w:val="30"/>
            </w:pPr>
            <w:r>
              <w:rPr>
                <w:rFonts w:hint="eastAsia"/>
              </w:rPr>
              <w:t>361</w:t>
            </w:r>
          </w:p>
        </w:tc>
        <w:tc>
          <w:tcPr>
            <w:tcW w:w="240" w:type="pct"/>
            <w:vMerge w:val="continue"/>
            <w:vAlign w:val="center"/>
          </w:tcPr>
          <w:p w14:paraId="667B8E5C">
            <w:pPr>
              <w:pStyle w:val="30"/>
            </w:pPr>
          </w:p>
        </w:tc>
        <w:tc>
          <w:tcPr>
            <w:tcW w:w="570" w:type="pct"/>
            <w:vMerge w:val="continue"/>
            <w:vAlign w:val="center"/>
          </w:tcPr>
          <w:p w14:paraId="2D113F55">
            <w:pPr>
              <w:pStyle w:val="30"/>
            </w:pPr>
          </w:p>
        </w:tc>
        <w:tc>
          <w:tcPr>
            <w:tcW w:w="816" w:type="pct"/>
            <w:vMerge w:val="continue"/>
            <w:vAlign w:val="center"/>
          </w:tcPr>
          <w:p w14:paraId="09B7668A">
            <w:pPr>
              <w:pStyle w:val="30"/>
            </w:pPr>
          </w:p>
        </w:tc>
        <w:tc>
          <w:tcPr>
            <w:tcW w:w="942" w:type="pct"/>
            <w:vAlign w:val="center"/>
          </w:tcPr>
          <w:p w14:paraId="5BE57A9F">
            <w:pPr>
              <w:pStyle w:val="30"/>
            </w:pPr>
            <w:r>
              <w:rPr>
                <w:rFonts w:hint="eastAsia"/>
              </w:rPr>
              <w:t>国务院薪酬调查统计功能</w:t>
            </w:r>
          </w:p>
        </w:tc>
        <w:tc>
          <w:tcPr>
            <w:tcW w:w="1146" w:type="pct"/>
            <w:vAlign w:val="center"/>
          </w:tcPr>
          <w:p w14:paraId="0D9E1256">
            <w:pPr>
              <w:pStyle w:val="30"/>
            </w:pPr>
          </w:p>
        </w:tc>
        <w:tc>
          <w:tcPr>
            <w:tcW w:w="240" w:type="pct"/>
            <w:vAlign w:val="center"/>
          </w:tcPr>
          <w:p w14:paraId="0432284A">
            <w:pPr>
              <w:pStyle w:val="30"/>
            </w:pPr>
            <w:r>
              <w:rPr>
                <w:rFonts w:hint="eastAsia"/>
              </w:rPr>
              <w:t>1</w:t>
            </w:r>
          </w:p>
        </w:tc>
        <w:tc>
          <w:tcPr>
            <w:tcW w:w="240" w:type="pct"/>
            <w:vAlign w:val="center"/>
          </w:tcPr>
          <w:p w14:paraId="13405775">
            <w:pPr>
              <w:pStyle w:val="30"/>
            </w:pPr>
            <w:r>
              <w:rPr>
                <w:rFonts w:hint="eastAsia"/>
              </w:rPr>
              <w:t>2.5</w:t>
            </w:r>
          </w:p>
        </w:tc>
        <w:tc>
          <w:tcPr>
            <w:tcW w:w="258" w:type="pct"/>
            <w:vAlign w:val="center"/>
          </w:tcPr>
          <w:p w14:paraId="2667DC4D">
            <w:pPr>
              <w:pStyle w:val="30"/>
            </w:pPr>
            <w:r>
              <w:rPr>
                <w:rFonts w:hint="eastAsia"/>
              </w:rPr>
              <w:t>2.5</w:t>
            </w:r>
          </w:p>
        </w:tc>
        <w:tc>
          <w:tcPr>
            <w:tcW w:w="343" w:type="pct"/>
            <w:vAlign w:val="center"/>
          </w:tcPr>
          <w:p w14:paraId="797B43AC">
            <w:pPr>
              <w:pStyle w:val="30"/>
            </w:pPr>
            <w:r>
              <w:rPr>
                <w:rFonts w:hint="eastAsia"/>
              </w:rPr>
              <w:t>6.1.9.2</w:t>
            </w:r>
          </w:p>
        </w:tc>
      </w:tr>
      <w:tr w14:paraId="58A33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0" w:hRule="atLeast"/>
          <w:jc w:val="center"/>
        </w:trPr>
        <w:tc>
          <w:tcPr>
            <w:tcW w:w="199" w:type="pct"/>
            <w:vAlign w:val="center"/>
          </w:tcPr>
          <w:p w14:paraId="1533C4E7">
            <w:pPr>
              <w:pStyle w:val="30"/>
            </w:pPr>
            <w:r>
              <w:rPr>
                <w:rFonts w:hint="eastAsia"/>
              </w:rPr>
              <w:t>362</w:t>
            </w:r>
          </w:p>
        </w:tc>
        <w:tc>
          <w:tcPr>
            <w:tcW w:w="240" w:type="pct"/>
            <w:vMerge w:val="continue"/>
            <w:vAlign w:val="center"/>
          </w:tcPr>
          <w:p w14:paraId="7E1589D0">
            <w:pPr>
              <w:pStyle w:val="30"/>
            </w:pPr>
          </w:p>
        </w:tc>
        <w:tc>
          <w:tcPr>
            <w:tcW w:w="570" w:type="pct"/>
            <w:vMerge w:val="continue"/>
            <w:vAlign w:val="center"/>
          </w:tcPr>
          <w:p w14:paraId="1B54DDBC">
            <w:pPr>
              <w:pStyle w:val="30"/>
            </w:pPr>
          </w:p>
        </w:tc>
        <w:tc>
          <w:tcPr>
            <w:tcW w:w="816" w:type="pct"/>
            <w:vMerge w:val="continue"/>
            <w:vAlign w:val="center"/>
          </w:tcPr>
          <w:p w14:paraId="21CB41CD">
            <w:pPr>
              <w:pStyle w:val="30"/>
            </w:pPr>
          </w:p>
        </w:tc>
        <w:tc>
          <w:tcPr>
            <w:tcW w:w="942" w:type="pct"/>
            <w:vAlign w:val="center"/>
          </w:tcPr>
          <w:p w14:paraId="0DA81A69">
            <w:pPr>
              <w:pStyle w:val="30"/>
            </w:pPr>
            <w:r>
              <w:rPr>
                <w:rFonts w:hint="eastAsia"/>
              </w:rPr>
              <w:t>工资效益联动评价表统计功能</w:t>
            </w:r>
          </w:p>
        </w:tc>
        <w:tc>
          <w:tcPr>
            <w:tcW w:w="1146" w:type="pct"/>
            <w:vAlign w:val="center"/>
          </w:tcPr>
          <w:p w14:paraId="0509E5D2">
            <w:pPr>
              <w:pStyle w:val="30"/>
            </w:pPr>
          </w:p>
        </w:tc>
        <w:tc>
          <w:tcPr>
            <w:tcW w:w="240" w:type="pct"/>
            <w:vAlign w:val="center"/>
          </w:tcPr>
          <w:p w14:paraId="67C25B30">
            <w:pPr>
              <w:pStyle w:val="30"/>
            </w:pPr>
            <w:r>
              <w:rPr>
                <w:rFonts w:hint="eastAsia"/>
              </w:rPr>
              <w:t>1</w:t>
            </w:r>
          </w:p>
        </w:tc>
        <w:tc>
          <w:tcPr>
            <w:tcW w:w="240" w:type="pct"/>
            <w:vAlign w:val="center"/>
          </w:tcPr>
          <w:p w14:paraId="26313F98">
            <w:pPr>
              <w:pStyle w:val="30"/>
            </w:pPr>
            <w:r>
              <w:rPr>
                <w:rFonts w:hint="eastAsia"/>
              </w:rPr>
              <w:t>2.5</w:t>
            </w:r>
          </w:p>
        </w:tc>
        <w:tc>
          <w:tcPr>
            <w:tcW w:w="258" w:type="pct"/>
            <w:vAlign w:val="center"/>
          </w:tcPr>
          <w:p w14:paraId="4A61670F">
            <w:pPr>
              <w:pStyle w:val="30"/>
            </w:pPr>
            <w:r>
              <w:rPr>
                <w:rFonts w:hint="eastAsia"/>
              </w:rPr>
              <w:t>2.5</w:t>
            </w:r>
          </w:p>
        </w:tc>
        <w:tc>
          <w:tcPr>
            <w:tcW w:w="343" w:type="pct"/>
            <w:vAlign w:val="center"/>
          </w:tcPr>
          <w:p w14:paraId="15BB972C">
            <w:pPr>
              <w:pStyle w:val="30"/>
            </w:pPr>
            <w:r>
              <w:rPr>
                <w:rFonts w:hint="eastAsia"/>
              </w:rPr>
              <w:t>6.1.9.2</w:t>
            </w:r>
          </w:p>
        </w:tc>
      </w:tr>
      <w:tr w14:paraId="12CE3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0" w:hRule="atLeast"/>
          <w:jc w:val="center"/>
        </w:trPr>
        <w:tc>
          <w:tcPr>
            <w:tcW w:w="199" w:type="pct"/>
            <w:vAlign w:val="center"/>
          </w:tcPr>
          <w:p w14:paraId="0940496D">
            <w:pPr>
              <w:pStyle w:val="30"/>
            </w:pPr>
            <w:r>
              <w:rPr>
                <w:rFonts w:hint="eastAsia"/>
              </w:rPr>
              <w:t>363</w:t>
            </w:r>
          </w:p>
        </w:tc>
        <w:tc>
          <w:tcPr>
            <w:tcW w:w="240" w:type="pct"/>
            <w:vMerge w:val="continue"/>
            <w:vAlign w:val="center"/>
          </w:tcPr>
          <w:p w14:paraId="024D9426">
            <w:pPr>
              <w:pStyle w:val="30"/>
            </w:pPr>
          </w:p>
        </w:tc>
        <w:tc>
          <w:tcPr>
            <w:tcW w:w="570" w:type="pct"/>
            <w:vMerge w:val="continue"/>
            <w:vAlign w:val="center"/>
          </w:tcPr>
          <w:p w14:paraId="75391619">
            <w:pPr>
              <w:pStyle w:val="30"/>
            </w:pPr>
          </w:p>
        </w:tc>
        <w:tc>
          <w:tcPr>
            <w:tcW w:w="816" w:type="pct"/>
            <w:vMerge w:val="continue"/>
            <w:vAlign w:val="center"/>
          </w:tcPr>
          <w:p w14:paraId="2A11A1F1">
            <w:pPr>
              <w:pStyle w:val="30"/>
            </w:pPr>
          </w:p>
        </w:tc>
        <w:tc>
          <w:tcPr>
            <w:tcW w:w="942" w:type="pct"/>
            <w:vAlign w:val="center"/>
          </w:tcPr>
          <w:p w14:paraId="017E517A">
            <w:pPr>
              <w:pStyle w:val="30"/>
            </w:pPr>
            <w:r>
              <w:rPr>
                <w:rFonts w:hint="eastAsia"/>
              </w:rPr>
              <w:t>人工成本情况表统计功能</w:t>
            </w:r>
          </w:p>
        </w:tc>
        <w:tc>
          <w:tcPr>
            <w:tcW w:w="1146" w:type="pct"/>
            <w:vAlign w:val="center"/>
          </w:tcPr>
          <w:p w14:paraId="66086E44">
            <w:pPr>
              <w:pStyle w:val="30"/>
            </w:pPr>
          </w:p>
        </w:tc>
        <w:tc>
          <w:tcPr>
            <w:tcW w:w="240" w:type="pct"/>
            <w:vAlign w:val="center"/>
          </w:tcPr>
          <w:p w14:paraId="6C7B0257">
            <w:pPr>
              <w:pStyle w:val="30"/>
            </w:pPr>
            <w:r>
              <w:rPr>
                <w:rFonts w:hint="eastAsia"/>
              </w:rPr>
              <w:t>1</w:t>
            </w:r>
          </w:p>
        </w:tc>
        <w:tc>
          <w:tcPr>
            <w:tcW w:w="240" w:type="pct"/>
            <w:vAlign w:val="center"/>
          </w:tcPr>
          <w:p w14:paraId="4615AE87">
            <w:pPr>
              <w:pStyle w:val="30"/>
            </w:pPr>
            <w:r>
              <w:rPr>
                <w:rFonts w:hint="eastAsia"/>
              </w:rPr>
              <w:t>2.5</w:t>
            </w:r>
          </w:p>
        </w:tc>
        <w:tc>
          <w:tcPr>
            <w:tcW w:w="258" w:type="pct"/>
            <w:vAlign w:val="center"/>
          </w:tcPr>
          <w:p w14:paraId="48D552AD">
            <w:pPr>
              <w:pStyle w:val="30"/>
            </w:pPr>
            <w:r>
              <w:rPr>
                <w:rFonts w:hint="eastAsia"/>
              </w:rPr>
              <w:t>2.5</w:t>
            </w:r>
          </w:p>
        </w:tc>
        <w:tc>
          <w:tcPr>
            <w:tcW w:w="343" w:type="pct"/>
            <w:vAlign w:val="center"/>
          </w:tcPr>
          <w:p w14:paraId="3AD18453">
            <w:pPr>
              <w:pStyle w:val="30"/>
            </w:pPr>
            <w:r>
              <w:rPr>
                <w:rFonts w:hint="eastAsia"/>
              </w:rPr>
              <w:t>6.1.9.2</w:t>
            </w:r>
          </w:p>
        </w:tc>
      </w:tr>
      <w:tr w14:paraId="5DDD0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0" w:hRule="atLeast"/>
          <w:jc w:val="center"/>
        </w:trPr>
        <w:tc>
          <w:tcPr>
            <w:tcW w:w="199" w:type="pct"/>
            <w:vAlign w:val="center"/>
          </w:tcPr>
          <w:p w14:paraId="0C1ED71B">
            <w:pPr>
              <w:pStyle w:val="30"/>
            </w:pPr>
            <w:r>
              <w:rPr>
                <w:rFonts w:hint="eastAsia"/>
              </w:rPr>
              <w:t>364</w:t>
            </w:r>
          </w:p>
        </w:tc>
        <w:tc>
          <w:tcPr>
            <w:tcW w:w="240" w:type="pct"/>
            <w:vMerge w:val="continue"/>
            <w:vAlign w:val="center"/>
          </w:tcPr>
          <w:p w14:paraId="162EDD96">
            <w:pPr>
              <w:pStyle w:val="30"/>
            </w:pPr>
          </w:p>
        </w:tc>
        <w:tc>
          <w:tcPr>
            <w:tcW w:w="570" w:type="pct"/>
            <w:vMerge w:val="continue"/>
            <w:vAlign w:val="center"/>
          </w:tcPr>
          <w:p w14:paraId="1EF76E81">
            <w:pPr>
              <w:pStyle w:val="30"/>
            </w:pPr>
          </w:p>
        </w:tc>
        <w:tc>
          <w:tcPr>
            <w:tcW w:w="816" w:type="pct"/>
            <w:vMerge w:val="continue"/>
            <w:vAlign w:val="center"/>
          </w:tcPr>
          <w:p w14:paraId="15570862">
            <w:pPr>
              <w:pStyle w:val="30"/>
            </w:pPr>
          </w:p>
        </w:tc>
        <w:tc>
          <w:tcPr>
            <w:tcW w:w="942" w:type="pct"/>
            <w:vAlign w:val="center"/>
          </w:tcPr>
          <w:p w14:paraId="46E94FF3">
            <w:pPr>
              <w:pStyle w:val="30"/>
            </w:pPr>
            <w:r>
              <w:rPr>
                <w:rFonts w:hint="eastAsia"/>
              </w:rPr>
              <w:t>人工成本月报表统计功能</w:t>
            </w:r>
          </w:p>
        </w:tc>
        <w:tc>
          <w:tcPr>
            <w:tcW w:w="1146" w:type="pct"/>
            <w:vAlign w:val="center"/>
          </w:tcPr>
          <w:p w14:paraId="7FACE787">
            <w:pPr>
              <w:pStyle w:val="30"/>
            </w:pPr>
          </w:p>
        </w:tc>
        <w:tc>
          <w:tcPr>
            <w:tcW w:w="240" w:type="pct"/>
            <w:vAlign w:val="center"/>
          </w:tcPr>
          <w:p w14:paraId="273B2679">
            <w:pPr>
              <w:pStyle w:val="30"/>
            </w:pPr>
            <w:r>
              <w:rPr>
                <w:rFonts w:hint="eastAsia"/>
              </w:rPr>
              <w:t>1</w:t>
            </w:r>
          </w:p>
        </w:tc>
        <w:tc>
          <w:tcPr>
            <w:tcW w:w="240" w:type="pct"/>
            <w:vAlign w:val="center"/>
          </w:tcPr>
          <w:p w14:paraId="233FB053">
            <w:pPr>
              <w:pStyle w:val="30"/>
            </w:pPr>
            <w:r>
              <w:rPr>
                <w:rFonts w:hint="eastAsia"/>
              </w:rPr>
              <w:t>2.5</w:t>
            </w:r>
          </w:p>
        </w:tc>
        <w:tc>
          <w:tcPr>
            <w:tcW w:w="258" w:type="pct"/>
            <w:vAlign w:val="center"/>
          </w:tcPr>
          <w:p w14:paraId="5D5C14C0">
            <w:pPr>
              <w:pStyle w:val="30"/>
            </w:pPr>
            <w:r>
              <w:rPr>
                <w:rFonts w:hint="eastAsia"/>
              </w:rPr>
              <w:t>2.5</w:t>
            </w:r>
          </w:p>
        </w:tc>
        <w:tc>
          <w:tcPr>
            <w:tcW w:w="343" w:type="pct"/>
            <w:vAlign w:val="center"/>
          </w:tcPr>
          <w:p w14:paraId="3094F739">
            <w:pPr>
              <w:pStyle w:val="30"/>
            </w:pPr>
            <w:r>
              <w:rPr>
                <w:rFonts w:hint="eastAsia"/>
              </w:rPr>
              <w:t>6.1.9.2</w:t>
            </w:r>
          </w:p>
        </w:tc>
      </w:tr>
      <w:tr w14:paraId="10DD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037B18CA">
            <w:pPr>
              <w:pStyle w:val="30"/>
            </w:pPr>
            <w:r>
              <w:rPr>
                <w:rFonts w:hint="eastAsia"/>
              </w:rPr>
              <w:t>365</w:t>
            </w:r>
          </w:p>
        </w:tc>
        <w:tc>
          <w:tcPr>
            <w:tcW w:w="240" w:type="pct"/>
            <w:vMerge w:val="continue"/>
            <w:vAlign w:val="center"/>
          </w:tcPr>
          <w:p w14:paraId="2472BAAD">
            <w:pPr>
              <w:pStyle w:val="30"/>
            </w:pPr>
          </w:p>
        </w:tc>
        <w:tc>
          <w:tcPr>
            <w:tcW w:w="570" w:type="pct"/>
            <w:vMerge w:val="continue"/>
            <w:vAlign w:val="center"/>
          </w:tcPr>
          <w:p w14:paraId="607048A6">
            <w:pPr>
              <w:pStyle w:val="30"/>
            </w:pPr>
          </w:p>
        </w:tc>
        <w:tc>
          <w:tcPr>
            <w:tcW w:w="816" w:type="pct"/>
            <w:vMerge w:val="continue"/>
            <w:vAlign w:val="center"/>
          </w:tcPr>
          <w:p w14:paraId="4EA00549">
            <w:pPr>
              <w:pStyle w:val="30"/>
            </w:pPr>
          </w:p>
        </w:tc>
        <w:tc>
          <w:tcPr>
            <w:tcW w:w="942" w:type="pct"/>
            <w:vAlign w:val="center"/>
          </w:tcPr>
          <w:p w14:paraId="6BF79A75">
            <w:pPr>
              <w:pStyle w:val="30"/>
            </w:pPr>
            <w:r>
              <w:rPr>
                <w:rFonts w:hint="eastAsia"/>
              </w:rPr>
              <w:t>快速查询模板功能</w:t>
            </w:r>
          </w:p>
        </w:tc>
        <w:tc>
          <w:tcPr>
            <w:tcW w:w="1146" w:type="pct"/>
            <w:vAlign w:val="center"/>
          </w:tcPr>
          <w:p w14:paraId="14ED6BA6">
            <w:pPr>
              <w:pStyle w:val="30"/>
            </w:pPr>
          </w:p>
        </w:tc>
        <w:tc>
          <w:tcPr>
            <w:tcW w:w="240" w:type="pct"/>
            <w:vAlign w:val="center"/>
          </w:tcPr>
          <w:p w14:paraId="73477D91">
            <w:pPr>
              <w:pStyle w:val="30"/>
            </w:pPr>
            <w:r>
              <w:rPr>
                <w:rFonts w:hint="eastAsia"/>
              </w:rPr>
              <w:t>1</w:t>
            </w:r>
          </w:p>
        </w:tc>
        <w:tc>
          <w:tcPr>
            <w:tcW w:w="240" w:type="pct"/>
            <w:vAlign w:val="center"/>
          </w:tcPr>
          <w:p w14:paraId="18A921B5">
            <w:pPr>
              <w:pStyle w:val="30"/>
            </w:pPr>
            <w:r>
              <w:rPr>
                <w:rFonts w:hint="eastAsia"/>
              </w:rPr>
              <w:t>2.5</w:t>
            </w:r>
          </w:p>
        </w:tc>
        <w:tc>
          <w:tcPr>
            <w:tcW w:w="258" w:type="pct"/>
            <w:vAlign w:val="center"/>
          </w:tcPr>
          <w:p w14:paraId="2B7EE450">
            <w:pPr>
              <w:pStyle w:val="30"/>
            </w:pPr>
            <w:r>
              <w:rPr>
                <w:rFonts w:hint="eastAsia"/>
              </w:rPr>
              <w:t>2.5</w:t>
            </w:r>
          </w:p>
        </w:tc>
        <w:tc>
          <w:tcPr>
            <w:tcW w:w="343" w:type="pct"/>
            <w:vAlign w:val="center"/>
          </w:tcPr>
          <w:p w14:paraId="3E099672">
            <w:pPr>
              <w:pStyle w:val="30"/>
            </w:pPr>
            <w:r>
              <w:rPr>
                <w:rFonts w:hint="eastAsia"/>
              </w:rPr>
              <w:t>6.1.9.2</w:t>
            </w:r>
          </w:p>
        </w:tc>
      </w:tr>
      <w:tr w14:paraId="207AB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ADA5B19">
            <w:pPr>
              <w:pStyle w:val="30"/>
            </w:pPr>
            <w:r>
              <w:rPr>
                <w:rFonts w:hint="eastAsia"/>
              </w:rPr>
              <w:t>366</w:t>
            </w:r>
          </w:p>
        </w:tc>
        <w:tc>
          <w:tcPr>
            <w:tcW w:w="240" w:type="pct"/>
            <w:vMerge w:val="continue"/>
            <w:vAlign w:val="center"/>
          </w:tcPr>
          <w:p w14:paraId="45E582C2">
            <w:pPr>
              <w:pStyle w:val="30"/>
            </w:pPr>
          </w:p>
        </w:tc>
        <w:tc>
          <w:tcPr>
            <w:tcW w:w="570" w:type="pct"/>
            <w:vMerge w:val="continue"/>
            <w:vAlign w:val="center"/>
          </w:tcPr>
          <w:p w14:paraId="10D61A8E">
            <w:pPr>
              <w:pStyle w:val="30"/>
            </w:pPr>
          </w:p>
        </w:tc>
        <w:tc>
          <w:tcPr>
            <w:tcW w:w="816" w:type="pct"/>
            <w:vAlign w:val="center"/>
          </w:tcPr>
          <w:p w14:paraId="00C57768">
            <w:pPr>
              <w:pStyle w:val="30"/>
            </w:pPr>
            <w:r>
              <w:rPr>
                <w:rFonts w:hint="eastAsia"/>
              </w:rPr>
              <w:t>预算偏离度预警</w:t>
            </w:r>
          </w:p>
        </w:tc>
        <w:tc>
          <w:tcPr>
            <w:tcW w:w="942" w:type="pct"/>
            <w:vAlign w:val="center"/>
          </w:tcPr>
          <w:p w14:paraId="32827EA3">
            <w:pPr>
              <w:pStyle w:val="30"/>
            </w:pPr>
          </w:p>
        </w:tc>
        <w:tc>
          <w:tcPr>
            <w:tcW w:w="1146" w:type="pct"/>
            <w:vAlign w:val="center"/>
          </w:tcPr>
          <w:p w14:paraId="53411359">
            <w:pPr>
              <w:pStyle w:val="30"/>
            </w:pPr>
          </w:p>
        </w:tc>
        <w:tc>
          <w:tcPr>
            <w:tcW w:w="240" w:type="pct"/>
            <w:vAlign w:val="center"/>
          </w:tcPr>
          <w:p w14:paraId="02902466">
            <w:pPr>
              <w:pStyle w:val="30"/>
            </w:pPr>
            <w:r>
              <w:rPr>
                <w:rFonts w:hint="eastAsia"/>
              </w:rPr>
              <w:t>1</w:t>
            </w:r>
          </w:p>
        </w:tc>
        <w:tc>
          <w:tcPr>
            <w:tcW w:w="240" w:type="pct"/>
            <w:vAlign w:val="center"/>
          </w:tcPr>
          <w:p w14:paraId="6ED11DCA">
            <w:pPr>
              <w:pStyle w:val="30"/>
            </w:pPr>
            <w:r>
              <w:rPr>
                <w:rFonts w:hint="eastAsia"/>
              </w:rPr>
              <w:t>2.5</w:t>
            </w:r>
          </w:p>
        </w:tc>
        <w:tc>
          <w:tcPr>
            <w:tcW w:w="258" w:type="pct"/>
            <w:vAlign w:val="center"/>
          </w:tcPr>
          <w:p w14:paraId="6770CC30">
            <w:pPr>
              <w:pStyle w:val="30"/>
            </w:pPr>
            <w:r>
              <w:rPr>
                <w:rFonts w:hint="eastAsia"/>
              </w:rPr>
              <w:t>2.5</w:t>
            </w:r>
          </w:p>
        </w:tc>
        <w:tc>
          <w:tcPr>
            <w:tcW w:w="343" w:type="pct"/>
            <w:vAlign w:val="center"/>
          </w:tcPr>
          <w:p w14:paraId="6D563D4E">
            <w:pPr>
              <w:pStyle w:val="30"/>
            </w:pPr>
            <w:r>
              <w:rPr>
                <w:rFonts w:hint="eastAsia"/>
              </w:rPr>
              <w:t>6.1.9.2</w:t>
            </w:r>
          </w:p>
        </w:tc>
      </w:tr>
      <w:tr w14:paraId="548E4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jc w:val="center"/>
        </w:trPr>
        <w:tc>
          <w:tcPr>
            <w:tcW w:w="199" w:type="pct"/>
            <w:vAlign w:val="center"/>
          </w:tcPr>
          <w:p w14:paraId="1F4F6A7A">
            <w:pPr>
              <w:pStyle w:val="30"/>
            </w:pPr>
            <w:r>
              <w:rPr>
                <w:rFonts w:hint="eastAsia"/>
              </w:rPr>
              <w:t>367</w:t>
            </w:r>
          </w:p>
        </w:tc>
        <w:tc>
          <w:tcPr>
            <w:tcW w:w="240" w:type="pct"/>
            <w:vMerge w:val="continue"/>
            <w:vAlign w:val="center"/>
          </w:tcPr>
          <w:p w14:paraId="44B4939A">
            <w:pPr>
              <w:pStyle w:val="30"/>
            </w:pPr>
          </w:p>
        </w:tc>
        <w:tc>
          <w:tcPr>
            <w:tcW w:w="570" w:type="pct"/>
            <w:vAlign w:val="center"/>
          </w:tcPr>
          <w:p w14:paraId="5E8F4725">
            <w:pPr>
              <w:pStyle w:val="30"/>
            </w:pPr>
            <w:r>
              <w:rPr>
                <w:rFonts w:hint="eastAsia"/>
              </w:rPr>
              <w:t>数据查询管理</w:t>
            </w:r>
          </w:p>
        </w:tc>
        <w:tc>
          <w:tcPr>
            <w:tcW w:w="816" w:type="pct"/>
            <w:vAlign w:val="center"/>
          </w:tcPr>
          <w:p w14:paraId="39A94C3B">
            <w:pPr>
              <w:pStyle w:val="30"/>
            </w:pPr>
            <w:r>
              <w:rPr>
                <w:rFonts w:hint="eastAsia"/>
              </w:rPr>
              <w:t>收入分配附件查询</w:t>
            </w:r>
          </w:p>
        </w:tc>
        <w:tc>
          <w:tcPr>
            <w:tcW w:w="942" w:type="pct"/>
            <w:vAlign w:val="center"/>
          </w:tcPr>
          <w:p w14:paraId="2EDE3B97">
            <w:pPr>
              <w:pStyle w:val="30"/>
            </w:pPr>
          </w:p>
        </w:tc>
        <w:tc>
          <w:tcPr>
            <w:tcW w:w="1146" w:type="pct"/>
            <w:vAlign w:val="center"/>
          </w:tcPr>
          <w:p w14:paraId="1EA0E6A0">
            <w:pPr>
              <w:pStyle w:val="30"/>
            </w:pPr>
          </w:p>
        </w:tc>
        <w:tc>
          <w:tcPr>
            <w:tcW w:w="240" w:type="pct"/>
            <w:vAlign w:val="center"/>
          </w:tcPr>
          <w:p w14:paraId="1DBC48A4">
            <w:pPr>
              <w:pStyle w:val="30"/>
            </w:pPr>
            <w:r>
              <w:rPr>
                <w:rFonts w:hint="eastAsia"/>
              </w:rPr>
              <w:t>1</w:t>
            </w:r>
          </w:p>
        </w:tc>
        <w:tc>
          <w:tcPr>
            <w:tcW w:w="240" w:type="pct"/>
            <w:vAlign w:val="center"/>
          </w:tcPr>
          <w:p w14:paraId="5B3B7E1D">
            <w:pPr>
              <w:pStyle w:val="30"/>
            </w:pPr>
            <w:r>
              <w:rPr>
                <w:rFonts w:hint="eastAsia"/>
              </w:rPr>
              <w:t>2.5</w:t>
            </w:r>
          </w:p>
        </w:tc>
        <w:tc>
          <w:tcPr>
            <w:tcW w:w="258" w:type="pct"/>
            <w:vAlign w:val="center"/>
          </w:tcPr>
          <w:p w14:paraId="146203C4">
            <w:pPr>
              <w:pStyle w:val="30"/>
            </w:pPr>
            <w:r>
              <w:rPr>
                <w:rFonts w:hint="eastAsia"/>
              </w:rPr>
              <w:t>2.5</w:t>
            </w:r>
          </w:p>
        </w:tc>
        <w:tc>
          <w:tcPr>
            <w:tcW w:w="343" w:type="pct"/>
            <w:vAlign w:val="center"/>
          </w:tcPr>
          <w:p w14:paraId="0F3738E5">
            <w:pPr>
              <w:pStyle w:val="30"/>
            </w:pPr>
            <w:r>
              <w:rPr>
                <w:rFonts w:hint="eastAsia"/>
              </w:rPr>
              <w:t>6.1.9.3</w:t>
            </w:r>
          </w:p>
        </w:tc>
      </w:tr>
      <w:tr w14:paraId="4A5B2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jc w:val="center"/>
        </w:trPr>
        <w:tc>
          <w:tcPr>
            <w:tcW w:w="199" w:type="pct"/>
            <w:vAlign w:val="center"/>
          </w:tcPr>
          <w:p w14:paraId="7291B44B">
            <w:pPr>
              <w:pStyle w:val="30"/>
            </w:pPr>
            <w:r>
              <w:rPr>
                <w:rFonts w:hint="eastAsia"/>
              </w:rPr>
              <w:t>368</w:t>
            </w:r>
          </w:p>
        </w:tc>
        <w:tc>
          <w:tcPr>
            <w:tcW w:w="240" w:type="pct"/>
            <w:vMerge w:val="continue"/>
            <w:vAlign w:val="center"/>
          </w:tcPr>
          <w:p w14:paraId="5ABE9529">
            <w:pPr>
              <w:pStyle w:val="30"/>
            </w:pPr>
          </w:p>
        </w:tc>
        <w:tc>
          <w:tcPr>
            <w:tcW w:w="570" w:type="pct"/>
            <w:vMerge w:val="restart"/>
            <w:vAlign w:val="center"/>
          </w:tcPr>
          <w:p w14:paraId="5C6D1FBB">
            <w:pPr>
              <w:pStyle w:val="30"/>
            </w:pPr>
            <w:r>
              <w:rPr>
                <w:rFonts w:hint="eastAsia"/>
              </w:rPr>
              <w:t>分级分类管理</w:t>
            </w:r>
          </w:p>
        </w:tc>
        <w:tc>
          <w:tcPr>
            <w:tcW w:w="816" w:type="pct"/>
            <w:vAlign w:val="center"/>
          </w:tcPr>
          <w:p w14:paraId="616740F8">
            <w:pPr>
              <w:pStyle w:val="30"/>
            </w:pPr>
            <w:r>
              <w:rPr>
                <w:rFonts w:hint="eastAsia"/>
              </w:rPr>
              <w:t>浮动表汇总</w:t>
            </w:r>
          </w:p>
        </w:tc>
        <w:tc>
          <w:tcPr>
            <w:tcW w:w="942" w:type="pct"/>
            <w:vAlign w:val="center"/>
          </w:tcPr>
          <w:p w14:paraId="5134437C">
            <w:pPr>
              <w:pStyle w:val="30"/>
            </w:pPr>
          </w:p>
        </w:tc>
        <w:tc>
          <w:tcPr>
            <w:tcW w:w="1146" w:type="pct"/>
            <w:vAlign w:val="center"/>
          </w:tcPr>
          <w:p w14:paraId="5D0DBA45">
            <w:pPr>
              <w:pStyle w:val="30"/>
            </w:pPr>
          </w:p>
        </w:tc>
        <w:tc>
          <w:tcPr>
            <w:tcW w:w="240" w:type="pct"/>
            <w:vAlign w:val="center"/>
          </w:tcPr>
          <w:p w14:paraId="72AFDB2E">
            <w:pPr>
              <w:pStyle w:val="30"/>
            </w:pPr>
            <w:r>
              <w:rPr>
                <w:rFonts w:hint="eastAsia"/>
              </w:rPr>
              <w:t>1</w:t>
            </w:r>
          </w:p>
        </w:tc>
        <w:tc>
          <w:tcPr>
            <w:tcW w:w="240" w:type="pct"/>
            <w:vAlign w:val="center"/>
          </w:tcPr>
          <w:p w14:paraId="5F78660D">
            <w:pPr>
              <w:pStyle w:val="30"/>
            </w:pPr>
            <w:r>
              <w:rPr>
                <w:rFonts w:hint="eastAsia"/>
              </w:rPr>
              <w:t>2.5</w:t>
            </w:r>
          </w:p>
        </w:tc>
        <w:tc>
          <w:tcPr>
            <w:tcW w:w="258" w:type="pct"/>
            <w:vAlign w:val="center"/>
          </w:tcPr>
          <w:p w14:paraId="28EFE1C2">
            <w:pPr>
              <w:pStyle w:val="30"/>
            </w:pPr>
            <w:r>
              <w:rPr>
                <w:rFonts w:hint="eastAsia"/>
              </w:rPr>
              <w:t>2.5</w:t>
            </w:r>
          </w:p>
        </w:tc>
        <w:tc>
          <w:tcPr>
            <w:tcW w:w="343" w:type="pct"/>
            <w:vAlign w:val="center"/>
          </w:tcPr>
          <w:p w14:paraId="15B48B92">
            <w:pPr>
              <w:pStyle w:val="30"/>
            </w:pPr>
            <w:r>
              <w:rPr>
                <w:rFonts w:hint="eastAsia"/>
              </w:rPr>
              <w:t>6.1.9.4</w:t>
            </w:r>
          </w:p>
        </w:tc>
      </w:tr>
      <w:tr w14:paraId="733E5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6EB13E1">
            <w:pPr>
              <w:pStyle w:val="30"/>
            </w:pPr>
            <w:r>
              <w:rPr>
                <w:rFonts w:hint="eastAsia"/>
              </w:rPr>
              <w:t>369</w:t>
            </w:r>
          </w:p>
        </w:tc>
        <w:tc>
          <w:tcPr>
            <w:tcW w:w="240" w:type="pct"/>
            <w:vMerge w:val="continue"/>
            <w:vAlign w:val="center"/>
          </w:tcPr>
          <w:p w14:paraId="236671B0">
            <w:pPr>
              <w:pStyle w:val="30"/>
            </w:pPr>
          </w:p>
        </w:tc>
        <w:tc>
          <w:tcPr>
            <w:tcW w:w="570" w:type="pct"/>
            <w:vMerge w:val="continue"/>
            <w:vAlign w:val="center"/>
          </w:tcPr>
          <w:p w14:paraId="2C242356">
            <w:pPr>
              <w:pStyle w:val="30"/>
            </w:pPr>
          </w:p>
        </w:tc>
        <w:tc>
          <w:tcPr>
            <w:tcW w:w="816" w:type="pct"/>
            <w:vAlign w:val="center"/>
          </w:tcPr>
          <w:p w14:paraId="016C6F24">
            <w:pPr>
              <w:pStyle w:val="30"/>
            </w:pPr>
            <w:r>
              <w:rPr>
                <w:rFonts w:hint="eastAsia"/>
              </w:rPr>
              <w:t>快速查询文件/日期指标</w:t>
            </w:r>
          </w:p>
        </w:tc>
        <w:tc>
          <w:tcPr>
            <w:tcW w:w="942" w:type="pct"/>
            <w:vAlign w:val="center"/>
          </w:tcPr>
          <w:p w14:paraId="37F063D6">
            <w:pPr>
              <w:pStyle w:val="30"/>
            </w:pPr>
          </w:p>
        </w:tc>
        <w:tc>
          <w:tcPr>
            <w:tcW w:w="1146" w:type="pct"/>
            <w:vAlign w:val="center"/>
          </w:tcPr>
          <w:p w14:paraId="1C32E595">
            <w:pPr>
              <w:pStyle w:val="30"/>
            </w:pPr>
          </w:p>
        </w:tc>
        <w:tc>
          <w:tcPr>
            <w:tcW w:w="240" w:type="pct"/>
            <w:vMerge w:val="restart"/>
            <w:vAlign w:val="center"/>
          </w:tcPr>
          <w:p w14:paraId="679E4617">
            <w:pPr>
              <w:pStyle w:val="30"/>
            </w:pPr>
            <w:r>
              <w:rPr>
                <w:rFonts w:hint="eastAsia"/>
              </w:rPr>
              <w:t>1</w:t>
            </w:r>
          </w:p>
        </w:tc>
        <w:tc>
          <w:tcPr>
            <w:tcW w:w="240" w:type="pct"/>
            <w:vAlign w:val="center"/>
          </w:tcPr>
          <w:p w14:paraId="3DF3CCB4">
            <w:pPr>
              <w:pStyle w:val="30"/>
            </w:pPr>
            <w:r>
              <w:rPr>
                <w:rFonts w:hint="eastAsia"/>
              </w:rPr>
              <w:t>2.5</w:t>
            </w:r>
          </w:p>
        </w:tc>
        <w:tc>
          <w:tcPr>
            <w:tcW w:w="258" w:type="pct"/>
            <w:vMerge w:val="restart"/>
            <w:vAlign w:val="center"/>
          </w:tcPr>
          <w:p w14:paraId="4D00E1E4">
            <w:pPr>
              <w:pStyle w:val="30"/>
            </w:pPr>
            <w:r>
              <w:rPr>
                <w:rFonts w:hint="eastAsia"/>
              </w:rPr>
              <w:t>2.5</w:t>
            </w:r>
          </w:p>
        </w:tc>
        <w:tc>
          <w:tcPr>
            <w:tcW w:w="343" w:type="pct"/>
            <w:vAlign w:val="center"/>
          </w:tcPr>
          <w:p w14:paraId="35E6D320">
            <w:pPr>
              <w:pStyle w:val="30"/>
            </w:pPr>
            <w:r>
              <w:rPr>
                <w:rFonts w:hint="eastAsia"/>
              </w:rPr>
              <w:t>6.1.9.4</w:t>
            </w:r>
          </w:p>
        </w:tc>
      </w:tr>
      <w:tr w14:paraId="0F4E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jc w:val="center"/>
        </w:trPr>
        <w:tc>
          <w:tcPr>
            <w:tcW w:w="199" w:type="pct"/>
            <w:vAlign w:val="center"/>
          </w:tcPr>
          <w:p w14:paraId="38A93BA9">
            <w:pPr>
              <w:pStyle w:val="30"/>
            </w:pPr>
            <w:r>
              <w:rPr>
                <w:rFonts w:hint="eastAsia"/>
              </w:rPr>
              <w:t>370</w:t>
            </w:r>
          </w:p>
        </w:tc>
        <w:tc>
          <w:tcPr>
            <w:tcW w:w="240" w:type="pct"/>
            <w:vMerge w:val="continue"/>
            <w:vAlign w:val="center"/>
          </w:tcPr>
          <w:p w14:paraId="4F629B55">
            <w:pPr>
              <w:pStyle w:val="30"/>
            </w:pPr>
          </w:p>
        </w:tc>
        <w:tc>
          <w:tcPr>
            <w:tcW w:w="570" w:type="pct"/>
            <w:vMerge w:val="continue"/>
            <w:vAlign w:val="center"/>
          </w:tcPr>
          <w:p w14:paraId="14EDFD06">
            <w:pPr>
              <w:pStyle w:val="30"/>
            </w:pPr>
          </w:p>
        </w:tc>
        <w:tc>
          <w:tcPr>
            <w:tcW w:w="816" w:type="pct"/>
            <w:vAlign w:val="center"/>
          </w:tcPr>
          <w:p w14:paraId="09108D4D">
            <w:pPr>
              <w:pStyle w:val="30"/>
            </w:pPr>
            <w:r>
              <w:rPr>
                <w:rFonts w:hint="eastAsia"/>
              </w:rPr>
              <w:t>纵向打印支持</w:t>
            </w:r>
          </w:p>
        </w:tc>
        <w:tc>
          <w:tcPr>
            <w:tcW w:w="942" w:type="pct"/>
            <w:vAlign w:val="center"/>
          </w:tcPr>
          <w:p w14:paraId="5B096656">
            <w:pPr>
              <w:pStyle w:val="30"/>
            </w:pPr>
          </w:p>
        </w:tc>
        <w:tc>
          <w:tcPr>
            <w:tcW w:w="1146" w:type="pct"/>
            <w:vAlign w:val="center"/>
          </w:tcPr>
          <w:p w14:paraId="12A7E742">
            <w:pPr>
              <w:pStyle w:val="30"/>
            </w:pPr>
          </w:p>
        </w:tc>
        <w:tc>
          <w:tcPr>
            <w:tcW w:w="240" w:type="pct"/>
            <w:vMerge w:val="continue"/>
            <w:vAlign w:val="center"/>
          </w:tcPr>
          <w:p w14:paraId="4E5F85AC">
            <w:pPr>
              <w:pStyle w:val="30"/>
            </w:pPr>
          </w:p>
        </w:tc>
        <w:tc>
          <w:tcPr>
            <w:tcW w:w="240" w:type="pct"/>
            <w:vAlign w:val="center"/>
          </w:tcPr>
          <w:p w14:paraId="41980840">
            <w:pPr>
              <w:pStyle w:val="30"/>
            </w:pPr>
            <w:r>
              <w:rPr>
                <w:rFonts w:hint="eastAsia"/>
              </w:rPr>
              <w:t>2.5</w:t>
            </w:r>
          </w:p>
        </w:tc>
        <w:tc>
          <w:tcPr>
            <w:tcW w:w="258" w:type="pct"/>
            <w:vMerge w:val="continue"/>
            <w:vAlign w:val="center"/>
          </w:tcPr>
          <w:p w14:paraId="00816741">
            <w:pPr>
              <w:pStyle w:val="30"/>
            </w:pPr>
          </w:p>
        </w:tc>
        <w:tc>
          <w:tcPr>
            <w:tcW w:w="343" w:type="pct"/>
            <w:vAlign w:val="center"/>
          </w:tcPr>
          <w:p w14:paraId="7F62E095">
            <w:pPr>
              <w:pStyle w:val="30"/>
            </w:pPr>
            <w:r>
              <w:rPr>
                <w:rFonts w:hint="eastAsia"/>
              </w:rPr>
              <w:t>6.1.9.4</w:t>
            </w:r>
          </w:p>
        </w:tc>
      </w:tr>
      <w:tr w14:paraId="5C5B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0" w:hRule="atLeast"/>
          <w:jc w:val="center"/>
        </w:trPr>
        <w:tc>
          <w:tcPr>
            <w:tcW w:w="199" w:type="pct"/>
            <w:vAlign w:val="center"/>
          </w:tcPr>
          <w:p w14:paraId="579A32E9">
            <w:pPr>
              <w:pStyle w:val="30"/>
            </w:pPr>
            <w:r>
              <w:rPr>
                <w:rFonts w:hint="eastAsia"/>
              </w:rPr>
              <w:t>371</w:t>
            </w:r>
          </w:p>
        </w:tc>
        <w:tc>
          <w:tcPr>
            <w:tcW w:w="240" w:type="pct"/>
            <w:vMerge w:val="restart"/>
            <w:vAlign w:val="center"/>
          </w:tcPr>
          <w:p w14:paraId="519FF84C">
            <w:pPr>
              <w:pStyle w:val="30"/>
            </w:pPr>
            <w:r>
              <w:rPr>
                <w:rFonts w:hint="eastAsia"/>
              </w:rPr>
              <w:t>国有房地资产信息监管子系统</w:t>
            </w:r>
          </w:p>
        </w:tc>
        <w:tc>
          <w:tcPr>
            <w:tcW w:w="570" w:type="pct"/>
            <w:vMerge w:val="restart"/>
            <w:vAlign w:val="center"/>
          </w:tcPr>
          <w:p w14:paraId="01056BC8">
            <w:pPr>
              <w:pStyle w:val="30"/>
            </w:pPr>
            <w:r>
              <w:rPr>
                <w:rFonts w:hint="eastAsia"/>
              </w:rPr>
              <w:t>国资国企不动产租赁监测模块</w:t>
            </w:r>
          </w:p>
        </w:tc>
        <w:tc>
          <w:tcPr>
            <w:tcW w:w="816" w:type="pct"/>
            <w:vMerge w:val="restart"/>
            <w:vAlign w:val="center"/>
          </w:tcPr>
          <w:p w14:paraId="480487E9">
            <w:pPr>
              <w:pStyle w:val="30"/>
            </w:pPr>
            <w:r>
              <w:rPr>
                <w:rFonts w:hint="eastAsia"/>
              </w:rPr>
              <w:t>数据看板</w:t>
            </w:r>
          </w:p>
        </w:tc>
        <w:tc>
          <w:tcPr>
            <w:tcW w:w="942" w:type="pct"/>
            <w:vAlign w:val="center"/>
          </w:tcPr>
          <w:p w14:paraId="70DECE95">
            <w:pPr>
              <w:pStyle w:val="30"/>
            </w:pPr>
            <w:r>
              <w:rPr>
                <w:rFonts w:hint="eastAsia"/>
              </w:rPr>
              <w:t>租赁监测整体看板</w:t>
            </w:r>
          </w:p>
        </w:tc>
        <w:tc>
          <w:tcPr>
            <w:tcW w:w="1146" w:type="pct"/>
            <w:vAlign w:val="center"/>
          </w:tcPr>
          <w:p w14:paraId="2EA826BC">
            <w:pPr>
              <w:pStyle w:val="30"/>
            </w:pPr>
          </w:p>
        </w:tc>
        <w:tc>
          <w:tcPr>
            <w:tcW w:w="240" w:type="pct"/>
            <w:vAlign w:val="center"/>
          </w:tcPr>
          <w:p w14:paraId="03E2D6D6">
            <w:pPr>
              <w:pStyle w:val="30"/>
            </w:pPr>
            <w:r>
              <w:rPr>
                <w:rFonts w:hint="eastAsia"/>
              </w:rPr>
              <w:t>3.5</w:t>
            </w:r>
          </w:p>
        </w:tc>
        <w:tc>
          <w:tcPr>
            <w:tcW w:w="240" w:type="pct"/>
            <w:vAlign w:val="center"/>
          </w:tcPr>
          <w:p w14:paraId="30588FBB">
            <w:pPr>
              <w:pStyle w:val="30"/>
            </w:pPr>
            <w:r>
              <w:rPr>
                <w:rFonts w:hint="eastAsia"/>
              </w:rPr>
              <w:t>2.5</w:t>
            </w:r>
          </w:p>
        </w:tc>
        <w:tc>
          <w:tcPr>
            <w:tcW w:w="258" w:type="pct"/>
            <w:vAlign w:val="center"/>
          </w:tcPr>
          <w:p w14:paraId="508ED76B">
            <w:pPr>
              <w:pStyle w:val="30"/>
            </w:pPr>
            <w:r>
              <w:rPr>
                <w:rFonts w:hint="eastAsia"/>
              </w:rPr>
              <w:t>8.75</w:t>
            </w:r>
          </w:p>
        </w:tc>
        <w:tc>
          <w:tcPr>
            <w:tcW w:w="343" w:type="pct"/>
            <w:vAlign w:val="center"/>
          </w:tcPr>
          <w:p w14:paraId="12EAFF96">
            <w:pPr>
              <w:pStyle w:val="30"/>
            </w:pPr>
            <w:r>
              <w:rPr>
                <w:rFonts w:hint="eastAsia"/>
              </w:rPr>
              <w:t>6.1.10.1</w:t>
            </w:r>
          </w:p>
        </w:tc>
      </w:tr>
      <w:tr w14:paraId="7A0A4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B4F760A">
            <w:pPr>
              <w:pStyle w:val="30"/>
            </w:pPr>
            <w:r>
              <w:rPr>
                <w:rFonts w:hint="eastAsia"/>
              </w:rPr>
              <w:t>372</w:t>
            </w:r>
          </w:p>
        </w:tc>
        <w:tc>
          <w:tcPr>
            <w:tcW w:w="240" w:type="pct"/>
            <w:vMerge w:val="continue"/>
            <w:vAlign w:val="center"/>
          </w:tcPr>
          <w:p w14:paraId="42703539">
            <w:pPr>
              <w:pStyle w:val="30"/>
            </w:pPr>
          </w:p>
        </w:tc>
        <w:tc>
          <w:tcPr>
            <w:tcW w:w="570" w:type="pct"/>
            <w:vMerge w:val="continue"/>
            <w:vAlign w:val="center"/>
          </w:tcPr>
          <w:p w14:paraId="65B6B282">
            <w:pPr>
              <w:pStyle w:val="30"/>
            </w:pPr>
          </w:p>
        </w:tc>
        <w:tc>
          <w:tcPr>
            <w:tcW w:w="816" w:type="pct"/>
            <w:vMerge w:val="continue"/>
            <w:vAlign w:val="center"/>
          </w:tcPr>
          <w:p w14:paraId="2CEB0729">
            <w:pPr>
              <w:pStyle w:val="30"/>
            </w:pPr>
          </w:p>
        </w:tc>
        <w:tc>
          <w:tcPr>
            <w:tcW w:w="942" w:type="pct"/>
            <w:vAlign w:val="center"/>
          </w:tcPr>
          <w:p w14:paraId="4F7E72E1">
            <w:pPr>
              <w:pStyle w:val="30"/>
            </w:pPr>
            <w:r>
              <w:rPr>
                <w:rFonts w:hint="eastAsia"/>
              </w:rPr>
              <w:t>低效租赁预警信息</w:t>
            </w:r>
          </w:p>
        </w:tc>
        <w:tc>
          <w:tcPr>
            <w:tcW w:w="1146" w:type="pct"/>
            <w:vAlign w:val="center"/>
          </w:tcPr>
          <w:p w14:paraId="410A0A6A">
            <w:pPr>
              <w:pStyle w:val="30"/>
            </w:pPr>
          </w:p>
        </w:tc>
        <w:tc>
          <w:tcPr>
            <w:tcW w:w="240" w:type="pct"/>
            <w:vAlign w:val="center"/>
          </w:tcPr>
          <w:p w14:paraId="393E54D5">
            <w:pPr>
              <w:pStyle w:val="30"/>
            </w:pPr>
            <w:r>
              <w:rPr>
                <w:rFonts w:hint="eastAsia"/>
              </w:rPr>
              <w:t>1</w:t>
            </w:r>
          </w:p>
        </w:tc>
        <w:tc>
          <w:tcPr>
            <w:tcW w:w="240" w:type="pct"/>
            <w:vAlign w:val="center"/>
          </w:tcPr>
          <w:p w14:paraId="27493E6E">
            <w:pPr>
              <w:pStyle w:val="30"/>
            </w:pPr>
            <w:r>
              <w:rPr>
                <w:rFonts w:hint="eastAsia"/>
              </w:rPr>
              <w:t>2.5</w:t>
            </w:r>
          </w:p>
        </w:tc>
        <w:tc>
          <w:tcPr>
            <w:tcW w:w="258" w:type="pct"/>
            <w:vAlign w:val="center"/>
          </w:tcPr>
          <w:p w14:paraId="3FECCDA4">
            <w:pPr>
              <w:pStyle w:val="30"/>
            </w:pPr>
            <w:r>
              <w:rPr>
                <w:rFonts w:hint="eastAsia"/>
              </w:rPr>
              <w:t>2.5</w:t>
            </w:r>
          </w:p>
        </w:tc>
        <w:tc>
          <w:tcPr>
            <w:tcW w:w="343" w:type="pct"/>
            <w:vAlign w:val="center"/>
          </w:tcPr>
          <w:p w14:paraId="7A99D195">
            <w:pPr>
              <w:pStyle w:val="30"/>
            </w:pPr>
            <w:r>
              <w:rPr>
                <w:rFonts w:hint="eastAsia"/>
              </w:rPr>
              <w:t>6.1.10.1</w:t>
            </w:r>
          </w:p>
        </w:tc>
      </w:tr>
      <w:tr w14:paraId="1B332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8257847">
            <w:pPr>
              <w:pStyle w:val="30"/>
            </w:pPr>
            <w:r>
              <w:rPr>
                <w:rFonts w:hint="eastAsia"/>
              </w:rPr>
              <w:t>373</w:t>
            </w:r>
          </w:p>
        </w:tc>
        <w:tc>
          <w:tcPr>
            <w:tcW w:w="240" w:type="pct"/>
            <w:vMerge w:val="continue"/>
            <w:vAlign w:val="center"/>
          </w:tcPr>
          <w:p w14:paraId="50843B65">
            <w:pPr>
              <w:pStyle w:val="30"/>
            </w:pPr>
          </w:p>
        </w:tc>
        <w:tc>
          <w:tcPr>
            <w:tcW w:w="570" w:type="pct"/>
            <w:vMerge w:val="continue"/>
            <w:vAlign w:val="center"/>
          </w:tcPr>
          <w:p w14:paraId="7BE7786A">
            <w:pPr>
              <w:pStyle w:val="30"/>
            </w:pPr>
          </w:p>
        </w:tc>
        <w:tc>
          <w:tcPr>
            <w:tcW w:w="816" w:type="pct"/>
            <w:vMerge w:val="restart"/>
            <w:vAlign w:val="center"/>
          </w:tcPr>
          <w:p w14:paraId="7A037BD5">
            <w:pPr>
              <w:pStyle w:val="30"/>
            </w:pPr>
            <w:r>
              <w:rPr>
                <w:rFonts w:hint="eastAsia"/>
              </w:rPr>
              <w:t>数据明细</w:t>
            </w:r>
          </w:p>
        </w:tc>
        <w:tc>
          <w:tcPr>
            <w:tcW w:w="942" w:type="pct"/>
            <w:vAlign w:val="center"/>
          </w:tcPr>
          <w:p w14:paraId="72B287FF">
            <w:pPr>
              <w:pStyle w:val="30"/>
            </w:pPr>
            <w:r>
              <w:rPr>
                <w:rFonts w:hint="eastAsia"/>
              </w:rPr>
              <w:t>不动产租赁明细信息</w:t>
            </w:r>
          </w:p>
        </w:tc>
        <w:tc>
          <w:tcPr>
            <w:tcW w:w="1146" w:type="pct"/>
            <w:vAlign w:val="center"/>
          </w:tcPr>
          <w:p w14:paraId="461837F3">
            <w:pPr>
              <w:pStyle w:val="30"/>
            </w:pPr>
          </w:p>
        </w:tc>
        <w:tc>
          <w:tcPr>
            <w:tcW w:w="240" w:type="pct"/>
            <w:vMerge w:val="restart"/>
            <w:vAlign w:val="center"/>
          </w:tcPr>
          <w:p w14:paraId="2A2737ED">
            <w:pPr>
              <w:pStyle w:val="30"/>
            </w:pPr>
            <w:r>
              <w:rPr>
                <w:rFonts w:hint="eastAsia"/>
              </w:rPr>
              <w:t>1.5</w:t>
            </w:r>
          </w:p>
        </w:tc>
        <w:tc>
          <w:tcPr>
            <w:tcW w:w="240" w:type="pct"/>
            <w:vAlign w:val="center"/>
          </w:tcPr>
          <w:p w14:paraId="3D993FFC">
            <w:pPr>
              <w:pStyle w:val="30"/>
            </w:pPr>
            <w:r>
              <w:rPr>
                <w:rFonts w:hint="eastAsia"/>
              </w:rPr>
              <w:t>2.5</w:t>
            </w:r>
          </w:p>
        </w:tc>
        <w:tc>
          <w:tcPr>
            <w:tcW w:w="258" w:type="pct"/>
            <w:vMerge w:val="restart"/>
            <w:vAlign w:val="center"/>
          </w:tcPr>
          <w:p w14:paraId="3B388BED">
            <w:pPr>
              <w:pStyle w:val="30"/>
            </w:pPr>
            <w:r>
              <w:rPr>
                <w:rFonts w:hint="eastAsia"/>
              </w:rPr>
              <w:t>3.75</w:t>
            </w:r>
          </w:p>
        </w:tc>
        <w:tc>
          <w:tcPr>
            <w:tcW w:w="343" w:type="pct"/>
            <w:vAlign w:val="center"/>
          </w:tcPr>
          <w:p w14:paraId="035CD3B9">
            <w:pPr>
              <w:pStyle w:val="30"/>
            </w:pPr>
            <w:r>
              <w:rPr>
                <w:rFonts w:hint="eastAsia"/>
              </w:rPr>
              <w:t>6.1.10.1</w:t>
            </w:r>
          </w:p>
        </w:tc>
      </w:tr>
      <w:tr w14:paraId="36E7A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41654C3">
            <w:pPr>
              <w:pStyle w:val="30"/>
            </w:pPr>
            <w:r>
              <w:rPr>
                <w:rFonts w:hint="eastAsia"/>
              </w:rPr>
              <w:t>374</w:t>
            </w:r>
          </w:p>
        </w:tc>
        <w:tc>
          <w:tcPr>
            <w:tcW w:w="240" w:type="pct"/>
            <w:vMerge w:val="continue"/>
            <w:vAlign w:val="center"/>
          </w:tcPr>
          <w:p w14:paraId="37BE8359">
            <w:pPr>
              <w:pStyle w:val="30"/>
            </w:pPr>
          </w:p>
        </w:tc>
        <w:tc>
          <w:tcPr>
            <w:tcW w:w="570" w:type="pct"/>
            <w:vMerge w:val="continue"/>
            <w:vAlign w:val="center"/>
          </w:tcPr>
          <w:p w14:paraId="22C1C440">
            <w:pPr>
              <w:pStyle w:val="30"/>
            </w:pPr>
          </w:p>
        </w:tc>
        <w:tc>
          <w:tcPr>
            <w:tcW w:w="816" w:type="pct"/>
            <w:vMerge w:val="continue"/>
            <w:vAlign w:val="center"/>
          </w:tcPr>
          <w:p w14:paraId="7E9299B2">
            <w:pPr>
              <w:pStyle w:val="30"/>
            </w:pPr>
          </w:p>
        </w:tc>
        <w:tc>
          <w:tcPr>
            <w:tcW w:w="942" w:type="pct"/>
            <w:vAlign w:val="center"/>
          </w:tcPr>
          <w:p w14:paraId="591F48AF">
            <w:pPr>
              <w:pStyle w:val="30"/>
            </w:pPr>
            <w:r>
              <w:rPr>
                <w:rFonts w:hint="eastAsia"/>
              </w:rPr>
              <w:t>重大项目信息</w:t>
            </w:r>
          </w:p>
        </w:tc>
        <w:tc>
          <w:tcPr>
            <w:tcW w:w="1146" w:type="pct"/>
            <w:vAlign w:val="center"/>
          </w:tcPr>
          <w:p w14:paraId="203447B4">
            <w:pPr>
              <w:pStyle w:val="30"/>
            </w:pPr>
          </w:p>
        </w:tc>
        <w:tc>
          <w:tcPr>
            <w:tcW w:w="240" w:type="pct"/>
            <w:vMerge w:val="continue"/>
            <w:vAlign w:val="center"/>
          </w:tcPr>
          <w:p w14:paraId="10AF8DF9">
            <w:pPr>
              <w:pStyle w:val="30"/>
            </w:pPr>
          </w:p>
        </w:tc>
        <w:tc>
          <w:tcPr>
            <w:tcW w:w="240" w:type="pct"/>
            <w:vAlign w:val="center"/>
          </w:tcPr>
          <w:p w14:paraId="39E64B2B">
            <w:pPr>
              <w:pStyle w:val="30"/>
            </w:pPr>
            <w:r>
              <w:rPr>
                <w:rFonts w:hint="eastAsia"/>
              </w:rPr>
              <w:t>2.5</w:t>
            </w:r>
          </w:p>
        </w:tc>
        <w:tc>
          <w:tcPr>
            <w:tcW w:w="258" w:type="pct"/>
            <w:vMerge w:val="continue"/>
            <w:vAlign w:val="center"/>
          </w:tcPr>
          <w:p w14:paraId="52DE95EC">
            <w:pPr>
              <w:pStyle w:val="30"/>
            </w:pPr>
          </w:p>
        </w:tc>
        <w:tc>
          <w:tcPr>
            <w:tcW w:w="343" w:type="pct"/>
            <w:vAlign w:val="center"/>
          </w:tcPr>
          <w:p w14:paraId="402A6EC1">
            <w:pPr>
              <w:pStyle w:val="30"/>
            </w:pPr>
            <w:r>
              <w:rPr>
                <w:rFonts w:hint="eastAsia"/>
              </w:rPr>
              <w:t>6.1.10.1</w:t>
            </w:r>
          </w:p>
        </w:tc>
      </w:tr>
      <w:tr w14:paraId="7BA1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0900EED">
            <w:pPr>
              <w:pStyle w:val="30"/>
            </w:pPr>
            <w:r>
              <w:rPr>
                <w:rFonts w:hint="eastAsia"/>
              </w:rPr>
              <w:t>375</w:t>
            </w:r>
          </w:p>
        </w:tc>
        <w:tc>
          <w:tcPr>
            <w:tcW w:w="240" w:type="pct"/>
            <w:vMerge w:val="continue"/>
            <w:vAlign w:val="center"/>
          </w:tcPr>
          <w:p w14:paraId="61998A7D">
            <w:pPr>
              <w:pStyle w:val="30"/>
            </w:pPr>
          </w:p>
        </w:tc>
        <w:tc>
          <w:tcPr>
            <w:tcW w:w="570" w:type="pct"/>
            <w:vMerge w:val="continue"/>
            <w:vAlign w:val="center"/>
          </w:tcPr>
          <w:p w14:paraId="5A62C8EE">
            <w:pPr>
              <w:pStyle w:val="30"/>
            </w:pPr>
          </w:p>
        </w:tc>
        <w:tc>
          <w:tcPr>
            <w:tcW w:w="816" w:type="pct"/>
            <w:vMerge w:val="continue"/>
            <w:vAlign w:val="center"/>
          </w:tcPr>
          <w:p w14:paraId="1AC34567">
            <w:pPr>
              <w:pStyle w:val="30"/>
            </w:pPr>
          </w:p>
        </w:tc>
        <w:tc>
          <w:tcPr>
            <w:tcW w:w="942" w:type="pct"/>
            <w:vAlign w:val="center"/>
          </w:tcPr>
          <w:p w14:paraId="504A4C52">
            <w:pPr>
              <w:pStyle w:val="30"/>
            </w:pPr>
            <w:r>
              <w:rPr>
                <w:rFonts w:hint="eastAsia"/>
              </w:rPr>
              <w:t>一般项目信息</w:t>
            </w:r>
          </w:p>
        </w:tc>
        <w:tc>
          <w:tcPr>
            <w:tcW w:w="1146" w:type="pct"/>
            <w:vAlign w:val="center"/>
          </w:tcPr>
          <w:p w14:paraId="4D5EBFB4">
            <w:pPr>
              <w:pStyle w:val="30"/>
            </w:pPr>
          </w:p>
        </w:tc>
        <w:tc>
          <w:tcPr>
            <w:tcW w:w="240" w:type="pct"/>
            <w:vMerge w:val="continue"/>
            <w:vAlign w:val="center"/>
          </w:tcPr>
          <w:p w14:paraId="46ED3508">
            <w:pPr>
              <w:pStyle w:val="30"/>
            </w:pPr>
          </w:p>
        </w:tc>
        <w:tc>
          <w:tcPr>
            <w:tcW w:w="240" w:type="pct"/>
            <w:vAlign w:val="center"/>
          </w:tcPr>
          <w:p w14:paraId="1518492D">
            <w:pPr>
              <w:pStyle w:val="30"/>
            </w:pPr>
            <w:r>
              <w:rPr>
                <w:rFonts w:hint="eastAsia"/>
              </w:rPr>
              <w:t>2.5</w:t>
            </w:r>
          </w:p>
        </w:tc>
        <w:tc>
          <w:tcPr>
            <w:tcW w:w="258" w:type="pct"/>
            <w:vMerge w:val="continue"/>
            <w:vAlign w:val="center"/>
          </w:tcPr>
          <w:p w14:paraId="5FBC11F2">
            <w:pPr>
              <w:pStyle w:val="30"/>
            </w:pPr>
          </w:p>
        </w:tc>
        <w:tc>
          <w:tcPr>
            <w:tcW w:w="343" w:type="pct"/>
            <w:vAlign w:val="center"/>
          </w:tcPr>
          <w:p w14:paraId="4D095F82">
            <w:pPr>
              <w:pStyle w:val="30"/>
            </w:pPr>
            <w:r>
              <w:rPr>
                <w:rFonts w:hint="eastAsia"/>
              </w:rPr>
              <w:t>6.1.10.1</w:t>
            </w:r>
          </w:p>
        </w:tc>
      </w:tr>
      <w:tr w14:paraId="6BAA2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B804F20">
            <w:pPr>
              <w:pStyle w:val="30"/>
            </w:pPr>
            <w:r>
              <w:rPr>
                <w:rFonts w:hint="eastAsia"/>
              </w:rPr>
              <w:t>376</w:t>
            </w:r>
          </w:p>
        </w:tc>
        <w:tc>
          <w:tcPr>
            <w:tcW w:w="240" w:type="pct"/>
            <w:vMerge w:val="continue"/>
            <w:vAlign w:val="center"/>
          </w:tcPr>
          <w:p w14:paraId="546841AF">
            <w:pPr>
              <w:pStyle w:val="30"/>
            </w:pPr>
          </w:p>
        </w:tc>
        <w:tc>
          <w:tcPr>
            <w:tcW w:w="570" w:type="pct"/>
            <w:vMerge w:val="continue"/>
            <w:vAlign w:val="center"/>
          </w:tcPr>
          <w:p w14:paraId="3EACC638">
            <w:pPr>
              <w:pStyle w:val="30"/>
            </w:pPr>
          </w:p>
        </w:tc>
        <w:tc>
          <w:tcPr>
            <w:tcW w:w="816" w:type="pct"/>
            <w:vMerge w:val="continue"/>
            <w:vAlign w:val="center"/>
          </w:tcPr>
          <w:p w14:paraId="053D1E8D">
            <w:pPr>
              <w:pStyle w:val="30"/>
            </w:pPr>
          </w:p>
        </w:tc>
        <w:tc>
          <w:tcPr>
            <w:tcW w:w="942" w:type="pct"/>
            <w:vAlign w:val="center"/>
          </w:tcPr>
          <w:p w14:paraId="14C9B049">
            <w:pPr>
              <w:pStyle w:val="30"/>
            </w:pPr>
            <w:r>
              <w:rPr>
                <w:rFonts w:hint="eastAsia"/>
              </w:rPr>
              <w:t>可不公开租赁项目信息</w:t>
            </w:r>
          </w:p>
        </w:tc>
        <w:tc>
          <w:tcPr>
            <w:tcW w:w="1146" w:type="pct"/>
            <w:vAlign w:val="center"/>
          </w:tcPr>
          <w:p w14:paraId="187CA8AE">
            <w:pPr>
              <w:pStyle w:val="30"/>
            </w:pPr>
          </w:p>
        </w:tc>
        <w:tc>
          <w:tcPr>
            <w:tcW w:w="240" w:type="pct"/>
            <w:vMerge w:val="continue"/>
            <w:vAlign w:val="center"/>
          </w:tcPr>
          <w:p w14:paraId="015FCB9E">
            <w:pPr>
              <w:pStyle w:val="30"/>
            </w:pPr>
          </w:p>
        </w:tc>
        <w:tc>
          <w:tcPr>
            <w:tcW w:w="240" w:type="pct"/>
            <w:vAlign w:val="center"/>
          </w:tcPr>
          <w:p w14:paraId="53132CE9">
            <w:pPr>
              <w:pStyle w:val="30"/>
            </w:pPr>
            <w:r>
              <w:rPr>
                <w:rFonts w:hint="eastAsia"/>
              </w:rPr>
              <w:t>2.5</w:t>
            </w:r>
          </w:p>
        </w:tc>
        <w:tc>
          <w:tcPr>
            <w:tcW w:w="258" w:type="pct"/>
            <w:vMerge w:val="continue"/>
            <w:vAlign w:val="center"/>
          </w:tcPr>
          <w:p w14:paraId="21AECF8C">
            <w:pPr>
              <w:pStyle w:val="30"/>
            </w:pPr>
          </w:p>
        </w:tc>
        <w:tc>
          <w:tcPr>
            <w:tcW w:w="343" w:type="pct"/>
            <w:vAlign w:val="center"/>
          </w:tcPr>
          <w:p w14:paraId="4A5CF830">
            <w:pPr>
              <w:pStyle w:val="30"/>
            </w:pPr>
            <w:r>
              <w:rPr>
                <w:rFonts w:hint="eastAsia"/>
              </w:rPr>
              <w:t>6.1.10.1</w:t>
            </w:r>
          </w:p>
        </w:tc>
      </w:tr>
      <w:tr w14:paraId="3BE7DE40">
        <w:tblPrEx>
          <w:tblCellMar>
            <w:top w:w="0" w:type="dxa"/>
            <w:left w:w="108" w:type="dxa"/>
            <w:bottom w:w="0" w:type="dxa"/>
            <w:right w:w="108" w:type="dxa"/>
          </w:tblCellMar>
        </w:tblPrEx>
        <w:trPr>
          <w:trHeight w:val="540" w:hRule="atLeast"/>
          <w:jc w:val="center"/>
        </w:trPr>
        <w:tc>
          <w:tcPr>
            <w:tcW w:w="199" w:type="pct"/>
            <w:vAlign w:val="center"/>
          </w:tcPr>
          <w:p w14:paraId="7A2C200C">
            <w:pPr>
              <w:pStyle w:val="30"/>
            </w:pPr>
            <w:r>
              <w:rPr>
                <w:rFonts w:hint="eastAsia"/>
              </w:rPr>
              <w:t>377</w:t>
            </w:r>
          </w:p>
        </w:tc>
        <w:tc>
          <w:tcPr>
            <w:tcW w:w="240" w:type="pct"/>
            <w:vMerge w:val="continue"/>
            <w:vAlign w:val="center"/>
          </w:tcPr>
          <w:p w14:paraId="09D66047">
            <w:pPr>
              <w:pStyle w:val="30"/>
            </w:pPr>
          </w:p>
        </w:tc>
        <w:tc>
          <w:tcPr>
            <w:tcW w:w="570" w:type="pct"/>
            <w:vMerge w:val="continue"/>
            <w:vAlign w:val="center"/>
          </w:tcPr>
          <w:p w14:paraId="00383746">
            <w:pPr>
              <w:pStyle w:val="30"/>
            </w:pPr>
          </w:p>
        </w:tc>
        <w:tc>
          <w:tcPr>
            <w:tcW w:w="816" w:type="pct"/>
            <w:vMerge w:val="restart"/>
            <w:vAlign w:val="center"/>
          </w:tcPr>
          <w:p w14:paraId="07AD23BE">
            <w:pPr>
              <w:pStyle w:val="30"/>
            </w:pPr>
            <w:r>
              <w:rPr>
                <w:rFonts w:hint="eastAsia"/>
              </w:rPr>
              <w:t>数据填报及校验</w:t>
            </w:r>
          </w:p>
        </w:tc>
        <w:tc>
          <w:tcPr>
            <w:tcW w:w="942" w:type="pct"/>
            <w:vAlign w:val="center"/>
          </w:tcPr>
          <w:p w14:paraId="1840E30E">
            <w:pPr>
              <w:pStyle w:val="30"/>
            </w:pPr>
            <w:r>
              <w:rPr>
                <w:rFonts w:hint="eastAsia"/>
              </w:rPr>
              <w:t>一般项目信息填报及校验</w:t>
            </w:r>
          </w:p>
        </w:tc>
        <w:tc>
          <w:tcPr>
            <w:tcW w:w="1146" w:type="pct"/>
            <w:vAlign w:val="center"/>
          </w:tcPr>
          <w:p w14:paraId="0C534654">
            <w:pPr>
              <w:pStyle w:val="30"/>
            </w:pPr>
          </w:p>
        </w:tc>
        <w:tc>
          <w:tcPr>
            <w:tcW w:w="240" w:type="pct"/>
            <w:vMerge w:val="restart"/>
            <w:vAlign w:val="center"/>
          </w:tcPr>
          <w:p w14:paraId="71BDBC39">
            <w:pPr>
              <w:pStyle w:val="30"/>
            </w:pPr>
            <w:r>
              <w:rPr>
                <w:rFonts w:hint="eastAsia"/>
              </w:rPr>
              <w:t>1</w:t>
            </w:r>
          </w:p>
        </w:tc>
        <w:tc>
          <w:tcPr>
            <w:tcW w:w="240" w:type="pct"/>
            <w:vAlign w:val="center"/>
          </w:tcPr>
          <w:p w14:paraId="16EAC5A4">
            <w:pPr>
              <w:pStyle w:val="30"/>
            </w:pPr>
            <w:r>
              <w:rPr>
                <w:rFonts w:hint="eastAsia"/>
              </w:rPr>
              <w:t>2.5</w:t>
            </w:r>
          </w:p>
        </w:tc>
        <w:tc>
          <w:tcPr>
            <w:tcW w:w="258" w:type="pct"/>
            <w:vMerge w:val="restart"/>
            <w:vAlign w:val="center"/>
          </w:tcPr>
          <w:p w14:paraId="47ACE83D">
            <w:pPr>
              <w:pStyle w:val="30"/>
            </w:pPr>
            <w:r>
              <w:rPr>
                <w:rFonts w:hint="eastAsia"/>
              </w:rPr>
              <w:t>2.5</w:t>
            </w:r>
          </w:p>
        </w:tc>
        <w:tc>
          <w:tcPr>
            <w:tcW w:w="343" w:type="pct"/>
            <w:vAlign w:val="center"/>
          </w:tcPr>
          <w:p w14:paraId="4F5646D3">
            <w:pPr>
              <w:pStyle w:val="30"/>
            </w:pPr>
            <w:r>
              <w:rPr>
                <w:rFonts w:hint="eastAsia"/>
              </w:rPr>
              <w:t>6.1.10.1</w:t>
            </w:r>
          </w:p>
        </w:tc>
      </w:tr>
      <w:tr w14:paraId="72421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9460FAC">
            <w:pPr>
              <w:pStyle w:val="30"/>
            </w:pPr>
            <w:r>
              <w:rPr>
                <w:rFonts w:hint="eastAsia"/>
              </w:rPr>
              <w:t>378</w:t>
            </w:r>
          </w:p>
        </w:tc>
        <w:tc>
          <w:tcPr>
            <w:tcW w:w="240" w:type="pct"/>
            <w:vMerge w:val="continue"/>
            <w:vAlign w:val="center"/>
          </w:tcPr>
          <w:p w14:paraId="1FD40BD5">
            <w:pPr>
              <w:pStyle w:val="30"/>
            </w:pPr>
          </w:p>
        </w:tc>
        <w:tc>
          <w:tcPr>
            <w:tcW w:w="570" w:type="pct"/>
            <w:vMerge w:val="continue"/>
            <w:vAlign w:val="center"/>
          </w:tcPr>
          <w:p w14:paraId="24D6B5C2">
            <w:pPr>
              <w:pStyle w:val="30"/>
            </w:pPr>
          </w:p>
        </w:tc>
        <w:tc>
          <w:tcPr>
            <w:tcW w:w="816" w:type="pct"/>
            <w:vMerge w:val="continue"/>
            <w:vAlign w:val="center"/>
          </w:tcPr>
          <w:p w14:paraId="5C07A2F9">
            <w:pPr>
              <w:pStyle w:val="30"/>
            </w:pPr>
          </w:p>
        </w:tc>
        <w:tc>
          <w:tcPr>
            <w:tcW w:w="942" w:type="pct"/>
            <w:vAlign w:val="center"/>
          </w:tcPr>
          <w:p w14:paraId="2C041FF2">
            <w:pPr>
              <w:pStyle w:val="30"/>
            </w:pPr>
            <w:r>
              <w:rPr>
                <w:rFonts w:hint="eastAsia"/>
              </w:rPr>
              <w:t>可不公开租赁项目信息填报及校验</w:t>
            </w:r>
          </w:p>
        </w:tc>
        <w:tc>
          <w:tcPr>
            <w:tcW w:w="1146" w:type="pct"/>
            <w:vAlign w:val="center"/>
          </w:tcPr>
          <w:p w14:paraId="354A5990">
            <w:pPr>
              <w:pStyle w:val="30"/>
            </w:pPr>
          </w:p>
        </w:tc>
        <w:tc>
          <w:tcPr>
            <w:tcW w:w="240" w:type="pct"/>
            <w:vMerge w:val="continue"/>
            <w:vAlign w:val="center"/>
          </w:tcPr>
          <w:p w14:paraId="005AAA34">
            <w:pPr>
              <w:pStyle w:val="30"/>
            </w:pPr>
          </w:p>
        </w:tc>
        <w:tc>
          <w:tcPr>
            <w:tcW w:w="240" w:type="pct"/>
            <w:vAlign w:val="center"/>
          </w:tcPr>
          <w:p w14:paraId="31404BE8">
            <w:pPr>
              <w:pStyle w:val="30"/>
            </w:pPr>
            <w:r>
              <w:rPr>
                <w:rFonts w:hint="eastAsia"/>
              </w:rPr>
              <w:t>2.5</w:t>
            </w:r>
          </w:p>
        </w:tc>
        <w:tc>
          <w:tcPr>
            <w:tcW w:w="258" w:type="pct"/>
            <w:vMerge w:val="continue"/>
            <w:vAlign w:val="center"/>
          </w:tcPr>
          <w:p w14:paraId="0AACD3E9">
            <w:pPr>
              <w:pStyle w:val="30"/>
            </w:pPr>
          </w:p>
        </w:tc>
        <w:tc>
          <w:tcPr>
            <w:tcW w:w="343" w:type="pct"/>
            <w:vAlign w:val="center"/>
          </w:tcPr>
          <w:p w14:paraId="234A3E3B">
            <w:pPr>
              <w:pStyle w:val="30"/>
            </w:pPr>
            <w:r>
              <w:rPr>
                <w:rFonts w:hint="eastAsia"/>
              </w:rPr>
              <w:t>6.1.10.1</w:t>
            </w:r>
          </w:p>
        </w:tc>
      </w:tr>
      <w:tr w14:paraId="4335D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BFFA745">
            <w:pPr>
              <w:pStyle w:val="30"/>
            </w:pPr>
            <w:r>
              <w:rPr>
                <w:rFonts w:hint="eastAsia"/>
              </w:rPr>
              <w:t>379</w:t>
            </w:r>
          </w:p>
        </w:tc>
        <w:tc>
          <w:tcPr>
            <w:tcW w:w="240" w:type="pct"/>
            <w:vMerge w:val="continue"/>
            <w:vAlign w:val="center"/>
          </w:tcPr>
          <w:p w14:paraId="49C0FAA0">
            <w:pPr>
              <w:pStyle w:val="30"/>
            </w:pPr>
          </w:p>
        </w:tc>
        <w:tc>
          <w:tcPr>
            <w:tcW w:w="570" w:type="pct"/>
            <w:vMerge w:val="continue"/>
            <w:vAlign w:val="center"/>
          </w:tcPr>
          <w:p w14:paraId="0B5BB002">
            <w:pPr>
              <w:pStyle w:val="30"/>
            </w:pPr>
          </w:p>
        </w:tc>
        <w:tc>
          <w:tcPr>
            <w:tcW w:w="816" w:type="pct"/>
            <w:vAlign w:val="center"/>
          </w:tcPr>
          <w:p w14:paraId="577BF512">
            <w:pPr>
              <w:pStyle w:val="30"/>
            </w:pPr>
            <w:r>
              <w:rPr>
                <w:rFonts w:hint="eastAsia"/>
              </w:rPr>
              <w:t>数据接口</w:t>
            </w:r>
          </w:p>
        </w:tc>
        <w:tc>
          <w:tcPr>
            <w:tcW w:w="942" w:type="pct"/>
            <w:vAlign w:val="center"/>
          </w:tcPr>
          <w:p w14:paraId="4975A428">
            <w:pPr>
              <w:pStyle w:val="30"/>
            </w:pPr>
          </w:p>
        </w:tc>
        <w:tc>
          <w:tcPr>
            <w:tcW w:w="1146" w:type="pct"/>
            <w:vAlign w:val="center"/>
          </w:tcPr>
          <w:p w14:paraId="41276C98">
            <w:pPr>
              <w:pStyle w:val="30"/>
            </w:pPr>
          </w:p>
        </w:tc>
        <w:tc>
          <w:tcPr>
            <w:tcW w:w="240" w:type="pct"/>
            <w:vAlign w:val="center"/>
          </w:tcPr>
          <w:p w14:paraId="207DE9CC">
            <w:pPr>
              <w:pStyle w:val="30"/>
            </w:pPr>
            <w:r>
              <w:rPr>
                <w:rFonts w:hint="eastAsia"/>
              </w:rPr>
              <w:t>1</w:t>
            </w:r>
          </w:p>
        </w:tc>
        <w:tc>
          <w:tcPr>
            <w:tcW w:w="240" w:type="pct"/>
            <w:vAlign w:val="center"/>
          </w:tcPr>
          <w:p w14:paraId="197F0423">
            <w:pPr>
              <w:pStyle w:val="30"/>
            </w:pPr>
            <w:r>
              <w:rPr>
                <w:rFonts w:hint="eastAsia"/>
              </w:rPr>
              <w:t>2.5</w:t>
            </w:r>
          </w:p>
        </w:tc>
        <w:tc>
          <w:tcPr>
            <w:tcW w:w="258" w:type="pct"/>
            <w:vAlign w:val="center"/>
          </w:tcPr>
          <w:p w14:paraId="38CE8211">
            <w:pPr>
              <w:pStyle w:val="30"/>
            </w:pPr>
            <w:r>
              <w:rPr>
                <w:rFonts w:hint="eastAsia"/>
              </w:rPr>
              <w:t>2.5</w:t>
            </w:r>
          </w:p>
        </w:tc>
        <w:tc>
          <w:tcPr>
            <w:tcW w:w="343" w:type="pct"/>
            <w:vAlign w:val="center"/>
          </w:tcPr>
          <w:p w14:paraId="6560875D">
            <w:pPr>
              <w:pStyle w:val="30"/>
            </w:pPr>
            <w:r>
              <w:rPr>
                <w:rFonts w:hint="eastAsia"/>
              </w:rPr>
              <w:t>6.1.10.1</w:t>
            </w:r>
          </w:p>
        </w:tc>
      </w:tr>
      <w:tr w14:paraId="06EAC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3530DFE">
            <w:pPr>
              <w:pStyle w:val="30"/>
            </w:pPr>
            <w:r>
              <w:rPr>
                <w:rFonts w:hint="eastAsia"/>
              </w:rPr>
              <w:t>380</w:t>
            </w:r>
          </w:p>
        </w:tc>
        <w:tc>
          <w:tcPr>
            <w:tcW w:w="240" w:type="pct"/>
            <w:vMerge w:val="continue"/>
            <w:vAlign w:val="center"/>
          </w:tcPr>
          <w:p w14:paraId="244C68F8">
            <w:pPr>
              <w:pStyle w:val="30"/>
            </w:pPr>
          </w:p>
        </w:tc>
        <w:tc>
          <w:tcPr>
            <w:tcW w:w="570" w:type="pct"/>
            <w:vMerge w:val="continue"/>
            <w:vAlign w:val="center"/>
          </w:tcPr>
          <w:p w14:paraId="2263C591">
            <w:pPr>
              <w:pStyle w:val="30"/>
            </w:pPr>
          </w:p>
        </w:tc>
        <w:tc>
          <w:tcPr>
            <w:tcW w:w="816" w:type="pct"/>
            <w:vAlign w:val="center"/>
          </w:tcPr>
          <w:p w14:paraId="689F237D">
            <w:pPr>
              <w:pStyle w:val="30"/>
            </w:pPr>
            <w:r>
              <w:rPr>
                <w:rFonts w:hint="eastAsia"/>
              </w:rPr>
              <w:t>数据校验</w:t>
            </w:r>
          </w:p>
        </w:tc>
        <w:tc>
          <w:tcPr>
            <w:tcW w:w="942" w:type="pct"/>
            <w:vAlign w:val="center"/>
          </w:tcPr>
          <w:p w14:paraId="3C216E1E">
            <w:pPr>
              <w:pStyle w:val="30"/>
            </w:pPr>
          </w:p>
        </w:tc>
        <w:tc>
          <w:tcPr>
            <w:tcW w:w="1146" w:type="pct"/>
            <w:vAlign w:val="center"/>
          </w:tcPr>
          <w:p w14:paraId="698A4A77">
            <w:pPr>
              <w:pStyle w:val="30"/>
            </w:pPr>
          </w:p>
        </w:tc>
        <w:tc>
          <w:tcPr>
            <w:tcW w:w="240" w:type="pct"/>
            <w:vAlign w:val="center"/>
          </w:tcPr>
          <w:p w14:paraId="7957A1B3">
            <w:pPr>
              <w:pStyle w:val="30"/>
            </w:pPr>
            <w:r>
              <w:rPr>
                <w:rFonts w:hint="eastAsia"/>
              </w:rPr>
              <w:t>1.5</w:t>
            </w:r>
          </w:p>
        </w:tc>
        <w:tc>
          <w:tcPr>
            <w:tcW w:w="240" w:type="pct"/>
            <w:vAlign w:val="center"/>
          </w:tcPr>
          <w:p w14:paraId="31E35480">
            <w:pPr>
              <w:pStyle w:val="30"/>
            </w:pPr>
            <w:r>
              <w:rPr>
                <w:rFonts w:hint="eastAsia"/>
              </w:rPr>
              <w:t>2.5</w:t>
            </w:r>
          </w:p>
        </w:tc>
        <w:tc>
          <w:tcPr>
            <w:tcW w:w="258" w:type="pct"/>
            <w:vAlign w:val="center"/>
          </w:tcPr>
          <w:p w14:paraId="792D91BB">
            <w:pPr>
              <w:pStyle w:val="30"/>
            </w:pPr>
            <w:r>
              <w:rPr>
                <w:rFonts w:hint="eastAsia"/>
              </w:rPr>
              <w:t>3.75</w:t>
            </w:r>
          </w:p>
        </w:tc>
        <w:tc>
          <w:tcPr>
            <w:tcW w:w="343" w:type="pct"/>
            <w:vAlign w:val="center"/>
          </w:tcPr>
          <w:p w14:paraId="643CADF7">
            <w:pPr>
              <w:pStyle w:val="30"/>
            </w:pPr>
            <w:r>
              <w:rPr>
                <w:rFonts w:hint="eastAsia"/>
              </w:rPr>
              <w:t>6.1.10.1</w:t>
            </w:r>
          </w:p>
        </w:tc>
      </w:tr>
      <w:tr w14:paraId="22BA6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6E63FA3">
            <w:pPr>
              <w:pStyle w:val="30"/>
            </w:pPr>
            <w:r>
              <w:rPr>
                <w:rFonts w:hint="eastAsia"/>
              </w:rPr>
              <w:t>381</w:t>
            </w:r>
          </w:p>
        </w:tc>
        <w:tc>
          <w:tcPr>
            <w:tcW w:w="240" w:type="pct"/>
            <w:vMerge w:val="restart"/>
            <w:vAlign w:val="center"/>
          </w:tcPr>
          <w:p w14:paraId="7A244912">
            <w:pPr>
              <w:pStyle w:val="30"/>
            </w:pPr>
            <w:r>
              <w:rPr>
                <w:rFonts w:hint="eastAsia"/>
              </w:rPr>
              <w:t>内部审计子系统</w:t>
            </w:r>
          </w:p>
        </w:tc>
        <w:tc>
          <w:tcPr>
            <w:tcW w:w="570" w:type="pct"/>
            <w:vMerge w:val="restart"/>
            <w:vAlign w:val="center"/>
          </w:tcPr>
          <w:p w14:paraId="5D14374A">
            <w:pPr>
              <w:pStyle w:val="30"/>
            </w:pPr>
            <w:r>
              <w:rPr>
                <w:rFonts w:hint="eastAsia"/>
              </w:rPr>
              <w:t>数据录入</w:t>
            </w:r>
          </w:p>
        </w:tc>
        <w:tc>
          <w:tcPr>
            <w:tcW w:w="816" w:type="pct"/>
            <w:vMerge w:val="restart"/>
            <w:vAlign w:val="center"/>
          </w:tcPr>
          <w:p w14:paraId="6B9A068B">
            <w:pPr>
              <w:pStyle w:val="30"/>
            </w:pPr>
            <w:r>
              <w:rPr>
                <w:rFonts w:hint="eastAsia"/>
              </w:rPr>
              <w:t>月报模块</w:t>
            </w:r>
          </w:p>
        </w:tc>
        <w:tc>
          <w:tcPr>
            <w:tcW w:w="942" w:type="pct"/>
            <w:vAlign w:val="center"/>
          </w:tcPr>
          <w:p w14:paraId="0EF9FB95">
            <w:pPr>
              <w:pStyle w:val="30"/>
            </w:pPr>
            <w:r>
              <w:rPr>
                <w:rFonts w:hint="eastAsia"/>
              </w:rPr>
              <w:t>月报项目数据自动汇总</w:t>
            </w:r>
          </w:p>
        </w:tc>
        <w:tc>
          <w:tcPr>
            <w:tcW w:w="1146" w:type="pct"/>
            <w:vAlign w:val="center"/>
          </w:tcPr>
          <w:p w14:paraId="27354AFD">
            <w:pPr>
              <w:pStyle w:val="30"/>
            </w:pPr>
          </w:p>
        </w:tc>
        <w:tc>
          <w:tcPr>
            <w:tcW w:w="240" w:type="pct"/>
            <w:vMerge w:val="restart"/>
            <w:vAlign w:val="center"/>
          </w:tcPr>
          <w:p w14:paraId="428A86CE">
            <w:pPr>
              <w:pStyle w:val="30"/>
            </w:pPr>
            <w:r>
              <w:rPr>
                <w:rFonts w:hint="eastAsia"/>
              </w:rPr>
              <w:t>1</w:t>
            </w:r>
          </w:p>
        </w:tc>
        <w:tc>
          <w:tcPr>
            <w:tcW w:w="240" w:type="pct"/>
            <w:vAlign w:val="center"/>
          </w:tcPr>
          <w:p w14:paraId="57625DD5">
            <w:pPr>
              <w:pStyle w:val="30"/>
            </w:pPr>
            <w:r>
              <w:rPr>
                <w:rFonts w:hint="eastAsia"/>
              </w:rPr>
              <w:t>2.5</w:t>
            </w:r>
          </w:p>
        </w:tc>
        <w:tc>
          <w:tcPr>
            <w:tcW w:w="258" w:type="pct"/>
            <w:vMerge w:val="restart"/>
            <w:vAlign w:val="center"/>
          </w:tcPr>
          <w:p w14:paraId="73B69BC7">
            <w:pPr>
              <w:pStyle w:val="30"/>
            </w:pPr>
            <w:r>
              <w:rPr>
                <w:rFonts w:hint="eastAsia"/>
              </w:rPr>
              <w:t>2.5</w:t>
            </w:r>
          </w:p>
        </w:tc>
        <w:tc>
          <w:tcPr>
            <w:tcW w:w="343" w:type="pct"/>
            <w:vAlign w:val="center"/>
          </w:tcPr>
          <w:p w14:paraId="3F83149C">
            <w:pPr>
              <w:pStyle w:val="30"/>
            </w:pPr>
            <w:r>
              <w:rPr>
                <w:rFonts w:hint="eastAsia"/>
              </w:rPr>
              <w:t>6.1.11.1</w:t>
            </w:r>
          </w:p>
        </w:tc>
      </w:tr>
      <w:tr w14:paraId="227B5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4F95743">
            <w:pPr>
              <w:pStyle w:val="30"/>
            </w:pPr>
            <w:r>
              <w:rPr>
                <w:rFonts w:hint="eastAsia"/>
              </w:rPr>
              <w:t>382</w:t>
            </w:r>
          </w:p>
        </w:tc>
        <w:tc>
          <w:tcPr>
            <w:tcW w:w="240" w:type="pct"/>
            <w:vMerge w:val="continue"/>
            <w:vAlign w:val="center"/>
          </w:tcPr>
          <w:p w14:paraId="4C95A218">
            <w:pPr>
              <w:pStyle w:val="30"/>
            </w:pPr>
          </w:p>
        </w:tc>
        <w:tc>
          <w:tcPr>
            <w:tcW w:w="570" w:type="pct"/>
            <w:vMerge w:val="continue"/>
            <w:vAlign w:val="center"/>
          </w:tcPr>
          <w:p w14:paraId="23785D1E">
            <w:pPr>
              <w:pStyle w:val="30"/>
            </w:pPr>
          </w:p>
        </w:tc>
        <w:tc>
          <w:tcPr>
            <w:tcW w:w="816" w:type="pct"/>
            <w:vMerge w:val="continue"/>
            <w:vAlign w:val="center"/>
          </w:tcPr>
          <w:p w14:paraId="5B991F0A">
            <w:pPr>
              <w:pStyle w:val="30"/>
            </w:pPr>
          </w:p>
        </w:tc>
        <w:tc>
          <w:tcPr>
            <w:tcW w:w="942" w:type="pct"/>
            <w:vAlign w:val="center"/>
          </w:tcPr>
          <w:p w14:paraId="1C48A5FD">
            <w:pPr>
              <w:pStyle w:val="30"/>
            </w:pPr>
            <w:r>
              <w:rPr>
                <w:rFonts w:hint="eastAsia"/>
              </w:rPr>
              <w:t>枚举联动功能</w:t>
            </w:r>
          </w:p>
        </w:tc>
        <w:tc>
          <w:tcPr>
            <w:tcW w:w="1146" w:type="pct"/>
            <w:vAlign w:val="center"/>
          </w:tcPr>
          <w:p w14:paraId="2A14AF35">
            <w:pPr>
              <w:pStyle w:val="30"/>
            </w:pPr>
          </w:p>
        </w:tc>
        <w:tc>
          <w:tcPr>
            <w:tcW w:w="240" w:type="pct"/>
            <w:vMerge w:val="continue"/>
            <w:vAlign w:val="center"/>
          </w:tcPr>
          <w:p w14:paraId="769244FD">
            <w:pPr>
              <w:pStyle w:val="30"/>
            </w:pPr>
          </w:p>
        </w:tc>
        <w:tc>
          <w:tcPr>
            <w:tcW w:w="240" w:type="pct"/>
            <w:vAlign w:val="center"/>
          </w:tcPr>
          <w:p w14:paraId="646D9BB6">
            <w:pPr>
              <w:pStyle w:val="30"/>
            </w:pPr>
            <w:r>
              <w:rPr>
                <w:rFonts w:hint="eastAsia"/>
              </w:rPr>
              <w:t>2.5</w:t>
            </w:r>
          </w:p>
        </w:tc>
        <w:tc>
          <w:tcPr>
            <w:tcW w:w="258" w:type="pct"/>
            <w:vMerge w:val="continue"/>
            <w:vAlign w:val="center"/>
          </w:tcPr>
          <w:p w14:paraId="5BFB946B">
            <w:pPr>
              <w:pStyle w:val="30"/>
            </w:pPr>
          </w:p>
        </w:tc>
        <w:tc>
          <w:tcPr>
            <w:tcW w:w="343" w:type="pct"/>
            <w:vAlign w:val="center"/>
          </w:tcPr>
          <w:p w14:paraId="5D79BE03">
            <w:pPr>
              <w:pStyle w:val="30"/>
            </w:pPr>
            <w:r>
              <w:rPr>
                <w:rFonts w:hint="eastAsia"/>
              </w:rPr>
              <w:t>6.1.11.1</w:t>
            </w:r>
          </w:p>
        </w:tc>
      </w:tr>
      <w:tr w14:paraId="6292E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1C173C4">
            <w:pPr>
              <w:pStyle w:val="30"/>
            </w:pPr>
            <w:r>
              <w:rPr>
                <w:rFonts w:hint="eastAsia"/>
              </w:rPr>
              <w:t>383</w:t>
            </w:r>
          </w:p>
        </w:tc>
        <w:tc>
          <w:tcPr>
            <w:tcW w:w="240" w:type="pct"/>
            <w:vMerge w:val="continue"/>
            <w:vAlign w:val="center"/>
          </w:tcPr>
          <w:p w14:paraId="25831C38">
            <w:pPr>
              <w:pStyle w:val="30"/>
            </w:pPr>
          </w:p>
        </w:tc>
        <w:tc>
          <w:tcPr>
            <w:tcW w:w="570" w:type="pct"/>
            <w:vMerge w:val="continue"/>
            <w:vAlign w:val="center"/>
          </w:tcPr>
          <w:p w14:paraId="31DE471E">
            <w:pPr>
              <w:pStyle w:val="30"/>
            </w:pPr>
          </w:p>
        </w:tc>
        <w:tc>
          <w:tcPr>
            <w:tcW w:w="816" w:type="pct"/>
            <w:vMerge w:val="continue"/>
            <w:vAlign w:val="center"/>
          </w:tcPr>
          <w:p w14:paraId="375B1B45">
            <w:pPr>
              <w:pStyle w:val="30"/>
            </w:pPr>
          </w:p>
        </w:tc>
        <w:tc>
          <w:tcPr>
            <w:tcW w:w="942" w:type="pct"/>
            <w:vMerge w:val="restart"/>
            <w:vAlign w:val="center"/>
          </w:tcPr>
          <w:p w14:paraId="3D3209F2">
            <w:pPr>
              <w:pStyle w:val="30"/>
            </w:pPr>
            <w:r>
              <w:rPr>
                <w:rFonts w:hint="eastAsia"/>
              </w:rPr>
              <w:t>批量数据/报告（自动建表）导入功能</w:t>
            </w:r>
          </w:p>
        </w:tc>
        <w:tc>
          <w:tcPr>
            <w:tcW w:w="1146" w:type="pct"/>
            <w:vAlign w:val="center"/>
          </w:tcPr>
          <w:p w14:paraId="43B467A0">
            <w:pPr>
              <w:pStyle w:val="30"/>
            </w:pPr>
            <w:r>
              <w:rPr>
                <w:rFonts w:hint="eastAsia"/>
              </w:rPr>
              <w:t>数据导入模板</w:t>
            </w:r>
          </w:p>
        </w:tc>
        <w:tc>
          <w:tcPr>
            <w:tcW w:w="240" w:type="pct"/>
            <w:vMerge w:val="restart"/>
            <w:vAlign w:val="center"/>
          </w:tcPr>
          <w:p w14:paraId="7AF82F60">
            <w:pPr>
              <w:pStyle w:val="30"/>
            </w:pPr>
            <w:r>
              <w:rPr>
                <w:rFonts w:hint="eastAsia"/>
              </w:rPr>
              <w:t>1</w:t>
            </w:r>
          </w:p>
        </w:tc>
        <w:tc>
          <w:tcPr>
            <w:tcW w:w="240" w:type="pct"/>
            <w:vAlign w:val="center"/>
          </w:tcPr>
          <w:p w14:paraId="1E3E764E">
            <w:pPr>
              <w:pStyle w:val="30"/>
            </w:pPr>
            <w:r>
              <w:rPr>
                <w:rFonts w:hint="eastAsia"/>
              </w:rPr>
              <w:t>2.5</w:t>
            </w:r>
          </w:p>
        </w:tc>
        <w:tc>
          <w:tcPr>
            <w:tcW w:w="258" w:type="pct"/>
            <w:vMerge w:val="restart"/>
            <w:vAlign w:val="center"/>
          </w:tcPr>
          <w:p w14:paraId="5D4D4EB3">
            <w:pPr>
              <w:pStyle w:val="30"/>
            </w:pPr>
            <w:r>
              <w:rPr>
                <w:rFonts w:hint="eastAsia"/>
              </w:rPr>
              <w:t>2.5</w:t>
            </w:r>
          </w:p>
        </w:tc>
        <w:tc>
          <w:tcPr>
            <w:tcW w:w="343" w:type="pct"/>
            <w:vAlign w:val="center"/>
          </w:tcPr>
          <w:p w14:paraId="79D103FD">
            <w:pPr>
              <w:pStyle w:val="30"/>
            </w:pPr>
            <w:r>
              <w:rPr>
                <w:rFonts w:hint="eastAsia"/>
              </w:rPr>
              <w:t>6.1.11.1</w:t>
            </w:r>
          </w:p>
        </w:tc>
      </w:tr>
      <w:tr w14:paraId="0DCA7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39CFE79D">
            <w:pPr>
              <w:pStyle w:val="30"/>
            </w:pPr>
            <w:r>
              <w:rPr>
                <w:rFonts w:hint="eastAsia"/>
              </w:rPr>
              <w:t>384</w:t>
            </w:r>
          </w:p>
        </w:tc>
        <w:tc>
          <w:tcPr>
            <w:tcW w:w="240" w:type="pct"/>
            <w:vMerge w:val="continue"/>
            <w:vAlign w:val="center"/>
          </w:tcPr>
          <w:p w14:paraId="77F54CD8">
            <w:pPr>
              <w:pStyle w:val="30"/>
            </w:pPr>
          </w:p>
        </w:tc>
        <w:tc>
          <w:tcPr>
            <w:tcW w:w="570" w:type="pct"/>
            <w:vMerge w:val="continue"/>
            <w:vAlign w:val="center"/>
          </w:tcPr>
          <w:p w14:paraId="1892005E">
            <w:pPr>
              <w:pStyle w:val="30"/>
            </w:pPr>
          </w:p>
        </w:tc>
        <w:tc>
          <w:tcPr>
            <w:tcW w:w="816" w:type="pct"/>
            <w:vMerge w:val="continue"/>
            <w:vAlign w:val="center"/>
          </w:tcPr>
          <w:p w14:paraId="3424E067">
            <w:pPr>
              <w:pStyle w:val="30"/>
            </w:pPr>
          </w:p>
        </w:tc>
        <w:tc>
          <w:tcPr>
            <w:tcW w:w="942" w:type="pct"/>
            <w:vMerge w:val="continue"/>
            <w:vAlign w:val="center"/>
          </w:tcPr>
          <w:p w14:paraId="05C1A97C">
            <w:pPr>
              <w:pStyle w:val="30"/>
            </w:pPr>
          </w:p>
        </w:tc>
        <w:tc>
          <w:tcPr>
            <w:tcW w:w="1146" w:type="pct"/>
            <w:vAlign w:val="center"/>
          </w:tcPr>
          <w:p w14:paraId="718FBA42">
            <w:pPr>
              <w:pStyle w:val="30"/>
            </w:pPr>
            <w:r>
              <w:rPr>
                <w:rFonts w:hint="eastAsia"/>
              </w:rPr>
              <w:t>数据/报告批量导入</w:t>
            </w:r>
          </w:p>
        </w:tc>
        <w:tc>
          <w:tcPr>
            <w:tcW w:w="240" w:type="pct"/>
            <w:vMerge w:val="continue"/>
            <w:vAlign w:val="center"/>
          </w:tcPr>
          <w:p w14:paraId="31E9695E">
            <w:pPr>
              <w:pStyle w:val="30"/>
            </w:pPr>
          </w:p>
        </w:tc>
        <w:tc>
          <w:tcPr>
            <w:tcW w:w="240" w:type="pct"/>
            <w:vAlign w:val="center"/>
          </w:tcPr>
          <w:p w14:paraId="627C0A7F">
            <w:pPr>
              <w:pStyle w:val="30"/>
            </w:pPr>
            <w:r>
              <w:rPr>
                <w:rFonts w:hint="eastAsia"/>
              </w:rPr>
              <w:t>2.5</w:t>
            </w:r>
          </w:p>
        </w:tc>
        <w:tc>
          <w:tcPr>
            <w:tcW w:w="258" w:type="pct"/>
            <w:vMerge w:val="continue"/>
            <w:vAlign w:val="center"/>
          </w:tcPr>
          <w:p w14:paraId="4BAB91B0">
            <w:pPr>
              <w:pStyle w:val="30"/>
            </w:pPr>
          </w:p>
        </w:tc>
        <w:tc>
          <w:tcPr>
            <w:tcW w:w="343" w:type="pct"/>
            <w:vAlign w:val="center"/>
          </w:tcPr>
          <w:p w14:paraId="1000E7D4">
            <w:pPr>
              <w:pStyle w:val="30"/>
            </w:pPr>
            <w:r>
              <w:rPr>
                <w:rFonts w:hint="eastAsia"/>
              </w:rPr>
              <w:t>6.1.11.1</w:t>
            </w:r>
          </w:p>
        </w:tc>
      </w:tr>
      <w:tr w14:paraId="0CC69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A3D7497">
            <w:pPr>
              <w:pStyle w:val="30"/>
            </w:pPr>
            <w:r>
              <w:rPr>
                <w:rFonts w:hint="eastAsia"/>
              </w:rPr>
              <w:t>385</w:t>
            </w:r>
          </w:p>
        </w:tc>
        <w:tc>
          <w:tcPr>
            <w:tcW w:w="240" w:type="pct"/>
            <w:vMerge w:val="continue"/>
            <w:vAlign w:val="center"/>
          </w:tcPr>
          <w:p w14:paraId="12AE9854">
            <w:pPr>
              <w:pStyle w:val="30"/>
            </w:pPr>
          </w:p>
        </w:tc>
        <w:tc>
          <w:tcPr>
            <w:tcW w:w="570" w:type="pct"/>
            <w:vMerge w:val="continue"/>
            <w:vAlign w:val="center"/>
          </w:tcPr>
          <w:p w14:paraId="4F168F54">
            <w:pPr>
              <w:pStyle w:val="30"/>
            </w:pPr>
          </w:p>
        </w:tc>
        <w:tc>
          <w:tcPr>
            <w:tcW w:w="816" w:type="pct"/>
            <w:vAlign w:val="center"/>
          </w:tcPr>
          <w:p w14:paraId="2F8567ED">
            <w:pPr>
              <w:pStyle w:val="30"/>
            </w:pPr>
            <w:r>
              <w:rPr>
                <w:rFonts w:hint="eastAsia"/>
              </w:rPr>
              <w:t>浮动行按钮自定义</w:t>
            </w:r>
          </w:p>
        </w:tc>
        <w:tc>
          <w:tcPr>
            <w:tcW w:w="942" w:type="pct"/>
            <w:vAlign w:val="center"/>
          </w:tcPr>
          <w:p w14:paraId="2BF0C3D8">
            <w:pPr>
              <w:pStyle w:val="30"/>
            </w:pPr>
          </w:p>
        </w:tc>
        <w:tc>
          <w:tcPr>
            <w:tcW w:w="1146" w:type="pct"/>
            <w:vAlign w:val="center"/>
          </w:tcPr>
          <w:p w14:paraId="4E95F9A7">
            <w:pPr>
              <w:pStyle w:val="30"/>
            </w:pPr>
          </w:p>
        </w:tc>
        <w:tc>
          <w:tcPr>
            <w:tcW w:w="240" w:type="pct"/>
            <w:vMerge w:val="restart"/>
            <w:vAlign w:val="center"/>
          </w:tcPr>
          <w:p w14:paraId="6A9760BE">
            <w:pPr>
              <w:pStyle w:val="30"/>
            </w:pPr>
            <w:r>
              <w:rPr>
                <w:rFonts w:hint="eastAsia"/>
              </w:rPr>
              <w:t>1.5</w:t>
            </w:r>
          </w:p>
        </w:tc>
        <w:tc>
          <w:tcPr>
            <w:tcW w:w="240" w:type="pct"/>
            <w:vAlign w:val="center"/>
          </w:tcPr>
          <w:p w14:paraId="4C675A80">
            <w:pPr>
              <w:pStyle w:val="30"/>
            </w:pPr>
            <w:r>
              <w:rPr>
                <w:rFonts w:hint="eastAsia"/>
              </w:rPr>
              <w:t>2.5</w:t>
            </w:r>
          </w:p>
        </w:tc>
        <w:tc>
          <w:tcPr>
            <w:tcW w:w="258" w:type="pct"/>
            <w:vMerge w:val="restart"/>
            <w:vAlign w:val="center"/>
          </w:tcPr>
          <w:p w14:paraId="3407B58B">
            <w:pPr>
              <w:pStyle w:val="30"/>
            </w:pPr>
            <w:r>
              <w:rPr>
                <w:rFonts w:hint="eastAsia"/>
              </w:rPr>
              <w:t>3.75</w:t>
            </w:r>
          </w:p>
        </w:tc>
        <w:tc>
          <w:tcPr>
            <w:tcW w:w="343" w:type="pct"/>
            <w:vAlign w:val="center"/>
          </w:tcPr>
          <w:p w14:paraId="26CC758E">
            <w:pPr>
              <w:pStyle w:val="30"/>
            </w:pPr>
            <w:r>
              <w:rPr>
                <w:rFonts w:hint="eastAsia"/>
              </w:rPr>
              <w:t>6.1.11.1</w:t>
            </w:r>
          </w:p>
        </w:tc>
      </w:tr>
      <w:tr w14:paraId="254B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3A88CA53">
            <w:pPr>
              <w:pStyle w:val="30"/>
            </w:pPr>
            <w:r>
              <w:rPr>
                <w:rFonts w:hint="eastAsia"/>
              </w:rPr>
              <w:t>386</w:t>
            </w:r>
          </w:p>
        </w:tc>
        <w:tc>
          <w:tcPr>
            <w:tcW w:w="240" w:type="pct"/>
            <w:vMerge w:val="continue"/>
            <w:vAlign w:val="center"/>
          </w:tcPr>
          <w:p w14:paraId="2CC6991C">
            <w:pPr>
              <w:pStyle w:val="30"/>
            </w:pPr>
          </w:p>
        </w:tc>
        <w:tc>
          <w:tcPr>
            <w:tcW w:w="570" w:type="pct"/>
            <w:vMerge w:val="continue"/>
            <w:vAlign w:val="center"/>
          </w:tcPr>
          <w:p w14:paraId="59ECA189">
            <w:pPr>
              <w:pStyle w:val="30"/>
            </w:pPr>
          </w:p>
        </w:tc>
        <w:tc>
          <w:tcPr>
            <w:tcW w:w="816" w:type="pct"/>
            <w:vAlign w:val="center"/>
          </w:tcPr>
          <w:p w14:paraId="65FDE0DB">
            <w:pPr>
              <w:pStyle w:val="30"/>
            </w:pPr>
            <w:r>
              <w:rPr>
                <w:rFonts w:hint="eastAsia"/>
              </w:rPr>
              <w:t>报表行高自定义</w:t>
            </w:r>
          </w:p>
        </w:tc>
        <w:tc>
          <w:tcPr>
            <w:tcW w:w="942" w:type="pct"/>
            <w:vAlign w:val="center"/>
          </w:tcPr>
          <w:p w14:paraId="57A81476">
            <w:pPr>
              <w:pStyle w:val="30"/>
            </w:pPr>
          </w:p>
        </w:tc>
        <w:tc>
          <w:tcPr>
            <w:tcW w:w="1146" w:type="pct"/>
            <w:vAlign w:val="center"/>
          </w:tcPr>
          <w:p w14:paraId="6625EA13">
            <w:pPr>
              <w:pStyle w:val="30"/>
            </w:pPr>
          </w:p>
        </w:tc>
        <w:tc>
          <w:tcPr>
            <w:tcW w:w="240" w:type="pct"/>
            <w:vMerge w:val="continue"/>
            <w:vAlign w:val="center"/>
          </w:tcPr>
          <w:p w14:paraId="5791DABB">
            <w:pPr>
              <w:pStyle w:val="30"/>
            </w:pPr>
          </w:p>
        </w:tc>
        <w:tc>
          <w:tcPr>
            <w:tcW w:w="240" w:type="pct"/>
            <w:vAlign w:val="center"/>
          </w:tcPr>
          <w:p w14:paraId="11810D21">
            <w:pPr>
              <w:pStyle w:val="30"/>
            </w:pPr>
            <w:r>
              <w:rPr>
                <w:rFonts w:hint="eastAsia"/>
              </w:rPr>
              <w:t>2.5</w:t>
            </w:r>
          </w:p>
        </w:tc>
        <w:tc>
          <w:tcPr>
            <w:tcW w:w="258" w:type="pct"/>
            <w:vMerge w:val="continue"/>
            <w:vAlign w:val="center"/>
          </w:tcPr>
          <w:p w14:paraId="1EE1729F">
            <w:pPr>
              <w:pStyle w:val="30"/>
            </w:pPr>
          </w:p>
        </w:tc>
        <w:tc>
          <w:tcPr>
            <w:tcW w:w="343" w:type="pct"/>
            <w:vAlign w:val="center"/>
          </w:tcPr>
          <w:p w14:paraId="49F70A1D">
            <w:pPr>
              <w:pStyle w:val="30"/>
            </w:pPr>
            <w:r>
              <w:rPr>
                <w:rFonts w:hint="eastAsia"/>
              </w:rPr>
              <w:t>6.1.11.1</w:t>
            </w:r>
          </w:p>
        </w:tc>
      </w:tr>
      <w:tr w14:paraId="3484D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9A65277">
            <w:pPr>
              <w:pStyle w:val="30"/>
            </w:pPr>
            <w:r>
              <w:rPr>
                <w:rFonts w:hint="eastAsia"/>
              </w:rPr>
              <w:t>387</w:t>
            </w:r>
          </w:p>
        </w:tc>
        <w:tc>
          <w:tcPr>
            <w:tcW w:w="240" w:type="pct"/>
            <w:vMerge w:val="continue"/>
            <w:vAlign w:val="center"/>
          </w:tcPr>
          <w:p w14:paraId="2CB69D1D">
            <w:pPr>
              <w:pStyle w:val="30"/>
            </w:pPr>
          </w:p>
        </w:tc>
        <w:tc>
          <w:tcPr>
            <w:tcW w:w="570" w:type="pct"/>
            <w:vMerge w:val="continue"/>
            <w:vAlign w:val="center"/>
          </w:tcPr>
          <w:p w14:paraId="74B61B01">
            <w:pPr>
              <w:pStyle w:val="30"/>
            </w:pPr>
          </w:p>
        </w:tc>
        <w:tc>
          <w:tcPr>
            <w:tcW w:w="816" w:type="pct"/>
            <w:vAlign w:val="center"/>
          </w:tcPr>
          <w:p w14:paraId="0936DB6B">
            <w:pPr>
              <w:pStyle w:val="30"/>
            </w:pPr>
            <w:r>
              <w:rPr>
                <w:rFonts w:hint="eastAsia"/>
              </w:rPr>
              <w:t>汇总表数据锁定功能</w:t>
            </w:r>
          </w:p>
        </w:tc>
        <w:tc>
          <w:tcPr>
            <w:tcW w:w="942" w:type="pct"/>
            <w:vAlign w:val="center"/>
          </w:tcPr>
          <w:p w14:paraId="188C5AA3">
            <w:pPr>
              <w:pStyle w:val="30"/>
            </w:pPr>
          </w:p>
        </w:tc>
        <w:tc>
          <w:tcPr>
            <w:tcW w:w="1146" w:type="pct"/>
            <w:vAlign w:val="center"/>
          </w:tcPr>
          <w:p w14:paraId="5B7DCC9F">
            <w:pPr>
              <w:pStyle w:val="30"/>
            </w:pPr>
          </w:p>
        </w:tc>
        <w:tc>
          <w:tcPr>
            <w:tcW w:w="240" w:type="pct"/>
            <w:vMerge w:val="continue"/>
            <w:vAlign w:val="center"/>
          </w:tcPr>
          <w:p w14:paraId="041FCC74">
            <w:pPr>
              <w:pStyle w:val="30"/>
            </w:pPr>
          </w:p>
        </w:tc>
        <w:tc>
          <w:tcPr>
            <w:tcW w:w="240" w:type="pct"/>
            <w:vAlign w:val="center"/>
          </w:tcPr>
          <w:p w14:paraId="52F325B4">
            <w:pPr>
              <w:pStyle w:val="30"/>
            </w:pPr>
            <w:r>
              <w:rPr>
                <w:rFonts w:hint="eastAsia"/>
              </w:rPr>
              <w:t>2.5</w:t>
            </w:r>
          </w:p>
        </w:tc>
        <w:tc>
          <w:tcPr>
            <w:tcW w:w="258" w:type="pct"/>
            <w:vAlign w:val="center"/>
          </w:tcPr>
          <w:p w14:paraId="54FA40A2">
            <w:pPr>
              <w:pStyle w:val="30"/>
            </w:pPr>
            <w:r>
              <w:rPr>
                <w:rFonts w:hint="eastAsia"/>
              </w:rPr>
              <w:t>0</w:t>
            </w:r>
          </w:p>
        </w:tc>
        <w:tc>
          <w:tcPr>
            <w:tcW w:w="343" w:type="pct"/>
            <w:vAlign w:val="center"/>
          </w:tcPr>
          <w:p w14:paraId="1F8E6351">
            <w:pPr>
              <w:pStyle w:val="30"/>
            </w:pPr>
            <w:r>
              <w:rPr>
                <w:rFonts w:hint="eastAsia"/>
              </w:rPr>
              <w:t>6.1.11.1</w:t>
            </w:r>
          </w:p>
        </w:tc>
      </w:tr>
      <w:tr w14:paraId="31C04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0" w:hRule="atLeast"/>
          <w:jc w:val="center"/>
        </w:trPr>
        <w:tc>
          <w:tcPr>
            <w:tcW w:w="199" w:type="pct"/>
            <w:vAlign w:val="center"/>
          </w:tcPr>
          <w:p w14:paraId="66B09F05">
            <w:pPr>
              <w:pStyle w:val="30"/>
            </w:pPr>
            <w:r>
              <w:rPr>
                <w:rFonts w:hint="eastAsia"/>
              </w:rPr>
              <w:t>388</w:t>
            </w:r>
          </w:p>
        </w:tc>
        <w:tc>
          <w:tcPr>
            <w:tcW w:w="240" w:type="pct"/>
            <w:vMerge w:val="continue"/>
            <w:vAlign w:val="center"/>
          </w:tcPr>
          <w:p w14:paraId="20D15E28">
            <w:pPr>
              <w:pStyle w:val="30"/>
            </w:pPr>
          </w:p>
        </w:tc>
        <w:tc>
          <w:tcPr>
            <w:tcW w:w="570" w:type="pct"/>
            <w:vMerge w:val="restart"/>
            <w:vAlign w:val="center"/>
          </w:tcPr>
          <w:p w14:paraId="1B15E81F">
            <w:pPr>
              <w:pStyle w:val="30"/>
            </w:pPr>
            <w:r>
              <w:rPr>
                <w:rFonts w:hint="eastAsia"/>
              </w:rPr>
              <w:t>资源节点</w:t>
            </w:r>
          </w:p>
        </w:tc>
        <w:tc>
          <w:tcPr>
            <w:tcW w:w="816" w:type="pct"/>
            <w:vAlign w:val="center"/>
          </w:tcPr>
          <w:p w14:paraId="32769A98">
            <w:pPr>
              <w:pStyle w:val="30"/>
            </w:pPr>
            <w:r>
              <w:rPr>
                <w:rFonts w:hint="eastAsia"/>
              </w:rPr>
              <w:t>资源节点指标自定义</w:t>
            </w:r>
          </w:p>
        </w:tc>
        <w:tc>
          <w:tcPr>
            <w:tcW w:w="942" w:type="pct"/>
            <w:vAlign w:val="center"/>
          </w:tcPr>
          <w:p w14:paraId="0B158EF1">
            <w:pPr>
              <w:pStyle w:val="30"/>
            </w:pPr>
          </w:p>
        </w:tc>
        <w:tc>
          <w:tcPr>
            <w:tcW w:w="1146" w:type="pct"/>
            <w:vAlign w:val="center"/>
          </w:tcPr>
          <w:p w14:paraId="55195F3C">
            <w:pPr>
              <w:pStyle w:val="30"/>
            </w:pPr>
          </w:p>
        </w:tc>
        <w:tc>
          <w:tcPr>
            <w:tcW w:w="240" w:type="pct"/>
            <w:vAlign w:val="center"/>
          </w:tcPr>
          <w:p w14:paraId="496756AA">
            <w:pPr>
              <w:pStyle w:val="30"/>
            </w:pPr>
            <w:r>
              <w:rPr>
                <w:rFonts w:hint="eastAsia"/>
              </w:rPr>
              <w:t>2.5</w:t>
            </w:r>
          </w:p>
        </w:tc>
        <w:tc>
          <w:tcPr>
            <w:tcW w:w="240" w:type="pct"/>
            <w:vAlign w:val="center"/>
          </w:tcPr>
          <w:p w14:paraId="1C7497BE">
            <w:pPr>
              <w:pStyle w:val="30"/>
            </w:pPr>
            <w:r>
              <w:rPr>
                <w:rFonts w:hint="eastAsia"/>
              </w:rPr>
              <w:t>2.5</w:t>
            </w:r>
          </w:p>
        </w:tc>
        <w:tc>
          <w:tcPr>
            <w:tcW w:w="258" w:type="pct"/>
            <w:vAlign w:val="center"/>
          </w:tcPr>
          <w:p w14:paraId="3FEE21A6">
            <w:pPr>
              <w:pStyle w:val="30"/>
            </w:pPr>
            <w:r>
              <w:rPr>
                <w:rFonts w:hint="eastAsia"/>
              </w:rPr>
              <w:t>6.25</w:t>
            </w:r>
          </w:p>
        </w:tc>
        <w:tc>
          <w:tcPr>
            <w:tcW w:w="343" w:type="pct"/>
            <w:vAlign w:val="center"/>
          </w:tcPr>
          <w:p w14:paraId="2D8DBE0A">
            <w:pPr>
              <w:pStyle w:val="30"/>
            </w:pPr>
            <w:r>
              <w:rPr>
                <w:rFonts w:hint="eastAsia"/>
              </w:rPr>
              <w:t>6.1.11.2</w:t>
            </w:r>
          </w:p>
        </w:tc>
      </w:tr>
      <w:tr w14:paraId="0A345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938B7DE">
            <w:pPr>
              <w:pStyle w:val="30"/>
            </w:pPr>
            <w:r>
              <w:rPr>
                <w:rFonts w:hint="eastAsia"/>
              </w:rPr>
              <w:t>389</w:t>
            </w:r>
          </w:p>
        </w:tc>
        <w:tc>
          <w:tcPr>
            <w:tcW w:w="240" w:type="pct"/>
            <w:vMerge w:val="continue"/>
            <w:vAlign w:val="center"/>
          </w:tcPr>
          <w:p w14:paraId="4FF289FA">
            <w:pPr>
              <w:pStyle w:val="30"/>
            </w:pPr>
          </w:p>
        </w:tc>
        <w:tc>
          <w:tcPr>
            <w:tcW w:w="570" w:type="pct"/>
            <w:vMerge w:val="continue"/>
            <w:vAlign w:val="center"/>
          </w:tcPr>
          <w:p w14:paraId="26A41CDB">
            <w:pPr>
              <w:pStyle w:val="30"/>
            </w:pPr>
          </w:p>
        </w:tc>
        <w:tc>
          <w:tcPr>
            <w:tcW w:w="816" w:type="pct"/>
            <w:vAlign w:val="center"/>
          </w:tcPr>
          <w:p w14:paraId="00F3B9A8">
            <w:pPr>
              <w:pStyle w:val="30"/>
            </w:pPr>
            <w:r>
              <w:rPr>
                <w:rFonts w:hint="eastAsia"/>
              </w:rPr>
              <w:t>资源节点指标逻辑判断功能</w:t>
            </w:r>
          </w:p>
        </w:tc>
        <w:tc>
          <w:tcPr>
            <w:tcW w:w="942" w:type="pct"/>
            <w:vAlign w:val="center"/>
          </w:tcPr>
          <w:p w14:paraId="21260912">
            <w:pPr>
              <w:pStyle w:val="30"/>
            </w:pPr>
          </w:p>
        </w:tc>
        <w:tc>
          <w:tcPr>
            <w:tcW w:w="1146" w:type="pct"/>
            <w:vAlign w:val="center"/>
          </w:tcPr>
          <w:p w14:paraId="4B36C35E">
            <w:pPr>
              <w:pStyle w:val="30"/>
            </w:pPr>
          </w:p>
        </w:tc>
        <w:tc>
          <w:tcPr>
            <w:tcW w:w="240" w:type="pct"/>
            <w:vMerge w:val="restart"/>
            <w:vAlign w:val="center"/>
          </w:tcPr>
          <w:p w14:paraId="0EF1CB99">
            <w:pPr>
              <w:pStyle w:val="30"/>
            </w:pPr>
            <w:r>
              <w:rPr>
                <w:rFonts w:hint="eastAsia"/>
              </w:rPr>
              <w:t>1</w:t>
            </w:r>
          </w:p>
        </w:tc>
        <w:tc>
          <w:tcPr>
            <w:tcW w:w="240" w:type="pct"/>
            <w:vMerge w:val="restart"/>
            <w:vAlign w:val="center"/>
          </w:tcPr>
          <w:p w14:paraId="6D1C71AA">
            <w:pPr>
              <w:pStyle w:val="30"/>
            </w:pPr>
            <w:r>
              <w:rPr>
                <w:rFonts w:hint="eastAsia"/>
              </w:rPr>
              <w:t>2.5</w:t>
            </w:r>
          </w:p>
        </w:tc>
        <w:tc>
          <w:tcPr>
            <w:tcW w:w="258" w:type="pct"/>
            <w:vMerge w:val="restart"/>
            <w:vAlign w:val="center"/>
          </w:tcPr>
          <w:p w14:paraId="774172BA">
            <w:pPr>
              <w:pStyle w:val="30"/>
            </w:pPr>
            <w:r>
              <w:rPr>
                <w:rFonts w:hint="eastAsia"/>
              </w:rPr>
              <w:t>2.5</w:t>
            </w:r>
          </w:p>
        </w:tc>
        <w:tc>
          <w:tcPr>
            <w:tcW w:w="343" w:type="pct"/>
            <w:vAlign w:val="center"/>
          </w:tcPr>
          <w:p w14:paraId="24DB4009">
            <w:pPr>
              <w:pStyle w:val="30"/>
            </w:pPr>
            <w:r>
              <w:rPr>
                <w:rFonts w:hint="eastAsia"/>
              </w:rPr>
              <w:t>6.1.11.2</w:t>
            </w:r>
          </w:p>
        </w:tc>
      </w:tr>
      <w:tr w14:paraId="71143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473C16C">
            <w:pPr>
              <w:pStyle w:val="30"/>
            </w:pPr>
            <w:r>
              <w:rPr>
                <w:rFonts w:hint="eastAsia"/>
              </w:rPr>
              <w:t>390</w:t>
            </w:r>
          </w:p>
        </w:tc>
        <w:tc>
          <w:tcPr>
            <w:tcW w:w="240" w:type="pct"/>
            <w:vMerge w:val="continue"/>
            <w:vAlign w:val="center"/>
          </w:tcPr>
          <w:p w14:paraId="37D00C00">
            <w:pPr>
              <w:pStyle w:val="30"/>
            </w:pPr>
          </w:p>
        </w:tc>
        <w:tc>
          <w:tcPr>
            <w:tcW w:w="570" w:type="pct"/>
            <w:vMerge w:val="continue"/>
            <w:vAlign w:val="center"/>
          </w:tcPr>
          <w:p w14:paraId="43692594">
            <w:pPr>
              <w:pStyle w:val="30"/>
            </w:pPr>
          </w:p>
        </w:tc>
        <w:tc>
          <w:tcPr>
            <w:tcW w:w="816" w:type="pct"/>
            <w:vAlign w:val="center"/>
          </w:tcPr>
          <w:p w14:paraId="33D386D8">
            <w:pPr>
              <w:pStyle w:val="30"/>
            </w:pPr>
            <w:r>
              <w:rPr>
                <w:rFonts w:hint="eastAsia"/>
              </w:rPr>
              <w:t>资源节点自动跳转到报表功能</w:t>
            </w:r>
          </w:p>
        </w:tc>
        <w:tc>
          <w:tcPr>
            <w:tcW w:w="942" w:type="pct"/>
            <w:vAlign w:val="center"/>
          </w:tcPr>
          <w:p w14:paraId="54E8CB68">
            <w:pPr>
              <w:pStyle w:val="30"/>
            </w:pPr>
          </w:p>
        </w:tc>
        <w:tc>
          <w:tcPr>
            <w:tcW w:w="1146" w:type="pct"/>
            <w:vAlign w:val="center"/>
          </w:tcPr>
          <w:p w14:paraId="01D044CE">
            <w:pPr>
              <w:pStyle w:val="30"/>
            </w:pPr>
          </w:p>
        </w:tc>
        <w:tc>
          <w:tcPr>
            <w:tcW w:w="240" w:type="pct"/>
            <w:vMerge w:val="continue"/>
            <w:vAlign w:val="center"/>
          </w:tcPr>
          <w:p w14:paraId="2DEC3528">
            <w:pPr>
              <w:pStyle w:val="30"/>
            </w:pPr>
          </w:p>
        </w:tc>
        <w:tc>
          <w:tcPr>
            <w:tcW w:w="240" w:type="pct"/>
            <w:vMerge w:val="continue"/>
            <w:vAlign w:val="center"/>
          </w:tcPr>
          <w:p w14:paraId="59BFFA5A">
            <w:pPr>
              <w:pStyle w:val="30"/>
            </w:pPr>
          </w:p>
        </w:tc>
        <w:tc>
          <w:tcPr>
            <w:tcW w:w="258" w:type="pct"/>
            <w:vMerge w:val="continue"/>
            <w:vAlign w:val="center"/>
          </w:tcPr>
          <w:p w14:paraId="34F42FBA">
            <w:pPr>
              <w:pStyle w:val="30"/>
            </w:pPr>
          </w:p>
        </w:tc>
        <w:tc>
          <w:tcPr>
            <w:tcW w:w="343" w:type="pct"/>
            <w:vAlign w:val="center"/>
          </w:tcPr>
          <w:p w14:paraId="16D7D507">
            <w:pPr>
              <w:pStyle w:val="30"/>
            </w:pPr>
            <w:r>
              <w:rPr>
                <w:rFonts w:hint="eastAsia"/>
              </w:rPr>
              <w:t>6.1.11.2</w:t>
            </w:r>
          </w:p>
        </w:tc>
      </w:tr>
      <w:tr w14:paraId="0AB7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02621BE">
            <w:pPr>
              <w:pStyle w:val="30"/>
            </w:pPr>
            <w:r>
              <w:rPr>
                <w:rFonts w:hint="eastAsia"/>
              </w:rPr>
              <w:t>391</w:t>
            </w:r>
          </w:p>
        </w:tc>
        <w:tc>
          <w:tcPr>
            <w:tcW w:w="240" w:type="pct"/>
            <w:vMerge w:val="continue"/>
            <w:vAlign w:val="center"/>
          </w:tcPr>
          <w:p w14:paraId="41E948F8">
            <w:pPr>
              <w:pStyle w:val="30"/>
            </w:pPr>
          </w:p>
        </w:tc>
        <w:tc>
          <w:tcPr>
            <w:tcW w:w="570" w:type="pct"/>
            <w:vAlign w:val="center"/>
          </w:tcPr>
          <w:p w14:paraId="2DA12EDB">
            <w:pPr>
              <w:pStyle w:val="30"/>
            </w:pPr>
            <w:r>
              <w:rPr>
                <w:rFonts w:hint="eastAsia"/>
              </w:rPr>
              <w:t>后台管理</w:t>
            </w:r>
          </w:p>
        </w:tc>
        <w:tc>
          <w:tcPr>
            <w:tcW w:w="816" w:type="pct"/>
            <w:vAlign w:val="center"/>
          </w:tcPr>
          <w:p w14:paraId="1B8F5C74">
            <w:pPr>
              <w:pStyle w:val="30"/>
            </w:pPr>
            <w:r>
              <w:rPr>
                <w:rFonts w:hint="eastAsia"/>
              </w:rPr>
              <w:t>报表显示权限功能</w:t>
            </w:r>
          </w:p>
        </w:tc>
        <w:tc>
          <w:tcPr>
            <w:tcW w:w="942" w:type="pct"/>
            <w:vAlign w:val="center"/>
          </w:tcPr>
          <w:p w14:paraId="65DAA043">
            <w:pPr>
              <w:pStyle w:val="30"/>
            </w:pPr>
          </w:p>
        </w:tc>
        <w:tc>
          <w:tcPr>
            <w:tcW w:w="1146" w:type="pct"/>
            <w:vAlign w:val="center"/>
          </w:tcPr>
          <w:p w14:paraId="0F43072E">
            <w:pPr>
              <w:pStyle w:val="30"/>
            </w:pPr>
          </w:p>
        </w:tc>
        <w:tc>
          <w:tcPr>
            <w:tcW w:w="240" w:type="pct"/>
            <w:vMerge w:val="restart"/>
            <w:vAlign w:val="center"/>
          </w:tcPr>
          <w:p w14:paraId="19772536">
            <w:pPr>
              <w:pStyle w:val="30"/>
            </w:pPr>
            <w:r>
              <w:rPr>
                <w:rFonts w:hint="eastAsia"/>
              </w:rPr>
              <w:t>2.5</w:t>
            </w:r>
          </w:p>
        </w:tc>
        <w:tc>
          <w:tcPr>
            <w:tcW w:w="240" w:type="pct"/>
            <w:vAlign w:val="center"/>
          </w:tcPr>
          <w:p w14:paraId="0ADB569F">
            <w:pPr>
              <w:pStyle w:val="30"/>
            </w:pPr>
            <w:r>
              <w:rPr>
                <w:rFonts w:hint="eastAsia"/>
              </w:rPr>
              <w:t>2.5</w:t>
            </w:r>
          </w:p>
        </w:tc>
        <w:tc>
          <w:tcPr>
            <w:tcW w:w="258" w:type="pct"/>
            <w:vAlign w:val="center"/>
          </w:tcPr>
          <w:p w14:paraId="1B96C89D">
            <w:pPr>
              <w:pStyle w:val="30"/>
            </w:pPr>
          </w:p>
        </w:tc>
        <w:tc>
          <w:tcPr>
            <w:tcW w:w="343" w:type="pct"/>
            <w:vAlign w:val="center"/>
          </w:tcPr>
          <w:p w14:paraId="029AE104">
            <w:pPr>
              <w:pStyle w:val="30"/>
            </w:pPr>
            <w:r>
              <w:rPr>
                <w:rFonts w:hint="eastAsia"/>
              </w:rPr>
              <w:t>6.1.11.3</w:t>
            </w:r>
          </w:p>
        </w:tc>
      </w:tr>
      <w:tr w14:paraId="7B47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BE7D6EC">
            <w:pPr>
              <w:pStyle w:val="30"/>
            </w:pPr>
            <w:r>
              <w:rPr>
                <w:rFonts w:hint="eastAsia"/>
              </w:rPr>
              <w:t>392</w:t>
            </w:r>
          </w:p>
        </w:tc>
        <w:tc>
          <w:tcPr>
            <w:tcW w:w="240" w:type="pct"/>
            <w:vMerge w:val="continue"/>
            <w:vAlign w:val="center"/>
          </w:tcPr>
          <w:p w14:paraId="782CD318">
            <w:pPr>
              <w:pStyle w:val="30"/>
            </w:pPr>
          </w:p>
        </w:tc>
        <w:tc>
          <w:tcPr>
            <w:tcW w:w="570" w:type="pct"/>
            <w:vMerge w:val="restart"/>
            <w:vAlign w:val="center"/>
          </w:tcPr>
          <w:p w14:paraId="6AAB3996">
            <w:pPr>
              <w:pStyle w:val="30"/>
            </w:pPr>
            <w:r>
              <w:rPr>
                <w:rFonts w:hint="eastAsia"/>
              </w:rPr>
              <w:t>内审分析模块</w:t>
            </w:r>
          </w:p>
        </w:tc>
        <w:tc>
          <w:tcPr>
            <w:tcW w:w="816" w:type="pct"/>
            <w:vMerge w:val="restart"/>
            <w:vAlign w:val="center"/>
          </w:tcPr>
          <w:p w14:paraId="45CD2D72">
            <w:pPr>
              <w:pStyle w:val="30"/>
            </w:pPr>
            <w:r>
              <w:rPr>
                <w:rFonts w:hint="eastAsia"/>
              </w:rPr>
              <w:t>月报、季报、一事一报、重要情况报备单分析子模块</w:t>
            </w:r>
          </w:p>
        </w:tc>
        <w:tc>
          <w:tcPr>
            <w:tcW w:w="942" w:type="pct"/>
            <w:vAlign w:val="center"/>
          </w:tcPr>
          <w:p w14:paraId="6B555537">
            <w:pPr>
              <w:pStyle w:val="30"/>
            </w:pPr>
            <w:r>
              <w:rPr>
                <w:rFonts w:hint="eastAsia"/>
              </w:rPr>
              <w:t>分析报告模板配置</w:t>
            </w:r>
          </w:p>
        </w:tc>
        <w:tc>
          <w:tcPr>
            <w:tcW w:w="1146" w:type="pct"/>
            <w:vAlign w:val="center"/>
          </w:tcPr>
          <w:p w14:paraId="43B300E9">
            <w:pPr>
              <w:pStyle w:val="30"/>
            </w:pPr>
          </w:p>
        </w:tc>
        <w:tc>
          <w:tcPr>
            <w:tcW w:w="240" w:type="pct"/>
            <w:vMerge w:val="continue"/>
            <w:vAlign w:val="center"/>
          </w:tcPr>
          <w:p w14:paraId="4536D412">
            <w:pPr>
              <w:pStyle w:val="30"/>
            </w:pPr>
          </w:p>
        </w:tc>
        <w:tc>
          <w:tcPr>
            <w:tcW w:w="240" w:type="pct"/>
            <w:vMerge w:val="restart"/>
            <w:vAlign w:val="center"/>
          </w:tcPr>
          <w:p w14:paraId="63727FD1">
            <w:pPr>
              <w:pStyle w:val="30"/>
            </w:pPr>
            <w:r>
              <w:rPr>
                <w:rFonts w:hint="eastAsia"/>
              </w:rPr>
              <w:t>2.5</w:t>
            </w:r>
          </w:p>
        </w:tc>
        <w:tc>
          <w:tcPr>
            <w:tcW w:w="258" w:type="pct"/>
            <w:vMerge w:val="restart"/>
            <w:vAlign w:val="center"/>
          </w:tcPr>
          <w:p w14:paraId="3A9E677E">
            <w:pPr>
              <w:pStyle w:val="30"/>
            </w:pPr>
            <w:r>
              <w:rPr>
                <w:rFonts w:hint="eastAsia"/>
              </w:rPr>
              <w:t>6.25</w:t>
            </w:r>
          </w:p>
        </w:tc>
        <w:tc>
          <w:tcPr>
            <w:tcW w:w="343" w:type="pct"/>
            <w:vAlign w:val="center"/>
          </w:tcPr>
          <w:p w14:paraId="69F51C32">
            <w:pPr>
              <w:pStyle w:val="30"/>
            </w:pPr>
            <w:r>
              <w:rPr>
                <w:rFonts w:hint="eastAsia"/>
              </w:rPr>
              <w:t>6.1.11.4</w:t>
            </w:r>
          </w:p>
        </w:tc>
      </w:tr>
      <w:tr w14:paraId="433F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4B94858">
            <w:pPr>
              <w:pStyle w:val="30"/>
            </w:pPr>
            <w:r>
              <w:rPr>
                <w:rFonts w:hint="eastAsia"/>
              </w:rPr>
              <w:t>393</w:t>
            </w:r>
          </w:p>
        </w:tc>
        <w:tc>
          <w:tcPr>
            <w:tcW w:w="240" w:type="pct"/>
            <w:vMerge w:val="continue"/>
            <w:vAlign w:val="center"/>
          </w:tcPr>
          <w:p w14:paraId="531918A2">
            <w:pPr>
              <w:pStyle w:val="30"/>
            </w:pPr>
          </w:p>
        </w:tc>
        <w:tc>
          <w:tcPr>
            <w:tcW w:w="570" w:type="pct"/>
            <w:vMerge w:val="continue"/>
            <w:vAlign w:val="center"/>
          </w:tcPr>
          <w:p w14:paraId="04D2CF54">
            <w:pPr>
              <w:pStyle w:val="30"/>
            </w:pPr>
          </w:p>
        </w:tc>
        <w:tc>
          <w:tcPr>
            <w:tcW w:w="816" w:type="pct"/>
            <w:vMerge w:val="continue"/>
            <w:vAlign w:val="center"/>
          </w:tcPr>
          <w:p w14:paraId="26688024">
            <w:pPr>
              <w:pStyle w:val="30"/>
            </w:pPr>
          </w:p>
        </w:tc>
        <w:tc>
          <w:tcPr>
            <w:tcW w:w="942" w:type="pct"/>
            <w:vAlign w:val="center"/>
          </w:tcPr>
          <w:p w14:paraId="1208A884">
            <w:pPr>
              <w:pStyle w:val="30"/>
            </w:pPr>
            <w:r>
              <w:rPr>
                <w:rFonts w:hint="eastAsia"/>
              </w:rPr>
              <w:t>取数逻辑配置</w:t>
            </w:r>
          </w:p>
        </w:tc>
        <w:tc>
          <w:tcPr>
            <w:tcW w:w="1146" w:type="pct"/>
            <w:vAlign w:val="center"/>
          </w:tcPr>
          <w:p w14:paraId="713595B5">
            <w:pPr>
              <w:pStyle w:val="30"/>
            </w:pPr>
          </w:p>
        </w:tc>
        <w:tc>
          <w:tcPr>
            <w:tcW w:w="240" w:type="pct"/>
            <w:vMerge w:val="continue"/>
            <w:vAlign w:val="center"/>
          </w:tcPr>
          <w:p w14:paraId="2FBD4514">
            <w:pPr>
              <w:pStyle w:val="30"/>
            </w:pPr>
          </w:p>
        </w:tc>
        <w:tc>
          <w:tcPr>
            <w:tcW w:w="240" w:type="pct"/>
            <w:vMerge w:val="continue"/>
            <w:vAlign w:val="center"/>
          </w:tcPr>
          <w:p w14:paraId="0B0FE1B7">
            <w:pPr>
              <w:pStyle w:val="30"/>
            </w:pPr>
          </w:p>
        </w:tc>
        <w:tc>
          <w:tcPr>
            <w:tcW w:w="258" w:type="pct"/>
            <w:vMerge w:val="continue"/>
            <w:vAlign w:val="center"/>
          </w:tcPr>
          <w:p w14:paraId="7B52EDF6">
            <w:pPr>
              <w:pStyle w:val="30"/>
            </w:pPr>
          </w:p>
        </w:tc>
        <w:tc>
          <w:tcPr>
            <w:tcW w:w="343" w:type="pct"/>
            <w:vAlign w:val="center"/>
          </w:tcPr>
          <w:p w14:paraId="377FF752">
            <w:pPr>
              <w:pStyle w:val="30"/>
            </w:pPr>
            <w:r>
              <w:rPr>
                <w:rFonts w:hint="eastAsia"/>
              </w:rPr>
              <w:t>6.1.11.4</w:t>
            </w:r>
          </w:p>
        </w:tc>
      </w:tr>
      <w:tr w14:paraId="34DE3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207F24A">
            <w:pPr>
              <w:pStyle w:val="30"/>
            </w:pPr>
            <w:r>
              <w:rPr>
                <w:rFonts w:hint="eastAsia"/>
              </w:rPr>
              <w:t>394</w:t>
            </w:r>
          </w:p>
        </w:tc>
        <w:tc>
          <w:tcPr>
            <w:tcW w:w="240" w:type="pct"/>
            <w:vMerge w:val="continue"/>
            <w:vAlign w:val="center"/>
          </w:tcPr>
          <w:p w14:paraId="05E6A860">
            <w:pPr>
              <w:pStyle w:val="30"/>
            </w:pPr>
          </w:p>
        </w:tc>
        <w:tc>
          <w:tcPr>
            <w:tcW w:w="570" w:type="pct"/>
            <w:vMerge w:val="continue"/>
            <w:vAlign w:val="center"/>
          </w:tcPr>
          <w:p w14:paraId="7CD613C9">
            <w:pPr>
              <w:pStyle w:val="30"/>
            </w:pPr>
          </w:p>
        </w:tc>
        <w:tc>
          <w:tcPr>
            <w:tcW w:w="816" w:type="pct"/>
            <w:vMerge w:val="continue"/>
            <w:vAlign w:val="center"/>
          </w:tcPr>
          <w:p w14:paraId="3BC1FD99">
            <w:pPr>
              <w:pStyle w:val="30"/>
            </w:pPr>
          </w:p>
        </w:tc>
        <w:tc>
          <w:tcPr>
            <w:tcW w:w="942" w:type="pct"/>
            <w:vAlign w:val="center"/>
          </w:tcPr>
          <w:p w14:paraId="1C2A9D64">
            <w:pPr>
              <w:pStyle w:val="30"/>
            </w:pPr>
            <w:r>
              <w:rPr>
                <w:rFonts w:hint="eastAsia"/>
              </w:rPr>
              <w:t>分析模块数据集生成</w:t>
            </w:r>
          </w:p>
        </w:tc>
        <w:tc>
          <w:tcPr>
            <w:tcW w:w="1146" w:type="pct"/>
            <w:vAlign w:val="center"/>
          </w:tcPr>
          <w:p w14:paraId="29E4D1C2">
            <w:pPr>
              <w:pStyle w:val="30"/>
            </w:pPr>
          </w:p>
        </w:tc>
        <w:tc>
          <w:tcPr>
            <w:tcW w:w="240" w:type="pct"/>
            <w:vMerge w:val="continue"/>
            <w:vAlign w:val="center"/>
          </w:tcPr>
          <w:p w14:paraId="4A4FBD71">
            <w:pPr>
              <w:pStyle w:val="30"/>
            </w:pPr>
          </w:p>
        </w:tc>
        <w:tc>
          <w:tcPr>
            <w:tcW w:w="240" w:type="pct"/>
            <w:vMerge w:val="continue"/>
            <w:vAlign w:val="center"/>
          </w:tcPr>
          <w:p w14:paraId="70237A34">
            <w:pPr>
              <w:pStyle w:val="30"/>
            </w:pPr>
          </w:p>
        </w:tc>
        <w:tc>
          <w:tcPr>
            <w:tcW w:w="258" w:type="pct"/>
            <w:vMerge w:val="continue"/>
            <w:vAlign w:val="center"/>
          </w:tcPr>
          <w:p w14:paraId="1C141B26">
            <w:pPr>
              <w:pStyle w:val="30"/>
            </w:pPr>
          </w:p>
        </w:tc>
        <w:tc>
          <w:tcPr>
            <w:tcW w:w="343" w:type="pct"/>
            <w:vAlign w:val="center"/>
          </w:tcPr>
          <w:p w14:paraId="4A6236D4">
            <w:pPr>
              <w:pStyle w:val="30"/>
            </w:pPr>
            <w:r>
              <w:rPr>
                <w:rFonts w:hint="eastAsia"/>
              </w:rPr>
              <w:t>6.1.11.4</w:t>
            </w:r>
          </w:p>
        </w:tc>
      </w:tr>
      <w:tr w14:paraId="6C246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C9AD1B0">
            <w:pPr>
              <w:pStyle w:val="30"/>
            </w:pPr>
            <w:r>
              <w:rPr>
                <w:rFonts w:hint="eastAsia"/>
              </w:rPr>
              <w:t>395</w:t>
            </w:r>
          </w:p>
        </w:tc>
        <w:tc>
          <w:tcPr>
            <w:tcW w:w="240" w:type="pct"/>
            <w:vMerge w:val="continue"/>
            <w:vAlign w:val="center"/>
          </w:tcPr>
          <w:p w14:paraId="6A6B27E6">
            <w:pPr>
              <w:pStyle w:val="30"/>
            </w:pPr>
          </w:p>
        </w:tc>
        <w:tc>
          <w:tcPr>
            <w:tcW w:w="570" w:type="pct"/>
            <w:vMerge w:val="continue"/>
            <w:vAlign w:val="center"/>
          </w:tcPr>
          <w:p w14:paraId="2BE69007">
            <w:pPr>
              <w:pStyle w:val="30"/>
            </w:pPr>
          </w:p>
        </w:tc>
        <w:tc>
          <w:tcPr>
            <w:tcW w:w="816" w:type="pct"/>
            <w:vMerge w:val="continue"/>
            <w:vAlign w:val="center"/>
          </w:tcPr>
          <w:p w14:paraId="47301E7B">
            <w:pPr>
              <w:pStyle w:val="30"/>
            </w:pPr>
          </w:p>
        </w:tc>
        <w:tc>
          <w:tcPr>
            <w:tcW w:w="942" w:type="pct"/>
            <w:vAlign w:val="center"/>
          </w:tcPr>
          <w:p w14:paraId="1C0E2888">
            <w:pPr>
              <w:pStyle w:val="30"/>
            </w:pPr>
            <w:r>
              <w:rPr>
                <w:rFonts w:hint="eastAsia"/>
              </w:rPr>
              <w:t>分析看板</w:t>
            </w:r>
          </w:p>
        </w:tc>
        <w:tc>
          <w:tcPr>
            <w:tcW w:w="1146" w:type="pct"/>
            <w:vAlign w:val="center"/>
          </w:tcPr>
          <w:p w14:paraId="6635A6B2">
            <w:pPr>
              <w:pStyle w:val="30"/>
            </w:pPr>
          </w:p>
        </w:tc>
        <w:tc>
          <w:tcPr>
            <w:tcW w:w="240" w:type="pct"/>
            <w:vAlign w:val="center"/>
          </w:tcPr>
          <w:p w14:paraId="3348EAD5">
            <w:pPr>
              <w:pStyle w:val="30"/>
            </w:pPr>
            <w:r>
              <w:rPr>
                <w:rFonts w:hint="eastAsia"/>
              </w:rPr>
              <w:t>2</w:t>
            </w:r>
          </w:p>
        </w:tc>
        <w:tc>
          <w:tcPr>
            <w:tcW w:w="240" w:type="pct"/>
            <w:vAlign w:val="center"/>
          </w:tcPr>
          <w:p w14:paraId="0F65C400">
            <w:pPr>
              <w:pStyle w:val="30"/>
            </w:pPr>
            <w:r>
              <w:rPr>
                <w:rFonts w:hint="eastAsia"/>
              </w:rPr>
              <w:t>2.5</w:t>
            </w:r>
          </w:p>
        </w:tc>
        <w:tc>
          <w:tcPr>
            <w:tcW w:w="258" w:type="pct"/>
            <w:vAlign w:val="center"/>
          </w:tcPr>
          <w:p w14:paraId="4E1CE693">
            <w:pPr>
              <w:pStyle w:val="30"/>
            </w:pPr>
            <w:r>
              <w:rPr>
                <w:rFonts w:hint="eastAsia"/>
              </w:rPr>
              <w:t>5</w:t>
            </w:r>
          </w:p>
        </w:tc>
        <w:tc>
          <w:tcPr>
            <w:tcW w:w="343" w:type="pct"/>
            <w:vAlign w:val="center"/>
          </w:tcPr>
          <w:p w14:paraId="45C6868B">
            <w:pPr>
              <w:pStyle w:val="30"/>
            </w:pPr>
            <w:r>
              <w:rPr>
                <w:rFonts w:hint="eastAsia"/>
              </w:rPr>
              <w:t>6.1.11.4</w:t>
            </w:r>
          </w:p>
        </w:tc>
      </w:tr>
      <w:tr w14:paraId="0F24A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B8F4E8D">
            <w:pPr>
              <w:pStyle w:val="30"/>
            </w:pPr>
            <w:r>
              <w:rPr>
                <w:rFonts w:hint="eastAsia"/>
              </w:rPr>
              <w:t>396</w:t>
            </w:r>
          </w:p>
        </w:tc>
        <w:tc>
          <w:tcPr>
            <w:tcW w:w="240" w:type="pct"/>
            <w:vMerge w:val="continue"/>
            <w:vAlign w:val="center"/>
          </w:tcPr>
          <w:p w14:paraId="53C546DF">
            <w:pPr>
              <w:pStyle w:val="30"/>
            </w:pPr>
          </w:p>
        </w:tc>
        <w:tc>
          <w:tcPr>
            <w:tcW w:w="570" w:type="pct"/>
            <w:vMerge w:val="continue"/>
            <w:vAlign w:val="center"/>
          </w:tcPr>
          <w:p w14:paraId="523CB612">
            <w:pPr>
              <w:pStyle w:val="30"/>
            </w:pPr>
          </w:p>
        </w:tc>
        <w:tc>
          <w:tcPr>
            <w:tcW w:w="816" w:type="pct"/>
            <w:vAlign w:val="center"/>
          </w:tcPr>
          <w:p w14:paraId="7E21C14D">
            <w:pPr>
              <w:pStyle w:val="30"/>
            </w:pPr>
            <w:r>
              <w:rPr>
                <w:rFonts w:hint="eastAsia"/>
              </w:rPr>
              <w:t>分析报告导出功能</w:t>
            </w:r>
          </w:p>
        </w:tc>
        <w:tc>
          <w:tcPr>
            <w:tcW w:w="942" w:type="pct"/>
            <w:vAlign w:val="center"/>
          </w:tcPr>
          <w:p w14:paraId="7001B555">
            <w:pPr>
              <w:pStyle w:val="30"/>
            </w:pPr>
          </w:p>
        </w:tc>
        <w:tc>
          <w:tcPr>
            <w:tcW w:w="1146" w:type="pct"/>
            <w:vAlign w:val="center"/>
          </w:tcPr>
          <w:p w14:paraId="0C968295">
            <w:pPr>
              <w:pStyle w:val="30"/>
            </w:pPr>
          </w:p>
        </w:tc>
        <w:tc>
          <w:tcPr>
            <w:tcW w:w="240" w:type="pct"/>
            <w:vMerge w:val="restart"/>
            <w:vAlign w:val="center"/>
          </w:tcPr>
          <w:p w14:paraId="051C359F">
            <w:pPr>
              <w:pStyle w:val="30"/>
            </w:pPr>
            <w:r>
              <w:rPr>
                <w:rFonts w:hint="eastAsia"/>
              </w:rPr>
              <w:t>1.5</w:t>
            </w:r>
          </w:p>
        </w:tc>
        <w:tc>
          <w:tcPr>
            <w:tcW w:w="240" w:type="pct"/>
            <w:vAlign w:val="center"/>
          </w:tcPr>
          <w:p w14:paraId="2641BDAD">
            <w:pPr>
              <w:pStyle w:val="30"/>
            </w:pPr>
            <w:r>
              <w:rPr>
                <w:rFonts w:hint="eastAsia"/>
              </w:rPr>
              <w:t>2.5</w:t>
            </w:r>
          </w:p>
        </w:tc>
        <w:tc>
          <w:tcPr>
            <w:tcW w:w="258" w:type="pct"/>
            <w:vMerge w:val="restart"/>
            <w:vAlign w:val="center"/>
          </w:tcPr>
          <w:p w14:paraId="43165011">
            <w:pPr>
              <w:pStyle w:val="30"/>
            </w:pPr>
            <w:r>
              <w:rPr>
                <w:rFonts w:hint="eastAsia"/>
              </w:rPr>
              <w:t>3.75</w:t>
            </w:r>
          </w:p>
        </w:tc>
        <w:tc>
          <w:tcPr>
            <w:tcW w:w="343" w:type="pct"/>
            <w:vAlign w:val="center"/>
          </w:tcPr>
          <w:p w14:paraId="4A0A7B2F">
            <w:pPr>
              <w:pStyle w:val="30"/>
            </w:pPr>
            <w:r>
              <w:rPr>
                <w:rFonts w:hint="eastAsia"/>
              </w:rPr>
              <w:t>6.1.11.4</w:t>
            </w:r>
          </w:p>
        </w:tc>
      </w:tr>
      <w:tr w14:paraId="30250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B22B479">
            <w:pPr>
              <w:pStyle w:val="30"/>
            </w:pPr>
            <w:r>
              <w:rPr>
                <w:rFonts w:hint="eastAsia"/>
              </w:rPr>
              <w:t>397</w:t>
            </w:r>
          </w:p>
        </w:tc>
        <w:tc>
          <w:tcPr>
            <w:tcW w:w="240" w:type="pct"/>
            <w:vMerge w:val="continue"/>
            <w:vAlign w:val="center"/>
          </w:tcPr>
          <w:p w14:paraId="4D7247AB">
            <w:pPr>
              <w:pStyle w:val="30"/>
            </w:pPr>
          </w:p>
        </w:tc>
        <w:tc>
          <w:tcPr>
            <w:tcW w:w="570" w:type="pct"/>
            <w:vMerge w:val="continue"/>
            <w:vAlign w:val="center"/>
          </w:tcPr>
          <w:p w14:paraId="3434506D">
            <w:pPr>
              <w:pStyle w:val="30"/>
            </w:pPr>
          </w:p>
        </w:tc>
        <w:tc>
          <w:tcPr>
            <w:tcW w:w="816" w:type="pct"/>
            <w:vAlign w:val="center"/>
          </w:tcPr>
          <w:p w14:paraId="55FE2F40">
            <w:pPr>
              <w:pStyle w:val="30"/>
            </w:pPr>
            <w:r>
              <w:rPr>
                <w:rFonts w:hint="eastAsia"/>
              </w:rPr>
              <w:t>内审分析模块后台管理</w:t>
            </w:r>
          </w:p>
        </w:tc>
        <w:tc>
          <w:tcPr>
            <w:tcW w:w="942" w:type="pct"/>
            <w:vAlign w:val="center"/>
          </w:tcPr>
          <w:p w14:paraId="1367994C">
            <w:pPr>
              <w:pStyle w:val="30"/>
            </w:pPr>
          </w:p>
        </w:tc>
        <w:tc>
          <w:tcPr>
            <w:tcW w:w="1146" w:type="pct"/>
            <w:vAlign w:val="center"/>
          </w:tcPr>
          <w:p w14:paraId="0870B36F">
            <w:pPr>
              <w:pStyle w:val="30"/>
            </w:pPr>
          </w:p>
        </w:tc>
        <w:tc>
          <w:tcPr>
            <w:tcW w:w="240" w:type="pct"/>
            <w:vMerge w:val="continue"/>
            <w:vAlign w:val="center"/>
          </w:tcPr>
          <w:p w14:paraId="66A04CFD">
            <w:pPr>
              <w:pStyle w:val="30"/>
            </w:pPr>
          </w:p>
        </w:tc>
        <w:tc>
          <w:tcPr>
            <w:tcW w:w="240" w:type="pct"/>
            <w:vAlign w:val="center"/>
          </w:tcPr>
          <w:p w14:paraId="2EB6716F">
            <w:pPr>
              <w:pStyle w:val="30"/>
            </w:pPr>
            <w:r>
              <w:rPr>
                <w:rFonts w:hint="eastAsia"/>
              </w:rPr>
              <w:t>2.5</w:t>
            </w:r>
          </w:p>
        </w:tc>
        <w:tc>
          <w:tcPr>
            <w:tcW w:w="258" w:type="pct"/>
            <w:vMerge w:val="continue"/>
            <w:vAlign w:val="center"/>
          </w:tcPr>
          <w:p w14:paraId="282A7BE7">
            <w:pPr>
              <w:pStyle w:val="30"/>
            </w:pPr>
          </w:p>
        </w:tc>
        <w:tc>
          <w:tcPr>
            <w:tcW w:w="343" w:type="pct"/>
            <w:vAlign w:val="center"/>
          </w:tcPr>
          <w:p w14:paraId="00E018D3">
            <w:pPr>
              <w:pStyle w:val="30"/>
            </w:pPr>
            <w:r>
              <w:rPr>
                <w:rFonts w:hint="eastAsia"/>
              </w:rPr>
              <w:t>6.1.11.4</w:t>
            </w:r>
          </w:p>
        </w:tc>
      </w:tr>
      <w:tr w14:paraId="598DC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18054589">
            <w:pPr>
              <w:pStyle w:val="30"/>
            </w:pPr>
            <w:r>
              <w:rPr>
                <w:rFonts w:hint="eastAsia"/>
              </w:rPr>
              <w:t>398</w:t>
            </w:r>
          </w:p>
        </w:tc>
        <w:tc>
          <w:tcPr>
            <w:tcW w:w="240" w:type="pct"/>
            <w:vMerge w:val="restart"/>
            <w:vAlign w:val="center"/>
          </w:tcPr>
          <w:p w14:paraId="1D49532E">
            <w:pPr>
              <w:pStyle w:val="30"/>
            </w:pPr>
            <w:r>
              <w:rPr>
                <w:rFonts w:hint="eastAsia"/>
              </w:rPr>
              <w:t>内部控制评测管理子系统</w:t>
            </w:r>
          </w:p>
        </w:tc>
        <w:tc>
          <w:tcPr>
            <w:tcW w:w="570" w:type="pct"/>
            <w:vMerge w:val="restart"/>
            <w:vAlign w:val="center"/>
          </w:tcPr>
          <w:p w14:paraId="2108C299">
            <w:pPr>
              <w:pStyle w:val="30"/>
            </w:pPr>
            <w:r>
              <w:rPr>
                <w:rFonts w:hint="eastAsia"/>
              </w:rPr>
              <w:t>抽样单位测评</w:t>
            </w:r>
          </w:p>
        </w:tc>
        <w:tc>
          <w:tcPr>
            <w:tcW w:w="816" w:type="pct"/>
            <w:vAlign w:val="center"/>
          </w:tcPr>
          <w:p w14:paraId="681E3039">
            <w:pPr>
              <w:pStyle w:val="30"/>
            </w:pPr>
            <w:r>
              <w:rPr>
                <w:rFonts w:hint="eastAsia"/>
              </w:rPr>
              <w:t>抽样范围表格导入</w:t>
            </w:r>
          </w:p>
        </w:tc>
        <w:tc>
          <w:tcPr>
            <w:tcW w:w="942" w:type="pct"/>
            <w:vAlign w:val="center"/>
          </w:tcPr>
          <w:p w14:paraId="692CEB96">
            <w:pPr>
              <w:pStyle w:val="30"/>
            </w:pPr>
          </w:p>
        </w:tc>
        <w:tc>
          <w:tcPr>
            <w:tcW w:w="1146" w:type="pct"/>
            <w:vAlign w:val="center"/>
          </w:tcPr>
          <w:p w14:paraId="7B56B8CC">
            <w:pPr>
              <w:pStyle w:val="30"/>
            </w:pPr>
          </w:p>
        </w:tc>
        <w:tc>
          <w:tcPr>
            <w:tcW w:w="240" w:type="pct"/>
            <w:vAlign w:val="center"/>
          </w:tcPr>
          <w:p w14:paraId="48FC6C1C">
            <w:pPr>
              <w:pStyle w:val="30"/>
            </w:pPr>
            <w:r>
              <w:rPr>
                <w:rFonts w:hint="eastAsia"/>
              </w:rPr>
              <w:t>1</w:t>
            </w:r>
          </w:p>
        </w:tc>
        <w:tc>
          <w:tcPr>
            <w:tcW w:w="240" w:type="pct"/>
            <w:vAlign w:val="center"/>
          </w:tcPr>
          <w:p w14:paraId="16CC4DB5">
            <w:pPr>
              <w:pStyle w:val="30"/>
            </w:pPr>
            <w:r>
              <w:rPr>
                <w:rFonts w:hint="eastAsia"/>
              </w:rPr>
              <w:t>2.5</w:t>
            </w:r>
          </w:p>
        </w:tc>
        <w:tc>
          <w:tcPr>
            <w:tcW w:w="258" w:type="pct"/>
            <w:vAlign w:val="center"/>
          </w:tcPr>
          <w:p w14:paraId="36CDE2EF">
            <w:pPr>
              <w:pStyle w:val="30"/>
            </w:pPr>
            <w:r>
              <w:rPr>
                <w:rFonts w:hint="eastAsia"/>
              </w:rPr>
              <w:t>2.5</w:t>
            </w:r>
          </w:p>
        </w:tc>
        <w:tc>
          <w:tcPr>
            <w:tcW w:w="343" w:type="pct"/>
            <w:vAlign w:val="center"/>
          </w:tcPr>
          <w:p w14:paraId="1387BDEC">
            <w:pPr>
              <w:pStyle w:val="30"/>
            </w:pPr>
            <w:r>
              <w:rPr>
                <w:rFonts w:hint="eastAsia"/>
              </w:rPr>
              <w:t>6.1.13.1</w:t>
            </w:r>
          </w:p>
        </w:tc>
      </w:tr>
      <w:tr w14:paraId="366E1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FB43E31">
            <w:pPr>
              <w:pStyle w:val="30"/>
            </w:pPr>
            <w:r>
              <w:rPr>
                <w:rFonts w:hint="eastAsia"/>
              </w:rPr>
              <w:t>399</w:t>
            </w:r>
          </w:p>
        </w:tc>
        <w:tc>
          <w:tcPr>
            <w:tcW w:w="240" w:type="pct"/>
            <w:vMerge w:val="continue"/>
            <w:vAlign w:val="center"/>
          </w:tcPr>
          <w:p w14:paraId="30C2B0AC">
            <w:pPr>
              <w:pStyle w:val="30"/>
            </w:pPr>
          </w:p>
        </w:tc>
        <w:tc>
          <w:tcPr>
            <w:tcW w:w="570" w:type="pct"/>
            <w:vMerge w:val="continue"/>
            <w:vAlign w:val="center"/>
          </w:tcPr>
          <w:p w14:paraId="38008C47">
            <w:pPr>
              <w:pStyle w:val="30"/>
            </w:pPr>
          </w:p>
        </w:tc>
        <w:tc>
          <w:tcPr>
            <w:tcW w:w="816" w:type="pct"/>
            <w:vAlign w:val="center"/>
          </w:tcPr>
          <w:p w14:paraId="081258D0">
            <w:pPr>
              <w:pStyle w:val="30"/>
            </w:pPr>
            <w:r>
              <w:rPr>
                <w:rFonts w:hint="eastAsia"/>
              </w:rPr>
              <w:t>业务总量指标选择</w:t>
            </w:r>
          </w:p>
        </w:tc>
        <w:tc>
          <w:tcPr>
            <w:tcW w:w="942" w:type="pct"/>
            <w:vAlign w:val="center"/>
          </w:tcPr>
          <w:p w14:paraId="42E5CEF2">
            <w:pPr>
              <w:pStyle w:val="30"/>
            </w:pPr>
          </w:p>
        </w:tc>
        <w:tc>
          <w:tcPr>
            <w:tcW w:w="1146" w:type="pct"/>
            <w:vAlign w:val="center"/>
          </w:tcPr>
          <w:p w14:paraId="0540FA47">
            <w:pPr>
              <w:pStyle w:val="30"/>
            </w:pPr>
          </w:p>
        </w:tc>
        <w:tc>
          <w:tcPr>
            <w:tcW w:w="240" w:type="pct"/>
            <w:vMerge w:val="restart"/>
            <w:vAlign w:val="center"/>
          </w:tcPr>
          <w:p w14:paraId="28CE1989">
            <w:pPr>
              <w:pStyle w:val="30"/>
            </w:pPr>
            <w:r>
              <w:rPr>
                <w:rFonts w:hint="eastAsia"/>
              </w:rPr>
              <w:t>1</w:t>
            </w:r>
          </w:p>
        </w:tc>
        <w:tc>
          <w:tcPr>
            <w:tcW w:w="240" w:type="pct"/>
            <w:vAlign w:val="center"/>
          </w:tcPr>
          <w:p w14:paraId="05B668E7">
            <w:pPr>
              <w:pStyle w:val="30"/>
            </w:pPr>
            <w:r>
              <w:rPr>
                <w:rFonts w:hint="eastAsia"/>
              </w:rPr>
              <w:t>2.5</w:t>
            </w:r>
          </w:p>
        </w:tc>
        <w:tc>
          <w:tcPr>
            <w:tcW w:w="258" w:type="pct"/>
            <w:vAlign w:val="center"/>
          </w:tcPr>
          <w:p w14:paraId="41E30803">
            <w:pPr>
              <w:pStyle w:val="30"/>
            </w:pPr>
            <w:r>
              <w:rPr>
                <w:rFonts w:hint="eastAsia"/>
              </w:rPr>
              <w:t>2.5</w:t>
            </w:r>
          </w:p>
        </w:tc>
        <w:tc>
          <w:tcPr>
            <w:tcW w:w="343" w:type="pct"/>
            <w:vAlign w:val="center"/>
          </w:tcPr>
          <w:p w14:paraId="3DB7275E">
            <w:pPr>
              <w:pStyle w:val="30"/>
            </w:pPr>
            <w:r>
              <w:rPr>
                <w:rFonts w:hint="eastAsia"/>
              </w:rPr>
              <w:t>6.1.13.1</w:t>
            </w:r>
          </w:p>
        </w:tc>
      </w:tr>
      <w:tr w14:paraId="0830A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889F388">
            <w:pPr>
              <w:pStyle w:val="30"/>
            </w:pPr>
            <w:r>
              <w:rPr>
                <w:rFonts w:hint="eastAsia"/>
              </w:rPr>
              <w:t>400</w:t>
            </w:r>
          </w:p>
        </w:tc>
        <w:tc>
          <w:tcPr>
            <w:tcW w:w="240" w:type="pct"/>
            <w:vMerge w:val="continue"/>
            <w:vAlign w:val="center"/>
          </w:tcPr>
          <w:p w14:paraId="1F507F8D">
            <w:pPr>
              <w:pStyle w:val="30"/>
            </w:pPr>
          </w:p>
        </w:tc>
        <w:tc>
          <w:tcPr>
            <w:tcW w:w="570" w:type="pct"/>
            <w:vMerge w:val="continue"/>
            <w:vAlign w:val="center"/>
          </w:tcPr>
          <w:p w14:paraId="6E3A0136">
            <w:pPr>
              <w:pStyle w:val="30"/>
            </w:pPr>
          </w:p>
        </w:tc>
        <w:tc>
          <w:tcPr>
            <w:tcW w:w="816" w:type="pct"/>
            <w:vAlign w:val="center"/>
          </w:tcPr>
          <w:p w14:paraId="424D6F46">
            <w:pPr>
              <w:pStyle w:val="30"/>
            </w:pPr>
            <w:r>
              <w:rPr>
                <w:rFonts w:hint="eastAsia"/>
              </w:rPr>
              <w:t>业务总量占比计算</w:t>
            </w:r>
          </w:p>
        </w:tc>
        <w:tc>
          <w:tcPr>
            <w:tcW w:w="942" w:type="pct"/>
            <w:vAlign w:val="center"/>
          </w:tcPr>
          <w:p w14:paraId="2FB2B79B">
            <w:pPr>
              <w:pStyle w:val="30"/>
            </w:pPr>
          </w:p>
        </w:tc>
        <w:tc>
          <w:tcPr>
            <w:tcW w:w="1146" w:type="pct"/>
            <w:vAlign w:val="center"/>
          </w:tcPr>
          <w:p w14:paraId="763A93B7">
            <w:pPr>
              <w:pStyle w:val="30"/>
            </w:pPr>
          </w:p>
        </w:tc>
        <w:tc>
          <w:tcPr>
            <w:tcW w:w="240" w:type="pct"/>
            <w:vMerge w:val="continue"/>
            <w:vAlign w:val="center"/>
          </w:tcPr>
          <w:p w14:paraId="4041CE97">
            <w:pPr>
              <w:pStyle w:val="30"/>
            </w:pPr>
          </w:p>
        </w:tc>
        <w:tc>
          <w:tcPr>
            <w:tcW w:w="240" w:type="pct"/>
            <w:vAlign w:val="center"/>
          </w:tcPr>
          <w:p w14:paraId="379F3B1E">
            <w:pPr>
              <w:pStyle w:val="30"/>
            </w:pPr>
            <w:r>
              <w:rPr>
                <w:rFonts w:hint="eastAsia"/>
              </w:rPr>
              <w:t>2.5</w:t>
            </w:r>
          </w:p>
        </w:tc>
        <w:tc>
          <w:tcPr>
            <w:tcW w:w="258" w:type="pct"/>
            <w:vAlign w:val="center"/>
          </w:tcPr>
          <w:p w14:paraId="72ABB394">
            <w:pPr>
              <w:pStyle w:val="30"/>
            </w:pPr>
            <w:r>
              <w:rPr>
                <w:rFonts w:hint="eastAsia"/>
              </w:rPr>
              <w:t>0</w:t>
            </w:r>
          </w:p>
        </w:tc>
        <w:tc>
          <w:tcPr>
            <w:tcW w:w="343" w:type="pct"/>
            <w:vAlign w:val="center"/>
          </w:tcPr>
          <w:p w14:paraId="4015321F">
            <w:pPr>
              <w:pStyle w:val="30"/>
            </w:pPr>
            <w:r>
              <w:rPr>
                <w:rFonts w:hint="eastAsia"/>
              </w:rPr>
              <w:t>6.1.13.1</w:t>
            </w:r>
          </w:p>
        </w:tc>
      </w:tr>
      <w:tr w14:paraId="265FA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D2D639E">
            <w:pPr>
              <w:pStyle w:val="30"/>
            </w:pPr>
            <w:r>
              <w:rPr>
                <w:rFonts w:hint="eastAsia"/>
              </w:rPr>
              <w:t>401</w:t>
            </w:r>
          </w:p>
        </w:tc>
        <w:tc>
          <w:tcPr>
            <w:tcW w:w="240" w:type="pct"/>
            <w:vMerge w:val="continue"/>
            <w:vAlign w:val="center"/>
          </w:tcPr>
          <w:p w14:paraId="615386A1">
            <w:pPr>
              <w:pStyle w:val="30"/>
            </w:pPr>
          </w:p>
        </w:tc>
        <w:tc>
          <w:tcPr>
            <w:tcW w:w="570" w:type="pct"/>
            <w:vMerge w:val="restart"/>
            <w:vAlign w:val="center"/>
          </w:tcPr>
          <w:p w14:paraId="5C60AD59">
            <w:pPr>
              <w:pStyle w:val="30"/>
            </w:pPr>
            <w:r>
              <w:rPr>
                <w:rFonts w:hint="eastAsia"/>
              </w:rPr>
              <w:t>内控管理树形</w:t>
            </w:r>
          </w:p>
        </w:tc>
        <w:tc>
          <w:tcPr>
            <w:tcW w:w="816" w:type="pct"/>
            <w:vAlign w:val="center"/>
          </w:tcPr>
          <w:p w14:paraId="03E70787">
            <w:pPr>
              <w:pStyle w:val="30"/>
            </w:pPr>
            <w:r>
              <w:rPr>
                <w:rFonts w:hint="eastAsia"/>
              </w:rPr>
              <w:t>内控管理树形提取</w:t>
            </w:r>
          </w:p>
        </w:tc>
        <w:tc>
          <w:tcPr>
            <w:tcW w:w="942" w:type="pct"/>
            <w:vAlign w:val="center"/>
          </w:tcPr>
          <w:p w14:paraId="51187180">
            <w:pPr>
              <w:pStyle w:val="30"/>
            </w:pPr>
          </w:p>
        </w:tc>
        <w:tc>
          <w:tcPr>
            <w:tcW w:w="1146" w:type="pct"/>
            <w:vAlign w:val="center"/>
          </w:tcPr>
          <w:p w14:paraId="31C722D4">
            <w:pPr>
              <w:pStyle w:val="30"/>
            </w:pPr>
          </w:p>
        </w:tc>
        <w:tc>
          <w:tcPr>
            <w:tcW w:w="240" w:type="pct"/>
            <w:vAlign w:val="center"/>
          </w:tcPr>
          <w:p w14:paraId="3F8FE500">
            <w:pPr>
              <w:pStyle w:val="30"/>
            </w:pPr>
            <w:r>
              <w:rPr>
                <w:rFonts w:hint="eastAsia"/>
              </w:rPr>
              <w:t>1</w:t>
            </w:r>
          </w:p>
        </w:tc>
        <w:tc>
          <w:tcPr>
            <w:tcW w:w="240" w:type="pct"/>
            <w:vAlign w:val="center"/>
          </w:tcPr>
          <w:p w14:paraId="0E50FD81">
            <w:pPr>
              <w:pStyle w:val="30"/>
            </w:pPr>
            <w:r>
              <w:rPr>
                <w:rFonts w:hint="eastAsia"/>
              </w:rPr>
              <w:t>2.5</w:t>
            </w:r>
          </w:p>
        </w:tc>
        <w:tc>
          <w:tcPr>
            <w:tcW w:w="258" w:type="pct"/>
            <w:vAlign w:val="center"/>
          </w:tcPr>
          <w:p w14:paraId="541A02CC">
            <w:pPr>
              <w:pStyle w:val="30"/>
            </w:pPr>
            <w:r>
              <w:rPr>
                <w:rFonts w:hint="eastAsia"/>
              </w:rPr>
              <w:t>2.5</w:t>
            </w:r>
          </w:p>
        </w:tc>
        <w:tc>
          <w:tcPr>
            <w:tcW w:w="343" w:type="pct"/>
            <w:vAlign w:val="center"/>
          </w:tcPr>
          <w:p w14:paraId="04EA2A26">
            <w:pPr>
              <w:pStyle w:val="30"/>
            </w:pPr>
            <w:r>
              <w:rPr>
                <w:rFonts w:hint="eastAsia"/>
              </w:rPr>
              <w:t>6.1.13.2</w:t>
            </w:r>
          </w:p>
        </w:tc>
      </w:tr>
      <w:tr w14:paraId="0C26E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E64E98B">
            <w:pPr>
              <w:pStyle w:val="30"/>
            </w:pPr>
            <w:r>
              <w:rPr>
                <w:rFonts w:hint="eastAsia"/>
              </w:rPr>
              <w:t>402</w:t>
            </w:r>
          </w:p>
        </w:tc>
        <w:tc>
          <w:tcPr>
            <w:tcW w:w="240" w:type="pct"/>
            <w:vMerge w:val="continue"/>
            <w:vAlign w:val="center"/>
          </w:tcPr>
          <w:p w14:paraId="40605CB4">
            <w:pPr>
              <w:pStyle w:val="30"/>
            </w:pPr>
          </w:p>
        </w:tc>
        <w:tc>
          <w:tcPr>
            <w:tcW w:w="570" w:type="pct"/>
            <w:vMerge w:val="continue"/>
            <w:vAlign w:val="center"/>
          </w:tcPr>
          <w:p w14:paraId="4BD12BBF">
            <w:pPr>
              <w:pStyle w:val="30"/>
            </w:pPr>
          </w:p>
        </w:tc>
        <w:tc>
          <w:tcPr>
            <w:tcW w:w="816" w:type="pct"/>
            <w:vAlign w:val="center"/>
          </w:tcPr>
          <w:p w14:paraId="32882DBB">
            <w:pPr>
              <w:pStyle w:val="30"/>
            </w:pPr>
            <w:r>
              <w:rPr>
                <w:rFonts w:hint="eastAsia"/>
              </w:rPr>
              <w:t>内控树形管理</w:t>
            </w:r>
          </w:p>
        </w:tc>
        <w:tc>
          <w:tcPr>
            <w:tcW w:w="942" w:type="pct"/>
            <w:vAlign w:val="center"/>
          </w:tcPr>
          <w:p w14:paraId="2D4F35A1">
            <w:pPr>
              <w:pStyle w:val="30"/>
            </w:pPr>
          </w:p>
        </w:tc>
        <w:tc>
          <w:tcPr>
            <w:tcW w:w="1146" w:type="pct"/>
            <w:vAlign w:val="center"/>
          </w:tcPr>
          <w:p w14:paraId="52C91B08">
            <w:pPr>
              <w:pStyle w:val="30"/>
            </w:pPr>
          </w:p>
        </w:tc>
        <w:tc>
          <w:tcPr>
            <w:tcW w:w="240" w:type="pct"/>
            <w:vAlign w:val="center"/>
          </w:tcPr>
          <w:p w14:paraId="081EEEEE">
            <w:pPr>
              <w:pStyle w:val="30"/>
            </w:pPr>
            <w:r>
              <w:rPr>
                <w:rFonts w:hint="eastAsia"/>
              </w:rPr>
              <w:t>1</w:t>
            </w:r>
          </w:p>
        </w:tc>
        <w:tc>
          <w:tcPr>
            <w:tcW w:w="240" w:type="pct"/>
            <w:vAlign w:val="center"/>
          </w:tcPr>
          <w:p w14:paraId="25C0DEF4">
            <w:pPr>
              <w:pStyle w:val="30"/>
            </w:pPr>
            <w:r>
              <w:rPr>
                <w:rFonts w:hint="eastAsia"/>
              </w:rPr>
              <w:t>2.5</w:t>
            </w:r>
          </w:p>
        </w:tc>
        <w:tc>
          <w:tcPr>
            <w:tcW w:w="258" w:type="pct"/>
            <w:vAlign w:val="center"/>
          </w:tcPr>
          <w:p w14:paraId="7335FCD8">
            <w:pPr>
              <w:pStyle w:val="30"/>
            </w:pPr>
            <w:r>
              <w:rPr>
                <w:rFonts w:hint="eastAsia"/>
              </w:rPr>
              <w:t>2.5</w:t>
            </w:r>
          </w:p>
        </w:tc>
        <w:tc>
          <w:tcPr>
            <w:tcW w:w="343" w:type="pct"/>
            <w:vAlign w:val="center"/>
          </w:tcPr>
          <w:p w14:paraId="7931F23C">
            <w:pPr>
              <w:pStyle w:val="30"/>
            </w:pPr>
            <w:r>
              <w:rPr>
                <w:rFonts w:hint="eastAsia"/>
              </w:rPr>
              <w:t>6.1.13.2</w:t>
            </w:r>
          </w:p>
        </w:tc>
      </w:tr>
      <w:tr w14:paraId="666AF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4C6290F4">
            <w:pPr>
              <w:pStyle w:val="30"/>
            </w:pPr>
            <w:r>
              <w:rPr>
                <w:rFonts w:hint="eastAsia"/>
              </w:rPr>
              <w:t>403</w:t>
            </w:r>
          </w:p>
        </w:tc>
        <w:tc>
          <w:tcPr>
            <w:tcW w:w="240" w:type="pct"/>
            <w:vMerge w:val="continue"/>
            <w:vAlign w:val="center"/>
          </w:tcPr>
          <w:p w14:paraId="7C5FB54E">
            <w:pPr>
              <w:pStyle w:val="30"/>
            </w:pPr>
          </w:p>
        </w:tc>
        <w:tc>
          <w:tcPr>
            <w:tcW w:w="570" w:type="pct"/>
            <w:vMerge w:val="continue"/>
            <w:vAlign w:val="center"/>
          </w:tcPr>
          <w:p w14:paraId="7EBB7B47">
            <w:pPr>
              <w:pStyle w:val="30"/>
            </w:pPr>
          </w:p>
        </w:tc>
        <w:tc>
          <w:tcPr>
            <w:tcW w:w="816" w:type="pct"/>
            <w:vAlign w:val="center"/>
          </w:tcPr>
          <w:p w14:paraId="79753C10">
            <w:pPr>
              <w:pStyle w:val="30"/>
            </w:pPr>
            <w:r>
              <w:rPr>
                <w:rFonts w:hint="eastAsia"/>
              </w:rPr>
              <w:t>抽样树形显示</w:t>
            </w:r>
          </w:p>
        </w:tc>
        <w:tc>
          <w:tcPr>
            <w:tcW w:w="942" w:type="pct"/>
            <w:vAlign w:val="center"/>
          </w:tcPr>
          <w:p w14:paraId="218E39F6">
            <w:pPr>
              <w:pStyle w:val="30"/>
            </w:pPr>
          </w:p>
        </w:tc>
        <w:tc>
          <w:tcPr>
            <w:tcW w:w="1146" w:type="pct"/>
            <w:vAlign w:val="center"/>
          </w:tcPr>
          <w:p w14:paraId="6852477D">
            <w:pPr>
              <w:pStyle w:val="30"/>
            </w:pPr>
          </w:p>
        </w:tc>
        <w:tc>
          <w:tcPr>
            <w:tcW w:w="240" w:type="pct"/>
            <w:vMerge w:val="restart"/>
            <w:vAlign w:val="center"/>
          </w:tcPr>
          <w:p w14:paraId="378D7E4C">
            <w:pPr>
              <w:pStyle w:val="30"/>
            </w:pPr>
            <w:r>
              <w:rPr>
                <w:rFonts w:hint="eastAsia"/>
              </w:rPr>
              <w:t>1</w:t>
            </w:r>
          </w:p>
        </w:tc>
        <w:tc>
          <w:tcPr>
            <w:tcW w:w="240" w:type="pct"/>
            <w:vAlign w:val="center"/>
          </w:tcPr>
          <w:p w14:paraId="4A32F510">
            <w:pPr>
              <w:pStyle w:val="30"/>
            </w:pPr>
            <w:r>
              <w:rPr>
                <w:rFonts w:hint="eastAsia"/>
              </w:rPr>
              <w:t>2.5</w:t>
            </w:r>
          </w:p>
        </w:tc>
        <w:tc>
          <w:tcPr>
            <w:tcW w:w="258" w:type="pct"/>
            <w:vMerge w:val="restart"/>
            <w:vAlign w:val="center"/>
          </w:tcPr>
          <w:p w14:paraId="1FF03D48">
            <w:pPr>
              <w:pStyle w:val="30"/>
            </w:pPr>
            <w:r>
              <w:rPr>
                <w:rFonts w:hint="eastAsia"/>
              </w:rPr>
              <w:t>2.5</w:t>
            </w:r>
          </w:p>
        </w:tc>
        <w:tc>
          <w:tcPr>
            <w:tcW w:w="343" w:type="pct"/>
            <w:vAlign w:val="center"/>
          </w:tcPr>
          <w:p w14:paraId="5E6BBE28">
            <w:pPr>
              <w:pStyle w:val="30"/>
            </w:pPr>
            <w:r>
              <w:rPr>
                <w:rFonts w:hint="eastAsia"/>
              </w:rPr>
              <w:t>6.1.13.2</w:t>
            </w:r>
          </w:p>
        </w:tc>
      </w:tr>
      <w:tr w14:paraId="4B37B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19BDDBD">
            <w:pPr>
              <w:pStyle w:val="30"/>
            </w:pPr>
            <w:r>
              <w:rPr>
                <w:rFonts w:hint="eastAsia"/>
              </w:rPr>
              <w:t>404</w:t>
            </w:r>
          </w:p>
        </w:tc>
        <w:tc>
          <w:tcPr>
            <w:tcW w:w="240" w:type="pct"/>
            <w:vMerge w:val="continue"/>
            <w:vAlign w:val="center"/>
          </w:tcPr>
          <w:p w14:paraId="43966C6F">
            <w:pPr>
              <w:pStyle w:val="30"/>
            </w:pPr>
          </w:p>
        </w:tc>
        <w:tc>
          <w:tcPr>
            <w:tcW w:w="570" w:type="pct"/>
            <w:vMerge w:val="continue"/>
            <w:vAlign w:val="center"/>
          </w:tcPr>
          <w:p w14:paraId="7CCAB0D1">
            <w:pPr>
              <w:pStyle w:val="30"/>
            </w:pPr>
          </w:p>
        </w:tc>
        <w:tc>
          <w:tcPr>
            <w:tcW w:w="816" w:type="pct"/>
            <w:vAlign w:val="center"/>
          </w:tcPr>
          <w:p w14:paraId="06EE419B">
            <w:pPr>
              <w:pStyle w:val="30"/>
            </w:pPr>
            <w:r>
              <w:rPr>
                <w:rFonts w:hint="eastAsia"/>
              </w:rPr>
              <w:t>填报树形显示</w:t>
            </w:r>
          </w:p>
        </w:tc>
        <w:tc>
          <w:tcPr>
            <w:tcW w:w="942" w:type="pct"/>
            <w:vAlign w:val="center"/>
          </w:tcPr>
          <w:p w14:paraId="7D579E90">
            <w:pPr>
              <w:pStyle w:val="30"/>
            </w:pPr>
          </w:p>
        </w:tc>
        <w:tc>
          <w:tcPr>
            <w:tcW w:w="1146" w:type="pct"/>
            <w:vAlign w:val="center"/>
          </w:tcPr>
          <w:p w14:paraId="256AF08D">
            <w:pPr>
              <w:pStyle w:val="30"/>
            </w:pPr>
          </w:p>
        </w:tc>
        <w:tc>
          <w:tcPr>
            <w:tcW w:w="240" w:type="pct"/>
            <w:vMerge w:val="continue"/>
            <w:vAlign w:val="center"/>
          </w:tcPr>
          <w:p w14:paraId="129B1CFA">
            <w:pPr>
              <w:pStyle w:val="30"/>
            </w:pPr>
          </w:p>
        </w:tc>
        <w:tc>
          <w:tcPr>
            <w:tcW w:w="240" w:type="pct"/>
            <w:vAlign w:val="center"/>
          </w:tcPr>
          <w:p w14:paraId="63B36ECC">
            <w:pPr>
              <w:pStyle w:val="30"/>
            </w:pPr>
            <w:r>
              <w:rPr>
                <w:rFonts w:hint="eastAsia"/>
              </w:rPr>
              <w:t>2.5</w:t>
            </w:r>
          </w:p>
        </w:tc>
        <w:tc>
          <w:tcPr>
            <w:tcW w:w="258" w:type="pct"/>
            <w:vMerge w:val="continue"/>
            <w:vAlign w:val="center"/>
          </w:tcPr>
          <w:p w14:paraId="75AE68FD">
            <w:pPr>
              <w:pStyle w:val="30"/>
            </w:pPr>
          </w:p>
        </w:tc>
        <w:tc>
          <w:tcPr>
            <w:tcW w:w="343" w:type="pct"/>
            <w:vAlign w:val="center"/>
          </w:tcPr>
          <w:p w14:paraId="3EFEACCB">
            <w:pPr>
              <w:pStyle w:val="30"/>
            </w:pPr>
            <w:r>
              <w:rPr>
                <w:rFonts w:hint="eastAsia"/>
              </w:rPr>
              <w:t>6.1.13.2</w:t>
            </w:r>
          </w:p>
        </w:tc>
      </w:tr>
      <w:tr w14:paraId="13A2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4697068">
            <w:pPr>
              <w:pStyle w:val="30"/>
            </w:pPr>
            <w:r>
              <w:rPr>
                <w:rFonts w:hint="eastAsia"/>
              </w:rPr>
              <w:t>405</w:t>
            </w:r>
          </w:p>
        </w:tc>
        <w:tc>
          <w:tcPr>
            <w:tcW w:w="240" w:type="pct"/>
            <w:vMerge w:val="continue"/>
            <w:vAlign w:val="center"/>
          </w:tcPr>
          <w:p w14:paraId="4C0A1FC5">
            <w:pPr>
              <w:pStyle w:val="30"/>
            </w:pPr>
          </w:p>
        </w:tc>
        <w:tc>
          <w:tcPr>
            <w:tcW w:w="570" w:type="pct"/>
            <w:vMerge w:val="continue"/>
            <w:vAlign w:val="center"/>
          </w:tcPr>
          <w:p w14:paraId="3B71A82D">
            <w:pPr>
              <w:pStyle w:val="30"/>
            </w:pPr>
          </w:p>
        </w:tc>
        <w:tc>
          <w:tcPr>
            <w:tcW w:w="816" w:type="pct"/>
            <w:vAlign w:val="center"/>
          </w:tcPr>
          <w:p w14:paraId="124D9780">
            <w:pPr>
              <w:pStyle w:val="30"/>
            </w:pPr>
            <w:r>
              <w:rPr>
                <w:rFonts w:hint="eastAsia"/>
              </w:rPr>
              <w:t>汇总树形显示</w:t>
            </w:r>
          </w:p>
        </w:tc>
        <w:tc>
          <w:tcPr>
            <w:tcW w:w="942" w:type="pct"/>
            <w:vAlign w:val="center"/>
          </w:tcPr>
          <w:p w14:paraId="45B9B21C">
            <w:pPr>
              <w:pStyle w:val="30"/>
            </w:pPr>
          </w:p>
        </w:tc>
        <w:tc>
          <w:tcPr>
            <w:tcW w:w="1146" w:type="pct"/>
            <w:vAlign w:val="center"/>
          </w:tcPr>
          <w:p w14:paraId="7FF2C73E">
            <w:pPr>
              <w:pStyle w:val="30"/>
            </w:pPr>
          </w:p>
        </w:tc>
        <w:tc>
          <w:tcPr>
            <w:tcW w:w="240" w:type="pct"/>
            <w:vMerge w:val="restart"/>
            <w:vAlign w:val="center"/>
          </w:tcPr>
          <w:p w14:paraId="1FD28505">
            <w:pPr>
              <w:pStyle w:val="30"/>
            </w:pPr>
            <w:r>
              <w:rPr>
                <w:rFonts w:hint="eastAsia"/>
              </w:rPr>
              <w:t>1</w:t>
            </w:r>
          </w:p>
        </w:tc>
        <w:tc>
          <w:tcPr>
            <w:tcW w:w="240" w:type="pct"/>
            <w:vAlign w:val="center"/>
          </w:tcPr>
          <w:p w14:paraId="6A45CF14">
            <w:pPr>
              <w:pStyle w:val="30"/>
            </w:pPr>
            <w:r>
              <w:rPr>
                <w:rFonts w:hint="eastAsia"/>
              </w:rPr>
              <w:t>2.5</w:t>
            </w:r>
          </w:p>
        </w:tc>
        <w:tc>
          <w:tcPr>
            <w:tcW w:w="258" w:type="pct"/>
            <w:vMerge w:val="restart"/>
            <w:vAlign w:val="center"/>
          </w:tcPr>
          <w:p w14:paraId="1326304C">
            <w:pPr>
              <w:pStyle w:val="30"/>
            </w:pPr>
            <w:r>
              <w:rPr>
                <w:rFonts w:hint="eastAsia"/>
              </w:rPr>
              <w:t>2.5</w:t>
            </w:r>
          </w:p>
        </w:tc>
        <w:tc>
          <w:tcPr>
            <w:tcW w:w="343" w:type="pct"/>
            <w:vAlign w:val="center"/>
          </w:tcPr>
          <w:p w14:paraId="3B179B04">
            <w:pPr>
              <w:pStyle w:val="30"/>
            </w:pPr>
            <w:r>
              <w:rPr>
                <w:rFonts w:hint="eastAsia"/>
              </w:rPr>
              <w:t>6.1.13.2</w:t>
            </w:r>
          </w:p>
        </w:tc>
      </w:tr>
      <w:tr w14:paraId="3AB32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669CE210">
            <w:pPr>
              <w:pStyle w:val="30"/>
            </w:pPr>
            <w:r>
              <w:rPr>
                <w:rFonts w:hint="eastAsia"/>
              </w:rPr>
              <w:t>406</w:t>
            </w:r>
          </w:p>
        </w:tc>
        <w:tc>
          <w:tcPr>
            <w:tcW w:w="240" w:type="pct"/>
            <w:vMerge w:val="continue"/>
            <w:vAlign w:val="center"/>
          </w:tcPr>
          <w:p w14:paraId="2B9964F8">
            <w:pPr>
              <w:pStyle w:val="30"/>
            </w:pPr>
          </w:p>
        </w:tc>
        <w:tc>
          <w:tcPr>
            <w:tcW w:w="570" w:type="pct"/>
            <w:vMerge w:val="continue"/>
            <w:vAlign w:val="center"/>
          </w:tcPr>
          <w:p w14:paraId="36C339D0">
            <w:pPr>
              <w:pStyle w:val="30"/>
            </w:pPr>
          </w:p>
        </w:tc>
        <w:tc>
          <w:tcPr>
            <w:tcW w:w="816" w:type="pct"/>
            <w:vAlign w:val="center"/>
          </w:tcPr>
          <w:p w14:paraId="7A8DB17B">
            <w:pPr>
              <w:pStyle w:val="30"/>
            </w:pPr>
            <w:r>
              <w:rPr>
                <w:rFonts w:hint="eastAsia"/>
              </w:rPr>
              <w:t>填报状态统计</w:t>
            </w:r>
          </w:p>
        </w:tc>
        <w:tc>
          <w:tcPr>
            <w:tcW w:w="942" w:type="pct"/>
            <w:vAlign w:val="center"/>
          </w:tcPr>
          <w:p w14:paraId="28DEC27B">
            <w:pPr>
              <w:pStyle w:val="30"/>
            </w:pPr>
          </w:p>
        </w:tc>
        <w:tc>
          <w:tcPr>
            <w:tcW w:w="1146" w:type="pct"/>
            <w:vAlign w:val="center"/>
          </w:tcPr>
          <w:p w14:paraId="04D7B9D6">
            <w:pPr>
              <w:pStyle w:val="30"/>
            </w:pPr>
          </w:p>
        </w:tc>
        <w:tc>
          <w:tcPr>
            <w:tcW w:w="240" w:type="pct"/>
            <w:vMerge w:val="continue"/>
            <w:vAlign w:val="center"/>
          </w:tcPr>
          <w:p w14:paraId="6300EF5A">
            <w:pPr>
              <w:pStyle w:val="30"/>
            </w:pPr>
          </w:p>
        </w:tc>
        <w:tc>
          <w:tcPr>
            <w:tcW w:w="240" w:type="pct"/>
            <w:vAlign w:val="center"/>
          </w:tcPr>
          <w:p w14:paraId="35EB3AC5">
            <w:pPr>
              <w:pStyle w:val="30"/>
            </w:pPr>
            <w:r>
              <w:rPr>
                <w:rFonts w:hint="eastAsia"/>
              </w:rPr>
              <w:t>2.5</w:t>
            </w:r>
          </w:p>
        </w:tc>
        <w:tc>
          <w:tcPr>
            <w:tcW w:w="258" w:type="pct"/>
            <w:vMerge w:val="continue"/>
            <w:vAlign w:val="center"/>
          </w:tcPr>
          <w:p w14:paraId="1C3A60B3">
            <w:pPr>
              <w:pStyle w:val="30"/>
            </w:pPr>
          </w:p>
        </w:tc>
        <w:tc>
          <w:tcPr>
            <w:tcW w:w="343" w:type="pct"/>
            <w:vAlign w:val="center"/>
          </w:tcPr>
          <w:p w14:paraId="069C714C">
            <w:pPr>
              <w:pStyle w:val="30"/>
            </w:pPr>
            <w:r>
              <w:rPr>
                <w:rFonts w:hint="eastAsia"/>
              </w:rPr>
              <w:t>6.1.13.2</w:t>
            </w:r>
          </w:p>
        </w:tc>
      </w:tr>
      <w:tr w14:paraId="36D6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0" w:hRule="atLeast"/>
          <w:jc w:val="center"/>
        </w:trPr>
        <w:tc>
          <w:tcPr>
            <w:tcW w:w="199" w:type="pct"/>
            <w:vAlign w:val="center"/>
          </w:tcPr>
          <w:p w14:paraId="0528D56B">
            <w:pPr>
              <w:pStyle w:val="30"/>
            </w:pPr>
            <w:r>
              <w:rPr>
                <w:rFonts w:hint="eastAsia"/>
              </w:rPr>
              <w:t>407</w:t>
            </w:r>
          </w:p>
        </w:tc>
        <w:tc>
          <w:tcPr>
            <w:tcW w:w="240" w:type="pct"/>
            <w:vMerge w:val="continue"/>
            <w:vAlign w:val="center"/>
          </w:tcPr>
          <w:p w14:paraId="0A902152">
            <w:pPr>
              <w:pStyle w:val="30"/>
            </w:pPr>
          </w:p>
        </w:tc>
        <w:tc>
          <w:tcPr>
            <w:tcW w:w="570" w:type="pct"/>
            <w:vMerge w:val="restart"/>
            <w:vAlign w:val="center"/>
          </w:tcPr>
          <w:p w14:paraId="565B0A26">
            <w:pPr>
              <w:pStyle w:val="30"/>
            </w:pPr>
            <w:r>
              <w:rPr>
                <w:rFonts w:hint="eastAsia"/>
              </w:rPr>
              <w:t>内容填报</w:t>
            </w:r>
          </w:p>
        </w:tc>
        <w:tc>
          <w:tcPr>
            <w:tcW w:w="816" w:type="pct"/>
            <w:vAlign w:val="center"/>
          </w:tcPr>
          <w:p w14:paraId="7DA138F4">
            <w:pPr>
              <w:pStyle w:val="30"/>
            </w:pPr>
            <w:r>
              <w:rPr>
                <w:rFonts w:hint="eastAsia"/>
              </w:rPr>
              <w:t>EXCEL表格数据导入</w:t>
            </w:r>
          </w:p>
        </w:tc>
        <w:tc>
          <w:tcPr>
            <w:tcW w:w="942" w:type="pct"/>
            <w:vAlign w:val="center"/>
          </w:tcPr>
          <w:p w14:paraId="2D12F116">
            <w:pPr>
              <w:pStyle w:val="30"/>
            </w:pPr>
          </w:p>
        </w:tc>
        <w:tc>
          <w:tcPr>
            <w:tcW w:w="1146" w:type="pct"/>
            <w:vAlign w:val="center"/>
          </w:tcPr>
          <w:p w14:paraId="4AB7A9FD">
            <w:pPr>
              <w:pStyle w:val="30"/>
            </w:pPr>
          </w:p>
        </w:tc>
        <w:tc>
          <w:tcPr>
            <w:tcW w:w="240" w:type="pct"/>
            <w:vMerge w:val="restart"/>
            <w:vAlign w:val="center"/>
          </w:tcPr>
          <w:p w14:paraId="03013651">
            <w:pPr>
              <w:pStyle w:val="30"/>
            </w:pPr>
            <w:r>
              <w:rPr>
                <w:rFonts w:hint="eastAsia"/>
              </w:rPr>
              <w:t>1.5</w:t>
            </w:r>
          </w:p>
        </w:tc>
        <w:tc>
          <w:tcPr>
            <w:tcW w:w="240" w:type="pct"/>
            <w:vAlign w:val="center"/>
          </w:tcPr>
          <w:p w14:paraId="608D6803">
            <w:pPr>
              <w:pStyle w:val="30"/>
            </w:pPr>
            <w:r>
              <w:rPr>
                <w:rFonts w:hint="eastAsia"/>
              </w:rPr>
              <w:t>2.5</w:t>
            </w:r>
          </w:p>
        </w:tc>
        <w:tc>
          <w:tcPr>
            <w:tcW w:w="258" w:type="pct"/>
            <w:vMerge w:val="restart"/>
            <w:vAlign w:val="center"/>
          </w:tcPr>
          <w:p w14:paraId="2BDC29D6">
            <w:pPr>
              <w:pStyle w:val="30"/>
            </w:pPr>
            <w:r>
              <w:rPr>
                <w:rFonts w:hint="eastAsia"/>
              </w:rPr>
              <w:t>3.75</w:t>
            </w:r>
          </w:p>
        </w:tc>
        <w:tc>
          <w:tcPr>
            <w:tcW w:w="343" w:type="pct"/>
            <w:vAlign w:val="center"/>
          </w:tcPr>
          <w:p w14:paraId="383DD30E">
            <w:pPr>
              <w:pStyle w:val="30"/>
            </w:pPr>
            <w:r>
              <w:rPr>
                <w:rFonts w:hint="eastAsia"/>
              </w:rPr>
              <w:t>6.1.13.3</w:t>
            </w:r>
          </w:p>
        </w:tc>
      </w:tr>
      <w:tr w14:paraId="44274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6099F941">
            <w:pPr>
              <w:pStyle w:val="30"/>
            </w:pPr>
            <w:r>
              <w:rPr>
                <w:rFonts w:hint="eastAsia"/>
              </w:rPr>
              <w:t>408</w:t>
            </w:r>
          </w:p>
        </w:tc>
        <w:tc>
          <w:tcPr>
            <w:tcW w:w="240" w:type="pct"/>
            <w:vMerge w:val="continue"/>
            <w:vAlign w:val="center"/>
          </w:tcPr>
          <w:p w14:paraId="0DFC0D34">
            <w:pPr>
              <w:pStyle w:val="30"/>
            </w:pPr>
          </w:p>
        </w:tc>
        <w:tc>
          <w:tcPr>
            <w:tcW w:w="570" w:type="pct"/>
            <w:vMerge w:val="continue"/>
            <w:vAlign w:val="center"/>
          </w:tcPr>
          <w:p w14:paraId="19934E86">
            <w:pPr>
              <w:pStyle w:val="30"/>
            </w:pPr>
          </w:p>
        </w:tc>
        <w:tc>
          <w:tcPr>
            <w:tcW w:w="816" w:type="pct"/>
            <w:vAlign w:val="center"/>
          </w:tcPr>
          <w:p w14:paraId="43381ADC">
            <w:pPr>
              <w:pStyle w:val="30"/>
            </w:pPr>
            <w:r>
              <w:rPr>
                <w:rFonts w:hint="eastAsia"/>
              </w:rPr>
              <w:t>管理提升评价校验</w:t>
            </w:r>
          </w:p>
        </w:tc>
        <w:tc>
          <w:tcPr>
            <w:tcW w:w="942" w:type="pct"/>
            <w:vAlign w:val="center"/>
          </w:tcPr>
          <w:p w14:paraId="5A6B3BE4">
            <w:pPr>
              <w:pStyle w:val="30"/>
            </w:pPr>
          </w:p>
        </w:tc>
        <w:tc>
          <w:tcPr>
            <w:tcW w:w="1146" w:type="pct"/>
            <w:vAlign w:val="center"/>
          </w:tcPr>
          <w:p w14:paraId="5EE58F17">
            <w:pPr>
              <w:pStyle w:val="30"/>
            </w:pPr>
          </w:p>
        </w:tc>
        <w:tc>
          <w:tcPr>
            <w:tcW w:w="240" w:type="pct"/>
            <w:vMerge w:val="continue"/>
            <w:vAlign w:val="center"/>
          </w:tcPr>
          <w:p w14:paraId="27AF4976">
            <w:pPr>
              <w:pStyle w:val="30"/>
            </w:pPr>
          </w:p>
        </w:tc>
        <w:tc>
          <w:tcPr>
            <w:tcW w:w="240" w:type="pct"/>
            <w:vAlign w:val="center"/>
          </w:tcPr>
          <w:p w14:paraId="0AA2011F">
            <w:pPr>
              <w:pStyle w:val="30"/>
            </w:pPr>
            <w:r>
              <w:rPr>
                <w:rFonts w:hint="eastAsia"/>
              </w:rPr>
              <w:t>2.5</w:t>
            </w:r>
          </w:p>
        </w:tc>
        <w:tc>
          <w:tcPr>
            <w:tcW w:w="258" w:type="pct"/>
            <w:vMerge w:val="continue"/>
            <w:vAlign w:val="center"/>
          </w:tcPr>
          <w:p w14:paraId="0411C028">
            <w:pPr>
              <w:pStyle w:val="30"/>
            </w:pPr>
          </w:p>
        </w:tc>
        <w:tc>
          <w:tcPr>
            <w:tcW w:w="343" w:type="pct"/>
            <w:vAlign w:val="center"/>
          </w:tcPr>
          <w:p w14:paraId="3805735B">
            <w:pPr>
              <w:pStyle w:val="30"/>
            </w:pPr>
            <w:r>
              <w:rPr>
                <w:rFonts w:hint="eastAsia"/>
              </w:rPr>
              <w:t>6.1.13.3</w:t>
            </w:r>
          </w:p>
        </w:tc>
      </w:tr>
      <w:tr w14:paraId="741D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0" w:hRule="atLeast"/>
          <w:jc w:val="center"/>
        </w:trPr>
        <w:tc>
          <w:tcPr>
            <w:tcW w:w="199" w:type="pct"/>
            <w:vAlign w:val="center"/>
          </w:tcPr>
          <w:p w14:paraId="31B7FC7A">
            <w:pPr>
              <w:pStyle w:val="30"/>
            </w:pPr>
            <w:r>
              <w:rPr>
                <w:rFonts w:hint="eastAsia"/>
              </w:rPr>
              <w:t>409</w:t>
            </w:r>
          </w:p>
        </w:tc>
        <w:tc>
          <w:tcPr>
            <w:tcW w:w="240" w:type="pct"/>
            <w:vMerge w:val="continue"/>
            <w:vAlign w:val="center"/>
          </w:tcPr>
          <w:p w14:paraId="7A5DA949">
            <w:pPr>
              <w:pStyle w:val="30"/>
            </w:pPr>
          </w:p>
        </w:tc>
        <w:tc>
          <w:tcPr>
            <w:tcW w:w="570" w:type="pct"/>
            <w:vMerge w:val="restart"/>
            <w:vAlign w:val="center"/>
          </w:tcPr>
          <w:p w14:paraId="763454F8">
            <w:pPr>
              <w:pStyle w:val="30"/>
            </w:pPr>
            <w:r>
              <w:rPr>
                <w:rFonts w:hint="eastAsia"/>
              </w:rPr>
              <w:t>自动报告</w:t>
            </w:r>
          </w:p>
        </w:tc>
        <w:tc>
          <w:tcPr>
            <w:tcW w:w="816" w:type="pct"/>
            <w:vAlign w:val="center"/>
          </w:tcPr>
          <w:p w14:paraId="50ACAD3F">
            <w:pPr>
              <w:pStyle w:val="30"/>
            </w:pPr>
            <w:r>
              <w:rPr>
                <w:rFonts w:hint="eastAsia"/>
              </w:rPr>
              <w:t>内部控制测评功能</w:t>
            </w:r>
          </w:p>
        </w:tc>
        <w:tc>
          <w:tcPr>
            <w:tcW w:w="942" w:type="pct"/>
            <w:vAlign w:val="center"/>
          </w:tcPr>
          <w:p w14:paraId="0B7F2D2C">
            <w:pPr>
              <w:pStyle w:val="30"/>
            </w:pPr>
          </w:p>
        </w:tc>
        <w:tc>
          <w:tcPr>
            <w:tcW w:w="1146" w:type="pct"/>
            <w:vAlign w:val="center"/>
          </w:tcPr>
          <w:p w14:paraId="28F497F3">
            <w:pPr>
              <w:pStyle w:val="30"/>
            </w:pPr>
          </w:p>
        </w:tc>
        <w:tc>
          <w:tcPr>
            <w:tcW w:w="240" w:type="pct"/>
            <w:vAlign w:val="center"/>
          </w:tcPr>
          <w:p w14:paraId="4A760A23">
            <w:pPr>
              <w:pStyle w:val="30"/>
            </w:pPr>
            <w:r>
              <w:rPr>
                <w:rFonts w:hint="eastAsia"/>
              </w:rPr>
              <w:t>2</w:t>
            </w:r>
          </w:p>
        </w:tc>
        <w:tc>
          <w:tcPr>
            <w:tcW w:w="240" w:type="pct"/>
            <w:vAlign w:val="center"/>
          </w:tcPr>
          <w:p w14:paraId="2D6FB7C8">
            <w:pPr>
              <w:pStyle w:val="30"/>
            </w:pPr>
            <w:r>
              <w:rPr>
                <w:rFonts w:hint="eastAsia"/>
              </w:rPr>
              <w:t>2.5</w:t>
            </w:r>
          </w:p>
        </w:tc>
        <w:tc>
          <w:tcPr>
            <w:tcW w:w="258" w:type="pct"/>
            <w:vAlign w:val="center"/>
          </w:tcPr>
          <w:p w14:paraId="31EA500B">
            <w:pPr>
              <w:pStyle w:val="30"/>
            </w:pPr>
            <w:r>
              <w:rPr>
                <w:rFonts w:hint="eastAsia"/>
              </w:rPr>
              <w:t>5</w:t>
            </w:r>
          </w:p>
        </w:tc>
        <w:tc>
          <w:tcPr>
            <w:tcW w:w="343" w:type="pct"/>
            <w:vAlign w:val="center"/>
          </w:tcPr>
          <w:p w14:paraId="050D8E6A">
            <w:pPr>
              <w:pStyle w:val="30"/>
            </w:pPr>
            <w:r>
              <w:rPr>
                <w:rFonts w:hint="eastAsia"/>
              </w:rPr>
              <w:t>6.1.13.4</w:t>
            </w:r>
          </w:p>
        </w:tc>
      </w:tr>
      <w:tr w14:paraId="49035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01B9DFA">
            <w:pPr>
              <w:pStyle w:val="30"/>
            </w:pPr>
            <w:r>
              <w:rPr>
                <w:rFonts w:hint="eastAsia"/>
              </w:rPr>
              <w:t>410</w:t>
            </w:r>
          </w:p>
        </w:tc>
        <w:tc>
          <w:tcPr>
            <w:tcW w:w="240" w:type="pct"/>
            <w:vMerge w:val="continue"/>
            <w:vAlign w:val="center"/>
          </w:tcPr>
          <w:p w14:paraId="5E884713">
            <w:pPr>
              <w:pStyle w:val="30"/>
            </w:pPr>
          </w:p>
        </w:tc>
        <w:tc>
          <w:tcPr>
            <w:tcW w:w="570" w:type="pct"/>
            <w:vMerge w:val="continue"/>
            <w:vAlign w:val="center"/>
          </w:tcPr>
          <w:p w14:paraId="2D1B9A24">
            <w:pPr>
              <w:pStyle w:val="30"/>
            </w:pPr>
          </w:p>
        </w:tc>
        <w:tc>
          <w:tcPr>
            <w:tcW w:w="816" w:type="pct"/>
            <w:vAlign w:val="center"/>
          </w:tcPr>
          <w:p w14:paraId="16F522AF">
            <w:pPr>
              <w:pStyle w:val="30"/>
            </w:pPr>
            <w:r>
              <w:rPr>
                <w:rFonts w:hint="eastAsia"/>
              </w:rPr>
              <w:t>数据汇总模板</w:t>
            </w:r>
          </w:p>
        </w:tc>
        <w:tc>
          <w:tcPr>
            <w:tcW w:w="942" w:type="pct"/>
            <w:vAlign w:val="center"/>
          </w:tcPr>
          <w:p w14:paraId="5540519D">
            <w:pPr>
              <w:pStyle w:val="30"/>
            </w:pPr>
          </w:p>
        </w:tc>
        <w:tc>
          <w:tcPr>
            <w:tcW w:w="1146" w:type="pct"/>
            <w:vAlign w:val="center"/>
          </w:tcPr>
          <w:p w14:paraId="1F87DD29">
            <w:pPr>
              <w:pStyle w:val="30"/>
            </w:pPr>
          </w:p>
        </w:tc>
        <w:tc>
          <w:tcPr>
            <w:tcW w:w="240" w:type="pct"/>
            <w:vAlign w:val="center"/>
          </w:tcPr>
          <w:p w14:paraId="3A3C41AA">
            <w:pPr>
              <w:pStyle w:val="30"/>
            </w:pPr>
            <w:r>
              <w:rPr>
                <w:rFonts w:hint="eastAsia"/>
              </w:rPr>
              <w:t>1</w:t>
            </w:r>
          </w:p>
        </w:tc>
        <w:tc>
          <w:tcPr>
            <w:tcW w:w="240" w:type="pct"/>
            <w:vAlign w:val="center"/>
          </w:tcPr>
          <w:p w14:paraId="34AFF372">
            <w:pPr>
              <w:pStyle w:val="30"/>
            </w:pPr>
            <w:r>
              <w:rPr>
                <w:rFonts w:hint="eastAsia"/>
              </w:rPr>
              <w:t>2.5</w:t>
            </w:r>
          </w:p>
        </w:tc>
        <w:tc>
          <w:tcPr>
            <w:tcW w:w="258" w:type="pct"/>
            <w:vAlign w:val="center"/>
          </w:tcPr>
          <w:p w14:paraId="5D1B2A57">
            <w:pPr>
              <w:pStyle w:val="30"/>
            </w:pPr>
            <w:r>
              <w:rPr>
                <w:rFonts w:hint="eastAsia"/>
              </w:rPr>
              <w:t>2.5</w:t>
            </w:r>
          </w:p>
        </w:tc>
        <w:tc>
          <w:tcPr>
            <w:tcW w:w="343" w:type="pct"/>
            <w:vAlign w:val="center"/>
          </w:tcPr>
          <w:p w14:paraId="763421D8">
            <w:pPr>
              <w:pStyle w:val="30"/>
            </w:pPr>
            <w:r>
              <w:rPr>
                <w:rFonts w:hint="eastAsia"/>
              </w:rPr>
              <w:t>6.1.13.4</w:t>
            </w:r>
          </w:p>
        </w:tc>
      </w:tr>
      <w:tr w14:paraId="16A9B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0" w:hRule="atLeast"/>
          <w:jc w:val="center"/>
        </w:trPr>
        <w:tc>
          <w:tcPr>
            <w:tcW w:w="199" w:type="pct"/>
            <w:vAlign w:val="center"/>
          </w:tcPr>
          <w:p w14:paraId="214542C8">
            <w:pPr>
              <w:pStyle w:val="30"/>
            </w:pPr>
            <w:r>
              <w:rPr>
                <w:rFonts w:hint="eastAsia"/>
              </w:rPr>
              <w:t>411</w:t>
            </w:r>
          </w:p>
        </w:tc>
        <w:tc>
          <w:tcPr>
            <w:tcW w:w="240" w:type="pct"/>
            <w:vMerge w:val="continue"/>
            <w:vAlign w:val="center"/>
          </w:tcPr>
          <w:p w14:paraId="791FBCD5">
            <w:pPr>
              <w:pStyle w:val="30"/>
            </w:pPr>
          </w:p>
        </w:tc>
        <w:tc>
          <w:tcPr>
            <w:tcW w:w="570" w:type="pct"/>
            <w:vMerge w:val="continue"/>
            <w:vAlign w:val="center"/>
          </w:tcPr>
          <w:p w14:paraId="519C30D6">
            <w:pPr>
              <w:pStyle w:val="30"/>
            </w:pPr>
          </w:p>
        </w:tc>
        <w:tc>
          <w:tcPr>
            <w:tcW w:w="816" w:type="pct"/>
            <w:vAlign w:val="center"/>
          </w:tcPr>
          <w:p w14:paraId="700A6C83">
            <w:pPr>
              <w:pStyle w:val="30"/>
            </w:pPr>
            <w:r>
              <w:rPr>
                <w:rFonts w:hint="eastAsia"/>
              </w:rPr>
              <w:t>自动报告模板</w:t>
            </w:r>
          </w:p>
        </w:tc>
        <w:tc>
          <w:tcPr>
            <w:tcW w:w="942" w:type="pct"/>
            <w:vAlign w:val="center"/>
          </w:tcPr>
          <w:p w14:paraId="5AF1D792">
            <w:pPr>
              <w:pStyle w:val="30"/>
            </w:pPr>
          </w:p>
        </w:tc>
        <w:tc>
          <w:tcPr>
            <w:tcW w:w="1146" w:type="pct"/>
            <w:vAlign w:val="center"/>
          </w:tcPr>
          <w:p w14:paraId="0AE7F128">
            <w:pPr>
              <w:pStyle w:val="30"/>
            </w:pPr>
          </w:p>
        </w:tc>
        <w:tc>
          <w:tcPr>
            <w:tcW w:w="240" w:type="pct"/>
            <w:vAlign w:val="center"/>
          </w:tcPr>
          <w:p w14:paraId="7F1B3B55">
            <w:pPr>
              <w:pStyle w:val="30"/>
            </w:pPr>
            <w:r>
              <w:rPr>
                <w:rFonts w:hint="eastAsia"/>
              </w:rPr>
              <w:t>3</w:t>
            </w:r>
          </w:p>
        </w:tc>
        <w:tc>
          <w:tcPr>
            <w:tcW w:w="240" w:type="pct"/>
            <w:vAlign w:val="center"/>
          </w:tcPr>
          <w:p w14:paraId="52C027BC">
            <w:pPr>
              <w:pStyle w:val="30"/>
            </w:pPr>
            <w:r>
              <w:rPr>
                <w:rFonts w:hint="eastAsia"/>
              </w:rPr>
              <w:t>2.5</w:t>
            </w:r>
          </w:p>
        </w:tc>
        <w:tc>
          <w:tcPr>
            <w:tcW w:w="258" w:type="pct"/>
            <w:vAlign w:val="center"/>
          </w:tcPr>
          <w:p w14:paraId="30C13AE1">
            <w:pPr>
              <w:pStyle w:val="30"/>
            </w:pPr>
            <w:r>
              <w:rPr>
                <w:rFonts w:hint="eastAsia"/>
              </w:rPr>
              <w:t>7.5</w:t>
            </w:r>
          </w:p>
        </w:tc>
        <w:tc>
          <w:tcPr>
            <w:tcW w:w="343" w:type="pct"/>
            <w:vAlign w:val="center"/>
          </w:tcPr>
          <w:p w14:paraId="7FFC8C92">
            <w:pPr>
              <w:pStyle w:val="30"/>
            </w:pPr>
            <w:r>
              <w:rPr>
                <w:rFonts w:hint="eastAsia"/>
              </w:rPr>
              <w:t>6.1.13.4</w:t>
            </w:r>
          </w:p>
        </w:tc>
      </w:tr>
      <w:tr w14:paraId="0DED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08F043B9">
            <w:pPr>
              <w:pStyle w:val="30"/>
            </w:pPr>
            <w:r>
              <w:rPr>
                <w:rFonts w:hint="eastAsia"/>
              </w:rPr>
              <w:t>412</w:t>
            </w:r>
          </w:p>
        </w:tc>
        <w:tc>
          <w:tcPr>
            <w:tcW w:w="240" w:type="pct"/>
            <w:vMerge w:val="continue"/>
            <w:vAlign w:val="center"/>
          </w:tcPr>
          <w:p w14:paraId="0462BF1E">
            <w:pPr>
              <w:pStyle w:val="30"/>
            </w:pPr>
          </w:p>
        </w:tc>
        <w:tc>
          <w:tcPr>
            <w:tcW w:w="570" w:type="pct"/>
            <w:vMerge w:val="continue"/>
            <w:vAlign w:val="center"/>
          </w:tcPr>
          <w:p w14:paraId="5B4A8A22">
            <w:pPr>
              <w:pStyle w:val="30"/>
            </w:pPr>
          </w:p>
        </w:tc>
        <w:tc>
          <w:tcPr>
            <w:tcW w:w="816" w:type="pct"/>
            <w:vAlign w:val="center"/>
          </w:tcPr>
          <w:p w14:paraId="55A228F2">
            <w:pPr>
              <w:pStyle w:val="30"/>
            </w:pPr>
            <w:r>
              <w:rPr>
                <w:rFonts w:hint="eastAsia"/>
              </w:rPr>
              <w:t>报告生成</w:t>
            </w:r>
          </w:p>
        </w:tc>
        <w:tc>
          <w:tcPr>
            <w:tcW w:w="942" w:type="pct"/>
            <w:vAlign w:val="center"/>
          </w:tcPr>
          <w:p w14:paraId="4909A9A6">
            <w:pPr>
              <w:pStyle w:val="30"/>
            </w:pPr>
          </w:p>
        </w:tc>
        <w:tc>
          <w:tcPr>
            <w:tcW w:w="1146" w:type="pct"/>
            <w:vAlign w:val="center"/>
          </w:tcPr>
          <w:p w14:paraId="12BE2810">
            <w:pPr>
              <w:pStyle w:val="30"/>
            </w:pPr>
          </w:p>
        </w:tc>
        <w:tc>
          <w:tcPr>
            <w:tcW w:w="240" w:type="pct"/>
            <w:vAlign w:val="center"/>
          </w:tcPr>
          <w:p w14:paraId="2413B0BA">
            <w:pPr>
              <w:pStyle w:val="30"/>
            </w:pPr>
            <w:r>
              <w:rPr>
                <w:rFonts w:hint="eastAsia"/>
              </w:rPr>
              <w:t>2</w:t>
            </w:r>
          </w:p>
        </w:tc>
        <w:tc>
          <w:tcPr>
            <w:tcW w:w="240" w:type="pct"/>
            <w:vAlign w:val="center"/>
          </w:tcPr>
          <w:p w14:paraId="226F8AEA">
            <w:pPr>
              <w:pStyle w:val="30"/>
            </w:pPr>
            <w:r>
              <w:rPr>
                <w:rFonts w:hint="eastAsia"/>
              </w:rPr>
              <w:t>2.5</w:t>
            </w:r>
          </w:p>
        </w:tc>
        <w:tc>
          <w:tcPr>
            <w:tcW w:w="258" w:type="pct"/>
            <w:vAlign w:val="center"/>
          </w:tcPr>
          <w:p w14:paraId="2C310774">
            <w:pPr>
              <w:pStyle w:val="30"/>
            </w:pPr>
            <w:r>
              <w:rPr>
                <w:rFonts w:hint="eastAsia"/>
              </w:rPr>
              <w:t>5</w:t>
            </w:r>
          </w:p>
        </w:tc>
        <w:tc>
          <w:tcPr>
            <w:tcW w:w="343" w:type="pct"/>
            <w:vAlign w:val="center"/>
          </w:tcPr>
          <w:p w14:paraId="6FF7BBD0">
            <w:pPr>
              <w:pStyle w:val="30"/>
            </w:pPr>
            <w:r>
              <w:rPr>
                <w:rFonts w:hint="eastAsia"/>
              </w:rPr>
              <w:t>6.1.13.4</w:t>
            </w:r>
          </w:p>
        </w:tc>
      </w:tr>
      <w:tr w14:paraId="6DB4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A907550">
            <w:pPr>
              <w:pStyle w:val="30"/>
            </w:pPr>
            <w:r>
              <w:rPr>
                <w:rFonts w:hint="eastAsia"/>
              </w:rPr>
              <w:t>413</w:t>
            </w:r>
          </w:p>
        </w:tc>
        <w:tc>
          <w:tcPr>
            <w:tcW w:w="240" w:type="pct"/>
            <w:vMerge w:val="restart"/>
            <w:vAlign w:val="center"/>
          </w:tcPr>
          <w:p w14:paraId="72F16828">
            <w:pPr>
              <w:pStyle w:val="30"/>
            </w:pPr>
            <w:r>
              <w:rPr>
                <w:rFonts w:hint="eastAsia"/>
              </w:rPr>
              <w:t>企业服务大厅</w:t>
            </w:r>
          </w:p>
        </w:tc>
        <w:tc>
          <w:tcPr>
            <w:tcW w:w="570" w:type="pct"/>
            <w:vMerge w:val="restart"/>
            <w:vAlign w:val="center"/>
          </w:tcPr>
          <w:p w14:paraId="3235CE87">
            <w:pPr>
              <w:pStyle w:val="30"/>
            </w:pPr>
            <w:r>
              <w:rPr>
                <w:rFonts w:hint="eastAsia"/>
              </w:rPr>
              <w:t>监管企业稳增长工作周报</w:t>
            </w:r>
          </w:p>
        </w:tc>
        <w:tc>
          <w:tcPr>
            <w:tcW w:w="816" w:type="pct"/>
            <w:vMerge w:val="restart"/>
            <w:vAlign w:val="center"/>
          </w:tcPr>
          <w:p w14:paraId="5540DE98">
            <w:pPr>
              <w:pStyle w:val="30"/>
            </w:pPr>
            <w:r>
              <w:rPr>
                <w:rFonts w:hint="eastAsia"/>
              </w:rPr>
              <w:t>工作周报</w:t>
            </w:r>
          </w:p>
        </w:tc>
        <w:tc>
          <w:tcPr>
            <w:tcW w:w="942" w:type="pct"/>
            <w:vAlign w:val="center"/>
          </w:tcPr>
          <w:p w14:paraId="34A846FC">
            <w:pPr>
              <w:pStyle w:val="30"/>
            </w:pPr>
            <w:r>
              <w:rPr>
                <w:rFonts w:hint="eastAsia"/>
              </w:rPr>
              <w:t>企业数据填报</w:t>
            </w:r>
          </w:p>
        </w:tc>
        <w:tc>
          <w:tcPr>
            <w:tcW w:w="1146" w:type="pct"/>
            <w:vAlign w:val="center"/>
          </w:tcPr>
          <w:p w14:paraId="36B7FC40">
            <w:pPr>
              <w:pStyle w:val="30"/>
            </w:pPr>
          </w:p>
        </w:tc>
        <w:tc>
          <w:tcPr>
            <w:tcW w:w="240" w:type="pct"/>
            <w:vMerge w:val="restart"/>
            <w:vAlign w:val="center"/>
          </w:tcPr>
          <w:p w14:paraId="4B5500C3">
            <w:pPr>
              <w:pStyle w:val="30"/>
            </w:pPr>
            <w:r>
              <w:rPr>
                <w:rFonts w:hint="eastAsia"/>
              </w:rPr>
              <w:t>1</w:t>
            </w:r>
          </w:p>
        </w:tc>
        <w:tc>
          <w:tcPr>
            <w:tcW w:w="240" w:type="pct"/>
            <w:vAlign w:val="center"/>
          </w:tcPr>
          <w:p w14:paraId="170B06B1">
            <w:pPr>
              <w:pStyle w:val="30"/>
            </w:pPr>
            <w:r>
              <w:rPr>
                <w:rFonts w:hint="eastAsia"/>
              </w:rPr>
              <w:t>2.5</w:t>
            </w:r>
          </w:p>
        </w:tc>
        <w:tc>
          <w:tcPr>
            <w:tcW w:w="258" w:type="pct"/>
            <w:vMerge w:val="restart"/>
            <w:vAlign w:val="center"/>
          </w:tcPr>
          <w:p w14:paraId="1D0C8394">
            <w:pPr>
              <w:pStyle w:val="30"/>
            </w:pPr>
            <w:r>
              <w:rPr>
                <w:rFonts w:hint="eastAsia"/>
              </w:rPr>
              <w:t>2.5</w:t>
            </w:r>
          </w:p>
        </w:tc>
        <w:tc>
          <w:tcPr>
            <w:tcW w:w="343" w:type="pct"/>
            <w:vAlign w:val="center"/>
          </w:tcPr>
          <w:p w14:paraId="04207EFD">
            <w:pPr>
              <w:pStyle w:val="30"/>
            </w:pPr>
            <w:r>
              <w:rPr>
                <w:rFonts w:hint="eastAsia"/>
              </w:rPr>
              <w:t>6.1.14.1</w:t>
            </w:r>
          </w:p>
        </w:tc>
      </w:tr>
      <w:tr w14:paraId="4640A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3D1BF5B7">
            <w:pPr>
              <w:pStyle w:val="30"/>
            </w:pPr>
            <w:r>
              <w:rPr>
                <w:rFonts w:hint="eastAsia"/>
              </w:rPr>
              <w:t>414</w:t>
            </w:r>
          </w:p>
        </w:tc>
        <w:tc>
          <w:tcPr>
            <w:tcW w:w="240" w:type="pct"/>
            <w:vMerge w:val="continue"/>
            <w:vAlign w:val="center"/>
          </w:tcPr>
          <w:p w14:paraId="74AE3722">
            <w:pPr>
              <w:pStyle w:val="30"/>
            </w:pPr>
          </w:p>
        </w:tc>
        <w:tc>
          <w:tcPr>
            <w:tcW w:w="570" w:type="pct"/>
            <w:vMerge w:val="continue"/>
            <w:vAlign w:val="center"/>
          </w:tcPr>
          <w:p w14:paraId="5A860265">
            <w:pPr>
              <w:pStyle w:val="30"/>
            </w:pPr>
          </w:p>
        </w:tc>
        <w:tc>
          <w:tcPr>
            <w:tcW w:w="816" w:type="pct"/>
            <w:vMerge w:val="continue"/>
            <w:vAlign w:val="center"/>
          </w:tcPr>
          <w:p w14:paraId="6216BE06">
            <w:pPr>
              <w:pStyle w:val="30"/>
            </w:pPr>
          </w:p>
        </w:tc>
        <w:tc>
          <w:tcPr>
            <w:tcW w:w="942" w:type="pct"/>
            <w:vAlign w:val="center"/>
          </w:tcPr>
          <w:p w14:paraId="1D84C426">
            <w:pPr>
              <w:pStyle w:val="30"/>
            </w:pPr>
            <w:r>
              <w:rPr>
                <w:rFonts w:hint="eastAsia"/>
              </w:rPr>
              <w:t>流程流转功能</w:t>
            </w:r>
          </w:p>
        </w:tc>
        <w:tc>
          <w:tcPr>
            <w:tcW w:w="1146" w:type="pct"/>
            <w:vAlign w:val="center"/>
          </w:tcPr>
          <w:p w14:paraId="0965A2BA">
            <w:pPr>
              <w:pStyle w:val="30"/>
            </w:pPr>
          </w:p>
        </w:tc>
        <w:tc>
          <w:tcPr>
            <w:tcW w:w="240" w:type="pct"/>
            <w:vMerge w:val="continue"/>
            <w:vAlign w:val="center"/>
          </w:tcPr>
          <w:p w14:paraId="1B206089">
            <w:pPr>
              <w:pStyle w:val="30"/>
            </w:pPr>
          </w:p>
        </w:tc>
        <w:tc>
          <w:tcPr>
            <w:tcW w:w="240" w:type="pct"/>
            <w:vAlign w:val="center"/>
          </w:tcPr>
          <w:p w14:paraId="44242CA1">
            <w:pPr>
              <w:pStyle w:val="30"/>
            </w:pPr>
            <w:r>
              <w:rPr>
                <w:rFonts w:hint="eastAsia"/>
              </w:rPr>
              <w:t>2.5</w:t>
            </w:r>
          </w:p>
        </w:tc>
        <w:tc>
          <w:tcPr>
            <w:tcW w:w="258" w:type="pct"/>
            <w:vMerge w:val="continue"/>
            <w:vAlign w:val="center"/>
          </w:tcPr>
          <w:p w14:paraId="3AD0F38E">
            <w:pPr>
              <w:pStyle w:val="30"/>
            </w:pPr>
          </w:p>
        </w:tc>
        <w:tc>
          <w:tcPr>
            <w:tcW w:w="343" w:type="pct"/>
            <w:vAlign w:val="center"/>
          </w:tcPr>
          <w:p w14:paraId="7D1C6AF8">
            <w:pPr>
              <w:pStyle w:val="30"/>
            </w:pPr>
            <w:r>
              <w:rPr>
                <w:rFonts w:hint="eastAsia"/>
              </w:rPr>
              <w:t>6.1.14.1</w:t>
            </w:r>
          </w:p>
        </w:tc>
      </w:tr>
      <w:tr w14:paraId="26836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39E813BD">
            <w:pPr>
              <w:pStyle w:val="30"/>
            </w:pPr>
            <w:r>
              <w:rPr>
                <w:rFonts w:hint="eastAsia"/>
              </w:rPr>
              <w:t>415</w:t>
            </w:r>
          </w:p>
        </w:tc>
        <w:tc>
          <w:tcPr>
            <w:tcW w:w="240" w:type="pct"/>
            <w:vMerge w:val="continue"/>
            <w:vAlign w:val="center"/>
          </w:tcPr>
          <w:p w14:paraId="174A14A0">
            <w:pPr>
              <w:pStyle w:val="30"/>
            </w:pPr>
          </w:p>
        </w:tc>
        <w:tc>
          <w:tcPr>
            <w:tcW w:w="570" w:type="pct"/>
            <w:vMerge w:val="continue"/>
            <w:vAlign w:val="center"/>
          </w:tcPr>
          <w:p w14:paraId="1006053C">
            <w:pPr>
              <w:pStyle w:val="30"/>
            </w:pPr>
          </w:p>
        </w:tc>
        <w:tc>
          <w:tcPr>
            <w:tcW w:w="816" w:type="pct"/>
            <w:vMerge w:val="continue"/>
            <w:vAlign w:val="center"/>
          </w:tcPr>
          <w:p w14:paraId="520390BC">
            <w:pPr>
              <w:pStyle w:val="30"/>
            </w:pPr>
          </w:p>
        </w:tc>
        <w:tc>
          <w:tcPr>
            <w:tcW w:w="942" w:type="pct"/>
            <w:vAlign w:val="center"/>
          </w:tcPr>
          <w:p w14:paraId="6DD45024">
            <w:pPr>
              <w:pStyle w:val="30"/>
            </w:pPr>
            <w:r>
              <w:rPr>
                <w:rFonts w:hint="eastAsia"/>
              </w:rPr>
              <w:t>批量计算功能</w:t>
            </w:r>
          </w:p>
        </w:tc>
        <w:tc>
          <w:tcPr>
            <w:tcW w:w="1146" w:type="pct"/>
            <w:vAlign w:val="center"/>
          </w:tcPr>
          <w:p w14:paraId="051358BD">
            <w:pPr>
              <w:pStyle w:val="30"/>
            </w:pPr>
          </w:p>
        </w:tc>
        <w:tc>
          <w:tcPr>
            <w:tcW w:w="240" w:type="pct"/>
            <w:vMerge w:val="restart"/>
            <w:vAlign w:val="center"/>
          </w:tcPr>
          <w:p w14:paraId="523FEE40">
            <w:pPr>
              <w:pStyle w:val="30"/>
            </w:pPr>
            <w:r>
              <w:rPr>
                <w:rFonts w:hint="eastAsia"/>
              </w:rPr>
              <w:t>1</w:t>
            </w:r>
          </w:p>
        </w:tc>
        <w:tc>
          <w:tcPr>
            <w:tcW w:w="240" w:type="pct"/>
            <w:vAlign w:val="center"/>
          </w:tcPr>
          <w:p w14:paraId="79A3F1CD">
            <w:pPr>
              <w:pStyle w:val="30"/>
            </w:pPr>
            <w:r>
              <w:rPr>
                <w:rFonts w:hint="eastAsia"/>
              </w:rPr>
              <w:t>2.5</w:t>
            </w:r>
          </w:p>
        </w:tc>
        <w:tc>
          <w:tcPr>
            <w:tcW w:w="258" w:type="pct"/>
            <w:vMerge w:val="restart"/>
            <w:vAlign w:val="center"/>
          </w:tcPr>
          <w:p w14:paraId="21803C89">
            <w:pPr>
              <w:pStyle w:val="30"/>
            </w:pPr>
            <w:r>
              <w:rPr>
                <w:rFonts w:hint="eastAsia"/>
              </w:rPr>
              <w:t>2.5</w:t>
            </w:r>
          </w:p>
        </w:tc>
        <w:tc>
          <w:tcPr>
            <w:tcW w:w="343" w:type="pct"/>
            <w:vAlign w:val="center"/>
          </w:tcPr>
          <w:p w14:paraId="4F9F1F5F">
            <w:pPr>
              <w:pStyle w:val="30"/>
            </w:pPr>
            <w:r>
              <w:rPr>
                <w:rFonts w:hint="eastAsia"/>
              </w:rPr>
              <w:t>6.1.14.1</w:t>
            </w:r>
          </w:p>
        </w:tc>
      </w:tr>
      <w:tr w14:paraId="26EE5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199CF123">
            <w:pPr>
              <w:pStyle w:val="30"/>
            </w:pPr>
            <w:r>
              <w:rPr>
                <w:rFonts w:hint="eastAsia"/>
              </w:rPr>
              <w:t>416</w:t>
            </w:r>
          </w:p>
        </w:tc>
        <w:tc>
          <w:tcPr>
            <w:tcW w:w="240" w:type="pct"/>
            <w:vMerge w:val="continue"/>
            <w:vAlign w:val="center"/>
          </w:tcPr>
          <w:p w14:paraId="34DB791F">
            <w:pPr>
              <w:pStyle w:val="30"/>
            </w:pPr>
          </w:p>
        </w:tc>
        <w:tc>
          <w:tcPr>
            <w:tcW w:w="570" w:type="pct"/>
            <w:vMerge w:val="continue"/>
            <w:vAlign w:val="center"/>
          </w:tcPr>
          <w:p w14:paraId="62C276F2">
            <w:pPr>
              <w:pStyle w:val="30"/>
            </w:pPr>
          </w:p>
        </w:tc>
        <w:tc>
          <w:tcPr>
            <w:tcW w:w="816" w:type="pct"/>
            <w:vMerge w:val="continue"/>
            <w:vAlign w:val="center"/>
          </w:tcPr>
          <w:p w14:paraId="595A1634">
            <w:pPr>
              <w:pStyle w:val="30"/>
            </w:pPr>
          </w:p>
        </w:tc>
        <w:tc>
          <w:tcPr>
            <w:tcW w:w="942" w:type="pct"/>
            <w:vAlign w:val="center"/>
          </w:tcPr>
          <w:p w14:paraId="70129F21">
            <w:pPr>
              <w:pStyle w:val="30"/>
            </w:pPr>
            <w:r>
              <w:rPr>
                <w:rFonts w:hint="eastAsia"/>
              </w:rPr>
              <w:t>审核状态实时更新</w:t>
            </w:r>
          </w:p>
        </w:tc>
        <w:tc>
          <w:tcPr>
            <w:tcW w:w="1146" w:type="pct"/>
            <w:vAlign w:val="center"/>
          </w:tcPr>
          <w:p w14:paraId="156FB7D1">
            <w:pPr>
              <w:pStyle w:val="30"/>
            </w:pPr>
          </w:p>
        </w:tc>
        <w:tc>
          <w:tcPr>
            <w:tcW w:w="240" w:type="pct"/>
            <w:vMerge w:val="continue"/>
            <w:vAlign w:val="center"/>
          </w:tcPr>
          <w:p w14:paraId="79EB8618">
            <w:pPr>
              <w:pStyle w:val="30"/>
            </w:pPr>
          </w:p>
        </w:tc>
        <w:tc>
          <w:tcPr>
            <w:tcW w:w="240" w:type="pct"/>
            <w:vAlign w:val="center"/>
          </w:tcPr>
          <w:p w14:paraId="5B843742">
            <w:pPr>
              <w:pStyle w:val="30"/>
            </w:pPr>
            <w:r>
              <w:rPr>
                <w:rFonts w:hint="eastAsia"/>
              </w:rPr>
              <w:t>2.5</w:t>
            </w:r>
          </w:p>
        </w:tc>
        <w:tc>
          <w:tcPr>
            <w:tcW w:w="258" w:type="pct"/>
            <w:vMerge w:val="continue"/>
            <w:vAlign w:val="center"/>
          </w:tcPr>
          <w:p w14:paraId="7A48D895">
            <w:pPr>
              <w:pStyle w:val="30"/>
            </w:pPr>
          </w:p>
        </w:tc>
        <w:tc>
          <w:tcPr>
            <w:tcW w:w="343" w:type="pct"/>
            <w:vAlign w:val="center"/>
          </w:tcPr>
          <w:p w14:paraId="57A9C4C3">
            <w:pPr>
              <w:pStyle w:val="30"/>
            </w:pPr>
            <w:r>
              <w:rPr>
                <w:rFonts w:hint="eastAsia"/>
              </w:rPr>
              <w:t>6.1.14.1</w:t>
            </w:r>
          </w:p>
        </w:tc>
      </w:tr>
      <w:tr w14:paraId="19108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0A9B566">
            <w:pPr>
              <w:pStyle w:val="30"/>
            </w:pPr>
            <w:r>
              <w:rPr>
                <w:rFonts w:hint="eastAsia"/>
              </w:rPr>
              <w:t>417</w:t>
            </w:r>
          </w:p>
        </w:tc>
        <w:tc>
          <w:tcPr>
            <w:tcW w:w="240" w:type="pct"/>
            <w:vMerge w:val="continue"/>
            <w:vAlign w:val="center"/>
          </w:tcPr>
          <w:p w14:paraId="29A0D090">
            <w:pPr>
              <w:pStyle w:val="30"/>
            </w:pPr>
          </w:p>
        </w:tc>
        <w:tc>
          <w:tcPr>
            <w:tcW w:w="570" w:type="pct"/>
            <w:vMerge w:val="continue"/>
            <w:vAlign w:val="center"/>
          </w:tcPr>
          <w:p w14:paraId="196DFB3B">
            <w:pPr>
              <w:pStyle w:val="30"/>
            </w:pPr>
          </w:p>
        </w:tc>
        <w:tc>
          <w:tcPr>
            <w:tcW w:w="816" w:type="pct"/>
            <w:vMerge w:val="continue"/>
            <w:vAlign w:val="center"/>
          </w:tcPr>
          <w:p w14:paraId="2B4BD4E3">
            <w:pPr>
              <w:pStyle w:val="30"/>
            </w:pPr>
          </w:p>
        </w:tc>
        <w:tc>
          <w:tcPr>
            <w:tcW w:w="942" w:type="pct"/>
            <w:vAlign w:val="center"/>
          </w:tcPr>
          <w:p w14:paraId="1732C2C3">
            <w:pPr>
              <w:pStyle w:val="30"/>
            </w:pPr>
            <w:r>
              <w:rPr>
                <w:rFonts w:hint="eastAsia"/>
              </w:rPr>
              <w:t>工业子企业数据导入功能</w:t>
            </w:r>
          </w:p>
        </w:tc>
        <w:tc>
          <w:tcPr>
            <w:tcW w:w="1146" w:type="pct"/>
            <w:vAlign w:val="center"/>
          </w:tcPr>
          <w:p w14:paraId="11667275">
            <w:pPr>
              <w:pStyle w:val="30"/>
            </w:pPr>
          </w:p>
        </w:tc>
        <w:tc>
          <w:tcPr>
            <w:tcW w:w="240" w:type="pct"/>
            <w:vMerge w:val="restart"/>
            <w:vAlign w:val="center"/>
          </w:tcPr>
          <w:p w14:paraId="2241AE26">
            <w:pPr>
              <w:pStyle w:val="30"/>
            </w:pPr>
            <w:r>
              <w:rPr>
                <w:rFonts w:hint="eastAsia"/>
              </w:rPr>
              <w:t>1</w:t>
            </w:r>
          </w:p>
        </w:tc>
        <w:tc>
          <w:tcPr>
            <w:tcW w:w="240" w:type="pct"/>
            <w:vAlign w:val="center"/>
          </w:tcPr>
          <w:p w14:paraId="4CC2B1C2">
            <w:pPr>
              <w:pStyle w:val="30"/>
            </w:pPr>
            <w:r>
              <w:rPr>
                <w:rFonts w:hint="eastAsia"/>
              </w:rPr>
              <w:t>2.5</w:t>
            </w:r>
          </w:p>
        </w:tc>
        <w:tc>
          <w:tcPr>
            <w:tcW w:w="258" w:type="pct"/>
            <w:vMerge w:val="restart"/>
            <w:vAlign w:val="center"/>
          </w:tcPr>
          <w:p w14:paraId="642A4407">
            <w:pPr>
              <w:pStyle w:val="30"/>
            </w:pPr>
            <w:r>
              <w:rPr>
                <w:rFonts w:hint="eastAsia"/>
              </w:rPr>
              <w:t>2.5</w:t>
            </w:r>
          </w:p>
        </w:tc>
        <w:tc>
          <w:tcPr>
            <w:tcW w:w="343" w:type="pct"/>
            <w:vAlign w:val="center"/>
          </w:tcPr>
          <w:p w14:paraId="4480B79B">
            <w:pPr>
              <w:pStyle w:val="30"/>
            </w:pPr>
            <w:r>
              <w:rPr>
                <w:rFonts w:hint="eastAsia"/>
              </w:rPr>
              <w:t>6.1.14.1</w:t>
            </w:r>
          </w:p>
        </w:tc>
      </w:tr>
      <w:tr w14:paraId="3BD2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92B6F2E">
            <w:pPr>
              <w:pStyle w:val="30"/>
            </w:pPr>
            <w:r>
              <w:rPr>
                <w:rFonts w:hint="eastAsia"/>
              </w:rPr>
              <w:t>418</w:t>
            </w:r>
          </w:p>
        </w:tc>
        <w:tc>
          <w:tcPr>
            <w:tcW w:w="240" w:type="pct"/>
            <w:vMerge w:val="continue"/>
            <w:vAlign w:val="center"/>
          </w:tcPr>
          <w:p w14:paraId="0254FE99">
            <w:pPr>
              <w:pStyle w:val="30"/>
            </w:pPr>
          </w:p>
        </w:tc>
        <w:tc>
          <w:tcPr>
            <w:tcW w:w="570" w:type="pct"/>
            <w:vMerge w:val="continue"/>
            <w:vAlign w:val="center"/>
          </w:tcPr>
          <w:p w14:paraId="11B7E09E">
            <w:pPr>
              <w:pStyle w:val="30"/>
            </w:pPr>
          </w:p>
        </w:tc>
        <w:tc>
          <w:tcPr>
            <w:tcW w:w="816" w:type="pct"/>
            <w:vMerge w:val="continue"/>
            <w:vAlign w:val="center"/>
          </w:tcPr>
          <w:p w14:paraId="5630C73F">
            <w:pPr>
              <w:pStyle w:val="30"/>
            </w:pPr>
          </w:p>
        </w:tc>
        <w:tc>
          <w:tcPr>
            <w:tcW w:w="942" w:type="pct"/>
            <w:vAlign w:val="center"/>
          </w:tcPr>
          <w:p w14:paraId="28588F0F">
            <w:pPr>
              <w:pStyle w:val="30"/>
            </w:pPr>
            <w:r>
              <w:rPr>
                <w:rFonts w:hint="eastAsia"/>
              </w:rPr>
              <w:t>商业子企业数据导入功能</w:t>
            </w:r>
          </w:p>
        </w:tc>
        <w:tc>
          <w:tcPr>
            <w:tcW w:w="1146" w:type="pct"/>
            <w:vAlign w:val="center"/>
          </w:tcPr>
          <w:p w14:paraId="6874FDC0">
            <w:pPr>
              <w:pStyle w:val="30"/>
            </w:pPr>
          </w:p>
        </w:tc>
        <w:tc>
          <w:tcPr>
            <w:tcW w:w="240" w:type="pct"/>
            <w:vMerge w:val="continue"/>
            <w:vAlign w:val="center"/>
          </w:tcPr>
          <w:p w14:paraId="6B379DA4">
            <w:pPr>
              <w:pStyle w:val="30"/>
            </w:pPr>
          </w:p>
        </w:tc>
        <w:tc>
          <w:tcPr>
            <w:tcW w:w="240" w:type="pct"/>
            <w:vAlign w:val="center"/>
          </w:tcPr>
          <w:p w14:paraId="4FA79630">
            <w:pPr>
              <w:pStyle w:val="30"/>
            </w:pPr>
            <w:r>
              <w:rPr>
                <w:rFonts w:hint="eastAsia"/>
              </w:rPr>
              <w:t>2.5</w:t>
            </w:r>
          </w:p>
        </w:tc>
        <w:tc>
          <w:tcPr>
            <w:tcW w:w="258" w:type="pct"/>
            <w:vMerge w:val="continue"/>
            <w:vAlign w:val="center"/>
          </w:tcPr>
          <w:p w14:paraId="6B3981C8">
            <w:pPr>
              <w:pStyle w:val="30"/>
            </w:pPr>
          </w:p>
        </w:tc>
        <w:tc>
          <w:tcPr>
            <w:tcW w:w="343" w:type="pct"/>
            <w:vAlign w:val="center"/>
          </w:tcPr>
          <w:p w14:paraId="1834C766">
            <w:pPr>
              <w:pStyle w:val="30"/>
            </w:pPr>
            <w:r>
              <w:rPr>
                <w:rFonts w:hint="eastAsia"/>
              </w:rPr>
              <w:t>6.1.14.1</w:t>
            </w:r>
          </w:p>
        </w:tc>
      </w:tr>
      <w:tr w14:paraId="68C7F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147CD74">
            <w:pPr>
              <w:pStyle w:val="30"/>
            </w:pPr>
            <w:r>
              <w:rPr>
                <w:rFonts w:hint="eastAsia"/>
              </w:rPr>
              <w:t>419</w:t>
            </w:r>
          </w:p>
        </w:tc>
        <w:tc>
          <w:tcPr>
            <w:tcW w:w="240" w:type="pct"/>
            <w:vMerge w:val="continue"/>
            <w:vAlign w:val="center"/>
          </w:tcPr>
          <w:p w14:paraId="0AA1A58C">
            <w:pPr>
              <w:pStyle w:val="30"/>
            </w:pPr>
          </w:p>
        </w:tc>
        <w:tc>
          <w:tcPr>
            <w:tcW w:w="570" w:type="pct"/>
            <w:vMerge w:val="continue"/>
            <w:vAlign w:val="center"/>
          </w:tcPr>
          <w:p w14:paraId="7658AD7E">
            <w:pPr>
              <w:pStyle w:val="30"/>
            </w:pPr>
          </w:p>
        </w:tc>
        <w:tc>
          <w:tcPr>
            <w:tcW w:w="816" w:type="pct"/>
            <w:vMerge w:val="continue"/>
            <w:vAlign w:val="center"/>
          </w:tcPr>
          <w:p w14:paraId="4304BF79">
            <w:pPr>
              <w:pStyle w:val="30"/>
            </w:pPr>
          </w:p>
        </w:tc>
        <w:tc>
          <w:tcPr>
            <w:tcW w:w="942" w:type="pct"/>
            <w:vAlign w:val="center"/>
          </w:tcPr>
          <w:p w14:paraId="283252CF">
            <w:pPr>
              <w:pStyle w:val="30"/>
            </w:pPr>
            <w:r>
              <w:rPr>
                <w:rFonts w:hint="eastAsia"/>
              </w:rPr>
              <w:t>工业子企业数据导出功能</w:t>
            </w:r>
          </w:p>
        </w:tc>
        <w:tc>
          <w:tcPr>
            <w:tcW w:w="1146" w:type="pct"/>
            <w:vAlign w:val="center"/>
          </w:tcPr>
          <w:p w14:paraId="2D9F9E7A">
            <w:pPr>
              <w:pStyle w:val="30"/>
            </w:pPr>
          </w:p>
        </w:tc>
        <w:tc>
          <w:tcPr>
            <w:tcW w:w="240" w:type="pct"/>
            <w:vMerge w:val="continue"/>
            <w:vAlign w:val="center"/>
          </w:tcPr>
          <w:p w14:paraId="5F8F688A">
            <w:pPr>
              <w:pStyle w:val="30"/>
            </w:pPr>
          </w:p>
        </w:tc>
        <w:tc>
          <w:tcPr>
            <w:tcW w:w="240" w:type="pct"/>
            <w:vAlign w:val="center"/>
          </w:tcPr>
          <w:p w14:paraId="1BAA5525">
            <w:pPr>
              <w:pStyle w:val="30"/>
            </w:pPr>
            <w:r>
              <w:rPr>
                <w:rFonts w:hint="eastAsia"/>
              </w:rPr>
              <w:t>2.5</w:t>
            </w:r>
          </w:p>
        </w:tc>
        <w:tc>
          <w:tcPr>
            <w:tcW w:w="258" w:type="pct"/>
            <w:vMerge w:val="continue"/>
            <w:vAlign w:val="center"/>
          </w:tcPr>
          <w:p w14:paraId="70912C34">
            <w:pPr>
              <w:pStyle w:val="30"/>
            </w:pPr>
          </w:p>
        </w:tc>
        <w:tc>
          <w:tcPr>
            <w:tcW w:w="343" w:type="pct"/>
            <w:vAlign w:val="center"/>
          </w:tcPr>
          <w:p w14:paraId="0C59B6D6">
            <w:pPr>
              <w:pStyle w:val="30"/>
            </w:pPr>
            <w:r>
              <w:rPr>
                <w:rFonts w:hint="eastAsia"/>
              </w:rPr>
              <w:t>6.1.14.1</w:t>
            </w:r>
          </w:p>
        </w:tc>
      </w:tr>
      <w:tr w14:paraId="74B5A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98C942F">
            <w:pPr>
              <w:pStyle w:val="30"/>
            </w:pPr>
            <w:r>
              <w:rPr>
                <w:rFonts w:hint="eastAsia"/>
              </w:rPr>
              <w:t>420</w:t>
            </w:r>
          </w:p>
        </w:tc>
        <w:tc>
          <w:tcPr>
            <w:tcW w:w="240" w:type="pct"/>
            <w:vMerge w:val="continue"/>
            <w:vAlign w:val="center"/>
          </w:tcPr>
          <w:p w14:paraId="011DB6DB">
            <w:pPr>
              <w:pStyle w:val="30"/>
            </w:pPr>
          </w:p>
        </w:tc>
        <w:tc>
          <w:tcPr>
            <w:tcW w:w="570" w:type="pct"/>
            <w:vMerge w:val="continue"/>
            <w:vAlign w:val="center"/>
          </w:tcPr>
          <w:p w14:paraId="6BFC929F">
            <w:pPr>
              <w:pStyle w:val="30"/>
            </w:pPr>
          </w:p>
        </w:tc>
        <w:tc>
          <w:tcPr>
            <w:tcW w:w="816" w:type="pct"/>
            <w:vMerge w:val="continue"/>
            <w:vAlign w:val="center"/>
          </w:tcPr>
          <w:p w14:paraId="5391DE44">
            <w:pPr>
              <w:pStyle w:val="30"/>
            </w:pPr>
          </w:p>
        </w:tc>
        <w:tc>
          <w:tcPr>
            <w:tcW w:w="942" w:type="pct"/>
            <w:vAlign w:val="center"/>
          </w:tcPr>
          <w:p w14:paraId="1E08A980">
            <w:pPr>
              <w:pStyle w:val="30"/>
            </w:pPr>
            <w:r>
              <w:rPr>
                <w:rFonts w:hint="eastAsia"/>
              </w:rPr>
              <w:t>商业子企业数据导出功能</w:t>
            </w:r>
          </w:p>
        </w:tc>
        <w:tc>
          <w:tcPr>
            <w:tcW w:w="1146" w:type="pct"/>
            <w:vAlign w:val="center"/>
          </w:tcPr>
          <w:p w14:paraId="4D5B6253">
            <w:pPr>
              <w:pStyle w:val="30"/>
            </w:pPr>
          </w:p>
        </w:tc>
        <w:tc>
          <w:tcPr>
            <w:tcW w:w="240" w:type="pct"/>
            <w:vMerge w:val="continue"/>
            <w:vAlign w:val="center"/>
          </w:tcPr>
          <w:p w14:paraId="45D7E74A">
            <w:pPr>
              <w:pStyle w:val="30"/>
            </w:pPr>
          </w:p>
        </w:tc>
        <w:tc>
          <w:tcPr>
            <w:tcW w:w="240" w:type="pct"/>
            <w:vAlign w:val="center"/>
          </w:tcPr>
          <w:p w14:paraId="06D0D342">
            <w:pPr>
              <w:pStyle w:val="30"/>
            </w:pPr>
            <w:r>
              <w:rPr>
                <w:rFonts w:hint="eastAsia"/>
              </w:rPr>
              <w:t>2.5</w:t>
            </w:r>
          </w:p>
        </w:tc>
        <w:tc>
          <w:tcPr>
            <w:tcW w:w="258" w:type="pct"/>
            <w:vMerge w:val="continue"/>
            <w:vAlign w:val="center"/>
          </w:tcPr>
          <w:p w14:paraId="1445487F">
            <w:pPr>
              <w:pStyle w:val="30"/>
            </w:pPr>
          </w:p>
        </w:tc>
        <w:tc>
          <w:tcPr>
            <w:tcW w:w="343" w:type="pct"/>
            <w:vAlign w:val="center"/>
          </w:tcPr>
          <w:p w14:paraId="40FAE87C">
            <w:pPr>
              <w:pStyle w:val="30"/>
            </w:pPr>
            <w:r>
              <w:rPr>
                <w:rFonts w:hint="eastAsia"/>
              </w:rPr>
              <w:t>6.1.14.1</w:t>
            </w:r>
          </w:p>
        </w:tc>
      </w:tr>
      <w:tr w14:paraId="06C7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77E00F09">
            <w:pPr>
              <w:pStyle w:val="30"/>
            </w:pPr>
            <w:r>
              <w:rPr>
                <w:rFonts w:hint="eastAsia"/>
              </w:rPr>
              <w:t>421</w:t>
            </w:r>
          </w:p>
        </w:tc>
        <w:tc>
          <w:tcPr>
            <w:tcW w:w="240" w:type="pct"/>
            <w:vMerge w:val="continue"/>
            <w:vAlign w:val="center"/>
          </w:tcPr>
          <w:p w14:paraId="69ADB2FE">
            <w:pPr>
              <w:pStyle w:val="30"/>
            </w:pPr>
          </w:p>
        </w:tc>
        <w:tc>
          <w:tcPr>
            <w:tcW w:w="570" w:type="pct"/>
            <w:vMerge w:val="continue"/>
            <w:vAlign w:val="center"/>
          </w:tcPr>
          <w:p w14:paraId="47B8BBAD">
            <w:pPr>
              <w:pStyle w:val="30"/>
            </w:pPr>
          </w:p>
        </w:tc>
        <w:tc>
          <w:tcPr>
            <w:tcW w:w="816" w:type="pct"/>
            <w:vMerge w:val="continue"/>
            <w:vAlign w:val="center"/>
          </w:tcPr>
          <w:p w14:paraId="1504A9ED">
            <w:pPr>
              <w:pStyle w:val="30"/>
            </w:pPr>
          </w:p>
        </w:tc>
        <w:tc>
          <w:tcPr>
            <w:tcW w:w="942" w:type="pct"/>
            <w:vAlign w:val="center"/>
          </w:tcPr>
          <w:p w14:paraId="6EF7A6E9">
            <w:pPr>
              <w:pStyle w:val="30"/>
            </w:pPr>
            <w:r>
              <w:rPr>
                <w:rFonts w:hint="eastAsia"/>
              </w:rPr>
              <w:t>企业上报情况</w:t>
            </w:r>
          </w:p>
        </w:tc>
        <w:tc>
          <w:tcPr>
            <w:tcW w:w="1146" w:type="pct"/>
            <w:vAlign w:val="center"/>
          </w:tcPr>
          <w:p w14:paraId="2DCB333B">
            <w:pPr>
              <w:pStyle w:val="30"/>
            </w:pPr>
          </w:p>
        </w:tc>
        <w:tc>
          <w:tcPr>
            <w:tcW w:w="240" w:type="pct"/>
            <w:vMerge w:val="restart"/>
            <w:vAlign w:val="center"/>
          </w:tcPr>
          <w:p w14:paraId="67791834">
            <w:pPr>
              <w:pStyle w:val="30"/>
            </w:pPr>
            <w:r>
              <w:rPr>
                <w:rFonts w:hint="eastAsia"/>
              </w:rPr>
              <w:t>1</w:t>
            </w:r>
          </w:p>
        </w:tc>
        <w:tc>
          <w:tcPr>
            <w:tcW w:w="240" w:type="pct"/>
            <w:vMerge w:val="restart"/>
            <w:vAlign w:val="center"/>
          </w:tcPr>
          <w:p w14:paraId="2BA25E74">
            <w:pPr>
              <w:pStyle w:val="30"/>
            </w:pPr>
            <w:r>
              <w:rPr>
                <w:rFonts w:hint="eastAsia"/>
              </w:rPr>
              <w:t>2.5</w:t>
            </w:r>
          </w:p>
        </w:tc>
        <w:tc>
          <w:tcPr>
            <w:tcW w:w="258" w:type="pct"/>
            <w:vMerge w:val="restart"/>
            <w:vAlign w:val="center"/>
          </w:tcPr>
          <w:p w14:paraId="0F0E60A2">
            <w:pPr>
              <w:pStyle w:val="30"/>
            </w:pPr>
            <w:r>
              <w:rPr>
                <w:rFonts w:hint="eastAsia"/>
              </w:rPr>
              <w:t>2.5</w:t>
            </w:r>
          </w:p>
        </w:tc>
        <w:tc>
          <w:tcPr>
            <w:tcW w:w="343" w:type="pct"/>
            <w:vAlign w:val="center"/>
          </w:tcPr>
          <w:p w14:paraId="359DEE2F">
            <w:pPr>
              <w:pStyle w:val="30"/>
            </w:pPr>
            <w:r>
              <w:rPr>
                <w:rFonts w:hint="eastAsia"/>
              </w:rPr>
              <w:t>6.1.14.1</w:t>
            </w:r>
          </w:p>
        </w:tc>
      </w:tr>
      <w:tr w14:paraId="5A564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88499DB">
            <w:pPr>
              <w:pStyle w:val="30"/>
            </w:pPr>
            <w:r>
              <w:rPr>
                <w:rFonts w:hint="eastAsia"/>
              </w:rPr>
              <w:t>422</w:t>
            </w:r>
          </w:p>
        </w:tc>
        <w:tc>
          <w:tcPr>
            <w:tcW w:w="240" w:type="pct"/>
            <w:vMerge w:val="continue"/>
            <w:vAlign w:val="center"/>
          </w:tcPr>
          <w:p w14:paraId="020F24FA">
            <w:pPr>
              <w:pStyle w:val="30"/>
            </w:pPr>
          </w:p>
        </w:tc>
        <w:tc>
          <w:tcPr>
            <w:tcW w:w="570" w:type="pct"/>
            <w:vMerge w:val="continue"/>
            <w:vAlign w:val="center"/>
          </w:tcPr>
          <w:p w14:paraId="1A0A4A10">
            <w:pPr>
              <w:pStyle w:val="30"/>
            </w:pPr>
          </w:p>
        </w:tc>
        <w:tc>
          <w:tcPr>
            <w:tcW w:w="816" w:type="pct"/>
            <w:vMerge w:val="continue"/>
            <w:vAlign w:val="center"/>
          </w:tcPr>
          <w:p w14:paraId="17C806FB">
            <w:pPr>
              <w:pStyle w:val="30"/>
            </w:pPr>
          </w:p>
        </w:tc>
        <w:tc>
          <w:tcPr>
            <w:tcW w:w="942" w:type="pct"/>
            <w:vAlign w:val="center"/>
          </w:tcPr>
          <w:p w14:paraId="6FC09A61">
            <w:pPr>
              <w:pStyle w:val="30"/>
            </w:pPr>
            <w:r>
              <w:rPr>
                <w:rFonts w:hint="eastAsia"/>
              </w:rPr>
              <w:t>企业数据信息</w:t>
            </w:r>
          </w:p>
        </w:tc>
        <w:tc>
          <w:tcPr>
            <w:tcW w:w="1146" w:type="pct"/>
            <w:vAlign w:val="center"/>
          </w:tcPr>
          <w:p w14:paraId="4AEF7B37">
            <w:pPr>
              <w:pStyle w:val="30"/>
            </w:pPr>
          </w:p>
        </w:tc>
        <w:tc>
          <w:tcPr>
            <w:tcW w:w="240" w:type="pct"/>
            <w:vMerge w:val="continue"/>
            <w:vAlign w:val="center"/>
          </w:tcPr>
          <w:p w14:paraId="6056D01C">
            <w:pPr>
              <w:pStyle w:val="30"/>
            </w:pPr>
          </w:p>
        </w:tc>
        <w:tc>
          <w:tcPr>
            <w:tcW w:w="240" w:type="pct"/>
            <w:vMerge w:val="continue"/>
            <w:vAlign w:val="center"/>
          </w:tcPr>
          <w:p w14:paraId="7D7AA7EC">
            <w:pPr>
              <w:pStyle w:val="30"/>
            </w:pPr>
          </w:p>
        </w:tc>
        <w:tc>
          <w:tcPr>
            <w:tcW w:w="258" w:type="pct"/>
            <w:vMerge w:val="continue"/>
            <w:vAlign w:val="center"/>
          </w:tcPr>
          <w:p w14:paraId="6588FC32">
            <w:pPr>
              <w:pStyle w:val="30"/>
            </w:pPr>
          </w:p>
        </w:tc>
        <w:tc>
          <w:tcPr>
            <w:tcW w:w="343" w:type="pct"/>
            <w:vAlign w:val="center"/>
          </w:tcPr>
          <w:p w14:paraId="534006EB">
            <w:pPr>
              <w:pStyle w:val="30"/>
            </w:pPr>
            <w:r>
              <w:rPr>
                <w:rFonts w:hint="eastAsia"/>
              </w:rPr>
              <w:t>6.1.14.1</w:t>
            </w:r>
          </w:p>
        </w:tc>
      </w:tr>
      <w:tr w14:paraId="164C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3C3F0FB5">
            <w:pPr>
              <w:pStyle w:val="30"/>
            </w:pPr>
            <w:r>
              <w:rPr>
                <w:rFonts w:hint="eastAsia"/>
              </w:rPr>
              <w:t>423</w:t>
            </w:r>
          </w:p>
        </w:tc>
        <w:tc>
          <w:tcPr>
            <w:tcW w:w="240" w:type="pct"/>
            <w:vMerge w:val="continue"/>
            <w:vAlign w:val="center"/>
          </w:tcPr>
          <w:p w14:paraId="5A4A761C">
            <w:pPr>
              <w:pStyle w:val="30"/>
            </w:pPr>
          </w:p>
        </w:tc>
        <w:tc>
          <w:tcPr>
            <w:tcW w:w="570" w:type="pct"/>
            <w:vMerge w:val="continue"/>
            <w:vAlign w:val="center"/>
          </w:tcPr>
          <w:p w14:paraId="75A1E477">
            <w:pPr>
              <w:pStyle w:val="30"/>
            </w:pPr>
          </w:p>
        </w:tc>
        <w:tc>
          <w:tcPr>
            <w:tcW w:w="816" w:type="pct"/>
            <w:vMerge w:val="continue"/>
            <w:vAlign w:val="center"/>
          </w:tcPr>
          <w:p w14:paraId="5EC69055">
            <w:pPr>
              <w:pStyle w:val="30"/>
            </w:pPr>
          </w:p>
        </w:tc>
        <w:tc>
          <w:tcPr>
            <w:tcW w:w="942" w:type="pct"/>
            <w:vAlign w:val="center"/>
          </w:tcPr>
          <w:p w14:paraId="029BE453">
            <w:pPr>
              <w:pStyle w:val="30"/>
            </w:pPr>
            <w:r>
              <w:rPr>
                <w:rFonts w:hint="eastAsia"/>
              </w:rPr>
              <w:t>企业基本情况</w:t>
            </w:r>
          </w:p>
        </w:tc>
        <w:tc>
          <w:tcPr>
            <w:tcW w:w="1146" w:type="pct"/>
            <w:vAlign w:val="center"/>
          </w:tcPr>
          <w:p w14:paraId="3192F6A8">
            <w:pPr>
              <w:pStyle w:val="30"/>
            </w:pPr>
          </w:p>
        </w:tc>
        <w:tc>
          <w:tcPr>
            <w:tcW w:w="240" w:type="pct"/>
            <w:vMerge w:val="continue"/>
            <w:vAlign w:val="center"/>
          </w:tcPr>
          <w:p w14:paraId="6E0D4ED7">
            <w:pPr>
              <w:pStyle w:val="30"/>
            </w:pPr>
          </w:p>
        </w:tc>
        <w:tc>
          <w:tcPr>
            <w:tcW w:w="240" w:type="pct"/>
            <w:vMerge w:val="continue"/>
            <w:vAlign w:val="center"/>
          </w:tcPr>
          <w:p w14:paraId="0F968DB6">
            <w:pPr>
              <w:pStyle w:val="30"/>
            </w:pPr>
          </w:p>
        </w:tc>
        <w:tc>
          <w:tcPr>
            <w:tcW w:w="258" w:type="pct"/>
            <w:vMerge w:val="continue"/>
            <w:vAlign w:val="center"/>
          </w:tcPr>
          <w:p w14:paraId="1DC73F7C">
            <w:pPr>
              <w:pStyle w:val="30"/>
            </w:pPr>
          </w:p>
        </w:tc>
        <w:tc>
          <w:tcPr>
            <w:tcW w:w="343" w:type="pct"/>
            <w:vAlign w:val="center"/>
          </w:tcPr>
          <w:p w14:paraId="7FDB2CA5">
            <w:pPr>
              <w:pStyle w:val="30"/>
            </w:pPr>
            <w:r>
              <w:rPr>
                <w:rFonts w:hint="eastAsia"/>
              </w:rPr>
              <w:t>6.1.14.1</w:t>
            </w:r>
          </w:p>
        </w:tc>
      </w:tr>
      <w:tr w14:paraId="7943E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525DB86">
            <w:pPr>
              <w:pStyle w:val="30"/>
            </w:pPr>
            <w:r>
              <w:rPr>
                <w:rFonts w:hint="eastAsia"/>
              </w:rPr>
              <w:t>424</w:t>
            </w:r>
          </w:p>
        </w:tc>
        <w:tc>
          <w:tcPr>
            <w:tcW w:w="240" w:type="pct"/>
            <w:vMerge w:val="continue"/>
            <w:vAlign w:val="center"/>
          </w:tcPr>
          <w:p w14:paraId="68635821">
            <w:pPr>
              <w:pStyle w:val="30"/>
            </w:pPr>
          </w:p>
        </w:tc>
        <w:tc>
          <w:tcPr>
            <w:tcW w:w="570" w:type="pct"/>
            <w:vMerge w:val="continue"/>
            <w:vAlign w:val="center"/>
          </w:tcPr>
          <w:p w14:paraId="4638C986">
            <w:pPr>
              <w:pStyle w:val="30"/>
            </w:pPr>
          </w:p>
        </w:tc>
        <w:tc>
          <w:tcPr>
            <w:tcW w:w="816" w:type="pct"/>
            <w:vMerge w:val="continue"/>
            <w:vAlign w:val="center"/>
          </w:tcPr>
          <w:p w14:paraId="0B97E3DD">
            <w:pPr>
              <w:pStyle w:val="30"/>
            </w:pPr>
          </w:p>
        </w:tc>
        <w:tc>
          <w:tcPr>
            <w:tcW w:w="942" w:type="pct"/>
            <w:vAlign w:val="center"/>
          </w:tcPr>
          <w:p w14:paraId="5D0D4204">
            <w:pPr>
              <w:pStyle w:val="30"/>
            </w:pPr>
            <w:r>
              <w:rPr>
                <w:rFonts w:hint="eastAsia"/>
              </w:rPr>
              <w:t>企业工业类型数据汇总</w:t>
            </w:r>
          </w:p>
        </w:tc>
        <w:tc>
          <w:tcPr>
            <w:tcW w:w="1146" w:type="pct"/>
            <w:vAlign w:val="center"/>
          </w:tcPr>
          <w:p w14:paraId="60AA7E26">
            <w:pPr>
              <w:pStyle w:val="30"/>
            </w:pPr>
          </w:p>
        </w:tc>
        <w:tc>
          <w:tcPr>
            <w:tcW w:w="240" w:type="pct"/>
            <w:vMerge w:val="restart"/>
            <w:vAlign w:val="center"/>
          </w:tcPr>
          <w:p w14:paraId="07B66AD3">
            <w:pPr>
              <w:pStyle w:val="30"/>
            </w:pPr>
            <w:r>
              <w:rPr>
                <w:rFonts w:hint="eastAsia"/>
              </w:rPr>
              <w:t>1.5</w:t>
            </w:r>
          </w:p>
        </w:tc>
        <w:tc>
          <w:tcPr>
            <w:tcW w:w="240" w:type="pct"/>
            <w:vAlign w:val="center"/>
          </w:tcPr>
          <w:p w14:paraId="7C2CCD28">
            <w:pPr>
              <w:pStyle w:val="30"/>
            </w:pPr>
            <w:r>
              <w:rPr>
                <w:rFonts w:hint="eastAsia"/>
              </w:rPr>
              <w:t>2.5</w:t>
            </w:r>
          </w:p>
        </w:tc>
        <w:tc>
          <w:tcPr>
            <w:tcW w:w="258" w:type="pct"/>
            <w:vMerge w:val="restart"/>
            <w:vAlign w:val="center"/>
          </w:tcPr>
          <w:p w14:paraId="5DC773B0">
            <w:pPr>
              <w:pStyle w:val="30"/>
            </w:pPr>
            <w:r>
              <w:rPr>
                <w:rFonts w:hint="eastAsia"/>
              </w:rPr>
              <w:t>3.75</w:t>
            </w:r>
          </w:p>
        </w:tc>
        <w:tc>
          <w:tcPr>
            <w:tcW w:w="343" w:type="pct"/>
            <w:vAlign w:val="center"/>
          </w:tcPr>
          <w:p w14:paraId="47AE0007">
            <w:pPr>
              <w:pStyle w:val="30"/>
            </w:pPr>
            <w:r>
              <w:rPr>
                <w:rFonts w:hint="eastAsia"/>
              </w:rPr>
              <w:t>6.1.14.1</w:t>
            </w:r>
          </w:p>
        </w:tc>
      </w:tr>
      <w:tr w14:paraId="41028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CBEF137">
            <w:pPr>
              <w:pStyle w:val="30"/>
            </w:pPr>
            <w:r>
              <w:rPr>
                <w:rFonts w:hint="eastAsia"/>
              </w:rPr>
              <w:t>425</w:t>
            </w:r>
          </w:p>
        </w:tc>
        <w:tc>
          <w:tcPr>
            <w:tcW w:w="240" w:type="pct"/>
            <w:vMerge w:val="continue"/>
            <w:vAlign w:val="center"/>
          </w:tcPr>
          <w:p w14:paraId="0438958A">
            <w:pPr>
              <w:pStyle w:val="30"/>
            </w:pPr>
          </w:p>
        </w:tc>
        <w:tc>
          <w:tcPr>
            <w:tcW w:w="570" w:type="pct"/>
            <w:vMerge w:val="continue"/>
            <w:vAlign w:val="center"/>
          </w:tcPr>
          <w:p w14:paraId="09CD7859">
            <w:pPr>
              <w:pStyle w:val="30"/>
            </w:pPr>
          </w:p>
        </w:tc>
        <w:tc>
          <w:tcPr>
            <w:tcW w:w="816" w:type="pct"/>
            <w:vMerge w:val="continue"/>
            <w:vAlign w:val="center"/>
          </w:tcPr>
          <w:p w14:paraId="2A8E9E10">
            <w:pPr>
              <w:pStyle w:val="30"/>
            </w:pPr>
          </w:p>
        </w:tc>
        <w:tc>
          <w:tcPr>
            <w:tcW w:w="942" w:type="pct"/>
            <w:vAlign w:val="center"/>
          </w:tcPr>
          <w:p w14:paraId="3C529A57">
            <w:pPr>
              <w:pStyle w:val="30"/>
            </w:pPr>
            <w:r>
              <w:rPr>
                <w:rFonts w:hint="eastAsia"/>
              </w:rPr>
              <w:t>企业商业类型数据汇总</w:t>
            </w:r>
          </w:p>
        </w:tc>
        <w:tc>
          <w:tcPr>
            <w:tcW w:w="1146" w:type="pct"/>
            <w:vAlign w:val="center"/>
          </w:tcPr>
          <w:p w14:paraId="47F7BCDE">
            <w:pPr>
              <w:pStyle w:val="30"/>
            </w:pPr>
          </w:p>
        </w:tc>
        <w:tc>
          <w:tcPr>
            <w:tcW w:w="240" w:type="pct"/>
            <w:vMerge w:val="continue"/>
            <w:vAlign w:val="center"/>
          </w:tcPr>
          <w:p w14:paraId="06157282">
            <w:pPr>
              <w:pStyle w:val="30"/>
            </w:pPr>
          </w:p>
        </w:tc>
        <w:tc>
          <w:tcPr>
            <w:tcW w:w="240" w:type="pct"/>
            <w:vAlign w:val="center"/>
          </w:tcPr>
          <w:p w14:paraId="7FD6A13E">
            <w:pPr>
              <w:pStyle w:val="30"/>
            </w:pPr>
            <w:r>
              <w:rPr>
                <w:rFonts w:hint="eastAsia"/>
              </w:rPr>
              <w:t>2.5</w:t>
            </w:r>
          </w:p>
        </w:tc>
        <w:tc>
          <w:tcPr>
            <w:tcW w:w="258" w:type="pct"/>
            <w:vMerge w:val="continue"/>
            <w:vAlign w:val="center"/>
          </w:tcPr>
          <w:p w14:paraId="67F4B451">
            <w:pPr>
              <w:pStyle w:val="30"/>
            </w:pPr>
          </w:p>
        </w:tc>
        <w:tc>
          <w:tcPr>
            <w:tcW w:w="343" w:type="pct"/>
            <w:vAlign w:val="center"/>
          </w:tcPr>
          <w:p w14:paraId="31B67DBD">
            <w:pPr>
              <w:pStyle w:val="30"/>
            </w:pPr>
            <w:r>
              <w:rPr>
                <w:rFonts w:hint="eastAsia"/>
              </w:rPr>
              <w:t>6.1.14.1</w:t>
            </w:r>
          </w:p>
        </w:tc>
      </w:tr>
      <w:tr w14:paraId="2FA6D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A174DB8">
            <w:pPr>
              <w:pStyle w:val="30"/>
            </w:pPr>
            <w:r>
              <w:rPr>
                <w:rFonts w:hint="eastAsia"/>
              </w:rPr>
              <w:t>426</w:t>
            </w:r>
          </w:p>
        </w:tc>
        <w:tc>
          <w:tcPr>
            <w:tcW w:w="240" w:type="pct"/>
            <w:vMerge w:val="continue"/>
            <w:vAlign w:val="center"/>
          </w:tcPr>
          <w:p w14:paraId="0B0D4EFC">
            <w:pPr>
              <w:pStyle w:val="30"/>
            </w:pPr>
          </w:p>
        </w:tc>
        <w:tc>
          <w:tcPr>
            <w:tcW w:w="570" w:type="pct"/>
            <w:vMerge w:val="continue"/>
            <w:vAlign w:val="center"/>
          </w:tcPr>
          <w:p w14:paraId="189BC36F">
            <w:pPr>
              <w:pStyle w:val="30"/>
            </w:pPr>
          </w:p>
        </w:tc>
        <w:tc>
          <w:tcPr>
            <w:tcW w:w="816" w:type="pct"/>
            <w:vMerge w:val="continue"/>
            <w:vAlign w:val="center"/>
          </w:tcPr>
          <w:p w14:paraId="2AA54168">
            <w:pPr>
              <w:pStyle w:val="30"/>
            </w:pPr>
          </w:p>
        </w:tc>
        <w:tc>
          <w:tcPr>
            <w:tcW w:w="942" w:type="pct"/>
            <w:vAlign w:val="center"/>
          </w:tcPr>
          <w:p w14:paraId="20CB0295">
            <w:pPr>
              <w:pStyle w:val="30"/>
            </w:pPr>
            <w:r>
              <w:rPr>
                <w:rFonts w:hint="eastAsia"/>
              </w:rPr>
              <w:t>企业银行业类型数据汇总</w:t>
            </w:r>
          </w:p>
        </w:tc>
        <w:tc>
          <w:tcPr>
            <w:tcW w:w="1146" w:type="pct"/>
            <w:vAlign w:val="center"/>
          </w:tcPr>
          <w:p w14:paraId="272ED2C4">
            <w:pPr>
              <w:pStyle w:val="30"/>
            </w:pPr>
          </w:p>
        </w:tc>
        <w:tc>
          <w:tcPr>
            <w:tcW w:w="240" w:type="pct"/>
            <w:vMerge w:val="continue"/>
            <w:vAlign w:val="center"/>
          </w:tcPr>
          <w:p w14:paraId="4A586B5D">
            <w:pPr>
              <w:pStyle w:val="30"/>
            </w:pPr>
          </w:p>
        </w:tc>
        <w:tc>
          <w:tcPr>
            <w:tcW w:w="240" w:type="pct"/>
            <w:vAlign w:val="center"/>
          </w:tcPr>
          <w:p w14:paraId="3D1BB789">
            <w:pPr>
              <w:pStyle w:val="30"/>
            </w:pPr>
            <w:r>
              <w:rPr>
                <w:rFonts w:hint="eastAsia"/>
              </w:rPr>
              <w:t>2.5</w:t>
            </w:r>
          </w:p>
        </w:tc>
        <w:tc>
          <w:tcPr>
            <w:tcW w:w="258" w:type="pct"/>
            <w:vMerge w:val="continue"/>
            <w:vAlign w:val="center"/>
          </w:tcPr>
          <w:p w14:paraId="6B5CDA0F">
            <w:pPr>
              <w:pStyle w:val="30"/>
            </w:pPr>
          </w:p>
        </w:tc>
        <w:tc>
          <w:tcPr>
            <w:tcW w:w="343" w:type="pct"/>
            <w:vAlign w:val="center"/>
          </w:tcPr>
          <w:p w14:paraId="642662BD">
            <w:pPr>
              <w:pStyle w:val="30"/>
            </w:pPr>
            <w:r>
              <w:rPr>
                <w:rFonts w:hint="eastAsia"/>
              </w:rPr>
              <w:t>6.1.14.1</w:t>
            </w:r>
          </w:p>
        </w:tc>
      </w:tr>
      <w:tr w14:paraId="57CB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FC8C3C1">
            <w:pPr>
              <w:pStyle w:val="30"/>
            </w:pPr>
            <w:r>
              <w:rPr>
                <w:rFonts w:hint="eastAsia"/>
              </w:rPr>
              <w:t>427</w:t>
            </w:r>
          </w:p>
        </w:tc>
        <w:tc>
          <w:tcPr>
            <w:tcW w:w="240" w:type="pct"/>
            <w:vMerge w:val="continue"/>
            <w:vAlign w:val="center"/>
          </w:tcPr>
          <w:p w14:paraId="440A9383">
            <w:pPr>
              <w:pStyle w:val="30"/>
            </w:pPr>
          </w:p>
        </w:tc>
        <w:tc>
          <w:tcPr>
            <w:tcW w:w="570" w:type="pct"/>
            <w:vMerge w:val="continue"/>
            <w:vAlign w:val="center"/>
          </w:tcPr>
          <w:p w14:paraId="64C9DE9B">
            <w:pPr>
              <w:pStyle w:val="30"/>
            </w:pPr>
          </w:p>
        </w:tc>
        <w:tc>
          <w:tcPr>
            <w:tcW w:w="816" w:type="pct"/>
            <w:vMerge w:val="continue"/>
            <w:vAlign w:val="center"/>
          </w:tcPr>
          <w:p w14:paraId="2F6DCE3B">
            <w:pPr>
              <w:pStyle w:val="30"/>
            </w:pPr>
          </w:p>
        </w:tc>
        <w:tc>
          <w:tcPr>
            <w:tcW w:w="942" w:type="pct"/>
            <w:vAlign w:val="center"/>
          </w:tcPr>
          <w:p w14:paraId="228D72D2">
            <w:pPr>
              <w:pStyle w:val="30"/>
            </w:pPr>
            <w:r>
              <w:rPr>
                <w:rFonts w:hint="eastAsia"/>
              </w:rPr>
              <w:t>企业证券业类型数据汇总</w:t>
            </w:r>
          </w:p>
        </w:tc>
        <w:tc>
          <w:tcPr>
            <w:tcW w:w="1146" w:type="pct"/>
            <w:vAlign w:val="center"/>
          </w:tcPr>
          <w:p w14:paraId="277A9D69">
            <w:pPr>
              <w:pStyle w:val="30"/>
            </w:pPr>
          </w:p>
        </w:tc>
        <w:tc>
          <w:tcPr>
            <w:tcW w:w="240" w:type="pct"/>
            <w:vMerge w:val="continue"/>
            <w:vAlign w:val="center"/>
          </w:tcPr>
          <w:p w14:paraId="25F584B0">
            <w:pPr>
              <w:pStyle w:val="30"/>
            </w:pPr>
          </w:p>
        </w:tc>
        <w:tc>
          <w:tcPr>
            <w:tcW w:w="240" w:type="pct"/>
            <w:vAlign w:val="center"/>
          </w:tcPr>
          <w:p w14:paraId="56F0089C">
            <w:pPr>
              <w:pStyle w:val="30"/>
            </w:pPr>
            <w:r>
              <w:rPr>
                <w:rFonts w:hint="eastAsia"/>
              </w:rPr>
              <w:t>2.5</w:t>
            </w:r>
          </w:p>
        </w:tc>
        <w:tc>
          <w:tcPr>
            <w:tcW w:w="258" w:type="pct"/>
            <w:vMerge w:val="continue"/>
            <w:vAlign w:val="center"/>
          </w:tcPr>
          <w:p w14:paraId="51873D1C">
            <w:pPr>
              <w:pStyle w:val="30"/>
            </w:pPr>
          </w:p>
        </w:tc>
        <w:tc>
          <w:tcPr>
            <w:tcW w:w="343" w:type="pct"/>
            <w:vAlign w:val="center"/>
          </w:tcPr>
          <w:p w14:paraId="4C403F5A">
            <w:pPr>
              <w:pStyle w:val="30"/>
            </w:pPr>
            <w:r>
              <w:rPr>
                <w:rFonts w:hint="eastAsia"/>
              </w:rPr>
              <w:t>6.1.14.1</w:t>
            </w:r>
          </w:p>
        </w:tc>
      </w:tr>
      <w:tr w14:paraId="2A8BE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9937824">
            <w:pPr>
              <w:pStyle w:val="30"/>
            </w:pPr>
            <w:r>
              <w:rPr>
                <w:rFonts w:hint="eastAsia"/>
              </w:rPr>
              <w:t>428</w:t>
            </w:r>
          </w:p>
        </w:tc>
        <w:tc>
          <w:tcPr>
            <w:tcW w:w="240" w:type="pct"/>
            <w:vMerge w:val="continue"/>
            <w:vAlign w:val="center"/>
          </w:tcPr>
          <w:p w14:paraId="1974D8A5">
            <w:pPr>
              <w:pStyle w:val="30"/>
            </w:pPr>
          </w:p>
        </w:tc>
        <w:tc>
          <w:tcPr>
            <w:tcW w:w="570" w:type="pct"/>
            <w:vMerge w:val="continue"/>
            <w:vAlign w:val="center"/>
          </w:tcPr>
          <w:p w14:paraId="32A7E412">
            <w:pPr>
              <w:pStyle w:val="30"/>
            </w:pPr>
          </w:p>
        </w:tc>
        <w:tc>
          <w:tcPr>
            <w:tcW w:w="816" w:type="pct"/>
            <w:vMerge w:val="continue"/>
            <w:vAlign w:val="center"/>
          </w:tcPr>
          <w:p w14:paraId="6DE54DDE">
            <w:pPr>
              <w:pStyle w:val="30"/>
            </w:pPr>
          </w:p>
        </w:tc>
        <w:tc>
          <w:tcPr>
            <w:tcW w:w="942" w:type="pct"/>
            <w:vAlign w:val="center"/>
          </w:tcPr>
          <w:p w14:paraId="10E93ADB">
            <w:pPr>
              <w:pStyle w:val="30"/>
            </w:pPr>
            <w:r>
              <w:rPr>
                <w:rFonts w:hint="eastAsia"/>
              </w:rPr>
              <w:t>企业保险业类型数据汇总</w:t>
            </w:r>
          </w:p>
        </w:tc>
        <w:tc>
          <w:tcPr>
            <w:tcW w:w="1146" w:type="pct"/>
            <w:vAlign w:val="center"/>
          </w:tcPr>
          <w:p w14:paraId="5E83AB1D">
            <w:pPr>
              <w:pStyle w:val="30"/>
            </w:pPr>
          </w:p>
        </w:tc>
        <w:tc>
          <w:tcPr>
            <w:tcW w:w="240" w:type="pct"/>
            <w:vMerge w:val="continue"/>
            <w:vAlign w:val="center"/>
          </w:tcPr>
          <w:p w14:paraId="7C486347">
            <w:pPr>
              <w:pStyle w:val="30"/>
            </w:pPr>
          </w:p>
        </w:tc>
        <w:tc>
          <w:tcPr>
            <w:tcW w:w="240" w:type="pct"/>
            <w:vAlign w:val="center"/>
          </w:tcPr>
          <w:p w14:paraId="0015A2A4">
            <w:pPr>
              <w:pStyle w:val="30"/>
            </w:pPr>
            <w:r>
              <w:rPr>
                <w:rFonts w:hint="eastAsia"/>
              </w:rPr>
              <w:t>2.5</w:t>
            </w:r>
          </w:p>
        </w:tc>
        <w:tc>
          <w:tcPr>
            <w:tcW w:w="258" w:type="pct"/>
            <w:vMerge w:val="continue"/>
            <w:vAlign w:val="center"/>
          </w:tcPr>
          <w:p w14:paraId="590D2D31">
            <w:pPr>
              <w:pStyle w:val="30"/>
            </w:pPr>
          </w:p>
        </w:tc>
        <w:tc>
          <w:tcPr>
            <w:tcW w:w="343" w:type="pct"/>
            <w:vAlign w:val="center"/>
          </w:tcPr>
          <w:p w14:paraId="698B92CE">
            <w:pPr>
              <w:pStyle w:val="30"/>
            </w:pPr>
            <w:r>
              <w:rPr>
                <w:rFonts w:hint="eastAsia"/>
              </w:rPr>
              <w:t>6.1.14.1</w:t>
            </w:r>
          </w:p>
        </w:tc>
      </w:tr>
      <w:tr w14:paraId="730C6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421BA2F">
            <w:pPr>
              <w:pStyle w:val="30"/>
            </w:pPr>
            <w:r>
              <w:rPr>
                <w:rFonts w:hint="eastAsia"/>
              </w:rPr>
              <w:t>429</w:t>
            </w:r>
          </w:p>
        </w:tc>
        <w:tc>
          <w:tcPr>
            <w:tcW w:w="240" w:type="pct"/>
            <w:vMerge w:val="continue"/>
            <w:vAlign w:val="center"/>
          </w:tcPr>
          <w:p w14:paraId="2CF07F02">
            <w:pPr>
              <w:pStyle w:val="30"/>
            </w:pPr>
          </w:p>
        </w:tc>
        <w:tc>
          <w:tcPr>
            <w:tcW w:w="570" w:type="pct"/>
            <w:vMerge w:val="continue"/>
            <w:vAlign w:val="center"/>
          </w:tcPr>
          <w:p w14:paraId="214532B7">
            <w:pPr>
              <w:pStyle w:val="30"/>
            </w:pPr>
          </w:p>
        </w:tc>
        <w:tc>
          <w:tcPr>
            <w:tcW w:w="816" w:type="pct"/>
            <w:vMerge w:val="continue"/>
            <w:vAlign w:val="center"/>
          </w:tcPr>
          <w:p w14:paraId="76B758CA">
            <w:pPr>
              <w:pStyle w:val="30"/>
            </w:pPr>
          </w:p>
        </w:tc>
        <w:tc>
          <w:tcPr>
            <w:tcW w:w="942" w:type="pct"/>
            <w:vAlign w:val="center"/>
          </w:tcPr>
          <w:p w14:paraId="72D63411">
            <w:pPr>
              <w:pStyle w:val="30"/>
            </w:pPr>
            <w:r>
              <w:rPr>
                <w:rFonts w:hint="eastAsia"/>
              </w:rPr>
              <w:t>企业工业子企业数据汇总</w:t>
            </w:r>
          </w:p>
        </w:tc>
        <w:tc>
          <w:tcPr>
            <w:tcW w:w="1146" w:type="pct"/>
            <w:vAlign w:val="center"/>
          </w:tcPr>
          <w:p w14:paraId="1E986597">
            <w:pPr>
              <w:pStyle w:val="30"/>
            </w:pPr>
          </w:p>
        </w:tc>
        <w:tc>
          <w:tcPr>
            <w:tcW w:w="240" w:type="pct"/>
            <w:vMerge w:val="continue"/>
            <w:vAlign w:val="center"/>
          </w:tcPr>
          <w:p w14:paraId="577E1D9B">
            <w:pPr>
              <w:pStyle w:val="30"/>
            </w:pPr>
          </w:p>
        </w:tc>
        <w:tc>
          <w:tcPr>
            <w:tcW w:w="240" w:type="pct"/>
            <w:vAlign w:val="center"/>
          </w:tcPr>
          <w:p w14:paraId="1C42B5A7">
            <w:pPr>
              <w:pStyle w:val="30"/>
            </w:pPr>
            <w:r>
              <w:rPr>
                <w:rFonts w:hint="eastAsia"/>
              </w:rPr>
              <w:t>2.5</w:t>
            </w:r>
          </w:p>
        </w:tc>
        <w:tc>
          <w:tcPr>
            <w:tcW w:w="258" w:type="pct"/>
            <w:vMerge w:val="continue"/>
            <w:vAlign w:val="center"/>
          </w:tcPr>
          <w:p w14:paraId="463F8230">
            <w:pPr>
              <w:pStyle w:val="30"/>
            </w:pPr>
          </w:p>
        </w:tc>
        <w:tc>
          <w:tcPr>
            <w:tcW w:w="343" w:type="pct"/>
            <w:vAlign w:val="center"/>
          </w:tcPr>
          <w:p w14:paraId="0D723FF6">
            <w:pPr>
              <w:pStyle w:val="30"/>
            </w:pPr>
            <w:r>
              <w:rPr>
                <w:rFonts w:hint="eastAsia"/>
              </w:rPr>
              <w:t>6.1.14.1</w:t>
            </w:r>
          </w:p>
        </w:tc>
      </w:tr>
      <w:tr w14:paraId="5FAB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3F23FE62">
            <w:pPr>
              <w:pStyle w:val="30"/>
            </w:pPr>
            <w:r>
              <w:rPr>
                <w:rFonts w:hint="eastAsia"/>
              </w:rPr>
              <w:t>430</w:t>
            </w:r>
          </w:p>
        </w:tc>
        <w:tc>
          <w:tcPr>
            <w:tcW w:w="240" w:type="pct"/>
            <w:vMerge w:val="continue"/>
            <w:vAlign w:val="center"/>
          </w:tcPr>
          <w:p w14:paraId="62E2CFBD">
            <w:pPr>
              <w:pStyle w:val="30"/>
            </w:pPr>
          </w:p>
        </w:tc>
        <w:tc>
          <w:tcPr>
            <w:tcW w:w="570" w:type="pct"/>
            <w:vMerge w:val="restart"/>
            <w:vAlign w:val="center"/>
          </w:tcPr>
          <w:p w14:paraId="32487335">
            <w:pPr>
              <w:pStyle w:val="30"/>
            </w:pPr>
            <w:r>
              <w:rPr>
                <w:rFonts w:hint="eastAsia"/>
              </w:rPr>
              <w:t>党员教育初步排摸</w:t>
            </w:r>
          </w:p>
        </w:tc>
        <w:tc>
          <w:tcPr>
            <w:tcW w:w="816" w:type="pct"/>
            <w:vMerge w:val="restart"/>
            <w:vAlign w:val="center"/>
          </w:tcPr>
          <w:p w14:paraId="20788129">
            <w:pPr>
              <w:pStyle w:val="30"/>
            </w:pPr>
            <w:r>
              <w:rPr>
                <w:rFonts w:hint="eastAsia"/>
              </w:rPr>
              <w:t>党员教育初步排摸</w:t>
            </w:r>
          </w:p>
        </w:tc>
        <w:tc>
          <w:tcPr>
            <w:tcW w:w="942" w:type="pct"/>
            <w:vMerge w:val="restart"/>
            <w:vAlign w:val="center"/>
          </w:tcPr>
          <w:p w14:paraId="49FFD19E">
            <w:pPr>
              <w:pStyle w:val="30"/>
            </w:pPr>
            <w:r>
              <w:rPr>
                <w:rFonts w:hint="eastAsia"/>
              </w:rPr>
              <w:t>党员教育初步排摸填报</w:t>
            </w:r>
          </w:p>
        </w:tc>
        <w:tc>
          <w:tcPr>
            <w:tcW w:w="1146" w:type="pct"/>
            <w:vAlign w:val="center"/>
          </w:tcPr>
          <w:p w14:paraId="76197E6D">
            <w:pPr>
              <w:pStyle w:val="30"/>
            </w:pPr>
            <w:r>
              <w:rPr>
                <w:rFonts w:hint="eastAsia"/>
              </w:rPr>
              <w:t>审批及权限</w:t>
            </w:r>
          </w:p>
        </w:tc>
        <w:tc>
          <w:tcPr>
            <w:tcW w:w="240" w:type="pct"/>
            <w:vMerge w:val="restart"/>
            <w:vAlign w:val="center"/>
          </w:tcPr>
          <w:p w14:paraId="4B14083E">
            <w:pPr>
              <w:pStyle w:val="30"/>
            </w:pPr>
            <w:r>
              <w:rPr>
                <w:rFonts w:hint="eastAsia"/>
              </w:rPr>
              <w:t>1.5</w:t>
            </w:r>
          </w:p>
        </w:tc>
        <w:tc>
          <w:tcPr>
            <w:tcW w:w="240" w:type="pct"/>
            <w:vAlign w:val="center"/>
          </w:tcPr>
          <w:p w14:paraId="5A8D1B0C">
            <w:pPr>
              <w:pStyle w:val="30"/>
            </w:pPr>
            <w:r>
              <w:rPr>
                <w:rFonts w:hint="eastAsia"/>
              </w:rPr>
              <w:t>2.5</w:t>
            </w:r>
          </w:p>
        </w:tc>
        <w:tc>
          <w:tcPr>
            <w:tcW w:w="258" w:type="pct"/>
            <w:vMerge w:val="restart"/>
            <w:vAlign w:val="center"/>
          </w:tcPr>
          <w:p w14:paraId="7253841B">
            <w:pPr>
              <w:pStyle w:val="30"/>
            </w:pPr>
            <w:r>
              <w:rPr>
                <w:rFonts w:hint="eastAsia"/>
              </w:rPr>
              <w:t>3.75</w:t>
            </w:r>
          </w:p>
        </w:tc>
        <w:tc>
          <w:tcPr>
            <w:tcW w:w="343" w:type="pct"/>
            <w:vAlign w:val="center"/>
          </w:tcPr>
          <w:p w14:paraId="08FFFD78">
            <w:pPr>
              <w:pStyle w:val="30"/>
            </w:pPr>
            <w:r>
              <w:rPr>
                <w:rFonts w:hint="eastAsia"/>
              </w:rPr>
              <w:t>6.1.14.2</w:t>
            </w:r>
          </w:p>
        </w:tc>
      </w:tr>
      <w:tr w14:paraId="6B359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2BC95D1">
            <w:pPr>
              <w:pStyle w:val="30"/>
            </w:pPr>
            <w:r>
              <w:rPr>
                <w:rFonts w:hint="eastAsia"/>
              </w:rPr>
              <w:t>431</w:t>
            </w:r>
          </w:p>
        </w:tc>
        <w:tc>
          <w:tcPr>
            <w:tcW w:w="240" w:type="pct"/>
            <w:vMerge w:val="continue"/>
            <w:vAlign w:val="center"/>
          </w:tcPr>
          <w:p w14:paraId="27CC56A8">
            <w:pPr>
              <w:pStyle w:val="30"/>
            </w:pPr>
          </w:p>
        </w:tc>
        <w:tc>
          <w:tcPr>
            <w:tcW w:w="570" w:type="pct"/>
            <w:vMerge w:val="continue"/>
            <w:vAlign w:val="center"/>
          </w:tcPr>
          <w:p w14:paraId="65253BCD">
            <w:pPr>
              <w:pStyle w:val="30"/>
            </w:pPr>
          </w:p>
        </w:tc>
        <w:tc>
          <w:tcPr>
            <w:tcW w:w="816" w:type="pct"/>
            <w:vMerge w:val="continue"/>
            <w:vAlign w:val="center"/>
          </w:tcPr>
          <w:p w14:paraId="60742055">
            <w:pPr>
              <w:pStyle w:val="30"/>
            </w:pPr>
          </w:p>
        </w:tc>
        <w:tc>
          <w:tcPr>
            <w:tcW w:w="942" w:type="pct"/>
            <w:vMerge w:val="continue"/>
            <w:vAlign w:val="center"/>
          </w:tcPr>
          <w:p w14:paraId="62093631">
            <w:pPr>
              <w:pStyle w:val="30"/>
            </w:pPr>
          </w:p>
        </w:tc>
        <w:tc>
          <w:tcPr>
            <w:tcW w:w="1146" w:type="pct"/>
            <w:vAlign w:val="center"/>
          </w:tcPr>
          <w:p w14:paraId="1670E36C">
            <w:pPr>
              <w:pStyle w:val="30"/>
            </w:pPr>
            <w:r>
              <w:rPr>
                <w:rFonts w:hint="eastAsia"/>
              </w:rPr>
              <w:t>数据导入功能</w:t>
            </w:r>
          </w:p>
        </w:tc>
        <w:tc>
          <w:tcPr>
            <w:tcW w:w="240" w:type="pct"/>
            <w:vMerge w:val="continue"/>
            <w:vAlign w:val="center"/>
          </w:tcPr>
          <w:p w14:paraId="03D1761D">
            <w:pPr>
              <w:pStyle w:val="30"/>
            </w:pPr>
          </w:p>
        </w:tc>
        <w:tc>
          <w:tcPr>
            <w:tcW w:w="240" w:type="pct"/>
            <w:vMerge w:val="restart"/>
            <w:vAlign w:val="center"/>
          </w:tcPr>
          <w:p w14:paraId="15ACDBC7">
            <w:pPr>
              <w:pStyle w:val="30"/>
            </w:pPr>
            <w:r>
              <w:rPr>
                <w:rFonts w:hint="eastAsia"/>
              </w:rPr>
              <w:t>2.5</w:t>
            </w:r>
          </w:p>
        </w:tc>
        <w:tc>
          <w:tcPr>
            <w:tcW w:w="258" w:type="pct"/>
            <w:vMerge w:val="continue"/>
            <w:vAlign w:val="center"/>
          </w:tcPr>
          <w:p w14:paraId="23781F56">
            <w:pPr>
              <w:pStyle w:val="30"/>
            </w:pPr>
          </w:p>
        </w:tc>
        <w:tc>
          <w:tcPr>
            <w:tcW w:w="343" w:type="pct"/>
            <w:vAlign w:val="center"/>
          </w:tcPr>
          <w:p w14:paraId="5256E901">
            <w:pPr>
              <w:pStyle w:val="30"/>
            </w:pPr>
            <w:r>
              <w:rPr>
                <w:rFonts w:hint="eastAsia"/>
              </w:rPr>
              <w:t>6.1.14.2</w:t>
            </w:r>
          </w:p>
        </w:tc>
      </w:tr>
      <w:tr w14:paraId="45F02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0326B80B">
            <w:pPr>
              <w:pStyle w:val="30"/>
            </w:pPr>
            <w:r>
              <w:rPr>
                <w:rFonts w:hint="eastAsia"/>
              </w:rPr>
              <w:t>432</w:t>
            </w:r>
          </w:p>
        </w:tc>
        <w:tc>
          <w:tcPr>
            <w:tcW w:w="240" w:type="pct"/>
            <w:vMerge w:val="continue"/>
            <w:vAlign w:val="center"/>
          </w:tcPr>
          <w:p w14:paraId="7F6F25A1">
            <w:pPr>
              <w:pStyle w:val="30"/>
            </w:pPr>
          </w:p>
        </w:tc>
        <w:tc>
          <w:tcPr>
            <w:tcW w:w="570" w:type="pct"/>
            <w:vMerge w:val="continue"/>
            <w:vAlign w:val="center"/>
          </w:tcPr>
          <w:p w14:paraId="66039510">
            <w:pPr>
              <w:pStyle w:val="30"/>
            </w:pPr>
          </w:p>
        </w:tc>
        <w:tc>
          <w:tcPr>
            <w:tcW w:w="816" w:type="pct"/>
            <w:vMerge w:val="continue"/>
            <w:vAlign w:val="center"/>
          </w:tcPr>
          <w:p w14:paraId="327A763B">
            <w:pPr>
              <w:pStyle w:val="30"/>
            </w:pPr>
          </w:p>
        </w:tc>
        <w:tc>
          <w:tcPr>
            <w:tcW w:w="942" w:type="pct"/>
            <w:vMerge w:val="continue"/>
            <w:vAlign w:val="center"/>
          </w:tcPr>
          <w:p w14:paraId="1F169319">
            <w:pPr>
              <w:pStyle w:val="30"/>
            </w:pPr>
          </w:p>
        </w:tc>
        <w:tc>
          <w:tcPr>
            <w:tcW w:w="1146" w:type="pct"/>
            <w:vAlign w:val="center"/>
          </w:tcPr>
          <w:p w14:paraId="4015DB82">
            <w:pPr>
              <w:pStyle w:val="30"/>
            </w:pPr>
            <w:r>
              <w:rPr>
                <w:rFonts w:hint="eastAsia"/>
              </w:rPr>
              <w:t>数据导出功能</w:t>
            </w:r>
          </w:p>
        </w:tc>
        <w:tc>
          <w:tcPr>
            <w:tcW w:w="240" w:type="pct"/>
            <w:vMerge w:val="continue"/>
            <w:vAlign w:val="center"/>
          </w:tcPr>
          <w:p w14:paraId="2192D143">
            <w:pPr>
              <w:pStyle w:val="30"/>
            </w:pPr>
          </w:p>
        </w:tc>
        <w:tc>
          <w:tcPr>
            <w:tcW w:w="240" w:type="pct"/>
            <w:vMerge w:val="continue"/>
            <w:vAlign w:val="center"/>
          </w:tcPr>
          <w:p w14:paraId="1872B250">
            <w:pPr>
              <w:pStyle w:val="30"/>
            </w:pPr>
          </w:p>
        </w:tc>
        <w:tc>
          <w:tcPr>
            <w:tcW w:w="258" w:type="pct"/>
            <w:vMerge w:val="continue"/>
            <w:vAlign w:val="center"/>
          </w:tcPr>
          <w:p w14:paraId="032F58AB">
            <w:pPr>
              <w:pStyle w:val="30"/>
            </w:pPr>
          </w:p>
        </w:tc>
        <w:tc>
          <w:tcPr>
            <w:tcW w:w="343" w:type="pct"/>
            <w:vAlign w:val="center"/>
          </w:tcPr>
          <w:p w14:paraId="4A69550A">
            <w:pPr>
              <w:pStyle w:val="30"/>
            </w:pPr>
            <w:r>
              <w:rPr>
                <w:rFonts w:hint="eastAsia"/>
              </w:rPr>
              <w:t>6.1.14.2</w:t>
            </w:r>
          </w:p>
        </w:tc>
      </w:tr>
      <w:tr w14:paraId="26550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A20123B">
            <w:pPr>
              <w:pStyle w:val="30"/>
            </w:pPr>
            <w:r>
              <w:rPr>
                <w:rFonts w:hint="eastAsia"/>
              </w:rPr>
              <w:t>433</w:t>
            </w:r>
          </w:p>
        </w:tc>
        <w:tc>
          <w:tcPr>
            <w:tcW w:w="240" w:type="pct"/>
            <w:vMerge w:val="continue"/>
            <w:vAlign w:val="center"/>
          </w:tcPr>
          <w:p w14:paraId="2B682F6F">
            <w:pPr>
              <w:pStyle w:val="30"/>
            </w:pPr>
          </w:p>
        </w:tc>
        <w:tc>
          <w:tcPr>
            <w:tcW w:w="570" w:type="pct"/>
            <w:vMerge w:val="continue"/>
            <w:vAlign w:val="center"/>
          </w:tcPr>
          <w:p w14:paraId="56F09289">
            <w:pPr>
              <w:pStyle w:val="30"/>
            </w:pPr>
          </w:p>
        </w:tc>
        <w:tc>
          <w:tcPr>
            <w:tcW w:w="816" w:type="pct"/>
            <w:vMerge w:val="continue"/>
            <w:vAlign w:val="center"/>
          </w:tcPr>
          <w:p w14:paraId="66326A1C">
            <w:pPr>
              <w:pStyle w:val="30"/>
            </w:pPr>
          </w:p>
        </w:tc>
        <w:tc>
          <w:tcPr>
            <w:tcW w:w="942" w:type="pct"/>
            <w:vMerge w:val="restart"/>
            <w:vAlign w:val="center"/>
          </w:tcPr>
          <w:p w14:paraId="371D93EE">
            <w:pPr>
              <w:pStyle w:val="30"/>
            </w:pPr>
            <w:r>
              <w:rPr>
                <w:rFonts w:hint="eastAsia"/>
              </w:rPr>
              <w:t>市国资系统党员教育点位排摸填报</w:t>
            </w:r>
          </w:p>
        </w:tc>
        <w:tc>
          <w:tcPr>
            <w:tcW w:w="1146" w:type="pct"/>
            <w:vAlign w:val="center"/>
          </w:tcPr>
          <w:p w14:paraId="04C0F08D">
            <w:pPr>
              <w:pStyle w:val="30"/>
            </w:pPr>
            <w:r>
              <w:rPr>
                <w:rFonts w:hint="eastAsia"/>
              </w:rPr>
              <w:t>审批及权限</w:t>
            </w:r>
          </w:p>
        </w:tc>
        <w:tc>
          <w:tcPr>
            <w:tcW w:w="240" w:type="pct"/>
            <w:vMerge w:val="continue"/>
            <w:vAlign w:val="center"/>
          </w:tcPr>
          <w:p w14:paraId="78D8F197">
            <w:pPr>
              <w:pStyle w:val="30"/>
            </w:pPr>
          </w:p>
        </w:tc>
        <w:tc>
          <w:tcPr>
            <w:tcW w:w="240" w:type="pct"/>
            <w:vAlign w:val="center"/>
          </w:tcPr>
          <w:p w14:paraId="35B919AE">
            <w:pPr>
              <w:pStyle w:val="30"/>
            </w:pPr>
            <w:r>
              <w:rPr>
                <w:rFonts w:hint="eastAsia"/>
              </w:rPr>
              <w:t>2.5</w:t>
            </w:r>
          </w:p>
        </w:tc>
        <w:tc>
          <w:tcPr>
            <w:tcW w:w="258" w:type="pct"/>
            <w:vMerge w:val="continue"/>
            <w:vAlign w:val="center"/>
          </w:tcPr>
          <w:p w14:paraId="191AEA60">
            <w:pPr>
              <w:pStyle w:val="30"/>
            </w:pPr>
          </w:p>
        </w:tc>
        <w:tc>
          <w:tcPr>
            <w:tcW w:w="343" w:type="pct"/>
            <w:vAlign w:val="center"/>
          </w:tcPr>
          <w:p w14:paraId="389E2743">
            <w:pPr>
              <w:pStyle w:val="30"/>
            </w:pPr>
            <w:r>
              <w:rPr>
                <w:rFonts w:hint="eastAsia"/>
              </w:rPr>
              <w:t>6.1.14.2</w:t>
            </w:r>
          </w:p>
        </w:tc>
      </w:tr>
      <w:tr w14:paraId="1582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7D26DC8">
            <w:pPr>
              <w:pStyle w:val="30"/>
            </w:pPr>
            <w:r>
              <w:rPr>
                <w:rFonts w:hint="eastAsia"/>
              </w:rPr>
              <w:t>434</w:t>
            </w:r>
          </w:p>
        </w:tc>
        <w:tc>
          <w:tcPr>
            <w:tcW w:w="240" w:type="pct"/>
            <w:vMerge w:val="continue"/>
            <w:vAlign w:val="center"/>
          </w:tcPr>
          <w:p w14:paraId="4ECA5DB5">
            <w:pPr>
              <w:pStyle w:val="30"/>
            </w:pPr>
          </w:p>
        </w:tc>
        <w:tc>
          <w:tcPr>
            <w:tcW w:w="570" w:type="pct"/>
            <w:vMerge w:val="continue"/>
            <w:vAlign w:val="center"/>
          </w:tcPr>
          <w:p w14:paraId="4479D09B">
            <w:pPr>
              <w:pStyle w:val="30"/>
            </w:pPr>
          </w:p>
        </w:tc>
        <w:tc>
          <w:tcPr>
            <w:tcW w:w="816" w:type="pct"/>
            <w:vMerge w:val="continue"/>
            <w:vAlign w:val="center"/>
          </w:tcPr>
          <w:p w14:paraId="10449AB6">
            <w:pPr>
              <w:pStyle w:val="30"/>
            </w:pPr>
          </w:p>
        </w:tc>
        <w:tc>
          <w:tcPr>
            <w:tcW w:w="942" w:type="pct"/>
            <w:vMerge w:val="continue"/>
            <w:vAlign w:val="center"/>
          </w:tcPr>
          <w:p w14:paraId="32EFE7C6">
            <w:pPr>
              <w:pStyle w:val="30"/>
            </w:pPr>
          </w:p>
        </w:tc>
        <w:tc>
          <w:tcPr>
            <w:tcW w:w="1146" w:type="pct"/>
            <w:vAlign w:val="center"/>
          </w:tcPr>
          <w:p w14:paraId="389B5E7D">
            <w:pPr>
              <w:pStyle w:val="30"/>
            </w:pPr>
            <w:r>
              <w:rPr>
                <w:rFonts w:hint="eastAsia"/>
              </w:rPr>
              <w:t>数据导入功能</w:t>
            </w:r>
          </w:p>
        </w:tc>
        <w:tc>
          <w:tcPr>
            <w:tcW w:w="240" w:type="pct"/>
            <w:vMerge w:val="continue"/>
            <w:vAlign w:val="center"/>
          </w:tcPr>
          <w:p w14:paraId="3B84A6CB">
            <w:pPr>
              <w:pStyle w:val="30"/>
            </w:pPr>
          </w:p>
        </w:tc>
        <w:tc>
          <w:tcPr>
            <w:tcW w:w="240" w:type="pct"/>
            <w:vMerge w:val="restart"/>
            <w:vAlign w:val="center"/>
          </w:tcPr>
          <w:p w14:paraId="6AFF9B3A">
            <w:pPr>
              <w:pStyle w:val="30"/>
            </w:pPr>
            <w:r>
              <w:rPr>
                <w:rFonts w:hint="eastAsia"/>
              </w:rPr>
              <w:t>2.5</w:t>
            </w:r>
          </w:p>
        </w:tc>
        <w:tc>
          <w:tcPr>
            <w:tcW w:w="258" w:type="pct"/>
            <w:vMerge w:val="continue"/>
            <w:vAlign w:val="center"/>
          </w:tcPr>
          <w:p w14:paraId="6AF2E5F8">
            <w:pPr>
              <w:pStyle w:val="30"/>
            </w:pPr>
          </w:p>
        </w:tc>
        <w:tc>
          <w:tcPr>
            <w:tcW w:w="343" w:type="pct"/>
            <w:vAlign w:val="center"/>
          </w:tcPr>
          <w:p w14:paraId="036D5C80">
            <w:pPr>
              <w:pStyle w:val="30"/>
            </w:pPr>
            <w:r>
              <w:rPr>
                <w:rFonts w:hint="eastAsia"/>
              </w:rPr>
              <w:t>6.1.14.2</w:t>
            </w:r>
          </w:p>
        </w:tc>
      </w:tr>
      <w:tr w14:paraId="5F0F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135D5AB">
            <w:pPr>
              <w:pStyle w:val="30"/>
            </w:pPr>
            <w:r>
              <w:rPr>
                <w:rFonts w:hint="eastAsia"/>
              </w:rPr>
              <w:t>435</w:t>
            </w:r>
          </w:p>
        </w:tc>
        <w:tc>
          <w:tcPr>
            <w:tcW w:w="240" w:type="pct"/>
            <w:vMerge w:val="continue"/>
            <w:vAlign w:val="center"/>
          </w:tcPr>
          <w:p w14:paraId="4952D138">
            <w:pPr>
              <w:pStyle w:val="30"/>
            </w:pPr>
          </w:p>
        </w:tc>
        <w:tc>
          <w:tcPr>
            <w:tcW w:w="570" w:type="pct"/>
            <w:vMerge w:val="continue"/>
            <w:vAlign w:val="center"/>
          </w:tcPr>
          <w:p w14:paraId="093131DB">
            <w:pPr>
              <w:pStyle w:val="30"/>
            </w:pPr>
          </w:p>
        </w:tc>
        <w:tc>
          <w:tcPr>
            <w:tcW w:w="816" w:type="pct"/>
            <w:vMerge w:val="continue"/>
            <w:vAlign w:val="center"/>
          </w:tcPr>
          <w:p w14:paraId="3F52503D">
            <w:pPr>
              <w:pStyle w:val="30"/>
            </w:pPr>
          </w:p>
        </w:tc>
        <w:tc>
          <w:tcPr>
            <w:tcW w:w="942" w:type="pct"/>
            <w:vMerge w:val="continue"/>
            <w:vAlign w:val="center"/>
          </w:tcPr>
          <w:p w14:paraId="53DCF80B">
            <w:pPr>
              <w:pStyle w:val="30"/>
            </w:pPr>
          </w:p>
        </w:tc>
        <w:tc>
          <w:tcPr>
            <w:tcW w:w="1146" w:type="pct"/>
            <w:vAlign w:val="center"/>
          </w:tcPr>
          <w:p w14:paraId="5F24AD90">
            <w:pPr>
              <w:pStyle w:val="30"/>
            </w:pPr>
            <w:r>
              <w:rPr>
                <w:rFonts w:hint="eastAsia"/>
              </w:rPr>
              <w:t>数据导出功能</w:t>
            </w:r>
          </w:p>
        </w:tc>
        <w:tc>
          <w:tcPr>
            <w:tcW w:w="240" w:type="pct"/>
            <w:vMerge w:val="continue"/>
            <w:vAlign w:val="center"/>
          </w:tcPr>
          <w:p w14:paraId="1D2358E9">
            <w:pPr>
              <w:pStyle w:val="30"/>
            </w:pPr>
          </w:p>
        </w:tc>
        <w:tc>
          <w:tcPr>
            <w:tcW w:w="240" w:type="pct"/>
            <w:vMerge w:val="continue"/>
            <w:vAlign w:val="center"/>
          </w:tcPr>
          <w:p w14:paraId="7016B630">
            <w:pPr>
              <w:pStyle w:val="30"/>
            </w:pPr>
          </w:p>
        </w:tc>
        <w:tc>
          <w:tcPr>
            <w:tcW w:w="258" w:type="pct"/>
            <w:vMerge w:val="continue"/>
            <w:vAlign w:val="center"/>
          </w:tcPr>
          <w:p w14:paraId="32583D95">
            <w:pPr>
              <w:pStyle w:val="30"/>
            </w:pPr>
          </w:p>
        </w:tc>
        <w:tc>
          <w:tcPr>
            <w:tcW w:w="343" w:type="pct"/>
            <w:vAlign w:val="center"/>
          </w:tcPr>
          <w:p w14:paraId="7E3F5790">
            <w:pPr>
              <w:pStyle w:val="30"/>
            </w:pPr>
            <w:r>
              <w:rPr>
                <w:rFonts w:hint="eastAsia"/>
              </w:rPr>
              <w:t>6.1.14.2</w:t>
            </w:r>
          </w:p>
        </w:tc>
      </w:tr>
      <w:tr w14:paraId="78DEC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6003CDE">
            <w:pPr>
              <w:pStyle w:val="30"/>
            </w:pPr>
            <w:r>
              <w:rPr>
                <w:rFonts w:hint="eastAsia"/>
              </w:rPr>
              <w:t>436</w:t>
            </w:r>
          </w:p>
        </w:tc>
        <w:tc>
          <w:tcPr>
            <w:tcW w:w="240" w:type="pct"/>
            <w:vMerge w:val="continue"/>
            <w:vAlign w:val="center"/>
          </w:tcPr>
          <w:p w14:paraId="322BEFCF">
            <w:pPr>
              <w:pStyle w:val="30"/>
            </w:pPr>
          </w:p>
        </w:tc>
        <w:tc>
          <w:tcPr>
            <w:tcW w:w="570" w:type="pct"/>
            <w:vMerge w:val="continue"/>
            <w:vAlign w:val="center"/>
          </w:tcPr>
          <w:p w14:paraId="5A9BA5E6">
            <w:pPr>
              <w:pStyle w:val="30"/>
            </w:pPr>
          </w:p>
        </w:tc>
        <w:tc>
          <w:tcPr>
            <w:tcW w:w="816" w:type="pct"/>
            <w:vMerge w:val="restart"/>
            <w:vAlign w:val="center"/>
          </w:tcPr>
          <w:p w14:paraId="20385042">
            <w:pPr>
              <w:pStyle w:val="30"/>
            </w:pPr>
            <w:r>
              <w:rPr>
                <w:rFonts w:hint="eastAsia"/>
              </w:rPr>
              <w:t>党员教育初步排摸汇总</w:t>
            </w:r>
          </w:p>
        </w:tc>
        <w:tc>
          <w:tcPr>
            <w:tcW w:w="942" w:type="pct"/>
            <w:vAlign w:val="center"/>
          </w:tcPr>
          <w:p w14:paraId="2B6BB671">
            <w:pPr>
              <w:pStyle w:val="30"/>
            </w:pPr>
            <w:r>
              <w:rPr>
                <w:rFonts w:hint="eastAsia"/>
              </w:rPr>
              <w:t>集团汇总表</w:t>
            </w:r>
          </w:p>
        </w:tc>
        <w:tc>
          <w:tcPr>
            <w:tcW w:w="1146" w:type="pct"/>
            <w:vAlign w:val="center"/>
          </w:tcPr>
          <w:p w14:paraId="5E42C4F2">
            <w:pPr>
              <w:pStyle w:val="30"/>
            </w:pPr>
          </w:p>
        </w:tc>
        <w:tc>
          <w:tcPr>
            <w:tcW w:w="240" w:type="pct"/>
            <w:vMerge w:val="restart"/>
            <w:vAlign w:val="center"/>
          </w:tcPr>
          <w:p w14:paraId="428A6516">
            <w:pPr>
              <w:pStyle w:val="30"/>
            </w:pPr>
            <w:r>
              <w:rPr>
                <w:rFonts w:hint="eastAsia"/>
              </w:rPr>
              <w:t>1</w:t>
            </w:r>
          </w:p>
        </w:tc>
        <w:tc>
          <w:tcPr>
            <w:tcW w:w="240" w:type="pct"/>
            <w:vAlign w:val="center"/>
          </w:tcPr>
          <w:p w14:paraId="5254C96B">
            <w:pPr>
              <w:pStyle w:val="30"/>
            </w:pPr>
            <w:r>
              <w:rPr>
                <w:rFonts w:hint="eastAsia"/>
              </w:rPr>
              <w:t>2.5</w:t>
            </w:r>
          </w:p>
        </w:tc>
        <w:tc>
          <w:tcPr>
            <w:tcW w:w="258" w:type="pct"/>
            <w:vMerge w:val="restart"/>
            <w:vAlign w:val="center"/>
          </w:tcPr>
          <w:p w14:paraId="19BFF234">
            <w:pPr>
              <w:pStyle w:val="30"/>
            </w:pPr>
            <w:r>
              <w:rPr>
                <w:rFonts w:hint="eastAsia"/>
              </w:rPr>
              <w:t>2.5</w:t>
            </w:r>
          </w:p>
        </w:tc>
        <w:tc>
          <w:tcPr>
            <w:tcW w:w="343" w:type="pct"/>
            <w:vAlign w:val="center"/>
          </w:tcPr>
          <w:p w14:paraId="73BB70AE">
            <w:pPr>
              <w:pStyle w:val="30"/>
            </w:pPr>
            <w:r>
              <w:rPr>
                <w:rFonts w:hint="eastAsia"/>
              </w:rPr>
              <w:t>6.1.14.2</w:t>
            </w:r>
          </w:p>
        </w:tc>
      </w:tr>
      <w:tr w14:paraId="0C3F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4B0CE9F">
            <w:pPr>
              <w:pStyle w:val="30"/>
            </w:pPr>
            <w:r>
              <w:rPr>
                <w:rFonts w:hint="eastAsia"/>
              </w:rPr>
              <w:t>437</w:t>
            </w:r>
          </w:p>
        </w:tc>
        <w:tc>
          <w:tcPr>
            <w:tcW w:w="240" w:type="pct"/>
            <w:vMerge w:val="continue"/>
            <w:vAlign w:val="center"/>
          </w:tcPr>
          <w:p w14:paraId="5DF35BE3">
            <w:pPr>
              <w:pStyle w:val="30"/>
            </w:pPr>
          </w:p>
        </w:tc>
        <w:tc>
          <w:tcPr>
            <w:tcW w:w="570" w:type="pct"/>
            <w:vMerge w:val="continue"/>
            <w:vAlign w:val="center"/>
          </w:tcPr>
          <w:p w14:paraId="5C190129">
            <w:pPr>
              <w:pStyle w:val="30"/>
            </w:pPr>
          </w:p>
        </w:tc>
        <w:tc>
          <w:tcPr>
            <w:tcW w:w="816" w:type="pct"/>
            <w:vMerge w:val="continue"/>
            <w:vAlign w:val="center"/>
          </w:tcPr>
          <w:p w14:paraId="464E58BD">
            <w:pPr>
              <w:pStyle w:val="30"/>
            </w:pPr>
          </w:p>
        </w:tc>
        <w:tc>
          <w:tcPr>
            <w:tcW w:w="942" w:type="pct"/>
            <w:vAlign w:val="center"/>
          </w:tcPr>
          <w:p w14:paraId="46AF1224">
            <w:pPr>
              <w:pStyle w:val="30"/>
            </w:pPr>
            <w:r>
              <w:rPr>
                <w:rFonts w:hint="eastAsia"/>
              </w:rPr>
              <w:t>集团企业明细信息表</w:t>
            </w:r>
          </w:p>
        </w:tc>
        <w:tc>
          <w:tcPr>
            <w:tcW w:w="1146" w:type="pct"/>
            <w:vAlign w:val="center"/>
          </w:tcPr>
          <w:p w14:paraId="4557D3DB">
            <w:pPr>
              <w:pStyle w:val="30"/>
            </w:pPr>
          </w:p>
        </w:tc>
        <w:tc>
          <w:tcPr>
            <w:tcW w:w="240" w:type="pct"/>
            <w:vMerge w:val="continue"/>
            <w:vAlign w:val="center"/>
          </w:tcPr>
          <w:p w14:paraId="55675E29">
            <w:pPr>
              <w:pStyle w:val="30"/>
            </w:pPr>
          </w:p>
        </w:tc>
        <w:tc>
          <w:tcPr>
            <w:tcW w:w="240" w:type="pct"/>
            <w:vAlign w:val="center"/>
          </w:tcPr>
          <w:p w14:paraId="7994306B">
            <w:pPr>
              <w:pStyle w:val="30"/>
            </w:pPr>
            <w:r>
              <w:rPr>
                <w:rFonts w:hint="eastAsia"/>
              </w:rPr>
              <w:t>2.5</w:t>
            </w:r>
          </w:p>
        </w:tc>
        <w:tc>
          <w:tcPr>
            <w:tcW w:w="258" w:type="pct"/>
            <w:vMerge w:val="continue"/>
            <w:vAlign w:val="center"/>
          </w:tcPr>
          <w:p w14:paraId="45127DCB">
            <w:pPr>
              <w:pStyle w:val="30"/>
            </w:pPr>
          </w:p>
        </w:tc>
        <w:tc>
          <w:tcPr>
            <w:tcW w:w="343" w:type="pct"/>
            <w:vAlign w:val="center"/>
          </w:tcPr>
          <w:p w14:paraId="7170B793">
            <w:pPr>
              <w:pStyle w:val="30"/>
            </w:pPr>
            <w:r>
              <w:rPr>
                <w:rFonts w:hint="eastAsia"/>
              </w:rPr>
              <w:t>6.1.14.2</w:t>
            </w:r>
          </w:p>
        </w:tc>
      </w:tr>
      <w:tr w14:paraId="4FBD1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91E01AC">
            <w:pPr>
              <w:pStyle w:val="30"/>
            </w:pPr>
            <w:r>
              <w:rPr>
                <w:rFonts w:hint="eastAsia"/>
              </w:rPr>
              <w:t>438</w:t>
            </w:r>
          </w:p>
        </w:tc>
        <w:tc>
          <w:tcPr>
            <w:tcW w:w="240" w:type="pct"/>
            <w:vMerge w:val="continue"/>
            <w:vAlign w:val="center"/>
          </w:tcPr>
          <w:p w14:paraId="0F332C9B">
            <w:pPr>
              <w:pStyle w:val="30"/>
            </w:pPr>
          </w:p>
        </w:tc>
        <w:tc>
          <w:tcPr>
            <w:tcW w:w="570" w:type="pct"/>
            <w:vMerge w:val="continue"/>
            <w:vAlign w:val="center"/>
          </w:tcPr>
          <w:p w14:paraId="3942F95F">
            <w:pPr>
              <w:pStyle w:val="30"/>
            </w:pPr>
          </w:p>
        </w:tc>
        <w:tc>
          <w:tcPr>
            <w:tcW w:w="816" w:type="pct"/>
            <w:vMerge w:val="continue"/>
            <w:vAlign w:val="center"/>
          </w:tcPr>
          <w:p w14:paraId="59657ACA">
            <w:pPr>
              <w:pStyle w:val="30"/>
            </w:pPr>
          </w:p>
        </w:tc>
        <w:tc>
          <w:tcPr>
            <w:tcW w:w="942" w:type="pct"/>
            <w:vAlign w:val="center"/>
          </w:tcPr>
          <w:p w14:paraId="252489F3">
            <w:pPr>
              <w:pStyle w:val="30"/>
            </w:pPr>
            <w:r>
              <w:rPr>
                <w:rFonts w:hint="eastAsia"/>
              </w:rPr>
              <w:t>市国资系统党员教育点位排摸填报</w:t>
            </w:r>
          </w:p>
        </w:tc>
        <w:tc>
          <w:tcPr>
            <w:tcW w:w="1146" w:type="pct"/>
            <w:vAlign w:val="center"/>
          </w:tcPr>
          <w:p w14:paraId="05CCFEB5">
            <w:pPr>
              <w:pStyle w:val="30"/>
            </w:pPr>
          </w:p>
        </w:tc>
        <w:tc>
          <w:tcPr>
            <w:tcW w:w="240" w:type="pct"/>
            <w:vMerge w:val="continue"/>
            <w:vAlign w:val="center"/>
          </w:tcPr>
          <w:p w14:paraId="2454078C">
            <w:pPr>
              <w:pStyle w:val="30"/>
            </w:pPr>
          </w:p>
        </w:tc>
        <w:tc>
          <w:tcPr>
            <w:tcW w:w="240" w:type="pct"/>
            <w:vAlign w:val="center"/>
          </w:tcPr>
          <w:p w14:paraId="46B25CA0">
            <w:pPr>
              <w:pStyle w:val="30"/>
            </w:pPr>
            <w:r>
              <w:rPr>
                <w:rFonts w:hint="eastAsia"/>
              </w:rPr>
              <w:t>2.5</w:t>
            </w:r>
          </w:p>
        </w:tc>
        <w:tc>
          <w:tcPr>
            <w:tcW w:w="258" w:type="pct"/>
            <w:vMerge w:val="continue"/>
            <w:vAlign w:val="center"/>
          </w:tcPr>
          <w:p w14:paraId="43984D00">
            <w:pPr>
              <w:pStyle w:val="30"/>
            </w:pPr>
          </w:p>
        </w:tc>
        <w:tc>
          <w:tcPr>
            <w:tcW w:w="343" w:type="pct"/>
            <w:vAlign w:val="center"/>
          </w:tcPr>
          <w:p w14:paraId="44CEE1E6">
            <w:pPr>
              <w:pStyle w:val="30"/>
            </w:pPr>
            <w:r>
              <w:rPr>
                <w:rFonts w:hint="eastAsia"/>
              </w:rPr>
              <w:t>6.1.14.2</w:t>
            </w:r>
          </w:p>
        </w:tc>
      </w:tr>
      <w:tr w14:paraId="27623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2492F6B5">
            <w:pPr>
              <w:pStyle w:val="30"/>
            </w:pPr>
            <w:r>
              <w:rPr>
                <w:rFonts w:hint="eastAsia"/>
              </w:rPr>
              <w:t>439</w:t>
            </w:r>
          </w:p>
        </w:tc>
        <w:tc>
          <w:tcPr>
            <w:tcW w:w="240" w:type="pct"/>
            <w:vMerge w:val="restart"/>
            <w:vAlign w:val="center"/>
          </w:tcPr>
          <w:p w14:paraId="350F4A8E">
            <w:pPr>
              <w:pStyle w:val="30"/>
            </w:pPr>
            <w:r>
              <w:rPr>
                <w:rFonts w:hint="eastAsia"/>
              </w:rPr>
              <w:t>全面风险预警子系统（宣传部功能模块）</w:t>
            </w:r>
          </w:p>
        </w:tc>
        <w:tc>
          <w:tcPr>
            <w:tcW w:w="570" w:type="pct"/>
            <w:vMerge w:val="restart"/>
            <w:vAlign w:val="center"/>
          </w:tcPr>
          <w:p w14:paraId="26AC0A65">
            <w:pPr>
              <w:pStyle w:val="30"/>
            </w:pPr>
            <w:r>
              <w:rPr>
                <w:rFonts w:hint="eastAsia"/>
              </w:rPr>
              <w:t>宣传部预警内容看板模块</w:t>
            </w:r>
          </w:p>
        </w:tc>
        <w:tc>
          <w:tcPr>
            <w:tcW w:w="816" w:type="pct"/>
            <w:vAlign w:val="center"/>
          </w:tcPr>
          <w:p w14:paraId="3117923E">
            <w:pPr>
              <w:pStyle w:val="30"/>
            </w:pPr>
            <w:r>
              <w:rPr>
                <w:rFonts w:hint="eastAsia"/>
              </w:rPr>
              <w:t>风险预警综合评级</w:t>
            </w:r>
          </w:p>
        </w:tc>
        <w:tc>
          <w:tcPr>
            <w:tcW w:w="942" w:type="pct"/>
            <w:vAlign w:val="center"/>
          </w:tcPr>
          <w:p w14:paraId="70522E49">
            <w:pPr>
              <w:pStyle w:val="30"/>
            </w:pPr>
            <w:r>
              <w:rPr>
                <w:rFonts w:hint="eastAsia"/>
              </w:rPr>
              <w:t>风险预警综合评级</w:t>
            </w:r>
          </w:p>
        </w:tc>
        <w:tc>
          <w:tcPr>
            <w:tcW w:w="1146" w:type="pct"/>
            <w:vAlign w:val="center"/>
          </w:tcPr>
          <w:p w14:paraId="1BC69797">
            <w:pPr>
              <w:pStyle w:val="30"/>
            </w:pPr>
          </w:p>
        </w:tc>
        <w:tc>
          <w:tcPr>
            <w:tcW w:w="240" w:type="pct"/>
            <w:vAlign w:val="center"/>
          </w:tcPr>
          <w:p w14:paraId="2CB23314">
            <w:pPr>
              <w:pStyle w:val="30"/>
            </w:pPr>
            <w:r>
              <w:rPr>
                <w:rFonts w:hint="eastAsia"/>
              </w:rPr>
              <w:t>1</w:t>
            </w:r>
          </w:p>
        </w:tc>
        <w:tc>
          <w:tcPr>
            <w:tcW w:w="240" w:type="pct"/>
            <w:vAlign w:val="center"/>
          </w:tcPr>
          <w:p w14:paraId="4B5E5B16">
            <w:pPr>
              <w:pStyle w:val="30"/>
            </w:pPr>
            <w:r>
              <w:rPr>
                <w:rFonts w:hint="eastAsia"/>
              </w:rPr>
              <w:t>2.5</w:t>
            </w:r>
          </w:p>
        </w:tc>
        <w:tc>
          <w:tcPr>
            <w:tcW w:w="258" w:type="pct"/>
            <w:vAlign w:val="center"/>
          </w:tcPr>
          <w:p w14:paraId="7DD92624">
            <w:pPr>
              <w:pStyle w:val="30"/>
            </w:pPr>
            <w:r>
              <w:rPr>
                <w:rFonts w:hint="eastAsia"/>
              </w:rPr>
              <w:t>2.5</w:t>
            </w:r>
          </w:p>
        </w:tc>
        <w:tc>
          <w:tcPr>
            <w:tcW w:w="343" w:type="pct"/>
            <w:vAlign w:val="center"/>
          </w:tcPr>
          <w:p w14:paraId="0E993A67">
            <w:pPr>
              <w:pStyle w:val="30"/>
            </w:pPr>
            <w:r>
              <w:rPr>
                <w:rFonts w:hint="eastAsia"/>
              </w:rPr>
              <w:t>6.1.15.1</w:t>
            </w:r>
          </w:p>
        </w:tc>
      </w:tr>
      <w:tr w14:paraId="720DE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7DD903C2">
            <w:pPr>
              <w:pStyle w:val="30"/>
            </w:pPr>
            <w:r>
              <w:rPr>
                <w:rFonts w:hint="eastAsia"/>
              </w:rPr>
              <w:t>440</w:t>
            </w:r>
          </w:p>
        </w:tc>
        <w:tc>
          <w:tcPr>
            <w:tcW w:w="240" w:type="pct"/>
            <w:vMerge w:val="continue"/>
            <w:vAlign w:val="center"/>
          </w:tcPr>
          <w:p w14:paraId="0972130E">
            <w:pPr>
              <w:pStyle w:val="30"/>
            </w:pPr>
          </w:p>
        </w:tc>
        <w:tc>
          <w:tcPr>
            <w:tcW w:w="570" w:type="pct"/>
            <w:vMerge w:val="continue"/>
            <w:vAlign w:val="center"/>
          </w:tcPr>
          <w:p w14:paraId="7851B103">
            <w:pPr>
              <w:pStyle w:val="30"/>
            </w:pPr>
          </w:p>
        </w:tc>
        <w:tc>
          <w:tcPr>
            <w:tcW w:w="816" w:type="pct"/>
            <w:vMerge w:val="restart"/>
            <w:vAlign w:val="center"/>
          </w:tcPr>
          <w:p w14:paraId="7100B161">
            <w:pPr>
              <w:pStyle w:val="30"/>
            </w:pPr>
            <w:r>
              <w:rPr>
                <w:rFonts w:hint="eastAsia"/>
              </w:rPr>
              <w:t>宣传部总览看板</w:t>
            </w:r>
          </w:p>
        </w:tc>
        <w:tc>
          <w:tcPr>
            <w:tcW w:w="942" w:type="pct"/>
            <w:vAlign w:val="center"/>
          </w:tcPr>
          <w:p w14:paraId="42A1C8A7">
            <w:pPr>
              <w:pStyle w:val="30"/>
            </w:pPr>
            <w:r>
              <w:rPr>
                <w:rFonts w:hint="eastAsia"/>
              </w:rPr>
              <w:t>宣传部总览看板-综合R值年度看板</w:t>
            </w:r>
          </w:p>
        </w:tc>
        <w:tc>
          <w:tcPr>
            <w:tcW w:w="1146" w:type="pct"/>
            <w:vAlign w:val="center"/>
          </w:tcPr>
          <w:p w14:paraId="539B9698">
            <w:pPr>
              <w:pStyle w:val="30"/>
            </w:pPr>
          </w:p>
        </w:tc>
        <w:tc>
          <w:tcPr>
            <w:tcW w:w="240" w:type="pct"/>
            <w:vMerge w:val="restart"/>
            <w:vAlign w:val="center"/>
          </w:tcPr>
          <w:p w14:paraId="12ED1C97">
            <w:pPr>
              <w:pStyle w:val="30"/>
            </w:pPr>
            <w:r>
              <w:rPr>
                <w:rFonts w:hint="eastAsia"/>
              </w:rPr>
              <w:t>3</w:t>
            </w:r>
          </w:p>
        </w:tc>
        <w:tc>
          <w:tcPr>
            <w:tcW w:w="240" w:type="pct"/>
            <w:vAlign w:val="center"/>
          </w:tcPr>
          <w:p w14:paraId="2D6E7864">
            <w:pPr>
              <w:pStyle w:val="30"/>
            </w:pPr>
            <w:r>
              <w:rPr>
                <w:rFonts w:hint="eastAsia"/>
              </w:rPr>
              <w:t>2.5</w:t>
            </w:r>
          </w:p>
        </w:tc>
        <w:tc>
          <w:tcPr>
            <w:tcW w:w="258" w:type="pct"/>
            <w:vMerge w:val="restart"/>
            <w:vAlign w:val="center"/>
          </w:tcPr>
          <w:p w14:paraId="020D5C43">
            <w:pPr>
              <w:pStyle w:val="30"/>
            </w:pPr>
            <w:r>
              <w:rPr>
                <w:rFonts w:hint="eastAsia"/>
              </w:rPr>
              <w:t>7.5</w:t>
            </w:r>
          </w:p>
        </w:tc>
        <w:tc>
          <w:tcPr>
            <w:tcW w:w="343" w:type="pct"/>
            <w:vAlign w:val="center"/>
          </w:tcPr>
          <w:p w14:paraId="55993833">
            <w:pPr>
              <w:pStyle w:val="30"/>
            </w:pPr>
            <w:r>
              <w:rPr>
                <w:rFonts w:hint="eastAsia"/>
              </w:rPr>
              <w:t>6.1.15.1</w:t>
            </w:r>
          </w:p>
        </w:tc>
      </w:tr>
      <w:tr w14:paraId="3044E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1BB430FC">
            <w:pPr>
              <w:pStyle w:val="30"/>
            </w:pPr>
            <w:r>
              <w:rPr>
                <w:rFonts w:hint="eastAsia"/>
              </w:rPr>
              <w:t>441</w:t>
            </w:r>
          </w:p>
        </w:tc>
        <w:tc>
          <w:tcPr>
            <w:tcW w:w="240" w:type="pct"/>
            <w:vMerge w:val="continue"/>
            <w:vAlign w:val="center"/>
          </w:tcPr>
          <w:p w14:paraId="6AC7F3E8">
            <w:pPr>
              <w:pStyle w:val="30"/>
            </w:pPr>
          </w:p>
        </w:tc>
        <w:tc>
          <w:tcPr>
            <w:tcW w:w="570" w:type="pct"/>
            <w:vMerge w:val="continue"/>
            <w:vAlign w:val="center"/>
          </w:tcPr>
          <w:p w14:paraId="13E50C9C">
            <w:pPr>
              <w:pStyle w:val="30"/>
            </w:pPr>
          </w:p>
        </w:tc>
        <w:tc>
          <w:tcPr>
            <w:tcW w:w="816" w:type="pct"/>
            <w:vMerge w:val="continue"/>
            <w:vAlign w:val="center"/>
          </w:tcPr>
          <w:p w14:paraId="552183ED">
            <w:pPr>
              <w:pStyle w:val="30"/>
            </w:pPr>
          </w:p>
        </w:tc>
        <w:tc>
          <w:tcPr>
            <w:tcW w:w="942" w:type="pct"/>
            <w:vAlign w:val="center"/>
          </w:tcPr>
          <w:p w14:paraId="01CF1157">
            <w:pPr>
              <w:pStyle w:val="30"/>
            </w:pPr>
            <w:r>
              <w:rPr>
                <w:rFonts w:hint="eastAsia"/>
              </w:rPr>
              <w:t>宣传部总览看板-综合R值月度看板</w:t>
            </w:r>
          </w:p>
        </w:tc>
        <w:tc>
          <w:tcPr>
            <w:tcW w:w="1146" w:type="pct"/>
            <w:vAlign w:val="center"/>
          </w:tcPr>
          <w:p w14:paraId="7FD8DBD7">
            <w:pPr>
              <w:pStyle w:val="30"/>
            </w:pPr>
          </w:p>
        </w:tc>
        <w:tc>
          <w:tcPr>
            <w:tcW w:w="240" w:type="pct"/>
            <w:vMerge w:val="continue"/>
            <w:vAlign w:val="center"/>
          </w:tcPr>
          <w:p w14:paraId="3D76D1E0">
            <w:pPr>
              <w:pStyle w:val="30"/>
            </w:pPr>
          </w:p>
        </w:tc>
        <w:tc>
          <w:tcPr>
            <w:tcW w:w="240" w:type="pct"/>
            <w:vAlign w:val="center"/>
          </w:tcPr>
          <w:p w14:paraId="125E5838">
            <w:pPr>
              <w:pStyle w:val="30"/>
            </w:pPr>
            <w:r>
              <w:rPr>
                <w:rFonts w:hint="eastAsia"/>
              </w:rPr>
              <w:t>2.5</w:t>
            </w:r>
          </w:p>
        </w:tc>
        <w:tc>
          <w:tcPr>
            <w:tcW w:w="258" w:type="pct"/>
            <w:vMerge w:val="continue"/>
            <w:vAlign w:val="center"/>
          </w:tcPr>
          <w:p w14:paraId="486B07A7">
            <w:pPr>
              <w:pStyle w:val="30"/>
            </w:pPr>
          </w:p>
        </w:tc>
        <w:tc>
          <w:tcPr>
            <w:tcW w:w="343" w:type="pct"/>
            <w:vAlign w:val="center"/>
          </w:tcPr>
          <w:p w14:paraId="4D116B0F">
            <w:pPr>
              <w:pStyle w:val="30"/>
            </w:pPr>
            <w:r>
              <w:rPr>
                <w:rFonts w:hint="eastAsia"/>
              </w:rPr>
              <w:t>6.1.15.1</w:t>
            </w:r>
          </w:p>
        </w:tc>
      </w:tr>
      <w:tr w14:paraId="2DA8A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5F387499">
            <w:pPr>
              <w:pStyle w:val="30"/>
            </w:pPr>
            <w:r>
              <w:rPr>
                <w:rFonts w:hint="eastAsia"/>
              </w:rPr>
              <w:t>442</w:t>
            </w:r>
          </w:p>
        </w:tc>
        <w:tc>
          <w:tcPr>
            <w:tcW w:w="240" w:type="pct"/>
            <w:vMerge w:val="continue"/>
            <w:vAlign w:val="center"/>
          </w:tcPr>
          <w:p w14:paraId="13DE03ED">
            <w:pPr>
              <w:pStyle w:val="30"/>
            </w:pPr>
          </w:p>
        </w:tc>
        <w:tc>
          <w:tcPr>
            <w:tcW w:w="570" w:type="pct"/>
            <w:vMerge w:val="continue"/>
            <w:vAlign w:val="center"/>
          </w:tcPr>
          <w:p w14:paraId="4749559E">
            <w:pPr>
              <w:pStyle w:val="30"/>
            </w:pPr>
          </w:p>
        </w:tc>
        <w:tc>
          <w:tcPr>
            <w:tcW w:w="816" w:type="pct"/>
            <w:vMerge w:val="continue"/>
            <w:vAlign w:val="center"/>
          </w:tcPr>
          <w:p w14:paraId="636662EA">
            <w:pPr>
              <w:pStyle w:val="30"/>
            </w:pPr>
          </w:p>
        </w:tc>
        <w:tc>
          <w:tcPr>
            <w:tcW w:w="942" w:type="pct"/>
            <w:vAlign w:val="center"/>
          </w:tcPr>
          <w:p w14:paraId="69EDA703">
            <w:pPr>
              <w:pStyle w:val="30"/>
            </w:pPr>
            <w:r>
              <w:rPr>
                <w:rFonts w:hint="eastAsia"/>
              </w:rPr>
              <w:t>宣传部总览看板-风险敞口年度看板</w:t>
            </w:r>
          </w:p>
        </w:tc>
        <w:tc>
          <w:tcPr>
            <w:tcW w:w="1146" w:type="pct"/>
            <w:vAlign w:val="center"/>
          </w:tcPr>
          <w:p w14:paraId="5D2D0F88">
            <w:pPr>
              <w:pStyle w:val="30"/>
            </w:pPr>
          </w:p>
        </w:tc>
        <w:tc>
          <w:tcPr>
            <w:tcW w:w="240" w:type="pct"/>
            <w:vMerge w:val="continue"/>
            <w:vAlign w:val="center"/>
          </w:tcPr>
          <w:p w14:paraId="24B9AE66">
            <w:pPr>
              <w:pStyle w:val="30"/>
            </w:pPr>
          </w:p>
        </w:tc>
        <w:tc>
          <w:tcPr>
            <w:tcW w:w="240" w:type="pct"/>
            <w:vAlign w:val="center"/>
          </w:tcPr>
          <w:p w14:paraId="0264384E">
            <w:pPr>
              <w:pStyle w:val="30"/>
            </w:pPr>
            <w:r>
              <w:rPr>
                <w:rFonts w:hint="eastAsia"/>
              </w:rPr>
              <w:t>2.5</w:t>
            </w:r>
          </w:p>
        </w:tc>
        <w:tc>
          <w:tcPr>
            <w:tcW w:w="258" w:type="pct"/>
            <w:vMerge w:val="continue"/>
            <w:vAlign w:val="center"/>
          </w:tcPr>
          <w:p w14:paraId="59D0B31E">
            <w:pPr>
              <w:pStyle w:val="30"/>
            </w:pPr>
          </w:p>
        </w:tc>
        <w:tc>
          <w:tcPr>
            <w:tcW w:w="343" w:type="pct"/>
            <w:vAlign w:val="center"/>
          </w:tcPr>
          <w:p w14:paraId="36747B3D">
            <w:pPr>
              <w:pStyle w:val="30"/>
            </w:pPr>
            <w:r>
              <w:rPr>
                <w:rFonts w:hint="eastAsia"/>
              </w:rPr>
              <w:t>6.1.15.1</w:t>
            </w:r>
          </w:p>
        </w:tc>
      </w:tr>
      <w:tr w14:paraId="6E88E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3B498770">
            <w:pPr>
              <w:pStyle w:val="30"/>
            </w:pPr>
            <w:r>
              <w:rPr>
                <w:rFonts w:hint="eastAsia"/>
              </w:rPr>
              <w:t>443</w:t>
            </w:r>
          </w:p>
        </w:tc>
        <w:tc>
          <w:tcPr>
            <w:tcW w:w="240" w:type="pct"/>
            <w:vMerge w:val="continue"/>
            <w:vAlign w:val="center"/>
          </w:tcPr>
          <w:p w14:paraId="0EDDB925">
            <w:pPr>
              <w:pStyle w:val="30"/>
            </w:pPr>
          </w:p>
        </w:tc>
        <w:tc>
          <w:tcPr>
            <w:tcW w:w="570" w:type="pct"/>
            <w:vMerge w:val="continue"/>
            <w:vAlign w:val="center"/>
          </w:tcPr>
          <w:p w14:paraId="6B1471AB">
            <w:pPr>
              <w:pStyle w:val="30"/>
            </w:pPr>
          </w:p>
        </w:tc>
        <w:tc>
          <w:tcPr>
            <w:tcW w:w="816" w:type="pct"/>
            <w:vMerge w:val="continue"/>
            <w:vAlign w:val="center"/>
          </w:tcPr>
          <w:p w14:paraId="0A5993ED">
            <w:pPr>
              <w:pStyle w:val="30"/>
            </w:pPr>
          </w:p>
        </w:tc>
        <w:tc>
          <w:tcPr>
            <w:tcW w:w="942" w:type="pct"/>
            <w:vAlign w:val="center"/>
          </w:tcPr>
          <w:p w14:paraId="298CA6AB">
            <w:pPr>
              <w:pStyle w:val="30"/>
            </w:pPr>
            <w:r>
              <w:rPr>
                <w:rFonts w:hint="eastAsia"/>
              </w:rPr>
              <w:t>宣传部总览看板-风险敞口月度看板</w:t>
            </w:r>
          </w:p>
        </w:tc>
        <w:tc>
          <w:tcPr>
            <w:tcW w:w="1146" w:type="pct"/>
            <w:vAlign w:val="center"/>
          </w:tcPr>
          <w:p w14:paraId="13E2B11C">
            <w:pPr>
              <w:pStyle w:val="30"/>
            </w:pPr>
          </w:p>
        </w:tc>
        <w:tc>
          <w:tcPr>
            <w:tcW w:w="240" w:type="pct"/>
            <w:vMerge w:val="continue"/>
            <w:vAlign w:val="center"/>
          </w:tcPr>
          <w:p w14:paraId="7AB1417B">
            <w:pPr>
              <w:pStyle w:val="30"/>
            </w:pPr>
          </w:p>
        </w:tc>
        <w:tc>
          <w:tcPr>
            <w:tcW w:w="240" w:type="pct"/>
            <w:vAlign w:val="center"/>
          </w:tcPr>
          <w:p w14:paraId="7D2A025E">
            <w:pPr>
              <w:pStyle w:val="30"/>
            </w:pPr>
            <w:r>
              <w:rPr>
                <w:rFonts w:hint="eastAsia"/>
              </w:rPr>
              <w:t>2.5</w:t>
            </w:r>
          </w:p>
        </w:tc>
        <w:tc>
          <w:tcPr>
            <w:tcW w:w="258" w:type="pct"/>
            <w:vMerge w:val="continue"/>
            <w:vAlign w:val="center"/>
          </w:tcPr>
          <w:p w14:paraId="4FA9C58F">
            <w:pPr>
              <w:pStyle w:val="30"/>
            </w:pPr>
          </w:p>
        </w:tc>
        <w:tc>
          <w:tcPr>
            <w:tcW w:w="343" w:type="pct"/>
            <w:vAlign w:val="center"/>
          </w:tcPr>
          <w:p w14:paraId="3F0CF111">
            <w:pPr>
              <w:pStyle w:val="30"/>
            </w:pPr>
            <w:r>
              <w:rPr>
                <w:rFonts w:hint="eastAsia"/>
              </w:rPr>
              <w:t>6.1.15.1</w:t>
            </w:r>
          </w:p>
        </w:tc>
      </w:tr>
      <w:tr w14:paraId="2CA4C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14CBEA0E">
            <w:pPr>
              <w:pStyle w:val="30"/>
            </w:pPr>
            <w:r>
              <w:rPr>
                <w:rFonts w:hint="eastAsia"/>
              </w:rPr>
              <w:t>444</w:t>
            </w:r>
          </w:p>
        </w:tc>
        <w:tc>
          <w:tcPr>
            <w:tcW w:w="240" w:type="pct"/>
            <w:vMerge w:val="continue"/>
            <w:vAlign w:val="center"/>
          </w:tcPr>
          <w:p w14:paraId="6DDEC950">
            <w:pPr>
              <w:pStyle w:val="30"/>
            </w:pPr>
          </w:p>
        </w:tc>
        <w:tc>
          <w:tcPr>
            <w:tcW w:w="570" w:type="pct"/>
            <w:vMerge w:val="continue"/>
            <w:vAlign w:val="center"/>
          </w:tcPr>
          <w:p w14:paraId="16DE050A">
            <w:pPr>
              <w:pStyle w:val="30"/>
            </w:pPr>
          </w:p>
        </w:tc>
        <w:tc>
          <w:tcPr>
            <w:tcW w:w="816" w:type="pct"/>
            <w:vMerge w:val="continue"/>
            <w:vAlign w:val="center"/>
          </w:tcPr>
          <w:p w14:paraId="5E741797">
            <w:pPr>
              <w:pStyle w:val="30"/>
            </w:pPr>
          </w:p>
        </w:tc>
        <w:tc>
          <w:tcPr>
            <w:tcW w:w="942" w:type="pct"/>
            <w:vAlign w:val="center"/>
          </w:tcPr>
          <w:p w14:paraId="26B9D639">
            <w:pPr>
              <w:pStyle w:val="30"/>
            </w:pPr>
            <w:r>
              <w:rPr>
                <w:rFonts w:hint="eastAsia"/>
              </w:rPr>
              <w:t>宣传部总览看板-领域敞口年度看板</w:t>
            </w:r>
          </w:p>
        </w:tc>
        <w:tc>
          <w:tcPr>
            <w:tcW w:w="1146" w:type="pct"/>
            <w:vAlign w:val="center"/>
          </w:tcPr>
          <w:p w14:paraId="425BFE6E">
            <w:pPr>
              <w:pStyle w:val="30"/>
            </w:pPr>
          </w:p>
        </w:tc>
        <w:tc>
          <w:tcPr>
            <w:tcW w:w="240" w:type="pct"/>
            <w:vMerge w:val="continue"/>
            <w:vAlign w:val="center"/>
          </w:tcPr>
          <w:p w14:paraId="5E3CA4DD">
            <w:pPr>
              <w:pStyle w:val="30"/>
            </w:pPr>
          </w:p>
        </w:tc>
        <w:tc>
          <w:tcPr>
            <w:tcW w:w="240" w:type="pct"/>
            <w:vAlign w:val="center"/>
          </w:tcPr>
          <w:p w14:paraId="578DA97F">
            <w:pPr>
              <w:pStyle w:val="30"/>
            </w:pPr>
            <w:r>
              <w:rPr>
                <w:rFonts w:hint="eastAsia"/>
              </w:rPr>
              <w:t>2.5</w:t>
            </w:r>
          </w:p>
        </w:tc>
        <w:tc>
          <w:tcPr>
            <w:tcW w:w="258" w:type="pct"/>
            <w:vMerge w:val="continue"/>
            <w:vAlign w:val="center"/>
          </w:tcPr>
          <w:p w14:paraId="70AC4699">
            <w:pPr>
              <w:pStyle w:val="30"/>
            </w:pPr>
          </w:p>
        </w:tc>
        <w:tc>
          <w:tcPr>
            <w:tcW w:w="343" w:type="pct"/>
            <w:vAlign w:val="center"/>
          </w:tcPr>
          <w:p w14:paraId="1C1D5724">
            <w:pPr>
              <w:pStyle w:val="30"/>
            </w:pPr>
            <w:r>
              <w:rPr>
                <w:rFonts w:hint="eastAsia"/>
              </w:rPr>
              <w:t>6.1.15.1</w:t>
            </w:r>
          </w:p>
        </w:tc>
      </w:tr>
      <w:tr w14:paraId="1270F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48913D57">
            <w:pPr>
              <w:pStyle w:val="30"/>
            </w:pPr>
            <w:r>
              <w:rPr>
                <w:rFonts w:hint="eastAsia"/>
              </w:rPr>
              <w:t>445</w:t>
            </w:r>
          </w:p>
        </w:tc>
        <w:tc>
          <w:tcPr>
            <w:tcW w:w="240" w:type="pct"/>
            <w:vMerge w:val="continue"/>
            <w:vAlign w:val="center"/>
          </w:tcPr>
          <w:p w14:paraId="06EB0BD9">
            <w:pPr>
              <w:pStyle w:val="30"/>
            </w:pPr>
          </w:p>
        </w:tc>
        <w:tc>
          <w:tcPr>
            <w:tcW w:w="570" w:type="pct"/>
            <w:vMerge w:val="continue"/>
            <w:vAlign w:val="center"/>
          </w:tcPr>
          <w:p w14:paraId="02324420">
            <w:pPr>
              <w:pStyle w:val="30"/>
            </w:pPr>
          </w:p>
        </w:tc>
        <w:tc>
          <w:tcPr>
            <w:tcW w:w="816" w:type="pct"/>
            <w:vMerge w:val="continue"/>
            <w:vAlign w:val="center"/>
          </w:tcPr>
          <w:p w14:paraId="5D6C2D41">
            <w:pPr>
              <w:pStyle w:val="30"/>
            </w:pPr>
          </w:p>
        </w:tc>
        <w:tc>
          <w:tcPr>
            <w:tcW w:w="942" w:type="pct"/>
            <w:vAlign w:val="center"/>
          </w:tcPr>
          <w:p w14:paraId="1A110836">
            <w:pPr>
              <w:pStyle w:val="30"/>
            </w:pPr>
            <w:r>
              <w:rPr>
                <w:rFonts w:hint="eastAsia"/>
              </w:rPr>
              <w:t>宣传部总览看板-领域敞口月度看板</w:t>
            </w:r>
          </w:p>
        </w:tc>
        <w:tc>
          <w:tcPr>
            <w:tcW w:w="1146" w:type="pct"/>
            <w:vAlign w:val="center"/>
          </w:tcPr>
          <w:p w14:paraId="1A74B1D2">
            <w:pPr>
              <w:pStyle w:val="30"/>
            </w:pPr>
          </w:p>
        </w:tc>
        <w:tc>
          <w:tcPr>
            <w:tcW w:w="240" w:type="pct"/>
            <w:vMerge w:val="continue"/>
            <w:vAlign w:val="center"/>
          </w:tcPr>
          <w:p w14:paraId="09D69398">
            <w:pPr>
              <w:pStyle w:val="30"/>
            </w:pPr>
          </w:p>
        </w:tc>
        <w:tc>
          <w:tcPr>
            <w:tcW w:w="240" w:type="pct"/>
            <w:vAlign w:val="center"/>
          </w:tcPr>
          <w:p w14:paraId="07E8DA94">
            <w:pPr>
              <w:pStyle w:val="30"/>
            </w:pPr>
            <w:r>
              <w:rPr>
                <w:rFonts w:hint="eastAsia"/>
              </w:rPr>
              <w:t>2.5</w:t>
            </w:r>
          </w:p>
        </w:tc>
        <w:tc>
          <w:tcPr>
            <w:tcW w:w="258" w:type="pct"/>
            <w:vMerge w:val="continue"/>
            <w:vAlign w:val="center"/>
          </w:tcPr>
          <w:p w14:paraId="0B1627A0">
            <w:pPr>
              <w:pStyle w:val="30"/>
            </w:pPr>
          </w:p>
        </w:tc>
        <w:tc>
          <w:tcPr>
            <w:tcW w:w="343" w:type="pct"/>
            <w:vAlign w:val="center"/>
          </w:tcPr>
          <w:p w14:paraId="6BFAE004">
            <w:pPr>
              <w:pStyle w:val="30"/>
            </w:pPr>
            <w:r>
              <w:rPr>
                <w:rFonts w:hint="eastAsia"/>
              </w:rPr>
              <w:t>6.1.15.1</w:t>
            </w:r>
          </w:p>
        </w:tc>
      </w:tr>
      <w:tr w14:paraId="27ADE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1D3430B">
            <w:pPr>
              <w:pStyle w:val="30"/>
            </w:pPr>
            <w:r>
              <w:rPr>
                <w:rFonts w:hint="eastAsia"/>
              </w:rPr>
              <w:t>446</w:t>
            </w:r>
          </w:p>
        </w:tc>
        <w:tc>
          <w:tcPr>
            <w:tcW w:w="240" w:type="pct"/>
            <w:vMerge w:val="continue"/>
            <w:vAlign w:val="center"/>
          </w:tcPr>
          <w:p w14:paraId="70BFAA8D">
            <w:pPr>
              <w:pStyle w:val="30"/>
            </w:pPr>
          </w:p>
        </w:tc>
        <w:tc>
          <w:tcPr>
            <w:tcW w:w="570" w:type="pct"/>
            <w:vMerge w:val="continue"/>
            <w:vAlign w:val="center"/>
          </w:tcPr>
          <w:p w14:paraId="03FECDDA">
            <w:pPr>
              <w:pStyle w:val="30"/>
            </w:pPr>
          </w:p>
        </w:tc>
        <w:tc>
          <w:tcPr>
            <w:tcW w:w="816" w:type="pct"/>
            <w:vMerge w:val="continue"/>
            <w:vAlign w:val="center"/>
          </w:tcPr>
          <w:p w14:paraId="612BC397">
            <w:pPr>
              <w:pStyle w:val="30"/>
            </w:pPr>
          </w:p>
        </w:tc>
        <w:tc>
          <w:tcPr>
            <w:tcW w:w="942" w:type="pct"/>
            <w:vAlign w:val="center"/>
          </w:tcPr>
          <w:p w14:paraId="66FB55D0">
            <w:pPr>
              <w:pStyle w:val="30"/>
            </w:pPr>
            <w:r>
              <w:rPr>
                <w:rFonts w:hint="eastAsia"/>
              </w:rPr>
              <w:t>宣传部总览看板-风险清单年度看板</w:t>
            </w:r>
          </w:p>
        </w:tc>
        <w:tc>
          <w:tcPr>
            <w:tcW w:w="1146" w:type="pct"/>
            <w:vAlign w:val="center"/>
          </w:tcPr>
          <w:p w14:paraId="53180439">
            <w:pPr>
              <w:pStyle w:val="30"/>
            </w:pPr>
          </w:p>
        </w:tc>
        <w:tc>
          <w:tcPr>
            <w:tcW w:w="240" w:type="pct"/>
            <w:vMerge w:val="continue"/>
            <w:vAlign w:val="center"/>
          </w:tcPr>
          <w:p w14:paraId="5B66DB9E">
            <w:pPr>
              <w:pStyle w:val="30"/>
            </w:pPr>
          </w:p>
        </w:tc>
        <w:tc>
          <w:tcPr>
            <w:tcW w:w="240" w:type="pct"/>
            <w:vAlign w:val="center"/>
          </w:tcPr>
          <w:p w14:paraId="14041F3B">
            <w:pPr>
              <w:pStyle w:val="30"/>
            </w:pPr>
            <w:r>
              <w:rPr>
                <w:rFonts w:hint="eastAsia"/>
              </w:rPr>
              <w:t>2.5</w:t>
            </w:r>
          </w:p>
        </w:tc>
        <w:tc>
          <w:tcPr>
            <w:tcW w:w="258" w:type="pct"/>
            <w:vMerge w:val="continue"/>
            <w:vAlign w:val="center"/>
          </w:tcPr>
          <w:p w14:paraId="7D2EE44F">
            <w:pPr>
              <w:pStyle w:val="30"/>
            </w:pPr>
          </w:p>
        </w:tc>
        <w:tc>
          <w:tcPr>
            <w:tcW w:w="343" w:type="pct"/>
            <w:vAlign w:val="center"/>
          </w:tcPr>
          <w:p w14:paraId="0AF9AEA7">
            <w:pPr>
              <w:pStyle w:val="30"/>
            </w:pPr>
            <w:r>
              <w:rPr>
                <w:rFonts w:hint="eastAsia"/>
              </w:rPr>
              <w:t>6.1.15.1</w:t>
            </w:r>
          </w:p>
        </w:tc>
      </w:tr>
      <w:tr w14:paraId="7A4FE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624D5A6">
            <w:pPr>
              <w:pStyle w:val="30"/>
            </w:pPr>
            <w:r>
              <w:rPr>
                <w:rFonts w:hint="eastAsia"/>
              </w:rPr>
              <w:t>447</w:t>
            </w:r>
          </w:p>
        </w:tc>
        <w:tc>
          <w:tcPr>
            <w:tcW w:w="240" w:type="pct"/>
            <w:vMerge w:val="continue"/>
            <w:vAlign w:val="center"/>
          </w:tcPr>
          <w:p w14:paraId="5E251E24">
            <w:pPr>
              <w:pStyle w:val="30"/>
            </w:pPr>
          </w:p>
        </w:tc>
        <w:tc>
          <w:tcPr>
            <w:tcW w:w="570" w:type="pct"/>
            <w:vMerge w:val="continue"/>
            <w:vAlign w:val="center"/>
          </w:tcPr>
          <w:p w14:paraId="510226F1">
            <w:pPr>
              <w:pStyle w:val="30"/>
            </w:pPr>
          </w:p>
        </w:tc>
        <w:tc>
          <w:tcPr>
            <w:tcW w:w="816" w:type="pct"/>
            <w:vMerge w:val="continue"/>
            <w:vAlign w:val="center"/>
          </w:tcPr>
          <w:p w14:paraId="5A9CB98D">
            <w:pPr>
              <w:pStyle w:val="30"/>
            </w:pPr>
          </w:p>
        </w:tc>
        <w:tc>
          <w:tcPr>
            <w:tcW w:w="942" w:type="pct"/>
            <w:vAlign w:val="center"/>
          </w:tcPr>
          <w:p w14:paraId="4987336F">
            <w:pPr>
              <w:pStyle w:val="30"/>
            </w:pPr>
            <w:r>
              <w:rPr>
                <w:rFonts w:hint="eastAsia"/>
              </w:rPr>
              <w:t>宣传部总览看板-风险清单月度看板</w:t>
            </w:r>
          </w:p>
        </w:tc>
        <w:tc>
          <w:tcPr>
            <w:tcW w:w="1146" w:type="pct"/>
            <w:vAlign w:val="center"/>
          </w:tcPr>
          <w:p w14:paraId="62CD01AA">
            <w:pPr>
              <w:pStyle w:val="30"/>
            </w:pPr>
          </w:p>
        </w:tc>
        <w:tc>
          <w:tcPr>
            <w:tcW w:w="240" w:type="pct"/>
            <w:vMerge w:val="continue"/>
            <w:vAlign w:val="center"/>
          </w:tcPr>
          <w:p w14:paraId="6DC5B684">
            <w:pPr>
              <w:pStyle w:val="30"/>
            </w:pPr>
          </w:p>
        </w:tc>
        <w:tc>
          <w:tcPr>
            <w:tcW w:w="240" w:type="pct"/>
            <w:vAlign w:val="center"/>
          </w:tcPr>
          <w:p w14:paraId="54F7C509">
            <w:pPr>
              <w:pStyle w:val="30"/>
            </w:pPr>
            <w:r>
              <w:rPr>
                <w:rFonts w:hint="eastAsia"/>
              </w:rPr>
              <w:t>2.5</w:t>
            </w:r>
          </w:p>
        </w:tc>
        <w:tc>
          <w:tcPr>
            <w:tcW w:w="258" w:type="pct"/>
            <w:vMerge w:val="continue"/>
            <w:vAlign w:val="center"/>
          </w:tcPr>
          <w:p w14:paraId="404ED771">
            <w:pPr>
              <w:pStyle w:val="30"/>
            </w:pPr>
          </w:p>
        </w:tc>
        <w:tc>
          <w:tcPr>
            <w:tcW w:w="343" w:type="pct"/>
            <w:vAlign w:val="center"/>
          </w:tcPr>
          <w:p w14:paraId="2BABD67B">
            <w:pPr>
              <w:pStyle w:val="30"/>
            </w:pPr>
            <w:r>
              <w:rPr>
                <w:rFonts w:hint="eastAsia"/>
              </w:rPr>
              <w:t>6.1.15.1</w:t>
            </w:r>
          </w:p>
        </w:tc>
      </w:tr>
      <w:tr w14:paraId="4823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66E9C475">
            <w:pPr>
              <w:pStyle w:val="30"/>
            </w:pPr>
            <w:r>
              <w:rPr>
                <w:rFonts w:hint="eastAsia"/>
              </w:rPr>
              <w:t>448</w:t>
            </w:r>
          </w:p>
        </w:tc>
        <w:tc>
          <w:tcPr>
            <w:tcW w:w="240" w:type="pct"/>
            <w:vMerge w:val="continue"/>
            <w:vAlign w:val="center"/>
          </w:tcPr>
          <w:p w14:paraId="3122BAE9">
            <w:pPr>
              <w:pStyle w:val="30"/>
            </w:pPr>
          </w:p>
        </w:tc>
        <w:tc>
          <w:tcPr>
            <w:tcW w:w="570" w:type="pct"/>
            <w:vMerge w:val="continue"/>
            <w:vAlign w:val="center"/>
          </w:tcPr>
          <w:p w14:paraId="1C694088">
            <w:pPr>
              <w:pStyle w:val="30"/>
            </w:pPr>
          </w:p>
        </w:tc>
        <w:tc>
          <w:tcPr>
            <w:tcW w:w="816" w:type="pct"/>
            <w:vMerge w:val="restart"/>
            <w:vAlign w:val="center"/>
          </w:tcPr>
          <w:p w14:paraId="0CDD6A9D">
            <w:pPr>
              <w:pStyle w:val="30"/>
            </w:pPr>
            <w:r>
              <w:rPr>
                <w:rFonts w:hint="eastAsia"/>
              </w:rPr>
              <w:t>宣传部风险管理看板</w:t>
            </w:r>
          </w:p>
        </w:tc>
        <w:tc>
          <w:tcPr>
            <w:tcW w:w="942" w:type="pct"/>
            <w:vAlign w:val="center"/>
          </w:tcPr>
          <w:p w14:paraId="254FCE45">
            <w:pPr>
              <w:pStyle w:val="30"/>
            </w:pPr>
            <w:r>
              <w:rPr>
                <w:rFonts w:hint="eastAsia"/>
              </w:rPr>
              <w:t>宣传部风险管理-风险问询函列表看板</w:t>
            </w:r>
          </w:p>
        </w:tc>
        <w:tc>
          <w:tcPr>
            <w:tcW w:w="1146" w:type="pct"/>
            <w:vAlign w:val="center"/>
          </w:tcPr>
          <w:p w14:paraId="01A9009E">
            <w:pPr>
              <w:pStyle w:val="30"/>
            </w:pPr>
          </w:p>
        </w:tc>
        <w:tc>
          <w:tcPr>
            <w:tcW w:w="240" w:type="pct"/>
            <w:vMerge w:val="restart"/>
            <w:vAlign w:val="center"/>
          </w:tcPr>
          <w:p w14:paraId="4B894ED1">
            <w:pPr>
              <w:pStyle w:val="30"/>
            </w:pPr>
            <w:r>
              <w:rPr>
                <w:rFonts w:hint="eastAsia"/>
              </w:rPr>
              <w:t>2</w:t>
            </w:r>
          </w:p>
        </w:tc>
        <w:tc>
          <w:tcPr>
            <w:tcW w:w="240" w:type="pct"/>
            <w:vAlign w:val="center"/>
          </w:tcPr>
          <w:p w14:paraId="6DA18237">
            <w:pPr>
              <w:pStyle w:val="30"/>
            </w:pPr>
            <w:r>
              <w:rPr>
                <w:rFonts w:hint="eastAsia"/>
              </w:rPr>
              <w:t>2.5</w:t>
            </w:r>
          </w:p>
        </w:tc>
        <w:tc>
          <w:tcPr>
            <w:tcW w:w="258" w:type="pct"/>
            <w:vMerge w:val="restart"/>
            <w:vAlign w:val="center"/>
          </w:tcPr>
          <w:p w14:paraId="680D5890">
            <w:pPr>
              <w:pStyle w:val="30"/>
            </w:pPr>
            <w:r>
              <w:rPr>
                <w:rFonts w:hint="eastAsia"/>
              </w:rPr>
              <w:t>5</w:t>
            </w:r>
          </w:p>
        </w:tc>
        <w:tc>
          <w:tcPr>
            <w:tcW w:w="343" w:type="pct"/>
            <w:vAlign w:val="center"/>
          </w:tcPr>
          <w:p w14:paraId="630B6B65">
            <w:pPr>
              <w:pStyle w:val="30"/>
            </w:pPr>
            <w:r>
              <w:rPr>
                <w:rFonts w:hint="eastAsia"/>
              </w:rPr>
              <w:t>6.1.15.1</w:t>
            </w:r>
          </w:p>
        </w:tc>
      </w:tr>
      <w:tr w14:paraId="673B0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58C80D8">
            <w:pPr>
              <w:pStyle w:val="30"/>
            </w:pPr>
            <w:r>
              <w:rPr>
                <w:rFonts w:hint="eastAsia"/>
              </w:rPr>
              <w:t>449</w:t>
            </w:r>
          </w:p>
        </w:tc>
        <w:tc>
          <w:tcPr>
            <w:tcW w:w="240" w:type="pct"/>
            <w:vMerge w:val="continue"/>
            <w:vAlign w:val="center"/>
          </w:tcPr>
          <w:p w14:paraId="1A37A08F">
            <w:pPr>
              <w:pStyle w:val="30"/>
            </w:pPr>
          </w:p>
        </w:tc>
        <w:tc>
          <w:tcPr>
            <w:tcW w:w="570" w:type="pct"/>
            <w:vMerge w:val="continue"/>
            <w:vAlign w:val="center"/>
          </w:tcPr>
          <w:p w14:paraId="6317495E">
            <w:pPr>
              <w:pStyle w:val="30"/>
            </w:pPr>
          </w:p>
        </w:tc>
        <w:tc>
          <w:tcPr>
            <w:tcW w:w="816" w:type="pct"/>
            <w:vMerge w:val="continue"/>
            <w:vAlign w:val="center"/>
          </w:tcPr>
          <w:p w14:paraId="0F667690">
            <w:pPr>
              <w:pStyle w:val="30"/>
            </w:pPr>
          </w:p>
        </w:tc>
        <w:tc>
          <w:tcPr>
            <w:tcW w:w="942" w:type="pct"/>
            <w:vAlign w:val="center"/>
          </w:tcPr>
          <w:p w14:paraId="68DF3CDD">
            <w:pPr>
              <w:pStyle w:val="30"/>
            </w:pPr>
            <w:r>
              <w:rPr>
                <w:rFonts w:hint="eastAsia"/>
              </w:rPr>
              <w:t>宣传部风险管理-风险问询函详情看板</w:t>
            </w:r>
          </w:p>
        </w:tc>
        <w:tc>
          <w:tcPr>
            <w:tcW w:w="1146" w:type="pct"/>
            <w:vAlign w:val="center"/>
          </w:tcPr>
          <w:p w14:paraId="572EE039">
            <w:pPr>
              <w:pStyle w:val="30"/>
            </w:pPr>
          </w:p>
        </w:tc>
        <w:tc>
          <w:tcPr>
            <w:tcW w:w="240" w:type="pct"/>
            <w:vMerge w:val="continue"/>
            <w:vAlign w:val="center"/>
          </w:tcPr>
          <w:p w14:paraId="3C5CC0CD">
            <w:pPr>
              <w:pStyle w:val="30"/>
            </w:pPr>
          </w:p>
        </w:tc>
        <w:tc>
          <w:tcPr>
            <w:tcW w:w="240" w:type="pct"/>
            <w:vAlign w:val="center"/>
          </w:tcPr>
          <w:p w14:paraId="4D5D46FF">
            <w:pPr>
              <w:pStyle w:val="30"/>
            </w:pPr>
            <w:r>
              <w:rPr>
                <w:rFonts w:hint="eastAsia"/>
              </w:rPr>
              <w:t>2.5</w:t>
            </w:r>
          </w:p>
        </w:tc>
        <w:tc>
          <w:tcPr>
            <w:tcW w:w="258" w:type="pct"/>
            <w:vMerge w:val="continue"/>
            <w:vAlign w:val="center"/>
          </w:tcPr>
          <w:p w14:paraId="0E798C44">
            <w:pPr>
              <w:pStyle w:val="30"/>
            </w:pPr>
          </w:p>
        </w:tc>
        <w:tc>
          <w:tcPr>
            <w:tcW w:w="343" w:type="pct"/>
            <w:vAlign w:val="center"/>
          </w:tcPr>
          <w:p w14:paraId="6806C832">
            <w:pPr>
              <w:pStyle w:val="30"/>
            </w:pPr>
            <w:r>
              <w:rPr>
                <w:rFonts w:hint="eastAsia"/>
              </w:rPr>
              <w:t>6.1.15.1</w:t>
            </w:r>
          </w:p>
        </w:tc>
      </w:tr>
      <w:tr w14:paraId="58734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5EC3A94A">
            <w:pPr>
              <w:pStyle w:val="30"/>
            </w:pPr>
            <w:r>
              <w:rPr>
                <w:rFonts w:hint="eastAsia"/>
              </w:rPr>
              <w:t>450</w:t>
            </w:r>
          </w:p>
        </w:tc>
        <w:tc>
          <w:tcPr>
            <w:tcW w:w="240" w:type="pct"/>
            <w:vMerge w:val="continue"/>
            <w:vAlign w:val="center"/>
          </w:tcPr>
          <w:p w14:paraId="13427233">
            <w:pPr>
              <w:pStyle w:val="30"/>
            </w:pPr>
          </w:p>
        </w:tc>
        <w:tc>
          <w:tcPr>
            <w:tcW w:w="570" w:type="pct"/>
            <w:vMerge w:val="continue"/>
            <w:vAlign w:val="center"/>
          </w:tcPr>
          <w:p w14:paraId="7723BABB">
            <w:pPr>
              <w:pStyle w:val="30"/>
            </w:pPr>
          </w:p>
        </w:tc>
        <w:tc>
          <w:tcPr>
            <w:tcW w:w="816" w:type="pct"/>
            <w:vMerge w:val="continue"/>
            <w:vAlign w:val="center"/>
          </w:tcPr>
          <w:p w14:paraId="30BF9E95">
            <w:pPr>
              <w:pStyle w:val="30"/>
            </w:pPr>
          </w:p>
        </w:tc>
        <w:tc>
          <w:tcPr>
            <w:tcW w:w="942" w:type="pct"/>
            <w:vAlign w:val="center"/>
          </w:tcPr>
          <w:p w14:paraId="42337D57">
            <w:pPr>
              <w:pStyle w:val="30"/>
            </w:pPr>
            <w:r>
              <w:rPr>
                <w:rFonts w:hint="eastAsia"/>
              </w:rPr>
              <w:t>宣传部风险管理-风险清单管理看板</w:t>
            </w:r>
          </w:p>
        </w:tc>
        <w:tc>
          <w:tcPr>
            <w:tcW w:w="1146" w:type="pct"/>
            <w:vAlign w:val="center"/>
          </w:tcPr>
          <w:p w14:paraId="4C5C49D2">
            <w:pPr>
              <w:pStyle w:val="30"/>
            </w:pPr>
          </w:p>
        </w:tc>
        <w:tc>
          <w:tcPr>
            <w:tcW w:w="240" w:type="pct"/>
            <w:vMerge w:val="continue"/>
            <w:vAlign w:val="center"/>
          </w:tcPr>
          <w:p w14:paraId="0B88E79E">
            <w:pPr>
              <w:pStyle w:val="30"/>
            </w:pPr>
          </w:p>
        </w:tc>
        <w:tc>
          <w:tcPr>
            <w:tcW w:w="240" w:type="pct"/>
            <w:vAlign w:val="center"/>
          </w:tcPr>
          <w:p w14:paraId="1E2A4236">
            <w:pPr>
              <w:pStyle w:val="30"/>
            </w:pPr>
            <w:r>
              <w:rPr>
                <w:rFonts w:hint="eastAsia"/>
              </w:rPr>
              <w:t>2.5</w:t>
            </w:r>
          </w:p>
        </w:tc>
        <w:tc>
          <w:tcPr>
            <w:tcW w:w="258" w:type="pct"/>
            <w:vMerge w:val="continue"/>
            <w:vAlign w:val="center"/>
          </w:tcPr>
          <w:p w14:paraId="563AD2BB">
            <w:pPr>
              <w:pStyle w:val="30"/>
            </w:pPr>
          </w:p>
        </w:tc>
        <w:tc>
          <w:tcPr>
            <w:tcW w:w="343" w:type="pct"/>
            <w:vAlign w:val="center"/>
          </w:tcPr>
          <w:p w14:paraId="29B323DB">
            <w:pPr>
              <w:pStyle w:val="30"/>
            </w:pPr>
            <w:r>
              <w:rPr>
                <w:rFonts w:hint="eastAsia"/>
              </w:rPr>
              <w:t>6.1.15.1</w:t>
            </w:r>
          </w:p>
        </w:tc>
      </w:tr>
      <w:tr w14:paraId="37F7C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A56D9F9">
            <w:pPr>
              <w:pStyle w:val="30"/>
            </w:pPr>
            <w:r>
              <w:rPr>
                <w:rFonts w:hint="eastAsia"/>
              </w:rPr>
              <w:t>451</w:t>
            </w:r>
          </w:p>
        </w:tc>
        <w:tc>
          <w:tcPr>
            <w:tcW w:w="240" w:type="pct"/>
            <w:vMerge w:val="continue"/>
            <w:vAlign w:val="center"/>
          </w:tcPr>
          <w:p w14:paraId="50F4FC73">
            <w:pPr>
              <w:pStyle w:val="30"/>
            </w:pPr>
          </w:p>
        </w:tc>
        <w:tc>
          <w:tcPr>
            <w:tcW w:w="570" w:type="pct"/>
            <w:vMerge w:val="continue"/>
            <w:vAlign w:val="center"/>
          </w:tcPr>
          <w:p w14:paraId="61859D32">
            <w:pPr>
              <w:pStyle w:val="30"/>
            </w:pPr>
          </w:p>
        </w:tc>
        <w:tc>
          <w:tcPr>
            <w:tcW w:w="816" w:type="pct"/>
            <w:vMerge w:val="continue"/>
            <w:vAlign w:val="center"/>
          </w:tcPr>
          <w:p w14:paraId="5DEC63B3">
            <w:pPr>
              <w:pStyle w:val="30"/>
            </w:pPr>
          </w:p>
        </w:tc>
        <w:tc>
          <w:tcPr>
            <w:tcW w:w="942" w:type="pct"/>
            <w:vAlign w:val="center"/>
          </w:tcPr>
          <w:p w14:paraId="50B9B061">
            <w:pPr>
              <w:pStyle w:val="30"/>
            </w:pPr>
            <w:r>
              <w:rPr>
                <w:rFonts w:hint="eastAsia"/>
              </w:rPr>
              <w:t>宣传部风险管理-风险清单详情看板</w:t>
            </w:r>
          </w:p>
        </w:tc>
        <w:tc>
          <w:tcPr>
            <w:tcW w:w="1146" w:type="pct"/>
            <w:vAlign w:val="center"/>
          </w:tcPr>
          <w:p w14:paraId="7EB057B8">
            <w:pPr>
              <w:pStyle w:val="30"/>
            </w:pPr>
          </w:p>
        </w:tc>
        <w:tc>
          <w:tcPr>
            <w:tcW w:w="240" w:type="pct"/>
            <w:vMerge w:val="continue"/>
            <w:vAlign w:val="center"/>
          </w:tcPr>
          <w:p w14:paraId="4E222FEB">
            <w:pPr>
              <w:pStyle w:val="30"/>
            </w:pPr>
          </w:p>
        </w:tc>
        <w:tc>
          <w:tcPr>
            <w:tcW w:w="240" w:type="pct"/>
            <w:vAlign w:val="center"/>
          </w:tcPr>
          <w:p w14:paraId="109530CD">
            <w:pPr>
              <w:pStyle w:val="30"/>
            </w:pPr>
            <w:r>
              <w:rPr>
                <w:rFonts w:hint="eastAsia"/>
              </w:rPr>
              <w:t>2.5</w:t>
            </w:r>
          </w:p>
        </w:tc>
        <w:tc>
          <w:tcPr>
            <w:tcW w:w="258" w:type="pct"/>
            <w:vMerge w:val="continue"/>
            <w:vAlign w:val="center"/>
          </w:tcPr>
          <w:p w14:paraId="467DE790">
            <w:pPr>
              <w:pStyle w:val="30"/>
            </w:pPr>
          </w:p>
        </w:tc>
        <w:tc>
          <w:tcPr>
            <w:tcW w:w="343" w:type="pct"/>
            <w:vAlign w:val="center"/>
          </w:tcPr>
          <w:p w14:paraId="672956E7">
            <w:pPr>
              <w:pStyle w:val="30"/>
            </w:pPr>
            <w:r>
              <w:rPr>
                <w:rFonts w:hint="eastAsia"/>
              </w:rPr>
              <w:t>6.1.15.1</w:t>
            </w:r>
          </w:p>
        </w:tc>
      </w:tr>
      <w:tr w14:paraId="6C089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36F5EEC7">
            <w:pPr>
              <w:pStyle w:val="30"/>
            </w:pPr>
            <w:r>
              <w:rPr>
                <w:rFonts w:hint="eastAsia"/>
              </w:rPr>
              <w:t>452</w:t>
            </w:r>
          </w:p>
        </w:tc>
        <w:tc>
          <w:tcPr>
            <w:tcW w:w="240" w:type="pct"/>
            <w:vMerge w:val="continue"/>
            <w:vAlign w:val="center"/>
          </w:tcPr>
          <w:p w14:paraId="13D60B48">
            <w:pPr>
              <w:pStyle w:val="30"/>
            </w:pPr>
          </w:p>
        </w:tc>
        <w:tc>
          <w:tcPr>
            <w:tcW w:w="570" w:type="pct"/>
            <w:vMerge w:val="continue"/>
            <w:vAlign w:val="center"/>
          </w:tcPr>
          <w:p w14:paraId="157B8B79">
            <w:pPr>
              <w:pStyle w:val="30"/>
            </w:pPr>
          </w:p>
        </w:tc>
        <w:tc>
          <w:tcPr>
            <w:tcW w:w="816" w:type="pct"/>
            <w:vMerge w:val="continue"/>
            <w:vAlign w:val="center"/>
          </w:tcPr>
          <w:p w14:paraId="3FA24AEB">
            <w:pPr>
              <w:pStyle w:val="30"/>
            </w:pPr>
          </w:p>
        </w:tc>
        <w:tc>
          <w:tcPr>
            <w:tcW w:w="942" w:type="pct"/>
            <w:vAlign w:val="center"/>
          </w:tcPr>
          <w:p w14:paraId="5020E86B">
            <w:pPr>
              <w:pStyle w:val="30"/>
            </w:pPr>
            <w:r>
              <w:rPr>
                <w:rFonts w:hint="eastAsia"/>
              </w:rPr>
              <w:t>宣传部风险管理-风险清单全览表看板</w:t>
            </w:r>
          </w:p>
        </w:tc>
        <w:tc>
          <w:tcPr>
            <w:tcW w:w="1146" w:type="pct"/>
            <w:vAlign w:val="center"/>
          </w:tcPr>
          <w:p w14:paraId="198142EA">
            <w:pPr>
              <w:pStyle w:val="30"/>
            </w:pPr>
          </w:p>
        </w:tc>
        <w:tc>
          <w:tcPr>
            <w:tcW w:w="240" w:type="pct"/>
            <w:vMerge w:val="continue"/>
            <w:vAlign w:val="center"/>
          </w:tcPr>
          <w:p w14:paraId="0EF0D005">
            <w:pPr>
              <w:pStyle w:val="30"/>
            </w:pPr>
          </w:p>
        </w:tc>
        <w:tc>
          <w:tcPr>
            <w:tcW w:w="240" w:type="pct"/>
            <w:vAlign w:val="center"/>
          </w:tcPr>
          <w:p w14:paraId="47690E75">
            <w:pPr>
              <w:pStyle w:val="30"/>
            </w:pPr>
            <w:r>
              <w:rPr>
                <w:rFonts w:hint="eastAsia"/>
              </w:rPr>
              <w:t>2.5</w:t>
            </w:r>
          </w:p>
        </w:tc>
        <w:tc>
          <w:tcPr>
            <w:tcW w:w="258" w:type="pct"/>
            <w:vMerge w:val="continue"/>
            <w:vAlign w:val="center"/>
          </w:tcPr>
          <w:p w14:paraId="245C72A7">
            <w:pPr>
              <w:pStyle w:val="30"/>
            </w:pPr>
          </w:p>
        </w:tc>
        <w:tc>
          <w:tcPr>
            <w:tcW w:w="343" w:type="pct"/>
            <w:vAlign w:val="center"/>
          </w:tcPr>
          <w:p w14:paraId="09A72379">
            <w:pPr>
              <w:pStyle w:val="30"/>
            </w:pPr>
            <w:r>
              <w:rPr>
                <w:rFonts w:hint="eastAsia"/>
              </w:rPr>
              <w:t>6.1.15.1</w:t>
            </w:r>
          </w:p>
        </w:tc>
      </w:tr>
      <w:tr w14:paraId="610CB324">
        <w:tblPrEx>
          <w:tblCellMar>
            <w:top w:w="0" w:type="dxa"/>
            <w:left w:w="108" w:type="dxa"/>
            <w:bottom w:w="0" w:type="dxa"/>
            <w:right w:w="108" w:type="dxa"/>
          </w:tblCellMar>
        </w:tblPrEx>
        <w:trPr>
          <w:trHeight w:val="810" w:hRule="atLeast"/>
          <w:jc w:val="center"/>
        </w:trPr>
        <w:tc>
          <w:tcPr>
            <w:tcW w:w="199" w:type="pct"/>
            <w:vAlign w:val="center"/>
          </w:tcPr>
          <w:p w14:paraId="1FE085E9">
            <w:pPr>
              <w:pStyle w:val="30"/>
            </w:pPr>
            <w:r>
              <w:rPr>
                <w:rFonts w:hint="eastAsia"/>
              </w:rPr>
              <w:t>453</w:t>
            </w:r>
          </w:p>
        </w:tc>
        <w:tc>
          <w:tcPr>
            <w:tcW w:w="240" w:type="pct"/>
            <w:vMerge w:val="continue"/>
            <w:vAlign w:val="center"/>
          </w:tcPr>
          <w:p w14:paraId="037E0680">
            <w:pPr>
              <w:pStyle w:val="30"/>
            </w:pPr>
          </w:p>
        </w:tc>
        <w:tc>
          <w:tcPr>
            <w:tcW w:w="570" w:type="pct"/>
            <w:vMerge w:val="continue"/>
            <w:vAlign w:val="center"/>
          </w:tcPr>
          <w:p w14:paraId="14CC2196">
            <w:pPr>
              <w:pStyle w:val="30"/>
            </w:pPr>
          </w:p>
        </w:tc>
        <w:tc>
          <w:tcPr>
            <w:tcW w:w="816" w:type="pct"/>
            <w:vMerge w:val="continue"/>
            <w:vAlign w:val="center"/>
          </w:tcPr>
          <w:p w14:paraId="76313D19">
            <w:pPr>
              <w:pStyle w:val="30"/>
            </w:pPr>
          </w:p>
        </w:tc>
        <w:tc>
          <w:tcPr>
            <w:tcW w:w="942" w:type="pct"/>
            <w:vAlign w:val="center"/>
          </w:tcPr>
          <w:p w14:paraId="5A01DE78">
            <w:pPr>
              <w:pStyle w:val="30"/>
            </w:pPr>
            <w:r>
              <w:rPr>
                <w:rFonts w:hint="eastAsia"/>
              </w:rPr>
              <w:t>宣传部风险管理-风险清单过录表看板</w:t>
            </w:r>
          </w:p>
        </w:tc>
        <w:tc>
          <w:tcPr>
            <w:tcW w:w="1146" w:type="pct"/>
            <w:vAlign w:val="center"/>
          </w:tcPr>
          <w:p w14:paraId="14C07B23">
            <w:pPr>
              <w:pStyle w:val="30"/>
            </w:pPr>
          </w:p>
        </w:tc>
        <w:tc>
          <w:tcPr>
            <w:tcW w:w="240" w:type="pct"/>
            <w:vMerge w:val="continue"/>
            <w:vAlign w:val="center"/>
          </w:tcPr>
          <w:p w14:paraId="3740A384">
            <w:pPr>
              <w:pStyle w:val="30"/>
            </w:pPr>
          </w:p>
        </w:tc>
        <w:tc>
          <w:tcPr>
            <w:tcW w:w="240" w:type="pct"/>
            <w:vAlign w:val="center"/>
          </w:tcPr>
          <w:p w14:paraId="45CDC277">
            <w:pPr>
              <w:pStyle w:val="30"/>
            </w:pPr>
            <w:r>
              <w:rPr>
                <w:rFonts w:hint="eastAsia"/>
              </w:rPr>
              <w:t>2.5</w:t>
            </w:r>
          </w:p>
        </w:tc>
        <w:tc>
          <w:tcPr>
            <w:tcW w:w="258" w:type="pct"/>
            <w:vMerge w:val="continue"/>
            <w:vAlign w:val="center"/>
          </w:tcPr>
          <w:p w14:paraId="01AA1BF6">
            <w:pPr>
              <w:pStyle w:val="30"/>
            </w:pPr>
          </w:p>
        </w:tc>
        <w:tc>
          <w:tcPr>
            <w:tcW w:w="343" w:type="pct"/>
            <w:vAlign w:val="center"/>
          </w:tcPr>
          <w:p w14:paraId="75FF5FD7">
            <w:pPr>
              <w:pStyle w:val="30"/>
            </w:pPr>
            <w:r>
              <w:rPr>
                <w:rFonts w:hint="eastAsia"/>
              </w:rPr>
              <w:t>6.1.15.1</w:t>
            </w:r>
          </w:p>
        </w:tc>
      </w:tr>
      <w:tr w14:paraId="6DFE7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3F415102">
            <w:pPr>
              <w:pStyle w:val="30"/>
            </w:pPr>
            <w:r>
              <w:rPr>
                <w:rFonts w:hint="eastAsia"/>
              </w:rPr>
              <w:t>454</w:t>
            </w:r>
          </w:p>
        </w:tc>
        <w:tc>
          <w:tcPr>
            <w:tcW w:w="240" w:type="pct"/>
            <w:vMerge w:val="continue"/>
            <w:vAlign w:val="center"/>
          </w:tcPr>
          <w:p w14:paraId="47CD86E7">
            <w:pPr>
              <w:pStyle w:val="30"/>
            </w:pPr>
          </w:p>
        </w:tc>
        <w:tc>
          <w:tcPr>
            <w:tcW w:w="570" w:type="pct"/>
            <w:vMerge w:val="continue"/>
            <w:vAlign w:val="center"/>
          </w:tcPr>
          <w:p w14:paraId="32BD2934">
            <w:pPr>
              <w:pStyle w:val="30"/>
            </w:pPr>
          </w:p>
        </w:tc>
        <w:tc>
          <w:tcPr>
            <w:tcW w:w="816" w:type="pct"/>
            <w:vMerge w:val="continue"/>
            <w:vAlign w:val="center"/>
          </w:tcPr>
          <w:p w14:paraId="1DE28F34">
            <w:pPr>
              <w:pStyle w:val="30"/>
            </w:pPr>
          </w:p>
        </w:tc>
        <w:tc>
          <w:tcPr>
            <w:tcW w:w="942" w:type="pct"/>
            <w:vAlign w:val="center"/>
          </w:tcPr>
          <w:p w14:paraId="179C732B">
            <w:pPr>
              <w:pStyle w:val="30"/>
            </w:pPr>
            <w:r>
              <w:rPr>
                <w:rFonts w:hint="eastAsia"/>
              </w:rPr>
              <w:t>宣传部风险管理-集团审核通过时间看板</w:t>
            </w:r>
          </w:p>
        </w:tc>
        <w:tc>
          <w:tcPr>
            <w:tcW w:w="1146" w:type="pct"/>
            <w:vAlign w:val="center"/>
          </w:tcPr>
          <w:p w14:paraId="67FAF1B7">
            <w:pPr>
              <w:pStyle w:val="30"/>
            </w:pPr>
          </w:p>
        </w:tc>
        <w:tc>
          <w:tcPr>
            <w:tcW w:w="240" w:type="pct"/>
            <w:vMerge w:val="continue"/>
            <w:vAlign w:val="center"/>
          </w:tcPr>
          <w:p w14:paraId="2117E30F">
            <w:pPr>
              <w:pStyle w:val="30"/>
            </w:pPr>
          </w:p>
        </w:tc>
        <w:tc>
          <w:tcPr>
            <w:tcW w:w="240" w:type="pct"/>
            <w:vAlign w:val="center"/>
          </w:tcPr>
          <w:p w14:paraId="2C6E674E">
            <w:pPr>
              <w:pStyle w:val="30"/>
            </w:pPr>
            <w:r>
              <w:rPr>
                <w:rFonts w:hint="eastAsia"/>
              </w:rPr>
              <w:t>2.5</w:t>
            </w:r>
          </w:p>
        </w:tc>
        <w:tc>
          <w:tcPr>
            <w:tcW w:w="258" w:type="pct"/>
            <w:vMerge w:val="continue"/>
            <w:vAlign w:val="center"/>
          </w:tcPr>
          <w:p w14:paraId="227DDF4C">
            <w:pPr>
              <w:pStyle w:val="30"/>
            </w:pPr>
          </w:p>
        </w:tc>
        <w:tc>
          <w:tcPr>
            <w:tcW w:w="343" w:type="pct"/>
            <w:vAlign w:val="center"/>
          </w:tcPr>
          <w:p w14:paraId="51EC36C8">
            <w:pPr>
              <w:pStyle w:val="30"/>
            </w:pPr>
            <w:r>
              <w:rPr>
                <w:rFonts w:hint="eastAsia"/>
              </w:rPr>
              <w:t>6.1.15.1</w:t>
            </w:r>
          </w:p>
        </w:tc>
      </w:tr>
      <w:tr w14:paraId="3865E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739B245">
            <w:pPr>
              <w:pStyle w:val="30"/>
            </w:pPr>
            <w:r>
              <w:rPr>
                <w:rFonts w:hint="eastAsia"/>
              </w:rPr>
              <w:t>455</w:t>
            </w:r>
          </w:p>
        </w:tc>
        <w:tc>
          <w:tcPr>
            <w:tcW w:w="240" w:type="pct"/>
            <w:vMerge w:val="continue"/>
            <w:vAlign w:val="center"/>
          </w:tcPr>
          <w:p w14:paraId="5B78EBB0">
            <w:pPr>
              <w:pStyle w:val="30"/>
            </w:pPr>
          </w:p>
        </w:tc>
        <w:tc>
          <w:tcPr>
            <w:tcW w:w="570" w:type="pct"/>
            <w:vMerge w:val="continue"/>
            <w:vAlign w:val="center"/>
          </w:tcPr>
          <w:p w14:paraId="48F6AAFC">
            <w:pPr>
              <w:pStyle w:val="30"/>
            </w:pPr>
          </w:p>
        </w:tc>
        <w:tc>
          <w:tcPr>
            <w:tcW w:w="816" w:type="pct"/>
            <w:vMerge w:val="continue"/>
            <w:vAlign w:val="center"/>
          </w:tcPr>
          <w:p w14:paraId="3A0A5C8A">
            <w:pPr>
              <w:pStyle w:val="30"/>
            </w:pPr>
          </w:p>
        </w:tc>
        <w:tc>
          <w:tcPr>
            <w:tcW w:w="942" w:type="pct"/>
            <w:vAlign w:val="center"/>
          </w:tcPr>
          <w:p w14:paraId="3A8CEF8D">
            <w:pPr>
              <w:pStyle w:val="30"/>
            </w:pPr>
            <w:r>
              <w:rPr>
                <w:rFonts w:hint="eastAsia"/>
              </w:rPr>
              <w:t>宣传部风险管理-联系人看板</w:t>
            </w:r>
          </w:p>
        </w:tc>
        <w:tc>
          <w:tcPr>
            <w:tcW w:w="1146" w:type="pct"/>
            <w:vAlign w:val="center"/>
          </w:tcPr>
          <w:p w14:paraId="4BCED0C2">
            <w:pPr>
              <w:pStyle w:val="30"/>
            </w:pPr>
          </w:p>
        </w:tc>
        <w:tc>
          <w:tcPr>
            <w:tcW w:w="240" w:type="pct"/>
            <w:vMerge w:val="continue"/>
            <w:vAlign w:val="center"/>
          </w:tcPr>
          <w:p w14:paraId="582B88D4">
            <w:pPr>
              <w:pStyle w:val="30"/>
            </w:pPr>
          </w:p>
        </w:tc>
        <w:tc>
          <w:tcPr>
            <w:tcW w:w="240" w:type="pct"/>
            <w:vAlign w:val="center"/>
          </w:tcPr>
          <w:p w14:paraId="192D0B81">
            <w:pPr>
              <w:pStyle w:val="30"/>
            </w:pPr>
            <w:r>
              <w:rPr>
                <w:rFonts w:hint="eastAsia"/>
              </w:rPr>
              <w:t>2.5</w:t>
            </w:r>
          </w:p>
        </w:tc>
        <w:tc>
          <w:tcPr>
            <w:tcW w:w="258" w:type="pct"/>
            <w:vMerge w:val="continue"/>
            <w:vAlign w:val="center"/>
          </w:tcPr>
          <w:p w14:paraId="701F0936">
            <w:pPr>
              <w:pStyle w:val="30"/>
            </w:pPr>
          </w:p>
        </w:tc>
        <w:tc>
          <w:tcPr>
            <w:tcW w:w="343" w:type="pct"/>
            <w:vAlign w:val="center"/>
          </w:tcPr>
          <w:p w14:paraId="71B1430B">
            <w:pPr>
              <w:pStyle w:val="30"/>
            </w:pPr>
            <w:r>
              <w:rPr>
                <w:rFonts w:hint="eastAsia"/>
              </w:rPr>
              <w:t>6.1.15.1</w:t>
            </w:r>
          </w:p>
        </w:tc>
      </w:tr>
      <w:tr w14:paraId="05CAF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37B00D51">
            <w:pPr>
              <w:pStyle w:val="30"/>
            </w:pPr>
            <w:r>
              <w:rPr>
                <w:rFonts w:hint="eastAsia"/>
              </w:rPr>
              <w:t>456</w:t>
            </w:r>
          </w:p>
        </w:tc>
        <w:tc>
          <w:tcPr>
            <w:tcW w:w="240" w:type="pct"/>
            <w:vMerge w:val="continue"/>
            <w:vAlign w:val="center"/>
          </w:tcPr>
          <w:p w14:paraId="77FB9FB5">
            <w:pPr>
              <w:pStyle w:val="30"/>
            </w:pPr>
          </w:p>
        </w:tc>
        <w:tc>
          <w:tcPr>
            <w:tcW w:w="570" w:type="pct"/>
            <w:vMerge w:val="continue"/>
            <w:vAlign w:val="center"/>
          </w:tcPr>
          <w:p w14:paraId="0B2AE74E">
            <w:pPr>
              <w:pStyle w:val="30"/>
            </w:pPr>
          </w:p>
        </w:tc>
        <w:tc>
          <w:tcPr>
            <w:tcW w:w="816" w:type="pct"/>
            <w:vMerge w:val="restart"/>
            <w:vAlign w:val="center"/>
          </w:tcPr>
          <w:p w14:paraId="07F85B41">
            <w:pPr>
              <w:pStyle w:val="30"/>
            </w:pPr>
            <w:r>
              <w:rPr>
                <w:rFonts w:hint="eastAsia"/>
              </w:rPr>
              <w:t>企业总览看板</w:t>
            </w:r>
          </w:p>
        </w:tc>
        <w:tc>
          <w:tcPr>
            <w:tcW w:w="942" w:type="pct"/>
            <w:vAlign w:val="center"/>
          </w:tcPr>
          <w:p w14:paraId="5DD17DC4">
            <w:pPr>
              <w:pStyle w:val="30"/>
            </w:pPr>
            <w:r>
              <w:rPr>
                <w:rFonts w:hint="eastAsia"/>
              </w:rPr>
              <w:t>企业总览-综合R值年度看板</w:t>
            </w:r>
          </w:p>
        </w:tc>
        <w:tc>
          <w:tcPr>
            <w:tcW w:w="1146" w:type="pct"/>
            <w:vAlign w:val="center"/>
          </w:tcPr>
          <w:p w14:paraId="48D2A809">
            <w:pPr>
              <w:pStyle w:val="30"/>
            </w:pPr>
          </w:p>
        </w:tc>
        <w:tc>
          <w:tcPr>
            <w:tcW w:w="240" w:type="pct"/>
            <w:vMerge w:val="restart"/>
            <w:vAlign w:val="center"/>
          </w:tcPr>
          <w:p w14:paraId="54854752">
            <w:pPr>
              <w:pStyle w:val="30"/>
            </w:pPr>
            <w:r>
              <w:rPr>
                <w:rFonts w:hint="eastAsia"/>
              </w:rPr>
              <w:t>2</w:t>
            </w:r>
          </w:p>
        </w:tc>
        <w:tc>
          <w:tcPr>
            <w:tcW w:w="240" w:type="pct"/>
            <w:vAlign w:val="center"/>
          </w:tcPr>
          <w:p w14:paraId="180DFDC4">
            <w:pPr>
              <w:pStyle w:val="30"/>
            </w:pPr>
            <w:r>
              <w:rPr>
                <w:rFonts w:hint="eastAsia"/>
              </w:rPr>
              <w:t>2.5</w:t>
            </w:r>
          </w:p>
        </w:tc>
        <w:tc>
          <w:tcPr>
            <w:tcW w:w="258" w:type="pct"/>
            <w:vMerge w:val="restart"/>
            <w:vAlign w:val="center"/>
          </w:tcPr>
          <w:p w14:paraId="6BCD0E09">
            <w:pPr>
              <w:pStyle w:val="30"/>
            </w:pPr>
            <w:r>
              <w:rPr>
                <w:rFonts w:hint="eastAsia"/>
              </w:rPr>
              <w:t>5</w:t>
            </w:r>
          </w:p>
        </w:tc>
        <w:tc>
          <w:tcPr>
            <w:tcW w:w="343" w:type="pct"/>
            <w:vAlign w:val="center"/>
          </w:tcPr>
          <w:p w14:paraId="34A05433">
            <w:pPr>
              <w:pStyle w:val="30"/>
            </w:pPr>
            <w:r>
              <w:rPr>
                <w:rFonts w:hint="eastAsia"/>
              </w:rPr>
              <w:t>6.1.15.1</w:t>
            </w:r>
          </w:p>
        </w:tc>
      </w:tr>
      <w:tr w14:paraId="5DE3B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5643B78C">
            <w:pPr>
              <w:pStyle w:val="30"/>
            </w:pPr>
            <w:r>
              <w:rPr>
                <w:rFonts w:hint="eastAsia"/>
              </w:rPr>
              <w:t>457</w:t>
            </w:r>
          </w:p>
        </w:tc>
        <w:tc>
          <w:tcPr>
            <w:tcW w:w="240" w:type="pct"/>
            <w:vMerge w:val="continue"/>
            <w:vAlign w:val="center"/>
          </w:tcPr>
          <w:p w14:paraId="7EE5510B">
            <w:pPr>
              <w:pStyle w:val="30"/>
            </w:pPr>
          </w:p>
        </w:tc>
        <w:tc>
          <w:tcPr>
            <w:tcW w:w="570" w:type="pct"/>
            <w:vMerge w:val="continue"/>
            <w:vAlign w:val="center"/>
          </w:tcPr>
          <w:p w14:paraId="3E63155F">
            <w:pPr>
              <w:pStyle w:val="30"/>
            </w:pPr>
          </w:p>
        </w:tc>
        <w:tc>
          <w:tcPr>
            <w:tcW w:w="816" w:type="pct"/>
            <w:vMerge w:val="continue"/>
            <w:vAlign w:val="center"/>
          </w:tcPr>
          <w:p w14:paraId="7A37B972">
            <w:pPr>
              <w:pStyle w:val="30"/>
            </w:pPr>
          </w:p>
        </w:tc>
        <w:tc>
          <w:tcPr>
            <w:tcW w:w="942" w:type="pct"/>
            <w:vAlign w:val="center"/>
          </w:tcPr>
          <w:p w14:paraId="46D245BF">
            <w:pPr>
              <w:pStyle w:val="30"/>
            </w:pPr>
            <w:r>
              <w:rPr>
                <w:rFonts w:hint="eastAsia"/>
              </w:rPr>
              <w:t>企业总览-综合R值月度看板</w:t>
            </w:r>
          </w:p>
        </w:tc>
        <w:tc>
          <w:tcPr>
            <w:tcW w:w="1146" w:type="pct"/>
            <w:vAlign w:val="center"/>
          </w:tcPr>
          <w:p w14:paraId="0BCA89A1">
            <w:pPr>
              <w:pStyle w:val="30"/>
            </w:pPr>
          </w:p>
        </w:tc>
        <w:tc>
          <w:tcPr>
            <w:tcW w:w="240" w:type="pct"/>
            <w:vMerge w:val="continue"/>
            <w:vAlign w:val="center"/>
          </w:tcPr>
          <w:p w14:paraId="740EA5C6">
            <w:pPr>
              <w:pStyle w:val="30"/>
            </w:pPr>
          </w:p>
        </w:tc>
        <w:tc>
          <w:tcPr>
            <w:tcW w:w="240" w:type="pct"/>
            <w:vAlign w:val="center"/>
          </w:tcPr>
          <w:p w14:paraId="70FA9749">
            <w:pPr>
              <w:pStyle w:val="30"/>
            </w:pPr>
            <w:r>
              <w:rPr>
                <w:rFonts w:hint="eastAsia"/>
              </w:rPr>
              <w:t>2.5</w:t>
            </w:r>
          </w:p>
        </w:tc>
        <w:tc>
          <w:tcPr>
            <w:tcW w:w="258" w:type="pct"/>
            <w:vMerge w:val="continue"/>
            <w:vAlign w:val="center"/>
          </w:tcPr>
          <w:p w14:paraId="588ABD2F">
            <w:pPr>
              <w:pStyle w:val="30"/>
            </w:pPr>
          </w:p>
        </w:tc>
        <w:tc>
          <w:tcPr>
            <w:tcW w:w="343" w:type="pct"/>
            <w:vAlign w:val="center"/>
          </w:tcPr>
          <w:p w14:paraId="5D88A30B">
            <w:pPr>
              <w:pStyle w:val="30"/>
            </w:pPr>
            <w:r>
              <w:rPr>
                <w:rFonts w:hint="eastAsia"/>
              </w:rPr>
              <w:t>6.1.15.1</w:t>
            </w:r>
          </w:p>
        </w:tc>
      </w:tr>
      <w:tr w14:paraId="71A89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03F860C5">
            <w:pPr>
              <w:pStyle w:val="30"/>
            </w:pPr>
            <w:r>
              <w:rPr>
                <w:rFonts w:hint="eastAsia"/>
              </w:rPr>
              <w:t>458</w:t>
            </w:r>
          </w:p>
        </w:tc>
        <w:tc>
          <w:tcPr>
            <w:tcW w:w="240" w:type="pct"/>
            <w:vMerge w:val="continue"/>
            <w:vAlign w:val="center"/>
          </w:tcPr>
          <w:p w14:paraId="6AA52A59">
            <w:pPr>
              <w:pStyle w:val="30"/>
            </w:pPr>
          </w:p>
        </w:tc>
        <w:tc>
          <w:tcPr>
            <w:tcW w:w="570" w:type="pct"/>
            <w:vMerge w:val="continue"/>
            <w:vAlign w:val="center"/>
          </w:tcPr>
          <w:p w14:paraId="5D568ECB">
            <w:pPr>
              <w:pStyle w:val="30"/>
            </w:pPr>
          </w:p>
        </w:tc>
        <w:tc>
          <w:tcPr>
            <w:tcW w:w="816" w:type="pct"/>
            <w:vMerge w:val="continue"/>
            <w:vAlign w:val="center"/>
          </w:tcPr>
          <w:p w14:paraId="5CB0E241">
            <w:pPr>
              <w:pStyle w:val="30"/>
            </w:pPr>
          </w:p>
        </w:tc>
        <w:tc>
          <w:tcPr>
            <w:tcW w:w="942" w:type="pct"/>
            <w:vAlign w:val="center"/>
          </w:tcPr>
          <w:p w14:paraId="08E4AFA8">
            <w:pPr>
              <w:pStyle w:val="30"/>
            </w:pPr>
            <w:r>
              <w:rPr>
                <w:rFonts w:hint="eastAsia"/>
              </w:rPr>
              <w:t>企业总览-风险敞口年度看板</w:t>
            </w:r>
          </w:p>
        </w:tc>
        <w:tc>
          <w:tcPr>
            <w:tcW w:w="1146" w:type="pct"/>
            <w:vAlign w:val="center"/>
          </w:tcPr>
          <w:p w14:paraId="483383EB">
            <w:pPr>
              <w:pStyle w:val="30"/>
            </w:pPr>
          </w:p>
        </w:tc>
        <w:tc>
          <w:tcPr>
            <w:tcW w:w="240" w:type="pct"/>
            <w:vMerge w:val="continue"/>
            <w:vAlign w:val="center"/>
          </w:tcPr>
          <w:p w14:paraId="7B589793">
            <w:pPr>
              <w:pStyle w:val="30"/>
            </w:pPr>
          </w:p>
        </w:tc>
        <w:tc>
          <w:tcPr>
            <w:tcW w:w="240" w:type="pct"/>
            <w:vAlign w:val="center"/>
          </w:tcPr>
          <w:p w14:paraId="10BBCE01">
            <w:pPr>
              <w:pStyle w:val="30"/>
            </w:pPr>
            <w:r>
              <w:rPr>
                <w:rFonts w:hint="eastAsia"/>
              </w:rPr>
              <w:t>2.5</w:t>
            </w:r>
          </w:p>
        </w:tc>
        <w:tc>
          <w:tcPr>
            <w:tcW w:w="258" w:type="pct"/>
            <w:vMerge w:val="continue"/>
            <w:vAlign w:val="center"/>
          </w:tcPr>
          <w:p w14:paraId="0FDAA98C">
            <w:pPr>
              <w:pStyle w:val="30"/>
            </w:pPr>
          </w:p>
        </w:tc>
        <w:tc>
          <w:tcPr>
            <w:tcW w:w="343" w:type="pct"/>
            <w:vAlign w:val="center"/>
          </w:tcPr>
          <w:p w14:paraId="52A727A4">
            <w:pPr>
              <w:pStyle w:val="30"/>
            </w:pPr>
            <w:r>
              <w:rPr>
                <w:rFonts w:hint="eastAsia"/>
              </w:rPr>
              <w:t>6.1.15.1</w:t>
            </w:r>
          </w:p>
        </w:tc>
      </w:tr>
      <w:tr w14:paraId="0EBAE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6BFD51C4">
            <w:pPr>
              <w:pStyle w:val="30"/>
            </w:pPr>
            <w:r>
              <w:rPr>
                <w:rFonts w:hint="eastAsia"/>
              </w:rPr>
              <w:t>459</w:t>
            </w:r>
          </w:p>
        </w:tc>
        <w:tc>
          <w:tcPr>
            <w:tcW w:w="240" w:type="pct"/>
            <w:vMerge w:val="continue"/>
            <w:vAlign w:val="center"/>
          </w:tcPr>
          <w:p w14:paraId="7036B33A">
            <w:pPr>
              <w:pStyle w:val="30"/>
            </w:pPr>
          </w:p>
        </w:tc>
        <w:tc>
          <w:tcPr>
            <w:tcW w:w="570" w:type="pct"/>
            <w:vMerge w:val="continue"/>
            <w:vAlign w:val="center"/>
          </w:tcPr>
          <w:p w14:paraId="7D86AEFA">
            <w:pPr>
              <w:pStyle w:val="30"/>
            </w:pPr>
          </w:p>
        </w:tc>
        <w:tc>
          <w:tcPr>
            <w:tcW w:w="816" w:type="pct"/>
            <w:vMerge w:val="continue"/>
            <w:vAlign w:val="center"/>
          </w:tcPr>
          <w:p w14:paraId="32F3B737">
            <w:pPr>
              <w:pStyle w:val="30"/>
            </w:pPr>
          </w:p>
        </w:tc>
        <w:tc>
          <w:tcPr>
            <w:tcW w:w="942" w:type="pct"/>
            <w:vAlign w:val="center"/>
          </w:tcPr>
          <w:p w14:paraId="4AC87F56">
            <w:pPr>
              <w:pStyle w:val="30"/>
            </w:pPr>
            <w:r>
              <w:rPr>
                <w:rFonts w:hint="eastAsia"/>
              </w:rPr>
              <w:t>企业总览-风险敞口月度看板</w:t>
            </w:r>
          </w:p>
        </w:tc>
        <w:tc>
          <w:tcPr>
            <w:tcW w:w="1146" w:type="pct"/>
            <w:vAlign w:val="center"/>
          </w:tcPr>
          <w:p w14:paraId="08C9F597">
            <w:pPr>
              <w:pStyle w:val="30"/>
            </w:pPr>
          </w:p>
        </w:tc>
        <w:tc>
          <w:tcPr>
            <w:tcW w:w="240" w:type="pct"/>
            <w:vMerge w:val="continue"/>
            <w:vAlign w:val="center"/>
          </w:tcPr>
          <w:p w14:paraId="46DF522F">
            <w:pPr>
              <w:pStyle w:val="30"/>
            </w:pPr>
          </w:p>
        </w:tc>
        <w:tc>
          <w:tcPr>
            <w:tcW w:w="240" w:type="pct"/>
            <w:vAlign w:val="center"/>
          </w:tcPr>
          <w:p w14:paraId="0060B4FD">
            <w:pPr>
              <w:pStyle w:val="30"/>
            </w:pPr>
            <w:r>
              <w:rPr>
                <w:rFonts w:hint="eastAsia"/>
              </w:rPr>
              <w:t>2.5</w:t>
            </w:r>
          </w:p>
        </w:tc>
        <w:tc>
          <w:tcPr>
            <w:tcW w:w="258" w:type="pct"/>
            <w:vMerge w:val="continue"/>
            <w:vAlign w:val="center"/>
          </w:tcPr>
          <w:p w14:paraId="190BEE35">
            <w:pPr>
              <w:pStyle w:val="30"/>
            </w:pPr>
          </w:p>
        </w:tc>
        <w:tc>
          <w:tcPr>
            <w:tcW w:w="343" w:type="pct"/>
            <w:vAlign w:val="center"/>
          </w:tcPr>
          <w:p w14:paraId="79BE25BE">
            <w:pPr>
              <w:pStyle w:val="30"/>
            </w:pPr>
            <w:r>
              <w:rPr>
                <w:rFonts w:hint="eastAsia"/>
              </w:rPr>
              <w:t>6.1.15.1</w:t>
            </w:r>
          </w:p>
        </w:tc>
      </w:tr>
      <w:tr w14:paraId="3CAF0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32EE95D9">
            <w:pPr>
              <w:pStyle w:val="30"/>
            </w:pPr>
            <w:r>
              <w:rPr>
                <w:rFonts w:hint="eastAsia"/>
              </w:rPr>
              <w:t>460</w:t>
            </w:r>
          </w:p>
        </w:tc>
        <w:tc>
          <w:tcPr>
            <w:tcW w:w="240" w:type="pct"/>
            <w:vMerge w:val="continue"/>
            <w:vAlign w:val="center"/>
          </w:tcPr>
          <w:p w14:paraId="05F76F91">
            <w:pPr>
              <w:pStyle w:val="30"/>
            </w:pPr>
          </w:p>
        </w:tc>
        <w:tc>
          <w:tcPr>
            <w:tcW w:w="570" w:type="pct"/>
            <w:vMerge w:val="continue"/>
            <w:vAlign w:val="center"/>
          </w:tcPr>
          <w:p w14:paraId="007FB6F7">
            <w:pPr>
              <w:pStyle w:val="30"/>
            </w:pPr>
          </w:p>
        </w:tc>
        <w:tc>
          <w:tcPr>
            <w:tcW w:w="816" w:type="pct"/>
            <w:vMerge w:val="continue"/>
            <w:vAlign w:val="center"/>
          </w:tcPr>
          <w:p w14:paraId="3E9AD86E">
            <w:pPr>
              <w:pStyle w:val="30"/>
            </w:pPr>
          </w:p>
        </w:tc>
        <w:tc>
          <w:tcPr>
            <w:tcW w:w="942" w:type="pct"/>
            <w:vAlign w:val="center"/>
          </w:tcPr>
          <w:p w14:paraId="556DBE5D">
            <w:pPr>
              <w:pStyle w:val="30"/>
            </w:pPr>
            <w:r>
              <w:rPr>
                <w:rFonts w:hint="eastAsia"/>
              </w:rPr>
              <w:t>企业总览-领域风险敞口年度看板</w:t>
            </w:r>
          </w:p>
        </w:tc>
        <w:tc>
          <w:tcPr>
            <w:tcW w:w="1146" w:type="pct"/>
            <w:vAlign w:val="center"/>
          </w:tcPr>
          <w:p w14:paraId="6E2CE93F">
            <w:pPr>
              <w:pStyle w:val="30"/>
            </w:pPr>
          </w:p>
        </w:tc>
        <w:tc>
          <w:tcPr>
            <w:tcW w:w="240" w:type="pct"/>
            <w:vMerge w:val="continue"/>
            <w:vAlign w:val="center"/>
          </w:tcPr>
          <w:p w14:paraId="4BFD1291">
            <w:pPr>
              <w:pStyle w:val="30"/>
            </w:pPr>
          </w:p>
        </w:tc>
        <w:tc>
          <w:tcPr>
            <w:tcW w:w="240" w:type="pct"/>
            <w:vAlign w:val="center"/>
          </w:tcPr>
          <w:p w14:paraId="46BE281B">
            <w:pPr>
              <w:pStyle w:val="30"/>
            </w:pPr>
            <w:r>
              <w:rPr>
                <w:rFonts w:hint="eastAsia"/>
              </w:rPr>
              <w:t>2.5</w:t>
            </w:r>
          </w:p>
        </w:tc>
        <w:tc>
          <w:tcPr>
            <w:tcW w:w="258" w:type="pct"/>
            <w:vMerge w:val="continue"/>
            <w:vAlign w:val="center"/>
          </w:tcPr>
          <w:p w14:paraId="08156F13">
            <w:pPr>
              <w:pStyle w:val="30"/>
            </w:pPr>
          </w:p>
        </w:tc>
        <w:tc>
          <w:tcPr>
            <w:tcW w:w="343" w:type="pct"/>
            <w:vAlign w:val="center"/>
          </w:tcPr>
          <w:p w14:paraId="3952E885">
            <w:pPr>
              <w:pStyle w:val="30"/>
            </w:pPr>
            <w:r>
              <w:rPr>
                <w:rFonts w:hint="eastAsia"/>
              </w:rPr>
              <w:t>6.1.15.1</w:t>
            </w:r>
          </w:p>
        </w:tc>
      </w:tr>
      <w:tr w14:paraId="6BC06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2BE03B2">
            <w:pPr>
              <w:pStyle w:val="30"/>
            </w:pPr>
            <w:r>
              <w:rPr>
                <w:rFonts w:hint="eastAsia"/>
              </w:rPr>
              <w:t>461</w:t>
            </w:r>
          </w:p>
        </w:tc>
        <w:tc>
          <w:tcPr>
            <w:tcW w:w="240" w:type="pct"/>
            <w:vMerge w:val="continue"/>
            <w:vAlign w:val="center"/>
          </w:tcPr>
          <w:p w14:paraId="6EA0993B">
            <w:pPr>
              <w:pStyle w:val="30"/>
            </w:pPr>
          </w:p>
        </w:tc>
        <w:tc>
          <w:tcPr>
            <w:tcW w:w="570" w:type="pct"/>
            <w:vMerge w:val="continue"/>
            <w:vAlign w:val="center"/>
          </w:tcPr>
          <w:p w14:paraId="222356E9">
            <w:pPr>
              <w:pStyle w:val="30"/>
            </w:pPr>
          </w:p>
        </w:tc>
        <w:tc>
          <w:tcPr>
            <w:tcW w:w="816" w:type="pct"/>
            <w:vMerge w:val="continue"/>
            <w:vAlign w:val="center"/>
          </w:tcPr>
          <w:p w14:paraId="40C9E077">
            <w:pPr>
              <w:pStyle w:val="30"/>
            </w:pPr>
          </w:p>
        </w:tc>
        <w:tc>
          <w:tcPr>
            <w:tcW w:w="942" w:type="pct"/>
            <w:vAlign w:val="center"/>
          </w:tcPr>
          <w:p w14:paraId="1BB51B6F">
            <w:pPr>
              <w:pStyle w:val="30"/>
            </w:pPr>
            <w:r>
              <w:rPr>
                <w:rFonts w:hint="eastAsia"/>
              </w:rPr>
              <w:t>企业总览-领域风险敞口月度看板</w:t>
            </w:r>
          </w:p>
        </w:tc>
        <w:tc>
          <w:tcPr>
            <w:tcW w:w="1146" w:type="pct"/>
            <w:vAlign w:val="center"/>
          </w:tcPr>
          <w:p w14:paraId="0DEA41E0">
            <w:pPr>
              <w:pStyle w:val="30"/>
            </w:pPr>
          </w:p>
        </w:tc>
        <w:tc>
          <w:tcPr>
            <w:tcW w:w="240" w:type="pct"/>
            <w:vMerge w:val="continue"/>
            <w:vAlign w:val="center"/>
          </w:tcPr>
          <w:p w14:paraId="6EEDEBF7">
            <w:pPr>
              <w:pStyle w:val="30"/>
            </w:pPr>
          </w:p>
        </w:tc>
        <w:tc>
          <w:tcPr>
            <w:tcW w:w="240" w:type="pct"/>
            <w:vAlign w:val="center"/>
          </w:tcPr>
          <w:p w14:paraId="38824869">
            <w:pPr>
              <w:pStyle w:val="30"/>
            </w:pPr>
            <w:r>
              <w:rPr>
                <w:rFonts w:hint="eastAsia"/>
              </w:rPr>
              <w:t>2.5</w:t>
            </w:r>
          </w:p>
        </w:tc>
        <w:tc>
          <w:tcPr>
            <w:tcW w:w="258" w:type="pct"/>
            <w:vMerge w:val="continue"/>
            <w:vAlign w:val="center"/>
          </w:tcPr>
          <w:p w14:paraId="7920AA59">
            <w:pPr>
              <w:pStyle w:val="30"/>
            </w:pPr>
          </w:p>
        </w:tc>
        <w:tc>
          <w:tcPr>
            <w:tcW w:w="343" w:type="pct"/>
            <w:vAlign w:val="center"/>
          </w:tcPr>
          <w:p w14:paraId="75342019">
            <w:pPr>
              <w:pStyle w:val="30"/>
            </w:pPr>
            <w:r>
              <w:rPr>
                <w:rFonts w:hint="eastAsia"/>
              </w:rPr>
              <w:t>6.1.15.1</w:t>
            </w:r>
          </w:p>
        </w:tc>
      </w:tr>
      <w:tr w14:paraId="1B26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ED7BC79">
            <w:pPr>
              <w:pStyle w:val="30"/>
            </w:pPr>
            <w:r>
              <w:rPr>
                <w:rFonts w:hint="eastAsia"/>
              </w:rPr>
              <w:t>462</w:t>
            </w:r>
          </w:p>
        </w:tc>
        <w:tc>
          <w:tcPr>
            <w:tcW w:w="240" w:type="pct"/>
            <w:vMerge w:val="continue"/>
            <w:vAlign w:val="center"/>
          </w:tcPr>
          <w:p w14:paraId="456642B3">
            <w:pPr>
              <w:pStyle w:val="30"/>
            </w:pPr>
          </w:p>
        </w:tc>
        <w:tc>
          <w:tcPr>
            <w:tcW w:w="570" w:type="pct"/>
            <w:vMerge w:val="continue"/>
            <w:vAlign w:val="center"/>
          </w:tcPr>
          <w:p w14:paraId="7F19B792">
            <w:pPr>
              <w:pStyle w:val="30"/>
            </w:pPr>
          </w:p>
        </w:tc>
        <w:tc>
          <w:tcPr>
            <w:tcW w:w="816" w:type="pct"/>
            <w:vAlign w:val="center"/>
          </w:tcPr>
          <w:p w14:paraId="18A4677C">
            <w:pPr>
              <w:pStyle w:val="30"/>
            </w:pPr>
            <w:r>
              <w:rPr>
                <w:rFonts w:hint="eastAsia"/>
              </w:rPr>
              <w:t>风险地图看板</w:t>
            </w:r>
          </w:p>
        </w:tc>
        <w:tc>
          <w:tcPr>
            <w:tcW w:w="942" w:type="pct"/>
            <w:vAlign w:val="center"/>
          </w:tcPr>
          <w:p w14:paraId="7622B4DE">
            <w:pPr>
              <w:pStyle w:val="30"/>
            </w:pPr>
            <w:r>
              <w:rPr>
                <w:rFonts w:hint="eastAsia"/>
              </w:rPr>
              <w:t>宣传部风险地图年度看板</w:t>
            </w:r>
          </w:p>
        </w:tc>
        <w:tc>
          <w:tcPr>
            <w:tcW w:w="1146" w:type="pct"/>
            <w:vAlign w:val="center"/>
          </w:tcPr>
          <w:p w14:paraId="2C81AB06">
            <w:pPr>
              <w:pStyle w:val="30"/>
            </w:pPr>
          </w:p>
        </w:tc>
        <w:tc>
          <w:tcPr>
            <w:tcW w:w="240" w:type="pct"/>
            <w:vMerge w:val="restart"/>
            <w:vAlign w:val="center"/>
          </w:tcPr>
          <w:p w14:paraId="058AE11F">
            <w:pPr>
              <w:pStyle w:val="30"/>
            </w:pPr>
            <w:r>
              <w:rPr>
                <w:rFonts w:hint="eastAsia"/>
              </w:rPr>
              <w:t>2</w:t>
            </w:r>
          </w:p>
        </w:tc>
        <w:tc>
          <w:tcPr>
            <w:tcW w:w="240" w:type="pct"/>
            <w:vAlign w:val="center"/>
          </w:tcPr>
          <w:p w14:paraId="3BEB10DE">
            <w:pPr>
              <w:pStyle w:val="30"/>
            </w:pPr>
            <w:r>
              <w:rPr>
                <w:rFonts w:hint="eastAsia"/>
              </w:rPr>
              <w:t>2.5</w:t>
            </w:r>
          </w:p>
        </w:tc>
        <w:tc>
          <w:tcPr>
            <w:tcW w:w="258" w:type="pct"/>
            <w:vMerge w:val="restart"/>
            <w:vAlign w:val="center"/>
          </w:tcPr>
          <w:p w14:paraId="43F2EDBD">
            <w:pPr>
              <w:pStyle w:val="30"/>
            </w:pPr>
            <w:r>
              <w:rPr>
                <w:rFonts w:hint="eastAsia"/>
              </w:rPr>
              <w:t>5</w:t>
            </w:r>
          </w:p>
        </w:tc>
        <w:tc>
          <w:tcPr>
            <w:tcW w:w="343" w:type="pct"/>
            <w:vAlign w:val="center"/>
          </w:tcPr>
          <w:p w14:paraId="59974460">
            <w:pPr>
              <w:pStyle w:val="30"/>
            </w:pPr>
            <w:r>
              <w:rPr>
                <w:rFonts w:hint="eastAsia"/>
              </w:rPr>
              <w:t>6.1.15.1</w:t>
            </w:r>
          </w:p>
        </w:tc>
      </w:tr>
      <w:tr w14:paraId="45DD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40496A04">
            <w:pPr>
              <w:pStyle w:val="30"/>
            </w:pPr>
            <w:r>
              <w:rPr>
                <w:rFonts w:hint="eastAsia"/>
              </w:rPr>
              <w:t>463</w:t>
            </w:r>
          </w:p>
        </w:tc>
        <w:tc>
          <w:tcPr>
            <w:tcW w:w="240" w:type="pct"/>
            <w:vMerge w:val="continue"/>
            <w:vAlign w:val="center"/>
          </w:tcPr>
          <w:p w14:paraId="5B74E40F">
            <w:pPr>
              <w:pStyle w:val="30"/>
            </w:pPr>
          </w:p>
        </w:tc>
        <w:tc>
          <w:tcPr>
            <w:tcW w:w="570" w:type="pct"/>
            <w:vMerge w:val="continue"/>
            <w:vAlign w:val="center"/>
          </w:tcPr>
          <w:p w14:paraId="2E5DEDAA">
            <w:pPr>
              <w:pStyle w:val="30"/>
            </w:pPr>
          </w:p>
        </w:tc>
        <w:tc>
          <w:tcPr>
            <w:tcW w:w="816" w:type="pct"/>
            <w:vMerge w:val="restart"/>
            <w:vAlign w:val="center"/>
          </w:tcPr>
          <w:p w14:paraId="647360E8">
            <w:pPr>
              <w:pStyle w:val="30"/>
            </w:pPr>
            <w:r>
              <w:rPr>
                <w:rFonts w:hint="eastAsia"/>
              </w:rPr>
              <w:t>资金领域看板</w:t>
            </w:r>
          </w:p>
        </w:tc>
        <w:tc>
          <w:tcPr>
            <w:tcW w:w="942" w:type="pct"/>
            <w:vAlign w:val="center"/>
          </w:tcPr>
          <w:p w14:paraId="39598F6E">
            <w:pPr>
              <w:pStyle w:val="30"/>
            </w:pPr>
            <w:r>
              <w:rPr>
                <w:rFonts w:hint="eastAsia"/>
              </w:rPr>
              <w:t>宣传部资金风险年度看板</w:t>
            </w:r>
          </w:p>
        </w:tc>
        <w:tc>
          <w:tcPr>
            <w:tcW w:w="1146" w:type="pct"/>
            <w:vAlign w:val="center"/>
          </w:tcPr>
          <w:p w14:paraId="3BE03F0F">
            <w:pPr>
              <w:pStyle w:val="30"/>
            </w:pPr>
          </w:p>
        </w:tc>
        <w:tc>
          <w:tcPr>
            <w:tcW w:w="240" w:type="pct"/>
            <w:vMerge w:val="continue"/>
            <w:vAlign w:val="center"/>
          </w:tcPr>
          <w:p w14:paraId="24E002F5">
            <w:pPr>
              <w:pStyle w:val="30"/>
            </w:pPr>
          </w:p>
        </w:tc>
        <w:tc>
          <w:tcPr>
            <w:tcW w:w="240" w:type="pct"/>
            <w:vAlign w:val="center"/>
          </w:tcPr>
          <w:p w14:paraId="40DE490C">
            <w:pPr>
              <w:pStyle w:val="30"/>
            </w:pPr>
            <w:r>
              <w:rPr>
                <w:rFonts w:hint="eastAsia"/>
              </w:rPr>
              <w:t>2.5</w:t>
            </w:r>
          </w:p>
        </w:tc>
        <w:tc>
          <w:tcPr>
            <w:tcW w:w="258" w:type="pct"/>
            <w:vMerge w:val="continue"/>
            <w:vAlign w:val="center"/>
          </w:tcPr>
          <w:p w14:paraId="2AA5153F">
            <w:pPr>
              <w:pStyle w:val="30"/>
            </w:pPr>
          </w:p>
        </w:tc>
        <w:tc>
          <w:tcPr>
            <w:tcW w:w="343" w:type="pct"/>
            <w:vAlign w:val="center"/>
          </w:tcPr>
          <w:p w14:paraId="1A2CDB18">
            <w:pPr>
              <w:pStyle w:val="30"/>
            </w:pPr>
            <w:r>
              <w:rPr>
                <w:rFonts w:hint="eastAsia"/>
              </w:rPr>
              <w:t>6.1.15.1</w:t>
            </w:r>
          </w:p>
        </w:tc>
      </w:tr>
      <w:tr w14:paraId="340C7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6DD8202F">
            <w:pPr>
              <w:pStyle w:val="30"/>
            </w:pPr>
            <w:r>
              <w:rPr>
                <w:rFonts w:hint="eastAsia"/>
              </w:rPr>
              <w:t>464</w:t>
            </w:r>
          </w:p>
        </w:tc>
        <w:tc>
          <w:tcPr>
            <w:tcW w:w="240" w:type="pct"/>
            <w:vMerge w:val="continue"/>
            <w:vAlign w:val="center"/>
          </w:tcPr>
          <w:p w14:paraId="17579939">
            <w:pPr>
              <w:pStyle w:val="30"/>
            </w:pPr>
          </w:p>
        </w:tc>
        <w:tc>
          <w:tcPr>
            <w:tcW w:w="570" w:type="pct"/>
            <w:vMerge w:val="continue"/>
            <w:vAlign w:val="center"/>
          </w:tcPr>
          <w:p w14:paraId="169DD3C9">
            <w:pPr>
              <w:pStyle w:val="30"/>
            </w:pPr>
          </w:p>
        </w:tc>
        <w:tc>
          <w:tcPr>
            <w:tcW w:w="816" w:type="pct"/>
            <w:vMerge w:val="continue"/>
            <w:vAlign w:val="center"/>
          </w:tcPr>
          <w:p w14:paraId="3FD282B6">
            <w:pPr>
              <w:pStyle w:val="30"/>
            </w:pPr>
          </w:p>
        </w:tc>
        <w:tc>
          <w:tcPr>
            <w:tcW w:w="942" w:type="pct"/>
            <w:vAlign w:val="center"/>
          </w:tcPr>
          <w:p w14:paraId="09ED5EE8">
            <w:pPr>
              <w:pStyle w:val="30"/>
            </w:pPr>
            <w:r>
              <w:rPr>
                <w:rFonts w:hint="eastAsia"/>
              </w:rPr>
              <w:t>宣传部资金风险月度看板</w:t>
            </w:r>
          </w:p>
        </w:tc>
        <w:tc>
          <w:tcPr>
            <w:tcW w:w="1146" w:type="pct"/>
            <w:vAlign w:val="center"/>
          </w:tcPr>
          <w:p w14:paraId="725E9523">
            <w:pPr>
              <w:pStyle w:val="30"/>
            </w:pPr>
          </w:p>
        </w:tc>
        <w:tc>
          <w:tcPr>
            <w:tcW w:w="240" w:type="pct"/>
            <w:vMerge w:val="continue"/>
            <w:vAlign w:val="center"/>
          </w:tcPr>
          <w:p w14:paraId="318C5C06">
            <w:pPr>
              <w:pStyle w:val="30"/>
            </w:pPr>
          </w:p>
        </w:tc>
        <w:tc>
          <w:tcPr>
            <w:tcW w:w="240" w:type="pct"/>
            <w:vAlign w:val="center"/>
          </w:tcPr>
          <w:p w14:paraId="70B312D7">
            <w:pPr>
              <w:pStyle w:val="30"/>
            </w:pPr>
            <w:r>
              <w:rPr>
                <w:rFonts w:hint="eastAsia"/>
              </w:rPr>
              <w:t>2.5</w:t>
            </w:r>
          </w:p>
        </w:tc>
        <w:tc>
          <w:tcPr>
            <w:tcW w:w="258" w:type="pct"/>
            <w:vMerge w:val="continue"/>
            <w:vAlign w:val="center"/>
          </w:tcPr>
          <w:p w14:paraId="20E6B8F2">
            <w:pPr>
              <w:pStyle w:val="30"/>
            </w:pPr>
          </w:p>
        </w:tc>
        <w:tc>
          <w:tcPr>
            <w:tcW w:w="343" w:type="pct"/>
            <w:vAlign w:val="center"/>
          </w:tcPr>
          <w:p w14:paraId="4E51D2B0">
            <w:pPr>
              <w:pStyle w:val="30"/>
            </w:pPr>
            <w:r>
              <w:rPr>
                <w:rFonts w:hint="eastAsia"/>
              </w:rPr>
              <w:t>6.1.15.1</w:t>
            </w:r>
          </w:p>
        </w:tc>
      </w:tr>
      <w:tr w14:paraId="6275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5DE36994">
            <w:pPr>
              <w:pStyle w:val="30"/>
            </w:pPr>
            <w:r>
              <w:rPr>
                <w:rFonts w:hint="eastAsia"/>
              </w:rPr>
              <w:t>465</w:t>
            </w:r>
          </w:p>
        </w:tc>
        <w:tc>
          <w:tcPr>
            <w:tcW w:w="240" w:type="pct"/>
            <w:vMerge w:val="continue"/>
            <w:vAlign w:val="center"/>
          </w:tcPr>
          <w:p w14:paraId="78563179">
            <w:pPr>
              <w:pStyle w:val="30"/>
            </w:pPr>
          </w:p>
        </w:tc>
        <w:tc>
          <w:tcPr>
            <w:tcW w:w="570" w:type="pct"/>
            <w:vMerge w:val="continue"/>
            <w:vAlign w:val="center"/>
          </w:tcPr>
          <w:p w14:paraId="1DB4DF94">
            <w:pPr>
              <w:pStyle w:val="30"/>
            </w:pPr>
          </w:p>
        </w:tc>
        <w:tc>
          <w:tcPr>
            <w:tcW w:w="816" w:type="pct"/>
            <w:vMerge w:val="restart"/>
            <w:vAlign w:val="center"/>
          </w:tcPr>
          <w:p w14:paraId="3EF1E48B">
            <w:pPr>
              <w:pStyle w:val="30"/>
            </w:pPr>
            <w:r>
              <w:rPr>
                <w:rFonts w:hint="eastAsia"/>
              </w:rPr>
              <w:t>主业领域看板</w:t>
            </w:r>
          </w:p>
        </w:tc>
        <w:tc>
          <w:tcPr>
            <w:tcW w:w="942" w:type="pct"/>
            <w:vAlign w:val="center"/>
          </w:tcPr>
          <w:p w14:paraId="60D96FAD">
            <w:pPr>
              <w:pStyle w:val="30"/>
            </w:pPr>
            <w:r>
              <w:rPr>
                <w:rFonts w:hint="eastAsia"/>
              </w:rPr>
              <w:t>宣传部主业风险年度看板</w:t>
            </w:r>
          </w:p>
        </w:tc>
        <w:tc>
          <w:tcPr>
            <w:tcW w:w="1146" w:type="pct"/>
            <w:vAlign w:val="center"/>
          </w:tcPr>
          <w:p w14:paraId="109E2F1F">
            <w:pPr>
              <w:pStyle w:val="30"/>
            </w:pPr>
          </w:p>
        </w:tc>
        <w:tc>
          <w:tcPr>
            <w:tcW w:w="240" w:type="pct"/>
            <w:vMerge w:val="continue"/>
            <w:vAlign w:val="center"/>
          </w:tcPr>
          <w:p w14:paraId="1F8261A0">
            <w:pPr>
              <w:pStyle w:val="30"/>
            </w:pPr>
          </w:p>
        </w:tc>
        <w:tc>
          <w:tcPr>
            <w:tcW w:w="240" w:type="pct"/>
            <w:vAlign w:val="center"/>
          </w:tcPr>
          <w:p w14:paraId="67E7F4CA">
            <w:pPr>
              <w:pStyle w:val="30"/>
            </w:pPr>
            <w:r>
              <w:rPr>
                <w:rFonts w:hint="eastAsia"/>
              </w:rPr>
              <w:t>2.5</w:t>
            </w:r>
          </w:p>
        </w:tc>
        <w:tc>
          <w:tcPr>
            <w:tcW w:w="258" w:type="pct"/>
            <w:vMerge w:val="continue"/>
            <w:vAlign w:val="center"/>
          </w:tcPr>
          <w:p w14:paraId="48A6D607">
            <w:pPr>
              <w:pStyle w:val="30"/>
            </w:pPr>
          </w:p>
        </w:tc>
        <w:tc>
          <w:tcPr>
            <w:tcW w:w="343" w:type="pct"/>
            <w:vAlign w:val="center"/>
          </w:tcPr>
          <w:p w14:paraId="436DB2EB">
            <w:pPr>
              <w:pStyle w:val="30"/>
            </w:pPr>
            <w:r>
              <w:rPr>
                <w:rFonts w:hint="eastAsia"/>
              </w:rPr>
              <w:t>6.1.15.1</w:t>
            </w:r>
          </w:p>
        </w:tc>
      </w:tr>
      <w:tr w14:paraId="05C9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59C1369B">
            <w:pPr>
              <w:pStyle w:val="30"/>
            </w:pPr>
            <w:r>
              <w:rPr>
                <w:rFonts w:hint="eastAsia"/>
              </w:rPr>
              <w:t>466</w:t>
            </w:r>
          </w:p>
        </w:tc>
        <w:tc>
          <w:tcPr>
            <w:tcW w:w="240" w:type="pct"/>
            <w:vMerge w:val="continue"/>
            <w:vAlign w:val="center"/>
          </w:tcPr>
          <w:p w14:paraId="6458C8D9">
            <w:pPr>
              <w:pStyle w:val="30"/>
            </w:pPr>
          </w:p>
        </w:tc>
        <w:tc>
          <w:tcPr>
            <w:tcW w:w="570" w:type="pct"/>
            <w:vMerge w:val="continue"/>
            <w:vAlign w:val="center"/>
          </w:tcPr>
          <w:p w14:paraId="3D1E264B">
            <w:pPr>
              <w:pStyle w:val="30"/>
            </w:pPr>
          </w:p>
        </w:tc>
        <w:tc>
          <w:tcPr>
            <w:tcW w:w="816" w:type="pct"/>
            <w:vMerge w:val="continue"/>
            <w:vAlign w:val="center"/>
          </w:tcPr>
          <w:p w14:paraId="48AFCF95">
            <w:pPr>
              <w:pStyle w:val="30"/>
            </w:pPr>
          </w:p>
        </w:tc>
        <w:tc>
          <w:tcPr>
            <w:tcW w:w="942" w:type="pct"/>
            <w:vAlign w:val="center"/>
          </w:tcPr>
          <w:p w14:paraId="1BBB53C8">
            <w:pPr>
              <w:pStyle w:val="30"/>
            </w:pPr>
            <w:r>
              <w:rPr>
                <w:rFonts w:hint="eastAsia"/>
              </w:rPr>
              <w:t>宣传部主业风险月度看板</w:t>
            </w:r>
          </w:p>
        </w:tc>
        <w:tc>
          <w:tcPr>
            <w:tcW w:w="1146" w:type="pct"/>
            <w:vAlign w:val="center"/>
          </w:tcPr>
          <w:p w14:paraId="7C89F286">
            <w:pPr>
              <w:pStyle w:val="30"/>
            </w:pPr>
          </w:p>
        </w:tc>
        <w:tc>
          <w:tcPr>
            <w:tcW w:w="240" w:type="pct"/>
            <w:vMerge w:val="continue"/>
            <w:vAlign w:val="center"/>
          </w:tcPr>
          <w:p w14:paraId="5329FAD6">
            <w:pPr>
              <w:pStyle w:val="30"/>
            </w:pPr>
          </w:p>
        </w:tc>
        <w:tc>
          <w:tcPr>
            <w:tcW w:w="240" w:type="pct"/>
            <w:vAlign w:val="center"/>
          </w:tcPr>
          <w:p w14:paraId="0C88BCD6">
            <w:pPr>
              <w:pStyle w:val="30"/>
            </w:pPr>
            <w:r>
              <w:rPr>
                <w:rFonts w:hint="eastAsia"/>
              </w:rPr>
              <w:t>2.5</w:t>
            </w:r>
          </w:p>
        </w:tc>
        <w:tc>
          <w:tcPr>
            <w:tcW w:w="258" w:type="pct"/>
            <w:vMerge w:val="continue"/>
            <w:vAlign w:val="center"/>
          </w:tcPr>
          <w:p w14:paraId="74C11017">
            <w:pPr>
              <w:pStyle w:val="30"/>
            </w:pPr>
          </w:p>
        </w:tc>
        <w:tc>
          <w:tcPr>
            <w:tcW w:w="343" w:type="pct"/>
            <w:vAlign w:val="center"/>
          </w:tcPr>
          <w:p w14:paraId="2D9344F5">
            <w:pPr>
              <w:pStyle w:val="30"/>
            </w:pPr>
            <w:r>
              <w:rPr>
                <w:rFonts w:hint="eastAsia"/>
              </w:rPr>
              <w:t>6.1.15.1</w:t>
            </w:r>
          </w:p>
        </w:tc>
      </w:tr>
      <w:tr w14:paraId="2756F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13187E87">
            <w:pPr>
              <w:pStyle w:val="30"/>
            </w:pPr>
            <w:r>
              <w:rPr>
                <w:rFonts w:hint="eastAsia"/>
              </w:rPr>
              <w:t>467</w:t>
            </w:r>
          </w:p>
        </w:tc>
        <w:tc>
          <w:tcPr>
            <w:tcW w:w="240" w:type="pct"/>
            <w:vMerge w:val="continue"/>
            <w:vAlign w:val="center"/>
          </w:tcPr>
          <w:p w14:paraId="2DBAB0C6">
            <w:pPr>
              <w:pStyle w:val="30"/>
            </w:pPr>
          </w:p>
        </w:tc>
        <w:tc>
          <w:tcPr>
            <w:tcW w:w="570" w:type="pct"/>
            <w:vMerge w:val="continue"/>
            <w:vAlign w:val="center"/>
          </w:tcPr>
          <w:p w14:paraId="6E1C6A74">
            <w:pPr>
              <w:pStyle w:val="30"/>
            </w:pPr>
          </w:p>
        </w:tc>
        <w:tc>
          <w:tcPr>
            <w:tcW w:w="816" w:type="pct"/>
            <w:vAlign w:val="center"/>
          </w:tcPr>
          <w:p w14:paraId="532CCBC4">
            <w:pPr>
              <w:pStyle w:val="30"/>
            </w:pPr>
            <w:r>
              <w:rPr>
                <w:rFonts w:hint="eastAsia"/>
              </w:rPr>
              <w:t>投资领域看板</w:t>
            </w:r>
          </w:p>
        </w:tc>
        <w:tc>
          <w:tcPr>
            <w:tcW w:w="942" w:type="pct"/>
            <w:vAlign w:val="center"/>
          </w:tcPr>
          <w:p w14:paraId="78920022">
            <w:pPr>
              <w:pStyle w:val="30"/>
            </w:pPr>
          </w:p>
        </w:tc>
        <w:tc>
          <w:tcPr>
            <w:tcW w:w="1146" w:type="pct"/>
            <w:vAlign w:val="center"/>
          </w:tcPr>
          <w:p w14:paraId="141C01B4">
            <w:pPr>
              <w:pStyle w:val="30"/>
            </w:pPr>
          </w:p>
        </w:tc>
        <w:tc>
          <w:tcPr>
            <w:tcW w:w="240" w:type="pct"/>
            <w:vMerge w:val="restart"/>
            <w:vAlign w:val="center"/>
          </w:tcPr>
          <w:p w14:paraId="117A18DB">
            <w:pPr>
              <w:pStyle w:val="30"/>
            </w:pPr>
            <w:r>
              <w:rPr>
                <w:rFonts w:hint="eastAsia"/>
              </w:rPr>
              <w:t>2</w:t>
            </w:r>
          </w:p>
        </w:tc>
        <w:tc>
          <w:tcPr>
            <w:tcW w:w="240" w:type="pct"/>
            <w:vAlign w:val="center"/>
          </w:tcPr>
          <w:p w14:paraId="14184175">
            <w:pPr>
              <w:pStyle w:val="30"/>
            </w:pPr>
            <w:r>
              <w:rPr>
                <w:rFonts w:hint="eastAsia"/>
              </w:rPr>
              <w:t>2.5</w:t>
            </w:r>
          </w:p>
        </w:tc>
        <w:tc>
          <w:tcPr>
            <w:tcW w:w="258" w:type="pct"/>
            <w:vMerge w:val="restart"/>
            <w:vAlign w:val="center"/>
          </w:tcPr>
          <w:p w14:paraId="0193EC51">
            <w:pPr>
              <w:pStyle w:val="30"/>
            </w:pPr>
            <w:r>
              <w:rPr>
                <w:rFonts w:hint="eastAsia"/>
              </w:rPr>
              <w:t>5</w:t>
            </w:r>
          </w:p>
        </w:tc>
        <w:tc>
          <w:tcPr>
            <w:tcW w:w="343" w:type="pct"/>
            <w:vAlign w:val="center"/>
          </w:tcPr>
          <w:p w14:paraId="22DD857E">
            <w:pPr>
              <w:pStyle w:val="30"/>
            </w:pPr>
            <w:r>
              <w:rPr>
                <w:rFonts w:hint="eastAsia"/>
              </w:rPr>
              <w:t>6.1.15.1</w:t>
            </w:r>
          </w:p>
        </w:tc>
      </w:tr>
      <w:tr w14:paraId="22E0B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4D5E7051">
            <w:pPr>
              <w:pStyle w:val="30"/>
            </w:pPr>
            <w:r>
              <w:rPr>
                <w:rFonts w:hint="eastAsia"/>
              </w:rPr>
              <w:t>468</w:t>
            </w:r>
          </w:p>
        </w:tc>
        <w:tc>
          <w:tcPr>
            <w:tcW w:w="240" w:type="pct"/>
            <w:vMerge w:val="continue"/>
            <w:vAlign w:val="center"/>
          </w:tcPr>
          <w:p w14:paraId="3B07B9F7">
            <w:pPr>
              <w:pStyle w:val="30"/>
            </w:pPr>
          </w:p>
        </w:tc>
        <w:tc>
          <w:tcPr>
            <w:tcW w:w="570" w:type="pct"/>
            <w:vMerge w:val="continue"/>
            <w:vAlign w:val="center"/>
          </w:tcPr>
          <w:p w14:paraId="3276157E">
            <w:pPr>
              <w:pStyle w:val="30"/>
            </w:pPr>
          </w:p>
        </w:tc>
        <w:tc>
          <w:tcPr>
            <w:tcW w:w="816" w:type="pct"/>
            <w:vMerge w:val="restart"/>
            <w:vAlign w:val="center"/>
          </w:tcPr>
          <w:p w14:paraId="772357AA">
            <w:pPr>
              <w:pStyle w:val="30"/>
            </w:pPr>
            <w:r>
              <w:rPr>
                <w:rFonts w:hint="eastAsia"/>
              </w:rPr>
              <w:t>治理领域看板</w:t>
            </w:r>
          </w:p>
        </w:tc>
        <w:tc>
          <w:tcPr>
            <w:tcW w:w="942" w:type="pct"/>
            <w:vAlign w:val="center"/>
          </w:tcPr>
          <w:p w14:paraId="21E70D3F">
            <w:pPr>
              <w:pStyle w:val="30"/>
            </w:pPr>
            <w:r>
              <w:rPr>
                <w:rFonts w:hint="eastAsia"/>
              </w:rPr>
              <w:t>宣传部治理风险年度看板-参股</w:t>
            </w:r>
          </w:p>
        </w:tc>
        <w:tc>
          <w:tcPr>
            <w:tcW w:w="1146" w:type="pct"/>
            <w:vAlign w:val="center"/>
          </w:tcPr>
          <w:p w14:paraId="37F3E05C">
            <w:pPr>
              <w:pStyle w:val="30"/>
            </w:pPr>
          </w:p>
        </w:tc>
        <w:tc>
          <w:tcPr>
            <w:tcW w:w="240" w:type="pct"/>
            <w:vMerge w:val="continue"/>
            <w:vAlign w:val="center"/>
          </w:tcPr>
          <w:p w14:paraId="21F30549">
            <w:pPr>
              <w:pStyle w:val="30"/>
            </w:pPr>
          </w:p>
        </w:tc>
        <w:tc>
          <w:tcPr>
            <w:tcW w:w="240" w:type="pct"/>
            <w:vAlign w:val="center"/>
          </w:tcPr>
          <w:p w14:paraId="031E8F86">
            <w:pPr>
              <w:pStyle w:val="30"/>
            </w:pPr>
            <w:r>
              <w:rPr>
                <w:rFonts w:hint="eastAsia"/>
              </w:rPr>
              <w:t>2.5</w:t>
            </w:r>
          </w:p>
        </w:tc>
        <w:tc>
          <w:tcPr>
            <w:tcW w:w="258" w:type="pct"/>
            <w:vMerge w:val="continue"/>
            <w:vAlign w:val="center"/>
          </w:tcPr>
          <w:p w14:paraId="4674BE87">
            <w:pPr>
              <w:pStyle w:val="30"/>
            </w:pPr>
          </w:p>
        </w:tc>
        <w:tc>
          <w:tcPr>
            <w:tcW w:w="343" w:type="pct"/>
            <w:vAlign w:val="center"/>
          </w:tcPr>
          <w:p w14:paraId="07BE1964">
            <w:pPr>
              <w:pStyle w:val="30"/>
            </w:pPr>
            <w:r>
              <w:rPr>
                <w:rFonts w:hint="eastAsia"/>
              </w:rPr>
              <w:t>6.1.15.1</w:t>
            </w:r>
          </w:p>
        </w:tc>
      </w:tr>
      <w:tr w14:paraId="627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2280B4CE">
            <w:pPr>
              <w:pStyle w:val="30"/>
            </w:pPr>
            <w:r>
              <w:rPr>
                <w:rFonts w:hint="eastAsia"/>
              </w:rPr>
              <w:t>469</w:t>
            </w:r>
          </w:p>
        </w:tc>
        <w:tc>
          <w:tcPr>
            <w:tcW w:w="240" w:type="pct"/>
            <w:vMerge w:val="continue"/>
            <w:vAlign w:val="center"/>
          </w:tcPr>
          <w:p w14:paraId="3EA50A65">
            <w:pPr>
              <w:pStyle w:val="30"/>
            </w:pPr>
          </w:p>
        </w:tc>
        <w:tc>
          <w:tcPr>
            <w:tcW w:w="570" w:type="pct"/>
            <w:vMerge w:val="continue"/>
            <w:vAlign w:val="center"/>
          </w:tcPr>
          <w:p w14:paraId="5C8C8A13">
            <w:pPr>
              <w:pStyle w:val="30"/>
            </w:pPr>
          </w:p>
        </w:tc>
        <w:tc>
          <w:tcPr>
            <w:tcW w:w="816" w:type="pct"/>
            <w:vMerge w:val="continue"/>
            <w:vAlign w:val="center"/>
          </w:tcPr>
          <w:p w14:paraId="1699DC63">
            <w:pPr>
              <w:pStyle w:val="30"/>
            </w:pPr>
          </w:p>
        </w:tc>
        <w:tc>
          <w:tcPr>
            <w:tcW w:w="942" w:type="pct"/>
            <w:vAlign w:val="center"/>
          </w:tcPr>
          <w:p w14:paraId="27A88181">
            <w:pPr>
              <w:pStyle w:val="30"/>
            </w:pPr>
            <w:r>
              <w:rPr>
                <w:rFonts w:hint="eastAsia"/>
              </w:rPr>
              <w:t>宣传部治理风险年度看板-控股</w:t>
            </w:r>
          </w:p>
        </w:tc>
        <w:tc>
          <w:tcPr>
            <w:tcW w:w="1146" w:type="pct"/>
            <w:vAlign w:val="center"/>
          </w:tcPr>
          <w:p w14:paraId="067D0CE8">
            <w:pPr>
              <w:pStyle w:val="30"/>
            </w:pPr>
          </w:p>
        </w:tc>
        <w:tc>
          <w:tcPr>
            <w:tcW w:w="240" w:type="pct"/>
            <w:vMerge w:val="continue"/>
            <w:vAlign w:val="center"/>
          </w:tcPr>
          <w:p w14:paraId="0664C7FF">
            <w:pPr>
              <w:pStyle w:val="30"/>
            </w:pPr>
          </w:p>
        </w:tc>
        <w:tc>
          <w:tcPr>
            <w:tcW w:w="240" w:type="pct"/>
            <w:vAlign w:val="center"/>
          </w:tcPr>
          <w:p w14:paraId="63593F73">
            <w:pPr>
              <w:pStyle w:val="30"/>
            </w:pPr>
            <w:r>
              <w:rPr>
                <w:rFonts w:hint="eastAsia"/>
              </w:rPr>
              <w:t>2.5</w:t>
            </w:r>
          </w:p>
        </w:tc>
        <w:tc>
          <w:tcPr>
            <w:tcW w:w="258" w:type="pct"/>
            <w:vMerge w:val="continue"/>
            <w:vAlign w:val="center"/>
          </w:tcPr>
          <w:p w14:paraId="71E4195B">
            <w:pPr>
              <w:pStyle w:val="30"/>
            </w:pPr>
          </w:p>
        </w:tc>
        <w:tc>
          <w:tcPr>
            <w:tcW w:w="343" w:type="pct"/>
            <w:vAlign w:val="center"/>
          </w:tcPr>
          <w:p w14:paraId="56ADBE8E">
            <w:pPr>
              <w:pStyle w:val="30"/>
            </w:pPr>
            <w:r>
              <w:rPr>
                <w:rFonts w:hint="eastAsia"/>
              </w:rPr>
              <w:t>6.1.15.1</w:t>
            </w:r>
          </w:p>
        </w:tc>
      </w:tr>
      <w:tr w14:paraId="1E5F2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1D5E4F2B">
            <w:pPr>
              <w:pStyle w:val="30"/>
            </w:pPr>
            <w:r>
              <w:rPr>
                <w:rFonts w:hint="eastAsia"/>
              </w:rPr>
              <w:t>470</w:t>
            </w:r>
          </w:p>
        </w:tc>
        <w:tc>
          <w:tcPr>
            <w:tcW w:w="240" w:type="pct"/>
            <w:vMerge w:val="continue"/>
            <w:vAlign w:val="center"/>
          </w:tcPr>
          <w:p w14:paraId="460FE7D5">
            <w:pPr>
              <w:pStyle w:val="30"/>
            </w:pPr>
          </w:p>
        </w:tc>
        <w:tc>
          <w:tcPr>
            <w:tcW w:w="570" w:type="pct"/>
            <w:vMerge w:val="continue"/>
            <w:vAlign w:val="center"/>
          </w:tcPr>
          <w:p w14:paraId="6B3DAD98">
            <w:pPr>
              <w:pStyle w:val="30"/>
            </w:pPr>
          </w:p>
        </w:tc>
        <w:tc>
          <w:tcPr>
            <w:tcW w:w="816" w:type="pct"/>
            <w:vMerge w:val="continue"/>
            <w:vAlign w:val="center"/>
          </w:tcPr>
          <w:p w14:paraId="38398A8B">
            <w:pPr>
              <w:pStyle w:val="30"/>
            </w:pPr>
          </w:p>
        </w:tc>
        <w:tc>
          <w:tcPr>
            <w:tcW w:w="942" w:type="pct"/>
            <w:vAlign w:val="center"/>
          </w:tcPr>
          <w:p w14:paraId="1284C6BF">
            <w:pPr>
              <w:pStyle w:val="30"/>
            </w:pPr>
            <w:r>
              <w:rPr>
                <w:rFonts w:hint="eastAsia"/>
              </w:rPr>
              <w:t>宣传部治理风险年度看板-应控未控</w:t>
            </w:r>
          </w:p>
        </w:tc>
        <w:tc>
          <w:tcPr>
            <w:tcW w:w="1146" w:type="pct"/>
            <w:vAlign w:val="center"/>
          </w:tcPr>
          <w:p w14:paraId="0AC95579">
            <w:pPr>
              <w:pStyle w:val="30"/>
            </w:pPr>
          </w:p>
        </w:tc>
        <w:tc>
          <w:tcPr>
            <w:tcW w:w="240" w:type="pct"/>
            <w:vMerge w:val="continue"/>
            <w:vAlign w:val="center"/>
          </w:tcPr>
          <w:p w14:paraId="68E0AC64">
            <w:pPr>
              <w:pStyle w:val="30"/>
            </w:pPr>
          </w:p>
        </w:tc>
        <w:tc>
          <w:tcPr>
            <w:tcW w:w="240" w:type="pct"/>
            <w:vAlign w:val="center"/>
          </w:tcPr>
          <w:p w14:paraId="0E426354">
            <w:pPr>
              <w:pStyle w:val="30"/>
            </w:pPr>
            <w:r>
              <w:rPr>
                <w:rFonts w:hint="eastAsia"/>
              </w:rPr>
              <w:t>2.5</w:t>
            </w:r>
          </w:p>
        </w:tc>
        <w:tc>
          <w:tcPr>
            <w:tcW w:w="258" w:type="pct"/>
            <w:vMerge w:val="continue"/>
            <w:vAlign w:val="center"/>
          </w:tcPr>
          <w:p w14:paraId="23E94FAE">
            <w:pPr>
              <w:pStyle w:val="30"/>
            </w:pPr>
          </w:p>
        </w:tc>
        <w:tc>
          <w:tcPr>
            <w:tcW w:w="343" w:type="pct"/>
            <w:vAlign w:val="center"/>
          </w:tcPr>
          <w:p w14:paraId="48A28899">
            <w:pPr>
              <w:pStyle w:val="30"/>
            </w:pPr>
            <w:r>
              <w:rPr>
                <w:rFonts w:hint="eastAsia"/>
              </w:rPr>
              <w:t>6.1.15.1</w:t>
            </w:r>
          </w:p>
        </w:tc>
      </w:tr>
      <w:tr w14:paraId="1FB8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4449584E">
            <w:pPr>
              <w:pStyle w:val="30"/>
            </w:pPr>
            <w:r>
              <w:rPr>
                <w:rFonts w:hint="eastAsia"/>
              </w:rPr>
              <w:t>471</w:t>
            </w:r>
          </w:p>
        </w:tc>
        <w:tc>
          <w:tcPr>
            <w:tcW w:w="240" w:type="pct"/>
            <w:vMerge w:val="continue"/>
            <w:vAlign w:val="center"/>
          </w:tcPr>
          <w:p w14:paraId="4CCD7463">
            <w:pPr>
              <w:pStyle w:val="30"/>
            </w:pPr>
          </w:p>
        </w:tc>
        <w:tc>
          <w:tcPr>
            <w:tcW w:w="570" w:type="pct"/>
            <w:vMerge w:val="continue"/>
            <w:vAlign w:val="center"/>
          </w:tcPr>
          <w:p w14:paraId="00F6E1D2">
            <w:pPr>
              <w:pStyle w:val="30"/>
            </w:pPr>
          </w:p>
        </w:tc>
        <w:tc>
          <w:tcPr>
            <w:tcW w:w="816" w:type="pct"/>
            <w:vAlign w:val="center"/>
          </w:tcPr>
          <w:p w14:paraId="1A41DF54">
            <w:pPr>
              <w:pStyle w:val="30"/>
            </w:pPr>
            <w:r>
              <w:rPr>
                <w:rFonts w:hint="eastAsia"/>
              </w:rPr>
              <w:t>基金领域看板</w:t>
            </w:r>
          </w:p>
        </w:tc>
        <w:tc>
          <w:tcPr>
            <w:tcW w:w="942" w:type="pct"/>
            <w:vAlign w:val="center"/>
          </w:tcPr>
          <w:p w14:paraId="6C21492B">
            <w:pPr>
              <w:pStyle w:val="30"/>
            </w:pPr>
            <w:r>
              <w:rPr>
                <w:rFonts w:hint="eastAsia"/>
              </w:rPr>
              <w:t>宣传部基金风险年度看板</w:t>
            </w:r>
          </w:p>
        </w:tc>
        <w:tc>
          <w:tcPr>
            <w:tcW w:w="1146" w:type="pct"/>
            <w:vAlign w:val="center"/>
          </w:tcPr>
          <w:p w14:paraId="5400F00B">
            <w:pPr>
              <w:pStyle w:val="30"/>
            </w:pPr>
          </w:p>
        </w:tc>
        <w:tc>
          <w:tcPr>
            <w:tcW w:w="240" w:type="pct"/>
            <w:vMerge w:val="continue"/>
            <w:vAlign w:val="center"/>
          </w:tcPr>
          <w:p w14:paraId="4305AA24">
            <w:pPr>
              <w:pStyle w:val="30"/>
            </w:pPr>
          </w:p>
        </w:tc>
        <w:tc>
          <w:tcPr>
            <w:tcW w:w="240" w:type="pct"/>
            <w:vAlign w:val="center"/>
          </w:tcPr>
          <w:p w14:paraId="4B5D003E">
            <w:pPr>
              <w:pStyle w:val="30"/>
            </w:pPr>
            <w:r>
              <w:rPr>
                <w:rFonts w:hint="eastAsia"/>
              </w:rPr>
              <w:t>2.5</w:t>
            </w:r>
          </w:p>
        </w:tc>
        <w:tc>
          <w:tcPr>
            <w:tcW w:w="258" w:type="pct"/>
            <w:vMerge w:val="continue"/>
            <w:vAlign w:val="center"/>
          </w:tcPr>
          <w:p w14:paraId="49DF2A35">
            <w:pPr>
              <w:pStyle w:val="30"/>
            </w:pPr>
          </w:p>
        </w:tc>
        <w:tc>
          <w:tcPr>
            <w:tcW w:w="343" w:type="pct"/>
            <w:vAlign w:val="center"/>
          </w:tcPr>
          <w:p w14:paraId="11630B5F">
            <w:pPr>
              <w:pStyle w:val="30"/>
            </w:pPr>
            <w:r>
              <w:rPr>
                <w:rFonts w:hint="eastAsia"/>
              </w:rPr>
              <w:t>6.1.15.1</w:t>
            </w:r>
          </w:p>
        </w:tc>
      </w:tr>
      <w:tr w14:paraId="37E4D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71D9093B">
            <w:pPr>
              <w:pStyle w:val="30"/>
            </w:pPr>
            <w:r>
              <w:rPr>
                <w:rFonts w:hint="eastAsia"/>
              </w:rPr>
              <w:t>472</w:t>
            </w:r>
          </w:p>
        </w:tc>
        <w:tc>
          <w:tcPr>
            <w:tcW w:w="240" w:type="pct"/>
            <w:vMerge w:val="continue"/>
            <w:vAlign w:val="center"/>
          </w:tcPr>
          <w:p w14:paraId="2E440868">
            <w:pPr>
              <w:pStyle w:val="30"/>
            </w:pPr>
          </w:p>
        </w:tc>
        <w:tc>
          <w:tcPr>
            <w:tcW w:w="570" w:type="pct"/>
            <w:vMerge w:val="continue"/>
            <w:vAlign w:val="center"/>
          </w:tcPr>
          <w:p w14:paraId="03034DE2">
            <w:pPr>
              <w:pStyle w:val="30"/>
            </w:pPr>
          </w:p>
        </w:tc>
        <w:tc>
          <w:tcPr>
            <w:tcW w:w="816" w:type="pct"/>
            <w:vMerge w:val="restart"/>
            <w:vAlign w:val="center"/>
          </w:tcPr>
          <w:p w14:paraId="30CF913F">
            <w:pPr>
              <w:pStyle w:val="30"/>
            </w:pPr>
            <w:r>
              <w:rPr>
                <w:rFonts w:hint="eastAsia"/>
              </w:rPr>
              <w:t>外部领域看板</w:t>
            </w:r>
          </w:p>
        </w:tc>
        <w:tc>
          <w:tcPr>
            <w:tcW w:w="942" w:type="pct"/>
            <w:vAlign w:val="center"/>
          </w:tcPr>
          <w:p w14:paraId="2603F5EF">
            <w:pPr>
              <w:pStyle w:val="30"/>
            </w:pPr>
            <w:r>
              <w:rPr>
                <w:rFonts w:hint="eastAsia"/>
              </w:rPr>
              <w:t>宣传部外部风险年度看板-境外投资项目</w:t>
            </w:r>
          </w:p>
        </w:tc>
        <w:tc>
          <w:tcPr>
            <w:tcW w:w="1146" w:type="pct"/>
            <w:vAlign w:val="center"/>
          </w:tcPr>
          <w:p w14:paraId="00FE865A">
            <w:pPr>
              <w:pStyle w:val="30"/>
            </w:pPr>
          </w:p>
        </w:tc>
        <w:tc>
          <w:tcPr>
            <w:tcW w:w="240" w:type="pct"/>
            <w:vMerge w:val="restart"/>
            <w:vAlign w:val="center"/>
          </w:tcPr>
          <w:p w14:paraId="3F74EAD6">
            <w:pPr>
              <w:pStyle w:val="30"/>
            </w:pPr>
            <w:r>
              <w:rPr>
                <w:rFonts w:hint="eastAsia"/>
              </w:rPr>
              <w:t>1.5</w:t>
            </w:r>
          </w:p>
        </w:tc>
        <w:tc>
          <w:tcPr>
            <w:tcW w:w="240" w:type="pct"/>
            <w:vAlign w:val="center"/>
          </w:tcPr>
          <w:p w14:paraId="0361D9CE">
            <w:pPr>
              <w:pStyle w:val="30"/>
            </w:pPr>
            <w:r>
              <w:rPr>
                <w:rFonts w:hint="eastAsia"/>
              </w:rPr>
              <w:t>2.5</w:t>
            </w:r>
          </w:p>
        </w:tc>
        <w:tc>
          <w:tcPr>
            <w:tcW w:w="258" w:type="pct"/>
            <w:vMerge w:val="restart"/>
            <w:vAlign w:val="center"/>
          </w:tcPr>
          <w:p w14:paraId="5BED6C68">
            <w:pPr>
              <w:pStyle w:val="30"/>
            </w:pPr>
            <w:r>
              <w:rPr>
                <w:rFonts w:hint="eastAsia"/>
              </w:rPr>
              <w:t>3.75</w:t>
            </w:r>
          </w:p>
        </w:tc>
        <w:tc>
          <w:tcPr>
            <w:tcW w:w="343" w:type="pct"/>
            <w:vAlign w:val="center"/>
          </w:tcPr>
          <w:p w14:paraId="3E64B0F1">
            <w:pPr>
              <w:pStyle w:val="30"/>
            </w:pPr>
            <w:r>
              <w:rPr>
                <w:rFonts w:hint="eastAsia"/>
              </w:rPr>
              <w:t>6.1.15.1</w:t>
            </w:r>
          </w:p>
        </w:tc>
      </w:tr>
      <w:tr w14:paraId="3998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61BC0DF3">
            <w:pPr>
              <w:pStyle w:val="30"/>
            </w:pPr>
            <w:r>
              <w:rPr>
                <w:rFonts w:hint="eastAsia"/>
              </w:rPr>
              <w:t>473</w:t>
            </w:r>
          </w:p>
        </w:tc>
        <w:tc>
          <w:tcPr>
            <w:tcW w:w="240" w:type="pct"/>
            <w:vMerge w:val="continue"/>
            <w:vAlign w:val="center"/>
          </w:tcPr>
          <w:p w14:paraId="06700C1B">
            <w:pPr>
              <w:pStyle w:val="30"/>
            </w:pPr>
          </w:p>
        </w:tc>
        <w:tc>
          <w:tcPr>
            <w:tcW w:w="570" w:type="pct"/>
            <w:vMerge w:val="continue"/>
            <w:vAlign w:val="center"/>
          </w:tcPr>
          <w:p w14:paraId="138D1FB5">
            <w:pPr>
              <w:pStyle w:val="30"/>
            </w:pPr>
          </w:p>
        </w:tc>
        <w:tc>
          <w:tcPr>
            <w:tcW w:w="816" w:type="pct"/>
            <w:vMerge w:val="continue"/>
            <w:vAlign w:val="center"/>
          </w:tcPr>
          <w:p w14:paraId="28062990">
            <w:pPr>
              <w:pStyle w:val="30"/>
            </w:pPr>
          </w:p>
        </w:tc>
        <w:tc>
          <w:tcPr>
            <w:tcW w:w="942" w:type="pct"/>
            <w:vAlign w:val="center"/>
          </w:tcPr>
          <w:p w14:paraId="0F7545BE">
            <w:pPr>
              <w:pStyle w:val="30"/>
            </w:pPr>
            <w:r>
              <w:rPr>
                <w:rFonts w:hint="eastAsia"/>
              </w:rPr>
              <w:t>宣传部外部风险年度看板-汇率利率</w:t>
            </w:r>
          </w:p>
        </w:tc>
        <w:tc>
          <w:tcPr>
            <w:tcW w:w="1146" w:type="pct"/>
            <w:vAlign w:val="center"/>
          </w:tcPr>
          <w:p w14:paraId="210147FE">
            <w:pPr>
              <w:pStyle w:val="30"/>
            </w:pPr>
          </w:p>
        </w:tc>
        <w:tc>
          <w:tcPr>
            <w:tcW w:w="240" w:type="pct"/>
            <w:vMerge w:val="continue"/>
            <w:vAlign w:val="center"/>
          </w:tcPr>
          <w:p w14:paraId="49339711">
            <w:pPr>
              <w:pStyle w:val="30"/>
            </w:pPr>
          </w:p>
        </w:tc>
        <w:tc>
          <w:tcPr>
            <w:tcW w:w="240" w:type="pct"/>
            <w:vAlign w:val="center"/>
          </w:tcPr>
          <w:p w14:paraId="5B373F11">
            <w:pPr>
              <w:pStyle w:val="30"/>
            </w:pPr>
            <w:r>
              <w:rPr>
                <w:rFonts w:hint="eastAsia"/>
              </w:rPr>
              <w:t>2.5</w:t>
            </w:r>
          </w:p>
        </w:tc>
        <w:tc>
          <w:tcPr>
            <w:tcW w:w="258" w:type="pct"/>
            <w:vMerge w:val="continue"/>
            <w:vAlign w:val="center"/>
          </w:tcPr>
          <w:p w14:paraId="717B4B7C">
            <w:pPr>
              <w:pStyle w:val="30"/>
            </w:pPr>
          </w:p>
        </w:tc>
        <w:tc>
          <w:tcPr>
            <w:tcW w:w="343" w:type="pct"/>
            <w:vAlign w:val="center"/>
          </w:tcPr>
          <w:p w14:paraId="220BCBDC">
            <w:pPr>
              <w:pStyle w:val="30"/>
            </w:pPr>
            <w:r>
              <w:rPr>
                <w:rFonts w:hint="eastAsia"/>
              </w:rPr>
              <w:t>6.1.15.1</w:t>
            </w:r>
          </w:p>
        </w:tc>
      </w:tr>
      <w:tr w14:paraId="21C43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29C5FF3E">
            <w:pPr>
              <w:pStyle w:val="30"/>
            </w:pPr>
            <w:r>
              <w:rPr>
                <w:rFonts w:hint="eastAsia"/>
              </w:rPr>
              <w:t>474</w:t>
            </w:r>
          </w:p>
        </w:tc>
        <w:tc>
          <w:tcPr>
            <w:tcW w:w="240" w:type="pct"/>
            <w:vMerge w:val="continue"/>
            <w:vAlign w:val="center"/>
          </w:tcPr>
          <w:p w14:paraId="2BDDB408">
            <w:pPr>
              <w:pStyle w:val="30"/>
            </w:pPr>
          </w:p>
        </w:tc>
        <w:tc>
          <w:tcPr>
            <w:tcW w:w="570" w:type="pct"/>
            <w:vMerge w:val="continue"/>
            <w:vAlign w:val="center"/>
          </w:tcPr>
          <w:p w14:paraId="73506DD2">
            <w:pPr>
              <w:pStyle w:val="30"/>
            </w:pPr>
          </w:p>
        </w:tc>
        <w:tc>
          <w:tcPr>
            <w:tcW w:w="816" w:type="pct"/>
            <w:vAlign w:val="center"/>
          </w:tcPr>
          <w:p w14:paraId="6F92061A">
            <w:pPr>
              <w:pStyle w:val="30"/>
            </w:pPr>
            <w:r>
              <w:rPr>
                <w:rFonts w:hint="eastAsia"/>
              </w:rPr>
              <w:t>舆情领域看板</w:t>
            </w:r>
          </w:p>
        </w:tc>
        <w:tc>
          <w:tcPr>
            <w:tcW w:w="942" w:type="pct"/>
            <w:vAlign w:val="center"/>
          </w:tcPr>
          <w:p w14:paraId="5000F42D">
            <w:pPr>
              <w:pStyle w:val="30"/>
            </w:pPr>
            <w:r>
              <w:rPr>
                <w:rFonts w:hint="eastAsia"/>
              </w:rPr>
              <w:t>宣传部舆情风险年度看板</w:t>
            </w:r>
          </w:p>
        </w:tc>
        <w:tc>
          <w:tcPr>
            <w:tcW w:w="1146" w:type="pct"/>
            <w:vAlign w:val="center"/>
          </w:tcPr>
          <w:p w14:paraId="4FA44F5E">
            <w:pPr>
              <w:pStyle w:val="30"/>
            </w:pPr>
          </w:p>
        </w:tc>
        <w:tc>
          <w:tcPr>
            <w:tcW w:w="240" w:type="pct"/>
            <w:vMerge w:val="continue"/>
            <w:vAlign w:val="center"/>
          </w:tcPr>
          <w:p w14:paraId="6D85AE00">
            <w:pPr>
              <w:pStyle w:val="30"/>
            </w:pPr>
          </w:p>
        </w:tc>
        <w:tc>
          <w:tcPr>
            <w:tcW w:w="240" w:type="pct"/>
            <w:vAlign w:val="center"/>
          </w:tcPr>
          <w:p w14:paraId="3C712292">
            <w:pPr>
              <w:pStyle w:val="30"/>
            </w:pPr>
            <w:r>
              <w:rPr>
                <w:rFonts w:hint="eastAsia"/>
              </w:rPr>
              <w:t>2.5</w:t>
            </w:r>
          </w:p>
        </w:tc>
        <w:tc>
          <w:tcPr>
            <w:tcW w:w="258" w:type="pct"/>
            <w:vMerge w:val="continue"/>
            <w:vAlign w:val="center"/>
          </w:tcPr>
          <w:p w14:paraId="5B481C85">
            <w:pPr>
              <w:pStyle w:val="30"/>
            </w:pPr>
          </w:p>
        </w:tc>
        <w:tc>
          <w:tcPr>
            <w:tcW w:w="343" w:type="pct"/>
            <w:vAlign w:val="center"/>
          </w:tcPr>
          <w:p w14:paraId="787B0037">
            <w:pPr>
              <w:pStyle w:val="30"/>
            </w:pPr>
            <w:r>
              <w:rPr>
                <w:rFonts w:hint="eastAsia"/>
              </w:rPr>
              <w:t>6.1.15.1</w:t>
            </w:r>
          </w:p>
        </w:tc>
      </w:tr>
      <w:tr w14:paraId="03FE0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00C060C2">
            <w:pPr>
              <w:pStyle w:val="30"/>
            </w:pPr>
            <w:r>
              <w:rPr>
                <w:rFonts w:hint="eastAsia"/>
              </w:rPr>
              <w:t>475</w:t>
            </w:r>
          </w:p>
        </w:tc>
        <w:tc>
          <w:tcPr>
            <w:tcW w:w="240" w:type="pct"/>
            <w:vMerge w:val="continue"/>
            <w:vAlign w:val="center"/>
          </w:tcPr>
          <w:p w14:paraId="6F4C90E5">
            <w:pPr>
              <w:pStyle w:val="30"/>
            </w:pPr>
          </w:p>
        </w:tc>
        <w:tc>
          <w:tcPr>
            <w:tcW w:w="570" w:type="pct"/>
            <w:vMerge w:val="continue"/>
            <w:vAlign w:val="center"/>
          </w:tcPr>
          <w:p w14:paraId="675F97A7">
            <w:pPr>
              <w:pStyle w:val="30"/>
            </w:pPr>
          </w:p>
        </w:tc>
        <w:tc>
          <w:tcPr>
            <w:tcW w:w="816" w:type="pct"/>
            <w:vAlign w:val="center"/>
          </w:tcPr>
          <w:p w14:paraId="5949CDCA">
            <w:pPr>
              <w:pStyle w:val="30"/>
            </w:pPr>
            <w:r>
              <w:rPr>
                <w:rFonts w:hint="eastAsia"/>
              </w:rPr>
              <w:t>法律领域看板</w:t>
            </w:r>
          </w:p>
        </w:tc>
        <w:tc>
          <w:tcPr>
            <w:tcW w:w="942" w:type="pct"/>
            <w:vAlign w:val="center"/>
          </w:tcPr>
          <w:p w14:paraId="7F689C57">
            <w:pPr>
              <w:pStyle w:val="30"/>
            </w:pPr>
            <w:r>
              <w:rPr>
                <w:rFonts w:hint="eastAsia"/>
              </w:rPr>
              <w:t>宣传部资金风险年度看板</w:t>
            </w:r>
          </w:p>
        </w:tc>
        <w:tc>
          <w:tcPr>
            <w:tcW w:w="1146" w:type="pct"/>
            <w:vAlign w:val="center"/>
          </w:tcPr>
          <w:p w14:paraId="6B42AD43">
            <w:pPr>
              <w:pStyle w:val="30"/>
            </w:pPr>
          </w:p>
        </w:tc>
        <w:tc>
          <w:tcPr>
            <w:tcW w:w="240" w:type="pct"/>
            <w:vMerge w:val="continue"/>
            <w:vAlign w:val="center"/>
          </w:tcPr>
          <w:p w14:paraId="77FDE6B0">
            <w:pPr>
              <w:pStyle w:val="30"/>
            </w:pPr>
          </w:p>
        </w:tc>
        <w:tc>
          <w:tcPr>
            <w:tcW w:w="240" w:type="pct"/>
            <w:vAlign w:val="center"/>
          </w:tcPr>
          <w:p w14:paraId="6287D7CF">
            <w:pPr>
              <w:pStyle w:val="30"/>
            </w:pPr>
            <w:r>
              <w:rPr>
                <w:rFonts w:hint="eastAsia"/>
              </w:rPr>
              <w:t>2.5</w:t>
            </w:r>
          </w:p>
        </w:tc>
        <w:tc>
          <w:tcPr>
            <w:tcW w:w="258" w:type="pct"/>
            <w:vMerge w:val="continue"/>
            <w:vAlign w:val="center"/>
          </w:tcPr>
          <w:p w14:paraId="106F135E">
            <w:pPr>
              <w:pStyle w:val="30"/>
            </w:pPr>
          </w:p>
        </w:tc>
        <w:tc>
          <w:tcPr>
            <w:tcW w:w="343" w:type="pct"/>
            <w:vAlign w:val="center"/>
          </w:tcPr>
          <w:p w14:paraId="1046B799">
            <w:pPr>
              <w:pStyle w:val="30"/>
            </w:pPr>
            <w:r>
              <w:rPr>
                <w:rFonts w:hint="eastAsia"/>
              </w:rPr>
              <w:t>6.1.15.1</w:t>
            </w:r>
          </w:p>
        </w:tc>
      </w:tr>
      <w:tr w14:paraId="7A4C6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4AFD255">
            <w:pPr>
              <w:pStyle w:val="30"/>
            </w:pPr>
            <w:r>
              <w:rPr>
                <w:rFonts w:hint="eastAsia"/>
              </w:rPr>
              <w:t>476</w:t>
            </w:r>
          </w:p>
        </w:tc>
        <w:tc>
          <w:tcPr>
            <w:tcW w:w="240" w:type="pct"/>
            <w:vMerge w:val="continue"/>
            <w:vAlign w:val="center"/>
          </w:tcPr>
          <w:p w14:paraId="2824D196">
            <w:pPr>
              <w:pStyle w:val="30"/>
            </w:pPr>
          </w:p>
        </w:tc>
        <w:tc>
          <w:tcPr>
            <w:tcW w:w="570" w:type="pct"/>
            <w:vMerge w:val="continue"/>
            <w:vAlign w:val="center"/>
          </w:tcPr>
          <w:p w14:paraId="27891EA4">
            <w:pPr>
              <w:pStyle w:val="30"/>
            </w:pPr>
          </w:p>
        </w:tc>
        <w:tc>
          <w:tcPr>
            <w:tcW w:w="816" w:type="pct"/>
            <w:vMerge w:val="restart"/>
            <w:vAlign w:val="center"/>
          </w:tcPr>
          <w:p w14:paraId="5269476E">
            <w:pPr>
              <w:pStyle w:val="30"/>
            </w:pPr>
            <w:r>
              <w:rPr>
                <w:rFonts w:hint="eastAsia"/>
              </w:rPr>
              <w:t>基础信息看板</w:t>
            </w:r>
          </w:p>
        </w:tc>
        <w:tc>
          <w:tcPr>
            <w:tcW w:w="942" w:type="pct"/>
            <w:vAlign w:val="center"/>
          </w:tcPr>
          <w:p w14:paraId="2BE6163D">
            <w:pPr>
              <w:pStyle w:val="30"/>
            </w:pPr>
            <w:r>
              <w:rPr>
                <w:rFonts w:hint="eastAsia"/>
              </w:rPr>
              <w:t>企业信息看板</w:t>
            </w:r>
          </w:p>
        </w:tc>
        <w:tc>
          <w:tcPr>
            <w:tcW w:w="1146" w:type="pct"/>
            <w:vAlign w:val="center"/>
          </w:tcPr>
          <w:p w14:paraId="34EFDC61">
            <w:pPr>
              <w:pStyle w:val="30"/>
            </w:pPr>
          </w:p>
        </w:tc>
        <w:tc>
          <w:tcPr>
            <w:tcW w:w="240" w:type="pct"/>
            <w:vMerge w:val="restart"/>
            <w:vAlign w:val="center"/>
          </w:tcPr>
          <w:p w14:paraId="70E6543F">
            <w:pPr>
              <w:pStyle w:val="30"/>
            </w:pPr>
            <w:r>
              <w:rPr>
                <w:rFonts w:hint="eastAsia"/>
              </w:rPr>
              <w:t>1</w:t>
            </w:r>
          </w:p>
        </w:tc>
        <w:tc>
          <w:tcPr>
            <w:tcW w:w="240" w:type="pct"/>
            <w:vAlign w:val="center"/>
          </w:tcPr>
          <w:p w14:paraId="4F3ADB03">
            <w:pPr>
              <w:pStyle w:val="30"/>
            </w:pPr>
            <w:r>
              <w:rPr>
                <w:rFonts w:hint="eastAsia"/>
              </w:rPr>
              <w:t>2.5</w:t>
            </w:r>
          </w:p>
        </w:tc>
        <w:tc>
          <w:tcPr>
            <w:tcW w:w="258" w:type="pct"/>
            <w:vMerge w:val="restart"/>
            <w:vAlign w:val="center"/>
          </w:tcPr>
          <w:p w14:paraId="1FF0F21C">
            <w:pPr>
              <w:pStyle w:val="30"/>
            </w:pPr>
            <w:r>
              <w:rPr>
                <w:rFonts w:hint="eastAsia"/>
              </w:rPr>
              <w:t>2.5</w:t>
            </w:r>
          </w:p>
        </w:tc>
        <w:tc>
          <w:tcPr>
            <w:tcW w:w="343" w:type="pct"/>
            <w:vAlign w:val="center"/>
          </w:tcPr>
          <w:p w14:paraId="7984E4D9">
            <w:pPr>
              <w:pStyle w:val="30"/>
            </w:pPr>
            <w:r>
              <w:rPr>
                <w:rFonts w:hint="eastAsia"/>
              </w:rPr>
              <w:t>6.1.15.1</w:t>
            </w:r>
          </w:p>
        </w:tc>
      </w:tr>
      <w:tr w14:paraId="1C80F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F1A3357">
            <w:pPr>
              <w:pStyle w:val="30"/>
            </w:pPr>
            <w:r>
              <w:rPr>
                <w:rFonts w:hint="eastAsia"/>
              </w:rPr>
              <w:t>477</w:t>
            </w:r>
          </w:p>
        </w:tc>
        <w:tc>
          <w:tcPr>
            <w:tcW w:w="240" w:type="pct"/>
            <w:vMerge w:val="continue"/>
            <w:vAlign w:val="center"/>
          </w:tcPr>
          <w:p w14:paraId="0B30832D">
            <w:pPr>
              <w:pStyle w:val="30"/>
            </w:pPr>
          </w:p>
        </w:tc>
        <w:tc>
          <w:tcPr>
            <w:tcW w:w="570" w:type="pct"/>
            <w:vMerge w:val="continue"/>
            <w:vAlign w:val="center"/>
          </w:tcPr>
          <w:p w14:paraId="5F24FE68">
            <w:pPr>
              <w:pStyle w:val="30"/>
            </w:pPr>
          </w:p>
        </w:tc>
        <w:tc>
          <w:tcPr>
            <w:tcW w:w="816" w:type="pct"/>
            <w:vMerge w:val="continue"/>
            <w:vAlign w:val="center"/>
          </w:tcPr>
          <w:p w14:paraId="2940CA4D">
            <w:pPr>
              <w:pStyle w:val="30"/>
            </w:pPr>
          </w:p>
        </w:tc>
        <w:tc>
          <w:tcPr>
            <w:tcW w:w="942" w:type="pct"/>
            <w:vAlign w:val="center"/>
          </w:tcPr>
          <w:p w14:paraId="359DC2BE">
            <w:pPr>
              <w:pStyle w:val="30"/>
            </w:pPr>
            <w:r>
              <w:rPr>
                <w:rFonts w:hint="eastAsia"/>
              </w:rPr>
              <w:t>快报信息看板</w:t>
            </w:r>
          </w:p>
        </w:tc>
        <w:tc>
          <w:tcPr>
            <w:tcW w:w="1146" w:type="pct"/>
            <w:vAlign w:val="center"/>
          </w:tcPr>
          <w:p w14:paraId="0044B38A">
            <w:pPr>
              <w:pStyle w:val="30"/>
            </w:pPr>
          </w:p>
        </w:tc>
        <w:tc>
          <w:tcPr>
            <w:tcW w:w="240" w:type="pct"/>
            <w:vMerge w:val="continue"/>
            <w:vAlign w:val="center"/>
          </w:tcPr>
          <w:p w14:paraId="66A877AB">
            <w:pPr>
              <w:pStyle w:val="30"/>
            </w:pPr>
          </w:p>
        </w:tc>
        <w:tc>
          <w:tcPr>
            <w:tcW w:w="240" w:type="pct"/>
            <w:vAlign w:val="center"/>
          </w:tcPr>
          <w:p w14:paraId="6803C059">
            <w:pPr>
              <w:pStyle w:val="30"/>
            </w:pPr>
            <w:r>
              <w:rPr>
                <w:rFonts w:hint="eastAsia"/>
              </w:rPr>
              <w:t>2.5</w:t>
            </w:r>
          </w:p>
        </w:tc>
        <w:tc>
          <w:tcPr>
            <w:tcW w:w="258" w:type="pct"/>
            <w:vMerge w:val="continue"/>
            <w:vAlign w:val="center"/>
          </w:tcPr>
          <w:p w14:paraId="72F70DC4">
            <w:pPr>
              <w:pStyle w:val="30"/>
            </w:pPr>
          </w:p>
        </w:tc>
        <w:tc>
          <w:tcPr>
            <w:tcW w:w="343" w:type="pct"/>
            <w:vAlign w:val="center"/>
          </w:tcPr>
          <w:p w14:paraId="0AD80693">
            <w:pPr>
              <w:pStyle w:val="30"/>
            </w:pPr>
            <w:r>
              <w:rPr>
                <w:rFonts w:hint="eastAsia"/>
              </w:rPr>
              <w:t>6.1.15.1</w:t>
            </w:r>
          </w:p>
        </w:tc>
      </w:tr>
      <w:tr w14:paraId="796A1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1BA8EC6D">
            <w:pPr>
              <w:pStyle w:val="30"/>
            </w:pPr>
            <w:r>
              <w:rPr>
                <w:rFonts w:hint="eastAsia"/>
              </w:rPr>
              <w:t>478</w:t>
            </w:r>
          </w:p>
        </w:tc>
        <w:tc>
          <w:tcPr>
            <w:tcW w:w="240" w:type="pct"/>
            <w:vMerge w:val="continue"/>
            <w:vAlign w:val="center"/>
          </w:tcPr>
          <w:p w14:paraId="3A82CF44">
            <w:pPr>
              <w:pStyle w:val="30"/>
            </w:pPr>
          </w:p>
        </w:tc>
        <w:tc>
          <w:tcPr>
            <w:tcW w:w="570" w:type="pct"/>
            <w:vMerge w:val="continue"/>
            <w:vAlign w:val="center"/>
          </w:tcPr>
          <w:p w14:paraId="475629FC">
            <w:pPr>
              <w:pStyle w:val="30"/>
            </w:pPr>
          </w:p>
        </w:tc>
        <w:tc>
          <w:tcPr>
            <w:tcW w:w="816" w:type="pct"/>
            <w:vMerge w:val="continue"/>
            <w:vAlign w:val="center"/>
          </w:tcPr>
          <w:p w14:paraId="4F9590EC">
            <w:pPr>
              <w:pStyle w:val="30"/>
            </w:pPr>
          </w:p>
        </w:tc>
        <w:tc>
          <w:tcPr>
            <w:tcW w:w="942" w:type="pct"/>
            <w:vAlign w:val="center"/>
          </w:tcPr>
          <w:p w14:paraId="37E5888C">
            <w:pPr>
              <w:pStyle w:val="30"/>
            </w:pPr>
            <w:r>
              <w:rPr>
                <w:rFonts w:hint="eastAsia"/>
              </w:rPr>
              <w:t>行业对标看板</w:t>
            </w:r>
          </w:p>
        </w:tc>
        <w:tc>
          <w:tcPr>
            <w:tcW w:w="1146" w:type="pct"/>
            <w:vAlign w:val="center"/>
          </w:tcPr>
          <w:p w14:paraId="7BB44264">
            <w:pPr>
              <w:pStyle w:val="30"/>
            </w:pPr>
          </w:p>
        </w:tc>
        <w:tc>
          <w:tcPr>
            <w:tcW w:w="240" w:type="pct"/>
            <w:vMerge w:val="continue"/>
            <w:vAlign w:val="center"/>
          </w:tcPr>
          <w:p w14:paraId="4D63E6DF">
            <w:pPr>
              <w:pStyle w:val="30"/>
            </w:pPr>
          </w:p>
        </w:tc>
        <w:tc>
          <w:tcPr>
            <w:tcW w:w="240" w:type="pct"/>
            <w:vAlign w:val="center"/>
          </w:tcPr>
          <w:p w14:paraId="0C9CCC43">
            <w:pPr>
              <w:pStyle w:val="30"/>
            </w:pPr>
            <w:r>
              <w:rPr>
                <w:rFonts w:hint="eastAsia"/>
              </w:rPr>
              <w:t>2.5</w:t>
            </w:r>
          </w:p>
        </w:tc>
        <w:tc>
          <w:tcPr>
            <w:tcW w:w="258" w:type="pct"/>
            <w:vMerge w:val="continue"/>
            <w:vAlign w:val="center"/>
          </w:tcPr>
          <w:p w14:paraId="7654D23F">
            <w:pPr>
              <w:pStyle w:val="30"/>
            </w:pPr>
          </w:p>
        </w:tc>
        <w:tc>
          <w:tcPr>
            <w:tcW w:w="343" w:type="pct"/>
            <w:vAlign w:val="center"/>
          </w:tcPr>
          <w:p w14:paraId="2F12A5A9">
            <w:pPr>
              <w:pStyle w:val="30"/>
            </w:pPr>
            <w:r>
              <w:rPr>
                <w:rFonts w:hint="eastAsia"/>
              </w:rPr>
              <w:t>6.1.15.1</w:t>
            </w:r>
          </w:p>
        </w:tc>
      </w:tr>
      <w:tr w14:paraId="11483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762B0012">
            <w:pPr>
              <w:pStyle w:val="30"/>
            </w:pPr>
            <w:r>
              <w:rPr>
                <w:rFonts w:hint="eastAsia"/>
              </w:rPr>
              <w:t>479</w:t>
            </w:r>
          </w:p>
        </w:tc>
        <w:tc>
          <w:tcPr>
            <w:tcW w:w="240" w:type="pct"/>
            <w:vMerge w:val="continue"/>
            <w:vAlign w:val="center"/>
          </w:tcPr>
          <w:p w14:paraId="6AAEAAF2">
            <w:pPr>
              <w:pStyle w:val="30"/>
            </w:pPr>
          </w:p>
        </w:tc>
        <w:tc>
          <w:tcPr>
            <w:tcW w:w="570" w:type="pct"/>
            <w:vMerge w:val="restart"/>
            <w:vAlign w:val="center"/>
          </w:tcPr>
          <w:p w14:paraId="49E10238">
            <w:pPr>
              <w:pStyle w:val="30"/>
            </w:pPr>
            <w:r>
              <w:rPr>
                <w:rFonts w:hint="eastAsia"/>
              </w:rPr>
              <w:t>风险预警函管理及处置模块</w:t>
            </w:r>
          </w:p>
        </w:tc>
        <w:tc>
          <w:tcPr>
            <w:tcW w:w="816" w:type="pct"/>
            <w:vAlign w:val="center"/>
          </w:tcPr>
          <w:p w14:paraId="581F054B">
            <w:pPr>
              <w:pStyle w:val="30"/>
            </w:pPr>
            <w:r>
              <w:rPr>
                <w:rFonts w:hint="eastAsia"/>
              </w:rPr>
              <w:t>宣传部问询函模板配置</w:t>
            </w:r>
          </w:p>
        </w:tc>
        <w:tc>
          <w:tcPr>
            <w:tcW w:w="942" w:type="pct"/>
            <w:vAlign w:val="center"/>
          </w:tcPr>
          <w:p w14:paraId="391AFE1D">
            <w:pPr>
              <w:pStyle w:val="30"/>
            </w:pPr>
          </w:p>
        </w:tc>
        <w:tc>
          <w:tcPr>
            <w:tcW w:w="1146" w:type="pct"/>
            <w:vAlign w:val="center"/>
          </w:tcPr>
          <w:p w14:paraId="5B937FA4">
            <w:pPr>
              <w:pStyle w:val="30"/>
            </w:pPr>
          </w:p>
        </w:tc>
        <w:tc>
          <w:tcPr>
            <w:tcW w:w="240" w:type="pct"/>
            <w:vMerge w:val="restart"/>
            <w:vAlign w:val="center"/>
          </w:tcPr>
          <w:p w14:paraId="4494A001">
            <w:pPr>
              <w:pStyle w:val="30"/>
            </w:pPr>
            <w:r>
              <w:rPr>
                <w:rFonts w:hint="eastAsia"/>
              </w:rPr>
              <w:t>1</w:t>
            </w:r>
          </w:p>
        </w:tc>
        <w:tc>
          <w:tcPr>
            <w:tcW w:w="240" w:type="pct"/>
            <w:vAlign w:val="center"/>
          </w:tcPr>
          <w:p w14:paraId="14CB0FA5">
            <w:pPr>
              <w:pStyle w:val="30"/>
            </w:pPr>
            <w:r>
              <w:rPr>
                <w:rFonts w:hint="eastAsia"/>
              </w:rPr>
              <w:t>2.5</w:t>
            </w:r>
          </w:p>
        </w:tc>
        <w:tc>
          <w:tcPr>
            <w:tcW w:w="258" w:type="pct"/>
            <w:vMerge w:val="restart"/>
            <w:vAlign w:val="center"/>
          </w:tcPr>
          <w:p w14:paraId="4D23F925">
            <w:pPr>
              <w:pStyle w:val="30"/>
            </w:pPr>
            <w:r>
              <w:rPr>
                <w:rFonts w:hint="eastAsia"/>
              </w:rPr>
              <w:t>2.5</w:t>
            </w:r>
          </w:p>
        </w:tc>
        <w:tc>
          <w:tcPr>
            <w:tcW w:w="343" w:type="pct"/>
            <w:vAlign w:val="center"/>
          </w:tcPr>
          <w:p w14:paraId="7819CFDD">
            <w:pPr>
              <w:pStyle w:val="30"/>
            </w:pPr>
            <w:r>
              <w:rPr>
                <w:rFonts w:hint="eastAsia"/>
              </w:rPr>
              <w:t>6.1.15.1</w:t>
            </w:r>
          </w:p>
        </w:tc>
      </w:tr>
      <w:tr w14:paraId="59BE7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BC498AE">
            <w:pPr>
              <w:pStyle w:val="30"/>
            </w:pPr>
            <w:r>
              <w:rPr>
                <w:rFonts w:hint="eastAsia"/>
              </w:rPr>
              <w:t>480</w:t>
            </w:r>
          </w:p>
        </w:tc>
        <w:tc>
          <w:tcPr>
            <w:tcW w:w="240" w:type="pct"/>
            <w:vMerge w:val="continue"/>
            <w:vAlign w:val="center"/>
          </w:tcPr>
          <w:p w14:paraId="602212B1">
            <w:pPr>
              <w:pStyle w:val="30"/>
            </w:pPr>
          </w:p>
        </w:tc>
        <w:tc>
          <w:tcPr>
            <w:tcW w:w="570" w:type="pct"/>
            <w:vMerge w:val="continue"/>
            <w:vAlign w:val="center"/>
          </w:tcPr>
          <w:p w14:paraId="1633F515">
            <w:pPr>
              <w:pStyle w:val="30"/>
            </w:pPr>
          </w:p>
        </w:tc>
        <w:tc>
          <w:tcPr>
            <w:tcW w:w="816" w:type="pct"/>
            <w:vAlign w:val="center"/>
          </w:tcPr>
          <w:p w14:paraId="624DE5DE">
            <w:pPr>
              <w:pStyle w:val="30"/>
            </w:pPr>
            <w:r>
              <w:rPr>
                <w:rFonts w:hint="eastAsia"/>
              </w:rPr>
              <w:t>宣传部问询函节点配置</w:t>
            </w:r>
          </w:p>
        </w:tc>
        <w:tc>
          <w:tcPr>
            <w:tcW w:w="942" w:type="pct"/>
            <w:vAlign w:val="center"/>
          </w:tcPr>
          <w:p w14:paraId="61785B2D">
            <w:pPr>
              <w:pStyle w:val="30"/>
            </w:pPr>
          </w:p>
        </w:tc>
        <w:tc>
          <w:tcPr>
            <w:tcW w:w="1146" w:type="pct"/>
            <w:vAlign w:val="center"/>
          </w:tcPr>
          <w:p w14:paraId="614EABE8">
            <w:pPr>
              <w:pStyle w:val="30"/>
            </w:pPr>
          </w:p>
        </w:tc>
        <w:tc>
          <w:tcPr>
            <w:tcW w:w="240" w:type="pct"/>
            <w:vMerge w:val="continue"/>
            <w:vAlign w:val="center"/>
          </w:tcPr>
          <w:p w14:paraId="2225C5F7">
            <w:pPr>
              <w:pStyle w:val="30"/>
            </w:pPr>
          </w:p>
        </w:tc>
        <w:tc>
          <w:tcPr>
            <w:tcW w:w="240" w:type="pct"/>
            <w:vAlign w:val="center"/>
          </w:tcPr>
          <w:p w14:paraId="1E2850AD">
            <w:pPr>
              <w:pStyle w:val="30"/>
            </w:pPr>
            <w:r>
              <w:rPr>
                <w:rFonts w:hint="eastAsia"/>
              </w:rPr>
              <w:t>2.5</w:t>
            </w:r>
          </w:p>
        </w:tc>
        <w:tc>
          <w:tcPr>
            <w:tcW w:w="258" w:type="pct"/>
            <w:vMerge w:val="continue"/>
            <w:vAlign w:val="center"/>
          </w:tcPr>
          <w:p w14:paraId="0BABBC51">
            <w:pPr>
              <w:pStyle w:val="30"/>
            </w:pPr>
          </w:p>
        </w:tc>
        <w:tc>
          <w:tcPr>
            <w:tcW w:w="343" w:type="pct"/>
            <w:vAlign w:val="center"/>
          </w:tcPr>
          <w:p w14:paraId="56641D22">
            <w:pPr>
              <w:pStyle w:val="30"/>
            </w:pPr>
            <w:r>
              <w:rPr>
                <w:rFonts w:hint="eastAsia"/>
              </w:rPr>
              <w:t>6.1.15.2</w:t>
            </w:r>
          </w:p>
        </w:tc>
      </w:tr>
      <w:tr w14:paraId="26716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A63A5A9">
            <w:pPr>
              <w:pStyle w:val="30"/>
            </w:pPr>
            <w:r>
              <w:rPr>
                <w:rFonts w:hint="eastAsia"/>
              </w:rPr>
              <w:t>481</w:t>
            </w:r>
          </w:p>
        </w:tc>
        <w:tc>
          <w:tcPr>
            <w:tcW w:w="240" w:type="pct"/>
            <w:vMerge w:val="continue"/>
            <w:vAlign w:val="center"/>
          </w:tcPr>
          <w:p w14:paraId="5BD7427F">
            <w:pPr>
              <w:pStyle w:val="30"/>
            </w:pPr>
          </w:p>
        </w:tc>
        <w:tc>
          <w:tcPr>
            <w:tcW w:w="570" w:type="pct"/>
            <w:vMerge w:val="continue"/>
            <w:vAlign w:val="center"/>
          </w:tcPr>
          <w:p w14:paraId="6C1EF6F3">
            <w:pPr>
              <w:pStyle w:val="30"/>
            </w:pPr>
          </w:p>
        </w:tc>
        <w:tc>
          <w:tcPr>
            <w:tcW w:w="816" w:type="pct"/>
            <w:vAlign w:val="center"/>
          </w:tcPr>
          <w:p w14:paraId="7AF4A8EE">
            <w:pPr>
              <w:pStyle w:val="30"/>
            </w:pPr>
            <w:r>
              <w:rPr>
                <w:rFonts w:hint="eastAsia"/>
              </w:rPr>
              <w:t>宣传部问询函内容填报</w:t>
            </w:r>
          </w:p>
        </w:tc>
        <w:tc>
          <w:tcPr>
            <w:tcW w:w="942" w:type="pct"/>
            <w:vAlign w:val="center"/>
          </w:tcPr>
          <w:p w14:paraId="1701BEF4">
            <w:pPr>
              <w:pStyle w:val="30"/>
            </w:pPr>
          </w:p>
        </w:tc>
        <w:tc>
          <w:tcPr>
            <w:tcW w:w="1146" w:type="pct"/>
            <w:vAlign w:val="center"/>
          </w:tcPr>
          <w:p w14:paraId="3907604C">
            <w:pPr>
              <w:pStyle w:val="30"/>
            </w:pPr>
          </w:p>
        </w:tc>
        <w:tc>
          <w:tcPr>
            <w:tcW w:w="240" w:type="pct"/>
            <w:vMerge w:val="continue"/>
            <w:vAlign w:val="center"/>
          </w:tcPr>
          <w:p w14:paraId="6B060C4A">
            <w:pPr>
              <w:pStyle w:val="30"/>
            </w:pPr>
          </w:p>
        </w:tc>
        <w:tc>
          <w:tcPr>
            <w:tcW w:w="240" w:type="pct"/>
            <w:vAlign w:val="center"/>
          </w:tcPr>
          <w:p w14:paraId="62125410">
            <w:pPr>
              <w:pStyle w:val="30"/>
            </w:pPr>
            <w:r>
              <w:rPr>
                <w:rFonts w:hint="eastAsia"/>
              </w:rPr>
              <w:t>2.5</w:t>
            </w:r>
          </w:p>
        </w:tc>
        <w:tc>
          <w:tcPr>
            <w:tcW w:w="258" w:type="pct"/>
            <w:vMerge w:val="continue"/>
            <w:vAlign w:val="center"/>
          </w:tcPr>
          <w:p w14:paraId="742FDA47">
            <w:pPr>
              <w:pStyle w:val="30"/>
            </w:pPr>
          </w:p>
        </w:tc>
        <w:tc>
          <w:tcPr>
            <w:tcW w:w="343" w:type="pct"/>
            <w:vAlign w:val="center"/>
          </w:tcPr>
          <w:p w14:paraId="6AD5C848">
            <w:pPr>
              <w:pStyle w:val="30"/>
            </w:pPr>
            <w:r>
              <w:rPr>
                <w:rFonts w:hint="eastAsia"/>
              </w:rPr>
              <w:t>6.1.15.2</w:t>
            </w:r>
          </w:p>
        </w:tc>
      </w:tr>
      <w:tr w14:paraId="5E452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66A2232C">
            <w:pPr>
              <w:pStyle w:val="30"/>
            </w:pPr>
            <w:r>
              <w:rPr>
                <w:rFonts w:hint="eastAsia"/>
              </w:rPr>
              <w:t>482</w:t>
            </w:r>
          </w:p>
        </w:tc>
        <w:tc>
          <w:tcPr>
            <w:tcW w:w="240" w:type="pct"/>
            <w:vMerge w:val="continue"/>
            <w:vAlign w:val="center"/>
          </w:tcPr>
          <w:p w14:paraId="752C2C58">
            <w:pPr>
              <w:pStyle w:val="30"/>
            </w:pPr>
          </w:p>
        </w:tc>
        <w:tc>
          <w:tcPr>
            <w:tcW w:w="570" w:type="pct"/>
            <w:vMerge w:val="continue"/>
            <w:vAlign w:val="center"/>
          </w:tcPr>
          <w:p w14:paraId="3AAE123F">
            <w:pPr>
              <w:pStyle w:val="30"/>
            </w:pPr>
          </w:p>
        </w:tc>
        <w:tc>
          <w:tcPr>
            <w:tcW w:w="816" w:type="pct"/>
            <w:vAlign w:val="center"/>
          </w:tcPr>
          <w:p w14:paraId="42FED27A">
            <w:pPr>
              <w:pStyle w:val="30"/>
            </w:pPr>
            <w:r>
              <w:rPr>
                <w:rFonts w:hint="eastAsia"/>
              </w:rPr>
              <w:t>宣传部风险清单输出</w:t>
            </w:r>
          </w:p>
        </w:tc>
        <w:tc>
          <w:tcPr>
            <w:tcW w:w="942" w:type="pct"/>
            <w:vAlign w:val="center"/>
          </w:tcPr>
          <w:p w14:paraId="44DD791F">
            <w:pPr>
              <w:pStyle w:val="30"/>
            </w:pPr>
          </w:p>
        </w:tc>
        <w:tc>
          <w:tcPr>
            <w:tcW w:w="1146" w:type="pct"/>
            <w:vAlign w:val="center"/>
          </w:tcPr>
          <w:p w14:paraId="7F7C7C30">
            <w:pPr>
              <w:pStyle w:val="30"/>
            </w:pPr>
          </w:p>
        </w:tc>
        <w:tc>
          <w:tcPr>
            <w:tcW w:w="240" w:type="pct"/>
            <w:vMerge w:val="continue"/>
            <w:vAlign w:val="center"/>
          </w:tcPr>
          <w:p w14:paraId="65B54D26">
            <w:pPr>
              <w:pStyle w:val="30"/>
            </w:pPr>
          </w:p>
        </w:tc>
        <w:tc>
          <w:tcPr>
            <w:tcW w:w="240" w:type="pct"/>
            <w:vAlign w:val="center"/>
          </w:tcPr>
          <w:p w14:paraId="775D93A0">
            <w:pPr>
              <w:pStyle w:val="30"/>
            </w:pPr>
            <w:r>
              <w:rPr>
                <w:rFonts w:hint="eastAsia"/>
              </w:rPr>
              <w:t>2.5</w:t>
            </w:r>
          </w:p>
        </w:tc>
        <w:tc>
          <w:tcPr>
            <w:tcW w:w="258" w:type="pct"/>
            <w:vMerge w:val="continue"/>
            <w:vAlign w:val="center"/>
          </w:tcPr>
          <w:p w14:paraId="5BF565BF">
            <w:pPr>
              <w:pStyle w:val="30"/>
            </w:pPr>
          </w:p>
        </w:tc>
        <w:tc>
          <w:tcPr>
            <w:tcW w:w="343" w:type="pct"/>
            <w:vAlign w:val="center"/>
          </w:tcPr>
          <w:p w14:paraId="704D3DB4">
            <w:pPr>
              <w:pStyle w:val="30"/>
            </w:pPr>
            <w:r>
              <w:rPr>
                <w:rFonts w:hint="eastAsia"/>
              </w:rPr>
              <w:t>6.1.15.2</w:t>
            </w:r>
          </w:p>
        </w:tc>
      </w:tr>
      <w:tr w14:paraId="2D6C8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1D611223">
            <w:pPr>
              <w:pStyle w:val="30"/>
            </w:pPr>
            <w:r>
              <w:rPr>
                <w:rFonts w:hint="eastAsia"/>
              </w:rPr>
              <w:t>483</w:t>
            </w:r>
          </w:p>
        </w:tc>
        <w:tc>
          <w:tcPr>
            <w:tcW w:w="240" w:type="pct"/>
            <w:vMerge w:val="restart"/>
            <w:vAlign w:val="center"/>
          </w:tcPr>
          <w:p w14:paraId="30019332">
            <w:pPr>
              <w:pStyle w:val="30"/>
            </w:pPr>
            <w:r>
              <w:rPr>
                <w:rFonts w:hint="eastAsia"/>
              </w:rPr>
              <w:t>国资监管数智管理子系统</w:t>
            </w:r>
          </w:p>
        </w:tc>
        <w:tc>
          <w:tcPr>
            <w:tcW w:w="570" w:type="pct"/>
            <w:vMerge w:val="restart"/>
            <w:vAlign w:val="center"/>
          </w:tcPr>
          <w:p w14:paraId="4778ADC5">
            <w:pPr>
              <w:pStyle w:val="30"/>
            </w:pPr>
            <w:r>
              <w:rPr>
                <w:rFonts w:hint="eastAsia"/>
              </w:rPr>
              <w:t>资源“图书馆”</w:t>
            </w:r>
          </w:p>
        </w:tc>
        <w:tc>
          <w:tcPr>
            <w:tcW w:w="816" w:type="pct"/>
            <w:vMerge w:val="restart"/>
            <w:vAlign w:val="center"/>
          </w:tcPr>
          <w:p w14:paraId="7BAF38C7">
            <w:pPr>
              <w:pStyle w:val="30"/>
            </w:pPr>
            <w:r>
              <w:rPr>
                <w:rFonts w:hint="eastAsia"/>
              </w:rPr>
              <w:t>国资监管公共库</w:t>
            </w:r>
          </w:p>
        </w:tc>
        <w:tc>
          <w:tcPr>
            <w:tcW w:w="942" w:type="pct"/>
            <w:vAlign w:val="center"/>
          </w:tcPr>
          <w:p w14:paraId="0C221ECF">
            <w:pPr>
              <w:pStyle w:val="30"/>
            </w:pPr>
            <w:r>
              <w:rPr>
                <w:rFonts w:hint="eastAsia"/>
              </w:rPr>
              <w:t>政策文件库</w:t>
            </w:r>
          </w:p>
        </w:tc>
        <w:tc>
          <w:tcPr>
            <w:tcW w:w="1146" w:type="pct"/>
            <w:vAlign w:val="center"/>
          </w:tcPr>
          <w:p w14:paraId="1404B010">
            <w:pPr>
              <w:pStyle w:val="30"/>
            </w:pPr>
          </w:p>
        </w:tc>
        <w:tc>
          <w:tcPr>
            <w:tcW w:w="240" w:type="pct"/>
            <w:vMerge w:val="restart"/>
            <w:vAlign w:val="center"/>
          </w:tcPr>
          <w:p w14:paraId="12E30685">
            <w:pPr>
              <w:pStyle w:val="30"/>
            </w:pPr>
            <w:r>
              <w:rPr>
                <w:rFonts w:hint="eastAsia"/>
              </w:rPr>
              <w:t>2</w:t>
            </w:r>
          </w:p>
        </w:tc>
        <w:tc>
          <w:tcPr>
            <w:tcW w:w="240" w:type="pct"/>
            <w:vMerge w:val="restart"/>
            <w:vAlign w:val="center"/>
          </w:tcPr>
          <w:p w14:paraId="2A7DD257">
            <w:pPr>
              <w:pStyle w:val="30"/>
            </w:pPr>
            <w:r>
              <w:rPr>
                <w:rFonts w:hint="eastAsia"/>
              </w:rPr>
              <w:t>3</w:t>
            </w:r>
          </w:p>
        </w:tc>
        <w:tc>
          <w:tcPr>
            <w:tcW w:w="258" w:type="pct"/>
            <w:vMerge w:val="restart"/>
            <w:vAlign w:val="center"/>
          </w:tcPr>
          <w:p w14:paraId="37FB2C06">
            <w:pPr>
              <w:pStyle w:val="30"/>
            </w:pPr>
            <w:r>
              <w:rPr>
                <w:rFonts w:hint="eastAsia"/>
              </w:rPr>
              <w:t>6</w:t>
            </w:r>
          </w:p>
        </w:tc>
        <w:tc>
          <w:tcPr>
            <w:tcW w:w="343" w:type="pct"/>
            <w:vAlign w:val="center"/>
          </w:tcPr>
          <w:p w14:paraId="39D4A28B">
            <w:pPr>
              <w:pStyle w:val="30"/>
            </w:pPr>
            <w:r>
              <w:rPr>
                <w:rFonts w:hint="eastAsia"/>
              </w:rPr>
              <w:t>6.1.16.1</w:t>
            </w:r>
          </w:p>
        </w:tc>
      </w:tr>
      <w:tr w14:paraId="0FE1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37E23AFA">
            <w:pPr>
              <w:pStyle w:val="30"/>
            </w:pPr>
            <w:r>
              <w:rPr>
                <w:rFonts w:hint="eastAsia"/>
              </w:rPr>
              <w:t>484</w:t>
            </w:r>
          </w:p>
        </w:tc>
        <w:tc>
          <w:tcPr>
            <w:tcW w:w="240" w:type="pct"/>
            <w:vMerge w:val="continue"/>
            <w:vAlign w:val="center"/>
          </w:tcPr>
          <w:p w14:paraId="7CFD4AC1">
            <w:pPr>
              <w:pStyle w:val="30"/>
            </w:pPr>
          </w:p>
        </w:tc>
        <w:tc>
          <w:tcPr>
            <w:tcW w:w="570" w:type="pct"/>
            <w:vMerge w:val="continue"/>
            <w:vAlign w:val="center"/>
          </w:tcPr>
          <w:p w14:paraId="1C29C853">
            <w:pPr>
              <w:pStyle w:val="30"/>
            </w:pPr>
          </w:p>
        </w:tc>
        <w:tc>
          <w:tcPr>
            <w:tcW w:w="816" w:type="pct"/>
            <w:vMerge w:val="continue"/>
            <w:vAlign w:val="center"/>
          </w:tcPr>
          <w:p w14:paraId="09F6D586">
            <w:pPr>
              <w:pStyle w:val="30"/>
            </w:pPr>
          </w:p>
        </w:tc>
        <w:tc>
          <w:tcPr>
            <w:tcW w:w="942" w:type="pct"/>
            <w:vAlign w:val="center"/>
          </w:tcPr>
          <w:p w14:paraId="5D6A2016">
            <w:pPr>
              <w:pStyle w:val="30"/>
            </w:pPr>
            <w:r>
              <w:rPr>
                <w:rFonts w:hint="eastAsia"/>
              </w:rPr>
              <w:t>学习资料库</w:t>
            </w:r>
          </w:p>
        </w:tc>
        <w:tc>
          <w:tcPr>
            <w:tcW w:w="1146" w:type="pct"/>
            <w:vAlign w:val="center"/>
          </w:tcPr>
          <w:p w14:paraId="4B5DE4DA">
            <w:pPr>
              <w:pStyle w:val="30"/>
            </w:pPr>
          </w:p>
        </w:tc>
        <w:tc>
          <w:tcPr>
            <w:tcW w:w="240" w:type="pct"/>
            <w:vMerge w:val="continue"/>
            <w:vAlign w:val="center"/>
          </w:tcPr>
          <w:p w14:paraId="6C215882">
            <w:pPr>
              <w:pStyle w:val="30"/>
            </w:pPr>
          </w:p>
        </w:tc>
        <w:tc>
          <w:tcPr>
            <w:tcW w:w="240" w:type="pct"/>
            <w:vMerge w:val="continue"/>
            <w:vAlign w:val="center"/>
          </w:tcPr>
          <w:p w14:paraId="564D60D8">
            <w:pPr>
              <w:pStyle w:val="30"/>
            </w:pPr>
          </w:p>
        </w:tc>
        <w:tc>
          <w:tcPr>
            <w:tcW w:w="258" w:type="pct"/>
            <w:vMerge w:val="continue"/>
            <w:vAlign w:val="center"/>
          </w:tcPr>
          <w:p w14:paraId="718934C7">
            <w:pPr>
              <w:pStyle w:val="30"/>
            </w:pPr>
          </w:p>
        </w:tc>
        <w:tc>
          <w:tcPr>
            <w:tcW w:w="343" w:type="pct"/>
            <w:vAlign w:val="center"/>
          </w:tcPr>
          <w:p w14:paraId="37BAAF3A">
            <w:pPr>
              <w:pStyle w:val="30"/>
            </w:pPr>
            <w:r>
              <w:rPr>
                <w:rFonts w:hint="eastAsia"/>
              </w:rPr>
              <w:t>6.1.16.1</w:t>
            </w:r>
          </w:p>
        </w:tc>
      </w:tr>
      <w:tr w14:paraId="0D565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199" w:type="pct"/>
            <w:vAlign w:val="center"/>
          </w:tcPr>
          <w:p w14:paraId="4B4239EF">
            <w:pPr>
              <w:pStyle w:val="30"/>
            </w:pPr>
            <w:r>
              <w:rPr>
                <w:rFonts w:hint="eastAsia"/>
              </w:rPr>
              <w:t>485</w:t>
            </w:r>
          </w:p>
        </w:tc>
        <w:tc>
          <w:tcPr>
            <w:tcW w:w="240" w:type="pct"/>
            <w:vMerge w:val="continue"/>
            <w:vAlign w:val="center"/>
          </w:tcPr>
          <w:p w14:paraId="46B57432">
            <w:pPr>
              <w:pStyle w:val="30"/>
            </w:pPr>
          </w:p>
        </w:tc>
        <w:tc>
          <w:tcPr>
            <w:tcW w:w="570" w:type="pct"/>
            <w:vMerge w:val="continue"/>
            <w:vAlign w:val="center"/>
          </w:tcPr>
          <w:p w14:paraId="3A376AFF">
            <w:pPr>
              <w:pStyle w:val="30"/>
            </w:pPr>
          </w:p>
        </w:tc>
        <w:tc>
          <w:tcPr>
            <w:tcW w:w="816" w:type="pct"/>
            <w:vMerge w:val="continue"/>
            <w:vAlign w:val="center"/>
          </w:tcPr>
          <w:p w14:paraId="7B108164">
            <w:pPr>
              <w:pStyle w:val="30"/>
            </w:pPr>
          </w:p>
        </w:tc>
        <w:tc>
          <w:tcPr>
            <w:tcW w:w="942" w:type="pct"/>
            <w:vAlign w:val="center"/>
          </w:tcPr>
          <w:p w14:paraId="4340C17B">
            <w:pPr>
              <w:pStyle w:val="30"/>
            </w:pPr>
            <w:r>
              <w:rPr>
                <w:rFonts w:hint="eastAsia"/>
              </w:rPr>
              <w:t>法律法规库</w:t>
            </w:r>
          </w:p>
        </w:tc>
        <w:tc>
          <w:tcPr>
            <w:tcW w:w="1146" w:type="pct"/>
            <w:vAlign w:val="center"/>
          </w:tcPr>
          <w:p w14:paraId="264B51BE">
            <w:pPr>
              <w:pStyle w:val="30"/>
            </w:pPr>
          </w:p>
        </w:tc>
        <w:tc>
          <w:tcPr>
            <w:tcW w:w="240" w:type="pct"/>
            <w:vMerge w:val="continue"/>
            <w:vAlign w:val="center"/>
          </w:tcPr>
          <w:p w14:paraId="328BB97F">
            <w:pPr>
              <w:pStyle w:val="30"/>
            </w:pPr>
          </w:p>
        </w:tc>
        <w:tc>
          <w:tcPr>
            <w:tcW w:w="240" w:type="pct"/>
            <w:vMerge w:val="continue"/>
            <w:vAlign w:val="center"/>
          </w:tcPr>
          <w:p w14:paraId="3557FDF3">
            <w:pPr>
              <w:pStyle w:val="30"/>
            </w:pPr>
          </w:p>
        </w:tc>
        <w:tc>
          <w:tcPr>
            <w:tcW w:w="258" w:type="pct"/>
            <w:vMerge w:val="continue"/>
            <w:vAlign w:val="center"/>
          </w:tcPr>
          <w:p w14:paraId="0BB631B1">
            <w:pPr>
              <w:pStyle w:val="30"/>
            </w:pPr>
          </w:p>
        </w:tc>
        <w:tc>
          <w:tcPr>
            <w:tcW w:w="343" w:type="pct"/>
            <w:vAlign w:val="center"/>
          </w:tcPr>
          <w:p w14:paraId="679D01AE">
            <w:pPr>
              <w:pStyle w:val="30"/>
            </w:pPr>
            <w:r>
              <w:rPr>
                <w:rFonts w:hint="eastAsia"/>
              </w:rPr>
              <w:t>6.1.16.1</w:t>
            </w:r>
          </w:p>
        </w:tc>
      </w:tr>
      <w:tr w14:paraId="72BF8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44E4A98E">
            <w:pPr>
              <w:pStyle w:val="30"/>
            </w:pPr>
            <w:r>
              <w:rPr>
                <w:rFonts w:hint="eastAsia"/>
              </w:rPr>
              <w:t>486</w:t>
            </w:r>
          </w:p>
        </w:tc>
        <w:tc>
          <w:tcPr>
            <w:tcW w:w="240" w:type="pct"/>
            <w:vMerge w:val="continue"/>
            <w:vAlign w:val="center"/>
          </w:tcPr>
          <w:p w14:paraId="134987B4">
            <w:pPr>
              <w:pStyle w:val="30"/>
            </w:pPr>
          </w:p>
        </w:tc>
        <w:tc>
          <w:tcPr>
            <w:tcW w:w="570" w:type="pct"/>
            <w:vMerge w:val="continue"/>
            <w:vAlign w:val="center"/>
          </w:tcPr>
          <w:p w14:paraId="06E7B313">
            <w:pPr>
              <w:pStyle w:val="30"/>
            </w:pPr>
          </w:p>
        </w:tc>
        <w:tc>
          <w:tcPr>
            <w:tcW w:w="816" w:type="pct"/>
            <w:vMerge w:val="continue"/>
            <w:vAlign w:val="center"/>
          </w:tcPr>
          <w:p w14:paraId="01CD999A">
            <w:pPr>
              <w:pStyle w:val="30"/>
            </w:pPr>
          </w:p>
        </w:tc>
        <w:tc>
          <w:tcPr>
            <w:tcW w:w="942" w:type="pct"/>
            <w:vAlign w:val="center"/>
          </w:tcPr>
          <w:p w14:paraId="478A572D">
            <w:pPr>
              <w:pStyle w:val="30"/>
            </w:pPr>
            <w:r>
              <w:rPr>
                <w:rFonts w:hint="eastAsia"/>
              </w:rPr>
              <w:t>领导讲话库</w:t>
            </w:r>
          </w:p>
        </w:tc>
        <w:tc>
          <w:tcPr>
            <w:tcW w:w="1146" w:type="pct"/>
            <w:vAlign w:val="center"/>
          </w:tcPr>
          <w:p w14:paraId="213F35F7">
            <w:pPr>
              <w:pStyle w:val="30"/>
            </w:pPr>
          </w:p>
        </w:tc>
        <w:tc>
          <w:tcPr>
            <w:tcW w:w="240" w:type="pct"/>
            <w:vMerge w:val="continue"/>
            <w:vAlign w:val="center"/>
          </w:tcPr>
          <w:p w14:paraId="1105FC55">
            <w:pPr>
              <w:pStyle w:val="30"/>
            </w:pPr>
          </w:p>
        </w:tc>
        <w:tc>
          <w:tcPr>
            <w:tcW w:w="240" w:type="pct"/>
            <w:vMerge w:val="continue"/>
            <w:vAlign w:val="center"/>
          </w:tcPr>
          <w:p w14:paraId="2DADF3D0">
            <w:pPr>
              <w:pStyle w:val="30"/>
            </w:pPr>
          </w:p>
        </w:tc>
        <w:tc>
          <w:tcPr>
            <w:tcW w:w="258" w:type="pct"/>
            <w:vMerge w:val="continue"/>
            <w:vAlign w:val="center"/>
          </w:tcPr>
          <w:p w14:paraId="056F4F7A">
            <w:pPr>
              <w:pStyle w:val="30"/>
            </w:pPr>
          </w:p>
        </w:tc>
        <w:tc>
          <w:tcPr>
            <w:tcW w:w="343" w:type="pct"/>
            <w:vAlign w:val="center"/>
          </w:tcPr>
          <w:p w14:paraId="1A48B7CA">
            <w:pPr>
              <w:pStyle w:val="30"/>
            </w:pPr>
            <w:r>
              <w:rPr>
                <w:rFonts w:hint="eastAsia"/>
              </w:rPr>
              <w:t>6.1.16.1</w:t>
            </w:r>
          </w:p>
        </w:tc>
      </w:tr>
      <w:tr w14:paraId="1367F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392809ED">
            <w:pPr>
              <w:pStyle w:val="30"/>
            </w:pPr>
            <w:r>
              <w:rPr>
                <w:rFonts w:hint="eastAsia"/>
              </w:rPr>
              <w:t>487</w:t>
            </w:r>
          </w:p>
        </w:tc>
        <w:tc>
          <w:tcPr>
            <w:tcW w:w="240" w:type="pct"/>
            <w:vMerge w:val="continue"/>
            <w:vAlign w:val="center"/>
          </w:tcPr>
          <w:p w14:paraId="50119DFE">
            <w:pPr>
              <w:pStyle w:val="30"/>
            </w:pPr>
          </w:p>
        </w:tc>
        <w:tc>
          <w:tcPr>
            <w:tcW w:w="570" w:type="pct"/>
            <w:vMerge w:val="continue"/>
            <w:vAlign w:val="center"/>
          </w:tcPr>
          <w:p w14:paraId="4EE6EB65">
            <w:pPr>
              <w:pStyle w:val="30"/>
            </w:pPr>
          </w:p>
        </w:tc>
        <w:tc>
          <w:tcPr>
            <w:tcW w:w="816" w:type="pct"/>
            <w:vMerge w:val="restart"/>
            <w:vAlign w:val="center"/>
          </w:tcPr>
          <w:p w14:paraId="0BE15E88">
            <w:pPr>
              <w:pStyle w:val="30"/>
            </w:pPr>
            <w:r>
              <w:rPr>
                <w:rFonts w:hint="eastAsia"/>
              </w:rPr>
              <w:t>国资监管业务文档库</w:t>
            </w:r>
          </w:p>
        </w:tc>
        <w:tc>
          <w:tcPr>
            <w:tcW w:w="942" w:type="pct"/>
            <w:vAlign w:val="center"/>
          </w:tcPr>
          <w:p w14:paraId="5FF43CE7">
            <w:pPr>
              <w:pStyle w:val="30"/>
            </w:pPr>
            <w:r>
              <w:rPr>
                <w:rFonts w:hint="eastAsia"/>
              </w:rPr>
              <w:t>电子公文库</w:t>
            </w:r>
          </w:p>
        </w:tc>
        <w:tc>
          <w:tcPr>
            <w:tcW w:w="1146" w:type="pct"/>
            <w:vAlign w:val="center"/>
          </w:tcPr>
          <w:p w14:paraId="37D15E48">
            <w:pPr>
              <w:pStyle w:val="30"/>
            </w:pPr>
          </w:p>
        </w:tc>
        <w:tc>
          <w:tcPr>
            <w:tcW w:w="240" w:type="pct"/>
            <w:vMerge w:val="restart"/>
            <w:vAlign w:val="center"/>
          </w:tcPr>
          <w:p w14:paraId="761ACD5D">
            <w:pPr>
              <w:pStyle w:val="30"/>
            </w:pPr>
            <w:r>
              <w:rPr>
                <w:rFonts w:hint="eastAsia"/>
              </w:rPr>
              <w:t>1</w:t>
            </w:r>
          </w:p>
        </w:tc>
        <w:tc>
          <w:tcPr>
            <w:tcW w:w="240" w:type="pct"/>
            <w:vMerge w:val="restart"/>
            <w:vAlign w:val="center"/>
          </w:tcPr>
          <w:p w14:paraId="7D45677C">
            <w:pPr>
              <w:pStyle w:val="30"/>
            </w:pPr>
            <w:r>
              <w:rPr>
                <w:rFonts w:hint="eastAsia"/>
              </w:rPr>
              <w:t>3</w:t>
            </w:r>
          </w:p>
        </w:tc>
        <w:tc>
          <w:tcPr>
            <w:tcW w:w="258" w:type="pct"/>
            <w:vMerge w:val="restart"/>
            <w:vAlign w:val="center"/>
          </w:tcPr>
          <w:p w14:paraId="6AA0063E">
            <w:pPr>
              <w:pStyle w:val="30"/>
            </w:pPr>
            <w:r>
              <w:rPr>
                <w:rFonts w:hint="eastAsia"/>
              </w:rPr>
              <w:t>3</w:t>
            </w:r>
          </w:p>
        </w:tc>
        <w:tc>
          <w:tcPr>
            <w:tcW w:w="343" w:type="pct"/>
            <w:vAlign w:val="center"/>
          </w:tcPr>
          <w:p w14:paraId="181C5EA7">
            <w:pPr>
              <w:pStyle w:val="30"/>
            </w:pPr>
            <w:r>
              <w:rPr>
                <w:rFonts w:hint="eastAsia"/>
              </w:rPr>
              <w:t>6.1.16.1</w:t>
            </w:r>
          </w:p>
        </w:tc>
      </w:tr>
      <w:tr w14:paraId="56D7C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199" w:type="pct"/>
            <w:vAlign w:val="center"/>
          </w:tcPr>
          <w:p w14:paraId="165EB6F7">
            <w:pPr>
              <w:pStyle w:val="30"/>
            </w:pPr>
            <w:r>
              <w:rPr>
                <w:rFonts w:hint="eastAsia"/>
              </w:rPr>
              <w:t>488</w:t>
            </w:r>
          </w:p>
        </w:tc>
        <w:tc>
          <w:tcPr>
            <w:tcW w:w="240" w:type="pct"/>
            <w:vMerge w:val="continue"/>
            <w:vAlign w:val="center"/>
          </w:tcPr>
          <w:p w14:paraId="4A9DE0AB">
            <w:pPr>
              <w:pStyle w:val="30"/>
            </w:pPr>
          </w:p>
        </w:tc>
        <w:tc>
          <w:tcPr>
            <w:tcW w:w="570" w:type="pct"/>
            <w:vMerge w:val="continue"/>
            <w:vAlign w:val="center"/>
          </w:tcPr>
          <w:p w14:paraId="25C0F024">
            <w:pPr>
              <w:pStyle w:val="30"/>
            </w:pPr>
          </w:p>
        </w:tc>
        <w:tc>
          <w:tcPr>
            <w:tcW w:w="816" w:type="pct"/>
            <w:vMerge w:val="continue"/>
            <w:vAlign w:val="center"/>
          </w:tcPr>
          <w:p w14:paraId="75C95DC1">
            <w:pPr>
              <w:pStyle w:val="30"/>
            </w:pPr>
          </w:p>
        </w:tc>
        <w:tc>
          <w:tcPr>
            <w:tcW w:w="942" w:type="pct"/>
            <w:vAlign w:val="center"/>
          </w:tcPr>
          <w:p w14:paraId="491EBCA9">
            <w:pPr>
              <w:pStyle w:val="30"/>
            </w:pPr>
            <w:r>
              <w:rPr>
                <w:rFonts w:hint="eastAsia"/>
              </w:rPr>
              <w:t>监管文档库</w:t>
            </w:r>
          </w:p>
        </w:tc>
        <w:tc>
          <w:tcPr>
            <w:tcW w:w="1146" w:type="pct"/>
            <w:vAlign w:val="center"/>
          </w:tcPr>
          <w:p w14:paraId="3B386980">
            <w:pPr>
              <w:pStyle w:val="30"/>
            </w:pPr>
          </w:p>
        </w:tc>
        <w:tc>
          <w:tcPr>
            <w:tcW w:w="240" w:type="pct"/>
            <w:vMerge w:val="continue"/>
            <w:vAlign w:val="center"/>
          </w:tcPr>
          <w:p w14:paraId="7E341FA0">
            <w:pPr>
              <w:pStyle w:val="30"/>
            </w:pPr>
          </w:p>
        </w:tc>
        <w:tc>
          <w:tcPr>
            <w:tcW w:w="240" w:type="pct"/>
            <w:vMerge w:val="continue"/>
            <w:vAlign w:val="center"/>
          </w:tcPr>
          <w:p w14:paraId="30AE2BF2">
            <w:pPr>
              <w:pStyle w:val="30"/>
            </w:pPr>
          </w:p>
        </w:tc>
        <w:tc>
          <w:tcPr>
            <w:tcW w:w="258" w:type="pct"/>
            <w:vMerge w:val="continue"/>
            <w:vAlign w:val="center"/>
          </w:tcPr>
          <w:p w14:paraId="24D8AF45">
            <w:pPr>
              <w:pStyle w:val="30"/>
            </w:pPr>
          </w:p>
        </w:tc>
        <w:tc>
          <w:tcPr>
            <w:tcW w:w="343" w:type="pct"/>
            <w:vAlign w:val="center"/>
          </w:tcPr>
          <w:p w14:paraId="27C8A111">
            <w:pPr>
              <w:pStyle w:val="30"/>
            </w:pPr>
            <w:r>
              <w:rPr>
                <w:rFonts w:hint="eastAsia"/>
              </w:rPr>
              <w:t>6.1.16.1</w:t>
            </w:r>
          </w:p>
        </w:tc>
      </w:tr>
      <w:tr w14:paraId="01A94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F4A4EE0">
            <w:pPr>
              <w:pStyle w:val="30"/>
            </w:pPr>
            <w:r>
              <w:rPr>
                <w:rFonts w:hint="eastAsia"/>
              </w:rPr>
              <w:t>489</w:t>
            </w:r>
          </w:p>
        </w:tc>
        <w:tc>
          <w:tcPr>
            <w:tcW w:w="240" w:type="pct"/>
            <w:vMerge w:val="continue"/>
            <w:vAlign w:val="center"/>
          </w:tcPr>
          <w:p w14:paraId="50C0A0D8">
            <w:pPr>
              <w:pStyle w:val="30"/>
            </w:pPr>
          </w:p>
        </w:tc>
        <w:tc>
          <w:tcPr>
            <w:tcW w:w="570" w:type="pct"/>
            <w:vMerge w:val="continue"/>
            <w:vAlign w:val="center"/>
          </w:tcPr>
          <w:p w14:paraId="08E76486">
            <w:pPr>
              <w:pStyle w:val="30"/>
            </w:pPr>
          </w:p>
        </w:tc>
        <w:tc>
          <w:tcPr>
            <w:tcW w:w="816" w:type="pct"/>
            <w:vMerge w:val="restart"/>
            <w:vAlign w:val="center"/>
          </w:tcPr>
          <w:p w14:paraId="30082B4B">
            <w:pPr>
              <w:pStyle w:val="30"/>
            </w:pPr>
            <w:r>
              <w:rPr>
                <w:rFonts w:hint="eastAsia"/>
              </w:rPr>
              <w:t>机关内部资料库</w:t>
            </w:r>
          </w:p>
        </w:tc>
        <w:tc>
          <w:tcPr>
            <w:tcW w:w="942" w:type="pct"/>
            <w:vAlign w:val="center"/>
          </w:tcPr>
          <w:p w14:paraId="4471A214">
            <w:pPr>
              <w:pStyle w:val="30"/>
            </w:pPr>
            <w:r>
              <w:rPr>
                <w:rFonts w:hint="eastAsia"/>
              </w:rPr>
              <w:t>个人文档</w:t>
            </w:r>
          </w:p>
        </w:tc>
        <w:tc>
          <w:tcPr>
            <w:tcW w:w="1146" w:type="pct"/>
            <w:vAlign w:val="center"/>
          </w:tcPr>
          <w:p w14:paraId="5663BE31">
            <w:pPr>
              <w:pStyle w:val="30"/>
            </w:pPr>
          </w:p>
        </w:tc>
        <w:tc>
          <w:tcPr>
            <w:tcW w:w="240" w:type="pct"/>
            <w:vMerge w:val="restart"/>
            <w:vAlign w:val="center"/>
          </w:tcPr>
          <w:p w14:paraId="4B845157">
            <w:pPr>
              <w:pStyle w:val="30"/>
            </w:pPr>
            <w:r>
              <w:rPr>
                <w:rFonts w:hint="eastAsia"/>
              </w:rPr>
              <w:t>2</w:t>
            </w:r>
          </w:p>
        </w:tc>
        <w:tc>
          <w:tcPr>
            <w:tcW w:w="240" w:type="pct"/>
            <w:vMerge w:val="restart"/>
            <w:vAlign w:val="center"/>
          </w:tcPr>
          <w:p w14:paraId="2E3153E5">
            <w:pPr>
              <w:pStyle w:val="30"/>
            </w:pPr>
            <w:r>
              <w:rPr>
                <w:rFonts w:hint="eastAsia"/>
              </w:rPr>
              <w:t>3</w:t>
            </w:r>
          </w:p>
        </w:tc>
        <w:tc>
          <w:tcPr>
            <w:tcW w:w="258" w:type="pct"/>
            <w:vMerge w:val="restart"/>
            <w:vAlign w:val="center"/>
          </w:tcPr>
          <w:p w14:paraId="356C3123">
            <w:pPr>
              <w:pStyle w:val="30"/>
            </w:pPr>
            <w:r>
              <w:rPr>
                <w:rFonts w:hint="eastAsia"/>
              </w:rPr>
              <w:t>6</w:t>
            </w:r>
          </w:p>
        </w:tc>
        <w:tc>
          <w:tcPr>
            <w:tcW w:w="343" w:type="pct"/>
            <w:vAlign w:val="center"/>
          </w:tcPr>
          <w:p w14:paraId="12A5E75B">
            <w:pPr>
              <w:pStyle w:val="30"/>
            </w:pPr>
            <w:r>
              <w:rPr>
                <w:rFonts w:hint="eastAsia"/>
              </w:rPr>
              <w:t>6.1.16.1</w:t>
            </w:r>
          </w:p>
        </w:tc>
      </w:tr>
      <w:tr w14:paraId="6987A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61B8CBE">
            <w:pPr>
              <w:pStyle w:val="30"/>
            </w:pPr>
            <w:r>
              <w:rPr>
                <w:rFonts w:hint="eastAsia"/>
              </w:rPr>
              <w:t>490</w:t>
            </w:r>
          </w:p>
        </w:tc>
        <w:tc>
          <w:tcPr>
            <w:tcW w:w="240" w:type="pct"/>
            <w:vMerge w:val="continue"/>
            <w:vAlign w:val="center"/>
          </w:tcPr>
          <w:p w14:paraId="79F32C3D">
            <w:pPr>
              <w:pStyle w:val="30"/>
            </w:pPr>
          </w:p>
        </w:tc>
        <w:tc>
          <w:tcPr>
            <w:tcW w:w="570" w:type="pct"/>
            <w:vMerge w:val="continue"/>
            <w:vAlign w:val="center"/>
          </w:tcPr>
          <w:p w14:paraId="00F515F4">
            <w:pPr>
              <w:pStyle w:val="30"/>
            </w:pPr>
          </w:p>
        </w:tc>
        <w:tc>
          <w:tcPr>
            <w:tcW w:w="816" w:type="pct"/>
            <w:vMerge w:val="continue"/>
            <w:vAlign w:val="center"/>
          </w:tcPr>
          <w:p w14:paraId="5557D36F">
            <w:pPr>
              <w:pStyle w:val="30"/>
            </w:pPr>
          </w:p>
        </w:tc>
        <w:tc>
          <w:tcPr>
            <w:tcW w:w="942" w:type="pct"/>
            <w:vAlign w:val="center"/>
          </w:tcPr>
          <w:p w14:paraId="25572018">
            <w:pPr>
              <w:pStyle w:val="30"/>
            </w:pPr>
            <w:r>
              <w:rPr>
                <w:rFonts w:hint="eastAsia"/>
              </w:rPr>
              <w:t>部门文件柜</w:t>
            </w:r>
          </w:p>
        </w:tc>
        <w:tc>
          <w:tcPr>
            <w:tcW w:w="1146" w:type="pct"/>
            <w:vAlign w:val="center"/>
          </w:tcPr>
          <w:p w14:paraId="1A7704B3">
            <w:pPr>
              <w:pStyle w:val="30"/>
            </w:pPr>
          </w:p>
        </w:tc>
        <w:tc>
          <w:tcPr>
            <w:tcW w:w="240" w:type="pct"/>
            <w:vMerge w:val="continue"/>
            <w:vAlign w:val="center"/>
          </w:tcPr>
          <w:p w14:paraId="62FC018B">
            <w:pPr>
              <w:pStyle w:val="30"/>
            </w:pPr>
          </w:p>
        </w:tc>
        <w:tc>
          <w:tcPr>
            <w:tcW w:w="240" w:type="pct"/>
            <w:vMerge w:val="continue"/>
            <w:vAlign w:val="center"/>
          </w:tcPr>
          <w:p w14:paraId="78D42C60">
            <w:pPr>
              <w:pStyle w:val="30"/>
            </w:pPr>
          </w:p>
        </w:tc>
        <w:tc>
          <w:tcPr>
            <w:tcW w:w="258" w:type="pct"/>
            <w:vMerge w:val="continue"/>
            <w:vAlign w:val="center"/>
          </w:tcPr>
          <w:p w14:paraId="7EB75AE1">
            <w:pPr>
              <w:pStyle w:val="30"/>
            </w:pPr>
          </w:p>
        </w:tc>
        <w:tc>
          <w:tcPr>
            <w:tcW w:w="343" w:type="pct"/>
            <w:vAlign w:val="center"/>
          </w:tcPr>
          <w:p w14:paraId="5B265B41">
            <w:pPr>
              <w:pStyle w:val="30"/>
            </w:pPr>
            <w:r>
              <w:rPr>
                <w:rFonts w:hint="eastAsia"/>
              </w:rPr>
              <w:t>6.1.16.1</w:t>
            </w:r>
          </w:p>
        </w:tc>
      </w:tr>
      <w:tr w14:paraId="25689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51D7566">
            <w:pPr>
              <w:pStyle w:val="30"/>
            </w:pPr>
            <w:r>
              <w:rPr>
                <w:rFonts w:hint="eastAsia"/>
              </w:rPr>
              <w:t>491</w:t>
            </w:r>
          </w:p>
        </w:tc>
        <w:tc>
          <w:tcPr>
            <w:tcW w:w="240" w:type="pct"/>
            <w:vMerge w:val="continue"/>
            <w:vAlign w:val="center"/>
          </w:tcPr>
          <w:p w14:paraId="262D9775">
            <w:pPr>
              <w:pStyle w:val="30"/>
            </w:pPr>
          </w:p>
        </w:tc>
        <w:tc>
          <w:tcPr>
            <w:tcW w:w="570" w:type="pct"/>
            <w:vMerge w:val="continue"/>
            <w:vAlign w:val="center"/>
          </w:tcPr>
          <w:p w14:paraId="3E182F55">
            <w:pPr>
              <w:pStyle w:val="30"/>
            </w:pPr>
          </w:p>
        </w:tc>
        <w:tc>
          <w:tcPr>
            <w:tcW w:w="816" w:type="pct"/>
            <w:vMerge w:val="continue"/>
            <w:vAlign w:val="center"/>
          </w:tcPr>
          <w:p w14:paraId="40DCA2D3">
            <w:pPr>
              <w:pStyle w:val="30"/>
            </w:pPr>
          </w:p>
        </w:tc>
        <w:tc>
          <w:tcPr>
            <w:tcW w:w="942" w:type="pct"/>
            <w:vAlign w:val="center"/>
          </w:tcPr>
          <w:p w14:paraId="6B5F5569">
            <w:pPr>
              <w:pStyle w:val="30"/>
            </w:pPr>
            <w:r>
              <w:rPr>
                <w:rFonts w:hint="eastAsia"/>
              </w:rPr>
              <w:t>单位文件库</w:t>
            </w:r>
          </w:p>
        </w:tc>
        <w:tc>
          <w:tcPr>
            <w:tcW w:w="1146" w:type="pct"/>
            <w:vAlign w:val="center"/>
          </w:tcPr>
          <w:p w14:paraId="435C9867">
            <w:pPr>
              <w:pStyle w:val="30"/>
            </w:pPr>
          </w:p>
        </w:tc>
        <w:tc>
          <w:tcPr>
            <w:tcW w:w="240" w:type="pct"/>
            <w:vMerge w:val="continue"/>
            <w:vAlign w:val="center"/>
          </w:tcPr>
          <w:p w14:paraId="524F799D">
            <w:pPr>
              <w:pStyle w:val="30"/>
            </w:pPr>
          </w:p>
        </w:tc>
        <w:tc>
          <w:tcPr>
            <w:tcW w:w="240" w:type="pct"/>
            <w:vMerge w:val="continue"/>
            <w:vAlign w:val="center"/>
          </w:tcPr>
          <w:p w14:paraId="4DF95FD7">
            <w:pPr>
              <w:pStyle w:val="30"/>
            </w:pPr>
          </w:p>
        </w:tc>
        <w:tc>
          <w:tcPr>
            <w:tcW w:w="258" w:type="pct"/>
            <w:vMerge w:val="continue"/>
            <w:vAlign w:val="center"/>
          </w:tcPr>
          <w:p w14:paraId="72DE92D8">
            <w:pPr>
              <w:pStyle w:val="30"/>
            </w:pPr>
          </w:p>
        </w:tc>
        <w:tc>
          <w:tcPr>
            <w:tcW w:w="343" w:type="pct"/>
            <w:vAlign w:val="center"/>
          </w:tcPr>
          <w:p w14:paraId="5FB45D35">
            <w:pPr>
              <w:pStyle w:val="30"/>
            </w:pPr>
            <w:r>
              <w:rPr>
                <w:rFonts w:hint="eastAsia"/>
              </w:rPr>
              <w:t>6.1.16.1</w:t>
            </w:r>
          </w:p>
        </w:tc>
      </w:tr>
      <w:tr w14:paraId="25194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8062E64">
            <w:pPr>
              <w:pStyle w:val="30"/>
            </w:pPr>
            <w:r>
              <w:rPr>
                <w:rFonts w:hint="eastAsia"/>
              </w:rPr>
              <w:t>492</w:t>
            </w:r>
          </w:p>
        </w:tc>
        <w:tc>
          <w:tcPr>
            <w:tcW w:w="240" w:type="pct"/>
            <w:vMerge w:val="continue"/>
            <w:vAlign w:val="center"/>
          </w:tcPr>
          <w:p w14:paraId="602E8BB7">
            <w:pPr>
              <w:pStyle w:val="30"/>
            </w:pPr>
          </w:p>
        </w:tc>
        <w:tc>
          <w:tcPr>
            <w:tcW w:w="570" w:type="pct"/>
            <w:vMerge w:val="continue"/>
            <w:vAlign w:val="center"/>
          </w:tcPr>
          <w:p w14:paraId="74B2E011">
            <w:pPr>
              <w:pStyle w:val="30"/>
            </w:pPr>
          </w:p>
        </w:tc>
        <w:tc>
          <w:tcPr>
            <w:tcW w:w="816" w:type="pct"/>
            <w:vMerge w:val="restart"/>
            <w:vAlign w:val="center"/>
          </w:tcPr>
          <w:p w14:paraId="0D4ADE4C">
            <w:pPr>
              <w:pStyle w:val="30"/>
            </w:pPr>
            <w:r>
              <w:rPr>
                <w:rFonts w:hint="eastAsia"/>
              </w:rPr>
              <w:t>专题库</w:t>
            </w:r>
          </w:p>
        </w:tc>
        <w:tc>
          <w:tcPr>
            <w:tcW w:w="942" w:type="pct"/>
            <w:vMerge w:val="restart"/>
            <w:vAlign w:val="center"/>
          </w:tcPr>
          <w:p w14:paraId="0C3EAF4D">
            <w:pPr>
              <w:pStyle w:val="30"/>
            </w:pPr>
            <w:r>
              <w:rPr>
                <w:rFonts w:hint="eastAsia"/>
              </w:rPr>
              <w:t>专题设定</w:t>
            </w:r>
          </w:p>
        </w:tc>
        <w:tc>
          <w:tcPr>
            <w:tcW w:w="1146" w:type="pct"/>
            <w:vAlign w:val="center"/>
          </w:tcPr>
          <w:p w14:paraId="5BD7DE75">
            <w:pPr>
              <w:pStyle w:val="30"/>
            </w:pPr>
            <w:r>
              <w:rPr>
                <w:rFonts w:hint="eastAsia"/>
              </w:rPr>
              <w:t>专题创建</w:t>
            </w:r>
          </w:p>
        </w:tc>
        <w:tc>
          <w:tcPr>
            <w:tcW w:w="240" w:type="pct"/>
            <w:vMerge w:val="restart"/>
            <w:vAlign w:val="center"/>
          </w:tcPr>
          <w:p w14:paraId="037E2545">
            <w:pPr>
              <w:pStyle w:val="30"/>
            </w:pPr>
            <w:r>
              <w:rPr>
                <w:rFonts w:hint="eastAsia"/>
              </w:rPr>
              <w:t>2</w:t>
            </w:r>
          </w:p>
        </w:tc>
        <w:tc>
          <w:tcPr>
            <w:tcW w:w="240" w:type="pct"/>
            <w:vMerge w:val="restart"/>
            <w:vAlign w:val="center"/>
          </w:tcPr>
          <w:p w14:paraId="196877B9">
            <w:pPr>
              <w:pStyle w:val="30"/>
            </w:pPr>
            <w:r>
              <w:rPr>
                <w:rFonts w:hint="eastAsia"/>
              </w:rPr>
              <w:t>3</w:t>
            </w:r>
          </w:p>
        </w:tc>
        <w:tc>
          <w:tcPr>
            <w:tcW w:w="258" w:type="pct"/>
            <w:vMerge w:val="restart"/>
            <w:vAlign w:val="center"/>
          </w:tcPr>
          <w:p w14:paraId="57C5BBC3">
            <w:pPr>
              <w:pStyle w:val="30"/>
            </w:pPr>
            <w:r>
              <w:rPr>
                <w:rFonts w:hint="eastAsia"/>
              </w:rPr>
              <w:t>6</w:t>
            </w:r>
          </w:p>
        </w:tc>
        <w:tc>
          <w:tcPr>
            <w:tcW w:w="343" w:type="pct"/>
            <w:vAlign w:val="center"/>
          </w:tcPr>
          <w:p w14:paraId="57C11396">
            <w:pPr>
              <w:pStyle w:val="30"/>
            </w:pPr>
            <w:r>
              <w:rPr>
                <w:rFonts w:hint="eastAsia"/>
              </w:rPr>
              <w:t>6.1.16.1</w:t>
            </w:r>
          </w:p>
        </w:tc>
      </w:tr>
      <w:tr w14:paraId="65AA1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52B305C">
            <w:pPr>
              <w:pStyle w:val="30"/>
            </w:pPr>
            <w:r>
              <w:rPr>
                <w:rFonts w:hint="eastAsia"/>
              </w:rPr>
              <w:t>493</w:t>
            </w:r>
          </w:p>
        </w:tc>
        <w:tc>
          <w:tcPr>
            <w:tcW w:w="240" w:type="pct"/>
            <w:vMerge w:val="continue"/>
            <w:vAlign w:val="center"/>
          </w:tcPr>
          <w:p w14:paraId="74EB1475">
            <w:pPr>
              <w:pStyle w:val="30"/>
            </w:pPr>
          </w:p>
        </w:tc>
        <w:tc>
          <w:tcPr>
            <w:tcW w:w="570" w:type="pct"/>
            <w:vMerge w:val="continue"/>
            <w:vAlign w:val="center"/>
          </w:tcPr>
          <w:p w14:paraId="797CC0F0">
            <w:pPr>
              <w:pStyle w:val="30"/>
            </w:pPr>
          </w:p>
        </w:tc>
        <w:tc>
          <w:tcPr>
            <w:tcW w:w="816" w:type="pct"/>
            <w:vMerge w:val="continue"/>
            <w:vAlign w:val="center"/>
          </w:tcPr>
          <w:p w14:paraId="4202C1E1">
            <w:pPr>
              <w:pStyle w:val="30"/>
            </w:pPr>
          </w:p>
        </w:tc>
        <w:tc>
          <w:tcPr>
            <w:tcW w:w="942" w:type="pct"/>
            <w:vMerge w:val="continue"/>
            <w:vAlign w:val="center"/>
          </w:tcPr>
          <w:p w14:paraId="7ED4B6F7">
            <w:pPr>
              <w:pStyle w:val="30"/>
            </w:pPr>
          </w:p>
        </w:tc>
        <w:tc>
          <w:tcPr>
            <w:tcW w:w="1146" w:type="pct"/>
            <w:vAlign w:val="center"/>
          </w:tcPr>
          <w:p w14:paraId="417C26F4">
            <w:pPr>
              <w:pStyle w:val="30"/>
            </w:pPr>
            <w:r>
              <w:rPr>
                <w:rFonts w:hint="eastAsia"/>
              </w:rPr>
              <w:t>专题标签管理</w:t>
            </w:r>
          </w:p>
        </w:tc>
        <w:tc>
          <w:tcPr>
            <w:tcW w:w="240" w:type="pct"/>
            <w:vMerge w:val="continue"/>
            <w:vAlign w:val="center"/>
          </w:tcPr>
          <w:p w14:paraId="52EF36FB">
            <w:pPr>
              <w:pStyle w:val="30"/>
            </w:pPr>
          </w:p>
        </w:tc>
        <w:tc>
          <w:tcPr>
            <w:tcW w:w="240" w:type="pct"/>
            <w:vMerge w:val="continue"/>
            <w:vAlign w:val="center"/>
          </w:tcPr>
          <w:p w14:paraId="3E1D1AF1">
            <w:pPr>
              <w:pStyle w:val="30"/>
            </w:pPr>
          </w:p>
        </w:tc>
        <w:tc>
          <w:tcPr>
            <w:tcW w:w="258" w:type="pct"/>
            <w:vMerge w:val="continue"/>
            <w:vAlign w:val="center"/>
          </w:tcPr>
          <w:p w14:paraId="7D9F6EA2">
            <w:pPr>
              <w:pStyle w:val="30"/>
            </w:pPr>
          </w:p>
        </w:tc>
        <w:tc>
          <w:tcPr>
            <w:tcW w:w="343" w:type="pct"/>
            <w:vAlign w:val="center"/>
          </w:tcPr>
          <w:p w14:paraId="686429F2">
            <w:pPr>
              <w:pStyle w:val="30"/>
            </w:pPr>
            <w:r>
              <w:rPr>
                <w:rFonts w:hint="eastAsia"/>
              </w:rPr>
              <w:t>6.1.16.1</w:t>
            </w:r>
          </w:p>
        </w:tc>
      </w:tr>
      <w:tr w14:paraId="0F057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8EA58BF">
            <w:pPr>
              <w:pStyle w:val="30"/>
            </w:pPr>
            <w:r>
              <w:rPr>
                <w:rFonts w:hint="eastAsia"/>
              </w:rPr>
              <w:t>494</w:t>
            </w:r>
          </w:p>
        </w:tc>
        <w:tc>
          <w:tcPr>
            <w:tcW w:w="240" w:type="pct"/>
            <w:vMerge w:val="continue"/>
            <w:vAlign w:val="center"/>
          </w:tcPr>
          <w:p w14:paraId="615B792B">
            <w:pPr>
              <w:pStyle w:val="30"/>
            </w:pPr>
          </w:p>
        </w:tc>
        <w:tc>
          <w:tcPr>
            <w:tcW w:w="570" w:type="pct"/>
            <w:vMerge w:val="continue"/>
            <w:vAlign w:val="center"/>
          </w:tcPr>
          <w:p w14:paraId="0D444209">
            <w:pPr>
              <w:pStyle w:val="30"/>
            </w:pPr>
          </w:p>
        </w:tc>
        <w:tc>
          <w:tcPr>
            <w:tcW w:w="816" w:type="pct"/>
            <w:vMerge w:val="continue"/>
            <w:vAlign w:val="center"/>
          </w:tcPr>
          <w:p w14:paraId="0EA61DD4">
            <w:pPr>
              <w:pStyle w:val="30"/>
            </w:pPr>
          </w:p>
        </w:tc>
        <w:tc>
          <w:tcPr>
            <w:tcW w:w="942" w:type="pct"/>
            <w:vMerge w:val="continue"/>
            <w:vAlign w:val="center"/>
          </w:tcPr>
          <w:p w14:paraId="15D2F73B">
            <w:pPr>
              <w:pStyle w:val="30"/>
            </w:pPr>
          </w:p>
        </w:tc>
        <w:tc>
          <w:tcPr>
            <w:tcW w:w="1146" w:type="pct"/>
            <w:vAlign w:val="center"/>
          </w:tcPr>
          <w:p w14:paraId="59634229">
            <w:pPr>
              <w:pStyle w:val="30"/>
            </w:pPr>
            <w:r>
              <w:rPr>
                <w:rFonts w:hint="eastAsia"/>
              </w:rPr>
              <w:t>专题动态内容聚合</w:t>
            </w:r>
          </w:p>
        </w:tc>
        <w:tc>
          <w:tcPr>
            <w:tcW w:w="240" w:type="pct"/>
            <w:vMerge w:val="continue"/>
            <w:vAlign w:val="center"/>
          </w:tcPr>
          <w:p w14:paraId="4FEE13C8">
            <w:pPr>
              <w:pStyle w:val="30"/>
            </w:pPr>
          </w:p>
        </w:tc>
        <w:tc>
          <w:tcPr>
            <w:tcW w:w="240" w:type="pct"/>
            <w:vMerge w:val="continue"/>
            <w:vAlign w:val="center"/>
          </w:tcPr>
          <w:p w14:paraId="7B79C747">
            <w:pPr>
              <w:pStyle w:val="30"/>
            </w:pPr>
          </w:p>
        </w:tc>
        <w:tc>
          <w:tcPr>
            <w:tcW w:w="258" w:type="pct"/>
            <w:vMerge w:val="continue"/>
            <w:vAlign w:val="center"/>
          </w:tcPr>
          <w:p w14:paraId="09DEF704">
            <w:pPr>
              <w:pStyle w:val="30"/>
            </w:pPr>
          </w:p>
        </w:tc>
        <w:tc>
          <w:tcPr>
            <w:tcW w:w="343" w:type="pct"/>
            <w:vAlign w:val="center"/>
          </w:tcPr>
          <w:p w14:paraId="49B7109F">
            <w:pPr>
              <w:pStyle w:val="30"/>
            </w:pPr>
            <w:r>
              <w:rPr>
                <w:rFonts w:hint="eastAsia"/>
              </w:rPr>
              <w:t>6.1.16.1</w:t>
            </w:r>
          </w:p>
        </w:tc>
      </w:tr>
      <w:tr w14:paraId="3CB40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FDE780E">
            <w:pPr>
              <w:pStyle w:val="30"/>
            </w:pPr>
            <w:r>
              <w:rPr>
                <w:rFonts w:hint="eastAsia"/>
              </w:rPr>
              <w:t>495</w:t>
            </w:r>
          </w:p>
        </w:tc>
        <w:tc>
          <w:tcPr>
            <w:tcW w:w="240" w:type="pct"/>
            <w:vMerge w:val="continue"/>
            <w:vAlign w:val="center"/>
          </w:tcPr>
          <w:p w14:paraId="74B0AAC4">
            <w:pPr>
              <w:pStyle w:val="30"/>
            </w:pPr>
          </w:p>
        </w:tc>
        <w:tc>
          <w:tcPr>
            <w:tcW w:w="570" w:type="pct"/>
            <w:vMerge w:val="continue"/>
            <w:vAlign w:val="center"/>
          </w:tcPr>
          <w:p w14:paraId="389420CF">
            <w:pPr>
              <w:pStyle w:val="30"/>
            </w:pPr>
          </w:p>
        </w:tc>
        <w:tc>
          <w:tcPr>
            <w:tcW w:w="816" w:type="pct"/>
            <w:vMerge w:val="continue"/>
            <w:vAlign w:val="center"/>
          </w:tcPr>
          <w:p w14:paraId="25BB6591">
            <w:pPr>
              <w:pStyle w:val="30"/>
            </w:pPr>
          </w:p>
        </w:tc>
        <w:tc>
          <w:tcPr>
            <w:tcW w:w="942" w:type="pct"/>
            <w:vAlign w:val="center"/>
          </w:tcPr>
          <w:p w14:paraId="21342047">
            <w:pPr>
              <w:pStyle w:val="30"/>
            </w:pPr>
            <w:r>
              <w:rPr>
                <w:rFonts w:hint="eastAsia"/>
              </w:rPr>
              <w:t>专题库管理</w:t>
            </w:r>
          </w:p>
        </w:tc>
        <w:tc>
          <w:tcPr>
            <w:tcW w:w="1146" w:type="pct"/>
            <w:vAlign w:val="center"/>
          </w:tcPr>
          <w:p w14:paraId="67C70AE6">
            <w:pPr>
              <w:pStyle w:val="30"/>
            </w:pPr>
          </w:p>
        </w:tc>
        <w:tc>
          <w:tcPr>
            <w:tcW w:w="240" w:type="pct"/>
            <w:vAlign w:val="center"/>
          </w:tcPr>
          <w:p w14:paraId="59FA01DB">
            <w:pPr>
              <w:pStyle w:val="30"/>
            </w:pPr>
            <w:r>
              <w:rPr>
                <w:rFonts w:hint="eastAsia"/>
              </w:rPr>
              <w:t>1</w:t>
            </w:r>
          </w:p>
        </w:tc>
        <w:tc>
          <w:tcPr>
            <w:tcW w:w="240" w:type="pct"/>
            <w:vMerge w:val="continue"/>
            <w:vAlign w:val="center"/>
          </w:tcPr>
          <w:p w14:paraId="67260267">
            <w:pPr>
              <w:pStyle w:val="30"/>
            </w:pPr>
          </w:p>
        </w:tc>
        <w:tc>
          <w:tcPr>
            <w:tcW w:w="258" w:type="pct"/>
            <w:vAlign w:val="center"/>
          </w:tcPr>
          <w:p w14:paraId="38370D13">
            <w:pPr>
              <w:pStyle w:val="30"/>
            </w:pPr>
            <w:r>
              <w:rPr>
                <w:rFonts w:hint="eastAsia"/>
              </w:rPr>
              <w:t>3</w:t>
            </w:r>
          </w:p>
        </w:tc>
        <w:tc>
          <w:tcPr>
            <w:tcW w:w="343" w:type="pct"/>
            <w:vAlign w:val="center"/>
          </w:tcPr>
          <w:p w14:paraId="32FD5BB5">
            <w:pPr>
              <w:pStyle w:val="30"/>
            </w:pPr>
            <w:r>
              <w:rPr>
                <w:rFonts w:hint="eastAsia"/>
              </w:rPr>
              <w:t>6.1.16.1</w:t>
            </w:r>
          </w:p>
        </w:tc>
      </w:tr>
      <w:tr w14:paraId="521270AD">
        <w:tblPrEx>
          <w:tblCellMar>
            <w:top w:w="0" w:type="dxa"/>
            <w:left w:w="108" w:type="dxa"/>
            <w:bottom w:w="0" w:type="dxa"/>
            <w:right w:w="108" w:type="dxa"/>
          </w:tblCellMar>
        </w:tblPrEx>
        <w:trPr>
          <w:trHeight w:val="1080" w:hRule="atLeast"/>
          <w:jc w:val="center"/>
        </w:trPr>
        <w:tc>
          <w:tcPr>
            <w:tcW w:w="199" w:type="pct"/>
            <w:vAlign w:val="center"/>
          </w:tcPr>
          <w:p w14:paraId="613EE673">
            <w:pPr>
              <w:pStyle w:val="30"/>
            </w:pPr>
            <w:r>
              <w:rPr>
                <w:rFonts w:hint="eastAsia"/>
              </w:rPr>
              <w:t>496</w:t>
            </w:r>
          </w:p>
        </w:tc>
        <w:tc>
          <w:tcPr>
            <w:tcW w:w="240" w:type="pct"/>
            <w:vMerge w:val="continue"/>
            <w:vAlign w:val="center"/>
          </w:tcPr>
          <w:p w14:paraId="451BBAEB">
            <w:pPr>
              <w:pStyle w:val="30"/>
            </w:pPr>
          </w:p>
        </w:tc>
        <w:tc>
          <w:tcPr>
            <w:tcW w:w="570" w:type="pct"/>
            <w:vMerge w:val="continue"/>
            <w:vAlign w:val="center"/>
          </w:tcPr>
          <w:p w14:paraId="53DEADD9">
            <w:pPr>
              <w:pStyle w:val="30"/>
            </w:pPr>
          </w:p>
        </w:tc>
        <w:tc>
          <w:tcPr>
            <w:tcW w:w="816" w:type="pct"/>
            <w:vMerge w:val="restart"/>
            <w:vAlign w:val="center"/>
          </w:tcPr>
          <w:p w14:paraId="20C04DED">
            <w:pPr>
              <w:pStyle w:val="30"/>
            </w:pPr>
            <w:r>
              <w:rPr>
                <w:rFonts w:hint="eastAsia"/>
              </w:rPr>
              <w:t>知识要素分析</w:t>
            </w:r>
          </w:p>
        </w:tc>
        <w:tc>
          <w:tcPr>
            <w:tcW w:w="942" w:type="pct"/>
            <w:vAlign w:val="center"/>
          </w:tcPr>
          <w:p w14:paraId="0C7A4CC0">
            <w:pPr>
              <w:pStyle w:val="30"/>
            </w:pPr>
            <w:r>
              <w:rPr>
                <w:rFonts w:hint="eastAsia"/>
              </w:rPr>
              <w:t>元数据要素</w:t>
            </w:r>
          </w:p>
        </w:tc>
        <w:tc>
          <w:tcPr>
            <w:tcW w:w="1146" w:type="pct"/>
            <w:vAlign w:val="center"/>
          </w:tcPr>
          <w:p w14:paraId="4ADF1873">
            <w:pPr>
              <w:pStyle w:val="30"/>
            </w:pPr>
          </w:p>
        </w:tc>
        <w:tc>
          <w:tcPr>
            <w:tcW w:w="240" w:type="pct"/>
            <w:vMerge w:val="restart"/>
            <w:vAlign w:val="center"/>
          </w:tcPr>
          <w:p w14:paraId="6BB9BE2E">
            <w:pPr>
              <w:pStyle w:val="30"/>
            </w:pPr>
            <w:r>
              <w:rPr>
                <w:rFonts w:hint="eastAsia"/>
              </w:rPr>
              <w:t>1.5</w:t>
            </w:r>
          </w:p>
        </w:tc>
        <w:tc>
          <w:tcPr>
            <w:tcW w:w="240" w:type="pct"/>
            <w:vMerge w:val="restart"/>
            <w:vAlign w:val="center"/>
          </w:tcPr>
          <w:p w14:paraId="4FC1D2B6">
            <w:pPr>
              <w:pStyle w:val="30"/>
            </w:pPr>
            <w:r>
              <w:rPr>
                <w:rFonts w:hint="eastAsia"/>
              </w:rPr>
              <w:t>3</w:t>
            </w:r>
          </w:p>
        </w:tc>
        <w:tc>
          <w:tcPr>
            <w:tcW w:w="258" w:type="pct"/>
            <w:vMerge w:val="restart"/>
            <w:vAlign w:val="center"/>
          </w:tcPr>
          <w:p w14:paraId="59BD6E73">
            <w:pPr>
              <w:pStyle w:val="30"/>
            </w:pPr>
            <w:r>
              <w:rPr>
                <w:rFonts w:hint="eastAsia"/>
              </w:rPr>
              <w:t>4.5</w:t>
            </w:r>
          </w:p>
        </w:tc>
        <w:tc>
          <w:tcPr>
            <w:tcW w:w="343" w:type="pct"/>
            <w:vAlign w:val="center"/>
          </w:tcPr>
          <w:p w14:paraId="534325EA">
            <w:pPr>
              <w:pStyle w:val="30"/>
            </w:pPr>
            <w:r>
              <w:rPr>
                <w:rFonts w:hint="eastAsia"/>
              </w:rPr>
              <w:t>6.1.16.1</w:t>
            </w:r>
          </w:p>
        </w:tc>
      </w:tr>
      <w:tr w14:paraId="21E11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2879818E">
            <w:pPr>
              <w:pStyle w:val="30"/>
            </w:pPr>
            <w:r>
              <w:rPr>
                <w:rFonts w:hint="eastAsia"/>
              </w:rPr>
              <w:t>497</w:t>
            </w:r>
          </w:p>
        </w:tc>
        <w:tc>
          <w:tcPr>
            <w:tcW w:w="240" w:type="pct"/>
            <w:vMerge w:val="continue"/>
            <w:vAlign w:val="center"/>
          </w:tcPr>
          <w:p w14:paraId="586BDCDB">
            <w:pPr>
              <w:pStyle w:val="30"/>
            </w:pPr>
          </w:p>
        </w:tc>
        <w:tc>
          <w:tcPr>
            <w:tcW w:w="570" w:type="pct"/>
            <w:vMerge w:val="continue"/>
            <w:vAlign w:val="center"/>
          </w:tcPr>
          <w:p w14:paraId="3D04A735">
            <w:pPr>
              <w:pStyle w:val="30"/>
            </w:pPr>
          </w:p>
        </w:tc>
        <w:tc>
          <w:tcPr>
            <w:tcW w:w="816" w:type="pct"/>
            <w:vMerge w:val="continue"/>
            <w:vAlign w:val="center"/>
          </w:tcPr>
          <w:p w14:paraId="768F7A70">
            <w:pPr>
              <w:pStyle w:val="30"/>
            </w:pPr>
          </w:p>
        </w:tc>
        <w:tc>
          <w:tcPr>
            <w:tcW w:w="942" w:type="pct"/>
            <w:vAlign w:val="center"/>
          </w:tcPr>
          <w:p w14:paraId="795900E3">
            <w:pPr>
              <w:pStyle w:val="30"/>
            </w:pPr>
            <w:r>
              <w:rPr>
                <w:rFonts w:hint="eastAsia"/>
              </w:rPr>
              <w:t>内容摘要要素</w:t>
            </w:r>
          </w:p>
        </w:tc>
        <w:tc>
          <w:tcPr>
            <w:tcW w:w="1146" w:type="pct"/>
            <w:vAlign w:val="center"/>
          </w:tcPr>
          <w:p w14:paraId="6683FB60">
            <w:pPr>
              <w:pStyle w:val="30"/>
            </w:pPr>
          </w:p>
        </w:tc>
        <w:tc>
          <w:tcPr>
            <w:tcW w:w="240" w:type="pct"/>
            <w:vMerge w:val="continue"/>
            <w:vAlign w:val="center"/>
          </w:tcPr>
          <w:p w14:paraId="704F75E7">
            <w:pPr>
              <w:pStyle w:val="30"/>
            </w:pPr>
          </w:p>
        </w:tc>
        <w:tc>
          <w:tcPr>
            <w:tcW w:w="240" w:type="pct"/>
            <w:vMerge w:val="continue"/>
            <w:vAlign w:val="center"/>
          </w:tcPr>
          <w:p w14:paraId="336B0B91">
            <w:pPr>
              <w:pStyle w:val="30"/>
            </w:pPr>
          </w:p>
        </w:tc>
        <w:tc>
          <w:tcPr>
            <w:tcW w:w="258" w:type="pct"/>
            <w:vMerge w:val="continue"/>
            <w:vAlign w:val="center"/>
          </w:tcPr>
          <w:p w14:paraId="2CA77BD7">
            <w:pPr>
              <w:pStyle w:val="30"/>
            </w:pPr>
          </w:p>
        </w:tc>
        <w:tc>
          <w:tcPr>
            <w:tcW w:w="343" w:type="pct"/>
            <w:vAlign w:val="center"/>
          </w:tcPr>
          <w:p w14:paraId="3046A97E">
            <w:pPr>
              <w:pStyle w:val="30"/>
            </w:pPr>
            <w:r>
              <w:rPr>
                <w:rFonts w:hint="eastAsia"/>
              </w:rPr>
              <w:t>6.1.16.1</w:t>
            </w:r>
          </w:p>
        </w:tc>
      </w:tr>
      <w:tr w14:paraId="74C3E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44B3D1A">
            <w:pPr>
              <w:pStyle w:val="30"/>
            </w:pPr>
            <w:r>
              <w:rPr>
                <w:rFonts w:hint="eastAsia"/>
              </w:rPr>
              <w:t>498</w:t>
            </w:r>
          </w:p>
        </w:tc>
        <w:tc>
          <w:tcPr>
            <w:tcW w:w="240" w:type="pct"/>
            <w:vMerge w:val="continue"/>
            <w:vAlign w:val="center"/>
          </w:tcPr>
          <w:p w14:paraId="657400DC">
            <w:pPr>
              <w:pStyle w:val="30"/>
            </w:pPr>
          </w:p>
        </w:tc>
        <w:tc>
          <w:tcPr>
            <w:tcW w:w="570" w:type="pct"/>
            <w:vMerge w:val="continue"/>
            <w:vAlign w:val="center"/>
          </w:tcPr>
          <w:p w14:paraId="2E51DFC6">
            <w:pPr>
              <w:pStyle w:val="30"/>
            </w:pPr>
          </w:p>
        </w:tc>
        <w:tc>
          <w:tcPr>
            <w:tcW w:w="816" w:type="pct"/>
            <w:vMerge w:val="continue"/>
            <w:vAlign w:val="center"/>
          </w:tcPr>
          <w:p w14:paraId="16027F55">
            <w:pPr>
              <w:pStyle w:val="30"/>
            </w:pPr>
          </w:p>
        </w:tc>
        <w:tc>
          <w:tcPr>
            <w:tcW w:w="942" w:type="pct"/>
            <w:vAlign w:val="center"/>
          </w:tcPr>
          <w:p w14:paraId="78DB8F88">
            <w:pPr>
              <w:pStyle w:val="30"/>
            </w:pPr>
            <w:r>
              <w:rPr>
                <w:rFonts w:hint="eastAsia"/>
              </w:rPr>
              <w:t>标签要素</w:t>
            </w:r>
          </w:p>
        </w:tc>
        <w:tc>
          <w:tcPr>
            <w:tcW w:w="1146" w:type="pct"/>
            <w:vAlign w:val="center"/>
          </w:tcPr>
          <w:p w14:paraId="1A1E4254">
            <w:pPr>
              <w:pStyle w:val="30"/>
            </w:pPr>
          </w:p>
        </w:tc>
        <w:tc>
          <w:tcPr>
            <w:tcW w:w="240" w:type="pct"/>
            <w:vMerge w:val="continue"/>
            <w:vAlign w:val="center"/>
          </w:tcPr>
          <w:p w14:paraId="15E355FA">
            <w:pPr>
              <w:pStyle w:val="30"/>
            </w:pPr>
          </w:p>
        </w:tc>
        <w:tc>
          <w:tcPr>
            <w:tcW w:w="240" w:type="pct"/>
            <w:vMerge w:val="continue"/>
            <w:vAlign w:val="center"/>
          </w:tcPr>
          <w:p w14:paraId="4D6619E8">
            <w:pPr>
              <w:pStyle w:val="30"/>
            </w:pPr>
          </w:p>
        </w:tc>
        <w:tc>
          <w:tcPr>
            <w:tcW w:w="258" w:type="pct"/>
            <w:vMerge w:val="continue"/>
            <w:vAlign w:val="center"/>
          </w:tcPr>
          <w:p w14:paraId="60FCBB10">
            <w:pPr>
              <w:pStyle w:val="30"/>
            </w:pPr>
          </w:p>
        </w:tc>
        <w:tc>
          <w:tcPr>
            <w:tcW w:w="343" w:type="pct"/>
            <w:vAlign w:val="center"/>
          </w:tcPr>
          <w:p w14:paraId="5AA13039">
            <w:pPr>
              <w:pStyle w:val="30"/>
            </w:pPr>
            <w:r>
              <w:rPr>
                <w:rFonts w:hint="eastAsia"/>
              </w:rPr>
              <w:t>6.1.16.1</w:t>
            </w:r>
          </w:p>
        </w:tc>
      </w:tr>
      <w:tr w14:paraId="22164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B3328B4">
            <w:pPr>
              <w:pStyle w:val="30"/>
            </w:pPr>
            <w:r>
              <w:rPr>
                <w:rFonts w:hint="eastAsia"/>
              </w:rPr>
              <w:t>499</w:t>
            </w:r>
          </w:p>
        </w:tc>
        <w:tc>
          <w:tcPr>
            <w:tcW w:w="240" w:type="pct"/>
            <w:vMerge w:val="continue"/>
            <w:vAlign w:val="center"/>
          </w:tcPr>
          <w:p w14:paraId="14AD3146">
            <w:pPr>
              <w:pStyle w:val="30"/>
            </w:pPr>
          </w:p>
        </w:tc>
        <w:tc>
          <w:tcPr>
            <w:tcW w:w="570" w:type="pct"/>
            <w:vMerge w:val="continue"/>
            <w:vAlign w:val="center"/>
          </w:tcPr>
          <w:p w14:paraId="53480087">
            <w:pPr>
              <w:pStyle w:val="30"/>
            </w:pPr>
          </w:p>
        </w:tc>
        <w:tc>
          <w:tcPr>
            <w:tcW w:w="816" w:type="pct"/>
            <w:vMerge w:val="continue"/>
            <w:vAlign w:val="center"/>
          </w:tcPr>
          <w:p w14:paraId="0C491A6E">
            <w:pPr>
              <w:pStyle w:val="30"/>
            </w:pPr>
          </w:p>
        </w:tc>
        <w:tc>
          <w:tcPr>
            <w:tcW w:w="942" w:type="pct"/>
            <w:vAlign w:val="center"/>
          </w:tcPr>
          <w:p w14:paraId="6B87AA33">
            <w:pPr>
              <w:pStyle w:val="30"/>
            </w:pPr>
            <w:r>
              <w:rPr>
                <w:rFonts w:hint="eastAsia"/>
              </w:rPr>
              <w:t>政策引用要素</w:t>
            </w:r>
          </w:p>
        </w:tc>
        <w:tc>
          <w:tcPr>
            <w:tcW w:w="1146" w:type="pct"/>
            <w:vAlign w:val="center"/>
          </w:tcPr>
          <w:p w14:paraId="4E99683A">
            <w:pPr>
              <w:pStyle w:val="30"/>
            </w:pPr>
          </w:p>
        </w:tc>
        <w:tc>
          <w:tcPr>
            <w:tcW w:w="240" w:type="pct"/>
            <w:vMerge w:val="restart"/>
            <w:vAlign w:val="center"/>
          </w:tcPr>
          <w:p w14:paraId="6E406317">
            <w:pPr>
              <w:pStyle w:val="30"/>
            </w:pPr>
            <w:r>
              <w:rPr>
                <w:rFonts w:hint="eastAsia"/>
              </w:rPr>
              <w:t>1.5</w:t>
            </w:r>
          </w:p>
        </w:tc>
        <w:tc>
          <w:tcPr>
            <w:tcW w:w="240" w:type="pct"/>
            <w:vMerge w:val="restart"/>
            <w:vAlign w:val="center"/>
          </w:tcPr>
          <w:p w14:paraId="37266A62">
            <w:pPr>
              <w:pStyle w:val="30"/>
            </w:pPr>
            <w:r>
              <w:rPr>
                <w:rFonts w:hint="eastAsia"/>
              </w:rPr>
              <w:t>3</w:t>
            </w:r>
          </w:p>
        </w:tc>
        <w:tc>
          <w:tcPr>
            <w:tcW w:w="258" w:type="pct"/>
            <w:vMerge w:val="restart"/>
            <w:vAlign w:val="center"/>
          </w:tcPr>
          <w:p w14:paraId="57CC0359">
            <w:pPr>
              <w:pStyle w:val="30"/>
            </w:pPr>
            <w:r>
              <w:rPr>
                <w:rFonts w:hint="eastAsia"/>
              </w:rPr>
              <w:t>4.5</w:t>
            </w:r>
          </w:p>
        </w:tc>
        <w:tc>
          <w:tcPr>
            <w:tcW w:w="343" w:type="pct"/>
            <w:vAlign w:val="center"/>
          </w:tcPr>
          <w:p w14:paraId="48A94DB1">
            <w:pPr>
              <w:pStyle w:val="30"/>
            </w:pPr>
            <w:r>
              <w:rPr>
                <w:rFonts w:hint="eastAsia"/>
              </w:rPr>
              <w:t>6.1.16.1</w:t>
            </w:r>
          </w:p>
        </w:tc>
      </w:tr>
      <w:tr w14:paraId="5507E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C0AE6E8">
            <w:pPr>
              <w:pStyle w:val="30"/>
            </w:pPr>
            <w:r>
              <w:rPr>
                <w:rFonts w:hint="eastAsia"/>
              </w:rPr>
              <w:t>500</w:t>
            </w:r>
          </w:p>
        </w:tc>
        <w:tc>
          <w:tcPr>
            <w:tcW w:w="240" w:type="pct"/>
            <w:vMerge w:val="continue"/>
            <w:vAlign w:val="center"/>
          </w:tcPr>
          <w:p w14:paraId="59494119">
            <w:pPr>
              <w:pStyle w:val="30"/>
            </w:pPr>
          </w:p>
        </w:tc>
        <w:tc>
          <w:tcPr>
            <w:tcW w:w="570" w:type="pct"/>
            <w:vMerge w:val="continue"/>
            <w:vAlign w:val="center"/>
          </w:tcPr>
          <w:p w14:paraId="6A534EB8">
            <w:pPr>
              <w:pStyle w:val="30"/>
            </w:pPr>
          </w:p>
        </w:tc>
        <w:tc>
          <w:tcPr>
            <w:tcW w:w="816" w:type="pct"/>
            <w:vMerge w:val="continue"/>
            <w:vAlign w:val="center"/>
          </w:tcPr>
          <w:p w14:paraId="18FFE59A">
            <w:pPr>
              <w:pStyle w:val="30"/>
            </w:pPr>
          </w:p>
        </w:tc>
        <w:tc>
          <w:tcPr>
            <w:tcW w:w="942" w:type="pct"/>
            <w:vAlign w:val="center"/>
          </w:tcPr>
          <w:p w14:paraId="2C1808FB">
            <w:pPr>
              <w:pStyle w:val="30"/>
            </w:pPr>
            <w:r>
              <w:rPr>
                <w:rFonts w:hint="eastAsia"/>
              </w:rPr>
              <w:t>文档大纲要素</w:t>
            </w:r>
          </w:p>
        </w:tc>
        <w:tc>
          <w:tcPr>
            <w:tcW w:w="1146" w:type="pct"/>
            <w:vAlign w:val="center"/>
          </w:tcPr>
          <w:p w14:paraId="311D5C54">
            <w:pPr>
              <w:pStyle w:val="30"/>
            </w:pPr>
          </w:p>
        </w:tc>
        <w:tc>
          <w:tcPr>
            <w:tcW w:w="240" w:type="pct"/>
            <w:vMerge w:val="continue"/>
            <w:vAlign w:val="center"/>
          </w:tcPr>
          <w:p w14:paraId="4E6BBF82">
            <w:pPr>
              <w:pStyle w:val="30"/>
            </w:pPr>
          </w:p>
        </w:tc>
        <w:tc>
          <w:tcPr>
            <w:tcW w:w="240" w:type="pct"/>
            <w:vMerge w:val="continue"/>
            <w:vAlign w:val="center"/>
          </w:tcPr>
          <w:p w14:paraId="169EB286">
            <w:pPr>
              <w:pStyle w:val="30"/>
            </w:pPr>
          </w:p>
        </w:tc>
        <w:tc>
          <w:tcPr>
            <w:tcW w:w="258" w:type="pct"/>
            <w:vMerge w:val="continue"/>
            <w:vAlign w:val="center"/>
          </w:tcPr>
          <w:p w14:paraId="61337F6B">
            <w:pPr>
              <w:pStyle w:val="30"/>
            </w:pPr>
          </w:p>
        </w:tc>
        <w:tc>
          <w:tcPr>
            <w:tcW w:w="343" w:type="pct"/>
            <w:vAlign w:val="center"/>
          </w:tcPr>
          <w:p w14:paraId="0FAC0351">
            <w:pPr>
              <w:pStyle w:val="30"/>
            </w:pPr>
            <w:r>
              <w:rPr>
                <w:rFonts w:hint="eastAsia"/>
              </w:rPr>
              <w:t>6.1.16.1</w:t>
            </w:r>
          </w:p>
        </w:tc>
      </w:tr>
      <w:tr w14:paraId="14F1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2C192A46">
            <w:pPr>
              <w:pStyle w:val="30"/>
            </w:pPr>
            <w:r>
              <w:rPr>
                <w:rFonts w:hint="eastAsia"/>
              </w:rPr>
              <w:t>501</w:t>
            </w:r>
          </w:p>
        </w:tc>
        <w:tc>
          <w:tcPr>
            <w:tcW w:w="240" w:type="pct"/>
            <w:vMerge w:val="continue"/>
            <w:vAlign w:val="center"/>
          </w:tcPr>
          <w:p w14:paraId="5C7781AA">
            <w:pPr>
              <w:pStyle w:val="30"/>
            </w:pPr>
          </w:p>
        </w:tc>
        <w:tc>
          <w:tcPr>
            <w:tcW w:w="570" w:type="pct"/>
            <w:vMerge w:val="continue"/>
            <w:vAlign w:val="center"/>
          </w:tcPr>
          <w:p w14:paraId="6FB64679">
            <w:pPr>
              <w:pStyle w:val="30"/>
            </w:pPr>
          </w:p>
        </w:tc>
        <w:tc>
          <w:tcPr>
            <w:tcW w:w="816" w:type="pct"/>
            <w:vMerge w:val="continue"/>
            <w:vAlign w:val="center"/>
          </w:tcPr>
          <w:p w14:paraId="3EBA897E">
            <w:pPr>
              <w:pStyle w:val="30"/>
            </w:pPr>
          </w:p>
        </w:tc>
        <w:tc>
          <w:tcPr>
            <w:tcW w:w="942" w:type="pct"/>
            <w:vAlign w:val="center"/>
          </w:tcPr>
          <w:p w14:paraId="1539723B">
            <w:pPr>
              <w:pStyle w:val="30"/>
            </w:pPr>
            <w:r>
              <w:rPr>
                <w:rFonts w:hint="eastAsia"/>
              </w:rPr>
              <w:t>词频信息要素</w:t>
            </w:r>
          </w:p>
        </w:tc>
        <w:tc>
          <w:tcPr>
            <w:tcW w:w="1146" w:type="pct"/>
            <w:vAlign w:val="center"/>
          </w:tcPr>
          <w:p w14:paraId="57DFF189">
            <w:pPr>
              <w:pStyle w:val="30"/>
            </w:pPr>
          </w:p>
        </w:tc>
        <w:tc>
          <w:tcPr>
            <w:tcW w:w="240" w:type="pct"/>
            <w:vMerge w:val="continue"/>
            <w:vAlign w:val="center"/>
          </w:tcPr>
          <w:p w14:paraId="45420623">
            <w:pPr>
              <w:pStyle w:val="30"/>
            </w:pPr>
          </w:p>
        </w:tc>
        <w:tc>
          <w:tcPr>
            <w:tcW w:w="240" w:type="pct"/>
            <w:vMerge w:val="continue"/>
            <w:vAlign w:val="center"/>
          </w:tcPr>
          <w:p w14:paraId="10F23FBD">
            <w:pPr>
              <w:pStyle w:val="30"/>
            </w:pPr>
          </w:p>
        </w:tc>
        <w:tc>
          <w:tcPr>
            <w:tcW w:w="258" w:type="pct"/>
            <w:vMerge w:val="continue"/>
            <w:vAlign w:val="center"/>
          </w:tcPr>
          <w:p w14:paraId="3883F307">
            <w:pPr>
              <w:pStyle w:val="30"/>
            </w:pPr>
          </w:p>
        </w:tc>
        <w:tc>
          <w:tcPr>
            <w:tcW w:w="343" w:type="pct"/>
            <w:vAlign w:val="center"/>
          </w:tcPr>
          <w:p w14:paraId="390F2451">
            <w:pPr>
              <w:pStyle w:val="30"/>
            </w:pPr>
            <w:r>
              <w:rPr>
                <w:rFonts w:hint="eastAsia"/>
              </w:rPr>
              <w:t>6.1.16.1</w:t>
            </w:r>
          </w:p>
        </w:tc>
      </w:tr>
      <w:tr w14:paraId="01784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E167C0C">
            <w:pPr>
              <w:pStyle w:val="30"/>
            </w:pPr>
            <w:r>
              <w:rPr>
                <w:rFonts w:hint="eastAsia"/>
              </w:rPr>
              <w:t>502</w:t>
            </w:r>
          </w:p>
        </w:tc>
        <w:tc>
          <w:tcPr>
            <w:tcW w:w="240" w:type="pct"/>
            <w:vMerge w:val="continue"/>
            <w:vAlign w:val="center"/>
          </w:tcPr>
          <w:p w14:paraId="3FA1C5FB">
            <w:pPr>
              <w:pStyle w:val="30"/>
            </w:pPr>
          </w:p>
        </w:tc>
        <w:tc>
          <w:tcPr>
            <w:tcW w:w="570" w:type="pct"/>
            <w:vMerge w:val="continue"/>
            <w:vAlign w:val="center"/>
          </w:tcPr>
          <w:p w14:paraId="3C34FE22">
            <w:pPr>
              <w:pStyle w:val="30"/>
            </w:pPr>
          </w:p>
        </w:tc>
        <w:tc>
          <w:tcPr>
            <w:tcW w:w="816" w:type="pct"/>
            <w:vMerge w:val="restart"/>
            <w:vAlign w:val="center"/>
          </w:tcPr>
          <w:p w14:paraId="580630EC">
            <w:pPr>
              <w:pStyle w:val="30"/>
            </w:pPr>
            <w:r>
              <w:rPr>
                <w:rFonts w:hint="eastAsia"/>
              </w:rPr>
              <w:t>我的应用</w:t>
            </w:r>
          </w:p>
        </w:tc>
        <w:tc>
          <w:tcPr>
            <w:tcW w:w="942" w:type="pct"/>
            <w:vAlign w:val="center"/>
          </w:tcPr>
          <w:p w14:paraId="008FAE05">
            <w:pPr>
              <w:pStyle w:val="30"/>
            </w:pPr>
            <w:r>
              <w:rPr>
                <w:rFonts w:hint="eastAsia"/>
              </w:rPr>
              <w:t>我的收藏</w:t>
            </w:r>
          </w:p>
        </w:tc>
        <w:tc>
          <w:tcPr>
            <w:tcW w:w="1146" w:type="pct"/>
            <w:vAlign w:val="center"/>
          </w:tcPr>
          <w:p w14:paraId="2313B8F4">
            <w:pPr>
              <w:pStyle w:val="30"/>
            </w:pPr>
          </w:p>
        </w:tc>
        <w:tc>
          <w:tcPr>
            <w:tcW w:w="240" w:type="pct"/>
            <w:vMerge w:val="restart"/>
            <w:vAlign w:val="center"/>
          </w:tcPr>
          <w:p w14:paraId="46AB38E4">
            <w:pPr>
              <w:pStyle w:val="30"/>
            </w:pPr>
            <w:r>
              <w:rPr>
                <w:rFonts w:hint="eastAsia"/>
              </w:rPr>
              <w:t>1</w:t>
            </w:r>
          </w:p>
        </w:tc>
        <w:tc>
          <w:tcPr>
            <w:tcW w:w="240" w:type="pct"/>
            <w:vMerge w:val="restart"/>
            <w:vAlign w:val="center"/>
          </w:tcPr>
          <w:p w14:paraId="31B25669">
            <w:pPr>
              <w:pStyle w:val="30"/>
            </w:pPr>
            <w:r>
              <w:rPr>
                <w:rFonts w:hint="eastAsia"/>
              </w:rPr>
              <w:t>2.5</w:t>
            </w:r>
          </w:p>
        </w:tc>
        <w:tc>
          <w:tcPr>
            <w:tcW w:w="258" w:type="pct"/>
            <w:vMerge w:val="restart"/>
            <w:vAlign w:val="center"/>
          </w:tcPr>
          <w:p w14:paraId="21A9D88E">
            <w:pPr>
              <w:pStyle w:val="30"/>
            </w:pPr>
            <w:r>
              <w:rPr>
                <w:rFonts w:hint="eastAsia"/>
              </w:rPr>
              <w:t>2.5</w:t>
            </w:r>
          </w:p>
        </w:tc>
        <w:tc>
          <w:tcPr>
            <w:tcW w:w="343" w:type="pct"/>
            <w:vAlign w:val="center"/>
          </w:tcPr>
          <w:p w14:paraId="0BE59455">
            <w:pPr>
              <w:pStyle w:val="30"/>
            </w:pPr>
            <w:r>
              <w:rPr>
                <w:rFonts w:hint="eastAsia"/>
              </w:rPr>
              <w:t>6.1.16.1</w:t>
            </w:r>
          </w:p>
        </w:tc>
      </w:tr>
      <w:tr w14:paraId="54A14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7DFE5BE3">
            <w:pPr>
              <w:pStyle w:val="30"/>
            </w:pPr>
            <w:r>
              <w:rPr>
                <w:rFonts w:hint="eastAsia"/>
              </w:rPr>
              <w:t>503</w:t>
            </w:r>
          </w:p>
        </w:tc>
        <w:tc>
          <w:tcPr>
            <w:tcW w:w="240" w:type="pct"/>
            <w:vMerge w:val="continue"/>
            <w:vAlign w:val="center"/>
          </w:tcPr>
          <w:p w14:paraId="221814F2">
            <w:pPr>
              <w:pStyle w:val="30"/>
            </w:pPr>
          </w:p>
        </w:tc>
        <w:tc>
          <w:tcPr>
            <w:tcW w:w="570" w:type="pct"/>
            <w:vMerge w:val="continue"/>
            <w:vAlign w:val="center"/>
          </w:tcPr>
          <w:p w14:paraId="10E84223">
            <w:pPr>
              <w:pStyle w:val="30"/>
            </w:pPr>
          </w:p>
        </w:tc>
        <w:tc>
          <w:tcPr>
            <w:tcW w:w="816" w:type="pct"/>
            <w:vMerge w:val="continue"/>
            <w:vAlign w:val="center"/>
          </w:tcPr>
          <w:p w14:paraId="393DF15D">
            <w:pPr>
              <w:pStyle w:val="30"/>
            </w:pPr>
          </w:p>
        </w:tc>
        <w:tc>
          <w:tcPr>
            <w:tcW w:w="942" w:type="pct"/>
            <w:vAlign w:val="center"/>
          </w:tcPr>
          <w:p w14:paraId="18613C8D">
            <w:pPr>
              <w:pStyle w:val="30"/>
            </w:pPr>
            <w:r>
              <w:rPr>
                <w:rFonts w:hint="eastAsia"/>
              </w:rPr>
              <w:t>回收站</w:t>
            </w:r>
          </w:p>
        </w:tc>
        <w:tc>
          <w:tcPr>
            <w:tcW w:w="1146" w:type="pct"/>
            <w:vAlign w:val="center"/>
          </w:tcPr>
          <w:p w14:paraId="655CB6CD">
            <w:pPr>
              <w:pStyle w:val="30"/>
            </w:pPr>
          </w:p>
        </w:tc>
        <w:tc>
          <w:tcPr>
            <w:tcW w:w="240" w:type="pct"/>
            <w:vMerge w:val="continue"/>
            <w:vAlign w:val="center"/>
          </w:tcPr>
          <w:p w14:paraId="30DDBE8D">
            <w:pPr>
              <w:pStyle w:val="30"/>
            </w:pPr>
          </w:p>
        </w:tc>
        <w:tc>
          <w:tcPr>
            <w:tcW w:w="240" w:type="pct"/>
            <w:vMerge w:val="continue"/>
            <w:vAlign w:val="center"/>
          </w:tcPr>
          <w:p w14:paraId="45E3E62A">
            <w:pPr>
              <w:pStyle w:val="30"/>
            </w:pPr>
          </w:p>
        </w:tc>
        <w:tc>
          <w:tcPr>
            <w:tcW w:w="258" w:type="pct"/>
            <w:vMerge w:val="continue"/>
            <w:vAlign w:val="center"/>
          </w:tcPr>
          <w:p w14:paraId="5301A2E9">
            <w:pPr>
              <w:pStyle w:val="30"/>
            </w:pPr>
          </w:p>
        </w:tc>
        <w:tc>
          <w:tcPr>
            <w:tcW w:w="343" w:type="pct"/>
            <w:vAlign w:val="center"/>
          </w:tcPr>
          <w:p w14:paraId="00D3B3B1">
            <w:pPr>
              <w:pStyle w:val="30"/>
            </w:pPr>
            <w:r>
              <w:rPr>
                <w:rFonts w:hint="eastAsia"/>
              </w:rPr>
              <w:t>6.1.16.1</w:t>
            </w:r>
          </w:p>
        </w:tc>
      </w:tr>
      <w:tr w14:paraId="6441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A58974B">
            <w:pPr>
              <w:pStyle w:val="30"/>
            </w:pPr>
            <w:r>
              <w:rPr>
                <w:rFonts w:hint="eastAsia"/>
              </w:rPr>
              <w:t>504</w:t>
            </w:r>
          </w:p>
        </w:tc>
        <w:tc>
          <w:tcPr>
            <w:tcW w:w="240" w:type="pct"/>
            <w:vMerge w:val="continue"/>
            <w:vAlign w:val="center"/>
          </w:tcPr>
          <w:p w14:paraId="43B0E8DE">
            <w:pPr>
              <w:pStyle w:val="30"/>
            </w:pPr>
          </w:p>
        </w:tc>
        <w:tc>
          <w:tcPr>
            <w:tcW w:w="570" w:type="pct"/>
            <w:vMerge w:val="restart"/>
            <w:vAlign w:val="center"/>
          </w:tcPr>
          <w:p w14:paraId="74E27791">
            <w:pPr>
              <w:pStyle w:val="30"/>
            </w:pPr>
            <w:r>
              <w:rPr>
                <w:rFonts w:hint="eastAsia"/>
              </w:rPr>
              <w:t>国资监管数据资源平台</w:t>
            </w:r>
          </w:p>
        </w:tc>
        <w:tc>
          <w:tcPr>
            <w:tcW w:w="816" w:type="pct"/>
            <w:vMerge w:val="restart"/>
            <w:vAlign w:val="center"/>
          </w:tcPr>
          <w:p w14:paraId="2F11FD99">
            <w:pPr>
              <w:pStyle w:val="30"/>
            </w:pPr>
            <w:r>
              <w:rPr>
                <w:rFonts w:hint="eastAsia"/>
              </w:rPr>
              <w:t>国资委数据服务门户</w:t>
            </w:r>
          </w:p>
        </w:tc>
        <w:tc>
          <w:tcPr>
            <w:tcW w:w="942" w:type="pct"/>
            <w:vAlign w:val="center"/>
          </w:tcPr>
          <w:p w14:paraId="603A9D3D">
            <w:pPr>
              <w:pStyle w:val="30"/>
            </w:pPr>
            <w:r>
              <w:rPr>
                <w:rFonts w:hint="eastAsia"/>
              </w:rPr>
              <w:t>门户首页</w:t>
            </w:r>
          </w:p>
        </w:tc>
        <w:tc>
          <w:tcPr>
            <w:tcW w:w="1146" w:type="pct"/>
            <w:vAlign w:val="center"/>
          </w:tcPr>
          <w:p w14:paraId="43AF1204">
            <w:pPr>
              <w:pStyle w:val="30"/>
            </w:pPr>
          </w:p>
        </w:tc>
        <w:tc>
          <w:tcPr>
            <w:tcW w:w="240" w:type="pct"/>
            <w:vAlign w:val="center"/>
          </w:tcPr>
          <w:p w14:paraId="2E52E9AA">
            <w:pPr>
              <w:pStyle w:val="30"/>
            </w:pPr>
            <w:r>
              <w:rPr>
                <w:rFonts w:hint="eastAsia"/>
              </w:rPr>
              <w:t>1</w:t>
            </w:r>
          </w:p>
        </w:tc>
        <w:tc>
          <w:tcPr>
            <w:tcW w:w="240" w:type="pct"/>
            <w:vAlign w:val="center"/>
          </w:tcPr>
          <w:p w14:paraId="3DDAD9CD">
            <w:pPr>
              <w:pStyle w:val="30"/>
            </w:pPr>
            <w:r>
              <w:rPr>
                <w:rFonts w:hint="eastAsia"/>
              </w:rPr>
              <w:t>2.5</w:t>
            </w:r>
          </w:p>
        </w:tc>
        <w:tc>
          <w:tcPr>
            <w:tcW w:w="258" w:type="pct"/>
            <w:vAlign w:val="center"/>
          </w:tcPr>
          <w:p w14:paraId="0FE26C69">
            <w:pPr>
              <w:pStyle w:val="30"/>
            </w:pPr>
            <w:r>
              <w:rPr>
                <w:rFonts w:hint="eastAsia"/>
              </w:rPr>
              <w:t>2.5</w:t>
            </w:r>
          </w:p>
        </w:tc>
        <w:tc>
          <w:tcPr>
            <w:tcW w:w="343" w:type="pct"/>
            <w:vAlign w:val="center"/>
          </w:tcPr>
          <w:p w14:paraId="7C65B0F0">
            <w:pPr>
              <w:pStyle w:val="30"/>
            </w:pPr>
            <w:r>
              <w:rPr>
                <w:rFonts w:hint="eastAsia"/>
              </w:rPr>
              <w:t>6.1.16.2</w:t>
            </w:r>
          </w:p>
        </w:tc>
      </w:tr>
      <w:tr w14:paraId="613C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D850E06">
            <w:pPr>
              <w:pStyle w:val="30"/>
            </w:pPr>
            <w:r>
              <w:rPr>
                <w:rFonts w:hint="eastAsia"/>
              </w:rPr>
              <w:t>505</w:t>
            </w:r>
          </w:p>
        </w:tc>
        <w:tc>
          <w:tcPr>
            <w:tcW w:w="240" w:type="pct"/>
            <w:vMerge w:val="continue"/>
            <w:vAlign w:val="center"/>
          </w:tcPr>
          <w:p w14:paraId="0477EBFA">
            <w:pPr>
              <w:pStyle w:val="30"/>
            </w:pPr>
          </w:p>
        </w:tc>
        <w:tc>
          <w:tcPr>
            <w:tcW w:w="570" w:type="pct"/>
            <w:vMerge w:val="continue"/>
            <w:vAlign w:val="center"/>
          </w:tcPr>
          <w:p w14:paraId="07A48999">
            <w:pPr>
              <w:pStyle w:val="30"/>
            </w:pPr>
          </w:p>
        </w:tc>
        <w:tc>
          <w:tcPr>
            <w:tcW w:w="816" w:type="pct"/>
            <w:vMerge w:val="continue"/>
            <w:vAlign w:val="center"/>
          </w:tcPr>
          <w:p w14:paraId="4E3F79C3">
            <w:pPr>
              <w:pStyle w:val="30"/>
            </w:pPr>
          </w:p>
        </w:tc>
        <w:tc>
          <w:tcPr>
            <w:tcW w:w="942" w:type="pct"/>
            <w:vMerge w:val="restart"/>
            <w:vAlign w:val="center"/>
          </w:tcPr>
          <w:p w14:paraId="742F1D1B">
            <w:pPr>
              <w:pStyle w:val="30"/>
            </w:pPr>
            <w:r>
              <w:rPr>
                <w:rFonts w:hint="eastAsia"/>
              </w:rPr>
              <w:t>数据资源</w:t>
            </w:r>
          </w:p>
        </w:tc>
        <w:tc>
          <w:tcPr>
            <w:tcW w:w="1146" w:type="pct"/>
            <w:vAlign w:val="center"/>
          </w:tcPr>
          <w:p w14:paraId="4E7C8AE5">
            <w:pPr>
              <w:pStyle w:val="30"/>
            </w:pPr>
            <w:r>
              <w:rPr>
                <w:rFonts w:hint="eastAsia"/>
              </w:rPr>
              <w:t>筛选目录资源</w:t>
            </w:r>
          </w:p>
        </w:tc>
        <w:tc>
          <w:tcPr>
            <w:tcW w:w="240" w:type="pct"/>
            <w:vMerge w:val="restart"/>
            <w:vAlign w:val="center"/>
          </w:tcPr>
          <w:p w14:paraId="1AE95739">
            <w:pPr>
              <w:pStyle w:val="30"/>
            </w:pPr>
            <w:r>
              <w:rPr>
                <w:rFonts w:hint="eastAsia"/>
              </w:rPr>
              <w:t>2.5</w:t>
            </w:r>
          </w:p>
        </w:tc>
        <w:tc>
          <w:tcPr>
            <w:tcW w:w="240" w:type="pct"/>
            <w:vMerge w:val="restart"/>
            <w:vAlign w:val="center"/>
          </w:tcPr>
          <w:p w14:paraId="04C3EBFE">
            <w:pPr>
              <w:pStyle w:val="30"/>
            </w:pPr>
            <w:r>
              <w:rPr>
                <w:rFonts w:hint="eastAsia"/>
              </w:rPr>
              <w:t>2.5</w:t>
            </w:r>
          </w:p>
        </w:tc>
        <w:tc>
          <w:tcPr>
            <w:tcW w:w="258" w:type="pct"/>
            <w:vMerge w:val="restart"/>
            <w:vAlign w:val="center"/>
          </w:tcPr>
          <w:p w14:paraId="6B413148">
            <w:pPr>
              <w:pStyle w:val="30"/>
            </w:pPr>
            <w:r>
              <w:rPr>
                <w:rFonts w:hint="eastAsia"/>
              </w:rPr>
              <w:t>6.25</w:t>
            </w:r>
          </w:p>
        </w:tc>
        <w:tc>
          <w:tcPr>
            <w:tcW w:w="343" w:type="pct"/>
            <w:vAlign w:val="center"/>
          </w:tcPr>
          <w:p w14:paraId="3F0C9855">
            <w:pPr>
              <w:pStyle w:val="30"/>
            </w:pPr>
            <w:r>
              <w:rPr>
                <w:rFonts w:hint="eastAsia"/>
              </w:rPr>
              <w:t>6.1.16.2</w:t>
            </w:r>
          </w:p>
        </w:tc>
      </w:tr>
      <w:tr w14:paraId="79C4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5ADB0AF">
            <w:pPr>
              <w:pStyle w:val="30"/>
            </w:pPr>
            <w:r>
              <w:rPr>
                <w:rFonts w:hint="eastAsia"/>
              </w:rPr>
              <w:t>506</w:t>
            </w:r>
          </w:p>
        </w:tc>
        <w:tc>
          <w:tcPr>
            <w:tcW w:w="240" w:type="pct"/>
            <w:vMerge w:val="continue"/>
            <w:vAlign w:val="center"/>
          </w:tcPr>
          <w:p w14:paraId="23602309">
            <w:pPr>
              <w:pStyle w:val="30"/>
            </w:pPr>
          </w:p>
        </w:tc>
        <w:tc>
          <w:tcPr>
            <w:tcW w:w="570" w:type="pct"/>
            <w:vMerge w:val="continue"/>
            <w:vAlign w:val="center"/>
          </w:tcPr>
          <w:p w14:paraId="3A2CD4AE">
            <w:pPr>
              <w:pStyle w:val="30"/>
            </w:pPr>
          </w:p>
        </w:tc>
        <w:tc>
          <w:tcPr>
            <w:tcW w:w="816" w:type="pct"/>
            <w:vMerge w:val="continue"/>
            <w:vAlign w:val="center"/>
          </w:tcPr>
          <w:p w14:paraId="64E7EAD4">
            <w:pPr>
              <w:pStyle w:val="30"/>
            </w:pPr>
          </w:p>
        </w:tc>
        <w:tc>
          <w:tcPr>
            <w:tcW w:w="942" w:type="pct"/>
            <w:vMerge w:val="continue"/>
            <w:vAlign w:val="center"/>
          </w:tcPr>
          <w:p w14:paraId="3028BC21">
            <w:pPr>
              <w:pStyle w:val="30"/>
            </w:pPr>
          </w:p>
        </w:tc>
        <w:tc>
          <w:tcPr>
            <w:tcW w:w="1146" w:type="pct"/>
            <w:vAlign w:val="center"/>
          </w:tcPr>
          <w:p w14:paraId="25C61428">
            <w:pPr>
              <w:pStyle w:val="30"/>
            </w:pPr>
            <w:r>
              <w:rPr>
                <w:rFonts w:hint="eastAsia"/>
              </w:rPr>
              <w:t>查看目录资源</w:t>
            </w:r>
          </w:p>
        </w:tc>
        <w:tc>
          <w:tcPr>
            <w:tcW w:w="240" w:type="pct"/>
            <w:vMerge w:val="continue"/>
            <w:vAlign w:val="center"/>
          </w:tcPr>
          <w:p w14:paraId="3B001806">
            <w:pPr>
              <w:pStyle w:val="30"/>
            </w:pPr>
          </w:p>
        </w:tc>
        <w:tc>
          <w:tcPr>
            <w:tcW w:w="240" w:type="pct"/>
            <w:vMerge w:val="continue"/>
            <w:vAlign w:val="center"/>
          </w:tcPr>
          <w:p w14:paraId="0DA681B0">
            <w:pPr>
              <w:pStyle w:val="30"/>
            </w:pPr>
          </w:p>
        </w:tc>
        <w:tc>
          <w:tcPr>
            <w:tcW w:w="258" w:type="pct"/>
            <w:vMerge w:val="continue"/>
            <w:vAlign w:val="center"/>
          </w:tcPr>
          <w:p w14:paraId="47C9F8CE">
            <w:pPr>
              <w:pStyle w:val="30"/>
            </w:pPr>
          </w:p>
        </w:tc>
        <w:tc>
          <w:tcPr>
            <w:tcW w:w="343" w:type="pct"/>
            <w:vAlign w:val="center"/>
          </w:tcPr>
          <w:p w14:paraId="2A5AD5B2">
            <w:pPr>
              <w:pStyle w:val="30"/>
            </w:pPr>
            <w:r>
              <w:rPr>
                <w:rFonts w:hint="eastAsia"/>
              </w:rPr>
              <w:t>6.1.16.2</w:t>
            </w:r>
          </w:p>
        </w:tc>
      </w:tr>
      <w:tr w14:paraId="4A4E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1B2D462">
            <w:pPr>
              <w:pStyle w:val="30"/>
            </w:pPr>
            <w:r>
              <w:rPr>
                <w:rFonts w:hint="eastAsia"/>
              </w:rPr>
              <w:t>507</w:t>
            </w:r>
          </w:p>
        </w:tc>
        <w:tc>
          <w:tcPr>
            <w:tcW w:w="240" w:type="pct"/>
            <w:vMerge w:val="continue"/>
            <w:vAlign w:val="center"/>
          </w:tcPr>
          <w:p w14:paraId="148A7491">
            <w:pPr>
              <w:pStyle w:val="30"/>
            </w:pPr>
          </w:p>
        </w:tc>
        <w:tc>
          <w:tcPr>
            <w:tcW w:w="570" w:type="pct"/>
            <w:vMerge w:val="continue"/>
            <w:vAlign w:val="center"/>
          </w:tcPr>
          <w:p w14:paraId="1EA6A4A9">
            <w:pPr>
              <w:pStyle w:val="30"/>
            </w:pPr>
          </w:p>
        </w:tc>
        <w:tc>
          <w:tcPr>
            <w:tcW w:w="816" w:type="pct"/>
            <w:vMerge w:val="continue"/>
            <w:vAlign w:val="center"/>
          </w:tcPr>
          <w:p w14:paraId="7A07B3E5">
            <w:pPr>
              <w:pStyle w:val="30"/>
            </w:pPr>
          </w:p>
        </w:tc>
        <w:tc>
          <w:tcPr>
            <w:tcW w:w="942" w:type="pct"/>
            <w:vMerge w:val="continue"/>
            <w:vAlign w:val="center"/>
          </w:tcPr>
          <w:p w14:paraId="148D437E">
            <w:pPr>
              <w:pStyle w:val="30"/>
            </w:pPr>
          </w:p>
        </w:tc>
        <w:tc>
          <w:tcPr>
            <w:tcW w:w="1146" w:type="pct"/>
            <w:vAlign w:val="center"/>
          </w:tcPr>
          <w:p w14:paraId="0A62F073">
            <w:pPr>
              <w:pStyle w:val="30"/>
            </w:pPr>
            <w:r>
              <w:rPr>
                <w:rFonts w:hint="eastAsia"/>
              </w:rPr>
              <w:t>申请目录资源</w:t>
            </w:r>
          </w:p>
        </w:tc>
        <w:tc>
          <w:tcPr>
            <w:tcW w:w="240" w:type="pct"/>
            <w:vMerge w:val="continue"/>
            <w:vAlign w:val="center"/>
          </w:tcPr>
          <w:p w14:paraId="10AF1DAF">
            <w:pPr>
              <w:pStyle w:val="30"/>
            </w:pPr>
          </w:p>
        </w:tc>
        <w:tc>
          <w:tcPr>
            <w:tcW w:w="240" w:type="pct"/>
            <w:vMerge w:val="continue"/>
            <w:vAlign w:val="center"/>
          </w:tcPr>
          <w:p w14:paraId="29127501">
            <w:pPr>
              <w:pStyle w:val="30"/>
            </w:pPr>
          </w:p>
        </w:tc>
        <w:tc>
          <w:tcPr>
            <w:tcW w:w="258" w:type="pct"/>
            <w:vMerge w:val="continue"/>
            <w:vAlign w:val="center"/>
          </w:tcPr>
          <w:p w14:paraId="441F6435">
            <w:pPr>
              <w:pStyle w:val="30"/>
            </w:pPr>
          </w:p>
        </w:tc>
        <w:tc>
          <w:tcPr>
            <w:tcW w:w="343" w:type="pct"/>
            <w:vAlign w:val="center"/>
          </w:tcPr>
          <w:p w14:paraId="03540B9E">
            <w:pPr>
              <w:pStyle w:val="30"/>
            </w:pPr>
            <w:r>
              <w:rPr>
                <w:rFonts w:hint="eastAsia"/>
              </w:rPr>
              <w:t>6.1.16.2</w:t>
            </w:r>
          </w:p>
        </w:tc>
      </w:tr>
      <w:tr w14:paraId="7387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393A2326">
            <w:pPr>
              <w:pStyle w:val="30"/>
            </w:pPr>
            <w:r>
              <w:rPr>
                <w:rFonts w:hint="eastAsia"/>
              </w:rPr>
              <w:t>508</w:t>
            </w:r>
          </w:p>
        </w:tc>
        <w:tc>
          <w:tcPr>
            <w:tcW w:w="240" w:type="pct"/>
            <w:vMerge w:val="continue"/>
            <w:vAlign w:val="center"/>
          </w:tcPr>
          <w:p w14:paraId="0663395B">
            <w:pPr>
              <w:pStyle w:val="30"/>
            </w:pPr>
          </w:p>
        </w:tc>
        <w:tc>
          <w:tcPr>
            <w:tcW w:w="570" w:type="pct"/>
            <w:vMerge w:val="continue"/>
            <w:vAlign w:val="center"/>
          </w:tcPr>
          <w:p w14:paraId="279C15A7">
            <w:pPr>
              <w:pStyle w:val="30"/>
            </w:pPr>
          </w:p>
        </w:tc>
        <w:tc>
          <w:tcPr>
            <w:tcW w:w="816" w:type="pct"/>
            <w:vMerge w:val="continue"/>
            <w:vAlign w:val="center"/>
          </w:tcPr>
          <w:p w14:paraId="29F766FC">
            <w:pPr>
              <w:pStyle w:val="30"/>
            </w:pPr>
          </w:p>
        </w:tc>
        <w:tc>
          <w:tcPr>
            <w:tcW w:w="942" w:type="pct"/>
            <w:vMerge w:val="continue"/>
            <w:vAlign w:val="center"/>
          </w:tcPr>
          <w:p w14:paraId="133697AF">
            <w:pPr>
              <w:pStyle w:val="30"/>
            </w:pPr>
          </w:p>
        </w:tc>
        <w:tc>
          <w:tcPr>
            <w:tcW w:w="1146" w:type="pct"/>
            <w:vAlign w:val="center"/>
          </w:tcPr>
          <w:p w14:paraId="3065C8A7">
            <w:pPr>
              <w:pStyle w:val="30"/>
            </w:pPr>
            <w:r>
              <w:rPr>
                <w:rFonts w:hint="eastAsia"/>
              </w:rPr>
              <w:t>跟踪申请状态</w:t>
            </w:r>
          </w:p>
        </w:tc>
        <w:tc>
          <w:tcPr>
            <w:tcW w:w="240" w:type="pct"/>
            <w:vMerge w:val="continue"/>
            <w:vAlign w:val="center"/>
          </w:tcPr>
          <w:p w14:paraId="4BCF6B5C">
            <w:pPr>
              <w:pStyle w:val="30"/>
            </w:pPr>
          </w:p>
        </w:tc>
        <w:tc>
          <w:tcPr>
            <w:tcW w:w="240" w:type="pct"/>
            <w:vMerge w:val="continue"/>
            <w:vAlign w:val="center"/>
          </w:tcPr>
          <w:p w14:paraId="6F568734">
            <w:pPr>
              <w:pStyle w:val="30"/>
            </w:pPr>
          </w:p>
        </w:tc>
        <w:tc>
          <w:tcPr>
            <w:tcW w:w="258" w:type="pct"/>
            <w:vMerge w:val="continue"/>
            <w:vAlign w:val="center"/>
          </w:tcPr>
          <w:p w14:paraId="658DCD79">
            <w:pPr>
              <w:pStyle w:val="30"/>
            </w:pPr>
          </w:p>
        </w:tc>
        <w:tc>
          <w:tcPr>
            <w:tcW w:w="343" w:type="pct"/>
            <w:vAlign w:val="center"/>
          </w:tcPr>
          <w:p w14:paraId="0C109744">
            <w:pPr>
              <w:pStyle w:val="30"/>
            </w:pPr>
            <w:r>
              <w:rPr>
                <w:rFonts w:hint="eastAsia"/>
              </w:rPr>
              <w:t>6.1.16.2</w:t>
            </w:r>
          </w:p>
        </w:tc>
      </w:tr>
      <w:tr w14:paraId="2AA5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3BB522C0">
            <w:pPr>
              <w:pStyle w:val="30"/>
            </w:pPr>
            <w:r>
              <w:rPr>
                <w:rFonts w:hint="eastAsia"/>
              </w:rPr>
              <w:t>509</w:t>
            </w:r>
          </w:p>
        </w:tc>
        <w:tc>
          <w:tcPr>
            <w:tcW w:w="240" w:type="pct"/>
            <w:vMerge w:val="continue"/>
            <w:vAlign w:val="center"/>
          </w:tcPr>
          <w:p w14:paraId="2F0300EF">
            <w:pPr>
              <w:pStyle w:val="30"/>
            </w:pPr>
          </w:p>
        </w:tc>
        <w:tc>
          <w:tcPr>
            <w:tcW w:w="570" w:type="pct"/>
            <w:vMerge w:val="continue"/>
            <w:vAlign w:val="center"/>
          </w:tcPr>
          <w:p w14:paraId="21479ADB">
            <w:pPr>
              <w:pStyle w:val="30"/>
            </w:pPr>
          </w:p>
        </w:tc>
        <w:tc>
          <w:tcPr>
            <w:tcW w:w="816" w:type="pct"/>
            <w:vMerge w:val="continue"/>
            <w:vAlign w:val="center"/>
          </w:tcPr>
          <w:p w14:paraId="530C88B7">
            <w:pPr>
              <w:pStyle w:val="30"/>
            </w:pPr>
          </w:p>
        </w:tc>
        <w:tc>
          <w:tcPr>
            <w:tcW w:w="942" w:type="pct"/>
            <w:vMerge w:val="continue"/>
            <w:vAlign w:val="center"/>
          </w:tcPr>
          <w:p w14:paraId="22E5C76C">
            <w:pPr>
              <w:pStyle w:val="30"/>
            </w:pPr>
          </w:p>
        </w:tc>
        <w:tc>
          <w:tcPr>
            <w:tcW w:w="1146" w:type="pct"/>
            <w:vAlign w:val="center"/>
          </w:tcPr>
          <w:p w14:paraId="64204623">
            <w:pPr>
              <w:pStyle w:val="30"/>
            </w:pPr>
            <w:r>
              <w:rPr>
                <w:rFonts w:hint="eastAsia"/>
              </w:rPr>
              <w:t>收藏目录资源</w:t>
            </w:r>
          </w:p>
        </w:tc>
        <w:tc>
          <w:tcPr>
            <w:tcW w:w="240" w:type="pct"/>
            <w:vMerge w:val="continue"/>
            <w:vAlign w:val="center"/>
          </w:tcPr>
          <w:p w14:paraId="452F86A1">
            <w:pPr>
              <w:pStyle w:val="30"/>
            </w:pPr>
          </w:p>
        </w:tc>
        <w:tc>
          <w:tcPr>
            <w:tcW w:w="240" w:type="pct"/>
            <w:vMerge w:val="continue"/>
            <w:vAlign w:val="center"/>
          </w:tcPr>
          <w:p w14:paraId="4B4CA721">
            <w:pPr>
              <w:pStyle w:val="30"/>
            </w:pPr>
          </w:p>
        </w:tc>
        <w:tc>
          <w:tcPr>
            <w:tcW w:w="258" w:type="pct"/>
            <w:vMerge w:val="continue"/>
            <w:vAlign w:val="center"/>
          </w:tcPr>
          <w:p w14:paraId="56B47241">
            <w:pPr>
              <w:pStyle w:val="30"/>
            </w:pPr>
          </w:p>
        </w:tc>
        <w:tc>
          <w:tcPr>
            <w:tcW w:w="343" w:type="pct"/>
            <w:vAlign w:val="center"/>
          </w:tcPr>
          <w:p w14:paraId="63901C93">
            <w:pPr>
              <w:pStyle w:val="30"/>
            </w:pPr>
            <w:r>
              <w:rPr>
                <w:rFonts w:hint="eastAsia"/>
              </w:rPr>
              <w:t>6.1.16.2</w:t>
            </w:r>
          </w:p>
        </w:tc>
      </w:tr>
      <w:tr w14:paraId="284E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C161160">
            <w:pPr>
              <w:pStyle w:val="30"/>
            </w:pPr>
            <w:r>
              <w:rPr>
                <w:rFonts w:hint="eastAsia"/>
              </w:rPr>
              <w:t>510</w:t>
            </w:r>
          </w:p>
        </w:tc>
        <w:tc>
          <w:tcPr>
            <w:tcW w:w="240" w:type="pct"/>
            <w:vMerge w:val="continue"/>
            <w:vAlign w:val="center"/>
          </w:tcPr>
          <w:p w14:paraId="15A54C45">
            <w:pPr>
              <w:pStyle w:val="30"/>
            </w:pPr>
          </w:p>
        </w:tc>
        <w:tc>
          <w:tcPr>
            <w:tcW w:w="570" w:type="pct"/>
            <w:vMerge w:val="continue"/>
            <w:vAlign w:val="center"/>
          </w:tcPr>
          <w:p w14:paraId="016BB5FB">
            <w:pPr>
              <w:pStyle w:val="30"/>
            </w:pPr>
          </w:p>
        </w:tc>
        <w:tc>
          <w:tcPr>
            <w:tcW w:w="816" w:type="pct"/>
            <w:vMerge w:val="continue"/>
            <w:vAlign w:val="center"/>
          </w:tcPr>
          <w:p w14:paraId="1C311988">
            <w:pPr>
              <w:pStyle w:val="30"/>
            </w:pPr>
          </w:p>
        </w:tc>
        <w:tc>
          <w:tcPr>
            <w:tcW w:w="942" w:type="pct"/>
            <w:vMerge w:val="restart"/>
            <w:vAlign w:val="center"/>
          </w:tcPr>
          <w:p w14:paraId="22AD247E">
            <w:pPr>
              <w:pStyle w:val="30"/>
            </w:pPr>
            <w:r>
              <w:rPr>
                <w:rFonts w:hint="eastAsia"/>
              </w:rPr>
              <w:t>数据全景监测</w:t>
            </w:r>
          </w:p>
        </w:tc>
        <w:tc>
          <w:tcPr>
            <w:tcW w:w="1146" w:type="pct"/>
            <w:vAlign w:val="center"/>
          </w:tcPr>
          <w:p w14:paraId="675DA996">
            <w:pPr>
              <w:pStyle w:val="30"/>
            </w:pPr>
            <w:r>
              <w:rPr>
                <w:rFonts w:hint="eastAsia"/>
              </w:rPr>
              <w:t>数据归集感知</w:t>
            </w:r>
          </w:p>
        </w:tc>
        <w:tc>
          <w:tcPr>
            <w:tcW w:w="240" w:type="pct"/>
            <w:vAlign w:val="center"/>
          </w:tcPr>
          <w:p w14:paraId="0F3FBD58">
            <w:pPr>
              <w:pStyle w:val="30"/>
            </w:pPr>
            <w:r>
              <w:rPr>
                <w:rFonts w:hint="eastAsia"/>
              </w:rPr>
              <w:t>2</w:t>
            </w:r>
          </w:p>
        </w:tc>
        <w:tc>
          <w:tcPr>
            <w:tcW w:w="240" w:type="pct"/>
            <w:vAlign w:val="center"/>
          </w:tcPr>
          <w:p w14:paraId="1B4F8CAC">
            <w:pPr>
              <w:pStyle w:val="30"/>
            </w:pPr>
            <w:r>
              <w:rPr>
                <w:rFonts w:hint="eastAsia"/>
              </w:rPr>
              <w:t>2.5</w:t>
            </w:r>
          </w:p>
        </w:tc>
        <w:tc>
          <w:tcPr>
            <w:tcW w:w="258" w:type="pct"/>
            <w:vAlign w:val="center"/>
          </w:tcPr>
          <w:p w14:paraId="55D462B2">
            <w:pPr>
              <w:pStyle w:val="30"/>
            </w:pPr>
            <w:r>
              <w:rPr>
                <w:rFonts w:hint="eastAsia"/>
              </w:rPr>
              <w:t>5</w:t>
            </w:r>
          </w:p>
        </w:tc>
        <w:tc>
          <w:tcPr>
            <w:tcW w:w="343" w:type="pct"/>
            <w:vAlign w:val="center"/>
          </w:tcPr>
          <w:p w14:paraId="4FDB3A0E">
            <w:pPr>
              <w:pStyle w:val="30"/>
            </w:pPr>
            <w:r>
              <w:rPr>
                <w:rFonts w:hint="eastAsia"/>
              </w:rPr>
              <w:t>6.1.16.2</w:t>
            </w:r>
          </w:p>
        </w:tc>
      </w:tr>
      <w:tr w14:paraId="27360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78EA5BDF">
            <w:pPr>
              <w:pStyle w:val="30"/>
            </w:pPr>
            <w:r>
              <w:rPr>
                <w:rFonts w:hint="eastAsia"/>
              </w:rPr>
              <w:t>511</w:t>
            </w:r>
          </w:p>
        </w:tc>
        <w:tc>
          <w:tcPr>
            <w:tcW w:w="240" w:type="pct"/>
            <w:vMerge w:val="continue"/>
            <w:vAlign w:val="center"/>
          </w:tcPr>
          <w:p w14:paraId="51D37B43">
            <w:pPr>
              <w:pStyle w:val="30"/>
            </w:pPr>
          </w:p>
        </w:tc>
        <w:tc>
          <w:tcPr>
            <w:tcW w:w="570" w:type="pct"/>
            <w:vMerge w:val="continue"/>
            <w:vAlign w:val="center"/>
          </w:tcPr>
          <w:p w14:paraId="392C9FEB">
            <w:pPr>
              <w:pStyle w:val="30"/>
            </w:pPr>
          </w:p>
        </w:tc>
        <w:tc>
          <w:tcPr>
            <w:tcW w:w="816" w:type="pct"/>
            <w:vMerge w:val="continue"/>
            <w:vAlign w:val="center"/>
          </w:tcPr>
          <w:p w14:paraId="7FFFC765">
            <w:pPr>
              <w:pStyle w:val="30"/>
            </w:pPr>
          </w:p>
        </w:tc>
        <w:tc>
          <w:tcPr>
            <w:tcW w:w="942" w:type="pct"/>
            <w:vMerge w:val="continue"/>
            <w:vAlign w:val="center"/>
          </w:tcPr>
          <w:p w14:paraId="12916368">
            <w:pPr>
              <w:pStyle w:val="30"/>
            </w:pPr>
          </w:p>
        </w:tc>
        <w:tc>
          <w:tcPr>
            <w:tcW w:w="1146" w:type="pct"/>
            <w:vAlign w:val="center"/>
          </w:tcPr>
          <w:p w14:paraId="6E9F4E0B">
            <w:pPr>
              <w:pStyle w:val="30"/>
            </w:pPr>
            <w:r>
              <w:rPr>
                <w:rFonts w:hint="eastAsia"/>
              </w:rPr>
              <w:t>数据治理监测</w:t>
            </w:r>
          </w:p>
        </w:tc>
        <w:tc>
          <w:tcPr>
            <w:tcW w:w="240" w:type="pct"/>
            <w:vAlign w:val="center"/>
          </w:tcPr>
          <w:p w14:paraId="7081DDDA">
            <w:pPr>
              <w:pStyle w:val="30"/>
            </w:pPr>
            <w:r>
              <w:rPr>
                <w:rFonts w:hint="eastAsia"/>
              </w:rPr>
              <w:t>2</w:t>
            </w:r>
          </w:p>
        </w:tc>
        <w:tc>
          <w:tcPr>
            <w:tcW w:w="240" w:type="pct"/>
            <w:vAlign w:val="center"/>
          </w:tcPr>
          <w:p w14:paraId="4128D6BA">
            <w:pPr>
              <w:pStyle w:val="30"/>
            </w:pPr>
            <w:r>
              <w:rPr>
                <w:rFonts w:hint="eastAsia"/>
              </w:rPr>
              <w:t>2.5</w:t>
            </w:r>
          </w:p>
        </w:tc>
        <w:tc>
          <w:tcPr>
            <w:tcW w:w="258" w:type="pct"/>
            <w:vAlign w:val="center"/>
          </w:tcPr>
          <w:p w14:paraId="56C27203">
            <w:pPr>
              <w:pStyle w:val="30"/>
            </w:pPr>
            <w:r>
              <w:rPr>
                <w:rFonts w:hint="eastAsia"/>
              </w:rPr>
              <w:t>5</w:t>
            </w:r>
          </w:p>
        </w:tc>
        <w:tc>
          <w:tcPr>
            <w:tcW w:w="343" w:type="pct"/>
            <w:vAlign w:val="center"/>
          </w:tcPr>
          <w:p w14:paraId="7C9CD220">
            <w:pPr>
              <w:pStyle w:val="30"/>
            </w:pPr>
            <w:r>
              <w:rPr>
                <w:rFonts w:hint="eastAsia"/>
              </w:rPr>
              <w:t>6.1.16.2</w:t>
            </w:r>
          </w:p>
        </w:tc>
      </w:tr>
      <w:tr w14:paraId="72CF0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199" w:type="pct"/>
            <w:vAlign w:val="center"/>
          </w:tcPr>
          <w:p w14:paraId="5F580A20">
            <w:pPr>
              <w:pStyle w:val="30"/>
            </w:pPr>
            <w:r>
              <w:rPr>
                <w:rFonts w:hint="eastAsia"/>
              </w:rPr>
              <w:t>512</w:t>
            </w:r>
          </w:p>
        </w:tc>
        <w:tc>
          <w:tcPr>
            <w:tcW w:w="240" w:type="pct"/>
            <w:vMerge w:val="continue"/>
            <w:vAlign w:val="center"/>
          </w:tcPr>
          <w:p w14:paraId="4F8957B9">
            <w:pPr>
              <w:pStyle w:val="30"/>
            </w:pPr>
          </w:p>
        </w:tc>
        <w:tc>
          <w:tcPr>
            <w:tcW w:w="570" w:type="pct"/>
            <w:vMerge w:val="continue"/>
            <w:vAlign w:val="center"/>
          </w:tcPr>
          <w:p w14:paraId="62F735D6">
            <w:pPr>
              <w:pStyle w:val="30"/>
            </w:pPr>
          </w:p>
        </w:tc>
        <w:tc>
          <w:tcPr>
            <w:tcW w:w="816" w:type="pct"/>
            <w:vMerge w:val="continue"/>
            <w:vAlign w:val="center"/>
          </w:tcPr>
          <w:p w14:paraId="40D94695">
            <w:pPr>
              <w:pStyle w:val="30"/>
            </w:pPr>
          </w:p>
        </w:tc>
        <w:tc>
          <w:tcPr>
            <w:tcW w:w="942" w:type="pct"/>
            <w:vMerge w:val="continue"/>
            <w:vAlign w:val="center"/>
          </w:tcPr>
          <w:p w14:paraId="6A7594EC">
            <w:pPr>
              <w:pStyle w:val="30"/>
            </w:pPr>
          </w:p>
        </w:tc>
        <w:tc>
          <w:tcPr>
            <w:tcW w:w="1146" w:type="pct"/>
            <w:vAlign w:val="center"/>
          </w:tcPr>
          <w:p w14:paraId="3BDF16EC">
            <w:pPr>
              <w:pStyle w:val="30"/>
            </w:pPr>
            <w:r>
              <w:rPr>
                <w:rFonts w:hint="eastAsia"/>
              </w:rPr>
              <w:t>数据服务跟踪</w:t>
            </w:r>
          </w:p>
        </w:tc>
        <w:tc>
          <w:tcPr>
            <w:tcW w:w="240" w:type="pct"/>
            <w:vAlign w:val="center"/>
          </w:tcPr>
          <w:p w14:paraId="787F38DE">
            <w:pPr>
              <w:pStyle w:val="30"/>
            </w:pPr>
            <w:r>
              <w:rPr>
                <w:rFonts w:hint="eastAsia"/>
              </w:rPr>
              <w:t>2</w:t>
            </w:r>
          </w:p>
        </w:tc>
        <w:tc>
          <w:tcPr>
            <w:tcW w:w="240" w:type="pct"/>
            <w:vAlign w:val="center"/>
          </w:tcPr>
          <w:p w14:paraId="43B59462">
            <w:pPr>
              <w:pStyle w:val="30"/>
            </w:pPr>
            <w:r>
              <w:rPr>
                <w:rFonts w:hint="eastAsia"/>
              </w:rPr>
              <w:t>2.5</w:t>
            </w:r>
          </w:p>
        </w:tc>
        <w:tc>
          <w:tcPr>
            <w:tcW w:w="258" w:type="pct"/>
            <w:vAlign w:val="center"/>
          </w:tcPr>
          <w:p w14:paraId="280A57A2">
            <w:pPr>
              <w:pStyle w:val="30"/>
            </w:pPr>
            <w:r>
              <w:rPr>
                <w:rFonts w:hint="eastAsia"/>
              </w:rPr>
              <w:t>5</w:t>
            </w:r>
          </w:p>
        </w:tc>
        <w:tc>
          <w:tcPr>
            <w:tcW w:w="343" w:type="pct"/>
            <w:vAlign w:val="center"/>
          </w:tcPr>
          <w:p w14:paraId="2FD0A823">
            <w:pPr>
              <w:pStyle w:val="30"/>
            </w:pPr>
            <w:r>
              <w:rPr>
                <w:rFonts w:hint="eastAsia"/>
              </w:rPr>
              <w:t>6.1.16.2</w:t>
            </w:r>
          </w:p>
        </w:tc>
      </w:tr>
      <w:tr w14:paraId="477E0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0B8EA263">
            <w:pPr>
              <w:pStyle w:val="30"/>
            </w:pPr>
            <w:r>
              <w:rPr>
                <w:rFonts w:hint="eastAsia"/>
              </w:rPr>
              <w:t>513</w:t>
            </w:r>
          </w:p>
        </w:tc>
        <w:tc>
          <w:tcPr>
            <w:tcW w:w="240" w:type="pct"/>
            <w:vMerge w:val="continue"/>
            <w:vAlign w:val="center"/>
          </w:tcPr>
          <w:p w14:paraId="79F86922">
            <w:pPr>
              <w:pStyle w:val="30"/>
            </w:pPr>
          </w:p>
        </w:tc>
        <w:tc>
          <w:tcPr>
            <w:tcW w:w="570" w:type="pct"/>
            <w:vMerge w:val="continue"/>
            <w:vAlign w:val="center"/>
          </w:tcPr>
          <w:p w14:paraId="49E62DE5">
            <w:pPr>
              <w:pStyle w:val="30"/>
            </w:pPr>
          </w:p>
        </w:tc>
        <w:tc>
          <w:tcPr>
            <w:tcW w:w="816" w:type="pct"/>
            <w:vMerge w:val="continue"/>
            <w:vAlign w:val="center"/>
          </w:tcPr>
          <w:p w14:paraId="1E7B7D70">
            <w:pPr>
              <w:pStyle w:val="30"/>
            </w:pPr>
          </w:p>
        </w:tc>
        <w:tc>
          <w:tcPr>
            <w:tcW w:w="942" w:type="pct"/>
            <w:vMerge w:val="continue"/>
            <w:vAlign w:val="center"/>
          </w:tcPr>
          <w:p w14:paraId="028803F6">
            <w:pPr>
              <w:pStyle w:val="30"/>
            </w:pPr>
          </w:p>
        </w:tc>
        <w:tc>
          <w:tcPr>
            <w:tcW w:w="1146" w:type="pct"/>
            <w:vAlign w:val="center"/>
          </w:tcPr>
          <w:p w14:paraId="370CB8C7">
            <w:pPr>
              <w:pStyle w:val="30"/>
            </w:pPr>
            <w:r>
              <w:rPr>
                <w:rFonts w:hint="eastAsia"/>
              </w:rPr>
              <w:t>数据效能分析</w:t>
            </w:r>
          </w:p>
        </w:tc>
        <w:tc>
          <w:tcPr>
            <w:tcW w:w="240" w:type="pct"/>
            <w:vAlign w:val="center"/>
          </w:tcPr>
          <w:p w14:paraId="7E197DE9">
            <w:pPr>
              <w:pStyle w:val="30"/>
            </w:pPr>
            <w:r>
              <w:rPr>
                <w:rFonts w:hint="eastAsia"/>
              </w:rPr>
              <w:t>1</w:t>
            </w:r>
          </w:p>
        </w:tc>
        <w:tc>
          <w:tcPr>
            <w:tcW w:w="240" w:type="pct"/>
            <w:vAlign w:val="center"/>
          </w:tcPr>
          <w:p w14:paraId="33005FC3">
            <w:pPr>
              <w:pStyle w:val="30"/>
            </w:pPr>
            <w:r>
              <w:rPr>
                <w:rFonts w:hint="eastAsia"/>
              </w:rPr>
              <w:t>2.5</w:t>
            </w:r>
          </w:p>
        </w:tc>
        <w:tc>
          <w:tcPr>
            <w:tcW w:w="258" w:type="pct"/>
            <w:vAlign w:val="center"/>
          </w:tcPr>
          <w:p w14:paraId="30668918">
            <w:pPr>
              <w:pStyle w:val="30"/>
            </w:pPr>
            <w:r>
              <w:rPr>
                <w:rFonts w:hint="eastAsia"/>
              </w:rPr>
              <w:t>2.5</w:t>
            </w:r>
          </w:p>
        </w:tc>
        <w:tc>
          <w:tcPr>
            <w:tcW w:w="343" w:type="pct"/>
            <w:vAlign w:val="center"/>
          </w:tcPr>
          <w:p w14:paraId="68A61B9B">
            <w:pPr>
              <w:pStyle w:val="30"/>
            </w:pPr>
            <w:r>
              <w:rPr>
                <w:rFonts w:hint="eastAsia"/>
              </w:rPr>
              <w:t>6.1.16.2</w:t>
            </w:r>
          </w:p>
        </w:tc>
      </w:tr>
      <w:tr w14:paraId="4239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97375EF">
            <w:pPr>
              <w:pStyle w:val="30"/>
            </w:pPr>
            <w:r>
              <w:rPr>
                <w:rFonts w:hint="eastAsia"/>
              </w:rPr>
              <w:t>514</w:t>
            </w:r>
          </w:p>
        </w:tc>
        <w:tc>
          <w:tcPr>
            <w:tcW w:w="240" w:type="pct"/>
            <w:vMerge w:val="continue"/>
            <w:vAlign w:val="center"/>
          </w:tcPr>
          <w:p w14:paraId="6D802DC2">
            <w:pPr>
              <w:pStyle w:val="30"/>
            </w:pPr>
          </w:p>
        </w:tc>
        <w:tc>
          <w:tcPr>
            <w:tcW w:w="570" w:type="pct"/>
            <w:vMerge w:val="continue"/>
            <w:vAlign w:val="center"/>
          </w:tcPr>
          <w:p w14:paraId="696866CE">
            <w:pPr>
              <w:pStyle w:val="30"/>
            </w:pPr>
          </w:p>
        </w:tc>
        <w:tc>
          <w:tcPr>
            <w:tcW w:w="816" w:type="pct"/>
            <w:vMerge w:val="restart"/>
            <w:vAlign w:val="center"/>
          </w:tcPr>
          <w:p w14:paraId="653CEC70">
            <w:pPr>
              <w:pStyle w:val="30"/>
            </w:pPr>
            <w:r>
              <w:rPr>
                <w:rFonts w:hint="eastAsia"/>
              </w:rPr>
              <w:t>数据目录管理</w:t>
            </w:r>
          </w:p>
        </w:tc>
        <w:tc>
          <w:tcPr>
            <w:tcW w:w="942" w:type="pct"/>
            <w:vAlign w:val="center"/>
          </w:tcPr>
          <w:p w14:paraId="6D476B56">
            <w:pPr>
              <w:pStyle w:val="30"/>
            </w:pPr>
            <w:r>
              <w:rPr>
                <w:rFonts w:hint="eastAsia"/>
              </w:rPr>
              <w:t>目录审核</w:t>
            </w:r>
          </w:p>
        </w:tc>
        <w:tc>
          <w:tcPr>
            <w:tcW w:w="1146" w:type="pct"/>
            <w:vAlign w:val="center"/>
          </w:tcPr>
          <w:p w14:paraId="67EDBC99">
            <w:pPr>
              <w:pStyle w:val="30"/>
            </w:pPr>
          </w:p>
        </w:tc>
        <w:tc>
          <w:tcPr>
            <w:tcW w:w="240" w:type="pct"/>
            <w:vMerge w:val="restart"/>
            <w:vAlign w:val="center"/>
          </w:tcPr>
          <w:p w14:paraId="26692B40">
            <w:pPr>
              <w:pStyle w:val="30"/>
            </w:pPr>
            <w:r>
              <w:rPr>
                <w:rFonts w:hint="eastAsia"/>
              </w:rPr>
              <w:t>2</w:t>
            </w:r>
          </w:p>
        </w:tc>
        <w:tc>
          <w:tcPr>
            <w:tcW w:w="240" w:type="pct"/>
            <w:vAlign w:val="center"/>
          </w:tcPr>
          <w:p w14:paraId="2BACFEC8">
            <w:pPr>
              <w:pStyle w:val="30"/>
            </w:pPr>
            <w:r>
              <w:rPr>
                <w:rFonts w:hint="eastAsia"/>
              </w:rPr>
              <w:t>2.5</w:t>
            </w:r>
          </w:p>
        </w:tc>
        <w:tc>
          <w:tcPr>
            <w:tcW w:w="258" w:type="pct"/>
            <w:vMerge w:val="restart"/>
            <w:vAlign w:val="center"/>
          </w:tcPr>
          <w:p w14:paraId="26B711E7">
            <w:pPr>
              <w:pStyle w:val="30"/>
            </w:pPr>
            <w:r>
              <w:rPr>
                <w:rFonts w:hint="eastAsia"/>
              </w:rPr>
              <w:t>5</w:t>
            </w:r>
          </w:p>
        </w:tc>
        <w:tc>
          <w:tcPr>
            <w:tcW w:w="343" w:type="pct"/>
            <w:vAlign w:val="center"/>
          </w:tcPr>
          <w:p w14:paraId="58369D30">
            <w:pPr>
              <w:pStyle w:val="30"/>
            </w:pPr>
            <w:r>
              <w:rPr>
                <w:rFonts w:hint="eastAsia"/>
              </w:rPr>
              <w:t>6.1.16.2</w:t>
            </w:r>
          </w:p>
        </w:tc>
      </w:tr>
      <w:tr w14:paraId="1BEFE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5555C3D">
            <w:pPr>
              <w:pStyle w:val="30"/>
            </w:pPr>
            <w:r>
              <w:rPr>
                <w:rFonts w:hint="eastAsia"/>
              </w:rPr>
              <w:t>515</w:t>
            </w:r>
          </w:p>
        </w:tc>
        <w:tc>
          <w:tcPr>
            <w:tcW w:w="240" w:type="pct"/>
            <w:vMerge w:val="continue"/>
            <w:vAlign w:val="center"/>
          </w:tcPr>
          <w:p w14:paraId="56C05EE9">
            <w:pPr>
              <w:pStyle w:val="30"/>
            </w:pPr>
          </w:p>
        </w:tc>
        <w:tc>
          <w:tcPr>
            <w:tcW w:w="570" w:type="pct"/>
            <w:vMerge w:val="continue"/>
            <w:vAlign w:val="center"/>
          </w:tcPr>
          <w:p w14:paraId="2D05E6D0">
            <w:pPr>
              <w:pStyle w:val="30"/>
            </w:pPr>
          </w:p>
        </w:tc>
        <w:tc>
          <w:tcPr>
            <w:tcW w:w="816" w:type="pct"/>
            <w:vMerge w:val="continue"/>
            <w:vAlign w:val="center"/>
          </w:tcPr>
          <w:p w14:paraId="56748F0E">
            <w:pPr>
              <w:pStyle w:val="30"/>
            </w:pPr>
          </w:p>
        </w:tc>
        <w:tc>
          <w:tcPr>
            <w:tcW w:w="942" w:type="pct"/>
            <w:vAlign w:val="center"/>
          </w:tcPr>
          <w:p w14:paraId="50A0EF97">
            <w:pPr>
              <w:pStyle w:val="30"/>
            </w:pPr>
            <w:r>
              <w:rPr>
                <w:rFonts w:hint="eastAsia"/>
              </w:rPr>
              <w:t>目录发布</w:t>
            </w:r>
          </w:p>
        </w:tc>
        <w:tc>
          <w:tcPr>
            <w:tcW w:w="1146" w:type="pct"/>
            <w:vAlign w:val="center"/>
          </w:tcPr>
          <w:p w14:paraId="49145616">
            <w:pPr>
              <w:pStyle w:val="30"/>
            </w:pPr>
          </w:p>
        </w:tc>
        <w:tc>
          <w:tcPr>
            <w:tcW w:w="240" w:type="pct"/>
            <w:vMerge w:val="continue"/>
            <w:vAlign w:val="center"/>
          </w:tcPr>
          <w:p w14:paraId="2C3768DA">
            <w:pPr>
              <w:pStyle w:val="30"/>
            </w:pPr>
          </w:p>
        </w:tc>
        <w:tc>
          <w:tcPr>
            <w:tcW w:w="240" w:type="pct"/>
            <w:vAlign w:val="center"/>
          </w:tcPr>
          <w:p w14:paraId="64BE4B62">
            <w:pPr>
              <w:pStyle w:val="30"/>
            </w:pPr>
            <w:r>
              <w:rPr>
                <w:rFonts w:hint="eastAsia"/>
              </w:rPr>
              <w:t>2.5</w:t>
            </w:r>
          </w:p>
        </w:tc>
        <w:tc>
          <w:tcPr>
            <w:tcW w:w="258" w:type="pct"/>
            <w:vMerge w:val="continue"/>
            <w:vAlign w:val="center"/>
          </w:tcPr>
          <w:p w14:paraId="735EE6C9">
            <w:pPr>
              <w:pStyle w:val="30"/>
            </w:pPr>
          </w:p>
        </w:tc>
        <w:tc>
          <w:tcPr>
            <w:tcW w:w="343" w:type="pct"/>
            <w:vAlign w:val="center"/>
          </w:tcPr>
          <w:p w14:paraId="1AC89459">
            <w:pPr>
              <w:pStyle w:val="30"/>
            </w:pPr>
            <w:r>
              <w:rPr>
                <w:rFonts w:hint="eastAsia"/>
              </w:rPr>
              <w:t>6.1.16.2</w:t>
            </w:r>
          </w:p>
        </w:tc>
      </w:tr>
      <w:tr w14:paraId="5166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C802FCC">
            <w:pPr>
              <w:pStyle w:val="30"/>
            </w:pPr>
            <w:r>
              <w:rPr>
                <w:rFonts w:hint="eastAsia"/>
              </w:rPr>
              <w:t>516</w:t>
            </w:r>
          </w:p>
        </w:tc>
        <w:tc>
          <w:tcPr>
            <w:tcW w:w="240" w:type="pct"/>
            <w:vMerge w:val="continue"/>
            <w:vAlign w:val="center"/>
          </w:tcPr>
          <w:p w14:paraId="3CB68C49">
            <w:pPr>
              <w:pStyle w:val="30"/>
            </w:pPr>
          </w:p>
        </w:tc>
        <w:tc>
          <w:tcPr>
            <w:tcW w:w="570" w:type="pct"/>
            <w:vMerge w:val="continue"/>
            <w:vAlign w:val="center"/>
          </w:tcPr>
          <w:p w14:paraId="4230AAEE">
            <w:pPr>
              <w:pStyle w:val="30"/>
            </w:pPr>
          </w:p>
        </w:tc>
        <w:tc>
          <w:tcPr>
            <w:tcW w:w="816" w:type="pct"/>
            <w:vMerge w:val="continue"/>
            <w:vAlign w:val="center"/>
          </w:tcPr>
          <w:p w14:paraId="601A4134">
            <w:pPr>
              <w:pStyle w:val="30"/>
            </w:pPr>
          </w:p>
        </w:tc>
        <w:tc>
          <w:tcPr>
            <w:tcW w:w="942" w:type="pct"/>
            <w:vAlign w:val="center"/>
          </w:tcPr>
          <w:p w14:paraId="6A445270">
            <w:pPr>
              <w:pStyle w:val="30"/>
            </w:pPr>
            <w:r>
              <w:rPr>
                <w:rFonts w:hint="eastAsia"/>
              </w:rPr>
              <w:t>目录维护</w:t>
            </w:r>
          </w:p>
        </w:tc>
        <w:tc>
          <w:tcPr>
            <w:tcW w:w="1146" w:type="pct"/>
            <w:vAlign w:val="center"/>
          </w:tcPr>
          <w:p w14:paraId="5A1B77C4">
            <w:pPr>
              <w:pStyle w:val="30"/>
            </w:pPr>
          </w:p>
        </w:tc>
        <w:tc>
          <w:tcPr>
            <w:tcW w:w="240" w:type="pct"/>
            <w:vMerge w:val="continue"/>
            <w:vAlign w:val="center"/>
          </w:tcPr>
          <w:p w14:paraId="6ACE7550">
            <w:pPr>
              <w:pStyle w:val="30"/>
            </w:pPr>
          </w:p>
        </w:tc>
        <w:tc>
          <w:tcPr>
            <w:tcW w:w="240" w:type="pct"/>
            <w:vAlign w:val="center"/>
          </w:tcPr>
          <w:p w14:paraId="0D777979">
            <w:pPr>
              <w:pStyle w:val="30"/>
            </w:pPr>
            <w:r>
              <w:rPr>
                <w:rFonts w:hint="eastAsia"/>
              </w:rPr>
              <w:t>2.5</w:t>
            </w:r>
          </w:p>
        </w:tc>
        <w:tc>
          <w:tcPr>
            <w:tcW w:w="258" w:type="pct"/>
            <w:vMerge w:val="continue"/>
            <w:vAlign w:val="center"/>
          </w:tcPr>
          <w:p w14:paraId="3B7BD0BA">
            <w:pPr>
              <w:pStyle w:val="30"/>
            </w:pPr>
          </w:p>
        </w:tc>
        <w:tc>
          <w:tcPr>
            <w:tcW w:w="343" w:type="pct"/>
            <w:vAlign w:val="center"/>
          </w:tcPr>
          <w:p w14:paraId="18034B23">
            <w:pPr>
              <w:pStyle w:val="30"/>
            </w:pPr>
            <w:r>
              <w:rPr>
                <w:rFonts w:hint="eastAsia"/>
              </w:rPr>
              <w:t>6.1.16.2</w:t>
            </w:r>
          </w:p>
        </w:tc>
      </w:tr>
      <w:tr w14:paraId="28514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84638CD">
            <w:pPr>
              <w:pStyle w:val="30"/>
            </w:pPr>
            <w:r>
              <w:rPr>
                <w:rFonts w:hint="eastAsia"/>
              </w:rPr>
              <w:t>517</w:t>
            </w:r>
          </w:p>
        </w:tc>
        <w:tc>
          <w:tcPr>
            <w:tcW w:w="240" w:type="pct"/>
            <w:vMerge w:val="continue"/>
            <w:vAlign w:val="center"/>
          </w:tcPr>
          <w:p w14:paraId="18FDE751">
            <w:pPr>
              <w:pStyle w:val="30"/>
            </w:pPr>
          </w:p>
        </w:tc>
        <w:tc>
          <w:tcPr>
            <w:tcW w:w="570" w:type="pct"/>
            <w:vMerge w:val="continue"/>
            <w:vAlign w:val="center"/>
          </w:tcPr>
          <w:p w14:paraId="5F9FD5E8">
            <w:pPr>
              <w:pStyle w:val="30"/>
            </w:pPr>
          </w:p>
        </w:tc>
        <w:tc>
          <w:tcPr>
            <w:tcW w:w="816" w:type="pct"/>
            <w:vMerge w:val="continue"/>
            <w:vAlign w:val="center"/>
          </w:tcPr>
          <w:p w14:paraId="11DE0A10">
            <w:pPr>
              <w:pStyle w:val="30"/>
            </w:pPr>
          </w:p>
        </w:tc>
        <w:tc>
          <w:tcPr>
            <w:tcW w:w="942" w:type="pct"/>
            <w:vAlign w:val="center"/>
          </w:tcPr>
          <w:p w14:paraId="0E34C70E">
            <w:pPr>
              <w:pStyle w:val="30"/>
            </w:pPr>
            <w:r>
              <w:rPr>
                <w:rFonts w:hint="eastAsia"/>
              </w:rPr>
              <w:t>目录导航</w:t>
            </w:r>
          </w:p>
        </w:tc>
        <w:tc>
          <w:tcPr>
            <w:tcW w:w="1146" w:type="pct"/>
            <w:vAlign w:val="center"/>
          </w:tcPr>
          <w:p w14:paraId="19C52341">
            <w:pPr>
              <w:pStyle w:val="30"/>
            </w:pPr>
          </w:p>
        </w:tc>
        <w:tc>
          <w:tcPr>
            <w:tcW w:w="240" w:type="pct"/>
            <w:vMerge w:val="continue"/>
            <w:vAlign w:val="center"/>
          </w:tcPr>
          <w:p w14:paraId="3AE62CCF">
            <w:pPr>
              <w:pStyle w:val="30"/>
            </w:pPr>
          </w:p>
        </w:tc>
        <w:tc>
          <w:tcPr>
            <w:tcW w:w="240" w:type="pct"/>
            <w:vAlign w:val="center"/>
          </w:tcPr>
          <w:p w14:paraId="2B51E3E2">
            <w:pPr>
              <w:pStyle w:val="30"/>
            </w:pPr>
            <w:r>
              <w:rPr>
                <w:rFonts w:hint="eastAsia"/>
              </w:rPr>
              <w:t>2.5</w:t>
            </w:r>
          </w:p>
        </w:tc>
        <w:tc>
          <w:tcPr>
            <w:tcW w:w="258" w:type="pct"/>
            <w:vMerge w:val="continue"/>
            <w:vAlign w:val="center"/>
          </w:tcPr>
          <w:p w14:paraId="7FA0110A">
            <w:pPr>
              <w:pStyle w:val="30"/>
            </w:pPr>
          </w:p>
        </w:tc>
        <w:tc>
          <w:tcPr>
            <w:tcW w:w="343" w:type="pct"/>
            <w:vAlign w:val="center"/>
          </w:tcPr>
          <w:p w14:paraId="3ABAB8D3">
            <w:pPr>
              <w:pStyle w:val="30"/>
            </w:pPr>
            <w:r>
              <w:rPr>
                <w:rFonts w:hint="eastAsia"/>
              </w:rPr>
              <w:t>6.1.16.2</w:t>
            </w:r>
          </w:p>
        </w:tc>
      </w:tr>
      <w:tr w14:paraId="5C16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1AF4D46">
            <w:pPr>
              <w:pStyle w:val="30"/>
            </w:pPr>
            <w:r>
              <w:rPr>
                <w:rFonts w:hint="eastAsia"/>
              </w:rPr>
              <w:t>518</w:t>
            </w:r>
          </w:p>
        </w:tc>
        <w:tc>
          <w:tcPr>
            <w:tcW w:w="240" w:type="pct"/>
            <w:vMerge w:val="continue"/>
            <w:vAlign w:val="center"/>
          </w:tcPr>
          <w:p w14:paraId="4D34561D">
            <w:pPr>
              <w:pStyle w:val="30"/>
            </w:pPr>
          </w:p>
        </w:tc>
        <w:tc>
          <w:tcPr>
            <w:tcW w:w="570" w:type="pct"/>
            <w:vMerge w:val="continue"/>
            <w:vAlign w:val="center"/>
          </w:tcPr>
          <w:p w14:paraId="6BD86EA6">
            <w:pPr>
              <w:pStyle w:val="30"/>
            </w:pPr>
          </w:p>
        </w:tc>
        <w:tc>
          <w:tcPr>
            <w:tcW w:w="816" w:type="pct"/>
            <w:vMerge w:val="continue"/>
            <w:vAlign w:val="center"/>
          </w:tcPr>
          <w:p w14:paraId="6919C785">
            <w:pPr>
              <w:pStyle w:val="30"/>
            </w:pPr>
          </w:p>
        </w:tc>
        <w:tc>
          <w:tcPr>
            <w:tcW w:w="942" w:type="pct"/>
            <w:vAlign w:val="center"/>
          </w:tcPr>
          <w:p w14:paraId="1D0824D7">
            <w:pPr>
              <w:pStyle w:val="30"/>
            </w:pPr>
            <w:r>
              <w:rPr>
                <w:rFonts w:hint="eastAsia"/>
              </w:rPr>
              <w:t>目录信息订阅</w:t>
            </w:r>
          </w:p>
        </w:tc>
        <w:tc>
          <w:tcPr>
            <w:tcW w:w="1146" w:type="pct"/>
            <w:vAlign w:val="center"/>
          </w:tcPr>
          <w:p w14:paraId="5C7A18AE">
            <w:pPr>
              <w:pStyle w:val="30"/>
            </w:pPr>
          </w:p>
        </w:tc>
        <w:tc>
          <w:tcPr>
            <w:tcW w:w="240" w:type="pct"/>
            <w:vMerge w:val="continue"/>
            <w:vAlign w:val="center"/>
          </w:tcPr>
          <w:p w14:paraId="5311BD7A">
            <w:pPr>
              <w:pStyle w:val="30"/>
            </w:pPr>
          </w:p>
        </w:tc>
        <w:tc>
          <w:tcPr>
            <w:tcW w:w="240" w:type="pct"/>
            <w:vAlign w:val="center"/>
          </w:tcPr>
          <w:p w14:paraId="6A9ECB3B">
            <w:pPr>
              <w:pStyle w:val="30"/>
            </w:pPr>
            <w:r>
              <w:rPr>
                <w:rFonts w:hint="eastAsia"/>
              </w:rPr>
              <w:t>2.5</w:t>
            </w:r>
          </w:p>
        </w:tc>
        <w:tc>
          <w:tcPr>
            <w:tcW w:w="258" w:type="pct"/>
            <w:vMerge w:val="continue"/>
            <w:vAlign w:val="center"/>
          </w:tcPr>
          <w:p w14:paraId="68E7956F">
            <w:pPr>
              <w:pStyle w:val="30"/>
            </w:pPr>
          </w:p>
        </w:tc>
        <w:tc>
          <w:tcPr>
            <w:tcW w:w="343" w:type="pct"/>
            <w:vAlign w:val="center"/>
          </w:tcPr>
          <w:p w14:paraId="175CBEF5">
            <w:pPr>
              <w:pStyle w:val="30"/>
            </w:pPr>
            <w:r>
              <w:rPr>
                <w:rFonts w:hint="eastAsia"/>
              </w:rPr>
              <w:t>6.1.16.2</w:t>
            </w:r>
          </w:p>
        </w:tc>
      </w:tr>
      <w:tr w14:paraId="1F45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67F6818A">
            <w:pPr>
              <w:pStyle w:val="30"/>
            </w:pPr>
            <w:r>
              <w:rPr>
                <w:rFonts w:hint="eastAsia"/>
              </w:rPr>
              <w:t>519</w:t>
            </w:r>
          </w:p>
        </w:tc>
        <w:tc>
          <w:tcPr>
            <w:tcW w:w="240" w:type="pct"/>
            <w:vMerge w:val="continue"/>
            <w:vAlign w:val="center"/>
          </w:tcPr>
          <w:p w14:paraId="76D468DD">
            <w:pPr>
              <w:pStyle w:val="30"/>
            </w:pPr>
          </w:p>
        </w:tc>
        <w:tc>
          <w:tcPr>
            <w:tcW w:w="570" w:type="pct"/>
            <w:vMerge w:val="continue"/>
            <w:vAlign w:val="center"/>
          </w:tcPr>
          <w:p w14:paraId="4DC7EF67">
            <w:pPr>
              <w:pStyle w:val="30"/>
            </w:pPr>
          </w:p>
        </w:tc>
        <w:tc>
          <w:tcPr>
            <w:tcW w:w="816" w:type="pct"/>
            <w:vMerge w:val="restart"/>
            <w:vAlign w:val="center"/>
          </w:tcPr>
          <w:p w14:paraId="0A382BD8">
            <w:pPr>
              <w:pStyle w:val="30"/>
            </w:pPr>
            <w:r>
              <w:rPr>
                <w:rFonts w:hint="eastAsia"/>
              </w:rPr>
              <w:t>数据采集管理</w:t>
            </w:r>
          </w:p>
        </w:tc>
        <w:tc>
          <w:tcPr>
            <w:tcW w:w="942" w:type="pct"/>
            <w:vMerge w:val="restart"/>
            <w:vAlign w:val="center"/>
          </w:tcPr>
          <w:p w14:paraId="27F6C6C0">
            <w:pPr>
              <w:pStyle w:val="30"/>
            </w:pPr>
            <w:r>
              <w:rPr>
                <w:rFonts w:hint="eastAsia"/>
              </w:rPr>
              <w:t>外部数据采集接口</w:t>
            </w:r>
          </w:p>
        </w:tc>
        <w:tc>
          <w:tcPr>
            <w:tcW w:w="1146" w:type="pct"/>
            <w:vAlign w:val="center"/>
          </w:tcPr>
          <w:p w14:paraId="41337FF4">
            <w:pPr>
              <w:pStyle w:val="30"/>
            </w:pPr>
            <w:r>
              <w:rPr>
                <w:rFonts w:hint="eastAsia"/>
              </w:rPr>
              <w:t>OA系统数据接口</w:t>
            </w:r>
          </w:p>
        </w:tc>
        <w:tc>
          <w:tcPr>
            <w:tcW w:w="240" w:type="pct"/>
            <w:vMerge w:val="restart"/>
            <w:vAlign w:val="center"/>
          </w:tcPr>
          <w:p w14:paraId="6FC08310">
            <w:pPr>
              <w:pStyle w:val="30"/>
            </w:pPr>
            <w:r>
              <w:rPr>
                <w:rFonts w:hint="eastAsia"/>
              </w:rPr>
              <w:t>2</w:t>
            </w:r>
          </w:p>
        </w:tc>
        <w:tc>
          <w:tcPr>
            <w:tcW w:w="240" w:type="pct"/>
            <w:vMerge w:val="restart"/>
            <w:vAlign w:val="center"/>
          </w:tcPr>
          <w:p w14:paraId="4770EB55">
            <w:pPr>
              <w:pStyle w:val="30"/>
            </w:pPr>
            <w:r>
              <w:rPr>
                <w:rFonts w:hint="eastAsia"/>
              </w:rPr>
              <w:t>2.5</w:t>
            </w:r>
          </w:p>
        </w:tc>
        <w:tc>
          <w:tcPr>
            <w:tcW w:w="258" w:type="pct"/>
            <w:vMerge w:val="restart"/>
            <w:vAlign w:val="center"/>
          </w:tcPr>
          <w:p w14:paraId="5200F2B8">
            <w:pPr>
              <w:pStyle w:val="30"/>
            </w:pPr>
            <w:r>
              <w:rPr>
                <w:rFonts w:hint="eastAsia"/>
              </w:rPr>
              <w:t>5</w:t>
            </w:r>
          </w:p>
        </w:tc>
        <w:tc>
          <w:tcPr>
            <w:tcW w:w="343" w:type="pct"/>
            <w:vAlign w:val="center"/>
          </w:tcPr>
          <w:p w14:paraId="096C6AB1">
            <w:pPr>
              <w:pStyle w:val="30"/>
            </w:pPr>
            <w:r>
              <w:rPr>
                <w:rFonts w:hint="eastAsia"/>
              </w:rPr>
              <w:t>6.1.16.2</w:t>
            </w:r>
          </w:p>
        </w:tc>
      </w:tr>
      <w:tr w14:paraId="1B173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2E54015">
            <w:pPr>
              <w:pStyle w:val="30"/>
            </w:pPr>
            <w:r>
              <w:rPr>
                <w:rFonts w:hint="eastAsia"/>
              </w:rPr>
              <w:t>520</w:t>
            </w:r>
          </w:p>
        </w:tc>
        <w:tc>
          <w:tcPr>
            <w:tcW w:w="240" w:type="pct"/>
            <w:vMerge w:val="continue"/>
            <w:vAlign w:val="center"/>
          </w:tcPr>
          <w:p w14:paraId="3FD84B28">
            <w:pPr>
              <w:pStyle w:val="30"/>
            </w:pPr>
          </w:p>
        </w:tc>
        <w:tc>
          <w:tcPr>
            <w:tcW w:w="570" w:type="pct"/>
            <w:vMerge w:val="continue"/>
            <w:vAlign w:val="center"/>
          </w:tcPr>
          <w:p w14:paraId="67C81C17">
            <w:pPr>
              <w:pStyle w:val="30"/>
            </w:pPr>
          </w:p>
        </w:tc>
        <w:tc>
          <w:tcPr>
            <w:tcW w:w="816" w:type="pct"/>
            <w:vMerge w:val="continue"/>
            <w:vAlign w:val="center"/>
          </w:tcPr>
          <w:p w14:paraId="02EA810A">
            <w:pPr>
              <w:pStyle w:val="30"/>
            </w:pPr>
          </w:p>
        </w:tc>
        <w:tc>
          <w:tcPr>
            <w:tcW w:w="942" w:type="pct"/>
            <w:vMerge w:val="continue"/>
            <w:vAlign w:val="center"/>
          </w:tcPr>
          <w:p w14:paraId="79651893">
            <w:pPr>
              <w:pStyle w:val="30"/>
            </w:pPr>
          </w:p>
        </w:tc>
        <w:tc>
          <w:tcPr>
            <w:tcW w:w="1146" w:type="pct"/>
            <w:vAlign w:val="center"/>
          </w:tcPr>
          <w:p w14:paraId="366CA53C">
            <w:pPr>
              <w:pStyle w:val="30"/>
            </w:pPr>
            <w:r>
              <w:rPr>
                <w:rFonts w:hint="eastAsia"/>
              </w:rPr>
              <w:t>司法大数据接口</w:t>
            </w:r>
          </w:p>
        </w:tc>
        <w:tc>
          <w:tcPr>
            <w:tcW w:w="240" w:type="pct"/>
            <w:vMerge w:val="continue"/>
            <w:vAlign w:val="center"/>
          </w:tcPr>
          <w:p w14:paraId="010BB383">
            <w:pPr>
              <w:pStyle w:val="30"/>
            </w:pPr>
          </w:p>
        </w:tc>
        <w:tc>
          <w:tcPr>
            <w:tcW w:w="240" w:type="pct"/>
            <w:vMerge w:val="continue"/>
            <w:vAlign w:val="center"/>
          </w:tcPr>
          <w:p w14:paraId="38F24B5B">
            <w:pPr>
              <w:pStyle w:val="30"/>
            </w:pPr>
          </w:p>
        </w:tc>
        <w:tc>
          <w:tcPr>
            <w:tcW w:w="258" w:type="pct"/>
            <w:vMerge w:val="continue"/>
            <w:vAlign w:val="center"/>
          </w:tcPr>
          <w:p w14:paraId="4241C6B0">
            <w:pPr>
              <w:pStyle w:val="30"/>
            </w:pPr>
          </w:p>
        </w:tc>
        <w:tc>
          <w:tcPr>
            <w:tcW w:w="343" w:type="pct"/>
            <w:vAlign w:val="center"/>
          </w:tcPr>
          <w:p w14:paraId="70703111">
            <w:pPr>
              <w:pStyle w:val="30"/>
            </w:pPr>
            <w:r>
              <w:rPr>
                <w:rFonts w:hint="eastAsia"/>
              </w:rPr>
              <w:t>6.1.16.2</w:t>
            </w:r>
          </w:p>
        </w:tc>
      </w:tr>
      <w:tr w14:paraId="72E6D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65D5FDB6">
            <w:pPr>
              <w:pStyle w:val="30"/>
            </w:pPr>
            <w:r>
              <w:rPr>
                <w:rFonts w:hint="eastAsia"/>
              </w:rPr>
              <w:t>521</w:t>
            </w:r>
          </w:p>
        </w:tc>
        <w:tc>
          <w:tcPr>
            <w:tcW w:w="240" w:type="pct"/>
            <w:vMerge w:val="continue"/>
            <w:vAlign w:val="center"/>
          </w:tcPr>
          <w:p w14:paraId="5D73135F">
            <w:pPr>
              <w:pStyle w:val="30"/>
            </w:pPr>
          </w:p>
        </w:tc>
        <w:tc>
          <w:tcPr>
            <w:tcW w:w="570" w:type="pct"/>
            <w:vMerge w:val="continue"/>
            <w:vAlign w:val="center"/>
          </w:tcPr>
          <w:p w14:paraId="22BAFEB4">
            <w:pPr>
              <w:pStyle w:val="30"/>
            </w:pPr>
          </w:p>
        </w:tc>
        <w:tc>
          <w:tcPr>
            <w:tcW w:w="816" w:type="pct"/>
            <w:vMerge w:val="continue"/>
            <w:vAlign w:val="center"/>
          </w:tcPr>
          <w:p w14:paraId="7AC9F509">
            <w:pPr>
              <w:pStyle w:val="30"/>
            </w:pPr>
          </w:p>
        </w:tc>
        <w:tc>
          <w:tcPr>
            <w:tcW w:w="942" w:type="pct"/>
            <w:vMerge w:val="continue"/>
            <w:vAlign w:val="center"/>
          </w:tcPr>
          <w:p w14:paraId="30CA5C92">
            <w:pPr>
              <w:pStyle w:val="30"/>
            </w:pPr>
          </w:p>
        </w:tc>
        <w:tc>
          <w:tcPr>
            <w:tcW w:w="1146" w:type="pct"/>
            <w:vAlign w:val="center"/>
          </w:tcPr>
          <w:p w14:paraId="5E4E2215">
            <w:pPr>
              <w:pStyle w:val="30"/>
            </w:pPr>
            <w:r>
              <w:rPr>
                <w:rFonts w:hint="eastAsia"/>
              </w:rPr>
              <w:t>不动产数据接口</w:t>
            </w:r>
          </w:p>
        </w:tc>
        <w:tc>
          <w:tcPr>
            <w:tcW w:w="240" w:type="pct"/>
            <w:vMerge w:val="continue"/>
            <w:vAlign w:val="center"/>
          </w:tcPr>
          <w:p w14:paraId="767E5FAF">
            <w:pPr>
              <w:pStyle w:val="30"/>
            </w:pPr>
          </w:p>
        </w:tc>
        <w:tc>
          <w:tcPr>
            <w:tcW w:w="240" w:type="pct"/>
            <w:vMerge w:val="continue"/>
            <w:vAlign w:val="center"/>
          </w:tcPr>
          <w:p w14:paraId="6929B788">
            <w:pPr>
              <w:pStyle w:val="30"/>
            </w:pPr>
          </w:p>
        </w:tc>
        <w:tc>
          <w:tcPr>
            <w:tcW w:w="258" w:type="pct"/>
            <w:vMerge w:val="continue"/>
            <w:vAlign w:val="center"/>
          </w:tcPr>
          <w:p w14:paraId="0072B919">
            <w:pPr>
              <w:pStyle w:val="30"/>
            </w:pPr>
          </w:p>
        </w:tc>
        <w:tc>
          <w:tcPr>
            <w:tcW w:w="343" w:type="pct"/>
            <w:vAlign w:val="center"/>
          </w:tcPr>
          <w:p w14:paraId="4C339BA5">
            <w:pPr>
              <w:pStyle w:val="30"/>
            </w:pPr>
            <w:r>
              <w:rPr>
                <w:rFonts w:hint="eastAsia"/>
              </w:rPr>
              <w:t>6.1.16.2</w:t>
            </w:r>
          </w:p>
        </w:tc>
      </w:tr>
      <w:tr w14:paraId="7D7E912C">
        <w:tblPrEx>
          <w:tblCellMar>
            <w:top w:w="0" w:type="dxa"/>
            <w:left w:w="108" w:type="dxa"/>
            <w:bottom w:w="0" w:type="dxa"/>
            <w:right w:w="108" w:type="dxa"/>
          </w:tblCellMar>
        </w:tblPrEx>
        <w:trPr>
          <w:trHeight w:val="810" w:hRule="atLeast"/>
          <w:jc w:val="center"/>
        </w:trPr>
        <w:tc>
          <w:tcPr>
            <w:tcW w:w="199" w:type="pct"/>
            <w:vAlign w:val="center"/>
          </w:tcPr>
          <w:p w14:paraId="1E0CF601">
            <w:pPr>
              <w:pStyle w:val="30"/>
            </w:pPr>
            <w:r>
              <w:rPr>
                <w:rFonts w:hint="eastAsia"/>
              </w:rPr>
              <w:t>522</w:t>
            </w:r>
          </w:p>
        </w:tc>
        <w:tc>
          <w:tcPr>
            <w:tcW w:w="240" w:type="pct"/>
            <w:vMerge w:val="continue"/>
            <w:vAlign w:val="center"/>
          </w:tcPr>
          <w:p w14:paraId="72463570">
            <w:pPr>
              <w:pStyle w:val="30"/>
            </w:pPr>
          </w:p>
        </w:tc>
        <w:tc>
          <w:tcPr>
            <w:tcW w:w="570" w:type="pct"/>
            <w:vMerge w:val="continue"/>
            <w:vAlign w:val="center"/>
          </w:tcPr>
          <w:p w14:paraId="0A7D08EB">
            <w:pPr>
              <w:pStyle w:val="30"/>
            </w:pPr>
          </w:p>
        </w:tc>
        <w:tc>
          <w:tcPr>
            <w:tcW w:w="816" w:type="pct"/>
            <w:vMerge w:val="continue"/>
            <w:vAlign w:val="center"/>
          </w:tcPr>
          <w:p w14:paraId="79CBE354">
            <w:pPr>
              <w:pStyle w:val="30"/>
            </w:pPr>
          </w:p>
        </w:tc>
        <w:tc>
          <w:tcPr>
            <w:tcW w:w="942" w:type="pct"/>
            <w:vMerge w:val="continue"/>
            <w:vAlign w:val="center"/>
          </w:tcPr>
          <w:p w14:paraId="1DDD040E">
            <w:pPr>
              <w:pStyle w:val="30"/>
            </w:pPr>
          </w:p>
        </w:tc>
        <w:tc>
          <w:tcPr>
            <w:tcW w:w="1146" w:type="pct"/>
            <w:vAlign w:val="center"/>
          </w:tcPr>
          <w:p w14:paraId="42F14E59">
            <w:pPr>
              <w:pStyle w:val="30"/>
            </w:pPr>
            <w:r>
              <w:rPr>
                <w:rFonts w:hint="eastAsia"/>
              </w:rPr>
              <w:t>上市公司数据接口</w:t>
            </w:r>
          </w:p>
        </w:tc>
        <w:tc>
          <w:tcPr>
            <w:tcW w:w="240" w:type="pct"/>
            <w:vMerge w:val="continue"/>
            <w:vAlign w:val="center"/>
          </w:tcPr>
          <w:p w14:paraId="3E578E30">
            <w:pPr>
              <w:pStyle w:val="30"/>
            </w:pPr>
          </w:p>
        </w:tc>
        <w:tc>
          <w:tcPr>
            <w:tcW w:w="240" w:type="pct"/>
            <w:vMerge w:val="continue"/>
            <w:vAlign w:val="center"/>
          </w:tcPr>
          <w:p w14:paraId="3FF6A9D2">
            <w:pPr>
              <w:pStyle w:val="30"/>
            </w:pPr>
          </w:p>
        </w:tc>
        <w:tc>
          <w:tcPr>
            <w:tcW w:w="258" w:type="pct"/>
            <w:vMerge w:val="continue"/>
            <w:vAlign w:val="center"/>
          </w:tcPr>
          <w:p w14:paraId="74DDA3B8">
            <w:pPr>
              <w:pStyle w:val="30"/>
            </w:pPr>
          </w:p>
        </w:tc>
        <w:tc>
          <w:tcPr>
            <w:tcW w:w="343" w:type="pct"/>
            <w:vAlign w:val="center"/>
          </w:tcPr>
          <w:p w14:paraId="75DEC027">
            <w:pPr>
              <w:pStyle w:val="30"/>
            </w:pPr>
            <w:r>
              <w:rPr>
                <w:rFonts w:hint="eastAsia"/>
              </w:rPr>
              <w:t>6.1.16.2</w:t>
            </w:r>
          </w:p>
        </w:tc>
      </w:tr>
      <w:tr w14:paraId="711D0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B9452AC">
            <w:pPr>
              <w:pStyle w:val="30"/>
            </w:pPr>
            <w:r>
              <w:rPr>
                <w:rFonts w:hint="eastAsia"/>
              </w:rPr>
              <w:t>523</w:t>
            </w:r>
          </w:p>
        </w:tc>
        <w:tc>
          <w:tcPr>
            <w:tcW w:w="240" w:type="pct"/>
            <w:vMerge w:val="continue"/>
            <w:vAlign w:val="center"/>
          </w:tcPr>
          <w:p w14:paraId="04347CE9">
            <w:pPr>
              <w:pStyle w:val="30"/>
            </w:pPr>
          </w:p>
        </w:tc>
        <w:tc>
          <w:tcPr>
            <w:tcW w:w="570" w:type="pct"/>
            <w:vMerge w:val="continue"/>
            <w:vAlign w:val="center"/>
          </w:tcPr>
          <w:p w14:paraId="6CA8A3D3">
            <w:pPr>
              <w:pStyle w:val="30"/>
            </w:pPr>
          </w:p>
        </w:tc>
        <w:tc>
          <w:tcPr>
            <w:tcW w:w="816" w:type="pct"/>
            <w:vMerge w:val="continue"/>
            <w:vAlign w:val="center"/>
          </w:tcPr>
          <w:p w14:paraId="1CA1C3CD">
            <w:pPr>
              <w:pStyle w:val="30"/>
            </w:pPr>
          </w:p>
        </w:tc>
        <w:tc>
          <w:tcPr>
            <w:tcW w:w="942" w:type="pct"/>
            <w:vMerge w:val="restart"/>
            <w:vAlign w:val="center"/>
          </w:tcPr>
          <w:p w14:paraId="04E1438D">
            <w:pPr>
              <w:pStyle w:val="30"/>
            </w:pPr>
            <w:r>
              <w:rPr>
                <w:rFonts w:hint="eastAsia"/>
              </w:rPr>
              <w:t>数据归集接口</w:t>
            </w:r>
          </w:p>
        </w:tc>
        <w:tc>
          <w:tcPr>
            <w:tcW w:w="1146" w:type="pct"/>
            <w:vAlign w:val="center"/>
          </w:tcPr>
          <w:p w14:paraId="50E934EA">
            <w:pPr>
              <w:pStyle w:val="30"/>
            </w:pPr>
            <w:r>
              <w:rPr>
                <w:rFonts w:hint="eastAsia"/>
              </w:rPr>
              <w:t>全面风险预警管理子系统数据接口</w:t>
            </w:r>
          </w:p>
        </w:tc>
        <w:tc>
          <w:tcPr>
            <w:tcW w:w="240" w:type="pct"/>
            <w:vMerge w:val="restart"/>
            <w:vAlign w:val="center"/>
          </w:tcPr>
          <w:p w14:paraId="1D9FD3CB">
            <w:pPr>
              <w:pStyle w:val="30"/>
            </w:pPr>
            <w:r>
              <w:rPr>
                <w:rFonts w:hint="eastAsia"/>
              </w:rPr>
              <w:t>2</w:t>
            </w:r>
          </w:p>
        </w:tc>
        <w:tc>
          <w:tcPr>
            <w:tcW w:w="240" w:type="pct"/>
            <w:vAlign w:val="center"/>
          </w:tcPr>
          <w:p w14:paraId="178CE3F9">
            <w:pPr>
              <w:pStyle w:val="30"/>
            </w:pPr>
            <w:r>
              <w:rPr>
                <w:rFonts w:hint="eastAsia"/>
              </w:rPr>
              <w:t>2.5</w:t>
            </w:r>
          </w:p>
        </w:tc>
        <w:tc>
          <w:tcPr>
            <w:tcW w:w="258" w:type="pct"/>
            <w:vMerge w:val="restart"/>
            <w:vAlign w:val="center"/>
          </w:tcPr>
          <w:p w14:paraId="1312770A">
            <w:pPr>
              <w:pStyle w:val="30"/>
            </w:pPr>
            <w:r>
              <w:rPr>
                <w:rFonts w:hint="eastAsia"/>
              </w:rPr>
              <w:t>5</w:t>
            </w:r>
          </w:p>
        </w:tc>
        <w:tc>
          <w:tcPr>
            <w:tcW w:w="343" w:type="pct"/>
            <w:vAlign w:val="center"/>
          </w:tcPr>
          <w:p w14:paraId="466D7B39">
            <w:pPr>
              <w:pStyle w:val="30"/>
            </w:pPr>
            <w:r>
              <w:rPr>
                <w:rFonts w:hint="eastAsia"/>
              </w:rPr>
              <w:t>6.1.16.2</w:t>
            </w:r>
          </w:p>
        </w:tc>
      </w:tr>
      <w:tr w14:paraId="64849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1110FBA">
            <w:pPr>
              <w:pStyle w:val="30"/>
            </w:pPr>
            <w:r>
              <w:rPr>
                <w:rFonts w:hint="eastAsia"/>
              </w:rPr>
              <w:t>524</w:t>
            </w:r>
          </w:p>
        </w:tc>
        <w:tc>
          <w:tcPr>
            <w:tcW w:w="240" w:type="pct"/>
            <w:vMerge w:val="continue"/>
            <w:vAlign w:val="center"/>
          </w:tcPr>
          <w:p w14:paraId="069515A3">
            <w:pPr>
              <w:pStyle w:val="30"/>
            </w:pPr>
          </w:p>
        </w:tc>
        <w:tc>
          <w:tcPr>
            <w:tcW w:w="570" w:type="pct"/>
            <w:vMerge w:val="continue"/>
            <w:vAlign w:val="center"/>
          </w:tcPr>
          <w:p w14:paraId="206BB123">
            <w:pPr>
              <w:pStyle w:val="30"/>
            </w:pPr>
          </w:p>
        </w:tc>
        <w:tc>
          <w:tcPr>
            <w:tcW w:w="816" w:type="pct"/>
            <w:vMerge w:val="continue"/>
            <w:vAlign w:val="center"/>
          </w:tcPr>
          <w:p w14:paraId="5E773D0D">
            <w:pPr>
              <w:pStyle w:val="30"/>
            </w:pPr>
          </w:p>
        </w:tc>
        <w:tc>
          <w:tcPr>
            <w:tcW w:w="942" w:type="pct"/>
            <w:vMerge w:val="continue"/>
            <w:vAlign w:val="center"/>
          </w:tcPr>
          <w:p w14:paraId="1F6DF228">
            <w:pPr>
              <w:pStyle w:val="30"/>
            </w:pPr>
          </w:p>
        </w:tc>
        <w:tc>
          <w:tcPr>
            <w:tcW w:w="1146" w:type="pct"/>
            <w:vAlign w:val="center"/>
          </w:tcPr>
          <w:p w14:paraId="57EF9CD4">
            <w:pPr>
              <w:pStyle w:val="30"/>
            </w:pPr>
            <w:r>
              <w:rPr>
                <w:rFonts w:hint="eastAsia"/>
              </w:rPr>
              <w:t>国资监管采集子系统数据接口</w:t>
            </w:r>
          </w:p>
        </w:tc>
        <w:tc>
          <w:tcPr>
            <w:tcW w:w="240" w:type="pct"/>
            <w:vMerge w:val="continue"/>
            <w:vAlign w:val="center"/>
          </w:tcPr>
          <w:p w14:paraId="1E6068FA">
            <w:pPr>
              <w:pStyle w:val="30"/>
            </w:pPr>
          </w:p>
        </w:tc>
        <w:tc>
          <w:tcPr>
            <w:tcW w:w="240" w:type="pct"/>
            <w:vAlign w:val="center"/>
          </w:tcPr>
          <w:p w14:paraId="73A8113D">
            <w:pPr>
              <w:pStyle w:val="30"/>
            </w:pPr>
            <w:r>
              <w:rPr>
                <w:rFonts w:hint="eastAsia"/>
              </w:rPr>
              <w:t>2.5</w:t>
            </w:r>
          </w:p>
        </w:tc>
        <w:tc>
          <w:tcPr>
            <w:tcW w:w="258" w:type="pct"/>
            <w:vMerge w:val="continue"/>
            <w:vAlign w:val="center"/>
          </w:tcPr>
          <w:p w14:paraId="11AA49DF">
            <w:pPr>
              <w:pStyle w:val="30"/>
            </w:pPr>
          </w:p>
        </w:tc>
        <w:tc>
          <w:tcPr>
            <w:tcW w:w="343" w:type="pct"/>
            <w:vAlign w:val="center"/>
          </w:tcPr>
          <w:p w14:paraId="4CE0BB77">
            <w:pPr>
              <w:pStyle w:val="30"/>
            </w:pPr>
            <w:r>
              <w:rPr>
                <w:rFonts w:hint="eastAsia"/>
              </w:rPr>
              <w:t>6.1.16.2</w:t>
            </w:r>
          </w:p>
        </w:tc>
      </w:tr>
      <w:tr w14:paraId="4C3DB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E2F9008">
            <w:pPr>
              <w:pStyle w:val="30"/>
            </w:pPr>
            <w:r>
              <w:rPr>
                <w:rFonts w:hint="eastAsia"/>
              </w:rPr>
              <w:t>525</w:t>
            </w:r>
          </w:p>
        </w:tc>
        <w:tc>
          <w:tcPr>
            <w:tcW w:w="240" w:type="pct"/>
            <w:vMerge w:val="continue"/>
            <w:vAlign w:val="center"/>
          </w:tcPr>
          <w:p w14:paraId="11B555EE">
            <w:pPr>
              <w:pStyle w:val="30"/>
            </w:pPr>
          </w:p>
        </w:tc>
        <w:tc>
          <w:tcPr>
            <w:tcW w:w="570" w:type="pct"/>
            <w:vMerge w:val="continue"/>
            <w:vAlign w:val="center"/>
          </w:tcPr>
          <w:p w14:paraId="74AE48D3">
            <w:pPr>
              <w:pStyle w:val="30"/>
            </w:pPr>
          </w:p>
        </w:tc>
        <w:tc>
          <w:tcPr>
            <w:tcW w:w="816" w:type="pct"/>
            <w:vMerge w:val="continue"/>
            <w:vAlign w:val="center"/>
          </w:tcPr>
          <w:p w14:paraId="5D2CBDC9">
            <w:pPr>
              <w:pStyle w:val="30"/>
            </w:pPr>
          </w:p>
        </w:tc>
        <w:tc>
          <w:tcPr>
            <w:tcW w:w="942" w:type="pct"/>
            <w:vMerge w:val="continue"/>
            <w:vAlign w:val="center"/>
          </w:tcPr>
          <w:p w14:paraId="1879C108">
            <w:pPr>
              <w:pStyle w:val="30"/>
            </w:pPr>
          </w:p>
        </w:tc>
        <w:tc>
          <w:tcPr>
            <w:tcW w:w="1146" w:type="pct"/>
            <w:vAlign w:val="center"/>
          </w:tcPr>
          <w:p w14:paraId="11EF10CC">
            <w:pPr>
              <w:pStyle w:val="30"/>
            </w:pPr>
            <w:r>
              <w:rPr>
                <w:rFonts w:hint="eastAsia"/>
              </w:rPr>
              <w:t>企业分配事中事后监管子系统数据接口</w:t>
            </w:r>
          </w:p>
        </w:tc>
        <w:tc>
          <w:tcPr>
            <w:tcW w:w="240" w:type="pct"/>
            <w:vMerge w:val="continue"/>
            <w:vAlign w:val="center"/>
          </w:tcPr>
          <w:p w14:paraId="1B642120">
            <w:pPr>
              <w:pStyle w:val="30"/>
            </w:pPr>
          </w:p>
        </w:tc>
        <w:tc>
          <w:tcPr>
            <w:tcW w:w="240" w:type="pct"/>
            <w:vAlign w:val="center"/>
          </w:tcPr>
          <w:p w14:paraId="6B57993F">
            <w:pPr>
              <w:pStyle w:val="30"/>
            </w:pPr>
            <w:r>
              <w:rPr>
                <w:rFonts w:hint="eastAsia"/>
              </w:rPr>
              <w:t>2.5</w:t>
            </w:r>
          </w:p>
        </w:tc>
        <w:tc>
          <w:tcPr>
            <w:tcW w:w="258" w:type="pct"/>
            <w:vMerge w:val="continue"/>
            <w:vAlign w:val="center"/>
          </w:tcPr>
          <w:p w14:paraId="1A9EF0D0">
            <w:pPr>
              <w:pStyle w:val="30"/>
            </w:pPr>
          </w:p>
        </w:tc>
        <w:tc>
          <w:tcPr>
            <w:tcW w:w="343" w:type="pct"/>
            <w:vAlign w:val="center"/>
          </w:tcPr>
          <w:p w14:paraId="5E8916D4">
            <w:pPr>
              <w:pStyle w:val="30"/>
            </w:pPr>
            <w:r>
              <w:rPr>
                <w:rFonts w:hint="eastAsia"/>
              </w:rPr>
              <w:t>6.1.16.2</w:t>
            </w:r>
          </w:p>
        </w:tc>
      </w:tr>
      <w:tr w14:paraId="3943C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69CC25A">
            <w:pPr>
              <w:pStyle w:val="30"/>
            </w:pPr>
            <w:r>
              <w:rPr>
                <w:rFonts w:hint="eastAsia"/>
              </w:rPr>
              <w:t>526</w:t>
            </w:r>
          </w:p>
        </w:tc>
        <w:tc>
          <w:tcPr>
            <w:tcW w:w="240" w:type="pct"/>
            <w:vMerge w:val="continue"/>
            <w:vAlign w:val="center"/>
          </w:tcPr>
          <w:p w14:paraId="76D8EBE1">
            <w:pPr>
              <w:pStyle w:val="30"/>
            </w:pPr>
          </w:p>
        </w:tc>
        <w:tc>
          <w:tcPr>
            <w:tcW w:w="570" w:type="pct"/>
            <w:vMerge w:val="continue"/>
            <w:vAlign w:val="center"/>
          </w:tcPr>
          <w:p w14:paraId="7ADE1A3C">
            <w:pPr>
              <w:pStyle w:val="30"/>
            </w:pPr>
          </w:p>
        </w:tc>
        <w:tc>
          <w:tcPr>
            <w:tcW w:w="816" w:type="pct"/>
            <w:vMerge w:val="continue"/>
            <w:vAlign w:val="center"/>
          </w:tcPr>
          <w:p w14:paraId="35A1679C">
            <w:pPr>
              <w:pStyle w:val="30"/>
            </w:pPr>
          </w:p>
        </w:tc>
        <w:tc>
          <w:tcPr>
            <w:tcW w:w="942" w:type="pct"/>
            <w:vMerge w:val="continue"/>
            <w:vAlign w:val="center"/>
          </w:tcPr>
          <w:p w14:paraId="0C10903C">
            <w:pPr>
              <w:pStyle w:val="30"/>
            </w:pPr>
          </w:p>
        </w:tc>
        <w:tc>
          <w:tcPr>
            <w:tcW w:w="1146" w:type="pct"/>
            <w:vAlign w:val="center"/>
          </w:tcPr>
          <w:p w14:paraId="727A08FD">
            <w:pPr>
              <w:pStyle w:val="30"/>
            </w:pPr>
            <w:r>
              <w:rPr>
                <w:rFonts w:hint="eastAsia"/>
              </w:rPr>
              <w:t>内部审计子系统数据接口</w:t>
            </w:r>
          </w:p>
        </w:tc>
        <w:tc>
          <w:tcPr>
            <w:tcW w:w="240" w:type="pct"/>
            <w:vMerge w:val="continue"/>
            <w:vAlign w:val="center"/>
          </w:tcPr>
          <w:p w14:paraId="4EB7BEC8">
            <w:pPr>
              <w:pStyle w:val="30"/>
            </w:pPr>
          </w:p>
        </w:tc>
        <w:tc>
          <w:tcPr>
            <w:tcW w:w="240" w:type="pct"/>
            <w:vAlign w:val="center"/>
          </w:tcPr>
          <w:p w14:paraId="7A1ED5A5">
            <w:pPr>
              <w:pStyle w:val="30"/>
            </w:pPr>
            <w:r>
              <w:rPr>
                <w:rFonts w:hint="eastAsia"/>
              </w:rPr>
              <w:t>2.5</w:t>
            </w:r>
          </w:p>
        </w:tc>
        <w:tc>
          <w:tcPr>
            <w:tcW w:w="258" w:type="pct"/>
            <w:vMerge w:val="continue"/>
            <w:vAlign w:val="center"/>
          </w:tcPr>
          <w:p w14:paraId="0BF716BA">
            <w:pPr>
              <w:pStyle w:val="30"/>
            </w:pPr>
          </w:p>
        </w:tc>
        <w:tc>
          <w:tcPr>
            <w:tcW w:w="343" w:type="pct"/>
            <w:vAlign w:val="center"/>
          </w:tcPr>
          <w:p w14:paraId="212F93BF">
            <w:pPr>
              <w:pStyle w:val="30"/>
            </w:pPr>
            <w:r>
              <w:rPr>
                <w:rFonts w:hint="eastAsia"/>
              </w:rPr>
              <w:t>6.1.16.2</w:t>
            </w:r>
          </w:p>
        </w:tc>
      </w:tr>
      <w:tr w14:paraId="6FA6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781E2F5B">
            <w:pPr>
              <w:pStyle w:val="30"/>
            </w:pPr>
            <w:r>
              <w:rPr>
                <w:rFonts w:hint="eastAsia"/>
              </w:rPr>
              <w:t>527</w:t>
            </w:r>
          </w:p>
        </w:tc>
        <w:tc>
          <w:tcPr>
            <w:tcW w:w="240" w:type="pct"/>
            <w:vMerge w:val="continue"/>
            <w:vAlign w:val="center"/>
          </w:tcPr>
          <w:p w14:paraId="390BB823">
            <w:pPr>
              <w:pStyle w:val="30"/>
            </w:pPr>
          </w:p>
        </w:tc>
        <w:tc>
          <w:tcPr>
            <w:tcW w:w="570" w:type="pct"/>
            <w:vMerge w:val="continue"/>
            <w:vAlign w:val="center"/>
          </w:tcPr>
          <w:p w14:paraId="11A3D6C8">
            <w:pPr>
              <w:pStyle w:val="30"/>
            </w:pPr>
          </w:p>
        </w:tc>
        <w:tc>
          <w:tcPr>
            <w:tcW w:w="816" w:type="pct"/>
            <w:vMerge w:val="continue"/>
            <w:vAlign w:val="center"/>
          </w:tcPr>
          <w:p w14:paraId="557375BF">
            <w:pPr>
              <w:pStyle w:val="30"/>
            </w:pPr>
          </w:p>
        </w:tc>
        <w:tc>
          <w:tcPr>
            <w:tcW w:w="942" w:type="pct"/>
            <w:vAlign w:val="center"/>
          </w:tcPr>
          <w:p w14:paraId="4978F7FA">
            <w:pPr>
              <w:pStyle w:val="30"/>
            </w:pPr>
            <w:r>
              <w:rPr>
                <w:rFonts w:hint="eastAsia"/>
              </w:rPr>
              <w:t>数据采集交换</w:t>
            </w:r>
          </w:p>
        </w:tc>
        <w:tc>
          <w:tcPr>
            <w:tcW w:w="1146" w:type="pct"/>
            <w:vAlign w:val="center"/>
          </w:tcPr>
          <w:p w14:paraId="40CE189F">
            <w:pPr>
              <w:pStyle w:val="30"/>
            </w:pPr>
          </w:p>
        </w:tc>
        <w:tc>
          <w:tcPr>
            <w:tcW w:w="240" w:type="pct"/>
            <w:vAlign w:val="center"/>
          </w:tcPr>
          <w:p w14:paraId="3D936DB2">
            <w:pPr>
              <w:pStyle w:val="30"/>
            </w:pPr>
            <w:r>
              <w:rPr>
                <w:rFonts w:hint="eastAsia"/>
              </w:rPr>
              <w:t>1</w:t>
            </w:r>
          </w:p>
        </w:tc>
        <w:tc>
          <w:tcPr>
            <w:tcW w:w="240" w:type="pct"/>
            <w:vAlign w:val="center"/>
          </w:tcPr>
          <w:p w14:paraId="5BE408A6">
            <w:pPr>
              <w:pStyle w:val="30"/>
            </w:pPr>
            <w:r>
              <w:rPr>
                <w:rFonts w:hint="eastAsia"/>
              </w:rPr>
              <w:t>2.5</w:t>
            </w:r>
          </w:p>
        </w:tc>
        <w:tc>
          <w:tcPr>
            <w:tcW w:w="258" w:type="pct"/>
            <w:vAlign w:val="center"/>
          </w:tcPr>
          <w:p w14:paraId="562CB0FA">
            <w:pPr>
              <w:pStyle w:val="30"/>
            </w:pPr>
            <w:r>
              <w:rPr>
                <w:rFonts w:hint="eastAsia"/>
              </w:rPr>
              <w:t>2.5</w:t>
            </w:r>
          </w:p>
        </w:tc>
        <w:tc>
          <w:tcPr>
            <w:tcW w:w="343" w:type="pct"/>
            <w:vAlign w:val="center"/>
          </w:tcPr>
          <w:p w14:paraId="0B8E5D83">
            <w:pPr>
              <w:pStyle w:val="30"/>
            </w:pPr>
            <w:r>
              <w:rPr>
                <w:rFonts w:hint="eastAsia"/>
              </w:rPr>
              <w:t>6.1.16.2</w:t>
            </w:r>
          </w:p>
        </w:tc>
      </w:tr>
      <w:tr w14:paraId="4DBF3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513E5678">
            <w:pPr>
              <w:pStyle w:val="30"/>
            </w:pPr>
            <w:r>
              <w:rPr>
                <w:rFonts w:hint="eastAsia"/>
              </w:rPr>
              <w:t>528</w:t>
            </w:r>
          </w:p>
        </w:tc>
        <w:tc>
          <w:tcPr>
            <w:tcW w:w="240" w:type="pct"/>
            <w:vMerge w:val="continue"/>
            <w:vAlign w:val="center"/>
          </w:tcPr>
          <w:p w14:paraId="5F88251D">
            <w:pPr>
              <w:pStyle w:val="30"/>
            </w:pPr>
          </w:p>
        </w:tc>
        <w:tc>
          <w:tcPr>
            <w:tcW w:w="570" w:type="pct"/>
            <w:vMerge w:val="continue"/>
            <w:vAlign w:val="center"/>
          </w:tcPr>
          <w:p w14:paraId="0504BC7B">
            <w:pPr>
              <w:pStyle w:val="30"/>
            </w:pPr>
          </w:p>
        </w:tc>
        <w:tc>
          <w:tcPr>
            <w:tcW w:w="816" w:type="pct"/>
            <w:vMerge w:val="continue"/>
            <w:vAlign w:val="center"/>
          </w:tcPr>
          <w:p w14:paraId="21BF603A">
            <w:pPr>
              <w:pStyle w:val="30"/>
            </w:pPr>
          </w:p>
        </w:tc>
        <w:tc>
          <w:tcPr>
            <w:tcW w:w="942" w:type="pct"/>
            <w:vAlign w:val="center"/>
          </w:tcPr>
          <w:p w14:paraId="45DB449F">
            <w:pPr>
              <w:pStyle w:val="30"/>
            </w:pPr>
            <w:r>
              <w:rPr>
                <w:rFonts w:hint="eastAsia"/>
              </w:rPr>
              <w:t>消息队列</w:t>
            </w:r>
          </w:p>
        </w:tc>
        <w:tc>
          <w:tcPr>
            <w:tcW w:w="1146" w:type="pct"/>
            <w:vAlign w:val="center"/>
          </w:tcPr>
          <w:p w14:paraId="07E46068">
            <w:pPr>
              <w:pStyle w:val="30"/>
            </w:pPr>
          </w:p>
        </w:tc>
        <w:tc>
          <w:tcPr>
            <w:tcW w:w="240" w:type="pct"/>
            <w:vAlign w:val="center"/>
          </w:tcPr>
          <w:p w14:paraId="5F5324AF">
            <w:pPr>
              <w:pStyle w:val="30"/>
            </w:pPr>
            <w:r>
              <w:rPr>
                <w:rFonts w:hint="eastAsia"/>
              </w:rPr>
              <w:t>1</w:t>
            </w:r>
          </w:p>
        </w:tc>
        <w:tc>
          <w:tcPr>
            <w:tcW w:w="240" w:type="pct"/>
            <w:vAlign w:val="center"/>
          </w:tcPr>
          <w:p w14:paraId="13B3428A">
            <w:pPr>
              <w:pStyle w:val="30"/>
            </w:pPr>
            <w:r>
              <w:rPr>
                <w:rFonts w:hint="eastAsia"/>
              </w:rPr>
              <w:t>2.5</w:t>
            </w:r>
          </w:p>
        </w:tc>
        <w:tc>
          <w:tcPr>
            <w:tcW w:w="258" w:type="pct"/>
            <w:vAlign w:val="center"/>
          </w:tcPr>
          <w:p w14:paraId="5F0C705D">
            <w:pPr>
              <w:pStyle w:val="30"/>
            </w:pPr>
            <w:r>
              <w:rPr>
                <w:rFonts w:hint="eastAsia"/>
              </w:rPr>
              <w:t>2.5</w:t>
            </w:r>
          </w:p>
        </w:tc>
        <w:tc>
          <w:tcPr>
            <w:tcW w:w="343" w:type="pct"/>
            <w:vAlign w:val="center"/>
          </w:tcPr>
          <w:p w14:paraId="7B3F7D84">
            <w:pPr>
              <w:pStyle w:val="30"/>
            </w:pPr>
            <w:r>
              <w:rPr>
                <w:rFonts w:hint="eastAsia"/>
              </w:rPr>
              <w:t>6.1.16.2</w:t>
            </w:r>
          </w:p>
        </w:tc>
      </w:tr>
      <w:tr w14:paraId="6387E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C23ADF7">
            <w:pPr>
              <w:pStyle w:val="30"/>
            </w:pPr>
            <w:r>
              <w:rPr>
                <w:rFonts w:hint="eastAsia"/>
              </w:rPr>
              <w:t>529</w:t>
            </w:r>
          </w:p>
        </w:tc>
        <w:tc>
          <w:tcPr>
            <w:tcW w:w="240" w:type="pct"/>
            <w:vMerge w:val="continue"/>
            <w:vAlign w:val="center"/>
          </w:tcPr>
          <w:p w14:paraId="3FD5A603">
            <w:pPr>
              <w:pStyle w:val="30"/>
            </w:pPr>
          </w:p>
        </w:tc>
        <w:tc>
          <w:tcPr>
            <w:tcW w:w="570" w:type="pct"/>
            <w:vMerge w:val="continue"/>
            <w:vAlign w:val="center"/>
          </w:tcPr>
          <w:p w14:paraId="024E8D4C">
            <w:pPr>
              <w:pStyle w:val="30"/>
            </w:pPr>
          </w:p>
        </w:tc>
        <w:tc>
          <w:tcPr>
            <w:tcW w:w="816" w:type="pct"/>
            <w:vMerge w:val="continue"/>
            <w:vAlign w:val="center"/>
          </w:tcPr>
          <w:p w14:paraId="1A8F45AC">
            <w:pPr>
              <w:pStyle w:val="30"/>
            </w:pPr>
          </w:p>
        </w:tc>
        <w:tc>
          <w:tcPr>
            <w:tcW w:w="942" w:type="pct"/>
            <w:vMerge w:val="restart"/>
            <w:vAlign w:val="center"/>
          </w:tcPr>
          <w:p w14:paraId="05709FA6">
            <w:pPr>
              <w:pStyle w:val="30"/>
            </w:pPr>
            <w:r>
              <w:rPr>
                <w:rFonts w:hint="eastAsia"/>
              </w:rPr>
              <w:t>采集链路监控</w:t>
            </w:r>
          </w:p>
        </w:tc>
        <w:tc>
          <w:tcPr>
            <w:tcW w:w="1146" w:type="pct"/>
            <w:vAlign w:val="center"/>
          </w:tcPr>
          <w:p w14:paraId="4CA94459">
            <w:pPr>
              <w:pStyle w:val="30"/>
            </w:pPr>
            <w:r>
              <w:rPr>
                <w:rFonts w:hint="eastAsia"/>
              </w:rPr>
              <w:t>链路监控管理</w:t>
            </w:r>
          </w:p>
        </w:tc>
        <w:tc>
          <w:tcPr>
            <w:tcW w:w="240" w:type="pct"/>
            <w:vAlign w:val="center"/>
          </w:tcPr>
          <w:p w14:paraId="14AFE825">
            <w:pPr>
              <w:pStyle w:val="30"/>
            </w:pPr>
            <w:r>
              <w:rPr>
                <w:rFonts w:hint="eastAsia"/>
              </w:rPr>
              <w:t>1</w:t>
            </w:r>
          </w:p>
        </w:tc>
        <w:tc>
          <w:tcPr>
            <w:tcW w:w="240" w:type="pct"/>
            <w:vAlign w:val="center"/>
          </w:tcPr>
          <w:p w14:paraId="3B6996CD">
            <w:pPr>
              <w:pStyle w:val="30"/>
            </w:pPr>
            <w:r>
              <w:rPr>
                <w:rFonts w:hint="eastAsia"/>
              </w:rPr>
              <w:t>2.5</w:t>
            </w:r>
          </w:p>
        </w:tc>
        <w:tc>
          <w:tcPr>
            <w:tcW w:w="258" w:type="pct"/>
            <w:vAlign w:val="center"/>
          </w:tcPr>
          <w:p w14:paraId="5CCB1BA0">
            <w:pPr>
              <w:pStyle w:val="30"/>
            </w:pPr>
            <w:r>
              <w:rPr>
                <w:rFonts w:hint="eastAsia"/>
              </w:rPr>
              <w:t>2.5</w:t>
            </w:r>
          </w:p>
        </w:tc>
        <w:tc>
          <w:tcPr>
            <w:tcW w:w="343" w:type="pct"/>
            <w:vAlign w:val="center"/>
          </w:tcPr>
          <w:p w14:paraId="76EFAB34">
            <w:pPr>
              <w:pStyle w:val="30"/>
            </w:pPr>
            <w:r>
              <w:rPr>
                <w:rFonts w:hint="eastAsia"/>
              </w:rPr>
              <w:t>6.1.16.2</w:t>
            </w:r>
          </w:p>
        </w:tc>
      </w:tr>
      <w:tr w14:paraId="5D6E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6ED65BC7">
            <w:pPr>
              <w:pStyle w:val="30"/>
            </w:pPr>
            <w:r>
              <w:rPr>
                <w:rFonts w:hint="eastAsia"/>
              </w:rPr>
              <w:t>530</w:t>
            </w:r>
          </w:p>
        </w:tc>
        <w:tc>
          <w:tcPr>
            <w:tcW w:w="240" w:type="pct"/>
            <w:vMerge w:val="continue"/>
            <w:vAlign w:val="center"/>
          </w:tcPr>
          <w:p w14:paraId="308BD8BB">
            <w:pPr>
              <w:pStyle w:val="30"/>
            </w:pPr>
          </w:p>
        </w:tc>
        <w:tc>
          <w:tcPr>
            <w:tcW w:w="570" w:type="pct"/>
            <w:vMerge w:val="continue"/>
            <w:vAlign w:val="center"/>
          </w:tcPr>
          <w:p w14:paraId="00064618">
            <w:pPr>
              <w:pStyle w:val="30"/>
            </w:pPr>
          </w:p>
        </w:tc>
        <w:tc>
          <w:tcPr>
            <w:tcW w:w="816" w:type="pct"/>
            <w:vMerge w:val="continue"/>
            <w:vAlign w:val="center"/>
          </w:tcPr>
          <w:p w14:paraId="0BBBB720">
            <w:pPr>
              <w:pStyle w:val="30"/>
            </w:pPr>
          </w:p>
        </w:tc>
        <w:tc>
          <w:tcPr>
            <w:tcW w:w="942" w:type="pct"/>
            <w:vMerge w:val="continue"/>
            <w:vAlign w:val="center"/>
          </w:tcPr>
          <w:p w14:paraId="3B6D0724">
            <w:pPr>
              <w:pStyle w:val="30"/>
            </w:pPr>
          </w:p>
        </w:tc>
        <w:tc>
          <w:tcPr>
            <w:tcW w:w="1146" w:type="pct"/>
            <w:vAlign w:val="center"/>
          </w:tcPr>
          <w:p w14:paraId="60B7C045">
            <w:pPr>
              <w:pStyle w:val="30"/>
            </w:pPr>
            <w:r>
              <w:rPr>
                <w:rFonts w:hint="eastAsia"/>
              </w:rPr>
              <w:t>链路监控日志</w:t>
            </w:r>
          </w:p>
        </w:tc>
        <w:tc>
          <w:tcPr>
            <w:tcW w:w="240" w:type="pct"/>
            <w:vMerge w:val="restart"/>
            <w:vAlign w:val="center"/>
          </w:tcPr>
          <w:p w14:paraId="0457F6AE">
            <w:pPr>
              <w:pStyle w:val="30"/>
            </w:pPr>
            <w:r>
              <w:rPr>
                <w:rFonts w:hint="eastAsia"/>
              </w:rPr>
              <w:t>1</w:t>
            </w:r>
          </w:p>
        </w:tc>
        <w:tc>
          <w:tcPr>
            <w:tcW w:w="240" w:type="pct"/>
            <w:vAlign w:val="center"/>
          </w:tcPr>
          <w:p w14:paraId="3D9F1BFF">
            <w:pPr>
              <w:pStyle w:val="30"/>
            </w:pPr>
            <w:r>
              <w:rPr>
                <w:rFonts w:hint="eastAsia"/>
              </w:rPr>
              <w:t>2.5</w:t>
            </w:r>
          </w:p>
        </w:tc>
        <w:tc>
          <w:tcPr>
            <w:tcW w:w="258" w:type="pct"/>
            <w:vMerge w:val="restart"/>
            <w:vAlign w:val="center"/>
          </w:tcPr>
          <w:p w14:paraId="1C01D49D">
            <w:pPr>
              <w:pStyle w:val="30"/>
            </w:pPr>
            <w:r>
              <w:rPr>
                <w:rFonts w:hint="eastAsia"/>
              </w:rPr>
              <w:t>2.5</w:t>
            </w:r>
          </w:p>
        </w:tc>
        <w:tc>
          <w:tcPr>
            <w:tcW w:w="343" w:type="pct"/>
            <w:vAlign w:val="center"/>
          </w:tcPr>
          <w:p w14:paraId="0D464FBF">
            <w:pPr>
              <w:pStyle w:val="30"/>
            </w:pPr>
            <w:r>
              <w:rPr>
                <w:rFonts w:hint="eastAsia"/>
              </w:rPr>
              <w:t>6.1.16.2</w:t>
            </w:r>
          </w:p>
        </w:tc>
      </w:tr>
      <w:tr w14:paraId="4F7F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64227B94">
            <w:pPr>
              <w:pStyle w:val="30"/>
            </w:pPr>
            <w:r>
              <w:rPr>
                <w:rFonts w:hint="eastAsia"/>
              </w:rPr>
              <w:t>531</w:t>
            </w:r>
          </w:p>
        </w:tc>
        <w:tc>
          <w:tcPr>
            <w:tcW w:w="240" w:type="pct"/>
            <w:vMerge w:val="continue"/>
            <w:vAlign w:val="center"/>
          </w:tcPr>
          <w:p w14:paraId="19EBDACC">
            <w:pPr>
              <w:pStyle w:val="30"/>
            </w:pPr>
          </w:p>
        </w:tc>
        <w:tc>
          <w:tcPr>
            <w:tcW w:w="570" w:type="pct"/>
            <w:vMerge w:val="continue"/>
            <w:vAlign w:val="center"/>
          </w:tcPr>
          <w:p w14:paraId="08358B85">
            <w:pPr>
              <w:pStyle w:val="30"/>
            </w:pPr>
          </w:p>
        </w:tc>
        <w:tc>
          <w:tcPr>
            <w:tcW w:w="816" w:type="pct"/>
            <w:vMerge w:val="continue"/>
            <w:vAlign w:val="center"/>
          </w:tcPr>
          <w:p w14:paraId="093624C4">
            <w:pPr>
              <w:pStyle w:val="30"/>
            </w:pPr>
          </w:p>
        </w:tc>
        <w:tc>
          <w:tcPr>
            <w:tcW w:w="942" w:type="pct"/>
            <w:vMerge w:val="continue"/>
            <w:vAlign w:val="center"/>
          </w:tcPr>
          <w:p w14:paraId="7D2D368F">
            <w:pPr>
              <w:pStyle w:val="30"/>
            </w:pPr>
          </w:p>
        </w:tc>
        <w:tc>
          <w:tcPr>
            <w:tcW w:w="1146" w:type="pct"/>
            <w:vAlign w:val="center"/>
          </w:tcPr>
          <w:p w14:paraId="4A931777">
            <w:pPr>
              <w:pStyle w:val="30"/>
            </w:pPr>
            <w:r>
              <w:rPr>
                <w:rFonts w:hint="eastAsia"/>
              </w:rPr>
              <w:t>链路监控告警</w:t>
            </w:r>
          </w:p>
        </w:tc>
        <w:tc>
          <w:tcPr>
            <w:tcW w:w="240" w:type="pct"/>
            <w:vMerge w:val="continue"/>
            <w:vAlign w:val="center"/>
          </w:tcPr>
          <w:p w14:paraId="07F81277">
            <w:pPr>
              <w:pStyle w:val="30"/>
            </w:pPr>
          </w:p>
        </w:tc>
        <w:tc>
          <w:tcPr>
            <w:tcW w:w="240" w:type="pct"/>
            <w:vAlign w:val="center"/>
          </w:tcPr>
          <w:p w14:paraId="52E917BA">
            <w:pPr>
              <w:pStyle w:val="30"/>
            </w:pPr>
            <w:r>
              <w:rPr>
                <w:rFonts w:hint="eastAsia"/>
              </w:rPr>
              <w:t>2.5</w:t>
            </w:r>
          </w:p>
        </w:tc>
        <w:tc>
          <w:tcPr>
            <w:tcW w:w="258" w:type="pct"/>
            <w:vMerge w:val="continue"/>
            <w:vAlign w:val="center"/>
          </w:tcPr>
          <w:p w14:paraId="534012C3">
            <w:pPr>
              <w:pStyle w:val="30"/>
            </w:pPr>
          </w:p>
        </w:tc>
        <w:tc>
          <w:tcPr>
            <w:tcW w:w="343" w:type="pct"/>
            <w:vAlign w:val="center"/>
          </w:tcPr>
          <w:p w14:paraId="5C1C94A9">
            <w:pPr>
              <w:pStyle w:val="30"/>
            </w:pPr>
            <w:r>
              <w:rPr>
                <w:rFonts w:hint="eastAsia"/>
              </w:rPr>
              <w:t>6.1.16.2</w:t>
            </w:r>
          </w:p>
        </w:tc>
      </w:tr>
      <w:tr w14:paraId="11F00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C5BC530">
            <w:pPr>
              <w:pStyle w:val="30"/>
            </w:pPr>
            <w:r>
              <w:rPr>
                <w:rFonts w:hint="eastAsia"/>
              </w:rPr>
              <w:t>532</w:t>
            </w:r>
          </w:p>
        </w:tc>
        <w:tc>
          <w:tcPr>
            <w:tcW w:w="240" w:type="pct"/>
            <w:vMerge w:val="continue"/>
            <w:vAlign w:val="center"/>
          </w:tcPr>
          <w:p w14:paraId="67A8B54D">
            <w:pPr>
              <w:pStyle w:val="30"/>
            </w:pPr>
          </w:p>
        </w:tc>
        <w:tc>
          <w:tcPr>
            <w:tcW w:w="570" w:type="pct"/>
            <w:vMerge w:val="continue"/>
            <w:vAlign w:val="center"/>
          </w:tcPr>
          <w:p w14:paraId="4E403658">
            <w:pPr>
              <w:pStyle w:val="30"/>
            </w:pPr>
          </w:p>
        </w:tc>
        <w:tc>
          <w:tcPr>
            <w:tcW w:w="816" w:type="pct"/>
            <w:vMerge w:val="continue"/>
            <w:vAlign w:val="center"/>
          </w:tcPr>
          <w:p w14:paraId="1071B2FA">
            <w:pPr>
              <w:pStyle w:val="30"/>
            </w:pPr>
          </w:p>
        </w:tc>
        <w:tc>
          <w:tcPr>
            <w:tcW w:w="942" w:type="pct"/>
            <w:vMerge w:val="restart"/>
            <w:vAlign w:val="center"/>
          </w:tcPr>
          <w:p w14:paraId="74EBCE99">
            <w:pPr>
              <w:pStyle w:val="30"/>
            </w:pPr>
            <w:r>
              <w:rPr>
                <w:rFonts w:hint="eastAsia"/>
              </w:rPr>
              <w:t>数据比对</w:t>
            </w:r>
          </w:p>
        </w:tc>
        <w:tc>
          <w:tcPr>
            <w:tcW w:w="1146" w:type="pct"/>
            <w:vAlign w:val="center"/>
          </w:tcPr>
          <w:p w14:paraId="1561C31D">
            <w:pPr>
              <w:pStyle w:val="30"/>
            </w:pPr>
            <w:r>
              <w:rPr>
                <w:rFonts w:hint="eastAsia"/>
              </w:rPr>
              <w:t>库表比对</w:t>
            </w:r>
          </w:p>
        </w:tc>
        <w:tc>
          <w:tcPr>
            <w:tcW w:w="240" w:type="pct"/>
            <w:vAlign w:val="center"/>
          </w:tcPr>
          <w:p w14:paraId="6286E901">
            <w:pPr>
              <w:pStyle w:val="30"/>
            </w:pPr>
            <w:r>
              <w:rPr>
                <w:rFonts w:hint="eastAsia"/>
              </w:rPr>
              <w:t>2</w:t>
            </w:r>
          </w:p>
        </w:tc>
        <w:tc>
          <w:tcPr>
            <w:tcW w:w="240" w:type="pct"/>
            <w:vAlign w:val="center"/>
          </w:tcPr>
          <w:p w14:paraId="6CA5B16A">
            <w:pPr>
              <w:pStyle w:val="30"/>
            </w:pPr>
            <w:r>
              <w:rPr>
                <w:rFonts w:hint="eastAsia"/>
              </w:rPr>
              <w:t>2.5</w:t>
            </w:r>
          </w:p>
        </w:tc>
        <w:tc>
          <w:tcPr>
            <w:tcW w:w="258" w:type="pct"/>
            <w:vAlign w:val="center"/>
          </w:tcPr>
          <w:p w14:paraId="2B94187C">
            <w:pPr>
              <w:pStyle w:val="30"/>
            </w:pPr>
            <w:r>
              <w:rPr>
                <w:rFonts w:hint="eastAsia"/>
              </w:rPr>
              <w:t>5</w:t>
            </w:r>
          </w:p>
        </w:tc>
        <w:tc>
          <w:tcPr>
            <w:tcW w:w="343" w:type="pct"/>
            <w:vAlign w:val="center"/>
          </w:tcPr>
          <w:p w14:paraId="6B7C12F4">
            <w:pPr>
              <w:pStyle w:val="30"/>
            </w:pPr>
            <w:r>
              <w:rPr>
                <w:rFonts w:hint="eastAsia"/>
              </w:rPr>
              <w:t>6.1.16.2</w:t>
            </w:r>
          </w:p>
        </w:tc>
      </w:tr>
      <w:tr w14:paraId="53254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037A530">
            <w:pPr>
              <w:pStyle w:val="30"/>
            </w:pPr>
            <w:r>
              <w:rPr>
                <w:rFonts w:hint="eastAsia"/>
              </w:rPr>
              <w:t>533</w:t>
            </w:r>
          </w:p>
        </w:tc>
        <w:tc>
          <w:tcPr>
            <w:tcW w:w="240" w:type="pct"/>
            <w:vMerge w:val="continue"/>
            <w:vAlign w:val="center"/>
          </w:tcPr>
          <w:p w14:paraId="31C90019">
            <w:pPr>
              <w:pStyle w:val="30"/>
            </w:pPr>
          </w:p>
        </w:tc>
        <w:tc>
          <w:tcPr>
            <w:tcW w:w="570" w:type="pct"/>
            <w:vMerge w:val="continue"/>
            <w:vAlign w:val="center"/>
          </w:tcPr>
          <w:p w14:paraId="07159ADF">
            <w:pPr>
              <w:pStyle w:val="30"/>
            </w:pPr>
          </w:p>
        </w:tc>
        <w:tc>
          <w:tcPr>
            <w:tcW w:w="816" w:type="pct"/>
            <w:vMerge w:val="continue"/>
            <w:vAlign w:val="center"/>
          </w:tcPr>
          <w:p w14:paraId="62E3240B">
            <w:pPr>
              <w:pStyle w:val="30"/>
            </w:pPr>
          </w:p>
        </w:tc>
        <w:tc>
          <w:tcPr>
            <w:tcW w:w="942" w:type="pct"/>
            <w:vMerge w:val="continue"/>
            <w:vAlign w:val="center"/>
          </w:tcPr>
          <w:p w14:paraId="3EEA9B54">
            <w:pPr>
              <w:pStyle w:val="30"/>
            </w:pPr>
          </w:p>
        </w:tc>
        <w:tc>
          <w:tcPr>
            <w:tcW w:w="1146" w:type="pct"/>
            <w:vAlign w:val="center"/>
          </w:tcPr>
          <w:p w14:paraId="4955BD7B">
            <w:pPr>
              <w:pStyle w:val="30"/>
            </w:pPr>
            <w:r>
              <w:rPr>
                <w:rFonts w:hint="eastAsia"/>
              </w:rPr>
              <w:t>文件比对</w:t>
            </w:r>
          </w:p>
        </w:tc>
        <w:tc>
          <w:tcPr>
            <w:tcW w:w="240" w:type="pct"/>
            <w:vAlign w:val="center"/>
          </w:tcPr>
          <w:p w14:paraId="7952FAF6">
            <w:pPr>
              <w:pStyle w:val="30"/>
            </w:pPr>
            <w:r>
              <w:rPr>
                <w:rFonts w:hint="eastAsia"/>
              </w:rPr>
              <w:t>2</w:t>
            </w:r>
          </w:p>
        </w:tc>
        <w:tc>
          <w:tcPr>
            <w:tcW w:w="240" w:type="pct"/>
            <w:vAlign w:val="center"/>
          </w:tcPr>
          <w:p w14:paraId="7F72A30E">
            <w:pPr>
              <w:pStyle w:val="30"/>
            </w:pPr>
            <w:r>
              <w:rPr>
                <w:rFonts w:hint="eastAsia"/>
              </w:rPr>
              <w:t>2.5</w:t>
            </w:r>
          </w:p>
        </w:tc>
        <w:tc>
          <w:tcPr>
            <w:tcW w:w="258" w:type="pct"/>
            <w:vAlign w:val="center"/>
          </w:tcPr>
          <w:p w14:paraId="6BE63B4E">
            <w:pPr>
              <w:pStyle w:val="30"/>
            </w:pPr>
            <w:r>
              <w:rPr>
                <w:rFonts w:hint="eastAsia"/>
              </w:rPr>
              <w:t>5</w:t>
            </w:r>
          </w:p>
        </w:tc>
        <w:tc>
          <w:tcPr>
            <w:tcW w:w="343" w:type="pct"/>
            <w:vAlign w:val="center"/>
          </w:tcPr>
          <w:p w14:paraId="7A7E1CD6">
            <w:pPr>
              <w:pStyle w:val="30"/>
            </w:pPr>
            <w:r>
              <w:rPr>
                <w:rFonts w:hint="eastAsia"/>
              </w:rPr>
              <w:t>6.1.16.2</w:t>
            </w:r>
          </w:p>
        </w:tc>
      </w:tr>
      <w:tr w14:paraId="151B2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8362E1B">
            <w:pPr>
              <w:pStyle w:val="30"/>
            </w:pPr>
            <w:r>
              <w:rPr>
                <w:rFonts w:hint="eastAsia"/>
              </w:rPr>
              <w:t>534</w:t>
            </w:r>
          </w:p>
        </w:tc>
        <w:tc>
          <w:tcPr>
            <w:tcW w:w="240" w:type="pct"/>
            <w:vMerge w:val="continue"/>
            <w:vAlign w:val="center"/>
          </w:tcPr>
          <w:p w14:paraId="3193ABC2">
            <w:pPr>
              <w:pStyle w:val="30"/>
            </w:pPr>
          </w:p>
        </w:tc>
        <w:tc>
          <w:tcPr>
            <w:tcW w:w="570" w:type="pct"/>
            <w:vMerge w:val="continue"/>
            <w:vAlign w:val="center"/>
          </w:tcPr>
          <w:p w14:paraId="0931052D">
            <w:pPr>
              <w:pStyle w:val="30"/>
            </w:pPr>
          </w:p>
        </w:tc>
        <w:tc>
          <w:tcPr>
            <w:tcW w:w="816" w:type="pct"/>
            <w:vMerge w:val="restart"/>
            <w:vAlign w:val="center"/>
          </w:tcPr>
          <w:p w14:paraId="38A03EB4">
            <w:pPr>
              <w:pStyle w:val="30"/>
            </w:pPr>
            <w:r>
              <w:rPr>
                <w:rFonts w:hint="eastAsia"/>
              </w:rPr>
              <w:t>数据汇聚管理</w:t>
            </w:r>
          </w:p>
        </w:tc>
        <w:tc>
          <w:tcPr>
            <w:tcW w:w="942" w:type="pct"/>
            <w:vAlign w:val="center"/>
          </w:tcPr>
          <w:p w14:paraId="7692516F">
            <w:pPr>
              <w:pStyle w:val="30"/>
            </w:pPr>
            <w:r>
              <w:rPr>
                <w:rFonts w:hint="eastAsia"/>
              </w:rPr>
              <w:t>数据源管理</w:t>
            </w:r>
          </w:p>
        </w:tc>
        <w:tc>
          <w:tcPr>
            <w:tcW w:w="1146" w:type="pct"/>
            <w:vAlign w:val="center"/>
          </w:tcPr>
          <w:p w14:paraId="664B0B8E">
            <w:pPr>
              <w:pStyle w:val="30"/>
            </w:pPr>
          </w:p>
        </w:tc>
        <w:tc>
          <w:tcPr>
            <w:tcW w:w="240" w:type="pct"/>
            <w:vAlign w:val="center"/>
          </w:tcPr>
          <w:p w14:paraId="680726B8">
            <w:pPr>
              <w:pStyle w:val="30"/>
            </w:pPr>
            <w:r>
              <w:rPr>
                <w:rFonts w:hint="eastAsia"/>
              </w:rPr>
              <w:t>1.5</w:t>
            </w:r>
          </w:p>
        </w:tc>
        <w:tc>
          <w:tcPr>
            <w:tcW w:w="240" w:type="pct"/>
            <w:vAlign w:val="center"/>
          </w:tcPr>
          <w:p w14:paraId="75653C67">
            <w:pPr>
              <w:pStyle w:val="30"/>
            </w:pPr>
            <w:r>
              <w:rPr>
                <w:rFonts w:hint="eastAsia"/>
              </w:rPr>
              <w:t>2.5</w:t>
            </w:r>
          </w:p>
        </w:tc>
        <w:tc>
          <w:tcPr>
            <w:tcW w:w="258" w:type="pct"/>
            <w:vAlign w:val="center"/>
          </w:tcPr>
          <w:p w14:paraId="47CB3A45">
            <w:pPr>
              <w:pStyle w:val="30"/>
            </w:pPr>
            <w:r>
              <w:rPr>
                <w:rFonts w:hint="eastAsia"/>
              </w:rPr>
              <w:t>3.75</w:t>
            </w:r>
          </w:p>
        </w:tc>
        <w:tc>
          <w:tcPr>
            <w:tcW w:w="343" w:type="pct"/>
            <w:vAlign w:val="center"/>
          </w:tcPr>
          <w:p w14:paraId="5A8756D6">
            <w:pPr>
              <w:pStyle w:val="30"/>
            </w:pPr>
            <w:r>
              <w:rPr>
                <w:rFonts w:hint="eastAsia"/>
              </w:rPr>
              <w:t>6.1.16.2</w:t>
            </w:r>
          </w:p>
        </w:tc>
      </w:tr>
      <w:tr w14:paraId="6C9F5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EAF63F2">
            <w:pPr>
              <w:pStyle w:val="30"/>
            </w:pPr>
            <w:r>
              <w:rPr>
                <w:rFonts w:hint="eastAsia"/>
              </w:rPr>
              <w:t>535</w:t>
            </w:r>
          </w:p>
        </w:tc>
        <w:tc>
          <w:tcPr>
            <w:tcW w:w="240" w:type="pct"/>
            <w:vMerge w:val="continue"/>
            <w:vAlign w:val="center"/>
          </w:tcPr>
          <w:p w14:paraId="399A2011">
            <w:pPr>
              <w:pStyle w:val="30"/>
            </w:pPr>
          </w:p>
        </w:tc>
        <w:tc>
          <w:tcPr>
            <w:tcW w:w="570" w:type="pct"/>
            <w:vMerge w:val="continue"/>
            <w:vAlign w:val="center"/>
          </w:tcPr>
          <w:p w14:paraId="68CD0E41">
            <w:pPr>
              <w:pStyle w:val="30"/>
            </w:pPr>
          </w:p>
        </w:tc>
        <w:tc>
          <w:tcPr>
            <w:tcW w:w="816" w:type="pct"/>
            <w:vMerge w:val="continue"/>
            <w:vAlign w:val="center"/>
          </w:tcPr>
          <w:p w14:paraId="1DA8CAE7">
            <w:pPr>
              <w:pStyle w:val="30"/>
            </w:pPr>
          </w:p>
        </w:tc>
        <w:tc>
          <w:tcPr>
            <w:tcW w:w="942" w:type="pct"/>
            <w:vAlign w:val="center"/>
          </w:tcPr>
          <w:p w14:paraId="6F7CB9FC">
            <w:pPr>
              <w:pStyle w:val="30"/>
            </w:pPr>
            <w:r>
              <w:rPr>
                <w:rFonts w:hint="eastAsia"/>
              </w:rPr>
              <w:t>数据加载</w:t>
            </w:r>
          </w:p>
        </w:tc>
        <w:tc>
          <w:tcPr>
            <w:tcW w:w="1146" w:type="pct"/>
            <w:vAlign w:val="center"/>
          </w:tcPr>
          <w:p w14:paraId="1EF7EFFC">
            <w:pPr>
              <w:pStyle w:val="30"/>
            </w:pPr>
          </w:p>
        </w:tc>
        <w:tc>
          <w:tcPr>
            <w:tcW w:w="240" w:type="pct"/>
            <w:vAlign w:val="center"/>
          </w:tcPr>
          <w:p w14:paraId="28BE5EB4">
            <w:pPr>
              <w:pStyle w:val="30"/>
            </w:pPr>
            <w:r>
              <w:rPr>
                <w:rFonts w:hint="eastAsia"/>
              </w:rPr>
              <w:t>1.5</w:t>
            </w:r>
          </w:p>
        </w:tc>
        <w:tc>
          <w:tcPr>
            <w:tcW w:w="240" w:type="pct"/>
            <w:vAlign w:val="center"/>
          </w:tcPr>
          <w:p w14:paraId="2A43F629">
            <w:pPr>
              <w:pStyle w:val="30"/>
            </w:pPr>
            <w:r>
              <w:rPr>
                <w:rFonts w:hint="eastAsia"/>
              </w:rPr>
              <w:t>2.5</w:t>
            </w:r>
          </w:p>
        </w:tc>
        <w:tc>
          <w:tcPr>
            <w:tcW w:w="258" w:type="pct"/>
            <w:vAlign w:val="center"/>
          </w:tcPr>
          <w:p w14:paraId="0C474369">
            <w:pPr>
              <w:pStyle w:val="30"/>
            </w:pPr>
            <w:r>
              <w:rPr>
                <w:rFonts w:hint="eastAsia"/>
              </w:rPr>
              <w:t>3.75</w:t>
            </w:r>
          </w:p>
        </w:tc>
        <w:tc>
          <w:tcPr>
            <w:tcW w:w="343" w:type="pct"/>
            <w:vAlign w:val="center"/>
          </w:tcPr>
          <w:p w14:paraId="24F1D5AF">
            <w:pPr>
              <w:pStyle w:val="30"/>
            </w:pPr>
            <w:r>
              <w:rPr>
                <w:rFonts w:hint="eastAsia"/>
              </w:rPr>
              <w:t>6.1.16.2</w:t>
            </w:r>
          </w:p>
        </w:tc>
      </w:tr>
      <w:tr w14:paraId="6EBB2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383706BD">
            <w:pPr>
              <w:pStyle w:val="30"/>
            </w:pPr>
            <w:r>
              <w:rPr>
                <w:rFonts w:hint="eastAsia"/>
              </w:rPr>
              <w:t>536</w:t>
            </w:r>
          </w:p>
        </w:tc>
        <w:tc>
          <w:tcPr>
            <w:tcW w:w="240" w:type="pct"/>
            <w:vMerge w:val="continue"/>
            <w:vAlign w:val="center"/>
          </w:tcPr>
          <w:p w14:paraId="320A4D9D">
            <w:pPr>
              <w:pStyle w:val="30"/>
            </w:pPr>
          </w:p>
        </w:tc>
        <w:tc>
          <w:tcPr>
            <w:tcW w:w="570" w:type="pct"/>
            <w:vMerge w:val="continue"/>
            <w:vAlign w:val="center"/>
          </w:tcPr>
          <w:p w14:paraId="5050486A">
            <w:pPr>
              <w:pStyle w:val="30"/>
            </w:pPr>
          </w:p>
        </w:tc>
        <w:tc>
          <w:tcPr>
            <w:tcW w:w="816" w:type="pct"/>
            <w:vMerge w:val="restart"/>
            <w:vAlign w:val="center"/>
          </w:tcPr>
          <w:p w14:paraId="32F6F62E">
            <w:pPr>
              <w:pStyle w:val="30"/>
            </w:pPr>
            <w:r>
              <w:rPr>
                <w:rFonts w:hint="eastAsia"/>
              </w:rPr>
              <w:t>数据湖仓管理</w:t>
            </w:r>
          </w:p>
        </w:tc>
        <w:tc>
          <w:tcPr>
            <w:tcW w:w="942" w:type="pct"/>
            <w:vAlign w:val="center"/>
          </w:tcPr>
          <w:p w14:paraId="474F1D39">
            <w:pPr>
              <w:pStyle w:val="30"/>
            </w:pPr>
            <w:r>
              <w:rPr>
                <w:rFonts w:hint="eastAsia"/>
              </w:rPr>
              <w:t>湖仓分层</w:t>
            </w:r>
          </w:p>
        </w:tc>
        <w:tc>
          <w:tcPr>
            <w:tcW w:w="1146" w:type="pct"/>
            <w:vAlign w:val="center"/>
          </w:tcPr>
          <w:p w14:paraId="4120FDBB">
            <w:pPr>
              <w:pStyle w:val="30"/>
            </w:pPr>
          </w:p>
        </w:tc>
        <w:tc>
          <w:tcPr>
            <w:tcW w:w="240" w:type="pct"/>
            <w:vAlign w:val="center"/>
          </w:tcPr>
          <w:p w14:paraId="29B2C999">
            <w:pPr>
              <w:pStyle w:val="30"/>
            </w:pPr>
            <w:r>
              <w:rPr>
                <w:rFonts w:hint="eastAsia"/>
              </w:rPr>
              <w:t>2</w:t>
            </w:r>
          </w:p>
        </w:tc>
        <w:tc>
          <w:tcPr>
            <w:tcW w:w="240" w:type="pct"/>
            <w:vAlign w:val="center"/>
          </w:tcPr>
          <w:p w14:paraId="4AECC42E">
            <w:pPr>
              <w:pStyle w:val="30"/>
            </w:pPr>
            <w:r>
              <w:rPr>
                <w:rFonts w:hint="eastAsia"/>
              </w:rPr>
              <w:t>2.5</w:t>
            </w:r>
          </w:p>
        </w:tc>
        <w:tc>
          <w:tcPr>
            <w:tcW w:w="258" w:type="pct"/>
            <w:vAlign w:val="center"/>
          </w:tcPr>
          <w:p w14:paraId="782EEB21">
            <w:pPr>
              <w:pStyle w:val="30"/>
            </w:pPr>
            <w:r>
              <w:rPr>
                <w:rFonts w:hint="eastAsia"/>
              </w:rPr>
              <w:t>5</w:t>
            </w:r>
          </w:p>
        </w:tc>
        <w:tc>
          <w:tcPr>
            <w:tcW w:w="343" w:type="pct"/>
            <w:vAlign w:val="center"/>
          </w:tcPr>
          <w:p w14:paraId="3AFF49B3">
            <w:pPr>
              <w:pStyle w:val="30"/>
            </w:pPr>
            <w:r>
              <w:rPr>
                <w:rFonts w:hint="eastAsia"/>
              </w:rPr>
              <w:t>6.1.16.2</w:t>
            </w:r>
          </w:p>
        </w:tc>
      </w:tr>
      <w:tr w14:paraId="624E8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C4CFC27">
            <w:pPr>
              <w:pStyle w:val="30"/>
            </w:pPr>
            <w:r>
              <w:rPr>
                <w:rFonts w:hint="eastAsia"/>
              </w:rPr>
              <w:t>537</w:t>
            </w:r>
          </w:p>
        </w:tc>
        <w:tc>
          <w:tcPr>
            <w:tcW w:w="240" w:type="pct"/>
            <w:vMerge w:val="continue"/>
            <w:vAlign w:val="center"/>
          </w:tcPr>
          <w:p w14:paraId="50722F52">
            <w:pPr>
              <w:pStyle w:val="30"/>
            </w:pPr>
          </w:p>
        </w:tc>
        <w:tc>
          <w:tcPr>
            <w:tcW w:w="570" w:type="pct"/>
            <w:vMerge w:val="continue"/>
            <w:vAlign w:val="center"/>
          </w:tcPr>
          <w:p w14:paraId="478E3DBF">
            <w:pPr>
              <w:pStyle w:val="30"/>
            </w:pPr>
          </w:p>
        </w:tc>
        <w:tc>
          <w:tcPr>
            <w:tcW w:w="816" w:type="pct"/>
            <w:vMerge w:val="continue"/>
            <w:vAlign w:val="center"/>
          </w:tcPr>
          <w:p w14:paraId="36E3A3E0">
            <w:pPr>
              <w:pStyle w:val="30"/>
            </w:pPr>
          </w:p>
        </w:tc>
        <w:tc>
          <w:tcPr>
            <w:tcW w:w="942" w:type="pct"/>
            <w:vMerge w:val="restart"/>
            <w:vAlign w:val="center"/>
          </w:tcPr>
          <w:p w14:paraId="561299E5">
            <w:pPr>
              <w:pStyle w:val="30"/>
            </w:pPr>
            <w:r>
              <w:rPr>
                <w:rFonts w:hint="eastAsia"/>
              </w:rPr>
              <w:t>湖仓建模</w:t>
            </w:r>
          </w:p>
        </w:tc>
        <w:tc>
          <w:tcPr>
            <w:tcW w:w="1146" w:type="pct"/>
            <w:vAlign w:val="center"/>
          </w:tcPr>
          <w:p w14:paraId="22A6D802">
            <w:pPr>
              <w:pStyle w:val="30"/>
            </w:pPr>
            <w:r>
              <w:rPr>
                <w:rFonts w:hint="eastAsia"/>
              </w:rPr>
              <w:t>模型信息维护</w:t>
            </w:r>
          </w:p>
        </w:tc>
        <w:tc>
          <w:tcPr>
            <w:tcW w:w="240" w:type="pct"/>
            <w:vAlign w:val="center"/>
          </w:tcPr>
          <w:p w14:paraId="75B99B31">
            <w:pPr>
              <w:pStyle w:val="30"/>
            </w:pPr>
            <w:r>
              <w:rPr>
                <w:rFonts w:hint="eastAsia"/>
              </w:rPr>
              <w:t>1</w:t>
            </w:r>
          </w:p>
        </w:tc>
        <w:tc>
          <w:tcPr>
            <w:tcW w:w="240" w:type="pct"/>
            <w:vAlign w:val="center"/>
          </w:tcPr>
          <w:p w14:paraId="6C83982A">
            <w:pPr>
              <w:pStyle w:val="30"/>
            </w:pPr>
            <w:r>
              <w:rPr>
                <w:rFonts w:hint="eastAsia"/>
              </w:rPr>
              <w:t>2.5</w:t>
            </w:r>
          </w:p>
        </w:tc>
        <w:tc>
          <w:tcPr>
            <w:tcW w:w="258" w:type="pct"/>
            <w:vAlign w:val="center"/>
          </w:tcPr>
          <w:p w14:paraId="0F717CB8">
            <w:pPr>
              <w:pStyle w:val="30"/>
            </w:pPr>
            <w:r>
              <w:rPr>
                <w:rFonts w:hint="eastAsia"/>
              </w:rPr>
              <w:t>2.5</w:t>
            </w:r>
          </w:p>
        </w:tc>
        <w:tc>
          <w:tcPr>
            <w:tcW w:w="343" w:type="pct"/>
            <w:vAlign w:val="center"/>
          </w:tcPr>
          <w:p w14:paraId="0FCA6342">
            <w:pPr>
              <w:pStyle w:val="30"/>
            </w:pPr>
            <w:r>
              <w:rPr>
                <w:rFonts w:hint="eastAsia"/>
              </w:rPr>
              <w:t>6.1.16.2</w:t>
            </w:r>
          </w:p>
        </w:tc>
      </w:tr>
      <w:tr w14:paraId="7A0C7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9CD348B">
            <w:pPr>
              <w:pStyle w:val="30"/>
            </w:pPr>
            <w:r>
              <w:rPr>
                <w:rFonts w:hint="eastAsia"/>
              </w:rPr>
              <w:t>538</w:t>
            </w:r>
          </w:p>
        </w:tc>
        <w:tc>
          <w:tcPr>
            <w:tcW w:w="240" w:type="pct"/>
            <w:vMerge w:val="continue"/>
            <w:vAlign w:val="center"/>
          </w:tcPr>
          <w:p w14:paraId="5065B507">
            <w:pPr>
              <w:pStyle w:val="30"/>
            </w:pPr>
          </w:p>
        </w:tc>
        <w:tc>
          <w:tcPr>
            <w:tcW w:w="570" w:type="pct"/>
            <w:vMerge w:val="continue"/>
            <w:vAlign w:val="center"/>
          </w:tcPr>
          <w:p w14:paraId="68DEA32F">
            <w:pPr>
              <w:pStyle w:val="30"/>
            </w:pPr>
          </w:p>
        </w:tc>
        <w:tc>
          <w:tcPr>
            <w:tcW w:w="816" w:type="pct"/>
            <w:vMerge w:val="continue"/>
            <w:vAlign w:val="center"/>
          </w:tcPr>
          <w:p w14:paraId="40273384">
            <w:pPr>
              <w:pStyle w:val="30"/>
            </w:pPr>
          </w:p>
        </w:tc>
        <w:tc>
          <w:tcPr>
            <w:tcW w:w="942" w:type="pct"/>
            <w:vMerge w:val="continue"/>
            <w:vAlign w:val="center"/>
          </w:tcPr>
          <w:p w14:paraId="3AF028F1">
            <w:pPr>
              <w:pStyle w:val="30"/>
            </w:pPr>
          </w:p>
        </w:tc>
        <w:tc>
          <w:tcPr>
            <w:tcW w:w="1146" w:type="pct"/>
            <w:vAlign w:val="center"/>
          </w:tcPr>
          <w:p w14:paraId="2A5F8529">
            <w:pPr>
              <w:pStyle w:val="30"/>
            </w:pPr>
            <w:r>
              <w:rPr>
                <w:rFonts w:hint="eastAsia"/>
              </w:rPr>
              <w:t>模型设计</w:t>
            </w:r>
          </w:p>
        </w:tc>
        <w:tc>
          <w:tcPr>
            <w:tcW w:w="240" w:type="pct"/>
            <w:vAlign w:val="center"/>
          </w:tcPr>
          <w:p w14:paraId="2D84470B">
            <w:pPr>
              <w:pStyle w:val="30"/>
            </w:pPr>
            <w:r>
              <w:rPr>
                <w:rFonts w:hint="eastAsia"/>
              </w:rPr>
              <w:t>2</w:t>
            </w:r>
          </w:p>
        </w:tc>
        <w:tc>
          <w:tcPr>
            <w:tcW w:w="240" w:type="pct"/>
            <w:vAlign w:val="center"/>
          </w:tcPr>
          <w:p w14:paraId="46A63FF8">
            <w:pPr>
              <w:pStyle w:val="30"/>
            </w:pPr>
            <w:r>
              <w:rPr>
                <w:rFonts w:hint="eastAsia"/>
              </w:rPr>
              <w:t>2.5</w:t>
            </w:r>
          </w:p>
        </w:tc>
        <w:tc>
          <w:tcPr>
            <w:tcW w:w="258" w:type="pct"/>
            <w:vAlign w:val="center"/>
          </w:tcPr>
          <w:p w14:paraId="72F0F82A">
            <w:pPr>
              <w:pStyle w:val="30"/>
            </w:pPr>
            <w:r>
              <w:rPr>
                <w:rFonts w:hint="eastAsia"/>
              </w:rPr>
              <w:t>5</w:t>
            </w:r>
          </w:p>
        </w:tc>
        <w:tc>
          <w:tcPr>
            <w:tcW w:w="343" w:type="pct"/>
            <w:vAlign w:val="center"/>
          </w:tcPr>
          <w:p w14:paraId="216D52C1">
            <w:pPr>
              <w:pStyle w:val="30"/>
            </w:pPr>
            <w:r>
              <w:rPr>
                <w:rFonts w:hint="eastAsia"/>
              </w:rPr>
              <w:t>6.1.16.2</w:t>
            </w:r>
          </w:p>
        </w:tc>
      </w:tr>
      <w:tr w14:paraId="48C22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AD984E7">
            <w:pPr>
              <w:pStyle w:val="30"/>
            </w:pPr>
            <w:r>
              <w:rPr>
                <w:rFonts w:hint="eastAsia"/>
              </w:rPr>
              <w:t>539</w:t>
            </w:r>
          </w:p>
        </w:tc>
        <w:tc>
          <w:tcPr>
            <w:tcW w:w="240" w:type="pct"/>
            <w:vMerge w:val="continue"/>
            <w:vAlign w:val="center"/>
          </w:tcPr>
          <w:p w14:paraId="15CC7FD7">
            <w:pPr>
              <w:pStyle w:val="30"/>
            </w:pPr>
          </w:p>
        </w:tc>
        <w:tc>
          <w:tcPr>
            <w:tcW w:w="570" w:type="pct"/>
            <w:vMerge w:val="continue"/>
            <w:vAlign w:val="center"/>
          </w:tcPr>
          <w:p w14:paraId="6151207D">
            <w:pPr>
              <w:pStyle w:val="30"/>
            </w:pPr>
          </w:p>
        </w:tc>
        <w:tc>
          <w:tcPr>
            <w:tcW w:w="816" w:type="pct"/>
            <w:vMerge w:val="continue"/>
            <w:vAlign w:val="center"/>
          </w:tcPr>
          <w:p w14:paraId="00583CE5">
            <w:pPr>
              <w:pStyle w:val="30"/>
            </w:pPr>
          </w:p>
        </w:tc>
        <w:tc>
          <w:tcPr>
            <w:tcW w:w="942" w:type="pct"/>
            <w:vMerge w:val="continue"/>
            <w:vAlign w:val="center"/>
          </w:tcPr>
          <w:p w14:paraId="5424DCBB">
            <w:pPr>
              <w:pStyle w:val="30"/>
            </w:pPr>
          </w:p>
        </w:tc>
        <w:tc>
          <w:tcPr>
            <w:tcW w:w="1146" w:type="pct"/>
            <w:vAlign w:val="center"/>
          </w:tcPr>
          <w:p w14:paraId="2534CCFA">
            <w:pPr>
              <w:pStyle w:val="30"/>
            </w:pPr>
            <w:r>
              <w:rPr>
                <w:rFonts w:hint="eastAsia"/>
              </w:rPr>
              <w:t>模型物理化</w:t>
            </w:r>
          </w:p>
        </w:tc>
        <w:tc>
          <w:tcPr>
            <w:tcW w:w="240" w:type="pct"/>
            <w:vAlign w:val="center"/>
          </w:tcPr>
          <w:p w14:paraId="75A848EA">
            <w:pPr>
              <w:pStyle w:val="30"/>
            </w:pPr>
            <w:r>
              <w:rPr>
                <w:rFonts w:hint="eastAsia"/>
              </w:rPr>
              <w:t>1</w:t>
            </w:r>
          </w:p>
        </w:tc>
        <w:tc>
          <w:tcPr>
            <w:tcW w:w="240" w:type="pct"/>
            <w:vAlign w:val="center"/>
          </w:tcPr>
          <w:p w14:paraId="54023EC1">
            <w:pPr>
              <w:pStyle w:val="30"/>
            </w:pPr>
            <w:r>
              <w:rPr>
                <w:rFonts w:hint="eastAsia"/>
              </w:rPr>
              <w:t>2.5</w:t>
            </w:r>
          </w:p>
        </w:tc>
        <w:tc>
          <w:tcPr>
            <w:tcW w:w="258" w:type="pct"/>
            <w:vAlign w:val="center"/>
          </w:tcPr>
          <w:p w14:paraId="752E54CA">
            <w:pPr>
              <w:pStyle w:val="30"/>
            </w:pPr>
            <w:r>
              <w:rPr>
                <w:rFonts w:hint="eastAsia"/>
              </w:rPr>
              <w:t>2.5</w:t>
            </w:r>
          </w:p>
        </w:tc>
        <w:tc>
          <w:tcPr>
            <w:tcW w:w="343" w:type="pct"/>
            <w:vAlign w:val="center"/>
          </w:tcPr>
          <w:p w14:paraId="0D77D20E">
            <w:pPr>
              <w:pStyle w:val="30"/>
            </w:pPr>
            <w:r>
              <w:rPr>
                <w:rFonts w:hint="eastAsia"/>
              </w:rPr>
              <w:t>6.1.16.2</w:t>
            </w:r>
          </w:p>
        </w:tc>
      </w:tr>
      <w:tr w14:paraId="52AFE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5AB44F4A">
            <w:pPr>
              <w:pStyle w:val="30"/>
            </w:pPr>
            <w:r>
              <w:rPr>
                <w:rFonts w:hint="eastAsia"/>
              </w:rPr>
              <w:t>540</w:t>
            </w:r>
          </w:p>
        </w:tc>
        <w:tc>
          <w:tcPr>
            <w:tcW w:w="240" w:type="pct"/>
            <w:vMerge w:val="continue"/>
            <w:vAlign w:val="center"/>
          </w:tcPr>
          <w:p w14:paraId="5252C271">
            <w:pPr>
              <w:pStyle w:val="30"/>
            </w:pPr>
          </w:p>
        </w:tc>
        <w:tc>
          <w:tcPr>
            <w:tcW w:w="570" w:type="pct"/>
            <w:vMerge w:val="continue"/>
            <w:vAlign w:val="center"/>
          </w:tcPr>
          <w:p w14:paraId="4BFA4CDB">
            <w:pPr>
              <w:pStyle w:val="30"/>
            </w:pPr>
          </w:p>
        </w:tc>
        <w:tc>
          <w:tcPr>
            <w:tcW w:w="816" w:type="pct"/>
            <w:vMerge w:val="continue"/>
            <w:vAlign w:val="center"/>
          </w:tcPr>
          <w:p w14:paraId="5C63454C">
            <w:pPr>
              <w:pStyle w:val="30"/>
            </w:pPr>
          </w:p>
        </w:tc>
        <w:tc>
          <w:tcPr>
            <w:tcW w:w="942" w:type="pct"/>
            <w:vMerge w:val="continue"/>
            <w:vAlign w:val="center"/>
          </w:tcPr>
          <w:p w14:paraId="67666958">
            <w:pPr>
              <w:pStyle w:val="30"/>
            </w:pPr>
          </w:p>
        </w:tc>
        <w:tc>
          <w:tcPr>
            <w:tcW w:w="1146" w:type="pct"/>
            <w:vAlign w:val="center"/>
          </w:tcPr>
          <w:p w14:paraId="5EE45505">
            <w:pPr>
              <w:pStyle w:val="30"/>
            </w:pPr>
            <w:r>
              <w:rPr>
                <w:rFonts w:hint="eastAsia"/>
              </w:rPr>
              <w:t>物理态对比</w:t>
            </w:r>
          </w:p>
        </w:tc>
        <w:tc>
          <w:tcPr>
            <w:tcW w:w="240" w:type="pct"/>
            <w:vAlign w:val="center"/>
          </w:tcPr>
          <w:p w14:paraId="789E8AE9">
            <w:pPr>
              <w:pStyle w:val="30"/>
            </w:pPr>
            <w:r>
              <w:rPr>
                <w:rFonts w:hint="eastAsia"/>
              </w:rPr>
              <w:t>1</w:t>
            </w:r>
          </w:p>
        </w:tc>
        <w:tc>
          <w:tcPr>
            <w:tcW w:w="240" w:type="pct"/>
            <w:vAlign w:val="center"/>
          </w:tcPr>
          <w:p w14:paraId="754414A3">
            <w:pPr>
              <w:pStyle w:val="30"/>
            </w:pPr>
            <w:r>
              <w:rPr>
                <w:rFonts w:hint="eastAsia"/>
              </w:rPr>
              <w:t>2.5</w:t>
            </w:r>
          </w:p>
        </w:tc>
        <w:tc>
          <w:tcPr>
            <w:tcW w:w="258" w:type="pct"/>
            <w:vAlign w:val="center"/>
          </w:tcPr>
          <w:p w14:paraId="4FD8A521">
            <w:pPr>
              <w:pStyle w:val="30"/>
            </w:pPr>
            <w:r>
              <w:rPr>
                <w:rFonts w:hint="eastAsia"/>
              </w:rPr>
              <w:t>2.5</w:t>
            </w:r>
          </w:p>
        </w:tc>
        <w:tc>
          <w:tcPr>
            <w:tcW w:w="343" w:type="pct"/>
            <w:vAlign w:val="center"/>
          </w:tcPr>
          <w:p w14:paraId="4543BCD4">
            <w:pPr>
              <w:pStyle w:val="30"/>
            </w:pPr>
            <w:r>
              <w:rPr>
                <w:rFonts w:hint="eastAsia"/>
              </w:rPr>
              <w:t>6.1.16.2</w:t>
            </w:r>
          </w:p>
        </w:tc>
      </w:tr>
      <w:tr w14:paraId="69620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0985354">
            <w:pPr>
              <w:pStyle w:val="30"/>
            </w:pPr>
            <w:r>
              <w:rPr>
                <w:rFonts w:hint="eastAsia"/>
              </w:rPr>
              <w:t>541</w:t>
            </w:r>
          </w:p>
        </w:tc>
        <w:tc>
          <w:tcPr>
            <w:tcW w:w="240" w:type="pct"/>
            <w:vMerge w:val="continue"/>
            <w:vAlign w:val="center"/>
          </w:tcPr>
          <w:p w14:paraId="2EC18BBE">
            <w:pPr>
              <w:pStyle w:val="30"/>
            </w:pPr>
          </w:p>
        </w:tc>
        <w:tc>
          <w:tcPr>
            <w:tcW w:w="570" w:type="pct"/>
            <w:vMerge w:val="continue"/>
            <w:vAlign w:val="center"/>
          </w:tcPr>
          <w:p w14:paraId="521AC3C6">
            <w:pPr>
              <w:pStyle w:val="30"/>
            </w:pPr>
          </w:p>
        </w:tc>
        <w:tc>
          <w:tcPr>
            <w:tcW w:w="816" w:type="pct"/>
            <w:vMerge w:val="continue"/>
            <w:vAlign w:val="center"/>
          </w:tcPr>
          <w:p w14:paraId="67D57545">
            <w:pPr>
              <w:pStyle w:val="30"/>
            </w:pPr>
          </w:p>
        </w:tc>
        <w:tc>
          <w:tcPr>
            <w:tcW w:w="942" w:type="pct"/>
            <w:vMerge w:val="continue"/>
            <w:vAlign w:val="center"/>
          </w:tcPr>
          <w:p w14:paraId="0300B8F4">
            <w:pPr>
              <w:pStyle w:val="30"/>
            </w:pPr>
          </w:p>
        </w:tc>
        <w:tc>
          <w:tcPr>
            <w:tcW w:w="1146" w:type="pct"/>
            <w:vAlign w:val="center"/>
          </w:tcPr>
          <w:p w14:paraId="4DC416CC">
            <w:pPr>
              <w:pStyle w:val="30"/>
            </w:pPr>
            <w:r>
              <w:rPr>
                <w:rFonts w:hint="eastAsia"/>
              </w:rPr>
              <w:t>版本管理</w:t>
            </w:r>
          </w:p>
        </w:tc>
        <w:tc>
          <w:tcPr>
            <w:tcW w:w="240" w:type="pct"/>
            <w:vAlign w:val="center"/>
          </w:tcPr>
          <w:p w14:paraId="76AB65C0">
            <w:pPr>
              <w:pStyle w:val="30"/>
            </w:pPr>
            <w:r>
              <w:rPr>
                <w:rFonts w:hint="eastAsia"/>
              </w:rPr>
              <w:t>1</w:t>
            </w:r>
          </w:p>
        </w:tc>
        <w:tc>
          <w:tcPr>
            <w:tcW w:w="240" w:type="pct"/>
            <w:vAlign w:val="center"/>
          </w:tcPr>
          <w:p w14:paraId="286B7F32">
            <w:pPr>
              <w:pStyle w:val="30"/>
            </w:pPr>
            <w:r>
              <w:rPr>
                <w:rFonts w:hint="eastAsia"/>
              </w:rPr>
              <w:t>2.5</w:t>
            </w:r>
          </w:p>
        </w:tc>
        <w:tc>
          <w:tcPr>
            <w:tcW w:w="258" w:type="pct"/>
            <w:vAlign w:val="center"/>
          </w:tcPr>
          <w:p w14:paraId="3EFB7229">
            <w:pPr>
              <w:pStyle w:val="30"/>
            </w:pPr>
            <w:r>
              <w:rPr>
                <w:rFonts w:hint="eastAsia"/>
              </w:rPr>
              <w:t>2.5</w:t>
            </w:r>
          </w:p>
        </w:tc>
        <w:tc>
          <w:tcPr>
            <w:tcW w:w="343" w:type="pct"/>
            <w:vAlign w:val="center"/>
          </w:tcPr>
          <w:p w14:paraId="4F57764C">
            <w:pPr>
              <w:pStyle w:val="30"/>
            </w:pPr>
            <w:r>
              <w:rPr>
                <w:rFonts w:hint="eastAsia"/>
              </w:rPr>
              <w:t>6.1.16.2</w:t>
            </w:r>
          </w:p>
        </w:tc>
      </w:tr>
      <w:tr w14:paraId="7FE2D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71D572B1">
            <w:pPr>
              <w:pStyle w:val="30"/>
            </w:pPr>
            <w:r>
              <w:rPr>
                <w:rFonts w:hint="eastAsia"/>
              </w:rPr>
              <w:t>542</w:t>
            </w:r>
          </w:p>
        </w:tc>
        <w:tc>
          <w:tcPr>
            <w:tcW w:w="240" w:type="pct"/>
            <w:vMerge w:val="continue"/>
            <w:vAlign w:val="center"/>
          </w:tcPr>
          <w:p w14:paraId="249DDBFA">
            <w:pPr>
              <w:pStyle w:val="30"/>
            </w:pPr>
          </w:p>
        </w:tc>
        <w:tc>
          <w:tcPr>
            <w:tcW w:w="570" w:type="pct"/>
            <w:vMerge w:val="continue"/>
            <w:vAlign w:val="center"/>
          </w:tcPr>
          <w:p w14:paraId="570CBA0B">
            <w:pPr>
              <w:pStyle w:val="30"/>
            </w:pPr>
          </w:p>
        </w:tc>
        <w:tc>
          <w:tcPr>
            <w:tcW w:w="816" w:type="pct"/>
            <w:vMerge w:val="continue"/>
            <w:vAlign w:val="center"/>
          </w:tcPr>
          <w:p w14:paraId="1E4A28FE">
            <w:pPr>
              <w:pStyle w:val="30"/>
            </w:pPr>
          </w:p>
        </w:tc>
        <w:tc>
          <w:tcPr>
            <w:tcW w:w="942" w:type="pct"/>
            <w:vMerge w:val="continue"/>
            <w:vAlign w:val="center"/>
          </w:tcPr>
          <w:p w14:paraId="1E134874">
            <w:pPr>
              <w:pStyle w:val="30"/>
            </w:pPr>
          </w:p>
        </w:tc>
        <w:tc>
          <w:tcPr>
            <w:tcW w:w="1146" w:type="pct"/>
            <w:vAlign w:val="center"/>
          </w:tcPr>
          <w:p w14:paraId="64CF5C1C">
            <w:pPr>
              <w:pStyle w:val="30"/>
            </w:pPr>
            <w:r>
              <w:rPr>
                <w:rFonts w:hint="eastAsia"/>
              </w:rPr>
              <w:t>模型复制</w:t>
            </w:r>
          </w:p>
        </w:tc>
        <w:tc>
          <w:tcPr>
            <w:tcW w:w="240" w:type="pct"/>
            <w:vAlign w:val="center"/>
          </w:tcPr>
          <w:p w14:paraId="020D9370">
            <w:pPr>
              <w:pStyle w:val="30"/>
            </w:pPr>
            <w:r>
              <w:rPr>
                <w:rFonts w:hint="eastAsia"/>
              </w:rPr>
              <w:t>1</w:t>
            </w:r>
          </w:p>
        </w:tc>
        <w:tc>
          <w:tcPr>
            <w:tcW w:w="240" w:type="pct"/>
            <w:vAlign w:val="center"/>
          </w:tcPr>
          <w:p w14:paraId="5DDDED6D">
            <w:pPr>
              <w:pStyle w:val="30"/>
            </w:pPr>
            <w:r>
              <w:rPr>
                <w:rFonts w:hint="eastAsia"/>
              </w:rPr>
              <w:t>2.5</w:t>
            </w:r>
          </w:p>
        </w:tc>
        <w:tc>
          <w:tcPr>
            <w:tcW w:w="258" w:type="pct"/>
            <w:vAlign w:val="center"/>
          </w:tcPr>
          <w:p w14:paraId="25EA6237">
            <w:pPr>
              <w:pStyle w:val="30"/>
            </w:pPr>
            <w:r>
              <w:rPr>
                <w:rFonts w:hint="eastAsia"/>
              </w:rPr>
              <w:t>2.5</w:t>
            </w:r>
          </w:p>
        </w:tc>
        <w:tc>
          <w:tcPr>
            <w:tcW w:w="343" w:type="pct"/>
            <w:vAlign w:val="center"/>
          </w:tcPr>
          <w:p w14:paraId="2BC6ACE0">
            <w:pPr>
              <w:pStyle w:val="30"/>
            </w:pPr>
            <w:r>
              <w:rPr>
                <w:rFonts w:hint="eastAsia"/>
              </w:rPr>
              <w:t>6.1.16.2</w:t>
            </w:r>
          </w:p>
        </w:tc>
      </w:tr>
      <w:tr w14:paraId="2A245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DA4E7F9">
            <w:pPr>
              <w:pStyle w:val="30"/>
            </w:pPr>
            <w:r>
              <w:rPr>
                <w:rFonts w:hint="eastAsia"/>
              </w:rPr>
              <w:t>543</w:t>
            </w:r>
          </w:p>
        </w:tc>
        <w:tc>
          <w:tcPr>
            <w:tcW w:w="240" w:type="pct"/>
            <w:vMerge w:val="continue"/>
            <w:vAlign w:val="center"/>
          </w:tcPr>
          <w:p w14:paraId="7A641764">
            <w:pPr>
              <w:pStyle w:val="30"/>
            </w:pPr>
          </w:p>
        </w:tc>
        <w:tc>
          <w:tcPr>
            <w:tcW w:w="570" w:type="pct"/>
            <w:vMerge w:val="continue"/>
            <w:vAlign w:val="center"/>
          </w:tcPr>
          <w:p w14:paraId="6CE252A8">
            <w:pPr>
              <w:pStyle w:val="30"/>
            </w:pPr>
          </w:p>
        </w:tc>
        <w:tc>
          <w:tcPr>
            <w:tcW w:w="816" w:type="pct"/>
            <w:vMerge w:val="restart"/>
            <w:vAlign w:val="center"/>
          </w:tcPr>
          <w:p w14:paraId="4189F6A2">
            <w:pPr>
              <w:pStyle w:val="30"/>
            </w:pPr>
            <w:r>
              <w:rPr>
                <w:rFonts w:hint="eastAsia"/>
              </w:rPr>
              <w:t>元数据管理</w:t>
            </w:r>
          </w:p>
        </w:tc>
        <w:tc>
          <w:tcPr>
            <w:tcW w:w="942" w:type="pct"/>
            <w:vAlign w:val="center"/>
          </w:tcPr>
          <w:p w14:paraId="64C78B94">
            <w:pPr>
              <w:pStyle w:val="30"/>
            </w:pPr>
            <w:r>
              <w:rPr>
                <w:rFonts w:hint="eastAsia"/>
              </w:rPr>
              <w:t>元数据概览</w:t>
            </w:r>
          </w:p>
        </w:tc>
        <w:tc>
          <w:tcPr>
            <w:tcW w:w="1146" w:type="pct"/>
            <w:vAlign w:val="center"/>
          </w:tcPr>
          <w:p w14:paraId="564287BA">
            <w:pPr>
              <w:pStyle w:val="30"/>
            </w:pPr>
          </w:p>
        </w:tc>
        <w:tc>
          <w:tcPr>
            <w:tcW w:w="240" w:type="pct"/>
            <w:vMerge w:val="restart"/>
            <w:vAlign w:val="center"/>
          </w:tcPr>
          <w:p w14:paraId="515DD80A">
            <w:pPr>
              <w:pStyle w:val="30"/>
            </w:pPr>
            <w:r>
              <w:rPr>
                <w:rFonts w:hint="eastAsia"/>
              </w:rPr>
              <w:t>1.5</w:t>
            </w:r>
          </w:p>
        </w:tc>
        <w:tc>
          <w:tcPr>
            <w:tcW w:w="240" w:type="pct"/>
            <w:vAlign w:val="center"/>
          </w:tcPr>
          <w:p w14:paraId="1835DFF0">
            <w:pPr>
              <w:pStyle w:val="30"/>
            </w:pPr>
            <w:r>
              <w:rPr>
                <w:rFonts w:hint="eastAsia"/>
              </w:rPr>
              <w:t>2.5</w:t>
            </w:r>
          </w:p>
        </w:tc>
        <w:tc>
          <w:tcPr>
            <w:tcW w:w="258" w:type="pct"/>
            <w:vMerge w:val="restart"/>
            <w:vAlign w:val="center"/>
          </w:tcPr>
          <w:p w14:paraId="65DCA7AB">
            <w:pPr>
              <w:pStyle w:val="30"/>
            </w:pPr>
            <w:r>
              <w:rPr>
                <w:rFonts w:hint="eastAsia"/>
              </w:rPr>
              <w:t>3.75</w:t>
            </w:r>
          </w:p>
        </w:tc>
        <w:tc>
          <w:tcPr>
            <w:tcW w:w="343" w:type="pct"/>
            <w:vAlign w:val="center"/>
          </w:tcPr>
          <w:p w14:paraId="5D192EC6">
            <w:pPr>
              <w:pStyle w:val="30"/>
            </w:pPr>
            <w:r>
              <w:rPr>
                <w:rFonts w:hint="eastAsia"/>
              </w:rPr>
              <w:t>6.1.16.2</w:t>
            </w:r>
          </w:p>
        </w:tc>
      </w:tr>
      <w:tr w14:paraId="406F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E6E5FB3">
            <w:pPr>
              <w:pStyle w:val="30"/>
            </w:pPr>
            <w:r>
              <w:rPr>
                <w:rFonts w:hint="eastAsia"/>
              </w:rPr>
              <w:t>544</w:t>
            </w:r>
          </w:p>
        </w:tc>
        <w:tc>
          <w:tcPr>
            <w:tcW w:w="240" w:type="pct"/>
            <w:vMerge w:val="continue"/>
            <w:vAlign w:val="center"/>
          </w:tcPr>
          <w:p w14:paraId="7B5A2EF7">
            <w:pPr>
              <w:pStyle w:val="30"/>
            </w:pPr>
          </w:p>
        </w:tc>
        <w:tc>
          <w:tcPr>
            <w:tcW w:w="570" w:type="pct"/>
            <w:vMerge w:val="continue"/>
            <w:vAlign w:val="center"/>
          </w:tcPr>
          <w:p w14:paraId="4DC8AADF">
            <w:pPr>
              <w:pStyle w:val="30"/>
            </w:pPr>
          </w:p>
        </w:tc>
        <w:tc>
          <w:tcPr>
            <w:tcW w:w="816" w:type="pct"/>
            <w:vMerge w:val="continue"/>
            <w:vAlign w:val="center"/>
          </w:tcPr>
          <w:p w14:paraId="265011A4">
            <w:pPr>
              <w:pStyle w:val="30"/>
            </w:pPr>
          </w:p>
        </w:tc>
        <w:tc>
          <w:tcPr>
            <w:tcW w:w="942" w:type="pct"/>
            <w:vAlign w:val="center"/>
          </w:tcPr>
          <w:p w14:paraId="68C1983E">
            <w:pPr>
              <w:pStyle w:val="30"/>
            </w:pPr>
            <w:r>
              <w:rPr>
                <w:rFonts w:hint="eastAsia"/>
              </w:rPr>
              <w:t>元模型管理</w:t>
            </w:r>
          </w:p>
        </w:tc>
        <w:tc>
          <w:tcPr>
            <w:tcW w:w="1146" w:type="pct"/>
            <w:vAlign w:val="center"/>
          </w:tcPr>
          <w:p w14:paraId="65FA704B">
            <w:pPr>
              <w:pStyle w:val="30"/>
            </w:pPr>
          </w:p>
        </w:tc>
        <w:tc>
          <w:tcPr>
            <w:tcW w:w="240" w:type="pct"/>
            <w:vMerge w:val="continue"/>
            <w:vAlign w:val="center"/>
          </w:tcPr>
          <w:p w14:paraId="53B2CB0E">
            <w:pPr>
              <w:pStyle w:val="30"/>
            </w:pPr>
          </w:p>
        </w:tc>
        <w:tc>
          <w:tcPr>
            <w:tcW w:w="240" w:type="pct"/>
            <w:vAlign w:val="center"/>
          </w:tcPr>
          <w:p w14:paraId="0D24C1D0">
            <w:pPr>
              <w:pStyle w:val="30"/>
            </w:pPr>
            <w:r>
              <w:rPr>
                <w:rFonts w:hint="eastAsia"/>
              </w:rPr>
              <w:t>2.5</w:t>
            </w:r>
          </w:p>
        </w:tc>
        <w:tc>
          <w:tcPr>
            <w:tcW w:w="258" w:type="pct"/>
            <w:vMerge w:val="continue"/>
            <w:vAlign w:val="center"/>
          </w:tcPr>
          <w:p w14:paraId="562C075A">
            <w:pPr>
              <w:pStyle w:val="30"/>
            </w:pPr>
          </w:p>
        </w:tc>
        <w:tc>
          <w:tcPr>
            <w:tcW w:w="343" w:type="pct"/>
            <w:vAlign w:val="center"/>
          </w:tcPr>
          <w:p w14:paraId="7222E9C6">
            <w:pPr>
              <w:pStyle w:val="30"/>
            </w:pPr>
            <w:r>
              <w:rPr>
                <w:rFonts w:hint="eastAsia"/>
              </w:rPr>
              <w:t>6.1.16.2</w:t>
            </w:r>
          </w:p>
        </w:tc>
      </w:tr>
      <w:tr w14:paraId="6B76B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832466B">
            <w:pPr>
              <w:pStyle w:val="30"/>
            </w:pPr>
            <w:r>
              <w:rPr>
                <w:rFonts w:hint="eastAsia"/>
              </w:rPr>
              <w:t>545</w:t>
            </w:r>
          </w:p>
        </w:tc>
        <w:tc>
          <w:tcPr>
            <w:tcW w:w="240" w:type="pct"/>
            <w:vMerge w:val="continue"/>
            <w:vAlign w:val="center"/>
          </w:tcPr>
          <w:p w14:paraId="0BC42195">
            <w:pPr>
              <w:pStyle w:val="30"/>
            </w:pPr>
          </w:p>
        </w:tc>
        <w:tc>
          <w:tcPr>
            <w:tcW w:w="570" w:type="pct"/>
            <w:vMerge w:val="continue"/>
            <w:vAlign w:val="center"/>
          </w:tcPr>
          <w:p w14:paraId="7E491922">
            <w:pPr>
              <w:pStyle w:val="30"/>
            </w:pPr>
          </w:p>
        </w:tc>
        <w:tc>
          <w:tcPr>
            <w:tcW w:w="816" w:type="pct"/>
            <w:vMerge w:val="continue"/>
            <w:vAlign w:val="center"/>
          </w:tcPr>
          <w:p w14:paraId="55561C8B">
            <w:pPr>
              <w:pStyle w:val="30"/>
            </w:pPr>
          </w:p>
        </w:tc>
        <w:tc>
          <w:tcPr>
            <w:tcW w:w="942" w:type="pct"/>
            <w:vAlign w:val="center"/>
          </w:tcPr>
          <w:p w14:paraId="6391EF9D">
            <w:pPr>
              <w:pStyle w:val="30"/>
            </w:pPr>
            <w:r>
              <w:rPr>
                <w:rFonts w:hint="eastAsia"/>
              </w:rPr>
              <w:t>元数据采集</w:t>
            </w:r>
          </w:p>
        </w:tc>
        <w:tc>
          <w:tcPr>
            <w:tcW w:w="1146" w:type="pct"/>
            <w:vAlign w:val="center"/>
          </w:tcPr>
          <w:p w14:paraId="70A2422F">
            <w:pPr>
              <w:pStyle w:val="30"/>
            </w:pPr>
          </w:p>
        </w:tc>
        <w:tc>
          <w:tcPr>
            <w:tcW w:w="240" w:type="pct"/>
            <w:vAlign w:val="center"/>
          </w:tcPr>
          <w:p w14:paraId="1BD1F159">
            <w:pPr>
              <w:pStyle w:val="30"/>
            </w:pPr>
            <w:r>
              <w:rPr>
                <w:rFonts w:hint="eastAsia"/>
              </w:rPr>
              <w:t>1</w:t>
            </w:r>
          </w:p>
        </w:tc>
        <w:tc>
          <w:tcPr>
            <w:tcW w:w="240" w:type="pct"/>
            <w:vAlign w:val="center"/>
          </w:tcPr>
          <w:p w14:paraId="6024A8F0">
            <w:pPr>
              <w:pStyle w:val="30"/>
            </w:pPr>
            <w:r>
              <w:rPr>
                <w:rFonts w:hint="eastAsia"/>
              </w:rPr>
              <w:t>2.5</w:t>
            </w:r>
          </w:p>
        </w:tc>
        <w:tc>
          <w:tcPr>
            <w:tcW w:w="258" w:type="pct"/>
            <w:vAlign w:val="center"/>
          </w:tcPr>
          <w:p w14:paraId="7971F592">
            <w:pPr>
              <w:pStyle w:val="30"/>
            </w:pPr>
            <w:r>
              <w:rPr>
                <w:rFonts w:hint="eastAsia"/>
              </w:rPr>
              <w:t>2.5</w:t>
            </w:r>
          </w:p>
        </w:tc>
        <w:tc>
          <w:tcPr>
            <w:tcW w:w="343" w:type="pct"/>
            <w:vAlign w:val="center"/>
          </w:tcPr>
          <w:p w14:paraId="23E6E1F2">
            <w:pPr>
              <w:pStyle w:val="30"/>
            </w:pPr>
            <w:r>
              <w:rPr>
                <w:rFonts w:hint="eastAsia"/>
              </w:rPr>
              <w:t>6.1.16.2</w:t>
            </w:r>
          </w:p>
        </w:tc>
      </w:tr>
      <w:tr w14:paraId="58329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44F2DDD">
            <w:pPr>
              <w:pStyle w:val="30"/>
            </w:pPr>
            <w:r>
              <w:rPr>
                <w:rFonts w:hint="eastAsia"/>
              </w:rPr>
              <w:t>546</w:t>
            </w:r>
          </w:p>
        </w:tc>
        <w:tc>
          <w:tcPr>
            <w:tcW w:w="240" w:type="pct"/>
            <w:vMerge w:val="continue"/>
            <w:vAlign w:val="center"/>
          </w:tcPr>
          <w:p w14:paraId="2C9F400B">
            <w:pPr>
              <w:pStyle w:val="30"/>
            </w:pPr>
          </w:p>
        </w:tc>
        <w:tc>
          <w:tcPr>
            <w:tcW w:w="570" w:type="pct"/>
            <w:vMerge w:val="continue"/>
            <w:vAlign w:val="center"/>
          </w:tcPr>
          <w:p w14:paraId="7468A7C8">
            <w:pPr>
              <w:pStyle w:val="30"/>
            </w:pPr>
          </w:p>
        </w:tc>
        <w:tc>
          <w:tcPr>
            <w:tcW w:w="816" w:type="pct"/>
            <w:vMerge w:val="continue"/>
            <w:vAlign w:val="center"/>
          </w:tcPr>
          <w:p w14:paraId="6DF98FED">
            <w:pPr>
              <w:pStyle w:val="30"/>
            </w:pPr>
          </w:p>
        </w:tc>
        <w:tc>
          <w:tcPr>
            <w:tcW w:w="942" w:type="pct"/>
            <w:vAlign w:val="center"/>
          </w:tcPr>
          <w:p w14:paraId="1A136312">
            <w:pPr>
              <w:pStyle w:val="30"/>
            </w:pPr>
            <w:r>
              <w:rPr>
                <w:rFonts w:hint="eastAsia"/>
              </w:rPr>
              <w:t>元数据资料库</w:t>
            </w:r>
          </w:p>
        </w:tc>
        <w:tc>
          <w:tcPr>
            <w:tcW w:w="1146" w:type="pct"/>
            <w:vAlign w:val="center"/>
          </w:tcPr>
          <w:p w14:paraId="74CC79A2">
            <w:pPr>
              <w:pStyle w:val="30"/>
            </w:pPr>
          </w:p>
        </w:tc>
        <w:tc>
          <w:tcPr>
            <w:tcW w:w="240" w:type="pct"/>
            <w:vAlign w:val="center"/>
          </w:tcPr>
          <w:p w14:paraId="636342B8">
            <w:pPr>
              <w:pStyle w:val="30"/>
            </w:pPr>
            <w:r>
              <w:rPr>
                <w:rFonts w:hint="eastAsia"/>
              </w:rPr>
              <w:t>2</w:t>
            </w:r>
          </w:p>
        </w:tc>
        <w:tc>
          <w:tcPr>
            <w:tcW w:w="240" w:type="pct"/>
            <w:vAlign w:val="center"/>
          </w:tcPr>
          <w:p w14:paraId="72038B3F">
            <w:pPr>
              <w:pStyle w:val="30"/>
            </w:pPr>
            <w:r>
              <w:rPr>
                <w:rFonts w:hint="eastAsia"/>
              </w:rPr>
              <w:t>2.5</w:t>
            </w:r>
          </w:p>
        </w:tc>
        <w:tc>
          <w:tcPr>
            <w:tcW w:w="258" w:type="pct"/>
            <w:vAlign w:val="center"/>
          </w:tcPr>
          <w:p w14:paraId="0D01DA23">
            <w:pPr>
              <w:pStyle w:val="30"/>
            </w:pPr>
            <w:r>
              <w:rPr>
                <w:rFonts w:hint="eastAsia"/>
              </w:rPr>
              <w:t>5</w:t>
            </w:r>
          </w:p>
        </w:tc>
        <w:tc>
          <w:tcPr>
            <w:tcW w:w="343" w:type="pct"/>
            <w:vAlign w:val="center"/>
          </w:tcPr>
          <w:p w14:paraId="1B1A3A12">
            <w:pPr>
              <w:pStyle w:val="30"/>
            </w:pPr>
            <w:r>
              <w:rPr>
                <w:rFonts w:hint="eastAsia"/>
              </w:rPr>
              <w:t>6.1.16.2</w:t>
            </w:r>
          </w:p>
        </w:tc>
      </w:tr>
      <w:tr w14:paraId="53143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7F2EC6C">
            <w:pPr>
              <w:pStyle w:val="30"/>
            </w:pPr>
            <w:r>
              <w:rPr>
                <w:rFonts w:hint="eastAsia"/>
              </w:rPr>
              <w:t>547</w:t>
            </w:r>
          </w:p>
        </w:tc>
        <w:tc>
          <w:tcPr>
            <w:tcW w:w="240" w:type="pct"/>
            <w:vMerge w:val="continue"/>
            <w:vAlign w:val="center"/>
          </w:tcPr>
          <w:p w14:paraId="2D64B3C4">
            <w:pPr>
              <w:pStyle w:val="30"/>
            </w:pPr>
          </w:p>
        </w:tc>
        <w:tc>
          <w:tcPr>
            <w:tcW w:w="570" w:type="pct"/>
            <w:vMerge w:val="continue"/>
            <w:vAlign w:val="center"/>
          </w:tcPr>
          <w:p w14:paraId="0B513974">
            <w:pPr>
              <w:pStyle w:val="30"/>
            </w:pPr>
          </w:p>
        </w:tc>
        <w:tc>
          <w:tcPr>
            <w:tcW w:w="816" w:type="pct"/>
            <w:vMerge w:val="continue"/>
            <w:vAlign w:val="center"/>
          </w:tcPr>
          <w:p w14:paraId="4615C30C">
            <w:pPr>
              <w:pStyle w:val="30"/>
            </w:pPr>
          </w:p>
        </w:tc>
        <w:tc>
          <w:tcPr>
            <w:tcW w:w="942" w:type="pct"/>
            <w:vAlign w:val="center"/>
          </w:tcPr>
          <w:p w14:paraId="4BE88E22">
            <w:pPr>
              <w:pStyle w:val="30"/>
            </w:pPr>
            <w:r>
              <w:rPr>
                <w:rFonts w:hint="eastAsia"/>
              </w:rPr>
              <w:t>元数据稽核</w:t>
            </w:r>
          </w:p>
        </w:tc>
        <w:tc>
          <w:tcPr>
            <w:tcW w:w="1146" w:type="pct"/>
            <w:vAlign w:val="center"/>
          </w:tcPr>
          <w:p w14:paraId="33A181F9">
            <w:pPr>
              <w:pStyle w:val="30"/>
            </w:pPr>
          </w:p>
        </w:tc>
        <w:tc>
          <w:tcPr>
            <w:tcW w:w="240" w:type="pct"/>
            <w:vMerge w:val="restart"/>
            <w:vAlign w:val="center"/>
          </w:tcPr>
          <w:p w14:paraId="5603FC35">
            <w:pPr>
              <w:pStyle w:val="30"/>
            </w:pPr>
            <w:r>
              <w:rPr>
                <w:rFonts w:hint="eastAsia"/>
              </w:rPr>
              <w:t>1.5</w:t>
            </w:r>
          </w:p>
        </w:tc>
        <w:tc>
          <w:tcPr>
            <w:tcW w:w="240" w:type="pct"/>
            <w:vAlign w:val="center"/>
          </w:tcPr>
          <w:p w14:paraId="71EF536B">
            <w:pPr>
              <w:pStyle w:val="30"/>
            </w:pPr>
            <w:r>
              <w:rPr>
                <w:rFonts w:hint="eastAsia"/>
              </w:rPr>
              <w:t>2.5</w:t>
            </w:r>
          </w:p>
        </w:tc>
        <w:tc>
          <w:tcPr>
            <w:tcW w:w="258" w:type="pct"/>
            <w:vMerge w:val="restart"/>
            <w:vAlign w:val="center"/>
          </w:tcPr>
          <w:p w14:paraId="05602BBB">
            <w:pPr>
              <w:pStyle w:val="30"/>
            </w:pPr>
            <w:r>
              <w:rPr>
                <w:rFonts w:hint="eastAsia"/>
              </w:rPr>
              <w:t>3.75</w:t>
            </w:r>
          </w:p>
        </w:tc>
        <w:tc>
          <w:tcPr>
            <w:tcW w:w="343" w:type="pct"/>
            <w:vAlign w:val="center"/>
          </w:tcPr>
          <w:p w14:paraId="557A6226">
            <w:pPr>
              <w:pStyle w:val="30"/>
            </w:pPr>
            <w:r>
              <w:rPr>
                <w:rFonts w:hint="eastAsia"/>
              </w:rPr>
              <w:t>6.1.16.2</w:t>
            </w:r>
          </w:p>
        </w:tc>
      </w:tr>
      <w:tr w14:paraId="05FC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942421A">
            <w:pPr>
              <w:pStyle w:val="30"/>
            </w:pPr>
            <w:r>
              <w:rPr>
                <w:rFonts w:hint="eastAsia"/>
              </w:rPr>
              <w:t>548</w:t>
            </w:r>
          </w:p>
        </w:tc>
        <w:tc>
          <w:tcPr>
            <w:tcW w:w="240" w:type="pct"/>
            <w:vMerge w:val="continue"/>
            <w:vAlign w:val="center"/>
          </w:tcPr>
          <w:p w14:paraId="0DEEB804">
            <w:pPr>
              <w:pStyle w:val="30"/>
            </w:pPr>
          </w:p>
        </w:tc>
        <w:tc>
          <w:tcPr>
            <w:tcW w:w="570" w:type="pct"/>
            <w:vMerge w:val="continue"/>
            <w:vAlign w:val="center"/>
          </w:tcPr>
          <w:p w14:paraId="1A161964">
            <w:pPr>
              <w:pStyle w:val="30"/>
            </w:pPr>
          </w:p>
        </w:tc>
        <w:tc>
          <w:tcPr>
            <w:tcW w:w="816" w:type="pct"/>
            <w:vMerge w:val="continue"/>
            <w:vAlign w:val="center"/>
          </w:tcPr>
          <w:p w14:paraId="5CD8E40C">
            <w:pPr>
              <w:pStyle w:val="30"/>
            </w:pPr>
          </w:p>
        </w:tc>
        <w:tc>
          <w:tcPr>
            <w:tcW w:w="942" w:type="pct"/>
            <w:vAlign w:val="center"/>
          </w:tcPr>
          <w:p w14:paraId="07B18E95">
            <w:pPr>
              <w:pStyle w:val="30"/>
            </w:pPr>
            <w:r>
              <w:rPr>
                <w:rFonts w:hint="eastAsia"/>
              </w:rPr>
              <w:t>元数据变更订阅</w:t>
            </w:r>
          </w:p>
        </w:tc>
        <w:tc>
          <w:tcPr>
            <w:tcW w:w="1146" w:type="pct"/>
            <w:vAlign w:val="center"/>
          </w:tcPr>
          <w:p w14:paraId="41B7A506">
            <w:pPr>
              <w:pStyle w:val="30"/>
            </w:pPr>
          </w:p>
        </w:tc>
        <w:tc>
          <w:tcPr>
            <w:tcW w:w="240" w:type="pct"/>
            <w:vMerge w:val="continue"/>
            <w:vAlign w:val="center"/>
          </w:tcPr>
          <w:p w14:paraId="3D42A82D">
            <w:pPr>
              <w:pStyle w:val="30"/>
            </w:pPr>
          </w:p>
        </w:tc>
        <w:tc>
          <w:tcPr>
            <w:tcW w:w="240" w:type="pct"/>
            <w:vAlign w:val="center"/>
          </w:tcPr>
          <w:p w14:paraId="413AADC0">
            <w:pPr>
              <w:pStyle w:val="30"/>
            </w:pPr>
            <w:r>
              <w:rPr>
                <w:rFonts w:hint="eastAsia"/>
              </w:rPr>
              <w:t>2.5</w:t>
            </w:r>
          </w:p>
        </w:tc>
        <w:tc>
          <w:tcPr>
            <w:tcW w:w="258" w:type="pct"/>
            <w:vMerge w:val="continue"/>
            <w:vAlign w:val="center"/>
          </w:tcPr>
          <w:p w14:paraId="03286BB5">
            <w:pPr>
              <w:pStyle w:val="30"/>
            </w:pPr>
          </w:p>
        </w:tc>
        <w:tc>
          <w:tcPr>
            <w:tcW w:w="343" w:type="pct"/>
            <w:vAlign w:val="center"/>
          </w:tcPr>
          <w:p w14:paraId="40B8A0C6">
            <w:pPr>
              <w:pStyle w:val="30"/>
            </w:pPr>
            <w:r>
              <w:rPr>
                <w:rFonts w:hint="eastAsia"/>
              </w:rPr>
              <w:t>6.1.16.2</w:t>
            </w:r>
          </w:p>
        </w:tc>
      </w:tr>
      <w:tr w14:paraId="33101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55CC2AD">
            <w:pPr>
              <w:pStyle w:val="30"/>
            </w:pPr>
            <w:r>
              <w:rPr>
                <w:rFonts w:hint="eastAsia"/>
              </w:rPr>
              <w:t>549</w:t>
            </w:r>
          </w:p>
        </w:tc>
        <w:tc>
          <w:tcPr>
            <w:tcW w:w="240" w:type="pct"/>
            <w:vMerge w:val="continue"/>
            <w:vAlign w:val="center"/>
          </w:tcPr>
          <w:p w14:paraId="12A547CF">
            <w:pPr>
              <w:pStyle w:val="30"/>
            </w:pPr>
          </w:p>
        </w:tc>
        <w:tc>
          <w:tcPr>
            <w:tcW w:w="570" w:type="pct"/>
            <w:vMerge w:val="continue"/>
            <w:vAlign w:val="center"/>
          </w:tcPr>
          <w:p w14:paraId="69C08552">
            <w:pPr>
              <w:pStyle w:val="30"/>
            </w:pPr>
          </w:p>
        </w:tc>
        <w:tc>
          <w:tcPr>
            <w:tcW w:w="816" w:type="pct"/>
            <w:vMerge w:val="restart"/>
            <w:vAlign w:val="center"/>
          </w:tcPr>
          <w:p w14:paraId="19C792AD">
            <w:pPr>
              <w:pStyle w:val="30"/>
            </w:pPr>
            <w:r>
              <w:rPr>
                <w:rFonts w:hint="eastAsia"/>
              </w:rPr>
              <w:t>数据标签管理</w:t>
            </w:r>
          </w:p>
        </w:tc>
        <w:tc>
          <w:tcPr>
            <w:tcW w:w="942" w:type="pct"/>
            <w:vAlign w:val="center"/>
          </w:tcPr>
          <w:p w14:paraId="1852C24E">
            <w:pPr>
              <w:pStyle w:val="30"/>
            </w:pPr>
            <w:r>
              <w:rPr>
                <w:rFonts w:hint="eastAsia"/>
              </w:rPr>
              <w:t>标签分析概览</w:t>
            </w:r>
          </w:p>
        </w:tc>
        <w:tc>
          <w:tcPr>
            <w:tcW w:w="1146" w:type="pct"/>
            <w:vAlign w:val="center"/>
          </w:tcPr>
          <w:p w14:paraId="39F4DA71">
            <w:pPr>
              <w:pStyle w:val="30"/>
            </w:pPr>
          </w:p>
        </w:tc>
        <w:tc>
          <w:tcPr>
            <w:tcW w:w="240" w:type="pct"/>
            <w:vAlign w:val="center"/>
          </w:tcPr>
          <w:p w14:paraId="016CEC0F">
            <w:pPr>
              <w:pStyle w:val="30"/>
            </w:pPr>
            <w:r>
              <w:rPr>
                <w:rFonts w:hint="eastAsia"/>
              </w:rPr>
              <w:t>1</w:t>
            </w:r>
          </w:p>
        </w:tc>
        <w:tc>
          <w:tcPr>
            <w:tcW w:w="240" w:type="pct"/>
            <w:vAlign w:val="center"/>
          </w:tcPr>
          <w:p w14:paraId="4AA8A81B">
            <w:pPr>
              <w:pStyle w:val="30"/>
            </w:pPr>
            <w:r>
              <w:rPr>
                <w:rFonts w:hint="eastAsia"/>
              </w:rPr>
              <w:t>2.5</w:t>
            </w:r>
          </w:p>
        </w:tc>
        <w:tc>
          <w:tcPr>
            <w:tcW w:w="258" w:type="pct"/>
            <w:vAlign w:val="center"/>
          </w:tcPr>
          <w:p w14:paraId="4345F78A">
            <w:pPr>
              <w:pStyle w:val="30"/>
            </w:pPr>
            <w:r>
              <w:rPr>
                <w:rFonts w:hint="eastAsia"/>
              </w:rPr>
              <w:t>2.5</w:t>
            </w:r>
          </w:p>
        </w:tc>
        <w:tc>
          <w:tcPr>
            <w:tcW w:w="343" w:type="pct"/>
            <w:vAlign w:val="center"/>
          </w:tcPr>
          <w:p w14:paraId="6E36455E">
            <w:pPr>
              <w:pStyle w:val="30"/>
            </w:pPr>
            <w:r>
              <w:rPr>
                <w:rFonts w:hint="eastAsia"/>
              </w:rPr>
              <w:t>6.1.16.2</w:t>
            </w:r>
          </w:p>
        </w:tc>
      </w:tr>
      <w:tr w14:paraId="2C66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0" w:hRule="atLeast"/>
          <w:jc w:val="center"/>
        </w:trPr>
        <w:tc>
          <w:tcPr>
            <w:tcW w:w="199" w:type="pct"/>
            <w:vAlign w:val="center"/>
          </w:tcPr>
          <w:p w14:paraId="0B753408">
            <w:pPr>
              <w:pStyle w:val="30"/>
            </w:pPr>
            <w:r>
              <w:rPr>
                <w:rFonts w:hint="eastAsia"/>
              </w:rPr>
              <w:t>550</w:t>
            </w:r>
          </w:p>
        </w:tc>
        <w:tc>
          <w:tcPr>
            <w:tcW w:w="240" w:type="pct"/>
            <w:vMerge w:val="continue"/>
            <w:vAlign w:val="center"/>
          </w:tcPr>
          <w:p w14:paraId="2A59D8B2">
            <w:pPr>
              <w:pStyle w:val="30"/>
            </w:pPr>
          </w:p>
        </w:tc>
        <w:tc>
          <w:tcPr>
            <w:tcW w:w="570" w:type="pct"/>
            <w:vMerge w:val="continue"/>
            <w:vAlign w:val="center"/>
          </w:tcPr>
          <w:p w14:paraId="53DAEA92">
            <w:pPr>
              <w:pStyle w:val="30"/>
            </w:pPr>
          </w:p>
        </w:tc>
        <w:tc>
          <w:tcPr>
            <w:tcW w:w="816" w:type="pct"/>
            <w:vMerge w:val="continue"/>
            <w:vAlign w:val="center"/>
          </w:tcPr>
          <w:p w14:paraId="1065CEF0">
            <w:pPr>
              <w:pStyle w:val="30"/>
            </w:pPr>
          </w:p>
        </w:tc>
        <w:tc>
          <w:tcPr>
            <w:tcW w:w="942" w:type="pct"/>
            <w:vAlign w:val="center"/>
          </w:tcPr>
          <w:p w14:paraId="2CC0963E">
            <w:pPr>
              <w:pStyle w:val="30"/>
            </w:pPr>
            <w:r>
              <w:rPr>
                <w:rFonts w:hint="eastAsia"/>
              </w:rPr>
              <w:t>标签库管理</w:t>
            </w:r>
          </w:p>
        </w:tc>
        <w:tc>
          <w:tcPr>
            <w:tcW w:w="1146" w:type="pct"/>
            <w:vAlign w:val="center"/>
          </w:tcPr>
          <w:p w14:paraId="7350A62E">
            <w:pPr>
              <w:pStyle w:val="30"/>
            </w:pPr>
          </w:p>
        </w:tc>
        <w:tc>
          <w:tcPr>
            <w:tcW w:w="240" w:type="pct"/>
            <w:vAlign w:val="center"/>
          </w:tcPr>
          <w:p w14:paraId="780434DC">
            <w:pPr>
              <w:pStyle w:val="30"/>
            </w:pPr>
            <w:r>
              <w:rPr>
                <w:rFonts w:hint="eastAsia"/>
              </w:rPr>
              <w:t>1</w:t>
            </w:r>
          </w:p>
        </w:tc>
        <w:tc>
          <w:tcPr>
            <w:tcW w:w="240" w:type="pct"/>
            <w:vAlign w:val="center"/>
          </w:tcPr>
          <w:p w14:paraId="546CC964">
            <w:pPr>
              <w:pStyle w:val="30"/>
            </w:pPr>
            <w:r>
              <w:rPr>
                <w:rFonts w:hint="eastAsia"/>
              </w:rPr>
              <w:t>2.5</w:t>
            </w:r>
          </w:p>
        </w:tc>
        <w:tc>
          <w:tcPr>
            <w:tcW w:w="258" w:type="pct"/>
            <w:vAlign w:val="center"/>
          </w:tcPr>
          <w:p w14:paraId="6C76E9B3">
            <w:pPr>
              <w:pStyle w:val="30"/>
            </w:pPr>
            <w:r>
              <w:rPr>
                <w:rFonts w:hint="eastAsia"/>
              </w:rPr>
              <w:t>2.5</w:t>
            </w:r>
          </w:p>
        </w:tc>
        <w:tc>
          <w:tcPr>
            <w:tcW w:w="343" w:type="pct"/>
            <w:vAlign w:val="center"/>
          </w:tcPr>
          <w:p w14:paraId="28F07935">
            <w:pPr>
              <w:pStyle w:val="30"/>
            </w:pPr>
            <w:r>
              <w:rPr>
                <w:rFonts w:hint="eastAsia"/>
              </w:rPr>
              <w:t>6.1.16.2</w:t>
            </w:r>
          </w:p>
        </w:tc>
      </w:tr>
      <w:tr w14:paraId="2E464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7FEE2C6">
            <w:pPr>
              <w:pStyle w:val="30"/>
            </w:pPr>
            <w:r>
              <w:rPr>
                <w:rFonts w:hint="eastAsia"/>
              </w:rPr>
              <w:t>551</w:t>
            </w:r>
          </w:p>
        </w:tc>
        <w:tc>
          <w:tcPr>
            <w:tcW w:w="240" w:type="pct"/>
            <w:vMerge w:val="continue"/>
            <w:vAlign w:val="center"/>
          </w:tcPr>
          <w:p w14:paraId="084EBF64">
            <w:pPr>
              <w:pStyle w:val="30"/>
            </w:pPr>
          </w:p>
        </w:tc>
        <w:tc>
          <w:tcPr>
            <w:tcW w:w="570" w:type="pct"/>
            <w:vMerge w:val="continue"/>
            <w:vAlign w:val="center"/>
          </w:tcPr>
          <w:p w14:paraId="501123BD">
            <w:pPr>
              <w:pStyle w:val="30"/>
            </w:pPr>
          </w:p>
        </w:tc>
        <w:tc>
          <w:tcPr>
            <w:tcW w:w="816" w:type="pct"/>
            <w:vMerge w:val="continue"/>
            <w:vAlign w:val="center"/>
          </w:tcPr>
          <w:p w14:paraId="3C94DD48">
            <w:pPr>
              <w:pStyle w:val="30"/>
            </w:pPr>
          </w:p>
        </w:tc>
        <w:tc>
          <w:tcPr>
            <w:tcW w:w="942" w:type="pct"/>
            <w:vAlign w:val="center"/>
          </w:tcPr>
          <w:p w14:paraId="35F9E1E8">
            <w:pPr>
              <w:pStyle w:val="30"/>
            </w:pPr>
            <w:r>
              <w:rPr>
                <w:rFonts w:hint="eastAsia"/>
              </w:rPr>
              <w:t>标签类目</w:t>
            </w:r>
          </w:p>
        </w:tc>
        <w:tc>
          <w:tcPr>
            <w:tcW w:w="1146" w:type="pct"/>
            <w:vAlign w:val="center"/>
          </w:tcPr>
          <w:p w14:paraId="4E5C5773">
            <w:pPr>
              <w:pStyle w:val="30"/>
            </w:pPr>
          </w:p>
        </w:tc>
        <w:tc>
          <w:tcPr>
            <w:tcW w:w="240" w:type="pct"/>
            <w:vMerge w:val="restart"/>
            <w:vAlign w:val="center"/>
          </w:tcPr>
          <w:p w14:paraId="4793AC45">
            <w:pPr>
              <w:pStyle w:val="30"/>
            </w:pPr>
            <w:r>
              <w:rPr>
                <w:rFonts w:hint="eastAsia"/>
              </w:rPr>
              <w:t>1</w:t>
            </w:r>
          </w:p>
        </w:tc>
        <w:tc>
          <w:tcPr>
            <w:tcW w:w="240" w:type="pct"/>
            <w:vAlign w:val="center"/>
          </w:tcPr>
          <w:p w14:paraId="0744B693">
            <w:pPr>
              <w:pStyle w:val="30"/>
            </w:pPr>
            <w:r>
              <w:rPr>
                <w:rFonts w:hint="eastAsia"/>
              </w:rPr>
              <w:t>2.5</w:t>
            </w:r>
          </w:p>
        </w:tc>
        <w:tc>
          <w:tcPr>
            <w:tcW w:w="258" w:type="pct"/>
            <w:vMerge w:val="restart"/>
            <w:vAlign w:val="center"/>
          </w:tcPr>
          <w:p w14:paraId="721CE144">
            <w:pPr>
              <w:pStyle w:val="30"/>
            </w:pPr>
            <w:r>
              <w:rPr>
                <w:rFonts w:hint="eastAsia"/>
              </w:rPr>
              <w:t>2.5</w:t>
            </w:r>
          </w:p>
        </w:tc>
        <w:tc>
          <w:tcPr>
            <w:tcW w:w="343" w:type="pct"/>
            <w:vAlign w:val="center"/>
          </w:tcPr>
          <w:p w14:paraId="58FAF2ED">
            <w:pPr>
              <w:pStyle w:val="30"/>
            </w:pPr>
            <w:r>
              <w:rPr>
                <w:rFonts w:hint="eastAsia"/>
              </w:rPr>
              <w:t>6.1.16.2</w:t>
            </w:r>
          </w:p>
        </w:tc>
      </w:tr>
      <w:tr w14:paraId="6E621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9091672">
            <w:pPr>
              <w:pStyle w:val="30"/>
            </w:pPr>
            <w:r>
              <w:rPr>
                <w:rFonts w:hint="eastAsia"/>
              </w:rPr>
              <w:t>552</w:t>
            </w:r>
          </w:p>
        </w:tc>
        <w:tc>
          <w:tcPr>
            <w:tcW w:w="240" w:type="pct"/>
            <w:vMerge w:val="continue"/>
            <w:vAlign w:val="center"/>
          </w:tcPr>
          <w:p w14:paraId="4CAEF27F">
            <w:pPr>
              <w:pStyle w:val="30"/>
            </w:pPr>
          </w:p>
        </w:tc>
        <w:tc>
          <w:tcPr>
            <w:tcW w:w="570" w:type="pct"/>
            <w:vMerge w:val="continue"/>
            <w:vAlign w:val="center"/>
          </w:tcPr>
          <w:p w14:paraId="6E99DF3B">
            <w:pPr>
              <w:pStyle w:val="30"/>
            </w:pPr>
          </w:p>
        </w:tc>
        <w:tc>
          <w:tcPr>
            <w:tcW w:w="816" w:type="pct"/>
            <w:vMerge w:val="continue"/>
            <w:vAlign w:val="center"/>
          </w:tcPr>
          <w:p w14:paraId="2015C642">
            <w:pPr>
              <w:pStyle w:val="30"/>
            </w:pPr>
          </w:p>
        </w:tc>
        <w:tc>
          <w:tcPr>
            <w:tcW w:w="942" w:type="pct"/>
            <w:vAlign w:val="center"/>
          </w:tcPr>
          <w:p w14:paraId="7E639422">
            <w:pPr>
              <w:pStyle w:val="30"/>
            </w:pPr>
            <w:r>
              <w:rPr>
                <w:rFonts w:hint="eastAsia"/>
              </w:rPr>
              <w:t>标签分组</w:t>
            </w:r>
          </w:p>
        </w:tc>
        <w:tc>
          <w:tcPr>
            <w:tcW w:w="1146" w:type="pct"/>
            <w:vAlign w:val="center"/>
          </w:tcPr>
          <w:p w14:paraId="4D36EB77">
            <w:pPr>
              <w:pStyle w:val="30"/>
            </w:pPr>
          </w:p>
        </w:tc>
        <w:tc>
          <w:tcPr>
            <w:tcW w:w="240" w:type="pct"/>
            <w:vMerge w:val="continue"/>
            <w:vAlign w:val="center"/>
          </w:tcPr>
          <w:p w14:paraId="4EF40BAC">
            <w:pPr>
              <w:pStyle w:val="30"/>
            </w:pPr>
          </w:p>
        </w:tc>
        <w:tc>
          <w:tcPr>
            <w:tcW w:w="240" w:type="pct"/>
            <w:vAlign w:val="center"/>
          </w:tcPr>
          <w:p w14:paraId="03709E5A">
            <w:pPr>
              <w:pStyle w:val="30"/>
            </w:pPr>
            <w:r>
              <w:rPr>
                <w:rFonts w:hint="eastAsia"/>
              </w:rPr>
              <w:t>2.5</w:t>
            </w:r>
          </w:p>
        </w:tc>
        <w:tc>
          <w:tcPr>
            <w:tcW w:w="258" w:type="pct"/>
            <w:vMerge w:val="continue"/>
            <w:vAlign w:val="center"/>
          </w:tcPr>
          <w:p w14:paraId="1277A682">
            <w:pPr>
              <w:pStyle w:val="30"/>
            </w:pPr>
          </w:p>
        </w:tc>
        <w:tc>
          <w:tcPr>
            <w:tcW w:w="343" w:type="pct"/>
            <w:vAlign w:val="center"/>
          </w:tcPr>
          <w:p w14:paraId="133B8B77">
            <w:pPr>
              <w:pStyle w:val="30"/>
            </w:pPr>
            <w:r>
              <w:rPr>
                <w:rFonts w:hint="eastAsia"/>
              </w:rPr>
              <w:t>6.1.16.2</w:t>
            </w:r>
          </w:p>
        </w:tc>
      </w:tr>
      <w:tr w14:paraId="5E2D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515D6AA">
            <w:pPr>
              <w:pStyle w:val="30"/>
            </w:pPr>
            <w:r>
              <w:rPr>
                <w:rFonts w:hint="eastAsia"/>
              </w:rPr>
              <w:t>553</w:t>
            </w:r>
          </w:p>
        </w:tc>
        <w:tc>
          <w:tcPr>
            <w:tcW w:w="240" w:type="pct"/>
            <w:vMerge w:val="continue"/>
            <w:vAlign w:val="center"/>
          </w:tcPr>
          <w:p w14:paraId="71D90335">
            <w:pPr>
              <w:pStyle w:val="30"/>
            </w:pPr>
          </w:p>
        </w:tc>
        <w:tc>
          <w:tcPr>
            <w:tcW w:w="570" w:type="pct"/>
            <w:vMerge w:val="continue"/>
            <w:vAlign w:val="center"/>
          </w:tcPr>
          <w:p w14:paraId="2D5D0516">
            <w:pPr>
              <w:pStyle w:val="30"/>
            </w:pPr>
          </w:p>
        </w:tc>
        <w:tc>
          <w:tcPr>
            <w:tcW w:w="816" w:type="pct"/>
            <w:vMerge w:val="continue"/>
            <w:vAlign w:val="center"/>
          </w:tcPr>
          <w:p w14:paraId="6498E825">
            <w:pPr>
              <w:pStyle w:val="30"/>
            </w:pPr>
          </w:p>
        </w:tc>
        <w:tc>
          <w:tcPr>
            <w:tcW w:w="942" w:type="pct"/>
            <w:vAlign w:val="center"/>
          </w:tcPr>
          <w:p w14:paraId="590EB466">
            <w:pPr>
              <w:pStyle w:val="30"/>
            </w:pPr>
            <w:r>
              <w:rPr>
                <w:rFonts w:hint="eastAsia"/>
              </w:rPr>
              <w:t>标签加工</w:t>
            </w:r>
          </w:p>
        </w:tc>
        <w:tc>
          <w:tcPr>
            <w:tcW w:w="1146" w:type="pct"/>
            <w:vAlign w:val="center"/>
          </w:tcPr>
          <w:p w14:paraId="242B888B">
            <w:pPr>
              <w:pStyle w:val="30"/>
            </w:pPr>
          </w:p>
        </w:tc>
        <w:tc>
          <w:tcPr>
            <w:tcW w:w="240" w:type="pct"/>
            <w:vMerge w:val="restart"/>
            <w:vAlign w:val="center"/>
          </w:tcPr>
          <w:p w14:paraId="35220E05">
            <w:pPr>
              <w:pStyle w:val="30"/>
            </w:pPr>
            <w:r>
              <w:rPr>
                <w:rFonts w:hint="eastAsia"/>
              </w:rPr>
              <w:t>2</w:t>
            </w:r>
          </w:p>
        </w:tc>
        <w:tc>
          <w:tcPr>
            <w:tcW w:w="240" w:type="pct"/>
            <w:vAlign w:val="center"/>
          </w:tcPr>
          <w:p w14:paraId="7680A144">
            <w:pPr>
              <w:pStyle w:val="30"/>
            </w:pPr>
            <w:r>
              <w:rPr>
                <w:rFonts w:hint="eastAsia"/>
              </w:rPr>
              <w:t>2.5</w:t>
            </w:r>
          </w:p>
        </w:tc>
        <w:tc>
          <w:tcPr>
            <w:tcW w:w="258" w:type="pct"/>
            <w:vMerge w:val="restart"/>
            <w:vAlign w:val="center"/>
          </w:tcPr>
          <w:p w14:paraId="3FB7AA89">
            <w:pPr>
              <w:pStyle w:val="30"/>
            </w:pPr>
            <w:r>
              <w:rPr>
                <w:rFonts w:hint="eastAsia"/>
              </w:rPr>
              <w:t>5</w:t>
            </w:r>
          </w:p>
        </w:tc>
        <w:tc>
          <w:tcPr>
            <w:tcW w:w="343" w:type="pct"/>
            <w:vAlign w:val="center"/>
          </w:tcPr>
          <w:p w14:paraId="041614ED">
            <w:pPr>
              <w:pStyle w:val="30"/>
            </w:pPr>
            <w:r>
              <w:rPr>
                <w:rFonts w:hint="eastAsia"/>
              </w:rPr>
              <w:t>6.1.16.2</w:t>
            </w:r>
          </w:p>
        </w:tc>
      </w:tr>
      <w:tr w14:paraId="18EF5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2FB9BCB">
            <w:pPr>
              <w:pStyle w:val="30"/>
            </w:pPr>
            <w:r>
              <w:rPr>
                <w:rFonts w:hint="eastAsia"/>
              </w:rPr>
              <w:t>554</w:t>
            </w:r>
          </w:p>
        </w:tc>
        <w:tc>
          <w:tcPr>
            <w:tcW w:w="240" w:type="pct"/>
            <w:vMerge w:val="continue"/>
            <w:vAlign w:val="center"/>
          </w:tcPr>
          <w:p w14:paraId="599465E7">
            <w:pPr>
              <w:pStyle w:val="30"/>
            </w:pPr>
          </w:p>
        </w:tc>
        <w:tc>
          <w:tcPr>
            <w:tcW w:w="570" w:type="pct"/>
            <w:vMerge w:val="continue"/>
            <w:vAlign w:val="center"/>
          </w:tcPr>
          <w:p w14:paraId="2D1640BC">
            <w:pPr>
              <w:pStyle w:val="30"/>
            </w:pPr>
          </w:p>
        </w:tc>
        <w:tc>
          <w:tcPr>
            <w:tcW w:w="816" w:type="pct"/>
            <w:vMerge w:val="continue"/>
            <w:vAlign w:val="center"/>
          </w:tcPr>
          <w:p w14:paraId="49BE42C4">
            <w:pPr>
              <w:pStyle w:val="30"/>
            </w:pPr>
          </w:p>
        </w:tc>
        <w:tc>
          <w:tcPr>
            <w:tcW w:w="942" w:type="pct"/>
            <w:vAlign w:val="center"/>
          </w:tcPr>
          <w:p w14:paraId="23142435">
            <w:pPr>
              <w:pStyle w:val="30"/>
            </w:pPr>
            <w:r>
              <w:rPr>
                <w:rFonts w:hint="eastAsia"/>
              </w:rPr>
              <w:t>自定义标签</w:t>
            </w:r>
          </w:p>
        </w:tc>
        <w:tc>
          <w:tcPr>
            <w:tcW w:w="1146" w:type="pct"/>
            <w:vAlign w:val="center"/>
          </w:tcPr>
          <w:p w14:paraId="56BDD846">
            <w:pPr>
              <w:pStyle w:val="30"/>
            </w:pPr>
          </w:p>
        </w:tc>
        <w:tc>
          <w:tcPr>
            <w:tcW w:w="240" w:type="pct"/>
            <w:vMerge w:val="continue"/>
            <w:vAlign w:val="center"/>
          </w:tcPr>
          <w:p w14:paraId="4C1ED929">
            <w:pPr>
              <w:pStyle w:val="30"/>
            </w:pPr>
          </w:p>
        </w:tc>
        <w:tc>
          <w:tcPr>
            <w:tcW w:w="240" w:type="pct"/>
            <w:vAlign w:val="center"/>
          </w:tcPr>
          <w:p w14:paraId="567DCAAB">
            <w:pPr>
              <w:pStyle w:val="30"/>
            </w:pPr>
            <w:r>
              <w:rPr>
                <w:rFonts w:hint="eastAsia"/>
              </w:rPr>
              <w:t>2.5</w:t>
            </w:r>
          </w:p>
        </w:tc>
        <w:tc>
          <w:tcPr>
            <w:tcW w:w="258" w:type="pct"/>
            <w:vMerge w:val="continue"/>
            <w:vAlign w:val="center"/>
          </w:tcPr>
          <w:p w14:paraId="32D4D49E">
            <w:pPr>
              <w:pStyle w:val="30"/>
            </w:pPr>
          </w:p>
        </w:tc>
        <w:tc>
          <w:tcPr>
            <w:tcW w:w="343" w:type="pct"/>
            <w:vAlign w:val="center"/>
          </w:tcPr>
          <w:p w14:paraId="29ED8AB7">
            <w:pPr>
              <w:pStyle w:val="30"/>
            </w:pPr>
            <w:r>
              <w:rPr>
                <w:rFonts w:hint="eastAsia"/>
              </w:rPr>
              <w:t>6.1.16.2</w:t>
            </w:r>
          </w:p>
        </w:tc>
      </w:tr>
      <w:tr w14:paraId="250E2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0" w:hRule="atLeast"/>
          <w:jc w:val="center"/>
        </w:trPr>
        <w:tc>
          <w:tcPr>
            <w:tcW w:w="199" w:type="pct"/>
            <w:vAlign w:val="center"/>
          </w:tcPr>
          <w:p w14:paraId="30B90389">
            <w:pPr>
              <w:pStyle w:val="30"/>
            </w:pPr>
            <w:r>
              <w:rPr>
                <w:rFonts w:hint="eastAsia"/>
              </w:rPr>
              <w:t>555</w:t>
            </w:r>
          </w:p>
        </w:tc>
        <w:tc>
          <w:tcPr>
            <w:tcW w:w="240" w:type="pct"/>
            <w:vMerge w:val="continue"/>
            <w:vAlign w:val="center"/>
          </w:tcPr>
          <w:p w14:paraId="44C96A5F">
            <w:pPr>
              <w:pStyle w:val="30"/>
            </w:pPr>
          </w:p>
        </w:tc>
        <w:tc>
          <w:tcPr>
            <w:tcW w:w="570" w:type="pct"/>
            <w:vMerge w:val="continue"/>
            <w:vAlign w:val="center"/>
          </w:tcPr>
          <w:p w14:paraId="7E02A2EA">
            <w:pPr>
              <w:pStyle w:val="30"/>
            </w:pPr>
          </w:p>
        </w:tc>
        <w:tc>
          <w:tcPr>
            <w:tcW w:w="816" w:type="pct"/>
            <w:vMerge w:val="restart"/>
            <w:vAlign w:val="center"/>
          </w:tcPr>
          <w:p w14:paraId="4630D422">
            <w:pPr>
              <w:pStyle w:val="30"/>
            </w:pPr>
            <w:r>
              <w:rPr>
                <w:rFonts w:hint="eastAsia"/>
              </w:rPr>
              <w:t>数据质量管理</w:t>
            </w:r>
          </w:p>
        </w:tc>
        <w:tc>
          <w:tcPr>
            <w:tcW w:w="942" w:type="pct"/>
            <w:vAlign w:val="center"/>
          </w:tcPr>
          <w:p w14:paraId="5A46F032">
            <w:pPr>
              <w:pStyle w:val="30"/>
            </w:pPr>
            <w:r>
              <w:rPr>
                <w:rFonts w:hint="eastAsia"/>
              </w:rPr>
              <w:t>质量检测规则库</w:t>
            </w:r>
          </w:p>
        </w:tc>
        <w:tc>
          <w:tcPr>
            <w:tcW w:w="1146" w:type="pct"/>
            <w:vAlign w:val="center"/>
          </w:tcPr>
          <w:p w14:paraId="6E7991D1">
            <w:pPr>
              <w:pStyle w:val="30"/>
            </w:pPr>
          </w:p>
        </w:tc>
        <w:tc>
          <w:tcPr>
            <w:tcW w:w="240" w:type="pct"/>
            <w:vAlign w:val="center"/>
          </w:tcPr>
          <w:p w14:paraId="48DBEF18">
            <w:pPr>
              <w:pStyle w:val="30"/>
            </w:pPr>
            <w:r>
              <w:rPr>
                <w:rFonts w:hint="eastAsia"/>
              </w:rPr>
              <w:t>1</w:t>
            </w:r>
          </w:p>
        </w:tc>
        <w:tc>
          <w:tcPr>
            <w:tcW w:w="240" w:type="pct"/>
            <w:vAlign w:val="center"/>
          </w:tcPr>
          <w:p w14:paraId="38704269">
            <w:pPr>
              <w:pStyle w:val="30"/>
            </w:pPr>
            <w:r>
              <w:rPr>
                <w:rFonts w:hint="eastAsia"/>
              </w:rPr>
              <w:t>2.5</w:t>
            </w:r>
          </w:p>
        </w:tc>
        <w:tc>
          <w:tcPr>
            <w:tcW w:w="258" w:type="pct"/>
            <w:vAlign w:val="center"/>
          </w:tcPr>
          <w:p w14:paraId="45B0960D">
            <w:pPr>
              <w:pStyle w:val="30"/>
            </w:pPr>
            <w:r>
              <w:rPr>
                <w:rFonts w:hint="eastAsia"/>
              </w:rPr>
              <w:t>2.5</w:t>
            </w:r>
          </w:p>
        </w:tc>
        <w:tc>
          <w:tcPr>
            <w:tcW w:w="343" w:type="pct"/>
            <w:vAlign w:val="center"/>
          </w:tcPr>
          <w:p w14:paraId="22795DBF">
            <w:pPr>
              <w:pStyle w:val="30"/>
            </w:pPr>
            <w:r>
              <w:rPr>
                <w:rFonts w:hint="eastAsia"/>
              </w:rPr>
              <w:t>6.1.16.2</w:t>
            </w:r>
          </w:p>
        </w:tc>
      </w:tr>
      <w:tr w14:paraId="0E233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AF64BF3">
            <w:pPr>
              <w:pStyle w:val="30"/>
            </w:pPr>
            <w:r>
              <w:rPr>
                <w:rFonts w:hint="eastAsia"/>
              </w:rPr>
              <w:t>556</w:t>
            </w:r>
          </w:p>
        </w:tc>
        <w:tc>
          <w:tcPr>
            <w:tcW w:w="240" w:type="pct"/>
            <w:vMerge w:val="continue"/>
            <w:vAlign w:val="center"/>
          </w:tcPr>
          <w:p w14:paraId="45CC6452">
            <w:pPr>
              <w:pStyle w:val="30"/>
            </w:pPr>
          </w:p>
        </w:tc>
        <w:tc>
          <w:tcPr>
            <w:tcW w:w="570" w:type="pct"/>
            <w:vMerge w:val="continue"/>
            <w:vAlign w:val="center"/>
          </w:tcPr>
          <w:p w14:paraId="4D317CB9">
            <w:pPr>
              <w:pStyle w:val="30"/>
            </w:pPr>
          </w:p>
        </w:tc>
        <w:tc>
          <w:tcPr>
            <w:tcW w:w="816" w:type="pct"/>
            <w:vMerge w:val="continue"/>
            <w:vAlign w:val="center"/>
          </w:tcPr>
          <w:p w14:paraId="7E8AA45D">
            <w:pPr>
              <w:pStyle w:val="30"/>
            </w:pPr>
          </w:p>
        </w:tc>
        <w:tc>
          <w:tcPr>
            <w:tcW w:w="942" w:type="pct"/>
            <w:vAlign w:val="center"/>
          </w:tcPr>
          <w:p w14:paraId="27D077DA">
            <w:pPr>
              <w:pStyle w:val="30"/>
            </w:pPr>
            <w:r>
              <w:rPr>
                <w:rFonts w:hint="eastAsia"/>
              </w:rPr>
              <w:t>质量检测任务</w:t>
            </w:r>
          </w:p>
        </w:tc>
        <w:tc>
          <w:tcPr>
            <w:tcW w:w="1146" w:type="pct"/>
            <w:vAlign w:val="center"/>
          </w:tcPr>
          <w:p w14:paraId="0392A79D">
            <w:pPr>
              <w:pStyle w:val="30"/>
            </w:pPr>
          </w:p>
        </w:tc>
        <w:tc>
          <w:tcPr>
            <w:tcW w:w="240" w:type="pct"/>
            <w:vAlign w:val="center"/>
          </w:tcPr>
          <w:p w14:paraId="2C34D51A">
            <w:pPr>
              <w:pStyle w:val="30"/>
            </w:pPr>
            <w:r>
              <w:rPr>
                <w:rFonts w:hint="eastAsia"/>
              </w:rPr>
              <w:t>1</w:t>
            </w:r>
          </w:p>
        </w:tc>
        <w:tc>
          <w:tcPr>
            <w:tcW w:w="240" w:type="pct"/>
            <w:vAlign w:val="center"/>
          </w:tcPr>
          <w:p w14:paraId="01E02097">
            <w:pPr>
              <w:pStyle w:val="30"/>
            </w:pPr>
            <w:r>
              <w:rPr>
                <w:rFonts w:hint="eastAsia"/>
              </w:rPr>
              <w:t>2.5</w:t>
            </w:r>
          </w:p>
        </w:tc>
        <w:tc>
          <w:tcPr>
            <w:tcW w:w="258" w:type="pct"/>
            <w:vAlign w:val="center"/>
          </w:tcPr>
          <w:p w14:paraId="0E4EE1AD">
            <w:pPr>
              <w:pStyle w:val="30"/>
            </w:pPr>
            <w:r>
              <w:rPr>
                <w:rFonts w:hint="eastAsia"/>
              </w:rPr>
              <w:t>2.5</w:t>
            </w:r>
          </w:p>
        </w:tc>
        <w:tc>
          <w:tcPr>
            <w:tcW w:w="343" w:type="pct"/>
            <w:vAlign w:val="center"/>
          </w:tcPr>
          <w:p w14:paraId="033472C2">
            <w:pPr>
              <w:pStyle w:val="30"/>
            </w:pPr>
            <w:r>
              <w:rPr>
                <w:rFonts w:hint="eastAsia"/>
              </w:rPr>
              <w:t>6.1.16.2</w:t>
            </w:r>
          </w:p>
        </w:tc>
      </w:tr>
      <w:tr w14:paraId="693C7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0" w:hRule="atLeast"/>
          <w:jc w:val="center"/>
        </w:trPr>
        <w:tc>
          <w:tcPr>
            <w:tcW w:w="199" w:type="pct"/>
            <w:vAlign w:val="center"/>
          </w:tcPr>
          <w:p w14:paraId="78E1DF11">
            <w:pPr>
              <w:pStyle w:val="30"/>
            </w:pPr>
            <w:r>
              <w:rPr>
                <w:rFonts w:hint="eastAsia"/>
              </w:rPr>
              <w:t>557</w:t>
            </w:r>
          </w:p>
        </w:tc>
        <w:tc>
          <w:tcPr>
            <w:tcW w:w="240" w:type="pct"/>
            <w:vMerge w:val="continue"/>
            <w:vAlign w:val="center"/>
          </w:tcPr>
          <w:p w14:paraId="0C3793A7">
            <w:pPr>
              <w:pStyle w:val="30"/>
            </w:pPr>
          </w:p>
        </w:tc>
        <w:tc>
          <w:tcPr>
            <w:tcW w:w="570" w:type="pct"/>
            <w:vMerge w:val="continue"/>
            <w:vAlign w:val="center"/>
          </w:tcPr>
          <w:p w14:paraId="4B28268A">
            <w:pPr>
              <w:pStyle w:val="30"/>
            </w:pPr>
          </w:p>
        </w:tc>
        <w:tc>
          <w:tcPr>
            <w:tcW w:w="816" w:type="pct"/>
            <w:vMerge w:val="continue"/>
            <w:vAlign w:val="center"/>
          </w:tcPr>
          <w:p w14:paraId="5E5B50CD">
            <w:pPr>
              <w:pStyle w:val="30"/>
            </w:pPr>
          </w:p>
        </w:tc>
        <w:tc>
          <w:tcPr>
            <w:tcW w:w="942" w:type="pct"/>
            <w:vAlign w:val="center"/>
          </w:tcPr>
          <w:p w14:paraId="7037AC0D">
            <w:pPr>
              <w:pStyle w:val="30"/>
            </w:pPr>
            <w:r>
              <w:rPr>
                <w:rFonts w:hint="eastAsia"/>
              </w:rPr>
              <w:t>质量报告</w:t>
            </w:r>
          </w:p>
        </w:tc>
        <w:tc>
          <w:tcPr>
            <w:tcW w:w="1146" w:type="pct"/>
            <w:vAlign w:val="center"/>
          </w:tcPr>
          <w:p w14:paraId="22D057ED">
            <w:pPr>
              <w:pStyle w:val="30"/>
            </w:pPr>
          </w:p>
        </w:tc>
        <w:tc>
          <w:tcPr>
            <w:tcW w:w="240" w:type="pct"/>
            <w:vAlign w:val="center"/>
          </w:tcPr>
          <w:p w14:paraId="2DC9D379">
            <w:pPr>
              <w:pStyle w:val="30"/>
            </w:pPr>
            <w:r>
              <w:rPr>
                <w:rFonts w:hint="eastAsia"/>
              </w:rPr>
              <w:t>3</w:t>
            </w:r>
          </w:p>
        </w:tc>
        <w:tc>
          <w:tcPr>
            <w:tcW w:w="240" w:type="pct"/>
            <w:vAlign w:val="center"/>
          </w:tcPr>
          <w:p w14:paraId="32C2A186">
            <w:pPr>
              <w:pStyle w:val="30"/>
            </w:pPr>
            <w:r>
              <w:rPr>
                <w:rFonts w:hint="eastAsia"/>
              </w:rPr>
              <w:t>2.5</w:t>
            </w:r>
          </w:p>
        </w:tc>
        <w:tc>
          <w:tcPr>
            <w:tcW w:w="258" w:type="pct"/>
            <w:vAlign w:val="center"/>
          </w:tcPr>
          <w:p w14:paraId="6FBB5FFA">
            <w:pPr>
              <w:pStyle w:val="30"/>
            </w:pPr>
            <w:r>
              <w:rPr>
                <w:rFonts w:hint="eastAsia"/>
              </w:rPr>
              <w:t>7.5</w:t>
            </w:r>
          </w:p>
        </w:tc>
        <w:tc>
          <w:tcPr>
            <w:tcW w:w="343" w:type="pct"/>
            <w:vAlign w:val="center"/>
          </w:tcPr>
          <w:p w14:paraId="025DF2E9">
            <w:pPr>
              <w:pStyle w:val="30"/>
            </w:pPr>
            <w:r>
              <w:rPr>
                <w:rFonts w:hint="eastAsia"/>
              </w:rPr>
              <w:t>6.1.16.2</w:t>
            </w:r>
          </w:p>
        </w:tc>
      </w:tr>
      <w:tr w14:paraId="264E8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F8CFDF9">
            <w:pPr>
              <w:pStyle w:val="30"/>
            </w:pPr>
            <w:r>
              <w:rPr>
                <w:rFonts w:hint="eastAsia"/>
              </w:rPr>
              <w:t>558</w:t>
            </w:r>
          </w:p>
        </w:tc>
        <w:tc>
          <w:tcPr>
            <w:tcW w:w="240" w:type="pct"/>
            <w:vMerge w:val="continue"/>
            <w:vAlign w:val="center"/>
          </w:tcPr>
          <w:p w14:paraId="6EF82174">
            <w:pPr>
              <w:pStyle w:val="30"/>
            </w:pPr>
          </w:p>
        </w:tc>
        <w:tc>
          <w:tcPr>
            <w:tcW w:w="570" w:type="pct"/>
            <w:vMerge w:val="continue"/>
            <w:vAlign w:val="center"/>
          </w:tcPr>
          <w:p w14:paraId="402863D7">
            <w:pPr>
              <w:pStyle w:val="30"/>
            </w:pPr>
          </w:p>
        </w:tc>
        <w:tc>
          <w:tcPr>
            <w:tcW w:w="816" w:type="pct"/>
            <w:vMerge w:val="continue"/>
            <w:vAlign w:val="center"/>
          </w:tcPr>
          <w:p w14:paraId="688AFCF4">
            <w:pPr>
              <w:pStyle w:val="30"/>
            </w:pPr>
          </w:p>
        </w:tc>
        <w:tc>
          <w:tcPr>
            <w:tcW w:w="942" w:type="pct"/>
            <w:vAlign w:val="center"/>
          </w:tcPr>
          <w:p w14:paraId="37171247">
            <w:pPr>
              <w:pStyle w:val="30"/>
            </w:pPr>
            <w:r>
              <w:rPr>
                <w:rFonts w:hint="eastAsia"/>
              </w:rPr>
              <w:t>质量检测告警规则</w:t>
            </w:r>
          </w:p>
        </w:tc>
        <w:tc>
          <w:tcPr>
            <w:tcW w:w="1146" w:type="pct"/>
            <w:vAlign w:val="center"/>
          </w:tcPr>
          <w:p w14:paraId="0B250E61">
            <w:pPr>
              <w:pStyle w:val="30"/>
            </w:pPr>
          </w:p>
        </w:tc>
        <w:tc>
          <w:tcPr>
            <w:tcW w:w="240" w:type="pct"/>
            <w:vMerge w:val="restart"/>
            <w:vAlign w:val="center"/>
          </w:tcPr>
          <w:p w14:paraId="27A557E3">
            <w:pPr>
              <w:pStyle w:val="30"/>
            </w:pPr>
            <w:r>
              <w:rPr>
                <w:rFonts w:hint="eastAsia"/>
              </w:rPr>
              <w:t>1</w:t>
            </w:r>
          </w:p>
        </w:tc>
        <w:tc>
          <w:tcPr>
            <w:tcW w:w="240" w:type="pct"/>
            <w:vAlign w:val="center"/>
          </w:tcPr>
          <w:p w14:paraId="0D295F3B">
            <w:pPr>
              <w:pStyle w:val="30"/>
            </w:pPr>
            <w:r>
              <w:rPr>
                <w:rFonts w:hint="eastAsia"/>
              </w:rPr>
              <w:t>2.5</w:t>
            </w:r>
          </w:p>
        </w:tc>
        <w:tc>
          <w:tcPr>
            <w:tcW w:w="258" w:type="pct"/>
            <w:vMerge w:val="restart"/>
            <w:vAlign w:val="center"/>
          </w:tcPr>
          <w:p w14:paraId="07372404">
            <w:pPr>
              <w:pStyle w:val="30"/>
            </w:pPr>
            <w:r>
              <w:rPr>
                <w:rFonts w:hint="eastAsia"/>
              </w:rPr>
              <w:t>2.5</w:t>
            </w:r>
          </w:p>
        </w:tc>
        <w:tc>
          <w:tcPr>
            <w:tcW w:w="343" w:type="pct"/>
            <w:vAlign w:val="center"/>
          </w:tcPr>
          <w:p w14:paraId="696D6F2A">
            <w:pPr>
              <w:pStyle w:val="30"/>
            </w:pPr>
            <w:r>
              <w:rPr>
                <w:rFonts w:hint="eastAsia"/>
              </w:rPr>
              <w:t>6.1.16.2</w:t>
            </w:r>
          </w:p>
        </w:tc>
      </w:tr>
      <w:tr w14:paraId="6C08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D19F4F8">
            <w:pPr>
              <w:pStyle w:val="30"/>
            </w:pPr>
            <w:r>
              <w:rPr>
                <w:rFonts w:hint="eastAsia"/>
              </w:rPr>
              <w:t>559</w:t>
            </w:r>
          </w:p>
        </w:tc>
        <w:tc>
          <w:tcPr>
            <w:tcW w:w="240" w:type="pct"/>
            <w:vMerge w:val="continue"/>
            <w:vAlign w:val="center"/>
          </w:tcPr>
          <w:p w14:paraId="57D796C6">
            <w:pPr>
              <w:pStyle w:val="30"/>
            </w:pPr>
          </w:p>
        </w:tc>
        <w:tc>
          <w:tcPr>
            <w:tcW w:w="570" w:type="pct"/>
            <w:vMerge w:val="continue"/>
            <w:vAlign w:val="center"/>
          </w:tcPr>
          <w:p w14:paraId="04C00B1E">
            <w:pPr>
              <w:pStyle w:val="30"/>
            </w:pPr>
          </w:p>
        </w:tc>
        <w:tc>
          <w:tcPr>
            <w:tcW w:w="816" w:type="pct"/>
            <w:vMerge w:val="continue"/>
            <w:vAlign w:val="center"/>
          </w:tcPr>
          <w:p w14:paraId="56772190">
            <w:pPr>
              <w:pStyle w:val="30"/>
            </w:pPr>
          </w:p>
        </w:tc>
        <w:tc>
          <w:tcPr>
            <w:tcW w:w="942" w:type="pct"/>
            <w:vAlign w:val="center"/>
          </w:tcPr>
          <w:p w14:paraId="334F7CD6">
            <w:pPr>
              <w:pStyle w:val="30"/>
            </w:pPr>
            <w:r>
              <w:rPr>
                <w:rFonts w:hint="eastAsia"/>
              </w:rPr>
              <w:t>质量检测告警历史</w:t>
            </w:r>
          </w:p>
        </w:tc>
        <w:tc>
          <w:tcPr>
            <w:tcW w:w="1146" w:type="pct"/>
            <w:vAlign w:val="center"/>
          </w:tcPr>
          <w:p w14:paraId="0B74EA53">
            <w:pPr>
              <w:pStyle w:val="30"/>
            </w:pPr>
          </w:p>
        </w:tc>
        <w:tc>
          <w:tcPr>
            <w:tcW w:w="240" w:type="pct"/>
            <w:vMerge w:val="continue"/>
            <w:vAlign w:val="center"/>
          </w:tcPr>
          <w:p w14:paraId="1F4E17B2">
            <w:pPr>
              <w:pStyle w:val="30"/>
            </w:pPr>
          </w:p>
        </w:tc>
        <w:tc>
          <w:tcPr>
            <w:tcW w:w="240" w:type="pct"/>
            <w:vAlign w:val="center"/>
          </w:tcPr>
          <w:p w14:paraId="11EFBB38">
            <w:pPr>
              <w:pStyle w:val="30"/>
            </w:pPr>
            <w:r>
              <w:rPr>
                <w:rFonts w:hint="eastAsia"/>
              </w:rPr>
              <w:t>2.5</w:t>
            </w:r>
          </w:p>
        </w:tc>
        <w:tc>
          <w:tcPr>
            <w:tcW w:w="258" w:type="pct"/>
            <w:vMerge w:val="continue"/>
            <w:vAlign w:val="center"/>
          </w:tcPr>
          <w:p w14:paraId="34EE059F">
            <w:pPr>
              <w:pStyle w:val="30"/>
            </w:pPr>
          </w:p>
        </w:tc>
        <w:tc>
          <w:tcPr>
            <w:tcW w:w="343" w:type="pct"/>
            <w:vAlign w:val="center"/>
          </w:tcPr>
          <w:p w14:paraId="2A5A7A08">
            <w:pPr>
              <w:pStyle w:val="30"/>
            </w:pPr>
            <w:r>
              <w:rPr>
                <w:rFonts w:hint="eastAsia"/>
              </w:rPr>
              <w:t>6.1.16.2</w:t>
            </w:r>
          </w:p>
        </w:tc>
      </w:tr>
      <w:tr w14:paraId="4D687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6786A76">
            <w:pPr>
              <w:pStyle w:val="30"/>
            </w:pPr>
            <w:r>
              <w:rPr>
                <w:rFonts w:hint="eastAsia"/>
              </w:rPr>
              <w:t>560</w:t>
            </w:r>
          </w:p>
        </w:tc>
        <w:tc>
          <w:tcPr>
            <w:tcW w:w="240" w:type="pct"/>
            <w:vMerge w:val="continue"/>
            <w:vAlign w:val="center"/>
          </w:tcPr>
          <w:p w14:paraId="2498E83E">
            <w:pPr>
              <w:pStyle w:val="30"/>
            </w:pPr>
          </w:p>
        </w:tc>
        <w:tc>
          <w:tcPr>
            <w:tcW w:w="570" w:type="pct"/>
            <w:vMerge w:val="continue"/>
            <w:vAlign w:val="center"/>
          </w:tcPr>
          <w:p w14:paraId="19124EEB">
            <w:pPr>
              <w:pStyle w:val="30"/>
            </w:pPr>
          </w:p>
        </w:tc>
        <w:tc>
          <w:tcPr>
            <w:tcW w:w="816" w:type="pct"/>
            <w:vMerge w:val="restart"/>
            <w:vAlign w:val="center"/>
          </w:tcPr>
          <w:p w14:paraId="6E6A5048">
            <w:pPr>
              <w:pStyle w:val="30"/>
            </w:pPr>
            <w:r>
              <w:rPr>
                <w:rFonts w:hint="eastAsia"/>
              </w:rPr>
              <w:t>组织机构基础库</w:t>
            </w:r>
          </w:p>
        </w:tc>
        <w:tc>
          <w:tcPr>
            <w:tcW w:w="942" w:type="pct"/>
            <w:vMerge w:val="restart"/>
            <w:vAlign w:val="center"/>
          </w:tcPr>
          <w:p w14:paraId="7F96BBDC">
            <w:pPr>
              <w:pStyle w:val="30"/>
            </w:pPr>
            <w:r>
              <w:rPr>
                <w:rFonts w:hint="eastAsia"/>
              </w:rPr>
              <w:t>全局组织机构</w:t>
            </w:r>
          </w:p>
        </w:tc>
        <w:tc>
          <w:tcPr>
            <w:tcW w:w="1146" w:type="pct"/>
            <w:vAlign w:val="center"/>
          </w:tcPr>
          <w:p w14:paraId="54B1E1BA">
            <w:pPr>
              <w:pStyle w:val="30"/>
            </w:pPr>
            <w:r>
              <w:rPr>
                <w:rFonts w:hint="eastAsia"/>
              </w:rPr>
              <w:t>全级次管理</w:t>
            </w:r>
          </w:p>
        </w:tc>
        <w:tc>
          <w:tcPr>
            <w:tcW w:w="240" w:type="pct"/>
            <w:vAlign w:val="center"/>
          </w:tcPr>
          <w:p w14:paraId="472D91AF">
            <w:pPr>
              <w:pStyle w:val="30"/>
            </w:pPr>
            <w:r>
              <w:rPr>
                <w:rFonts w:hint="eastAsia"/>
              </w:rPr>
              <w:t>2</w:t>
            </w:r>
          </w:p>
        </w:tc>
        <w:tc>
          <w:tcPr>
            <w:tcW w:w="240" w:type="pct"/>
            <w:vAlign w:val="center"/>
          </w:tcPr>
          <w:p w14:paraId="3A3ABCBE">
            <w:pPr>
              <w:pStyle w:val="30"/>
            </w:pPr>
            <w:r>
              <w:rPr>
                <w:rFonts w:hint="eastAsia"/>
              </w:rPr>
              <w:t>2.5</w:t>
            </w:r>
          </w:p>
        </w:tc>
        <w:tc>
          <w:tcPr>
            <w:tcW w:w="258" w:type="pct"/>
            <w:vAlign w:val="center"/>
          </w:tcPr>
          <w:p w14:paraId="7A679A83">
            <w:pPr>
              <w:pStyle w:val="30"/>
            </w:pPr>
            <w:r>
              <w:rPr>
                <w:rFonts w:hint="eastAsia"/>
              </w:rPr>
              <w:t>5</w:t>
            </w:r>
          </w:p>
        </w:tc>
        <w:tc>
          <w:tcPr>
            <w:tcW w:w="343" w:type="pct"/>
            <w:vAlign w:val="center"/>
          </w:tcPr>
          <w:p w14:paraId="739F9D74">
            <w:pPr>
              <w:pStyle w:val="30"/>
            </w:pPr>
            <w:r>
              <w:rPr>
                <w:rFonts w:hint="eastAsia"/>
              </w:rPr>
              <w:t>6.1.16.2</w:t>
            </w:r>
          </w:p>
        </w:tc>
      </w:tr>
      <w:tr w14:paraId="6799C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3B2CD23B">
            <w:pPr>
              <w:pStyle w:val="30"/>
            </w:pPr>
            <w:r>
              <w:rPr>
                <w:rFonts w:hint="eastAsia"/>
              </w:rPr>
              <w:t>561</w:t>
            </w:r>
          </w:p>
        </w:tc>
        <w:tc>
          <w:tcPr>
            <w:tcW w:w="240" w:type="pct"/>
            <w:vMerge w:val="continue"/>
            <w:vAlign w:val="center"/>
          </w:tcPr>
          <w:p w14:paraId="418A0098">
            <w:pPr>
              <w:pStyle w:val="30"/>
            </w:pPr>
          </w:p>
        </w:tc>
        <w:tc>
          <w:tcPr>
            <w:tcW w:w="570" w:type="pct"/>
            <w:vMerge w:val="continue"/>
            <w:vAlign w:val="center"/>
          </w:tcPr>
          <w:p w14:paraId="664594EB">
            <w:pPr>
              <w:pStyle w:val="30"/>
            </w:pPr>
          </w:p>
        </w:tc>
        <w:tc>
          <w:tcPr>
            <w:tcW w:w="816" w:type="pct"/>
            <w:vMerge w:val="continue"/>
            <w:vAlign w:val="center"/>
          </w:tcPr>
          <w:p w14:paraId="166EE313">
            <w:pPr>
              <w:pStyle w:val="30"/>
            </w:pPr>
          </w:p>
        </w:tc>
        <w:tc>
          <w:tcPr>
            <w:tcW w:w="942" w:type="pct"/>
            <w:vMerge w:val="continue"/>
            <w:vAlign w:val="center"/>
          </w:tcPr>
          <w:p w14:paraId="370A125D">
            <w:pPr>
              <w:pStyle w:val="30"/>
            </w:pPr>
          </w:p>
        </w:tc>
        <w:tc>
          <w:tcPr>
            <w:tcW w:w="1146" w:type="pct"/>
            <w:vAlign w:val="center"/>
          </w:tcPr>
          <w:p w14:paraId="186F580C">
            <w:pPr>
              <w:pStyle w:val="30"/>
            </w:pPr>
            <w:r>
              <w:rPr>
                <w:rFonts w:hint="eastAsia"/>
              </w:rPr>
              <w:t>动态更新机制</w:t>
            </w:r>
          </w:p>
        </w:tc>
        <w:tc>
          <w:tcPr>
            <w:tcW w:w="240" w:type="pct"/>
            <w:vAlign w:val="center"/>
          </w:tcPr>
          <w:p w14:paraId="02918B2C">
            <w:pPr>
              <w:pStyle w:val="30"/>
            </w:pPr>
            <w:r>
              <w:rPr>
                <w:rFonts w:hint="eastAsia"/>
              </w:rPr>
              <w:t>2</w:t>
            </w:r>
          </w:p>
        </w:tc>
        <w:tc>
          <w:tcPr>
            <w:tcW w:w="240" w:type="pct"/>
            <w:vAlign w:val="center"/>
          </w:tcPr>
          <w:p w14:paraId="2494BD0D">
            <w:pPr>
              <w:pStyle w:val="30"/>
            </w:pPr>
            <w:r>
              <w:rPr>
                <w:rFonts w:hint="eastAsia"/>
              </w:rPr>
              <w:t>2.5</w:t>
            </w:r>
          </w:p>
        </w:tc>
        <w:tc>
          <w:tcPr>
            <w:tcW w:w="258" w:type="pct"/>
            <w:vAlign w:val="center"/>
          </w:tcPr>
          <w:p w14:paraId="792559B0">
            <w:pPr>
              <w:pStyle w:val="30"/>
            </w:pPr>
            <w:r>
              <w:rPr>
                <w:rFonts w:hint="eastAsia"/>
              </w:rPr>
              <w:t>5</w:t>
            </w:r>
          </w:p>
        </w:tc>
        <w:tc>
          <w:tcPr>
            <w:tcW w:w="343" w:type="pct"/>
            <w:vAlign w:val="center"/>
          </w:tcPr>
          <w:p w14:paraId="28EEAE19">
            <w:pPr>
              <w:pStyle w:val="30"/>
            </w:pPr>
            <w:r>
              <w:rPr>
                <w:rFonts w:hint="eastAsia"/>
              </w:rPr>
              <w:t>6.1.16.2</w:t>
            </w:r>
          </w:p>
        </w:tc>
      </w:tr>
      <w:tr w14:paraId="2942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1100584A">
            <w:pPr>
              <w:pStyle w:val="30"/>
            </w:pPr>
            <w:r>
              <w:rPr>
                <w:rFonts w:hint="eastAsia"/>
              </w:rPr>
              <w:t>562</w:t>
            </w:r>
          </w:p>
        </w:tc>
        <w:tc>
          <w:tcPr>
            <w:tcW w:w="240" w:type="pct"/>
            <w:vMerge w:val="continue"/>
            <w:vAlign w:val="center"/>
          </w:tcPr>
          <w:p w14:paraId="5547DC22">
            <w:pPr>
              <w:pStyle w:val="30"/>
            </w:pPr>
          </w:p>
        </w:tc>
        <w:tc>
          <w:tcPr>
            <w:tcW w:w="570" w:type="pct"/>
            <w:vMerge w:val="continue"/>
            <w:vAlign w:val="center"/>
          </w:tcPr>
          <w:p w14:paraId="40D4E89B">
            <w:pPr>
              <w:pStyle w:val="30"/>
            </w:pPr>
          </w:p>
        </w:tc>
        <w:tc>
          <w:tcPr>
            <w:tcW w:w="816" w:type="pct"/>
            <w:vMerge w:val="continue"/>
            <w:vAlign w:val="center"/>
          </w:tcPr>
          <w:p w14:paraId="42EC5D7F">
            <w:pPr>
              <w:pStyle w:val="30"/>
            </w:pPr>
          </w:p>
        </w:tc>
        <w:tc>
          <w:tcPr>
            <w:tcW w:w="942" w:type="pct"/>
            <w:vMerge w:val="continue"/>
            <w:vAlign w:val="center"/>
          </w:tcPr>
          <w:p w14:paraId="00CBAD27">
            <w:pPr>
              <w:pStyle w:val="30"/>
            </w:pPr>
          </w:p>
        </w:tc>
        <w:tc>
          <w:tcPr>
            <w:tcW w:w="1146" w:type="pct"/>
            <w:vAlign w:val="center"/>
          </w:tcPr>
          <w:p w14:paraId="20BE66BE">
            <w:pPr>
              <w:pStyle w:val="30"/>
            </w:pPr>
            <w:r>
              <w:rPr>
                <w:rFonts w:hint="eastAsia"/>
              </w:rPr>
              <w:t>可视化穿透</w:t>
            </w:r>
          </w:p>
        </w:tc>
        <w:tc>
          <w:tcPr>
            <w:tcW w:w="240" w:type="pct"/>
            <w:vAlign w:val="center"/>
          </w:tcPr>
          <w:p w14:paraId="43785BFE">
            <w:pPr>
              <w:pStyle w:val="30"/>
            </w:pPr>
            <w:r>
              <w:rPr>
                <w:rFonts w:hint="eastAsia"/>
              </w:rPr>
              <w:t>2</w:t>
            </w:r>
          </w:p>
        </w:tc>
        <w:tc>
          <w:tcPr>
            <w:tcW w:w="240" w:type="pct"/>
            <w:vAlign w:val="center"/>
          </w:tcPr>
          <w:p w14:paraId="7B6E03DD">
            <w:pPr>
              <w:pStyle w:val="30"/>
            </w:pPr>
            <w:r>
              <w:rPr>
                <w:rFonts w:hint="eastAsia"/>
              </w:rPr>
              <w:t>2.5</w:t>
            </w:r>
          </w:p>
        </w:tc>
        <w:tc>
          <w:tcPr>
            <w:tcW w:w="258" w:type="pct"/>
            <w:vAlign w:val="center"/>
          </w:tcPr>
          <w:p w14:paraId="46971CB0">
            <w:pPr>
              <w:pStyle w:val="30"/>
            </w:pPr>
            <w:r>
              <w:rPr>
                <w:rFonts w:hint="eastAsia"/>
              </w:rPr>
              <w:t>5</w:t>
            </w:r>
          </w:p>
        </w:tc>
        <w:tc>
          <w:tcPr>
            <w:tcW w:w="343" w:type="pct"/>
            <w:vAlign w:val="center"/>
          </w:tcPr>
          <w:p w14:paraId="2E3458E4">
            <w:pPr>
              <w:pStyle w:val="30"/>
            </w:pPr>
            <w:r>
              <w:rPr>
                <w:rFonts w:hint="eastAsia"/>
              </w:rPr>
              <w:t>6.1.16.2</w:t>
            </w:r>
          </w:p>
        </w:tc>
      </w:tr>
      <w:tr w14:paraId="0A5C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7463BEE">
            <w:pPr>
              <w:pStyle w:val="30"/>
            </w:pPr>
            <w:r>
              <w:rPr>
                <w:rFonts w:hint="eastAsia"/>
              </w:rPr>
              <w:t>563</w:t>
            </w:r>
          </w:p>
        </w:tc>
        <w:tc>
          <w:tcPr>
            <w:tcW w:w="240" w:type="pct"/>
            <w:vMerge w:val="continue"/>
            <w:vAlign w:val="center"/>
          </w:tcPr>
          <w:p w14:paraId="2C75CD9D">
            <w:pPr>
              <w:pStyle w:val="30"/>
            </w:pPr>
          </w:p>
        </w:tc>
        <w:tc>
          <w:tcPr>
            <w:tcW w:w="570" w:type="pct"/>
            <w:vMerge w:val="continue"/>
            <w:vAlign w:val="center"/>
          </w:tcPr>
          <w:p w14:paraId="3E5DC3B2">
            <w:pPr>
              <w:pStyle w:val="30"/>
            </w:pPr>
          </w:p>
        </w:tc>
        <w:tc>
          <w:tcPr>
            <w:tcW w:w="816" w:type="pct"/>
            <w:vMerge w:val="continue"/>
            <w:vAlign w:val="center"/>
          </w:tcPr>
          <w:p w14:paraId="2E295E54">
            <w:pPr>
              <w:pStyle w:val="30"/>
            </w:pPr>
          </w:p>
        </w:tc>
        <w:tc>
          <w:tcPr>
            <w:tcW w:w="942" w:type="pct"/>
            <w:vAlign w:val="center"/>
          </w:tcPr>
          <w:p w14:paraId="04148E1E">
            <w:pPr>
              <w:pStyle w:val="30"/>
            </w:pPr>
            <w:r>
              <w:rPr>
                <w:rFonts w:hint="eastAsia"/>
              </w:rPr>
              <w:t>组织机构标签管理</w:t>
            </w:r>
          </w:p>
        </w:tc>
        <w:tc>
          <w:tcPr>
            <w:tcW w:w="1146" w:type="pct"/>
            <w:vAlign w:val="center"/>
          </w:tcPr>
          <w:p w14:paraId="239CC0F5">
            <w:pPr>
              <w:pStyle w:val="30"/>
            </w:pPr>
          </w:p>
        </w:tc>
        <w:tc>
          <w:tcPr>
            <w:tcW w:w="240" w:type="pct"/>
            <w:vAlign w:val="center"/>
          </w:tcPr>
          <w:p w14:paraId="4FA34959">
            <w:pPr>
              <w:pStyle w:val="30"/>
            </w:pPr>
            <w:r>
              <w:rPr>
                <w:rFonts w:hint="eastAsia"/>
              </w:rPr>
              <w:t>1</w:t>
            </w:r>
          </w:p>
        </w:tc>
        <w:tc>
          <w:tcPr>
            <w:tcW w:w="240" w:type="pct"/>
            <w:vAlign w:val="center"/>
          </w:tcPr>
          <w:p w14:paraId="4641CD13">
            <w:pPr>
              <w:pStyle w:val="30"/>
            </w:pPr>
            <w:r>
              <w:rPr>
                <w:rFonts w:hint="eastAsia"/>
              </w:rPr>
              <w:t>2.5</w:t>
            </w:r>
          </w:p>
        </w:tc>
        <w:tc>
          <w:tcPr>
            <w:tcW w:w="258" w:type="pct"/>
            <w:vAlign w:val="center"/>
          </w:tcPr>
          <w:p w14:paraId="65652166">
            <w:pPr>
              <w:pStyle w:val="30"/>
            </w:pPr>
            <w:r>
              <w:rPr>
                <w:rFonts w:hint="eastAsia"/>
              </w:rPr>
              <w:t>2.5</w:t>
            </w:r>
          </w:p>
        </w:tc>
        <w:tc>
          <w:tcPr>
            <w:tcW w:w="343" w:type="pct"/>
            <w:vAlign w:val="center"/>
          </w:tcPr>
          <w:p w14:paraId="73BF3B8A">
            <w:pPr>
              <w:pStyle w:val="30"/>
            </w:pPr>
            <w:r>
              <w:rPr>
                <w:rFonts w:hint="eastAsia"/>
              </w:rPr>
              <w:t>6.1.16.2</w:t>
            </w:r>
          </w:p>
        </w:tc>
      </w:tr>
      <w:tr w14:paraId="14583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9CA4A68">
            <w:pPr>
              <w:pStyle w:val="30"/>
            </w:pPr>
            <w:r>
              <w:rPr>
                <w:rFonts w:hint="eastAsia"/>
              </w:rPr>
              <w:t>564</w:t>
            </w:r>
          </w:p>
        </w:tc>
        <w:tc>
          <w:tcPr>
            <w:tcW w:w="240" w:type="pct"/>
            <w:vMerge w:val="continue"/>
            <w:vAlign w:val="center"/>
          </w:tcPr>
          <w:p w14:paraId="30953DC4">
            <w:pPr>
              <w:pStyle w:val="30"/>
            </w:pPr>
          </w:p>
        </w:tc>
        <w:tc>
          <w:tcPr>
            <w:tcW w:w="570" w:type="pct"/>
            <w:vMerge w:val="continue"/>
            <w:vAlign w:val="center"/>
          </w:tcPr>
          <w:p w14:paraId="686F54B4">
            <w:pPr>
              <w:pStyle w:val="30"/>
            </w:pPr>
          </w:p>
        </w:tc>
        <w:tc>
          <w:tcPr>
            <w:tcW w:w="816" w:type="pct"/>
            <w:vMerge w:val="restart"/>
            <w:vAlign w:val="center"/>
          </w:tcPr>
          <w:p w14:paraId="121168B1">
            <w:pPr>
              <w:pStyle w:val="30"/>
            </w:pPr>
            <w:r>
              <w:rPr>
                <w:rFonts w:hint="eastAsia"/>
              </w:rPr>
              <w:t>数据供需管理</w:t>
            </w:r>
          </w:p>
        </w:tc>
        <w:tc>
          <w:tcPr>
            <w:tcW w:w="942" w:type="pct"/>
            <w:vAlign w:val="center"/>
          </w:tcPr>
          <w:p w14:paraId="40EA05F9">
            <w:pPr>
              <w:pStyle w:val="30"/>
            </w:pPr>
            <w:r>
              <w:rPr>
                <w:rFonts w:hint="eastAsia"/>
              </w:rPr>
              <w:t>工作台</w:t>
            </w:r>
          </w:p>
        </w:tc>
        <w:tc>
          <w:tcPr>
            <w:tcW w:w="1146" w:type="pct"/>
            <w:vAlign w:val="center"/>
          </w:tcPr>
          <w:p w14:paraId="6CF3F9B8">
            <w:pPr>
              <w:pStyle w:val="30"/>
            </w:pPr>
          </w:p>
        </w:tc>
        <w:tc>
          <w:tcPr>
            <w:tcW w:w="240" w:type="pct"/>
            <w:vAlign w:val="center"/>
          </w:tcPr>
          <w:p w14:paraId="66C006FF">
            <w:pPr>
              <w:pStyle w:val="30"/>
            </w:pPr>
            <w:r>
              <w:rPr>
                <w:rFonts w:hint="eastAsia"/>
              </w:rPr>
              <w:t>1</w:t>
            </w:r>
          </w:p>
        </w:tc>
        <w:tc>
          <w:tcPr>
            <w:tcW w:w="240" w:type="pct"/>
            <w:vAlign w:val="center"/>
          </w:tcPr>
          <w:p w14:paraId="6FD947EA">
            <w:pPr>
              <w:pStyle w:val="30"/>
            </w:pPr>
            <w:r>
              <w:rPr>
                <w:rFonts w:hint="eastAsia"/>
              </w:rPr>
              <w:t>2.5</w:t>
            </w:r>
          </w:p>
        </w:tc>
        <w:tc>
          <w:tcPr>
            <w:tcW w:w="258" w:type="pct"/>
            <w:vAlign w:val="center"/>
          </w:tcPr>
          <w:p w14:paraId="7DA8CFB2">
            <w:pPr>
              <w:pStyle w:val="30"/>
            </w:pPr>
            <w:r>
              <w:rPr>
                <w:rFonts w:hint="eastAsia"/>
              </w:rPr>
              <w:t>2.5</w:t>
            </w:r>
          </w:p>
        </w:tc>
        <w:tc>
          <w:tcPr>
            <w:tcW w:w="343" w:type="pct"/>
            <w:vAlign w:val="center"/>
          </w:tcPr>
          <w:p w14:paraId="5034CAE3">
            <w:pPr>
              <w:pStyle w:val="30"/>
            </w:pPr>
            <w:r>
              <w:rPr>
                <w:rFonts w:hint="eastAsia"/>
              </w:rPr>
              <w:t>6.1.16.2</w:t>
            </w:r>
          </w:p>
        </w:tc>
      </w:tr>
      <w:tr w14:paraId="3410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84046AB">
            <w:pPr>
              <w:pStyle w:val="30"/>
            </w:pPr>
            <w:r>
              <w:rPr>
                <w:rFonts w:hint="eastAsia"/>
              </w:rPr>
              <w:t>565</w:t>
            </w:r>
          </w:p>
        </w:tc>
        <w:tc>
          <w:tcPr>
            <w:tcW w:w="240" w:type="pct"/>
            <w:vMerge w:val="continue"/>
            <w:vAlign w:val="center"/>
          </w:tcPr>
          <w:p w14:paraId="74E3BC0D">
            <w:pPr>
              <w:pStyle w:val="30"/>
            </w:pPr>
          </w:p>
        </w:tc>
        <w:tc>
          <w:tcPr>
            <w:tcW w:w="570" w:type="pct"/>
            <w:vMerge w:val="continue"/>
            <w:vAlign w:val="center"/>
          </w:tcPr>
          <w:p w14:paraId="5FB225D3">
            <w:pPr>
              <w:pStyle w:val="30"/>
            </w:pPr>
          </w:p>
        </w:tc>
        <w:tc>
          <w:tcPr>
            <w:tcW w:w="816" w:type="pct"/>
            <w:vMerge w:val="continue"/>
            <w:vAlign w:val="center"/>
          </w:tcPr>
          <w:p w14:paraId="5061E718">
            <w:pPr>
              <w:pStyle w:val="30"/>
            </w:pPr>
          </w:p>
        </w:tc>
        <w:tc>
          <w:tcPr>
            <w:tcW w:w="942" w:type="pct"/>
            <w:vMerge w:val="restart"/>
            <w:vAlign w:val="center"/>
          </w:tcPr>
          <w:p w14:paraId="56EB5C95">
            <w:pPr>
              <w:pStyle w:val="30"/>
            </w:pPr>
            <w:r>
              <w:rPr>
                <w:rFonts w:hint="eastAsia"/>
              </w:rPr>
              <w:t>数据需求</w:t>
            </w:r>
          </w:p>
        </w:tc>
        <w:tc>
          <w:tcPr>
            <w:tcW w:w="1146" w:type="pct"/>
            <w:vAlign w:val="center"/>
          </w:tcPr>
          <w:p w14:paraId="1E4BAA4E">
            <w:pPr>
              <w:pStyle w:val="30"/>
            </w:pPr>
            <w:r>
              <w:rPr>
                <w:rFonts w:hint="eastAsia"/>
              </w:rPr>
              <w:t>需求提出</w:t>
            </w:r>
          </w:p>
        </w:tc>
        <w:tc>
          <w:tcPr>
            <w:tcW w:w="240" w:type="pct"/>
            <w:vMerge w:val="restart"/>
            <w:vAlign w:val="center"/>
          </w:tcPr>
          <w:p w14:paraId="57D13492">
            <w:pPr>
              <w:pStyle w:val="30"/>
            </w:pPr>
            <w:r>
              <w:rPr>
                <w:rFonts w:hint="eastAsia"/>
              </w:rPr>
              <w:t>1</w:t>
            </w:r>
          </w:p>
        </w:tc>
        <w:tc>
          <w:tcPr>
            <w:tcW w:w="240" w:type="pct"/>
            <w:vAlign w:val="center"/>
          </w:tcPr>
          <w:p w14:paraId="0FDAB4C3">
            <w:pPr>
              <w:pStyle w:val="30"/>
            </w:pPr>
            <w:r>
              <w:rPr>
                <w:rFonts w:hint="eastAsia"/>
              </w:rPr>
              <w:t>2.5</w:t>
            </w:r>
          </w:p>
        </w:tc>
        <w:tc>
          <w:tcPr>
            <w:tcW w:w="258" w:type="pct"/>
            <w:vMerge w:val="restart"/>
            <w:vAlign w:val="center"/>
          </w:tcPr>
          <w:p w14:paraId="545549A5">
            <w:pPr>
              <w:pStyle w:val="30"/>
            </w:pPr>
            <w:r>
              <w:rPr>
                <w:rFonts w:hint="eastAsia"/>
              </w:rPr>
              <w:t>2.5</w:t>
            </w:r>
          </w:p>
        </w:tc>
        <w:tc>
          <w:tcPr>
            <w:tcW w:w="343" w:type="pct"/>
            <w:vAlign w:val="center"/>
          </w:tcPr>
          <w:p w14:paraId="66F7309B">
            <w:pPr>
              <w:pStyle w:val="30"/>
            </w:pPr>
            <w:r>
              <w:rPr>
                <w:rFonts w:hint="eastAsia"/>
              </w:rPr>
              <w:t>6.1.16.2</w:t>
            </w:r>
          </w:p>
        </w:tc>
      </w:tr>
      <w:tr w14:paraId="5DC78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BD23322">
            <w:pPr>
              <w:pStyle w:val="30"/>
            </w:pPr>
            <w:r>
              <w:rPr>
                <w:rFonts w:hint="eastAsia"/>
              </w:rPr>
              <w:t>566</w:t>
            </w:r>
          </w:p>
        </w:tc>
        <w:tc>
          <w:tcPr>
            <w:tcW w:w="240" w:type="pct"/>
            <w:vMerge w:val="continue"/>
            <w:vAlign w:val="center"/>
          </w:tcPr>
          <w:p w14:paraId="4A0097FC">
            <w:pPr>
              <w:pStyle w:val="30"/>
            </w:pPr>
          </w:p>
        </w:tc>
        <w:tc>
          <w:tcPr>
            <w:tcW w:w="570" w:type="pct"/>
            <w:vMerge w:val="continue"/>
            <w:vAlign w:val="center"/>
          </w:tcPr>
          <w:p w14:paraId="13D38979">
            <w:pPr>
              <w:pStyle w:val="30"/>
            </w:pPr>
          </w:p>
        </w:tc>
        <w:tc>
          <w:tcPr>
            <w:tcW w:w="816" w:type="pct"/>
            <w:vMerge w:val="continue"/>
            <w:vAlign w:val="center"/>
          </w:tcPr>
          <w:p w14:paraId="354DA227">
            <w:pPr>
              <w:pStyle w:val="30"/>
            </w:pPr>
          </w:p>
        </w:tc>
        <w:tc>
          <w:tcPr>
            <w:tcW w:w="942" w:type="pct"/>
            <w:vMerge w:val="continue"/>
            <w:vAlign w:val="center"/>
          </w:tcPr>
          <w:p w14:paraId="7E5278AC">
            <w:pPr>
              <w:pStyle w:val="30"/>
            </w:pPr>
          </w:p>
        </w:tc>
        <w:tc>
          <w:tcPr>
            <w:tcW w:w="1146" w:type="pct"/>
            <w:vAlign w:val="center"/>
          </w:tcPr>
          <w:p w14:paraId="3CEC5BC4">
            <w:pPr>
              <w:pStyle w:val="30"/>
            </w:pPr>
            <w:r>
              <w:rPr>
                <w:rFonts w:hint="eastAsia"/>
              </w:rPr>
              <w:t>需求审核</w:t>
            </w:r>
          </w:p>
        </w:tc>
        <w:tc>
          <w:tcPr>
            <w:tcW w:w="240" w:type="pct"/>
            <w:vMerge w:val="continue"/>
            <w:vAlign w:val="center"/>
          </w:tcPr>
          <w:p w14:paraId="52893CA7">
            <w:pPr>
              <w:pStyle w:val="30"/>
            </w:pPr>
          </w:p>
        </w:tc>
        <w:tc>
          <w:tcPr>
            <w:tcW w:w="240" w:type="pct"/>
            <w:vAlign w:val="center"/>
          </w:tcPr>
          <w:p w14:paraId="75E8B353">
            <w:pPr>
              <w:pStyle w:val="30"/>
            </w:pPr>
            <w:r>
              <w:rPr>
                <w:rFonts w:hint="eastAsia"/>
              </w:rPr>
              <w:t>2.5</w:t>
            </w:r>
          </w:p>
        </w:tc>
        <w:tc>
          <w:tcPr>
            <w:tcW w:w="258" w:type="pct"/>
            <w:vMerge w:val="continue"/>
            <w:vAlign w:val="center"/>
          </w:tcPr>
          <w:p w14:paraId="7B345D20">
            <w:pPr>
              <w:pStyle w:val="30"/>
            </w:pPr>
          </w:p>
        </w:tc>
        <w:tc>
          <w:tcPr>
            <w:tcW w:w="343" w:type="pct"/>
            <w:vAlign w:val="center"/>
          </w:tcPr>
          <w:p w14:paraId="22E59D12">
            <w:pPr>
              <w:pStyle w:val="30"/>
            </w:pPr>
            <w:r>
              <w:rPr>
                <w:rFonts w:hint="eastAsia"/>
              </w:rPr>
              <w:t>6.1.16.2</w:t>
            </w:r>
          </w:p>
        </w:tc>
      </w:tr>
      <w:tr w14:paraId="1964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B674B2C">
            <w:pPr>
              <w:pStyle w:val="30"/>
            </w:pPr>
            <w:r>
              <w:rPr>
                <w:rFonts w:hint="eastAsia"/>
              </w:rPr>
              <w:t>567</w:t>
            </w:r>
          </w:p>
        </w:tc>
        <w:tc>
          <w:tcPr>
            <w:tcW w:w="240" w:type="pct"/>
            <w:vMerge w:val="continue"/>
            <w:vAlign w:val="center"/>
          </w:tcPr>
          <w:p w14:paraId="54BBA3EF">
            <w:pPr>
              <w:pStyle w:val="30"/>
            </w:pPr>
          </w:p>
        </w:tc>
        <w:tc>
          <w:tcPr>
            <w:tcW w:w="570" w:type="pct"/>
            <w:vMerge w:val="continue"/>
            <w:vAlign w:val="center"/>
          </w:tcPr>
          <w:p w14:paraId="3D8CF692">
            <w:pPr>
              <w:pStyle w:val="30"/>
            </w:pPr>
          </w:p>
        </w:tc>
        <w:tc>
          <w:tcPr>
            <w:tcW w:w="816" w:type="pct"/>
            <w:vMerge w:val="continue"/>
            <w:vAlign w:val="center"/>
          </w:tcPr>
          <w:p w14:paraId="63DC0459">
            <w:pPr>
              <w:pStyle w:val="30"/>
            </w:pPr>
          </w:p>
        </w:tc>
        <w:tc>
          <w:tcPr>
            <w:tcW w:w="942" w:type="pct"/>
            <w:vMerge w:val="continue"/>
            <w:vAlign w:val="center"/>
          </w:tcPr>
          <w:p w14:paraId="0A9FA4D9">
            <w:pPr>
              <w:pStyle w:val="30"/>
            </w:pPr>
          </w:p>
        </w:tc>
        <w:tc>
          <w:tcPr>
            <w:tcW w:w="1146" w:type="pct"/>
            <w:vAlign w:val="center"/>
          </w:tcPr>
          <w:p w14:paraId="2983DC7E">
            <w:pPr>
              <w:pStyle w:val="30"/>
            </w:pPr>
            <w:r>
              <w:rPr>
                <w:rFonts w:hint="eastAsia"/>
              </w:rPr>
              <w:t>需求清单</w:t>
            </w:r>
          </w:p>
        </w:tc>
        <w:tc>
          <w:tcPr>
            <w:tcW w:w="240" w:type="pct"/>
            <w:vMerge w:val="continue"/>
            <w:vAlign w:val="center"/>
          </w:tcPr>
          <w:p w14:paraId="42AEA870">
            <w:pPr>
              <w:pStyle w:val="30"/>
            </w:pPr>
          </w:p>
        </w:tc>
        <w:tc>
          <w:tcPr>
            <w:tcW w:w="240" w:type="pct"/>
            <w:vAlign w:val="center"/>
          </w:tcPr>
          <w:p w14:paraId="4180A249">
            <w:pPr>
              <w:pStyle w:val="30"/>
            </w:pPr>
            <w:r>
              <w:rPr>
                <w:rFonts w:hint="eastAsia"/>
              </w:rPr>
              <w:t>2.5</w:t>
            </w:r>
          </w:p>
        </w:tc>
        <w:tc>
          <w:tcPr>
            <w:tcW w:w="258" w:type="pct"/>
            <w:vMerge w:val="continue"/>
            <w:vAlign w:val="center"/>
          </w:tcPr>
          <w:p w14:paraId="7EDE9CF0">
            <w:pPr>
              <w:pStyle w:val="30"/>
            </w:pPr>
          </w:p>
        </w:tc>
        <w:tc>
          <w:tcPr>
            <w:tcW w:w="343" w:type="pct"/>
            <w:vAlign w:val="center"/>
          </w:tcPr>
          <w:p w14:paraId="3D379BE6">
            <w:pPr>
              <w:pStyle w:val="30"/>
            </w:pPr>
            <w:r>
              <w:rPr>
                <w:rFonts w:hint="eastAsia"/>
              </w:rPr>
              <w:t>6.1.16.2</w:t>
            </w:r>
          </w:p>
        </w:tc>
      </w:tr>
      <w:tr w14:paraId="76F43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2422D32">
            <w:pPr>
              <w:pStyle w:val="30"/>
            </w:pPr>
            <w:r>
              <w:rPr>
                <w:rFonts w:hint="eastAsia"/>
              </w:rPr>
              <w:t>568</w:t>
            </w:r>
          </w:p>
        </w:tc>
        <w:tc>
          <w:tcPr>
            <w:tcW w:w="240" w:type="pct"/>
            <w:vMerge w:val="continue"/>
            <w:vAlign w:val="center"/>
          </w:tcPr>
          <w:p w14:paraId="7FCCA22A">
            <w:pPr>
              <w:pStyle w:val="30"/>
            </w:pPr>
          </w:p>
        </w:tc>
        <w:tc>
          <w:tcPr>
            <w:tcW w:w="570" w:type="pct"/>
            <w:vMerge w:val="continue"/>
            <w:vAlign w:val="center"/>
          </w:tcPr>
          <w:p w14:paraId="68761EA4">
            <w:pPr>
              <w:pStyle w:val="30"/>
            </w:pPr>
          </w:p>
        </w:tc>
        <w:tc>
          <w:tcPr>
            <w:tcW w:w="816" w:type="pct"/>
            <w:vMerge w:val="continue"/>
            <w:vAlign w:val="center"/>
          </w:tcPr>
          <w:p w14:paraId="16825D4F">
            <w:pPr>
              <w:pStyle w:val="30"/>
            </w:pPr>
          </w:p>
        </w:tc>
        <w:tc>
          <w:tcPr>
            <w:tcW w:w="942" w:type="pct"/>
            <w:vMerge w:val="restart"/>
            <w:vAlign w:val="center"/>
          </w:tcPr>
          <w:p w14:paraId="22427079">
            <w:pPr>
              <w:pStyle w:val="30"/>
            </w:pPr>
            <w:r>
              <w:rPr>
                <w:rFonts w:hint="eastAsia"/>
              </w:rPr>
              <w:t>数据提供</w:t>
            </w:r>
          </w:p>
        </w:tc>
        <w:tc>
          <w:tcPr>
            <w:tcW w:w="1146" w:type="pct"/>
            <w:vAlign w:val="center"/>
          </w:tcPr>
          <w:p w14:paraId="69E1A473">
            <w:pPr>
              <w:pStyle w:val="30"/>
            </w:pPr>
            <w:r>
              <w:rPr>
                <w:rFonts w:hint="eastAsia"/>
              </w:rPr>
              <w:t>需求签收</w:t>
            </w:r>
          </w:p>
        </w:tc>
        <w:tc>
          <w:tcPr>
            <w:tcW w:w="240" w:type="pct"/>
            <w:vMerge w:val="restart"/>
            <w:vAlign w:val="center"/>
          </w:tcPr>
          <w:p w14:paraId="106ECF75">
            <w:pPr>
              <w:pStyle w:val="30"/>
            </w:pPr>
            <w:r>
              <w:rPr>
                <w:rFonts w:hint="eastAsia"/>
              </w:rPr>
              <w:t>1.5</w:t>
            </w:r>
          </w:p>
        </w:tc>
        <w:tc>
          <w:tcPr>
            <w:tcW w:w="240" w:type="pct"/>
            <w:vAlign w:val="center"/>
          </w:tcPr>
          <w:p w14:paraId="061982C4">
            <w:pPr>
              <w:pStyle w:val="30"/>
            </w:pPr>
            <w:r>
              <w:rPr>
                <w:rFonts w:hint="eastAsia"/>
              </w:rPr>
              <w:t>2.5</w:t>
            </w:r>
          </w:p>
        </w:tc>
        <w:tc>
          <w:tcPr>
            <w:tcW w:w="258" w:type="pct"/>
            <w:vMerge w:val="restart"/>
            <w:vAlign w:val="center"/>
          </w:tcPr>
          <w:p w14:paraId="1BBA42B7">
            <w:pPr>
              <w:pStyle w:val="30"/>
            </w:pPr>
            <w:r>
              <w:rPr>
                <w:rFonts w:hint="eastAsia"/>
              </w:rPr>
              <w:t>3.75</w:t>
            </w:r>
          </w:p>
        </w:tc>
        <w:tc>
          <w:tcPr>
            <w:tcW w:w="343" w:type="pct"/>
            <w:vAlign w:val="center"/>
          </w:tcPr>
          <w:p w14:paraId="539E3215">
            <w:pPr>
              <w:pStyle w:val="30"/>
            </w:pPr>
            <w:r>
              <w:rPr>
                <w:rFonts w:hint="eastAsia"/>
              </w:rPr>
              <w:t>6.1.16.2</w:t>
            </w:r>
          </w:p>
        </w:tc>
      </w:tr>
      <w:tr w14:paraId="7C96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17D0009">
            <w:pPr>
              <w:pStyle w:val="30"/>
            </w:pPr>
            <w:r>
              <w:rPr>
                <w:rFonts w:hint="eastAsia"/>
              </w:rPr>
              <w:t>569</w:t>
            </w:r>
          </w:p>
        </w:tc>
        <w:tc>
          <w:tcPr>
            <w:tcW w:w="240" w:type="pct"/>
            <w:vMerge w:val="continue"/>
            <w:vAlign w:val="center"/>
          </w:tcPr>
          <w:p w14:paraId="037706C1">
            <w:pPr>
              <w:pStyle w:val="30"/>
            </w:pPr>
          </w:p>
        </w:tc>
        <w:tc>
          <w:tcPr>
            <w:tcW w:w="570" w:type="pct"/>
            <w:vMerge w:val="continue"/>
            <w:vAlign w:val="center"/>
          </w:tcPr>
          <w:p w14:paraId="084AD769">
            <w:pPr>
              <w:pStyle w:val="30"/>
            </w:pPr>
          </w:p>
        </w:tc>
        <w:tc>
          <w:tcPr>
            <w:tcW w:w="816" w:type="pct"/>
            <w:vMerge w:val="continue"/>
            <w:vAlign w:val="center"/>
          </w:tcPr>
          <w:p w14:paraId="3A367A96">
            <w:pPr>
              <w:pStyle w:val="30"/>
            </w:pPr>
          </w:p>
        </w:tc>
        <w:tc>
          <w:tcPr>
            <w:tcW w:w="942" w:type="pct"/>
            <w:vMerge w:val="continue"/>
            <w:vAlign w:val="center"/>
          </w:tcPr>
          <w:p w14:paraId="5709A31C">
            <w:pPr>
              <w:pStyle w:val="30"/>
            </w:pPr>
          </w:p>
        </w:tc>
        <w:tc>
          <w:tcPr>
            <w:tcW w:w="1146" w:type="pct"/>
            <w:vAlign w:val="center"/>
          </w:tcPr>
          <w:p w14:paraId="27C3421D">
            <w:pPr>
              <w:pStyle w:val="30"/>
            </w:pPr>
            <w:r>
              <w:rPr>
                <w:rFonts w:hint="eastAsia"/>
              </w:rPr>
              <w:t>资源关联</w:t>
            </w:r>
          </w:p>
        </w:tc>
        <w:tc>
          <w:tcPr>
            <w:tcW w:w="240" w:type="pct"/>
            <w:vMerge w:val="continue"/>
            <w:vAlign w:val="center"/>
          </w:tcPr>
          <w:p w14:paraId="08CC1D51">
            <w:pPr>
              <w:pStyle w:val="30"/>
            </w:pPr>
          </w:p>
        </w:tc>
        <w:tc>
          <w:tcPr>
            <w:tcW w:w="240" w:type="pct"/>
            <w:vAlign w:val="center"/>
          </w:tcPr>
          <w:p w14:paraId="198D6A8B">
            <w:pPr>
              <w:pStyle w:val="30"/>
            </w:pPr>
            <w:r>
              <w:rPr>
                <w:rFonts w:hint="eastAsia"/>
              </w:rPr>
              <w:t>2.5</w:t>
            </w:r>
          </w:p>
        </w:tc>
        <w:tc>
          <w:tcPr>
            <w:tcW w:w="258" w:type="pct"/>
            <w:vMerge w:val="continue"/>
            <w:vAlign w:val="center"/>
          </w:tcPr>
          <w:p w14:paraId="613D2039">
            <w:pPr>
              <w:pStyle w:val="30"/>
            </w:pPr>
          </w:p>
        </w:tc>
        <w:tc>
          <w:tcPr>
            <w:tcW w:w="343" w:type="pct"/>
            <w:vAlign w:val="center"/>
          </w:tcPr>
          <w:p w14:paraId="010A20B9">
            <w:pPr>
              <w:pStyle w:val="30"/>
            </w:pPr>
            <w:r>
              <w:rPr>
                <w:rFonts w:hint="eastAsia"/>
              </w:rPr>
              <w:t>6.1.16.2</w:t>
            </w:r>
          </w:p>
        </w:tc>
      </w:tr>
      <w:tr w14:paraId="24E3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3ED01B0">
            <w:pPr>
              <w:pStyle w:val="30"/>
            </w:pPr>
            <w:r>
              <w:rPr>
                <w:rFonts w:hint="eastAsia"/>
              </w:rPr>
              <w:t>570</w:t>
            </w:r>
          </w:p>
        </w:tc>
        <w:tc>
          <w:tcPr>
            <w:tcW w:w="240" w:type="pct"/>
            <w:vMerge w:val="continue"/>
            <w:vAlign w:val="center"/>
          </w:tcPr>
          <w:p w14:paraId="56668A30">
            <w:pPr>
              <w:pStyle w:val="30"/>
            </w:pPr>
          </w:p>
        </w:tc>
        <w:tc>
          <w:tcPr>
            <w:tcW w:w="570" w:type="pct"/>
            <w:vMerge w:val="continue"/>
            <w:vAlign w:val="center"/>
          </w:tcPr>
          <w:p w14:paraId="36D037B1">
            <w:pPr>
              <w:pStyle w:val="30"/>
            </w:pPr>
          </w:p>
        </w:tc>
        <w:tc>
          <w:tcPr>
            <w:tcW w:w="816" w:type="pct"/>
            <w:vMerge w:val="continue"/>
            <w:vAlign w:val="center"/>
          </w:tcPr>
          <w:p w14:paraId="6CF55C7C">
            <w:pPr>
              <w:pStyle w:val="30"/>
            </w:pPr>
          </w:p>
        </w:tc>
        <w:tc>
          <w:tcPr>
            <w:tcW w:w="942" w:type="pct"/>
            <w:vAlign w:val="center"/>
          </w:tcPr>
          <w:p w14:paraId="1BEA036D">
            <w:pPr>
              <w:pStyle w:val="30"/>
            </w:pPr>
            <w:r>
              <w:rPr>
                <w:rFonts w:hint="eastAsia"/>
              </w:rPr>
              <w:t>供需评价</w:t>
            </w:r>
          </w:p>
        </w:tc>
        <w:tc>
          <w:tcPr>
            <w:tcW w:w="1146" w:type="pct"/>
            <w:vAlign w:val="center"/>
          </w:tcPr>
          <w:p w14:paraId="7B92222B">
            <w:pPr>
              <w:pStyle w:val="30"/>
            </w:pPr>
          </w:p>
        </w:tc>
        <w:tc>
          <w:tcPr>
            <w:tcW w:w="240" w:type="pct"/>
            <w:vAlign w:val="center"/>
          </w:tcPr>
          <w:p w14:paraId="3035C6F4">
            <w:pPr>
              <w:pStyle w:val="30"/>
            </w:pPr>
            <w:r>
              <w:rPr>
                <w:rFonts w:hint="eastAsia"/>
              </w:rPr>
              <w:t>1</w:t>
            </w:r>
          </w:p>
        </w:tc>
        <w:tc>
          <w:tcPr>
            <w:tcW w:w="240" w:type="pct"/>
            <w:vAlign w:val="center"/>
          </w:tcPr>
          <w:p w14:paraId="1A1E57E2">
            <w:pPr>
              <w:pStyle w:val="30"/>
            </w:pPr>
            <w:r>
              <w:rPr>
                <w:rFonts w:hint="eastAsia"/>
              </w:rPr>
              <w:t>2.5</w:t>
            </w:r>
          </w:p>
        </w:tc>
        <w:tc>
          <w:tcPr>
            <w:tcW w:w="258" w:type="pct"/>
            <w:vAlign w:val="center"/>
          </w:tcPr>
          <w:p w14:paraId="191E3965">
            <w:pPr>
              <w:pStyle w:val="30"/>
            </w:pPr>
            <w:r>
              <w:rPr>
                <w:rFonts w:hint="eastAsia"/>
              </w:rPr>
              <w:t>2.5</w:t>
            </w:r>
          </w:p>
        </w:tc>
        <w:tc>
          <w:tcPr>
            <w:tcW w:w="343" w:type="pct"/>
            <w:vAlign w:val="center"/>
          </w:tcPr>
          <w:p w14:paraId="378C8553">
            <w:pPr>
              <w:pStyle w:val="30"/>
            </w:pPr>
            <w:r>
              <w:rPr>
                <w:rFonts w:hint="eastAsia"/>
              </w:rPr>
              <w:t>6.1.16.2</w:t>
            </w:r>
          </w:p>
        </w:tc>
      </w:tr>
      <w:tr w14:paraId="06173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488D4D2A">
            <w:pPr>
              <w:pStyle w:val="30"/>
            </w:pPr>
            <w:r>
              <w:rPr>
                <w:rFonts w:hint="eastAsia"/>
              </w:rPr>
              <w:t>571</w:t>
            </w:r>
          </w:p>
        </w:tc>
        <w:tc>
          <w:tcPr>
            <w:tcW w:w="240" w:type="pct"/>
            <w:vMerge w:val="continue"/>
            <w:vAlign w:val="center"/>
          </w:tcPr>
          <w:p w14:paraId="6FD61B9F">
            <w:pPr>
              <w:pStyle w:val="30"/>
            </w:pPr>
          </w:p>
        </w:tc>
        <w:tc>
          <w:tcPr>
            <w:tcW w:w="570" w:type="pct"/>
            <w:vMerge w:val="continue"/>
            <w:vAlign w:val="center"/>
          </w:tcPr>
          <w:p w14:paraId="03EE9B07">
            <w:pPr>
              <w:pStyle w:val="30"/>
            </w:pPr>
          </w:p>
        </w:tc>
        <w:tc>
          <w:tcPr>
            <w:tcW w:w="816" w:type="pct"/>
            <w:vMerge w:val="continue"/>
            <w:vAlign w:val="center"/>
          </w:tcPr>
          <w:p w14:paraId="73BDFD2F">
            <w:pPr>
              <w:pStyle w:val="30"/>
            </w:pPr>
          </w:p>
        </w:tc>
        <w:tc>
          <w:tcPr>
            <w:tcW w:w="942" w:type="pct"/>
            <w:vAlign w:val="center"/>
          </w:tcPr>
          <w:p w14:paraId="5AA6E344">
            <w:pPr>
              <w:pStyle w:val="30"/>
            </w:pPr>
            <w:r>
              <w:rPr>
                <w:rFonts w:hint="eastAsia"/>
              </w:rPr>
              <w:t>共享目录管理</w:t>
            </w:r>
          </w:p>
        </w:tc>
        <w:tc>
          <w:tcPr>
            <w:tcW w:w="1146" w:type="pct"/>
            <w:vAlign w:val="center"/>
          </w:tcPr>
          <w:p w14:paraId="4F6996D2">
            <w:pPr>
              <w:pStyle w:val="30"/>
            </w:pPr>
          </w:p>
        </w:tc>
        <w:tc>
          <w:tcPr>
            <w:tcW w:w="240" w:type="pct"/>
            <w:vAlign w:val="center"/>
          </w:tcPr>
          <w:p w14:paraId="20CBDE71">
            <w:pPr>
              <w:pStyle w:val="30"/>
            </w:pPr>
            <w:r>
              <w:rPr>
                <w:rFonts w:hint="eastAsia"/>
              </w:rPr>
              <w:t>1.5</w:t>
            </w:r>
          </w:p>
        </w:tc>
        <w:tc>
          <w:tcPr>
            <w:tcW w:w="240" w:type="pct"/>
            <w:vAlign w:val="center"/>
          </w:tcPr>
          <w:p w14:paraId="48215AF5">
            <w:pPr>
              <w:pStyle w:val="30"/>
            </w:pPr>
            <w:r>
              <w:rPr>
                <w:rFonts w:hint="eastAsia"/>
              </w:rPr>
              <w:t>2.5</w:t>
            </w:r>
          </w:p>
        </w:tc>
        <w:tc>
          <w:tcPr>
            <w:tcW w:w="258" w:type="pct"/>
            <w:vAlign w:val="center"/>
          </w:tcPr>
          <w:p w14:paraId="42AB54E7">
            <w:pPr>
              <w:pStyle w:val="30"/>
            </w:pPr>
            <w:r>
              <w:rPr>
                <w:rFonts w:hint="eastAsia"/>
              </w:rPr>
              <w:t>3.75</w:t>
            </w:r>
          </w:p>
        </w:tc>
        <w:tc>
          <w:tcPr>
            <w:tcW w:w="343" w:type="pct"/>
            <w:vAlign w:val="center"/>
          </w:tcPr>
          <w:p w14:paraId="41E4EAF9">
            <w:pPr>
              <w:pStyle w:val="30"/>
            </w:pPr>
            <w:r>
              <w:rPr>
                <w:rFonts w:hint="eastAsia"/>
              </w:rPr>
              <w:t>6.1.16.2</w:t>
            </w:r>
          </w:p>
        </w:tc>
      </w:tr>
      <w:tr w14:paraId="3B551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29DCAB0">
            <w:pPr>
              <w:pStyle w:val="30"/>
            </w:pPr>
            <w:r>
              <w:rPr>
                <w:rFonts w:hint="eastAsia"/>
              </w:rPr>
              <w:t>572</w:t>
            </w:r>
          </w:p>
        </w:tc>
        <w:tc>
          <w:tcPr>
            <w:tcW w:w="240" w:type="pct"/>
            <w:vMerge w:val="continue"/>
            <w:vAlign w:val="center"/>
          </w:tcPr>
          <w:p w14:paraId="3A7588F8">
            <w:pPr>
              <w:pStyle w:val="30"/>
            </w:pPr>
          </w:p>
        </w:tc>
        <w:tc>
          <w:tcPr>
            <w:tcW w:w="570" w:type="pct"/>
            <w:vMerge w:val="continue"/>
            <w:vAlign w:val="center"/>
          </w:tcPr>
          <w:p w14:paraId="4A14736D">
            <w:pPr>
              <w:pStyle w:val="30"/>
            </w:pPr>
          </w:p>
        </w:tc>
        <w:tc>
          <w:tcPr>
            <w:tcW w:w="816" w:type="pct"/>
            <w:vMerge w:val="continue"/>
            <w:vAlign w:val="center"/>
          </w:tcPr>
          <w:p w14:paraId="0D9CF491">
            <w:pPr>
              <w:pStyle w:val="30"/>
            </w:pPr>
          </w:p>
        </w:tc>
        <w:tc>
          <w:tcPr>
            <w:tcW w:w="942" w:type="pct"/>
            <w:vAlign w:val="center"/>
          </w:tcPr>
          <w:p w14:paraId="595F1B97">
            <w:pPr>
              <w:pStyle w:val="30"/>
            </w:pPr>
            <w:r>
              <w:rPr>
                <w:rFonts w:hint="eastAsia"/>
              </w:rPr>
              <w:t>数据共享服务</w:t>
            </w:r>
          </w:p>
        </w:tc>
        <w:tc>
          <w:tcPr>
            <w:tcW w:w="1146" w:type="pct"/>
            <w:vAlign w:val="center"/>
          </w:tcPr>
          <w:p w14:paraId="30B2638C">
            <w:pPr>
              <w:pStyle w:val="30"/>
            </w:pPr>
          </w:p>
        </w:tc>
        <w:tc>
          <w:tcPr>
            <w:tcW w:w="240" w:type="pct"/>
            <w:vAlign w:val="center"/>
          </w:tcPr>
          <w:p w14:paraId="46A1B6B8">
            <w:pPr>
              <w:pStyle w:val="30"/>
            </w:pPr>
            <w:r>
              <w:rPr>
                <w:rFonts w:hint="eastAsia"/>
              </w:rPr>
              <w:t>1</w:t>
            </w:r>
          </w:p>
        </w:tc>
        <w:tc>
          <w:tcPr>
            <w:tcW w:w="240" w:type="pct"/>
            <w:vAlign w:val="center"/>
          </w:tcPr>
          <w:p w14:paraId="44EB87E9">
            <w:pPr>
              <w:pStyle w:val="30"/>
            </w:pPr>
            <w:r>
              <w:rPr>
                <w:rFonts w:hint="eastAsia"/>
              </w:rPr>
              <w:t>2.5</w:t>
            </w:r>
          </w:p>
        </w:tc>
        <w:tc>
          <w:tcPr>
            <w:tcW w:w="258" w:type="pct"/>
            <w:vAlign w:val="center"/>
          </w:tcPr>
          <w:p w14:paraId="1AC9D209">
            <w:pPr>
              <w:pStyle w:val="30"/>
            </w:pPr>
            <w:r>
              <w:rPr>
                <w:rFonts w:hint="eastAsia"/>
              </w:rPr>
              <w:t>2.5</w:t>
            </w:r>
          </w:p>
        </w:tc>
        <w:tc>
          <w:tcPr>
            <w:tcW w:w="343" w:type="pct"/>
            <w:vAlign w:val="center"/>
          </w:tcPr>
          <w:p w14:paraId="4B8B5552">
            <w:pPr>
              <w:pStyle w:val="30"/>
            </w:pPr>
            <w:r>
              <w:rPr>
                <w:rFonts w:hint="eastAsia"/>
              </w:rPr>
              <w:t>6.1.16.2</w:t>
            </w:r>
          </w:p>
        </w:tc>
      </w:tr>
      <w:tr w14:paraId="53031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98DCFEA">
            <w:pPr>
              <w:pStyle w:val="30"/>
            </w:pPr>
            <w:r>
              <w:rPr>
                <w:rFonts w:hint="eastAsia"/>
              </w:rPr>
              <w:t>573</w:t>
            </w:r>
          </w:p>
        </w:tc>
        <w:tc>
          <w:tcPr>
            <w:tcW w:w="240" w:type="pct"/>
            <w:vMerge w:val="continue"/>
            <w:vAlign w:val="center"/>
          </w:tcPr>
          <w:p w14:paraId="606E317A">
            <w:pPr>
              <w:pStyle w:val="30"/>
            </w:pPr>
          </w:p>
        </w:tc>
        <w:tc>
          <w:tcPr>
            <w:tcW w:w="570" w:type="pct"/>
            <w:vMerge w:val="continue"/>
            <w:vAlign w:val="center"/>
          </w:tcPr>
          <w:p w14:paraId="7E6CFD9E">
            <w:pPr>
              <w:pStyle w:val="30"/>
            </w:pPr>
          </w:p>
        </w:tc>
        <w:tc>
          <w:tcPr>
            <w:tcW w:w="816" w:type="pct"/>
            <w:vMerge w:val="continue"/>
            <w:vAlign w:val="center"/>
          </w:tcPr>
          <w:p w14:paraId="364A909B">
            <w:pPr>
              <w:pStyle w:val="30"/>
            </w:pPr>
          </w:p>
        </w:tc>
        <w:tc>
          <w:tcPr>
            <w:tcW w:w="942" w:type="pct"/>
            <w:vAlign w:val="center"/>
          </w:tcPr>
          <w:p w14:paraId="659A6E09">
            <w:pPr>
              <w:pStyle w:val="30"/>
            </w:pPr>
            <w:r>
              <w:rPr>
                <w:rFonts w:hint="eastAsia"/>
              </w:rPr>
              <w:t>供需统计</w:t>
            </w:r>
          </w:p>
        </w:tc>
        <w:tc>
          <w:tcPr>
            <w:tcW w:w="1146" w:type="pct"/>
            <w:vAlign w:val="center"/>
          </w:tcPr>
          <w:p w14:paraId="707C4667">
            <w:pPr>
              <w:pStyle w:val="30"/>
            </w:pPr>
          </w:p>
        </w:tc>
        <w:tc>
          <w:tcPr>
            <w:tcW w:w="240" w:type="pct"/>
            <w:vAlign w:val="center"/>
          </w:tcPr>
          <w:p w14:paraId="6AA5D646">
            <w:pPr>
              <w:pStyle w:val="30"/>
            </w:pPr>
            <w:r>
              <w:rPr>
                <w:rFonts w:hint="eastAsia"/>
              </w:rPr>
              <w:t>1</w:t>
            </w:r>
          </w:p>
        </w:tc>
        <w:tc>
          <w:tcPr>
            <w:tcW w:w="240" w:type="pct"/>
            <w:vAlign w:val="center"/>
          </w:tcPr>
          <w:p w14:paraId="771A3B2E">
            <w:pPr>
              <w:pStyle w:val="30"/>
            </w:pPr>
            <w:r>
              <w:rPr>
                <w:rFonts w:hint="eastAsia"/>
              </w:rPr>
              <w:t>2.5</w:t>
            </w:r>
          </w:p>
        </w:tc>
        <w:tc>
          <w:tcPr>
            <w:tcW w:w="258" w:type="pct"/>
            <w:vAlign w:val="center"/>
          </w:tcPr>
          <w:p w14:paraId="445D484D">
            <w:pPr>
              <w:pStyle w:val="30"/>
            </w:pPr>
            <w:r>
              <w:rPr>
                <w:rFonts w:hint="eastAsia"/>
              </w:rPr>
              <w:t>2.5</w:t>
            </w:r>
          </w:p>
        </w:tc>
        <w:tc>
          <w:tcPr>
            <w:tcW w:w="343" w:type="pct"/>
            <w:vAlign w:val="center"/>
          </w:tcPr>
          <w:p w14:paraId="49AB7DBA">
            <w:pPr>
              <w:pStyle w:val="30"/>
            </w:pPr>
            <w:r>
              <w:rPr>
                <w:rFonts w:hint="eastAsia"/>
              </w:rPr>
              <w:t>6.1.16.2</w:t>
            </w:r>
          </w:p>
        </w:tc>
      </w:tr>
      <w:tr w14:paraId="32865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8381FBE">
            <w:pPr>
              <w:pStyle w:val="30"/>
            </w:pPr>
            <w:r>
              <w:rPr>
                <w:rFonts w:hint="eastAsia"/>
              </w:rPr>
              <w:t>574</w:t>
            </w:r>
          </w:p>
        </w:tc>
        <w:tc>
          <w:tcPr>
            <w:tcW w:w="240" w:type="pct"/>
            <w:vMerge w:val="continue"/>
            <w:vAlign w:val="center"/>
          </w:tcPr>
          <w:p w14:paraId="5C26908B">
            <w:pPr>
              <w:pStyle w:val="30"/>
            </w:pPr>
          </w:p>
        </w:tc>
        <w:tc>
          <w:tcPr>
            <w:tcW w:w="570" w:type="pct"/>
            <w:vMerge w:val="continue"/>
            <w:vAlign w:val="center"/>
          </w:tcPr>
          <w:p w14:paraId="4E83FA23">
            <w:pPr>
              <w:pStyle w:val="30"/>
            </w:pPr>
          </w:p>
        </w:tc>
        <w:tc>
          <w:tcPr>
            <w:tcW w:w="816" w:type="pct"/>
            <w:vMerge w:val="restart"/>
            <w:vAlign w:val="center"/>
          </w:tcPr>
          <w:p w14:paraId="38200228">
            <w:pPr>
              <w:pStyle w:val="30"/>
            </w:pPr>
            <w:r>
              <w:rPr>
                <w:rFonts w:hint="eastAsia"/>
              </w:rPr>
              <w:t>数据安全管理</w:t>
            </w:r>
          </w:p>
        </w:tc>
        <w:tc>
          <w:tcPr>
            <w:tcW w:w="942" w:type="pct"/>
            <w:vMerge w:val="restart"/>
            <w:vAlign w:val="center"/>
          </w:tcPr>
          <w:p w14:paraId="3EFF9285">
            <w:pPr>
              <w:pStyle w:val="30"/>
            </w:pPr>
            <w:r>
              <w:rPr>
                <w:rFonts w:hint="eastAsia"/>
              </w:rPr>
              <w:t>数据分类分级</w:t>
            </w:r>
          </w:p>
        </w:tc>
        <w:tc>
          <w:tcPr>
            <w:tcW w:w="1146" w:type="pct"/>
            <w:vAlign w:val="center"/>
          </w:tcPr>
          <w:p w14:paraId="6DA4D7EC">
            <w:pPr>
              <w:pStyle w:val="30"/>
            </w:pPr>
            <w:r>
              <w:rPr>
                <w:rFonts w:hint="eastAsia"/>
              </w:rPr>
              <w:t>数据识别标记</w:t>
            </w:r>
          </w:p>
        </w:tc>
        <w:tc>
          <w:tcPr>
            <w:tcW w:w="240" w:type="pct"/>
            <w:vAlign w:val="center"/>
          </w:tcPr>
          <w:p w14:paraId="67FC703E">
            <w:pPr>
              <w:pStyle w:val="30"/>
            </w:pPr>
            <w:r>
              <w:rPr>
                <w:rFonts w:hint="eastAsia"/>
              </w:rPr>
              <w:t>1.5</w:t>
            </w:r>
          </w:p>
        </w:tc>
        <w:tc>
          <w:tcPr>
            <w:tcW w:w="240" w:type="pct"/>
            <w:vAlign w:val="center"/>
          </w:tcPr>
          <w:p w14:paraId="5A6AEFEF">
            <w:pPr>
              <w:pStyle w:val="30"/>
            </w:pPr>
            <w:r>
              <w:rPr>
                <w:rFonts w:hint="eastAsia"/>
              </w:rPr>
              <w:t>2.5</w:t>
            </w:r>
          </w:p>
        </w:tc>
        <w:tc>
          <w:tcPr>
            <w:tcW w:w="258" w:type="pct"/>
            <w:vAlign w:val="center"/>
          </w:tcPr>
          <w:p w14:paraId="538395DD">
            <w:pPr>
              <w:pStyle w:val="30"/>
            </w:pPr>
            <w:r>
              <w:rPr>
                <w:rFonts w:hint="eastAsia"/>
              </w:rPr>
              <w:t>3.75</w:t>
            </w:r>
          </w:p>
        </w:tc>
        <w:tc>
          <w:tcPr>
            <w:tcW w:w="343" w:type="pct"/>
            <w:vAlign w:val="center"/>
          </w:tcPr>
          <w:p w14:paraId="7A192AA7">
            <w:pPr>
              <w:pStyle w:val="30"/>
            </w:pPr>
            <w:r>
              <w:rPr>
                <w:rFonts w:hint="eastAsia"/>
              </w:rPr>
              <w:t>6.1.16.2</w:t>
            </w:r>
          </w:p>
        </w:tc>
      </w:tr>
      <w:tr w14:paraId="71C18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6652B169">
            <w:pPr>
              <w:pStyle w:val="30"/>
            </w:pPr>
            <w:r>
              <w:rPr>
                <w:rFonts w:hint="eastAsia"/>
              </w:rPr>
              <w:t>575</w:t>
            </w:r>
          </w:p>
        </w:tc>
        <w:tc>
          <w:tcPr>
            <w:tcW w:w="240" w:type="pct"/>
            <w:vMerge w:val="continue"/>
            <w:vAlign w:val="center"/>
          </w:tcPr>
          <w:p w14:paraId="0D6D08AD">
            <w:pPr>
              <w:pStyle w:val="30"/>
            </w:pPr>
          </w:p>
        </w:tc>
        <w:tc>
          <w:tcPr>
            <w:tcW w:w="570" w:type="pct"/>
            <w:vMerge w:val="continue"/>
            <w:vAlign w:val="center"/>
          </w:tcPr>
          <w:p w14:paraId="2AF28E2B">
            <w:pPr>
              <w:pStyle w:val="30"/>
            </w:pPr>
          </w:p>
        </w:tc>
        <w:tc>
          <w:tcPr>
            <w:tcW w:w="816" w:type="pct"/>
            <w:vMerge w:val="continue"/>
            <w:vAlign w:val="center"/>
          </w:tcPr>
          <w:p w14:paraId="3644DFBD">
            <w:pPr>
              <w:pStyle w:val="30"/>
            </w:pPr>
          </w:p>
        </w:tc>
        <w:tc>
          <w:tcPr>
            <w:tcW w:w="942" w:type="pct"/>
            <w:vMerge w:val="continue"/>
            <w:vAlign w:val="center"/>
          </w:tcPr>
          <w:p w14:paraId="0B482084">
            <w:pPr>
              <w:pStyle w:val="30"/>
            </w:pPr>
          </w:p>
        </w:tc>
        <w:tc>
          <w:tcPr>
            <w:tcW w:w="1146" w:type="pct"/>
            <w:vAlign w:val="center"/>
          </w:tcPr>
          <w:p w14:paraId="69142D09">
            <w:pPr>
              <w:pStyle w:val="30"/>
            </w:pPr>
            <w:r>
              <w:rPr>
                <w:rFonts w:hint="eastAsia"/>
              </w:rPr>
              <w:t>数据分类管理</w:t>
            </w:r>
          </w:p>
        </w:tc>
        <w:tc>
          <w:tcPr>
            <w:tcW w:w="240" w:type="pct"/>
            <w:vAlign w:val="center"/>
          </w:tcPr>
          <w:p w14:paraId="46109E3E">
            <w:pPr>
              <w:pStyle w:val="30"/>
            </w:pPr>
            <w:r>
              <w:rPr>
                <w:rFonts w:hint="eastAsia"/>
              </w:rPr>
              <w:t>1</w:t>
            </w:r>
          </w:p>
        </w:tc>
        <w:tc>
          <w:tcPr>
            <w:tcW w:w="240" w:type="pct"/>
            <w:vAlign w:val="center"/>
          </w:tcPr>
          <w:p w14:paraId="0693808D">
            <w:pPr>
              <w:pStyle w:val="30"/>
            </w:pPr>
            <w:r>
              <w:rPr>
                <w:rFonts w:hint="eastAsia"/>
              </w:rPr>
              <w:t>2.5</w:t>
            </w:r>
          </w:p>
        </w:tc>
        <w:tc>
          <w:tcPr>
            <w:tcW w:w="258" w:type="pct"/>
            <w:vAlign w:val="center"/>
          </w:tcPr>
          <w:p w14:paraId="63B75466">
            <w:pPr>
              <w:pStyle w:val="30"/>
            </w:pPr>
            <w:r>
              <w:rPr>
                <w:rFonts w:hint="eastAsia"/>
              </w:rPr>
              <w:t>2.5</w:t>
            </w:r>
          </w:p>
        </w:tc>
        <w:tc>
          <w:tcPr>
            <w:tcW w:w="343" w:type="pct"/>
            <w:vAlign w:val="center"/>
          </w:tcPr>
          <w:p w14:paraId="0B2DA938">
            <w:pPr>
              <w:pStyle w:val="30"/>
            </w:pPr>
            <w:r>
              <w:rPr>
                <w:rFonts w:hint="eastAsia"/>
              </w:rPr>
              <w:t>6.1.16.2</w:t>
            </w:r>
          </w:p>
        </w:tc>
      </w:tr>
      <w:tr w14:paraId="52C4A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9457A49">
            <w:pPr>
              <w:pStyle w:val="30"/>
            </w:pPr>
            <w:r>
              <w:rPr>
                <w:rFonts w:hint="eastAsia"/>
              </w:rPr>
              <w:t>576</w:t>
            </w:r>
          </w:p>
        </w:tc>
        <w:tc>
          <w:tcPr>
            <w:tcW w:w="240" w:type="pct"/>
            <w:vMerge w:val="continue"/>
            <w:vAlign w:val="center"/>
          </w:tcPr>
          <w:p w14:paraId="69711C5B">
            <w:pPr>
              <w:pStyle w:val="30"/>
            </w:pPr>
          </w:p>
        </w:tc>
        <w:tc>
          <w:tcPr>
            <w:tcW w:w="570" w:type="pct"/>
            <w:vMerge w:val="continue"/>
            <w:vAlign w:val="center"/>
          </w:tcPr>
          <w:p w14:paraId="3359C718">
            <w:pPr>
              <w:pStyle w:val="30"/>
            </w:pPr>
          </w:p>
        </w:tc>
        <w:tc>
          <w:tcPr>
            <w:tcW w:w="816" w:type="pct"/>
            <w:vMerge w:val="continue"/>
            <w:vAlign w:val="center"/>
          </w:tcPr>
          <w:p w14:paraId="1637BD1C">
            <w:pPr>
              <w:pStyle w:val="30"/>
            </w:pPr>
          </w:p>
        </w:tc>
        <w:tc>
          <w:tcPr>
            <w:tcW w:w="942" w:type="pct"/>
            <w:vMerge w:val="continue"/>
            <w:vAlign w:val="center"/>
          </w:tcPr>
          <w:p w14:paraId="735EA965">
            <w:pPr>
              <w:pStyle w:val="30"/>
            </w:pPr>
          </w:p>
        </w:tc>
        <w:tc>
          <w:tcPr>
            <w:tcW w:w="1146" w:type="pct"/>
            <w:vAlign w:val="center"/>
          </w:tcPr>
          <w:p w14:paraId="119579CF">
            <w:pPr>
              <w:pStyle w:val="30"/>
            </w:pPr>
            <w:r>
              <w:rPr>
                <w:rFonts w:hint="eastAsia"/>
              </w:rPr>
              <w:t>数据分级管理</w:t>
            </w:r>
          </w:p>
        </w:tc>
        <w:tc>
          <w:tcPr>
            <w:tcW w:w="240" w:type="pct"/>
            <w:vAlign w:val="center"/>
          </w:tcPr>
          <w:p w14:paraId="2E6EC641">
            <w:pPr>
              <w:pStyle w:val="30"/>
            </w:pPr>
            <w:r>
              <w:rPr>
                <w:rFonts w:hint="eastAsia"/>
              </w:rPr>
              <w:t>1.5</w:t>
            </w:r>
          </w:p>
        </w:tc>
        <w:tc>
          <w:tcPr>
            <w:tcW w:w="240" w:type="pct"/>
            <w:vAlign w:val="center"/>
          </w:tcPr>
          <w:p w14:paraId="6AB86D19">
            <w:pPr>
              <w:pStyle w:val="30"/>
            </w:pPr>
            <w:r>
              <w:rPr>
                <w:rFonts w:hint="eastAsia"/>
              </w:rPr>
              <w:t>2.5</w:t>
            </w:r>
          </w:p>
        </w:tc>
        <w:tc>
          <w:tcPr>
            <w:tcW w:w="258" w:type="pct"/>
            <w:vAlign w:val="center"/>
          </w:tcPr>
          <w:p w14:paraId="403E4ED8">
            <w:pPr>
              <w:pStyle w:val="30"/>
            </w:pPr>
            <w:r>
              <w:rPr>
                <w:rFonts w:hint="eastAsia"/>
              </w:rPr>
              <w:t>3.75</w:t>
            </w:r>
          </w:p>
        </w:tc>
        <w:tc>
          <w:tcPr>
            <w:tcW w:w="343" w:type="pct"/>
            <w:vAlign w:val="center"/>
          </w:tcPr>
          <w:p w14:paraId="31638A7D">
            <w:pPr>
              <w:pStyle w:val="30"/>
            </w:pPr>
            <w:r>
              <w:rPr>
                <w:rFonts w:hint="eastAsia"/>
              </w:rPr>
              <w:t>6.1.16.2</w:t>
            </w:r>
          </w:p>
        </w:tc>
      </w:tr>
      <w:tr w14:paraId="2B60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CF9837A">
            <w:pPr>
              <w:pStyle w:val="30"/>
            </w:pPr>
            <w:r>
              <w:rPr>
                <w:rFonts w:hint="eastAsia"/>
              </w:rPr>
              <w:t>577</w:t>
            </w:r>
          </w:p>
        </w:tc>
        <w:tc>
          <w:tcPr>
            <w:tcW w:w="240" w:type="pct"/>
            <w:vMerge w:val="continue"/>
            <w:vAlign w:val="center"/>
          </w:tcPr>
          <w:p w14:paraId="6B35C0CD">
            <w:pPr>
              <w:pStyle w:val="30"/>
            </w:pPr>
          </w:p>
        </w:tc>
        <w:tc>
          <w:tcPr>
            <w:tcW w:w="570" w:type="pct"/>
            <w:vMerge w:val="continue"/>
            <w:vAlign w:val="center"/>
          </w:tcPr>
          <w:p w14:paraId="08325E61">
            <w:pPr>
              <w:pStyle w:val="30"/>
            </w:pPr>
          </w:p>
        </w:tc>
        <w:tc>
          <w:tcPr>
            <w:tcW w:w="816" w:type="pct"/>
            <w:vMerge w:val="continue"/>
            <w:vAlign w:val="center"/>
          </w:tcPr>
          <w:p w14:paraId="0F5B63EB">
            <w:pPr>
              <w:pStyle w:val="30"/>
            </w:pPr>
          </w:p>
        </w:tc>
        <w:tc>
          <w:tcPr>
            <w:tcW w:w="942" w:type="pct"/>
            <w:vMerge w:val="continue"/>
            <w:vAlign w:val="center"/>
          </w:tcPr>
          <w:p w14:paraId="4014D615">
            <w:pPr>
              <w:pStyle w:val="30"/>
            </w:pPr>
          </w:p>
        </w:tc>
        <w:tc>
          <w:tcPr>
            <w:tcW w:w="1146" w:type="pct"/>
            <w:vAlign w:val="center"/>
          </w:tcPr>
          <w:p w14:paraId="7A65C7CE">
            <w:pPr>
              <w:pStyle w:val="30"/>
            </w:pPr>
            <w:r>
              <w:rPr>
                <w:rFonts w:hint="eastAsia"/>
              </w:rPr>
              <w:t>访问控制</w:t>
            </w:r>
          </w:p>
        </w:tc>
        <w:tc>
          <w:tcPr>
            <w:tcW w:w="240" w:type="pct"/>
            <w:vAlign w:val="center"/>
          </w:tcPr>
          <w:p w14:paraId="2DAF246C">
            <w:pPr>
              <w:pStyle w:val="30"/>
            </w:pPr>
            <w:r>
              <w:rPr>
                <w:rFonts w:hint="eastAsia"/>
              </w:rPr>
              <w:t>1</w:t>
            </w:r>
          </w:p>
        </w:tc>
        <w:tc>
          <w:tcPr>
            <w:tcW w:w="240" w:type="pct"/>
            <w:vAlign w:val="center"/>
          </w:tcPr>
          <w:p w14:paraId="3314FD01">
            <w:pPr>
              <w:pStyle w:val="30"/>
            </w:pPr>
            <w:r>
              <w:rPr>
                <w:rFonts w:hint="eastAsia"/>
              </w:rPr>
              <w:t>2.5</w:t>
            </w:r>
          </w:p>
        </w:tc>
        <w:tc>
          <w:tcPr>
            <w:tcW w:w="258" w:type="pct"/>
            <w:vAlign w:val="center"/>
          </w:tcPr>
          <w:p w14:paraId="473AEAED">
            <w:pPr>
              <w:pStyle w:val="30"/>
            </w:pPr>
            <w:r>
              <w:rPr>
                <w:rFonts w:hint="eastAsia"/>
              </w:rPr>
              <w:t>2.5</w:t>
            </w:r>
          </w:p>
        </w:tc>
        <w:tc>
          <w:tcPr>
            <w:tcW w:w="343" w:type="pct"/>
            <w:vAlign w:val="center"/>
          </w:tcPr>
          <w:p w14:paraId="3A535E97">
            <w:pPr>
              <w:pStyle w:val="30"/>
            </w:pPr>
            <w:r>
              <w:rPr>
                <w:rFonts w:hint="eastAsia"/>
              </w:rPr>
              <w:t>6.1.16.2</w:t>
            </w:r>
          </w:p>
        </w:tc>
      </w:tr>
      <w:tr w14:paraId="779D3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323B9E48">
            <w:pPr>
              <w:pStyle w:val="30"/>
            </w:pPr>
            <w:r>
              <w:rPr>
                <w:rFonts w:hint="eastAsia"/>
              </w:rPr>
              <w:t>578</w:t>
            </w:r>
          </w:p>
        </w:tc>
        <w:tc>
          <w:tcPr>
            <w:tcW w:w="240" w:type="pct"/>
            <w:vMerge w:val="continue"/>
            <w:vAlign w:val="center"/>
          </w:tcPr>
          <w:p w14:paraId="3433F7A4">
            <w:pPr>
              <w:pStyle w:val="30"/>
            </w:pPr>
          </w:p>
        </w:tc>
        <w:tc>
          <w:tcPr>
            <w:tcW w:w="570" w:type="pct"/>
            <w:vMerge w:val="continue"/>
            <w:vAlign w:val="center"/>
          </w:tcPr>
          <w:p w14:paraId="48B00CFE">
            <w:pPr>
              <w:pStyle w:val="30"/>
            </w:pPr>
          </w:p>
        </w:tc>
        <w:tc>
          <w:tcPr>
            <w:tcW w:w="816" w:type="pct"/>
            <w:vMerge w:val="continue"/>
            <w:vAlign w:val="center"/>
          </w:tcPr>
          <w:p w14:paraId="24EF51E1">
            <w:pPr>
              <w:pStyle w:val="30"/>
            </w:pPr>
          </w:p>
        </w:tc>
        <w:tc>
          <w:tcPr>
            <w:tcW w:w="942" w:type="pct"/>
            <w:vMerge w:val="restart"/>
            <w:vAlign w:val="center"/>
          </w:tcPr>
          <w:p w14:paraId="0C24E3E8">
            <w:pPr>
              <w:pStyle w:val="30"/>
            </w:pPr>
            <w:r>
              <w:rPr>
                <w:rFonts w:hint="eastAsia"/>
              </w:rPr>
              <w:t>数据脱敏管理</w:t>
            </w:r>
          </w:p>
        </w:tc>
        <w:tc>
          <w:tcPr>
            <w:tcW w:w="1146" w:type="pct"/>
            <w:vAlign w:val="center"/>
          </w:tcPr>
          <w:p w14:paraId="7E47F379">
            <w:pPr>
              <w:pStyle w:val="30"/>
            </w:pPr>
            <w:r>
              <w:rPr>
                <w:rFonts w:hint="eastAsia"/>
              </w:rPr>
              <w:t>脱敏资源目录管理</w:t>
            </w:r>
          </w:p>
        </w:tc>
        <w:tc>
          <w:tcPr>
            <w:tcW w:w="240" w:type="pct"/>
            <w:vMerge w:val="restart"/>
            <w:vAlign w:val="center"/>
          </w:tcPr>
          <w:p w14:paraId="29547201">
            <w:pPr>
              <w:pStyle w:val="30"/>
            </w:pPr>
            <w:r>
              <w:rPr>
                <w:rFonts w:hint="eastAsia"/>
              </w:rPr>
              <w:t>1.5</w:t>
            </w:r>
          </w:p>
        </w:tc>
        <w:tc>
          <w:tcPr>
            <w:tcW w:w="240" w:type="pct"/>
            <w:vAlign w:val="center"/>
          </w:tcPr>
          <w:p w14:paraId="27A64C62">
            <w:pPr>
              <w:pStyle w:val="30"/>
            </w:pPr>
            <w:r>
              <w:rPr>
                <w:rFonts w:hint="eastAsia"/>
              </w:rPr>
              <w:t>2.5</w:t>
            </w:r>
          </w:p>
        </w:tc>
        <w:tc>
          <w:tcPr>
            <w:tcW w:w="258" w:type="pct"/>
            <w:vMerge w:val="restart"/>
            <w:vAlign w:val="center"/>
          </w:tcPr>
          <w:p w14:paraId="31CD1209">
            <w:pPr>
              <w:pStyle w:val="30"/>
            </w:pPr>
            <w:r>
              <w:rPr>
                <w:rFonts w:hint="eastAsia"/>
              </w:rPr>
              <w:t>3.75</w:t>
            </w:r>
          </w:p>
        </w:tc>
        <w:tc>
          <w:tcPr>
            <w:tcW w:w="343" w:type="pct"/>
            <w:vAlign w:val="center"/>
          </w:tcPr>
          <w:p w14:paraId="2339B338">
            <w:pPr>
              <w:pStyle w:val="30"/>
            </w:pPr>
            <w:r>
              <w:rPr>
                <w:rFonts w:hint="eastAsia"/>
              </w:rPr>
              <w:t>6.1.16.2</w:t>
            </w:r>
          </w:p>
        </w:tc>
      </w:tr>
      <w:tr w14:paraId="699B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665D1A4A">
            <w:pPr>
              <w:pStyle w:val="30"/>
            </w:pPr>
            <w:r>
              <w:rPr>
                <w:rFonts w:hint="eastAsia"/>
              </w:rPr>
              <w:t>579</w:t>
            </w:r>
          </w:p>
        </w:tc>
        <w:tc>
          <w:tcPr>
            <w:tcW w:w="240" w:type="pct"/>
            <w:vMerge w:val="continue"/>
            <w:vAlign w:val="center"/>
          </w:tcPr>
          <w:p w14:paraId="1CC67276">
            <w:pPr>
              <w:pStyle w:val="30"/>
            </w:pPr>
          </w:p>
        </w:tc>
        <w:tc>
          <w:tcPr>
            <w:tcW w:w="570" w:type="pct"/>
            <w:vMerge w:val="continue"/>
            <w:vAlign w:val="center"/>
          </w:tcPr>
          <w:p w14:paraId="0421C9B9">
            <w:pPr>
              <w:pStyle w:val="30"/>
            </w:pPr>
          </w:p>
        </w:tc>
        <w:tc>
          <w:tcPr>
            <w:tcW w:w="816" w:type="pct"/>
            <w:vMerge w:val="continue"/>
            <w:vAlign w:val="center"/>
          </w:tcPr>
          <w:p w14:paraId="1F44822B">
            <w:pPr>
              <w:pStyle w:val="30"/>
            </w:pPr>
          </w:p>
        </w:tc>
        <w:tc>
          <w:tcPr>
            <w:tcW w:w="942" w:type="pct"/>
            <w:vMerge w:val="continue"/>
            <w:vAlign w:val="center"/>
          </w:tcPr>
          <w:p w14:paraId="22427BCC">
            <w:pPr>
              <w:pStyle w:val="30"/>
            </w:pPr>
          </w:p>
        </w:tc>
        <w:tc>
          <w:tcPr>
            <w:tcW w:w="1146" w:type="pct"/>
            <w:vAlign w:val="center"/>
          </w:tcPr>
          <w:p w14:paraId="6B940238">
            <w:pPr>
              <w:pStyle w:val="30"/>
            </w:pPr>
            <w:r>
              <w:rPr>
                <w:rFonts w:hint="eastAsia"/>
              </w:rPr>
              <w:t>脱敏作业监控</w:t>
            </w:r>
          </w:p>
        </w:tc>
        <w:tc>
          <w:tcPr>
            <w:tcW w:w="240" w:type="pct"/>
            <w:vMerge w:val="continue"/>
            <w:vAlign w:val="center"/>
          </w:tcPr>
          <w:p w14:paraId="282618A1">
            <w:pPr>
              <w:pStyle w:val="30"/>
            </w:pPr>
          </w:p>
        </w:tc>
        <w:tc>
          <w:tcPr>
            <w:tcW w:w="240" w:type="pct"/>
            <w:vAlign w:val="center"/>
          </w:tcPr>
          <w:p w14:paraId="588B9CBF">
            <w:pPr>
              <w:pStyle w:val="30"/>
            </w:pPr>
            <w:r>
              <w:rPr>
                <w:rFonts w:hint="eastAsia"/>
              </w:rPr>
              <w:t>2.5</w:t>
            </w:r>
          </w:p>
        </w:tc>
        <w:tc>
          <w:tcPr>
            <w:tcW w:w="258" w:type="pct"/>
            <w:vMerge w:val="continue"/>
            <w:vAlign w:val="center"/>
          </w:tcPr>
          <w:p w14:paraId="7F09376E">
            <w:pPr>
              <w:pStyle w:val="30"/>
            </w:pPr>
          </w:p>
        </w:tc>
        <w:tc>
          <w:tcPr>
            <w:tcW w:w="343" w:type="pct"/>
            <w:vAlign w:val="center"/>
          </w:tcPr>
          <w:p w14:paraId="1FA07451">
            <w:pPr>
              <w:pStyle w:val="30"/>
            </w:pPr>
            <w:r>
              <w:rPr>
                <w:rFonts w:hint="eastAsia"/>
              </w:rPr>
              <w:t>6.1.16.2</w:t>
            </w:r>
          </w:p>
        </w:tc>
      </w:tr>
      <w:tr w14:paraId="70E7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0" w:hRule="atLeast"/>
          <w:jc w:val="center"/>
        </w:trPr>
        <w:tc>
          <w:tcPr>
            <w:tcW w:w="199" w:type="pct"/>
            <w:vAlign w:val="center"/>
          </w:tcPr>
          <w:p w14:paraId="7EB146DF">
            <w:pPr>
              <w:pStyle w:val="30"/>
            </w:pPr>
            <w:r>
              <w:rPr>
                <w:rFonts w:hint="eastAsia"/>
              </w:rPr>
              <w:t>580</w:t>
            </w:r>
          </w:p>
        </w:tc>
        <w:tc>
          <w:tcPr>
            <w:tcW w:w="240" w:type="pct"/>
            <w:vMerge w:val="continue"/>
            <w:vAlign w:val="center"/>
          </w:tcPr>
          <w:p w14:paraId="71F8E19A">
            <w:pPr>
              <w:pStyle w:val="30"/>
            </w:pPr>
          </w:p>
        </w:tc>
        <w:tc>
          <w:tcPr>
            <w:tcW w:w="570" w:type="pct"/>
            <w:vMerge w:val="continue"/>
            <w:vAlign w:val="center"/>
          </w:tcPr>
          <w:p w14:paraId="73F3D63D">
            <w:pPr>
              <w:pStyle w:val="30"/>
            </w:pPr>
          </w:p>
        </w:tc>
        <w:tc>
          <w:tcPr>
            <w:tcW w:w="816" w:type="pct"/>
            <w:vMerge w:val="continue"/>
            <w:vAlign w:val="center"/>
          </w:tcPr>
          <w:p w14:paraId="6C6EE7C1">
            <w:pPr>
              <w:pStyle w:val="30"/>
            </w:pPr>
          </w:p>
        </w:tc>
        <w:tc>
          <w:tcPr>
            <w:tcW w:w="942" w:type="pct"/>
            <w:vMerge w:val="continue"/>
            <w:vAlign w:val="center"/>
          </w:tcPr>
          <w:p w14:paraId="75BDD238">
            <w:pPr>
              <w:pStyle w:val="30"/>
            </w:pPr>
          </w:p>
        </w:tc>
        <w:tc>
          <w:tcPr>
            <w:tcW w:w="1146" w:type="pct"/>
            <w:vAlign w:val="center"/>
          </w:tcPr>
          <w:p w14:paraId="0E3698F8">
            <w:pPr>
              <w:pStyle w:val="30"/>
            </w:pPr>
            <w:r>
              <w:rPr>
                <w:rFonts w:hint="eastAsia"/>
              </w:rPr>
              <w:t>脱敏算法管理</w:t>
            </w:r>
          </w:p>
        </w:tc>
        <w:tc>
          <w:tcPr>
            <w:tcW w:w="240" w:type="pct"/>
            <w:vAlign w:val="center"/>
          </w:tcPr>
          <w:p w14:paraId="5F9727DA">
            <w:pPr>
              <w:pStyle w:val="30"/>
            </w:pPr>
            <w:r>
              <w:rPr>
                <w:rFonts w:hint="eastAsia"/>
              </w:rPr>
              <w:t>2</w:t>
            </w:r>
          </w:p>
        </w:tc>
        <w:tc>
          <w:tcPr>
            <w:tcW w:w="240" w:type="pct"/>
            <w:vAlign w:val="center"/>
          </w:tcPr>
          <w:p w14:paraId="44E0B428">
            <w:pPr>
              <w:pStyle w:val="30"/>
            </w:pPr>
            <w:r>
              <w:rPr>
                <w:rFonts w:hint="eastAsia"/>
              </w:rPr>
              <w:t>2.5</w:t>
            </w:r>
          </w:p>
        </w:tc>
        <w:tc>
          <w:tcPr>
            <w:tcW w:w="258" w:type="pct"/>
            <w:vAlign w:val="center"/>
          </w:tcPr>
          <w:p w14:paraId="7B6C33D3">
            <w:pPr>
              <w:pStyle w:val="30"/>
            </w:pPr>
            <w:r>
              <w:rPr>
                <w:rFonts w:hint="eastAsia"/>
              </w:rPr>
              <w:t>5</w:t>
            </w:r>
          </w:p>
        </w:tc>
        <w:tc>
          <w:tcPr>
            <w:tcW w:w="343" w:type="pct"/>
            <w:vAlign w:val="center"/>
          </w:tcPr>
          <w:p w14:paraId="010D28EE">
            <w:pPr>
              <w:pStyle w:val="30"/>
            </w:pPr>
            <w:r>
              <w:rPr>
                <w:rFonts w:hint="eastAsia"/>
              </w:rPr>
              <w:t>6.1.16.2</w:t>
            </w:r>
          </w:p>
        </w:tc>
      </w:tr>
      <w:tr w14:paraId="0BBB4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0CC5EA58">
            <w:pPr>
              <w:pStyle w:val="30"/>
            </w:pPr>
            <w:r>
              <w:rPr>
                <w:rFonts w:hint="eastAsia"/>
              </w:rPr>
              <w:t>581</w:t>
            </w:r>
          </w:p>
        </w:tc>
        <w:tc>
          <w:tcPr>
            <w:tcW w:w="240" w:type="pct"/>
            <w:vMerge w:val="continue"/>
            <w:vAlign w:val="center"/>
          </w:tcPr>
          <w:p w14:paraId="1FBBF4BB">
            <w:pPr>
              <w:pStyle w:val="30"/>
            </w:pPr>
          </w:p>
        </w:tc>
        <w:tc>
          <w:tcPr>
            <w:tcW w:w="570" w:type="pct"/>
            <w:vMerge w:val="continue"/>
            <w:vAlign w:val="center"/>
          </w:tcPr>
          <w:p w14:paraId="08A87DB5">
            <w:pPr>
              <w:pStyle w:val="30"/>
            </w:pPr>
          </w:p>
        </w:tc>
        <w:tc>
          <w:tcPr>
            <w:tcW w:w="816" w:type="pct"/>
            <w:vMerge w:val="continue"/>
            <w:vAlign w:val="center"/>
          </w:tcPr>
          <w:p w14:paraId="42EB3F14">
            <w:pPr>
              <w:pStyle w:val="30"/>
            </w:pPr>
          </w:p>
        </w:tc>
        <w:tc>
          <w:tcPr>
            <w:tcW w:w="942" w:type="pct"/>
            <w:vMerge w:val="continue"/>
            <w:vAlign w:val="center"/>
          </w:tcPr>
          <w:p w14:paraId="55DFB031">
            <w:pPr>
              <w:pStyle w:val="30"/>
            </w:pPr>
          </w:p>
        </w:tc>
        <w:tc>
          <w:tcPr>
            <w:tcW w:w="1146" w:type="pct"/>
            <w:vAlign w:val="center"/>
          </w:tcPr>
          <w:p w14:paraId="01771E0C">
            <w:pPr>
              <w:pStyle w:val="30"/>
            </w:pPr>
            <w:r>
              <w:rPr>
                <w:rFonts w:hint="eastAsia"/>
              </w:rPr>
              <w:t>敏感数据监控</w:t>
            </w:r>
          </w:p>
        </w:tc>
        <w:tc>
          <w:tcPr>
            <w:tcW w:w="240" w:type="pct"/>
            <w:vAlign w:val="center"/>
          </w:tcPr>
          <w:p w14:paraId="51C86875">
            <w:pPr>
              <w:pStyle w:val="30"/>
            </w:pPr>
            <w:r>
              <w:rPr>
                <w:rFonts w:hint="eastAsia"/>
              </w:rPr>
              <w:t>1</w:t>
            </w:r>
          </w:p>
        </w:tc>
        <w:tc>
          <w:tcPr>
            <w:tcW w:w="240" w:type="pct"/>
            <w:vAlign w:val="center"/>
          </w:tcPr>
          <w:p w14:paraId="105C2FE4">
            <w:pPr>
              <w:pStyle w:val="30"/>
            </w:pPr>
            <w:r>
              <w:rPr>
                <w:rFonts w:hint="eastAsia"/>
              </w:rPr>
              <w:t>2.5</w:t>
            </w:r>
          </w:p>
        </w:tc>
        <w:tc>
          <w:tcPr>
            <w:tcW w:w="258" w:type="pct"/>
            <w:vAlign w:val="center"/>
          </w:tcPr>
          <w:p w14:paraId="3BA60589">
            <w:pPr>
              <w:pStyle w:val="30"/>
            </w:pPr>
            <w:r>
              <w:rPr>
                <w:rFonts w:hint="eastAsia"/>
              </w:rPr>
              <w:t>2.5</w:t>
            </w:r>
          </w:p>
        </w:tc>
        <w:tc>
          <w:tcPr>
            <w:tcW w:w="343" w:type="pct"/>
            <w:vAlign w:val="center"/>
          </w:tcPr>
          <w:p w14:paraId="6B2F2C16">
            <w:pPr>
              <w:pStyle w:val="30"/>
            </w:pPr>
            <w:r>
              <w:rPr>
                <w:rFonts w:hint="eastAsia"/>
              </w:rPr>
              <w:t>6.1.16.2</w:t>
            </w:r>
          </w:p>
        </w:tc>
      </w:tr>
      <w:tr w14:paraId="426F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2AB678F2">
            <w:pPr>
              <w:pStyle w:val="30"/>
            </w:pPr>
            <w:r>
              <w:rPr>
                <w:rFonts w:hint="eastAsia"/>
              </w:rPr>
              <w:t>582</w:t>
            </w:r>
          </w:p>
        </w:tc>
        <w:tc>
          <w:tcPr>
            <w:tcW w:w="240" w:type="pct"/>
            <w:vMerge w:val="continue"/>
            <w:vAlign w:val="center"/>
          </w:tcPr>
          <w:p w14:paraId="354AB6E1">
            <w:pPr>
              <w:pStyle w:val="30"/>
            </w:pPr>
          </w:p>
        </w:tc>
        <w:tc>
          <w:tcPr>
            <w:tcW w:w="570" w:type="pct"/>
            <w:vMerge w:val="restart"/>
            <w:vAlign w:val="center"/>
          </w:tcPr>
          <w:p w14:paraId="0E569CD9">
            <w:pPr>
              <w:pStyle w:val="30"/>
            </w:pPr>
            <w:r>
              <w:rPr>
                <w:rFonts w:hint="eastAsia"/>
              </w:rPr>
              <w:t>国资智能管理平台</w:t>
            </w:r>
          </w:p>
        </w:tc>
        <w:tc>
          <w:tcPr>
            <w:tcW w:w="816" w:type="pct"/>
            <w:vMerge w:val="restart"/>
            <w:vAlign w:val="center"/>
          </w:tcPr>
          <w:p w14:paraId="2BCBF2C5">
            <w:pPr>
              <w:pStyle w:val="30"/>
            </w:pPr>
            <w:r>
              <w:rPr>
                <w:rFonts w:hint="eastAsia"/>
              </w:rPr>
              <w:t>国资监管个性化搜索</w:t>
            </w:r>
          </w:p>
        </w:tc>
        <w:tc>
          <w:tcPr>
            <w:tcW w:w="942" w:type="pct"/>
            <w:vAlign w:val="center"/>
          </w:tcPr>
          <w:p w14:paraId="4A2D4369">
            <w:pPr>
              <w:pStyle w:val="30"/>
            </w:pPr>
            <w:r>
              <w:rPr>
                <w:rFonts w:hint="eastAsia"/>
              </w:rPr>
              <w:t>国资全文搜索</w:t>
            </w:r>
          </w:p>
        </w:tc>
        <w:tc>
          <w:tcPr>
            <w:tcW w:w="1146" w:type="pct"/>
            <w:vAlign w:val="center"/>
          </w:tcPr>
          <w:p w14:paraId="457FF6CD">
            <w:pPr>
              <w:pStyle w:val="30"/>
            </w:pPr>
          </w:p>
        </w:tc>
        <w:tc>
          <w:tcPr>
            <w:tcW w:w="240" w:type="pct"/>
            <w:vAlign w:val="center"/>
          </w:tcPr>
          <w:p w14:paraId="592BE047">
            <w:pPr>
              <w:pStyle w:val="30"/>
            </w:pPr>
            <w:r>
              <w:rPr>
                <w:rFonts w:hint="eastAsia"/>
              </w:rPr>
              <w:t>1</w:t>
            </w:r>
          </w:p>
        </w:tc>
        <w:tc>
          <w:tcPr>
            <w:tcW w:w="240" w:type="pct"/>
            <w:vAlign w:val="center"/>
          </w:tcPr>
          <w:p w14:paraId="0347DA6A">
            <w:pPr>
              <w:pStyle w:val="30"/>
            </w:pPr>
            <w:r>
              <w:rPr>
                <w:rFonts w:hint="eastAsia"/>
              </w:rPr>
              <w:t>3</w:t>
            </w:r>
          </w:p>
        </w:tc>
        <w:tc>
          <w:tcPr>
            <w:tcW w:w="258" w:type="pct"/>
            <w:vAlign w:val="center"/>
          </w:tcPr>
          <w:p w14:paraId="7692C715">
            <w:pPr>
              <w:pStyle w:val="30"/>
            </w:pPr>
            <w:r>
              <w:rPr>
                <w:rFonts w:hint="eastAsia"/>
              </w:rPr>
              <w:t>3</w:t>
            </w:r>
          </w:p>
        </w:tc>
        <w:tc>
          <w:tcPr>
            <w:tcW w:w="343" w:type="pct"/>
            <w:vAlign w:val="center"/>
          </w:tcPr>
          <w:p w14:paraId="77EC61C5">
            <w:pPr>
              <w:pStyle w:val="30"/>
            </w:pPr>
            <w:r>
              <w:rPr>
                <w:rFonts w:hint="eastAsia"/>
              </w:rPr>
              <w:t>6.1.16.3</w:t>
            </w:r>
          </w:p>
        </w:tc>
      </w:tr>
      <w:tr w14:paraId="594AA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53DD9955">
            <w:pPr>
              <w:pStyle w:val="30"/>
            </w:pPr>
            <w:r>
              <w:rPr>
                <w:rFonts w:hint="eastAsia"/>
              </w:rPr>
              <w:t>583</w:t>
            </w:r>
          </w:p>
        </w:tc>
        <w:tc>
          <w:tcPr>
            <w:tcW w:w="240" w:type="pct"/>
            <w:vMerge w:val="continue"/>
            <w:vAlign w:val="center"/>
          </w:tcPr>
          <w:p w14:paraId="77502532">
            <w:pPr>
              <w:pStyle w:val="30"/>
            </w:pPr>
          </w:p>
        </w:tc>
        <w:tc>
          <w:tcPr>
            <w:tcW w:w="570" w:type="pct"/>
            <w:vMerge w:val="continue"/>
            <w:vAlign w:val="center"/>
          </w:tcPr>
          <w:p w14:paraId="58AFEEC4">
            <w:pPr>
              <w:pStyle w:val="30"/>
            </w:pPr>
          </w:p>
        </w:tc>
        <w:tc>
          <w:tcPr>
            <w:tcW w:w="816" w:type="pct"/>
            <w:vMerge w:val="continue"/>
            <w:vAlign w:val="center"/>
          </w:tcPr>
          <w:p w14:paraId="7067BBED">
            <w:pPr>
              <w:pStyle w:val="30"/>
            </w:pPr>
          </w:p>
        </w:tc>
        <w:tc>
          <w:tcPr>
            <w:tcW w:w="942" w:type="pct"/>
            <w:vAlign w:val="center"/>
          </w:tcPr>
          <w:p w14:paraId="56A1746C">
            <w:pPr>
              <w:pStyle w:val="30"/>
            </w:pPr>
            <w:r>
              <w:rPr>
                <w:rFonts w:hint="eastAsia"/>
              </w:rPr>
              <w:t>国资检索结果</w:t>
            </w:r>
          </w:p>
        </w:tc>
        <w:tc>
          <w:tcPr>
            <w:tcW w:w="1146" w:type="pct"/>
            <w:vAlign w:val="center"/>
          </w:tcPr>
          <w:p w14:paraId="0AFC40DC">
            <w:pPr>
              <w:pStyle w:val="30"/>
            </w:pPr>
          </w:p>
        </w:tc>
        <w:tc>
          <w:tcPr>
            <w:tcW w:w="240" w:type="pct"/>
            <w:vAlign w:val="center"/>
          </w:tcPr>
          <w:p w14:paraId="0A50E170">
            <w:pPr>
              <w:pStyle w:val="30"/>
            </w:pPr>
            <w:r>
              <w:rPr>
                <w:rFonts w:hint="eastAsia"/>
              </w:rPr>
              <w:t>1</w:t>
            </w:r>
          </w:p>
        </w:tc>
        <w:tc>
          <w:tcPr>
            <w:tcW w:w="240" w:type="pct"/>
            <w:vAlign w:val="center"/>
          </w:tcPr>
          <w:p w14:paraId="5BE52AED">
            <w:pPr>
              <w:pStyle w:val="30"/>
            </w:pPr>
            <w:r>
              <w:rPr>
                <w:rFonts w:hint="eastAsia"/>
              </w:rPr>
              <w:t>3</w:t>
            </w:r>
          </w:p>
        </w:tc>
        <w:tc>
          <w:tcPr>
            <w:tcW w:w="258" w:type="pct"/>
            <w:vAlign w:val="center"/>
          </w:tcPr>
          <w:p w14:paraId="01ACAA81">
            <w:pPr>
              <w:pStyle w:val="30"/>
            </w:pPr>
            <w:r>
              <w:rPr>
                <w:rFonts w:hint="eastAsia"/>
              </w:rPr>
              <w:t>3</w:t>
            </w:r>
          </w:p>
        </w:tc>
        <w:tc>
          <w:tcPr>
            <w:tcW w:w="343" w:type="pct"/>
            <w:vAlign w:val="center"/>
          </w:tcPr>
          <w:p w14:paraId="5815D9A0">
            <w:pPr>
              <w:pStyle w:val="30"/>
            </w:pPr>
            <w:r>
              <w:rPr>
                <w:rFonts w:hint="eastAsia"/>
              </w:rPr>
              <w:t>6.1.16.3</w:t>
            </w:r>
          </w:p>
        </w:tc>
      </w:tr>
      <w:tr w14:paraId="488BA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F581EE2">
            <w:pPr>
              <w:pStyle w:val="30"/>
            </w:pPr>
            <w:r>
              <w:rPr>
                <w:rFonts w:hint="eastAsia"/>
              </w:rPr>
              <w:t>584</w:t>
            </w:r>
          </w:p>
        </w:tc>
        <w:tc>
          <w:tcPr>
            <w:tcW w:w="240" w:type="pct"/>
            <w:vMerge w:val="continue"/>
            <w:vAlign w:val="center"/>
          </w:tcPr>
          <w:p w14:paraId="12A588F7">
            <w:pPr>
              <w:pStyle w:val="30"/>
            </w:pPr>
          </w:p>
        </w:tc>
        <w:tc>
          <w:tcPr>
            <w:tcW w:w="570" w:type="pct"/>
            <w:vMerge w:val="continue"/>
            <w:vAlign w:val="center"/>
          </w:tcPr>
          <w:p w14:paraId="73841C6E">
            <w:pPr>
              <w:pStyle w:val="30"/>
            </w:pPr>
          </w:p>
        </w:tc>
        <w:tc>
          <w:tcPr>
            <w:tcW w:w="816" w:type="pct"/>
            <w:vMerge w:val="continue"/>
            <w:vAlign w:val="center"/>
          </w:tcPr>
          <w:p w14:paraId="2E43AAB6">
            <w:pPr>
              <w:pStyle w:val="30"/>
            </w:pPr>
          </w:p>
        </w:tc>
        <w:tc>
          <w:tcPr>
            <w:tcW w:w="942" w:type="pct"/>
            <w:vMerge w:val="restart"/>
            <w:vAlign w:val="center"/>
          </w:tcPr>
          <w:p w14:paraId="74F8E09B">
            <w:pPr>
              <w:pStyle w:val="30"/>
            </w:pPr>
            <w:r>
              <w:rPr>
                <w:rFonts w:hint="eastAsia"/>
              </w:rPr>
              <w:t>国资主题检索</w:t>
            </w:r>
          </w:p>
        </w:tc>
        <w:tc>
          <w:tcPr>
            <w:tcW w:w="1146" w:type="pct"/>
            <w:vAlign w:val="center"/>
          </w:tcPr>
          <w:p w14:paraId="0ACD8802">
            <w:pPr>
              <w:pStyle w:val="30"/>
            </w:pPr>
            <w:r>
              <w:rPr>
                <w:rFonts w:hint="eastAsia"/>
              </w:rPr>
              <w:t>领导发言主题</w:t>
            </w:r>
          </w:p>
        </w:tc>
        <w:tc>
          <w:tcPr>
            <w:tcW w:w="240" w:type="pct"/>
            <w:vMerge w:val="restart"/>
            <w:vAlign w:val="center"/>
          </w:tcPr>
          <w:p w14:paraId="09E76535">
            <w:pPr>
              <w:pStyle w:val="30"/>
            </w:pPr>
            <w:r>
              <w:rPr>
                <w:rFonts w:hint="eastAsia"/>
              </w:rPr>
              <w:t>2</w:t>
            </w:r>
          </w:p>
        </w:tc>
        <w:tc>
          <w:tcPr>
            <w:tcW w:w="240" w:type="pct"/>
            <w:vAlign w:val="center"/>
          </w:tcPr>
          <w:p w14:paraId="0D2269BD">
            <w:pPr>
              <w:pStyle w:val="30"/>
            </w:pPr>
            <w:r>
              <w:rPr>
                <w:rFonts w:hint="eastAsia"/>
              </w:rPr>
              <w:t>2.5</w:t>
            </w:r>
          </w:p>
        </w:tc>
        <w:tc>
          <w:tcPr>
            <w:tcW w:w="258" w:type="pct"/>
            <w:vMerge w:val="restart"/>
            <w:vAlign w:val="center"/>
          </w:tcPr>
          <w:p w14:paraId="7C3F3612">
            <w:pPr>
              <w:pStyle w:val="30"/>
            </w:pPr>
            <w:r>
              <w:rPr>
                <w:rFonts w:hint="eastAsia"/>
              </w:rPr>
              <w:t>5</w:t>
            </w:r>
          </w:p>
        </w:tc>
        <w:tc>
          <w:tcPr>
            <w:tcW w:w="343" w:type="pct"/>
            <w:vAlign w:val="center"/>
          </w:tcPr>
          <w:p w14:paraId="200A5C82">
            <w:pPr>
              <w:pStyle w:val="30"/>
            </w:pPr>
            <w:r>
              <w:rPr>
                <w:rFonts w:hint="eastAsia"/>
              </w:rPr>
              <w:t>6.1.16.3</w:t>
            </w:r>
          </w:p>
        </w:tc>
      </w:tr>
      <w:tr w14:paraId="7EA4D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07B28E4">
            <w:pPr>
              <w:pStyle w:val="30"/>
            </w:pPr>
            <w:r>
              <w:rPr>
                <w:rFonts w:hint="eastAsia"/>
              </w:rPr>
              <w:t>585</w:t>
            </w:r>
          </w:p>
        </w:tc>
        <w:tc>
          <w:tcPr>
            <w:tcW w:w="240" w:type="pct"/>
            <w:vMerge w:val="continue"/>
            <w:vAlign w:val="center"/>
          </w:tcPr>
          <w:p w14:paraId="7FDC6F24">
            <w:pPr>
              <w:pStyle w:val="30"/>
            </w:pPr>
          </w:p>
        </w:tc>
        <w:tc>
          <w:tcPr>
            <w:tcW w:w="570" w:type="pct"/>
            <w:vMerge w:val="continue"/>
            <w:vAlign w:val="center"/>
          </w:tcPr>
          <w:p w14:paraId="46A0C0BF">
            <w:pPr>
              <w:pStyle w:val="30"/>
            </w:pPr>
          </w:p>
        </w:tc>
        <w:tc>
          <w:tcPr>
            <w:tcW w:w="816" w:type="pct"/>
            <w:vMerge w:val="continue"/>
            <w:vAlign w:val="center"/>
          </w:tcPr>
          <w:p w14:paraId="200F4537">
            <w:pPr>
              <w:pStyle w:val="30"/>
            </w:pPr>
          </w:p>
        </w:tc>
        <w:tc>
          <w:tcPr>
            <w:tcW w:w="942" w:type="pct"/>
            <w:vMerge w:val="continue"/>
            <w:vAlign w:val="center"/>
          </w:tcPr>
          <w:p w14:paraId="04DF230E">
            <w:pPr>
              <w:pStyle w:val="30"/>
            </w:pPr>
          </w:p>
        </w:tc>
        <w:tc>
          <w:tcPr>
            <w:tcW w:w="1146" w:type="pct"/>
            <w:vAlign w:val="center"/>
          </w:tcPr>
          <w:p w14:paraId="7F507BEA">
            <w:pPr>
              <w:pStyle w:val="30"/>
            </w:pPr>
            <w:r>
              <w:rPr>
                <w:rFonts w:hint="eastAsia"/>
              </w:rPr>
              <w:t>委机关文件主题</w:t>
            </w:r>
          </w:p>
        </w:tc>
        <w:tc>
          <w:tcPr>
            <w:tcW w:w="240" w:type="pct"/>
            <w:vMerge w:val="continue"/>
            <w:vAlign w:val="center"/>
          </w:tcPr>
          <w:p w14:paraId="4DAECA2D">
            <w:pPr>
              <w:pStyle w:val="30"/>
            </w:pPr>
          </w:p>
        </w:tc>
        <w:tc>
          <w:tcPr>
            <w:tcW w:w="240" w:type="pct"/>
            <w:vAlign w:val="center"/>
          </w:tcPr>
          <w:p w14:paraId="458EF817">
            <w:pPr>
              <w:pStyle w:val="30"/>
            </w:pPr>
            <w:r>
              <w:rPr>
                <w:rFonts w:hint="eastAsia"/>
              </w:rPr>
              <w:t>2.5</w:t>
            </w:r>
          </w:p>
        </w:tc>
        <w:tc>
          <w:tcPr>
            <w:tcW w:w="258" w:type="pct"/>
            <w:vMerge w:val="continue"/>
            <w:vAlign w:val="center"/>
          </w:tcPr>
          <w:p w14:paraId="18D058BC">
            <w:pPr>
              <w:pStyle w:val="30"/>
            </w:pPr>
          </w:p>
        </w:tc>
        <w:tc>
          <w:tcPr>
            <w:tcW w:w="343" w:type="pct"/>
            <w:vAlign w:val="center"/>
          </w:tcPr>
          <w:p w14:paraId="0BE8D7A0">
            <w:pPr>
              <w:pStyle w:val="30"/>
            </w:pPr>
            <w:r>
              <w:rPr>
                <w:rFonts w:hint="eastAsia"/>
              </w:rPr>
              <w:t>6.1.16.3</w:t>
            </w:r>
          </w:p>
        </w:tc>
      </w:tr>
      <w:tr w14:paraId="51934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520518E">
            <w:pPr>
              <w:pStyle w:val="30"/>
            </w:pPr>
            <w:r>
              <w:rPr>
                <w:rFonts w:hint="eastAsia"/>
              </w:rPr>
              <w:t>586</w:t>
            </w:r>
          </w:p>
        </w:tc>
        <w:tc>
          <w:tcPr>
            <w:tcW w:w="240" w:type="pct"/>
            <w:vMerge w:val="continue"/>
            <w:vAlign w:val="center"/>
          </w:tcPr>
          <w:p w14:paraId="13E58224">
            <w:pPr>
              <w:pStyle w:val="30"/>
            </w:pPr>
          </w:p>
        </w:tc>
        <w:tc>
          <w:tcPr>
            <w:tcW w:w="570" w:type="pct"/>
            <w:vMerge w:val="continue"/>
            <w:vAlign w:val="center"/>
          </w:tcPr>
          <w:p w14:paraId="66BE527A">
            <w:pPr>
              <w:pStyle w:val="30"/>
            </w:pPr>
          </w:p>
        </w:tc>
        <w:tc>
          <w:tcPr>
            <w:tcW w:w="816" w:type="pct"/>
            <w:vMerge w:val="continue"/>
            <w:vAlign w:val="center"/>
          </w:tcPr>
          <w:p w14:paraId="2E6F0363">
            <w:pPr>
              <w:pStyle w:val="30"/>
            </w:pPr>
          </w:p>
        </w:tc>
        <w:tc>
          <w:tcPr>
            <w:tcW w:w="942" w:type="pct"/>
            <w:vMerge w:val="continue"/>
            <w:vAlign w:val="center"/>
          </w:tcPr>
          <w:p w14:paraId="73E1CA79">
            <w:pPr>
              <w:pStyle w:val="30"/>
            </w:pPr>
          </w:p>
        </w:tc>
        <w:tc>
          <w:tcPr>
            <w:tcW w:w="1146" w:type="pct"/>
            <w:vAlign w:val="center"/>
          </w:tcPr>
          <w:p w14:paraId="3821782C">
            <w:pPr>
              <w:pStyle w:val="30"/>
            </w:pPr>
            <w:r>
              <w:rPr>
                <w:rFonts w:hint="eastAsia"/>
              </w:rPr>
              <w:t>监管数据主题</w:t>
            </w:r>
          </w:p>
        </w:tc>
        <w:tc>
          <w:tcPr>
            <w:tcW w:w="240" w:type="pct"/>
            <w:vMerge w:val="continue"/>
            <w:vAlign w:val="center"/>
          </w:tcPr>
          <w:p w14:paraId="770BFF55">
            <w:pPr>
              <w:pStyle w:val="30"/>
            </w:pPr>
          </w:p>
        </w:tc>
        <w:tc>
          <w:tcPr>
            <w:tcW w:w="240" w:type="pct"/>
            <w:vAlign w:val="center"/>
          </w:tcPr>
          <w:p w14:paraId="224F476F">
            <w:pPr>
              <w:pStyle w:val="30"/>
            </w:pPr>
            <w:r>
              <w:rPr>
                <w:rFonts w:hint="eastAsia"/>
              </w:rPr>
              <w:t>2.5</w:t>
            </w:r>
          </w:p>
        </w:tc>
        <w:tc>
          <w:tcPr>
            <w:tcW w:w="258" w:type="pct"/>
            <w:vMerge w:val="continue"/>
            <w:vAlign w:val="center"/>
          </w:tcPr>
          <w:p w14:paraId="567421FF">
            <w:pPr>
              <w:pStyle w:val="30"/>
            </w:pPr>
          </w:p>
        </w:tc>
        <w:tc>
          <w:tcPr>
            <w:tcW w:w="343" w:type="pct"/>
            <w:vAlign w:val="center"/>
          </w:tcPr>
          <w:p w14:paraId="40492813">
            <w:pPr>
              <w:pStyle w:val="30"/>
            </w:pPr>
            <w:r>
              <w:rPr>
                <w:rFonts w:hint="eastAsia"/>
              </w:rPr>
              <w:t>6.1.16.3</w:t>
            </w:r>
          </w:p>
        </w:tc>
      </w:tr>
      <w:tr w14:paraId="1EFE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9CE0ADA">
            <w:pPr>
              <w:pStyle w:val="30"/>
            </w:pPr>
            <w:r>
              <w:rPr>
                <w:rFonts w:hint="eastAsia"/>
              </w:rPr>
              <w:t>587</w:t>
            </w:r>
          </w:p>
        </w:tc>
        <w:tc>
          <w:tcPr>
            <w:tcW w:w="240" w:type="pct"/>
            <w:vMerge w:val="continue"/>
            <w:vAlign w:val="center"/>
          </w:tcPr>
          <w:p w14:paraId="108306F8">
            <w:pPr>
              <w:pStyle w:val="30"/>
            </w:pPr>
          </w:p>
        </w:tc>
        <w:tc>
          <w:tcPr>
            <w:tcW w:w="570" w:type="pct"/>
            <w:vMerge w:val="continue"/>
            <w:vAlign w:val="center"/>
          </w:tcPr>
          <w:p w14:paraId="0DAF0D4C">
            <w:pPr>
              <w:pStyle w:val="30"/>
            </w:pPr>
          </w:p>
        </w:tc>
        <w:tc>
          <w:tcPr>
            <w:tcW w:w="816" w:type="pct"/>
            <w:vMerge w:val="continue"/>
            <w:vAlign w:val="center"/>
          </w:tcPr>
          <w:p w14:paraId="0F9DCEBD">
            <w:pPr>
              <w:pStyle w:val="30"/>
            </w:pPr>
          </w:p>
        </w:tc>
        <w:tc>
          <w:tcPr>
            <w:tcW w:w="942" w:type="pct"/>
            <w:vAlign w:val="center"/>
          </w:tcPr>
          <w:p w14:paraId="3410EFFE">
            <w:pPr>
              <w:pStyle w:val="30"/>
            </w:pPr>
            <w:r>
              <w:rPr>
                <w:rFonts w:hint="eastAsia"/>
              </w:rPr>
              <w:t>国资全文索引</w:t>
            </w:r>
          </w:p>
        </w:tc>
        <w:tc>
          <w:tcPr>
            <w:tcW w:w="1146" w:type="pct"/>
            <w:vAlign w:val="center"/>
          </w:tcPr>
          <w:p w14:paraId="08D3BA1E">
            <w:pPr>
              <w:pStyle w:val="30"/>
            </w:pPr>
          </w:p>
        </w:tc>
        <w:tc>
          <w:tcPr>
            <w:tcW w:w="240" w:type="pct"/>
            <w:vAlign w:val="center"/>
          </w:tcPr>
          <w:p w14:paraId="3D97D861">
            <w:pPr>
              <w:pStyle w:val="30"/>
            </w:pPr>
            <w:r>
              <w:rPr>
                <w:rFonts w:hint="eastAsia"/>
              </w:rPr>
              <w:t>1</w:t>
            </w:r>
          </w:p>
        </w:tc>
        <w:tc>
          <w:tcPr>
            <w:tcW w:w="240" w:type="pct"/>
            <w:vAlign w:val="center"/>
          </w:tcPr>
          <w:p w14:paraId="0554E605">
            <w:pPr>
              <w:pStyle w:val="30"/>
            </w:pPr>
            <w:r>
              <w:rPr>
                <w:rFonts w:hint="eastAsia"/>
              </w:rPr>
              <w:t>3</w:t>
            </w:r>
          </w:p>
        </w:tc>
        <w:tc>
          <w:tcPr>
            <w:tcW w:w="258" w:type="pct"/>
            <w:vAlign w:val="center"/>
          </w:tcPr>
          <w:p w14:paraId="25090D0F">
            <w:pPr>
              <w:pStyle w:val="30"/>
            </w:pPr>
            <w:r>
              <w:rPr>
                <w:rFonts w:hint="eastAsia"/>
              </w:rPr>
              <w:t>3</w:t>
            </w:r>
          </w:p>
        </w:tc>
        <w:tc>
          <w:tcPr>
            <w:tcW w:w="343" w:type="pct"/>
            <w:vAlign w:val="center"/>
          </w:tcPr>
          <w:p w14:paraId="6746B79D">
            <w:pPr>
              <w:pStyle w:val="30"/>
            </w:pPr>
            <w:r>
              <w:rPr>
                <w:rFonts w:hint="eastAsia"/>
              </w:rPr>
              <w:t>6.1.16.3</w:t>
            </w:r>
          </w:p>
        </w:tc>
      </w:tr>
      <w:tr w14:paraId="732AF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2FB09E7">
            <w:pPr>
              <w:pStyle w:val="30"/>
            </w:pPr>
            <w:r>
              <w:rPr>
                <w:rFonts w:hint="eastAsia"/>
              </w:rPr>
              <w:t>588</w:t>
            </w:r>
          </w:p>
        </w:tc>
        <w:tc>
          <w:tcPr>
            <w:tcW w:w="240" w:type="pct"/>
            <w:vMerge w:val="continue"/>
            <w:vAlign w:val="center"/>
          </w:tcPr>
          <w:p w14:paraId="63B79EDC">
            <w:pPr>
              <w:pStyle w:val="30"/>
            </w:pPr>
          </w:p>
        </w:tc>
        <w:tc>
          <w:tcPr>
            <w:tcW w:w="570" w:type="pct"/>
            <w:vMerge w:val="continue"/>
            <w:vAlign w:val="center"/>
          </w:tcPr>
          <w:p w14:paraId="165643C1">
            <w:pPr>
              <w:pStyle w:val="30"/>
            </w:pPr>
          </w:p>
        </w:tc>
        <w:tc>
          <w:tcPr>
            <w:tcW w:w="816" w:type="pct"/>
            <w:vMerge w:val="continue"/>
            <w:vAlign w:val="center"/>
          </w:tcPr>
          <w:p w14:paraId="0671F0D3">
            <w:pPr>
              <w:pStyle w:val="30"/>
            </w:pPr>
          </w:p>
        </w:tc>
        <w:tc>
          <w:tcPr>
            <w:tcW w:w="942" w:type="pct"/>
            <w:vAlign w:val="center"/>
          </w:tcPr>
          <w:p w14:paraId="5C307A7C">
            <w:pPr>
              <w:pStyle w:val="30"/>
            </w:pPr>
            <w:r>
              <w:rPr>
                <w:rFonts w:hint="eastAsia"/>
              </w:rPr>
              <w:t>国资搜索历史记录</w:t>
            </w:r>
          </w:p>
        </w:tc>
        <w:tc>
          <w:tcPr>
            <w:tcW w:w="1146" w:type="pct"/>
            <w:vAlign w:val="center"/>
          </w:tcPr>
          <w:p w14:paraId="4AD7CADA">
            <w:pPr>
              <w:pStyle w:val="30"/>
            </w:pPr>
          </w:p>
        </w:tc>
        <w:tc>
          <w:tcPr>
            <w:tcW w:w="240" w:type="pct"/>
            <w:vMerge w:val="restart"/>
            <w:vAlign w:val="center"/>
          </w:tcPr>
          <w:p w14:paraId="538DE4EF">
            <w:pPr>
              <w:pStyle w:val="30"/>
            </w:pPr>
            <w:r>
              <w:rPr>
                <w:rFonts w:hint="eastAsia"/>
              </w:rPr>
              <w:t>1</w:t>
            </w:r>
          </w:p>
        </w:tc>
        <w:tc>
          <w:tcPr>
            <w:tcW w:w="240" w:type="pct"/>
            <w:vAlign w:val="center"/>
          </w:tcPr>
          <w:p w14:paraId="05949991">
            <w:pPr>
              <w:pStyle w:val="30"/>
            </w:pPr>
            <w:r>
              <w:rPr>
                <w:rFonts w:hint="eastAsia"/>
              </w:rPr>
              <w:t>2.5</w:t>
            </w:r>
          </w:p>
        </w:tc>
        <w:tc>
          <w:tcPr>
            <w:tcW w:w="258" w:type="pct"/>
            <w:vMerge w:val="restart"/>
            <w:vAlign w:val="center"/>
          </w:tcPr>
          <w:p w14:paraId="30D40301">
            <w:pPr>
              <w:pStyle w:val="30"/>
            </w:pPr>
            <w:r>
              <w:rPr>
                <w:rFonts w:hint="eastAsia"/>
              </w:rPr>
              <w:t>2.5</w:t>
            </w:r>
          </w:p>
        </w:tc>
        <w:tc>
          <w:tcPr>
            <w:tcW w:w="343" w:type="pct"/>
            <w:vAlign w:val="center"/>
          </w:tcPr>
          <w:p w14:paraId="50840119">
            <w:pPr>
              <w:pStyle w:val="30"/>
            </w:pPr>
            <w:r>
              <w:rPr>
                <w:rFonts w:hint="eastAsia"/>
              </w:rPr>
              <w:t>6.1.16.3</w:t>
            </w:r>
          </w:p>
        </w:tc>
      </w:tr>
      <w:tr w14:paraId="2D64C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535422F5">
            <w:pPr>
              <w:pStyle w:val="30"/>
            </w:pPr>
            <w:r>
              <w:rPr>
                <w:rFonts w:hint="eastAsia"/>
              </w:rPr>
              <w:t>589</w:t>
            </w:r>
          </w:p>
        </w:tc>
        <w:tc>
          <w:tcPr>
            <w:tcW w:w="240" w:type="pct"/>
            <w:vMerge w:val="continue"/>
            <w:vAlign w:val="center"/>
          </w:tcPr>
          <w:p w14:paraId="5DCDE3F3">
            <w:pPr>
              <w:pStyle w:val="30"/>
            </w:pPr>
          </w:p>
        </w:tc>
        <w:tc>
          <w:tcPr>
            <w:tcW w:w="570" w:type="pct"/>
            <w:vMerge w:val="continue"/>
            <w:vAlign w:val="center"/>
          </w:tcPr>
          <w:p w14:paraId="3EAEBE0A">
            <w:pPr>
              <w:pStyle w:val="30"/>
            </w:pPr>
          </w:p>
        </w:tc>
        <w:tc>
          <w:tcPr>
            <w:tcW w:w="816" w:type="pct"/>
            <w:vMerge w:val="continue"/>
            <w:vAlign w:val="center"/>
          </w:tcPr>
          <w:p w14:paraId="50BD5A87">
            <w:pPr>
              <w:pStyle w:val="30"/>
            </w:pPr>
          </w:p>
        </w:tc>
        <w:tc>
          <w:tcPr>
            <w:tcW w:w="942" w:type="pct"/>
            <w:vAlign w:val="center"/>
          </w:tcPr>
          <w:p w14:paraId="0B46BF2B">
            <w:pPr>
              <w:pStyle w:val="30"/>
            </w:pPr>
            <w:r>
              <w:rPr>
                <w:rFonts w:hint="eastAsia"/>
              </w:rPr>
              <w:t>国资搜索个性化排序</w:t>
            </w:r>
          </w:p>
        </w:tc>
        <w:tc>
          <w:tcPr>
            <w:tcW w:w="1146" w:type="pct"/>
            <w:vAlign w:val="center"/>
          </w:tcPr>
          <w:p w14:paraId="34208B18">
            <w:pPr>
              <w:pStyle w:val="30"/>
            </w:pPr>
          </w:p>
        </w:tc>
        <w:tc>
          <w:tcPr>
            <w:tcW w:w="240" w:type="pct"/>
            <w:vMerge w:val="continue"/>
            <w:vAlign w:val="center"/>
          </w:tcPr>
          <w:p w14:paraId="5F84F394">
            <w:pPr>
              <w:pStyle w:val="30"/>
            </w:pPr>
          </w:p>
        </w:tc>
        <w:tc>
          <w:tcPr>
            <w:tcW w:w="240" w:type="pct"/>
            <w:vAlign w:val="center"/>
          </w:tcPr>
          <w:p w14:paraId="0A816922">
            <w:pPr>
              <w:pStyle w:val="30"/>
            </w:pPr>
            <w:r>
              <w:rPr>
                <w:rFonts w:hint="eastAsia"/>
              </w:rPr>
              <w:t>2.5</w:t>
            </w:r>
          </w:p>
        </w:tc>
        <w:tc>
          <w:tcPr>
            <w:tcW w:w="258" w:type="pct"/>
            <w:vMerge w:val="continue"/>
            <w:vAlign w:val="center"/>
          </w:tcPr>
          <w:p w14:paraId="21AAF434">
            <w:pPr>
              <w:pStyle w:val="30"/>
            </w:pPr>
          </w:p>
        </w:tc>
        <w:tc>
          <w:tcPr>
            <w:tcW w:w="343" w:type="pct"/>
            <w:vAlign w:val="center"/>
          </w:tcPr>
          <w:p w14:paraId="366720DE">
            <w:pPr>
              <w:pStyle w:val="30"/>
            </w:pPr>
            <w:r>
              <w:rPr>
                <w:rFonts w:hint="eastAsia"/>
              </w:rPr>
              <w:t>6.1.16.3</w:t>
            </w:r>
          </w:p>
        </w:tc>
      </w:tr>
      <w:tr w14:paraId="7B8C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0DCFA8DE">
            <w:pPr>
              <w:pStyle w:val="30"/>
            </w:pPr>
            <w:r>
              <w:rPr>
                <w:rFonts w:hint="eastAsia"/>
              </w:rPr>
              <w:t>590</w:t>
            </w:r>
          </w:p>
        </w:tc>
        <w:tc>
          <w:tcPr>
            <w:tcW w:w="240" w:type="pct"/>
            <w:vMerge w:val="continue"/>
            <w:vAlign w:val="center"/>
          </w:tcPr>
          <w:p w14:paraId="728E1361">
            <w:pPr>
              <w:pStyle w:val="30"/>
            </w:pPr>
          </w:p>
        </w:tc>
        <w:tc>
          <w:tcPr>
            <w:tcW w:w="570" w:type="pct"/>
            <w:vMerge w:val="continue"/>
            <w:vAlign w:val="center"/>
          </w:tcPr>
          <w:p w14:paraId="4F8A5C0F">
            <w:pPr>
              <w:pStyle w:val="30"/>
            </w:pPr>
          </w:p>
        </w:tc>
        <w:tc>
          <w:tcPr>
            <w:tcW w:w="816" w:type="pct"/>
            <w:vMerge w:val="continue"/>
            <w:vAlign w:val="center"/>
          </w:tcPr>
          <w:p w14:paraId="09FA93FA">
            <w:pPr>
              <w:pStyle w:val="30"/>
            </w:pPr>
          </w:p>
        </w:tc>
        <w:tc>
          <w:tcPr>
            <w:tcW w:w="942" w:type="pct"/>
            <w:vAlign w:val="center"/>
          </w:tcPr>
          <w:p w14:paraId="6D0BA034">
            <w:pPr>
              <w:pStyle w:val="30"/>
            </w:pPr>
            <w:r>
              <w:rPr>
                <w:rFonts w:hint="eastAsia"/>
              </w:rPr>
              <w:t>国资搜索命中词反显</w:t>
            </w:r>
          </w:p>
        </w:tc>
        <w:tc>
          <w:tcPr>
            <w:tcW w:w="1146" w:type="pct"/>
            <w:vAlign w:val="center"/>
          </w:tcPr>
          <w:p w14:paraId="720DE88B">
            <w:pPr>
              <w:pStyle w:val="30"/>
            </w:pPr>
          </w:p>
        </w:tc>
        <w:tc>
          <w:tcPr>
            <w:tcW w:w="240" w:type="pct"/>
            <w:vMerge w:val="restart"/>
            <w:vAlign w:val="center"/>
          </w:tcPr>
          <w:p w14:paraId="1A9F0DDD">
            <w:pPr>
              <w:pStyle w:val="30"/>
            </w:pPr>
            <w:r>
              <w:rPr>
                <w:rFonts w:hint="eastAsia"/>
              </w:rPr>
              <w:t>1</w:t>
            </w:r>
          </w:p>
        </w:tc>
        <w:tc>
          <w:tcPr>
            <w:tcW w:w="240" w:type="pct"/>
            <w:vMerge w:val="restart"/>
            <w:vAlign w:val="center"/>
          </w:tcPr>
          <w:p w14:paraId="62E3AA61">
            <w:pPr>
              <w:pStyle w:val="30"/>
            </w:pPr>
            <w:r>
              <w:rPr>
                <w:rFonts w:hint="eastAsia"/>
              </w:rPr>
              <w:t>2.5</w:t>
            </w:r>
          </w:p>
        </w:tc>
        <w:tc>
          <w:tcPr>
            <w:tcW w:w="258" w:type="pct"/>
            <w:vMerge w:val="restart"/>
            <w:vAlign w:val="center"/>
          </w:tcPr>
          <w:p w14:paraId="530C35EF">
            <w:pPr>
              <w:pStyle w:val="30"/>
            </w:pPr>
            <w:r>
              <w:rPr>
                <w:rFonts w:hint="eastAsia"/>
              </w:rPr>
              <w:t>2.5</w:t>
            </w:r>
          </w:p>
        </w:tc>
        <w:tc>
          <w:tcPr>
            <w:tcW w:w="343" w:type="pct"/>
            <w:vAlign w:val="center"/>
          </w:tcPr>
          <w:p w14:paraId="167E04D8">
            <w:pPr>
              <w:pStyle w:val="30"/>
            </w:pPr>
            <w:r>
              <w:rPr>
                <w:rFonts w:hint="eastAsia"/>
              </w:rPr>
              <w:t>6.1.16.3</w:t>
            </w:r>
          </w:p>
        </w:tc>
      </w:tr>
      <w:tr w14:paraId="06CA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7F0129D">
            <w:pPr>
              <w:pStyle w:val="30"/>
            </w:pPr>
            <w:r>
              <w:rPr>
                <w:rFonts w:hint="eastAsia"/>
              </w:rPr>
              <w:t>591</w:t>
            </w:r>
          </w:p>
        </w:tc>
        <w:tc>
          <w:tcPr>
            <w:tcW w:w="240" w:type="pct"/>
            <w:vMerge w:val="continue"/>
            <w:vAlign w:val="center"/>
          </w:tcPr>
          <w:p w14:paraId="3006EA20">
            <w:pPr>
              <w:pStyle w:val="30"/>
            </w:pPr>
          </w:p>
        </w:tc>
        <w:tc>
          <w:tcPr>
            <w:tcW w:w="570" w:type="pct"/>
            <w:vMerge w:val="continue"/>
            <w:vAlign w:val="center"/>
          </w:tcPr>
          <w:p w14:paraId="1450A658">
            <w:pPr>
              <w:pStyle w:val="30"/>
            </w:pPr>
          </w:p>
        </w:tc>
        <w:tc>
          <w:tcPr>
            <w:tcW w:w="816" w:type="pct"/>
            <w:vMerge w:val="continue"/>
            <w:vAlign w:val="center"/>
          </w:tcPr>
          <w:p w14:paraId="750A33D7">
            <w:pPr>
              <w:pStyle w:val="30"/>
            </w:pPr>
          </w:p>
        </w:tc>
        <w:tc>
          <w:tcPr>
            <w:tcW w:w="942" w:type="pct"/>
            <w:vAlign w:val="center"/>
          </w:tcPr>
          <w:p w14:paraId="2373AFF3">
            <w:pPr>
              <w:pStyle w:val="30"/>
            </w:pPr>
            <w:r>
              <w:rPr>
                <w:rFonts w:hint="eastAsia"/>
              </w:rPr>
              <w:t>国资搜索全文预览</w:t>
            </w:r>
          </w:p>
        </w:tc>
        <w:tc>
          <w:tcPr>
            <w:tcW w:w="1146" w:type="pct"/>
            <w:vAlign w:val="center"/>
          </w:tcPr>
          <w:p w14:paraId="2831C609">
            <w:pPr>
              <w:pStyle w:val="30"/>
            </w:pPr>
          </w:p>
        </w:tc>
        <w:tc>
          <w:tcPr>
            <w:tcW w:w="240" w:type="pct"/>
            <w:vMerge w:val="continue"/>
            <w:vAlign w:val="center"/>
          </w:tcPr>
          <w:p w14:paraId="1887090F">
            <w:pPr>
              <w:pStyle w:val="30"/>
            </w:pPr>
          </w:p>
        </w:tc>
        <w:tc>
          <w:tcPr>
            <w:tcW w:w="240" w:type="pct"/>
            <w:vMerge w:val="continue"/>
            <w:vAlign w:val="center"/>
          </w:tcPr>
          <w:p w14:paraId="0F734A5C">
            <w:pPr>
              <w:pStyle w:val="30"/>
            </w:pPr>
          </w:p>
        </w:tc>
        <w:tc>
          <w:tcPr>
            <w:tcW w:w="258" w:type="pct"/>
            <w:vMerge w:val="continue"/>
            <w:vAlign w:val="center"/>
          </w:tcPr>
          <w:p w14:paraId="54F870F4">
            <w:pPr>
              <w:pStyle w:val="30"/>
            </w:pPr>
          </w:p>
        </w:tc>
        <w:tc>
          <w:tcPr>
            <w:tcW w:w="343" w:type="pct"/>
            <w:vAlign w:val="center"/>
          </w:tcPr>
          <w:p w14:paraId="5A12300F">
            <w:pPr>
              <w:pStyle w:val="30"/>
            </w:pPr>
            <w:r>
              <w:rPr>
                <w:rFonts w:hint="eastAsia"/>
              </w:rPr>
              <w:t>6.1.16.3</w:t>
            </w:r>
          </w:p>
        </w:tc>
      </w:tr>
      <w:tr w14:paraId="421DF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39446F6">
            <w:pPr>
              <w:pStyle w:val="30"/>
            </w:pPr>
            <w:r>
              <w:rPr>
                <w:rFonts w:hint="eastAsia"/>
              </w:rPr>
              <w:t>592</w:t>
            </w:r>
          </w:p>
        </w:tc>
        <w:tc>
          <w:tcPr>
            <w:tcW w:w="240" w:type="pct"/>
            <w:vMerge w:val="continue"/>
            <w:vAlign w:val="center"/>
          </w:tcPr>
          <w:p w14:paraId="0A731267">
            <w:pPr>
              <w:pStyle w:val="30"/>
            </w:pPr>
          </w:p>
        </w:tc>
        <w:tc>
          <w:tcPr>
            <w:tcW w:w="570" w:type="pct"/>
            <w:vMerge w:val="continue"/>
            <w:vAlign w:val="center"/>
          </w:tcPr>
          <w:p w14:paraId="7B95B462">
            <w:pPr>
              <w:pStyle w:val="30"/>
            </w:pPr>
          </w:p>
        </w:tc>
        <w:tc>
          <w:tcPr>
            <w:tcW w:w="816" w:type="pct"/>
            <w:vMerge w:val="continue"/>
            <w:vAlign w:val="center"/>
          </w:tcPr>
          <w:p w14:paraId="393611EE">
            <w:pPr>
              <w:pStyle w:val="30"/>
            </w:pPr>
          </w:p>
        </w:tc>
        <w:tc>
          <w:tcPr>
            <w:tcW w:w="942" w:type="pct"/>
            <w:vMerge w:val="restart"/>
            <w:vAlign w:val="center"/>
          </w:tcPr>
          <w:p w14:paraId="6A5ABAE3">
            <w:pPr>
              <w:pStyle w:val="30"/>
            </w:pPr>
            <w:r>
              <w:rPr>
                <w:rFonts w:hint="eastAsia"/>
              </w:rPr>
              <w:t>国资信息个性化推荐</w:t>
            </w:r>
          </w:p>
        </w:tc>
        <w:tc>
          <w:tcPr>
            <w:tcW w:w="1146" w:type="pct"/>
            <w:vAlign w:val="center"/>
          </w:tcPr>
          <w:p w14:paraId="35C09817">
            <w:pPr>
              <w:pStyle w:val="30"/>
            </w:pPr>
            <w:r>
              <w:rPr>
                <w:rFonts w:hint="eastAsia"/>
              </w:rPr>
              <w:t>热门推荐</w:t>
            </w:r>
          </w:p>
        </w:tc>
        <w:tc>
          <w:tcPr>
            <w:tcW w:w="240" w:type="pct"/>
            <w:vMerge w:val="restart"/>
            <w:vAlign w:val="center"/>
          </w:tcPr>
          <w:p w14:paraId="38978D56">
            <w:pPr>
              <w:pStyle w:val="30"/>
            </w:pPr>
            <w:r>
              <w:rPr>
                <w:rFonts w:hint="eastAsia"/>
              </w:rPr>
              <w:t>1</w:t>
            </w:r>
          </w:p>
        </w:tc>
        <w:tc>
          <w:tcPr>
            <w:tcW w:w="240" w:type="pct"/>
            <w:vMerge w:val="restart"/>
            <w:vAlign w:val="center"/>
          </w:tcPr>
          <w:p w14:paraId="2915F40F">
            <w:pPr>
              <w:pStyle w:val="30"/>
            </w:pPr>
            <w:r>
              <w:rPr>
                <w:rFonts w:hint="eastAsia"/>
              </w:rPr>
              <w:t>3</w:t>
            </w:r>
          </w:p>
        </w:tc>
        <w:tc>
          <w:tcPr>
            <w:tcW w:w="258" w:type="pct"/>
            <w:vMerge w:val="restart"/>
            <w:vAlign w:val="center"/>
          </w:tcPr>
          <w:p w14:paraId="4A40B8CB">
            <w:pPr>
              <w:pStyle w:val="30"/>
            </w:pPr>
            <w:r>
              <w:rPr>
                <w:rFonts w:hint="eastAsia"/>
              </w:rPr>
              <w:t>3</w:t>
            </w:r>
          </w:p>
        </w:tc>
        <w:tc>
          <w:tcPr>
            <w:tcW w:w="343" w:type="pct"/>
            <w:vAlign w:val="center"/>
          </w:tcPr>
          <w:p w14:paraId="2FFE1951">
            <w:pPr>
              <w:pStyle w:val="30"/>
            </w:pPr>
            <w:r>
              <w:rPr>
                <w:rFonts w:hint="eastAsia"/>
              </w:rPr>
              <w:t>6.1.16.3</w:t>
            </w:r>
          </w:p>
        </w:tc>
      </w:tr>
      <w:tr w14:paraId="273F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36DF1E2">
            <w:pPr>
              <w:pStyle w:val="30"/>
            </w:pPr>
            <w:r>
              <w:rPr>
                <w:rFonts w:hint="eastAsia"/>
              </w:rPr>
              <w:t>593</w:t>
            </w:r>
          </w:p>
        </w:tc>
        <w:tc>
          <w:tcPr>
            <w:tcW w:w="240" w:type="pct"/>
            <w:vMerge w:val="continue"/>
            <w:vAlign w:val="center"/>
          </w:tcPr>
          <w:p w14:paraId="7BE523F8">
            <w:pPr>
              <w:pStyle w:val="30"/>
            </w:pPr>
          </w:p>
        </w:tc>
        <w:tc>
          <w:tcPr>
            <w:tcW w:w="570" w:type="pct"/>
            <w:vMerge w:val="continue"/>
            <w:vAlign w:val="center"/>
          </w:tcPr>
          <w:p w14:paraId="20A1DC21">
            <w:pPr>
              <w:pStyle w:val="30"/>
            </w:pPr>
          </w:p>
        </w:tc>
        <w:tc>
          <w:tcPr>
            <w:tcW w:w="816" w:type="pct"/>
            <w:vMerge w:val="continue"/>
            <w:vAlign w:val="center"/>
          </w:tcPr>
          <w:p w14:paraId="7C869B5A">
            <w:pPr>
              <w:pStyle w:val="30"/>
            </w:pPr>
          </w:p>
        </w:tc>
        <w:tc>
          <w:tcPr>
            <w:tcW w:w="942" w:type="pct"/>
            <w:vMerge w:val="continue"/>
            <w:vAlign w:val="center"/>
          </w:tcPr>
          <w:p w14:paraId="5302C2D5">
            <w:pPr>
              <w:pStyle w:val="30"/>
            </w:pPr>
          </w:p>
        </w:tc>
        <w:tc>
          <w:tcPr>
            <w:tcW w:w="1146" w:type="pct"/>
            <w:vAlign w:val="center"/>
          </w:tcPr>
          <w:p w14:paraId="2BF93807">
            <w:pPr>
              <w:pStyle w:val="30"/>
            </w:pPr>
            <w:r>
              <w:rPr>
                <w:rFonts w:hint="eastAsia"/>
              </w:rPr>
              <w:t>最新知识</w:t>
            </w:r>
          </w:p>
        </w:tc>
        <w:tc>
          <w:tcPr>
            <w:tcW w:w="240" w:type="pct"/>
            <w:vMerge w:val="continue"/>
            <w:vAlign w:val="center"/>
          </w:tcPr>
          <w:p w14:paraId="12E7256F">
            <w:pPr>
              <w:pStyle w:val="30"/>
            </w:pPr>
          </w:p>
        </w:tc>
        <w:tc>
          <w:tcPr>
            <w:tcW w:w="240" w:type="pct"/>
            <w:vMerge w:val="continue"/>
            <w:vAlign w:val="center"/>
          </w:tcPr>
          <w:p w14:paraId="4893D257">
            <w:pPr>
              <w:pStyle w:val="30"/>
            </w:pPr>
          </w:p>
        </w:tc>
        <w:tc>
          <w:tcPr>
            <w:tcW w:w="258" w:type="pct"/>
            <w:vMerge w:val="continue"/>
            <w:vAlign w:val="center"/>
          </w:tcPr>
          <w:p w14:paraId="69F9243A">
            <w:pPr>
              <w:pStyle w:val="30"/>
            </w:pPr>
          </w:p>
        </w:tc>
        <w:tc>
          <w:tcPr>
            <w:tcW w:w="343" w:type="pct"/>
            <w:vAlign w:val="center"/>
          </w:tcPr>
          <w:p w14:paraId="15EFAFFF">
            <w:pPr>
              <w:pStyle w:val="30"/>
            </w:pPr>
            <w:r>
              <w:rPr>
                <w:rFonts w:hint="eastAsia"/>
              </w:rPr>
              <w:t>6.1.16.3</w:t>
            </w:r>
          </w:p>
        </w:tc>
      </w:tr>
      <w:tr w14:paraId="2610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AD7A5E3">
            <w:pPr>
              <w:pStyle w:val="30"/>
            </w:pPr>
            <w:r>
              <w:rPr>
                <w:rFonts w:hint="eastAsia"/>
              </w:rPr>
              <w:t>594</w:t>
            </w:r>
          </w:p>
        </w:tc>
        <w:tc>
          <w:tcPr>
            <w:tcW w:w="240" w:type="pct"/>
            <w:vMerge w:val="continue"/>
            <w:vAlign w:val="center"/>
          </w:tcPr>
          <w:p w14:paraId="4E03CC62">
            <w:pPr>
              <w:pStyle w:val="30"/>
            </w:pPr>
          </w:p>
        </w:tc>
        <w:tc>
          <w:tcPr>
            <w:tcW w:w="570" w:type="pct"/>
            <w:vMerge w:val="continue"/>
            <w:vAlign w:val="center"/>
          </w:tcPr>
          <w:p w14:paraId="02C49A0E">
            <w:pPr>
              <w:pStyle w:val="30"/>
            </w:pPr>
          </w:p>
        </w:tc>
        <w:tc>
          <w:tcPr>
            <w:tcW w:w="816" w:type="pct"/>
            <w:vMerge w:val="continue"/>
            <w:vAlign w:val="center"/>
          </w:tcPr>
          <w:p w14:paraId="4B56C561">
            <w:pPr>
              <w:pStyle w:val="30"/>
            </w:pPr>
          </w:p>
        </w:tc>
        <w:tc>
          <w:tcPr>
            <w:tcW w:w="942" w:type="pct"/>
            <w:vMerge w:val="continue"/>
            <w:vAlign w:val="center"/>
          </w:tcPr>
          <w:p w14:paraId="5ADF0037">
            <w:pPr>
              <w:pStyle w:val="30"/>
            </w:pPr>
          </w:p>
        </w:tc>
        <w:tc>
          <w:tcPr>
            <w:tcW w:w="1146" w:type="pct"/>
            <w:vAlign w:val="center"/>
          </w:tcPr>
          <w:p w14:paraId="381836FE">
            <w:pPr>
              <w:pStyle w:val="30"/>
            </w:pPr>
            <w:r>
              <w:rPr>
                <w:rFonts w:hint="eastAsia"/>
              </w:rPr>
              <w:t>热门问题</w:t>
            </w:r>
          </w:p>
        </w:tc>
        <w:tc>
          <w:tcPr>
            <w:tcW w:w="240" w:type="pct"/>
            <w:vMerge w:val="continue"/>
            <w:vAlign w:val="center"/>
          </w:tcPr>
          <w:p w14:paraId="14026F2A">
            <w:pPr>
              <w:pStyle w:val="30"/>
            </w:pPr>
          </w:p>
        </w:tc>
        <w:tc>
          <w:tcPr>
            <w:tcW w:w="240" w:type="pct"/>
            <w:vMerge w:val="continue"/>
            <w:vAlign w:val="center"/>
          </w:tcPr>
          <w:p w14:paraId="3C6F5D46">
            <w:pPr>
              <w:pStyle w:val="30"/>
            </w:pPr>
          </w:p>
        </w:tc>
        <w:tc>
          <w:tcPr>
            <w:tcW w:w="258" w:type="pct"/>
            <w:vMerge w:val="continue"/>
            <w:vAlign w:val="center"/>
          </w:tcPr>
          <w:p w14:paraId="175A170E">
            <w:pPr>
              <w:pStyle w:val="30"/>
            </w:pPr>
          </w:p>
        </w:tc>
        <w:tc>
          <w:tcPr>
            <w:tcW w:w="343" w:type="pct"/>
            <w:vAlign w:val="center"/>
          </w:tcPr>
          <w:p w14:paraId="763338A4">
            <w:pPr>
              <w:pStyle w:val="30"/>
            </w:pPr>
            <w:r>
              <w:rPr>
                <w:rFonts w:hint="eastAsia"/>
              </w:rPr>
              <w:t>6.1.16.3</w:t>
            </w:r>
          </w:p>
        </w:tc>
      </w:tr>
      <w:tr w14:paraId="30063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35A3C28">
            <w:pPr>
              <w:pStyle w:val="30"/>
            </w:pPr>
            <w:r>
              <w:rPr>
                <w:rFonts w:hint="eastAsia"/>
              </w:rPr>
              <w:t>595</w:t>
            </w:r>
          </w:p>
        </w:tc>
        <w:tc>
          <w:tcPr>
            <w:tcW w:w="240" w:type="pct"/>
            <w:vMerge w:val="continue"/>
            <w:vAlign w:val="center"/>
          </w:tcPr>
          <w:p w14:paraId="67C2AF62">
            <w:pPr>
              <w:pStyle w:val="30"/>
            </w:pPr>
          </w:p>
        </w:tc>
        <w:tc>
          <w:tcPr>
            <w:tcW w:w="570" w:type="pct"/>
            <w:vMerge w:val="continue"/>
            <w:vAlign w:val="center"/>
          </w:tcPr>
          <w:p w14:paraId="32CF2F53">
            <w:pPr>
              <w:pStyle w:val="30"/>
            </w:pPr>
          </w:p>
        </w:tc>
        <w:tc>
          <w:tcPr>
            <w:tcW w:w="816" w:type="pct"/>
            <w:vMerge w:val="restart"/>
            <w:vAlign w:val="center"/>
          </w:tcPr>
          <w:p w14:paraId="51574C22">
            <w:pPr>
              <w:pStyle w:val="30"/>
            </w:pPr>
            <w:r>
              <w:rPr>
                <w:rFonts w:hint="eastAsia"/>
              </w:rPr>
              <w:t>国资监管个性化问答</w:t>
            </w:r>
          </w:p>
        </w:tc>
        <w:tc>
          <w:tcPr>
            <w:tcW w:w="942" w:type="pct"/>
            <w:vAlign w:val="center"/>
          </w:tcPr>
          <w:p w14:paraId="1D108B0C">
            <w:pPr>
              <w:pStyle w:val="30"/>
            </w:pPr>
            <w:bookmarkStart w:id="338" w:name="OLE_LINK13"/>
            <w:r>
              <w:rPr>
                <w:rFonts w:hint="eastAsia"/>
              </w:rPr>
              <w:t>国资问答</w:t>
            </w:r>
            <w:bookmarkEnd w:id="338"/>
            <w:r>
              <w:rPr>
                <w:rFonts w:hint="eastAsia"/>
              </w:rPr>
              <w:t>能力切换</w:t>
            </w:r>
          </w:p>
        </w:tc>
        <w:tc>
          <w:tcPr>
            <w:tcW w:w="1146" w:type="pct"/>
            <w:vAlign w:val="center"/>
          </w:tcPr>
          <w:p w14:paraId="1EB304E8">
            <w:pPr>
              <w:pStyle w:val="30"/>
            </w:pPr>
          </w:p>
        </w:tc>
        <w:tc>
          <w:tcPr>
            <w:tcW w:w="240" w:type="pct"/>
            <w:vAlign w:val="center"/>
          </w:tcPr>
          <w:p w14:paraId="54CFFEF0">
            <w:pPr>
              <w:pStyle w:val="30"/>
            </w:pPr>
            <w:r>
              <w:rPr>
                <w:rFonts w:hint="eastAsia"/>
              </w:rPr>
              <w:t>1</w:t>
            </w:r>
          </w:p>
        </w:tc>
        <w:tc>
          <w:tcPr>
            <w:tcW w:w="240" w:type="pct"/>
            <w:vAlign w:val="center"/>
          </w:tcPr>
          <w:p w14:paraId="4A74220A">
            <w:pPr>
              <w:pStyle w:val="30"/>
            </w:pPr>
            <w:r>
              <w:rPr>
                <w:rFonts w:hint="eastAsia"/>
              </w:rPr>
              <w:t>3</w:t>
            </w:r>
          </w:p>
        </w:tc>
        <w:tc>
          <w:tcPr>
            <w:tcW w:w="258" w:type="pct"/>
            <w:vAlign w:val="center"/>
          </w:tcPr>
          <w:p w14:paraId="644AC634">
            <w:pPr>
              <w:pStyle w:val="30"/>
            </w:pPr>
            <w:r>
              <w:rPr>
                <w:rFonts w:hint="eastAsia"/>
              </w:rPr>
              <w:t>3</w:t>
            </w:r>
          </w:p>
        </w:tc>
        <w:tc>
          <w:tcPr>
            <w:tcW w:w="343" w:type="pct"/>
            <w:vAlign w:val="center"/>
          </w:tcPr>
          <w:p w14:paraId="23A29A4D">
            <w:pPr>
              <w:pStyle w:val="30"/>
            </w:pPr>
            <w:r>
              <w:rPr>
                <w:rFonts w:hint="eastAsia"/>
              </w:rPr>
              <w:t>6.1.16.3</w:t>
            </w:r>
          </w:p>
        </w:tc>
      </w:tr>
      <w:tr w14:paraId="235D3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791A97A7">
            <w:pPr>
              <w:pStyle w:val="30"/>
            </w:pPr>
            <w:r>
              <w:rPr>
                <w:rFonts w:hint="eastAsia"/>
              </w:rPr>
              <w:t>596</w:t>
            </w:r>
          </w:p>
        </w:tc>
        <w:tc>
          <w:tcPr>
            <w:tcW w:w="240" w:type="pct"/>
            <w:vMerge w:val="continue"/>
            <w:vAlign w:val="center"/>
          </w:tcPr>
          <w:p w14:paraId="0C38D5BC">
            <w:pPr>
              <w:pStyle w:val="30"/>
            </w:pPr>
          </w:p>
        </w:tc>
        <w:tc>
          <w:tcPr>
            <w:tcW w:w="570" w:type="pct"/>
            <w:vMerge w:val="continue"/>
            <w:vAlign w:val="center"/>
          </w:tcPr>
          <w:p w14:paraId="7B6C4EB5">
            <w:pPr>
              <w:pStyle w:val="30"/>
            </w:pPr>
          </w:p>
        </w:tc>
        <w:tc>
          <w:tcPr>
            <w:tcW w:w="816" w:type="pct"/>
            <w:vMerge w:val="continue"/>
            <w:vAlign w:val="center"/>
          </w:tcPr>
          <w:p w14:paraId="0514658D">
            <w:pPr>
              <w:pStyle w:val="30"/>
            </w:pPr>
          </w:p>
        </w:tc>
        <w:tc>
          <w:tcPr>
            <w:tcW w:w="942" w:type="pct"/>
            <w:vAlign w:val="center"/>
          </w:tcPr>
          <w:p w14:paraId="7A8885FF">
            <w:pPr>
              <w:pStyle w:val="30"/>
            </w:pPr>
            <w:r>
              <w:rPr>
                <w:rFonts w:hint="eastAsia"/>
              </w:rPr>
              <w:t>国资问答融合识别</w:t>
            </w:r>
          </w:p>
        </w:tc>
        <w:tc>
          <w:tcPr>
            <w:tcW w:w="1146" w:type="pct"/>
            <w:vAlign w:val="center"/>
          </w:tcPr>
          <w:p w14:paraId="6289752E">
            <w:pPr>
              <w:pStyle w:val="30"/>
            </w:pPr>
          </w:p>
        </w:tc>
        <w:tc>
          <w:tcPr>
            <w:tcW w:w="240" w:type="pct"/>
            <w:vAlign w:val="center"/>
          </w:tcPr>
          <w:p w14:paraId="4E615521">
            <w:pPr>
              <w:pStyle w:val="30"/>
            </w:pPr>
            <w:r>
              <w:rPr>
                <w:rFonts w:hint="eastAsia"/>
              </w:rPr>
              <w:t>1</w:t>
            </w:r>
          </w:p>
        </w:tc>
        <w:tc>
          <w:tcPr>
            <w:tcW w:w="240" w:type="pct"/>
            <w:vAlign w:val="center"/>
          </w:tcPr>
          <w:p w14:paraId="070BB0A7">
            <w:pPr>
              <w:pStyle w:val="30"/>
            </w:pPr>
            <w:r>
              <w:rPr>
                <w:rFonts w:hint="eastAsia"/>
              </w:rPr>
              <w:t>3</w:t>
            </w:r>
          </w:p>
        </w:tc>
        <w:tc>
          <w:tcPr>
            <w:tcW w:w="258" w:type="pct"/>
            <w:vAlign w:val="center"/>
          </w:tcPr>
          <w:p w14:paraId="6684AC17">
            <w:pPr>
              <w:pStyle w:val="30"/>
            </w:pPr>
            <w:r>
              <w:rPr>
                <w:rFonts w:hint="eastAsia"/>
              </w:rPr>
              <w:t>3</w:t>
            </w:r>
          </w:p>
        </w:tc>
        <w:tc>
          <w:tcPr>
            <w:tcW w:w="343" w:type="pct"/>
            <w:vAlign w:val="center"/>
          </w:tcPr>
          <w:p w14:paraId="0ACADBC1">
            <w:pPr>
              <w:pStyle w:val="30"/>
            </w:pPr>
            <w:r>
              <w:rPr>
                <w:rFonts w:hint="eastAsia"/>
              </w:rPr>
              <w:t>6.1.16.3</w:t>
            </w:r>
          </w:p>
        </w:tc>
      </w:tr>
      <w:tr w14:paraId="09091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9F09B98">
            <w:pPr>
              <w:pStyle w:val="30"/>
            </w:pPr>
            <w:r>
              <w:rPr>
                <w:rFonts w:hint="eastAsia"/>
              </w:rPr>
              <w:t>597</w:t>
            </w:r>
          </w:p>
        </w:tc>
        <w:tc>
          <w:tcPr>
            <w:tcW w:w="240" w:type="pct"/>
            <w:vMerge w:val="continue"/>
            <w:vAlign w:val="center"/>
          </w:tcPr>
          <w:p w14:paraId="2E8DF980">
            <w:pPr>
              <w:pStyle w:val="30"/>
            </w:pPr>
          </w:p>
        </w:tc>
        <w:tc>
          <w:tcPr>
            <w:tcW w:w="570" w:type="pct"/>
            <w:vMerge w:val="continue"/>
            <w:vAlign w:val="center"/>
          </w:tcPr>
          <w:p w14:paraId="17A970D4">
            <w:pPr>
              <w:pStyle w:val="30"/>
            </w:pPr>
          </w:p>
        </w:tc>
        <w:tc>
          <w:tcPr>
            <w:tcW w:w="816" w:type="pct"/>
            <w:vMerge w:val="continue"/>
            <w:vAlign w:val="center"/>
          </w:tcPr>
          <w:p w14:paraId="5A5A39E0">
            <w:pPr>
              <w:pStyle w:val="30"/>
            </w:pPr>
          </w:p>
        </w:tc>
        <w:tc>
          <w:tcPr>
            <w:tcW w:w="942" w:type="pct"/>
            <w:vAlign w:val="center"/>
          </w:tcPr>
          <w:p w14:paraId="526B1D71">
            <w:pPr>
              <w:pStyle w:val="30"/>
            </w:pPr>
            <w:r>
              <w:rPr>
                <w:rFonts w:hint="eastAsia"/>
              </w:rPr>
              <w:t>国资问答主动感知</w:t>
            </w:r>
          </w:p>
        </w:tc>
        <w:tc>
          <w:tcPr>
            <w:tcW w:w="1146" w:type="pct"/>
            <w:vAlign w:val="center"/>
          </w:tcPr>
          <w:p w14:paraId="7255546F">
            <w:pPr>
              <w:pStyle w:val="30"/>
            </w:pPr>
          </w:p>
        </w:tc>
        <w:tc>
          <w:tcPr>
            <w:tcW w:w="240" w:type="pct"/>
            <w:vAlign w:val="center"/>
          </w:tcPr>
          <w:p w14:paraId="4E95251A">
            <w:pPr>
              <w:pStyle w:val="30"/>
            </w:pPr>
            <w:r>
              <w:rPr>
                <w:rFonts w:hint="eastAsia"/>
              </w:rPr>
              <w:t>1</w:t>
            </w:r>
          </w:p>
        </w:tc>
        <w:tc>
          <w:tcPr>
            <w:tcW w:w="240" w:type="pct"/>
            <w:vAlign w:val="center"/>
          </w:tcPr>
          <w:p w14:paraId="4ABD3D2C">
            <w:pPr>
              <w:pStyle w:val="30"/>
            </w:pPr>
            <w:r>
              <w:rPr>
                <w:rFonts w:hint="eastAsia"/>
              </w:rPr>
              <w:t>3</w:t>
            </w:r>
          </w:p>
        </w:tc>
        <w:tc>
          <w:tcPr>
            <w:tcW w:w="258" w:type="pct"/>
            <w:vAlign w:val="center"/>
          </w:tcPr>
          <w:p w14:paraId="58E09BF2">
            <w:pPr>
              <w:pStyle w:val="30"/>
            </w:pPr>
            <w:r>
              <w:rPr>
                <w:rFonts w:hint="eastAsia"/>
              </w:rPr>
              <w:t>3</w:t>
            </w:r>
          </w:p>
        </w:tc>
        <w:tc>
          <w:tcPr>
            <w:tcW w:w="343" w:type="pct"/>
            <w:vAlign w:val="center"/>
          </w:tcPr>
          <w:p w14:paraId="3BCB8063">
            <w:pPr>
              <w:pStyle w:val="30"/>
            </w:pPr>
            <w:r>
              <w:rPr>
                <w:rFonts w:hint="eastAsia"/>
              </w:rPr>
              <w:t>6.1.16.3</w:t>
            </w:r>
          </w:p>
        </w:tc>
      </w:tr>
      <w:tr w14:paraId="4D91B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3CE6CCC3">
            <w:pPr>
              <w:pStyle w:val="30"/>
            </w:pPr>
            <w:r>
              <w:rPr>
                <w:rFonts w:hint="eastAsia"/>
              </w:rPr>
              <w:t>598</w:t>
            </w:r>
          </w:p>
        </w:tc>
        <w:tc>
          <w:tcPr>
            <w:tcW w:w="240" w:type="pct"/>
            <w:vMerge w:val="continue"/>
            <w:vAlign w:val="center"/>
          </w:tcPr>
          <w:p w14:paraId="7D4A387E">
            <w:pPr>
              <w:pStyle w:val="30"/>
            </w:pPr>
          </w:p>
        </w:tc>
        <w:tc>
          <w:tcPr>
            <w:tcW w:w="570" w:type="pct"/>
            <w:vMerge w:val="continue"/>
            <w:vAlign w:val="center"/>
          </w:tcPr>
          <w:p w14:paraId="236629F1">
            <w:pPr>
              <w:pStyle w:val="30"/>
            </w:pPr>
          </w:p>
        </w:tc>
        <w:tc>
          <w:tcPr>
            <w:tcW w:w="816" w:type="pct"/>
            <w:vMerge w:val="continue"/>
            <w:vAlign w:val="center"/>
          </w:tcPr>
          <w:p w14:paraId="2163D93F">
            <w:pPr>
              <w:pStyle w:val="30"/>
            </w:pPr>
          </w:p>
        </w:tc>
        <w:tc>
          <w:tcPr>
            <w:tcW w:w="942" w:type="pct"/>
            <w:vAlign w:val="center"/>
          </w:tcPr>
          <w:p w14:paraId="0E91FF6F">
            <w:pPr>
              <w:pStyle w:val="30"/>
            </w:pPr>
            <w:r>
              <w:rPr>
                <w:rFonts w:hint="eastAsia"/>
              </w:rPr>
              <w:t>国资问答深度检索</w:t>
            </w:r>
          </w:p>
        </w:tc>
        <w:tc>
          <w:tcPr>
            <w:tcW w:w="1146" w:type="pct"/>
            <w:vAlign w:val="center"/>
          </w:tcPr>
          <w:p w14:paraId="12010BFC">
            <w:pPr>
              <w:pStyle w:val="30"/>
            </w:pPr>
          </w:p>
        </w:tc>
        <w:tc>
          <w:tcPr>
            <w:tcW w:w="240" w:type="pct"/>
            <w:vAlign w:val="center"/>
          </w:tcPr>
          <w:p w14:paraId="4D358109">
            <w:pPr>
              <w:pStyle w:val="30"/>
            </w:pPr>
            <w:r>
              <w:rPr>
                <w:rFonts w:hint="eastAsia"/>
              </w:rPr>
              <w:t>1</w:t>
            </w:r>
          </w:p>
        </w:tc>
        <w:tc>
          <w:tcPr>
            <w:tcW w:w="240" w:type="pct"/>
            <w:vAlign w:val="center"/>
          </w:tcPr>
          <w:p w14:paraId="18A422D8">
            <w:pPr>
              <w:pStyle w:val="30"/>
            </w:pPr>
            <w:r>
              <w:rPr>
                <w:rFonts w:hint="eastAsia"/>
              </w:rPr>
              <w:t>3</w:t>
            </w:r>
          </w:p>
        </w:tc>
        <w:tc>
          <w:tcPr>
            <w:tcW w:w="258" w:type="pct"/>
            <w:vAlign w:val="center"/>
          </w:tcPr>
          <w:p w14:paraId="6BD97383">
            <w:pPr>
              <w:pStyle w:val="30"/>
            </w:pPr>
            <w:r>
              <w:rPr>
                <w:rFonts w:hint="eastAsia"/>
              </w:rPr>
              <w:t>3</w:t>
            </w:r>
          </w:p>
        </w:tc>
        <w:tc>
          <w:tcPr>
            <w:tcW w:w="343" w:type="pct"/>
            <w:vAlign w:val="center"/>
          </w:tcPr>
          <w:p w14:paraId="10314787">
            <w:pPr>
              <w:pStyle w:val="30"/>
            </w:pPr>
            <w:r>
              <w:rPr>
                <w:rFonts w:hint="eastAsia"/>
              </w:rPr>
              <w:t>6.1.16.3</w:t>
            </w:r>
          </w:p>
        </w:tc>
      </w:tr>
      <w:tr w14:paraId="1DDEF738">
        <w:tblPrEx>
          <w:tblCellMar>
            <w:top w:w="0" w:type="dxa"/>
            <w:left w:w="108" w:type="dxa"/>
            <w:bottom w:w="0" w:type="dxa"/>
            <w:right w:w="108" w:type="dxa"/>
          </w:tblCellMar>
        </w:tblPrEx>
        <w:trPr>
          <w:trHeight w:val="270" w:hRule="atLeast"/>
          <w:jc w:val="center"/>
        </w:trPr>
        <w:tc>
          <w:tcPr>
            <w:tcW w:w="199" w:type="pct"/>
            <w:vAlign w:val="center"/>
          </w:tcPr>
          <w:p w14:paraId="6B55EBAD">
            <w:pPr>
              <w:pStyle w:val="30"/>
            </w:pPr>
            <w:r>
              <w:rPr>
                <w:rFonts w:hint="eastAsia"/>
              </w:rPr>
              <w:t>599</w:t>
            </w:r>
          </w:p>
        </w:tc>
        <w:tc>
          <w:tcPr>
            <w:tcW w:w="240" w:type="pct"/>
            <w:vMerge w:val="continue"/>
            <w:vAlign w:val="center"/>
          </w:tcPr>
          <w:p w14:paraId="5A3F2F6D">
            <w:pPr>
              <w:pStyle w:val="30"/>
            </w:pPr>
          </w:p>
        </w:tc>
        <w:tc>
          <w:tcPr>
            <w:tcW w:w="570" w:type="pct"/>
            <w:vMerge w:val="continue"/>
            <w:vAlign w:val="center"/>
          </w:tcPr>
          <w:p w14:paraId="450B51DF">
            <w:pPr>
              <w:pStyle w:val="30"/>
            </w:pPr>
          </w:p>
        </w:tc>
        <w:tc>
          <w:tcPr>
            <w:tcW w:w="816" w:type="pct"/>
            <w:vMerge w:val="continue"/>
            <w:vAlign w:val="center"/>
          </w:tcPr>
          <w:p w14:paraId="5E50B9B7">
            <w:pPr>
              <w:pStyle w:val="30"/>
            </w:pPr>
          </w:p>
        </w:tc>
        <w:tc>
          <w:tcPr>
            <w:tcW w:w="942" w:type="pct"/>
            <w:vAlign w:val="center"/>
          </w:tcPr>
          <w:p w14:paraId="59F19C49">
            <w:pPr>
              <w:pStyle w:val="30"/>
            </w:pPr>
            <w:r>
              <w:rPr>
                <w:rFonts w:hint="eastAsia"/>
              </w:rPr>
              <w:t>国资问答历史记录</w:t>
            </w:r>
          </w:p>
        </w:tc>
        <w:tc>
          <w:tcPr>
            <w:tcW w:w="1146" w:type="pct"/>
            <w:vAlign w:val="center"/>
          </w:tcPr>
          <w:p w14:paraId="2505918F">
            <w:pPr>
              <w:pStyle w:val="30"/>
            </w:pPr>
          </w:p>
        </w:tc>
        <w:tc>
          <w:tcPr>
            <w:tcW w:w="240" w:type="pct"/>
            <w:vAlign w:val="center"/>
          </w:tcPr>
          <w:p w14:paraId="61ADEA26">
            <w:pPr>
              <w:pStyle w:val="30"/>
            </w:pPr>
            <w:r>
              <w:rPr>
                <w:rFonts w:hint="eastAsia"/>
              </w:rPr>
              <w:t>1</w:t>
            </w:r>
          </w:p>
        </w:tc>
        <w:tc>
          <w:tcPr>
            <w:tcW w:w="240" w:type="pct"/>
            <w:vAlign w:val="center"/>
          </w:tcPr>
          <w:p w14:paraId="67FC8D6B">
            <w:pPr>
              <w:pStyle w:val="30"/>
            </w:pPr>
            <w:r>
              <w:rPr>
                <w:rFonts w:hint="eastAsia"/>
              </w:rPr>
              <w:t>2.5</w:t>
            </w:r>
          </w:p>
        </w:tc>
        <w:tc>
          <w:tcPr>
            <w:tcW w:w="258" w:type="pct"/>
            <w:vAlign w:val="center"/>
          </w:tcPr>
          <w:p w14:paraId="5ECA2500">
            <w:pPr>
              <w:pStyle w:val="30"/>
            </w:pPr>
            <w:r>
              <w:rPr>
                <w:rFonts w:hint="eastAsia"/>
              </w:rPr>
              <w:t>2.5</w:t>
            </w:r>
          </w:p>
        </w:tc>
        <w:tc>
          <w:tcPr>
            <w:tcW w:w="343" w:type="pct"/>
            <w:vAlign w:val="center"/>
          </w:tcPr>
          <w:p w14:paraId="0BFA56C2">
            <w:pPr>
              <w:pStyle w:val="30"/>
            </w:pPr>
            <w:r>
              <w:rPr>
                <w:rFonts w:hint="eastAsia"/>
              </w:rPr>
              <w:t>6.1.16.3</w:t>
            </w:r>
          </w:p>
        </w:tc>
      </w:tr>
      <w:tr w14:paraId="50671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0DBECF4D">
            <w:pPr>
              <w:pStyle w:val="30"/>
            </w:pPr>
            <w:r>
              <w:rPr>
                <w:rFonts w:hint="eastAsia"/>
              </w:rPr>
              <w:t>600</w:t>
            </w:r>
          </w:p>
        </w:tc>
        <w:tc>
          <w:tcPr>
            <w:tcW w:w="240" w:type="pct"/>
            <w:vMerge w:val="continue"/>
            <w:vAlign w:val="center"/>
          </w:tcPr>
          <w:p w14:paraId="6C237A09">
            <w:pPr>
              <w:pStyle w:val="30"/>
            </w:pPr>
          </w:p>
        </w:tc>
        <w:tc>
          <w:tcPr>
            <w:tcW w:w="570" w:type="pct"/>
            <w:vMerge w:val="continue"/>
            <w:vAlign w:val="center"/>
          </w:tcPr>
          <w:p w14:paraId="280DACE6">
            <w:pPr>
              <w:pStyle w:val="30"/>
            </w:pPr>
          </w:p>
        </w:tc>
        <w:tc>
          <w:tcPr>
            <w:tcW w:w="816" w:type="pct"/>
            <w:vMerge w:val="continue"/>
            <w:vAlign w:val="center"/>
          </w:tcPr>
          <w:p w14:paraId="2FAEB053">
            <w:pPr>
              <w:pStyle w:val="30"/>
            </w:pPr>
          </w:p>
        </w:tc>
        <w:tc>
          <w:tcPr>
            <w:tcW w:w="942" w:type="pct"/>
            <w:vAlign w:val="center"/>
          </w:tcPr>
          <w:p w14:paraId="5BAF1F8A">
            <w:pPr>
              <w:pStyle w:val="30"/>
            </w:pPr>
            <w:r>
              <w:rPr>
                <w:rFonts w:hint="eastAsia"/>
              </w:rPr>
              <w:t>国资问答个性化输出</w:t>
            </w:r>
          </w:p>
        </w:tc>
        <w:tc>
          <w:tcPr>
            <w:tcW w:w="1146" w:type="pct"/>
            <w:vAlign w:val="center"/>
          </w:tcPr>
          <w:p w14:paraId="6859E498">
            <w:pPr>
              <w:pStyle w:val="30"/>
            </w:pPr>
          </w:p>
        </w:tc>
        <w:tc>
          <w:tcPr>
            <w:tcW w:w="240" w:type="pct"/>
            <w:vAlign w:val="center"/>
          </w:tcPr>
          <w:p w14:paraId="5BA397E6">
            <w:pPr>
              <w:pStyle w:val="30"/>
            </w:pPr>
            <w:r>
              <w:rPr>
                <w:rFonts w:hint="eastAsia"/>
              </w:rPr>
              <w:t>1.5</w:t>
            </w:r>
          </w:p>
        </w:tc>
        <w:tc>
          <w:tcPr>
            <w:tcW w:w="240" w:type="pct"/>
            <w:vAlign w:val="center"/>
          </w:tcPr>
          <w:p w14:paraId="2E0735FC">
            <w:pPr>
              <w:pStyle w:val="30"/>
            </w:pPr>
            <w:r>
              <w:rPr>
                <w:rFonts w:hint="eastAsia"/>
              </w:rPr>
              <w:t>3</w:t>
            </w:r>
          </w:p>
        </w:tc>
        <w:tc>
          <w:tcPr>
            <w:tcW w:w="258" w:type="pct"/>
            <w:vAlign w:val="center"/>
          </w:tcPr>
          <w:p w14:paraId="65AEDFCF">
            <w:pPr>
              <w:pStyle w:val="30"/>
            </w:pPr>
            <w:r>
              <w:rPr>
                <w:rFonts w:hint="eastAsia"/>
              </w:rPr>
              <w:t>4.5</w:t>
            </w:r>
          </w:p>
        </w:tc>
        <w:tc>
          <w:tcPr>
            <w:tcW w:w="343" w:type="pct"/>
            <w:vAlign w:val="center"/>
          </w:tcPr>
          <w:p w14:paraId="00CCEB2F">
            <w:pPr>
              <w:pStyle w:val="30"/>
            </w:pPr>
            <w:r>
              <w:rPr>
                <w:rFonts w:hint="eastAsia"/>
              </w:rPr>
              <w:t>6.1.16.3</w:t>
            </w:r>
          </w:p>
        </w:tc>
      </w:tr>
      <w:tr w14:paraId="25A2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1E97DF64">
            <w:pPr>
              <w:pStyle w:val="30"/>
            </w:pPr>
            <w:r>
              <w:rPr>
                <w:rFonts w:hint="eastAsia"/>
              </w:rPr>
              <w:t>601</w:t>
            </w:r>
          </w:p>
        </w:tc>
        <w:tc>
          <w:tcPr>
            <w:tcW w:w="240" w:type="pct"/>
            <w:vMerge w:val="continue"/>
            <w:vAlign w:val="center"/>
          </w:tcPr>
          <w:p w14:paraId="4361B9FF">
            <w:pPr>
              <w:pStyle w:val="30"/>
            </w:pPr>
          </w:p>
        </w:tc>
        <w:tc>
          <w:tcPr>
            <w:tcW w:w="570" w:type="pct"/>
            <w:vMerge w:val="continue"/>
            <w:vAlign w:val="center"/>
          </w:tcPr>
          <w:p w14:paraId="17294E18">
            <w:pPr>
              <w:pStyle w:val="30"/>
            </w:pPr>
          </w:p>
        </w:tc>
        <w:tc>
          <w:tcPr>
            <w:tcW w:w="816" w:type="pct"/>
            <w:vMerge w:val="continue"/>
            <w:vAlign w:val="center"/>
          </w:tcPr>
          <w:p w14:paraId="26A5BC1F">
            <w:pPr>
              <w:pStyle w:val="30"/>
            </w:pPr>
          </w:p>
        </w:tc>
        <w:tc>
          <w:tcPr>
            <w:tcW w:w="942" w:type="pct"/>
            <w:vAlign w:val="center"/>
          </w:tcPr>
          <w:p w14:paraId="3F2EBD17">
            <w:pPr>
              <w:pStyle w:val="30"/>
            </w:pPr>
            <w:r>
              <w:rPr>
                <w:rFonts w:hint="eastAsia"/>
              </w:rPr>
              <w:t>国资问答反馈</w:t>
            </w:r>
          </w:p>
        </w:tc>
        <w:tc>
          <w:tcPr>
            <w:tcW w:w="1146" w:type="pct"/>
            <w:vAlign w:val="center"/>
          </w:tcPr>
          <w:p w14:paraId="7F18EE4C">
            <w:pPr>
              <w:pStyle w:val="30"/>
            </w:pPr>
          </w:p>
        </w:tc>
        <w:tc>
          <w:tcPr>
            <w:tcW w:w="240" w:type="pct"/>
            <w:vAlign w:val="center"/>
          </w:tcPr>
          <w:p w14:paraId="7A7ADCBB">
            <w:pPr>
              <w:pStyle w:val="30"/>
            </w:pPr>
            <w:r>
              <w:rPr>
                <w:rFonts w:hint="eastAsia"/>
              </w:rPr>
              <w:t>1.5</w:t>
            </w:r>
          </w:p>
        </w:tc>
        <w:tc>
          <w:tcPr>
            <w:tcW w:w="240" w:type="pct"/>
            <w:vAlign w:val="center"/>
          </w:tcPr>
          <w:p w14:paraId="5672ED57">
            <w:pPr>
              <w:pStyle w:val="30"/>
            </w:pPr>
            <w:r>
              <w:rPr>
                <w:rFonts w:hint="eastAsia"/>
              </w:rPr>
              <w:t>3</w:t>
            </w:r>
          </w:p>
        </w:tc>
        <w:tc>
          <w:tcPr>
            <w:tcW w:w="258" w:type="pct"/>
            <w:vAlign w:val="center"/>
          </w:tcPr>
          <w:p w14:paraId="120802BE">
            <w:pPr>
              <w:pStyle w:val="30"/>
            </w:pPr>
            <w:r>
              <w:rPr>
                <w:rFonts w:hint="eastAsia"/>
              </w:rPr>
              <w:t>4.5</w:t>
            </w:r>
          </w:p>
        </w:tc>
        <w:tc>
          <w:tcPr>
            <w:tcW w:w="343" w:type="pct"/>
            <w:vAlign w:val="center"/>
          </w:tcPr>
          <w:p w14:paraId="585DE839">
            <w:pPr>
              <w:pStyle w:val="30"/>
            </w:pPr>
            <w:r>
              <w:rPr>
                <w:rFonts w:hint="eastAsia"/>
              </w:rPr>
              <w:t>6.1.16.3</w:t>
            </w:r>
          </w:p>
        </w:tc>
      </w:tr>
      <w:tr w14:paraId="2A241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6C8E8ADB">
            <w:pPr>
              <w:pStyle w:val="30"/>
            </w:pPr>
            <w:r>
              <w:rPr>
                <w:rFonts w:hint="eastAsia"/>
              </w:rPr>
              <w:t>602</w:t>
            </w:r>
          </w:p>
        </w:tc>
        <w:tc>
          <w:tcPr>
            <w:tcW w:w="240" w:type="pct"/>
            <w:vMerge w:val="continue"/>
            <w:vAlign w:val="center"/>
          </w:tcPr>
          <w:p w14:paraId="3371F0C4">
            <w:pPr>
              <w:pStyle w:val="30"/>
            </w:pPr>
          </w:p>
        </w:tc>
        <w:tc>
          <w:tcPr>
            <w:tcW w:w="570" w:type="pct"/>
            <w:vMerge w:val="continue"/>
            <w:vAlign w:val="center"/>
          </w:tcPr>
          <w:p w14:paraId="352E56C3">
            <w:pPr>
              <w:pStyle w:val="30"/>
            </w:pPr>
          </w:p>
        </w:tc>
        <w:tc>
          <w:tcPr>
            <w:tcW w:w="816" w:type="pct"/>
            <w:vMerge w:val="restart"/>
            <w:vAlign w:val="center"/>
          </w:tcPr>
          <w:p w14:paraId="4DC33C39">
            <w:pPr>
              <w:pStyle w:val="30"/>
            </w:pPr>
            <w:r>
              <w:rPr>
                <w:rFonts w:hint="eastAsia"/>
              </w:rPr>
              <w:t>国资监管个性化写作</w:t>
            </w:r>
          </w:p>
        </w:tc>
        <w:tc>
          <w:tcPr>
            <w:tcW w:w="942" w:type="pct"/>
            <w:vAlign w:val="center"/>
          </w:tcPr>
          <w:p w14:paraId="55EA3830">
            <w:pPr>
              <w:pStyle w:val="30"/>
            </w:pPr>
            <w:bookmarkStart w:id="339" w:name="OLE_LINK14"/>
            <w:r>
              <w:rPr>
                <w:rFonts w:hint="eastAsia"/>
              </w:rPr>
              <w:t>国资监管</w:t>
            </w:r>
            <w:bookmarkEnd w:id="339"/>
            <w:r>
              <w:rPr>
                <w:rFonts w:hint="eastAsia"/>
              </w:rPr>
              <w:t>标题写作</w:t>
            </w:r>
          </w:p>
        </w:tc>
        <w:tc>
          <w:tcPr>
            <w:tcW w:w="1146" w:type="pct"/>
            <w:vAlign w:val="center"/>
          </w:tcPr>
          <w:p w14:paraId="157A6F58">
            <w:pPr>
              <w:pStyle w:val="30"/>
            </w:pPr>
          </w:p>
        </w:tc>
        <w:tc>
          <w:tcPr>
            <w:tcW w:w="240" w:type="pct"/>
            <w:vAlign w:val="center"/>
          </w:tcPr>
          <w:p w14:paraId="150E37A5">
            <w:pPr>
              <w:pStyle w:val="30"/>
            </w:pPr>
            <w:r>
              <w:rPr>
                <w:rFonts w:hint="eastAsia"/>
              </w:rPr>
              <w:t>1.5</w:t>
            </w:r>
          </w:p>
        </w:tc>
        <w:tc>
          <w:tcPr>
            <w:tcW w:w="240" w:type="pct"/>
            <w:vAlign w:val="center"/>
          </w:tcPr>
          <w:p w14:paraId="5D798304">
            <w:pPr>
              <w:pStyle w:val="30"/>
            </w:pPr>
            <w:r>
              <w:rPr>
                <w:rFonts w:hint="eastAsia"/>
              </w:rPr>
              <w:t>3</w:t>
            </w:r>
          </w:p>
        </w:tc>
        <w:tc>
          <w:tcPr>
            <w:tcW w:w="258" w:type="pct"/>
            <w:vAlign w:val="center"/>
          </w:tcPr>
          <w:p w14:paraId="19A414A3">
            <w:pPr>
              <w:pStyle w:val="30"/>
            </w:pPr>
            <w:r>
              <w:rPr>
                <w:rFonts w:hint="eastAsia"/>
              </w:rPr>
              <w:t>4.5</w:t>
            </w:r>
          </w:p>
        </w:tc>
        <w:tc>
          <w:tcPr>
            <w:tcW w:w="343" w:type="pct"/>
            <w:vAlign w:val="center"/>
          </w:tcPr>
          <w:p w14:paraId="46B85F12">
            <w:pPr>
              <w:pStyle w:val="30"/>
            </w:pPr>
            <w:r>
              <w:rPr>
                <w:rFonts w:hint="eastAsia"/>
              </w:rPr>
              <w:t>6.1.16.3</w:t>
            </w:r>
          </w:p>
        </w:tc>
      </w:tr>
      <w:tr w14:paraId="63D16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4560430C">
            <w:pPr>
              <w:pStyle w:val="30"/>
            </w:pPr>
            <w:r>
              <w:rPr>
                <w:rFonts w:hint="eastAsia"/>
              </w:rPr>
              <w:t>603</w:t>
            </w:r>
          </w:p>
        </w:tc>
        <w:tc>
          <w:tcPr>
            <w:tcW w:w="240" w:type="pct"/>
            <w:vMerge w:val="continue"/>
            <w:vAlign w:val="center"/>
          </w:tcPr>
          <w:p w14:paraId="18F8FBDA">
            <w:pPr>
              <w:pStyle w:val="30"/>
            </w:pPr>
          </w:p>
        </w:tc>
        <w:tc>
          <w:tcPr>
            <w:tcW w:w="570" w:type="pct"/>
            <w:vMerge w:val="continue"/>
            <w:vAlign w:val="center"/>
          </w:tcPr>
          <w:p w14:paraId="22E2A187">
            <w:pPr>
              <w:pStyle w:val="30"/>
            </w:pPr>
          </w:p>
        </w:tc>
        <w:tc>
          <w:tcPr>
            <w:tcW w:w="816" w:type="pct"/>
            <w:vMerge w:val="continue"/>
            <w:vAlign w:val="center"/>
          </w:tcPr>
          <w:p w14:paraId="6B5B8EE2">
            <w:pPr>
              <w:pStyle w:val="30"/>
            </w:pPr>
          </w:p>
        </w:tc>
        <w:tc>
          <w:tcPr>
            <w:tcW w:w="942" w:type="pct"/>
            <w:vAlign w:val="center"/>
          </w:tcPr>
          <w:p w14:paraId="328561F3">
            <w:pPr>
              <w:pStyle w:val="30"/>
            </w:pPr>
            <w:r>
              <w:rPr>
                <w:rFonts w:hint="eastAsia"/>
              </w:rPr>
              <w:t>国资监管向导式写作</w:t>
            </w:r>
          </w:p>
        </w:tc>
        <w:tc>
          <w:tcPr>
            <w:tcW w:w="1146" w:type="pct"/>
            <w:vAlign w:val="center"/>
          </w:tcPr>
          <w:p w14:paraId="420B65D8">
            <w:pPr>
              <w:pStyle w:val="30"/>
            </w:pPr>
          </w:p>
        </w:tc>
        <w:tc>
          <w:tcPr>
            <w:tcW w:w="240" w:type="pct"/>
            <w:vAlign w:val="center"/>
          </w:tcPr>
          <w:p w14:paraId="4A4EDCA5">
            <w:pPr>
              <w:pStyle w:val="30"/>
            </w:pPr>
            <w:r>
              <w:rPr>
                <w:rFonts w:hint="eastAsia"/>
              </w:rPr>
              <w:t>1.5</w:t>
            </w:r>
          </w:p>
        </w:tc>
        <w:tc>
          <w:tcPr>
            <w:tcW w:w="240" w:type="pct"/>
            <w:vAlign w:val="center"/>
          </w:tcPr>
          <w:p w14:paraId="4E73833A">
            <w:pPr>
              <w:pStyle w:val="30"/>
            </w:pPr>
            <w:r>
              <w:rPr>
                <w:rFonts w:hint="eastAsia"/>
              </w:rPr>
              <w:t>3</w:t>
            </w:r>
          </w:p>
        </w:tc>
        <w:tc>
          <w:tcPr>
            <w:tcW w:w="258" w:type="pct"/>
            <w:vAlign w:val="center"/>
          </w:tcPr>
          <w:p w14:paraId="407E2761">
            <w:pPr>
              <w:pStyle w:val="30"/>
            </w:pPr>
            <w:r>
              <w:rPr>
                <w:rFonts w:hint="eastAsia"/>
              </w:rPr>
              <w:t>4.5</w:t>
            </w:r>
          </w:p>
        </w:tc>
        <w:tc>
          <w:tcPr>
            <w:tcW w:w="343" w:type="pct"/>
            <w:vAlign w:val="center"/>
          </w:tcPr>
          <w:p w14:paraId="42B98FE0">
            <w:pPr>
              <w:pStyle w:val="30"/>
            </w:pPr>
            <w:r>
              <w:rPr>
                <w:rFonts w:hint="eastAsia"/>
              </w:rPr>
              <w:t>6.1.16.3</w:t>
            </w:r>
          </w:p>
        </w:tc>
      </w:tr>
      <w:tr w14:paraId="4D151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72EFCBF3">
            <w:pPr>
              <w:pStyle w:val="30"/>
            </w:pPr>
            <w:r>
              <w:rPr>
                <w:rFonts w:hint="eastAsia"/>
              </w:rPr>
              <w:t>604</w:t>
            </w:r>
          </w:p>
        </w:tc>
        <w:tc>
          <w:tcPr>
            <w:tcW w:w="240" w:type="pct"/>
            <w:vMerge w:val="continue"/>
            <w:vAlign w:val="center"/>
          </w:tcPr>
          <w:p w14:paraId="747026DB">
            <w:pPr>
              <w:pStyle w:val="30"/>
            </w:pPr>
          </w:p>
        </w:tc>
        <w:tc>
          <w:tcPr>
            <w:tcW w:w="570" w:type="pct"/>
            <w:vMerge w:val="continue"/>
            <w:vAlign w:val="center"/>
          </w:tcPr>
          <w:p w14:paraId="0D8F89E3">
            <w:pPr>
              <w:pStyle w:val="30"/>
            </w:pPr>
          </w:p>
        </w:tc>
        <w:tc>
          <w:tcPr>
            <w:tcW w:w="816" w:type="pct"/>
            <w:vMerge w:val="continue"/>
            <w:vAlign w:val="center"/>
          </w:tcPr>
          <w:p w14:paraId="56A97359">
            <w:pPr>
              <w:pStyle w:val="30"/>
            </w:pPr>
          </w:p>
        </w:tc>
        <w:tc>
          <w:tcPr>
            <w:tcW w:w="942" w:type="pct"/>
            <w:vAlign w:val="center"/>
          </w:tcPr>
          <w:p w14:paraId="3DBB0BC7">
            <w:pPr>
              <w:pStyle w:val="30"/>
            </w:pPr>
            <w:r>
              <w:rPr>
                <w:rFonts w:hint="eastAsia"/>
              </w:rPr>
              <w:t>国资监管文件仿写</w:t>
            </w:r>
          </w:p>
        </w:tc>
        <w:tc>
          <w:tcPr>
            <w:tcW w:w="1146" w:type="pct"/>
            <w:vAlign w:val="center"/>
          </w:tcPr>
          <w:p w14:paraId="4BBFA117">
            <w:pPr>
              <w:pStyle w:val="30"/>
            </w:pPr>
          </w:p>
        </w:tc>
        <w:tc>
          <w:tcPr>
            <w:tcW w:w="240" w:type="pct"/>
            <w:vAlign w:val="center"/>
          </w:tcPr>
          <w:p w14:paraId="1193DA5B">
            <w:pPr>
              <w:pStyle w:val="30"/>
            </w:pPr>
            <w:r>
              <w:rPr>
                <w:rFonts w:hint="eastAsia"/>
              </w:rPr>
              <w:t>1</w:t>
            </w:r>
          </w:p>
        </w:tc>
        <w:tc>
          <w:tcPr>
            <w:tcW w:w="240" w:type="pct"/>
            <w:vAlign w:val="center"/>
          </w:tcPr>
          <w:p w14:paraId="702C9738">
            <w:pPr>
              <w:pStyle w:val="30"/>
            </w:pPr>
            <w:r>
              <w:rPr>
                <w:rFonts w:hint="eastAsia"/>
              </w:rPr>
              <w:t>3</w:t>
            </w:r>
          </w:p>
        </w:tc>
        <w:tc>
          <w:tcPr>
            <w:tcW w:w="258" w:type="pct"/>
            <w:vAlign w:val="center"/>
          </w:tcPr>
          <w:p w14:paraId="79B22817">
            <w:pPr>
              <w:pStyle w:val="30"/>
            </w:pPr>
            <w:r>
              <w:rPr>
                <w:rFonts w:hint="eastAsia"/>
              </w:rPr>
              <w:t>3</w:t>
            </w:r>
          </w:p>
        </w:tc>
        <w:tc>
          <w:tcPr>
            <w:tcW w:w="343" w:type="pct"/>
            <w:vAlign w:val="center"/>
          </w:tcPr>
          <w:p w14:paraId="42B8F829">
            <w:pPr>
              <w:pStyle w:val="30"/>
            </w:pPr>
            <w:r>
              <w:rPr>
                <w:rFonts w:hint="eastAsia"/>
              </w:rPr>
              <w:t>6.1.16.3</w:t>
            </w:r>
          </w:p>
        </w:tc>
      </w:tr>
      <w:tr w14:paraId="7961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3CF37D85">
            <w:pPr>
              <w:pStyle w:val="30"/>
            </w:pPr>
            <w:r>
              <w:rPr>
                <w:rFonts w:hint="eastAsia"/>
              </w:rPr>
              <w:t>605</w:t>
            </w:r>
          </w:p>
        </w:tc>
        <w:tc>
          <w:tcPr>
            <w:tcW w:w="240" w:type="pct"/>
            <w:vMerge w:val="continue"/>
            <w:vAlign w:val="center"/>
          </w:tcPr>
          <w:p w14:paraId="64233BCB">
            <w:pPr>
              <w:pStyle w:val="30"/>
            </w:pPr>
          </w:p>
        </w:tc>
        <w:tc>
          <w:tcPr>
            <w:tcW w:w="570" w:type="pct"/>
            <w:vMerge w:val="continue"/>
            <w:vAlign w:val="center"/>
          </w:tcPr>
          <w:p w14:paraId="36B9CAD7">
            <w:pPr>
              <w:pStyle w:val="30"/>
            </w:pPr>
          </w:p>
        </w:tc>
        <w:tc>
          <w:tcPr>
            <w:tcW w:w="816" w:type="pct"/>
            <w:vMerge w:val="continue"/>
            <w:vAlign w:val="center"/>
          </w:tcPr>
          <w:p w14:paraId="10A769C2">
            <w:pPr>
              <w:pStyle w:val="30"/>
            </w:pPr>
          </w:p>
        </w:tc>
        <w:tc>
          <w:tcPr>
            <w:tcW w:w="942" w:type="pct"/>
            <w:vAlign w:val="center"/>
          </w:tcPr>
          <w:p w14:paraId="0190EE2E">
            <w:pPr>
              <w:pStyle w:val="30"/>
            </w:pPr>
            <w:r>
              <w:rPr>
                <w:rFonts w:hint="eastAsia"/>
              </w:rPr>
              <w:t>国资监管文件扩写</w:t>
            </w:r>
          </w:p>
        </w:tc>
        <w:tc>
          <w:tcPr>
            <w:tcW w:w="1146" w:type="pct"/>
            <w:vAlign w:val="center"/>
          </w:tcPr>
          <w:p w14:paraId="300DFEC1">
            <w:pPr>
              <w:pStyle w:val="30"/>
            </w:pPr>
          </w:p>
        </w:tc>
        <w:tc>
          <w:tcPr>
            <w:tcW w:w="240" w:type="pct"/>
            <w:vAlign w:val="center"/>
          </w:tcPr>
          <w:p w14:paraId="23F2F3C1">
            <w:pPr>
              <w:pStyle w:val="30"/>
            </w:pPr>
            <w:r>
              <w:rPr>
                <w:rFonts w:hint="eastAsia"/>
              </w:rPr>
              <w:t>1</w:t>
            </w:r>
          </w:p>
        </w:tc>
        <w:tc>
          <w:tcPr>
            <w:tcW w:w="240" w:type="pct"/>
            <w:vAlign w:val="center"/>
          </w:tcPr>
          <w:p w14:paraId="3A7DF696">
            <w:pPr>
              <w:pStyle w:val="30"/>
            </w:pPr>
            <w:r>
              <w:rPr>
                <w:rFonts w:hint="eastAsia"/>
              </w:rPr>
              <w:t>3</w:t>
            </w:r>
          </w:p>
        </w:tc>
        <w:tc>
          <w:tcPr>
            <w:tcW w:w="258" w:type="pct"/>
            <w:vAlign w:val="center"/>
          </w:tcPr>
          <w:p w14:paraId="0D69B4EB">
            <w:pPr>
              <w:pStyle w:val="30"/>
            </w:pPr>
            <w:r>
              <w:rPr>
                <w:rFonts w:hint="eastAsia"/>
              </w:rPr>
              <w:t>3</w:t>
            </w:r>
          </w:p>
        </w:tc>
        <w:tc>
          <w:tcPr>
            <w:tcW w:w="343" w:type="pct"/>
            <w:vAlign w:val="center"/>
          </w:tcPr>
          <w:p w14:paraId="2B4E640E">
            <w:pPr>
              <w:pStyle w:val="30"/>
            </w:pPr>
            <w:r>
              <w:rPr>
                <w:rFonts w:hint="eastAsia"/>
              </w:rPr>
              <w:t>6.1.16.3</w:t>
            </w:r>
          </w:p>
        </w:tc>
      </w:tr>
      <w:tr w14:paraId="39EC9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F44B950">
            <w:pPr>
              <w:pStyle w:val="30"/>
            </w:pPr>
            <w:r>
              <w:rPr>
                <w:rFonts w:hint="eastAsia"/>
              </w:rPr>
              <w:t>606</w:t>
            </w:r>
          </w:p>
        </w:tc>
        <w:tc>
          <w:tcPr>
            <w:tcW w:w="240" w:type="pct"/>
            <w:vMerge w:val="continue"/>
            <w:vAlign w:val="center"/>
          </w:tcPr>
          <w:p w14:paraId="2A85F739">
            <w:pPr>
              <w:pStyle w:val="30"/>
            </w:pPr>
          </w:p>
        </w:tc>
        <w:tc>
          <w:tcPr>
            <w:tcW w:w="570" w:type="pct"/>
            <w:vMerge w:val="continue"/>
            <w:vAlign w:val="center"/>
          </w:tcPr>
          <w:p w14:paraId="706A1248">
            <w:pPr>
              <w:pStyle w:val="30"/>
            </w:pPr>
          </w:p>
        </w:tc>
        <w:tc>
          <w:tcPr>
            <w:tcW w:w="816" w:type="pct"/>
            <w:vMerge w:val="continue"/>
            <w:vAlign w:val="center"/>
          </w:tcPr>
          <w:p w14:paraId="304C466C">
            <w:pPr>
              <w:pStyle w:val="30"/>
            </w:pPr>
          </w:p>
        </w:tc>
        <w:tc>
          <w:tcPr>
            <w:tcW w:w="942" w:type="pct"/>
            <w:vAlign w:val="center"/>
          </w:tcPr>
          <w:p w14:paraId="79367738">
            <w:pPr>
              <w:pStyle w:val="30"/>
            </w:pPr>
            <w:r>
              <w:rPr>
                <w:rFonts w:hint="eastAsia"/>
              </w:rPr>
              <w:t>国资监管文件缩写</w:t>
            </w:r>
          </w:p>
        </w:tc>
        <w:tc>
          <w:tcPr>
            <w:tcW w:w="1146" w:type="pct"/>
            <w:vAlign w:val="center"/>
          </w:tcPr>
          <w:p w14:paraId="3988A551">
            <w:pPr>
              <w:pStyle w:val="30"/>
            </w:pPr>
          </w:p>
        </w:tc>
        <w:tc>
          <w:tcPr>
            <w:tcW w:w="240" w:type="pct"/>
            <w:vAlign w:val="center"/>
          </w:tcPr>
          <w:p w14:paraId="4A3AE593">
            <w:pPr>
              <w:pStyle w:val="30"/>
            </w:pPr>
            <w:r>
              <w:rPr>
                <w:rFonts w:hint="eastAsia"/>
              </w:rPr>
              <w:t>1</w:t>
            </w:r>
          </w:p>
        </w:tc>
        <w:tc>
          <w:tcPr>
            <w:tcW w:w="240" w:type="pct"/>
            <w:vAlign w:val="center"/>
          </w:tcPr>
          <w:p w14:paraId="50860760">
            <w:pPr>
              <w:pStyle w:val="30"/>
            </w:pPr>
            <w:r>
              <w:rPr>
                <w:rFonts w:hint="eastAsia"/>
              </w:rPr>
              <w:t>3</w:t>
            </w:r>
          </w:p>
        </w:tc>
        <w:tc>
          <w:tcPr>
            <w:tcW w:w="258" w:type="pct"/>
            <w:vAlign w:val="center"/>
          </w:tcPr>
          <w:p w14:paraId="40D5D8F3">
            <w:pPr>
              <w:pStyle w:val="30"/>
            </w:pPr>
            <w:r>
              <w:rPr>
                <w:rFonts w:hint="eastAsia"/>
              </w:rPr>
              <w:t>3</w:t>
            </w:r>
          </w:p>
        </w:tc>
        <w:tc>
          <w:tcPr>
            <w:tcW w:w="343" w:type="pct"/>
            <w:vAlign w:val="center"/>
          </w:tcPr>
          <w:p w14:paraId="66F0AB68">
            <w:pPr>
              <w:pStyle w:val="30"/>
            </w:pPr>
            <w:r>
              <w:rPr>
                <w:rFonts w:hint="eastAsia"/>
              </w:rPr>
              <w:t>6.1.16.3</w:t>
            </w:r>
          </w:p>
        </w:tc>
      </w:tr>
      <w:tr w14:paraId="0E453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99" w:type="pct"/>
            <w:vAlign w:val="center"/>
          </w:tcPr>
          <w:p w14:paraId="44C628D0">
            <w:pPr>
              <w:pStyle w:val="30"/>
            </w:pPr>
            <w:r>
              <w:rPr>
                <w:rFonts w:hint="eastAsia"/>
              </w:rPr>
              <w:t>607</w:t>
            </w:r>
          </w:p>
        </w:tc>
        <w:tc>
          <w:tcPr>
            <w:tcW w:w="240" w:type="pct"/>
            <w:vMerge w:val="continue"/>
            <w:vAlign w:val="center"/>
          </w:tcPr>
          <w:p w14:paraId="01187AF9">
            <w:pPr>
              <w:pStyle w:val="30"/>
            </w:pPr>
          </w:p>
        </w:tc>
        <w:tc>
          <w:tcPr>
            <w:tcW w:w="570" w:type="pct"/>
            <w:vMerge w:val="continue"/>
            <w:vAlign w:val="center"/>
          </w:tcPr>
          <w:p w14:paraId="233259E8">
            <w:pPr>
              <w:pStyle w:val="30"/>
            </w:pPr>
          </w:p>
        </w:tc>
        <w:tc>
          <w:tcPr>
            <w:tcW w:w="816" w:type="pct"/>
            <w:vMerge w:val="continue"/>
            <w:vAlign w:val="center"/>
          </w:tcPr>
          <w:p w14:paraId="5DAFDCA4">
            <w:pPr>
              <w:pStyle w:val="30"/>
            </w:pPr>
          </w:p>
        </w:tc>
        <w:tc>
          <w:tcPr>
            <w:tcW w:w="942" w:type="pct"/>
            <w:vAlign w:val="center"/>
          </w:tcPr>
          <w:p w14:paraId="3EB0703C">
            <w:pPr>
              <w:pStyle w:val="30"/>
            </w:pPr>
            <w:r>
              <w:rPr>
                <w:rFonts w:hint="eastAsia"/>
              </w:rPr>
              <w:t>国资监管文件续写</w:t>
            </w:r>
          </w:p>
        </w:tc>
        <w:tc>
          <w:tcPr>
            <w:tcW w:w="1146" w:type="pct"/>
            <w:vAlign w:val="center"/>
          </w:tcPr>
          <w:p w14:paraId="11CE7821">
            <w:pPr>
              <w:pStyle w:val="30"/>
            </w:pPr>
          </w:p>
        </w:tc>
        <w:tc>
          <w:tcPr>
            <w:tcW w:w="240" w:type="pct"/>
            <w:vAlign w:val="center"/>
          </w:tcPr>
          <w:p w14:paraId="38E344A8">
            <w:pPr>
              <w:pStyle w:val="30"/>
            </w:pPr>
            <w:r>
              <w:rPr>
                <w:rFonts w:hint="eastAsia"/>
              </w:rPr>
              <w:t>1</w:t>
            </w:r>
          </w:p>
        </w:tc>
        <w:tc>
          <w:tcPr>
            <w:tcW w:w="240" w:type="pct"/>
            <w:vAlign w:val="center"/>
          </w:tcPr>
          <w:p w14:paraId="01CDC37E">
            <w:pPr>
              <w:pStyle w:val="30"/>
            </w:pPr>
            <w:r>
              <w:rPr>
                <w:rFonts w:hint="eastAsia"/>
              </w:rPr>
              <w:t>3</w:t>
            </w:r>
          </w:p>
        </w:tc>
        <w:tc>
          <w:tcPr>
            <w:tcW w:w="258" w:type="pct"/>
            <w:vAlign w:val="center"/>
          </w:tcPr>
          <w:p w14:paraId="4DD15FD0">
            <w:pPr>
              <w:pStyle w:val="30"/>
            </w:pPr>
            <w:r>
              <w:rPr>
                <w:rFonts w:hint="eastAsia"/>
              </w:rPr>
              <w:t>3</w:t>
            </w:r>
          </w:p>
        </w:tc>
        <w:tc>
          <w:tcPr>
            <w:tcW w:w="343" w:type="pct"/>
            <w:vAlign w:val="center"/>
          </w:tcPr>
          <w:p w14:paraId="74557A64">
            <w:pPr>
              <w:pStyle w:val="30"/>
            </w:pPr>
            <w:r>
              <w:rPr>
                <w:rFonts w:hint="eastAsia"/>
              </w:rPr>
              <w:t>6.1.16.3</w:t>
            </w:r>
          </w:p>
        </w:tc>
      </w:tr>
      <w:tr w14:paraId="4898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99" w:type="pct"/>
            <w:vAlign w:val="center"/>
          </w:tcPr>
          <w:p w14:paraId="108CCFA4">
            <w:pPr>
              <w:pStyle w:val="30"/>
            </w:pPr>
            <w:r>
              <w:rPr>
                <w:rFonts w:hint="eastAsia"/>
              </w:rPr>
              <w:t>608</w:t>
            </w:r>
          </w:p>
        </w:tc>
        <w:tc>
          <w:tcPr>
            <w:tcW w:w="240" w:type="pct"/>
            <w:vMerge w:val="continue"/>
            <w:vAlign w:val="center"/>
          </w:tcPr>
          <w:p w14:paraId="050683E0">
            <w:pPr>
              <w:pStyle w:val="30"/>
            </w:pPr>
          </w:p>
        </w:tc>
        <w:tc>
          <w:tcPr>
            <w:tcW w:w="570" w:type="pct"/>
            <w:vMerge w:val="continue"/>
            <w:vAlign w:val="center"/>
          </w:tcPr>
          <w:p w14:paraId="65FDCBD0">
            <w:pPr>
              <w:pStyle w:val="30"/>
            </w:pPr>
          </w:p>
        </w:tc>
        <w:tc>
          <w:tcPr>
            <w:tcW w:w="816" w:type="pct"/>
            <w:vMerge w:val="continue"/>
            <w:vAlign w:val="center"/>
          </w:tcPr>
          <w:p w14:paraId="5480E78B">
            <w:pPr>
              <w:pStyle w:val="30"/>
            </w:pPr>
          </w:p>
        </w:tc>
        <w:tc>
          <w:tcPr>
            <w:tcW w:w="942" w:type="pct"/>
            <w:vAlign w:val="center"/>
          </w:tcPr>
          <w:p w14:paraId="703F986F">
            <w:pPr>
              <w:pStyle w:val="30"/>
            </w:pPr>
            <w:r>
              <w:rPr>
                <w:rFonts w:hint="eastAsia"/>
              </w:rPr>
              <w:t>国资监管文件润色</w:t>
            </w:r>
          </w:p>
        </w:tc>
        <w:tc>
          <w:tcPr>
            <w:tcW w:w="1146" w:type="pct"/>
            <w:vAlign w:val="center"/>
          </w:tcPr>
          <w:p w14:paraId="52C7CB77">
            <w:pPr>
              <w:pStyle w:val="30"/>
            </w:pPr>
          </w:p>
        </w:tc>
        <w:tc>
          <w:tcPr>
            <w:tcW w:w="240" w:type="pct"/>
            <w:vAlign w:val="center"/>
          </w:tcPr>
          <w:p w14:paraId="55D578DC">
            <w:pPr>
              <w:pStyle w:val="30"/>
            </w:pPr>
            <w:r>
              <w:rPr>
                <w:rFonts w:hint="eastAsia"/>
              </w:rPr>
              <w:t>1</w:t>
            </w:r>
          </w:p>
        </w:tc>
        <w:tc>
          <w:tcPr>
            <w:tcW w:w="240" w:type="pct"/>
            <w:vAlign w:val="center"/>
          </w:tcPr>
          <w:p w14:paraId="798A6796">
            <w:pPr>
              <w:pStyle w:val="30"/>
            </w:pPr>
            <w:r>
              <w:rPr>
                <w:rFonts w:hint="eastAsia"/>
              </w:rPr>
              <w:t>3</w:t>
            </w:r>
          </w:p>
        </w:tc>
        <w:tc>
          <w:tcPr>
            <w:tcW w:w="258" w:type="pct"/>
            <w:vAlign w:val="center"/>
          </w:tcPr>
          <w:p w14:paraId="4DB4D343">
            <w:pPr>
              <w:pStyle w:val="30"/>
            </w:pPr>
            <w:r>
              <w:rPr>
                <w:rFonts w:hint="eastAsia"/>
              </w:rPr>
              <w:t>3</w:t>
            </w:r>
          </w:p>
        </w:tc>
        <w:tc>
          <w:tcPr>
            <w:tcW w:w="343" w:type="pct"/>
            <w:vAlign w:val="center"/>
          </w:tcPr>
          <w:p w14:paraId="2D198F3A">
            <w:pPr>
              <w:pStyle w:val="30"/>
            </w:pPr>
            <w:r>
              <w:rPr>
                <w:rFonts w:hint="eastAsia"/>
              </w:rPr>
              <w:t>6.1.16.3</w:t>
            </w:r>
          </w:p>
        </w:tc>
      </w:tr>
      <w:tr w14:paraId="4887C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1AD02017">
            <w:pPr>
              <w:pStyle w:val="30"/>
            </w:pPr>
            <w:r>
              <w:rPr>
                <w:rFonts w:hint="eastAsia"/>
              </w:rPr>
              <w:t>609</w:t>
            </w:r>
          </w:p>
        </w:tc>
        <w:tc>
          <w:tcPr>
            <w:tcW w:w="240" w:type="pct"/>
            <w:vMerge w:val="continue"/>
            <w:vAlign w:val="center"/>
          </w:tcPr>
          <w:p w14:paraId="3D6BCE73">
            <w:pPr>
              <w:pStyle w:val="30"/>
            </w:pPr>
          </w:p>
        </w:tc>
        <w:tc>
          <w:tcPr>
            <w:tcW w:w="570" w:type="pct"/>
            <w:vMerge w:val="continue"/>
            <w:vAlign w:val="center"/>
          </w:tcPr>
          <w:p w14:paraId="6BDBDF2D">
            <w:pPr>
              <w:pStyle w:val="30"/>
            </w:pPr>
          </w:p>
        </w:tc>
        <w:tc>
          <w:tcPr>
            <w:tcW w:w="816" w:type="pct"/>
            <w:vMerge w:val="restart"/>
            <w:vAlign w:val="center"/>
          </w:tcPr>
          <w:p w14:paraId="6D0DB389">
            <w:pPr>
              <w:pStyle w:val="30"/>
            </w:pPr>
            <w:r>
              <w:rPr>
                <w:rFonts w:hint="eastAsia"/>
              </w:rPr>
              <w:t>国资监管个性化校核</w:t>
            </w:r>
          </w:p>
        </w:tc>
        <w:tc>
          <w:tcPr>
            <w:tcW w:w="942" w:type="pct"/>
            <w:vMerge w:val="restart"/>
            <w:vAlign w:val="center"/>
          </w:tcPr>
          <w:p w14:paraId="41AD8814">
            <w:pPr>
              <w:pStyle w:val="30"/>
            </w:pPr>
            <w:r>
              <w:rPr>
                <w:rFonts w:hint="eastAsia"/>
              </w:rPr>
              <w:t>国资文本规范校核</w:t>
            </w:r>
          </w:p>
        </w:tc>
        <w:tc>
          <w:tcPr>
            <w:tcW w:w="1146" w:type="pct"/>
            <w:vAlign w:val="center"/>
          </w:tcPr>
          <w:p w14:paraId="394A441A">
            <w:pPr>
              <w:pStyle w:val="30"/>
            </w:pPr>
            <w:r>
              <w:rPr>
                <w:rFonts w:hint="eastAsia"/>
              </w:rPr>
              <w:t>常见错误</w:t>
            </w:r>
          </w:p>
        </w:tc>
        <w:tc>
          <w:tcPr>
            <w:tcW w:w="240" w:type="pct"/>
            <w:vMerge w:val="restart"/>
            <w:vAlign w:val="center"/>
          </w:tcPr>
          <w:p w14:paraId="7123754E">
            <w:pPr>
              <w:pStyle w:val="30"/>
            </w:pPr>
            <w:r>
              <w:rPr>
                <w:rFonts w:hint="eastAsia"/>
              </w:rPr>
              <w:t>3</w:t>
            </w:r>
          </w:p>
        </w:tc>
        <w:tc>
          <w:tcPr>
            <w:tcW w:w="240" w:type="pct"/>
            <w:vMerge w:val="restart"/>
            <w:vAlign w:val="center"/>
          </w:tcPr>
          <w:p w14:paraId="785825B2">
            <w:pPr>
              <w:pStyle w:val="30"/>
            </w:pPr>
            <w:r>
              <w:rPr>
                <w:rFonts w:hint="eastAsia"/>
              </w:rPr>
              <w:t>2.5</w:t>
            </w:r>
          </w:p>
        </w:tc>
        <w:tc>
          <w:tcPr>
            <w:tcW w:w="258" w:type="pct"/>
            <w:vMerge w:val="restart"/>
            <w:vAlign w:val="center"/>
          </w:tcPr>
          <w:p w14:paraId="68AB2150">
            <w:pPr>
              <w:pStyle w:val="30"/>
            </w:pPr>
            <w:r>
              <w:rPr>
                <w:rFonts w:hint="eastAsia"/>
              </w:rPr>
              <w:t>7.5</w:t>
            </w:r>
          </w:p>
        </w:tc>
        <w:tc>
          <w:tcPr>
            <w:tcW w:w="343" w:type="pct"/>
            <w:vAlign w:val="center"/>
          </w:tcPr>
          <w:p w14:paraId="0829D973">
            <w:pPr>
              <w:pStyle w:val="30"/>
            </w:pPr>
            <w:r>
              <w:rPr>
                <w:rFonts w:hint="eastAsia"/>
              </w:rPr>
              <w:t>6.1.16.3</w:t>
            </w:r>
          </w:p>
        </w:tc>
      </w:tr>
      <w:tr w14:paraId="5EDC5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1CD11428">
            <w:pPr>
              <w:pStyle w:val="30"/>
            </w:pPr>
            <w:r>
              <w:rPr>
                <w:rFonts w:hint="eastAsia"/>
              </w:rPr>
              <w:t>610</w:t>
            </w:r>
          </w:p>
        </w:tc>
        <w:tc>
          <w:tcPr>
            <w:tcW w:w="240" w:type="pct"/>
            <w:vMerge w:val="continue"/>
            <w:vAlign w:val="center"/>
          </w:tcPr>
          <w:p w14:paraId="1BFF061E">
            <w:pPr>
              <w:pStyle w:val="30"/>
            </w:pPr>
          </w:p>
        </w:tc>
        <w:tc>
          <w:tcPr>
            <w:tcW w:w="570" w:type="pct"/>
            <w:vMerge w:val="continue"/>
            <w:vAlign w:val="center"/>
          </w:tcPr>
          <w:p w14:paraId="219A8098">
            <w:pPr>
              <w:pStyle w:val="30"/>
            </w:pPr>
          </w:p>
        </w:tc>
        <w:tc>
          <w:tcPr>
            <w:tcW w:w="816" w:type="pct"/>
            <w:vMerge w:val="continue"/>
            <w:vAlign w:val="center"/>
          </w:tcPr>
          <w:p w14:paraId="3F441CF0">
            <w:pPr>
              <w:pStyle w:val="30"/>
            </w:pPr>
          </w:p>
        </w:tc>
        <w:tc>
          <w:tcPr>
            <w:tcW w:w="942" w:type="pct"/>
            <w:vMerge w:val="continue"/>
            <w:vAlign w:val="center"/>
          </w:tcPr>
          <w:p w14:paraId="3316F53C">
            <w:pPr>
              <w:pStyle w:val="30"/>
            </w:pPr>
          </w:p>
        </w:tc>
        <w:tc>
          <w:tcPr>
            <w:tcW w:w="1146" w:type="pct"/>
            <w:vAlign w:val="center"/>
          </w:tcPr>
          <w:p w14:paraId="12CAD4AB">
            <w:pPr>
              <w:pStyle w:val="30"/>
            </w:pPr>
            <w:r>
              <w:rPr>
                <w:rFonts w:hint="eastAsia"/>
              </w:rPr>
              <w:t>音/形相似错误</w:t>
            </w:r>
          </w:p>
        </w:tc>
        <w:tc>
          <w:tcPr>
            <w:tcW w:w="240" w:type="pct"/>
            <w:vMerge w:val="continue"/>
            <w:vAlign w:val="center"/>
          </w:tcPr>
          <w:p w14:paraId="0A4D5DBF">
            <w:pPr>
              <w:pStyle w:val="30"/>
            </w:pPr>
          </w:p>
        </w:tc>
        <w:tc>
          <w:tcPr>
            <w:tcW w:w="240" w:type="pct"/>
            <w:vMerge w:val="continue"/>
            <w:vAlign w:val="center"/>
          </w:tcPr>
          <w:p w14:paraId="55120FA6">
            <w:pPr>
              <w:pStyle w:val="30"/>
            </w:pPr>
          </w:p>
        </w:tc>
        <w:tc>
          <w:tcPr>
            <w:tcW w:w="258" w:type="pct"/>
            <w:vMerge w:val="continue"/>
            <w:vAlign w:val="center"/>
          </w:tcPr>
          <w:p w14:paraId="30EF340A">
            <w:pPr>
              <w:pStyle w:val="30"/>
            </w:pPr>
          </w:p>
        </w:tc>
        <w:tc>
          <w:tcPr>
            <w:tcW w:w="343" w:type="pct"/>
            <w:vAlign w:val="center"/>
          </w:tcPr>
          <w:p w14:paraId="63AC2A37">
            <w:pPr>
              <w:pStyle w:val="30"/>
            </w:pPr>
            <w:r>
              <w:rPr>
                <w:rFonts w:hint="eastAsia"/>
              </w:rPr>
              <w:t>6.1.16.3</w:t>
            </w:r>
          </w:p>
        </w:tc>
      </w:tr>
      <w:tr w14:paraId="0B2D048A">
        <w:tblPrEx>
          <w:tblCellMar>
            <w:top w:w="0" w:type="dxa"/>
            <w:left w:w="108" w:type="dxa"/>
            <w:bottom w:w="0" w:type="dxa"/>
            <w:right w:w="108" w:type="dxa"/>
          </w:tblCellMar>
        </w:tblPrEx>
        <w:trPr>
          <w:trHeight w:val="270" w:hRule="atLeast"/>
          <w:jc w:val="center"/>
        </w:trPr>
        <w:tc>
          <w:tcPr>
            <w:tcW w:w="199" w:type="pct"/>
            <w:vAlign w:val="center"/>
          </w:tcPr>
          <w:p w14:paraId="4709D7FA">
            <w:pPr>
              <w:pStyle w:val="30"/>
            </w:pPr>
            <w:r>
              <w:rPr>
                <w:rFonts w:hint="eastAsia"/>
              </w:rPr>
              <w:t>611</w:t>
            </w:r>
          </w:p>
        </w:tc>
        <w:tc>
          <w:tcPr>
            <w:tcW w:w="240" w:type="pct"/>
            <w:vMerge w:val="continue"/>
            <w:vAlign w:val="center"/>
          </w:tcPr>
          <w:p w14:paraId="5FAF72DA">
            <w:pPr>
              <w:pStyle w:val="30"/>
            </w:pPr>
          </w:p>
        </w:tc>
        <w:tc>
          <w:tcPr>
            <w:tcW w:w="570" w:type="pct"/>
            <w:vMerge w:val="continue"/>
            <w:vAlign w:val="center"/>
          </w:tcPr>
          <w:p w14:paraId="68D5F7A6">
            <w:pPr>
              <w:pStyle w:val="30"/>
            </w:pPr>
          </w:p>
        </w:tc>
        <w:tc>
          <w:tcPr>
            <w:tcW w:w="816" w:type="pct"/>
            <w:vMerge w:val="continue"/>
            <w:vAlign w:val="center"/>
          </w:tcPr>
          <w:p w14:paraId="738A8F11">
            <w:pPr>
              <w:pStyle w:val="30"/>
            </w:pPr>
          </w:p>
        </w:tc>
        <w:tc>
          <w:tcPr>
            <w:tcW w:w="942" w:type="pct"/>
            <w:vMerge w:val="continue"/>
            <w:vAlign w:val="center"/>
          </w:tcPr>
          <w:p w14:paraId="259F715E">
            <w:pPr>
              <w:pStyle w:val="30"/>
            </w:pPr>
          </w:p>
        </w:tc>
        <w:tc>
          <w:tcPr>
            <w:tcW w:w="1146" w:type="pct"/>
            <w:vAlign w:val="center"/>
          </w:tcPr>
          <w:p w14:paraId="70CCF617">
            <w:pPr>
              <w:pStyle w:val="30"/>
            </w:pPr>
            <w:r>
              <w:rPr>
                <w:rFonts w:hint="eastAsia"/>
              </w:rPr>
              <w:t>搭配错误</w:t>
            </w:r>
          </w:p>
        </w:tc>
        <w:tc>
          <w:tcPr>
            <w:tcW w:w="240" w:type="pct"/>
            <w:vMerge w:val="continue"/>
            <w:vAlign w:val="center"/>
          </w:tcPr>
          <w:p w14:paraId="0209D37C">
            <w:pPr>
              <w:pStyle w:val="30"/>
            </w:pPr>
          </w:p>
        </w:tc>
        <w:tc>
          <w:tcPr>
            <w:tcW w:w="240" w:type="pct"/>
            <w:vMerge w:val="continue"/>
            <w:vAlign w:val="center"/>
          </w:tcPr>
          <w:p w14:paraId="4E02EABA">
            <w:pPr>
              <w:pStyle w:val="30"/>
            </w:pPr>
          </w:p>
        </w:tc>
        <w:tc>
          <w:tcPr>
            <w:tcW w:w="258" w:type="pct"/>
            <w:vMerge w:val="continue"/>
            <w:vAlign w:val="center"/>
          </w:tcPr>
          <w:p w14:paraId="60F3C1A1">
            <w:pPr>
              <w:pStyle w:val="30"/>
            </w:pPr>
          </w:p>
        </w:tc>
        <w:tc>
          <w:tcPr>
            <w:tcW w:w="343" w:type="pct"/>
            <w:vAlign w:val="center"/>
          </w:tcPr>
          <w:p w14:paraId="02582917">
            <w:pPr>
              <w:pStyle w:val="30"/>
            </w:pPr>
            <w:r>
              <w:rPr>
                <w:rFonts w:hint="eastAsia"/>
              </w:rPr>
              <w:t>6.1.16.3</w:t>
            </w:r>
          </w:p>
        </w:tc>
      </w:tr>
      <w:tr w14:paraId="062C9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913E9EA">
            <w:pPr>
              <w:pStyle w:val="30"/>
            </w:pPr>
            <w:r>
              <w:rPr>
                <w:rFonts w:hint="eastAsia"/>
              </w:rPr>
              <w:t>612</w:t>
            </w:r>
          </w:p>
        </w:tc>
        <w:tc>
          <w:tcPr>
            <w:tcW w:w="240" w:type="pct"/>
            <w:vMerge w:val="continue"/>
            <w:vAlign w:val="center"/>
          </w:tcPr>
          <w:p w14:paraId="6C01A74A">
            <w:pPr>
              <w:pStyle w:val="30"/>
            </w:pPr>
          </w:p>
        </w:tc>
        <w:tc>
          <w:tcPr>
            <w:tcW w:w="570" w:type="pct"/>
            <w:vMerge w:val="continue"/>
            <w:vAlign w:val="center"/>
          </w:tcPr>
          <w:p w14:paraId="167BA504">
            <w:pPr>
              <w:pStyle w:val="30"/>
            </w:pPr>
          </w:p>
        </w:tc>
        <w:tc>
          <w:tcPr>
            <w:tcW w:w="816" w:type="pct"/>
            <w:vMerge w:val="continue"/>
            <w:vAlign w:val="center"/>
          </w:tcPr>
          <w:p w14:paraId="207649EB">
            <w:pPr>
              <w:pStyle w:val="30"/>
            </w:pPr>
          </w:p>
        </w:tc>
        <w:tc>
          <w:tcPr>
            <w:tcW w:w="942" w:type="pct"/>
            <w:vMerge w:val="continue"/>
            <w:vAlign w:val="center"/>
          </w:tcPr>
          <w:p w14:paraId="74FE9070">
            <w:pPr>
              <w:pStyle w:val="30"/>
            </w:pPr>
          </w:p>
        </w:tc>
        <w:tc>
          <w:tcPr>
            <w:tcW w:w="1146" w:type="pct"/>
            <w:vAlign w:val="center"/>
          </w:tcPr>
          <w:p w14:paraId="64F8113F">
            <w:pPr>
              <w:pStyle w:val="30"/>
            </w:pPr>
            <w:r>
              <w:rPr>
                <w:rFonts w:hint="eastAsia"/>
              </w:rPr>
              <w:t>标点符号错误</w:t>
            </w:r>
          </w:p>
        </w:tc>
        <w:tc>
          <w:tcPr>
            <w:tcW w:w="240" w:type="pct"/>
            <w:vMerge w:val="continue"/>
            <w:vAlign w:val="center"/>
          </w:tcPr>
          <w:p w14:paraId="1BBA81C5">
            <w:pPr>
              <w:pStyle w:val="30"/>
            </w:pPr>
          </w:p>
        </w:tc>
        <w:tc>
          <w:tcPr>
            <w:tcW w:w="240" w:type="pct"/>
            <w:vMerge w:val="continue"/>
            <w:vAlign w:val="center"/>
          </w:tcPr>
          <w:p w14:paraId="5D111AE9">
            <w:pPr>
              <w:pStyle w:val="30"/>
            </w:pPr>
          </w:p>
        </w:tc>
        <w:tc>
          <w:tcPr>
            <w:tcW w:w="258" w:type="pct"/>
            <w:vMerge w:val="continue"/>
            <w:vAlign w:val="center"/>
          </w:tcPr>
          <w:p w14:paraId="74424D42">
            <w:pPr>
              <w:pStyle w:val="30"/>
            </w:pPr>
          </w:p>
        </w:tc>
        <w:tc>
          <w:tcPr>
            <w:tcW w:w="343" w:type="pct"/>
            <w:vAlign w:val="center"/>
          </w:tcPr>
          <w:p w14:paraId="2E9ADD68">
            <w:pPr>
              <w:pStyle w:val="30"/>
            </w:pPr>
            <w:r>
              <w:rPr>
                <w:rFonts w:hint="eastAsia"/>
              </w:rPr>
              <w:t>6.1.16.3</w:t>
            </w:r>
          </w:p>
        </w:tc>
      </w:tr>
      <w:tr w14:paraId="64C14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78E22967">
            <w:pPr>
              <w:pStyle w:val="30"/>
            </w:pPr>
            <w:r>
              <w:rPr>
                <w:rFonts w:hint="eastAsia"/>
              </w:rPr>
              <w:t>613</w:t>
            </w:r>
          </w:p>
        </w:tc>
        <w:tc>
          <w:tcPr>
            <w:tcW w:w="240" w:type="pct"/>
            <w:vMerge w:val="continue"/>
            <w:vAlign w:val="center"/>
          </w:tcPr>
          <w:p w14:paraId="175B41E4">
            <w:pPr>
              <w:pStyle w:val="30"/>
            </w:pPr>
          </w:p>
        </w:tc>
        <w:tc>
          <w:tcPr>
            <w:tcW w:w="570" w:type="pct"/>
            <w:vMerge w:val="continue"/>
            <w:vAlign w:val="center"/>
          </w:tcPr>
          <w:p w14:paraId="22FB89D8">
            <w:pPr>
              <w:pStyle w:val="30"/>
            </w:pPr>
          </w:p>
        </w:tc>
        <w:tc>
          <w:tcPr>
            <w:tcW w:w="816" w:type="pct"/>
            <w:vMerge w:val="continue"/>
            <w:vAlign w:val="center"/>
          </w:tcPr>
          <w:p w14:paraId="26E3D7EC">
            <w:pPr>
              <w:pStyle w:val="30"/>
            </w:pPr>
          </w:p>
        </w:tc>
        <w:tc>
          <w:tcPr>
            <w:tcW w:w="942" w:type="pct"/>
            <w:vMerge w:val="continue"/>
            <w:vAlign w:val="center"/>
          </w:tcPr>
          <w:p w14:paraId="0DDF31E8">
            <w:pPr>
              <w:pStyle w:val="30"/>
            </w:pPr>
          </w:p>
        </w:tc>
        <w:tc>
          <w:tcPr>
            <w:tcW w:w="1146" w:type="pct"/>
            <w:vAlign w:val="center"/>
          </w:tcPr>
          <w:p w14:paraId="468A5B76">
            <w:pPr>
              <w:pStyle w:val="30"/>
            </w:pPr>
            <w:r>
              <w:rPr>
                <w:rFonts w:hint="eastAsia"/>
              </w:rPr>
              <w:t>句子重复</w:t>
            </w:r>
          </w:p>
        </w:tc>
        <w:tc>
          <w:tcPr>
            <w:tcW w:w="240" w:type="pct"/>
            <w:vMerge w:val="continue"/>
            <w:vAlign w:val="center"/>
          </w:tcPr>
          <w:p w14:paraId="44E390F6">
            <w:pPr>
              <w:pStyle w:val="30"/>
            </w:pPr>
          </w:p>
        </w:tc>
        <w:tc>
          <w:tcPr>
            <w:tcW w:w="240" w:type="pct"/>
            <w:vMerge w:val="continue"/>
            <w:vAlign w:val="center"/>
          </w:tcPr>
          <w:p w14:paraId="693D1810">
            <w:pPr>
              <w:pStyle w:val="30"/>
            </w:pPr>
          </w:p>
        </w:tc>
        <w:tc>
          <w:tcPr>
            <w:tcW w:w="258" w:type="pct"/>
            <w:vMerge w:val="continue"/>
            <w:vAlign w:val="center"/>
          </w:tcPr>
          <w:p w14:paraId="67D110D3">
            <w:pPr>
              <w:pStyle w:val="30"/>
            </w:pPr>
          </w:p>
        </w:tc>
        <w:tc>
          <w:tcPr>
            <w:tcW w:w="343" w:type="pct"/>
            <w:vAlign w:val="center"/>
          </w:tcPr>
          <w:p w14:paraId="5A7F67E3">
            <w:pPr>
              <w:pStyle w:val="30"/>
            </w:pPr>
            <w:r>
              <w:rPr>
                <w:rFonts w:hint="eastAsia"/>
              </w:rPr>
              <w:t>6.1.16.3</w:t>
            </w:r>
          </w:p>
        </w:tc>
      </w:tr>
      <w:tr w14:paraId="4F668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658ACDFD">
            <w:pPr>
              <w:pStyle w:val="30"/>
            </w:pPr>
            <w:r>
              <w:rPr>
                <w:rFonts w:hint="eastAsia"/>
              </w:rPr>
              <w:t>614</w:t>
            </w:r>
          </w:p>
        </w:tc>
        <w:tc>
          <w:tcPr>
            <w:tcW w:w="240" w:type="pct"/>
            <w:vMerge w:val="continue"/>
            <w:vAlign w:val="center"/>
          </w:tcPr>
          <w:p w14:paraId="190D5B06">
            <w:pPr>
              <w:pStyle w:val="30"/>
            </w:pPr>
          </w:p>
        </w:tc>
        <w:tc>
          <w:tcPr>
            <w:tcW w:w="570" w:type="pct"/>
            <w:vMerge w:val="continue"/>
            <w:vAlign w:val="center"/>
          </w:tcPr>
          <w:p w14:paraId="3069AF2D">
            <w:pPr>
              <w:pStyle w:val="30"/>
            </w:pPr>
          </w:p>
        </w:tc>
        <w:tc>
          <w:tcPr>
            <w:tcW w:w="816" w:type="pct"/>
            <w:vMerge w:val="continue"/>
            <w:vAlign w:val="center"/>
          </w:tcPr>
          <w:p w14:paraId="61721B73">
            <w:pPr>
              <w:pStyle w:val="30"/>
            </w:pPr>
          </w:p>
        </w:tc>
        <w:tc>
          <w:tcPr>
            <w:tcW w:w="942" w:type="pct"/>
            <w:vMerge w:val="continue"/>
            <w:vAlign w:val="center"/>
          </w:tcPr>
          <w:p w14:paraId="7193FD44">
            <w:pPr>
              <w:pStyle w:val="30"/>
            </w:pPr>
          </w:p>
        </w:tc>
        <w:tc>
          <w:tcPr>
            <w:tcW w:w="1146" w:type="pct"/>
            <w:vAlign w:val="center"/>
          </w:tcPr>
          <w:p w14:paraId="55680885">
            <w:pPr>
              <w:pStyle w:val="30"/>
            </w:pPr>
            <w:r>
              <w:rPr>
                <w:rFonts w:hint="eastAsia"/>
              </w:rPr>
              <w:t>生僻字</w:t>
            </w:r>
          </w:p>
        </w:tc>
        <w:tc>
          <w:tcPr>
            <w:tcW w:w="240" w:type="pct"/>
            <w:vMerge w:val="continue"/>
            <w:vAlign w:val="center"/>
          </w:tcPr>
          <w:p w14:paraId="131BC909">
            <w:pPr>
              <w:pStyle w:val="30"/>
            </w:pPr>
          </w:p>
        </w:tc>
        <w:tc>
          <w:tcPr>
            <w:tcW w:w="240" w:type="pct"/>
            <w:vMerge w:val="continue"/>
            <w:vAlign w:val="center"/>
          </w:tcPr>
          <w:p w14:paraId="2BFC1545">
            <w:pPr>
              <w:pStyle w:val="30"/>
            </w:pPr>
          </w:p>
        </w:tc>
        <w:tc>
          <w:tcPr>
            <w:tcW w:w="258" w:type="pct"/>
            <w:vMerge w:val="continue"/>
            <w:vAlign w:val="center"/>
          </w:tcPr>
          <w:p w14:paraId="00C8B7FC">
            <w:pPr>
              <w:pStyle w:val="30"/>
            </w:pPr>
          </w:p>
        </w:tc>
        <w:tc>
          <w:tcPr>
            <w:tcW w:w="343" w:type="pct"/>
            <w:vAlign w:val="center"/>
          </w:tcPr>
          <w:p w14:paraId="2F46EFB4">
            <w:pPr>
              <w:pStyle w:val="30"/>
            </w:pPr>
            <w:r>
              <w:rPr>
                <w:rFonts w:hint="eastAsia"/>
              </w:rPr>
              <w:t>6.1.16.3</w:t>
            </w:r>
          </w:p>
        </w:tc>
      </w:tr>
      <w:tr w14:paraId="33E10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2B2A3A7A">
            <w:pPr>
              <w:pStyle w:val="30"/>
            </w:pPr>
            <w:r>
              <w:rPr>
                <w:rFonts w:hint="eastAsia"/>
              </w:rPr>
              <w:t>615</w:t>
            </w:r>
          </w:p>
        </w:tc>
        <w:tc>
          <w:tcPr>
            <w:tcW w:w="240" w:type="pct"/>
            <w:vMerge w:val="continue"/>
            <w:vAlign w:val="center"/>
          </w:tcPr>
          <w:p w14:paraId="0E122B8C">
            <w:pPr>
              <w:pStyle w:val="30"/>
            </w:pPr>
          </w:p>
        </w:tc>
        <w:tc>
          <w:tcPr>
            <w:tcW w:w="570" w:type="pct"/>
            <w:vMerge w:val="continue"/>
            <w:vAlign w:val="center"/>
          </w:tcPr>
          <w:p w14:paraId="6A1D4970">
            <w:pPr>
              <w:pStyle w:val="30"/>
            </w:pPr>
          </w:p>
        </w:tc>
        <w:tc>
          <w:tcPr>
            <w:tcW w:w="816" w:type="pct"/>
            <w:vMerge w:val="continue"/>
            <w:vAlign w:val="center"/>
          </w:tcPr>
          <w:p w14:paraId="009734A5">
            <w:pPr>
              <w:pStyle w:val="30"/>
            </w:pPr>
          </w:p>
        </w:tc>
        <w:tc>
          <w:tcPr>
            <w:tcW w:w="942" w:type="pct"/>
            <w:vMerge w:val="continue"/>
            <w:vAlign w:val="center"/>
          </w:tcPr>
          <w:p w14:paraId="43CB4115">
            <w:pPr>
              <w:pStyle w:val="30"/>
            </w:pPr>
          </w:p>
        </w:tc>
        <w:tc>
          <w:tcPr>
            <w:tcW w:w="1146" w:type="pct"/>
            <w:vAlign w:val="center"/>
          </w:tcPr>
          <w:p w14:paraId="678CA3BC">
            <w:pPr>
              <w:pStyle w:val="30"/>
            </w:pPr>
            <w:r>
              <w:rPr>
                <w:rFonts w:hint="eastAsia"/>
              </w:rPr>
              <w:t>错别字</w:t>
            </w:r>
          </w:p>
        </w:tc>
        <w:tc>
          <w:tcPr>
            <w:tcW w:w="240" w:type="pct"/>
            <w:vMerge w:val="continue"/>
            <w:vAlign w:val="center"/>
          </w:tcPr>
          <w:p w14:paraId="19725830">
            <w:pPr>
              <w:pStyle w:val="30"/>
            </w:pPr>
          </w:p>
        </w:tc>
        <w:tc>
          <w:tcPr>
            <w:tcW w:w="240" w:type="pct"/>
            <w:vMerge w:val="continue"/>
            <w:vAlign w:val="center"/>
          </w:tcPr>
          <w:p w14:paraId="52ADEAB3">
            <w:pPr>
              <w:pStyle w:val="30"/>
            </w:pPr>
          </w:p>
        </w:tc>
        <w:tc>
          <w:tcPr>
            <w:tcW w:w="258" w:type="pct"/>
            <w:vMerge w:val="continue"/>
            <w:vAlign w:val="center"/>
          </w:tcPr>
          <w:p w14:paraId="7511B6E1">
            <w:pPr>
              <w:pStyle w:val="30"/>
            </w:pPr>
          </w:p>
        </w:tc>
        <w:tc>
          <w:tcPr>
            <w:tcW w:w="343" w:type="pct"/>
            <w:vAlign w:val="center"/>
          </w:tcPr>
          <w:p w14:paraId="43A1DE7C">
            <w:pPr>
              <w:pStyle w:val="30"/>
            </w:pPr>
            <w:r>
              <w:rPr>
                <w:rFonts w:hint="eastAsia"/>
              </w:rPr>
              <w:t>6.1.16.3</w:t>
            </w:r>
          </w:p>
        </w:tc>
      </w:tr>
      <w:tr w14:paraId="02CB0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5A057B80">
            <w:pPr>
              <w:pStyle w:val="30"/>
            </w:pPr>
            <w:r>
              <w:rPr>
                <w:rFonts w:hint="eastAsia"/>
              </w:rPr>
              <w:t>616</w:t>
            </w:r>
          </w:p>
        </w:tc>
        <w:tc>
          <w:tcPr>
            <w:tcW w:w="240" w:type="pct"/>
            <w:vMerge w:val="continue"/>
            <w:vAlign w:val="center"/>
          </w:tcPr>
          <w:p w14:paraId="1F5FD251">
            <w:pPr>
              <w:pStyle w:val="30"/>
            </w:pPr>
          </w:p>
        </w:tc>
        <w:tc>
          <w:tcPr>
            <w:tcW w:w="570" w:type="pct"/>
            <w:vMerge w:val="continue"/>
            <w:vAlign w:val="center"/>
          </w:tcPr>
          <w:p w14:paraId="3A1427B8">
            <w:pPr>
              <w:pStyle w:val="30"/>
            </w:pPr>
          </w:p>
        </w:tc>
        <w:tc>
          <w:tcPr>
            <w:tcW w:w="816" w:type="pct"/>
            <w:vMerge w:val="continue"/>
            <w:vAlign w:val="center"/>
          </w:tcPr>
          <w:p w14:paraId="3244A3D3">
            <w:pPr>
              <w:pStyle w:val="30"/>
            </w:pPr>
          </w:p>
        </w:tc>
        <w:tc>
          <w:tcPr>
            <w:tcW w:w="942" w:type="pct"/>
            <w:vAlign w:val="center"/>
          </w:tcPr>
          <w:p w14:paraId="0E4D914C">
            <w:pPr>
              <w:pStyle w:val="30"/>
            </w:pPr>
            <w:r>
              <w:rPr>
                <w:rFonts w:hint="eastAsia"/>
              </w:rPr>
              <w:t>地名校核</w:t>
            </w:r>
          </w:p>
        </w:tc>
        <w:tc>
          <w:tcPr>
            <w:tcW w:w="1146" w:type="pct"/>
            <w:vAlign w:val="center"/>
          </w:tcPr>
          <w:p w14:paraId="50CBDA90">
            <w:pPr>
              <w:pStyle w:val="30"/>
            </w:pPr>
          </w:p>
        </w:tc>
        <w:tc>
          <w:tcPr>
            <w:tcW w:w="240" w:type="pct"/>
            <w:vMerge w:val="restart"/>
            <w:vAlign w:val="center"/>
          </w:tcPr>
          <w:p w14:paraId="378CAADE">
            <w:pPr>
              <w:pStyle w:val="30"/>
            </w:pPr>
            <w:r>
              <w:rPr>
                <w:rFonts w:hint="eastAsia"/>
              </w:rPr>
              <w:t>1</w:t>
            </w:r>
          </w:p>
        </w:tc>
        <w:tc>
          <w:tcPr>
            <w:tcW w:w="240" w:type="pct"/>
            <w:vMerge w:val="restart"/>
            <w:vAlign w:val="center"/>
          </w:tcPr>
          <w:p w14:paraId="2A83D759">
            <w:pPr>
              <w:pStyle w:val="30"/>
            </w:pPr>
            <w:r>
              <w:rPr>
                <w:rFonts w:hint="eastAsia"/>
              </w:rPr>
              <w:t>2.5</w:t>
            </w:r>
          </w:p>
        </w:tc>
        <w:tc>
          <w:tcPr>
            <w:tcW w:w="258" w:type="pct"/>
            <w:vMerge w:val="restart"/>
            <w:vAlign w:val="center"/>
          </w:tcPr>
          <w:p w14:paraId="1EE93CDD">
            <w:pPr>
              <w:pStyle w:val="30"/>
            </w:pPr>
            <w:r>
              <w:rPr>
                <w:rFonts w:hint="eastAsia"/>
              </w:rPr>
              <w:t>2.5</w:t>
            </w:r>
          </w:p>
        </w:tc>
        <w:tc>
          <w:tcPr>
            <w:tcW w:w="343" w:type="pct"/>
            <w:vAlign w:val="center"/>
          </w:tcPr>
          <w:p w14:paraId="74D0A15B">
            <w:pPr>
              <w:pStyle w:val="30"/>
            </w:pPr>
            <w:r>
              <w:rPr>
                <w:rFonts w:hint="eastAsia"/>
              </w:rPr>
              <w:t>6.1.16.3</w:t>
            </w:r>
          </w:p>
        </w:tc>
      </w:tr>
      <w:tr w14:paraId="27A2E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99" w:type="pct"/>
            <w:vAlign w:val="center"/>
          </w:tcPr>
          <w:p w14:paraId="42CA3CE2">
            <w:pPr>
              <w:pStyle w:val="30"/>
            </w:pPr>
            <w:r>
              <w:rPr>
                <w:rFonts w:hint="eastAsia"/>
              </w:rPr>
              <w:t>617</w:t>
            </w:r>
          </w:p>
        </w:tc>
        <w:tc>
          <w:tcPr>
            <w:tcW w:w="240" w:type="pct"/>
            <w:vMerge w:val="continue"/>
            <w:vAlign w:val="center"/>
          </w:tcPr>
          <w:p w14:paraId="638E71E2">
            <w:pPr>
              <w:pStyle w:val="30"/>
            </w:pPr>
          </w:p>
        </w:tc>
        <w:tc>
          <w:tcPr>
            <w:tcW w:w="570" w:type="pct"/>
            <w:vMerge w:val="continue"/>
            <w:vAlign w:val="center"/>
          </w:tcPr>
          <w:p w14:paraId="6AB3DC64">
            <w:pPr>
              <w:pStyle w:val="30"/>
            </w:pPr>
          </w:p>
        </w:tc>
        <w:tc>
          <w:tcPr>
            <w:tcW w:w="816" w:type="pct"/>
            <w:vMerge w:val="continue"/>
            <w:vAlign w:val="center"/>
          </w:tcPr>
          <w:p w14:paraId="111ADABF">
            <w:pPr>
              <w:pStyle w:val="30"/>
            </w:pPr>
          </w:p>
        </w:tc>
        <w:tc>
          <w:tcPr>
            <w:tcW w:w="942" w:type="pct"/>
            <w:vAlign w:val="center"/>
          </w:tcPr>
          <w:p w14:paraId="4E4692E0">
            <w:pPr>
              <w:pStyle w:val="30"/>
            </w:pPr>
            <w:r>
              <w:rPr>
                <w:rFonts w:hint="eastAsia"/>
              </w:rPr>
              <w:t>领导校核</w:t>
            </w:r>
          </w:p>
        </w:tc>
        <w:tc>
          <w:tcPr>
            <w:tcW w:w="1146" w:type="pct"/>
            <w:vAlign w:val="center"/>
          </w:tcPr>
          <w:p w14:paraId="047D6BC7">
            <w:pPr>
              <w:pStyle w:val="30"/>
            </w:pPr>
          </w:p>
        </w:tc>
        <w:tc>
          <w:tcPr>
            <w:tcW w:w="240" w:type="pct"/>
            <w:vMerge w:val="continue"/>
            <w:vAlign w:val="center"/>
          </w:tcPr>
          <w:p w14:paraId="5A9C60F2">
            <w:pPr>
              <w:pStyle w:val="30"/>
            </w:pPr>
          </w:p>
        </w:tc>
        <w:tc>
          <w:tcPr>
            <w:tcW w:w="240" w:type="pct"/>
            <w:vMerge w:val="continue"/>
            <w:vAlign w:val="center"/>
          </w:tcPr>
          <w:p w14:paraId="3C4011D6">
            <w:pPr>
              <w:pStyle w:val="30"/>
            </w:pPr>
          </w:p>
        </w:tc>
        <w:tc>
          <w:tcPr>
            <w:tcW w:w="258" w:type="pct"/>
            <w:vMerge w:val="continue"/>
            <w:vAlign w:val="center"/>
          </w:tcPr>
          <w:p w14:paraId="00F90421">
            <w:pPr>
              <w:pStyle w:val="30"/>
            </w:pPr>
          </w:p>
        </w:tc>
        <w:tc>
          <w:tcPr>
            <w:tcW w:w="343" w:type="pct"/>
            <w:vAlign w:val="center"/>
          </w:tcPr>
          <w:p w14:paraId="6C20211B">
            <w:pPr>
              <w:pStyle w:val="30"/>
            </w:pPr>
            <w:r>
              <w:rPr>
                <w:rFonts w:hint="eastAsia"/>
              </w:rPr>
              <w:t>6.1.16.3</w:t>
            </w:r>
          </w:p>
        </w:tc>
      </w:tr>
      <w:tr w14:paraId="5A557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0" w:hRule="atLeast"/>
          <w:jc w:val="center"/>
        </w:trPr>
        <w:tc>
          <w:tcPr>
            <w:tcW w:w="199" w:type="pct"/>
            <w:vAlign w:val="center"/>
          </w:tcPr>
          <w:p w14:paraId="30ACA2B2">
            <w:pPr>
              <w:pStyle w:val="30"/>
            </w:pPr>
            <w:r>
              <w:rPr>
                <w:rFonts w:hint="eastAsia"/>
              </w:rPr>
              <w:t>618</w:t>
            </w:r>
          </w:p>
        </w:tc>
        <w:tc>
          <w:tcPr>
            <w:tcW w:w="240" w:type="pct"/>
            <w:vMerge w:val="continue"/>
            <w:vAlign w:val="center"/>
          </w:tcPr>
          <w:p w14:paraId="69EA53B0">
            <w:pPr>
              <w:pStyle w:val="30"/>
            </w:pPr>
          </w:p>
        </w:tc>
        <w:tc>
          <w:tcPr>
            <w:tcW w:w="570" w:type="pct"/>
            <w:vMerge w:val="continue"/>
            <w:vAlign w:val="center"/>
          </w:tcPr>
          <w:p w14:paraId="5D997CA6">
            <w:pPr>
              <w:pStyle w:val="30"/>
            </w:pPr>
          </w:p>
        </w:tc>
        <w:tc>
          <w:tcPr>
            <w:tcW w:w="816" w:type="pct"/>
            <w:vMerge w:val="continue"/>
            <w:vAlign w:val="center"/>
          </w:tcPr>
          <w:p w14:paraId="644FD3DB">
            <w:pPr>
              <w:pStyle w:val="30"/>
            </w:pPr>
          </w:p>
        </w:tc>
        <w:tc>
          <w:tcPr>
            <w:tcW w:w="942" w:type="pct"/>
            <w:vAlign w:val="center"/>
          </w:tcPr>
          <w:p w14:paraId="657F5372">
            <w:pPr>
              <w:pStyle w:val="30"/>
            </w:pPr>
            <w:r>
              <w:rPr>
                <w:rFonts w:hint="eastAsia"/>
              </w:rPr>
              <w:t>敏感词校核</w:t>
            </w:r>
          </w:p>
        </w:tc>
        <w:tc>
          <w:tcPr>
            <w:tcW w:w="1146" w:type="pct"/>
            <w:vAlign w:val="center"/>
          </w:tcPr>
          <w:p w14:paraId="60B122EA">
            <w:pPr>
              <w:pStyle w:val="30"/>
            </w:pPr>
          </w:p>
        </w:tc>
        <w:tc>
          <w:tcPr>
            <w:tcW w:w="240" w:type="pct"/>
            <w:vAlign w:val="center"/>
          </w:tcPr>
          <w:p w14:paraId="0695576F">
            <w:pPr>
              <w:pStyle w:val="30"/>
            </w:pPr>
            <w:r>
              <w:rPr>
                <w:rFonts w:hint="eastAsia"/>
              </w:rPr>
              <w:t>1</w:t>
            </w:r>
          </w:p>
        </w:tc>
        <w:tc>
          <w:tcPr>
            <w:tcW w:w="240" w:type="pct"/>
            <w:vAlign w:val="center"/>
          </w:tcPr>
          <w:p w14:paraId="2A47EA6F">
            <w:pPr>
              <w:pStyle w:val="30"/>
            </w:pPr>
            <w:r>
              <w:rPr>
                <w:rFonts w:hint="eastAsia"/>
              </w:rPr>
              <w:t>3</w:t>
            </w:r>
          </w:p>
        </w:tc>
        <w:tc>
          <w:tcPr>
            <w:tcW w:w="258" w:type="pct"/>
            <w:vAlign w:val="center"/>
          </w:tcPr>
          <w:p w14:paraId="23F96524">
            <w:pPr>
              <w:pStyle w:val="30"/>
            </w:pPr>
            <w:r>
              <w:rPr>
                <w:rFonts w:hint="eastAsia"/>
              </w:rPr>
              <w:t>3</w:t>
            </w:r>
          </w:p>
        </w:tc>
        <w:tc>
          <w:tcPr>
            <w:tcW w:w="343" w:type="pct"/>
            <w:vAlign w:val="center"/>
          </w:tcPr>
          <w:p w14:paraId="31A9CE20">
            <w:pPr>
              <w:pStyle w:val="30"/>
            </w:pPr>
            <w:r>
              <w:rPr>
                <w:rFonts w:hint="eastAsia"/>
              </w:rPr>
              <w:t>6.1.16.3</w:t>
            </w:r>
          </w:p>
        </w:tc>
      </w:tr>
      <w:tr w14:paraId="1471E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0" w:hRule="atLeast"/>
          <w:jc w:val="center"/>
        </w:trPr>
        <w:tc>
          <w:tcPr>
            <w:tcW w:w="199" w:type="pct"/>
            <w:vAlign w:val="center"/>
          </w:tcPr>
          <w:p w14:paraId="1BAADEB3">
            <w:pPr>
              <w:pStyle w:val="30"/>
            </w:pPr>
            <w:r>
              <w:rPr>
                <w:rFonts w:hint="eastAsia"/>
              </w:rPr>
              <w:t>619</w:t>
            </w:r>
          </w:p>
        </w:tc>
        <w:tc>
          <w:tcPr>
            <w:tcW w:w="240" w:type="pct"/>
            <w:vMerge w:val="continue"/>
            <w:vAlign w:val="center"/>
          </w:tcPr>
          <w:p w14:paraId="052E37BF">
            <w:pPr>
              <w:pStyle w:val="30"/>
            </w:pPr>
          </w:p>
        </w:tc>
        <w:tc>
          <w:tcPr>
            <w:tcW w:w="570" w:type="pct"/>
            <w:vMerge w:val="continue"/>
            <w:vAlign w:val="center"/>
          </w:tcPr>
          <w:p w14:paraId="591D4F23">
            <w:pPr>
              <w:pStyle w:val="30"/>
            </w:pPr>
          </w:p>
        </w:tc>
        <w:tc>
          <w:tcPr>
            <w:tcW w:w="816" w:type="pct"/>
            <w:vMerge w:val="continue"/>
            <w:vAlign w:val="center"/>
          </w:tcPr>
          <w:p w14:paraId="5471C6C2">
            <w:pPr>
              <w:pStyle w:val="30"/>
            </w:pPr>
          </w:p>
        </w:tc>
        <w:tc>
          <w:tcPr>
            <w:tcW w:w="942" w:type="pct"/>
            <w:vAlign w:val="center"/>
          </w:tcPr>
          <w:p w14:paraId="2BE2E089">
            <w:pPr>
              <w:pStyle w:val="30"/>
            </w:pPr>
            <w:r>
              <w:rPr>
                <w:rFonts w:hint="eastAsia"/>
              </w:rPr>
              <w:t>法律法规校核</w:t>
            </w:r>
          </w:p>
        </w:tc>
        <w:tc>
          <w:tcPr>
            <w:tcW w:w="1146" w:type="pct"/>
            <w:vAlign w:val="center"/>
          </w:tcPr>
          <w:p w14:paraId="39CCBC5D">
            <w:pPr>
              <w:pStyle w:val="30"/>
            </w:pPr>
          </w:p>
        </w:tc>
        <w:tc>
          <w:tcPr>
            <w:tcW w:w="240" w:type="pct"/>
            <w:vAlign w:val="center"/>
          </w:tcPr>
          <w:p w14:paraId="7E631865">
            <w:pPr>
              <w:pStyle w:val="30"/>
            </w:pPr>
            <w:r>
              <w:rPr>
                <w:rFonts w:hint="eastAsia"/>
              </w:rPr>
              <w:t>1</w:t>
            </w:r>
          </w:p>
        </w:tc>
        <w:tc>
          <w:tcPr>
            <w:tcW w:w="240" w:type="pct"/>
            <w:vAlign w:val="center"/>
          </w:tcPr>
          <w:p w14:paraId="3AABC803">
            <w:pPr>
              <w:pStyle w:val="30"/>
            </w:pPr>
            <w:r>
              <w:rPr>
                <w:rFonts w:hint="eastAsia"/>
              </w:rPr>
              <w:t>3</w:t>
            </w:r>
          </w:p>
        </w:tc>
        <w:tc>
          <w:tcPr>
            <w:tcW w:w="258" w:type="pct"/>
            <w:vAlign w:val="center"/>
          </w:tcPr>
          <w:p w14:paraId="6B24F587">
            <w:pPr>
              <w:pStyle w:val="30"/>
            </w:pPr>
            <w:r>
              <w:rPr>
                <w:rFonts w:hint="eastAsia"/>
              </w:rPr>
              <w:t>3</w:t>
            </w:r>
          </w:p>
        </w:tc>
        <w:tc>
          <w:tcPr>
            <w:tcW w:w="343" w:type="pct"/>
            <w:vAlign w:val="center"/>
          </w:tcPr>
          <w:p w14:paraId="03EC1F1A">
            <w:pPr>
              <w:pStyle w:val="30"/>
            </w:pPr>
            <w:r>
              <w:rPr>
                <w:rFonts w:hint="eastAsia"/>
              </w:rPr>
              <w:t>6.1.16.3</w:t>
            </w:r>
          </w:p>
        </w:tc>
      </w:tr>
    </w:tbl>
    <w:p w14:paraId="6FD2359C">
      <w:pPr>
        <w:ind w:firstLine="480"/>
      </w:pPr>
    </w:p>
    <w:p w14:paraId="6E5F95BC">
      <w:pPr>
        <w:ind w:firstLine="480"/>
      </w:pPr>
    </w:p>
    <w:p w14:paraId="64003512">
      <w:pPr>
        <w:ind w:firstLine="480"/>
      </w:pPr>
    </w:p>
    <w:p w14:paraId="7700E367">
      <w:pPr>
        <w:ind w:firstLine="480"/>
        <w:sectPr>
          <w:pgSz w:w="16838" w:h="11906" w:orient="landscape"/>
          <w:pgMar w:top="1800" w:right="1440" w:bottom="1800" w:left="1440" w:header="851" w:footer="992" w:gutter="0"/>
          <w:cols w:space="425" w:num="1"/>
          <w:docGrid w:type="lines" w:linePitch="312" w:charSpace="0"/>
        </w:sectPr>
      </w:pPr>
    </w:p>
    <w:p w14:paraId="7820EDE3">
      <w:pPr>
        <w:pStyle w:val="4"/>
        <w:numPr>
          <w:ilvl w:val="2"/>
          <w:numId w:val="0"/>
        </w:numPr>
      </w:pPr>
      <w:bookmarkStart w:id="360" w:name="_GoBack"/>
      <w:bookmarkEnd w:id="360"/>
      <w:bookmarkStart w:id="340" w:name="_Toc31733"/>
      <w:r>
        <w:rPr>
          <w:rFonts w:hint="eastAsia" w:ascii="Times New Roman" w:hAnsi="Times New Roman" w:cs="宋体"/>
        </w:rPr>
        <w:t xml:space="preserve">7.2.2  </w:t>
      </w:r>
      <w:r>
        <w:t>产品软件、硬件产品、安全产品购置</w:t>
      </w:r>
      <w:bookmarkEnd w:id="340"/>
    </w:p>
    <w:p w14:paraId="225306E4">
      <w:pPr>
        <w:pStyle w:val="22"/>
        <w:numPr>
          <w:ilvl w:val="8"/>
          <w:numId w:val="0"/>
        </w:numPr>
        <w:rPr>
          <w:rFonts w:hint="default"/>
        </w:rPr>
      </w:pPr>
      <w:r>
        <w:rPr>
          <w:rFonts w:hint="default" w:cs="Times New Roman"/>
        </w:rPr>
        <w:t xml:space="preserve">表7.2  </w:t>
      </w:r>
      <w:r>
        <w:t>产品软件、硬件产品、安全产品购置明细表样例</w:t>
      </w:r>
    </w:p>
    <w:tbl>
      <w:tblPr>
        <w:tblStyle w:val="1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
        <w:gridCol w:w="1301"/>
        <w:gridCol w:w="1429"/>
        <w:gridCol w:w="1349"/>
        <w:gridCol w:w="1335"/>
        <w:gridCol w:w="1335"/>
        <w:gridCol w:w="1468"/>
        <w:gridCol w:w="865"/>
        <w:gridCol w:w="1585"/>
        <w:gridCol w:w="2597"/>
      </w:tblGrid>
      <w:tr w14:paraId="11D3E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318" w:type="pct"/>
            <w:vAlign w:val="center"/>
          </w:tcPr>
          <w:p w14:paraId="663C222E">
            <w:pPr>
              <w:pStyle w:val="30"/>
            </w:pPr>
            <w:r>
              <w:rPr>
                <w:rFonts w:hint="eastAsia"/>
              </w:rPr>
              <w:t>序号</w:t>
            </w:r>
          </w:p>
        </w:tc>
        <w:tc>
          <w:tcPr>
            <w:tcW w:w="459" w:type="pct"/>
            <w:vAlign w:val="center"/>
          </w:tcPr>
          <w:p w14:paraId="2BF8383F">
            <w:pPr>
              <w:pStyle w:val="30"/>
            </w:pPr>
            <w:r>
              <w:rPr>
                <w:rFonts w:hint="eastAsia"/>
              </w:rPr>
              <w:t>产品大类</w:t>
            </w:r>
          </w:p>
        </w:tc>
        <w:tc>
          <w:tcPr>
            <w:tcW w:w="504" w:type="pct"/>
            <w:vAlign w:val="center"/>
          </w:tcPr>
          <w:p w14:paraId="6C929430">
            <w:pPr>
              <w:pStyle w:val="30"/>
            </w:pPr>
            <w:r>
              <w:rPr>
                <w:rFonts w:hint="eastAsia"/>
              </w:rPr>
              <w:t>产品小类</w:t>
            </w:r>
          </w:p>
        </w:tc>
        <w:tc>
          <w:tcPr>
            <w:tcW w:w="476" w:type="pct"/>
            <w:vAlign w:val="center"/>
          </w:tcPr>
          <w:p w14:paraId="4E4BE455">
            <w:pPr>
              <w:pStyle w:val="30"/>
            </w:pPr>
            <w:r>
              <w:rPr>
                <w:rFonts w:hint="eastAsia"/>
              </w:rPr>
              <w:t>产品品牌</w:t>
            </w:r>
          </w:p>
        </w:tc>
        <w:tc>
          <w:tcPr>
            <w:tcW w:w="471" w:type="pct"/>
            <w:vAlign w:val="center"/>
          </w:tcPr>
          <w:p w14:paraId="50836420">
            <w:pPr>
              <w:pStyle w:val="30"/>
            </w:pPr>
            <w:r>
              <w:rPr>
                <w:rFonts w:hint="eastAsia"/>
              </w:rPr>
              <w:t>产品型号</w:t>
            </w:r>
          </w:p>
        </w:tc>
        <w:tc>
          <w:tcPr>
            <w:tcW w:w="471" w:type="pct"/>
            <w:vAlign w:val="center"/>
          </w:tcPr>
          <w:p w14:paraId="5BA4F1E5">
            <w:pPr>
              <w:pStyle w:val="30"/>
            </w:pPr>
            <w:r>
              <w:rPr>
                <w:rFonts w:hint="eastAsia"/>
              </w:rPr>
              <w:t>产品配置</w:t>
            </w:r>
          </w:p>
        </w:tc>
        <w:tc>
          <w:tcPr>
            <w:tcW w:w="515" w:type="pct"/>
            <w:vAlign w:val="center"/>
          </w:tcPr>
          <w:p w14:paraId="61E0C8F6">
            <w:pPr>
              <w:pStyle w:val="30"/>
            </w:pPr>
            <w:r>
              <w:rPr>
                <w:rFonts w:hint="eastAsia"/>
              </w:rPr>
              <w:t>单价（元）</w:t>
            </w:r>
          </w:p>
        </w:tc>
        <w:tc>
          <w:tcPr>
            <w:tcW w:w="305" w:type="pct"/>
            <w:vAlign w:val="center"/>
          </w:tcPr>
          <w:p w14:paraId="078A7F5B">
            <w:pPr>
              <w:pStyle w:val="30"/>
            </w:pPr>
            <w:r>
              <w:rPr>
                <w:rFonts w:hint="eastAsia"/>
              </w:rPr>
              <w:t>数量</w:t>
            </w:r>
          </w:p>
        </w:tc>
        <w:tc>
          <w:tcPr>
            <w:tcW w:w="559" w:type="pct"/>
            <w:vAlign w:val="center"/>
          </w:tcPr>
          <w:p w14:paraId="67446E71">
            <w:pPr>
              <w:pStyle w:val="30"/>
            </w:pPr>
            <w:r>
              <w:rPr>
                <w:rFonts w:hint="eastAsia"/>
              </w:rPr>
              <w:t>总金额（元）</w:t>
            </w:r>
          </w:p>
        </w:tc>
        <w:tc>
          <w:tcPr>
            <w:tcW w:w="916" w:type="pct"/>
            <w:vAlign w:val="center"/>
          </w:tcPr>
          <w:p w14:paraId="474DE195">
            <w:pPr>
              <w:pStyle w:val="30"/>
            </w:pPr>
            <w:r>
              <w:rPr>
                <w:rFonts w:hint="eastAsia"/>
              </w:rPr>
              <w:t>对应建设内容中的模块或功能章节</w:t>
            </w:r>
          </w:p>
        </w:tc>
      </w:tr>
      <w:tr w14:paraId="397F8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318" w:type="pct"/>
            <w:noWrap/>
            <w:vAlign w:val="center"/>
          </w:tcPr>
          <w:p w14:paraId="09434545">
            <w:pPr>
              <w:pStyle w:val="30"/>
            </w:pPr>
            <w:r>
              <w:rPr>
                <w:rFonts w:hint="eastAsia"/>
              </w:rPr>
              <w:t>1</w:t>
            </w:r>
          </w:p>
        </w:tc>
        <w:tc>
          <w:tcPr>
            <w:tcW w:w="459" w:type="pct"/>
            <w:vAlign w:val="center"/>
          </w:tcPr>
          <w:p w14:paraId="74C523EE">
            <w:pPr>
              <w:pStyle w:val="30"/>
            </w:pPr>
            <w:r>
              <w:rPr>
                <w:rFonts w:hint="eastAsia"/>
              </w:rPr>
              <w:t>成品软件</w:t>
            </w:r>
          </w:p>
        </w:tc>
        <w:tc>
          <w:tcPr>
            <w:tcW w:w="504" w:type="pct"/>
            <w:vAlign w:val="center"/>
          </w:tcPr>
          <w:p w14:paraId="4A0066AF">
            <w:pPr>
              <w:pStyle w:val="30"/>
            </w:pPr>
            <w:r>
              <w:rPr>
                <w:rFonts w:hint="eastAsia"/>
              </w:rPr>
              <w:t>数据上报软件</w:t>
            </w:r>
          </w:p>
        </w:tc>
        <w:tc>
          <w:tcPr>
            <w:tcW w:w="476" w:type="pct"/>
            <w:noWrap/>
            <w:vAlign w:val="center"/>
          </w:tcPr>
          <w:p w14:paraId="0C701FEB">
            <w:pPr>
              <w:pStyle w:val="30"/>
            </w:pPr>
          </w:p>
        </w:tc>
        <w:tc>
          <w:tcPr>
            <w:tcW w:w="471" w:type="pct"/>
            <w:noWrap/>
            <w:vAlign w:val="center"/>
          </w:tcPr>
          <w:p w14:paraId="448533C4">
            <w:pPr>
              <w:pStyle w:val="30"/>
            </w:pPr>
          </w:p>
        </w:tc>
        <w:tc>
          <w:tcPr>
            <w:tcW w:w="471" w:type="pct"/>
            <w:noWrap/>
            <w:vAlign w:val="center"/>
          </w:tcPr>
          <w:p w14:paraId="451FC54A">
            <w:pPr>
              <w:pStyle w:val="30"/>
            </w:pPr>
          </w:p>
        </w:tc>
        <w:tc>
          <w:tcPr>
            <w:tcW w:w="515" w:type="pct"/>
            <w:noWrap/>
            <w:vAlign w:val="center"/>
          </w:tcPr>
          <w:p w14:paraId="6EE06E9D">
            <w:pPr>
              <w:pStyle w:val="30"/>
            </w:pPr>
            <w:r>
              <w:rPr>
                <w:rFonts w:hint="eastAsia"/>
              </w:rPr>
              <w:t>100000</w:t>
            </w:r>
          </w:p>
        </w:tc>
        <w:tc>
          <w:tcPr>
            <w:tcW w:w="305" w:type="pct"/>
            <w:noWrap/>
            <w:vAlign w:val="center"/>
          </w:tcPr>
          <w:p w14:paraId="330068DC">
            <w:pPr>
              <w:pStyle w:val="30"/>
            </w:pPr>
            <w:r>
              <w:rPr>
                <w:rFonts w:hint="eastAsia"/>
              </w:rPr>
              <w:t>1</w:t>
            </w:r>
          </w:p>
        </w:tc>
        <w:tc>
          <w:tcPr>
            <w:tcW w:w="559" w:type="pct"/>
            <w:noWrap/>
            <w:vAlign w:val="center"/>
          </w:tcPr>
          <w:p w14:paraId="31C38216">
            <w:pPr>
              <w:pStyle w:val="30"/>
            </w:pPr>
            <w:r>
              <w:rPr>
                <w:rFonts w:hint="eastAsia"/>
              </w:rPr>
              <w:t>100000</w:t>
            </w:r>
          </w:p>
        </w:tc>
        <w:tc>
          <w:tcPr>
            <w:tcW w:w="916" w:type="pct"/>
            <w:vAlign w:val="center"/>
          </w:tcPr>
          <w:p w14:paraId="34624861">
            <w:pPr>
              <w:pStyle w:val="30"/>
            </w:pPr>
            <w:r>
              <w:rPr>
                <w:rFonts w:hint="eastAsia"/>
              </w:rPr>
              <w:t>6.2</w:t>
            </w:r>
          </w:p>
        </w:tc>
      </w:tr>
      <w:tr w14:paraId="3C62C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318" w:type="pct"/>
            <w:noWrap/>
            <w:vAlign w:val="center"/>
          </w:tcPr>
          <w:p w14:paraId="6CA59455">
            <w:pPr>
              <w:pStyle w:val="30"/>
            </w:pPr>
            <w:r>
              <w:rPr>
                <w:rFonts w:hint="eastAsia"/>
              </w:rPr>
              <w:t>2</w:t>
            </w:r>
          </w:p>
        </w:tc>
        <w:tc>
          <w:tcPr>
            <w:tcW w:w="459" w:type="pct"/>
            <w:vAlign w:val="center"/>
          </w:tcPr>
          <w:p w14:paraId="2738734C">
            <w:pPr>
              <w:pStyle w:val="30"/>
            </w:pPr>
            <w:r>
              <w:rPr>
                <w:rFonts w:hint="eastAsia"/>
              </w:rPr>
              <w:t>成品软件</w:t>
            </w:r>
          </w:p>
        </w:tc>
        <w:tc>
          <w:tcPr>
            <w:tcW w:w="504" w:type="pct"/>
            <w:vAlign w:val="center"/>
          </w:tcPr>
          <w:p w14:paraId="3BABEC2C">
            <w:pPr>
              <w:pStyle w:val="30"/>
            </w:pPr>
            <w:r>
              <w:rPr>
                <w:rFonts w:hint="eastAsia"/>
              </w:rPr>
              <w:t>干部人事档案管理信息系统</w:t>
            </w:r>
          </w:p>
        </w:tc>
        <w:tc>
          <w:tcPr>
            <w:tcW w:w="476" w:type="pct"/>
            <w:noWrap/>
            <w:vAlign w:val="center"/>
          </w:tcPr>
          <w:p w14:paraId="4D902B5A">
            <w:pPr>
              <w:pStyle w:val="30"/>
            </w:pPr>
          </w:p>
        </w:tc>
        <w:tc>
          <w:tcPr>
            <w:tcW w:w="471" w:type="pct"/>
            <w:noWrap/>
            <w:vAlign w:val="center"/>
          </w:tcPr>
          <w:p w14:paraId="2EDBED98">
            <w:pPr>
              <w:pStyle w:val="30"/>
            </w:pPr>
          </w:p>
        </w:tc>
        <w:tc>
          <w:tcPr>
            <w:tcW w:w="471" w:type="pct"/>
            <w:noWrap/>
            <w:vAlign w:val="center"/>
          </w:tcPr>
          <w:p w14:paraId="4636A826">
            <w:pPr>
              <w:pStyle w:val="30"/>
            </w:pPr>
          </w:p>
        </w:tc>
        <w:tc>
          <w:tcPr>
            <w:tcW w:w="515" w:type="pct"/>
            <w:noWrap/>
            <w:vAlign w:val="center"/>
          </w:tcPr>
          <w:p w14:paraId="39DDA208">
            <w:pPr>
              <w:pStyle w:val="30"/>
            </w:pPr>
            <w:r>
              <w:rPr>
                <w:rFonts w:hint="eastAsia"/>
              </w:rPr>
              <w:t>380000</w:t>
            </w:r>
          </w:p>
        </w:tc>
        <w:tc>
          <w:tcPr>
            <w:tcW w:w="305" w:type="pct"/>
            <w:noWrap/>
            <w:vAlign w:val="center"/>
          </w:tcPr>
          <w:p w14:paraId="069DD9C9">
            <w:pPr>
              <w:pStyle w:val="30"/>
            </w:pPr>
            <w:r>
              <w:rPr>
                <w:rFonts w:hint="eastAsia"/>
              </w:rPr>
              <w:t>1</w:t>
            </w:r>
          </w:p>
        </w:tc>
        <w:tc>
          <w:tcPr>
            <w:tcW w:w="559" w:type="pct"/>
            <w:noWrap/>
            <w:vAlign w:val="center"/>
          </w:tcPr>
          <w:p w14:paraId="70B8B56E">
            <w:pPr>
              <w:pStyle w:val="30"/>
            </w:pPr>
            <w:r>
              <w:rPr>
                <w:rFonts w:hint="eastAsia"/>
              </w:rPr>
              <w:t>380000</w:t>
            </w:r>
          </w:p>
        </w:tc>
        <w:tc>
          <w:tcPr>
            <w:tcW w:w="916" w:type="pct"/>
            <w:vAlign w:val="center"/>
          </w:tcPr>
          <w:p w14:paraId="79152CC0">
            <w:pPr>
              <w:pStyle w:val="30"/>
            </w:pPr>
            <w:r>
              <w:rPr>
                <w:rFonts w:hint="eastAsia"/>
              </w:rPr>
              <w:t>6.2</w:t>
            </w:r>
          </w:p>
        </w:tc>
      </w:tr>
      <w:tr w14:paraId="3B4A9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3217" w:type="pct"/>
            <w:gridSpan w:val="7"/>
            <w:noWrap/>
            <w:vAlign w:val="center"/>
          </w:tcPr>
          <w:p w14:paraId="33C2FEDF">
            <w:pPr>
              <w:pStyle w:val="30"/>
            </w:pPr>
            <w:r>
              <w:rPr>
                <w:rFonts w:hint="eastAsia"/>
              </w:rPr>
              <w:t>合计</w:t>
            </w:r>
          </w:p>
        </w:tc>
        <w:tc>
          <w:tcPr>
            <w:tcW w:w="305" w:type="pct"/>
            <w:noWrap/>
            <w:vAlign w:val="center"/>
          </w:tcPr>
          <w:p w14:paraId="5AB880E2">
            <w:pPr>
              <w:pStyle w:val="30"/>
            </w:pPr>
          </w:p>
        </w:tc>
        <w:tc>
          <w:tcPr>
            <w:tcW w:w="559" w:type="pct"/>
            <w:noWrap/>
            <w:vAlign w:val="center"/>
          </w:tcPr>
          <w:p w14:paraId="73355011">
            <w:pPr>
              <w:pStyle w:val="30"/>
            </w:pPr>
            <w:r>
              <w:rPr>
                <w:rFonts w:hint="eastAsia"/>
              </w:rPr>
              <w:t>480000</w:t>
            </w:r>
          </w:p>
        </w:tc>
        <w:tc>
          <w:tcPr>
            <w:tcW w:w="916" w:type="pct"/>
            <w:vAlign w:val="center"/>
          </w:tcPr>
          <w:p w14:paraId="5F4D8094">
            <w:pPr>
              <w:pStyle w:val="30"/>
            </w:pPr>
          </w:p>
        </w:tc>
      </w:tr>
    </w:tbl>
    <w:p w14:paraId="378B7C99">
      <w:pPr>
        <w:ind w:firstLine="0" w:firstLineChars="0"/>
      </w:pPr>
    </w:p>
    <w:p w14:paraId="7D37D644">
      <w:pPr>
        <w:pStyle w:val="4"/>
        <w:numPr>
          <w:ilvl w:val="2"/>
          <w:numId w:val="0"/>
        </w:numPr>
      </w:pPr>
      <w:bookmarkStart w:id="341" w:name="_Toc4203"/>
      <w:r>
        <w:rPr>
          <w:rFonts w:hint="eastAsia" w:ascii="Times New Roman" w:hAnsi="Times New Roman" w:cs="宋体"/>
        </w:rPr>
        <w:t xml:space="preserve">7.2.3  </w:t>
      </w:r>
      <w:r>
        <w:rPr>
          <w:rFonts w:hint="eastAsia"/>
        </w:rPr>
        <w:t>数据治理服务投资估算</w:t>
      </w:r>
      <w:bookmarkEnd w:id="341"/>
    </w:p>
    <w:p w14:paraId="6223E2FD">
      <w:pPr>
        <w:pStyle w:val="22"/>
        <w:numPr>
          <w:ilvl w:val="8"/>
          <w:numId w:val="0"/>
        </w:numPr>
        <w:rPr>
          <w:rFonts w:hint="default"/>
        </w:rPr>
      </w:pPr>
      <w:r>
        <w:rPr>
          <w:rFonts w:hint="default" w:cs="Times New Roman"/>
        </w:rPr>
        <w:t xml:space="preserve">表7.3  </w:t>
      </w:r>
      <w:r>
        <w:t>数据治理服务投资估算</w:t>
      </w:r>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5"/>
        <w:gridCol w:w="646"/>
        <w:gridCol w:w="1673"/>
        <w:gridCol w:w="646"/>
        <w:gridCol w:w="990"/>
        <w:gridCol w:w="1673"/>
        <w:gridCol w:w="4585"/>
        <w:gridCol w:w="1330"/>
        <w:gridCol w:w="990"/>
        <w:gridCol w:w="990"/>
      </w:tblGrid>
      <w:tr w14:paraId="4A0C7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28" w:type="pct"/>
            <w:vAlign w:val="center"/>
          </w:tcPr>
          <w:p w14:paraId="15C80085">
            <w:pPr>
              <w:pStyle w:val="30"/>
            </w:pPr>
            <w:r>
              <w:rPr>
                <w:rFonts w:hint="eastAsia"/>
              </w:rPr>
              <w:t>序号</w:t>
            </w:r>
          </w:p>
        </w:tc>
        <w:tc>
          <w:tcPr>
            <w:tcW w:w="228" w:type="pct"/>
            <w:vAlign w:val="center"/>
          </w:tcPr>
          <w:p w14:paraId="34C8A46A">
            <w:pPr>
              <w:pStyle w:val="30"/>
            </w:pPr>
            <w:r>
              <w:rPr>
                <w:rFonts w:hint="eastAsia"/>
              </w:rPr>
              <w:t>对应子系统</w:t>
            </w:r>
          </w:p>
        </w:tc>
        <w:tc>
          <w:tcPr>
            <w:tcW w:w="590" w:type="pct"/>
            <w:vAlign w:val="center"/>
          </w:tcPr>
          <w:p w14:paraId="105855E5">
            <w:pPr>
              <w:pStyle w:val="30"/>
            </w:pPr>
            <w:r>
              <w:rPr>
                <w:rFonts w:hint="eastAsia"/>
              </w:rPr>
              <w:t>数据治理</w:t>
            </w:r>
            <w:r>
              <w:rPr>
                <w:rFonts w:hint="eastAsia"/>
              </w:rPr>
              <w:br w:type="textWrapping"/>
            </w:r>
            <w:r>
              <w:rPr>
                <w:rFonts w:hint="eastAsia"/>
              </w:rPr>
              <w:t>服务事项</w:t>
            </w:r>
          </w:p>
        </w:tc>
        <w:tc>
          <w:tcPr>
            <w:tcW w:w="228" w:type="pct"/>
            <w:vAlign w:val="center"/>
          </w:tcPr>
          <w:p w14:paraId="27E3EE70">
            <w:pPr>
              <w:pStyle w:val="30"/>
            </w:pPr>
            <w:r>
              <w:rPr>
                <w:rFonts w:hint="eastAsia"/>
              </w:rPr>
              <w:t>测算单位</w:t>
            </w:r>
          </w:p>
        </w:tc>
        <w:tc>
          <w:tcPr>
            <w:tcW w:w="349" w:type="pct"/>
            <w:vAlign w:val="center"/>
          </w:tcPr>
          <w:p w14:paraId="6E3EF3A9">
            <w:pPr>
              <w:pStyle w:val="30"/>
            </w:pPr>
            <w:r>
              <w:rPr>
                <w:rFonts w:hint="eastAsia"/>
              </w:rPr>
              <w:t>工作量</w:t>
            </w:r>
          </w:p>
        </w:tc>
        <w:tc>
          <w:tcPr>
            <w:tcW w:w="590" w:type="pct"/>
            <w:vAlign w:val="center"/>
          </w:tcPr>
          <w:p w14:paraId="00168459">
            <w:pPr>
              <w:pStyle w:val="30"/>
            </w:pPr>
            <w:r>
              <w:rPr>
                <w:rFonts w:hint="eastAsia"/>
              </w:rPr>
              <w:t>治理对象及范围（数据来源）</w:t>
            </w:r>
          </w:p>
        </w:tc>
        <w:tc>
          <w:tcPr>
            <w:tcW w:w="1617" w:type="pct"/>
            <w:vAlign w:val="center"/>
          </w:tcPr>
          <w:p w14:paraId="7ADFF7CF">
            <w:pPr>
              <w:pStyle w:val="30"/>
            </w:pPr>
            <w:r>
              <w:rPr>
                <w:rFonts w:hint="eastAsia"/>
              </w:rPr>
              <w:t>服务内容</w:t>
            </w:r>
          </w:p>
        </w:tc>
        <w:tc>
          <w:tcPr>
            <w:tcW w:w="469" w:type="pct"/>
            <w:vAlign w:val="center"/>
          </w:tcPr>
          <w:p w14:paraId="7D32CA37">
            <w:pPr>
              <w:pStyle w:val="30"/>
            </w:pPr>
            <w:r>
              <w:rPr>
                <w:rFonts w:hint="eastAsia"/>
              </w:rPr>
              <w:t>治理成效及交付物</w:t>
            </w:r>
          </w:p>
        </w:tc>
        <w:tc>
          <w:tcPr>
            <w:tcW w:w="349" w:type="pct"/>
            <w:vAlign w:val="center"/>
          </w:tcPr>
          <w:p w14:paraId="20849DF0">
            <w:pPr>
              <w:pStyle w:val="30"/>
            </w:pPr>
            <w:r>
              <w:rPr>
                <w:rFonts w:hint="eastAsia"/>
              </w:rPr>
              <w:t>申报金额</w:t>
            </w:r>
            <w:r>
              <w:rPr>
                <w:rFonts w:hint="eastAsia"/>
              </w:rPr>
              <w:br w:type="textWrapping"/>
            </w:r>
            <w:r>
              <w:rPr>
                <w:rFonts w:hint="eastAsia"/>
              </w:rPr>
              <w:t>（万元）</w:t>
            </w:r>
          </w:p>
        </w:tc>
        <w:tc>
          <w:tcPr>
            <w:tcW w:w="349" w:type="pct"/>
            <w:vAlign w:val="center"/>
          </w:tcPr>
          <w:p w14:paraId="1AABC0B4">
            <w:pPr>
              <w:pStyle w:val="30"/>
            </w:pPr>
            <w:r>
              <w:rPr>
                <w:rFonts w:hint="eastAsia"/>
              </w:rPr>
              <w:t>关联的系统的数据治理功能模块</w:t>
            </w:r>
          </w:p>
        </w:tc>
      </w:tr>
      <w:tr w14:paraId="68E04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28" w:type="pct"/>
            <w:noWrap/>
            <w:vAlign w:val="center"/>
          </w:tcPr>
          <w:p w14:paraId="5BFB1853">
            <w:pPr>
              <w:pStyle w:val="30"/>
            </w:pPr>
            <w:r>
              <w:rPr>
                <w:rFonts w:hint="eastAsia"/>
              </w:rPr>
              <w:t>1</w:t>
            </w:r>
          </w:p>
        </w:tc>
        <w:tc>
          <w:tcPr>
            <w:tcW w:w="228" w:type="pct"/>
            <w:vMerge w:val="restart"/>
            <w:vAlign w:val="center"/>
          </w:tcPr>
          <w:p w14:paraId="4AE11134">
            <w:pPr>
              <w:pStyle w:val="30"/>
            </w:pPr>
            <w:r>
              <w:rPr>
                <w:rFonts w:hint="eastAsia"/>
              </w:rPr>
              <w:t>干部人才管理子系统</w:t>
            </w:r>
          </w:p>
        </w:tc>
        <w:tc>
          <w:tcPr>
            <w:tcW w:w="590" w:type="pct"/>
            <w:noWrap/>
            <w:vAlign w:val="center"/>
          </w:tcPr>
          <w:p w14:paraId="375DC4B1">
            <w:pPr>
              <w:pStyle w:val="30"/>
            </w:pPr>
            <w:r>
              <w:rPr>
                <w:rFonts w:hint="eastAsia"/>
              </w:rPr>
              <w:t>数据标签</w:t>
            </w:r>
          </w:p>
        </w:tc>
        <w:tc>
          <w:tcPr>
            <w:tcW w:w="228" w:type="pct"/>
            <w:vAlign w:val="center"/>
          </w:tcPr>
          <w:p w14:paraId="234F9B1C">
            <w:pPr>
              <w:pStyle w:val="30"/>
            </w:pPr>
            <w:r>
              <w:rPr>
                <w:rFonts w:hint="eastAsia"/>
              </w:rPr>
              <w:t>个</w:t>
            </w:r>
          </w:p>
        </w:tc>
        <w:tc>
          <w:tcPr>
            <w:tcW w:w="349" w:type="pct"/>
            <w:vAlign w:val="center"/>
          </w:tcPr>
          <w:p w14:paraId="3FFE4EB9">
            <w:pPr>
              <w:pStyle w:val="30"/>
            </w:pPr>
            <w:r>
              <w:rPr>
                <w:rFonts w:hint="eastAsia"/>
              </w:rPr>
              <w:t>50</w:t>
            </w:r>
          </w:p>
        </w:tc>
        <w:tc>
          <w:tcPr>
            <w:tcW w:w="590" w:type="pct"/>
            <w:vAlign w:val="center"/>
          </w:tcPr>
          <w:p w14:paraId="1A1EE8F9">
            <w:pPr>
              <w:pStyle w:val="30"/>
            </w:pPr>
            <w:r>
              <w:rPr>
                <w:rFonts w:hint="eastAsia"/>
              </w:rPr>
              <w:t>人员信息标签。给9000多名干部贴上数据标签，每个干部人员的多个标签维度，涉及约50个标签规则</w:t>
            </w:r>
          </w:p>
        </w:tc>
        <w:tc>
          <w:tcPr>
            <w:tcW w:w="1617" w:type="pct"/>
            <w:vAlign w:val="center"/>
          </w:tcPr>
          <w:p w14:paraId="2EDC6329">
            <w:pPr>
              <w:pStyle w:val="30"/>
            </w:pPr>
            <w:r>
              <w:rPr>
                <w:rFonts w:hint="eastAsia"/>
              </w:rPr>
              <w:t>每个干部具有多个标签维度需要梳理：</w:t>
            </w:r>
            <w:r>
              <w:rPr>
                <w:rFonts w:hint="eastAsia"/>
              </w:rPr>
              <w:br w:type="textWrapping"/>
            </w:r>
            <w:r>
              <w:rPr>
                <w:rFonts w:hint="eastAsia"/>
              </w:rPr>
              <w:t>1.基本信息的标签包括籍贯、党派、出生地、性别、学历学位等</w:t>
            </w:r>
            <w:r>
              <w:rPr>
                <w:rFonts w:hint="eastAsia"/>
              </w:rPr>
              <w:br w:type="textWrapping"/>
            </w:r>
            <w:r>
              <w:rPr>
                <w:rFonts w:hint="eastAsia"/>
              </w:rPr>
              <w:t>2.业务标签包括职称、职务、职级、职务层次、人员类别、编制类型等</w:t>
            </w:r>
            <w:r>
              <w:rPr>
                <w:rFonts w:hint="eastAsia"/>
              </w:rPr>
              <w:br w:type="textWrapping"/>
            </w:r>
            <w:r>
              <w:rPr>
                <w:rFonts w:hint="eastAsia"/>
              </w:rPr>
              <w:t>3.主观标签包括熟悉领域、重要经历、能力素质等</w:t>
            </w:r>
            <w:r>
              <w:rPr>
                <w:rFonts w:hint="eastAsia"/>
              </w:rPr>
              <w:br w:type="textWrapping"/>
            </w:r>
            <w:r>
              <w:rPr>
                <w:rFonts w:hint="eastAsia"/>
              </w:rPr>
              <w:t>4.每个干部的标签可能是多选、可能是单选，单个人员预计有50个标签需要打。</w:t>
            </w:r>
          </w:p>
        </w:tc>
        <w:tc>
          <w:tcPr>
            <w:tcW w:w="469" w:type="pct"/>
            <w:vAlign w:val="center"/>
          </w:tcPr>
          <w:p w14:paraId="57D4F967">
            <w:pPr>
              <w:pStyle w:val="30"/>
            </w:pPr>
            <w:r>
              <w:rPr>
                <w:rFonts w:hint="eastAsia"/>
              </w:rPr>
              <w:t>多个人员的数据标签打完后，可以根据标签快速检索人员，辅助领导在选人用人的时候，快速定位人员信息，如一键查询查询“90后八级职员中，优秀年轻的非中共、少数民族、女性干部”</w:t>
            </w:r>
          </w:p>
        </w:tc>
        <w:tc>
          <w:tcPr>
            <w:tcW w:w="349" w:type="pct"/>
            <w:noWrap/>
            <w:vAlign w:val="center"/>
          </w:tcPr>
          <w:p w14:paraId="2070D8A2">
            <w:pPr>
              <w:pStyle w:val="30"/>
            </w:pPr>
            <w:r>
              <w:rPr>
                <w:rFonts w:hint="eastAsia"/>
              </w:rPr>
              <w:t>2</w:t>
            </w:r>
          </w:p>
        </w:tc>
        <w:tc>
          <w:tcPr>
            <w:tcW w:w="349" w:type="pct"/>
            <w:vAlign w:val="center"/>
          </w:tcPr>
          <w:p w14:paraId="24338E21">
            <w:pPr>
              <w:pStyle w:val="30"/>
            </w:pPr>
            <w:r>
              <w:rPr>
                <w:rFonts w:hint="eastAsia"/>
              </w:rPr>
              <w:t>1.干部查询</w:t>
            </w:r>
            <w:r>
              <w:rPr>
                <w:rFonts w:hint="eastAsia"/>
              </w:rPr>
              <w:br w:type="textWrapping"/>
            </w:r>
            <w:r>
              <w:rPr>
                <w:rFonts w:hint="eastAsia"/>
              </w:rPr>
              <w:t>2.选拔用人</w:t>
            </w:r>
            <w:r>
              <w:rPr>
                <w:rFonts w:hint="eastAsia"/>
              </w:rPr>
              <w:br w:type="textWrapping"/>
            </w:r>
            <w:r>
              <w:rPr>
                <w:rFonts w:hint="eastAsia"/>
              </w:rPr>
              <w:t>3.移动端查询</w:t>
            </w:r>
            <w:r>
              <w:rPr>
                <w:rFonts w:hint="eastAsia"/>
              </w:rPr>
              <w:br w:type="textWrapping"/>
            </w:r>
            <w:r>
              <w:rPr>
                <w:rFonts w:hint="eastAsia"/>
              </w:rPr>
              <w:t>4.研判分析</w:t>
            </w:r>
          </w:p>
        </w:tc>
      </w:tr>
      <w:tr w14:paraId="4995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28" w:type="pct"/>
            <w:noWrap/>
            <w:vAlign w:val="center"/>
          </w:tcPr>
          <w:p w14:paraId="7E58CA42">
            <w:pPr>
              <w:pStyle w:val="30"/>
            </w:pPr>
            <w:r>
              <w:rPr>
                <w:rFonts w:hint="eastAsia"/>
              </w:rPr>
              <w:t>2</w:t>
            </w:r>
          </w:p>
        </w:tc>
        <w:tc>
          <w:tcPr>
            <w:tcW w:w="228" w:type="pct"/>
            <w:vMerge w:val="continue"/>
            <w:vAlign w:val="center"/>
          </w:tcPr>
          <w:p w14:paraId="2F545278">
            <w:pPr>
              <w:pStyle w:val="30"/>
            </w:pPr>
          </w:p>
        </w:tc>
        <w:tc>
          <w:tcPr>
            <w:tcW w:w="590" w:type="pct"/>
            <w:noWrap/>
            <w:vAlign w:val="center"/>
          </w:tcPr>
          <w:p w14:paraId="50EC8F3F">
            <w:pPr>
              <w:pStyle w:val="30"/>
            </w:pPr>
            <w:r>
              <w:rPr>
                <w:rFonts w:hint="eastAsia"/>
              </w:rPr>
              <w:t>数据融合</w:t>
            </w:r>
          </w:p>
        </w:tc>
        <w:tc>
          <w:tcPr>
            <w:tcW w:w="228" w:type="pct"/>
            <w:vAlign w:val="center"/>
          </w:tcPr>
          <w:p w14:paraId="1E4052EF">
            <w:pPr>
              <w:pStyle w:val="30"/>
            </w:pPr>
            <w:r>
              <w:rPr>
                <w:rFonts w:hint="eastAsia"/>
              </w:rPr>
              <w:t>万条</w:t>
            </w:r>
          </w:p>
        </w:tc>
        <w:tc>
          <w:tcPr>
            <w:tcW w:w="349" w:type="pct"/>
            <w:vAlign w:val="center"/>
          </w:tcPr>
          <w:p w14:paraId="24BA55A5">
            <w:pPr>
              <w:pStyle w:val="30"/>
            </w:pPr>
            <w:r>
              <w:rPr>
                <w:rFonts w:hint="eastAsia"/>
              </w:rPr>
              <w:t>10</w:t>
            </w:r>
          </w:p>
        </w:tc>
        <w:tc>
          <w:tcPr>
            <w:tcW w:w="590" w:type="pct"/>
            <w:vAlign w:val="center"/>
          </w:tcPr>
          <w:p w14:paraId="1B7464F9">
            <w:pPr>
              <w:pStyle w:val="30"/>
            </w:pPr>
            <w:r>
              <w:rPr>
                <w:rFonts w:hint="eastAsia"/>
              </w:rPr>
              <w:t>人员个人信息、业务信息整合。给近万名干部的个人信息进行数据整合，主要如干部的考核、奖惩、简历、工作单位及职务、家庭成员信息等数据进行结构化融合</w:t>
            </w:r>
          </w:p>
        </w:tc>
        <w:tc>
          <w:tcPr>
            <w:tcW w:w="1617" w:type="pct"/>
            <w:vAlign w:val="center"/>
          </w:tcPr>
          <w:p w14:paraId="5B52699D">
            <w:pPr>
              <w:pStyle w:val="30"/>
            </w:pPr>
            <w:r>
              <w:rPr>
                <w:rFonts w:hint="eastAsia"/>
              </w:rPr>
              <w:t>每个干部的多个非结构化信息再进行新系统承建的时候，需要对数据进行结构化重组与融合，例如：</w:t>
            </w:r>
            <w:r>
              <w:rPr>
                <w:rFonts w:hint="eastAsia"/>
              </w:rPr>
              <w:br w:type="textWrapping"/>
            </w:r>
            <w:r>
              <w:rPr>
                <w:rFonts w:hint="eastAsia"/>
              </w:rPr>
              <w:t>1.多个奖惩描述信息，需要进行结构化，完成数据标准化的格式输出“2019年，获得嘉奖；2020年，获得三等功”；</w:t>
            </w:r>
            <w:r>
              <w:rPr>
                <w:rFonts w:hint="eastAsia"/>
              </w:rPr>
              <w:br w:type="textWrapping"/>
            </w:r>
            <w:r>
              <w:rPr>
                <w:rFonts w:hint="eastAsia"/>
              </w:rPr>
              <w:t>2.多年的考核数据需要进行结构化，如十年以来每年的干部考核信息需要转换成“2010年考核优秀、2021年考核称职、2022年考核基本称职”；</w:t>
            </w:r>
          </w:p>
        </w:tc>
        <w:tc>
          <w:tcPr>
            <w:tcW w:w="469" w:type="pct"/>
            <w:vAlign w:val="center"/>
          </w:tcPr>
          <w:p w14:paraId="03AA9EFB">
            <w:pPr>
              <w:pStyle w:val="30"/>
            </w:pPr>
            <w:r>
              <w:rPr>
                <w:rFonts w:hint="eastAsia"/>
              </w:rPr>
              <w:t>每个干部的结构化数据可以在页面总结归纳出来，以结构化、条理性的形式展现在页面。</w:t>
            </w:r>
          </w:p>
        </w:tc>
        <w:tc>
          <w:tcPr>
            <w:tcW w:w="349" w:type="pct"/>
            <w:noWrap/>
            <w:vAlign w:val="center"/>
          </w:tcPr>
          <w:p w14:paraId="43A1A8B9">
            <w:pPr>
              <w:pStyle w:val="30"/>
            </w:pPr>
            <w:r>
              <w:rPr>
                <w:rFonts w:hint="eastAsia"/>
              </w:rPr>
              <w:t>3</w:t>
            </w:r>
          </w:p>
        </w:tc>
        <w:tc>
          <w:tcPr>
            <w:tcW w:w="349" w:type="pct"/>
            <w:vAlign w:val="center"/>
          </w:tcPr>
          <w:p w14:paraId="2BD29B1F">
            <w:pPr>
              <w:pStyle w:val="30"/>
            </w:pPr>
            <w:r>
              <w:rPr>
                <w:rFonts w:hint="eastAsia"/>
              </w:rPr>
              <w:t>1.干部管理</w:t>
            </w:r>
            <w:r>
              <w:rPr>
                <w:rFonts w:hint="eastAsia"/>
              </w:rPr>
              <w:br w:type="textWrapping"/>
            </w:r>
            <w:r>
              <w:rPr>
                <w:rFonts w:hint="eastAsia"/>
              </w:rPr>
              <w:t>2.任免审批表</w:t>
            </w:r>
            <w:r>
              <w:rPr>
                <w:rFonts w:hint="eastAsia"/>
              </w:rPr>
              <w:br w:type="textWrapping"/>
            </w:r>
            <w:r>
              <w:rPr>
                <w:rFonts w:hint="eastAsia"/>
              </w:rPr>
              <w:t>3.干部奖惩</w:t>
            </w:r>
            <w:r>
              <w:rPr>
                <w:rFonts w:hint="eastAsia"/>
              </w:rPr>
              <w:br w:type="textWrapping"/>
            </w:r>
            <w:r>
              <w:rPr>
                <w:rFonts w:hint="eastAsia"/>
              </w:rPr>
              <w:t>4.干部考核</w:t>
            </w:r>
            <w:r>
              <w:rPr>
                <w:rFonts w:hint="eastAsia"/>
              </w:rPr>
              <w:br w:type="textWrapping"/>
            </w:r>
            <w:r>
              <w:rPr>
                <w:rFonts w:hint="eastAsia"/>
              </w:rPr>
              <w:t>5.经历综述</w:t>
            </w:r>
          </w:p>
        </w:tc>
      </w:tr>
      <w:tr w14:paraId="3FC6D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28" w:type="pct"/>
            <w:noWrap/>
            <w:vAlign w:val="center"/>
          </w:tcPr>
          <w:p w14:paraId="12E28F30">
            <w:pPr>
              <w:pStyle w:val="30"/>
            </w:pPr>
            <w:r>
              <w:rPr>
                <w:rFonts w:hint="eastAsia"/>
              </w:rPr>
              <w:t>3</w:t>
            </w:r>
          </w:p>
        </w:tc>
        <w:tc>
          <w:tcPr>
            <w:tcW w:w="228" w:type="pct"/>
            <w:vMerge w:val="continue"/>
            <w:vAlign w:val="center"/>
          </w:tcPr>
          <w:p w14:paraId="189BF30A">
            <w:pPr>
              <w:pStyle w:val="30"/>
            </w:pPr>
          </w:p>
        </w:tc>
        <w:tc>
          <w:tcPr>
            <w:tcW w:w="590" w:type="pct"/>
            <w:noWrap/>
            <w:vAlign w:val="center"/>
          </w:tcPr>
          <w:p w14:paraId="31C78EDD">
            <w:pPr>
              <w:pStyle w:val="30"/>
            </w:pPr>
            <w:r>
              <w:rPr>
                <w:rFonts w:hint="eastAsia"/>
              </w:rPr>
              <w:t>数据融合</w:t>
            </w:r>
          </w:p>
        </w:tc>
        <w:tc>
          <w:tcPr>
            <w:tcW w:w="228" w:type="pct"/>
            <w:vAlign w:val="center"/>
          </w:tcPr>
          <w:p w14:paraId="4FC09205">
            <w:pPr>
              <w:pStyle w:val="30"/>
            </w:pPr>
            <w:r>
              <w:rPr>
                <w:rFonts w:hint="eastAsia"/>
              </w:rPr>
              <w:t>万条</w:t>
            </w:r>
          </w:p>
        </w:tc>
        <w:tc>
          <w:tcPr>
            <w:tcW w:w="349" w:type="pct"/>
            <w:vAlign w:val="center"/>
          </w:tcPr>
          <w:p w14:paraId="29AEAC93">
            <w:pPr>
              <w:pStyle w:val="30"/>
            </w:pPr>
            <w:r>
              <w:rPr>
                <w:rFonts w:hint="eastAsia"/>
              </w:rPr>
              <w:t>3</w:t>
            </w:r>
          </w:p>
        </w:tc>
        <w:tc>
          <w:tcPr>
            <w:tcW w:w="590" w:type="pct"/>
            <w:vAlign w:val="center"/>
          </w:tcPr>
          <w:p w14:paraId="2D1F4651">
            <w:pPr>
              <w:pStyle w:val="30"/>
            </w:pPr>
            <w:r>
              <w:rPr>
                <w:rFonts w:hint="eastAsia"/>
              </w:rPr>
              <w:t>涉及数据转换、数据比对。给近万名干部信息的部分业务字段进行转换，如，时间格式、籍贯、出生地、学历学位、所学专业等。</w:t>
            </w:r>
          </w:p>
        </w:tc>
        <w:tc>
          <w:tcPr>
            <w:tcW w:w="1617" w:type="pct"/>
            <w:vAlign w:val="center"/>
          </w:tcPr>
          <w:p w14:paraId="23D94CC5">
            <w:pPr>
              <w:pStyle w:val="30"/>
            </w:pPr>
            <w:r>
              <w:rPr>
                <w:rFonts w:hint="eastAsia"/>
              </w:rPr>
              <w:t>对于部分历史数据或者其他业务系统的数据，因为格式和新的业务要求，需要对数据进行转换、比对等操作，例如：</w:t>
            </w:r>
            <w:r>
              <w:rPr>
                <w:rFonts w:hint="eastAsia"/>
              </w:rPr>
              <w:br w:type="textWrapping"/>
            </w:r>
            <w:r>
              <w:rPr>
                <w:rFonts w:hint="eastAsia"/>
              </w:rPr>
              <w:t>1.格式为2006年06月入党的干部，需要对数据进行转换，转换格式为“2006.06”；</w:t>
            </w:r>
            <w:r>
              <w:rPr>
                <w:rFonts w:hint="eastAsia"/>
              </w:rPr>
              <w:br w:type="textWrapping"/>
            </w:r>
            <w:r>
              <w:rPr>
                <w:rFonts w:hint="eastAsia"/>
              </w:rPr>
              <w:t>2.对于人员学历为“xxx研究生”的描述，需要将学历确认转换为“研究生”；</w:t>
            </w:r>
            <w:r>
              <w:rPr>
                <w:rFonts w:hint="eastAsia"/>
              </w:rPr>
              <w:br w:type="textWrapping"/>
            </w:r>
            <w:r>
              <w:rPr>
                <w:rFonts w:hint="eastAsia"/>
              </w:rPr>
              <w:t>3.对于某些新兴专业，如最近新出现的”无人机“专业，需要将其比对过后，确定为“物联网”专业。</w:t>
            </w:r>
          </w:p>
        </w:tc>
        <w:tc>
          <w:tcPr>
            <w:tcW w:w="469" w:type="pct"/>
            <w:vAlign w:val="center"/>
          </w:tcPr>
          <w:p w14:paraId="6262F602">
            <w:pPr>
              <w:pStyle w:val="30"/>
            </w:pPr>
            <w:r>
              <w:rPr>
                <w:rFonts w:hint="eastAsia"/>
              </w:rPr>
              <w:t>每个干部的格式信息可以按照zztx的标准规范展示，如“年月”、“年月日”、“山东青岛”等标准规范显示。</w:t>
            </w:r>
          </w:p>
        </w:tc>
        <w:tc>
          <w:tcPr>
            <w:tcW w:w="349" w:type="pct"/>
            <w:noWrap/>
            <w:vAlign w:val="center"/>
          </w:tcPr>
          <w:p w14:paraId="09849FC5">
            <w:pPr>
              <w:pStyle w:val="30"/>
            </w:pPr>
            <w:r>
              <w:rPr>
                <w:rFonts w:hint="eastAsia"/>
              </w:rPr>
              <w:t>3</w:t>
            </w:r>
          </w:p>
        </w:tc>
        <w:tc>
          <w:tcPr>
            <w:tcW w:w="349" w:type="pct"/>
            <w:vAlign w:val="center"/>
          </w:tcPr>
          <w:p w14:paraId="3FF1F167">
            <w:pPr>
              <w:pStyle w:val="30"/>
            </w:pPr>
            <w:r>
              <w:rPr>
                <w:rFonts w:hint="eastAsia"/>
              </w:rPr>
              <w:t>1.出生年月</w:t>
            </w:r>
            <w:r>
              <w:rPr>
                <w:rFonts w:hint="eastAsia"/>
              </w:rPr>
              <w:br w:type="textWrapping"/>
            </w:r>
            <w:r>
              <w:rPr>
                <w:rFonts w:hint="eastAsia"/>
              </w:rPr>
              <w:t>2.任职、入党管理</w:t>
            </w:r>
            <w:r>
              <w:rPr>
                <w:rFonts w:hint="eastAsia"/>
              </w:rPr>
              <w:br w:type="textWrapping"/>
            </w:r>
            <w:r>
              <w:rPr>
                <w:rFonts w:hint="eastAsia"/>
              </w:rPr>
              <w:t>3.籍贯出生地管理</w:t>
            </w:r>
            <w:r>
              <w:rPr>
                <w:rFonts w:hint="eastAsia"/>
              </w:rPr>
              <w:br w:type="textWrapping"/>
            </w:r>
            <w:r>
              <w:rPr>
                <w:rFonts w:hint="eastAsia"/>
              </w:rPr>
              <w:t>4.学历学位管理</w:t>
            </w:r>
          </w:p>
        </w:tc>
      </w:tr>
      <w:tr w14:paraId="4B93E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28" w:type="pct"/>
            <w:noWrap/>
            <w:vAlign w:val="center"/>
          </w:tcPr>
          <w:p w14:paraId="4A0DD409">
            <w:pPr>
              <w:pStyle w:val="30"/>
            </w:pPr>
            <w:r>
              <w:rPr>
                <w:rFonts w:hint="eastAsia"/>
              </w:rPr>
              <w:t>4</w:t>
            </w:r>
          </w:p>
        </w:tc>
        <w:tc>
          <w:tcPr>
            <w:tcW w:w="228" w:type="pct"/>
            <w:vMerge w:val="restart"/>
            <w:vAlign w:val="center"/>
          </w:tcPr>
          <w:p w14:paraId="0F8C4307">
            <w:pPr>
              <w:pStyle w:val="30"/>
            </w:pPr>
            <w:r>
              <w:rPr>
                <w:rFonts w:hint="eastAsia"/>
              </w:rPr>
              <w:t>市属国企投资基金信息子系统</w:t>
            </w:r>
          </w:p>
        </w:tc>
        <w:tc>
          <w:tcPr>
            <w:tcW w:w="590" w:type="pct"/>
            <w:vAlign w:val="center"/>
          </w:tcPr>
          <w:p w14:paraId="12F40A49">
            <w:pPr>
              <w:pStyle w:val="30"/>
            </w:pPr>
            <w:r>
              <w:rPr>
                <w:rFonts w:hint="eastAsia"/>
              </w:rPr>
              <w:t>数据融合-数据质量检查、数据清洗</w:t>
            </w:r>
          </w:p>
        </w:tc>
        <w:tc>
          <w:tcPr>
            <w:tcW w:w="228" w:type="pct"/>
            <w:vAlign w:val="center"/>
          </w:tcPr>
          <w:p w14:paraId="373B4279">
            <w:pPr>
              <w:pStyle w:val="30"/>
            </w:pPr>
            <w:r>
              <w:rPr>
                <w:rFonts w:hint="eastAsia"/>
              </w:rPr>
              <w:t>万条</w:t>
            </w:r>
          </w:p>
        </w:tc>
        <w:tc>
          <w:tcPr>
            <w:tcW w:w="349" w:type="pct"/>
            <w:vAlign w:val="center"/>
          </w:tcPr>
          <w:p w14:paraId="7771FF62">
            <w:pPr>
              <w:pStyle w:val="30"/>
            </w:pPr>
            <w:r>
              <w:rPr>
                <w:rFonts w:hint="eastAsia"/>
              </w:rPr>
              <w:t>32</w:t>
            </w:r>
          </w:p>
        </w:tc>
        <w:tc>
          <w:tcPr>
            <w:tcW w:w="590" w:type="pct"/>
            <w:vAlign w:val="center"/>
          </w:tcPr>
          <w:p w14:paraId="6B5F543A">
            <w:pPr>
              <w:pStyle w:val="30"/>
            </w:pPr>
            <w:r>
              <w:rPr>
                <w:rFonts w:hint="eastAsia"/>
              </w:rPr>
              <w:t>原金融处相关业务的历史留存数据，约32万条历史数据</w:t>
            </w:r>
          </w:p>
        </w:tc>
        <w:tc>
          <w:tcPr>
            <w:tcW w:w="1617" w:type="pct"/>
            <w:vAlign w:val="center"/>
          </w:tcPr>
          <w:p w14:paraId="432F1833">
            <w:pPr>
              <w:pStyle w:val="30"/>
            </w:pPr>
            <w:r>
              <w:rPr>
                <w:rFonts w:hint="eastAsia"/>
              </w:rPr>
              <w:t>对存量数据进行数据清洗和数据质量检查。</w:t>
            </w:r>
            <w:r>
              <w:rPr>
                <w:rFonts w:hint="eastAsia"/>
              </w:rPr>
              <w:br w:type="textWrapping"/>
            </w:r>
            <w:r>
              <w:rPr>
                <w:rFonts w:hint="eastAsia"/>
              </w:rPr>
              <w:t>1、对2020-2024年存量数据约32万条进行质量检查；</w:t>
            </w:r>
            <w:r>
              <w:rPr>
                <w:rFonts w:hint="eastAsia"/>
              </w:rPr>
              <w:br w:type="textWrapping"/>
            </w:r>
            <w:r>
              <w:rPr>
                <w:rFonts w:hint="eastAsia"/>
              </w:rPr>
              <w:t>2、对34万条数据根据质量检查结果，过滤不合规的数据、删除重复数据、纠正错误数据、进行格式转换，并进行清洗前后的数据一致性检查，保证清洗结果集的数据质量；</w:t>
            </w:r>
          </w:p>
        </w:tc>
        <w:tc>
          <w:tcPr>
            <w:tcW w:w="469" w:type="pct"/>
            <w:vAlign w:val="center"/>
          </w:tcPr>
          <w:p w14:paraId="00C0425C">
            <w:pPr>
              <w:pStyle w:val="30"/>
            </w:pPr>
            <w:r>
              <w:rPr>
                <w:rFonts w:hint="eastAsia"/>
              </w:rPr>
              <w:t>满足上海市国资委对国有控股企业实控基金和参股基金的数据质量管理要求。</w:t>
            </w:r>
            <w:r>
              <w:rPr>
                <w:rFonts w:hint="eastAsia"/>
              </w:rPr>
              <w:br w:type="textWrapping"/>
            </w:r>
            <w:r>
              <w:rPr>
                <w:rFonts w:hint="eastAsia"/>
              </w:rPr>
              <w:t>交付物：约32万条国有控股企业实控基金和参股基金报送数据集</w:t>
            </w:r>
          </w:p>
        </w:tc>
        <w:tc>
          <w:tcPr>
            <w:tcW w:w="349" w:type="pct"/>
            <w:noWrap/>
            <w:vAlign w:val="center"/>
          </w:tcPr>
          <w:p w14:paraId="6ABE7120">
            <w:pPr>
              <w:pStyle w:val="30"/>
            </w:pPr>
            <w:r>
              <w:rPr>
                <w:rFonts w:hint="eastAsia"/>
              </w:rPr>
              <w:t>2</w:t>
            </w:r>
          </w:p>
        </w:tc>
        <w:tc>
          <w:tcPr>
            <w:tcW w:w="349" w:type="pct"/>
            <w:vAlign w:val="center"/>
          </w:tcPr>
          <w:p w14:paraId="2706D130">
            <w:pPr>
              <w:pStyle w:val="30"/>
            </w:pPr>
            <w:r>
              <w:rPr>
                <w:rFonts w:hint="eastAsia"/>
              </w:rPr>
              <w:t>GP数据校验计算、GP基金数据修正，LP数据校验计算，LP基金数据修正</w:t>
            </w:r>
          </w:p>
        </w:tc>
      </w:tr>
      <w:tr w14:paraId="129F0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28" w:type="pct"/>
            <w:noWrap/>
            <w:vAlign w:val="center"/>
          </w:tcPr>
          <w:p w14:paraId="041EEAB2">
            <w:pPr>
              <w:pStyle w:val="30"/>
            </w:pPr>
            <w:r>
              <w:rPr>
                <w:rFonts w:hint="eastAsia"/>
              </w:rPr>
              <w:t>5</w:t>
            </w:r>
          </w:p>
        </w:tc>
        <w:tc>
          <w:tcPr>
            <w:tcW w:w="228" w:type="pct"/>
            <w:vMerge w:val="continue"/>
            <w:vAlign w:val="center"/>
          </w:tcPr>
          <w:p w14:paraId="311E6C55">
            <w:pPr>
              <w:pStyle w:val="30"/>
            </w:pPr>
          </w:p>
        </w:tc>
        <w:tc>
          <w:tcPr>
            <w:tcW w:w="590" w:type="pct"/>
            <w:vAlign w:val="center"/>
          </w:tcPr>
          <w:p w14:paraId="772EBF29">
            <w:pPr>
              <w:pStyle w:val="30"/>
            </w:pPr>
            <w:r>
              <w:rPr>
                <w:rFonts w:hint="eastAsia"/>
              </w:rPr>
              <w:t>数据融合-数据加工</w:t>
            </w:r>
          </w:p>
        </w:tc>
        <w:tc>
          <w:tcPr>
            <w:tcW w:w="228" w:type="pct"/>
            <w:vAlign w:val="center"/>
          </w:tcPr>
          <w:p w14:paraId="57687045">
            <w:pPr>
              <w:pStyle w:val="30"/>
            </w:pPr>
            <w:r>
              <w:rPr>
                <w:rFonts w:hint="eastAsia"/>
              </w:rPr>
              <w:t>万条</w:t>
            </w:r>
          </w:p>
        </w:tc>
        <w:tc>
          <w:tcPr>
            <w:tcW w:w="349" w:type="pct"/>
            <w:vAlign w:val="center"/>
          </w:tcPr>
          <w:p w14:paraId="5CA7E1F4">
            <w:pPr>
              <w:pStyle w:val="30"/>
            </w:pPr>
            <w:r>
              <w:rPr>
                <w:rFonts w:hint="eastAsia"/>
              </w:rPr>
              <w:t>34</w:t>
            </w:r>
          </w:p>
        </w:tc>
        <w:tc>
          <w:tcPr>
            <w:tcW w:w="590" w:type="pct"/>
            <w:vAlign w:val="center"/>
          </w:tcPr>
          <w:p w14:paraId="2F943425">
            <w:pPr>
              <w:pStyle w:val="30"/>
            </w:pPr>
            <w:r>
              <w:rPr>
                <w:rFonts w:hint="eastAsia"/>
              </w:rPr>
              <w:t>40余家监管企业报送的实控私募股权基金和参投私募股权基金指标加工</w:t>
            </w:r>
          </w:p>
        </w:tc>
        <w:tc>
          <w:tcPr>
            <w:tcW w:w="1617" w:type="pct"/>
            <w:vAlign w:val="center"/>
          </w:tcPr>
          <w:p w14:paraId="63A1357F">
            <w:pPr>
              <w:pStyle w:val="30"/>
            </w:pPr>
            <w:r>
              <w:rPr>
                <w:rFonts w:hint="eastAsia"/>
              </w:rPr>
              <w:t>对底层清单数据（20多张原始业务数据表、500多项原始数据）进行汇总、加工，建立实控基金和参股基金的多维数据集市，计算报告报表及数据看板需求中的基础指标和基础维度，</w:t>
            </w:r>
            <w:r>
              <w:rPr>
                <w:rFonts w:hint="eastAsia"/>
              </w:rPr>
              <w:br w:type="textWrapping"/>
            </w:r>
            <w:r>
              <w:rPr>
                <w:rFonts w:hint="eastAsia"/>
              </w:rPr>
              <w:t xml:space="preserve">  数据加工结果将涵盖实控、参投基金数据情况等报表31张报表需求。加工内容如下：</w:t>
            </w:r>
            <w:r>
              <w:rPr>
                <w:rFonts w:hint="eastAsia"/>
              </w:rPr>
              <w:br w:type="textWrapping"/>
            </w:r>
            <w:r>
              <w:rPr>
                <w:rFonts w:hint="eastAsia"/>
              </w:rPr>
              <w:t>1、梳理各层数据加工任务链路，实现数据分层设计；</w:t>
            </w:r>
            <w:r>
              <w:rPr>
                <w:rFonts w:hint="eastAsia"/>
              </w:rPr>
              <w:br w:type="textWrapping"/>
            </w:r>
            <w:r>
              <w:rPr>
                <w:rFonts w:hint="eastAsia"/>
              </w:rPr>
              <w:t>2、形成数据加工任务调度机制，为上层应用提供数据支撑。</w:t>
            </w:r>
            <w:r>
              <w:rPr>
                <w:rFonts w:hint="eastAsia"/>
              </w:rPr>
              <w:br w:type="textWrapping"/>
            </w:r>
            <w:r>
              <w:rPr>
                <w:rFonts w:hint="eastAsia"/>
              </w:rPr>
              <w:br w:type="textWrapping"/>
            </w:r>
            <w:r>
              <w:rPr>
                <w:rFonts w:hint="eastAsia"/>
              </w:rPr>
              <w:br w:type="textWrapping"/>
            </w:r>
            <w:r>
              <w:rPr>
                <w:rFonts w:hint="eastAsia"/>
              </w:rPr>
              <w:t>数据加工后，形成如下数据表及指标项：</w:t>
            </w:r>
            <w:r>
              <w:rPr>
                <w:rFonts w:hint="eastAsia"/>
              </w:rPr>
              <w:br w:type="textWrapping"/>
            </w:r>
            <w:r>
              <w:rPr>
                <w:rFonts w:hint="eastAsia"/>
              </w:rPr>
              <w:t>实控基金管理人集市：</w:t>
            </w:r>
            <w:r>
              <w:rPr>
                <w:rFonts w:hint="eastAsia"/>
              </w:rPr>
              <w:br w:type="textWrapping"/>
            </w:r>
            <w:r>
              <w:rPr>
                <w:rFonts w:hint="eastAsia"/>
              </w:rPr>
              <w:t>1）维度表：实控基金信息表、投资子基金基本信息表</w:t>
            </w:r>
            <w:r>
              <w:rPr>
                <w:rFonts w:hint="eastAsia"/>
              </w:rPr>
              <w:br w:type="textWrapping"/>
            </w:r>
            <w:r>
              <w:rPr>
                <w:rFonts w:hint="eastAsia"/>
              </w:rPr>
              <w:t>2）事实表：子基金认缴出资、累计投资本金额、累计退出所得金额</w:t>
            </w:r>
            <w:r>
              <w:rPr>
                <w:rFonts w:hint="eastAsia"/>
              </w:rPr>
              <w:br w:type="textWrapping"/>
            </w:r>
            <w:r>
              <w:rPr>
                <w:rFonts w:hint="eastAsia"/>
              </w:rPr>
              <w:t>实控基金投资直投项目集市</w:t>
            </w:r>
            <w:r>
              <w:rPr>
                <w:rFonts w:hint="eastAsia"/>
              </w:rPr>
              <w:br w:type="textWrapping"/>
            </w:r>
            <w:r>
              <w:rPr>
                <w:rFonts w:hint="eastAsia"/>
              </w:rPr>
              <w:t>1）维度表：项目信息表、实控基金信息表、行业信息表</w:t>
            </w:r>
            <w:r>
              <w:rPr>
                <w:rFonts w:hint="eastAsia"/>
              </w:rPr>
              <w:br w:type="textWrapping"/>
            </w:r>
            <w:r>
              <w:rPr>
                <w:rFonts w:hint="eastAsia"/>
              </w:rPr>
              <w:t>2）事实表：当年纳入额、企业人数、当年企业营业收入、当年净利润、累计投资本金、估值下跌超过40%、损失金额、投资基金个数、母基金投资金额</w:t>
            </w:r>
            <w:r>
              <w:rPr>
                <w:rFonts w:hint="eastAsia"/>
              </w:rPr>
              <w:br w:type="textWrapping"/>
            </w:r>
            <w:r>
              <w:rPr>
                <w:rFonts w:hint="eastAsia"/>
              </w:rPr>
              <w:t>、资金放大倍数、在投子基金估值</w:t>
            </w:r>
            <w:r>
              <w:rPr>
                <w:rFonts w:hint="eastAsia"/>
              </w:rPr>
              <w:br w:type="textWrapping"/>
            </w:r>
            <w:r>
              <w:rPr>
                <w:rFonts w:hint="eastAsia"/>
              </w:rPr>
              <w:t>参股基金集市：</w:t>
            </w:r>
            <w:r>
              <w:rPr>
                <w:rFonts w:hint="eastAsia"/>
              </w:rPr>
              <w:br w:type="textWrapping"/>
            </w:r>
            <w:r>
              <w:rPr>
                <w:rFonts w:hint="eastAsia"/>
              </w:rPr>
              <w:t>1）维度表：日期信息表、实控基金基本信息、基金合伙人信息、投决会人员信息、基金期限、</w:t>
            </w:r>
            <w:r>
              <w:rPr>
                <w:rFonts w:hint="eastAsia"/>
              </w:rPr>
              <w:br w:type="textWrapping"/>
            </w:r>
            <w:r>
              <w:rPr>
                <w:rFonts w:hint="eastAsia"/>
              </w:rPr>
              <w:t>2）事实表：认缴出资、实际出资、基金总份额、本集团认缴出资金额、国资集团出资金额、期末总资产、期末总负债、期间退出项目金额、期间退出项目本金</w:t>
            </w:r>
            <w:r>
              <w:rPr>
                <w:rFonts w:hint="eastAsia"/>
              </w:rPr>
              <w:br w:type="textWrapping"/>
            </w:r>
            <w:r>
              <w:rPr>
                <w:rFonts w:hint="eastAsia"/>
              </w:rPr>
              <w:t>参股基金投资直投项目集市</w:t>
            </w:r>
            <w:r>
              <w:rPr>
                <w:rFonts w:hint="eastAsia"/>
              </w:rPr>
              <w:br w:type="textWrapping"/>
            </w:r>
            <w:r>
              <w:rPr>
                <w:rFonts w:hint="eastAsia"/>
              </w:rPr>
              <w:t>1）维度表：项目信息表、实控基金信息表、行业信息表</w:t>
            </w:r>
            <w:r>
              <w:rPr>
                <w:rFonts w:hint="eastAsia"/>
              </w:rPr>
              <w:br w:type="textWrapping"/>
            </w:r>
            <w:r>
              <w:rPr>
                <w:rFonts w:hint="eastAsia"/>
              </w:rPr>
              <w:t>2）事实表：当年纳入额、企业人数、当年企业营业收入、当年净利润、累计投资本金、估值下跌超过40%、损失金额、投资基金个数、母基金投资金额</w:t>
            </w:r>
            <w:r>
              <w:rPr>
                <w:rFonts w:hint="eastAsia"/>
              </w:rPr>
              <w:br w:type="textWrapping"/>
            </w:r>
            <w:r>
              <w:rPr>
                <w:rFonts w:hint="eastAsia"/>
              </w:rPr>
              <w:t>、资金放大倍数、在投子基金估值</w:t>
            </w:r>
          </w:p>
        </w:tc>
        <w:tc>
          <w:tcPr>
            <w:tcW w:w="469" w:type="pct"/>
            <w:vAlign w:val="center"/>
          </w:tcPr>
          <w:p w14:paraId="3A8E42F9">
            <w:pPr>
              <w:pStyle w:val="30"/>
            </w:pPr>
            <w:r>
              <w:rPr>
                <w:rFonts w:hint="eastAsia"/>
              </w:rPr>
              <w:t>满足上海市国资委对国有控股企业实控基金和参股基金的报表分析要求。</w:t>
            </w:r>
            <w:r>
              <w:rPr>
                <w:rFonts w:hint="eastAsia"/>
              </w:rPr>
              <w:br w:type="textWrapping"/>
            </w:r>
            <w:r>
              <w:rPr>
                <w:rFonts w:hint="eastAsia"/>
              </w:rPr>
              <w:t>交付物：实控基金和参股基金的多维数据集市，加工完成后的维度表、事实表等数据表及指标项</w:t>
            </w:r>
          </w:p>
        </w:tc>
        <w:tc>
          <w:tcPr>
            <w:tcW w:w="349" w:type="pct"/>
            <w:noWrap/>
            <w:vAlign w:val="center"/>
          </w:tcPr>
          <w:p w14:paraId="7EAC0B44">
            <w:pPr>
              <w:pStyle w:val="30"/>
            </w:pPr>
            <w:r>
              <w:rPr>
                <w:rFonts w:hint="eastAsia"/>
              </w:rPr>
              <w:t>3</w:t>
            </w:r>
          </w:p>
        </w:tc>
        <w:tc>
          <w:tcPr>
            <w:tcW w:w="349" w:type="pct"/>
            <w:vAlign w:val="center"/>
          </w:tcPr>
          <w:p w14:paraId="2939347A">
            <w:pPr>
              <w:pStyle w:val="30"/>
            </w:pPr>
            <w:r>
              <w:rPr>
                <w:rFonts w:hint="eastAsia"/>
              </w:rPr>
              <w:t>报告报表</w:t>
            </w:r>
          </w:p>
        </w:tc>
      </w:tr>
      <w:tr w14:paraId="649D2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28" w:type="pct"/>
            <w:noWrap/>
            <w:vAlign w:val="center"/>
          </w:tcPr>
          <w:p w14:paraId="78F8AD5B">
            <w:pPr>
              <w:pStyle w:val="30"/>
            </w:pPr>
            <w:r>
              <w:rPr>
                <w:rFonts w:hint="eastAsia"/>
              </w:rPr>
              <w:t>6</w:t>
            </w:r>
          </w:p>
        </w:tc>
        <w:tc>
          <w:tcPr>
            <w:tcW w:w="228" w:type="pct"/>
            <w:vMerge w:val="continue"/>
            <w:vAlign w:val="center"/>
          </w:tcPr>
          <w:p w14:paraId="771F877F">
            <w:pPr>
              <w:pStyle w:val="30"/>
            </w:pPr>
          </w:p>
        </w:tc>
        <w:tc>
          <w:tcPr>
            <w:tcW w:w="590" w:type="pct"/>
            <w:noWrap/>
            <w:vAlign w:val="center"/>
          </w:tcPr>
          <w:p w14:paraId="0F9E14B1">
            <w:pPr>
              <w:pStyle w:val="30"/>
            </w:pPr>
            <w:r>
              <w:rPr>
                <w:rFonts w:hint="eastAsia"/>
              </w:rPr>
              <w:t>数据标签</w:t>
            </w:r>
          </w:p>
        </w:tc>
        <w:tc>
          <w:tcPr>
            <w:tcW w:w="228" w:type="pct"/>
            <w:vAlign w:val="center"/>
          </w:tcPr>
          <w:p w14:paraId="3E8C8006">
            <w:pPr>
              <w:pStyle w:val="30"/>
            </w:pPr>
            <w:r>
              <w:rPr>
                <w:rFonts w:hint="eastAsia"/>
              </w:rPr>
              <w:t>个</w:t>
            </w:r>
          </w:p>
        </w:tc>
        <w:tc>
          <w:tcPr>
            <w:tcW w:w="349" w:type="pct"/>
            <w:vAlign w:val="center"/>
          </w:tcPr>
          <w:p w14:paraId="2F184916">
            <w:pPr>
              <w:pStyle w:val="30"/>
            </w:pPr>
            <w:r>
              <w:rPr>
                <w:rFonts w:hint="eastAsia"/>
              </w:rPr>
              <w:t>100</w:t>
            </w:r>
          </w:p>
        </w:tc>
        <w:tc>
          <w:tcPr>
            <w:tcW w:w="590" w:type="pct"/>
            <w:vAlign w:val="center"/>
          </w:tcPr>
          <w:p w14:paraId="51B8A1D7">
            <w:pPr>
              <w:pStyle w:val="30"/>
            </w:pPr>
            <w:r>
              <w:rPr>
                <w:rFonts w:hint="eastAsia"/>
              </w:rPr>
              <w:t>40余家监管企业报送的实控私募股权基金和参投私募股权基金数据标签库建设</w:t>
            </w:r>
          </w:p>
        </w:tc>
        <w:tc>
          <w:tcPr>
            <w:tcW w:w="1617" w:type="pct"/>
            <w:vAlign w:val="center"/>
          </w:tcPr>
          <w:p w14:paraId="33258E92">
            <w:pPr>
              <w:pStyle w:val="30"/>
            </w:pPr>
            <w:r>
              <w:rPr>
                <w:rFonts w:hint="eastAsia"/>
              </w:rPr>
              <w:t>从数据分析看板5个模块出发，通过结构分析、模块分析、对比分析、智能分析、数据分析，支持看板上钻、下钻、跳转查询等对应的指标数据获取，构建数据标签库。</w:t>
            </w:r>
            <w:r>
              <w:rPr>
                <w:rFonts w:hint="eastAsia"/>
              </w:rPr>
              <w:br w:type="textWrapping"/>
            </w:r>
            <w:r>
              <w:rPr>
                <w:rFonts w:hint="eastAsia"/>
              </w:rPr>
              <w:t xml:space="preserve">  标签库建设工作包括：</w:t>
            </w:r>
            <w:r>
              <w:rPr>
                <w:rFonts w:hint="eastAsia"/>
              </w:rPr>
              <w:br w:type="textWrapping"/>
            </w:r>
            <w:r>
              <w:rPr>
                <w:rFonts w:hint="eastAsia"/>
              </w:rPr>
              <w:t>1、以业务场景需求支撑数据标签的规划、模型构建、标签管理、场景标签定制化设计。</w:t>
            </w:r>
            <w:r>
              <w:rPr>
                <w:rFonts w:hint="eastAsia"/>
              </w:rPr>
              <w:br w:type="textWrapping"/>
            </w:r>
            <w:r>
              <w:rPr>
                <w:rFonts w:hint="eastAsia"/>
              </w:rPr>
              <w:t>2、完成业务标签相关的数据比对分析、模型计算；</w:t>
            </w:r>
            <w:r>
              <w:rPr>
                <w:rFonts w:hint="eastAsia"/>
              </w:rPr>
              <w:br w:type="textWrapping"/>
            </w:r>
            <w:r>
              <w:rPr>
                <w:rFonts w:hint="eastAsia"/>
              </w:rPr>
              <w:t>3、建立数据打标机制；</w:t>
            </w:r>
          </w:p>
        </w:tc>
        <w:tc>
          <w:tcPr>
            <w:tcW w:w="469" w:type="pct"/>
            <w:vAlign w:val="center"/>
          </w:tcPr>
          <w:p w14:paraId="42DB4C3C">
            <w:pPr>
              <w:pStyle w:val="30"/>
            </w:pPr>
            <w:r>
              <w:rPr>
                <w:rFonts w:hint="eastAsia"/>
              </w:rPr>
              <w:t>满足上海市国资委对国有控股企业实控基金和参股基金的数据要求。</w:t>
            </w:r>
            <w:r>
              <w:rPr>
                <w:rFonts w:hint="eastAsia"/>
              </w:rPr>
              <w:br w:type="textWrapping"/>
            </w:r>
            <w:r>
              <w:rPr>
                <w:rFonts w:hint="eastAsia"/>
              </w:rPr>
              <w:t>交付物：100个数据标签项、整体概览分析、分类专题分析、分类投资概览、年度投资情况、基金详情等看板模块</w:t>
            </w:r>
          </w:p>
        </w:tc>
        <w:tc>
          <w:tcPr>
            <w:tcW w:w="349" w:type="pct"/>
            <w:noWrap/>
            <w:vAlign w:val="center"/>
          </w:tcPr>
          <w:p w14:paraId="7208616D">
            <w:pPr>
              <w:pStyle w:val="30"/>
            </w:pPr>
            <w:r>
              <w:rPr>
                <w:rFonts w:hint="eastAsia"/>
              </w:rPr>
              <w:t>3</w:t>
            </w:r>
          </w:p>
        </w:tc>
        <w:tc>
          <w:tcPr>
            <w:tcW w:w="349" w:type="pct"/>
            <w:vAlign w:val="center"/>
          </w:tcPr>
          <w:p w14:paraId="468E8550">
            <w:pPr>
              <w:pStyle w:val="30"/>
            </w:pPr>
            <w:r>
              <w:rPr>
                <w:rFonts w:hint="eastAsia"/>
              </w:rPr>
              <w:t>数据看板</w:t>
            </w:r>
          </w:p>
        </w:tc>
      </w:tr>
      <w:tr w14:paraId="2C2F7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28" w:type="pct"/>
            <w:noWrap/>
            <w:vAlign w:val="center"/>
          </w:tcPr>
          <w:p w14:paraId="7C9A9461">
            <w:pPr>
              <w:pStyle w:val="30"/>
            </w:pPr>
            <w:r>
              <w:rPr>
                <w:rFonts w:hint="eastAsia"/>
              </w:rPr>
              <w:t>7</w:t>
            </w:r>
          </w:p>
        </w:tc>
        <w:tc>
          <w:tcPr>
            <w:tcW w:w="228" w:type="pct"/>
            <w:vMerge w:val="restart"/>
            <w:vAlign w:val="center"/>
          </w:tcPr>
          <w:p w14:paraId="513B46FF">
            <w:pPr>
              <w:pStyle w:val="30"/>
            </w:pPr>
            <w:r>
              <w:rPr>
                <w:rFonts w:hint="eastAsia"/>
              </w:rPr>
              <w:t>审计整改管理子系统</w:t>
            </w:r>
          </w:p>
        </w:tc>
        <w:tc>
          <w:tcPr>
            <w:tcW w:w="590" w:type="pct"/>
            <w:vMerge w:val="restart"/>
            <w:vAlign w:val="center"/>
          </w:tcPr>
          <w:p w14:paraId="6A1F84EB">
            <w:pPr>
              <w:pStyle w:val="30"/>
            </w:pPr>
            <w:r>
              <w:rPr>
                <w:rFonts w:hint="eastAsia"/>
              </w:rPr>
              <w:t>数据融合</w:t>
            </w:r>
          </w:p>
        </w:tc>
        <w:tc>
          <w:tcPr>
            <w:tcW w:w="228" w:type="pct"/>
            <w:vAlign w:val="center"/>
          </w:tcPr>
          <w:p w14:paraId="563B14DE">
            <w:pPr>
              <w:pStyle w:val="30"/>
            </w:pPr>
            <w:r>
              <w:rPr>
                <w:rFonts w:hint="eastAsia"/>
              </w:rPr>
              <w:t>万条</w:t>
            </w:r>
          </w:p>
        </w:tc>
        <w:tc>
          <w:tcPr>
            <w:tcW w:w="349" w:type="pct"/>
            <w:vAlign w:val="center"/>
          </w:tcPr>
          <w:p w14:paraId="339C7F43">
            <w:pPr>
              <w:pStyle w:val="30"/>
            </w:pPr>
            <w:r>
              <w:rPr>
                <w:rFonts w:hint="eastAsia"/>
              </w:rPr>
              <w:t>110</w:t>
            </w:r>
          </w:p>
        </w:tc>
        <w:tc>
          <w:tcPr>
            <w:tcW w:w="590" w:type="pct"/>
            <w:vAlign w:val="center"/>
          </w:tcPr>
          <w:p w14:paraId="15CAF56C">
            <w:pPr>
              <w:pStyle w:val="30"/>
            </w:pPr>
            <w:r>
              <w:rPr>
                <w:rFonts w:hint="eastAsia"/>
              </w:rPr>
              <w:t>国资委监管企业报送数据</w:t>
            </w:r>
          </w:p>
        </w:tc>
        <w:tc>
          <w:tcPr>
            <w:tcW w:w="1617" w:type="pct"/>
            <w:vAlign w:val="center"/>
          </w:tcPr>
          <w:p w14:paraId="26360009">
            <w:pPr>
              <w:pStyle w:val="30"/>
            </w:pPr>
            <w:r>
              <w:rPr>
                <w:rFonts w:hint="eastAsia"/>
              </w:rPr>
              <w:t>数据融合-数据质量检查</w:t>
            </w:r>
            <w:r>
              <w:rPr>
                <w:rFonts w:hint="eastAsia"/>
              </w:rPr>
              <w:br w:type="textWrapping"/>
            </w:r>
            <w:r>
              <w:rPr>
                <w:rFonts w:hint="eastAsia"/>
              </w:rPr>
              <w:br w:type="textWrapping"/>
            </w:r>
            <w:r>
              <w:rPr>
                <w:rFonts w:hint="eastAsia"/>
              </w:rPr>
              <w:t>1.根据审计处对审计整改子系统信息化数据服务的要求，对2025年度审计报告的Excel底稿数据标签进行取数，对工作指南管理中的2025年度审计问题分类、2025年度审计问题的业务领域（一级分类）、2025年度审计问题的业务领域（二级分类）、2025年度的审计问题的分级标题、2025年度整改项目类型、2025年度未消耗问题数、2025年度审计报告时间等16个表单相关内容结合审计报告在系统中设置筛选条件，根据审计问题的类型（专项审计、经济责任审计）配置数据字段校验审核规则（例如:"问题小标题（WTXBT）"不为空，请修改！）进行数据质量检查，剖析数据结构、内容、关系和潜在问题。输出内容为审计整改问题情况数据质量检查2025年度数据集，涉及数据约10万条，全面提升审计整改数据的质量。</w:t>
            </w:r>
            <w:r>
              <w:rPr>
                <w:rFonts w:hint="eastAsia"/>
              </w:rPr>
              <w:br w:type="textWrapping"/>
            </w:r>
            <w:r>
              <w:rPr>
                <w:rFonts w:hint="eastAsia"/>
              </w:rPr>
              <w:t>2.根据审计处对审计整改子系统信息化数据服务的要求，对2025年度审计报告进行2025年度整改项目立项，2025年度（专项）审计问题录入、2025年度（经责）审计问题录入、2025年度审计问题整改结果录入，2025年度审计问题后续整改结果录入的数据进行数据转换，具体操作为系统配置数据检查校验模板（例如：项目编号、涉及的函号、审计建议等），统一修订数据格式。对2025年度工作报告（年度）、2025年度工作报告（半年度）共计7个数据表数据字段设置校验审核规则进行数据质量检查。具体输出内容为审计整改问题方案及结果数据质量检查2025年度数据集，涉及数据约20万条，全面提升审计整改数据的质量。</w:t>
            </w:r>
            <w:r>
              <w:rPr>
                <w:rFonts w:hint="eastAsia"/>
              </w:rPr>
              <w:br w:type="textWrapping"/>
            </w:r>
            <w:r>
              <w:rPr>
                <w:rFonts w:hint="eastAsia"/>
              </w:rPr>
              <w:t>3.根据审计处对审计整改子系统信息化数据服务的要求，对2025年度审计报告进行2025年度整改项目立项，2025年度（专项）审计，对2025年度审计查询及报表管理中的全部问题及整改结果查询、2025年度所有问题及整改结果查询、2025年度消耗率报表、2025年度项目进度表、2025年度季度报表、2025年度经济责任审计问题集中整改阶段整改结果一览表等相关内容的数据进行数据字段选取、根据业务需求在系统中设置的检查规则（例如：设置查询语句仅展示涉及重点子企业的问题校验），2025年度审计报告所提供的数据在系统内使用SQL查询语句（例如：限制检查校验的数据为立行立改类）、数据脚本等方式来进行数据质量检查（主要检查重点子企业信息，涉及业务处室，整改最晚完成时间等重要信息是否与报告一致）。输出内容为审计查询及报表管理统计数据质量检查2025年度数据集，涉及数据约80万条，全面提升审计整改数据的质量。</w:t>
            </w:r>
          </w:p>
        </w:tc>
        <w:tc>
          <w:tcPr>
            <w:tcW w:w="469" w:type="pct"/>
            <w:vAlign w:val="center"/>
          </w:tcPr>
          <w:p w14:paraId="00AC1DE8">
            <w:pPr>
              <w:pStyle w:val="30"/>
            </w:pPr>
            <w:r>
              <w:rPr>
                <w:rFonts w:hint="eastAsia"/>
              </w:rPr>
              <w:t>满足上海市国资委数据质量管理要求。</w:t>
            </w:r>
            <w:r>
              <w:rPr>
                <w:rFonts w:hint="eastAsia"/>
              </w:rPr>
              <w:br w:type="textWrapping"/>
            </w:r>
            <w:r>
              <w:rPr>
                <w:rFonts w:hint="eastAsia"/>
              </w:rPr>
              <w:t>交付物：</w:t>
            </w:r>
            <w:r>
              <w:rPr>
                <w:rFonts w:hint="eastAsia"/>
              </w:rPr>
              <w:br w:type="textWrapping"/>
            </w:r>
            <w:r>
              <w:rPr>
                <w:rFonts w:hint="eastAsia"/>
              </w:rPr>
              <w:t>1.约10万条数据组成的审计整改问题情况数据质量检查2025年度数据集。</w:t>
            </w:r>
            <w:r>
              <w:rPr>
                <w:rFonts w:hint="eastAsia"/>
              </w:rPr>
              <w:br w:type="textWrapping"/>
            </w:r>
            <w:r>
              <w:rPr>
                <w:rFonts w:hint="eastAsia"/>
              </w:rPr>
              <w:t>2.约20万条数据组成的审计整改问题方案及结果数据质量检查2025年度数据集。</w:t>
            </w:r>
            <w:r>
              <w:rPr>
                <w:rFonts w:hint="eastAsia"/>
              </w:rPr>
              <w:br w:type="textWrapping"/>
            </w:r>
            <w:r>
              <w:rPr>
                <w:rFonts w:hint="eastAsia"/>
              </w:rPr>
              <w:t>3.约80万条数据组成的审计查询及报表管理统计数据质量检查2025年度数据集。</w:t>
            </w:r>
          </w:p>
        </w:tc>
        <w:tc>
          <w:tcPr>
            <w:tcW w:w="349" w:type="pct"/>
            <w:vAlign w:val="center"/>
          </w:tcPr>
          <w:p w14:paraId="66040F71">
            <w:pPr>
              <w:pStyle w:val="30"/>
            </w:pPr>
            <w:r>
              <w:rPr>
                <w:rFonts w:hint="eastAsia"/>
              </w:rPr>
              <w:t>8</w:t>
            </w:r>
          </w:p>
        </w:tc>
        <w:tc>
          <w:tcPr>
            <w:tcW w:w="349" w:type="pct"/>
            <w:vAlign w:val="center"/>
          </w:tcPr>
          <w:p w14:paraId="44D14ACD">
            <w:pPr>
              <w:pStyle w:val="30"/>
            </w:pPr>
            <w:r>
              <w:rPr>
                <w:rFonts w:hint="eastAsia"/>
              </w:rPr>
              <w:t>审计整改管理子系统数据模板导入导出、数据提交、数据查询功能、国资审计整改自定义表单功能、生成工作报告功能</w:t>
            </w:r>
          </w:p>
        </w:tc>
      </w:tr>
      <w:tr w14:paraId="54C7F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28" w:type="pct"/>
            <w:noWrap/>
            <w:vAlign w:val="center"/>
          </w:tcPr>
          <w:p w14:paraId="34E40358">
            <w:pPr>
              <w:pStyle w:val="30"/>
            </w:pPr>
            <w:r>
              <w:rPr>
                <w:rFonts w:hint="eastAsia"/>
              </w:rPr>
              <w:t>8</w:t>
            </w:r>
          </w:p>
        </w:tc>
        <w:tc>
          <w:tcPr>
            <w:tcW w:w="228" w:type="pct"/>
            <w:vMerge w:val="continue"/>
            <w:vAlign w:val="center"/>
          </w:tcPr>
          <w:p w14:paraId="2A6128AD">
            <w:pPr>
              <w:pStyle w:val="30"/>
            </w:pPr>
          </w:p>
        </w:tc>
        <w:tc>
          <w:tcPr>
            <w:tcW w:w="590" w:type="pct"/>
            <w:vMerge w:val="continue"/>
            <w:vAlign w:val="center"/>
          </w:tcPr>
          <w:p w14:paraId="6C62494A">
            <w:pPr>
              <w:pStyle w:val="30"/>
            </w:pPr>
          </w:p>
        </w:tc>
        <w:tc>
          <w:tcPr>
            <w:tcW w:w="228" w:type="pct"/>
            <w:vAlign w:val="center"/>
          </w:tcPr>
          <w:p w14:paraId="11A290ED">
            <w:pPr>
              <w:pStyle w:val="30"/>
            </w:pPr>
            <w:r>
              <w:rPr>
                <w:rFonts w:hint="eastAsia"/>
              </w:rPr>
              <w:t>万条</w:t>
            </w:r>
          </w:p>
        </w:tc>
        <w:tc>
          <w:tcPr>
            <w:tcW w:w="349" w:type="pct"/>
            <w:vAlign w:val="center"/>
          </w:tcPr>
          <w:p w14:paraId="249E7D16">
            <w:pPr>
              <w:pStyle w:val="30"/>
            </w:pPr>
            <w:r>
              <w:rPr>
                <w:rFonts w:hint="eastAsia"/>
              </w:rPr>
              <w:t>30</w:t>
            </w:r>
          </w:p>
        </w:tc>
        <w:tc>
          <w:tcPr>
            <w:tcW w:w="590" w:type="pct"/>
            <w:vAlign w:val="center"/>
          </w:tcPr>
          <w:p w14:paraId="6F31762D">
            <w:pPr>
              <w:pStyle w:val="30"/>
            </w:pPr>
            <w:r>
              <w:rPr>
                <w:rFonts w:hint="eastAsia"/>
              </w:rPr>
              <w:t>国资委监管企业报送数据</w:t>
            </w:r>
          </w:p>
        </w:tc>
        <w:tc>
          <w:tcPr>
            <w:tcW w:w="1617" w:type="pct"/>
            <w:vAlign w:val="center"/>
          </w:tcPr>
          <w:p w14:paraId="578F9D99">
            <w:pPr>
              <w:pStyle w:val="30"/>
            </w:pPr>
            <w:r>
              <w:rPr>
                <w:rFonts w:hint="eastAsia"/>
              </w:rPr>
              <w:t>数据融合-数据清洗</w:t>
            </w:r>
            <w:r>
              <w:rPr>
                <w:rFonts w:hint="eastAsia"/>
              </w:rPr>
              <w:br w:type="textWrapping"/>
            </w:r>
            <w:r>
              <w:rPr>
                <w:rFonts w:hint="eastAsia"/>
              </w:rPr>
              <w:br w:type="textWrapping"/>
            </w:r>
            <w:r>
              <w:rPr>
                <w:rFonts w:hint="eastAsia"/>
              </w:rPr>
              <w:t>1.根据审计处对审计整改子系统信息化数据服务的要求，对2025年度审计整改子系统全资源表、生成2025年度工作报告（年度）视图、生成2025年度工作报告（半年度）视图的数据根据数据标签在系统中对重复、错误、不完整的数据按照系统中配置的规则进行删除、修正、补全等工作，对未生成在系统全资源表中的数据点击“新增”按钮生成数据，对2025年度工作报告视图中的插入数据页面进行更新（例如：将“第四季度汇总”口径变更为“半年度汇总”口径，重新在系统中配置取数规则），完成数据清洗工作。输出内容为全资源报表数据清洗2025年度数据集，涉及数据约30万条，全面提升审计整改数据的质量。</w:t>
            </w:r>
          </w:p>
        </w:tc>
        <w:tc>
          <w:tcPr>
            <w:tcW w:w="469" w:type="pct"/>
            <w:vAlign w:val="center"/>
          </w:tcPr>
          <w:p w14:paraId="3B9DDD29">
            <w:pPr>
              <w:pStyle w:val="30"/>
            </w:pPr>
            <w:r>
              <w:rPr>
                <w:rFonts w:hint="eastAsia"/>
              </w:rPr>
              <w:t>满足上海市国资委数据质量管理要求。</w:t>
            </w:r>
            <w:r>
              <w:rPr>
                <w:rFonts w:hint="eastAsia"/>
              </w:rPr>
              <w:br w:type="textWrapping"/>
            </w:r>
            <w:r>
              <w:rPr>
                <w:rFonts w:hint="eastAsia"/>
              </w:rPr>
              <w:t>交付物：</w:t>
            </w:r>
            <w:r>
              <w:rPr>
                <w:rFonts w:hint="eastAsia"/>
              </w:rPr>
              <w:br w:type="textWrapping"/>
            </w:r>
            <w:r>
              <w:rPr>
                <w:rFonts w:hint="eastAsia"/>
              </w:rPr>
              <w:t>1.约30万条数据组成的全资源报表数据清洗2025年度数据集。</w:t>
            </w:r>
          </w:p>
        </w:tc>
        <w:tc>
          <w:tcPr>
            <w:tcW w:w="349" w:type="pct"/>
            <w:vAlign w:val="center"/>
          </w:tcPr>
          <w:p w14:paraId="323A3AEC">
            <w:pPr>
              <w:pStyle w:val="30"/>
            </w:pPr>
            <w:r>
              <w:rPr>
                <w:rFonts w:hint="eastAsia"/>
              </w:rPr>
              <w:t>3</w:t>
            </w:r>
          </w:p>
        </w:tc>
        <w:tc>
          <w:tcPr>
            <w:tcW w:w="349" w:type="pct"/>
            <w:vAlign w:val="center"/>
          </w:tcPr>
          <w:p w14:paraId="7EF33F14">
            <w:pPr>
              <w:pStyle w:val="30"/>
            </w:pPr>
            <w:r>
              <w:rPr>
                <w:rFonts w:hint="eastAsia"/>
              </w:rPr>
              <w:t>审计整改管理子系统数据模板导入导出、数据提交、数据查询功能、国资审计整改自定义表单功能、生成工作报告功能</w:t>
            </w:r>
          </w:p>
        </w:tc>
      </w:tr>
      <w:tr w14:paraId="103F8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28" w:type="pct"/>
            <w:noWrap/>
            <w:vAlign w:val="center"/>
          </w:tcPr>
          <w:p w14:paraId="1555EFC0">
            <w:pPr>
              <w:pStyle w:val="30"/>
            </w:pPr>
            <w:r>
              <w:rPr>
                <w:rFonts w:hint="eastAsia"/>
              </w:rPr>
              <w:t>9</w:t>
            </w:r>
          </w:p>
        </w:tc>
        <w:tc>
          <w:tcPr>
            <w:tcW w:w="228" w:type="pct"/>
            <w:vMerge w:val="continue"/>
            <w:vAlign w:val="center"/>
          </w:tcPr>
          <w:p w14:paraId="1CDB66D4">
            <w:pPr>
              <w:pStyle w:val="30"/>
            </w:pPr>
          </w:p>
        </w:tc>
        <w:tc>
          <w:tcPr>
            <w:tcW w:w="590" w:type="pct"/>
            <w:vMerge w:val="continue"/>
            <w:vAlign w:val="center"/>
          </w:tcPr>
          <w:p w14:paraId="280490D5">
            <w:pPr>
              <w:pStyle w:val="30"/>
            </w:pPr>
          </w:p>
        </w:tc>
        <w:tc>
          <w:tcPr>
            <w:tcW w:w="228" w:type="pct"/>
            <w:vAlign w:val="center"/>
          </w:tcPr>
          <w:p w14:paraId="52350F99">
            <w:pPr>
              <w:pStyle w:val="30"/>
            </w:pPr>
            <w:r>
              <w:rPr>
                <w:rFonts w:hint="eastAsia"/>
              </w:rPr>
              <w:t>万条</w:t>
            </w:r>
          </w:p>
        </w:tc>
        <w:tc>
          <w:tcPr>
            <w:tcW w:w="349" w:type="pct"/>
            <w:vAlign w:val="center"/>
          </w:tcPr>
          <w:p w14:paraId="58A440B7">
            <w:pPr>
              <w:pStyle w:val="30"/>
            </w:pPr>
            <w:r>
              <w:rPr>
                <w:rFonts w:hint="eastAsia"/>
              </w:rPr>
              <w:t>20</w:t>
            </w:r>
          </w:p>
        </w:tc>
        <w:tc>
          <w:tcPr>
            <w:tcW w:w="590" w:type="pct"/>
            <w:vAlign w:val="center"/>
          </w:tcPr>
          <w:p w14:paraId="3053880B">
            <w:pPr>
              <w:pStyle w:val="30"/>
            </w:pPr>
            <w:r>
              <w:rPr>
                <w:rFonts w:hint="eastAsia"/>
              </w:rPr>
              <w:t>国资委监管企业报送数据</w:t>
            </w:r>
          </w:p>
        </w:tc>
        <w:tc>
          <w:tcPr>
            <w:tcW w:w="1617" w:type="pct"/>
            <w:vAlign w:val="center"/>
          </w:tcPr>
          <w:p w14:paraId="0F96E67D">
            <w:pPr>
              <w:pStyle w:val="30"/>
            </w:pPr>
            <w:r>
              <w:rPr>
                <w:rFonts w:hint="eastAsia"/>
              </w:rPr>
              <w:t>数据融合-数据转换</w:t>
            </w:r>
            <w:r>
              <w:rPr>
                <w:rFonts w:hint="eastAsia"/>
              </w:rPr>
              <w:br w:type="textWrapping"/>
            </w:r>
            <w:r>
              <w:rPr>
                <w:rFonts w:hint="eastAsia"/>
              </w:rPr>
              <w:br w:type="textWrapping"/>
            </w:r>
            <w:r>
              <w:rPr>
                <w:rFonts w:hint="eastAsia"/>
              </w:rPr>
              <w:t>1.根据审计处对审计整改子系统信息化数据服务的要求，对审计整改现有线下历史资料文件进行梳理，设计数据转换规则（例如：设置规则-G_SJWTLRDetail.SJWTDSX字段对应问题分类，并配置字段长度），由相关人员完成历史数据补录工作，补录内容涉及数量约为1200件，在系统整改立项中根据历史资料文件的具体年份（例如：2023年）选择对应的时间节点，完成立项的补录，同时在审计问题录入模块中选择对应年份的数据导入模板并配置，点击导入按钮完成审计问题的补录，完成数据转换工作。输出内容为历史年度审计整改问题情况数据转换数据集，涉及数据约20万条，全面提升审计整改数据的质量。</w:t>
            </w:r>
          </w:p>
        </w:tc>
        <w:tc>
          <w:tcPr>
            <w:tcW w:w="469" w:type="pct"/>
            <w:vAlign w:val="center"/>
          </w:tcPr>
          <w:p w14:paraId="2B1510BE">
            <w:pPr>
              <w:pStyle w:val="30"/>
            </w:pPr>
            <w:r>
              <w:rPr>
                <w:rFonts w:hint="eastAsia"/>
              </w:rPr>
              <w:t>满足上海市国资委数据质量管理要求。</w:t>
            </w:r>
            <w:r>
              <w:rPr>
                <w:rFonts w:hint="eastAsia"/>
              </w:rPr>
              <w:br w:type="textWrapping"/>
            </w:r>
            <w:r>
              <w:rPr>
                <w:rFonts w:hint="eastAsia"/>
              </w:rPr>
              <w:t>交付物：</w:t>
            </w:r>
            <w:r>
              <w:rPr>
                <w:rFonts w:hint="eastAsia"/>
              </w:rPr>
              <w:br w:type="textWrapping"/>
            </w:r>
            <w:r>
              <w:rPr>
                <w:rFonts w:hint="eastAsia"/>
              </w:rPr>
              <w:t>1.约20万条数据组成的历史年度审计整改问题情况数据转换结果数据集。</w:t>
            </w:r>
          </w:p>
        </w:tc>
        <w:tc>
          <w:tcPr>
            <w:tcW w:w="349" w:type="pct"/>
            <w:vAlign w:val="center"/>
          </w:tcPr>
          <w:p w14:paraId="62301FDD">
            <w:pPr>
              <w:pStyle w:val="30"/>
            </w:pPr>
            <w:r>
              <w:rPr>
                <w:rFonts w:hint="eastAsia"/>
              </w:rPr>
              <w:t>2</w:t>
            </w:r>
          </w:p>
        </w:tc>
        <w:tc>
          <w:tcPr>
            <w:tcW w:w="349" w:type="pct"/>
            <w:vAlign w:val="center"/>
          </w:tcPr>
          <w:p w14:paraId="6B434F21">
            <w:pPr>
              <w:pStyle w:val="30"/>
            </w:pPr>
            <w:r>
              <w:rPr>
                <w:rFonts w:hint="eastAsia"/>
              </w:rPr>
              <w:t>审计整改管理子系统数据模板导入导出、数据提交、数据查询功能、国资审计整改自定义表单功能、生成工作报告功能</w:t>
            </w:r>
          </w:p>
        </w:tc>
      </w:tr>
      <w:tr w14:paraId="38A9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28" w:type="pct"/>
            <w:noWrap/>
            <w:vAlign w:val="center"/>
          </w:tcPr>
          <w:p w14:paraId="709509E1">
            <w:pPr>
              <w:pStyle w:val="30"/>
            </w:pPr>
            <w:r>
              <w:rPr>
                <w:rFonts w:hint="eastAsia"/>
              </w:rPr>
              <w:t>12</w:t>
            </w:r>
          </w:p>
        </w:tc>
        <w:tc>
          <w:tcPr>
            <w:tcW w:w="228" w:type="pct"/>
            <w:vMerge w:val="restart"/>
            <w:vAlign w:val="center"/>
          </w:tcPr>
          <w:p w14:paraId="20A8E93D">
            <w:pPr>
              <w:pStyle w:val="30"/>
            </w:pPr>
            <w:r>
              <w:rPr>
                <w:rFonts w:hint="eastAsia"/>
              </w:rPr>
              <w:t>国资监管数智管理子系统</w:t>
            </w:r>
          </w:p>
        </w:tc>
        <w:tc>
          <w:tcPr>
            <w:tcW w:w="590" w:type="pct"/>
            <w:noWrap/>
            <w:vAlign w:val="center"/>
          </w:tcPr>
          <w:p w14:paraId="0B087D3D">
            <w:pPr>
              <w:pStyle w:val="30"/>
            </w:pPr>
            <w:r>
              <w:rPr>
                <w:rFonts w:hint="eastAsia"/>
              </w:rPr>
              <w:t>数据标签</w:t>
            </w:r>
          </w:p>
        </w:tc>
        <w:tc>
          <w:tcPr>
            <w:tcW w:w="228" w:type="pct"/>
            <w:vAlign w:val="center"/>
          </w:tcPr>
          <w:p w14:paraId="5FB949DA">
            <w:pPr>
              <w:pStyle w:val="30"/>
            </w:pPr>
            <w:r>
              <w:rPr>
                <w:rFonts w:hint="eastAsia"/>
              </w:rPr>
              <w:t>个标签</w:t>
            </w:r>
          </w:p>
        </w:tc>
        <w:tc>
          <w:tcPr>
            <w:tcW w:w="349" w:type="pct"/>
            <w:vAlign w:val="center"/>
          </w:tcPr>
          <w:p w14:paraId="62530EFA">
            <w:pPr>
              <w:pStyle w:val="30"/>
            </w:pPr>
            <w:r>
              <w:rPr>
                <w:rFonts w:hint="eastAsia"/>
              </w:rPr>
              <w:t>500</w:t>
            </w:r>
          </w:p>
        </w:tc>
        <w:tc>
          <w:tcPr>
            <w:tcW w:w="590" w:type="pct"/>
            <w:vAlign w:val="center"/>
          </w:tcPr>
          <w:p w14:paraId="27728468">
            <w:pPr>
              <w:pStyle w:val="30"/>
            </w:pPr>
            <w:r>
              <w:rPr>
                <w:rFonts w:hint="eastAsia"/>
              </w:rPr>
              <w:t>1.习总书记讲话语录数据：来源于解放日报、人民日报、学习强国、《习**关于加强党的作风建设论述摘编》（中共中央党史和文献研究院 编） ；</w:t>
            </w:r>
            <w:r>
              <w:rPr>
                <w:rFonts w:hint="eastAsia"/>
              </w:rPr>
              <w:br w:type="textWrapping"/>
            </w:r>
            <w:r>
              <w:rPr>
                <w:rFonts w:hint="eastAsia"/>
              </w:rPr>
              <w:t>2.吉宁书记的讲话数据：数据来源于伴公汀公众号；</w:t>
            </w:r>
            <w:r>
              <w:rPr>
                <w:rFonts w:hint="eastAsia"/>
              </w:rPr>
              <w:br w:type="textWrapping"/>
            </w:r>
            <w:r>
              <w:rPr>
                <w:rFonts w:hint="eastAsia"/>
              </w:rPr>
              <w:t>3.国务院及其他部委、上海市政府、委办局发布的涉及国有企业的政策文件，涵盖专门性法律（如《企业国有资产法》）、行政法规、部门规章（如《企业国有资产评估管理办法》）、地方性法规和政府规章（如《上海市国有资产监督管理条例》）、规范性文件、行业监管法规、专项领域法规（如财务、审计、合规等）；</w:t>
            </w:r>
            <w:r>
              <w:rPr>
                <w:rFonts w:hint="eastAsia"/>
              </w:rPr>
              <w:br w:type="textWrapping"/>
            </w:r>
            <w:r>
              <w:rPr>
                <w:rFonts w:hint="eastAsia"/>
              </w:rPr>
              <w:t>4.上海市国资委官网发布的法律法规、通知公告、文件解读等，涵盖国资监管指南与规程（如资产交易规则、预算管理办法、合规操作手册等）、案例研究与实践经验（如国企改革典型案例、监管合规案例、风险处置案例等）等。</w:t>
            </w:r>
          </w:p>
        </w:tc>
        <w:tc>
          <w:tcPr>
            <w:tcW w:w="1617" w:type="pct"/>
            <w:vAlign w:val="center"/>
          </w:tcPr>
          <w:p w14:paraId="6F4E5FB9">
            <w:pPr>
              <w:pStyle w:val="30"/>
            </w:pPr>
            <w:r>
              <w:rPr>
                <w:rFonts w:hint="eastAsia"/>
              </w:rPr>
              <w:t>组织专业标注人员，按照标注方案对国资监管业务相关的领导讲话、政策文件、法律法规的PDF、OFD等非结构化文本进行标注，如按人物/机构/事件等实体标签，法律/行政法规/地方性法规/部门规章等法律法规标签,现行有效/已废止/修订版本号等时效性标签，资本运营类、资本运营类、金融服务类、城市保障类等国资委特殊性设定的行业领域标签，产业升级/社会保障/数字化转型/碳中和等政策议题标签。</w:t>
            </w:r>
          </w:p>
        </w:tc>
        <w:tc>
          <w:tcPr>
            <w:tcW w:w="469" w:type="pct"/>
            <w:vAlign w:val="center"/>
          </w:tcPr>
          <w:p w14:paraId="2CBB2329">
            <w:pPr>
              <w:pStyle w:val="30"/>
            </w:pPr>
            <w:r>
              <w:rPr>
                <w:rFonts w:hint="eastAsia"/>
              </w:rPr>
              <w:t>完成国资监管业务相关的领导讲话、政策文件、法律法规的PDF、OFD等非结构化文本的特征标注，确保标注的准确性和一致性。</w:t>
            </w:r>
            <w:r>
              <w:rPr>
                <w:rFonts w:hint="eastAsia"/>
              </w:rPr>
              <w:br w:type="textWrapping"/>
            </w:r>
            <w:r>
              <w:rPr>
                <w:rFonts w:hint="eastAsia"/>
              </w:rPr>
              <w:t>数据标签交付物为非结构化文件的数据标签。</w:t>
            </w:r>
          </w:p>
        </w:tc>
        <w:tc>
          <w:tcPr>
            <w:tcW w:w="349" w:type="pct"/>
            <w:vAlign w:val="center"/>
          </w:tcPr>
          <w:p w14:paraId="2240A58D">
            <w:pPr>
              <w:pStyle w:val="30"/>
            </w:pPr>
            <w:r>
              <w:rPr>
                <w:rFonts w:hint="eastAsia"/>
              </w:rPr>
              <w:t>6</w:t>
            </w:r>
          </w:p>
        </w:tc>
        <w:tc>
          <w:tcPr>
            <w:tcW w:w="349" w:type="pct"/>
            <w:vAlign w:val="center"/>
          </w:tcPr>
          <w:p w14:paraId="251BDAE8">
            <w:pPr>
              <w:pStyle w:val="30"/>
            </w:pPr>
            <w:r>
              <w:rPr>
                <w:rFonts w:hint="eastAsia"/>
              </w:rPr>
              <w:t>资源“图书馆”</w:t>
            </w:r>
          </w:p>
        </w:tc>
      </w:tr>
      <w:tr w14:paraId="154BE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28" w:type="pct"/>
            <w:noWrap/>
            <w:vAlign w:val="center"/>
          </w:tcPr>
          <w:p w14:paraId="60FBFC79">
            <w:pPr>
              <w:pStyle w:val="30"/>
            </w:pPr>
            <w:r>
              <w:rPr>
                <w:rFonts w:hint="eastAsia"/>
              </w:rPr>
              <w:t>13</w:t>
            </w:r>
          </w:p>
        </w:tc>
        <w:tc>
          <w:tcPr>
            <w:tcW w:w="228" w:type="pct"/>
            <w:vMerge w:val="continue"/>
            <w:vAlign w:val="center"/>
          </w:tcPr>
          <w:p w14:paraId="3E11997B">
            <w:pPr>
              <w:pStyle w:val="30"/>
            </w:pPr>
          </w:p>
        </w:tc>
        <w:tc>
          <w:tcPr>
            <w:tcW w:w="590" w:type="pct"/>
            <w:vMerge w:val="restart"/>
            <w:noWrap/>
            <w:vAlign w:val="center"/>
          </w:tcPr>
          <w:p w14:paraId="4439D043">
            <w:pPr>
              <w:pStyle w:val="30"/>
            </w:pPr>
            <w:r>
              <w:rPr>
                <w:rFonts w:hint="eastAsia"/>
              </w:rPr>
              <w:t>数据融合</w:t>
            </w:r>
          </w:p>
        </w:tc>
        <w:tc>
          <w:tcPr>
            <w:tcW w:w="228" w:type="pct"/>
            <w:vMerge w:val="restart"/>
            <w:vAlign w:val="center"/>
          </w:tcPr>
          <w:p w14:paraId="78F7663D">
            <w:pPr>
              <w:pStyle w:val="30"/>
            </w:pPr>
            <w:r>
              <w:rPr>
                <w:rFonts w:hint="eastAsia"/>
              </w:rPr>
              <w:t>万条</w:t>
            </w:r>
          </w:p>
        </w:tc>
        <w:tc>
          <w:tcPr>
            <w:tcW w:w="349" w:type="pct"/>
            <w:vMerge w:val="restart"/>
            <w:vAlign w:val="center"/>
          </w:tcPr>
          <w:p w14:paraId="461A3270">
            <w:pPr>
              <w:pStyle w:val="30"/>
            </w:pPr>
            <w:r>
              <w:rPr>
                <w:rFonts w:hint="eastAsia"/>
              </w:rPr>
              <w:t>20</w:t>
            </w:r>
          </w:p>
        </w:tc>
        <w:tc>
          <w:tcPr>
            <w:tcW w:w="590" w:type="pct"/>
            <w:vMerge w:val="restart"/>
            <w:vAlign w:val="center"/>
          </w:tcPr>
          <w:p w14:paraId="760DCB53">
            <w:pPr>
              <w:pStyle w:val="30"/>
            </w:pPr>
            <w:r>
              <w:rPr>
                <w:rFonts w:hint="eastAsia"/>
              </w:rPr>
              <w:t>国资监管业务相关的领导讲话、政策文件、法律法规等以PDF、OFD等格式保存的文件。</w:t>
            </w:r>
          </w:p>
        </w:tc>
        <w:tc>
          <w:tcPr>
            <w:tcW w:w="1617" w:type="pct"/>
            <w:vAlign w:val="center"/>
          </w:tcPr>
          <w:p w14:paraId="0A3E2ACA">
            <w:pPr>
              <w:pStyle w:val="30"/>
            </w:pPr>
            <w:r>
              <w:rPr>
                <w:rFonts w:hint="eastAsia"/>
              </w:rPr>
              <w:t>数据质量检查：开展完整性检查，识别非结构化数据文件中的缺失、损坏情况；开展数据格式一致性检查，验证文件格式是否符合预设标准。</w:t>
            </w:r>
          </w:p>
        </w:tc>
        <w:tc>
          <w:tcPr>
            <w:tcW w:w="469" w:type="pct"/>
            <w:vAlign w:val="center"/>
          </w:tcPr>
          <w:p w14:paraId="0DFC2FC6">
            <w:pPr>
              <w:pStyle w:val="30"/>
            </w:pPr>
            <w:r>
              <w:rPr>
                <w:rFonts w:hint="eastAsia"/>
              </w:rPr>
              <w:t>提升数据可信度，减少因文件损坏或信息缺失导致的数据融合过程中断风险。</w:t>
            </w:r>
            <w:r>
              <w:rPr>
                <w:rFonts w:hint="eastAsia"/>
              </w:rPr>
              <w:br w:type="textWrapping"/>
            </w:r>
            <w:r>
              <w:rPr>
                <w:rFonts w:hint="eastAsia"/>
              </w:rPr>
              <w:t>交付物为数据质量检查结果。</w:t>
            </w:r>
          </w:p>
        </w:tc>
        <w:tc>
          <w:tcPr>
            <w:tcW w:w="349" w:type="pct"/>
            <w:vMerge w:val="restart"/>
            <w:vAlign w:val="center"/>
          </w:tcPr>
          <w:p w14:paraId="1EC16EBC">
            <w:pPr>
              <w:pStyle w:val="30"/>
            </w:pPr>
            <w:r>
              <w:rPr>
                <w:rFonts w:hint="eastAsia"/>
              </w:rPr>
              <w:t>12</w:t>
            </w:r>
          </w:p>
        </w:tc>
        <w:tc>
          <w:tcPr>
            <w:tcW w:w="349" w:type="pct"/>
            <w:vMerge w:val="restart"/>
            <w:vAlign w:val="center"/>
          </w:tcPr>
          <w:p w14:paraId="7DC1F7C9">
            <w:pPr>
              <w:pStyle w:val="30"/>
            </w:pPr>
            <w:r>
              <w:rPr>
                <w:rFonts w:hint="eastAsia"/>
              </w:rPr>
              <w:t>资源“图书馆”</w:t>
            </w:r>
          </w:p>
        </w:tc>
      </w:tr>
      <w:tr w14:paraId="34484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28" w:type="pct"/>
            <w:noWrap/>
            <w:vAlign w:val="center"/>
          </w:tcPr>
          <w:p w14:paraId="1B725DB3">
            <w:pPr>
              <w:pStyle w:val="30"/>
            </w:pPr>
            <w:r>
              <w:rPr>
                <w:rFonts w:hint="eastAsia"/>
              </w:rPr>
              <w:t>14</w:t>
            </w:r>
          </w:p>
        </w:tc>
        <w:tc>
          <w:tcPr>
            <w:tcW w:w="228" w:type="pct"/>
            <w:vMerge w:val="continue"/>
            <w:vAlign w:val="center"/>
          </w:tcPr>
          <w:p w14:paraId="0D815487">
            <w:pPr>
              <w:pStyle w:val="30"/>
            </w:pPr>
          </w:p>
        </w:tc>
        <w:tc>
          <w:tcPr>
            <w:tcW w:w="590" w:type="pct"/>
            <w:vMerge w:val="continue"/>
            <w:noWrap/>
            <w:vAlign w:val="center"/>
          </w:tcPr>
          <w:p w14:paraId="359470DF">
            <w:pPr>
              <w:pStyle w:val="30"/>
            </w:pPr>
          </w:p>
        </w:tc>
        <w:tc>
          <w:tcPr>
            <w:tcW w:w="228" w:type="pct"/>
            <w:vMerge w:val="continue"/>
            <w:vAlign w:val="center"/>
          </w:tcPr>
          <w:p w14:paraId="1ABAECD6">
            <w:pPr>
              <w:pStyle w:val="30"/>
            </w:pPr>
          </w:p>
        </w:tc>
        <w:tc>
          <w:tcPr>
            <w:tcW w:w="349" w:type="pct"/>
            <w:vMerge w:val="continue"/>
            <w:vAlign w:val="center"/>
          </w:tcPr>
          <w:p w14:paraId="101C8EB5">
            <w:pPr>
              <w:pStyle w:val="30"/>
            </w:pPr>
          </w:p>
        </w:tc>
        <w:tc>
          <w:tcPr>
            <w:tcW w:w="590" w:type="pct"/>
            <w:vMerge w:val="continue"/>
            <w:vAlign w:val="center"/>
          </w:tcPr>
          <w:p w14:paraId="329B7BBD">
            <w:pPr>
              <w:pStyle w:val="30"/>
            </w:pPr>
          </w:p>
        </w:tc>
        <w:tc>
          <w:tcPr>
            <w:tcW w:w="1617" w:type="pct"/>
            <w:vAlign w:val="center"/>
          </w:tcPr>
          <w:p w14:paraId="11E6CE2A">
            <w:pPr>
              <w:pStyle w:val="30"/>
            </w:pPr>
            <w:r>
              <w:rPr>
                <w:rFonts w:hint="eastAsia"/>
              </w:rPr>
              <w:t>数据转换：识别多种非结构化数据格式，如PDF、Word、Excel、PPT、OFD等，并将其转换为统一的中间格式，便于后续处理。运用光学字符识别（OCR）技术和文本挖掘技术，从非文本格式文件中提取文本内容。</w:t>
            </w:r>
          </w:p>
        </w:tc>
        <w:tc>
          <w:tcPr>
            <w:tcW w:w="469" w:type="pct"/>
            <w:vAlign w:val="center"/>
          </w:tcPr>
          <w:p w14:paraId="5E7FE631">
            <w:pPr>
              <w:pStyle w:val="30"/>
            </w:pPr>
            <w:r>
              <w:rPr>
                <w:rFonts w:hint="eastAsia"/>
              </w:rPr>
              <w:t>实现非结构化数据的机器可读化，支持后续智能检索与分析，提高文本数据可用性。</w:t>
            </w:r>
            <w:r>
              <w:rPr>
                <w:rFonts w:hint="eastAsia"/>
              </w:rPr>
              <w:br w:type="textWrapping"/>
            </w:r>
            <w:r>
              <w:rPr>
                <w:rFonts w:hint="eastAsia"/>
              </w:rPr>
              <w:t>交付物为转换后的统一格式文件及结构化元数据。</w:t>
            </w:r>
          </w:p>
        </w:tc>
        <w:tc>
          <w:tcPr>
            <w:tcW w:w="349" w:type="pct"/>
            <w:vMerge w:val="continue"/>
            <w:vAlign w:val="center"/>
          </w:tcPr>
          <w:p w14:paraId="6BAEC3D5">
            <w:pPr>
              <w:pStyle w:val="30"/>
            </w:pPr>
          </w:p>
        </w:tc>
        <w:tc>
          <w:tcPr>
            <w:tcW w:w="349" w:type="pct"/>
            <w:vMerge w:val="continue"/>
            <w:vAlign w:val="center"/>
          </w:tcPr>
          <w:p w14:paraId="2A9BC102">
            <w:pPr>
              <w:pStyle w:val="30"/>
            </w:pPr>
          </w:p>
        </w:tc>
      </w:tr>
      <w:tr w14:paraId="3B6CE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28" w:type="pct"/>
            <w:noWrap/>
            <w:vAlign w:val="center"/>
          </w:tcPr>
          <w:p w14:paraId="533264E6">
            <w:pPr>
              <w:pStyle w:val="30"/>
            </w:pPr>
            <w:r>
              <w:rPr>
                <w:rFonts w:hint="eastAsia"/>
              </w:rPr>
              <w:t>15</w:t>
            </w:r>
          </w:p>
        </w:tc>
        <w:tc>
          <w:tcPr>
            <w:tcW w:w="228" w:type="pct"/>
            <w:vMerge w:val="continue"/>
            <w:vAlign w:val="center"/>
          </w:tcPr>
          <w:p w14:paraId="4F55B008">
            <w:pPr>
              <w:pStyle w:val="30"/>
            </w:pPr>
          </w:p>
        </w:tc>
        <w:tc>
          <w:tcPr>
            <w:tcW w:w="590" w:type="pct"/>
            <w:vMerge w:val="continue"/>
            <w:noWrap/>
            <w:vAlign w:val="center"/>
          </w:tcPr>
          <w:p w14:paraId="254F1300">
            <w:pPr>
              <w:pStyle w:val="30"/>
            </w:pPr>
          </w:p>
        </w:tc>
        <w:tc>
          <w:tcPr>
            <w:tcW w:w="228" w:type="pct"/>
            <w:vMerge w:val="continue"/>
            <w:vAlign w:val="center"/>
          </w:tcPr>
          <w:p w14:paraId="6598B6A6">
            <w:pPr>
              <w:pStyle w:val="30"/>
            </w:pPr>
          </w:p>
        </w:tc>
        <w:tc>
          <w:tcPr>
            <w:tcW w:w="349" w:type="pct"/>
            <w:vMerge w:val="continue"/>
            <w:vAlign w:val="center"/>
          </w:tcPr>
          <w:p w14:paraId="2EA3DB5E">
            <w:pPr>
              <w:pStyle w:val="30"/>
            </w:pPr>
          </w:p>
        </w:tc>
        <w:tc>
          <w:tcPr>
            <w:tcW w:w="590" w:type="pct"/>
            <w:vMerge w:val="continue"/>
            <w:vAlign w:val="center"/>
          </w:tcPr>
          <w:p w14:paraId="5F236F8D">
            <w:pPr>
              <w:pStyle w:val="30"/>
            </w:pPr>
          </w:p>
        </w:tc>
        <w:tc>
          <w:tcPr>
            <w:tcW w:w="1617" w:type="pct"/>
            <w:vAlign w:val="center"/>
          </w:tcPr>
          <w:p w14:paraId="6D7B5C38">
            <w:pPr>
              <w:pStyle w:val="30"/>
            </w:pPr>
            <w:r>
              <w:rPr>
                <w:rFonts w:hint="eastAsia"/>
              </w:rPr>
              <w:t>数据清洗：将领导讲话、政策文件、法律法规等非结构化数据转换结果去除文本中的无关字符、乱码、多余空格等噪声信息，提高文本内容的纯净度。</w:t>
            </w:r>
          </w:p>
        </w:tc>
        <w:tc>
          <w:tcPr>
            <w:tcW w:w="469" w:type="pct"/>
            <w:vAlign w:val="center"/>
          </w:tcPr>
          <w:p w14:paraId="308DD50B">
            <w:pPr>
              <w:pStyle w:val="30"/>
            </w:pPr>
            <w:r>
              <w:rPr>
                <w:rFonts w:hint="eastAsia"/>
              </w:rPr>
              <w:t>通过清除无关字符、乱码及多余空格，确保文本内容的完整性与语义连贯性，避免噪声干扰关键信息的提取与分析。</w:t>
            </w:r>
            <w:r>
              <w:rPr>
                <w:rFonts w:hint="eastAsia"/>
              </w:rPr>
              <w:br w:type="textWrapping"/>
            </w:r>
            <w:r>
              <w:rPr>
                <w:rFonts w:hint="eastAsia"/>
              </w:rPr>
              <w:t>交付物为清洗后数据集。</w:t>
            </w:r>
          </w:p>
        </w:tc>
        <w:tc>
          <w:tcPr>
            <w:tcW w:w="349" w:type="pct"/>
            <w:vMerge w:val="continue"/>
            <w:vAlign w:val="center"/>
          </w:tcPr>
          <w:p w14:paraId="4C32D4D9">
            <w:pPr>
              <w:pStyle w:val="30"/>
            </w:pPr>
          </w:p>
        </w:tc>
        <w:tc>
          <w:tcPr>
            <w:tcW w:w="349" w:type="pct"/>
            <w:vMerge w:val="continue"/>
            <w:vAlign w:val="center"/>
          </w:tcPr>
          <w:p w14:paraId="551C581B">
            <w:pPr>
              <w:pStyle w:val="30"/>
            </w:pPr>
          </w:p>
        </w:tc>
      </w:tr>
      <w:tr w14:paraId="4420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jc w:val="center"/>
        </w:trPr>
        <w:tc>
          <w:tcPr>
            <w:tcW w:w="228" w:type="pct"/>
            <w:noWrap/>
            <w:vAlign w:val="center"/>
          </w:tcPr>
          <w:p w14:paraId="5B82AF56">
            <w:pPr>
              <w:pStyle w:val="30"/>
            </w:pPr>
            <w:r>
              <w:rPr>
                <w:rFonts w:hint="eastAsia"/>
              </w:rPr>
              <w:t>16</w:t>
            </w:r>
          </w:p>
        </w:tc>
        <w:tc>
          <w:tcPr>
            <w:tcW w:w="228" w:type="pct"/>
            <w:vMerge w:val="continue"/>
            <w:vAlign w:val="center"/>
          </w:tcPr>
          <w:p w14:paraId="3F8D5C5F">
            <w:pPr>
              <w:pStyle w:val="30"/>
            </w:pPr>
          </w:p>
        </w:tc>
        <w:tc>
          <w:tcPr>
            <w:tcW w:w="590" w:type="pct"/>
            <w:vMerge w:val="continue"/>
            <w:noWrap/>
            <w:vAlign w:val="center"/>
          </w:tcPr>
          <w:p w14:paraId="2D1D7218">
            <w:pPr>
              <w:pStyle w:val="30"/>
            </w:pPr>
          </w:p>
        </w:tc>
        <w:tc>
          <w:tcPr>
            <w:tcW w:w="228" w:type="pct"/>
            <w:vMerge w:val="continue"/>
            <w:vAlign w:val="center"/>
          </w:tcPr>
          <w:p w14:paraId="5DAEC46E">
            <w:pPr>
              <w:pStyle w:val="30"/>
            </w:pPr>
          </w:p>
        </w:tc>
        <w:tc>
          <w:tcPr>
            <w:tcW w:w="349" w:type="pct"/>
            <w:vMerge w:val="continue"/>
            <w:vAlign w:val="center"/>
          </w:tcPr>
          <w:p w14:paraId="14B29544">
            <w:pPr>
              <w:pStyle w:val="30"/>
            </w:pPr>
          </w:p>
        </w:tc>
        <w:tc>
          <w:tcPr>
            <w:tcW w:w="590" w:type="pct"/>
            <w:vMerge w:val="continue"/>
            <w:vAlign w:val="center"/>
          </w:tcPr>
          <w:p w14:paraId="22151B5C">
            <w:pPr>
              <w:pStyle w:val="30"/>
            </w:pPr>
          </w:p>
        </w:tc>
        <w:tc>
          <w:tcPr>
            <w:tcW w:w="1617" w:type="pct"/>
            <w:vAlign w:val="center"/>
          </w:tcPr>
          <w:p w14:paraId="1EC7611B">
            <w:pPr>
              <w:pStyle w:val="30"/>
            </w:pPr>
            <w:r>
              <w:rPr>
                <w:rFonts w:hint="eastAsia"/>
              </w:rPr>
              <w:t>数据比对：将转换清洗后的结构化数据与非结构化文件进行比对分析，验证结构化字段是否与非结构化原文完全匹配，检查结构化数据是否覆盖非结构化文件中的全部有效信息。</w:t>
            </w:r>
          </w:p>
        </w:tc>
        <w:tc>
          <w:tcPr>
            <w:tcW w:w="469" w:type="pct"/>
            <w:vAlign w:val="center"/>
          </w:tcPr>
          <w:p w14:paraId="61E503A0">
            <w:pPr>
              <w:pStyle w:val="30"/>
            </w:pPr>
            <w:r>
              <w:rPr>
                <w:rFonts w:hint="eastAsia"/>
              </w:rPr>
              <w:t>通过比对分析，验证结构化数据与非结构化源文件的内容一致性，确保关键信息在转换过程中无丢失或误解析，同时可暴露清洗过程中可能存在的过度过滤或逻辑漏洞，进而优化清洗策略。</w:t>
            </w:r>
            <w:r>
              <w:rPr>
                <w:rFonts w:hint="eastAsia"/>
              </w:rPr>
              <w:br w:type="textWrapping"/>
            </w:r>
            <w:r>
              <w:rPr>
                <w:rFonts w:hint="eastAsia"/>
              </w:rPr>
              <w:t>交付物为差异比对结果。</w:t>
            </w:r>
          </w:p>
        </w:tc>
        <w:tc>
          <w:tcPr>
            <w:tcW w:w="349" w:type="pct"/>
            <w:vMerge w:val="continue"/>
            <w:vAlign w:val="center"/>
          </w:tcPr>
          <w:p w14:paraId="29C90185">
            <w:pPr>
              <w:pStyle w:val="30"/>
            </w:pPr>
          </w:p>
        </w:tc>
        <w:tc>
          <w:tcPr>
            <w:tcW w:w="349" w:type="pct"/>
            <w:vMerge w:val="continue"/>
            <w:vAlign w:val="center"/>
          </w:tcPr>
          <w:p w14:paraId="1F4C107A">
            <w:pPr>
              <w:pStyle w:val="30"/>
            </w:pPr>
          </w:p>
        </w:tc>
      </w:tr>
    </w:tbl>
    <w:p w14:paraId="3CFA1775">
      <w:pPr>
        <w:ind w:firstLine="480"/>
      </w:pPr>
    </w:p>
    <w:p w14:paraId="6162BD6B">
      <w:pPr>
        <w:ind w:firstLine="480"/>
      </w:pPr>
    </w:p>
    <w:p w14:paraId="24098A83">
      <w:pPr>
        <w:ind w:firstLine="480"/>
      </w:pPr>
    </w:p>
    <w:p w14:paraId="1D1398DC">
      <w:pPr>
        <w:ind w:firstLine="480"/>
        <w:sectPr>
          <w:pgSz w:w="16838" w:h="11906" w:orient="landscape"/>
          <w:pgMar w:top="1800" w:right="1440" w:bottom="1800" w:left="1440" w:header="851" w:footer="992" w:gutter="0"/>
          <w:cols w:space="425" w:num="1"/>
          <w:docGrid w:type="lines" w:linePitch="312" w:charSpace="0"/>
        </w:sectPr>
      </w:pPr>
    </w:p>
    <w:p w14:paraId="13DBFE86">
      <w:pPr>
        <w:pStyle w:val="3"/>
        <w:numPr>
          <w:ilvl w:val="1"/>
          <w:numId w:val="0"/>
        </w:numPr>
      </w:pPr>
      <w:bookmarkStart w:id="342" w:name="_Toc27594"/>
      <w:r>
        <w:rPr>
          <w:rFonts w:hint="eastAsia" w:ascii="Times New Roman" w:hAnsi="Times New Roman" w:cs="宋体"/>
        </w:rPr>
        <w:t xml:space="preserve">7.3  </w:t>
      </w:r>
      <w:r>
        <w:rPr>
          <w:rFonts w:hint="eastAsia"/>
        </w:rPr>
        <w:t>项目预算分类汇总清单</w:t>
      </w:r>
      <w:bookmarkEnd w:id="342"/>
    </w:p>
    <w:p w14:paraId="79C022E8">
      <w:pPr>
        <w:pStyle w:val="22"/>
        <w:numPr>
          <w:ilvl w:val="8"/>
          <w:numId w:val="0"/>
        </w:numPr>
        <w:rPr>
          <w:rFonts w:hint="default"/>
        </w:rPr>
      </w:pPr>
      <w:r>
        <w:rPr>
          <w:rFonts w:hint="default" w:cs="Times New Roman"/>
        </w:rPr>
        <w:t xml:space="preserve">表7.4  </w:t>
      </w:r>
      <w:r>
        <w:t>应用开发投资估算表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
        <w:gridCol w:w="2970"/>
        <w:gridCol w:w="1341"/>
        <w:gridCol w:w="3538"/>
      </w:tblGrid>
      <w:tr w14:paraId="3FB1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0" w:type="auto"/>
            <w:vAlign w:val="center"/>
          </w:tcPr>
          <w:p w14:paraId="5B082261">
            <w:pPr>
              <w:pStyle w:val="30"/>
              <w:rPr>
                <w:b/>
                <w:bCs/>
              </w:rPr>
            </w:pPr>
            <w:r>
              <w:rPr>
                <w:rFonts w:hint="eastAsia"/>
                <w:b/>
                <w:bCs/>
              </w:rPr>
              <w:t>序号</w:t>
            </w:r>
          </w:p>
        </w:tc>
        <w:tc>
          <w:tcPr>
            <w:tcW w:w="0" w:type="auto"/>
            <w:vAlign w:val="center"/>
          </w:tcPr>
          <w:p w14:paraId="621BC611">
            <w:pPr>
              <w:pStyle w:val="30"/>
              <w:rPr>
                <w:b/>
                <w:bCs/>
              </w:rPr>
            </w:pPr>
          </w:p>
        </w:tc>
        <w:tc>
          <w:tcPr>
            <w:tcW w:w="0" w:type="auto"/>
            <w:vAlign w:val="center"/>
          </w:tcPr>
          <w:p w14:paraId="5E8A6A6B">
            <w:pPr>
              <w:pStyle w:val="30"/>
              <w:rPr>
                <w:b/>
                <w:bCs/>
              </w:rPr>
            </w:pPr>
            <w:r>
              <w:rPr>
                <w:rFonts w:hint="eastAsia"/>
                <w:b/>
                <w:bCs/>
              </w:rPr>
              <w:t>金额（万元）</w:t>
            </w:r>
          </w:p>
        </w:tc>
        <w:tc>
          <w:tcPr>
            <w:tcW w:w="0" w:type="auto"/>
            <w:vAlign w:val="center"/>
          </w:tcPr>
          <w:p w14:paraId="7F216874">
            <w:pPr>
              <w:pStyle w:val="30"/>
              <w:rPr>
                <w:b/>
                <w:bCs/>
              </w:rPr>
            </w:pPr>
            <w:r>
              <w:rPr>
                <w:rFonts w:hint="eastAsia"/>
                <w:b/>
                <w:bCs/>
              </w:rPr>
              <w:t>备注</w:t>
            </w:r>
          </w:p>
        </w:tc>
      </w:tr>
      <w:tr w14:paraId="1C854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09F1AC4F">
            <w:pPr>
              <w:pStyle w:val="30"/>
              <w:rPr>
                <w:b/>
                <w:bCs/>
              </w:rPr>
            </w:pPr>
            <w:r>
              <w:rPr>
                <w:rFonts w:hint="eastAsia"/>
                <w:b/>
                <w:bCs/>
              </w:rPr>
              <w:t>一</w:t>
            </w:r>
          </w:p>
        </w:tc>
        <w:tc>
          <w:tcPr>
            <w:tcW w:w="0" w:type="auto"/>
            <w:vAlign w:val="center"/>
          </w:tcPr>
          <w:p w14:paraId="176C0D4C">
            <w:pPr>
              <w:pStyle w:val="30"/>
              <w:rPr>
                <w:b/>
                <w:bCs/>
              </w:rPr>
            </w:pPr>
            <w:r>
              <w:rPr>
                <w:rFonts w:hint="eastAsia"/>
                <w:b/>
                <w:bCs/>
              </w:rPr>
              <w:t>一类费用</w:t>
            </w:r>
          </w:p>
        </w:tc>
        <w:tc>
          <w:tcPr>
            <w:tcW w:w="0" w:type="auto"/>
            <w:vAlign w:val="center"/>
          </w:tcPr>
          <w:p w14:paraId="2746D1BC">
            <w:pPr>
              <w:pStyle w:val="30"/>
              <w:rPr>
                <w:b/>
                <w:bCs/>
              </w:rPr>
            </w:pPr>
            <w:r>
              <w:rPr>
                <w:rFonts w:hint="eastAsia"/>
                <w:b/>
                <w:bCs/>
              </w:rPr>
              <w:t>106</w:t>
            </w:r>
            <w:ins w:id="4" w:author="hangyifei" w:date="2025-10-28T15:27:04Z">
              <w:r>
                <w:rPr>
                  <w:rFonts w:hint="eastAsia"/>
                  <w:b/>
                  <w:bCs/>
                  <w:lang w:val="en-US" w:eastAsia="zh-CN"/>
                </w:rPr>
                <w:t>6</w:t>
              </w:r>
            </w:ins>
            <w:r>
              <w:rPr>
                <w:rFonts w:hint="eastAsia"/>
                <w:b/>
                <w:bCs/>
              </w:rPr>
              <w:t>.</w:t>
            </w:r>
            <w:ins w:id="5" w:author="hangyifei" w:date="2025-10-28T15:27:06Z">
              <w:r>
                <w:rPr>
                  <w:rFonts w:hint="eastAsia"/>
                  <w:b/>
                  <w:bCs/>
                  <w:lang w:val="en-US" w:eastAsia="zh-CN"/>
                </w:rPr>
                <w:t>5</w:t>
              </w:r>
            </w:ins>
          </w:p>
        </w:tc>
        <w:tc>
          <w:tcPr>
            <w:tcW w:w="0" w:type="auto"/>
            <w:vAlign w:val="center"/>
          </w:tcPr>
          <w:p w14:paraId="62E8EAD1">
            <w:pPr>
              <w:pStyle w:val="30"/>
            </w:pPr>
          </w:p>
        </w:tc>
      </w:tr>
      <w:tr w14:paraId="714EE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3FD1607E">
            <w:pPr>
              <w:pStyle w:val="30"/>
              <w:rPr>
                <w:b/>
                <w:bCs/>
              </w:rPr>
            </w:pPr>
            <w:r>
              <w:rPr>
                <w:rFonts w:hint="eastAsia"/>
                <w:b/>
                <w:bCs/>
              </w:rPr>
              <w:t>1</w:t>
            </w:r>
          </w:p>
        </w:tc>
        <w:tc>
          <w:tcPr>
            <w:tcW w:w="0" w:type="auto"/>
            <w:vAlign w:val="center"/>
          </w:tcPr>
          <w:p w14:paraId="5E6F8CC6">
            <w:pPr>
              <w:pStyle w:val="30"/>
              <w:rPr>
                <w:b/>
                <w:bCs/>
              </w:rPr>
            </w:pPr>
            <w:r>
              <w:rPr>
                <w:rFonts w:hint="eastAsia"/>
                <w:b/>
                <w:bCs/>
              </w:rPr>
              <w:t>软件开发</w:t>
            </w:r>
          </w:p>
        </w:tc>
        <w:tc>
          <w:tcPr>
            <w:tcW w:w="0" w:type="auto"/>
            <w:vAlign w:val="center"/>
          </w:tcPr>
          <w:p w14:paraId="7878814F">
            <w:pPr>
              <w:pStyle w:val="30"/>
              <w:rPr>
                <w:rFonts w:hint="default" w:eastAsia="宋体"/>
                <w:b/>
                <w:bCs/>
                <w:lang w:val="en-US" w:eastAsia="zh-CN"/>
              </w:rPr>
            </w:pPr>
            <w:r>
              <w:rPr>
                <w:rFonts w:hint="eastAsia"/>
                <w:b/>
                <w:bCs/>
              </w:rPr>
              <w:t>9</w:t>
            </w:r>
            <w:ins w:id="6" w:author="hangyifei" w:date="2025-10-28T15:27:21Z">
              <w:r>
                <w:rPr>
                  <w:rFonts w:hint="eastAsia"/>
                  <w:b/>
                  <w:bCs/>
                  <w:lang w:val="en-US" w:eastAsia="zh-CN"/>
                </w:rPr>
                <w:t>7</w:t>
              </w:r>
            </w:ins>
            <w:ins w:id="7" w:author="hangyifei" w:date="2025-10-28T15:27:22Z">
              <w:r>
                <w:rPr>
                  <w:rFonts w:hint="eastAsia"/>
                  <w:b/>
                  <w:bCs/>
                  <w:lang w:val="en-US" w:eastAsia="zh-CN"/>
                </w:rPr>
                <w:t>1.5</w:t>
              </w:r>
            </w:ins>
          </w:p>
        </w:tc>
        <w:tc>
          <w:tcPr>
            <w:tcW w:w="0" w:type="auto"/>
            <w:vAlign w:val="center"/>
          </w:tcPr>
          <w:p w14:paraId="4205BDCB">
            <w:pPr>
              <w:pStyle w:val="30"/>
            </w:pPr>
          </w:p>
        </w:tc>
      </w:tr>
      <w:tr w14:paraId="7F88A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7ACAD1AE">
            <w:pPr>
              <w:pStyle w:val="30"/>
            </w:pPr>
            <w:r>
              <w:rPr>
                <w:rFonts w:hint="eastAsia"/>
              </w:rPr>
              <w:t>1.1</w:t>
            </w:r>
          </w:p>
        </w:tc>
        <w:tc>
          <w:tcPr>
            <w:tcW w:w="0" w:type="auto"/>
            <w:vAlign w:val="center"/>
          </w:tcPr>
          <w:p w14:paraId="51DAFBEB">
            <w:pPr>
              <w:pStyle w:val="30"/>
            </w:pPr>
            <w:r>
              <w:rPr>
                <w:rFonts w:hint="eastAsia"/>
              </w:rPr>
              <w:t>干部人才管理子系统</w:t>
            </w:r>
          </w:p>
        </w:tc>
        <w:tc>
          <w:tcPr>
            <w:tcW w:w="0" w:type="auto"/>
            <w:vAlign w:val="center"/>
          </w:tcPr>
          <w:p w14:paraId="58FF3C03">
            <w:pPr>
              <w:pStyle w:val="30"/>
            </w:pPr>
            <w:r>
              <w:rPr>
                <w:rFonts w:hint="eastAsia"/>
              </w:rPr>
              <w:t>67.5</w:t>
            </w:r>
          </w:p>
        </w:tc>
        <w:tc>
          <w:tcPr>
            <w:tcW w:w="0" w:type="auto"/>
            <w:vAlign w:val="center"/>
          </w:tcPr>
          <w:p w14:paraId="52AE3088">
            <w:pPr>
              <w:pStyle w:val="30"/>
            </w:pPr>
          </w:p>
        </w:tc>
      </w:tr>
      <w:tr w14:paraId="41434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3924214D">
            <w:pPr>
              <w:pStyle w:val="30"/>
            </w:pPr>
            <w:r>
              <w:rPr>
                <w:rFonts w:hint="eastAsia"/>
              </w:rPr>
              <w:t>1.2</w:t>
            </w:r>
          </w:p>
        </w:tc>
        <w:tc>
          <w:tcPr>
            <w:tcW w:w="0" w:type="auto"/>
            <w:vAlign w:val="center"/>
          </w:tcPr>
          <w:p w14:paraId="3A1E581F">
            <w:pPr>
              <w:pStyle w:val="30"/>
            </w:pPr>
            <w:r>
              <w:rPr>
                <w:rFonts w:hint="eastAsia"/>
              </w:rPr>
              <w:t>投资监管管理子系统</w:t>
            </w:r>
          </w:p>
        </w:tc>
        <w:tc>
          <w:tcPr>
            <w:tcW w:w="0" w:type="auto"/>
            <w:vAlign w:val="center"/>
          </w:tcPr>
          <w:p w14:paraId="39276C3D">
            <w:pPr>
              <w:pStyle w:val="30"/>
            </w:pPr>
            <w:r>
              <w:rPr>
                <w:rFonts w:hint="eastAsia"/>
              </w:rPr>
              <w:t>7.5</w:t>
            </w:r>
          </w:p>
        </w:tc>
        <w:tc>
          <w:tcPr>
            <w:tcW w:w="0" w:type="auto"/>
            <w:vAlign w:val="center"/>
          </w:tcPr>
          <w:p w14:paraId="387024DF">
            <w:pPr>
              <w:pStyle w:val="30"/>
            </w:pPr>
          </w:p>
        </w:tc>
      </w:tr>
      <w:tr w14:paraId="6B0D0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4D3371B5">
            <w:pPr>
              <w:pStyle w:val="30"/>
            </w:pPr>
            <w:r>
              <w:rPr>
                <w:rFonts w:hint="eastAsia"/>
              </w:rPr>
              <w:t>1.3</w:t>
            </w:r>
          </w:p>
        </w:tc>
        <w:tc>
          <w:tcPr>
            <w:tcW w:w="0" w:type="auto"/>
            <w:vAlign w:val="center"/>
          </w:tcPr>
          <w:p w14:paraId="499E046B">
            <w:pPr>
              <w:pStyle w:val="30"/>
            </w:pPr>
            <w:r>
              <w:rPr>
                <w:rFonts w:hint="eastAsia"/>
              </w:rPr>
              <w:t>市属国企投资基金信息子系统</w:t>
            </w:r>
          </w:p>
        </w:tc>
        <w:tc>
          <w:tcPr>
            <w:tcW w:w="0" w:type="auto"/>
            <w:vAlign w:val="center"/>
          </w:tcPr>
          <w:p w14:paraId="4E1C6AA4">
            <w:pPr>
              <w:pStyle w:val="30"/>
            </w:pPr>
            <w:r>
              <w:rPr>
                <w:rFonts w:hint="eastAsia"/>
              </w:rPr>
              <w:t>86.3</w:t>
            </w:r>
          </w:p>
        </w:tc>
        <w:tc>
          <w:tcPr>
            <w:tcW w:w="0" w:type="auto"/>
            <w:vAlign w:val="center"/>
          </w:tcPr>
          <w:p w14:paraId="3333F364">
            <w:pPr>
              <w:pStyle w:val="30"/>
            </w:pPr>
          </w:p>
        </w:tc>
      </w:tr>
      <w:tr w14:paraId="75310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6DC67317">
            <w:pPr>
              <w:pStyle w:val="30"/>
            </w:pPr>
            <w:r>
              <w:rPr>
                <w:rFonts w:hint="eastAsia"/>
              </w:rPr>
              <w:t>1.4</w:t>
            </w:r>
          </w:p>
        </w:tc>
        <w:tc>
          <w:tcPr>
            <w:tcW w:w="0" w:type="auto"/>
            <w:vAlign w:val="center"/>
          </w:tcPr>
          <w:p w14:paraId="713A1B95">
            <w:pPr>
              <w:pStyle w:val="30"/>
            </w:pPr>
            <w:r>
              <w:rPr>
                <w:rFonts w:hint="eastAsia"/>
              </w:rPr>
              <w:t>国际化经营子系统</w:t>
            </w:r>
          </w:p>
        </w:tc>
        <w:tc>
          <w:tcPr>
            <w:tcW w:w="0" w:type="auto"/>
            <w:vAlign w:val="center"/>
          </w:tcPr>
          <w:p w14:paraId="5D41286D">
            <w:pPr>
              <w:pStyle w:val="30"/>
            </w:pPr>
            <w:r>
              <w:rPr>
                <w:rFonts w:hint="eastAsia"/>
              </w:rPr>
              <w:t>19.0</w:t>
            </w:r>
          </w:p>
        </w:tc>
        <w:tc>
          <w:tcPr>
            <w:tcW w:w="0" w:type="auto"/>
            <w:vAlign w:val="center"/>
          </w:tcPr>
          <w:p w14:paraId="27B8BCD5">
            <w:pPr>
              <w:pStyle w:val="30"/>
            </w:pPr>
          </w:p>
        </w:tc>
      </w:tr>
      <w:tr w14:paraId="3E80B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75A80BF0">
            <w:pPr>
              <w:pStyle w:val="30"/>
            </w:pPr>
            <w:r>
              <w:rPr>
                <w:rFonts w:hint="eastAsia"/>
              </w:rPr>
              <w:t>1.5</w:t>
            </w:r>
          </w:p>
        </w:tc>
        <w:tc>
          <w:tcPr>
            <w:tcW w:w="0" w:type="auto"/>
            <w:vAlign w:val="center"/>
          </w:tcPr>
          <w:p w14:paraId="4ADEDF76">
            <w:pPr>
              <w:pStyle w:val="30"/>
            </w:pPr>
            <w:r>
              <w:rPr>
                <w:rFonts w:hint="eastAsia"/>
              </w:rPr>
              <w:t>国企价值评估子系统</w:t>
            </w:r>
          </w:p>
        </w:tc>
        <w:tc>
          <w:tcPr>
            <w:tcW w:w="0" w:type="auto"/>
            <w:vAlign w:val="center"/>
          </w:tcPr>
          <w:p w14:paraId="632F93A6">
            <w:pPr>
              <w:pStyle w:val="30"/>
            </w:pPr>
            <w:r>
              <w:rPr>
                <w:rFonts w:hint="eastAsia"/>
              </w:rPr>
              <w:t>60.3</w:t>
            </w:r>
          </w:p>
        </w:tc>
        <w:tc>
          <w:tcPr>
            <w:tcW w:w="0" w:type="auto"/>
            <w:vAlign w:val="center"/>
          </w:tcPr>
          <w:p w14:paraId="334022B8">
            <w:pPr>
              <w:pStyle w:val="30"/>
            </w:pPr>
          </w:p>
        </w:tc>
      </w:tr>
      <w:tr w14:paraId="03378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jc w:val="center"/>
        </w:trPr>
        <w:tc>
          <w:tcPr>
            <w:tcW w:w="0" w:type="auto"/>
            <w:vAlign w:val="center"/>
          </w:tcPr>
          <w:p w14:paraId="6B0893A0">
            <w:pPr>
              <w:pStyle w:val="30"/>
            </w:pPr>
            <w:r>
              <w:rPr>
                <w:rFonts w:hint="eastAsia"/>
              </w:rPr>
              <w:t>1.6</w:t>
            </w:r>
          </w:p>
        </w:tc>
        <w:tc>
          <w:tcPr>
            <w:tcW w:w="0" w:type="auto"/>
            <w:vAlign w:val="center"/>
          </w:tcPr>
          <w:p w14:paraId="43145D95">
            <w:pPr>
              <w:pStyle w:val="30"/>
            </w:pPr>
            <w:r>
              <w:rPr>
                <w:rFonts w:hint="eastAsia"/>
              </w:rPr>
              <w:t>全面风险预警管理子系统</w:t>
            </w:r>
          </w:p>
        </w:tc>
        <w:tc>
          <w:tcPr>
            <w:tcW w:w="0" w:type="auto"/>
            <w:vAlign w:val="center"/>
          </w:tcPr>
          <w:p w14:paraId="7F56EBBA">
            <w:pPr>
              <w:pStyle w:val="30"/>
            </w:pPr>
            <w:r>
              <w:rPr>
                <w:rFonts w:hint="eastAsia"/>
              </w:rPr>
              <w:t>96.3</w:t>
            </w:r>
          </w:p>
        </w:tc>
        <w:tc>
          <w:tcPr>
            <w:tcW w:w="0" w:type="auto"/>
            <w:vAlign w:val="center"/>
          </w:tcPr>
          <w:p w14:paraId="449E2D2A">
            <w:pPr>
              <w:pStyle w:val="30"/>
            </w:pPr>
          </w:p>
        </w:tc>
      </w:tr>
      <w:tr w14:paraId="0BC0C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0382D008">
            <w:pPr>
              <w:pStyle w:val="30"/>
            </w:pPr>
            <w:r>
              <w:rPr>
                <w:rFonts w:hint="eastAsia"/>
              </w:rPr>
              <w:t>1.7</w:t>
            </w:r>
          </w:p>
        </w:tc>
        <w:tc>
          <w:tcPr>
            <w:tcW w:w="0" w:type="auto"/>
            <w:vAlign w:val="center"/>
          </w:tcPr>
          <w:p w14:paraId="4C7385D2">
            <w:pPr>
              <w:pStyle w:val="30"/>
            </w:pPr>
            <w:r>
              <w:rPr>
                <w:rFonts w:hint="eastAsia"/>
              </w:rPr>
              <w:t>国资监管采集子系统</w:t>
            </w:r>
          </w:p>
        </w:tc>
        <w:tc>
          <w:tcPr>
            <w:tcW w:w="0" w:type="auto"/>
            <w:vAlign w:val="center"/>
          </w:tcPr>
          <w:p w14:paraId="06E19BA1">
            <w:pPr>
              <w:pStyle w:val="30"/>
            </w:pPr>
            <w:r>
              <w:rPr>
                <w:rFonts w:hint="eastAsia"/>
              </w:rPr>
              <w:t>93.8</w:t>
            </w:r>
          </w:p>
        </w:tc>
        <w:tc>
          <w:tcPr>
            <w:tcW w:w="0" w:type="auto"/>
            <w:vAlign w:val="center"/>
          </w:tcPr>
          <w:p w14:paraId="181C2B95">
            <w:pPr>
              <w:pStyle w:val="30"/>
            </w:pPr>
          </w:p>
        </w:tc>
      </w:tr>
      <w:tr w14:paraId="19E6D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7CA6ED3B">
            <w:pPr>
              <w:pStyle w:val="30"/>
            </w:pPr>
            <w:r>
              <w:rPr>
                <w:rFonts w:hint="eastAsia"/>
              </w:rPr>
              <w:t>1.8</w:t>
            </w:r>
          </w:p>
        </w:tc>
        <w:tc>
          <w:tcPr>
            <w:tcW w:w="0" w:type="auto"/>
            <w:vAlign w:val="center"/>
          </w:tcPr>
          <w:p w14:paraId="2AE7E9BE">
            <w:pPr>
              <w:pStyle w:val="30"/>
            </w:pPr>
            <w:r>
              <w:rPr>
                <w:rFonts w:hint="eastAsia"/>
              </w:rPr>
              <w:t>国资经营预算管理子系统</w:t>
            </w:r>
          </w:p>
        </w:tc>
        <w:tc>
          <w:tcPr>
            <w:tcW w:w="0" w:type="auto"/>
            <w:vAlign w:val="center"/>
          </w:tcPr>
          <w:p w14:paraId="1DFEFADD">
            <w:pPr>
              <w:pStyle w:val="30"/>
            </w:pPr>
            <w:r>
              <w:rPr>
                <w:rFonts w:hint="eastAsia"/>
              </w:rPr>
              <w:t>18.8</w:t>
            </w:r>
          </w:p>
        </w:tc>
        <w:tc>
          <w:tcPr>
            <w:tcW w:w="0" w:type="auto"/>
            <w:vAlign w:val="center"/>
          </w:tcPr>
          <w:p w14:paraId="59EAA5C8">
            <w:pPr>
              <w:pStyle w:val="30"/>
            </w:pPr>
          </w:p>
        </w:tc>
      </w:tr>
      <w:tr w14:paraId="0C4AB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48E04307">
            <w:pPr>
              <w:pStyle w:val="30"/>
            </w:pPr>
            <w:r>
              <w:rPr>
                <w:rFonts w:hint="eastAsia"/>
              </w:rPr>
              <w:t>1.9</w:t>
            </w:r>
          </w:p>
        </w:tc>
        <w:tc>
          <w:tcPr>
            <w:tcW w:w="0" w:type="auto"/>
            <w:vAlign w:val="center"/>
          </w:tcPr>
          <w:p w14:paraId="5E783BE2">
            <w:pPr>
              <w:pStyle w:val="30"/>
            </w:pPr>
            <w:r>
              <w:rPr>
                <w:rFonts w:hint="eastAsia"/>
              </w:rPr>
              <w:t>企业分配事中事后监管子系统</w:t>
            </w:r>
          </w:p>
        </w:tc>
        <w:tc>
          <w:tcPr>
            <w:tcW w:w="0" w:type="auto"/>
            <w:vAlign w:val="center"/>
          </w:tcPr>
          <w:p w14:paraId="459E2CDC">
            <w:pPr>
              <w:pStyle w:val="30"/>
            </w:pPr>
            <w:r>
              <w:rPr>
                <w:rFonts w:hint="eastAsia"/>
              </w:rPr>
              <w:t>40.0</w:t>
            </w:r>
          </w:p>
        </w:tc>
        <w:tc>
          <w:tcPr>
            <w:tcW w:w="0" w:type="auto"/>
            <w:vAlign w:val="center"/>
          </w:tcPr>
          <w:p w14:paraId="602BD301">
            <w:pPr>
              <w:pStyle w:val="30"/>
            </w:pPr>
          </w:p>
        </w:tc>
      </w:tr>
      <w:tr w14:paraId="1944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jc w:val="center"/>
        </w:trPr>
        <w:tc>
          <w:tcPr>
            <w:tcW w:w="0" w:type="auto"/>
            <w:vAlign w:val="center"/>
          </w:tcPr>
          <w:p w14:paraId="29E00654">
            <w:pPr>
              <w:pStyle w:val="30"/>
            </w:pPr>
            <w:r>
              <w:rPr>
                <w:rFonts w:hint="eastAsia"/>
              </w:rPr>
              <w:t>1.10</w:t>
            </w:r>
          </w:p>
        </w:tc>
        <w:tc>
          <w:tcPr>
            <w:tcW w:w="0" w:type="auto"/>
            <w:vAlign w:val="center"/>
          </w:tcPr>
          <w:p w14:paraId="125F869B">
            <w:pPr>
              <w:pStyle w:val="30"/>
            </w:pPr>
            <w:r>
              <w:rPr>
                <w:rFonts w:hint="eastAsia"/>
              </w:rPr>
              <w:t>国有房地资产信息监管子系统</w:t>
            </w:r>
          </w:p>
        </w:tc>
        <w:tc>
          <w:tcPr>
            <w:tcW w:w="0" w:type="auto"/>
            <w:vAlign w:val="center"/>
          </w:tcPr>
          <w:p w14:paraId="75BBA3B9">
            <w:pPr>
              <w:pStyle w:val="30"/>
            </w:pPr>
            <w:r>
              <w:rPr>
                <w:rFonts w:hint="eastAsia"/>
              </w:rPr>
              <w:t>23.8</w:t>
            </w:r>
          </w:p>
        </w:tc>
        <w:tc>
          <w:tcPr>
            <w:tcW w:w="0" w:type="auto"/>
            <w:vAlign w:val="center"/>
          </w:tcPr>
          <w:p w14:paraId="3A84F1FC">
            <w:pPr>
              <w:pStyle w:val="30"/>
            </w:pPr>
          </w:p>
        </w:tc>
      </w:tr>
      <w:tr w14:paraId="11649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64D08404">
            <w:pPr>
              <w:pStyle w:val="30"/>
            </w:pPr>
            <w:r>
              <w:rPr>
                <w:rFonts w:hint="eastAsia"/>
              </w:rPr>
              <w:t>1.11</w:t>
            </w:r>
          </w:p>
        </w:tc>
        <w:tc>
          <w:tcPr>
            <w:tcW w:w="0" w:type="auto"/>
            <w:vAlign w:val="center"/>
          </w:tcPr>
          <w:p w14:paraId="2E6589E9">
            <w:pPr>
              <w:pStyle w:val="30"/>
            </w:pPr>
            <w:r>
              <w:rPr>
                <w:rFonts w:hint="eastAsia"/>
              </w:rPr>
              <w:t>内部审计子系统</w:t>
            </w:r>
          </w:p>
        </w:tc>
        <w:tc>
          <w:tcPr>
            <w:tcW w:w="0" w:type="auto"/>
            <w:vAlign w:val="center"/>
          </w:tcPr>
          <w:p w14:paraId="08687E2C">
            <w:pPr>
              <w:pStyle w:val="30"/>
            </w:pPr>
            <w:r>
              <w:rPr>
                <w:rFonts w:hint="eastAsia"/>
              </w:rPr>
              <w:t>32.5</w:t>
            </w:r>
          </w:p>
        </w:tc>
        <w:tc>
          <w:tcPr>
            <w:tcW w:w="0" w:type="auto"/>
            <w:vAlign w:val="center"/>
          </w:tcPr>
          <w:p w14:paraId="2BBD1F40">
            <w:pPr>
              <w:pStyle w:val="30"/>
            </w:pPr>
          </w:p>
        </w:tc>
      </w:tr>
      <w:tr w14:paraId="20B1B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5AD17C67">
            <w:pPr>
              <w:pStyle w:val="30"/>
            </w:pPr>
            <w:r>
              <w:rPr>
                <w:rFonts w:hint="eastAsia"/>
              </w:rPr>
              <w:t>1.12</w:t>
            </w:r>
          </w:p>
        </w:tc>
        <w:tc>
          <w:tcPr>
            <w:tcW w:w="0" w:type="auto"/>
            <w:vAlign w:val="center"/>
          </w:tcPr>
          <w:p w14:paraId="319E6837">
            <w:pPr>
              <w:pStyle w:val="30"/>
            </w:pPr>
            <w:r>
              <w:rPr>
                <w:rFonts w:hint="eastAsia"/>
              </w:rPr>
              <w:t>内部控制测评管理子系统</w:t>
            </w:r>
          </w:p>
        </w:tc>
        <w:tc>
          <w:tcPr>
            <w:tcW w:w="0" w:type="auto"/>
            <w:vAlign w:val="center"/>
          </w:tcPr>
          <w:p w14:paraId="2510D5EE">
            <w:pPr>
              <w:pStyle w:val="30"/>
            </w:pPr>
            <w:r>
              <w:rPr>
                <w:rFonts w:hint="eastAsia"/>
              </w:rPr>
              <w:t>38.8</w:t>
            </w:r>
          </w:p>
        </w:tc>
        <w:tc>
          <w:tcPr>
            <w:tcW w:w="0" w:type="auto"/>
            <w:vAlign w:val="center"/>
          </w:tcPr>
          <w:p w14:paraId="11EBDE09">
            <w:pPr>
              <w:pStyle w:val="30"/>
            </w:pPr>
          </w:p>
        </w:tc>
      </w:tr>
      <w:tr w14:paraId="704F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5D1A4FEF">
            <w:pPr>
              <w:pStyle w:val="30"/>
            </w:pPr>
            <w:r>
              <w:rPr>
                <w:rFonts w:hint="eastAsia"/>
              </w:rPr>
              <w:t>1.13</w:t>
            </w:r>
          </w:p>
        </w:tc>
        <w:tc>
          <w:tcPr>
            <w:tcW w:w="0" w:type="auto"/>
            <w:vAlign w:val="center"/>
          </w:tcPr>
          <w:p w14:paraId="55797A6F">
            <w:pPr>
              <w:pStyle w:val="30"/>
            </w:pPr>
            <w:r>
              <w:rPr>
                <w:rFonts w:hint="eastAsia"/>
              </w:rPr>
              <w:t>企业服务大厅</w:t>
            </w:r>
          </w:p>
        </w:tc>
        <w:tc>
          <w:tcPr>
            <w:tcW w:w="0" w:type="auto"/>
            <w:vAlign w:val="center"/>
          </w:tcPr>
          <w:p w14:paraId="305AE2C5">
            <w:pPr>
              <w:pStyle w:val="30"/>
            </w:pPr>
            <w:r>
              <w:rPr>
                <w:rFonts w:hint="eastAsia"/>
              </w:rPr>
              <w:t>20.0</w:t>
            </w:r>
          </w:p>
        </w:tc>
        <w:tc>
          <w:tcPr>
            <w:tcW w:w="0" w:type="auto"/>
            <w:vAlign w:val="center"/>
          </w:tcPr>
          <w:p w14:paraId="29BA6F5E">
            <w:pPr>
              <w:pStyle w:val="30"/>
            </w:pPr>
          </w:p>
        </w:tc>
      </w:tr>
      <w:tr w14:paraId="4B251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289C3A2F">
            <w:pPr>
              <w:pStyle w:val="30"/>
            </w:pPr>
            <w:r>
              <w:rPr>
                <w:rFonts w:hint="eastAsia"/>
              </w:rPr>
              <w:t>1.14</w:t>
            </w:r>
          </w:p>
        </w:tc>
        <w:tc>
          <w:tcPr>
            <w:tcW w:w="0" w:type="auto"/>
            <w:vAlign w:val="center"/>
          </w:tcPr>
          <w:p w14:paraId="0C70DF8A">
            <w:pPr>
              <w:pStyle w:val="30"/>
            </w:pPr>
            <w:r>
              <w:rPr>
                <w:rFonts w:hint="eastAsia"/>
              </w:rPr>
              <w:t>国资监管数智管理子系统</w:t>
            </w:r>
          </w:p>
        </w:tc>
        <w:tc>
          <w:tcPr>
            <w:tcW w:w="0" w:type="auto"/>
            <w:vAlign w:val="center"/>
          </w:tcPr>
          <w:p w14:paraId="613C6907">
            <w:pPr>
              <w:pStyle w:val="30"/>
            </w:pPr>
            <w:r>
              <w:rPr>
                <w:rFonts w:hint="eastAsia"/>
              </w:rPr>
              <w:t>316.0</w:t>
            </w:r>
          </w:p>
        </w:tc>
        <w:tc>
          <w:tcPr>
            <w:tcW w:w="0" w:type="auto"/>
            <w:vAlign w:val="center"/>
          </w:tcPr>
          <w:p w14:paraId="65961EB6">
            <w:pPr>
              <w:pStyle w:val="30"/>
            </w:pPr>
          </w:p>
        </w:tc>
      </w:tr>
      <w:tr w14:paraId="0D8D6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6A1F8E9C">
            <w:pPr>
              <w:pStyle w:val="30"/>
            </w:pPr>
            <w:r>
              <w:rPr>
                <w:rFonts w:hint="eastAsia"/>
              </w:rPr>
              <w:t>1.15</w:t>
            </w:r>
          </w:p>
        </w:tc>
        <w:tc>
          <w:tcPr>
            <w:tcW w:w="0" w:type="auto"/>
            <w:vAlign w:val="center"/>
          </w:tcPr>
          <w:p w14:paraId="57AED8D4">
            <w:pPr>
              <w:pStyle w:val="30"/>
            </w:pPr>
            <w:r>
              <w:rPr>
                <w:rFonts w:hint="eastAsia"/>
              </w:rPr>
              <w:t>全面风险预警子系统（宣传部功能模块）</w:t>
            </w:r>
          </w:p>
        </w:tc>
        <w:tc>
          <w:tcPr>
            <w:tcW w:w="0" w:type="auto"/>
            <w:vAlign w:val="center"/>
          </w:tcPr>
          <w:p w14:paraId="69C114E7">
            <w:pPr>
              <w:pStyle w:val="30"/>
            </w:pPr>
            <w:r>
              <w:rPr>
                <w:rFonts w:hint="eastAsia"/>
              </w:rPr>
              <w:t>38.8</w:t>
            </w:r>
          </w:p>
        </w:tc>
        <w:tc>
          <w:tcPr>
            <w:tcW w:w="0" w:type="auto"/>
            <w:vAlign w:val="center"/>
          </w:tcPr>
          <w:p w14:paraId="2F4BE498">
            <w:pPr>
              <w:pStyle w:val="30"/>
            </w:pPr>
          </w:p>
        </w:tc>
      </w:tr>
      <w:tr w14:paraId="7DBD1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058EA09C">
            <w:pPr>
              <w:pStyle w:val="30"/>
            </w:pPr>
            <w:r>
              <w:rPr>
                <w:rFonts w:hint="eastAsia"/>
              </w:rPr>
              <w:t>1.16</w:t>
            </w:r>
          </w:p>
        </w:tc>
        <w:tc>
          <w:tcPr>
            <w:tcW w:w="0" w:type="auto"/>
            <w:vAlign w:val="center"/>
          </w:tcPr>
          <w:p w14:paraId="4BB434E6">
            <w:pPr>
              <w:pStyle w:val="30"/>
            </w:pPr>
            <w:r>
              <w:rPr>
                <w:rFonts w:hint="eastAsia"/>
              </w:rPr>
              <w:t>密码应用建设</w:t>
            </w:r>
          </w:p>
        </w:tc>
        <w:tc>
          <w:tcPr>
            <w:tcW w:w="0" w:type="auto"/>
            <w:vAlign w:val="center"/>
          </w:tcPr>
          <w:p w14:paraId="5B5E262F">
            <w:pPr>
              <w:pStyle w:val="30"/>
              <w:rPr>
                <w:rFonts w:hint="default" w:eastAsia="宋体"/>
                <w:lang w:val="en-US" w:eastAsia="zh-CN"/>
              </w:rPr>
            </w:pPr>
            <w:r>
              <w:rPr>
                <w:rFonts w:hint="eastAsia"/>
              </w:rPr>
              <w:t>1</w:t>
            </w:r>
            <w:ins w:id="8" w:author="hangyifei" w:date="2025-10-28T15:27:17Z">
              <w:r>
                <w:rPr>
                  <w:rFonts w:hint="eastAsia"/>
                  <w:lang w:val="en-US" w:eastAsia="zh-CN"/>
                </w:rPr>
                <w:t>2</w:t>
              </w:r>
            </w:ins>
            <w:ins w:id="9" w:author="hangyifei" w:date="2025-10-28T15:27:18Z">
              <w:r>
                <w:rPr>
                  <w:rFonts w:hint="eastAsia"/>
                  <w:lang w:val="en-US" w:eastAsia="zh-CN"/>
                </w:rPr>
                <w:t>.5</w:t>
              </w:r>
            </w:ins>
          </w:p>
        </w:tc>
        <w:tc>
          <w:tcPr>
            <w:tcW w:w="0" w:type="auto"/>
            <w:vAlign w:val="center"/>
          </w:tcPr>
          <w:p w14:paraId="45EBAF9E">
            <w:pPr>
              <w:pStyle w:val="30"/>
            </w:pPr>
          </w:p>
        </w:tc>
      </w:tr>
      <w:tr w14:paraId="4882E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59769569">
            <w:pPr>
              <w:pStyle w:val="30"/>
              <w:rPr>
                <w:b/>
                <w:bCs/>
              </w:rPr>
            </w:pPr>
            <w:r>
              <w:rPr>
                <w:rFonts w:hint="eastAsia"/>
                <w:b/>
                <w:bCs/>
              </w:rPr>
              <w:t>2</w:t>
            </w:r>
          </w:p>
        </w:tc>
        <w:tc>
          <w:tcPr>
            <w:tcW w:w="0" w:type="auto"/>
            <w:vAlign w:val="center"/>
          </w:tcPr>
          <w:p w14:paraId="354EC153">
            <w:pPr>
              <w:pStyle w:val="30"/>
              <w:rPr>
                <w:b/>
                <w:bCs/>
              </w:rPr>
            </w:pPr>
            <w:r>
              <w:rPr>
                <w:rFonts w:hint="eastAsia"/>
                <w:b/>
                <w:bCs/>
              </w:rPr>
              <w:t>软件产品</w:t>
            </w:r>
          </w:p>
        </w:tc>
        <w:tc>
          <w:tcPr>
            <w:tcW w:w="0" w:type="auto"/>
            <w:vAlign w:val="center"/>
          </w:tcPr>
          <w:p w14:paraId="295B6160">
            <w:pPr>
              <w:pStyle w:val="30"/>
              <w:rPr>
                <w:b/>
                <w:bCs/>
              </w:rPr>
            </w:pPr>
            <w:r>
              <w:rPr>
                <w:rFonts w:hint="eastAsia"/>
                <w:b/>
                <w:bCs/>
              </w:rPr>
              <w:t>48</w:t>
            </w:r>
          </w:p>
        </w:tc>
        <w:tc>
          <w:tcPr>
            <w:tcW w:w="0" w:type="auto"/>
            <w:vAlign w:val="center"/>
          </w:tcPr>
          <w:p w14:paraId="31B359A5">
            <w:pPr>
              <w:pStyle w:val="30"/>
            </w:pPr>
          </w:p>
        </w:tc>
      </w:tr>
      <w:tr w14:paraId="22A05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616B2F5A">
            <w:pPr>
              <w:pStyle w:val="30"/>
              <w:rPr>
                <w:b/>
                <w:bCs/>
              </w:rPr>
            </w:pPr>
            <w:r>
              <w:rPr>
                <w:rFonts w:hint="eastAsia"/>
                <w:b/>
                <w:bCs/>
              </w:rPr>
              <w:t>3</w:t>
            </w:r>
          </w:p>
        </w:tc>
        <w:tc>
          <w:tcPr>
            <w:tcW w:w="0" w:type="auto"/>
            <w:vAlign w:val="center"/>
          </w:tcPr>
          <w:p w14:paraId="68047D63">
            <w:pPr>
              <w:pStyle w:val="30"/>
              <w:rPr>
                <w:b/>
                <w:bCs/>
              </w:rPr>
            </w:pPr>
            <w:r>
              <w:rPr>
                <w:rFonts w:hint="eastAsia"/>
                <w:b/>
                <w:bCs/>
              </w:rPr>
              <w:t>数据服务</w:t>
            </w:r>
          </w:p>
        </w:tc>
        <w:tc>
          <w:tcPr>
            <w:tcW w:w="0" w:type="auto"/>
            <w:vAlign w:val="center"/>
          </w:tcPr>
          <w:p w14:paraId="0F4B3C2C">
            <w:pPr>
              <w:pStyle w:val="30"/>
              <w:rPr>
                <w:b/>
                <w:bCs/>
              </w:rPr>
            </w:pPr>
            <w:r>
              <w:rPr>
                <w:rFonts w:hint="eastAsia"/>
                <w:b/>
                <w:bCs/>
              </w:rPr>
              <w:t>47</w:t>
            </w:r>
          </w:p>
        </w:tc>
        <w:tc>
          <w:tcPr>
            <w:tcW w:w="0" w:type="auto"/>
            <w:vAlign w:val="center"/>
          </w:tcPr>
          <w:p w14:paraId="54502B77">
            <w:pPr>
              <w:pStyle w:val="30"/>
            </w:pPr>
          </w:p>
        </w:tc>
      </w:tr>
      <w:tr w14:paraId="7FEE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7C838753">
            <w:pPr>
              <w:pStyle w:val="30"/>
            </w:pPr>
            <w:r>
              <w:rPr>
                <w:rFonts w:hint="eastAsia"/>
              </w:rPr>
              <w:t>3.1</w:t>
            </w:r>
          </w:p>
        </w:tc>
        <w:tc>
          <w:tcPr>
            <w:tcW w:w="0" w:type="auto"/>
            <w:vAlign w:val="center"/>
          </w:tcPr>
          <w:p w14:paraId="5CEB870B">
            <w:pPr>
              <w:pStyle w:val="30"/>
            </w:pPr>
            <w:r>
              <w:rPr>
                <w:rFonts w:hint="eastAsia"/>
              </w:rPr>
              <w:t>干部人才管理子系统</w:t>
            </w:r>
          </w:p>
        </w:tc>
        <w:tc>
          <w:tcPr>
            <w:tcW w:w="0" w:type="auto"/>
            <w:vAlign w:val="center"/>
          </w:tcPr>
          <w:p w14:paraId="52A88FA1">
            <w:pPr>
              <w:pStyle w:val="30"/>
            </w:pPr>
            <w:r>
              <w:rPr>
                <w:rFonts w:hint="eastAsia"/>
              </w:rPr>
              <w:t>8.0</w:t>
            </w:r>
          </w:p>
        </w:tc>
        <w:tc>
          <w:tcPr>
            <w:tcW w:w="0" w:type="auto"/>
            <w:vAlign w:val="center"/>
          </w:tcPr>
          <w:p w14:paraId="279AFD24">
            <w:pPr>
              <w:pStyle w:val="30"/>
            </w:pPr>
          </w:p>
        </w:tc>
      </w:tr>
      <w:tr w14:paraId="1986D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69652EC1">
            <w:pPr>
              <w:pStyle w:val="30"/>
            </w:pPr>
            <w:r>
              <w:rPr>
                <w:rFonts w:hint="eastAsia"/>
              </w:rPr>
              <w:t>3.2</w:t>
            </w:r>
          </w:p>
        </w:tc>
        <w:tc>
          <w:tcPr>
            <w:tcW w:w="0" w:type="auto"/>
            <w:vAlign w:val="center"/>
          </w:tcPr>
          <w:p w14:paraId="69BF9906">
            <w:pPr>
              <w:pStyle w:val="30"/>
            </w:pPr>
            <w:r>
              <w:rPr>
                <w:rFonts w:hint="eastAsia"/>
              </w:rPr>
              <w:t>市属国企投资基金信息子系统</w:t>
            </w:r>
          </w:p>
        </w:tc>
        <w:tc>
          <w:tcPr>
            <w:tcW w:w="0" w:type="auto"/>
            <w:vAlign w:val="center"/>
          </w:tcPr>
          <w:p w14:paraId="765E5F22">
            <w:pPr>
              <w:pStyle w:val="30"/>
            </w:pPr>
            <w:r>
              <w:rPr>
                <w:rFonts w:hint="eastAsia"/>
              </w:rPr>
              <w:t>8.0</w:t>
            </w:r>
          </w:p>
        </w:tc>
        <w:tc>
          <w:tcPr>
            <w:tcW w:w="0" w:type="auto"/>
            <w:vAlign w:val="center"/>
          </w:tcPr>
          <w:p w14:paraId="1D748108">
            <w:pPr>
              <w:pStyle w:val="30"/>
            </w:pPr>
          </w:p>
        </w:tc>
      </w:tr>
      <w:tr w14:paraId="59142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64D0F7F1">
            <w:pPr>
              <w:pStyle w:val="30"/>
            </w:pPr>
            <w:r>
              <w:rPr>
                <w:rFonts w:hint="eastAsia"/>
              </w:rPr>
              <w:t>3.3</w:t>
            </w:r>
          </w:p>
        </w:tc>
        <w:tc>
          <w:tcPr>
            <w:tcW w:w="0" w:type="auto"/>
            <w:vAlign w:val="center"/>
          </w:tcPr>
          <w:p w14:paraId="3FC4B77C">
            <w:pPr>
              <w:pStyle w:val="30"/>
            </w:pPr>
            <w:r>
              <w:rPr>
                <w:rFonts w:hint="eastAsia"/>
              </w:rPr>
              <w:t>审计整改管理子系统</w:t>
            </w:r>
          </w:p>
        </w:tc>
        <w:tc>
          <w:tcPr>
            <w:tcW w:w="0" w:type="auto"/>
            <w:vAlign w:val="center"/>
          </w:tcPr>
          <w:p w14:paraId="78BFEF34">
            <w:pPr>
              <w:pStyle w:val="30"/>
            </w:pPr>
            <w:r>
              <w:rPr>
                <w:rFonts w:hint="eastAsia"/>
              </w:rPr>
              <w:t>13.0</w:t>
            </w:r>
          </w:p>
        </w:tc>
        <w:tc>
          <w:tcPr>
            <w:tcW w:w="0" w:type="auto"/>
            <w:vAlign w:val="center"/>
          </w:tcPr>
          <w:p w14:paraId="764891F4">
            <w:pPr>
              <w:pStyle w:val="30"/>
            </w:pPr>
          </w:p>
        </w:tc>
      </w:tr>
      <w:tr w14:paraId="67BB7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74EC435F">
            <w:pPr>
              <w:pStyle w:val="30"/>
            </w:pPr>
            <w:r>
              <w:rPr>
                <w:rFonts w:hint="eastAsia"/>
              </w:rPr>
              <w:t>3.4</w:t>
            </w:r>
          </w:p>
        </w:tc>
        <w:tc>
          <w:tcPr>
            <w:tcW w:w="0" w:type="auto"/>
            <w:vAlign w:val="center"/>
          </w:tcPr>
          <w:p w14:paraId="26E19AFC">
            <w:pPr>
              <w:pStyle w:val="30"/>
            </w:pPr>
            <w:r>
              <w:rPr>
                <w:rFonts w:hint="eastAsia"/>
              </w:rPr>
              <w:t>国资监管数智管理子系统</w:t>
            </w:r>
          </w:p>
        </w:tc>
        <w:tc>
          <w:tcPr>
            <w:tcW w:w="0" w:type="auto"/>
            <w:vAlign w:val="center"/>
          </w:tcPr>
          <w:p w14:paraId="3803789C">
            <w:pPr>
              <w:pStyle w:val="30"/>
            </w:pPr>
            <w:r>
              <w:rPr>
                <w:rFonts w:hint="eastAsia"/>
              </w:rPr>
              <w:t>18.0</w:t>
            </w:r>
          </w:p>
        </w:tc>
        <w:tc>
          <w:tcPr>
            <w:tcW w:w="0" w:type="auto"/>
            <w:vAlign w:val="center"/>
          </w:tcPr>
          <w:p w14:paraId="7836C1F3">
            <w:pPr>
              <w:pStyle w:val="30"/>
            </w:pPr>
          </w:p>
        </w:tc>
      </w:tr>
      <w:tr w14:paraId="7BFDF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1E3E22F8">
            <w:pPr>
              <w:pStyle w:val="30"/>
              <w:rPr>
                <w:b/>
                <w:bCs/>
              </w:rPr>
            </w:pPr>
            <w:r>
              <w:rPr>
                <w:rFonts w:hint="eastAsia"/>
                <w:b/>
                <w:bCs/>
              </w:rPr>
              <w:t>二</w:t>
            </w:r>
          </w:p>
        </w:tc>
        <w:tc>
          <w:tcPr>
            <w:tcW w:w="0" w:type="auto"/>
            <w:vAlign w:val="center"/>
          </w:tcPr>
          <w:p w14:paraId="50D05338">
            <w:pPr>
              <w:pStyle w:val="30"/>
              <w:rPr>
                <w:b/>
                <w:bCs/>
              </w:rPr>
            </w:pPr>
            <w:r>
              <w:rPr>
                <w:rFonts w:hint="eastAsia"/>
                <w:b/>
                <w:bCs/>
              </w:rPr>
              <w:t>二类费用</w:t>
            </w:r>
          </w:p>
        </w:tc>
        <w:tc>
          <w:tcPr>
            <w:tcW w:w="0" w:type="auto"/>
            <w:vAlign w:val="center"/>
          </w:tcPr>
          <w:p w14:paraId="63155DFD">
            <w:pPr>
              <w:pStyle w:val="30"/>
              <w:rPr>
                <w:b/>
                <w:bCs/>
              </w:rPr>
            </w:pPr>
            <w:r>
              <w:rPr>
                <w:rFonts w:hint="eastAsia"/>
                <w:b/>
                <w:bCs/>
              </w:rPr>
              <w:t>116.1</w:t>
            </w:r>
          </w:p>
        </w:tc>
        <w:tc>
          <w:tcPr>
            <w:tcW w:w="0" w:type="auto"/>
            <w:vAlign w:val="center"/>
          </w:tcPr>
          <w:p w14:paraId="45C39A29">
            <w:pPr>
              <w:pStyle w:val="30"/>
            </w:pPr>
          </w:p>
        </w:tc>
      </w:tr>
      <w:tr w14:paraId="0D8A2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59C3DA0D">
            <w:pPr>
              <w:pStyle w:val="30"/>
            </w:pPr>
            <w:r>
              <w:rPr>
                <w:rFonts w:hint="eastAsia"/>
              </w:rPr>
              <w:t>1</w:t>
            </w:r>
          </w:p>
        </w:tc>
        <w:tc>
          <w:tcPr>
            <w:tcW w:w="0" w:type="auto"/>
            <w:vAlign w:val="center"/>
          </w:tcPr>
          <w:p w14:paraId="49910FA5">
            <w:pPr>
              <w:pStyle w:val="30"/>
            </w:pPr>
            <w:r>
              <w:rPr>
                <w:rFonts w:hint="eastAsia"/>
              </w:rPr>
              <w:t>咨询费</w:t>
            </w:r>
          </w:p>
        </w:tc>
        <w:tc>
          <w:tcPr>
            <w:tcW w:w="0" w:type="auto"/>
            <w:vAlign w:val="center"/>
          </w:tcPr>
          <w:p w14:paraId="5D120E7F">
            <w:pPr>
              <w:pStyle w:val="30"/>
            </w:pPr>
            <w:r>
              <w:rPr>
                <w:rFonts w:hint="eastAsia"/>
              </w:rPr>
              <w:t>24.8</w:t>
            </w:r>
          </w:p>
        </w:tc>
        <w:tc>
          <w:tcPr>
            <w:tcW w:w="0" w:type="auto"/>
            <w:vMerge w:val="restart"/>
            <w:vAlign w:val="center"/>
          </w:tcPr>
          <w:p w14:paraId="18C30B03">
            <w:pPr>
              <w:pStyle w:val="30"/>
            </w:pPr>
            <w:r>
              <w:rPr>
                <w:rFonts w:hint="eastAsia"/>
              </w:rPr>
              <w:t>参照上海市市级数字化项目配置标准（二类费用）</w:t>
            </w:r>
          </w:p>
        </w:tc>
      </w:tr>
      <w:tr w14:paraId="2BD10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075FE265">
            <w:pPr>
              <w:pStyle w:val="30"/>
            </w:pPr>
            <w:r>
              <w:rPr>
                <w:rFonts w:hint="eastAsia"/>
              </w:rPr>
              <w:t>2</w:t>
            </w:r>
          </w:p>
        </w:tc>
        <w:tc>
          <w:tcPr>
            <w:tcW w:w="0" w:type="auto"/>
            <w:vAlign w:val="center"/>
          </w:tcPr>
          <w:p w14:paraId="047CF6FD">
            <w:pPr>
              <w:pStyle w:val="30"/>
            </w:pPr>
            <w:r>
              <w:rPr>
                <w:rFonts w:hint="eastAsia"/>
              </w:rPr>
              <w:t>监理费</w:t>
            </w:r>
          </w:p>
        </w:tc>
        <w:tc>
          <w:tcPr>
            <w:tcW w:w="0" w:type="auto"/>
            <w:vAlign w:val="center"/>
          </w:tcPr>
          <w:p w14:paraId="491C0786">
            <w:pPr>
              <w:pStyle w:val="30"/>
            </w:pPr>
            <w:r>
              <w:rPr>
                <w:rFonts w:hint="eastAsia"/>
              </w:rPr>
              <w:t>9.9</w:t>
            </w:r>
          </w:p>
        </w:tc>
        <w:tc>
          <w:tcPr>
            <w:tcW w:w="0" w:type="auto"/>
            <w:vMerge w:val="continue"/>
            <w:vAlign w:val="center"/>
          </w:tcPr>
          <w:p w14:paraId="535981AF">
            <w:pPr>
              <w:pStyle w:val="30"/>
            </w:pPr>
          </w:p>
        </w:tc>
      </w:tr>
      <w:tr w14:paraId="083A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0D023D63">
            <w:pPr>
              <w:pStyle w:val="30"/>
            </w:pPr>
            <w:r>
              <w:rPr>
                <w:rFonts w:hint="eastAsia"/>
              </w:rPr>
              <w:t>3</w:t>
            </w:r>
          </w:p>
        </w:tc>
        <w:tc>
          <w:tcPr>
            <w:tcW w:w="0" w:type="auto"/>
            <w:vAlign w:val="center"/>
          </w:tcPr>
          <w:p w14:paraId="29F9A94D">
            <w:pPr>
              <w:pStyle w:val="30"/>
            </w:pPr>
            <w:r>
              <w:rPr>
                <w:rFonts w:hint="eastAsia"/>
              </w:rPr>
              <w:t>软件测评费</w:t>
            </w:r>
          </w:p>
        </w:tc>
        <w:tc>
          <w:tcPr>
            <w:tcW w:w="0" w:type="auto"/>
            <w:vAlign w:val="center"/>
          </w:tcPr>
          <w:p w14:paraId="69E0BA80">
            <w:pPr>
              <w:pStyle w:val="30"/>
            </w:pPr>
            <w:r>
              <w:rPr>
                <w:rFonts w:hint="eastAsia"/>
              </w:rPr>
              <w:t>2</w:t>
            </w:r>
            <w:ins w:id="10" w:author="hangyifei" w:date="2025-10-28T15:28:02Z">
              <w:r>
                <w:rPr>
                  <w:rFonts w:hint="eastAsia"/>
                  <w:lang w:val="en-US" w:eastAsia="zh-CN"/>
                </w:rPr>
                <w:t>5.</w:t>
              </w:r>
            </w:ins>
            <w:ins w:id="11" w:author="hangyifei" w:date="2025-10-28T15:28:03Z">
              <w:r>
                <w:rPr>
                  <w:rFonts w:hint="eastAsia"/>
                  <w:lang w:val="en-US" w:eastAsia="zh-CN"/>
                </w:rPr>
                <w:t>48</w:t>
              </w:r>
            </w:ins>
          </w:p>
        </w:tc>
        <w:tc>
          <w:tcPr>
            <w:tcW w:w="0" w:type="auto"/>
            <w:vMerge w:val="continue"/>
            <w:vAlign w:val="center"/>
          </w:tcPr>
          <w:p w14:paraId="6D5F9DEF">
            <w:pPr>
              <w:pStyle w:val="30"/>
            </w:pPr>
          </w:p>
        </w:tc>
      </w:tr>
      <w:tr w14:paraId="2BE88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51F3D115">
            <w:pPr>
              <w:pStyle w:val="30"/>
            </w:pPr>
            <w:r>
              <w:rPr>
                <w:rFonts w:hint="eastAsia"/>
              </w:rPr>
              <w:t>4</w:t>
            </w:r>
          </w:p>
        </w:tc>
        <w:tc>
          <w:tcPr>
            <w:tcW w:w="0" w:type="auto"/>
            <w:vAlign w:val="center"/>
          </w:tcPr>
          <w:p w14:paraId="11A900C7">
            <w:pPr>
              <w:pStyle w:val="30"/>
            </w:pPr>
            <w:r>
              <w:rPr>
                <w:rFonts w:hint="eastAsia"/>
              </w:rPr>
              <w:t>密码测评费</w:t>
            </w:r>
          </w:p>
        </w:tc>
        <w:tc>
          <w:tcPr>
            <w:tcW w:w="0" w:type="auto"/>
            <w:vAlign w:val="center"/>
          </w:tcPr>
          <w:p w14:paraId="1B8F8639">
            <w:pPr>
              <w:pStyle w:val="30"/>
            </w:pPr>
            <w:r>
              <w:rPr>
                <w:rFonts w:hint="eastAsia"/>
              </w:rPr>
              <w:t>21.2</w:t>
            </w:r>
          </w:p>
        </w:tc>
        <w:tc>
          <w:tcPr>
            <w:tcW w:w="0" w:type="auto"/>
            <w:vMerge w:val="continue"/>
            <w:vAlign w:val="center"/>
          </w:tcPr>
          <w:p w14:paraId="6C1CE776">
            <w:pPr>
              <w:pStyle w:val="30"/>
            </w:pPr>
          </w:p>
        </w:tc>
      </w:tr>
      <w:tr w14:paraId="1F7C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0" w:type="auto"/>
            <w:vAlign w:val="center"/>
          </w:tcPr>
          <w:p w14:paraId="11A5A1BE">
            <w:pPr>
              <w:pStyle w:val="30"/>
            </w:pPr>
            <w:r>
              <w:rPr>
                <w:rFonts w:hint="eastAsia"/>
              </w:rPr>
              <w:t>5</w:t>
            </w:r>
          </w:p>
        </w:tc>
        <w:tc>
          <w:tcPr>
            <w:tcW w:w="0" w:type="auto"/>
            <w:vAlign w:val="center"/>
          </w:tcPr>
          <w:p w14:paraId="1A3AB39E">
            <w:pPr>
              <w:pStyle w:val="30"/>
            </w:pPr>
            <w:r>
              <w:rPr>
                <w:rFonts w:hint="eastAsia"/>
              </w:rPr>
              <w:t>等保三级测评费</w:t>
            </w:r>
          </w:p>
        </w:tc>
        <w:tc>
          <w:tcPr>
            <w:tcW w:w="0" w:type="auto"/>
            <w:vAlign w:val="center"/>
          </w:tcPr>
          <w:p w14:paraId="590973B6">
            <w:pPr>
              <w:pStyle w:val="30"/>
            </w:pPr>
            <w:r>
              <w:rPr>
                <w:rFonts w:hint="eastAsia"/>
              </w:rPr>
              <w:t>32.3</w:t>
            </w:r>
          </w:p>
        </w:tc>
        <w:tc>
          <w:tcPr>
            <w:tcW w:w="0" w:type="auto"/>
            <w:vMerge w:val="continue"/>
            <w:vAlign w:val="center"/>
          </w:tcPr>
          <w:p w14:paraId="5AA8F99D">
            <w:pPr>
              <w:pStyle w:val="30"/>
            </w:pPr>
          </w:p>
        </w:tc>
      </w:tr>
      <w:tr w14:paraId="7052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0" w:type="auto"/>
            <w:gridSpan w:val="2"/>
            <w:vAlign w:val="center"/>
          </w:tcPr>
          <w:p w14:paraId="133CC304">
            <w:pPr>
              <w:pStyle w:val="30"/>
              <w:rPr>
                <w:b/>
                <w:bCs/>
              </w:rPr>
            </w:pPr>
            <w:r>
              <w:rPr>
                <w:rFonts w:hint="eastAsia"/>
                <w:b/>
                <w:bCs/>
              </w:rPr>
              <w:t>总计</w:t>
            </w:r>
          </w:p>
        </w:tc>
        <w:tc>
          <w:tcPr>
            <w:tcW w:w="0" w:type="auto"/>
            <w:vAlign w:val="center"/>
          </w:tcPr>
          <w:p w14:paraId="1D1228E0">
            <w:pPr>
              <w:pStyle w:val="30"/>
              <w:rPr>
                <w:b/>
                <w:bCs/>
              </w:rPr>
            </w:pPr>
            <w:r>
              <w:rPr>
                <w:rFonts w:hint="eastAsia"/>
                <w:b/>
                <w:bCs/>
              </w:rPr>
              <w:t>1180.1</w:t>
            </w:r>
          </w:p>
        </w:tc>
        <w:tc>
          <w:tcPr>
            <w:tcW w:w="0" w:type="auto"/>
            <w:vAlign w:val="center"/>
          </w:tcPr>
          <w:p w14:paraId="5CB6EA99">
            <w:pPr>
              <w:pStyle w:val="30"/>
            </w:pPr>
          </w:p>
        </w:tc>
      </w:tr>
    </w:tbl>
    <w:p w14:paraId="32708CA2">
      <w:pPr>
        <w:ind w:firstLine="480"/>
      </w:pPr>
    </w:p>
    <w:p w14:paraId="22CFEC82">
      <w:pPr>
        <w:ind w:firstLine="480"/>
      </w:pPr>
    </w:p>
    <w:p w14:paraId="1DB0FFE9">
      <w:pPr>
        <w:ind w:firstLine="480"/>
        <w:sectPr>
          <w:pgSz w:w="11906" w:h="16838"/>
          <w:pgMar w:top="1440" w:right="1800" w:bottom="1440" w:left="1800" w:header="851" w:footer="992" w:gutter="0"/>
          <w:cols w:space="425" w:num="1"/>
          <w:docGrid w:type="lines" w:linePitch="312" w:charSpace="0"/>
        </w:sectPr>
      </w:pPr>
    </w:p>
    <w:p w14:paraId="2A564877">
      <w:pPr>
        <w:pStyle w:val="3"/>
        <w:numPr>
          <w:ilvl w:val="1"/>
          <w:numId w:val="0"/>
        </w:numPr>
      </w:pPr>
      <w:bookmarkStart w:id="343" w:name="_Toc197703321"/>
      <w:bookmarkStart w:id="344" w:name="_Toc19996"/>
      <w:r>
        <w:rPr>
          <w:rFonts w:hint="eastAsia" w:ascii="Times New Roman" w:hAnsi="Times New Roman" w:cs="宋体"/>
        </w:rPr>
        <w:t xml:space="preserve">7.4  </w:t>
      </w:r>
      <w:r>
        <w:rPr>
          <w:rFonts w:hint="eastAsia"/>
        </w:rPr>
        <w:t>密码应用建设预算清单</w:t>
      </w:r>
      <w:bookmarkEnd w:id="343"/>
      <w:bookmarkEnd w:id="344"/>
    </w:p>
    <w:tbl>
      <w:tblPr>
        <w:tblStyle w:val="18"/>
        <w:tblW w:w="83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3603"/>
        <w:gridCol w:w="1418"/>
        <w:gridCol w:w="1284"/>
        <w:gridCol w:w="1323"/>
      </w:tblGrid>
      <w:tr w14:paraId="0A380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675" w:type="dxa"/>
            <w:tcMar>
              <w:left w:w="108" w:type="dxa"/>
              <w:right w:w="108" w:type="dxa"/>
            </w:tcMar>
            <w:vAlign w:val="center"/>
          </w:tcPr>
          <w:p w14:paraId="4B26C742">
            <w:pPr>
              <w:pStyle w:val="30"/>
            </w:pPr>
            <w:r>
              <w:rPr>
                <w:rFonts w:hint="eastAsia"/>
              </w:rPr>
              <w:t>序号</w:t>
            </w:r>
          </w:p>
        </w:tc>
        <w:tc>
          <w:tcPr>
            <w:tcW w:w="3603" w:type="dxa"/>
            <w:tcMar>
              <w:left w:w="108" w:type="dxa"/>
              <w:right w:w="108" w:type="dxa"/>
            </w:tcMar>
            <w:vAlign w:val="center"/>
          </w:tcPr>
          <w:p w14:paraId="29B71A80">
            <w:pPr>
              <w:pStyle w:val="30"/>
            </w:pPr>
            <w:r>
              <w:rPr>
                <w:rFonts w:hint="eastAsia"/>
              </w:rPr>
              <w:t>名称</w:t>
            </w:r>
          </w:p>
        </w:tc>
        <w:tc>
          <w:tcPr>
            <w:tcW w:w="1418" w:type="dxa"/>
            <w:tcMar>
              <w:left w:w="108" w:type="dxa"/>
              <w:right w:w="108" w:type="dxa"/>
            </w:tcMar>
            <w:vAlign w:val="center"/>
          </w:tcPr>
          <w:p w14:paraId="70806D13">
            <w:pPr>
              <w:pStyle w:val="30"/>
            </w:pPr>
            <w:r>
              <w:rPr>
                <w:rFonts w:hint="eastAsia"/>
              </w:rPr>
              <w:t>数量</w:t>
            </w:r>
          </w:p>
        </w:tc>
        <w:tc>
          <w:tcPr>
            <w:tcW w:w="1284" w:type="dxa"/>
            <w:tcMar>
              <w:left w:w="108" w:type="dxa"/>
              <w:right w:w="108" w:type="dxa"/>
            </w:tcMar>
            <w:vAlign w:val="center"/>
          </w:tcPr>
          <w:p w14:paraId="09E5642C">
            <w:pPr>
              <w:pStyle w:val="30"/>
            </w:pPr>
            <w:r>
              <w:rPr>
                <w:rFonts w:hint="eastAsia"/>
              </w:rPr>
              <w:t>单价（万元）</w:t>
            </w:r>
          </w:p>
        </w:tc>
        <w:tc>
          <w:tcPr>
            <w:tcW w:w="1323" w:type="dxa"/>
            <w:tcMar>
              <w:left w:w="108" w:type="dxa"/>
              <w:right w:w="108" w:type="dxa"/>
            </w:tcMar>
            <w:vAlign w:val="center"/>
          </w:tcPr>
          <w:p w14:paraId="40409F9C">
            <w:pPr>
              <w:pStyle w:val="30"/>
            </w:pPr>
            <w:r>
              <w:rPr>
                <w:rFonts w:hint="eastAsia"/>
              </w:rPr>
              <w:t>总价（万元）</w:t>
            </w:r>
          </w:p>
        </w:tc>
      </w:tr>
      <w:tr w14:paraId="47920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675" w:type="dxa"/>
            <w:tcMar>
              <w:left w:w="108" w:type="dxa"/>
              <w:right w:w="108" w:type="dxa"/>
            </w:tcMar>
            <w:vAlign w:val="center"/>
          </w:tcPr>
          <w:p w14:paraId="21E2B24E">
            <w:pPr>
              <w:pStyle w:val="30"/>
            </w:pPr>
            <w:r>
              <w:rPr>
                <w:rFonts w:hint="eastAsia"/>
              </w:rPr>
              <w:t>1</w:t>
            </w:r>
          </w:p>
        </w:tc>
        <w:tc>
          <w:tcPr>
            <w:tcW w:w="3603" w:type="dxa"/>
            <w:tcMar>
              <w:left w:w="108" w:type="dxa"/>
              <w:right w:w="108" w:type="dxa"/>
            </w:tcMar>
            <w:vAlign w:val="center"/>
          </w:tcPr>
          <w:p w14:paraId="10DF2950">
            <w:pPr>
              <w:pStyle w:val="30"/>
            </w:pPr>
            <w:r>
              <w:rPr>
                <w:rFonts w:hint="eastAsia"/>
              </w:rPr>
              <w:t>安全认证网关服务</w:t>
            </w:r>
          </w:p>
        </w:tc>
        <w:tc>
          <w:tcPr>
            <w:tcW w:w="1418" w:type="dxa"/>
            <w:vMerge w:val="restart"/>
            <w:tcMar>
              <w:left w:w="108" w:type="dxa"/>
              <w:right w:w="108" w:type="dxa"/>
            </w:tcMar>
            <w:vAlign w:val="center"/>
          </w:tcPr>
          <w:p w14:paraId="5C40A6C5">
            <w:pPr>
              <w:pStyle w:val="30"/>
            </w:pPr>
            <w:ins w:id="12" w:author="hangyifei" w:date="2025-10-28T15:26:49Z">
              <w:r>
                <w:rPr>
                  <w:rFonts w:hint="eastAsia"/>
                  <w:lang w:val="en-US" w:eastAsia="zh-CN"/>
                </w:rPr>
                <w:t>3</w:t>
              </w:r>
            </w:ins>
            <w:r>
              <w:rPr>
                <w:rFonts w:hint="eastAsia"/>
              </w:rPr>
              <w:t>（人/月）</w:t>
            </w:r>
          </w:p>
        </w:tc>
        <w:tc>
          <w:tcPr>
            <w:tcW w:w="1284" w:type="dxa"/>
            <w:vMerge w:val="restart"/>
            <w:tcMar>
              <w:left w:w="108" w:type="dxa"/>
              <w:right w:w="108" w:type="dxa"/>
            </w:tcMar>
            <w:vAlign w:val="center"/>
          </w:tcPr>
          <w:p w14:paraId="374AC310">
            <w:pPr>
              <w:pStyle w:val="30"/>
            </w:pPr>
            <w:r>
              <w:rPr>
                <w:rFonts w:hint="eastAsia"/>
              </w:rPr>
              <w:t>2.5</w:t>
            </w:r>
          </w:p>
        </w:tc>
        <w:tc>
          <w:tcPr>
            <w:tcW w:w="1323" w:type="dxa"/>
            <w:vMerge w:val="restart"/>
            <w:tcMar>
              <w:left w:w="108" w:type="dxa"/>
              <w:right w:w="108" w:type="dxa"/>
            </w:tcMar>
            <w:vAlign w:val="center"/>
          </w:tcPr>
          <w:p w14:paraId="4A29FB14">
            <w:pPr>
              <w:pStyle w:val="30"/>
              <w:rPr>
                <w:rFonts w:hint="default" w:eastAsia="宋体"/>
                <w:lang w:val="en-US" w:eastAsia="zh-CN"/>
              </w:rPr>
            </w:pPr>
            <w:ins w:id="13" w:author="hangyifei" w:date="2025-10-28T15:26:57Z">
              <w:r>
                <w:rPr>
                  <w:rFonts w:hint="eastAsia"/>
                  <w:lang w:val="en-US" w:eastAsia="zh-CN"/>
                </w:rPr>
                <w:t>12</w:t>
              </w:r>
            </w:ins>
            <w:ins w:id="14" w:author="hangyifei" w:date="2025-10-28T15:26:58Z">
              <w:r>
                <w:rPr>
                  <w:rFonts w:hint="eastAsia"/>
                  <w:lang w:val="en-US" w:eastAsia="zh-CN"/>
                </w:rPr>
                <w:t>.5</w:t>
              </w:r>
            </w:ins>
          </w:p>
        </w:tc>
      </w:tr>
      <w:tr w14:paraId="069F6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675" w:type="dxa"/>
            <w:tcMar>
              <w:left w:w="108" w:type="dxa"/>
              <w:right w:w="108" w:type="dxa"/>
            </w:tcMar>
            <w:vAlign w:val="center"/>
          </w:tcPr>
          <w:p w14:paraId="47FA693B">
            <w:pPr>
              <w:pStyle w:val="30"/>
            </w:pPr>
            <w:r>
              <w:rPr>
                <w:rFonts w:hint="eastAsia"/>
              </w:rPr>
              <w:t>2</w:t>
            </w:r>
          </w:p>
        </w:tc>
        <w:tc>
          <w:tcPr>
            <w:tcW w:w="3603" w:type="dxa"/>
            <w:tcMar>
              <w:left w:w="108" w:type="dxa"/>
              <w:right w:w="108" w:type="dxa"/>
            </w:tcMar>
            <w:vAlign w:val="center"/>
          </w:tcPr>
          <w:p w14:paraId="6CA3DA3E">
            <w:pPr>
              <w:pStyle w:val="30"/>
            </w:pPr>
            <w:r>
              <w:rPr>
                <w:rFonts w:hint="eastAsia"/>
              </w:rPr>
              <w:t>签名验签服务</w:t>
            </w:r>
          </w:p>
        </w:tc>
        <w:tc>
          <w:tcPr>
            <w:tcW w:w="1418" w:type="dxa"/>
            <w:vMerge w:val="continue"/>
            <w:tcMar>
              <w:left w:w="108" w:type="dxa"/>
              <w:right w:w="108" w:type="dxa"/>
            </w:tcMar>
            <w:vAlign w:val="center"/>
          </w:tcPr>
          <w:p w14:paraId="64F8663F">
            <w:pPr>
              <w:pStyle w:val="30"/>
            </w:pPr>
          </w:p>
        </w:tc>
        <w:tc>
          <w:tcPr>
            <w:tcW w:w="1284" w:type="dxa"/>
            <w:vMerge w:val="continue"/>
            <w:tcMar>
              <w:left w:w="108" w:type="dxa"/>
              <w:right w:w="108" w:type="dxa"/>
            </w:tcMar>
            <w:vAlign w:val="center"/>
          </w:tcPr>
          <w:p w14:paraId="2877641E">
            <w:pPr>
              <w:pStyle w:val="30"/>
            </w:pPr>
          </w:p>
        </w:tc>
        <w:tc>
          <w:tcPr>
            <w:tcW w:w="1323" w:type="dxa"/>
            <w:vMerge w:val="continue"/>
            <w:tcMar>
              <w:left w:w="108" w:type="dxa"/>
              <w:right w:w="108" w:type="dxa"/>
            </w:tcMar>
            <w:vAlign w:val="center"/>
          </w:tcPr>
          <w:p w14:paraId="07489597">
            <w:pPr>
              <w:pStyle w:val="30"/>
            </w:pPr>
          </w:p>
        </w:tc>
      </w:tr>
      <w:tr w14:paraId="6D3B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675" w:type="dxa"/>
            <w:tcMar>
              <w:left w:w="108" w:type="dxa"/>
              <w:right w:w="108" w:type="dxa"/>
            </w:tcMar>
            <w:vAlign w:val="center"/>
          </w:tcPr>
          <w:p w14:paraId="2C70E60E">
            <w:pPr>
              <w:pStyle w:val="30"/>
            </w:pPr>
            <w:r>
              <w:rPr>
                <w:rFonts w:hint="eastAsia"/>
              </w:rPr>
              <w:t>3</w:t>
            </w:r>
          </w:p>
        </w:tc>
        <w:tc>
          <w:tcPr>
            <w:tcW w:w="3603" w:type="dxa"/>
            <w:tcMar>
              <w:left w:w="108" w:type="dxa"/>
              <w:right w:w="108" w:type="dxa"/>
            </w:tcMar>
            <w:vAlign w:val="center"/>
          </w:tcPr>
          <w:p w14:paraId="023674A4">
            <w:pPr>
              <w:pStyle w:val="30"/>
            </w:pPr>
            <w:r>
              <w:rPr>
                <w:rFonts w:hint="eastAsia"/>
              </w:rPr>
              <w:t>数据加解密服务</w:t>
            </w:r>
          </w:p>
        </w:tc>
        <w:tc>
          <w:tcPr>
            <w:tcW w:w="1418" w:type="dxa"/>
            <w:vMerge w:val="continue"/>
            <w:tcMar>
              <w:left w:w="108" w:type="dxa"/>
              <w:right w:w="108" w:type="dxa"/>
            </w:tcMar>
            <w:vAlign w:val="center"/>
          </w:tcPr>
          <w:p w14:paraId="7E256AFA">
            <w:pPr>
              <w:pStyle w:val="30"/>
            </w:pPr>
          </w:p>
        </w:tc>
        <w:tc>
          <w:tcPr>
            <w:tcW w:w="1284" w:type="dxa"/>
            <w:vMerge w:val="continue"/>
            <w:tcMar>
              <w:left w:w="108" w:type="dxa"/>
              <w:right w:w="108" w:type="dxa"/>
            </w:tcMar>
            <w:vAlign w:val="center"/>
          </w:tcPr>
          <w:p w14:paraId="7C85E9E3">
            <w:pPr>
              <w:pStyle w:val="30"/>
            </w:pPr>
          </w:p>
        </w:tc>
        <w:tc>
          <w:tcPr>
            <w:tcW w:w="1323" w:type="dxa"/>
            <w:vMerge w:val="continue"/>
            <w:tcMar>
              <w:left w:w="108" w:type="dxa"/>
              <w:right w:w="108" w:type="dxa"/>
            </w:tcMar>
            <w:vAlign w:val="center"/>
          </w:tcPr>
          <w:p w14:paraId="386A9DFB">
            <w:pPr>
              <w:pStyle w:val="30"/>
            </w:pPr>
          </w:p>
        </w:tc>
      </w:tr>
      <w:tr w14:paraId="6854E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675" w:type="dxa"/>
            <w:tcMar>
              <w:left w:w="108" w:type="dxa"/>
              <w:right w:w="108" w:type="dxa"/>
            </w:tcMar>
            <w:vAlign w:val="center"/>
          </w:tcPr>
          <w:p w14:paraId="1B865C11">
            <w:pPr>
              <w:pStyle w:val="30"/>
            </w:pPr>
            <w:r>
              <w:rPr>
                <w:rFonts w:hint="eastAsia"/>
              </w:rPr>
              <w:t>4</w:t>
            </w:r>
          </w:p>
        </w:tc>
        <w:tc>
          <w:tcPr>
            <w:tcW w:w="3603" w:type="dxa"/>
            <w:tcMar>
              <w:left w:w="108" w:type="dxa"/>
              <w:right w:w="108" w:type="dxa"/>
            </w:tcMar>
            <w:vAlign w:val="center"/>
          </w:tcPr>
          <w:p w14:paraId="0C86AE5A">
            <w:pPr>
              <w:pStyle w:val="30"/>
            </w:pPr>
            <w:r>
              <w:rPr>
                <w:rFonts w:hint="eastAsia"/>
              </w:rPr>
              <w:t>电子认证服务（域名证书）</w:t>
            </w:r>
          </w:p>
        </w:tc>
        <w:tc>
          <w:tcPr>
            <w:tcW w:w="1418" w:type="dxa"/>
            <w:vMerge w:val="restart"/>
            <w:tcMar>
              <w:left w:w="108" w:type="dxa"/>
              <w:right w:w="108" w:type="dxa"/>
            </w:tcMar>
            <w:vAlign w:val="center"/>
          </w:tcPr>
          <w:p w14:paraId="25DB72B0">
            <w:pPr>
              <w:pStyle w:val="30"/>
            </w:pPr>
            <w:r>
              <w:rPr>
                <w:rFonts w:hint="eastAsia"/>
              </w:rPr>
              <w:t>2（套）</w:t>
            </w:r>
          </w:p>
        </w:tc>
        <w:tc>
          <w:tcPr>
            <w:tcW w:w="1284" w:type="dxa"/>
            <w:vMerge w:val="continue"/>
            <w:tcMar>
              <w:left w:w="108" w:type="dxa"/>
              <w:right w:w="108" w:type="dxa"/>
            </w:tcMar>
            <w:vAlign w:val="center"/>
          </w:tcPr>
          <w:p w14:paraId="6ECB820E">
            <w:pPr>
              <w:pStyle w:val="30"/>
            </w:pPr>
          </w:p>
        </w:tc>
        <w:tc>
          <w:tcPr>
            <w:tcW w:w="1323" w:type="dxa"/>
            <w:vMerge w:val="continue"/>
            <w:tcMar>
              <w:left w:w="108" w:type="dxa"/>
              <w:right w:w="108" w:type="dxa"/>
            </w:tcMar>
            <w:vAlign w:val="center"/>
          </w:tcPr>
          <w:p w14:paraId="1049552A">
            <w:pPr>
              <w:pStyle w:val="30"/>
            </w:pPr>
          </w:p>
        </w:tc>
      </w:tr>
      <w:tr w14:paraId="242FB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675" w:type="dxa"/>
            <w:tcMar>
              <w:left w:w="108" w:type="dxa"/>
              <w:right w:w="108" w:type="dxa"/>
            </w:tcMar>
            <w:vAlign w:val="center"/>
          </w:tcPr>
          <w:p w14:paraId="1CFAEB3F">
            <w:pPr>
              <w:pStyle w:val="30"/>
            </w:pPr>
            <w:r>
              <w:rPr>
                <w:rFonts w:hint="eastAsia"/>
              </w:rPr>
              <w:t>5</w:t>
            </w:r>
          </w:p>
        </w:tc>
        <w:tc>
          <w:tcPr>
            <w:tcW w:w="3603" w:type="dxa"/>
            <w:tcMar>
              <w:left w:w="108" w:type="dxa"/>
              <w:right w:w="108" w:type="dxa"/>
            </w:tcMar>
            <w:vAlign w:val="center"/>
          </w:tcPr>
          <w:p w14:paraId="611F811D">
            <w:pPr>
              <w:pStyle w:val="30"/>
            </w:pPr>
            <w:r>
              <w:rPr>
                <w:rFonts w:hint="eastAsia"/>
              </w:rPr>
              <w:t>电子认证服务（设备证书）</w:t>
            </w:r>
          </w:p>
        </w:tc>
        <w:tc>
          <w:tcPr>
            <w:tcW w:w="1418" w:type="dxa"/>
            <w:vMerge w:val="continue"/>
            <w:tcMar>
              <w:left w:w="108" w:type="dxa"/>
              <w:right w:w="108" w:type="dxa"/>
            </w:tcMar>
            <w:vAlign w:val="center"/>
          </w:tcPr>
          <w:p w14:paraId="10A91C57">
            <w:pPr>
              <w:pStyle w:val="30"/>
            </w:pPr>
          </w:p>
        </w:tc>
        <w:tc>
          <w:tcPr>
            <w:tcW w:w="1284" w:type="dxa"/>
            <w:vMerge w:val="continue"/>
            <w:tcMar>
              <w:left w:w="108" w:type="dxa"/>
              <w:right w:w="108" w:type="dxa"/>
            </w:tcMar>
            <w:vAlign w:val="center"/>
          </w:tcPr>
          <w:p w14:paraId="42B0F12C">
            <w:pPr>
              <w:pStyle w:val="30"/>
            </w:pPr>
          </w:p>
        </w:tc>
        <w:tc>
          <w:tcPr>
            <w:tcW w:w="1323" w:type="dxa"/>
            <w:vMerge w:val="continue"/>
            <w:tcMar>
              <w:left w:w="108" w:type="dxa"/>
              <w:right w:w="108" w:type="dxa"/>
            </w:tcMar>
            <w:vAlign w:val="center"/>
          </w:tcPr>
          <w:p w14:paraId="19210E56">
            <w:pPr>
              <w:pStyle w:val="30"/>
            </w:pPr>
          </w:p>
        </w:tc>
      </w:tr>
    </w:tbl>
    <w:p w14:paraId="563B06E8">
      <w:pPr>
        <w:ind w:firstLine="480"/>
      </w:pPr>
    </w:p>
    <w:p w14:paraId="3184E7B2">
      <w:pPr>
        <w:pStyle w:val="3"/>
        <w:numPr>
          <w:ilvl w:val="1"/>
          <w:numId w:val="0"/>
        </w:numPr>
      </w:pPr>
      <w:bookmarkStart w:id="345" w:name="_Toc19910"/>
      <w:r>
        <w:rPr>
          <w:rFonts w:hint="eastAsia" w:ascii="Times New Roman" w:hAnsi="Times New Roman" w:cs="宋体"/>
        </w:rPr>
        <w:t xml:space="preserve">7.5  </w:t>
      </w:r>
      <w:r>
        <w:t>预算使用计划</w:t>
      </w:r>
      <w:bookmarkEnd w:id="345"/>
    </w:p>
    <w:p w14:paraId="52B96357">
      <w:pPr>
        <w:ind w:firstLine="480"/>
      </w:pPr>
      <w:r>
        <w:rPr>
          <w:rFonts w:cs="Times New Roman"/>
        </w:rPr>
        <w:t>按照实际拨款、项目进展、招投标合同，专款专用并在规定时间内完成项目交付。</w:t>
      </w:r>
    </w:p>
    <w:p w14:paraId="2D24EBFB">
      <w:pPr>
        <w:pStyle w:val="2"/>
        <w:numPr>
          <w:ilvl w:val="0"/>
          <w:numId w:val="0"/>
        </w:numPr>
      </w:pPr>
      <w:bookmarkStart w:id="346" w:name="_Toc3865"/>
      <w:r>
        <w:rPr>
          <w:rFonts w:hint="eastAsia" w:cs="宋体"/>
        </w:rPr>
        <w:t xml:space="preserve">第八章  </w:t>
      </w:r>
      <w:r>
        <w:t>项目建设与运行管理</w:t>
      </w:r>
      <w:bookmarkEnd w:id="346"/>
    </w:p>
    <w:p w14:paraId="7C7DBAD2">
      <w:pPr>
        <w:pStyle w:val="3"/>
        <w:numPr>
          <w:ilvl w:val="1"/>
          <w:numId w:val="0"/>
        </w:numPr>
      </w:pPr>
      <w:bookmarkStart w:id="347" w:name="_Toc11674"/>
      <w:r>
        <w:rPr>
          <w:rFonts w:hint="eastAsia" w:ascii="Times New Roman" w:hAnsi="Times New Roman" w:cs="宋体"/>
        </w:rPr>
        <w:t xml:space="preserve">8.1  </w:t>
      </w:r>
      <w:r>
        <w:t>领导和管理机构</w:t>
      </w:r>
      <w:bookmarkEnd w:id="347"/>
    </w:p>
    <w:p w14:paraId="7E7504CB">
      <w:pPr>
        <w:ind w:firstLine="480"/>
        <w:rPr>
          <w:rFonts w:cs="Times New Roman"/>
        </w:rPr>
      </w:pPr>
      <w:r>
        <w:rPr>
          <w:rFonts w:cs="Times New Roman"/>
        </w:rPr>
        <w:t>根据项目管理规范，应严格按照项目组织机构设置的原则建立项目组织机构，满足整个项目已明确的需求与可能存在的期望。</w:t>
      </w:r>
    </w:p>
    <w:p w14:paraId="6A45DF59">
      <w:pPr>
        <w:ind w:firstLine="482"/>
        <w:rPr>
          <w:rFonts w:cs="Times New Roman"/>
          <w:b/>
          <w:bCs/>
        </w:rPr>
      </w:pPr>
      <w:r>
        <w:rPr>
          <w:rFonts w:cs="Times New Roman"/>
          <w:b/>
          <w:bCs/>
        </w:rPr>
        <w:t>1、项目领导小组</w:t>
      </w:r>
    </w:p>
    <w:p w14:paraId="15964010">
      <w:pPr>
        <w:ind w:firstLine="480"/>
        <w:rPr>
          <w:rFonts w:cs="Times New Roman"/>
        </w:rPr>
      </w:pPr>
      <w:r>
        <w:rPr>
          <w:rFonts w:cs="Times New Roman"/>
        </w:rPr>
        <w:t>项目设置项目领导小组作为整个项目的决策机构与总指挥，负责制定项目策略和目标，调配各方人力，明确各方职责和权力，监控整个项目的实施过程。</w:t>
      </w:r>
    </w:p>
    <w:p w14:paraId="40245A6A">
      <w:pPr>
        <w:ind w:firstLine="482"/>
        <w:rPr>
          <w:rFonts w:cs="Times New Roman"/>
          <w:b/>
          <w:bCs/>
        </w:rPr>
      </w:pPr>
      <w:r>
        <w:rPr>
          <w:rFonts w:cs="Times New Roman"/>
          <w:b/>
          <w:bCs/>
        </w:rPr>
        <w:t>2、项目经理</w:t>
      </w:r>
    </w:p>
    <w:p w14:paraId="4DAD5B9D">
      <w:pPr>
        <w:ind w:firstLine="480"/>
        <w:rPr>
          <w:rFonts w:cs="Times New Roman"/>
        </w:rPr>
      </w:pPr>
      <w:r>
        <w:rPr>
          <w:rFonts w:cs="Times New Roman"/>
        </w:rPr>
        <w:t>项目经理由项目领导小组任命，应由懂技术、懂业务、有协调能力的人员担任，是该项目实施的具体管理者和控制人。项目经理负责制定实施计划，组织和指导具体执行项目工作，同时其必须随时了解项目实施的情况，并对项目质量负责。</w:t>
      </w:r>
    </w:p>
    <w:p w14:paraId="0EA07E57">
      <w:pPr>
        <w:ind w:firstLine="482"/>
        <w:rPr>
          <w:rFonts w:cs="Times New Roman"/>
          <w:b/>
          <w:bCs/>
        </w:rPr>
      </w:pPr>
      <w:r>
        <w:rPr>
          <w:rFonts w:cs="Times New Roman"/>
          <w:b/>
          <w:bCs/>
        </w:rPr>
        <w:t>3、项目执行小组</w:t>
      </w:r>
    </w:p>
    <w:p w14:paraId="3E1B7D16">
      <w:pPr>
        <w:ind w:firstLine="480"/>
        <w:rPr>
          <w:rFonts w:cs="Times New Roman"/>
        </w:rPr>
      </w:pPr>
      <w:r>
        <w:rPr>
          <w:rFonts w:cs="Times New Roman"/>
        </w:rPr>
        <w:t>项目执行小组是具体项目实施机构，主要承担工作包括：</w:t>
      </w:r>
    </w:p>
    <w:p w14:paraId="3F9A98A6">
      <w:pPr>
        <w:ind w:firstLine="480"/>
        <w:rPr>
          <w:rFonts w:cs="Times New Roman"/>
        </w:rPr>
      </w:pPr>
      <w:r>
        <w:rPr>
          <w:rFonts w:cs="Times New Roman"/>
        </w:rPr>
        <w:t>（1）对项目进行详细周密的设计，并制定项目质量保证书。</w:t>
      </w:r>
    </w:p>
    <w:p w14:paraId="28DEE21C">
      <w:pPr>
        <w:ind w:firstLine="480"/>
        <w:rPr>
          <w:rFonts w:cs="Times New Roman"/>
        </w:rPr>
      </w:pPr>
      <w:r>
        <w:rPr>
          <w:rFonts w:cs="Times New Roman"/>
        </w:rPr>
        <w:t>（2）进行项目的具体实施。</w:t>
      </w:r>
    </w:p>
    <w:p w14:paraId="099522CB">
      <w:pPr>
        <w:ind w:firstLine="480"/>
        <w:rPr>
          <w:rFonts w:cs="Times New Roman"/>
        </w:rPr>
      </w:pPr>
      <w:r>
        <w:rPr>
          <w:rFonts w:cs="Times New Roman"/>
        </w:rPr>
        <w:t>（3）做好项目的后勤保障，保证项目建设资源的合理与充足。</w:t>
      </w:r>
    </w:p>
    <w:p w14:paraId="39647853">
      <w:pPr>
        <w:ind w:firstLine="480"/>
        <w:rPr>
          <w:rFonts w:cs="Times New Roman"/>
        </w:rPr>
      </w:pPr>
      <w:r>
        <w:rPr>
          <w:rFonts w:cs="Times New Roman"/>
        </w:rPr>
        <w:t>（4）及时、主动在项目实施关键节点，或根据项目要求定时向项目领导小组提交项目所需的进度报告、数据统计报表等文件。</w:t>
      </w:r>
    </w:p>
    <w:p w14:paraId="5E68D2EE">
      <w:pPr>
        <w:ind w:firstLine="480"/>
        <w:rPr>
          <w:rFonts w:cs="Times New Roman"/>
        </w:rPr>
      </w:pPr>
      <w:r>
        <w:rPr>
          <w:rFonts w:cs="Times New Roman"/>
        </w:rPr>
        <w:t>（5）做好项目在进度、成本、质量控制，以合同为基准及时纠正项目建设中存在的问题。</w:t>
      </w:r>
    </w:p>
    <w:p w14:paraId="7670D8F0">
      <w:pPr>
        <w:ind w:firstLine="480"/>
        <w:rPr>
          <w:rFonts w:cs="Times New Roman"/>
        </w:rPr>
      </w:pPr>
      <w:r>
        <w:rPr>
          <w:rFonts w:cs="Times New Roman"/>
        </w:rPr>
        <w:t>（6）项目实施完成后，及时提交项目测试申请报告，并及时改进发现问题。</w:t>
      </w:r>
    </w:p>
    <w:p w14:paraId="623F5F47">
      <w:pPr>
        <w:ind w:firstLine="480"/>
        <w:rPr>
          <w:rFonts w:cs="Times New Roman"/>
        </w:rPr>
      </w:pPr>
      <w:r>
        <w:rPr>
          <w:rFonts w:cs="Times New Roman"/>
        </w:rPr>
        <w:t>（7）负责系统试运行和上线工作。</w:t>
      </w:r>
    </w:p>
    <w:p w14:paraId="34371CCE">
      <w:pPr>
        <w:ind w:firstLine="480"/>
        <w:rPr>
          <w:rFonts w:cs="Times New Roman"/>
        </w:rPr>
      </w:pPr>
      <w:r>
        <w:rPr>
          <w:rFonts w:cs="Times New Roman"/>
        </w:rPr>
        <w:t>（8）做好项目管理及培训工作。主动做好人员培训，制定操作规程及规章制度；建立项目档案制度，保证项目资料的完整。</w:t>
      </w:r>
    </w:p>
    <w:p w14:paraId="4158E7E6">
      <w:pPr>
        <w:pStyle w:val="3"/>
        <w:numPr>
          <w:ilvl w:val="1"/>
          <w:numId w:val="0"/>
        </w:numPr>
      </w:pPr>
      <w:bookmarkStart w:id="348" w:name="_Toc91"/>
      <w:r>
        <w:rPr>
          <w:rFonts w:hint="eastAsia" w:ascii="Times New Roman" w:hAnsi="Times New Roman" w:cs="宋体"/>
        </w:rPr>
        <w:t xml:space="preserve">8.2  </w:t>
      </w:r>
      <w:r>
        <w:t>项目招标方案</w:t>
      </w:r>
      <w:bookmarkEnd w:id="348"/>
    </w:p>
    <w:p w14:paraId="0AC52CF6">
      <w:pPr>
        <w:ind w:firstLine="480"/>
        <w:rPr>
          <w:rFonts w:cs="Times New Roman"/>
        </w:rPr>
      </w:pPr>
      <w:r>
        <w:rPr>
          <w:rFonts w:cs="Times New Roman"/>
        </w:rPr>
        <w:t>本项目采用国资经营预算资金建设且预算金额在采购限额标准以上，根据《中华人民共和国政府采购法》《中华人民共和国政府采购法实施条例》《上海市政府采购管理办法》等相关政策法规，本项目建设内容将采用委托招标的组织形式和公开招标的招标方式，委托具备相应资格的政府采购代理机构（或集中采购机构）进行公开招标。</w:t>
      </w:r>
    </w:p>
    <w:p w14:paraId="495A9B01">
      <w:pPr>
        <w:ind w:firstLine="480"/>
        <w:rPr>
          <w:rFonts w:cs="Times New Roman"/>
        </w:rPr>
      </w:pPr>
      <w:r>
        <w:rPr>
          <w:rFonts w:cs="Times New Roman"/>
        </w:rPr>
        <w:t>本项目将根据政府采购要求委托市政采中心进行招标。</w:t>
      </w:r>
    </w:p>
    <w:p w14:paraId="33F953B3">
      <w:pPr>
        <w:pStyle w:val="3"/>
        <w:numPr>
          <w:ilvl w:val="1"/>
          <w:numId w:val="0"/>
        </w:numPr>
      </w:pPr>
      <w:bookmarkStart w:id="349" w:name="_Toc15421"/>
      <w:r>
        <w:rPr>
          <w:rFonts w:hint="eastAsia" w:ascii="Times New Roman" w:hAnsi="Times New Roman" w:cs="宋体"/>
        </w:rPr>
        <w:t xml:space="preserve">8.3  </w:t>
      </w:r>
      <w:r>
        <w:t>项目建设周期</w:t>
      </w:r>
      <w:bookmarkEnd w:id="349"/>
    </w:p>
    <w:p w14:paraId="7F0CC7CD">
      <w:pPr>
        <w:ind w:firstLine="480"/>
        <w:rPr>
          <w:rFonts w:cs="Times New Roman"/>
        </w:rPr>
      </w:pPr>
      <w:r>
        <w:rPr>
          <w:rFonts w:cs="Times New Roman"/>
        </w:rPr>
        <w:t>建设周期为</w:t>
      </w:r>
      <w:r>
        <w:rPr>
          <w:rFonts w:hint="eastAsia" w:cs="Times New Roman"/>
        </w:rPr>
        <w:t>2</w:t>
      </w:r>
      <w:r>
        <w:rPr>
          <w:rFonts w:cs="Times New Roman"/>
        </w:rPr>
        <w:t>个月。</w:t>
      </w:r>
    </w:p>
    <w:p w14:paraId="2859F225">
      <w:pPr>
        <w:ind w:firstLine="480"/>
        <w:rPr>
          <w:rFonts w:cs="Times New Roman"/>
        </w:rPr>
      </w:pPr>
      <w:r>
        <w:rPr>
          <w:rFonts w:hint="eastAsia" w:cs="Times New Roman"/>
        </w:rPr>
        <w:t>项目建设分为以下几个阶段：</w:t>
      </w:r>
    </w:p>
    <w:p w14:paraId="1DAB33DC">
      <w:pPr>
        <w:ind w:firstLine="480"/>
        <w:rPr>
          <w:rFonts w:cs="Times New Roman"/>
        </w:rPr>
      </w:pPr>
      <w:r>
        <w:rPr>
          <w:rFonts w:hint="eastAsia" w:cs="Times New Roman"/>
        </w:rPr>
        <w:t>第一阶段：系统整体设计，预期时间0.5个月；</w:t>
      </w:r>
    </w:p>
    <w:p w14:paraId="4BF13E29">
      <w:pPr>
        <w:ind w:firstLine="480"/>
        <w:rPr>
          <w:rFonts w:cs="Times New Roman"/>
        </w:rPr>
      </w:pPr>
      <w:r>
        <w:rPr>
          <w:rFonts w:hint="eastAsia" w:cs="Times New Roman"/>
        </w:rPr>
        <w:t>第二阶段：系统建设，预期时间0.5个月；</w:t>
      </w:r>
    </w:p>
    <w:p w14:paraId="00EA906D">
      <w:pPr>
        <w:ind w:firstLine="480"/>
        <w:rPr>
          <w:rFonts w:cs="Times New Roman"/>
        </w:rPr>
      </w:pPr>
      <w:r>
        <w:rPr>
          <w:rFonts w:hint="eastAsia" w:cs="Times New Roman"/>
        </w:rPr>
        <w:t>第三阶段：系统测试，预期时间0.5个月；</w:t>
      </w:r>
    </w:p>
    <w:p w14:paraId="41B35DCB">
      <w:pPr>
        <w:ind w:firstLine="480"/>
        <w:rPr>
          <w:rFonts w:cs="Times New Roman"/>
        </w:rPr>
      </w:pPr>
      <w:r>
        <w:rPr>
          <w:rFonts w:hint="eastAsia" w:cs="Times New Roman"/>
        </w:rPr>
        <w:t>第四阶段：系统试运行&amp;系统验收，预期时间0.5个月。</w:t>
      </w:r>
    </w:p>
    <w:p w14:paraId="1922176E">
      <w:pPr>
        <w:pStyle w:val="3"/>
        <w:numPr>
          <w:ilvl w:val="1"/>
          <w:numId w:val="0"/>
        </w:numPr>
      </w:pPr>
      <w:bookmarkStart w:id="350" w:name="_Toc28500"/>
      <w:r>
        <w:rPr>
          <w:rFonts w:hint="eastAsia" w:ascii="Times New Roman" w:hAnsi="Times New Roman" w:cs="宋体"/>
        </w:rPr>
        <w:t xml:space="preserve">8.4  </w:t>
      </w:r>
      <w:r>
        <w:t>项目具体实施进度、质量、资金管理方案</w:t>
      </w:r>
      <w:bookmarkEnd w:id="350"/>
    </w:p>
    <w:p w14:paraId="4BE99E5E">
      <w:pPr>
        <w:pStyle w:val="4"/>
        <w:numPr>
          <w:ilvl w:val="2"/>
          <w:numId w:val="0"/>
        </w:numPr>
      </w:pPr>
      <w:bookmarkStart w:id="351" w:name="_Toc22607"/>
      <w:r>
        <w:rPr>
          <w:rFonts w:hint="eastAsia" w:ascii="Times New Roman" w:hAnsi="Times New Roman" w:cs="宋体"/>
        </w:rPr>
        <w:t xml:space="preserve">8.4.1  </w:t>
      </w:r>
      <w:r>
        <w:t>项目具体实施进度</w:t>
      </w:r>
      <w:bookmarkEnd w:id="351"/>
    </w:p>
    <w:p w14:paraId="5C6D59F5">
      <w:pPr>
        <w:ind w:firstLine="480"/>
        <w:rPr>
          <w:rFonts w:cs="Times New Roman"/>
        </w:rPr>
      </w:pPr>
      <w:r>
        <w:rPr>
          <w:rFonts w:cs="Times New Roman"/>
        </w:rPr>
        <w:t>项目期建设分为以下几个阶段：</w:t>
      </w:r>
    </w:p>
    <w:p w14:paraId="6A20F5BA">
      <w:pPr>
        <w:ind w:firstLine="480"/>
        <w:rPr>
          <w:rFonts w:cs="Times New Roman"/>
        </w:rPr>
      </w:pPr>
      <w:r>
        <w:rPr>
          <w:rFonts w:cs="Times New Roman"/>
        </w:rPr>
        <w:t>1、项目准备阶段</w:t>
      </w:r>
    </w:p>
    <w:p w14:paraId="0D7FC5BA">
      <w:pPr>
        <w:ind w:firstLine="480"/>
        <w:rPr>
          <w:rFonts w:cs="Times New Roman"/>
        </w:rPr>
      </w:pPr>
      <w:r>
        <w:rPr>
          <w:rFonts w:cs="Times New Roman"/>
        </w:rPr>
        <w:t>本阶段主要完成本项目的立项申报及审批工作，落实项目建设资金，完成项目招投标准备工作，预计为期</w:t>
      </w:r>
      <w:r>
        <w:rPr>
          <w:rFonts w:hint="eastAsia" w:cs="Times New Roman"/>
        </w:rPr>
        <w:t>0.5</w:t>
      </w:r>
      <w:r>
        <w:rPr>
          <w:rFonts w:cs="Times New Roman"/>
        </w:rPr>
        <w:t>个月。</w:t>
      </w:r>
    </w:p>
    <w:p w14:paraId="79D12C49">
      <w:pPr>
        <w:ind w:firstLine="480"/>
        <w:rPr>
          <w:rFonts w:cs="Times New Roman"/>
        </w:rPr>
      </w:pPr>
      <w:r>
        <w:rPr>
          <w:rFonts w:cs="Times New Roman"/>
        </w:rPr>
        <w:t>2、项目实施阶段</w:t>
      </w:r>
    </w:p>
    <w:p w14:paraId="689CE3CE">
      <w:pPr>
        <w:ind w:firstLine="480"/>
        <w:rPr>
          <w:rFonts w:cs="Times New Roman"/>
        </w:rPr>
      </w:pPr>
      <w:r>
        <w:rPr>
          <w:rFonts w:cs="Times New Roman"/>
        </w:rPr>
        <w:t>本阶段主要完成系统设计、应用系统开发、软件采购和部署实施等工作，并完成现有数据迁移、数据格式转换等基</w:t>
      </w:r>
      <w:r>
        <w:rPr>
          <w:rFonts w:cs="Times New Roman"/>
          <w:color w:val="000000" w:themeColor="text1"/>
          <w14:textFill>
            <w14:solidFill>
              <w14:schemeClr w14:val="tx1"/>
            </w14:solidFill>
          </w14:textFill>
        </w:rPr>
        <w:t>础性工作，预计为</w:t>
      </w:r>
      <w:r>
        <w:rPr>
          <w:rFonts w:hint="eastAsia" w:cs="Times New Roman"/>
          <w:color w:val="000000" w:themeColor="text1"/>
          <w14:textFill>
            <w14:solidFill>
              <w14:schemeClr w14:val="tx1"/>
            </w14:solidFill>
          </w14:textFill>
        </w:rPr>
        <w:t>0.5</w:t>
      </w:r>
      <w:r>
        <w:rPr>
          <w:rFonts w:cs="Times New Roman"/>
          <w:color w:val="000000" w:themeColor="text1"/>
          <w14:textFill>
            <w14:solidFill>
              <w14:schemeClr w14:val="tx1"/>
            </w14:solidFill>
          </w14:textFill>
        </w:rPr>
        <w:t>个月。</w:t>
      </w:r>
    </w:p>
    <w:p w14:paraId="65DC3644">
      <w:pPr>
        <w:ind w:firstLine="480"/>
        <w:rPr>
          <w:rFonts w:cs="Times New Roman"/>
        </w:rPr>
      </w:pPr>
      <w:r>
        <w:rPr>
          <w:rFonts w:cs="Times New Roman"/>
        </w:rPr>
        <w:t>3、项目试运行阶段</w:t>
      </w:r>
    </w:p>
    <w:p w14:paraId="4C1AC623">
      <w:pPr>
        <w:ind w:firstLine="480"/>
        <w:rPr>
          <w:rFonts w:cs="Times New Roman"/>
        </w:rPr>
      </w:pPr>
      <w:r>
        <w:rPr>
          <w:rFonts w:cs="Times New Roman"/>
        </w:rPr>
        <w:t>本阶段主要完成项目整体试运行，修正项目各组成部分联调中出现的问题，修正软件bug。试运行期为0.5月，试运行期无重大故障且解决所有发现的缺陷后进行项目整体验收。</w:t>
      </w:r>
    </w:p>
    <w:p w14:paraId="3A301B16">
      <w:pPr>
        <w:ind w:firstLine="480"/>
        <w:rPr>
          <w:rFonts w:cs="Times New Roman"/>
        </w:rPr>
      </w:pPr>
      <w:r>
        <w:rPr>
          <w:rFonts w:cs="Times New Roman"/>
        </w:rPr>
        <w:t>4、项目验收阶段</w:t>
      </w:r>
    </w:p>
    <w:p w14:paraId="628BE3D2">
      <w:pPr>
        <w:ind w:firstLine="480"/>
        <w:rPr>
          <w:rFonts w:cs="Times New Roman"/>
        </w:rPr>
      </w:pPr>
      <w:r>
        <w:rPr>
          <w:rFonts w:cs="Times New Roman"/>
        </w:rPr>
        <w:t>根据国资经营预算资金项目竣工验收的相关要求，开展项目第三方测评、项目内部验收、竣工验收等工作。本阶段在项目试运行期同步开展，试运行期结束后进行项目验收。项目验收阶段预计为期0.5个月。</w:t>
      </w:r>
    </w:p>
    <w:p w14:paraId="2BAFDE69">
      <w:pPr>
        <w:pStyle w:val="4"/>
        <w:numPr>
          <w:ilvl w:val="2"/>
          <w:numId w:val="0"/>
        </w:numPr>
      </w:pPr>
      <w:bookmarkStart w:id="352" w:name="_Toc13135"/>
      <w:r>
        <w:rPr>
          <w:rFonts w:hint="eastAsia" w:ascii="Times New Roman" w:hAnsi="Times New Roman" w:cs="宋体"/>
        </w:rPr>
        <w:t xml:space="preserve">8.4.2  </w:t>
      </w:r>
      <w:r>
        <w:rPr>
          <w:rFonts w:hint="eastAsia"/>
        </w:rPr>
        <w:t>项目质量管理方案</w:t>
      </w:r>
      <w:bookmarkEnd w:id="352"/>
    </w:p>
    <w:p w14:paraId="14F423EF">
      <w:pPr>
        <w:ind w:firstLine="480"/>
        <w:rPr>
          <w:rFonts w:cs="Times New Roman"/>
        </w:rPr>
      </w:pPr>
      <w:r>
        <w:rPr>
          <w:rFonts w:cs="Times New Roman"/>
        </w:rPr>
        <w:t>为了保证本次项目建设的质量，需严格按照项目质量管理和质量保证体系的相关要求，制定详细的项目进度计划和质量保障措施，确保项目按期保质完成。</w:t>
      </w:r>
    </w:p>
    <w:p w14:paraId="75134DBB">
      <w:pPr>
        <w:ind w:firstLine="480"/>
        <w:rPr>
          <w:rFonts w:cs="Times New Roman"/>
        </w:rPr>
      </w:pPr>
      <w:r>
        <w:rPr>
          <w:rFonts w:cs="Times New Roman"/>
        </w:rPr>
        <w:t>以下从项目实施各个阶段来规划项目质量管理工作。</w:t>
      </w:r>
    </w:p>
    <w:p w14:paraId="0099EAD6">
      <w:pPr>
        <w:ind w:firstLine="482"/>
        <w:rPr>
          <w:rFonts w:cs="Times New Roman"/>
          <w:b/>
          <w:bCs/>
        </w:rPr>
      </w:pPr>
      <w:r>
        <w:rPr>
          <w:rFonts w:cs="Times New Roman"/>
          <w:b/>
          <w:bCs/>
        </w:rPr>
        <w:t>1、前期工作阶段质量管理</w:t>
      </w:r>
    </w:p>
    <w:p w14:paraId="2BD2B670">
      <w:pPr>
        <w:ind w:firstLine="480"/>
        <w:rPr>
          <w:rFonts w:cs="Times New Roman"/>
        </w:rPr>
      </w:pPr>
      <w:r>
        <w:rPr>
          <w:rFonts w:cs="Times New Roman"/>
        </w:rPr>
        <w:t>前期工作的质量是整个项目的关键，处于十分重要的地位。需要建立项目质量管理责任制，制定项目质量计划。</w:t>
      </w:r>
    </w:p>
    <w:p w14:paraId="4DAD9DFC">
      <w:pPr>
        <w:ind w:firstLine="480"/>
        <w:rPr>
          <w:rFonts w:cs="Times New Roman"/>
        </w:rPr>
      </w:pPr>
      <w:r>
        <w:rPr>
          <w:rFonts w:cs="Times New Roman"/>
        </w:rPr>
        <w:t>（1）建立项目质量管理责任制</w:t>
      </w:r>
    </w:p>
    <w:p w14:paraId="1892B3D7">
      <w:pPr>
        <w:ind w:firstLine="480"/>
        <w:rPr>
          <w:rFonts w:cs="Times New Roman"/>
        </w:rPr>
      </w:pPr>
      <w:r>
        <w:rPr>
          <w:rFonts w:cs="Times New Roman"/>
        </w:rPr>
        <w:t>项目经理是项目前期工作质量的全权责任人，要亲自抓质量工作，并且还配备了质量管理人员协助工作，主要任务包括：</w:t>
      </w:r>
    </w:p>
    <w:p w14:paraId="4F09EE76">
      <w:pPr>
        <w:numPr>
          <w:ilvl w:val="0"/>
          <w:numId w:val="8"/>
        </w:numPr>
        <w:ind w:firstLine="0" w:firstLineChars="0"/>
      </w:pPr>
      <w:r>
        <w:t>在编制项目前期工作计划的同时，明确各项前期工作的质量要求，制定分层次的质量职责，制定质量计划并组织实施；</w:t>
      </w:r>
    </w:p>
    <w:p w14:paraId="4B0DF6EA">
      <w:pPr>
        <w:numPr>
          <w:ilvl w:val="0"/>
          <w:numId w:val="8"/>
        </w:numPr>
        <w:ind w:firstLine="0" w:firstLineChars="0"/>
      </w:pPr>
      <w:r>
        <w:t>按质量计划规定，督促、检查项目质量计划执行情况，特别是主要质量控制点的验证、检查和评审活动；</w:t>
      </w:r>
    </w:p>
    <w:p w14:paraId="71C644DF">
      <w:pPr>
        <w:numPr>
          <w:ilvl w:val="0"/>
          <w:numId w:val="8"/>
        </w:numPr>
        <w:ind w:firstLine="0" w:firstLineChars="0"/>
      </w:pPr>
      <w:r>
        <w:t>发现调查研究不细，数据不实，分析方法不科学、不合理，不符合有关规定时，要认真组织补做有关工作。</w:t>
      </w:r>
    </w:p>
    <w:p w14:paraId="5E4D255B">
      <w:pPr>
        <w:ind w:firstLine="480"/>
        <w:rPr>
          <w:rFonts w:cs="Times New Roman"/>
        </w:rPr>
      </w:pPr>
      <w:r>
        <w:rPr>
          <w:rFonts w:cs="Times New Roman"/>
        </w:rPr>
        <w:t>（2）制定项目质量计划</w:t>
      </w:r>
    </w:p>
    <w:p w14:paraId="509F081F">
      <w:pPr>
        <w:numPr>
          <w:ilvl w:val="0"/>
          <w:numId w:val="8"/>
        </w:numPr>
        <w:ind w:firstLine="0" w:firstLineChars="0"/>
      </w:pPr>
      <w:r>
        <w:t>识别用户方的要求和期望，明确成果的质量目标和质量标准。</w:t>
      </w:r>
    </w:p>
    <w:p w14:paraId="000774F7">
      <w:pPr>
        <w:numPr>
          <w:ilvl w:val="0"/>
          <w:numId w:val="8"/>
        </w:numPr>
        <w:ind w:firstLine="0" w:firstLineChars="0"/>
      </w:pPr>
      <w:r>
        <w:t>把质量目标要求层层分解，按质量计划和实施步骤层层落实，一直落实到个人，使每一层次的职责、权限、资源分配以及保证质量的措施都予以明确。</w:t>
      </w:r>
    </w:p>
    <w:p w14:paraId="391EEA31">
      <w:pPr>
        <w:numPr>
          <w:ilvl w:val="0"/>
          <w:numId w:val="8"/>
        </w:numPr>
        <w:ind w:firstLine="0" w:firstLineChars="0"/>
      </w:pPr>
      <w:r>
        <w:t>在质量计划中，要明确影响质量的控制节点，以及如何进行质量检查、控制。</w:t>
      </w:r>
    </w:p>
    <w:p w14:paraId="720B380F">
      <w:pPr>
        <w:numPr>
          <w:ilvl w:val="0"/>
          <w:numId w:val="8"/>
        </w:numPr>
        <w:ind w:firstLine="0" w:firstLineChars="0"/>
      </w:pPr>
      <w:r>
        <w:t>质量管理计划繁简程度应与项目要求及项目组织的运作方式相适应。</w:t>
      </w:r>
    </w:p>
    <w:p w14:paraId="33729242">
      <w:pPr>
        <w:numPr>
          <w:ilvl w:val="0"/>
          <w:numId w:val="8"/>
        </w:numPr>
        <w:ind w:firstLine="0" w:firstLineChars="0"/>
      </w:pPr>
      <w:r>
        <w:t>在计划执行中，要不断反馈执行信息，及时解决执行中出现的问题。</w:t>
      </w:r>
    </w:p>
    <w:p w14:paraId="4D61BCBA">
      <w:pPr>
        <w:ind w:firstLine="482"/>
        <w:rPr>
          <w:rFonts w:cs="Times New Roman"/>
          <w:b/>
          <w:bCs/>
        </w:rPr>
      </w:pPr>
      <w:r>
        <w:rPr>
          <w:rFonts w:cs="Times New Roman"/>
          <w:b/>
          <w:bCs/>
        </w:rPr>
        <w:t>2、项目设计阶段质量管理</w:t>
      </w:r>
    </w:p>
    <w:p w14:paraId="399201BD">
      <w:pPr>
        <w:ind w:firstLine="480"/>
        <w:rPr>
          <w:rFonts w:cs="Times New Roman"/>
        </w:rPr>
      </w:pPr>
      <w:r>
        <w:rPr>
          <w:rFonts w:cs="Times New Roman"/>
        </w:rPr>
        <w:t>设计阶段的质量控制是要追求质量的优良化。即在一定投资限额约束下，能达到所需要的最佳功能和较高质量水平。项目设计阶段要对以下内容进行质量控制管理：</w:t>
      </w:r>
    </w:p>
    <w:p w14:paraId="31598528">
      <w:pPr>
        <w:numPr>
          <w:ilvl w:val="0"/>
          <w:numId w:val="8"/>
        </w:numPr>
        <w:ind w:left="918" w:firstLine="0" w:firstLineChars="0"/>
      </w:pPr>
      <w:r>
        <w:t>对设计全过程进行管理，监督检查设计质量体系文件、项目质量计划的执行情况；</w:t>
      </w:r>
    </w:p>
    <w:p w14:paraId="52560CAC">
      <w:pPr>
        <w:numPr>
          <w:ilvl w:val="0"/>
          <w:numId w:val="8"/>
        </w:numPr>
        <w:ind w:left="918" w:firstLine="0" w:firstLineChars="0"/>
      </w:pPr>
      <w:r>
        <w:t>根据项目计划、项目质量计划和设计计划的规定，对设计过程进行控制；</w:t>
      </w:r>
    </w:p>
    <w:p w14:paraId="4A3104B7">
      <w:pPr>
        <w:numPr>
          <w:ilvl w:val="0"/>
          <w:numId w:val="8"/>
        </w:numPr>
        <w:ind w:left="918" w:firstLine="0" w:firstLineChars="0"/>
      </w:pPr>
      <w:r>
        <w:t>确定设计输入并组织对设计输入的评审，确认其适用性和完整性，审查其内容是否满足设计要求；</w:t>
      </w:r>
    </w:p>
    <w:p w14:paraId="558EBF57">
      <w:pPr>
        <w:numPr>
          <w:ilvl w:val="0"/>
          <w:numId w:val="8"/>
        </w:numPr>
        <w:ind w:left="918" w:firstLine="0" w:firstLineChars="0"/>
      </w:pPr>
      <w:r>
        <w:t>各组织接口和技术接口，要能组织协调；</w:t>
      </w:r>
    </w:p>
    <w:p w14:paraId="604F44CB">
      <w:pPr>
        <w:numPr>
          <w:ilvl w:val="0"/>
          <w:numId w:val="8"/>
        </w:numPr>
        <w:ind w:left="918" w:firstLine="0" w:firstLineChars="0"/>
      </w:pPr>
      <w:r>
        <w:t>对设计方案进行审查和协调，确保方案的合理性；</w:t>
      </w:r>
    </w:p>
    <w:p w14:paraId="5C0F17EE">
      <w:pPr>
        <w:numPr>
          <w:ilvl w:val="0"/>
          <w:numId w:val="8"/>
        </w:numPr>
        <w:ind w:left="918" w:firstLine="0" w:firstLineChars="0"/>
      </w:pPr>
      <w:r>
        <w:t>组织和监督设计各阶段的设计评审和设计验证；</w:t>
      </w:r>
    </w:p>
    <w:p w14:paraId="4A15ECC9">
      <w:pPr>
        <w:numPr>
          <w:ilvl w:val="0"/>
          <w:numId w:val="8"/>
        </w:numPr>
        <w:ind w:left="918" w:firstLine="0" w:firstLineChars="0"/>
      </w:pPr>
      <w:r>
        <w:t>控制好设计变更控制程序；</w:t>
      </w:r>
    </w:p>
    <w:p w14:paraId="4629C75E">
      <w:pPr>
        <w:numPr>
          <w:ilvl w:val="0"/>
          <w:numId w:val="8"/>
        </w:numPr>
        <w:ind w:left="918" w:firstLine="0" w:firstLineChars="0"/>
      </w:pPr>
      <w:r>
        <w:t>对设计关键控制点进行检查，组织或检查对设计质量有重大影响的活动和设计文件。</w:t>
      </w:r>
    </w:p>
    <w:p w14:paraId="4BD22DA6">
      <w:pPr>
        <w:ind w:firstLine="482"/>
        <w:rPr>
          <w:rFonts w:cs="Times New Roman"/>
          <w:b/>
          <w:bCs/>
        </w:rPr>
      </w:pPr>
      <w:r>
        <w:rPr>
          <w:rFonts w:cs="Times New Roman"/>
          <w:b/>
          <w:bCs/>
        </w:rPr>
        <w:t>3、项目实施阶段的质量管理</w:t>
      </w:r>
    </w:p>
    <w:p w14:paraId="592E249A">
      <w:pPr>
        <w:ind w:firstLine="480"/>
        <w:rPr>
          <w:rFonts w:cs="Times New Roman"/>
        </w:rPr>
      </w:pPr>
      <w:r>
        <w:rPr>
          <w:rFonts w:cs="Times New Roman"/>
        </w:rPr>
        <w:t>项目实施阶段要做如下的质量控制活动：</w:t>
      </w:r>
    </w:p>
    <w:p w14:paraId="5A3F05FB">
      <w:pPr>
        <w:numPr>
          <w:ilvl w:val="0"/>
          <w:numId w:val="8"/>
        </w:numPr>
        <w:ind w:left="918" w:firstLine="0" w:firstLineChars="0"/>
      </w:pPr>
      <w:r>
        <w:t>根据项目的特点，制定调整实施阶段的项目质量计划，将实施阶段的项目质量目标层层分解、层层下达、层层落实，落实到每个实施组别，落实到个人，使每个人都了解完成本职工作的质量要求和具体质量标准，明确自己的努力方向。</w:t>
      </w:r>
    </w:p>
    <w:p w14:paraId="3ED54673">
      <w:pPr>
        <w:numPr>
          <w:ilvl w:val="0"/>
          <w:numId w:val="8"/>
        </w:numPr>
        <w:ind w:left="918" w:firstLine="0" w:firstLineChars="0"/>
      </w:pPr>
      <w:r>
        <w:t>确定过程质量控制点、质量检验标准和方法。</w:t>
      </w:r>
    </w:p>
    <w:p w14:paraId="16FC8292">
      <w:pPr>
        <w:numPr>
          <w:ilvl w:val="0"/>
          <w:numId w:val="8"/>
        </w:numPr>
        <w:ind w:left="918" w:firstLine="0" w:firstLineChars="0"/>
      </w:pPr>
      <w:r>
        <w:t>按质量计划实施过程控制，前后实施阶段间要有交接确认制度。</w:t>
      </w:r>
    </w:p>
    <w:p w14:paraId="7029D7E1">
      <w:pPr>
        <w:numPr>
          <w:ilvl w:val="0"/>
          <w:numId w:val="8"/>
        </w:numPr>
        <w:ind w:left="918" w:firstLine="0" w:firstLineChars="0"/>
      </w:pPr>
      <w:r>
        <w:t>对项目实施各阶段的成果进行评审。</w:t>
      </w:r>
    </w:p>
    <w:p w14:paraId="104BBF76">
      <w:pPr>
        <w:ind w:firstLine="482"/>
        <w:rPr>
          <w:rFonts w:cs="Times New Roman"/>
          <w:b/>
          <w:bCs/>
        </w:rPr>
      </w:pPr>
      <w:r>
        <w:rPr>
          <w:rFonts w:cs="Times New Roman"/>
          <w:b/>
          <w:bCs/>
        </w:rPr>
        <w:t>4、试运行阶段质量管理</w:t>
      </w:r>
    </w:p>
    <w:p w14:paraId="44FCDAEC">
      <w:pPr>
        <w:ind w:firstLine="480"/>
        <w:rPr>
          <w:rFonts w:cs="Times New Roman"/>
        </w:rPr>
      </w:pPr>
      <w:r>
        <w:rPr>
          <w:rFonts w:cs="Times New Roman"/>
        </w:rPr>
        <w:t>试运行是对设计和实施等工作质量的综合考核，是对项目质量的最终检验和试验。试运行质量管理的目的是要确保试运行成功，达到合同规定和设计要求。具体的工作包括：</w:t>
      </w:r>
    </w:p>
    <w:p w14:paraId="33676D65">
      <w:pPr>
        <w:numPr>
          <w:ilvl w:val="0"/>
          <w:numId w:val="8"/>
        </w:numPr>
        <w:ind w:left="918" w:firstLine="0" w:firstLineChars="0"/>
      </w:pPr>
      <w:r>
        <w:t>试运行操作和合格标准应遵循和符合试运行方案的规定。</w:t>
      </w:r>
    </w:p>
    <w:p w14:paraId="21DC977B">
      <w:pPr>
        <w:numPr>
          <w:ilvl w:val="0"/>
          <w:numId w:val="8"/>
        </w:numPr>
        <w:ind w:left="918" w:firstLine="0" w:firstLineChars="0"/>
      </w:pPr>
      <w:r>
        <w:t>试运行的风险大，必须循序渐进，不具备条件不得试运行。</w:t>
      </w:r>
    </w:p>
    <w:p w14:paraId="26AC10B8">
      <w:pPr>
        <w:numPr>
          <w:ilvl w:val="0"/>
          <w:numId w:val="8"/>
        </w:numPr>
        <w:ind w:left="918" w:firstLine="0" w:firstLineChars="0"/>
      </w:pPr>
      <w:r>
        <w:t>发生事故后，试运行指导人员应果断处理，防止事故扩大，并及时提供事故报告。</w:t>
      </w:r>
    </w:p>
    <w:p w14:paraId="320A1DD0">
      <w:pPr>
        <w:ind w:firstLine="482"/>
        <w:rPr>
          <w:rFonts w:cs="Times New Roman"/>
          <w:b/>
          <w:bCs/>
        </w:rPr>
      </w:pPr>
      <w:r>
        <w:rPr>
          <w:rFonts w:cs="Times New Roman"/>
          <w:b/>
          <w:bCs/>
        </w:rPr>
        <w:t>5、运行维护阶段质量管理</w:t>
      </w:r>
    </w:p>
    <w:p w14:paraId="49268C87">
      <w:pPr>
        <w:ind w:firstLine="480"/>
        <w:rPr>
          <w:rFonts w:cs="Times New Roman"/>
        </w:rPr>
      </w:pPr>
      <w:r>
        <w:rPr>
          <w:rFonts w:cs="Times New Roman"/>
        </w:rPr>
        <w:t>运行维护阶段质量控制主要从以下几方面来完成：</w:t>
      </w:r>
    </w:p>
    <w:p w14:paraId="66E9FA52">
      <w:pPr>
        <w:numPr>
          <w:ilvl w:val="0"/>
          <w:numId w:val="8"/>
        </w:numPr>
        <w:ind w:left="918" w:firstLine="0" w:firstLineChars="0"/>
      </w:pPr>
      <w:r>
        <w:t>定期对运行维护状态进行监控和管理。</w:t>
      </w:r>
    </w:p>
    <w:p w14:paraId="39350F7B">
      <w:pPr>
        <w:numPr>
          <w:ilvl w:val="0"/>
          <w:numId w:val="8"/>
        </w:numPr>
        <w:ind w:left="918" w:firstLine="0" w:firstLineChars="0"/>
      </w:pPr>
      <w:r>
        <w:t>对项目变更进行记录并根据质量体系进行质量控制。</w:t>
      </w:r>
    </w:p>
    <w:p w14:paraId="439FA68B">
      <w:pPr>
        <w:numPr>
          <w:ilvl w:val="0"/>
          <w:numId w:val="8"/>
        </w:numPr>
        <w:ind w:left="918" w:firstLine="0" w:firstLineChars="0"/>
      </w:pPr>
      <w:r>
        <w:t>对运行维护中出现的问题进行监控，并对问题修复状态进行管理。</w:t>
      </w:r>
    </w:p>
    <w:p w14:paraId="5EC4F990">
      <w:pPr>
        <w:numPr>
          <w:ilvl w:val="0"/>
          <w:numId w:val="8"/>
        </w:numPr>
        <w:ind w:left="918" w:firstLine="0" w:firstLineChars="0"/>
      </w:pPr>
      <w:r>
        <w:t>对运行维护阶段新编制的成果组织进行评审。</w:t>
      </w:r>
    </w:p>
    <w:p w14:paraId="45A6E5B3">
      <w:pPr>
        <w:pStyle w:val="4"/>
        <w:numPr>
          <w:ilvl w:val="2"/>
          <w:numId w:val="0"/>
        </w:numPr>
      </w:pPr>
      <w:bookmarkStart w:id="353" w:name="_Toc19048"/>
      <w:r>
        <w:rPr>
          <w:rFonts w:hint="eastAsia" w:ascii="Times New Roman" w:hAnsi="Times New Roman" w:cs="宋体"/>
        </w:rPr>
        <w:t xml:space="preserve">8.4.3  </w:t>
      </w:r>
      <w:r>
        <w:rPr>
          <w:rFonts w:hint="eastAsia"/>
        </w:rPr>
        <w:t>项目资金管理</w:t>
      </w:r>
      <w:bookmarkEnd w:id="353"/>
    </w:p>
    <w:p w14:paraId="2EC6DC72">
      <w:pPr>
        <w:ind w:firstLine="480"/>
      </w:pPr>
      <w:r>
        <w:rPr>
          <w:rFonts w:hint="eastAsia"/>
        </w:rPr>
        <w:t>按照专人管理、专款专用、预算控制等原则，建立项目资金使用台账，采用专款专人管理的方式，严格、规范开展资金预算、计划、控制、分析及核算工作，确保项目资金预算的合理、合规使用。</w:t>
      </w:r>
    </w:p>
    <w:p w14:paraId="1E03C1C8">
      <w:pPr>
        <w:pStyle w:val="3"/>
        <w:numPr>
          <w:ilvl w:val="1"/>
          <w:numId w:val="0"/>
        </w:numPr>
      </w:pPr>
      <w:bookmarkStart w:id="354" w:name="_Toc3838"/>
      <w:r>
        <w:rPr>
          <w:rFonts w:hint="eastAsia" w:ascii="Times New Roman" w:hAnsi="Times New Roman" w:cs="宋体"/>
        </w:rPr>
        <w:t xml:space="preserve">8.5  </w:t>
      </w:r>
      <w:r>
        <w:t>相关管理制度</w:t>
      </w:r>
      <w:bookmarkEnd w:id="354"/>
    </w:p>
    <w:p w14:paraId="112DCA42">
      <w:pPr>
        <w:ind w:firstLine="480"/>
        <w:rPr>
          <w:rFonts w:cs="Times New Roman"/>
        </w:rPr>
      </w:pPr>
      <w:r>
        <w:rPr>
          <w:rFonts w:cs="Times New Roman"/>
        </w:rPr>
        <w:t>本项目建设将实行项目管理制度，项目管理将遵照执行国家、省、市对项目实施流程、招标采购、质量控制、安全防范等做出的相关规定。项目管理的程序将包括组织和人员建设、需求分析与调研、解决方案确定、实施计划、测试培训和验收等各个阶段。</w:t>
      </w:r>
    </w:p>
    <w:p w14:paraId="24B50D16">
      <w:pPr>
        <w:pStyle w:val="2"/>
        <w:numPr>
          <w:ilvl w:val="0"/>
          <w:numId w:val="0"/>
        </w:numPr>
      </w:pPr>
      <w:bookmarkStart w:id="355" w:name="_Toc23820"/>
      <w:r>
        <w:rPr>
          <w:rFonts w:hint="eastAsia" w:cs="宋体"/>
        </w:rPr>
        <w:t xml:space="preserve">第九章  </w:t>
      </w:r>
      <w:r>
        <w:t>其他</w:t>
      </w:r>
      <w:bookmarkEnd w:id="355"/>
    </w:p>
    <w:p w14:paraId="50C3C6EE">
      <w:pPr>
        <w:pStyle w:val="3"/>
        <w:numPr>
          <w:ilvl w:val="1"/>
          <w:numId w:val="0"/>
        </w:numPr>
      </w:pPr>
      <w:bookmarkStart w:id="356" w:name="_Toc13088"/>
      <w:r>
        <w:rPr>
          <w:rFonts w:hint="eastAsia" w:ascii="Times New Roman" w:hAnsi="Times New Roman" w:cs="宋体"/>
        </w:rPr>
        <w:t xml:space="preserve">9.1  </w:t>
      </w:r>
      <w:r>
        <w:t>项目预算编制有关的政策、技术、经济资料</w:t>
      </w:r>
      <w:bookmarkEnd w:id="356"/>
    </w:p>
    <w:p w14:paraId="01B36C4F">
      <w:pPr>
        <w:numPr>
          <w:ilvl w:val="0"/>
          <w:numId w:val="9"/>
        </w:numPr>
        <w:ind w:firstLine="480"/>
      </w:pPr>
      <w:r>
        <w:rPr>
          <w:rFonts w:hint="eastAsia"/>
        </w:rPr>
        <w:t>上海市市级数字化项目配置标准（二类费用）</w:t>
      </w:r>
    </w:p>
    <w:p w14:paraId="5B4ECFFD">
      <w:pPr>
        <w:numPr>
          <w:ilvl w:val="0"/>
          <w:numId w:val="9"/>
        </w:numPr>
        <w:ind w:firstLine="480"/>
      </w:pPr>
      <w:r>
        <w:rPr>
          <w:rFonts w:hint="eastAsia"/>
        </w:rPr>
        <w:t>《上海市国资委2023年工作要点》</w:t>
      </w:r>
    </w:p>
    <w:p w14:paraId="798E0D14">
      <w:pPr>
        <w:numPr>
          <w:ilvl w:val="0"/>
          <w:numId w:val="9"/>
        </w:numPr>
        <w:ind w:firstLine="480"/>
      </w:pPr>
      <w:r>
        <w:rPr>
          <w:rFonts w:hint="eastAsia"/>
        </w:rPr>
        <w:t>《上海市国资国企发展“十四五”规划》</w:t>
      </w:r>
    </w:p>
    <w:p w14:paraId="5998A5E2">
      <w:pPr>
        <w:numPr>
          <w:ilvl w:val="0"/>
          <w:numId w:val="9"/>
        </w:numPr>
        <w:ind w:firstLine="480"/>
      </w:pPr>
      <w:r>
        <w:rPr>
          <w:rFonts w:hint="eastAsia"/>
        </w:rPr>
        <w:t>国务院国资委发布《关于做好国资国企网络信息安全在线监管平台建设工作的通知》（国资厅发〔2021〕190号）</w:t>
      </w:r>
    </w:p>
    <w:p w14:paraId="5020C56A">
      <w:pPr>
        <w:numPr>
          <w:ilvl w:val="0"/>
          <w:numId w:val="9"/>
        </w:numPr>
        <w:ind w:firstLine="480"/>
      </w:pPr>
      <w:r>
        <w:rPr>
          <w:rFonts w:hint="eastAsia"/>
        </w:rPr>
        <w:t>2019年11月国务院国资委发布《全国性国资国企在线监管系统建设工作方案》（国资厅发〔2019〕35号）</w:t>
      </w:r>
    </w:p>
    <w:p w14:paraId="14424615">
      <w:pPr>
        <w:numPr>
          <w:ilvl w:val="0"/>
          <w:numId w:val="9"/>
        </w:numPr>
        <w:ind w:firstLine="480"/>
      </w:pPr>
      <w:r>
        <w:rPr>
          <w:rFonts w:hint="eastAsia"/>
        </w:rPr>
        <w:t>《关于加强中央企业内部控制体系建设与监督工作的实施意见》（国资发监督规〔2019〕101号）</w:t>
      </w:r>
    </w:p>
    <w:p w14:paraId="4D874D8C">
      <w:pPr>
        <w:numPr>
          <w:ilvl w:val="0"/>
          <w:numId w:val="9"/>
        </w:numPr>
        <w:ind w:firstLine="480"/>
      </w:pPr>
      <w:r>
        <w:rPr>
          <w:rFonts w:hint="eastAsia"/>
        </w:rPr>
        <w:t>《关于进一步推动构建国资监管大格局有关工作的通知》（国务院国资委国资发法规〔2019〕117号）</w:t>
      </w:r>
    </w:p>
    <w:p w14:paraId="5AB6DD5B">
      <w:pPr>
        <w:numPr>
          <w:ilvl w:val="0"/>
          <w:numId w:val="9"/>
        </w:numPr>
        <w:ind w:firstLine="480"/>
      </w:pPr>
      <w:r>
        <w:rPr>
          <w:rFonts w:hint="eastAsia"/>
        </w:rPr>
        <w:t>《市国资委关于编制2025年度投资计划及总结2024年度投资完成情况的通知》（沪国资委规创〔2025〕74号）</w:t>
      </w:r>
    </w:p>
    <w:p w14:paraId="3456E2AC">
      <w:pPr>
        <w:numPr>
          <w:ilvl w:val="0"/>
          <w:numId w:val="9"/>
        </w:numPr>
        <w:ind w:firstLine="480"/>
      </w:pPr>
      <w:r>
        <w:rPr>
          <w:rFonts w:hint="eastAsia"/>
        </w:rPr>
        <w:t>《上海市国资委监管企业投资监督管理办法》（沪国资委规划〔2021〕62号）</w:t>
      </w:r>
    </w:p>
    <w:p w14:paraId="0442A892">
      <w:pPr>
        <w:numPr>
          <w:ilvl w:val="0"/>
          <w:numId w:val="9"/>
        </w:numPr>
        <w:ind w:firstLine="480"/>
      </w:pPr>
      <w:r>
        <w:rPr>
          <w:rFonts w:cs="Times New Roman"/>
        </w:rPr>
        <w:t>《上海市贯彻&lt;国有企业改革深化提升行动方案（2023-2025年）&gt;的实施方案》</w:t>
      </w:r>
    </w:p>
    <w:p w14:paraId="0C49927A">
      <w:pPr>
        <w:numPr>
          <w:ilvl w:val="0"/>
          <w:numId w:val="9"/>
        </w:numPr>
        <w:ind w:firstLine="480"/>
      </w:pPr>
      <w:r>
        <w:rPr>
          <w:rFonts w:hint="eastAsia"/>
        </w:rPr>
        <w:t>《关于我市全面实施预算绩效管理的事实意见》（沪委发〔2019〕12号）</w:t>
      </w:r>
    </w:p>
    <w:p w14:paraId="7D8516F4">
      <w:pPr>
        <w:numPr>
          <w:ilvl w:val="0"/>
          <w:numId w:val="9"/>
        </w:numPr>
        <w:ind w:firstLine="480"/>
      </w:pPr>
      <w:r>
        <w:rPr>
          <w:rFonts w:hint="eastAsia"/>
        </w:rPr>
        <w:t>《上海市市级国有资本经营支出预算绩效管理办法（试行）》（沪国资委评价〔2020〕466号）</w:t>
      </w:r>
    </w:p>
    <w:p w14:paraId="75CE772A">
      <w:pPr>
        <w:numPr>
          <w:ilvl w:val="0"/>
          <w:numId w:val="9"/>
        </w:numPr>
        <w:ind w:firstLine="480"/>
      </w:pPr>
      <w:r>
        <w:rPr>
          <w:rFonts w:hint="eastAsia"/>
        </w:rPr>
        <w:t>《中共中央、国务院关于深化国有企业改革的指导意见》（中发〔2015〕22号）</w:t>
      </w:r>
    </w:p>
    <w:p w14:paraId="0CBE6F16">
      <w:pPr>
        <w:numPr>
          <w:ilvl w:val="0"/>
          <w:numId w:val="9"/>
        </w:numPr>
        <w:ind w:firstLine="480"/>
      </w:pPr>
      <w:r>
        <w:rPr>
          <w:rFonts w:hint="eastAsia"/>
        </w:rPr>
        <w:t>《国务院关于改革和完善国有资产管理体制的若干意见》（国发〔2015〕63号）</w:t>
      </w:r>
    </w:p>
    <w:p w14:paraId="00B856F8">
      <w:pPr>
        <w:numPr>
          <w:ilvl w:val="0"/>
          <w:numId w:val="9"/>
        </w:numPr>
        <w:ind w:firstLine="480"/>
      </w:pPr>
      <w:r>
        <w:rPr>
          <w:rFonts w:hint="eastAsia"/>
        </w:rPr>
        <w:t>《国务院关于改革国有企业工资决定机制的意见》（国发〔2018〕16号）</w:t>
      </w:r>
    </w:p>
    <w:p w14:paraId="3AED0F82">
      <w:pPr>
        <w:numPr>
          <w:ilvl w:val="0"/>
          <w:numId w:val="9"/>
        </w:numPr>
        <w:ind w:firstLine="480"/>
      </w:pPr>
      <w:r>
        <w:rPr>
          <w:rFonts w:hint="eastAsia"/>
        </w:rPr>
        <w:t>《上海市人民政府关于本市改革国有企业工资决定机制的实施意见》（沪府规〔2019〕7号）</w:t>
      </w:r>
    </w:p>
    <w:p w14:paraId="3378B689">
      <w:pPr>
        <w:numPr>
          <w:ilvl w:val="0"/>
          <w:numId w:val="9"/>
        </w:numPr>
        <w:ind w:firstLine="480"/>
      </w:pPr>
      <w:r>
        <w:rPr>
          <w:rFonts w:hint="eastAsia"/>
        </w:rPr>
        <w:t>《关于市国资委监管企业工资决定机制改革的实施办法》（沪国资委分配﹝2019﹞76号）</w:t>
      </w:r>
    </w:p>
    <w:p w14:paraId="38FF6F93">
      <w:pPr>
        <w:numPr>
          <w:ilvl w:val="0"/>
          <w:numId w:val="9"/>
        </w:numPr>
        <w:ind w:firstLine="480"/>
      </w:pPr>
      <w:r>
        <w:rPr>
          <w:rFonts w:hint="eastAsia"/>
        </w:rPr>
        <w:t>《国务院关于在市场监管领域全面推行部门联合“双国资委涉企事项网上服务大厅建设方案随机、一公开”监管的意见》（国发〔2019〕5 号）</w:t>
      </w:r>
    </w:p>
    <w:p w14:paraId="3A683105">
      <w:pPr>
        <w:numPr>
          <w:ilvl w:val="0"/>
          <w:numId w:val="9"/>
        </w:numPr>
        <w:ind w:firstLine="480"/>
      </w:pPr>
      <w:r>
        <w:rPr>
          <w:rFonts w:hint="eastAsia"/>
        </w:rPr>
        <w:t>关于印发《国资监管系统全面智能化升级方案》的通知（国资厅[2024]275号）</w:t>
      </w:r>
    </w:p>
    <w:p w14:paraId="4A2D65C2">
      <w:pPr>
        <w:pStyle w:val="3"/>
        <w:numPr>
          <w:ilvl w:val="1"/>
          <w:numId w:val="0"/>
        </w:numPr>
      </w:pPr>
      <w:bookmarkStart w:id="357" w:name="_Toc29983"/>
      <w:r>
        <w:rPr>
          <w:rFonts w:hint="eastAsia" w:ascii="Times New Roman" w:hAnsi="Times New Roman" w:cs="宋体"/>
        </w:rPr>
        <w:t xml:space="preserve">9.2  </w:t>
      </w:r>
      <w:r>
        <w:t>系统软硬件物理布置图</w:t>
      </w:r>
      <w:bookmarkEnd w:id="357"/>
    </w:p>
    <w:p w14:paraId="4AA58E41">
      <w:pPr>
        <w:ind w:firstLine="480"/>
        <w:rPr>
          <w:rFonts w:cs="Times New Roman"/>
        </w:rPr>
      </w:pPr>
      <w:r>
        <w:rPr>
          <w:rFonts w:hint="eastAsia" w:cs="Times New Roman"/>
        </w:rPr>
        <w:t>无。</w:t>
      </w:r>
    </w:p>
    <w:p w14:paraId="4C4F3817">
      <w:pPr>
        <w:pStyle w:val="3"/>
        <w:numPr>
          <w:ilvl w:val="1"/>
          <w:numId w:val="0"/>
        </w:numPr>
      </w:pPr>
      <w:bookmarkStart w:id="358" w:name="_Toc5026"/>
      <w:bookmarkStart w:id="359" w:name="_Toc197703332"/>
      <w:r>
        <w:rPr>
          <w:rFonts w:hint="eastAsia" w:ascii="Times New Roman" w:hAnsi="Times New Roman" w:cs="宋体"/>
        </w:rPr>
        <w:t xml:space="preserve">9.3  </w:t>
      </w:r>
      <w:r>
        <w:rPr>
          <w:rFonts w:hint="eastAsia"/>
        </w:rPr>
        <w:t>相关研究</w:t>
      </w:r>
      <w:r>
        <w:t>成果</w:t>
      </w:r>
      <w:bookmarkEnd w:id="358"/>
      <w:bookmarkEnd w:id="359"/>
    </w:p>
    <w:p w14:paraId="1627BA73">
      <w:pPr>
        <w:ind w:firstLine="480"/>
      </w:pPr>
      <w:r>
        <w:rPr>
          <w:rFonts w:hint="eastAsia"/>
        </w:rPr>
        <w:t>无。</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C52ED89-1A75-4B7F-9515-FCE8C0981EF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2000000000000000000"/>
    <w:charset w:val="86"/>
    <w:family w:val="auto"/>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embedRegular r:id="rId2" w:fontKey="{F439DCE4-E7BF-4BFF-A342-3F4FE577EEC9}"/>
  </w:font>
  <w:font w:name="微软雅黑">
    <w:panose1 w:val="020B0503020204020204"/>
    <w:charset w:val="86"/>
    <w:family w:val="swiss"/>
    <w:pitch w:val="default"/>
    <w:sig w:usb0="80000287" w:usb1="2ACF3C50" w:usb2="00000016" w:usb3="00000000" w:csb0="0004001F" w:csb1="00000000"/>
    <w:embedRegular r:id="rId3" w:fontKey="{815C4886-EEB4-4EBE-8731-30D59B3E4941}"/>
  </w:font>
  <w:font w:name="方正舒体">
    <w:panose1 w:val="02010601030101010101"/>
    <w:charset w:val="86"/>
    <w:family w:val="auto"/>
    <w:pitch w:val="default"/>
    <w:sig w:usb0="00000003"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1A477">
    <w:pPr>
      <w:tabs>
        <w:tab w:val="center" w:pos="4153"/>
        <w:tab w:val="right" w:pos="8306"/>
      </w:tabs>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61179">
    <w:pPr>
      <w:tabs>
        <w:tab w:val="center" w:pos="4153"/>
        <w:tab w:val="right" w:pos="8306"/>
      </w:tabs>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5A596">
    <w:pPr>
      <w:tabs>
        <w:tab w:val="center" w:pos="4153"/>
        <w:tab w:val="right" w:pos="8306"/>
      </w:tabs>
      <w:ind w:firstLine="48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2917DA">
    <w:pPr>
      <w:tabs>
        <w:tab w:val="center" w:pos="4153"/>
        <w:tab w:val="right" w:pos="8306"/>
      </w:tabs>
      <w:ind w:firstLine="0" w:firstLineChars="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7" name="文本框 10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EAB578">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v8lcEtAgAAWQ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v8lcEtAgAAWQQAAA4AAAAAAAAAAQAgAAAAHwEAAGRycy9lMm9Eb2MueG1sUEsFBgAAAAAG&#10;AAYAWQEAAL4FAAAAAA==&#10;">
              <v:fill on="f" focussize="0,0"/>
              <v:stroke on="f" weight="0.5pt"/>
              <v:imagedata o:title=""/>
              <o:lock v:ext="edit" aspectratio="f"/>
              <v:textbox inset="0mm,0mm,0mm,0mm" style="mso-fit-shape-to-text:t;">
                <w:txbxContent>
                  <w:p w14:paraId="38EAB578">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22C83">
    <w:pPr>
      <w:tabs>
        <w:tab w:val="center" w:pos="4153"/>
        <w:tab w:val="right" w:pos="8306"/>
      </w:tabs>
      <w:ind w:firstLine="0" w:firstLineChars="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1D45EA">
                          <w:pPr>
                            <w:pStyle w:val="13"/>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vt69Y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IbSjRTqPjpx/fT&#10;z4fTr28EZxCotX6GuHuLyNC9Mx2Ch3OPw8i7q5yKXzAi8EPe40Ve0QXC46XpZDrN4eLwDRvgZ4/X&#10;rfPhvTCKRKOgDvVLsrLDxoc+dAiJ2bRZN1KmGkpN2oJevX6b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3r1iwCAABXBAAADgAAAAAAAAABACAAAAAfAQAAZHJzL2Uyb0RvYy54bWxQSwUGAAAAAAYA&#10;BgBZAQAAvQUAAAAA&#10;">
              <v:fill on="f" focussize="0,0"/>
              <v:stroke on="f" weight="0.5pt"/>
              <v:imagedata o:title=""/>
              <o:lock v:ext="edit" aspectratio="f"/>
              <v:textbox inset="0mm,0mm,0mm,0mm" style="mso-fit-shape-to-text:t;">
                <w:txbxContent>
                  <w:p w14:paraId="0A1D45EA">
                    <w:pPr>
                      <w:pStyle w:val="13"/>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14CCF9">
    <w:pPr>
      <w:tabs>
        <w:tab w:val="center" w:pos="4153"/>
        <w:tab w:val="right" w:pos="8306"/>
      </w:tabs>
      <w:ind w:firstLine="0" w:firstLineChars="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5" name="文本框 10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8BA48B">
                          <w:pPr>
                            <w:pStyle w:val="13"/>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KdDzXstAgAAWQQAAA4AAAAAAAAAAQAgAAAAHwEAAGRycy9lMm9Eb2MueG1sUEsFBgAAAAAG&#10;AAYAWQEAAL4FAAAAAA==&#10;">
              <v:fill on="f" focussize="0,0"/>
              <v:stroke on="f" weight="0.5pt"/>
              <v:imagedata o:title=""/>
              <o:lock v:ext="edit" aspectratio="f"/>
              <v:textbox inset="0mm,0mm,0mm,0mm" style="mso-fit-shape-to-text:t;">
                <w:txbxContent>
                  <w:p w14:paraId="1D8BA48B">
                    <w:pPr>
                      <w:pStyle w:val="13"/>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D6706">
    <w:pPr>
      <w:tabs>
        <w:tab w:val="center" w:pos="4153"/>
        <w:tab w:val="right" w:pos="8306"/>
      </w:tabs>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8C8CF5">
    <w:pPr>
      <w:tabs>
        <w:tab w:val="center" w:pos="4153"/>
        <w:tab w:val="right" w:pos="8306"/>
      </w:tabs>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1C168">
    <w:pPr>
      <w:tabs>
        <w:tab w:val="center" w:pos="4153"/>
        <w:tab w:val="right" w:pos="8306"/>
      </w:tabs>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71E0B"/>
    <w:multiLevelType w:val="singleLevel"/>
    <w:tmpl w:val="8C671E0B"/>
    <w:lvl w:ilvl="0" w:tentative="0">
      <w:start w:val="1"/>
      <w:numFmt w:val="decimal"/>
      <w:suff w:val="nothing"/>
      <w:lvlText w:val="%1、"/>
      <w:lvlJc w:val="left"/>
    </w:lvl>
  </w:abstractNum>
  <w:abstractNum w:abstractNumId="1">
    <w:nsid w:val="8EBD2CAE"/>
    <w:multiLevelType w:val="singleLevel"/>
    <w:tmpl w:val="8EBD2CAE"/>
    <w:lvl w:ilvl="0" w:tentative="0">
      <w:start w:val="1"/>
      <w:numFmt w:val="decimal"/>
      <w:suff w:val="space"/>
      <w:lvlText w:val="%1."/>
      <w:lvlJc w:val="left"/>
    </w:lvl>
  </w:abstractNum>
  <w:abstractNum w:abstractNumId="2">
    <w:nsid w:val="A78B01C6"/>
    <w:multiLevelType w:val="singleLevel"/>
    <w:tmpl w:val="A78B01C6"/>
    <w:lvl w:ilvl="0" w:tentative="0">
      <w:start w:val="1"/>
      <w:numFmt w:val="bullet"/>
      <w:lvlText w:val=""/>
      <w:lvlJc w:val="left"/>
      <w:pPr>
        <w:ind w:left="420" w:hanging="420"/>
      </w:pPr>
      <w:rPr>
        <w:rFonts w:hint="default" w:ascii="Wingdings" w:hAnsi="Wingdings"/>
      </w:rPr>
    </w:lvl>
  </w:abstractNum>
  <w:abstractNum w:abstractNumId="3">
    <w:nsid w:val="BF8F1681"/>
    <w:multiLevelType w:val="singleLevel"/>
    <w:tmpl w:val="BF8F1681"/>
    <w:lvl w:ilvl="0" w:tentative="0">
      <w:start w:val="1"/>
      <w:numFmt w:val="bullet"/>
      <w:lvlText w:val=""/>
      <w:lvlJc w:val="left"/>
      <w:pPr>
        <w:ind w:left="420" w:hanging="420"/>
      </w:pPr>
      <w:rPr>
        <w:rFonts w:hint="default" w:ascii="Wingdings" w:hAnsi="Wingdings"/>
      </w:rPr>
    </w:lvl>
  </w:abstractNum>
  <w:abstractNum w:abstractNumId="4">
    <w:nsid w:val="C37056DB"/>
    <w:multiLevelType w:val="multilevel"/>
    <w:tmpl w:val="C37056DB"/>
    <w:lvl w:ilvl="0" w:tentative="0">
      <w:start w:val="1"/>
      <w:numFmt w:val="chineseCounting"/>
      <w:suff w:val="nothing"/>
      <w:lvlText w:val="第%1章  "/>
      <w:lvlJc w:val="left"/>
      <w:pPr>
        <w:tabs>
          <w:tab w:val="left" w:pos="0"/>
        </w:tabs>
        <w:ind w:left="0" w:firstLine="0"/>
      </w:pPr>
      <w:rPr>
        <w:rFonts w:hint="eastAsia" w:ascii="Times New Roman" w:hAnsi="Times New Roman" w:eastAsia="黑体" w:cs="宋体"/>
        <w:b/>
        <w:sz w:val="34"/>
      </w:rPr>
    </w:lvl>
    <w:lvl w:ilvl="1" w:tentative="0">
      <w:start w:val="1"/>
      <w:numFmt w:val="decimal"/>
      <w:isLgl/>
      <w:suff w:val="nothing"/>
      <w:lvlText w:val="%1.%2  "/>
      <w:lvlJc w:val="left"/>
      <w:pPr>
        <w:tabs>
          <w:tab w:val="left" w:pos="0"/>
        </w:tabs>
        <w:ind w:left="0" w:firstLine="0"/>
      </w:pPr>
      <w:rPr>
        <w:rFonts w:hint="eastAsia" w:ascii="Times New Roman" w:hAnsi="Times New Roman" w:eastAsia="黑体" w:cs="宋体"/>
        <w:b/>
        <w:sz w:val="32"/>
      </w:rPr>
    </w:lvl>
    <w:lvl w:ilvl="2" w:tentative="0">
      <w:start w:val="1"/>
      <w:numFmt w:val="decimal"/>
      <w:isLgl/>
      <w:suff w:val="nothing"/>
      <w:lvlText w:val="%1.%2.%3  "/>
      <w:lvlJc w:val="left"/>
      <w:pPr>
        <w:tabs>
          <w:tab w:val="left" w:pos="420"/>
        </w:tabs>
        <w:ind w:left="0" w:firstLine="0"/>
      </w:pPr>
      <w:rPr>
        <w:rFonts w:hint="eastAsia" w:ascii="Times New Roman" w:hAnsi="Times New Roman" w:eastAsia="黑体" w:cs="宋体"/>
        <w:sz w:val="30"/>
      </w:rPr>
    </w:lvl>
    <w:lvl w:ilvl="3" w:tentative="0">
      <w:start w:val="1"/>
      <w:numFmt w:val="decimal"/>
      <w:isLgl/>
      <w:suff w:val="nothing"/>
      <w:lvlText w:val="%1.%2.%3.%4  "/>
      <w:lvlJc w:val="left"/>
      <w:pPr>
        <w:tabs>
          <w:tab w:val="left" w:pos="420"/>
        </w:tabs>
        <w:ind w:left="0" w:firstLine="0"/>
      </w:pPr>
      <w:rPr>
        <w:rFonts w:hint="eastAsia" w:ascii="Times New Roman" w:hAnsi="Times New Roman" w:eastAsia="黑体" w:cs="宋体"/>
        <w:b/>
        <w:sz w:val="28"/>
      </w:rPr>
    </w:lvl>
    <w:lvl w:ilvl="4" w:tentative="0">
      <w:start w:val="1"/>
      <w:numFmt w:val="decimal"/>
      <w:isLgl/>
      <w:suff w:val="nothing"/>
      <w:lvlText w:val="%1.%2.%3.%4.%5  "/>
      <w:lvlJc w:val="left"/>
      <w:pPr>
        <w:tabs>
          <w:tab w:val="left" w:pos="420"/>
        </w:tabs>
        <w:ind w:left="0" w:firstLine="0"/>
      </w:pPr>
      <w:rPr>
        <w:rFonts w:hint="eastAsia" w:ascii="宋体" w:hAnsi="宋体" w:eastAsia="宋体" w:cs="宋体"/>
        <w:sz w:val="26"/>
      </w:rPr>
    </w:lvl>
    <w:lvl w:ilvl="5" w:tentative="0">
      <w:start w:val="1"/>
      <w:numFmt w:val="decimal"/>
      <w:isLgl/>
      <w:suff w:val="nothing"/>
      <w:lvlText w:val="%1.%2.%3.%4.%5.%6  "/>
      <w:lvlJc w:val="left"/>
      <w:pPr>
        <w:tabs>
          <w:tab w:val="left" w:pos="420"/>
        </w:tabs>
        <w:ind w:left="0" w:firstLine="0"/>
      </w:pPr>
      <w:rPr>
        <w:rFonts w:hint="eastAsia" w:ascii="宋体" w:hAnsi="宋体" w:eastAsia="宋体" w:cs="宋体"/>
        <w:b/>
        <w:sz w:val="24"/>
      </w:rPr>
    </w:lvl>
    <w:lvl w:ilvl="6" w:tentative="0">
      <w:start w:val="1"/>
      <w:numFmt w:val="decimal"/>
      <w:isLgl/>
      <w:suff w:val="nothing"/>
      <w:lvlText w:val="%1.%2.%3.%4.%5.%6.%7  "/>
      <w:lvlJc w:val="left"/>
      <w:pPr>
        <w:tabs>
          <w:tab w:val="left" w:pos="420"/>
        </w:tabs>
        <w:ind w:left="0" w:firstLine="0"/>
      </w:pPr>
      <w:rPr>
        <w:rFonts w:hint="eastAsia" w:ascii="宋体" w:hAnsi="宋体" w:eastAsia="宋体" w:cs="宋体"/>
        <w:b/>
        <w:sz w:val="24"/>
      </w:rPr>
    </w:lvl>
    <w:lvl w:ilvl="7" w:tentative="0">
      <w:start w:val="1"/>
      <w:numFmt w:val="decimal"/>
      <w:pStyle w:val="9"/>
      <w:isLgl/>
      <w:suff w:val="nothing"/>
      <w:lvlText w:val="%1.%2.%3.%4.%5.%6.%7.%8  "/>
      <w:lvlJc w:val="left"/>
      <w:pPr>
        <w:tabs>
          <w:tab w:val="left" w:pos="420"/>
        </w:tabs>
        <w:ind w:left="0" w:firstLine="0"/>
      </w:pPr>
      <w:rPr>
        <w:rFonts w:hint="eastAsia" w:ascii="Times New Roman" w:hAnsi="Times New Roman" w:eastAsia="宋体" w:cs="宋体"/>
        <w:sz w:val="24"/>
      </w:rPr>
    </w:lvl>
    <w:lvl w:ilvl="8" w:tentative="0">
      <w:start w:val="1"/>
      <w:numFmt w:val="decimal"/>
      <w:pStyle w:val="10"/>
      <w:isLgl/>
      <w:lvlText w:val="%1.%2.%3.%4.%5.%6.%7.%8.%9."/>
      <w:lvlJc w:val="left"/>
      <w:pPr>
        <w:ind w:left="1583" w:hanging="1583"/>
      </w:pPr>
      <w:rPr>
        <w:rFonts w:hint="eastAsia"/>
      </w:rPr>
    </w:lvl>
  </w:abstractNum>
  <w:abstractNum w:abstractNumId="5">
    <w:nsid w:val="F76D5E48"/>
    <w:multiLevelType w:val="singleLevel"/>
    <w:tmpl w:val="F76D5E48"/>
    <w:lvl w:ilvl="0" w:tentative="0">
      <w:start w:val="1"/>
      <w:numFmt w:val="bullet"/>
      <w:lvlText w:val=""/>
      <w:lvlJc w:val="left"/>
      <w:pPr>
        <w:ind w:left="420" w:hanging="420"/>
      </w:pPr>
      <w:rPr>
        <w:rFonts w:hint="default" w:ascii="Wingdings" w:hAnsi="Wingdings"/>
      </w:rPr>
    </w:lvl>
  </w:abstractNum>
  <w:abstractNum w:abstractNumId="6">
    <w:nsid w:val="09908094"/>
    <w:multiLevelType w:val="singleLevel"/>
    <w:tmpl w:val="09908094"/>
    <w:lvl w:ilvl="0" w:tentative="0">
      <w:start w:val="1"/>
      <w:numFmt w:val="bullet"/>
      <w:lvlText w:val=""/>
      <w:lvlJc w:val="left"/>
      <w:pPr>
        <w:ind w:left="420" w:hanging="420"/>
      </w:pPr>
      <w:rPr>
        <w:rFonts w:hint="default" w:ascii="Wingdings" w:hAnsi="Wingdings"/>
      </w:rPr>
    </w:lvl>
  </w:abstractNum>
  <w:abstractNum w:abstractNumId="7">
    <w:nsid w:val="6A895984"/>
    <w:multiLevelType w:val="multilevel"/>
    <w:tmpl w:val="6A895984"/>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8">
    <w:nsid w:val="752A8280"/>
    <w:multiLevelType w:val="multilevel"/>
    <w:tmpl w:val="752A8280"/>
    <w:lvl w:ilvl="0" w:tentative="0">
      <w:start w:val="1"/>
      <w:numFmt w:val="chineseCounting"/>
      <w:pStyle w:val="2"/>
      <w:suff w:val="nothing"/>
      <w:lvlText w:val="第%1章  "/>
      <w:lvlJc w:val="left"/>
      <w:pPr>
        <w:tabs>
          <w:tab w:val="left" w:pos="0"/>
        </w:tabs>
        <w:ind w:left="0" w:firstLine="0"/>
      </w:pPr>
      <w:rPr>
        <w:rFonts w:hint="eastAsia" w:ascii="Times New Roman" w:hAnsi="Times New Roman" w:eastAsia="黑体" w:cs="宋体"/>
        <w:b/>
        <w:sz w:val="34"/>
      </w:rPr>
    </w:lvl>
    <w:lvl w:ilvl="1" w:tentative="0">
      <w:start w:val="1"/>
      <w:numFmt w:val="decimal"/>
      <w:pStyle w:val="3"/>
      <w:isLgl/>
      <w:suff w:val="nothing"/>
      <w:lvlText w:val="%1.%2  "/>
      <w:lvlJc w:val="left"/>
      <w:pPr>
        <w:tabs>
          <w:tab w:val="left" w:pos="0"/>
        </w:tabs>
        <w:ind w:left="0" w:firstLine="0"/>
      </w:pPr>
      <w:rPr>
        <w:rFonts w:hint="eastAsia" w:ascii="Times New Roman" w:hAnsi="Times New Roman" w:eastAsia="黑体" w:cs="宋体"/>
        <w:b/>
        <w:sz w:val="32"/>
      </w:rPr>
    </w:lvl>
    <w:lvl w:ilvl="2" w:tentative="0">
      <w:start w:val="1"/>
      <w:numFmt w:val="decimal"/>
      <w:pStyle w:val="4"/>
      <w:isLgl/>
      <w:suff w:val="nothing"/>
      <w:lvlText w:val="%1.%2.%3  "/>
      <w:lvlJc w:val="left"/>
      <w:pPr>
        <w:tabs>
          <w:tab w:val="left" w:pos="420"/>
        </w:tabs>
        <w:ind w:left="0" w:firstLine="0"/>
      </w:pPr>
      <w:rPr>
        <w:rFonts w:hint="eastAsia" w:ascii="Times New Roman" w:hAnsi="Times New Roman" w:eastAsia="黑体" w:cs="宋体"/>
        <w:sz w:val="30"/>
      </w:rPr>
    </w:lvl>
    <w:lvl w:ilvl="3" w:tentative="0">
      <w:start w:val="1"/>
      <w:numFmt w:val="decimal"/>
      <w:pStyle w:val="5"/>
      <w:isLgl/>
      <w:suff w:val="nothing"/>
      <w:lvlText w:val="%1.%2.%3.%4  "/>
      <w:lvlJc w:val="left"/>
      <w:pPr>
        <w:tabs>
          <w:tab w:val="left" w:pos="420"/>
        </w:tabs>
        <w:ind w:left="0" w:firstLine="0"/>
      </w:pPr>
      <w:rPr>
        <w:rFonts w:hint="eastAsia" w:ascii="Times New Roman" w:hAnsi="Times New Roman" w:eastAsia="黑体" w:cs="宋体"/>
        <w:b/>
        <w:sz w:val="28"/>
      </w:rPr>
    </w:lvl>
    <w:lvl w:ilvl="4" w:tentative="0">
      <w:start w:val="1"/>
      <w:numFmt w:val="decimal"/>
      <w:pStyle w:val="6"/>
      <w:isLgl/>
      <w:suff w:val="nothing"/>
      <w:lvlText w:val="%1.%2.%3.%4.%5  "/>
      <w:lvlJc w:val="left"/>
      <w:pPr>
        <w:tabs>
          <w:tab w:val="left" w:pos="420"/>
        </w:tabs>
        <w:ind w:left="0" w:firstLine="0"/>
      </w:pPr>
      <w:rPr>
        <w:rFonts w:hint="eastAsia" w:ascii="Times New Roman" w:hAnsi="Times New Roman" w:eastAsia="宋体" w:cs="宋体"/>
        <w:b/>
        <w:sz w:val="26"/>
      </w:rPr>
    </w:lvl>
    <w:lvl w:ilvl="5" w:tentative="0">
      <w:start w:val="1"/>
      <w:numFmt w:val="decimal"/>
      <w:pStyle w:val="7"/>
      <w:isLgl/>
      <w:suff w:val="nothing"/>
      <w:lvlText w:val="%1.%2.%3.%4.%5.%6  "/>
      <w:lvlJc w:val="left"/>
      <w:pPr>
        <w:tabs>
          <w:tab w:val="left" w:pos="420"/>
        </w:tabs>
        <w:ind w:left="0" w:firstLine="0"/>
      </w:pPr>
      <w:rPr>
        <w:rFonts w:hint="eastAsia" w:ascii="Times New Roman" w:hAnsi="Times New Roman" w:eastAsia="黑体" w:cs="宋体"/>
        <w:b/>
        <w:sz w:val="24"/>
      </w:rPr>
    </w:lvl>
    <w:lvl w:ilvl="6" w:tentative="0">
      <w:start w:val="1"/>
      <w:numFmt w:val="decimal"/>
      <w:pStyle w:val="8"/>
      <w:isLgl/>
      <w:suff w:val="nothing"/>
      <w:lvlText w:val="%1.%2.%3.%4.%5.%6.%7  "/>
      <w:lvlJc w:val="left"/>
      <w:pPr>
        <w:tabs>
          <w:tab w:val="left" w:pos="420"/>
        </w:tabs>
        <w:ind w:left="0" w:firstLine="0"/>
      </w:pPr>
      <w:rPr>
        <w:rFonts w:hint="eastAsia" w:ascii="Times New Roman" w:hAnsi="Times New Roman" w:eastAsia="宋体" w:cs="宋体"/>
        <w:b/>
        <w:sz w:val="24"/>
      </w:rPr>
    </w:lvl>
    <w:lvl w:ilvl="7" w:tentative="0">
      <w:start w:val="1"/>
      <w:numFmt w:val="decimal"/>
      <w:lvlRestart w:val="1"/>
      <w:pStyle w:val="21"/>
      <w:isLgl/>
      <w:suff w:val="nothing"/>
      <w:lvlText w:val="图%1.%8  "/>
      <w:lvlJc w:val="left"/>
      <w:pPr>
        <w:tabs>
          <w:tab w:val="left" w:pos="420"/>
        </w:tabs>
        <w:ind w:left="0" w:firstLine="0"/>
      </w:pPr>
      <w:rPr>
        <w:rFonts w:hint="eastAsia" w:ascii="宋体" w:hAnsi="宋体" w:eastAsia="宋体" w:cs="宋体"/>
        <w:sz w:val="22"/>
      </w:rPr>
    </w:lvl>
    <w:lvl w:ilvl="8" w:tentative="0">
      <w:start w:val="1"/>
      <w:numFmt w:val="decimal"/>
      <w:lvlRestart w:val="1"/>
      <w:pStyle w:val="22"/>
      <w:isLgl/>
      <w:suff w:val="nothing"/>
      <w:lvlText w:val="表%1.%9  "/>
      <w:lvlJc w:val="left"/>
      <w:pPr>
        <w:tabs>
          <w:tab w:val="left" w:pos="2976"/>
        </w:tabs>
        <w:ind w:left="2976" w:firstLine="0"/>
      </w:pPr>
      <w:rPr>
        <w:rFonts w:hint="default" w:ascii="Times New Roman" w:hAnsi="Times New Roman" w:eastAsia="宋体" w:cs="Times New Roman"/>
        <w:sz w:val="22"/>
      </w:rPr>
    </w:lvl>
  </w:abstractNum>
  <w:num w:numId="1">
    <w:abstractNumId w:val="8"/>
  </w:num>
  <w:num w:numId="2">
    <w:abstractNumId w:val="4"/>
  </w:num>
  <w:num w:numId="3">
    <w:abstractNumId w:val="1"/>
  </w:num>
  <w:num w:numId="4">
    <w:abstractNumId w:val="3"/>
  </w:num>
  <w:num w:numId="5">
    <w:abstractNumId w:val="6"/>
  </w:num>
  <w:num w:numId="6">
    <w:abstractNumId w:val="5"/>
  </w:num>
  <w:num w:numId="7">
    <w:abstractNumId w:val="2"/>
  </w:num>
  <w:num w:numId="8">
    <w:abstractNumId w:val="7"/>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angyifei">
    <w15:presenceInfo w15:providerId="WPS Office" w15:userId="67485759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saveSubsetFonts/>
  <w:bordersDoNotSurroundHeader w:val="1"/>
  <w:bordersDoNotSurroundFooter w:val="1"/>
  <w:trackRevisions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BkMmNiYzY2YTdiYWM4NzExMDNkOTBmYTk5YzY3ZDcifQ=="/>
  </w:docVars>
  <w:rsids>
    <w:rsidRoot w:val="5B4959F2"/>
    <w:rsid w:val="00010DA6"/>
    <w:rsid w:val="00012CD3"/>
    <w:rsid w:val="00015597"/>
    <w:rsid w:val="000204E8"/>
    <w:rsid w:val="000212BA"/>
    <w:rsid w:val="000221A0"/>
    <w:rsid w:val="0002507F"/>
    <w:rsid w:val="00025EDB"/>
    <w:rsid w:val="0003265E"/>
    <w:rsid w:val="00032E75"/>
    <w:rsid w:val="00035058"/>
    <w:rsid w:val="000350B6"/>
    <w:rsid w:val="00035A57"/>
    <w:rsid w:val="00047A13"/>
    <w:rsid w:val="00050D55"/>
    <w:rsid w:val="00052E07"/>
    <w:rsid w:val="000624B8"/>
    <w:rsid w:val="00063976"/>
    <w:rsid w:val="00065570"/>
    <w:rsid w:val="00071522"/>
    <w:rsid w:val="0007204B"/>
    <w:rsid w:val="000736BE"/>
    <w:rsid w:val="000805E0"/>
    <w:rsid w:val="0008385A"/>
    <w:rsid w:val="0008490B"/>
    <w:rsid w:val="00084E20"/>
    <w:rsid w:val="00087542"/>
    <w:rsid w:val="00090F26"/>
    <w:rsid w:val="000919CE"/>
    <w:rsid w:val="00092886"/>
    <w:rsid w:val="000A0C31"/>
    <w:rsid w:val="000A4AE2"/>
    <w:rsid w:val="000A4FEA"/>
    <w:rsid w:val="000B0970"/>
    <w:rsid w:val="000B0E13"/>
    <w:rsid w:val="000B14F3"/>
    <w:rsid w:val="000B3341"/>
    <w:rsid w:val="000B4023"/>
    <w:rsid w:val="000B5429"/>
    <w:rsid w:val="000B566A"/>
    <w:rsid w:val="000B5D45"/>
    <w:rsid w:val="000C2DC2"/>
    <w:rsid w:val="000F07B9"/>
    <w:rsid w:val="000F0ED6"/>
    <w:rsid w:val="000F2ACE"/>
    <w:rsid w:val="000F40B1"/>
    <w:rsid w:val="000F7439"/>
    <w:rsid w:val="00107DFB"/>
    <w:rsid w:val="00110CAA"/>
    <w:rsid w:val="001115BC"/>
    <w:rsid w:val="0011374F"/>
    <w:rsid w:val="00114933"/>
    <w:rsid w:val="00120EDC"/>
    <w:rsid w:val="001238F1"/>
    <w:rsid w:val="001345CF"/>
    <w:rsid w:val="0013761F"/>
    <w:rsid w:val="00147886"/>
    <w:rsid w:val="00150D0A"/>
    <w:rsid w:val="001520DB"/>
    <w:rsid w:val="00153B3D"/>
    <w:rsid w:val="00153B85"/>
    <w:rsid w:val="00155DF6"/>
    <w:rsid w:val="00155E04"/>
    <w:rsid w:val="00160253"/>
    <w:rsid w:val="00170328"/>
    <w:rsid w:val="001734FD"/>
    <w:rsid w:val="00176A6B"/>
    <w:rsid w:val="001821D3"/>
    <w:rsid w:val="001842F9"/>
    <w:rsid w:val="00185541"/>
    <w:rsid w:val="001955D5"/>
    <w:rsid w:val="0019695E"/>
    <w:rsid w:val="00197D0F"/>
    <w:rsid w:val="001A21DE"/>
    <w:rsid w:val="001A50C2"/>
    <w:rsid w:val="001A795C"/>
    <w:rsid w:val="001B1344"/>
    <w:rsid w:val="001B3F00"/>
    <w:rsid w:val="001C0517"/>
    <w:rsid w:val="001C19BE"/>
    <w:rsid w:val="001C3687"/>
    <w:rsid w:val="001C501F"/>
    <w:rsid w:val="001C50EA"/>
    <w:rsid w:val="001D0668"/>
    <w:rsid w:val="001D3525"/>
    <w:rsid w:val="001D474B"/>
    <w:rsid w:val="001D5BEE"/>
    <w:rsid w:val="001E22E9"/>
    <w:rsid w:val="001E2633"/>
    <w:rsid w:val="001E2E15"/>
    <w:rsid w:val="001E4BBF"/>
    <w:rsid w:val="001E5262"/>
    <w:rsid w:val="001E6D37"/>
    <w:rsid w:val="001F1703"/>
    <w:rsid w:val="001F18E6"/>
    <w:rsid w:val="001F1AA1"/>
    <w:rsid w:val="00202093"/>
    <w:rsid w:val="00207745"/>
    <w:rsid w:val="00213A9C"/>
    <w:rsid w:val="00226A5A"/>
    <w:rsid w:val="00227543"/>
    <w:rsid w:val="00230801"/>
    <w:rsid w:val="00232209"/>
    <w:rsid w:val="00232F15"/>
    <w:rsid w:val="00235721"/>
    <w:rsid w:val="00235732"/>
    <w:rsid w:val="002445BD"/>
    <w:rsid w:val="00245372"/>
    <w:rsid w:val="0024541F"/>
    <w:rsid w:val="00245C55"/>
    <w:rsid w:val="002518C3"/>
    <w:rsid w:val="00251E4B"/>
    <w:rsid w:val="0025473F"/>
    <w:rsid w:val="00263844"/>
    <w:rsid w:val="002658EF"/>
    <w:rsid w:val="002661BE"/>
    <w:rsid w:val="00270A37"/>
    <w:rsid w:val="0027158D"/>
    <w:rsid w:val="00275F46"/>
    <w:rsid w:val="00285C9E"/>
    <w:rsid w:val="00286A64"/>
    <w:rsid w:val="002919E5"/>
    <w:rsid w:val="00291D89"/>
    <w:rsid w:val="002930E3"/>
    <w:rsid w:val="002A1F79"/>
    <w:rsid w:val="002A2D21"/>
    <w:rsid w:val="002A3F8A"/>
    <w:rsid w:val="002A472B"/>
    <w:rsid w:val="002A69C2"/>
    <w:rsid w:val="002A6BA7"/>
    <w:rsid w:val="002B3AEC"/>
    <w:rsid w:val="002B4609"/>
    <w:rsid w:val="002C19C3"/>
    <w:rsid w:val="002C56E0"/>
    <w:rsid w:val="002C7FFA"/>
    <w:rsid w:val="002D03F7"/>
    <w:rsid w:val="002D378D"/>
    <w:rsid w:val="002D47A1"/>
    <w:rsid w:val="002E19CE"/>
    <w:rsid w:val="002E4402"/>
    <w:rsid w:val="002E7A61"/>
    <w:rsid w:val="002F062E"/>
    <w:rsid w:val="002F1CA2"/>
    <w:rsid w:val="002F26A6"/>
    <w:rsid w:val="002F50DC"/>
    <w:rsid w:val="0030231B"/>
    <w:rsid w:val="0030263D"/>
    <w:rsid w:val="003072F9"/>
    <w:rsid w:val="00312AE7"/>
    <w:rsid w:val="003134AC"/>
    <w:rsid w:val="00315229"/>
    <w:rsid w:val="003166CD"/>
    <w:rsid w:val="003236E1"/>
    <w:rsid w:val="00324B51"/>
    <w:rsid w:val="00327EA3"/>
    <w:rsid w:val="00330A84"/>
    <w:rsid w:val="003320B3"/>
    <w:rsid w:val="00334910"/>
    <w:rsid w:val="003429CC"/>
    <w:rsid w:val="00343BDF"/>
    <w:rsid w:val="0034598E"/>
    <w:rsid w:val="0034706D"/>
    <w:rsid w:val="0035182F"/>
    <w:rsid w:val="00352935"/>
    <w:rsid w:val="00363E88"/>
    <w:rsid w:val="003640E8"/>
    <w:rsid w:val="00372035"/>
    <w:rsid w:val="00373F32"/>
    <w:rsid w:val="00375D52"/>
    <w:rsid w:val="0038144F"/>
    <w:rsid w:val="003866AA"/>
    <w:rsid w:val="003878FD"/>
    <w:rsid w:val="00387DB9"/>
    <w:rsid w:val="00396FF0"/>
    <w:rsid w:val="003A5F66"/>
    <w:rsid w:val="003A6ABA"/>
    <w:rsid w:val="003A72CE"/>
    <w:rsid w:val="003B1047"/>
    <w:rsid w:val="003B2B3F"/>
    <w:rsid w:val="003B4021"/>
    <w:rsid w:val="003C1905"/>
    <w:rsid w:val="003C6383"/>
    <w:rsid w:val="003C6B24"/>
    <w:rsid w:val="003D0656"/>
    <w:rsid w:val="003D07A2"/>
    <w:rsid w:val="003D1284"/>
    <w:rsid w:val="003D45E2"/>
    <w:rsid w:val="003D68E1"/>
    <w:rsid w:val="003D73FF"/>
    <w:rsid w:val="003E1977"/>
    <w:rsid w:val="003E7064"/>
    <w:rsid w:val="003F0DE8"/>
    <w:rsid w:val="003F303B"/>
    <w:rsid w:val="003F6969"/>
    <w:rsid w:val="003F71F4"/>
    <w:rsid w:val="003F7546"/>
    <w:rsid w:val="00400D16"/>
    <w:rsid w:val="00404ABC"/>
    <w:rsid w:val="00405125"/>
    <w:rsid w:val="004137A7"/>
    <w:rsid w:val="004144CE"/>
    <w:rsid w:val="004173D6"/>
    <w:rsid w:val="004177F9"/>
    <w:rsid w:val="00420AC2"/>
    <w:rsid w:val="00425D90"/>
    <w:rsid w:val="0043291F"/>
    <w:rsid w:val="00432AE9"/>
    <w:rsid w:val="00433D04"/>
    <w:rsid w:val="00433EEE"/>
    <w:rsid w:val="004359A7"/>
    <w:rsid w:val="004367C6"/>
    <w:rsid w:val="0043682A"/>
    <w:rsid w:val="00437D3D"/>
    <w:rsid w:val="0044074E"/>
    <w:rsid w:val="0044303F"/>
    <w:rsid w:val="004436F9"/>
    <w:rsid w:val="00443885"/>
    <w:rsid w:val="00444227"/>
    <w:rsid w:val="004479E5"/>
    <w:rsid w:val="00447B97"/>
    <w:rsid w:val="00450C40"/>
    <w:rsid w:val="00454382"/>
    <w:rsid w:val="00456D87"/>
    <w:rsid w:val="004603A1"/>
    <w:rsid w:val="0046382F"/>
    <w:rsid w:val="00477E69"/>
    <w:rsid w:val="00480389"/>
    <w:rsid w:val="00483482"/>
    <w:rsid w:val="00484D08"/>
    <w:rsid w:val="00484F1F"/>
    <w:rsid w:val="00486DC9"/>
    <w:rsid w:val="0049159F"/>
    <w:rsid w:val="0049401C"/>
    <w:rsid w:val="00494F8F"/>
    <w:rsid w:val="0049662D"/>
    <w:rsid w:val="004A1A2A"/>
    <w:rsid w:val="004A3301"/>
    <w:rsid w:val="004A3305"/>
    <w:rsid w:val="004A5406"/>
    <w:rsid w:val="004A6430"/>
    <w:rsid w:val="004A7C2C"/>
    <w:rsid w:val="004B0893"/>
    <w:rsid w:val="004B52FF"/>
    <w:rsid w:val="004B5D9C"/>
    <w:rsid w:val="004B76AC"/>
    <w:rsid w:val="004C5085"/>
    <w:rsid w:val="004C7A5D"/>
    <w:rsid w:val="004D0499"/>
    <w:rsid w:val="004D096F"/>
    <w:rsid w:val="004D1894"/>
    <w:rsid w:val="004D1B8C"/>
    <w:rsid w:val="004D3620"/>
    <w:rsid w:val="004D405C"/>
    <w:rsid w:val="004D45CF"/>
    <w:rsid w:val="004D5DB9"/>
    <w:rsid w:val="004E01B2"/>
    <w:rsid w:val="004E4788"/>
    <w:rsid w:val="004E5FCD"/>
    <w:rsid w:val="004E6EE0"/>
    <w:rsid w:val="004E7743"/>
    <w:rsid w:val="004F02B8"/>
    <w:rsid w:val="004F1D1E"/>
    <w:rsid w:val="004F4FBA"/>
    <w:rsid w:val="00501E27"/>
    <w:rsid w:val="00501F94"/>
    <w:rsid w:val="00504312"/>
    <w:rsid w:val="005067E5"/>
    <w:rsid w:val="00507327"/>
    <w:rsid w:val="00507762"/>
    <w:rsid w:val="0051227D"/>
    <w:rsid w:val="00512E49"/>
    <w:rsid w:val="005177DC"/>
    <w:rsid w:val="00517F72"/>
    <w:rsid w:val="0052420E"/>
    <w:rsid w:val="00525D18"/>
    <w:rsid w:val="00526A2C"/>
    <w:rsid w:val="005323DD"/>
    <w:rsid w:val="0053302D"/>
    <w:rsid w:val="00536267"/>
    <w:rsid w:val="0053689F"/>
    <w:rsid w:val="00537C28"/>
    <w:rsid w:val="005417ED"/>
    <w:rsid w:val="0055062B"/>
    <w:rsid w:val="00551AF9"/>
    <w:rsid w:val="00553411"/>
    <w:rsid w:val="00556DA8"/>
    <w:rsid w:val="005572E2"/>
    <w:rsid w:val="00560F26"/>
    <w:rsid w:val="005667D0"/>
    <w:rsid w:val="00567633"/>
    <w:rsid w:val="00567A24"/>
    <w:rsid w:val="00571388"/>
    <w:rsid w:val="005718B5"/>
    <w:rsid w:val="005745C9"/>
    <w:rsid w:val="005756B7"/>
    <w:rsid w:val="005770D7"/>
    <w:rsid w:val="00584C0A"/>
    <w:rsid w:val="00586320"/>
    <w:rsid w:val="00587606"/>
    <w:rsid w:val="00594741"/>
    <w:rsid w:val="005966D2"/>
    <w:rsid w:val="0059785E"/>
    <w:rsid w:val="005A19FA"/>
    <w:rsid w:val="005A3BCE"/>
    <w:rsid w:val="005A4577"/>
    <w:rsid w:val="005A5018"/>
    <w:rsid w:val="005B1CA2"/>
    <w:rsid w:val="005B6541"/>
    <w:rsid w:val="005B6DF5"/>
    <w:rsid w:val="005C0670"/>
    <w:rsid w:val="005C4CE2"/>
    <w:rsid w:val="005C6337"/>
    <w:rsid w:val="005C76BB"/>
    <w:rsid w:val="005D0E77"/>
    <w:rsid w:val="005D27D2"/>
    <w:rsid w:val="005D3DFB"/>
    <w:rsid w:val="005D5A50"/>
    <w:rsid w:val="005D744F"/>
    <w:rsid w:val="005E04D6"/>
    <w:rsid w:val="005E7D75"/>
    <w:rsid w:val="005F2A80"/>
    <w:rsid w:val="005F39D6"/>
    <w:rsid w:val="005F3CDF"/>
    <w:rsid w:val="005F6FEF"/>
    <w:rsid w:val="005F74F6"/>
    <w:rsid w:val="00600CC2"/>
    <w:rsid w:val="006020AF"/>
    <w:rsid w:val="0060594B"/>
    <w:rsid w:val="00607F2D"/>
    <w:rsid w:val="006128F6"/>
    <w:rsid w:val="00614597"/>
    <w:rsid w:val="00614B74"/>
    <w:rsid w:val="00624E85"/>
    <w:rsid w:val="00630501"/>
    <w:rsid w:val="00632384"/>
    <w:rsid w:val="006350B7"/>
    <w:rsid w:val="00635200"/>
    <w:rsid w:val="00641A71"/>
    <w:rsid w:val="006450C8"/>
    <w:rsid w:val="006462E2"/>
    <w:rsid w:val="00646445"/>
    <w:rsid w:val="006469E9"/>
    <w:rsid w:val="00651F01"/>
    <w:rsid w:val="00652818"/>
    <w:rsid w:val="00661423"/>
    <w:rsid w:val="00662181"/>
    <w:rsid w:val="00662313"/>
    <w:rsid w:val="006703D2"/>
    <w:rsid w:val="00672C9C"/>
    <w:rsid w:val="00685488"/>
    <w:rsid w:val="00685FF0"/>
    <w:rsid w:val="006879F5"/>
    <w:rsid w:val="00691E6E"/>
    <w:rsid w:val="00692851"/>
    <w:rsid w:val="006938E2"/>
    <w:rsid w:val="0069416C"/>
    <w:rsid w:val="006A1C7D"/>
    <w:rsid w:val="006A2916"/>
    <w:rsid w:val="006A3FBA"/>
    <w:rsid w:val="006A693D"/>
    <w:rsid w:val="006B0EFD"/>
    <w:rsid w:val="006B23E5"/>
    <w:rsid w:val="006B348A"/>
    <w:rsid w:val="006B59F0"/>
    <w:rsid w:val="006C00A7"/>
    <w:rsid w:val="006C4B0B"/>
    <w:rsid w:val="006C612E"/>
    <w:rsid w:val="006C7294"/>
    <w:rsid w:val="006D3DD3"/>
    <w:rsid w:val="006D6EC8"/>
    <w:rsid w:val="006E04F7"/>
    <w:rsid w:val="006E15F7"/>
    <w:rsid w:val="00702588"/>
    <w:rsid w:val="00704A4B"/>
    <w:rsid w:val="0070501A"/>
    <w:rsid w:val="007107D3"/>
    <w:rsid w:val="00714517"/>
    <w:rsid w:val="007148F5"/>
    <w:rsid w:val="00716C0E"/>
    <w:rsid w:val="0071742B"/>
    <w:rsid w:val="00720CA7"/>
    <w:rsid w:val="00723ABB"/>
    <w:rsid w:val="0072431B"/>
    <w:rsid w:val="00730840"/>
    <w:rsid w:val="00731D74"/>
    <w:rsid w:val="007350A9"/>
    <w:rsid w:val="007403AC"/>
    <w:rsid w:val="00742555"/>
    <w:rsid w:val="00745F7A"/>
    <w:rsid w:val="0075173F"/>
    <w:rsid w:val="0075713F"/>
    <w:rsid w:val="00762ADF"/>
    <w:rsid w:val="00764F28"/>
    <w:rsid w:val="007660DF"/>
    <w:rsid w:val="007664F8"/>
    <w:rsid w:val="0077224A"/>
    <w:rsid w:val="0077392A"/>
    <w:rsid w:val="007743A9"/>
    <w:rsid w:val="00775036"/>
    <w:rsid w:val="00777327"/>
    <w:rsid w:val="007859CD"/>
    <w:rsid w:val="00793ED9"/>
    <w:rsid w:val="0079704F"/>
    <w:rsid w:val="007A0A46"/>
    <w:rsid w:val="007B485D"/>
    <w:rsid w:val="007C0385"/>
    <w:rsid w:val="007C2D81"/>
    <w:rsid w:val="007C4672"/>
    <w:rsid w:val="007C6007"/>
    <w:rsid w:val="007C6FC6"/>
    <w:rsid w:val="007D5E0B"/>
    <w:rsid w:val="007E1858"/>
    <w:rsid w:val="007E3127"/>
    <w:rsid w:val="007E55F1"/>
    <w:rsid w:val="007E72B1"/>
    <w:rsid w:val="007F0051"/>
    <w:rsid w:val="007F0AEB"/>
    <w:rsid w:val="007F2594"/>
    <w:rsid w:val="007F2C92"/>
    <w:rsid w:val="007F53A8"/>
    <w:rsid w:val="00800040"/>
    <w:rsid w:val="00801D5A"/>
    <w:rsid w:val="00810CED"/>
    <w:rsid w:val="0081690C"/>
    <w:rsid w:val="00817756"/>
    <w:rsid w:val="008238E5"/>
    <w:rsid w:val="00827AC3"/>
    <w:rsid w:val="00832A62"/>
    <w:rsid w:val="008371EE"/>
    <w:rsid w:val="00841669"/>
    <w:rsid w:val="0084313F"/>
    <w:rsid w:val="00845526"/>
    <w:rsid w:val="00845C44"/>
    <w:rsid w:val="00846AD7"/>
    <w:rsid w:val="00846BAA"/>
    <w:rsid w:val="00850172"/>
    <w:rsid w:val="00851C92"/>
    <w:rsid w:val="00852FE2"/>
    <w:rsid w:val="00853197"/>
    <w:rsid w:val="00854544"/>
    <w:rsid w:val="008641EB"/>
    <w:rsid w:val="008715C7"/>
    <w:rsid w:val="008727EB"/>
    <w:rsid w:val="0087390A"/>
    <w:rsid w:val="00873D89"/>
    <w:rsid w:val="0087477E"/>
    <w:rsid w:val="00875960"/>
    <w:rsid w:val="008766E7"/>
    <w:rsid w:val="008813C5"/>
    <w:rsid w:val="0088159D"/>
    <w:rsid w:val="008824D3"/>
    <w:rsid w:val="00893292"/>
    <w:rsid w:val="008958BE"/>
    <w:rsid w:val="008978EE"/>
    <w:rsid w:val="008A21D1"/>
    <w:rsid w:val="008A3739"/>
    <w:rsid w:val="008B0D5F"/>
    <w:rsid w:val="008B2204"/>
    <w:rsid w:val="008B41D5"/>
    <w:rsid w:val="008C2047"/>
    <w:rsid w:val="008C2F38"/>
    <w:rsid w:val="008C53B3"/>
    <w:rsid w:val="008C6DDC"/>
    <w:rsid w:val="008C72BC"/>
    <w:rsid w:val="008D391C"/>
    <w:rsid w:val="008D49BF"/>
    <w:rsid w:val="008D4CD3"/>
    <w:rsid w:val="008D5247"/>
    <w:rsid w:val="008D69CD"/>
    <w:rsid w:val="008E0C60"/>
    <w:rsid w:val="008E17F9"/>
    <w:rsid w:val="008E26C7"/>
    <w:rsid w:val="008E2D8F"/>
    <w:rsid w:val="008E641A"/>
    <w:rsid w:val="008E710A"/>
    <w:rsid w:val="008E7967"/>
    <w:rsid w:val="008F0351"/>
    <w:rsid w:val="008F12AE"/>
    <w:rsid w:val="008F6368"/>
    <w:rsid w:val="009130E3"/>
    <w:rsid w:val="00915747"/>
    <w:rsid w:val="00921763"/>
    <w:rsid w:val="0092219E"/>
    <w:rsid w:val="009225E1"/>
    <w:rsid w:val="0092269E"/>
    <w:rsid w:val="009262E8"/>
    <w:rsid w:val="00926F2C"/>
    <w:rsid w:val="00930476"/>
    <w:rsid w:val="00930CC4"/>
    <w:rsid w:val="0093315E"/>
    <w:rsid w:val="00933D9C"/>
    <w:rsid w:val="009407A6"/>
    <w:rsid w:val="00940E64"/>
    <w:rsid w:val="009462E1"/>
    <w:rsid w:val="0094769A"/>
    <w:rsid w:val="00957620"/>
    <w:rsid w:val="00957E10"/>
    <w:rsid w:val="00967FAF"/>
    <w:rsid w:val="009713B5"/>
    <w:rsid w:val="00976095"/>
    <w:rsid w:val="00982616"/>
    <w:rsid w:val="009861AC"/>
    <w:rsid w:val="00986C4F"/>
    <w:rsid w:val="00991A93"/>
    <w:rsid w:val="00993A9A"/>
    <w:rsid w:val="009A44C0"/>
    <w:rsid w:val="009B163C"/>
    <w:rsid w:val="009D10ED"/>
    <w:rsid w:val="009D26E8"/>
    <w:rsid w:val="009D273A"/>
    <w:rsid w:val="009D492E"/>
    <w:rsid w:val="009D587B"/>
    <w:rsid w:val="009D77D3"/>
    <w:rsid w:val="009E33A5"/>
    <w:rsid w:val="009E5EC5"/>
    <w:rsid w:val="009F46B5"/>
    <w:rsid w:val="009F7F7B"/>
    <w:rsid w:val="00A0672A"/>
    <w:rsid w:val="00A13D3B"/>
    <w:rsid w:val="00A14AD3"/>
    <w:rsid w:val="00A16503"/>
    <w:rsid w:val="00A17A20"/>
    <w:rsid w:val="00A26387"/>
    <w:rsid w:val="00A30A8C"/>
    <w:rsid w:val="00A32182"/>
    <w:rsid w:val="00A323A1"/>
    <w:rsid w:val="00A413AB"/>
    <w:rsid w:val="00A41D60"/>
    <w:rsid w:val="00A430DD"/>
    <w:rsid w:val="00A47DE4"/>
    <w:rsid w:val="00A57153"/>
    <w:rsid w:val="00A62F91"/>
    <w:rsid w:val="00A63868"/>
    <w:rsid w:val="00A83A7F"/>
    <w:rsid w:val="00A83F84"/>
    <w:rsid w:val="00A85EAB"/>
    <w:rsid w:val="00A9195F"/>
    <w:rsid w:val="00A967C4"/>
    <w:rsid w:val="00AA725B"/>
    <w:rsid w:val="00AA7726"/>
    <w:rsid w:val="00AB0FB8"/>
    <w:rsid w:val="00AB7C34"/>
    <w:rsid w:val="00AC030F"/>
    <w:rsid w:val="00AD2CDD"/>
    <w:rsid w:val="00AD5C46"/>
    <w:rsid w:val="00AD79CA"/>
    <w:rsid w:val="00AE1C82"/>
    <w:rsid w:val="00AF119C"/>
    <w:rsid w:val="00AF1960"/>
    <w:rsid w:val="00AF5A6D"/>
    <w:rsid w:val="00AF6E90"/>
    <w:rsid w:val="00B024F2"/>
    <w:rsid w:val="00B051BF"/>
    <w:rsid w:val="00B052FF"/>
    <w:rsid w:val="00B106AB"/>
    <w:rsid w:val="00B1354E"/>
    <w:rsid w:val="00B16661"/>
    <w:rsid w:val="00B179CF"/>
    <w:rsid w:val="00B21125"/>
    <w:rsid w:val="00B255C2"/>
    <w:rsid w:val="00B26220"/>
    <w:rsid w:val="00B26F56"/>
    <w:rsid w:val="00B31BCA"/>
    <w:rsid w:val="00B34317"/>
    <w:rsid w:val="00B35354"/>
    <w:rsid w:val="00B35F73"/>
    <w:rsid w:val="00B42460"/>
    <w:rsid w:val="00B4275A"/>
    <w:rsid w:val="00B458A3"/>
    <w:rsid w:val="00B55D9E"/>
    <w:rsid w:val="00B62309"/>
    <w:rsid w:val="00B62DA7"/>
    <w:rsid w:val="00B6445A"/>
    <w:rsid w:val="00B645CB"/>
    <w:rsid w:val="00B70CAA"/>
    <w:rsid w:val="00B756DD"/>
    <w:rsid w:val="00B75D30"/>
    <w:rsid w:val="00B7717A"/>
    <w:rsid w:val="00B77743"/>
    <w:rsid w:val="00B82985"/>
    <w:rsid w:val="00B84CBE"/>
    <w:rsid w:val="00B85559"/>
    <w:rsid w:val="00B86970"/>
    <w:rsid w:val="00B92B97"/>
    <w:rsid w:val="00B93D64"/>
    <w:rsid w:val="00B95E7D"/>
    <w:rsid w:val="00BA4F7F"/>
    <w:rsid w:val="00BA7CA7"/>
    <w:rsid w:val="00BC11B3"/>
    <w:rsid w:val="00BC2FC6"/>
    <w:rsid w:val="00BC5D9C"/>
    <w:rsid w:val="00BD6605"/>
    <w:rsid w:val="00BD73C2"/>
    <w:rsid w:val="00BE0530"/>
    <w:rsid w:val="00BE08AA"/>
    <w:rsid w:val="00BE3A62"/>
    <w:rsid w:val="00BE4A4D"/>
    <w:rsid w:val="00BF2324"/>
    <w:rsid w:val="00BF594E"/>
    <w:rsid w:val="00BF5A62"/>
    <w:rsid w:val="00C00FB2"/>
    <w:rsid w:val="00C02082"/>
    <w:rsid w:val="00C036BD"/>
    <w:rsid w:val="00C036EF"/>
    <w:rsid w:val="00C04C38"/>
    <w:rsid w:val="00C05D3C"/>
    <w:rsid w:val="00C147F1"/>
    <w:rsid w:val="00C2419F"/>
    <w:rsid w:val="00C26A76"/>
    <w:rsid w:val="00C27E9A"/>
    <w:rsid w:val="00C27F3B"/>
    <w:rsid w:val="00C3181A"/>
    <w:rsid w:val="00C3198D"/>
    <w:rsid w:val="00C32EEC"/>
    <w:rsid w:val="00C36919"/>
    <w:rsid w:val="00C40399"/>
    <w:rsid w:val="00C409EF"/>
    <w:rsid w:val="00C42C21"/>
    <w:rsid w:val="00C4513B"/>
    <w:rsid w:val="00C45A08"/>
    <w:rsid w:val="00C45AAD"/>
    <w:rsid w:val="00C50DA9"/>
    <w:rsid w:val="00C5630E"/>
    <w:rsid w:val="00C60744"/>
    <w:rsid w:val="00C6558D"/>
    <w:rsid w:val="00C6771F"/>
    <w:rsid w:val="00C71D41"/>
    <w:rsid w:val="00C8200F"/>
    <w:rsid w:val="00C82FF5"/>
    <w:rsid w:val="00C8342A"/>
    <w:rsid w:val="00C8526E"/>
    <w:rsid w:val="00C85D18"/>
    <w:rsid w:val="00C86E42"/>
    <w:rsid w:val="00C90ECF"/>
    <w:rsid w:val="00C918A0"/>
    <w:rsid w:val="00C93A4B"/>
    <w:rsid w:val="00C93E5D"/>
    <w:rsid w:val="00C946C5"/>
    <w:rsid w:val="00C9545F"/>
    <w:rsid w:val="00C95C95"/>
    <w:rsid w:val="00C97D78"/>
    <w:rsid w:val="00CA237D"/>
    <w:rsid w:val="00CA290D"/>
    <w:rsid w:val="00CA6EDA"/>
    <w:rsid w:val="00CB0B1F"/>
    <w:rsid w:val="00CB1923"/>
    <w:rsid w:val="00CB4638"/>
    <w:rsid w:val="00CB4A59"/>
    <w:rsid w:val="00CB7E47"/>
    <w:rsid w:val="00CC35B2"/>
    <w:rsid w:val="00CC50B6"/>
    <w:rsid w:val="00CC5A8F"/>
    <w:rsid w:val="00CD499C"/>
    <w:rsid w:val="00CD5175"/>
    <w:rsid w:val="00CE0671"/>
    <w:rsid w:val="00CE0EA4"/>
    <w:rsid w:val="00CE3FAF"/>
    <w:rsid w:val="00CE70BC"/>
    <w:rsid w:val="00CF0073"/>
    <w:rsid w:val="00CF4A26"/>
    <w:rsid w:val="00CF5743"/>
    <w:rsid w:val="00D01278"/>
    <w:rsid w:val="00D03026"/>
    <w:rsid w:val="00D032A9"/>
    <w:rsid w:val="00D05ED5"/>
    <w:rsid w:val="00D07DB2"/>
    <w:rsid w:val="00D07DC3"/>
    <w:rsid w:val="00D1004B"/>
    <w:rsid w:val="00D11FBA"/>
    <w:rsid w:val="00D13A1B"/>
    <w:rsid w:val="00D16D95"/>
    <w:rsid w:val="00D22FDD"/>
    <w:rsid w:val="00D24919"/>
    <w:rsid w:val="00D27472"/>
    <w:rsid w:val="00D312DA"/>
    <w:rsid w:val="00D359F4"/>
    <w:rsid w:val="00D3711B"/>
    <w:rsid w:val="00D413A1"/>
    <w:rsid w:val="00D52022"/>
    <w:rsid w:val="00D53DDE"/>
    <w:rsid w:val="00D564C5"/>
    <w:rsid w:val="00D56A55"/>
    <w:rsid w:val="00D63D9C"/>
    <w:rsid w:val="00D82A15"/>
    <w:rsid w:val="00D8322A"/>
    <w:rsid w:val="00D861D3"/>
    <w:rsid w:val="00D86B31"/>
    <w:rsid w:val="00D91679"/>
    <w:rsid w:val="00D920F5"/>
    <w:rsid w:val="00D93C51"/>
    <w:rsid w:val="00DA3FF7"/>
    <w:rsid w:val="00DA4C03"/>
    <w:rsid w:val="00DB3C90"/>
    <w:rsid w:val="00DB50EE"/>
    <w:rsid w:val="00DB6E3A"/>
    <w:rsid w:val="00DC3831"/>
    <w:rsid w:val="00DC4943"/>
    <w:rsid w:val="00DC5791"/>
    <w:rsid w:val="00DC6FE0"/>
    <w:rsid w:val="00DC7D97"/>
    <w:rsid w:val="00DD0F1E"/>
    <w:rsid w:val="00DD7186"/>
    <w:rsid w:val="00DD7FB7"/>
    <w:rsid w:val="00DE3823"/>
    <w:rsid w:val="00DE4192"/>
    <w:rsid w:val="00DE655B"/>
    <w:rsid w:val="00DE789C"/>
    <w:rsid w:val="00DF02FE"/>
    <w:rsid w:val="00DF0DD3"/>
    <w:rsid w:val="00DF0EF3"/>
    <w:rsid w:val="00DF1B64"/>
    <w:rsid w:val="00DF5318"/>
    <w:rsid w:val="00DF685E"/>
    <w:rsid w:val="00DF75BF"/>
    <w:rsid w:val="00E00029"/>
    <w:rsid w:val="00E0208B"/>
    <w:rsid w:val="00E020A0"/>
    <w:rsid w:val="00E052EA"/>
    <w:rsid w:val="00E07C95"/>
    <w:rsid w:val="00E120DB"/>
    <w:rsid w:val="00E163BB"/>
    <w:rsid w:val="00E16400"/>
    <w:rsid w:val="00E177C8"/>
    <w:rsid w:val="00E227E1"/>
    <w:rsid w:val="00E23354"/>
    <w:rsid w:val="00E24856"/>
    <w:rsid w:val="00E30F10"/>
    <w:rsid w:val="00E36020"/>
    <w:rsid w:val="00E42465"/>
    <w:rsid w:val="00E440EC"/>
    <w:rsid w:val="00E47342"/>
    <w:rsid w:val="00E51909"/>
    <w:rsid w:val="00E558E4"/>
    <w:rsid w:val="00E576D4"/>
    <w:rsid w:val="00E613ED"/>
    <w:rsid w:val="00E74879"/>
    <w:rsid w:val="00E805BF"/>
    <w:rsid w:val="00E82E97"/>
    <w:rsid w:val="00E85220"/>
    <w:rsid w:val="00E866DC"/>
    <w:rsid w:val="00E86886"/>
    <w:rsid w:val="00E87AB1"/>
    <w:rsid w:val="00E9670E"/>
    <w:rsid w:val="00EA04E8"/>
    <w:rsid w:val="00EA0D98"/>
    <w:rsid w:val="00EA158A"/>
    <w:rsid w:val="00EA7676"/>
    <w:rsid w:val="00EB14AA"/>
    <w:rsid w:val="00EB2C14"/>
    <w:rsid w:val="00EB56F0"/>
    <w:rsid w:val="00EC723D"/>
    <w:rsid w:val="00EC78FE"/>
    <w:rsid w:val="00ED229F"/>
    <w:rsid w:val="00ED5468"/>
    <w:rsid w:val="00EE04E1"/>
    <w:rsid w:val="00EE1797"/>
    <w:rsid w:val="00EE576D"/>
    <w:rsid w:val="00EE5A49"/>
    <w:rsid w:val="00EF151A"/>
    <w:rsid w:val="00EF5F9B"/>
    <w:rsid w:val="00F01D21"/>
    <w:rsid w:val="00F100A5"/>
    <w:rsid w:val="00F10795"/>
    <w:rsid w:val="00F1685F"/>
    <w:rsid w:val="00F17AC0"/>
    <w:rsid w:val="00F20BBF"/>
    <w:rsid w:val="00F245D4"/>
    <w:rsid w:val="00F32432"/>
    <w:rsid w:val="00F3394E"/>
    <w:rsid w:val="00F34875"/>
    <w:rsid w:val="00F34E6D"/>
    <w:rsid w:val="00F36724"/>
    <w:rsid w:val="00F37FDA"/>
    <w:rsid w:val="00F44A88"/>
    <w:rsid w:val="00F453AD"/>
    <w:rsid w:val="00F4567A"/>
    <w:rsid w:val="00F45EC5"/>
    <w:rsid w:val="00F52BE5"/>
    <w:rsid w:val="00F61DEF"/>
    <w:rsid w:val="00F66FF8"/>
    <w:rsid w:val="00F7068B"/>
    <w:rsid w:val="00F712C1"/>
    <w:rsid w:val="00F732F6"/>
    <w:rsid w:val="00F764F5"/>
    <w:rsid w:val="00F77760"/>
    <w:rsid w:val="00F83657"/>
    <w:rsid w:val="00F90BC2"/>
    <w:rsid w:val="00F9180C"/>
    <w:rsid w:val="00F94465"/>
    <w:rsid w:val="00F96CE5"/>
    <w:rsid w:val="00F979C2"/>
    <w:rsid w:val="00FA6C53"/>
    <w:rsid w:val="00FA753B"/>
    <w:rsid w:val="00FB04B8"/>
    <w:rsid w:val="00FB1AF4"/>
    <w:rsid w:val="00FB7F89"/>
    <w:rsid w:val="00FC284F"/>
    <w:rsid w:val="00FC3788"/>
    <w:rsid w:val="00FC3C8D"/>
    <w:rsid w:val="00FC478B"/>
    <w:rsid w:val="00FC58DD"/>
    <w:rsid w:val="00FC64B4"/>
    <w:rsid w:val="00FD229B"/>
    <w:rsid w:val="00FD2658"/>
    <w:rsid w:val="00FD5C1B"/>
    <w:rsid w:val="00FD5DD1"/>
    <w:rsid w:val="00FE7AEB"/>
    <w:rsid w:val="00FF1662"/>
    <w:rsid w:val="00FF2459"/>
    <w:rsid w:val="00FF2BF9"/>
    <w:rsid w:val="00FF6FE6"/>
    <w:rsid w:val="00FF7AF4"/>
    <w:rsid w:val="01205D5C"/>
    <w:rsid w:val="01431A4A"/>
    <w:rsid w:val="014337F8"/>
    <w:rsid w:val="014F219D"/>
    <w:rsid w:val="016D4D19"/>
    <w:rsid w:val="01910A08"/>
    <w:rsid w:val="01B14C06"/>
    <w:rsid w:val="01B42948"/>
    <w:rsid w:val="01D154B5"/>
    <w:rsid w:val="01EC708F"/>
    <w:rsid w:val="021F6013"/>
    <w:rsid w:val="02693733"/>
    <w:rsid w:val="02A429BD"/>
    <w:rsid w:val="02BA21E0"/>
    <w:rsid w:val="02D45050"/>
    <w:rsid w:val="031E451D"/>
    <w:rsid w:val="03250389"/>
    <w:rsid w:val="03261624"/>
    <w:rsid w:val="03343D40"/>
    <w:rsid w:val="03830824"/>
    <w:rsid w:val="03836A76"/>
    <w:rsid w:val="03A75930"/>
    <w:rsid w:val="03B6106B"/>
    <w:rsid w:val="03D36F48"/>
    <w:rsid w:val="03F4527E"/>
    <w:rsid w:val="044B1342"/>
    <w:rsid w:val="04500F4E"/>
    <w:rsid w:val="04561CA4"/>
    <w:rsid w:val="04844854"/>
    <w:rsid w:val="049727D9"/>
    <w:rsid w:val="04B52122"/>
    <w:rsid w:val="04BA3C3B"/>
    <w:rsid w:val="04C8625E"/>
    <w:rsid w:val="04D07E2C"/>
    <w:rsid w:val="04DE21B6"/>
    <w:rsid w:val="04F75026"/>
    <w:rsid w:val="05540447"/>
    <w:rsid w:val="05584EC0"/>
    <w:rsid w:val="059E6723"/>
    <w:rsid w:val="05BB6053"/>
    <w:rsid w:val="05C74A0B"/>
    <w:rsid w:val="05CF4460"/>
    <w:rsid w:val="05DA1A6F"/>
    <w:rsid w:val="05E347EE"/>
    <w:rsid w:val="05E91762"/>
    <w:rsid w:val="06673E31"/>
    <w:rsid w:val="067E2B27"/>
    <w:rsid w:val="06813604"/>
    <w:rsid w:val="069468A4"/>
    <w:rsid w:val="0696261C"/>
    <w:rsid w:val="06A64F55"/>
    <w:rsid w:val="06D33870"/>
    <w:rsid w:val="06F51A4D"/>
    <w:rsid w:val="07511EFA"/>
    <w:rsid w:val="077010BF"/>
    <w:rsid w:val="079E4AC1"/>
    <w:rsid w:val="07BF4B46"/>
    <w:rsid w:val="07CD02C0"/>
    <w:rsid w:val="07EB5351"/>
    <w:rsid w:val="07FE491D"/>
    <w:rsid w:val="080347E9"/>
    <w:rsid w:val="085F360E"/>
    <w:rsid w:val="08624EAC"/>
    <w:rsid w:val="08772F01"/>
    <w:rsid w:val="08962DA7"/>
    <w:rsid w:val="08BD6586"/>
    <w:rsid w:val="08C571E9"/>
    <w:rsid w:val="08D31906"/>
    <w:rsid w:val="091B774A"/>
    <w:rsid w:val="093866BF"/>
    <w:rsid w:val="09AC4B61"/>
    <w:rsid w:val="09B062D9"/>
    <w:rsid w:val="09BF61AB"/>
    <w:rsid w:val="09EC737E"/>
    <w:rsid w:val="09EF134A"/>
    <w:rsid w:val="0A344626"/>
    <w:rsid w:val="0A3A5B3A"/>
    <w:rsid w:val="0A40746F"/>
    <w:rsid w:val="0A650C83"/>
    <w:rsid w:val="0AD9744F"/>
    <w:rsid w:val="0AFA53E4"/>
    <w:rsid w:val="0B02589A"/>
    <w:rsid w:val="0B0E73C3"/>
    <w:rsid w:val="0B217264"/>
    <w:rsid w:val="0B3E0B06"/>
    <w:rsid w:val="0B9125A4"/>
    <w:rsid w:val="0B925AA8"/>
    <w:rsid w:val="0BE968C6"/>
    <w:rsid w:val="0BFD162A"/>
    <w:rsid w:val="0C3645AD"/>
    <w:rsid w:val="0C3703FE"/>
    <w:rsid w:val="0C3F4C40"/>
    <w:rsid w:val="0C6C2887"/>
    <w:rsid w:val="0C847F9C"/>
    <w:rsid w:val="0CA43CE5"/>
    <w:rsid w:val="0CA8315C"/>
    <w:rsid w:val="0CC51EAD"/>
    <w:rsid w:val="0CD04DC5"/>
    <w:rsid w:val="0CFD3EED"/>
    <w:rsid w:val="0D17060D"/>
    <w:rsid w:val="0D330BC5"/>
    <w:rsid w:val="0D3B1094"/>
    <w:rsid w:val="0D521ED3"/>
    <w:rsid w:val="0D63594E"/>
    <w:rsid w:val="0D951880"/>
    <w:rsid w:val="0DD203DE"/>
    <w:rsid w:val="0DFC27C2"/>
    <w:rsid w:val="0E4271D1"/>
    <w:rsid w:val="0E686F94"/>
    <w:rsid w:val="0EA93835"/>
    <w:rsid w:val="0EC20846"/>
    <w:rsid w:val="0ED51271"/>
    <w:rsid w:val="0F204303"/>
    <w:rsid w:val="0F2D2624"/>
    <w:rsid w:val="0F560E5F"/>
    <w:rsid w:val="0F814C30"/>
    <w:rsid w:val="0F8B2929"/>
    <w:rsid w:val="0F992169"/>
    <w:rsid w:val="0F9F73E8"/>
    <w:rsid w:val="0FB87AA7"/>
    <w:rsid w:val="0FED54E5"/>
    <w:rsid w:val="0FF2705C"/>
    <w:rsid w:val="103C4234"/>
    <w:rsid w:val="104C0BA4"/>
    <w:rsid w:val="1053332C"/>
    <w:rsid w:val="10702130"/>
    <w:rsid w:val="10863702"/>
    <w:rsid w:val="109C3D7E"/>
    <w:rsid w:val="10A5002C"/>
    <w:rsid w:val="11193219"/>
    <w:rsid w:val="11425EF1"/>
    <w:rsid w:val="11443DA2"/>
    <w:rsid w:val="114A472F"/>
    <w:rsid w:val="114E2AB9"/>
    <w:rsid w:val="116F762A"/>
    <w:rsid w:val="11C10FC1"/>
    <w:rsid w:val="11C86A04"/>
    <w:rsid w:val="11CC472A"/>
    <w:rsid w:val="11E3705D"/>
    <w:rsid w:val="11EB4164"/>
    <w:rsid w:val="12045226"/>
    <w:rsid w:val="121F30FC"/>
    <w:rsid w:val="12347665"/>
    <w:rsid w:val="12364DB6"/>
    <w:rsid w:val="12377435"/>
    <w:rsid w:val="12427243"/>
    <w:rsid w:val="12E36BE9"/>
    <w:rsid w:val="12F72695"/>
    <w:rsid w:val="130C5353"/>
    <w:rsid w:val="13166FBF"/>
    <w:rsid w:val="13384EEC"/>
    <w:rsid w:val="135875D7"/>
    <w:rsid w:val="135A5096"/>
    <w:rsid w:val="13765CAF"/>
    <w:rsid w:val="137E6912"/>
    <w:rsid w:val="138C7281"/>
    <w:rsid w:val="13963C5C"/>
    <w:rsid w:val="13AF2F6F"/>
    <w:rsid w:val="13CE1647"/>
    <w:rsid w:val="13E946D3"/>
    <w:rsid w:val="13F67077"/>
    <w:rsid w:val="14056557"/>
    <w:rsid w:val="14185E52"/>
    <w:rsid w:val="14263231"/>
    <w:rsid w:val="142E7222"/>
    <w:rsid w:val="144D20B3"/>
    <w:rsid w:val="14584AFE"/>
    <w:rsid w:val="14771CDF"/>
    <w:rsid w:val="148632A6"/>
    <w:rsid w:val="14E82BDD"/>
    <w:rsid w:val="154047C7"/>
    <w:rsid w:val="1546345F"/>
    <w:rsid w:val="154D0C92"/>
    <w:rsid w:val="155E3DF4"/>
    <w:rsid w:val="15BC31A1"/>
    <w:rsid w:val="15BF56EC"/>
    <w:rsid w:val="15D6081D"/>
    <w:rsid w:val="15E46F00"/>
    <w:rsid w:val="15F555B1"/>
    <w:rsid w:val="1606156C"/>
    <w:rsid w:val="163F2B60"/>
    <w:rsid w:val="168B3820"/>
    <w:rsid w:val="169C77DB"/>
    <w:rsid w:val="16D74CB7"/>
    <w:rsid w:val="16DC463A"/>
    <w:rsid w:val="16F94C2D"/>
    <w:rsid w:val="17090456"/>
    <w:rsid w:val="17096AA8"/>
    <w:rsid w:val="17343EB7"/>
    <w:rsid w:val="17424826"/>
    <w:rsid w:val="176127D3"/>
    <w:rsid w:val="17E80566"/>
    <w:rsid w:val="18147845"/>
    <w:rsid w:val="18597DC9"/>
    <w:rsid w:val="18624A54"/>
    <w:rsid w:val="18B3705E"/>
    <w:rsid w:val="18EB67F8"/>
    <w:rsid w:val="1907409A"/>
    <w:rsid w:val="19197A76"/>
    <w:rsid w:val="19614D0C"/>
    <w:rsid w:val="19F7717E"/>
    <w:rsid w:val="1A0C111B"/>
    <w:rsid w:val="1A1B4EBB"/>
    <w:rsid w:val="1A2C531A"/>
    <w:rsid w:val="1A385A6D"/>
    <w:rsid w:val="1A7D4828"/>
    <w:rsid w:val="1A9226F4"/>
    <w:rsid w:val="1ABE5E81"/>
    <w:rsid w:val="1AD05CA5"/>
    <w:rsid w:val="1B1F3997"/>
    <w:rsid w:val="1B397C3B"/>
    <w:rsid w:val="1B826AF7"/>
    <w:rsid w:val="1C00080C"/>
    <w:rsid w:val="1C097B8F"/>
    <w:rsid w:val="1C9553F8"/>
    <w:rsid w:val="1C9D7BDC"/>
    <w:rsid w:val="1CF26357"/>
    <w:rsid w:val="1D0B7468"/>
    <w:rsid w:val="1D2B18B9"/>
    <w:rsid w:val="1D2D793C"/>
    <w:rsid w:val="1D4E5CB8"/>
    <w:rsid w:val="1DA84CB7"/>
    <w:rsid w:val="1DAA534C"/>
    <w:rsid w:val="1DF83E91"/>
    <w:rsid w:val="1DF947CC"/>
    <w:rsid w:val="1E0526C2"/>
    <w:rsid w:val="1E1D73A7"/>
    <w:rsid w:val="1E391E8E"/>
    <w:rsid w:val="1E682698"/>
    <w:rsid w:val="1E87319D"/>
    <w:rsid w:val="1EA90CE7"/>
    <w:rsid w:val="1EAA292D"/>
    <w:rsid w:val="1EAA2CB1"/>
    <w:rsid w:val="1EBF050A"/>
    <w:rsid w:val="1EF43673"/>
    <w:rsid w:val="1F167A37"/>
    <w:rsid w:val="1F26058A"/>
    <w:rsid w:val="1F7A6372"/>
    <w:rsid w:val="1F956DEE"/>
    <w:rsid w:val="1FED72F9"/>
    <w:rsid w:val="1FFE5062"/>
    <w:rsid w:val="200B777F"/>
    <w:rsid w:val="20196340"/>
    <w:rsid w:val="205371E1"/>
    <w:rsid w:val="20AA707B"/>
    <w:rsid w:val="20C57D3D"/>
    <w:rsid w:val="20D67D8D"/>
    <w:rsid w:val="20F425EE"/>
    <w:rsid w:val="211C3346"/>
    <w:rsid w:val="21A96343"/>
    <w:rsid w:val="21B848AD"/>
    <w:rsid w:val="21D40771"/>
    <w:rsid w:val="223B07F0"/>
    <w:rsid w:val="227C4964"/>
    <w:rsid w:val="228F4698"/>
    <w:rsid w:val="22AB2967"/>
    <w:rsid w:val="22C4584E"/>
    <w:rsid w:val="235A6A54"/>
    <w:rsid w:val="23607DE2"/>
    <w:rsid w:val="236B2424"/>
    <w:rsid w:val="238F2AD2"/>
    <w:rsid w:val="23AC7046"/>
    <w:rsid w:val="23E17175"/>
    <w:rsid w:val="24392B0D"/>
    <w:rsid w:val="24556C86"/>
    <w:rsid w:val="246002C9"/>
    <w:rsid w:val="24AF7273"/>
    <w:rsid w:val="24CA19B7"/>
    <w:rsid w:val="24D665AE"/>
    <w:rsid w:val="24D70504"/>
    <w:rsid w:val="251A7331"/>
    <w:rsid w:val="253F1CB6"/>
    <w:rsid w:val="2564005E"/>
    <w:rsid w:val="2588319F"/>
    <w:rsid w:val="259C15A5"/>
    <w:rsid w:val="25A46A99"/>
    <w:rsid w:val="25A95A70"/>
    <w:rsid w:val="25C603D0"/>
    <w:rsid w:val="25DA609B"/>
    <w:rsid w:val="26151358"/>
    <w:rsid w:val="262377C9"/>
    <w:rsid w:val="26355222"/>
    <w:rsid w:val="263A0DBE"/>
    <w:rsid w:val="265579A6"/>
    <w:rsid w:val="265B53B0"/>
    <w:rsid w:val="265D5F5A"/>
    <w:rsid w:val="26B80661"/>
    <w:rsid w:val="26EA00EF"/>
    <w:rsid w:val="26F31ECC"/>
    <w:rsid w:val="272F3440"/>
    <w:rsid w:val="276D69A8"/>
    <w:rsid w:val="27B631D8"/>
    <w:rsid w:val="27F4695F"/>
    <w:rsid w:val="28181F0B"/>
    <w:rsid w:val="281F3E7B"/>
    <w:rsid w:val="285A74F6"/>
    <w:rsid w:val="287A707F"/>
    <w:rsid w:val="287C7778"/>
    <w:rsid w:val="28DE1ED5"/>
    <w:rsid w:val="28E76302"/>
    <w:rsid w:val="291122AA"/>
    <w:rsid w:val="29142014"/>
    <w:rsid w:val="29183639"/>
    <w:rsid w:val="291F7550"/>
    <w:rsid w:val="29752839"/>
    <w:rsid w:val="297B206A"/>
    <w:rsid w:val="297B5E45"/>
    <w:rsid w:val="298E56A9"/>
    <w:rsid w:val="29925522"/>
    <w:rsid w:val="29A50D66"/>
    <w:rsid w:val="29BD5F8E"/>
    <w:rsid w:val="29CB7425"/>
    <w:rsid w:val="29E0114A"/>
    <w:rsid w:val="29F01EC0"/>
    <w:rsid w:val="2A0D778A"/>
    <w:rsid w:val="2A1B6D9A"/>
    <w:rsid w:val="2A3D0E7D"/>
    <w:rsid w:val="2A407808"/>
    <w:rsid w:val="2A4C536A"/>
    <w:rsid w:val="2A8D1F07"/>
    <w:rsid w:val="2A982355"/>
    <w:rsid w:val="2ADD1479"/>
    <w:rsid w:val="2B0A6FB1"/>
    <w:rsid w:val="2B3B50FE"/>
    <w:rsid w:val="2BE46F63"/>
    <w:rsid w:val="2BF81500"/>
    <w:rsid w:val="2C2B3683"/>
    <w:rsid w:val="2C3342E6"/>
    <w:rsid w:val="2C6170A5"/>
    <w:rsid w:val="2C6E3570"/>
    <w:rsid w:val="2C8205DD"/>
    <w:rsid w:val="2CA43435"/>
    <w:rsid w:val="2CB90C83"/>
    <w:rsid w:val="2D094E1D"/>
    <w:rsid w:val="2D60110A"/>
    <w:rsid w:val="2D60222A"/>
    <w:rsid w:val="2D766D96"/>
    <w:rsid w:val="2D8F19F0"/>
    <w:rsid w:val="2D95270B"/>
    <w:rsid w:val="2DA957C9"/>
    <w:rsid w:val="2DC07DFB"/>
    <w:rsid w:val="2DCF1D81"/>
    <w:rsid w:val="2DDB4F49"/>
    <w:rsid w:val="2DEA131C"/>
    <w:rsid w:val="2E2C36E3"/>
    <w:rsid w:val="2E3A195C"/>
    <w:rsid w:val="2ED05E9C"/>
    <w:rsid w:val="2ED718A0"/>
    <w:rsid w:val="2F12334D"/>
    <w:rsid w:val="2F616DEB"/>
    <w:rsid w:val="2F725125"/>
    <w:rsid w:val="2F804A4F"/>
    <w:rsid w:val="2F9432ED"/>
    <w:rsid w:val="2F9D67A2"/>
    <w:rsid w:val="2FF54A70"/>
    <w:rsid w:val="301C09AF"/>
    <w:rsid w:val="302E37D9"/>
    <w:rsid w:val="303C1017"/>
    <w:rsid w:val="30422D49"/>
    <w:rsid w:val="304B1FAD"/>
    <w:rsid w:val="304C3BC8"/>
    <w:rsid w:val="30534F57"/>
    <w:rsid w:val="3058144F"/>
    <w:rsid w:val="30703D5A"/>
    <w:rsid w:val="308B4B5B"/>
    <w:rsid w:val="308C66BA"/>
    <w:rsid w:val="30CC03A8"/>
    <w:rsid w:val="30D63CEF"/>
    <w:rsid w:val="30DA027B"/>
    <w:rsid w:val="314F1AF1"/>
    <w:rsid w:val="31833619"/>
    <w:rsid w:val="31E7004C"/>
    <w:rsid w:val="31F75DB5"/>
    <w:rsid w:val="31FF78FD"/>
    <w:rsid w:val="32275BA1"/>
    <w:rsid w:val="3273368E"/>
    <w:rsid w:val="32794A1C"/>
    <w:rsid w:val="32AE46C6"/>
    <w:rsid w:val="32DB1233"/>
    <w:rsid w:val="332C5C5C"/>
    <w:rsid w:val="333252F7"/>
    <w:rsid w:val="33432F2A"/>
    <w:rsid w:val="3344327C"/>
    <w:rsid w:val="33957634"/>
    <w:rsid w:val="33F00D0E"/>
    <w:rsid w:val="3408496C"/>
    <w:rsid w:val="345319C9"/>
    <w:rsid w:val="345E3AB2"/>
    <w:rsid w:val="348013F4"/>
    <w:rsid w:val="348222AE"/>
    <w:rsid w:val="34C756B3"/>
    <w:rsid w:val="34CC5370"/>
    <w:rsid w:val="350343BA"/>
    <w:rsid w:val="350727B3"/>
    <w:rsid w:val="35076310"/>
    <w:rsid w:val="35431A3E"/>
    <w:rsid w:val="354B26A0"/>
    <w:rsid w:val="355A0B35"/>
    <w:rsid w:val="3569521C"/>
    <w:rsid w:val="357D10D1"/>
    <w:rsid w:val="3599165E"/>
    <w:rsid w:val="35DF45B3"/>
    <w:rsid w:val="3628478F"/>
    <w:rsid w:val="364541BC"/>
    <w:rsid w:val="365F7316"/>
    <w:rsid w:val="367A33BC"/>
    <w:rsid w:val="36DA36A9"/>
    <w:rsid w:val="36FF1994"/>
    <w:rsid w:val="37180CA8"/>
    <w:rsid w:val="37596B61"/>
    <w:rsid w:val="377E701A"/>
    <w:rsid w:val="379A0E0C"/>
    <w:rsid w:val="37BD3BFE"/>
    <w:rsid w:val="37EB70CB"/>
    <w:rsid w:val="380B6117"/>
    <w:rsid w:val="381E5E4A"/>
    <w:rsid w:val="38390ED6"/>
    <w:rsid w:val="38411A3B"/>
    <w:rsid w:val="38514471"/>
    <w:rsid w:val="386F2B4A"/>
    <w:rsid w:val="387050AA"/>
    <w:rsid w:val="389048CD"/>
    <w:rsid w:val="38934A8A"/>
    <w:rsid w:val="38944A2F"/>
    <w:rsid w:val="38BF6FDF"/>
    <w:rsid w:val="391D25A6"/>
    <w:rsid w:val="39237490"/>
    <w:rsid w:val="392A6A70"/>
    <w:rsid w:val="3934497D"/>
    <w:rsid w:val="39657AA9"/>
    <w:rsid w:val="39777F08"/>
    <w:rsid w:val="397C3450"/>
    <w:rsid w:val="398B1AAA"/>
    <w:rsid w:val="39D013C6"/>
    <w:rsid w:val="3A192D6D"/>
    <w:rsid w:val="3A6F0BDF"/>
    <w:rsid w:val="3A922B1F"/>
    <w:rsid w:val="3AA83F11"/>
    <w:rsid w:val="3ABC194A"/>
    <w:rsid w:val="3ABD4692"/>
    <w:rsid w:val="3AD1509D"/>
    <w:rsid w:val="3AE40FD0"/>
    <w:rsid w:val="3AEE41FA"/>
    <w:rsid w:val="3B2A1C8D"/>
    <w:rsid w:val="3B4E4C98"/>
    <w:rsid w:val="3B5878C5"/>
    <w:rsid w:val="3B732951"/>
    <w:rsid w:val="3B806E1C"/>
    <w:rsid w:val="3B847922"/>
    <w:rsid w:val="3B913D6C"/>
    <w:rsid w:val="3B9528C7"/>
    <w:rsid w:val="3BD72EE0"/>
    <w:rsid w:val="3BE931FE"/>
    <w:rsid w:val="3C2601D3"/>
    <w:rsid w:val="3C284830"/>
    <w:rsid w:val="3C447E49"/>
    <w:rsid w:val="3C7B7D0F"/>
    <w:rsid w:val="3CB23005"/>
    <w:rsid w:val="3CDD2778"/>
    <w:rsid w:val="3D070838"/>
    <w:rsid w:val="3D346474"/>
    <w:rsid w:val="3D3D3710"/>
    <w:rsid w:val="3D4368F6"/>
    <w:rsid w:val="3D556E45"/>
    <w:rsid w:val="3D5D53BE"/>
    <w:rsid w:val="3D672041"/>
    <w:rsid w:val="3D931088"/>
    <w:rsid w:val="3DA70690"/>
    <w:rsid w:val="3E126451"/>
    <w:rsid w:val="3E2E2B5F"/>
    <w:rsid w:val="3E42660A"/>
    <w:rsid w:val="3E6842C3"/>
    <w:rsid w:val="3E7F6244"/>
    <w:rsid w:val="3E907376"/>
    <w:rsid w:val="3EAD7F28"/>
    <w:rsid w:val="3EAF3EEC"/>
    <w:rsid w:val="3EC314F9"/>
    <w:rsid w:val="3EC86B10"/>
    <w:rsid w:val="3EE71554"/>
    <w:rsid w:val="3EFA6DD7"/>
    <w:rsid w:val="3F395C5F"/>
    <w:rsid w:val="3F520ACF"/>
    <w:rsid w:val="3F686C71"/>
    <w:rsid w:val="3F79605C"/>
    <w:rsid w:val="3F854A01"/>
    <w:rsid w:val="3FAB048F"/>
    <w:rsid w:val="3FE0432D"/>
    <w:rsid w:val="3FEE6A4A"/>
    <w:rsid w:val="40161AFD"/>
    <w:rsid w:val="403809F9"/>
    <w:rsid w:val="40415103"/>
    <w:rsid w:val="40616D60"/>
    <w:rsid w:val="40A17471"/>
    <w:rsid w:val="40AB493B"/>
    <w:rsid w:val="40C34607"/>
    <w:rsid w:val="40C41B99"/>
    <w:rsid w:val="40C4217A"/>
    <w:rsid w:val="40D42477"/>
    <w:rsid w:val="40F167F2"/>
    <w:rsid w:val="412B1A9F"/>
    <w:rsid w:val="415737C9"/>
    <w:rsid w:val="41764F49"/>
    <w:rsid w:val="418D5DEE"/>
    <w:rsid w:val="419158DF"/>
    <w:rsid w:val="419D27EA"/>
    <w:rsid w:val="420C1409"/>
    <w:rsid w:val="422E6803"/>
    <w:rsid w:val="426E3E72"/>
    <w:rsid w:val="42822128"/>
    <w:rsid w:val="428B0580"/>
    <w:rsid w:val="42AB0C22"/>
    <w:rsid w:val="42B55843"/>
    <w:rsid w:val="42D9578F"/>
    <w:rsid w:val="42EA799C"/>
    <w:rsid w:val="42F41CBF"/>
    <w:rsid w:val="42F44377"/>
    <w:rsid w:val="42F519BD"/>
    <w:rsid w:val="43007E84"/>
    <w:rsid w:val="430A1B48"/>
    <w:rsid w:val="430F7403"/>
    <w:rsid w:val="43160E3F"/>
    <w:rsid w:val="43222FA3"/>
    <w:rsid w:val="4352109E"/>
    <w:rsid w:val="43556FCD"/>
    <w:rsid w:val="437502CA"/>
    <w:rsid w:val="438D0328"/>
    <w:rsid w:val="43BA39A2"/>
    <w:rsid w:val="43CE2E1A"/>
    <w:rsid w:val="43F62371"/>
    <w:rsid w:val="44022AC4"/>
    <w:rsid w:val="440700DA"/>
    <w:rsid w:val="4427252A"/>
    <w:rsid w:val="44450C02"/>
    <w:rsid w:val="444D7E5A"/>
    <w:rsid w:val="445E448F"/>
    <w:rsid w:val="44634F99"/>
    <w:rsid w:val="44671CC0"/>
    <w:rsid w:val="448B2ED3"/>
    <w:rsid w:val="44C47D79"/>
    <w:rsid w:val="45120AE5"/>
    <w:rsid w:val="45134F9E"/>
    <w:rsid w:val="453C76F4"/>
    <w:rsid w:val="457A7EEE"/>
    <w:rsid w:val="459C4852"/>
    <w:rsid w:val="45CD7101"/>
    <w:rsid w:val="45D00B0C"/>
    <w:rsid w:val="460743C1"/>
    <w:rsid w:val="462C3E28"/>
    <w:rsid w:val="46515042"/>
    <w:rsid w:val="4660758E"/>
    <w:rsid w:val="466B0DF4"/>
    <w:rsid w:val="466E2692"/>
    <w:rsid w:val="467A52DB"/>
    <w:rsid w:val="46E04505"/>
    <w:rsid w:val="46FE5236"/>
    <w:rsid w:val="47562E9F"/>
    <w:rsid w:val="4767538B"/>
    <w:rsid w:val="4796434C"/>
    <w:rsid w:val="47981FC1"/>
    <w:rsid w:val="47A0687C"/>
    <w:rsid w:val="47B10A89"/>
    <w:rsid w:val="47C167F2"/>
    <w:rsid w:val="47ED5839"/>
    <w:rsid w:val="480C0E60"/>
    <w:rsid w:val="480F7446"/>
    <w:rsid w:val="481770D0"/>
    <w:rsid w:val="48643D4D"/>
    <w:rsid w:val="48667219"/>
    <w:rsid w:val="48B97C81"/>
    <w:rsid w:val="48C4659A"/>
    <w:rsid w:val="48CD5E99"/>
    <w:rsid w:val="48D10CB7"/>
    <w:rsid w:val="48EE1869"/>
    <w:rsid w:val="48FB7CA5"/>
    <w:rsid w:val="491C63D6"/>
    <w:rsid w:val="4952511E"/>
    <w:rsid w:val="49A75035"/>
    <w:rsid w:val="49BA174B"/>
    <w:rsid w:val="4A027778"/>
    <w:rsid w:val="4A17094B"/>
    <w:rsid w:val="4A394D65"/>
    <w:rsid w:val="4A527BD5"/>
    <w:rsid w:val="4A6760C8"/>
    <w:rsid w:val="4A6934F0"/>
    <w:rsid w:val="4A773EFC"/>
    <w:rsid w:val="4AC92714"/>
    <w:rsid w:val="4ACC25BE"/>
    <w:rsid w:val="4AFA443A"/>
    <w:rsid w:val="4AFB201B"/>
    <w:rsid w:val="4B517E8D"/>
    <w:rsid w:val="4B6816F2"/>
    <w:rsid w:val="4B6865D4"/>
    <w:rsid w:val="4B756271"/>
    <w:rsid w:val="4B893ACB"/>
    <w:rsid w:val="4BA601D9"/>
    <w:rsid w:val="4BFC7298"/>
    <w:rsid w:val="4C061B3E"/>
    <w:rsid w:val="4C07336D"/>
    <w:rsid w:val="4C123AC0"/>
    <w:rsid w:val="4C995F8F"/>
    <w:rsid w:val="4C9D5A7F"/>
    <w:rsid w:val="4CC72AFC"/>
    <w:rsid w:val="4CCE0B6D"/>
    <w:rsid w:val="4D431C74"/>
    <w:rsid w:val="4D545783"/>
    <w:rsid w:val="4DA60964"/>
    <w:rsid w:val="4DAB5F7A"/>
    <w:rsid w:val="4DD74FC1"/>
    <w:rsid w:val="4DED6593"/>
    <w:rsid w:val="4E0614DE"/>
    <w:rsid w:val="4E992277"/>
    <w:rsid w:val="4EC73DB6"/>
    <w:rsid w:val="4ECD1F20"/>
    <w:rsid w:val="4F036BCD"/>
    <w:rsid w:val="4F2F5CCF"/>
    <w:rsid w:val="4F6A776F"/>
    <w:rsid w:val="4FB356B0"/>
    <w:rsid w:val="4FE466E1"/>
    <w:rsid w:val="4FEE73D9"/>
    <w:rsid w:val="502344EE"/>
    <w:rsid w:val="5043693E"/>
    <w:rsid w:val="50616DC4"/>
    <w:rsid w:val="507416C8"/>
    <w:rsid w:val="50744D49"/>
    <w:rsid w:val="50783359"/>
    <w:rsid w:val="507935D1"/>
    <w:rsid w:val="50854860"/>
    <w:rsid w:val="50E867DB"/>
    <w:rsid w:val="50E9164F"/>
    <w:rsid w:val="50F35914"/>
    <w:rsid w:val="510140B4"/>
    <w:rsid w:val="51143E36"/>
    <w:rsid w:val="511E4CB5"/>
    <w:rsid w:val="51226553"/>
    <w:rsid w:val="51450494"/>
    <w:rsid w:val="51527E32"/>
    <w:rsid w:val="519136D9"/>
    <w:rsid w:val="519A73DA"/>
    <w:rsid w:val="51A321CD"/>
    <w:rsid w:val="51A4340C"/>
    <w:rsid w:val="51AC0513"/>
    <w:rsid w:val="51C23892"/>
    <w:rsid w:val="51EE0B2B"/>
    <w:rsid w:val="520A3E2C"/>
    <w:rsid w:val="520E6698"/>
    <w:rsid w:val="52247C1D"/>
    <w:rsid w:val="523C3645"/>
    <w:rsid w:val="52563FC7"/>
    <w:rsid w:val="525941F7"/>
    <w:rsid w:val="52823AD5"/>
    <w:rsid w:val="52AD009F"/>
    <w:rsid w:val="52B92EE7"/>
    <w:rsid w:val="52BF7DD2"/>
    <w:rsid w:val="52C673C7"/>
    <w:rsid w:val="52E57838"/>
    <w:rsid w:val="52FD1026"/>
    <w:rsid w:val="52FE3305"/>
    <w:rsid w:val="53081779"/>
    <w:rsid w:val="530C3261"/>
    <w:rsid w:val="5327214A"/>
    <w:rsid w:val="532F31A9"/>
    <w:rsid w:val="53724507"/>
    <w:rsid w:val="53764934"/>
    <w:rsid w:val="537A08C9"/>
    <w:rsid w:val="53844EE2"/>
    <w:rsid w:val="53B84E3D"/>
    <w:rsid w:val="53DB2FA0"/>
    <w:rsid w:val="53EF5211"/>
    <w:rsid w:val="53F73ACA"/>
    <w:rsid w:val="53F75A02"/>
    <w:rsid w:val="541D3002"/>
    <w:rsid w:val="542B571F"/>
    <w:rsid w:val="542D12E6"/>
    <w:rsid w:val="543F4459"/>
    <w:rsid w:val="544659FD"/>
    <w:rsid w:val="54703A7A"/>
    <w:rsid w:val="547E7F44"/>
    <w:rsid w:val="548B440F"/>
    <w:rsid w:val="54B5148C"/>
    <w:rsid w:val="54DE4283"/>
    <w:rsid w:val="54EB3100"/>
    <w:rsid w:val="552258CA"/>
    <w:rsid w:val="55425416"/>
    <w:rsid w:val="5579070C"/>
    <w:rsid w:val="55A97243"/>
    <w:rsid w:val="55B215A1"/>
    <w:rsid w:val="55DD7A08"/>
    <w:rsid w:val="55F5767F"/>
    <w:rsid w:val="56173019"/>
    <w:rsid w:val="563914FC"/>
    <w:rsid w:val="56425708"/>
    <w:rsid w:val="5651119B"/>
    <w:rsid w:val="56625829"/>
    <w:rsid w:val="567C4958"/>
    <w:rsid w:val="56BD3FCB"/>
    <w:rsid w:val="56D46542"/>
    <w:rsid w:val="56F35173"/>
    <w:rsid w:val="56F5499E"/>
    <w:rsid w:val="573C5E95"/>
    <w:rsid w:val="573E7E5F"/>
    <w:rsid w:val="57560D05"/>
    <w:rsid w:val="57954024"/>
    <w:rsid w:val="57A12359"/>
    <w:rsid w:val="57C56C05"/>
    <w:rsid w:val="57CD230C"/>
    <w:rsid w:val="57DA1FE6"/>
    <w:rsid w:val="57F07983"/>
    <w:rsid w:val="58586CFE"/>
    <w:rsid w:val="585C433C"/>
    <w:rsid w:val="586E1562"/>
    <w:rsid w:val="588155EF"/>
    <w:rsid w:val="58A14202"/>
    <w:rsid w:val="58D740C7"/>
    <w:rsid w:val="58EF7663"/>
    <w:rsid w:val="59301A29"/>
    <w:rsid w:val="59757DE8"/>
    <w:rsid w:val="59AE74C8"/>
    <w:rsid w:val="59B2243E"/>
    <w:rsid w:val="59B56A76"/>
    <w:rsid w:val="59F1740B"/>
    <w:rsid w:val="5A19426B"/>
    <w:rsid w:val="5A320499"/>
    <w:rsid w:val="5A951B44"/>
    <w:rsid w:val="5AB04B2C"/>
    <w:rsid w:val="5ABA2232"/>
    <w:rsid w:val="5ABF4E13"/>
    <w:rsid w:val="5ACE2C3E"/>
    <w:rsid w:val="5B095BCC"/>
    <w:rsid w:val="5B435A44"/>
    <w:rsid w:val="5B4959F2"/>
    <w:rsid w:val="5B5E63DA"/>
    <w:rsid w:val="5BC63301"/>
    <w:rsid w:val="5BFD2097"/>
    <w:rsid w:val="5C144091"/>
    <w:rsid w:val="5C2869E8"/>
    <w:rsid w:val="5C2B7580"/>
    <w:rsid w:val="5C4A2E02"/>
    <w:rsid w:val="5C846314"/>
    <w:rsid w:val="5CA16EC6"/>
    <w:rsid w:val="5CA81314"/>
    <w:rsid w:val="5CAB34AA"/>
    <w:rsid w:val="5CB74E54"/>
    <w:rsid w:val="5CEB0141"/>
    <w:rsid w:val="5CF911B3"/>
    <w:rsid w:val="5D2D3524"/>
    <w:rsid w:val="5D68032A"/>
    <w:rsid w:val="5D87421F"/>
    <w:rsid w:val="5D953CD4"/>
    <w:rsid w:val="5DA5500B"/>
    <w:rsid w:val="5DA740AC"/>
    <w:rsid w:val="5DAE2D27"/>
    <w:rsid w:val="5DB91FED"/>
    <w:rsid w:val="5DBA7B13"/>
    <w:rsid w:val="5E030366"/>
    <w:rsid w:val="5E0771FD"/>
    <w:rsid w:val="5E254CB4"/>
    <w:rsid w:val="5E2E4903"/>
    <w:rsid w:val="5E7F5C28"/>
    <w:rsid w:val="5EA66A16"/>
    <w:rsid w:val="5EC154E6"/>
    <w:rsid w:val="5ED1767D"/>
    <w:rsid w:val="5EE325AD"/>
    <w:rsid w:val="5F2B0CC9"/>
    <w:rsid w:val="5F3B68BE"/>
    <w:rsid w:val="5F3B77C3"/>
    <w:rsid w:val="5F5914AB"/>
    <w:rsid w:val="5F645F89"/>
    <w:rsid w:val="5F684266"/>
    <w:rsid w:val="5F6B37BB"/>
    <w:rsid w:val="5F700DD2"/>
    <w:rsid w:val="5F773F0E"/>
    <w:rsid w:val="5F7F2DC3"/>
    <w:rsid w:val="5FA36AB1"/>
    <w:rsid w:val="5FA840C8"/>
    <w:rsid w:val="5FC1162D"/>
    <w:rsid w:val="5FCC3A24"/>
    <w:rsid w:val="5FDD61DC"/>
    <w:rsid w:val="60116E5B"/>
    <w:rsid w:val="601C6864"/>
    <w:rsid w:val="601D21E6"/>
    <w:rsid w:val="602078B5"/>
    <w:rsid w:val="6021022E"/>
    <w:rsid w:val="60292514"/>
    <w:rsid w:val="602F2A3B"/>
    <w:rsid w:val="605129B1"/>
    <w:rsid w:val="606A34AD"/>
    <w:rsid w:val="60967A02"/>
    <w:rsid w:val="60AB4822"/>
    <w:rsid w:val="60BA67A8"/>
    <w:rsid w:val="610B7637"/>
    <w:rsid w:val="61271964"/>
    <w:rsid w:val="613A5BCB"/>
    <w:rsid w:val="61D27B22"/>
    <w:rsid w:val="61FD6C0F"/>
    <w:rsid w:val="621B3277"/>
    <w:rsid w:val="622F0AD0"/>
    <w:rsid w:val="6239031C"/>
    <w:rsid w:val="62BB05B6"/>
    <w:rsid w:val="62BF00A6"/>
    <w:rsid w:val="62D5473D"/>
    <w:rsid w:val="62EF025F"/>
    <w:rsid w:val="631101D6"/>
    <w:rsid w:val="6381388C"/>
    <w:rsid w:val="63827325"/>
    <w:rsid w:val="63C07DC8"/>
    <w:rsid w:val="63D80760"/>
    <w:rsid w:val="63DC45B9"/>
    <w:rsid w:val="63F975E8"/>
    <w:rsid w:val="643423CE"/>
    <w:rsid w:val="64654C7D"/>
    <w:rsid w:val="646E1C35"/>
    <w:rsid w:val="64B61556"/>
    <w:rsid w:val="651E6BDA"/>
    <w:rsid w:val="65270184"/>
    <w:rsid w:val="652743E5"/>
    <w:rsid w:val="65414C11"/>
    <w:rsid w:val="655F481F"/>
    <w:rsid w:val="65812458"/>
    <w:rsid w:val="659770B8"/>
    <w:rsid w:val="65C752C4"/>
    <w:rsid w:val="65C82EBC"/>
    <w:rsid w:val="65C85A25"/>
    <w:rsid w:val="66121079"/>
    <w:rsid w:val="668E607F"/>
    <w:rsid w:val="66A3761C"/>
    <w:rsid w:val="66BB20CD"/>
    <w:rsid w:val="66E16111"/>
    <w:rsid w:val="66FD119D"/>
    <w:rsid w:val="67073DC9"/>
    <w:rsid w:val="67327086"/>
    <w:rsid w:val="67340246"/>
    <w:rsid w:val="674D583E"/>
    <w:rsid w:val="67AE20AA"/>
    <w:rsid w:val="680F2729"/>
    <w:rsid w:val="6837248C"/>
    <w:rsid w:val="683A01CF"/>
    <w:rsid w:val="684351F4"/>
    <w:rsid w:val="68614624"/>
    <w:rsid w:val="68727968"/>
    <w:rsid w:val="6874548F"/>
    <w:rsid w:val="68CB7079"/>
    <w:rsid w:val="690F6F65"/>
    <w:rsid w:val="69104D48"/>
    <w:rsid w:val="696E3BE1"/>
    <w:rsid w:val="699A0520"/>
    <w:rsid w:val="69BA3375"/>
    <w:rsid w:val="69F85BB3"/>
    <w:rsid w:val="69FF347E"/>
    <w:rsid w:val="6A112C9E"/>
    <w:rsid w:val="6A671E73"/>
    <w:rsid w:val="6A742761"/>
    <w:rsid w:val="6A9318A8"/>
    <w:rsid w:val="6AA64997"/>
    <w:rsid w:val="6AAB6B1A"/>
    <w:rsid w:val="6ACB06EF"/>
    <w:rsid w:val="6AD246EE"/>
    <w:rsid w:val="6AD77F57"/>
    <w:rsid w:val="6B234F4A"/>
    <w:rsid w:val="6B3E3B32"/>
    <w:rsid w:val="6B4725E4"/>
    <w:rsid w:val="6B7B4D86"/>
    <w:rsid w:val="6B7F3EF2"/>
    <w:rsid w:val="6BE40B7D"/>
    <w:rsid w:val="6BE4292B"/>
    <w:rsid w:val="6BED58F3"/>
    <w:rsid w:val="6C270A6A"/>
    <w:rsid w:val="6C327B3B"/>
    <w:rsid w:val="6C505557"/>
    <w:rsid w:val="6C507FC1"/>
    <w:rsid w:val="6C81461E"/>
    <w:rsid w:val="6C904861"/>
    <w:rsid w:val="6C927149"/>
    <w:rsid w:val="6C957B48"/>
    <w:rsid w:val="6CC115F0"/>
    <w:rsid w:val="6CDD59C7"/>
    <w:rsid w:val="6CE301AB"/>
    <w:rsid w:val="6D192AA9"/>
    <w:rsid w:val="6D2A6A64"/>
    <w:rsid w:val="6D2B6338"/>
    <w:rsid w:val="6D323E73"/>
    <w:rsid w:val="6D35317C"/>
    <w:rsid w:val="6D480C98"/>
    <w:rsid w:val="6D723F67"/>
    <w:rsid w:val="6DA117B4"/>
    <w:rsid w:val="6DB06F65"/>
    <w:rsid w:val="6DC84424"/>
    <w:rsid w:val="6DD323E1"/>
    <w:rsid w:val="6E1F6C58"/>
    <w:rsid w:val="6E356439"/>
    <w:rsid w:val="6E571CE8"/>
    <w:rsid w:val="6E8B52E0"/>
    <w:rsid w:val="6EAC5256"/>
    <w:rsid w:val="6F5B2505"/>
    <w:rsid w:val="6F7C731F"/>
    <w:rsid w:val="6FAB550E"/>
    <w:rsid w:val="6FC26312"/>
    <w:rsid w:val="703419A7"/>
    <w:rsid w:val="70480FAF"/>
    <w:rsid w:val="70921361"/>
    <w:rsid w:val="713D1097"/>
    <w:rsid w:val="715045BF"/>
    <w:rsid w:val="716D5171"/>
    <w:rsid w:val="71E371E1"/>
    <w:rsid w:val="71F65166"/>
    <w:rsid w:val="72354F61"/>
    <w:rsid w:val="72A75B68"/>
    <w:rsid w:val="72AA7876"/>
    <w:rsid w:val="72B33057"/>
    <w:rsid w:val="72B33FBD"/>
    <w:rsid w:val="72B55088"/>
    <w:rsid w:val="72FA2A34"/>
    <w:rsid w:val="73153068"/>
    <w:rsid w:val="734A042C"/>
    <w:rsid w:val="735F2A54"/>
    <w:rsid w:val="736E6F7E"/>
    <w:rsid w:val="73944C37"/>
    <w:rsid w:val="73C46325"/>
    <w:rsid w:val="7426061C"/>
    <w:rsid w:val="747B5DF7"/>
    <w:rsid w:val="747F7695"/>
    <w:rsid w:val="74A3158E"/>
    <w:rsid w:val="74D86E0C"/>
    <w:rsid w:val="75336406"/>
    <w:rsid w:val="7544268D"/>
    <w:rsid w:val="754A40C5"/>
    <w:rsid w:val="75B33409"/>
    <w:rsid w:val="762304F4"/>
    <w:rsid w:val="763C5112"/>
    <w:rsid w:val="763F4C57"/>
    <w:rsid w:val="7650719B"/>
    <w:rsid w:val="765C6CEB"/>
    <w:rsid w:val="76805946"/>
    <w:rsid w:val="768440EC"/>
    <w:rsid w:val="768C6099"/>
    <w:rsid w:val="76946CFC"/>
    <w:rsid w:val="769D3E02"/>
    <w:rsid w:val="76AD0C5B"/>
    <w:rsid w:val="76AE24B4"/>
    <w:rsid w:val="76B05C8F"/>
    <w:rsid w:val="76C07AF1"/>
    <w:rsid w:val="76CE0460"/>
    <w:rsid w:val="76D11CFE"/>
    <w:rsid w:val="77170059"/>
    <w:rsid w:val="773A41A2"/>
    <w:rsid w:val="77427BD5"/>
    <w:rsid w:val="77471FC0"/>
    <w:rsid w:val="77620E18"/>
    <w:rsid w:val="777158D4"/>
    <w:rsid w:val="77884AB3"/>
    <w:rsid w:val="77950F7E"/>
    <w:rsid w:val="77BC71ED"/>
    <w:rsid w:val="77E912C9"/>
    <w:rsid w:val="77ED2B68"/>
    <w:rsid w:val="77F1120A"/>
    <w:rsid w:val="781E71C5"/>
    <w:rsid w:val="782A3DBC"/>
    <w:rsid w:val="782B3690"/>
    <w:rsid w:val="787B4341"/>
    <w:rsid w:val="78852DA0"/>
    <w:rsid w:val="78A27DF6"/>
    <w:rsid w:val="78A3680A"/>
    <w:rsid w:val="78CA10FB"/>
    <w:rsid w:val="790F2ADD"/>
    <w:rsid w:val="791F4437"/>
    <w:rsid w:val="792A1B99"/>
    <w:rsid w:val="792A3948"/>
    <w:rsid w:val="79331B71"/>
    <w:rsid w:val="793547C6"/>
    <w:rsid w:val="79926ED1"/>
    <w:rsid w:val="79942F28"/>
    <w:rsid w:val="79984D55"/>
    <w:rsid w:val="79D264B9"/>
    <w:rsid w:val="79D33FDF"/>
    <w:rsid w:val="79FB1F08"/>
    <w:rsid w:val="7A062861"/>
    <w:rsid w:val="7A2111EE"/>
    <w:rsid w:val="7A3A5E0C"/>
    <w:rsid w:val="7A4A42A1"/>
    <w:rsid w:val="7A5A52BF"/>
    <w:rsid w:val="7AA53D7E"/>
    <w:rsid w:val="7AC36C0D"/>
    <w:rsid w:val="7AC51B7A"/>
    <w:rsid w:val="7ADE0E8D"/>
    <w:rsid w:val="7AE77D42"/>
    <w:rsid w:val="7AEF4E49"/>
    <w:rsid w:val="7AFE6E3A"/>
    <w:rsid w:val="7B0D52CF"/>
    <w:rsid w:val="7B0F4D12"/>
    <w:rsid w:val="7B160627"/>
    <w:rsid w:val="7B164183"/>
    <w:rsid w:val="7B3D671C"/>
    <w:rsid w:val="7B803CF3"/>
    <w:rsid w:val="7B9F686F"/>
    <w:rsid w:val="7BC02341"/>
    <w:rsid w:val="7BD4616F"/>
    <w:rsid w:val="7C187035"/>
    <w:rsid w:val="7C532D9B"/>
    <w:rsid w:val="7C57625C"/>
    <w:rsid w:val="7C611D76"/>
    <w:rsid w:val="7C6B6751"/>
    <w:rsid w:val="7C741AA9"/>
    <w:rsid w:val="7C75137E"/>
    <w:rsid w:val="7C990EB5"/>
    <w:rsid w:val="7CBC0D5A"/>
    <w:rsid w:val="7D1A6DC9"/>
    <w:rsid w:val="7D2A03BA"/>
    <w:rsid w:val="7D2D22D9"/>
    <w:rsid w:val="7D455A98"/>
    <w:rsid w:val="7D893333"/>
    <w:rsid w:val="7DA71A0B"/>
    <w:rsid w:val="7DF326EE"/>
    <w:rsid w:val="7DFB569A"/>
    <w:rsid w:val="7E1E694C"/>
    <w:rsid w:val="7E2D0162"/>
    <w:rsid w:val="7E372D8F"/>
    <w:rsid w:val="7E4553E9"/>
    <w:rsid w:val="7E786F03"/>
    <w:rsid w:val="7EA45F4A"/>
    <w:rsid w:val="7EA877E8"/>
    <w:rsid w:val="7EF659C3"/>
    <w:rsid w:val="7F0C421B"/>
    <w:rsid w:val="7F0D1D41"/>
    <w:rsid w:val="7F403EC5"/>
    <w:rsid w:val="7F445158"/>
    <w:rsid w:val="7F5835C1"/>
    <w:rsid w:val="7F7C2C92"/>
    <w:rsid w:val="7FAF4BA7"/>
    <w:rsid w:val="7FC46A83"/>
    <w:rsid w:val="7FCE327F"/>
    <w:rsid w:val="7FE42AA2"/>
    <w:rsid w:val="7FF567B9"/>
    <w:rsid w:val="7FF61B72"/>
    <w:rsid w:val="F4FA702C"/>
    <w:rsid w:val="FF9B76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pageBreakBefore/>
      <w:numPr>
        <w:ilvl w:val="0"/>
        <w:numId w:val="1"/>
      </w:numPr>
      <w:spacing w:before="300" w:after="300" w:line="240" w:lineRule="auto"/>
      <w:ind w:firstLineChars="0"/>
      <w:jc w:val="left"/>
      <w:outlineLvl w:val="0"/>
    </w:pPr>
    <w:rPr>
      <w:rFonts w:eastAsia="黑体"/>
      <w:b/>
      <w:kern w:val="44"/>
      <w:sz w:val="34"/>
    </w:rPr>
  </w:style>
  <w:style w:type="paragraph" w:styleId="3">
    <w:name w:val="heading 2"/>
    <w:basedOn w:val="1"/>
    <w:next w:val="1"/>
    <w:unhideWhenUsed/>
    <w:qFormat/>
    <w:uiPriority w:val="9"/>
    <w:pPr>
      <w:keepNext/>
      <w:keepLines/>
      <w:numPr>
        <w:ilvl w:val="1"/>
        <w:numId w:val="1"/>
      </w:numPr>
      <w:spacing w:before="260" w:after="260" w:line="240" w:lineRule="auto"/>
      <w:ind w:firstLineChars="0"/>
      <w:jc w:val="left"/>
      <w:outlineLvl w:val="1"/>
    </w:pPr>
    <w:rPr>
      <w:rFonts w:ascii="Arial" w:hAnsi="Arial" w:eastAsia="黑体"/>
      <w:b/>
      <w:sz w:val="32"/>
    </w:rPr>
  </w:style>
  <w:style w:type="paragraph" w:styleId="4">
    <w:name w:val="heading 3"/>
    <w:basedOn w:val="3"/>
    <w:next w:val="1"/>
    <w:unhideWhenUsed/>
    <w:qFormat/>
    <w:uiPriority w:val="9"/>
    <w:pPr>
      <w:numPr>
        <w:ilvl w:val="2"/>
      </w:numPr>
      <w:spacing w:before="200" w:after="200"/>
      <w:outlineLvl w:val="2"/>
    </w:pPr>
    <w:rPr>
      <w:sz w:val="30"/>
    </w:rPr>
  </w:style>
  <w:style w:type="paragraph" w:styleId="5">
    <w:name w:val="heading 4"/>
    <w:basedOn w:val="1"/>
    <w:next w:val="1"/>
    <w:link w:val="29"/>
    <w:unhideWhenUsed/>
    <w:qFormat/>
    <w:uiPriority w:val="9"/>
    <w:pPr>
      <w:keepNext/>
      <w:keepLines/>
      <w:numPr>
        <w:ilvl w:val="3"/>
        <w:numId w:val="1"/>
      </w:numPr>
      <w:tabs>
        <w:tab w:val="left" w:pos="0"/>
      </w:tabs>
      <w:ind w:firstLineChars="0"/>
      <w:jc w:val="left"/>
      <w:outlineLvl w:val="3"/>
    </w:pPr>
    <w:rPr>
      <w:rFonts w:eastAsia="黑体"/>
      <w:b/>
      <w:sz w:val="28"/>
    </w:rPr>
  </w:style>
  <w:style w:type="paragraph" w:styleId="6">
    <w:name w:val="heading 5"/>
    <w:basedOn w:val="1"/>
    <w:next w:val="1"/>
    <w:link w:val="31"/>
    <w:unhideWhenUsed/>
    <w:qFormat/>
    <w:uiPriority w:val="9"/>
    <w:pPr>
      <w:keepNext/>
      <w:keepLines/>
      <w:numPr>
        <w:ilvl w:val="4"/>
        <w:numId w:val="1"/>
      </w:numPr>
      <w:tabs>
        <w:tab w:val="left" w:pos="0"/>
      </w:tabs>
      <w:spacing w:before="200" w:after="200"/>
      <w:ind w:firstLineChars="0"/>
      <w:outlineLvl w:val="4"/>
    </w:pPr>
    <w:rPr>
      <w:rFonts w:eastAsia="黑体"/>
      <w:b/>
      <w:sz w:val="26"/>
    </w:rPr>
  </w:style>
  <w:style w:type="paragraph" w:styleId="7">
    <w:name w:val="heading 6"/>
    <w:basedOn w:val="1"/>
    <w:next w:val="1"/>
    <w:link w:val="33"/>
    <w:unhideWhenUsed/>
    <w:qFormat/>
    <w:uiPriority w:val="9"/>
    <w:pPr>
      <w:keepNext/>
      <w:keepLines/>
      <w:numPr>
        <w:ilvl w:val="5"/>
        <w:numId w:val="1"/>
      </w:numPr>
      <w:tabs>
        <w:tab w:val="left" w:pos="0"/>
      </w:tabs>
      <w:spacing w:before="160" w:after="160"/>
      <w:ind w:firstLineChars="0"/>
      <w:outlineLvl w:val="5"/>
    </w:pPr>
    <w:rPr>
      <w:rFonts w:ascii="Arial" w:hAnsi="Arial" w:eastAsia="黑体"/>
      <w:b/>
    </w:rPr>
  </w:style>
  <w:style w:type="paragraph" w:styleId="8">
    <w:name w:val="heading 7"/>
    <w:basedOn w:val="1"/>
    <w:next w:val="1"/>
    <w:unhideWhenUsed/>
    <w:qFormat/>
    <w:uiPriority w:val="9"/>
    <w:pPr>
      <w:keepNext/>
      <w:keepLines/>
      <w:numPr>
        <w:ilvl w:val="6"/>
        <w:numId w:val="1"/>
      </w:numPr>
      <w:tabs>
        <w:tab w:val="left" w:pos="0"/>
      </w:tabs>
      <w:ind w:firstLineChars="0"/>
      <w:outlineLvl w:val="6"/>
    </w:pPr>
    <w:rPr>
      <w:b/>
    </w:rPr>
  </w:style>
  <w:style w:type="paragraph" w:styleId="9">
    <w:name w:val="heading 8"/>
    <w:basedOn w:val="1"/>
    <w:next w:val="1"/>
    <w:semiHidden/>
    <w:unhideWhenUsed/>
    <w:qFormat/>
    <w:uiPriority w:val="0"/>
    <w:pPr>
      <w:keepNext/>
      <w:keepLines/>
      <w:numPr>
        <w:ilvl w:val="7"/>
        <w:numId w:val="2"/>
      </w:numPr>
      <w:spacing w:before="240" w:after="64" w:line="317" w:lineRule="auto"/>
      <w:ind w:firstLineChars="0"/>
      <w:outlineLvl w:val="7"/>
    </w:pPr>
    <w:rPr>
      <w:rFonts w:ascii="Arial" w:hAnsi="Arial" w:eastAsia="黑体"/>
    </w:rPr>
  </w:style>
  <w:style w:type="paragraph" w:styleId="10">
    <w:name w:val="heading 9"/>
    <w:basedOn w:val="1"/>
    <w:next w:val="1"/>
    <w:semiHidden/>
    <w:unhideWhenUsed/>
    <w:qFormat/>
    <w:uiPriority w:val="0"/>
    <w:pPr>
      <w:keepNext/>
      <w:keepLines/>
      <w:numPr>
        <w:ilvl w:val="8"/>
        <w:numId w:val="2"/>
      </w:numPr>
      <w:spacing w:before="240" w:after="64" w:line="317" w:lineRule="auto"/>
      <w:ind w:firstLine="0" w:firstLineChars="0"/>
      <w:outlineLvl w:val="8"/>
    </w:pPr>
    <w:rPr>
      <w:rFonts w:ascii="Arial" w:hAnsi="Arial" w:eastAsia="黑体"/>
      <w:sz w:val="21"/>
    </w:rPr>
  </w:style>
  <w:style w:type="character" w:default="1" w:styleId="20">
    <w:name w:val="Default Paragraph Font"/>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toc 3"/>
    <w:basedOn w:val="1"/>
    <w:next w:val="1"/>
    <w:qFormat/>
    <w:uiPriority w:val="39"/>
    <w:pPr>
      <w:ind w:left="840" w:leftChars="400"/>
    </w:pPr>
  </w:style>
  <w:style w:type="paragraph" w:styleId="13">
    <w:name w:val="footer"/>
    <w:basedOn w:val="1"/>
    <w:qFormat/>
    <w:uiPriority w:val="0"/>
    <w:pPr>
      <w:tabs>
        <w:tab w:val="center" w:pos="4153"/>
        <w:tab w:val="right" w:pos="8306"/>
      </w:tabs>
      <w:snapToGrid w:val="0"/>
      <w:ind w:firstLine="0" w:firstLineChars="0"/>
      <w:jc w:val="center"/>
    </w:pPr>
    <w:rPr>
      <w:sz w:val="18"/>
    </w:rPr>
  </w:style>
  <w:style w:type="paragraph" w:styleId="14">
    <w:name w:val="toc 1"/>
    <w:basedOn w:val="1"/>
    <w:next w:val="1"/>
    <w:qFormat/>
    <w:uiPriority w:val="39"/>
  </w:style>
  <w:style w:type="paragraph" w:styleId="15">
    <w:name w:val="Subtitle"/>
    <w:basedOn w:val="1"/>
    <w:next w:val="1"/>
    <w:qFormat/>
    <w:uiPriority w:val="0"/>
    <w:pPr>
      <w:spacing w:before="300" w:after="300"/>
      <w:ind w:firstLine="0" w:firstLineChars="0"/>
      <w:jc w:val="center"/>
    </w:pPr>
    <w:rPr>
      <w:rFonts w:eastAsia="黑体"/>
      <w:b/>
      <w:kern w:val="28"/>
      <w:sz w:val="30"/>
    </w:rPr>
  </w:style>
  <w:style w:type="paragraph" w:styleId="16">
    <w:name w:val="toc 2"/>
    <w:basedOn w:val="1"/>
    <w:next w:val="1"/>
    <w:qFormat/>
    <w:uiPriority w:val="39"/>
    <w:pPr>
      <w:ind w:left="420" w:leftChars="200"/>
    </w:pPr>
  </w:style>
  <w:style w:type="paragraph" w:styleId="17">
    <w:name w:val="Title"/>
    <w:basedOn w:val="1"/>
    <w:next w:val="1"/>
    <w:qFormat/>
    <w:uiPriority w:val="0"/>
    <w:pPr>
      <w:spacing w:before="300" w:after="300"/>
      <w:ind w:firstLine="0" w:firstLineChars="0"/>
      <w:jc w:val="center"/>
    </w:pPr>
    <w:rPr>
      <w:rFonts w:eastAsia="方正小标宋简体"/>
      <w:b/>
      <w:sz w:val="36"/>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图名"/>
    <w:basedOn w:val="1"/>
    <w:next w:val="1"/>
    <w:link w:val="32"/>
    <w:qFormat/>
    <w:uiPriority w:val="0"/>
    <w:pPr>
      <w:numPr>
        <w:ilvl w:val="7"/>
        <w:numId w:val="1"/>
      </w:numPr>
      <w:tabs>
        <w:tab w:val="left" w:pos="0"/>
      </w:tabs>
      <w:ind w:firstLineChars="0"/>
      <w:jc w:val="center"/>
    </w:pPr>
    <w:rPr>
      <w:rFonts w:hint="eastAsia"/>
      <w:sz w:val="22"/>
    </w:rPr>
  </w:style>
  <w:style w:type="paragraph" w:customStyle="1" w:styleId="22">
    <w:name w:val="表名"/>
    <w:basedOn w:val="1"/>
    <w:next w:val="1"/>
    <w:link w:val="24"/>
    <w:qFormat/>
    <w:uiPriority w:val="0"/>
    <w:pPr>
      <w:keepNext/>
      <w:numPr>
        <w:ilvl w:val="8"/>
        <w:numId w:val="1"/>
      </w:numPr>
      <w:tabs>
        <w:tab w:val="left" w:pos="0"/>
      </w:tabs>
      <w:ind w:left="0" w:firstLineChars="0"/>
      <w:jc w:val="center"/>
    </w:pPr>
    <w:rPr>
      <w:rFonts w:hint="eastAsia"/>
      <w:sz w:val="22"/>
    </w:rPr>
  </w:style>
  <w:style w:type="table" w:customStyle="1" w:styleId="23">
    <w:name w:val="网格型1"/>
    <w:basedOn w:val="18"/>
    <w:qFormat/>
    <w:uiPriority w:val="0"/>
    <w:rPr>
      <w:rFonts w:ascii="Calibri" w:hAnsi="Calibri"/>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
    <w:name w:val="表名 Char"/>
    <w:link w:val="22"/>
    <w:qFormat/>
    <w:uiPriority w:val="0"/>
    <w:rPr>
      <w:rFonts w:ascii="Times New Roman" w:hAnsi="Times New Roman" w:eastAsia="宋体"/>
      <w:kern w:val="2"/>
      <w:sz w:val="22"/>
      <w:szCs w:val="24"/>
    </w:rPr>
  </w:style>
  <w:style w:type="paragraph" w:customStyle="1" w:styleId="25">
    <w:name w:val="图片"/>
    <w:basedOn w:val="1"/>
    <w:next w:val="1"/>
    <w:link w:val="26"/>
    <w:qFormat/>
    <w:uiPriority w:val="0"/>
    <w:pPr>
      <w:ind w:firstLine="0" w:firstLineChars="0"/>
      <w:jc w:val="center"/>
    </w:pPr>
  </w:style>
  <w:style w:type="character" w:customStyle="1" w:styleId="26">
    <w:name w:val="图片 字符"/>
    <w:basedOn w:val="20"/>
    <w:link w:val="25"/>
    <w:qFormat/>
    <w:uiPriority w:val="0"/>
    <w:rPr>
      <w:rFonts w:ascii="Times New Roman" w:hAnsi="Times New Roman" w:eastAsia="宋体"/>
      <w:kern w:val="2"/>
      <w:sz w:val="24"/>
      <w:szCs w:val="24"/>
    </w:rPr>
  </w:style>
  <w:style w:type="table" w:customStyle="1" w:styleId="27">
    <w:name w:val="网格型4"/>
    <w:basedOn w:val="18"/>
    <w:qFormat/>
    <w:uiPriority w:val="0"/>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
    <w:name w:val="网格型2"/>
    <w:basedOn w:val="18"/>
    <w:qFormat/>
    <w:uiPriority w:val="99"/>
    <w:rPr>
      <w:rFonts w:eastAsia="Times New Roman"/>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29">
    <w:name w:val="标题 4 字符"/>
    <w:basedOn w:val="20"/>
    <w:link w:val="5"/>
    <w:qFormat/>
    <w:uiPriority w:val="9"/>
    <w:rPr>
      <w:rFonts w:ascii="Times New Roman" w:hAnsi="Times New Roman" w:eastAsia="黑体"/>
      <w:b/>
      <w:kern w:val="2"/>
      <w:sz w:val="28"/>
      <w:szCs w:val="24"/>
    </w:rPr>
  </w:style>
  <w:style w:type="paragraph" w:customStyle="1" w:styleId="30">
    <w:name w:val="表正文"/>
    <w:next w:val="1"/>
    <w:qFormat/>
    <w:uiPriority w:val="0"/>
    <w:pPr>
      <w:jc w:val="center"/>
    </w:pPr>
    <w:rPr>
      <w:rFonts w:ascii="Times New Roman" w:hAnsi="Times New Roman" w:eastAsia="宋体" w:cstheme="minorBidi"/>
      <w:kern w:val="2"/>
      <w:sz w:val="24"/>
      <w:szCs w:val="24"/>
      <w:lang w:val="en-US" w:eastAsia="zh-CN" w:bidi="ar-SA"/>
    </w:rPr>
  </w:style>
  <w:style w:type="character" w:customStyle="1" w:styleId="31">
    <w:name w:val="标题 5 字符"/>
    <w:link w:val="6"/>
    <w:qFormat/>
    <w:uiPriority w:val="9"/>
    <w:rPr>
      <w:rFonts w:eastAsia="黑体"/>
      <w:b/>
      <w:sz w:val="26"/>
    </w:rPr>
  </w:style>
  <w:style w:type="character" w:customStyle="1" w:styleId="32">
    <w:name w:val="图名 Char"/>
    <w:link w:val="21"/>
    <w:qFormat/>
    <w:uiPriority w:val="0"/>
    <w:rPr>
      <w:rFonts w:hint="eastAsia"/>
      <w:sz w:val="22"/>
    </w:rPr>
  </w:style>
  <w:style w:type="character" w:customStyle="1" w:styleId="33">
    <w:name w:val="标题 6 字符"/>
    <w:link w:val="7"/>
    <w:qFormat/>
    <w:uiPriority w:val="9"/>
    <w:rPr>
      <w:rFonts w:ascii="Arial" w:hAnsi="Arial" w:eastAsia="黑体"/>
      <w:b/>
    </w:rPr>
  </w:style>
  <w:style w:type="table" w:customStyle="1" w:styleId="34">
    <w:name w:val="网格型5"/>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5">
    <w:name w:val="修订1"/>
    <w:hidden/>
    <w:unhideWhenUsed/>
    <w:qFormat/>
    <w:uiPriority w:val="99"/>
    <w:rPr>
      <w:rFonts w:ascii="Times New Roman" w:hAnsi="Times New Roman" w:eastAsia="宋体" w:cstheme="minorBidi"/>
      <w:kern w:val="2"/>
      <w:sz w:val="24"/>
      <w:szCs w:val="24"/>
      <w:lang w:val="en-US" w:eastAsia="zh-CN" w:bidi="ar-SA"/>
    </w:rPr>
  </w:style>
  <w:style w:type="paragraph" w:customStyle="1" w:styleId="36">
    <w:name w:val="Revision"/>
    <w:hidden/>
    <w:unhideWhenUsed/>
    <w:qFormat/>
    <w:uiPriority w:val="99"/>
    <w:rPr>
      <w:rFonts w:ascii="Times New Roman" w:hAnsi="Times New Roman" w:eastAsia="宋体"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72.png"/><Relationship Id="rId98" Type="http://schemas.openxmlformats.org/officeDocument/2006/relationships/image" Target="media/image71.png"/><Relationship Id="rId97" Type="http://schemas.openxmlformats.org/officeDocument/2006/relationships/image" Target="media/image70.png"/><Relationship Id="rId96" Type="http://schemas.openxmlformats.org/officeDocument/2006/relationships/image" Target="media/image69.png"/><Relationship Id="rId95" Type="http://schemas.openxmlformats.org/officeDocument/2006/relationships/image" Target="media/image68.png"/><Relationship Id="rId94" Type="http://schemas.openxmlformats.org/officeDocument/2006/relationships/image" Target="media/image67.png"/><Relationship Id="rId93" Type="http://schemas.openxmlformats.org/officeDocument/2006/relationships/image" Target="media/image66.png"/><Relationship Id="rId92" Type="http://schemas.openxmlformats.org/officeDocument/2006/relationships/image" Target="media/image65.png"/><Relationship Id="rId91" Type="http://schemas.openxmlformats.org/officeDocument/2006/relationships/image" Target="media/image64.png"/><Relationship Id="rId90" Type="http://schemas.openxmlformats.org/officeDocument/2006/relationships/image" Target="media/image63.png"/><Relationship Id="rId9" Type="http://schemas.openxmlformats.org/officeDocument/2006/relationships/footer" Target="footer2.xml"/><Relationship Id="rId89" Type="http://schemas.openxmlformats.org/officeDocument/2006/relationships/image" Target="media/image62.png"/><Relationship Id="rId88" Type="http://schemas.openxmlformats.org/officeDocument/2006/relationships/image" Target="media/image61.png"/><Relationship Id="rId87" Type="http://schemas.openxmlformats.org/officeDocument/2006/relationships/image" Target="media/image60.png"/><Relationship Id="rId86" Type="http://schemas.openxmlformats.org/officeDocument/2006/relationships/image" Target="media/image59.png"/><Relationship Id="rId85" Type="http://schemas.openxmlformats.org/officeDocument/2006/relationships/image" Target="media/image58.png"/><Relationship Id="rId84" Type="http://schemas.openxmlformats.org/officeDocument/2006/relationships/image" Target="media/image57.png"/><Relationship Id="rId83" Type="http://schemas.openxmlformats.org/officeDocument/2006/relationships/image" Target="media/image56.png"/><Relationship Id="rId82" Type="http://schemas.openxmlformats.org/officeDocument/2006/relationships/image" Target="media/image55.png"/><Relationship Id="rId81" Type="http://schemas.openxmlformats.org/officeDocument/2006/relationships/image" Target="media/image54.png"/><Relationship Id="rId80" Type="http://schemas.openxmlformats.org/officeDocument/2006/relationships/image" Target="media/image53.png"/><Relationship Id="rId8" Type="http://schemas.openxmlformats.org/officeDocument/2006/relationships/footer" Target="footer1.xml"/><Relationship Id="rId79" Type="http://schemas.openxmlformats.org/officeDocument/2006/relationships/image" Target="media/image52.png"/><Relationship Id="rId78" Type="http://schemas.openxmlformats.org/officeDocument/2006/relationships/image" Target="media/image51.png"/><Relationship Id="rId77" Type="http://schemas.openxmlformats.org/officeDocument/2006/relationships/image" Target="media/image50.png"/><Relationship Id="rId76" Type="http://schemas.openxmlformats.org/officeDocument/2006/relationships/image" Target="media/image49.png"/><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png"/><Relationship Id="rId72" Type="http://schemas.openxmlformats.org/officeDocument/2006/relationships/image" Target="media/image45.png"/><Relationship Id="rId71" Type="http://schemas.openxmlformats.org/officeDocument/2006/relationships/image" Target="media/image44.png"/><Relationship Id="rId70" Type="http://schemas.openxmlformats.org/officeDocument/2006/relationships/image" Target="media/image43.png"/><Relationship Id="rId7" Type="http://schemas.openxmlformats.org/officeDocument/2006/relationships/header" Target="header3.xml"/><Relationship Id="rId69" Type="http://schemas.openxmlformats.org/officeDocument/2006/relationships/image" Target="media/image42.png"/><Relationship Id="rId68" Type="http://schemas.openxmlformats.org/officeDocument/2006/relationships/image" Target="media/image41.png"/><Relationship Id="rId67" Type="http://schemas.openxmlformats.org/officeDocument/2006/relationships/image" Target="media/image40.emf"/><Relationship Id="rId66" Type="http://schemas.openxmlformats.org/officeDocument/2006/relationships/oleObject" Target="embeddings/oleObject13.bin"/><Relationship Id="rId65" Type="http://schemas.openxmlformats.org/officeDocument/2006/relationships/image" Target="media/image39.emf"/><Relationship Id="rId64" Type="http://schemas.openxmlformats.org/officeDocument/2006/relationships/oleObject" Target="embeddings/oleObject12.bin"/><Relationship Id="rId63" Type="http://schemas.openxmlformats.org/officeDocument/2006/relationships/image" Target="media/image38.png"/><Relationship Id="rId62" Type="http://schemas.openxmlformats.org/officeDocument/2006/relationships/image" Target="media/image37.emf"/><Relationship Id="rId61" Type="http://schemas.openxmlformats.org/officeDocument/2006/relationships/oleObject" Target="embeddings/oleObject11.bin"/><Relationship Id="rId60" Type="http://schemas.openxmlformats.org/officeDocument/2006/relationships/image" Target="media/image36.emf"/><Relationship Id="rId6" Type="http://schemas.openxmlformats.org/officeDocument/2006/relationships/header" Target="header2.xml"/><Relationship Id="rId59" Type="http://schemas.openxmlformats.org/officeDocument/2006/relationships/oleObject" Target="embeddings/oleObject10.bin"/><Relationship Id="rId58" Type="http://schemas.openxmlformats.org/officeDocument/2006/relationships/image" Target="media/image35.emf"/><Relationship Id="rId57" Type="http://schemas.openxmlformats.org/officeDocument/2006/relationships/oleObject" Target="embeddings/oleObject9.bin"/><Relationship Id="rId56" Type="http://schemas.openxmlformats.org/officeDocument/2006/relationships/image" Target="media/image34.emf"/><Relationship Id="rId55" Type="http://schemas.openxmlformats.org/officeDocument/2006/relationships/oleObject" Target="embeddings/oleObject8.bin"/><Relationship Id="rId54" Type="http://schemas.openxmlformats.org/officeDocument/2006/relationships/image" Target="media/image33.emf"/><Relationship Id="rId53" Type="http://schemas.openxmlformats.org/officeDocument/2006/relationships/oleObject" Target="embeddings/oleObject7.bin"/><Relationship Id="rId52" Type="http://schemas.openxmlformats.org/officeDocument/2006/relationships/image" Target="media/image32.emf"/><Relationship Id="rId51" Type="http://schemas.openxmlformats.org/officeDocument/2006/relationships/oleObject" Target="embeddings/oleObject6.bin"/><Relationship Id="rId50" Type="http://schemas.openxmlformats.org/officeDocument/2006/relationships/image" Target="media/image31.png"/><Relationship Id="rId5" Type="http://schemas.openxmlformats.org/officeDocument/2006/relationships/header" Target="header1.xml"/><Relationship Id="rId493" Type="http://schemas.microsoft.com/office/2011/relationships/people" Target="people.xml"/><Relationship Id="rId492" Type="http://schemas.openxmlformats.org/officeDocument/2006/relationships/fontTable" Target="fontTable.xml"/><Relationship Id="rId491" Type="http://schemas.openxmlformats.org/officeDocument/2006/relationships/customXml" Target="../customXml/item2.xml"/><Relationship Id="rId490" Type="http://schemas.openxmlformats.org/officeDocument/2006/relationships/numbering" Target="numbering.xml"/><Relationship Id="rId49" Type="http://schemas.openxmlformats.org/officeDocument/2006/relationships/image" Target="media/image30.png"/><Relationship Id="rId489" Type="http://schemas.openxmlformats.org/officeDocument/2006/relationships/customXml" Target="../customXml/item1.xml"/><Relationship Id="rId488" Type="http://schemas.openxmlformats.org/officeDocument/2006/relationships/image" Target="media/image386.png"/><Relationship Id="rId487" Type="http://schemas.openxmlformats.org/officeDocument/2006/relationships/image" Target="media/image385.png"/><Relationship Id="rId486" Type="http://schemas.openxmlformats.org/officeDocument/2006/relationships/image" Target="media/image384.png"/><Relationship Id="rId485" Type="http://schemas.openxmlformats.org/officeDocument/2006/relationships/image" Target="media/image383.png"/><Relationship Id="rId484" Type="http://schemas.openxmlformats.org/officeDocument/2006/relationships/image" Target="media/image382.png"/><Relationship Id="rId483" Type="http://schemas.openxmlformats.org/officeDocument/2006/relationships/image" Target="media/image381.png"/><Relationship Id="rId482" Type="http://schemas.openxmlformats.org/officeDocument/2006/relationships/image" Target="media/image380.png"/><Relationship Id="rId481" Type="http://schemas.openxmlformats.org/officeDocument/2006/relationships/image" Target="media/image379.emf"/><Relationship Id="rId480" Type="http://schemas.openxmlformats.org/officeDocument/2006/relationships/image" Target="media/image378.jpeg"/><Relationship Id="rId48" Type="http://schemas.openxmlformats.org/officeDocument/2006/relationships/image" Target="media/image29.png"/><Relationship Id="rId479" Type="http://schemas.openxmlformats.org/officeDocument/2006/relationships/image" Target="media/image377.png"/><Relationship Id="rId478" Type="http://schemas.openxmlformats.org/officeDocument/2006/relationships/image" Target="media/image376.png"/><Relationship Id="rId477" Type="http://schemas.openxmlformats.org/officeDocument/2006/relationships/image" Target="media/image375.png"/><Relationship Id="rId476" Type="http://schemas.openxmlformats.org/officeDocument/2006/relationships/image" Target="media/image374.png"/><Relationship Id="rId475" Type="http://schemas.openxmlformats.org/officeDocument/2006/relationships/image" Target="media/image373.png"/><Relationship Id="rId474" Type="http://schemas.openxmlformats.org/officeDocument/2006/relationships/image" Target="media/image372.png"/><Relationship Id="rId473" Type="http://schemas.openxmlformats.org/officeDocument/2006/relationships/image" Target="media/image371.png"/><Relationship Id="rId472" Type="http://schemas.openxmlformats.org/officeDocument/2006/relationships/image" Target="media/image370.png"/><Relationship Id="rId471" Type="http://schemas.openxmlformats.org/officeDocument/2006/relationships/image" Target="media/image369.png"/><Relationship Id="rId470" Type="http://schemas.openxmlformats.org/officeDocument/2006/relationships/image" Target="media/image368.png"/><Relationship Id="rId47" Type="http://schemas.openxmlformats.org/officeDocument/2006/relationships/image" Target="media/image28.emf"/><Relationship Id="rId469" Type="http://schemas.openxmlformats.org/officeDocument/2006/relationships/image" Target="media/image367.png"/><Relationship Id="rId468" Type="http://schemas.openxmlformats.org/officeDocument/2006/relationships/image" Target="media/image366.png"/><Relationship Id="rId467" Type="http://schemas.openxmlformats.org/officeDocument/2006/relationships/image" Target="media/image365.png"/><Relationship Id="rId466" Type="http://schemas.openxmlformats.org/officeDocument/2006/relationships/image" Target="media/image364.png"/><Relationship Id="rId465" Type="http://schemas.openxmlformats.org/officeDocument/2006/relationships/image" Target="media/image363.png"/><Relationship Id="rId464" Type="http://schemas.openxmlformats.org/officeDocument/2006/relationships/image" Target="media/image362.png"/><Relationship Id="rId463" Type="http://schemas.openxmlformats.org/officeDocument/2006/relationships/image" Target="media/image361.png"/><Relationship Id="rId462" Type="http://schemas.openxmlformats.org/officeDocument/2006/relationships/image" Target="media/image360.png"/><Relationship Id="rId461" Type="http://schemas.openxmlformats.org/officeDocument/2006/relationships/image" Target="media/image359.png"/><Relationship Id="rId460" Type="http://schemas.openxmlformats.org/officeDocument/2006/relationships/image" Target="media/image358.png"/><Relationship Id="rId46" Type="http://schemas.openxmlformats.org/officeDocument/2006/relationships/oleObject" Target="embeddings/oleObject5.bin"/><Relationship Id="rId459" Type="http://schemas.openxmlformats.org/officeDocument/2006/relationships/image" Target="media/image357.png"/><Relationship Id="rId458" Type="http://schemas.openxmlformats.org/officeDocument/2006/relationships/image" Target="media/image356.png"/><Relationship Id="rId457" Type="http://schemas.openxmlformats.org/officeDocument/2006/relationships/image" Target="media/image355.png"/><Relationship Id="rId456" Type="http://schemas.openxmlformats.org/officeDocument/2006/relationships/image" Target="media/image354.png"/><Relationship Id="rId455" Type="http://schemas.openxmlformats.org/officeDocument/2006/relationships/image" Target="media/image353.png"/><Relationship Id="rId454" Type="http://schemas.openxmlformats.org/officeDocument/2006/relationships/image" Target="media/image352.png"/><Relationship Id="rId453" Type="http://schemas.openxmlformats.org/officeDocument/2006/relationships/image" Target="media/image351.png"/><Relationship Id="rId452" Type="http://schemas.openxmlformats.org/officeDocument/2006/relationships/image" Target="media/image350.png"/><Relationship Id="rId451" Type="http://schemas.openxmlformats.org/officeDocument/2006/relationships/image" Target="media/image349.png"/><Relationship Id="rId450" Type="http://schemas.openxmlformats.org/officeDocument/2006/relationships/image" Target="media/image348.png"/><Relationship Id="rId45" Type="http://schemas.openxmlformats.org/officeDocument/2006/relationships/image" Target="media/image27.emf"/><Relationship Id="rId449" Type="http://schemas.openxmlformats.org/officeDocument/2006/relationships/image" Target="media/image347.png"/><Relationship Id="rId448" Type="http://schemas.openxmlformats.org/officeDocument/2006/relationships/image" Target="media/image346.png"/><Relationship Id="rId447" Type="http://schemas.openxmlformats.org/officeDocument/2006/relationships/image" Target="media/image345.png"/><Relationship Id="rId446" Type="http://schemas.openxmlformats.org/officeDocument/2006/relationships/image" Target="media/image344.png"/><Relationship Id="rId445" Type="http://schemas.openxmlformats.org/officeDocument/2006/relationships/image" Target="media/image343.png"/><Relationship Id="rId444" Type="http://schemas.openxmlformats.org/officeDocument/2006/relationships/image" Target="media/image342.png"/><Relationship Id="rId443" Type="http://schemas.openxmlformats.org/officeDocument/2006/relationships/image" Target="media/image341.png"/><Relationship Id="rId442" Type="http://schemas.openxmlformats.org/officeDocument/2006/relationships/image" Target="media/image340.png"/><Relationship Id="rId441" Type="http://schemas.openxmlformats.org/officeDocument/2006/relationships/image" Target="media/image339.png"/><Relationship Id="rId440" Type="http://schemas.openxmlformats.org/officeDocument/2006/relationships/image" Target="media/image338.png"/><Relationship Id="rId44" Type="http://schemas.openxmlformats.org/officeDocument/2006/relationships/oleObject" Target="embeddings/oleObject4.bin"/><Relationship Id="rId439" Type="http://schemas.openxmlformats.org/officeDocument/2006/relationships/image" Target="media/image337.png"/><Relationship Id="rId438" Type="http://schemas.openxmlformats.org/officeDocument/2006/relationships/image" Target="media/image336.png"/><Relationship Id="rId437" Type="http://schemas.openxmlformats.org/officeDocument/2006/relationships/image" Target="media/image335.png"/><Relationship Id="rId436" Type="http://schemas.openxmlformats.org/officeDocument/2006/relationships/image" Target="media/image334.png"/><Relationship Id="rId435" Type="http://schemas.openxmlformats.org/officeDocument/2006/relationships/image" Target="media/image333.png"/><Relationship Id="rId434" Type="http://schemas.openxmlformats.org/officeDocument/2006/relationships/image" Target="media/image332.png"/><Relationship Id="rId433" Type="http://schemas.openxmlformats.org/officeDocument/2006/relationships/image" Target="media/image331.png"/><Relationship Id="rId432" Type="http://schemas.openxmlformats.org/officeDocument/2006/relationships/image" Target="media/image330.png"/><Relationship Id="rId431" Type="http://schemas.openxmlformats.org/officeDocument/2006/relationships/image" Target="media/image329.png"/><Relationship Id="rId430" Type="http://schemas.openxmlformats.org/officeDocument/2006/relationships/image" Target="media/image328.png"/><Relationship Id="rId43" Type="http://schemas.openxmlformats.org/officeDocument/2006/relationships/image" Target="media/image26.emf"/><Relationship Id="rId429" Type="http://schemas.microsoft.com/office/2007/relationships/diagramDrawing" Target="diagrams/drawing15.xml"/><Relationship Id="rId428" Type="http://schemas.openxmlformats.org/officeDocument/2006/relationships/diagramColors" Target="diagrams/colors15.xml"/><Relationship Id="rId427" Type="http://schemas.openxmlformats.org/officeDocument/2006/relationships/diagramQuickStyle" Target="diagrams/quickStyle15.xml"/><Relationship Id="rId426" Type="http://schemas.openxmlformats.org/officeDocument/2006/relationships/diagramLayout" Target="diagrams/layout15.xml"/><Relationship Id="rId425" Type="http://schemas.openxmlformats.org/officeDocument/2006/relationships/diagramData" Target="diagrams/data15.xml"/><Relationship Id="rId424" Type="http://schemas.openxmlformats.org/officeDocument/2006/relationships/image" Target="media/image327.png"/><Relationship Id="rId423" Type="http://schemas.openxmlformats.org/officeDocument/2006/relationships/image" Target="media/image326.png"/><Relationship Id="rId422" Type="http://schemas.microsoft.com/office/2007/relationships/diagramDrawing" Target="diagrams/drawing14.xml"/><Relationship Id="rId421" Type="http://schemas.openxmlformats.org/officeDocument/2006/relationships/diagramColors" Target="diagrams/colors14.xml"/><Relationship Id="rId420" Type="http://schemas.openxmlformats.org/officeDocument/2006/relationships/diagramQuickStyle" Target="diagrams/quickStyle14.xml"/><Relationship Id="rId42" Type="http://schemas.openxmlformats.org/officeDocument/2006/relationships/oleObject" Target="embeddings/oleObject3.bin"/><Relationship Id="rId419" Type="http://schemas.openxmlformats.org/officeDocument/2006/relationships/diagramLayout" Target="diagrams/layout14.xml"/><Relationship Id="rId418" Type="http://schemas.openxmlformats.org/officeDocument/2006/relationships/diagramData" Target="diagrams/data14.xml"/><Relationship Id="rId417" Type="http://schemas.openxmlformats.org/officeDocument/2006/relationships/image" Target="media/image325.png"/><Relationship Id="rId416" Type="http://schemas.openxmlformats.org/officeDocument/2006/relationships/image" Target="media/image324.png"/><Relationship Id="rId415" Type="http://schemas.microsoft.com/office/2007/relationships/diagramDrawing" Target="diagrams/drawing13.xml"/><Relationship Id="rId414" Type="http://schemas.openxmlformats.org/officeDocument/2006/relationships/diagramColors" Target="diagrams/colors13.xml"/><Relationship Id="rId413" Type="http://schemas.openxmlformats.org/officeDocument/2006/relationships/diagramQuickStyle" Target="diagrams/quickStyle13.xml"/><Relationship Id="rId412" Type="http://schemas.openxmlformats.org/officeDocument/2006/relationships/diagramLayout" Target="diagrams/layout13.xml"/><Relationship Id="rId411" Type="http://schemas.openxmlformats.org/officeDocument/2006/relationships/diagramData" Target="diagrams/data13.xml"/><Relationship Id="rId410" Type="http://schemas.openxmlformats.org/officeDocument/2006/relationships/image" Target="media/image323.png"/><Relationship Id="rId41" Type="http://schemas.openxmlformats.org/officeDocument/2006/relationships/image" Target="media/image25.emf"/><Relationship Id="rId409" Type="http://schemas.openxmlformats.org/officeDocument/2006/relationships/image" Target="media/image322.png"/><Relationship Id="rId408" Type="http://schemas.openxmlformats.org/officeDocument/2006/relationships/image" Target="media/image321.png"/><Relationship Id="rId407" Type="http://schemas.microsoft.com/office/2007/relationships/diagramDrawing" Target="diagrams/drawing12.xml"/><Relationship Id="rId406" Type="http://schemas.openxmlformats.org/officeDocument/2006/relationships/diagramColors" Target="diagrams/colors12.xml"/><Relationship Id="rId405" Type="http://schemas.openxmlformats.org/officeDocument/2006/relationships/diagramQuickStyle" Target="diagrams/quickStyle12.xml"/><Relationship Id="rId404" Type="http://schemas.openxmlformats.org/officeDocument/2006/relationships/diagramLayout" Target="diagrams/layout12.xml"/><Relationship Id="rId403" Type="http://schemas.openxmlformats.org/officeDocument/2006/relationships/diagramData" Target="diagrams/data12.xml"/><Relationship Id="rId402" Type="http://schemas.openxmlformats.org/officeDocument/2006/relationships/image" Target="media/image320.png"/><Relationship Id="rId401" Type="http://schemas.openxmlformats.org/officeDocument/2006/relationships/image" Target="media/image319.png"/><Relationship Id="rId400" Type="http://schemas.openxmlformats.org/officeDocument/2006/relationships/image" Target="media/image318.png"/><Relationship Id="rId40" Type="http://schemas.openxmlformats.org/officeDocument/2006/relationships/oleObject" Target="embeddings/oleObject2.bin"/><Relationship Id="rId4" Type="http://schemas.openxmlformats.org/officeDocument/2006/relationships/endnotes" Target="endnotes.xml"/><Relationship Id="rId399" Type="http://schemas.openxmlformats.org/officeDocument/2006/relationships/image" Target="media/image317.png"/><Relationship Id="rId398" Type="http://schemas.openxmlformats.org/officeDocument/2006/relationships/image" Target="media/image316.png"/><Relationship Id="rId397" Type="http://schemas.openxmlformats.org/officeDocument/2006/relationships/image" Target="media/image315.png"/><Relationship Id="rId396" Type="http://schemas.openxmlformats.org/officeDocument/2006/relationships/image" Target="media/image314.png"/><Relationship Id="rId395" Type="http://schemas.openxmlformats.org/officeDocument/2006/relationships/image" Target="media/image313.png"/><Relationship Id="rId394" Type="http://schemas.openxmlformats.org/officeDocument/2006/relationships/image" Target="media/image312.png"/><Relationship Id="rId393" Type="http://schemas.openxmlformats.org/officeDocument/2006/relationships/image" Target="media/image311.png"/><Relationship Id="rId392" Type="http://schemas.openxmlformats.org/officeDocument/2006/relationships/image" Target="media/image310.png"/><Relationship Id="rId391" Type="http://schemas.openxmlformats.org/officeDocument/2006/relationships/image" Target="media/image309.png"/><Relationship Id="rId390" Type="http://schemas.openxmlformats.org/officeDocument/2006/relationships/image" Target="media/image308.png"/><Relationship Id="rId39" Type="http://schemas.openxmlformats.org/officeDocument/2006/relationships/image" Target="media/image24.jpeg"/><Relationship Id="rId389" Type="http://schemas.openxmlformats.org/officeDocument/2006/relationships/image" Target="media/image307.png"/><Relationship Id="rId388" Type="http://schemas.openxmlformats.org/officeDocument/2006/relationships/image" Target="media/image306.png"/><Relationship Id="rId387" Type="http://schemas.openxmlformats.org/officeDocument/2006/relationships/image" Target="media/image305.png"/><Relationship Id="rId386" Type="http://schemas.openxmlformats.org/officeDocument/2006/relationships/image" Target="media/image304.png"/><Relationship Id="rId385" Type="http://schemas.openxmlformats.org/officeDocument/2006/relationships/image" Target="media/image303.png"/><Relationship Id="rId384" Type="http://schemas.openxmlformats.org/officeDocument/2006/relationships/image" Target="media/image302.png"/><Relationship Id="rId383" Type="http://schemas.openxmlformats.org/officeDocument/2006/relationships/image" Target="media/image301.png"/><Relationship Id="rId382" Type="http://schemas.openxmlformats.org/officeDocument/2006/relationships/image" Target="media/image300.png"/><Relationship Id="rId381" Type="http://schemas.openxmlformats.org/officeDocument/2006/relationships/image" Target="media/image299.png"/><Relationship Id="rId380" Type="http://schemas.openxmlformats.org/officeDocument/2006/relationships/image" Target="media/image298.png"/><Relationship Id="rId38" Type="http://schemas.openxmlformats.org/officeDocument/2006/relationships/image" Target="media/image23.png"/><Relationship Id="rId379" Type="http://schemas.openxmlformats.org/officeDocument/2006/relationships/image" Target="media/image297.png"/><Relationship Id="rId378" Type="http://schemas.openxmlformats.org/officeDocument/2006/relationships/image" Target="media/image296.png"/><Relationship Id="rId377" Type="http://schemas.openxmlformats.org/officeDocument/2006/relationships/image" Target="media/image295.png"/><Relationship Id="rId376" Type="http://schemas.openxmlformats.org/officeDocument/2006/relationships/image" Target="media/image294.png"/><Relationship Id="rId375" Type="http://schemas.openxmlformats.org/officeDocument/2006/relationships/image" Target="media/image293.png"/><Relationship Id="rId374" Type="http://schemas.microsoft.com/office/2007/relationships/diagramDrawing" Target="diagrams/drawing11.xml"/><Relationship Id="rId373" Type="http://schemas.openxmlformats.org/officeDocument/2006/relationships/diagramColors" Target="diagrams/colors11.xml"/><Relationship Id="rId372" Type="http://schemas.openxmlformats.org/officeDocument/2006/relationships/diagramQuickStyle" Target="diagrams/quickStyle11.xml"/><Relationship Id="rId371" Type="http://schemas.openxmlformats.org/officeDocument/2006/relationships/diagramLayout" Target="diagrams/layout11.xml"/><Relationship Id="rId370" Type="http://schemas.openxmlformats.org/officeDocument/2006/relationships/diagramData" Target="diagrams/data11.xml"/><Relationship Id="rId37" Type="http://schemas.openxmlformats.org/officeDocument/2006/relationships/image" Target="media/image22.emf"/><Relationship Id="rId369" Type="http://schemas.openxmlformats.org/officeDocument/2006/relationships/image" Target="media/image292.png"/><Relationship Id="rId368" Type="http://schemas.microsoft.com/office/2007/relationships/diagramDrawing" Target="diagrams/drawing10.xml"/><Relationship Id="rId367" Type="http://schemas.openxmlformats.org/officeDocument/2006/relationships/diagramColors" Target="diagrams/colors10.xml"/><Relationship Id="rId366" Type="http://schemas.openxmlformats.org/officeDocument/2006/relationships/diagramQuickStyle" Target="diagrams/quickStyle10.xml"/><Relationship Id="rId365" Type="http://schemas.openxmlformats.org/officeDocument/2006/relationships/diagramLayout" Target="diagrams/layout10.xml"/><Relationship Id="rId364" Type="http://schemas.openxmlformats.org/officeDocument/2006/relationships/diagramData" Target="diagrams/data10.xml"/><Relationship Id="rId363" Type="http://schemas.openxmlformats.org/officeDocument/2006/relationships/image" Target="media/image291.png"/><Relationship Id="rId362" Type="http://schemas.microsoft.com/office/2007/relationships/diagramDrawing" Target="diagrams/drawing9.xml"/><Relationship Id="rId361" Type="http://schemas.openxmlformats.org/officeDocument/2006/relationships/diagramColors" Target="diagrams/colors9.xml"/><Relationship Id="rId360" Type="http://schemas.openxmlformats.org/officeDocument/2006/relationships/diagramQuickStyle" Target="diagrams/quickStyle9.xml"/><Relationship Id="rId36" Type="http://schemas.openxmlformats.org/officeDocument/2006/relationships/oleObject" Target="embeddings/oleObject1.bin"/><Relationship Id="rId359" Type="http://schemas.openxmlformats.org/officeDocument/2006/relationships/diagramLayout" Target="diagrams/layout9.xml"/><Relationship Id="rId358" Type="http://schemas.openxmlformats.org/officeDocument/2006/relationships/diagramData" Target="diagrams/data9.xml"/><Relationship Id="rId357" Type="http://schemas.microsoft.com/office/2007/relationships/diagramDrawing" Target="diagrams/drawing8.xml"/><Relationship Id="rId356" Type="http://schemas.openxmlformats.org/officeDocument/2006/relationships/diagramColors" Target="diagrams/colors8.xml"/><Relationship Id="rId355" Type="http://schemas.openxmlformats.org/officeDocument/2006/relationships/diagramQuickStyle" Target="diagrams/quickStyle8.xml"/><Relationship Id="rId354" Type="http://schemas.openxmlformats.org/officeDocument/2006/relationships/diagramLayout" Target="diagrams/layout8.xml"/><Relationship Id="rId353" Type="http://schemas.openxmlformats.org/officeDocument/2006/relationships/diagramData" Target="diagrams/data8.xml"/><Relationship Id="rId352" Type="http://schemas.openxmlformats.org/officeDocument/2006/relationships/image" Target="media/image290.png"/><Relationship Id="rId351" Type="http://schemas.microsoft.com/office/2007/relationships/diagramDrawing" Target="diagrams/drawing7.xml"/><Relationship Id="rId350" Type="http://schemas.openxmlformats.org/officeDocument/2006/relationships/diagramColors" Target="diagrams/colors7.xml"/><Relationship Id="rId35" Type="http://schemas.openxmlformats.org/officeDocument/2006/relationships/image" Target="media/image21.png"/><Relationship Id="rId349" Type="http://schemas.openxmlformats.org/officeDocument/2006/relationships/diagramQuickStyle" Target="diagrams/quickStyle7.xml"/><Relationship Id="rId348" Type="http://schemas.openxmlformats.org/officeDocument/2006/relationships/diagramLayout" Target="diagrams/layout7.xml"/><Relationship Id="rId347" Type="http://schemas.openxmlformats.org/officeDocument/2006/relationships/diagramData" Target="diagrams/data7.xml"/><Relationship Id="rId346" Type="http://schemas.openxmlformats.org/officeDocument/2006/relationships/image" Target="media/image289.png"/><Relationship Id="rId345" Type="http://schemas.microsoft.com/office/2007/relationships/diagramDrawing" Target="diagrams/drawing6.xml"/><Relationship Id="rId344" Type="http://schemas.openxmlformats.org/officeDocument/2006/relationships/diagramColors" Target="diagrams/colors6.xml"/><Relationship Id="rId343" Type="http://schemas.openxmlformats.org/officeDocument/2006/relationships/diagramQuickStyle" Target="diagrams/quickStyle6.xml"/><Relationship Id="rId342" Type="http://schemas.openxmlformats.org/officeDocument/2006/relationships/diagramLayout" Target="diagrams/layout6.xml"/><Relationship Id="rId341" Type="http://schemas.openxmlformats.org/officeDocument/2006/relationships/diagramData" Target="diagrams/data6.xml"/><Relationship Id="rId340" Type="http://schemas.openxmlformats.org/officeDocument/2006/relationships/image" Target="media/image288.png"/><Relationship Id="rId34" Type="http://schemas.openxmlformats.org/officeDocument/2006/relationships/image" Target="media/image20.png"/><Relationship Id="rId339" Type="http://schemas.microsoft.com/office/2007/relationships/diagramDrawing" Target="diagrams/drawing5.xml"/><Relationship Id="rId338" Type="http://schemas.openxmlformats.org/officeDocument/2006/relationships/diagramColors" Target="diagrams/colors5.xml"/><Relationship Id="rId337" Type="http://schemas.openxmlformats.org/officeDocument/2006/relationships/diagramQuickStyle" Target="diagrams/quickStyle5.xml"/><Relationship Id="rId336" Type="http://schemas.openxmlformats.org/officeDocument/2006/relationships/diagramLayout" Target="diagrams/layout5.xml"/><Relationship Id="rId335" Type="http://schemas.openxmlformats.org/officeDocument/2006/relationships/diagramData" Target="diagrams/data5.xml"/><Relationship Id="rId334" Type="http://schemas.openxmlformats.org/officeDocument/2006/relationships/image" Target="media/image287.png"/><Relationship Id="rId333" Type="http://schemas.openxmlformats.org/officeDocument/2006/relationships/image" Target="media/image286.png"/><Relationship Id="rId332" Type="http://schemas.microsoft.com/office/2007/relationships/diagramDrawing" Target="diagrams/drawing4.xml"/><Relationship Id="rId331" Type="http://schemas.openxmlformats.org/officeDocument/2006/relationships/diagramColors" Target="diagrams/colors4.xml"/><Relationship Id="rId330" Type="http://schemas.openxmlformats.org/officeDocument/2006/relationships/diagramQuickStyle" Target="diagrams/quickStyle4.xml"/><Relationship Id="rId33" Type="http://schemas.openxmlformats.org/officeDocument/2006/relationships/image" Target="media/image19.png"/><Relationship Id="rId329" Type="http://schemas.openxmlformats.org/officeDocument/2006/relationships/diagramLayout" Target="diagrams/layout4.xml"/><Relationship Id="rId328" Type="http://schemas.openxmlformats.org/officeDocument/2006/relationships/diagramData" Target="diagrams/data4.xml"/><Relationship Id="rId327" Type="http://schemas.openxmlformats.org/officeDocument/2006/relationships/image" Target="media/image285.png"/><Relationship Id="rId326" Type="http://schemas.microsoft.com/office/2007/relationships/diagramDrawing" Target="diagrams/drawing3.xml"/><Relationship Id="rId325" Type="http://schemas.openxmlformats.org/officeDocument/2006/relationships/diagramColors" Target="diagrams/colors3.xml"/><Relationship Id="rId324" Type="http://schemas.openxmlformats.org/officeDocument/2006/relationships/diagramQuickStyle" Target="diagrams/quickStyle3.xml"/><Relationship Id="rId323" Type="http://schemas.openxmlformats.org/officeDocument/2006/relationships/diagramLayout" Target="diagrams/layout3.xml"/><Relationship Id="rId322" Type="http://schemas.openxmlformats.org/officeDocument/2006/relationships/diagramData" Target="diagrams/data3.xml"/><Relationship Id="rId321" Type="http://schemas.openxmlformats.org/officeDocument/2006/relationships/image" Target="media/image284.png"/><Relationship Id="rId320" Type="http://schemas.microsoft.com/office/2007/relationships/diagramDrawing" Target="diagrams/drawing2.xml"/><Relationship Id="rId32" Type="http://schemas.openxmlformats.org/officeDocument/2006/relationships/image" Target="media/image18.emf"/><Relationship Id="rId319" Type="http://schemas.openxmlformats.org/officeDocument/2006/relationships/diagramColors" Target="diagrams/colors2.xml"/><Relationship Id="rId318" Type="http://schemas.openxmlformats.org/officeDocument/2006/relationships/diagramQuickStyle" Target="diagrams/quickStyle2.xml"/><Relationship Id="rId317" Type="http://schemas.openxmlformats.org/officeDocument/2006/relationships/diagramLayout" Target="diagrams/layout2.xml"/><Relationship Id="rId316" Type="http://schemas.openxmlformats.org/officeDocument/2006/relationships/diagramData" Target="diagrams/data2.xml"/><Relationship Id="rId315" Type="http://schemas.openxmlformats.org/officeDocument/2006/relationships/image" Target="media/image283.png"/><Relationship Id="rId314" Type="http://schemas.microsoft.com/office/2007/relationships/diagramDrawing" Target="diagrams/drawing1.xml"/><Relationship Id="rId313" Type="http://schemas.openxmlformats.org/officeDocument/2006/relationships/diagramColors" Target="diagrams/colors1.xml"/><Relationship Id="rId312" Type="http://schemas.openxmlformats.org/officeDocument/2006/relationships/diagramQuickStyle" Target="diagrams/quickStyle1.xml"/><Relationship Id="rId311" Type="http://schemas.openxmlformats.org/officeDocument/2006/relationships/diagramLayout" Target="diagrams/layout1.xml"/><Relationship Id="rId310" Type="http://schemas.openxmlformats.org/officeDocument/2006/relationships/diagramData" Target="diagrams/data1.xml"/><Relationship Id="rId31" Type="http://schemas.openxmlformats.org/officeDocument/2006/relationships/image" Target="media/image17.png"/><Relationship Id="rId309" Type="http://schemas.openxmlformats.org/officeDocument/2006/relationships/image" Target="media/image282.png"/><Relationship Id="rId308" Type="http://schemas.openxmlformats.org/officeDocument/2006/relationships/image" Target="media/image281.png"/><Relationship Id="rId307" Type="http://schemas.openxmlformats.org/officeDocument/2006/relationships/image" Target="media/image280.png"/><Relationship Id="rId306" Type="http://schemas.openxmlformats.org/officeDocument/2006/relationships/image" Target="media/image279.png"/><Relationship Id="rId305" Type="http://schemas.openxmlformats.org/officeDocument/2006/relationships/image" Target="media/image278.png"/><Relationship Id="rId304" Type="http://schemas.openxmlformats.org/officeDocument/2006/relationships/image" Target="media/image277.png"/><Relationship Id="rId303" Type="http://schemas.openxmlformats.org/officeDocument/2006/relationships/image" Target="media/image276.png"/><Relationship Id="rId302" Type="http://schemas.openxmlformats.org/officeDocument/2006/relationships/image" Target="media/image275.png"/><Relationship Id="rId301" Type="http://schemas.openxmlformats.org/officeDocument/2006/relationships/image" Target="media/image274.png"/><Relationship Id="rId300" Type="http://schemas.openxmlformats.org/officeDocument/2006/relationships/image" Target="media/image273.png"/><Relationship Id="rId30" Type="http://schemas.openxmlformats.org/officeDocument/2006/relationships/image" Target="media/image16.png"/><Relationship Id="rId3" Type="http://schemas.openxmlformats.org/officeDocument/2006/relationships/footnotes" Target="footnotes.xml"/><Relationship Id="rId299" Type="http://schemas.openxmlformats.org/officeDocument/2006/relationships/image" Target="media/image272.png"/><Relationship Id="rId298" Type="http://schemas.openxmlformats.org/officeDocument/2006/relationships/image" Target="media/image271.png"/><Relationship Id="rId297" Type="http://schemas.openxmlformats.org/officeDocument/2006/relationships/image" Target="media/image270.png"/><Relationship Id="rId296" Type="http://schemas.openxmlformats.org/officeDocument/2006/relationships/image" Target="media/image269.png"/><Relationship Id="rId295" Type="http://schemas.openxmlformats.org/officeDocument/2006/relationships/image" Target="media/image268.png"/><Relationship Id="rId294" Type="http://schemas.openxmlformats.org/officeDocument/2006/relationships/image" Target="media/image267.png"/><Relationship Id="rId293" Type="http://schemas.openxmlformats.org/officeDocument/2006/relationships/image" Target="media/image266.png"/><Relationship Id="rId292" Type="http://schemas.openxmlformats.org/officeDocument/2006/relationships/image" Target="media/image265.png"/><Relationship Id="rId291" Type="http://schemas.openxmlformats.org/officeDocument/2006/relationships/image" Target="media/image264.png"/><Relationship Id="rId290" Type="http://schemas.openxmlformats.org/officeDocument/2006/relationships/image" Target="media/image263.png"/><Relationship Id="rId29" Type="http://schemas.openxmlformats.org/officeDocument/2006/relationships/image" Target="media/image15.png"/><Relationship Id="rId289" Type="http://schemas.openxmlformats.org/officeDocument/2006/relationships/image" Target="media/image262.png"/><Relationship Id="rId288" Type="http://schemas.openxmlformats.org/officeDocument/2006/relationships/image" Target="media/image261.png"/><Relationship Id="rId287" Type="http://schemas.openxmlformats.org/officeDocument/2006/relationships/image" Target="media/image260.png"/><Relationship Id="rId286" Type="http://schemas.openxmlformats.org/officeDocument/2006/relationships/image" Target="media/image259.png"/><Relationship Id="rId285" Type="http://schemas.openxmlformats.org/officeDocument/2006/relationships/image" Target="media/image258.png"/><Relationship Id="rId284" Type="http://schemas.openxmlformats.org/officeDocument/2006/relationships/image" Target="media/image257.png"/><Relationship Id="rId283" Type="http://schemas.openxmlformats.org/officeDocument/2006/relationships/image" Target="media/image256.png"/><Relationship Id="rId282" Type="http://schemas.openxmlformats.org/officeDocument/2006/relationships/image" Target="media/image255.png"/><Relationship Id="rId281" Type="http://schemas.openxmlformats.org/officeDocument/2006/relationships/image" Target="media/image254.png"/><Relationship Id="rId280" Type="http://schemas.openxmlformats.org/officeDocument/2006/relationships/image" Target="media/image253.png"/><Relationship Id="rId28" Type="http://schemas.openxmlformats.org/officeDocument/2006/relationships/image" Target="media/image14.png"/><Relationship Id="rId279" Type="http://schemas.openxmlformats.org/officeDocument/2006/relationships/image" Target="media/image252.png"/><Relationship Id="rId278" Type="http://schemas.openxmlformats.org/officeDocument/2006/relationships/image" Target="media/image251.png"/><Relationship Id="rId277" Type="http://schemas.openxmlformats.org/officeDocument/2006/relationships/image" Target="media/image250.png"/><Relationship Id="rId276" Type="http://schemas.openxmlformats.org/officeDocument/2006/relationships/image" Target="media/image249.png"/><Relationship Id="rId275" Type="http://schemas.openxmlformats.org/officeDocument/2006/relationships/image" Target="media/image248.png"/><Relationship Id="rId274" Type="http://schemas.openxmlformats.org/officeDocument/2006/relationships/image" Target="media/image247.png"/><Relationship Id="rId273" Type="http://schemas.openxmlformats.org/officeDocument/2006/relationships/image" Target="media/image246.png"/><Relationship Id="rId272" Type="http://schemas.openxmlformats.org/officeDocument/2006/relationships/image" Target="media/image245.png"/><Relationship Id="rId271" Type="http://schemas.openxmlformats.org/officeDocument/2006/relationships/image" Target="media/image244.png"/><Relationship Id="rId270" Type="http://schemas.openxmlformats.org/officeDocument/2006/relationships/image" Target="media/image243.png"/><Relationship Id="rId27" Type="http://schemas.openxmlformats.org/officeDocument/2006/relationships/image" Target="media/image13.png"/><Relationship Id="rId269" Type="http://schemas.openxmlformats.org/officeDocument/2006/relationships/image" Target="media/image242.png"/><Relationship Id="rId268" Type="http://schemas.openxmlformats.org/officeDocument/2006/relationships/image" Target="media/image241.png"/><Relationship Id="rId267" Type="http://schemas.openxmlformats.org/officeDocument/2006/relationships/image" Target="media/image240.png"/><Relationship Id="rId266" Type="http://schemas.openxmlformats.org/officeDocument/2006/relationships/image" Target="media/image239.png"/><Relationship Id="rId265" Type="http://schemas.openxmlformats.org/officeDocument/2006/relationships/image" Target="media/image238.png"/><Relationship Id="rId264" Type="http://schemas.openxmlformats.org/officeDocument/2006/relationships/image" Target="media/image237.png"/><Relationship Id="rId263" Type="http://schemas.openxmlformats.org/officeDocument/2006/relationships/image" Target="media/image236.png"/><Relationship Id="rId262" Type="http://schemas.openxmlformats.org/officeDocument/2006/relationships/image" Target="media/image235.png"/><Relationship Id="rId261" Type="http://schemas.openxmlformats.org/officeDocument/2006/relationships/image" Target="media/image234.png"/><Relationship Id="rId260" Type="http://schemas.openxmlformats.org/officeDocument/2006/relationships/image" Target="media/image233.png"/><Relationship Id="rId26" Type="http://schemas.openxmlformats.org/officeDocument/2006/relationships/image" Target="media/image12.png"/><Relationship Id="rId259" Type="http://schemas.openxmlformats.org/officeDocument/2006/relationships/image" Target="media/image232.png"/><Relationship Id="rId258" Type="http://schemas.openxmlformats.org/officeDocument/2006/relationships/image" Target="media/image231.png"/><Relationship Id="rId257" Type="http://schemas.openxmlformats.org/officeDocument/2006/relationships/image" Target="media/image230.png"/><Relationship Id="rId256" Type="http://schemas.openxmlformats.org/officeDocument/2006/relationships/image" Target="media/image229.png"/><Relationship Id="rId255" Type="http://schemas.openxmlformats.org/officeDocument/2006/relationships/image" Target="media/image228.png"/><Relationship Id="rId254" Type="http://schemas.openxmlformats.org/officeDocument/2006/relationships/image" Target="media/image227.png"/><Relationship Id="rId253" Type="http://schemas.openxmlformats.org/officeDocument/2006/relationships/image" Target="media/image226.png"/><Relationship Id="rId252" Type="http://schemas.openxmlformats.org/officeDocument/2006/relationships/image" Target="media/image225.png"/><Relationship Id="rId251" Type="http://schemas.openxmlformats.org/officeDocument/2006/relationships/image" Target="media/image224.png"/><Relationship Id="rId250" Type="http://schemas.openxmlformats.org/officeDocument/2006/relationships/image" Target="media/image223.png"/><Relationship Id="rId25" Type="http://schemas.openxmlformats.org/officeDocument/2006/relationships/image" Target="media/image11.emf"/><Relationship Id="rId249" Type="http://schemas.openxmlformats.org/officeDocument/2006/relationships/image" Target="media/image222.png"/><Relationship Id="rId248" Type="http://schemas.openxmlformats.org/officeDocument/2006/relationships/image" Target="media/image221.png"/><Relationship Id="rId247" Type="http://schemas.openxmlformats.org/officeDocument/2006/relationships/image" Target="media/image220.png"/><Relationship Id="rId246" Type="http://schemas.openxmlformats.org/officeDocument/2006/relationships/image" Target="media/image219.png"/><Relationship Id="rId245" Type="http://schemas.openxmlformats.org/officeDocument/2006/relationships/image" Target="media/image218.png"/><Relationship Id="rId244" Type="http://schemas.openxmlformats.org/officeDocument/2006/relationships/image" Target="media/image217.png"/><Relationship Id="rId243" Type="http://schemas.openxmlformats.org/officeDocument/2006/relationships/image" Target="media/image216.png"/><Relationship Id="rId242" Type="http://schemas.openxmlformats.org/officeDocument/2006/relationships/image" Target="media/image215.png"/><Relationship Id="rId241" Type="http://schemas.openxmlformats.org/officeDocument/2006/relationships/image" Target="media/image214.png"/><Relationship Id="rId240" Type="http://schemas.openxmlformats.org/officeDocument/2006/relationships/image" Target="media/image213.png"/><Relationship Id="rId24" Type="http://schemas.openxmlformats.org/officeDocument/2006/relationships/image" Target="media/image10.png"/><Relationship Id="rId239" Type="http://schemas.openxmlformats.org/officeDocument/2006/relationships/image" Target="media/image212.png"/><Relationship Id="rId238" Type="http://schemas.openxmlformats.org/officeDocument/2006/relationships/image" Target="media/image211.png"/><Relationship Id="rId237" Type="http://schemas.openxmlformats.org/officeDocument/2006/relationships/image" Target="media/image210.png"/><Relationship Id="rId236" Type="http://schemas.openxmlformats.org/officeDocument/2006/relationships/image" Target="media/image209.png"/><Relationship Id="rId235" Type="http://schemas.openxmlformats.org/officeDocument/2006/relationships/image" Target="media/image208.png"/><Relationship Id="rId234" Type="http://schemas.openxmlformats.org/officeDocument/2006/relationships/image" Target="media/image207.png"/><Relationship Id="rId233" Type="http://schemas.openxmlformats.org/officeDocument/2006/relationships/image" Target="media/image206.png"/><Relationship Id="rId232" Type="http://schemas.openxmlformats.org/officeDocument/2006/relationships/image" Target="media/image205.png"/><Relationship Id="rId231" Type="http://schemas.openxmlformats.org/officeDocument/2006/relationships/image" Target="media/image204.png"/><Relationship Id="rId230" Type="http://schemas.openxmlformats.org/officeDocument/2006/relationships/image" Target="media/image203.png"/><Relationship Id="rId23" Type="http://schemas.openxmlformats.org/officeDocument/2006/relationships/image" Target="media/image9.jpeg"/><Relationship Id="rId229" Type="http://schemas.openxmlformats.org/officeDocument/2006/relationships/image" Target="media/image202.png"/><Relationship Id="rId228" Type="http://schemas.openxmlformats.org/officeDocument/2006/relationships/image" Target="media/image201.png"/><Relationship Id="rId227" Type="http://schemas.openxmlformats.org/officeDocument/2006/relationships/image" Target="media/image200.png"/><Relationship Id="rId226" Type="http://schemas.openxmlformats.org/officeDocument/2006/relationships/image" Target="media/image199.png"/><Relationship Id="rId225" Type="http://schemas.openxmlformats.org/officeDocument/2006/relationships/image" Target="media/image198.png"/><Relationship Id="rId224" Type="http://schemas.openxmlformats.org/officeDocument/2006/relationships/image" Target="media/image197.png"/><Relationship Id="rId223" Type="http://schemas.openxmlformats.org/officeDocument/2006/relationships/image" Target="media/image196.png"/><Relationship Id="rId222" Type="http://schemas.openxmlformats.org/officeDocument/2006/relationships/image" Target="media/image195.png"/><Relationship Id="rId221" Type="http://schemas.openxmlformats.org/officeDocument/2006/relationships/image" Target="media/image194.png"/><Relationship Id="rId220" Type="http://schemas.openxmlformats.org/officeDocument/2006/relationships/image" Target="media/image193.png"/><Relationship Id="rId22" Type="http://schemas.openxmlformats.org/officeDocument/2006/relationships/image" Target="media/image8.jpeg"/><Relationship Id="rId219" Type="http://schemas.openxmlformats.org/officeDocument/2006/relationships/image" Target="media/image192.png"/><Relationship Id="rId218" Type="http://schemas.openxmlformats.org/officeDocument/2006/relationships/image" Target="media/image191.png"/><Relationship Id="rId217" Type="http://schemas.openxmlformats.org/officeDocument/2006/relationships/image" Target="media/image190.png"/><Relationship Id="rId216" Type="http://schemas.openxmlformats.org/officeDocument/2006/relationships/image" Target="media/image189.png"/><Relationship Id="rId215" Type="http://schemas.openxmlformats.org/officeDocument/2006/relationships/image" Target="media/image188.png"/><Relationship Id="rId214" Type="http://schemas.openxmlformats.org/officeDocument/2006/relationships/image" Target="media/image187.png"/><Relationship Id="rId213" Type="http://schemas.openxmlformats.org/officeDocument/2006/relationships/image" Target="media/image186.png"/><Relationship Id="rId212" Type="http://schemas.openxmlformats.org/officeDocument/2006/relationships/image" Target="media/image185.png"/><Relationship Id="rId211" Type="http://schemas.openxmlformats.org/officeDocument/2006/relationships/image" Target="media/image184.png"/><Relationship Id="rId210" Type="http://schemas.openxmlformats.org/officeDocument/2006/relationships/image" Target="media/image183.png"/><Relationship Id="rId21" Type="http://schemas.openxmlformats.org/officeDocument/2006/relationships/image" Target="media/image7.png"/><Relationship Id="rId209" Type="http://schemas.openxmlformats.org/officeDocument/2006/relationships/image" Target="media/image182.png"/><Relationship Id="rId208" Type="http://schemas.openxmlformats.org/officeDocument/2006/relationships/image" Target="media/image181.png"/><Relationship Id="rId207" Type="http://schemas.openxmlformats.org/officeDocument/2006/relationships/image" Target="media/image180.png"/><Relationship Id="rId206" Type="http://schemas.openxmlformats.org/officeDocument/2006/relationships/image" Target="media/image179.png"/><Relationship Id="rId205" Type="http://schemas.openxmlformats.org/officeDocument/2006/relationships/image" Target="media/image178.png"/><Relationship Id="rId204" Type="http://schemas.openxmlformats.org/officeDocument/2006/relationships/image" Target="media/image177.png"/><Relationship Id="rId203" Type="http://schemas.openxmlformats.org/officeDocument/2006/relationships/image" Target="media/image176.png"/><Relationship Id="rId202" Type="http://schemas.openxmlformats.org/officeDocument/2006/relationships/image" Target="media/image175.png"/><Relationship Id="rId201" Type="http://schemas.openxmlformats.org/officeDocument/2006/relationships/image" Target="media/image174.png"/><Relationship Id="rId200" Type="http://schemas.openxmlformats.org/officeDocument/2006/relationships/image" Target="media/image173.png"/><Relationship Id="rId20" Type="http://schemas.openxmlformats.org/officeDocument/2006/relationships/image" Target="media/image6.png"/><Relationship Id="rId2" Type="http://schemas.openxmlformats.org/officeDocument/2006/relationships/settings" Target="settings.xml"/><Relationship Id="rId199" Type="http://schemas.openxmlformats.org/officeDocument/2006/relationships/image" Target="media/image172.png"/><Relationship Id="rId198" Type="http://schemas.openxmlformats.org/officeDocument/2006/relationships/image" Target="media/image171.png"/><Relationship Id="rId197" Type="http://schemas.openxmlformats.org/officeDocument/2006/relationships/image" Target="media/image170.png"/><Relationship Id="rId196" Type="http://schemas.openxmlformats.org/officeDocument/2006/relationships/image" Target="media/image169.png"/><Relationship Id="rId195" Type="http://schemas.openxmlformats.org/officeDocument/2006/relationships/image" Target="media/image168.png"/><Relationship Id="rId194" Type="http://schemas.openxmlformats.org/officeDocument/2006/relationships/image" Target="media/image167.png"/><Relationship Id="rId193" Type="http://schemas.openxmlformats.org/officeDocument/2006/relationships/image" Target="media/image166.png"/><Relationship Id="rId192" Type="http://schemas.openxmlformats.org/officeDocument/2006/relationships/image" Target="media/image165.png"/><Relationship Id="rId191" Type="http://schemas.openxmlformats.org/officeDocument/2006/relationships/image" Target="media/image164.png"/><Relationship Id="rId190" Type="http://schemas.openxmlformats.org/officeDocument/2006/relationships/image" Target="media/image163.png"/><Relationship Id="rId19" Type="http://schemas.openxmlformats.org/officeDocument/2006/relationships/image" Target="media/image5.png"/><Relationship Id="rId189" Type="http://schemas.openxmlformats.org/officeDocument/2006/relationships/image" Target="media/image162.png"/><Relationship Id="rId188" Type="http://schemas.openxmlformats.org/officeDocument/2006/relationships/image" Target="media/image161.png"/><Relationship Id="rId187" Type="http://schemas.openxmlformats.org/officeDocument/2006/relationships/image" Target="media/image160.png"/><Relationship Id="rId186" Type="http://schemas.openxmlformats.org/officeDocument/2006/relationships/image" Target="media/image159.png"/><Relationship Id="rId185" Type="http://schemas.openxmlformats.org/officeDocument/2006/relationships/image" Target="media/image158.png"/><Relationship Id="rId184" Type="http://schemas.openxmlformats.org/officeDocument/2006/relationships/image" Target="media/image157.png"/><Relationship Id="rId183" Type="http://schemas.openxmlformats.org/officeDocument/2006/relationships/image" Target="media/image156.png"/><Relationship Id="rId182" Type="http://schemas.openxmlformats.org/officeDocument/2006/relationships/image" Target="media/image155.png"/><Relationship Id="rId181" Type="http://schemas.openxmlformats.org/officeDocument/2006/relationships/image" Target="media/image154.png"/><Relationship Id="rId180" Type="http://schemas.openxmlformats.org/officeDocument/2006/relationships/image" Target="media/image153.png"/><Relationship Id="rId18" Type="http://schemas.openxmlformats.org/officeDocument/2006/relationships/image" Target="media/image4.png"/><Relationship Id="rId179" Type="http://schemas.openxmlformats.org/officeDocument/2006/relationships/image" Target="media/image152.png"/><Relationship Id="rId178" Type="http://schemas.openxmlformats.org/officeDocument/2006/relationships/image" Target="media/image151.png"/><Relationship Id="rId177" Type="http://schemas.openxmlformats.org/officeDocument/2006/relationships/image" Target="media/image150.png"/><Relationship Id="rId176" Type="http://schemas.openxmlformats.org/officeDocument/2006/relationships/image" Target="media/image149.png"/><Relationship Id="rId175" Type="http://schemas.openxmlformats.org/officeDocument/2006/relationships/image" Target="media/image148.png"/><Relationship Id="rId174" Type="http://schemas.openxmlformats.org/officeDocument/2006/relationships/image" Target="media/image147.png"/><Relationship Id="rId173" Type="http://schemas.openxmlformats.org/officeDocument/2006/relationships/image" Target="media/image146.png"/><Relationship Id="rId172" Type="http://schemas.openxmlformats.org/officeDocument/2006/relationships/image" Target="media/image145.png"/><Relationship Id="rId171" Type="http://schemas.openxmlformats.org/officeDocument/2006/relationships/image" Target="media/image144.png"/><Relationship Id="rId170" Type="http://schemas.openxmlformats.org/officeDocument/2006/relationships/image" Target="media/image143.png"/><Relationship Id="rId17" Type="http://schemas.openxmlformats.org/officeDocument/2006/relationships/image" Target="media/image3.png"/><Relationship Id="rId169" Type="http://schemas.openxmlformats.org/officeDocument/2006/relationships/image" Target="media/image142.png"/><Relationship Id="rId168" Type="http://schemas.openxmlformats.org/officeDocument/2006/relationships/image" Target="media/image141.png"/><Relationship Id="rId167" Type="http://schemas.openxmlformats.org/officeDocument/2006/relationships/image" Target="media/image140.png"/><Relationship Id="rId166" Type="http://schemas.openxmlformats.org/officeDocument/2006/relationships/image" Target="media/image139.png"/><Relationship Id="rId165" Type="http://schemas.openxmlformats.org/officeDocument/2006/relationships/image" Target="media/image138.png"/><Relationship Id="rId164" Type="http://schemas.openxmlformats.org/officeDocument/2006/relationships/image" Target="media/image137.png"/><Relationship Id="rId163" Type="http://schemas.openxmlformats.org/officeDocument/2006/relationships/image" Target="media/image136.png"/><Relationship Id="rId162" Type="http://schemas.openxmlformats.org/officeDocument/2006/relationships/image" Target="media/image135.png"/><Relationship Id="rId161" Type="http://schemas.openxmlformats.org/officeDocument/2006/relationships/image" Target="media/image134.png"/><Relationship Id="rId160" Type="http://schemas.openxmlformats.org/officeDocument/2006/relationships/image" Target="media/image133.png"/><Relationship Id="rId16" Type="http://schemas.openxmlformats.org/officeDocument/2006/relationships/image" Target="media/image2.png"/><Relationship Id="rId159" Type="http://schemas.openxmlformats.org/officeDocument/2006/relationships/image" Target="media/image132.png"/><Relationship Id="rId158" Type="http://schemas.openxmlformats.org/officeDocument/2006/relationships/image" Target="media/image131.png"/><Relationship Id="rId157" Type="http://schemas.openxmlformats.org/officeDocument/2006/relationships/image" Target="media/image130.png"/><Relationship Id="rId156" Type="http://schemas.openxmlformats.org/officeDocument/2006/relationships/image" Target="media/image129.png"/><Relationship Id="rId155" Type="http://schemas.openxmlformats.org/officeDocument/2006/relationships/image" Target="media/image128.png"/><Relationship Id="rId154" Type="http://schemas.openxmlformats.org/officeDocument/2006/relationships/image" Target="media/image127.png"/><Relationship Id="rId153" Type="http://schemas.openxmlformats.org/officeDocument/2006/relationships/image" Target="media/image126.png"/><Relationship Id="rId152" Type="http://schemas.openxmlformats.org/officeDocument/2006/relationships/image" Target="media/image125.png"/><Relationship Id="rId151" Type="http://schemas.openxmlformats.org/officeDocument/2006/relationships/image" Target="media/image124.png"/><Relationship Id="rId150" Type="http://schemas.openxmlformats.org/officeDocument/2006/relationships/image" Target="media/image123.png"/><Relationship Id="rId15" Type="http://schemas.openxmlformats.org/officeDocument/2006/relationships/image" Target="media/image1.png"/><Relationship Id="rId149" Type="http://schemas.openxmlformats.org/officeDocument/2006/relationships/image" Target="media/image122.png"/><Relationship Id="rId148" Type="http://schemas.openxmlformats.org/officeDocument/2006/relationships/image" Target="media/image121.png"/><Relationship Id="rId147" Type="http://schemas.openxmlformats.org/officeDocument/2006/relationships/image" Target="media/image120.png"/><Relationship Id="rId146" Type="http://schemas.openxmlformats.org/officeDocument/2006/relationships/image" Target="media/image119.png"/><Relationship Id="rId145" Type="http://schemas.openxmlformats.org/officeDocument/2006/relationships/image" Target="media/image118.png"/><Relationship Id="rId144" Type="http://schemas.openxmlformats.org/officeDocument/2006/relationships/image" Target="media/image117.png"/><Relationship Id="rId143" Type="http://schemas.openxmlformats.org/officeDocument/2006/relationships/image" Target="media/image116.png"/><Relationship Id="rId142" Type="http://schemas.openxmlformats.org/officeDocument/2006/relationships/image" Target="media/image115.png"/><Relationship Id="rId141" Type="http://schemas.openxmlformats.org/officeDocument/2006/relationships/image" Target="media/image114.png"/><Relationship Id="rId140" Type="http://schemas.openxmlformats.org/officeDocument/2006/relationships/image" Target="media/image113.png"/><Relationship Id="rId14" Type="http://schemas.openxmlformats.org/officeDocument/2006/relationships/theme" Target="theme/theme1.xml"/><Relationship Id="rId139" Type="http://schemas.openxmlformats.org/officeDocument/2006/relationships/image" Target="media/image112.png"/><Relationship Id="rId138" Type="http://schemas.openxmlformats.org/officeDocument/2006/relationships/image" Target="media/image111.png"/><Relationship Id="rId137" Type="http://schemas.openxmlformats.org/officeDocument/2006/relationships/image" Target="media/image110.png"/><Relationship Id="rId136" Type="http://schemas.openxmlformats.org/officeDocument/2006/relationships/image" Target="media/image109.png"/><Relationship Id="rId135" Type="http://schemas.openxmlformats.org/officeDocument/2006/relationships/image" Target="media/image108.png"/><Relationship Id="rId134" Type="http://schemas.openxmlformats.org/officeDocument/2006/relationships/image" Target="media/image107.png"/><Relationship Id="rId133" Type="http://schemas.openxmlformats.org/officeDocument/2006/relationships/image" Target="media/image106.png"/><Relationship Id="rId132" Type="http://schemas.openxmlformats.org/officeDocument/2006/relationships/image" Target="media/image105.png"/><Relationship Id="rId131" Type="http://schemas.openxmlformats.org/officeDocument/2006/relationships/image" Target="media/image104.png"/><Relationship Id="rId130" Type="http://schemas.openxmlformats.org/officeDocument/2006/relationships/image" Target="media/image103.png"/><Relationship Id="rId13" Type="http://schemas.openxmlformats.org/officeDocument/2006/relationships/footer" Target="footer6.xml"/><Relationship Id="rId129" Type="http://schemas.openxmlformats.org/officeDocument/2006/relationships/image" Target="media/image102.png"/><Relationship Id="rId128" Type="http://schemas.openxmlformats.org/officeDocument/2006/relationships/image" Target="media/image101.png"/><Relationship Id="rId127" Type="http://schemas.openxmlformats.org/officeDocument/2006/relationships/image" Target="media/image100.png"/><Relationship Id="rId126" Type="http://schemas.openxmlformats.org/officeDocument/2006/relationships/image" Target="media/image99.png"/><Relationship Id="rId125" Type="http://schemas.openxmlformats.org/officeDocument/2006/relationships/image" Target="media/image98.png"/><Relationship Id="rId124" Type="http://schemas.openxmlformats.org/officeDocument/2006/relationships/image" Target="media/image97.png"/><Relationship Id="rId123" Type="http://schemas.openxmlformats.org/officeDocument/2006/relationships/image" Target="media/image96.png"/><Relationship Id="rId122" Type="http://schemas.openxmlformats.org/officeDocument/2006/relationships/image" Target="media/image95.png"/><Relationship Id="rId121" Type="http://schemas.openxmlformats.org/officeDocument/2006/relationships/image" Target="media/image94.png"/><Relationship Id="rId120" Type="http://schemas.openxmlformats.org/officeDocument/2006/relationships/image" Target="media/image93.png"/><Relationship Id="rId12" Type="http://schemas.openxmlformats.org/officeDocument/2006/relationships/footer" Target="footer5.xml"/><Relationship Id="rId119" Type="http://schemas.openxmlformats.org/officeDocument/2006/relationships/image" Target="media/image92.png"/><Relationship Id="rId118" Type="http://schemas.openxmlformats.org/officeDocument/2006/relationships/image" Target="media/image91.png"/><Relationship Id="rId117" Type="http://schemas.openxmlformats.org/officeDocument/2006/relationships/image" Target="media/image90.png"/><Relationship Id="rId116" Type="http://schemas.openxmlformats.org/officeDocument/2006/relationships/image" Target="media/image89.png"/><Relationship Id="rId115" Type="http://schemas.openxmlformats.org/officeDocument/2006/relationships/image" Target="media/image88.png"/><Relationship Id="rId114" Type="http://schemas.openxmlformats.org/officeDocument/2006/relationships/image" Target="media/image87.png"/><Relationship Id="rId113" Type="http://schemas.openxmlformats.org/officeDocument/2006/relationships/image" Target="media/image86.png"/><Relationship Id="rId112" Type="http://schemas.openxmlformats.org/officeDocument/2006/relationships/image" Target="media/image85.png"/><Relationship Id="rId111" Type="http://schemas.openxmlformats.org/officeDocument/2006/relationships/image" Target="media/image84.png"/><Relationship Id="rId110" Type="http://schemas.openxmlformats.org/officeDocument/2006/relationships/image" Target="media/image83.png"/><Relationship Id="rId11" Type="http://schemas.openxmlformats.org/officeDocument/2006/relationships/footer" Target="footer4.xml"/><Relationship Id="rId109" Type="http://schemas.openxmlformats.org/officeDocument/2006/relationships/image" Target="media/image82.png"/><Relationship Id="rId108" Type="http://schemas.openxmlformats.org/officeDocument/2006/relationships/image" Target="media/image81.png"/><Relationship Id="rId107" Type="http://schemas.openxmlformats.org/officeDocument/2006/relationships/image" Target="media/image80.png"/><Relationship Id="rId106" Type="http://schemas.openxmlformats.org/officeDocument/2006/relationships/image" Target="media/image79.png"/><Relationship Id="rId105" Type="http://schemas.openxmlformats.org/officeDocument/2006/relationships/image" Target="media/image78.png"/><Relationship Id="rId104" Type="http://schemas.openxmlformats.org/officeDocument/2006/relationships/image" Target="media/image77.png"/><Relationship Id="rId103" Type="http://schemas.openxmlformats.org/officeDocument/2006/relationships/image" Target="media/image76.png"/><Relationship Id="rId102" Type="http://schemas.openxmlformats.org/officeDocument/2006/relationships/image" Target="media/image75.png"/><Relationship Id="rId101" Type="http://schemas.openxmlformats.org/officeDocument/2006/relationships/image" Target="media/image74.png"/><Relationship Id="rId100" Type="http://schemas.openxmlformats.org/officeDocument/2006/relationships/image" Target="media/image73.png"/><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3">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4">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5">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6">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7">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8">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9">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10">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1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1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1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1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1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420836C-236C-4A42-BBE8-9E3821599B37}" type="doc">
      <dgm:prSet loTypeId="urn:microsoft.com/office/officeart/2005/8/layout/chevron1" loCatId="process" qsTypeId="urn:microsoft.com/office/officeart/2005/8/quickstyle/simple1#1" qsCatId="simple" csTypeId="urn:microsoft.com/office/officeart/2005/8/colors/accent1_2#1" csCatId="accent1" phldr="1"/>
      <dgm:spPr/>
    </dgm:pt>
    <dgm:pt modelId="{FEA91A61-9AD4-4451-84EC-23086E3F4439}">
      <dgm:prSet phldrT="[文本]" custT="1"/>
      <dgm:spPr/>
      <dgm:t>
        <a:bodyPr/>
        <a:p>
          <a:r>
            <a:rPr lang="zh-CN" altLang="en-US" sz="1200"/>
            <a:t>下载模板</a:t>
          </a:r>
        </a:p>
      </dgm:t>
    </dgm:pt>
    <dgm:pt modelId="{9412AD0B-B2D7-413C-A84A-C8A6FFEBBC10}" cxnId="{3A0F935C-7239-4205-B7F8-7FF2A9599EAC}" type="parTrans">
      <dgm:prSet/>
      <dgm:spPr/>
      <dgm:t>
        <a:bodyPr/>
        <a:p>
          <a:endParaRPr lang="zh-CN" altLang="en-US" sz="1200"/>
        </a:p>
      </dgm:t>
    </dgm:pt>
    <dgm:pt modelId="{1B259CA9-5214-48F9-8A41-A5D743B9D804}" cxnId="{3A0F935C-7239-4205-B7F8-7FF2A9599EAC}" type="sibTrans">
      <dgm:prSet/>
      <dgm:spPr/>
      <dgm:t>
        <a:bodyPr/>
        <a:p>
          <a:endParaRPr lang="zh-CN" altLang="en-US" sz="1200"/>
        </a:p>
      </dgm:t>
    </dgm:pt>
    <dgm:pt modelId="{86B85249-3C7D-4EEC-B67B-351C35626D29}">
      <dgm:prSet phldrT="[文本]" custT="1"/>
      <dgm:spPr/>
      <dgm:t>
        <a:bodyPr/>
        <a:p>
          <a:r>
            <a:rPr lang="zh-CN" altLang="en-US" sz="1200"/>
            <a:t>填写抽样数据</a:t>
          </a:r>
        </a:p>
      </dgm:t>
    </dgm:pt>
    <dgm:pt modelId="{93EA0E86-0ABA-49C1-BBB4-654E7BB5534D}" cxnId="{5826ACA5-B622-4EDC-BEEB-76BD1F8CD8C4}" type="parTrans">
      <dgm:prSet/>
      <dgm:spPr/>
      <dgm:t>
        <a:bodyPr/>
        <a:p>
          <a:endParaRPr lang="zh-CN" altLang="en-US" sz="1200"/>
        </a:p>
      </dgm:t>
    </dgm:pt>
    <dgm:pt modelId="{967F5FBF-F200-42C7-B5EE-5542A279F199}" cxnId="{5826ACA5-B622-4EDC-BEEB-76BD1F8CD8C4}" type="sibTrans">
      <dgm:prSet/>
      <dgm:spPr/>
      <dgm:t>
        <a:bodyPr/>
        <a:p>
          <a:endParaRPr lang="zh-CN" altLang="en-US" sz="1200"/>
        </a:p>
      </dgm:t>
    </dgm:pt>
    <dgm:pt modelId="{8F1D7DE2-37A8-4CF9-911E-19A73D80D577}">
      <dgm:prSet phldrT="[文本]" custT="1"/>
      <dgm:spPr/>
      <dgm:t>
        <a:bodyPr/>
        <a:p>
          <a:r>
            <a:rPr lang="zh-CN" altLang="en-US" sz="1200"/>
            <a:t>导入系统</a:t>
          </a:r>
        </a:p>
      </dgm:t>
    </dgm:pt>
    <dgm:pt modelId="{46E0BB2E-4795-424E-B80D-E27E2F318D93}" cxnId="{5B9C266D-2CB1-4E6A-BB42-10DCA5D6610D}" type="parTrans">
      <dgm:prSet/>
      <dgm:spPr/>
      <dgm:t>
        <a:bodyPr/>
        <a:p>
          <a:endParaRPr lang="zh-CN" altLang="en-US" sz="1200"/>
        </a:p>
      </dgm:t>
    </dgm:pt>
    <dgm:pt modelId="{86B91B09-6073-432E-9873-1AC61BA6FEE0}" cxnId="{5B9C266D-2CB1-4E6A-BB42-10DCA5D6610D}" type="sibTrans">
      <dgm:prSet/>
      <dgm:spPr/>
      <dgm:t>
        <a:bodyPr/>
        <a:p>
          <a:endParaRPr lang="zh-CN" altLang="en-US" sz="1200"/>
        </a:p>
      </dgm:t>
    </dgm:pt>
    <dgm:pt modelId="{D4718DD2-A316-49BD-8886-4A4728467EAE}" type="pres">
      <dgm:prSet presAssocID="{5420836C-236C-4A42-BBE8-9E3821599B37}" presName="Name0" presStyleCnt="0">
        <dgm:presLayoutVars>
          <dgm:dir/>
          <dgm:animLvl val="lvl"/>
          <dgm:resizeHandles val="exact"/>
        </dgm:presLayoutVars>
      </dgm:prSet>
      <dgm:spPr/>
    </dgm:pt>
    <dgm:pt modelId="{F48A4A24-D932-412E-99C4-2058BBAB8C92}" type="pres">
      <dgm:prSet presAssocID="{FEA91A61-9AD4-4451-84EC-23086E3F4439}" presName="parTxOnly" presStyleLbl="node1" presStyleIdx="0" presStyleCnt="3" custScaleY="52620">
        <dgm:presLayoutVars>
          <dgm:chMax val="0"/>
          <dgm:chPref val="0"/>
          <dgm:bulletEnabled val="1"/>
        </dgm:presLayoutVars>
      </dgm:prSet>
      <dgm:spPr/>
    </dgm:pt>
    <dgm:pt modelId="{F30CF81D-40DC-4034-A22E-037FE9F75E95}" type="pres">
      <dgm:prSet presAssocID="{1B259CA9-5214-48F9-8A41-A5D743B9D804}" presName="parTxOnlySpace" presStyleCnt="0"/>
      <dgm:spPr/>
    </dgm:pt>
    <dgm:pt modelId="{11362102-CF3F-43EA-85AB-27D4DC362511}" type="pres">
      <dgm:prSet presAssocID="{86B85249-3C7D-4EEC-B67B-351C35626D29}" presName="parTxOnly" presStyleLbl="node1" presStyleIdx="1" presStyleCnt="3" custScaleY="52620">
        <dgm:presLayoutVars>
          <dgm:chMax val="0"/>
          <dgm:chPref val="0"/>
          <dgm:bulletEnabled val="1"/>
        </dgm:presLayoutVars>
      </dgm:prSet>
      <dgm:spPr/>
    </dgm:pt>
    <dgm:pt modelId="{D4DC03C8-0622-4AEA-BA84-43FD9C330A52}" type="pres">
      <dgm:prSet presAssocID="{967F5FBF-F200-42C7-B5EE-5542A279F199}" presName="parTxOnlySpace" presStyleCnt="0"/>
      <dgm:spPr/>
    </dgm:pt>
    <dgm:pt modelId="{B2A3FC63-4EF9-4F87-A7E6-16592476531E}" type="pres">
      <dgm:prSet presAssocID="{8F1D7DE2-37A8-4CF9-911E-19A73D80D577}" presName="parTxOnly" presStyleLbl="node1" presStyleIdx="2" presStyleCnt="3" custScaleY="52620">
        <dgm:presLayoutVars>
          <dgm:chMax val="0"/>
          <dgm:chPref val="0"/>
          <dgm:bulletEnabled val="1"/>
        </dgm:presLayoutVars>
      </dgm:prSet>
      <dgm:spPr/>
    </dgm:pt>
  </dgm:ptLst>
  <dgm:cxnLst>
    <dgm:cxn modelId="{3A0F935C-7239-4205-B7F8-7FF2A9599EAC}" srcId="{5420836C-236C-4A42-BBE8-9E3821599B37}" destId="{FEA91A61-9AD4-4451-84EC-23086E3F4439}" srcOrd="0" destOrd="0" parTransId="{9412AD0B-B2D7-413C-A84A-C8A6FFEBBC10}" sibTransId="{1B259CA9-5214-48F9-8A41-A5D743B9D804}"/>
    <dgm:cxn modelId="{8286DA44-4B1A-43DC-A322-BF1E8F88A3E9}" type="presOf" srcId="{FEA91A61-9AD4-4451-84EC-23086E3F4439}" destId="{F48A4A24-D932-412E-99C4-2058BBAB8C92}" srcOrd="0" destOrd="0" presId="urn:microsoft.com/office/officeart/2005/8/layout/chevron1"/>
    <dgm:cxn modelId="{5B9C266D-2CB1-4E6A-BB42-10DCA5D6610D}" srcId="{5420836C-236C-4A42-BBE8-9E3821599B37}" destId="{8F1D7DE2-37A8-4CF9-911E-19A73D80D577}" srcOrd="2" destOrd="0" parTransId="{46E0BB2E-4795-424E-B80D-E27E2F318D93}" sibTransId="{86B91B09-6073-432E-9873-1AC61BA6FEE0}"/>
    <dgm:cxn modelId="{BEC2776D-90E1-4006-8C4E-6267980B2896}" type="presOf" srcId="{5420836C-236C-4A42-BBE8-9E3821599B37}" destId="{D4718DD2-A316-49BD-8886-4A4728467EAE}" srcOrd="0" destOrd="0" presId="urn:microsoft.com/office/officeart/2005/8/layout/chevron1"/>
    <dgm:cxn modelId="{84A9599A-B0E5-475E-83D1-7EB6EFAEFC76}" type="presOf" srcId="{8F1D7DE2-37A8-4CF9-911E-19A73D80D577}" destId="{B2A3FC63-4EF9-4F87-A7E6-16592476531E}" srcOrd="0" destOrd="0" presId="urn:microsoft.com/office/officeart/2005/8/layout/chevron1"/>
    <dgm:cxn modelId="{5826ACA5-B622-4EDC-BEEB-76BD1F8CD8C4}" srcId="{5420836C-236C-4A42-BBE8-9E3821599B37}" destId="{86B85249-3C7D-4EEC-B67B-351C35626D29}" srcOrd="1" destOrd="0" parTransId="{93EA0E86-0ABA-49C1-BBB4-654E7BB5534D}" sibTransId="{967F5FBF-F200-42C7-B5EE-5542A279F199}"/>
    <dgm:cxn modelId="{5DC65CD7-A689-4575-A407-968891DEA700}" type="presOf" srcId="{86B85249-3C7D-4EEC-B67B-351C35626D29}" destId="{11362102-CF3F-43EA-85AB-27D4DC362511}" srcOrd="0" destOrd="0" presId="urn:microsoft.com/office/officeart/2005/8/layout/chevron1"/>
    <dgm:cxn modelId="{745B903F-2E44-4DE1-B3A1-16146DABF14B}" type="presParOf" srcId="{D4718DD2-A316-49BD-8886-4A4728467EAE}" destId="{F48A4A24-D932-412E-99C4-2058BBAB8C92}" srcOrd="0" destOrd="0" presId="urn:microsoft.com/office/officeart/2005/8/layout/chevron1"/>
    <dgm:cxn modelId="{64920731-E596-42D9-8C63-4823E343937F}" type="presParOf" srcId="{D4718DD2-A316-49BD-8886-4A4728467EAE}" destId="{F30CF81D-40DC-4034-A22E-037FE9F75E95}" srcOrd="1" destOrd="0" presId="urn:microsoft.com/office/officeart/2005/8/layout/chevron1"/>
    <dgm:cxn modelId="{2BC901F2-7818-4E8F-9ABB-EF84407FF5C0}" type="presParOf" srcId="{D4718DD2-A316-49BD-8886-4A4728467EAE}" destId="{11362102-CF3F-43EA-85AB-27D4DC362511}" srcOrd="2" destOrd="0" presId="urn:microsoft.com/office/officeart/2005/8/layout/chevron1"/>
    <dgm:cxn modelId="{77F6E62C-8588-4806-9665-CA040A92B797}" type="presParOf" srcId="{D4718DD2-A316-49BD-8886-4A4728467EAE}" destId="{D4DC03C8-0622-4AEA-BA84-43FD9C330A52}" srcOrd="3" destOrd="0" presId="urn:microsoft.com/office/officeart/2005/8/layout/chevron1"/>
    <dgm:cxn modelId="{0B8AAA92-829C-4A83-9DBC-E830F71C6A6D}" type="presParOf" srcId="{D4718DD2-A316-49BD-8886-4A4728467EAE}" destId="{B2A3FC63-4EF9-4F87-A7E6-16592476531E}" srcOrd="4" destOrd="0" presId="urn:microsoft.com/office/officeart/2005/8/layout/chevron1"/>
  </dgm:cxnLst>
  <dgm:bg/>
  <dgm:whole/>
  <dgm:extLst>
    <a:ext uri="http://schemas.microsoft.com/office/drawing/2008/diagram">
      <dsp:dataModelExt xmlns:dsp="http://schemas.microsoft.com/office/drawing/2008/diagram" relId="rId3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420836C-236C-4A42-BBE8-9E3821599B37}" type="doc">
      <dgm:prSet loTypeId="urn:microsoft.com/office/officeart/2005/8/layout/chevron1" loCatId="process" qsTypeId="urn:microsoft.com/office/officeart/2005/8/quickstyle/simple1#2" qsCatId="simple" csTypeId="urn:microsoft.com/office/officeart/2005/8/colors/accent1_2#2" csCatId="accent1" phldr="1"/>
      <dgm:spPr/>
    </dgm:pt>
    <dgm:pt modelId="{FEA91A61-9AD4-4451-84EC-23086E3F4439}">
      <dgm:prSet phldrT="[文本]" custT="1"/>
      <dgm:spPr/>
      <dgm:t>
        <a:bodyPr/>
        <a:p>
          <a:r>
            <a:rPr lang="zh-CN" altLang="en-US" sz="1200"/>
            <a:t>选择流程</a:t>
          </a:r>
        </a:p>
      </dgm:t>
    </dgm:pt>
    <dgm:pt modelId="{9412AD0B-B2D7-413C-A84A-C8A6FFEBBC10}" cxnId="{3A0F935C-7239-4205-B7F8-7FF2A9599EAC}" type="parTrans">
      <dgm:prSet/>
      <dgm:spPr/>
      <dgm:t>
        <a:bodyPr/>
        <a:p>
          <a:endParaRPr lang="zh-CN" altLang="en-US" sz="1200"/>
        </a:p>
      </dgm:t>
    </dgm:pt>
    <dgm:pt modelId="{1B259CA9-5214-48F9-8A41-A5D743B9D804}" cxnId="{3A0F935C-7239-4205-B7F8-7FF2A9599EAC}" type="sibTrans">
      <dgm:prSet/>
      <dgm:spPr/>
      <dgm:t>
        <a:bodyPr/>
        <a:p>
          <a:endParaRPr lang="zh-CN" altLang="en-US" sz="1200"/>
        </a:p>
      </dgm:t>
    </dgm:pt>
    <dgm:pt modelId="{86B85249-3C7D-4EEC-B67B-351C35626D29}">
      <dgm:prSet phldrT="[文本]" custT="1"/>
      <dgm:spPr/>
      <dgm:t>
        <a:bodyPr/>
        <a:p>
          <a:r>
            <a:rPr lang="zh-CN" altLang="en-US" sz="1200"/>
            <a:t>选择指标关系</a:t>
          </a:r>
        </a:p>
      </dgm:t>
    </dgm:pt>
    <dgm:pt modelId="{93EA0E86-0ABA-49C1-BBB4-654E7BB5534D}" cxnId="{5826ACA5-B622-4EDC-BEEB-76BD1F8CD8C4}" type="parTrans">
      <dgm:prSet/>
      <dgm:spPr/>
      <dgm:t>
        <a:bodyPr/>
        <a:p>
          <a:endParaRPr lang="zh-CN" altLang="en-US" sz="1200"/>
        </a:p>
      </dgm:t>
    </dgm:pt>
    <dgm:pt modelId="{967F5FBF-F200-42C7-B5EE-5542A279F199}" cxnId="{5826ACA5-B622-4EDC-BEEB-76BD1F8CD8C4}" type="sibTrans">
      <dgm:prSet/>
      <dgm:spPr/>
      <dgm:t>
        <a:bodyPr/>
        <a:p>
          <a:endParaRPr lang="zh-CN" altLang="en-US" sz="1200"/>
        </a:p>
      </dgm:t>
    </dgm:pt>
    <dgm:pt modelId="{8F1D7DE2-37A8-4CF9-911E-19A73D80D577}">
      <dgm:prSet phldrT="[文本]" custT="1"/>
      <dgm:spPr/>
      <dgm:t>
        <a:bodyPr/>
        <a:p>
          <a:r>
            <a:rPr lang="zh-CN" altLang="en-US" sz="1200"/>
            <a:t>保存结果</a:t>
          </a:r>
        </a:p>
      </dgm:t>
    </dgm:pt>
    <dgm:pt modelId="{46E0BB2E-4795-424E-B80D-E27E2F318D93}" cxnId="{5B9C266D-2CB1-4E6A-BB42-10DCA5D6610D}" type="parTrans">
      <dgm:prSet/>
      <dgm:spPr/>
      <dgm:t>
        <a:bodyPr/>
        <a:p>
          <a:endParaRPr lang="zh-CN" altLang="en-US" sz="1200"/>
        </a:p>
      </dgm:t>
    </dgm:pt>
    <dgm:pt modelId="{86B91B09-6073-432E-9873-1AC61BA6FEE0}" cxnId="{5B9C266D-2CB1-4E6A-BB42-10DCA5D6610D}" type="sibTrans">
      <dgm:prSet/>
      <dgm:spPr/>
      <dgm:t>
        <a:bodyPr/>
        <a:p>
          <a:endParaRPr lang="zh-CN" altLang="en-US" sz="1200"/>
        </a:p>
      </dgm:t>
    </dgm:pt>
    <dgm:pt modelId="{D4718DD2-A316-49BD-8886-4A4728467EAE}" type="pres">
      <dgm:prSet presAssocID="{5420836C-236C-4A42-BBE8-9E3821599B37}" presName="Name0" presStyleCnt="0">
        <dgm:presLayoutVars>
          <dgm:dir/>
          <dgm:animLvl val="lvl"/>
          <dgm:resizeHandles val="exact"/>
        </dgm:presLayoutVars>
      </dgm:prSet>
      <dgm:spPr/>
    </dgm:pt>
    <dgm:pt modelId="{F48A4A24-D932-412E-99C4-2058BBAB8C92}" type="pres">
      <dgm:prSet presAssocID="{FEA91A61-9AD4-4451-84EC-23086E3F4439}" presName="parTxOnly" presStyleLbl="node1" presStyleIdx="0" presStyleCnt="3" custScaleY="52620">
        <dgm:presLayoutVars>
          <dgm:chMax val="0"/>
          <dgm:chPref val="0"/>
          <dgm:bulletEnabled val="1"/>
        </dgm:presLayoutVars>
      </dgm:prSet>
      <dgm:spPr/>
    </dgm:pt>
    <dgm:pt modelId="{F30CF81D-40DC-4034-A22E-037FE9F75E95}" type="pres">
      <dgm:prSet presAssocID="{1B259CA9-5214-48F9-8A41-A5D743B9D804}" presName="parTxOnlySpace" presStyleCnt="0"/>
      <dgm:spPr/>
    </dgm:pt>
    <dgm:pt modelId="{11362102-CF3F-43EA-85AB-27D4DC362511}" type="pres">
      <dgm:prSet presAssocID="{86B85249-3C7D-4EEC-B67B-351C35626D29}" presName="parTxOnly" presStyleLbl="node1" presStyleIdx="1" presStyleCnt="3" custScaleY="52620">
        <dgm:presLayoutVars>
          <dgm:chMax val="0"/>
          <dgm:chPref val="0"/>
          <dgm:bulletEnabled val="1"/>
        </dgm:presLayoutVars>
      </dgm:prSet>
      <dgm:spPr/>
    </dgm:pt>
    <dgm:pt modelId="{D4DC03C8-0622-4AEA-BA84-43FD9C330A52}" type="pres">
      <dgm:prSet presAssocID="{967F5FBF-F200-42C7-B5EE-5542A279F199}" presName="parTxOnlySpace" presStyleCnt="0"/>
      <dgm:spPr/>
    </dgm:pt>
    <dgm:pt modelId="{B2A3FC63-4EF9-4F87-A7E6-16592476531E}" type="pres">
      <dgm:prSet presAssocID="{8F1D7DE2-37A8-4CF9-911E-19A73D80D577}" presName="parTxOnly" presStyleLbl="node1" presStyleIdx="2" presStyleCnt="3" custScaleY="52620">
        <dgm:presLayoutVars>
          <dgm:chMax val="0"/>
          <dgm:chPref val="0"/>
          <dgm:bulletEnabled val="1"/>
        </dgm:presLayoutVars>
      </dgm:prSet>
      <dgm:spPr/>
    </dgm:pt>
  </dgm:ptLst>
  <dgm:cxnLst>
    <dgm:cxn modelId="{4E82361D-2449-479F-8F13-1E82DF1317BB}" type="presOf" srcId="{5420836C-236C-4A42-BBE8-9E3821599B37}" destId="{D4718DD2-A316-49BD-8886-4A4728467EAE}" srcOrd="0" destOrd="0" presId="urn:microsoft.com/office/officeart/2005/8/layout/chevron1"/>
    <dgm:cxn modelId="{B0879C35-D175-4BB0-B8DF-1D47BC18560D}" type="presOf" srcId="{8F1D7DE2-37A8-4CF9-911E-19A73D80D577}" destId="{B2A3FC63-4EF9-4F87-A7E6-16592476531E}" srcOrd="0" destOrd="0" presId="urn:microsoft.com/office/officeart/2005/8/layout/chevron1"/>
    <dgm:cxn modelId="{3A0F935C-7239-4205-B7F8-7FF2A9599EAC}" srcId="{5420836C-236C-4A42-BBE8-9E3821599B37}" destId="{FEA91A61-9AD4-4451-84EC-23086E3F4439}" srcOrd="0" destOrd="0" parTransId="{9412AD0B-B2D7-413C-A84A-C8A6FFEBBC10}" sibTransId="{1B259CA9-5214-48F9-8A41-A5D743B9D804}"/>
    <dgm:cxn modelId="{5B9C266D-2CB1-4E6A-BB42-10DCA5D6610D}" srcId="{5420836C-236C-4A42-BBE8-9E3821599B37}" destId="{8F1D7DE2-37A8-4CF9-911E-19A73D80D577}" srcOrd="2" destOrd="0" parTransId="{46E0BB2E-4795-424E-B80D-E27E2F318D93}" sibTransId="{86B91B09-6073-432E-9873-1AC61BA6FEE0}"/>
    <dgm:cxn modelId="{91A60B75-8007-4256-8C90-E298EEDE67C5}" type="presOf" srcId="{FEA91A61-9AD4-4451-84EC-23086E3F4439}" destId="{F48A4A24-D932-412E-99C4-2058BBAB8C92}" srcOrd="0" destOrd="0" presId="urn:microsoft.com/office/officeart/2005/8/layout/chevron1"/>
    <dgm:cxn modelId="{CC2F538C-50D0-40BC-9D59-F6B228738633}" type="presOf" srcId="{86B85249-3C7D-4EEC-B67B-351C35626D29}" destId="{11362102-CF3F-43EA-85AB-27D4DC362511}" srcOrd="0" destOrd="0" presId="urn:microsoft.com/office/officeart/2005/8/layout/chevron1"/>
    <dgm:cxn modelId="{5826ACA5-B622-4EDC-BEEB-76BD1F8CD8C4}" srcId="{5420836C-236C-4A42-BBE8-9E3821599B37}" destId="{86B85249-3C7D-4EEC-B67B-351C35626D29}" srcOrd="1" destOrd="0" parTransId="{93EA0E86-0ABA-49C1-BBB4-654E7BB5534D}" sibTransId="{967F5FBF-F200-42C7-B5EE-5542A279F199}"/>
    <dgm:cxn modelId="{4E58F9CA-4643-4664-8AC1-D541323B4846}" type="presParOf" srcId="{D4718DD2-A316-49BD-8886-4A4728467EAE}" destId="{F48A4A24-D932-412E-99C4-2058BBAB8C92}" srcOrd="0" destOrd="0" presId="urn:microsoft.com/office/officeart/2005/8/layout/chevron1"/>
    <dgm:cxn modelId="{78D52002-6BD5-4125-BB11-A2ACBEEAA8AB}" type="presParOf" srcId="{D4718DD2-A316-49BD-8886-4A4728467EAE}" destId="{F30CF81D-40DC-4034-A22E-037FE9F75E95}" srcOrd="1" destOrd="0" presId="urn:microsoft.com/office/officeart/2005/8/layout/chevron1"/>
    <dgm:cxn modelId="{5DBC1C1D-B1C2-4922-8D05-AC5651F12121}" type="presParOf" srcId="{D4718DD2-A316-49BD-8886-4A4728467EAE}" destId="{11362102-CF3F-43EA-85AB-27D4DC362511}" srcOrd="2" destOrd="0" presId="urn:microsoft.com/office/officeart/2005/8/layout/chevron1"/>
    <dgm:cxn modelId="{62CDD1F8-E1BB-4128-86C6-8943C9A9F222}" type="presParOf" srcId="{D4718DD2-A316-49BD-8886-4A4728467EAE}" destId="{D4DC03C8-0622-4AEA-BA84-43FD9C330A52}" srcOrd="3" destOrd="0" presId="urn:microsoft.com/office/officeart/2005/8/layout/chevron1"/>
    <dgm:cxn modelId="{5D33E354-66A1-453A-8822-D527F180F9E4}" type="presParOf" srcId="{D4718DD2-A316-49BD-8886-4A4728467EAE}" destId="{B2A3FC63-4EF9-4F87-A7E6-16592476531E}" srcOrd="4" destOrd="0" presId="urn:microsoft.com/office/officeart/2005/8/layout/chevron1"/>
  </dgm:cxnLst>
  <dgm:bg/>
  <dgm:whole/>
  <dgm:extLst>
    <a:ext uri="http://schemas.microsoft.com/office/drawing/2008/diagram">
      <dsp:dataModelExt xmlns:dsp="http://schemas.microsoft.com/office/drawing/2008/diagram" relId="rId3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420836C-236C-4A42-BBE8-9E3821599B37}" type="doc">
      <dgm:prSet loTypeId="urn:microsoft.com/office/officeart/2005/8/layout/chevron1" loCatId="process" qsTypeId="urn:microsoft.com/office/officeart/2005/8/quickstyle/simple1#3" qsCatId="simple" csTypeId="urn:microsoft.com/office/officeart/2005/8/colors/accent1_2#3" csCatId="accent1" phldr="1"/>
      <dgm:spPr/>
    </dgm:pt>
    <dgm:pt modelId="{FEA91A61-9AD4-4451-84EC-23086E3F4439}">
      <dgm:prSet phldrT="[文本]" custT="1"/>
      <dgm:spPr/>
      <dgm:t>
        <a:bodyPr/>
        <a:p>
          <a:r>
            <a:rPr lang="zh-CN" altLang="en-US" sz="1200"/>
            <a:t>选择抽样单位</a:t>
          </a:r>
        </a:p>
      </dgm:t>
    </dgm:pt>
    <dgm:pt modelId="{9412AD0B-B2D7-413C-A84A-C8A6FFEBBC10}" cxnId="{3A0F935C-7239-4205-B7F8-7FF2A9599EAC}" type="parTrans">
      <dgm:prSet/>
      <dgm:spPr/>
      <dgm:t>
        <a:bodyPr/>
        <a:p>
          <a:endParaRPr lang="zh-CN" altLang="en-US" sz="1200"/>
        </a:p>
      </dgm:t>
    </dgm:pt>
    <dgm:pt modelId="{1B259CA9-5214-48F9-8A41-A5D743B9D804}" cxnId="{3A0F935C-7239-4205-B7F8-7FF2A9599EAC}" type="sibTrans">
      <dgm:prSet/>
      <dgm:spPr/>
      <dgm:t>
        <a:bodyPr/>
        <a:p>
          <a:endParaRPr lang="zh-CN" altLang="en-US" sz="1200"/>
        </a:p>
      </dgm:t>
    </dgm:pt>
    <dgm:pt modelId="{86B85249-3C7D-4EEC-B67B-351C35626D29}">
      <dgm:prSet phldrT="[文本]" custT="1"/>
      <dgm:spPr/>
      <dgm:t>
        <a:bodyPr/>
        <a:p>
          <a:r>
            <a:rPr lang="zh-CN" altLang="en-US" sz="1200"/>
            <a:t>保存抽样结果</a:t>
          </a:r>
        </a:p>
      </dgm:t>
    </dgm:pt>
    <dgm:pt modelId="{93EA0E86-0ABA-49C1-BBB4-654E7BB5534D}" cxnId="{5826ACA5-B622-4EDC-BEEB-76BD1F8CD8C4}" type="parTrans">
      <dgm:prSet/>
      <dgm:spPr/>
      <dgm:t>
        <a:bodyPr/>
        <a:p>
          <a:endParaRPr lang="zh-CN" altLang="en-US" sz="1200"/>
        </a:p>
      </dgm:t>
    </dgm:pt>
    <dgm:pt modelId="{967F5FBF-F200-42C7-B5EE-5542A279F199}" cxnId="{5826ACA5-B622-4EDC-BEEB-76BD1F8CD8C4}" type="sibTrans">
      <dgm:prSet/>
      <dgm:spPr/>
      <dgm:t>
        <a:bodyPr/>
        <a:p>
          <a:endParaRPr lang="zh-CN" altLang="en-US" sz="1200"/>
        </a:p>
      </dgm:t>
    </dgm:pt>
    <dgm:pt modelId="{8F1D7DE2-37A8-4CF9-911E-19A73D80D577}">
      <dgm:prSet phldrT="[文本]" custT="1"/>
      <dgm:spPr/>
      <dgm:t>
        <a:bodyPr/>
        <a:p>
          <a:r>
            <a:rPr lang="zh-CN" altLang="en-US" sz="1200"/>
            <a:t>计算业务占比</a:t>
          </a:r>
        </a:p>
      </dgm:t>
    </dgm:pt>
    <dgm:pt modelId="{46E0BB2E-4795-424E-B80D-E27E2F318D93}" cxnId="{5B9C266D-2CB1-4E6A-BB42-10DCA5D6610D}" type="parTrans">
      <dgm:prSet/>
      <dgm:spPr/>
      <dgm:t>
        <a:bodyPr/>
        <a:p>
          <a:endParaRPr lang="zh-CN" altLang="en-US" sz="1200"/>
        </a:p>
      </dgm:t>
    </dgm:pt>
    <dgm:pt modelId="{86B91B09-6073-432E-9873-1AC61BA6FEE0}" cxnId="{5B9C266D-2CB1-4E6A-BB42-10DCA5D6610D}" type="sibTrans">
      <dgm:prSet/>
      <dgm:spPr/>
      <dgm:t>
        <a:bodyPr/>
        <a:p>
          <a:endParaRPr lang="zh-CN" altLang="en-US" sz="1200"/>
        </a:p>
      </dgm:t>
    </dgm:pt>
    <dgm:pt modelId="{D4718DD2-A316-49BD-8886-4A4728467EAE}" type="pres">
      <dgm:prSet presAssocID="{5420836C-236C-4A42-BBE8-9E3821599B37}" presName="Name0" presStyleCnt="0">
        <dgm:presLayoutVars>
          <dgm:dir/>
          <dgm:animLvl val="lvl"/>
          <dgm:resizeHandles val="exact"/>
        </dgm:presLayoutVars>
      </dgm:prSet>
      <dgm:spPr/>
    </dgm:pt>
    <dgm:pt modelId="{F48A4A24-D932-412E-99C4-2058BBAB8C92}" type="pres">
      <dgm:prSet presAssocID="{FEA91A61-9AD4-4451-84EC-23086E3F4439}" presName="parTxOnly" presStyleLbl="node1" presStyleIdx="0" presStyleCnt="3" custScaleY="52620">
        <dgm:presLayoutVars>
          <dgm:chMax val="0"/>
          <dgm:chPref val="0"/>
          <dgm:bulletEnabled val="1"/>
        </dgm:presLayoutVars>
      </dgm:prSet>
      <dgm:spPr/>
    </dgm:pt>
    <dgm:pt modelId="{F30CF81D-40DC-4034-A22E-037FE9F75E95}" type="pres">
      <dgm:prSet presAssocID="{1B259CA9-5214-48F9-8A41-A5D743B9D804}" presName="parTxOnlySpace" presStyleCnt="0"/>
      <dgm:spPr/>
    </dgm:pt>
    <dgm:pt modelId="{11362102-CF3F-43EA-85AB-27D4DC362511}" type="pres">
      <dgm:prSet presAssocID="{86B85249-3C7D-4EEC-B67B-351C35626D29}" presName="parTxOnly" presStyleLbl="node1" presStyleIdx="1" presStyleCnt="3" custScaleY="52620">
        <dgm:presLayoutVars>
          <dgm:chMax val="0"/>
          <dgm:chPref val="0"/>
          <dgm:bulletEnabled val="1"/>
        </dgm:presLayoutVars>
      </dgm:prSet>
      <dgm:spPr/>
    </dgm:pt>
    <dgm:pt modelId="{D4DC03C8-0622-4AEA-BA84-43FD9C330A52}" type="pres">
      <dgm:prSet presAssocID="{967F5FBF-F200-42C7-B5EE-5542A279F199}" presName="parTxOnlySpace" presStyleCnt="0"/>
      <dgm:spPr/>
    </dgm:pt>
    <dgm:pt modelId="{B2A3FC63-4EF9-4F87-A7E6-16592476531E}" type="pres">
      <dgm:prSet presAssocID="{8F1D7DE2-37A8-4CF9-911E-19A73D80D577}" presName="parTxOnly" presStyleLbl="node1" presStyleIdx="2" presStyleCnt="3" custScaleY="52620">
        <dgm:presLayoutVars>
          <dgm:chMax val="0"/>
          <dgm:chPref val="0"/>
          <dgm:bulletEnabled val="1"/>
        </dgm:presLayoutVars>
      </dgm:prSet>
      <dgm:spPr/>
    </dgm:pt>
  </dgm:ptLst>
  <dgm:cxnLst>
    <dgm:cxn modelId="{12E41A04-63DB-4F1D-8717-3CBDF56DB762}" type="presOf" srcId="{5420836C-236C-4A42-BBE8-9E3821599B37}" destId="{D4718DD2-A316-49BD-8886-4A4728467EAE}" srcOrd="0" destOrd="0" presId="urn:microsoft.com/office/officeart/2005/8/layout/chevron1"/>
    <dgm:cxn modelId="{3A0F935C-7239-4205-B7F8-7FF2A9599EAC}" srcId="{5420836C-236C-4A42-BBE8-9E3821599B37}" destId="{FEA91A61-9AD4-4451-84EC-23086E3F4439}" srcOrd="0" destOrd="0" parTransId="{9412AD0B-B2D7-413C-A84A-C8A6FFEBBC10}" sibTransId="{1B259CA9-5214-48F9-8A41-A5D743B9D804}"/>
    <dgm:cxn modelId="{5B9C266D-2CB1-4E6A-BB42-10DCA5D6610D}" srcId="{5420836C-236C-4A42-BBE8-9E3821599B37}" destId="{8F1D7DE2-37A8-4CF9-911E-19A73D80D577}" srcOrd="2" destOrd="0" parTransId="{46E0BB2E-4795-424E-B80D-E27E2F318D93}" sibTransId="{86B91B09-6073-432E-9873-1AC61BA6FEE0}"/>
    <dgm:cxn modelId="{65CAD36E-DC58-45C9-BDC6-86547351A04D}" type="presOf" srcId="{8F1D7DE2-37A8-4CF9-911E-19A73D80D577}" destId="{B2A3FC63-4EF9-4F87-A7E6-16592476531E}" srcOrd="0" destOrd="0" presId="urn:microsoft.com/office/officeart/2005/8/layout/chevron1"/>
    <dgm:cxn modelId="{AE14AB99-5F44-4831-BED7-3A48ED31B11E}" type="presOf" srcId="{FEA91A61-9AD4-4451-84EC-23086E3F4439}" destId="{F48A4A24-D932-412E-99C4-2058BBAB8C92}" srcOrd="0" destOrd="0" presId="urn:microsoft.com/office/officeart/2005/8/layout/chevron1"/>
    <dgm:cxn modelId="{5826ACA5-B622-4EDC-BEEB-76BD1F8CD8C4}" srcId="{5420836C-236C-4A42-BBE8-9E3821599B37}" destId="{86B85249-3C7D-4EEC-B67B-351C35626D29}" srcOrd="1" destOrd="0" parTransId="{93EA0E86-0ABA-49C1-BBB4-654E7BB5534D}" sibTransId="{967F5FBF-F200-42C7-B5EE-5542A279F199}"/>
    <dgm:cxn modelId="{7F9077D4-BC49-47F9-A6FB-82384A755F2D}" type="presOf" srcId="{86B85249-3C7D-4EEC-B67B-351C35626D29}" destId="{11362102-CF3F-43EA-85AB-27D4DC362511}" srcOrd="0" destOrd="0" presId="urn:microsoft.com/office/officeart/2005/8/layout/chevron1"/>
    <dgm:cxn modelId="{9F1EC711-02DC-4398-9215-1047BE20DCBE}" type="presParOf" srcId="{D4718DD2-A316-49BD-8886-4A4728467EAE}" destId="{F48A4A24-D932-412E-99C4-2058BBAB8C92}" srcOrd="0" destOrd="0" presId="urn:microsoft.com/office/officeart/2005/8/layout/chevron1"/>
    <dgm:cxn modelId="{D8C611AD-4981-425D-B429-AA697CF62012}" type="presParOf" srcId="{D4718DD2-A316-49BD-8886-4A4728467EAE}" destId="{F30CF81D-40DC-4034-A22E-037FE9F75E95}" srcOrd="1" destOrd="0" presId="urn:microsoft.com/office/officeart/2005/8/layout/chevron1"/>
    <dgm:cxn modelId="{B8275ABB-1262-4021-A700-B35F9A7FA1AC}" type="presParOf" srcId="{D4718DD2-A316-49BD-8886-4A4728467EAE}" destId="{11362102-CF3F-43EA-85AB-27D4DC362511}" srcOrd="2" destOrd="0" presId="urn:microsoft.com/office/officeart/2005/8/layout/chevron1"/>
    <dgm:cxn modelId="{82F8ED7F-3644-42CF-AE86-3D43F0DDA1DA}" type="presParOf" srcId="{D4718DD2-A316-49BD-8886-4A4728467EAE}" destId="{D4DC03C8-0622-4AEA-BA84-43FD9C330A52}" srcOrd="3" destOrd="0" presId="urn:microsoft.com/office/officeart/2005/8/layout/chevron1"/>
    <dgm:cxn modelId="{6C1F0CC0-1C97-427B-8527-4D9D2816B984}" type="presParOf" srcId="{D4718DD2-A316-49BD-8886-4A4728467EAE}" destId="{B2A3FC63-4EF9-4F87-A7E6-16592476531E}" srcOrd="4" destOrd="0" presId="urn:microsoft.com/office/officeart/2005/8/layout/chevron1"/>
  </dgm:cxnLst>
  <dgm:bg/>
  <dgm:whole/>
  <dgm:extLst>
    <a:ext uri="http://schemas.microsoft.com/office/drawing/2008/diagram">
      <dsp:dataModelExt xmlns:dsp="http://schemas.microsoft.com/office/drawing/2008/diagram" relId="rId3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5420836C-236C-4A42-BBE8-9E3821599B37}" type="doc">
      <dgm:prSet loTypeId="urn:microsoft.com/office/officeart/2005/8/layout/chevron1" loCatId="process" qsTypeId="urn:microsoft.com/office/officeart/2005/8/quickstyle/simple1#4" qsCatId="simple" csTypeId="urn:microsoft.com/office/officeart/2005/8/colors/accent1_2#4" csCatId="accent1" phldr="1"/>
      <dgm:spPr/>
    </dgm:pt>
    <dgm:pt modelId="{FEA91A61-9AD4-4451-84EC-23086E3F4439}">
      <dgm:prSet phldrT="[文本]" custT="1"/>
      <dgm:spPr/>
      <dgm:t>
        <a:bodyPr/>
        <a:p>
          <a:r>
            <a:rPr lang="zh-CN" altLang="en-US" sz="1200"/>
            <a:t>选择任务</a:t>
          </a:r>
        </a:p>
      </dgm:t>
    </dgm:pt>
    <dgm:pt modelId="{9412AD0B-B2D7-413C-A84A-C8A6FFEBBC10}" cxnId="{3A0F935C-7239-4205-B7F8-7FF2A9599EAC}" type="parTrans">
      <dgm:prSet/>
      <dgm:spPr/>
      <dgm:t>
        <a:bodyPr/>
        <a:p>
          <a:endParaRPr lang="zh-CN" altLang="en-US" sz="1200"/>
        </a:p>
      </dgm:t>
    </dgm:pt>
    <dgm:pt modelId="{1B259CA9-5214-48F9-8A41-A5D743B9D804}" cxnId="{3A0F935C-7239-4205-B7F8-7FF2A9599EAC}" type="sibTrans">
      <dgm:prSet/>
      <dgm:spPr/>
      <dgm:t>
        <a:bodyPr/>
        <a:p>
          <a:endParaRPr lang="zh-CN" altLang="en-US" sz="1200"/>
        </a:p>
      </dgm:t>
    </dgm:pt>
    <dgm:pt modelId="{86B85249-3C7D-4EEC-B67B-351C35626D29}">
      <dgm:prSet phldrT="[文本]" custT="1"/>
      <dgm:spPr/>
      <dgm:t>
        <a:bodyPr/>
        <a:p>
          <a:r>
            <a:rPr lang="zh-CN" altLang="en-US" sz="1200"/>
            <a:t>选择提取树形</a:t>
          </a:r>
        </a:p>
      </dgm:t>
    </dgm:pt>
    <dgm:pt modelId="{93EA0E86-0ABA-49C1-BBB4-654E7BB5534D}" cxnId="{5826ACA5-B622-4EDC-BEEB-76BD1F8CD8C4}" type="parTrans">
      <dgm:prSet/>
      <dgm:spPr/>
      <dgm:t>
        <a:bodyPr/>
        <a:p>
          <a:endParaRPr lang="zh-CN" altLang="en-US" sz="1200"/>
        </a:p>
      </dgm:t>
    </dgm:pt>
    <dgm:pt modelId="{967F5FBF-F200-42C7-B5EE-5542A279F199}" cxnId="{5826ACA5-B622-4EDC-BEEB-76BD1F8CD8C4}" type="sibTrans">
      <dgm:prSet/>
      <dgm:spPr/>
      <dgm:t>
        <a:bodyPr/>
        <a:p>
          <a:endParaRPr lang="zh-CN" altLang="en-US" sz="1200"/>
        </a:p>
      </dgm:t>
    </dgm:pt>
    <dgm:pt modelId="{8F1D7DE2-37A8-4CF9-911E-19A73D80D577}">
      <dgm:prSet phldrT="[文本]" custT="1"/>
      <dgm:spPr/>
      <dgm:t>
        <a:bodyPr/>
        <a:p>
          <a:r>
            <a:rPr lang="zh-CN" altLang="en-US" sz="1200"/>
            <a:t>提取树形</a:t>
          </a:r>
        </a:p>
      </dgm:t>
    </dgm:pt>
    <dgm:pt modelId="{46E0BB2E-4795-424E-B80D-E27E2F318D93}" cxnId="{5B9C266D-2CB1-4E6A-BB42-10DCA5D6610D}" type="parTrans">
      <dgm:prSet/>
      <dgm:spPr/>
      <dgm:t>
        <a:bodyPr/>
        <a:p>
          <a:endParaRPr lang="zh-CN" altLang="en-US" sz="1200"/>
        </a:p>
      </dgm:t>
    </dgm:pt>
    <dgm:pt modelId="{86B91B09-6073-432E-9873-1AC61BA6FEE0}" cxnId="{5B9C266D-2CB1-4E6A-BB42-10DCA5D6610D}" type="sibTrans">
      <dgm:prSet/>
      <dgm:spPr/>
      <dgm:t>
        <a:bodyPr/>
        <a:p>
          <a:endParaRPr lang="zh-CN" altLang="en-US" sz="1200"/>
        </a:p>
      </dgm:t>
    </dgm:pt>
    <dgm:pt modelId="{D4718DD2-A316-49BD-8886-4A4728467EAE}" type="pres">
      <dgm:prSet presAssocID="{5420836C-236C-4A42-BBE8-9E3821599B37}" presName="Name0" presStyleCnt="0">
        <dgm:presLayoutVars>
          <dgm:dir/>
          <dgm:animLvl val="lvl"/>
          <dgm:resizeHandles val="exact"/>
        </dgm:presLayoutVars>
      </dgm:prSet>
      <dgm:spPr/>
    </dgm:pt>
    <dgm:pt modelId="{F48A4A24-D932-412E-99C4-2058BBAB8C92}" type="pres">
      <dgm:prSet presAssocID="{FEA91A61-9AD4-4451-84EC-23086E3F4439}" presName="parTxOnly" presStyleLbl="node1" presStyleIdx="0" presStyleCnt="3" custScaleY="52620" custLinFactNeighborX="-24286">
        <dgm:presLayoutVars>
          <dgm:chMax val="0"/>
          <dgm:chPref val="0"/>
          <dgm:bulletEnabled val="1"/>
        </dgm:presLayoutVars>
      </dgm:prSet>
      <dgm:spPr/>
    </dgm:pt>
    <dgm:pt modelId="{F30CF81D-40DC-4034-A22E-037FE9F75E95}" type="pres">
      <dgm:prSet presAssocID="{1B259CA9-5214-48F9-8A41-A5D743B9D804}" presName="parTxOnlySpace" presStyleCnt="0"/>
      <dgm:spPr/>
    </dgm:pt>
    <dgm:pt modelId="{11362102-CF3F-43EA-85AB-27D4DC362511}" type="pres">
      <dgm:prSet presAssocID="{86B85249-3C7D-4EEC-B67B-351C35626D29}" presName="parTxOnly" presStyleLbl="node1" presStyleIdx="1" presStyleCnt="3" custScaleY="52620">
        <dgm:presLayoutVars>
          <dgm:chMax val="0"/>
          <dgm:chPref val="0"/>
          <dgm:bulletEnabled val="1"/>
        </dgm:presLayoutVars>
      </dgm:prSet>
      <dgm:spPr/>
    </dgm:pt>
    <dgm:pt modelId="{D4DC03C8-0622-4AEA-BA84-43FD9C330A52}" type="pres">
      <dgm:prSet presAssocID="{967F5FBF-F200-42C7-B5EE-5542A279F199}" presName="parTxOnlySpace" presStyleCnt="0"/>
      <dgm:spPr/>
    </dgm:pt>
    <dgm:pt modelId="{B2A3FC63-4EF9-4F87-A7E6-16592476531E}" type="pres">
      <dgm:prSet presAssocID="{8F1D7DE2-37A8-4CF9-911E-19A73D80D577}" presName="parTxOnly" presStyleLbl="node1" presStyleIdx="2" presStyleCnt="3" custScaleY="52620">
        <dgm:presLayoutVars>
          <dgm:chMax val="0"/>
          <dgm:chPref val="0"/>
          <dgm:bulletEnabled val="1"/>
        </dgm:presLayoutVars>
      </dgm:prSet>
      <dgm:spPr/>
    </dgm:pt>
  </dgm:ptLst>
  <dgm:cxnLst>
    <dgm:cxn modelId="{0C143D10-4075-455A-9A71-BD36C0D835E3}" type="presOf" srcId="{FEA91A61-9AD4-4451-84EC-23086E3F4439}" destId="{F48A4A24-D932-412E-99C4-2058BBAB8C92}" srcOrd="0" destOrd="0" presId="urn:microsoft.com/office/officeart/2005/8/layout/chevron1"/>
    <dgm:cxn modelId="{70E01D26-1B56-4B3A-B2EA-BC80FB33376C}" type="presOf" srcId="{8F1D7DE2-37A8-4CF9-911E-19A73D80D577}" destId="{B2A3FC63-4EF9-4F87-A7E6-16592476531E}" srcOrd="0" destOrd="0" presId="urn:microsoft.com/office/officeart/2005/8/layout/chevron1"/>
    <dgm:cxn modelId="{3A0F935C-7239-4205-B7F8-7FF2A9599EAC}" srcId="{5420836C-236C-4A42-BBE8-9E3821599B37}" destId="{FEA91A61-9AD4-4451-84EC-23086E3F4439}" srcOrd="0" destOrd="0" parTransId="{9412AD0B-B2D7-413C-A84A-C8A6FFEBBC10}" sibTransId="{1B259CA9-5214-48F9-8A41-A5D743B9D804}"/>
    <dgm:cxn modelId="{5B9C266D-2CB1-4E6A-BB42-10DCA5D6610D}" srcId="{5420836C-236C-4A42-BBE8-9E3821599B37}" destId="{8F1D7DE2-37A8-4CF9-911E-19A73D80D577}" srcOrd="2" destOrd="0" parTransId="{46E0BB2E-4795-424E-B80D-E27E2F318D93}" sibTransId="{86B91B09-6073-432E-9873-1AC61BA6FEE0}"/>
    <dgm:cxn modelId="{B9B20494-D458-4F4E-8EA7-364CC22B499C}" type="presOf" srcId="{5420836C-236C-4A42-BBE8-9E3821599B37}" destId="{D4718DD2-A316-49BD-8886-4A4728467EAE}" srcOrd="0" destOrd="0" presId="urn:microsoft.com/office/officeart/2005/8/layout/chevron1"/>
    <dgm:cxn modelId="{5826ACA5-B622-4EDC-BEEB-76BD1F8CD8C4}" srcId="{5420836C-236C-4A42-BBE8-9E3821599B37}" destId="{86B85249-3C7D-4EEC-B67B-351C35626D29}" srcOrd="1" destOrd="0" parTransId="{93EA0E86-0ABA-49C1-BBB4-654E7BB5534D}" sibTransId="{967F5FBF-F200-42C7-B5EE-5542A279F199}"/>
    <dgm:cxn modelId="{8220A7BC-151E-430E-8C20-0C0884DFF330}" type="presOf" srcId="{86B85249-3C7D-4EEC-B67B-351C35626D29}" destId="{11362102-CF3F-43EA-85AB-27D4DC362511}" srcOrd="0" destOrd="0" presId="urn:microsoft.com/office/officeart/2005/8/layout/chevron1"/>
    <dgm:cxn modelId="{B69FD70B-0E19-421B-9A3D-CDD8E202B335}" type="presParOf" srcId="{D4718DD2-A316-49BD-8886-4A4728467EAE}" destId="{F48A4A24-D932-412E-99C4-2058BBAB8C92}" srcOrd="0" destOrd="0" presId="urn:microsoft.com/office/officeart/2005/8/layout/chevron1"/>
    <dgm:cxn modelId="{5F466C57-49E7-4361-B123-49EB9DA9572E}" type="presParOf" srcId="{D4718DD2-A316-49BD-8886-4A4728467EAE}" destId="{F30CF81D-40DC-4034-A22E-037FE9F75E95}" srcOrd="1" destOrd="0" presId="urn:microsoft.com/office/officeart/2005/8/layout/chevron1"/>
    <dgm:cxn modelId="{FBE42472-6B2D-45E2-BF88-DD8F380BC40E}" type="presParOf" srcId="{D4718DD2-A316-49BD-8886-4A4728467EAE}" destId="{11362102-CF3F-43EA-85AB-27D4DC362511}" srcOrd="2" destOrd="0" presId="urn:microsoft.com/office/officeart/2005/8/layout/chevron1"/>
    <dgm:cxn modelId="{C36BC363-E9F1-4438-A6BD-6FCED0183D55}" type="presParOf" srcId="{D4718DD2-A316-49BD-8886-4A4728467EAE}" destId="{D4DC03C8-0622-4AEA-BA84-43FD9C330A52}" srcOrd="3" destOrd="0" presId="urn:microsoft.com/office/officeart/2005/8/layout/chevron1"/>
    <dgm:cxn modelId="{2ED38BF0-0A88-407E-A01B-3C8B423D8661}" type="presParOf" srcId="{D4718DD2-A316-49BD-8886-4A4728467EAE}" destId="{B2A3FC63-4EF9-4F87-A7E6-16592476531E}" srcOrd="4" destOrd="0" presId="urn:microsoft.com/office/officeart/2005/8/layout/chevron1"/>
  </dgm:cxnLst>
  <dgm:bg/>
  <dgm:whole/>
  <dgm:extLst>
    <a:ext uri="http://schemas.microsoft.com/office/drawing/2008/diagram">
      <dsp:dataModelExt xmlns:dsp="http://schemas.microsoft.com/office/drawing/2008/diagram" relId="rId332"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5420836C-236C-4A42-BBE8-9E3821599B37}" type="doc">
      <dgm:prSet loTypeId="urn:microsoft.com/office/officeart/2005/8/layout/chevron1" loCatId="process" qsTypeId="urn:microsoft.com/office/officeart/2005/8/quickstyle/simple1#5" qsCatId="simple" csTypeId="urn:microsoft.com/office/officeart/2005/8/colors/accent1_2#5" csCatId="accent1" phldr="1"/>
      <dgm:spPr/>
    </dgm:pt>
    <dgm:pt modelId="{FEA91A61-9AD4-4451-84EC-23086E3F4439}">
      <dgm:prSet phldrT="[文本]" custT="1"/>
      <dgm:spPr/>
      <dgm:t>
        <a:bodyPr/>
        <a:p>
          <a:r>
            <a:rPr lang="zh-CN" altLang="en-US" sz="1200"/>
            <a:t>选择任务</a:t>
          </a:r>
        </a:p>
      </dgm:t>
    </dgm:pt>
    <dgm:pt modelId="{9412AD0B-B2D7-413C-A84A-C8A6FFEBBC10}" cxnId="{3A0F935C-7239-4205-B7F8-7FF2A9599EAC}" type="parTrans">
      <dgm:prSet/>
      <dgm:spPr/>
      <dgm:t>
        <a:bodyPr/>
        <a:p>
          <a:endParaRPr lang="zh-CN" altLang="en-US" sz="1200"/>
        </a:p>
      </dgm:t>
    </dgm:pt>
    <dgm:pt modelId="{1B259CA9-5214-48F9-8A41-A5D743B9D804}" cxnId="{3A0F935C-7239-4205-B7F8-7FF2A9599EAC}" type="sibTrans">
      <dgm:prSet/>
      <dgm:spPr/>
      <dgm:t>
        <a:bodyPr/>
        <a:p>
          <a:endParaRPr lang="zh-CN" altLang="en-US" sz="1200"/>
        </a:p>
      </dgm:t>
    </dgm:pt>
    <dgm:pt modelId="{86B85249-3C7D-4EEC-B67B-351C35626D29}">
      <dgm:prSet phldrT="[文本]" custT="1"/>
      <dgm:spPr/>
      <dgm:t>
        <a:bodyPr/>
        <a:p>
          <a:r>
            <a:rPr lang="zh-CN" altLang="en-US" sz="1200"/>
            <a:t>管理操作</a:t>
          </a:r>
        </a:p>
      </dgm:t>
    </dgm:pt>
    <dgm:pt modelId="{93EA0E86-0ABA-49C1-BBB4-654E7BB5534D}" cxnId="{5826ACA5-B622-4EDC-BEEB-76BD1F8CD8C4}" type="parTrans">
      <dgm:prSet/>
      <dgm:spPr/>
      <dgm:t>
        <a:bodyPr/>
        <a:p>
          <a:endParaRPr lang="zh-CN" altLang="en-US" sz="1200"/>
        </a:p>
      </dgm:t>
    </dgm:pt>
    <dgm:pt modelId="{967F5FBF-F200-42C7-B5EE-5542A279F199}" cxnId="{5826ACA5-B622-4EDC-BEEB-76BD1F8CD8C4}" type="sibTrans">
      <dgm:prSet/>
      <dgm:spPr/>
      <dgm:t>
        <a:bodyPr/>
        <a:p>
          <a:endParaRPr lang="zh-CN" altLang="en-US" sz="1200"/>
        </a:p>
      </dgm:t>
    </dgm:pt>
    <dgm:pt modelId="{8F1D7DE2-37A8-4CF9-911E-19A73D80D577}">
      <dgm:prSet phldrT="[文本]" custT="1"/>
      <dgm:spPr/>
      <dgm:t>
        <a:bodyPr/>
        <a:p>
          <a:r>
            <a:rPr lang="zh-CN" altLang="en-US" sz="1200"/>
            <a:t>保存结果</a:t>
          </a:r>
        </a:p>
      </dgm:t>
    </dgm:pt>
    <dgm:pt modelId="{46E0BB2E-4795-424E-B80D-E27E2F318D93}" cxnId="{5B9C266D-2CB1-4E6A-BB42-10DCA5D6610D}" type="parTrans">
      <dgm:prSet/>
      <dgm:spPr/>
      <dgm:t>
        <a:bodyPr/>
        <a:p>
          <a:endParaRPr lang="zh-CN" altLang="en-US" sz="1200"/>
        </a:p>
      </dgm:t>
    </dgm:pt>
    <dgm:pt modelId="{86B91B09-6073-432E-9873-1AC61BA6FEE0}" cxnId="{5B9C266D-2CB1-4E6A-BB42-10DCA5D6610D}" type="sibTrans">
      <dgm:prSet/>
      <dgm:spPr/>
      <dgm:t>
        <a:bodyPr/>
        <a:p>
          <a:endParaRPr lang="zh-CN" altLang="en-US" sz="1200"/>
        </a:p>
      </dgm:t>
    </dgm:pt>
    <dgm:pt modelId="{D4718DD2-A316-49BD-8886-4A4728467EAE}" type="pres">
      <dgm:prSet presAssocID="{5420836C-236C-4A42-BBE8-9E3821599B37}" presName="Name0" presStyleCnt="0">
        <dgm:presLayoutVars>
          <dgm:dir/>
          <dgm:animLvl val="lvl"/>
          <dgm:resizeHandles val="exact"/>
        </dgm:presLayoutVars>
      </dgm:prSet>
      <dgm:spPr/>
    </dgm:pt>
    <dgm:pt modelId="{F48A4A24-D932-412E-99C4-2058BBAB8C92}" type="pres">
      <dgm:prSet presAssocID="{FEA91A61-9AD4-4451-84EC-23086E3F4439}" presName="parTxOnly" presStyleLbl="node1" presStyleIdx="0" presStyleCnt="3" custScaleY="52620">
        <dgm:presLayoutVars>
          <dgm:chMax val="0"/>
          <dgm:chPref val="0"/>
          <dgm:bulletEnabled val="1"/>
        </dgm:presLayoutVars>
      </dgm:prSet>
      <dgm:spPr/>
    </dgm:pt>
    <dgm:pt modelId="{F30CF81D-40DC-4034-A22E-037FE9F75E95}" type="pres">
      <dgm:prSet presAssocID="{1B259CA9-5214-48F9-8A41-A5D743B9D804}" presName="parTxOnlySpace" presStyleCnt="0"/>
      <dgm:spPr/>
    </dgm:pt>
    <dgm:pt modelId="{11362102-CF3F-43EA-85AB-27D4DC362511}" type="pres">
      <dgm:prSet presAssocID="{86B85249-3C7D-4EEC-B67B-351C35626D29}" presName="parTxOnly" presStyleLbl="node1" presStyleIdx="1" presStyleCnt="3" custScaleY="52620">
        <dgm:presLayoutVars>
          <dgm:chMax val="0"/>
          <dgm:chPref val="0"/>
          <dgm:bulletEnabled val="1"/>
        </dgm:presLayoutVars>
      </dgm:prSet>
      <dgm:spPr/>
    </dgm:pt>
    <dgm:pt modelId="{D4DC03C8-0622-4AEA-BA84-43FD9C330A52}" type="pres">
      <dgm:prSet presAssocID="{967F5FBF-F200-42C7-B5EE-5542A279F199}" presName="parTxOnlySpace" presStyleCnt="0"/>
      <dgm:spPr/>
    </dgm:pt>
    <dgm:pt modelId="{B2A3FC63-4EF9-4F87-A7E6-16592476531E}" type="pres">
      <dgm:prSet presAssocID="{8F1D7DE2-37A8-4CF9-911E-19A73D80D577}" presName="parTxOnly" presStyleLbl="node1" presStyleIdx="2" presStyleCnt="3" custScaleY="52620">
        <dgm:presLayoutVars>
          <dgm:chMax val="0"/>
          <dgm:chPref val="0"/>
          <dgm:bulletEnabled val="1"/>
        </dgm:presLayoutVars>
      </dgm:prSet>
      <dgm:spPr/>
    </dgm:pt>
  </dgm:ptLst>
  <dgm:cxnLst>
    <dgm:cxn modelId="{C5002605-13A4-4749-984F-6ED7E5304FE8}" type="presOf" srcId="{5420836C-236C-4A42-BBE8-9E3821599B37}" destId="{D4718DD2-A316-49BD-8886-4A4728467EAE}" srcOrd="0" destOrd="0" presId="urn:microsoft.com/office/officeart/2005/8/layout/chevron1"/>
    <dgm:cxn modelId="{3A0F935C-7239-4205-B7F8-7FF2A9599EAC}" srcId="{5420836C-236C-4A42-BBE8-9E3821599B37}" destId="{FEA91A61-9AD4-4451-84EC-23086E3F4439}" srcOrd="0" destOrd="0" parTransId="{9412AD0B-B2D7-413C-A84A-C8A6FFEBBC10}" sibTransId="{1B259CA9-5214-48F9-8A41-A5D743B9D804}"/>
    <dgm:cxn modelId="{ED8F6C64-7DD2-4C89-92C1-3545B6592F89}" type="presOf" srcId="{8F1D7DE2-37A8-4CF9-911E-19A73D80D577}" destId="{B2A3FC63-4EF9-4F87-A7E6-16592476531E}" srcOrd="0" destOrd="0" presId="urn:microsoft.com/office/officeart/2005/8/layout/chevron1"/>
    <dgm:cxn modelId="{5B9C266D-2CB1-4E6A-BB42-10DCA5D6610D}" srcId="{5420836C-236C-4A42-BBE8-9E3821599B37}" destId="{8F1D7DE2-37A8-4CF9-911E-19A73D80D577}" srcOrd="2" destOrd="0" parTransId="{46E0BB2E-4795-424E-B80D-E27E2F318D93}" sibTransId="{86B91B09-6073-432E-9873-1AC61BA6FEE0}"/>
    <dgm:cxn modelId="{64C2D799-11BD-4112-8ECB-814CDF53088F}" type="presOf" srcId="{FEA91A61-9AD4-4451-84EC-23086E3F4439}" destId="{F48A4A24-D932-412E-99C4-2058BBAB8C92}" srcOrd="0" destOrd="0" presId="urn:microsoft.com/office/officeart/2005/8/layout/chevron1"/>
    <dgm:cxn modelId="{5826ACA5-B622-4EDC-BEEB-76BD1F8CD8C4}" srcId="{5420836C-236C-4A42-BBE8-9E3821599B37}" destId="{86B85249-3C7D-4EEC-B67B-351C35626D29}" srcOrd="1" destOrd="0" parTransId="{93EA0E86-0ABA-49C1-BBB4-654E7BB5534D}" sibTransId="{967F5FBF-F200-42C7-B5EE-5542A279F199}"/>
    <dgm:cxn modelId="{776BC3CB-3199-4EE0-9285-A1E393DAB4A8}" type="presOf" srcId="{86B85249-3C7D-4EEC-B67B-351C35626D29}" destId="{11362102-CF3F-43EA-85AB-27D4DC362511}" srcOrd="0" destOrd="0" presId="urn:microsoft.com/office/officeart/2005/8/layout/chevron1"/>
    <dgm:cxn modelId="{CA45EA72-FDBE-4E16-81E7-251763EC82BA}" type="presParOf" srcId="{D4718DD2-A316-49BD-8886-4A4728467EAE}" destId="{F48A4A24-D932-412E-99C4-2058BBAB8C92}" srcOrd="0" destOrd="0" presId="urn:microsoft.com/office/officeart/2005/8/layout/chevron1"/>
    <dgm:cxn modelId="{8B9DE2F3-ACC8-44AB-B8AB-5DC86723B553}" type="presParOf" srcId="{D4718DD2-A316-49BD-8886-4A4728467EAE}" destId="{F30CF81D-40DC-4034-A22E-037FE9F75E95}" srcOrd="1" destOrd="0" presId="urn:microsoft.com/office/officeart/2005/8/layout/chevron1"/>
    <dgm:cxn modelId="{2BE4573C-3374-433A-9251-6259D6FFF50C}" type="presParOf" srcId="{D4718DD2-A316-49BD-8886-4A4728467EAE}" destId="{11362102-CF3F-43EA-85AB-27D4DC362511}" srcOrd="2" destOrd="0" presId="urn:microsoft.com/office/officeart/2005/8/layout/chevron1"/>
    <dgm:cxn modelId="{ED24C38C-2CAA-4DA7-B6EB-FB2A9439FAC7}" type="presParOf" srcId="{D4718DD2-A316-49BD-8886-4A4728467EAE}" destId="{D4DC03C8-0622-4AEA-BA84-43FD9C330A52}" srcOrd="3" destOrd="0" presId="urn:microsoft.com/office/officeart/2005/8/layout/chevron1"/>
    <dgm:cxn modelId="{6836802B-24E1-4030-81DE-8BF6111F83DB}" type="presParOf" srcId="{D4718DD2-A316-49BD-8886-4A4728467EAE}" destId="{B2A3FC63-4EF9-4F87-A7E6-16592476531E}" srcOrd="4" destOrd="0" presId="urn:microsoft.com/office/officeart/2005/8/layout/chevron1"/>
  </dgm:cxnLst>
  <dgm:bg/>
  <dgm:whole/>
  <dgm:extLst>
    <a:ext uri="http://schemas.microsoft.com/office/drawing/2008/diagram">
      <dsp:dataModelExt xmlns:dsp="http://schemas.microsoft.com/office/drawing/2008/diagram" relId="rId33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5420836C-236C-4A42-BBE8-9E3821599B37}" type="doc">
      <dgm:prSet loTypeId="urn:microsoft.com/office/officeart/2005/8/layout/chevron1" loCatId="process" qsTypeId="urn:microsoft.com/office/officeart/2005/8/quickstyle/simple1#6" qsCatId="simple" csTypeId="urn:microsoft.com/office/officeart/2005/8/colors/accent1_2#6" csCatId="accent1" phldr="1"/>
      <dgm:spPr/>
    </dgm:pt>
    <dgm:pt modelId="{FEA91A61-9AD4-4451-84EC-23086E3F4439}">
      <dgm:prSet phldrT="[文本]" custT="1"/>
      <dgm:spPr/>
      <dgm:t>
        <a:bodyPr/>
        <a:p>
          <a:r>
            <a:rPr lang="zh-CN" altLang="en-US" sz="1200"/>
            <a:t>选择抽样</a:t>
          </a:r>
        </a:p>
      </dgm:t>
    </dgm:pt>
    <dgm:pt modelId="{9412AD0B-B2D7-413C-A84A-C8A6FFEBBC10}" cxnId="{3A0F935C-7239-4205-B7F8-7FF2A9599EAC}" type="parTrans">
      <dgm:prSet/>
      <dgm:spPr/>
      <dgm:t>
        <a:bodyPr/>
        <a:p>
          <a:endParaRPr lang="zh-CN" altLang="en-US" sz="1200"/>
        </a:p>
      </dgm:t>
    </dgm:pt>
    <dgm:pt modelId="{1B259CA9-5214-48F9-8A41-A5D743B9D804}" cxnId="{3A0F935C-7239-4205-B7F8-7FF2A9599EAC}" type="sibTrans">
      <dgm:prSet/>
      <dgm:spPr/>
      <dgm:t>
        <a:bodyPr/>
        <a:p>
          <a:endParaRPr lang="zh-CN" altLang="en-US" sz="1200"/>
        </a:p>
      </dgm:t>
    </dgm:pt>
    <dgm:pt modelId="{86B85249-3C7D-4EEC-B67B-351C35626D29}">
      <dgm:prSet phldrT="[文本]" custT="1"/>
      <dgm:spPr/>
      <dgm:t>
        <a:bodyPr/>
        <a:p>
          <a:r>
            <a:rPr lang="zh-CN" altLang="en-US" sz="1200"/>
            <a:t>选择抽样集团</a:t>
          </a:r>
        </a:p>
      </dgm:t>
    </dgm:pt>
    <dgm:pt modelId="{93EA0E86-0ABA-49C1-BBB4-654E7BB5534D}" cxnId="{5826ACA5-B622-4EDC-BEEB-76BD1F8CD8C4}" type="parTrans">
      <dgm:prSet/>
      <dgm:spPr/>
      <dgm:t>
        <a:bodyPr/>
        <a:p>
          <a:endParaRPr lang="zh-CN" altLang="en-US" sz="1200"/>
        </a:p>
      </dgm:t>
    </dgm:pt>
    <dgm:pt modelId="{967F5FBF-F200-42C7-B5EE-5542A279F199}" cxnId="{5826ACA5-B622-4EDC-BEEB-76BD1F8CD8C4}" type="sibTrans">
      <dgm:prSet/>
      <dgm:spPr/>
      <dgm:t>
        <a:bodyPr/>
        <a:p>
          <a:endParaRPr lang="zh-CN" altLang="en-US" sz="1200"/>
        </a:p>
      </dgm:t>
    </dgm:pt>
    <dgm:pt modelId="{D4718DD2-A316-49BD-8886-4A4728467EAE}" type="pres">
      <dgm:prSet presAssocID="{5420836C-236C-4A42-BBE8-9E3821599B37}" presName="Name0" presStyleCnt="0">
        <dgm:presLayoutVars>
          <dgm:dir/>
          <dgm:animLvl val="lvl"/>
          <dgm:resizeHandles val="exact"/>
        </dgm:presLayoutVars>
      </dgm:prSet>
      <dgm:spPr/>
    </dgm:pt>
    <dgm:pt modelId="{F48A4A24-D932-412E-99C4-2058BBAB8C92}" type="pres">
      <dgm:prSet presAssocID="{FEA91A61-9AD4-4451-84EC-23086E3F4439}" presName="parTxOnly" presStyleLbl="node1" presStyleIdx="0" presStyleCnt="2" custScaleY="52620">
        <dgm:presLayoutVars>
          <dgm:chMax val="0"/>
          <dgm:chPref val="0"/>
          <dgm:bulletEnabled val="1"/>
        </dgm:presLayoutVars>
      </dgm:prSet>
      <dgm:spPr/>
    </dgm:pt>
    <dgm:pt modelId="{F30CF81D-40DC-4034-A22E-037FE9F75E95}" type="pres">
      <dgm:prSet presAssocID="{1B259CA9-5214-48F9-8A41-A5D743B9D804}" presName="parTxOnlySpace" presStyleCnt="0"/>
      <dgm:spPr/>
    </dgm:pt>
    <dgm:pt modelId="{11362102-CF3F-43EA-85AB-27D4DC362511}" type="pres">
      <dgm:prSet presAssocID="{86B85249-3C7D-4EEC-B67B-351C35626D29}" presName="parTxOnly" presStyleLbl="node1" presStyleIdx="1" presStyleCnt="2" custScaleY="52620">
        <dgm:presLayoutVars>
          <dgm:chMax val="0"/>
          <dgm:chPref val="0"/>
          <dgm:bulletEnabled val="1"/>
        </dgm:presLayoutVars>
      </dgm:prSet>
      <dgm:spPr/>
    </dgm:pt>
  </dgm:ptLst>
  <dgm:cxnLst>
    <dgm:cxn modelId="{B6D57E02-9981-40EF-AA06-8D5DFBF6FE08}" type="presOf" srcId="{FEA91A61-9AD4-4451-84EC-23086E3F4439}" destId="{F48A4A24-D932-412E-99C4-2058BBAB8C92}" srcOrd="0" destOrd="0" presId="urn:microsoft.com/office/officeart/2005/8/layout/chevron1"/>
    <dgm:cxn modelId="{3A0F935C-7239-4205-B7F8-7FF2A9599EAC}" srcId="{5420836C-236C-4A42-BBE8-9E3821599B37}" destId="{FEA91A61-9AD4-4451-84EC-23086E3F4439}" srcOrd="0" destOrd="0" parTransId="{9412AD0B-B2D7-413C-A84A-C8A6FFEBBC10}" sibTransId="{1B259CA9-5214-48F9-8A41-A5D743B9D804}"/>
    <dgm:cxn modelId="{4DBD274A-F793-4EE5-84A2-545D1094BC73}" type="presOf" srcId="{5420836C-236C-4A42-BBE8-9E3821599B37}" destId="{D4718DD2-A316-49BD-8886-4A4728467EAE}" srcOrd="0" destOrd="0" presId="urn:microsoft.com/office/officeart/2005/8/layout/chevron1"/>
    <dgm:cxn modelId="{9448334B-78DF-4CB2-ABA5-D15FA0D5965B}" type="presOf" srcId="{86B85249-3C7D-4EEC-B67B-351C35626D29}" destId="{11362102-CF3F-43EA-85AB-27D4DC362511}" srcOrd="0" destOrd="0" presId="urn:microsoft.com/office/officeart/2005/8/layout/chevron1"/>
    <dgm:cxn modelId="{5826ACA5-B622-4EDC-BEEB-76BD1F8CD8C4}" srcId="{5420836C-236C-4A42-BBE8-9E3821599B37}" destId="{86B85249-3C7D-4EEC-B67B-351C35626D29}" srcOrd="1" destOrd="0" parTransId="{93EA0E86-0ABA-49C1-BBB4-654E7BB5534D}" sibTransId="{967F5FBF-F200-42C7-B5EE-5542A279F199}"/>
    <dgm:cxn modelId="{BEE4518A-291A-4E6A-ADC2-E0932FA5EB0D}" type="presParOf" srcId="{D4718DD2-A316-49BD-8886-4A4728467EAE}" destId="{F48A4A24-D932-412E-99C4-2058BBAB8C92}" srcOrd="0" destOrd="0" presId="urn:microsoft.com/office/officeart/2005/8/layout/chevron1"/>
    <dgm:cxn modelId="{8F7EE2B5-50DF-476C-BD43-8E0F073B0915}" type="presParOf" srcId="{D4718DD2-A316-49BD-8886-4A4728467EAE}" destId="{F30CF81D-40DC-4034-A22E-037FE9F75E95}" srcOrd="1" destOrd="0" presId="urn:microsoft.com/office/officeart/2005/8/layout/chevron1"/>
    <dgm:cxn modelId="{981F7AA4-6671-4E08-8104-7FE4672674AB}" type="presParOf" srcId="{D4718DD2-A316-49BD-8886-4A4728467EAE}" destId="{11362102-CF3F-43EA-85AB-27D4DC362511}" srcOrd="2" destOrd="0" presId="urn:microsoft.com/office/officeart/2005/8/layout/chevron1"/>
  </dgm:cxnLst>
  <dgm:bg/>
  <dgm:whole/>
  <dgm:extLst>
    <a:ext uri="http://schemas.microsoft.com/office/drawing/2008/diagram">
      <dsp:dataModelExt xmlns:dsp="http://schemas.microsoft.com/office/drawing/2008/diagram" relId="rId34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420836C-236C-4A42-BBE8-9E3821599B37}" type="doc">
      <dgm:prSet loTypeId="urn:microsoft.com/office/officeart/2005/8/layout/chevron1" loCatId="process" qsTypeId="urn:microsoft.com/office/officeart/2005/8/quickstyle/simple1#7" qsCatId="simple" csTypeId="urn:microsoft.com/office/officeart/2005/8/colors/accent1_2#7" csCatId="accent1" phldr="1"/>
      <dgm:spPr/>
    </dgm:pt>
    <dgm:pt modelId="{FEA91A61-9AD4-4451-84EC-23086E3F4439}">
      <dgm:prSet phldrT="[文本]" custT="1"/>
      <dgm:spPr/>
      <dgm:t>
        <a:bodyPr/>
        <a:p>
          <a:r>
            <a:rPr lang="zh-CN" altLang="en-US" sz="1200"/>
            <a:t>选择工作</a:t>
          </a:r>
        </a:p>
      </dgm:t>
    </dgm:pt>
    <dgm:pt modelId="{9412AD0B-B2D7-413C-A84A-C8A6FFEBBC10}" cxnId="{3A0F935C-7239-4205-B7F8-7FF2A9599EAC}" type="parTrans">
      <dgm:prSet/>
      <dgm:spPr/>
      <dgm:t>
        <a:bodyPr/>
        <a:p>
          <a:endParaRPr lang="zh-CN" altLang="en-US" sz="1200"/>
        </a:p>
      </dgm:t>
    </dgm:pt>
    <dgm:pt modelId="{1B259CA9-5214-48F9-8A41-A5D743B9D804}" cxnId="{3A0F935C-7239-4205-B7F8-7FF2A9599EAC}" type="sibTrans">
      <dgm:prSet/>
      <dgm:spPr/>
      <dgm:t>
        <a:bodyPr/>
        <a:p>
          <a:endParaRPr lang="zh-CN" altLang="en-US" sz="1200"/>
        </a:p>
      </dgm:t>
    </dgm:pt>
    <dgm:pt modelId="{86B85249-3C7D-4EEC-B67B-351C35626D29}">
      <dgm:prSet phldrT="[文本]" custT="1"/>
      <dgm:spPr/>
      <dgm:t>
        <a:bodyPr/>
        <a:p>
          <a:r>
            <a:rPr lang="zh-CN" altLang="en-US" sz="1200"/>
            <a:t>选择测评单位</a:t>
          </a:r>
        </a:p>
      </dgm:t>
    </dgm:pt>
    <dgm:pt modelId="{93EA0E86-0ABA-49C1-BBB4-654E7BB5534D}" cxnId="{5826ACA5-B622-4EDC-BEEB-76BD1F8CD8C4}" type="parTrans">
      <dgm:prSet/>
      <dgm:spPr/>
      <dgm:t>
        <a:bodyPr/>
        <a:p>
          <a:endParaRPr lang="zh-CN" altLang="en-US" sz="1200"/>
        </a:p>
      </dgm:t>
    </dgm:pt>
    <dgm:pt modelId="{967F5FBF-F200-42C7-B5EE-5542A279F199}" cxnId="{5826ACA5-B622-4EDC-BEEB-76BD1F8CD8C4}" type="sibTrans">
      <dgm:prSet/>
      <dgm:spPr/>
      <dgm:t>
        <a:bodyPr/>
        <a:p>
          <a:endParaRPr lang="zh-CN" altLang="en-US" sz="1200"/>
        </a:p>
      </dgm:t>
    </dgm:pt>
    <dgm:pt modelId="{D4718DD2-A316-49BD-8886-4A4728467EAE}" type="pres">
      <dgm:prSet presAssocID="{5420836C-236C-4A42-BBE8-9E3821599B37}" presName="Name0" presStyleCnt="0">
        <dgm:presLayoutVars>
          <dgm:dir/>
          <dgm:animLvl val="lvl"/>
          <dgm:resizeHandles val="exact"/>
        </dgm:presLayoutVars>
      </dgm:prSet>
      <dgm:spPr/>
    </dgm:pt>
    <dgm:pt modelId="{F48A4A24-D932-412E-99C4-2058BBAB8C92}" type="pres">
      <dgm:prSet presAssocID="{FEA91A61-9AD4-4451-84EC-23086E3F4439}" presName="parTxOnly" presStyleLbl="node1" presStyleIdx="0" presStyleCnt="2" custScaleY="52620">
        <dgm:presLayoutVars>
          <dgm:chMax val="0"/>
          <dgm:chPref val="0"/>
          <dgm:bulletEnabled val="1"/>
        </dgm:presLayoutVars>
      </dgm:prSet>
      <dgm:spPr/>
    </dgm:pt>
    <dgm:pt modelId="{F30CF81D-40DC-4034-A22E-037FE9F75E95}" type="pres">
      <dgm:prSet presAssocID="{1B259CA9-5214-48F9-8A41-A5D743B9D804}" presName="parTxOnlySpace" presStyleCnt="0"/>
      <dgm:spPr/>
    </dgm:pt>
    <dgm:pt modelId="{11362102-CF3F-43EA-85AB-27D4DC362511}" type="pres">
      <dgm:prSet presAssocID="{86B85249-3C7D-4EEC-B67B-351C35626D29}" presName="parTxOnly" presStyleLbl="node1" presStyleIdx="1" presStyleCnt="2" custScaleY="52620">
        <dgm:presLayoutVars>
          <dgm:chMax val="0"/>
          <dgm:chPref val="0"/>
          <dgm:bulletEnabled val="1"/>
        </dgm:presLayoutVars>
      </dgm:prSet>
      <dgm:spPr/>
    </dgm:pt>
  </dgm:ptLst>
  <dgm:cxnLst>
    <dgm:cxn modelId="{71CFCB3A-2FFC-4718-9406-DD90E8B7000E}" type="presOf" srcId="{86B85249-3C7D-4EEC-B67B-351C35626D29}" destId="{11362102-CF3F-43EA-85AB-27D4DC362511}" srcOrd="0" destOrd="0" presId="urn:microsoft.com/office/officeart/2005/8/layout/chevron1"/>
    <dgm:cxn modelId="{3A0F935C-7239-4205-B7F8-7FF2A9599EAC}" srcId="{5420836C-236C-4A42-BBE8-9E3821599B37}" destId="{FEA91A61-9AD4-4451-84EC-23086E3F4439}" srcOrd="0" destOrd="0" parTransId="{9412AD0B-B2D7-413C-A84A-C8A6FFEBBC10}" sibTransId="{1B259CA9-5214-48F9-8A41-A5D743B9D804}"/>
    <dgm:cxn modelId="{362E5D4A-84DD-4C8A-97DF-C34AAC939268}" type="presOf" srcId="{5420836C-236C-4A42-BBE8-9E3821599B37}" destId="{D4718DD2-A316-49BD-8886-4A4728467EAE}" srcOrd="0" destOrd="0" presId="urn:microsoft.com/office/officeart/2005/8/layout/chevron1"/>
    <dgm:cxn modelId="{DF3A1680-4D36-4533-A10E-05A2C5DEE9B3}" type="presOf" srcId="{FEA91A61-9AD4-4451-84EC-23086E3F4439}" destId="{F48A4A24-D932-412E-99C4-2058BBAB8C92}" srcOrd="0" destOrd="0" presId="urn:microsoft.com/office/officeart/2005/8/layout/chevron1"/>
    <dgm:cxn modelId="{5826ACA5-B622-4EDC-BEEB-76BD1F8CD8C4}" srcId="{5420836C-236C-4A42-BBE8-9E3821599B37}" destId="{86B85249-3C7D-4EEC-B67B-351C35626D29}" srcOrd="1" destOrd="0" parTransId="{93EA0E86-0ABA-49C1-BBB4-654E7BB5534D}" sibTransId="{967F5FBF-F200-42C7-B5EE-5542A279F199}"/>
    <dgm:cxn modelId="{010A6EAF-CD60-4F9E-AED6-C052BEC10A6E}" type="presParOf" srcId="{D4718DD2-A316-49BD-8886-4A4728467EAE}" destId="{F48A4A24-D932-412E-99C4-2058BBAB8C92}" srcOrd="0" destOrd="0" presId="urn:microsoft.com/office/officeart/2005/8/layout/chevron1"/>
    <dgm:cxn modelId="{BBDCC519-7E5C-4276-9367-4EE6892C7F70}" type="presParOf" srcId="{D4718DD2-A316-49BD-8886-4A4728467EAE}" destId="{F30CF81D-40DC-4034-A22E-037FE9F75E95}" srcOrd="1" destOrd="0" presId="urn:microsoft.com/office/officeart/2005/8/layout/chevron1"/>
    <dgm:cxn modelId="{29A2B345-4CCF-4716-B614-5CDECA6E7E82}" type="presParOf" srcId="{D4718DD2-A316-49BD-8886-4A4728467EAE}" destId="{11362102-CF3F-43EA-85AB-27D4DC362511}" srcOrd="2" destOrd="0" presId="urn:microsoft.com/office/officeart/2005/8/layout/chevron1"/>
  </dgm:cxnLst>
  <dgm:bg/>
  <dgm:whole/>
  <dgm:extLst>
    <a:ext uri="http://schemas.microsoft.com/office/drawing/2008/diagram">
      <dsp:dataModelExt xmlns:dsp="http://schemas.microsoft.com/office/drawing/2008/diagram" relId="rId351"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5420836C-236C-4A42-BBE8-9E3821599B37}" type="doc">
      <dgm:prSet loTypeId="urn:microsoft.com/office/officeart/2005/8/layout/chevron1" loCatId="process" qsTypeId="urn:microsoft.com/office/officeart/2005/8/quickstyle/simple1#8" qsCatId="simple" csTypeId="urn:microsoft.com/office/officeart/2005/8/colors/accent1_2#8" csCatId="accent1" phldr="1"/>
      <dgm:spPr/>
    </dgm:pt>
    <dgm:pt modelId="{FEA91A61-9AD4-4451-84EC-23086E3F4439}">
      <dgm:prSet phldrT="[文本]" custT="1"/>
      <dgm:spPr/>
      <dgm:t>
        <a:bodyPr/>
        <a:p>
          <a:r>
            <a:rPr lang="zh-CN" altLang="en-US" sz="1200"/>
            <a:t>选择汇总</a:t>
          </a:r>
        </a:p>
      </dgm:t>
    </dgm:pt>
    <dgm:pt modelId="{9412AD0B-B2D7-413C-A84A-C8A6FFEBBC10}" cxnId="{3A0F935C-7239-4205-B7F8-7FF2A9599EAC}" type="parTrans">
      <dgm:prSet/>
      <dgm:spPr/>
      <dgm:t>
        <a:bodyPr/>
        <a:p>
          <a:endParaRPr lang="zh-CN" altLang="en-US" sz="1200"/>
        </a:p>
      </dgm:t>
    </dgm:pt>
    <dgm:pt modelId="{1B259CA9-5214-48F9-8A41-A5D743B9D804}" cxnId="{3A0F935C-7239-4205-B7F8-7FF2A9599EAC}" type="sibTrans">
      <dgm:prSet/>
      <dgm:spPr/>
      <dgm:t>
        <a:bodyPr/>
        <a:p>
          <a:endParaRPr lang="zh-CN" altLang="en-US" sz="1200"/>
        </a:p>
      </dgm:t>
    </dgm:pt>
    <dgm:pt modelId="{86B85249-3C7D-4EEC-B67B-351C35626D29}">
      <dgm:prSet phldrT="[文本]" custT="1"/>
      <dgm:spPr/>
      <dgm:t>
        <a:bodyPr/>
        <a:p>
          <a:r>
            <a:rPr lang="zh-CN" altLang="en-US" sz="1200"/>
            <a:t>选择汇总单位</a:t>
          </a:r>
        </a:p>
      </dgm:t>
    </dgm:pt>
    <dgm:pt modelId="{93EA0E86-0ABA-49C1-BBB4-654E7BB5534D}" cxnId="{5826ACA5-B622-4EDC-BEEB-76BD1F8CD8C4}" type="parTrans">
      <dgm:prSet/>
      <dgm:spPr/>
      <dgm:t>
        <a:bodyPr/>
        <a:p>
          <a:endParaRPr lang="zh-CN" altLang="en-US" sz="1200"/>
        </a:p>
      </dgm:t>
    </dgm:pt>
    <dgm:pt modelId="{967F5FBF-F200-42C7-B5EE-5542A279F199}" cxnId="{5826ACA5-B622-4EDC-BEEB-76BD1F8CD8C4}" type="sibTrans">
      <dgm:prSet/>
      <dgm:spPr/>
      <dgm:t>
        <a:bodyPr/>
        <a:p>
          <a:endParaRPr lang="zh-CN" altLang="en-US" sz="1200"/>
        </a:p>
      </dgm:t>
    </dgm:pt>
    <dgm:pt modelId="{D4718DD2-A316-49BD-8886-4A4728467EAE}" type="pres">
      <dgm:prSet presAssocID="{5420836C-236C-4A42-BBE8-9E3821599B37}" presName="Name0" presStyleCnt="0">
        <dgm:presLayoutVars>
          <dgm:dir/>
          <dgm:animLvl val="lvl"/>
          <dgm:resizeHandles val="exact"/>
        </dgm:presLayoutVars>
      </dgm:prSet>
      <dgm:spPr/>
    </dgm:pt>
    <dgm:pt modelId="{F48A4A24-D932-412E-99C4-2058BBAB8C92}" type="pres">
      <dgm:prSet presAssocID="{FEA91A61-9AD4-4451-84EC-23086E3F4439}" presName="parTxOnly" presStyleLbl="node1" presStyleIdx="0" presStyleCnt="2" custScaleY="52620">
        <dgm:presLayoutVars>
          <dgm:chMax val="0"/>
          <dgm:chPref val="0"/>
          <dgm:bulletEnabled val="1"/>
        </dgm:presLayoutVars>
      </dgm:prSet>
      <dgm:spPr/>
    </dgm:pt>
    <dgm:pt modelId="{F30CF81D-40DC-4034-A22E-037FE9F75E95}" type="pres">
      <dgm:prSet presAssocID="{1B259CA9-5214-48F9-8A41-A5D743B9D804}" presName="parTxOnlySpace" presStyleCnt="0"/>
      <dgm:spPr/>
    </dgm:pt>
    <dgm:pt modelId="{11362102-CF3F-43EA-85AB-27D4DC362511}" type="pres">
      <dgm:prSet presAssocID="{86B85249-3C7D-4EEC-B67B-351C35626D29}" presName="parTxOnly" presStyleLbl="node1" presStyleIdx="1" presStyleCnt="2" custScaleY="52620">
        <dgm:presLayoutVars>
          <dgm:chMax val="0"/>
          <dgm:chPref val="0"/>
          <dgm:bulletEnabled val="1"/>
        </dgm:presLayoutVars>
      </dgm:prSet>
      <dgm:spPr/>
    </dgm:pt>
  </dgm:ptLst>
  <dgm:cxnLst>
    <dgm:cxn modelId="{979C2218-080D-4E7A-8F56-AE725C519D09}" type="presOf" srcId="{86B85249-3C7D-4EEC-B67B-351C35626D29}" destId="{11362102-CF3F-43EA-85AB-27D4DC362511}" srcOrd="0" destOrd="0" presId="urn:microsoft.com/office/officeart/2005/8/layout/chevron1"/>
    <dgm:cxn modelId="{3A0F935C-7239-4205-B7F8-7FF2A9599EAC}" srcId="{5420836C-236C-4A42-BBE8-9E3821599B37}" destId="{FEA91A61-9AD4-4451-84EC-23086E3F4439}" srcOrd="0" destOrd="0" parTransId="{9412AD0B-B2D7-413C-A84A-C8A6FFEBBC10}" sibTransId="{1B259CA9-5214-48F9-8A41-A5D743B9D804}"/>
    <dgm:cxn modelId="{5826ACA5-B622-4EDC-BEEB-76BD1F8CD8C4}" srcId="{5420836C-236C-4A42-BBE8-9E3821599B37}" destId="{86B85249-3C7D-4EEC-B67B-351C35626D29}" srcOrd="1" destOrd="0" parTransId="{93EA0E86-0ABA-49C1-BBB4-654E7BB5534D}" sibTransId="{967F5FBF-F200-42C7-B5EE-5542A279F199}"/>
    <dgm:cxn modelId="{6D1B9FBE-F1A0-4B18-93C0-90AEE29C3963}" type="presOf" srcId="{5420836C-236C-4A42-BBE8-9E3821599B37}" destId="{D4718DD2-A316-49BD-8886-4A4728467EAE}" srcOrd="0" destOrd="0" presId="urn:microsoft.com/office/officeart/2005/8/layout/chevron1"/>
    <dgm:cxn modelId="{BA72CBCC-0DC5-4D3C-B66C-A5EE3F284343}" type="presOf" srcId="{FEA91A61-9AD4-4451-84EC-23086E3F4439}" destId="{F48A4A24-D932-412E-99C4-2058BBAB8C92}" srcOrd="0" destOrd="0" presId="urn:microsoft.com/office/officeart/2005/8/layout/chevron1"/>
    <dgm:cxn modelId="{4F85FB1E-80F6-4AE3-B2B9-5A1142D6096A}" type="presParOf" srcId="{D4718DD2-A316-49BD-8886-4A4728467EAE}" destId="{F48A4A24-D932-412E-99C4-2058BBAB8C92}" srcOrd="0" destOrd="0" presId="urn:microsoft.com/office/officeart/2005/8/layout/chevron1"/>
    <dgm:cxn modelId="{2F52B59E-CB69-4B6A-9717-66BA89038271}" type="presParOf" srcId="{D4718DD2-A316-49BD-8886-4A4728467EAE}" destId="{F30CF81D-40DC-4034-A22E-037FE9F75E95}" srcOrd="1" destOrd="0" presId="urn:microsoft.com/office/officeart/2005/8/layout/chevron1"/>
    <dgm:cxn modelId="{6AAB7C0E-EF6C-41D7-8BD7-81ADA78856EC}" type="presParOf" srcId="{D4718DD2-A316-49BD-8886-4A4728467EAE}" destId="{11362102-CF3F-43EA-85AB-27D4DC362511}" srcOrd="2" destOrd="0" presId="urn:microsoft.com/office/officeart/2005/8/layout/chevron1"/>
  </dgm:cxnLst>
  <dgm:bg/>
  <dgm:whole/>
  <dgm:extLst>
    <a:ext uri="http://schemas.microsoft.com/office/drawing/2008/diagram">
      <dsp:dataModelExt xmlns:dsp="http://schemas.microsoft.com/office/drawing/2008/diagram" relId="rId35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5420836C-236C-4A42-BBE8-9E3821599B37}" type="doc">
      <dgm:prSet loTypeId="urn:microsoft.com/office/officeart/2005/8/layout/chevron1" loCatId="process" qsTypeId="urn:microsoft.com/office/officeart/2005/8/quickstyle/simple1#9" qsCatId="simple" csTypeId="urn:microsoft.com/office/officeart/2005/8/colors/accent1_2#9" csCatId="accent1" phldr="1"/>
      <dgm:spPr/>
    </dgm:pt>
    <dgm:pt modelId="{FEA91A61-9AD4-4451-84EC-23086E3F4439}">
      <dgm:prSet phldrT="[文本]" custT="1"/>
      <dgm:spPr/>
      <dgm:t>
        <a:bodyPr/>
        <a:p>
          <a:r>
            <a:rPr lang="zh-CN" altLang="en-US" sz="1200"/>
            <a:t>选择流程</a:t>
          </a:r>
        </a:p>
      </dgm:t>
    </dgm:pt>
    <dgm:pt modelId="{9412AD0B-B2D7-413C-A84A-C8A6FFEBBC10}" cxnId="{3A0F935C-7239-4205-B7F8-7FF2A9599EAC}" type="parTrans">
      <dgm:prSet/>
      <dgm:spPr/>
      <dgm:t>
        <a:bodyPr/>
        <a:p>
          <a:endParaRPr lang="zh-CN" altLang="en-US" sz="1200"/>
        </a:p>
      </dgm:t>
    </dgm:pt>
    <dgm:pt modelId="{1B259CA9-5214-48F9-8A41-A5D743B9D804}" cxnId="{3A0F935C-7239-4205-B7F8-7FF2A9599EAC}" type="sibTrans">
      <dgm:prSet/>
      <dgm:spPr/>
      <dgm:t>
        <a:bodyPr/>
        <a:p>
          <a:endParaRPr lang="zh-CN" altLang="en-US" sz="1200"/>
        </a:p>
      </dgm:t>
    </dgm:pt>
    <dgm:pt modelId="{86B85249-3C7D-4EEC-B67B-351C35626D29}">
      <dgm:prSet phldrT="[文本]" custT="1"/>
      <dgm:spPr/>
      <dgm:t>
        <a:bodyPr/>
        <a:p>
          <a:r>
            <a:rPr lang="zh-CN" altLang="en-US" sz="1200"/>
            <a:t>选择统计集团</a:t>
          </a:r>
        </a:p>
      </dgm:t>
    </dgm:pt>
    <dgm:pt modelId="{93EA0E86-0ABA-49C1-BBB4-654E7BB5534D}" cxnId="{5826ACA5-B622-4EDC-BEEB-76BD1F8CD8C4}" type="parTrans">
      <dgm:prSet/>
      <dgm:spPr/>
      <dgm:t>
        <a:bodyPr/>
        <a:p>
          <a:endParaRPr lang="zh-CN" altLang="en-US" sz="1200"/>
        </a:p>
      </dgm:t>
    </dgm:pt>
    <dgm:pt modelId="{967F5FBF-F200-42C7-B5EE-5542A279F199}" cxnId="{5826ACA5-B622-4EDC-BEEB-76BD1F8CD8C4}" type="sibTrans">
      <dgm:prSet/>
      <dgm:spPr/>
      <dgm:t>
        <a:bodyPr/>
        <a:p>
          <a:endParaRPr lang="zh-CN" altLang="en-US" sz="1200"/>
        </a:p>
      </dgm:t>
    </dgm:pt>
    <dgm:pt modelId="{8F1D7DE2-37A8-4CF9-911E-19A73D80D577}">
      <dgm:prSet phldrT="[文本]" custT="1"/>
      <dgm:spPr/>
      <dgm:t>
        <a:bodyPr/>
        <a:p>
          <a:r>
            <a:rPr lang="zh-CN" altLang="en-US" sz="1200"/>
            <a:t>查询填报状态</a:t>
          </a:r>
        </a:p>
      </dgm:t>
    </dgm:pt>
    <dgm:pt modelId="{46E0BB2E-4795-424E-B80D-E27E2F318D93}" cxnId="{5B9C266D-2CB1-4E6A-BB42-10DCA5D6610D}" type="parTrans">
      <dgm:prSet/>
      <dgm:spPr/>
      <dgm:t>
        <a:bodyPr/>
        <a:p>
          <a:endParaRPr lang="zh-CN" altLang="en-US" sz="1200"/>
        </a:p>
      </dgm:t>
    </dgm:pt>
    <dgm:pt modelId="{86B91B09-6073-432E-9873-1AC61BA6FEE0}" cxnId="{5B9C266D-2CB1-4E6A-BB42-10DCA5D6610D}" type="sibTrans">
      <dgm:prSet/>
      <dgm:spPr/>
      <dgm:t>
        <a:bodyPr/>
        <a:p>
          <a:endParaRPr lang="zh-CN" altLang="en-US" sz="1200"/>
        </a:p>
      </dgm:t>
    </dgm:pt>
    <dgm:pt modelId="{D4718DD2-A316-49BD-8886-4A4728467EAE}" type="pres">
      <dgm:prSet presAssocID="{5420836C-236C-4A42-BBE8-9E3821599B37}" presName="Name0" presStyleCnt="0">
        <dgm:presLayoutVars>
          <dgm:dir/>
          <dgm:animLvl val="lvl"/>
          <dgm:resizeHandles val="exact"/>
        </dgm:presLayoutVars>
      </dgm:prSet>
      <dgm:spPr/>
    </dgm:pt>
    <dgm:pt modelId="{F48A4A24-D932-412E-99C4-2058BBAB8C92}" type="pres">
      <dgm:prSet presAssocID="{FEA91A61-9AD4-4451-84EC-23086E3F4439}" presName="parTxOnly" presStyleLbl="node1" presStyleIdx="0" presStyleCnt="3" custScaleY="52620">
        <dgm:presLayoutVars>
          <dgm:chMax val="0"/>
          <dgm:chPref val="0"/>
          <dgm:bulletEnabled val="1"/>
        </dgm:presLayoutVars>
      </dgm:prSet>
      <dgm:spPr/>
    </dgm:pt>
    <dgm:pt modelId="{F30CF81D-40DC-4034-A22E-037FE9F75E95}" type="pres">
      <dgm:prSet presAssocID="{1B259CA9-5214-48F9-8A41-A5D743B9D804}" presName="parTxOnlySpace" presStyleCnt="0"/>
      <dgm:spPr/>
    </dgm:pt>
    <dgm:pt modelId="{11362102-CF3F-43EA-85AB-27D4DC362511}" type="pres">
      <dgm:prSet presAssocID="{86B85249-3C7D-4EEC-B67B-351C35626D29}" presName="parTxOnly" presStyleLbl="node1" presStyleIdx="1" presStyleCnt="3" custScaleY="52620">
        <dgm:presLayoutVars>
          <dgm:chMax val="0"/>
          <dgm:chPref val="0"/>
          <dgm:bulletEnabled val="1"/>
        </dgm:presLayoutVars>
      </dgm:prSet>
      <dgm:spPr/>
    </dgm:pt>
    <dgm:pt modelId="{D4DC03C8-0622-4AEA-BA84-43FD9C330A52}" type="pres">
      <dgm:prSet presAssocID="{967F5FBF-F200-42C7-B5EE-5542A279F199}" presName="parTxOnlySpace" presStyleCnt="0"/>
      <dgm:spPr/>
    </dgm:pt>
    <dgm:pt modelId="{B2A3FC63-4EF9-4F87-A7E6-16592476531E}" type="pres">
      <dgm:prSet presAssocID="{8F1D7DE2-37A8-4CF9-911E-19A73D80D577}" presName="parTxOnly" presStyleLbl="node1" presStyleIdx="2" presStyleCnt="3" custScaleY="52620">
        <dgm:presLayoutVars>
          <dgm:chMax val="0"/>
          <dgm:chPref val="0"/>
          <dgm:bulletEnabled val="1"/>
        </dgm:presLayoutVars>
      </dgm:prSet>
      <dgm:spPr/>
    </dgm:pt>
  </dgm:ptLst>
  <dgm:cxnLst>
    <dgm:cxn modelId="{3A0F935C-7239-4205-B7F8-7FF2A9599EAC}" srcId="{5420836C-236C-4A42-BBE8-9E3821599B37}" destId="{FEA91A61-9AD4-4451-84EC-23086E3F4439}" srcOrd="0" destOrd="0" parTransId="{9412AD0B-B2D7-413C-A84A-C8A6FFEBBC10}" sibTransId="{1B259CA9-5214-48F9-8A41-A5D743B9D804}"/>
    <dgm:cxn modelId="{5B9C266D-2CB1-4E6A-BB42-10DCA5D6610D}" srcId="{5420836C-236C-4A42-BBE8-9E3821599B37}" destId="{8F1D7DE2-37A8-4CF9-911E-19A73D80D577}" srcOrd="2" destOrd="0" parTransId="{46E0BB2E-4795-424E-B80D-E27E2F318D93}" sibTransId="{86B91B09-6073-432E-9873-1AC61BA6FEE0}"/>
    <dgm:cxn modelId="{C3A9308F-C230-40B3-8726-D5E1136A454F}" type="presOf" srcId="{86B85249-3C7D-4EEC-B67B-351C35626D29}" destId="{11362102-CF3F-43EA-85AB-27D4DC362511}" srcOrd="0" destOrd="0" presId="urn:microsoft.com/office/officeart/2005/8/layout/chevron1"/>
    <dgm:cxn modelId="{5826ACA5-B622-4EDC-BEEB-76BD1F8CD8C4}" srcId="{5420836C-236C-4A42-BBE8-9E3821599B37}" destId="{86B85249-3C7D-4EEC-B67B-351C35626D29}" srcOrd="1" destOrd="0" parTransId="{93EA0E86-0ABA-49C1-BBB4-654E7BB5534D}" sibTransId="{967F5FBF-F200-42C7-B5EE-5542A279F199}"/>
    <dgm:cxn modelId="{4EE653D5-A1D9-4608-B7F9-0248B423048D}" type="presOf" srcId="{FEA91A61-9AD4-4451-84EC-23086E3F4439}" destId="{F48A4A24-D932-412E-99C4-2058BBAB8C92}" srcOrd="0" destOrd="0" presId="urn:microsoft.com/office/officeart/2005/8/layout/chevron1"/>
    <dgm:cxn modelId="{99DF8EEE-E8C2-4154-9146-91F403816669}" type="presOf" srcId="{8F1D7DE2-37A8-4CF9-911E-19A73D80D577}" destId="{B2A3FC63-4EF9-4F87-A7E6-16592476531E}" srcOrd="0" destOrd="0" presId="urn:microsoft.com/office/officeart/2005/8/layout/chevron1"/>
    <dgm:cxn modelId="{AC2AADF3-50A2-472B-89B3-A0DB889F2A75}" type="presOf" srcId="{5420836C-236C-4A42-BBE8-9E3821599B37}" destId="{D4718DD2-A316-49BD-8886-4A4728467EAE}" srcOrd="0" destOrd="0" presId="urn:microsoft.com/office/officeart/2005/8/layout/chevron1"/>
    <dgm:cxn modelId="{F5DDC542-1C4C-45B2-B58B-54E61E101D29}" type="presParOf" srcId="{D4718DD2-A316-49BD-8886-4A4728467EAE}" destId="{F48A4A24-D932-412E-99C4-2058BBAB8C92}" srcOrd="0" destOrd="0" presId="urn:microsoft.com/office/officeart/2005/8/layout/chevron1"/>
    <dgm:cxn modelId="{ECA95FBA-9B3E-4C37-800E-A707C066CFC3}" type="presParOf" srcId="{D4718DD2-A316-49BD-8886-4A4728467EAE}" destId="{F30CF81D-40DC-4034-A22E-037FE9F75E95}" srcOrd="1" destOrd="0" presId="urn:microsoft.com/office/officeart/2005/8/layout/chevron1"/>
    <dgm:cxn modelId="{2F569308-9CF5-44D7-9913-AB93663B1D66}" type="presParOf" srcId="{D4718DD2-A316-49BD-8886-4A4728467EAE}" destId="{11362102-CF3F-43EA-85AB-27D4DC362511}" srcOrd="2" destOrd="0" presId="urn:microsoft.com/office/officeart/2005/8/layout/chevron1"/>
    <dgm:cxn modelId="{BDF43A16-D745-4B23-A587-784EC41AB475}" type="presParOf" srcId="{D4718DD2-A316-49BD-8886-4A4728467EAE}" destId="{D4DC03C8-0622-4AEA-BA84-43FD9C330A52}" srcOrd="3" destOrd="0" presId="urn:microsoft.com/office/officeart/2005/8/layout/chevron1"/>
    <dgm:cxn modelId="{780EAC78-5AB9-4FC9-917C-79D049E3C286}" type="presParOf" srcId="{D4718DD2-A316-49BD-8886-4A4728467EAE}" destId="{B2A3FC63-4EF9-4F87-A7E6-16592476531E}" srcOrd="4" destOrd="0" presId="urn:microsoft.com/office/officeart/2005/8/layout/chevron1"/>
  </dgm:cxnLst>
  <dgm:bg/>
  <dgm:whole/>
  <dgm:extLst>
    <a:ext uri="http://schemas.microsoft.com/office/drawing/2008/diagram">
      <dsp:dataModelExt xmlns:dsp="http://schemas.microsoft.com/office/drawing/2008/diagram" relId="rId362"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5420836C-236C-4A42-BBE8-9E3821599B37}" type="doc">
      <dgm:prSet loTypeId="urn:microsoft.com/office/officeart/2005/8/layout/chevron1" loCatId="process" qsTypeId="urn:microsoft.com/office/officeart/2005/8/quickstyle/simple1#10" qsCatId="simple" csTypeId="urn:microsoft.com/office/officeart/2005/8/colors/accent1_2#10" csCatId="accent1" phldr="1"/>
      <dgm:spPr/>
    </dgm:pt>
    <dgm:pt modelId="{FEA91A61-9AD4-4451-84EC-23086E3F4439}">
      <dgm:prSet phldrT="[文本]" custT="1"/>
      <dgm:spPr/>
      <dgm:t>
        <a:bodyPr/>
        <a:p>
          <a:r>
            <a:rPr lang="zh-CN" altLang="en-US" sz="1200"/>
            <a:t>选择传输</a:t>
          </a:r>
        </a:p>
      </dgm:t>
    </dgm:pt>
    <dgm:pt modelId="{9412AD0B-B2D7-413C-A84A-C8A6FFEBBC10}" cxnId="{3A0F935C-7239-4205-B7F8-7FF2A9599EAC}" type="parTrans">
      <dgm:prSet/>
      <dgm:spPr/>
      <dgm:t>
        <a:bodyPr/>
        <a:p>
          <a:endParaRPr lang="zh-CN" altLang="en-US" sz="1200"/>
        </a:p>
      </dgm:t>
    </dgm:pt>
    <dgm:pt modelId="{1B259CA9-5214-48F9-8A41-A5D743B9D804}" cxnId="{3A0F935C-7239-4205-B7F8-7FF2A9599EAC}" type="sibTrans">
      <dgm:prSet/>
      <dgm:spPr/>
      <dgm:t>
        <a:bodyPr/>
        <a:p>
          <a:endParaRPr lang="zh-CN" altLang="en-US" sz="1200"/>
        </a:p>
      </dgm:t>
    </dgm:pt>
    <dgm:pt modelId="{86B85249-3C7D-4EEC-B67B-351C35626D29}">
      <dgm:prSet phldrT="[文本]" custT="1"/>
      <dgm:spPr/>
      <dgm:t>
        <a:bodyPr/>
        <a:p>
          <a:r>
            <a:rPr lang="zh-CN" altLang="en-US" sz="1200"/>
            <a:t>选择</a:t>
          </a:r>
          <a:r>
            <a:rPr lang="en-US" altLang="zh-CN" sz="1200"/>
            <a:t>EXCEL</a:t>
          </a:r>
          <a:r>
            <a:rPr lang="zh-CN" altLang="en-US" sz="1200"/>
            <a:t>数据导入</a:t>
          </a:r>
        </a:p>
      </dgm:t>
    </dgm:pt>
    <dgm:pt modelId="{93EA0E86-0ABA-49C1-BBB4-654E7BB5534D}" cxnId="{5826ACA5-B622-4EDC-BEEB-76BD1F8CD8C4}" type="parTrans">
      <dgm:prSet/>
      <dgm:spPr/>
      <dgm:t>
        <a:bodyPr/>
        <a:p>
          <a:endParaRPr lang="zh-CN" altLang="en-US" sz="1200"/>
        </a:p>
      </dgm:t>
    </dgm:pt>
    <dgm:pt modelId="{967F5FBF-F200-42C7-B5EE-5542A279F199}" cxnId="{5826ACA5-B622-4EDC-BEEB-76BD1F8CD8C4}" type="sibTrans">
      <dgm:prSet/>
      <dgm:spPr/>
      <dgm:t>
        <a:bodyPr/>
        <a:p>
          <a:endParaRPr lang="zh-CN" altLang="en-US" sz="1200"/>
        </a:p>
      </dgm:t>
    </dgm:pt>
    <dgm:pt modelId="{8F1D7DE2-37A8-4CF9-911E-19A73D80D577}">
      <dgm:prSet phldrT="[文本]" custT="1"/>
      <dgm:spPr/>
      <dgm:t>
        <a:bodyPr/>
        <a:p>
          <a:r>
            <a:rPr lang="zh-CN" altLang="en-US" sz="1200"/>
            <a:t>导入数据</a:t>
          </a:r>
        </a:p>
      </dgm:t>
    </dgm:pt>
    <dgm:pt modelId="{46E0BB2E-4795-424E-B80D-E27E2F318D93}" cxnId="{5B9C266D-2CB1-4E6A-BB42-10DCA5D6610D}" type="parTrans">
      <dgm:prSet/>
      <dgm:spPr/>
      <dgm:t>
        <a:bodyPr/>
        <a:p>
          <a:endParaRPr lang="zh-CN" altLang="en-US" sz="1200"/>
        </a:p>
      </dgm:t>
    </dgm:pt>
    <dgm:pt modelId="{86B91B09-6073-432E-9873-1AC61BA6FEE0}" cxnId="{5B9C266D-2CB1-4E6A-BB42-10DCA5D6610D}" type="sibTrans">
      <dgm:prSet/>
      <dgm:spPr/>
      <dgm:t>
        <a:bodyPr/>
        <a:p>
          <a:endParaRPr lang="zh-CN" altLang="en-US" sz="1200"/>
        </a:p>
      </dgm:t>
    </dgm:pt>
    <dgm:pt modelId="{D4718DD2-A316-49BD-8886-4A4728467EAE}" type="pres">
      <dgm:prSet presAssocID="{5420836C-236C-4A42-BBE8-9E3821599B37}" presName="Name0" presStyleCnt="0">
        <dgm:presLayoutVars>
          <dgm:dir/>
          <dgm:animLvl val="lvl"/>
          <dgm:resizeHandles val="exact"/>
        </dgm:presLayoutVars>
      </dgm:prSet>
      <dgm:spPr/>
    </dgm:pt>
    <dgm:pt modelId="{F48A4A24-D932-412E-99C4-2058BBAB8C92}" type="pres">
      <dgm:prSet presAssocID="{FEA91A61-9AD4-4451-84EC-23086E3F4439}" presName="parTxOnly" presStyleLbl="node1" presStyleIdx="0" presStyleCnt="3" custScaleY="52620">
        <dgm:presLayoutVars>
          <dgm:chMax val="0"/>
          <dgm:chPref val="0"/>
          <dgm:bulletEnabled val="1"/>
        </dgm:presLayoutVars>
      </dgm:prSet>
      <dgm:spPr/>
    </dgm:pt>
    <dgm:pt modelId="{F30CF81D-40DC-4034-A22E-037FE9F75E95}" type="pres">
      <dgm:prSet presAssocID="{1B259CA9-5214-48F9-8A41-A5D743B9D804}" presName="parTxOnlySpace" presStyleCnt="0"/>
      <dgm:spPr/>
    </dgm:pt>
    <dgm:pt modelId="{11362102-CF3F-43EA-85AB-27D4DC362511}" type="pres">
      <dgm:prSet presAssocID="{86B85249-3C7D-4EEC-B67B-351C35626D29}" presName="parTxOnly" presStyleLbl="node1" presStyleIdx="1" presStyleCnt="3" custScaleY="52620">
        <dgm:presLayoutVars>
          <dgm:chMax val="0"/>
          <dgm:chPref val="0"/>
          <dgm:bulletEnabled val="1"/>
        </dgm:presLayoutVars>
      </dgm:prSet>
      <dgm:spPr/>
    </dgm:pt>
    <dgm:pt modelId="{D4DC03C8-0622-4AEA-BA84-43FD9C330A52}" type="pres">
      <dgm:prSet presAssocID="{967F5FBF-F200-42C7-B5EE-5542A279F199}" presName="parTxOnlySpace" presStyleCnt="0"/>
      <dgm:spPr/>
    </dgm:pt>
    <dgm:pt modelId="{B2A3FC63-4EF9-4F87-A7E6-16592476531E}" type="pres">
      <dgm:prSet presAssocID="{8F1D7DE2-37A8-4CF9-911E-19A73D80D577}" presName="parTxOnly" presStyleLbl="node1" presStyleIdx="2" presStyleCnt="3" custScaleY="52620">
        <dgm:presLayoutVars>
          <dgm:chMax val="0"/>
          <dgm:chPref val="0"/>
          <dgm:bulletEnabled val="1"/>
        </dgm:presLayoutVars>
      </dgm:prSet>
      <dgm:spPr/>
    </dgm:pt>
  </dgm:ptLst>
  <dgm:cxnLst>
    <dgm:cxn modelId="{728C3E04-76ED-493E-8E5A-8057962DAD22}" type="presOf" srcId="{8F1D7DE2-37A8-4CF9-911E-19A73D80D577}" destId="{B2A3FC63-4EF9-4F87-A7E6-16592476531E}" srcOrd="0" destOrd="0" presId="urn:microsoft.com/office/officeart/2005/8/layout/chevron1"/>
    <dgm:cxn modelId="{1BA56C10-2E00-43AB-AFFA-465DE9491051}" type="presOf" srcId="{FEA91A61-9AD4-4451-84EC-23086E3F4439}" destId="{F48A4A24-D932-412E-99C4-2058BBAB8C92}" srcOrd="0" destOrd="0" presId="urn:microsoft.com/office/officeart/2005/8/layout/chevron1"/>
    <dgm:cxn modelId="{3A0F935C-7239-4205-B7F8-7FF2A9599EAC}" srcId="{5420836C-236C-4A42-BBE8-9E3821599B37}" destId="{FEA91A61-9AD4-4451-84EC-23086E3F4439}" srcOrd="0" destOrd="0" parTransId="{9412AD0B-B2D7-413C-A84A-C8A6FFEBBC10}" sibTransId="{1B259CA9-5214-48F9-8A41-A5D743B9D804}"/>
    <dgm:cxn modelId="{5B9C266D-2CB1-4E6A-BB42-10DCA5D6610D}" srcId="{5420836C-236C-4A42-BBE8-9E3821599B37}" destId="{8F1D7DE2-37A8-4CF9-911E-19A73D80D577}" srcOrd="2" destOrd="0" parTransId="{46E0BB2E-4795-424E-B80D-E27E2F318D93}" sibTransId="{86B91B09-6073-432E-9873-1AC61BA6FEE0}"/>
    <dgm:cxn modelId="{5826ACA5-B622-4EDC-BEEB-76BD1F8CD8C4}" srcId="{5420836C-236C-4A42-BBE8-9E3821599B37}" destId="{86B85249-3C7D-4EEC-B67B-351C35626D29}" srcOrd="1" destOrd="0" parTransId="{93EA0E86-0ABA-49C1-BBB4-654E7BB5534D}" sibTransId="{967F5FBF-F200-42C7-B5EE-5542A279F199}"/>
    <dgm:cxn modelId="{0D3CF6CC-0F68-4005-AC29-120B8E083F80}" type="presOf" srcId="{86B85249-3C7D-4EEC-B67B-351C35626D29}" destId="{11362102-CF3F-43EA-85AB-27D4DC362511}" srcOrd="0" destOrd="0" presId="urn:microsoft.com/office/officeart/2005/8/layout/chevron1"/>
    <dgm:cxn modelId="{9795A2FA-407D-4834-B285-0DE19DDD53A1}" type="presOf" srcId="{5420836C-236C-4A42-BBE8-9E3821599B37}" destId="{D4718DD2-A316-49BD-8886-4A4728467EAE}" srcOrd="0" destOrd="0" presId="urn:microsoft.com/office/officeart/2005/8/layout/chevron1"/>
    <dgm:cxn modelId="{CAD1CF3E-E722-4A57-A05A-D288C9E68837}" type="presParOf" srcId="{D4718DD2-A316-49BD-8886-4A4728467EAE}" destId="{F48A4A24-D932-412E-99C4-2058BBAB8C92}" srcOrd="0" destOrd="0" presId="urn:microsoft.com/office/officeart/2005/8/layout/chevron1"/>
    <dgm:cxn modelId="{3EE9D36B-0578-49F8-9B97-3D47C1EB2492}" type="presParOf" srcId="{D4718DD2-A316-49BD-8886-4A4728467EAE}" destId="{F30CF81D-40DC-4034-A22E-037FE9F75E95}" srcOrd="1" destOrd="0" presId="urn:microsoft.com/office/officeart/2005/8/layout/chevron1"/>
    <dgm:cxn modelId="{3D97CD7A-2EB2-4130-9C5C-210485AAEAD6}" type="presParOf" srcId="{D4718DD2-A316-49BD-8886-4A4728467EAE}" destId="{11362102-CF3F-43EA-85AB-27D4DC362511}" srcOrd="2" destOrd="0" presId="urn:microsoft.com/office/officeart/2005/8/layout/chevron1"/>
    <dgm:cxn modelId="{9C6F6AB9-A6A4-40DD-B157-EDBDA3E91D1D}" type="presParOf" srcId="{D4718DD2-A316-49BD-8886-4A4728467EAE}" destId="{D4DC03C8-0622-4AEA-BA84-43FD9C330A52}" srcOrd="3" destOrd="0" presId="urn:microsoft.com/office/officeart/2005/8/layout/chevron1"/>
    <dgm:cxn modelId="{27488AF2-F71D-41D6-84F9-B4006C02C970}" type="presParOf" srcId="{D4718DD2-A316-49BD-8886-4A4728467EAE}" destId="{B2A3FC63-4EF9-4F87-A7E6-16592476531E}" srcOrd="4" destOrd="0" presId="urn:microsoft.com/office/officeart/2005/8/layout/chevron1"/>
  </dgm:cxnLst>
  <dgm:bg/>
  <dgm:whole/>
  <dgm:extLst>
    <a:ext uri="http://schemas.microsoft.com/office/drawing/2008/diagram">
      <dsp:dataModelExt xmlns:dsp="http://schemas.microsoft.com/office/drawing/2008/diagram" relId="rId368"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5420836C-236C-4A42-BBE8-9E3821599B37}" type="doc">
      <dgm:prSet loTypeId="urn:microsoft.com/office/officeart/2005/8/layout/chevron1" loCatId="process" qsTypeId="urn:microsoft.com/office/officeart/2005/8/quickstyle/simple1#11" qsCatId="simple" csTypeId="urn:microsoft.com/office/officeart/2005/8/colors/accent1_2#11" csCatId="accent1" phldr="1"/>
      <dgm:spPr/>
    </dgm:pt>
    <dgm:pt modelId="{FEA91A61-9AD4-4451-84EC-23086E3F4439}">
      <dgm:prSet phldrT="[文本]" custT="1"/>
      <dgm:spPr/>
      <dgm:t>
        <a:bodyPr/>
        <a:p>
          <a:r>
            <a:rPr lang="zh-CN" altLang="en-US" sz="1200"/>
            <a:t>选择汇总</a:t>
          </a:r>
        </a:p>
      </dgm:t>
    </dgm:pt>
    <dgm:pt modelId="{9412AD0B-B2D7-413C-A84A-C8A6FFEBBC10}" cxnId="{3A0F935C-7239-4205-B7F8-7FF2A9599EAC}" type="parTrans">
      <dgm:prSet/>
      <dgm:spPr/>
      <dgm:t>
        <a:bodyPr/>
        <a:p>
          <a:endParaRPr lang="zh-CN" altLang="en-US" sz="1200"/>
        </a:p>
      </dgm:t>
    </dgm:pt>
    <dgm:pt modelId="{1B259CA9-5214-48F9-8A41-A5D743B9D804}" cxnId="{3A0F935C-7239-4205-B7F8-7FF2A9599EAC}" type="sibTrans">
      <dgm:prSet/>
      <dgm:spPr/>
      <dgm:t>
        <a:bodyPr/>
        <a:p>
          <a:endParaRPr lang="zh-CN" altLang="en-US" sz="1200"/>
        </a:p>
      </dgm:t>
    </dgm:pt>
    <dgm:pt modelId="{86B85249-3C7D-4EEC-B67B-351C35626D29}">
      <dgm:prSet phldrT="[文本]" custT="1"/>
      <dgm:spPr/>
      <dgm:t>
        <a:bodyPr/>
        <a:p>
          <a:r>
            <a:rPr lang="zh-CN" altLang="en-US" sz="1200"/>
            <a:t>选择汇总内容</a:t>
          </a:r>
        </a:p>
      </dgm:t>
    </dgm:pt>
    <dgm:pt modelId="{93EA0E86-0ABA-49C1-BBB4-654E7BB5534D}" cxnId="{5826ACA5-B622-4EDC-BEEB-76BD1F8CD8C4}" type="parTrans">
      <dgm:prSet/>
      <dgm:spPr/>
      <dgm:t>
        <a:bodyPr/>
        <a:p>
          <a:endParaRPr lang="zh-CN" altLang="en-US" sz="1200"/>
        </a:p>
      </dgm:t>
    </dgm:pt>
    <dgm:pt modelId="{967F5FBF-F200-42C7-B5EE-5542A279F199}" cxnId="{5826ACA5-B622-4EDC-BEEB-76BD1F8CD8C4}" type="sibTrans">
      <dgm:prSet/>
      <dgm:spPr/>
      <dgm:t>
        <a:bodyPr/>
        <a:p>
          <a:endParaRPr lang="zh-CN" altLang="en-US" sz="1200"/>
        </a:p>
      </dgm:t>
    </dgm:pt>
    <dgm:pt modelId="{8F1D7DE2-37A8-4CF9-911E-19A73D80D577}">
      <dgm:prSet phldrT="[文本]" custT="1"/>
      <dgm:spPr/>
      <dgm:t>
        <a:bodyPr/>
        <a:p>
          <a:r>
            <a:rPr lang="zh-CN" altLang="en-US" sz="1200"/>
            <a:t>校验填报状态</a:t>
          </a:r>
        </a:p>
      </dgm:t>
    </dgm:pt>
    <dgm:pt modelId="{46E0BB2E-4795-424E-B80D-E27E2F318D93}" cxnId="{5B9C266D-2CB1-4E6A-BB42-10DCA5D6610D}" type="parTrans">
      <dgm:prSet/>
      <dgm:spPr/>
      <dgm:t>
        <a:bodyPr/>
        <a:p>
          <a:endParaRPr lang="zh-CN" altLang="en-US" sz="1200"/>
        </a:p>
      </dgm:t>
    </dgm:pt>
    <dgm:pt modelId="{86B91B09-6073-432E-9873-1AC61BA6FEE0}" cxnId="{5B9C266D-2CB1-4E6A-BB42-10DCA5D6610D}" type="sibTrans">
      <dgm:prSet/>
      <dgm:spPr/>
      <dgm:t>
        <a:bodyPr/>
        <a:p>
          <a:endParaRPr lang="zh-CN" altLang="en-US" sz="1200"/>
        </a:p>
      </dgm:t>
    </dgm:pt>
    <dgm:pt modelId="{D4718DD2-A316-49BD-8886-4A4728467EAE}" type="pres">
      <dgm:prSet presAssocID="{5420836C-236C-4A42-BBE8-9E3821599B37}" presName="Name0" presStyleCnt="0">
        <dgm:presLayoutVars>
          <dgm:dir/>
          <dgm:animLvl val="lvl"/>
          <dgm:resizeHandles val="exact"/>
        </dgm:presLayoutVars>
      </dgm:prSet>
      <dgm:spPr/>
    </dgm:pt>
    <dgm:pt modelId="{F48A4A24-D932-412E-99C4-2058BBAB8C92}" type="pres">
      <dgm:prSet presAssocID="{FEA91A61-9AD4-4451-84EC-23086E3F4439}" presName="parTxOnly" presStyleLbl="node1" presStyleIdx="0" presStyleCnt="3" custScaleY="52620">
        <dgm:presLayoutVars>
          <dgm:chMax val="0"/>
          <dgm:chPref val="0"/>
          <dgm:bulletEnabled val="1"/>
        </dgm:presLayoutVars>
      </dgm:prSet>
      <dgm:spPr/>
    </dgm:pt>
    <dgm:pt modelId="{F30CF81D-40DC-4034-A22E-037FE9F75E95}" type="pres">
      <dgm:prSet presAssocID="{1B259CA9-5214-48F9-8A41-A5D743B9D804}" presName="parTxOnlySpace" presStyleCnt="0"/>
      <dgm:spPr/>
    </dgm:pt>
    <dgm:pt modelId="{11362102-CF3F-43EA-85AB-27D4DC362511}" type="pres">
      <dgm:prSet presAssocID="{86B85249-3C7D-4EEC-B67B-351C35626D29}" presName="parTxOnly" presStyleLbl="node1" presStyleIdx="1" presStyleCnt="3" custScaleY="52620">
        <dgm:presLayoutVars>
          <dgm:chMax val="0"/>
          <dgm:chPref val="0"/>
          <dgm:bulletEnabled val="1"/>
        </dgm:presLayoutVars>
      </dgm:prSet>
      <dgm:spPr/>
    </dgm:pt>
    <dgm:pt modelId="{D4DC03C8-0622-4AEA-BA84-43FD9C330A52}" type="pres">
      <dgm:prSet presAssocID="{967F5FBF-F200-42C7-B5EE-5542A279F199}" presName="parTxOnlySpace" presStyleCnt="0"/>
      <dgm:spPr/>
    </dgm:pt>
    <dgm:pt modelId="{B2A3FC63-4EF9-4F87-A7E6-16592476531E}" type="pres">
      <dgm:prSet presAssocID="{8F1D7DE2-37A8-4CF9-911E-19A73D80D577}" presName="parTxOnly" presStyleLbl="node1" presStyleIdx="2" presStyleCnt="3" custScaleY="52620">
        <dgm:presLayoutVars>
          <dgm:chMax val="0"/>
          <dgm:chPref val="0"/>
          <dgm:bulletEnabled val="1"/>
        </dgm:presLayoutVars>
      </dgm:prSet>
      <dgm:spPr/>
    </dgm:pt>
  </dgm:ptLst>
  <dgm:cxnLst>
    <dgm:cxn modelId="{12BAF73D-1D41-4ADF-82F3-DA3E4A38922A}" type="presOf" srcId="{86B85249-3C7D-4EEC-B67B-351C35626D29}" destId="{11362102-CF3F-43EA-85AB-27D4DC362511}" srcOrd="0" destOrd="0" presId="urn:microsoft.com/office/officeart/2005/8/layout/chevron1"/>
    <dgm:cxn modelId="{3A0F935C-7239-4205-B7F8-7FF2A9599EAC}" srcId="{5420836C-236C-4A42-BBE8-9E3821599B37}" destId="{FEA91A61-9AD4-4451-84EC-23086E3F4439}" srcOrd="0" destOrd="0" parTransId="{9412AD0B-B2D7-413C-A84A-C8A6FFEBBC10}" sibTransId="{1B259CA9-5214-48F9-8A41-A5D743B9D804}"/>
    <dgm:cxn modelId="{8E4C6B5E-808F-41BA-8237-FEB72FE4260B}" type="presOf" srcId="{5420836C-236C-4A42-BBE8-9E3821599B37}" destId="{D4718DD2-A316-49BD-8886-4A4728467EAE}" srcOrd="0" destOrd="0" presId="urn:microsoft.com/office/officeart/2005/8/layout/chevron1"/>
    <dgm:cxn modelId="{5B9C266D-2CB1-4E6A-BB42-10DCA5D6610D}" srcId="{5420836C-236C-4A42-BBE8-9E3821599B37}" destId="{8F1D7DE2-37A8-4CF9-911E-19A73D80D577}" srcOrd="2" destOrd="0" parTransId="{46E0BB2E-4795-424E-B80D-E27E2F318D93}" sibTransId="{86B91B09-6073-432E-9873-1AC61BA6FEE0}"/>
    <dgm:cxn modelId="{5826ACA5-B622-4EDC-BEEB-76BD1F8CD8C4}" srcId="{5420836C-236C-4A42-BBE8-9E3821599B37}" destId="{86B85249-3C7D-4EEC-B67B-351C35626D29}" srcOrd="1" destOrd="0" parTransId="{93EA0E86-0ABA-49C1-BBB4-654E7BB5534D}" sibTransId="{967F5FBF-F200-42C7-B5EE-5542A279F199}"/>
    <dgm:cxn modelId="{7CB330C0-9AC3-4694-8F4E-BCCB8219D30D}" type="presOf" srcId="{FEA91A61-9AD4-4451-84EC-23086E3F4439}" destId="{F48A4A24-D932-412E-99C4-2058BBAB8C92}" srcOrd="0" destOrd="0" presId="urn:microsoft.com/office/officeart/2005/8/layout/chevron1"/>
    <dgm:cxn modelId="{6CEDF0CD-1AF0-4C46-81A6-85B8440C2708}" type="presOf" srcId="{8F1D7DE2-37A8-4CF9-911E-19A73D80D577}" destId="{B2A3FC63-4EF9-4F87-A7E6-16592476531E}" srcOrd="0" destOrd="0" presId="urn:microsoft.com/office/officeart/2005/8/layout/chevron1"/>
    <dgm:cxn modelId="{533411A9-60B4-4A1E-9199-4C23F247E99E}" type="presParOf" srcId="{D4718DD2-A316-49BD-8886-4A4728467EAE}" destId="{F48A4A24-D932-412E-99C4-2058BBAB8C92}" srcOrd="0" destOrd="0" presId="urn:microsoft.com/office/officeart/2005/8/layout/chevron1"/>
    <dgm:cxn modelId="{0BCAF8D2-C70D-40AA-8770-1BBF700FBE8F}" type="presParOf" srcId="{D4718DD2-A316-49BD-8886-4A4728467EAE}" destId="{F30CF81D-40DC-4034-A22E-037FE9F75E95}" srcOrd="1" destOrd="0" presId="urn:microsoft.com/office/officeart/2005/8/layout/chevron1"/>
    <dgm:cxn modelId="{98266E3D-89ED-4F87-89E3-558789179B71}" type="presParOf" srcId="{D4718DD2-A316-49BD-8886-4A4728467EAE}" destId="{11362102-CF3F-43EA-85AB-27D4DC362511}" srcOrd="2" destOrd="0" presId="urn:microsoft.com/office/officeart/2005/8/layout/chevron1"/>
    <dgm:cxn modelId="{BF6FFED3-D50C-41C5-B301-0566586D10A7}" type="presParOf" srcId="{D4718DD2-A316-49BD-8886-4A4728467EAE}" destId="{D4DC03C8-0622-4AEA-BA84-43FD9C330A52}" srcOrd="3" destOrd="0" presId="urn:microsoft.com/office/officeart/2005/8/layout/chevron1"/>
    <dgm:cxn modelId="{8C756914-FFE4-4DC0-9726-117C83B3B884}" type="presParOf" srcId="{D4718DD2-A316-49BD-8886-4A4728467EAE}" destId="{B2A3FC63-4EF9-4F87-A7E6-16592476531E}" srcOrd="4" destOrd="0" presId="urn:microsoft.com/office/officeart/2005/8/layout/chevron1"/>
  </dgm:cxnLst>
  <dgm:bg/>
  <dgm:whole/>
  <dgm:extLst>
    <a:ext uri="http://schemas.microsoft.com/office/drawing/2008/diagram">
      <dsp:dataModelExt xmlns:dsp="http://schemas.microsoft.com/office/drawing/2008/diagram" relId="rId374"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5420836C-236C-4A42-BBE8-9E3821599B37}" type="doc">
      <dgm:prSet loTypeId="urn:microsoft.com/office/officeart/2005/8/layout/chevron1" loCatId="process" qsTypeId="urn:microsoft.com/office/officeart/2005/8/quickstyle/simple1#12" qsCatId="simple" csTypeId="urn:microsoft.com/office/officeart/2005/8/colors/accent1_2#12" csCatId="accent1" phldr="1"/>
      <dgm:spPr/>
    </dgm:pt>
    <dgm:pt modelId="{FEA91A61-9AD4-4451-84EC-23086E3F4439}">
      <dgm:prSet phldrT="[文本]" custT="1"/>
      <dgm:spPr/>
      <dgm:t>
        <a:bodyPr/>
        <a:p>
          <a:r>
            <a:rPr lang="zh-CN" altLang="en-US" sz="1200"/>
            <a:t>点击任务</a:t>
          </a:r>
        </a:p>
      </dgm:t>
    </dgm:pt>
    <dgm:pt modelId="{9412AD0B-B2D7-413C-A84A-C8A6FFEBBC10}" cxnId="{3A0F935C-7239-4205-B7F8-7FF2A9599EAC}" type="parTrans">
      <dgm:prSet/>
      <dgm:spPr/>
      <dgm:t>
        <a:bodyPr/>
        <a:p>
          <a:endParaRPr lang="zh-CN" altLang="en-US" sz="1200"/>
        </a:p>
      </dgm:t>
    </dgm:pt>
    <dgm:pt modelId="{1B259CA9-5214-48F9-8A41-A5D743B9D804}" cxnId="{3A0F935C-7239-4205-B7F8-7FF2A9599EAC}" type="sibTrans">
      <dgm:prSet/>
      <dgm:spPr/>
      <dgm:t>
        <a:bodyPr/>
        <a:p>
          <a:endParaRPr lang="zh-CN" altLang="en-US" sz="1200"/>
        </a:p>
      </dgm:t>
    </dgm:pt>
    <dgm:pt modelId="{86B85249-3C7D-4EEC-B67B-351C35626D29}">
      <dgm:prSet phldrT="[文本]" custT="1"/>
      <dgm:spPr/>
      <dgm:t>
        <a:bodyPr/>
        <a:p>
          <a:r>
            <a:rPr lang="zh-CN" altLang="en-US" sz="1200"/>
            <a:t>选择内控测评任务</a:t>
          </a:r>
        </a:p>
      </dgm:t>
    </dgm:pt>
    <dgm:pt modelId="{93EA0E86-0ABA-49C1-BBB4-654E7BB5534D}" cxnId="{5826ACA5-B622-4EDC-BEEB-76BD1F8CD8C4}" type="parTrans">
      <dgm:prSet/>
      <dgm:spPr/>
      <dgm:t>
        <a:bodyPr/>
        <a:p>
          <a:endParaRPr lang="zh-CN" altLang="en-US" sz="1200"/>
        </a:p>
      </dgm:t>
    </dgm:pt>
    <dgm:pt modelId="{967F5FBF-F200-42C7-B5EE-5542A279F199}" cxnId="{5826ACA5-B622-4EDC-BEEB-76BD1F8CD8C4}" type="sibTrans">
      <dgm:prSet/>
      <dgm:spPr/>
      <dgm:t>
        <a:bodyPr/>
        <a:p>
          <a:endParaRPr lang="zh-CN" altLang="en-US" sz="1200"/>
        </a:p>
      </dgm:t>
    </dgm:pt>
    <dgm:pt modelId="{8F1D7DE2-37A8-4CF9-911E-19A73D80D577}">
      <dgm:prSet phldrT="[文本]" custT="1"/>
      <dgm:spPr/>
      <dgm:t>
        <a:bodyPr/>
        <a:p>
          <a:r>
            <a:rPr lang="zh-CN" altLang="en-US" sz="1200"/>
            <a:t>进入填报页面</a:t>
          </a:r>
        </a:p>
      </dgm:t>
    </dgm:pt>
    <dgm:pt modelId="{46E0BB2E-4795-424E-B80D-E27E2F318D93}" cxnId="{5B9C266D-2CB1-4E6A-BB42-10DCA5D6610D}" type="parTrans">
      <dgm:prSet/>
      <dgm:spPr/>
      <dgm:t>
        <a:bodyPr/>
        <a:p>
          <a:endParaRPr lang="zh-CN" altLang="en-US" sz="1200"/>
        </a:p>
      </dgm:t>
    </dgm:pt>
    <dgm:pt modelId="{86B91B09-6073-432E-9873-1AC61BA6FEE0}" cxnId="{5B9C266D-2CB1-4E6A-BB42-10DCA5D6610D}" type="sibTrans">
      <dgm:prSet/>
      <dgm:spPr/>
      <dgm:t>
        <a:bodyPr/>
        <a:p>
          <a:endParaRPr lang="zh-CN" altLang="en-US" sz="1200"/>
        </a:p>
      </dgm:t>
    </dgm:pt>
    <dgm:pt modelId="{D4718DD2-A316-49BD-8886-4A4728467EAE}" type="pres">
      <dgm:prSet presAssocID="{5420836C-236C-4A42-BBE8-9E3821599B37}" presName="Name0" presStyleCnt="0">
        <dgm:presLayoutVars>
          <dgm:dir/>
          <dgm:animLvl val="lvl"/>
          <dgm:resizeHandles val="exact"/>
        </dgm:presLayoutVars>
      </dgm:prSet>
      <dgm:spPr/>
    </dgm:pt>
    <dgm:pt modelId="{F48A4A24-D932-412E-99C4-2058BBAB8C92}" type="pres">
      <dgm:prSet presAssocID="{FEA91A61-9AD4-4451-84EC-23086E3F4439}" presName="parTxOnly" presStyleLbl="node1" presStyleIdx="0" presStyleCnt="3" custScaleY="52620">
        <dgm:presLayoutVars>
          <dgm:chMax val="0"/>
          <dgm:chPref val="0"/>
          <dgm:bulletEnabled val="1"/>
        </dgm:presLayoutVars>
      </dgm:prSet>
      <dgm:spPr/>
    </dgm:pt>
    <dgm:pt modelId="{F30CF81D-40DC-4034-A22E-037FE9F75E95}" type="pres">
      <dgm:prSet presAssocID="{1B259CA9-5214-48F9-8A41-A5D743B9D804}" presName="parTxOnlySpace" presStyleCnt="0"/>
      <dgm:spPr/>
    </dgm:pt>
    <dgm:pt modelId="{11362102-CF3F-43EA-85AB-27D4DC362511}" type="pres">
      <dgm:prSet presAssocID="{86B85249-3C7D-4EEC-B67B-351C35626D29}" presName="parTxOnly" presStyleLbl="node1" presStyleIdx="1" presStyleCnt="3" custScaleY="52620">
        <dgm:presLayoutVars>
          <dgm:chMax val="0"/>
          <dgm:chPref val="0"/>
          <dgm:bulletEnabled val="1"/>
        </dgm:presLayoutVars>
      </dgm:prSet>
      <dgm:spPr/>
    </dgm:pt>
    <dgm:pt modelId="{D4DC03C8-0622-4AEA-BA84-43FD9C330A52}" type="pres">
      <dgm:prSet presAssocID="{967F5FBF-F200-42C7-B5EE-5542A279F199}" presName="parTxOnlySpace" presStyleCnt="0"/>
      <dgm:spPr/>
    </dgm:pt>
    <dgm:pt modelId="{B2A3FC63-4EF9-4F87-A7E6-16592476531E}" type="pres">
      <dgm:prSet presAssocID="{8F1D7DE2-37A8-4CF9-911E-19A73D80D577}" presName="parTxOnly" presStyleLbl="node1" presStyleIdx="2" presStyleCnt="3" custScaleY="52620">
        <dgm:presLayoutVars>
          <dgm:chMax val="0"/>
          <dgm:chPref val="0"/>
          <dgm:bulletEnabled val="1"/>
        </dgm:presLayoutVars>
      </dgm:prSet>
      <dgm:spPr/>
    </dgm:pt>
  </dgm:ptLst>
  <dgm:cxnLst>
    <dgm:cxn modelId="{D82E1A37-66D2-4B2E-88BF-8A79CA01B718}" type="presOf" srcId="{86B85249-3C7D-4EEC-B67B-351C35626D29}" destId="{11362102-CF3F-43EA-85AB-27D4DC362511}" srcOrd="0" destOrd="0" presId="urn:microsoft.com/office/officeart/2005/8/layout/chevron1"/>
    <dgm:cxn modelId="{3A0F935C-7239-4205-B7F8-7FF2A9599EAC}" srcId="{5420836C-236C-4A42-BBE8-9E3821599B37}" destId="{FEA91A61-9AD4-4451-84EC-23086E3F4439}" srcOrd="0" destOrd="0" parTransId="{9412AD0B-B2D7-413C-A84A-C8A6FFEBBC10}" sibTransId="{1B259CA9-5214-48F9-8A41-A5D743B9D804}"/>
    <dgm:cxn modelId="{30F77141-9AF8-42F9-A09B-20A02A60E4C3}" type="presOf" srcId="{5420836C-236C-4A42-BBE8-9E3821599B37}" destId="{D4718DD2-A316-49BD-8886-4A4728467EAE}" srcOrd="0" destOrd="0" presId="urn:microsoft.com/office/officeart/2005/8/layout/chevron1"/>
    <dgm:cxn modelId="{5B9C266D-2CB1-4E6A-BB42-10DCA5D6610D}" srcId="{5420836C-236C-4A42-BBE8-9E3821599B37}" destId="{8F1D7DE2-37A8-4CF9-911E-19A73D80D577}" srcOrd="2" destOrd="0" parTransId="{46E0BB2E-4795-424E-B80D-E27E2F318D93}" sibTransId="{86B91B09-6073-432E-9873-1AC61BA6FEE0}"/>
    <dgm:cxn modelId="{5826ACA5-B622-4EDC-BEEB-76BD1F8CD8C4}" srcId="{5420836C-236C-4A42-BBE8-9E3821599B37}" destId="{86B85249-3C7D-4EEC-B67B-351C35626D29}" srcOrd="1" destOrd="0" parTransId="{93EA0E86-0ABA-49C1-BBB4-654E7BB5534D}" sibTransId="{967F5FBF-F200-42C7-B5EE-5542A279F199}"/>
    <dgm:cxn modelId="{A278F9AB-3234-4992-AEDB-C951D225D31B}" type="presOf" srcId="{8F1D7DE2-37A8-4CF9-911E-19A73D80D577}" destId="{B2A3FC63-4EF9-4F87-A7E6-16592476531E}" srcOrd="0" destOrd="0" presId="urn:microsoft.com/office/officeart/2005/8/layout/chevron1"/>
    <dgm:cxn modelId="{B0FE27F2-F478-4886-AA12-07D50DD3C551}" type="presOf" srcId="{FEA91A61-9AD4-4451-84EC-23086E3F4439}" destId="{F48A4A24-D932-412E-99C4-2058BBAB8C92}" srcOrd="0" destOrd="0" presId="urn:microsoft.com/office/officeart/2005/8/layout/chevron1"/>
    <dgm:cxn modelId="{86144564-CF05-4AEC-BFAE-DAE5AB845F94}" type="presParOf" srcId="{D4718DD2-A316-49BD-8886-4A4728467EAE}" destId="{F48A4A24-D932-412E-99C4-2058BBAB8C92}" srcOrd="0" destOrd="0" presId="urn:microsoft.com/office/officeart/2005/8/layout/chevron1"/>
    <dgm:cxn modelId="{4D0BF795-2EC7-4EFF-BF91-DCF1228E4C7A}" type="presParOf" srcId="{D4718DD2-A316-49BD-8886-4A4728467EAE}" destId="{F30CF81D-40DC-4034-A22E-037FE9F75E95}" srcOrd="1" destOrd="0" presId="urn:microsoft.com/office/officeart/2005/8/layout/chevron1"/>
    <dgm:cxn modelId="{D79A688D-4D6D-4446-8684-2D265DF9F710}" type="presParOf" srcId="{D4718DD2-A316-49BD-8886-4A4728467EAE}" destId="{11362102-CF3F-43EA-85AB-27D4DC362511}" srcOrd="2" destOrd="0" presId="urn:microsoft.com/office/officeart/2005/8/layout/chevron1"/>
    <dgm:cxn modelId="{B28DB87F-D3C2-4FC0-A30A-DE6A41D8BD14}" type="presParOf" srcId="{D4718DD2-A316-49BD-8886-4A4728467EAE}" destId="{D4DC03C8-0622-4AEA-BA84-43FD9C330A52}" srcOrd="3" destOrd="0" presId="urn:microsoft.com/office/officeart/2005/8/layout/chevron1"/>
    <dgm:cxn modelId="{D20CBFEB-BB90-461B-9E06-4F7B3707B828}" type="presParOf" srcId="{D4718DD2-A316-49BD-8886-4A4728467EAE}" destId="{B2A3FC63-4EF9-4F87-A7E6-16592476531E}" srcOrd="4" destOrd="0" presId="urn:microsoft.com/office/officeart/2005/8/layout/chevron1"/>
  </dgm:cxnLst>
  <dgm:bg/>
  <dgm:whole/>
  <dgm:extLst>
    <a:ext uri="http://schemas.microsoft.com/office/drawing/2008/diagram">
      <dsp:dataModelExt xmlns:dsp="http://schemas.microsoft.com/office/drawing/2008/diagram" relId="rId407"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5420836C-236C-4A42-BBE8-9E3821599B37}" type="doc">
      <dgm:prSet loTypeId="urn:microsoft.com/office/officeart/2005/8/layout/chevron1" loCatId="process" qsTypeId="urn:microsoft.com/office/officeart/2005/8/quickstyle/simple1#12" qsCatId="simple" csTypeId="urn:microsoft.com/office/officeart/2005/8/colors/accent1_2#12" csCatId="accent1" phldr="1"/>
      <dgm:spPr/>
    </dgm:pt>
    <dgm:pt modelId="{FEA91A61-9AD4-4451-84EC-23086E3F4439}">
      <dgm:prSet phldrT="[文本]" custT="1"/>
      <dgm:spPr/>
      <dgm:t>
        <a:bodyPr/>
        <a:p>
          <a:r>
            <a:rPr lang="zh-CN" altLang="en-US" sz="1200"/>
            <a:t>点击汇总</a:t>
          </a:r>
        </a:p>
      </dgm:t>
    </dgm:pt>
    <dgm:pt modelId="{9412AD0B-B2D7-413C-A84A-C8A6FFEBBC10}" cxnId="{3A0F935C-7239-4205-B7F8-7FF2A9599EAC}" type="parTrans">
      <dgm:prSet/>
      <dgm:spPr/>
      <dgm:t>
        <a:bodyPr/>
        <a:p>
          <a:endParaRPr lang="zh-CN" altLang="en-US" sz="1200"/>
        </a:p>
      </dgm:t>
    </dgm:pt>
    <dgm:pt modelId="{1B259CA9-5214-48F9-8A41-A5D743B9D804}" cxnId="{3A0F935C-7239-4205-B7F8-7FF2A9599EAC}" type="sibTrans">
      <dgm:prSet/>
      <dgm:spPr/>
      <dgm:t>
        <a:bodyPr/>
        <a:p>
          <a:endParaRPr lang="zh-CN" altLang="en-US" sz="1200"/>
        </a:p>
      </dgm:t>
    </dgm:pt>
    <dgm:pt modelId="{86B85249-3C7D-4EEC-B67B-351C35626D29}">
      <dgm:prSet phldrT="[文本]" custT="1"/>
      <dgm:spPr/>
      <dgm:t>
        <a:bodyPr/>
        <a:p>
          <a:r>
            <a:rPr lang="zh-CN" altLang="en-US" sz="1200"/>
            <a:t>选择汇总模板</a:t>
          </a:r>
        </a:p>
      </dgm:t>
    </dgm:pt>
    <dgm:pt modelId="{93EA0E86-0ABA-49C1-BBB4-654E7BB5534D}" cxnId="{5826ACA5-B622-4EDC-BEEB-76BD1F8CD8C4}" type="parTrans">
      <dgm:prSet/>
      <dgm:spPr/>
      <dgm:t>
        <a:bodyPr/>
        <a:p>
          <a:endParaRPr lang="zh-CN" altLang="en-US" sz="1200"/>
        </a:p>
      </dgm:t>
    </dgm:pt>
    <dgm:pt modelId="{967F5FBF-F200-42C7-B5EE-5542A279F199}" cxnId="{5826ACA5-B622-4EDC-BEEB-76BD1F8CD8C4}" type="sibTrans">
      <dgm:prSet/>
      <dgm:spPr/>
      <dgm:t>
        <a:bodyPr/>
        <a:p>
          <a:endParaRPr lang="zh-CN" altLang="en-US" sz="1200"/>
        </a:p>
      </dgm:t>
    </dgm:pt>
    <dgm:pt modelId="{8F1D7DE2-37A8-4CF9-911E-19A73D80D577}">
      <dgm:prSet phldrT="[文本]" custT="1"/>
      <dgm:spPr/>
      <dgm:t>
        <a:bodyPr/>
        <a:p>
          <a:r>
            <a:rPr lang="zh-CN" altLang="en-US" sz="1200"/>
            <a:t>输出汇总结果</a:t>
          </a:r>
        </a:p>
      </dgm:t>
    </dgm:pt>
    <dgm:pt modelId="{46E0BB2E-4795-424E-B80D-E27E2F318D93}" cxnId="{5B9C266D-2CB1-4E6A-BB42-10DCA5D6610D}" type="parTrans">
      <dgm:prSet/>
      <dgm:spPr/>
      <dgm:t>
        <a:bodyPr/>
        <a:p>
          <a:endParaRPr lang="zh-CN" altLang="en-US" sz="1200"/>
        </a:p>
      </dgm:t>
    </dgm:pt>
    <dgm:pt modelId="{86B91B09-6073-432E-9873-1AC61BA6FEE0}" cxnId="{5B9C266D-2CB1-4E6A-BB42-10DCA5D6610D}" type="sibTrans">
      <dgm:prSet/>
      <dgm:spPr/>
      <dgm:t>
        <a:bodyPr/>
        <a:p>
          <a:endParaRPr lang="zh-CN" altLang="en-US" sz="1200"/>
        </a:p>
      </dgm:t>
    </dgm:pt>
    <dgm:pt modelId="{D4718DD2-A316-49BD-8886-4A4728467EAE}" type="pres">
      <dgm:prSet presAssocID="{5420836C-236C-4A42-BBE8-9E3821599B37}" presName="Name0" presStyleCnt="0">
        <dgm:presLayoutVars>
          <dgm:dir/>
          <dgm:animLvl val="lvl"/>
          <dgm:resizeHandles val="exact"/>
        </dgm:presLayoutVars>
      </dgm:prSet>
      <dgm:spPr/>
    </dgm:pt>
    <dgm:pt modelId="{F48A4A24-D932-412E-99C4-2058BBAB8C92}" type="pres">
      <dgm:prSet presAssocID="{FEA91A61-9AD4-4451-84EC-23086E3F4439}" presName="parTxOnly" presStyleLbl="node1" presStyleIdx="0" presStyleCnt="3" custScaleY="52620">
        <dgm:presLayoutVars>
          <dgm:chMax val="0"/>
          <dgm:chPref val="0"/>
          <dgm:bulletEnabled val="1"/>
        </dgm:presLayoutVars>
      </dgm:prSet>
      <dgm:spPr/>
    </dgm:pt>
    <dgm:pt modelId="{F30CF81D-40DC-4034-A22E-037FE9F75E95}" type="pres">
      <dgm:prSet presAssocID="{1B259CA9-5214-48F9-8A41-A5D743B9D804}" presName="parTxOnlySpace" presStyleCnt="0"/>
      <dgm:spPr/>
    </dgm:pt>
    <dgm:pt modelId="{11362102-CF3F-43EA-85AB-27D4DC362511}" type="pres">
      <dgm:prSet presAssocID="{86B85249-3C7D-4EEC-B67B-351C35626D29}" presName="parTxOnly" presStyleLbl="node1" presStyleIdx="1" presStyleCnt="3" custScaleY="52620">
        <dgm:presLayoutVars>
          <dgm:chMax val="0"/>
          <dgm:chPref val="0"/>
          <dgm:bulletEnabled val="1"/>
        </dgm:presLayoutVars>
      </dgm:prSet>
      <dgm:spPr/>
    </dgm:pt>
    <dgm:pt modelId="{D4DC03C8-0622-4AEA-BA84-43FD9C330A52}" type="pres">
      <dgm:prSet presAssocID="{967F5FBF-F200-42C7-B5EE-5542A279F199}" presName="parTxOnlySpace" presStyleCnt="0"/>
      <dgm:spPr/>
    </dgm:pt>
    <dgm:pt modelId="{B2A3FC63-4EF9-4F87-A7E6-16592476531E}" type="pres">
      <dgm:prSet presAssocID="{8F1D7DE2-37A8-4CF9-911E-19A73D80D577}" presName="parTxOnly" presStyleLbl="node1" presStyleIdx="2" presStyleCnt="3" custScaleY="52620">
        <dgm:presLayoutVars>
          <dgm:chMax val="0"/>
          <dgm:chPref val="0"/>
          <dgm:bulletEnabled val="1"/>
        </dgm:presLayoutVars>
      </dgm:prSet>
      <dgm:spPr/>
    </dgm:pt>
  </dgm:ptLst>
  <dgm:cxnLst>
    <dgm:cxn modelId="{D82E1A37-66D2-4B2E-88BF-8A79CA01B718}" type="presOf" srcId="{86B85249-3C7D-4EEC-B67B-351C35626D29}" destId="{11362102-CF3F-43EA-85AB-27D4DC362511}" srcOrd="0" destOrd="0" presId="urn:microsoft.com/office/officeart/2005/8/layout/chevron1"/>
    <dgm:cxn modelId="{3A0F935C-7239-4205-B7F8-7FF2A9599EAC}" srcId="{5420836C-236C-4A42-BBE8-9E3821599B37}" destId="{FEA91A61-9AD4-4451-84EC-23086E3F4439}" srcOrd="0" destOrd="0" parTransId="{9412AD0B-B2D7-413C-A84A-C8A6FFEBBC10}" sibTransId="{1B259CA9-5214-48F9-8A41-A5D743B9D804}"/>
    <dgm:cxn modelId="{30F77141-9AF8-42F9-A09B-20A02A60E4C3}" type="presOf" srcId="{5420836C-236C-4A42-BBE8-9E3821599B37}" destId="{D4718DD2-A316-49BD-8886-4A4728467EAE}" srcOrd="0" destOrd="0" presId="urn:microsoft.com/office/officeart/2005/8/layout/chevron1"/>
    <dgm:cxn modelId="{5B9C266D-2CB1-4E6A-BB42-10DCA5D6610D}" srcId="{5420836C-236C-4A42-BBE8-9E3821599B37}" destId="{8F1D7DE2-37A8-4CF9-911E-19A73D80D577}" srcOrd="2" destOrd="0" parTransId="{46E0BB2E-4795-424E-B80D-E27E2F318D93}" sibTransId="{86B91B09-6073-432E-9873-1AC61BA6FEE0}"/>
    <dgm:cxn modelId="{5826ACA5-B622-4EDC-BEEB-76BD1F8CD8C4}" srcId="{5420836C-236C-4A42-BBE8-9E3821599B37}" destId="{86B85249-3C7D-4EEC-B67B-351C35626D29}" srcOrd="1" destOrd="0" parTransId="{93EA0E86-0ABA-49C1-BBB4-654E7BB5534D}" sibTransId="{967F5FBF-F200-42C7-B5EE-5542A279F199}"/>
    <dgm:cxn modelId="{A278F9AB-3234-4992-AEDB-C951D225D31B}" type="presOf" srcId="{8F1D7DE2-37A8-4CF9-911E-19A73D80D577}" destId="{B2A3FC63-4EF9-4F87-A7E6-16592476531E}" srcOrd="0" destOrd="0" presId="urn:microsoft.com/office/officeart/2005/8/layout/chevron1"/>
    <dgm:cxn modelId="{B0FE27F2-F478-4886-AA12-07D50DD3C551}" type="presOf" srcId="{FEA91A61-9AD4-4451-84EC-23086E3F4439}" destId="{F48A4A24-D932-412E-99C4-2058BBAB8C92}" srcOrd="0" destOrd="0" presId="urn:microsoft.com/office/officeart/2005/8/layout/chevron1"/>
    <dgm:cxn modelId="{86144564-CF05-4AEC-BFAE-DAE5AB845F94}" type="presParOf" srcId="{D4718DD2-A316-49BD-8886-4A4728467EAE}" destId="{F48A4A24-D932-412E-99C4-2058BBAB8C92}" srcOrd="0" destOrd="0" presId="urn:microsoft.com/office/officeart/2005/8/layout/chevron1"/>
    <dgm:cxn modelId="{4D0BF795-2EC7-4EFF-BF91-DCF1228E4C7A}" type="presParOf" srcId="{D4718DD2-A316-49BD-8886-4A4728467EAE}" destId="{F30CF81D-40DC-4034-A22E-037FE9F75E95}" srcOrd="1" destOrd="0" presId="urn:microsoft.com/office/officeart/2005/8/layout/chevron1"/>
    <dgm:cxn modelId="{D79A688D-4D6D-4446-8684-2D265DF9F710}" type="presParOf" srcId="{D4718DD2-A316-49BD-8886-4A4728467EAE}" destId="{11362102-CF3F-43EA-85AB-27D4DC362511}" srcOrd="2" destOrd="0" presId="urn:microsoft.com/office/officeart/2005/8/layout/chevron1"/>
    <dgm:cxn modelId="{B28DB87F-D3C2-4FC0-A30A-DE6A41D8BD14}" type="presParOf" srcId="{D4718DD2-A316-49BD-8886-4A4728467EAE}" destId="{D4DC03C8-0622-4AEA-BA84-43FD9C330A52}" srcOrd="3" destOrd="0" presId="urn:microsoft.com/office/officeart/2005/8/layout/chevron1"/>
    <dgm:cxn modelId="{D20CBFEB-BB90-461B-9E06-4F7B3707B828}" type="presParOf" srcId="{D4718DD2-A316-49BD-8886-4A4728467EAE}" destId="{B2A3FC63-4EF9-4F87-A7E6-16592476531E}" srcOrd="4" destOrd="0" presId="urn:microsoft.com/office/officeart/2005/8/layout/chevron1"/>
  </dgm:cxnLst>
  <dgm:bg/>
  <dgm:whole/>
  <dgm:extLst>
    <a:ext uri="http://schemas.microsoft.com/office/drawing/2008/diagram">
      <dsp:dataModelExt xmlns:dsp="http://schemas.microsoft.com/office/drawing/2008/diagram" relId="rId415"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5420836C-236C-4A42-BBE8-9E3821599B37}" type="doc">
      <dgm:prSet loTypeId="urn:microsoft.com/office/officeart/2005/8/layout/chevron1" loCatId="process" qsTypeId="urn:microsoft.com/office/officeart/2005/8/quickstyle/simple1#12" qsCatId="simple" csTypeId="urn:microsoft.com/office/officeart/2005/8/colors/accent1_2#12" csCatId="accent1" phldr="1"/>
      <dgm:spPr/>
    </dgm:pt>
    <dgm:pt modelId="{FEA91A61-9AD4-4451-84EC-23086E3F4439}">
      <dgm:prSet phldrT="[文本]" custT="1"/>
      <dgm:spPr/>
      <dgm:t>
        <a:bodyPr/>
        <a:p>
          <a:r>
            <a:rPr lang="zh-CN" altLang="en-US" sz="1200"/>
            <a:t>点击报告</a:t>
          </a:r>
        </a:p>
      </dgm:t>
    </dgm:pt>
    <dgm:pt modelId="{9412AD0B-B2D7-413C-A84A-C8A6FFEBBC10}" cxnId="{3A0F935C-7239-4205-B7F8-7FF2A9599EAC}" type="parTrans">
      <dgm:prSet/>
      <dgm:spPr/>
      <dgm:t>
        <a:bodyPr/>
        <a:p>
          <a:endParaRPr lang="zh-CN" altLang="en-US" sz="1200"/>
        </a:p>
      </dgm:t>
    </dgm:pt>
    <dgm:pt modelId="{1B259CA9-5214-48F9-8A41-A5D743B9D804}" cxnId="{3A0F935C-7239-4205-B7F8-7FF2A9599EAC}" type="sibTrans">
      <dgm:prSet/>
      <dgm:spPr/>
      <dgm:t>
        <a:bodyPr/>
        <a:p>
          <a:endParaRPr lang="zh-CN" altLang="en-US" sz="1200"/>
        </a:p>
      </dgm:t>
    </dgm:pt>
    <dgm:pt modelId="{86B85249-3C7D-4EEC-B67B-351C35626D29}">
      <dgm:prSet phldrT="[文本]" custT="1"/>
      <dgm:spPr/>
      <dgm:t>
        <a:bodyPr/>
        <a:p>
          <a:r>
            <a:rPr lang="zh-CN" altLang="en-US" sz="1200"/>
            <a:t>选择自动报告模板</a:t>
          </a:r>
        </a:p>
      </dgm:t>
    </dgm:pt>
    <dgm:pt modelId="{93EA0E86-0ABA-49C1-BBB4-654E7BB5534D}" cxnId="{5826ACA5-B622-4EDC-BEEB-76BD1F8CD8C4}" type="parTrans">
      <dgm:prSet/>
      <dgm:spPr/>
      <dgm:t>
        <a:bodyPr/>
        <a:p>
          <a:endParaRPr lang="zh-CN" altLang="en-US" sz="1200"/>
        </a:p>
      </dgm:t>
    </dgm:pt>
    <dgm:pt modelId="{967F5FBF-F200-42C7-B5EE-5542A279F199}" cxnId="{5826ACA5-B622-4EDC-BEEB-76BD1F8CD8C4}" type="sibTrans">
      <dgm:prSet/>
      <dgm:spPr/>
      <dgm:t>
        <a:bodyPr/>
        <a:p>
          <a:endParaRPr lang="zh-CN" altLang="en-US" sz="1200"/>
        </a:p>
      </dgm:t>
    </dgm:pt>
    <dgm:pt modelId="{8F1D7DE2-37A8-4CF9-911E-19A73D80D577}">
      <dgm:prSet phldrT="[文本]" custT="1"/>
      <dgm:spPr/>
      <dgm:t>
        <a:bodyPr/>
        <a:p>
          <a:r>
            <a:rPr lang="zh-CN" altLang="en-US" sz="1200"/>
            <a:t>查看自动报告模板</a:t>
          </a:r>
        </a:p>
      </dgm:t>
    </dgm:pt>
    <dgm:pt modelId="{46E0BB2E-4795-424E-B80D-E27E2F318D93}" cxnId="{5B9C266D-2CB1-4E6A-BB42-10DCA5D6610D}" type="parTrans">
      <dgm:prSet/>
      <dgm:spPr/>
      <dgm:t>
        <a:bodyPr/>
        <a:p>
          <a:endParaRPr lang="zh-CN" altLang="en-US" sz="1200"/>
        </a:p>
      </dgm:t>
    </dgm:pt>
    <dgm:pt modelId="{86B91B09-6073-432E-9873-1AC61BA6FEE0}" cxnId="{5B9C266D-2CB1-4E6A-BB42-10DCA5D6610D}" type="sibTrans">
      <dgm:prSet/>
      <dgm:spPr/>
      <dgm:t>
        <a:bodyPr/>
        <a:p>
          <a:endParaRPr lang="zh-CN" altLang="en-US" sz="1200"/>
        </a:p>
      </dgm:t>
    </dgm:pt>
    <dgm:pt modelId="{D4718DD2-A316-49BD-8886-4A4728467EAE}" type="pres">
      <dgm:prSet presAssocID="{5420836C-236C-4A42-BBE8-9E3821599B37}" presName="Name0" presStyleCnt="0">
        <dgm:presLayoutVars>
          <dgm:dir/>
          <dgm:animLvl val="lvl"/>
          <dgm:resizeHandles val="exact"/>
        </dgm:presLayoutVars>
      </dgm:prSet>
      <dgm:spPr/>
    </dgm:pt>
    <dgm:pt modelId="{F48A4A24-D932-412E-99C4-2058BBAB8C92}" type="pres">
      <dgm:prSet presAssocID="{FEA91A61-9AD4-4451-84EC-23086E3F4439}" presName="parTxOnly" presStyleLbl="node1" presStyleIdx="0" presStyleCnt="3" custScaleY="52620">
        <dgm:presLayoutVars>
          <dgm:chMax val="0"/>
          <dgm:chPref val="0"/>
          <dgm:bulletEnabled val="1"/>
        </dgm:presLayoutVars>
      </dgm:prSet>
      <dgm:spPr/>
    </dgm:pt>
    <dgm:pt modelId="{F30CF81D-40DC-4034-A22E-037FE9F75E95}" type="pres">
      <dgm:prSet presAssocID="{1B259CA9-5214-48F9-8A41-A5D743B9D804}" presName="parTxOnlySpace" presStyleCnt="0"/>
      <dgm:spPr/>
    </dgm:pt>
    <dgm:pt modelId="{11362102-CF3F-43EA-85AB-27D4DC362511}" type="pres">
      <dgm:prSet presAssocID="{86B85249-3C7D-4EEC-B67B-351C35626D29}" presName="parTxOnly" presStyleLbl="node1" presStyleIdx="1" presStyleCnt="3" custScaleY="52620">
        <dgm:presLayoutVars>
          <dgm:chMax val="0"/>
          <dgm:chPref val="0"/>
          <dgm:bulletEnabled val="1"/>
        </dgm:presLayoutVars>
      </dgm:prSet>
      <dgm:spPr/>
    </dgm:pt>
    <dgm:pt modelId="{D4DC03C8-0622-4AEA-BA84-43FD9C330A52}" type="pres">
      <dgm:prSet presAssocID="{967F5FBF-F200-42C7-B5EE-5542A279F199}" presName="parTxOnlySpace" presStyleCnt="0"/>
      <dgm:spPr/>
    </dgm:pt>
    <dgm:pt modelId="{B2A3FC63-4EF9-4F87-A7E6-16592476531E}" type="pres">
      <dgm:prSet presAssocID="{8F1D7DE2-37A8-4CF9-911E-19A73D80D577}" presName="parTxOnly" presStyleLbl="node1" presStyleIdx="2" presStyleCnt="3" custScaleY="52620">
        <dgm:presLayoutVars>
          <dgm:chMax val="0"/>
          <dgm:chPref val="0"/>
          <dgm:bulletEnabled val="1"/>
        </dgm:presLayoutVars>
      </dgm:prSet>
      <dgm:spPr/>
    </dgm:pt>
  </dgm:ptLst>
  <dgm:cxnLst>
    <dgm:cxn modelId="{D82E1A37-66D2-4B2E-88BF-8A79CA01B718}" type="presOf" srcId="{86B85249-3C7D-4EEC-B67B-351C35626D29}" destId="{11362102-CF3F-43EA-85AB-27D4DC362511}" srcOrd="0" destOrd="0" presId="urn:microsoft.com/office/officeart/2005/8/layout/chevron1"/>
    <dgm:cxn modelId="{3A0F935C-7239-4205-B7F8-7FF2A9599EAC}" srcId="{5420836C-236C-4A42-BBE8-9E3821599B37}" destId="{FEA91A61-9AD4-4451-84EC-23086E3F4439}" srcOrd="0" destOrd="0" parTransId="{9412AD0B-B2D7-413C-A84A-C8A6FFEBBC10}" sibTransId="{1B259CA9-5214-48F9-8A41-A5D743B9D804}"/>
    <dgm:cxn modelId="{30F77141-9AF8-42F9-A09B-20A02A60E4C3}" type="presOf" srcId="{5420836C-236C-4A42-BBE8-9E3821599B37}" destId="{D4718DD2-A316-49BD-8886-4A4728467EAE}" srcOrd="0" destOrd="0" presId="urn:microsoft.com/office/officeart/2005/8/layout/chevron1"/>
    <dgm:cxn modelId="{5B9C266D-2CB1-4E6A-BB42-10DCA5D6610D}" srcId="{5420836C-236C-4A42-BBE8-9E3821599B37}" destId="{8F1D7DE2-37A8-4CF9-911E-19A73D80D577}" srcOrd="2" destOrd="0" parTransId="{46E0BB2E-4795-424E-B80D-E27E2F318D93}" sibTransId="{86B91B09-6073-432E-9873-1AC61BA6FEE0}"/>
    <dgm:cxn modelId="{5826ACA5-B622-4EDC-BEEB-76BD1F8CD8C4}" srcId="{5420836C-236C-4A42-BBE8-9E3821599B37}" destId="{86B85249-3C7D-4EEC-B67B-351C35626D29}" srcOrd="1" destOrd="0" parTransId="{93EA0E86-0ABA-49C1-BBB4-654E7BB5534D}" sibTransId="{967F5FBF-F200-42C7-B5EE-5542A279F199}"/>
    <dgm:cxn modelId="{A278F9AB-3234-4992-AEDB-C951D225D31B}" type="presOf" srcId="{8F1D7DE2-37A8-4CF9-911E-19A73D80D577}" destId="{B2A3FC63-4EF9-4F87-A7E6-16592476531E}" srcOrd="0" destOrd="0" presId="urn:microsoft.com/office/officeart/2005/8/layout/chevron1"/>
    <dgm:cxn modelId="{B0FE27F2-F478-4886-AA12-07D50DD3C551}" type="presOf" srcId="{FEA91A61-9AD4-4451-84EC-23086E3F4439}" destId="{F48A4A24-D932-412E-99C4-2058BBAB8C92}" srcOrd="0" destOrd="0" presId="urn:microsoft.com/office/officeart/2005/8/layout/chevron1"/>
    <dgm:cxn modelId="{86144564-CF05-4AEC-BFAE-DAE5AB845F94}" type="presParOf" srcId="{D4718DD2-A316-49BD-8886-4A4728467EAE}" destId="{F48A4A24-D932-412E-99C4-2058BBAB8C92}" srcOrd="0" destOrd="0" presId="urn:microsoft.com/office/officeart/2005/8/layout/chevron1"/>
    <dgm:cxn modelId="{4D0BF795-2EC7-4EFF-BF91-DCF1228E4C7A}" type="presParOf" srcId="{D4718DD2-A316-49BD-8886-4A4728467EAE}" destId="{F30CF81D-40DC-4034-A22E-037FE9F75E95}" srcOrd="1" destOrd="0" presId="urn:microsoft.com/office/officeart/2005/8/layout/chevron1"/>
    <dgm:cxn modelId="{D79A688D-4D6D-4446-8684-2D265DF9F710}" type="presParOf" srcId="{D4718DD2-A316-49BD-8886-4A4728467EAE}" destId="{11362102-CF3F-43EA-85AB-27D4DC362511}" srcOrd="2" destOrd="0" presId="urn:microsoft.com/office/officeart/2005/8/layout/chevron1"/>
    <dgm:cxn modelId="{B28DB87F-D3C2-4FC0-A30A-DE6A41D8BD14}" type="presParOf" srcId="{D4718DD2-A316-49BD-8886-4A4728467EAE}" destId="{D4DC03C8-0622-4AEA-BA84-43FD9C330A52}" srcOrd="3" destOrd="0" presId="urn:microsoft.com/office/officeart/2005/8/layout/chevron1"/>
    <dgm:cxn modelId="{D20CBFEB-BB90-461B-9E06-4F7B3707B828}" type="presParOf" srcId="{D4718DD2-A316-49BD-8886-4A4728467EAE}" destId="{B2A3FC63-4EF9-4F87-A7E6-16592476531E}" srcOrd="4" destOrd="0" presId="urn:microsoft.com/office/officeart/2005/8/layout/chevron1"/>
  </dgm:cxnLst>
  <dgm:bg/>
  <dgm:whole/>
  <dgm:extLst>
    <a:ext uri="http://schemas.microsoft.com/office/drawing/2008/diagram">
      <dsp:dataModelExt xmlns:dsp="http://schemas.microsoft.com/office/drawing/2008/diagram" relId="rId422"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5420836C-236C-4A42-BBE8-9E3821599B37}" type="doc">
      <dgm:prSet loTypeId="urn:microsoft.com/office/officeart/2005/8/layout/chevron1" loCatId="process" qsTypeId="urn:microsoft.com/office/officeart/2005/8/quickstyle/simple1#12" qsCatId="simple" csTypeId="urn:microsoft.com/office/officeart/2005/8/colors/accent1_2#12" csCatId="accent1" phldr="1"/>
      <dgm:spPr/>
    </dgm:pt>
    <dgm:pt modelId="{FEA91A61-9AD4-4451-84EC-23086E3F4439}">
      <dgm:prSet phldrT="[文本]" custT="1"/>
      <dgm:spPr/>
      <dgm:t>
        <a:bodyPr/>
        <a:p>
          <a:r>
            <a:rPr lang="zh-CN" altLang="en-US" sz="1200"/>
            <a:t>选择报告</a:t>
          </a:r>
        </a:p>
      </dgm:t>
    </dgm:pt>
    <dgm:pt modelId="{9412AD0B-B2D7-413C-A84A-C8A6FFEBBC10}" cxnId="{3A0F935C-7239-4205-B7F8-7FF2A9599EAC}" type="parTrans">
      <dgm:prSet/>
      <dgm:spPr/>
      <dgm:t>
        <a:bodyPr/>
        <a:p>
          <a:endParaRPr lang="zh-CN" altLang="en-US" sz="1200"/>
        </a:p>
      </dgm:t>
    </dgm:pt>
    <dgm:pt modelId="{1B259CA9-5214-48F9-8A41-A5D743B9D804}" cxnId="{3A0F935C-7239-4205-B7F8-7FF2A9599EAC}" type="sibTrans">
      <dgm:prSet/>
      <dgm:spPr/>
      <dgm:t>
        <a:bodyPr/>
        <a:p>
          <a:endParaRPr lang="zh-CN" altLang="en-US" sz="1200"/>
        </a:p>
      </dgm:t>
    </dgm:pt>
    <dgm:pt modelId="{86B85249-3C7D-4EEC-B67B-351C35626D29}">
      <dgm:prSet phldrT="[文本]" custT="1"/>
      <dgm:spPr/>
      <dgm:t>
        <a:bodyPr/>
        <a:p>
          <a:r>
            <a:rPr lang="zh-CN" altLang="en-US" sz="1200"/>
            <a:t>选择生成报告</a:t>
          </a:r>
        </a:p>
      </dgm:t>
    </dgm:pt>
    <dgm:pt modelId="{93EA0E86-0ABA-49C1-BBB4-654E7BB5534D}" cxnId="{5826ACA5-B622-4EDC-BEEB-76BD1F8CD8C4}" type="parTrans">
      <dgm:prSet/>
      <dgm:spPr/>
      <dgm:t>
        <a:bodyPr/>
        <a:p>
          <a:endParaRPr lang="zh-CN" altLang="en-US" sz="1200"/>
        </a:p>
      </dgm:t>
    </dgm:pt>
    <dgm:pt modelId="{967F5FBF-F200-42C7-B5EE-5542A279F199}" cxnId="{5826ACA5-B622-4EDC-BEEB-76BD1F8CD8C4}" type="sibTrans">
      <dgm:prSet/>
      <dgm:spPr/>
      <dgm:t>
        <a:bodyPr/>
        <a:p>
          <a:endParaRPr lang="zh-CN" altLang="en-US" sz="1200"/>
        </a:p>
      </dgm:t>
    </dgm:pt>
    <dgm:pt modelId="{8F1D7DE2-37A8-4CF9-911E-19A73D80D577}">
      <dgm:prSet phldrT="[文本]" custT="1"/>
      <dgm:spPr/>
      <dgm:t>
        <a:bodyPr/>
        <a:p>
          <a:r>
            <a:rPr lang="zh-CN" altLang="en-US" sz="1200"/>
            <a:t>导出报告文件</a:t>
          </a:r>
        </a:p>
      </dgm:t>
    </dgm:pt>
    <dgm:pt modelId="{46E0BB2E-4795-424E-B80D-E27E2F318D93}" cxnId="{5B9C266D-2CB1-4E6A-BB42-10DCA5D6610D}" type="parTrans">
      <dgm:prSet/>
      <dgm:spPr/>
      <dgm:t>
        <a:bodyPr/>
        <a:p>
          <a:endParaRPr lang="zh-CN" altLang="en-US" sz="1200"/>
        </a:p>
      </dgm:t>
    </dgm:pt>
    <dgm:pt modelId="{86B91B09-6073-432E-9873-1AC61BA6FEE0}" cxnId="{5B9C266D-2CB1-4E6A-BB42-10DCA5D6610D}" type="sibTrans">
      <dgm:prSet/>
      <dgm:spPr/>
      <dgm:t>
        <a:bodyPr/>
        <a:p>
          <a:endParaRPr lang="zh-CN" altLang="en-US" sz="1200"/>
        </a:p>
      </dgm:t>
    </dgm:pt>
    <dgm:pt modelId="{D4718DD2-A316-49BD-8886-4A4728467EAE}" type="pres">
      <dgm:prSet presAssocID="{5420836C-236C-4A42-BBE8-9E3821599B37}" presName="Name0" presStyleCnt="0">
        <dgm:presLayoutVars>
          <dgm:dir/>
          <dgm:animLvl val="lvl"/>
          <dgm:resizeHandles val="exact"/>
        </dgm:presLayoutVars>
      </dgm:prSet>
      <dgm:spPr/>
    </dgm:pt>
    <dgm:pt modelId="{F48A4A24-D932-412E-99C4-2058BBAB8C92}" type="pres">
      <dgm:prSet presAssocID="{FEA91A61-9AD4-4451-84EC-23086E3F4439}" presName="parTxOnly" presStyleLbl="node1" presStyleIdx="0" presStyleCnt="3" custScaleY="52620">
        <dgm:presLayoutVars>
          <dgm:chMax val="0"/>
          <dgm:chPref val="0"/>
          <dgm:bulletEnabled val="1"/>
        </dgm:presLayoutVars>
      </dgm:prSet>
      <dgm:spPr/>
    </dgm:pt>
    <dgm:pt modelId="{F30CF81D-40DC-4034-A22E-037FE9F75E95}" type="pres">
      <dgm:prSet presAssocID="{1B259CA9-5214-48F9-8A41-A5D743B9D804}" presName="parTxOnlySpace" presStyleCnt="0"/>
      <dgm:spPr/>
    </dgm:pt>
    <dgm:pt modelId="{11362102-CF3F-43EA-85AB-27D4DC362511}" type="pres">
      <dgm:prSet presAssocID="{86B85249-3C7D-4EEC-B67B-351C35626D29}" presName="parTxOnly" presStyleLbl="node1" presStyleIdx="1" presStyleCnt="3" custScaleY="52620">
        <dgm:presLayoutVars>
          <dgm:chMax val="0"/>
          <dgm:chPref val="0"/>
          <dgm:bulletEnabled val="1"/>
        </dgm:presLayoutVars>
      </dgm:prSet>
      <dgm:spPr/>
    </dgm:pt>
    <dgm:pt modelId="{D4DC03C8-0622-4AEA-BA84-43FD9C330A52}" type="pres">
      <dgm:prSet presAssocID="{967F5FBF-F200-42C7-B5EE-5542A279F199}" presName="parTxOnlySpace" presStyleCnt="0"/>
      <dgm:spPr/>
    </dgm:pt>
    <dgm:pt modelId="{B2A3FC63-4EF9-4F87-A7E6-16592476531E}" type="pres">
      <dgm:prSet presAssocID="{8F1D7DE2-37A8-4CF9-911E-19A73D80D577}" presName="parTxOnly" presStyleLbl="node1" presStyleIdx="2" presStyleCnt="3" custScaleY="52620">
        <dgm:presLayoutVars>
          <dgm:chMax val="0"/>
          <dgm:chPref val="0"/>
          <dgm:bulletEnabled val="1"/>
        </dgm:presLayoutVars>
      </dgm:prSet>
      <dgm:spPr/>
    </dgm:pt>
  </dgm:ptLst>
  <dgm:cxnLst>
    <dgm:cxn modelId="{D82E1A37-66D2-4B2E-88BF-8A79CA01B718}" type="presOf" srcId="{86B85249-3C7D-4EEC-B67B-351C35626D29}" destId="{11362102-CF3F-43EA-85AB-27D4DC362511}" srcOrd="0" destOrd="0" presId="urn:microsoft.com/office/officeart/2005/8/layout/chevron1"/>
    <dgm:cxn modelId="{3A0F935C-7239-4205-B7F8-7FF2A9599EAC}" srcId="{5420836C-236C-4A42-BBE8-9E3821599B37}" destId="{FEA91A61-9AD4-4451-84EC-23086E3F4439}" srcOrd="0" destOrd="0" parTransId="{9412AD0B-B2D7-413C-A84A-C8A6FFEBBC10}" sibTransId="{1B259CA9-5214-48F9-8A41-A5D743B9D804}"/>
    <dgm:cxn modelId="{30F77141-9AF8-42F9-A09B-20A02A60E4C3}" type="presOf" srcId="{5420836C-236C-4A42-BBE8-9E3821599B37}" destId="{D4718DD2-A316-49BD-8886-4A4728467EAE}" srcOrd="0" destOrd="0" presId="urn:microsoft.com/office/officeart/2005/8/layout/chevron1"/>
    <dgm:cxn modelId="{5B9C266D-2CB1-4E6A-BB42-10DCA5D6610D}" srcId="{5420836C-236C-4A42-BBE8-9E3821599B37}" destId="{8F1D7DE2-37A8-4CF9-911E-19A73D80D577}" srcOrd="2" destOrd="0" parTransId="{46E0BB2E-4795-424E-B80D-E27E2F318D93}" sibTransId="{86B91B09-6073-432E-9873-1AC61BA6FEE0}"/>
    <dgm:cxn modelId="{5826ACA5-B622-4EDC-BEEB-76BD1F8CD8C4}" srcId="{5420836C-236C-4A42-BBE8-9E3821599B37}" destId="{86B85249-3C7D-4EEC-B67B-351C35626D29}" srcOrd="1" destOrd="0" parTransId="{93EA0E86-0ABA-49C1-BBB4-654E7BB5534D}" sibTransId="{967F5FBF-F200-42C7-B5EE-5542A279F199}"/>
    <dgm:cxn modelId="{A278F9AB-3234-4992-AEDB-C951D225D31B}" type="presOf" srcId="{8F1D7DE2-37A8-4CF9-911E-19A73D80D577}" destId="{B2A3FC63-4EF9-4F87-A7E6-16592476531E}" srcOrd="0" destOrd="0" presId="urn:microsoft.com/office/officeart/2005/8/layout/chevron1"/>
    <dgm:cxn modelId="{B0FE27F2-F478-4886-AA12-07D50DD3C551}" type="presOf" srcId="{FEA91A61-9AD4-4451-84EC-23086E3F4439}" destId="{F48A4A24-D932-412E-99C4-2058BBAB8C92}" srcOrd="0" destOrd="0" presId="urn:microsoft.com/office/officeart/2005/8/layout/chevron1"/>
    <dgm:cxn modelId="{86144564-CF05-4AEC-BFAE-DAE5AB845F94}" type="presParOf" srcId="{D4718DD2-A316-49BD-8886-4A4728467EAE}" destId="{F48A4A24-D932-412E-99C4-2058BBAB8C92}" srcOrd="0" destOrd="0" presId="urn:microsoft.com/office/officeart/2005/8/layout/chevron1"/>
    <dgm:cxn modelId="{4D0BF795-2EC7-4EFF-BF91-DCF1228E4C7A}" type="presParOf" srcId="{D4718DD2-A316-49BD-8886-4A4728467EAE}" destId="{F30CF81D-40DC-4034-A22E-037FE9F75E95}" srcOrd="1" destOrd="0" presId="urn:microsoft.com/office/officeart/2005/8/layout/chevron1"/>
    <dgm:cxn modelId="{D79A688D-4D6D-4446-8684-2D265DF9F710}" type="presParOf" srcId="{D4718DD2-A316-49BD-8886-4A4728467EAE}" destId="{11362102-CF3F-43EA-85AB-27D4DC362511}" srcOrd="2" destOrd="0" presId="urn:microsoft.com/office/officeart/2005/8/layout/chevron1"/>
    <dgm:cxn modelId="{B28DB87F-D3C2-4FC0-A30A-DE6A41D8BD14}" type="presParOf" srcId="{D4718DD2-A316-49BD-8886-4A4728467EAE}" destId="{D4DC03C8-0622-4AEA-BA84-43FD9C330A52}" srcOrd="3" destOrd="0" presId="urn:microsoft.com/office/officeart/2005/8/layout/chevron1"/>
    <dgm:cxn modelId="{D20CBFEB-BB90-461B-9E06-4F7B3707B828}" type="presParOf" srcId="{D4718DD2-A316-49BD-8886-4A4728467EAE}" destId="{B2A3FC63-4EF9-4F87-A7E6-16592476531E}" srcOrd="4" destOrd="0" presId="urn:microsoft.com/office/officeart/2005/8/layout/chevron1"/>
  </dgm:cxnLst>
  <dgm:bg/>
  <dgm:whole/>
  <dgm:extLst>
    <a:ext uri="http://schemas.microsoft.com/office/drawing/2008/diagram">
      <dsp:dataModelExt xmlns:dsp="http://schemas.microsoft.com/office/drawing/2008/diagram" relId="rId4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640080"/>
        <a:chOff x="0" y="0"/>
        <a:chExt cx="5274310" cy="640080"/>
      </a:xfrm>
    </dsp:grpSpPr>
    <dsp:sp modelId="{F48A4A24-D932-412E-99C4-2058BBAB8C92}">
      <dsp:nvSpPr>
        <dsp:cNvPr id="3" name="燕尾形 2"/>
        <dsp:cNvSpPr/>
      </dsp:nvSpPr>
      <dsp:spPr bwMode="white">
        <a:xfrm>
          <a:off x="0"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下载模板</a:t>
          </a:r>
        </a:p>
      </dsp:txBody>
      <dsp:txXfrm>
        <a:off x="0" y="0"/>
        <a:ext cx="1883682" cy="640080"/>
      </dsp:txXfrm>
    </dsp:sp>
    <dsp:sp modelId="{11362102-CF3F-43EA-85AB-27D4DC362511}">
      <dsp:nvSpPr>
        <dsp:cNvPr id="4" name="燕尾形 3"/>
        <dsp:cNvSpPr/>
      </dsp:nvSpPr>
      <dsp:spPr bwMode="white">
        <a:xfrm>
          <a:off x="1695314"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填写抽样数据</a:t>
          </a:r>
        </a:p>
      </dsp:txBody>
      <dsp:txXfrm>
        <a:off x="1695314" y="0"/>
        <a:ext cx="1883682" cy="640080"/>
      </dsp:txXfrm>
    </dsp:sp>
    <dsp:sp modelId="{B2A3FC63-4EF9-4F87-A7E6-16592476531E}">
      <dsp:nvSpPr>
        <dsp:cNvPr id="5" name="燕尾形 4"/>
        <dsp:cNvSpPr/>
      </dsp:nvSpPr>
      <dsp:spPr bwMode="white">
        <a:xfrm>
          <a:off x="3390628"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导入系统</a:t>
          </a:r>
        </a:p>
      </dsp:txBody>
      <dsp:txXfrm>
        <a:off x="3390628" y="0"/>
        <a:ext cx="1883682" cy="6400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640080"/>
        <a:chOff x="0" y="0"/>
        <a:chExt cx="5274310" cy="640080"/>
      </a:xfrm>
    </dsp:grpSpPr>
    <dsp:sp modelId="{F48A4A24-D932-412E-99C4-2058BBAB8C92}">
      <dsp:nvSpPr>
        <dsp:cNvPr id="3" name="燕尾形 2"/>
        <dsp:cNvSpPr/>
      </dsp:nvSpPr>
      <dsp:spPr bwMode="white">
        <a:xfrm>
          <a:off x="0"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选择流程</a:t>
          </a:r>
        </a:p>
      </dsp:txBody>
      <dsp:txXfrm>
        <a:off x="0" y="0"/>
        <a:ext cx="1883682" cy="640080"/>
      </dsp:txXfrm>
    </dsp:sp>
    <dsp:sp modelId="{11362102-CF3F-43EA-85AB-27D4DC362511}">
      <dsp:nvSpPr>
        <dsp:cNvPr id="4" name="燕尾形 3"/>
        <dsp:cNvSpPr/>
      </dsp:nvSpPr>
      <dsp:spPr bwMode="white">
        <a:xfrm>
          <a:off x="1695314"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选择指标关系</a:t>
          </a:r>
        </a:p>
      </dsp:txBody>
      <dsp:txXfrm>
        <a:off x="1695314" y="0"/>
        <a:ext cx="1883682" cy="640080"/>
      </dsp:txXfrm>
    </dsp:sp>
    <dsp:sp modelId="{B2A3FC63-4EF9-4F87-A7E6-16592476531E}">
      <dsp:nvSpPr>
        <dsp:cNvPr id="5" name="燕尾形 4"/>
        <dsp:cNvSpPr/>
      </dsp:nvSpPr>
      <dsp:spPr bwMode="white">
        <a:xfrm>
          <a:off x="3390628"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保存结果</a:t>
          </a:r>
        </a:p>
      </dsp:txBody>
      <dsp:txXfrm>
        <a:off x="3390628" y="0"/>
        <a:ext cx="1883682" cy="640080"/>
      </dsp:txXfrm>
    </dsp:sp>
  </dsp:spTree>
</dsp:drawing>
</file>

<file path=word/diagrams/drawing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640080"/>
        <a:chOff x="0" y="0"/>
        <a:chExt cx="5274310" cy="640080"/>
      </a:xfrm>
    </dsp:grpSpPr>
    <dsp:sp modelId="{F48A4A24-D932-412E-99C4-2058BBAB8C92}">
      <dsp:nvSpPr>
        <dsp:cNvPr id="3" name="燕尾形 2"/>
        <dsp:cNvSpPr/>
      </dsp:nvSpPr>
      <dsp:spPr bwMode="white">
        <a:xfrm>
          <a:off x="0"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选择抽样单位</a:t>
          </a:r>
        </a:p>
      </dsp:txBody>
      <dsp:txXfrm>
        <a:off x="0" y="0"/>
        <a:ext cx="1883682" cy="640080"/>
      </dsp:txXfrm>
    </dsp:sp>
    <dsp:sp modelId="{11362102-CF3F-43EA-85AB-27D4DC362511}">
      <dsp:nvSpPr>
        <dsp:cNvPr id="4" name="燕尾形 3"/>
        <dsp:cNvSpPr/>
      </dsp:nvSpPr>
      <dsp:spPr bwMode="white">
        <a:xfrm>
          <a:off x="1695314"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保存抽样结果</a:t>
          </a:r>
        </a:p>
      </dsp:txBody>
      <dsp:txXfrm>
        <a:off x="1695314" y="0"/>
        <a:ext cx="1883682" cy="640080"/>
      </dsp:txXfrm>
    </dsp:sp>
    <dsp:sp modelId="{B2A3FC63-4EF9-4F87-A7E6-16592476531E}">
      <dsp:nvSpPr>
        <dsp:cNvPr id="5" name="燕尾形 4"/>
        <dsp:cNvSpPr/>
      </dsp:nvSpPr>
      <dsp:spPr bwMode="white">
        <a:xfrm>
          <a:off x="3390628"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计算业务占比</a:t>
          </a:r>
        </a:p>
      </dsp:txBody>
      <dsp:txXfrm>
        <a:off x="3390628" y="0"/>
        <a:ext cx="1883682" cy="640080"/>
      </dsp:txXfrm>
    </dsp:sp>
  </dsp:spTree>
</dsp:drawing>
</file>

<file path=word/diagrams/drawing4.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640080"/>
        <a:chOff x="0" y="0"/>
        <a:chExt cx="5274310" cy="640080"/>
      </a:xfrm>
    </dsp:grpSpPr>
    <dsp:sp modelId="{F48A4A24-D932-412E-99C4-2058BBAB8C92}">
      <dsp:nvSpPr>
        <dsp:cNvPr id="3" name="燕尾形 2"/>
        <dsp:cNvSpPr/>
      </dsp:nvSpPr>
      <dsp:spPr bwMode="white">
        <a:xfrm>
          <a:off x="45747"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选择任务</a:t>
          </a:r>
        </a:p>
      </dsp:txBody>
      <dsp:txXfrm>
        <a:off x="45747" y="0"/>
        <a:ext cx="1883682" cy="640080"/>
      </dsp:txXfrm>
    </dsp:sp>
    <dsp:sp modelId="{11362102-CF3F-43EA-85AB-27D4DC362511}">
      <dsp:nvSpPr>
        <dsp:cNvPr id="4" name="燕尾形 3"/>
        <dsp:cNvSpPr/>
      </dsp:nvSpPr>
      <dsp:spPr bwMode="white">
        <a:xfrm>
          <a:off x="1695314"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选择提取树形</a:t>
          </a:r>
        </a:p>
      </dsp:txBody>
      <dsp:txXfrm>
        <a:off x="1695314" y="0"/>
        <a:ext cx="1883682" cy="640080"/>
      </dsp:txXfrm>
    </dsp:sp>
    <dsp:sp modelId="{B2A3FC63-4EF9-4F87-A7E6-16592476531E}">
      <dsp:nvSpPr>
        <dsp:cNvPr id="5" name="燕尾形 4"/>
        <dsp:cNvSpPr/>
      </dsp:nvSpPr>
      <dsp:spPr bwMode="white">
        <a:xfrm>
          <a:off x="3390628"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提取树形</a:t>
          </a:r>
        </a:p>
      </dsp:txBody>
      <dsp:txXfrm>
        <a:off x="3390628" y="0"/>
        <a:ext cx="1883682" cy="640080"/>
      </dsp:txXfrm>
    </dsp:sp>
  </dsp:spTree>
</dsp:drawing>
</file>

<file path=word/diagrams/drawing5.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640080"/>
        <a:chOff x="0" y="0"/>
        <a:chExt cx="5274310" cy="640080"/>
      </a:xfrm>
    </dsp:grpSpPr>
    <dsp:sp modelId="{F48A4A24-D932-412E-99C4-2058BBAB8C92}">
      <dsp:nvSpPr>
        <dsp:cNvPr id="3" name="燕尾形 2"/>
        <dsp:cNvSpPr/>
      </dsp:nvSpPr>
      <dsp:spPr bwMode="white">
        <a:xfrm>
          <a:off x="0"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选择任务</a:t>
          </a:r>
        </a:p>
      </dsp:txBody>
      <dsp:txXfrm>
        <a:off x="0" y="0"/>
        <a:ext cx="1883682" cy="640080"/>
      </dsp:txXfrm>
    </dsp:sp>
    <dsp:sp modelId="{11362102-CF3F-43EA-85AB-27D4DC362511}">
      <dsp:nvSpPr>
        <dsp:cNvPr id="4" name="燕尾形 3"/>
        <dsp:cNvSpPr/>
      </dsp:nvSpPr>
      <dsp:spPr bwMode="white">
        <a:xfrm>
          <a:off x="1695314"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管理操作</a:t>
          </a:r>
        </a:p>
      </dsp:txBody>
      <dsp:txXfrm>
        <a:off x="1695314" y="0"/>
        <a:ext cx="1883682" cy="640080"/>
      </dsp:txXfrm>
    </dsp:sp>
    <dsp:sp modelId="{B2A3FC63-4EF9-4F87-A7E6-16592476531E}">
      <dsp:nvSpPr>
        <dsp:cNvPr id="5" name="燕尾形 4"/>
        <dsp:cNvSpPr/>
      </dsp:nvSpPr>
      <dsp:spPr bwMode="white">
        <a:xfrm>
          <a:off x="3390628"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保存结果</a:t>
          </a:r>
        </a:p>
      </dsp:txBody>
      <dsp:txXfrm>
        <a:off x="3390628" y="0"/>
        <a:ext cx="1883682" cy="640080"/>
      </dsp:txXfrm>
    </dsp:sp>
  </dsp:spTree>
</dsp:drawing>
</file>

<file path=word/diagrams/drawing6.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640080"/>
        <a:chOff x="0" y="0"/>
        <a:chExt cx="5274310" cy="640080"/>
      </a:xfrm>
    </dsp:grpSpPr>
    <dsp:sp modelId="{F48A4A24-D932-412E-99C4-2058BBAB8C92}">
      <dsp:nvSpPr>
        <dsp:cNvPr id="3" name="燕尾形 2"/>
        <dsp:cNvSpPr/>
      </dsp:nvSpPr>
      <dsp:spPr bwMode="white">
        <a:xfrm>
          <a:off x="0" y="0"/>
          <a:ext cx="2775953"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选择抽样</a:t>
          </a:r>
        </a:p>
      </dsp:txBody>
      <dsp:txXfrm>
        <a:off x="0" y="0"/>
        <a:ext cx="2775953" cy="640080"/>
      </dsp:txXfrm>
    </dsp:sp>
    <dsp:sp modelId="{11362102-CF3F-43EA-85AB-27D4DC362511}">
      <dsp:nvSpPr>
        <dsp:cNvPr id="4" name="燕尾形 3"/>
        <dsp:cNvSpPr/>
      </dsp:nvSpPr>
      <dsp:spPr bwMode="white">
        <a:xfrm>
          <a:off x="2498357" y="0"/>
          <a:ext cx="2775953"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选择抽样集团</a:t>
          </a:r>
        </a:p>
      </dsp:txBody>
      <dsp:txXfrm>
        <a:off x="2498357" y="0"/>
        <a:ext cx="2775953" cy="640080"/>
      </dsp:txXfrm>
    </dsp:sp>
  </dsp:spTree>
</dsp:drawing>
</file>

<file path=word/diagrams/drawing7.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640080"/>
        <a:chOff x="0" y="0"/>
        <a:chExt cx="5274310" cy="640080"/>
      </a:xfrm>
    </dsp:grpSpPr>
    <dsp:sp modelId="{F48A4A24-D932-412E-99C4-2058BBAB8C92}">
      <dsp:nvSpPr>
        <dsp:cNvPr id="3" name="燕尾形 2"/>
        <dsp:cNvSpPr/>
      </dsp:nvSpPr>
      <dsp:spPr bwMode="white">
        <a:xfrm>
          <a:off x="0" y="0"/>
          <a:ext cx="2775953"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选择工作</a:t>
          </a:r>
        </a:p>
      </dsp:txBody>
      <dsp:txXfrm>
        <a:off x="0" y="0"/>
        <a:ext cx="2775953" cy="640080"/>
      </dsp:txXfrm>
    </dsp:sp>
    <dsp:sp modelId="{11362102-CF3F-43EA-85AB-27D4DC362511}">
      <dsp:nvSpPr>
        <dsp:cNvPr id="4" name="燕尾形 3"/>
        <dsp:cNvSpPr/>
      </dsp:nvSpPr>
      <dsp:spPr bwMode="white">
        <a:xfrm>
          <a:off x="2498357" y="0"/>
          <a:ext cx="2775953"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选择测评单位</a:t>
          </a:r>
        </a:p>
      </dsp:txBody>
      <dsp:txXfrm>
        <a:off x="2498357" y="0"/>
        <a:ext cx="2775953" cy="640080"/>
      </dsp:txXfrm>
    </dsp:sp>
  </dsp:spTree>
</dsp:drawing>
</file>

<file path=word/diagrams/drawing8.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640080"/>
        <a:chOff x="0" y="0"/>
        <a:chExt cx="5274310" cy="640080"/>
      </a:xfrm>
    </dsp:grpSpPr>
    <dsp:sp modelId="{F48A4A24-D932-412E-99C4-2058BBAB8C92}">
      <dsp:nvSpPr>
        <dsp:cNvPr id="3" name="燕尾形 2"/>
        <dsp:cNvSpPr/>
      </dsp:nvSpPr>
      <dsp:spPr bwMode="white">
        <a:xfrm>
          <a:off x="0" y="0"/>
          <a:ext cx="2775953"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选择汇总</a:t>
          </a:r>
        </a:p>
      </dsp:txBody>
      <dsp:txXfrm>
        <a:off x="0" y="0"/>
        <a:ext cx="2775953" cy="640080"/>
      </dsp:txXfrm>
    </dsp:sp>
    <dsp:sp modelId="{11362102-CF3F-43EA-85AB-27D4DC362511}">
      <dsp:nvSpPr>
        <dsp:cNvPr id="4" name="燕尾形 3"/>
        <dsp:cNvSpPr/>
      </dsp:nvSpPr>
      <dsp:spPr bwMode="white">
        <a:xfrm>
          <a:off x="2498357" y="0"/>
          <a:ext cx="2775953"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选择汇总单位</a:t>
          </a:r>
        </a:p>
      </dsp:txBody>
      <dsp:txXfrm>
        <a:off x="2498357" y="0"/>
        <a:ext cx="2775953" cy="640080"/>
      </dsp:txXfrm>
    </dsp:sp>
  </dsp:spTree>
</dsp:drawing>
</file>

<file path=word/diagrams/drawing9.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640080"/>
        <a:chOff x="0" y="0"/>
        <a:chExt cx="5274310" cy="640080"/>
      </a:xfrm>
    </dsp:grpSpPr>
    <dsp:sp modelId="{F48A4A24-D932-412E-99C4-2058BBAB8C92}">
      <dsp:nvSpPr>
        <dsp:cNvPr id="3" name="燕尾形 2"/>
        <dsp:cNvSpPr/>
      </dsp:nvSpPr>
      <dsp:spPr bwMode="white">
        <a:xfrm>
          <a:off x="0"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选择流程</a:t>
          </a:r>
        </a:p>
      </dsp:txBody>
      <dsp:txXfrm>
        <a:off x="0" y="0"/>
        <a:ext cx="1883682" cy="640080"/>
      </dsp:txXfrm>
    </dsp:sp>
    <dsp:sp modelId="{11362102-CF3F-43EA-85AB-27D4DC362511}">
      <dsp:nvSpPr>
        <dsp:cNvPr id="4" name="燕尾形 3"/>
        <dsp:cNvSpPr/>
      </dsp:nvSpPr>
      <dsp:spPr bwMode="white">
        <a:xfrm>
          <a:off x="1695314"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选择统计集团</a:t>
          </a:r>
        </a:p>
      </dsp:txBody>
      <dsp:txXfrm>
        <a:off x="1695314" y="0"/>
        <a:ext cx="1883682" cy="640080"/>
      </dsp:txXfrm>
    </dsp:sp>
    <dsp:sp modelId="{B2A3FC63-4EF9-4F87-A7E6-16592476531E}">
      <dsp:nvSpPr>
        <dsp:cNvPr id="5" name="燕尾形 4"/>
        <dsp:cNvSpPr/>
      </dsp:nvSpPr>
      <dsp:spPr bwMode="white">
        <a:xfrm>
          <a:off x="3390628"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查询填报状态</a:t>
          </a:r>
        </a:p>
      </dsp:txBody>
      <dsp:txXfrm>
        <a:off x="3390628" y="0"/>
        <a:ext cx="1883682" cy="64008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640080"/>
        <a:chOff x="0" y="0"/>
        <a:chExt cx="5274310" cy="640080"/>
      </a:xfrm>
    </dsp:grpSpPr>
    <dsp:sp modelId="{F48A4A24-D932-412E-99C4-2058BBAB8C92}">
      <dsp:nvSpPr>
        <dsp:cNvPr id="3" name="燕尾形 2"/>
        <dsp:cNvSpPr/>
      </dsp:nvSpPr>
      <dsp:spPr bwMode="white">
        <a:xfrm>
          <a:off x="0"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选择传输</a:t>
          </a:r>
        </a:p>
      </dsp:txBody>
      <dsp:txXfrm>
        <a:off x="0" y="0"/>
        <a:ext cx="1883682" cy="640080"/>
      </dsp:txXfrm>
    </dsp:sp>
    <dsp:sp modelId="{11362102-CF3F-43EA-85AB-27D4DC362511}">
      <dsp:nvSpPr>
        <dsp:cNvPr id="4" name="燕尾形 3"/>
        <dsp:cNvSpPr/>
      </dsp:nvSpPr>
      <dsp:spPr bwMode="white">
        <a:xfrm>
          <a:off x="1695314"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a:t>
          </a:r>
          <a:r>
            <a:rPr lang="en-US" altLang="zh-CN" sz="1200"/>
            <a:t>EXCEL</a:t>
          </a:r>
          <a:r>
            <a:rPr lang="zh-CN" altLang="en-US" sz="1200"/>
            <a:t>数据导入</a:t>
          </a:r>
        </a:p>
      </dsp:txBody>
      <dsp:txXfrm>
        <a:off x="1695314" y="0"/>
        <a:ext cx="1883682" cy="640080"/>
      </dsp:txXfrm>
    </dsp:sp>
    <dsp:sp modelId="{B2A3FC63-4EF9-4F87-A7E6-16592476531E}">
      <dsp:nvSpPr>
        <dsp:cNvPr id="5" name="燕尾形 4"/>
        <dsp:cNvSpPr/>
      </dsp:nvSpPr>
      <dsp:spPr bwMode="white">
        <a:xfrm>
          <a:off x="3390628"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导入数据</a:t>
          </a:r>
        </a:p>
      </dsp:txBody>
      <dsp:txXfrm>
        <a:off x="3390628" y="0"/>
        <a:ext cx="1883682" cy="640080"/>
      </dsp:txXfrm>
    </dsp:sp>
  </dsp:spTree>
</dsp:drawing>
</file>

<file path=word/diagrams/drawing1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640080"/>
        <a:chOff x="0" y="0"/>
        <a:chExt cx="5274310" cy="640080"/>
      </a:xfrm>
    </dsp:grpSpPr>
    <dsp:sp modelId="{F48A4A24-D932-412E-99C4-2058BBAB8C92}">
      <dsp:nvSpPr>
        <dsp:cNvPr id="3" name="燕尾形 2"/>
        <dsp:cNvSpPr/>
      </dsp:nvSpPr>
      <dsp:spPr bwMode="white">
        <a:xfrm>
          <a:off x="0"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选择汇总</a:t>
          </a:r>
        </a:p>
      </dsp:txBody>
      <dsp:txXfrm>
        <a:off x="0" y="0"/>
        <a:ext cx="1883682" cy="640080"/>
      </dsp:txXfrm>
    </dsp:sp>
    <dsp:sp modelId="{11362102-CF3F-43EA-85AB-27D4DC362511}">
      <dsp:nvSpPr>
        <dsp:cNvPr id="4" name="燕尾形 3"/>
        <dsp:cNvSpPr/>
      </dsp:nvSpPr>
      <dsp:spPr bwMode="white">
        <a:xfrm>
          <a:off x="1695314"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选择汇总内容</a:t>
          </a:r>
        </a:p>
      </dsp:txBody>
      <dsp:txXfrm>
        <a:off x="1695314" y="0"/>
        <a:ext cx="1883682" cy="640080"/>
      </dsp:txXfrm>
    </dsp:sp>
    <dsp:sp modelId="{B2A3FC63-4EF9-4F87-A7E6-16592476531E}">
      <dsp:nvSpPr>
        <dsp:cNvPr id="5" name="燕尾形 4"/>
        <dsp:cNvSpPr/>
      </dsp:nvSpPr>
      <dsp:spPr bwMode="white">
        <a:xfrm>
          <a:off x="3390628"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校验填报状态</a:t>
          </a:r>
        </a:p>
      </dsp:txBody>
      <dsp:txXfrm>
        <a:off x="3390628" y="0"/>
        <a:ext cx="1883682" cy="640080"/>
      </dsp:txXfrm>
    </dsp:sp>
  </dsp:spTree>
</dsp:drawing>
</file>

<file path=word/diagrams/drawing1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640080"/>
        <a:chOff x="0" y="0"/>
        <a:chExt cx="5274310" cy="640080"/>
      </a:xfrm>
    </dsp:grpSpPr>
    <dsp:sp modelId="{F48A4A24-D932-412E-99C4-2058BBAB8C92}">
      <dsp:nvSpPr>
        <dsp:cNvPr id="3" name="燕尾形 2"/>
        <dsp:cNvSpPr/>
      </dsp:nvSpPr>
      <dsp:spPr bwMode="white">
        <a:xfrm>
          <a:off x="0"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点击任务</a:t>
          </a:r>
        </a:p>
      </dsp:txBody>
      <dsp:txXfrm>
        <a:off x="0" y="0"/>
        <a:ext cx="1883682" cy="640080"/>
      </dsp:txXfrm>
    </dsp:sp>
    <dsp:sp modelId="{11362102-CF3F-43EA-85AB-27D4DC362511}">
      <dsp:nvSpPr>
        <dsp:cNvPr id="4" name="燕尾形 3"/>
        <dsp:cNvSpPr/>
      </dsp:nvSpPr>
      <dsp:spPr bwMode="white">
        <a:xfrm>
          <a:off x="1695314"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选择内控测评任务</a:t>
          </a:r>
        </a:p>
      </dsp:txBody>
      <dsp:txXfrm>
        <a:off x="1695314" y="0"/>
        <a:ext cx="1883682" cy="640080"/>
      </dsp:txXfrm>
    </dsp:sp>
    <dsp:sp modelId="{B2A3FC63-4EF9-4F87-A7E6-16592476531E}">
      <dsp:nvSpPr>
        <dsp:cNvPr id="5" name="燕尾形 4"/>
        <dsp:cNvSpPr/>
      </dsp:nvSpPr>
      <dsp:spPr bwMode="white">
        <a:xfrm>
          <a:off x="3390628"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进入填报页面</a:t>
          </a:r>
        </a:p>
      </dsp:txBody>
      <dsp:txXfrm>
        <a:off x="3390628" y="0"/>
        <a:ext cx="1883682" cy="640080"/>
      </dsp:txXfrm>
    </dsp:sp>
  </dsp:spTree>
</dsp:drawing>
</file>

<file path=word/diagrams/drawing1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640080"/>
        <a:chOff x="0" y="0"/>
        <a:chExt cx="5274310" cy="640080"/>
      </a:xfrm>
    </dsp:grpSpPr>
    <dsp:sp modelId="{F48A4A24-D932-412E-99C4-2058BBAB8C92}">
      <dsp:nvSpPr>
        <dsp:cNvPr id="3" name="燕尾形 2"/>
        <dsp:cNvSpPr/>
      </dsp:nvSpPr>
      <dsp:spPr bwMode="white">
        <a:xfrm>
          <a:off x="0"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点击汇总</a:t>
          </a:r>
        </a:p>
      </dsp:txBody>
      <dsp:txXfrm>
        <a:off x="0" y="0"/>
        <a:ext cx="1883682" cy="640080"/>
      </dsp:txXfrm>
    </dsp:sp>
    <dsp:sp modelId="{11362102-CF3F-43EA-85AB-27D4DC362511}">
      <dsp:nvSpPr>
        <dsp:cNvPr id="4" name="燕尾形 3"/>
        <dsp:cNvSpPr/>
      </dsp:nvSpPr>
      <dsp:spPr bwMode="white">
        <a:xfrm>
          <a:off x="1695314"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选择汇总模板</a:t>
          </a:r>
        </a:p>
      </dsp:txBody>
      <dsp:txXfrm>
        <a:off x="1695314" y="0"/>
        <a:ext cx="1883682" cy="640080"/>
      </dsp:txXfrm>
    </dsp:sp>
    <dsp:sp modelId="{B2A3FC63-4EF9-4F87-A7E6-16592476531E}">
      <dsp:nvSpPr>
        <dsp:cNvPr id="5" name="燕尾形 4"/>
        <dsp:cNvSpPr/>
      </dsp:nvSpPr>
      <dsp:spPr bwMode="white">
        <a:xfrm>
          <a:off x="3390628"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输出汇总结果</a:t>
          </a:r>
        </a:p>
      </dsp:txBody>
      <dsp:txXfrm>
        <a:off x="3390628" y="0"/>
        <a:ext cx="1883682" cy="640080"/>
      </dsp:txXfrm>
    </dsp:sp>
  </dsp:spTree>
</dsp:drawing>
</file>

<file path=word/diagrams/drawing14.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640080"/>
        <a:chOff x="0" y="0"/>
        <a:chExt cx="5274310" cy="640080"/>
      </a:xfrm>
    </dsp:grpSpPr>
    <dsp:sp modelId="{F48A4A24-D932-412E-99C4-2058BBAB8C92}">
      <dsp:nvSpPr>
        <dsp:cNvPr id="3" name="燕尾形 2"/>
        <dsp:cNvSpPr/>
      </dsp:nvSpPr>
      <dsp:spPr bwMode="white">
        <a:xfrm>
          <a:off x="0"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点击报告</a:t>
          </a:r>
        </a:p>
      </dsp:txBody>
      <dsp:txXfrm>
        <a:off x="0" y="0"/>
        <a:ext cx="1883682" cy="640080"/>
      </dsp:txXfrm>
    </dsp:sp>
    <dsp:sp modelId="{11362102-CF3F-43EA-85AB-27D4DC362511}">
      <dsp:nvSpPr>
        <dsp:cNvPr id="4" name="燕尾形 3"/>
        <dsp:cNvSpPr/>
      </dsp:nvSpPr>
      <dsp:spPr bwMode="white">
        <a:xfrm>
          <a:off x="1695314"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选择自动报告模板</a:t>
          </a:r>
        </a:p>
      </dsp:txBody>
      <dsp:txXfrm>
        <a:off x="1695314" y="0"/>
        <a:ext cx="1883682" cy="640080"/>
      </dsp:txXfrm>
    </dsp:sp>
    <dsp:sp modelId="{B2A3FC63-4EF9-4F87-A7E6-16592476531E}">
      <dsp:nvSpPr>
        <dsp:cNvPr id="5" name="燕尾形 4"/>
        <dsp:cNvSpPr/>
      </dsp:nvSpPr>
      <dsp:spPr bwMode="white">
        <a:xfrm>
          <a:off x="3390628"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查看自动报告模板</a:t>
          </a:r>
        </a:p>
      </dsp:txBody>
      <dsp:txXfrm>
        <a:off x="3390628" y="0"/>
        <a:ext cx="1883682" cy="640080"/>
      </dsp:txXfrm>
    </dsp:sp>
  </dsp:spTree>
</dsp:drawing>
</file>

<file path=word/diagrams/drawing15.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274310" cy="640080"/>
        <a:chOff x="0" y="0"/>
        <a:chExt cx="5274310" cy="640080"/>
      </a:xfrm>
    </dsp:grpSpPr>
    <dsp:sp modelId="{F48A4A24-D932-412E-99C4-2058BBAB8C92}">
      <dsp:nvSpPr>
        <dsp:cNvPr id="3" name="燕尾形 2"/>
        <dsp:cNvSpPr/>
      </dsp:nvSpPr>
      <dsp:spPr bwMode="white">
        <a:xfrm>
          <a:off x="0"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选择报告</a:t>
          </a:r>
        </a:p>
      </dsp:txBody>
      <dsp:txXfrm>
        <a:off x="0" y="0"/>
        <a:ext cx="1883682" cy="640080"/>
      </dsp:txXfrm>
    </dsp:sp>
    <dsp:sp modelId="{11362102-CF3F-43EA-85AB-27D4DC362511}">
      <dsp:nvSpPr>
        <dsp:cNvPr id="4" name="燕尾形 3"/>
        <dsp:cNvSpPr/>
      </dsp:nvSpPr>
      <dsp:spPr bwMode="white">
        <a:xfrm>
          <a:off x="1695314"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选择生成报告</a:t>
          </a:r>
        </a:p>
      </dsp:txBody>
      <dsp:txXfrm>
        <a:off x="1695314" y="0"/>
        <a:ext cx="1883682" cy="640080"/>
      </dsp:txXfrm>
    </dsp:sp>
    <dsp:sp modelId="{B2A3FC63-4EF9-4F87-A7E6-16592476531E}">
      <dsp:nvSpPr>
        <dsp:cNvPr id="5" name="燕尾形 4"/>
        <dsp:cNvSpPr/>
      </dsp:nvSpPr>
      <dsp:spPr bwMode="white">
        <a:xfrm>
          <a:off x="3390628" y="0"/>
          <a:ext cx="1883682" cy="640080"/>
        </a:xfrm>
        <a:prstGeom prst="chevron">
          <a:avLst/>
        </a:prstGeom>
      </dsp:spPr>
      <dsp:style>
        <a:lnRef idx="2">
          <a:schemeClr val="lt1"/>
        </a:lnRef>
        <a:fillRef idx="1">
          <a:schemeClr val="accent1"/>
        </a:fillRef>
        <a:effectRef idx="0">
          <a:scrgbClr r="0" g="0" b="0"/>
        </a:effectRef>
        <a:fontRef idx="minor">
          <a:schemeClr val="lt1"/>
        </a:fontRef>
      </dsp:style>
      <dsp:txBody>
        <a:bodyPr lIns="48006" tIns="16002" rIns="16002" bIns="16002"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200"/>
            <a:t>导出报告文件</a:t>
          </a:r>
        </a:p>
      </dsp:txBody>
      <dsp:txXfrm>
        <a:off x="3390628" y="0"/>
        <a:ext cx="1883682" cy="640080"/>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5.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6.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7.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8.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9.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10.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1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12.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13.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1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layout15.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type="chevron" r:blip="" rot="180">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type="chevron" r:blip="" rot="180">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3">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4">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5">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6">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7">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8">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9">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10">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11">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12">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12">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12">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12">
  <dgm:title val=""/>
  <dgm:desc val=""/>
  <dgm:catLst>
    <dgm:cat type="simple" pri="10100"/>
  </dgm:catLst>
  <dgm:scene3d>
    <a:camera prst="orthographicFront"/>
    <a:lightRig rig="threePt" dir="t"/>
  </dgm:scene3d>
  <dgm:styleLbl name="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D1B4D9-92A2-4BF9-9172-F8AADE2ED579}">
  <ds:schemaRefs/>
</ds:datastoreItem>
</file>

<file path=docProps/app.xml><?xml version="1.0" encoding="utf-8"?>
<Properties xmlns="http://schemas.openxmlformats.org/officeDocument/2006/extended-properties" xmlns:vt="http://schemas.openxmlformats.org/officeDocument/2006/docPropsVTypes">
  <Template>Normal.dotm</Template>
  <Pages>1064</Pages>
  <Words>525204</Words>
  <Characters>559634</Characters>
  <Lines>28709</Lines>
  <Paragraphs>24437</Paragraphs>
  <TotalTime>27</TotalTime>
  <ScaleCrop>false</ScaleCrop>
  <LinksUpToDate>false</LinksUpToDate>
  <CharactersWithSpaces>564851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2024-12-24T08:48:00Z</dcterms:created>
  <dc:creator>海骏林峰</dc:creator>
  <cp:lastModifiedBy>hangyifei</cp:lastModifiedBy>
  <dcterms:modified xsi:type="dcterms:W3CDTF">2025-10-28T07:31:31Z</dcterms:modified>
  <cp:revision>165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4784579E69C940F2A8669B3F531221E8_13</vt:lpwstr>
  </property>
  <property fmtid="{D5CDD505-2E9C-101B-9397-08002B2CF9AE}" pid="4" name="KSOTemplateDocerSaveRecord">
    <vt:lpwstr>eyJoZGlkIjoiNDg5YTVlNTNlMjljNzhlNmI3M2I1YjY5MzY4YjAwZjMiLCJ1c2VySWQiOiIxMjU1NDA3MDc2In0=</vt:lpwstr>
  </property>
</Properties>
</file>